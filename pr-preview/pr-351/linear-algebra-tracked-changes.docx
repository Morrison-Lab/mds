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Linear Algebra</w:t>
      </w:r>
    </w:p>
    <w:p>
      <w:pPr>
        <w:pStyle w:val="Date"/>
      </w:pPr>
      <w:del w:id="1" w:author="PR Preview" w:date="2026-01-01T00:00:00Z">
        <w:r>
          <w:delText xml:space="preserve">Last modified: 2026-10-17 02:34:23 (PDT)</w:delText>
        </w:r>
      </w:del>
    </w:p>
    <w:p>
      <w:pPr>
        <w:pStyle w:val="Date"/>
      </w:pPr>
      <w:ins w:id="2" w:author="PR Preview" w:date="2026-01-01T00:00:00Z">
        <w:r>
          <w:t xml:space="preserve">Last modified: 2026-10-17 02:57:57 (PDT)</w:t>
        </w:r>
      </w:ins>
    </w:p>
    <w:bookmarkStart w:id="81" w:name="vectors"/>
    <w:p>
      <w:pPr>
        <w:pStyle w:val="Heading2"/>
      </w:pPr>
      <w:r>
        <w:t xml:space="preserve">1 Vectors</w:t>
      </w:r>
    </w:p>
    <w:bookmarkStart w:id="9" w:name="exr-list-as-vector"/>
    <w:p>
      <w:pPr>
        <w:pStyle w:val="FirstParagraph"/>
      </w:pPr>
      <w:r>
        <w:rPr>
          <w:b/>
          <w:bCs/>
        </w:rPr>
        <w:t xml:space="preserve">Exercise 1 (Store a data point as one object)</w:t>
      </w:r>
      <w:r>
        <w:t xml:space="preserve"> </w:t>
      </w:r>
      <w:r>
        <w:t xml:space="preserve">A house has a floor area of</w:t>
      </w:r>
      <w:r>
        <w:t xml:space="preserve"> </w:t>
      </w:r>
      <m:oMath>
        <m:r>
          <m:t>120</m:t>
        </m:r>
      </m:oMath>
      <w:r>
        <w:t xml:space="preserve"> </w:t>
      </w:r>
      <w:r>
        <w:t xml:space="preserve">square meters,</w:t>
      </w:r>
      <w:r>
        <w:t xml:space="preserve"> </w:t>
      </w:r>
      <m:oMath>
        <m:r>
          <m:t>3</m:t>
        </m:r>
      </m:oMath>
      <w:r>
        <w:t xml:space="preserve"> </w:t>
      </w:r>
      <w:r>
        <w:t xml:space="preserve">bedrooms,</w:t>
      </w:r>
      <w:r>
        <w:t xml:space="preserve"> </w:t>
      </w:r>
      <w:r>
        <w:t xml:space="preserve">and an age of</w:t>
      </w:r>
      <w:r>
        <w:t xml:space="preserve"> </w:t>
      </w:r>
      <m:oMath>
        <m:r>
          <m:t>15</m:t>
        </m:r>
      </m:oMath>
      <w:r>
        <w:t xml:space="preserve"> </w:t>
      </w:r>
      <w:r>
        <w:t xml:space="preserve">years.</w:t>
      </w:r>
    </w:p>
    <w:p>
      <w:pPr>
        <w:pStyle w:val="Compact"/>
        <w:numPr>
          <w:ilvl w:val="0"/>
          <w:numId w:val="1001"/>
        </w:numPr>
      </w:pPr>
      <w:del w:id="3" w:author="PR Preview" w:date="2026-01-01T00:00:00Z">
        <w:r>
          <w:delText xml:space="preserve">Write these three numbers as a single vertical list</w:delText>
        </w:r>
      </w:del>
      <w:del w:id="4" w:author="PR Preview" w:date="2026-01-01T00:00:00Z">
        <w:r>
          <w:delText xml:space="preserve"> </w:delText>
        </w:r>
      </w:del>
      <m:oMath>
        <m:limLow>
          <m:e>
            <m:r>
              <m:t>x</m:t>
            </m:r>
          </m:e>
          <m:lim>
            <m:r>
              <m:rPr>
                <m:sty m:val="p"/>
              </m:rPr>
              <m:t>∼</m:t>
            </m:r>
          </m:lim>
        </m:limLow>
      </m:oMath>
      <w:del w:id="5" w:author="PR Preview" w:date="2026-01-01T00:00:00Z">
        <w:r>
          <w:delText xml:space="preserve">,</w:delText>
        </w:r>
      </w:del>
      <w:del w:id="6" w:author="PR Preview" w:date="2026-01-01T00:00:00Z">
        <w:r>
          <w:delText xml:space="preserve"> </w:delText>
        </w:r>
      </w:del>
      <w:del w:id="7" w:author="PR Preview" w:date="2026-01-01T00:00:00Z">
        <w:r>
          <w:delText xml:space="preserve">in the order given,</w:delText>
        </w:r>
      </w:del>
      <w:del w:id="8" w:author="PR Preview" w:date="2026-01-01T00:00:00Z">
        <w:r>
          <w:delText xml:space="preserve"> </w:delText>
        </w:r>
      </w:del>
      <w:del w:id="9" w:author="PR Preview" w:date="2026-01-01T00:00:00Z">
        <w:r>
          <w:delText xml:space="preserve">and call its entries</w:delText>
        </w:r>
      </w:del>
      <w:del w:id="10" w:author="PR Preview" w:date="2026-01-01T00:00:00Z">
        <w:r>
          <w:delText xml:space="preserve"> </w:delText>
        </w:r>
      </w:del>
      <m:oMath>
        <m:sSub>
          <m:e>
            <m:r>
              <m:t>x</m:t>
            </m:r>
          </m:e>
          <m:sub>
            <m:r>
              <m:t>1</m:t>
            </m:r>
          </m:sub>
        </m:sSub>
      </m:oMath>
      <w:del w:id="11" w:author="PR Preview" w:date="2026-01-01T00:00:00Z">
        <w:r>
          <w:delText xml:space="preserve">,</w:delText>
        </w:r>
      </w:del>
      <w:del w:id="12" w:author="PR Preview" w:date="2026-01-01T00:00:00Z">
        <w:r>
          <w:delText xml:space="preserve"> </w:delText>
        </w:r>
      </w:del>
      <m:oMath>
        <m:sSub>
          <m:e>
            <m:r>
              <m:t>x</m:t>
            </m:r>
          </m:e>
          <m:sub>
            <m:r>
              <m:t>2</m:t>
            </m:r>
          </m:sub>
        </m:sSub>
      </m:oMath>
      <w:del w:id="13" w:author="PR Preview" w:date="2026-01-01T00:00:00Z">
        <w:r>
          <w:delText xml:space="preserve"> </w:delText>
        </w:r>
      </w:del>
      <w:del w:id="14" w:author="PR Preview" w:date="2026-01-01T00:00:00Z">
        <w:r>
          <w:delText xml:space="preserve">and</w:delText>
        </w:r>
      </w:del>
      <w:del w:id="15" w:author="PR Preview" w:date="2026-01-01T00:00:00Z">
        <w:r>
          <w:delText xml:space="preserve"> </w:delText>
        </w:r>
      </w:del>
      <m:oMath>
        <m:sSub>
          <m:e>
            <m:r>
              <m:t>x</m:t>
            </m:r>
          </m:e>
          <m:sub>
            <m:r>
              <m:t>3</m:t>
            </m:r>
          </m:sub>
        </m:sSub>
      </m:oMath>
      <w:del w:id="16" w:author="PR Preview" w:date="2026-01-01T00:00:00Z">
        <w:r>
          <w:delText xml:space="preserve">.</w:delText>
        </w:r>
      </w:del>
      <w:del w:id="17" w:author="PR Preview" w:date="2026-01-01T00:00:00Z">
        <w:r>
          <w:delText xml:space="preserve"> </w:delText>
        </w:r>
      </w:del>
      <w:del w:id="18" w:author="PR Preview" w:date="2026-01-01T00:00:00Z">
        <w:r>
          <w:delText xml:space="preserve">What is</w:delText>
        </w:r>
      </w:del>
      <w:del w:id="19" w:author="PR Preview" w:date="2026-01-01T00:00:00Z">
        <w:r>
          <w:delText xml:space="preserve"> </w:delText>
        </w:r>
      </w:del>
      <m:oMath>
        <m:sSub>
          <m:e>
            <m:r>
              <m:t>x</m:t>
            </m:r>
          </m:e>
          <m:sub>
            <m:r>
              <m:t>2</m:t>
            </m:r>
          </m:sub>
        </m:sSub>
      </m:oMath>
      <w:del w:id="20" w:author="PR Preview" w:date="2026-01-01T00:00:00Z">
        <w:r>
          <w:delText xml:space="preserve">?</w:delText>
        </w:r>
      </w:del>
    </w:p>
    <w:p>
      <w:pPr>
        <w:pStyle w:val="Compact"/>
        <w:numPr>
          <w:ilvl w:val="0"/>
          <w:numId w:val="1001"/>
        </w:numPr>
      </w:pPr>
      <w:ins w:id="21" w:author="PR Preview" w:date="2026-01-01T00:00:00Z">
        <w:r>
          <w:t xml:space="preserve">Write these three numbers as a single vertical list</w:t>
        </w:r>
      </w:ins>
      <w:ins w:id="22" w:author="PR Preview" w:date="2026-01-01T00:00:00Z">
        <w:r>
          <w:t xml:space="preserve"> </w:t>
        </w:r>
      </w:ins>
      <w:ins w:id="23" w:author="PR Preview" w:date="2026-01-01T00:00:00Z">
        <w:r>
          <w:t xml:space="preserve">$\mathord{\smash[b]{\underset{\raise.3ex\hbox{$\scriptstyle\sim$}}{x}}\vphantom{x}}$</w:t>
        </w:r>
      </w:ins>
      <w:ins w:id="24" w:author="PR Preview" w:date="2026-01-01T00:00:00Z">
        <w:r>
          <w:t xml:space="preserve">,</w:t>
        </w:r>
      </w:ins>
      <w:ins w:id="25" w:author="PR Preview" w:date="2026-01-01T00:00:00Z">
        <w:r>
          <w:t xml:space="preserve"> </w:t>
        </w:r>
      </w:ins>
      <w:ins w:id="26" w:author="PR Preview" w:date="2026-01-01T00:00:00Z">
        <w:r>
          <w:t xml:space="preserve">in the order given,</w:t>
        </w:r>
      </w:ins>
      <w:ins w:id="27" w:author="PR Preview" w:date="2026-01-01T00:00:00Z">
        <w:r>
          <w:t xml:space="preserve"> </w:t>
        </w:r>
      </w:ins>
      <w:ins w:id="28" w:author="PR Preview" w:date="2026-01-01T00:00:00Z">
        <w:r>
          <w:t xml:space="preserve">and call its entries</w:t>
        </w:r>
      </w:ins>
      <w:ins w:id="29" w:author="PR Preview" w:date="2026-01-01T00:00:00Z">
        <w:r>
          <w:t xml:space="preserve"> </w:t>
        </w:r>
      </w:ins>
      <m:oMath>
        <m:sSub>
          <m:e>
            <m:r>
              <m:t>x</m:t>
            </m:r>
          </m:e>
          <m:sub>
            <m:r>
              <m:t>1</m:t>
            </m:r>
          </m:sub>
        </m:sSub>
      </m:oMath>
      <w:ins w:id="30" w:author="PR Preview" w:date="2026-01-01T00:00:00Z">
        <w:r>
          <w:t xml:space="preserve">,</w:t>
        </w:r>
      </w:ins>
      <w:ins w:id="31" w:author="PR Preview" w:date="2026-01-01T00:00:00Z">
        <w:r>
          <w:t xml:space="preserve"> </w:t>
        </w:r>
      </w:ins>
      <m:oMath>
        <m:sSub>
          <m:e>
            <m:r>
              <m:t>x</m:t>
            </m:r>
          </m:e>
          <m:sub>
            <m:r>
              <m:t>2</m:t>
            </m:r>
          </m:sub>
        </m:sSub>
      </m:oMath>
      <w:ins w:id="32" w:author="PR Preview" w:date="2026-01-01T00:00:00Z">
        <w:r>
          <w:t xml:space="preserve"> </w:t>
        </w:r>
      </w:ins>
      <w:ins w:id="33" w:author="PR Preview" w:date="2026-01-01T00:00:00Z">
        <w:r>
          <w:t xml:space="preserve">and</w:t>
        </w:r>
      </w:ins>
      <w:ins w:id="34" w:author="PR Preview" w:date="2026-01-01T00:00:00Z">
        <w:r>
          <w:t xml:space="preserve"> </w:t>
        </w:r>
      </w:ins>
      <m:oMath>
        <m:sSub>
          <m:e>
            <m:r>
              <m:t>x</m:t>
            </m:r>
          </m:e>
          <m:sub>
            <m:r>
              <m:t>3</m:t>
            </m:r>
          </m:sub>
        </m:sSub>
      </m:oMath>
      <w:ins w:id="35" w:author="PR Preview" w:date="2026-01-01T00:00:00Z">
        <w:r>
          <w:t xml:space="preserve">.</w:t>
        </w:r>
      </w:ins>
      <w:ins w:id="36" w:author="PR Preview" w:date="2026-01-01T00:00:00Z">
        <w:r>
          <w:t xml:space="preserve"> </w:t>
        </w:r>
      </w:ins>
      <w:ins w:id="37" w:author="PR Preview" w:date="2026-01-01T00:00:00Z">
        <w:r>
          <w:t xml:space="preserve">What is</w:t>
        </w:r>
      </w:ins>
      <w:ins w:id="38" w:author="PR Preview" w:date="2026-01-01T00:00:00Z">
        <w:r>
          <w:t xml:space="preserve"> </w:t>
        </w:r>
      </w:ins>
      <m:oMath>
        <m:sSub>
          <m:e>
            <m:r>
              <m:t>x</m:t>
            </m:r>
          </m:e>
          <m:sub>
            <m:r>
              <m:t>2</m:t>
            </m:r>
          </m:sub>
        </m:sSub>
      </m:oMath>
      <w:ins w:id="39" w:author="PR Preview" w:date="2026-01-01T00:00:00Z">
        <w:r>
          <w:t xml:space="preserve">?</w:t>
        </w:r>
      </w:ins>
    </w:p>
    <w:p>
      <w:pPr>
        <w:pStyle w:val="Compact"/>
        <w:numPr>
          <w:ilvl w:val="0"/>
          <w:numId w:val="1001"/>
        </w:numPr>
      </w:pPr>
      <w:r>
        <w:t xml:space="preserve">Does the list</w:t>
      </w:r>
      <w:r>
        <w:t xml:space="preserve"> </w:t>
      </w:r>
      <m:oMath>
        <m:r>
          <m:rPr>
            <m:sty m:val="p"/>
          </m:rPr>
          <m:t>(</m:t>
        </m:r>
        <m:r>
          <m:t>3</m:t>
        </m:r>
        <m:r>
          <m:rPr>
            <m:sty m:val="p"/>
          </m:rPr>
          <m:t>,</m:t>
        </m:r>
        <m:r>
          <m:t>120</m:t>
        </m:r>
        <m:r>
          <m:rPr>
            <m:sty m:val="p"/>
          </m:rPr>
          <m:t>,</m:t>
        </m:r>
        <m:r>
          <m:t>15</m:t>
        </m:r>
        <m:r>
          <m:rPr>
            <m:sty m:val="p"/>
          </m:rPr>
          <m:t>)</m:t>
        </m:r>
      </m:oMath>
      <w:r>
        <w:t xml:space="preserve"> </w:t>
      </w:r>
      <w:r>
        <w:t xml:space="preserve">describe the same house?</w:t>
      </w:r>
    </w:p>
    <w:bookmarkEnd w:id="9"/>
    <w:bookmarkStart w:id="10" w:name="sol-list-as-vector"/>
    <w:p>
      <w:pPr>
        <w:pStyle w:val="FirstParagraph"/>
      </w:pPr>
      <w:r>
        <w:rPr>
          <w:i/>
          <w:iCs/>
        </w:rPr>
        <w:t xml:space="preserve">Solution 1</w:t>
      </w:r>
      <w:r>
        <w:t xml:space="preserve">. </w:t>
      </w:r>
    </w:p>
    <w:p>
      <w:pPr>
        <w:numPr>
          <w:ilvl w:val="0"/>
          <w:numId w:val="1002"/>
        </w:numPr>
      </w:pPr>
      <w:r>
        <w:t xml:space="preserve">Stacking the three numbers in order gives</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120</m:t>
                    </m:r>
                  </m:e>
                </m:mr>
                <m:mr>
                  <m:e>
                    <m:r>
                      <m:t>3</m:t>
                    </m:r>
                  </m:e>
                </m:mr>
                <m:mr>
                  <m:e>
                    <m:r>
                      <m:t>15</m:t>
                    </m:r>
                  </m:e>
                </m:mr>
              </m:m>
            </m:e>
          </m:d>
          <m:r>
            <m:rPr>
              <m:sty m:val="p"/>
            </m:rPr>
            <m:t>,</m:t>
          </m:r>
        </m:oMath>
      </m:oMathPara>
    </w:p>
    <w:p>
      <w:pPr>
        <w:pStyle w:val="BodyText"/>
      </w:pPr>
      <w:ins w:id="40" w:author="PR Preview" w:date="2026-01-01T00:00:00Z">
        <w:r>
          <w:t xml:space="preserve">$$
    \mathord{\smash[b]{\underset{\raise.3ex\hbox{$\scriptstyle\sim$}}{x}}\vphantom{x}}=
    \begin{bmatrix}
    120 \\
    3 \\
    15
    \end{bmatrix},
    $$</w:t>
        </w:r>
      </w:ins>
    </w:p>
    <w:p>
      <w:pPr>
        <w:numPr>
          <w:ilvl w:val="0"/>
          <w:numId w:val="1000"/>
        </w:numPr>
      </w:pPr>
      <w:r>
        <w:t xml:space="preserve">so</w:t>
      </w:r>
      <w:r>
        <w:t xml:space="preserve"> </w:t>
      </w:r>
      <m:oMath>
        <m:sSub>
          <m:e>
            <m:r>
              <m:t>x</m:t>
            </m:r>
          </m:e>
          <m:sub>
            <m:r>
              <m:t>2</m:t>
            </m:r>
          </m:sub>
        </m:sSub>
        <m:r>
          <m:rPr>
            <m:sty m:val="p"/>
          </m:rPr>
          <m:t>=</m:t>
        </m:r>
        <m:r>
          <m:t>3</m:t>
        </m:r>
      </m:oMath>
      <w:r>
        <w:t xml:space="preserve">, the number of bedrooms.</w:t>
      </w:r>
    </w:p>
    <w:p>
      <w:pPr>
        <w:numPr>
          <w:ilvl w:val="0"/>
          <w:numId w:val="1002"/>
        </w:numPr>
      </w:pPr>
      <w:r>
        <w:t xml:space="preserve">No.</w:t>
      </w:r>
      <w:r>
        <w:t xml:space="preserve"> </w:t>
      </w:r>
      <w:r>
        <w:t xml:space="preserve">The list</w:t>
      </w:r>
      <w:r>
        <w:t xml:space="preserve"> </w:t>
      </w:r>
      <m:oMath>
        <m:r>
          <m:rPr>
            <m:sty m:val="p"/>
          </m:rPr>
          <m:t>(</m:t>
        </m:r>
        <m:r>
          <m:t>3</m:t>
        </m:r>
        <m:r>
          <m:rPr>
            <m:sty m:val="p"/>
          </m:rPr>
          <m:t>,</m:t>
        </m:r>
        <m:r>
          <m:t>120</m:t>
        </m:r>
        <m:r>
          <m:rPr>
            <m:sty m:val="p"/>
          </m:rPr>
          <m:t>,</m:t>
        </m:r>
        <m:r>
          <m:t>15</m:t>
        </m:r>
        <m:r>
          <m:rPr>
            <m:sty m:val="p"/>
          </m:rPr>
          <m:t>)</m:t>
        </m:r>
      </m:oMath>
      <w:r>
        <w:t xml:space="preserve"> </w:t>
      </w:r>
      <w:r>
        <w:t xml:space="preserve">would describe a house with</w:t>
      </w:r>
      <w:r>
        <w:t xml:space="preserve"> </w:t>
      </w:r>
      <m:oMath>
        <m:r>
          <m:t>3</m:t>
        </m:r>
      </m:oMath>
      <w:r>
        <w:t xml:space="preserve"> </w:t>
      </w:r>
      <w:r>
        <w:t xml:space="preserve">square meters of floor area and</w:t>
      </w:r>
      <w:r>
        <w:t xml:space="preserve"> </w:t>
      </w:r>
      <m:oMath>
        <m:r>
          <m:t>120</m:t>
        </m:r>
      </m:oMath>
      <w:r>
        <w:t xml:space="preserve"> </w:t>
      </w:r>
      <w:r>
        <w:t xml:space="preserve">bedrooms.</w:t>
      </w:r>
      <w:r>
        <w:t xml:space="preserve"> </w:t>
      </w:r>
      <w:r>
        <w:t xml:space="preserve">An entry’s position says what it measures,</w:t>
      </w:r>
      <w:r>
        <w:t xml:space="preserve"> </w:t>
      </w:r>
      <w:r>
        <w:t xml:space="preserve">so the order of the entries matters.</w:t>
      </w:r>
    </w:p>
    <w:bookmarkEnd w:id="10"/>
    <w:bookmarkStart w:id="11" w:name="def-column-vector"/>
    <w:p>
      <w:pPr>
        <w:pStyle w:val="FirstParagraph"/>
      </w:pPr>
      <w:r>
        <w:rPr>
          <w:b/>
          <w:bCs/>
        </w:rPr>
        <w:t xml:space="preserve">Definition 1 (Column vector)</w:t>
      </w:r>
      <w:r>
        <w:t xml:space="preserve"> </w:t>
      </w:r>
      <w:r>
        <w:t xml:space="preserve">A</w:t>
      </w:r>
      <w:r>
        <w:t xml:space="preserve"> </w:t>
      </w:r>
      <w:r>
        <w:rPr>
          <w:b/>
          <w:bCs/>
        </w:rPr>
        <w:t xml:space="preserve">column vector</w:t>
      </w:r>
      <w:r>
        <w:t xml:space="preserve"> </w:t>
      </w:r>
      <w:r>
        <w:t xml:space="preserve">of length</w:t>
      </w:r>
      <w:r>
        <w:t xml:space="preserve"> </w:t>
      </w:r>
      <m:oMath>
        <m:r>
          <m:t>p</m:t>
        </m:r>
      </m:oMath>
      <w:r>
        <w:t xml:space="preserve"> </w:t>
      </w:r>
      <w:r>
        <w:t xml:space="preserve">is an ordered list of</w:t>
      </w:r>
      <w:r>
        <w:t xml:space="preserve"> </w:t>
      </w:r>
      <m:oMath>
        <m:r>
          <m:t>p</m:t>
        </m:r>
      </m:oMath>
      <w:r>
        <w:t xml:space="preserve"> </w:t>
      </w:r>
      <w:r>
        <w:t xml:space="preserve">numbers,</w:t>
      </w:r>
      <w:r>
        <w:t xml:space="preserve"> </w:t>
      </w:r>
      <w:r>
        <w:t xml:space="preserve">written vertically:</w:t>
      </w:r>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e>
                </m:mr>
                <m:mr>
                  <m:e>
                    <m:sSub>
                      <m:e>
                        <m:r>
                          <m:t>x</m:t>
                        </m:r>
                      </m:e>
                      <m:sub>
                        <m:r>
                          <m:t>2</m:t>
                        </m:r>
                      </m:sub>
                    </m:sSub>
                  </m:e>
                </m:mr>
                <m:mr>
                  <m:e>
                    <m:r>
                      <m:rPr>
                        <m:sty m:val="p"/>
                      </m:rPr>
                      <m:t>⋮</m:t>
                    </m:r>
                  </m:e>
                </m:mr>
                <m:mr>
                  <m:e>
                    <m:sSub>
                      <m:e>
                        <m:r>
                          <m:t>x</m:t>
                        </m:r>
                      </m:e>
                      <m:sub>
                        <m:r>
                          <m:t>p</m:t>
                        </m:r>
                      </m:sub>
                    </m:sSub>
                  </m:e>
                </m:mr>
              </m:m>
            </m:e>
          </m:d>
        </m:oMath>
      </m:oMathPara>
    </w:p>
    <w:p>
      <w:pPr>
        <w:pStyle w:val="FirstParagraph"/>
      </w:pPr>
      <w:del w:id="41" w:author="PR Preview" w:date="2026-01-01T00:00:00Z">
        <w:r>
          <w:rPr>
            <w:i/>
            <w:iCs/>
          </w:rPr>
          <w:delText xml:space="preserve">Remark 1</w:delText>
        </w:r>
      </w:del>
      <w:del w:id="42" w:author="PR Preview" w:date="2026-01-01T00:00:00Z">
        <w:r>
          <w:delText xml:space="preserve"> (Vectors are columns by default). </w:delText>
        </w:r>
      </w:del>
      <w:del w:id="43" w:author="PR Preview" w:date="2026-01-01T00:00:00Z">
        <w:r>
          <w:delText xml:space="preserve">In these notes, as in most statistics textbooks,</w:delText>
        </w:r>
      </w:del>
      <w:del w:id="44" w:author="PR Preview" w:date="2026-01-01T00:00:00Z">
        <w:r>
          <w:delText xml:space="preserve"> </w:delText>
        </w:r>
      </w:del>
      <w:del w:id="45" w:author="PR Preview" w:date="2026-01-01T00:00:00Z">
        <w:r>
          <w:delText xml:space="preserve">a vector is a column vector unless stated otherwise.</w:delText>
        </w:r>
      </w:del>
      <w:del w:id="46" w:author="PR Preview" w:date="2026-01-01T00:00:00Z">
        <w:r>
          <w:delText xml:space="preserve"> </w:delText>
        </w:r>
      </w:del>
      <w:del w:id="47" w:author="PR Preview" w:date="2026-01-01T00:00:00Z">
        <w:r>
          <w:delText xml:space="preserve">A vector written inline as a list in parentheses is still a column vector:</w:delText>
        </w:r>
      </w:del>
      <w:del w:id="48" w:author="PR Preview" w:date="2026-01-01T00:00:00Z">
        <w:r>
          <w:delText xml:space="preserve"> </w:delText>
        </w:r>
      </w:del>
      <w:del w:id="49" w:author="PR Preview" w:date="2026-01-01T00:00:00Z">
        <w:r>
          <w:delText xml:space="preserve">for example,</w:delText>
        </w:r>
      </w:del>
      <w:del w:id="50"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del w:id="51" w:author="PR Preview" w:date="2026-01-01T00:00:00Z">
        <w:r>
          <w:delText xml:space="preserve"> </w:delText>
        </w:r>
      </w:del>
      <w:del w:id="52" w:author="PR Preview" w:date="2026-01-01T00:00:00Z">
        <w:r>
          <w:delText xml:space="preserve">means</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r>
            <m:rPr>
              <m:sty m:val="p"/>
            </m:rPr>
            <m:t>.</m:t>
          </m:r>
        </m:oMath>
      </m:oMathPara>
    </w:p>
    <w:p>
      <w:pPr>
        <w:pStyle w:val="BodyText"/>
      </w:pPr>
      <w:ins w:id="53" w:author="PR Preview" w:date="2026-01-01T00:00:00Z">
        <w:r>
          <w:t xml:space="preserve">$$
    \mathord{\smash[b]{\underset{\raise.3ex\hbox{$\scriptstyle\sim$}}{x}}\vphantom{x}}=
    \begin{bmatrix}
    x_{1} \\
    x_{2} \\
    \vdots \\
    x_{p}
    \end{bmatrix}
    $$</w:t>
        </w:r>
      </w:ins>
    </w:p>
    <w:bookmarkEnd w:id="11"/>
    <w:bookmarkStart w:id="12" w:name="rem-column-vector-convention"/>
    <w:p>
      <w:pPr>
        <w:pStyle w:val="FirstParagraph"/>
      </w:pPr>
      <w:ins w:id="54" w:author="PR Preview" w:date="2026-01-01T00:00:00Z">
        <w:r>
          <w:rPr>
            <w:i/>
            <w:iCs/>
          </w:rPr>
          <w:t xml:space="preserve">Remark 1</w:t>
        </w:r>
      </w:ins>
      <w:ins w:id="55" w:author="PR Preview" w:date="2026-01-01T00:00:00Z">
        <w:r>
          <w:t xml:space="preserve"> (Vectors are columns by default). </w:t>
        </w:r>
      </w:ins>
      <w:ins w:id="56" w:author="PR Preview" w:date="2026-01-01T00:00:00Z">
        <w:r>
          <w:t xml:space="preserve">In these notes, as in most statistics textbooks,</w:t>
        </w:r>
      </w:ins>
      <w:ins w:id="57" w:author="PR Preview" w:date="2026-01-01T00:00:00Z">
        <w:r>
          <w:t xml:space="preserve"> </w:t>
        </w:r>
      </w:ins>
      <w:ins w:id="58" w:author="PR Preview" w:date="2026-01-01T00:00:00Z">
        <w:r>
          <w:t xml:space="preserve">a vector is a column vector unless stated otherwise.</w:t>
        </w:r>
      </w:ins>
      <w:ins w:id="59" w:author="PR Preview" w:date="2026-01-01T00:00:00Z">
        <w:r>
          <w:t xml:space="preserve"> </w:t>
        </w:r>
      </w:ins>
      <w:ins w:id="60" w:author="PR Preview" w:date="2026-01-01T00:00:00Z">
        <w:r>
          <w:t xml:space="preserve">A vector written inline as a list in parentheses is still a column vector:</w:t>
        </w:r>
      </w:ins>
      <w:ins w:id="61" w:author="PR Preview" w:date="2026-01-01T00:00:00Z">
        <w:r>
          <w:t xml:space="preserve"> </w:t>
        </w:r>
      </w:ins>
      <w:ins w:id="62" w:author="PR Preview" w:date="2026-01-01T00:00:00Z">
        <w:r>
          <w:t xml:space="preserve">for example,</w:t>
        </w:r>
      </w:ins>
      <w:ins w:id="63" w:author="PR Preview" w:date="2026-01-01T00:00:00Z">
        <w:r>
          <w:t xml:space="preserve"> </w:t>
        </w:r>
      </w:ins>
      <w:ins w:id="64" w:author="PR Preview" w:date="2026-01-01T00:00:00Z">
        <w:r>
          <w:t xml:space="preserve">$\mathord{\smash[b]{\underset{\raise.3ex\hbox{$\scriptstyle\sim$}}{x}}\vphantom{x}}= (2, -1, 5)$</w:t>
        </w:r>
      </w:ins>
      <w:ins w:id="65" w:author="PR Preview" w:date="2026-01-01T00:00:00Z">
        <w:r>
          <w:t xml:space="preserve"> </w:t>
        </w:r>
      </w:ins>
      <w:ins w:id="66" w:author="PR Preview" w:date="2026-01-01T00:00:00Z">
        <w:r>
          <w:t xml:space="preserve">means</w:t>
        </w:r>
      </w:ins>
    </w:p>
    <w:p>
      <w:pPr>
        <w:pStyle w:val="BodyText"/>
      </w:pPr>
      <w:ins w:id="67" w:author="PR Preview" w:date="2026-01-01T00:00:00Z">
        <w:r>
          <w:t xml:space="preserve">$$
    \mathord{\smash[b]{\underset{\raise.3ex\hbox{$\scriptstyle\sim$}}{x}}\vphantom{x}}=
    \begin{bmatrix}
    2 \\
    -1 \\
    5
    \end{bmatrix}.
    $$</w:t>
        </w:r>
      </w:ins>
    </w:p>
    <w:bookmarkEnd w:id="12"/>
    <w:bookmarkStart w:id="15" w:name="def-real-coordinate-space"/>
    <w:p>
      <w:pPr>
        <w:pStyle w:val="FirstParagraph"/>
      </w:pPr>
      <w:r>
        <w:rPr>
          <w:b/>
          <w:bCs/>
        </w:rPr>
        <w:t xml:space="preserve">Definition 2 (The set</w:t>
      </w:r>
      <w:r>
        <w:rPr>
          <w:b/>
          <w:bCs/>
        </w:rPr>
        <w:t xml:space="preserve"> </w:t>
      </w:r>
      <m:oMath>
        <m:sSup>
          <m:e>
            <m:r>
              <m:rPr>
                <m:scr m:val="double-struck"/>
                <m:sty m:val="p"/>
              </m:rPr>
              <m:t>R</m:t>
            </m:r>
          </m:e>
          <m:sup>
            <m:r>
              <m:t>p</m:t>
            </m:r>
          </m:sup>
        </m:sSup>
      </m:oMath>
      <w:r>
        <w:rPr>
          <w:b/>
          <w:bCs/>
        </w:rPr>
        <w:t xml:space="preserve">)</w:t>
      </w:r>
      <w:r>
        <w:t xml:space="preserve"> </w:t>
      </w:r>
      <w:r>
        <w:t xml:space="preserve">For a positive</w:t>
      </w:r>
      <w:r>
        <w:t xml:space="preserve"> </w:t>
      </w:r>
      <w:hyperlink r:id="rId13">
        <w:r>
          <w:rPr>
            <w:rStyle w:val="Hyperlink"/>
          </w:rPr>
          <w:t xml:space="preserve">integer</w:t>
        </w:r>
      </w:hyperlink>
      <w:r>
        <w:t xml:space="preserve"> </w:t>
      </w:r>
      <m:oMath>
        <m:r>
          <m:t>p</m:t>
        </m:r>
      </m:oMath>
      <w:r>
        <w:t xml:space="preserve">,</w:t>
      </w:r>
      <w:r>
        <w:t xml:space="preserve"> </w:t>
      </w:r>
      <m:oMath>
        <m:sSup>
          <m:e>
            <m:r>
              <m:rPr>
                <m:scr m:val="double-struck"/>
                <m:sty m:val="p"/>
              </m:rPr>
              <m:t>R</m:t>
            </m:r>
          </m:e>
          <m:sup>
            <m:r>
              <m:t>p</m:t>
            </m:r>
          </m:sup>
        </m:sSup>
      </m:oMath>
      <w:r>
        <w:t xml:space="preserve"> </w:t>
      </w:r>
      <w:r>
        <w:t xml:space="preserve">is the set of all</w:t>
      </w:r>
      <w:r>
        <w:t xml:space="preserve"> </w:t>
      </w:r>
      <w:hyperlink w:anchor="def-column-vector">
        <w:r>
          <w:rPr>
            <w:rStyle w:val="Hyperlink"/>
          </w:rPr>
          <w:t xml:space="preserve">column vectors</w:t>
        </w:r>
      </w:hyperlink>
      <w:r>
        <w:t xml:space="preserve"> </w:t>
      </w:r>
      <w:r>
        <w:t xml:space="preserve">of length</w:t>
      </w:r>
      <w:r>
        <w:t xml:space="preserve"> </w:t>
      </w:r>
      <m:oMath>
        <m:r>
          <m:t>p</m:t>
        </m:r>
      </m:oMath>
      <w:r>
        <w:t xml:space="preserve"> </w:t>
      </w:r>
      <w:r>
        <w:t xml:space="preserve">whose entries are</w:t>
      </w:r>
      <w:r>
        <w:t xml:space="preserve"> </w:t>
      </w:r>
      <w:hyperlink r:id="rId14">
        <w:r>
          <w:rPr>
            <w:rStyle w:val="Hyperlink"/>
          </w:rPr>
          <w:t xml:space="preserve">real numbers</w:t>
        </w:r>
      </w:hyperlink>
      <w:r>
        <w:t xml:space="preserve">.</w:t>
      </w:r>
    </w:p>
    <w:bookmarkEnd w:id="15"/>
    <w:bookmarkStart w:id="16" w:name="rem-real-coordinate-space-notation"/>
    <w:p>
      <w:pPr>
        <w:pStyle w:val="BodyText"/>
      </w:pPr>
      <w:del w:id="68" w:author="PR Preview" w:date="2026-01-01T00:00:00Z">
        <w:r>
          <w:rPr>
            <w:i/>
            <w:iCs/>
          </w:rPr>
          <w:delText xml:space="preserve">Remark 2</w:delText>
        </w:r>
      </w:del>
      <w:del w:id="69" w:author="PR Preview" w:date="2026-01-01T00:00:00Z">
        <w:r>
          <w:delText xml:space="preserve"> (Reading</w:delText>
        </w:r>
      </w:del>
      <w:del w:id="7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71" w:author="PR Preview" w:date="2026-01-01T00:00:00Z">
        <w:r>
          <w:delText xml:space="preserve">). </w:delText>
        </w:r>
      </w:del>
      <w:del w:id="72" w:author="PR Preview" w:date="2026-01-01T00:00:00Z">
        <w:r>
          <w:delText xml:space="preserve">Writing</w:delText>
        </w:r>
      </w:del>
      <w:del w:id="7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74" w:author="PR Preview" w:date="2026-01-01T00:00:00Z">
        <w:r>
          <w:delText xml:space="preserve"> </w:delText>
        </w:r>
      </w:del>
      <w:del w:id="75" w:author="PR Preview" w:date="2026-01-01T00:00:00Z">
        <w:r>
          <w:delText xml:space="preserve">says, in one symbol,</w:delText>
        </w:r>
      </w:del>
      <w:del w:id="76" w:author="PR Preview" w:date="2026-01-01T00:00:00Z">
        <w:r>
          <w:delText xml:space="preserve"> </w:delText>
        </w:r>
      </w:del>
      <w:del w:id="77" w:author="PR Preview" w:date="2026-01-01T00:00:00Z">
        <w:r>
          <w:delText xml:space="preserve">that</w:delText>
        </w:r>
      </w:del>
      <w:del w:id="78" w:author="PR Preview" w:date="2026-01-01T00:00:00Z">
        <w:r>
          <w:delText xml:space="preserve"> </w:delText>
        </w:r>
      </w:del>
      <m:oMath>
        <m:limLow>
          <m:e>
            <m:r>
              <m:t>x</m:t>
            </m:r>
          </m:e>
          <m:lim>
            <m:r>
              <m:rPr>
                <m:sty m:val="p"/>
              </m:rPr>
              <m:t>∼</m:t>
            </m:r>
          </m:lim>
        </m:limLow>
      </m:oMath>
      <w:del w:id="79" w:author="PR Preview" w:date="2026-01-01T00:00:00Z">
        <w:r>
          <w:delText xml:space="preserve"> </w:delText>
        </w:r>
      </w:del>
      <w:del w:id="80" w:author="PR Preview" w:date="2026-01-01T00:00:00Z">
        <w:r>
          <w:delText xml:space="preserve">is a column vector with</w:delText>
        </w:r>
      </w:del>
      <w:del w:id="81" w:author="PR Preview" w:date="2026-01-01T00:00:00Z">
        <w:r>
          <w:delText xml:space="preserve"> </w:delText>
        </w:r>
      </w:del>
      <m:oMath>
        <m:r>
          <m:t>p</m:t>
        </m:r>
      </m:oMath>
      <w:del w:id="82" w:author="PR Preview" w:date="2026-01-01T00:00:00Z">
        <w:r>
          <w:delText xml:space="preserve"> </w:delText>
        </w:r>
      </w:del>
      <w:del w:id="83" w:author="PR Preview" w:date="2026-01-01T00:00:00Z">
        <w:r>
          <w:delText xml:space="preserve">real entries.</w:delText>
        </w:r>
      </w:del>
      <w:del w:id="84" w:author="PR Preview" w:date="2026-01-01T00:00:00Z">
        <w:r>
          <w:delText xml:space="preserve"> </w:delText>
        </w:r>
      </w:del>
      <w:del w:id="85" w:author="PR Preview" w:date="2026-01-01T00:00:00Z">
        <w:r>
          <w:delText xml:space="preserve">For example,</w:delText>
        </w:r>
      </w:del>
      <w:del w:id="86" w:author="PR Preview" w:date="2026-01-01T00:00:00Z">
        <w:r>
          <w:delText xml:space="preserve"> </w:delText>
        </w:r>
      </w:del>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del w:id="87" w:author="PR Preview" w:date="2026-01-01T00:00:00Z">
        <w:r>
          <w:delText xml:space="preserve">.</w:delText>
        </w:r>
      </w:del>
      <w:del w:id="88" w:author="PR Preview" w:date="2026-01-01T00:00:00Z">
        <w:r>
          <w:delText xml:space="preserve"> </w:delText>
        </w:r>
      </w:del>
      <w:del w:id="89" w:author="PR Preview" w:date="2026-01-01T00:00:00Z">
        <w:r>
          <w:delText xml:space="preserve">The vector</w:delText>
        </w:r>
      </w:del>
      <w:del w:id="90" w:author="PR Preview" w:date="2026-01-01T00:00:00Z">
        <w:r>
          <w:delText xml:space="preserve"> </w:delText>
        </w:r>
      </w:del>
      <m:oMath>
        <m:r>
          <m:rPr>
            <m:sty m:val="p"/>
          </m:rPr>
          <m:t>(</m:t>
        </m:r>
        <m:r>
          <m:t>1</m:t>
        </m:r>
        <m:r>
          <m:rPr>
            <m:sty m:val="p"/>
          </m:rPr>
          <m:t>,</m:t>
        </m:r>
        <m:r>
          <m:t>2</m:t>
        </m:r>
        <m:r>
          <m:rPr>
            <m:sty m:val="p"/>
          </m:rPr>
          <m:t>)</m:t>
        </m:r>
      </m:oMath>
      <w:del w:id="91" w:author="PR Preview" w:date="2026-01-01T00:00:00Z">
        <w:r>
          <w:delText xml:space="preserve"> </w:delText>
        </w:r>
      </w:del>
      <w:del w:id="92" w:author="PR Preview" w:date="2026-01-01T00:00:00Z">
        <w:r>
          <w:delText xml:space="preserve">is not in</w:delText>
        </w:r>
      </w:del>
      <w:del w:id="93" w:author="PR Preview" w:date="2026-01-01T00:00:00Z">
        <w:r>
          <w:delText xml:space="preserve"> </w:delText>
        </w:r>
      </w:del>
      <m:oMath>
        <m:sSup>
          <m:e>
            <m:r>
              <m:rPr>
                <m:scr m:val="double-struck"/>
                <m:sty m:val="p"/>
              </m:rPr>
              <m:t>R</m:t>
            </m:r>
          </m:e>
          <m:sup>
            <m:r>
              <m:t>3</m:t>
            </m:r>
          </m:sup>
        </m:sSup>
      </m:oMath>
      <w:del w:id="94" w:author="PR Preview" w:date="2026-01-01T00:00:00Z">
        <w:r>
          <w:delText xml:space="preserve">, because it has only</w:delText>
        </w:r>
      </w:del>
      <w:del w:id="95" w:author="PR Preview" w:date="2026-01-01T00:00:00Z">
        <w:r>
          <w:delText xml:space="preserve"> </w:delText>
        </w:r>
      </w:del>
      <m:oMath>
        <m:r>
          <m:t>2</m:t>
        </m:r>
      </m:oMath>
      <w:del w:id="96" w:author="PR Preview" w:date="2026-01-01T00:00:00Z">
        <w:r>
          <w:delText xml:space="preserve"> </w:delText>
        </w:r>
      </w:del>
      <w:del w:id="97" w:author="PR Preview" w:date="2026-01-01T00:00:00Z">
        <w:r>
          <w:delText xml:space="preserve">entries;</w:delText>
        </w:r>
      </w:del>
      <w:del w:id="98" w:author="PR Preview" w:date="2026-01-01T00:00:00Z">
        <w:r>
          <w:delText xml:space="preserve"> </w:delText>
        </w:r>
      </w:del>
      <w:del w:id="99" w:author="PR Preview" w:date="2026-01-01T00:00:00Z">
        <w:r>
          <w:delText xml:space="preserve">it is in</w:delText>
        </w:r>
      </w:del>
      <w:del w:id="100" w:author="PR Preview" w:date="2026-01-01T00:00:00Z">
        <w:r>
          <w:delText xml:space="preserve"> </w:delText>
        </w:r>
      </w:del>
      <m:oMath>
        <m:sSup>
          <m:e>
            <m:r>
              <m:rPr>
                <m:scr m:val="double-struck"/>
                <m:sty m:val="p"/>
              </m:rPr>
              <m:t>R</m:t>
            </m:r>
          </m:e>
          <m:sup>
            <m:r>
              <m:t>2</m:t>
            </m:r>
          </m:sup>
        </m:sSup>
      </m:oMath>
      <w:del w:id="101" w:author="PR Preview" w:date="2026-01-01T00:00:00Z">
        <w:r>
          <w:delText xml:space="preserve">.</w:delText>
        </w:r>
      </w:del>
      <w:del w:id="102" w:author="PR Preview" w:date="2026-01-01T00:00:00Z">
        <w:r>
          <w:delText xml:space="preserve"> </w:delText>
        </w:r>
      </w:del>
      <w:del w:id="103" w:author="PR Preview" w:date="2026-01-01T00:00:00Z">
        <w:r>
          <w:delText xml:space="preserve">In</w:delText>
        </w:r>
      </w:del>
      <w:del w:id="104" w:author="PR Preview" w:date="2026-01-01T00:00:00Z">
        <w:r>
          <w:delText xml:space="preserve"> </w:delText>
        </w:r>
      </w:del>
      <w:hyperlink w:anchor="exr-list-as-vector">
        <w:del w:id="105" w:author="PR Preview" w:date="2026-01-01T00:00:00Z">
          <w:r>
            <w:rPr>
              <w:rStyle w:val="Hyperlink"/>
            </w:rPr>
            <w:delText xml:space="preserve">Exercise 1</w:delText>
          </w:r>
        </w:del>
      </w:hyperlink>
      <w:del w:id="106" w:author="PR Preview" w:date="2026-01-01T00:00:00Z">
        <w:r>
          <w:delText xml:space="preserve">,</w:delText>
        </w:r>
      </w:del>
      <w:del w:id="10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108" w:author="PR Preview" w:date="2026-01-01T00:00:00Z">
        <w:r>
          <w:delText xml:space="preserve">.</w:delText>
        </w:r>
      </w:del>
    </w:p>
    <w:p>
      <w:pPr>
        <w:pStyle w:val="BodyText"/>
      </w:pPr>
      <w:ins w:id="109" w:author="PR Preview" w:date="2026-01-01T00:00:00Z">
        <w:r>
          <w:rPr>
            <w:i/>
            <w:iCs/>
          </w:rPr>
          <w:t xml:space="preserve">Remark 2</w:t>
        </w:r>
      </w:ins>
      <w:ins w:id="110" w:author="PR Preview" w:date="2026-01-01T00:00:00Z">
        <w:r>
          <w:t xml:space="preserve"> (Reading</w:t>
        </w:r>
      </w:ins>
      <w:ins w:id="111" w:author="PR Preview" w:date="2026-01-01T00:00:00Z">
        <w:r>
          <w:t xml:space="preserve"> </w:t>
        </w:r>
      </w:ins>
      <w:ins w:id="112" w:author="PR Preview" w:date="2026-01-01T00:00:00Z">
        <w:r>
          <w:t xml:space="preserve">$\mathord{\smash[b]{\underset{\raise.3ex\hbox{$\scriptstyle\sim$}}{x}}\vphantom{x}}\in \mathbb{R}^p$</w:t>
        </w:r>
      </w:ins>
      <w:ins w:id="113" w:author="PR Preview" w:date="2026-01-01T00:00:00Z">
        <w:r>
          <w:t xml:space="preserve">). </w:t>
        </w:r>
      </w:ins>
      <w:ins w:id="114" w:author="PR Preview" w:date="2026-01-01T00:00:00Z">
        <w:r>
          <w:t xml:space="preserve">Writing</w:t>
        </w:r>
      </w:ins>
      <w:ins w:id="115" w:author="PR Preview" w:date="2026-01-01T00:00:00Z">
        <w:r>
          <w:t xml:space="preserve"> </w:t>
        </w:r>
      </w:ins>
      <w:ins w:id="116" w:author="PR Preview" w:date="2026-01-01T00:00:00Z">
        <w:r>
          <w:t xml:space="preserve">$\mathord{\smash[b]{\underset{\raise.3ex\hbox{$\scriptstyle\sim$}}{x}}\vphantom{x}}\in \mathbb{R}^p$</w:t>
        </w:r>
      </w:ins>
      <w:ins w:id="117" w:author="PR Preview" w:date="2026-01-01T00:00:00Z">
        <w:r>
          <w:t xml:space="preserve"> </w:t>
        </w:r>
      </w:ins>
      <w:ins w:id="118" w:author="PR Preview" w:date="2026-01-01T00:00:00Z">
        <w:r>
          <w:t xml:space="preserve">says, in one symbol,</w:t>
        </w:r>
      </w:ins>
      <w:ins w:id="119" w:author="PR Preview" w:date="2026-01-01T00:00:00Z">
        <w:r>
          <w:t xml:space="preserve"> </w:t>
        </w:r>
      </w:ins>
      <w:ins w:id="120" w:author="PR Preview" w:date="2026-01-01T00:00:00Z">
        <w:r>
          <w:t xml:space="preserve">that</w:t>
        </w:r>
      </w:ins>
      <w:ins w:id="121" w:author="PR Preview" w:date="2026-01-01T00:00:00Z">
        <w:r>
          <w:t xml:space="preserve"> </w:t>
        </w:r>
      </w:ins>
      <w:ins w:id="122" w:author="PR Preview" w:date="2026-01-01T00:00:00Z">
        <w:r>
          <w:t xml:space="preserve">$\mathord{\smash[b]{\underset{\raise.3ex\hbox{$\scriptstyle\sim$}}{x}}\vphantom{x}}$</w:t>
        </w:r>
      </w:ins>
      <w:ins w:id="123" w:author="PR Preview" w:date="2026-01-01T00:00:00Z">
        <w:r>
          <w:t xml:space="preserve"> </w:t>
        </w:r>
      </w:ins>
      <w:ins w:id="124" w:author="PR Preview" w:date="2026-01-01T00:00:00Z">
        <w:r>
          <w:t xml:space="preserve">is a column vector with</w:t>
        </w:r>
      </w:ins>
      <w:ins w:id="125" w:author="PR Preview" w:date="2026-01-01T00:00:00Z">
        <w:r>
          <w:t xml:space="preserve"> </w:t>
        </w:r>
      </w:ins>
      <m:oMath>
        <m:r>
          <m:t>p</m:t>
        </m:r>
      </m:oMath>
      <w:ins w:id="126" w:author="PR Preview" w:date="2026-01-01T00:00:00Z">
        <w:r>
          <w:t xml:space="preserve"> </w:t>
        </w:r>
      </w:ins>
      <w:ins w:id="127" w:author="PR Preview" w:date="2026-01-01T00:00:00Z">
        <w:r>
          <w:t xml:space="preserve">real entries.</w:t>
        </w:r>
      </w:ins>
      <w:ins w:id="128" w:author="PR Preview" w:date="2026-01-01T00:00:00Z">
        <w:r>
          <w:t xml:space="preserve"> </w:t>
        </w:r>
      </w:ins>
      <w:ins w:id="129" w:author="PR Preview" w:date="2026-01-01T00:00:00Z">
        <w:r>
          <w:t xml:space="preserve">For example,</w:t>
        </w:r>
      </w:ins>
      <w:ins w:id="130" w:author="PR Preview" w:date="2026-01-01T00:00:00Z">
        <w:r>
          <w:t xml:space="preserve"> </w:t>
        </w:r>
      </w:ins>
      <m:oMath>
        <m:r>
          <m:rPr>
            <m:sty m:val="p"/>
          </m:rPr>
          <m:t>(</m:t>
        </m:r>
        <m:r>
          <m:t>1</m:t>
        </m:r>
        <m:r>
          <m:rPr>
            <m:sty m:val="p"/>
          </m:rPr>
          <m:t>,</m:t>
        </m:r>
        <m:r>
          <m:rPr>
            <m:sty m:val="p"/>
          </m:rPr>
          <m:t>−</m:t>
        </m:r>
        <m:r>
          <m:t>2</m:t>
        </m:r>
        <m:r>
          <m:rPr>
            <m:sty m:val="p"/>
          </m:rPr>
          <m:t>,</m:t>
        </m:r>
        <m:r>
          <m:t>0.5</m:t>
        </m:r>
        <m:r>
          <m:rPr>
            <m:sty m:val="p"/>
          </m:rPr>
          <m:t>)</m:t>
        </m:r>
        <m:r>
          <m:rPr>
            <m:sty m:val="p"/>
          </m:rPr>
          <m:t>∈</m:t>
        </m:r>
        <m:sSup>
          <m:e>
            <m:r>
              <m:rPr>
                <m:scr m:val="double-struck"/>
                <m:sty m:val="p"/>
              </m:rPr>
              <m:t>R</m:t>
            </m:r>
          </m:e>
          <m:sup>
            <m:r>
              <m:t>3</m:t>
            </m:r>
          </m:sup>
        </m:sSup>
      </m:oMath>
      <w:ins w:id="131" w:author="PR Preview" w:date="2026-01-01T00:00:00Z">
        <w:r>
          <w:t xml:space="preserve">.</w:t>
        </w:r>
      </w:ins>
      <w:ins w:id="132" w:author="PR Preview" w:date="2026-01-01T00:00:00Z">
        <w:r>
          <w:t xml:space="preserve"> </w:t>
        </w:r>
      </w:ins>
      <w:ins w:id="133" w:author="PR Preview" w:date="2026-01-01T00:00:00Z">
        <w:r>
          <w:t xml:space="preserve">The vector</w:t>
        </w:r>
      </w:ins>
      <w:ins w:id="134" w:author="PR Preview" w:date="2026-01-01T00:00:00Z">
        <w:r>
          <w:t xml:space="preserve"> </w:t>
        </w:r>
      </w:ins>
      <m:oMath>
        <m:r>
          <m:rPr>
            <m:sty m:val="p"/>
          </m:rPr>
          <m:t>(</m:t>
        </m:r>
        <m:r>
          <m:t>1</m:t>
        </m:r>
        <m:r>
          <m:rPr>
            <m:sty m:val="p"/>
          </m:rPr>
          <m:t>,</m:t>
        </m:r>
        <m:r>
          <m:t>2</m:t>
        </m:r>
        <m:r>
          <m:rPr>
            <m:sty m:val="p"/>
          </m:rPr>
          <m:t>)</m:t>
        </m:r>
      </m:oMath>
      <w:ins w:id="135" w:author="PR Preview" w:date="2026-01-01T00:00:00Z">
        <w:r>
          <w:t xml:space="preserve"> </w:t>
        </w:r>
      </w:ins>
      <w:ins w:id="136" w:author="PR Preview" w:date="2026-01-01T00:00:00Z">
        <w:r>
          <w:t xml:space="preserve">is not in</w:t>
        </w:r>
      </w:ins>
      <w:ins w:id="137" w:author="PR Preview" w:date="2026-01-01T00:00:00Z">
        <w:r>
          <w:t xml:space="preserve"> </w:t>
        </w:r>
      </w:ins>
      <m:oMath>
        <m:sSup>
          <m:e>
            <m:r>
              <m:rPr>
                <m:scr m:val="double-struck"/>
                <m:sty m:val="p"/>
              </m:rPr>
              <m:t>R</m:t>
            </m:r>
          </m:e>
          <m:sup>
            <m:r>
              <m:t>3</m:t>
            </m:r>
          </m:sup>
        </m:sSup>
      </m:oMath>
      <w:ins w:id="138" w:author="PR Preview" w:date="2026-01-01T00:00:00Z">
        <w:r>
          <w:t xml:space="preserve">, because it has only</w:t>
        </w:r>
      </w:ins>
      <w:ins w:id="139" w:author="PR Preview" w:date="2026-01-01T00:00:00Z">
        <w:r>
          <w:t xml:space="preserve"> </w:t>
        </w:r>
      </w:ins>
      <m:oMath>
        <m:r>
          <m:t>2</m:t>
        </m:r>
      </m:oMath>
      <w:ins w:id="140" w:author="PR Preview" w:date="2026-01-01T00:00:00Z">
        <w:r>
          <w:t xml:space="preserve"> </w:t>
        </w:r>
      </w:ins>
      <w:ins w:id="141" w:author="PR Preview" w:date="2026-01-01T00:00:00Z">
        <w:r>
          <w:t xml:space="preserve">entries;</w:t>
        </w:r>
      </w:ins>
      <w:ins w:id="142" w:author="PR Preview" w:date="2026-01-01T00:00:00Z">
        <w:r>
          <w:t xml:space="preserve"> </w:t>
        </w:r>
      </w:ins>
      <w:ins w:id="143" w:author="PR Preview" w:date="2026-01-01T00:00:00Z">
        <w:r>
          <w:t xml:space="preserve">it is in</w:t>
        </w:r>
      </w:ins>
      <w:ins w:id="144" w:author="PR Preview" w:date="2026-01-01T00:00:00Z">
        <w:r>
          <w:t xml:space="preserve"> </w:t>
        </w:r>
      </w:ins>
      <m:oMath>
        <m:sSup>
          <m:e>
            <m:r>
              <m:rPr>
                <m:scr m:val="double-struck"/>
                <m:sty m:val="p"/>
              </m:rPr>
              <m:t>R</m:t>
            </m:r>
          </m:e>
          <m:sup>
            <m:r>
              <m:t>2</m:t>
            </m:r>
          </m:sup>
        </m:sSup>
      </m:oMath>
      <w:ins w:id="145" w:author="PR Preview" w:date="2026-01-01T00:00:00Z">
        <w:r>
          <w:t xml:space="preserve">.</w:t>
        </w:r>
      </w:ins>
      <w:ins w:id="146" w:author="PR Preview" w:date="2026-01-01T00:00:00Z">
        <w:r>
          <w:t xml:space="preserve"> </w:t>
        </w:r>
      </w:ins>
      <w:ins w:id="147" w:author="PR Preview" w:date="2026-01-01T00:00:00Z">
        <w:r>
          <w:t xml:space="preserve">In</w:t>
        </w:r>
      </w:ins>
      <w:ins w:id="148" w:author="PR Preview" w:date="2026-01-01T00:00:00Z">
        <w:r>
          <w:t xml:space="preserve"> </w:t>
        </w:r>
      </w:ins>
      <w:hyperlink w:anchor="exr-list-as-vector">
        <w:ins w:id="149" w:author="PR Preview" w:date="2026-01-01T00:00:00Z">
          <w:r>
            <w:rPr>
              <w:rStyle w:val="Hyperlink"/>
            </w:rPr>
            <w:t xml:space="preserve">Exercise 1</w:t>
          </w:r>
        </w:ins>
      </w:hyperlink>
      <w:ins w:id="150" w:author="PR Preview" w:date="2026-01-01T00:00:00Z">
        <w:r>
          <w:t xml:space="preserve">,</w:t>
        </w:r>
      </w:ins>
      <w:ins w:id="151" w:author="PR Preview" w:date="2026-01-01T00:00:00Z">
        <w:r>
          <w:t xml:space="preserve"> </w:t>
        </w:r>
      </w:ins>
      <w:ins w:id="152" w:author="PR Preview" w:date="2026-01-01T00:00:00Z">
        <w:r>
          <w:t xml:space="preserve">$\mathord{\smash[b]{\underset{\raise.3ex\hbox{$\scriptstyle\sim$}}{x}}\vphantom{x}}\in \mathbb{R}^3$</w:t>
        </w:r>
      </w:ins>
      <w:ins w:id="153" w:author="PR Preview" w:date="2026-01-01T00:00:00Z">
        <w:r>
          <w:t xml:space="preserve">.</w:t>
        </w:r>
      </w:ins>
    </w:p>
    <w:bookmarkEnd w:id="16"/>
    <w:bookmarkStart w:id="17" w:name="def-scalar"/>
    <w:p>
      <w:pPr>
        <w:pStyle w:val="BodyText"/>
      </w:pPr>
      <w:r>
        <w:rPr>
          <w:b/>
          <w:bCs/>
        </w:rPr>
        <w:t xml:space="preserve">Definition 3 (Scalar)</w:t>
      </w:r>
      <w:r>
        <w:t xml:space="preserve"> </w:t>
      </w:r>
      <w:r>
        <w:t xml:space="preserve">In linear algebra, a</w:t>
      </w:r>
      <w:r>
        <w:t xml:space="preserve"> </w:t>
      </w:r>
      <w:r>
        <w:rPr>
          <w:b/>
          <w:bCs/>
        </w:rPr>
        <w:t xml:space="preserve">scalar</w:t>
      </w:r>
      <w:r>
        <w:t xml:space="preserve"> </w:t>
      </w:r>
      <w:r>
        <w:t xml:space="preserve">is a single</w:t>
      </w:r>
      <w:r>
        <w:t xml:space="preserve"> </w:t>
      </w:r>
      <w:hyperlink r:id="rId14">
        <w:r>
          <w:rPr>
            <w:rStyle w:val="Hyperlink"/>
          </w:rPr>
          <w:t xml:space="preserve">real number</w:t>
        </w:r>
      </w:hyperlink>
      <w:r>
        <w:t xml:space="preserve">,</w:t>
      </w:r>
      <w:r>
        <w:t xml:space="preserve"> </w:t>
      </w:r>
      <w:r>
        <w:t xml:space="preserve">as opposed to a vector or a matrix, which holds several numbers.</w:t>
      </w:r>
    </w:p>
    <w:bookmarkEnd w:id="17"/>
    <w:bookmarkStart w:id="18" w:name="exm-scalar"/>
    <w:p>
      <w:pPr>
        <w:pStyle w:val="BodyText"/>
      </w:pPr>
      <w:r>
        <w:rPr>
          <w:b/>
          <w:bCs/>
        </w:rPr>
        <w:t xml:space="preserve">Example 1 (Scalars and a vector)</w:t>
      </w:r>
      <w:r>
        <w:t xml:space="preserve"> </w:t>
      </w:r>
      <w:r>
        <w:t xml:space="preserve">The numbers</w:t>
      </w:r>
      <w:r>
        <w:t xml:space="preserve"> </w:t>
      </w:r>
      <m:oMath>
        <m:r>
          <m:t>5</m:t>
        </m:r>
      </m:oMath>
      <w:r>
        <w:t xml:space="preserve"> </w:t>
      </w:r>
      <w:r>
        <w:t xml:space="preserve">and</w:t>
      </w:r>
      <w:r>
        <w:t xml:space="preserve"> </w:t>
      </w:r>
      <m:oMath>
        <m:r>
          <m:rPr>
            <m:sty m:val="p"/>
          </m:rPr>
          <m:t>−</m:t>
        </m:r>
        <m:r>
          <m:t>0.2</m:t>
        </m:r>
      </m:oMath>
      <w:r>
        <w:t xml:space="preserve"> </w:t>
      </w:r>
      <w:r>
        <w:t xml:space="preserve">are scalars.</w:t>
      </w:r>
      <w:r>
        <w:t xml:space="preserve"> </w:t>
      </w:r>
      <w:r>
        <w:t xml:space="preserve">The column vector</w:t>
      </w:r>
      <w:r>
        <w:t xml:space="preserve"> </w:t>
      </w:r>
      <m:oMath>
        <m:r>
          <m:rPr>
            <m:sty m:val="p"/>
          </m:rPr>
          <m:t>(</m:t>
        </m:r>
        <m:r>
          <m:t>5</m:t>
        </m:r>
        <m:r>
          <m:rPr>
            <m:sty m:val="p"/>
          </m:rPr>
          <m:t>,</m:t>
        </m:r>
        <m:r>
          <m:rPr>
            <m:sty m:val="p"/>
          </m:rPr>
          <m:t>−</m:t>
        </m:r>
        <m:r>
          <m:t>0.2</m:t>
        </m:r>
        <m:r>
          <m:rPr>
            <m:sty m:val="p"/>
          </m:rPr>
          <m:t>)</m:t>
        </m:r>
      </m:oMath>
      <w:r>
        <w:t xml:space="preserve"> </w:t>
      </w:r>
      <w:r>
        <w:t xml:space="preserve">is not a scalar:</w:t>
      </w:r>
      <w:r>
        <w:t xml:space="preserve"> </w:t>
      </w:r>
      <w:r>
        <w:t xml:space="preserve">it has</w:t>
      </w:r>
      <w:r>
        <w:t xml:space="preserve"> </w:t>
      </w:r>
      <m:oMath>
        <m:r>
          <m:t>2</m:t>
        </m:r>
      </m:oMath>
      <w:r>
        <w:t xml:space="preserve"> </w:t>
      </w:r>
      <w:r>
        <w:t xml:space="preserve">entries, so it is in</w:t>
      </w:r>
      <w:r>
        <w:t xml:space="preserve"> </w:t>
      </w:r>
      <m:oMath>
        <m:sSup>
          <m:e>
            <m:r>
              <m:rPr>
                <m:scr m:val="double-struck"/>
                <m:sty m:val="p"/>
              </m:rPr>
              <m:t>R</m:t>
            </m:r>
          </m:e>
          <m:sup>
            <m:r>
              <m:t>2</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each of its</w:t>
      </w:r>
      <w:r>
        <w:t xml:space="preserve"> </w:t>
      </w:r>
      <m:oMath>
        <m:r>
          <m:t>2</m:t>
        </m:r>
      </m:oMath>
      <w:r>
        <w:t xml:space="preserve"> </w:t>
      </w:r>
      <w:r>
        <w:t xml:space="preserve">entries is a scalar.</w:t>
      </w:r>
    </w:p>
    <w:bookmarkEnd w:id="18"/>
    <w:bookmarkStart w:id="20" w:name="def-real-vector-valued"/>
    <w:p>
      <w:pPr>
        <w:pStyle w:val="BodyText"/>
      </w:pPr>
      <w:r>
        <w:rPr>
          <w:b/>
          <w:bCs/>
        </w:rPr>
        <w:t xml:space="preserve">Definition 4 (Real-valued (scalar-valued) function)</w:t>
      </w:r>
      <w:r>
        <w:t xml:space="preserve"> </w:t>
      </w:r>
      <w:r>
        <w:t xml:space="preserve">A</w:t>
      </w:r>
      <w:r>
        <w:t xml:space="preserve"> </w:t>
      </w:r>
      <w:hyperlink r:id="rId19">
        <w:r>
          <w:rPr>
            <w:rStyle w:val="Hyperlink"/>
          </w:rPr>
          <w:t xml:space="preserve">function</w:t>
        </w:r>
      </w:hyperlink>
      <w:r>
        <w:t xml:space="preserve"> </w:t>
      </w:r>
      <m:oMath>
        <m:r>
          <m:t>f</m:t>
        </m:r>
        <m:r>
          <m:rPr>
            <m:sty m:val="p"/>
          </m:rPr>
          <m:t>:</m:t>
        </m:r>
        <m:r>
          <m:t>A</m:t>
        </m:r>
        <m:r>
          <m:rPr>
            <m:sty m:val="p"/>
          </m:rPr>
          <m:t>→</m:t>
        </m:r>
        <m:r>
          <m:rPr>
            <m:scr m:val="double-struck"/>
            <m:sty m:val="p"/>
          </m:rPr>
          <m:t>R</m:t>
        </m:r>
      </m:oMath>
      <w:r>
        <w:t xml:space="preserve">,</w:t>
      </w:r>
      <w:r>
        <w:t xml:space="preserve"> </w:t>
      </w:r>
      <w:r>
        <w:t xml:space="preserve">whose values are numbers,</w:t>
      </w:r>
      <w:r>
        <w:t xml:space="preserve"> </w:t>
      </w:r>
      <w:r>
        <w:t xml:space="preserve">is</w:t>
      </w:r>
      <w:r>
        <w:t xml:space="preserve"> </w:t>
      </w:r>
      <w:r>
        <w:rPr>
          <w:b/>
          <w:bCs/>
        </w:rPr>
        <w:t xml:space="preserve">real-valued</w:t>
      </w:r>
      <w:r>
        <w:t xml:space="preserve"> </w:t>
      </w:r>
      <w:r>
        <w:t xml:space="preserve">(also called</w:t>
      </w:r>
      <w:r>
        <w:t xml:space="preserve"> </w:t>
      </w:r>
      <w:r>
        <w:rPr>
          <w:b/>
          <w:bCs/>
        </w:rPr>
        <w:t xml:space="preserve">scalar-valued</w:t>
      </w:r>
      <w:r>
        <w:t xml:space="preserve">, since its values are</w:t>
      </w:r>
      <w:r>
        <w:t xml:space="preserve"> </w:t>
      </w:r>
      <w:hyperlink w:anchor="def-scalar">
        <w:r>
          <w:rPr>
            <w:rStyle w:val="Hyperlink"/>
          </w:rPr>
          <w:t xml:space="preserve">scalars</w:t>
        </w:r>
      </w:hyperlink>
      <w:r>
        <w:t xml:space="preserve">).</w:t>
      </w:r>
    </w:p>
    <w:bookmarkEnd w:id="20"/>
    <w:bookmarkStart w:id="21" w:name="def-vector-valued"/>
    <w:p>
      <w:pPr>
        <w:pStyle w:val="BodyText"/>
      </w:pPr>
      <w:r>
        <w:rPr>
          <w:b/>
          <w:bCs/>
        </w:rPr>
        <w:t xml:space="preserve">Definition 5 (Vector-valued function)</w:t>
      </w:r>
      <w:r>
        <w:t xml:space="preserve"> </w:t>
      </w:r>
      <w:r>
        <w:t xml:space="preserve">A function</w:t>
      </w:r>
      <w:r>
        <w:t xml:space="preserve"> </w:t>
      </w:r>
      <m:oMath>
        <m:r>
          <m:t>f</m:t>
        </m:r>
        <m:r>
          <m:rPr>
            <m:sty m:val="p"/>
          </m:rPr>
          <m:t>:</m:t>
        </m:r>
        <m:r>
          <m:t>A</m:t>
        </m:r>
        <m:r>
          <m:rPr>
            <m:sty m:val="p"/>
          </m:rPr>
          <m:t>→</m:t>
        </m:r>
        <m:sSup>
          <m:e>
            <m:r>
              <m:rPr>
                <m:scr m:val="double-struck"/>
                <m:sty m:val="p"/>
              </m:rPr>
              <m:t>R</m:t>
            </m:r>
          </m:e>
          <m:sup>
            <m:r>
              <m:t>m</m:t>
            </m:r>
          </m:sup>
        </m:sSup>
      </m:oMath>
      <w:r>
        <w:t xml:space="preserve">,</w:t>
      </w:r>
      <w:r>
        <w:t xml:space="preserve"> </w:t>
      </w:r>
      <w:r>
        <w:t xml:space="preserve">whose values are vectors (</w:t>
      </w:r>
      <w:hyperlink w:anchor="def-real-coordinate-space">
        <w:r>
          <w:rPr>
            <w:rStyle w:val="Hyperlink"/>
          </w:rPr>
          <w:t xml:space="preserve">Definition 2</w:t>
        </w:r>
      </w:hyperlink>
      <w:r>
        <w:t xml:space="preserve">),</w:t>
      </w:r>
      <w:r>
        <w:t xml:space="preserve"> </w:t>
      </w:r>
      <w:r>
        <w:t xml:space="preserve">is</w:t>
      </w:r>
      <w:r>
        <w:t xml:space="preserve"> </w:t>
      </w:r>
      <w:r>
        <w:rPr>
          <w:b/>
          <w:bCs/>
        </w:rPr>
        <w:t xml:space="preserve">vector-valued</w:t>
      </w:r>
      <w:r>
        <w:t xml:space="preserve">.</w:t>
      </w:r>
    </w:p>
    <w:bookmarkEnd w:id="21"/>
    <w:bookmarkStart w:id="22" w:name="exm-real-vector-valued"/>
    <w:p>
      <w:pPr>
        <w:pStyle w:val="BodyText"/>
      </w:pPr>
      <w:del w:id="154" w:author="PR Preview" w:date="2026-01-01T00:00:00Z">
        <w:r>
          <w:rPr>
            <w:b/>
            <w:bCs/>
          </w:rPr>
          <w:delText xml:space="preserve">Example 2 (A real-valued and a vector-valued function)</w:delText>
        </w:r>
      </w:del>
      <w:del w:id="155" w:author="PR Preview" w:date="2026-01-01T00:00:00Z">
        <w:r>
          <w:delText xml:space="preserve"> </w:delText>
        </w:r>
      </w:del>
      <w:del w:id="156" w:author="PR Preview" w:date="2026-01-01T00:00:00Z">
        <w:r>
          <w:delText xml:space="preserve">On</w:delText>
        </w:r>
      </w:del>
      <w:del w:id="157" w:author="PR Preview" w:date="2026-01-01T00:00:00Z">
        <w:r>
          <w:delText xml:space="preserve"> </w:delText>
        </w:r>
      </w:del>
      <m:oMath>
        <m:sSup>
          <m:e>
            <m:r>
              <m:rPr>
                <m:scr m:val="double-struck"/>
                <m:sty m:val="p"/>
              </m:rPr>
              <m:t>R</m:t>
            </m:r>
          </m:e>
          <m:sup>
            <m:r>
              <m:t>2</m:t>
            </m:r>
          </m:sup>
        </m:sSup>
      </m:oMath>
      <w:del w:id="158" w:author="PR Preview" w:date="2026-01-01T00:00:00Z">
        <w:r>
          <w:delText xml:space="preserve">,</w:delText>
        </w:r>
      </w:del>
      <w:del w:id="15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del w:id="160" w:author="PR Preview" w:date="2026-01-01T00:00:00Z">
        <w:r>
          <w:delText xml:space="preserve"> </w:delText>
        </w:r>
      </w:del>
      <w:del w:id="161" w:author="PR Preview" w:date="2026-01-01T00:00:00Z">
        <w:r>
          <w:delText xml:space="preserve">is real-valued</w:delText>
        </w:r>
      </w:del>
      <w:del w:id="162" w:author="PR Preview" w:date="2026-01-01T00:00:00Z">
        <w:r>
          <w:delText xml:space="preserve"> </w:delText>
        </w:r>
      </w:del>
      <w:del w:id="163" w:author="PR Preview" w:date="2026-01-01T00:00:00Z">
        <w:r>
          <w:delText xml:space="preserve">and</w:delText>
        </w:r>
      </w:del>
      <w:del w:id="164" w:author="PR Preview" w:date="2026-01-01T00:00:00Z">
        <w:r>
          <w:delText xml:space="preserve"> </w:delText>
        </w:r>
      </w:del>
      <m:oMath>
        <m:r>
          <m:t>g</m:t>
        </m:r>
        <m:r>
          <m:rPr>
            <m:sty m:val="p"/>
          </m:rPr>
          <m:t>(</m:t>
        </m:r>
        <m:limLow>
          <m:e>
            <m:r>
              <m:t>x</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sSub>
                    <m:e>
                      <m:r>
                        <m:t>x</m:t>
                      </m:r>
                    </m:e>
                    <m:sub>
                      <m:r>
                        <m:t>2</m:t>
                      </m:r>
                    </m:sub>
                  </m:sSub>
                </m:e>
              </m:mr>
            </m:m>
          </m:e>
        </m:d>
      </m:oMath>
      <w:del w:id="165" w:author="PR Preview" w:date="2026-01-01T00:00:00Z">
        <w:r>
          <w:delText xml:space="preserve"> </w:delText>
        </w:r>
      </w:del>
      <w:del w:id="166" w:author="PR Preview" w:date="2026-01-01T00:00:00Z">
        <w:r>
          <w:delText xml:space="preserve">is vector-valued:</w:delText>
        </w:r>
      </w:del>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p>
      <w:pPr>
        <w:pStyle w:val="FirstParagraph"/>
      </w:pPr>
      <w:del w:id="167" w:author="PR Preview" w:date="2026-01-01T00:00:00Z">
        <w:r>
          <w:rPr>
            <w:b/>
            <w:bCs/>
          </w:rPr>
          <w:delText xml:space="preserve">Definition 6 (Transpose)</w:delText>
        </w:r>
      </w:del>
      <w:del w:id="168" w:author="PR Preview" w:date="2026-01-01T00:00:00Z">
        <w:r>
          <w:delText xml:space="preserve"> </w:delText>
        </w:r>
      </w:del>
      <w:del w:id="169" w:author="PR Preview" w:date="2026-01-01T00:00:00Z">
        <w:r>
          <w:delText xml:space="preserve">The</w:delText>
        </w:r>
      </w:del>
      <w:del w:id="170" w:author="PR Preview" w:date="2026-01-01T00:00:00Z">
        <w:r>
          <w:delText xml:space="preserve"> </w:delText>
        </w:r>
      </w:del>
      <w:del w:id="171" w:author="PR Preview" w:date="2026-01-01T00:00:00Z">
        <w:r>
          <w:rPr>
            <w:b/>
            <w:bCs/>
          </w:rPr>
          <w:delText xml:space="preserve">transpose</w:delText>
        </w:r>
      </w:del>
      <w:del w:id="172" w:author="PR Preview" w:date="2026-01-01T00:00:00Z">
        <w:r>
          <w:delText xml:space="preserve"> </w:delText>
        </w:r>
      </w:del>
      <w:del w:id="173" w:author="PR Preview" w:date="2026-01-01T00:00:00Z">
        <w:r>
          <w:delText xml:space="preserve">of a column vector</w:delText>
        </w:r>
      </w:del>
      <w:del w:id="174" w:author="PR Preview" w:date="2026-01-01T00:00:00Z">
        <w:r>
          <w:delText xml:space="preserve"> </w:delText>
        </w:r>
      </w:del>
      <m:oMath>
        <m:limLow>
          <m:e>
            <m:r>
              <m:t>x</m:t>
            </m:r>
          </m:e>
          <m:lim>
            <m:r>
              <m:rPr>
                <m:sty m:val="p"/>
              </m:rPr>
              <m:t>∼</m:t>
            </m:r>
          </m:lim>
        </m:limLow>
      </m:oMath>
      <w:del w:id="175" w:author="PR Preview" w:date="2026-01-01T00:00:00Z">
        <w:r>
          <w:delText xml:space="preserve"> </w:delText>
        </w:r>
      </w:del>
      <w:del w:id="176" w:author="PR Preview" w:date="2026-01-01T00:00:00Z">
        <w:r>
          <w:delText xml:space="preserve">is the row vector</w:delText>
        </w:r>
      </w:del>
      <w:del w:id="177" w:author="PR Preview" w:date="2026-01-01T00:00:00Z">
        <w:r>
          <w:delText xml:space="preserve"> </w:delText>
        </w:r>
      </w:del>
      <w:del w:id="178" w:author="PR Preview" w:date="2026-01-01T00:00:00Z">
        <w:r>
          <w:delText xml:space="preserve">with the same</w:delText>
        </w:r>
      </w:del>
      <w:del w:id="179" w:author="PR Preview" w:date="2026-01-01T00:00:00Z">
        <w:r>
          <w:delText xml:space="preserve"> </w:delText>
        </w:r>
      </w:del>
      <w:hyperlink r:id="rId23">
        <w:del w:id="180" w:author="PR Preview" w:date="2026-01-01T00:00:00Z">
          <w:r>
            <w:rPr>
              <w:rStyle w:val="Hyperlink"/>
            </w:rPr>
            <w:delText xml:space="preserve">sequence</w:delText>
          </w:r>
        </w:del>
      </w:hyperlink>
      <w:del w:id="181" w:author="PR Preview" w:date="2026-01-01T00:00:00Z">
        <w:r>
          <w:delText xml:space="preserve"> </w:delText>
        </w:r>
      </w:del>
      <w:del w:id="182" w:author="PR Preview" w:date="2026-01-01T00:00:00Z">
        <w:r>
          <w:delText xml:space="preserve">of entries, written horizontally:</w:delText>
        </w:r>
      </w:del>
    </w:p>
    <w:p>
      <w:pPr>
        <w:pStyle w:val="BodyText"/>
      </w:pPr>
      <m:oMathPara>
        <m:oMathParaPr>
          <m:jc m:val="center"/>
        </m:oMathParaPr>
        <m:oMath>
          <m:sSup>
            <m:e>
              <m:limLow>
                <m:e>
                  <m:r>
                    <m:t>x</m:t>
                  </m:r>
                </m:e>
                <m:lim>
                  <m:r>
                    <m:rPr>
                      <m:sty m:val="p"/>
                    </m:rPr>
                    <m:t>∼</m:t>
                  </m:r>
                </m:lim>
              </m:limLow>
            </m:e>
            <m:sup>
              <m:r>
                <m:rPr>
                  <m:sty m:val="p"/>
                </m:rPr>
                <m:t>⊤</m:t>
              </m:r>
            </m:sup>
          </m:sSup>
          <m:r>
            <m:rPr>
              <m:sty m:val="p"/>
            </m:rPr>
            <m:t>≡</m:t>
          </m:r>
          <m:sSup>
            <m:e>
              <m:limLow>
                <m:e>
                  <m:r>
                    <m:t>x</m:t>
                  </m:r>
                </m:e>
                <m:lim>
                  <m:r>
                    <m:rPr>
                      <m:sty m:val="p"/>
                    </m:rPr>
                    <m:t>∼</m:t>
                  </m:r>
                </m:lim>
              </m:limLow>
            </m:e>
            <m:sup>
              <m:r>
                <m:rPr>
                  <m:sty m:val="p"/>
                </m:rPr>
                <m:t>′</m:t>
              </m:r>
            </m:sup>
          </m:sSup>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oMath>
      </m:oMathPara>
    </w:p>
    <w:p>
      <w:pPr>
        <w:pStyle w:val="BodyText"/>
      </w:pPr>
      <w:ins w:id="183" w:author="PR Preview" w:date="2026-01-01T00:00:00Z">
        <w:r>
          <w:rPr>
            <w:b/>
            <w:bCs/>
          </w:rPr>
          <w:t xml:space="preserve">Example 2 (A real-valued and a vector-valued function)</w:t>
        </w:r>
      </w:ins>
      <w:ins w:id="184" w:author="PR Preview" w:date="2026-01-01T00:00:00Z">
        <w:r>
          <w:t xml:space="preserve"> </w:t>
        </w:r>
      </w:ins>
      <w:ins w:id="185" w:author="PR Preview" w:date="2026-01-01T00:00:00Z">
        <w:r>
          <w:t xml:space="preserve">On</w:t>
        </w:r>
      </w:ins>
      <w:ins w:id="186" w:author="PR Preview" w:date="2026-01-01T00:00:00Z">
        <w:r>
          <w:t xml:space="preserve"> </w:t>
        </w:r>
      </w:ins>
      <m:oMath>
        <m:sSup>
          <m:e>
            <m:r>
              <m:rPr>
                <m:scr m:val="double-struck"/>
                <m:sty m:val="p"/>
              </m:rPr>
              <m:t>R</m:t>
            </m:r>
          </m:e>
          <m:sup>
            <m:r>
              <m:t>2</m:t>
            </m:r>
          </m:sup>
        </m:sSup>
      </m:oMath>
      <w:ins w:id="187" w:author="PR Preview" w:date="2026-01-01T00:00:00Z">
        <w:r>
          <w:t xml:space="preserve">,</w:t>
        </w:r>
      </w:ins>
      <w:ins w:id="188" w:author="PR Preview" w:date="2026-01-01T00:00:00Z">
        <w:r>
          <w:t xml:space="preserve"> </w:t>
        </w:r>
      </w:ins>
      <w:ins w:id="189" w:author="PR Preview" w:date="2026-01-01T00:00:00Z">
        <w:r>
          <w:t xml:space="preserve">$f(\mathord{\smash[b]{\underset{\raise.3ex\hbox{$\scriptstyle\sim$}}{x}}\vphantom{x}}) = x_1 + x_2$</w:t>
        </w:r>
      </w:ins>
      <w:ins w:id="190" w:author="PR Preview" w:date="2026-01-01T00:00:00Z">
        <w:r>
          <w:t xml:space="preserve"> </w:t>
        </w:r>
      </w:ins>
      <w:ins w:id="191" w:author="PR Preview" w:date="2026-01-01T00:00:00Z">
        <w:r>
          <w:t xml:space="preserve">is real-valued</w:t>
        </w:r>
      </w:ins>
      <w:ins w:id="192" w:author="PR Preview" w:date="2026-01-01T00:00:00Z">
        <w:r>
          <w:t xml:space="preserve"> </w:t>
        </w:r>
      </w:ins>
      <w:ins w:id="193" w:author="PR Preview" w:date="2026-01-01T00:00:00Z">
        <w:r>
          <w:t xml:space="preserve">and</w:t>
        </w:r>
      </w:ins>
      <w:ins w:id="194" w:author="PR Preview" w:date="2026-01-01T00:00:00Z">
        <w:r>
          <w:t xml:space="preserve"> </w:t>
        </w:r>
      </w:ins>
      <w:ins w:id="195" w:author="PR Preview" w:date="2026-01-01T00:00:00Z">
        <w:r>
          <w:t xml:space="preserve">$g(\mathord{\smash[b]{\underset{\raise.3ex\hbox{$\scriptstyle\sim$}}{x}}\vphantom{x}}) = \begin{bmatrix}x_1 + x_2 \\ x_1 - x_2\end{bmatrix}$</w:t>
        </w:r>
      </w:ins>
      <w:ins w:id="196" w:author="PR Preview" w:date="2026-01-01T00:00:00Z">
        <w:r>
          <w:t xml:space="preserve"> </w:t>
        </w:r>
      </w:ins>
      <w:ins w:id="197" w:author="PR Preview" w:date="2026-01-01T00:00:00Z">
        <w:r>
          <w:t xml:space="preserve">is vector-valued:</w:t>
        </w:r>
      </w:ins>
    </w:p>
    <w:p>
      <w:pPr>
        <w:pStyle w:val="BodyText"/>
      </w:pPr>
      <m:oMathPara>
        <m:oMathParaPr>
          <m:jc m:val="center"/>
        </m:oMathParaPr>
        <m:oMath>
          <m:r>
            <m:t>f</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r>
            <m:t>3</m:t>
          </m:r>
          <m:r>
            <m:rPr>
              <m:sty m:val="p"/>
            </m:rPr>
            <m:t>+</m:t>
          </m:r>
          <m:r>
            <m:t>4</m:t>
          </m:r>
          <m:r>
            <m:rPr>
              <m:sty m:val="p"/>
            </m:rPr>
            <m:t>=</m:t>
          </m:r>
          <m:r>
            <m:t>7</m:t>
          </m:r>
          <m:r>
            <m:rPr>
              <m:sty m:val="p"/>
            </m:rPr>
            <m:t>,</m:t>
          </m:r>
          <m:r>
            <m:t>  </m:t>
          </m:r>
          <m:r>
            <m:t>g</m:t>
          </m:r>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4</m:t>
                    </m:r>
                  </m:e>
                </m:mr>
                <m:mr>
                  <m:e>
                    <m:r>
                      <m:t>3</m:t>
                    </m:r>
                    <m:r>
                      <m:rPr>
                        <m:sty m:val="p"/>
                      </m:rPr>
                      <m:t>−</m:t>
                    </m:r>
                    <m:r>
                      <m:t>4</m:t>
                    </m:r>
                  </m:e>
                </m:mr>
              </m:m>
            </m:e>
          </m:d>
          <m:r>
            <m:rPr>
              <m:sty m:val="p"/>
            </m:rPr>
            <m:t>=</m:t>
          </m:r>
          <m:d>
            <m:dPr>
              <m:begChr m:val="["/>
              <m:sepChr m:val=""/>
              <m:endChr m:val="]"/>
              <m:grow/>
            </m:dPr>
            <m:e>
              <m:m>
                <m:mPr>
                  <m:baseJc m:val="center"/>
                  <m:plcHide m:val="on"/>
                  <m:mcs>
                    <m:mc>
                      <m:mcPr>
                        <m:mcJc m:val="center"/>
                        <m:count m:val="1"/>
                      </m:mcPr>
                    </m:mc>
                  </m:mcs>
                </m:mPr>
                <m:mr>
                  <m:e>
                    <m:r>
                      <m:t>7</m:t>
                    </m:r>
                  </m:e>
                </m:mr>
                <m:mr>
                  <m:e>
                    <m:r>
                      <m:rPr>
                        <m:sty m:val="p"/>
                      </m:rPr>
                      <m:t>−</m:t>
                    </m:r>
                    <m:r>
                      <m:t>1</m:t>
                    </m:r>
                  </m:e>
                </m:mr>
              </m:m>
            </m:e>
          </m:d>
        </m:oMath>
      </m:oMathPara>
    </w:p>
    <w:bookmarkEnd w:id="22"/>
    <w:bookmarkStart w:id="24" w:name="def-transpose"/>
    <w:p>
      <w:pPr>
        <w:pStyle w:val="FirstParagraph"/>
      </w:pPr>
      <w:ins w:id="198" w:author="PR Preview" w:date="2026-01-01T00:00:00Z">
        <w:r>
          <w:rPr>
            <w:b/>
            <w:bCs/>
          </w:rPr>
          <w:t xml:space="preserve">Definition 6 (Transpose)</w:t>
        </w:r>
      </w:ins>
      <w:ins w:id="199" w:author="PR Preview" w:date="2026-01-01T00:00:00Z">
        <w:r>
          <w:t xml:space="preserve"> </w:t>
        </w:r>
      </w:ins>
      <w:ins w:id="200" w:author="PR Preview" w:date="2026-01-01T00:00:00Z">
        <w:r>
          <w:t xml:space="preserve">The</w:t>
        </w:r>
      </w:ins>
      <w:ins w:id="201" w:author="PR Preview" w:date="2026-01-01T00:00:00Z">
        <w:r>
          <w:t xml:space="preserve"> </w:t>
        </w:r>
      </w:ins>
      <w:ins w:id="202" w:author="PR Preview" w:date="2026-01-01T00:00:00Z">
        <w:r>
          <w:rPr>
            <w:b/>
            <w:bCs/>
          </w:rPr>
          <w:t xml:space="preserve">transpose</w:t>
        </w:r>
      </w:ins>
      <w:ins w:id="203" w:author="PR Preview" w:date="2026-01-01T00:00:00Z">
        <w:r>
          <w:t xml:space="preserve"> </w:t>
        </w:r>
      </w:ins>
      <w:ins w:id="204" w:author="PR Preview" w:date="2026-01-01T00:00:00Z">
        <w:r>
          <w:t xml:space="preserve">of a column vector</w:t>
        </w:r>
      </w:ins>
      <w:ins w:id="205" w:author="PR Preview" w:date="2026-01-01T00:00:00Z">
        <w:r>
          <w:t xml:space="preserve"> </w:t>
        </w:r>
      </w:ins>
      <w:ins w:id="206" w:author="PR Preview" w:date="2026-01-01T00:00:00Z">
        <w:r>
          <w:t xml:space="preserve">$\mathord{\smash[b]{\underset{\raise.3ex\hbox{$\scriptstyle\sim$}}{x}}\vphantom{x}}$</w:t>
        </w:r>
      </w:ins>
      <w:ins w:id="207" w:author="PR Preview" w:date="2026-01-01T00:00:00Z">
        <w:r>
          <w:t xml:space="preserve"> </w:t>
        </w:r>
      </w:ins>
      <w:ins w:id="208" w:author="PR Preview" w:date="2026-01-01T00:00:00Z">
        <w:r>
          <w:t xml:space="preserve">is the row vector</w:t>
        </w:r>
      </w:ins>
      <w:ins w:id="209" w:author="PR Preview" w:date="2026-01-01T00:00:00Z">
        <w:r>
          <w:t xml:space="preserve"> </w:t>
        </w:r>
      </w:ins>
      <w:ins w:id="210" w:author="PR Preview" w:date="2026-01-01T00:00:00Z">
        <w:r>
          <w:t xml:space="preserve">with the same</w:t>
        </w:r>
      </w:ins>
      <w:ins w:id="211" w:author="PR Preview" w:date="2026-01-01T00:00:00Z">
        <w:r>
          <w:t xml:space="preserve"> </w:t>
        </w:r>
      </w:ins>
      <w:hyperlink r:id="rId23">
        <w:ins w:id="212" w:author="PR Preview" w:date="2026-01-01T00:00:00Z">
          <w:r>
            <w:rPr>
              <w:rStyle w:val="Hyperlink"/>
            </w:rPr>
            <w:t xml:space="preserve">sequence</w:t>
          </w:r>
        </w:ins>
      </w:hyperlink>
      <w:ins w:id="213" w:author="PR Preview" w:date="2026-01-01T00:00:00Z">
        <w:r>
          <w:t xml:space="preserve"> </w:t>
        </w:r>
      </w:ins>
      <w:ins w:id="214" w:author="PR Preview" w:date="2026-01-01T00:00:00Z">
        <w:r>
          <w:t xml:space="preserve">of entries, written horizontally:</w:t>
        </w:r>
      </w:ins>
    </w:p>
    <w:p>
      <w:pPr>
        <w:pStyle w:val="BodyText"/>
      </w:pPr>
      <w:ins w:id="215" w:author="PR Preview" w:date="2026-01-01T00:00:00Z">
        <w:r>
          <w:t xml:space="preserve">$$
    {\mathord{\smash[b]{\underset{\raise.3ex\hbox{$\scriptstyle\sim$}}{x}}\vphantom{x}}}^{\top} \equiv \mathord{\smash[b]{\underset{\raise.3ex\hbox{$\scriptstyle\sim$}}{x}}\vphantom{x}}' \equiv [x_1,\; x_2,\; \ldots,\; x_p]
    $$</w:t>
        </w:r>
      </w:ins>
    </w:p>
    <w:bookmarkEnd w:id="24"/>
    <w:bookmarkStart w:id="25" w:name="exm-transpose-column-vector"/>
    <w:p>
      <w:pPr>
        <w:pStyle w:val="FirstParagraph"/>
      </w:pPr>
      <w:r>
        <w:rPr>
          <w:b/>
          <w:bCs/>
        </w:rPr>
        <w:t xml:space="preserve">Example 3 (Transposing a column vector)</w:t>
      </w:r>
      <w:r>
        <w:t xml:space="preserve"> </w:t>
      </w:r>
      <w:r>
        <w:t xml:space="preserve">The transpose of the column vector with entries</w:t>
      </w:r>
      <w:r>
        <w:t xml:space="preserve"> </w:t>
      </w:r>
      <m:oMath>
        <m:r>
          <m:t>2</m:t>
        </m:r>
      </m:oMath>
      <w:r>
        <w:t xml:space="preserve">,</w:t>
      </w:r>
      <w:r>
        <w:t xml:space="preserve"> </w:t>
      </w:r>
      <m:oMath>
        <m:r>
          <m:rPr>
            <m:sty m:val="p"/>
          </m:rPr>
          <m:t>−</m:t>
        </m:r>
        <m:r>
          <m:t>1</m:t>
        </m:r>
      </m:oMath>
      <w:r>
        <w:t xml:space="preserve">,</w:t>
      </w:r>
      <w:r>
        <w:t xml:space="preserve"> </w:t>
      </w:r>
      <m:oMath>
        <m:r>
          <m:t>5</m:t>
        </m:r>
      </m:oMath>
      <w:r>
        <w:t xml:space="preserve"> </w:t>
      </w:r>
      <w:r>
        <w:t xml:space="preserve">is the row vector with the same entries:</w:t>
      </w:r>
    </w:p>
    <w:p>
      <w:pPr>
        <w:pStyle w:val="BodyText"/>
      </w:pPr>
      <m:oMathPara>
        <m:oMathParaPr>
          <m:jc m:val="center"/>
        </m:oMathParaPr>
        <m:oMath>
          <m:sSup>
            <m:e>
              <m:d>
                <m:dPr>
                  <m:begChr m:val="["/>
                  <m:sepChr m:val=""/>
                  <m:endChr m:val="]"/>
                  <m:grow/>
                </m:dPr>
                <m:e>
                  <m:m>
                    <m:mPr>
                      <m:baseJc m:val="center"/>
                      <m:plcHide m:val="on"/>
                      <m:mcs>
                        <m:mc>
                          <m:mcPr>
                            <m:mcJc m:val="center"/>
                            <m:count m:val="1"/>
                          </m:mcPr>
                        </m:mc>
                      </m:mcs>
                    </m:mPr>
                    <m:mr>
                      <m:e>
                        <m:r>
                          <m:t>2</m:t>
                        </m:r>
                      </m:e>
                    </m:mr>
                    <m:mr>
                      <m:e>
                        <m:r>
                          <m:rPr>
                            <m:sty m:val="p"/>
                          </m:rPr>
                          <m:t>−</m:t>
                        </m:r>
                        <m:r>
                          <m:t>1</m:t>
                        </m:r>
                      </m:e>
                    </m:mr>
                    <m:mr>
                      <m:e>
                        <m:r>
                          <m:t>5</m:t>
                        </m:r>
                      </m:e>
                    </m:mr>
                  </m:m>
                </m:e>
              </m:d>
            </m:e>
            <m:sup>
              <m:r>
                <m:rPr>
                  <m:sty m:val="p"/>
                </m:rPr>
                <m:t>⊤</m:t>
              </m:r>
            </m:sup>
          </m:sSup>
          <m:r>
            <m:rPr>
              <m:sty m:val="p"/>
            </m:rPr>
            <m:t>=</m:t>
          </m:r>
          <m:r>
            <m:rPr>
              <m:sty m:val="p"/>
            </m:rPr>
            <m:t>[</m:t>
          </m:r>
          <m:r>
            <m:t>2</m:t>
          </m:r>
          <m:r>
            <m:rPr>
              <m:sty m:val="p"/>
            </m:rPr>
            <m:t>,</m:t>
          </m:r>
          <m:r>
            <m:t> </m:t>
          </m:r>
          <m:r>
            <m:rPr>
              <m:sty m:val="p"/>
            </m:rPr>
            <m:t>−</m:t>
          </m:r>
          <m:r>
            <m:t>1</m:t>
          </m:r>
          <m:r>
            <m:rPr>
              <m:sty m:val="p"/>
            </m:rPr>
            <m:t>,</m:t>
          </m:r>
          <m:r>
            <m:t> </m:t>
          </m:r>
          <m:r>
            <m:t>5</m:t>
          </m:r>
          <m:r>
            <m:rPr>
              <m:sty m:val="p"/>
            </m:rPr>
            <m:t>]</m:t>
          </m:r>
          <m:r>
            <m:rPr>
              <m:sty m:val="p"/>
            </m:rPr>
            <m:t>.</m:t>
          </m:r>
        </m:oMath>
      </m:oMathPara>
    </w:p>
    <w:bookmarkEnd w:id="25"/>
    <w:bookmarkStart w:id="26" w:name="def-vector-addition"/>
    <w:p>
      <w:pPr>
        <w:pStyle w:val="FirstParagraph"/>
      </w:pPr>
      <w:del w:id="216" w:author="PR Preview" w:date="2026-01-01T00:00:00Z">
        <w:r>
          <w:rPr>
            <w:b/>
            <w:bCs/>
          </w:rPr>
          <w:delText xml:space="preserve">Definition 7 (Vector addition)</w:delText>
        </w:r>
      </w:del>
      <w:del w:id="217" w:author="PR Preview" w:date="2026-01-01T00:00:00Z">
        <w:r>
          <w:delText xml:space="preserve"> </w:delText>
        </w:r>
      </w:del>
      <w:del w:id="218" w:author="PR Preview" w:date="2026-01-01T00:00:00Z">
        <w:r>
          <w:delText xml:space="preserve">The</w:delText>
        </w:r>
      </w:del>
      <w:del w:id="219" w:author="PR Preview" w:date="2026-01-01T00:00:00Z">
        <w:r>
          <w:delText xml:space="preserve"> </w:delText>
        </w:r>
      </w:del>
      <w:del w:id="220" w:author="PR Preview" w:date="2026-01-01T00:00:00Z">
        <w:r>
          <w:rPr>
            <w:b/>
            <w:bCs/>
          </w:rPr>
          <w:delText xml:space="preserve">sum</w:delText>
        </w:r>
      </w:del>
      <w:del w:id="221" w:author="PR Preview" w:date="2026-01-01T00:00:00Z">
        <w:r>
          <w:delText xml:space="preserve"> </w:delText>
        </w:r>
      </w:del>
      <w:del w:id="222" w:author="PR Preview" w:date="2026-01-01T00:00:00Z">
        <w:r>
          <w:delText xml:space="preserve">of two column vectors</w:delText>
        </w:r>
      </w:del>
      <w:del w:id="223" w:author="PR Preview" w:date="2026-01-01T00:00:00Z">
        <w:r>
          <w:delText xml:space="preserve"> </w:delText>
        </w:r>
      </w:del>
      <m:oMath>
        <m:limLow>
          <m:e>
            <m:r>
              <m:t>x</m:t>
            </m:r>
          </m:e>
          <m:lim>
            <m:r>
              <m:rPr>
                <m:sty m:val="p"/>
              </m:rPr>
              <m:t>∼</m:t>
            </m:r>
          </m:lim>
        </m:limLow>
      </m:oMath>
      <w:del w:id="224" w:author="PR Preview" w:date="2026-01-01T00:00:00Z">
        <w:r>
          <w:delText xml:space="preserve"> </w:delText>
        </w:r>
      </w:del>
      <w:del w:id="225" w:author="PR Preview" w:date="2026-01-01T00:00:00Z">
        <w:r>
          <w:delText xml:space="preserve">and</w:delText>
        </w:r>
      </w:del>
      <w:del w:id="226" w:author="PR Preview" w:date="2026-01-01T00:00:00Z">
        <w:r>
          <w:delText xml:space="preserve"> </w:delText>
        </w:r>
      </w:del>
      <m:oMath>
        <m:limLow>
          <m:e>
            <m:r>
              <m:t>y</m:t>
            </m:r>
          </m:e>
          <m:lim>
            <m:r>
              <m:rPr>
                <m:sty m:val="p"/>
              </m:rPr>
              <m:t>∼</m:t>
            </m:r>
          </m:lim>
        </m:limLow>
      </m:oMath>
      <w:del w:id="227" w:author="PR Preview" w:date="2026-01-01T00:00:00Z">
        <w:r>
          <w:delText xml:space="preserve"> </w:delText>
        </w:r>
      </w:del>
      <w:del w:id="228" w:author="PR Preview" w:date="2026-01-01T00:00:00Z">
        <w:r>
          <w:delText xml:space="preserve">of the same length</w:delText>
        </w:r>
      </w:del>
      <w:del w:id="229" w:author="PR Preview" w:date="2026-01-01T00:00:00Z">
        <w:r>
          <w:delText xml:space="preserve"> </w:delText>
        </w:r>
      </w:del>
      <m:oMath>
        <m:r>
          <m:t>p</m:t>
        </m:r>
      </m:oMath>
      <w:del w:id="230" w:author="PR Preview" w:date="2026-01-01T00:00:00Z">
        <w:r>
          <w:delText xml:space="preserve"> </w:delText>
        </w:r>
      </w:del>
      <w:del w:id="231" w:author="PR Preview" w:date="2026-01-01T00:00:00Z">
        <w:r>
          <w:delText xml:space="preserve">is the column vector</w:delText>
        </w:r>
      </w:del>
      <w:del w:id="23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233" w:author="PR Preview" w:date="2026-01-01T00:00:00Z">
        <w:r>
          <w:delText xml:space="preserve"> </w:delText>
        </w:r>
      </w:del>
      <w:del w:id="234" w:author="PR Preview" w:date="2026-01-01T00:00:00Z">
        <w:r>
          <w:delText xml:space="preserve">of length</w:delText>
        </w:r>
      </w:del>
      <w:del w:id="235" w:author="PR Preview" w:date="2026-01-01T00:00:00Z">
        <w:r>
          <w:delText xml:space="preserve"> </w:delText>
        </w:r>
      </w:del>
      <m:oMath>
        <m:r>
          <m:t>p</m:t>
        </m:r>
      </m:oMath>
      <w:del w:id="236" w:author="PR Preview" w:date="2026-01-01T00:00:00Z">
        <w:r>
          <w:delText xml:space="preserve"> </w:delText>
        </w:r>
      </w:del>
      <w:del w:id="237" w:author="PR Preview" w:date="2026-01-01T00:00:00Z">
        <w:r>
          <w:delText xml:space="preserve">obtained by adding entry by entry:</w:delText>
        </w:r>
      </w:del>
    </w:p>
    <w:p>
      <w:pPr>
        <w:pStyle w:val="BodyText"/>
      </w:pPr>
      <m:oMathPara>
        <m:oMathParaPr>
          <m:jc m:val="center"/>
        </m:oMathParaPr>
        <m:oMath>
          <m:r>
            <m:rPr>
              <m:sty m:val="p"/>
            </m:rPr>
            <m:t>(</m:t>
          </m:r>
          <m:limLow>
            <m:e>
              <m:r>
                <m:t>x</m:t>
              </m:r>
            </m:e>
            <m:lim>
              <m:r>
                <m:rPr>
                  <m:sty m:val="p"/>
                </m:rPr>
                <m:t>∼</m:t>
              </m:r>
            </m:lim>
          </m:limLow>
          <m:r>
            <m:rPr>
              <m:sty m:val="p"/>
            </m:rPr>
            <m:t>+</m:t>
          </m:r>
          <m:limLow>
            <m:e>
              <m:r>
                <m:t>y</m:t>
              </m:r>
            </m:e>
            <m:lim>
              <m:r>
                <m:rPr>
                  <m:sty m:val="p"/>
                </m:rPr>
                <m:t>∼</m:t>
              </m:r>
            </m:lim>
          </m:limLow>
          <m:sSub>
            <m:e>
              <m:r>
                <m:rPr>
                  <m:sty m:val="p"/>
                </m:rPr>
                <m:t>)</m:t>
              </m:r>
            </m:e>
            <m:sub>
              <m:r>
                <m:t>i</m:t>
              </m:r>
            </m:sub>
          </m:sSub>
          <m:limUpp>
            <m:e>
              <m:r>
                <m:rPr>
                  <m:sty m:val="p"/>
                </m:rPr>
                <m:t>=</m:t>
              </m:r>
            </m:e>
            <m:lim>
              <m:r>
                <m:rPr>
                  <m:nor/>
                  <m:sty m:val="p"/>
                </m:rPr>
                <m:t>def</m:t>
              </m:r>
            </m:lim>
          </m:limUpp>
          <m:sSub>
            <m:e>
              <m:r>
                <m:t>x</m:t>
              </m:r>
            </m:e>
            <m:sub>
              <m:r>
                <m:t>i</m:t>
              </m:r>
            </m:sub>
          </m:sSub>
          <m:r>
            <m:rPr>
              <m:sty m:val="p"/>
            </m:rPr>
            <m:t>+</m:t>
          </m:r>
          <m:sSub>
            <m:e>
              <m:r>
                <m:t>y</m:t>
              </m:r>
            </m:e>
            <m:sub>
              <m:r>
                <m:t>i</m:t>
              </m:r>
            </m:sub>
          </m:sSub>
          <m:r>
            <m:rPr>
              <m:sty m:val="p"/>
            </m:rPr>
            <m:t>,</m:t>
          </m:r>
          <m:r>
            <m:t> </m:t>
          </m:r>
          <m:r>
            <m:t>i</m:t>
          </m:r>
          <m:r>
            <m:rPr>
              <m:sty m:val="p"/>
            </m:rPr>
            <m:t>=</m:t>
          </m:r>
          <m:r>
            <m:t>1</m:t>
          </m:r>
          <m:r>
            <m:rPr>
              <m:sty m:val="p"/>
            </m:rPr>
            <m:t>,</m:t>
          </m:r>
          <m:r>
            <m:rPr>
              <m:sty m:val="p"/>
            </m:rPr>
            <m:t>…</m:t>
          </m:r>
          <m:r>
            <m:rPr>
              <m:sty m:val="p"/>
            </m:rPr>
            <m:t>,</m:t>
          </m:r>
          <m:r>
            <m:t>p</m:t>
          </m:r>
        </m:oMath>
      </m:oMathPara>
    </w:p>
    <w:p>
      <w:pPr>
        <w:pStyle w:val="FirstParagraph"/>
      </w:pPr>
      <w:ins w:id="238" w:author="PR Preview" w:date="2026-01-01T00:00:00Z">
        <w:r>
          <w:rPr>
            <w:b/>
            <w:bCs/>
          </w:rPr>
          <w:t xml:space="preserve">Definition 7 (Vector addition)</w:t>
        </w:r>
      </w:ins>
      <w:ins w:id="239" w:author="PR Preview" w:date="2026-01-01T00:00:00Z">
        <w:r>
          <w:t xml:space="preserve"> </w:t>
        </w:r>
      </w:ins>
      <w:ins w:id="240" w:author="PR Preview" w:date="2026-01-01T00:00:00Z">
        <w:r>
          <w:t xml:space="preserve">The</w:t>
        </w:r>
      </w:ins>
      <w:ins w:id="241" w:author="PR Preview" w:date="2026-01-01T00:00:00Z">
        <w:r>
          <w:t xml:space="preserve"> </w:t>
        </w:r>
      </w:ins>
      <w:ins w:id="242" w:author="PR Preview" w:date="2026-01-01T00:00:00Z">
        <w:r>
          <w:rPr>
            <w:b/>
            <w:bCs/>
          </w:rPr>
          <w:t xml:space="preserve">sum</w:t>
        </w:r>
      </w:ins>
      <w:ins w:id="243" w:author="PR Preview" w:date="2026-01-01T00:00:00Z">
        <w:r>
          <w:t xml:space="preserve"> </w:t>
        </w:r>
      </w:ins>
      <w:ins w:id="244" w:author="PR Preview" w:date="2026-01-01T00:00:00Z">
        <w:r>
          <w:t xml:space="preserve">of two column vectors</w:t>
        </w:r>
      </w:ins>
      <w:ins w:id="245" w:author="PR Preview" w:date="2026-01-01T00:00:00Z">
        <w:r>
          <w:t xml:space="preserve"> </w:t>
        </w:r>
      </w:ins>
      <w:ins w:id="246" w:author="PR Preview" w:date="2026-01-01T00:00:00Z">
        <w:r>
          <w:t xml:space="preserve">$\mathord{\smash[b]{\underset{\raise.3ex\hbox{$\scriptstyle\sim$}}{x}}\vphantom{x}}$</w:t>
        </w:r>
      </w:ins>
      <w:ins w:id="247" w:author="PR Preview" w:date="2026-01-01T00:00:00Z">
        <w:r>
          <w:t xml:space="preserve"> </w:t>
        </w:r>
      </w:ins>
      <w:ins w:id="248" w:author="PR Preview" w:date="2026-01-01T00:00:00Z">
        <w:r>
          <w:t xml:space="preserve">and</w:t>
        </w:r>
      </w:ins>
      <w:ins w:id="249" w:author="PR Preview" w:date="2026-01-01T00:00:00Z">
        <w:r>
          <w:t xml:space="preserve"> </w:t>
        </w:r>
      </w:ins>
      <w:ins w:id="250" w:author="PR Preview" w:date="2026-01-01T00:00:00Z">
        <w:r>
          <w:t xml:space="preserve">$\mathord{\smash[b]{\underset{\raise.3ex\hbox{$\scriptstyle\sim$}}{y}}\vphantom{y}}$</w:t>
        </w:r>
      </w:ins>
      <w:ins w:id="251" w:author="PR Preview" w:date="2026-01-01T00:00:00Z">
        <w:r>
          <w:t xml:space="preserve"> </w:t>
        </w:r>
      </w:ins>
      <w:ins w:id="252" w:author="PR Preview" w:date="2026-01-01T00:00:00Z">
        <w:r>
          <w:t xml:space="preserve">of the same length</w:t>
        </w:r>
      </w:ins>
      <w:ins w:id="253" w:author="PR Preview" w:date="2026-01-01T00:00:00Z">
        <w:r>
          <w:t xml:space="preserve"> </w:t>
        </w:r>
      </w:ins>
      <m:oMath>
        <m:r>
          <m:t>p</m:t>
        </m:r>
      </m:oMath>
      <w:ins w:id="254" w:author="PR Preview" w:date="2026-01-01T00:00:00Z">
        <w:r>
          <w:t xml:space="preserve"> </w:t>
        </w:r>
      </w:ins>
      <w:ins w:id="255" w:author="PR Preview" w:date="2026-01-01T00:00:00Z">
        <w:r>
          <w:t xml:space="preserve">is the column vector</w:t>
        </w:r>
      </w:ins>
      <w:ins w:id="256" w:author="PR Preview" w:date="2026-01-01T00:00:00Z">
        <w:r>
          <w:t xml:space="preserve"> </w:t>
        </w:r>
      </w:ins>
      <w:ins w:id="257" w:author="PR Preview" w:date="2026-01-01T00:00:00Z">
        <w:r>
          <w:t xml:space="preserve">$\mathord{\smash[b]{\underset{\raise.3ex\hbox{$\scriptstyle\sim$}}{x}}\vphantom{x}}+ \mathord{\smash[b]{\underset{\raise.3ex\hbox{$\scriptstyle\sim$}}{y}}\vphantom{y}}$</w:t>
        </w:r>
      </w:ins>
      <w:ins w:id="258" w:author="PR Preview" w:date="2026-01-01T00:00:00Z">
        <w:r>
          <w:t xml:space="preserve"> </w:t>
        </w:r>
      </w:ins>
      <w:ins w:id="259" w:author="PR Preview" w:date="2026-01-01T00:00:00Z">
        <w:r>
          <w:t xml:space="preserve">of length</w:t>
        </w:r>
      </w:ins>
      <w:ins w:id="260" w:author="PR Preview" w:date="2026-01-01T00:00:00Z">
        <w:r>
          <w:t xml:space="preserve"> </w:t>
        </w:r>
      </w:ins>
      <m:oMath>
        <m:r>
          <m:t>p</m:t>
        </m:r>
      </m:oMath>
      <w:ins w:id="261" w:author="PR Preview" w:date="2026-01-01T00:00:00Z">
        <w:r>
          <w:t xml:space="preserve"> </w:t>
        </w:r>
      </w:ins>
      <w:ins w:id="262" w:author="PR Preview" w:date="2026-01-01T00:00:00Z">
        <w:r>
          <w:t xml:space="preserve">obtained by adding entry by entry:</w:t>
        </w:r>
      </w:ins>
    </w:p>
    <w:p>
      <w:pPr>
        <w:pStyle w:val="BodyText"/>
      </w:pPr>
      <w:ins w:id="263" w:author="PR Preview" w:date="2026-01-01T00:00:00Z">
        <w:r>
          <w:t xml:space="preserve">$$(\mathord{\smash[b]{\underset{\raise.3ex\hbox{$\scriptstyle\sim$}}{x}}\vphantom{x}}+ \mathord{\smash[b]{\underset{\raise.3ex\hbox{$\scriptstyle\sim$}}{y}}\vphantom{y}})_i \stackrel{\text{def}}{=}x_i + y_i, \quad i = 1, \ldots, p$$</w:t>
        </w:r>
      </w:ins>
    </w:p>
    <w:bookmarkEnd w:id="26"/>
    <w:bookmarkStart w:id="27" w:name="exm-vector-addition"/>
    <w:p>
      <w:pPr>
        <w:pStyle w:val="FirstParagraph"/>
      </w:pPr>
      <w:r>
        <w:rPr>
          <w:b/>
          <w:bCs/>
        </w:rPr>
        <w:t xml:space="preserve">Example 4 (Adding two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2</m:t>
                        </m:r>
                      </m:e>
                    </m:mr>
                    <m:mr>
                      <m:e>
                        <m:r>
                          <m:t>3</m:t>
                        </m:r>
                      </m:e>
                    </m:mr>
                  </m:m>
                </m:e>
              </m:d>
              <m:r>
                <m:rPr>
                  <m:sty m:val="p"/>
                </m:rPr>
                <m:t>+</m:t>
              </m:r>
              <m:d>
                <m:dPr>
                  <m:begChr m:val="["/>
                  <m:sepChr m:val=""/>
                  <m:endChr m:val="]"/>
                  <m:grow/>
                </m:dPr>
                <m:e>
                  <m:m>
                    <m:mPr>
                      <m:baseJc m:val="center"/>
                      <m:plcHide m:val="on"/>
                      <m:mcs>
                        <m:mc>
                          <m:mcPr>
                            <m:mcJc m:val="center"/>
                            <m:count m:val="1"/>
                          </m:mcPr>
                        </m:mc>
                      </m:mcs>
                    </m:mPr>
                    <m:mr>
                      <m:e>
                        <m:r>
                          <m:t>4</m:t>
                        </m:r>
                      </m:e>
                    </m:mr>
                    <m:mr>
                      <m:e>
                        <m:r>
                          <m:t>5</m:t>
                        </m:r>
                      </m:e>
                    </m:mr>
                    <m:mr>
                      <m:e>
                        <m:r>
                          <m:t>6</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4</m:t>
                        </m:r>
                      </m:e>
                    </m:mr>
                    <m:mr>
                      <m:e>
                        <m:r>
                          <m:t>2</m:t>
                        </m:r>
                        <m:r>
                          <m:rPr>
                            <m:sty m:val="p"/>
                          </m:rPr>
                          <m:t>+</m:t>
                        </m:r>
                        <m:r>
                          <m:t>5</m:t>
                        </m:r>
                      </m:e>
                    </m:mr>
                    <m:mr>
                      <m:e>
                        <m:r>
                          <m:t>3</m:t>
                        </m:r>
                        <m:r>
                          <m:rPr>
                            <m:sty m:val="p"/>
                          </m:rPr>
                          <m:t>+</m:t>
                        </m:r>
                        <m:r>
                          <m:t>6</m:t>
                        </m:r>
                      </m:e>
                    </m:mr>
                  </m:m>
                </m:e>
              </m:d>
            </m:e>
            <m:e>
              <m:r>
                <m:t>&amp;</m:t>
              </m:r>
              <m:r>
                <m:rPr>
                  <m:sty m:val="p"/>
                </m:rPr>
                <m:t>=</m:t>
              </m:r>
              <m:d>
                <m:dPr>
                  <m:begChr m:val="["/>
                  <m:sepChr m:val=""/>
                  <m:endChr m:val="]"/>
                  <m:grow/>
                </m:dPr>
                <m:e>
                  <m:m>
                    <m:mPr>
                      <m:baseJc m:val="center"/>
                      <m:plcHide m:val="on"/>
                      <m:mcs>
                        <m:mc>
                          <m:mcPr>
                            <m:mcJc m:val="center"/>
                            <m:count m:val="1"/>
                          </m:mcPr>
                        </m:mc>
                      </m:mcs>
                    </m:mPr>
                    <m:mr>
                      <m:e>
                        <m:r>
                          <m:t>5</m:t>
                        </m:r>
                      </m:e>
                    </m:mr>
                    <m:mr>
                      <m:e>
                        <m:r>
                          <m:t>7</m:t>
                        </m:r>
                      </m:e>
                    </m:mr>
                    <m:mr>
                      <m:e>
                        <m:r>
                          <m:t>9</m:t>
                        </m:r>
                      </m:e>
                    </m:mr>
                  </m:m>
                </m:e>
              </m:d>
            </m:e>
          </m:eqArr>
        </m:oMath>
      </m:oMathPara>
    </w:p>
    <w:bookmarkEnd w:id="27"/>
    <w:bookmarkStart w:id="29" w:name="def-dot-product"/>
    <w:p>
      <w:pPr>
        <w:pStyle w:val="FirstParagraph"/>
      </w:pPr>
      <w:del w:id="264" w:author="PR Preview" w:date="2026-01-01T00:00:00Z">
        <w:r>
          <w:rPr>
            <w:b/>
            <w:bCs/>
          </w:rPr>
          <w:delText xml:space="preserve">Definition 8 (Dot product)</w:delText>
        </w:r>
      </w:del>
      <w:del w:id="265" w:author="PR Preview" w:date="2026-01-01T00:00:00Z">
        <w:r>
          <w:delText xml:space="preserve"> </w:delText>
        </w:r>
      </w:del>
      <w:del w:id="266" w:author="PR Preview" w:date="2026-01-01T00:00:00Z">
        <w:r>
          <w:delText xml:space="preserve">For any two real-valued vectors</w:delText>
        </w:r>
      </w:del>
      <w:del w:id="267"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oMath>
      <w:del w:id="268" w:author="PR Preview" w:date="2026-01-01T00:00:00Z">
        <w:r>
          <w:delText xml:space="preserve"> </w:delText>
        </w:r>
      </w:del>
      <w:del w:id="269" w:author="PR Preview" w:date="2026-01-01T00:00:00Z">
        <w:r>
          <w:delText xml:space="preserve">and</w:delText>
        </w:r>
      </w:del>
      <w:del w:id="270" w:author="PR Preview" w:date="2026-01-01T00:00:00Z">
        <w:r>
          <w:delText xml:space="preserve"> </w:delText>
        </w:r>
      </w:del>
      <m:oMath>
        <m:limLow>
          <m:e>
            <m:r>
              <m:t>y</m:t>
            </m:r>
          </m:e>
          <m:lim>
            <m:r>
              <m:rPr>
                <m:sty m:val="p"/>
              </m:rPr>
              <m:t>∼</m:t>
            </m:r>
          </m:lim>
        </m:limLow>
        <m:r>
          <m:rPr>
            <m:sty m:val="p"/>
          </m:rPr>
          <m:t>=</m:t>
        </m:r>
        <m:r>
          <m:rPr>
            <m:sty m:val="p"/>
          </m:rPr>
          <m:t>(</m:t>
        </m:r>
        <m:sSub>
          <m:e>
            <m:r>
              <m:t>y</m:t>
            </m:r>
          </m:e>
          <m:sub>
            <m:r>
              <m:t>1</m:t>
            </m:r>
          </m:sub>
        </m:sSub>
        <m:r>
          <m:rPr>
            <m:sty m:val="p"/>
          </m:rPr>
          <m:t>,</m:t>
        </m:r>
        <m:r>
          <m:rPr>
            <m:sty m:val="p"/>
          </m:rPr>
          <m:t>…</m:t>
        </m:r>
        <m:r>
          <m:rPr>
            <m:sty m:val="p"/>
          </m:rPr>
          <m:t>,</m:t>
        </m:r>
        <m:sSub>
          <m:e>
            <m:r>
              <m:t>y</m:t>
            </m:r>
          </m:e>
          <m:sub>
            <m:r>
              <m:t>p</m:t>
            </m:r>
          </m:sub>
        </m:sSub>
        <m:r>
          <m:rPr>
            <m:sty m:val="p"/>
          </m:rPr>
          <m:t>)</m:t>
        </m:r>
      </m:oMath>
      <w:del w:id="271" w:author="PR Preview" w:date="2026-01-01T00:00:00Z">
        <w:r>
          <w:delText xml:space="preserve"> </w:delText>
        </w:r>
      </w:del>
      <w:del w:id="272" w:author="PR Preview" w:date="2026-01-01T00:00:00Z">
        <w:r>
          <w:delText xml:space="preserve">of the same length</w:delText>
        </w:r>
      </w:del>
      <w:del w:id="273" w:author="PR Preview" w:date="2026-01-01T00:00:00Z">
        <w:r>
          <w:delText xml:space="preserve"> </w:delText>
        </w:r>
      </w:del>
      <m:oMath>
        <m:r>
          <m:t>p</m:t>
        </m:r>
      </m:oMath>
      <w:del w:id="274" w:author="PR Preview" w:date="2026-01-01T00:00:00Z">
        <w:r>
          <w:delText xml:space="preserve">,</w:delText>
        </w:r>
      </w:del>
      <w:del w:id="275" w:author="PR Preview" w:date="2026-01-01T00:00:00Z">
        <w:r>
          <w:delText xml:space="preserve"> </w:delText>
        </w:r>
      </w:del>
      <w:del w:id="276" w:author="PR Preview" w:date="2026-01-01T00:00:00Z">
        <w:r>
          <w:delText xml:space="preserve">the</w:delText>
        </w:r>
      </w:del>
      <w:del w:id="277" w:author="PR Preview" w:date="2026-01-01T00:00:00Z">
        <w:r>
          <w:delText xml:space="preserve"> </w:delText>
        </w:r>
      </w:del>
      <w:del w:id="278" w:author="PR Preview" w:date="2026-01-01T00:00:00Z">
        <w:r>
          <w:rPr>
            <w:b/>
            <w:bCs/>
          </w:rPr>
          <w:delText xml:space="preserve">dot product</w:delText>
        </w:r>
      </w:del>
      <w:del w:id="279" w:author="PR Preview" w:date="2026-01-01T00:00:00Z">
        <w:r>
          <w:delText xml:space="preserve"> </w:delText>
        </w:r>
      </w:del>
      <w:del w:id="280" w:author="PR Preview" w:date="2026-01-01T00:00:00Z">
        <w:r>
          <w:delText xml:space="preserve">of</w:delText>
        </w:r>
      </w:del>
      <w:del w:id="281" w:author="PR Preview" w:date="2026-01-01T00:00:00Z">
        <w:r>
          <w:delText xml:space="preserve"> </w:delText>
        </w:r>
      </w:del>
      <m:oMath>
        <m:limLow>
          <m:e>
            <m:r>
              <m:t>x</m:t>
            </m:r>
          </m:e>
          <m:lim>
            <m:r>
              <m:rPr>
                <m:sty m:val="p"/>
              </m:rPr>
              <m:t>∼</m:t>
            </m:r>
          </m:lim>
        </m:limLow>
      </m:oMath>
      <w:del w:id="282" w:author="PR Preview" w:date="2026-01-01T00:00:00Z">
        <w:r>
          <w:delText xml:space="preserve"> </w:delText>
        </w:r>
      </w:del>
      <w:del w:id="283" w:author="PR Preview" w:date="2026-01-01T00:00:00Z">
        <w:r>
          <w:delText xml:space="preserve">and</w:delText>
        </w:r>
      </w:del>
      <w:del w:id="284" w:author="PR Preview" w:date="2026-01-01T00:00:00Z">
        <w:r>
          <w:delText xml:space="preserve"> </w:delText>
        </w:r>
      </w:del>
      <m:oMath>
        <m:limLow>
          <m:e>
            <m:r>
              <m:t>y</m:t>
            </m:r>
          </m:e>
          <m:lim>
            <m:r>
              <m:rPr>
                <m:sty m:val="p"/>
              </m:rPr>
              <m:t>∼</m:t>
            </m:r>
          </m:lim>
        </m:limLow>
      </m:oMath>
      <w:del w:id="285" w:author="PR Preview" w:date="2026-01-01T00:00:00Z">
        <w:r>
          <w:delText xml:space="preserve"> </w:delText>
        </w:r>
      </w:del>
      <w:del w:id="286" w:author="PR Preview" w:date="2026-01-01T00:00:00Z">
        <w:r>
          <w:delText xml:space="preserve">is:</w:delText>
        </w:r>
      </w:del>
    </w:p>
    <w:p>
      <w:pPr>
        <w:pStyle w:val="BodyText"/>
      </w:pPr>
      <w:bookmarkStart w:id="28" w:name="eq-inner-product"/>
      <m:oMathPara>
        <m:oMathParaPr>
          <m:jc m:val="center"/>
        </m:oMathParaPr>
        <m:oMath>
          <m:limLow>
            <m:e>
              <m:r>
                <m:t>x</m:t>
              </m:r>
            </m:e>
            <m:lim>
              <m:r>
                <m:rPr>
                  <m:sty m:val="p"/>
                </m:rPr>
                <m:t>∼</m:t>
              </m:r>
            </m:lim>
          </m:limLow>
          <m:r>
            <m:rPr>
              <m:sty m:val="p"/>
            </m:rPr>
            <m:t>⋅</m:t>
          </m:r>
          <m:limLow>
            <m:e>
              <m:r>
                <m:t>y</m:t>
              </m:r>
            </m:e>
            <m:lim>
              <m:r>
                <m:rPr>
                  <m:sty m:val="p"/>
                </m:rPr>
                <m:t>∼</m:t>
              </m:r>
            </m:lim>
          </m:limLow>
          <m:r>
            <m:rPr>
              <m:sty m:val="p"/>
            </m:rPr>
            <m:t>=</m:t>
          </m:r>
          <m:sSup>
            <m:e>
              <m:limLow>
                <m:e>
                  <m:r>
                    <m:t>x</m:t>
                  </m:r>
                </m:e>
                <m:lim>
                  <m:r>
                    <m:rPr>
                      <m:sty m:val="p"/>
                    </m:rPr>
                    <m:t>∼</m:t>
                  </m:r>
                </m:lim>
              </m:limLow>
            </m:e>
            <m:sup>
              <m:r>
                <m:rPr>
                  <m:sty m:val="p"/>
                </m:rPr>
                <m:t>⊤</m:t>
              </m:r>
            </m:sup>
          </m:sSup>
          <m:limLow>
            <m:e>
              <m:r>
                <m:t>y</m:t>
              </m:r>
            </m:e>
            <m:lim>
              <m:r>
                <m:rPr>
                  <m:sty m:val="p"/>
                </m:rPr>
                <m:t>∼</m:t>
              </m:r>
            </m:lim>
          </m:limLow>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  </m:t>
          </m:r>
          <m:r>
            <m:rPr>
              <m:sty m:val="p"/>
            </m:rPr>
            <m:t>(</m:t>
          </m:r>
          <m:r>
            <m:t>1</m:t>
          </m:r>
          <m:r>
            <m:rPr>
              <m:sty m:val="p"/>
            </m:rPr>
            <m:t>)</m:t>
          </m:r>
        </m:oMath>
      </m:oMathPara>
      <w:bookmarkEnd w:id="28"/>
    </w:p>
    <w:p>
      <w:pPr>
        <w:pStyle w:val="FirstParagraph"/>
      </w:pPr>
      <w:ins w:id="287" w:author="PR Preview" w:date="2026-01-01T00:00:00Z">
        <w:r>
          <w:rPr>
            <w:b/>
            <w:bCs/>
          </w:rPr>
          <w:t xml:space="preserve">Definition 8 (Dot product)</w:t>
        </w:r>
      </w:ins>
      <w:ins w:id="288" w:author="PR Preview" w:date="2026-01-01T00:00:00Z">
        <w:r>
          <w:t xml:space="preserve"> </w:t>
        </w:r>
      </w:ins>
      <w:ins w:id="289" w:author="PR Preview" w:date="2026-01-01T00:00:00Z">
        <w:r>
          <w:t xml:space="preserve">For any two real-valued vectors</w:t>
        </w:r>
      </w:ins>
      <w:ins w:id="290" w:author="PR Preview" w:date="2026-01-01T00:00:00Z">
        <w:r>
          <w:t xml:space="preserve"> </w:t>
        </w:r>
      </w:ins>
      <w:ins w:id="291" w:author="PR Preview" w:date="2026-01-01T00:00:00Z">
        <w:r>
          <w:t xml:space="preserve">$\mathord{\smash[b]{\underset{\raise.3ex\hbox{$\scriptstyle\sim$}}{x}}\vphantom{x}}= (x_1, \ldots, x_p)$</w:t>
        </w:r>
      </w:ins>
      <w:ins w:id="292" w:author="PR Preview" w:date="2026-01-01T00:00:00Z">
        <w:r>
          <w:t xml:space="preserve"> </w:t>
        </w:r>
      </w:ins>
      <w:ins w:id="293" w:author="PR Preview" w:date="2026-01-01T00:00:00Z">
        <w:r>
          <w:t xml:space="preserve">and</w:t>
        </w:r>
      </w:ins>
      <w:ins w:id="294" w:author="PR Preview" w:date="2026-01-01T00:00:00Z">
        <w:r>
          <w:t xml:space="preserve"> </w:t>
        </w:r>
      </w:ins>
      <w:ins w:id="295" w:author="PR Preview" w:date="2026-01-01T00:00:00Z">
        <w:r>
          <w:t xml:space="preserve">$\mathord{\smash[b]{\underset{\raise.3ex\hbox{$\scriptstyle\sim$}}{y}}\vphantom{y}}= (y_1, \ldots, y_p)$</w:t>
        </w:r>
      </w:ins>
      <w:ins w:id="296" w:author="PR Preview" w:date="2026-01-01T00:00:00Z">
        <w:r>
          <w:t xml:space="preserve"> </w:t>
        </w:r>
      </w:ins>
      <w:ins w:id="297" w:author="PR Preview" w:date="2026-01-01T00:00:00Z">
        <w:r>
          <w:t xml:space="preserve">of the same length</w:t>
        </w:r>
      </w:ins>
      <w:ins w:id="298" w:author="PR Preview" w:date="2026-01-01T00:00:00Z">
        <w:r>
          <w:t xml:space="preserve"> </w:t>
        </w:r>
      </w:ins>
      <m:oMath>
        <m:r>
          <m:t>p</m:t>
        </m:r>
      </m:oMath>
      <w:ins w:id="299" w:author="PR Preview" w:date="2026-01-01T00:00:00Z">
        <w:r>
          <w:t xml:space="preserve">,</w:t>
        </w:r>
      </w:ins>
      <w:ins w:id="300" w:author="PR Preview" w:date="2026-01-01T00:00:00Z">
        <w:r>
          <w:t xml:space="preserve"> </w:t>
        </w:r>
      </w:ins>
      <w:ins w:id="301" w:author="PR Preview" w:date="2026-01-01T00:00:00Z">
        <w:r>
          <w:t xml:space="preserve">the</w:t>
        </w:r>
      </w:ins>
      <w:ins w:id="302" w:author="PR Preview" w:date="2026-01-01T00:00:00Z">
        <w:r>
          <w:t xml:space="preserve"> </w:t>
        </w:r>
      </w:ins>
      <w:ins w:id="303" w:author="PR Preview" w:date="2026-01-01T00:00:00Z">
        <w:r>
          <w:rPr>
            <w:b/>
            <w:bCs/>
          </w:rPr>
          <w:t xml:space="preserve">dot product</w:t>
        </w:r>
      </w:ins>
      <w:ins w:id="304" w:author="PR Preview" w:date="2026-01-01T00:00:00Z">
        <w:r>
          <w:t xml:space="preserve"> </w:t>
        </w:r>
      </w:ins>
      <w:ins w:id="305" w:author="PR Preview" w:date="2026-01-01T00:00:00Z">
        <w:r>
          <w:t xml:space="preserve">of</w:t>
        </w:r>
      </w:ins>
      <w:ins w:id="306" w:author="PR Preview" w:date="2026-01-01T00:00:00Z">
        <w:r>
          <w:t xml:space="preserve"> </w:t>
        </w:r>
      </w:ins>
      <w:ins w:id="307" w:author="PR Preview" w:date="2026-01-01T00:00:00Z">
        <w:r>
          <w:t xml:space="preserve">$\mathord{\smash[b]{\underset{\raise.3ex\hbox{$\scriptstyle\sim$}}{x}}\vphantom{x}}$</w:t>
        </w:r>
      </w:ins>
      <w:ins w:id="308" w:author="PR Preview" w:date="2026-01-01T00:00:00Z">
        <w:r>
          <w:t xml:space="preserve"> </w:t>
        </w:r>
      </w:ins>
      <w:ins w:id="309" w:author="PR Preview" w:date="2026-01-01T00:00:00Z">
        <w:r>
          <w:t xml:space="preserve">and</w:t>
        </w:r>
      </w:ins>
      <w:ins w:id="310" w:author="PR Preview" w:date="2026-01-01T00:00:00Z">
        <w:r>
          <w:t xml:space="preserve"> </w:t>
        </w:r>
      </w:ins>
      <w:ins w:id="311" w:author="PR Preview" w:date="2026-01-01T00:00:00Z">
        <w:r>
          <w:t xml:space="preserve">$\mathord{\smash[b]{\underset{\raise.3ex\hbox{$\scriptstyle\sim$}}{y}}\vphantom{y}}$</w:t>
        </w:r>
      </w:ins>
      <w:ins w:id="312" w:author="PR Preview" w:date="2026-01-01T00:00:00Z">
        <w:r>
          <w:t xml:space="preserve"> </w:t>
        </w:r>
      </w:ins>
      <w:ins w:id="313" w:author="PR Preview" w:date="2026-01-01T00:00:00Z">
        <w:r>
          <w:t xml:space="preserve">is:</w:t>
        </w:r>
      </w:ins>
    </w:p>
    <w:p>
      <w:pPr>
        <w:pStyle w:val="BodyText"/>
      </w:pPr>
      <w:bookmarkStart w:id="28" w:name="eq-inner-product"/>
      <w:ins w:id="314" w:author="PR Preview" w:date="2026-01-01T00:00:00Z">
        <w:r>
          <w:t xml:space="preserve">$$\mathord{\smash[b]{\underset{\raise.3ex\hbox{$\scriptstyle\sim$}}{x}}\vphantom{x}}\cdot \mathord{\smash[b]{\underset{\raise.3ex\hbox{$\scriptstyle\sim$}}{y}}\vphantom{y}}= \mathord{\smash[b]{\underset{\raise.3ex\hbox{$\scriptstyle\sim$}}{x}}\vphantom{x}}^{\top} \mathord{\smash[b]{\underset{\raise.3ex\hbox{$\scriptstyle\sim$}}{y}}\vphantom{y}}\stackrel{\text{def}}{=}\sum_{i=1}^px_i y_i \qquad(1)$$</w:t>
        </w:r>
      </w:ins>
      <w:bookmarkEnd w:id="28"/>
    </w:p>
    <w:bookmarkEnd w:id="29"/>
    <w:p>
      <w:pPr>
        <w:pStyle w:val="FirstParagraph"/>
      </w:pPr>
      <w:r>
        <w:t xml:space="preserve">See also the definitions in:</w:t>
      </w:r>
    </w:p>
    <w:p>
      <w:pPr>
        <w:numPr>
          <w:ilvl w:val="0"/>
          <w:numId w:val="1003"/>
        </w:numPr>
      </w:pPr>
      <w:r>
        <w:t xml:space="preserve">Dobson and Barnett (2018)</w:t>
      </w:r>
      <w:r>
        <w:t xml:space="preserve">, Section 1.3 (equation 1.1, page 7)</w:t>
      </w:r>
    </w:p>
    <w:p>
      <w:pPr>
        <w:numPr>
          <w:ilvl w:val="0"/>
          <w:numId w:val="1003"/>
        </w:numPr>
      </w:pPr>
      <w:r>
        <w:t xml:space="preserve">Kaplan (2022)</w:t>
      </w:r>
      <w:r>
        <w:t xml:space="preserve">, chapter on vectors</w:t>
      </w:r>
      <w:r>
        <w:t xml:space="preserve"> </w:t>
      </w:r>
    </w:p>
    <w:p>
      <w:pPr>
        <w:numPr>
          <w:ilvl w:val="0"/>
          <w:numId w:val="1003"/>
        </w:numPr>
      </w:pPr>
      <w:hyperlink r:id="rId30">
        <w:r>
          <w:rPr>
            <w:rStyle w:val="Hyperlink"/>
          </w:rPr>
          <w:t xml:space="preserve">wikipedia</w:t>
        </w:r>
      </w:hyperlink>
    </w:p>
    <w:p>
      <w:pPr>
        <w:pStyle w:val="FirstParagraph"/>
      </w:pPr>
      <w:r>
        <w:t xml:space="preserve">The dot product has a different generalization for two matrices;</w:t>
      </w:r>
      <w:r>
        <w:t xml:space="preserve"> </w:t>
      </w:r>
      <w:r>
        <w:t xml:space="preserve">see</w:t>
      </w:r>
      <w:r>
        <w:t xml:space="preserve"> </w:t>
      </w:r>
      <w:hyperlink r:id="rId31">
        <w:r>
          <w:rPr>
            <w:rStyle w:val="Hyperlink"/>
          </w:rPr>
          <w:t xml:space="preserve">wikipedia</w:t>
        </w:r>
      </w:hyperlink>
      <w:r>
        <w:t xml:space="preserve"> </w:t>
      </w:r>
      <w:r>
        <w:t xml:space="preserve">for more.</w:t>
      </w:r>
    </w:p>
    <w:bookmarkStart w:id="32" w:name="exm-dot-product"/>
    <w:p>
      <w:pPr>
        <w:pStyle w:val="BodyText"/>
      </w:pPr>
      <w:del w:id="315" w:author="PR Preview" w:date="2026-01-01T00:00:00Z">
        <w:r>
          <w:rPr>
            <w:b/>
            <w:bCs/>
          </w:rPr>
          <w:delText xml:space="preserve">Example 5 (A dot product)</w:delText>
        </w:r>
      </w:del>
      <w:del w:id="316" w:author="PR Preview" w:date="2026-01-01T00:00:00Z">
        <w:r>
          <w:delText xml:space="preserve"> </w:delText>
        </w:r>
      </w:del>
      <w:del w:id="317" w:author="PR Preview" w:date="2026-01-01T00:00:00Z">
        <w:r>
          <w:delText xml:space="preserve">For</w:delText>
        </w:r>
      </w:del>
      <w:del w:id="318"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319" w:author="PR Preview" w:date="2026-01-01T00:00:00Z">
        <w:r>
          <w:delText xml:space="preserve"> </w:delText>
        </w:r>
      </w:del>
      <w:del w:id="320" w:author="PR Preview" w:date="2026-01-01T00:00:00Z">
        <w:r>
          <w:delText xml:space="preserve">and</w:delText>
        </w:r>
      </w:del>
      <w:del w:id="321"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t>5</m:t>
        </m:r>
        <m:r>
          <m:rPr>
            <m:sty m:val="p"/>
          </m:rPr>
          <m:t>,</m:t>
        </m:r>
        <m:r>
          <m:t>6</m:t>
        </m:r>
        <m:r>
          <m:rPr>
            <m:sty m:val="p"/>
          </m:rPr>
          <m:t>)</m:t>
        </m:r>
      </m:oMath>
      <w:del w:id="322"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2</m:t>
              </m:r>
              <m:r>
                <m:rPr>
                  <m:sty m:val="p"/>
                </m:rPr>
                <m:t>⋅</m:t>
              </m:r>
              <m:r>
                <m:t>5</m:t>
              </m:r>
              <m:r>
                <m:rPr>
                  <m:sty m:val="p"/>
                </m:rPr>
                <m:t>+</m:t>
              </m:r>
              <m:r>
                <m:t>3</m:t>
              </m:r>
              <m:r>
                <m:rPr>
                  <m:sty m:val="p"/>
                </m:rPr>
                <m:t>⋅</m:t>
              </m:r>
              <m:r>
                <m:t>6</m:t>
              </m:r>
              <m:r>
                <m:t>&amp;</m:t>
              </m:r>
              <m:r>
                <m:t>&amp;</m:t>
              </m:r>
              <m:r>
                <m:rPr>
                  <m:nor/>
                  <m:sty m:val="p"/>
                </m:rPr>
                <m:t>(definition of the dot product)</m:t>
              </m:r>
            </m:e>
            <m:e>
              <m:r>
                <m:t>&amp;</m:t>
              </m:r>
              <m:r>
                <m:rPr>
                  <m:sty m:val="p"/>
                </m:rPr>
                <m:t>=</m:t>
              </m:r>
              <m:r>
                <m:t>4</m:t>
              </m:r>
              <m:r>
                <m:rPr>
                  <m:sty m:val="p"/>
                </m:rPr>
                <m:t>+</m:t>
              </m:r>
              <m:r>
                <m:t>10</m:t>
              </m:r>
              <m:r>
                <m:rPr>
                  <m:sty m:val="p"/>
                </m:rPr>
                <m:t>+</m:t>
              </m:r>
              <m:r>
                <m:t>18</m:t>
              </m:r>
              <m:r>
                <m:t>&amp;</m:t>
              </m:r>
              <m:r>
                <m:t>&amp;</m:t>
              </m:r>
              <m:r>
                <m:rPr>
                  <m:nor/>
                  <m:sty m:val="p"/>
                </m:rPr>
                <m:t>(multiply)</m:t>
              </m:r>
            </m:e>
            <m:e>
              <m:r>
                <m:t>&amp;</m:t>
              </m:r>
              <m:r>
                <m:rPr>
                  <m:sty m:val="p"/>
                </m:rPr>
                <m:t>=</m:t>
              </m:r>
              <m:r>
                <m:t>32</m:t>
              </m:r>
              <m:r>
                <m:t>&amp;</m:t>
              </m:r>
              <m:r>
                <m:t>&amp;</m:t>
              </m:r>
              <m:r>
                <m:rPr>
                  <m:nor/>
                  <m:sty m:val="p"/>
                </m:rPr>
                <m:t>(add)</m:t>
              </m:r>
            </m:e>
          </m:eqArr>
        </m:oMath>
      </m:oMathPara>
    </w:p>
    <w:p>
      <w:pPr>
        <w:pStyle w:val="BodyText"/>
      </w:pPr>
      <w:ins w:id="323" w:author="PR Preview" w:date="2026-01-01T00:00:00Z">
        <w:r>
          <w:rPr>
            <w:b/>
            <w:bCs/>
          </w:rPr>
          <w:t xml:space="preserve">Example 5 (A dot product)</w:t>
        </w:r>
      </w:ins>
      <w:ins w:id="324" w:author="PR Preview" w:date="2026-01-01T00:00:00Z">
        <w:r>
          <w:t xml:space="preserve"> </w:t>
        </w:r>
      </w:ins>
      <w:ins w:id="325" w:author="PR Preview" w:date="2026-01-01T00:00:00Z">
        <w:r>
          <w:t xml:space="preserve">For</w:t>
        </w:r>
      </w:ins>
      <w:ins w:id="326" w:author="PR Preview" w:date="2026-01-01T00:00:00Z">
        <w:r>
          <w:t xml:space="preserve"> </w:t>
        </w:r>
      </w:ins>
      <w:ins w:id="327" w:author="PR Preview" w:date="2026-01-01T00:00:00Z">
        <w:r>
          <w:t xml:space="preserve">$\mathord{\smash[b]{\underset{\raise.3ex\hbox{$\scriptstyle\sim$}}{x}}\vphantom{x}}= (1, 2, 3)$</w:t>
        </w:r>
      </w:ins>
      <w:ins w:id="328" w:author="PR Preview" w:date="2026-01-01T00:00:00Z">
        <w:r>
          <w:t xml:space="preserve"> </w:t>
        </w:r>
      </w:ins>
      <w:ins w:id="329" w:author="PR Preview" w:date="2026-01-01T00:00:00Z">
        <w:r>
          <w:t xml:space="preserve">and</w:t>
        </w:r>
      </w:ins>
      <w:ins w:id="330" w:author="PR Preview" w:date="2026-01-01T00:00:00Z">
        <w:r>
          <w:t xml:space="preserve"> </w:t>
        </w:r>
      </w:ins>
      <w:ins w:id="331" w:author="PR Preview" w:date="2026-01-01T00:00:00Z">
        <w:r>
          <w:t xml:space="preserve">$\mathord{\smash[b]{\underset{\raise.3ex\hbox{$\scriptstyle\sim$}}{y}}\vphantom{y}}= (4, 5, 6)$</w:t>
        </w:r>
      </w:ins>
      <w:ins w:id="332" w:author="PR Preview" w:date="2026-01-01T00:00:00Z">
        <w:r>
          <w:t xml:space="preserve">:</w:t>
        </w:r>
      </w:ins>
    </w:p>
    <w:p>
      <w:pPr>
        <w:pStyle w:val="BodyText"/>
      </w:pPr>
      <w:ins w:id="333" w:author="PR Preview" w:date="2026-01-01T00:00:00Z">
        <w:r>
          <w:t xml:space="preserve">$$
    \begin{aligned}
    \mathord{\smash[b]{\underset{\raise.3ex\hbox{$\scriptstyle\sim$}}{x}}\vphantom{x}}\cdot \mathord{\smash[b]{\underset{\raise.3ex\hbox{$\scriptstyle\sim$}}{y}}\vphantom{y}}
    &amp;= 1 \cdot 4 + 2 \cdot 5 + 3 \cdot 6
    &amp;&amp; \text{(definition of the dot product)}
    \\
    &amp;= 4 + 10 + 18
    &amp;&amp; \text{(multiply)}
    \\
    &amp;= 32
    &amp;&amp; \text{(add)}
    \end{aligned}
    $$</w:t>
        </w:r>
      </w:ins>
    </w:p>
    <w:bookmarkEnd w:id="32"/>
    <w:bookmarkStart w:id="33" w:name="def-linear-combination"/>
    <w:p>
      <w:pPr>
        <w:pStyle w:val="FirstParagraph"/>
      </w:pPr>
      <w:r>
        <w:rPr>
          <w:b/>
          <w:bCs/>
        </w:rPr>
        <w:t xml:space="preserve">Definition 9 (Linear combination)</w:t>
      </w:r>
      <w:r>
        <w:t xml:space="preserve"> </w:t>
      </w:r>
      <w:r>
        <w:t xml:space="preserve">A</w:t>
      </w:r>
      <w:r>
        <w:t xml:space="preserve"> </w:t>
      </w:r>
      <w:r>
        <w:rPr>
          <w:b/>
          <w:bCs/>
        </w:rPr>
        <w:t xml:space="preserve">linear combination</w:t>
      </w:r>
      <w:r>
        <w:t xml:space="preserve"> </w:t>
      </w:r>
      <w:r>
        <w:t xml:space="preserve">of the numbers</w:t>
      </w:r>
      <w:r>
        <w:t xml:space="preserve"> </w:t>
      </w:r>
      <m:oMath>
        <m:sSub>
          <m:e>
            <m:r>
              <m:t>a</m:t>
            </m:r>
          </m:e>
          <m:sub>
            <m:r>
              <m:t>1</m:t>
            </m:r>
          </m:sub>
        </m:sSub>
        <m:r>
          <m:rPr>
            <m:sty m:val="p"/>
          </m:rPr>
          <m:t>,</m:t>
        </m:r>
        <m:r>
          <m:rPr>
            <m:sty m:val="p"/>
          </m:rPr>
          <m:t>…</m:t>
        </m:r>
        <m:r>
          <m:rPr>
            <m:sty m:val="p"/>
          </m:rPr>
          <m:t>,</m:t>
        </m:r>
        <m:sSub>
          <m:e>
            <m:r>
              <m:t>a</m:t>
            </m:r>
          </m:e>
          <m:sub>
            <m:r>
              <m:t>k</m:t>
            </m:r>
          </m:sub>
        </m:sSub>
      </m:oMath>
      <w:r>
        <w:t xml:space="preserve"> </w:t>
      </w:r>
      <w:r>
        <w:t xml:space="preserve">with coefficients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w:t>
      </w:r>
      <w:hyperlink w:anchor="def-lincom-coefficient">
        <w:r>
          <w:rPr>
            <w:rStyle w:val="Hyperlink"/>
          </w:rPr>
          <w:t xml:space="preserve">Definition 10</w:t>
        </w:r>
      </w:hyperlink>
      <w:r>
        <w:t xml:space="preserve">)</w:t>
      </w:r>
      <w:r>
        <w:t xml:space="preserve"> </w:t>
      </w:r>
      <w:r>
        <w:t xml:space="preserve">is the weighted sum</w:t>
      </w:r>
    </w:p>
    <w:p>
      <w:pPr>
        <w:pStyle w:val="BodyText"/>
      </w:pPr>
      <m:oMathPara>
        <m:oMathParaPr>
          <m:jc m:val="center"/>
        </m:oMathParaPr>
        <m:oMath>
          <m:sSub>
            <m:e>
              <m:r>
                <m:t>c</m:t>
              </m:r>
            </m:e>
            <m:sub>
              <m:r>
                <m:t>1</m:t>
              </m:r>
            </m:sub>
          </m:sSub>
          <m:sSub>
            <m:e>
              <m:r>
                <m:t>a</m:t>
              </m:r>
            </m:e>
            <m:sub>
              <m:r>
                <m:t>1</m:t>
              </m:r>
            </m:sub>
          </m:sSub>
          <m:r>
            <m:rPr>
              <m:sty m:val="p"/>
            </m:rPr>
            <m:t>+</m:t>
          </m:r>
          <m:r>
            <m:rPr>
              <m:sty m:val="p"/>
            </m:rPr>
            <m:t>⋯</m:t>
          </m:r>
          <m:r>
            <m:rPr>
              <m:sty m:val="p"/>
            </m:rPr>
            <m:t>+</m:t>
          </m:r>
          <m:sSub>
            <m:e>
              <m:r>
                <m:t>c</m:t>
              </m:r>
            </m:e>
            <m:sub>
              <m:r>
                <m:t>k</m:t>
              </m:r>
            </m:sub>
          </m:sSub>
          <m:sSub>
            <m:e>
              <m:r>
                <m:t>a</m:t>
              </m:r>
            </m:e>
            <m:sub>
              <m:r>
                <m:t>k</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m:oMathPara>
    </w:p>
    <w:p>
      <w:pPr>
        <w:pStyle w:val="FirstParagraph"/>
      </w:pPr>
      <w:del w:id="334" w:author="PR Preview" w:date="2026-01-01T00:00:00Z">
        <w:r>
          <w:delText xml:space="preserve">A linear combination of vectors</w:delText>
        </w:r>
      </w:del>
      <w:del w:id="335"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36" w:author="PR Preview" w:date="2026-01-01T00:00:00Z">
        <w:r>
          <w:delText xml:space="preserve"> </w:delText>
        </w:r>
      </w:del>
      <w:del w:id="337" w:author="PR Preview" w:date="2026-01-01T00:00:00Z">
        <w:r>
          <w:delText xml:space="preserve">of the same length</w:delText>
        </w:r>
      </w:del>
      <w:del w:id="338" w:author="PR Preview" w:date="2026-01-01T00:00:00Z">
        <w:r>
          <w:delText xml:space="preserve"> </w:delText>
        </w:r>
      </w:del>
      <w:del w:id="339" w:author="PR Preview" w:date="2026-01-01T00:00:00Z">
        <w:r>
          <w:delText xml:space="preserve">is defined entry by entry:</w:delText>
        </w:r>
      </w:del>
      <w:del w:id="340" w:author="PR Preview" w:date="2026-01-01T00:00:00Z">
        <w:r>
          <w:delText xml:space="preserve"> </w:delText>
        </w:r>
      </w:del>
      <w:del w:id="341" w:author="PR Preview" w:date="2026-01-01T00:00:00Z">
        <w:r>
          <w:delText xml:space="preserve">entry</w:delText>
        </w:r>
      </w:del>
      <w:del w:id="342" w:author="PR Preview" w:date="2026-01-01T00:00:00Z">
        <w:r>
          <w:delText xml:space="preserve"> </w:delText>
        </w:r>
      </w:del>
      <m:oMath>
        <m:r>
          <m:t>j</m:t>
        </m:r>
      </m:oMath>
      <w:del w:id="343" w:author="PR Preview" w:date="2026-01-01T00:00:00Z">
        <w:r>
          <w:delText xml:space="preserve"> </w:delText>
        </w:r>
      </w:del>
      <w:del w:id="344" w:author="PR Preview" w:date="2026-01-01T00:00:00Z">
        <w:r>
          <w:delText xml:space="preserve">of</w:delText>
        </w:r>
      </w:del>
      <w:del w:id="345" w:author="PR Preview" w:date="2026-01-01T00:00:00Z">
        <w:r>
          <w:delText xml:space="preserve"> </w:delText>
        </w:r>
      </w:del>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oMath>
      <w:del w:id="346" w:author="PR Preview" w:date="2026-01-01T00:00:00Z">
        <w:r>
          <w:delText xml:space="preserve"> </w:delText>
        </w:r>
      </w:del>
      <w:del w:id="347" w:author="PR Preview" w:date="2026-01-01T00:00:00Z">
        <w:r>
          <w:delText xml:space="preserve">is the linear combination</w:delText>
        </w:r>
      </w:del>
      <w:del w:id="348" w:author="PR Preview" w:date="2026-01-01T00:00:00Z">
        <w:r>
          <w:delText xml:space="preserve"> </w:delText>
        </w:r>
      </w:del>
      <w:del w:id="349" w:author="PR Preview" w:date="2026-01-01T00:00:00Z">
        <w:r>
          <w:delText xml:space="preserve">of the</w:delText>
        </w:r>
      </w:del>
      <w:del w:id="350" w:author="PR Preview" w:date="2026-01-01T00:00:00Z">
        <w:r>
          <w:delText xml:space="preserve"> </w:delText>
        </w:r>
      </w:del>
      <m:oMath>
        <m:r>
          <m:t>j</m:t>
        </m:r>
      </m:oMath>
      <w:del w:id="351" w:author="PR Preview" w:date="2026-01-01T00:00:00Z">
        <w:r>
          <w:delText xml:space="preserve">th entries of</w:delText>
        </w:r>
      </w:del>
      <w:del w:id="352"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353" w:author="PR Preview" w:date="2026-01-01T00:00:00Z">
        <w:r>
          <w:delText xml:space="preserve"> </w:delText>
        </w:r>
      </w:del>
      <w:del w:id="354" w:author="PR Preview" w:date="2026-01-01T00:00:00Z">
        <w:r>
          <w:delText xml:space="preserve">with the same coefficients.</w:delText>
        </w:r>
      </w:del>
    </w:p>
    <w:p>
      <w:pPr>
        <w:pStyle w:val="FirstParagraph"/>
      </w:pPr>
      <w:ins w:id="355" w:author="PR Preview" w:date="2026-01-01T00:00:00Z">
        <w:r>
          <w:t xml:space="preserve">A linear combination of vectors</w:t>
        </w:r>
      </w:ins>
      <w:ins w:id="356" w:author="PR Preview" w:date="2026-01-01T00:00:00Z">
        <w:r>
          <w:t xml:space="preserve"> </w:t>
        </w:r>
      </w:ins>
      <w:ins w:id="357" w:author="PR Preview" w:date="2026-01-01T00:00:00Z">
        <w:r>
          <w:t xml:space="preserve">$\mathord{\smash[b]{\underset{\raise.3ex\hbox{$\scriptstyle\sim$}}{v}}\vphantom{v}}_1, \ldots, \mathord{\smash[b]{\underset{\raise.3ex\hbox{$\scriptstyle\sim$}}{v}}\vphantom{v}}_k$</w:t>
        </w:r>
      </w:ins>
      <w:ins w:id="358" w:author="PR Preview" w:date="2026-01-01T00:00:00Z">
        <w:r>
          <w:t xml:space="preserve"> </w:t>
        </w:r>
      </w:ins>
      <w:ins w:id="359" w:author="PR Preview" w:date="2026-01-01T00:00:00Z">
        <w:r>
          <w:t xml:space="preserve">of the same length</w:t>
        </w:r>
      </w:ins>
      <w:ins w:id="360" w:author="PR Preview" w:date="2026-01-01T00:00:00Z">
        <w:r>
          <w:t xml:space="preserve"> </w:t>
        </w:r>
      </w:ins>
      <w:ins w:id="361" w:author="PR Preview" w:date="2026-01-01T00:00:00Z">
        <w:r>
          <w:t xml:space="preserve">is defined entry by entry:</w:t>
        </w:r>
      </w:ins>
      <w:ins w:id="362" w:author="PR Preview" w:date="2026-01-01T00:00:00Z">
        <w:r>
          <w:t xml:space="preserve"> </w:t>
        </w:r>
      </w:ins>
      <w:ins w:id="363" w:author="PR Preview" w:date="2026-01-01T00:00:00Z">
        <w:r>
          <w:t xml:space="preserve">entry</w:t>
        </w:r>
      </w:ins>
      <w:ins w:id="364" w:author="PR Preview" w:date="2026-01-01T00:00:00Z">
        <w:r>
          <w:t xml:space="preserve"> </w:t>
        </w:r>
      </w:ins>
      <m:oMath>
        <m:r>
          <m:t>j</m:t>
        </m:r>
      </m:oMath>
      <w:ins w:id="365" w:author="PR Preview" w:date="2026-01-01T00:00:00Z">
        <w:r>
          <w:t xml:space="preserve"> </w:t>
        </w:r>
      </w:ins>
      <w:ins w:id="366" w:author="PR Preview" w:date="2026-01-01T00:00:00Z">
        <w:r>
          <w:t xml:space="preserve">of</w:t>
        </w:r>
      </w:ins>
      <w:ins w:id="367" w:author="PR Preview" w:date="2026-01-01T00:00:00Z">
        <w:r>
          <w:t xml:space="preserve"> </w:t>
        </w:r>
      </w:ins>
      <w:ins w:id="368" w:author="PR Preview" w:date="2026-01-01T00:00:00Z">
        <w:r>
          <w:t xml:space="preserve">$\sum_{i=1}^{k} c_i \mathord{\smash[b]{\underset{\raise.3ex\hbox{$\scriptstyle\sim$}}{v}}\vphantom{v}}_i$</w:t>
        </w:r>
      </w:ins>
      <w:ins w:id="369" w:author="PR Preview" w:date="2026-01-01T00:00:00Z">
        <w:r>
          <w:t xml:space="preserve"> </w:t>
        </w:r>
      </w:ins>
      <w:ins w:id="370" w:author="PR Preview" w:date="2026-01-01T00:00:00Z">
        <w:r>
          <w:t xml:space="preserve">is the linear combination</w:t>
        </w:r>
      </w:ins>
      <w:ins w:id="371" w:author="PR Preview" w:date="2026-01-01T00:00:00Z">
        <w:r>
          <w:t xml:space="preserve"> </w:t>
        </w:r>
      </w:ins>
      <w:ins w:id="372" w:author="PR Preview" w:date="2026-01-01T00:00:00Z">
        <w:r>
          <w:t xml:space="preserve">of the</w:t>
        </w:r>
      </w:ins>
      <w:ins w:id="373" w:author="PR Preview" w:date="2026-01-01T00:00:00Z">
        <w:r>
          <w:t xml:space="preserve"> </w:t>
        </w:r>
      </w:ins>
      <m:oMath>
        <m:r>
          <m:t>j</m:t>
        </m:r>
      </m:oMath>
      <w:ins w:id="374" w:author="PR Preview" w:date="2026-01-01T00:00:00Z">
        <w:r>
          <w:t xml:space="preserve">th entries of</w:t>
        </w:r>
      </w:ins>
      <w:ins w:id="375" w:author="PR Preview" w:date="2026-01-01T00:00:00Z">
        <w:r>
          <w:t xml:space="preserve"> </w:t>
        </w:r>
      </w:ins>
      <w:ins w:id="376" w:author="PR Preview" w:date="2026-01-01T00:00:00Z">
        <w:r>
          <w:t xml:space="preserve">$\mathord{\smash[b]{\underset{\raise.3ex\hbox{$\scriptstyle\sim$}}{v}}\vphantom{v}}_1, \ldots, \mathord{\smash[b]{\underset{\raise.3ex\hbox{$\scriptstyle\sim$}}{v}}\vphantom{v}}_k$</w:t>
        </w:r>
      </w:ins>
      <w:ins w:id="377" w:author="PR Preview" w:date="2026-01-01T00:00:00Z">
        <w:r>
          <w:t xml:space="preserve"> </w:t>
        </w:r>
      </w:ins>
      <w:ins w:id="378" w:author="PR Preview" w:date="2026-01-01T00:00:00Z">
        <w:r>
          <w:t xml:space="preserve">with the same coefficients.</w:t>
        </w:r>
      </w:ins>
    </w:p>
    <w:bookmarkEnd w:id="33"/>
    <w:bookmarkStart w:id="34" w:name="def-lincom-coefficient"/>
    <w:p>
      <w:pPr>
        <w:pStyle w:val="BodyText"/>
      </w:pPr>
      <w:r>
        <w:rPr>
          <w:b/>
          <w:bCs/>
        </w:rPr>
        <w:t xml:space="preserve">Definition 10 (Coefficients of a linear combination)</w:t>
      </w:r>
      <w:r>
        <w:t xml:space="preserve"> </w:t>
      </w:r>
      <w:r>
        <w:t xml:space="preserve">The numbers</w:t>
      </w:r>
      <w:r>
        <w:t xml:space="preserve"> </w:t>
      </w:r>
      <m:oMath>
        <m:sSub>
          <m:e>
            <m:r>
              <m:t>c</m:t>
            </m:r>
          </m:e>
          <m:sub>
            <m:r>
              <m:t>1</m:t>
            </m:r>
          </m:sub>
        </m:sSub>
        <m:r>
          <m:rPr>
            <m:sty m:val="p"/>
          </m:rPr>
          <m:t>,</m:t>
        </m:r>
        <m:r>
          <m:rPr>
            <m:sty m:val="p"/>
          </m:rPr>
          <m:t>…</m:t>
        </m:r>
        <m:r>
          <m:rPr>
            <m:sty m:val="p"/>
          </m:rPr>
          <m:t>,</m:t>
        </m:r>
        <m:sSub>
          <m:e>
            <m:r>
              <m:t>c</m:t>
            </m:r>
          </m:e>
          <m:sub>
            <m:r>
              <m:t>k</m:t>
            </m:r>
          </m:sub>
        </m:sSub>
      </m:oMath>
      <w:r>
        <w:t xml:space="preserve"> </w:t>
      </w:r>
      <w:r>
        <w:t xml:space="preserve">in a linear combination (</w:t>
      </w:r>
      <w:hyperlink w:anchor="def-linear-combination">
        <w:r>
          <w:rPr>
            <w:rStyle w:val="Hyperlink"/>
          </w:rPr>
          <w:t xml:space="preserve">Definition 9</w:t>
        </w:r>
      </w:hyperlink>
      <w:r>
        <w:t xml:space="preserve">)</w:t>
      </w:r>
      <w:r>
        <w:t xml:space="preserve"> </w:t>
      </w:r>
      <m:oMath>
        <m:nary>
          <m:naryPr>
            <m:chr m:val="∑"/>
            <m:limLoc m:val="undOvr"/>
            <m:subHide m:val="off"/>
            <m:supHide m:val="off"/>
          </m:naryPr>
          <m:sub>
            <m:r>
              <m:t>i</m:t>
            </m:r>
            <m:r>
              <m:rPr>
                <m:sty m:val="p"/>
              </m:rPr>
              <m:t>=</m:t>
            </m:r>
            <m:r>
              <m:t>1</m:t>
            </m:r>
          </m:sub>
          <m:sup>
            <m:r>
              <m:t>k</m:t>
            </m:r>
          </m:sup>
          <m:e>
            <m:sSub>
              <m:e>
                <m:r>
                  <m:t>c</m:t>
                </m:r>
              </m:e>
              <m:sub>
                <m:r>
                  <m:t>i</m:t>
                </m:r>
              </m:sub>
            </m:sSub>
          </m:e>
        </m:nary>
        <m:sSub>
          <m:e>
            <m:r>
              <m:t>a</m:t>
            </m:r>
          </m:e>
          <m:sub>
            <m:r>
              <m:t>i</m:t>
            </m:r>
          </m:sub>
        </m:sSub>
      </m:oMath>
      <w:r>
        <w:t xml:space="preserve"> </w:t>
      </w:r>
      <w:r>
        <w:t xml:space="preserve">are its</w:t>
      </w:r>
      <w:r>
        <w:t xml:space="preserve"> </w:t>
      </w:r>
      <w:r>
        <w:rPr>
          <w:b/>
          <w:bCs/>
        </w:rPr>
        <w:t xml:space="preserve">coefficients</w:t>
      </w:r>
      <w:r>
        <w:t xml:space="preserve">.</w:t>
      </w:r>
    </w:p>
    <w:bookmarkEnd w:id="34"/>
    <w:bookmarkStart w:id="35" w:name="exm-lincom-coefficient"/>
    <w:p>
      <w:pPr>
        <w:pStyle w:val="BodyText"/>
      </w:pPr>
      <w:r>
        <w:rPr>
          <w:b/>
          <w:bCs/>
        </w:rPr>
        <w:t xml:space="preserve">Example 6 (Coefficients of a linear combination of numbers)</w:t>
      </w:r>
      <w:r>
        <w:t xml:space="preserve"> </w:t>
      </w:r>
      <w:r>
        <w:t xml:space="preserve">The linear combination of the numbers</w:t>
      </w:r>
      <w:r>
        <w:t xml:space="preserve"> </w:t>
      </w:r>
      <m:oMath>
        <m:r>
          <m:t>4</m:t>
        </m:r>
      </m:oMath>
      <w:r>
        <w:t xml:space="preserve"> </w:t>
      </w:r>
      <w:r>
        <w:t xml:space="preserve">and</w:t>
      </w:r>
      <w:r>
        <w:t xml:space="preserve"> </w:t>
      </w:r>
      <m:oMath>
        <m:r>
          <m:t>5</m:t>
        </m:r>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r>
          <m:t>2</m:t>
        </m:r>
        <m:r>
          <m:rPr>
            <m:sty m:val="p"/>
          </m:rPr>
          <m:t>⋅</m:t>
        </m:r>
        <m:r>
          <m:t>4</m:t>
        </m:r>
        <m:r>
          <m:rPr>
            <m:sty m:val="p"/>
          </m:rPr>
          <m:t>+</m:t>
        </m:r>
        <m:r>
          <m:t>3</m:t>
        </m:r>
        <m:r>
          <m:rPr>
            <m:sty m:val="p"/>
          </m:rPr>
          <m:t>⋅</m:t>
        </m:r>
        <m:r>
          <m:t>5</m:t>
        </m:r>
        <m:r>
          <m:rPr>
            <m:sty m:val="p"/>
          </m:rPr>
          <m:t>=</m:t>
        </m:r>
        <m:r>
          <m:t>8</m:t>
        </m:r>
        <m:r>
          <m:rPr>
            <m:sty m:val="p"/>
          </m:rPr>
          <m:t>+</m:t>
        </m:r>
        <m:r>
          <m:t>15</m:t>
        </m:r>
        <m:r>
          <m:rPr>
            <m:sty m:val="p"/>
          </m:rPr>
          <m:t>=</m:t>
        </m:r>
        <m:r>
          <m:t>23</m:t>
        </m:r>
      </m:oMath>
      <w:r>
        <w:t xml:space="preserve">.</w:t>
      </w:r>
    </w:p>
    <w:bookmarkEnd w:id="35"/>
    <w:bookmarkStart w:id="36" w:name="exm-linear-combination-vectors"/>
    <w:p>
      <w:pPr>
        <w:pStyle w:val="BodyText"/>
      </w:pPr>
      <w:r>
        <w:rPr>
          <w:b/>
          <w:bCs/>
        </w:rPr>
        <w:t xml:space="preserve">Example 7 (A linear combination of two vectors)</w:t>
      </w:r>
      <w:r>
        <w:t xml:space="preserve"> </w:t>
      </w:r>
      <w:r>
        <w:t xml:space="preserve">The linear combination of</w:t>
      </w:r>
      <w:r>
        <w:t xml:space="preserve"> </w:t>
      </w:r>
      <m:oMath>
        <m:sSup>
          <m:e>
            <m:r>
              <m:rPr>
                <m:sty m:val="p"/>
              </m:rPr>
              <m:t>(</m:t>
            </m:r>
            <m:r>
              <m:t>1</m:t>
            </m:r>
            <m:r>
              <m:rPr>
                <m:sty m:val="p"/>
              </m:rPr>
              <m:t>,</m:t>
            </m:r>
            <m:r>
              <m:t>0</m:t>
            </m:r>
            <m:r>
              <m:rPr>
                <m:sty m:val="p"/>
              </m:rPr>
              <m:t>)</m:t>
            </m:r>
          </m:e>
          <m:sup>
            <m:r>
              <m:rPr>
                <m:sty m:val="p"/>
              </m:rPr>
              <m:t>⊤</m:t>
            </m:r>
          </m:sup>
        </m:sSup>
      </m:oMath>
      <w:r>
        <w:t xml:space="preserve"> </w:t>
      </w:r>
      <w:r>
        <w:t xml:space="preserve">and</w:t>
      </w:r>
      <w:r>
        <w:t xml:space="preserve"> </w:t>
      </w:r>
      <m:oMath>
        <m:sSup>
          <m:e>
            <m:r>
              <m:rPr>
                <m:sty m:val="p"/>
              </m:rPr>
              <m:t>(</m:t>
            </m:r>
            <m:r>
              <m:t>0</m:t>
            </m:r>
            <m:r>
              <m:rPr>
                <m:sty m:val="p"/>
              </m:rPr>
              <m:t>,</m:t>
            </m:r>
            <m:r>
              <m:t>1</m:t>
            </m:r>
            <m:r>
              <m:rPr>
                <m:sty m:val="p"/>
              </m:rPr>
              <m:t>)</m:t>
            </m:r>
          </m:e>
          <m:sup>
            <m:r>
              <m:rPr>
                <m:sty m:val="p"/>
              </m:rPr>
              <m:t>⊤</m:t>
            </m:r>
          </m:sup>
        </m:sSup>
      </m:oMath>
      <w:r>
        <w:t xml:space="preserve"> </w:t>
      </w:r>
      <w:r>
        <w:t xml:space="preserve">with coefficients</w:t>
      </w:r>
      <w:r>
        <w:t xml:space="preserve"> </w:t>
      </w:r>
      <m:oMath>
        <m:r>
          <m:t>2</m:t>
        </m:r>
      </m:oMath>
      <w:r>
        <w:t xml:space="preserve"> </w:t>
      </w:r>
      <w:r>
        <w:t xml:space="preserve">and</w:t>
      </w:r>
      <w:r>
        <w:t xml:space="preserve"> </w:t>
      </w:r>
      <m:oMath>
        <m:r>
          <m:t>3</m:t>
        </m:r>
      </m:oMath>
      <w:r>
        <w:t xml:space="preserve"> </w:t>
      </w:r>
      <w:r>
        <w:t xml:space="preserve">is</w:t>
      </w:r>
      <w:r>
        <w:t xml:space="preserve"> </w:t>
      </w:r>
      <m:oMath>
        <m:sSup>
          <m:e>
            <m:r>
              <m:rPr>
                <m:sty m:val="p"/>
              </m:rPr>
              <m:t>(</m:t>
            </m:r>
            <m:r>
              <m:t>2</m:t>
            </m:r>
            <m:r>
              <m:rPr>
                <m:sty m:val="p"/>
              </m:rPr>
              <m:t>⋅</m:t>
            </m:r>
            <m:r>
              <m:t>1</m:t>
            </m:r>
            <m:r>
              <m:rPr>
                <m:sty m:val="p"/>
              </m:rPr>
              <m:t>+</m:t>
            </m:r>
            <m:r>
              <m:t>3</m:t>
            </m:r>
            <m:r>
              <m:rPr>
                <m:sty m:val="p"/>
              </m:rPr>
              <m:t>⋅</m:t>
            </m:r>
            <m:r>
              <m:t>0</m:t>
            </m:r>
            <m:r>
              <m:rPr>
                <m:sty m:val="p"/>
              </m:rPr>
              <m:t>,</m:t>
            </m:r>
            <m:r>
              <m:t> </m:t>
            </m:r>
            <m:r>
              <m:t>2</m:t>
            </m:r>
            <m:r>
              <m:rPr>
                <m:sty m:val="p"/>
              </m:rPr>
              <m:t>⋅</m:t>
            </m:r>
            <m:r>
              <m:t>0</m:t>
            </m:r>
            <m:r>
              <m:rPr>
                <m:sty m:val="p"/>
              </m:rPr>
              <m:t>+</m:t>
            </m:r>
            <m:r>
              <m:t>3</m:t>
            </m:r>
            <m:r>
              <m:rPr>
                <m:sty m:val="p"/>
              </m:rPr>
              <m:t>⋅</m:t>
            </m:r>
            <m:r>
              <m:t>1</m:t>
            </m:r>
            <m:r>
              <m:rPr>
                <m:sty m:val="p"/>
              </m:rPr>
              <m:t>)</m:t>
            </m:r>
          </m:e>
          <m:sup>
            <m:r>
              <m:rPr>
                <m:sty m:val="p"/>
              </m:rPr>
              <m:t>⊤</m:t>
            </m:r>
          </m:sup>
        </m:sSup>
        <m:r>
          <m:rPr>
            <m:sty m:val="p"/>
          </m:rPr>
          <m:t>=</m:t>
        </m:r>
        <m:sSup>
          <m:e>
            <m:r>
              <m:rPr>
                <m:sty m:val="p"/>
              </m:rPr>
              <m:t>(</m:t>
            </m:r>
            <m:r>
              <m:t>2</m:t>
            </m:r>
            <m:r>
              <m:rPr>
                <m:sty m:val="p"/>
              </m:rPr>
              <m:t>,</m:t>
            </m:r>
            <m:r>
              <m:t>3</m:t>
            </m:r>
            <m:r>
              <m:rPr>
                <m:sty m:val="p"/>
              </m:rPr>
              <m:t>)</m:t>
            </m:r>
          </m:e>
          <m:sup>
            <m:r>
              <m:rPr>
                <m:sty m:val="p"/>
              </m:rPr>
              <m:t>⊤</m:t>
            </m:r>
          </m:sup>
        </m:sSup>
      </m:oMath>
      <w:r>
        <w:t xml:space="preserve">.</w:t>
      </w:r>
    </w:p>
    <w:bookmarkEnd w:id="36"/>
    <w:bookmarkStart w:id="37" w:name="rem-dot-product-lincom"/>
    <w:p>
      <w:pPr>
        <w:pStyle w:val="BodyText"/>
      </w:pPr>
      <w:del w:id="379" w:author="PR Preview" w:date="2026-01-01T00:00:00Z">
        <w:r>
          <w:rPr>
            <w:i/>
            <w:iCs/>
          </w:rPr>
          <w:delText xml:space="preserve">Remark 3</w:delText>
        </w:r>
      </w:del>
      <w:del w:id="380" w:author="PR Preview" w:date="2026-01-01T00:00:00Z">
        <w:r>
          <w:delText xml:space="preserve"> (The dot product is a linear combination). </w:delText>
        </w:r>
      </w:del>
      <w:del w:id="381" w:author="PR Preview" w:date="2026-01-01T00:00:00Z">
        <w:r>
          <w:delText xml:space="preserve">The dot product</w:delText>
        </w:r>
      </w:del>
      <w:del w:id="38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383" w:author="PR Preview" w:date="2026-01-01T00:00:00Z">
        <w:r>
          <w:delText xml:space="preserve"> </w:delText>
        </w:r>
      </w:del>
      <w:del w:id="384" w:author="PR Preview" w:date="2026-01-01T00:00:00Z">
        <w:r>
          <w:delText xml:space="preserve">is a linear combination (</w:delText>
        </w:r>
      </w:del>
      <w:hyperlink w:anchor="def-linear-combination">
        <w:del w:id="385" w:author="PR Preview" w:date="2026-01-01T00:00:00Z">
          <w:r>
            <w:rPr>
              <w:rStyle w:val="Hyperlink"/>
            </w:rPr>
            <w:delText xml:space="preserve">Definition 9</w:delText>
          </w:r>
        </w:del>
      </w:hyperlink>
      <w:del w:id="386" w:author="PR Preview" w:date="2026-01-01T00:00:00Z">
        <w:r>
          <w:delText xml:space="preserve">)</w:delText>
        </w:r>
      </w:del>
      <w:del w:id="387" w:author="PR Preview" w:date="2026-01-01T00:00:00Z">
        <w:r>
          <w:delText xml:space="preserve"> </w:delText>
        </w:r>
      </w:del>
      <w:del w:id="388" w:author="PR Preview" w:date="2026-01-01T00:00:00Z">
        <w:r>
          <w:delText xml:space="preserve">of the entries of</w:delText>
        </w:r>
      </w:del>
      <w:del w:id="389" w:author="PR Preview" w:date="2026-01-01T00:00:00Z">
        <w:r>
          <w:delText xml:space="preserve"> </w:delText>
        </w:r>
      </w:del>
      <m:oMath>
        <m:limLow>
          <m:e>
            <m:r>
              <m:t>y</m:t>
            </m:r>
          </m:e>
          <m:lim>
            <m:r>
              <m:rPr>
                <m:sty m:val="p"/>
              </m:rPr>
              <m:t>∼</m:t>
            </m:r>
          </m:lim>
        </m:limLow>
      </m:oMath>
      <w:del w:id="390" w:author="PR Preview" w:date="2026-01-01T00:00:00Z">
        <w:r>
          <w:delText xml:space="preserve">, with coefficients</w:delText>
        </w:r>
      </w:del>
      <w:del w:id="391"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392" w:author="PR Preview" w:date="2026-01-01T00:00:00Z">
        <w:r>
          <w:delText xml:space="preserve">.</w:delText>
        </w:r>
      </w:del>
      <w:del w:id="393" w:author="PR Preview" w:date="2026-01-01T00:00:00Z">
        <w:r>
          <w:delText xml:space="preserve"> </w:delText>
        </w:r>
      </w:del>
      <w:del w:id="394" w:author="PR Preview" w:date="2026-01-01T00:00:00Z">
        <w:r>
          <w:delText xml:space="preserve">In</w:delText>
        </w:r>
      </w:del>
      <w:del w:id="395" w:author="PR Preview" w:date="2026-01-01T00:00:00Z">
        <w:r>
          <w:delText xml:space="preserve"> </w:delText>
        </w:r>
      </w:del>
      <w:hyperlink w:anchor="exm-dot-product">
        <w:del w:id="396" w:author="PR Preview" w:date="2026-01-01T00:00:00Z">
          <w:r>
            <w:rPr>
              <w:rStyle w:val="Hyperlink"/>
            </w:rPr>
            <w:delText xml:space="preserve">Example 5</w:delText>
          </w:r>
        </w:del>
      </w:hyperlink>
      <w:del w:id="397" w:author="PR Preview" w:date="2026-01-01T00:00:00Z">
        <w:r>
          <w:delText xml:space="preserve">,</w:delText>
        </w:r>
      </w:del>
      <w:del w:id="39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1</m:t>
        </m:r>
        <m:r>
          <m:rPr>
            <m:sty m:val="p"/>
          </m:rPr>
          <m:t>⋅</m:t>
        </m:r>
        <m:r>
          <m:t>4</m:t>
        </m:r>
        <m:r>
          <m:rPr>
            <m:sty m:val="p"/>
          </m:rPr>
          <m:t>+</m:t>
        </m:r>
        <m:r>
          <m:t>2</m:t>
        </m:r>
        <m:r>
          <m:rPr>
            <m:sty m:val="p"/>
          </m:rPr>
          <m:t>⋅</m:t>
        </m:r>
        <m:r>
          <m:t>5</m:t>
        </m:r>
        <m:r>
          <m:rPr>
            <m:sty m:val="p"/>
          </m:rPr>
          <m:t>+</m:t>
        </m:r>
        <m:r>
          <m:t>3</m:t>
        </m:r>
        <m:r>
          <m:rPr>
            <m:sty m:val="p"/>
          </m:rPr>
          <m:t>⋅</m:t>
        </m:r>
        <m:r>
          <m:t>6</m:t>
        </m:r>
      </m:oMath>
      <w:del w:id="399" w:author="PR Preview" w:date="2026-01-01T00:00:00Z">
        <w:r>
          <w:delText xml:space="preserve"> </w:delText>
        </w:r>
      </w:del>
      <w:del w:id="400" w:author="PR Preview" w:date="2026-01-01T00:00:00Z">
        <w:r>
          <w:delText xml:space="preserve">is the linear combination of</w:delText>
        </w:r>
      </w:del>
      <w:del w:id="401" w:author="PR Preview" w:date="2026-01-01T00:00:00Z">
        <w:r>
          <w:delText xml:space="preserve"> </w:delText>
        </w:r>
      </w:del>
      <m:oMath>
        <m:r>
          <m:t>4</m:t>
        </m:r>
      </m:oMath>
      <w:del w:id="402" w:author="PR Preview" w:date="2026-01-01T00:00:00Z">
        <w:r>
          <w:delText xml:space="preserve">,</w:delText>
        </w:r>
      </w:del>
      <w:del w:id="403" w:author="PR Preview" w:date="2026-01-01T00:00:00Z">
        <w:r>
          <w:delText xml:space="preserve"> </w:delText>
        </w:r>
      </w:del>
      <m:oMath>
        <m:r>
          <m:t>5</m:t>
        </m:r>
      </m:oMath>
      <w:del w:id="404" w:author="PR Preview" w:date="2026-01-01T00:00:00Z">
        <w:r>
          <w:delText xml:space="preserve">, and</w:delText>
        </w:r>
      </w:del>
      <w:del w:id="405" w:author="PR Preview" w:date="2026-01-01T00:00:00Z">
        <w:r>
          <w:delText xml:space="preserve"> </w:delText>
        </w:r>
      </w:del>
      <m:oMath>
        <m:r>
          <m:t>6</m:t>
        </m:r>
      </m:oMath>
      <w:del w:id="406" w:author="PR Preview" w:date="2026-01-01T00:00:00Z">
        <w:r>
          <w:delText xml:space="preserve"> </w:delText>
        </w:r>
      </w:del>
      <w:del w:id="407" w:author="PR Preview" w:date="2026-01-01T00:00:00Z">
        <w:r>
          <w:delText xml:space="preserve">with coefficients</w:delText>
        </w:r>
      </w:del>
      <w:del w:id="408" w:author="PR Preview" w:date="2026-01-01T00:00:00Z">
        <w:r>
          <w:delText xml:space="preserve"> </w:delText>
        </w:r>
      </w:del>
      <m:oMath>
        <m:r>
          <m:t>1</m:t>
        </m:r>
      </m:oMath>
      <w:del w:id="409" w:author="PR Preview" w:date="2026-01-01T00:00:00Z">
        <w:r>
          <w:delText xml:space="preserve">,</w:delText>
        </w:r>
      </w:del>
      <w:del w:id="410" w:author="PR Preview" w:date="2026-01-01T00:00:00Z">
        <w:r>
          <w:delText xml:space="preserve"> </w:delText>
        </w:r>
      </w:del>
      <m:oMath>
        <m:r>
          <m:t>2</m:t>
        </m:r>
      </m:oMath>
      <w:del w:id="411" w:author="PR Preview" w:date="2026-01-01T00:00:00Z">
        <w:r>
          <w:delText xml:space="preserve">, and</w:delText>
        </w:r>
      </w:del>
      <w:del w:id="412" w:author="PR Preview" w:date="2026-01-01T00:00:00Z">
        <w:r>
          <w:delText xml:space="preserve"> </w:delText>
        </w:r>
      </w:del>
      <m:oMath>
        <m:r>
          <m:t>3</m:t>
        </m:r>
      </m:oMath>
      <w:del w:id="413" w:author="PR Preview" w:date="2026-01-01T00:00:00Z">
        <w:r>
          <w:delText xml:space="preserve">.</w:delText>
        </w:r>
      </w:del>
    </w:p>
    <w:p>
      <w:pPr>
        <w:pStyle w:val="BodyText"/>
      </w:pPr>
      <w:ins w:id="414" w:author="PR Preview" w:date="2026-01-01T00:00:00Z">
        <w:r>
          <w:rPr>
            <w:i/>
            <w:iCs/>
          </w:rPr>
          <w:t xml:space="preserve">Remark 3</w:t>
        </w:r>
      </w:ins>
      <w:ins w:id="415" w:author="PR Preview" w:date="2026-01-01T00:00:00Z">
        <w:r>
          <w:t xml:space="preserve"> (The dot product is a linear combination). </w:t>
        </w:r>
      </w:ins>
      <w:ins w:id="416" w:author="PR Preview" w:date="2026-01-01T00:00:00Z">
        <w:r>
          <w:t xml:space="preserve">The dot product</w:t>
        </w:r>
      </w:ins>
      <w:ins w:id="417" w:author="PR Preview" w:date="2026-01-01T00:00:00Z">
        <w:r>
          <w:t xml:space="preserve"> </w:t>
        </w:r>
      </w:ins>
      <w:ins w:id="418" w:author="PR Preview" w:date="2026-01-01T00:00:00Z">
        <w:r>
          <w:t xml:space="preserve">$\mathord{\smash[b]{\underset{\raise.3ex\hbox{$\scriptstyle\sim$}}{x}}\vphantom{x}}\cdot \mathord{\smash[b]{\underset{\raise.3ex\hbox{$\scriptstyle\sim$}}{y}}\vphantom{y}}$</w:t>
        </w:r>
      </w:ins>
      <w:ins w:id="419" w:author="PR Preview" w:date="2026-01-01T00:00:00Z">
        <w:r>
          <w:t xml:space="preserve"> </w:t>
        </w:r>
      </w:ins>
      <w:ins w:id="420" w:author="PR Preview" w:date="2026-01-01T00:00:00Z">
        <w:r>
          <w:t xml:space="preserve">is a linear combination (</w:t>
        </w:r>
      </w:ins>
      <w:hyperlink w:anchor="def-linear-combination">
        <w:ins w:id="421" w:author="PR Preview" w:date="2026-01-01T00:00:00Z">
          <w:r>
            <w:rPr>
              <w:rStyle w:val="Hyperlink"/>
            </w:rPr>
            <w:t xml:space="preserve">Definition 9</w:t>
          </w:r>
        </w:ins>
      </w:hyperlink>
      <w:ins w:id="422" w:author="PR Preview" w:date="2026-01-01T00:00:00Z">
        <w:r>
          <w:t xml:space="preserve">)</w:t>
        </w:r>
      </w:ins>
      <w:ins w:id="423" w:author="PR Preview" w:date="2026-01-01T00:00:00Z">
        <w:r>
          <w:t xml:space="preserve"> </w:t>
        </w:r>
      </w:ins>
      <w:ins w:id="424" w:author="PR Preview" w:date="2026-01-01T00:00:00Z">
        <w:r>
          <w:t xml:space="preserve">of the entries of</w:t>
        </w:r>
      </w:ins>
      <w:ins w:id="425" w:author="PR Preview" w:date="2026-01-01T00:00:00Z">
        <w:r>
          <w:t xml:space="preserve"> </w:t>
        </w:r>
      </w:ins>
      <w:ins w:id="426" w:author="PR Preview" w:date="2026-01-01T00:00:00Z">
        <w:r>
          <w:t xml:space="preserve">$\mathord{\smash[b]{\underset{\raise.3ex\hbox{$\scriptstyle\sim$}}{y}}\vphantom{y}}$</w:t>
        </w:r>
      </w:ins>
      <w:ins w:id="427" w:author="PR Preview" w:date="2026-01-01T00:00:00Z">
        <w:r>
          <w:t xml:space="preserve">, with coefficients</w:t>
        </w:r>
      </w:ins>
      <w:ins w:id="428"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429" w:author="PR Preview" w:date="2026-01-01T00:00:00Z">
        <w:r>
          <w:t xml:space="preserve">.</w:t>
        </w:r>
      </w:ins>
      <w:ins w:id="430" w:author="PR Preview" w:date="2026-01-01T00:00:00Z">
        <w:r>
          <w:t xml:space="preserve"> </w:t>
        </w:r>
      </w:ins>
      <w:ins w:id="431" w:author="PR Preview" w:date="2026-01-01T00:00:00Z">
        <w:r>
          <w:t xml:space="preserve">In</w:t>
        </w:r>
      </w:ins>
      <w:ins w:id="432" w:author="PR Preview" w:date="2026-01-01T00:00:00Z">
        <w:r>
          <w:t xml:space="preserve"> </w:t>
        </w:r>
      </w:ins>
      <w:hyperlink w:anchor="exm-dot-product">
        <w:ins w:id="433" w:author="PR Preview" w:date="2026-01-01T00:00:00Z">
          <w:r>
            <w:rPr>
              <w:rStyle w:val="Hyperlink"/>
            </w:rPr>
            <w:t xml:space="preserve">Example 5</w:t>
          </w:r>
        </w:ins>
      </w:hyperlink>
      <w:ins w:id="434" w:author="PR Preview" w:date="2026-01-01T00:00:00Z">
        <w:r>
          <w:t xml:space="preserve">,</w:t>
        </w:r>
      </w:ins>
      <w:ins w:id="435" w:author="PR Preview" w:date="2026-01-01T00:00:00Z">
        <w:r>
          <w:t xml:space="preserve"> </w:t>
        </w:r>
      </w:ins>
      <w:ins w:id="436" w:author="PR Preview" w:date="2026-01-01T00:00:00Z">
        <w:r>
          <w:t xml:space="preserve">$\mathord{\smash[b]{\underset{\raise.3ex\hbox{$\scriptstyle\sim$}}{x}}\vphantom{x}}\cdot \mathord{\smash[b]{\underset{\raise.3ex\hbox{$\scriptstyle\sim$}}{y}}\vphantom{y}}= 1 \cdot 4 + 2 \cdot 5 + 3 \cdot 6$</w:t>
        </w:r>
      </w:ins>
      <w:ins w:id="437" w:author="PR Preview" w:date="2026-01-01T00:00:00Z">
        <w:r>
          <w:t xml:space="preserve"> </w:t>
        </w:r>
      </w:ins>
      <w:ins w:id="438" w:author="PR Preview" w:date="2026-01-01T00:00:00Z">
        <w:r>
          <w:t xml:space="preserve">is the linear combination of</w:t>
        </w:r>
      </w:ins>
      <w:ins w:id="439" w:author="PR Preview" w:date="2026-01-01T00:00:00Z">
        <w:r>
          <w:t xml:space="preserve"> </w:t>
        </w:r>
      </w:ins>
      <m:oMath>
        <m:r>
          <m:t>4</m:t>
        </m:r>
      </m:oMath>
      <w:ins w:id="440" w:author="PR Preview" w:date="2026-01-01T00:00:00Z">
        <w:r>
          <w:t xml:space="preserve">,</w:t>
        </w:r>
      </w:ins>
      <w:ins w:id="441" w:author="PR Preview" w:date="2026-01-01T00:00:00Z">
        <w:r>
          <w:t xml:space="preserve"> </w:t>
        </w:r>
      </w:ins>
      <m:oMath>
        <m:r>
          <m:t>5</m:t>
        </m:r>
      </m:oMath>
      <w:ins w:id="442" w:author="PR Preview" w:date="2026-01-01T00:00:00Z">
        <w:r>
          <w:t xml:space="preserve">, and</w:t>
        </w:r>
      </w:ins>
      <w:ins w:id="443" w:author="PR Preview" w:date="2026-01-01T00:00:00Z">
        <w:r>
          <w:t xml:space="preserve"> </w:t>
        </w:r>
      </w:ins>
      <m:oMath>
        <m:r>
          <m:t>6</m:t>
        </m:r>
      </m:oMath>
      <w:ins w:id="444" w:author="PR Preview" w:date="2026-01-01T00:00:00Z">
        <w:r>
          <w:t xml:space="preserve"> </w:t>
        </w:r>
      </w:ins>
      <w:ins w:id="445" w:author="PR Preview" w:date="2026-01-01T00:00:00Z">
        <w:r>
          <w:t xml:space="preserve">with coefficients</w:t>
        </w:r>
      </w:ins>
      <w:ins w:id="446" w:author="PR Preview" w:date="2026-01-01T00:00:00Z">
        <w:r>
          <w:t xml:space="preserve"> </w:t>
        </w:r>
      </w:ins>
      <m:oMath>
        <m:r>
          <m:t>1</m:t>
        </m:r>
      </m:oMath>
      <w:ins w:id="447" w:author="PR Preview" w:date="2026-01-01T00:00:00Z">
        <w:r>
          <w:t xml:space="preserve">,</w:t>
        </w:r>
      </w:ins>
      <w:ins w:id="448" w:author="PR Preview" w:date="2026-01-01T00:00:00Z">
        <w:r>
          <w:t xml:space="preserve"> </w:t>
        </w:r>
      </w:ins>
      <m:oMath>
        <m:r>
          <m:t>2</m:t>
        </m:r>
      </m:oMath>
      <w:ins w:id="449" w:author="PR Preview" w:date="2026-01-01T00:00:00Z">
        <w:r>
          <w:t xml:space="preserve">, and</w:t>
        </w:r>
      </w:ins>
      <w:ins w:id="450" w:author="PR Preview" w:date="2026-01-01T00:00:00Z">
        <w:r>
          <w:t xml:space="preserve"> </w:t>
        </w:r>
      </w:ins>
      <m:oMath>
        <m:r>
          <m:t>3</m:t>
        </m:r>
      </m:oMath>
      <w:ins w:id="451" w:author="PR Preview" w:date="2026-01-01T00:00:00Z">
        <w:r>
          <w:t xml:space="preserve">.</w:t>
        </w:r>
      </w:ins>
    </w:p>
    <w:p>
      <w:pPr>
        <w:pStyle w:val="BodyText"/>
      </w:pPr>
      <w:r>
        <w:t xml:space="preserve">The dot product is also the standard</w:t>
      </w:r>
      <w:r>
        <w:t xml:space="preserve"> </w:t>
      </w:r>
      <w:r>
        <w:rPr>
          <w:i/>
          <w:iCs/>
        </w:rPr>
        <w:t xml:space="preserve">inner product</w:t>
      </w:r>
      <w:r>
        <w:t xml:space="preserve"> </w:t>
      </w:r>
      <w:r>
        <w:t xml:space="preserve">on</w:t>
      </w:r>
      <w:r>
        <w:t xml:space="preserve"> </w:t>
      </w:r>
      <m:oMath>
        <m:sSup>
          <m:e>
            <m:r>
              <m:rPr>
                <m:scr m:val="double-struck"/>
                <m:sty m:val="p"/>
              </m:rPr>
              <m:t>R</m:t>
            </m:r>
          </m:e>
          <m:sup>
            <m:r>
              <m:t>p</m:t>
            </m:r>
          </m:sup>
        </m:sSup>
      </m:oMath>
      <w:r>
        <w:t xml:space="preserve">;</w:t>
      </w:r>
      <w:r>
        <w:t xml:space="preserve"> </w:t>
      </w:r>
      <w:r>
        <w:t xml:space="preserve">“inner product”</w:t>
      </w:r>
      <w:r>
        <w:t xml:space="preserve"> </w:t>
      </w:r>
      <w:r>
        <w:t xml:space="preserve">is the general notion (</w:t>
      </w:r>
      <w:hyperlink w:anchor="def-inner-product">
        <w:r>
          <w:rPr>
            <w:rStyle w:val="Hyperlink"/>
          </w:rPr>
          <w:t xml:space="preserve">Definition 68</w:t>
        </w:r>
      </w:hyperlink>
      <w:r>
        <w:t xml:space="preserve">, later in these notes),</w:t>
      </w:r>
      <w:r>
        <w:t xml:space="preserve"> </w:t>
      </w:r>
      <w:r>
        <w:t xml:space="preserve">of which the dot product is one example.</w:t>
      </w:r>
    </w:p>
    <w:bookmarkEnd w:id="37"/>
    <w:bookmarkStart w:id="38" w:name="thm-lincom-symmetric"/>
    <w:p>
      <w:pPr>
        <w:pStyle w:val="BodyText"/>
      </w:pPr>
      <w:r>
        <w:rPr>
          <w:b/>
          <w:bCs/>
        </w:rPr>
        <w:t xml:space="preserve">Theorem 1 (Dot product is symmetric)</w:t>
      </w:r>
      <w:r>
        <w:t xml:space="preserve"> </w:t>
      </w:r>
      <w:r>
        <w:t xml:space="preserve">The dot product is symmetric:</w:t>
      </w:r>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oMath>
      </m:oMathPara>
    </w:p>
    <w:p>
      <w:pPr>
        <w:pStyle w:val="BodyText"/>
      </w:pPr>
      <w:ins w:id="452" w:author="PR Preview" w:date="2026-01-01T00:00:00Z">
        <w:r>
          <w:t xml:space="preserve">$$\mathord{\smash[b]{\underset{\raise.3ex\hbox{$\scriptstyle\sim$}}{x}}\vphantom{x}}\cdot \mathord{\smash[b]{\underset{\raise.3ex\hbox{$\scriptstyle\sim$}}{y}}\vphantom{y}}= \mathord{\smash[b]{\underset{\raise.3ex\hbox{$\scriptstyle\sim$}}{y}}\vphantom{y}}\cdot \mathord{\smash[b]{\underset{\raise.3ex\hbox{$\scriptstyle\sim$}}{x}}\vphantom{x}}$$</w:t>
        </w:r>
      </w:ins>
    </w:p>
    <w:bookmarkEnd w:id="38"/>
    <w:p>
      <w:pPr>
        <w:pStyle w:val="FirstParagraph"/>
      </w:pPr>
      <w:r>
        <w:rPr>
          <w:i/>
          <w:iCs/>
        </w:rPr>
        <w:t xml:space="preserve">Proof</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sSub>
                <m:e>
                  <m:r>
                    <m:t>y</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sSub>
                    <m:e>
                      <m:r>
                        <m:t>y</m:t>
                      </m:r>
                    </m:e>
                    <m:sub>
                      <m:r>
                        <m:t>i</m:t>
                      </m:r>
                    </m:sub>
                  </m:sSub>
                </m:e>
              </m:nary>
              <m:sSub>
                <m:e>
                  <m:r>
                    <m:t>x</m:t>
                  </m:r>
                </m:e>
                <m:sub>
                  <m:r>
                    <m:t>i</m:t>
                  </m:r>
                </m:sub>
              </m:sSub>
              <m:r>
                <m:t>&amp;</m:t>
              </m:r>
              <m:r>
                <m:t>&amp;</m:t>
              </m:r>
              <m:r>
                <m:rPr>
                  <m:nor/>
                  <m:sty m:val="p"/>
                </m:rPr>
                <m:t>(products of numbers are symmetric)</m:t>
              </m:r>
            </m:e>
            <m:e>
              <m:r>
                <m:t>&amp;</m:t>
              </m:r>
              <m:r>
                <m:rPr>
                  <m:sty m:val="p"/>
                </m:rPr>
                <m:t>=</m:t>
              </m:r>
              <m:limLow>
                <m:e>
                  <m:r>
                    <m:t>y</m:t>
                  </m:r>
                </m:e>
                <m:lim>
                  <m:r>
                    <m:rPr>
                      <m:sty m:val="p"/>
                    </m:rPr>
                    <m:t>∼</m:t>
                  </m:r>
                </m:lim>
              </m:limLow>
              <m:r>
                <m:rPr>
                  <m:sty m:val="p"/>
                </m:rPr>
                <m:t>⋅</m:t>
              </m:r>
              <m:limLow>
                <m:e>
                  <m:r>
                    <m:t>x</m:t>
                  </m:r>
                </m:e>
                <m:lim>
                  <m:r>
                    <m:rPr>
                      <m:sty m:val="p"/>
                    </m:rPr>
                    <m:t>∼</m:t>
                  </m:r>
                </m:lim>
              </m:limLow>
              <m:r>
                <m:t>&amp;</m:t>
              </m:r>
              <m:r>
                <m:t>&amp;</m:t>
              </m:r>
              <m:r>
                <m:rPr>
                  <m:nor/>
                  <m:sty m:val="p"/>
                </m:rPr>
                <m:t>(definition of the dot product)</m:t>
              </m:r>
            </m:e>
          </m:eqArr>
        </m:oMath>
      </m:oMathPara>
    </w:p>
    <w:p>
      <w:pPr>
        <w:pStyle w:val="BodyText"/>
      </w:pPr>
      <w:ins w:id="453" w:author="PR Preview" w:date="2026-01-01T00:00:00Z">
        <w:r>
          <w:t xml:space="preserve">$$
    \begin{aligned}
    \mathord{\smash[b]{\underset{\raise.3ex\hbox{$\scriptstyle\sim$}}{x}}\vphantom{x}}\cdot \mathord{\smash[b]{\underset{\raise.3ex\hbox{$\scriptstyle\sim$}}{y}}\vphantom{y}}
    &amp;= \sum_{i=1}^px_i y_i
    &amp;&amp; \text{(definition of the dot product)}
    \\
    &amp;= \sum_{i=1}^py_i x_i
    &amp;&amp; \text{(products of numbers are symmetric)}
    \\
    &amp;= \mathord{\smash[b]{\underset{\raise.3ex\hbox{$\scriptstyle\sim$}}{y}}\vphantom{y}}\cdot \mathord{\smash[b]{\underset{\raise.3ex\hbox{$\scriptstyle\sim$}}{x}}\vphantom{x}}
    &amp;&amp; \text{(definition of the dot product)}
    \end{aligned}
    $$</w:t>
        </w:r>
      </w:ins>
    </w:p>
    <w:bookmarkStart w:id="54" w:name="special-vectors"/>
    <w:p>
      <w:pPr>
        <w:pStyle w:val="Heading3"/>
      </w:pPr>
      <w:r>
        <w:t xml:space="preserve">1.1 Special vectors</w:t>
      </w:r>
    </w:p>
    <w:bookmarkStart w:id="39" w:name="def-zero-vector"/>
    <w:p>
      <w:pPr>
        <w:pStyle w:val="FirstParagraph"/>
      </w:pPr>
      <w:del w:id="454" w:author="PR Preview" w:date="2026-01-01T00:00:00Z">
        <w:r>
          <w:rPr>
            <w:b/>
            <w:bCs/>
          </w:rPr>
          <w:delText xml:space="preserve">Definition 11 (Zero vector)</w:delText>
        </w:r>
      </w:del>
      <w:del w:id="455" w:author="PR Preview" w:date="2026-01-01T00:00:00Z">
        <w:r>
          <w:delText xml:space="preserve"> </w:delText>
        </w:r>
      </w:del>
      <w:del w:id="456" w:author="PR Preview" w:date="2026-01-01T00:00:00Z">
        <w:r>
          <w:delText xml:space="preserve">The</w:delText>
        </w:r>
      </w:del>
      <w:del w:id="457" w:author="PR Preview" w:date="2026-01-01T00:00:00Z">
        <w:r>
          <w:delText xml:space="preserve"> </w:delText>
        </w:r>
      </w:del>
      <w:del w:id="458" w:author="PR Preview" w:date="2026-01-01T00:00:00Z">
        <w:r>
          <w:rPr>
            <w:b/>
            <w:bCs/>
          </w:rPr>
          <w:delText xml:space="preserve">zero vector</w:delText>
        </w:r>
      </w:del>
      <w:del w:id="459" w:author="PR Preview" w:date="2026-01-01T00:00:00Z">
        <w:r>
          <w:delText xml:space="preserve"> </w:delText>
        </w:r>
      </w:del>
      <m:oMath>
        <m:limLow>
          <m:e>
            <m:r>
              <m:t>0</m:t>
            </m:r>
          </m:e>
          <m:lim>
            <m:r>
              <m:rPr>
                <m:sty m:val="p"/>
              </m:rPr>
              <m:t>∼</m:t>
            </m:r>
          </m:lim>
        </m:limLow>
      </m:oMath>
      <w:del w:id="460" w:author="PR Preview" w:date="2026-01-01T00:00:00Z">
        <w:r>
          <w:delText xml:space="preserve"> </w:delText>
        </w:r>
      </w:del>
      <w:del w:id="461" w:author="PR Preview" w:date="2026-01-01T00:00:00Z">
        <w:r>
          <w:delText xml:space="preserve">of length</w:delText>
        </w:r>
      </w:del>
      <w:del w:id="462" w:author="PR Preview" w:date="2026-01-01T00:00:00Z">
        <w:r>
          <w:delText xml:space="preserve"> </w:delText>
        </w:r>
      </w:del>
      <m:oMath>
        <m:r>
          <m:t>p</m:t>
        </m:r>
      </m:oMath>
      <w:del w:id="463" w:author="PR Preview" w:date="2026-01-01T00:00:00Z">
        <w:r>
          <w:delText xml:space="preserve"> </w:delText>
        </w:r>
      </w:del>
      <w:del w:id="464" w:author="PR Preview" w:date="2026-01-01T00:00:00Z">
        <w:r>
          <w:delText xml:space="preserve">has all entries equal to zero:</w:delText>
        </w:r>
      </w:del>
    </w:p>
    <w:p>
      <w:pPr>
        <w:pStyle w:val="BodyText"/>
      </w:pPr>
      <m:oMathPara>
        <m:oMathParaPr>
          <m:jc m:val="center"/>
        </m:oMathParaPr>
        <m:oMath>
          <m:limLow>
            <m:e>
              <m:r>
                <m:t>0</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0</m:t>
                    </m:r>
                  </m:e>
                </m:mr>
                <m:mr>
                  <m:e>
                    <m:r>
                      <m:rPr>
                        <m:sty m:val="p"/>
                      </m:rPr>
                      <m:t>⋮</m:t>
                    </m:r>
                  </m:e>
                </m:mr>
                <m:mr>
                  <m:e>
                    <m:r>
                      <m:t>0</m:t>
                    </m:r>
                  </m:e>
                </m:mr>
              </m:m>
            </m:e>
          </m:d>
        </m:oMath>
      </m:oMathPara>
    </w:p>
    <w:p>
      <w:pPr>
        <w:pStyle w:val="FirstParagraph"/>
      </w:pPr>
      <w:del w:id="465" w:author="PR Preview" w:date="2026-01-01T00:00:00Z">
        <w:r>
          <w:rPr>
            <w:i/>
            <w:iCs/>
          </w:rPr>
          <w:delText xml:space="preserve">Remark 4</w:delText>
        </w:r>
      </w:del>
      <w:del w:id="466" w:author="PR Preview" w:date="2026-01-01T00:00:00Z">
        <w:r>
          <w:delText xml:space="preserve"> (The zero vector is the additive identity). </w:delText>
        </w:r>
      </w:del>
      <w:del w:id="467" w:author="PR Preview" w:date="2026-01-01T00:00:00Z">
        <w:r>
          <w:delText xml:space="preserve">Adding the zero vector to a vector leaves it unchanged</w:delText>
        </w:r>
      </w:del>
      <w:del w:id="468" w:author="PR Preview" w:date="2026-01-01T00:00:00Z">
        <w:r>
          <w:delText xml:space="preserve"> </w:delText>
        </w:r>
      </w:del>
      <w:del w:id="469" w:author="PR Preview" w:date="2026-01-01T00:00:00Z">
        <w:r>
          <w:delText xml:space="preserve">(</w:delText>
        </w:r>
      </w:del>
      <w:hyperlink w:anchor="def-vector-addition">
        <w:del w:id="470" w:author="PR Preview" w:date="2026-01-01T00:00:00Z">
          <w:r>
            <w:rPr>
              <w:rStyle w:val="Hyperlink"/>
            </w:rPr>
            <w:delText xml:space="preserve">Definition 7</w:delText>
          </w:r>
        </w:del>
      </w:hyperlink>
      <w:del w:id="471" w:author="PR Preview" w:date="2026-01-01T00:00:00Z">
        <w:r>
          <w:delText xml:space="preserve">):</w:delText>
        </w:r>
      </w:del>
      <w:del w:id="47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del w:id="473" w:author="PR Preview" w:date="2026-01-01T00:00:00Z">
        <w:r>
          <w:delText xml:space="preserve"> </w:delText>
        </w:r>
      </w:del>
      <w:del w:id="474" w:author="PR Preview" w:date="2026-01-01T00:00:00Z">
        <w:r>
          <w:delText xml:space="preserve">for any vector</w:delText>
        </w:r>
      </w:del>
      <w:del w:id="475" w:author="PR Preview" w:date="2026-01-01T00:00:00Z">
        <w:r>
          <w:delText xml:space="preserve"> </w:delText>
        </w:r>
      </w:del>
      <m:oMath>
        <m:limLow>
          <m:e>
            <m:r>
              <m:t>x</m:t>
            </m:r>
          </m:e>
          <m:lim>
            <m:r>
              <m:rPr>
                <m:sty m:val="p"/>
              </m:rPr>
              <m:t>∼</m:t>
            </m:r>
          </m:lim>
        </m:limLow>
      </m:oMath>
      <w:del w:id="476" w:author="PR Preview" w:date="2026-01-01T00:00:00Z">
        <w:r>
          <w:delText xml:space="preserve"> </w:delText>
        </w:r>
      </w:del>
      <w:del w:id="477" w:author="PR Preview" w:date="2026-01-01T00:00:00Z">
        <w:r>
          <w:delText xml:space="preserve">of the same length,</w:delText>
        </w:r>
      </w:del>
      <w:del w:id="478" w:author="PR Preview" w:date="2026-01-01T00:00:00Z">
        <w:r>
          <w:delText xml:space="preserve"> </w:delText>
        </w:r>
      </w:del>
      <w:del w:id="479" w:author="PR Preview" w:date="2026-01-01T00:00:00Z">
        <w:r>
          <w:delText xml:space="preserve">so</w:delText>
        </w:r>
      </w:del>
      <w:del w:id="480" w:author="PR Preview" w:date="2026-01-01T00:00:00Z">
        <w:r>
          <w:delText xml:space="preserve"> </w:delText>
        </w:r>
      </w:del>
      <m:oMath>
        <m:limLow>
          <m:e>
            <m:r>
              <m:t>0</m:t>
            </m:r>
          </m:e>
          <m:lim>
            <m:r>
              <m:rPr>
                <m:sty m:val="p"/>
              </m:rPr>
              <m:t>∼</m:t>
            </m:r>
          </m:lim>
        </m:limLow>
      </m:oMath>
      <w:del w:id="481" w:author="PR Preview" w:date="2026-01-01T00:00:00Z">
        <w:r>
          <w:delText xml:space="preserve"> </w:delText>
        </w:r>
      </w:del>
      <w:del w:id="482" w:author="PR Preview" w:date="2026-01-01T00:00:00Z">
        <w:r>
          <w:delText xml:space="preserve">is the</w:delText>
        </w:r>
      </w:del>
      <w:del w:id="483" w:author="PR Preview" w:date="2026-01-01T00:00:00Z">
        <w:r>
          <w:delText xml:space="preserve"> </w:delText>
        </w:r>
      </w:del>
      <w:hyperlink r:id="rId40">
        <w:del w:id="484" w:author="PR Preview" w:date="2026-01-01T00:00:00Z">
          <w:r>
            <w:rPr>
              <w:rStyle w:val="Hyperlink"/>
            </w:rPr>
            <w:delText xml:space="preserve">identity element</w:delText>
          </w:r>
        </w:del>
      </w:hyperlink>
      <w:del w:id="485" w:author="PR Preview" w:date="2026-01-01T00:00:00Z">
        <w:r>
          <w:delText xml:space="preserve"> </w:delText>
        </w:r>
      </w:del>
      <w:del w:id="486" w:author="PR Preview" w:date="2026-01-01T00:00:00Z">
        <w:r>
          <w:delText xml:space="preserve">for vector addition.</w:delText>
        </w:r>
      </w:del>
      <w:del w:id="487" w:author="PR Preview" w:date="2026-01-01T00:00:00Z">
        <w:r>
          <w:delText xml:space="preserve"> </w:delText>
        </w:r>
      </w:del>
      <w:del w:id="488" w:author="PR Preview" w:date="2026-01-01T00:00:00Z">
        <w:r>
          <w:delText xml:space="preserve">For example,</w:delText>
        </w:r>
      </w:del>
    </w:p>
    <w:p>
      <w:pPr>
        <w:pStyle w:val="FirstParagraph"/>
      </w:pPr>
      <w:ins w:id="489" w:author="PR Preview" w:date="2026-01-01T00:00:00Z">
        <w:r>
          <w:rPr>
            <w:b/>
            <w:bCs/>
          </w:rPr>
          <w:t xml:space="preserve">Definition 11 (Zero vector)</w:t>
        </w:r>
      </w:ins>
      <w:ins w:id="490" w:author="PR Preview" w:date="2026-01-01T00:00:00Z">
        <w:r>
          <w:t xml:space="preserve"> </w:t>
        </w:r>
      </w:ins>
      <w:ins w:id="491" w:author="PR Preview" w:date="2026-01-01T00:00:00Z">
        <w:r>
          <w:t xml:space="preserve">The</w:t>
        </w:r>
      </w:ins>
      <w:ins w:id="492" w:author="PR Preview" w:date="2026-01-01T00:00:00Z">
        <w:r>
          <w:t xml:space="preserve"> </w:t>
        </w:r>
      </w:ins>
      <w:ins w:id="493" w:author="PR Preview" w:date="2026-01-01T00:00:00Z">
        <w:r>
          <w:rPr>
            <w:b/>
            <w:bCs/>
          </w:rPr>
          <w:t xml:space="preserve">zero vector</w:t>
        </w:r>
      </w:ins>
      <w:ins w:id="494" w:author="PR Preview" w:date="2026-01-01T00:00:00Z">
        <w:r>
          <w:t xml:space="preserve"> </w:t>
        </w:r>
      </w:ins>
      <w:ins w:id="495" w:author="PR Preview" w:date="2026-01-01T00:00:00Z">
        <w:r>
          <w:t xml:space="preserve">$\mathord{\smash[b]{\underset{\raise.3ex\hbox{$\scriptstyle\sim$}}{0}}\vphantom{0}}$</w:t>
        </w:r>
      </w:ins>
      <w:ins w:id="496" w:author="PR Preview" w:date="2026-01-01T00:00:00Z">
        <w:r>
          <w:t xml:space="preserve"> </w:t>
        </w:r>
      </w:ins>
      <w:ins w:id="497" w:author="PR Preview" w:date="2026-01-01T00:00:00Z">
        <w:r>
          <w:t xml:space="preserve">of length</w:t>
        </w:r>
      </w:ins>
      <w:ins w:id="498" w:author="PR Preview" w:date="2026-01-01T00:00:00Z">
        <w:r>
          <w:t xml:space="preserve"> </w:t>
        </w:r>
      </w:ins>
      <m:oMath>
        <m:r>
          <m:t>p</m:t>
        </m:r>
      </m:oMath>
      <w:ins w:id="499" w:author="PR Preview" w:date="2026-01-01T00:00:00Z">
        <w:r>
          <w:t xml:space="preserve"> </w:t>
        </w:r>
      </w:ins>
      <w:ins w:id="500" w:author="PR Preview" w:date="2026-01-01T00:00:00Z">
        <w:r>
          <w:t xml:space="preserve">has all entries equal to zero:</w:t>
        </w:r>
      </w:ins>
    </w:p>
    <w:p>
      <w:pPr>
        <w:pStyle w:val="BodyText"/>
      </w:pPr>
      <w:ins w:id="501" w:author="PR Preview" w:date="2026-01-01T00:00:00Z">
        <w:r>
          <w:t xml:space="preserve">$$
    \mathord{\smash[b]{\underset{\raise.3ex\hbox{$\scriptstyle\sim$}}{0}}\vphantom{0}}=
    \begin{bmatrix}
    0 \\
    0 \\
    \vdots \\
    0
    \end{bmatrix}
    $$</w:t>
        </w:r>
      </w:ins>
    </w:p>
    <w:bookmarkEnd w:id="39"/>
    <w:bookmarkStart w:id="41" w:name="rem-zero-vector-identity"/>
    <w:p>
      <w:pPr>
        <w:pStyle w:val="FirstParagraph"/>
      </w:pPr>
      <w:ins w:id="502" w:author="PR Preview" w:date="2026-01-01T00:00:00Z">
        <w:r>
          <w:rPr>
            <w:i/>
            <w:iCs/>
          </w:rPr>
          <w:t xml:space="preserve">Remark 4</w:t>
        </w:r>
      </w:ins>
      <w:ins w:id="503" w:author="PR Preview" w:date="2026-01-01T00:00:00Z">
        <w:r>
          <w:t xml:space="preserve"> (The zero vector is the additive identity). </w:t>
        </w:r>
      </w:ins>
      <w:ins w:id="504" w:author="PR Preview" w:date="2026-01-01T00:00:00Z">
        <w:r>
          <w:t xml:space="preserve">Adding the zero vector to a vector leaves it unchanged</w:t>
        </w:r>
      </w:ins>
      <w:ins w:id="505" w:author="PR Preview" w:date="2026-01-01T00:00:00Z">
        <w:r>
          <w:t xml:space="preserve"> </w:t>
        </w:r>
      </w:ins>
      <w:ins w:id="506" w:author="PR Preview" w:date="2026-01-01T00:00:00Z">
        <w:r>
          <w:t xml:space="preserve">(</w:t>
        </w:r>
      </w:ins>
      <w:hyperlink w:anchor="def-vector-addition">
        <w:ins w:id="507" w:author="PR Preview" w:date="2026-01-01T00:00:00Z">
          <w:r>
            <w:rPr>
              <w:rStyle w:val="Hyperlink"/>
            </w:rPr>
            <w:t xml:space="preserve">Definition 7</w:t>
          </w:r>
        </w:ins>
      </w:hyperlink>
      <w:ins w:id="508" w:author="PR Preview" w:date="2026-01-01T00:00:00Z">
        <w:r>
          <w:t xml:space="preserve">):</w:t>
        </w:r>
      </w:ins>
      <w:ins w:id="509" w:author="PR Preview" w:date="2026-01-01T00:00:00Z">
        <w:r>
          <w:t xml:space="preserve"> </w:t>
        </w:r>
      </w:ins>
      <w:ins w:id="510" w:author="PR Preview" w:date="2026-01-01T00:00:00Z">
        <w:r>
          <w:t xml:space="preserve">$\mathord{\smash[b]{\underset{\raise.3ex\hbox{$\scriptstyle\sim$}}{x}}\vphantom{x}}+ \mathord{\smash[b]{\underset{\raise.3ex\hbox{$\scriptstyle\sim$}}{0}}\vphantom{0}}= \mathord{\smash[b]{\underset{\raise.3ex\hbox{$\scriptstyle\sim$}}{x}}\vphantom{x}}$</w:t>
        </w:r>
      </w:ins>
      <w:ins w:id="511" w:author="PR Preview" w:date="2026-01-01T00:00:00Z">
        <w:r>
          <w:t xml:space="preserve"> </w:t>
        </w:r>
      </w:ins>
      <w:ins w:id="512" w:author="PR Preview" w:date="2026-01-01T00:00:00Z">
        <w:r>
          <w:t xml:space="preserve">for any vector</w:t>
        </w:r>
      </w:ins>
      <w:ins w:id="513" w:author="PR Preview" w:date="2026-01-01T00:00:00Z">
        <w:r>
          <w:t xml:space="preserve"> </w:t>
        </w:r>
      </w:ins>
      <w:ins w:id="514" w:author="PR Preview" w:date="2026-01-01T00:00:00Z">
        <w:r>
          <w:t xml:space="preserve">$\mathord{\smash[b]{\underset{\raise.3ex\hbox{$\scriptstyle\sim$}}{x}}\vphantom{x}}$</w:t>
        </w:r>
      </w:ins>
      <w:ins w:id="515" w:author="PR Preview" w:date="2026-01-01T00:00:00Z">
        <w:r>
          <w:t xml:space="preserve"> </w:t>
        </w:r>
      </w:ins>
      <w:ins w:id="516" w:author="PR Preview" w:date="2026-01-01T00:00:00Z">
        <w:r>
          <w:t xml:space="preserve">of the same length,</w:t>
        </w:r>
      </w:ins>
      <w:ins w:id="517" w:author="PR Preview" w:date="2026-01-01T00:00:00Z">
        <w:r>
          <w:t xml:space="preserve"> </w:t>
        </w:r>
      </w:ins>
      <w:ins w:id="518" w:author="PR Preview" w:date="2026-01-01T00:00:00Z">
        <w:r>
          <w:t xml:space="preserve">so</w:t>
        </w:r>
      </w:ins>
      <w:ins w:id="519" w:author="PR Preview" w:date="2026-01-01T00:00:00Z">
        <w:r>
          <w:t xml:space="preserve"> </w:t>
        </w:r>
      </w:ins>
      <w:ins w:id="520" w:author="PR Preview" w:date="2026-01-01T00:00:00Z">
        <w:r>
          <w:t xml:space="preserve">$\mathord{\smash[b]{\underset{\raise.3ex\hbox{$\scriptstyle\sim$}}{0}}\vphantom{0}}$</w:t>
        </w:r>
      </w:ins>
      <w:ins w:id="521" w:author="PR Preview" w:date="2026-01-01T00:00:00Z">
        <w:r>
          <w:t xml:space="preserve"> </w:t>
        </w:r>
      </w:ins>
      <w:ins w:id="522" w:author="PR Preview" w:date="2026-01-01T00:00:00Z">
        <w:r>
          <w:t xml:space="preserve">is the</w:t>
        </w:r>
      </w:ins>
      <w:ins w:id="523" w:author="PR Preview" w:date="2026-01-01T00:00:00Z">
        <w:r>
          <w:t xml:space="preserve"> </w:t>
        </w:r>
      </w:ins>
      <w:hyperlink r:id="rId40">
        <w:ins w:id="524" w:author="PR Preview" w:date="2026-01-01T00:00:00Z">
          <w:r>
            <w:rPr>
              <w:rStyle w:val="Hyperlink"/>
            </w:rPr>
            <w:t xml:space="preserve">identity element</w:t>
          </w:r>
        </w:ins>
      </w:hyperlink>
      <w:ins w:id="525" w:author="PR Preview" w:date="2026-01-01T00:00:00Z">
        <w:r>
          <w:t xml:space="preserve"> </w:t>
        </w:r>
      </w:ins>
      <w:ins w:id="526" w:author="PR Preview" w:date="2026-01-01T00:00:00Z">
        <w:r>
          <w:t xml:space="preserve">for vector addition.</w:t>
        </w:r>
      </w:ins>
      <w:ins w:id="527" w:author="PR Preview" w:date="2026-01-01T00:00:00Z">
        <w:r>
          <w:t xml:space="preserve"> </w:t>
        </w:r>
      </w:ins>
      <w:ins w:id="528" w:author="PR Preview" w:date="2026-01-01T00:00:00Z">
        <w:r>
          <w:t xml:space="preserve">For example,</w:t>
        </w:r>
      </w:ins>
    </w:p>
    <w:p>
      <w:pPr>
        <w:pStyle w:val="BodyText"/>
      </w:pPr>
      <m:oMathPara>
        <m:oMathParaPr>
          <m:jc m:val="center"/>
        </m:oMathParaPr>
        <m:oMath>
          <m:eqArr>
            <m:e>
              <m:r>
                <m:rPr>
                  <m:sty m:val="p"/>
                </m:rPr>
                <m:t>(</m:t>
              </m:r>
              <m:r>
                <m:t>2</m:t>
              </m:r>
              <m:r>
                <m:rPr>
                  <m:sty m:val="p"/>
                </m:rPr>
                <m:t>,</m:t>
              </m:r>
              <m:r>
                <m:rPr>
                  <m:sty m:val="p"/>
                </m:rPr>
                <m:t>−</m:t>
              </m:r>
              <m:r>
                <m:t>1</m:t>
              </m:r>
              <m:r>
                <m:rPr>
                  <m:sty m:val="p"/>
                </m:rPr>
                <m:t>)</m:t>
              </m:r>
              <m:r>
                <m:rPr>
                  <m:sty m:val="p"/>
                </m:rPr>
                <m:t>+</m:t>
              </m:r>
              <m:r>
                <m:rPr>
                  <m:sty m:val="p"/>
                </m:rPr>
                <m:t>(</m:t>
              </m:r>
              <m:r>
                <m:t>0</m:t>
              </m:r>
              <m:r>
                <m:rPr>
                  <m:sty m:val="p"/>
                </m:rPr>
                <m:t>,</m:t>
              </m:r>
              <m:r>
                <m:t>0</m:t>
              </m:r>
              <m:r>
                <m:rPr>
                  <m:sty m:val="p"/>
                </m:rPr>
                <m:t>)</m:t>
              </m:r>
              <m:r>
                <m:t>&amp;</m:t>
              </m:r>
              <m:r>
                <m:rPr>
                  <m:sty m:val="p"/>
                </m:rPr>
                <m:t>=</m:t>
              </m:r>
              <m:r>
                <m:rPr>
                  <m:sty m:val="p"/>
                </m:rPr>
                <m:t>(</m:t>
              </m:r>
              <m:r>
                <m:t>2</m:t>
              </m:r>
              <m:r>
                <m:rPr>
                  <m:sty m:val="p"/>
                </m:rPr>
                <m:t>+</m:t>
              </m:r>
              <m:r>
                <m:t>0</m:t>
              </m:r>
              <m:r>
                <m:rPr>
                  <m:sty m:val="p"/>
                </m:rPr>
                <m:t>,</m:t>
              </m:r>
              <m:r>
                <m:rPr>
                  <m:sty m:val="p"/>
                </m:rPr>
                <m:t>−</m:t>
              </m:r>
              <m:r>
                <m:t>1</m:t>
              </m:r>
              <m:r>
                <m:rPr>
                  <m:sty m:val="p"/>
                </m:rPr>
                <m:t>+</m:t>
              </m:r>
              <m:r>
                <m:t>0</m:t>
              </m:r>
              <m:r>
                <m:rPr>
                  <m:sty m:val="p"/>
                </m:rPr>
                <m:t>)</m:t>
              </m:r>
            </m:e>
            <m:e>
              <m:r>
                <m:t>&amp;</m:t>
              </m:r>
              <m:r>
                <m:rPr>
                  <m:sty m:val="p"/>
                </m:rPr>
                <m:t>=</m:t>
              </m:r>
              <m:r>
                <m:rPr>
                  <m:sty m:val="p"/>
                </m:rPr>
                <m:t>(</m:t>
              </m:r>
              <m:r>
                <m:t>2</m:t>
              </m:r>
              <m:r>
                <m:rPr>
                  <m:sty m:val="p"/>
                </m:rPr>
                <m:t>,</m:t>
              </m:r>
              <m:r>
                <m:rPr>
                  <m:sty m:val="p"/>
                </m:rPr>
                <m:t>−</m:t>
              </m:r>
              <m:r>
                <m:t>1</m:t>
              </m:r>
              <m:r>
                <m:rPr>
                  <m:sty m:val="p"/>
                </m:rPr>
                <m:t>)</m:t>
              </m:r>
              <m:r>
                <m:rPr>
                  <m:sty m:val="p"/>
                </m:rPr>
                <m:t>.</m:t>
              </m:r>
            </m:e>
          </m:eqArr>
        </m:oMath>
      </m:oMathPara>
    </w:p>
    <w:bookmarkEnd w:id="41"/>
    <w:bookmarkStart w:id="43" w:name="def-mean"/>
    <w:p>
      <w:pPr>
        <w:pStyle w:val="FirstParagraph"/>
      </w:pPr>
      <w:r>
        <w:rPr>
          <w:b/>
          <w:bCs/>
        </w:rPr>
        <w:t xml:space="preserve">Definition 12 (Mean (average, sample mean))</w:t>
      </w:r>
      <w:r>
        <w:t xml:space="preserve"> </w:t>
      </w:r>
      <w:r>
        <w:t xml:space="preserve">The</w:t>
      </w:r>
      <w:r>
        <w:t xml:space="preserve"> </w:t>
      </w:r>
      <w:r>
        <w:rPr>
          <w:b/>
          <w:bCs/>
        </w:rPr>
        <w:t xml:space="preserve">mean</w:t>
      </w:r>
      <w:r>
        <w:t xml:space="preserve"> </w:t>
      </w:r>
      <w:r>
        <w:t xml:space="preserve">(or</w:t>
      </w:r>
      <w:r>
        <w:t xml:space="preserve"> </w:t>
      </w:r>
      <w:r>
        <w:rPr>
          <w:b/>
          <w:bCs/>
        </w:rPr>
        <w:t xml:space="preserve">average</w:t>
      </w:r>
      <w:r>
        <w:t xml:space="preserve">) of</w:t>
      </w:r>
      <w:r>
        <w:t xml:space="preserve"> </w:t>
      </w:r>
      <m:oMath>
        <m:r>
          <m:t>n</m:t>
        </m:r>
      </m:oMath>
      <w:r>
        <w:t xml:space="preserve"> </w:t>
      </w:r>
      <w:r>
        <w:t xml:space="preserve">numbers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is</w:t>
      </w:r>
      <w:r>
        <w:t xml:space="preserve"> </w:t>
      </w:r>
      <w:r>
        <w:t xml:space="preserve">their</w:t>
      </w:r>
      <w:r>
        <w:t xml:space="preserve"> </w:t>
      </w:r>
      <w:hyperlink r:id="rId42">
        <w:r>
          <w:rPr>
            <w:rStyle w:val="Hyperlink"/>
          </w:rPr>
          <w:t xml:space="preserve">sum</w:t>
        </w:r>
      </w:hyperlink>
      <w:r>
        <w:t xml:space="preserve"> </w:t>
      </w:r>
      <w:r>
        <w:t xml:space="preserve">divided by how many there are:</w:t>
      </w:r>
    </w:p>
    <w:p>
      <w:pPr>
        <w:pStyle w:val="BodyText"/>
      </w:pPr>
      <m:oMathPara>
        <m:oMathParaPr>
          <m:jc m:val="center"/>
        </m:oMathParaPr>
        <m:oMath>
          <m:acc>
            <m:accPr>
              <m:chr m:val="‾"/>
            </m:accPr>
            <m:e>
              <m:r>
                <m:t>y</m:t>
              </m:r>
            </m:e>
          </m:acc>
          <m:limUpp>
            <m:e>
              <m:r>
                <m:rPr>
                  <m:sty m:val="p"/>
                </m:rPr>
                <m:t>=</m:t>
              </m:r>
            </m:e>
            <m:lim>
              <m:r>
                <m:rPr>
                  <m:nor/>
                  <m:sty m:val="p"/>
                </m:rPr>
                <m:t>def</m:t>
              </m:r>
            </m:lim>
          </m:limUpp>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m:oMathPara>
    </w:p>
    <w:bookmarkEnd w:id="43"/>
    <w:bookmarkStart w:id="44" w:name="exm-mean"/>
    <w:p>
      <w:pPr>
        <w:pStyle w:val="FirstParagraph"/>
      </w:pPr>
      <w:r>
        <w:rPr>
          <w:b/>
          <w:bCs/>
        </w:rPr>
        <w:t xml:space="preserve">Example 8 (The mean of three numbers)</w:t>
      </w:r>
      <w:r>
        <w:t xml:space="preserve"> </w:t>
      </w:r>
      <w:r>
        <w:t xml:space="preserve">For</w:t>
      </w:r>
      <w:r>
        <w:t xml:space="preserve"> </w:t>
      </w:r>
      <m:oMath>
        <m:sSub>
          <m:e>
            <m:r>
              <m:t>y</m:t>
            </m:r>
          </m:e>
          <m:sub>
            <m:r>
              <m:t>1</m:t>
            </m:r>
          </m:sub>
        </m:sSub>
        <m:r>
          <m:rPr>
            <m:sty m:val="p"/>
          </m:rPr>
          <m:t>=</m:t>
        </m:r>
        <m:r>
          <m:t>2</m:t>
        </m:r>
      </m:oMath>
      <w:r>
        <w:t xml:space="preserve">,</w:t>
      </w:r>
      <w:r>
        <w:t xml:space="preserve"> </w:t>
      </w:r>
      <m:oMath>
        <m:sSub>
          <m:e>
            <m:r>
              <m:t>y</m:t>
            </m:r>
          </m:e>
          <m:sub>
            <m:r>
              <m:t>2</m:t>
            </m:r>
          </m:sub>
        </m:sSub>
        <m:r>
          <m:rPr>
            <m:sty m:val="p"/>
          </m:rPr>
          <m:t>=</m:t>
        </m:r>
        <m:r>
          <m:rPr>
            <m:sty m:val="p"/>
          </m:rPr>
          <m:t>−</m:t>
        </m:r>
        <m:r>
          <m:t>1</m:t>
        </m:r>
      </m:oMath>
      <w:r>
        <w:t xml:space="preserve"> </w:t>
      </w:r>
      <w:r>
        <w:t xml:space="preserve">and</w:t>
      </w:r>
      <w:r>
        <w:t xml:space="preserve"> </w:t>
      </w:r>
      <m:oMath>
        <m:sSub>
          <m:e>
            <m:r>
              <m:t>y</m:t>
            </m:r>
          </m:e>
          <m:sub>
            <m:r>
              <m:t>3</m:t>
            </m:r>
          </m:sub>
        </m:sSub>
        <m:r>
          <m:rPr>
            <m:sty m:val="p"/>
          </m:rPr>
          <m:t>=</m:t>
        </m:r>
        <m:r>
          <m:t>5</m:t>
        </m:r>
      </m:oMath>
      <w:r>
        <w:t xml:space="preserve">:</w:t>
      </w:r>
    </w:p>
    <w:p>
      <w:pPr>
        <w:pStyle w:val="BodyText"/>
      </w:pPr>
      <m:oMathPara>
        <m:oMathParaPr>
          <m:jc m:val="center"/>
        </m:oMathParaPr>
        <m:oMath>
          <m:eqArr>
            <m:e>
              <m:acc>
                <m:accPr>
                  <m:chr m:val="‾"/>
                </m:accPr>
                <m:e>
                  <m:r>
                    <m:t>y</m:t>
                  </m:r>
                </m:e>
              </m:acc>
              <m:r>
                <m:t>&amp;</m:t>
              </m:r>
              <m:r>
                <m:rPr>
                  <m:sty m:val="p"/>
                </m:rPr>
                <m:t>=</m:t>
              </m:r>
              <m:f>
                <m:fPr>
                  <m:type m:val="bar"/>
                </m:fPr>
                <m:num>
                  <m:r>
                    <m:t>1</m:t>
                  </m:r>
                </m:num>
                <m:den>
                  <m:r>
                    <m:t>3</m:t>
                  </m:r>
                </m:den>
              </m:f>
              <m:r>
                <m:t> </m:t>
              </m:r>
              <m:r>
                <m:t>​</m:t>
              </m:r>
              <m:d>
                <m:dPr>
                  <m:begChr m:val="("/>
                  <m:sepChr m:val=""/>
                  <m:endChr m:val=")"/>
                  <m:grow/>
                </m:dPr>
                <m:e>
                  <m:r>
                    <m:t>2</m:t>
                  </m:r>
                  <m:r>
                    <m:rPr>
                      <m:sty m:val="p"/>
                    </m:rPr>
                    <m:t>+</m:t>
                  </m:r>
                  <m:r>
                    <m:rPr>
                      <m:sty m:val="p"/>
                    </m:rPr>
                    <m:t>(</m:t>
                  </m:r>
                  <m:r>
                    <m:rPr>
                      <m:sty m:val="p"/>
                    </m:rPr>
                    <m:t>−</m:t>
                  </m:r>
                  <m:r>
                    <m:t>1</m:t>
                  </m:r>
                  <m:r>
                    <m:rPr>
                      <m:sty m:val="p"/>
                    </m:rPr>
                    <m:t>)</m:t>
                  </m:r>
                  <m:r>
                    <m:rPr>
                      <m:sty m:val="p"/>
                    </m:rPr>
                    <m:t>+</m:t>
                  </m:r>
                  <m:r>
                    <m:t>5</m:t>
                  </m:r>
                </m:e>
              </m:d>
              <m:r>
                <m:t>​</m:t>
              </m:r>
              <m:r>
                <m:t>&amp;</m:t>
              </m:r>
              <m:r>
                <m:t>&amp;</m:t>
              </m:r>
              <m:r>
                <m:rPr>
                  <m:nor/>
                  <m:sty m:val="p"/>
                </m:rPr>
                <m:t>(definition of the mean, with </m:t>
              </m:r>
              <m:r>
                <m:t>n</m:t>
              </m:r>
              <m:r>
                <m:rPr>
                  <m:sty m:val="p"/>
                </m:rPr>
                <m:t>=</m:t>
              </m:r>
              <m:r>
                <m:t>3</m:t>
              </m:r>
              <m:r>
                <m:rPr>
                  <m:nor/>
                  <m:sty m:val="p"/>
                </m:rPr>
                <m:t>)</m:t>
              </m:r>
            </m:e>
            <m:e>
              <m:r>
                <m:t>&amp;</m:t>
              </m:r>
              <m:r>
                <m:rPr>
                  <m:sty m:val="p"/>
                </m:rPr>
                <m:t>=</m:t>
              </m:r>
              <m:f>
                <m:fPr>
                  <m:type m:val="bar"/>
                </m:fPr>
                <m:num>
                  <m:r>
                    <m:t>1</m:t>
                  </m:r>
                </m:num>
                <m:den>
                  <m:r>
                    <m:t>3</m:t>
                  </m:r>
                </m:den>
              </m:f>
              <m:r>
                <m:rPr>
                  <m:sty m:val="p"/>
                </m:rPr>
                <m:t>⋅</m:t>
              </m:r>
              <m:r>
                <m:t>6</m:t>
              </m:r>
              <m:r>
                <m:t>&amp;</m:t>
              </m:r>
              <m:r>
                <m:t>&amp;</m:t>
              </m:r>
              <m:r>
                <m:rPr>
                  <m:nor/>
                  <m:sty m:val="p"/>
                </m:rPr>
                <m:t>(add)</m:t>
              </m:r>
            </m:e>
            <m:e>
              <m:r>
                <m:t>&amp;</m:t>
              </m:r>
              <m:r>
                <m:rPr>
                  <m:sty m:val="p"/>
                </m:rPr>
                <m:t>=</m:t>
              </m:r>
              <m:r>
                <m:t>2</m:t>
              </m:r>
              <m:r>
                <m:t>&amp;</m:t>
              </m:r>
              <m:r>
                <m:t>&amp;</m:t>
              </m:r>
              <m:r>
                <m:rPr>
                  <m:nor/>
                  <m:sty m:val="p"/>
                </m:rPr>
                <m:t>(multiply)</m:t>
              </m:r>
            </m:e>
          </m:eqArr>
        </m:oMath>
      </m:oMathPara>
    </w:p>
    <w:bookmarkEnd w:id="44"/>
    <w:bookmarkStart w:id="46" w:name="rem-mean-sample-mean"/>
    <w:p>
      <w:pPr>
        <w:pStyle w:val="FirstParagraph"/>
      </w:pPr>
      <w:r>
        <w:rPr>
          <w:i/>
          <w:iCs/>
        </w:rPr>
        <w:t xml:space="preserve">Remark 5</w:t>
      </w:r>
      <w:r>
        <w:t xml:space="preserve"> (The sample mean estimates the population mean). </w:t>
      </w:r>
      <w:r>
        <w:t xml:space="preserve">When the numbers are observed data values,</w:t>
      </w:r>
      <w:r>
        <w:t xml:space="preserve"> </w:t>
      </w:r>
      <m:oMath>
        <m:acc>
          <m:accPr>
            <m:chr m:val="‾"/>
          </m:accPr>
          <m:e>
            <m:r>
              <m:t>y</m:t>
            </m:r>
          </m:e>
        </m:acc>
      </m:oMath>
      <w:r>
        <w:t xml:space="preserve"> </w:t>
      </w:r>
      <w:r>
        <w:t xml:space="preserve">is also called the sample mean,</w:t>
      </w:r>
      <w:r>
        <w:t xml:space="preserve"> </w:t>
      </w:r>
      <w:r>
        <w:t xml:space="preserve">an estimator of the</w:t>
      </w:r>
      <w:r>
        <w:t xml:space="preserve"> </w:t>
      </w:r>
      <w:hyperlink r:id="rId45">
        <w:r>
          <w:rPr>
            <w:rStyle w:val="Hyperlink"/>
          </w:rPr>
          <w:t xml:space="preserve">population mean</w:t>
        </w:r>
      </w:hyperlink>
      <w:r>
        <w:t xml:space="preserve">.</w:t>
      </w:r>
    </w:p>
    <w:bookmarkEnd w:id="46"/>
    <w:bookmarkStart w:id="47" w:name="def-ones-vector"/>
    <w:p>
      <w:pPr>
        <w:pStyle w:val="BodyText"/>
      </w:pPr>
      <w:del w:id="529" w:author="PR Preview" w:date="2026-01-01T00:00:00Z">
        <w:r>
          <w:rPr>
            <w:b/>
            <w:bCs/>
          </w:rPr>
          <w:delText xml:space="preserve">Definition 13 (Ones vector)</w:delText>
        </w:r>
      </w:del>
      <w:del w:id="530" w:author="PR Preview" w:date="2026-01-01T00:00:00Z">
        <w:r>
          <w:delText xml:space="preserve"> </w:delText>
        </w:r>
      </w:del>
      <w:del w:id="531" w:author="PR Preview" w:date="2026-01-01T00:00:00Z">
        <w:r>
          <w:delText xml:space="preserve">The</w:delText>
        </w:r>
      </w:del>
      <w:del w:id="532" w:author="PR Preview" w:date="2026-01-01T00:00:00Z">
        <w:r>
          <w:delText xml:space="preserve"> </w:delText>
        </w:r>
      </w:del>
      <w:del w:id="533" w:author="PR Preview" w:date="2026-01-01T00:00:00Z">
        <w:r>
          <w:rPr>
            <w:b/>
            <w:bCs/>
          </w:rPr>
          <w:delText xml:space="preserve">ones vector</w:delText>
        </w:r>
      </w:del>
      <w:del w:id="534" w:author="PR Preview" w:date="2026-01-01T00:00:00Z">
        <w:r>
          <w:delText xml:space="preserve"> </w:delText>
        </w:r>
      </w:del>
      <m:oMath>
        <m:limLow>
          <m:e>
            <m:r>
              <m:t>1</m:t>
            </m:r>
          </m:e>
          <m:lim>
            <m:r>
              <m:rPr>
                <m:sty m:val="p"/>
              </m:rPr>
              <m:t>∼</m:t>
            </m:r>
          </m:lim>
        </m:limLow>
      </m:oMath>
      <w:del w:id="535" w:author="PR Preview" w:date="2026-01-01T00:00:00Z">
        <w:r>
          <w:delText xml:space="preserve"> </w:delText>
        </w:r>
      </w:del>
      <w:del w:id="536" w:author="PR Preview" w:date="2026-01-01T00:00:00Z">
        <w:r>
          <w:delText xml:space="preserve">of length</w:delText>
        </w:r>
      </w:del>
      <w:del w:id="537" w:author="PR Preview" w:date="2026-01-01T00:00:00Z">
        <w:r>
          <w:delText xml:space="preserve"> </w:delText>
        </w:r>
      </w:del>
      <m:oMath>
        <m:r>
          <m:t>p</m:t>
        </m:r>
      </m:oMath>
      <w:del w:id="538" w:author="PR Preview" w:date="2026-01-01T00:00:00Z">
        <w:r>
          <w:delText xml:space="preserve"> </w:delText>
        </w:r>
      </w:del>
      <w:del w:id="539" w:author="PR Preview" w:date="2026-01-01T00:00:00Z">
        <w:r>
          <w:delText xml:space="preserve">has all entries equal to one:</w:delText>
        </w:r>
      </w:del>
    </w:p>
    <w:p>
      <w:pPr>
        <w:pStyle w:val="BodyText"/>
      </w:pPr>
      <m:oMathPara>
        <m:oMathParaPr>
          <m:jc m:val="center"/>
        </m:oMathParaPr>
        <m:oMath>
          <m:limLow>
            <m:e>
              <m:r>
                <m:t>1</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1</m:t>
                    </m:r>
                  </m:e>
                </m:mr>
                <m:mr>
                  <m:e>
                    <m:r>
                      <m:rPr>
                        <m:sty m:val="p"/>
                      </m:rPr>
                      <m:t>⋮</m:t>
                    </m:r>
                  </m:e>
                </m:mr>
                <m:mr>
                  <m:e>
                    <m:r>
                      <m:t>1</m:t>
                    </m:r>
                  </m:e>
                </m:mr>
              </m:m>
            </m:e>
          </m:d>
        </m:oMath>
      </m:oMathPara>
    </w:p>
    <w:p>
      <w:pPr>
        <w:pStyle w:val="FirstParagraph"/>
      </w:pPr>
      <w:del w:id="540" w:author="PR Preview" w:date="2026-01-01T00:00:00Z">
        <w:r>
          <w:rPr>
            <w:i/>
            <w:iCs/>
          </w:rPr>
          <w:delText xml:space="preserve">Remark 6</w:delText>
        </w:r>
      </w:del>
      <w:del w:id="541" w:author="PR Preview" w:date="2026-01-01T00:00:00Z">
        <w:r>
          <w:delText xml:space="preserve"> (The ones vector sums the entries). </w:delText>
        </w:r>
      </w:del>
      <w:del w:id="542" w:author="PR Preview" w:date="2026-01-01T00:00:00Z">
        <w:r>
          <w:delText xml:space="preserve">The dot product (2) of</w:delText>
        </w:r>
      </w:del>
      <w:del w:id="543" w:author="PR Preview" w:date="2026-01-01T00:00:00Z">
        <w:r>
          <w:delText xml:space="preserve"> </w:delText>
        </w:r>
      </w:del>
      <m:oMath>
        <m:limLow>
          <m:e>
            <m:r>
              <m:t>1</m:t>
            </m:r>
          </m:e>
          <m:lim>
            <m:r>
              <m:rPr>
                <m:sty m:val="p"/>
              </m:rPr>
              <m:t>∼</m:t>
            </m:r>
          </m:lim>
        </m:limLow>
      </m:oMath>
      <w:del w:id="544" w:author="PR Preview" w:date="2026-01-01T00:00:00Z">
        <w:r>
          <w:delText xml:space="preserve"> </w:delText>
        </w:r>
      </w:del>
      <w:del w:id="545" w:author="PR Preview" w:date="2026-01-01T00:00:00Z">
        <w:r>
          <w:delText xml:space="preserve">with</w:delText>
        </w:r>
      </w:del>
      <w:del w:id="546" w:author="PR Preview" w:date="2026-01-01T00:00:00Z">
        <w:r>
          <w:delText xml:space="preserve"> </w:delText>
        </w:r>
      </w:del>
      <m:oMath>
        <m:limLow>
          <m:e>
            <m:r>
              <m:t>x</m:t>
            </m:r>
          </m:e>
          <m:lim>
            <m:r>
              <m:rPr>
                <m:sty m:val="p"/>
              </m:rPr>
              <m:t>∼</m:t>
            </m:r>
          </m:lim>
        </m:limLow>
      </m:oMath>
      <w:del w:id="547" w:author="PR Preview" w:date="2026-01-01T00:00:00Z">
        <w:r>
          <w:delText xml:space="preserve"> </w:delText>
        </w:r>
      </w:del>
      <w:del w:id="548" w:author="PR Preview" w:date="2026-01-01T00:00:00Z">
        <w:r>
          <w:delText xml:space="preserve">is the sum of the entries of</w:delText>
        </w:r>
      </w:del>
      <w:del w:id="549" w:author="PR Preview" w:date="2026-01-01T00:00:00Z">
        <w:r>
          <w:delText xml:space="preserve"> </w:delText>
        </w:r>
      </w:del>
      <m:oMath>
        <m:limLow>
          <m:e>
            <m:r>
              <m:t>x</m:t>
            </m:r>
          </m:e>
          <m:lim>
            <m:r>
              <m:rPr>
                <m:sty m:val="p"/>
              </m:rPr>
              <m:t>∼</m:t>
            </m:r>
          </m:lim>
        </m:limLow>
      </m:oMath>
      <w:del w:id="550" w:author="PR Preview" w:date="2026-01-01T00:00:00Z">
        <w:r>
          <w:delText xml:space="preserve">:</w:delText>
        </w:r>
      </w:del>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t>1</m:t>
                  </m:r>
                </m:e>
              </m:nary>
              <m:r>
                <m:rPr>
                  <m:sty m:val="p"/>
                </m:rPr>
                <m:t>⋅</m:t>
              </m:r>
              <m:sSub>
                <m:e>
                  <m:r>
                    <m:t>x</m:t>
                  </m:r>
                </m:e>
                <m:sub>
                  <m:r>
                    <m:t>i</m:t>
                  </m:r>
                </m:sub>
              </m:sSub>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rPr>
                  <m:sty m:val="p"/>
                </m:rPr>
                <m:t>.</m:t>
              </m:r>
            </m:e>
          </m:eqArr>
        </m:oMath>
      </m:oMathPara>
    </w:p>
    <w:p>
      <w:pPr>
        <w:pStyle w:val="FirstParagraph"/>
      </w:pPr>
      <w:del w:id="551" w:author="PR Preview" w:date="2026-01-01T00:00:00Z">
        <w:r>
          <w:delText xml:space="preserve">For example, for</w:delText>
        </w:r>
      </w:del>
      <w:del w:id="552"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rPr>
            <m:sty m:val="p"/>
          </m:rPr>
          <m:t>−</m:t>
        </m:r>
        <m:r>
          <m:t>1</m:t>
        </m:r>
        <m:r>
          <m:rPr>
            <m:sty m:val="p"/>
          </m:rPr>
          <m:t>,</m:t>
        </m:r>
        <m:r>
          <m:t>5</m:t>
        </m:r>
        <m:r>
          <m:rPr>
            <m:sty m:val="p"/>
          </m:rPr>
          <m:t>)</m:t>
        </m:r>
      </m:oMath>
      <w:del w:id="553" w:author="PR Preview" w:date="2026-01-01T00:00:00Z">
        <w:r>
          <w:delText xml:space="preserve">,</w:delText>
        </w:r>
      </w:del>
    </w:p>
    <w:p>
      <w:pPr>
        <w:pStyle w:val="BodyText"/>
      </w:pPr>
      <m:oMathPara>
        <m:oMathParaPr>
          <m:jc m:val="center"/>
        </m:oMathParaPr>
        <m:oMath>
          <m:eqArr>
            <m:e>
              <m:limLow>
                <m:e>
                  <m:r>
                    <m:t>1</m:t>
                  </m:r>
                </m:e>
                <m:lim>
                  <m:r>
                    <m:rPr>
                      <m:sty m:val="p"/>
                    </m:rPr>
                    <m:t>∼</m:t>
                  </m:r>
                </m:lim>
              </m:limLow>
              <m:r>
                <m:rPr>
                  <m:sty m:val="p"/>
                </m:rPr>
                <m:t>⋅</m:t>
              </m:r>
              <m:limLow>
                <m:e>
                  <m:r>
                    <m:t>x</m:t>
                  </m:r>
                </m:e>
                <m:lim>
                  <m:r>
                    <m:rPr>
                      <m:sty m:val="p"/>
                    </m:rPr>
                    <m:t>∼</m:t>
                  </m:r>
                </m:lim>
              </m:limLow>
              <m:r>
                <m:t>&amp;</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6</m:t>
              </m:r>
              <m:r>
                <m:rPr>
                  <m:sty m:val="p"/>
                </m:rPr>
                <m:t>,</m:t>
              </m:r>
            </m:e>
          </m:eqArr>
        </m:oMath>
      </m:oMathPara>
    </w:p>
    <w:p>
      <w:pPr>
        <w:pStyle w:val="BodyText"/>
      </w:pPr>
      <w:ins w:id="554" w:author="PR Preview" w:date="2026-01-01T00:00:00Z">
        <w:r>
          <w:rPr>
            <w:b/>
            <w:bCs/>
          </w:rPr>
          <w:t xml:space="preserve">Definition 13 (Ones vector)</w:t>
        </w:r>
      </w:ins>
      <w:ins w:id="555" w:author="PR Preview" w:date="2026-01-01T00:00:00Z">
        <w:r>
          <w:t xml:space="preserve"> </w:t>
        </w:r>
      </w:ins>
      <w:ins w:id="556" w:author="PR Preview" w:date="2026-01-01T00:00:00Z">
        <w:r>
          <w:t xml:space="preserve">The</w:t>
        </w:r>
      </w:ins>
      <w:ins w:id="557" w:author="PR Preview" w:date="2026-01-01T00:00:00Z">
        <w:r>
          <w:t xml:space="preserve"> </w:t>
        </w:r>
      </w:ins>
      <w:ins w:id="558" w:author="PR Preview" w:date="2026-01-01T00:00:00Z">
        <w:r>
          <w:rPr>
            <w:b/>
            <w:bCs/>
          </w:rPr>
          <w:t xml:space="preserve">ones vector</w:t>
        </w:r>
      </w:ins>
      <w:ins w:id="559" w:author="PR Preview" w:date="2026-01-01T00:00:00Z">
        <w:r>
          <w:t xml:space="preserve"> </w:t>
        </w:r>
      </w:ins>
      <w:ins w:id="560" w:author="PR Preview" w:date="2026-01-01T00:00:00Z">
        <w:r>
          <w:t xml:space="preserve">$\mathord{\smash[b]{\underset{\raise.3ex\hbox{$\scriptstyle\sim$}}{1}}\vphantom{1}}$</w:t>
        </w:r>
      </w:ins>
      <w:ins w:id="561" w:author="PR Preview" w:date="2026-01-01T00:00:00Z">
        <w:r>
          <w:t xml:space="preserve"> </w:t>
        </w:r>
      </w:ins>
      <w:ins w:id="562" w:author="PR Preview" w:date="2026-01-01T00:00:00Z">
        <w:r>
          <w:t xml:space="preserve">of length</w:t>
        </w:r>
      </w:ins>
      <w:ins w:id="563" w:author="PR Preview" w:date="2026-01-01T00:00:00Z">
        <w:r>
          <w:t xml:space="preserve"> </w:t>
        </w:r>
      </w:ins>
      <m:oMath>
        <m:r>
          <m:t>p</m:t>
        </m:r>
      </m:oMath>
      <w:ins w:id="564" w:author="PR Preview" w:date="2026-01-01T00:00:00Z">
        <w:r>
          <w:t xml:space="preserve"> </w:t>
        </w:r>
      </w:ins>
      <w:ins w:id="565" w:author="PR Preview" w:date="2026-01-01T00:00:00Z">
        <w:r>
          <w:t xml:space="preserve">has all entries equal to one:</w:t>
        </w:r>
      </w:ins>
    </w:p>
    <w:p>
      <w:pPr>
        <w:pStyle w:val="BodyText"/>
      </w:pPr>
      <w:ins w:id="566" w:author="PR Preview" w:date="2026-01-01T00:00:00Z">
        <w:r>
          <w:t xml:space="preserve">$$
    \mathord{\smash[b]{\underset{\raise.3ex\hbox{$\scriptstyle\sim$}}{1}}\vphantom{1}} =
    \begin{bmatrix}
    1 \\
    1 \\
    \vdots \\
    1
    \end{bmatrix}
    $$</w:t>
        </w:r>
      </w:ins>
    </w:p>
    <w:bookmarkEnd w:id="47"/>
    <w:bookmarkStart w:id="48" w:name="rem-ones-vector-sum"/>
    <w:p>
      <w:pPr>
        <w:pStyle w:val="FirstParagraph"/>
      </w:pPr>
      <w:ins w:id="567" w:author="PR Preview" w:date="2026-01-01T00:00:00Z">
        <w:r>
          <w:rPr>
            <w:i/>
            <w:iCs/>
          </w:rPr>
          <w:t xml:space="preserve">Remark 6</w:t>
        </w:r>
      </w:ins>
      <w:ins w:id="568" w:author="PR Preview" w:date="2026-01-01T00:00:00Z">
        <w:r>
          <w:t xml:space="preserve"> (The ones vector sums the entries). </w:t>
        </w:r>
      </w:ins>
      <w:ins w:id="569" w:author="PR Preview" w:date="2026-01-01T00:00:00Z">
        <w:r>
          <w:t xml:space="preserve">The dot product (2) of</w:t>
        </w:r>
      </w:ins>
      <w:ins w:id="570" w:author="PR Preview" w:date="2026-01-01T00:00:00Z">
        <w:r>
          <w:t xml:space="preserve"> </w:t>
        </w:r>
      </w:ins>
      <w:ins w:id="571" w:author="PR Preview" w:date="2026-01-01T00:00:00Z">
        <w:r>
          <w:t xml:space="preserve">$\mathord{\smash[b]{\underset{\raise.3ex\hbox{$\scriptstyle\sim$}}{1}}\vphantom{1}}$</w:t>
        </w:r>
      </w:ins>
      <w:ins w:id="572" w:author="PR Preview" w:date="2026-01-01T00:00:00Z">
        <w:r>
          <w:t xml:space="preserve"> </w:t>
        </w:r>
      </w:ins>
      <w:ins w:id="573" w:author="PR Preview" w:date="2026-01-01T00:00:00Z">
        <w:r>
          <w:t xml:space="preserve">with</w:t>
        </w:r>
      </w:ins>
      <w:ins w:id="574" w:author="PR Preview" w:date="2026-01-01T00:00:00Z">
        <w:r>
          <w:t xml:space="preserve"> </w:t>
        </w:r>
      </w:ins>
      <w:ins w:id="575" w:author="PR Preview" w:date="2026-01-01T00:00:00Z">
        <w:r>
          <w:t xml:space="preserve">$\mathord{\smash[b]{\underset{\raise.3ex\hbox{$\scriptstyle\sim$}}{x}}\vphantom{x}}$</w:t>
        </w:r>
      </w:ins>
      <w:ins w:id="576" w:author="PR Preview" w:date="2026-01-01T00:00:00Z">
        <w:r>
          <w:t xml:space="preserve"> </w:t>
        </w:r>
      </w:ins>
      <w:ins w:id="577" w:author="PR Preview" w:date="2026-01-01T00:00:00Z">
        <w:r>
          <w:t xml:space="preserve">is the sum of the entries of</w:t>
        </w:r>
      </w:ins>
      <w:ins w:id="578" w:author="PR Preview" w:date="2026-01-01T00:00:00Z">
        <w:r>
          <w:t xml:space="preserve"> </w:t>
        </w:r>
      </w:ins>
      <w:ins w:id="579" w:author="PR Preview" w:date="2026-01-01T00:00:00Z">
        <w:r>
          <w:t xml:space="preserve">$\mathord{\smash[b]{\underset{\raise.3ex\hbox{$\scriptstyle\sim$}}{x}}\vphantom{x}}$</w:t>
        </w:r>
      </w:ins>
      <w:ins w:id="580" w:author="PR Preview" w:date="2026-01-01T00:00:00Z">
        <w:r>
          <w:t xml:space="preserve">:</w:t>
        </w:r>
      </w:ins>
    </w:p>
    <w:p>
      <w:pPr>
        <w:pStyle w:val="BodyText"/>
      </w:pPr>
      <w:ins w:id="581" w:author="PR Preview" w:date="2026-01-01T00:00:00Z">
        <w:r>
          <w:t xml:space="preserve">$$
    \begin{aligned}
    \mathord{\smash[b]{\underset{\raise.3ex\hbox{$\scriptstyle\sim$}}{1}}\vphantom{1}} \cdot \mathord{\smash[b]{\underset{\raise.3ex\hbox{$\scriptstyle\sim$}}{x}}\vphantom{x}}&amp;= \sum_{i=1}^p1 \cdot x_i \\
    &amp;= \sum_{i=1}^px_i.
    \end{aligned}
    $$</w:t>
        </w:r>
      </w:ins>
    </w:p>
    <w:p>
      <w:pPr>
        <w:pStyle w:val="FirstParagraph"/>
      </w:pPr>
      <w:ins w:id="582" w:author="PR Preview" w:date="2026-01-01T00:00:00Z">
        <w:r>
          <w:t xml:space="preserve">For example, for</w:t>
        </w:r>
      </w:ins>
      <w:ins w:id="583" w:author="PR Preview" w:date="2026-01-01T00:00:00Z">
        <w:r>
          <w:t xml:space="preserve"> </w:t>
        </w:r>
      </w:ins>
      <w:ins w:id="584" w:author="PR Preview" w:date="2026-01-01T00:00:00Z">
        <w:r>
          <w:t xml:space="preserve">$\mathord{\smash[b]{\underset{\raise.3ex\hbox{$\scriptstyle\sim$}}{x}}\vphantom{x}}= (2, -1, 5)$</w:t>
        </w:r>
      </w:ins>
      <w:ins w:id="585" w:author="PR Preview" w:date="2026-01-01T00:00:00Z">
        <w:r>
          <w:t xml:space="preserve">,</w:t>
        </w:r>
      </w:ins>
    </w:p>
    <w:p>
      <w:pPr>
        <w:pStyle w:val="BodyText"/>
      </w:pPr>
      <w:ins w:id="586" w:author="PR Preview" w:date="2026-01-01T00:00:00Z">
        <w:r>
          <w:t xml:space="preserve">$$
    \begin{aligned}
    \mathord{\smash[b]{\underset{\raise.3ex\hbox{$\scriptstyle\sim$}}{1}}\vphantom{1}} \cdot \mathord{\smash[b]{\underset{\raise.3ex\hbox{$\scriptstyle\sim$}}{x}}\vphantom{x}}&amp;= 2 + (-1) + 5 \\
    &amp;= 6,
    \end{aligned}
    $$</w:t>
        </w:r>
      </w:ins>
    </w:p>
    <w:p>
      <w:pPr>
        <w:pStyle w:val="FirstParagraph"/>
      </w:pPr>
      <w:r>
        <w:t xml:space="preserve">and dividing by the length</w:t>
      </w:r>
      <w:r>
        <w:t xml:space="preserve"> </w:t>
      </w:r>
      <m:oMath>
        <m:r>
          <m:t>p</m:t>
        </m:r>
        <m:r>
          <m:rPr>
            <m:sty m:val="p"/>
          </m:rPr>
          <m:t>=</m:t>
        </m:r>
        <m:r>
          <m:t>3</m:t>
        </m:r>
      </m:oMath>
      <w:r>
        <w:t xml:space="preserve"> </w:t>
      </w:r>
      <w:r>
        <w:t xml:space="preserve">gives the</w:t>
      </w:r>
      <w:r>
        <w:t xml:space="preserve"> </w:t>
      </w:r>
      <w:hyperlink w:anchor="def-mean">
        <w:r>
          <w:rPr>
            <w:rStyle w:val="Hyperlink"/>
          </w:rPr>
          <w:t xml:space="preserve">mean</w:t>
        </w:r>
      </w:hyperlink>
      <w:r>
        <w:t xml:space="preserve"> </w:t>
      </w:r>
      <w:r>
        <w:t xml:space="preserve">of the entries,</w:t>
      </w:r>
      <w:r>
        <w:t xml:space="preserve"> </w:t>
      </w:r>
      <m:oMath>
        <m:r>
          <m:t>6</m:t>
        </m:r>
        <m:r>
          <m:rPr>
            <m:sty m:val="p"/>
          </m:rPr>
          <m:t>/</m:t>
        </m:r>
        <m:r>
          <m:t>3</m:t>
        </m:r>
        <m:r>
          <m:rPr>
            <m:sty m:val="p"/>
          </m:rPr>
          <m:t>=</m:t>
        </m:r>
        <m:r>
          <m:t>2</m:t>
        </m:r>
      </m:oMath>
      <w:r>
        <w:t xml:space="preserve">.</w:t>
      </w:r>
    </w:p>
    <w:bookmarkEnd w:id="48"/>
    <w:bookmarkStart w:id="49" w:name="def-indicator-vector"/>
    <w:p>
      <w:pPr>
        <w:pStyle w:val="BodyText"/>
      </w:pPr>
      <w:del w:id="587" w:author="PR Preview" w:date="2026-01-01T00:00:00Z">
        <w:r>
          <w:rPr>
            <w:b/>
            <w:bCs/>
          </w:rPr>
          <w:delText xml:space="preserve">Definition 14 (Indicator vector (standard basis vector))</w:delText>
        </w:r>
      </w:del>
      <w:del w:id="588" w:author="PR Preview" w:date="2026-01-01T00:00:00Z">
        <w:r>
          <w:delText xml:space="preserve"> </w:delText>
        </w:r>
      </w:del>
      <w:del w:id="589" w:author="PR Preview" w:date="2026-01-01T00:00:00Z">
        <w:r>
          <w:delText xml:space="preserve">The</w:delText>
        </w:r>
      </w:del>
      <w:del w:id="590" w:author="PR Preview" w:date="2026-01-01T00:00:00Z">
        <w:r>
          <w:delText xml:space="preserve"> </w:delText>
        </w:r>
      </w:del>
      <m:oMath>
        <m:r>
          <m:t>j</m:t>
        </m:r>
      </m:oMath>
      <w:del w:id="591" w:author="PR Preview" w:date="2026-01-01T00:00:00Z">
        <w:r>
          <w:delText xml:space="preserve">-th</w:delText>
        </w:r>
      </w:del>
      <w:del w:id="592" w:author="PR Preview" w:date="2026-01-01T00:00:00Z">
        <w:r>
          <w:delText xml:space="preserve"> </w:delText>
        </w:r>
      </w:del>
      <w:del w:id="593" w:author="PR Preview" w:date="2026-01-01T00:00:00Z">
        <w:r>
          <w:rPr>
            <w:b/>
            <w:bCs/>
          </w:rPr>
          <w:delText xml:space="preserve">indicator vector</w:delText>
        </w:r>
      </w:del>
      <w:del w:id="594" w:author="PR Preview" w:date="2026-01-01T00:00:00Z">
        <w:r>
          <w:delText xml:space="preserve"> </w:delText>
        </w:r>
      </w:del>
      <w:del w:id="595" w:author="PR Preview" w:date="2026-01-01T00:00:00Z">
        <w:r>
          <w:delText xml:space="preserve">(or</w:delText>
        </w:r>
      </w:del>
      <w:del w:id="596" w:author="PR Preview" w:date="2026-01-01T00:00:00Z">
        <w:r>
          <w:delText xml:space="preserve"> </w:delText>
        </w:r>
      </w:del>
      <w:del w:id="597" w:author="PR Preview" w:date="2026-01-01T00:00:00Z">
        <w:r>
          <w:rPr>
            <w:b/>
            <w:bCs/>
          </w:rPr>
          <w:delText xml:space="preserve">standard basis vector</w:delText>
        </w:r>
      </w:del>
      <w:del w:id="598" w:author="PR Preview" w:date="2026-01-01T00:00:00Z">
        <w:r>
          <w:delText xml:space="preserve">)</w:delText>
        </w:r>
      </w:del>
      <w:del w:id="599" w:author="PR Preview" w:date="2026-01-01T00:00:00Z">
        <w:r>
          <w:delText xml:space="preserve"> </w:delText>
        </w:r>
      </w:del>
      <m:oMath>
        <m:sSub>
          <m:e>
            <m:limLow>
              <m:e>
                <m:r>
                  <m:t>e</m:t>
                </m:r>
              </m:e>
              <m:lim>
                <m:r>
                  <m:rPr>
                    <m:sty m:val="p"/>
                  </m:rPr>
                  <m:t>∼</m:t>
                </m:r>
              </m:lim>
            </m:limLow>
          </m:e>
          <m:sub>
            <m:r>
              <m:t>j</m:t>
            </m:r>
          </m:sub>
        </m:sSub>
      </m:oMath>
      <w:del w:id="600" w:author="PR Preview" w:date="2026-01-01T00:00:00Z">
        <w:r>
          <w:delText xml:space="preserve"> </w:delText>
        </w:r>
      </w:del>
      <w:del w:id="601" w:author="PR Preview" w:date="2026-01-01T00:00:00Z">
        <w:r>
          <w:delText xml:space="preserve">of length</w:delText>
        </w:r>
      </w:del>
      <w:del w:id="602" w:author="PR Preview" w:date="2026-01-01T00:00:00Z">
        <w:r>
          <w:delText xml:space="preserve"> </w:delText>
        </w:r>
      </w:del>
      <m:oMath>
        <m:r>
          <m:t>p</m:t>
        </m:r>
      </m:oMath>
      <w:del w:id="603" w:author="PR Preview" w:date="2026-01-01T00:00:00Z">
        <w:r>
          <w:delText xml:space="preserve"> </w:delText>
        </w:r>
      </w:del>
      <w:del w:id="604" w:author="PR Preview" w:date="2026-01-01T00:00:00Z">
        <w:r>
          <w:delText xml:space="preserve">has a</w:delText>
        </w:r>
      </w:del>
      <w:del w:id="605" w:author="PR Preview" w:date="2026-01-01T00:00:00Z">
        <w:r>
          <w:delText xml:space="preserve"> </w:delText>
        </w:r>
      </w:del>
      <m:oMath>
        <m:r>
          <m:t>1</m:t>
        </m:r>
      </m:oMath>
      <w:del w:id="606" w:author="PR Preview" w:date="2026-01-01T00:00:00Z">
        <w:r>
          <w:delText xml:space="preserve"> </w:delText>
        </w:r>
      </w:del>
      <w:del w:id="607" w:author="PR Preview" w:date="2026-01-01T00:00:00Z">
        <w:r>
          <w:delText xml:space="preserve">in position</w:delText>
        </w:r>
      </w:del>
      <w:del w:id="608" w:author="PR Preview" w:date="2026-01-01T00:00:00Z">
        <w:r>
          <w:delText xml:space="preserve"> </w:delText>
        </w:r>
      </w:del>
      <m:oMath>
        <m:r>
          <m:t>j</m:t>
        </m:r>
      </m:oMath>
      <w:del w:id="609" w:author="PR Preview" w:date="2026-01-01T00:00:00Z">
        <w:r>
          <w:delText xml:space="preserve"> </w:delText>
        </w:r>
      </w:del>
      <w:del w:id="610" w:author="PR Preview" w:date="2026-01-01T00:00:00Z">
        <w:r>
          <w:delText xml:space="preserve">and</w:delText>
        </w:r>
      </w:del>
      <w:del w:id="611" w:author="PR Preview" w:date="2026-01-01T00:00:00Z">
        <w:r>
          <w:delText xml:space="preserve"> </w:delText>
        </w:r>
      </w:del>
      <m:oMath>
        <m:r>
          <m:t>0</m:t>
        </m:r>
      </m:oMath>
      <w:del w:id="612" w:author="PR Preview" w:date="2026-01-01T00:00:00Z">
        <w:r>
          <w:delText xml:space="preserve">s elsewhere:</w:delText>
        </w:r>
      </w:del>
    </w:p>
    <w:p>
      <w:pPr>
        <w:pStyle w:val="BodyText"/>
      </w:pPr>
      <m:oMathPara>
        <m:oMathParaPr>
          <m:jc m:val="center"/>
        </m:oMathParaPr>
        <m:oMath>
          <m:r>
            <m:rPr>
              <m:sty m:val="p"/>
            </m:rPr>
            <m:t>(</m:t>
          </m:r>
          <m:sSub>
            <m:e>
              <m:limLow>
                <m:e>
                  <m:r>
                    <m:t>e</m:t>
                  </m:r>
                </m:e>
                <m:lim>
                  <m:r>
                    <m:rPr>
                      <m:sty m:val="p"/>
                    </m:rPr>
                    <m:t>∼</m:t>
                  </m:r>
                </m:lim>
              </m:limLow>
            </m:e>
            <m:sub>
              <m:r>
                <m:t>j</m:t>
              </m:r>
            </m:sub>
          </m:sSub>
          <m:sSub>
            <m:e>
              <m:r>
                <m:rPr>
                  <m:sty m:val="p"/>
                </m:rPr>
                <m:t>)</m:t>
              </m:r>
            </m:e>
            <m:sub>
              <m:r>
                <m:t>i</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limLow>
                <m:e>
                  <m:r>
                    <m:t>e</m:t>
                  </m:r>
                </m:e>
                <m:lim>
                  <m:r>
                    <m:rPr>
                      <m:sty m:val="p"/>
                    </m:rPr>
                    <m:t>∼</m:t>
                  </m:r>
                </m:lim>
              </m:limLow>
            </m:e>
            <m:sub>
              <m:r>
                <m:t>j</m:t>
              </m:r>
            </m:sub>
          </m:sSub>
          <m:r>
            <m:rPr>
              <m:sty m:val="p"/>
            </m:rPr>
            <m:t>=</m:t>
          </m:r>
          <m:d>
            <m:dPr>
              <m:begChr m:val="["/>
              <m:sepChr m:val=""/>
              <m:endChr m:val="]"/>
              <m:grow/>
            </m:dPr>
            <m:e>
              <m:m>
                <m:mPr>
                  <m:baseJc m:val="center"/>
                  <m:plcHide m:val="on"/>
                  <m:mcs>
                    <m:mc>
                      <m:mcPr>
                        <m:mcJc m:val="center"/>
                        <m:count m:val="1"/>
                      </m:mcPr>
                    </m:mc>
                  </m:mcs>
                </m:mPr>
                <m:mr>
                  <m:e>
                    <m:r>
                      <m:t>0</m:t>
                    </m:r>
                  </m:e>
                </m:mr>
                <m:mr>
                  <m:e>
                    <m:r>
                      <m:rPr>
                        <m:sty m:val="p"/>
                      </m:rPr>
                      <m:t>⋮</m:t>
                    </m:r>
                  </m:e>
                </m:mr>
                <m:mr>
                  <m:e>
                    <m:r>
                      <m:t>0</m:t>
                    </m:r>
                  </m:e>
                </m:mr>
                <m:mr>
                  <m:e>
                    <m:r>
                      <m:t>1</m:t>
                    </m:r>
                  </m:e>
                </m:mr>
                <m:mr>
                  <m:e>
                    <m:r>
                      <m:t>0</m:t>
                    </m:r>
                  </m:e>
                </m:mr>
                <m:mr>
                  <m:e>
                    <m:r>
                      <m:rPr>
                        <m:sty m:val="p"/>
                      </m:rPr>
                      <m:t>⋮</m:t>
                    </m:r>
                  </m:e>
                </m:mr>
                <m:mr>
                  <m:e>
                    <m:r>
                      <m:t>0</m:t>
                    </m:r>
                  </m:e>
                </m:mr>
              </m:m>
            </m:e>
          </m:d>
          <m:r>
            <m:rPr>
              <m:sty m:val="p"/>
            </m:rPr>
            <m:t>←</m:t>
          </m:r>
          <m:r>
            <m:rPr>
              <m:nor/>
              <m:sty m:val="p"/>
            </m:rPr>
            <m:t>position </m:t>
          </m:r>
          <m:r>
            <m:t>j</m:t>
          </m:r>
        </m:oMath>
      </m:oMathPara>
    </w:p>
    <w:p>
      <w:pPr>
        <w:pStyle w:val="FirstParagraph"/>
      </w:pPr>
      <w:del w:id="613" w:author="PR Preview" w:date="2026-01-01T00:00:00Z">
        <w:r>
          <w:rPr>
            <w:i/>
            <w:iCs/>
          </w:rPr>
          <w:delText xml:space="preserve">Remark 7</w:delText>
        </w:r>
      </w:del>
      <w:del w:id="614" w:author="PR Preview" w:date="2026-01-01T00:00:00Z">
        <w:r>
          <w:delText xml:space="preserve"> (Indicator vectors build every vector). </w:delText>
        </w:r>
      </w:del>
      <w:del w:id="615" w:author="PR Preview" w:date="2026-01-01T00:00:00Z">
        <w:r>
          <w:delText xml:space="preserve">For</w:delText>
        </w:r>
      </w:del>
      <w:del w:id="616" w:author="PR Preview" w:date="2026-01-01T00:00:00Z">
        <w:r>
          <w:delText xml:space="preserve"> </w:delText>
        </w:r>
      </w:del>
      <m:oMath>
        <m:r>
          <m:t>p</m:t>
        </m:r>
        <m:r>
          <m:rPr>
            <m:sty m:val="p"/>
          </m:rPr>
          <m:t>=</m:t>
        </m:r>
        <m:r>
          <m:t>3</m:t>
        </m:r>
      </m:oMath>
      <w:del w:id="617" w:author="PR Preview" w:date="2026-01-01T00:00:00Z">
        <w:r>
          <w:delText xml:space="preserve">, the indicator vectors are</w:delText>
        </w:r>
      </w:del>
      <w:del w:id="618" w:author="PR Preview" w:date="2026-01-01T00:00:00Z">
        <w:r>
          <w:delText xml:space="preserve"> </w:delText>
        </w:r>
      </w:del>
      <m:oMath>
        <m:sSub>
          <m:e>
            <m:limLow>
              <m:e>
                <m:r>
                  <m:t>e</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oMath>
      <w:del w:id="619" w:author="PR Preview" w:date="2026-01-01T00:00:00Z">
        <w:r>
          <w:delText xml:space="preserve">,</w:delText>
        </w:r>
      </w:del>
      <w:del w:id="620" w:author="PR Preview" w:date="2026-01-01T00:00:00Z">
        <w:r>
          <w:delText xml:space="preserve"> </w:delText>
        </w:r>
      </w:del>
      <m:oMath>
        <m:sSub>
          <m:e>
            <m:limLow>
              <m:e>
                <m:r>
                  <m:t>e</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del w:id="621" w:author="PR Preview" w:date="2026-01-01T00:00:00Z">
        <w:r>
          <w:delText xml:space="preserve">, and</w:delText>
        </w:r>
      </w:del>
      <w:del w:id="622" w:author="PR Preview" w:date="2026-01-01T00:00:00Z">
        <w:r>
          <w:delText xml:space="preserve"> </w:delText>
        </w:r>
      </w:del>
      <m:oMath>
        <m:sSub>
          <m:e>
            <m:limLow>
              <m:e>
                <m:r>
                  <m:t>e</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del w:id="623" w:author="PR Preview" w:date="2026-01-01T00:00:00Z">
        <w:r>
          <w:delText xml:space="preserve">.</w:delText>
        </w:r>
      </w:del>
      <w:del w:id="624" w:author="PR Preview" w:date="2026-01-01T00:00:00Z">
        <w:r>
          <w:delText xml:space="preserve"> </w:delText>
        </w:r>
      </w:del>
      <w:del w:id="625" w:author="PR Preview" w:date="2026-01-01T00:00:00Z">
        <w:r>
          <w:delText xml:space="preserve">Every vector of length</w:delText>
        </w:r>
      </w:del>
      <w:del w:id="626" w:author="PR Preview" w:date="2026-01-01T00:00:00Z">
        <w:r>
          <w:delText xml:space="preserve"> </w:delText>
        </w:r>
      </w:del>
      <m:oMath>
        <m:r>
          <m:t>3</m:t>
        </m:r>
      </m:oMath>
      <w:del w:id="627" w:author="PR Preview" w:date="2026-01-01T00:00:00Z">
        <w:r>
          <w:delText xml:space="preserve"> </w:delText>
        </w:r>
      </w:del>
      <w:del w:id="628" w:author="PR Preview" w:date="2026-01-01T00:00:00Z">
        <w:r>
          <w:delText xml:space="preserve">is a weighted sum</w:delText>
        </w:r>
      </w:del>
      <w:del w:id="629"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del w:id="630" w:author="PR Preview" w:date="2026-01-01T00:00:00Z">
        <w:r>
          <w:delText xml:space="preserve"> </w:delText>
        </w:r>
      </w:del>
      <w:del w:id="631" w:author="PR Preview" w:date="2026-01-01T00:00:00Z">
        <w:r>
          <w:delText xml:space="preserve">of them,</w:delText>
        </w:r>
      </w:del>
      <w:del w:id="632" w:author="PR Preview" w:date="2026-01-01T00:00:00Z">
        <w:r>
          <w:delText xml:space="preserve"> </w:delText>
        </w:r>
      </w:del>
      <w:del w:id="633" w:author="PR Preview" w:date="2026-01-01T00:00:00Z">
        <w:r>
          <w:delText xml:space="preserve">with weights equal to its entries;</w:delText>
        </w:r>
      </w:del>
      <w:del w:id="634" w:author="PR Preview" w:date="2026-01-01T00:00:00Z">
        <w:r>
          <w:delText xml:space="preserve"> </w:delText>
        </w:r>
      </w:del>
      <w:del w:id="635" w:author="PR Preview" w:date="2026-01-01T00:00:00Z">
        <w:r>
          <w:delText xml:space="preserve">for example,</w:delText>
        </w:r>
      </w:del>
      <w:del w:id="636" w:author="PR Preview" w:date="2026-01-01T00:00:00Z">
        <w:r>
          <w:delText xml:space="preserve"> </w:delText>
        </w:r>
      </w:del>
      <m:oMath>
        <m:r>
          <m:rPr>
            <m:sty m:val="p"/>
          </m:rPr>
          <m:t>(</m:t>
        </m:r>
        <m:r>
          <m:t>2</m:t>
        </m:r>
        <m:r>
          <m:rPr>
            <m:sty m:val="p"/>
          </m:rPr>
          <m:t>,</m:t>
        </m:r>
        <m:r>
          <m:rPr>
            <m:sty m:val="p"/>
          </m:rPr>
          <m:t>−</m:t>
        </m:r>
        <m:r>
          <m:t>1</m:t>
        </m:r>
        <m:r>
          <m:rPr>
            <m:sty m:val="p"/>
          </m:rPr>
          <m:t>,</m:t>
        </m:r>
        <m:r>
          <m:t>5</m:t>
        </m:r>
        <m:r>
          <m:rPr>
            <m:sty m:val="p"/>
          </m:rPr>
          <m:t>)</m:t>
        </m:r>
        <m:r>
          <m:rPr>
            <m:sty m:val="p"/>
          </m:rPr>
          <m:t>=</m:t>
        </m:r>
        <m:r>
          <m:t>2</m:t>
        </m:r>
        <m:sSub>
          <m:e>
            <m:limLow>
              <m:e>
                <m:r>
                  <m:t>e</m:t>
                </m:r>
              </m:e>
              <m:lim>
                <m:r>
                  <m:rPr>
                    <m:sty m:val="p"/>
                  </m:rPr>
                  <m:t>∼</m:t>
                </m:r>
              </m:lim>
            </m:limLow>
          </m:e>
          <m:sub>
            <m:r>
              <m:t>1</m:t>
            </m:r>
          </m:sub>
        </m:sSub>
        <m:r>
          <m:rPr>
            <m:sty m:val="p"/>
          </m:rPr>
          <m:t>−</m:t>
        </m:r>
        <m:r>
          <m:t>1</m:t>
        </m:r>
        <m:sSub>
          <m:e>
            <m:limLow>
              <m:e>
                <m:r>
                  <m:t>e</m:t>
                </m:r>
              </m:e>
              <m:lim>
                <m:r>
                  <m:rPr>
                    <m:sty m:val="p"/>
                  </m:rPr>
                  <m:t>∼</m:t>
                </m:r>
              </m:lim>
            </m:limLow>
          </m:e>
          <m:sub>
            <m:r>
              <m:t>2</m:t>
            </m:r>
          </m:sub>
        </m:sSub>
        <m:r>
          <m:rPr>
            <m:sty m:val="p"/>
          </m:rPr>
          <m:t>+</m:t>
        </m:r>
        <m:r>
          <m:t>5</m:t>
        </m:r>
        <m:sSub>
          <m:e>
            <m:limLow>
              <m:e>
                <m:r>
                  <m:t>e</m:t>
                </m:r>
              </m:e>
              <m:lim>
                <m:r>
                  <m:rPr>
                    <m:sty m:val="p"/>
                  </m:rPr>
                  <m:t>∼</m:t>
                </m:r>
              </m:lim>
            </m:limLow>
          </m:e>
          <m:sub>
            <m:r>
              <m:t>3</m:t>
            </m:r>
          </m:sub>
        </m:sSub>
      </m:oMath>
      <w:del w:id="637" w:author="PR Preview" w:date="2026-01-01T00:00:00Z">
        <w:r>
          <w:delText xml:space="preserve">.</w:delText>
        </w:r>
      </w:del>
      <w:del w:id="638" w:author="PR Preview" w:date="2026-01-01T00:00:00Z">
        <w:r>
          <w:delText xml:space="preserve"> </w:delText>
        </w:r>
      </w:del>
      <w:del w:id="639" w:author="PR Preview" w:date="2026-01-01T00:00:00Z">
        <w:r>
          <w:delText xml:space="preserve">No other weights work:</w:delText>
        </w:r>
      </w:del>
      <w:del w:id="640" w:author="PR Preview" w:date="2026-01-01T00:00:00Z">
        <w:r>
          <w:delText xml:space="preserve"> </w:delText>
        </w:r>
      </w:del>
      <w:del w:id="641" w:author="PR Preview" w:date="2026-01-01T00:00:00Z">
        <w:r>
          <w:delText xml:space="preserve">entry</w:delText>
        </w:r>
      </w:del>
      <w:del w:id="642" w:author="PR Preview" w:date="2026-01-01T00:00:00Z">
        <w:r>
          <w:delText xml:space="preserve"> </w:delText>
        </w:r>
      </w:del>
      <m:oMath>
        <m:r>
          <m:t>j</m:t>
        </m:r>
      </m:oMath>
      <w:del w:id="643" w:author="PR Preview" w:date="2026-01-01T00:00:00Z">
        <w:r>
          <w:delText xml:space="preserve"> </w:delText>
        </w:r>
      </w:del>
      <w:del w:id="644" w:author="PR Preview" w:date="2026-01-01T00:00:00Z">
        <w:r>
          <w:delText xml:space="preserve">of</w:delText>
        </w:r>
      </w:del>
      <w:del w:id="645"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sSub>
          <m:e>
            <m:r>
              <m:t>c</m:t>
            </m:r>
          </m:e>
          <m:sub>
            <m:r>
              <m:t>2</m:t>
            </m:r>
          </m:sub>
        </m:sSub>
        <m:sSub>
          <m:e>
            <m:limLow>
              <m:e>
                <m:r>
                  <m:t>e</m:t>
                </m:r>
              </m:e>
              <m:lim>
                <m:r>
                  <m:rPr>
                    <m:sty m:val="p"/>
                  </m:rPr>
                  <m:t>∼</m:t>
                </m:r>
              </m:lim>
            </m:limLow>
          </m:e>
          <m:sub>
            <m:r>
              <m:t>2</m:t>
            </m:r>
          </m:sub>
        </m:sSub>
        <m:r>
          <m:rPr>
            <m:sty m:val="p"/>
          </m:rPr>
          <m:t>+</m:t>
        </m:r>
        <m:sSub>
          <m:e>
            <m:r>
              <m:t>c</m:t>
            </m:r>
          </m:e>
          <m:sub>
            <m:r>
              <m:t>3</m:t>
            </m:r>
          </m:sub>
        </m:sSub>
        <m:sSub>
          <m:e>
            <m:limLow>
              <m:e>
                <m:r>
                  <m:t>e</m:t>
                </m:r>
              </m:e>
              <m:lim>
                <m:r>
                  <m:rPr>
                    <m:sty m:val="p"/>
                  </m:rPr>
                  <m:t>∼</m:t>
                </m:r>
              </m:lim>
            </m:limLow>
          </m:e>
          <m:sub>
            <m:r>
              <m:t>3</m:t>
            </m:r>
          </m:sub>
        </m:sSub>
      </m:oMath>
      <w:del w:id="646" w:author="PR Preview" w:date="2026-01-01T00:00:00Z">
        <w:r>
          <w:delText xml:space="preserve"> </w:delText>
        </w:r>
      </w:del>
      <w:del w:id="647" w:author="PR Preview" w:date="2026-01-01T00:00:00Z">
        <w:r>
          <w:delText xml:space="preserve">is</w:delText>
        </w:r>
      </w:del>
      <w:del w:id="648" w:author="PR Preview" w:date="2026-01-01T00:00:00Z">
        <w:r>
          <w:delText xml:space="preserve"> </w:delText>
        </w:r>
      </w:del>
      <m:oMath>
        <m:sSub>
          <m:e>
            <m:r>
              <m:t>c</m:t>
            </m:r>
          </m:e>
          <m:sub>
            <m:r>
              <m:t>j</m:t>
            </m:r>
          </m:sub>
        </m:sSub>
      </m:oMath>
      <w:del w:id="649" w:author="PR Preview" w:date="2026-01-01T00:00:00Z">
        <w:r>
          <w:delText xml:space="preserve">,</w:delText>
        </w:r>
      </w:del>
      <w:del w:id="650" w:author="PR Preview" w:date="2026-01-01T00:00:00Z">
        <w:r>
          <w:delText xml:space="preserve"> </w:delText>
        </w:r>
      </w:del>
      <w:del w:id="651" w:author="PR Preview" w:date="2026-01-01T00:00:00Z">
        <w:r>
          <w:delText xml:space="preserve">so each weight</w:delText>
        </w:r>
      </w:del>
      <w:del w:id="652" w:author="PR Preview" w:date="2026-01-01T00:00:00Z">
        <w:r>
          <w:delText xml:space="preserve"> </w:delText>
        </w:r>
      </w:del>
      <m:oMath>
        <m:sSub>
          <m:e>
            <m:r>
              <m:t>c</m:t>
            </m:r>
          </m:e>
          <m:sub>
            <m:r>
              <m:t>j</m:t>
            </m:r>
          </m:sub>
        </m:sSub>
      </m:oMath>
      <w:del w:id="653" w:author="PR Preview" w:date="2026-01-01T00:00:00Z">
        <w:r>
          <w:delText xml:space="preserve"> </w:delText>
        </w:r>
      </w:del>
      <w:del w:id="654" w:author="PR Preview" w:date="2026-01-01T00:00:00Z">
        <w:r>
          <w:delText xml:space="preserve">must equal entry</w:delText>
        </w:r>
      </w:del>
      <w:del w:id="655" w:author="PR Preview" w:date="2026-01-01T00:00:00Z">
        <w:r>
          <w:delText xml:space="preserve"> </w:delText>
        </w:r>
      </w:del>
      <m:oMath>
        <m:r>
          <m:t>j</m:t>
        </m:r>
      </m:oMath>
      <w:del w:id="656" w:author="PR Preview" w:date="2026-01-01T00:00:00Z">
        <w:r>
          <w:delText xml:space="preserve"> </w:delText>
        </w:r>
      </w:del>
      <w:del w:id="657" w:author="PR Preview" w:date="2026-01-01T00:00:00Z">
        <w:r>
          <w:delText xml:space="preserve">of the vector.</w:delText>
        </w:r>
      </w:del>
    </w:p>
    <w:p>
      <w:pPr>
        <w:pStyle w:val="BodyText"/>
      </w:pPr>
      <w:del w:id="658" w:author="PR Preview" w:date="2026-01-01T00:00:00Z">
        <w:r>
          <w:rPr>
            <w:b/>
            <w:bCs/>
          </w:rPr>
          <w:delText xml:space="preserve">Theorem 2 (Indicator vectors select entries)</w:delText>
        </w:r>
      </w:del>
      <w:del w:id="659" w:author="PR Preview" w:date="2026-01-01T00:00:00Z">
        <w:r>
          <w:delText xml:space="preserve"> </w:delText>
        </w:r>
      </w:del>
      <w:del w:id="660" w:author="PR Preview" w:date="2026-01-01T00:00:00Z">
        <w:r>
          <w:delText xml:space="preserve">For any vector</w:delText>
        </w:r>
      </w:del>
      <w:del w:id="661" w:author="PR Preview" w:date="2026-01-01T00:00:00Z">
        <w:r>
          <w:delText xml:space="preserve"> </w:delText>
        </w:r>
      </w:del>
      <m:oMath>
        <m:limLow>
          <m:e>
            <m:r>
              <m:t>x</m:t>
            </m:r>
          </m:e>
          <m:lim>
            <m:r>
              <m:rPr>
                <m:sty m:val="p"/>
              </m:rPr>
              <m:t>∼</m:t>
            </m:r>
          </m:lim>
        </m:limLow>
      </m:oMath>
      <w:del w:id="662" w:author="PR Preview" w:date="2026-01-01T00:00:00Z">
        <w:r>
          <w:delText xml:space="preserve"> </w:delText>
        </w:r>
      </w:del>
      <w:del w:id="663" w:author="PR Preview" w:date="2026-01-01T00:00:00Z">
        <w:r>
          <w:delText xml:space="preserve">of length</w:delText>
        </w:r>
      </w:del>
      <w:del w:id="664" w:author="PR Preview" w:date="2026-01-01T00:00:00Z">
        <w:r>
          <w:delText xml:space="preserve"> </w:delText>
        </w:r>
      </w:del>
      <m:oMath>
        <m:r>
          <m:t>p</m:t>
        </m:r>
      </m:oMath>
      <w:del w:id="665" w:author="PR Preview" w:date="2026-01-01T00:00:00Z">
        <w:r>
          <w:delText xml:space="preserve"> </w:delText>
        </w:r>
      </w:del>
      <w:del w:id="666" w:author="PR Preview" w:date="2026-01-01T00:00:00Z">
        <w:r>
          <w:delText xml:space="preserve">and any</w:delText>
        </w:r>
      </w:del>
      <w:del w:id="667" w:author="PR Preview" w:date="2026-01-01T00:00:00Z">
        <w:r>
          <w:delText xml:space="preserve"> </w:delText>
        </w:r>
      </w:del>
      <m:oMath>
        <m:r>
          <m:t>j</m:t>
        </m:r>
        <m:r>
          <m:rPr>
            <m:sty m:val="p"/>
          </m:rPr>
          <m:t>∈</m:t>
        </m:r>
        <m:r>
          <m:rPr>
            <m:sty m:val="p"/>
          </m:rPr>
          <m:t>{</m:t>
        </m:r>
        <m:r>
          <m:t>1</m:t>
        </m:r>
        <m:r>
          <m:rPr>
            <m:sty m:val="p"/>
          </m:rPr>
          <m:t>,</m:t>
        </m:r>
        <m:r>
          <m:rPr>
            <m:sty m:val="p"/>
          </m:rPr>
          <m:t>…</m:t>
        </m:r>
        <m:r>
          <m:rPr>
            <m:sty m:val="p"/>
          </m:rPr>
          <m:t>,</m:t>
        </m:r>
        <m:r>
          <m:t>p</m:t>
        </m:r>
        <m:r>
          <m:rPr>
            <m:sty m:val="p"/>
          </m:rPr>
          <m:t>}</m:t>
        </m:r>
      </m:oMath>
      <w:del w:id="668" w:author="PR Preview" w:date="2026-01-01T00:00:00Z">
        <w:r>
          <w:delText xml:space="preserve">:</w:delText>
        </w:r>
      </w:del>
    </w:p>
    <w:p>
      <w:pPr>
        <w:pStyle w:val="BodyText"/>
      </w:pPr>
      <m:oMathPara>
        <m:oMathParaPr>
          <m:jc m:val="center"/>
        </m:oMathParaPr>
        <m:oMath>
          <m:sSub>
            <m:e>
              <m:limLow>
                <m:e>
                  <m:r>
                    <m:t>e</m:t>
                  </m:r>
                </m:e>
                <m:lim>
                  <m:r>
                    <m:rPr>
                      <m:sty m:val="p"/>
                    </m:rPr>
                    <m:t>∼</m:t>
                  </m:r>
                </m:lim>
              </m:limLow>
            </m:e>
            <m:sub>
              <m:r>
                <m:t>j</m:t>
              </m:r>
            </m:sub>
          </m:sSub>
          <m:r>
            <m:rPr>
              <m:sty m:val="p"/>
            </m:rPr>
            <m:t>⋅</m:t>
          </m:r>
          <m:limLow>
            <m:e>
              <m:r>
                <m:t>x</m:t>
              </m:r>
            </m:e>
            <m:lim>
              <m:r>
                <m:rPr>
                  <m:sty m:val="p"/>
                </m:rPr>
                <m:t>∼</m:t>
              </m:r>
            </m:lim>
          </m:limLow>
          <m:r>
            <m:rPr>
              <m:sty m:val="p"/>
            </m:rPr>
            <m:t>=</m:t>
          </m:r>
          <m:sSub>
            <m:e>
              <m:r>
                <m:t>x</m:t>
              </m:r>
            </m:e>
            <m:sub>
              <m:r>
                <m:t>j</m:t>
              </m:r>
            </m:sub>
          </m:sSub>
        </m:oMath>
      </m:oMathPara>
    </w:p>
    <w:p>
      <w:pPr>
        <w:pStyle w:val="BodyText"/>
      </w:pPr>
      <w:ins w:id="669" w:author="PR Preview" w:date="2026-01-01T00:00:00Z">
        <w:r>
          <w:rPr>
            <w:b/>
            <w:bCs/>
          </w:rPr>
          <w:t xml:space="preserve">Definition 14 (Indicator vector (standard basis vector))</w:t>
        </w:r>
      </w:ins>
      <w:ins w:id="670" w:author="PR Preview" w:date="2026-01-01T00:00:00Z">
        <w:r>
          <w:t xml:space="preserve"> </w:t>
        </w:r>
      </w:ins>
      <w:ins w:id="671" w:author="PR Preview" w:date="2026-01-01T00:00:00Z">
        <w:r>
          <w:t xml:space="preserve">The</w:t>
        </w:r>
      </w:ins>
      <w:ins w:id="672" w:author="PR Preview" w:date="2026-01-01T00:00:00Z">
        <w:r>
          <w:t xml:space="preserve"> </w:t>
        </w:r>
      </w:ins>
      <m:oMath>
        <m:r>
          <m:t>j</m:t>
        </m:r>
      </m:oMath>
      <w:ins w:id="673" w:author="PR Preview" w:date="2026-01-01T00:00:00Z">
        <w:r>
          <w:t xml:space="preserve">-th</w:t>
        </w:r>
      </w:ins>
      <w:ins w:id="674" w:author="PR Preview" w:date="2026-01-01T00:00:00Z">
        <w:r>
          <w:t xml:space="preserve"> </w:t>
        </w:r>
      </w:ins>
      <w:ins w:id="675" w:author="PR Preview" w:date="2026-01-01T00:00:00Z">
        <w:r>
          <w:rPr>
            <w:b/>
            <w:bCs/>
          </w:rPr>
          <w:t xml:space="preserve">indicator vector</w:t>
        </w:r>
      </w:ins>
      <w:ins w:id="676" w:author="PR Preview" w:date="2026-01-01T00:00:00Z">
        <w:r>
          <w:t xml:space="preserve"> </w:t>
        </w:r>
      </w:ins>
      <w:ins w:id="677" w:author="PR Preview" w:date="2026-01-01T00:00:00Z">
        <w:r>
          <w:t xml:space="preserve">(or</w:t>
        </w:r>
      </w:ins>
      <w:ins w:id="678" w:author="PR Preview" w:date="2026-01-01T00:00:00Z">
        <w:r>
          <w:t xml:space="preserve"> </w:t>
        </w:r>
      </w:ins>
      <w:ins w:id="679" w:author="PR Preview" w:date="2026-01-01T00:00:00Z">
        <w:r>
          <w:rPr>
            <w:b/>
            <w:bCs/>
          </w:rPr>
          <w:t xml:space="preserve">standard basis vector</w:t>
        </w:r>
      </w:ins>
      <w:ins w:id="680" w:author="PR Preview" w:date="2026-01-01T00:00:00Z">
        <w:r>
          <w:t xml:space="preserve">)</w:t>
        </w:r>
      </w:ins>
      <w:ins w:id="681" w:author="PR Preview" w:date="2026-01-01T00:00:00Z">
        <w:r>
          <w:t xml:space="preserve"> </w:t>
        </w:r>
      </w:ins>
      <w:ins w:id="682" w:author="PR Preview" w:date="2026-01-01T00:00:00Z">
        <w:r>
          <w:t xml:space="preserve">$\mathord{\smash[b]{\underset{\raise.3ex\hbox{$\scriptstyle\sim$}}{e}}\vphantom{e}}_j$</w:t>
        </w:r>
      </w:ins>
      <w:ins w:id="683" w:author="PR Preview" w:date="2026-01-01T00:00:00Z">
        <w:r>
          <w:t xml:space="preserve"> </w:t>
        </w:r>
      </w:ins>
      <w:ins w:id="684" w:author="PR Preview" w:date="2026-01-01T00:00:00Z">
        <w:r>
          <w:t xml:space="preserve">of length</w:t>
        </w:r>
      </w:ins>
      <w:ins w:id="685" w:author="PR Preview" w:date="2026-01-01T00:00:00Z">
        <w:r>
          <w:t xml:space="preserve"> </w:t>
        </w:r>
      </w:ins>
      <m:oMath>
        <m:r>
          <m:t>p</m:t>
        </m:r>
      </m:oMath>
      <w:ins w:id="686" w:author="PR Preview" w:date="2026-01-01T00:00:00Z">
        <w:r>
          <w:t xml:space="preserve"> </w:t>
        </w:r>
      </w:ins>
      <w:ins w:id="687" w:author="PR Preview" w:date="2026-01-01T00:00:00Z">
        <w:r>
          <w:t xml:space="preserve">has a</w:t>
        </w:r>
      </w:ins>
      <w:ins w:id="688" w:author="PR Preview" w:date="2026-01-01T00:00:00Z">
        <w:r>
          <w:t xml:space="preserve"> </w:t>
        </w:r>
      </w:ins>
      <m:oMath>
        <m:r>
          <m:t>1</m:t>
        </m:r>
      </m:oMath>
      <w:ins w:id="689" w:author="PR Preview" w:date="2026-01-01T00:00:00Z">
        <w:r>
          <w:t xml:space="preserve"> </w:t>
        </w:r>
      </w:ins>
      <w:ins w:id="690" w:author="PR Preview" w:date="2026-01-01T00:00:00Z">
        <w:r>
          <w:t xml:space="preserve">in position</w:t>
        </w:r>
      </w:ins>
      <w:ins w:id="691" w:author="PR Preview" w:date="2026-01-01T00:00:00Z">
        <w:r>
          <w:t xml:space="preserve"> </w:t>
        </w:r>
      </w:ins>
      <m:oMath>
        <m:r>
          <m:t>j</m:t>
        </m:r>
      </m:oMath>
      <w:ins w:id="692" w:author="PR Preview" w:date="2026-01-01T00:00:00Z">
        <w:r>
          <w:t xml:space="preserve"> </w:t>
        </w:r>
      </w:ins>
      <w:ins w:id="693" w:author="PR Preview" w:date="2026-01-01T00:00:00Z">
        <w:r>
          <w:t xml:space="preserve">and</w:t>
        </w:r>
      </w:ins>
      <w:ins w:id="694" w:author="PR Preview" w:date="2026-01-01T00:00:00Z">
        <w:r>
          <w:t xml:space="preserve"> </w:t>
        </w:r>
      </w:ins>
      <m:oMath>
        <m:r>
          <m:t>0</m:t>
        </m:r>
      </m:oMath>
      <w:ins w:id="695" w:author="PR Preview" w:date="2026-01-01T00:00:00Z">
        <w:r>
          <w:t xml:space="preserve">s elsewhere:</w:t>
        </w:r>
      </w:ins>
    </w:p>
    <w:p>
      <w:pPr>
        <w:pStyle w:val="BodyText"/>
      </w:pPr>
      <w:ins w:id="696" w:author="PR Preview" w:date="2026-01-01T00:00:00Z">
        <w:r>
          <w:t xml:space="preserve">$$
    (\mathord{\smash[b]{\underset{\raise.3ex\hbox{$\scriptstyle\sim$}}{e}}\vphantom{e}}_j)_i =
    \begin{cases}
    1 &amp; \text{if } i = j \\
    0 &amp; \text{if } i \neq j
    \end{cases}
    \qquad
    \mathord{\smash[b]{\underset{\raise.3ex\hbox{$\scriptstyle\sim$}}{e}}\vphantom{e}}_j =
    \begin{bmatrix}
    0 \\
    \vdots \\
    0 \\
    1 \\
    0 \\
    \vdots \\
    0
    \end{bmatrix}
    \leftarrow \text{position } j
    $$</w:t>
        </w:r>
      </w:ins>
    </w:p>
    <w:bookmarkEnd w:id="49"/>
    <w:bookmarkStart w:id="50" w:name="rem-indicator-vector-weighted-sums"/>
    <w:p>
      <w:pPr>
        <w:pStyle w:val="FirstParagraph"/>
      </w:pPr>
      <w:ins w:id="697" w:author="PR Preview" w:date="2026-01-01T00:00:00Z">
        <w:r>
          <w:rPr>
            <w:i/>
            <w:iCs/>
          </w:rPr>
          <w:t xml:space="preserve">Remark 7</w:t>
        </w:r>
      </w:ins>
      <w:ins w:id="698" w:author="PR Preview" w:date="2026-01-01T00:00:00Z">
        <w:r>
          <w:t xml:space="preserve"> (Indicator vectors build every vector). </w:t>
        </w:r>
      </w:ins>
      <w:ins w:id="699" w:author="PR Preview" w:date="2026-01-01T00:00:00Z">
        <w:r>
          <w:t xml:space="preserve">For</w:t>
        </w:r>
      </w:ins>
      <w:ins w:id="700" w:author="PR Preview" w:date="2026-01-01T00:00:00Z">
        <w:r>
          <w:t xml:space="preserve"> </w:t>
        </w:r>
      </w:ins>
      <m:oMath>
        <m:r>
          <m:t>p</m:t>
        </m:r>
        <m:r>
          <m:rPr>
            <m:sty m:val="p"/>
          </m:rPr>
          <m:t>=</m:t>
        </m:r>
        <m:r>
          <m:t>3</m:t>
        </m:r>
      </m:oMath>
      <w:ins w:id="701" w:author="PR Preview" w:date="2026-01-01T00:00:00Z">
        <w:r>
          <w:t xml:space="preserve">, the indicator vectors are</w:t>
        </w:r>
      </w:ins>
      <w:ins w:id="702" w:author="PR Preview" w:date="2026-01-01T00:00:00Z">
        <w:r>
          <w:t xml:space="preserve"> </w:t>
        </w:r>
      </w:ins>
      <w:ins w:id="703" w:author="PR Preview" w:date="2026-01-01T00:00:00Z">
        <w:r>
          <w:t xml:space="preserve">$\mathord{\smash[b]{\underset{\raise.3ex\hbox{$\scriptstyle\sim$}}{e}}\vphantom{e}}_1 = (1, 0, 0)$</w:t>
        </w:r>
      </w:ins>
      <w:ins w:id="704" w:author="PR Preview" w:date="2026-01-01T00:00:00Z">
        <w:r>
          <w:t xml:space="preserve">,</w:t>
        </w:r>
      </w:ins>
      <w:ins w:id="705" w:author="PR Preview" w:date="2026-01-01T00:00:00Z">
        <w:r>
          <w:t xml:space="preserve"> </w:t>
        </w:r>
      </w:ins>
      <w:ins w:id="706" w:author="PR Preview" w:date="2026-01-01T00:00:00Z">
        <w:r>
          <w:t xml:space="preserve">$\mathord{\smash[b]{\underset{\raise.3ex\hbox{$\scriptstyle\sim$}}{e}}\vphantom{e}}_2 = (0, 1, 0)$</w:t>
        </w:r>
      </w:ins>
      <w:ins w:id="707" w:author="PR Preview" w:date="2026-01-01T00:00:00Z">
        <w:r>
          <w:t xml:space="preserve">, and</w:t>
        </w:r>
      </w:ins>
      <w:ins w:id="708" w:author="PR Preview" w:date="2026-01-01T00:00:00Z">
        <w:r>
          <w:t xml:space="preserve"> </w:t>
        </w:r>
      </w:ins>
      <w:ins w:id="709" w:author="PR Preview" w:date="2026-01-01T00:00:00Z">
        <w:r>
          <w:t xml:space="preserve">$\mathord{\smash[b]{\underset{\raise.3ex\hbox{$\scriptstyle\sim$}}{e}}\vphantom{e}}_3 = (0, 0, 1)$</w:t>
        </w:r>
      </w:ins>
      <w:ins w:id="710" w:author="PR Preview" w:date="2026-01-01T00:00:00Z">
        <w:r>
          <w:t xml:space="preserve">.</w:t>
        </w:r>
      </w:ins>
      <w:ins w:id="711" w:author="PR Preview" w:date="2026-01-01T00:00:00Z">
        <w:r>
          <w:t xml:space="preserve"> </w:t>
        </w:r>
      </w:ins>
      <w:ins w:id="712" w:author="PR Preview" w:date="2026-01-01T00:00:00Z">
        <w:r>
          <w:t xml:space="preserve">Every vector of length</w:t>
        </w:r>
      </w:ins>
      <w:ins w:id="713" w:author="PR Preview" w:date="2026-01-01T00:00:00Z">
        <w:r>
          <w:t xml:space="preserve"> </w:t>
        </w:r>
      </w:ins>
      <m:oMath>
        <m:r>
          <m:t>3</m:t>
        </m:r>
      </m:oMath>
      <w:ins w:id="714" w:author="PR Preview" w:date="2026-01-01T00:00:00Z">
        <w:r>
          <w:t xml:space="preserve"> </w:t>
        </w:r>
      </w:ins>
      <w:ins w:id="715" w:author="PR Preview" w:date="2026-01-01T00:00:00Z">
        <w:r>
          <w:t xml:space="preserve">is a weighted sum</w:t>
        </w:r>
      </w:ins>
      <w:ins w:id="716" w:author="PR Preview" w:date="2026-01-01T00:00:00Z">
        <w:r>
          <w:t xml:space="preserve"> </w:t>
        </w:r>
      </w:ins>
      <w:ins w:id="717" w:author="PR Preview" w:date="2026-01-01T00:00:00Z">
        <w:r>
          <w:t xml:space="preserve">$c_1\mathord{\smash[b]{\underset{\raise.3ex\hbox{$\scriptstyle\sim$}}{e}}\vphantom{e}}_1 + c_2\mathord{\smash[b]{\underset{\raise.3ex\hbox{$\scriptstyle\sim$}}{e}}\vphantom{e}}_2 + c_3\mathord{\smash[b]{\underset{\raise.3ex\hbox{$\scriptstyle\sim$}}{e}}\vphantom{e}}_3$</w:t>
        </w:r>
      </w:ins>
      <w:ins w:id="718" w:author="PR Preview" w:date="2026-01-01T00:00:00Z">
        <w:r>
          <w:t xml:space="preserve"> </w:t>
        </w:r>
      </w:ins>
      <w:ins w:id="719" w:author="PR Preview" w:date="2026-01-01T00:00:00Z">
        <w:r>
          <w:t xml:space="preserve">of them,</w:t>
        </w:r>
      </w:ins>
      <w:ins w:id="720" w:author="PR Preview" w:date="2026-01-01T00:00:00Z">
        <w:r>
          <w:t xml:space="preserve"> </w:t>
        </w:r>
      </w:ins>
      <w:ins w:id="721" w:author="PR Preview" w:date="2026-01-01T00:00:00Z">
        <w:r>
          <w:t xml:space="preserve">with weights equal to its entries;</w:t>
        </w:r>
      </w:ins>
      <w:ins w:id="722" w:author="PR Preview" w:date="2026-01-01T00:00:00Z">
        <w:r>
          <w:t xml:space="preserve"> </w:t>
        </w:r>
      </w:ins>
      <w:ins w:id="723" w:author="PR Preview" w:date="2026-01-01T00:00:00Z">
        <w:r>
          <w:t xml:space="preserve">for example,</w:t>
        </w:r>
      </w:ins>
      <w:ins w:id="724" w:author="PR Preview" w:date="2026-01-01T00:00:00Z">
        <w:r>
          <w:t xml:space="preserve"> </w:t>
        </w:r>
      </w:ins>
      <w:ins w:id="725" w:author="PR Preview" w:date="2026-01-01T00:00:00Z">
        <w:r>
          <w:t xml:space="preserve">$(2, -1, 5) = 2\mathord{\smash[b]{\underset{\raise.3ex\hbox{$\scriptstyle\sim$}}{e}}\vphantom{e}}_1 - 1\mathord{\smash[b]{\underset{\raise.3ex\hbox{$\scriptstyle\sim$}}{e}}\vphantom{e}}_2 + 5\mathord{\smash[b]{\underset{\raise.3ex\hbox{$\scriptstyle\sim$}}{e}}\vphantom{e}}_3$</w:t>
        </w:r>
      </w:ins>
      <w:ins w:id="726" w:author="PR Preview" w:date="2026-01-01T00:00:00Z">
        <w:r>
          <w:t xml:space="preserve">.</w:t>
        </w:r>
      </w:ins>
      <w:ins w:id="727" w:author="PR Preview" w:date="2026-01-01T00:00:00Z">
        <w:r>
          <w:t xml:space="preserve"> </w:t>
        </w:r>
      </w:ins>
      <w:ins w:id="728" w:author="PR Preview" w:date="2026-01-01T00:00:00Z">
        <w:r>
          <w:t xml:space="preserve">No other weights work:</w:t>
        </w:r>
      </w:ins>
      <w:ins w:id="729" w:author="PR Preview" w:date="2026-01-01T00:00:00Z">
        <w:r>
          <w:t xml:space="preserve"> </w:t>
        </w:r>
      </w:ins>
      <w:ins w:id="730" w:author="PR Preview" w:date="2026-01-01T00:00:00Z">
        <w:r>
          <w:t xml:space="preserve">entry</w:t>
        </w:r>
      </w:ins>
      <w:ins w:id="731" w:author="PR Preview" w:date="2026-01-01T00:00:00Z">
        <w:r>
          <w:t xml:space="preserve"> </w:t>
        </w:r>
      </w:ins>
      <m:oMath>
        <m:r>
          <m:t>j</m:t>
        </m:r>
      </m:oMath>
      <w:ins w:id="732" w:author="PR Preview" w:date="2026-01-01T00:00:00Z">
        <w:r>
          <w:t xml:space="preserve"> </w:t>
        </w:r>
      </w:ins>
      <w:ins w:id="733" w:author="PR Preview" w:date="2026-01-01T00:00:00Z">
        <w:r>
          <w:t xml:space="preserve">of</w:t>
        </w:r>
      </w:ins>
      <w:ins w:id="734" w:author="PR Preview" w:date="2026-01-01T00:00:00Z">
        <w:r>
          <w:t xml:space="preserve"> </w:t>
        </w:r>
      </w:ins>
      <w:ins w:id="735" w:author="PR Preview" w:date="2026-01-01T00:00:00Z">
        <w:r>
          <w:t xml:space="preserve">$c_1\mathord{\smash[b]{\underset{\raise.3ex\hbox{$\scriptstyle\sim$}}{e}}\vphantom{e}}_1 + c_2\mathord{\smash[b]{\underset{\raise.3ex\hbox{$\scriptstyle\sim$}}{e}}\vphantom{e}}_2 + c_3\mathord{\smash[b]{\underset{\raise.3ex\hbox{$\scriptstyle\sim$}}{e}}\vphantom{e}}_3$</w:t>
        </w:r>
      </w:ins>
      <w:ins w:id="736" w:author="PR Preview" w:date="2026-01-01T00:00:00Z">
        <w:r>
          <w:t xml:space="preserve"> </w:t>
        </w:r>
      </w:ins>
      <w:ins w:id="737" w:author="PR Preview" w:date="2026-01-01T00:00:00Z">
        <w:r>
          <w:t xml:space="preserve">is</w:t>
        </w:r>
      </w:ins>
      <w:ins w:id="738" w:author="PR Preview" w:date="2026-01-01T00:00:00Z">
        <w:r>
          <w:t xml:space="preserve"> </w:t>
        </w:r>
      </w:ins>
      <m:oMath>
        <m:sSub>
          <m:e>
            <m:r>
              <m:t>c</m:t>
            </m:r>
          </m:e>
          <m:sub>
            <m:r>
              <m:t>j</m:t>
            </m:r>
          </m:sub>
        </m:sSub>
      </m:oMath>
      <w:ins w:id="739" w:author="PR Preview" w:date="2026-01-01T00:00:00Z">
        <w:r>
          <w:t xml:space="preserve">,</w:t>
        </w:r>
      </w:ins>
      <w:ins w:id="740" w:author="PR Preview" w:date="2026-01-01T00:00:00Z">
        <w:r>
          <w:t xml:space="preserve"> </w:t>
        </w:r>
      </w:ins>
      <w:ins w:id="741" w:author="PR Preview" w:date="2026-01-01T00:00:00Z">
        <w:r>
          <w:t xml:space="preserve">so each weight</w:t>
        </w:r>
      </w:ins>
      <w:ins w:id="742" w:author="PR Preview" w:date="2026-01-01T00:00:00Z">
        <w:r>
          <w:t xml:space="preserve"> </w:t>
        </w:r>
      </w:ins>
      <m:oMath>
        <m:sSub>
          <m:e>
            <m:r>
              <m:t>c</m:t>
            </m:r>
          </m:e>
          <m:sub>
            <m:r>
              <m:t>j</m:t>
            </m:r>
          </m:sub>
        </m:sSub>
      </m:oMath>
      <w:ins w:id="743" w:author="PR Preview" w:date="2026-01-01T00:00:00Z">
        <w:r>
          <w:t xml:space="preserve"> </w:t>
        </w:r>
      </w:ins>
      <w:ins w:id="744" w:author="PR Preview" w:date="2026-01-01T00:00:00Z">
        <w:r>
          <w:t xml:space="preserve">must equal entry</w:t>
        </w:r>
      </w:ins>
      <w:ins w:id="745" w:author="PR Preview" w:date="2026-01-01T00:00:00Z">
        <w:r>
          <w:t xml:space="preserve"> </w:t>
        </w:r>
      </w:ins>
      <m:oMath>
        <m:r>
          <m:t>j</m:t>
        </m:r>
      </m:oMath>
      <w:ins w:id="746" w:author="PR Preview" w:date="2026-01-01T00:00:00Z">
        <w:r>
          <w:t xml:space="preserve"> </w:t>
        </w:r>
      </w:ins>
      <w:ins w:id="747" w:author="PR Preview" w:date="2026-01-01T00:00:00Z">
        <w:r>
          <w:t xml:space="preserve">of the vector.</w:t>
        </w:r>
      </w:ins>
    </w:p>
    <w:bookmarkEnd w:id="50"/>
    <w:bookmarkStart w:id="51" w:name="thm-indicator-selection"/>
    <w:p>
      <w:pPr>
        <w:pStyle w:val="BodyText"/>
      </w:pPr>
      <w:ins w:id="748" w:author="PR Preview" w:date="2026-01-01T00:00:00Z">
        <w:r>
          <w:rPr>
            <w:b/>
            <w:bCs/>
          </w:rPr>
          <w:t xml:space="preserve">Theorem 2 (Indicator vectors select entries)</w:t>
        </w:r>
      </w:ins>
      <w:ins w:id="749" w:author="PR Preview" w:date="2026-01-01T00:00:00Z">
        <w:r>
          <w:t xml:space="preserve"> </w:t>
        </w:r>
      </w:ins>
      <w:ins w:id="750" w:author="PR Preview" w:date="2026-01-01T00:00:00Z">
        <w:r>
          <w:t xml:space="preserve">For any vector</w:t>
        </w:r>
      </w:ins>
      <w:ins w:id="751" w:author="PR Preview" w:date="2026-01-01T00:00:00Z">
        <w:r>
          <w:t xml:space="preserve"> </w:t>
        </w:r>
      </w:ins>
      <w:ins w:id="752" w:author="PR Preview" w:date="2026-01-01T00:00:00Z">
        <w:r>
          <w:t xml:space="preserve">$\mathord{\smash[b]{\underset{\raise.3ex\hbox{$\scriptstyle\sim$}}{x}}\vphantom{x}}$</w:t>
        </w:r>
      </w:ins>
      <w:ins w:id="753" w:author="PR Preview" w:date="2026-01-01T00:00:00Z">
        <w:r>
          <w:t xml:space="preserve"> </w:t>
        </w:r>
      </w:ins>
      <w:ins w:id="754" w:author="PR Preview" w:date="2026-01-01T00:00:00Z">
        <w:r>
          <w:t xml:space="preserve">of length</w:t>
        </w:r>
      </w:ins>
      <w:ins w:id="755" w:author="PR Preview" w:date="2026-01-01T00:00:00Z">
        <w:r>
          <w:t xml:space="preserve"> </w:t>
        </w:r>
      </w:ins>
      <m:oMath>
        <m:r>
          <m:t>p</m:t>
        </m:r>
      </m:oMath>
      <w:ins w:id="756" w:author="PR Preview" w:date="2026-01-01T00:00:00Z">
        <w:r>
          <w:t xml:space="preserve"> </w:t>
        </w:r>
      </w:ins>
      <w:ins w:id="757" w:author="PR Preview" w:date="2026-01-01T00:00:00Z">
        <w:r>
          <w:t xml:space="preserve">and any</w:t>
        </w:r>
      </w:ins>
      <w:ins w:id="758" w:author="PR Preview" w:date="2026-01-01T00:00:00Z">
        <w:r>
          <w:t xml:space="preserve"> </w:t>
        </w:r>
      </w:ins>
      <m:oMath>
        <m:r>
          <m:t>j</m:t>
        </m:r>
        <m:r>
          <m:rPr>
            <m:sty m:val="p"/>
          </m:rPr>
          <m:t>∈</m:t>
        </m:r>
        <m:r>
          <m:rPr>
            <m:sty m:val="p"/>
          </m:rPr>
          <m:t>{</m:t>
        </m:r>
        <m:r>
          <m:t>1</m:t>
        </m:r>
        <m:r>
          <m:rPr>
            <m:sty m:val="p"/>
          </m:rPr>
          <m:t>,</m:t>
        </m:r>
        <m:r>
          <m:rPr>
            <m:sty m:val="p"/>
          </m:rPr>
          <m:t>…</m:t>
        </m:r>
        <m:r>
          <m:rPr>
            <m:sty m:val="p"/>
          </m:rPr>
          <m:t>,</m:t>
        </m:r>
        <m:r>
          <m:t>p</m:t>
        </m:r>
        <m:r>
          <m:rPr>
            <m:sty m:val="p"/>
          </m:rPr>
          <m:t>}</m:t>
        </m:r>
      </m:oMath>
      <w:ins w:id="759" w:author="PR Preview" w:date="2026-01-01T00:00:00Z">
        <w:r>
          <w:t xml:space="preserve">:</w:t>
        </w:r>
      </w:ins>
    </w:p>
    <w:p>
      <w:pPr>
        <w:pStyle w:val="BodyText"/>
      </w:pPr>
      <w:ins w:id="760" w:author="PR Preview" w:date="2026-01-01T00:00:00Z">
        <w:r>
          <w:t xml:space="preserve">$$\mathord{\smash[b]{\underset{\raise.3ex\hbox{$\scriptstyle\sim$}}{e}}\vphantom{e}}_j \cdot \mathord{\smash[b]{\underset{\raise.3ex\hbox{$\scriptstyle\sim$}}{x}}\vphantom{x}}= x_j$$</w:t>
        </w:r>
      </w:ins>
    </w:p>
    <w:bookmarkEnd w:id="51"/>
    <w:p>
      <w:pPr>
        <w:pStyle w:val="FirstParagraph"/>
      </w:pPr>
      <w:r>
        <w:rPr>
          <w:i/>
          <w:iCs/>
        </w:rPr>
        <w:t xml:space="preserve">Proof</w:t>
      </w:r>
      <w:r>
        <w:t xml:space="preserve">. </w:t>
      </w:r>
      <w:r>
        <w:t xml:space="preserve">Writing the dot product componentwise:</w:t>
      </w:r>
    </w:p>
    <w:p>
      <w:pPr>
        <w:pStyle w:val="BodyText"/>
      </w:pPr>
      <m:oMathPara>
        <m:oMathParaPr>
          <m:jc m:val="center"/>
        </m:oMathParaPr>
        <m:oMath>
          <m:eqArr>
            <m:e>
              <m:sSub>
                <m:e>
                  <m:limLow>
                    <m:e>
                      <m:r>
                        <m:t>e</m:t>
                      </m:r>
                    </m:e>
                    <m:lim>
                      <m:r>
                        <m:rPr>
                          <m:sty m:val="p"/>
                        </m:rPr>
                        <m:t>∼</m:t>
                      </m:r>
                    </m:lim>
                  </m:limLow>
                </m:e>
                <m:sub>
                  <m:r>
                    <m:t>j</m:t>
                  </m:r>
                </m:sub>
              </m:sSub>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p</m:t>
                  </m:r>
                </m:sup>
                <m:e>
                  <m:r>
                    <m:rPr>
                      <m:sty m:val="p"/>
                    </m:rPr>
                    <m:t>(</m:t>
                  </m:r>
                </m:e>
              </m:nary>
              <m:sSub>
                <m:e>
                  <m:limLow>
                    <m:e>
                      <m:r>
                        <m:t>e</m:t>
                      </m:r>
                    </m:e>
                    <m:lim>
                      <m:r>
                        <m:rPr>
                          <m:sty m:val="p"/>
                        </m:rPr>
                        <m:t>∼</m:t>
                      </m:r>
                    </m:lim>
                  </m:limLow>
                </m:e>
                <m:sub>
                  <m:r>
                    <m:t>j</m:t>
                  </m:r>
                </m:sub>
              </m:sSub>
              <m:sSub>
                <m:e>
                  <m:r>
                    <m:rPr>
                      <m:sty m:val="p"/>
                    </m:rPr>
                    <m:t>)</m:t>
                  </m:r>
                </m:e>
                <m:sub>
                  <m:r>
                    <m:t>i</m:t>
                  </m:r>
                </m:sub>
              </m:sSub>
              <m:r>
                <m:t> </m:t>
              </m:r>
              <m:sSub>
                <m:e>
                  <m:r>
                    <m:t>x</m:t>
                  </m:r>
                </m:e>
                <m:sub>
                  <m:r>
                    <m:t>i</m:t>
                  </m:r>
                </m:sub>
              </m:sSub>
              <m:r>
                <m:t>&amp;</m:t>
              </m:r>
              <m:r>
                <m:t>&amp;</m:t>
              </m:r>
              <m:r>
                <m:rPr>
                  <m:nor/>
                  <m:sty m:val="p"/>
                </m:rPr>
                <m:t>(definition of the dot product)</m:t>
              </m:r>
            </m:e>
            <m:e>
              <m:r>
                <m:t>&amp;</m:t>
              </m:r>
              <m:r>
                <m:rPr>
                  <m:sty m:val="p"/>
                </m:rPr>
                <m:t>=</m:t>
              </m:r>
              <m:nary>
                <m:naryPr>
                  <m:chr m:val="∑"/>
                  <m:limLoc m:val="undOvr"/>
                  <m:subHide m:val="off"/>
                  <m:supHide m:val="off"/>
                </m:naryPr>
                <m:sub>
                  <m:r>
                    <m:t>i</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r>
                              <m:t>1</m:t>
                            </m:r>
                            <m:r>
                              <m:rPr>
                                <m:sty m:val="p"/>
                              </m:rPr>
                              <m:t>⋅</m:t>
                            </m:r>
                            <m:sSub>
                              <m:e>
                                <m:r>
                                  <m:t>x</m:t>
                                </m:r>
                              </m:e>
                              <m:sub>
                                <m:r>
                                  <m:t>i</m:t>
                                </m:r>
                              </m:sub>
                            </m:sSub>
                          </m:e>
                          <m:e>
                            <m:r>
                              <m:rPr>
                                <m:nor/>
                                <m:sty m:val="p"/>
                              </m:rPr>
                              <m:t>if </m:t>
                            </m:r>
                            <m:r>
                              <m:t>i</m:t>
                            </m:r>
                            <m:r>
                              <m:rPr>
                                <m:sty m:val="p"/>
                              </m:rPr>
                              <m:t>=</m:t>
                            </m:r>
                            <m:r>
                              <m:t>j</m:t>
                            </m:r>
                          </m:e>
                        </m:mr>
                        <m:mr>
                          <m:e>
                            <m:r>
                              <m:t>0</m:t>
                            </m:r>
                            <m:r>
                              <m:rPr>
                                <m:sty m:val="p"/>
                              </m:rPr>
                              <m:t>⋅</m:t>
                            </m:r>
                            <m:sSub>
                              <m:e>
                                <m:r>
                                  <m:t>x</m:t>
                                </m:r>
                              </m:e>
                              <m:sub>
                                <m:r>
                                  <m:t>i</m:t>
                                </m:r>
                              </m:sub>
                            </m:sSub>
                          </m:e>
                          <m:e>
                            <m:r>
                              <m:rPr>
                                <m:nor/>
                                <m:sty m:val="p"/>
                              </m:rPr>
                              <m:t>if </m:t>
                            </m:r>
                            <m:r>
                              <m:t>i</m:t>
                            </m:r>
                            <m:r>
                              <m:rPr>
                                <m:sty m:val="p"/>
                              </m:rPr>
                              <m:t>≠</m:t>
                            </m:r>
                            <m:r>
                              <m:t>j</m:t>
                            </m:r>
                          </m:e>
                        </m:mr>
                      </m:m>
                    </m:e>
                  </m:d>
                </m:e>
              </m:nary>
              <m:r>
                <m:t>&amp;</m:t>
              </m:r>
              <m:r>
                <m:t>&amp;</m:t>
              </m:r>
              <m:r>
                <m:rPr>
                  <m:nor/>
                  <m:sty m:val="p"/>
                </m:rPr>
                <m:t>(definition of </m:t>
              </m:r>
              <m:sSub>
                <m:e>
                  <m:limLow>
                    <m:e>
                      <m:r>
                        <m:t>e</m:t>
                      </m:r>
                    </m:e>
                    <m:lim>
                      <m:r>
                        <m:rPr>
                          <m:sty m:val="p"/>
                        </m:rPr>
                        <m:t>∼</m:t>
                      </m:r>
                    </m:lim>
                  </m:limLow>
                </m:e>
                <m:sub>
                  <m:r>
                    <m:t>j</m:t>
                  </m:r>
                </m:sub>
              </m:sSub>
              <m:r>
                <m:rPr>
                  <m:nor/>
                  <m:sty m:val="p"/>
                </m:rPr>
                <m:t>)</m:t>
              </m:r>
            </m:e>
            <m:e>
              <m:r>
                <m:t>&amp;</m:t>
              </m:r>
              <m:r>
                <m:rPr>
                  <m:sty m:val="p"/>
                </m:rPr>
                <m:t>=</m:t>
              </m:r>
              <m:sSub>
                <m:e>
                  <m:r>
                    <m:t>x</m:t>
                  </m:r>
                </m:e>
                <m:sub>
                  <m:r>
                    <m:t>j</m:t>
                  </m:r>
                </m:sub>
              </m:sSub>
              <m:r>
                <m:t>&amp;</m:t>
              </m:r>
              <m:r>
                <m:t>&amp;</m:t>
              </m:r>
              <m:r>
                <m:rPr>
                  <m:nor/>
                  <m:sty m:val="p"/>
                </m:rPr>
                <m:t>(only the </m:t>
              </m:r>
              <m:r>
                <m:t>i</m:t>
              </m:r>
              <m:r>
                <m:rPr>
                  <m:sty m:val="p"/>
                </m:rPr>
                <m:t>=</m:t>
              </m:r>
              <m:r>
                <m:t>j</m:t>
              </m:r>
              <m:r>
                <m:rPr>
                  <m:nor/>
                  <m:sty m:val="p"/>
                </m:rPr>
                <m:t> term is nonzero)</m:t>
              </m:r>
            </m:e>
          </m:eqArr>
        </m:oMath>
      </m:oMathPara>
    </w:p>
    <w:p>
      <w:pPr>
        <w:pStyle w:val="FirstParagraph"/>
      </w:pPr>
      <w:del w:id="761" w:author="PR Preview" w:date="2026-01-01T00:00:00Z">
        <w:r>
          <w:rPr>
            <w:b/>
            <w:bCs/>
          </w:rPr>
          <w:delText xml:space="preserve">Theorem 3 (A vector is a linear combination of indicator vectors)</w:delText>
        </w:r>
      </w:del>
      <w:del w:id="762" w:author="PR Preview" w:date="2026-01-01T00:00:00Z">
        <w:r>
          <w:delText xml:space="preserve"> </w:delText>
        </w:r>
      </w:del>
      <w:del w:id="763" w:author="PR Preview" w:date="2026-01-01T00:00:00Z">
        <w:r>
          <w:delText xml:space="preserve">Every vector</w:delText>
        </w:r>
      </w:del>
      <w:del w:id="76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765" w:author="PR Preview" w:date="2026-01-01T00:00:00Z">
        <w:r>
          <w:delText xml:space="preserve"> </w:delText>
        </w:r>
      </w:del>
      <w:del w:id="766" w:author="PR Preview" w:date="2026-01-01T00:00:00Z">
        <w:r>
          <w:delText xml:space="preserve">is the linear combination</w:delText>
        </w:r>
      </w:del>
      <w:del w:id="767" w:author="PR Preview" w:date="2026-01-01T00:00:00Z">
        <w:r>
          <w:delText xml:space="preserve"> </w:delText>
        </w:r>
      </w:del>
      <w:del w:id="768" w:author="PR Preview" w:date="2026-01-01T00:00:00Z">
        <w:r>
          <w:delText xml:space="preserve">(</w:delText>
        </w:r>
      </w:del>
      <w:hyperlink w:anchor="def-linear-combination">
        <w:del w:id="769" w:author="PR Preview" w:date="2026-01-01T00:00:00Z">
          <w:r>
            <w:rPr>
              <w:rStyle w:val="Hyperlink"/>
            </w:rPr>
            <w:delText xml:space="preserve">Definition 9</w:delText>
          </w:r>
        </w:del>
      </w:hyperlink>
      <w:del w:id="770" w:author="PR Preview" w:date="2026-01-01T00:00:00Z">
        <w:r>
          <w:delText xml:space="preserve">) of the indicator vectors</w:delText>
        </w:r>
      </w:del>
      <w:del w:id="771"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772" w:author="PR Preview" w:date="2026-01-01T00:00:00Z">
        <w:r>
          <w:delText xml:space="preserve"> </w:delText>
        </w:r>
      </w:del>
      <w:del w:id="773" w:author="PR Preview" w:date="2026-01-01T00:00:00Z">
        <w:r>
          <w:delText xml:space="preserve">(</w:delText>
        </w:r>
      </w:del>
      <w:hyperlink w:anchor="def-indicator-vector">
        <w:del w:id="774" w:author="PR Preview" w:date="2026-01-01T00:00:00Z">
          <w:r>
            <w:rPr>
              <w:rStyle w:val="Hyperlink"/>
            </w:rPr>
            <w:delText xml:space="preserve">Definition 14</w:delText>
          </w:r>
        </w:del>
      </w:hyperlink>
      <w:del w:id="775" w:author="PR Preview" w:date="2026-01-01T00:00:00Z">
        <w:r>
          <w:delText xml:space="preserve">)</w:delText>
        </w:r>
      </w:del>
      <w:del w:id="776" w:author="PR Preview" w:date="2026-01-01T00:00:00Z">
        <w:r>
          <w:delText xml:space="preserve"> </w:delText>
        </w:r>
      </w:del>
      <w:del w:id="777" w:author="PR Preview" w:date="2026-01-01T00:00:00Z">
        <w:r>
          <w:delText xml:space="preserve">with coefficients</w:delText>
        </w:r>
      </w:del>
      <w:del w:id="778" w:author="PR Preview" w:date="2026-01-01T00:00:00Z">
        <w:r>
          <w:delText xml:space="preserve"> </w:delText>
        </w:r>
      </w:del>
      <m:oMath>
        <m:sSub>
          <m:e>
            <m:r>
              <m:t>x</m:t>
            </m:r>
          </m:e>
          <m:sub>
            <m:r>
              <m:t>1</m:t>
            </m:r>
          </m:sub>
        </m:sSub>
        <m:r>
          <m:rPr>
            <m:sty m:val="p"/>
          </m:rPr>
          <m:t>,</m:t>
        </m:r>
        <m:r>
          <m:rPr>
            <m:sty m:val="p"/>
          </m:rPr>
          <m:t>…</m:t>
        </m:r>
        <m:r>
          <m:rPr>
            <m:sty m:val="p"/>
          </m:rPr>
          <m:t>,</m:t>
        </m:r>
        <m:sSub>
          <m:e>
            <m:r>
              <m:t>x</m:t>
            </m:r>
          </m:e>
          <m:sub>
            <m:r>
              <m:t>p</m:t>
            </m:r>
          </m:sub>
        </m:sSub>
      </m:oMath>
      <w:del w:id="779"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oMath>
      </m:oMathPara>
    </w:p>
    <w:p>
      <w:pPr>
        <w:pStyle w:val="BodyText"/>
      </w:pPr>
      <w:ins w:id="780" w:author="PR Preview" w:date="2026-01-01T00:00:00Z">
        <w:r>
          <w:t xml:space="preserve">$$
    \begin{aligned}
    \mathord{\smash[b]{\underset{\raise.3ex\hbox{$\scriptstyle\sim$}}{e}}\vphantom{e}}_j \cdot \mathord{\smash[b]{\underset{\raise.3ex\hbox{$\scriptstyle\sim$}}{x}}\vphantom{x}}
    &amp;= \sum_{i=1}^p(\mathord{\smash[b]{\underset{\raise.3ex\hbox{$\scriptstyle\sim$}}{e}}\vphantom{e}}_j)_i\, x_i
    &amp;&amp; \text{(definition of the dot product)}
    \\&amp;= \sum_{i=1}^p
       \begin{cases}
       1 \cdot x_i &amp; \text{if } i = j \\
       0 \cdot x_i &amp; \text{if } i \neq j
       \end{cases}
    &amp;&amp; \text{(definition of } \mathord{\smash[b]{\underset{\raise.3ex\hbox{$\scriptstyle\sim$}}{e}}\vphantom{e}}_j \text{)}
    \\&amp;= x_j
    &amp;&amp; \text{(only the } i = j \text{ term is nonzero)}
    \end{aligned}
    $$</w:t>
        </w:r>
      </w:ins>
    </w:p>
    <w:bookmarkStart w:id="52" w:name="thm-standard-basis-expansion"/>
    <w:p>
      <w:pPr>
        <w:pStyle w:val="FirstParagraph"/>
      </w:pPr>
      <w:ins w:id="781" w:author="PR Preview" w:date="2026-01-01T00:00:00Z">
        <w:r>
          <w:rPr>
            <w:b/>
            <w:bCs/>
          </w:rPr>
          <w:t xml:space="preserve">Theorem 3 (A vector is a linear combination of indicator vectors)</w:t>
        </w:r>
      </w:ins>
      <w:ins w:id="782" w:author="PR Preview" w:date="2026-01-01T00:00:00Z">
        <w:r>
          <w:t xml:space="preserve"> </w:t>
        </w:r>
      </w:ins>
      <w:ins w:id="783" w:author="PR Preview" w:date="2026-01-01T00:00:00Z">
        <w:r>
          <w:t xml:space="preserve">Every vector</w:t>
        </w:r>
      </w:ins>
      <w:ins w:id="784" w:author="PR Preview" w:date="2026-01-01T00:00:00Z">
        <w:r>
          <w:t xml:space="preserve"> </w:t>
        </w:r>
      </w:ins>
      <w:ins w:id="785" w:author="PR Preview" w:date="2026-01-01T00:00:00Z">
        <w:r>
          <w:t xml:space="preserve">$\mathord{\smash[b]{\underset{\raise.3ex\hbox{$\scriptstyle\sim$}}{x}}\vphantom{x}}\in \mathbb{R}^p$</w:t>
        </w:r>
      </w:ins>
      <w:ins w:id="786" w:author="PR Preview" w:date="2026-01-01T00:00:00Z">
        <w:r>
          <w:t xml:space="preserve"> </w:t>
        </w:r>
      </w:ins>
      <w:ins w:id="787" w:author="PR Preview" w:date="2026-01-01T00:00:00Z">
        <w:r>
          <w:t xml:space="preserve">is the linear combination</w:t>
        </w:r>
      </w:ins>
      <w:ins w:id="788" w:author="PR Preview" w:date="2026-01-01T00:00:00Z">
        <w:r>
          <w:t xml:space="preserve"> </w:t>
        </w:r>
      </w:ins>
      <w:ins w:id="789" w:author="PR Preview" w:date="2026-01-01T00:00:00Z">
        <w:r>
          <w:t xml:space="preserve">(</w:t>
        </w:r>
      </w:ins>
      <w:hyperlink w:anchor="def-linear-combination">
        <w:ins w:id="790" w:author="PR Preview" w:date="2026-01-01T00:00:00Z">
          <w:r>
            <w:rPr>
              <w:rStyle w:val="Hyperlink"/>
            </w:rPr>
            <w:t xml:space="preserve">Definition 9</w:t>
          </w:r>
        </w:ins>
      </w:hyperlink>
      <w:ins w:id="791" w:author="PR Preview" w:date="2026-01-01T00:00:00Z">
        <w:r>
          <w:t xml:space="preserve">) of the indicator vectors</w:t>
        </w:r>
      </w:ins>
      <w:ins w:id="792" w:author="PR Preview" w:date="2026-01-01T00:00:00Z">
        <w:r>
          <w:t xml:space="preserve"> </w:t>
        </w:r>
      </w:ins>
      <w:ins w:id="793" w:author="PR Preview" w:date="2026-01-01T00:00:00Z">
        <w:r>
          <w:t xml:space="preserve">$\mathord{\smash[b]{\underset{\raise.3ex\hbox{$\scriptstyle\sim$}}{e}}\vphantom{e}}_1, \ldots, \mathord{\smash[b]{\underset{\raise.3ex\hbox{$\scriptstyle\sim$}}{e}}\vphantom{e}}_p$</w:t>
        </w:r>
      </w:ins>
      <w:ins w:id="794" w:author="PR Preview" w:date="2026-01-01T00:00:00Z">
        <w:r>
          <w:t xml:space="preserve"> </w:t>
        </w:r>
      </w:ins>
      <w:ins w:id="795" w:author="PR Preview" w:date="2026-01-01T00:00:00Z">
        <w:r>
          <w:t xml:space="preserve">(</w:t>
        </w:r>
      </w:ins>
      <w:hyperlink w:anchor="def-indicator-vector">
        <w:ins w:id="796" w:author="PR Preview" w:date="2026-01-01T00:00:00Z">
          <w:r>
            <w:rPr>
              <w:rStyle w:val="Hyperlink"/>
            </w:rPr>
            <w:t xml:space="preserve">Definition 14</w:t>
          </w:r>
        </w:ins>
      </w:hyperlink>
      <w:ins w:id="797" w:author="PR Preview" w:date="2026-01-01T00:00:00Z">
        <w:r>
          <w:t xml:space="preserve">)</w:t>
        </w:r>
      </w:ins>
      <w:ins w:id="798" w:author="PR Preview" w:date="2026-01-01T00:00:00Z">
        <w:r>
          <w:t xml:space="preserve"> </w:t>
        </w:r>
      </w:ins>
      <w:ins w:id="799" w:author="PR Preview" w:date="2026-01-01T00:00:00Z">
        <w:r>
          <w:t xml:space="preserve">with coefficients</w:t>
        </w:r>
      </w:ins>
      <w:ins w:id="800" w:author="PR Preview" w:date="2026-01-01T00:00:00Z">
        <w:r>
          <w:t xml:space="preserve"> </w:t>
        </w:r>
      </w:ins>
      <m:oMath>
        <m:sSub>
          <m:e>
            <m:r>
              <m:t>x</m:t>
            </m:r>
          </m:e>
          <m:sub>
            <m:r>
              <m:t>1</m:t>
            </m:r>
          </m:sub>
        </m:sSub>
        <m:r>
          <m:rPr>
            <m:sty m:val="p"/>
          </m:rPr>
          <m:t>,</m:t>
        </m:r>
        <m:r>
          <m:rPr>
            <m:sty m:val="p"/>
          </m:rPr>
          <m:t>…</m:t>
        </m:r>
        <m:r>
          <m:rPr>
            <m:sty m:val="p"/>
          </m:rPr>
          <m:t>,</m:t>
        </m:r>
        <m:sSub>
          <m:e>
            <m:r>
              <m:t>x</m:t>
            </m:r>
          </m:e>
          <m:sub>
            <m:r>
              <m:t>p</m:t>
            </m:r>
          </m:sub>
        </m:sSub>
      </m:oMath>
      <w:ins w:id="801" w:author="PR Preview" w:date="2026-01-01T00:00:00Z">
        <w:r>
          <w:t xml:space="preserve">:</w:t>
        </w:r>
      </w:ins>
    </w:p>
    <w:p>
      <w:pPr>
        <w:pStyle w:val="BodyText"/>
      </w:pPr>
      <w:ins w:id="802" w:author="PR Preview" w:date="2026-01-01T00:00:00Z">
        <w:r>
          <w:t xml:space="preserve">$$\mathord{\smash[b]{\underset{\raise.3ex\hbox{$\scriptstyle\sim$}}{x}}\vphantom{x}}= \sum_{j=1}^px_j \mathord{\smash[b]{\underset{\raise.3ex\hbox{$\scriptstyle\sim$}}{e}}\vphantom{e}}_j$$</w:t>
        </w:r>
      </w:ins>
    </w:p>
    <w:bookmarkEnd w:id="52"/>
    <w:p>
      <w:pPr>
        <w:pStyle w:val="FirstParagraph"/>
      </w:pPr>
      <w:r>
        <w:rPr>
          <w:i/>
          <w:iCs/>
        </w:rPr>
        <w:t xml:space="preserve">Proof</w:t>
      </w:r>
      <w:r>
        <w:t xml:space="preserve">. </w:t>
      </w:r>
      <w:r>
        <w:t xml:space="preserve">Compare the two sides entry by entry. For each</w:t>
      </w:r>
      <w:r>
        <w:t xml:space="preserve"> </w:t>
      </w:r>
      <m:oMath>
        <m:r>
          <m:t>i</m:t>
        </m:r>
        <m:r>
          <m:rPr>
            <m:sty m:val="p"/>
          </m:rPr>
          <m:t>∈</m:t>
        </m:r>
        <m:r>
          <m:rPr>
            <m:sty m:val="p"/>
          </m:rPr>
          <m:t>{</m:t>
        </m:r>
        <m:r>
          <m:t>1</m:t>
        </m:r>
        <m:r>
          <m:rPr>
            <m:sty m:val="p"/>
          </m:rPr>
          <m:t>,</m:t>
        </m:r>
        <m:r>
          <m:rPr>
            <m:sty m:val="p"/>
          </m:rPr>
          <m:t>…</m:t>
        </m:r>
        <m:r>
          <m:rPr>
            <m:sty m:val="p"/>
          </m:rPr>
          <m:t>,</m:t>
        </m:r>
        <m:r>
          <m:t>p</m:t>
        </m:r>
        <m:r>
          <m:rPr>
            <m:sty m:val="p"/>
          </m:rPr>
          <m:t>}</m:t>
        </m:r>
      </m:oMath>
      <w:r>
        <w:t xml:space="preserve">:</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rPr>
                  <m:sty m:val="p"/>
                </m:rPr>
                <m:t>(</m:t>
              </m:r>
              <m:sSub>
                <m:e>
                  <m:limLow>
                    <m:e>
                      <m:r>
                        <m:t>e</m:t>
                      </m:r>
                    </m:e>
                    <m:lim>
                      <m:r>
                        <m:rPr>
                          <m:sty m:val="p"/>
                        </m:rPr>
                        <m:t>∼</m:t>
                      </m:r>
                    </m:lim>
                  </m:limLow>
                </m:e>
                <m:sub>
                  <m:r>
                    <m:t>j</m:t>
                  </m:r>
                </m:sub>
              </m:sSub>
              <m:sSub>
                <m:e>
                  <m:r>
                    <m:rPr>
                      <m:sty m:val="p"/>
                    </m:rP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d>
                    <m:dPr>
                      <m:begChr m:val="{"/>
                      <m:sepChr m:val=""/>
                      <m:endChr m:val=""/>
                      <m:grow/>
                    </m:dPr>
                    <m:e>
                      <m:m>
                        <m:mPr>
                          <m:baseJc m:val="center"/>
                          <m:plcHide m:val="on"/>
                          <m:mcs>
                            <m:mc>
                              <m:mcPr>
                                <m:mcJc m:val="left"/>
                                <m:count m:val="1"/>
                              </m:mcPr>
                            </m:mc>
                            <m:mc>
                              <m:mcPr>
                                <m:mcJc m:val="left"/>
                                <m:count m:val="1"/>
                              </m:mcPr>
                            </m:mc>
                          </m:mcs>
                        </m:mPr>
                        <m:mr>
                          <m:e>
                            <m:sSub>
                              <m:e>
                                <m:r>
                                  <m:t>x</m:t>
                                </m:r>
                              </m:e>
                              <m:sub>
                                <m:r>
                                  <m:t>j</m:t>
                                </m:r>
                              </m:sub>
                            </m:sSub>
                            <m:r>
                              <m:rPr>
                                <m:sty m:val="p"/>
                              </m:rPr>
                              <m:t>⋅</m:t>
                            </m:r>
                            <m:r>
                              <m:t>1</m:t>
                            </m:r>
                          </m:e>
                          <m:e>
                            <m:r>
                              <m:rPr>
                                <m:nor/>
                                <m:sty m:val="p"/>
                              </m:rPr>
                              <m:t>if </m:t>
                            </m:r>
                            <m:r>
                              <m:t>j</m:t>
                            </m:r>
                            <m:r>
                              <m:rPr>
                                <m:sty m:val="p"/>
                              </m:rPr>
                              <m:t>=</m:t>
                            </m:r>
                            <m:r>
                              <m:t>i</m:t>
                            </m:r>
                          </m:e>
                        </m:mr>
                        <m:mr>
                          <m:e>
                            <m:sSub>
                              <m:e>
                                <m:r>
                                  <m:t>x</m:t>
                                </m:r>
                              </m:e>
                              <m:sub>
                                <m:r>
                                  <m:t>j</m:t>
                                </m:r>
                              </m:sub>
                            </m:sSub>
                            <m:r>
                              <m:rPr>
                                <m:sty m:val="p"/>
                              </m:rPr>
                              <m:t>⋅</m:t>
                            </m:r>
                            <m:r>
                              <m:t>0</m:t>
                            </m:r>
                          </m:e>
                          <m:e>
                            <m:r>
                              <m:rPr>
                                <m:nor/>
                                <m:sty m:val="p"/>
                              </m:rPr>
                              <m:t>if </m:t>
                            </m:r>
                            <m:r>
                              <m:t>j</m:t>
                            </m:r>
                            <m:r>
                              <m:rPr>
                                <m:sty m:val="p"/>
                              </m:rPr>
                              <m:t>≠</m:t>
                            </m:r>
                            <m:r>
                              <m:t>i</m:t>
                            </m:r>
                          </m:e>
                        </m:mr>
                      </m:m>
                    </m:e>
                  </m:d>
                </m:e>
              </m:nary>
              <m:r>
                <m:t>&amp;</m:t>
              </m:r>
              <m:r>
                <m:t>&amp;</m:t>
              </m:r>
              <m:r>
                <m:rPr>
                  <m:nor/>
                  <m:sty m:val="p"/>
                </m:rPr>
                <m:t>(</m:t>
              </m:r>
              <m:r>
                <m:rPr>
                  <m:nor/>
                  <m:sty m:val="p"/>
                </m:rPr>
                <m:t>Definition 14</m:t>
              </m:r>
              <m:r>
                <m:rPr>
                  <m:nor/>
                  <m:sty m:val="p"/>
                </m:rPr>
                <m:t>)</m:t>
              </m:r>
            </m:e>
            <m:e>
              <m:r>
                <m:t>&amp;</m:t>
              </m:r>
              <m:r>
                <m:rPr>
                  <m:sty m:val="p"/>
                </m:rPr>
                <m:t>=</m:t>
              </m:r>
              <m:sSub>
                <m:e>
                  <m:r>
                    <m:t>x</m:t>
                  </m:r>
                </m:e>
                <m:sub>
                  <m:r>
                    <m:t>i</m:t>
                  </m:r>
                </m:sub>
              </m:sSub>
              <m:r>
                <m:rPr>
                  <m:sty m:val="p"/>
                </m:rPr>
                <m:t>⋅</m:t>
              </m:r>
              <m:r>
                <m:t>1</m:t>
              </m:r>
              <m:r>
                <m:rPr>
                  <m:sty m:val="p"/>
                </m:rPr>
                <m:t>+</m:t>
              </m:r>
              <m:nary>
                <m:naryPr>
                  <m:chr m:val="∑"/>
                  <m:limLoc m:val="undOvr"/>
                  <m:subHide m:val="off"/>
                  <m:supHide m:val="on"/>
                </m:naryPr>
                <m:sub>
                  <m:r>
                    <m:t>j</m:t>
                  </m:r>
                  <m:r>
                    <m:rPr>
                      <m:sty m:val="p"/>
                    </m:rPr>
                    <m:t>≠</m:t>
                  </m:r>
                  <m:r>
                    <m:t>i</m:t>
                  </m:r>
                </m:sub>
                <m:sup>
                  <m:r>
                    <m:t>​</m:t>
                  </m:r>
                </m:sup>
                <m:e>
                  <m:sSub>
                    <m:e>
                      <m:r>
                        <m:t>x</m:t>
                      </m:r>
                    </m:e>
                    <m:sub>
                      <m:r>
                        <m:t>j</m:t>
                      </m:r>
                    </m:sub>
                  </m:sSub>
                </m:e>
              </m:nary>
              <m:r>
                <m:rPr>
                  <m:sty m:val="p"/>
                </m:rPr>
                <m:t>⋅</m:t>
              </m:r>
              <m:r>
                <m:t>0</m:t>
              </m:r>
              <m:r>
                <m:t>&amp;</m:t>
              </m:r>
              <m:r>
                <m:t>&amp;</m:t>
              </m:r>
              <m:r>
                <m:rPr>
                  <m:nor/>
                  <m:sty m:val="p"/>
                </m:rPr>
                <m:t>(split off the </m:t>
              </m:r>
              <m:r>
                <m:t>j</m:t>
              </m:r>
              <m:r>
                <m:rPr>
                  <m:sty m:val="p"/>
                </m:rPr>
                <m:t>=</m:t>
              </m:r>
              <m:r>
                <m:t>i</m:t>
              </m:r>
              <m:r>
                <m:rPr>
                  <m:nor/>
                  <m:sty m:val="p"/>
                </m:rPr>
                <m:t> term)</m:t>
              </m:r>
            </m:e>
            <m:e>
              <m:r>
                <m:t>&amp;</m:t>
              </m:r>
              <m:r>
                <m:rPr>
                  <m:sty m:val="p"/>
                </m:rPr>
                <m:t>=</m:t>
              </m:r>
              <m:sSub>
                <m:e>
                  <m:r>
                    <m:t>x</m:t>
                  </m:r>
                </m:e>
                <m:sub>
                  <m:r>
                    <m:t>i</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x</m:t>
                  </m:r>
                </m:e>
                <m:sub>
                  <m:r>
                    <m:t>i</m:t>
                  </m:r>
                </m:sub>
              </m:sSub>
              <m:r>
                <m:t>&amp;</m:t>
              </m:r>
              <m:r>
                <m:t>&amp;</m:t>
              </m:r>
              <m:r>
                <m:rPr>
                  <m:nor/>
                  <m:sty m:val="p"/>
                </m:rPr>
                <m:t>(adding </m:t>
              </m:r>
              <m:r>
                <m:t>0</m:t>
              </m:r>
              <m:r>
                <m:rPr>
                  <m:nor/>
                  <m:sty m:val="p"/>
                </m:rPr>
                <m:t> changes nothing)</m:t>
              </m:r>
            </m:e>
          </m:eqArr>
        </m:oMath>
      </m:oMathPara>
    </w:p>
    <w:p>
      <w:pPr>
        <w:pStyle w:val="BodyText"/>
      </w:pPr>
      <w:ins w:id="803" w:author="PR Preview" w:date="2026-01-01T00:00:00Z">
        <w:r>
          <w:t xml:space="preserve">$$
    \begin{aligned}
    \mathopen{}\left(\sum_{j=1}^px_j \mathord{\smash[b]{\underset{\raise.3ex\hbox{$\scriptstyle\sim$}}{e}}\vphantom{e}}_j\right)\mathclose{}_i
    &amp;= \sum_{j=1}^px_j (\mathord{\smash[b]{\underset{\raise.3ex\hbox{$\scriptstyle\sim$}}{e}}\vphantom{e}}_j)_i
    &amp;&amp; \text{(}\text{Definition~9}\text{, entry by entry)}
    \\&amp;= \sum_{j=1}^p
       \begin{cases}
       x_j \cdot 1 &amp; \text{if } j = i \\
       x_j \cdot 0 &amp; \text{if } j \neq i
       \end{cases}
    &amp;&amp; \text{(}\text{Definition~14}\text{)}
    \\&amp;= x_i \cdot 1 + \sum_{j \neq i} x_j \cdot 0
    &amp;&amp; \text{(split off the } j = i \text{ term)}
    \\&amp;= x_i + 0
    &amp;&amp; \text{(times } 1 \text{ changes nothing; times } 0 \text{ gives } 0 \text{)}
    \\&amp;= x_i
    &amp;&amp; \text{(adding } 0 \text{ changes nothing)}
    \end{aligned}
    $$</w:t>
        </w:r>
      </w:ins>
    </w:p>
    <w:bookmarkStart w:id="53" w:name="exm-standard-basis-expansion"/>
    <w:p>
      <w:pPr>
        <w:pStyle w:val="FirstParagraph"/>
      </w:pPr>
      <w:r>
        <w:rPr>
          <w:b/>
          <w:bCs/>
        </w:rPr>
        <w:t xml:space="preserve">Example 9 (Expanding a vector in indicator vectors)</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4</m:t>
                        </m:r>
                      </m:e>
                    </m:mr>
                    <m:mr>
                      <m:e>
                        <m:r>
                          <m:rPr>
                            <m:sty m:val="p"/>
                          </m:rPr>
                          <m:t>−</m:t>
                        </m:r>
                        <m:r>
                          <m:t>1</m:t>
                        </m:r>
                      </m:e>
                    </m:mr>
                    <m:mr>
                      <m:e>
                        <m:r>
                          <m:t>2</m:t>
                        </m:r>
                      </m:e>
                    </m:mr>
                  </m:m>
                </m:e>
              </m:d>
              <m:r>
                <m:t>&amp;</m:t>
              </m:r>
              <m:r>
                <m:rPr>
                  <m:sty m:val="p"/>
                </m:rPr>
                <m:t>=</m:t>
              </m:r>
              <m:r>
                <m:t>4</m:t>
              </m:r>
              <m:d>
                <m:dPr>
                  <m:begChr m:val="["/>
                  <m:sepChr m:val=""/>
                  <m:endChr m:val="]"/>
                  <m:grow/>
                </m:dPr>
                <m:e>
                  <m:m>
                    <m:mPr>
                      <m:baseJc m:val="center"/>
                      <m:plcHide m:val="on"/>
                      <m:mcs>
                        <m:mc>
                          <m:mcPr>
                            <m:mcJc m:val="center"/>
                            <m:count m:val="1"/>
                          </m:mcPr>
                        </m:mc>
                      </m:mcs>
                    </m:mPr>
                    <m:mr>
                      <m:e>
                        <m:r>
                          <m:t>1</m:t>
                        </m:r>
                      </m:e>
                    </m:mr>
                    <m:mr>
                      <m:e>
                        <m:r>
                          <m:t>0</m:t>
                        </m:r>
                      </m:e>
                    </m:mr>
                    <m:mr>
                      <m:e>
                        <m:r>
                          <m:t>0</m:t>
                        </m:r>
                      </m:e>
                    </m:mr>
                  </m:m>
                </m:e>
              </m:d>
              <m:r>
                <m:rPr>
                  <m:sty m:val="p"/>
                </m:rPr>
                <m:t>+</m:t>
              </m:r>
              <m:r>
                <m:rPr>
                  <m:sty m:val="p"/>
                </m:rPr>
                <m:t>(</m:t>
              </m:r>
              <m:r>
                <m:rPr>
                  <m:sty m:val="p"/>
                </m:rPr>
                <m:t>−</m:t>
              </m:r>
              <m:r>
                <m:t>1</m:t>
              </m:r>
              <m:r>
                <m:rPr>
                  <m:sty m:val="p"/>
                </m:rPr>
                <m:t>)</m:t>
              </m:r>
              <m:d>
                <m:dPr>
                  <m:begChr m:val="["/>
                  <m:sepChr m:val=""/>
                  <m:endChr m:val="]"/>
                  <m:grow/>
                </m:dPr>
                <m:e>
                  <m:m>
                    <m:mPr>
                      <m:baseJc m:val="center"/>
                      <m:plcHide m:val="on"/>
                      <m:mcs>
                        <m:mc>
                          <m:mcPr>
                            <m:mcJc m:val="center"/>
                            <m:count m:val="1"/>
                          </m:mcPr>
                        </m:mc>
                      </m:mcs>
                    </m:mPr>
                    <m:mr>
                      <m:e>
                        <m:r>
                          <m:t>0</m:t>
                        </m:r>
                      </m:e>
                    </m:mr>
                    <m:mr>
                      <m:e>
                        <m:r>
                          <m:t>1</m:t>
                        </m:r>
                      </m:e>
                    </m:mr>
                    <m:mr>
                      <m:e>
                        <m:r>
                          <m:t>0</m:t>
                        </m:r>
                      </m:e>
                    </m:mr>
                  </m:m>
                </m:e>
              </m:d>
              <m:r>
                <m:rPr>
                  <m:sty m:val="p"/>
                </m:rPr>
                <m:t>+</m:t>
              </m:r>
              <m:r>
                <m:t>2</m:t>
              </m:r>
              <m:d>
                <m:dPr>
                  <m:begChr m:val="["/>
                  <m:sepChr m:val=""/>
                  <m:endChr m:val="]"/>
                  <m:grow/>
                </m:dPr>
                <m:e>
                  <m:m>
                    <m:mPr>
                      <m:baseJc m:val="center"/>
                      <m:plcHide m:val="on"/>
                      <m:mcs>
                        <m:mc>
                          <m:mcPr>
                            <m:mcJc m:val="center"/>
                            <m:count m:val="1"/>
                          </m:mcPr>
                        </m:mc>
                      </m:mcs>
                    </m:mPr>
                    <m:mr>
                      <m:e>
                        <m:r>
                          <m:t>0</m:t>
                        </m:r>
                      </m:e>
                    </m:mr>
                    <m:mr>
                      <m:e>
                        <m:r>
                          <m:t>0</m:t>
                        </m:r>
                      </m:e>
                    </m:mr>
                    <m:mr>
                      <m:e>
                        <m:r>
                          <m:t>1</m:t>
                        </m:r>
                      </m:e>
                    </m:mr>
                  </m:m>
                </m:e>
              </m:d>
            </m:e>
            <m:e>
              <m:r>
                <m:t>&amp;</m:t>
              </m:r>
              <m:r>
                <m:rPr>
                  <m:sty m:val="p"/>
                </m:rPr>
                <m:t>=</m:t>
              </m:r>
              <m:r>
                <m:t>4</m:t>
              </m:r>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t>2</m:t>
              </m:r>
              <m:sSub>
                <m:e>
                  <m:limLow>
                    <m:e>
                      <m:r>
                        <m:t>e</m:t>
                      </m:r>
                    </m:e>
                    <m:lim>
                      <m:r>
                        <m:rPr>
                          <m:sty m:val="p"/>
                        </m:rPr>
                        <m:t>∼</m:t>
                      </m:r>
                    </m:lim>
                  </m:limLow>
                </m:e>
                <m:sub>
                  <m:r>
                    <m:t>3</m:t>
                  </m:r>
                </m:sub>
              </m:sSub>
            </m:e>
          </m:eqArr>
        </m:oMath>
      </m:oMathPara>
    </w:p>
    <w:p>
      <w:pPr>
        <w:pStyle w:val="BodyText"/>
      </w:pPr>
      <w:ins w:id="804" w:author="PR Preview" w:date="2026-01-01T00:00:00Z">
        <w:r>
          <w:t xml:space="preserve">$$
    \begin{aligned}
    \begin{bmatrix}4 \\ -1 \\ 2\end{bmatrix}
    &amp;= 4 \begin{bmatrix}1 \\ 0 \\ 0\end{bmatrix} + (-1) \begin{bmatrix}0 \\ 1 \\ 0\end{bmatrix} + 2 \begin{bmatrix}0 \\ 0 \\ 1\end{bmatrix} \\
    &amp;= 4 \mathord{\smash[b]{\underset{\raise.3ex\hbox{$\scriptstyle\sim$}}{e}}\vphantom{e}}_1 - \mathord{\smash[b]{\underset{\raise.3ex\hbox{$\scriptstyle\sim$}}{e}}\vphantom{e}}_2 + 2 \mathord{\smash[b]{\underset{\raise.3ex\hbox{$\scriptstyle\sim$}}{e}}\vphantom{e}}_3
    \end{aligned}
    $$</w:t>
        </w:r>
      </w:ins>
    </w:p>
    <w:bookmarkEnd w:id="53"/>
    <w:bookmarkEnd w:id="54"/>
    <w:bookmarkStart w:id="80" w:name="orthogonality"/>
    <w:p>
      <w:pPr>
        <w:pStyle w:val="Heading3"/>
      </w:pPr>
      <w:r>
        <w:t xml:space="preserve">1.2 Orthogonality</w:t>
      </w:r>
    </w:p>
    <w:bookmarkStart w:id="55" w:name="def-orthogonal-vectors"/>
    <w:p>
      <w:pPr>
        <w:pStyle w:val="FirstParagraph"/>
      </w:pPr>
      <w:del w:id="805" w:author="PR Preview" w:date="2026-01-01T00:00:00Z">
        <w:r>
          <w:rPr>
            <w:b/>
            <w:bCs/>
          </w:rPr>
          <w:delText xml:space="preserve">Definition 15 (Orthogonal vectors)</w:delText>
        </w:r>
      </w:del>
      <w:del w:id="806" w:author="PR Preview" w:date="2026-01-01T00:00:00Z">
        <w:r>
          <w:delText xml:space="preserve"> </w:delText>
        </w:r>
      </w:del>
      <w:del w:id="807" w:author="PR Preview" w:date="2026-01-01T00:00:00Z">
        <w:r>
          <w:delText xml:space="preserve">Two vectors</w:delText>
        </w:r>
      </w:del>
      <w:del w:id="808" w:author="PR Preview" w:date="2026-01-01T00:00:00Z">
        <w:r>
          <w:delText xml:space="preserve"> </w:delText>
        </w:r>
      </w:del>
      <m:oMath>
        <m:limLow>
          <m:e>
            <m:r>
              <m:t>x</m:t>
            </m:r>
          </m:e>
          <m:lim>
            <m:r>
              <m:rPr>
                <m:sty m:val="p"/>
              </m:rPr>
              <m:t>∼</m:t>
            </m:r>
          </m:lim>
        </m:limLow>
      </m:oMath>
      <w:del w:id="809" w:author="PR Preview" w:date="2026-01-01T00:00:00Z">
        <w:r>
          <w:delText xml:space="preserve"> </w:delText>
        </w:r>
      </w:del>
      <w:del w:id="810" w:author="PR Preview" w:date="2026-01-01T00:00:00Z">
        <w:r>
          <w:delText xml:space="preserve">and</w:delText>
        </w:r>
      </w:del>
      <w:del w:id="811" w:author="PR Preview" w:date="2026-01-01T00:00:00Z">
        <w:r>
          <w:delText xml:space="preserve"> </w:delText>
        </w:r>
      </w:del>
      <m:oMath>
        <m:limLow>
          <m:e>
            <m:r>
              <m:t>y</m:t>
            </m:r>
          </m:e>
          <m:lim>
            <m:r>
              <m:rPr>
                <m:sty m:val="p"/>
              </m:rPr>
              <m:t>∼</m:t>
            </m:r>
          </m:lim>
        </m:limLow>
      </m:oMath>
      <w:del w:id="812" w:author="PR Preview" w:date="2026-01-01T00:00:00Z">
        <w:r>
          <w:delText xml:space="preserve"> </w:delText>
        </w:r>
      </w:del>
      <w:del w:id="813" w:author="PR Preview" w:date="2026-01-01T00:00:00Z">
        <w:r>
          <w:delText xml:space="preserve">of the same length are</w:delText>
        </w:r>
      </w:del>
      <w:del w:id="814" w:author="PR Preview" w:date="2026-01-01T00:00:00Z">
        <w:r>
          <w:delText xml:space="preserve"> </w:delText>
        </w:r>
      </w:del>
      <w:del w:id="815" w:author="PR Preview" w:date="2026-01-01T00:00:00Z">
        <w:r>
          <w:rPr>
            <w:b/>
            <w:bCs/>
          </w:rPr>
          <w:delText xml:space="preserve">orthogonal</w:delText>
        </w:r>
      </w:del>
      <w:del w:id="816" w:author="PR Preview" w:date="2026-01-01T00:00:00Z">
        <w:r>
          <w:delText xml:space="preserve"> </w:delText>
        </w:r>
      </w:del>
      <w:del w:id="817" w:author="PR Preview" w:date="2026-01-01T00:00:00Z">
        <w:r>
          <w:delText xml:space="preserve">(written</w:delText>
        </w:r>
      </w:del>
      <w:del w:id="81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819" w:author="PR Preview" w:date="2026-01-01T00:00:00Z">
        <w:r>
          <w:delText xml:space="preserve">) if their dot product (2) is zero:</w:delText>
        </w:r>
      </w:del>
    </w:p>
    <w:p>
      <w:pPr>
        <w:pStyle w:val="BodyText"/>
      </w:pPr>
      <m:oMathPara>
        <m:oMathParaPr>
          <m:jc m:val="center"/>
        </m:oMathParaPr>
        <m:oMath>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0</m:t>
          </m:r>
        </m:oMath>
      </m:oMathPara>
    </w:p>
    <w:p>
      <w:pPr>
        <w:pStyle w:val="FirstParagraph"/>
      </w:pPr>
      <w:ins w:id="820" w:author="PR Preview" w:date="2026-01-01T00:00:00Z">
        <w:r>
          <w:rPr>
            <w:b/>
            <w:bCs/>
          </w:rPr>
          <w:t xml:space="preserve">Definition 15 (Orthogonal vectors)</w:t>
        </w:r>
      </w:ins>
      <w:ins w:id="821" w:author="PR Preview" w:date="2026-01-01T00:00:00Z">
        <w:r>
          <w:t xml:space="preserve"> </w:t>
        </w:r>
      </w:ins>
      <w:ins w:id="822" w:author="PR Preview" w:date="2026-01-01T00:00:00Z">
        <w:r>
          <w:t xml:space="preserve">Two vectors</w:t>
        </w:r>
      </w:ins>
      <w:ins w:id="823" w:author="PR Preview" w:date="2026-01-01T00:00:00Z">
        <w:r>
          <w:t xml:space="preserve"> </w:t>
        </w:r>
      </w:ins>
      <w:ins w:id="824" w:author="PR Preview" w:date="2026-01-01T00:00:00Z">
        <w:r>
          <w:t xml:space="preserve">$\mathord{\smash[b]{\underset{\raise.3ex\hbox{$\scriptstyle\sim$}}{x}}\vphantom{x}}$</w:t>
        </w:r>
      </w:ins>
      <w:ins w:id="825" w:author="PR Preview" w:date="2026-01-01T00:00:00Z">
        <w:r>
          <w:t xml:space="preserve"> </w:t>
        </w:r>
      </w:ins>
      <w:ins w:id="826" w:author="PR Preview" w:date="2026-01-01T00:00:00Z">
        <w:r>
          <w:t xml:space="preserve">and</w:t>
        </w:r>
      </w:ins>
      <w:ins w:id="827" w:author="PR Preview" w:date="2026-01-01T00:00:00Z">
        <w:r>
          <w:t xml:space="preserve"> </w:t>
        </w:r>
      </w:ins>
      <w:ins w:id="828" w:author="PR Preview" w:date="2026-01-01T00:00:00Z">
        <w:r>
          <w:t xml:space="preserve">$\mathord{\smash[b]{\underset{\raise.3ex\hbox{$\scriptstyle\sim$}}{y}}\vphantom{y}}$</w:t>
        </w:r>
      </w:ins>
      <w:ins w:id="829" w:author="PR Preview" w:date="2026-01-01T00:00:00Z">
        <w:r>
          <w:t xml:space="preserve"> </w:t>
        </w:r>
      </w:ins>
      <w:ins w:id="830" w:author="PR Preview" w:date="2026-01-01T00:00:00Z">
        <w:r>
          <w:t xml:space="preserve">of the same length are</w:t>
        </w:r>
      </w:ins>
      <w:ins w:id="831" w:author="PR Preview" w:date="2026-01-01T00:00:00Z">
        <w:r>
          <w:t xml:space="preserve"> </w:t>
        </w:r>
      </w:ins>
      <w:ins w:id="832" w:author="PR Preview" w:date="2026-01-01T00:00:00Z">
        <w:r>
          <w:rPr>
            <w:b/>
            <w:bCs/>
          </w:rPr>
          <w:t xml:space="preserve">orthogonal</w:t>
        </w:r>
      </w:ins>
      <w:ins w:id="833" w:author="PR Preview" w:date="2026-01-01T00:00:00Z">
        <w:r>
          <w:t xml:space="preserve"> </w:t>
        </w:r>
      </w:ins>
      <w:ins w:id="834" w:author="PR Preview" w:date="2026-01-01T00:00:00Z">
        <w:r>
          <w:t xml:space="preserve">(written</w:t>
        </w:r>
      </w:ins>
      <w:ins w:id="835" w:author="PR Preview" w:date="2026-01-01T00:00:00Z">
        <w:r>
          <w:t xml:space="preserve"> </w:t>
        </w:r>
      </w:ins>
      <w:ins w:id="836" w:author="PR Preview" w:date="2026-01-01T00:00:00Z">
        <w:r>
          <w:t xml:space="preserve">$\mathord{\smash[b]{\underset{\raise.3ex\hbox{$\scriptstyle\sim$}}{x}}\vphantom{x}}\perp \mathord{\smash[b]{\underset{\raise.3ex\hbox{$\scriptstyle\sim$}}{y}}\vphantom{y}}$</w:t>
        </w:r>
      </w:ins>
      <w:ins w:id="837" w:author="PR Preview" w:date="2026-01-01T00:00:00Z">
        <w:r>
          <w:t xml:space="preserve">) if their dot product (2) is zero:</w:t>
        </w:r>
      </w:ins>
    </w:p>
    <w:p>
      <w:pPr>
        <w:pStyle w:val="BodyText"/>
      </w:pPr>
      <w:ins w:id="838" w:author="PR Preview" w:date="2026-01-01T00:00:00Z">
        <w:r>
          <w:t xml:space="preserve">$$\mathord{\smash[b]{\underset{\raise.3ex\hbox{$\scriptstyle\sim$}}{x}}\vphantom{x}}\perp \mathord{\smash[b]{\underset{\raise.3ex\hbox{$\scriptstyle\sim$}}{y}}\vphantom{y}}\iff \mathord{\smash[b]{\underset{\raise.3ex\hbox{$\scriptstyle\sim$}}{x}}\vphantom{x}}\cdot \mathord{\smash[b]{\underset{\raise.3ex\hbox{$\scriptstyle\sim$}}{y}}\vphantom{y}}= 0$$</w:t>
        </w:r>
      </w:ins>
    </w:p>
    <w:bookmarkEnd w:id="55"/>
    <w:bookmarkStart w:id="56" w:name="rem-orthogonal-perpendicular"/>
    <w:p>
      <w:pPr>
        <w:pStyle w:val="FirstParagraph"/>
      </w:pPr>
      <w:r>
        <w:rPr>
          <w:i/>
          <w:iCs/>
        </w:rPr>
        <w:t xml:space="preserve">Remark 8</w:t>
      </w:r>
      <w:r>
        <w:t xml:space="preserve"> (Orthogonal means perpendicular). </w:t>
      </w:r>
      <w:r>
        <w:t xml:space="preserve">Orthogonality extends the geometric idea of perpendicular lines</w:t>
      </w:r>
      <w:r>
        <w:t xml:space="preserve"> </w:t>
      </w:r>
      <w:r>
        <w:t xml:space="preserve">to vectors with any number of entries.</w:t>
      </w:r>
      <w:r>
        <w:t xml:space="preserve"> </w:t>
      </w:r>
      <w:r>
        <w:t xml:space="preserve">In the plane,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 </w:t>
      </w:r>
      <w:r>
        <w:t xml:space="preserve">are perpendicular,</w:t>
      </w:r>
      <w:r>
        <w:t xml:space="preserve"> </w:t>
      </w:r>
      <w:r>
        <w:t xml:space="preserve">and their dot product is</w:t>
      </w:r>
      <w:r>
        <w:t xml:space="preserve"> </w:t>
      </w:r>
      <m:oMath>
        <m:r>
          <m:t>1</m:t>
        </m:r>
        <m:r>
          <m:rPr>
            <m:sty m:val="p"/>
          </m:rPr>
          <m:t>⋅</m:t>
        </m:r>
        <m:r>
          <m:rPr>
            <m:sty m:val="p"/>
          </m:rPr>
          <m:t>(</m:t>
        </m:r>
        <m:r>
          <m:rPr>
            <m:sty m:val="p"/>
          </m:rPr>
          <m:t>−</m:t>
        </m:r>
        <m:r>
          <m:t>2</m:t>
        </m:r>
        <m:r>
          <m:rPr>
            <m:sty m:val="p"/>
          </m:rPr>
          <m:t>)</m:t>
        </m:r>
        <m:r>
          <m:rPr>
            <m:sty m:val="p"/>
          </m:rPr>
          <m:t>+</m:t>
        </m:r>
        <m:r>
          <m:t>2</m:t>
        </m:r>
        <m:r>
          <m:rPr>
            <m:sty m:val="p"/>
          </m:rPr>
          <m:t>⋅</m:t>
        </m:r>
        <m:r>
          <m:t>1</m:t>
        </m:r>
        <m:r>
          <m:rPr>
            <m:sty m:val="p"/>
          </m:rPr>
          <m:t>=</m:t>
        </m:r>
        <m:r>
          <m:t>0</m:t>
        </m:r>
      </m:oMath>
      <w:r>
        <w:t xml:space="preserve">.</w:t>
      </w:r>
      <w:r>
        <w:t xml:space="preserve"> </w:t>
      </w:r>
      <w:r>
        <w:t xml:space="preserve">The same test works in</w:t>
      </w:r>
      <w:r>
        <w:t xml:space="preserve"> </w:t>
      </w:r>
      <m:oMath>
        <m:sSup>
          <m:e>
            <m:r>
              <m:rPr>
                <m:scr m:val="double-struck"/>
                <m:sty m:val="p"/>
              </m:rPr>
              <m:t>R</m:t>
            </m:r>
          </m:e>
          <m:sup>
            <m:r>
              <m:t>3</m:t>
            </m:r>
          </m:sup>
        </m:sSup>
      </m:oMath>
      <w:r>
        <w:t xml:space="preserve">, where pictures are harder to draw:</w:t>
      </w:r>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5</m:t>
        </m:r>
        <m:r>
          <m:rPr>
            <m:sty m:val="p"/>
          </m:rPr>
          <m:t>)</m:t>
        </m:r>
      </m:oMath>
      <w:r>
        <w:t xml:space="preserve">.</w:t>
      </w:r>
    </w:p>
    <w:bookmarkEnd w:id="56"/>
    <w:bookmarkStart w:id="57" w:name="exm-not-orthogonal"/>
    <w:p>
      <w:pPr>
        <w:pStyle w:val="BodyText"/>
      </w:pPr>
      <w:r>
        <w:rPr>
          <w:b/>
          <w:bCs/>
        </w:rPr>
        <w:t xml:space="preserve">Example 10 (Vectors that are not orthogonal)</w:t>
      </w:r>
    </w:p>
    <w:p>
      <w:pPr>
        <w:pStyle w:val="BodyText"/>
      </w:pPr>
      <m:oMathPara>
        <m:oMathParaPr>
          <m:jc m:val="center"/>
        </m:oMathParaPr>
        <m:oMath>
          <m:eqArr>
            <m:e>
              <m:r>
                <m:rPr>
                  <m:sty m:val="p"/>
                </m:rPr>
                <m:t>(</m:t>
              </m:r>
              <m:r>
                <m:t>1</m:t>
              </m:r>
              <m:r>
                <m:rPr>
                  <m:sty m:val="p"/>
                </m:rPr>
                <m:t>,</m:t>
              </m:r>
              <m:r>
                <m:t>2</m:t>
              </m:r>
              <m:r>
                <m:rPr>
                  <m:sty m:val="p"/>
                </m:rPr>
                <m:t>)</m:t>
              </m:r>
              <m:r>
                <m:rPr>
                  <m:sty m:val="p"/>
                </m:rPr>
                <m:t>⋅</m:t>
              </m:r>
              <m:r>
                <m:rPr>
                  <m:sty m:val="p"/>
                </m:rPr>
                <m:t>(</m:t>
              </m:r>
              <m:r>
                <m:t>1</m:t>
              </m:r>
              <m:r>
                <m:rPr>
                  <m:sty m:val="p"/>
                </m:rPr>
                <m:t>,</m:t>
              </m:r>
              <m:r>
                <m:t>1</m:t>
              </m:r>
              <m:r>
                <m:rPr>
                  <m:sty m:val="p"/>
                </m:rPr>
                <m:t>)</m:t>
              </m:r>
              <m:r>
                <m:t>&amp;</m:t>
              </m:r>
              <m:r>
                <m:rPr>
                  <m:sty m:val="p"/>
                </m:rPr>
                <m:t>=</m:t>
              </m:r>
              <m:r>
                <m:t>1</m:t>
              </m:r>
              <m:r>
                <m:rPr>
                  <m:sty m:val="p"/>
                </m:rPr>
                <m:t>⋅</m:t>
              </m:r>
              <m:r>
                <m:t>1</m:t>
              </m:r>
              <m:r>
                <m:rPr>
                  <m:sty m:val="p"/>
                </m:rPr>
                <m:t>+</m:t>
              </m:r>
              <m:r>
                <m:t>2</m:t>
              </m:r>
              <m:r>
                <m:rPr>
                  <m:sty m:val="p"/>
                </m:rPr>
                <m:t>⋅</m:t>
              </m:r>
              <m:r>
                <m:t>1</m:t>
              </m:r>
            </m:e>
            <m:e>
              <m:r>
                <m:t>&amp;</m:t>
              </m:r>
              <m:r>
                <m:rPr>
                  <m:sty m:val="p"/>
                </m:rPr>
                <m:t>=</m:t>
              </m:r>
              <m:r>
                <m:t>3</m:t>
              </m:r>
            </m:e>
            <m:e>
              <m:r>
                <m:t>&amp;</m:t>
              </m:r>
              <m:r>
                <m:rPr>
                  <m:sty m:val="p"/>
                </m:rPr>
                <m:t>≠</m:t>
              </m:r>
              <m:r>
                <m:t>0</m:t>
              </m:r>
              <m:r>
                <m:rPr>
                  <m:sty m:val="p"/>
                </m:rPr>
                <m:t>,</m:t>
              </m:r>
            </m:e>
          </m:eqArr>
        </m:oMath>
      </m:oMathPara>
    </w:p>
    <w:p>
      <w:pPr>
        <w:pStyle w:val="FirstParagraph"/>
      </w:pPr>
      <w:r>
        <w:t xml:space="preserve">so</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are not orthogonal.</w:t>
      </w:r>
    </w:p>
    <w:bookmarkEnd w:id="57"/>
    <w:bookmarkStart w:id="60" w:name="def-euclidean-norm"/>
    <w:p>
      <w:pPr>
        <w:pStyle w:val="BodyText"/>
      </w:pPr>
      <w:del w:id="839" w:author="PR Preview" w:date="2026-01-01T00:00:00Z">
        <w:r>
          <w:rPr>
            <w:b/>
            <w:bCs/>
          </w:rPr>
          <w:delText xml:space="preserve">Definition 16 (Euclidean norm (length,</w:delText>
        </w:r>
      </w:del>
      <w:del w:id="840" w:author="PR Preview" w:date="2026-01-01T00:00:00Z">
        <w:r>
          <w:rPr>
            <w:b/>
            <w:bCs/>
          </w:rPr>
          <w:delText xml:space="preserve"> </w:delText>
        </w:r>
      </w:del>
      <m:oMath>
        <m:sSub>
          <m:e>
            <m:r>
              <m:t>L</m:t>
            </m:r>
          </m:e>
          <m:sub>
            <m:r>
              <m:t>2</m:t>
            </m:r>
          </m:sub>
        </m:sSub>
      </m:oMath>
      <w:del w:id="841" w:author="PR Preview" w:date="2026-01-01T00:00:00Z">
        <w:r>
          <w:rPr>
            <w:b/>
            <w:bCs/>
          </w:rPr>
          <w:delText xml:space="preserve"> </w:delText>
        </w:r>
      </w:del>
      <w:del w:id="842" w:author="PR Preview" w:date="2026-01-01T00:00:00Z">
        <w:r>
          <w:rPr>
            <w:b/>
            <w:bCs/>
          </w:rPr>
          <w:delText xml:space="preserve">norm))</w:delText>
        </w:r>
      </w:del>
      <w:del w:id="843" w:author="PR Preview" w:date="2026-01-01T00:00:00Z">
        <w:r>
          <w:delText xml:space="preserve"> </w:delText>
        </w:r>
      </w:del>
      <w:del w:id="844" w:author="PR Preview" w:date="2026-01-01T00:00:00Z">
        <w:r>
          <w:delText xml:space="preserve">The</w:delText>
        </w:r>
      </w:del>
      <w:del w:id="845" w:author="PR Preview" w:date="2026-01-01T00:00:00Z">
        <w:r>
          <w:delText xml:space="preserve"> </w:delText>
        </w:r>
      </w:del>
      <w:del w:id="846" w:author="PR Preview" w:date="2026-01-01T00:00:00Z">
        <w:r>
          <w:rPr>
            <w:b/>
            <w:bCs/>
          </w:rPr>
          <w:delText xml:space="preserve">Euclidean norm</w:delText>
        </w:r>
      </w:del>
      <w:del w:id="847" w:author="PR Preview" w:date="2026-01-01T00:00:00Z">
        <w:r>
          <w:delText xml:space="preserve"> </w:delText>
        </w:r>
      </w:del>
      <w:del w:id="848" w:author="PR Preview" w:date="2026-01-01T00:00:00Z">
        <w:r>
          <w:delText xml:space="preserve">(or</w:delText>
        </w:r>
      </w:del>
      <w:del w:id="849" w:author="PR Preview" w:date="2026-01-01T00:00:00Z">
        <w:r>
          <w:delText xml:space="preserve"> </w:delText>
        </w:r>
      </w:del>
      <w:del w:id="850" w:author="PR Preview" w:date="2026-01-01T00:00:00Z">
        <w:r>
          <w:rPr>
            <w:b/>
            <w:bCs/>
          </w:rPr>
          <w:delText xml:space="preserve">length</w:delText>
        </w:r>
      </w:del>
      <w:del w:id="851" w:author="PR Preview" w:date="2026-01-01T00:00:00Z">
        <w:r>
          <w:delText xml:space="preserve">, also called the</w:delText>
        </w:r>
      </w:del>
      <w:del w:id="852" w:author="PR Preview" w:date="2026-01-01T00:00:00Z">
        <w:r>
          <w:delText xml:space="preserve"> </w:delText>
        </w:r>
      </w:del>
      <m:oMath>
        <m:sSub>
          <m:e>
            <m:r>
              <m:t>L</m:t>
            </m:r>
          </m:e>
          <m:sub>
            <m:r>
              <m:t>2</m:t>
            </m:r>
          </m:sub>
        </m:sSub>
      </m:oMath>
      <w:del w:id="853" w:author="PR Preview" w:date="2026-01-01T00:00:00Z">
        <w:r>
          <w:rPr>
            <w:b/>
            <w:bCs/>
          </w:rPr>
          <w:delText xml:space="preserve"> </w:delText>
        </w:r>
      </w:del>
      <w:del w:id="854" w:author="PR Preview" w:date="2026-01-01T00:00:00Z">
        <w:r>
          <w:rPr>
            <w:b/>
            <w:bCs/>
          </w:rPr>
          <w:delText xml:space="preserve">norm</w:delText>
        </w:r>
      </w:del>
      <w:del w:id="855" w:author="PR Preview" w:date="2026-01-01T00:00:00Z">
        <w:r>
          <w:delText xml:space="preserve"> </w:delText>
        </w:r>
      </w:del>
      <w:del w:id="856" w:author="PR Preview" w:date="2026-01-01T00:00:00Z">
        <w:r>
          <w:delText xml:space="preserve">and written</w:delText>
        </w:r>
      </w:del>
      <w:del w:id="857"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2</m:t>
            </m:r>
          </m:sub>
        </m:sSub>
      </m:oMath>
      <w:del w:id="858" w:author="PR Preview" w:date="2026-01-01T00:00:00Z">
        <w:r>
          <w:delText xml:space="preserve">) of a vector</w:delText>
        </w:r>
      </w:del>
      <w:del w:id="859" w:author="PR Preview" w:date="2026-01-01T00:00:00Z">
        <w:r>
          <w:delText xml:space="preserve"> </w:delText>
        </w:r>
      </w:del>
      <m:oMath>
        <m:limLow>
          <m:e>
            <m:r>
              <m:t>x</m:t>
            </m:r>
          </m:e>
          <m:lim>
            <m:r>
              <m:rPr>
                <m:sty m:val="p"/>
              </m:rPr>
              <m:t>∼</m:t>
            </m:r>
          </m:lim>
        </m:limLow>
      </m:oMath>
      <w:del w:id="860" w:author="PR Preview" w:date="2026-01-01T00:00:00Z">
        <w:r>
          <w:delText xml:space="preserve"> </w:delText>
        </w:r>
      </w:del>
      <w:del w:id="861" w:author="PR Preview" w:date="2026-01-01T00:00:00Z">
        <w:r>
          <w:delText xml:space="preserve">of length</w:delText>
        </w:r>
      </w:del>
      <w:del w:id="862" w:author="PR Preview" w:date="2026-01-01T00:00:00Z">
        <w:r>
          <w:delText xml:space="preserve"> </w:delText>
        </w:r>
      </w:del>
      <m:oMath>
        <m:r>
          <m:t>p</m:t>
        </m:r>
      </m:oMath>
      <w:del w:id="863" w:author="PR Preview" w:date="2026-01-01T00:00:00Z">
        <w:r>
          <w:delText xml:space="preserve"> </w:delText>
        </w:r>
      </w:del>
      <w:del w:id="864" w:author="PR Preview" w:date="2026-01-01T00:00:00Z">
        <w:r>
          <w:delText xml:space="preserve">is</w:delText>
        </w:r>
      </w:del>
    </w:p>
    <w:p>
      <w:pPr>
        <w:pStyle w:val="BodyText"/>
      </w:pPr>
      <w:bookmarkStart w:id="58" w:name="eq-l2-norm"/>
      <m:oMathPara>
        <m:oMathParaPr>
          <m:jc m:val="center"/>
        </m:oMathParaPr>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limLow>
                <m:e>
                  <m:r>
                    <m:t>x</m:t>
                  </m:r>
                </m:e>
                <m:lim>
                  <m:r>
                    <m:rPr>
                      <m:sty m:val="p"/>
                    </m:rPr>
                    <m:t>∼</m:t>
                  </m:r>
                </m:lim>
              </m:limLow>
              <m:r>
                <m:rPr>
                  <m:sty m:val="p"/>
                </m:rPr>
                <m:t>⋅</m:t>
              </m:r>
              <m:limLow>
                <m:e>
                  <m:r>
                    <m:t>x</m:t>
                  </m:r>
                </m:e>
                <m:lim>
                  <m:r>
                    <m:rPr>
                      <m:sty m:val="p"/>
                    </m:rPr>
                    <m:t>∼</m:t>
                  </m:r>
                </m:lim>
              </m:limLow>
            </m:e>
          </m:rad>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  </m:t>
          </m:r>
          <m:r>
            <m:rPr>
              <m:sty m:val="p"/>
            </m:rPr>
            <m:t>(</m:t>
          </m:r>
          <m:r>
            <m:t>2</m:t>
          </m:r>
          <m:r>
            <m:rPr>
              <m:sty m:val="p"/>
            </m:rPr>
            <m:t>)</m:t>
          </m:r>
        </m:oMath>
      </m:oMathPara>
      <w:bookmarkEnd w:id="58"/>
    </w:p>
    <w:p>
      <w:pPr>
        <w:pStyle w:val="BodyText"/>
      </w:pPr>
      <w:ins w:id="865" w:author="PR Preview" w:date="2026-01-01T00:00:00Z">
        <w:r>
          <w:rPr>
            <w:b/>
            <w:bCs/>
          </w:rPr>
          <w:t xml:space="preserve">Definition 16 (Euclidean norm (length,</w:t>
        </w:r>
      </w:ins>
      <w:ins w:id="866" w:author="PR Preview" w:date="2026-01-01T00:00:00Z">
        <w:r>
          <w:rPr>
            <w:b/>
            <w:bCs/>
          </w:rPr>
          <w:t xml:space="preserve"> </w:t>
        </w:r>
      </w:ins>
      <m:oMath>
        <m:sSub>
          <m:e>
            <m:r>
              <m:t>L</m:t>
            </m:r>
          </m:e>
          <m:sub>
            <m:r>
              <m:t>2</m:t>
            </m:r>
          </m:sub>
        </m:sSub>
      </m:oMath>
      <w:ins w:id="867" w:author="PR Preview" w:date="2026-01-01T00:00:00Z">
        <w:r>
          <w:rPr>
            <w:b/>
            <w:bCs/>
          </w:rPr>
          <w:t xml:space="preserve"> </w:t>
        </w:r>
      </w:ins>
      <w:ins w:id="868" w:author="PR Preview" w:date="2026-01-01T00:00:00Z">
        <w:r>
          <w:rPr>
            <w:b/>
            <w:bCs/>
          </w:rPr>
          <w:t xml:space="preserve">norm))</w:t>
        </w:r>
      </w:ins>
      <w:ins w:id="869" w:author="PR Preview" w:date="2026-01-01T00:00:00Z">
        <w:r>
          <w:t xml:space="preserve"> </w:t>
        </w:r>
      </w:ins>
      <w:ins w:id="870" w:author="PR Preview" w:date="2026-01-01T00:00:00Z">
        <w:r>
          <w:t xml:space="preserve">The</w:t>
        </w:r>
      </w:ins>
      <w:ins w:id="871" w:author="PR Preview" w:date="2026-01-01T00:00:00Z">
        <w:r>
          <w:t xml:space="preserve"> </w:t>
        </w:r>
      </w:ins>
      <w:ins w:id="872" w:author="PR Preview" w:date="2026-01-01T00:00:00Z">
        <w:r>
          <w:rPr>
            <w:b/>
            <w:bCs/>
          </w:rPr>
          <w:t xml:space="preserve">Euclidean norm</w:t>
        </w:r>
      </w:ins>
      <w:ins w:id="873" w:author="PR Preview" w:date="2026-01-01T00:00:00Z">
        <w:r>
          <w:t xml:space="preserve"> </w:t>
        </w:r>
      </w:ins>
      <w:ins w:id="874" w:author="PR Preview" w:date="2026-01-01T00:00:00Z">
        <w:r>
          <w:t xml:space="preserve">(or</w:t>
        </w:r>
      </w:ins>
      <w:ins w:id="875" w:author="PR Preview" w:date="2026-01-01T00:00:00Z">
        <w:r>
          <w:t xml:space="preserve"> </w:t>
        </w:r>
      </w:ins>
      <w:ins w:id="876" w:author="PR Preview" w:date="2026-01-01T00:00:00Z">
        <w:r>
          <w:rPr>
            <w:b/>
            <w:bCs/>
          </w:rPr>
          <w:t xml:space="preserve">length</w:t>
        </w:r>
      </w:ins>
      <w:ins w:id="877" w:author="PR Preview" w:date="2026-01-01T00:00:00Z">
        <w:r>
          <w:t xml:space="preserve">, also called the</w:t>
        </w:r>
      </w:ins>
      <w:ins w:id="878" w:author="PR Preview" w:date="2026-01-01T00:00:00Z">
        <w:r>
          <w:t xml:space="preserve"> </w:t>
        </w:r>
      </w:ins>
      <m:oMath>
        <m:sSub>
          <m:e>
            <m:r>
              <m:t>L</m:t>
            </m:r>
          </m:e>
          <m:sub>
            <m:r>
              <m:t>2</m:t>
            </m:r>
          </m:sub>
        </m:sSub>
      </m:oMath>
      <w:ins w:id="879" w:author="PR Preview" w:date="2026-01-01T00:00:00Z">
        <w:r>
          <w:rPr>
            <w:b/>
            <w:bCs/>
          </w:rPr>
          <w:t xml:space="preserve"> </w:t>
        </w:r>
      </w:ins>
      <w:ins w:id="880" w:author="PR Preview" w:date="2026-01-01T00:00:00Z">
        <w:r>
          <w:rPr>
            <w:b/>
            <w:bCs/>
          </w:rPr>
          <w:t xml:space="preserve">norm</w:t>
        </w:r>
      </w:ins>
      <w:ins w:id="881" w:author="PR Preview" w:date="2026-01-01T00:00:00Z">
        <w:r>
          <w:t xml:space="preserve"> </w:t>
        </w:r>
      </w:ins>
      <w:ins w:id="882" w:author="PR Preview" w:date="2026-01-01T00:00:00Z">
        <w:r>
          <w:t xml:space="preserve">and written</w:t>
        </w:r>
      </w:ins>
      <w:ins w:id="883" w:author="PR Preview" w:date="2026-01-01T00:00:00Z">
        <w:r>
          <w:t xml:space="preserve"> </w:t>
        </w:r>
      </w:ins>
      <w:ins w:id="884" w:author="PR Preview" w:date="2026-01-01T00:00:00Z">
        <w:r>
          <w:t xml:space="preserve">$\mathopen{}\left\lVert\mathord{\smash[b]{\underset{\raise.3ex\hbox{$\scriptstyle\sim$}}{x}}\vphantom{x}}\right\rVert\mathclose{}_2$</w:t>
        </w:r>
      </w:ins>
      <w:ins w:id="885" w:author="PR Preview" w:date="2026-01-01T00:00:00Z">
        <w:r>
          <w:t xml:space="preserve">) of a vector</w:t>
        </w:r>
      </w:ins>
      <w:ins w:id="886" w:author="PR Preview" w:date="2026-01-01T00:00:00Z">
        <w:r>
          <w:t xml:space="preserve"> </w:t>
        </w:r>
      </w:ins>
      <w:ins w:id="887" w:author="PR Preview" w:date="2026-01-01T00:00:00Z">
        <w:r>
          <w:t xml:space="preserve">$\mathord{\smash[b]{\underset{\raise.3ex\hbox{$\scriptstyle\sim$}}{x}}\vphantom{x}}$</w:t>
        </w:r>
      </w:ins>
      <w:ins w:id="888" w:author="PR Preview" w:date="2026-01-01T00:00:00Z">
        <w:r>
          <w:t xml:space="preserve"> </w:t>
        </w:r>
      </w:ins>
      <w:ins w:id="889" w:author="PR Preview" w:date="2026-01-01T00:00:00Z">
        <w:r>
          <w:t xml:space="preserve">of length</w:t>
        </w:r>
      </w:ins>
      <w:ins w:id="890" w:author="PR Preview" w:date="2026-01-01T00:00:00Z">
        <w:r>
          <w:t xml:space="preserve"> </w:t>
        </w:r>
      </w:ins>
      <m:oMath>
        <m:r>
          <m:t>p</m:t>
        </m:r>
      </m:oMath>
      <w:ins w:id="891" w:author="PR Preview" w:date="2026-01-01T00:00:00Z">
        <w:r>
          <w:t xml:space="preserve"> </w:t>
        </w:r>
      </w:ins>
      <w:ins w:id="892" w:author="PR Preview" w:date="2026-01-01T00:00:00Z">
        <w:r>
          <w:t xml:space="preserve">is</w:t>
        </w:r>
      </w:ins>
    </w:p>
    <w:p>
      <w:pPr>
        <w:pStyle w:val="BodyText"/>
      </w:pPr>
      <w:bookmarkStart w:id="58" w:name="eq-l2-norm"/>
      <w:ins w:id="893" w:author="PR Preview" w:date="2026-01-01T00:00:00Z">
        <w:r>
          <w:t xml:space="preserve">$$\mathopen{}\left\lVert\mathord{\smash[b]{\underset{\raise.3ex\hbox{$\scriptstyle\sim$}}{x}}\vphantom{x}}\right\rVert\mathclose{} \stackrel{\text{def}}{=}\sqrt{\mathord{\smash[b]{\underset{\raise.3ex\hbox{$\scriptstyle\sim$}}{x}}\vphantom{x}}\cdot \mathord{\smash[b]{\underset{\raise.3ex\hbox{$\scriptstyle\sim$}}{x}}\vphantom{x}}} = \sqrt{\sum_{i=1}^px_i^2} \qquad(2)$$</w:t>
        </w:r>
      </w:ins>
      <w:bookmarkEnd w:id="58"/>
    </w:p>
    <w:p>
      <w:pPr>
        <w:pStyle w:val="FirstParagraph"/>
      </w:pPr>
      <w:r>
        <w:t xml:space="preserve">where</w:t>
      </w:r>
      <w:r>
        <w:t xml:space="preserve"> </w:t>
      </w:r>
      <m:oMath>
        <m:rad>
          <m:radPr>
            <m:degHide m:val="on"/>
          </m:radPr>
          <m:deg/>
          <m:e>
            <m:r>
              <m:rPr>
                <m:sty m:val="p"/>
              </m:rPr>
              <m:t>⋅</m:t>
            </m:r>
          </m:e>
        </m:rad>
      </m:oMath>
      <w:r>
        <w:t xml:space="preserve"> </w:t>
      </w:r>
      <w:r>
        <w:t xml:space="preserve">is the</w:t>
      </w:r>
      <w:r>
        <w:t xml:space="preserve"> </w:t>
      </w:r>
      <w:hyperlink r:id="rId59">
        <w:r>
          <w:rPr>
            <w:rStyle w:val="Hyperlink"/>
          </w:rPr>
          <w:t xml:space="preserve">square root</w:t>
        </w:r>
      </w:hyperlink>
      <w:r>
        <w:t xml:space="preserve">.</w:t>
      </w:r>
    </w:p>
    <w:bookmarkEnd w:id="60"/>
    <w:bookmarkStart w:id="61" w:name="exm-euclidean-norm"/>
    <w:p>
      <w:pPr>
        <w:pStyle w:val="BodyText"/>
      </w:pPr>
      <w:del w:id="894" w:author="PR Preview" w:date="2026-01-01T00:00:00Z">
        <w:r>
          <w:rPr>
            <w:b/>
            <w:bCs/>
          </w:rPr>
          <w:delText xml:space="preserve">Example 11 (The length of a vector)</w:delText>
        </w:r>
      </w:del>
      <w:del w:id="895" w:author="PR Preview" w:date="2026-01-01T00:00:00Z">
        <w:r>
          <w:delText xml:space="preserve"> </w:delText>
        </w:r>
      </w:del>
      <w:del w:id="896" w:author="PR Preview" w:date="2026-01-01T00:00:00Z">
        <w:r>
          <w:delText xml:space="preserve">For</w:delText>
        </w:r>
      </w:del>
      <w:del w:id="897"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898"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r>
                <m:t>&amp;</m:t>
              </m:r>
              <m:r>
                <m:t>&amp;</m:t>
              </m:r>
              <m:r>
                <m:rPr>
                  <m:nor/>
                  <m:sty m:val="p"/>
                </m:rPr>
                <m:t>(definition of the norm)</m:t>
              </m:r>
            </m:e>
            <m:e>
              <m:r>
                <m:t>&amp;</m:t>
              </m:r>
              <m:r>
                <m:rPr>
                  <m:sty m:val="p"/>
                </m:rPr>
                <m:t>=</m:t>
              </m:r>
              <m:rad>
                <m:radPr>
                  <m:degHide m:val="on"/>
                </m:radPr>
                <m:deg/>
                <m:e>
                  <m:r>
                    <m:t>25</m:t>
                  </m:r>
                </m:e>
              </m:rad>
              <m:r>
                <m:t>&amp;</m:t>
              </m:r>
              <m:r>
                <m:t>&amp;</m:t>
              </m:r>
              <m:r>
                <m:rPr>
                  <m:nor/>
                  <m:sty m:val="p"/>
                </m:rPr>
                <m:t>(square and add)</m:t>
              </m:r>
            </m:e>
            <m:e>
              <m:r>
                <m:t>&amp;</m:t>
              </m:r>
              <m:r>
                <m:rPr>
                  <m:sty m:val="p"/>
                </m:rPr>
                <m:t>=</m:t>
              </m:r>
              <m:r>
                <m:t>5</m:t>
              </m:r>
            </m:e>
          </m:eqArr>
        </m:oMath>
      </m:oMathPara>
    </w:p>
    <w:p>
      <w:pPr>
        <w:pStyle w:val="BodyText"/>
      </w:pPr>
      <w:ins w:id="899" w:author="PR Preview" w:date="2026-01-01T00:00:00Z">
        <w:r>
          <w:rPr>
            <w:b/>
            <w:bCs/>
          </w:rPr>
          <w:t xml:space="preserve">Example 11 (The length of a vector)</w:t>
        </w:r>
      </w:ins>
      <w:ins w:id="900" w:author="PR Preview" w:date="2026-01-01T00:00:00Z">
        <w:r>
          <w:t xml:space="preserve"> </w:t>
        </w:r>
      </w:ins>
      <w:ins w:id="901" w:author="PR Preview" w:date="2026-01-01T00:00:00Z">
        <w:r>
          <w:t xml:space="preserve">For</w:t>
        </w:r>
      </w:ins>
      <w:ins w:id="902" w:author="PR Preview" w:date="2026-01-01T00:00:00Z">
        <w:r>
          <w:t xml:space="preserve"> </w:t>
        </w:r>
      </w:ins>
      <w:ins w:id="903" w:author="PR Preview" w:date="2026-01-01T00:00:00Z">
        <w:r>
          <w:t xml:space="preserve">$\mathord{\smash[b]{\underset{\raise.3ex\hbox{$\scriptstyle\sim$}}{x}}\vphantom{x}}= (3, 4)$</w:t>
        </w:r>
      </w:ins>
      <w:ins w:id="904" w:author="PR Preview" w:date="2026-01-01T00:00:00Z">
        <w:r>
          <w:t xml:space="preserve">:</w:t>
        </w:r>
      </w:ins>
    </w:p>
    <w:p>
      <w:pPr>
        <w:pStyle w:val="BodyText"/>
      </w:pPr>
      <w:ins w:id="905" w:author="PR Preview" w:date="2026-01-01T00:00:00Z">
        <w:r>
          <w:t xml:space="preserve">$$
    \begin{aligned}
    \mathopen{}\left\lVert\mathord{\smash[b]{\underset{\raise.3ex\hbox{$\scriptstyle\sim$}}{x}}\vphantom{x}}\right\rVert\mathclose{}
    &amp;= \sqrt{3^2 + 4^2}
    &amp;&amp; \text{(definition of the norm)}
    \\
    &amp;= \sqrt{25}
    &amp;&amp; \text{(square and add)}
    \\
    &amp;= 5
    \end{aligned}
    $$</w:t>
        </w:r>
      </w:ins>
    </w:p>
    <w:p>
      <w:pPr>
        <w:pStyle w:val="FirstParagraph"/>
      </w:pPr>
      <w:r>
        <w:t xml:space="preserve">The vector</w:t>
      </w:r>
      <w:r>
        <w:t xml:space="preserve"> </w:t>
      </w:r>
      <m:oMath>
        <m:r>
          <m:rPr>
            <m:sty m:val="p"/>
          </m:rPr>
          <m:t>(</m:t>
        </m:r>
        <m:r>
          <m:t>0.6</m:t>
        </m:r>
        <m:r>
          <m:rPr>
            <m:sty m:val="p"/>
          </m:rPr>
          <m:t>,</m:t>
        </m:r>
        <m:r>
          <m:t>0.8</m:t>
        </m:r>
        <m:r>
          <m:rPr>
            <m:sty m:val="p"/>
          </m:rPr>
          <m:t>)</m:t>
        </m:r>
      </m:oMath>
      <w:r>
        <w:t xml:space="preserve"> </w:t>
      </w:r>
      <w:r>
        <w:t xml:space="preserve">has norm</w:t>
      </w:r>
      <w:r>
        <w:t xml:space="preserve"> </w:t>
      </w:r>
      <m:oMath>
        <m:rad>
          <m:radPr>
            <m:degHide m:val="on"/>
          </m:radPr>
          <m:deg/>
          <m:e>
            <m:r>
              <m:t>0.36</m:t>
            </m:r>
            <m:r>
              <m:rPr>
                <m:sty m:val="p"/>
              </m:rPr>
              <m:t>+</m:t>
            </m:r>
            <m:r>
              <m:t>0.64</m:t>
            </m:r>
          </m:e>
        </m:rad>
        <m:r>
          <m:rPr>
            <m:sty m:val="p"/>
          </m:rPr>
          <m:t>=</m:t>
        </m:r>
        <m:r>
          <m:t>1</m:t>
        </m:r>
      </m:oMath>
      <w:r>
        <w:t xml:space="preserve">.</w:t>
      </w:r>
    </w:p>
    <w:bookmarkEnd w:id="61"/>
    <w:bookmarkStart w:id="62" w:name="def-unit-vector"/>
    <w:p>
      <w:pPr>
        <w:pStyle w:val="BodyText"/>
      </w:pPr>
      <w:r>
        <w:rPr>
          <w:b/>
          <w:bCs/>
        </w:rPr>
        <w:t xml:space="preserve">Definition 17 (Unit vector)</w:t>
      </w:r>
      <w:r>
        <w:t xml:space="preserve"> </w:t>
      </w:r>
      <w:r>
        <w:t xml:space="preserve">A</w:t>
      </w:r>
      <w:r>
        <w:t xml:space="preserve"> </w:t>
      </w:r>
      <w:r>
        <w:rPr>
          <w:b/>
          <w:bCs/>
        </w:rPr>
        <w:t xml:space="preserve">unit vector</w:t>
      </w:r>
      <w:r>
        <w:t xml:space="preserve"> </w:t>
      </w:r>
      <w:r>
        <w:t xml:space="preserve">is a vector whose Euclidean norm (</w:t>
      </w:r>
      <w:hyperlink w:anchor="def-euclidean-norm">
        <w:r>
          <w:rPr>
            <w:rStyle w:val="Hyperlink"/>
          </w:rPr>
          <w:t xml:space="preserve">Definition 16</w:t>
        </w:r>
      </w:hyperlink>
      <w:r>
        <w:t xml:space="preserve">) is</w:t>
      </w:r>
      <w:r>
        <w:t xml:space="preserve"> </w:t>
      </w:r>
      <m:oMath>
        <m:r>
          <m:t>1</m:t>
        </m:r>
      </m:oMath>
      <w:r>
        <w:t xml:space="preserve">.</w:t>
      </w:r>
      <w:r>
        <w:t xml:space="preserve"> </w:t>
      </w:r>
      <w:r>
        <w:t xml:space="preserve">A unit vector is said to have</w:t>
      </w:r>
      <w:r>
        <w:t xml:space="preserve"> </w:t>
      </w:r>
      <w:r>
        <w:rPr>
          <w:i/>
          <w:iCs/>
        </w:rPr>
        <w:t xml:space="preserve">unit length</w:t>
      </w:r>
      <w:r>
        <w:t xml:space="preserve">.</w:t>
      </w:r>
    </w:p>
    <w:bookmarkEnd w:id="62"/>
    <w:bookmarkStart w:id="63" w:name="exm-unit-vector"/>
    <w:p>
      <w:pPr>
        <w:pStyle w:val="BodyText"/>
      </w:pPr>
      <w:del w:id="906" w:author="PR Preview" w:date="2026-01-01T00:00:00Z">
        <w:r>
          <w:rPr>
            <w:b/>
            <w:bCs/>
          </w:rPr>
          <w:delText xml:space="preserve">Example 12 (A unit vector and a vector that is not one)</w:delText>
        </w:r>
      </w:del>
      <w:del w:id="907" w:author="PR Preview" w:date="2026-01-01T00:00:00Z">
        <w:r>
          <w:delText xml:space="preserve"> </w:delText>
        </w:r>
      </w:del>
      <w:del w:id="908" w:author="PR Preview" w:date="2026-01-01T00:00:00Z">
        <w:r>
          <w:delText xml:space="preserve">For</w:delText>
        </w:r>
      </w:del>
      <w:del w:id="909" w:author="PR Preview" w:date="2026-01-01T00:00:00Z">
        <w:r>
          <w:delText xml:space="preserve"> </w:delText>
        </w:r>
      </w:del>
      <m:oMath>
        <m:limLow>
          <m:e>
            <m:r>
              <m:t>x</m:t>
            </m:r>
          </m:e>
          <m:lim>
            <m:r>
              <m:rPr>
                <m:sty m:val="p"/>
              </m:rPr>
              <m:t>∼</m:t>
            </m:r>
          </m:lim>
        </m:limLow>
        <m:r>
          <m:rPr>
            <m:sty m:val="p"/>
          </m:rPr>
          <m:t>=</m:t>
        </m:r>
        <m:r>
          <m:rPr>
            <m:sty m:val="p"/>
          </m:rPr>
          <m:t>(</m:t>
        </m:r>
        <m:r>
          <m:t>0.6</m:t>
        </m:r>
        <m:r>
          <m:rPr>
            <m:sty m:val="p"/>
          </m:rPr>
          <m:t>,</m:t>
        </m:r>
        <m:r>
          <m:t>0.8</m:t>
        </m:r>
        <m:r>
          <m:rPr>
            <m:sty m:val="p"/>
          </m:rPr>
          <m:t>)</m:t>
        </m:r>
      </m:oMath>
      <w:del w:id="910"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e>
              </m:d>
              <m:r>
                <m:t>​</m:t>
              </m:r>
              <m:r>
                <m:t>&amp;</m:t>
              </m:r>
              <m:r>
                <m:rPr>
                  <m:sty m:val="p"/>
                </m:rPr>
                <m:t>=</m:t>
              </m:r>
              <m:rad>
                <m:radPr>
                  <m:degHide m:val="on"/>
                </m:radPr>
                <m:deg/>
                <m:e>
                  <m:sSup>
                    <m:e>
                      <m:r>
                        <m:t>0.6</m:t>
                      </m:r>
                    </m:e>
                    <m:sup>
                      <m:r>
                        <m:t>2</m:t>
                      </m:r>
                    </m:sup>
                  </m:sSup>
                  <m:r>
                    <m:rPr>
                      <m:sty m:val="p"/>
                    </m:rPr>
                    <m:t>+</m:t>
                  </m:r>
                  <m:sSup>
                    <m:e>
                      <m:r>
                        <m:t>0.8</m:t>
                      </m:r>
                    </m:e>
                    <m:sup>
                      <m:r>
                        <m:t>2</m:t>
                      </m:r>
                    </m:sup>
                  </m:sSup>
                </m:e>
              </m:rad>
              <m:r>
                <m:t>&amp;</m:t>
              </m:r>
              <m:r>
                <m:t>&amp;</m:t>
              </m:r>
              <m:r>
                <m:rPr>
                  <m:nor/>
                  <m:sty m:val="p"/>
                </m:rPr>
                <m:t>(definition of the norm)</m:t>
              </m:r>
            </m:e>
            <m:e>
              <m:r>
                <m:t>&amp;</m:t>
              </m:r>
              <m:r>
                <m:rPr>
                  <m:sty m:val="p"/>
                </m:rPr>
                <m:t>=</m:t>
              </m:r>
              <m:rad>
                <m:radPr>
                  <m:degHide m:val="on"/>
                </m:radPr>
                <m:deg/>
                <m:e>
                  <m:r>
                    <m:t>0.36</m:t>
                  </m:r>
                  <m:r>
                    <m:rPr>
                      <m:sty m:val="p"/>
                    </m:rPr>
                    <m:t>+</m:t>
                  </m:r>
                  <m:r>
                    <m:t>0.64</m:t>
                  </m:r>
                </m:e>
              </m:rad>
              <m:r>
                <m:t>&amp;</m:t>
              </m:r>
              <m:r>
                <m:t>&amp;</m:t>
              </m:r>
              <m:r>
                <m:rPr>
                  <m:nor/>
                  <m:sty m:val="p"/>
                </m:rPr>
                <m:t>(square)</m:t>
              </m:r>
            </m:e>
            <m:e>
              <m:r>
                <m:t>&amp;</m:t>
              </m:r>
              <m:r>
                <m:rPr>
                  <m:sty m:val="p"/>
                </m:rPr>
                <m:t>=</m:t>
              </m:r>
              <m:rad>
                <m:radPr>
                  <m:degHide m:val="on"/>
                </m:radPr>
                <m:deg/>
                <m:e>
                  <m:r>
                    <m:t>1</m:t>
                  </m:r>
                </m:e>
              </m:rad>
              <m:r>
                <m:t>&amp;</m:t>
              </m:r>
              <m:r>
                <m:t>&amp;</m:t>
              </m:r>
              <m:r>
                <m:rPr>
                  <m:nor/>
                  <m:sty m:val="p"/>
                </m:rPr>
                <m:t>(add)</m:t>
              </m:r>
            </m:e>
            <m:e>
              <m:r>
                <m:t>&amp;</m:t>
              </m:r>
              <m:r>
                <m:rPr>
                  <m:sty m:val="p"/>
                </m:rPr>
                <m:t>=</m:t>
              </m:r>
              <m:r>
                <m:t>1</m:t>
              </m:r>
              <m:r>
                <m:t>&amp;</m:t>
              </m:r>
              <m:r>
                <m:t>&amp;</m:t>
              </m:r>
              <m:r>
                <m:rPr>
                  <m:nor/>
                  <m:sty m:val="p"/>
                </m:rPr>
                <m:t>(take the square root)</m:t>
              </m:r>
            </m:e>
          </m:eqArr>
        </m:oMath>
      </m:oMathPara>
    </w:p>
    <w:p>
      <w:pPr>
        <w:pStyle w:val="BodyText"/>
      </w:pPr>
      <w:ins w:id="911" w:author="PR Preview" w:date="2026-01-01T00:00:00Z">
        <w:r>
          <w:rPr>
            <w:b/>
            <w:bCs/>
          </w:rPr>
          <w:t xml:space="preserve">Example 12 (A unit vector and a vector that is not one)</w:t>
        </w:r>
      </w:ins>
      <w:ins w:id="912" w:author="PR Preview" w:date="2026-01-01T00:00:00Z">
        <w:r>
          <w:t xml:space="preserve"> </w:t>
        </w:r>
      </w:ins>
      <w:ins w:id="913" w:author="PR Preview" w:date="2026-01-01T00:00:00Z">
        <w:r>
          <w:t xml:space="preserve">For</w:t>
        </w:r>
      </w:ins>
      <w:ins w:id="914" w:author="PR Preview" w:date="2026-01-01T00:00:00Z">
        <w:r>
          <w:t xml:space="preserve"> </w:t>
        </w:r>
      </w:ins>
      <w:ins w:id="915" w:author="PR Preview" w:date="2026-01-01T00:00:00Z">
        <w:r>
          <w:t xml:space="preserve">$\mathord{\smash[b]{\underset{\raise.3ex\hbox{$\scriptstyle\sim$}}{x}}\vphantom{x}}= (0.6, 0.8)$</w:t>
        </w:r>
      </w:ins>
      <w:ins w:id="916" w:author="PR Preview" w:date="2026-01-01T00:00:00Z">
        <w:r>
          <w:t xml:space="preserve">:</w:t>
        </w:r>
      </w:ins>
    </w:p>
    <w:p>
      <w:pPr>
        <w:pStyle w:val="BodyText"/>
      </w:pPr>
      <w:ins w:id="917" w:author="PR Preview" w:date="2026-01-01T00:00:00Z">
        <w:r>
          <w:t xml:space="preserve">$$
    \begin{aligned}
    \mathopen{}\left\lVert\mathord{\smash[b]{\underset{\raise.3ex\hbox{$\scriptstyle\sim$}}{x}}\vphantom{x}}\right\rVert\mathclose{}
    &amp;= \sqrt{0.6^2 + 0.8^2}
    &amp;&amp; \text{(definition of the norm)}
    \\
    &amp;= \sqrt{0.36 + 0.64}
    &amp;&amp; \text{(square)}
    \\
    &amp;= \sqrt{1}
    &amp;&amp; \text{(add)}
    \\
    &amp;= 1
    &amp;&amp; \text{(take the square root)}
    \end{aligned}
    $$</w:t>
        </w:r>
      </w:ins>
    </w:p>
    <w:p>
      <w:pPr>
        <w:pStyle w:val="FirstParagraph"/>
      </w:pPr>
      <w:r>
        <w:t xml:space="preserve">so</w:t>
      </w:r>
      <w:r>
        <w:t xml:space="preserve"> </w:t>
      </w:r>
      <m:oMath>
        <m:r>
          <m:rPr>
            <m:sty m:val="p"/>
          </m:rPr>
          <m:t>(</m:t>
        </m:r>
        <m:r>
          <m:t>0.6</m:t>
        </m:r>
        <m:r>
          <m:rPr>
            <m:sty m:val="p"/>
          </m:rPr>
          <m:t>,</m:t>
        </m:r>
        <m:r>
          <m:t>0.8</m:t>
        </m:r>
        <m:r>
          <m:rPr>
            <m:sty m:val="p"/>
          </m:rPr>
          <m:t>)</m:t>
        </m:r>
      </m:oMath>
      <w:r>
        <w:t xml:space="preserve"> </w:t>
      </w:r>
      <w:r>
        <w:t xml:space="preserve">is a unit vector.</w:t>
      </w:r>
      <w:r>
        <w:t xml:space="preserve"> </w:t>
      </w:r>
      <w:r>
        <w:t xml:space="preserve">The vector</w:t>
      </w:r>
      <w:r>
        <w:t xml:space="preserve"> </w:t>
      </w:r>
      <m:oMath>
        <m:r>
          <m:rPr>
            <m:sty m:val="p"/>
          </m:rPr>
          <m:t>(</m:t>
        </m:r>
        <m:r>
          <m:t>1</m:t>
        </m:r>
        <m:r>
          <m:rPr>
            <m:sty m:val="p"/>
          </m:rPr>
          <m:t>,</m:t>
        </m:r>
        <m:r>
          <m:t>1</m:t>
        </m:r>
        <m:r>
          <m:rPr>
            <m:sty m:val="p"/>
          </m:rPr>
          <m:t>)</m:t>
        </m:r>
      </m:oMath>
      <w:r>
        <w:t xml:space="preserve"> </w:t>
      </w:r>
      <w:r>
        <w:t xml:space="preserve">is not:</w:t>
      </w:r>
    </w:p>
    <w:p>
      <w:pPr>
        <w:pStyle w:val="BodyText"/>
      </w:pPr>
      <m:oMathPara>
        <m:oMathParaPr>
          <m:jc m:val="center"/>
        </m:oMathParaPr>
        <m:oMath>
          <m:eqArr>
            <m:e>
              <m:r>
                <m:t>​</m:t>
              </m:r>
              <m:d>
                <m:dPr>
                  <m:begChr m:val="∥"/>
                  <m:sepChr m:val=""/>
                  <m:endChr m:val="∥"/>
                  <m:grow/>
                </m:dPr>
                <m:e>
                  <m:r>
                    <m:rPr>
                      <m:sty m:val="p"/>
                    </m:rPr>
                    <m:t>(</m:t>
                  </m:r>
                  <m:r>
                    <m:t>1</m:t>
                  </m:r>
                  <m:r>
                    <m:rPr>
                      <m:sty m:val="p"/>
                    </m:rPr>
                    <m:t>,</m:t>
                  </m:r>
                  <m:r>
                    <m:t>1</m:t>
                  </m:r>
                  <m:r>
                    <m:rPr>
                      <m:sty m:val="p"/>
                    </m:rPr>
                    <m:t>)</m:t>
                  </m:r>
                </m:e>
              </m:d>
              <m:r>
                <m:t>​</m:t>
              </m:r>
              <m:r>
                <m:t>&amp;</m:t>
              </m:r>
              <m:r>
                <m:rPr>
                  <m:sty m:val="p"/>
                </m:rPr>
                <m:t>=</m:t>
              </m:r>
              <m:rad>
                <m:radPr>
                  <m:degHide m:val="on"/>
                </m:radPr>
                <m:deg/>
                <m:e>
                  <m:sSup>
                    <m:e>
                      <m:r>
                        <m:t>1</m:t>
                      </m:r>
                    </m:e>
                    <m:sup>
                      <m:r>
                        <m:t>2</m:t>
                      </m:r>
                    </m:sup>
                  </m:sSup>
                  <m:r>
                    <m:rPr>
                      <m:sty m:val="p"/>
                    </m:rPr>
                    <m:t>+</m:t>
                  </m:r>
                  <m:sSup>
                    <m:e>
                      <m:r>
                        <m:t>1</m:t>
                      </m:r>
                    </m:e>
                    <m:sup>
                      <m:r>
                        <m:t>2</m:t>
                      </m:r>
                    </m:sup>
                  </m:sSup>
                </m:e>
              </m:rad>
            </m:e>
            <m:e>
              <m:r>
                <m:t>&amp;</m:t>
              </m:r>
              <m:r>
                <m:rPr>
                  <m:sty m:val="p"/>
                </m:rPr>
                <m:t>=</m:t>
              </m:r>
              <m:rad>
                <m:radPr>
                  <m:degHide m:val="on"/>
                </m:radPr>
                <m:deg/>
                <m:e>
                  <m:r>
                    <m:t>2</m:t>
                  </m:r>
                </m:e>
              </m:rad>
            </m:e>
            <m:e>
              <m:r>
                <m:t>&amp;</m:t>
              </m:r>
              <m:r>
                <m:rPr>
                  <m:sty m:val="p"/>
                </m:rPr>
                <m:t>≠</m:t>
              </m:r>
              <m:r>
                <m:t>1</m:t>
              </m:r>
              <m:r>
                <m:rPr>
                  <m:sty m:val="p"/>
                </m:rPr>
                <m:t>.</m:t>
              </m:r>
            </m:e>
          </m:eqArr>
        </m:oMath>
      </m:oMathPara>
    </w:p>
    <w:bookmarkEnd w:id="63"/>
    <w:bookmarkStart w:id="64" w:name="exr-euclidean-distance"/>
    <w:p>
      <w:pPr>
        <w:pStyle w:val="FirstParagraph"/>
      </w:pPr>
      <w:del w:id="918" w:author="PR Preview" w:date="2026-01-01T00:00:00Z">
        <w:r>
          <w:rPr>
            <w:b/>
            <w:bCs/>
          </w:rPr>
          <w:delText xml:space="preserve">Exercise 2 (How far apart are two points?)</w:delText>
        </w:r>
      </w:del>
      <w:del w:id="919" w:author="PR Preview" w:date="2026-01-01T00:00:00Z">
        <w:r>
          <w:delText xml:space="preserve"> </w:delText>
        </w:r>
      </w:del>
      <w:del w:id="920" w:author="PR Preview" w:date="2026-01-01T00:00:00Z">
        <w:r>
          <w:delText xml:space="preserve">Let</w:delText>
        </w:r>
      </w:del>
      <w:del w:id="921"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922" w:author="PR Preview" w:date="2026-01-01T00:00:00Z">
        <w:r>
          <w:delText xml:space="preserve"> </w:delText>
        </w:r>
      </w:del>
      <w:del w:id="923" w:author="PR Preview" w:date="2026-01-01T00:00:00Z">
        <w:r>
          <w:delText xml:space="preserve">and</w:delText>
        </w:r>
      </w:del>
      <w:del w:id="924"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t>6</m:t>
        </m:r>
        <m:r>
          <m:rPr>
            <m:sty m:val="p"/>
          </m:rPr>
          <m:t>)</m:t>
        </m:r>
      </m:oMath>
      <w:del w:id="925" w:author="PR Preview" w:date="2026-01-01T00:00:00Z">
        <w:r>
          <w:delText xml:space="preserve">.</w:delText>
        </w:r>
      </w:del>
    </w:p>
    <w:p>
      <w:pPr>
        <w:pStyle w:val="Compact"/>
        <w:numPr>
          <w:ilvl w:val="0"/>
          <w:numId w:val="1004"/>
        </w:numPr>
      </w:pPr>
      <w:del w:id="926" w:author="PR Preview" w:date="2026-01-01T00:00:00Z">
        <w:r>
          <w:delText xml:space="preserve">Compute the vector</w:delText>
        </w:r>
      </w:del>
      <w:del w:id="927"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928" w:author="PR Preview" w:date="2026-01-01T00:00:00Z">
        <w:r>
          <w:delText xml:space="preserve">.</w:delText>
        </w:r>
      </w:del>
    </w:p>
    <w:p>
      <w:pPr>
        <w:pStyle w:val="Compact"/>
        <w:numPr>
          <w:ilvl w:val="0"/>
          <w:numId w:val="1004"/>
        </w:numPr>
      </w:pPr>
      <w:del w:id="929" w:author="PR Preview" w:date="2026-01-01T00:00:00Z">
        <w:r>
          <w:delText xml:space="preserve">Compute the length of</w:delText>
        </w:r>
      </w:del>
      <w:del w:id="93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931" w:author="PR Preview" w:date="2026-01-01T00:00:00Z">
        <w:r>
          <w:delText xml:space="preserve">,</w:delText>
        </w:r>
      </w:del>
      <w:del w:id="932" w:author="PR Preview" w:date="2026-01-01T00:00:00Z">
        <w:r>
          <w:delText xml:space="preserve"> </w:delText>
        </w:r>
      </w:del>
      <w:del w:id="933" w:author="PR Preview" w:date="2026-01-01T00:00:00Z">
        <w:r>
          <w:delText xml:space="preserve">using the</w:delText>
        </w:r>
      </w:del>
      <w:del w:id="934" w:author="PR Preview" w:date="2026-01-01T00:00:00Z">
        <w:r>
          <w:delText xml:space="preserve"> </w:delText>
        </w:r>
      </w:del>
      <w:hyperlink w:anchor="def-euclidean-norm">
        <w:del w:id="935" w:author="PR Preview" w:date="2026-01-01T00:00:00Z">
          <w:r>
            <w:rPr>
              <w:rStyle w:val="Hyperlink"/>
            </w:rPr>
            <w:delText xml:space="preserve">Euclidean norm</w:delText>
          </w:r>
        </w:del>
      </w:hyperlink>
      <w:del w:id="936" w:author="PR Preview" w:date="2026-01-01T00:00:00Z">
        <w:r>
          <w:delText xml:space="preserve">.</w:delText>
        </w:r>
      </w:del>
    </w:p>
    <w:p>
      <w:pPr>
        <w:pStyle w:val="Compact"/>
        <w:numPr>
          <w:ilvl w:val="0"/>
          <w:numId w:val="1004"/>
        </w:numPr>
      </w:pPr>
      <w:del w:id="937" w:author="PR Preview" w:date="2026-01-01T00:00:00Z">
        <w:r>
          <w:delText xml:space="preserve">Is the result the same if you compute the length of</w:delText>
        </w:r>
      </w:del>
      <w:del w:id="938" w:author="PR Preview" w:date="2026-01-01T00:00:00Z">
        <w:r>
          <w:delText xml:space="preserve"> </w:delText>
        </w:r>
      </w:del>
      <m:oMath>
        <m:limLow>
          <m:e>
            <m:r>
              <m:t>y</m:t>
            </m:r>
          </m:e>
          <m:lim>
            <m:r>
              <m:rPr>
                <m:sty m:val="p"/>
              </m:rPr>
              <m:t>∼</m:t>
            </m:r>
          </m:lim>
        </m:limLow>
        <m:r>
          <m:rPr>
            <m:sty m:val="p"/>
          </m:rPr>
          <m:t>−</m:t>
        </m:r>
        <m:limLow>
          <m:e>
            <m:r>
              <m:t>x</m:t>
            </m:r>
          </m:e>
          <m:lim>
            <m:r>
              <m:rPr>
                <m:sty m:val="p"/>
              </m:rPr>
              <m:t>∼</m:t>
            </m:r>
          </m:lim>
        </m:limLow>
      </m:oMath>
      <w:del w:id="939" w:author="PR Preview" w:date="2026-01-01T00:00:00Z">
        <w:r>
          <w:delText xml:space="preserve"> </w:delText>
        </w:r>
      </w:del>
      <w:del w:id="940" w:author="PR Preview" w:date="2026-01-01T00:00:00Z">
        <w:r>
          <w:delText xml:space="preserve">instead?</w:delText>
        </w:r>
      </w:del>
    </w:p>
    <w:p>
      <w:pPr>
        <w:pStyle w:val="FirstParagraph"/>
      </w:pPr>
      <w:ins w:id="941" w:author="PR Preview" w:date="2026-01-01T00:00:00Z">
        <w:r>
          <w:rPr>
            <w:b/>
            <w:bCs/>
          </w:rPr>
          <w:t xml:space="preserve">Exercise 2 (How far apart are two points?)</w:t>
        </w:r>
      </w:ins>
      <w:ins w:id="942" w:author="PR Preview" w:date="2026-01-01T00:00:00Z">
        <w:r>
          <w:t xml:space="preserve"> </w:t>
        </w:r>
      </w:ins>
      <w:ins w:id="943" w:author="PR Preview" w:date="2026-01-01T00:00:00Z">
        <w:r>
          <w:t xml:space="preserve">Let</w:t>
        </w:r>
      </w:ins>
      <w:ins w:id="944" w:author="PR Preview" w:date="2026-01-01T00:00:00Z">
        <w:r>
          <w:t xml:space="preserve"> </w:t>
        </w:r>
      </w:ins>
      <w:ins w:id="945" w:author="PR Preview" w:date="2026-01-01T00:00:00Z">
        <w:r>
          <w:t xml:space="preserve">$\mathord{\smash[b]{\underset{\raise.3ex\hbox{$\scriptstyle\sim$}}{x}}\vphantom{x}}= (1, 2)$</w:t>
        </w:r>
      </w:ins>
      <w:ins w:id="946" w:author="PR Preview" w:date="2026-01-01T00:00:00Z">
        <w:r>
          <w:t xml:space="preserve"> </w:t>
        </w:r>
      </w:ins>
      <w:ins w:id="947" w:author="PR Preview" w:date="2026-01-01T00:00:00Z">
        <w:r>
          <w:t xml:space="preserve">and</w:t>
        </w:r>
      </w:ins>
      <w:ins w:id="948" w:author="PR Preview" w:date="2026-01-01T00:00:00Z">
        <w:r>
          <w:t xml:space="preserve"> </w:t>
        </w:r>
      </w:ins>
      <w:ins w:id="949" w:author="PR Preview" w:date="2026-01-01T00:00:00Z">
        <w:r>
          <w:t xml:space="preserve">$\mathord{\smash[b]{\underset{\raise.3ex\hbox{$\scriptstyle\sim$}}{y}}\vphantom{y}}= (4, 6)$</w:t>
        </w:r>
      </w:ins>
      <w:ins w:id="950" w:author="PR Preview" w:date="2026-01-01T00:00:00Z">
        <w:r>
          <w:t xml:space="preserve">.</w:t>
        </w:r>
      </w:ins>
    </w:p>
    <w:p>
      <w:pPr>
        <w:pStyle w:val="Compact"/>
        <w:numPr>
          <w:ilvl w:val="0"/>
          <w:numId w:val="1004"/>
        </w:numPr>
      </w:pPr>
      <w:ins w:id="951" w:author="PR Preview" w:date="2026-01-01T00:00:00Z">
        <w:r>
          <w:t xml:space="preserve">Compute the vector</w:t>
        </w:r>
      </w:ins>
      <w:ins w:id="952" w:author="PR Preview" w:date="2026-01-01T00:00:00Z">
        <w:r>
          <w:t xml:space="preserve"> </w:t>
        </w:r>
      </w:ins>
      <w:ins w:id="953" w:author="PR Preview" w:date="2026-01-01T00:00:00Z">
        <w:r>
          <w:t xml:space="preserve">$\mathord{\smash[b]{\underset{\raise.3ex\hbox{$\scriptstyle\sim$}}{x}}\vphantom{x}}- \mathord{\smash[b]{\underset{\raise.3ex\hbox{$\scriptstyle\sim$}}{y}}\vphantom{y}}$</w:t>
        </w:r>
      </w:ins>
      <w:ins w:id="954" w:author="PR Preview" w:date="2026-01-01T00:00:00Z">
        <w:r>
          <w:t xml:space="preserve">.</w:t>
        </w:r>
      </w:ins>
    </w:p>
    <w:p>
      <w:pPr>
        <w:pStyle w:val="Compact"/>
        <w:numPr>
          <w:ilvl w:val="0"/>
          <w:numId w:val="1004"/>
        </w:numPr>
      </w:pPr>
      <w:ins w:id="955" w:author="PR Preview" w:date="2026-01-01T00:00:00Z">
        <w:r>
          <w:t xml:space="preserve">Compute the length of</w:t>
        </w:r>
      </w:ins>
      <w:ins w:id="956" w:author="PR Preview" w:date="2026-01-01T00:00:00Z">
        <w:r>
          <w:t xml:space="preserve"> </w:t>
        </w:r>
      </w:ins>
      <w:ins w:id="957" w:author="PR Preview" w:date="2026-01-01T00:00:00Z">
        <w:r>
          <w:t xml:space="preserve">$\mathord{\smash[b]{\underset{\raise.3ex\hbox{$\scriptstyle\sim$}}{x}}\vphantom{x}}- \mathord{\smash[b]{\underset{\raise.3ex\hbox{$\scriptstyle\sim$}}{y}}\vphantom{y}}$</w:t>
        </w:r>
      </w:ins>
      <w:ins w:id="958" w:author="PR Preview" w:date="2026-01-01T00:00:00Z">
        <w:r>
          <w:t xml:space="preserve">,</w:t>
        </w:r>
      </w:ins>
      <w:ins w:id="959" w:author="PR Preview" w:date="2026-01-01T00:00:00Z">
        <w:r>
          <w:t xml:space="preserve"> </w:t>
        </w:r>
      </w:ins>
      <w:ins w:id="960" w:author="PR Preview" w:date="2026-01-01T00:00:00Z">
        <w:r>
          <w:t xml:space="preserve">using the</w:t>
        </w:r>
      </w:ins>
      <w:ins w:id="961" w:author="PR Preview" w:date="2026-01-01T00:00:00Z">
        <w:r>
          <w:t xml:space="preserve"> </w:t>
        </w:r>
      </w:ins>
      <w:hyperlink w:anchor="def-euclidean-norm">
        <w:ins w:id="962" w:author="PR Preview" w:date="2026-01-01T00:00:00Z">
          <w:r>
            <w:rPr>
              <w:rStyle w:val="Hyperlink"/>
            </w:rPr>
            <w:t xml:space="preserve">Euclidean norm</w:t>
          </w:r>
        </w:ins>
      </w:hyperlink>
      <w:ins w:id="963" w:author="PR Preview" w:date="2026-01-01T00:00:00Z">
        <w:r>
          <w:t xml:space="preserve">.</w:t>
        </w:r>
      </w:ins>
    </w:p>
    <w:p>
      <w:pPr>
        <w:pStyle w:val="Compact"/>
        <w:numPr>
          <w:ilvl w:val="0"/>
          <w:numId w:val="1004"/>
        </w:numPr>
      </w:pPr>
      <w:ins w:id="964" w:author="PR Preview" w:date="2026-01-01T00:00:00Z">
        <w:r>
          <w:t xml:space="preserve">Is the result the same if you compute the length of</w:t>
        </w:r>
      </w:ins>
      <w:ins w:id="965" w:author="PR Preview" w:date="2026-01-01T00:00:00Z">
        <w:r>
          <w:t xml:space="preserve"> </w:t>
        </w:r>
      </w:ins>
      <w:ins w:id="966" w:author="PR Preview" w:date="2026-01-01T00:00:00Z">
        <w:r>
          <w:t xml:space="preserve">$\mathord{\smash[b]{\underset{\raise.3ex\hbox{$\scriptstyle\sim$}}{y}}\vphantom{y}}- \mathord{\smash[b]{\underset{\raise.3ex\hbox{$\scriptstyle\sim$}}{x}}\vphantom{x}}$</w:t>
        </w:r>
      </w:ins>
      <w:ins w:id="967" w:author="PR Preview" w:date="2026-01-01T00:00:00Z">
        <w:r>
          <w:t xml:space="preserve"> </w:t>
        </w:r>
      </w:ins>
      <w:ins w:id="968" w:author="PR Preview" w:date="2026-01-01T00:00:00Z">
        <w:r>
          <w:t xml:space="preserve">instead?</w:t>
        </w:r>
      </w:ins>
    </w:p>
    <w:bookmarkEnd w:id="64"/>
    <w:bookmarkStart w:id="65" w:name="sol-euclidean-distance"/>
    <w:p>
      <w:pPr>
        <w:pStyle w:val="FirstParagraph"/>
      </w:pPr>
      <w:r>
        <w:rPr>
          <w:i/>
          <w:iCs/>
        </w:rPr>
        <w:t xml:space="preserve">Solution 2</w:t>
      </w:r>
      <w:r>
        <w:t xml:space="preserve">. </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rPr>
                  <m:sty m:val="p"/>
                </m:rPr>
                <m:t>(</m:t>
              </m:r>
              <m:r>
                <m:t>1</m:t>
              </m:r>
              <m:r>
                <m:rPr>
                  <m:sty m:val="p"/>
                </m:rPr>
                <m:t>−</m:t>
              </m:r>
              <m:r>
                <m:t>4</m:t>
              </m:r>
              <m:r>
                <m:rPr>
                  <m:sty m:val="p"/>
                </m:rPr>
                <m:t>,</m:t>
              </m:r>
              <m:r>
                <m:t>2</m:t>
              </m:r>
              <m:r>
                <m:rPr>
                  <m:sty m:val="p"/>
                </m:rPr>
                <m:t>−</m:t>
              </m:r>
              <m:r>
                <m:t>6</m:t>
              </m:r>
              <m:r>
                <m:rPr>
                  <m:sty m:val="p"/>
                </m:rPr>
                <m:t>)</m:t>
              </m:r>
            </m:e>
            <m:e>
              <m:r>
                <m:t>&amp;</m:t>
              </m:r>
              <m:r>
                <m:rPr>
                  <m:sty m:val="p"/>
                </m:rPr>
                <m:t>=</m:t>
              </m:r>
              <m:r>
                <m:rPr>
                  <m:sty m:val="p"/>
                </m:rPr>
                <m:t>(</m:t>
              </m:r>
              <m:r>
                <m:rPr>
                  <m:sty m:val="p"/>
                </m:rPr>
                <m:t>−</m:t>
              </m:r>
              <m:r>
                <m:t>3</m:t>
              </m:r>
              <m:r>
                <m:rPr>
                  <m:sty m:val="p"/>
                </m:rPr>
                <m:t>,</m:t>
              </m:r>
              <m:r>
                <m:rPr>
                  <m:sty m:val="p"/>
                </m:rPr>
                <m:t>−</m:t>
              </m:r>
              <m:r>
                <m:t>4</m:t>
              </m:r>
              <m:r>
                <m:rPr>
                  <m:sty m:val="p"/>
                </m:rPr>
                <m:t>)</m:t>
              </m:r>
              <m:r>
                <m:rPr>
                  <m:sty m:val="p"/>
                </m:rPr>
                <m:t>.</m:t>
              </m:r>
            </m:e>
          </m:eqArr>
        </m:oMath>
      </m:oMathPara>
    </w:p>
    <w:p>
      <w:pPr>
        <w:pStyle w:val="FirstParagraph"/>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ad>
                <m:radPr>
                  <m:degHide m:val="on"/>
                </m:radPr>
                <m:deg/>
                <m:e>
                  <m:r>
                    <m:rPr>
                      <m:sty m:val="p"/>
                    </m:rPr>
                    <m:t>(</m:t>
                  </m:r>
                  <m:r>
                    <m:rPr>
                      <m:sty m:val="p"/>
                    </m:rPr>
                    <m:t>−</m:t>
                  </m:r>
                  <m:r>
                    <m:t>3</m:t>
                  </m:r>
                  <m:sSup>
                    <m:e>
                      <m:r>
                        <m:rPr>
                          <m:sty m:val="p"/>
                        </m:rPr>
                        <m:t>)</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25</m:t>
                  </m:r>
                </m:e>
              </m:rad>
            </m:e>
            <m:e>
              <m:r>
                <m:t>&amp;</m:t>
              </m:r>
              <m:r>
                <m:rPr>
                  <m:sty m:val="p"/>
                </m:rPr>
                <m:t>=</m:t>
              </m:r>
              <m:r>
                <m:t>5</m:t>
              </m:r>
              <m:r>
                <m:rPr>
                  <m:sty m:val="p"/>
                </m:rPr>
                <m:t>.</m:t>
              </m:r>
            </m:e>
          </m:eqArr>
        </m:oMath>
      </m:oMathPara>
    </w:p>
    <w:p>
      <w:pPr>
        <w:numPr>
          <w:ilvl w:val="0"/>
          <w:numId w:val="1005"/>
        </w:numPr>
      </w:pPr>
      <m:oMath>
        <m:limLow>
          <m:e>
            <m:r>
              <m:t>y</m:t>
            </m:r>
          </m:e>
          <m:lim>
            <m:r>
              <m:rPr>
                <m:sty m:val="p"/>
              </m:rPr>
              <m:t>∼</m:t>
            </m:r>
          </m:lim>
        </m:limLow>
        <m:r>
          <m:rPr>
            <m:sty m:val="p"/>
          </m:rPr>
          <m:t>−</m:t>
        </m:r>
        <m:limLow>
          <m:e>
            <m:r>
              <m:t>x</m:t>
            </m:r>
          </m:e>
          <m:lim>
            <m:r>
              <m:rPr>
                <m:sty m:val="p"/>
              </m:rPr>
              <m:t>∼</m:t>
            </m:r>
          </m:lim>
        </m:limLow>
        <m:r>
          <m:rPr>
            <m:sty m:val="p"/>
          </m:rPr>
          <m:t>=</m:t>
        </m:r>
        <m:r>
          <m:rPr>
            <m:sty m:val="p"/>
          </m:rPr>
          <m:t>(</m:t>
        </m:r>
        <m:r>
          <m:t>3</m:t>
        </m:r>
        <m:r>
          <m:rPr>
            <m:sty m:val="p"/>
          </m:rPr>
          <m:t>,</m:t>
        </m:r>
        <m:r>
          <m:t>4</m:t>
        </m:r>
        <m:r>
          <m:rPr>
            <m:sty m:val="p"/>
          </m:rPr>
          <m:t>)</m:t>
        </m:r>
      </m:oMath>
      <w:del w:id="969" w:author="PR Preview" w:date="2026-01-01T00:00:00Z">
        <w:r>
          <w:delText xml:space="preserve">,</w:delText>
        </w:r>
      </w:del>
      <w:del w:id="970" w:author="PR Preview" w:date="2026-01-01T00:00:00Z">
        <w:r>
          <w:delText xml:space="preserve"> </w:delText>
        </w:r>
      </w:del>
      <w:del w:id="971" w:author="PR Preview" w:date="2026-01-01T00:00:00Z">
        <w:r>
          <w:delText xml:space="preserve">and</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r>
                <m:t>​</m:t>
              </m:r>
              <m:r>
                <m:t>&amp;</m:t>
              </m:r>
              <m:r>
                <m:rPr>
                  <m:sty m:val="p"/>
                </m:rPr>
                <m:t>=</m:t>
              </m:r>
              <m:rad>
                <m:radPr>
                  <m:degHide m:val="on"/>
                </m:radPr>
                <m:deg/>
                <m:e>
                  <m:sSup>
                    <m:e>
                      <m:r>
                        <m:t>3</m:t>
                      </m:r>
                    </m:e>
                    <m:sup>
                      <m:r>
                        <m:t>2</m:t>
                      </m:r>
                    </m:sup>
                  </m:sSup>
                  <m:r>
                    <m:rPr>
                      <m:sty m:val="p"/>
                    </m:rPr>
                    <m:t>+</m:t>
                  </m:r>
                  <m:sSup>
                    <m:e>
                      <m:r>
                        <m:t>4</m:t>
                      </m:r>
                    </m:e>
                    <m:sup>
                      <m:r>
                        <m:t>2</m:t>
                      </m:r>
                    </m:sup>
                  </m:sSup>
                </m:e>
              </m:rad>
            </m:e>
            <m:e>
              <m:r>
                <m:t>&amp;</m:t>
              </m:r>
              <m:r>
                <m:rPr>
                  <m:sty m:val="p"/>
                </m:rPr>
                <m:t>=</m:t>
              </m:r>
              <m:r>
                <m:t>5</m:t>
              </m:r>
              <m:r>
                <m:rPr>
                  <m:sty m:val="p"/>
                </m:rPr>
                <m:t>.</m:t>
              </m:r>
            </m:e>
          </m:eqArr>
        </m:oMath>
      </m:oMathPara>
    </w:p>
    <w:p>
      <w:pPr>
        <w:pStyle w:val="BodyText"/>
      </w:pPr>
      <w:ins w:id="972" w:author="PR Preview" w:date="2026-01-01T00:00:00Z">
        <w:r>
          <w:t xml:space="preserve">$$
    \begin{aligned}
    \mathord{\smash[b]{\underset{\raise.3ex\hbox{$\scriptstyle\sim$}}{x}}\vphantom{x}}- \mathord{\smash[b]{\underset{\raise.3ex\hbox{$\scriptstyle\sim$}}{y}}\vphantom{y}}&amp;= (1 - 4, 2 - 6) \\
    &amp;= (-3, -4).
    \end{aligned}
    $$</w:t>
        </w:r>
      </w:ins>
    </w:p>
    <w:p>
      <w:pPr>
        <w:pStyle w:val="FirstParagraph"/>
      </w:pPr>
      <w:ins w:id="973" w:author="PR Preview" w:date="2026-01-01T00:00:00Z">
        <w:r>
          <w:t xml:space="preserve">$$
    \begin{aligned}
    \mathopen{}\left\lVert\mathord{\smash[b]{\underset{\raise.3ex\hbox{$\scriptstyle\sim$}}{x}}\vphantom{x}}- \mathord{\smash[b]{\underset{\raise.3ex\hbox{$\scriptstyle\sim$}}{y}}\vphantom{y}}\right\rVert\mathclose{} &amp;= \sqrt{(-3)^2 + (-4)^2} \\
    &amp;= \sqrt{25} \\
    &amp;= 5.
    \end{aligned}
    $$</w:t>
        </w:r>
      </w:ins>
    </w:p>
    <w:p>
      <w:pPr>
        <w:numPr>
          <w:ilvl w:val="0"/>
          <w:numId w:val="1005"/>
        </w:numPr>
      </w:pPr>
      <w:ins w:id="974" w:author="PR Preview" w:date="2026-01-01T00:00:00Z">
        <w:r>
          <w:t xml:space="preserve">$\mathord{\smash[b]{\underset{\raise.3ex\hbox{$\scriptstyle\sim$}}{y}}\vphantom{y}}- \mathord{\smash[b]{\underset{\raise.3ex\hbox{$\scriptstyle\sim$}}{x}}\vphantom{x}}= (3, 4)$</w:t>
        </w:r>
      </w:ins>
      <w:ins w:id="975" w:author="PR Preview" w:date="2026-01-01T00:00:00Z">
        <w:r>
          <w:t xml:space="preserve">,</w:t>
        </w:r>
      </w:ins>
      <w:ins w:id="976" w:author="PR Preview" w:date="2026-01-01T00:00:00Z">
        <w:r>
          <w:t xml:space="preserve"> </w:t>
        </w:r>
      </w:ins>
      <w:ins w:id="977" w:author="PR Preview" w:date="2026-01-01T00:00:00Z">
        <w:r>
          <w:t xml:space="preserve">and</w:t>
        </w:r>
      </w:ins>
    </w:p>
    <w:p>
      <w:pPr>
        <w:pStyle w:val="BodyText"/>
      </w:pPr>
      <w:ins w:id="978" w:author="PR Preview" w:date="2026-01-01T00:00:00Z">
        <w:r>
          <w:t xml:space="preserve">$$
    \begin{aligned}
    \mathopen{}\left\lVert\mathord{\smash[b]{\underset{\raise.3ex\hbox{$\scriptstyle\sim$}}{y}}\vphantom{y}}- \mathord{\smash[b]{\underset{\raise.3ex\hbox{$\scriptstyle\sim$}}{x}}\vphantom{x}}\right\rVert\mathclose{} &amp;= \sqrt{3^2 + 4^2} \\
    &amp;= 5.
    \end{aligned}
    $$</w:t>
        </w:r>
      </w:ins>
    </w:p>
    <w:p>
      <w:pPr>
        <w:numPr>
          <w:ilvl w:val="0"/>
          <w:numId w:val="1000"/>
        </w:numPr>
      </w:pPr>
      <w:r>
        <w:t xml:space="preserve">Yes, the result is the same.</w:t>
      </w:r>
    </w:p>
    <w:bookmarkEnd w:id="65"/>
    <w:bookmarkStart w:id="67" w:name="def-euclidean-distance"/>
    <w:p>
      <w:pPr>
        <w:pStyle w:val="FirstParagraph"/>
      </w:pPr>
      <w:del w:id="979" w:author="PR Preview" w:date="2026-01-01T00:00:00Z">
        <w:r>
          <w:rPr>
            <w:b/>
            <w:bCs/>
          </w:rPr>
          <w:delText xml:space="preserve">Definition 18 (Euclidean distance)</w:delText>
        </w:r>
      </w:del>
      <w:del w:id="980" w:author="PR Preview" w:date="2026-01-01T00:00:00Z">
        <w:r>
          <w:delText xml:space="preserve"> </w:delText>
        </w:r>
      </w:del>
      <w:del w:id="981" w:author="PR Preview" w:date="2026-01-01T00:00:00Z">
        <w:r>
          <w:delText xml:space="preserve">The</w:delText>
        </w:r>
      </w:del>
      <w:del w:id="982" w:author="PR Preview" w:date="2026-01-01T00:00:00Z">
        <w:r>
          <w:delText xml:space="preserve"> </w:delText>
        </w:r>
      </w:del>
      <w:del w:id="983" w:author="PR Preview" w:date="2026-01-01T00:00:00Z">
        <w:r>
          <w:rPr>
            <w:b/>
            <w:bCs/>
          </w:rPr>
          <w:delText xml:space="preserve">Euclidean distance</w:delText>
        </w:r>
      </w:del>
      <w:del w:id="984" w:author="PR Preview" w:date="2026-01-01T00:00:00Z">
        <w:r>
          <w:delText xml:space="preserve"> </w:delText>
        </w:r>
      </w:del>
      <w:del w:id="985" w:author="PR Preview" w:date="2026-01-01T00:00:00Z">
        <w:r>
          <w:delText xml:space="preserve">between two vectors</w:delText>
        </w:r>
      </w:del>
      <w:del w:id="986" w:author="PR Preview" w:date="2026-01-01T00:00:00Z">
        <w:r>
          <w:delText xml:space="preserve"> </w:delText>
        </w:r>
      </w:del>
      <m:oMath>
        <m:limLow>
          <m:e>
            <m:r>
              <m:t>x</m:t>
            </m:r>
          </m:e>
          <m:lim>
            <m:r>
              <m:rPr>
                <m:sty m:val="p"/>
              </m:rPr>
              <m:t>∼</m:t>
            </m:r>
          </m:lim>
        </m:limLow>
      </m:oMath>
      <w:del w:id="987" w:author="PR Preview" w:date="2026-01-01T00:00:00Z">
        <w:r>
          <w:delText xml:space="preserve"> </w:delText>
        </w:r>
      </w:del>
      <w:del w:id="988" w:author="PR Preview" w:date="2026-01-01T00:00:00Z">
        <w:r>
          <w:delText xml:space="preserve">and</w:delText>
        </w:r>
      </w:del>
      <w:del w:id="989" w:author="PR Preview" w:date="2026-01-01T00:00:00Z">
        <w:r>
          <w:delText xml:space="preserve"> </w:delText>
        </w:r>
      </w:del>
      <m:oMath>
        <m:limLow>
          <m:e>
            <m:r>
              <m:t>y</m:t>
            </m:r>
          </m:e>
          <m:lim>
            <m:r>
              <m:rPr>
                <m:sty m:val="p"/>
              </m:rPr>
              <m:t>∼</m:t>
            </m:r>
          </m:lim>
        </m:limLow>
      </m:oMath>
      <w:del w:id="990" w:author="PR Preview" w:date="2026-01-01T00:00:00Z">
        <w:r>
          <w:delText xml:space="preserve"> </w:delText>
        </w:r>
      </w:del>
      <w:del w:id="991" w:author="PR Preview" w:date="2026-01-01T00:00:00Z">
        <w:r>
          <w:delText xml:space="preserve">of length</w:delText>
        </w:r>
      </w:del>
      <w:del w:id="992" w:author="PR Preview" w:date="2026-01-01T00:00:00Z">
        <w:r>
          <w:delText xml:space="preserve"> </w:delText>
        </w:r>
      </w:del>
      <m:oMath>
        <m:r>
          <m:t>p</m:t>
        </m:r>
      </m:oMath>
      <w:del w:id="993" w:author="PR Preview" w:date="2026-01-01T00:00:00Z">
        <w:r>
          <w:delText xml:space="preserve"> </w:delText>
        </w:r>
      </w:del>
      <w:del w:id="994" w:author="PR Preview" w:date="2026-01-01T00:00:00Z">
        <w:r>
          <w:delText xml:space="preserve">is the</w:delText>
        </w:r>
      </w:del>
      <w:del w:id="995" w:author="PR Preview" w:date="2026-01-01T00:00:00Z">
        <w:r>
          <w:delText xml:space="preserve"> </w:delText>
        </w:r>
      </w:del>
      <w:hyperlink w:anchor="def-euclidean-norm">
        <w:del w:id="996" w:author="PR Preview" w:date="2026-01-01T00:00:00Z">
          <w:r>
            <w:rPr>
              <w:rStyle w:val="Hyperlink"/>
            </w:rPr>
            <w:delText xml:space="preserve">Euclidean norm</w:delText>
          </w:r>
        </w:del>
      </w:hyperlink>
      <w:del w:id="997" w:author="PR Preview" w:date="2026-01-01T00:00:00Z">
        <w:r>
          <w:delText xml:space="preserve"> </w:delText>
        </w:r>
      </w:del>
      <w:del w:id="998" w:author="PR Preview" w:date="2026-01-01T00:00:00Z">
        <w:r>
          <w:delText xml:space="preserve">of their difference:</w:delText>
        </w:r>
      </w:del>
    </w:p>
    <w:p>
      <w:pPr>
        <w:pStyle w:val="BodyText"/>
      </w:pPr>
      <w:bookmarkStart w:id="66" w:name="eq-euclidean-distance"/>
      <m:oMathPara>
        <m:oMathParaPr>
          <m:jc m:val="center"/>
        </m:oMathParaPr>
        <m:oMath>
          <m:r>
            <m:t>d</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sSub>
                <m:e>
                  <m:r>
                    <m:t>x</m:t>
                  </m:r>
                </m:e>
                <m:sub>
                  <m:r>
                    <m:t>i</m:t>
                  </m:r>
                </m:sub>
              </m:sSub>
              <m:r>
                <m:rPr>
                  <m:sty m:val="p"/>
                </m:rPr>
                <m:t>−</m:t>
              </m:r>
              <m:sSub>
                <m:e>
                  <m:r>
                    <m:t>y</m:t>
                  </m:r>
                </m:e>
                <m:sub>
                  <m:r>
                    <m:t>i</m:t>
                  </m:r>
                </m:sub>
              </m:sSub>
              <m:sSup>
                <m:e>
                  <m:r>
                    <m:rPr>
                      <m:sty m:val="p"/>
                    </m:rPr>
                    <m:t>)</m:t>
                  </m:r>
                </m:e>
                <m:sup>
                  <m:r>
                    <m:t>2</m:t>
                  </m:r>
                </m:sup>
              </m:sSup>
            </m:e>
          </m:rad>
          <m:r>
            <m:t>  </m:t>
          </m:r>
          <m:r>
            <m:rPr>
              <m:sty m:val="p"/>
            </m:rPr>
            <m:t>(</m:t>
          </m:r>
          <m:r>
            <m:t>3</m:t>
          </m:r>
          <m:r>
            <m:rPr>
              <m:sty m:val="p"/>
            </m:rPr>
            <m:t>)</m:t>
          </m:r>
        </m:oMath>
      </m:oMathPara>
      <w:bookmarkEnd w:id="66"/>
    </w:p>
    <w:p>
      <w:pPr>
        <w:pStyle w:val="FirstParagraph"/>
      </w:pPr>
      <w:del w:id="999" w:author="PR Preview" w:date="2026-01-01T00:00:00Z">
        <w:r>
          <w:rPr>
            <w:i/>
            <w:iCs/>
          </w:rPr>
          <w:delText xml:space="preserve">Remark 9</w:delText>
        </w:r>
      </w:del>
      <w:del w:id="1000" w:author="PR Preview" w:date="2026-01-01T00:00:00Z">
        <w:r>
          <w:delText xml:space="preserve"> (Distance from the origin). </w:delText>
        </w:r>
      </w:del>
      <w:del w:id="1001" w:author="PR Preview" w:date="2026-01-01T00:00:00Z">
        <w:r>
          <w:delText xml:space="preserve">The distance from the origin</w:delText>
        </w:r>
      </w:del>
      <w:del w:id="1002" w:author="PR Preview" w:date="2026-01-01T00:00:00Z">
        <w:r>
          <w:delText xml:space="preserve"> </w:delText>
        </w:r>
      </w:del>
      <m:oMath>
        <m:limLow>
          <m:e>
            <m:r>
              <m:t>0</m:t>
            </m:r>
          </m:e>
          <m:lim>
            <m:r>
              <m:rPr>
                <m:sty m:val="p"/>
              </m:rPr>
              <m:t>∼</m:t>
            </m:r>
          </m:lim>
        </m:limLow>
      </m:oMath>
      <w:del w:id="1003" w:author="PR Preview" w:date="2026-01-01T00:00:00Z">
        <w:r>
          <w:delText xml:space="preserve"> </w:delText>
        </w:r>
      </w:del>
      <w:del w:id="1004" w:author="PR Preview" w:date="2026-01-01T00:00:00Z">
        <w:r>
          <w:delText xml:space="preserve">to a vector</w:delText>
        </w:r>
      </w:del>
      <w:del w:id="1005" w:author="PR Preview" w:date="2026-01-01T00:00:00Z">
        <w:r>
          <w:delText xml:space="preserve"> </w:delText>
        </w:r>
      </w:del>
      <m:oMath>
        <m:limLow>
          <m:e>
            <m:r>
              <m:t>x</m:t>
            </m:r>
          </m:e>
          <m:lim>
            <m:r>
              <m:rPr>
                <m:sty m:val="p"/>
              </m:rPr>
              <m:t>∼</m:t>
            </m:r>
          </m:lim>
        </m:limLow>
      </m:oMath>
      <w:del w:id="1006" w:author="PR Preview" w:date="2026-01-01T00:00:00Z">
        <w:r>
          <w:delText xml:space="preserve"> </w:delText>
        </w:r>
      </w:del>
      <w:del w:id="1007" w:author="PR Preview" w:date="2026-01-01T00:00:00Z">
        <w:r>
          <w:delText xml:space="preserve">is the norm of</w:delText>
        </w:r>
      </w:del>
      <w:del w:id="1008" w:author="PR Preview" w:date="2026-01-01T00:00:00Z">
        <w:r>
          <w:delText xml:space="preserve"> </w:delText>
        </w:r>
      </w:del>
      <m:oMath>
        <m:limLow>
          <m:e>
            <m:r>
              <m:t>x</m:t>
            </m:r>
          </m:e>
          <m:lim>
            <m:r>
              <m:rPr>
                <m:sty m:val="p"/>
              </m:rPr>
              <m:t>∼</m:t>
            </m:r>
          </m:lim>
        </m:limLow>
      </m:oMath>
      <w:del w:id="1009" w:author="PR Preview" w:date="2026-01-01T00:00:00Z">
        <w:r>
          <w:delText xml:space="preserve">:</w:delText>
        </w:r>
      </w:del>
    </w:p>
    <w:p>
      <w:pPr>
        <w:pStyle w:val="BodyText"/>
      </w:pPr>
      <m:oMathPara>
        <m:oMathParaPr>
          <m:jc m:val="center"/>
        </m:oMathParaPr>
        <m:oMath>
          <m:eqArr>
            <m:e>
              <m:r>
                <m:t>d</m:t>
              </m:r>
              <m:r>
                <m:rPr>
                  <m:sty m:val="p"/>
                </m:rPr>
                <m:t>(</m:t>
              </m:r>
              <m:limLow>
                <m:e>
                  <m:r>
                    <m:t>x</m:t>
                  </m:r>
                </m:e>
                <m:lim>
                  <m:r>
                    <m:rPr>
                      <m:sty m:val="p"/>
                    </m:rPr>
                    <m:t>∼</m:t>
                  </m:r>
                </m:lim>
              </m:limLow>
              <m:r>
                <m:rPr>
                  <m:sty m:val="p"/>
                </m:rPr>
                <m:t>,</m:t>
              </m:r>
              <m:limLow>
                <m:e>
                  <m:r>
                    <m:t>0</m:t>
                  </m:r>
                </m:e>
                <m:lim>
                  <m:r>
                    <m:rPr>
                      <m:sty m:val="p"/>
                    </m:rPr>
                    <m:t>∼</m:t>
                  </m:r>
                </m:lim>
              </m:limLow>
              <m:r>
                <m:rPr>
                  <m:sty m:val="p"/>
                </m:rPr>
                <m:t>)</m:t>
              </m:r>
              <m:r>
                <m:t>&amp;</m:t>
              </m:r>
              <m:r>
                <m:rPr>
                  <m:sty m:val="p"/>
                </m:rPr>
                <m:t>=</m:t>
              </m:r>
              <m:r>
                <m:t>​</m:t>
              </m:r>
              <m:d>
                <m:dPr>
                  <m:begChr m:val="∥"/>
                  <m:sepChr m:val=""/>
                  <m:endChr m:val="∥"/>
                  <m:grow/>
                </m:dPr>
                <m:e>
                  <m:limLow>
                    <m:e>
                      <m:r>
                        <m:t>x</m:t>
                      </m:r>
                    </m:e>
                    <m:lim>
                      <m:r>
                        <m:rPr>
                          <m:sty m:val="p"/>
                        </m:rPr>
                        <m:t>∼</m:t>
                      </m:r>
                    </m:lim>
                  </m:limLow>
                  <m:r>
                    <m:rPr>
                      <m:sty m:val="p"/>
                    </m:rPr>
                    <m:t>−</m:t>
                  </m:r>
                  <m:limLow>
                    <m:e>
                      <m:r>
                        <m:t>0</m:t>
                      </m:r>
                    </m:e>
                    <m:lim>
                      <m:r>
                        <m:rPr>
                          <m:sty m:val="p"/>
                        </m:rPr>
                        <m:t>∼</m:t>
                      </m:r>
                    </m:lim>
                  </m:limLow>
                </m:e>
              </m:d>
              <m:r>
                <m:t>​</m:t>
              </m:r>
            </m:e>
            <m:e>
              <m:r>
                <m:t>&amp;</m:t>
              </m:r>
              <m:r>
                <m:rPr>
                  <m:sty m:val="p"/>
                </m:rPr>
                <m:t>=</m:t>
              </m:r>
              <m:r>
                <m:t>​</m:t>
              </m:r>
              <m:d>
                <m:dPr>
                  <m:begChr m:val="∥"/>
                  <m:sepChr m:val=""/>
                  <m:endChr m:val="∥"/>
                  <m:grow/>
                </m:dPr>
                <m:e>
                  <m:limLow>
                    <m:e>
                      <m:r>
                        <m:t>x</m:t>
                      </m:r>
                    </m:e>
                    <m:lim>
                      <m:r>
                        <m:rPr>
                          <m:sty m:val="p"/>
                        </m:rPr>
                        <m:t>∼</m:t>
                      </m:r>
                    </m:lim>
                  </m:limLow>
                </m:e>
              </m:d>
              <m:r>
                <m:t>​</m:t>
              </m:r>
            </m:e>
          </m:eqArr>
        </m:oMath>
      </m:oMathPara>
    </w:p>
    <w:p>
      <w:pPr>
        <w:pStyle w:val="FirstParagraph"/>
      </w:pPr>
      <w:ins w:id="1010" w:author="PR Preview" w:date="2026-01-01T00:00:00Z">
        <w:r>
          <w:rPr>
            <w:b/>
            <w:bCs/>
          </w:rPr>
          <w:t xml:space="preserve">Definition 18 (Euclidean distance)</w:t>
        </w:r>
      </w:ins>
      <w:ins w:id="1011" w:author="PR Preview" w:date="2026-01-01T00:00:00Z">
        <w:r>
          <w:t xml:space="preserve"> </w:t>
        </w:r>
      </w:ins>
      <w:ins w:id="1012" w:author="PR Preview" w:date="2026-01-01T00:00:00Z">
        <w:r>
          <w:t xml:space="preserve">The</w:t>
        </w:r>
      </w:ins>
      <w:ins w:id="1013" w:author="PR Preview" w:date="2026-01-01T00:00:00Z">
        <w:r>
          <w:t xml:space="preserve"> </w:t>
        </w:r>
      </w:ins>
      <w:ins w:id="1014" w:author="PR Preview" w:date="2026-01-01T00:00:00Z">
        <w:r>
          <w:rPr>
            <w:b/>
            <w:bCs/>
          </w:rPr>
          <w:t xml:space="preserve">Euclidean distance</w:t>
        </w:r>
      </w:ins>
      <w:ins w:id="1015" w:author="PR Preview" w:date="2026-01-01T00:00:00Z">
        <w:r>
          <w:t xml:space="preserve"> </w:t>
        </w:r>
      </w:ins>
      <w:ins w:id="1016" w:author="PR Preview" w:date="2026-01-01T00:00:00Z">
        <w:r>
          <w:t xml:space="preserve">between two vectors</w:t>
        </w:r>
      </w:ins>
      <w:ins w:id="1017" w:author="PR Preview" w:date="2026-01-01T00:00:00Z">
        <w:r>
          <w:t xml:space="preserve"> </w:t>
        </w:r>
      </w:ins>
      <w:ins w:id="1018" w:author="PR Preview" w:date="2026-01-01T00:00:00Z">
        <w:r>
          <w:t xml:space="preserve">$\mathord{\smash[b]{\underset{\raise.3ex\hbox{$\scriptstyle\sim$}}{x}}\vphantom{x}}$</w:t>
        </w:r>
      </w:ins>
      <w:ins w:id="1019" w:author="PR Preview" w:date="2026-01-01T00:00:00Z">
        <w:r>
          <w:t xml:space="preserve"> </w:t>
        </w:r>
      </w:ins>
      <w:ins w:id="1020" w:author="PR Preview" w:date="2026-01-01T00:00:00Z">
        <w:r>
          <w:t xml:space="preserve">and</w:t>
        </w:r>
      </w:ins>
      <w:ins w:id="1021" w:author="PR Preview" w:date="2026-01-01T00:00:00Z">
        <w:r>
          <w:t xml:space="preserve"> </w:t>
        </w:r>
      </w:ins>
      <w:ins w:id="1022" w:author="PR Preview" w:date="2026-01-01T00:00:00Z">
        <w:r>
          <w:t xml:space="preserve">$\mathord{\smash[b]{\underset{\raise.3ex\hbox{$\scriptstyle\sim$}}{y}}\vphantom{y}}$</w:t>
        </w:r>
      </w:ins>
      <w:ins w:id="1023" w:author="PR Preview" w:date="2026-01-01T00:00:00Z">
        <w:r>
          <w:t xml:space="preserve"> </w:t>
        </w:r>
      </w:ins>
      <w:ins w:id="1024" w:author="PR Preview" w:date="2026-01-01T00:00:00Z">
        <w:r>
          <w:t xml:space="preserve">of length</w:t>
        </w:r>
      </w:ins>
      <w:ins w:id="1025" w:author="PR Preview" w:date="2026-01-01T00:00:00Z">
        <w:r>
          <w:t xml:space="preserve"> </w:t>
        </w:r>
      </w:ins>
      <m:oMath>
        <m:r>
          <m:t>p</m:t>
        </m:r>
      </m:oMath>
      <w:ins w:id="1026" w:author="PR Preview" w:date="2026-01-01T00:00:00Z">
        <w:r>
          <w:t xml:space="preserve"> </w:t>
        </w:r>
      </w:ins>
      <w:ins w:id="1027" w:author="PR Preview" w:date="2026-01-01T00:00:00Z">
        <w:r>
          <w:t xml:space="preserve">is the</w:t>
        </w:r>
      </w:ins>
      <w:ins w:id="1028" w:author="PR Preview" w:date="2026-01-01T00:00:00Z">
        <w:r>
          <w:t xml:space="preserve"> </w:t>
        </w:r>
      </w:ins>
      <w:hyperlink w:anchor="def-euclidean-norm">
        <w:ins w:id="1029" w:author="PR Preview" w:date="2026-01-01T00:00:00Z">
          <w:r>
            <w:rPr>
              <w:rStyle w:val="Hyperlink"/>
            </w:rPr>
            <w:t xml:space="preserve">Euclidean norm</w:t>
          </w:r>
        </w:ins>
      </w:hyperlink>
      <w:ins w:id="1030" w:author="PR Preview" w:date="2026-01-01T00:00:00Z">
        <w:r>
          <w:t xml:space="preserve"> </w:t>
        </w:r>
      </w:ins>
      <w:ins w:id="1031" w:author="PR Preview" w:date="2026-01-01T00:00:00Z">
        <w:r>
          <w:t xml:space="preserve">of their difference:</w:t>
        </w:r>
      </w:ins>
    </w:p>
    <w:p>
      <w:pPr>
        <w:pStyle w:val="BodyText"/>
      </w:pPr>
      <w:bookmarkStart w:id="66" w:name="eq-euclidean-distance"/>
      <w:ins w:id="1032" w:author="PR Preview" w:date="2026-01-01T00:00:00Z">
        <w:r>
          <w:t xml:space="preserve">$$d(\mathord{\smash[b]{\underset{\raise.3ex\hbox{$\scriptstyle\sim$}}{x}}\vphantom{x}}, \mathord{\smash[b]{\underset{\raise.3ex\hbox{$\scriptstyle\sim$}}{y}}\vphantom{y}}) \stackrel{\text{def}}{=}\mathopen{}\left\lVert\mathord{\smash[b]{\underset{\raise.3ex\hbox{$\scriptstyle\sim$}}{x}}\vphantom{x}}- \mathord{\smash[b]{\underset{\raise.3ex\hbox{$\scriptstyle\sim$}}{y}}\vphantom{y}}\right\rVert\mathclose{} = \sqrt{\sum_{i=1}^p(x_i - y_i)^2} \qquad(3)$$</w:t>
        </w:r>
      </w:ins>
      <w:bookmarkEnd w:id="66"/>
    </w:p>
    <w:bookmarkEnd w:id="67"/>
    <w:bookmarkStart w:id="68" w:name="rem-distance-from-origin"/>
    <w:p>
      <w:pPr>
        <w:pStyle w:val="FirstParagraph"/>
      </w:pPr>
      <w:ins w:id="1033" w:author="PR Preview" w:date="2026-01-01T00:00:00Z">
        <w:r>
          <w:rPr>
            <w:i/>
            <w:iCs/>
          </w:rPr>
          <w:t xml:space="preserve">Remark 9</w:t>
        </w:r>
      </w:ins>
      <w:ins w:id="1034" w:author="PR Preview" w:date="2026-01-01T00:00:00Z">
        <w:r>
          <w:t xml:space="preserve"> (Distance from the origin). </w:t>
        </w:r>
      </w:ins>
      <w:ins w:id="1035" w:author="PR Preview" w:date="2026-01-01T00:00:00Z">
        <w:r>
          <w:t xml:space="preserve">The distance from the origin</w:t>
        </w:r>
      </w:ins>
      <w:ins w:id="1036" w:author="PR Preview" w:date="2026-01-01T00:00:00Z">
        <w:r>
          <w:t xml:space="preserve"> </w:t>
        </w:r>
      </w:ins>
      <w:ins w:id="1037" w:author="PR Preview" w:date="2026-01-01T00:00:00Z">
        <w:r>
          <w:t xml:space="preserve">$\mathord{\smash[b]{\underset{\raise.3ex\hbox{$\scriptstyle\sim$}}{0}}\vphantom{0}}$</w:t>
        </w:r>
      </w:ins>
      <w:ins w:id="1038" w:author="PR Preview" w:date="2026-01-01T00:00:00Z">
        <w:r>
          <w:t xml:space="preserve"> </w:t>
        </w:r>
      </w:ins>
      <w:ins w:id="1039" w:author="PR Preview" w:date="2026-01-01T00:00:00Z">
        <w:r>
          <w:t xml:space="preserve">to a vector</w:t>
        </w:r>
      </w:ins>
      <w:ins w:id="1040" w:author="PR Preview" w:date="2026-01-01T00:00:00Z">
        <w:r>
          <w:t xml:space="preserve"> </w:t>
        </w:r>
      </w:ins>
      <w:ins w:id="1041" w:author="PR Preview" w:date="2026-01-01T00:00:00Z">
        <w:r>
          <w:t xml:space="preserve">$\mathord{\smash[b]{\underset{\raise.3ex\hbox{$\scriptstyle\sim$}}{x}}\vphantom{x}}$</w:t>
        </w:r>
      </w:ins>
      <w:ins w:id="1042" w:author="PR Preview" w:date="2026-01-01T00:00:00Z">
        <w:r>
          <w:t xml:space="preserve"> </w:t>
        </w:r>
      </w:ins>
      <w:ins w:id="1043" w:author="PR Preview" w:date="2026-01-01T00:00:00Z">
        <w:r>
          <w:t xml:space="preserve">is the norm of</w:t>
        </w:r>
      </w:ins>
      <w:ins w:id="1044" w:author="PR Preview" w:date="2026-01-01T00:00:00Z">
        <w:r>
          <w:t xml:space="preserve"> </w:t>
        </w:r>
      </w:ins>
      <w:ins w:id="1045" w:author="PR Preview" w:date="2026-01-01T00:00:00Z">
        <w:r>
          <w:t xml:space="preserve">$\mathord{\smash[b]{\underset{\raise.3ex\hbox{$\scriptstyle\sim$}}{x}}\vphantom{x}}$</w:t>
        </w:r>
      </w:ins>
      <w:ins w:id="1046" w:author="PR Preview" w:date="2026-01-01T00:00:00Z">
        <w:r>
          <w:t xml:space="preserve">:</w:t>
        </w:r>
      </w:ins>
    </w:p>
    <w:p>
      <w:pPr>
        <w:pStyle w:val="BodyText"/>
      </w:pPr>
      <w:ins w:id="1047" w:author="PR Preview" w:date="2026-01-01T00:00:00Z">
        <w:r>
          <w:t xml:space="preserve">$$
    \begin{aligned}
    d(\mathord{\smash[b]{\underset{\raise.3ex\hbox{$\scriptstyle\sim$}}{x}}\vphantom{x}}, \mathord{\smash[b]{\underset{\raise.3ex\hbox{$\scriptstyle\sim$}}{0}}\vphantom{0}}) &amp;= \mathopen{}\left\lVert\mathord{\smash[b]{\underset{\raise.3ex\hbox{$\scriptstyle\sim$}}{x}}\vphantom{x}}- \mathord{\smash[b]{\underset{\raise.3ex\hbox{$\scriptstyle\sim$}}{0}}\vphantom{0}}\right\rVert\mathclose{} \\
    &amp;= \mathopen{}\left\lVert\mathord{\smash[b]{\underset{\raise.3ex\hbox{$\scriptstyle\sim$}}{x}}\vphantom{x}}\right\rVert\mathclose{}
    \end{aligned}
    $$</w:t>
        </w:r>
      </w:ins>
    </w:p>
    <w:p>
      <w:pPr>
        <w:pStyle w:val="FirstParagraph"/>
      </w:pPr>
      <w:r>
        <w:t xml:space="preserve">(Goodfellow et al. 2016, 39)</w:t>
      </w:r>
      <w:r>
        <w:t xml:space="preserve">.</w:t>
      </w:r>
    </w:p>
    <w:p>
      <w:pPr>
        <w:pStyle w:val="BodyText"/>
      </w:pPr>
      <w:del w:id="1048" w:author="PR Preview" w:date="2026-01-01T00:00:00Z">
        <w:r>
          <w:delText xml:space="preserve">For example, the distance from</w:delText>
        </w:r>
      </w:del>
      <w:del w:id="1049" w:author="PR Preview" w:date="2026-01-01T00:00:00Z">
        <w:r>
          <w:delText xml:space="preserve"> </w:delText>
        </w:r>
      </w:del>
      <m:oMath>
        <m:limLow>
          <m:e>
            <m:r>
              <m:t>0</m:t>
            </m:r>
          </m:e>
          <m:lim>
            <m:r>
              <m:rPr>
                <m:sty m:val="p"/>
              </m:rPr>
              <m:t>∼</m:t>
            </m:r>
          </m:lim>
        </m:limLow>
      </m:oMath>
      <w:del w:id="1050" w:author="PR Preview" w:date="2026-01-01T00:00:00Z">
        <w:r>
          <w:delText xml:space="preserve"> </w:delText>
        </w:r>
      </w:del>
      <w:del w:id="1051" w:author="PR Preview" w:date="2026-01-01T00:00:00Z">
        <w:r>
          <w:delText xml:space="preserve">to</w:delText>
        </w:r>
      </w:del>
      <w:del w:id="1052" w:author="PR Preview" w:date="2026-01-01T00:00:00Z">
        <w:r>
          <w:delText xml:space="preserve"> </w:delText>
        </w:r>
      </w:del>
      <m:oMath>
        <m:r>
          <m:rPr>
            <m:sty m:val="p"/>
          </m:rPr>
          <m:t>(</m:t>
        </m:r>
        <m:r>
          <m:t>3</m:t>
        </m:r>
        <m:r>
          <m:rPr>
            <m:sty m:val="p"/>
          </m:rPr>
          <m:t>,</m:t>
        </m:r>
        <m:r>
          <m:t>4</m:t>
        </m:r>
        <m:r>
          <m:rPr>
            <m:sty m:val="p"/>
          </m:rPr>
          <m:t>)</m:t>
        </m:r>
      </m:oMath>
      <w:del w:id="1053" w:author="PR Preview" w:date="2026-01-01T00:00:00Z">
        <w:r>
          <w:delText xml:space="preserve"> </w:delText>
        </w:r>
      </w:del>
      <w:del w:id="1054" w:author="PR Preview" w:date="2026-01-01T00:00:00Z">
        <w:r>
          <w:delText xml:space="preserve">is</w:delText>
        </w:r>
      </w:del>
      <w:del w:id="1055" w:author="PR Preview" w:date="2026-01-01T00:00:00Z">
        <w:r>
          <w:delText xml:space="preserve"> </w:delText>
        </w:r>
      </w:del>
      <m:oMath>
        <m:r>
          <m:t>​</m:t>
        </m:r>
        <m:d>
          <m:dPr>
            <m:begChr m:val="∥"/>
            <m:sepChr m:val=""/>
            <m:endChr m:val="∥"/>
            <m:grow/>
          </m:dPr>
          <m:e>
            <m:r>
              <m:rPr>
                <m:sty m:val="p"/>
              </m:rPr>
              <m:t>(</m:t>
            </m:r>
            <m:r>
              <m:t>3</m:t>
            </m:r>
            <m:r>
              <m:rPr>
                <m:sty m:val="p"/>
              </m:rPr>
              <m:t>,</m:t>
            </m:r>
            <m:r>
              <m:t>4</m:t>
            </m:r>
            <m:r>
              <m:rPr>
                <m:sty m:val="p"/>
              </m:rPr>
              <m:t>)</m:t>
            </m:r>
          </m:e>
        </m:d>
        <m:r>
          <m:t>​</m:t>
        </m:r>
        <m:r>
          <m:rPr>
            <m:sty m:val="p"/>
          </m:rPr>
          <m:t>=</m:t>
        </m:r>
        <m:r>
          <m:t>5</m:t>
        </m:r>
      </m:oMath>
      <w:del w:id="1056" w:author="PR Preview" w:date="2026-01-01T00:00:00Z">
        <w:r>
          <w:delText xml:space="preserve">,</w:delText>
        </w:r>
      </w:del>
      <w:del w:id="1057" w:author="PR Preview" w:date="2026-01-01T00:00:00Z">
        <w:r>
          <w:delText xml:space="preserve"> </w:delText>
        </w:r>
      </w:del>
      <w:del w:id="1058" w:author="PR Preview" w:date="2026-01-01T00:00:00Z">
        <w:r>
          <w:delText xml:space="preserve">as in</w:delText>
        </w:r>
      </w:del>
      <w:del w:id="1059" w:author="PR Preview" w:date="2026-01-01T00:00:00Z">
        <w:r>
          <w:delText xml:space="preserve"> </w:delText>
        </w:r>
      </w:del>
      <w:hyperlink w:anchor="exm-euclidean-norm">
        <w:del w:id="1060" w:author="PR Preview" w:date="2026-01-01T00:00:00Z">
          <w:r>
            <w:rPr>
              <w:rStyle w:val="Hyperlink"/>
            </w:rPr>
            <w:delText xml:space="preserve">Example 11</w:delText>
          </w:r>
        </w:del>
      </w:hyperlink>
      <w:del w:id="1061" w:author="PR Preview" w:date="2026-01-01T00:00:00Z">
        <w:r>
          <w:delText xml:space="preserve">.</w:delText>
        </w:r>
      </w:del>
    </w:p>
    <w:p>
      <w:pPr>
        <w:pStyle w:val="BodyText"/>
      </w:pPr>
      <w:del w:id="1062" w:author="PR Preview" w:date="2026-01-01T00:00:00Z">
        <w:r>
          <w:rPr>
            <w:b/>
            <w:bCs/>
          </w:rPr>
          <w:delText xml:space="preserve">Definition 19 (Orthonormal vectors)</w:delText>
        </w:r>
      </w:del>
      <w:del w:id="1063" w:author="PR Preview" w:date="2026-01-01T00:00:00Z">
        <w:r>
          <w:delText xml:space="preserve"> </w:delText>
        </w:r>
      </w:del>
      <w:del w:id="1064" w:author="PR Preview" w:date="2026-01-01T00:00:00Z">
        <w:r>
          <w:delText xml:space="preserve">A set of vectors</w:delText>
        </w:r>
      </w:del>
      <w:del w:id="1065" w:author="PR Preview" w:date="2026-01-01T00:00:00Z">
        <w:r>
          <w:delText xml:space="preserve"> </w:delText>
        </w:r>
      </w:del>
      <m:oMath>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r>
          <m:rPr>
            <m:sty m:val="p"/>
          </m:rPr>
          <m:t>…</m:t>
        </m:r>
        <m:r>
          <m:rPr>
            <m:sty m:val="p"/>
          </m:rPr>
          <m:t>,</m:t>
        </m:r>
        <m:sSub>
          <m:e>
            <m:limLow>
              <m:e>
                <m:r>
                  <m:t>x</m:t>
                </m:r>
              </m:e>
              <m:lim>
                <m:r>
                  <m:rPr>
                    <m:sty m:val="p"/>
                  </m:rPr>
                  <m:t>∼</m:t>
                </m:r>
              </m:lim>
            </m:limLow>
          </m:e>
          <m:sub>
            <m:r>
              <m:t>k</m:t>
            </m:r>
          </m:sub>
        </m:sSub>
        <m:r>
          <m:rPr>
            <m:sty m:val="p"/>
          </m:rPr>
          <m:t>}</m:t>
        </m:r>
      </m:oMath>
      <w:del w:id="1066" w:author="PR Preview" w:date="2026-01-01T00:00:00Z">
        <w:r>
          <w:delText xml:space="preserve"> </w:delText>
        </w:r>
      </w:del>
      <w:del w:id="1067" w:author="PR Preview" w:date="2026-01-01T00:00:00Z">
        <w:r>
          <w:delText xml:space="preserve">is</w:delText>
        </w:r>
      </w:del>
      <w:del w:id="1068" w:author="PR Preview" w:date="2026-01-01T00:00:00Z">
        <w:r>
          <w:delText xml:space="preserve"> </w:delText>
        </w:r>
      </w:del>
      <w:del w:id="1069" w:author="PR Preview" w:date="2026-01-01T00:00:00Z">
        <w:r>
          <w:rPr>
            <w:b/>
            <w:bCs/>
          </w:rPr>
          <w:delText xml:space="preserve">orthonormal</w:delText>
        </w:r>
      </w:del>
      <w:del w:id="1070" w:author="PR Preview" w:date="2026-01-01T00:00:00Z">
        <w:r>
          <w:delText xml:space="preserve"> </w:delText>
        </w:r>
      </w:del>
      <w:del w:id="1071" w:author="PR Preview" w:date="2026-01-01T00:00:00Z">
        <w:r>
          <w:delText xml:space="preserve">if</w:delText>
        </w:r>
      </w:del>
      <w:del w:id="1072" w:author="PR Preview" w:date="2026-01-01T00:00:00Z">
        <w:r>
          <w:delText xml:space="preserve"> </w:delText>
        </w:r>
      </w:del>
      <w:del w:id="1073" w:author="PR Preview" w:date="2026-01-01T00:00:00Z">
        <w:r>
          <w:delText xml:space="preserve">the vectors are mutually orthogonal (</w:delText>
        </w:r>
      </w:del>
      <w:hyperlink w:anchor="def-orthogonal-vectors">
        <w:del w:id="1074" w:author="PR Preview" w:date="2026-01-01T00:00:00Z">
          <w:r>
            <w:rPr>
              <w:rStyle w:val="Hyperlink"/>
            </w:rPr>
            <w:delText xml:space="preserve">Definition 15</w:delText>
          </w:r>
        </w:del>
      </w:hyperlink>
      <w:del w:id="1075" w:author="PR Preview" w:date="2026-01-01T00:00:00Z">
        <w:r>
          <w:delText xml:space="preserve">)</w:delText>
        </w:r>
      </w:del>
      <w:del w:id="1076" w:author="PR Preview" w:date="2026-01-01T00:00:00Z">
        <w:r>
          <w:delText xml:space="preserve"> </w:delText>
        </w:r>
      </w:del>
      <w:del w:id="1077" w:author="PR Preview" w:date="2026-01-01T00:00:00Z">
        <w:r>
          <w:delText xml:space="preserve">and each has norm</w:delText>
        </w:r>
      </w:del>
      <w:del w:id="1078" w:author="PR Preview" w:date="2026-01-01T00:00:00Z">
        <w:r>
          <w:delText xml:space="preserve"> </w:delText>
        </w:r>
      </w:del>
      <m:oMath>
        <m:r>
          <m:t>1</m:t>
        </m:r>
      </m:oMath>
      <w:del w:id="1079" w:author="PR Preview" w:date="2026-01-01T00:00:00Z">
        <w:r>
          <w:delText xml:space="preserve"> </w:delText>
        </w:r>
      </w:del>
      <w:del w:id="1080" w:author="PR Preview" w:date="2026-01-01T00:00:00Z">
        <w:r>
          <w:delText xml:space="preserve">(</w:delText>
        </w:r>
      </w:del>
      <w:hyperlink w:anchor="def-euclidean-norm">
        <w:del w:id="1081" w:author="PR Preview" w:date="2026-01-01T00:00:00Z">
          <w:r>
            <w:rPr>
              <w:rStyle w:val="Hyperlink"/>
            </w:rPr>
            <w:delText xml:space="preserve">Definition 16</w:delText>
          </w:r>
        </w:del>
      </w:hyperlink>
      <w:del w:id="1082" w:author="PR Preview" w:date="2026-01-01T00:00:00Z">
        <w:r>
          <w:delText xml:space="preserve">), that is,</w:delText>
        </w:r>
      </w:del>
      <w:del w:id="1083" w:author="PR Preview" w:date="2026-01-01T00:00:00Z">
        <w:r>
          <w:delText xml:space="preserve"> </w:delText>
        </w:r>
      </w:del>
      <w:hyperlink w:anchor="def-unit-vector">
        <w:del w:id="1084" w:author="PR Preview" w:date="2026-01-01T00:00:00Z">
          <w:r>
            <w:rPr>
              <w:rStyle w:val="Hyperlink"/>
            </w:rPr>
            <w:delText xml:space="preserve">unit length</w:delText>
          </w:r>
        </w:del>
      </w:hyperlink>
      <w:del w:id="1085" w:author="PR Preview" w:date="2026-01-01T00:00:00Z">
        <w:r>
          <w:delText xml:space="preserve">:</w:delText>
        </w:r>
      </w:del>
    </w:p>
    <w:p>
      <w:pPr>
        <w:pStyle w:val="BodyText"/>
      </w:pPr>
      <m:oMathPara>
        <m:oMathParaPr>
          <m:jc m:val="center"/>
        </m:oMathParaPr>
        <m:oMath>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oMath>
      </m:oMathPara>
    </w:p>
    <w:p>
      <w:pPr>
        <w:pStyle w:val="FirstParagraph"/>
      </w:pPr>
      <w:del w:id="1086" w:author="PR Preview" w:date="2026-01-01T00:00:00Z">
        <w:r>
          <w:rPr>
            <w:b/>
            <w:bCs/>
          </w:rPr>
          <w:delText xml:space="preserve">Example 13 (Indicator vectors are orthonormal)</w:delText>
        </w:r>
      </w:del>
      <w:del w:id="1087" w:author="PR Preview" w:date="2026-01-01T00:00:00Z">
        <w:r>
          <w:delText xml:space="preserve"> </w:delText>
        </w:r>
      </w:del>
      <w:del w:id="1088" w:author="PR Preview" w:date="2026-01-01T00:00:00Z">
        <w:r>
          <w:delText xml:space="preserve">The indicator vectors</w:delText>
        </w:r>
      </w:del>
      <w:del w:id="1089" w:author="PR Preview" w:date="2026-01-01T00:00:00Z">
        <w:r>
          <w:delText xml:space="preserve"> </w:delText>
        </w:r>
      </w:del>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r>
          <m:rPr>
            <m:sty m:val="p"/>
          </m:rPr>
          <m:t>…</m:t>
        </m:r>
        <m:r>
          <m:rPr>
            <m:sty m:val="p"/>
          </m:rPr>
          <m:t>,</m:t>
        </m:r>
        <m:sSub>
          <m:e>
            <m:limLow>
              <m:e>
                <m:r>
                  <m:t>e</m:t>
                </m:r>
              </m:e>
              <m:lim>
                <m:r>
                  <m:rPr>
                    <m:sty m:val="p"/>
                  </m:rPr>
                  <m:t>∼</m:t>
                </m:r>
              </m:lim>
            </m:limLow>
          </m:e>
          <m:sub>
            <m:r>
              <m:t>p</m:t>
            </m:r>
          </m:sub>
        </m:sSub>
      </m:oMath>
      <w:del w:id="1090" w:author="PR Preview" w:date="2026-01-01T00:00:00Z">
        <w:r>
          <w:delText xml:space="preserve"> </w:delText>
        </w:r>
      </w:del>
      <w:del w:id="1091" w:author="PR Preview" w:date="2026-01-01T00:00:00Z">
        <w:r>
          <w:delText xml:space="preserve">(</w:delText>
        </w:r>
      </w:del>
      <w:hyperlink w:anchor="def-indicator-vector">
        <w:del w:id="1092" w:author="PR Preview" w:date="2026-01-01T00:00:00Z">
          <w:r>
            <w:rPr>
              <w:rStyle w:val="Hyperlink"/>
            </w:rPr>
            <w:delText xml:space="preserve">Definition 14</w:delText>
          </w:r>
        </w:del>
      </w:hyperlink>
      <w:del w:id="1093" w:author="PR Preview" w:date="2026-01-01T00:00:00Z">
        <w:r>
          <w:delText xml:space="preserve">) form an orthonormal set.</w:delText>
        </w:r>
      </w:del>
      <w:del w:id="1094" w:author="PR Preview" w:date="2026-01-01T00:00:00Z">
        <w:r>
          <w:delText xml:space="preserve"> </w:delText>
        </w:r>
      </w:del>
      <w:del w:id="1095" w:author="PR Preview" w:date="2026-01-01T00:00:00Z">
        <w:r>
          <w:delText xml:space="preserve">By</w:delText>
        </w:r>
      </w:del>
      <w:del w:id="1096" w:author="PR Preview" w:date="2026-01-01T00:00:00Z">
        <w:r>
          <w:delText xml:space="preserve"> </w:delText>
        </w:r>
      </w:del>
      <w:hyperlink w:anchor="thm-indicator-selection">
        <w:del w:id="1097" w:author="PR Preview" w:date="2026-01-01T00:00:00Z">
          <w:r>
            <w:rPr>
              <w:rStyle w:val="Hyperlink"/>
            </w:rPr>
            <w:delText xml:space="preserve">Theorem 2</w:delText>
          </w:r>
        </w:del>
      </w:hyperlink>
      <w:del w:id="1098" w:author="PR Preview" w:date="2026-01-01T00:00:00Z">
        <w:r>
          <w:delText xml:space="preserve">,</w:delText>
        </w:r>
      </w:del>
      <w:del w:id="1099" w:author="PR Preview" w:date="2026-01-01T00:00:00Z">
        <w:r>
          <w:delText xml:space="preserve"> </w:delText>
        </w:r>
      </w:del>
      <m:oMath>
        <m:sSub>
          <m:e>
            <m:limLow>
              <m:e>
                <m:r>
                  <m:t>e</m:t>
                </m:r>
              </m:e>
              <m:lim>
                <m:r>
                  <m:rPr>
                    <m:sty m:val="p"/>
                  </m:rPr>
                  <m:t>∼</m:t>
                </m:r>
              </m:lim>
            </m:limLow>
          </m:e>
          <m:sub>
            <m:r>
              <m:t>i</m:t>
            </m:r>
          </m:sub>
        </m:sSub>
        <m:r>
          <m:rPr>
            <m:sty m:val="p"/>
          </m:rPr>
          <m:t>⋅</m:t>
        </m:r>
        <m:sSub>
          <m:e>
            <m:limLow>
              <m:e>
                <m:r>
                  <m:t>e</m:t>
                </m:r>
              </m:e>
              <m:lim>
                <m:r>
                  <m:rPr>
                    <m:sty m:val="p"/>
                  </m:rPr>
                  <m:t>∼</m:t>
                </m:r>
              </m:lim>
            </m:limLow>
          </m:e>
          <m:sub>
            <m:r>
              <m:t>j</m:t>
            </m:r>
          </m:sub>
        </m:sSub>
      </m:oMath>
      <w:del w:id="1100" w:author="PR Preview" w:date="2026-01-01T00:00:00Z">
        <w:r>
          <w:delText xml:space="preserve"> </w:delText>
        </w:r>
      </w:del>
      <w:del w:id="1101" w:author="PR Preview" w:date="2026-01-01T00:00:00Z">
        <w:r>
          <w:delText xml:space="preserve">is entry</w:delText>
        </w:r>
      </w:del>
      <w:del w:id="1102" w:author="PR Preview" w:date="2026-01-01T00:00:00Z">
        <w:r>
          <w:delText xml:space="preserve"> </w:delText>
        </w:r>
      </w:del>
      <m:oMath>
        <m:r>
          <m:t>i</m:t>
        </m:r>
      </m:oMath>
      <w:del w:id="1103" w:author="PR Preview" w:date="2026-01-01T00:00:00Z">
        <w:r>
          <w:delText xml:space="preserve"> </w:delText>
        </w:r>
      </w:del>
      <w:del w:id="1104" w:author="PR Preview" w:date="2026-01-01T00:00:00Z">
        <w:r>
          <w:delText xml:space="preserve">of</w:delText>
        </w:r>
      </w:del>
      <w:del w:id="1105" w:author="PR Preview" w:date="2026-01-01T00:00:00Z">
        <w:r>
          <w:delText xml:space="preserve"> </w:delText>
        </w:r>
      </w:del>
      <m:oMath>
        <m:sSub>
          <m:e>
            <m:limLow>
              <m:e>
                <m:r>
                  <m:t>e</m:t>
                </m:r>
              </m:e>
              <m:lim>
                <m:r>
                  <m:rPr>
                    <m:sty m:val="p"/>
                  </m:rPr>
                  <m:t>∼</m:t>
                </m:r>
              </m:lim>
            </m:limLow>
          </m:e>
          <m:sub>
            <m:r>
              <m:t>j</m:t>
            </m:r>
          </m:sub>
        </m:sSub>
      </m:oMath>
      <w:del w:id="1106" w:author="PR Preview" w:date="2026-01-01T00:00:00Z">
        <w:r>
          <w:delText xml:space="preserve">,</w:delText>
        </w:r>
      </w:del>
      <w:del w:id="1107" w:author="PR Preview" w:date="2026-01-01T00:00:00Z">
        <w:r>
          <w:delText xml:space="preserve"> </w:delText>
        </w:r>
      </w:del>
      <w:del w:id="1108" w:author="PR Preview" w:date="2026-01-01T00:00:00Z">
        <w:r>
          <w:delText xml:space="preserve">which is</w:delText>
        </w:r>
      </w:del>
      <w:del w:id="1109" w:author="PR Preview" w:date="2026-01-01T00:00:00Z">
        <w:r>
          <w:delText xml:space="preserve"> </w:delText>
        </w:r>
      </w:del>
      <m:oMath>
        <m:r>
          <m:t>1</m:t>
        </m:r>
      </m:oMath>
      <w:del w:id="1110" w:author="PR Preview" w:date="2026-01-01T00:00:00Z">
        <w:r>
          <w:delText xml:space="preserve"> </w:delText>
        </w:r>
      </w:del>
      <w:del w:id="1111" w:author="PR Preview" w:date="2026-01-01T00:00:00Z">
        <w:r>
          <w:delText xml:space="preserve">if</w:delText>
        </w:r>
      </w:del>
      <w:del w:id="1112" w:author="PR Preview" w:date="2026-01-01T00:00:00Z">
        <w:r>
          <w:delText xml:space="preserve"> </w:delText>
        </w:r>
      </w:del>
      <m:oMath>
        <m:r>
          <m:t>i</m:t>
        </m:r>
        <m:r>
          <m:rPr>
            <m:sty m:val="p"/>
          </m:rPr>
          <m:t>=</m:t>
        </m:r>
        <m:r>
          <m:t>j</m:t>
        </m:r>
      </m:oMath>
      <w:del w:id="1113" w:author="PR Preview" w:date="2026-01-01T00:00:00Z">
        <w:r>
          <w:delText xml:space="preserve"> </w:delText>
        </w:r>
      </w:del>
      <w:del w:id="1114" w:author="PR Preview" w:date="2026-01-01T00:00:00Z">
        <w:r>
          <w:delText xml:space="preserve">and</w:delText>
        </w:r>
      </w:del>
      <w:del w:id="1115" w:author="PR Preview" w:date="2026-01-01T00:00:00Z">
        <w:r>
          <w:delText xml:space="preserve"> </w:delText>
        </w:r>
      </w:del>
      <m:oMath>
        <m:r>
          <m:t>0</m:t>
        </m:r>
      </m:oMath>
      <w:del w:id="1116" w:author="PR Preview" w:date="2026-01-01T00:00:00Z">
        <w:r>
          <w:delText xml:space="preserve"> </w:delText>
        </w:r>
      </w:del>
      <w:del w:id="1117" w:author="PR Preview" w:date="2026-01-01T00:00:00Z">
        <w:r>
          <w:delText xml:space="preserve">if</w:delText>
        </w:r>
      </w:del>
      <w:del w:id="1118" w:author="PR Preview" w:date="2026-01-01T00:00:00Z">
        <w:r>
          <w:delText xml:space="preserve"> </w:delText>
        </w:r>
      </w:del>
      <m:oMath>
        <m:r>
          <m:t>i</m:t>
        </m:r>
        <m:r>
          <m:rPr>
            <m:sty m:val="p"/>
          </m:rPr>
          <m:t>≠</m:t>
        </m:r>
        <m:r>
          <m:t>j</m:t>
        </m:r>
      </m:oMath>
      <w:del w:id="1119" w:author="PR Preview" w:date="2026-01-01T00:00:00Z">
        <w:r>
          <w:delText xml:space="preserve">.</w:delText>
        </w:r>
      </w:del>
      <w:del w:id="1120" w:author="PR Preview" w:date="2026-01-01T00:00:00Z">
        <w:r>
          <w:delText xml:space="preserve"> </w:delText>
        </w:r>
      </w:del>
      <w:del w:id="1121" w:author="PR Preview" w:date="2026-01-01T00:00:00Z">
        <w:r>
          <w:delText xml:space="preserve">For</w:delText>
        </w:r>
      </w:del>
      <w:del w:id="1122" w:author="PR Preview" w:date="2026-01-01T00:00:00Z">
        <w:r>
          <w:delText xml:space="preserve"> </w:delText>
        </w:r>
      </w:del>
      <m:oMath>
        <m:r>
          <m:t>p</m:t>
        </m:r>
        <m:r>
          <m:rPr>
            <m:sty m:val="p"/>
          </m:rPr>
          <m:t>=</m:t>
        </m:r>
        <m:r>
          <m:t>2</m:t>
        </m:r>
      </m:oMath>
      <w:del w:id="1123" w:author="PR Preview" w:date="2026-01-01T00:00:00Z">
        <w:r>
          <w:delText xml:space="preserve">:</w:delText>
        </w:r>
      </w:del>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1</m:t>
                  </m:r>
                </m:sub>
              </m:sSub>
              <m:r>
                <m:t>&amp;</m:t>
              </m:r>
              <m:r>
                <m:rPr>
                  <m:sty m:val="p"/>
                </m:rPr>
                <m:t>=</m:t>
              </m:r>
              <m:r>
                <m:t>1</m:t>
              </m:r>
              <m:r>
                <m:rPr>
                  <m:sty m:val="p"/>
                </m:rPr>
                <m:t>⋅</m:t>
              </m:r>
              <m:r>
                <m:t>1</m:t>
              </m:r>
              <m:r>
                <m:rPr>
                  <m:sty m:val="p"/>
                </m:rPr>
                <m:t>+</m:t>
              </m:r>
              <m:r>
                <m:t>0</m:t>
              </m:r>
              <m:r>
                <m:rPr>
                  <m:sty m:val="p"/>
                </m:rPr>
                <m:t>⋅</m:t>
              </m:r>
              <m:r>
                <m:t>0</m:t>
              </m:r>
            </m:e>
            <m:e>
              <m:r>
                <m:t>&amp;</m:t>
              </m:r>
              <m:r>
                <m:rPr>
                  <m:sty m:val="p"/>
                </m:rPr>
                <m:t>=</m:t>
              </m:r>
              <m:r>
                <m:t>1</m:t>
              </m:r>
              <m:r>
                <m:rPr>
                  <m:sty m:val="p"/>
                </m:rPr>
                <m:t>,</m:t>
              </m:r>
            </m:e>
          </m:eqArr>
        </m:oMath>
      </m:oMathPara>
    </w:p>
    <w:p>
      <w:pPr>
        <w:pStyle w:val="FirstParagraph"/>
      </w:pPr>
      <m:oMathPara>
        <m:oMathParaPr>
          <m:jc m:val="center"/>
        </m:oMathParaPr>
        <m:oMath>
          <m:eqArr>
            <m:e>
              <m:sSub>
                <m:e>
                  <m:limLow>
                    <m:e>
                      <m:r>
                        <m:t>e</m:t>
                      </m:r>
                    </m:e>
                    <m:lim>
                      <m:r>
                        <m:rPr>
                          <m:sty m:val="p"/>
                        </m:rPr>
                        <m:t>∼</m:t>
                      </m:r>
                    </m:lim>
                  </m:limLow>
                </m:e>
                <m:sub>
                  <m:r>
                    <m:t>2</m:t>
                  </m:r>
                </m:sub>
              </m:sSub>
              <m:r>
                <m:rPr>
                  <m:sty m:val="p"/>
                </m:rPr>
                <m:t>⋅</m:t>
              </m:r>
              <m:sSub>
                <m:e>
                  <m:limLow>
                    <m:e>
                      <m:r>
                        <m:t>e</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e>
            <m:e>
              <m:r>
                <m:t>&amp;</m:t>
              </m:r>
              <m:r>
                <m:rPr>
                  <m:sty m:val="p"/>
                </m:rPr>
                <m:t>=</m:t>
              </m:r>
              <m:r>
                <m:t>1</m:t>
              </m:r>
              <m:r>
                <m:rPr>
                  <m:sty m:val="p"/>
                </m:rPr>
                <m:t>,</m:t>
              </m:r>
            </m:e>
          </m:eqArr>
        </m:oMath>
      </m:oMathPara>
    </w:p>
    <w:p>
      <w:pPr>
        <w:pStyle w:val="BodyText"/>
      </w:pPr>
      <w:ins w:id="1124" w:author="PR Preview" w:date="2026-01-01T00:00:00Z">
        <w:r>
          <w:t xml:space="preserve">For example, the distance from</w:t>
        </w:r>
      </w:ins>
      <w:ins w:id="1125" w:author="PR Preview" w:date="2026-01-01T00:00:00Z">
        <w:r>
          <w:t xml:space="preserve"> </w:t>
        </w:r>
      </w:ins>
      <w:ins w:id="1126" w:author="PR Preview" w:date="2026-01-01T00:00:00Z">
        <w:r>
          <w:t xml:space="preserve">$\mathord{\smash[b]{\underset{\raise.3ex\hbox{$\scriptstyle\sim$}}{0}}\vphantom{0}}$</w:t>
        </w:r>
      </w:ins>
      <w:ins w:id="1127" w:author="PR Preview" w:date="2026-01-01T00:00:00Z">
        <w:r>
          <w:t xml:space="preserve"> </w:t>
        </w:r>
      </w:ins>
      <w:ins w:id="1128" w:author="PR Preview" w:date="2026-01-01T00:00:00Z">
        <w:r>
          <w:t xml:space="preserve">to</w:t>
        </w:r>
      </w:ins>
      <w:ins w:id="1129" w:author="PR Preview" w:date="2026-01-01T00:00:00Z">
        <w:r>
          <w:t xml:space="preserve"> </w:t>
        </w:r>
      </w:ins>
      <m:oMath>
        <m:r>
          <m:rPr>
            <m:sty m:val="p"/>
          </m:rPr>
          <m:t>(</m:t>
        </m:r>
        <m:r>
          <m:t>3</m:t>
        </m:r>
        <m:r>
          <m:rPr>
            <m:sty m:val="p"/>
          </m:rPr>
          <m:t>,</m:t>
        </m:r>
        <m:r>
          <m:t>4</m:t>
        </m:r>
        <m:r>
          <m:rPr>
            <m:sty m:val="p"/>
          </m:rPr>
          <m:t>)</m:t>
        </m:r>
      </m:oMath>
      <w:ins w:id="1130" w:author="PR Preview" w:date="2026-01-01T00:00:00Z">
        <w:r>
          <w:t xml:space="preserve"> </w:t>
        </w:r>
      </w:ins>
      <w:ins w:id="1131" w:author="PR Preview" w:date="2026-01-01T00:00:00Z">
        <w:r>
          <w:t xml:space="preserve">is</w:t>
        </w:r>
      </w:ins>
      <w:ins w:id="1132" w:author="PR Preview" w:date="2026-01-01T00:00:00Z">
        <w:r>
          <w:t xml:space="preserve"> </w:t>
        </w:r>
      </w:ins>
      <m:oMath>
        <m:r>
          <m:t>​</m:t>
        </m:r>
        <m:d>
          <m:dPr>
            <m:begChr m:val="∥"/>
            <m:sepChr m:val=""/>
            <m:endChr m:val="∥"/>
            <m:grow/>
          </m:dPr>
          <m:e>
            <m:r>
              <m:rPr>
                <m:sty m:val="p"/>
              </m:rPr>
              <m:t>(</m:t>
            </m:r>
            <m:r>
              <m:t>3</m:t>
            </m:r>
            <m:r>
              <m:rPr>
                <m:sty m:val="p"/>
              </m:rPr>
              <m:t>,</m:t>
            </m:r>
            <m:r>
              <m:t>4</m:t>
            </m:r>
            <m:r>
              <m:rPr>
                <m:sty m:val="p"/>
              </m:rPr>
              <m:t>)</m:t>
            </m:r>
          </m:e>
        </m:d>
        <m:r>
          <m:t>​</m:t>
        </m:r>
        <m:r>
          <m:rPr>
            <m:sty m:val="p"/>
          </m:rPr>
          <m:t>=</m:t>
        </m:r>
        <m:r>
          <m:t>5</m:t>
        </m:r>
      </m:oMath>
      <w:ins w:id="1133" w:author="PR Preview" w:date="2026-01-01T00:00:00Z">
        <w:r>
          <w:t xml:space="preserve">,</w:t>
        </w:r>
      </w:ins>
      <w:ins w:id="1134" w:author="PR Preview" w:date="2026-01-01T00:00:00Z">
        <w:r>
          <w:t xml:space="preserve"> </w:t>
        </w:r>
      </w:ins>
      <w:ins w:id="1135" w:author="PR Preview" w:date="2026-01-01T00:00:00Z">
        <w:r>
          <w:t xml:space="preserve">as in</w:t>
        </w:r>
      </w:ins>
      <w:ins w:id="1136" w:author="PR Preview" w:date="2026-01-01T00:00:00Z">
        <w:r>
          <w:t xml:space="preserve"> </w:t>
        </w:r>
      </w:ins>
      <w:hyperlink w:anchor="exm-euclidean-norm">
        <w:ins w:id="1137" w:author="PR Preview" w:date="2026-01-01T00:00:00Z">
          <w:r>
            <w:rPr>
              <w:rStyle w:val="Hyperlink"/>
            </w:rPr>
            <w:t xml:space="preserve">Example 11</w:t>
          </w:r>
        </w:ins>
      </w:hyperlink>
      <w:ins w:id="1138" w:author="PR Preview" w:date="2026-01-01T00:00:00Z">
        <w:r>
          <w:t xml:space="preserve">.</w:t>
        </w:r>
      </w:ins>
    </w:p>
    <w:bookmarkEnd w:id="68"/>
    <w:bookmarkStart w:id="69" w:name="def-orthonormal-vectors"/>
    <w:p>
      <w:pPr>
        <w:pStyle w:val="BodyText"/>
      </w:pPr>
      <w:ins w:id="1139" w:author="PR Preview" w:date="2026-01-01T00:00:00Z">
        <w:r>
          <w:rPr>
            <w:b/>
            <w:bCs/>
          </w:rPr>
          <w:t xml:space="preserve">Definition 19 (Orthonormal vectors)</w:t>
        </w:r>
      </w:ins>
      <w:ins w:id="1140" w:author="PR Preview" w:date="2026-01-01T00:00:00Z">
        <w:r>
          <w:t xml:space="preserve"> </w:t>
        </w:r>
      </w:ins>
      <w:ins w:id="1141" w:author="PR Preview" w:date="2026-01-01T00:00:00Z">
        <w:r>
          <w:t xml:space="preserve">A set of vectors</w:t>
        </w:r>
      </w:ins>
      <w:ins w:id="1142" w:author="PR Preview" w:date="2026-01-01T00:00:00Z">
        <w:r>
          <w:t xml:space="preserve"> </w:t>
        </w:r>
      </w:ins>
      <w:ins w:id="1143" w:author="PR Preview" w:date="2026-01-01T00:00:00Z">
        <w:r>
          <w:t xml:space="preserve">$\{\mathord{\smash[b]{\underset{\raise.3ex\hbox{$\scriptstyle\sim$}}{x}}\vphantom{x}}_1, \mathord{\smash[b]{\underset{\raise.3ex\hbox{$\scriptstyle\sim$}}{x}}\vphantom{x}}_2, \ldots, \mathord{\smash[b]{\underset{\raise.3ex\hbox{$\scriptstyle\sim$}}{x}}\vphantom{x}}_k\}$</w:t>
        </w:r>
      </w:ins>
      <w:ins w:id="1144" w:author="PR Preview" w:date="2026-01-01T00:00:00Z">
        <w:r>
          <w:t xml:space="preserve"> </w:t>
        </w:r>
      </w:ins>
      <w:ins w:id="1145" w:author="PR Preview" w:date="2026-01-01T00:00:00Z">
        <w:r>
          <w:t xml:space="preserve">is</w:t>
        </w:r>
      </w:ins>
      <w:ins w:id="1146" w:author="PR Preview" w:date="2026-01-01T00:00:00Z">
        <w:r>
          <w:t xml:space="preserve"> </w:t>
        </w:r>
      </w:ins>
      <w:ins w:id="1147" w:author="PR Preview" w:date="2026-01-01T00:00:00Z">
        <w:r>
          <w:rPr>
            <w:b/>
            <w:bCs/>
          </w:rPr>
          <w:t xml:space="preserve">orthonormal</w:t>
        </w:r>
      </w:ins>
      <w:ins w:id="1148" w:author="PR Preview" w:date="2026-01-01T00:00:00Z">
        <w:r>
          <w:t xml:space="preserve"> </w:t>
        </w:r>
      </w:ins>
      <w:ins w:id="1149" w:author="PR Preview" w:date="2026-01-01T00:00:00Z">
        <w:r>
          <w:t xml:space="preserve">if</w:t>
        </w:r>
      </w:ins>
      <w:ins w:id="1150" w:author="PR Preview" w:date="2026-01-01T00:00:00Z">
        <w:r>
          <w:t xml:space="preserve"> </w:t>
        </w:r>
      </w:ins>
      <w:ins w:id="1151" w:author="PR Preview" w:date="2026-01-01T00:00:00Z">
        <w:r>
          <w:t xml:space="preserve">the vectors are mutually orthogonal (</w:t>
        </w:r>
      </w:ins>
      <w:hyperlink w:anchor="def-orthogonal-vectors">
        <w:ins w:id="1152" w:author="PR Preview" w:date="2026-01-01T00:00:00Z">
          <w:r>
            <w:rPr>
              <w:rStyle w:val="Hyperlink"/>
            </w:rPr>
            <w:t xml:space="preserve">Definition 15</w:t>
          </w:r>
        </w:ins>
      </w:hyperlink>
      <w:ins w:id="1153" w:author="PR Preview" w:date="2026-01-01T00:00:00Z">
        <w:r>
          <w:t xml:space="preserve">)</w:t>
        </w:r>
      </w:ins>
      <w:ins w:id="1154" w:author="PR Preview" w:date="2026-01-01T00:00:00Z">
        <w:r>
          <w:t xml:space="preserve"> </w:t>
        </w:r>
      </w:ins>
      <w:ins w:id="1155" w:author="PR Preview" w:date="2026-01-01T00:00:00Z">
        <w:r>
          <w:t xml:space="preserve">and each has norm</w:t>
        </w:r>
      </w:ins>
      <w:ins w:id="1156" w:author="PR Preview" w:date="2026-01-01T00:00:00Z">
        <w:r>
          <w:t xml:space="preserve"> </w:t>
        </w:r>
      </w:ins>
      <m:oMath>
        <m:r>
          <m:t>1</m:t>
        </m:r>
      </m:oMath>
      <w:ins w:id="1157" w:author="PR Preview" w:date="2026-01-01T00:00:00Z">
        <w:r>
          <w:t xml:space="preserve"> </w:t>
        </w:r>
      </w:ins>
      <w:ins w:id="1158" w:author="PR Preview" w:date="2026-01-01T00:00:00Z">
        <w:r>
          <w:t xml:space="preserve">(</w:t>
        </w:r>
      </w:ins>
      <w:hyperlink w:anchor="def-euclidean-norm">
        <w:ins w:id="1159" w:author="PR Preview" w:date="2026-01-01T00:00:00Z">
          <w:r>
            <w:rPr>
              <w:rStyle w:val="Hyperlink"/>
            </w:rPr>
            <w:t xml:space="preserve">Definition 16</w:t>
          </w:r>
        </w:ins>
      </w:hyperlink>
      <w:ins w:id="1160" w:author="PR Preview" w:date="2026-01-01T00:00:00Z">
        <w:r>
          <w:t xml:space="preserve">), that is,</w:t>
        </w:r>
      </w:ins>
      <w:ins w:id="1161" w:author="PR Preview" w:date="2026-01-01T00:00:00Z">
        <w:r>
          <w:t xml:space="preserve"> </w:t>
        </w:r>
      </w:ins>
      <w:hyperlink w:anchor="def-unit-vector">
        <w:ins w:id="1162" w:author="PR Preview" w:date="2026-01-01T00:00:00Z">
          <w:r>
            <w:rPr>
              <w:rStyle w:val="Hyperlink"/>
            </w:rPr>
            <w:t xml:space="preserve">unit length</w:t>
          </w:r>
        </w:ins>
      </w:hyperlink>
      <w:ins w:id="1163" w:author="PR Preview" w:date="2026-01-01T00:00:00Z">
        <w:r>
          <w:t xml:space="preserve">:</w:t>
        </w:r>
      </w:ins>
    </w:p>
    <w:p>
      <w:pPr>
        <w:pStyle w:val="BodyText"/>
      </w:pPr>
      <w:ins w:id="1164" w:author="PR Preview" w:date="2026-01-01T00:00:00Z">
        <w:r>
          <w:t xml:space="preserve">$$\mathord{\smash[b]{\underset{\raise.3ex\hbox{$\scriptstyle\sim$}}{x}}\vphantom{x}}_i \cdot \mathord{\smash[b]{\underset{\raise.3ex\hbox{$\scriptstyle\sim$}}{x}}\vphantom{x}}_j =
    \begin{cases}
    1 &amp; \text{if } i = j \\
    0 &amp; \text{if } i \neq j
    \end{cases}$$</w:t>
        </w:r>
      </w:ins>
    </w:p>
    <w:bookmarkEnd w:id="69"/>
    <w:bookmarkStart w:id="70" w:name="exm-indicator-orthonormal"/>
    <w:p>
      <w:pPr>
        <w:pStyle w:val="FirstParagraph"/>
      </w:pPr>
      <w:ins w:id="1165" w:author="PR Preview" w:date="2026-01-01T00:00:00Z">
        <w:r>
          <w:rPr>
            <w:b/>
            <w:bCs/>
          </w:rPr>
          <w:t xml:space="preserve">Example 13 (Indicator vectors are orthonormal)</w:t>
        </w:r>
      </w:ins>
      <w:ins w:id="1166" w:author="PR Preview" w:date="2026-01-01T00:00:00Z">
        <w:r>
          <w:t xml:space="preserve"> </w:t>
        </w:r>
      </w:ins>
      <w:ins w:id="1167" w:author="PR Preview" w:date="2026-01-01T00:00:00Z">
        <w:r>
          <w:t xml:space="preserve">The indicator vectors</w:t>
        </w:r>
      </w:ins>
      <w:ins w:id="1168" w:author="PR Preview" w:date="2026-01-01T00:00:00Z">
        <w:r>
          <w:t xml:space="preserve"> </w:t>
        </w:r>
      </w:ins>
      <w:ins w:id="1169" w:author="PR Preview" w:date="2026-01-01T00:00:00Z">
        <w:r>
          <w:t xml:space="preserve">$\mathord{\smash[b]{\underset{\raise.3ex\hbox{$\scriptstyle\sim$}}{e}}\vphantom{e}}_1, \mathord{\smash[b]{\underset{\raise.3ex\hbox{$\scriptstyle\sim$}}{e}}\vphantom{e}}_2, \ldots, \mathord{\smash[b]{\underset{\raise.3ex\hbox{$\scriptstyle\sim$}}{e}}\vphantom{e}}_p$</w:t>
        </w:r>
      </w:ins>
      <w:ins w:id="1170" w:author="PR Preview" w:date="2026-01-01T00:00:00Z">
        <w:r>
          <w:t xml:space="preserve"> </w:t>
        </w:r>
      </w:ins>
      <w:ins w:id="1171" w:author="PR Preview" w:date="2026-01-01T00:00:00Z">
        <w:r>
          <w:t xml:space="preserve">(</w:t>
        </w:r>
      </w:ins>
      <w:hyperlink w:anchor="def-indicator-vector">
        <w:ins w:id="1172" w:author="PR Preview" w:date="2026-01-01T00:00:00Z">
          <w:r>
            <w:rPr>
              <w:rStyle w:val="Hyperlink"/>
            </w:rPr>
            <w:t xml:space="preserve">Definition 14</w:t>
          </w:r>
        </w:ins>
      </w:hyperlink>
      <w:ins w:id="1173" w:author="PR Preview" w:date="2026-01-01T00:00:00Z">
        <w:r>
          <w:t xml:space="preserve">) form an orthonormal set.</w:t>
        </w:r>
      </w:ins>
      <w:ins w:id="1174" w:author="PR Preview" w:date="2026-01-01T00:00:00Z">
        <w:r>
          <w:t xml:space="preserve"> </w:t>
        </w:r>
      </w:ins>
      <w:ins w:id="1175" w:author="PR Preview" w:date="2026-01-01T00:00:00Z">
        <w:r>
          <w:t xml:space="preserve">By</w:t>
        </w:r>
      </w:ins>
      <w:ins w:id="1176" w:author="PR Preview" w:date="2026-01-01T00:00:00Z">
        <w:r>
          <w:t xml:space="preserve"> </w:t>
        </w:r>
      </w:ins>
      <w:hyperlink w:anchor="thm-indicator-selection">
        <w:ins w:id="1177" w:author="PR Preview" w:date="2026-01-01T00:00:00Z">
          <w:r>
            <w:rPr>
              <w:rStyle w:val="Hyperlink"/>
            </w:rPr>
            <w:t xml:space="preserve">Theorem 2</w:t>
          </w:r>
        </w:ins>
      </w:hyperlink>
      <w:ins w:id="1178" w:author="PR Preview" w:date="2026-01-01T00:00:00Z">
        <w:r>
          <w:t xml:space="preserve">,</w:t>
        </w:r>
      </w:ins>
      <w:ins w:id="1179" w:author="PR Preview" w:date="2026-01-01T00:00:00Z">
        <w:r>
          <w:t xml:space="preserve"> </w:t>
        </w:r>
      </w:ins>
      <w:ins w:id="1180" w:author="PR Preview" w:date="2026-01-01T00:00:00Z">
        <w:r>
          <w:t xml:space="preserve">$\mathord{\smash[b]{\underset{\raise.3ex\hbox{$\scriptstyle\sim$}}{e}}\vphantom{e}}_i \cdot \mathord{\smash[b]{\underset{\raise.3ex\hbox{$\scriptstyle\sim$}}{e}}\vphantom{e}}_j$</w:t>
        </w:r>
      </w:ins>
      <w:ins w:id="1181" w:author="PR Preview" w:date="2026-01-01T00:00:00Z">
        <w:r>
          <w:t xml:space="preserve"> </w:t>
        </w:r>
      </w:ins>
      <w:ins w:id="1182" w:author="PR Preview" w:date="2026-01-01T00:00:00Z">
        <w:r>
          <w:t xml:space="preserve">is entry</w:t>
        </w:r>
      </w:ins>
      <w:ins w:id="1183" w:author="PR Preview" w:date="2026-01-01T00:00:00Z">
        <w:r>
          <w:t xml:space="preserve"> </w:t>
        </w:r>
      </w:ins>
      <m:oMath>
        <m:r>
          <m:t>i</m:t>
        </m:r>
      </m:oMath>
      <w:ins w:id="1184" w:author="PR Preview" w:date="2026-01-01T00:00:00Z">
        <w:r>
          <w:t xml:space="preserve"> </w:t>
        </w:r>
      </w:ins>
      <w:ins w:id="1185" w:author="PR Preview" w:date="2026-01-01T00:00:00Z">
        <w:r>
          <w:t xml:space="preserve">of</w:t>
        </w:r>
      </w:ins>
      <w:ins w:id="1186" w:author="PR Preview" w:date="2026-01-01T00:00:00Z">
        <w:r>
          <w:t xml:space="preserve"> </w:t>
        </w:r>
      </w:ins>
      <w:ins w:id="1187" w:author="PR Preview" w:date="2026-01-01T00:00:00Z">
        <w:r>
          <w:t xml:space="preserve">$\mathord{\smash[b]{\underset{\raise.3ex\hbox{$\scriptstyle\sim$}}{e}}\vphantom{e}}_j$</w:t>
        </w:r>
      </w:ins>
      <w:ins w:id="1188" w:author="PR Preview" w:date="2026-01-01T00:00:00Z">
        <w:r>
          <w:t xml:space="preserve">,</w:t>
        </w:r>
      </w:ins>
      <w:ins w:id="1189" w:author="PR Preview" w:date="2026-01-01T00:00:00Z">
        <w:r>
          <w:t xml:space="preserve"> </w:t>
        </w:r>
      </w:ins>
      <w:ins w:id="1190" w:author="PR Preview" w:date="2026-01-01T00:00:00Z">
        <w:r>
          <w:t xml:space="preserve">which is</w:t>
        </w:r>
      </w:ins>
      <w:ins w:id="1191" w:author="PR Preview" w:date="2026-01-01T00:00:00Z">
        <w:r>
          <w:t xml:space="preserve"> </w:t>
        </w:r>
      </w:ins>
      <m:oMath>
        <m:r>
          <m:t>1</m:t>
        </m:r>
      </m:oMath>
      <w:ins w:id="1192" w:author="PR Preview" w:date="2026-01-01T00:00:00Z">
        <w:r>
          <w:t xml:space="preserve"> </w:t>
        </w:r>
      </w:ins>
      <w:ins w:id="1193" w:author="PR Preview" w:date="2026-01-01T00:00:00Z">
        <w:r>
          <w:t xml:space="preserve">if</w:t>
        </w:r>
      </w:ins>
      <w:ins w:id="1194" w:author="PR Preview" w:date="2026-01-01T00:00:00Z">
        <w:r>
          <w:t xml:space="preserve"> </w:t>
        </w:r>
      </w:ins>
      <m:oMath>
        <m:r>
          <m:t>i</m:t>
        </m:r>
        <m:r>
          <m:rPr>
            <m:sty m:val="p"/>
          </m:rPr>
          <m:t>=</m:t>
        </m:r>
        <m:r>
          <m:t>j</m:t>
        </m:r>
      </m:oMath>
      <w:ins w:id="1195" w:author="PR Preview" w:date="2026-01-01T00:00:00Z">
        <w:r>
          <w:t xml:space="preserve"> </w:t>
        </w:r>
      </w:ins>
      <w:ins w:id="1196" w:author="PR Preview" w:date="2026-01-01T00:00:00Z">
        <w:r>
          <w:t xml:space="preserve">and</w:t>
        </w:r>
      </w:ins>
      <w:ins w:id="1197" w:author="PR Preview" w:date="2026-01-01T00:00:00Z">
        <w:r>
          <w:t xml:space="preserve"> </w:t>
        </w:r>
      </w:ins>
      <m:oMath>
        <m:r>
          <m:t>0</m:t>
        </m:r>
      </m:oMath>
      <w:ins w:id="1198" w:author="PR Preview" w:date="2026-01-01T00:00:00Z">
        <w:r>
          <w:t xml:space="preserve"> </w:t>
        </w:r>
      </w:ins>
      <w:ins w:id="1199" w:author="PR Preview" w:date="2026-01-01T00:00:00Z">
        <w:r>
          <w:t xml:space="preserve">if</w:t>
        </w:r>
      </w:ins>
      <w:ins w:id="1200" w:author="PR Preview" w:date="2026-01-01T00:00:00Z">
        <w:r>
          <w:t xml:space="preserve"> </w:t>
        </w:r>
      </w:ins>
      <m:oMath>
        <m:r>
          <m:t>i</m:t>
        </m:r>
        <m:r>
          <m:rPr>
            <m:sty m:val="p"/>
          </m:rPr>
          <m:t>≠</m:t>
        </m:r>
        <m:r>
          <m:t>j</m:t>
        </m:r>
      </m:oMath>
      <w:ins w:id="1201" w:author="PR Preview" w:date="2026-01-01T00:00:00Z">
        <w:r>
          <w:t xml:space="preserve">.</w:t>
        </w:r>
      </w:ins>
      <w:ins w:id="1202" w:author="PR Preview" w:date="2026-01-01T00:00:00Z">
        <w:r>
          <w:t xml:space="preserve"> </w:t>
        </w:r>
      </w:ins>
      <w:ins w:id="1203" w:author="PR Preview" w:date="2026-01-01T00:00:00Z">
        <w:r>
          <w:t xml:space="preserve">For</w:t>
        </w:r>
      </w:ins>
      <w:ins w:id="1204" w:author="PR Preview" w:date="2026-01-01T00:00:00Z">
        <w:r>
          <w:t xml:space="preserve"> </w:t>
        </w:r>
      </w:ins>
      <m:oMath>
        <m:r>
          <m:t>p</m:t>
        </m:r>
        <m:r>
          <m:rPr>
            <m:sty m:val="p"/>
          </m:rPr>
          <m:t>=</m:t>
        </m:r>
        <m:r>
          <m:t>2</m:t>
        </m:r>
      </m:oMath>
      <w:ins w:id="1205" w:author="PR Preview" w:date="2026-01-01T00:00:00Z">
        <w:r>
          <w:t xml:space="preserve">:</w:t>
        </w:r>
      </w:ins>
    </w:p>
    <w:p>
      <w:pPr>
        <w:pStyle w:val="BodyText"/>
      </w:pPr>
      <w:ins w:id="1206" w:author="PR Preview" w:date="2026-01-01T00:00:00Z">
        <w:r>
          <w:t xml:space="preserve">$$
    \begin{aligned}
    \mathord{\smash[b]{\underset{\raise.3ex\hbox{$\scriptstyle\sim$}}{e}}\vphantom{e}}_1 \cdot \mathord{\smash[b]{\underset{\raise.3ex\hbox{$\scriptstyle\sim$}}{e}}\vphantom{e}}_1 &amp;= 1 \cdot 1 + 0 \cdot 0 \\
    &amp;= 1,
    \end{aligned}
    $$</w:t>
        </w:r>
      </w:ins>
    </w:p>
    <w:p>
      <w:pPr>
        <w:pStyle w:val="FirstParagraph"/>
      </w:pPr>
      <w:ins w:id="1207" w:author="PR Preview" w:date="2026-01-01T00:00:00Z">
        <w:r>
          <w:t xml:space="preserve">$$
    \begin{aligned}
    \mathord{\smash[b]{\underset{\raise.3ex\hbox{$\scriptstyle\sim$}}{e}}\vphantom{e}}_2 \cdot \mathord{\smash[b]{\underset{\raise.3ex\hbox{$\scriptstyle\sim$}}{e}}\vphantom{e}}_2 &amp;= 0 \cdot 0 + 1 \cdot 1 \\
    &amp;= 1,
    \end{aligned}
    $$</w:t>
        </w:r>
      </w:ins>
    </w:p>
    <w:p>
      <w:pPr>
        <w:pStyle w:val="FirstParagraph"/>
      </w:pPr>
      <w:r>
        <w:t xml:space="preserve">and</w:t>
      </w:r>
    </w:p>
    <w:p>
      <w:pPr>
        <w:pStyle w:val="BodyText"/>
      </w:pPr>
      <m:oMathPara>
        <m:oMathParaPr>
          <m:jc m:val="center"/>
        </m:oMathParaPr>
        <m:oMath>
          <m:eqArr>
            <m:e>
              <m:sSub>
                <m:e>
                  <m:limLow>
                    <m:e>
                      <m:r>
                        <m:t>e</m:t>
                      </m:r>
                    </m:e>
                    <m:lim>
                      <m:r>
                        <m:rPr>
                          <m:sty m:val="p"/>
                        </m:rPr>
                        <m:t>∼</m:t>
                      </m:r>
                    </m:lim>
                  </m:limLow>
                </m:e>
                <m:sub>
                  <m:r>
                    <m:t>1</m:t>
                  </m:r>
                </m:sub>
              </m:sSub>
              <m:r>
                <m:rPr>
                  <m:sty m:val="p"/>
                </m:rPr>
                <m:t>⋅</m:t>
              </m:r>
              <m:sSub>
                <m:e>
                  <m:limLow>
                    <m:e>
                      <m:r>
                        <m:t>e</m:t>
                      </m:r>
                    </m:e>
                    <m:lim>
                      <m:r>
                        <m:rPr>
                          <m:sty m:val="p"/>
                        </m:rPr>
                        <m:t>∼</m:t>
                      </m:r>
                    </m:lim>
                  </m:limLow>
                </m:e>
                <m:sub>
                  <m:r>
                    <m:t>2</m:t>
                  </m:r>
                </m:sub>
              </m:sSub>
              <m:r>
                <m:t>&amp;</m:t>
              </m:r>
              <m:r>
                <m:rPr>
                  <m:sty m:val="p"/>
                </m:rPr>
                <m:t>=</m:t>
              </m:r>
              <m:r>
                <m:t>1</m:t>
              </m:r>
              <m:r>
                <m:rPr>
                  <m:sty m:val="p"/>
                </m:rPr>
                <m:t>⋅</m:t>
              </m:r>
              <m:r>
                <m:t>0</m:t>
              </m:r>
              <m:r>
                <m:rPr>
                  <m:sty m:val="p"/>
                </m:rPr>
                <m:t>+</m:t>
              </m:r>
              <m:r>
                <m:t>0</m:t>
              </m:r>
              <m:r>
                <m:rPr>
                  <m:sty m:val="p"/>
                </m:rPr>
                <m:t>⋅</m:t>
              </m:r>
              <m:r>
                <m:t>1</m:t>
              </m:r>
            </m:e>
            <m:e>
              <m:r>
                <m:t>&amp;</m:t>
              </m:r>
              <m:r>
                <m:rPr>
                  <m:sty m:val="p"/>
                </m:rPr>
                <m:t>=</m:t>
              </m:r>
              <m:r>
                <m:t>0</m:t>
              </m:r>
              <m:r>
                <m:rPr>
                  <m:sty m:val="p"/>
                </m:rPr>
                <m:t>.</m:t>
              </m:r>
            </m:e>
          </m:eqArr>
        </m:oMath>
      </m:oMathPara>
    </w:p>
    <w:p>
      <w:pPr>
        <w:pStyle w:val="BodyText"/>
      </w:pPr>
      <w:ins w:id="1208" w:author="PR Preview" w:date="2026-01-01T00:00:00Z">
        <w:r>
          <w:t xml:space="preserve">$$
    \begin{aligned}
    \mathord{\smash[b]{\underset{\raise.3ex\hbox{$\scriptstyle\sim$}}{e}}\vphantom{e}}_1 \cdot \mathord{\smash[b]{\underset{\raise.3ex\hbox{$\scriptstyle\sim$}}{e}}\vphantom{e}}_2 &amp;= 1 \cdot 0 + 0 \cdot 1 \\
    &amp;= 0.
    \end{aligned}
    $$</w:t>
        </w:r>
      </w:ins>
    </w:p>
    <w:bookmarkEnd w:id="70"/>
    <w:bookmarkStart w:id="71" w:name="exm-not-orthonormal"/>
    <w:p>
      <w:pPr>
        <w:pStyle w:val="FirstParagraph"/>
      </w:pPr>
      <w:r>
        <w:rPr>
          <w:b/>
          <w:bCs/>
        </w:rPr>
        <w:t xml:space="preserve">Example 14 (Two ways to fail to be orthonormal)</w:t>
      </w:r>
      <w:r>
        <w:t xml:space="preserve"> </w:t>
      </w:r>
      <w:r>
        <w:t xml:space="preserve"> </w:t>
      </w:r>
    </w:p>
    <w:p>
      <w:pPr>
        <w:numPr>
          <w:ilvl w:val="0"/>
          <w:numId w:val="1006"/>
        </w:numPr>
      </w:pP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are orthogonal, since</w:t>
      </w:r>
      <w:r>
        <w:t xml:space="preserve"> </w:t>
      </w:r>
      <m:oMath>
        <m:r>
          <m:t>1</m:t>
        </m:r>
        <m:r>
          <m:rPr>
            <m:sty m:val="p"/>
          </m:rPr>
          <m:t>⋅</m:t>
        </m:r>
        <m:r>
          <m:t>1</m:t>
        </m:r>
        <m:r>
          <m:rPr>
            <m:sty m:val="p"/>
          </m:rPr>
          <m:t>+</m:t>
        </m:r>
        <m:r>
          <m:t>1</m:t>
        </m:r>
        <m:r>
          <m:rPr>
            <m:sty m:val="p"/>
          </m:rPr>
          <m:t>⋅</m:t>
        </m:r>
        <m:r>
          <m:rPr>
            <m:sty m:val="p"/>
          </m:rPr>
          <m:t>(</m:t>
        </m:r>
        <m:r>
          <m:rPr>
            <m:sty m:val="p"/>
          </m:rPr>
          <m:t>−</m:t>
        </m:r>
        <m:r>
          <m:t>1</m:t>
        </m:r>
        <m:r>
          <m:rPr>
            <m:sty m:val="p"/>
          </m:rPr>
          <m:t>)</m:t>
        </m:r>
        <m:r>
          <m:rPr>
            <m:sty m:val="p"/>
          </m:rPr>
          <m:t>=</m:t>
        </m:r>
        <m:r>
          <m:t>0</m:t>
        </m:r>
      </m:oMath>
      <w:r>
        <w:t xml:space="preserve">,</w:t>
      </w:r>
      <w:r>
        <w:t xml:space="preserve"> </w:t>
      </w:r>
      <w:r>
        <w:t xml:space="preserve">but not orthonormal:</w:t>
      </w:r>
      <w:r>
        <w:t xml:space="preserve"> </w:t>
      </w:r>
      <m:oMath>
        <m:r>
          <m:rPr>
            <m:sty m:val="p"/>
          </m:rPr>
          <m:t>(</m:t>
        </m:r>
        <m:r>
          <m:t>1</m:t>
        </m:r>
        <m:r>
          <m:rPr>
            <m:sty m:val="p"/>
          </m:rPr>
          <m:t>,</m:t>
        </m:r>
        <m:r>
          <m:t>1</m:t>
        </m:r>
        <m:r>
          <m:rPr>
            <m:sty m:val="p"/>
          </m:rPr>
          <m:t>)</m:t>
        </m:r>
        <m:r>
          <m:rPr>
            <m:sty m:val="p"/>
          </m:rPr>
          <m:t>⋅</m:t>
        </m:r>
        <m:r>
          <m:rPr>
            <m:sty m:val="p"/>
          </m:rPr>
          <m:t>(</m:t>
        </m:r>
        <m:r>
          <m:t>1</m:t>
        </m:r>
        <m:r>
          <m:rPr>
            <m:sty m:val="p"/>
          </m:rPr>
          <m:t>,</m:t>
        </m:r>
        <m:r>
          <m:t>1</m:t>
        </m:r>
        <m:r>
          <m:rPr>
            <m:sty m:val="p"/>
          </m:rPr>
          <m:t>)</m:t>
        </m:r>
        <m:r>
          <m:rPr>
            <m:sty m:val="p"/>
          </m:rPr>
          <m:t>=</m:t>
        </m:r>
        <m:r>
          <m:t>2</m:t>
        </m:r>
        <m:r>
          <m:rPr>
            <m:sty m:val="p"/>
          </m:rPr>
          <m:t>≠</m:t>
        </m:r>
        <m:r>
          <m:t>1</m:t>
        </m:r>
      </m:oMath>
      <w:r>
        <w:t xml:space="preserve">.</w:t>
      </w:r>
    </w:p>
    <w:p>
      <w:pPr>
        <w:numPr>
          <w:ilvl w:val="0"/>
          <w:numId w:val="1006"/>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0.6</m:t>
        </m:r>
        <m:r>
          <m:rPr>
            <m:sty m:val="p"/>
          </m:rPr>
          <m:t>,</m:t>
        </m:r>
        <m:r>
          <m:t>0.8</m:t>
        </m:r>
        <m:r>
          <m:rPr>
            <m:sty m:val="p"/>
          </m:rPr>
          <m:t>)</m:t>
        </m:r>
      </m:oMath>
      <w:r>
        <w:t xml:space="preserve"> </w:t>
      </w:r>
      <w:r>
        <w:t xml:space="preserve">both have unit length,</w:t>
      </w:r>
      <w:r>
        <w:t xml:space="preserve"> </w:t>
      </w:r>
      <w:r>
        <w:t xml:space="preserve">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0</m:t>
        </m:r>
        <m:r>
          <m:rPr>
            <m:sty m:val="p"/>
          </m:rPr>
          <m:t>)</m:t>
        </m:r>
        <m:r>
          <m:rPr>
            <m:sty m:val="p"/>
          </m:rPr>
          <m:t>=</m:t>
        </m:r>
        <m:r>
          <m:t>1</m:t>
        </m:r>
      </m:oMath>
      <w:r>
        <w:t xml:space="preserve"> </w:t>
      </w:r>
      <w:r>
        <w:t xml:space="preserve">and</w:t>
      </w:r>
    </w:p>
    <w:p>
      <w:pPr>
        <w:pStyle w:val="BodyText"/>
      </w:pPr>
      <m:oMathPara>
        <m:oMathParaPr>
          <m:jc m:val="center"/>
        </m:oMathParaPr>
        <m:oMath>
          <m:eqArr>
            <m:e>
              <m:r>
                <m:rPr>
                  <m:sty m:val="p"/>
                </m:rPr>
                <m:t>(</m:t>
              </m:r>
              <m:r>
                <m:t>0.6</m:t>
              </m:r>
              <m:r>
                <m:rPr>
                  <m:sty m:val="p"/>
                </m:rPr>
                <m:t>,</m:t>
              </m:r>
              <m:r>
                <m:t>0.8</m:t>
              </m:r>
              <m:r>
                <m:rPr>
                  <m:sty m:val="p"/>
                </m:rPr>
                <m:t>)</m:t>
              </m:r>
              <m:r>
                <m:rPr>
                  <m:sty m:val="p"/>
                </m:rPr>
                <m:t>⋅</m:t>
              </m:r>
              <m:r>
                <m:rPr>
                  <m:sty m:val="p"/>
                </m:rPr>
                <m:t>(</m:t>
              </m:r>
              <m:r>
                <m:t>0.6</m:t>
              </m:r>
              <m:r>
                <m:rPr>
                  <m:sty m:val="p"/>
                </m:rPr>
                <m:t>,</m:t>
              </m:r>
              <m:r>
                <m:t>0.8</m:t>
              </m:r>
              <m:r>
                <m:rPr>
                  <m:sty m:val="p"/>
                </m:rPr>
                <m:t>)</m:t>
              </m:r>
              <m:r>
                <m:t>&amp;</m:t>
              </m:r>
              <m:r>
                <m:rPr>
                  <m:sty m:val="p"/>
                </m:rPr>
                <m:t>=</m:t>
              </m:r>
              <m:r>
                <m:t>0.36</m:t>
              </m:r>
              <m:r>
                <m:rPr>
                  <m:sty m:val="p"/>
                </m:rPr>
                <m:t>+</m:t>
              </m:r>
              <m:r>
                <m:t>0.64</m:t>
              </m:r>
            </m:e>
            <m:e>
              <m:r>
                <m:t>&amp;</m:t>
              </m:r>
              <m:r>
                <m:rPr>
                  <m:sty m:val="p"/>
                </m:rPr>
                <m:t>=</m:t>
              </m:r>
              <m:r>
                <m:t>1</m:t>
              </m:r>
              <m:r>
                <m:rPr>
                  <m:sty m:val="p"/>
                </m:rPr>
                <m:t>,</m:t>
              </m:r>
            </m:e>
          </m:eqArr>
        </m:oMath>
      </m:oMathPara>
    </w:p>
    <w:p>
      <w:pPr>
        <w:numPr>
          <w:ilvl w:val="0"/>
          <w:numId w:val="1000"/>
        </w:numPr>
      </w:pPr>
      <w:r>
        <w:t xml:space="preserve">but they are not orthonormal:</w:t>
      </w:r>
      <w:r>
        <w:t xml:space="preserve"> </w:t>
      </w:r>
      <m:oMath>
        <m:r>
          <m:rPr>
            <m:sty m:val="p"/>
          </m:rPr>
          <m:t>(</m:t>
        </m:r>
        <m:r>
          <m:t>1</m:t>
        </m:r>
        <m:r>
          <m:rPr>
            <m:sty m:val="p"/>
          </m:rPr>
          <m:t>,</m:t>
        </m:r>
        <m:r>
          <m:t>0</m:t>
        </m:r>
        <m:r>
          <m:rPr>
            <m:sty m:val="p"/>
          </m:rPr>
          <m:t>)</m:t>
        </m:r>
        <m:r>
          <m:rPr>
            <m:sty m:val="p"/>
          </m:rPr>
          <m:t>⋅</m:t>
        </m:r>
        <m:r>
          <m:rPr>
            <m:sty m:val="p"/>
          </m:rPr>
          <m:t>(</m:t>
        </m:r>
        <m:r>
          <m:t>0.6</m:t>
        </m:r>
        <m:r>
          <m:rPr>
            <m:sty m:val="p"/>
          </m:rPr>
          <m:t>,</m:t>
        </m:r>
        <m:r>
          <m:t>0.8</m:t>
        </m:r>
        <m:r>
          <m:rPr>
            <m:sty m:val="p"/>
          </m:rPr>
          <m:t>)</m:t>
        </m:r>
        <m:r>
          <m:rPr>
            <m:sty m:val="p"/>
          </m:rPr>
          <m:t>=</m:t>
        </m:r>
        <m:r>
          <m:t>0.6</m:t>
        </m:r>
        <m:r>
          <m:rPr>
            <m:sty m:val="p"/>
          </m:rPr>
          <m:t>≠</m:t>
        </m:r>
        <m:r>
          <m:t>0</m:t>
        </m:r>
      </m:oMath>
      <w:r>
        <w:t xml:space="preserve">.</w:t>
      </w:r>
    </w:p>
    <w:bookmarkEnd w:id="71"/>
    <w:bookmarkStart w:id="72" w:name="exr-inner-product"/>
    <w:p>
      <w:pPr>
        <w:pStyle w:val="FirstParagraph"/>
      </w:pPr>
      <w:r>
        <w:rPr>
          <w:b/>
          <w:bCs/>
        </w:rPr>
        <w:t xml:space="preserve">Exercise 3 (Compute an inner product and a norm)</w:t>
      </w:r>
      <w:r>
        <w:t xml:space="preserve"> </w:t>
      </w:r>
      <w:r>
        <w:t xml:space="preserve">Let</w:t>
      </w:r>
    </w:p>
    <w:p>
      <w:pPr>
        <w:pStyle w:val="BodyText"/>
      </w:pPr>
      <m:oMathPara>
        <m:oMathParaPr>
          <m:jc m:val="center"/>
        </m:oMathParaPr>
        <m:oMath>
          <m:limLow>
            <m:e>
              <m:r>
                <m:t>a</m:t>
              </m:r>
            </m:e>
            <m:lim>
              <m:r>
                <m:rPr>
                  <m:sty m:val="p"/>
                </m:rPr>
                <m:t>∼</m:t>
              </m:r>
            </m:lim>
          </m:limLow>
          <m:r>
            <m:rPr>
              <m:sty m:val="p"/>
            </m:rPr>
            <m:t>=</m:t>
          </m:r>
          <m:d>
            <m:dPr>
              <m:begChr m:val="["/>
              <m:sepChr m:val=""/>
              <m:endChr m:val="]"/>
              <m:grow/>
            </m:dPr>
            <m:e>
              <m:m>
                <m:mPr>
                  <m:baseJc m:val="center"/>
                  <m:plcHide m:val="on"/>
                  <m:mcs>
                    <m:mc>
                      <m:mcPr>
                        <m:mcJc m:val="center"/>
                        <m:count m:val="1"/>
                      </m:mcPr>
                    </m:mc>
                  </m:mcs>
                </m:mPr>
                <m:mr>
                  <m:e>
                    <m:r>
                      <m:t>3</m:t>
                    </m:r>
                  </m:e>
                </m:mr>
                <m:mr>
                  <m:e>
                    <m:r>
                      <m:rPr>
                        <m:sty m:val="p"/>
                      </m:rPr>
                      <m:t>−</m:t>
                    </m:r>
                    <m:r>
                      <m:t>1</m:t>
                    </m:r>
                  </m:e>
                </m:mr>
                <m:mr>
                  <m:e>
                    <m:r>
                      <m:t>2</m:t>
                    </m:r>
                  </m:e>
                </m:mr>
              </m:m>
            </m:e>
          </m:d>
          <m:r>
            <m:rPr>
              <m:sty m:val="p"/>
            </m:rPr>
            <m:t>,</m:t>
          </m:r>
          <m:r>
            <m:t>  </m:t>
          </m:r>
          <m:limLow>
            <m:e>
              <m:r>
                <m:t>b</m:t>
              </m:r>
            </m:e>
            <m:lim>
              <m:r>
                <m:rPr>
                  <m:sty m:val="p"/>
                </m:rPr>
                <m:t>∼</m:t>
              </m:r>
            </m:lim>
          </m:limLow>
          <m:r>
            <m:rPr>
              <m:sty m:val="p"/>
            </m:rPr>
            <m:t>=</m:t>
          </m:r>
          <m:d>
            <m:dPr>
              <m:begChr m:val="["/>
              <m:sepChr m:val=""/>
              <m:endChr m:val="]"/>
              <m:grow/>
            </m:dPr>
            <m:e>
              <m:m>
                <m:mPr>
                  <m:baseJc m:val="center"/>
                  <m:plcHide m:val="on"/>
                  <m:mcs>
                    <m:mc>
                      <m:mcPr>
                        <m:mcJc m:val="center"/>
                        <m:count m:val="1"/>
                      </m:mcPr>
                    </m:mc>
                  </m:mcs>
                </m:mPr>
                <m:mr>
                  <m:e>
                    <m:r>
                      <m:t>0</m:t>
                    </m:r>
                  </m:e>
                </m:mr>
                <m:mr>
                  <m:e>
                    <m:r>
                      <m:t>4</m:t>
                    </m:r>
                  </m:e>
                </m:mr>
                <m:mr>
                  <m:e>
                    <m:r>
                      <m:rPr>
                        <m:sty m:val="p"/>
                      </m:rPr>
                      <m:t>−</m:t>
                    </m:r>
                    <m:r>
                      <m:t>2</m:t>
                    </m:r>
                  </m:e>
                </m:mr>
              </m:m>
            </m:e>
          </m:d>
        </m:oMath>
      </m:oMathPara>
    </w:p>
    <w:p>
      <w:pPr>
        <w:pStyle w:val="FirstParagraph"/>
      </w:pPr>
      <w:del w:id="1209" w:author="PR Preview" w:date="2026-01-01T00:00:00Z">
        <w:r>
          <w:delText xml:space="preserve">Compute</w:delText>
        </w:r>
      </w:del>
      <w:del w:id="1210" w:author="PR Preview" w:date="2026-01-01T00:00:00Z">
        <w:r>
          <w:delText xml:space="preserve"> </w:delText>
        </w:r>
      </w:del>
      <m:oMath>
        <m:sSup>
          <m:e>
            <m:limLow>
              <m:e>
                <m:r>
                  <m:t>a</m:t>
                </m:r>
              </m:e>
              <m:lim>
                <m:r>
                  <m:rPr>
                    <m:sty m:val="p"/>
                  </m:rPr>
                  <m:t>∼</m:t>
                </m:r>
              </m:lim>
            </m:limLow>
          </m:e>
          <m:sup>
            <m:r>
              <m:rPr>
                <m:sty m:val="p"/>
              </m:rPr>
              <m:t>⊤</m:t>
            </m:r>
          </m:sup>
        </m:sSup>
        <m:limLow>
          <m:e>
            <m:r>
              <m:t>b</m:t>
            </m:r>
          </m:e>
          <m:lim>
            <m:r>
              <m:rPr>
                <m:sty m:val="p"/>
              </m:rPr>
              <m:t>∼</m:t>
            </m:r>
          </m:lim>
        </m:limLow>
      </m:oMath>
      <w:del w:id="1211" w:author="PR Preview" w:date="2026-01-01T00:00:00Z">
        <w:r>
          <w:delText xml:space="preserve"> </w:delText>
        </w:r>
      </w:del>
      <w:del w:id="1212" w:author="PR Preview" w:date="2026-01-01T00:00:00Z">
        <w:r>
          <w:delText xml:space="preserve">and</w:delText>
        </w:r>
      </w:del>
      <w:del w:id="1213" w:author="PR Preview" w:date="2026-01-01T00:00:00Z">
        <w:r>
          <w:delText xml:space="preserve"> </w:delText>
        </w:r>
      </w:del>
      <m:oMath>
        <m:r>
          <m:t>​</m:t>
        </m:r>
        <m:d>
          <m:dPr>
            <m:begChr m:val="∥"/>
            <m:sepChr m:val=""/>
            <m:endChr m:val="∥"/>
            <m:grow/>
          </m:dPr>
          <m:e>
            <m:limLow>
              <m:e>
                <m:r>
                  <m:t>a</m:t>
                </m:r>
              </m:e>
              <m:lim>
                <m:r>
                  <m:rPr>
                    <m:sty m:val="p"/>
                  </m:rPr>
                  <m:t>∼</m:t>
                </m:r>
              </m:lim>
            </m:limLow>
          </m:e>
        </m:d>
        <m:sSub>
          <m:e>
            <m:r>
              <m:t>​</m:t>
            </m:r>
          </m:e>
          <m:sub>
            <m:r>
              <m:t>2</m:t>
            </m:r>
          </m:sub>
        </m:sSub>
      </m:oMath>
      <w:del w:id="1214" w:author="PR Preview" w:date="2026-01-01T00:00:00Z">
        <w:r>
          <w:delText xml:space="preserve">.</w:delText>
        </w:r>
      </w:del>
    </w:p>
    <w:p>
      <w:pPr>
        <w:pStyle w:val="BodyText"/>
      </w:pPr>
      <w:ins w:id="1215" w:author="PR Preview" w:date="2026-01-01T00:00:00Z">
        <w:r>
          <w:t xml:space="preserve">$$\mathord{\smash[b]{\underset{\raise.3ex\hbox{$\scriptstyle\sim$}}{a}}\vphantom{a}}= \begin{bmatrix} 3 \\ -1 \\ 2 \end{bmatrix},
    \qquad
    \mathord{\smash[b]{\underset{\raise.3ex\hbox{$\scriptstyle\sim$}}{b}}\vphantom{b}} = \begin{bmatrix} 0 \\ 4 \\ -2 \end{bmatrix}$$</w:t>
        </w:r>
      </w:ins>
    </w:p>
    <w:p>
      <w:pPr>
        <w:pStyle w:val="FirstParagraph"/>
      </w:pPr>
      <w:ins w:id="1216" w:author="PR Preview" w:date="2026-01-01T00:00:00Z">
        <w:r>
          <w:t xml:space="preserve">Compute</w:t>
        </w:r>
      </w:ins>
      <w:ins w:id="1217" w:author="PR Preview" w:date="2026-01-01T00:00:00Z">
        <w:r>
          <w:t xml:space="preserve"> </w:t>
        </w:r>
      </w:ins>
      <w:ins w:id="1218" w:author="PR Preview" w:date="2026-01-01T00:00:00Z">
        <w:r>
          <w:t xml:space="preserve">$\mathord{\smash[b]{\underset{\raise.3ex\hbox{$\scriptstyle\sim$}}{a}}\vphantom{a}}^{\top} \mathord{\smash[b]{\underset{\raise.3ex\hbox{$\scriptstyle\sim$}}{b}}\vphantom{b}}$</w:t>
        </w:r>
      </w:ins>
      <w:ins w:id="1219" w:author="PR Preview" w:date="2026-01-01T00:00:00Z">
        <w:r>
          <w:t xml:space="preserve"> </w:t>
        </w:r>
      </w:ins>
      <w:ins w:id="1220" w:author="PR Preview" w:date="2026-01-01T00:00:00Z">
        <w:r>
          <w:t xml:space="preserve">and</w:t>
        </w:r>
      </w:ins>
      <w:ins w:id="1221" w:author="PR Preview" w:date="2026-01-01T00:00:00Z">
        <w:r>
          <w:t xml:space="preserve"> </w:t>
        </w:r>
      </w:ins>
      <w:ins w:id="1222" w:author="PR Preview" w:date="2026-01-01T00:00:00Z">
        <w:r>
          <w:t xml:space="preserve">$\mathopen{}\left\lVert\mathord{\smash[b]{\underset{\raise.3ex\hbox{$\scriptstyle\sim$}}{a}}\vphantom{a}}\right\rVert\mathclose{}_2$</w:t>
        </w:r>
      </w:ins>
      <w:ins w:id="1223" w:author="PR Preview" w:date="2026-01-01T00:00:00Z">
        <w:r>
          <w:t xml:space="preserve">.</w:t>
        </w:r>
      </w:ins>
    </w:p>
    <w:bookmarkEnd w:id="72"/>
    <w:bookmarkStart w:id="73" w:name="sol-inner-product"/>
    <w:p>
      <w:pPr>
        <w:pStyle w:val="BodyText"/>
      </w:pPr>
      <w:r>
        <w:rPr>
          <w:i/>
          <w:iCs/>
        </w:rPr>
        <w:t xml:space="preserve">Solution 3</w:t>
      </w:r>
      <w:r>
        <w:t xml:space="preserve">. </w:t>
      </w:r>
      <w:r>
        <w:t xml:space="preserve">Multiply entry by entry and add:</w:t>
      </w:r>
    </w:p>
    <w:p>
      <w:pPr>
        <w:pStyle w:val="BodyText"/>
      </w:pPr>
      <m:oMathPara>
        <m:oMathParaPr>
          <m:jc m:val="center"/>
        </m:oMathParaPr>
        <m:oMath>
          <m:eqArr>
            <m:e>
              <m:limLow>
                <m:e>
                  <m:r>
                    <m:t>a</m:t>
                  </m:r>
                </m:e>
                <m:lim>
                  <m:r>
                    <m:rPr>
                      <m:sty m:val="p"/>
                    </m:rPr>
                    <m:t>∼</m:t>
                  </m:r>
                </m:lim>
              </m:limLow>
              <m:r>
                <m:rPr>
                  <m:sty m:val="p"/>
                </m:rPr>
                <m:t>⋅</m:t>
              </m:r>
              <m:limLow>
                <m:e>
                  <m:r>
                    <m:t>b</m:t>
                  </m:r>
                </m:e>
                <m:lim>
                  <m:r>
                    <m:rPr>
                      <m:sty m:val="p"/>
                    </m:rPr>
                    <m:t>∼</m:t>
                  </m:r>
                </m:lim>
              </m:limLow>
              <m:r>
                <m:t>&amp;</m:t>
              </m:r>
              <m:r>
                <m:rPr>
                  <m:sty m:val="p"/>
                </m:rPr>
                <m:t>=</m:t>
              </m:r>
              <m:r>
                <m:rPr>
                  <m:sty m:val="p"/>
                </m:rPr>
                <m:t>(</m:t>
              </m:r>
              <m:r>
                <m:t>3</m:t>
              </m:r>
              <m:r>
                <m:rPr>
                  <m:sty m:val="p"/>
                </m:rPr>
                <m:t>)</m:t>
              </m:r>
              <m:r>
                <m:rPr>
                  <m:sty m:val="p"/>
                </m:rPr>
                <m:t>(</m:t>
              </m:r>
              <m:r>
                <m:t>0</m:t>
              </m:r>
              <m:r>
                <m:rPr>
                  <m:sty m:val="p"/>
                </m:rPr>
                <m:t>)</m:t>
              </m:r>
              <m:r>
                <m:rPr>
                  <m:sty m:val="p"/>
                </m:rPr>
                <m:t>+</m:t>
              </m:r>
              <m:r>
                <m:rPr>
                  <m:sty m:val="p"/>
                </m:rPr>
                <m:t>(</m:t>
              </m:r>
              <m:r>
                <m:rPr>
                  <m:sty m:val="p"/>
                </m:rPr>
                <m:t>−</m:t>
              </m:r>
              <m:r>
                <m:t>1</m:t>
              </m:r>
              <m:r>
                <m:rPr>
                  <m:sty m:val="p"/>
                </m:rPr>
                <m:t>)</m:t>
              </m:r>
              <m:r>
                <m:rPr>
                  <m:sty m:val="p"/>
                </m:rPr>
                <m:t>(</m:t>
              </m:r>
              <m:r>
                <m:t>4</m:t>
              </m:r>
              <m:r>
                <m:rPr>
                  <m:sty m:val="p"/>
                </m:rPr>
                <m:t>)</m:t>
              </m:r>
              <m:r>
                <m:rPr>
                  <m:sty m:val="p"/>
                </m:rPr>
                <m:t>+</m:t>
              </m:r>
              <m:r>
                <m:rPr>
                  <m:sty m:val="p"/>
                </m:rPr>
                <m:t>(</m:t>
              </m:r>
              <m:r>
                <m:t>2</m:t>
              </m:r>
              <m:r>
                <m:rPr>
                  <m:sty m:val="p"/>
                </m:rPr>
                <m:t>)</m:t>
              </m:r>
              <m:r>
                <m:rPr>
                  <m:sty m:val="p"/>
                </m:rPr>
                <m:t>(</m:t>
              </m:r>
              <m:r>
                <m:rPr>
                  <m:sty m:val="p"/>
                </m:rPr>
                <m:t>−</m:t>
              </m:r>
              <m:r>
                <m:t>2</m:t>
              </m:r>
              <m:r>
                <m:rPr>
                  <m:sty m:val="p"/>
                </m:rPr>
                <m:t>)</m:t>
              </m:r>
            </m:e>
            <m:e>
              <m:r>
                <m:t>&amp;</m:t>
              </m:r>
              <m:r>
                <m:rPr>
                  <m:sty m:val="p"/>
                </m:rPr>
                <m:t>=</m:t>
              </m:r>
              <m:r>
                <m:t>0</m:t>
              </m:r>
              <m:r>
                <m:rPr>
                  <m:sty m:val="p"/>
                </m:rPr>
                <m:t>−</m:t>
              </m:r>
              <m:r>
                <m:t>4</m:t>
              </m:r>
              <m:r>
                <m:rPr>
                  <m:sty m:val="p"/>
                </m:rPr>
                <m:t>−</m:t>
              </m:r>
              <m:r>
                <m:t>4</m:t>
              </m:r>
            </m:e>
            <m:e>
              <m:r>
                <m:t>&amp;</m:t>
              </m:r>
              <m:r>
                <m:rPr>
                  <m:sty m:val="p"/>
                </m:rPr>
                <m:t>=</m:t>
              </m:r>
              <m:r>
                <m:rPr>
                  <m:sty m:val="p"/>
                </m:rPr>
                <m:t>−</m:t>
              </m:r>
              <m:r>
                <m:t>8</m:t>
              </m:r>
            </m:e>
          </m:eqArr>
        </m:oMath>
      </m:oMathPara>
    </w:p>
    <w:p>
      <w:pPr>
        <w:pStyle w:val="FirstParagraph"/>
      </w:pPr>
      <w:del w:id="1224" w:author="PR Preview" w:date="2026-01-01T00:00:00Z">
        <w:r>
          <w:delText xml:space="preserve">For the norm, take the inner product of</w:delText>
        </w:r>
      </w:del>
      <w:del w:id="1225" w:author="PR Preview" w:date="2026-01-01T00:00:00Z">
        <w:r>
          <w:delText xml:space="preserve"> </w:delText>
        </w:r>
      </w:del>
      <m:oMath>
        <m:limLow>
          <m:e>
            <m:r>
              <m:t>a</m:t>
            </m:r>
          </m:e>
          <m:lim>
            <m:r>
              <m:rPr>
                <m:sty m:val="p"/>
              </m:rPr>
              <m:t>∼</m:t>
            </m:r>
          </m:lim>
        </m:limLow>
      </m:oMath>
      <w:del w:id="1226" w:author="PR Preview" w:date="2026-01-01T00:00:00Z">
        <w:r>
          <w:delText xml:space="preserve"> </w:delText>
        </w:r>
      </w:del>
      <w:del w:id="1227" w:author="PR Preview" w:date="2026-01-01T00:00:00Z">
        <w:r>
          <w:delText xml:space="preserve">with itself first:</w:delText>
        </w:r>
      </w:del>
    </w:p>
    <w:p>
      <w:pPr>
        <w:pStyle w:val="BodyText"/>
      </w:pPr>
      <m:oMathPara>
        <m:oMathParaPr>
          <m:jc m:val="center"/>
        </m:oMathParaPr>
        <m:oMath>
          <m:eqArr>
            <m:e>
              <m:limLow>
                <m:e>
                  <m:r>
                    <m:t>a</m:t>
                  </m:r>
                </m:e>
                <m:lim>
                  <m:r>
                    <m:rPr>
                      <m:sty m:val="p"/>
                    </m:rPr>
                    <m:t>∼</m:t>
                  </m:r>
                </m:lim>
              </m:limLow>
              <m:r>
                <m:rPr>
                  <m:sty m:val="p"/>
                </m:rPr>
                <m:t>⋅</m:t>
              </m:r>
              <m:limLow>
                <m:e>
                  <m:r>
                    <m:t>a</m:t>
                  </m:r>
                </m:e>
                <m:lim>
                  <m:r>
                    <m:rPr>
                      <m:sty m:val="p"/>
                    </m:rPr>
                    <m:t>∼</m:t>
                  </m:r>
                </m:lim>
              </m:limLow>
              <m:r>
                <m:t>&amp;</m:t>
              </m:r>
              <m:r>
                <m:rPr>
                  <m:sty m:val="p"/>
                </m:rPr>
                <m:t>=</m:t>
              </m:r>
              <m:sSup>
                <m:e>
                  <m:r>
                    <m:t>3</m:t>
                  </m:r>
                </m:e>
                <m:sup>
                  <m:r>
                    <m:t>2</m:t>
                  </m:r>
                </m:sup>
              </m:sSup>
              <m:r>
                <m:rPr>
                  <m:sty m:val="p"/>
                </m:rPr>
                <m:t>+</m:t>
              </m:r>
              <m:r>
                <m:rPr>
                  <m:sty m:val="p"/>
                </m:rPr>
                <m:t>(</m:t>
              </m:r>
              <m:r>
                <m:rPr>
                  <m:sty m:val="p"/>
                </m:rPr>
                <m:t>−</m:t>
              </m:r>
              <m:r>
                <m:t>1</m:t>
              </m:r>
              <m:sSup>
                <m:e>
                  <m:r>
                    <m:rPr>
                      <m:sty m:val="p"/>
                    </m:rPr>
                    <m:t>)</m:t>
                  </m:r>
                </m:e>
                <m:sup>
                  <m:r>
                    <m:t>2</m:t>
                  </m:r>
                </m:sup>
              </m:sSup>
              <m:r>
                <m:rPr>
                  <m:sty m:val="p"/>
                </m:rPr>
                <m:t>+</m:t>
              </m:r>
              <m:sSup>
                <m:e>
                  <m:r>
                    <m:t>2</m:t>
                  </m:r>
                </m:e>
                <m:sup>
                  <m:r>
                    <m:t>2</m:t>
                  </m:r>
                </m:sup>
              </m:sSup>
            </m:e>
            <m:e>
              <m:r>
                <m:t>&amp;</m:t>
              </m:r>
              <m:r>
                <m:rPr>
                  <m:sty m:val="p"/>
                </m:rPr>
                <m:t>=</m:t>
              </m:r>
              <m:r>
                <m:t>9</m:t>
              </m:r>
              <m:r>
                <m:rPr>
                  <m:sty m:val="p"/>
                </m:rPr>
                <m:t>+</m:t>
              </m:r>
              <m:r>
                <m:t>1</m:t>
              </m:r>
              <m:r>
                <m:rPr>
                  <m:sty m:val="p"/>
                </m:rPr>
                <m:t>+</m:t>
              </m:r>
              <m:r>
                <m:t>4</m:t>
              </m:r>
            </m:e>
            <m:e>
              <m:r>
                <m:t>&amp;</m:t>
              </m:r>
              <m:r>
                <m:rPr>
                  <m:sty m:val="p"/>
                </m:rPr>
                <m:t>=</m:t>
              </m:r>
              <m:r>
                <m:t>14</m:t>
              </m:r>
            </m:e>
          </m:eqArr>
        </m:oMath>
      </m:oMathPara>
    </w:p>
    <w:p>
      <w:pPr>
        <w:pStyle w:val="BodyText"/>
      </w:pPr>
      <w:ins w:id="1228" w:author="PR Preview" w:date="2026-01-01T00:00:00Z">
        <w:r>
          <w:t xml:space="preserve">$$
    \begin{aligned}
    \mathord{\smash[b]{\underset{\raise.3ex\hbox{$\scriptstyle\sim$}}{a}}\vphantom{a}} \cdot \mathord{\smash[b]{\underset{\raise.3ex\hbox{$\scriptstyle\sim$}}{b}}\vphantom{b}}
    &amp;=(3)(0) + (-1)(4) + (2)(-2) \\
    &amp;= 0 - 4 - 4 \\
    &amp;= -8
    \end{aligned}
    $$</w:t>
        </w:r>
      </w:ins>
    </w:p>
    <w:p>
      <w:pPr>
        <w:pStyle w:val="FirstParagraph"/>
      </w:pPr>
      <w:ins w:id="1229" w:author="PR Preview" w:date="2026-01-01T00:00:00Z">
        <w:r>
          <w:t xml:space="preserve">For the norm, take the inner product of</w:t>
        </w:r>
      </w:ins>
      <w:ins w:id="1230" w:author="PR Preview" w:date="2026-01-01T00:00:00Z">
        <w:r>
          <w:t xml:space="preserve"> </w:t>
        </w:r>
      </w:ins>
      <w:ins w:id="1231" w:author="PR Preview" w:date="2026-01-01T00:00:00Z">
        <w:r>
          <w:t xml:space="preserve">$\mathord{\smash[b]{\underset{\raise.3ex\hbox{$\scriptstyle\sim$}}{a}}\vphantom{a}}$</w:t>
        </w:r>
      </w:ins>
      <w:ins w:id="1232" w:author="PR Preview" w:date="2026-01-01T00:00:00Z">
        <w:r>
          <w:t xml:space="preserve"> </w:t>
        </w:r>
      </w:ins>
      <w:ins w:id="1233" w:author="PR Preview" w:date="2026-01-01T00:00:00Z">
        <w:r>
          <w:t xml:space="preserve">with itself first:</w:t>
        </w:r>
      </w:ins>
    </w:p>
    <w:p>
      <w:pPr>
        <w:pStyle w:val="BodyText"/>
      </w:pPr>
      <w:ins w:id="1234" w:author="PR Preview" w:date="2026-01-01T00:00:00Z">
        <w:r>
          <w:t xml:space="preserve">$$
    \begin{aligned}
    \mathord{\smash[b]{\underset{\raise.3ex\hbox{$\scriptstyle\sim$}}{a}}\vphantom{a}} \cdot \mathord{\smash[b]{\underset{\raise.3ex\hbox{$\scriptstyle\sim$}}{a}}\vphantom{a}}
    &amp;= 3^2 + (-1)^2 + 2^2 \\
    &amp;= 9 + 1 + 4 \\
    &amp;= 14
    \end{aligned}
    $$</w:t>
        </w:r>
      </w:ins>
    </w:p>
    <w:p>
      <w:pPr>
        <w:pStyle w:val="FirstParagraph"/>
      </w:pPr>
      <w:r>
        <w:t xml:space="preserve">so</w:t>
      </w:r>
    </w:p>
    <w:p>
      <w:pPr>
        <w:pStyle w:val="BodyText"/>
      </w:pPr>
      <m:oMathPara>
        <m:oMathParaPr>
          <m:jc m:val="center"/>
        </m:oMathParaPr>
        <m:oMath>
          <m:r>
            <m:t>​</m:t>
          </m:r>
          <m:d>
            <m:dPr>
              <m:begChr m:val="∥"/>
              <m:sepChr m:val=""/>
              <m:endChr m:val="∥"/>
              <m:grow/>
            </m:dPr>
            <m:e>
              <m:limLow>
                <m:e>
                  <m:r>
                    <m:t>a</m:t>
                  </m:r>
                </m:e>
                <m:lim>
                  <m:r>
                    <m:rPr>
                      <m:sty m:val="p"/>
                    </m:rPr>
                    <m:t>∼</m:t>
                  </m:r>
                </m:lim>
              </m:limLow>
            </m:e>
          </m:d>
          <m:sSub>
            <m:e>
              <m:r>
                <m:t>​</m:t>
              </m:r>
            </m:e>
            <m:sub>
              <m:r>
                <m:t>2</m:t>
              </m:r>
            </m:sub>
          </m:sSub>
          <m:r>
            <m:rPr>
              <m:sty m:val="p"/>
            </m:rPr>
            <m:t>=</m:t>
          </m:r>
          <m:rad>
            <m:radPr>
              <m:degHide m:val="on"/>
            </m:radPr>
            <m:deg/>
            <m:e>
              <m:r>
                <m:t>14</m:t>
              </m:r>
            </m:e>
          </m:rad>
          <m:r>
            <m:rPr>
              <m:sty m:val="p"/>
            </m:rPr>
            <m:t>≈</m:t>
          </m:r>
          <m:r>
            <m:t>3.742</m:t>
          </m:r>
        </m:oMath>
      </m:oMathPara>
    </w:p>
    <w:p>
      <w:pPr>
        <w:pStyle w:val="BodyText"/>
      </w:pPr>
      <w:ins w:id="1235" w:author="PR Preview" w:date="2026-01-01T00:00:00Z">
        <w:r>
          <w:t xml:space="preserve">$$\mathopen{}\left\lVert\mathord{\smash[b]{\underset{\raise.3ex\hbox{$\scriptstyle\sim$}}{a}}\vphantom{a}}\right\rVert\mathclose{}_2 = \sqrt{14} \approx 3.742$$</w:t>
        </w:r>
      </w:ins>
    </w:p>
    <w:p>
      <w:pPr>
        <w:pStyle w:val="FirstParagraph"/>
      </w:pPr>
      <w:r>
        <w:t xml:space="preserve">The inner product came out negative while the norm cannot:</w:t>
      </w:r>
      <w:r>
        <w:t xml:space="preserve"> </w:t>
      </w:r>
      <w:r>
        <w:t xml:space="preserve">a norm is a square root of a sum of squares, so it is never below zero.</w:t>
      </w:r>
    </w:p>
    <w:p>
      <w:pPr>
        <w:pStyle w:val="BodyText"/>
      </w:pPr>
      <w:r>
        <w:t xml:space="preserve">Python has both operations built in, and R builds them from</w:t>
      </w:r>
      <w:r>
        <w:t xml:space="preserve"> </w:t>
      </w:r>
      <w:r>
        <w:rPr>
          <w:rStyle w:val="VerbatimChar"/>
        </w:rPr>
        <w:t xml:space="preserve">sum</w:t>
      </w:r>
      <w:r>
        <w:t xml:space="preserv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NormalTok"/>
        </w:rPr>
        <w:t xml:space="preserve">a </w:t>
      </w:r>
      <w:r>
        <w:rPr>
          <w:rStyle w:val="OperatorTok"/>
        </w:rPr>
        <w:t xml:space="preserve">=</w:t>
      </w:r>
      <w:r>
        <w:rPr>
          <w:rStyle w:val="NormalTok"/>
        </w:rPr>
        <w:t xml:space="preserve"> np.array([</w:t>
      </w:r>
      <w:r>
        <w:rPr>
          <w:rStyle w:val="FloatTok"/>
        </w:rPr>
        <w:t xml:space="preserve">3.0</w:t>
      </w:r>
      <w:r>
        <w:rPr>
          <w:rStyle w:val="NormalTok"/>
        </w:rPr>
        <w:t xml:space="preserve">, </w:t>
      </w:r>
      <w:r>
        <w:rPr>
          <w:rStyle w:val="OperatorTok"/>
        </w:rPr>
        <w:t xml:space="preserve">-</w:t>
      </w:r>
      <w:r>
        <w:rPr>
          <w:rStyle w:val="FloatTok"/>
        </w:rPr>
        <w:t xml:space="preserve">1.0</w:t>
      </w:r>
      <w:r>
        <w:rPr>
          <w:rStyle w:val="NormalTok"/>
        </w:rPr>
        <w:t xml:space="preserve">, </w:t>
      </w:r>
      <w:r>
        <w:rPr>
          <w:rStyle w:val="FloatTok"/>
        </w:rPr>
        <w:t xml:space="preserve">2.0</w:t>
      </w:r>
      <w:r>
        <w:rPr>
          <w:rStyle w:val="NormalTok"/>
        </w:rPr>
        <w:t xml:space="preserve">])</w:t>
      </w:r>
      <w:r>
        <w:br/>
      </w:r>
      <w:r>
        <w:rPr>
          <w:rStyle w:val="NormalTok"/>
        </w:rPr>
        <w:t xml:space="preserve">b </w:t>
      </w:r>
      <w:r>
        <w:rPr>
          <w:rStyle w:val="OperatorTok"/>
        </w:rPr>
        <w:t xml:space="preserve">=</w:t>
      </w:r>
      <w:r>
        <w:rPr>
          <w:rStyle w:val="NormalTok"/>
        </w:rPr>
        <w:t xml:space="preserve"> np.array([</w:t>
      </w:r>
      <w:r>
        <w:rPr>
          <w:rStyle w:val="FloatTok"/>
        </w:rPr>
        <w:t xml:space="preserve">0.0</w:t>
      </w:r>
      <w:r>
        <w:rPr>
          <w:rStyle w:val="NormalTok"/>
        </w:rPr>
        <w:t xml:space="preserve">, </w:t>
      </w:r>
      <w:r>
        <w:rPr>
          <w:rStyle w:val="FloatTok"/>
        </w:rPr>
        <w:t xml:space="preserve">4.0</w:t>
      </w:r>
      <w:r>
        <w:rPr>
          <w:rStyle w:val="NormalTok"/>
        </w:rPr>
        <w:t xml:space="preserve">, </w:t>
      </w:r>
      <w:r>
        <w:rPr>
          <w:rStyle w:val="OperatorTok"/>
        </w:rPr>
        <w:t xml:space="preserve">-</w:t>
      </w:r>
      <w:r>
        <w:rPr>
          <w:rStyle w:val="FloatTok"/>
        </w:rPr>
        <w:t xml:space="preserve">2.0</w:t>
      </w:r>
      <w:r>
        <w:rPr>
          <w:rStyle w:val="NormalTok"/>
        </w:rPr>
        <w:t xml:space="preserve">])</w:t>
      </w:r>
      <w:r>
        <w:br/>
      </w:r>
      <w:r>
        <w:br/>
      </w:r>
      <w:r>
        <w:rPr>
          <w:rStyle w:val="BuiltInTok"/>
        </w:rPr>
        <w:t xml:space="preserve">print</w:t>
      </w:r>
      <w:r>
        <w:rPr>
          <w:rStyle w:val="NormalTok"/>
        </w:rPr>
        <w:t xml:space="preserve">(a </w:t>
      </w:r>
      <w:r>
        <w:rPr>
          <w:rStyle w:val="OperatorTok"/>
        </w:rPr>
        <w:t xml:space="preserve">@</w:t>
      </w:r>
      <w:r>
        <w:rPr>
          <w:rStyle w:val="NormalTok"/>
        </w:rPr>
        <w:t xml:space="preserve"> b, </w:t>
      </w:r>
      <w:r>
        <w:rPr>
          <w:rStyle w:val="BuiltInTok"/>
        </w:rPr>
        <w:t xml:space="preserve">round</w:t>
      </w:r>
      <w:r>
        <w:rPr>
          <w:rStyle w:val="NormalTok"/>
        </w:rPr>
        <w:t xml:space="preserve">(</w:t>
      </w:r>
      <w:r>
        <w:rPr>
          <w:rStyle w:val="BuiltInTok"/>
        </w:rPr>
        <w:t xml:space="preserve">float</w:t>
      </w:r>
      <w:r>
        <w:rPr>
          <w:rStyle w:val="NormalTok"/>
        </w:rPr>
        <w:t xml:space="preserve">(np.linalg.norm(a)), </w:t>
      </w:r>
      <w:r>
        <w:rPr>
          <w:rStyle w:val="DecValTok"/>
        </w:rPr>
        <w:t xml:space="preserve">3</w:t>
      </w:r>
      <w:r>
        <w:rPr>
          <w:rStyle w:val="NormalTok"/>
        </w:rPr>
        <w:t xml:space="preserv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 </w:t>
      </w:r>
      <w:r>
        <w:rPr>
          <w:rStyle w:val="SpecialCharTok"/>
        </w:rPr>
        <w:t xml:space="preserve">-</w:t>
      </w:r>
      <w:r>
        <w:rPr>
          <w:rStyle w:val="DecValTok"/>
        </w:rPr>
        <w:t xml:space="preserve">2</w:t>
      </w:r>
      <w:r>
        <w:rPr>
          <w:rStyle w:val="NormalTok"/>
        </w:rPr>
        <w:t xml:space="preserve">)</w:t>
      </w:r>
      <w:r>
        <w:br/>
      </w:r>
      <w:r>
        <w:br/>
      </w:r>
      <w:r>
        <w:rPr>
          <w:rStyle w:val="FunctionTok"/>
        </w:rPr>
        <w:t xml:space="preserve">print</w:t>
      </w:r>
      <w:r>
        <w:rPr>
          <w:rStyle w:val="NormalTok"/>
        </w:rPr>
        <w:t xml:space="preserve">(</w:t>
      </w:r>
      <w:r>
        <w:rPr>
          <w:rStyle w:val="FunctionTok"/>
        </w:rPr>
        <w:t xml:space="preserve">c</w:t>
      </w:r>
      <w:r>
        <w:rPr>
          <w:rStyle w:val="NormalTok"/>
        </w:rPr>
        <w:t xml:space="preserve">(</w:t>
      </w:r>
      <w:r>
        <w:rPr>
          <w:rStyle w:val="FunctionTok"/>
        </w:rPr>
        <w:t xml:space="preserve">sum</w:t>
      </w:r>
      <w:r>
        <w:rPr>
          <w:rStyle w:val="NormalTok"/>
        </w:rPr>
        <w:t xml:space="preserve">(a </w:t>
      </w:r>
      <w:r>
        <w:rPr>
          <w:rStyle w:val="SpecialCharTok"/>
        </w:rPr>
        <w:t xml:space="preserve">*</w:t>
      </w:r>
      <w:r>
        <w:rPr>
          <w:rStyle w:val="NormalTok"/>
        </w:rPr>
        <w:t xml:space="preserve"> b), </w:t>
      </w:r>
      <w:r>
        <w:rPr>
          <w:rStyle w:val="FunctionTok"/>
        </w:rPr>
        <w:t xml:space="preserve">round</w:t>
      </w:r>
      <w:r>
        <w:rPr>
          <w:rStyle w:val="NormalTok"/>
        </w:rPr>
        <w:t xml:space="preserve">(</w:t>
      </w:r>
      <w:r>
        <w:rPr>
          <w:rStyle w:val="FunctionTok"/>
        </w:rPr>
        <w:t xml:space="preserve">sqrt</w:t>
      </w:r>
      <w:r>
        <w:rPr>
          <w:rStyle w:val="NormalTok"/>
        </w:rPr>
        <w:t xml:space="preserve">(</w:t>
      </w:r>
      <w:r>
        <w:rPr>
          <w:rStyle w:val="FunctionTok"/>
        </w:rPr>
        <w:t xml:space="preserve">sum</w:t>
      </w:r>
      <w:r>
        <w:rPr>
          <w:rStyle w:val="NormalTok"/>
        </w:rPr>
        <w:t xml:space="preserve">(a</w:t>
      </w:r>
      <w:r>
        <w:rPr>
          <w:rStyle w:val="SpecialCharTok"/>
        </w:rPr>
        <w:t xml:space="preserve">^</w:t>
      </w:r>
      <w:r>
        <w:rPr>
          <w:rStyle w:val="DecValTok"/>
        </w:rPr>
        <w:t xml:space="preserve">2</w:t>
      </w:r>
      <w:r>
        <w:rPr>
          <w:rStyle w:val="NormalTok"/>
        </w:rPr>
        <w:t xml:space="preserve">)), </w:t>
      </w:r>
      <w:r>
        <w:rPr>
          <w:rStyle w:val="DecValTok"/>
        </w:rPr>
        <w:t xml:space="preserve">3</w:t>
      </w:r>
      <w:r>
        <w:rPr>
          <w:rStyle w:val="NormalTok"/>
        </w:rPr>
        <w:t xml:space="preserve">)))</w:t>
      </w:r>
      <w:r>
        <w:br/>
      </w:r>
      <w:r>
        <w:rPr>
          <w:rStyle w:val="CommentTok"/>
        </w:rPr>
        <w:t xml:space="preserve">#&gt; [1] -8.000  3.742</w:t>
      </w:r>
    </w:p>
    <w:p>
      <w:pPr>
        <w:pStyle w:val="FirstParagraph"/>
      </w:pPr>
      <w:r>
        <w:t xml:space="preserve">Both print</w:t>
      </w:r>
      <w:r>
        <w:t xml:space="preserve"> </w:t>
      </w:r>
      <m:oMath>
        <m:r>
          <m:rPr>
            <m:sty m:val="p"/>
          </m:rPr>
          <m:t>−</m:t>
        </m:r>
        <m:r>
          <m:t>8</m:t>
        </m:r>
      </m:oMath>
      <w:r>
        <w:t xml:space="preserve"> </w:t>
      </w:r>
      <w:r>
        <w:t xml:space="preserve">and</w:t>
      </w:r>
      <w:r>
        <w:t xml:space="preserve"> </w:t>
      </w:r>
      <m:oMath>
        <m:r>
          <m:t>3.742</m:t>
        </m:r>
      </m:oMath>
      <w:r>
        <w:t xml:space="preserve">.</w:t>
      </w:r>
    </w:p>
    <w:bookmarkEnd w:id="73"/>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5" name="Picture"/>
                  <a:graphic>
                    <a:graphicData uri="http://schemas.openxmlformats.org/drawingml/2006/picture">
                      <pic:pic>
                        <pic:nvPicPr>
                          <pic:cNvPr descr="/opt/quarto/share/formats/docx/tip.png" id="7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 lecture</w:t>
            </w:r>
          </w:p>
        </w:tc>
      </w:tr>
      <w:tr>
        <w:trPr>
          <w:cantSplit/>
        </w:trPr>
        <w:tc>
          <w:tcPr>
            <w:tcMar>
              <w:top w:w="108" w:type="dxa"/>
              <w:bottom w:w="108" w:type="dxa"/>
            </w:tcMar>
          </w:tcPr>
          <w:p>
            <w:pPr>
              <w:pStyle w:val="BodyText"/>
            </w:pPr>
            <w:pPr>
              <w:spacing w:before="16" w:after="16"/>
            </w:pPr>
            <w:r>
              <w:t xml:space="preserve">Hutchinson’s</w:t>
            </w:r>
            <w:r>
              <w:t xml:space="preserve"> </w:t>
            </w:r>
            <w:hyperlink r:id="rId77">
              <w:r>
                <w:rPr>
                  <w:rStyle w:val="Hyperlink"/>
                </w:rPr>
                <w:t xml:space="preserve">Linear Function Basics</w:t>
              </w:r>
            </w:hyperlink>
            <w:r>
              <w:t xml:space="preserve"> </w:t>
            </w:r>
            <w:r>
              <w:t xml:space="preserve">(24 min)</w:t>
            </w:r>
            <w:r>
              <w:t xml:space="preserve"> </w:t>
            </w:r>
            <w:r>
              <w:t xml:space="preserve">covers dot products and the Euclidean norm,</w:t>
            </w:r>
            <w:r>
              <w:t xml:space="preserve"> </w:t>
            </w:r>
            <w:r>
              <w:t xml:space="preserve">and goes on to hyperplanes (</w:t>
            </w:r>
            <w:hyperlink w:anchor="def-hyperplane">
              <w:r>
                <w:rPr>
                  <w:rStyle w:val="Hyperlink"/>
                </w:rPr>
                <w:t xml:space="preserve">Definition 41</w:t>
              </w:r>
            </w:hyperlink>
            <w:r>
              <w:t xml:space="preserve">)</w:t>
            </w:r>
            <w:r>
              <w:t xml:space="preserve"> </w:t>
            </w:r>
            <w:r>
              <w:t xml:space="preserve">and</w:t>
            </w:r>
            <w:r>
              <w:t xml:space="preserve"> </w:t>
            </w:r>
            <w:hyperlink r:id="rId78">
              <w:r>
                <w:rPr>
                  <w:rStyle w:val="Hyperlink"/>
                </w:rPr>
                <w:t xml:space="preserve">level sets</w:t>
              </w:r>
            </w:hyperlink>
            <w:r>
              <w:t xml:space="preserve"> </w:t>
            </w:r>
            <w:r>
              <w:t xml:space="preserve">(Hutchinson, n.d.)</w:t>
            </w:r>
            <w:r>
              <w:t xml:space="preserve">.</w:t>
            </w:r>
            <w:r>
              <w:t xml:space="preserve"> </w:t>
            </w:r>
            <w:r>
              <w:t xml:space="preserve">The login for the video site is posted</w:t>
            </w:r>
            <w:r>
              <w:t xml:space="preserve"> </w:t>
            </w:r>
            <w:hyperlink r:id="rId79">
              <w:r>
                <w:rPr>
                  <w:rStyle w:val="Hyperlink"/>
                </w:rPr>
                <w:t xml:space="preserve">on Canvas</w:t>
              </w:r>
            </w:hyperlink>
            <w:r>
              <w:t xml:space="preserve">.</w:t>
            </w:r>
          </w:p>
          <w:p/>
        </w:tc>
      </w:tr>
    </w:tbl>
    <w:bookmarkEnd w:id="80"/>
    <w:bookmarkEnd w:id="81"/>
    <w:bookmarkStart w:id="188" w:name="matrices"/>
    <w:p>
      <w:pPr>
        <w:pStyle w:val="Heading2"/>
      </w:pPr>
      <w:r>
        <w:t xml:space="preserve">2 Matrices</w:t>
      </w:r>
    </w:p>
    <w:bookmarkStart w:id="82" w:name="def-matrix"/>
    <w:p>
      <w:pPr>
        <w:pStyle w:val="FirstParagraph"/>
      </w:pPr>
      <w:r>
        <w:rPr>
          <w:b/>
          <w:bCs/>
        </w:rPr>
        <w:t xml:space="preserve">Definition 20 (Matrix)</w:t>
      </w:r>
      <w:r>
        <w:t xml:space="preserve"> </w:t>
      </w:r>
      <w:r>
        <w:t xml:space="preserve">A</w:t>
      </w:r>
      <w:r>
        <w:t xml:space="preserve"> </w:t>
      </w:r>
      <w:r>
        <w:rPr>
          <w:b/>
          <w:bCs/>
        </w:rPr>
        <w:t xml:space="preserve">matrix</w:t>
      </w:r>
      <w:r>
        <w:t xml:space="preserve"> </w:t>
      </w:r>
      <w:r>
        <w:t xml:space="preserve">of dimensions</w:t>
      </w:r>
      <w:r>
        <w:t xml:space="preserve"> </w:t>
      </w:r>
      <m:oMath>
        <m:r>
          <m:t>m</m:t>
        </m:r>
        <m:r>
          <m:rPr>
            <m:sty m:val="p"/>
          </m:rPr>
          <m:t>×</m:t>
        </m:r>
        <m:r>
          <m:t>n</m:t>
        </m:r>
      </m:oMath>
      <w:r>
        <w:t xml:space="preserve"> </w:t>
      </w:r>
      <w:r>
        <w:t xml:space="preserve">is a rectangular array of</w:t>
      </w:r>
      <w:r>
        <w:t xml:space="preserve"> </w:t>
      </w:r>
      <m:oMath>
        <m:r>
          <m:t>m</m:t>
        </m:r>
        <m:r>
          <m:rPr>
            <m:sty m:val="p"/>
          </m:rPr>
          <m:t>⋅</m:t>
        </m:r>
        <m:r>
          <m:t>n</m:t>
        </m:r>
      </m:oMath>
      <w:r>
        <w:t xml:space="preserve"> </w:t>
      </w:r>
      <w:r>
        <w:t xml:space="preserve">numbers,</w:t>
      </w:r>
      <w:r>
        <w:t xml:space="preserve"> </w:t>
      </w:r>
      <w:r>
        <w:t xml:space="preserve">arranged in</w:t>
      </w:r>
      <w:r>
        <w:t xml:space="preserve"> </w:t>
      </w:r>
      <m:oMath>
        <m:r>
          <m:t>m</m:t>
        </m:r>
      </m:oMath>
      <w:r>
        <w:t xml:space="preserve"> </w:t>
      </w:r>
      <w:r>
        <w:t xml:space="preserve">rows and</w:t>
      </w:r>
      <w:r>
        <w:t xml:space="preserve"> </w:t>
      </w:r>
      <m:oMath>
        <m:r>
          <m:t>n</m:t>
        </m:r>
      </m:oMath>
      <w:r>
        <w:t xml:space="preserve"> </w:t>
      </w:r>
      <w:r>
        <w:t xml:space="preserve">columns:</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a</m:t>
                        </m:r>
                      </m:e>
                      <m:sub>
                        <m:r>
                          <m:t>11</m:t>
                        </m:r>
                      </m:sub>
                    </m:sSub>
                  </m:e>
                  <m:e>
                    <m:sSub>
                      <m:e>
                        <m:r>
                          <m:t>a</m:t>
                        </m:r>
                      </m:e>
                      <m:sub>
                        <m:r>
                          <m:t>12</m:t>
                        </m:r>
                      </m:sub>
                    </m:sSub>
                  </m:e>
                  <m:e>
                    <m:r>
                      <m:rPr>
                        <m:sty m:val="p"/>
                      </m:rPr>
                      <m:t>⋯</m:t>
                    </m:r>
                  </m:e>
                  <m:e>
                    <m:sSub>
                      <m:e>
                        <m:r>
                          <m:t>a</m:t>
                        </m:r>
                      </m:e>
                      <m:sub>
                        <m:r>
                          <m:t>1</m:t>
                        </m:r>
                        <m:r>
                          <m:t>n</m:t>
                        </m:r>
                      </m:sub>
                    </m:sSub>
                  </m:e>
                </m:mr>
                <m:mr>
                  <m:e>
                    <m:sSub>
                      <m:e>
                        <m:r>
                          <m:t>a</m:t>
                        </m:r>
                      </m:e>
                      <m:sub>
                        <m:r>
                          <m:t>21</m:t>
                        </m:r>
                      </m:sub>
                    </m:sSub>
                  </m:e>
                  <m:e>
                    <m:sSub>
                      <m:e>
                        <m:r>
                          <m:t>a</m:t>
                        </m:r>
                      </m:e>
                      <m:sub>
                        <m:r>
                          <m:t>22</m:t>
                        </m:r>
                      </m:sub>
                    </m:sSub>
                  </m:e>
                  <m:e>
                    <m:r>
                      <m:rPr>
                        <m:sty m:val="p"/>
                      </m:rPr>
                      <m:t>⋯</m:t>
                    </m:r>
                  </m:e>
                  <m:e>
                    <m:sSub>
                      <m:e>
                        <m:r>
                          <m:t>a</m:t>
                        </m:r>
                      </m:e>
                      <m:sub>
                        <m:r>
                          <m:t>2</m:t>
                        </m:r>
                        <m:r>
                          <m:t>n</m:t>
                        </m:r>
                      </m:sub>
                    </m:sSub>
                  </m:e>
                </m:mr>
                <m:mr>
                  <m:e>
                    <m:r>
                      <m:rPr>
                        <m:sty m:val="p"/>
                      </m:rPr>
                      <m:t>⋮</m:t>
                    </m:r>
                  </m:e>
                  <m:e>
                    <m:r>
                      <m:rPr>
                        <m:sty m:val="p"/>
                      </m:rPr>
                      <m:t>⋮</m:t>
                    </m:r>
                  </m:e>
                  <m:e>
                    <m:r>
                      <m:rPr>
                        <m:sty m:val="p"/>
                      </m:rPr>
                      <m:t>⋱</m:t>
                    </m:r>
                  </m:e>
                  <m:e>
                    <m:r>
                      <m:rPr>
                        <m:sty m:val="p"/>
                      </m:rPr>
                      <m:t>⋮</m:t>
                    </m:r>
                  </m:e>
                </m:mr>
                <m:mr>
                  <m:e>
                    <m:sSub>
                      <m:e>
                        <m:r>
                          <m:t>a</m:t>
                        </m:r>
                      </m:e>
                      <m:sub>
                        <m:r>
                          <m:t>m</m:t>
                        </m:r>
                        <m:r>
                          <m:t>1</m:t>
                        </m:r>
                      </m:sub>
                    </m:sSub>
                  </m:e>
                  <m:e>
                    <m:sSub>
                      <m:e>
                        <m:r>
                          <m:t>a</m:t>
                        </m:r>
                      </m:e>
                      <m:sub>
                        <m:r>
                          <m:t>m</m:t>
                        </m:r>
                        <m:r>
                          <m:t>2</m:t>
                        </m:r>
                      </m:sub>
                    </m:sSub>
                  </m:e>
                  <m:e>
                    <m:r>
                      <m:rPr>
                        <m:sty m:val="p"/>
                      </m:rPr>
                      <m:t>⋯</m:t>
                    </m:r>
                  </m:e>
                  <m:e>
                    <m:sSub>
                      <m:e>
                        <m:r>
                          <m:t>a</m:t>
                        </m:r>
                      </m:e>
                      <m:sub>
                        <m:r>
                          <m:t>m</m:t>
                        </m:r>
                        <m:r>
                          <m:t>n</m:t>
                        </m:r>
                      </m:sub>
                    </m:sSub>
                  </m:e>
                </m:mr>
              </m:m>
            </m:e>
          </m:d>
        </m:oMath>
      </m:oMathPara>
    </w:p>
    <w:bookmarkEnd w:id="82"/>
    <w:bookmarkStart w:id="83" w:name="rem-matrix-entries"/>
    <w:p>
      <w:pPr>
        <w:pStyle w:val="FirstParagraph"/>
      </w:pPr>
      <w:r>
        <w:rPr>
          <w:i/>
          <w:iCs/>
        </w:rPr>
        <w:t xml:space="preserve">Remark 10</w:t>
      </w:r>
      <w:r>
        <w:t xml:space="preserve"> (Matrix entries, and vectors as matrices). </w:t>
      </w:r>
      <w:r>
        <w:t xml:space="preserve">The entry in row</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 </w:t>
      </w:r>
      <w:r>
        <w:t xml:space="preserve">is written</w:t>
      </w:r>
      <w:r>
        <w:t xml:space="preserve"> </w:t>
      </w:r>
      <m:oMath>
        <m:sSub>
          <m:e>
            <m:r>
              <m:t>a</m:t>
            </m:r>
          </m:e>
          <m:sub>
            <m:r>
              <m:t>i</m:t>
            </m:r>
            <m:r>
              <m:t>j</m:t>
            </m:r>
          </m:sub>
        </m:sSub>
      </m:oMath>
      <w:r>
        <w:t xml:space="preserve"> </w:t>
      </w:r>
      <w:r>
        <w:t xml:space="preserve">or</w:t>
      </w:r>
      <w:r>
        <w:t xml:space="preserve"> </w:t>
      </w:r>
      <m:oMath>
        <m:r>
          <m:rPr>
            <m:sty m:val="p"/>
          </m:rPr>
          <m:t>(</m:t>
        </m:r>
        <m:r>
          <m:rPr>
            <m:sty m:val="bi"/>
          </m:rPr>
          <m:t>A</m:t>
        </m:r>
        <m:sSub>
          <m:e>
            <m:r>
              <m:rPr>
                <m:sty m:val="p"/>
              </m:rPr>
              <m:t>)</m:t>
            </m:r>
          </m:e>
          <m:sub>
            <m:r>
              <m:t>i</m:t>
            </m:r>
            <m:r>
              <m:t>j</m:t>
            </m:r>
          </m:sub>
        </m:sSub>
      </m:oMath>
      <w:r>
        <w:t xml:space="preserve">.</w:t>
      </w:r>
      <w:r>
        <w:t xml:space="preserve"> </w:t>
      </w:r>
      <w:r>
        <w:t xml:space="preserve">For example, for the</w:t>
      </w:r>
      <w:r>
        <w:t xml:space="preserve"> </w:t>
      </w:r>
      <m:oMath>
        <m:r>
          <m:t>2</m:t>
        </m:r>
        <m:r>
          <m:rPr>
            <m:sty m:val="p"/>
          </m:rPr>
          <m:t>×</m:t>
        </m:r>
        <m:r>
          <m:t>3</m:t>
        </m:r>
      </m:oMath>
      <w:r>
        <w:t xml:space="preserve"> </w:t>
      </w:r>
      <w:r>
        <w:t xml:space="preserve">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r>
            <m:rPr>
              <m:sty m:val="p"/>
            </m:rPr>
            <m:t>,</m:t>
          </m:r>
        </m:oMath>
      </m:oMathPara>
    </w:p>
    <w:p>
      <w:pPr>
        <w:pStyle w:val="FirstParagraph"/>
      </w:pPr>
      <m:oMath>
        <m:sSub>
          <m:e>
            <m:r>
              <m:t>a</m:t>
            </m:r>
          </m:e>
          <m:sub>
            <m:r>
              <m:t>12</m:t>
            </m:r>
          </m:sub>
        </m:sSub>
        <m:r>
          <m:rPr>
            <m:sty m:val="p"/>
          </m:rPr>
          <m:t>=</m:t>
        </m:r>
        <m:r>
          <m:t>2</m:t>
        </m:r>
      </m:oMath>
      <w:r>
        <w:t xml:space="preserve"> </w:t>
      </w:r>
      <w:r>
        <w:t xml:space="preserve">and</w:t>
      </w:r>
      <w:r>
        <w:t xml:space="preserve"> </w:t>
      </w:r>
      <m:oMath>
        <m:sSub>
          <m:e>
            <m:r>
              <m:t>a</m:t>
            </m:r>
          </m:e>
          <m:sub>
            <m:r>
              <m:t>23</m:t>
            </m:r>
          </m:sub>
        </m:sSub>
        <m:r>
          <m:rPr>
            <m:sty m:val="p"/>
          </m:rPr>
          <m:t>=</m:t>
        </m:r>
        <m:r>
          <m:t>6</m:t>
        </m:r>
      </m:oMath>
      <w:r>
        <w:t xml:space="preserve">.</w:t>
      </w:r>
    </w:p>
    <w:p>
      <w:pPr>
        <w:pStyle w:val="BodyText"/>
      </w:pPr>
      <w:r>
        <w:t xml:space="preserve">A column vector of length</w:t>
      </w:r>
      <w:r>
        <w:t xml:space="preserve"> </w:t>
      </w:r>
      <m:oMath>
        <m:r>
          <m:t>p</m:t>
        </m:r>
      </m:oMath>
      <w:r>
        <w:t xml:space="preserve"> </w:t>
      </w:r>
      <w:r>
        <w:t xml:space="preserve">is a</w:t>
      </w:r>
      <w:r>
        <w:t xml:space="preserve"> </w:t>
      </w:r>
      <m:oMath>
        <m:r>
          <m:t>p</m:t>
        </m:r>
        <m:r>
          <m:rPr>
            <m:sty m:val="p"/>
          </m:rPr>
          <m:t>×</m:t>
        </m:r>
        <m:r>
          <m:t>1</m:t>
        </m:r>
      </m:oMath>
      <w:r>
        <w:t xml:space="preserve"> </w:t>
      </w:r>
      <w:r>
        <w:t xml:space="preserve">matrix,</w:t>
      </w:r>
      <w:r>
        <w:t xml:space="preserve"> </w:t>
      </w:r>
      <w:r>
        <w:t xml:space="preserve">and a row vector of length</w:t>
      </w:r>
      <w:r>
        <w:t xml:space="preserve"> </w:t>
      </w:r>
      <m:oMath>
        <m:r>
          <m:t>p</m:t>
        </m:r>
      </m:oMath>
      <w:r>
        <w:t xml:space="preserve"> </w:t>
      </w:r>
      <w:r>
        <w:t xml:space="preserve">is a</w:t>
      </w:r>
      <w:r>
        <w:t xml:space="preserve"> </w:t>
      </w:r>
      <m:oMath>
        <m:r>
          <m:t>1</m:t>
        </m:r>
        <m:r>
          <m:rPr>
            <m:sty m:val="p"/>
          </m:rPr>
          <m:t>×</m:t>
        </m:r>
        <m:r>
          <m:t>p</m:t>
        </m:r>
      </m:oMath>
      <w:r>
        <w:t xml:space="preserve"> </w:t>
      </w:r>
      <w:r>
        <w:t xml:space="preserve">matrix.</w:t>
      </w:r>
      <w:r>
        <w:t xml:space="preserve"> </w:t>
      </w:r>
      <w:r>
        <w:t xml:space="preserve">For example, the column vector</w:t>
      </w:r>
      <w:r>
        <w:t xml:space="preserve"> </w:t>
      </w:r>
      <m:oMath>
        <m:r>
          <m:rPr>
            <m:sty m:val="p"/>
          </m:rPr>
          <m:t>(</m:t>
        </m:r>
        <m:r>
          <m:t>7</m:t>
        </m:r>
        <m:r>
          <m:rPr>
            <m:sty m:val="p"/>
          </m:rPr>
          <m:t>,</m:t>
        </m:r>
        <m:r>
          <m:t>8</m:t>
        </m:r>
        <m:r>
          <m:rPr>
            <m:sty m:val="p"/>
          </m:rPr>
          <m:t>)</m:t>
        </m:r>
      </m:oMath>
      <w:r>
        <w:t xml:space="preserve"> </w:t>
      </w:r>
      <w:r>
        <w:t xml:space="preserve">is a</w:t>
      </w:r>
      <w:r>
        <w:t xml:space="preserve"> </w:t>
      </w:r>
      <m:oMath>
        <m:r>
          <m:t>2</m:t>
        </m:r>
        <m:r>
          <m:rPr>
            <m:sty m:val="p"/>
          </m:rPr>
          <m:t>×</m:t>
        </m:r>
        <m:r>
          <m:t>1</m:t>
        </m:r>
      </m:oMath>
      <w:r>
        <w:t xml:space="preserve"> </w:t>
      </w:r>
      <w:r>
        <w:t xml:space="preserve">matrix,</w:t>
      </w:r>
      <w:r>
        <w:t xml:space="preserve"> </w:t>
      </w:r>
      <w:r>
        <w:t xml:space="preserve">and the row vector</w:t>
      </w:r>
      <w:r>
        <w:t xml:space="preserve"> </w:t>
      </w:r>
      <m:oMath>
        <m:r>
          <m:rPr>
            <m:sty m:val="p"/>
          </m:rPr>
          <m:t>[</m:t>
        </m:r>
        <m:r>
          <m:t>7</m:t>
        </m:r>
        <m:r>
          <m:rPr>
            <m:sty m:val="p"/>
          </m:rPr>
          <m:t>,</m:t>
        </m:r>
        <m:r>
          <m:t> </m:t>
        </m:r>
        <m:r>
          <m:t>8</m:t>
        </m:r>
        <m:r>
          <m:rPr>
            <m:sty m:val="p"/>
          </m:rPr>
          <m:t>]</m:t>
        </m:r>
      </m:oMath>
      <w:r>
        <w:t xml:space="preserve"> </w:t>
      </w:r>
      <w:r>
        <w:t xml:space="preserve">is a</w:t>
      </w:r>
      <w:r>
        <w:t xml:space="preserve"> </w:t>
      </w:r>
      <m:oMath>
        <m:r>
          <m:t>1</m:t>
        </m:r>
        <m:r>
          <m:rPr>
            <m:sty m:val="p"/>
          </m:rPr>
          <m:t>×</m:t>
        </m:r>
        <m:r>
          <m:t>2</m:t>
        </m:r>
      </m:oMath>
      <w:r>
        <w:t xml:space="preserve"> </w:t>
      </w:r>
      <w:r>
        <w:t xml:space="preserve">matrix.</w:t>
      </w:r>
    </w:p>
    <w:bookmarkEnd w:id="83"/>
    <w:bookmarkStart w:id="84" w:name="def-tensor"/>
    <w:p>
      <w:pPr>
        <w:pStyle w:val="BodyText"/>
      </w:pPr>
      <w:r>
        <w:rPr>
          <w:b/>
          <w:bCs/>
        </w:rPr>
        <w:t xml:space="preserve">Definition 21 (Tensor)</w:t>
      </w:r>
      <w:r>
        <w:t xml:space="preserve"> </w:t>
      </w:r>
      <w:r>
        <w:t xml:space="preserve">A</w:t>
      </w:r>
      <w:r>
        <w:t xml:space="preserve"> </w:t>
      </w:r>
      <w:r>
        <w:rPr>
          <w:b/>
          <w:bCs/>
        </w:rPr>
        <w:t xml:space="preserve">tensor</w:t>
      </w:r>
      <w:r>
        <w:t xml:space="preserve"> </w:t>
      </w:r>
      <w:r>
        <w:t xml:space="preserve">of order</w:t>
      </w:r>
      <w:r>
        <w:t xml:space="preserve"> </w:t>
      </w:r>
      <m:oMath>
        <m:r>
          <m:t>k</m:t>
        </m:r>
        <m:r>
          <m:rPr>
            <m:sty m:val="p"/>
          </m:rPr>
          <m:t>≥</m:t>
        </m:r>
        <m:r>
          <m:t>1</m:t>
        </m:r>
      </m:oMath>
      <w:r>
        <w:t xml:space="preserve"> </w:t>
      </w:r>
      <w:r>
        <w:t xml:space="preserve">is an array of numbers</w:t>
      </w:r>
      <w:r>
        <w:t xml:space="preserve"> </w:t>
      </w:r>
      <w:r>
        <w:t xml:space="preserve">with</w:t>
      </w:r>
      <w:r>
        <w:t xml:space="preserve"> </w:t>
      </w:r>
      <m:oMath>
        <m:r>
          <m:t>k</m:t>
        </m:r>
      </m:oMath>
      <w:r>
        <w:t xml:space="preserve"> </w:t>
      </w:r>
      <w:r>
        <w:t xml:space="preserve">indices,</w:t>
      </w:r>
    </w:p>
    <w:p>
      <w:pPr>
        <w:pStyle w:val="BodyText"/>
      </w:pPr>
      <m:oMathPara>
        <m:oMathParaPr>
          <m:jc m:val="center"/>
        </m:oMathParaPr>
        <m:oMath>
          <m:r>
            <m:rPr>
              <m:scr m:val="script"/>
              <m:sty m:val="p"/>
            </m:rPr>
            <m:t>A</m:t>
          </m:r>
          <m:r>
            <m:rPr>
              <m:sty m:val="p"/>
            </m:rPr>
            <m:t>=</m:t>
          </m:r>
          <m:r>
            <m:t>​</m:t>
          </m:r>
          <m:d>
            <m:dPr>
              <m:begChr m:val="("/>
              <m:sepChr m:val=""/>
              <m:endChr m:val=")"/>
              <m:grow/>
            </m:dPr>
            <m:e>
              <m:sSub>
                <m:e>
                  <m:r>
                    <m:t>a</m:t>
                  </m:r>
                </m:e>
                <m:sub>
                  <m:sSub>
                    <m:e>
                      <m:r>
                        <m:t>i</m:t>
                      </m:r>
                    </m:e>
                    <m:sub>
                      <m:r>
                        <m:t>1</m:t>
                      </m:r>
                    </m:sub>
                  </m:sSub>
                  <m:sSub>
                    <m:e>
                      <m:r>
                        <m:t>i</m:t>
                      </m:r>
                    </m:e>
                    <m:sub>
                      <m:r>
                        <m:t>2</m:t>
                      </m:r>
                    </m:sub>
                  </m:sSub>
                  <m:r>
                    <m:rPr>
                      <m:sty m:val="p"/>
                    </m:rPr>
                    <m:t>⋯</m:t>
                  </m:r>
                  <m:sSub>
                    <m:e>
                      <m:r>
                        <m:t>i</m:t>
                      </m:r>
                    </m:e>
                    <m:sub>
                      <m:r>
                        <m:t>k</m:t>
                      </m:r>
                    </m:sub>
                  </m:sSub>
                </m:sub>
              </m:sSub>
            </m:e>
          </m:d>
          <m:r>
            <m:t>​</m:t>
          </m:r>
          <m:r>
            <m:rPr>
              <m:sty m:val="p"/>
            </m:rPr>
            <m:t>,</m:t>
          </m:r>
          <m:r>
            <m:t> </m:t>
          </m:r>
          <m:sSub>
            <m:e>
              <m:r>
                <m:t>i</m:t>
              </m:r>
            </m:e>
            <m:sub>
              <m:r>
                <m:t>1</m:t>
              </m:r>
            </m:sub>
          </m:sSub>
          <m:r>
            <m:rPr>
              <m:sty m:val="p"/>
            </m:rPr>
            <m:t>=</m:t>
          </m:r>
          <m:r>
            <m:t>1</m:t>
          </m:r>
          <m:r>
            <m:rPr>
              <m:sty m:val="p"/>
            </m:rPr>
            <m:t>,</m:t>
          </m:r>
          <m:r>
            <m:rPr>
              <m:sty m:val="p"/>
            </m:rPr>
            <m:t>…</m:t>
          </m:r>
          <m:r>
            <m:rPr>
              <m:sty m:val="p"/>
            </m:rPr>
            <m:t>,</m:t>
          </m:r>
          <m:sSub>
            <m:e>
              <m:r>
                <m:t>n</m:t>
              </m:r>
            </m:e>
            <m:sub>
              <m:r>
                <m:t>1</m:t>
              </m:r>
            </m:sub>
          </m:sSub>
          <m:r>
            <m:rPr>
              <m:sty m:val="p"/>
            </m:rPr>
            <m:t>,</m:t>
          </m:r>
          <m:r>
            <m:t> </m:t>
          </m:r>
          <m:r>
            <m:rPr>
              <m:sty m:val="p"/>
            </m:rPr>
            <m:t>…</m:t>
          </m:r>
          <m:r>
            <m:rPr>
              <m:sty m:val="p"/>
            </m:rPr>
            <m:t>,</m:t>
          </m:r>
          <m:r>
            <m:t> </m:t>
          </m:r>
          <m:sSub>
            <m:e>
              <m:r>
                <m:t>i</m:t>
              </m:r>
            </m:e>
            <m:sub>
              <m:r>
                <m:t>k</m:t>
              </m:r>
            </m:sub>
          </m:sSub>
          <m:r>
            <m:rPr>
              <m:sty m:val="p"/>
            </m:rPr>
            <m:t>=</m:t>
          </m:r>
          <m:r>
            <m:t>1</m:t>
          </m:r>
          <m:r>
            <m:rPr>
              <m:sty m:val="p"/>
            </m:rPr>
            <m:t>,</m:t>
          </m:r>
          <m:r>
            <m:rPr>
              <m:sty m:val="p"/>
            </m:rPr>
            <m:t>…</m:t>
          </m:r>
          <m:r>
            <m:rPr>
              <m:sty m:val="p"/>
            </m:rPr>
            <m:t>,</m:t>
          </m:r>
          <m:sSub>
            <m:e>
              <m:r>
                <m:t>n</m:t>
              </m:r>
            </m:e>
            <m:sub>
              <m:r>
                <m:t>k</m:t>
              </m:r>
            </m:sub>
          </m:sSub>
          <m:r>
            <m:rPr>
              <m:sty m:val="p"/>
            </m:rPr>
            <m:t>,</m:t>
          </m:r>
        </m:oMath>
      </m:oMathPara>
    </w:p>
    <w:p>
      <w:pPr>
        <w:pStyle w:val="FirstParagraph"/>
      </w:pPr>
      <w:r>
        <w:t xml:space="preserve">and its dimensions are</w:t>
      </w:r>
      <w:r>
        <w:t xml:space="preserve"> </w:t>
      </w:r>
      <m:oMath>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oMath>
      <w:r>
        <w:t xml:space="preserve">.</w:t>
      </w:r>
    </w:p>
    <w:bookmarkEnd w:id="84"/>
    <w:bookmarkStart w:id="85" w:name="exm-tensor"/>
    <w:p>
      <w:pPr>
        <w:pStyle w:val="BodyText"/>
      </w:pPr>
      <w:r>
        <w:rPr>
          <w:b/>
          <w:bCs/>
        </w:rPr>
        <w:t xml:space="preserve">Example 15 (Vectors, matrices and images as tensors)</w:t>
      </w:r>
      <w:r>
        <w:t xml:space="preserve"> </w:t>
      </w:r>
      <w:r>
        <w:t xml:space="preserve">A vector of length</w:t>
      </w:r>
      <w:r>
        <w:t xml:space="preserve"> </w:t>
      </w:r>
      <m:oMath>
        <m:r>
          <m:t>p</m:t>
        </m:r>
      </m:oMath>
      <w:r>
        <w:t xml:space="preserve"> </w:t>
      </w:r>
      <w:r>
        <w:t xml:space="preserve">is a tensor of order</w:t>
      </w:r>
      <w:r>
        <w:t xml:space="preserve"> </w:t>
      </w:r>
      <m:oMath>
        <m:r>
          <m:t>1</m:t>
        </m:r>
      </m:oMath>
      <w:r>
        <w:t xml:space="preserve">,</w:t>
      </w:r>
      <w:r>
        <w:t xml:space="preserve"> </w:t>
      </w:r>
      <w:r>
        <w:t xml:space="preserve">and an</w:t>
      </w:r>
      <w:r>
        <w:t xml:space="preserve"> </w:t>
      </w:r>
      <m:oMath>
        <m:r>
          <m:t>m</m:t>
        </m:r>
        <m:r>
          <m:rPr>
            <m:sty m:val="p"/>
          </m:rPr>
          <m:t>×</m:t>
        </m:r>
        <m:r>
          <m:t>n</m:t>
        </m:r>
      </m:oMath>
      <w:r>
        <w:t xml:space="preserve"> </w:t>
      </w:r>
      <w:hyperlink w:anchor="def-matrix">
        <w:r>
          <w:rPr>
            <w:rStyle w:val="Hyperlink"/>
          </w:rPr>
          <w:t xml:space="preserve">matrix</w:t>
        </w:r>
      </w:hyperlink>
      <w:r>
        <w:t xml:space="preserve"> </w:t>
      </w:r>
      <w:r>
        <w:t xml:space="preserve">is a tensor of order</w:t>
      </w:r>
      <w:r>
        <w:t xml:space="preserve"> </w:t>
      </w:r>
      <m:oMath>
        <m:r>
          <m:t>2</m:t>
        </m:r>
      </m:oMath>
      <w:r>
        <w:t xml:space="preserve">.</w:t>
      </w:r>
      <w:r>
        <w:t xml:space="preserve"> </w:t>
      </w:r>
      <w:r>
        <w:t xml:space="preserve">A</w:t>
      </w:r>
      <w:r>
        <w:t xml:space="preserve"> </w:t>
      </w:r>
      <m:oMath>
        <m:r>
          <m:t>28</m:t>
        </m:r>
        <m:r>
          <m:rPr>
            <m:sty m:val="p"/>
          </m:rPr>
          <m:t>×</m:t>
        </m:r>
        <m:r>
          <m:t>28</m:t>
        </m:r>
      </m:oMath>
      <w:r>
        <w:t xml:space="preserve"> </w:t>
      </w:r>
      <w:r>
        <w:t xml:space="preserve">grayscale image is a matrix:</w:t>
      </w:r>
      <w:r>
        <w:t xml:space="preserve"> </w:t>
      </w:r>
      <w:r>
        <w:t xml:space="preserve">the entry</w:t>
      </w:r>
      <w:r>
        <w:t xml:space="preserve"> </w:t>
      </w:r>
      <m:oMath>
        <m:sSub>
          <m:e>
            <m:r>
              <m:t>a</m:t>
            </m:r>
          </m:e>
          <m:sub>
            <m:r>
              <m:t>i</m:t>
            </m:r>
            <m:r>
              <m:t>j</m:t>
            </m:r>
          </m:sub>
        </m:sSub>
      </m:oMath>
      <w:r>
        <w:t xml:space="preserve"> </w:t>
      </w:r>
      <w:r>
        <w:t xml:space="preserve">is the brightness of the pixel in row</w:t>
      </w:r>
      <w:r>
        <w:t xml:space="preserve"> </w:t>
      </w:r>
      <m:oMath>
        <m:r>
          <m:t>i</m:t>
        </m:r>
      </m:oMath>
      <w:r>
        <w:t xml:space="preserve"> </w:t>
      </w:r>
      <w:r>
        <w:t xml:space="preserve">and column</w:t>
      </w:r>
      <w:r>
        <w:t xml:space="preserve"> </w:t>
      </w:r>
      <m:oMath>
        <m:r>
          <m:t>j</m:t>
        </m:r>
      </m:oMath>
      <w:r>
        <w:t xml:space="preserve">.</w:t>
      </w:r>
      <w:r>
        <w:t xml:space="preserve"> </w:t>
      </w:r>
      <w:r>
        <w:t xml:space="preserve">A</w:t>
      </w:r>
      <w:r>
        <w:t xml:space="preserve"> </w:t>
      </w:r>
      <m:oMath>
        <m:r>
          <m:t>28</m:t>
        </m:r>
        <m:r>
          <m:rPr>
            <m:sty m:val="p"/>
          </m:rPr>
          <m:t>×</m:t>
        </m:r>
        <m:r>
          <m:t>28</m:t>
        </m:r>
      </m:oMath>
      <w:r>
        <w:t xml:space="preserve"> </w:t>
      </w:r>
      <w:r>
        <w:t xml:space="preserve">color image stores three numbers per pixel (red, green, blue),</w:t>
      </w:r>
      <w:r>
        <w:t xml:space="preserve"> </w:t>
      </w:r>
      <w:r>
        <w:t xml:space="preserve">so it is an order-3 tensor with dimensions</w:t>
      </w:r>
      <w:r>
        <w:t xml:space="preserve"> </w:t>
      </w:r>
      <m:oMath>
        <m:r>
          <m:t>28</m:t>
        </m:r>
        <m:r>
          <m:rPr>
            <m:sty m:val="p"/>
          </m:rPr>
          <m:t>×</m:t>
        </m:r>
        <m:r>
          <m:t>28</m:t>
        </m:r>
        <m:r>
          <m:rPr>
            <m:sty m:val="p"/>
          </m:rPr>
          <m:t>×</m:t>
        </m:r>
        <m:r>
          <m:t>3</m:t>
        </m:r>
      </m:oMath>
      <w:r>
        <w:t xml:space="preserve">,</w:t>
      </w:r>
      <w:r>
        <w:t xml:space="preserve"> </w:t>
      </w:r>
      <w:r>
        <w:t xml:space="preserve">and</w:t>
      </w:r>
      <w:r>
        <w:t xml:space="preserve"> </w:t>
      </w:r>
      <m:oMath>
        <m:sSub>
          <m:e>
            <m:r>
              <m:t>a</m:t>
            </m:r>
          </m:e>
          <m:sub>
            <m:r>
              <m:t>i</m:t>
            </m:r>
            <m:r>
              <m:t>j</m:t>
            </m:r>
            <m:r>
              <m:t>c</m:t>
            </m:r>
          </m:sub>
        </m:sSub>
      </m:oMath>
      <w:r>
        <w:t xml:space="preserve"> </w:t>
      </w:r>
      <w:r>
        <w:t xml:space="preserve">is the value of color channel</w:t>
      </w:r>
      <w:r>
        <w:t xml:space="preserve"> </w:t>
      </w:r>
      <m:oMath>
        <m:r>
          <m:t>c</m:t>
        </m:r>
      </m:oMath>
      <w:r>
        <w:t xml:space="preserve"> </w:t>
      </w:r>
      <w:r>
        <w:t xml:space="preserve">at the pixel in row</w:t>
      </w:r>
      <w:r>
        <w:t xml:space="preserve"> </w:t>
      </w:r>
      <m:oMath>
        <m:r>
          <m:t>i</m:t>
        </m:r>
      </m:oMath>
      <w:r>
        <w:t xml:space="preserve"> </w:t>
      </w:r>
      <w:r>
        <w:t xml:space="preserve">and column</w:t>
      </w:r>
      <w:r>
        <w:t xml:space="preserve"> </w:t>
      </w:r>
      <m:oMath>
        <m:r>
          <m:t>j</m:t>
        </m:r>
      </m:oMath>
      <w:r>
        <w:t xml:space="preserve">.</w:t>
      </w:r>
      <w:r>
        <w:t xml:space="preserve"> </w:t>
      </w:r>
      <w:r>
        <w:t xml:space="preserve">It has</w:t>
      </w:r>
      <w:r>
        <w:t xml:space="preserve"> </w:t>
      </w:r>
      <m:oMath>
        <m:r>
          <m:t>28</m:t>
        </m:r>
        <m:r>
          <m:rPr>
            <m:sty m:val="p"/>
          </m:rPr>
          <m:t>⋅</m:t>
        </m:r>
        <m:r>
          <m:t>28</m:t>
        </m:r>
        <m:r>
          <m:rPr>
            <m:sty m:val="p"/>
          </m:rPr>
          <m:t>⋅</m:t>
        </m:r>
        <m:r>
          <m:t>3</m:t>
        </m:r>
        <m:r>
          <m:rPr>
            <m:sty m:val="p"/>
          </m:rPr>
          <m:t>=</m:t>
        </m:r>
        <m:r>
          <m:t>2352</m:t>
        </m:r>
      </m:oMath>
      <w:r>
        <w:t xml:space="preserve"> </w:t>
      </w:r>
      <w:r>
        <w:t xml:space="preserve">entries.</w:t>
      </w:r>
    </w:p>
    <w:bookmarkEnd w:id="85"/>
    <w:bookmarkStart w:id="88" w:name="sec-matrix-transpose"/>
    <w:p>
      <w:pPr>
        <w:pStyle w:val="Heading3"/>
      </w:pPr>
      <w:r>
        <w:t xml:space="preserve">2.1 Matrix transpose</w:t>
      </w:r>
    </w:p>
    <w:bookmarkStart w:id="86" w:name="def-matrix-transpose"/>
    <w:p>
      <w:pPr>
        <w:pStyle w:val="FirstParagraph"/>
      </w:pPr>
      <w:r>
        <w:rPr>
          <w:b/>
          <w:bCs/>
        </w:rPr>
        <w:t xml:space="preserve">Definition 22 (Matrix transpose)</w:t>
      </w:r>
      <w:r>
        <w:t xml:space="preserve"> </w:t>
      </w:r>
      <w:r>
        <w:t xml:space="preserve">The</w:t>
      </w:r>
      <w:r>
        <w:t xml:space="preserve"> </w:t>
      </w:r>
      <w:r>
        <w:rPr>
          <w:b/>
          <w:bCs/>
        </w:rPr>
        <w:t xml:space="preserve">transpose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 </w:t>
      </w:r>
      <w:r>
        <w:t xml:space="preserve">obtained by</w:t>
      </w:r>
      <w:r>
        <w:t xml:space="preserve"> </w:t>
      </w:r>
      <w:r>
        <w:t xml:space="preserve">swapping the rows and columns of</w:t>
      </w:r>
      <w:r>
        <w:t xml:space="preserve"> </w:t>
      </w:r>
      <m:oMath>
        <m:r>
          <m:rPr>
            <m:sty m:val="bi"/>
          </m:rPr>
          <m:t>A</m:t>
        </m:r>
      </m:oMath>
      <w:r>
        <w:t xml:space="preserve">:</w:t>
      </w:r>
    </w:p>
    <w:p>
      <w:pPr>
        <w:pStyle w:val="BodyText"/>
      </w:pPr>
      <m:oMathPara>
        <m:oMathParaPr>
          <m:jc m:val="center"/>
        </m:oMathParaPr>
        <m:oMath>
          <m:r>
            <m:rPr>
              <m:sty m:val="p"/>
            </m:rPr>
            <m:t>(</m:t>
          </m:r>
          <m:sSup>
            <m:e>
              <m:r>
                <m:rPr>
                  <m:sty m:val="bi"/>
                </m:rPr>
                <m:t>A</m:t>
              </m:r>
            </m:e>
            <m:sup>
              <m:r>
                <m:rPr>
                  <m:sty m:val="p"/>
                </m:rPr>
                <m:t>⊤</m:t>
              </m:r>
            </m:sup>
          </m:sSup>
          <m:sSub>
            <m:e>
              <m:r>
                <m:rPr>
                  <m:sty m:val="p"/>
                </m:rPr>
                <m:t>)</m:t>
              </m:r>
            </m:e>
            <m:sub>
              <m:r>
                <m:t>i</m:t>
              </m:r>
              <m:r>
                <m:t>j</m:t>
              </m:r>
            </m:sub>
          </m:sSub>
          <m:r>
            <m:rPr>
              <m:sty m:val="p"/>
            </m:rPr>
            <m:t>=</m:t>
          </m:r>
          <m:sSub>
            <m:e>
              <m:r>
                <m:t>a</m:t>
              </m:r>
            </m:e>
            <m:sub>
              <m:r>
                <m:t>j</m:t>
              </m:r>
              <m:r>
                <m:t>i</m:t>
              </m:r>
            </m:sub>
          </m:sSub>
        </m:oMath>
      </m:oMathPara>
    </w:p>
    <w:bookmarkEnd w:id="86"/>
    <w:bookmarkStart w:id="87" w:name="exm-matrix-transpose"/>
    <w:p>
      <w:pPr>
        <w:pStyle w:val="FirstParagraph"/>
      </w:pPr>
      <w:r>
        <w:rPr>
          <w:b/>
          <w:bCs/>
        </w:rPr>
        <w:t xml:space="preserve">Example 16 (Transposing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p>
    <w:p>
      <w:pPr>
        <w:pStyle w:val="BodyText"/>
      </w:pPr>
      <m:oMathPara>
        <m:oMathParaPr>
          <m:jc m:val="center"/>
        </m:oMathParaP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4</m:t>
                    </m:r>
                  </m:e>
                </m:mr>
                <m:mr>
                  <m:e>
                    <m:r>
                      <m:t>2</m:t>
                    </m:r>
                  </m:e>
                  <m:e>
                    <m:r>
                      <m:t>5</m:t>
                    </m:r>
                  </m:e>
                </m:mr>
                <m:mr>
                  <m:e>
                    <m:r>
                      <m:t>3</m:t>
                    </m:r>
                  </m:e>
                  <m:e>
                    <m:r>
                      <m:t>6</m:t>
                    </m:r>
                  </m:e>
                </m:mr>
              </m:m>
            </m:e>
          </m:d>
          <m:r>
            <m:rPr>
              <m:sty m:val="p"/>
            </m:rPr>
            <m:t>,</m:t>
          </m:r>
        </m:oMath>
      </m:oMathPara>
    </w:p>
    <w:p>
      <w:pPr>
        <w:pStyle w:val="FirstParagraph"/>
      </w:pPr>
      <w:r>
        <w:t xml:space="preserve">a</w:t>
      </w:r>
      <w:r>
        <w:t xml:space="preserve"> </w:t>
      </w:r>
      <m:oMath>
        <m:r>
          <m:t>3</m:t>
        </m:r>
        <m:r>
          <m:rPr>
            <m:sty m:val="p"/>
          </m:rPr>
          <m:t>×</m:t>
        </m:r>
        <m:r>
          <m:t>2</m:t>
        </m:r>
      </m:oMath>
      <w:r>
        <w:t xml:space="preserve"> </w:t>
      </w:r>
      <w:r>
        <w:t xml:space="preserve">matrix. For instance, entry</w:t>
      </w:r>
      <w:r>
        <w:t xml:space="preserve"> </w:t>
      </w:r>
      <m:oMath>
        <m:r>
          <m:rPr>
            <m:sty m:val="p"/>
          </m:rPr>
          <m:t>(</m:t>
        </m:r>
        <m:r>
          <m:t>1</m:t>
        </m:r>
        <m:r>
          <m:rPr>
            <m:sty m:val="p"/>
          </m:rPr>
          <m:t>,</m:t>
        </m:r>
        <m:r>
          <m:t>2</m:t>
        </m:r>
        <m:r>
          <m:rPr>
            <m:sty m:val="p"/>
          </m:rPr>
          <m:t>)</m:t>
        </m:r>
      </m:oMath>
      <w:r>
        <w:t xml:space="preserve"> </w:t>
      </w:r>
      <w:r>
        <w:t xml:space="preserve">of the transpose is</w:t>
      </w:r>
      <w:r>
        <w:t xml:space="preserve"> </w:t>
      </w:r>
      <m:oMath>
        <m:sSub>
          <m:e>
            <m:r>
              <m:t>a</m:t>
            </m:r>
          </m:e>
          <m:sub>
            <m:r>
              <m:t>21</m:t>
            </m:r>
          </m:sub>
        </m:sSub>
        <m:r>
          <m:rPr>
            <m:sty m:val="p"/>
          </m:rPr>
          <m:t>=</m:t>
        </m:r>
        <m:r>
          <m:t>4</m:t>
        </m:r>
      </m:oMath>
      <w:r>
        <w:t xml:space="preserve">.</w:t>
      </w:r>
    </w:p>
    <w:bookmarkEnd w:id="87"/>
    <w:bookmarkEnd w:id="88"/>
    <w:bookmarkStart w:id="99" w:name="matrix-addition"/>
    <w:p>
      <w:pPr>
        <w:pStyle w:val="Heading3"/>
      </w:pPr>
      <w:r>
        <w:t xml:space="preserve">2.2 Matrix addition</w:t>
      </w:r>
    </w:p>
    <w:bookmarkStart w:id="89" w:name="def-zero-matrix"/>
    <w:p>
      <w:pPr>
        <w:pStyle w:val="FirstParagraph"/>
      </w:pPr>
      <w:r>
        <w:rPr>
          <w:b/>
          <w:bCs/>
        </w:rPr>
        <w:t xml:space="preserve">Definition 23 (Zero matrix)</w:t>
      </w:r>
      <w:r>
        <w:t xml:space="preserve"> </w:t>
      </w:r>
      <w:r>
        <w:t xml:space="preserve">The</w:t>
      </w:r>
      <w:r>
        <w:t xml:space="preserve"> </w:t>
      </w:r>
      <m:oMath>
        <m:r>
          <m:t>m</m:t>
        </m:r>
        <m:r>
          <m:rPr>
            <m:sty m:val="p"/>
          </m:rPr>
          <m:t>×</m:t>
        </m:r>
        <m:r>
          <m:t>n</m:t>
        </m:r>
      </m:oMath>
      <w:r>
        <w:t xml:space="preserve"> </w:t>
      </w:r>
      <w:r>
        <w:rPr>
          <w:b/>
          <w:bCs/>
        </w:rPr>
        <w:t xml:space="preserve">zero matrix</w:t>
      </w:r>
      <w:r>
        <w:t xml:space="preserve"> </w:t>
      </w:r>
      <m:oMath>
        <m:sSub>
          <m:e>
            <m:r>
              <m:rPr>
                <m:sty m:val="b"/>
              </m:rPr>
              <m:t>0</m:t>
            </m:r>
          </m:e>
          <m:sub>
            <m:r>
              <m:t>m</m:t>
            </m:r>
            <m:r>
              <m:rPr>
                <m:sty m:val="p"/>
              </m:rPr>
              <m:t>×</m:t>
            </m:r>
            <m:r>
              <m:t>n</m:t>
            </m:r>
          </m:sub>
        </m:sSub>
      </m:oMath>
      <w:r>
        <w:t xml:space="preserve"> </w:t>
      </w:r>
      <w:r>
        <w:t xml:space="preserve">(or</w:t>
      </w:r>
      <w:r>
        <w:t xml:space="preserve"> </w:t>
      </w:r>
      <m:oMath>
        <m:r>
          <m:rPr>
            <m:sty m:val="b"/>
          </m:rPr>
          <m:t>0</m:t>
        </m:r>
      </m:oMath>
      <w:r>
        <w:t xml:space="preserve"> </w:t>
      </w:r>
      <w:r>
        <w:t xml:space="preserve">when dimensions are clear from context)</w:t>
      </w:r>
      <w:r>
        <w:t xml:space="preserve"> </w:t>
      </w:r>
      <w:r>
        <w:t xml:space="preserve">has all entries equal to zero:</w:t>
      </w:r>
    </w:p>
    <w:p>
      <w:pPr>
        <w:pStyle w:val="BodyText"/>
      </w:pPr>
      <m:oMathPara>
        <m:oMathParaPr>
          <m:jc m:val="center"/>
        </m:oMathParaPr>
        <m:oMath>
          <m:sSub>
            <m:e>
              <m:r>
                <m:rPr>
                  <m:sty m:val="b"/>
                </m:rPr>
                <m:t>0</m:t>
              </m:r>
            </m:e>
            <m:sub>
              <m:r>
                <m:t>m</m:t>
              </m:r>
              <m:r>
                <m:rPr>
                  <m:sty m:val="p"/>
                </m:rPr>
                <m:t>×</m:t>
              </m:r>
              <m:r>
                <m:t>n</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0</m:t>
                    </m:r>
                  </m:e>
                  <m:e>
                    <m:r>
                      <m:t>0</m:t>
                    </m:r>
                  </m:e>
                  <m:e>
                    <m:r>
                      <m:rPr>
                        <m:sty m:val="p"/>
                      </m:rPr>
                      <m:t>⋯</m:t>
                    </m:r>
                  </m:e>
                  <m:e>
                    <m:r>
                      <m:t>0</m:t>
                    </m:r>
                  </m:e>
                </m:mr>
                <m:mr>
                  <m:e>
                    <m:r>
                      <m:t>0</m:t>
                    </m:r>
                  </m:e>
                  <m:e>
                    <m:r>
                      <m:t>0</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0</m:t>
                    </m:r>
                  </m:e>
                </m:mr>
              </m:m>
            </m:e>
          </m:d>
        </m:oMath>
      </m:oMathPara>
    </w:p>
    <w:bookmarkEnd w:id="89"/>
    <w:bookmarkStart w:id="90" w:name="exm-zero-matrix"/>
    <w:p>
      <w:pPr>
        <w:pStyle w:val="FirstParagraph"/>
      </w:pPr>
      <w:r>
        <w:rPr>
          <w:b/>
          <w:bCs/>
        </w:rPr>
        <w:t xml:space="preserve">Example 17 (Zero matrices of two shapes)</w:t>
      </w:r>
    </w:p>
    <w:p>
      <w:pPr>
        <w:pStyle w:val="BodyText"/>
      </w:pPr>
      <m:oMathPara>
        <m:oMathParaPr>
          <m:jc m:val="center"/>
        </m:oMathParaPr>
        <m:oMath>
          <m:sSub>
            <m:e>
              <m:r>
                <m:rPr>
                  <m:sty m:val="b"/>
                </m:rPr>
                <m:t>0</m:t>
              </m:r>
            </m:e>
            <m:sub>
              <m:r>
                <m:t>2</m:t>
              </m:r>
              <m:r>
                <m:rPr>
                  <m:sty m:val="p"/>
                </m:rPr>
                <m:t>×</m:t>
              </m:r>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0</m:t>
                    </m:r>
                  </m:e>
                  <m:e>
                    <m:r>
                      <m:t>0</m:t>
                    </m:r>
                  </m:e>
                  <m:e>
                    <m:r>
                      <m:t>0</m:t>
                    </m:r>
                  </m:e>
                </m:mr>
                <m:mr>
                  <m:e>
                    <m:r>
                      <m:t>0</m:t>
                    </m:r>
                  </m:e>
                  <m:e>
                    <m:r>
                      <m:t>0</m:t>
                    </m:r>
                  </m:e>
                  <m:e>
                    <m:r>
                      <m:t>0</m:t>
                    </m:r>
                  </m:e>
                </m:mr>
              </m:m>
            </m:e>
          </m:d>
          <m:r>
            <m:rPr>
              <m:sty m:val="p"/>
            </m:rPr>
            <m:t>,</m:t>
          </m:r>
          <m:r>
            <m:t>  </m:t>
          </m:r>
          <m:sSub>
            <m:e>
              <m:r>
                <m:rPr>
                  <m:sty m:val="b"/>
                </m:rPr>
                <m:t>0</m:t>
              </m:r>
            </m:e>
            <m:sub>
              <m:r>
                <m:t>3</m:t>
              </m:r>
              <m:r>
                <m:rPr>
                  <m:sty m:val="p"/>
                </m:rPr>
                <m:t>×</m:t>
              </m:r>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r>
                  <m:e>
                    <m:r>
                      <m:t>0</m:t>
                    </m:r>
                  </m:e>
                  <m:e>
                    <m:r>
                      <m:t>0</m:t>
                    </m:r>
                  </m:e>
                </m:mr>
              </m:m>
            </m:e>
          </m:d>
          <m:r>
            <m:rPr>
              <m:sty m:val="p"/>
            </m:rPr>
            <m:t>.</m:t>
          </m:r>
        </m:oMath>
      </m:oMathPara>
    </w:p>
    <w:p>
      <w:pPr>
        <w:pStyle w:val="FirstParagraph"/>
      </w:pPr>
      <w:r>
        <w:t xml:space="preserve">Both have all entries</w:t>
      </w:r>
      <w:r>
        <w:t xml:space="preserve"> </w:t>
      </w:r>
      <m:oMath>
        <m:r>
          <m:t>0</m:t>
        </m:r>
      </m:oMath>
      <w:r>
        <w:t xml:space="preserve">, but one is</w:t>
      </w:r>
      <w:r>
        <w:t xml:space="preserve"> </w:t>
      </w:r>
      <m:oMath>
        <m:r>
          <m:t>2</m:t>
        </m:r>
        <m:r>
          <m:rPr>
            <m:sty m:val="p"/>
          </m:rPr>
          <m:t>×</m:t>
        </m:r>
        <m:r>
          <m:t>3</m:t>
        </m:r>
      </m:oMath>
      <w:r>
        <w:t xml:space="preserve"> </w:t>
      </w:r>
      <w:r>
        <w:t xml:space="preserve">and the other</w:t>
      </w:r>
      <w:r>
        <w:t xml:space="preserve"> </w:t>
      </w:r>
      <m:oMath>
        <m:r>
          <m:t>3</m:t>
        </m:r>
        <m:r>
          <m:rPr>
            <m:sty m:val="p"/>
          </m:rPr>
          <m:t>×</m:t>
        </m:r>
        <m:r>
          <m:t>2</m:t>
        </m:r>
      </m:oMath>
      <w:r>
        <w:t xml:space="preserve">, so they are different matrices.</w:t>
      </w:r>
    </w:p>
    <w:bookmarkEnd w:id="90"/>
    <w:bookmarkStart w:id="91" w:name="def-matrix-addition"/>
    <w:p>
      <w:pPr>
        <w:pStyle w:val="BodyText"/>
      </w:pPr>
      <w:r>
        <w:rPr>
          <w:b/>
          <w:bCs/>
        </w:rPr>
        <w:t xml:space="preserve">Definition 24 (Matrix addition)</w:t>
      </w:r>
      <w:r>
        <w:t xml:space="preserve"> </w:t>
      </w:r>
      <w:r>
        <w:t xml:space="preserve">Two matrices</w:t>
      </w:r>
      <w:r>
        <w:t xml:space="preserve"> </w:t>
      </w:r>
      <m:oMath>
        <m:r>
          <m:rPr>
            <m:sty m:val="bi"/>
          </m:rPr>
          <m:t>A</m:t>
        </m:r>
      </m:oMath>
      <w:r>
        <w:t xml:space="preserve"> </w:t>
      </w:r>
      <w:r>
        <w:t xml:space="preserve">and</w:t>
      </w:r>
      <w:r>
        <w:t xml:space="preserve"> </w:t>
      </w:r>
      <m:oMath>
        <m:r>
          <m:rPr>
            <m:sty m:val="bi"/>
          </m:rPr>
          <m:t>B</m:t>
        </m:r>
      </m:oMath>
      <w:r>
        <w:t xml:space="preserve"> </w:t>
      </w:r>
      <w:r>
        <w:t xml:space="preserve">of the same dimensions</w:t>
      </w:r>
      <w:r>
        <w:t xml:space="preserve"> </w:t>
      </w:r>
      <m:oMath>
        <m:r>
          <m:t>m</m:t>
        </m:r>
        <m:r>
          <m:rPr>
            <m:sty m:val="p"/>
          </m:rPr>
          <m:t>×</m:t>
        </m:r>
        <m:r>
          <m:t>n</m:t>
        </m:r>
      </m:oMath>
      <w:r>
        <w:t xml:space="preserve"> </w:t>
      </w:r>
      <w:r>
        <w:t xml:space="preserve">can be added element-wise; their</w:t>
      </w:r>
      <w:r>
        <w:t xml:space="preserve"> </w:t>
      </w:r>
      <w:r>
        <w:rPr>
          <w:b/>
          <w:bCs/>
        </w:rPr>
        <w:t xml:space="preserve">matrix sum</w:t>
      </w:r>
      <w:r>
        <w:t xml:space="preserve"> </w:t>
      </w:r>
      <w:r>
        <w:t xml:space="preserve">is:</w:t>
      </w:r>
    </w:p>
    <w:p>
      <w:pPr>
        <w:pStyle w:val="BodyText"/>
      </w:pPr>
      <m:oMathPara>
        <m:oMathParaPr>
          <m:jc m:val="center"/>
        </m:oMathParaPr>
        <m:oMath>
          <m:r>
            <m:rPr>
              <m:sty m:val="p"/>
            </m:rPr>
            <m:t>(</m:t>
          </m:r>
          <m:r>
            <m:rPr>
              <m:sty m:val="bi"/>
            </m:rPr>
            <m:t>A</m:t>
          </m:r>
          <m:r>
            <m:rPr>
              <m:sty m:val="p"/>
            </m:rPr>
            <m:t>+</m:t>
          </m:r>
          <m:r>
            <m:rPr>
              <m:sty m:val="bi"/>
            </m:rPr>
            <m:t>B</m:t>
          </m:r>
          <m:sSub>
            <m:e>
              <m:r>
                <m:rPr>
                  <m:sty m:val="p"/>
                </m:rPr>
                <m:t>)</m:t>
              </m:r>
            </m:e>
            <m:sub>
              <m:r>
                <m:t>i</m:t>
              </m:r>
              <m:r>
                <m:t>j</m:t>
              </m:r>
            </m:sub>
          </m:sSub>
          <m:r>
            <m:rPr>
              <m:sty m:val="p"/>
            </m:rPr>
            <m:t>=</m:t>
          </m:r>
          <m:sSub>
            <m:e>
              <m:r>
                <m:t>a</m:t>
              </m:r>
            </m:e>
            <m:sub>
              <m:r>
                <m:t>i</m:t>
              </m:r>
              <m:r>
                <m:t>j</m:t>
              </m:r>
            </m:sub>
          </m:sSub>
          <m:r>
            <m:rPr>
              <m:sty m:val="p"/>
            </m:rPr>
            <m:t>+</m:t>
          </m:r>
          <m:sSub>
            <m:e>
              <m:r>
                <m:t>b</m:t>
              </m:r>
            </m:e>
            <m:sub>
              <m:r>
                <m:t>i</m:t>
              </m:r>
              <m:r>
                <m:t>j</m:t>
              </m:r>
            </m:sub>
          </m:sSub>
        </m:oMath>
      </m:oMathPara>
    </w:p>
    <w:bookmarkEnd w:id="91"/>
    <w:bookmarkStart w:id="92" w:name="exm-matrix-addition"/>
    <w:p>
      <w:pPr>
        <w:pStyle w:val="FirstParagraph"/>
      </w:pPr>
      <w:r>
        <w:rPr>
          <w:b/>
          <w:bCs/>
        </w:rPr>
        <w:t xml:space="preserve">Example 18 (Adding matrices, and a sum that is not defined)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2</m:t>
                        </m:r>
                        <m:r>
                          <m:rPr>
                            <m:sty m:val="p"/>
                          </m:rPr>
                          <m:t>+</m:t>
                        </m:r>
                        <m:r>
                          <m:t>1</m:t>
                        </m:r>
                      </m:e>
                    </m:mr>
                    <m:mr>
                      <m:e>
                        <m:r>
                          <m:t>3</m:t>
                        </m:r>
                        <m:r>
                          <m:rPr>
                            <m:sty m:val="p"/>
                          </m:rPr>
                          <m:t>+</m:t>
                        </m:r>
                        <m:r>
                          <m:t>1</m:t>
                        </m:r>
                      </m:e>
                      <m:e>
                        <m:r>
                          <m:t>4</m:t>
                        </m:r>
                        <m:r>
                          <m:rPr>
                            <m:sty m:val="p"/>
                          </m:rPr>
                          <m:t>+</m:t>
                        </m:r>
                        <m:r>
                          <m:t>0</m:t>
                        </m:r>
                      </m:e>
                    </m:mr>
                  </m:m>
                </m:e>
              </m:d>
              <m:r>
                <m:t>&amp;</m:t>
              </m:r>
              <m:r>
                <m:t>&amp;</m:t>
              </m:r>
              <m:r>
                <m:rPr>
                  <m:nor/>
                  <m:sty m:val="p"/>
                </m:rPr>
                <m:t>(add entry by entry)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4</m:t>
                        </m:r>
                      </m:e>
                      <m:e>
                        <m:r>
                          <m:t>4</m:t>
                        </m:r>
                      </m:e>
                    </m:mr>
                  </m:m>
                </m:e>
              </m:d>
              <m:r>
                <m:rPr>
                  <m:sty m:val="p"/>
                </m:rPr>
                <m:t>.</m:t>
              </m:r>
              <m:r>
                <m:t>&amp;</m:t>
              </m:r>
              <m:r>
                <m:t>&amp;</m:t>
              </m:r>
              <m:r>
                <m:rPr>
                  <m:nor/>
                  <m:sty m:val="p"/>
                </m:rPr>
                <m:t>(add)</m:t>
              </m:r>
            </m:e>
          </m:eqArr>
        </m:oMath>
      </m:oMathPara>
    </w:p>
    <w:p>
      <w:pPr>
        <w:pStyle w:val="FirstParagraph"/>
      </w:pPr>
      <w:r>
        <w:t xml:space="preserve">A</w:t>
      </w:r>
      <w:r>
        <w:t xml:space="preserve"> </w:t>
      </w:r>
      <m:oMath>
        <m:r>
          <m:t>2</m:t>
        </m:r>
        <m:r>
          <m:rPr>
            <m:sty m:val="p"/>
          </m:rPr>
          <m:t>×</m:t>
        </m:r>
        <m:r>
          <m:t>2</m:t>
        </m:r>
      </m:oMath>
      <w:r>
        <w:t xml:space="preserve"> </w:t>
      </w:r>
      <w:r>
        <w:t xml:space="preserve">matrix and a</w:t>
      </w:r>
      <w:r>
        <w:t xml:space="preserve"> </w:t>
      </w:r>
      <m:oMath>
        <m:r>
          <m:t>2</m:t>
        </m:r>
        <m:r>
          <m:rPr>
            <m:sty m:val="p"/>
          </m:rPr>
          <m:t>×</m:t>
        </m:r>
        <m:r>
          <m:t>3</m:t>
        </m:r>
      </m:oMath>
      <w:r>
        <w:t xml:space="preserve"> </w:t>
      </w:r>
      <w:r>
        <w:t xml:space="preserve">matrix cannot be added:</w:t>
      </w:r>
      <w:r>
        <w:t xml:space="preserve"> </w:t>
      </w:r>
      <w:r>
        <w:t xml:space="preserve">they do not have the same dimensions, so entry</w:t>
      </w:r>
      <w:r>
        <w:t xml:space="preserve"> </w:t>
      </w:r>
      <m:oMath>
        <m:r>
          <m:rPr>
            <m:sty m:val="p"/>
          </m:rPr>
          <m:t>(</m:t>
        </m:r>
        <m:r>
          <m:t>1</m:t>
        </m:r>
        <m:r>
          <m:rPr>
            <m:sty m:val="p"/>
          </m:rPr>
          <m:t>,</m:t>
        </m:r>
        <m:r>
          <m:t>3</m:t>
        </m:r>
        <m:r>
          <m:rPr>
            <m:sty m:val="p"/>
          </m:rPr>
          <m:t>)</m:t>
        </m:r>
      </m:oMath>
      <w:r>
        <w:t xml:space="preserve"> </w:t>
      </w:r>
      <w:r>
        <w:t xml:space="preserve">of the sum would have no first term.</w:t>
      </w:r>
    </w:p>
    <w:bookmarkEnd w:id="92"/>
    <w:bookmarkStart w:id="94" w:name="thm-matadd-commutative"/>
    <w:p>
      <w:pPr>
        <w:pStyle w:val="BodyText"/>
      </w:pPr>
      <w:r>
        <w:rPr>
          <w:b/>
          <w:bCs/>
        </w:rPr>
        <w:t xml:space="preserve">Theorem 4 (Matrix addition is commutative)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r>
        <w:t xml:space="preserve"> </w:t>
      </w:r>
      <w:r>
        <w:t xml:space="preserve">matrix addition is</w:t>
      </w:r>
      <w:r>
        <w:t xml:space="preserve"> </w:t>
      </w:r>
      <w:hyperlink r:id="rId93">
        <w:r>
          <w:rPr>
            <w:rStyle w:val="Hyperlink"/>
          </w:rPr>
          <w:t xml:space="preserve">commutative</w:t>
        </w:r>
      </w:hyperlink>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B</m:t>
          </m:r>
          <m:r>
            <m:rPr>
              <m:sty m:val="p"/>
            </m:rPr>
            <m:t>+</m:t>
          </m:r>
          <m:r>
            <m:rPr>
              <m:sty m:val="bi"/>
            </m:rPr>
            <m:t>A</m:t>
          </m:r>
        </m:oMath>
      </m:oMathPara>
    </w:p>
    <w:bookmarkEnd w:id="94"/>
    <w:bookmarkStart w:id="96" w:name="thm-matadd-assoc"/>
    <w:p>
      <w:pPr>
        <w:pStyle w:val="FirstParagraph"/>
      </w:pPr>
      <w:r>
        <w:rPr>
          <w:b/>
          <w:bCs/>
        </w:rPr>
        <w:t xml:space="preserve">Theorem 5 (Matrix addition is associative)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w:t>
      </w:r>
      <w:r>
        <w:t xml:space="preserve"> </w:t>
      </w:r>
      <m:oMath>
        <m:r>
          <m:rPr>
            <m:sty m:val="bi"/>
          </m:rPr>
          <m:t>B</m:t>
        </m:r>
      </m:oMath>
      <w:r>
        <w:t xml:space="preserve">, and</w:t>
      </w:r>
      <w:r>
        <w:t xml:space="preserve"> </w:t>
      </w:r>
      <m:oMath>
        <m:r>
          <m:rPr>
            <m:sty m:val="bi"/>
          </m:rPr>
          <m:t>C</m:t>
        </m:r>
      </m:oMath>
      <w:r>
        <w:t xml:space="preserve">,</w:t>
      </w:r>
      <w:r>
        <w:t xml:space="preserve"> </w:t>
      </w:r>
      <w:r>
        <w:t xml:space="preserve">matrix addition is</w:t>
      </w:r>
      <w:r>
        <w:t xml:space="preserve"> </w:t>
      </w:r>
      <w:hyperlink r:id="rId95">
        <w:r>
          <w:rPr>
            <w:rStyle w:val="Hyperlink"/>
          </w:rPr>
          <w:t xml:space="preserve">associative</w:t>
        </w:r>
      </w:hyperlink>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p"/>
            </m:rPr>
            <m:t>+</m:t>
          </m:r>
          <m:r>
            <m:rPr>
              <m:sty m:val="bi"/>
            </m:rPr>
            <m:t>C</m:t>
          </m:r>
          <m:r>
            <m:rPr>
              <m:sty m:val="p"/>
            </m:rPr>
            <m:t>=</m:t>
          </m:r>
          <m:r>
            <m:rPr>
              <m:sty m:val="bi"/>
            </m:rPr>
            <m:t>A</m:t>
          </m:r>
          <m:r>
            <m:rPr>
              <m:sty m:val="p"/>
            </m:rPr>
            <m:t>+</m:t>
          </m:r>
          <m:r>
            <m:rPr>
              <m:sty m:val="p"/>
            </m:rPr>
            <m:t>(</m:t>
          </m:r>
          <m:r>
            <m:rPr>
              <m:sty m:val="bi"/>
            </m:rPr>
            <m:t>B</m:t>
          </m:r>
          <m:r>
            <m:rPr>
              <m:sty m:val="p"/>
            </m:rPr>
            <m:t>+</m:t>
          </m:r>
          <m:r>
            <m:rPr>
              <m:sty m:val="bi"/>
            </m:rPr>
            <m:t>C</m:t>
          </m:r>
          <m:r>
            <m:rPr>
              <m:sty m:val="p"/>
            </m:rPr>
            <m:t>)</m:t>
          </m:r>
        </m:oMath>
      </m:oMathPara>
    </w:p>
    <w:bookmarkEnd w:id="96"/>
    <w:bookmarkStart w:id="97" w:name="thm-matadd-identity"/>
    <w:p>
      <w:pPr>
        <w:pStyle w:val="FirstParagraph"/>
      </w:pPr>
      <w:r>
        <w:rPr>
          <w:b/>
          <w:bCs/>
        </w:rPr>
        <w:t xml:space="preserve">Theorem 6 (Zero matrix is the additive identity)</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rPr>
              <m:sty m:val="p"/>
            </m:rPr>
            <m:t>+</m:t>
          </m:r>
          <m:sSub>
            <m:e>
              <m:r>
                <m:rPr>
                  <m:sty m:val="b"/>
                </m:rPr>
                <m:t>0</m:t>
              </m:r>
            </m:e>
            <m:sub>
              <m:r>
                <m:t>m</m:t>
              </m:r>
              <m:r>
                <m:rPr>
                  <m:sty m:val="p"/>
                </m:rPr>
                <m:t>×</m:t>
              </m:r>
              <m:r>
                <m:t>n</m:t>
              </m:r>
            </m:sub>
          </m:sSub>
          <m:r>
            <m:rPr>
              <m:sty m:val="p"/>
            </m:rPr>
            <m:t>=</m:t>
          </m:r>
          <m:r>
            <m:rPr>
              <m:sty m:val="bi"/>
            </m:rPr>
            <m:t>A</m:t>
          </m:r>
        </m:oMath>
      </m:oMathPara>
    </w:p>
    <w:bookmarkEnd w:id="97"/>
    <w:bookmarkStart w:id="98" w:name="thm-matadd-inverse"/>
    <w:p>
      <w:pPr>
        <w:pStyle w:val="FirstParagraph"/>
      </w:pPr>
      <w:r>
        <w:rPr>
          <w:b/>
          <w:bCs/>
        </w:rPr>
        <w:t xml:space="preserve">Theorem 7 (Additive inverse)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 the</w:t>
      </w:r>
      <w:r>
        <w:t xml:space="preserve"> </w:t>
      </w:r>
      <m:oMath>
        <m:r>
          <m:t>m</m:t>
        </m:r>
        <m:r>
          <m:rPr>
            <m:sty m:val="p"/>
          </m:rPr>
          <m:t>×</m:t>
        </m:r>
        <m:r>
          <m:t>n</m:t>
        </m:r>
      </m:oMath>
      <w:r>
        <w:t xml:space="preserve"> </w:t>
      </w:r>
      <w:r>
        <w:t xml:space="preserve">matrix</w:t>
      </w:r>
      <w:r>
        <w:t xml:space="preserve"> </w:t>
      </w:r>
      <m:oMath>
        <m:r>
          <m:rPr>
            <m:sty m:val="p"/>
          </m:rPr>
          <m:t>−</m:t>
        </m:r>
        <m:r>
          <m:rPr>
            <m:sty m:val="bi"/>
          </m:rPr>
          <m:t>A</m:t>
        </m:r>
      </m:oMath>
      <w:r>
        <w:t xml:space="preserve"> </w:t>
      </w:r>
      <w:r>
        <w:t xml:space="preserve">(defined by</w:t>
      </w:r>
      <w:r>
        <w:t xml:space="preserve"> </w:t>
      </w:r>
      <m:oMath>
        <m:r>
          <m:rPr>
            <m:sty m:val="p"/>
          </m:rPr>
          <m:t>(</m:t>
        </m:r>
        <m:r>
          <m:rPr>
            <m:sty m:val="p"/>
          </m:rPr>
          <m:t>−</m:t>
        </m:r>
        <m:r>
          <m:rPr>
            <m:sty m:val="bi"/>
          </m:rPr>
          <m:t>A</m:t>
        </m:r>
        <m:sSub>
          <m:e>
            <m:r>
              <m:rPr>
                <m:sty m:val="p"/>
              </m:rPr>
              <m:t>)</m:t>
            </m:r>
          </m:e>
          <m:sub>
            <m:r>
              <m:t>i</m:t>
            </m:r>
            <m:r>
              <m:t>j</m:t>
            </m:r>
          </m:sub>
        </m:sSub>
        <m:r>
          <m:rPr>
            <m:sty m:val="p"/>
          </m:rPr>
          <m:t>=</m:t>
        </m:r>
        <m:r>
          <m:rPr>
            <m:sty m:val="p"/>
          </m:rPr>
          <m:t>−</m:t>
        </m:r>
        <m:sSub>
          <m:e>
            <m:r>
              <m:t>a</m:t>
            </m:r>
          </m:e>
          <m:sub>
            <m:r>
              <m:t>i</m:t>
            </m:r>
            <m:r>
              <m:t>j</m:t>
            </m:r>
          </m:sub>
        </m:sSub>
      </m:oMath>
      <w:r>
        <w:t xml:space="preserve">) satisfies:</w:t>
      </w:r>
    </w:p>
    <w:p>
      <w:pPr>
        <w:pStyle w:val="BodyText"/>
      </w:pPr>
      <m:oMathPara>
        <m:oMathParaPr>
          <m:jc m:val="center"/>
        </m:oMathParaPr>
        <m:oMath>
          <m:r>
            <m:rPr>
              <m:sty m:val="bi"/>
            </m:rPr>
            <m:t>A</m:t>
          </m:r>
          <m:r>
            <m:rPr>
              <m:sty m:val="p"/>
            </m:rPr>
            <m:t>+</m:t>
          </m:r>
          <m:r>
            <m:rPr>
              <m:sty m:val="p"/>
            </m:rPr>
            <m:t>(</m:t>
          </m:r>
          <m:r>
            <m:rPr>
              <m:sty m:val="p"/>
            </m:rPr>
            <m:t>−</m:t>
          </m:r>
          <m:r>
            <m:rPr>
              <m:sty m:val="bi"/>
            </m:rPr>
            <m:t>A</m:t>
          </m:r>
          <m:r>
            <m:rPr>
              <m:sty m:val="p"/>
            </m:rPr>
            <m:t>)</m:t>
          </m:r>
          <m:r>
            <m:rPr>
              <m:sty m:val="p"/>
            </m:rPr>
            <m:t>=</m:t>
          </m:r>
          <m:sSub>
            <m:e>
              <m:r>
                <m:rPr>
                  <m:sty m:val="b"/>
                </m:rPr>
                <m:t>0</m:t>
              </m:r>
            </m:e>
            <m:sub>
              <m:r>
                <m:t>m</m:t>
              </m:r>
              <m:r>
                <m:rPr>
                  <m:sty m:val="p"/>
                </m:rPr>
                <m:t>×</m:t>
              </m:r>
              <m:r>
                <m:t>n</m:t>
              </m:r>
            </m:sub>
          </m:sSub>
        </m:oMath>
      </m:oMathPara>
    </w:p>
    <w:bookmarkEnd w:id="98"/>
    <w:bookmarkEnd w:id="99"/>
    <w:bookmarkStart w:id="102" w:name="scalar-multiplication"/>
    <w:p>
      <w:pPr>
        <w:pStyle w:val="Heading3"/>
      </w:pPr>
      <w:r>
        <w:t xml:space="preserve">2.3 Scalar multiplication</w:t>
      </w:r>
    </w:p>
    <w:bookmarkStart w:id="100" w:name="def-scalar-mult"/>
    <w:p>
      <w:pPr>
        <w:pStyle w:val="FirstParagraph"/>
      </w:pPr>
      <w:r>
        <w:rPr>
          <w:b/>
          <w:bCs/>
        </w:rPr>
        <w:t xml:space="preserve">Definition 25 (Scalar multiplication)</w:t>
      </w:r>
      <w:r>
        <w:t xml:space="preserve"> </w:t>
      </w:r>
      <w:r>
        <w:t xml:space="preserve">The</w:t>
      </w:r>
      <w:r>
        <w:t xml:space="preserve"> </w:t>
      </w:r>
      <w:r>
        <w:rPr>
          <w:b/>
          <w:bCs/>
        </w:rPr>
        <w:t xml:space="preserve">scalar multiple</w:t>
      </w:r>
      <w:r>
        <w:t xml:space="preserve"> </w:t>
      </w:r>
      <w:r>
        <w:t xml:space="preserve">of a matrix</w:t>
      </w:r>
      <w:r>
        <w:t xml:space="preserve"> </w:t>
      </w:r>
      <m:oMath>
        <m:r>
          <m:rPr>
            <m:sty m:val="bi"/>
          </m:rPr>
          <m:t>A</m:t>
        </m:r>
      </m:oMath>
      <w:r>
        <w:t xml:space="preserve"> </w:t>
      </w:r>
      <w:r>
        <w:t xml:space="preserve">by a scalar</w:t>
      </w:r>
      <w:r>
        <w:t xml:space="preserve"> </w:t>
      </w:r>
      <m:oMath>
        <m:r>
          <m:t>c</m:t>
        </m:r>
      </m:oMath>
      <w:r>
        <w:t xml:space="preserve"> </w:t>
      </w:r>
      <w:r>
        <w:t xml:space="preserve">is:</w:t>
      </w:r>
    </w:p>
    <w:p>
      <w:pPr>
        <w:pStyle w:val="BodyText"/>
      </w:pPr>
      <m:oMathPara>
        <m:oMathParaPr>
          <m:jc m:val="center"/>
        </m:oMathParaPr>
        <m:oMath>
          <m:r>
            <m:rPr>
              <m:sty m:val="p"/>
            </m:rPr>
            <m:t>(</m:t>
          </m:r>
          <m:r>
            <m:t>c</m:t>
          </m:r>
          <m:r>
            <m:rPr>
              <m:sty m:val="bi"/>
            </m:rPr>
            <m:t>A</m:t>
          </m:r>
          <m:sSub>
            <m:e>
              <m:r>
                <m:rPr>
                  <m:sty m:val="p"/>
                </m:rPr>
                <m:t>)</m:t>
              </m:r>
            </m:e>
            <m:sub>
              <m:r>
                <m:t>i</m:t>
              </m:r>
              <m:r>
                <m:t>j</m:t>
              </m:r>
            </m:sub>
          </m:sSub>
          <m:r>
            <m:rPr>
              <m:sty m:val="p"/>
            </m:rPr>
            <m:t>=</m:t>
          </m:r>
          <m:r>
            <m:t>c</m:t>
          </m:r>
          <m:r>
            <m:rPr>
              <m:sty m:val="p"/>
            </m:rPr>
            <m:t>⋅</m:t>
          </m:r>
          <m:sSub>
            <m:e>
              <m:r>
                <m:t>a</m:t>
              </m:r>
            </m:e>
            <m:sub>
              <m:r>
                <m:t>i</m:t>
              </m:r>
              <m:r>
                <m:t>j</m:t>
              </m:r>
            </m:sub>
          </m:sSub>
        </m:oMath>
      </m:oMathPara>
    </w:p>
    <w:bookmarkEnd w:id="100"/>
    <w:bookmarkStart w:id="101" w:name="exm-scalar-mult"/>
    <w:p>
      <w:pPr>
        <w:pStyle w:val="FirstParagraph"/>
      </w:pPr>
      <w:r>
        <w:rPr>
          <w:b/>
          <w:bCs/>
        </w:rPr>
        <w:t xml:space="preserve">Example 19 (A scalar multiple)</w:t>
      </w:r>
    </w:p>
    <w:p>
      <w:pPr>
        <w:pStyle w:val="BodyText"/>
      </w:pPr>
      <m:oMathPara>
        <m:oMathParaPr>
          <m:jc m:val="center"/>
        </m:oMathParaPr>
        <m:oMath>
          <m:eqArr>
            <m:e>
              <m:r>
                <m:t>3</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2</m:t>
                        </m:r>
                      </m:e>
                    </m:mr>
                    <m:mr>
                      <m:e>
                        <m:r>
                          <m:t>0</m:t>
                        </m:r>
                      </m:e>
                      <m:e>
                        <m:r>
                          <m:t>4</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rPr>
                            <m:sty m:val="p"/>
                          </m:rPr>
                          <m:t>(</m:t>
                        </m:r>
                        <m:r>
                          <m:rPr>
                            <m:sty m:val="p"/>
                          </m:rPr>
                          <m:t>−</m:t>
                        </m:r>
                        <m:r>
                          <m:t>2</m:t>
                        </m:r>
                        <m:r>
                          <m:rPr>
                            <m:sty m:val="p"/>
                          </m:rPr>
                          <m:t>)</m:t>
                        </m:r>
                      </m:e>
                    </m:mr>
                    <m:mr>
                      <m:e>
                        <m:r>
                          <m:t>3</m:t>
                        </m:r>
                        <m:r>
                          <m:rPr>
                            <m:sty m:val="p"/>
                          </m:rPr>
                          <m:t>⋅</m:t>
                        </m:r>
                        <m:r>
                          <m:t>0</m:t>
                        </m:r>
                      </m:e>
                      <m:e>
                        <m:r>
                          <m:t>3</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6</m:t>
                        </m:r>
                      </m:e>
                    </m:mr>
                    <m:mr>
                      <m:e>
                        <m:r>
                          <m:t>0</m:t>
                        </m:r>
                      </m:e>
                      <m:e>
                        <m:r>
                          <m:t>12</m:t>
                        </m:r>
                      </m:e>
                    </m:mr>
                  </m:m>
                </m:e>
              </m:d>
              <m:r>
                <m:rPr>
                  <m:sty m:val="p"/>
                </m:rPr>
                <m:t>.</m:t>
              </m:r>
            </m:e>
          </m:eqArr>
        </m:oMath>
      </m:oMathPara>
    </w:p>
    <w:bookmarkEnd w:id="101"/>
    <w:bookmarkEnd w:id="102"/>
    <w:bookmarkStart w:id="111" w:name="matrix-multiplication"/>
    <w:p>
      <w:pPr>
        <w:pStyle w:val="Heading3"/>
      </w:pPr>
      <w:r>
        <w:t xml:space="preserve">2.4 Matrix multiplication</w:t>
      </w:r>
    </w:p>
    <w:bookmarkStart w:id="103" w:name="def-matrix-mult"/>
    <w:p>
      <w:pPr>
        <w:pStyle w:val="FirstParagraph"/>
      </w:pPr>
      <w:r>
        <w:rPr>
          <w:b/>
          <w:bCs/>
        </w:rPr>
        <w:t xml:space="preserve">Definition 26 (Matrix multiplication)</w:t>
      </w:r>
      <w:r>
        <w:t xml:space="preserve"> </w:t>
      </w:r>
      <w:r>
        <w:t xml:space="preserve">The</w:t>
      </w:r>
      <w:r>
        <w:t xml:space="preserve"> </w:t>
      </w:r>
      <w:r>
        <w:rPr>
          <w:b/>
          <w:bCs/>
        </w:rPr>
        <w:t xml:space="preserve">product</w:t>
      </w:r>
      <w:r>
        <w:t xml:space="preserve"> </w:t>
      </w:r>
      <w:r>
        <w:t xml:space="preserve">of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is the</w:t>
      </w:r>
      <w:r>
        <w:t xml:space="preserve"> </w:t>
      </w:r>
      <m:oMath>
        <m:r>
          <m:t>m</m:t>
        </m:r>
        <m:r>
          <m:rPr>
            <m:sty m:val="p"/>
          </m:rPr>
          <m:t>×</m:t>
        </m:r>
        <m:r>
          <m:t>n</m:t>
        </m:r>
      </m:oMath>
      <w:r>
        <w:t xml:space="preserve"> </w:t>
      </w:r>
      <w:r>
        <w:t xml:space="preserve">matrix</w:t>
      </w:r>
      <w:r>
        <w:t xml:space="preserve"> </w:t>
      </w:r>
      <m:oMath>
        <m:r>
          <m:rPr>
            <m:sty m:val="bi"/>
          </m:rPr>
          <m:t>C</m:t>
        </m:r>
        <m:r>
          <m:rPr>
            <m:sty m:val="p"/>
          </m:rPr>
          <m:t>=</m:t>
        </m:r>
        <m:r>
          <m:rPr>
            <m:sty m:val="bi"/>
          </m:rPr>
          <m:t>A</m:t>
        </m:r>
        <m:r>
          <m:rPr>
            <m:sty m:val="bi"/>
          </m:rPr>
          <m:t>B</m:t>
        </m:r>
      </m:oMath>
      <w:r>
        <w:t xml:space="preserve"> </w:t>
      </w:r>
      <w:r>
        <w:t xml:space="preserve">with entries:</w:t>
      </w:r>
    </w:p>
    <w:p>
      <w:pPr>
        <w:pStyle w:val="BodyText"/>
      </w:pPr>
      <m:oMathPara>
        <m:oMathParaPr>
          <m:jc m:val="center"/>
        </m:oMathParaPr>
        <m:oMath>
          <m:sSub>
            <m:e>
              <m:r>
                <m:t>c</m:t>
              </m:r>
            </m:e>
            <m:sub>
              <m:r>
                <m:t>i</m:t>
              </m:r>
              <m:r>
                <m:t>j</m:t>
              </m:r>
            </m:sub>
          </m:sSub>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j</m:t>
              </m:r>
            </m:sub>
          </m:sSub>
        </m:oMath>
      </m:oMathPara>
    </w:p>
    <w:bookmarkEnd w:id="103"/>
    <w:bookmarkStart w:id="104" w:name="rem-matmul-not-commutative"/>
    <w:p>
      <w:pPr>
        <w:pStyle w:val="FirstParagraph"/>
      </w:pPr>
      <w:r>
        <w:rPr>
          <w:i/>
          <w:iCs/>
        </w:rPr>
        <w:t xml:space="preserve">Remark 11</w:t>
      </w:r>
      <w:r>
        <w:t xml:space="preserve"> (Matrix multiplication is not commutative). </w:t>
      </w:r>
      <w:r>
        <w:t xml:space="preserve">When</w:t>
      </w:r>
      <w:r>
        <w:t xml:space="preserve"> </w:t>
      </w:r>
      <m:oMath>
        <m:r>
          <m:rPr>
            <m:sty m:val="bi"/>
          </m:rPr>
          <m:t>A</m:t>
        </m:r>
        <m:r>
          <m:rPr>
            <m:sty m:val="bi"/>
          </m:rPr>
          <m:t>B</m:t>
        </m:r>
      </m:oMath>
      <w:r>
        <w:t xml:space="preserve"> </w:t>
      </w:r>
      <w:r>
        <w:t xml:space="preserve">and</w:t>
      </w:r>
      <w:r>
        <w:t xml:space="preserve"> </w:t>
      </w:r>
      <m:oMath>
        <m:r>
          <m:rPr>
            <m:sty m:val="bi"/>
          </m:rPr>
          <m:t>B</m:t>
        </m:r>
        <m:r>
          <m:rPr>
            <m:sty m:val="bi"/>
          </m:rPr>
          <m:t>A</m:t>
        </m:r>
      </m:oMath>
      <w:r>
        <w:t xml:space="preserve"> </w:t>
      </w:r>
      <w:r>
        <w:t xml:space="preserve">are both defined,</w:t>
      </w:r>
      <w:r>
        <w:t xml:space="preserve"> </w:t>
      </w:r>
      <w:r>
        <w:t xml:space="preserve">they are usually different.</w:t>
      </w:r>
      <w:r>
        <w:t xml:space="preserve"> </w:t>
      </w:r>
      <w:r>
        <w:t xml:space="preserve">For example, with</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rPr>
              <m:sty m:val="p"/>
            </m:rPr>
            <m:t>,</m:t>
          </m:r>
        </m:oMath>
      </m:oMathPara>
    </w:p>
    <w:p>
      <w:pPr>
        <w:pStyle w:val="FirstParagraph"/>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e>
            <m:e>
              <m:r>
                <m:rPr>
                  <m:sty m:val="bi"/>
                </m:rPr>
                <m:t>B</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3</m:t>
                        </m:r>
                      </m:e>
                    </m:mr>
                  </m:m>
                </m:e>
              </m:d>
              <m:r>
                <m:rPr>
                  <m:sty m:val="p"/>
                </m:rPr>
                <m:t>,</m:t>
              </m:r>
            </m:e>
          </m:eqArr>
        </m:oMath>
      </m:oMathPara>
    </w:p>
    <w:p>
      <w:pPr>
        <w:pStyle w:val="FirstParagraph"/>
      </w:pPr>
      <w:r>
        <w:t xml:space="preserve">so</w:t>
      </w:r>
      <w:r>
        <w:t xml:space="preserve"> </w:t>
      </w:r>
      <m:oMath>
        <m:r>
          <m:rPr>
            <m:sty m:val="bi"/>
          </m:rPr>
          <m:t>A</m:t>
        </m:r>
        <m:r>
          <m:rPr>
            <m:sty m:val="bi"/>
          </m:rPr>
          <m:t>B</m:t>
        </m:r>
        <m:r>
          <m:rPr>
            <m:sty m:val="p"/>
          </m:rPr>
          <m:t>≠</m:t>
        </m:r>
        <m:r>
          <m:rPr>
            <m:sty m:val="bi"/>
          </m:rPr>
          <m:t>B</m:t>
        </m:r>
        <m:r>
          <m:rPr>
            <m:sty m:val="bi"/>
          </m:rPr>
          <m:t>A</m:t>
        </m:r>
      </m:oMath>
      <w:r>
        <w:t xml:space="preserve">.</w:t>
      </w:r>
    </w:p>
    <w:bookmarkEnd w:id="104"/>
    <w:bookmarkStart w:id="105" w:name="exm-dot-product-matmul"/>
    <w:p>
      <w:pPr>
        <w:pStyle w:val="BodyText"/>
      </w:pPr>
      <w:del w:id="1236" w:author="PR Preview" w:date="2026-01-01T00:00:00Z">
        <w:r>
          <w:rPr>
            <w:b/>
            <w:bCs/>
          </w:rPr>
          <w:delText xml:space="preserve">Example 20 (Dot product as matrix multiplication)</w:delText>
        </w:r>
      </w:del>
      <w:del w:id="1237" w:author="PR Preview" w:date="2026-01-01T00:00:00Z">
        <w:r>
          <w:delText xml:space="preserve"> </w:delText>
        </w:r>
      </w:del>
      <w:del w:id="1238" w:author="PR Preview" w:date="2026-01-01T00:00:00Z">
        <w:r>
          <w:delText xml:space="preserve">The dot product of two column vectors</w:delText>
        </w:r>
      </w:del>
      <w:del w:id="1239" w:author="PR Preview" w:date="2026-01-01T00:00:00Z">
        <w:r>
          <w:delText xml:space="preserve"> </w:delText>
        </w:r>
      </w:del>
      <m:oMath>
        <m:limLow>
          <m:e>
            <m:r>
              <m:t>x</m:t>
            </m:r>
          </m:e>
          <m:lim>
            <m:r>
              <m:rPr>
                <m:sty m:val="p"/>
              </m:rPr>
              <m:t>∼</m:t>
            </m:r>
          </m:lim>
        </m:limLow>
      </m:oMath>
      <w:del w:id="1240" w:author="PR Preview" w:date="2026-01-01T00:00:00Z">
        <w:r>
          <w:delText xml:space="preserve"> </w:delText>
        </w:r>
      </w:del>
      <w:del w:id="1241" w:author="PR Preview" w:date="2026-01-01T00:00:00Z">
        <w:r>
          <w:delText xml:space="preserve">and</w:delText>
        </w:r>
      </w:del>
      <w:del w:id="1242" w:author="PR Preview" w:date="2026-01-01T00:00:00Z">
        <w:r>
          <w:delText xml:space="preserve"> </w:delText>
        </w:r>
      </w:del>
      <m:oMath>
        <m:limLow>
          <m:e>
            <m:r>
              <m:t>β</m:t>
            </m:r>
          </m:e>
          <m:lim>
            <m:r>
              <m:rPr>
                <m:sty m:val="p"/>
              </m:rPr>
              <m:t>∼</m:t>
            </m:r>
          </m:lim>
        </m:limLow>
      </m:oMath>
      <w:del w:id="1243" w:author="PR Preview" w:date="2026-01-01T00:00:00Z">
        <w:r>
          <w:delText xml:space="preserve"> </w:delText>
        </w:r>
      </w:del>
      <w:del w:id="1244" w:author="PR Preview" w:date="2026-01-01T00:00:00Z">
        <w:r>
          <w:delText xml:space="preserve">can be written as a matrix product of the row vector</w:delText>
        </w:r>
      </w:del>
      <w:del w:id="1245" w:author="PR Preview" w:date="2026-01-01T00:00:00Z">
        <w:r>
          <w:delText xml:space="preserve"> </w:delText>
        </w:r>
      </w:del>
      <m:oMath>
        <m:sSup>
          <m:e>
            <m:limLow>
              <m:e>
                <m:r>
                  <m:t>x</m:t>
                </m:r>
              </m:e>
              <m:lim>
                <m:r>
                  <m:rPr>
                    <m:sty m:val="p"/>
                  </m:rPr>
                  <m:t>∼</m:t>
                </m:r>
              </m:lim>
            </m:limLow>
          </m:e>
          <m:sup>
            <m:r>
              <m:rPr>
                <m:sty m:val="p"/>
              </m:rPr>
              <m:t>⊤</m:t>
            </m:r>
          </m:sup>
        </m:sSup>
      </m:oMath>
      <w:del w:id="1246" w:author="PR Preview" w:date="2026-01-01T00:00:00Z">
        <w:r>
          <w:delText xml:space="preserve"> </w:delText>
        </w:r>
      </w:del>
      <w:del w:id="1247" w:author="PR Preview" w:date="2026-01-01T00:00:00Z">
        <w:r>
          <w:delText xml:space="preserve">with the column vector</w:delText>
        </w:r>
      </w:del>
      <w:del w:id="1248" w:author="PR Preview" w:date="2026-01-01T00:00:00Z">
        <w:r>
          <w:delText xml:space="preserve"> </w:delText>
        </w:r>
      </w:del>
      <m:oMath>
        <m:limLow>
          <m:e>
            <m:r>
              <m:t>β</m:t>
            </m:r>
          </m:e>
          <m:lim>
            <m:r>
              <m:rPr>
                <m:sty m:val="p"/>
              </m:rPr>
              <m:t>∼</m:t>
            </m:r>
          </m:lim>
        </m:limLow>
      </m:oMath>
      <w:del w:id="1249"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β</m:t>
                  </m:r>
                </m:e>
                <m:lim>
                  <m:r>
                    <m:rPr>
                      <m:sty m:val="p"/>
                    </m:rPr>
                    <m:t>∼</m:t>
                  </m:r>
                </m:lim>
              </m:limLow>
              <m:r>
                <m:t>&amp;</m:t>
              </m:r>
              <m:r>
                <m:rPr>
                  <m:sty m:val="p"/>
                </m:rPr>
                <m:t>=</m:t>
              </m:r>
              <m:sSup>
                <m:e>
                  <m:limLow>
                    <m:e>
                      <m:r>
                        <m:t>x</m:t>
                      </m:r>
                    </m:e>
                    <m:lim>
                      <m:r>
                        <m:rPr>
                          <m:sty m:val="p"/>
                        </m:rPr>
                        <m:t>∼</m:t>
                      </m:r>
                    </m:lim>
                  </m:limLow>
                </m:e>
                <m:sup>
                  <m:r>
                    <m:rPr>
                      <m:sty m:val="p"/>
                    </m:rPr>
                    <m:t>⊤</m:t>
                  </m:r>
                </m:sup>
              </m:sSup>
              <m:r>
                <m:t> </m:t>
              </m:r>
              <m:limLow>
                <m:e>
                  <m:r>
                    <m:t>β</m:t>
                  </m:r>
                </m:e>
                <m:lim>
                  <m:r>
                    <m:rPr>
                      <m:sty m:val="p"/>
                    </m:rPr>
                    <m:t>∼</m:t>
                  </m:r>
                </m:lim>
              </m:limLow>
            </m:e>
            <m:e>
              <m:r>
                <m:t>&amp;</m:t>
              </m:r>
              <m:r>
                <m:rPr>
                  <m:sty m:val="p"/>
                </m:rPr>
                <m:t>=</m:t>
              </m:r>
              <m:r>
                <m:rPr>
                  <m:sty m:val="p"/>
                </m:rPr>
                <m:t>[</m:t>
              </m:r>
              <m:sSub>
                <m:e>
                  <m:r>
                    <m:t>x</m:t>
                  </m:r>
                </m:e>
                <m:sub>
                  <m:r>
                    <m:t>1</m:t>
                  </m:r>
                </m:sub>
              </m:sSub>
              <m:r>
                <m:rPr>
                  <m:sty m:val="p"/>
                </m:rPr>
                <m:t>,</m:t>
              </m:r>
              <m:r>
                <m:t> </m:t>
              </m:r>
              <m:sSub>
                <m:e>
                  <m:r>
                    <m:t>x</m:t>
                  </m:r>
                </m:e>
                <m:sub>
                  <m:r>
                    <m:t>2</m:t>
                  </m:r>
                </m:sub>
              </m:sSub>
              <m:r>
                <m:rPr>
                  <m:sty m:val="p"/>
                </m:rPr>
                <m:t>,</m:t>
              </m:r>
              <m:r>
                <m:t> </m:t>
              </m:r>
              <m:r>
                <m:rPr>
                  <m:sty m:val="p"/>
                </m:rPr>
                <m:t>…</m:t>
              </m:r>
              <m:r>
                <m:rPr>
                  <m:sty m:val="p"/>
                </m:rPr>
                <m:t>,</m:t>
              </m:r>
              <m:r>
                <m:t> </m:t>
              </m:r>
              <m:sSub>
                <m:e>
                  <m:r>
                    <m:t>x</m:t>
                  </m:r>
                </m:e>
                <m:sub>
                  <m:r>
                    <m:t>p</m:t>
                  </m:r>
                </m:sub>
              </m:sSub>
              <m:r>
                <m:rPr>
                  <m:sty m:val="p"/>
                </m:rPr>
                <m:t>]</m:t>
              </m:r>
              <m:d>
                <m:dPr>
                  <m:begChr m:val="["/>
                  <m:sepChr m:val=""/>
                  <m:endChr m:val="]"/>
                  <m:grow/>
                </m:dPr>
                <m:e>
                  <m:m>
                    <m:mPr>
                      <m:baseJc m:val="center"/>
                      <m:plcHide m:val="on"/>
                      <m:mcs>
                        <m:mc>
                          <m:mcPr>
                            <m:mcJc m:val="center"/>
                            <m:count m:val="1"/>
                          </m:mcPr>
                        </m:mc>
                      </m:mcs>
                    </m:mPr>
                    <m:mr>
                      <m:e>
                        <m:sSub>
                          <m:e>
                            <m:r>
                              <m:t>β</m:t>
                            </m:r>
                          </m:e>
                          <m:sub>
                            <m:r>
                              <m:t>1</m:t>
                            </m:r>
                          </m:sub>
                        </m:sSub>
                      </m:e>
                    </m:mr>
                    <m:mr>
                      <m:e>
                        <m:sSub>
                          <m:e>
                            <m:r>
                              <m:t>β</m:t>
                            </m:r>
                          </m:e>
                          <m:sub>
                            <m:r>
                              <m:t>2</m:t>
                            </m:r>
                          </m:sub>
                        </m:sSub>
                      </m:e>
                    </m:mr>
                    <m:mr>
                      <m:e>
                        <m:r>
                          <m:rPr>
                            <m:sty m:val="p"/>
                          </m:rPr>
                          <m:t>⋮</m:t>
                        </m:r>
                      </m:e>
                    </m:mr>
                    <m:mr>
                      <m:e>
                        <m:sSub>
                          <m:e>
                            <m:r>
                              <m:t>β</m:t>
                            </m:r>
                          </m:e>
                          <m:sub>
                            <m:r>
                              <m:t>p</m:t>
                            </m:r>
                          </m:sub>
                        </m:sSub>
                      </m:e>
                    </m:mr>
                  </m:m>
                </m:e>
              </m:d>
            </m:e>
            <m:e>
              <m:r>
                <m:t>&amp;</m:t>
              </m:r>
              <m:r>
                <m:rPr>
                  <m:sty m:val="p"/>
                </m:rPr>
                <m:t>=</m:t>
              </m:r>
              <m:sSub>
                <m:e>
                  <m:r>
                    <m:t>x</m:t>
                  </m:r>
                </m:e>
                <m:sub>
                  <m:r>
                    <m:t>1</m:t>
                  </m:r>
                </m:sub>
              </m:sSub>
              <m:sSub>
                <m:e>
                  <m:r>
                    <m:t>β</m:t>
                  </m:r>
                </m:e>
                <m:sub>
                  <m:r>
                    <m:t>1</m:t>
                  </m:r>
                </m:sub>
              </m:sSub>
              <m:r>
                <m:rPr>
                  <m:sty m:val="p"/>
                </m:rPr>
                <m:t>+</m:t>
              </m:r>
              <m:sSub>
                <m:e>
                  <m:r>
                    <m:t>x</m:t>
                  </m:r>
                </m:e>
                <m:sub>
                  <m:r>
                    <m:t>2</m:t>
                  </m:r>
                </m:sub>
              </m:sSub>
              <m:sSub>
                <m:e>
                  <m:r>
                    <m:t>β</m:t>
                  </m:r>
                </m:e>
                <m:sub>
                  <m:r>
                    <m:t>2</m:t>
                  </m:r>
                </m:sub>
              </m:sSub>
              <m:r>
                <m:rPr>
                  <m:sty m:val="p"/>
                </m:rPr>
                <m:t>+</m:t>
              </m:r>
              <m:r>
                <m:rPr>
                  <m:sty m:val="p"/>
                </m:rPr>
                <m:t>⋯</m:t>
              </m:r>
              <m:r>
                <m:rPr>
                  <m:sty m:val="p"/>
                </m:rPr>
                <m:t>+</m:t>
              </m:r>
              <m:sSub>
                <m:e>
                  <m:r>
                    <m:t>x</m:t>
                  </m:r>
                </m:e>
                <m:sub>
                  <m:r>
                    <m:t>p</m:t>
                  </m:r>
                </m:sub>
              </m:sSub>
              <m:sSub>
                <m:e>
                  <m:r>
                    <m:t>β</m:t>
                  </m:r>
                </m:e>
                <m:sub>
                  <m:r>
                    <m:t>p</m:t>
                  </m:r>
                </m:sub>
              </m:sSub>
            </m:e>
          </m:eqArr>
        </m:oMath>
      </m:oMathPara>
    </w:p>
    <w:p>
      <w:pPr>
        <w:pStyle w:val="BodyText"/>
      </w:pPr>
      <w:ins w:id="1250" w:author="PR Preview" w:date="2026-01-01T00:00:00Z">
        <w:r>
          <w:rPr>
            <w:b/>
            <w:bCs/>
          </w:rPr>
          <w:t xml:space="preserve">Example 20 (Dot product as matrix multiplication)</w:t>
        </w:r>
      </w:ins>
      <w:ins w:id="1251" w:author="PR Preview" w:date="2026-01-01T00:00:00Z">
        <w:r>
          <w:t xml:space="preserve"> </w:t>
        </w:r>
      </w:ins>
      <w:ins w:id="1252" w:author="PR Preview" w:date="2026-01-01T00:00:00Z">
        <w:r>
          <w:t xml:space="preserve">The dot product of two column vectors</w:t>
        </w:r>
      </w:ins>
      <w:ins w:id="1253" w:author="PR Preview" w:date="2026-01-01T00:00:00Z">
        <w:r>
          <w:t xml:space="preserve"> </w:t>
        </w:r>
      </w:ins>
      <w:ins w:id="1254" w:author="PR Preview" w:date="2026-01-01T00:00:00Z">
        <w:r>
          <w:t xml:space="preserve">$\mathord{\smash[b]{\underset{\raise.3ex\hbox{$\scriptstyle\sim$}}{x}}\vphantom{x}}$</w:t>
        </w:r>
      </w:ins>
      <w:ins w:id="1255" w:author="PR Preview" w:date="2026-01-01T00:00:00Z">
        <w:r>
          <w:t xml:space="preserve"> </w:t>
        </w:r>
      </w:ins>
      <w:ins w:id="1256" w:author="PR Preview" w:date="2026-01-01T00:00:00Z">
        <w:r>
          <w:t xml:space="preserve">and</w:t>
        </w:r>
      </w:ins>
      <w:ins w:id="1257" w:author="PR Preview" w:date="2026-01-01T00:00:00Z">
        <w:r>
          <w:t xml:space="preserve"> </w:t>
        </w:r>
      </w:ins>
      <w:ins w:id="1258" w:author="PR Preview" w:date="2026-01-01T00:00:00Z">
        <w:r>
          <w:t xml:space="preserve">$\mathord{\smash[b]{\underset{\raise.3ex\hbox{$\scriptstyle\sim$}}{\beta}}\vphantom{\beta}}$</w:t>
        </w:r>
      </w:ins>
      <w:ins w:id="1259" w:author="PR Preview" w:date="2026-01-01T00:00:00Z">
        <w:r>
          <w:t xml:space="preserve"> </w:t>
        </w:r>
      </w:ins>
      <w:ins w:id="1260" w:author="PR Preview" w:date="2026-01-01T00:00:00Z">
        <w:r>
          <w:t xml:space="preserve">can be written as a matrix product of the row vector</w:t>
        </w:r>
      </w:ins>
      <w:ins w:id="1261" w:author="PR Preview" w:date="2026-01-01T00:00:00Z">
        <w:r>
          <w:t xml:space="preserve"> </w:t>
        </w:r>
      </w:ins>
      <w:ins w:id="1262" w:author="PR Preview" w:date="2026-01-01T00:00:00Z">
        <w:r>
          <w:t xml:space="preserve">${\mathord{\smash[b]{\underset{\raise.3ex\hbox{$\scriptstyle\sim$}}{x}}\vphantom{x}}}^{\top}$</w:t>
        </w:r>
      </w:ins>
      <w:ins w:id="1263" w:author="PR Preview" w:date="2026-01-01T00:00:00Z">
        <w:r>
          <w:t xml:space="preserve"> </w:t>
        </w:r>
      </w:ins>
      <w:ins w:id="1264" w:author="PR Preview" w:date="2026-01-01T00:00:00Z">
        <w:r>
          <w:t xml:space="preserve">with the column vector</w:t>
        </w:r>
      </w:ins>
      <w:ins w:id="1265" w:author="PR Preview" w:date="2026-01-01T00:00:00Z">
        <w:r>
          <w:t xml:space="preserve"> </w:t>
        </w:r>
      </w:ins>
      <w:ins w:id="1266" w:author="PR Preview" w:date="2026-01-01T00:00:00Z">
        <w:r>
          <w:t xml:space="preserve">$\mathord{\smash[b]{\underset{\raise.3ex\hbox{$\scriptstyle\sim$}}{\beta}}\vphantom{\beta}}$</w:t>
        </w:r>
      </w:ins>
      <w:ins w:id="1267" w:author="PR Preview" w:date="2026-01-01T00:00:00Z">
        <w:r>
          <w:t xml:space="preserve">:</w:t>
        </w:r>
      </w:ins>
    </w:p>
    <w:p>
      <w:pPr>
        <w:pStyle w:val="BodyText"/>
      </w:pPr>
      <w:ins w:id="1268" w:author="PR Preview" w:date="2026-01-01T00:00:00Z">
        <w:r>
          <w:t xml:space="preserve">$$
    \begin{aligned}
    \mathord{\smash[b]{\underset{\raise.3ex\hbox{$\scriptstyle\sim$}}{x}}\vphantom{x}}\cdot \mathord{\smash[b]{\underset{\raise.3ex\hbox{$\scriptstyle\sim$}}{\beta}}\vphantom{\beta}}
    &amp;= {\mathord{\smash[b]{\underset{\raise.3ex\hbox{$\scriptstyle\sim$}}{x}}\vphantom{x}}}^{\top}\, \mathord{\smash[b]{\underset{\raise.3ex\hbox{$\scriptstyle\sim$}}{\beta}}\vphantom{\beta}}
    \\ &amp;= [x_1,\; x_2,\; \ldots,\; x_p]
    \begin{bmatrix}
    \beta_{1} \\
    \beta_{2} \\
    \vdots \\
    \beta_{p}
    \end{bmatrix}
    \\ &amp;=
    x_1\beta_{1} + x_2\beta_{2} + \cdots + x_p \beta_{p}
    \end{aligned}
    $$</w:t>
        </w:r>
      </w:ins>
    </w:p>
    <w:bookmarkEnd w:id="105"/>
    <w:bookmarkStart w:id="106" w:name="thm-matmul-assoc"/>
    <w:p>
      <w:pPr>
        <w:pStyle w:val="FirstParagraph"/>
      </w:pPr>
      <w:r>
        <w:rPr>
          <w:b/>
          <w:bCs/>
        </w:rPr>
        <w:t xml:space="preserve">Theorem 8 (Matrix multiplication is associative)</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w:t>
      </w:r>
      <w:r>
        <w:t xml:space="preserve"> </w:t>
      </w:r>
      <w:r>
        <w:t xml:space="preserve">a</w:t>
      </w:r>
      <w:r>
        <w:t xml:space="preserve"> </w:t>
      </w:r>
      <m:oMath>
        <m:r>
          <m:t>k</m:t>
        </m:r>
        <m:r>
          <m:rPr>
            <m:sty m:val="p"/>
          </m:rPr>
          <m:t>×</m:t>
        </m:r>
        <m:r>
          <m:t>l</m:t>
        </m:r>
      </m:oMath>
      <w:r>
        <w:t xml:space="preserve"> </w:t>
      </w:r>
      <w:r>
        <w:t xml:space="preserve">matrix</w:t>
      </w:r>
      <w:r>
        <w:t xml:space="preserve"> </w:t>
      </w:r>
      <m:oMath>
        <m:r>
          <m:rPr>
            <m:sty m:val="bi"/>
          </m:rPr>
          <m:t>B</m:t>
        </m:r>
      </m:oMath>
      <w:r>
        <w:t xml:space="preserve">,</w:t>
      </w:r>
      <w:r>
        <w:t xml:space="preserve"> </w:t>
      </w:r>
      <w:r>
        <w:t xml:space="preserve">and an</w:t>
      </w:r>
      <w:r>
        <w:t xml:space="preserve"> </w:t>
      </w:r>
      <m:oMath>
        <m:r>
          <m:t>l</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limLow>
            <m:e>
              <m:limLow>
                <m:e>
                  <m:r>
                    <m:rPr>
                      <m:sty m:val="p"/>
                    </m:rPr>
                    <m:t>(</m:t>
                  </m:r>
                  <m:r>
                    <m:rPr>
                      <m:sty m:val="bi"/>
                    </m:rPr>
                    <m:t>A</m:t>
                  </m:r>
                  <m:r>
                    <m:rPr>
                      <m:sty m:val="bi"/>
                    </m:rPr>
                    <m:t>B</m:t>
                  </m:r>
                  <m:r>
                    <m:rPr>
                      <m:sty m:val="p"/>
                    </m:rPr>
                    <m:t>)</m:t>
                  </m:r>
                  <m:r>
                    <m:rPr>
                      <m:sty m:val="bi"/>
                    </m:rPr>
                    <m:t>C</m:t>
                  </m:r>
                </m:e>
                <m:lim>
                  <m:r>
                    <m:rPr>
                      <m:sty m:val="p"/>
                    </m:rPr>
                    <m:t>⏟</m:t>
                  </m:r>
                </m:lim>
              </m:limLow>
            </m:e>
            <m:lim>
              <m:r>
                <m:t>m</m:t>
              </m:r>
              <m:r>
                <m:rPr>
                  <m:sty m:val="p"/>
                </m:rPr>
                <m:t>×</m:t>
              </m:r>
              <m:r>
                <m:t>n</m:t>
              </m:r>
            </m:lim>
          </m:limLow>
          <m:r>
            <m:rPr>
              <m:sty m:val="p"/>
            </m:rPr>
            <m:t>=</m:t>
          </m:r>
          <m:limLow>
            <m:e>
              <m:limLow>
                <m:e>
                  <m:r>
                    <m:rPr>
                      <m:sty m:val="bi"/>
                    </m:rPr>
                    <m:t>A</m:t>
                  </m:r>
                  <m:r>
                    <m:rPr>
                      <m:sty m:val="p"/>
                    </m:rPr>
                    <m:t>(</m:t>
                  </m:r>
                  <m:r>
                    <m:rPr>
                      <m:sty m:val="bi"/>
                    </m:rPr>
                    <m:t>B</m:t>
                  </m:r>
                  <m:r>
                    <m:rPr>
                      <m:sty m:val="bi"/>
                    </m:rPr>
                    <m:t>C</m:t>
                  </m:r>
                  <m:r>
                    <m:rPr>
                      <m:sty m:val="p"/>
                    </m:rPr>
                    <m:t>)</m:t>
                  </m:r>
                </m:e>
                <m:lim>
                  <m:r>
                    <m:rPr>
                      <m:sty m:val="p"/>
                    </m:rPr>
                    <m:t>⏟</m:t>
                  </m:r>
                </m:lim>
              </m:limLow>
            </m:e>
            <m:lim>
              <m:r>
                <m:t>m</m:t>
              </m:r>
              <m:r>
                <m:rPr>
                  <m:sty m:val="p"/>
                </m:rPr>
                <m:t>×</m:t>
              </m:r>
              <m:r>
                <m:t>n</m:t>
              </m:r>
            </m:lim>
          </m:limLow>
        </m:oMath>
      </m:oMathPara>
    </w:p>
    <w:bookmarkEnd w:id="106"/>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 from 4:</w:t>
      </w:r>
    </w:p>
    <w:p>
      <w:pPr>
        <w:pStyle w:val="BodyText"/>
      </w:pPr>
      <m:oMathPara>
        <m:oMathParaPr>
          <m:jc m:val="center"/>
        </m:oMathParaPr>
        <m:oMath>
          <m:eqArr>
            <m:e>
              <m:r>
                <m:t>​</m:t>
              </m:r>
              <m:d>
                <m:dPr>
                  <m:begChr m:val="["/>
                  <m:sepChr m:val=""/>
                  <m:endChr m:val="]"/>
                  <m:grow/>
                </m:dPr>
                <m:e>
                  <m:r>
                    <m:rPr>
                      <m:sty m:val="p"/>
                    </m:rPr>
                    <m:t>(</m:t>
                  </m:r>
                  <m:r>
                    <m:rPr>
                      <m:sty m:val="bi"/>
                    </m:rPr>
                    <m:t>A</m:t>
                  </m:r>
                  <m:r>
                    <m:rPr>
                      <m:sty m:val="bi"/>
                    </m:rPr>
                    <m:t>B</m:t>
                  </m:r>
                  <m:r>
                    <m:rPr>
                      <m:sty m:val="p"/>
                    </m:rPr>
                    <m:t>)</m:t>
                  </m:r>
                  <m:r>
                    <m:rPr>
                      <m:sty m:val="bi"/>
                    </m:rPr>
                    <m:t>C</m:t>
                  </m:r>
                </m:e>
              </m:d>
              <m:sSub>
                <m:e>
                  <m:r>
                    <m:t>​</m:t>
                  </m:r>
                </m:e>
                <m:sub>
                  <m:r>
                    <m:t>i</m:t>
                  </m:r>
                  <m:r>
                    <m:t>j</m:t>
                  </m:r>
                </m:sub>
              </m:sSub>
              <m:r>
                <m:t>&amp;</m:t>
              </m:r>
              <m:r>
                <m:rPr>
                  <m:sty m:val="p"/>
                </m:rPr>
                <m:t>=</m:t>
              </m:r>
              <m:nary>
                <m:naryPr>
                  <m:chr m:val="∑"/>
                  <m:limLoc m:val="undOvr"/>
                  <m:subHide m:val="off"/>
                  <m:supHide m:val="off"/>
                </m:naryPr>
                <m:sub>
                  <m:r>
                    <m:t>t</m:t>
                  </m:r>
                  <m:r>
                    <m:rPr>
                      <m:sty m:val="p"/>
                    </m:rPr>
                    <m:t>=</m:t>
                  </m:r>
                  <m:r>
                    <m:t>1</m:t>
                  </m:r>
                </m:sub>
                <m:sup>
                  <m:r>
                    <m:t>l</m:t>
                  </m:r>
                </m:sup>
                <m:e>
                  <m:r>
                    <m:rPr>
                      <m:sty m:val="p"/>
                    </m:rPr>
                    <m:t>(</m:t>
                  </m:r>
                </m:e>
              </m:nary>
              <m:r>
                <m:rPr>
                  <m:sty m:val="bi"/>
                </m:rPr>
                <m:t>A</m:t>
              </m:r>
              <m:r>
                <m:rPr>
                  <m:sty m:val="bi"/>
                </m:rPr>
                <m:t>B</m:t>
              </m:r>
              <m:sSub>
                <m:e>
                  <m:r>
                    <m:rPr>
                      <m:sty m:val="p"/>
                    </m:rPr>
                    <m:t>)</m:t>
                  </m:r>
                </m:e>
                <m:sub>
                  <m:r>
                    <m:t>i</m:t>
                  </m:r>
                  <m:r>
                    <m:t>t</m:t>
                  </m:r>
                </m:sub>
              </m:sSub>
              <m:r>
                <m:t> </m:t>
              </m:r>
              <m:sSub>
                <m:e>
                  <m:r>
                    <m:t>c</m:t>
                  </m:r>
                </m:e>
                <m:sub>
                  <m:r>
                    <m:t>t</m:t>
                  </m:r>
                  <m:r>
                    <m:t>j</m:t>
                  </m:r>
                </m:sub>
              </m:sSub>
              <m:r>
                <m:t>&amp;</m:t>
              </m:r>
              <m:r>
                <m:t>&amp;</m:t>
              </m:r>
              <m:r>
                <m:rPr>
                  <m:nor/>
                  <m:sty m:val="p"/>
                </m:rPr>
                <m:t>(definition of </m:t>
              </m:r>
              <m:r>
                <m:rPr>
                  <m:sty m:val="p"/>
                </m:rPr>
                <m:t>(</m:t>
              </m:r>
              <m:r>
                <m:rPr>
                  <m:sty m:val="bi"/>
                </m:rPr>
                <m:t>A</m:t>
              </m:r>
              <m:r>
                <m:rPr>
                  <m:sty m:val="bi"/>
                </m:rPr>
                <m:t>B</m:t>
              </m:r>
              <m:r>
                <m:rPr>
                  <m:sty m:val="p"/>
                </m:rPr>
                <m:t>)</m:t>
              </m:r>
              <m:r>
                <m:rPr>
                  <m:sty m:val="bi"/>
                </m:rPr>
                <m:t>C</m:t>
              </m:r>
              <m:r>
                <m:rPr>
                  <m:nor/>
                  <m:sty m:val="p"/>
                </m:rPr>
                <m:t>)</m:t>
              </m:r>
            </m:e>
            <m:e>
              <m:r>
                <m:t>&amp;</m:t>
              </m:r>
              <m:r>
                <m:rPr>
                  <m:sty m:val="p"/>
                </m:rPr>
                <m:t>=</m:t>
              </m:r>
              <m:nary>
                <m:naryPr>
                  <m:chr m:val="∑"/>
                  <m:limLoc m:val="undOvr"/>
                  <m:subHide m:val="off"/>
                  <m:supHide m:val="off"/>
                </m:naryPr>
                <m:sub>
                  <m:r>
                    <m:t>t</m:t>
                  </m:r>
                  <m:r>
                    <m:rPr>
                      <m:sty m:val="p"/>
                    </m:rPr>
                    <m:t>=</m:t>
                  </m:r>
                  <m:r>
                    <m:t>1</m:t>
                  </m:r>
                </m:sub>
                <m:sup>
                  <m:r>
                    <m:t>l</m:t>
                  </m:r>
                </m:sup>
                <m:e>
                  <m:r>
                    <m:t>​</m:t>
                  </m:r>
                </m:e>
              </m:nary>
              <m:d>
                <m:dPr>
                  <m:begChr m:val="("/>
                  <m:sepChr m:val=""/>
                  <m:endChr m:val=")"/>
                  <m:grow/>
                </m:dPr>
                <m:e>
                  <m:nary>
                    <m:naryPr>
                      <m:chr m:val="∑"/>
                      <m:limLoc m:val="undOvr"/>
                      <m:subHide m:val="off"/>
                      <m:supHide m:val="off"/>
                    </m:naryPr>
                    <m:sub>
                      <m:r>
                        <m:t>s</m:t>
                      </m:r>
                      <m:r>
                        <m:rPr>
                          <m:sty m:val="p"/>
                        </m:rPr>
                        <m:t>=</m:t>
                      </m:r>
                      <m:r>
                        <m:t>1</m:t>
                      </m:r>
                    </m:sub>
                    <m:sup>
                      <m:r>
                        <m:t>k</m:t>
                      </m:r>
                    </m:sup>
                    <m:e>
                      <m:sSub>
                        <m:e>
                          <m:r>
                            <m:t>a</m:t>
                          </m:r>
                        </m:e>
                        <m:sub>
                          <m:r>
                            <m:t>i</m:t>
                          </m:r>
                          <m:r>
                            <m:t>s</m:t>
                          </m:r>
                        </m:sub>
                      </m:sSub>
                    </m:e>
                  </m:nary>
                  <m:r>
                    <m:t> </m:t>
                  </m:r>
                  <m:sSub>
                    <m:e>
                      <m:r>
                        <m:t>b</m:t>
                      </m:r>
                    </m:e>
                    <m:sub>
                      <m:r>
                        <m:t>s</m:t>
                      </m:r>
                      <m:r>
                        <m:t>t</m:t>
                      </m:r>
                    </m:sub>
                  </m:sSub>
                </m:e>
              </m:d>
              <m:r>
                <m:t>​</m:t>
              </m:r>
              <m:sSub>
                <m:e>
                  <m:r>
                    <m:t>c</m:t>
                  </m:r>
                </m:e>
                <m:sub>
                  <m:r>
                    <m:t>t</m:t>
                  </m:r>
                  <m:r>
                    <m:t>j</m:t>
                  </m:r>
                </m:sub>
              </m:sSub>
              <m:r>
                <m:t>&amp;</m:t>
              </m:r>
              <m:r>
                <m:t>&amp;</m:t>
              </m:r>
              <m:r>
                <m:rPr>
                  <m:nor/>
                  <m:sty m:val="p"/>
                </m:rPr>
                <m:t>(definition of </m:t>
              </m:r>
              <m:r>
                <m:rPr>
                  <m:sty m:val="bi"/>
                </m:rPr>
                <m:t>A</m:t>
              </m:r>
              <m:r>
                <m:rPr>
                  <m:sty m:val="bi"/>
                </m:rPr>
                <m:t>B</m:t>
              </m:r>
              <m:r>
                <m:rPr>
                  <m:nor/>
                  <m:sty m:val="p"/>
                </m:rPr>
                <m:t>)</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m:t>
              </m:r>
              <m:d>
                <m:dPr>
                  <m:begChr m:val="("/>
                  <m:sepChr m:val=""/>
                  <m:endChr m:val=")"/>
                  <m:grow/>
                </m:dPr>
                <m:e>
                  <m:nary>
                    <m:naryPr>
                      <m:chr m:val="∑"/>
                      <m:limLoc m:val="undOvr"/>
                      <m:subHide m:val="off"/>
                      <m:supHide m:val="off"/>
                    </m:naryPr>
                    <m:sub>
                      <m:r>
                        <m:t>t</m:t>
                      </m:r>
                      <m:r>
                        <m:rPr>
                          <m:sty m:val="p"/>
                        </m:rPr>
                        <m:t>=</m:t>
                      </m:r>
                      <m:r>
                        <m:t>1</m:t>
                      </m:r>
                    </m:sub>
                    <m:sup>
                      <m:r>
                        <m:t>l</m:t>
                      </m:r>
                    </m:sup>
                    <m:e>
                      <m:sSub>
                        <m:e>
                          <m:r>
                            <m:t>b</m:t>
                          </m:r>
                        </m:e>
                        <m:sub>
                          <m:r>
                            <m:t>s</m:t>
                          </m:r>
                          <m:r>
                            <m:t>t</m:t>
                          </m:r>
                        </m:sub>
                      </m:sSub>
                    </m:e>
                  </m:nary>
                  <m:r>
                    <m:t> </m:t>
                  </m:r>
                  <m:sSub>
                    <m:e>
                      <m:r>
                        <m:t>c</m:t>
                      </m:r>
                    </m:e>
                    <m:sub>
                      <m:r>
                        <m:t>t</m:t>
                      </m:r>
                      <m:r>
                        <m:t>j</m:t>
                      </m:r>
                    </m:sub>
                  </m:sSub>
                </m:e>
              </m:d>
              <m:r>
                <m:t>​</m:t>
              </m:r>
              <m:r>
                <m:t>&amp;</m:t>
              </m:r>
              <m:r>
                <m:t>&amp;</m:t>
              </m:r>
              <m:r>
                <m:rPr>
                  <m:nor/>
                  <m:sty m:val="p"/>
                </m:rPr>
                <m:t>(distribute and swap the finite sums)</m:t>
              </m:r>
            </m:e>
            <m:e>
              <m:r>
                <m:t>&amp;</m:t>
              </m:r>
              <m:r>
                <m:rPr>
                  <m:sty m:val="p"/>
                </m:rPr>
                <m:t>=</m:t>
              </m:r>
              <m:nary>
                <m:naryPr>
                  <m:chr m:val="∑"/>
                  <m:limLoc m:val="undOvr"/>
                  <m:subHide m:val="off"/>
                  <m:supHide m:val="off"/>
                </m:naryPr>
                <m:sub>
                  <m:r>
                    <m:t>s</m:t>
                  </m:r>
                  <m:r>
                    <m:rPr>
                      <m:sty m:val="p"/>
                    </m:rPr>
                    <m:t>=</m:t>
                  </m:r>
                  <m:r>
                    <m:t>1</m:t>
                  </m:r>
                </m:sub>
                <m:sup>
                  <m:r>
                    <m:t>k</m:t>
                  </m:r>
                </m:sup>
                <m:e>
                  <m:sSub>
                    <m:e>
                      <m:r>
                        <m:t>a</m:t>
                      </m:r>
                    </m:e>
                    <m:sub>
                      <m:r>
                        <m:t>i</m:t>
                      </m:r>
                      <m:r>
                        <m:t>s</m:t>
                      </m:r>
                    </m:sub>
                  </m:sSub>
                </m:e>
              </m:nary>
              <m:r>
                <m:t> </m:t>
              </m:r>
              <m:r>
                <m:rPr>
                  <m:sty m:val="p"/>
                </m:rPr>
                <m:t>(</m:t>
              </m:r>
              <m:r>
                <m:rPr>
                  <m:sty m:val="bi"/>
                </m:rPr>
                <m:t>B</m:t>
              </m:r>
              <m:r>
                <m:rPr>
                  <m:sty m:val="bi"/>
                </m:rPr>
                <m:t>C</m:t>
              </m:r>
              <m:sSub>
                <m:e>
                  <m:r>
                    <m:rPr>
                      <m:sty m:val="p"/>
                    </m:rPr>
                    <m:t>)</m:t>
                  </m:r>
                </m:e>
                <m:sub>
                  <m:r>
                    <m:t>s</m:t>
                  </m:r>
                  <m:r>
                    <m:t>j</m:t>
                  </m:r>
                </m:sub>
              </m:sSub>
              <m:r>
                <m:t>&amp;</m:t>
              </m:r>
              <m:r>
                <m:t>&amp;</m:t>
              </m:r>
              <m:r>
                <m:rPr>
                  <m:nor/>
                  <m:sty m:val="p"/>
                </m:rPr>
                <m:t>(definition of </m:t>
              </m:r>
              <m:r>
                <m:rPr>
                  <m:sty m:val="bi"/>
                </m:rPr>
                <m:t>B</m:t>
              </m:r>
              <m:r>
                <m:rPr>
                  <m:sty m:val="bi"/>
                </m:rPr>
                <m:t>C</m:t>
              </m:r>
              <m:r>
                <m:rPr>
                  <m:nor/>
                  <m:sty m:val="p"/>
                </m:rPr>
                <m:t>)</m:t>
              </m:r>
            </m:e>
            <m:e>
              <m:r>
                <m:t>&amp;</m:t>
              </m:r>
              <m:r>
                <m:rPr>
                  <m:sty m:val="p"/>
                </m:rPr>
                <m:t>=</m:t>
              </m:r>
              <m:r>
                <m:t>​</m:t>
              </m:r>
              <m:d>
                <m:dPr>
                  <m:begChr m:val="["/>
                  <m:sepChr m:val=""/>
                  <m:endChr m:val="]"/>
                  <m:grow/>
                </m:dPr>
                <m:e>
                  <m:r>
                    <m:rPr>
                      <m:sty m:val="bi"/>
                    </m:rPr>
                    <m:t>A</m:t>
                  </m:r>
                  <m:r>
                    <m:rPr>
                      <m:sty m:val="p"/>
                    </m:rPr>
                    <m:t>(</m:t>
                  </m:r>
                  <m:r>
                    <m:rPr>
                      <m:sty m:val="bi"/>
                    </m:rPr>
                    <m:t>B</m:t>
                  </m:r>
                  <m:r>
                    <m:rPr>
                      <m:sty m:val="bi"/>
                    </m:rPr>
                    <m:t>C</m:t>
                  </m:r>
                  <m:r>
                    <m:rPr>
                      <m:sty m:val="p"/>
                    </m:rPr>
                    <m:t>)</m:t>
                  </m:r>
                </m:e>
              </m:d>
              <m:sSub>
                <m:e>
                  <m:r>
                    <m:t>​</m:t>
                  </m:r>
                </m:e>
                <m:sub>
                  <m:r>
                    <m:t>i</m:t>
                  </m:r>
                  <m:r>
                    <m:t>j</m:t>
                  </m:r>
                </m:sub>
              </m:sSub>
              <m:r>
                <m:t>&amp;</m:t>
              </m:r>
              <m:r>
                <m:t>&amp;</m:t>
              </m:r>
              <m:r>
                <m:rPr>
                  <m:nor/>
                  <m:sty m:val="p"/>
                </m:rPr>
                <m:t>(definition of </m:t>
              </m:r>
              <m:r>
                <m:rPr>
                  <m:sty m:val="bi"/>
                </m:rPr>
                <m:t>A</m:t>
              </m:r>
              <m:r>
                <m:rPr>
                  <m:sty m:val="p"/>
                </m:rPr>
                <m:t>(</m:t>
              </m:r>
              <m:r>
                <m:rPr>
                  <m:sty m:val="bi"/>
                </m:rPr>
                <m:t>B</m:t>
              </m:r>
              <m:r>
                <m:rPr>
                  <m:sty m:val="bi"/>
                </m:rPr>
                <m:t>C</m:t>
              </m:r>
              <m:r>
                <m:rPr>
                  <m:sty m:val="p"/>
                </m:rPr>
                <m:t>)</m:t>
              </m:r>
              <m:r>
                <m:rPr>
                  <m:nor/>
                  <m:sty m:val="p"/>
                </m:rPr>
                <m:t>)</m:t>
              </m:r>
            </m:e>
          </m:eqArr>
        </m:oMath>
      </m:oMathPara>
    </w:p>
    <w:bookmarkStart w:id="108" w:name="thm-matmul-distrib"/>
    <w:p>
      <w:pPr>
        <w:pStyle w:val="FirstParagraph"/>
      </w:pPr>
      <w:r>
        <w:rPr>
          <w:b/>
          <w:bCs/>
        </w:rPr>
        <w:t xml:space="preserve">Theorem 9 (Matrix multiplication is distributive over addition)</w:t>
      </w:r>
      <w:r>
        <w:t xml:space="preserve"> </w:t>
      </w:r>
      <w:r>
        <w:t xml:space="preserve">Matrix multiplication</w:t>
      </w:r>
      <w:r>
        <w:t xml:space="preserve"> </w:t>
      </w:r>
      <w:hyperlink r:id="rId107">
        <w:r>
          <w:rPr>
            <w:rStyle w:val="Hyperlink"/>
          </w:rPr>
          <w:t xml:space="preserve">distributes</w:t>
        </w:r>
      </w:hyperlink>
      <w:r>
        <w:t xml:space="preserve"> </w:t>
      </w:r>
      <w:r>
        <w:t xml:space="preserve">over addition from the left and from the right.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w:t>
      </w:r>
      <w:r>
        <w:t xml:space="preserve"> </w:t>
      </w:r>
      <m:oMath>
        <m:r>
          <m:t>k</m:t>
        </m:r>
        <m:r>
          <m:rPr>
            <m:sty m:val="p"/>
          </m:rPr>
          <m:t>×</m:t>
        </m:r>
        <m:r>
          <m:t>n</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w:t>
      </w:r>
    </w:p>
    <w:p>
      <w:pPr>
        <w:pStyle w:val="BodyText"/>
      </w:pPr>
      <m:oMathPara>
        <m:oMathParaPr>
          <m:jc m:val="center"/>
        </m:oMathParaPr>
        <m:oMath>
          <m:r>
            <m:rPr>
              <m:sty m:val="bi"/>
            </m:rPr>
            <m:t>A</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m:oMathPara>
    </w:p>
    <w:p>
      <w:pPr>
        <w:pStyle w:val="FirstParagraph"/>
      </w:pPr>
      <w:r>
        <w:t xml:space="preserve">For</w:t>
      </w:r>
      <w:r>
        <w:t xml:space="preserve"> </w:t>
      </w:r>
      <m:oMath>
        <m:r>
          <m:t>m</m:t>
        </m:r>
        <m:r>
          <m:rPr>
            <m:sty m:val="p"/>
          </m:rPr>
          <m:t>×</m:t>
        </m:r>
        <m:r>
          <m:t>k</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C</m:t>
        </m:r>
      </m:oMath>
      <w:r>
        <w:t xml:space="preserve">:</w:t>
      </w:r>
    </w:p>
    <w:p>
      <w:pPr>
        <w:pStyle w:val="BodyText"/>
      </w:pPr>
      <m:oMathPara>
        <m:oMathParaPr>
          <m:jc m:val="center"/>
        </m:oMathParaPr>
        <m:oMath>
          <m:r>
            <m:rPr>
              <m:sty m:val="p"/>
            </m:rPr>
            <m:t>(</m:t>
          </m:r>
          <m:r>
            <m:rPr>
              <m:sty m:val="bi"/>
            </m:rPr>
            <m:t>A</m:t>
          </m:r>
          <m:r>
            <m:rPr>
              <m:sty m:val="p"/>
            </m:rPr>
            <m:t>+</m:t>
          </m:r>
          <m:r>
            <m:rPr>
              <m:sty m:val="bi"/>
            </m:rPr>
            <m:t>B</m:t>
          </m:r>
          <m:r>
            <m:rPr>
              <m:sty m:val="p"/>
            </m:rPr>
            <m:t>)</m:t>
          </m:r>
          <m:r>
            <m:rPr>
              <m:sty m:val="bi"/>
            </m:rPr>
            <m:t>C</m:t>
          </m:r>
          <m:r>
            <m:rPr>
              <m:sty m:val="p"/>
            </m:rPr>
            <m:t>=</m:t>
          </m:r>
          <m:r>
            <m:rPr>
              <m:sty m:val="bi"/>
            </m:rPr>
            <m:t>A</m:t>
          </m:r>
          <m:r>
            <m:rPr>
              <m:sty m:val="bi"/>
            </m:rPr>
            <m:t>C</m:t>
          </m:r>
          <m:r>
            <m:rPr>
              <m:sty m:val="p"/>
            </m:rPr>
            <m:t>+</m:t>
          </m:r>
          <m:r>
            <m:rPr>
              <m:sty m:val="bi"/>
            </m:rPr>
            <m:t>B</m:t>
          </m:r>
          <m:r>
            <m:rPr>
              <m:sty m:val="bi"/>
            </m:rPr>
            <m:t>C</m:t>
          </m:r>
        </m:oMath>
      </m:oMathPara>
    </w:p>
    <w:bookmarkEnd w:id="108"/>
    <w:bookmarkStart w:id="109" w:name="exr-shape-rule"/>
    <w:p>
      <w:pPr>
        <w:pStyle w:val="FirstParagraph"/>
      </w:pPr>
      <w:del w:id="1269" w:author="PR Preview" w:date="2026-01-01T00:00:00Z">
        <w:r>
          <w:rPr>
            <w:b/>
            <w:bCs/>
          </w:rPr>
          <w:delText xml:space="preserve">Exercise 4 (Which of these products are defined?)</w:delText>
        </w:r>
      </w:del>
      <w:del w:id="1270" w:author="PR Preview" w:date="2026-01-01T00:00:00Z">
        <w:r>
          <w:delText xml:space="preserve"> </w:delText>
        </w:r>
      </w:del>
      <w:del w:id="1271" w:author="PR Preview" w:date="2026-01-01T00:00:00Z">
        <w:r>
          <w:delText xml:space="preserve">Let</w:delText>
        </w:r>
      </w:del>
      <w:del w:id="1272" w:author="PR Preview" w:date="2026-01-01T00:00:00Z">
        <w:r>
          <w:delText xml:space="preserve"> </w:delText>
        </w:r>
      </w:del>
      <m:oMath>
        <m:r>
          <m:rPr>
            <m:sty m:val="bi"/>
          </m:rPr>
          <m:t>A</m:t>
        </m:r>
      </m:oMath>
      <w:del w:id="1273" w:author="PR Preview" w:date="2026-01-01T00:00:00Z">
        <w:r>
          <w:delText xml:space="preserve"> </w:delText>
        </w:r>
      </w:del>
      <w:del w:id="1274" w:author="PR Preview" w:date="2026-01-01T00:00:00Z">
        <w:r>
          <w:delText xml:space="preserve">be</w:delText>
        </w:r>
      </w:del>
      <w:del w:id="1275" w:author="PR Preview" w:date="2026-01-01T00:00:00Z">
        <w:r>
          <w:delText xml:space="preserve"> </w:delText>
        </w:r>
      </w:del>
      <m:oMath>
        <m:r>
          <m:t>4</m:t>
        </m:r>
        <m:r>
          <m:rPr>
            <m:sty m:val="p"/>
          </m:rPr>
          <m:t>×</m:t>
        </m:r>
        <m:r>
          <m:t>3</m:t>
        </m:r>
      </m:oMath>
      <w:del w:id="1276" w:author="PR Preview" w:date="2026-01-01T00:00:00Z">
        <w:r>
          <w:delText xml:space="preserve">, let</w:delText>
        </w:r>
      </w:del>
      <w:del w:id="1277" w:author="PR Preview" w:date="2026-01-01T00:00:00Z">
        <w:r>
          <w:delText xml:space="preserve"> </w:delText>
        </w:r>
      </w:del>
      <m:oMath>
        <m:r>
          <m:rPr>
            <m:sty m:val="bi"/>
          </m:rPr>
          <m:t>B</m:t>
        </m:r>
      </m:oMath>
      <w:del w:id="1278" w:author="PR Preview" w:date="2026-01-01T00:00:00Z">
        <w:r>
          <w:delText xml:space="preserve"> </w:delText>
        </w:r>
      </w:del>
      <w:del w:id="1279" w:author="PR Preview" w:date="2026-01-01T00:00:00Z">
        <w:r>
          <w:delText xml:space="preserve">be</w:delText>
        </w:r>
      </w:del>
      <w:del w:id="1280" w:author="PR Preview" w:date="2026-01-01T00:00:00Z">
        <w:r>
          <w:delText xml:space="preserve"> </w:delText>
        </w:r>
      </w:del>
      <m:oMath>
        <m:r>
          <m:t>3</m:t>
        </m:r>
        <m:r>
          <m:rPr>
            <m:sty m:val="p"/>
          </m:rPr>
          <m:t>×</m:t>
        </m:r>
        <m:r>
          <m:t>2</m:t>
        </m:r>
      </m:oMath>
      <w:del w:id="1281" w:author="PR Preview" w:date="2026-01-01T00:00:00Z">
        <w:r>
          <w:delText xml:space="preserve">, and let</w:delText>
        </w:r>
      </w:del>
      <w:del w:id="128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1283" w:author="PR Preview" w:date="2026-01-01T00:00:00Z">
        <w:r>
          <w:delText xml:space="preserve">.</w:delText>
        </w:r>
      </w:del>
      <w:del w:id="1284" w:author="PR Preview" w:date="2026-01-01T00:00:00Z">
        <w:r>
          <w:delText xml:space="preserve"> </w:delText>
        </w:r>
      </w:del>
      <w:del w:id="1285" w:author="PR Preview" w:date="2026-01-01T00:00:00Z">
        <w:r>
          <w:delText xml:space="preserve">For each expression, say whether it is defined,</w:delText>
        </w:r>
      </w:del>
      <w:del w:id="1286" w:author="PR Preview" w:date="2026-01-01T00:00:00Z">
        <w:r>
          <w:delText xml:space="preserve"> </w:delText>
        </w:r>
      </w:del>
      <w:del w:id="1287" w:author="PR Preview" w:date="2026-01-01T00:00:00Z">
        <w:r>
          <w:delText xml:space="preserve">and if so give the shape of the result:</w:delText>
        </w:r>
      </w:del>
    </w:p>
    <w:p>
      <w:pPr>
        <w:pStyle w:val="FirstParagraph"/>
      </w:pPr>
      <w:ins w:id="1288" w:author="PR Preview" w:date="2026-01-01T00:00:00Z">
        <w:r>
          <w:rPr>
            <w:b/>
            <w:bCs/>
          </w:rPr>
          <w:t xml:space="preserve">Exercise 4 (Which of these products are defined?)</w:t>
        </w:r>
      </w:ins>
      <w:ins w:id="1289" w:author="PR Preview" w:date="2026-01-01T00:00:00Z">
        <w:r>
          <w:t xml:space="preserve"> </w:t>
        </w:r>
      </w:ins>
      <w:ins w:id="1290" w:author="PR Preview" w:date="2026-01-01T00:00:00Z">
        <w:r>
          <w:t xml:space="preserve">Let</w:t>
        </w:r>
      </w:ins>
      <w:ins w:id="1291" w:author="PR Preview" w:date="2026-01-01T00:00:00Z">
        <w:r>
          <w:t xml:space="preserve"> </w:t>
        </w:r>
      </w:ins>
      <m:oMath>
        <m:r>
          <m:rPr>
            <m:sty m:val="bi"/>
          </m:rPr>
          <m:t>A</m:t>
        </m:r>
      </m:oMath>
      <w:ins w:id="1292" w:author="PR Preview" w:date="2026-01-01T00:00:00Z">
        <w:r>
          <w:t xml:space="preserve"> </w:t>
        </w:r>
      </w:ins>
      <w:ins w:id="1293" w:author="PR Preview" w:date="2026-01-01T00:00:00Z">
        <w:r>
          <w:t xml:space="preserve">be</w:t>
        </w:r>
      </w:ins>
      <w:ins w:id="1294" w:author="PR Preview" w:date="2026-01-01T00:00:00Z">
        <w:r>
          <w:t xml:space="preserve"> </w:t>
        </w:r>
      </w:ins>
      <m:oMath>
        <m:r>
          <m:t>4</m:t>
        </m:r>
        <m:r>
          <m:rPr>
            <m:sty m:val="p"/>
          </m:rPr>
          <m:t>×</m:t>
        </m:r>
        <m:r>
          <m:t>3</m:t>
        </m:r>
      </m:oMath>
      <w:ins w:id="1295" w:author="PR Preview" w:date="2026-01-01T00:00:00Z">
        <w:r>
          <w:t xml:space="preserve">, let</w:t>
        </w:r>
      </w:ins>
      <w:ins w:id="1296" w:author="PR Preview" w:date="2026-01-01T00:00:00Z">
        <w:r>
          <w:t xml:space="preserve"> </w:t>
        </w:r>
      </w:ins>
      <m:oMath>
        <m:r>
          <m:rPr>
            <m:sty m:val="bi"/>
          </m:rPr>
          <m:t>B</m:t>
        </m:r>
      </m:oMath>
      <w:ins w:id="1297" w:author="PR Preview" w:date="2026-01-01T00:00:00Z">
        <w:r>
          <w:t xml:space="preserve"> </w:t>
        </w:r>
      </w:ins>
      <w:ins w:id="1298" w:author="PR Preview" w:date="2026-01-01T00:00:00Z">
        <w:r>
          <w:t xml:space="preserve">be</w:t>
        </w:r>
      </w:ins>
      <w:ins w:id="1299" w:author="PR Preview" w:date="2026-01-01T00:00:00Z">
        <w:r>
          <w:t xml:space="preserve"> </w:t>
        </w:r>
      </w:ins>
      <m:oMath>
        <m:r>
          <m:t>3</m:t>
        </m:r>
        <m:r>
          <m:rPr>
            <m:sty m:val="p"/>
          </m:rPr>
          <m:t>×</m:t>
        </m:r>
        <m:r>
          <m:t>2</m:t>
        </m:r>
      </m:oMath>
      <w:ins w:id="1300" w:author="PR Preview" w:date="2026-01-01T00:00:00Z">
        <w:r>
          <w:t xml:space="preserve">, and let</w:t>
        </w:r>
      </w:ins>
      <w:ins w:id="1301" w:author="PR Preview" w:date="2026-01-01T00:00:00Z">
        <w:r>
          <w:t xml:space="preserve"> </w:t>
        </w:r>
      </w:ins>
      <w:ins w:id="1302" w:author="PR Preview" w:date="2026-01-01T00:00:00Z">
        <w:r>
          <w:t xml:space="preserve">$\mathord{\smash[b]{\underset{\raise.3ex\hbox{$\scriptstyle\sim$}}{x}}\vphantom{x}}\in \mathbb{R}^3$</w:t>
        </w:r>
      </w:ins>
      <w:ins w:id="1303" w:author="PR Preview" w:date="2026-01-01T00:00:00Z">
        <w:r>
          <w:t xml:space="preserve">.</w:t>
        </w:r>
      </w:ins>
      <w:ins w:id="1304" w:author="PR Preview" w:date="2026-01-01T00:00:00Z">
        <w:r>
          <w:t xml:space="preserve"> </w:t>
        </w:r>
      </w:ins>
      <w:ins w:id="1305" w:author="PR Preview" w:date="2026-01-01T00:00:00Z">
        <w:r>
          <w:t xml:space="preserve">For each expression, say whether it is defined,</w:t>
        </w:r>
      </w:ins>
      <w:ins w:id="1306" w:author="PR Preview" w:date="2026-01-01T00:00:00Z">
        <w:r>
          <w:t xml:space="preserve"> </w:t>
        </w:r>
      </w:ins>
      <w:ins w:id="1307" w:author="PR Preview" w:date="2026-01-01T00:00:00Z">
        <w:r>
          <w:t xml:space="preserve">and if so give the shape of the result:</w:t>
        </w:r>
      </w:ins>
    </w:p>
    <w:p>
      <w:pPr>
        <w:pStyle w:val="Compact"/>
        <w:numPr>
          <w:ilvl w:val="0"/>
          <w:numId w:val="1007"/>
        </w:numPr>
      </w:pPr>
      <m:oMath>
        <m:r>
          <m:rPr>
            <m:sty m:val="bi"/>
          </m:rPr>
          <m:t>A</m:t>
        </m:r>
        <m:r>
          <m:rPr>
            <m:sty m:val="bi"/>
          </m:rPr>
          <m:t>B</m:t>
        </m:r>
      </m:oMath>
      <w:r>
        <w:t xml:space="preserve">​</w:t>
      </w:r>
    </w:p>
    <w:p>
      <w:pPr>
        <w:pStyle w:val="Compact"/>
        <w:numPr>
          <w:ilvl w:val="0"/>
          <w:numId w:val="1007"/>
        </w:numPr>
      </w:pPr>
      <m:oMath>
        <m:r>
          <m:rPr>
            <m:sty m:val="bi"/>
          </m:rPr>
          <m:t>B</m:t>
        </m:r>
        <m:r>
          <m:rPr>
            <m:sty m:val="bi"/>
          </m:rPr>
          <m:t>A</m:t>
        </m:r>
      </m:oMath>
      <w:r>
        <w:t xml:space="preserve">​</w:t>
      </w:r>
    </w:p>
    <w:p>
      <w:pPr>
        <w:pStyle w:val="Compact"/>
        <w:numPr>
          <w:ilvl w:val="0"/>
          <w:numId w:val="1007"/>
        </w:numPr>
      </w:pPr>
      <m:oMath>
        <m:r>
          <m:rPr>
            <m:sty m:val="bi"/>
          </m:rPr>
          <m:t>A</m:t>
        </m:r>
        <m:limLow>
          <m:e>
            <m:r>
              <m:t>x</m:t>
            </m:r>
          </m:e>
          <m:lim>
            <m:r>
              <m:rPr>
                <m:sty m:val="p"/>
              </m:rPr>
              <m:t>∼</m:t>
            </m:r>
          </m:lim>
        </m:limLow>
      </m:oMath>
      <w:del w:id="1308" w:author="PR Preview" w:date="2026-01-01T00:00:00Z">
        <w:r>
          <w:delText xml:space="preserve">​</w:delText>
        </w:r>
      </w:del>
    </w:p>
    <w:p>
      <w:pPr>
        <w:pStyle w:val="Compact"/>
        <w:numPr>
          <w:ilvl w:val="0"/>
          <w:numId w:val="1007"/>
        </w:numPr>
      </w:pPr>
      <m:oMath>
        <m:sSup>
          <m:e>
            <m:limLow>
              <m:e>
                <m:r>
                  <m:t>x</m:t>
                </m:r>
              </m:e>
              <m:lim>
                <m:r>
                  <m:rPr>
                    <m:sty m:val="p"/>
                  </m:rPr>
                  <m:t>∼</m:t>
                </m:r>
              </m:lim>
            </m:limLow>
          </m:e>
          <m:sup>
            <m:r>
              <m:rPr>
                <m:sty m:val="p"/>
              </m:rPr>
              <m:t>⊤</m:t>
            </m:r>
          </m:sup>
        </m:sSup>
        <m:limLow>
          <m:e>
            <m:r>
              <m:t>x</m:t>
            </m:r>
          </m:e>
          <m:lim>
            <m:r>
              <m:rPr>
                <m:sty m:val="p"/>
              </m:rPr>
              <m:t>∼</m:t>
            </m:r>
          </m:lim>
        </m:limLow>
      </m:oMath>
      <w:del w:id="1309" w:author="PR Preview" w:date="2026-01-01T00:00:00Z">
        <w:r>
          <w:delText xml:space="preserve">​</w:delText>
        </w:r>
      </w:del>
    </w:p>
    <w:p>
      <w:pPr>
        <w:pStyle w:val="Compact"/>
        <w:numPr>
          <w:ilvl w:val="0"/>
          <w:numId w:val="1007"/>
        </w:numPr>
      </w:pPr>
      <m:oMath>
        <m:limLow>
          <m:e>
            <m:r>
              <m:t>x</m:t>
            </m:r>
          </m:e>
          <m:lim>
            <m:r>
              <m:rPr>
                <m:sty m:val="p"/>
              </m:rPr>
              <m:t>∼</m:t>
            </m:r>
          </m:lim>
        </m:limLow>
        <m:sSup>
          <m:e>
            <m:limLow>
              <m:e>
                <m:r>
                  <m:t>x</m:t>
                </m:r>
              </m:e>
              <m:lim>
                <m:r>
                  <m:rPr>
                    <m:sty m:val="p"/>
                  </m:rPr>
                  <m:t>∼</m:t>
                </m:r>
              </m:lim>
            </m:limLow>
          </m:e>
          <m:sup>
            <m:r>
              <m:rPr>
                <m:sty m:val="p"/>
              </m:rPr>
              <m:t>⊤</m:t>
            </m:r>
          </m:sup>
        </m:sSup>
      </m:oMath>
      <w:del w:id="1310" w:author="PR Preview" w:date="2026-01-01T00:00:00Z">
        <w:r>
          <w:delText xml:space="preserve">​</w:delText>
        </w:r>
      </w:del>
    </w:p>
    <w:p>
      <w:pPr>
        <w:pStyle w:val="Compact"/>
        <w:numPr>
          <w:ilvl w:val="0"/>
          <w:numId w:val="1007"/>
        </w:numPr>
      </w:pPr>
      <w:ins w:id="1311" w:author="PR Preview" w:date="2026-01-01T00:00:00Z">
        <w:r>
          <w:t xml:space="preserve">$\mathbf{A} \mathord{\smash[b]{\underset{\raise.3ex\hbox{$\scriptstyle\sim$}}{x}}\vphantom{x}}$</w:t>
        </w:r>
      </w:ins>
      <w:ins w:id="1312" w:author="PR Preview" w:date="2026-01-01T00:00:00Z">
        <w:r>
          <w:t xml:space="preserve">​</w:t>
        </w:r>
      </w:ins>
    </w:p>
    <w:p>
      <w:pPr>
        <w:pStyle w:val="Compact"/>
        <w:numPr>
          <w:ilvl w:val="0"/>
          <w:numId w:val="1007"/>
        </w:numPr>
      </w:pPr>
      <w:ins w:id="1313" w:author="PR Preview" w:date="2026-01-01T00:00:00Z">
        <w:r>
          <w:t xml:space="preserve">$\mathord{\smash[b]{\underset{\raise.3ex\hbox{$\scriptstyle\sim$}}{x}}\vphantom{x}}^{\top} \mathord{\smash[b]{\underset{\raise.3ex\hbox{$\scriptstyle\sim$}}{x}}\vphantom{x}}$</w:t>
        </w:r>
      </w:ins>
      <w:ins w:id="1314" w:author="PR Preview" w:date="2026-01-01T00:00:00Z">
        <w:r>
          <w:t xml:space="preserve">​</w:t>
        </w:r>
      </w:ins>
    </w:p>
    <w:p>
      <w:pPr>
        <w:pStyle w:val="Compact"/>
        <w:numPr>
          <w:ilvl w:val="0"/>
          <w:numId w:val="1007"/>
        </w:numPr>
      </w:pPr>
      <w:ins w:id="1315" w:author="PR Preview" w:date="2026-01-01T00:00:00Z">
        <w:r>
          <w:t xml:space="preserve">$\mathord{\smash[b]{\underset{\raise.3ex\hbox{$\scriptstyle\sim$}}{x}}\vphantom{x}}\mathord{\smash[b]{\underset{\raise.3ex\hbox{$\scriptstyle\sim$}}{x}}\vphantom{x}}^{\top}$</w:t>
        </w:r>
      </w:ins>
      <w:ins w:id="1316" w:author="PR Preview" w:date="2026-01-01T00:00:00Z">
        <w:r>
          <w:t xml:space="preserve">​</w:t>
        </w:r>
      </w:ins>
    </w:p>
    <w:bookmarkEnd w:id="109"/>
    <w:bookmarkStart w:id="110" w:name="sol-shape-rule"/>
    <w:p>
      <w:pPr>
        <w:pStyle w:val="FirstParagraph"/>
      </w:pPr>
      <w:r>
        <w:rPr>
          <w:i/>
          <w:iCs/>
        </w:rPr>
        <w:t xml:space="preserve">Solution 4</w:t>
      </w:r>
      <w:r>
        <w:t xml:space="preserve">. </w:t>
      </w:r>
      <w:r>
        <w:t xml:space="preserve">A vector in</w:t>
      </w:r>
      <w:r>
        <w:t xml:space="preserve"> </w:t>
      </w:r>
      <m:oMath>
        <m:sSup>
          <m:e>
            <m:r>
              <m:rPr>
                <m:scr m:val="double-struck"/>
                <m:sty m:val="p"/>
              </m:rPr>
              <m:t>R</m:t>
            </m:r>
          </m:e>
          <m:sup>
            <m:r>
              <m:t>3</m:t>
            </m:r>
          </m:sup>
        </m:sSup>
      </m:oMath>
      <w:r>
        <w:t xml:space="preserve"> </w:t>
      </w:r>
      <w:r>
        <w:t xml:space="preserve">is a</w:t>
      </w:r>
      <w:r>
        <w:t xml:space="preserve"> </w:t>
      </w:r>
      <m:oMath>
        <m:r>
          <m:t>3</m:t>
        </m:r>
        <m:r>
          <m:rPr>
            <m:sty m:val="p"/>
          </m:rPr>
          <m:t>×</m:t>
        </m:r>
        <m:r>
          <m:t>1</m:t>
        </m:r>
      </m:oMath>
      <w:r>
        <w:t xml:space="preserve"> </w:t>
      </w:r>
      <w:r>
        <w:t xml:space="preserve">matrix,</w:t>
      </w:r>
      <w:r>
        <w:t xml:space="preserve"> </w:t>
      </w:r>
      <w:r>
        <w:t xml:space="preserve">so the same rule settles every case.</w:t>
      </w:r>
    </w:p>
    <w:p>
      <w:pPr>
        <w:pStyle w:val="Compact"/>
        <w:numPr>
          <w:ilvl w:val="0"/>
          <w:numId w:val="1008"/>
        </w:numPr>
      </w:pPr>
      <m:oMath>
        <m:r>
          <m:rPr>
            <m:sty m:val="bi"/>
          </m:rPr>
          <m:t>A</m:t>
        </m:r>
        <m:r>
          <m:rPr>
            <m:sty m:val="bi"/>
          </m:rPr>
          <m:t>B</m:t>
        </m:r>
      </m:oMath>
      <w:r>
        <w:t xml:space="preserve">:</w:t>
      </w:r>
      <w:r>
        <w:t xml:space="preserve"> </w:t>
      </w:r>
      <m:oMath>
        <m:r>
          <m:rPr>
            <m:sty m:val="p"/>
          </m:rPr>
          <m:t>(</m:t>
        </m:r>
        <m:r>
          <m:t>4</m:t>
        </m:r>
        <m:r>
          <m:rPr>
            <m:sty m:val="p"/>
          </m:rPr>
          <m:t>×</m:t>
        </m:r>
        <m:r>
          <m:t>3</m:t>
        </m:r>
        <m:r>
          <m:rPr>
            <m:sty m:val="p"/>
          </m:rPr>
          <m:t>)</m:t>
        </m:r>
        <m:r>
          <m:rPr>
            <m:sty m:val="p"/>
          </m:rPr>
          <m:t>(</m:t>
        </m:r>
        <m:r>
          <m:t>3</m:t>
        </m:r>
        <m:r>
          <m:rPr>
            <m:sty m:val="p"/>
          </m:rPr>
          <m:t>×</m:t>
        </m:r>
        <m:r>
          <m:t>2</m:t>
        </m:r>
        <m:r>
          <m:rPr>
            <m:sty m:val="p"/>
          </m:rPr>
          <m:t>)</m:t>
        </m:r>
      </m:oMath>
      <w:r>
        <w:t xml:space="preserve">. The inner pair is</w:t>
      </w:r>
      <w:r>
        <w:t xml:space="preserve"> </w:t>
      </w:r>
      <m:oMath>
        <m:r>
          <m:t>3</m:t>
        </m:r>
      </m:oMath>
      <w:r>
        <w:t xml:space="preserve"> </w:t>
      </w:r>
      <w:r>
        <w:t xml:space="preserve">and</w:t>
      </w:r>
      <w:r>
        <w:t xml:space="preserve"> </w:t>
      </w:r>
      <m:oMath>
        <m:r>
          <m:t>3</m:t>
        </m:r>
      </m:oMath>
      <w:r>
        <w:t xml:space="preserve">, so it is</w:t>
      </w:r>
      <w:r>
        <w:t xml:space="preserve"> </w:t>
      </w:r>
      <w:r>
        <w:t xml:space="preserve">defined, and the result is</w:t>
      </w:r>
      <w:r>
        <w:t xml:space="preserve"> </w:t>
      </w:r>
      <m:oMath>
        <m:r>
          <m:t>4</m:t>
        </m:r>
        <m:r>
          <m:rPr>
            <m:sty m:val="p"/>
          </m:rPr>
          <m:t>×</m:t>
        </m:r>
        <m:r>
          <m:t>2</m:t>
        </m:r>
      </m:oMath>
      <w:r>
        <w:t xml:space="preserve">.</w:t>
      </w:r>
    </w:p>
    <w:p>
      <w:pPr>
        <w:pStyle w:val="Compact"/>
        <w:numPr>
          <w:ilvl w:val="0"/>
          <w:numId w:val="1008"/>
        </w:numPr>
      </w:pPr>
      <m:oMath>
        <m:r>
          <m:rPr>
            <m:sty m:val="bi"/>
          </m:rPr>
          <m:t>B</m:t>
        </m:r>
        <m:r>
          <m:rPr>
            <m:sty m:val="bi"/>
          </m:rPr>
          <m:t>A</m:t>
        </m:r>
      </m:oMath>
      <w:r>
        <w:t xml:space="preserve">:</w:t>
      </w:r>
      <w:r>
        <w:t xml:space="preserve"> </w:t>
      </w:r>
      <m:oMath>
        <m:r>
          <m:rPr>
            <m:sty m:val="p"/>
          </m:rPr>
          <m:t>(</m:t>
        </m:r>
        <m:r>
          <m:t>3</m:t>
        </m:r>
        <m:r>
          <m:rPr>
            <m:sty m:val="p"/>
          </m:rPr>
          <m:t>×</m:t>
        </m:r>
        <m:r>
          <m:t>2</m:t>
        </m:r>
        <m:r>
          <m:rPr>
            <m:sty m:val="p"/>
          </m:rPr>
          <m:t>)</m:t>
        </m:r>
        <m:r>
          <m:rPr>
            <m:sty m:val="p"/>
          </m:rPr>
          <m:t>(</m:t>
        </m:r>
        <m:r>
          <m:t>4</m:t>
        </m:r>
        <m:r>
          <m:rPr>
            <m:sty m:val="p"/>
          </m:rPr>
          <m:t>×</m:t>
        </m:r>
        <m:r>
          <m:t>3</m:t>
        </m:r>
        <m:r>
          <m:rPr>
            <m:sty m:val="p"/>
          </m:rPr>
          <m:t>)</m:t>
        </m:r>
      </m:oMath>
      <w:r>
        <w:t xml:space="preserve">. The inner pair is</w:t>
      </w:r>
      <w:r>
        <w:t xml:space="preserve"> </w:t>
      </w:r>
      <m:oMath>
        <m:r>
          <m:t>2</m:t>
        </m:r>
      </m:oMath>
      <w:r>
        <w:t xml:space="preserve"> </w:t>
      </w:r>
      <w:r>
        <w:t xml:space="preserve">and</w:t>
      </w:r>
      <w:r>
        <w:t xml:space="preserve"> </w:t>
      </w:r>
      <m:oMath>
        <m:r>
          <m:t>4</m:t>
        </m:r>
      </m:oMath>
      <w:r>
        <w:t xml:space="preserve">, which do</w:t>
      </w:r>
      <w:r>
        <w:t xml:space="preserve"> </w:t>
      </w:r>
      <w:r>
        <w:t xml:space="preserve">not match, so it is</w:t>
      </w:r>
      <w:r>
        <w:t xml:space="preserve"> </w:t>
      </w:r>
      <w:r>
        <w:rPr>
          <w:b/>
          <w:bCs/>
        </w:rPr>
        <w:t xml:space="preserve">not defined</w:t>
      </w:r>
      <w:r>
        <w:t xml:space="preserve">.</w:t>
      </w:r>
      <w:r>
        <w:t xml:space="preserve"> </w:t>
      </w:r>
      <w:r>
        <w:t xml:space="preserve">Matrix multiplication is not commutative, and this is the blunt form of</w:t>
      </w:r>
      <w:r>
        <w:t xml:space="preserve"> </w:t>
      </w:r>
      <w:r>
        <w:t xml:space="preserve">that: swapping the order can leave an expression that means nothing.</w:t>
      </w:r>
    </w:p>
    <w:p>
      <w:pPr>
        <w:pStyle w:val="Compact"/>
        <w:numPr>
          <w:ilvl w:val="0"/>
          <w:numId w:val="1008"/>
        </w:numPr>
      </w:pPr>
      <m:oMath>
        <m:r>
          <m:rPr>
            <m:sty m:val="bi"/>
          </m:rPr>
          <m:t>A</m:t>
        </m:r>
        <m:limLow>
          <m:e>
            <m:r>
              <m:t>x</m:t>
            </m:r>
          </m:e>
          <m:lim>
            <m:r>
              <m:rPr>
                <m:sty m:val="p"/>
              </m:rPr>
              <m:t>∼</m:t>
            </m:r>
          </m:lim>
        </m:limLow>
      </m:oMath>
      <w:del w:id="1317" w:author="PR Preview" w:date="2026-01-01T00:00:00Z">
        <w:r>
          <w:delText xml:space="preserve">:</w:delText>
        </w:r>
      </w:del>
      <w:del w:id="1318" w:author="PR Preview" w:date="2026-01-01T00:00:00Z">
        <w:r>
          <w:delText xml:space="preserve"> </w:delText>
        </w:r>
      </w:del>
      <m:oMath>
        <m:r>
          <m:rPr>
            <m:sty m:val="p"/>
          </m:rPr>
          <m:t>(</m:t>
        </m:r>
        <m:r>
          <m:t>4</m:t>
        </m:r>
        <m:r>
          <m:rPr>
            <m:sty m:val="p"/>
          </m:rPr>
          <m:t>×</m:t>
        </m:r>
        <m:r>
          <m:t>3</m:t>
        </m:r>
        <m:r>
          <m:rPr>
            <m:sty m:val="p"/>
          </m:rPr>
          <m:t>)</m:t>
        </m:r>
        <m:r>
          <m:rPr>
            <m:sty m:val="p"/>
          </m:rPr>
          <m:t>(</m:t>
        </m:r>
        <m:r>
          <m:t>3</m:t>
        </m:r>
        <m:r>
          <m:rPr>
            <m:sty m:val="p"/>
          </m:rPr>
          <m:t>×</m:t>
        </m:r>
        <m:r>
          <m:t>1</m:t>
        </m:r>
        <m:r>
          <m:rPr>
            <m:sty m:val="p"/>
          </m:rPr>
          <m:t>)</m:t>
        </m:r>
      </m:oMath>
      <w:del w:id="1319" w:author="PR Preview" w:date="2026-01-01T00:00:00Z">
        <w:r>
          <w:delText xml:space="preserve">, defined, result</w:delText>
        </w:r>
      </w:del>
      <w:del w:id="1320" w:author="PR Preview" w:date="2026-01-01T00:00:00Z">
        <w:r>
          <w:delText xml:space="preserve"> </w:delText>
        </w:r>
      </w:del>
      <m:oMath>
        <m:r>
          <m:t>4</m:t>
        </m:r>
        <m:r>
          <m:rPr>
            <m:sty m:val="p"/>
          </m:rPr>
          <m:t>×</m:t>
        </m:r>
        <m:r>
          <m:t>1</m:t>
        </m:r>
      </m:oMath>
      <w:del w:id="1321" w:author="PR Preview" w:date="2026-01-01T00:00:00Z">
        <w:r>
          <w:delText xml:space="preserve"> </w:delText>
        </w:r>
      </w:del>
      <w:del w:id="1322" w:author="PR Preview" w:date="2026-01-01T00:00:00Z">
        <w:r>
          <w:delText xml:space="preserve">—</w:delText>
        </w:r>
      </w:del>
      <w:del w:id="1323" w:author="PR Preview" w:date="2026-01-01T00:00:00Z">
        <w:r>
          <w:delText xml:space="preserve"> </w:delText>
        </w:r>
      </w:del>
      <w:del w:id="1324" w:author="PR Preview" w:date="2026-01-01T00:00:00Z">
        <w:r>
          <w:delText xml:space="preserve">a vector in</w:delText>
        </w:r>
      </w:del>
      <w:del w:id="1325" w:author="PR Preview" w:date="2026-01-01T00:00:00Z">
        <w:r>
          <w:delText xml:space="preserve"> </w:delText>
        </w:r>
      </w:del>
      <m:oMath>
        <m:sSup>
          <m:e>
            <m:r>
              <m:rPr>
                <m:scr m:val="double-struck"/>
                <m:sty m:val="p"/>
              </m:rPr>
              <m:t>R</m:t>
            </m:r>
          </m:e>
          <m:sup>
            <m:r>
              <m:t>4</m:t>
            </m:r>
          </m:sup>
        </m:sSup>
      </m:oMath>
      <w:del w:id="1326" w:author="PR Preview" w:date="2026-01-01T00:00:00Z">
        <w:r>
          <w:delText xml:space="preserve">.</w:delText>
        </w:r>
      </w:del>
    </w:p>
    <w:p>
      <w:pPr>
        <w:pStyle w:val="Compact"/>
        <w:numPr>
          <w:ilvl w:val="0"/>
          <w:numId w:val="1008"/>
        </w:numPr>
      </w:pPr>
      <m:oMath>
        <m:sSup>
          <m:e>
            <m:limLow>
              <m:e>
                <m:r>
                  <m:t>x</m:t>
                </m:r>
              </m:e>
              <m:lim>
                <m:r>
                  <m:rPr>
                    <m:sty m:val="p"/>
                  </m:rPr>
                  <m:t>∼</m:t>
                </m:r>
              </m:lim>
            </m:limLow>
          </m:e>
          <m:sup>
            <m:r>
              <m:rPr>
                <m:sty m:val="p"/>
              </m:rPr>
              <m:t>⊤</m:t>
            </m:r>
          </m:sup>
        </m:sSup>
        <m:limLow>
          <m:e>
            <m:r>
              <m:t>x</m:t>
            </m:r>
          </m:e>
          <m:lim>
            <m:r>
              <m:rPr>
                <m:sty m:val="p"/>
              </m:rPr>
              <m:t>∼</m:t>
            </m:r>
          </m:lim>
        </m:limLow>
      </m:oMath>
      <w:del w:id="1327" w:author="PR Preview" w:date="2026-01-01T00:00:00Z">
        <w:r>
          <w:delText xml:space="preserve">:</w:delText>
        </w:r>
      </w:del>
      <w:del w:id="1328" w:author="PR Preview" w:date="2026-01-01T00:00:00Z">
        <w:r>
          <w:delText xml:space="preserve"> </w:delText>
        </w:r>
      </w:del>
      <m:oMath>
        <m:r>
          <m:rPr>
            <m:sty m:val="p"/>
          </m:rPr>
          <m:t>(</m:t>
        </m:r>
        <m:r>
          <m:t>1</m:t>
        </m:r>
        <m:r>
          <m:rPr>
            <m:sty m:val="p"/>
          </m:rPr>
          <m:t>×</m:t>
        </m:r>
        <m:r>
          <m:t>3</m:t>
        </m:r>
        <m:r>
          <m:rPr>
            <m:sty m:val="p"/>
          </m:rPr>
          <m:t>)</m:t>
        </m:r>
        <m:r>
          <m:rPr>
            <m:sty m:val="p"/>
          </m:rPr>
          <m:t>(</m:t>
        </m:r>
        <m:r>
          <m:t>3</m:t>
        </m:r>
        <m:r>
          <m:rPr>
            <m:sty m:val="p"/>
          </m:rPr>
          <m:t>×</m:t>
        </m:r>
        <m:r>
          <m:t>1</m:t>
        </m:r>
        <m:r>
          <m:rPr>
            <m:sty m:val="p"/>
          </m:rPr>
          <m:t>)</m:t>
        </m:r>
      </m:oMath>
      <w:del w:id="1329" w:author="PR Preview" w:date="2026-01-01T00:00:00Z">
        <w:r>
          <w:delText xml:space="preserve">, defined, result</w:delText>
        </w:r>
      </w:del>
      <w:del w:id="1330" w:author="PR Preview" w:date="2026-01-01T00:00:00Z">
        <w:r>
          <w:delText xml:space="preserve"> </w:delText>
        </w:r>
      </w:del>
      <m:oMath>
        <m:r>
          <m:t>1</m:t>
        </m:r>
        <m:r>
          <m:rPr>
            <m:sty m:val="p"/>
          </m:rPr>
          <m:t>×</m:t>
        </m:r>
        <m:r>
          <m:t>1</m:t>
        </m:r>
      </m:oMath>
      <w:del w:id="1331" w:author="PR Preview" w:date="2026-01-01T00:00:00Z">
        <w:r>
          <w:delText xml:space="preserve"> </w:delText>
        </w:r>
      </w:del>
      <w:del w:id="1332" w:author="PR Preview" w:date="2026-01-01T00:00:00Z">
        <w:r>
          <w:delText xml:space="preserve">— a single number.</w:delText>
        </w:r>
      </w:del>
      <w:del w:id="1333" w:author="PR Preview" w:date="2026-01-01T00:00:00Z">
        <w:r>
          <w:delText xml:space="preserve"> </w:delText>
        </w:r>
      </w:del>
      <w:del w:id="1334" w:author="PR Preview" w:date="2026-01-01T00:00:00Z">
        <w:r>
          <w:delText xml:space="preserve">The product is the inner product of</w:delText>
        </w:r>
      </w:del>
      <w:del w:id="1335" w:author="PR Preview" w:date="2026-01-01T00:00:00Z">
        <w:r>
          <w:delText xml:space="preserve"> </w:delText>
        </w:r>
      </w:del>
      <w:hyperlink w:anchor="eq-inner-product">
        <w:del w:id="1336" w:author="PR Preview" w:date="2026-01-01T00:00:00Z">
          <w:r>
            <w:rPr>
              <w:rStyle w:val="Hyperlink"/>
            </w:rPr>
            <w:delText xml:space="preserve">Equation 1</w:delText>
          </w:r>
        </w:del>
      </w:hyperlink>
      <w:del w:id="1337" w:author="PR Preview" w:date="2026-01-01T00:00:00Z">
        <w:r>
          <w:delText xml:space="preserve">.</w:delText>
        </w:r>
      </w:del>
    </w:p>
    <w:p>
      <w:pPr>
        <w:pStyle w:val="Compact"/>
        <w:numPr>
          <w:ilvl w:val="0"/>
          <w:numId w:val="1008"/>
        </w:numPr>
      </w:pPr>
      <m:oMath>
        <m:limLow>
          <m:e>
            <m:r>
              <m:t>x</m:t>
            </m:r>
          </m:e>
          <m:lim>
            <m:r>
              <m:rPr>
                <m:sty m:val="p"/>
              </m:rPr>
              <m:t>∼</m:t>
            </m:r>
          </m:lim>
        </m:limLow>
        <m:sSup>
          <m:e>
            <m:limLow>
              <m:e>
                <m:r>
                  <m:t>x</m:t>
                </m:r>
              </m:e>
              <m:lim>
                <m:r>
                  <m:rPr>
                    <m:sty m:val="p"/>
                  </m:rPr>
                  <m:t>∼</m:t>
                </m:r>
              </m:lim>
            </m:limLow>
          </m:e>
          <m:sup>
            <m:r>
              <m:rPr>
                <m:sty m:val="p"/>
              </m:rPr>
              <m:t>⊤</m:t>
            </m:r>
          </m:sup>
        </m:sSup>
      </m:oMath>
      <w:del w:id="1338" w:author="PR Preview" w:date="2026-01-01T00:00:00Z">
        <w:r>
          <w:delText xml:space="preserve">:</w:delText>
        </w:r>
      </w:del>
      <w:del w:id="1339" w:author="PR Preview" w:date="2026-01-01T00:00:00Z">
        <w:r>
          <w:delText xml:space="preserve"> </w:delText>
        </w:r>
      </w:del>
      <m:oMath>
        <m:r>
          <m:rPr>
            <m:sty m:val="p"/>
          </m:rPr>
          <m:t>(</m:t>
        </m:r>
        <m:r>
          <m:t>3</m:t>
        </m:r>
        <m:r>
          <m:rPr>
            <m:sty m:val="p"/>
          </m:rPr>
          <m:t>×</m:t>
        </m:r>
        <m:r>
          <m:t>1</m:t>
        </m:r>
        <m:r>
          <m:rPr>
            <m:sty m:val="p"/>
          </m:rPr>
          <m:t>)</m:t>
        </m:r>
        <m:r>
          <m:rPr>
            <m:sty m:val="p"/>
          </m:rPr>
          <m:t>(</m:t>
        </m:r>
        <m:r>
          <m:t>1</m:t>
        </m:r>
        <m:r>
          <m:rPr>
            <m:sty m:val="p"/>
          </m:rPr>
          <m:t>×</m:t>
        </m:r>
        <m:r>
          <m:t>3</m:t>
        </m:r>
        <m:r>
          <m:rPr>
            <m:sty m:val="p"/>
          </m:rPr>
          <m:t>)</m:t>
        </m:r>
      </m:oMath>
      <w:del w:id="1340" w:author="PR Preview" w:date="2026-01-01T00:00:00Z">
        <w:r>
          <w:delText xml:space="preserve">, defined, result</w:delText>
        </w:r>
      </w:del>
      <w:del w:id="1341" w:author="PR Preview" w:date="2026-01-01T00:00:00Z">
        <w:r>
          <w:delText xml:space="preserve"> </w:delText>
        </w:r>
      </w:del>
      <m:oMath>
        <m:r>
          <m:t>3</m:t>
        </m:r>
        <m:r>
          <m:rPr>
            <m:sty m:val="p"/>
          </m:rPr>
          <m:t>×</m:t>
        </m:r>
        <m:r>
          <m:t>3</m:t>
        </m:r>
      </m:oMath>
      <w:del w:id="1342" w:author="PR Preview" w:date="2026-01-01T00:00:00Z">
        <w:r>
          <w:delText xml:space="preserve"> </w:delText>
        </w:r>
      </w:del>
      <w:del w:id="1343" w:author="PR Preview" w:date="2026-01-01T00:00:00Z">
        <w:r>
          <w:delText xml:space="preserve">— a matrix.</w:delText>
        </w:r>
      </w:del>
    </w:p>
    <w:p>
      <w:pPr>
        <w:pStyle w:val="Compact"/>
        <w:numPr>
          <w:ilvl w:val="0"/>
          <w:numId w:val="1008"/>
        </w:numPr>
      </w:pPr>
      <w:ins w:id="1344" w:author="PR Preview" w:date="2026-01-01T00:00:00Z">
        <w:r>
          <w:t xml:space="preserve">$\mathbf{A} \mathord{\smash[b]{\underset{\raise.3ex\hbox{$\scriptstyle\sim$}}{x}}\vphantom{x}}$</w:t>
        </w:r>
      </w:ins>
      <w:ins w:id="1345" w:author="PR Preview" w:date="2026-01-01T00:00:00Z">
        <w:r>
          <w:t xml:space="preserve">:</w:t>
        </w:r>
      </w:ins>
      <w:ins w:id="1346" w:author="PR Preview" w:date="2026-01-01T00:00:00Z">
        <w:r>
          <w:t xml:space="preserve"> </w:t>
        </w:r>
      </w:ins>
      <m:oMath>
        <m:r>
          <m:rPr>
            <m:sty m:val="p"/>
          </m:rPr>
          <m:t>(</m:t>
        </m:r>
        <m:r>
          <m:t>4</m:t>
        </m:r>
        <m:r>
          <m:rPr>
            <m:sty m:val="p"/>
          </m:rPr>
          <m:t>×</m:t>
        </m:r>
        <m:r>
          <m:t>3</m:t>
        </m:r>
        <m:r>
          <m:rPr>
            <m:sty m:val="p"/>
          </m:rPr>
          <m:t>)</m:t>
        </m:r>
        <m:r>
          <m:rPr>
            <m:sty m:val="p"/>
          </m:rPr>
          <m:t>(</m:t>
        </m:r>
        <m:r>
          <m:t>3</m:t>
        </m:r>
        <m:r>
          <m:rPr>
            <m:sty m:val="p"/>
          </m:rPr>
          <m:t>×</m:t>
        </m:r>
        <m:r>
          <m:t>1</m:t>
        </m:r>
        <m:r>
          <m:rPr>
            <m:sty m:val="p"/>
          </m:rPr>
          <m:t>)</m:t>
        </m:r>
      </m:oMath>
      <w:ins w:id="1347" w:author="PR Preview" w:date="2026-01-01T00:00:00Z">
        <w:r>
          <w:t xml:space="preserve">, defined, result</w:t>
        </w:r>
      </w:ins>
      <w:ins w:id="1348" w:author="PR Preview" w:date="2026-01-01T00:00:00Z">
        <w:r>
          <w:t xml:space="preserve"> </w:t>
        </w:r>
      </w:ins>
      <m:oMath>
        <m:r>
          <m:t>4</m:t>
        </m:r>
        <m:r>
          <m:rPr>
            <m:sty m:val="p"/>
          </m:rPr>
          <m:t>×</m:t>
        </m:r>
        <m:r>
          <m:t>1</m:t>
        </m:r>
      </m:oMath>
      <w:ins w:id="1349" w:author="PR Preview" w:date="2026-01-01T00:00:00Z">
        <w:r>
          <w:t xml:space="preserve"> </w:t>
        </w:r>
      </w:ins>
      <w:ins w:id="1350" w:author="PR Preview" w:date="2026-01-01T00:00:00Z">
        <w:r>
          <w:t xml:space="preserve">—</w:t>
        </w:r>
      </w:ins>
      <w:ins w:id="1351" w:author="PR Preview" w:date="2026-01-01T00:00:00Z">
        <w:r>
          <w:t xml:space="preserve"> </w:t>
        </w:r>
      </w:ins>
      <w:ins w:id="1352" w:author="PR Preview" w:date="2026-01-01T00:00:00Z">
        <w:r>
          <w:t xml:space="preserve">a vector in</w:t>
        </w:r>
      </w:ins>
      <w:ins w:id="1353" w:author="PR Preview" w:date="2026-01-01T00:00:00Z">
        <w:r>
          <w:t xml:space="preserve"> </w:t>
        </w:r>
      </w:ins>
      <m:oMath>
        <m:sSup>
          <m:e>
            <m:r>
              <m:rPr>
                <m:scr m:val="double-struck"/>
                <m:sty m:val="p"/>
              </m:rPr>
              <m:t>R</m:t>
            </m:r>
          </m:e>
          <m:sup>
            <m:r>
              <m:t>4</m:t>
            </m:r>
          </m:sup>
        </m:sSup>
      </m:oMath>
      <w:ins w:id="1354" w:author="PR Preview" w:date="2026-01-01T00:00:00Z">
        <w:r>
          <w:t xml:space="preserve">.</w:t>
        </w:r>
      </w:ins>
    </w:p>
    <w:p>
      <w:pPr>
        <w:pStyle w:val="Compact"/>
        <w:numPr>
          <w:ilvl w:val="0"/>
          <w:numId w:val="1008"/>
        </w:numPr>
      </w:pPr>
      <w:ins w:id="1355" w:author="PR Preview" w:date="2026-01-01T00:00:00Z">
        <w:r>
          <w:t xml:space="preserve">$\mathord{\smash[b]{\underset{\raise.3ex\hbox{$\scriptstyle\sim$}}{x}}\vphantom{x}}^{\top} \mathord{\smash[b]{\underset{\raise.3ex\hbox{$\scriptstyle\sim$}}{x}}\vphantom{x}}$</w:t>
        </w:r>
      </w:ins>
      <w:ins w:id="1356" w:author="PR Preview" w:date="2026-01-01T00:00:00Z">
        <w:r>
          <w:t xml:space="preserve">:</w:t>
        </w:r>
      </w:ins>
      <w:ins w:id="1357" w:author="PR Preview" w:date="2026-01-01T00:00:00Z">
        <w:r>
          <w:t xml:space="preserve"> </w:t>
        </w:r>
      </w:ins>
      <m:oMath>
        <m:r>
          <m:rPr>
            <m:sty m:val="p"/>
          </m:rPr>
          <m:t>(</m:t>
        </m:r>
        <m:r>
          <m:t>1</m:t>
        </m:r>
        <m:r>
          <m:rPr>
            <m:sty m:val="p"/>
          </m:rPr>
          <m:t>×</m:t>
        </m:r>
        <m:r>
          <m:t>3</m:t>
        </m:r>
        <m:r>
          <m:rPr>
            <m:sty m:val="p"/>
          </m:rPr>
          <m:t>)</m:t>
        </m:r>
        <m:r>
          <m:rPr>
            <m:sty m:val="p"/>
          </m:rPr>
          <m:t>(</m:t>
        </m:r>
        <m:r>
          <m:t>3</m:t>
        </m:r>
        <m:r>
          <m:rPr>
            <m:sty m:val="p"/>
          </m:rPr>
          <m:t>×</m:t>
        </m:r>
        <m:r>
          <m:t>1</m:t>
        </m:r>
        <m:r>
          <m:rPr>
            <m:sty m:val="p"/>
          </m:rPr>
          <m:t>)</m:t>
        </m:r>
      </m:oMath>
      <w:ins w:id="1358" w:author="PR Preview" w:date="2026-01-01T00:00:00Z">
        <w:r>
          <w:t xml:space="preserve">, defined, result</w:t>
        </w:r>
      </w:ins>
      <w:ins w:id="1359" w:author="PR Preview" w:date="2026-01-01T00:00:00Z">
        <w:r>
          <w:t xml:space="preserve"> </w:t>
        </w:r>
      </w:ins>
      <m:oMath>
        <m:r>
          <m:t>1</m:t>
        </m:r>
        <m:r>
          <m:rPr>
            <m:sty m:val="p"/>
          </m:rPr>
          <m:t>×</m:t>
        </m:r>
        <m:r>
          <m:t>1</m:t>
        </m:r>
      </m:oMath>
      <w:ins w:id="1360" w:author="PR Preview" w:date="2026-01-01T00:00:00Z">
        <w:r>
          <w:t xml:space="preserve"> </w:t>
        </w:r>
      </w:ins>
      <w:ins w:id="1361" w:author="PR Preview" w:date="2026-01-01T00:00:00Z">
        <w:r>
          <w:t xml:space="preserve">— a single number.</w:t>
        </w:r>
      </w:ins>
      <w:ins w:id="1362" w:author="PR Preview" w:date="2026-01-01T00:00:00Z">
        <w:r>
          <w:t xml:space="preserve"> </w:t>
        </w:r>
      </w:ins>
      <w:ins w:id="1363" w:author="PR Preview" w:date="2026-01-01T00:00:00Z">
        <w:r>
          <w:t xml:space="preserve">The product is the inner product of</w:t>
        </w:r>
      </w:ins>
      <w:ins w:id="1364" w:author="PR Preview" w:date="2026-01-01T00:00:00Z">
        <w:r>
          <w:t xml:space="preserve"> </w:t>
        </w:r>
      </w:ins>
      <w:hyperlink w:anchor="eq-inner-product">
        <w:ins w:id="1365" w:author="PR Preview" w:date="2026-01-01T00:00:00Z">
          <w:r>
            <w:rPr>
              <w:rStyle w:val="Hyperlink"/>
            </w:rPr>
            <w:t xml:space="preserve">Equation 1</w:t>
          </w:r>
        </w:ins>
      </w:hyperlink>
      <w:ins w:id="1366" w:author="PR Preview" w:date="2026-01-01T00:00:00Z">
        <w:r>
          <w:t xml:space="preserve">.</w:t>
        </w:r>
      </w:ins>
    </w:p>
    <w:p>
      <w:pPr>
        <w:pStyle w:val="Compact"/>
        <w:numPr>
          <w:ilvl w:val="0"/>
          <w:numId w:val="1008"/>
        </w:numPr>
      </w:pPr>
      <w:ins w:id="1367" w:author="PR Preview" w:date="2026-01-01T00:00:00Z">
        <w:r>
          <w:t xml:space="preserve">$\mathord{\smash[b]{\underset{\raise.3ex\hbox{$\scriptstyle\sim$}}{x}}\vphantom{x}}\mathord{\smash[b]{\underset{\raise.3ex\hbox{$\scriptstyle\sim$}}{x}}\vphantom{x}}^{\top}$</w:t>
        </w:r>
      </w:ins>
      <w:ins w:id="1368" w:author="PR Preview" w:date="2026-01-01T00:00:00Z">
        <w:r>
          <w:t xml:space="preserve">:</w:t>
        </w:r>
      </w:ins>
      <w:ins w:id="1369" w:author="PR Preview" w:date="2026-01-01T00:00:00Z">
        <w:r>
          <w:t xml:space="preserve"> </w:t>
        </w:r>
      </w:ins>
      <m:oMath>
        <m:r>
          <m:rPr>
            <m:sty m:val="p"/>
          </m:rPr>
          <m:t>(</m:t>
        </m:r>
        <m:r>
          <m:t>3</m:t>
        </m:r>
        <m:r>
          <m:rPr>
            <m:sty m:val="p"/>
          </m:rPr>
          <m:t>×</m:t>
        </m:r>
        <m:r>
          <m:t>1</m:t>
        </m:r>
        <m:r>
          <m:rPr>
            <m:sty m:val="p"/>
          </m:rPr>
          <m:t>)</m:t>
        </m:r>
        <m:r>
          <m:rPr>
            <m:sty m:val="p"/>
          </m:rPr>
          <m:t>(</m:t>
        </m:r>
        <m:r>
          <m:t>1</m:t>
        </m:r>
        <m:r>
          <m:rPr>
            <m:sty m:val="p"/>
          </m:rPr>
          <m:t>×</m:t>
        </m:r>
        <m:r>
          <m:t>3</m:t>
        </m:r>
        <m:r>
          <m:rPr>
            <m:sty m:val="p"/>
          </m:rPr>
          <m:t>)</m:t>
        </m:r>
      </m:oMath>
      <w:ins w:id="1370" w:author="PR Preview" w:date="2026-01-01T00:00:00Z">
        <w:r>
          <w:t xml:space="preserve">, defined, result</w:t>
        </w:r>
      </w:ins>
      <w:ins w:id="1371" w:author="PR Preview" w:date="2026-01-01T00:00:00Z">
        <w:r>
          <w:t xml:space="preserve"> </w:t>
        </w:r>
      </w:ins>
      <m:oMath>
        <m:r>
          <m:t>3</m:t>
        </m:r>
        <m:r>
          <m:rPr>
            <m:sty m:val="p"/>
          </m:rPr>
          <m:t>×</m:t>
        </m:r>
        <m:r>
          <m:t>3</m:t>
        </m:r>
      </m:oMath>
      <w:ins w:id="1372" w:author="PR Preview" w:date="2026-01-01T00:00:00Z">
        <w:r>
          <w:t xml:space="preserve"> </w:t>
        </w:r>
      </w:ins>
      <w:ins w:id="1373" w:author="PR Preview" w:date="2026-01-01T00:00:00Z">
        <w:r>
          <w:t xml:space="preserve">— a matrix.</w:t>
        </w:r>
      </w:ins>
    </w:p>
    <w:p>
      <w:pPr>
        <w:pStyle w:val="FirstParagraph"/>
      </w:pPr>
      <w:r>
        <w:t xml:space="preserve">The last two use the same two vectors and differ only in order,</w:t>
      </w:r>
      <w:r>
        <w:t xml:space="preserve"> </w:t>
      </w:r>
      <w:r>
        <w:t xml:space="preserve">and they return objects of different kinds.</w:t>
      </w:r>
      <w:r>
        <w:t xml:space="preserve"> </w:t>
      </w:r>
      <w:r>
        <w:t xml:space="preserve">Reading a transpose as decoration rather than as a shape change is the</w:t>
      </w:r>
      <w:r>
        <w:t xml:space="preserve"> </w:t>
      </w:r>
      <w:r>
        <w:t xml:space="preserve">commonest way to lose track of an expression.</w:t>
      </w:r>
    </w:p>
    <w:bookmarkEnd w:id="110"/>
    <w:bookmarkEnd w:id="111"/>
    <w:bookmarkStart w:id="123" w:name="square-and-identity-matrices"/>
    <w:p>
      <w:pPr>
        <w:pStyle w:val="Heading3"/>
      </w:pPr>
      <w:r>
        <w:t xml:space="preserve">2.5 Square and identity matrices</w:t>
      </w:r>
    </w:p>
    <w:bookmarkStart w:id="112" w:name="def-square-matrix"/>
    <w:p>
      <w:pPr>
        <w:pStyle w:val="FirstParagraph"/>
      </w:pPr>
      <w:r>
        <w:rPr>
          <w:b/>
          <w:bCs/>
        </w:rPr>
        <w:t xml:space="preserve">Definition 27 (Square matrix)</w:t>
      </w:r>
      <w:r>
        <w:t xml:space="preserve"> </w:t>
      </w:r>
      <w:r>
        <w:t xml:space="preserve">A matrix is</w:t>
      </w:r>
      <w:r>
        <w:t xml:space="preserve"> </w:t>
      </w:r>
      <w:r>
        <w:rPr>
          <w:b/>
          <w:bCs/>
        </w:rPr>
        <w:t xml:space="preserve">square</w:t>
      </w:r>
      <w:r>
        <w:t xml:space="preserve"> </w:t>
      </w:r>
      <w:r>
        <w:t xml:space="preserve">if it has the same number of rows as columns.</w:t>
      </w:r>
    </w:p>
    <w:bookmarkEnd w:id="112"/>
    <w:bookmarkStart w:id="113" w:name="exm-square-matrix"/>
    <w:p>
      <w:pPr>
        <w:pStyle w:val="BodyText"/>
      </w:pPr>
      <w:r>
        <w:rPr>
          <w:b/>
          <w:bCs/>
        </w:rPr>
        <w:t xml:space="preserve">Example 21 (Square and not square)</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square (</w:t>
      </w:r>
      <m:oMath>
        <m:r>
          <m:t>2</m:t>
        </m:r>
      </m:oMath>
      <w:r>
        <w:t xml:space="preserve"> </w:t>
      </w:r>
      <w:r>
        <w:t xml:space="preserve">rows,</w:t>
      </w:r>
      <w:r>
        <w:t xml:space="preserve"> </w:t>
      </w:r>
      <m:oMath>
        <m:r>
          <m:t>2</m:t>
        </m:r>
      </m:oMath>
      <w:r>
        <w:t xml:space="preserve"> </w:t>
      </w:r>
      <w:r>
        <w:t xml:space="preserve">columns);</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 </w:t>
      </w:r>
      <w:r>
        <w:t xml:space="preserve">is not (</w:t>
      </w:r>
      <m:oMath>
        <m:r>
          <m:t>2</m:t>
        </m:r>
      </m:oMath>
      <w:r>
        <w:t xml:space="preserve"> </w:t>
      </w:r>
      <w:r>
        <w:t xml:space="preserve">rows,</w:t>
      </w:r>
      <w:r>
        <w:t xml:space="preserve"> </w:t>
      </w:r>
      <m:oMath>
        <m:r>
          <m:t>3</m:t>
        </m:r>
      </m:oMath>
      <w:r>
        <w:t xml:space="preserve"> </w:t>
      </w:r>
      <w:r>
        <w:t xml:space="preserve">columns).</w:t>
      </w:r>
    </w:p>
    <w:bookmarkEnd w:id="113"/>
    <w:bookmarkStart w:id="114" w:name="def-main-diagonal"/>
    <w:p>
      <w:pPr>
        <w:pStyle w:val="BodyText"/>
      </w:pPr>
      <w:r>
        <w:rPr>
          <w:b/>
          <w:bCs/>
        </w:rPr>
        <w:t xml:space="preserve">Definition 28 (Main diagonal)</w:t>
      </w:r>
      <w:r>
        <w:t xml:space="preserve"> </w:t>
      </w:r>
      <w:r>
        <w:t xml:space="preserve">The</w:t>
      </w:r>
      <w:r>
        <w:t xml:space="preserve"> </w:t>
      </w:r>
      <w:r>
        <w:rPr>
          <w:b/>
          <w:bCs/>
        </w:rPr>
        <w:t xml:space="preserve">main diagonal</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 list of its entries</w:t>
      </w:r>
      <w:r>
        <w:t xml:space="preserve"> </w:t>
      </w:r>
      <m:oMath>
        <m:sSub>
          <m:e>
            <m:r>
              <m:t>a</m:t>
            </m:r>
          </m:e>
          <m:sub>
            <m:r>
              <m:t>11</m:t>
            </m:r>
          </m:sub>
        </m:sSub>
        <m:r>
          <m:rPr>
            <m:sty m:val="p"/>
          </m:rPr>
          <m:t>,</m:t>
        </m:r>
        <m:sSub>
          <m:e>
            <m:r>
              <m:t>a</m:t>
            </m:r>
          </m:e>
          <m:sub>
            <m:r>
              <m:t>22</m:t>
            </m:r>
          </m:sub>
        </m:sSub>
        <m:r>
          <m:rPr>
            <m:sty m:val="p"/>
          </m:rPr>
          <m:t>,</m:t>
        </m:r>
        <m:r>
          <m:rPr>
            <m:sty m:val="p"/>
          </m:rPr>
          <m:t>…</m:t>
        </m:r>
        <m:r>
          <m:rPr>
            <m:sty m:val="p"/>
          </m:rPr>
          <m:t>,</m:t>
        </m:r>
        <m:sSub>
          <m:e>
            <m:r>
              <m:t>a</m:t>
            </m:r>
          </m:e>
          <m:sub>
            <m:r>
              <m:t>k</m:t>
            </m:r>
            <m:r>
              <m:t>k</m:t>
            </m:r>
          </m:sub>
        </m:sSub>
      </m:oMath>
      <w:r>
        <w:t xml:space="preserve">,</w:t>
      </w:r>
      <w:r>
        <w:t xml:space="preserve"> </w:t>
      </w:r>
      <w:r>
        <w:t xml:space="preserve">where</w:t>
      </w:r>
      <w:r>
        <w:t xml:space="preserve"> </w:t>
      </w:r>
      <m:oMath>
        <m:r>
          <m:t>k</m:t>
        </m:r>
      </m:oMath>
      <w:r>
        <w:t xml:space="preserve"> </w:t>
      </w:r>
      <w:r>
        <w:t xml:space="preserve">is the smaller of</w:t>
      </w:r>
      <w:r>
        <w:t xml:space="preserve"> </w:t>
      </w:r>
      <m:oMath>
        <m:r>
          <m:t>m</m:t>
        </m:r>
      </m:oMath>
      <w:r>
        <w:t xml:space="preserve"> </w:t>
      </w:r>
      <w:r>
        <w:t xml:space="preserve">and</w:t>
      </w:r>
      <w:r>
        <w:t xml:space="preserve"> </w:t>
      </w:r>
      <m:oMath>
        <m:r>
          <m:t>n</m:t>
        </m:r>
      </m:oMath>
      <w:r>
        <w:t xml:space="preserve">.</w:t>
      </w:r>
    </w:p>
    <w:bookmarkEnd w:id="114"/>
    <w:bookmarkStart w:id="115" w:name="def-diagonal-entry"/>
    <w:p>
      <w:pPr>
        <w:pStyle w:val="BodyText"/>
      </w:pPr>
      <w:r>
        <w:rPr>
          <w:b/>
          <w:bCs/>
        </w:rPr>
        <w:t xml:space="preserve">Definition 29 (Diagonal entry)</w:t>
      </w:r>
      <w:r>
        <w:t xml:space="preserve"> </w:t>
      </w:r>
      <w:r>
        <w:t xml:space="preserve">The entries on the main diagonal (</w:t>
      </w:r>
      <w:hyperlink w:anchor="def-main-diagonal">
        <w:r>
          <w:rPr>
            <w:rStyle w:val="Hyperlink"/>
          </w:rPr>
          <w:t xml:space="preserve">Definition 28</w:t>
        </w:r>
      </w:hyperlink>
      <w:r>
        <w:t xml:space="preserve">) of a matrix</w:t>
      </w:r>
      <w:r>
        <w:t xml:space="preserve"> </w:t>
      </w:r>
      <m:oMath>
        <m:r>
          <m:rPr>
            <m:sty m:val="bi"/>
          </m:rPr>
          <m:t>A</m:t>
        </m:r>
      </m:oMath>
      <w:r>
        <w:t xml:space="preserve"> </w:t>
      </w:r>
      <w:r>
        <w:t xml:space="preserve">are the</w:t>
      </w:r>
      <w:r>
        <w:t xml:space="preserve"> </w:t>
      </w:r>
      <w:r>
        <w:rPr>
          <w:b/>
          <w:bCs/>
        </w:rPr>
        <w:t xml:space="preserve">diagonal entries</w:t>
      </w:r>
      <w:r>
        <w:t xml:space="preserve"> </w:t>
      </w:r>
      <w:r>
        <w:t xml:space="preserve">of</w:t>
      </w:r>
      <w:r>
        <w:t xml:space="preserve"> </w:t>
      </w:r>
      <m:oMath>
        <m:r>
          <m:rPr>
            <m:sty m:val="bi"/>
          </m:rPr>
          <m:t>A</m:t>
        </m:r>
      </m:oMath>
      <w:r>
        <w:t xml:space="preserve">.</w:t>
      </w:r>
    </w:p>
    <w:bookmarkEnd w:id="115"/>
    <w:bookmarkStart w:id="116" w:name="def-off-diagonal-entry"/>
    <w:p>
      <w:pPr>
        <w:pStyle w:val="BodyText"/>
      </w:pPr>
      <w:r>
        <w:rPr>
          <w:b/>
          <w:bCs/>
        </w:rPr>
        <w:t xml:space="preserve">Definition 30 (Off-diagonal entry)</w:t>
      </w:r>
      <w:r>
        <w:t xml:space="preserve"> </w:t>
      </w:r>
      <w:r>
        <w:t xml:space="preserve">In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 main diagonal (</w:t>
      </w:r>
      <w:hyperlink w:anchor="def-main-diagonal">
        <w:r>
          <w:rPr>
            <w:rStyle w:val="Hyperlink"/>
          </w:rPr>
          <w:t xml:space="preserve">Definition 28</w:t>
        </w:r>
      </w:hyperlink>
      <w:r>
        <w:t xml:space="preserve">),</w:t>
      </w:r>
      <w:r>
        <w:t xml:space="preserve"> </w:t>
      </w:r>
      <w:r>
        <w:t xml:space="preserve">every entry</w:t>
      </w:r>
      <w:r>
        <w:t xml:space="preserve"> </w:t>
      </w:r>
      <m:oMath>
        <m:sSub>
          <m:e>
            <m:r>
              <m:t>a</m:t>
            </m:r>
          </m:e>
          <m:sub>
            <m:r>
              <m:t>i</m:t>
            </m:r>
            <m:r>
              <m:t>j</m:t>
            </m:r>
          </m:sub>
        </m:sSub>
      </m:oMath>
      <w:r>
        <w:t xml:space="preserve"> </w:t>
      </w:r>
      <w:r>
        <w:t xml:space="preserve">with</w:t>
      </w:r>
      <w:r>
        <w:t xml:space="preserve"> </w:t>
      </w:r>
      <m:oMath>
        <m:r>
          <m:t>i</m:t>
        </m:r>
        <m:r>
          <m:rPr>
            <m:sty m:val="p"/>
          </m:rPr>
          <m:t>≠</m:t>
        </m:r>
        <m:r>
          <m:t>j</m:t>
        </m:r>
      </m:oMath>
      <w:r>
        <w:t xml:space="preserve"> </w:t>
      </w:r>
      <w:r>
        <w:t xml:space="preserve">is an</w:t>
      </w:r>
      <w:r>
        <w:t xml:space="preserve"> </w:t>
      </w:r>
      <w:r>
        <w:rPr>
          <w:b/>
          <w:bCs/>
        </w:rPr>
        <w:t xml:space="preserve">off-diagonal entry</w:t>
      </w:r>
      <w:r>
        <w:t xml:space="preserve">.</w:t>
      </w:r>
    </w:p>
    <w:bookmarkEnd w:id="116"/>
    <w:bookmarkStart w:id="117" w:name="exm-main-diagonal"/>
    <w:p>
      <w:pPr>
        <w:pStyle w:val="BodyText"/>
      </w:pPr>
      <w:r>
        <w:rPr>
          <w:b/>
          <w:bCs/>
        </w:rPr>
        <w:t xml:space="preserve">Example 22 (Diagonal entries of a square and a non-square matrix)</w:t>
      </w:r>
      <w:r>
        <w:t xml:space="preserve"> </w:t>
      </w:r>
      <w:r>
        <w:t xml:space="preserve"> </w:t>
      </w:r>
    </w:p>
    <w:p>
      <w:pPr>
        <w:pStyle w:val="Compact"/>
        <w:numPr>
          <w:ilvl w:val="0"/>
          <w:numId w:val="1009"/>
        </w:numPr>
      </w:pP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r>
        <w:t xml:space="preserve"> </w:t>
      </w:r>
      <w:r>
        <w:t xml:space="preserve">the diagonal entries are</w:t>
      </w:r>
      <w:r>
        <w:t xml:space="preserve"> </w:t>
      </w:r>
      <m:oMath>
        <m:sSub>
          <m:e>
            <m:r>
              <m:t>a</m:t>
            </m:r>
          </m:e>
          <m:sub>
            <m:r>
              <m:t>11</m:t>
            </m:r>
          </m:sub>
        </m:sSub>
        <m:r>
          <m:rPr>
            <m:sty m:val="p"/>
          </m:rPr>
          <m:t>=</m:t>
        </m:r>
        <m:r>
          <m:t>1</m:t>
        </m:r>
      </m:oMath>
      <w:r>
        <w:t xml:space="preserve"> </w:t>
      </w:r>
      <w:r>
        <w:t xml:space="preserve">and</w:t>
      </w:r>
      <w:r>
        <w:t xml:space="preserve"> </w:t>
      </w:r>
      <m:oMath>
        <m:sSub>
          <m:e>
            <m:r>
              <m:t>a</m:t>
            </m:r>
          </m:e>
          <m:sub>
            <m:r>
              <m:t>22</m:t>
            </m:r>
          </m:sub>
        </m:sSub>
        <m:r>
          <m:rPr>
            <m:sty m:val="p"/>
          </m:rPr>
          <m:t>=</m:t>
        </m:r>
        <m:r>
          <m:t>4</m:t>
        </m:r>
      </m:oMath>
      <w:r>
        <w:t xml:space="preserve">,</w:t>
      </w:r>
      <w:r>
        <w:t xml:space="preserve"> </w:t>
      </w:r>
      <w:r>
        <w:t xml:space="preserve">and the off-diagonal entries are</w:t>
      </w:r>
      <w:r>
        <w:t xml:space="preserve"> </w:t>
      </w:r>
      <m:oMath>
        <m:sSub>
          <m:e>
            <m:r>
              <m:t>a</m:t>
            </m:r>
          </m:e>
          <m:sub>
            <m:r>
              <m:t>12</m:t>
            </m:r>
          </m:sub>
        </m:sSub>
        <m:r>
          <m:rPr>
            <m:sty m:val="p"/>
          </m:rPr>
          <m:t>=</m:t>
        </m:r>
        <m:r>
          <m:t>2</m:t>
        </m:r>
      </m:oMath>
      <w:r>
        <w:t xml:space="preserve"> </w:t>
      </w:r>
      <w:r>
        <w:t xml:space="preserve">and</w:t>
      </w:r>
      <w:r>
        <w:t xml:space="preserve"> </w:t>
      </w:r>
      <m:oMath>
        <m:sSub>
          <m:e>
            <m:r>
              <m:t>a</m:t>
            </m:r>
          </m:e>
          <m:sub>
            <m:r>
              <m:t>21</m:t>
            </m:r>
          </m:sub>
        </m:sSub>
        <m:r>
          <m:rPr>
            <m:sty m:val="p"/>
          </m:rPr>
          <m:t>=</m:t>
        </m:r>
        <m:r>
          <m:t>3</m:t>
        </m:r>
      </m:oMath>
      <w:r>
        <w:t xml:space="preserve">.</w:t>
      </w:r>
    </w:p>
    <w:p>
      <w:pPr>
        <w:pStyle w:val="Compact"/>
        <w:numPr>
          <w:ilvl w:val="0"/>
          <w:numId w:val="1009"/>
        </w:numPr>
      </w:pPr>
      <w:r>
        <w:t xml:space="preserve">For</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3</m:t>
                  </m:r>
                </m:e>
              </m:mr>
              <m:mr>
                <m:e>
                  <m:r>
                    <m:t>4</m:t>
                  </m:r>
                </m:e>
                <m:e>
                  <m:r>
                    <m:t>5</m:t>
                  </m:r>
                </m:e>
                <m:e>
                  <m:r>
                    <m:t>6</m:t>
                  </m:r>
                </m:e>
              </m:mr>
            </m:m>
          </m:e>
        </m:d>
      </m:oMath>
      <w:r>
        <w:t xml:space="preserve">,</w:t>
      </w:r>
      <w:r>
        <w:t xml:space="preserve"> </w:t>
      </w:r>
      <m:oMath>
        <m:r>
          <m:t>m</m:t>
        </m:r>
        <m:r>
          <m:rPr>
            <m:sty m:val="p"/>
          </m:rPr>
          <m:t>=</m:t>
        </m:r>
        <m:r>
          <m:t>2</m:t>
        </m:r>
      </m:oMath>
      <w:r>
        <w:t xml:space="preserve"> </w:t>
      </w:r>
      <w:r>
        <w:t xml:space="preserve">and</w:t>
      </w:r>
      <w:r>
        <w:t xml:space="preserve"> </w:t>
      </w:r>
      <m:oMath>
        <m:r>
          <m:t>n</m:t>
        </m:r>
        <m:r>
          <m:rPr>
            <m:sty m:val="p"/>
          </m:rPr>
          <m:t>=</m:t>
        </m:r>
        <m:r>
          <m:t>3</m:t>
        </m:r>
      </m:oMath>
      <w:r>
        <w:t xml:space="preserve">, so</w:t>
      </w:r>
      <w:r>
        <w:t xml:space="preserve"> </w:t>
      </w:r>
      <m:oMath>
        <m:r>
          <m:t>k</m:t>
        </m:r>
        <m:r>
          <m:rPr>
            <m:sty m:val="p"/>
          </m:rPr>
          <m:t>=</m:t>
        </m:r>
        <m:r>
          <m:t>2</m:t>
        </m:r>
      </m:oMath>
      <w:r>
        <w:t xml:space="preserve">,</w:t>
      </w:r>
      <w:r>
        <w:t xml:space="preserve"> </w:t>
      </w:r>
      <w:r>
        <w:t xml:space="preserve">and the diagonal entries are</w:t>
      </w:r>
      <w:r>
        <w:t xml:space="preserve"> </w:t>
      </w:r>
      <m:oMath>
        <m:sSub>
          <m:e>
            <m:r>
              <m:t>b</m:t>
            </m:r>
          </m:e>
          <m:sub>
            <m:r>
              <m:t>11</m:t>
            </m:r>
          </m:sub>
        </m:sSub>
        <m:r>
          <m:rPr>
            <m:sty m:val="p"/>
          </m:rPr>
          <m:t>=</m:t>
        </m:r>
        <m:r>
          <m:t>1</m:t>
        </m:r>
      </m:oMath>
      <w:r>
        <w:t xml:space="preserve"> </w:t>
      </w:r>
      <w:r>
        <w:t xml:space="preserve">and</w:t>
      </w:r>
      <w:r>
        <w:t xml:space="preserve"> </w:t>
      </w:r>
      <m:oMath>
        <m:sSub>
          <m:e>
            <m:r>
              <m:t>b</m:t>
            </m:r>
          </m:e>
          <m:sub>
            <m:r>
              <m:t>22</m:t>
            </m:r>
          </m:sub>
        </m:sSub>
        <m:r>
          <m:rPr>
            <m:sty m:val="p"/>
          </m:rPr>
          <m:t>=</m:t>
        </m:r>
        <m:r>
          <m:t>5</m:t>
        </m:r>
      </m:oMath>
      <w:r>
        <w:t xml:space="preserve">;</w:t>
      </w:r>
      <w:r>
        <w:t xml:space="preserve"> </w:t>
      </w:r>
      <w:r>
        <w:t xml:space="preserve">the other four entries,</w:t>
      </w:r>
      <w:r>
        <w:t xml:space="preserve"> </w:t>
      </w:r>
      <m:oMath>
        <m:r>
          <m:t>2</m:t>
        </m:r>
      </m:oMath>
      <w:r>
        <w:t xml:space="preserve">,</w:t>
      </w:r>
      <w:r>
        <w:t xml:space="preserve"> </w:t>
      </w:r>
      <m:oMath>
        <m:r>
          <m:t>3</m:t>
        </m:r>
      </m:oMath>
      <w:r>
        <w:t xml:space="preserve">,</w:t>
      </w:r>
      <w:r>
        <w:t xml:space="preserve"> </w:t>
      </w:r>
      <m:oMath>
        <m:r>
          <m:t>4</m:t>
        </m:r>
      </m:oMath>
      <w:r>
        <w:t xml:space="preserve"> </w:t>
      </w:r>
      <w:r>
        <w:t xml:space="preserve">and</w:t>
      </w:r>
      <w:r>
        <w:t xml:space="preserve"> </w:t>
      </w:r>
      <m:oMath>
        <m:r>
          <m:t>6</m:t>
        </m:r>
      </m:oMath>
      <w:r>
        <w:t xml:space="preserve">, are off-diagonal.</w:t>
      </w:r>
    </w:p>
    <w:bookmarkEnd w:id="117"/>
    <w:bookmarkStart w:id="118" w:name="def-identity-matrix"/>
    <w:p>
      <w:pPr>
        <w:pStyle w:val="FirstParagraph"/>
      </w:pPr>
      <w:r>
        <w:rPr>
          <w:b/>
          <w:bCs/>
        </w:rPr>
        <w:t xml:space="preserve">Definition 31 (Identity matrix)</w:t>
      </w:r>
      <w:r>
        <w:t xml:space="preserve"> </w:t>
      </w:r>
      <w:r>
        <w:t xml:space="preserve">The</w:t>
      </w:r>
      <w:r>
        <w:t xml:space="preserve"> </w:t>
      </w:r>
      <m:oMath>
        <m:r>
          <m:t>p</m:t>
        </m:r>
        <m:r>
          <m:rPr>
            <m:sty m:val="p"/>
          </m:rPr>
          <m:t>×</m:t>
        </m:r>
        <m:r>
          <m:t>p</m:t>
        </m:r>
      </m:oMath>
      <w:r>
        <w:t xml:space="preserve"> </w:t>
      </w:r>
      <w:r>
        <w:rPr>
          <w:b/>
          <w:bCs/>
        </w:rPr>
        <w:t xml:space="preserve">identity matrix</w:t>
      </w:r>
      <w:r>
        <w:t xml:space="preserve"> </w:t>
      </w:r>
      <m:oMath>
        <m:sSub>
          <m:e>
            <m:r>
              <m:rPr>
                <m:sty m:val="bi"/>
              </m:rPr>
              <m:t>I</m:t>
            </m:r>
          </m:e>
          <m:sub>
            <m:r>
              <m:t>p</m:t>
            </m:r>
          </m:sub>
        </m:sSub>
      </m:oMath>
      <w:r>
        <w:t xml:space="preserve"> </w:t>
      </w:r>
      <w:r>
        <w:t xml:space="preserve">(or</w:t>
      </w:r>
      <w:r>
        <w:t xml:space="preserve"> </w:t>
      </w:r>
      <m:oMath>
        <m:r>
          <m:rPr>
            <m:sty m:val="bi"/>
          </m:rPr>
          <m:t>I</m:t>
        </m:r>
      </m:oMath>
      <w:r>
        <w:t xml:space="preserve"> </w:t>
      </w:r>
      <w:r>
        <w:t xml:space="preserve">when the size is clear from context)</w:t>
      </w:r>
      <w:r>
        <w:t xml:space="preserve"> </w:t>
      </w:r>
      <w:r>
        <w:t xml:space="preserve">has ones on the</w:t>
      </w:r>
      <w:r>
        <w:t xml:space="preserve"> </w:t>
      </w:r>
      <w:hyperlink w:anchor="def-main-diagonal">
        <w:r>
          <w:rPr>
            <w:rStyle w:val="Hyperlink"/>
          </w:rPr>
          <w:t xml:space="preserve">main diagonal</w:t>
        </w:r>
      </w:hyperlink>
      <w:r>
        <w:t xml:space="preserve"> </w:t>
      </w:r>
      <w:r>
        <w:t xml:space="preserve">and zeros elsewhere:</w:t>
      </w:r>
    </w:p>
    <w:p>
      <w:pPr>
        <w:pStyle w:val="BodyText"/>
      </w:pPr>
      <m:oMathPara>
        <m:oMathParaPr>
          <m:jc m:val="center"/>
        </m:oMathParaPr>
        <m:oMath>
          <m:r>
            <m:rPr>
              <m:sty m:val="p"/>
            </m:rPr>
            <m:t>(</m:t>
          </m:r>
          <m:sSub>
            <m:e>
              <m:r>
                <m:rPr>
                  <m:sty m:val="bi"/>
                </m:rPr>
                <m:t>I</m:t>
              </m:r>
            </m:e>
            <m:sub>
              <m:r>
                <m:t>p</m:t>
              </m:r>
            </m:sub>
          </m:sSub>
          <m:sSub>
            <m:e>
              <m:r>
                <m:rPr>
                  <m:sty m:val="p"/>
                </m:rPr>
                <m:t>)</m:t>
              </m:r>
            </m:e>
            <m:sub>
              <m:r>
                <m:t>i</m:t>
              </m:r>
              <m:r>
                <m:t>j</m:t>
              </m:r>
            </m:sub>
          </m:sSub>
          <m:r>
            <m:rPr>
              <m:sty m:val="p"/>
            </m:rPr>
            <m:t>=</m:t>
          </m:r>
          <m:d>
            <m:dPr>
              <m:begChr m:val="{"/>
              <m:sepChr m:val=""/>
              <m:endChr m:val=""/>
              <m:grow/>
            </m:dPr>
            <m:e>
              <m:m>
                <m:mPr>
                  <m:baseJc m:val="center"/>
                  <m:plcHide m:val="on"/>
                  <m:mcs>
                    <m:mc>
                      <m:mcPr>
                        <m:mcJc m:val="left"/>
                        <m:count m:val="1"/>
                      </m:mcPr>
                    </m:mc>
                    <m:mc>
                      <m:mcPr>
                        <m:mcJc m:val="left"/>
                        <m:count m:val="1"/>
                      </m:mcPr>
                    </m:mc>
                  </m:mcs>
                </m:mPr>
                <m:mr>
                  <m:e>
                    <m:r>
                      <m:t>1</m:t>
                    </m:r>
                  </m:e>
                  <m:e>
                    <m:r>
                      <m:rPr>
                        <m:nor/>
                        <m:sty m:val="p"/>
                      </m:rPr>
                      <m:t>if </m:t>
                    </m:r>
                    <m:r>
                      <m:t>i</m:t>
                    </m:r>
                    <m:r>
                      <m:rPr>
                        <m:sty m:val="p"/>
                      </m:rPr>
                      <m:t>=</m:t>
                    </m:r>
                    <m:r>
                      <m:t>j</m:t>
                    </m:r>
                  </m:e>
                </m:mr>
                <m:mr>
                  <m:e>
                    <m:r>
                      <m:t>0</m:t>
                    </m:r>
                  </m:e>
                  <m:e>
                    <m:r>
                      <m:rPr>
                        <m:nor/>
                        <m:sty m:val="p"/>
                      </m:rPr>
                      <m:t>if </m:t>
                    </m:r>
                    <m:r>
                      <m:t>i</m:t>
                    </m:r>
                    <m:r>
                      <m:rPr>
                        <m:sty m:val="p"/>
                      </m:rPr>
                      <m:t>≠</m:t>
                    </m:r>
                    <m:r>
                      <m:t>j</m:t>
                    </m:r>
                  </m:e>
                </m:mr>
              </m:m>
            </m:e>
          </m:d>
          <m:r>
            <m:t>  </m:t>
          </m:r>
          <m:sSub>
            <m:e>
              <m:r>
                <m:rPr>
                  <m:sty m:val="bi"/>
                </m:rPr>
                <m:t>I</m:t>
              </m:r>
            </m:e>
            <m:sub>
              <m:r>
                <m:t>p</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1</m:t>
                    </m:r>
                  </m:e>
                  <m:e>
                    <m:r>
                      <m:t>0</m:t>
                    </m:r>
                  </m:e>
                  <m:e>
                    <m:r>
                      <m:rPr>
                        <m:sty m:val="p"/>
                      </m:rPr>
                      <m:t>⋯</m:t>
                    </m:r>
                  </m:e>
                  <m:e>
                    <m:r>
                      <m:t>0</m:t>
                    </m:r>
                  </m:e>
                </m:mr>
                <m:mr>
                  <m:e>
                    <m:r>
                      <m:t>0</m:t>
                    </m:r>
                  </m:e>
                  <m:e>
                    <m:r>
                      <m:t>1</m:t>
                    </m:r>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r>
                      <m:t>1</m:t>
                    </m:r>
                  </m:e>
                </m:mr>
              </m:m>
            </m:e>
          </m:d>
        </m:oMath>
      </m:oMathPara>
    </w:p>
    <w:bookmarkEnd w:id="118"/>
    <w:bookmarkStart w:id="119" w:name="exm-identity-matrix"/>
    <w:p>
      <w:pPr>
        <w:pStyle w:val="FirstParagraph"/>
      </w:pPr>
      <w:r>
        <w:rPr>
          <w:b/>
          <w:bCs/>
        </w:rPr>
        <w:t xml:space="preserve">Example 23 (The</w:t>
      </w:r>
      <w:r>
        <w:rPr>
          <w:b/>
          <w:bCs/>
        </w:rPr>
        <w:t xml:space="preserve"> </w:t>
      </w:r>
      <m:oMath>
        <m:r>
          <m:t>3</m:t>
        </m:r>
        <m:r>
          <m:rPr>
            <m:sty m:val="p"/>
          </m:rPr>
          <m:t>×</m:t>
        </m:r>
        <m:r>
          <m:t>3</m:t>
        </m:r>
      </m:oMath>
      <w:r>
        <w:rPr>
          <w:b/>
          <w:bCs/>
        </w:rPr>
        <w:t xml:space="preserve"> </w:t>
      </w:r>
      <w:r>
        <w:rPr>
          <w:b/>
          <w:bCs/>
        </w:rPr>
        <w:t xml:space="preserve">identity)</w:t>
      </w:r>
    </w:p>
    <w:p>
      <w:pPr>
        <w:pStyle w:val="BodyText"/>
      </w:pPr>
      <m:oMathPara>
        <m:oMathParaPr>
          <m:jc m:val="center"/>
        </m:oMathParaPr>
        <m:oMath>
          <m:sSub>
            <m:e>
              <m:r>
                <m:rPr>
                  <m:sty m:val="bi"/>
                </m:rPr>
                <m:t>I</m:t>
              </m:r>
            </m:e>
            <m:sub>
              <m:r>
                <m:t>3</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t>0</m:t>
                    </m:r>
                  </m:e>
                  <m:e>
                    <m:r>
                      <m:t>1</m:t>
                    </m:r>
                  </m:e>
                  <m:e>
                    <m:r>
                      <m:t>0</m:t>
                    </m:r>
                  </m:e>
                </m:mr>
                <m:mr>
                  <m:e>
                    <m:r>
                      <m:t>0</m:t>
                    </m:r>
                  </m:e>
                  <m:e>
                    <m:r>
                      <m:t>0</m:t>
                    </m:r>
                  </m:e>
                  <m:e>
                    <m:r>
                      <m:t>1</m:t>
                    </m:r>
                  </m:e>
                </m:mr>
              </m:m>
            </m:e>
          </m:d>
          <m:r>
            <m:rPr>
              <m:sty m:val="p"/>
            </m:rPr>
            <m:t>,</m:t>
          </m:r>
        </m:oMath>
      </m:oMathPara>
    </w:p>
    <w:p>
      <w:pPr>
        <w:pStyle w:val="FirstParagraph"/>
      </w:pPr>
      <w:r>
        <w:t xml:space="preserve">so, for instance,</w:t>
      </w:r>
      <w:r>
        <w:t xml:space="preserve"> </w:t>
      </w:r>
      <m:oMath>
        <m:r>
          <m:rPr>
            <m:sty m:val="p"/>
          </m:rPr>
          <m:t>(</m:t>
        </m:r>
        <m:sSub>
          <m:e>
            <m:r>
              <m:rPr>
                <m:sty m:val="bi"/>
              </m:rPr>
              <m:t>I</m:t>
            </m:r>
          </m:e>
          <m:sub>
            <m:r>
              <m:t>3</m:t>
            </m:r>
          </m:sub>
        </m:sSub>
        <m:sSub>
          <m:e>
            <m:r>
              <m:rPr>
                <m:sty m:val="p"/>
              </m:rPr>
              <m:t>)</m:t>
            </m:r>
          </m:e>
          <m:sub>
            <m:r>
              <m:t>22</m:t>
            </m:r>
          </m:sub>
        </m:sSub>
        <m:r>
          <m:rPr>
            <m:sty m:val="p"/>
          </m:rPr>
          <m:t>=</m:t>
        </m:r>
        <m:r>
          <m:t>1</m:t>
        </m:r>
      </m:oMath>
      <w:r>
        <w:t xml:space="preserve"> </w:t>
      </w:r>
      <w:r>
        <w:t xml:space="preserve">and</w:t>
      </w:r>
      <w:r>
        <w:t xml:space="preserve"> </w:t>
      </w:r>
      <m:oMath>
        <m:r>
          <m:rPr>
            <m:sty m:val="p"/>
          </m:rPr>
          <m:t>(</m:t>
        </m:r>
        <m:sSub>
          <m:e>
            <m:r>
              <m:rPr>
                <m:sty m:val="bi"/>
              </m:rPr>
              <m:t>I</m:t>
            </m:r>
          </m:e>
          <m:sub>
            <m:r>
              <m:t>3</m:t>
            </m:r>
          </m:sub>
        </m:sSub>
        <m:sSub>
          <m:e>
            <m:r>
              <m:rPr>
                <m:sty m:val="p"/>
              </m:rPr>
              <m:t>)</m:t>
            </m:r>
          </m:e>
          <m:sub>
            <m:r>
              <m:t>23</m:t>
            </m:r>
          </m:sub>
        </m:sSub>
        <m:r>
          <m:rPr>
            <m:sty m:val="p"/>
          </m:rPr>
          <m:t>=</m:t>
        </m:r>
        <m:r>
          <m:t>0</m:t>
        </m:r>
      </m:oMath>
      <w:r>
        <w:t xml:space="preserve">.</w:t>
      </w:r>
    </w:p>
    <w:bookmarkEnd w:id="119"/>
    <w:bookmarkStart w:id="121" w:name="rem-identity-matrix-kronecker-delta"/>
    <w:p>
      <w:pPr>
        <w:pStyle w:val="BodyText"/>
      </w:pPr>
      <w:r>
        <w:rPr>
          <w:i/>
          <w:iCs/>
        </w:rPr>
        <w:t xml:space="preserve">Remark 12</w:t>
      </w:r>
      <w:r>
        <w:t xml:space="preserve"> (The identity matrix and the Kronecker delta). </w:t>
      </w:r>
      <w:r>
        <w:t xml:space="preserve">The entries of the identity matrix are given by the</w:t>
      </w:r>
      <w:r>
        <w:t xml:space="preserve"> </w:t>
      </w:r>
      <w:hyperlink r:id="rId120">
        <w:r>
          <w:rPr>
            <w:rStyle w:val="Hyperlink"/>
          </w:rPr>
          <w:t xml:space="preserve">Kronecker delta</w:t>
        </w:r>
      </w:hyperlink>
      <w:r>
        <w:t xml:space="preserve">:</w:t>
      </w:r>
      <w:r>
        <w:t xml:space="preserve"> </w:t>
      </w:r>
      <m:oMath>
        <m:r>
          <m:rPr>
            <m:sty m:val="p"/>
          </m:rPr>
          <m:t>(</m:t>
        </m:r>
        <m:sSub>
          <m:e>
            <m:r>
              <m:rPr>
                <m:sty m:val="bi"/>
              </m:rPr>
              <m:t>I</m:t>
            </m:r>
          </m:e>
          <m:sub>
            <m:r>
              <m:t>p</m:t>
            </m:r>
          </m:sub>
        </m:sSub>
        <m:sSub>
          <m:e>
            <m:r>
              <m:rPr>
                <m:sty m:val="p"/>
              </m:rPr>
              <m:t>)</m:t>
            </m:r>
          </m:e>
          <m:sub>
            <m:r>
              <m:t>i</m:t>
            </m:r>
            <m:r>
              <m:t>j</m:t>
            </m:r>
          </m:sub>
        </m:sSub>
        <m:r>
          <m:rPr>
            <m:sty m:val="p"/>
          </m:rPr>
          <m:t>=</m:t>
        </m:r>
        <m:sSub>
          <m:e>
            <m:r>
              <m:t>δ</m:t>
            </m:r>
          </m:e>
          <m:sub>
            <m:r>
              <m:t>i</m:t>
            </m:r>
            <m:r>
              <m:t>j</m:t>
            </m:r>
          </m:sub>
        </m:sSub>
      </m:oMath>
      <w:r>
        <w:t xml:space="preserve">.</w:t>
      </w:r>
    </w:p>
    <w:bookmarkEnd w:id="121"/>
    <w:bookmarkStart w:id="122" w:name="thm-identity"/>
    <w:p>
      <w:pPr>
        <w:pStyle w:val="BodyText"/>
      </w:pPr>
      <w:r>
        <w:rPr>
          <w:b/>
          <w:bCs/>
        </w:rPr>
        <w:t xml:space="preserve">Theorem 10 (Identity matrix is a multiplicative identity)</w:t>
      </w:r>
      <w:r>
        <w:t xml:space="preserve"> </w:t>
      </w:r>
      <w:r>
        <w:t xml:space="preserve">For any</w:t>
      </w:r>
      <w:r>
        <w:t xml:space="preserve"> </w:t>
      </w:r>
      <m:oMath>
        <m:r>
          <m:t>m</m:t>
        </m:r>
        <m:r>
          <m:rPr>
            <m:sty m:val="p"/>
          </m:rPr>
          <m:t>×</m:t>
        </m:r>
        <m:r>
          <m:t>p</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bi"/>
            </m:rPr>
            <m:t>A</m:t>
          </m:r>
          <m:r>
            <m:t> </m:t>
          </m:r>
          <m:sSub>
            <m:e>
              <m:r>
                <m:rPr>
                  <m:sty m:val="bi"/>
                </m:rPr>
                <m:t>I</m:t>
              </m:r>
            </m:e>
            <m:sub>
              <m:r>
                <m:t>p</m:t>
              </m:r>
            </m:sub>
          </m:sSub>
          <m:r>
            <m:rPr>
              <m:sty m:val="p"/>
            </m:rPr>
            <m:t>=</m:t>
          </m:r>
          <m:r>
            <m:rPr>
              <m:sty m:val="bi"/>
            </m:rPr>
            <m:t>A</m:t>
          </m:r>
        </m:oMath>
      </m:oMathPara>
    </w:p>
    <w:p>
      <w:pPr>
        <w:pStyle w:val="FirstParagraph"/>
      </w:pPr>
      <m:oMathPara>
        <m:oMathParaPr>
          <m:jc m:val="center"/>
        </m:oMathParaPr>
        <m:oMath>
          <m:sSub>
            <m:e>
              <m:r>
                <m:rPr>
                  <m:sty m:val="bi"/>
                </m:rPr>
                <m:t>I</m:t>
              </m:r>
            </m:e>
            <m:sub>
              <m:r>
                <m:t>m</m:t>
              </m:r>
            </m:sub>
          </m:sSub>
          <m:r>
            <m:t> </m:t>
          </m:r>
          <m:r>
            <m:rPr>
              <m:sty m:val="bi"/>
            </m:rPr>
            <m:t>A</m:t>
          </m:r>
          <m:r>
            <m:rPr>
              <m:sty m:val="p"/>
            </m:rPr>
            <m:t>=</m:t>
          </m:r>
          <m:r>
            <m:rPr>
              <m:sty m:val="bi"/>
            </m:rPr>
            <m:t>A</m:t>
          </m:r>
        </m:oMath>
      </m:oMathPara>
    </w:p>
    <w:bookmarkEnd w:id="122"/>
    <w:bookmarkEnd w:id="123"/>
    <w:bookmarkStart w:id="128" w:name="matrix-vector-multiplication"/>
    <w:p>
      <w:pPr>
        <w:pStyle w:val="Heading3"/>
      </w:pPr>
      <w:r>
        <w:t xml:space="preserve">2.6 Matrix-vector multiplication</w:t>
      </w:r>
    </w:p>
    <w:bookmarkStart w:id="124" w:name="def-matvec-mult"/>
    <w:p>
      <w:pPr>
        <w:pStyle w:val="FirstParagraph"/>
      </w:pPr>
      <w:del w:id="1374" w:author="PR Preview" w:date="2026-01-01T00:00:00Z">
        <w:r>
          <w:rPr>
            <w:b/>
            <w:bCs/>
          </w:rPr>
          <w:delText xml:space="preserve">Definition 32 (Matrix-vector multiplication)</w:delText>
        </w:r>
      </w:del>
      <w:del w:id="1375" w:author="PR Preview" w:date="2026-01-01T00:00:00Z">
        <w:r>
          <w:delText xml:space="preserve"> </w:delText>
        </w:r>
      </w:del>
      <w:del w:id="1376" w:author="PR Preview" w:date="2026-01-01T00:00:00Z">
        <w:r>
          <w:delText xml:space="preserve">The</w:delText>
        </w:r>
      </w:del>
      <w:del w:id="1377" w:author="PR Preview" w:date="2026-01-01T00:00:00Z">
        <w:r>
          <w:delText xml:space="preserve"> </w:delText>
        </w:r>
      </w:del>
      <w:del w:id="1378" w:author="PR Preview" w:date="2026-01-01T00:00:00Z">
        <w:r>
          <w:rPr>
            <w:b/>
            <w:bCs/>
          </w:rPr>
          <w:delText xml:space="preserve">matrix-vector product</w:delText>
        </w:r>
      </w:del>
      <w:del w:id="1379" w:author="PR Preview" w:date="2026-01-01T00:00:00Z">
        <w:r>
          <w:delText xml:space="preserve"> </w:delText>
        </w:r>
      </w:del>
      <w:del w:id="1380" w:author="PR Preview" w:date="2026-01-01T00:00:00Z">
        <w:r>
          <w:delText xml:space="preserve">of an</w:delText>
        </w:r>
      </w:del>
      <w:del w:id="1381" w:author="PR Preview" w:date="2026-01-01T00:00:00Z">
        <w:r>
          <w:delText xml:space="preserve"> </w:delText>
        </w:r>
      </w:del>
      <m:oMath>
        <m:r>
          <m:t>m</m:t>
        </m:r>
        <m:r>
          <m:rPr>
            <m:sty m:val="p"/>
          </m:rPr>
          <m:t>×</m:t>
        </m:r>
        <m:r>
          <m:t>p</m:t>
        </m:r>
      </m:oMath>
      <w:del w:id="1382" w:author="PR Preview" w:date="2026-01-01T00:00:00Z">
        <w:r>
          <w:delText xml:space="preserve"> </w:delText>
        </w:r>
      </w:del>
      <w:del w:id="1383" w:author="PR Preview" w:date="2026-01-01T00:00:00Z">
        <w:r>
          <w:delText xml:space="preserve">matrix</w:delText>
        </w:r>
      </w:del>
      <w:del w:id="1384" w:author="PR Preview" w:date="2026-01-01T00:00:00Z">
        <w:r>
          <w:delText xml:space="preserve"> </w:delText>
        </w:r>
      </w:del>
      <m:oMath>
        <m:r>
          <m:rPr>
            <m:sty m:val="bi"/>
          </m:rPr>
          <m:t>A</m:t>
        </m:r>
      </m:oMath>
      <w:del w:id="1385" w:author="PR Preview" w:date="2026-01-01T00:00:00Z">
        <w:r>
          <w:delText xml:space="preserve"> </w:delText>
        </w:r>
      </w:del>
      <w:del w:id="1386" w:author="PR Preview" w:date="2026-01-01T00:00:00Z">
        <w:r>
          <w:delText xml:space="preserve">and a</w:delText>
        </w:r>
      </w:del>
      <w:del w:id="1387" w:author="PR Preview" w:date="2026-01-01T00:00:00Z">
        <w:r>
          <w:delText xml:space="preserve"> </w:delText>
        </w:r>
      </w:del>
      <m:oMath>
        <m:r>
          <m:t>p</m:t>
        </m:r>
        <m:r>
          <m:rPr>
            <m:sty m:val="p"/>
          </m:rPr>
          <m:t>×</m:t>
        </m:r>
        <m:r>
          <m:t>1</m:t>
        </m:r>
      </m:oMath>
      <w:del w:id="1388" w:author="PR Preview" w:date="2026-01-01T00:00:00Z">
        <w:r>
          <w:delText xml:space="preserve"> </w:delText>
        </w:r>
      </w:del>
      <w:del w:id="1389" w:author="PR Preview" w:date="2026-01-01T00:00:00Z">
        <w:r>
          <w:delText xml:space="preserve">column vector</w:delText>
        </w:r>
      </w:del>
      <w:del w:id="1390" w:author="PR Preview" w:date="2026-01-01T00:00:00Z">
        <w:r>
          <w:delText xml:space="preserve"> </w:delText>
        </w:r>
      </w:del>
      <m:oMath>
        <m:limLow>
          <m:e>
            <m:r>
              <m:t>x</m:t>
            </m:r>
          </m:e>
          <m:lim>
            <m:r>
              <m:rPr>
                <m:sty m:val="p"/>
              </m:rPr>
              <m:t>∼</m:t>
            </m:r>
          </m:lim>
        </m:limLow>
      </m:oMath>
      <w:del w:id="1391" w:author="PR Preview" w:date="2026-01-01T00:00:00Z">
        <w:r>
          <w:delText xml:space="preserve"> </w:delText>
        </w:r>
      </w:del>
      <w:del w:id="1392" w:author="PR Preview" w:date="2026-01-01T00:00:00Z">
        <w:r>
          <w:delText xml:space="preserve">is the</w:delText>
        </w:r>
      </w:del>
      <w:del w:id="1393" w:author="PR Preview" w:date="2026-01-01T00:00:00Z">
        <w:r>
          <w:delText xml:space="preserve"> </w:delText>
        </w:r>
      </w:del>
      <m:oMath>
        <m:r>
          <m:t>m</m:t>
        </m:r>
        <m:r>
          <m:rPr>
            <m:sty m:val="p"/>
          </m:rPr>
          <m:t>×</m:t>
        </m:r>
        <m:r>
          <m:t>1</m:t>
        </m:r>
      </m:oMath>
      <w:del w:id="1394" w:author="PR Preview" w:date="2026-01-01T00:00:00Z">
        <w:r>
          <w:delText xml:space="preserve"> </w:delText>
        </w:r>
      </w:del>
      <w:del w:id="1395" w:author="PR Preview" w:date="2026-01-01T00:00:00Z">
        <w:r>
          <w:delText xml:space="preserve">column vector</w:delText>
        </w:r>
      </w:del>
      <w:del w:id="1396" w:author="PR Preview" w:date="2026-01-01T00:00:00Z">
        <w:r>
          <w:delText xml:space="preserve"> </w:delText>
        </w:r>
      </w:del>
      <m:oMath>
        <m:r>
          <m:rPr>
            <m:sty m:val="bi"/>
          </m:rPr>
          <m:t>A</m:t>
        </m:r>
        <m:limLow>
          <m:e>
            <m:r>
              <m:t>x</m:t>
            </m:r>
          </m:e>
          <m:lim>
            <m:r>
              <m:rPr>
                <m:sty m:val="p"/>
              </m:rPr>
              <m:t>∼</m:t>
            </m:r>
          </m:lim>
        </m:limLow>
      </m:oMath>
      <w:del w:id="1397" w:author="PR Preview" w:date="2026-01-01T00:00:00Z">
        <w:r>
          <w:delText xml:space="preserve"> </w:delText>
        </w:r>
      </w:del>
      <w:del w:id="1398" w:author="PR Preview" w:date="2026-01-01T00:00:00Z">
        <w:r>
          <w:delText xml:space="preserve">with entries:</w:delText>
        </w:r>
      </w:del>
    </w:p>
    <w:p>
      <w:pPr>
        <w:pStyle w:val="BodyText"/>
      </w:pPr>
      <m:oMathPara>
        <m:oMathParaPr>
          <m:jc m:val="center"/>
        </m:oMathParaPr>
        <m:oMath>
          <m:r>
            <m:rPr>
              <m:sty m:val="p"/>
            </m:rPr>
            <m:t>(</m:t>
          </m:r>
          <m:r>
            <m:rPr>
              <m:sty m:val="bi"/>
            </m:rPr>
            <m:t>A</m:t>
          </m:r>
          <m:limLow>
            <m:e>
              <m:r>
                <m:t>x</m:t>
              </m:r>
            </m:e>
            <m:lim>
              <m:r>
                <m:rPr>
                  <m:sty m:val="p"/>
                </m:rPr>
                <m:t>∼</m:t>
              </m:r>
            </m:lim>
          </m:limLow>
          <m:sSub>
            <m:e>
              <m:r>
                <m:rPr>
                  <m:sty m:val="p"/>
                </m:rPr>
                <m:t>)</m:t>
              </m:r>
            </m:e>
            <m:sub>
              <m:r>
                <m:t>i</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sSub>
            <m:e>
              <m:r>
                <m:t>x</m:t>
              </m:r>
            </m:e>
            <m:sub>
              <m:r>
                <m:t>j</m:t>
              </m:r>
            </m:sub>
          </m:sSub>
        </m:oMath>
      </m:oMathPara>
    </w:p>
    <w:p>
      <w:pPr>
        <w:pStyle w:val="FirstParagraph"/>
      </w:pPr>
      <w:del w:id="1399" w:author="PR Preview" w:date="2026-01-01T00:00:00Z">
        <w:r>
          <w:rPr>
            <w:i/>
            <w:iCs/>
          </w:rPr>
          <w:delText xml:space="preserve">Remark 13</w:delText>
        </w:r>
      </w:del>
      <w:del w:id="1400" w:author="PR Preview" w:date="2026-01-01T00:00:00Z">
        <w:r>
          <w:delText xml:space="preserve"> (Each entry is a dot product). </w:delText>
        </w:r>
      </w:del>
      <w:del w:id="1401" w:author="PR Preview" w:date="2026-01-01T00:00:00Z">
        <w:r>
          <w:delText xml:space="preserve">Matrix-vector multiplication extends the dot product (2):</w:delText>
        </w:r>
      </w:del>
      <w:del w:id="1402" w:author="PR Preview" w:date="2026-01-01T00:00:00Z">
        <w:r>
          <w:delText xml:space="preserve"> </w:delText>
        </w:r>
      </w:del>
      <w:del w:id="1403" w:author="PR Preview" w:date="2026-01-01T00:00:00Z">
        <w:r>
          <w:delText xml:space="preserve">entry</w:delText>
        </w:r>
      </w:del>
      <w:del w:id="1404" w:author="PR Preview" w:date="2026-01-01T00:00:00Z">
        <w:r>
          <w:delText xml:space="preserve"> </w:delText>
        </w:r>
      </w:del>
      <m:oMath>
        <m:r>
          <m:t>i</m:t>
        </m:r>
      </m:oMath>
      <w:del w:id="1405" w:author="PR Preview" w:date="2026-01-01T00:00:00Z">
        <w:r>
          <w:delText xml:space="preserve"> </w:delText>
        </w:r>
      </w:del>
      <w:del w:id="1406" w:author="PR Preview" w:date="2026-01-01T00:00:00Z">
        <w:r>
          <w:delText xml:space="preserve">of</w:delText>
        </w:r>
      </w:del>
      <w:del w:id="1407" w:author="PR Preview" w:date="2026-01-01T00:00:00Z">
        <w:r>
          <w:delText xml:space="preserve"> </w:delText>
        </w:r>
      </w:del>
      <m:oMath>
        <m:r>
          <m:rPr>
            <m:sty m:val="bi"/>
          </m:rPr>
          <m:t>A</m:t>
        </m:r>
        <m:limLow>
          <m:e>
            <m:r>
              <m:t>x</m:t>
            </m:r>
          </m:e>
          <m:lim>
            <m:r>
              <m:rPr>
                <m:sty m:val="p"/>
              </m:rPr>
              <m:t>∼</m:t>
            </m:r>
          </m:lim>
        </m:limLow>
      </m:oMath>
      <w:del w:id="1408" w:author="PR Preview" w:date="2026-01-01T00:00:00Z">
        <w:r>
          <w:delText xml:space="preserve"> </w:delText>
        </w:r>
      </w:del>
      <w:del w:id="1409" w:author="PR Preview" w:date="2026-01-01T00:00:00Z">
        <w:r>
          <w:delText xml:space="preserve">is the dot product of row</w:delText>
        </w:r>
      </w:del>
      <w:del w:id="1410" w:author="PR Preview" w:date="2026-01-01T00:00:00Z">
        <w:r>
          <w:delText xml:space="preserve"> </w:delText>
        </w:r>
      </w:del>
      <m:oMath>
        <m:r>
          <m:t>i</m:t>
        </m:r>
      </m:oMath>
      <w:del w:id="1411" w:author="PR Preview" w:date="2026-01-01T00:00:00Z">
        <w:r>
          <w:delText xml:space="preserve"> </w:delText>
        </w:r>
      </w:del>
      <w:del w:id="1412" w:author="PR Preview" w:date="2026-01-01T00:00:00Z">
        <w:r>
          <w:delText xml:space="preserve">of</w:delText>
        </w:r>
      </w:del>
      <w:del w:id="1413" w:author="PR Preview" w:date="2026-01-01T00:00:00Z">
        <w:r>
          <w:delText xml:space="preserve"> </w:delText>
        </w:r>
      </w:del>
      <m:oMath>
        <m:r>
          <m:rPr>
            <m:sty m:val="bi"/>
          </m:rPr>
          <m:t>A</m:t>
        </m:r>
      </m:oMath>
      <w:del w:id="1414" w:author="PR Preview" w:date="2026-01-01T00:00:00Z">
        <w:r>
          <w:delText xml:space="preserve"> </w:delText>
        </w:r>
      </w:del>
      <w:del w:id="1415" w:author="PR Preview" w:date="2026-01-01T00:00:00Z">
        <w:r>
          <w:delText xml:space="preserve">with</w:delText>
        </w:r>
      </w:del>
      <w:del w:id="1416" w:author="PR Preview" w:date="2026-01-01T00:00:00Z">
        <w:r>
          <w:delText xml:space="preserve"> </w:delText>
        </w:r>
      </w:del>
      <m:oMath>
        <m:limLow>
          <m:e>
            <m:r>
              <m:t>x</m:t>
            </m:r>
          </m:e>
          <m:lim>
            <m:r>
              <m:rPr>
                <m:sty m:val="p"/>
              </m:rPr>
              <m:t>∼</m:t>
            </m:r>
          </m:lim>
        </m:limLow>
      </m:oMath>
      <w:del w:id="1417" w:author="PR Preview" w:date="2026-01-01T00:00:00Z">
        <w:r>
          <w:delText xml:space="preserve">.</w:delText>
        </w:r>
      </w:del>
      <w:del w:id="1418" w:author="PR Preview" w:date="2026-01-01T00:00:00Z">
        <w:r>
          <w:delText xml:space="preserve"> </w:delText>
        </w:r>
      </w:del>
      <w:del w:id="1419" w:author="PR Preview" w:date="2026-01-01T00:00:00Z">
        <w:r>
          <w:delText xml:space="preserve">For example,</w:delText>
        </w:r>
      </w:del>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p>
      <w:pPr>
        <w:pStyle w:val="FirstParagraph"/>
      </w:pPr>
      <w:del w:id="1420" w:author="PR Preview" w:date="2026-01-01T00:00:00Z">
        <w:r>
          <w:rPr>
            <w:b/>
            <w:bCs/>
          </w:rPr>
          <w:delText xml:space="preserve">Definition 33 (Linear system (system of linear equations))</w:delText>
        </w:r>
      </w:del>
      <w:del w:id="1421" w:author="PR Preview" w:date="2026-01-01T00:00:00Z">
        <w:r>
          <w:delText xml:space="preserve"> </w:delText>
        </w:r>
      </w:del>
      <w:del w:id="1422" w:author="PR Preview" w:date="2026-01-01T00:00:00Z">
        <w:r>
          <w:delText xml:space="preserve">A</w:delText>
        </w:r>
      </w:del>
      <w:del w:id="1423" w:author="PR Preview" w:date="2026-01-01T00:00:00Z">
        <w:r>
          <w:delText xml:space="preserve"> </w:delText>
        </w:r>
      </w:del>
      <w:del w:id="1424" w:author="PR Preview" w:date="2026-01-01T00:00:00Z">
        <w:r>
          <w:rPr>
            <w:b/>
            <w:bCs/>
          </w:rPr>
          <w:delText xml:space="preserve">linear system</w:delText>
        </w:r>
      </w:del>
      <w:del w:id="1425" w:author="PR Preview" w:date="2026-01-01T00:00:00Z">
        <w:r>
          <w:delText xml:space="preserve"> </w:delText>
        </w:r>
      </w:del>
      <w:del w:id="1426" w:author="PR Preview" w:date="2026-01-01T00:00:00Z">
        <w:r>
          <w:delText xml:space="preserve">(or</w:delText>
        </w:r>
      </w:del>
      <w:del w:id="1427" w:author="PR Preview" w:date="2026-01-01T00:00:00Z">
        <w:r>
          <w:delText xml:space="preserve"> </w:delText>
        </w:r>
      </w:del>
      <w:del w:id="1428" w:author="PR Preview" w:date="2026-01-01T00:00:00Z">
        <w:r>
          <w:rPr>
            <w:b/>
            <w:bCs/>
          </w:rPr>
          <w:delText xml:space="preserve">system of linear equations</w:delText>
        </w:r>
      </w:del>
      <w:del w:id="1429" w:author="PR Preview" w:date="2026-01-01T00:00:00Z">
        <w:r>
          <w:delText xml:space="preserve">)</w:delText>
        </w:r>
      </w:del>
      <w:del w:id="1430" w:author="PR Preview" w:date="2026-01-01T00:00:00Z">
        <w:r>
          <w:delText xml:space="preserve"> </w:delText>
        </w:r>
      </w:del>
      <w:del w:id="1431" w:author="PR Preview" w:date="2026-01-01T00:00:00Z">
        <w:r>
          <w:delText xml:space="preserve">with</w:delText>
        </w:r>
      </w:del>
      <w:del w:id="1432" w:author="PR Preview" w:date="2026-01-01T00:00:00Z">
        <w:r>
          <w:delText xml:space="preserve"> </w:delText>
        </w:r>
      </w:del>
      <m:oMath>
        <m:r>
          <m:t>m</m:t>
        </m:r>
      </m:oMath>
      <w:del w:id="1433" w:author="PR Preview" w:date="2026-01-01T00:00:00Z">
        <w:r>
          <w:delText xml:space="preserve"> </w:delText>
        </w:r>
      </w:del>
      <w:del w:id="1434" w:author="PR Preview" w:date="2026-01-01T00:00:00Z">
        <w:r>
          <w:delText xml:space="preserve">equations in</w:delText>
        </w:r>
      </w:del>
      <w:del w:id="1435" w:author="PR Preview" w:date="2026-01-01T00:00:00Z">
        <w:r>
          <w:delText xml:space="preserve"> </w:delText>
        </w:r>
      </w:del>
      <m:oMath>
        <m:r>
          <m:t>n</m:t>
        </m:r>
      </m:oMath>
      <w:del w:id="1436" w:author="PR Preview" w:date="2026-01-01T00:00:00Z">
        <w:r>
          <w:delText xml:space="preserve"> </w:delText>
        </w:r>
      </w:del>
      <w:del w:id="1437" w:author="PR Preview" w:date="2026-01-01T00:00:00Z">
        <w:r>
          <w:delText xml:space="preserve">unknowns is an equation</w:delText>
        </w:r>
      </w:del>
      <w:del w:id="1438"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439" w:author="PR Preview" w:date="2026-01-01T00:00:00Z">
        <w:r>
          <w:delText xml:space="preserve"> </w:delText>
        </w:r>
      </w:del>
      <w:del w:id="1440" w:author="PR Preview" w:date="2026-01-01T00:00:00Z">
        <w:r>
          <w:delText xml:space="preserve">in which the</w:delText>
        </w:r>
      </w:del>
      <w:del w:id="1441" w:author="PR Preview" w:date="2026-01-01T00:00:00Z">
        <w:r>
          <w:delText xml:space="preserve"> </w:delText>
        </w:r>
      </w:del>
      <m:oMath>
        <m:r>
          <m:t>m</m:t>
        </m:r>
        <m:r>
          <m:rPr>
            <m:sty m:val="p"/>
          </m:rPr>
          <m:t>×</m:t>
        </m:r>
        <m:r>
          <m:t>n</m:t>
        </m:r>
      </m:oMath>
      <w:del w:id="1442" w:author="PR Preview" w:date="2026-01-01T00:00:00Z">
        <w:r>
          <w:delText xml:space="preserve"> </w:delText>
        </w:r>
      </w:del>
      <w:del w:id="1443" w:author="PR Preview" w:date="2026-01-01T00:00:00Z">
        <w:r>
          <w:delText xml:space="preserve">matrix</w:delText>
        </w:r>
      </w:del>
      <w:del w:id="1444" w:author="PR Preview" w:date="2026-01-01T00:00:00Z">
        <w:r>
          <w:delText xml:space="preserve"> </w:delText>
        </w:r>
      </w:del>
      <m:oMath>
        <m:r>
          <m:rPr>
            <m:sty m:val="bi"/>
          </m:rPr>
          <m:t>A</m:t>
        </m:r>
      </m:oMath>
      <w:del w:id="1445" w:author="PR Preview" w:date="2026-01-01T00:00:00Z">
        <w:r>
          <w:delText xml:space="preserve"> </w:delText>
        </w:r>
      </w:del>
      <w:del w:id="1446" w:author="PR Preview" w:date="2026-01-01T00:00:00Z">
        <w:r>
          <w:delText xml:space="preserve">and the vector</w:delText>
        </w:r>
      </w:del>
      <w:del w:id="1447"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1448" w:author="PR Preview" w:date="2026-01-01T00:00:00Z">
        <w:r>
          <w:delText xml:space="preserve"> </w:delText>
        </w:r>
      </w:del>
      <w:del w:id="1449" w:author="PR Preview" w:date="2026-01-01T00:00:00Z">
        <w:r>
          <w:delText xml:space="preserve">are given.</w:delText>
        </w:r>
      </w:del>
      <w:del w:id="1450" w:author="PR Preview" w:date="2026-01-01T00:00:00Z">
        <w:r>
          <w:delText xml:space="preserve"> </w:delText>
        </w:r>
      </w:del>
      <w:del w:id="1451" w:author="PR Preview" w:date="2026-01-01T00:00:00Z">
        <w:r>
          <w:delText xml:space="preserve">A</w:delText>
        </w:r>
      </w:del>
      <w:del w:id="1452" w:author="PR Preview" w:date="2026-01-01T00:00:00Z">
        <w:r>
          <w:delText xml:space="preserve"> </w:delText>
        </w:r>
      </w:del>
      <w:del w:id="1453" w:author="PR Preview" w:date="2026-01-01T00:00:00Z">
        <w:r>
          <w:rPr>
            <w:b/>
            <w:bCs/>
          </w:rPr>
          <w:delText xml:space="preserve">solution</w:delText>
        </w:r>
      </w:del>
      <w:del w:id="1454" w:author="PR Preview" w:date="2026-01-01T00:00:00Z">
        <w:r>
          <w:delText xml:space="preserve"> </w:delText>
        </w:r>
      </w:del>
      <w:del w:id="1455" w:author="PR Preview" w:date="2026-01-01T00:00:00Z">
        <w:r>
          <w:delText xml:space="preserve">of the system is a vector</w:delText>
        </w:r>
      </w:del>
      <w:del w:id="145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1457" w:author="PR Preview" w:date="2026-01-01T00:00:00Z">
        <w:r>
          <w:delText xml:space="preserve"> </w:delText>
        </w:r>
      </w:del>
      <w:del w:id="1458" w:author="PR Preview" w:date="2026-01-01T00:00:00Z">
        <w:r>
          <w:delText xml:space="preserve">for which</w:delText>
        </w:r>
      </w:del>
      <w:del w:id="1459"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460" w:author="PR Preview" w:date="2026-01-01T00:00:00Z">
        <w:r>
          <w:delText xml:space="preserve"> </w:delText>
        </w:r>
      </w:del>
      <w:del w:id="1461" w:author="PR Preview" w:date="2026-01-01T00:00:00Z">
        <w:r>
          <w:delText xml:space="preserve">holds.</w:delText>
        </w:r>
      </w:del>
    </w:p>
    <w:p>
      <w:pPr>
        <w:pStyle w:val="BodyText"/>
      </w:pPr>
      <w:del w:id="1462" w:author="PR Preview" w:date="2026-01-01T00:00:00Z">
        <w:r>
          <w:rPr>
            <w:b/>
            <w:bCs/>
          </w:rPr>
          <w:delText xml:space="preserve">Example 24 (Two equations in two unknowns)</w:delText>
        </w:r>
      </w:del>
      <w:del w:id="1463" w:author="PR Preview" w:date="2026-01-01T00:00:00Z">
        <w:r>
          <w:delText xml:space="preserve"> </w:delText>
        </w:r>
      </w:del>
      <w:del w:id="1464" w:author="PR Preview" w:date="2026-01-01T00:00:00Z">
        <w:r>
          <w:delText xml:space="preserve">By</w:delText>
        </w:r>
      </w:del>
      <w:del w:id="1465" w:author="PR Preview" w:date="2026-01-01T00:00:00Z">
        <w:r>
          <w:delText xml:space="preserve"> </w:delText>
        </w:r>
      </w:del>
      <w:hyperlink w:anchor="def-matvec-mult">
        <w:del w:id="1466" w:author="PR Preview" w:date="2026-01-01T00:00:00Z">
          <w:r>
            <w:rPr>
              <w:rStyle w:val="Hyperlink"/>
            </w:rPr>
            <w:delText xml:space="preserve">Definition 32</w:delText>
          </w:r>
        </w:del>
      </w:hyperlink>
      <w:del w:id="1467" w:author="PR Preview" w:date="2026-01-01T00:00:00Z">
        <w:r>
          <w:delText xml:space="preserve">, row</w:delText>
        </w:r>
      </w:del>
      <w:del w:id="1468" w:author="PR Preview" w:date="2026-01-01T00:00:00Z">
        <w:r>
          <w:delText xml:space="preserve"> </w:delText>
        </w:r>
      </w:del>
      <m:oMath>
        <m:r>
          <m:t>i</m:t>
        </m:r>
      </m:oMath>
      <w:del w:id="1469" w:author="PR Preview" w:date="2026-01-01T00:00:00Z">
        <w:r>
          <w:delText xml:space="preserve"> </w:delText>
        </w:r>
      </w:del>
      <w:del w:id="1470" w:author="PR Preview" w:date="2026-01-01T00:00:00Z">
        <w:r>
          <w:delText xml:space="preserve">of</w:delText>
        </w:r>
      </w:del>
      <w:del w:id="1471"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1472" w:author="PR Preview" w:date="2026-01-01T00:00:00Z">
        <w:r>
          <w:delText xml:space="preserve"> </w:delText>
        </w:r>
      </w:del>
      <w:del w:id="1473" w:author="PR Preview" w:date="2026-01-01T00:00:00Z">
        <w:r>
          <w:delText xml:space="preserve">is the equation</w:delText>
        </w:r>
      </w:del>
      <w:del w:id="1474" w:author="PR Preview" w:date="2026-01-01T00:00:00Z">
        <w:r>
          <w:delText xml:space="preserve"> </w:delText>
        </w:r>
      </w:del>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del w:id="1475" w:author="PR Preview" w:date="2026-01-01T00:00:00Z">
        <w:r>
          <w:delText xml:space="preserve">.</w:delText>
        </w:r>
      </w:del>
      <w:del w:id="1476" w:author="PR Preview" w:date="2026-01-01T00:00:00Z">
        <w:r>
          <w:delText xml:space="preserve"> </w:delText>
        </w:r>
      </w:del>
      <w:del w:id="1477" w:author="PR Preview" w:date="2026-01-01T00:00:00Z">
        <w:r>
          <w:delText xml:space="preserve">So the two equations</w:delText>
        </w:r>
      </w:del>
      <w:del w:id="1478" w:author="PR Preview" w:date="2026-01-01T00:00:00Z">
        <w:r>
          <w:delText xml:space="preserve"> </w:delText>
        </w:r>
      </w:del>
      <m:oMath>
        <m:sSub>
          <m:e>
            <m:r>
              <m:t>x</m:t>
            </m:r>
          </m:e>
          <m:sub>
            <m:r>
              <m:t>1</m:t>
            </m:r>
          </m:sub>
        </m:sSub>
        <m:r>
          <m:rPr>
            <m:sty m:val="p"/>
          </m:rPr>
          <m:t>+</m:t>
        </m:r>
        <m:r>
          <m:t>2</m:t>
        </m:r>
        <m:sSub>
          <m:e>
            <m:r>
              <m:t>x</m:t>
            </m:r>
          </m:e>
          <m:sub>
            <m:r>
              <m:t>2</m:t>
            </m:r>
          </m:sub>
        </m:sSub>
        <m:r>
          <m:rPr>
            <m:sty m:val="p"/>
          </m:rPr>
          <m:t>=</m:t>
        </m:r>
        <m:r>
          <m:t>5</m:t>
        </m:r>
      </m:oMath>
      <w:del w:id="1479" w:author="PR Preview" w:date="2026-01-01T00:00:00Z">
        <w:r>
          <w:delText xml:space="preserve"> </w:delText>
        </w:r>
      </w:del>
      <w:del w:id="1480" w:author="PR Preview" w:date="2026-01-01T00:00:00Z">
        <w:r>
          <w:delText xml:space="preserve">and</w:delText>
        </w:r>
      </w:del>
      <w:del w:id="1481" w:author="PR Preview" w:date="2026-01-01T00:00:00Z">
        <w:r>
          <w:delText xml:space="preserve"> </w:delText>
        </w:r>
      </w:del>
      <m:oMath>
        <m:r>
          <m:t>3</m:t>
        </m:r>
        <m:sSub>
          <m:e>
            <m:r>
              <m:t>x</m:t>
            </m:r>
          </m:e>
          <m:sub>
            <m:r>
              <m:t>1</m:t>
            </m:r>
          </m:sub>
        </m:sSub>
        <m:r>
          <m:rPr>
            <m:sty m:val="p"/>
          </m:rPr>
          <m:t>+</m:t>
        </m:r>
        <m:r>
          <m:t>4</m:t>
        </m:r>
        <m:sSub>
          <m:e>
            <m:r>
              <m:t>x</m:t>
            </m:r>
          </m:e>
          <m:sub>
            <m:r>
              <m:t>2</m:t>
            </m:r>
          </m:sub>
        </m:sSub>
        <m:r>
          <m:rPr>
            <m:sty m:val="p"/>
          </m:rPr>
          <m:t>=</m:t>
        </m:r>
        <m:r>
          <m:t>6</m:t>
        </m:r>
      </m:oMath>
      <w:del w:id="1482" w:author="PR Preview" w:date="2026-01-01T00:00:00Z">
        <w:r>
          <w:delText xml:space="preserve"> </w:delText>
        </w:r>
      </w:del>
      <w:del w:id="1483" w:author="PR Preview" w:date="2026-01-01T00:00:00Z">
        <w:r>
          <w:delText xml:space="preserve">form the linear system</w:delText>
        </w:r>
      </w:del>
      <w:del w:id="1484"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m:t>
                  </m:r>
                </m:e>
              </m:mr>
              <m:mr>
                <m:e>
                  <m:r>
                    <m:t>6</m:t>
                  </m:r>
                </m:e>
              </m:mr>
            </m:m>
          </m:e>
        </m:d>
      </m:oMath>
      <w:del w:id="1485" w:author="PR Preview" w:date="2026-01-01T00:00:00Z">
        <w:r>
          <w:delText xml:space="preserve">.</w:delText>
        </w:r>
      </w:del>
      <w:del w:id="1486" w:author="PR Preview" w:date="2026-01-01T00:00:00Z">
        <w:r>
          <w:delText xml:space="preserve"> </w:delText>
        </w:r>
      </w:del>
      <w:del w:id="1487" w:author="PR Preview" w:date="2026-01-01T00:00:00Z">
        <w:r>
          <w:delText xml:space="preserve">The vector</w:delText>
        </w:r>
      </w:del>
      <w:del w:id="1488" w:author="PR Preview" w:date="2026-01-01T00:00:00Z">
        <w:r>
          <w:delText xml:space="preserve"> </w:delText>
        </w:r>
      </w:del>
      <m:oMath>
        <m:limLow>
          <m:e>
            <m:r>
              <m:t>x</m:t>
            </m:r>
          </m:e>
          <m:lim>
            <m:r>
              <m:rPr>
                <m:sty m:val="p"/>
              </m:rPr>
              <m:t>∼</m:t>
            </m:r>
          </m:lim>
        </m:limLow>
        <m:r>
          <m:rPr>
            <m:sty m:val="p"/>
          </m:rPr>
          <m:t>=</m:t>
        </m:r>
        <m:r>
          <m:rPr>
            <m:sty m:val="p"/>
          </m:rPr>
          <m:t>(</m:t>
        </m:r>
        <m:r>
          <m:rPr>
            <m:sty m:val="p"/>
          </m:rPr>
          <m:t>−</m:t>
        </m:r>
        <m:r>
          <m:t>4</m:t>
        </m:r>
        <m:r>
          <m:rPr>
            <m:sty m:val="p"/>
          </m:rPr>
          <m:t>,</m:t>
        </m:r>
        <m:r>
          <m:t>4.5</m:t>
        </m:r>
        <m:r>
          <m:rPr>
            <m:sty m:val="p"/>
          </m:rPr>
          <m:t>)</m:t>
        </m:r>
      </m:oMath>
      <w:del w:id="1489" w:author="PR Preview" w:date="2026-01-01T00:00:00Z">
        <w:r>
          <w:delText xml:space="preserve"> </w:delText>
        </w:r>
      </w:del>
      <w:del w:id="1490" w:author="PR Preview" w:date="2026-01-01T00:00:00Z">
        <w:r>
          <w:delText xml:space="preserve">is a solution:</w:delText>
        </w:r>
      </w:del>
    </w:p>
    <w:p>
      <w:pPr>
        <w:pStyle w:val="FirstParagraph"/>
      </w:pPr>
      <w:ins w:id="1491" w:author="PR Preview" w:date="2026-01-01T00:00:00Z">
        <w:r>
          <w:rPr>
            <w:b/>
            <w:bCs/>
          </w:rPr>
          <w:t xml:space="preserve">Definition 32 (Matrix-vector multiplication)</w:t>
        </w:r>
      </w:ins>
      <w:ins w:id="1492" w:author="PR Preview" w:date="2026-01-01T00:00:00Z">
        <w:r>
          <w:t xml:space="preserve"> </w:t>
        </w:r>
      </w:ins>
      <w:ins w:id="1493" w:author="PR Preview" w:date="2026-01-01T00:00:00Z">
        <w:r>
          <w:t xml:space="preserve">The</w:t>
        </w:r>
      </w:ins>
      <w:ins w:id="1494" w:author="PR Preview" w:date="2026-01-01T00:00:00Z">
        <w:r>
          <w:t xml:space="preserve"> </w:t>
        </w:r>
      </w:ins>
      <w:ins w:id="1495" w:author="PR Preview" w:date="2026-01-01T00:00:00Z">
        <w:r>
          <w:rPr>
            <w:b/>
            <w:bCs/>
          </w:rPr>
          <w:t xml:space="preserve">matrix-vector product</w:t>
        </w:r>
      </w:ins>
      <w:ins w:id="1496" w:author="PR Preview" w:date="2026-01-01T00:00:00Z">
        <w:r>
          <w:t xml:space="preserve"> </w:t>
        </w:r>
      </w:ins>
      <w:ins w:id="1497" w:author="PR Preview" w:date="2026-01-01T00:00:00Z">
        <w:r>
          <w:t xml:space="preserve">of an</w:t>
        </w:r>
      </w:ins>
      <w:ins w:id="1498" w:author="PR Preview" w:date="2026-01-01T00:00:00Z">
        <w:r>
          <w:t xml:space="preserve"> </w:t>
        </w:r>
      </w:ins>
      <m:oMath>
        <m:r>
          <m:t>m</m:t>
        </m:r>
        <m:r>
          <m:rPr>
            <m:sty m:val="p"/>
          </m:rPr>
          <m:t>×</m:t>
        </m:r>
        <m:r>
          <m:t>p</m:t>
        </m:r>
      </m:oMath>
      <w:ins w:id="1499" w:author="PR Preview" w:date="2026-01-01T00:00:00Z">
        <w:r>
          <w:t xml:space="preserve"> </w:t>
        </w:r>
      </w:ins>
      <w:ins w:id="1500" w:author="PR Preview" w:date="2026-01-01T00:00:00Z">
        <w:r>
          <w:t xml:space="preserve">matrix</w:t>
        </w:r>
      </w:ins>
      <w:ins w:id="1501" w:author="PR Preview" w:date="2026-01-01T00:00:00Z">
        <w:r>
          <w:t xml:space="preserve"> </w:t>
        </w:r>
      </w:ins>
      <m:oMath>
        <m:r>
          <m:rPr>
            <m:sty m:val="bi"/>
          </m:rPr>
          <m:t>A</m:t>
        </m:r>
      </m:oMath>
      <w:ins w:id="1502" w:author="PR Preview" w:date="2026-01-01T00:00:00Z">
        <w:r>
          <w:t xml:space="preserve"> </w:t>
        </w:r>
      </w:ins>
      <w:ins w:id="1503" w:author="PR Preview" w:date="2026-01-01T00:00:00Z">
        <w:r>
          <w:t xml:space="preserve">and a</w:t>
        </w:r>
      </w:ins>
      <w:ins w:id="1504" w:author="PR Preview" w:date="2026-01-01T00:00:00Z">
        <w:r>
          <w:t xml:space="preserve"> </w:t>
        </w:r>
      </w:ins>
      <m:oMath>
        <m:r>
          <m:t>p</m:t>
        </m:r>
        <m:r>
          <m:rPr>
            <m:sty m:val="p"/>
          </m:rPr>
          <m:t>×</m:t>
        </m:r>
        <m:r>
          <m:t>1</m:t>
        </m:r>
      </m:oMath>
      <w:ins w:id="1505" w:author="PR Preview" w:date="2026-01-01T00:00:00Z">
        <w:r>
          <w:t xml:space="preserve"> </w:t>
        </w:r>
      </w:ins>
      <w:ins w:id="1506" w:author="PR Preview" w:date="2026-01-01T00:00:00Z">
        <w:r>
          <w:t xml:space="preserve">column vector</w:t>
        </w:r>
      </w:ins>
      <w:ins w:id="1507" w:author="PR Preview" w:date="2026-01-01T00:00:00Z">
        <w:r>
          <w:t xml:space="preserve"> </w:t>
        </w:r>
      </w:ins>
      <w:ins w:id="1508" w:author="PR Preview" w:date="2026-01-01T00:00:00Z">
        <w:r>
          <w:t xml:space="preserve">$\mathord{\smash[b]{\underset{\raise.3ex\hbox{$\scriptstyle\sim$}}{x}}\vphantom{x}}$</w:t>
        </w:r>
      </w:ins>
      <w:ins w:id="1509" w:author="PR Preview" w:date="2026-01-01T00:00:00Z">
        <w:r>
          <w:t xml:space="preserve"> </w:t>
        </w:r>
      </w:ins>
      <w:ins w:id="1510" w:author="PR Preview" w:date="2026-01-01T00:00:00Z">
        <w:r>
          <w:t xml:space="preserve">is the</w:t>
        </w:r>
      </w:ins>
      <w:ins w:id="1511" w:author="PR Preview" w:date="2026-01-01T00:00:00Z">
        <w:r>
          <w:t xml:space="preserve"> </w:t>
        </w:r>
      </w:ins>
      <m:oMath>
        <m:r>
          <m:t>m</m:t>
        </m:r>
        <m:r>
          <m:rPr>
            <m:sty m:val="p"/>
          </m:rPr>
          <m:t>×</m:t>
        </m:r>
        <m:r>
          <m:t>1</m:t>
        </m:r>
      </m:oMath>
      <w:ins w:id="1512" w:author="PR Preview" w:date="2026-01-01T00:00:00Z">
        <w:r>
          <w:t xml:space="preserve"> </w:t>
        </w:r>
      </w:ins>
      <w:ins w:id="1513" w:author="PR Preview" w:date="2026-01-01T00:00:00Z">
        <w:r>
          <w:t xml:space="preserve">column vector</w:t>
        </w:r>
      </w:ins>
      <w:ins w:id="1514" w:author="PR Preview" w:date="2026-01-01T00:00:00Z">
        <w:r>
          <w:t xml:space="preserve"> </w:t>
        </w:r>
      </w:ins>
      <w:ins w:id="1515" w:author="PR Preview" w:date="2026-01-01T00:00:00Z">
        <w:r>
          <w:t xml:space="preserve">$\mathbf{A}\mathord{\smash[b]{\underset{\raise.3ex\hbox{$\scriptstyle\sim$}}{x}}\vphantom{x}}$</w:t>
        </w:r>
      </w:ins>
      <w:ins w:id="1516" w:author="PR Preview" w:date="2026-01-01T00:00:00Z">
        <w:r>
          <w:t xml:space="preserve"> </w:t>
        </w:r>
      </w:ins>
      <w:ins w:id="1517" w:author="PR Preview" w:date="2026-01-01T00:00:00Z">
        <w:r>
          <w:t xml:space="preserve">with entries:</w:t>
        </w:r>
      </w:ins>
    </w:p>
    <w:p>
      <w:pPr>
        <w:pStyle w:val="BodyText"/>
      </w:pPr>
      <w:ins w:id="1518" w:author="PR Preview" w:date="2026-01-01T00:00:00Z">
        <w:r>
          <w:t xml:space="preserve">$$(\mathbf{A}\mathord{\smash[b]{\underset{\raise.3ex\hbox{$\scriptstyle\sim$}}{x}}\vphantom{x}})_i = \sum_{j=1}^pa_{ij}\, x_j$$</w:t>
        </w:r>
      </w:ins>
    </w:p>
    <w:bookmarkEnd w:id="124"/>
    <w:bookmarkStart w:id="125" w:name="rem-matvec-row-dot-products"/>
    <w:p>
      <w:pPr>
        <w:pStyle w:val="FirstParagraph"/>
      </w:pPr>
      <w:ins w:id="1519" w:author="PR Preview" w:date="2026-01-01T00:00:00Z">
        <w:r>
          <w:rPr>
            <w:i/>
            <w:iCs/>
          </w:rPr>
          <w:t xml:space="preserve">Remark 13</w:t>
        </w:r>
      </w:ins>
      <w:ins w:id="1520" w:author="PR Preview" w:date="2026-01-01T00:00:00Z">
        <w:r>
          <w:t xml:space="preserve"> (Each entry is a dot product). </w:t>
        </w:r>
      </w:ins>
      <w:ins w:id="1521" w:author="PR Preview" w:date="2026-01-01T00:00:00Z">
        <w:r>
          <w:t xml:space="preserve">Matrix-vector multiplication extends the dot product (2):</w:t>
        </w:r>
      </w:ins>
      <w:ins w:id="1522" w:author="PR Preview" w:date="2026-01-01T00:00:00Z">
        <w:r>
          <w:t xml:space="preserve"> </w:t>
        </w:r>
      </w:ins>
      <w:ins w:id="1523" w:author="PR Preview" w:date="2026-01-01T00:00:00Z">
        <w:r>
          <w:t xml:space="preserve">entry</w:t>
        </w:r>
      </w:ins>
      <w:ins w:id="1524" w:author="PR Preview" w:date="2026-01-01T00:00:00Z">
        <w:r>
          <w:t xml:space="preserve"> </w:t>
        </w:r>
      </w:ins>
      <m:oMath>
        <m:r>
          <m:t>i</m:t>
        </m:r>
      </m:oMath>
      <w:ins w:id="1525" w:author="PR Preview" w:date="2026-01-01T00:00:00Z">
        <w:r>
          <w:t xml:space="preserve"> </w:t>
        </w:r>
      </w:ins>
      <w:ins w:id="1526" w:author="PR Preview" w:date="2026-01-01T00:00:00Z">
        <w:r>
          <w:t xml:space="preserve">of</w:t>
        </w:r>
      </w:ins>
      <w:ins w:id="1527" w:author="PR Preview" w:date="2026-01-01T00:00:00Z">
        <w:r>
          <w:t xml:space="preserve"> </w:t>
        </w:r>
      </w:ins>
      <w:ins w:id="1528" w:author="PR Preview" w:date="2026-01-01T00:00:00Z">
        <w:r>
          <w:t xml:space="preserve">$\mathbf{A}\mathord{\smash[b]{\underset{\raise.3ex\hbox{$\scriptstyle\sim$}}{x}}\vphantom{x}}$</w:t>
        </w:r>
      </w:ins>
      <w:ins w:id="1529" w:author="PR Preview" w:date="2026-01-01T00:00:00Z">
        <w:r>
          <w:t xml:space="preserve"> </w:t>
        </w:r>
      </w:ins>
      <w:ins w:id="1530" w:author="PR Preview" w:date="2026-01-01T00:00:00Z">
        <w:r>
          <w:t xml:space="preserve">is the dot product of row</w:t>
        </w:r>
      </w:ins>
      <w:ins w:id="1531" w:author="PR Preview" w:date="2026-01-01T00:00:00Z">
        <w:r>
          <w:t xml:space="preserve"> </w:t>
        </w:r>
      </w:ins>
      <m:oMath>
        <m:r>
          <m:t>i</m:t>
        </m:r>
      </m:oMath>
      <w:ins w:id="1532" w:author="PR Preview" w:date="2026-01-01T00:00:00Z">
        <w:r>
          <w:t xml:space="preserve"> </w:t>
        </w:r>
      </w:ins>
      <w:ins w:id="1533" w:author="PR Preview" w:date="2026-01-01T00:00:00Z">
        <w:r>
          <w:t xml:space="preserve">of</w:t>
        </w:r>
      </w:ins>
      <w:ins w:id="1534" w:author="PR Preview" w:date="2026-01-01T00:00:00Z">
        <w:r>
          <w:t xml:space="preserve"> </w:t>
        </w:r>
      </w:ins>
      <m:oMath>
        <m:r>
          <m:rPr>
            <m:sty m:val="bi"/>
          </m:rPr>
          <m:t>A</m:t>
        </m:r>
      </m:oMath>
      <w:ins w:id="1535" w:author="PR Preview" w:date="2026-01-01T00:00:00Z">
        <w:r>
          <w:t xml:space="preserve"> </w:t>
        </w:r>
      </w:ins>
      <w:ins w:id="1536" w:author="PR Preview" w:date="2026-01-01T00:00:00Z">
        <w:r>
          <w:t xml:space="preserve">with</w:t>
        </w:r>
      </w:ins>
      <w:ins w:id="1537" w:author="PR Preview" w:date="2026-01-01T00:00:00Z">
        <w:r>
          <w:t xml:space="preserve"> </w:t>
        </w:r>
      </w:ins>
      <w:ins w:id="1538" w:author="PR Preview" w:date="2026-01-01T00:00:00Z">
        <w:r>
          <w:t xml:space="preserve">$\mathord{\smash[b]{\underset{\raise.3ex\hbox{$\scriptstyle\sim$}}{x}}\vphantom{x}}$</w:t>
        </w:r>
      </w:ins>
      <w:ins w:id="1539" w:author="PR Preview" w:date="2026-01-01T00:00:00Z">
        <w:r>
          <w:t xml:space="preserve">.</w:t>
        </w:r>
      </w:ins>
      <w:ins w:id="1540" w:author="PR Preview" w:date="2026-01-01T00:00:00Z">
        <w:r>
          <w:t xml:space="preserve"> </w:t>
        </w:r>
      </w:ins>
      <w:ins w:id="1541" w:author="PR Preview" w:date="2026-01-01T00:00:00Z">
        <w:r>
          <w:t xml:space="preserve">For example,</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t>1</m:t>
                        </m:r>
                        <m:r>
                          <m:rPr>
                            <m:sty m:val="p"/>
                          </m:rPr>
                          <m:t>+</m:t>
                        </m:r>
                        <m:r>
                          <m:t>2</m:t>
                        </m:r>
                        <m:r>
                          <m:rPr>
                            <m:sty m:val="p"/>
                          </m:rPr>
                          <m:t>⋅</m:t>
                        </m:r>
                        <m:r>
                          <m:rPr>
                            <m:sty m:val="p"/>
                          </m:rPr>
                          <m:t>(</m:t>
                        </m:r>
                        <m:r>
                          <m:rPr>
                            <m:sty m:val="p"/>
                          </m:rPr>
                          <m:t>−</m:t>
                        </m:r>
                        <m:r>
                          <m:t>1</m:t>
                        </m:r>
                        <m:r>
                          <m:rPr>
                            <m:sty m:val="p"/>
                          </m:rPr>
                          <m:t>)</m:t>
                        </m:r>
                      </m:e>
                    </m:mr>
                    <m:mr>
                      <m:e>
                        <m:r>
                          <m:t>3</m:t>
                        </m:r>
                        <m:r>
                          <m:rPr>
                            <m:sty m:val="p"/>
                          </m:rPr>
                          <m:t>⋅</m:t>
                        </m:r>
                        <m:r>
                          <m:t>1</m:t>
                        </m:r>
                        <m:r>
                          <m:rPr>
                            <m:sty m:val="p"/>
                          </m:rPr>
                          <m:t>+</m:t>
                        </m:r>
                        <m:r>
                          <m:t>4</m:t>
                        </m:r>
                        <m:r>
                          <m:rPr>
                            <m:sty m:val="p"/>
                          </m:rPr>
                          <m:t>⋅</m:t>
                        </m:r>
                        <m:r>
                          <m:rPr>
                            <m:sty m:val="p"/>
                          </m:rPr>
                          <m:t>(</m:t>
                        </m:r>
                        <m:r>
                          <m:rPr>
                            <m:sty m:val="p"/>
                          </m:rPr>
                          <m:t>−</m:t>
                        </m:r>
                        <m:r>
                          <m:t>1</m:t>
                        </m:r>
                        <m:r>
                          <m:rPr>
                            <m:sty m:val="p"/>
                          </m:rPr>
                          <m:t>)</m:t>
                        </m:r>
                      </m:e>
                    </m:mr>
                  </m:m>
                </m:e>
              </m:d>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e>
          </m:eqArr>
        </m:oMath>
      </m:oMathPara>
    </w:p>
    <w:bookmarkEnd w:id="125"/>
    <w:bookmarkStart w:id="126" w:name="def-linear-system"/>
    <w:p>
      <w:pPr>
        <w:pStyle w:val="FirstParagraph"/>
      </w:pPr>
      <w:ins w:id="1542" w:author="PR Preview" w:date="2026-01-01T00:00:00Z">
        <w:r>
          <w:rPr>
            <w:b/>
            <w:bCs/>
          </w:rPr>
          <w:t xml:space="preserve">Definition 33 (Linear system (system of linear equations))</w:t>
        </w:r>
      </w:ins>
      <w:ins w:id="1543" w:author="PR Preview" w:date="2026-01-01T00:00:00Z">
        <w:r>
          <w:t xml:space="preserve"> </w:t>
        </w:r>
      </w:ins>
      <w:ins w:id="1544" w:author="PR Preview" w:date="2026-01-01T00:00:00Z">
        <w:r>
          <w:t xml:space="preserve">A</w:t>
        </w:r>
      </w:ins>
      <w:ins w:id="1545" w:author="PR Preview" w:date="2026-01-01T00:00:00Z">
        <w:r>
          <w:t xml:space="preserve"> </w:t>
        </w:r>
      </w:ins>
      <w:ins w:id="1546" w:author="PR Preview" w:date="2026-01-01T00:00:00Z">
        <w:r>
          <w:rPr>
            <w:b/>
            <w:bCs/>
          </w:rPr>
          <w:t xml:space="preserve">linear system</w:t>
        </w:r>
      </w:ins>
      <w:ins w:id="1547" w:author="PR Preview" w:date="2026-01-01T00:00:00Z">
        <w:r>
          <w:t xml:space="preserve"> </w:t>
        </w:r>
      </w:ins>
      <w:ins w:id="1548" w:author="PR Preview" w:date="2026-01-01T00:00:00Z">
        <w:r>
          <w:t xml:space="preserve">(or</w:t>
        </w:r>
      </w:ins>
      <w:ins w:id="1549" w:author="PR Preview" w:date="2026-01-01T00:00:00Z">
        <w:r>
          <w:t xml:space="preserve"> </w:t>
        </w:r>
      </w:ins>
      <w:ins w:id="1550" w:author="PR Preview" w:date="2026-01-01T00:00:00Z">
        <w:r>
          <w:rPr>
            <w:b/>
            <w:bCs/>
          </w:rPr>
          <w:t xml:space="preserve">system of linear equations</w:t>
        </w:r>
      </w:ins>
      <w:ins w:id="1551" w:author="PR Preview" w:date="2026-01-01T00:00:00Z">
        <w:r>
          <w:t xml:space="preserve">)</w:t>
        </w:r>
      </w:ins>
      <w:ins w:id="1552" w:author="PR Preview" w:date="2026-01-01T00:00:00Z">
        <w:r>
          <w:t xml:space="preserve"> </w:t>
        </w:r>
      </w:ins>
      <w:ins w:id="1553" w:author="PR Preview" w:date="2026-01-01T00:00:00Z">
        <w:r>
          <w:t xml:space="preserve">with</w:t>
        </w:r>
      </w:ins>
      <w:ins w:id="1554" w:author="PR Preview" w:date="2026-01-01T00:00:00Z">
        <w:r>
          <w:t xml:space="preserve"> </w:t>
        </w:r>
      </w:ins>
      <m:oMath>
        <m:r>
          <m:t>m</m:t>
        </m:r>
      </m:oMath>
      <w:ins w:id="1555" w:author="PR Preview" w:date="2026-01-01T00:00:00Z">
        <w:r>
          <w:t xml:space="preserve"> </w:t>
        </w:r>
      </w:ins>
      <w:ins w:id="1556" w:author="PR Preview" w:date="2026-01-01T00:00:00Z">
        <w:r>
          <w:t xml:space="preserve">equations in</w:t>
        </w:r>
      </w:ins>
      <w:ins w:id="1557" w:author="PR Preview" w:date="2026-01-01T00:00:00Z">
        <w:r>
          <w:t xml:space="preserve"> </w:t>
        </w:r>
      </w:ins>
      <m:oMath>
        <m:r>
          <m:t>n</m:t>
        </m:r>
      </m:oMath>
      <w:ins w:id="1558" w:author="PR Preview" w:date="2026-01-01T00:00:00Z">
        <w:r>
          <w:t xml:space="preserve"> </w:t>
        </w:r>
      </w:ins>
      <w:ins w:id="1559" w:author="PR Preview" w:date="2026-01-01T00:00:00Z">
        <w:r>
          <w:t xml:space="preserve">unknowns is an equation</w:t>
        </w:r>
      </w:ins>
      <w:ins w:id="1560" w:author="PR Preview" w:date="2026-01-01T00:00:00Z">
        <w:r>
          <w:t xml:space="preserve"> </w:t>
        </w:r>
      </w:ins>
      <w:ins w:id="1561" w:author="PR Preview" w:date="2026-01-01T00:00:00Z">
        <w:r>
          <w:t xml:space="preserve">$\mathbf{A} \mathord{\smash[b]{\underset{\raise.3ex\hbox{$\scriptstyle\sim$}}{x}}\vphantom{x}}= \mathord{\smash[b]{\underset{\raise.3ex\hbox{$\scriptstyle\sim$}}{b}}\vphantom{b}}$</w:t>
        </w:r>
      </w:ins>
      <w:ins w:id="1562" w:author="PR Preview" w:date="2026-01-01T00:00:00Z">
        <w:r>
          <w:t xml:space="preserve"> </w:t>
        </w:r>
      </w:ins>
      <w:ins w:id="1563" w:author="PR Preview" w:date="2026-01-01T00:00:00Z">
        <w:r>
          <w:t xml:space="preserve">in which the</w:t>
        </w:r>
      </w:ins>
      <w:ins w:id="1564" w:author="PR Preview" w:date="2026-01-01T00:00:00Z">
        <w:r>
          <w:t xml:space="preserve"> </w:t>
        </w:r>
      </w:ins>
      <m:oMath>
        <m:r>
          <m:t>m</m:t>
        </m:r>
        <m:r>
          <m:rPr>
            <m:sty m:val="p"/>
          </m:rPr>
          <m:t>×</m:t>
        </m:r>
        <m:r>
          <m:t>n</m:t>
        </m:r>
      </m:oMath>
      <w:ins w:id="1565" w:author="PR Preview" w:date="2026-01-01T00:00:00Z">
        <w:r>
          <w:t xml:space="preserve"> </w:t>
        </w:r>
      </w:ins>
      <w:ins w:id="1566" w:author="PR Preview" w:date="2026-01-01T00:00:00Z">
        <w:r>
          <w:t xml:space="preserve">matrix</w:t>
        </w:r>
      </w:ins>
      <w:ins w:id="1567" w:author="PR Preview" w:date="2026-01-01T00:00:00Z">
        <w:r>
          <w:t xml:space="preserve"> </w:t>
        </w:r>
      </w:ins>
      <m:oMath>
        <m:r>
          <m:rPr>
            <m:sty m:val="bi"/>
          </m:rPr>
          <m:t>A</m:t>
        </m:r>
      </m:oMath>
      <w:ins w:id="1568" w:author="PR Preview" w:date="2026-01-01T00:00:00Z">
        <w:r>
          <w:t xml:space="preserve"> </w:t>
        </w:r>
      </w:ins>
      <w:ins w:id="1569" w:author="PR Preview" w:date="2026-01-01T00:00:00Z">
        <w:r>
          <w:t xml:space="preserve">and the vector</w:t>
        </w:r>
      </w:ins>
      <w:ins w:id="1570" w:author="PR Preview" w:date="2026-01-01T00:00:00Z">
        <w:r>
          <w:t xml:space="preserve"> </w:t>
        </w:r>
      </w:ins>
      <w:ins w:id="1571" w:author="PR Preview" w:date="2026-01-01T00:00:00Z">
        <w:r>
          <w:t xml:space="preserve">$\mathord{\smash[b]{\underset{\raise.3ex\hbox{$\scriptstyle\sim$}}{b}}\vphantom{b}} \in \mathbb{R}^m$</w:t>
        </w:r>
      </w:ins>
      <w:ins w:id="1572" w:author="PR Preview" w:date="2026-01-01T00:00:00Z">
        <w:r>
          <w:t xml:space="preserve"> </w:t>
        </w:r>
      </w:ins>
      <w:ins w:id="1573" w:author="PR Preview" w:date="2026-01-01T00:00:00Z">
        <w:r>
          <w:t xml:space="preserve">are given.</w:t>
        </w:r>
      </w:ins>
      <w:ins w:id="1574" w:author="PR Preview" w:date="2026-01-01T00:00:00Z">
        <w:r>
          <w:t xml:space="preserve"> </w:t>
        </w:r>
      </w:ins>
      <w:ins w:id="1575" w:author="PR Preview" w:date="2026-01-01T00:00:00Z">
        <w:r>
          <w:t xml:space="preserve">A</w:t>
        </w:r>
      </w:ins>
      <w:ins w:id="1576" w:author="PR Preview" w:date="2026-01-01T00:00:00Z">
        <w:r>
          <w:t xml:space="preserve"> </w:t>
        </w:r>
      </w:ins>
      <w:ins w:id="1577" w:author="PR Preview" w:date="2026-01-01T00:00:00Z">
        <w:r>
          <w:rPr>
            <w:b/>
            <w:bCs/>
          </w:rPr>
          <w:t xml:space="preserve">solution</w:t>
        </w:r>
      </w:ins>
      <w:ins w:id="1578" w:author="PR Preview" w:date="2026-01-01T00:00:00Z">
        <w:r>
          <w:t xml:space="preserve"> </w:t>
        </w:r>
      </w:ins>
      <w:ins w:id="1579" w:author="PR Preview" w:date="2026-01-01T00:00:00Z">
        <w:r>
          <w:t xml:space="preserve">of the system is a vector</w:t>
        </w:r>
      </w:ins>
      <w:ins w:id="1580" w:author="PR Preview" w:date="2026-01-01T00:00:00Z">
        <w:r>
          <w:t xml:space="preserve"> </w:t>
        </w:r>
      </w:ins>
      <w:ins w:id="1581" w:author="PR Preview" w:date="2026-01-01T00:00:00Z">
        <w:r>
          <w:t xml:space="preserve">$\mathord{\smash[b]{\underset{\raise.3ex\hbox{$\scriptstyle\sim$}}{x}}\vphantom{x}}\in \mathbb{R}^n$</w:t>
        </w:r>
      </w:ins>
      <w:ins w:id="1582" w:author="PR Preview" w:date="2026-01-01T00:00:00Z">
        <w:r>
          <w:t xml:space="preserve"> </w:t>
        </w:r>
      </w:ins>
      <w:ins w:id="1583" w:author="PR Preview" w:date="2026-01-01T00:00:00Z">
        <w:r>
          <w:t xml:space="preserve">for which</w:t>
        </w:r>
      </w:ins>
      <w:ins w:id="1584" w:author="PR Preview" w:date="2026-01-01T00:00:00Z">
        <w:r>
          <w:t xml:space="preserve"> </w:t>
        </w:r>
      </w:ins>
      <w:ins w:id="1585" w:author="PR Preview" w:date="2026-01-01T00:00:00Z">
        <w:r>
          <w:t xml:space="preserve">$\mathbf{A} \mathord{\smash[b]{\underset{\raise.3ex\hbox{$\scriptstyle\sim$}}{x}}\vphantom{x}}= \mathord{\smash[b]{\underset{\raise.3ex\hbox{$\scriptstyle\sim$}}{b}}\vphantom{b}}$</w:t>
        </w:r>
      </w:ins>
      <w:ins w:id="1586" w:author="PR Preview" w:date="2026-01-01T00:00:00Z">
        <w:r>
          <w:t xml:space="preserve"> </w:t>
        </w:r>
      </w:ins>
      <w:ins w:id="1587" w:author="PR Preview" w:date="2026-01-01T00:00:00Z">
        <w:r>
          <w:t xml:space="preserve">holds.</w:t>
        </w:r>
      </w:ins>
    </w:p>
    <w:bookmarkEnd w:id="126"/>
    <w:bookmarkStart w:id="127" w:name="exm-linear-system"/>
    <w:p>
      <w:pPr>
        <w:pStyle w:val="BodyText"/>
      </w:pPr>
      <w:ins w:id="1588" w:author="PR Preview" w:date="2026-01-01T00:00:00Z">
        <w:r>
          <w:rPr>
            <w:b/>
            <w:bCs/>
          </w:rPr>
          <w:t xml:space="preserve">Example 24 (Two equations in two unknowns)</w:t>
        </w:r>
      </w:ins>
      <w:ins w:id="1589" w:author="PR Preview" w:date="2026-01-01T00:00:00Z">
        <w:r>
          <w:t xml:space="preserve"> </w:t>
        </w:r>
      </w:ins>
      <w:ins w:id="1590" w:author="PR Preview" w:date="2026-01-01T00:00:00Z">
        <w:r>
          <w:t xml:space="preserve">By</w:t>
        </w:r>
      </w:ins>
      <w:ins w:id="1591" w:author="PR Preview" w:date="2026-01-01T00:00:00Z">
        <w:r>
          <w:t xml:space="preserve"> </w:t>
        </w:r>
      </w:ins>
      <w:hyperlink w:anchor="def-matvec-mult">
        <w:ins w:id="1592" w:author="PR Preview" w:date="2026-01-01T00:00:00Z">
          <w:r>
            <w:rPr>
              <w:rStyle w:val="Hyperlink"/>
            </w:rPr>
            <w:t xml:space="preserve">Definition 32</w:t>
          </w:r>
        </w:ins>
      </w:hyperlink>
      <w:ins w:id="1593" w:author="PR Preview" w:date="2026-01-01T00:00:00Z">
        <w:r>
          <w:t xml:space="preserve">, row</w:t>
        </w:r>
      </w:ins>
      <w:ins w:id="1594" w:author="PR Preview" w:date="2026-01-01T00:00:00Z">
        <w:r>
          <w:t xml:space="preserve"> </w:t>
        </w:r>
      </w:ins>
      <m:oMath>
        <m:r>
          <m:t>i</m:t>
        </m:r>
      </m:oMath>
      <w:ins w:id="1595" w:author="PR Preview" w:date="2026-01-01T00:00:00Z">
        <w:r>
          <w:t xml:space="preserve"> </w:t>
        </w:r>
      </w:ins>
      <w:ins w:id="1596" w:author="PR Preview" w:date="2026-01-01T00:00:00Z">
        <w:r>
          <w:t xml:space="preserve">of</w:t>
        </w:r>
      </w:ins>
      <w:ins w:id="1597" w:author="PR Preview" w:date="2026-01-01T00:00:00Z">
        <w:r>
          <w:t xml:space="preserve"> </w:t>
        </w:r>
      </w:ins>
      <w:ins w:id="1598" w:author="PR Preview" w:date="2026-01-01T00:00:00Z">
        <w:r>
          <w:t xml:space="preserve">$\mathbf{A} \mathord{\smash[b]{\underset{\raise.3ex\hbox{$\scriptstyle\sim$}}{x}}\vphantom{x}}= \mathord{\smash[b]{\underset{\raise.3ex\hbox{$\scriptstyle\sim$}}{b}}\vphantom{b}}$</w:t>
        </w:r>
      </w:ins>
      <w:ins w:id="1599" w:author="PR Preview" w:date="2026-01-01T00:00:00Z">
        <w:r>
          <w:t xml:space="preserve"> </w:t>
        </w:r>
      </w:ins>
      <w:ins w:id="1600" w:author="PR Preview" w:date="2026-01-01T00:00:00Z">
        <w:r>
          <w:t xml:space="preserve">is the equation</w:t>
        </w:r>
      </w:ins>
      <w:ins w:id="1601" w:author="PR Preview" w:date="2026-01-01T00:00:00Z">
        <w:r>
          <w:t xml:space="preserve"> </w:t>
        </w:r>
      </w:ins>
      <m:oMath>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rPr>
            <m:sty m:val="p"/>
          </m:rPr>
          <m:t>=</m:t>
        </m:r>
        <m:sSub>
          <m:e>
            <m:r>
              <m:t>b</m:t>
            </m:r>
          </m:e>
          <m:sub>
            <m:r>
              <m:t>i</m:t>
            </m:r>
          </m:sub>
        </m:sSub>
      </m:oMath>
      <w:ins w:id="1602" w:author="PR Preview" w:date="2026-01-01T00:00:00Z">
        <w:r>
          <w:t xml:space="preserve">.</w:t>
        </w:r>
      </w:ins>
      <w:ins w:id="1603" w:author="PR Preview" w:date="2026-01-01T00:00:00Z">
        <w:r>
          <w:t xml:space="preserve"> </w:t>
        </w:r>
      </w:ins>
      <w:ins w:id="1604" w:author="PR Preview" w:date="2026-01-01T00:00:00Z">
        <w:r>
          <w:t xml:space="preserve">So the two equations</w:t>
        </w:r>
      </w:ins>
      <w:ins w:id="1605" w:author="PR Preview" w:date="2026-01-01T00:00:00Z">
        <w:r>
          <w:t xml:space="preserve"> </w:t>
        </w:r>
      </w:ins>
      <m:oMath>
        <m:sSub>
          <m:e>
            <m:r>
              <m:t>x</m:t>
            </m:r>
          </m:e>
          <m:sub>
            <m:r>
              <m:t>1</m:t>
            </m:r>
          </m:sub>
        </m:sSub>
        <m:r>
          <m:rPr>
            <m:sty m:val="p"/>
          </m:rPr>
          <m:t>+</m:t>
        </m:r>
        <m:r>
          <m:t>2</m:t>
        </m:r>
        <m:sSub>
          <m:e>
            <m:r>
              <m:t>x</m:t>
            </m:r>
          </m:e>
          <m:sub>
            <m:r>
              <m:t>2</m:t>
            </m:r>
          </m:sub>
        </m:sSub>
        <m:r>
          <m:rPr>
            <m:sty m:val="p"/>
          </m:rPr>
          <m:t>=</m:t>
        </m:r>
        <m:r>
          <m:t>5</m:t>
        </m:r>
      </m:oMath>
      <w:ins w:id="1606" w:author="PR Preview" w:date="2026-01-01T00:00:00Z">
        <w:r>
          <w:t xml:space="preserve"> </w:t>
        </w:r>
      </w:ins>
      <w:ins w:id="1607" w:author="PR Preview" w:date="2026-01-01T00:00:00Z">
        <w:r>
          <w:t xml:space="preserve">and</w:t>
        </w:r>
      </w:ins>
      <w:ins w:id="1608" w:author="PR Preview" w:date="2026-01-01T00:00:00Z">
        <w:r>
          <w:t xml:space="preserve"> </w:t>
        </w:r>
      </w:ins>
      <m:oMath>
        <m:r>
          <m:t>3</m:t>
        </m:r>
        <m:sSub>
          <m:e>
            <m:r>
              <m:t>x</m:t>
            </m:r>
          </m:e>
          <m:sub>
            <m:r>
              <m:t>1</m:t>
            </m:r>
          </m:sub>
        </m:sSub>
        <m:r>
          <m:rPr>
            <m:sty m:val="p"/>
          </m:rPr>
          <m:t>+</m:t>
        </m:r>
        <m:r>
          <m:t>4</m:t>
        </m:r>
        <m:sSub>
          <m:e>
            <m:r>
              <m:t>x</m:t>
            </m:r>
          </m:e>
          <m:sub>
            <m:r>
              <m:t>2</m:t>
            </m:r>
          </m:sub>
        </m:sSub>
        <m:r>
          <m:rPr>
            <m:sty m:val="p"/>
          </m:rPr>
          <m:t>=</m:t>
        </m:r>
        <m:r>
          <m:t>6</m:t>
        </m:r>
      </m:oMath>
      <w:ins w:id="1609" w:author="PR Preview" w:date="2026-01-01T00:00:00Z">
        <w:r>
          <w:t xml:space="preserve"> </w:t>
        </w:r>
      </w:ins>
      <w:ins w:id="1610" w:author="PR Preview" w:date="2026-01-01T00:00:00Z">
        <w:r>
          <w:t xml:space="preserve">form the linear system</w:t>
        </w:r>
      </w:ins>
      <w:ins w:id="1611" w:author="PR Preview" w:date="2026-01-01T00:00:00Z">
        <w:r>
          <w:t xml:space="preserve"> </w:t>
        </w:r>
      </w:ins>
      <w:ins w:id="1612" w:author="PR Preview" w:date="2026-01-01T00:00:00Z">
        <w:r>
          <w:t xml:space="preserve">$\begin{bmatrix} 1 &amp; 2 \\ 3 &amp; 4 \end{bmatrix} \mathord{\smash[b]{\underset{\raise.3ex\hbox{$\scriptstyle\sim$}}{x}}\vphantom{x}}= \begin{bmatrix} 5 \\ 6 \end{bmatrix}$</w:t>
        </w:r>
      </w:ins>
      <w:ins w:id="1613" w:author="PR Preview" w:date="2026-01-01T00:00:00Z">
        <w:r>
          <w:t xml:space="preserve">.</w:t>
        </w:r>
      </w:ins>
      <w:ins w:id="1614" w:author="PR Preview" w:date="2026-01-01T00:00:00Z">
        <w:r>
          <w:t xml:space="preserve"> </w:t>
        </w:r>
      </w:ins>
      <w:ins w:id="1615" w:author="PR Preview" w:date="2026-01-01T00:00:00Z">
        <w:r>
          <w:t xml:space="preserve">The vector</w:t>
        </w:r>
      </w:ins>
      <w:ins w:id="1616" w:author="PR Preview" w:date="2026-01-01T00:00:00Z">
        <w:r>
          <w:t xml:space="preserve"> </w:t>
        </w:r>
      </w:ins>
      <w:ins w:id="1617" w:author="PR Preview" w:date="2026-01-01T00:00:00Z">
        <w:r>
          <w:t xml:space="preserve">$\mathord{\smash[b]{\underset{\raise.3ex\hbox{$\scriptstyle\sim$}}{x}}\vphantom{x}}= (-4, 4.5)$</w:t>
        </w:r>
      </w:ins>
      <w:ins w:id="1618" w:author="PR Preview" w:date="2026-01-01T00:00:00Z">
        <w:r>
          <w:t xml:space="preserve"> </w:t>
        </w:r>
      </w:ins>
      <w:ins w:id="1619" w:author="PR Preview" w:date="2026-01-01T00:00:00Z">
        <w:r>
          <w:t xml:space="preserve">is a solution:</w:t>
        </w:r>
      </w:ins>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rPr>
                            <m:sty m:val="p"/>
                          </m:rPr>
                          <m:t>−</m:t>
                        </m:r>
                        <m:r>
                          <m:t>4</m:t>
                        </m:r>
                      </m:e>
                    </m:mr>
                    <m:mr>
                      <m:e>
                        <m:r>
                          <m:t>4.5</m:t>
                        </m:r>
                      </m:e>
                    </m:mr>
                  </m:m>
                </m:e>
              </m:d>
              <m:r>
                <m:t>&amp;</m:t>
              </m:r>
              <m:r>
                <m:rPr>
                  <m:sty m:val="p"/>
                </m:rPr>
                <m:t>=</m:t>
              </m:r>
              <m:d>
                <m:dPr>
                  <m:begChr m:val="["/>
                  <m:sepChr m:val=""/>
                  <m:endChr m:val="]"/>
                  <m:grow/>
                </m:dPr>
                <m:e>
                  <m:m>
                    <m:mPr>
                      <m:baseJc m:val="center"/>
                      <m:plcHide m:val="on"/>
                      <m:mcs>
                        <m:mc>
                          <m:mcPr>
                            <m:mcJc m:val="center"/>
                            <m:count m:val="1"/>
                          </m:mcPr>
                        </m:mc>
                      </m:mcs>
                    </m:mPr>
                    <m:mr>
                      <m:e>
                        <m:r>
                          <m:t>1</m:t>
                        </m:r>
                        <m:r>
                          <m:rPr>
                            <m:sty m:val="p"/>
                          </m:rPr>
                          <m:t>⋅</m:t>
                        </m:r>
                        <m:r>
                          <m:rPr>
                            <m:sty m:val="p"/>
                          </m:rPr>
                          <m:t>(</m:t>
                        </m:r>
                        <m:r>
                          <m:rPr>
                            <m:sty m:val="p"/>
                          </m:rPr>
                          <m:t>−</m:t>
                        </m:r>
                        <m:r>
                          <m:t>4</m:t>
                        </m:r>
                        <m:r>
                          <m:rPr>
                            <m:sty m:val="p"/>
                          </m:rPr>
                          <m:t>)</m:t>
                        </m:r>
                        <m:r>
                          <m:rPr>
                            <m:sty m:val="p"/>
                          </m:rPr>
                          <m:t>+</m:t>
                        </m:r>
                        <m:r>
                          <m:t>2</m:t>
                        </m:r>
                        <m:r>
                          <m:rPr>
                            <m:sty m:val="p"/>
                          </m:rPr>
                          <m:t>⋅</m:t>
                        </m:r>
                        <m:r>
                          <m:t>4.5</m:t>
                        </m:r>
                      </m:e>
                    </m:mr>
                    <m:mr>
                      <m:e>
                        <m:r>
                          <m:t>3</m:t>
                        </m:r>
                        <m:r>
                          <m:rPr>
                            <m:sty m:val="p"/>
                          </m:rPr>
                          <m:t>⋅</m:t>
                        </m:r>
                        <m:r>
                          <m:rPr>
                            <m:sty m:val="p"/>
                          </m:rPr>
                          <m:t>(</m:t>
                        </m:r>
                        <m:r>
                          <m:rPr>
                            <m:sty m:val="p"/>
                          </m:rPr>
                          <m:t>−</m:t>
                        </m:r>
                        <m:r>
                          <m:t>4</m:t>
                        </m:r>
                        <m:r>
                          <m:rPr>
                            <m:sty m:val="p"/>
                          </m:rPr>
                          <m:t>)</m:t>
                        </m:r>
                        <m:r>
                          <m:rPr>
                            <m:sty m:val="p"/>
                          </m:rPr>
                          <m:t>+</m:t>
                        </m:r>
                        <m:r>
                          <m:t>4</m:t>
                        </m:r>
                        <m:r>
                          <m:rPr>
                            <m:sty m:val="p"/>
                          </m:rPr>
                          <m:t>⋅</m:t>
                        </m:r>
                        <m:r>
                          <m:t>4.5</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4</m:t>
                        </m:r>
                        <m:r>
                          <m:rPr>
                            <m:sty m:val="p"/>
                          </m:rPr>
                          <m:t>+</m:t>
                        </m:r>
                        <m:r>
                          <m:t>9</m:t>
                        </m:r>
                      </m:e>
                    </m:mr>
                    <m:mr>
                      <m:e>
                        <m:r>
                          <m:rPr>
                            <m:sty m:val="p"/>
                          </m:rPr>
                          <m:t>−</m:t>
                        </m:r>
                        <m:r>
                          <m:t>12</m:t>
                        </m:r>
                        <m:r>
                          <m:rPr>
                            <m:sty m:val="p"/>
                          </m:rPr>
                          <m:t>+</m:t>
                        </m:r>
                        <m:r>
                          <m:t>18</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5</m:t>
                        </m:r>
                      </m:e>
                    </m:mr>
                    <m:mr>
                      <m:e>
                        <m:r>
                          <m:t>6</m:t>
                        </m:r>
                      </m:e>
                    </m:mr>
                  </m:m>
                </m:e>
              </m:d>
              <m:r>
                <m:t>&amp;</m:t>
              </m:r>
              <m:r>
                <m:t>&amp;</m:t>
              </m:r>
              <m:r>
                <m:rPr>
                  <m:nor/>
                  <m:sty m:val="p"/>
                </m:rPr>
                <m:t>(add)</m:t>
              </m:r>
            </m:e>
          </m:eqArr>
        </m:oMath>
      </m:oMathPara>
    </w:p>
    <w:p>
      <w:pPr>
        <w:pStyle w:val="FirstParagraph"/>
      </w:pPr>
      <w:r>
        <w:t xml:space="preserve">The vector</w:t>
      </w:r>
      <w:r>
        <w:t xml:space="preserve"> </w:t>
      </w:r>
      <m:oMath>
        <m:r>
          <m:rPr>
            <m:sty m:val="p"/>
          </m:rPr>
          <m:t>(</m:t>
        </m:r>
        <m:r>
          <m:t>1</m:t>
        </m:r>
        <m:r>
          <m:rPr>
            <m:sty m:val="p"/>
          </m:rPr>
          <m:t>,</m:t>
        </m:r>
        <m:r>
          <m:t>2</m:t>
        </m:r>
        <m:r>
          <m:rPr>
            <m:sty m:val="p"/>
          </m:rPr>
          <m:t>)</m:t>
        </m:r>
      </m:oMath>
      <w:r>
        <w:t xml:space="preserve"> </w:t>
      </w:r>
      <w:r>
        <w:t xml:space="preserve">is not a solution:</w:t>
      </w:r>
      <w:r>
        <w:t xml:space="preserve"> </w:t>
      </w:r>
      <w:r>
        <w:t xml:space="preserve">its first equation holds, since</w:t>
      </w:r>
      <w:r>
        <w:t xml:space="preserve"> </w:t>
      </w:r>
      <m:oMath>
        <m:r>
          <m:t>1</m:t>
        </m:r>
        <m:r>
          <m:rPr>
            <m:sty m:val="p"/>
          </m:rPr>
          <m:t>+</m:t>
        </m:r>
        <m:r>
          <m:t>2</m:t>
        </m:r>
        <m:r>
          <m:rPr>
            <m:sty m:val="p"/>
          </m:rPr>
          <m:t>⋅</m:t>
        </m:r>
        <m:r>
          <m:t>2</m:t>
        </m:r>
        <m:r>
          <m:rPr>
            <m:sty m:val="p"/>
          </m:rPr>
          <m:t>=</m:t>
        </m:r>
        <m:r>
          <m:t>5</m:t>
        </m:r>
      </m:oMath>
      <w:r>
        <w:t xml:space="preserve">,</w:t>
      </w:r>
      <w:r>
        <w:t xml:space="preserve"> </w:t>
      </w:r>
      <w:r>
        <w:t xml:space="preserve">but its second gives</w:t>
      </w:r>
      <w:r>
        <w:t xml:space="preserve"> </w:t>
      </w:r>
      <m:oMath>
        <m:r>
          <m:t>3</m:t>
        </m:r>
        <m:r>
          <m:rPr>
            <m:sty m:val="p"/>
          </m:rPr>
          <m:t>⋅</m:t>
        </m:r>
        <m:r>
          <m:t>1</m:t>
        </m:r>
        <m:r>
          <m:rPr>
            <m:sty m:val="p"/>
          </m:rPr>
          <m:t>+</m:t>
        </m:r>
        <m:r>
          <m:t>4</m:t>
        </m:r>
        <m:r>
          <m:rPr>
            <m:sty m:val="p"/>
          </m:rPr>
          <m:t>⋅</m:t>
        </m:r>
        <m:r>
          <m:t>2</m:t>
        </m:r>
        <m:r>
          <m:rPr>
            <m:sty m:val="p"/>
          </m:rPr>
          <m:t>=</m:t>
        </m:r>
        <m:r>
          <m:t>11</m:t>
        </m:r>
        <m:r>
          <m:rPr>
            <m:sty m:val="p"/>
          </m:rPr>
          <m:t>≠</m:t>
        </m:r>
        <m:r>
          <m:t>6</m:t>
        </m:r>
      </m:oMath>
      <w:r>
        <w:t xml:space="preserve">.</w:t>
      </w:r>
    </w:p>
    <w:bookmarkEnd w:id="127"/>
    <w:bookmarkEnd w:id="128"/>
    <w:bookmarkStart w:id="181" w:name="linear-and-affine-maps"/>
    <w:p>
      <w:pPr>
        <w:pStyle w:val="Heading3"/>
      </w:pPr>
      <w:r>
        <w:t xml:space="preserve">2.7 Linear and affine maps</w:t>
      </w:r>
    </w:p>
    <w:bookmarkStart w:id="129" w:name="def-linear-map"/>
    <w:p>
      <w:pPr>
        <w:pStyle w:val="FirstParagraph"/>
      </w:pPr>
      <w:del w:id="1620" w:author="PR Preview" w:date="2026-01-01T00:00:00Z">
        <w:r>
          <w:rPr>
            <w:b/>
            <w:bCs/>
          </w:rPr>
          <w:delText xml:space="preserve">Definition 34 (Linear map (linear transformation, linear function))</w:delText>
        </w:r>
      </w:del>
      <w:del w:id="1621" w:author="PR Preview" w:date="2026-01-01T00:00:00Z">
        <w:r>
          <w:delText xml:space="preserve"> </w:delText>
        </w:r>
      </w:del>
      <w:del w:id="1622" w:author="PR Preview" w:date="2026-01-01T00:00:00Z">
        <w:r>
          <w:delText xml:space="preserve">A</w:delText>
        </w:r>
      </w:del>
      <w:del w:id="1623" w:author="PR Preview" w:date="2026-01-01T00:00:00Z">
        <w:r>
          <w:delText xml:space="preserve"> </w:delText>
        </w:r>
      </w:del>
      <w:hyperlink r:id="rId19">
        <w:del w:id="1624" w:author="PR Preview" w:date="2026-01-01T00:00:00Z">
          <w:r>
            <w:rPr>
              <w:rStyle w:val="Hyperlink"/>
            </w:rPr>
            <w:delText xml:space="preserve">function</w:delText>
          </w:r>
        </w:del>
      </w:hyperlink>
      <w:del w:id="1625"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626" w:author="PR Preview" w:date="2026-01-01T00:00:00Z">
        <w:r>
          <w:delText xml:space="preserve"> </w:delText>
        </w:r>
      </w:del>
      <w:del w:id="1627" w:author="PR Preview" w:date="2026-01-01T00:00:00Z">
        <w:r>
          <w:delText xml:space="preserve">is a</w:delText>
        </w:r>
      </w:del>
      <w:del w:id="1628" w:author="PR Preview" w:date="2026-01-01T00:00:00Z">
        <w:r>
          <w:delText xml:space="preserve"> </w:delText>
        </w:r>
      </w:del>
      <w:del w:id="1629" w:author="PR Preview" w:date="2026-01-01T00:00:00Z">
        <w:r>
          <w:rPr>
            <w:b/>
            <w:bCs/>
          </w:rPr>
          <w:delText xml:space="preserve">linear map</w:delText>
        </w:r>
      </w:del>
      <w:del w:id="1630" w:author="PR Preview" w:date="2026-01-01T00:00:00Z">
        <w:r>
          <w:delText xml:space="preserve"> </w:delText>
        </w:r>
      </w:del>
      <w:del w:id="1631" w:author="PR Preview" w:date="2026-01-01T00:00:00Z">
        <w:r>
          <w:delText xml:space="preserve">(also called a</w:delText>
        </w:r>
      </w:del>
      <w:del w:id="1632" w:author="PR Preview" w:date="2026-01-01T00:00:00Z">
        <w:r>
          <w:delText xml:space="preserve"> </w:delText>
        </w:r>
      </w:del>
      <w:del w:id="1633" w:author="PR Preview" w:date="2026-01-01T00:00:00Z">
        <w:r>
          <w:rPr>
            <w:b/>
            <w:bCs/>
          </w:rPr>
          <w:delText xml:space="preserve">linear transformation</w:delText>
        </w:r>
      </w:del>
      <w:del w:id="1634" w:author="PR Preview" w:date="2026-01-01T00:00:00Z">
        <w:r>
          <w:delText xml:space="preserve"> </w:delText>
        </w:r>
      </w:del>
      <w:del w:id="1635" w:author="PR Preview" w:date="2026-01-01T00:00:00Z">
        <w:r>
          <w:delText xml:space="preserve">or</w:delText>
        </w:r>
      </w:del>
      <w:del w:id="1636" w:author="PR Preview" w:date="2026-01-01T00:00:00Z">
        <w:r>
          <w:delText xml:space="preserve"> </w:delText>
        </w:r>
      </w:del>
      <w:del w:id="1637" w:author="PR Preview" w:date="2026-01-01T00:00:00Z">
        <w:r>
          <w:rPr>
            <w:b/>
            <w:bCs/>
          </w:rPr>
          <w:delText xml:space="preserve">linear function</w:delText>
        </w:r>
      </w:del>
      <w:del w:id="1638" w:author="PR Preview" w:date="2026-01-01T00:00:00Z">
        <w:r>
          <w:delText xml:space="preserve">)</w:delText>
        </w:r>
      </w:del>
      <w:del w:id="1639" w:author="PR Preview" w:date="2026-01-01T00:00:00Z">
        <w:r>
          <w:delText xml:space="preserve"> </w:delText>
        </w:r>
      </w:del>
      <w:del w:id="1640" w:author="PR Preview" w:date="2026-01-01T00:00:00Z">
        <w:r>
          <w:delText xml:space="preserve">if it preserves vector addition and scalar multiplication:</w:delText>
        </w:r>
      </w:del>
      <w:del w:id="1641" w:author="PR Preview" w:date="2026-01-01T00:00:00Z">
        <w:r>
          <w:delText xml:space="preserve"> </w:delText>
        </w:r>
      </w:del>
      <w:del w:id="1642" w:author="PR Preview" w:date="2026-01-01T00:00:00Z">
        <w:r>
          <w:delText xml:space="preserve">for all</w:delText>
        </w:r>
      </w:del>
      <w:del w:id="164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44" w:author="PR Preview" w:date="2026-01-01T00:00:00Z">
        <w:r>
          <w:delText xml:space="preserve"> </w:delText>
        </w:r>
      </w:del>
      <w:del w:id="1645" w:author="PR Preview" w:date="2026-01-01T00:00:00Z">
        <w:r>
          <w:delText xml:space="preserve">and</w:delText>
        </w:r>
      </w:del>
      <w:del w:id="1646" w:author="PR Preview" w:date="2026-01-01T00:00:00Z">
        <w:r>
          <w:delText xml:space="preserve"> </w:delText>
        </w:r>
      </w:del>
      <m:oMath>
        <m:r>
          <m:t>c</m:t>
        </m:r>
        <m:r>
          <m:rPr>
            <m:sty m:val="p"/>
          </m:rPr>
          <m:t>∈</m:t>
        </m:r>
        <m:r>
          <m:rPr>
            <m:scr m:val="double-struck"/>
            <m:sty m:val="p"/>
          </m:rPr>
          <m:t>R</m:t>
        </m:r>
      </m:oMath>
      <w:del w:id="1647" w:author="PR Preview" w:date="2026-01-01T00:00:00Z">
        <w:r>
          <w:delText xml:space="preserve">,</w:delText>
        </w:r>
      </w:del>
    </w:p>
    <w:p>
      <w:pPr>
        <w:pStyle w:val="Compact"/>
        <w:numPr>
          <w:ilvl w:val="0"/>
          <w:numId w:val="1010"/>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oMath>
      <w:del w:id="1648" w:author="PR Preview" w:date="2026-01-01T00:00:00Z">
        <w:r>
          <w:delText xml:space="preserve"> </w:delText>
        </w:r>
      </w:del>
      <w:del w:id="1649" w:author="PR Preview" w:date="2026-01-01T00:00:00Z">
        <w:r>
          <w:delText xml:space="preserve">(</w:delText>
        </w:r>
      </w:del>
      <w:del w:id="1650" w:author="PR Preview" w:date="2026-01-01T00:00:00Z">
        <w:r>
          <w:rPr>
            <w:i/>
            <w:iCs/>
          </w:rPr>
          <w:delText xml:space="preserve">additivity</w:delText>
        </w:r>
      </w:del>
      <w:del w:id="1651" w:author="PR Preview" w:date="2026-01-01T00:00:00Z">
        <w:r>
          <w:delText xml:space="preserve">)</w:delText>
        </w:r>
      </w:del>
    </w:p>
    <w:p>
      <w:pPr>
        <w:pStyle w:val="Compact"/>
        <w:numPr>
          <w:ilvl w:val="0"/>
          <w:numId w:val="1010"/>
        </w:numPr>
      </w:pPr>
      <m:oMath>
        <m:r>
          <m:t>f</m:t>
        </m:r>
        <m:r>
          <m:rPr>
            <m:sty m:val="p"/>
          </m:rPr>
          <m:t>(</m:t>
        </m:r>
        <m:r>
          <m:t>c</m:t>
        </m:r>
        <m:limLow>
          <m:e>
            <m:r>
              <m:t>x</m:t>
            </m:r>
          </m:e>
          <m:lim>
            <m:r>
              <m:rPr>
                <m:sty m:val="p"/>
              </m:rPr>
              <m:t>∼</m:t>
            </m:r>
          </m:lim>
        </m:limLow>
        <m:r>
          <m:rPr>
            <m:sty m:val="p"/>
          </m:rPr>
          <m:t>)</m:t>
        </m:r>
        <m:r>
          <m:rPr>
            <m:sty m:val="p"/>
          </m:rPr>
          <m:t>=</m:t>
        </m:r>
        <m:r>
          <m:t>c</m:t>
        </m:r>
        <m:r>
          <m:t>f</m:t>
        </m:r>
        <m:r>
          <m:rPr>
            <m:sty m:val="p"/>
          </m:rPr>
          <m:t>(</m:t>
        </m:r>
        <m:limLow>
          <m:e>
            <m:r>
              <m:t>x</m:t>
            </m:r>
          </m:e>
          <m:lim>
            <m:r>
              <m:rPr>
                <m:sty m:val="p"/>
              </m:rPr>
              <m:t>∼</m:t>
            </m:r>
          </m:lim>
        </m:limLow>
        <m:r>
          <m:rPr>
            <m:sty m:val="p"/>
          </m:rPr>
          <m:t>)</m:t>
        </m:r>
      </m:oMath>
      <w:del w:id="1652" w:author="PR Preview" w:date="2026-01-01T00:00:00Z">
        <w:r>
          <w:delText xml:space="preserve"> </w:delText>
        </w:r>
      </w:del>
      <w:del w:id="1653" w:author="PR Preview" w:date="2026-01-01T00:00:00Z">
        <w:r>
          <w:delText xml:space="preserve">(</w:delText>
        </w:r>
      </w:del>
      <w:del w:id="1654" w:author="PR Preview" w:date="2026-01-01T00:00:00Z">
        <w:r>
          <w:rPr>
            <w:i/>
            <w:iCs/>
          </w:rPr>
          <w:delText xml:space="preserve">homogeneity</w:delText>
        </w:r>
      </w:del>
      <w:del w:id="1655" w:author="PR Preview" w:date="2026-01-01T00:00:00Z">
        <w:r>
          <w:delText xml:space="preserve">)</w:delText>
        </w:r>
      </w:del>
    </w:p>
    <w:p>
      <w:pPr>
        <w:pStyle w:val="FirstParagraph"/>
      </w:pPr>
      <w:ins w:id="1656" w:author="PR Preview" w:date="2026-01-01T00:00:00Z">
        <w:r>
          <w:rPr>
            <w:b/>
            <w:bCs/>
          </w:rPr>
          <w:t xml:space="preserve">Definition 34 (Linear map (linear transformation, linear function))</w:t>
        </w:r>
      </w:ins>
      <w:ins w:id="1657" w:author="PR Preview" w:date="2026-01-01T00:00:00Z">
        <w:r>
          <w:t xml:space="preserve"> </w:t>
        </w:r>
      </w:ins>
      <w:ins w:id="1658" w:author="PR Preview" w:date="2026-01-01T00:00:00Z">
        <w:r>
          <w:t xml:space="preserve">A</w:t>
        </w:r>
      </w:ins>
      <w:ins w:id="1659" w:author="PR Preview" w:date="2026-01-01T00:00:00Z">
        <w:r>
          <w:t xml:space="preserve"> </w:t>
        </w:r>
      </w:ins>
      <w:hyperlink r:id="rId19">
        <w:ins w:id="1660" w:author="PR Preview" w:date="2026-01-01T00:00:00Z">
          <w:r>
            <w:rPr>
              <w:rStyle w:val="Hyperlink"/>
            </w:rPr>
            <w:t xml:space="preserve">function</w:t>
          </w:r>
        </w:ins>
      </w:hyperlink>
      <w:ins w:id="1661"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662" w:author="PR Preview" w:date="2026-01-01T00:00:00Z">
        <w:r>
          <w:t xml:space="preserve"> </w:t>
        </w:r>
      </w:ins>
      <w:ins w:id="1663" w:author="PR Preview" w:date="2026-01-01T00:00:00Z">
        <w:r>
          <w:t xml:space="preserve">is a</w:t>
        </w:r>
      </w:ins>
      <w:ins w:id="1664" w:author="PR Preview" w:date="2026-01-01T00:00:00Z">
        <w:r>
          <w:t xml:space="preserve"> </w:t>
        </w:r>
      </w:ins>
      <w:ins w:id="1665" w:author="PR Preview" w:date="2026-01-01T00:00:00Z">
        <w:r>
          <w:rPr>
            <w:b/>
            <w:bCs/>
          </w:rPr>
          <w:t xml:space="preserve">linear map</w:t>
        </w:r>
      </w:ins>
      <w:ins w:id="1666" w:author="PR Preview" w:date="2026-01-01T00:00:00Z">
        <w:r>
          <w:t xml:space="preserve"> </w:t>
        </w:r>
      </w:ins>
      <w:ins w:id="1667" w:author="PR Preview" w:date="2026-01-01T00:00:00Z">
        <w:r>
          <w:t xml:space="preserve">(also called a</w:t>
        </w:r>
      </w:ins>
      <w:ins w:id="1668" w:author="PR Preview" w:date="2026-01-01T00:00:00Z">
        <w:r>
          <w:t xml:space="preserve"> </w:t>
        </w:r>
      </w:ins>
      <w:ins w:id="1669" w:author="PR Preview" w:date="2026-01-01T00:00:00Z">
        <w:r>
          <w:rPr>
            <w:b/>
            <w:bCs/>
          </w:rPr>
          <w:t xml:space="preserve">linear transformation</w:t>
        </w:r>
      </w:ins>
      <w:ins w:id="1670" w:author="PR Preview" w:date="2026-01-01T00:00:00Z">
        <w:r>
          <w:t xml:space="preserve"> </w:t>
        </w:r>
      </w:ins>
      <w:ins w:id="1671" w:author="PR Preview" w:date="2026-01-01T00:00:00Z">
        <w:r>
          <w:t xml:space="preserve">or</w:t>
        </w:r>
      </w:ins>
      <w:ins w:id="1672" w:author="PR Preview" w:date="2026-01-01T00:00:00Z">
        <w:r>
          <w:t xml:space="preserve"> </w:t>
        </w:r>
      </w:ins>
      <w:ins w:id="1673" w:author="PR Preview" w:date="2026-01-01T00:00:00Z">
        <w:r>
          <w:rPr>
            <w:b/>
            <w:bCs/>
          </w:rPr>
          <w:t xml:space="preserve">linear function</w:t>
        </w:r>
      </w:ins>
      <w:ins w:id="1674" w:author="PR Preview" w:date="2026-01-01T00:00:00Z">
        <w:r>
          <w:t xml:space="preserve">)</w:t>
        </w:r>
      </w:ins>
      <w:ins w:id="1675" w:author="PR Preview" w:date="2026-01-01T00:00:00Z">
        <w:r>
          <w:t xml:space="preserve"> </w:t>
        </w:r>
      </w:ins>
      <w:ins w:id="1676" w:author="PR Preview" w:date="2026-01-01T00:00:00Z">
        <w:r>
          <w:t xml:space="preserve">if it preserves vector addition and scalar multiplication:</w:t>
        </w:r>
      </w:ins>
      <w:ins w:id="1677" w:author="PR Preview" w:date="2026-01-01T00:00:00Z">
        <w:r>
          <w:t xml:space="preserve"> </w:t>
        </w:r>
      </w:ins>
      <w:ins w:id="1678" w:author="PR Preview" w:date="2026-01-01T00:00:00Z">
        <w:r>
          <w:t xml:space="preserve">for all</w:t>
        </w:r>
      </w:ins>
      <w:ins w:id="1679" w:author="PR Preview" w:date="2026-01-01T00:00:00Z">
        <w:r>
          <w:t xml:space="preserve"> </w:t>
        </w:r>
      </w:ins>
      <w:ins w:id="1680" w:author="PR Preview" w:date="2026-01-01T00:00:00Z">
        <w:r>
          <w:t xml:space="preserve">$\mathord{\smash[b]{\underset{\raise.3ex\hbox{$\scriptstyle\sim$}}{x}}\vphantom{x}}, \mathord{\smash[b]{\underset{\raise.3ex\hbox{$\scriptstyle\sim$}}{y}}\vphantom{y}}\in \mathbb{R}^p$</w:t>
        </w:r>
      </w:ins>
      <w:ins w:id="1681" w:author="PR Preview" w:date="2026-01-01T00:00:00Z">
        <w:r>
          <w:t xml:space="preserve"> </w:t>
        </w:r>
      </w:ins>
      <w:ins w:id="1682" w:author="PR Preview" w:date="2026-01-01T00:00:00Z">
        <w:r>
          <w:t xml:space="preserve">and</w:t>
        </w:r>
      </w:ins>
      <w:ins w:id="1683" w:author="PR Preview" w:date="2026-01-01T00:00:00Z">
        <w:r>
          <w:t xml:space="preserve"> </w:t>
        </w:r>
      </w:ins>
      <m:oMath>
        <m:r>
          <m:t>c</m:t>
        </m:r>
        <m:r>
          <m:rPr>
            <m:sty m:val="p"/>
          </m:rPr>
          <m:t>∈</m:t>
        </m:r>
        <m:r>
          <m:rPr>
            <m:scr m:val="double-struck"/>
            <m:sty m:val="p"/>
          </m:rPr>
          <m:t>R</m:t>
        </m:r>
      </m:oMath>
      <w:ins w:id="1684" w:author="PR Preview" w:date="2026-01-01T00:00:00Z">
        <w:r>
          <w:t xml:space="preserve">,</w:t>
        </w:r>
      </w:ins>
    </w:p>
    <w:p>
      <w:pPr>
        <w:pStyle w:val="Compact"/>
        <w:numPr>
          <w:ilvl w:val="0"/>
          <w:numId w:val="1010"/>
        </w:numPr>
      </w:pPr>
      <w:ins w:id="1685" w:author="PR Preview" w:date="2026-01-01T00:00:00Z">
        <w:r>
          <w:t xml:space="preserve">$f(\mathord{\smash[b]{\underset{\raise.3ex\hbox{$\scriptstyle\sim$}}{x}}\vphantom{x}}+ \mathord{\smash[b]{\underset{\raise.3ex\hbox{$\scriptstyle\sim$}}{y}}\vphantom{y}}) = f(\mathord{\smash[b]{\underset{\raise.3ex\hbox{$\scriptstyle\sim$}}{x}}\vphantom{x}}) + f(\mathord{\smash[b]{\underset{\raise.3ex\hbox{$\scriptstyle\sim$}}{y}}\vphantom{y}})$</w:t>
        </w:r>
      </w:ins>
      <w:ins w:id="1686" w:author="PR Preview" w:date="2026-01-01T00:00:00Z">
        <w:r>
          <w:t xml:space="preserve"> </w:t>
        </w:r>
      </w:ins>
      <w:ins w:id="1687" w:author="PR Preview" w:date="2026-01-01T00:00:00Z">
        <w:r>
          <w:t xml:space="preserve">(</w:t>
        </w:r>
      </w:ins>
      <w:ins w:id="1688" w:author="PR Preview" w:date="2026-01-01T00:00:00Z">
        <w:r>
          <w:rPr>
            <w:i/>
            <w:iCs/>
          </w:rPr>
          <w:t xml:space="preserve">additivity</w:t>
        </w:r>
      </w:ins>
      <w:ins w:id="1689" w:author="PR Preview" w:date="2026-01-01T00:00:00Z">
        <w:r>
          <w:t xml:space="preserve">)</w:t>
        </w:r>
      </w:ins>
    </w:p>
    <w:p>
      <w:pPr>
        <w:pStyle w:val="Compact"/>
        <w:numPr>
          <w:ilvl w:val="0"/>
          <w:numId w:val="1010"/>
        </w:numPr>
      </w:pPr>
      <w:ins w:id="1690" w:author="PR Preview" w:date="2026-01-01T00:00:00Z">
        <w:r>
          <w:t xml:space="preserve">$f(c\mathord{\smash[b]{\underset{\raise.3ex\hbox{$\scriptstyle\sim$}}{x}}\vphantom{x}}) = c f(\mathord{\smash[b]{\underset{\raise.3ex\hbox{$\scriptstyle\sim$}}{x}}\vphantom{x}})$</w:t>
        </w:r>
      </w:ins>
      <w:ins w:id="1691" w:author="PR Preview" w:date="2026-01-01T00:00:00Z">
        <w:r>
          <w:t xml:space="preserve"> </w:t>
        </w:r>
      </w:ins>
      <w:ins w:id="1692" w:author="PR Preview" w:date="2026-01-01T00:00:00Z">
        <w:r>
          <w:t xml:space="preserve">(</w:t>
        </w:r>
      </w:ins>
      <w:ins w:id="1693" w:author="PR Preview" w:date="2026-01-01T00:00:00Z">
        <w:r>
          <w:rPr>
            <w:i/>
            <w:iCs/>
          </w:rPr>
          <w:t xml:space="preserve">homogeneity</w:t>
        </w:r>
      </w:ins>
      <w:ins w:id="1694" w:author="PR Preview" w:date="2026-01-01T00:00:00Z">
        <w:r>
          <w:t xml:space="preserve">)</w:t>
        </w:r>
      </w:ins>
    </w:p>
    <w:bookmarkEnd w:id="129"/>
    <w:bookmarkStart w:id="130" w:name="exm-linear-map"/>
    <w:p>
      <w:pPr>
        <w:pStyle w:val="FirstParagraph"/>
      </w:pPr>
      <w:r>
        <w:rPr>
          <w:b/>
          <w:bCs/>
        </w:rPr>
        <w:t xml:space="preserve">Example 25 (A linear map, and two functions that are not)</w:t>
      </w:r>
      <w:r>
        <w:t xml:space="preserve"> </w:t>
      </w:r>
      <w:r>
        <w:t xml:space="preserve"> </w:t>
      </w:r>
    </w:p>
    <w:p>
      <w:pPr>
        <w:numPr>
          <w:ilvl w:val="0"/>
          <w:numId w:val="1011"/>
        </w:numPr>
      </w:pPr>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1695" w:author="PR Preview" w:date="2026-01-01T00:00:00Z">
        <w:r>
          <w:delText xml:space="preserve"> </w:delText>
        </w:r>
      </w:del>
      <w:del w:id="1696" w:author="PR Preview" w:date="2026-01-01T00:00:00Z">
        <w:r>
          <w:delText xml:space="preserve">on</w:delText>
        </w:r>
      </w:del>
      <w:del w:id="1697" w:author="PR Preview" w:date="2026-01-01T00:00:00Z">
        <w:r>
          <w:delText xml:space="preserve"> </w:delText>
        </w:r>
      </w:del>
      <m:oMath>
        <m:sSup>
          <m:e>
            <m:r>
              <m:rPr>
                <m:scr m:val="double-struck"/>
                <m:sty m:val="p"/>
              </m:rPr>
              <m:t>R</m:t>
            </m:r>
          </m:e>
          <m:sup>
            <m:r>
              <m:t>2</m:t>
            </m:r>
          </m:sup>
        </m:sSup>
      </m:oMath>
      <w:del w:id="1698" w:author="PR Preview" w:date="2026-01-01T00:00:00Z">
        <w:r>
          <w:delText xml:space="preserve"> </w:delText>
        </w:r>
      </w:del>
      <w:del w:id="1699" w:author="PR Preview" w:date="2026-01-01T00:00:00Z">
        <w:r>
          <w:delText xml:space="preserve">is linear. For</w:delText>
        </w:r>
      </w:del>
      <w:del w:id="170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2</m:t>
            </m:r>
          </m:sup>
        </m:sSup>
      </m:oMath>
      <w:del w:id="1701" w:author="PR Preview" w:date="2026-01-01T00:00:00Z">
        <w:r>
          <w:delText xml:space="preserve"> </w:delText>
        </w:r>
      </w:del>
      <w:del w:id="1702" w:author="PR Preview" w:date="2026-01-01T00:00:00Z">
        <w:r>
          <w:delText xml:space="preserve">and</w:delText>
        </w:r>
      </w:del>
      <w:del w:id="1703" w:author="PR Preview" w:date="2026-01-01T00:00:00Z">
        <w:r>
          <w:delText xml:space="preserve"> </w:delText>
        </w:r>
      </w:del>
      <m:oMath>
        <m:r>
          <m:t>c</m:t>
        </m:r>
        <m:r>
          <m:rPr>
            <m:sty m:val="p"/>
          </m:rPr>
          <m:t>∈</m:t>
        </m:r>
        <m:r>
          <m:rPr>
            <m:scr m:val="double-struck"/>
            <m:sty m:val="p"/>
          </m:rPr>
          <m:t>R</m:t>
        </m:r>
      </m:oMath>
      <w:del w:id="1704"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t>2</m:t>
              </m:r>
              <m:r>
                <m:rPr>
                  <m:sty m:val="p"/>
                </m:rPr>
                <m:t>(</m:t>
              </m:r>
              <m:sSub>
                <m:e>
                  <m:r>
                    <m:t>x</m:t>
                  </m:r>
                </m:e>
                <m:sub>
                  <m:r>
                    <m:t>1</m:t>
                  </m:r>
                </m:sub>
              </m:sSub>
              <m:r>
                <m:rPr>
                  <m:sty m:val="p"/>
                </m:rPr>
                <m:t>+</m:t>
              </m:r>
              <m:sSub>
                <m:e>
                  <m:r>
                    <m:t>y</m:t>
                  </m:r>
                </m:e>
                <m:sub>
                  <m:r>
                    <m:t>1</m:t>
                  </m:r>
                </m:sub>
              </m:sSub>
              <m:r>
                <m:rPr>
                  <m:sty m:val="p"/>
                </m:rPr>
                <m:t>)</m:t>
              </m:r>
              <m:r>
                <m:rPr>
                  <m:sty m:val="p"/>
                </m:rPr>
                <m:t>,</m:t>
              </m:r>
              <m:r>
                <m:t> </m:t>
              </m:r>
              <m:r>
                <m:rPr>
                  <m:sty m:val="p"/>
                </m:rPr>
                <m:t>(</m:t>
              </m:r>
              <m:sSub>
                <m:e>
                  <m:r>
                    <m:t>x</m:t>
                  </m:r>
                </m:e>
                <m:sub>
                  <m:r>
                    <m:t>1</m:t>
                  </m:r>
                </m:sub>
              </m:sSub>
              <m:r>
                <m:rPr>
                  <m:sty m:val="p"/>
                </m:rPr>
                <m:t>+</m:t>
              </m:r>
              <m:sSub>
                <m:e>
                  <m:r>
                    <m:t>y</m:t>
                  </m:r>
                </m:e>
                <m:sub>
                  <m:r>
                    <m:t>1</m:t>
                  </m:r>
                </m:sub>
              </m:sSub>
              <m:r>
                <m:rPr>
                  <m:sty m:val="p"/>
                </m:rPr>
                <m:t>)</m:t>
              </m:r>
              <m:r>
                <m:rPr>
                  <m:sty m:val="p"/>
                </m:rPr>
                <m:t>+</m:t>
              </m:r>
              <m:r>
                <m:rPr>
                  <m:sty m:val="p"/>
                </m:rPr>
                <m:t>(</m:t>
              </m:r>
              <m:sSub>
                <m:e>
                  <m:r>
                    <m:t>x</m:t>
                  </m:r>
                </m:e>
                <m:sub>
                  <m:r>
                    <m:t>2</m:t>
                  </m:r>
                </m:sub>
              </m:sSub>
              <m:r>
                <m:rPr>
                  <m:sty m:val="p"/>
                </m:rPr>
                <m:t>+</m:t>
              </m:r>
              <m:sSub>
                <m:e>
                  <m:r>
                    <m:t>y</m:t>
                  </m:r>
                </m:e>
                <m:sub>
                  <m:r>
                    <m:t>2</m:t>
                  </m:r>
                </m:sub>
              </m:sSub>
              <m:r>
                <m:rPr>
                  <m:sty m:val="p"/>
                </m:rPr>
                <m:t>)</m:t>
              </m:r>
              <m:r>
                <m:rPr>
                  <m:sty m:val="p"/>
                </m:rPr>
                <m:t>)</m:t>
              </m:r>
            </m:e>
            <m:e>
              <m:r>
                <m:t>&amp;</m:t>
              </m:r>
              <m:r>
                <m:rPr>
                  <m:sty m:val="p"/>
                </m:rPr>
                <m:t>=</m:t>
              </m:r>
              <m:r>
                <m:t>f</m:t>
              </m:r>
              <m:r>
                <m:rPr>
                  <m:sty m:val="p"/>
                </m:rPr>
                <m:t>(</m:t>
              </m:r>
              <m:limLow>
                <m:e>
                  <m:r>
                    <m:t>x</m:t>
                  </m:r>
                </m:e>
                <m:lim>
                  <m:r>
                    <m:rPr>
                      <m:sty m:val="p"/>
                    </m:rPr>
                    <m:t>∼</m:t>
                  </m:r>
                </m:lim>
              </m:limLow>
              <m:r>
                <m:rPr>
                  <m:sty m:val="p"/>
                </m:rPr>
                <m:t>)</m:t>
              </m:r>
              <m:r>
                <m:rPr>
                  <m:sty m:val="p"/>
                </m:rPr>
                <m:t>+</m:t>
              </m:r>
              <m:r>
                <m:t>f</m:t>
              </m:r>
              <m:r>
                <m:rPr>
                  <m:sty m:val="p"/>
                </m:rPr>
                <m:t>(</m:t>
              </m:r>
              <m:limLow>
                <m:e>
                  <m:r>
                    <m:t>y</m:t>
                  </m:r>
                </m:e>
                <m:lim>
                  <m:r>
                    <m:rPr>
                      <m:sty m:val="p"/>
                    </m:rPr>
                    <m:t>∼</m:t>
                  </m:r>
                </m:lim>
              </m:limLow>
              <m:r>
                <m:rPr>
                  <m:sty m:val="p"/>
                </m:rPr>
                <m:t>)</m:t>
              </m:r>
            </m:e>
          </m:eqArr>
        </m:oMath>
      </m:oMathPara>
    </w:p>
    <w:p>
      <w:pPr>
        <w:numPr>
          <w:ilvl w:val="0"/>
          <w:numId w:val="1011"/>
        </w:numPr>
      </w:pPr>
      <w:ins w:id="1705" w:author="PR Preview" w:date="2026-01-01T00:00:00Z">
        <w:r>
          <w:t xml:space="preserve">$f(\mathord{\smash[b]{\underset{\raise.3ex\hbox{$\scriptstyle\sim$}}{x}}\vphantom{x}}) = (2 x_1,\ x_1 + x_2)$</w:t>
        </w:r>
      </w:ins>
      <w:ins w:id="1706" w:author="PR Preview" w:date="2026-01-01T00:00:00Z">
        <w:r>
          <w:t xml:space="preserve"> </w:t>
        </w:r>
      </w:ins>
      <w:ins w:id="1707" w:author="PR Preview" w:date="2026-01-01T00:00:00Z">
        <w:r>
          <w:t xml:space="preserve">on</w:t>
        </w:r>
      </w:ins>
      <w:ins w:id="1708" w:author="PR Preview" w:date="2026-01-01T00:00:00Z">
        <w:r>
          <w:t xml:space="preserve"> </w:t>
        </w:r>
      </w:ins>
      <m:oMath>
        <m:sSup>
          <m:e>
            <m:r>
              <m:rPr>
                <m:scr m:val="double-struck"/>
                <m:sty m:val="p"/>
              </m:rPr>
              <m:t>R</m:t>
            </m:r>
          </m:e>
          <m:sup>
            <m:r>
              <m:t>2</m:t>
            </m:r>
          </m:sup>
        </m:sSup>
      </m:oMath>
      <w:ins w:id="1709" w:author="PR Preview" w:date="2026-01-01T00:00:00Z">
        <w:r>
          <w:t xml:space="preserve"> </w:t>
        </w:r>
      </w:ins>
      <w:ins w:id="1710" w:author="PR Preview" w:date="2026-01-01T00:00:00Z">
        <w:r>
          <w:t xml:space="preserve">is linear. For</w:t>
        </w:r>
      </w:ins>
      <w:ins w:id="1711" w:author="PR Preview" w:date="2026-01-01T00:00:00Z">
        <w:r>
          <w:t xml:space="preserve"> </w:t>
        </w:r>
      </w:ins>
      <w:ins w:id="1712" w:author="PR Preview" w:date="2026-01-01T00:00:00Z">
        <w:r>
          <w:t xml:space="preserve">$\mathord{\smash[b]{\underset{\raise.3ex\hbox{$\scriptstyle\sim$}}{x}}\vphantom{x}}, \mathord{\smash[b]{\underset{\raise.3ex\hbox{$\scriptstyle\sim$}}{y}}\vphantom{y}}\in \mathbb{R}^2$</w:t>
        </w:r>
      </w:ins>
      <w:ins w:id="1713" w:author="PR Preview" w:date="2026-01-01T00:00:00Z">
        <w:r>
          <w:t xml:space="preserve"> </w:t>
        </w:r>
      </w:ins>
      <w:ins w:id="1714" w:author="PR Preview" w:date="2026-01-01T00:00:00Z">
        <w:r>
          <w:t xml:space="preserve">and</w:t>
        </w:r>
      </w:ins>
      <w:ins w:id="1715" w:author="PR Preview" w:date="2026-01-01T00:00:00Z">
        <w:r>
          <w:t xml:space="preserve"> </w:t>
        </w:r>
      </w:ins>
      <m:oMath>
        <m:r>
          <m:t>c</m:t>
        </m:r>
        <m:r>
          <m:rPr>
            <m:sty m:val="p"/>
          </m:rPr>
          <m:t>∈</m:t>
        </m:r>
        <m:r>
          <m:rPr>
            <m:scr m:val="double-struck"/>
            <m:sty m:val="p"/>
          </m:rPr>
          <m:t>R</m:t>
        </m:r>
      </m:oMath>
      <w:ins w:id="1716" w:author="PR Preview" w:date="2026-01-01T00:00:00Z">
        <w:r>
          <w:t xml:space="preserve">:</w:t>
        </w:r>
      </w:ins>
    </w:p>
    <w:p>
      <w:pPr>
        <w:pStyle w:val="BodyText"/>
      </w:pPr>
      <w:ins w:id="1717" w:author="PR Preview" w:date="2026-01-01T00:00:00Z">
        <w:r>
          <w:t xml:space="preserve">$$
    \begin{aligned}
    f(\mathord{\smash[b]{\underset{\raise.3ex\hbox{$\scriptstyle\sim$}}{x}}\vphantom{x}}+ \mathord{\smash[b]{\underset{\raise.3ex\hbox{$\scriptstyle\sim$}}{y}}\vphantom{y}}) &amp;= (2 (x_1 + y_1),\ (x_1 + y_1) + (x_2 + y_2)) \\
    &amp;= f(\mathord{\smash[b]{\underset{\raise.3ex\hbox{$\scriptstyle\sim$}}{x}}\vphantom{x}}) + f(\mathord{\smash[b]{\underset{\raise.3ex\hbox{$\scriptstyle\sim$}}{y}}\vphantom{y}})
    \end{aligned}
    $$</w:t>
        </w:r>
      </w:ins>
    </w:p>
    <w:p>
      <w:pPr>
        <w:numPr>
          <w:ilvl w:val="0"/>
          <w:numId w:val="1000"/>
        </w:numPr>
      </w:pPr>
      <w:r>
        <w:t xml:space="preserve">and</w:t>
      </w:r>
    </w:p>
    <w:p>
      <w:pPr>
        <w:pStyle w:val="BodyText"/>
      </w:pPr>
      <m:oMathPara>
        <m:oMathParaPr>
          <m:jc m:val="center"/>
        </m:oMathParaPr>
        <m:oMath>
          <m:eqArr>
            <m:e>
              <m:r>
                <m:t>f</m:t>
              </m:r>
              <m:r>
                <m:rPr>
                  <m:sty m:val="p"/>
                </m:rPr>
                <m:t>(</m:t>
              </m:r>
              <m:r>
                <m:t>c</m:t>
              </m:r>
              <m:limLow>
                <m:e>
                  <m:r>
                    <m:t>x</m:t>
                  </m:r>
                </m:e>
                <m:lim>
                  <m:r>
                    <m:rPr>
                      <m:sty m:val="p"/>
                    </m:rPr>
                    <m:t>∼</m:t>
                  </m:r>
                </m:lim>
              </m:limLow>
              <m:r>
                <m:rPr>
                  <m:sty m:val="p"/>
                </m:rPr>
                <m:t>)</m:t>
              </m:r>
              <m:r>
                <m:t>&amp;</m:t>
              </m:r>
              <m:r>
                <m:rPr>
                  <m:sty m:val="p"/>
                </m:rPr>
                <m:t>=</m:t>
              </m:r>
              <m:r>
                <m:rPr>
                  <m:sty m:val="p"/>
                </m:rPr>
                <m:t>(</m:t>
              </m:r>
              <m:r>
                <m:t>2</m:t>
              </m:r>
              <m:r>
                <m:t>c</m:t>
              </m:r>
              <m:sSub>
                <m:e>
                  <m:r>
                    <m:t>x</m:t>
                  </m:r>
                </m:e>
                <m:sub>
                  <m:r>
                    <m:t>1</m:t>
                  </m:r>
                </m:sub>
              </m:sSub>
              <m:r>
                <m:rPr>
                  <m:sty m:val="p"/>
                </m:rPr>
                <m:t>,</m:t>
              </m:r>
              <m:r>
                <m:t> </m:t>
              </m:r>
              <m:r>
                <m:t>c</m:t>
              </m:r>
              <m:sSub>
                <m:e>
                  <m:r>
                    <m:t>x</m:t>
                  </m:r>
                </m:e>
                <m:sub>
                  <m:r>
                    <m:t>1</m:t>
                  </m:r>
                </m:sub>
              </m:sSub>
              <m:r>
                <m:rPr>
                  <m:sty m:val="p"/>
                </m:rPr>
                <m:t>+</m:t>
              </m:r>
              <m:r>
                <m:t>c</m:t>
              </m:r>
              <m:sSub>
                <m:e>
                  <m:r>
                    <m:t>x</m:t>
                  </m:r>
                </m:e>
                <m:sub>
                  <m:r>
                    <m:t>2</m:t>
                  </m:r>
                </m:sub>
              </m:sSub>
              <m:r>
                <m:rPr>
                  <m:sty m:val="p"/>
                </m:rPr>
                <m:t>)</m:t>
              </m:r>
            </m:e>
            <m:e>
              <m:r>
                <m:t>&amp;</m:t>
              </m:r>
              <m:r>
                <m:rPr>
                  <m:sty m:val="p"/>
                </m:rPr>
                <m:t>=</m:t>
              </m:r>
              <m:r>
                <m:t>c</m:t>
              </m:r>
              <m:r>
                <m:t>f</m:t>
              </m:r>
              <m:r>
                <m:rPr>
                  <m:sty m:val="p"/>
                </m:rPr>
                <m:t>(</m:t>
              </m:r>
              <m:limLow>
                <m:e>
                  <m:r>
                    <m:t>x</m:t>
                  </m:r>
                </m:e>
                <m:lim>
                  <m:r>
                    <m:rPr>
                      <m:sty m:val="p"/>
                    </m:rPr>
                    <m:t>∼</m:t>
                  </m:r>
                </m:lim>
              </m:limLow>
              <m:r>
                <m:rPr>
                  <m:sty m:val="p"/>
                </m:rPr>
                <m:t>)</m:t>
              </m:r>
              <m:r>
                <m:rPr>
                  <m:sty m:val="p"/>
                </m:rPr>
                <m:t>.</m:t>
              </m:r>
            </m:e>
          </m:eqArr>
        </m:oMath>
      </m:oMathPara>
    </w:p>
    <w:p>
      <w:pPr>
        <w:pStyle w:val="BodyText"/>
      </w:pPr>
      <w:ins w:id="1718" w:author="PR Preview" w:date="2026-01-01T00:00:00Z">
        <w:r>
          <w:t xml:space="preserve">$$
    \begin{aligned}
    f(c \mathord{\smash[b]{\underset{\raise.3ex\hbox{$\scriptstyle\sim$}}{x}}\vphantom{x}}) &amp;= (2 c x_1,\ c x_1 + c x_2) \\
    &amp;= c f(\mathord{\smash[b]{\underset{\raise.3ex\hbox{$\scriptstyle\sim$}}{x}}\vphantom{x}}).
    \end{aligned}
    $$</w:t>
        </w:r>
      </w:ins>
    </w:p>
    <w:p>
      <w:pPr>
        <w:numPr>
          <w:ilvl w:val="0"/>
          <w:numId w:val="1011"/>
        </w:numPr>
      </w:pPr>
      <m:oMath>
        <m:r>
          <m:t>g</m:t>
        </m:r>
        <m:r>
          <m:rPr>
            <m:sty m:val="p"/>
          </m:rPr>
          <m:t>(</m:t>
        </m:r>
        <m:r>
          <m:t>x</m:t>
        </m:r>
        <m:r>
          <m:rPr>
            <m:sty m:val="p"/>
          </m:rPr>
          <m:t>)</m:t>
        </m:r>
        <m:r>
          <m:rPr>
            <m:sty m:val="p"/>
          </m:rPr>
          <m:t>=</m:t>
        </m:r>
        <m:r>
          <m:t>x</m:t>
        </m:r>
        <m:r>
          <m:rPr>
            <m:sty m:val="p"/>
          </m:rPr>
          <m:t>+</m:t>
        </m:r>
        <m:r>
          <m:t>1</m:t>
        </m:r>
      </m:oMath>
      <w:r>
        <w:t xml:space="preserve"> </w:t>
      </w:r>
      <w:r>
        <w:t xml:space="preserve">on</w:t>
      </w:r>
      <w:r>
        <w:t xml:space="preserve"> </w:t>
      </w:r>
      <m:oMath>
        <m:r>
          <m:rPr>
            <m:scr m:val="double-struck"/>
            <m:sty m:val="p"/>
          </m:rPr>
          <m:t>R</m:t>
        </m:r>
      </m:oMath>
      <w:r>
        <w:t xml:space="preserve"> </w:t>
      </w:r>
      <w:r>
        <w:t xml:space="preserve">is not linear: additivity fails,</w:t>
      </w:r>
      <w:r>
        <w:t xml:space="preserve"> </w:t>
      </w:r>
      <w:r>
        <w:t xml:space="preserve">since</w:t>
      </w:r>
      <w:r>
        <w:t xml:space="preserve"> </w:t>
      </w:r>
      <m:oMath>
        <m:r>
          <m:t>g</m:t>
        </m:r>
        <m:r>
          <m:rPr>
            <m:sty m:val="p"/>
          </m:rPr>
          <m:t>(</m:t>
        </m:r>
        <m:r>
          <m:t>0</m:t>
        </m:r>
        <m:r>
          <m:rPr>
            <m:sty m:val="p"/>
          </m:rPr>
          <m:t>+</m:t>
        </m:r>
        <m:r>
          <m:t>0</m:t>
        </m:r>
        <m:r>
          <m:rPr>
            <m:sty m:val="p"/>
          </m:rPr>
          <m:t>)</m:t>
        </m:r>
        <m:r>
          <m:rPr>
            <m:sty m:val="p"/>
          </m:rPr>
          <m:t>=</m:t>
        </m:r>
        <m:r>
          <m:t>1</m:t>
        </m:r>
      </m:oMath>
      <w:r>
        <w:t xml:space="preserve"> </w:t>
      </w:r>
      <w:r>
        <w:t xml:space="preserve">but</w:t>
      </w:r>
      <w:r>
        <w:t xml:space="preserve"> </w:t>
      </w:r>
      <m:oMath>
        <m:r>
          <m:t>g</m:t>
        </m:r>
        <m:r>
          <m:rPr>
            <m:sty m:val="p"/>
          </m:rPr>
          <m:t>(</m:t>
        </m:r>
        <m:r>
          <m:t>0</m:t>
        </m:r>
        <m:r>
          <m:rPr>
            <m:sty m:val="p"/>
          </m:rPr>
          <m:t>)</m:t>
        </m:r>
        <m:r>
          <m:rPr>
            <m:sty m:val="p"/>
          </m:rPr>
          <m:t>+</m:t>
        </m:r>
        <m:r>
          <m:t>g</m:t>
        </m:r>
        <m:r>
          <m:rPr>
            <m:sty m:val="p"/>
          </m:rPr>
          <m:t>(</m:t>
        </m:r>
        <m:r>
          <m:t>0</m:t>
        </m:r>
        <m:r>
          <m:rPr>
            <m:sty m:val="p"/>
          </m:rPr>
          <m:t>)</m:t>
        </m:r>
        <m:r>
          <m:rPr>
            <m:sty m:val="p"/>
          </m:rPr>
          <m:t>=</m:t>
        </m:r>
        <m:r>
          <m:t>2</m:t>
        </m:r>
      </m:oMath>
      <w:r>
        <w:t xml:space="preserve">.</w:t>
      </w:r>
    </w:p>
    <w:p>
      <w:pPr>
        <w:numPr>
          <w:ilvl w:val="0"/>
          <w:numId w:val="1011"/>
        </w:numPr>
      </w:pPr>
      <m:oMath>
        <m:r>
          <m:t>h</m:t>
        </m:r>
        <m:r>
          <m:rPr>
            <m:sty m:val="p"/>
          </m:rPr>
          <m:t>(</m:t>
        </m:r>
        <m:r>
          <m:t>x</m:t>
        </m:r>
        <m:r>
          <m:rPr>
            <m:sty m:val="p"/>
          </m:rPr>
          <m:t>)</m:t>
        </m:r>
        <m:r>
          <m:rPr>
            <m:sty m:val="p"/>
          </m:rPr>
          <m:t>=</m:t>
        </m:r>
        <m:sSup>
          <m:e>
            <m:r>
              <m:t>x</m:t>
            </m:r>
          </m:e>
          <m:sup>
            <m:r>
              <m:t>2</m:t>
            </m:r>
          </m:sup>
        </m:sSup>
      </m:oMath>
      <w:r>
        <w:t xml:space="preserve"> </w:t>
      </w:r>
      <w:r>
        <w:t xml:space="preserve">on</w:t>
      </w:r>
      <w:r>
        <w:t xml:space="preserve"> </w:t>
      </w:r>
      <m:oMath>
        <m:r>
          <m:rPr>
            <m:scr m:val="double-struck"/>
            <m:sty m:val="p"/>
          </m:rPr>
          <m:t>R</m:t>
        </m:r>
      </m:oMath>
      <w:r>
        <w:t xml:space="preserve"> </w:t>
      </w:r>
      <w:r>
        <w:t xml:space="preserve">is not linear:</w:t>
      </w:r>
      <w:r>
        <w:t xml:space="preserve"> </w:t>
      </w:r>
      <m:oMath>
        <m:r>
          <m:t>h</m:t>
        </m:r>
        <m:r>
          <m:rPr>
            <m:sty m:val="p"/>
          </m:rPr>
          <m:t>(</m:t>
        </m:r>
        <m:r>
          <m:t>2</m:t>
        </m:r>
        <m:r>
          <m:rPr>
            <m:sty m:val="p"/>
          </m:rPr>
          <m:t>⋅</m:t>
        </m:r>
        <m:r>
          <m:t>1</m:t>
        </m:r>
        <m:r>
          <m:rPr>
            <m:sty m:val="p"/>
          </m:rPr>
          <m:t>)</m:t>
        </m:r>
        <m:r>
          <m:rPr>
            <m:sty m:val="p"/>
          </m:rPr>
          <m:t>=</m:t>
        </m:r>
        <m:r>
          <m:t>4</m:t>
        </m:r>
      </m:oMath>
      <w:r>
        <w:t xml:space="preserve"> </w:t>
      </w:r>
      <w:r>
        <w:t xml:space="preserve">but</w:t>
      </w:r>
      <w:r>
        <w:t xml:space="preserve"> </w:t>
      </w:r>
      <m:oMath>
        <m:r>
          <m:t>2</m:t>
        </m:r>
        <m:r>
          <m:t> </m:t>
        </m:r>
        <m:r>
          <m:t>h</m:t>
        </m:r>
        <m:r>
          <m:rPr>
            <m:sty m:val="p"/>
          </m:rPr>
          <m:t>(</m:t>
        </m:r>
        <m:r>
          <m:t>1</m:t>
        </m:r>
        <m:r>
          <m:rPr>
            <m:sty m:val="p"/>
          </m:rPr>
          <m:t>)</m:t>
        </m:r>
        <m:r>
          <m:rPr>
            <m:sty m:val="p"/>
          </m:rPr>
          <m:t>=</m:t>
        </m:r>
        <m:r>
          <m:t>2</m:t>
        </m:r>
      </m:oMath>
      <w:r>
        <w:t xml:space="preserve">, so</w:t>
      </w:r>
      <w:r>
        <w:t xml:space="preserve"> </w:t>
      </w:r>
      <m:oMath>
        <m:r>
          <m:t>h</m:t>
        </m:r>
        <m:r>
          <m:rPr>
            <m:sty m:val="p"/>
          </m:rPr>
          <m:t>(</m:t>
        </m:r>
        <m:r>
          <m:t>c</m:t>
        </m:r>
        <m:r>
          <m:t>x</m:t>
        </m:r>
        <m:r>
          <m:rPr>
            <m:sty m:val="p"/>
          </m:rPr>
          <m:t>)</m:t>
        </m:r>
        <m:r>
          <m:rPr>
            <m:sty m:val="p"/>
          </m:rPr>
          <m:t>≠</m:t>
        </m:r>
        <m:r>
          <m:t>c</m:t>
        </m:r>
        <m:r>
          <m:t> </m:t>
        </m:r>
        <m:r>
          <m:t>h</m:t>
        </m:r>
        <m:r>
          <m:rPr>
            <m:sty m:val="p"/>
          </m:rPr>
          <m:t>(</m:t>
        </m:r>
        <m:r>
          <m:t>x</m:t>
        </m:r>
        <m:r>
          <m:rPr>
            <m:sty m:val="p"/>
          </m:rPr>
          <m:t>)</m:t>
        </m:r>
      </m:oMath>
      <w:r>
        <w:t xml:space="preserve"> </w:t>
      </w:r>
      <w:r>
        <w:t xml:space="preserve">for</w:t>
      </w:r>
      <w:r>
        <w:t xml:space="preserve"> </w:t>
      </w:r>
      <m:oMath>
        <m:r>
          <m:t>c</m:t>
        </m:r>
        <m:r>
          <m:rPr>
            <m:sty m:val="p"/>
          </m:rPr>
          <m:t>=</m:t>
        </m:r>
        <m:r>
          <m:t>2</m:t>
        </m:r>
      </m:oMath>
      <w:r>
        <w:t xml:space="preserve">,</w:t>
      </w:r>
      <w:r>
        <w:t xml:space="preserve"> </w:t>
      </w:r>
      <m:oMath>
        <m:r>
          <m:t>x</m:t>
        </m:r>
        <m:r>
          <m:rPr>
            <m:sty m:val="p"/>
          </m:rPr>
          <m:t>=</m:t>
        </m:r>
        <m:r>
          <m:t>1</m:t>
        </m:r>
      </m:oMath>
      <w:r>
        <w:t xml:space="preserve">.</w:t>
      </w:r>
    </w:p>
    <w:bookmarkEnd w:id="130"/>
    <w:bookmarkStart w:id="131" w:name="def-linear-operator"/>
    <w:p>
      <w:pPr>
        <w:pStyle w:val="FirstParagraph"/>
      </w:pPr>
      <w:r>
        <w:rPr>
          <w:b/>
          <w:bCs/>
        </w:rPr>
        <w:t xml:space="preserve">Definition 35 (Linear operator)</w:t>
      </w:r>
      <w:r>
        <w:t xml:space="preserve"> </w:t>
      </w:r>
      <w:r>
        <w:t xml:space="preserve">A</w:t>
      </w:r>
      <w:r>
        <w:t xml:space="preserve"> </w:t>
      </w:r>
      <w:r>
        <w:rPr>
          <w:b/>
          <w:bCs/>
        </w:rPr>
        <w:t xml:space="preserve">linear operator</w:t>
      </w:r>
      <w:r>
        <w:t xml:space="preserve"> </w:t>
      </w:r>
      <w:r>
        <w:t xml:space="preserve">on</w:t>
      </w:r>
      <w:r>
        <w:t xml:space="preserve"> </w:t>
      </w:r>
      <m:oMath>
        <m:sSup>
          <m:e>
            <m:r>
              <m:rPr>
                <m:scr m:val="double-struck"/>
                <m:sty m:val="p"/>
              </m:rPr>
              <m:t>R</m:t>
            </m:r>
          </m:e>
          <m:sup>
            <m:r>
              <m:t>p</m:t>
            </m:r>
          </m:sup>
        </m:sSup>
      </m:oMath>
      <w:r>
        <w:t xml:space="preserve"> </w:t>
      </w:r>
      <w:r>
        <w:t xml:space="preserve">is a linear map (</w:t>
      </w:r>
      <w:hyperlink w:anchor="def-linear-map">
        <w:r>
          <w:rPr>
            <w:rStyle w:val="Hyperlink"/>
          </w:rPr>
          <w:t xml:space="preserve">Definition 34</w:t>
        </w:r>
      </w:hyperlink>
      <w:r>
        <w:t xml:space="preserve">) from</w:t>
      </w:r>
      <w:r>
        <w:t xml:space="preserve"> </w:t>
      </w:r>
      <m:oMath>
        <m:sSup>
          <m:e>
            <m:r>
              <m:rPr>
                <m:scr m:val="double-struck"/>
                <m:sty m:val="p"/>
              </m:rPr>
              <m:t>R</m:t>
            </m:r>
          </m:e>
          <m:sup>
            <m:r>
              <m:t>p</m:t>
            </m:r>
          </m:sup>
        </m:sSup>
      </m:oMath>
      <w:r>
        <w:t xml:space="preserve"> </w:t>
      </w:r>
      <w:r>
        <w:t xml:space="preserve">to itself,</w:t>
      </w:r>
      <w:r>
        <w:t xml:space="preserve"> </w:t>
      </w:r>
      <w:r>
        <w:t xml:space="preserve">that is, a linear map</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p</m:t>
            </m:r>
          </m:sup>
        </m:sSup>
      </m:oMath>
      <w:r>
        <w:t xml:space="preserve"> </w:t>
      </w:r>
      <w:r>
        <w:t xml:space="preserve">whose input and output have the same length.</w:t>
      </w:r>
      <w:r>
        <w:t xml:space="preserve"> </w:t>
      </w:r>
      <w:r>
        <w:t xml:space="preserve">Some authors use</w:t>
      </w:r>
      <w:r>
        <w:t xml:space="preserve"> </w:t>
      </w:r>
      <w:r>
        <w:t xml:space="preserve">“operator”</w:t>
      </w:r>
      <w:r>
        <w:t xml:space="preserve"> </w:t>
      </w:r>
      <w:r>
        <w:t xml:space="preserve">more loosely, for any linear map.</w:t>
      </w:r>
    </w:p>
    <w:bookmarkEnd w:id="131"/>
    <w:bookmarkStart w:id="132" w:name="exm-linear-operator"/>
    <w:p>
      <w:pPr>
        <w:pStyle w:val="BodyText"/>
      </w:pPr>
      <w:del w:id="1719" w:author="PR Preview" w:date="2026-01-01T00:00:00Z">
        <w:r>
          <w:rPr>
            <w:b/>
            <w:bCs/>
          </w:rPr>
          <w:delText xml:space="preserve">Example 26 (A linear operator, and a linear map that is not one)</w:delText>
        </w:r>
      </w:del>
      <w:del w:id="1720" w:author="PR Preview" w:date="2026-01-01T00:00:00Z">
        <w:r>
          <w:delText xml:space="preserve"> </w:delText>
        </w:r>
      </w:del>
      <w:del w:id="1721" w:author="PR Preview" w:date="2026-01-01T00:00:00Z">
        <w:r>
          <w:delText xml:space="preserve">The map</w:delText>
        </w:r>
      </w:del>
      <w:del w:id="1722"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1723" w:author="PR Preview" w:date="2026-01-01T00:00:00Z">
        <w:r>
          <w:delText xml:space="preserve"> </w:delText>
        </w:r>
      </w:del>
      <w:del w:id="1724" w:author="PR Preview" w:date="2026-01-01T00:00:00Z">
        <w:r>
          <w:delText xml:space="preserve">from</w:delText>
        </w:r>
      </w:del>
      <w:del w:id="1725" w:author="PR Preview" w:date="2026-01-01T00:00:00Z">
        <w:r>
          <w:delText xml:space="preserve"> </w:delText>
        </w:r>
      </w:del>
      <w:hyperlink w:anchor="exm-linear-map">
        <w:del w:id="1726" w:author="PR Preview" w:date="2026-01-01T00:00:00Z">
          <w:r>
            <w:rPr>
              <w:rStyle w:val="Hyperlink"/>
            </w:rPr>
            <w:delText xml:space="preserve">Example 25</w:delText>
          </w:r>
        </w:del>
      </w:hyperlink>
      <w:del w:id="1727" w:author="PR Preview" w:date="2026-01-01T00:00:00Z">
        <w:r>
          <w:delText xml:space="preserve"> </w:delText>
        </w:r>
      </w:del>
      <w:del w:id="1728" w:author="PR Preview" w:date="2026-01-01T00:00:00Z">
        <w:r>
          <w:delText xml:space="preserve">sends</w:delText>
        </w:r>
      </w:del>
      <w:del w:id="1729" w:author="PR Preview" w:date="2026-01-01T00:00:00Z">
        <w:r>
          <w:delText xml:space="preserve"> </w:delText>
        </w:r>
      </w:del>
      <m:oMath>
        <m:sSup>
          <m:e>
            <m:r>
              <m:rPr>
                <m:scr m:val="double-struck"/>
                <m:sty m:val="p"/>
              </m:rPr>
              <m:t>R</m:t>
            </m:r>
          </m:e>
          <m:sup>
            <m:r>
              <m:t>2</m:t>
            </m:r>
          </m:sup>
        </m:sSup>
      </m:oMath>
      <w:del w:id="1730" w:author="PR Preview" w:date="2026-01-01T00:00:00Z">
        <w:r>
          <w:delText xml:space="preserve"> </w:delText>
        </w:r>
      </w:del>
      <w:del w:id="1731" w:author="PR Preview" w:date="2026-01-01T00:00:00Z">
        <w:r>
          <w:delText xml:space="preserve">to</w:delText>
        </w:r>
      </w:del>
      <w:del w:id="1732" w:author="PR Preview" w:date="2026-01-01T00:00:00Z">
        <w:r>
          <w:delText xml:space="preserve"> </w:delText>
        </w:r>
      </w:del>
      <m:oMath>
        <m:sSup>
          <m:e>
            <m:r>
              <m:rPr>
                <m:scr m:val="double-struck"/>
                <m:sty m:val="p"/>
              </m:rPr>
              <m:t>R</m:t>
            </m:r>
          </m:e>
          <m:sup>
            <m:r>
              <m:t>2</m:t>
            </m:r>
          </m:sup>
        </m:sSup>
      </m:oMath>
      <w:del w:id="1733" w:author="PR Preview" w:date="2026-01-01T00:00:00Z">
        <w:r>
          <w:delText xml:space="preserve">, so it is a linear operator on</w:delText>
        </w:r>
      </w:del>
      <w:del w:id="1734" w:author="PR Preview" w:date="2026-01-01T00:00:00Z">
        <w:r>
          <w:delText xml:space="preserve"> </w:delText>
        </w:r>
      </w:del>
      <m:oMath>
        <m:sSup>
          <m:e>
            <m:r>
              <m:rPr>
                <m:scr m:val="double-struck"/>
                <m:sty m:val="p"/>
              </m:rPr>
              <m:t>R</m:t>
            </m:r>
          </m:e>
          <m:sup>
            <m:r>
              <m:t>2</m:t>
            </m:r>
          </m:sup>
        </m:sSup>
      </m:oMath>
      <w:del w:id="1735" w:author="PR Preview" w:date="2026-01-01T00:00:00Z">
        <w:r>
          <w:delText xml:space="preserve">.</w:delText>
        </w:r>
      </w:del>
      <w:del w:id="1736" w:author="PR Preview" w:date="2026-01-01T00:00:00Z">
        <w:r>
          <w:delText xml:space="preserve"> </w:delText>
        </w:r>
      </w:del>
      <w:del w:id="1737" w:author="PR Preview" w:date="2026-01-01T00:00:00Z">
        <w:r>
          <w:delText xml:space="preserve">The linear map</w:delText>
        </w:r>
      </w:del>
      <w:del w:id="1738" w:author="PR Preview" w:date="2026-01-01T00:00:00Z">
        <w:r>
          <w:delText xml:space="preserve"> </w:delText>
        </w:r>
      </w:del>
      <m:oMath>
        <m:r>
          <m:t>g</m:t>
        </m:r>
        <m:r>
          <m:rPr>
            <m:sty m:val="p"/>
          </m:rPr>
          <m:t>(</m:t>
        </m:r>
        <m:limLow>
          <m:e>
            <m:r>
              <m:t>x</m:t>
            </m:r>
          </m:e>
          <m:lim>
            <m:r>
              <m:rPr>
                <m:sty m:val="p"/>
              </m:rPr>
              <m:t>∼</m:t>
            </m:r>
          </m:lim>
        </m:limLow>
        <m:r>
          <m:rPr>
            <m:sty m:val="p"/>
          </m:rPr>
          <m:t>)</m:t>
        </m:r>
        <m:r>
          <m:rPr>
            <m:sty m:val="p"/>
          </m:rPr>
          <m:t>=</m:t>
        </m:r>
        <m:sSub>
          <m:e>
            <m:r>
              <m:t>x</m:t>
            </m:r>
          </m:e>
          <m:sub>
            <m:r>
              <m:t>1</m:t>
            </m:r>
          </m:sub>
        </m:sSub>
        <m:r>
          <m:rPr>
            <m:sty m:val="p"/>
          </m:rPr>
          <m:t>+</m:t>
        </m:r>
        <m:sSub>
          <m:e>
            <m:r>
              <m:t>x</m:t>
            </m:r>
          </m:e>
          <m:sub>
            <m:r>
              <m:t>2</m:t>
            </m:r>
          </m:sub>
        </m:sSub>
      </m:oMath>
      <w:del w:id="1739" w:author="PR Preview" w:date="2026-01-01T00:00:00Z">
        <w:r>
          <w:delText xml:space="preserve"> </w:delText>
        </w:r>
      </w:del>
      <w:del w:id="1740" w:author="PR Preview" w:date="2026-01-01T00:00:00Z">
        <w:r>
          <w:delText xml:space="preserve">sends</w:delText>
        </w:r>
      </w:del>
      <w:del w:id="1741" w:author="PR Preview" w:date="2026-01-01T00:00:00Z">
        <w:r>
          <w:delText xml:space="preserve"> </w:delText>
        </w:r>
      </w:del>
      <m:oMath>
        <m:sSup>
          <m:e>
            <m:r>
              <m:rPr>
                <m:scr m:val="double-struck"/>
                <m:sty m:val="p"/>
              </m:rPr>
              <m:t>R</m:t>
            </m:r>
          </m:e>
          <m:sup>
            <m:r>
              <m:t>2</m:t>
            </m:r>
          </m:sup>
        </m:sSup>
      </m:oMath>
      <w:del w:id="1742" w:author="PR Preview" w:date="2026-01-01T00:00:00Z">
        <w:r>
          <w:delText xml:space="preserve"> </w:delText>
        </w:r>
      </w:del>
      <w:del w:id="1743" w:author="PR Preview" w:date="2026-01-01T00:00:00Z">
        <w:r>
          <w:delText xml:space="preserve">to</w:delText>
        </w:r>
      </w:del>
      <w:del w:id="1744" w:author="PR Preview" w:date="2026-01-01T00:00:00Z">
        <w:r>
          <w:delText xml:space="preserve"> </w:delText>
        </w:r>
      </w:del>
      <m:oMath>
        <m:r>
          <m:rPr>
            <m:scr m:val="double-struck"/>
            <m:sty m:val="p"/>
          </m:rPr>
          <m:t>R</m:t>
        </m:r>
      </m:oMath>
      <w:del w:id="1745" w:author="PR Preview" w:date="2026-01-01T00:00:00Z">
        <w:r>
          <w:delText xml:space="preserve">,</w:delText>
        </w:r>
      </w:del>
      <w:del w:id="1746" w:author="PR Preview" w:date="2026-01-01T00:00:00Z">
        <w:r>
          <w:delText xml:space="preserve"> </w:delText>
        </w:r>
      </w:del>
      <w:del w:id="1747" w:author="PR Preview" w:date="2026-01-01T00:00:00Z">
        <w:r>
          <w:delText xml:space="preserve">so it is linear but not an operator:</w:delText>
        </w:r>
      </w:del>
      <w:del w:id="1748" w:author="PR Preview" w:date="2026-01-01T00:00:00Z">
        <w:r>
          <w:delText xml:space="preserve"> </w:delText>
        </w:r>
      </w:del>
      <w:del w:id="1749" w:author="PR Preview" w:date="2026-01-01T00:00:00Z">
        <w:r>
          <w:delText xml:space="preserve">its outputs have length</w:delText>
        </w:r>
      </w:del>
      <w:del w:id="1750" w:author="PR Preview" w:date="2026-01-01T00:00:00Z">
        <w:r>
          <w:delText xml:space="preserve"> </w:delText>
        </w:r>
      </w:del>
      <m:oMath>
        <m:r>
          <m:t>1</m:t>
        </m:r>
      </m:oMath>
      <w:del w:id="1751" w:author="PR Preview" w:date="2026-01-01T00:00:00Z">
        <w:r>
          <w:delText xml:space="preserve">, not</w:delText>
        </w:r>
      </w:del>
      <w:del w:id="1752" w:author="PR Preview" w:date="2026-01-01T00:00:00Z">
        <w:r>
          <w:delText xml:space="preserve"> </w:delText>
        </w:r>
      </w:del>
      <m:oMath>
        <m:r>
          <m:t>2</m:t>
        </m:r>
      </m:oMath>
      <w:del w:id="1753" w:author="PR Preview" w:date="2026-01-01T00:00:00Z">
        <w:r>
          <w:delText xml:space="preserve">.</w:delText>
        </w:r>
      </w:del>
    </w:p>
    <w:p>
      <w:pPr>
        <w:pStyle w:val="BodyText"/>
      </w:pPr>
      <w:del w:id="1754" w:author="PR Preview" w:date="2026-01-01T00:00:00Z">
        <w:r>
          <w:rPr>
            <w:b/>
            <w:bCs/>
          </w:rPr>
          <w:delText xml:space="preserve">Theorem 11 (A linear map sends zero to zero)</w:delText>
        </w:r>
      </w:del>
      <w:del w:id="1755" w:author="PR Preview" w:date="2026-01-01T00:00:00Z">
        <w:r>
          <w:delText xml:space="preserve"> </w:delText>
        </w:r>
      </w:del>
      <w:del w:id="1756" w:author="PR Preview" w:date="2026-01-01T00:00:00Z">
        <w:r>
          <w:delText xml:space="preserve">If</w:delText>
        </w:r>
      </w:del>
      <w:del w:id="1757"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758" w:author="PR Preview" w:date="2026-01-01T00:00:00Z">
        <w:r>
          <w:delText xml:space="preserve"> </w:delText>
        </w:r>
      </w:del>
      <w:del w:id="1759" w:author="PR Preview" w:date="2026-01-01T00:00:00Z">
        <w:r>
          <w:delText xml:space="preserve">is a linear map (</w:delText>
        </w:r>
      </w:del>
      <w:hyperlink w:anchor="def-linear-map">
        <w:del w:id="1760" w:author="PR Preview" w:date="2026-01-01T00:00:00Z">
          <w:r>
            <w:rPr>
              <w:rStyle w:val="Hyperlink"/>
            </w:rPr>
            <w:delText xml:space="preserve">Definition 34</w:delText>
          </w:r>
        </w:del>
      </w:hyperlink>
      <w:del w:id="1761" w:author="PR Preview" w:date="2026-01-01T00:00:00Z">
        <w:r>
          <w:delText xml:space="preserve">),</w:delText>
        </w:r>
      </w:del>
      <w:del w:id="1762" w:author="PR Preview" w:date="2026-01-01T00:00:00Z">
        <w:r>
          <w:delText xml:space="preserve"> </w:delText>
        </w:r>
      </w:del>
      <w:del w:id="1763" w:author="PR Preview" w:date="2026-01-01T00:00:00Z">
        <w:r>
          <w:delText xml:space="preserve">then</w:delText>
        </w:r>
      </w:del>
      <w:del w:id="1764"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0</m:t>
            </m:r>
          </m:e>
          <m:lim>
            <m:r>
              <m:rPr>
                <m:sty m:val="p"/>
              </m:rPr>
              <m:t>∼</m:t>
            </m:r>
          </m:lim>
        </m:limLow>
      </m:oMath>
      <w:del w:id="1765" w:author="PR Preview" w:date="2026-01-01T00:00:00Z">
        <w:r>
          <w:delText xml:space="preserve">.</w:delText>
        </w:r>
      </w:del>
    </w:p>
    <w:p>
      <w:pPr>
        <w:pStyle w:val="BodyText"/>
      </w:pPr>
      <w:del w:id="1766" w:author="PR Preview" w:date="2026-01-01T00:00:00Z">
        <w:r>
          <w:rPr>
            <w:i/>
            <w:iCs/>
          </w:rPr>
          <w:delText xml:space="preserve">Proof</w:delText>
        </w:r>
      </w:del>
      <w:del w:id="1767" w:author="PR Preview" w:date="2026-01-01T00:00:00Z">
        <w:r>
          <w:delText xml:space="preserve">. </w:delText>
        </w:r>
      </w:del>
      <w:del w:id="1768" w:author="PR Preview" w:date="2026-01-01T00:00:00Z">
        <w:r>
          <w:delText xml:space="preserve">On the left,</w:delText>
        </w:r>
      </w:del>
      <w:del w:id="1769" w:author="PR Preview" w:date="2026-01-01T00:00:00Z">
        <w:r>
          <w:delText xml:space="preserve"> </w:delText>
        </w:r>
      </w:del>
      <m:oMath>
        <m:limLow>
          <m:e>
            <m:r>
              <m:t>0</m:t>
            </m:r>
          </m:e>
          <m:lim>
            <m:r>
              <m:rPr>
                <m:sty m:val="p"/>
              </m:rPr>
              <m:t>∼</m:t>
            </m:r>
          </m:lim>
        </m:limLow>
      </m:oMath>
      <w:del w:id="1770" w:author="PR Preview" w:date="2026-01-01T00:00:00Z">
        <w:r>
          <w:delText xml:space="preserve"> </w:delText>
        </w:r>
      </w:del>
      <w:del w:id="1771" w:author="PR Preview" w:date="2026-01-01T00:00:00Z">
        <w:r>
          <w:delText xml:space="preserve">is the zero vector of length</w:delText>
        </w:r>
      </w:del>
      <w:del w:id="1772" w:author="PR Preview" w:date="2026-01-01T00:00:00Z">
        <w:r>
          <w:delText xml:space="preserve"> </w:delText>
        </w:r>
      </w:del>
      <m:oMath>
        <m:r>
          <m:t>p</m:t>
        </m:r>
      </m:oMath>
      <w:del w:id="1773" w:author="PR Preview" w:date="2026-01-01T00:00:00Z">
        <w:r>
          <w:delText xml:space="preserve">;</w:delText>
        </w:r>
      </w:del>
      <w:del w:id="1774" w:author="PR Preview" w:date="2026-01-01T00:00:00Z">
        <w:r>
          <w:delText xml:space="preserve"> </w:delText>
        </w:r>
      </w:del>
      <w:del w:id="1775" w:author="PR Preview" w:date="2026-01-01T00:00:00Z">
        <w:r>
          <w:delText xml:space="preserve">on the right, it is the zero vector of length</w:delText>
        </w:r>
      </w:del>
      <w:del w:id="1776" w:author="PR Preview" w:date="2026-01-01T00:00:00Z">
        <w:r>
          <w:delText xml:space="preserve"> </w:delText>
        </w:r>
      </w:del>
      <m:oMath>
        <m:r>
          <m:t>m</m:t>
        </m:r>
      </m:oMath>
      <w:del w:id="1777" w:author="PR Preview" w:date="2026-01-01T00:00:00Z">
        <w:r>
          <w:delText xml:space="preserve">.</w:delText>
        </w:r>
      </w:del>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t>f</m:t>
              </m:r>
              <m:r>
                <m:rPr>
                  <m:sty m:val="p"/>
                </m:rPr>
                <m:t>(</m:t>
              </m:r>
              <m:r>
                <m:t>0</m:t>
              </m:r>
              <m:r>
                <m:rPr>
                  <m:sty m:val="p"/>
                </m:rPr>
                <m:t>⋅</m:t>
              </m:r>
              <m:limLow>
                <m:e>
                  <m:r>
                    <m:t>0</m:t>
                  </m:r>
                </m:e>
                <m:lim>
                  <m:r>
                    <m:rPr>
                      <m:sty m:val="p"/>
                    </m:rPr>
                    <m:t>∼</m:t>
                  </m:r>
                </m:lim>
              </m:limLow>
              <m:r>
                <m:rPr>
                  <m:sty m:val="p"/>
                </m:rPr>
                <m:t>)</m:t>
              </m:r>
              <m:r>
                <m:t>&amp;</m:t>
              </m:r>
              <m:r>
                <m:t>&amp;</m:t>
              </m:r>
              <m:r>
                <m:rPr>
                  <m:nor/>
                  <m:sty m:val="p"/>
                </m:rPr>
                <m:t>(every entry of </m:t>
              </m:r>
              <m:r>
                <m:t>0</m:t>
              </m:r>
              <m:r>
                <m:rPr>
                  <m:sty m:val="p"/>
                </m:rPr>
                <m:t>⋅</m:t>
              </m:r>
              <m:limLow>
                <m:e>
                  <m:r>
                    <m:t>0</m:t>
                  </m:r>
                </m:e>
                <m:lim>
                  <m:r>
                    <m:rPr>
                      <m:sty m:val="p"/>
                    </m:rPr>
                    <m:t>∼</m:t>
                  </m:r>
                </m:lim>
              </m:limLow>
              <m:r>
                <m:rPr>
                  <m:nor/>
                  <m:sty m:val="p"/>
                </m:rPr>
                <m:t> is </m:t>
              </m:r>
              <m:r>
                <m:t>0</m:t>
              </m:r>
              <m:r>
                <m:rPr>
                  <m:sty m:val="p"/>
                </m:rPr>
                <m:t>⋅</m:t>
              </m:r>
              <m:r>
                <m:t>0</m:t>
              </m:r>
              <m:r>
                <m:rPr>
                  <m:sty m:val="p"/>
                </m:rPr>
                <m:t>=</m:t>
              </m:r>
              <m:r>
                <m:t>0</m:t>
              </m:r>
              <m:r>
                <m:rPr>
                  <m:nor/>
                  <m:sty m:val="p"/>
                </m:rPr>
                <m:t>; </m:t>
              </m:r>
              <m:r>
                <m:rPr>
                  <m:nor/>
                  <m:sty m:val="p"/>
                </m:rPr>
                <m:t>Definition 25</m:t>
              </m:r>
              <m:r>
                <m:rPr>
                  <m:nor/>
                  <m:sty m:val="p"/>
                </m:rPr>
                <m:t>)</m:t>
              </m:r>
            </m:e>
            <m:e>
              <m:r>
                <m:t>&amp;</m:t>
              </m:r>
              <m:r>
                <m:rPr>
                  <m:sty m:val="p"/>
                </m:rPr>
                <m:t>=</m:t>
              </m:r>
              <m:r>
                <m:t>0</m:t>
              </m:r>
              <m:r>
                <m:rPr>
                  <m:sty m:val="p"/>
                </m:rPr>
                <m:t>⋅</m:t>
              </m:r>
              <m:r>
                <m:t>f</m:t>
              </m:r>
              <m:r>
                <m:rPr>
                  <m:sty m:val="p"/>
                </m:rPr>
                <m:t>(</m:t>
              </m:r>
              <m:limLow>
                <m:e>
                  <m:r>
                    <m:t>0</m:t>
                  </m:r>
                </m:e>
                <m:lim>
                  <m:r>
                    <m:rPr>
                      <m:sty m:val="p"/>
                    </m:rPr>
                    <m:t>∼</m:t>
                  </m:r>
                </m:lim>
              </m:limLow>
              <m:r>
                <m:rPr>
                  <m:sty m:val="p"/>
                </m:rPr>
                <m:t>)</m:t>
              </m:r>
              <m:r>
                <m:t>&amp;</m:t>
              </m:r>
              <m:r>
                <m:t>&amp;</m:t>
              </m:r>
              <m:r>
                <m:rPr>
                  <m:nor/>
                  <m:sty m:val="p"/>
                </m:rPr>
                <m:t>(homogeneity, with </m:t>
              </m:r>
              <m:r>
                <m:t>c</m:t>
              </m:r>
              <m:r>
                <m:rPr>
                  <m:sty m:val="p"/>
                </m:rPr>
                <m:t>=</m:t>
              </m:r>
              <m:r>
                <m:t>0</m:t>
              </m:r>
              <m:r>
                <m:rPr>
                  <m:nor/>
                  <m:sty m:val="p"/>
                </m:rPr>
                <m:t> and </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(every entry of </m:t>
              </m:r>
              <m:r>
                <m:t>0</m:t>
              </m:r>
              <m:r>
                <m:rPr>
                  <m:sty m:val="p"/>
                </m:rPr>
                <m:t>⋅</m:t>
              </m:r>
              <m:r>
                <m:t>f</m:t>
              </m:r>
              <m:r>
                <m:rPr>
                  <m:sty m:val="p"/>
                </m:rPr>
                <m:t>(</m:t>
              </m:r>
              <m:limLow>
                <m:e>
                  <m:r>
                    <m:t>0</m:t>
                  </m:r>
                </m:e>
                <m:lim>
                  <m:r>
                    <m:rPr>
                      <m:sty m:val="p"/>
                    </m:rPr>
                    <m:t>∼</m:t>
                  </m:r>
                </m:lim>
              </m:limLow>
              <m:r>
                <m:rPr>
                  <m:sty m:val="p"/>
                </m:rPr>
                <m:t>)</m:t>
              </m:r>
              <m:r>
                <m:rPr>
                  <m:nor/>
                  <m:sty m:val="p"/>
                </m:rPr>
                <m:t> is </m:t>
              </m:r>
              <m:r>
                <m:t>0</m:t>
              </m:r>
              <m:r>
                <m:rPr>
                  <m:nor/>
                  <m:sty m:val="p"/>
                </m:rPr>
                <m:t>; </m:t>
              </m:r>
              <m:r>
                <m:rPr>
                  <m:nor/>
                  <m:sty m:val="p"/>
                </m:rPr>
                <m:t>Definition 25</m:t>
              </m:r>
              <m:r>
                <m:rPr>
                  <m:nor/>
                  <m:sty m:val="p"/>
                </m:rPr>
                <m:t>)</m:t>
              </m:r>
            </m:e>
          </m:eqArr>
        </m:oMath>
      </m:oMathPara>
    </w:p>
    <w:p>
      <w:pPr>
        <w:pStyle w:val="BodyText"/>
      </w:pPr>
      <w:ins w:id="1778" w:author="PR Preview" w:date="2026-01-01T00:00:00Z">
        <w:r>
          <w:rPr>
            <w:b/>
            <w:bCs/>
          </w:rPr>
          <w:t xml:space="preserve">Example 26 (A linear operator, and a linear map that is not one)</w:t>
        </w:r>
      </w:ins>
      <w:ins w:id="1779" w:author="PR Preview" w:date="2026-01-01T00:00:00Z">
        <w:r>
          <w:t xml:space="preserve"> </w:t>
        </w:r>
      </w:ins>
      <w:ins w:id="1780" w:author="PR Preview" w:date="2026-01-01T00:00:00Z">
        <w:r>
          <w:t xml:space="preserve">The map</w:t>
        </w:r>
      </w:ins>
      <w:ins w:id="1781" w:author="PR Preview" w:date="2026-01-01T00:00:00Z">
        <w:r>
          <w:t xml:space="preserve"> </w:t>
        </w:r>
      </w:ins>
      <w:ins w:id="1782" w:author="PR Preview" w:date="2026-01-01T00:00:00Z">
        <w:r>
          <w:t xml:space="preserve">$f(\mathord{\smash[b]{\underset{\raise.3ex\hbox{$\scriptstyle\sim$}}{x}}\vphantom{x}}) = (2 x_1,\ x_1 + x_2)$</w:t>
        </w:r>
      </w:ins>
      <w:ins w:id="1783" w:author="PR Preview" w:date="2026-01-01T00:00:00Z">
        <w:r>
          <w:t xml:space="preserve"> </w:t>
        </w:r>
      </w:ins>
      <w:ins w:id="1784" w:author="PR Preview" w:date="2026-01-01T00:00:00Z">
        <w:r>
          <w:t xml:space="preserve">from</w:t>
        </w:r>
      </w:ins>
      <w:ins w:id="1785" w:author="PR Preview" w:date="2026-01-01T00:00:00Z">
        <w:r>
          <w:t xml:space="preserve"> </w:t>
        </w:r>
      </w:ins>
      <w:hyperlink w:anchor="exm-linear-map">
        <w:ins w:id="1786" w:author="PR Preview" w:date="2026-01-01T00:00:00Z">
          <w:r>
            <w:rPr>
              <w:rStyle w:val="Hyperlink"/>
            </w:rPr>
            <w:t xml:space="preserve">Example 25</w:t>
          </w:r>
        </w:ins>
      </w:hyperlink>
      <w:ins w:id="1787" w:author="PR Preview" w:date="2026-01-01T00:00:00Z">
        <w:r>
          <w:t xml:space="preserve"> </w:t>
        </w:r>
      </w:ins>
      <w:ins w:id="1788" w:author="PR Preview" w:date="2026-01-01T00:00:00Z">
        <w:r>
          <w:t xml:space="preserve">sends</w:t>
        </w:r>
      </w:ins>
      <w:ins w:id="1789" w:author="PR Preview" w:date="2026-01-01T00:00:00Z">
        <w:r>
          <w:t xml:space="preserve"> </w:t>
        </w:r>
      </w:ins>
      <m:oMath>
        <m:sSup>
          <m:e>
            <m:r>
              <m:rPr>
                <m:scr m:val="double-struck"/>
                <m:sty m:val="p"/>
              </m:rPr>
              <m:t>R</m:t>
            </m:r>
          </m:e>
          <m:sup>
            <m:r>
              <m:t>2</m:t>
            </m:r>
          </m:sup>
        </m:sSup>
      </m:oMath>
      <w:ins w:id="1790" w:author="PR Preview" w:date="2026-01-01T00:00:00Z">
        <w:r>
          <w:t xml:space="preserve"> </w:t>
        </w:r>
      </w:ins>
      <w:ins w:id="1791" w:author="PR Preview" w:date="2026-01-01T00:00:00Z">
        <w:r>
          <w:t xml:space="preserve">to</w:t>
        </w:r>
      </w:ins>
      <w:ins w:id="1792" w:author="PR Preview" w:date="2026-01-01T00:00:00Z">
        <w:r>
          <w:t xml:space="preserve"> </w:t>
        </w:r>
      </w:ins>
      <m:oMath>
        <m:sSup>
          <m:e>
            <m:r>
              <m:rPr>
                <m:scr m:val="double-struck"/>
                <m:sty m:val="p"/>
              </m:rPr>
              <m:t>R</m:t>
            </m:r>
          </m:e>
          <m:sup>
            <m:r>
              <m:t>2</m:t>
            </m:r>
          </m:sup>
        </m:sSup>
      </m:oMath>
      <w:ins w:id="1793" w:author="PR Preview" w:date="2026-01-01T00:00:00Z">
        <w:r>
          <w:t xml:space="preserve">, so it is a linear operator on</w:t>
        </w:r>
      </w:ins>
      <w:ins w:id="1794" w:author="PR Preview" w:date="2026-01-01T00:00:00Z">
        <w:r>
          <w:t xml:space="preserve"> </w:t>
        </w:r>
      </w:ins>
      <m:oMath>
        <m:sSup>
          <m:e>
            <m:r>
              <m:rPr>
                <m:scr m:val="double-struck"/>
                <m:sty m:val="p"/>
              </m:rPr>
              <m:t>R</m:t>
            </m:r>
          </m:e>
          <m:sup>
            <m:r>
              <m:t>2</m:t>
            </m:r>
          </m:sup>
        </m:sSup>
      </m:oMath>
      <w:ins w:id="1795" w:author="PR Preview" w:date="2026-01-01T00:00:00Z">
        <w:r>
          <w:t xml:space="preserve">.</w:t>
        </w:r>
      </w:ins>
      <w:ins w:id="1796" w:author="PR Preview" w:date="2026-01-01T00:00:00Z">
        <w:r>
          <w:t xml:space="preserve"> </w:t>
        </w:r>
      </w:ins>
      <w:ins w:id="1797" w:author="PR Preview" w:date="2026-01-01T00:00:00Z">
        <w:r>
          <w:t xml:space="preserve">The linear map</w:t>
        </w:r>
      </w:ins>
      <w:ins w:id="1798" w:author="PR Preview" w:date="2026-01-01T00:00:00Z">
        <w:r>
          <w:t xml:space="preserve"> </w:t>
        </w:r>
      </w:ins>
      <w:ins w:id="1799" w:author="PR Preview" w:date="2026-01-01T00:00:00Z">
        <w:r>
          <w:t xml:space="preserve">$g(\mathord{\smash[b]{\underset{\raise.3ex\hbox{$\scriptstyle\sim$}}{x}}\vphantom{x}}) = x_1 + x_2$</w:t>
        </w:r>
      </w:ins>
      <w:ins w:id="1800" w:author="PR Preview" w:date="2026-01-01T00:00:00Z">
        <w:r>
          <w:t xml:space="preserve"> </w:t>
        </w:r>
      </w:ins>
      <w:ins w:id="1801" w:author="PR Preview" w:date="2026-01-01T00:00:00Z">
        <w:r>
          <w:t xml:space="preserve">sends</w:t>
        </w:r>
      </w:ins>
      <w:ins w:id="1802" w:author="PR Preview" w:date="2026-01-01T00:00:00Z">
        <w:r>
          <w:t xml:space="preserve"> </w:t>
        </w:r>
      </w:ins>
      <m:oMath>
        <m:sSup>
          <m:e>
            <m:r>
              <m:rPr>
                <m:scr m:val="double-struck"/>
                <m:sty m:val="p"/>
              </m:rPr>
              <m:t>R</m:t>
            </m:r>
          </m:e>
          <m:sup>
            <m:r>
              <m:t>2</m:t>
            </m:r>
          </m:sup>
        </m:sSup>
      </m:oMath>
      <w:ins w:id="1803" w:author="PR Preview" w:date="2026-01-01T00:00:00Z">
        <w:r>
          <w:t xml:space="preserve"> </w:t>
        </w:r>
      </w:ins>
      <w:ins w:id="1804" w:author="PR Preview" w:date="2026-01-01T00:00:00Z">
        <w:r>
          <w:t xml:space="preserve">to</w:t>
        </w:r>
      </w:ins>
      <w:ins w:id="1805" w:author="PR Preview" w:date="2026-01-01T00:00:00Z">
        <w:r>
          <w:t xml:space="preserve"> </w:t>
        </w:r>
      </w:ins>
      <m:oMath>
        <m:r>
          <m:rPr>
            <m:scr m:val="double-struck"/>
            <m:sty m:val="p"/>
          </m:rPr>
          <m:t>R</m:t>
        </m:r>
      </m:oMath>
      <w:ins w:id="1806" w:author="PR Preview" w:date="2026-01-01T00:00:00Z">
        <w:r>
          <w:t xml:space="preserve">,</w:t>
        </w:r>
      </w:ins>
      <w:ins w:id="1807" w:author="PR Preview" w:date="2026-01-01T00:00:00Z">
        <w:r>
          <w:t xml:space="preserve"> </w:t>
        </w:r>
      </w:ins>
      <w:ins w:id="1808" w:author="PR Preview" w:date="2026-01-01T00:00:00Z">
        <w:r>
          <w:t xml:space="preserve">so it is linear but not an operator:</w:t>
        </w:r>
      </w:ins>
      <w:ins w:id="1809" w:author="PR Preview" w:date="2026-01-01T00:00:00Z">
        <w:r>
          <w:t xml:space="preserve"> </w:t>
        </w:r>
      </w:ins>
      <w:ins w:id="1810" w:author="PR Preview" w:date="2026-01-01T00:00:00Z">
        <w:r>
          <w:t xml:space="preserve">its outputs have length</w:t>
        </w:r>
      </w:ins>
      <w:ins w:id="1811" w:author="PR Preview" w:date="2026-01-01T00:00:00Z">
        <w:r>
          <w:t xml:space="preserve"> </w:t>
        </w:r>
      </w:ins>
      <m:oMath>
        <m:r>
          <m:t>1</m:t>
        </m:r>
      </m:oMath>
      <w:ins w:id="1812" w:author="PR Preview" w:date="2026-01-01T00:00:00Z">
        <w:r>
          <w:t xml:space="preserve">, not</w:t>
        </w:r>
      </w:ins>
      <w:ins w:id="1813" w:author="PR Preview" w:date="2026-01-01T00:00:00Z">
        <w:r>
          <w:t xml:space="preserve"> </w:t>
        </w:r>
      </w:ins>
      <m:oMath>
        <m:r>
          <m:t>2</m:t>
        </m:r>
      </m:oMath>
      <w:ins w:id="1814" w:author="PR Preview" w:date="2026-01-01T00:00:00Z">
        <w:r>
          <w:t xml:space="preserve">.</w:t>
        </w:r>
      </w:ins>
    </w:p>
    <w:bookmarkEnd w:id="132"/>
    <w:bookmarkStart w:id="133" w:name="thm-linear-map-zero"/>
    <w:p>
      <w:pPr>
        <w:pStyle w:val="BodyText"/>
      </w:pPr>
      <w:ins w:id="1815" w:author="PR Preview" w:date="2026-01-01T00:00:00Z">
        <w:r>
          <w:rPr>
            <w:b/>
            <w:bCs/>
          </w:rPr>
          <w:t xml:space="preserve">Theorem 11 (A linear map sends zero to zero)</w:t>
        </w:r>
      </w:ins>
      <w:ins w:id="1816" w:author="PR Preview" w:date="2026-01-01T00:00:00Z">
        <w:r>
          <w:t xml:space="preserve"> </w:t>
        </w:r>
      </w:ins>
      <w:ins w:id="1817" w:author="PR Preview" w:date="2026-01-01T00:00:00Z">
        <w:r>
          <w:t xml:space="preserve">If</w:t>
        </w:r>
      </w:ins>
      <w:ins w:id="1818"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819" w:author="PR Preview" w:date="2026-01-01T00:00:00Z">
        <w:r>
          <w:t xml:space="preserve"> </w:t>
        </w:r>
      </w:ins>
      <w:ins w:id="1820" w:author="PR Preview" w:date="2026-01-01T00:00:00Z">
        <w:r>
          <w:t xml:space="preserve">is a linear map (</w:t>
        </w:r>
      </w:ins>
      <w:hyperlink w:anchor="def-linear-map">
        <w:ins w:id="1821" w:author="PR Preview" w:date="2026-01-01T00:00:00Z">
          <w:r>
            <w:rPr>
              <w:rStyle w:val="Hyperlink"/>
            </w:rPr>
            <w:t xml:space="preserve">Definition 34</w:t>
          </w:r>
        </w:ins>
      </w:hyperlink>
      <w:ins w:id="1822" w:author="PR Preview" w:date="2026-01-01T00:00:00Z">
        <w:r>
          <w:t xml:space="preserve">),</w:t>
        </w:r>
      </w:ins>
      <w:ins w:id="1823" w:author="PR Preview" w:date="2026-01-01T00:00:00Z">
        <w:r>
          <w:t xml:space="preserve"> </w:t>
        </w:r>
      </w:ins>
      <w:ins w:id="1824" w:author="PR Preview" w:date="2026-01-01T00:00:00Z">
        <w:r>
          <w:t xml:space="preserve">then</w:t>
        </w:r>
      </w:ins>
      <w:ins w:id="1825" w:author="PR Preview" w:date="2026-01-01T00:00:00Z">
        <w:r>
          <w:t xml:space="preserve"> </w:t>
        </w:r>
      </w:ins>
      <w:ins w:id="1826" w:author="PR Preview" w:date="2026-01-01T00:00:00Z">
        <w:r>
          <w:t xml:space="preserve">$f(\mathord{\smash[b]{\underset{\raise.3ex\hbox{$\scriptstyle\sim$}}{0}}\vphantom{0}}) = \mathord{\smash[b]{\underset{\raise.3ex\hbox{$\scriptstyle\sim$}}{0}}\vphantom{0}}$</w:t>
        </w:r>
      </w:ins>
      <w:ins w:id="1827" w:author="PR Preview" w:date="2026-01-01T00:00:00Z">
        <w:r>
          <w:t xml:space="preserve">.</w:t>
        </w:r>
      </w:ins>
    </w:p>
    <w:bookmarkEnd w:id="133"/>
    <w:p>
      <w:pPr>
        <w:pStyle w:val="BodyText"/>
      </w:pPr>
      <w:ins w:id="1828" w:author="PR Preview" w:date="2026-01-01T00:00:00Z">
        <w:r>
          <w:rPr>
            <w:i/>
            <w:iCs/>
          </w:rPr>
          <w:t xml:space="preserve">Proof</w:t>
        </w:r>
      </w:ins>
      <w:ins w:id="1829" w:author="PR Preview" w:date="2026-01-01T00:00:00Z">
        <w:r>
          <w:t xml:space="preserve">. </w:t>
        </w:r>
      </w:ins>
      <w:ins w:id="1830" w:author="PR Preview" w:date="2026-01-01T00:00:00Z">
        <w:r>
          <w:t xml:space="preserve">On the left,</w:t>
        </w:r>
      </w:ins>
      <w:ins w:id="1831" w:author="PR Preview" w:date="2026-01-01T00:00:00Z">
        <w:r>
          <w:t xml:space="preserve"> </w:t>
        </w:r>
      </w:ins>
      <w:ins w:id="1832" w:author="PR Preview" w:date="2026-01-01T00:00:00Z">
        <w:r>
          <w:t xml:space="preserve">$\mathord{\smash[b]{\underset{\raise.3ex\hbox{$\scriptstyle\sim$}}{0}}\vphantom{0}}$</w:t>
        </w:r>
      </w:ins>
      <w:ins w:id="1833" w:author="PR Preview" w:date="2026-01-01T00:00:00Z">
        <w:r>
          <w:t xml:space="preserve"> </w:t>
        </w:r>
      </w:ins>
      <w:ins w:id="1834" w:author="PR Preview" w:date="2026-01-01T00:00:00Z">
        <w:r>
          <w:t xml:space="preserve">is the zero vector of length</w:t>
        </w:r>
      </w:ins>
      <w:ins w:id="1835" w:author="PR Preview" w:date="2026-01-01T00:00:00Z">
        <w:r>
          <w:t xml:space="preserve"> </w:t>
        </w:r>
      </w:ins>
      <m:oMath>
        <m:r>
          <m:t>p</m:t>
        </m:r>
      </m:oMath>
      <w:ins w:id="1836" w:author="PR Preview" w:date="2026-01-01T00:00:00Z">
        <w:r>
          <w:t xml:space="preserve">;</w:t>
        </w:r>
      </w:ins>
      <w:ins w:id="1837" w:author="PR Preview" w:date="2026-01-01T00:00:00Z">
        <w:r>
          <w:t xml:space="preserve"> </w:t>
        </w:r>
      </w:ins>
      <w:ins w:id="1838" w:author="PR Preview" w:date="2026-01-01T00:00:00Z">
        <w:r>
          <w:t xml:space="preserve">on the right, it is the zero vector of length</w:t>
        </w:r>
      </w:ins>
      <w:ins w:id="1839" w:author="PR Preview" w:date="2026-01-01T00:00:00Z">
        <w:r>
          <w:t xml:space="preserve"> </w:t>
        </w:r>
      </w:ins>
      <m:oMath>
        <m:r>
          <m:t>m</m:t>
        </m:r>
      </m:oMath>
      <w:ins w:id="1840" w:author="PR Preview" w:date="2026-01-01T00:00:00Z">
        <w:r>
          <w:t xml:space="preserve">.</w:t>
        </w:r>
      </w:ins>
    </w:p>
    <w:p>
      <w:pPr>
        <w:pStyle w:val="BodyText"/>
      </w:pPr>
      <w:ins w:id="1841" w:author="PR Preview" w:date="2026-01-01T00:00:00Z">
        <w:r>
          <w:t xml:space="preserve">$$
    \begin{aligned}
    f(\mathord{\smash[b]{\underset{\raise.3ex\hbox{$\scriptstyle\sim$}}{0}}\vphantom{0}})
    &amp;= f(0 \cdot\mathord{\smash[b]{\underset{\raise.3ex\hbox{$\scriptstyle\sim$}}{0}}\vphantom{0}})
    &amp;&amp; \text{(every entry of } 0 \cdot\mathord{\smash[b]{\underset{\raise.3ex\hbox{$\scriptstyle\sim$}}{0}}\vphantom{0}}\text{ is } 0 \cdot 0 = 0 \text{; }\text{Definition~25}\text{)}
    \\&amp;= 0 \cdot f(\mathord{\smash[b]{\underset{\raise.3ex\hbox{$\scriptstyle\sim$}}{0}}\vphantom{0}})
    &amp;&amp; \text{(homogeneity, with } c = 0 \text{ and } \mathord{\smash[b]{\underset{\raise.3ex\hbox{$\scriptstyle\sim$}}{x}}\vphantom{x}}= \mathord{\smash[b]{\underset{\raise.3ex\hbox{$\scriptstyle\sim$}}{0}}\vphantom{0}}\text{)}
    \\&amp;= \mathord{\smash[b]{\underset{\raise.3ex\hbox{$\scriptstyle\sim$}}{0}}\vphantom{0}}
    &amp;&amp; \text{(every entry of } 0 \cdot f(\mathord{\smash[b]{\underset{\raise.3ex\hbox{$\scriptstyle\sim$}}{0}}\vphantom{0}}) \text{ is } 0 \text{; }\text{Definition~25}\text{)}
    \end{aligned}
    $$</w:t>
        </w:r>
      </w:ins>
    </w:p>
    <w:bookmarkStart w:id="134" w:name="exm-linear-map-zero"/>
    <w:p>
      <w:pPr>
        <w:pStyle w:val="FirstParagraph"/>
      </w:pPr>
      <w:r>
        <w:rPr>
          <w:b/>
          <w:bCs/>
        </w:rPr>
        <w:t xml:space="preserve">Example 27 (Ruling out linearity at zero)</w:t>
      </w:r>
      <w:r>
        <w:t xml:space="preserve"> </w:t>
      </w:r>
      <w:r>
        <w:t xml:space="preserve">In</w:t>
      </w:r>
      <w:r>
        <w:t xml:space="preserve"> </w:t>
      </w:r>
      <w:hyperlink w:anchor="exm-linear-map">
        <w:r>
          <w:rPr>
            <w:rStyle w:val="Hyperlink"/>
          </w:rPr>
          <w:t xml:space="preserve">Example 25</w:t>
        </w:r>
      </w:hyperlink>
      <w:r>
        <w:t xml:space="preserve">,</w:t>
      </w:r>
      <w:r>
        <w:t xml:space="preserve"> </w:t>
      </w:r>
      <m:oMath>
        <m:r>
          <m:t>g</m:t>
        </m:r>
        <m:r>
          <m:rPr>
            <m:sty m:val="p"/>
          </m:rPr>
          <m:t>(</m:t>
        </m:r>
        <m:r>
          <m:t>x</m:t>
        </m:r>
        <m:r>
          <m:rPr>
            <m:sty m:val="p"/>
          </m:rPr>
          <m:t>)</m:t>
        </m:r>
        <m:r>
          <m:rPr>
            <m:sty m:val="p"/>
          </m:rPr>
          <m:t>=</m:t>
        </m:r>
        <m:r>
          <m:t>x</m:t>
        </m:r>
        <m:r>
          <m:rPr>
            <m:sty m:val="p"/>
          </m:rPr>
          <m:t>+</m:t>
        </m:r>
        <m:r>
          <m:t>1</m:t>
        </m:r>
      </m:oMath>
      <w:r>
        <w:t xml:space="preserve"> </w:t>
      </w:r>
      <w:r>
        <w:t xml:space="preserve">has</w:t>
      </w:r>
      <w:r>
        <w:t xml:space="preserve"> </w:t>
      </w:r>
      <m:oMath>
        <m:r>
          <m:t>g</m:t>
        </m:r>
        <m:r>
          <m:rPr>
            <m:sty m:val="p"/>
          </m:rPr>
          <m:t>(</m:t>
        </m:r>
        <m:r>
          <m:t>0</m:t>
        </m:r>
        <m:r>
          <m:rPr>
            <m:sty m:val="p"/>
          </m:rPr>
          <m:t>)</m:t>
        </m:r>
        <m:r>
          <m:rPr>
            <m:sty m:val="p"/>
          </m:rPr>
          <m:t>=</m:t>
        </m:r>
        <m:r>
          <m:t>1</m:t>
        </m:r>
        <m:r>
          <m:rPr>
            <m:sty m:val="p"/>
          </m:rPr>
          <m:t>≠</m:t>
        </m:r>
        <m:r>
          <m:t>0</m:t>
        </m:r>
      </m:oMath>
      <w:r>
        <w:t xml:space="preserve">,</w:t>
      </w:r>
      <w:r>
        <w:t xml:space="preserve"> </w:t>
      </w:r>
      <w:r>
        <w:t xml:space="preserve">so by</w:t>
      </w:r>
      <w:r>
        <w:t xml:space="preserve"> </w:t>
      </w:r>
      <w:hyperlink w:anchor="thm-linear-map-zero">
        <w:r>
          <w:rPr>
            <w:rStyle w:val="Hyperlink"/>
          </w:rPr>
          <w:t xml:space="preserve">Theorem 11</w:t>
        </w:r>
      </w:hyperlink>
      <w:r>
        <w:t xml:space="preserve"> </w:t>
      </w:r>
      <w:r>
        <w:t xml:space="preserve">it is not linear,</w:t>
      </w:r>
      <w:r>
        <w:t xml:space="preserve"> </w:t>
      </w:r>
      <w:r>
        <w:t xml:space="preserve">without checking additivity or homogeneity.</w:t>
      </w:r>
    </w:p>
    <w:p>
      <w:pPr>
        <w:pStyle w:val="BodyText"/>
      </w:pPr>
      <w:del w:id="1842" w:author="PR Preview" w:date="2026-01-01T00:00:00Z">
        <w:r>
          <w:delText xml:space="preserve">Sending</w:delText>
        </w:r>
      </w:del>
      <w:del w:id="1843" w:author="PR Preview" w:date="2026-01-01T00:00:00Z">
        <w:r>
          <w:delText xml:space="preserve"> </w:delText>
        </w:r>
      </w:del>
      <m:oMath>
        <m:limLow>
          <m:e>
            <m:r>
              <m:t>0</m:t>
            </m:r>
          </m:e>
          <m:lim>
            <m:r>
              <m:rPr>
                <m:sty m:val="p"/>
              </m:rPr>
              <m:t>∼</m:t>
            </m:r>
          </m:lim>
        </m:limLow>
      </m:oMath>
      <w:del w:id="1844" w:author="PR Preview" w:date="2026-01-01T00:00:00Z">
        <w:r>
          <w:delText xml:space="preserve"> </w:delText>
        </w:r>
      </w:del>
      <w:del w:id="1845" w:author="PR Preview" w:date="2026-01-01T00:00:00Z">
        <w:r>
          <w:delText xml:space="preserve">to</w:delText>
        </w:r>
      </w:del>
      <w:del w:id="1846" w:author="PR Preview" w:date="2026-01-01T00:00:00Z">
        <w:r>
          <w:delText xml:space="preserve"> </w:delText>
        </w:r>
      </w:del>
      <m:oMath>
        <m:limLow>
          <m:e>
            <m:r>
              <m:t>0</m:t>
            </m:r>
          </m:e>
          <m:lim>
            <m:r>
              <m:rPr>
                <m:sty m:val="p"/>
              </m:rPr>
              <m:t>∼</m:t>
            </m:r>
          </m:lim>
        </m:limLow>
      </m:oMath>
      <w:del w:id="1847" w:author="PR Preview" w:date="2026-01-01T00:00:00Z">
        <w:r>
          <w:delText xml:space="preserve"> </w:delText>
        </w:r>
      </w:del>
      <w:del w:id="1848" w:author="PR Preview" w:date="2026-01-01T00:00:00Z">
        <w:r>
          <w:delText xml:space="preserve">is necessary but not sufficient:</w:delText>
        </w:r>
      </w:del>
      <w:del w:id="1849" w:author="PR Preview" w:date="2026-01-01T00:00:00Z">
        <w:r>
          <w:delText xml:space="preserve"> </w:delText>
        </w:r>
      </w:del>
      <m:oMath>
        <m:r>
          <m:t>h</m:t>
        </m:r>
        <m:r>
          <m:rPr>
            <m:sty m:val="p"/>
          </m:rPr>
          <m:t>(</m:t>
        </m:r>
        <m:r>
          <m:t>x</m:t>
        </m:r>
        <m:r>
          <m:rPr>
            <m:sty m:val="p"/>
          </m:rPr>
          <m:t>)</m:t>
        </m:r>
        <m:r>
          <m:rPr>
            <m:sty m:val="p"/>
          </m:rPr>
          <m:t>=</m:t>
        </m:r>
        <m:sSup>
          <m:e>
            <m:r>
              <m:t>x</m:t>
            </m:r>
          </m:e>
          <m:sup>
            <m:r>
              <m:t>2</m:t>
            </m:r>
          </m:sup>
        </m:sSup>
      </m:oMath>
      <w:del w:id="1850" w:author="PR Preview" w:date="2026-01-01T00:00:00Z">
        <w:r>
          <w:delText xml:space="preserve"> </w:delText>
        </w:r>
      </w:del>
      <w:del w:id="1851" w:author="PR Preview" w:date="2026-01-01T00:00:00Z">
        <w:r>
          <w:delText xml:space="preserve">in the same example has</w:delText>
        </w:r>
      </w:del>
      <w:del w:id="1852" w:author="PR Preview" w:date="2026-01-01T00:00:00Z">
        <w:r>
          <w:delText xml:space="preserve"> </w:delText>
        </w:r>
      </w:del>
      <m:oMath>
        <m:r>
          <m:t>h</m:t>
        </m:r>
        <m:r>
          <m:rPr>
            <m:sty m:val="p"/>
          </m:rPr>
          <m:t>(</m:t>
        </m:r>
        <m:r>
          <m:t>0</m:t>
        </m:r>
        <m:r>
          <m:rPr>
            <m:sty m:val="p"/>
          </m:rPr>
          <m:t>)</m:t>
        </m:r>
        <m:r>
          <m:rPr>
            <m:sty m:val="p"/>
          </m:rPr>
          <m:t>=</m:t>
        </m:r>
        <m:r>
          <m:t>0</m:t>
        </m:r>
      </m:oMath>
      <w:del w:id="1853" w:author="PR Preview" w:date="2026-01-01T00:00:00Z">
        <w:r>
          <w:delText xml:space="preserve"> </w:delText>
        </w:r>
      </w:del>
      <w:del w:id="1854" w:author="PR Preview" w:date="2026-01-01T00:00:00Z">
        <w:r>
          <w:delText xml:space="preserve">and is still not linear.</w:delText>
        </w:r>
      </w:del>
    </w:p>
    <w:p>
      <w:pPr>
        <w:pStyle w:val="BodyText"/>
      </w:pPr>
      <w:del w:id="1855" w:author="PR Preview" w:date="2026-01-01T00:00:00Z">
        <w:r>
          <w:rPr>
            <w:b/>
            <w:bCs/>
          </w:rPr>
          <w:delText xml:space="preserve">Theorem 12 (Multiplying by a matrix is a linear map)</w:delText>
        </w:r>
      </w:del>
      <w:del w:id="1856" w:author="PR Preview" w:date="2026-01-01T00:00:00Z">
        <w:r>
          <w:delText xml:space="preserve"> </w:delText>
        </w:r>
      </w:del>
      <w:del w:id="1857" w:author="PR Preview" w:date="2026-01-01T00:00:00Z">
        <w:r>
          <w:delText xml:space="preserve">For any</w:delText>
        </w:r>
      </w:del>
      <w:del w:id="1858" w:author="PR Preview" w:date="2026-01-01T00:00:00Z">
        <w:r>
          <w:delText xml:space="preserve"> </w:delText>
        </w:r>
      </w:del>
      <m:oMath>
        <m:r>
          <m:t>m</m:t>
        </m:r>
        <m:r>
          <m:rPr>
            <m:sty m:val="p"/>
          </m:rPr>
          <m:t>×</m:t>
        </m:r>
        <m:r>
          <m:t>p</m:t>
        </m:r>
      </m:oMath>
      <w:del w:id="1859" w:author="PR Preview" w:date="2026-01-01T00:00:00Z">
        <w:r>
          <w:delText xml:space="preserve"> </w:delText>
        </w:r>
      </w:del>
      <w:del w:id="1860" w:author="PR Preview" w:date="2026-01-01T00:00:00Z">
        <w:r>
          <w:delText xml:space="preserve">matrix</w:delText>
        </w:r>
      </w:del>
      <w:del w:id="1861" w:author="PR Preview" w:date="2026-01-01T00:00:00Z">
        <w:r>
          <w:delText xml:space="preserve"> </w:delText>
        </w:r>
      </w:del>
      <m:oMath>
        <m:r>
          <m:rPr>
            <m:sty m:val="bi"/>
          </m:rPr>
          <m:t>A</m:t>
        </m:r>
      </m:oMath>
      <w:del w:id="1862" w:author="PR Preview" w:date="2026-01-01T00:00:00Z">
        <w:r>
          <w:delText xml:space="preserve">,</w:delText>
        </w:r>
      </w:del>
      <w:del w:id="1863" w:author="PR Preview" w:date="2026-01-01T00:00:00Z">
        <w:r>
          <w:delText xml:space="preserve"> </w:delText>
        </w:r>
      </w:del>
      <w:del w:id="1864" w:author="PR Preview" w:date="2026-01-01T00:00:00Z">
        <w:r>
          <w:delText xml:space="preserve">the function</w:delText>
        </w:r>
      </w:del>
      <w:del w:id="1865"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866" w:author="PR Preview" w:date="2026-01-01T00:00:00Z">
        <w:r>
          <w:delText xml:space="preserve"> </w:delText>
        </w:r>
      </w:del>
      <w:del w:id="1867" w:author="PR Preview" w:date="2026-01-01T00:00:00Z">
        <w:r>
          <w:delText xml:space="preserve">defined by</w:delText>
        </w:r>
      </w:del>
      <w:del w:id="1868"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1869" w:author="PR Preview" w:date="2026-01-01T00:00:00Z">
        <w:r>
          <w:delText xml:space="preserve"> </w:delText>
        </w:r>
      </w:del>
      <w:del w:id="1870" w:author="PR Preview" w:date="2026-01-01T00:00:00Z">
        <w:r>
          <w:delText xml:space="preserve">is a linear map (</w:delText>
        </w:r>
      </w:del>
      <w:hyperlink w:anchor="def-linear-map">
        <w:del w:id="1871" w:author="PR Preview" w:date="2026-01-01T00:00:00Z">
          <w:r>
            <w:rPr>
              <w:rStyle w:val="Hyperlink"/>
            </w:rPr>
            <w:delText xml:space="preserve">Definition 34</w:delText>
          </w:r>
        </w:del>
      </w:hyperlink>
      <w:del w:id="1872" w:author="PR Preview" w:date="2026-01-01T00:00:00Z">
        <w:r>
          <w:delText xml:space="preserve">).</w:delText>
        </w:r>
      </w:del>
    </w:p>
    <w:p>
      <w:pPr>
        <w:pStyle w:val="BodyText"/>
      </w:pPr>
      <w:ins w:id="1873" w:author="PR Preview" w:date="2026-01-01T00:00:00Z">
        <w:r>
          <w:t xml:space="preserve">Sending</w:t>
        </w:r>
      </w:ins>
      <w:ins w:id="1874" w:author="PR Preview" w:date="2026-01-01T00:00:00Z">
        <w:r>
          <w:t xml:space="preserve"> </w:t>
        </w:r>
      </w:ins>
      <w:ins w:id="1875" w:author="PR Preview" w:date="2026-01-01T00:00:00Z">
        <w:r>
          <w:t xml:space="preserve">$\mathord{\smash[b]{\underset{\raise.3ex\hbox{$\scriptstyle\sim$}}{0}}\vphantom{0}}$</w:t>
        </w:r>
      </w:ins>
      <w:ins w:id="1876" w:author="PR Preview" w:date="2026-01-01T00:00:00Z">
        <w:r>
          <w:t xml:space="preserve"> </w:t>
        </w:r>
      </w:ins>
      <w:ins w:id="1877" w:author="PR Preview" w:date="2026-01-01T00:00:00Z">
        <w:r>
          <w:t xml:space="preserve">to</w:t>
        </w:r>
      </w:ins>
      <w:ins w:id="1878" w:author="PR Preview" w:date="2026-01-01T00:00:00Z">
        <w:r>
          <w:t xml:space="preserve"> </w:t>
        </w:r>
      </w:ins>
      <w:ins w:id="1879" w:author="PR Preview" w:date="2026-01-01T00:00:00Z">
        <w:r>
          <w:t xml:space="preserve">$\mathord{\smash[b]{\underset{\raise.3ex\hbox{$\scriptstyle\sim$}}{0}}\vphantom{0}}$</w:t>
        </w:r>
      </w:ins>
      <w:ins w:id="1880" w:author="PR Preview" w:date="2026-01-01T00:00:00Z">
        <w:r>
          <w:t xml:space="preserve"> </w:t>
        </w:r>
      </w:ins>
      <w:ins w:id="1881" w:author="PR Preview" w:date="2026-01-01T00:00:00Z">
        <w:r>
          <w:t xml:space="preserve">is necessary but not sufficient:</w:t>
        </w:r>
      </w:ins>
      <w:ins w:id="1882" w:author="PR Preview" w:date="2026-01-01T00:00:00Z">
        <w:r>
          <w:t xml:space="preserve"> </w:t>
        </w:r>
      </w:ins>
      <m:oMath>
        <m:r>
          <m:t>h</m:t>
        </m:r>
        <m:r>
          <m:rPr>
            <m:sty m:val="p"/>
          </m:rPr>
          <m:t>(</m:t>
        </m:r>
        <m:r>
          <m:t>x</m:t>
        </m:r>
        <m:r>
          <m:rPr>
            <m:sty m:val="p"/>
          </m:rPr>
          <m:t>)</m:t>
        </m:r>
        <m:r>
          <m:rPr>
            <m:sty m:val="p"/>
          </m:rPr>
          <m:t>=</m:t>
        </m:r>
        <m:sSup>
          <m:e>
            <m:r>
              <m:t>x</m:t>
            </m:r>
          </m:e>
          <m:sup>
            <m:r>
              <m:t>2</m:t>
            </m:r>
          </m:sup>
        </m:sSup>
      </m:oMath>
      <w:ins w:id="1883" w:author="PR Preview" w:date="2026-01-01T00:00:00Z">
        <w:r>
          <w:t xml:space="preserve"> </w:t>
        </w:r>
      </w:ins>
      <w:ins w:id="1884" w:author="PR Preview" w:date="2026-01-01T00:00:00Z">
        <w:r>
          <w:t xml:space="preserve">in the same example has</w:t>
        </w:r>
      </w:ins>
      <w:ins w:id="1885" w:author="PR Preview" w:date="2026-01-01T00:00:00Z">
        <w:r>
          <w:t xml:space="preserve"> </w:t>
        </w:r>
      </w:ins>
      <m:oMath>
        <m:r>
          <m:t>h</m:t>
        </m:r>
        <m:r>
          <m:rPr>
            <m:sty m:val="p"/>
          </m:rPr>
          <m:t>(</m:t>
        </m:r>
        <m:r>
          <m:t>0</m:t>
        </m:r>
        <m:r>
          <m:rPr>
            <m:sty m:val="p"/>
          </m:rPr>
          <m:t>)</m:t>
        </m:r>
        <m:r>
          <m:rPr>
            <m:sty m:val="p"/>
          </m:rPr>
          <m:t>=</m:t>
        </m:r>
        <m:r>
          <m:t>0</m:t>
        </m:r>
      </m:oMath>
      <w:ins w:id="1886" w:author="PR Preview" w:date="2026-01-01T00:00:00Z">
        <w:r>
          <w:t xml:space="preserve"> </w:t>
        </w:r>
      </w:ins>
      <w:ins w:id="1887" w:author="PR Preview" w:date="2026-01-01T00:00:00Z">
        <w:r>
          <w:t xml:space="preserve">and is still not linear.</w:t>
        </w:r>
      </w:ins>
    </w:p>
    <w:bookmarkEnd w:id="134"/>
    <w:bookmarkStart w:id="135" w:name="thm-matrix-map-linear"/>
    <w:p>
      <w:pPr>
        <w:pStyle w:val="BodyText"/>
      </w:pPr>
      <w:ins w:id="1888" w:author="PR Preview" w:date="2026-01-01T00:00:00Z">
        <w:r>
          <w:rPr>
            <w:b/>
            <w:bCs/>
          </w:rPr>
          <w:t xml:space="preserve">Theorem 12 (Multiplying by a matrix is a linear map)</w:t>
        </w:r>
      </w:ins>
      <w:ins w:id="1889" w:author="PR Preview" w:date="2026-01-01T00:00:00Z">
        <w:r>
          <w:t xml:space="preserve"> </w:t>
        </w:r>
      </w:ins>
      <w:ins w:id="1890" w:author="PR Preview" w:date="2026-01-01T00:00:00Z">
        <w:r>
          <w:t xml:space="preserve">For any</w:t>
        </w:r>
      </w:ins>
      <w:ins w:id="1891" w:author="PR Preview" w:date="2026-01-01T00:00:00Z">
        <w:r>
          <w:t xml:space="preserve"> </w:t>
        </w:r>
      </w:ins>
      <m:oMath>
        <m:r>
          <m:t>m</m:t>
        </m:r>
        <m:r>
          <m:rPr>
            <m:sty m:val="p"/>
          </m:rPr>
          <m:t>×</m:t>
        </m:r>
        <m:r>
          <m:t>p</m:t>
        </m:r>
      </m:oMath>
      <w:ins w:id="1892" w:author="PR Preview" w:date="2026-01-01T00:00:00Z">
        <w:r>
          <w:t xml:space="preserve"> </w:t>
        </w:r>
      </w:ins>
      <w:ins w:id="1893" w:author="PR Preview" w:date="2026-01-01T00:00:00Z">
        <w:r>
          <w:t xml:space="preserve">matrix</w:t>
        </w:r>
      </w:ins>
      <w:ins w:id="1894" w:author="PR Preview" w:date="2026-01-01T00:00:00Z">
        <w:r>
          <w:t xml:space="preserve"> </w:t>
        </w:r>
      </w:ins>
      <m:oMath>
        <m:r>
          <m:rPr>
            <m:sty m:val="bi"/>
          </m:rPr>
          <m:t>A</m:t>
        </m:r>
      </m:oMath>
      <w:ins w:id="1895" w:author="PR Preview" w:date="2026-01-01T00:00:00Z">
        <w:r>
          <w:t xml:space="preserve">,</w:t>
        </w:r>
      </w:ins>
      <w:ins w:id="1896" w:author="PR Preview" w:date="2026-01-01T00:00:00Z">
        <w:r>
          <w:t xml:space="preserve"> </w:t>
        </w:r>
      </w:ins>
      <w:ins w:id="1897" w:author="PR Preview" w:date="2026-01-01T00:00:00Z">
        <w:r>
          <w:t xml:space="preserve">the function</w:t>
        </w:r>
      </w:ins>
      <w:ins w:id="1898"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899" w:author="PR Preview" w:date="2026-01-01T00:00:00Z">
        <w:r>
          <w:t xml:space="preserve"> </w:t>
        </w:r>
      </w:ins>
      <w:ins w:id="1900" w:author="PR Preview" w:date="2026-01-01T00:00:00Z">
        <w:r>
          <w:t xml:space="preserve">defined by</w:t>
        </w:r>
      </w:ins>
      <w:ins w:id="1901" w:author="PR Preview" w:date="2026-01-01T00:00:00Z">
        <w:r>
          <w:t xml:space="preserve"> </w:t>
        </w:r>
      </w:ins>
      <w:ins w:id="1902" w:author="PR Preview" w:date="2026-01-01T00:00:00Z">
        <w:r>
          <w:t xml:space="preserve">$f(\mathord{\smash[b]{\underset{\raise.3ex\hbox{$\scriptstyle\sim$}}{x}}\vphantom{x}}) = \mathbf{A}\mathord{\smash[b]{\underset{\raise.3ex\hbox{$\scriptstyle\sim$}}{x}}\vphantom{x}}$</w:t>
        </w:r>
      </w:ins>
      <w:ins w:id="1903" w:author="PR Preview" w:date="2026-01-01T00:00:00Z">
        <w:r>
          <w:t xml:space="preserve"> </w:t>
        </w:r>
      </w:ins>
      <w:ins w:id="1904" w:author="PR Preview" w:date="2026-01-01T00:00:00Z">
        <w:r>
          <w:t xml:space="preserve">is a linear map (</w:t>
        </w:r>
      </w:ins>
      <w:hyperlink w:anchor="def-linear-map">
        <w:ins w:id="1905" w:author="PR Preview" w:date="2026-01-01T00:00:00Z">
          <w:r>
            <w:rPr>
              <w:rStyle w:val="Hyperlink"/>
            </w:rPr>
            <w:t xml:space="preserve">Definition 34</w:t>
          </w:r>
        </w:ins>
      </w:hyperlink>
      <w:ins w:id="1906" w:author="PR Preview" w:date="2026-01-01T00:00:00Z">
        <w:r>
          <w:t xml:space="preserve">).</w:t>
        </w:r>
      </w:ins>
    </w:p>
    <w:bookmarkEnd w:id="135"/>
    <w:p>
      <w:pPr>
        <w:pStyle w:val="BodyText"/>
      </w:pPr>
      <w:r>
        <w:rPr>
          <w:i/>
          <w:iCs/>
        </w:rPr>
        <w:t xml:space="preserve">Proof</w:t>
      </w:r>
      <w:r>
        <w:t xml:space="preserve">. </w:t>
      </w:r>
      <w:r>
        <w:t xml:space="preserve">Both conditions are checked one entry at a time.</w:t>
      </w:r>
      <w:r>
        <w:t xml:space="preserve"> </w:t>
      </w:r>
      <w:r>
        <w:t xml:space="preserve">For each</w:t>
      </w:r>
      <w:r>
        <w:t xml:space="preserve"> </w:t>
      </w:r>
      <m:oMath>
        <m:r>
          <m:t>i</m:t>
        </m:r>
        <m:r>
          <m:rPr>
            <m:sty m:val="p"/>
          </m:rPr>
          <m:t>∈</m:t>
        </m:r>
        <m:r>
          <m:rPr>
            <m:sty m:val="p"/>
          </m:rPr>
          <m:t>{</m:t>
        </m:r>
        <m:r>
          <m:t>1</m:t>
        </m:r>
        <m:r>
          <m:rPr>
            <m:sty m:val="p"/>
          </m:rPr>
          <m:t>,</m:t>
        </m:r>
        <m:r>
          <m:rPr>
            <m:sty m:val="p"/>
          </m:rPr>
          <m:t>…</m:t>
        </m:r>
        <m:r>
          <m:rPr>
            <m:sty m:val="p"/>
          </m:rPr>
          <m:t>,</m:t>
        </m:r>
        <m:r>
          <m:t>m</m:t>
        </m:r>
        <m:r>
          <m:rPr>
            <m:sty m:val="p"/>
          </m:rPr>
          <m:t>}</m:t>
        </m:r>
      </m:oMath>
      <w:r>
        <w:t xml:space="preserve">, additivity:</w:t>
      </w:r>
    </w:p>
    <w:p>
      <w:pPr>
        <w:pStyle w:val="BodyText"/>
      </w:pPr>
      <m:oMathPara>
        <m:oMathParaPr>
          <m:jc m:val="center"/>
        </m:oMathParaPr>
        <m:oMath>
          <m:eqArr>
            <m:e>
              <m:r>
                <m:t>​</m:t>
              </m:r>
              <m:d>
                <m:dPr>
                  <m:begChr m:val="("/>
                  <m:sepChr m:val=""/>
                  <m:endChr m:val=")"/>
                  <m:grow/>
                </m:dPr>
                <m:e>
                  <m:r>
                    <m:rPr>
                      <m:sty m:val="bi"/>
                    </m:rPr>
                    <m:t>A</m:t>
                  </m:r>
                  <m:r>
                    <m:rPr>
                      <m:sty m:val="p"/>
                    </m:rPr>
                    <m:t>(</m:t>
                  </m:r>
                  <m:limLow>
                    <m:e>
                      <m:r>
                        <m:t>x</m:t>
                      </m:r>
                    </m:e>
                    <m:lim>
                      <m:r>
                        <m:rPr>
                          <m:sty m:val="p"/>
                        </m:rPr>
                        <m:t>∼</m:t>
                      </m:r>
                    </m:lim>
                  </m:limLow>
                  <m:r>
                    <m:rPr>
                      <m:sty m:val="p"/>
                    </m:rPr>
                    <m:t>+</m:t>
                  </m:r>
                  <m:limLow>
                    <m:e>
                      <m:r>
                        <m:t>y</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limLow>
                <m:e>
                  <m:r>
                    <m:t>x</m:t>
                  </m:r>
                </m:e>
                <m:lim>
                  <m:r>
                    <m:rPr>
                      <m:sty m:val="p"/>
                    </m:rPr>
                    <m:t>∼</m:t>
                  </m:r>
                </m:lim>
              </m:limLow>
              <m:r>
                <m:rPr>
                  <m:sty m:val="p"/>
                </m:rPr>
                <m:t>+</m:t>
              </m:r>
              <m:limLow>
                <m:e>
                  <m:r>
                    <m:t>y</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sSub>
                <m:e>
                  <m:r>
                    <m:t>x</m:t>
                  </m:r>
                </m:e>
                <m:sub>
                  <m:r>
                    <m:t>j</m:t>
                  </m:r>
                </m:sub>
              </m:sSub>
              <m:r>
                <m:rPr>
                  <m:sty m:val="p"/>
                </m:rPr>
                <m:t>+</m:t>
              </m:r>
              <m:sSub>
                <m:e>
                  <m:r>
                    <m:t>y</m:t>
                  </m:r>
                </m:e>
                <m:sub>
                  <m:r>
                    <m:t>j</m:t>
                  </m:r>
                </m:sub>
              </m:sSub>
              <m:r>
                <m:rPr>
                  <m:sty m:val="p"/>
                </m:rPr>
                <m:t>)</m:t>
              </m:r>
              <m:r>
                <m:t>&amp;</m:t>
              </m:r>
              <m:r>
                <m:t>&amp;</m:t>
              </m:r>
              <m:r>
                <m:rPr>
                  <m:nor/>
                  <m:sty m:val="p"/>
                </m:rPr>
                <m:t>(</m:t>
              </m:r>
              <m:r>
                <m:rPr>
                  <m:nor/>
                  <m:sty m:val="p"/>
                </m:rPr>
                <m:t>Definition 7</m:t>
              </m:r>
              <m:r>
                <m:rPr>
                  <m:nor/>
                  <m:sty m:val="p"/>
                </m:rPr>
                <m: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b>
                <m:e>
                  <m:r>
                    <m:t>a</m:t>
                  </m:r>
                </m:e>
                <m:sub>
                  <m:r>
                    <m:t>i</m:t>
                  </m:r>
                  <m:r>
                    <m:t>j</m:t>
                  </m:r>
                </m:sub>
              </m:sSub>
              <m:sSub>
                <m:e>
                  <m:r>
                    <m:t>x</m:t>
                  </m:r>
                </m:e>
                <m:sub>
                  <m:r>
                    <m:t>j</m:t>
                  </m:r>
                </m:sub>
              </m:sSub>
              <m:r>
                <m:rPr>
                  <m:sty m:val="p"/>
                </m:rPr>
                <m:t>+</m:t>
              </m:r>
              <m:sSub>
                <m:e>
                  <m:r>
                    <m:t>a</m:t>
                  </m:r>
                </m:e>
                <m:sub>
                  <m:r>
                    <m:t>i</m:t>
                  </m:r>
                  <m:r>
                    <m:t>j</m:t>
                  </m:r>
                </m:sub>
              </m:sSub>
              <m:sSub>
                <m:e>
                  <m:r>
                    <m:t>y</m:t>
                  </m:r>
                </m:e>
                <m:sub>
                  <m:r>
                    <m:t>j</m:t>
                  </m:r>
                </m:sub>
              </m:sSub>
              <m:r>
                <m:rPr>
                  <m:sty m:val="p"/>
                </m:rPr>
                <m:t>)</m:t>
              </m:r>
              <m:r>
                <m:t>&amp;</m:t>
              </m:r>
              <m:r>
                <m:t>&amp;</m:t>
              </m:r>
              <m:r>
                <m:rPr>
                  <m:nor/>
                  <m:sty m:val="p"/>
                </m:rPr>
                <m:t>(multiplication distributes over addition)</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(a sum of sums splits)</m:t>
              </m:r>
            </m:e>
            <m:e>
              <m:r>
                <m:t>&amp;</m:t>
              </m:r>
              <m:r>
                <m:rPr>
                  <m:sty m:val="p"/>
                </m:rPr>
                <m:t>=</m:t>
              </m:r>
              <m:r>
                <m:rPr>
                  <m:sty m:val="p"/>
                </m:rPr>
                <m:t>(</m:t>
              </m:r>
              <m:r>
                <m:rPr>
                  <m:sty m:val="bi"/>
                </m:rPr>
                <m:t>A</m:t>
              </m:r>
              <m:limLow>
                <m:e>
                  <m:r>
                    <m:t>x</m:t>
                  </m:r>
                </m:e>
                <m:lim>
                  <m:r>
                    <m:rPr>
                      <m:sty m:val="p"/>
                    </m:rPr>
                    <m:t>∼</m:t>
                  </m:r>
                </m:lim>
              </m:limLow>
              <m:sSub>
                <m:e>
                  <m:r>
                    <m:rPr>
                      <m:sty m:val="p"/>
                    </m:rPr>
                    <m:t>)</m:t>
                  </m:r>
                </m:e>
                <m:sub>
                  <m:r>
                    <m:t>i</m:t>
                  </m:r>
                </m:sub>
              </m:sSub>
              <m:r>
                <m:rPr>
                  <m:sty m:val="p"/>
                </m:rPr>
                <m:t>+</m:t>
              </m:r>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bi"/>
                </m:rPr>
                <m:t>A</m:t>
              </m:r>
              <m:limLow>
                <m:e>
                  <m:r>
                    <m:t>y</m:t>
                  </m:r>
                </m:e>
                <m:lim>
                  <m:r>
                    <m:rPr>
                      <m:sty m:val="p"/>
                    </m:rPr>
                    <m:t>∼</m:t>
                  </m:r>
                </m:lim>
              </m:limLow>
              <m:sSub>
                <m:e>
                  <m:r>
                    <m:rPr>
                      <m:sty m:val="p"/>
                    </m:rPr>
                    <m:t>)</m:t>
                  </m:r>
                </m:e>
                <m:sub>
                  <m:r>
                    <m:t>i</m:t>
                  </m:r>
                </m:sub>
              </m:sSub>
              <m:r>
                <m:t>&amp;</m:t>
              </m:r>
              <m:r>
                <m:t>&amp;</m:t>
              </m:r>
              <m:r>
                <m:rPr>
                  <m:nor/>
                  <m:sty m:val="p"/>
                </m:rPr>
                <m:t>(</m:t>
              </m:r>
              <m:r>
                <m:rPr>
                  <m:nor/>
                  <m:sty m:val="p"/>
                </m:rPr>
                <m:t>Definition 7</m:t>
              </m:r>
              <m:r>
                <m:rPr>
                  <m:nor/>
                  <m:sty m:val="p"/>
                </m:rPr>
                <m:t>)</m:t>
              </m:r>
            </m:e>
          </m:eqArr>
        </m:oMath>
      </m:oMathPara>
    </w:p>
    <w:p>
      <w:pPr>
        <w:pStyle w:val="BodyText"/>
      </w:pPr>
      <w:ins w:id="1907" w:author="PR Preview" w:date="2026-01-01T00:00:00Z">
        <w:r>
          <w:t xml:space="preserve">$$
    \begin{aligned}
    \mathopen{}\left(\mathbf{A}(\mathord{\smash[b]{\underset{\raise.3ex\hbox{$\scriptstyle\sim$}}{x}}\vphantom{x}}+ \mathord{\smash[b]{\underset{\raise.3ex\hbox{$\scriptstyle\sim$}}{y}}\vphantom{y}})\right)\mathclose{}_i
    &amp;= \sum_{j=1}^pa_{ij} (\mathord{\smash[b]{\underset{\raise.3ex\hbox{$\scriptstyle\sim$}}{x}}\vphantom{x}}+ \mathord{\smash[b]{\underset{\raise.3ex\hbox{$\scriptstyle\sim$}}{y}}\vphantom{y}})_j
    &amp;&amp; \text{(}\text{Definition~32}\text{)}
    \\&amp;= \sum_{j=1}^pa_{ij} (x_j + y_j)
    &amp;&amp; \text{(}\text{Definition~7}\text{)}
    \\&amp;= \sum_{j=1}^p(a_{ij} x_j + a_{ij} y_j)
    &amp;&amp; \text{(multiplication distributes over addition)}
    \\&amp;= \sum_{j=1}^pa_{ij} x_j + \sum_{j=1}^pa_{ij} y_j
    &amp;&amp; \text{(a sum of sums splits)}
    \\&amp;= (\mathbf{A}\mathord{\smash[b]{\underset{\raise.3ex\hbox{$\scriptstyle\sim$}}{x}}\vphantom{x}})_i + (\mathbf{A}\mathord{\smash[b]{\underset{\raise.3ex\hbox{$\scriptstyle\sim$}}{y}}\vphantom{y}})_i
    &amp;&amp; \text{(}\text{Definition~32}\text{)}
    \\&amp;= (\mathbf{A}\mathord{\smash[b]{\underset{\raise.3ex\hbox{$\scriptstyle\sim$}}{x}}\vphantom{x}}+ \mathbf{A}\mathord{\smash[b]{\underset{\raise.3ex\hbox{$\scriptstyle\sim$}}{y}}\vphantom{y}})_i
    &amp;&amp; \text{(}\text{Definition~7}\text{)}
    \end{aligned}
    $$</w:t>
        </w:r>
      </w:ins>
    </w:p>
    <w:p>
      <w:pPr>
        <w:pStyle w:val="FirstParagraph"/>
      </w:pPr>
      <w:r>
        <w:t xml:space="preserve">and homogeneity:</w:t>
      </w:r>
    </w:p>
    <w:p>
      <w:pPr>
        <w:pStyle w:val="BodyText"/>
      </w:pPr>
      <m:oMathPara>
        <m:oMathParaPr>
          <m:jc m:val="center"/>
        </m:oMathParaPr>
        <m:oMath>
          <m:eqArr>
            <m:e>
              <m:r>
                <m:t>​</m:t>
              </m:r>
              <m:d>
                <m:dPr>
                  <m:begChr m:val="("/>
                  <m:sepChr m:val=""/>
                  <m:endChr m:val=")"/>
                  <m:grow/>
                </m:dPr>
                <m:e>
                  <m:r>
                    <m:rPr>
                      <m:sty m:val="bi"/>
                    </m:rPr>
                    <m:t>A</m:t>
                  </m:r>
                  <m:r>
                    <m:rPr>
                      <m:sty m:val="p"/>
                    </m:rPr>
                    <m:t>(</m:t>
                  </m:r>
                  <m:r>
                    <m:t>c</m:t>
                  </m:r>
                  <m:limLow>
                    <m:e>
                      <m:r>
                        <m:t>x</m:t>
                      </m:r>
                    </m:e>
                    <m:lim>
                      <m:r>
                        <m:rPr>
                          <m:sty m:val="p"/>
                        </m:rPr>
                        <m:t>∼</m:t>
                      </m:r>
                    </m:lim>
                  </m:limLow>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c</m:t>
              </m:r>
              <m:limLow>
                <m:e>
                  <m:r>
                    <m:t>x</m:t>
                  </m:r>
                </m:e>
                <m:lim>
                  <m:r>
                    <m:rPr>
                      <m:sty m:val="p"/>
                    </m:rPr>
                    <m:t>∼</m:t>
                  </m:r>
                </m:lim>
              </m:limLow>
              <m:sSub>
                <m:e>
                  <m:r>
                    <m:rPr>
                      <m:sty m:val="p"/>
                    </m:rPr>
                    <m:t>)</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t> </m:t>
              </m:r>
              <m:r>
                <m:t>c</m:t>
              </m:r>
              <m:r>
                <m:t> </m:t>
              </m:r>
              <m:sSub>
                <m:e>
                  <m:r>
                    <m:t>x</m:t>
                  </m:r>
                </m:e>
                <m:sub>
                  <m:r>
                    <m:t>j</m:t>
                  </m:r>
                </m:sub>
              </m:sSub>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j</m:t>
                  </m:r>
                  <m:r>
                    <m:rPr>
                      <m:sty m:val="p"/>
                    </m:rPr>
                    <m:t>=</m:t>
                  </m:r>
                  <m:r>
                    <m:t>1</m:t>
                  </m:r>
                </m:sub>
                <m:sup>
                  <m:r>
                    <m:t>p</m:t>
                  </m:r>
                </m:sup>
                <m:e>
                  <m:r>
                    <m:t>c</m:t>
                  </m:r>
                </m:e>
              </m:nary>
              <m:r>
                <m:t> </m:t>
              </m:r>
              <m:sSub>
                <m:e>
                  <m:r>
                    <m:t>a</m:t>
                  </m:r>
                </m:e>
                <m:sub>
                  <m:r>
                    <m:t>i</m:t>
                  </m:r>
                  <m:r>
                    <m:t>j</m:t>
                  </m:r>
                </m:sub>
              </m:sSub>
              <m:sSub>
                <m:e>
                  <m:r>
                    <m:t>x</m:t>
                  </m:r>
                </m:e>
                <m:sub>
                  <m:r>
                    <m:t>j</m:t>
                  </m:r>
                </m:sub>
              </m:sSub>
              <m:r>
                <m:t>&amp;</m:t>
              </m:r>
              <m:r>
                <m:t>&amp;</m:t>
              </m:r>
              <m:r>
                <m:rPr>
                  <m:nor/>
                  <m:sty m:val="p"/>
                </m:rPr>
                <m:t>(products are symmetric)</m:t>
              </m:r>
            </m:e>
            <m:e>
              <m:r>
                <m:t>&amp;</m:t>
              </m:r>
              <m:r>
                <m:rPr>
                  <m:sty m:val="p"/>
                </m:rPr>
                <m:t>=</m:t>
              </m:r>
              <m:r>
                <m:t>c</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(a constant factor comes out of a sum)</m:t>
              </m:r>
            </m:e>
            <m:e>
              <m:r>
                <m:t>&amp;</m:t>
              </m:r>
              <m:r>
                <m:rPr>
                  <m:sty m:val="p"/>
                </m:rPr>
                <m:t>=</m:t>
              </m:r>
              <m:r>
                <m:t>c</m:t>
              </m:r>
              <m:r>
                <m:t> </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rPr>
                  <m:sty m:val="p"/>
                </m:rPr>
                <m:t>(</m:t>
              </m:r>
              <m:r>
                <m:t>c</m:t>
              </m:r>
              <m:r>
                <m:t> </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25</m:t>
              </m:r>
              <m:r>
                <m:rPr>
                  <m:nor/>
                  <m:sty m:val="p"/>
                </m:rPr>
                <m:t>)</m:t>
              </m:r>
            </m:e>
          </m:eqArr>
        </m:oMath>
      </m:oMathPara>
    </w:p>
    <w:p>
      <w:pPr>
        <w:pStyle w:val="BodyText"/>
      </w:pPr>
      <w:ins w:id="1908" w:author="PR Preview" w:date="2026-01-01T00:00:00Z">
        <w:r>
          <w:t xml:space="preserve">$$
    \begin{aligned}
    \mathopen{}\left(\mathbf{A}(c\mathord{\smash[b]{\underset{\raise.3ex\hbox{$\scriptstyle\sim$}}{x}}\vphantom{x}})\right)\mathclose{}_i
    &amp;= \sum_{j=1}^pa_{ij} (c\mathord{\smash[b]{\underset{\raise.3ex\hbox{$\scriptstyle\sim$}}{x}}\vphantom{x}})_j
    &amp;&amp; \text{(}\text{Definition~32}\text{)}
    \\&amp;= \sum_{j=1}^pa_{ij}\, c\, x_j
    &amp;&amp; \text{(}\text{Definition~25}\text{)}
    \\&amp;= \sum_{j=1}^pc\, a_{ij} x_j
    &amp;&amp; \text{(products are symmetric)}
    \\&amp;= c \sum_{j=1}^pa_{ij} x_j
    &amp;&amp; \text{(a constant factor comes out of a sum)}
    \\&amp;= c\, (\mathbf{A}\mathord{\smash[b]{\underset{\raise.3ex\hbox{$\scriptstyle\sim$}}{x}}\vphantom{x}})_i
    &amp;&amp; \text{(}\text{Definition~32}\text{)}
    \\&amp;= (c\, \mathbf{A}\mathord{\smash[b]{\underset{\raise.3ex\hbox{$\scriptstyle\sim$}}{x}}\vphantom{x}})_i
    &amp;&amp; \text{(}\text{Definition~25}\text{)}
    \end{aligned}
    $$</w:t>
        </w:r>
      </w:ins>
    </w:p>
    <w:p>
      <w:pPr>
        <w:pStyle w:val="FirstParagraph"/>
      </w:pPr>
      <w:r>
        <w:t xml:space="preserve">The four algebra rules cited here are on the</w:t>
      </w:r>
      <w:r>
        <w:t xml:space="preserve"> </w:t>
      </w:r>
      <w:hyperlink r:id="rId136">
        <w:r>
          <w:rPr>
            <w:rStyle w:val="Hyperlink"/>
          </w:rPr>
          <w:t xml:space="preserve">algebra page</w:t>
        </w:r>
      </w:hyperlink>
      <w:r>
        <w:t xml:space="preserve">:</w:t>
      </w:r>
      <w:r>
        <w:t xml:space="preserve"> </w:t>
      </w:r>
      <w:hyperlink r:id="rId137">
        <w:r>
          <w:rPr>
            <w:rStyle w:val="Hyperlink"/>
          </w:rPr>
          <w:t xml:space="preserve">distributivity</w:t>
        </w:r>
      </w:hyperlink>
      <w:r>
        <w:t xml:space="preserve">,</w:t>
      </w:r>
      <w:r>
        <w:t xml:space="preserve"> </w:t>
      </w:r>
      <w:hyperlink r:id="rId138">
        <w:r>
          <w:rPr>
            <w:rStyle w:val="Hyperlink"/>
          </w:rPr>
          <w:t xml:space="preserve">a sum of sums</w:t>
        </w:r>
      </w:hyperlink>
      <w:r>
        <w:t xml:space="preserve">,</w:t>
      </w:r>
      <w:r>
        <w:t xml:space="preserve"> </w:t>
      </w:r>
      <w:hyperlink r:id="rId139">
        <w:r>
          <w:rPr>
            <w:rStyle w:val="Hyperlink"/>
          </w:rPr>
          <w:t xml:space="preserve">symmetry of products</w:t>
        </w:r>
      </w:hyperlink>
      <w:r>
        <w:t xml:space="preserve">,</w:t>
      </w:r>
      <w:r>
        <w:t xml:space="preserve"> </w:t>
      </w:r>
      <w:r>
        <w:t xml:space="preserve">and</w:t>
      </w:r>
      <w:r>
        <w:t xml:space="preserve"> </w:t>
      </w:r>
      <w:hyperlink r:id="rId140">
        <w:r>
          <w:rPr>
            <w:rStyle w:val="Hyperlink"/>
          </w:rPr>
          <w:t xml:space="preserve">a constant factor</w:t>
        </w:r>
      </w:hyperlink>
      <w:r>
        <w:t xml:space="preserve">.</w:t>
      </w:r>
    </w:p>
    <w:bookmarkStart w:id="141" w:name="thm-linear-map-lincom"/>
    <w:p>
      <w:pPr>
        <w:pStyle w:val="BodyText"/>
      </w:pPr>
      <w:del w:id="1909" w:author="PR Preview" w:date="2026-01-01T00:00:00Z">
        <w:r>
          <w:rPr>
            <w:b/>
            <w:bCs/>
          </w:rPr>
          <w:delText xml:space="preserve">Theorem 13 (A linear map preserves linear combinations)</w:delText>
        </w:r>
      </w:del>
      <w:del w:id="1910" w:author="PR Preview" w:date="2026-01-01T00:00:00Z">
        <w:r>
          <w:delText xml:space="preserve"> </w:delText>
        </w:r>
      </w:del>
      <w:del w:id="1911" w:author="PR Preview" w:date="2026-01-01T00:00:00Z">
        <w:r>
          <w:delText xml:space="preserve">If</w:delText>
        </w:r>
      </w:del>
      <w:del w:id="1912"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1913" w:author="PR Preview" w:date="2026-01-01T00:00:00Z">
        <w:r>
          <w:delText xml:space="preserve"> </w:delText>
        </w:r>
      </w:del>
      <w:del w:id="1914" w:author="PR Preview" w:date="2026-01-01T00:00:00Z">
        <w:r>
          <w:delText xml:space="preserve">is a linear map (</w:delText>
        </w:r>
      </w:del>
      <w:hyperlink w:anchor="def-linear-map">
        <w:del w:id="1915" w:author="PR Preview" w:date="2026-01-01T00:00:00Z">
          <w:r>
            <w:rPr>
              <w:rStyle w:val="Hyperlink"/>
            </w:rPr>
            <w:delText xml:space="preserve">Definition 34</w:delText>
          </w:r>
        </w:del>
      </w:hyperlink>
      <w:del w:id="1916" w:author="PR Preview" w:date="2026-01-01T00:00:00Z">
        <w:r>
          <w:delText xml:space="preserve">),</w:delText>
        </w:r>
      </w:del>
      <w:del w:id="1917" w:author="PR Preview" w:date="2026-01-01T00:00:00Z">
        <w:r>
          <w:delText xml:space="preserve"> </w:delText>
        </w:r>
      </w:del>
      <w:del w:id="1918" w:author="PR Preview" w:date="2026-01-01T00:00:00Z">
        <w:r>
          <w:delText xml:space="preserve">then for any vectors</w:delText>
        </w:r>
      </w:del>
      <w:del w:id="191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1920" w:author="PR Preview" w:date="2026-01-01T00:00:00Z">
        <w:r>
          <w:delText xml:space="preserve"> </w:delText>
        </w:r>
      </w:del>
      <w:del w:id="1921" w:author="PR Preview" w:date="2026-01-01T00:00:00Z">
        <w:r>
          <w:delText xml:space="preserve">and any coefficients</w:delText>
        </w:r>
      </w:del>
      <w:del w:id="1922"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1923" w:author="PR Preview" w:date="2026-01-01T00:00:00Z">
        <w:r>
          <w:delText xml:space="preserve">:</w:delText>
        </w:r>
      </w:del>
    </w:p>
    <w:p>
      <w:pPr>
        <w:pStyle w:val="BodyText"/>
      </w:pPr>
      <m:oMathPara>
        <m:oMathParaPr>
          <m:jc m:val="center"/>
        </m:oMathParaPr>
        <m:oMath>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oMath>
      </m:oMathPara>
    </w:p>
    <w:p>
      <w:pPr>
        <w:pStyle w:val="FirstParagraph"/>
      </w:pPr>
      <w:del w:id="1924" w:author="PR Preview" w:date="2026-01-01T00:00:00Z">
        <w:r>
          <w:rPr>
            <w:i/>
            <w:iCs/>
          </w:rPr>
          <w:delText xml:space="preserve">Proof</w:delText>
        </w:r>
      </w:del>
      <w:del w:id="1925" w:author="PR Preview" w:date="2026-01-01T00:00:00Z">
        <w:r>
          <w:delText xml:space="preserve">. </w:delText>
        </w:r>
      </w:del>
      <w:del w:id="1926" w:author="PR Preview" w:date="2026-01-01T00:00:00Z">
        <w:r>
          <w:delText xml:space="preserve">By</w:delText>
        </w:r>
      </w:del>
      <w:del w:id="1927" w:author="PR Preview" w:date="2026-01-01T00:00:00Z">
        <w:r>
          <w:delText xml:space="preserve"> </w:delText>
        </w:r>
      </w:del>
      <w:hyperlink r:id="rId142">
        <w:del w:id="1928" w:author="PR Preview" w:date="2026-01-01T00:00:00Z">
          <w:r>
            <w:rPr>
              <w:rStyle w:val="Hyperlink"/>
            </w:rPr>
            <w:delText xml:space="preserve">induction</w:delText>
          </w:r>
        </w:del>
      </w:hyperlink>
      <w:del w:id="1929" w:author="PR Preview" w:date="2026-01-01T00:00:00Z">
        <w:r>
          <w:delText xml:space="preserve"> </w:delText>
        </w:r>
      </w:del>
      <w:del w:id="1930" w:author="PR Preview" w:date="2026-01-01T00:00:00Z">
        <w:r>
          <w:delText xml:space="preserve">on</w:delText>
        </w:r>
      </w:del>
      <w:del w:id="1931" w:author="PR Preview" w:date="2026-01-01T00:00:00Z">
        <w:r>
          <w:delText xml:space="preserve"> </w:delText>
        </w:r>
      </w:del>
      <m:oMath>
        <m:r>
          <m:t>k</m:t>
        </m:r>
      </m:oMath>
      <w:del w:id="1932" w:author="PR Preview" w:date="2026-01-01T00:00:00Z">
        <w:r>
          <w:delText xml:space="preserve">.</w:delText>
        </w:r>
      </w:del>
      <w:del w:id="1933" w:author="PR Preview" w:date="2026-01-01T00:00:00Z">
        <w:r>
          <w:delText xml:space="preserve"> </w:delText>
        </w:r>
      </w:del>
      <w:del w:id="1934" w:author="PR Preview" w:date="2026-01-01T00:00:00Z">
        <w:r>
          <w:delText xml:space="preserve">For</w:delText>
        </w:r>
      </w:del>
      <w:del w:id="1935" w:author="PR Preview" w:date="2026-01-01T00:00:00Z">
        <w:r>
          <w:delText xml:space="preserve"> </w:delText>
        </w:r>
      </w:del>
      <m:oMath>
        <m:r>
          <m:t>k</m:t>
        </m:r>
        <m:r>
          <m:rPr>
            <m:sty m:val="p"/>
          </m:rPr>
          <m:t>=</m:t>
        </m:r>
        <m:r>
          <m:t>1</m:t>
        </m:r>
      </m:oMath>
      <w:del w:id="1936" w:author="PR Preview" w:date="2026-01-01T00:00:00Z">
        <w:r>
          <w:delText xml:space="preserve">, the claim</w:delText>
        </w:r>
      </w:del>
      <w:del w:id="1937" w:author="PR Preview" w:date="2026-01-01T00:00:00Z">
        <w:r>
          <w:delText xml:space="preserve"> </w:delText>
        </w:r>
      </w:del>
      <m:oMath>
        <m:r>
          <m:t>f</m:t>
        </m:r>
        <m:r>
          <m:rPr>
            <m:sty m:val="p"/>
          </m:rPr>
          <m:t>(</m:t>
        </m:r>
        <m:sSub>
          <m:e>
            <m:r>
              <m:t>c</m:t>
            </m:r>
          </m:e>
          <m:sub>
            <m:r>
              <m:t>1</m:t>
            </m:r>
          </m:sub>
        </m:sSub>
        <m:sSub>
          <m:e>
            <m:limLow>
              <m:e>
                <m:r>
                  <m:t>v</m:t>
                </m:r>
              </m:e>
              <m:lim>
                <m:r>
                  <m:rPr>
                    <m:sty m:val="p"/>
                  </m:rPr>
                  <m:t>∼</m:t>
                </m:r>
              </m:lim>
            </m:limLow>
          </m:e>
          <m:sub>
            <m:r>
              <m:t>1</m:t>
            </m:r>
          </m:sub>
        </m:sSub>
        <m:r>
          <m:rPr>
            <m:sty m:val="p"/>
          </m:rPr>
          <m:t>)</m:t>
        </m:r>
        <m:r>
          <m:rPr>
            <m:sty m:val="p"/>
          </m:rPr>
          <m:t>=</m:t>
        </m:r>
        <m:sSub>
          <m:e>
            <m:r>
              <m:t>c</m:t>
            </m:r>
          </m:e>
          <m:sub>
            <m:r>
              <m:t>1</m:t>
            </m:r>
          </m:sub>
        </m:sSub>
        <m:r>
          <m:t>f</m:t>
        </m:r>
        <m:r>
          <m:rPr>
            <m:sty m:val="p"/>
          </m:rPr>
          <m:t>(</m:t>
        </m:r>
        <m:sSub>
          <m:e>
            <m:limLow>
              <m:e>
                <m:r>
                  <m:t>v</m:t>
                </m:r>
              </m:e>
              <m:lim>
                <m:r>
                  <m:rPr>
                    <m:sty m:val="p"/>
                  </m:rPr>
                  <m:t>∼</m:t>
                </m:r>
              </m:lim>
            </m:limLow>
          </m:e>
          <m:sub>
            <m:r>
              <m:t>1</m:t>
            </m:r>
          </m:sub>
        </m:sSub>
        <m:r>
          <m:rPr>
            <m:sty m:val="p"/>
          </m:rPr>
          <m:t>)</m:t>
        </m:r>
      </m:oMath>
      <w:del w:id="1938" w:author="PR Preview" w:date="2026-01-01T00:00:00Z">
        <w:r>
          <w:delText xml:space="preserve"> </w:delText>
        </w:r>
      </w:del>
      <w:del w:id="1939" w:author="PR Preview" w:date="2026-01-01T00:00:00Z">
        <w:r>
          <w:delText xml:space="preserve">is homogeneity.</w:delText>
        </w:r>
      </w:del>
    </w:p>
    <w:p>
      <w:pPr>
        <w:pStyle w:val="BodyText"/>
      </w:pPr>
      <w:ins w:id="1940" w:author="PR Preview" w:date="2026-01-01T00:00:00Z">
        <w:r>
          <w:rPr>
            <w:b/>
            <w:bCs/>
          </w:rPr>
          <w:t xml:space="preserve">Theorem 13 (A linear map preserves linear combinations)</w:t>
        </w:r>
      </w:ins>
      <w:ins w:id="1941" w:author="PR Preview" w:date="2026-01-01T00:00:00Z">
        <w:r>
          <w:t xml:space="preserve"> </w:t>
        </w:r>
      </w:ins>
      <w:ins w:id="1942" w:author="PR Preview" w:date="2026-01-01T00:00:00Z">
        <w:r>
          <w:t xml:space="preserve">If</w:t>
        </w:r>
      </w:ins>
      <w:ins w:id="1943"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1944" w:author="PR Preview" w:date="2026-01-01T00:00:00Z">
        <w:r>
          <w:t xml:space="preserve"> </w:t>
        </w:r>
      </w:ins>
      <w:ins w:id="1945" w:author="PR Preview" w:date="2026-01-01T00:00:00Z">
        <w:r>
          <w:t xml:space="preserve">is a linear map (</w:t>
        </w:r>
      </w:ins>
      <w:hyperlink w:anchor="def-linear-map">
        <w:ins w:id="1946" w:author="PR Preview" w:date="2026-01-01T00:00:00Z">
          <w:r>
            <w:rPr>
              <w:rStyle w:val="Hyperlink"/>
            </w:rPr>
            <w:t xml:space="preserve">Definition 34</w:t>
          </w:r>
        </w:ins>
      </w:hyperlink>
      <w:ins w:id="1947" w:author="PR Preview" w:date="2026-01-01T00:00:00Z">
        <w:r>
          <w:t xml:space="preserve">),</w:t>
        </w:r>
      </w:ins>
      <w:ins w:id="1948" w:author="PR Preview" w:date="2026-01-01T00:00:00Z">
        <w:r>
          <w:t xml:space="preserve"> </w:t>
        </w:r>
      </w:ins>
      <w:ins w:id="1949" w:author="PR Preview" w:date="2026-01-01T00:00:00Z">
        <w:r>
          <w:t xml:space="preserve">then for any vectors</w:t>
        </w:r>
      </w:ins>
      <w:ins w:id="1950" w:author="PR Preview" w:date="2026-01-01T00:00:00Z">
        <w:r>
          <w:t xml:space="preserve"> </w:t>
        </w:r>
      </w:ins>
      <w:ins w:id="1951" w:author="PR Preview" w:date="2026-01-01T00:00:00Z">
        <w:r>
          <w:t xml:space="preserve">$\mathord{\smash[b]{\underset{\raise.3ex\hbox{$\scriptstyle\sim$}}{v}}\vphantom{v}}_1, \ldots, \mathord{\smash[b]{\underset{\raise.3ex\hbox{$\scriptstyle\sim$}}{v}}\vphantom{v}}_k \in \mathbb{R}^p$</w:t>
        </w:r>
      </w:ins>
      <w:ins w:id="1952" w:author="PR Preview" w:date="2026-01-01T00:00:00Z">
        <w:r>
          <w:t xml:space="preserve"> </w:t>
        </w:r>
      </w:ins>
      <w:ins w:id="1953" w:author="PR Preview" w:date="2026-01-01T00:00:00Z">
        <w:r>
          <w:t xml:space="preserve">and any coefficients</w:t>
        </w:r>
      </w:ins>
      <w:ins w:id="1954"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1955" w:author="PR Preview" w:date="2026-01-01T00:00:00Z">
        <w:r>
          <w:t xml:space="preserve">:</w:t>
        </w:r>
      </w:ins>
    </w:p>
    <w:p>
      <w:pPr>
        <w:pStyle w:val="BodyText"/>
      </w:pPr>
      <w:ins w:id="1956" w:author="PR Preview" w:date="2026-01-01T00:00:00Z">
        <w:r>
          <w:t xml:space="preserve">$$f\mathopen{}\left(\sum_{j=1}^{k} c_j \mathord{\smash[b]{\underset{\raise.3ex\hbox{$\scriptstyle\sim$}}{v}}\vphantom{v}}_j\right)\mathclose{} = \sum_{j=1}^{k} c_j f(\mathord{\smash[b]{\underset{\raise.3ex\hbox{$\scriptstyle\sim$}}{v}}\vphantom{v}}_j)$$</w:t>
        </w:r>
      </w:ins>
    </w:p>
    <w:bookmarkEnd w:id="141"/>
    <w:p>
      <w:pPr>
        <w:pStyle w:val="FirstParagraph"/>
      </w:pPr>
      <w:ins w:id="1957" w:author="PR Preview" w:date="2026-01-01T00:00:00Z">
        <w:r>
          <w:rPr>
            <w:i/>
            <w:iCs/>
          </w:rPr>
          <w:t xml:space="preserve">Proof</w:t>
        </w:r>
      </w:ins>
      <w:ins w:id="1958" w:author="PR Preview" w:date="2026-01-01T00:00:00Z">
        <w:r>
          <w:t xml:space="preserve">. </w:t>
        </w:r>
      </w:ins>
      <w:ins w:id="1959" w:author="PR Preview" w:date="2026-01-01T00:00:00Z">
        <w:r>
          <w:t xml:space="preserve">By</w:t>
        </w:r>
      </w:ins>
      <w:ins w:id="1960" w:author="PR Preview" w:date="2026-01-01T00:00:00Z">
        <w:r>
          <w:t xml:space="preserve"> </w:t>
        </w:r>
      </w:ins>
      <w:hyperlink r:id="rId142">
        <w:ins w:id="1961" w:author="PR Preview" w:date="2026-01-01T00:00:00Z">
          <w:r>
            <w:rPr>
              <w:rStyle w:val="Hyperlink"/>
            </w:rPr>
            <w:t xml:space="preserve">induction</w:t>
          </w:r>
        </w:ins>
      </w:hyperlink>
      <w:ins w:id="1962" w:author="PR Preview" w:date="2026-01-01T00:00:00Z">
        <w:r>
          <w:t xml:space="preserve"> </w:t>
        </w:r>
      </w:ins>
      <w:ins w:id="1963" w:author="PR Preview" w:date="2026-01-01T00:00:00Z">
        <w:r>
          <w:t xml:space="preserve">on</w:t>
        </w:r>
      </w:ins>
      <w:ins w:id="1964" w:author="PR Preview" w:date="2026-01-01T00:00:00Z">
        <w:r>
          <w:t xml:space="preserve"> </w:t>
        </w:r>
      </w:ins>
      <m:oMath>
        <m:r>
          <m:t>k</m:t>
        </m:r>
      </m:oMath>
      <w:ins w:id="1965" w:author="PR Preview" w:date="2026-01-01T00:00:00Z">
        <w:r>
          <w:t xml:space="preserve">.</w:t>
        </w:r>
      </w:ins>
      <w:ins w:id="1966" w:author="PR Preview" w:date="2026-01-01T00:00:00Z">
        <w:r>
          <w:t xml:space="preserve"> </w:t>
        </w:r>
      </w:ins>
      <w:ins w:id="1967" w:author="PR Preview" w:date="2026-01-01T00:00:00Z">
        <w:r>
          <w:t xml:space="preserve">For</w:t>
        </w:r>
      </w:ins>
      <w:ins w:id="1968" w:author="PR Preview" w:date="2026-01-01T00:00:00Z">
        <w:r>
          <w:t xml:space="preserve"> </w:t>
        </w:r>
      </w:ins>
      <m:oMath>
        <m:r>
          <m:t>k</m:t>
        </m:r>
        <m:r>
          <m:rPr>
            <m:sty m:val="p"/>
          </m:rPr>
          <m:t>=</m:t>
        </m:r>
        <m:r>
          <m:t>1</m:t>
        </m:r>
      </m:oMath>
      <w:ins w:id="1969" w:author="PR Preview" w:date="2026-01-01T00:00:00Z">
        <w:r>
          <w:t xml:space="preserve">, the claim</w:t>
        </w:r>
      </w:ins>
      <w:ins w:id="1970" w:author="PR Preview" w:date="2026-01-01T00:00:00Z">
        <w:r>
          <w:t xml:space="preserve"> </w:t>
        </w:r>
      </w:ins>
      <w:ins w:id="1971" w:author="PR Preview" w:date="2026-01-01T00:00:00Z">
        <w:r>
          <w:t xml:space="preserve">$f(c_1 \mathord{\smash[b]{\underset{\raise.3ex\hbox{$\scriptstyle\sim$}}{v}}\vphantom{v}}_1) = c_1 f(\mathord{\smash[b]{\underset{\raise.3ex\hbox{$\scriptstyle\sim$}}{v}}\vphantom{v}}_1)$</w:t>
        </w:r>
      </w:ins>
      <w:ins w:id="1972" w:author="PR Preview" w:date="2026-01-01T00:00:00Z">
        <w:r>
          <w:t xml:space="preserve"> </w:t>
        </w:r>
      </w:ins>
      <w:ins w:id="1973" w:author="PR Preview" w:date="2026-01-01T00:00:00Z">
        <w:r>
          <w:t xml:space="preserve">is homogeneity.</w:t>
        </w:r>
      </w:ins>
    </w:p>
    <w:p>
      <w:pPr>
        <w:pStyle w:val="BodyText"/>
      </w:pPr>
      <w:r>
        <w:t xml:space="preserve">Suppose the claim holds for</w:t>
      </w:r>
      <w:r>
        <w:t xml:space="preserve"> </w:t>
      </w:r>
      <m:oMath>
        <m:r>
          <m:t>k</m:t>
        </m:r>
      </m:oMath>
      <w:r>
        <w:t xml:space="preserve"> </w:t>
      </w:r>
      <w:r>
        <w:t xml:space="preserve">vectors. Then for</w:t>
      </w:r>
      <w:r>
        <w:t xml:space="preserve"> </w:t>
      </w:r>
      <m:oMath>
        <m:r>
          <m:t>k</m:t>
        </m:r>
        <m:r>
          <m:rPr>
            <m:sty m:val="p"/>
          </m:rPr>
          <m:t>+</m:t>
        </m:r>
        <m:r>
          <m:t>1</m:t>
        </m:r>
      </m:oMath>
      <w:r>
        <w:t xml:space="preserve">:</w:t>
      </w:r>
    </w:p>
    <w:p>
      <w:pPr>
        <w:pStyle w:val="BodyText"/>
      </w:pPr>
      <m:oMathPara>
        <m:oMathParaPr>
          <m:jc m:val="center"/>
        </m:oMathParaPr>
        <m:oMath>
          <m:eqArr>
            <m:e>
              <m:r>
                <m:t>f</m:t>
              </m:r>
              <m:r>
                <m:t>​</m:t>
              </m:r>
              <m:d>
                <m:dPr>
                  <m:begChr m:val="("/>
                  <m:sepChr m:val=""/>
                  <m:endChr m:val=")"/>
                  <m:grow/>
                </m:dPr>
                <m:e>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sSub>
                    <m:e>
                      <m:limLow>
                        <m:e>
                          <m:r>
                            <m:t>v</m:t>
                          </m:r>
                        </m:e>
                        <m:lim>
                          <m:r>
                            <m:rPr>
                              <m:sty m:val="p"/>
                            </m:rPr>
                            <m:t>∼</m:t>
                          </m:r>
                        </m:lim>
                      </m:limLow>
                    </m:e>
                    <m:sub>
                      <m:r>
                        <m:t>j</m:t>
                      </m:r>
                    </m:sub>
                  </m:sSub>
                </m:e>
              </m:d>
              <m: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e>
              </m:d>
              <m:r>
                <m:t>​</m:t>
              </m:r>
              <m:r>
                <m:t>&amp;</m:t>
              </m:r>
              <m:r>
                <m:t>&amp;</m:t>
              </m:r>
              <m:r>
                <m:rPr>
                  <m:nor/>
                  <m:sty m:val="p"/>
                </m:rPr>
                <m:t>(split off the last term)</m:t>
              </m:r>
            </m:e>
            <m:e>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v</m:t>
                          </m:r>
                        </m:e>
                        <m:lim>
                          <m:r>
                            <m:rPr>
                              <m:sty m:val="p"/>
                            </m:rPr>
                            <m:t>∼</m:t>
                          </m:r>
                        </m:lim>
                      </m:limLow>
                    </m:e>
                    <m:sub>
                      <m:r>
                        <m:t>j</m:t>
                      </m:r>
                    </m:sub>
                  </m:sSub>
                </m:e>
              </m:d>
              <m: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(additivity)</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r>
                <m:t>f</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&amp;</m:t>
              </m:r>
              <m:r>
                <m:t>&amp;</m:t>
              </m:r>
              <m:r>
                <m:rPr>
                  <m:nor/>
                  <m:sty m:val="p"/>
                </m:rPr>
                <m:t>(induction hypothesis)</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f</m:t>
              </m:r>
              <m:r>
                <m:rPr>
                  <m:sty m:val="p"/>
                </m:rPr>
                <m:t>(</m:t>
              </m:r>
              <m:sSub>
                <m:e>
                  <m:limLow>
                    <m:e>
                      <m:r>
                        <m:t>v</m:t>
                      </m:r>
                    </m:e>
                    <m:lim>
                      <m:r>
                        <m:rPr>
                          <m:sty m:val="p"/>
                        </m:rPr>
                        <m:t>∼</m:t>
                      </m:r>
                    </m:lim>
                  </m:limLow>
                </m:e>
                <m:sub>
                  <m:r>
                    <m:t>j</m:t>
                  </m:r>
                </m:sub>
              </m:sSub>
              <m:r>
                <m:rPr>
                  <m:sty m:val="p"/>
                </m:rPr>
                <m:t>)</m:t>
              </m:r>
              <m:r>
                <m:rPr>
                  <m:sty m:val="p"/>
                </m:rPr>
                <m:t>+</m:t>
              </m:r>
              <m:sSub>
                <m:e>
                  <m:r>
                    <m:t>c</m:t>
                  </m:r>
                </m:e>
                <m:sub>
                  <m:r>
                    <m:t>k</m:t>
                  </m:r>
                  <m:r>
                    <m:rPr>
                      <m:sty m:val="p"/>
                    </m:rPr>
                    <m:t>+</m:t>
                  </m:r>
                  <m:r>
                    <m:t>1</m:t>
                  </m:r>
                </m:sub>
              </m:sSub>
              <m:r>
                <m:t>f</m:t>
              </m:r>
              <m:r>
                <m:rPr>
                  <m:sty m:val="p"/>
                </m:rPr>
                <m:t>(</m:t>
              </m:r>
              <m:sSub>
                <m:e>
                  <m:limLow>
                    <m:e>
                      <m:r>
                        <m:t>v</m:t>
                      </m:r>
                    </m:e>
                    <m:lim>
                      <m:r>
                        <m:rPr>
                          <m:sty m:val="p"/>
                        </m:rPr>
                        <m:t>∼</m:t>
                      </m:r>
                    </m:lim>
                  </m:limLow>
                </m:e>
                <m:sub>
                  <m:r>
                    <m:t>k</m:t>
                  </m:r>
                  <m:r>
                    <m:rPr>
                      <m:sty m:val="p"/>
                    </m:rPr>
                    <m:t>+</m:t>
                  </m:r>
                  <m:r>
                    <m:t>1</m:t>
                  </m:r>
                </m:sub>
              </m:sSub>
              <m:r>
                <m:rPr>
                  <m:sty m:val="p"/>
                </m:rPr>
                <m:t>)</m:t>
              </m:r>
              <m:r>
                <m:t>&amp;</m:t>
              </m:r>
              <m:r>
                <m:t>&amp;</m:t>
              </m:r>
              <m:r>
                <m:rPr>
                  <m:nor/>
                  <m:sty m:val="p"/>
                </m:rPr>
                <m:t>(homogeneity)</m:t>
              </m:r>
            </m:e>
            <m:e>
              <m:r>
                <m:t>&amp;</m:t>
              </m:r>
              <m:r>
                <m:rPr>
                  <m:sty m:val="p"/>
                </m:rPr>
                <m:t>=</m:t>
              </m:r>
              <m:nary>
                <m:naryPr>
                  <m:chr m:val="∑"/>
                  <m:limLoc m:val="undOvr"/>
                  <m:subHide m:val="off"/>
                  <m:supHide m:val="off"/>
                </m:naryPr>
                <m:sub>
                  <m:r>
                    <m:t>j</m:t>
                  </m:r>
                  <m:r>
                    <m:rPr>
                      <m:sty m:val="p"/>
                    </m:rPr>
                    <m:t>=</m:t>
                  </m:r>
                  <m:r>
                    <m:t>1</m:t>
                  </m:r>
                </m:sub>
                <m:sup>
                  <m:r>
                    <m:t>k</m:t>
                  </m:r>
                  <m:r>
                    <m:rPr>
                      <m:sty m:val="p"/>
                    </m:rPr>
                    <m:t>+</m:t>
                  </m:r>
                  <m:r>
                    <m:t>1</m:t>
                  </m:r>
                </m:sup>
                <m:e>
                  <m:sSub>
                    <m:e>
                      <m:r>
                        <m:t>c</m:t>
                      </m:r>
                    </m:e>
                    <m:sub>
                      <m:r>
                        <m:t>j</m:t>
                      </m:r>
                    </m:sub>
                  </m:sSub>
                </m:e>
              </m:nary>
              <m:r>
                <m:t>f</m:t>
              </m:r>
              <m:r>
                <m:rPr>
                  <m:sty m:val="p"/>
                </m:rPr>
                <m:t>(</m:t>
              </m:r>
              <m:sSub>
                <m:e>
                  <m:limLow>
                    <m:e>
                      <m:r>
                        <m:t>v</m:t>
                      </m:r>
                    </m:e>
                    <m:lim>
                      <m:r>
                        <m:rPr>
                          <m:sty m:val="p"/>
                        </m:rPr>
                        <m:t>∼</m:t>
                      </m:r>
                    </m:lim>
                  </m:limLow>
                </m:e>
                <m:sub>
                  <m:r>
                    <m:t>j</m:t>
                  </m:r>
                </m:sub>
              </m:sSub>
              <m:r>
                <m:rPr>
                  <m:sty m:val="p"/>
                </m:rPr>
                <m:t>)</m:t>
              </m:r>
              <m:r>
                <m:t>&amp;</m:t>
              </m:r>
              <m:r>
                <m:t>&amp;</m:t>
              </m:r>
              <m:r>
                <m:rPr>
                  <m:nor/>
                  <m:sty m:val="p"/>
                </m:rPr>
                <m:t>(join the last term back on)</m:t>
              </m:r>
            </m:e>
          </m:eqArr>
        </m:oMath>
      </m:oMathPara>
    </w:p>
    <w:p>
      <w:pPr>
        <w:pStyle w:val="BodyText"/>
      </w:pPr>
      <w:ins w:id="1974" w:author="PR Preview" w:date="2026-01-01T00:00:00Z">
        <w:r>
          <w:t xml:space="preserve">$$
    \begin{aligned}
    f\mathopen{}\left(\sum_{j=1}^{k+1} c_j \mathord{\smash[b]{\underset{\raise.3ex\hbox{$\scriptstyle\sim$}}{v}}\vphantom{v}}_j\right)\mathclose{}
    &amp;= f\mathopen{}\left(\sum_{j=1}^{k} c_j \mathord{\smash[b]{\underset{\raise.3ex\hbox{$\scriptstyle\sim$}}{v}}\vphantom{v}}_j + c_{k+1} \mathord{\smash[b]{\underset{\raise.3ex\hbox{$\scriptstyle\sim$}}{v}}\vphantom{v}}_{k+1}\right)\mathclose{}
    &amp;&amp; \text{(split off the last term)}
    \\&amp;= f\mathopen{}\left(\sum_{j=1}^{k} c_j \mathord{\smash[b]{\underset{\raise.3ex\hbox{$\scriptstyle\sim$}}{v}}\vphantom{v}}_j\right)\mathclose{} + f(c_{k+1} \mathord{\smash[b]{\underset{\raise.3ex\hbox{$\scriptstyle\sim$}}{v}}\vphantom{v}}_{k+1})
    &amp;&amp; \text{(additivity)}
    \\&amp;= \sum_{j=1}^{k} c_j f(\mathord{\smash[b]{\underset{\raise.3ex\hbox{$\scriptstyle\sim$}}{v}}\vphantom{v}}_j) + f(c_{k+1} \mathord{\smash[b]{\underset{\raise.3ex\hbox{$\scriptstyle\sim$}}{v}}\vphantom{v}}_{k+1})
    &amp;&amp; \text{(induction hypothesis)}
    \\&amp;= \sum_{j=1}^{k} c_j f(\mathord{\smash[b]{\underset{\raise.3ex\hbox{$\scriptstyle\sim$}}{v}}\vphantom{v}}_j) + c_{k+1} f(\mathord{\smash[b]{\underset{\raise.3ex\hbox{$\scriptstyle\sim$}}{v}}\vphantom{v}}_{k+1})
    &amp;&amp; \text{(homogeneity)}
    \\&amp;= \sum_{j=1}^{k+1} c_j f(\mathord{\smash[b]{\underset{\raise.3ex\hbox{$\scriptstyle\sim$}}{v}}\vphantom{v}}_j)
    &amp;&amp; \text{(join the last term back on)}
    \end{aligned}
    $$</w:t>
        </w:r>
      </w:ins>
    </w:p>
    <w:bookmarkStart w:id="143" w:name="thm-linear-map-matrix"/>
    <w:p>
      <w:pPr>
        <w:pStyle w:val="FirstParagraph"/>
      </w:pPr>
      <w:r>
        <w:rPr>
          <w:b/>
          <w:bCs/>
        </w:rPr>
        <w:t xml:space="preserve">Theorem 14 (Every linear map is multiplication by a matrix)</w:t>
      </w:r>
      <w:r>
        <w:t xml:space="preserve"> </w:t>
      </w:r>
      <w:r>
        <w:t xml:space="preserve">If</w:t>
      </w:r>
      <w:r>
        <w:t xml:space="preserve"> </w:t>
      </w:r>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r>
        <w:t xml:space="preserve"> </w:t>
      </w:r>
      <w:r>
        <w:t xml:space="preserve">is a linear map (</w:t>
      </w:r>
      <w:hyperlink w:anchor="def-linear-map">
        <w:r>
          <w:rPr>
            <w:rStyle w:val="Hyperlink"/>
          </w:rPr>
          <w:t xml:space="preserve">Definition 34</w:t>
        </w:r>
      </w:hyperlink>
      <w:r>
        <w:t xml:space="preserve">),</w:t>
      </w:r>
      <w:r>
        <w:t xml:space="preserve"> </w:t>
      </w:r>
      <w:r>
        <w:t xml:space="preserve">then there is exactly one</w:t>
      </w:r>
      <w:r>
        <w:t xml:space="preserve"> </w:t>
      </w:r>
      <m:oMath>
        <m:r>
          <m:t>m</m:t>
        </m:r>
        <m:r>
          <m:rPr>
            <m:sty m:val="p"/>
          </m:rPr>
          <m:t>×</m:t>
        </m:r>
        <m:r>
          <m:t>p</m:t>
        </m:r>
      </m:oMath>
      <w:r>
        <w:t xml:space="preserve"> </w:t>
      </w:r>
      <w:r>
        <w:t xml:space="preserve">matrix</w:t>
      </w:r>
      <w:r>
        <w:t xml:space="preserve"> </w:t>
      </w:r>
      <m:oMath>
        <m:r>
          <m:rPr>
            <m:sty m:val="bi"/>
          </m:rPr>
          <m:t>A</m:t>
        </m:r>
      </m:oMath>
      <w:r>
        <w:t xml:space="preserve"> </w:t>
      </w:r>
      <w:r>
        <w:t xml:space="preserve">such that</w:t>
      </w:r>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del w:id="1975" w:author="PR Preview" w:date="2026-01-01T00:00:00Z">
        <w:r>
          <w:delText xml:space="preserve">Column</w:delText>
        </w:r>
      </w:del>
      <w:del w:id="1976" w:author="PR Preview" w:date="2026-01-01T00:00:00Z">
        <w:r>
          <w:delText xml:space="preserve"> </w:delText>
        </w:r>
      </w:del>
      <m:oMath>
        <m:r>
          <m:t>j</m:t>
        </m:r>
      </m:oMath>
      <w:del w:id="1977" w:author="PR Preview" w:date="2026-01-01T00:00:00Z">
        <w:r>
          <w:delText xml:space="preserve"> </w:delText>
        </w:r>
      </w:del>
      <w:del w:id="1978" w:author="PR Preview" w:date="2026-01-01T00:00:00Z">
        <w:r>
          <w:delText xml:space="preserve">of</w:delText>
        </w:r>
      </w:del>
      <w:del w:id="1979" w:author="PR Preview" w:date="2026-01-01T00:00:00Z">
        <w:r>
          <w:delText xml:space="preserve"> </w:delText>
        </w:r>
      </w:del>
      <m:oMath>
        <m:r>
          <m:rPr>
            <m:sty m:val="bi"/>
          </m:rPr>
          <m:t>A</m:t>
        </m:r>
      </m:oMath>
      <w:del w:id="1980" w:author="PR Preview" w:date="2026-01-01T00:00:00Z">
        <w:r>
          <w:delText xml:space="preserve"> </w:delText>
        </w:r>
      </w:del>
      <w:del w:id="1981" w:author="PR Preview" w:date="2026-01-01T00:00:00Z">
        <w:r>
          <w:delText xml:space="preserve">is</w:delText>
        </w:r>
      </w:del>
      <w:del w:id="1982" w:author="PR Preview" w:date="2026-01-01T00:00:00Z">
        <w:r>
          <w:delText xml:space="preserve"> </w:delText>
        </w:r>
      </w:del>
      <m:oMath>
        <m:r>
          <m:t>f</m:t>
        </m:r>
        <m:r>
          <m:rPr>
            <m:sty m:val="p"/>
          </m:rPr>
          <m:t>(</m:t>
        </m:r>
        <m:sSub>
          <m:e>
            <m:limLow>
              <m:e>
                <m:r>
                  <m:t>e</m:t>
                </m:r>
              </m:e>
              <m:lim>
                <m:r>
                  <m:rPr>
                    <m:sty m:val="p"/>
                  </m:rPr>
                  <m:t>∼</m:t>
                </m:r>
              </m:lim>
            </m:limLow>
          </m:e>
          <m:sub>
            <m:r>
              <m:t>j</m:t>
            </m:r>
          </m:sub>
        </m:sSub>
        <m:r>
          <m:rPr>
            <m:sty m:val="p"/>
          </m:rPr>
          <m:t>)</m:t>
        </m:r>
      </m:oMath>
      <w:del w:id="1983" w:author="PR Preview" w:date="2026-01-01T00:00:00Z">
        <w:r>
          <w:delText xml:space="preserve">,</w:delText>
        </w:r>
      </w:del>
      <w:del w:id="1984" w:author="PR Preview" w:date="2026-01-01T00:00:00Z">
        <w:r>
          <w:delText xml:space="preserve"> </w:delText>
        </w:r>
      </w:del>
      <w:del w:id="1985" w:author="PR Preview" w:date="2026-01-01T00:00:00Z">
        <w:r>
          <w:delText xml:space="preserve">the value of</w:delText>
        </w:r>
      </w:del>
      <w:del w:id="1986" w:author="PR Preview" w:date="2026-01-01T00:00:00Z">
        <w:r>
          <w:delText xml:space="preserve"> </w:delText>
        </w:r>
      </w:del>
      <m:oMath>
        <m:r>
          <m:t>f</m:t>
        </m:r>
      </m:oMath>
      <w:del w:id="1987" w:author="PR Preview" w:date="2026-01-01T00:00:00Z">
        <w:r>
          <w:delText xml:space="preserve"> </w:delText>
        </w:r>
      </w:del>
      <w:del w:id="1988" w:author="PR Preview" w:date="2026-01-01T00:00:00Z">
        <w:r>
          <w:delText xml:space="preserve">at the</w:delText>
        </w:r>
      </w:del>
      <w:del w:id="1989" w:author="PR Preview" w:date="2026-01-01T00:00:00Z">
        <w:r>
          <w:delText xml:space="preserve"> </w:delText>
        </w:r>
      </w:del>
      <m:oMath>
        <m:r>
          <m:t>j</m:t>
        </m:r>
      </m:oMath>
      <w:del w:id="1990" w:author="PR Preview" w:date="2026-01-01T00:00:00Z">
        <w:r>
          <w:delText xml:space="preserve">th indicator vector (</w:delText>
        </w:r>
      </w:del>
      <w:hyperlink w:anchor="def-indicator-vector">
        <w:del w:id="1991" w:author="PR Preview" w:date="2026-01-01T00:00:00Z">
          <w:r>
            <w:rPr>
              <w:rStyle w:val="Hyperlink"/>
            </w:rPr>
            <w:delText xml:space="preserve">Definition 14</w:delText>
          </w:r>
        </w:del>
      </w:hyperlink>
      <w:del w:id="1992" w:author="PR Preview" w:date="2026-01-01T00:00:00Z">
        <w:r>
          <w:delText xml:space="preserve">);</w:delText>
        </w:r>
      </w:del>
      <w:del w:id="1993" w:author="PR Preview" w:date="2026-01-01T00:00:00Z">
        <w:r>
          <w:delText xml:space="preserve"> </w:delText>
        </w:r>
      </w:del>
      <w:del w:id="1994" w:author="PR Preview" w:date="2026-01-01T00:00:00Z">
        <w:r>
          <w:delText xml:space="preserve">that is,</w:delText>
        </w:r>
      </w:del>
      <w:del w:id="1995" w:author="PR Preview" w:date="2026-01-01T00:00:00Z">
        <w:r>
          <w:delText xml:space="preserve"> </w:delText>
        </w:r>
      </w:del>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del w:id="1996" w:author="PR Preview" w:date="2026-01-01T00:00:00Z">
        <w:r>
          <w:delText xml:space="preserve">.</w:delText>
        </w:r>
      </w:del>
    </w:p>
    <w:p>
      <w:pPr>
        <w:pStyle w:val="BodyText"/>
      </w:pPr>
      <w:del w:id="1997" w:author="PR Preview" w:date="2026-01-01T00:00:00Z">
        <w:r>
          <w:rPr>
            <w:i/>
            <w:iCs/>
          </w:rPr>
          <w:delText xml:space="preserve">Proof</w:delText>
        </w:r>
      </w:del>
      <w:del w:id="1998" w:author="PR Preview" w:date="2026-01-01T00:00:00Z">
        <w:r>
          <w:delText xml:space="preserve">. </w:delText>
        </w:r>
      </w:del>
      <w:del w:id="1999" w:author="PR Preview" w:date="2026-01-01T00:00:00Z">
        <w:r>
          <w:rPr>
            <w:b/>
            <w:bCs/>
          </w:rPr>
          <w:delText xml:space="preserve">Existence.</w:delText>
        </w:r>
      </w:del>
      <w:del w:id="2000" w:author="PR Preview" w:date="2026-01-01T00:00:00Z">
        <w:r>
          <w:delText xml:space="preserve"> </w:delText>
        </w:r>
      </w:del>
      <w:del w:id="2001" w:author="PR Preview" w:date="2026-01-01T00:00:00Z">
        <w:r>
          <w:delText xml:space="preserve">Let</w:delText>
        </w:r>
      </w:del>
      <w:del w:id="2002" w:author="PR Preview" w:date="2026-01-01T00:00:00Z">
        <w:r>
          <w:delText xml:space="preserve"> </w:delText>
        </w:r>
      </w:del>
      <m:oMath>
        <m:r>
          <m:rPr>
            <m:sty m:val="bi"/>
          </m:rPr>
          <m:t>A</m:t>
        </m:r>
      </m:oMath>
      <w:del w:id="2003" w:author="PR Preview" w:date="2026-01-01T00:00:00Z">
        <w:r>
          <w:delText xml:space="preserve"> </w:delText>
        </w:r>
      </w:del>
      <w:del w:id="2004" w:author="PR Preview" w:date="2026-01-01T00:00:00Z">
        <w:r>
          <w:delText xml:space="preserve">be the</w:delText>
        </w:r>
      </w:del>
      <w:del w:id="2005" w:author="PR Preview" w:date="2026-01-01T00:00:00Z">
        <w:r>
          <w:delText xml:space="preserve"> </w:delText>
        </w:r>
      </w:del>
      <m:oMath>
        <m:r>
          <m:t>m</m:t>
        </m:r>
        <m:r>
          <m:rPr>
            <m:sty m:val="p"/>
          </m:rPr>
          <m:t>×</m:t>
        </m:r>
        <m:r>
          <m:t>p</m:t>
        </m:r>
      </m:oMath>
      <w:del w:id="2006" w:author="PR Preview" w:date="2026-01-01T00:00:00Z">
        <w:r>
          <w:delText xml:space="preserve"> </w:delText>
        </w:r>
      </w:del>
      <w:del w:id="2007" w:author="PR Preview" w:date="2026-01-01T00:00:00Z">
        <w:r>
          <w:delText xml:space="preserve">matrix with</w:delText>
        </w:r>
      </w:del>
      <w:del w:id="2008" w:author="PR Preview" w:date="2026-01-01T00:00:00Z">
        <w:r>
          <w:delText xml:space="preserve"> </w:delText>
        </w:r>
      </w:del>
      <m:oMath>
        <m:sSub>
          <m:e>
            <m:r>
              <m:t>a</m:t>
            </m:r>
          </m:e>
          <m:sub>
            <m:r>
              <m:t>i</m:t>
            </m:r>
            <m:r>
              <m:t>j</m:t>
            </m:r>
          </m:sub>
        </m:sSub>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oMath>
      <w:del w:id="2009" w:author="PR Preview" w:date="2026-01-01T00:00:00Z">
        <w:r>
          <w:delText xml:space="preserve">.</w:delText>
        </w:r>
      </w:del>
      <w:del w:id="2010" w:author="PR Preview" w:date="2026-01-01T00:00:00Z">
        <w:r>
          <w:delText xml:space="preserve"> </w:delText>
        </w:r>
      </w:del>
      <w:del w:id="2011" w:author="PR Preview" w:date="2026-01-01T00:00:00Z">
        <w:r>
          <w:delText xml:space="preserve">For any</w:delText>
        </w:r>
      </w:del>
      <w:del w:id="201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013"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t>f</m:t>
              </m:r>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sSub>
                    <m:e>
                      <m:limLow>
                        <m:e>
                          <m:r>
                            <m:t>e</m:t>
                          </m:r>
                        </m:e>
                        <m:lim>
                          <m:r>
                            <m:rPr>
                              <m:sty m:val="p"/>
                            </m:rPr>
                            <m:t>∼</m:t>
                          </m:r>
                        </m:lim>
                      </m:limLow>
                    </m:e>
                    <m:sub>
                      <m:r>
                        <m:t>j</m:t>
                      </m:r>
                    </m:sub>
                  </m:sSub>
                </m:e>
              </m:d>
              <m:r>
                <m:t>​</m:t>
              </m:r>
              <m:r>
                <m:t>&amp;</m:t>
              </m:r>
              <m:r>
                <m:t>&amp;</m:t>
              </m:r>
              <m:r>
                <m:rPr>
                  <m:nor/>
                  <m:sty m:val="p"/>
                </m:rPr>
                <m:t>(</m:t>
              </m:r>
              <m:r>
                <m:rPr>
                  <m:nor/>
                  <m:sty m:val="p"/>
                </m:rPr>
                <m:t>Theorem 3</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r>
                <m:t>&amp;</m:t>
              </m:r>
              <m:r>
                <m:t>&amp;</m:t>
              </m:r>
              <m:r>
                <m:rPr>
                  <m:nor/>
                  <m:sty m:val="p"/>
                </m:rPr>
                <m:t>(</m:t>
              </m:r>
              <m:r>
                <m:rPr>
                  <m:nor/>
                  <m:sty m:val="p"/>
                </m:rPr>
                <m:t>Theorem 13</m:t>
              </m:r>
              <m:r>
                <m:rPr>
                  <m:nor/>
                  <m:sty m:val="p"/>
                </m:rPr>
                <m:t>)</m:t>
              </m:r>
            </m:e>
          </m:eqArr>
        </m:oMath>
      </m:oMathPara>
    </w:p>
    <w:p>
      <w:pPr>
        <w:pStyle w:val="BodyText"/>
      </w:pPr>
      <w:ins w:id="2014" w:author="PR Preview" w:date="2026-01-01T00:00:00Z">
        <w:r>
          <w:t xml:space="preserve">$$f(\mathord{\smash[b]{\underset{\raise.3ex\hbox{$\scriptstyle\sim$}}{x}}\vphantom{x}}) = \mathbf{A}\mathord{\smash[b]{\underset{\raise.3ex\hbox{$\scriptstyle\sim$}}{x}}\vphantom{x}}\quad \text{for all } \mathord{\smash[b]{\underset{\raise.3ex\hbox{$\scriptstyle\sim$}}{x}}\vphantom{x}}\in \mathbb{R}^p$$</w:t>
        </w:r>
      </w:ins>
    </w:p>
    <w:p>
      <w:pPr>
        <w:pStyle w:val="FirstParagraph"/>
      </w:pPr>
      <w:ins w:id="2015" w:author="PR Preview" w:date="2026-01-01T00:00:00Z">
        <w:r>
          <w:t xml:space="preserve">Column</w:t>
        </w:r>
      </w:ins>
      <w:ins w:id="2016" w:author="PR Preview" w:date="2026-01-01T00:00:00Z">
        <w:r>
          <w:t xml:space="preserve"> </w:t>
        </w:r>
      </w:ins>
      <m:oMath>
        <m:r>
          <m:t>j</m:t>
        </m:r>
      </m:oMath>
      <w:ins w:id="2017" w:author="PR Preview" w:date="2026-01-01T00:00:00Z">
        <w:r>
          <w:t xml:space="preserve"> </w:t>
        </w:r>
      </w:ins>
      <w:ins w:id="2018" w:author="PR Preview" w:date="2026-01-01T00:00:00Z">
        <w:r>
          <w:t xml:space="preserve">of</w:t>
        </w:r>
      </w:ins>
      <w:ins w:id="2019" w:author="PR Preview" w:date="2026-01-01T00:00:00Z">
        <w:r>
          <w:t xml:space="preserve"> </w:t>
        </w:r>
      </w:ins>
      <m:oMath>
        <m:r>
          <m:rPr>
            <m:sty m:val="bi"/>
          </m:rPr>
          <m:t>A</m:t>
        </m:r>
      </m:oMath>
      <w:ins w:id="2020" w:author="PR Preview" w:date="2026-01-01T00:00:00Z">
        <w:r>
          <w:t xml:space="preserve"> </w:t>
        </w:r>
      </w:ins>
      <w:ins w:id="2021" w:author="PR Preview" w:date="2026-01-01T00:00:00Z">
        <w:r>
          <w:t xml:space="preserve">is</w:t>
        </w:r>
      </w:ins>
      <w:ins w:id="2022" w:author="PR Preview" w:date="2026-01-01T00:00:00Z">
        <w:r>
          <w:t xml:space="preserve"> </w:t>
        </w:r>
      </w:ins>
      <w:ins w:id="2023" w:author="PR Preview" w:date="2026-01-01T00:00:00Z">
        <w:r>
          <w:t xml:space="preserve">$f(\mathord{\smash[b]{\underset{\raise.3ex\hbox{$\scriptstyle\sim$}}{e}}\vphantom{e}}_j)$</w:t>
        </w:r>
      </w:ins>
      <w:ins w:id="2024" w:author="PR Preview" w:date="2026-01-01T00:00:00Z">
        <w:r>
          <w:t xml:space="preserve">,</w:t>
        </w:r>
      </w:ins>
      <w:ins w:id="2025" w:author="PR Preview" w:date="2026-01-01T00:00:00Z">
        <w:r>
          <w:t xml:space="preserve"> </w:t>
        </w:r>
      </w:ins>
      <w:ins w:id="2026" w:author="PR Preview" w:date="2026-01-01T00:00:00Z">
        <w:r>
          <w:t xml:space="preserve">the value of</w:t>
        </w:r>
      </w:ins>
      <w:ins w:id="2027" w:author="PR Preview" w:date="2026-01-01T00:00:00Z">
        <w:r>
          <w:t xml:space="preserve"> </w:t>
        </w:r>
      </w:ins>
      <m:oMath>
        <m:r>
          <m:t>f</m:t>
        </m:r>
      </m:oMath>
      <w:ins w:id="2028" w:author="PR Preview" w:date="2026-01-01T00:00:00Z">
        <w:r>
          <w:t xml:space="preserve"> </w:t>
        </w:r>
      </w:ins>
      <w:ins w:id="2029" w:author="PR Preview" w:date="2026-01-01T00:00:00Z">
        <w:r>
          <w:t xml:space="preserve">at the</w:t>
        </w:r>
      </w:ins>
      <w:ins w:id="2030" w:author="PR Preview" w:date="2026-01-01T00:00:00Z">
        <w:r>
          <w:t xml:space="preserve"> </w:t>
        </w:r>
      </w:ins>
      <m:oMath>
        <m:r>
          <m:t>j</m:t>
        </m:r>
      </m:oMath>
      <w:ins w:id="2031" w:author="PR Preview" w:date="2026-01-01T00:00:00Z">
        <w:r>
          <w:t xml:space="preserve">th indicator vector (</w:t>
        </w:r>
      </w:ins>
      <w:hyperlink w:anchor="def-indicator-vector">
        <w:ins w:id="2032" w:author="PR Preview" w:date="2026-01-01T00:00:00Z">
          <w:r>
            <w:rPr>
              <w:rStyle w:val="Hyperlink"/>
            </w:rPr>
            <w:t xml:space="preserve">Definition 14</w:t>
          </w:r>
        </w:ins>
      </w:hyperlink>
      <w:ins w:id="2033" w:author="PR Preview" w:date="2026-01-01T00:00:00Z">
        <w:r>
          <w:t xml:space="preserve">);</w:t>
        </w:r>
      </w:ins>
      <w:ins w:id="2034" w:author="PR Preview" w:date="2026-01-01T00:00:00Z">
        <w:r>
          <w:t xml:space="preserve"> </w:t>
        </w:r>
      </w:ins>
      <w:ins w:id="2035" w:author="PR Preview" w:date="2026-01-01T00:00:00Z">
        <w:r>
          <w:t xml:space="preserve">that is,</w:t>
        </w:r>
      </w:ins>
      <w:ins w:id="2036" w:author="PR Preview" w:date="2026-01-01T00:00:00Z">
        <w:r>
          <w:t xml:space="preserve"> </w:t>
        </w:r>
      </w:ins>
      <w:ins w:id="2037" w:author="PR Preview" w:date="2026-01-01T00:00:00Z">
        <w:r>
          <w:t xml:space="preserve">$a_{ij} = \mathopen{}\left(f(\mathord{\smash[b]{\underset{\raise.3ex\hbox{$\scriptstyle\sim$}}{e}}\vphantom{e}}_j)\right)\mathclose{}_i$</w:t>
        </w:r>
      </w:ins>
      <w:ins w:id="2038" w:author="PR Preview" w:date="2026-01-01T00:00:00Z">
        <w:r>
          <w:t xml:space="preserve">.</w:t>
        </w:r>
      </w:ins>
    </w:p>
    <w:bookmarkEnd w:id="143"/>
    <w:p>
      <w:pPr>
        <w:pStyle w:val="BodyText"/>
      </w:pPr>
      <w:ins w:id="2039" w:author="PR Preview" w:date="2026-01-01T00:00:00Z">
        <w:r>
          <w:rPr>
            <w:i/>
            <w:iCs/>
          </w:rPr>
          <w:t xml:space="preserve">Proof</w:t>
        </w:r>
      </w:ins>
      <w:ins w:id="2040" w:author="PR Preview" w:date="2026-01-01T00:00:00Z">
        <w:r>
          <w:t xml:space="preserve">. </w:t>
        </w:r>
      </w:ins>
      <w:ins w:id="2041" w:author="PR Preview" w:date="2026-01-01T00:00:00Z">
        <w:r>
          <w:rPr>
            <w:b/>
            <w:bCs/>
          </w:rPr>
          <w:t xml:space="preserve">Existence.</w:t>
        </w:r>
      </w:ins>
      <w:ins w:id="2042" w:author="PR Preview" w:date="2026-01-01T00:00:00Z">
        <w:r>
          <w:t xml:space="preserve"> </w:t>
        </w:r>
      </w:ins>
      <w:ins w:id="2043" w:author="PR Preview" w:date="2026-01-01T00:00:00Z">
        <w:r>
          <w:t xml:space="preserve">Let</w:t>
        </w:r>
      </w:ins>
      <w:ins w:id="2044" w:author="PR Preview" w:date="2026-01-01T00:00:00Z">
        <w:r>
          <w:t xml:space="preserve"> </w:t>
        </w:r>
      </w:ins>
      <m:oMath>
        <m:r>
          <m:rPr>
            <m:sty m:val="bi"/>
          </m:rPr>
          <m:t>A</m:t>
        </m:r>
      </m:oMath>
      <w:ins w:id="2045" w:author="PR Preview" w:date="2026-01-01T00:00:00Z">
        <w:r>
          <w:t xml:space="preserve"> </w:t>
        </w:r>
      </w:ins>
      <w:ins w:id="2046" w:author="PR Preview" w:date="2026-01-01T00:00:00Z">
        <w:r>
          <w:t xml:space="preserve">be the</w:t>
        </w:r>
      </w:ins>
      <w:ins w:id="2047" w:author="PR Preview" w:date="2026-01-01T00:00:00Z">
        <w:r>
          <w:t xml:space="preserve"> </w:t>
        </w:r>
      </w:ins>
      <m:oMath>
        <m:r>
          <m:t>m</m:t>
        </m:r>
        <m:r>
          <m:rPr>
            <m:sty m:val="p"/>
          </m:rPr>
          <m:t>×</m:t>
        </m:r>
        <m:r>
          <m:t>p</m:t>
        </m:r>
      </m:oMath>
      <w:ins w:id="2048" w:author="PR Preview" w:date="2026-01-01T00:00:00Z">
        <w:r>
          <w:t xml:space="preserve"> </w:t>
        </w:r>
      </w:ins>
      <w:ins w:id="2049" w:author="PR Preview" w:date="2026-01-01T00:00:00Z">
        <w:r>
          <w:t xml:space="preserve">matrix with</w:t>
        </w:r>
      </w:ins>
      <w:ins w:id="2050" w:author="PR Preview" w:date="2026-01-01T00:00:00Z">
        <w:r>
          <w:t xml:space="preserve"> </w:t>
        </w:r>
      </w:ins>
      <w:ins w:id="2051" w:author="PR Preview" w:date="2026-01-01T00:00:00Z">
        <w:r>
          <w:t xml:space="preserve">$a_{ij} = \mathopen{}\left(f(\mathord{\smash[b]{\underset{\raise.3ex\hbox{$\scriptstyle\sim$}}{e}}\vphantom{e}}_j)\right)\mathclose{}_i$</w:t>
        </w:r>
      </w:ins>
      <w:ins w:id="2052" w:author="PR Preview" w:date="2026-01-01T00:00:00Z">
        <w:r>
          <w:t xml:space="preserve">.</w:t>
        </w:r>
      </w:ins>
      <w:ins w:id="2053" w:author="PR Preview" w:date="2026-01-01T00:00:00Z">
        <w:r>
          <w:t xml:space="preserve"> </w:t>
        </w:r>
      </w:ins>
      <w:ins w:id="2054" w:author="PR Preview" w:date="2026-01-01T00:00:00Z">
        <w:r>
          <w:t xml:space="preserve">For any</w:t>
        </w:r>
      </w:ins>
      <w:ins w:id="2055" w:author="PR Preview" w:date="2026-01-01T00:00:00Z">
        <w:r>
          <w:t xml:space="preserve"> </w:t>
        </w:r>
      </w:ins>
      <w:ins w:id="2056" w:author="PR Preview" w:date="2026-01-01T00:00:00Z">
        <w:r>
          <w:t xml:space="preserve">$\mathord{\smash[b]{\underset{\raise.3ex\hbox{$\scriptstyle\sim$}}{x}}\vphantom{x}}\in \mathbb{R}^p$</w:t>
        </w:r>
      </w:ins>
      <w:ins w:id="2057" w:author="PR Preview" w:date="2026-01-01T00:00:00Z">
        <w:r>
          <w:t xml:space="preserve">,</w:t>
        </w:r>
      </w:ins>
    </w:p>
    <w:p>
      <w:pPr>
        <w:pStyle w:val="BodyText"/>
      </w:pPr>
      <w:ins w:id="2058" w:author="PR Preview" w:date="2026-01-01T00:00:00Z">
        <w:r>
          <w:t xml:space="preserve">$$
    \begin{aligned}
    f(\mathord{\smash[b]{\underset{\raise.3ex\hbox{$\scriptstyle\sim$}}{x}}\vphantom{x}})
    &amp;= f\mathopen{}\left(\sum_{j=1}^px_j \mathord{\smash[b]{\underset{\raise.3ex\hbox{$\scriptstyle\sim$}}{e}}\vphantom{e}}_j\right)\mathclose{}
    &amp;&amp; \text{(}\text{Theorem~3}\text{)}
    \\&amp;= \sum_{j=1}^px_j f(\mathord{\smash[b]{\underset{\raise.3ex\hbox{$\scriptstyle\sim$}}{e}}\vphantom{e}}_j)
    &amp;&amp; \text{(}\text{Theorem~13}\text{)}
    \end{aligned}
    $$</w:t>
        </w:r>
      </w:ins>
    </w:p>
    <w:p>
      <w:pPr>
        <w:pStyle w:val="FirstParagraph"/>
      </w:pPr>
      <w:r>
        <w:t xml:space="preserve">and entry</w:t>
      </w:r>
      <w:r>
        <w:t xml:space="preserve"> </w:t>
      </w:r>
      <m:oMath>
        <m:r>
          <m:t>i</m:t>
        </m:r>
      </m:oMath>
      <w:r>
        <w:t xml:space="preserve"> </w:t>
      </w:r>
      <w:r>
        <w:t xml:space="preserve">of that sum is</w:t>
      </w:r>
    </w:p>
    <w:p>
      <w:pPr>
        <w:pStyle w:val="BodyText"/>
      </w:pPr>
      <m:oMathPara>
        <m:oMathParaPr>
          <m:jc m:val="center"/>
        </m:oMathParaPr>
        <m:oMath>
          <m:eqArr>
            <m:e>
              <m:r>
                <m:t>​</m:t>
              </m:r>
              <m:d>
                <m:dPr>
                  <m:begChr m:val="("/>
                  <m:sepChr m:val=""/>
                  <m:endChr m:val=")"/>
                  <m:grow/>
                </m:dPr>
                <m:e>
                  <m:nary>
                    <m:naryPr>
                      <m:chr m:val="∑"/>
                      <m:limLoc m:val="undOvr"/>
                      <m:subHide m:val="off"/>
                      <m:supHide m:val="off"/>
                    </m:naryPr>
                    <m:sub>
                      <m:r>
                        <m:t>j</m:t>
                      </m:r>
                      <m:r>
                        <m:rPr>
                          <m:sty m:val="p"/>
                        </m:rPr>
                        <m:t>=</m:t>
                      </m:r>
                      <m:r>
                        <m:t>1</m:t>
                      </m:r>
                    </m:sub>
                    <m:sup>
                      <m:r>
                        <m:t>p</m:t>
                      </m:r>
                    </m:sup>
                    <m:e>
                      <m:sSub>
                        <m:e>
                          <m:r>
                            <m:t>x</m:t>
                          </m:r>
                        </m:e>
                        <m:sub>
                          <m:r>
                            <m:t>j</m:t>
                          </m:r>
                        </m:sub>
                      </m:sSub>
                    </m:e>
                  </m:nary>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t>&amp;</m:t>
              </m:r>
              <m:r>
                <m:rPr>
                  <m:nor/>
                  <m:sty m:val="p"/>
                </m:rPr>
                <m:t>(</m:t>
              </m:r>
              <m:r>
                <m:rPr>
                  <m:nor/>
                  <m:sty m:val="p"/>
                </m:rPr>
                <m:t>Definition 9</m:t>
              </m:r>
              <m:r>
                <m:rPr>
                  <m:nor/>
                  <m:sty m:val="p"/>
                </m:rPr>
                <m:t>, entry by entry)</m:t>
              </m:r>
            </m:e>
            <m:e>
              <m:r>
                <m:t>&amp;</m:t>
              </m:r>
              <m:r>
                <m:rPr>
                  <m:sty m:val="p"/>
                </m:rPr>
                <m:t>=</m:t>
              </m:r>
              <m:nary>
                <m:naryPr>
                  <m:chr m:val="∑"/>
                  <m:limLoc m:val="undOvr"/>
                  <m:subHide m:val="off"/>
                  <m:supHide m:val="off"/>
                </m:naryPr>
                <m:sub>
                  <m:r>
                    <m:t>j</m:t>
                  </m:r>
                  <m:r>
                    <m:rPr>
                      <m:sty m:val="p"/>
                    </m:rPr>
                    <m:t>=</m:t>
                  </m:r>
                  <m:r>
                    <m:t>1</m:t>
                  </m:r>
                </m:sub>
                <m:sup>
                  <m:r>
                    <m:t>p</m:t>
                  </m:r>
                </m:sup>
                <m:e>
                  <m:sSub>
                    <m:e>
                      <m:r>
                        <m:t>x</m:t>
                      </m:r>
                    </m:e>
                    <m:sub>
                      <m:r>
                        <m:t>j</m:t>
                      </m:r>
                    </m:sub>
                  </m:sSub>
                </m:e>
              </m:nary>
              <m:sSub>
                <m:e>
                  <m:r>
                    <m:t>a</m:t>
                  </m:r>
                </m:e>
                <m:sub>
                  <m:r>
                    <m:t>i</m:t>
                  </m:r>
                  <m:r>
                    <m:t>j</m:t>
                  </m:r>
                </m:sub>
              </m:sSub>
              <m:r>
                <m:t>&amp;</m:t>
              </m:r>
              <m:r>
                <m:t>&amp;</m:t>
              </m:r>
              <m:r>
                <m:rPr>
                  <m:nor/>
                  <m:sty m:val="p"/>
                </m:rPr>
                <m:t>(definition of </m:t>
              </m:r>
              <m:r>
                <m:rPr>
                  <m:sty m:val="bi"/>
                </m:rPr>
                <m:t>A</m:t>
              </m:r>
              <m:r>
                <m:rPr>
                  <m:nor/>
                  <m:sty m:val="p"/>
                </m:rPr>
                <m:t>)</m:t>
              </m:r>
            </m:e>
            <m:e>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sSub>
                <m:e>
                  <m:r>
                    <m:t>x</m:t>
                  </m:r>
                </m:e>
                <m:sub>
                  <m:r>
                    <m:t>j</m:t>
                  </m:r>
                </m:sub>
              </m:sSub>
              <m:r>
                <m:t>&amp;</m:t>
              </m:r>
              <m:r>
                <m:t>&amp;</m:t>
              </m:r>
              <m:r>
                <m:rPr>
                  <m:nor/>
                  <m:sty m:val="p"/>
                </m:rPr>
                <m:t>(products are symmetric)</m:t>
              </m:r>
            </m:e>
            <m:e>
              <m:r>
                <m:t>&amp;</m:t>
              </m:r>
              <m:r>
                <m:rPr>
                  <m:sty m:val="p"/>
                </m:rPr>
                <m:t>=</m:t>
              </m:r>
              <m:r>
                <m:rPr>
                  <m:sty m:val="p"/>
                </m:rPr>
                <m:t>(</m:t>
              </m:r>
              <m:r>
                <m:rPr>
                  <m:sty m:val="bi"/>
                </m:rPr>
                <m:t>A</m:t>
              </m:r>
              <m:limLow>
                <m:e>
                  <m:r>
                    <m:t>x</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qArr>
        </m:oMath>
      </m:oMathPara>
    </w:p>
    <w:p>
      <w:pPr>
        <w:pStyle w:val="FirstParagraph"/>
      </w:pPr>
      <w:del w:id="2059" w:author="PR Preview" w:date="2026-01-01T00:00:00Z">
        <w:r>
          <w:rPr>
            <w:b/>
            <w:bCs/>
          </w:rPr>
          <w:delText xml:space="preserve">Uniqueness.</w:delText>
        </w:r>
      </w:del>
      <w:del w:id="2060" w:author="PR Preview" w:date="2026-01-01T00:00:00Z">
        <w:r>
          <w:delText xml:space="preserve"> </w:delText>
        </w:r>
      </w:del>
      <w:del w:id="2061" w:author="PR Preview" w:date="2026-01-01T00:00:00Z">
        <w:r>
          <w:delText xml:space="preserve">Suppose</w:delText>
        </w:r>
      </w:del>
      <w:del w:id="2062" w:author="PR Preview" w:date="2026-01-01T00:00:00Z">
        <w:r>
          <w:delText xml:space="preserve"> </w:delText>
        </w:r>
      </w:del>
      <m:oMath>
        <m:r>
          <m:rPr>
            <m:sty m:val="bi"/>
          </m:rPr>
          <m:t>B</m:t>
        </m:r>
      </m:oMath>
      <w:del w:id="2063" w:author="PR Preview" w:date="2026-01-01T00:00:00Z">
        <w:r>
          <w:delText xml:space="preserve"> </w:delText>
        </w:r>
      </w:del>
      <w:del w:id="2064" w:author="PR Preview" w:date="2026-01-01T00:00:00Z">
        <w:r>
          <w:delText xml:space="preserve">is any</w:delText>
        </w:r>
      </w:del>
      <w:del w:id="2065" w:author="PR Preview" w:date="2026-01-01T00:00:00Z">
        <w:r>
          <w:delText xml:space="preserve"> </w:delText>
        </w:r>
      </w:del>
      <m:oMath>
        <m:r>
          <m:t>m</m:t>
        </m:r>
        <m:r>
          <m:rPr>
            <m:sty m:val="p"/>
          </m:rPr>
          <m:t>×</m:t>
        </m:r>
        <m:r>
          <m:t>p</m:t>
        </m:r>
      </m:oMath>
      <w:del w:id="2066" w:author="PR Preview" w:date="2026-01-01T00:00:00Z">
        <w:r>
          <w:delText xml:space="preserve"> </w:delText>
        </w:r>
      </w:del>
      <w:del w:id="2067" w:author="PR Preview" w:date="2026-01-01T00:00:00Z">
        <w:r>
          <w:delText xml:space="preserve">matrix</w:delText>
        </w:r>
      </w:del>
      <w:del w:id="2068" w:author="PR Preview" w:date="2026-01-01T00:00:00Z">
        <w:r>
          <w:delText xml:space="preserve"> </w:delText>
        </w:r>
      </w:del>
      <w:del w:id="2069" w:author="PR Preview" w:date="2026-01-01T00:00:00Z">
        <w:r>
          <w:delText xml:space="preserve">with</w:delText>
        </w:r>
      </w:del>
      <w:del w:id="2070"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B</m:t>
        </m:r>
        <m:limLow>
          <m:e>
            <m:r>
              <m:t>x</m:t>
            </m:r>
          </m:e>
          <m:lim>
            <m:r>
              <m:rPr>
                <m:sty m:val="p"/>
              </m:rPr>
              <m:t>∼</m:t>
            </m:r>
          </m:lim>
        </m:limLow>
      </m:oMath>
      <w:del w:id="2071" w:author="PR Preview" w:date="2026-01-01T00:00:00Z">
        <w:r>
          <w:delText xml:space="preserve"> </w:delText>
        </w:r>
      </w:del>
      <w:del w:id="2072" w:author="PR Preview" w:date="2026-01-01T00:00:00Z">
        <w:r>
          <w:delText xml:space="preserve">for all</w:delText>
        </w:r>
      </w:del>
      <w:del w:id="2073" w:author="PR Preview" w:date="2026-01-01T00:00:00Z">
        <w:r>
          <w:delText xml:space="preserve"> </w:delText>
        </w:r>
      </w:del>
      <m:oMath>
        <m:limLow>
          <m:e>
            <m:r>
              <m:t>x</m:t>
            </m:r>
          </m:e>
          <m:lim>
            <m:r>
              <m:rPr>
                <m:sty m:val="p"/>
              </m:rPr>
              <m:t>∼</m:t>
            </m:r>
          </m:lim>
        </m:limLow>
      </m:oMath>
      <w:del w:id="2074" w:author="PR Preview" w:date="2026-01-01T00:00:00Z">
        <w:r>
          <w:delText xml:space="preserve">.</w:delText>
        </w:r>
      </w:del>
      <w:del w:id="2075" w:author="PR Preview" w:date="2026-01-01T00:00:00Z">
        <w:r>
          <w:delText xml:space="preserve"> </w:delText>
        </w:r>
      </w:del>
      <w:del w:id="2076" w:author="PR Preview" w:date="2026-01-01T00:00:00Z">
        <w:r>
          <w:delText xml:space="preserve">Taking</w:delText>
        </w:r>
      </w:del>
      <w:del w:id="2077" w:author="PR Preview" w:date="2026-01-01T00:00:00Z">
        <w:r>
          <w:delText xml:space="preserve"> </w:delText>
        </w:r>
      </w:del>
      <m:oMath>
        <m:limLow>
          <m:e>
            <m:r>
              <m:t>x</m:t>
            </m:r>
          </m:e>
          <m:lim>
            <m:r>
              <m:rPr>
                <m:sty m:val="p"/>
              </m:rPr>
              <m:t>∼</m:t>
            </m:r>
          </m:lim>
        </m:limLow>
        <m:r>
          <m:rPr>
            <m:sty m:val="p"/>
          </m:rPr>
          <m:t>=</m:t>
        </m:r>
        <m:sSub>
          <m:e>
            <m:limLow>
              <m:e>
                <m:r>
                  <m:t>e</m:t>
                </m:r>
              </m:e>
              <m:lim>
                <m:r>
                  <m:rPr>
                    <m:sty m:val="p"/>
                  </m:rPr>
                  <m:t>∼</m:t>
                </m:r>
              </m:lim>
            </m:limLow>
          </m:e>
          <m:sub>
            <m:r>
              <m:t>j</m:t>
            </m:r>
          </m:sub>
        </m:sSub>
      </m:oMath>
      <w:del w:id="2078" w:author="PR Preview" w:date="2026-01-01T00:00:00Z">
        <w:r>
          <w:delText xml:space="preserve">, for each</w:delText>
        </w:r>
      </w:del>
      <w:del w:id="2079" w:author="PR Preview" w:date="2026-01-01T00:00:00Z">
        <w:r>
          <w:delText xml:space="preserve"> </w:delText>
        </w:r>
      </w:del>
      <m:oMath>
        <m:r>
          <m:t>i</m:t>
        </m:r>
      </m:oMath>
      <w:del w:id="2080" w:author="PR Preview" w:date="2026-01-01T00:00:00Z">
        <w:r>
          <w:delText xml:space="preserve">:</w:delText>
        </w:r>
      </w:del>
    </w:p>
    <w:p>
      <w:pPr>
        <w:pStyle w:val="BodyText"/>
      </w:pPr>
      <m:oMathPara>
        <m:oMathParaPr>
          <m:jc m:val="center"/>
        </m:oMathParaPr>
        <m:oMath>
          <m:eqArr>
            <m:e>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r>
                <m:t>&amp;</m:t>
              </m:r>
              <m:r>
                <m:rPr>
                  <m:sty m:val="p"/>
                </m:rPr>
                <m:t>=</m:t>
              </m:r>
              <m:r>
                <m:rPr>
                  <m:sty m:val="p"/>
                </m:rPr>
                <m:t>(</m:t>
              </m:r>
              <m:r>
                <m:rPr>
                  <m:sty m:val="bi"/>
                </m:rPr>
                <m:t>B</m:t>
              </m:r>
              <m:sSub>
                <m:e>
                  <m:limLow>
                    <m:e>
                      <m:r>
                        <m:t>e</m:t>
                      </m:r>
                    </m:e>
                    <m:lim>
                      <m:r>
                        <m:rPr>
                          <m:sty m:val="p"/>
                        </m:rPr>
                        <m:t>∼</m:t>
                      </m:r>
                    </m:lim>
                  </m:limLow>
                </m:e>
                <m:sub>
                  <m:r>
                    <m:t>j</m:t>
                  </m:r>
                </m:sub>
              </m:sSub>
              <m:sSub>
                <m:e>
                  <m:r>
                    <m:rPr>
                      <m:sty m:val="p"/>
                    </m:rPr>
                    <m:t>)</m:t>
                  </m:r>
                </m:e>
                <m:sub>
                  <m:r>
                    <m:t>i</m:t>
                  </m:r>
                </m:sub>
              </m:sSub>
              <m:r>
                <m:t>&amp;</m:t>
              </m:r>
              <m:r>
                <m:t>&amp;</m:t>
              </m:r>
              <m:r>
                <m:rPr>
                  <m:nor/>
                  <m:sty m:val="p"/>
                </m:rPr>
                <m:t>(assumption on </m:t>
              </m:r>
              <m:r>
                <m:rPr>
                  <m:sty m:val="bi"/>
                </m:rPr>
                <m:t>B</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b</m:t>
                      </m:r>
                    </m:e>
                    <m:sub>
                      <m:r>
                        <m:t>i</m:t>
                      </m:r>
                      <m:r>
                        <m:t>k</m:t>
                      </m:r>
                    </m:sub>
                  </m:sSub>
                </m:e>
              </m:nary>
              <m:r>
                <m:rPr>
                  <m:sty m:val="p"/>
                </m:rPr>
                <m:t>(</m:t>
              </m:r>
              <m:sSub>
                <m:e>
                  <m:limLow>
                    <m:e>
                      <m:r>
                        <m:t>e</m:t>
                      </m:r>
                    </m:e>
                    <m:lim>
                      <m:r>
                        <m:rPr>
                          <m:sty m:val="p"/>
                        </m:rPr>
                        <m:t>∼</m:t>
                      </m:r>
                    </m:lim>
                  </m:limLow>
                </m:e>
                <m:sub>
                  <m:r>
                    <m:t>j</m:t>
                  </m:r>
                </m:sub>
              </m:sSub>
              <m:sSub>
                <m:e>
                  <m:r>
                    <m:rPr>
                      <m:sty m:val="p"/>
                    </m:rPr>
                    <m:t>)</m:t>
                  </m:r>
                </m:e>
                <m:sub>
                  <m:r>
                    <m:t>k</m:t>
                  </m:r>
                </m:sub>
              </m:sSub>
              <m:r>
                <m:t>&amp;</m:t>
              </m:r>
              <m:r>
                <m:t>&amp;</m:t>
              </m:r>
              <m:r>
                <m:rPr>
                  <m:nor/>
                  <m:sty m:val="p"/>
                </m:rPr>
                <m:t>(</m:t>
              </m:r>
              <m:r>
                <m:rPr>
                  <m:nor/>
                  <m:sty m:val="p"/>
                </m:rPr>
                <m:t>Definition 32</m:t>
              </m:r>
              <m:r>
                <m:rPr>
                  <m:nor/>
                  <m:sty m:val="p"/>
                </m:rPr>
                <m:t>)</m:t>
              </m:r>
            </m:e>
            <m:e>
              <m:r>
                <m:t>&amp;</m:t>
              </m:r>
              <m:r>
                <m:rPr>
                  <m:sty m:val="p"/>
                </m:rPr>
                <m:t>=</m:t>
              </m:r>
              <m:sSub>
                <m:e>
                  <m:r>
                    <m:t>b</m:t>
                  </m:r>
                </m:e>
                <m:sub>
                  <m:r>
                    <m:t>i</m:t>
                  </m:r>
                  <m:r>
                    <m:t>j</m:t>
                  </m:r>
                </m:sub>
              </m:sSub>
              <m:r>
                <m:rPr>
                  <m:sty m:val="p"/>
                </m:rPr>
                <m:t>⋅</m:t>
              </m:r>
              <m:r>
                <m:t>1</m:t>
              </m:r>
              <m:r>
                <m:rPr>
                  <m:sty m:val="p"/>
                </m:rPr>
                <m:t>+</m:t>
              </m:r>
              <m:nary>
                <m:naryPr>
                  <m:chr m:val="∑"/>
                  <m:limLoc m:val="undOvr"/>
                  <m:subHide m:val="off"/>
                  <m:supHide m:val="on"/>
                </m:naryPr>
                <m:sub>
                  <m:r>
                    <m:t>k</m:t>
                  </m:r>
                  <m:r>
                    <m:rPr>
                      <m:sty m:val="p"/>
                    </m:rPr>
                    <m:t>≠</m:t>
                  </m:r>
                  <m:r>
                    <m:t>j</m:t>
                  </m:r>
                </m:sub>
                <m:sup>
                  <m:r>
                    <m:t>​</m:t>
                  </m:r>
                </m:sup>
                <m:e>
                  <m:sSub>
                    <m:e>
                      <m:r>
                        <m:t>b</m:t>
                      </m:r>
                    </m:e>
                    <m:sub>
                      <m:r>
                        <m:t>i</m:t>
                      </m:r>
                      <m:r>
                        <m:t>k</m:t>
                      </m:r>
                    </m:sub>
                  </m:sSub>
                </m:e>
              </m:nary>
              <m:r>
                <m:rPr>
                  <m:sty m:val="p"/>
                </m:rPr>
                <m:t>⋅</m:t>
              </m:r>
              <m:r>
                <m:t>0</m:t>
              </m:r>
              <m:r>
                <m:t>&amp;</m:t>
              </m:r>
              <m:r>
                <m:t>&amp;</m:t>
              </m:r>
              <m:r>
                <m:rPr>
                  <m:nor/>
                  <m:sty m:val="p"/>
                </m:rPr>
                <m:t>(</m:t>
              </m:r>
              <m:r>
                <m:rPr>
                  <m:nor/>
                  <m:sty m:val="p"/>
                </m:rPr>
                <m:t>Definition 14</m:t>
              </m:r>
              <m:r>
                <m:rPr>
                  <m:nor/>
                  <m:sty m:val="p"/>
                </m:rPr>
                <m:t>, splitting off the </m:t>
              </m:r>
              <m:r>
                <m:t>k</m:t>
              </m:r>
              <m:r>
                <m:rPr>
                  <m:sty m:val="p"/>
                </m:rPr>
                <m:t>=</m:t>
              </m:r>
              <m:r>
                <m:t>j</m:t>
              </m:r>
              <m:r>
                <m:rPr>
                  <m:nor/>
                  <m:sty m:val="p"/>
                </m:rPr>
                <m:t> term)</m:t>
              </m:r>
            </m:e>
            <m:e>
              <m:r>
                <m:t>&amp;</m:t>
              </m:r>
              <m:r>
                <m:rPr>
                  <m:sty m:val="p"/>
                </m:rPr>
                <m:t>=</m:t>
              </m:r>
              <m:sSub>
                <m:e>
                  <m:r>
                    <m:t>b</m:t>
                  </m:r>
                </m:e>
                <m:sub>
                  <m:r>
                    <m:t>i</m:t>
                  </m:r>
                  <m:r>
                    <m:t>j</m:t>
                  </m:r>
                </m:sub>
              </m:sSub>
              <m:r>
                <m:rPr>
                  <m:sty m:val="p"/>
                </m:rPr>
                <m:t>+</m:t>
              </m:r>
              <m:r>
                <m:t>0</m:t>
              </m:r>
              <m:r>
                <m:t>&amp;</m:t>
              </m:r>
              <m:r>
                <m:t>&amp;</m:t>
              </m:r>
              <m:r>
                <m:rPr>
                  <m:nor/>
                  <m:sty m:val="p"/>
                </m:rPr>
                <m:t>(times </m:t>
              </m:r>
              <m:r>
                <m:t>1</m:t>
              </m:r>
              <m:r>
                <m:rPr>
                  <m:nor/>
                  <m:sty m:val="p"/>
                </m:rPr>
                <m:t> changes nothing; times </m:t>
              </m:r>
              <m:r>
                <m:t>0</m:t>
              </m:r>
              <m:r>
                <m:rPr>
                  <m:nor/>
                  <m:sty m:val="p"/>
                </m:rPr>
                <m:t> gives </m:t>
              </m:r>
              <m:r>
                <m:t>0</m:t>
              </m:r>
              <m:r>
                <m:rPr>
                  <m:nor/>
                  <m:sty m:val="p"/>
                </m:rPr>
                <m:t>)</m:t>
              </m:r>
            </m:e>
            <m:e>
              <m:r>
                <m:t>&amp;</m:t>
              </m:r>
              <m:r>
                <m:rPr>
                  <m:sty m:val="p"/>
                </m:rPr>
                <m:t>=</m:t>
              </m:r>
              <m:sSub>
                <m:e>
                  <m:r>
                    <m:t>b</m:t>
                  </m:r>
                </m:e>
                <m:sub>
                  <m:r>
                    <m:t>i</m:t>
                  </m:r>
                  <m:r>
                    <m:t>j</m:t>
                  </m:r>
                </m:sub>
              </m:sSub>
              <m:r>
                <m:t>&amp;</m:t>
              </m:r>
              <m:r>
                <m:t>&amp;</m:t>
              </m:r>
              <m:r>
                <m:rPr>
                  <m:nor/>
                  <m:sty m:val="p"/>
                </m:rPr>
                <m:t>(adding </m:t>
              </m:r>
              <m:r>
                <m:t>0</m:t>
              </m:r>
              <m:r>
                <m:rPr>
                  <m:nor/>
                  <m:sty m:val="p"/>
                </m:rPr>
                <m:t> changes nothing)</m:t>
              </m:r>
            </m:e>
          </m:eqArr>
        </m:oMath>
      </m:oMathPara>
    </w:p>
    <w:p>
      <w:pPr>
        <w:pStyle w:val="BodyText"/>
      </w:pPr>
      <w:ins w:id="2081" w:author="PR Preview" w:date="2026-01-01T00:00:00Z">
        <w:r>
          <w:t xml:space="preserve">$$
    \begin{aligned}
    \mathopen{}\left(\sum_{j=1}^px_j f(\mathord{\smash[b]{\underset{\raise.3ex\hbox{$\scriptstyle\sim$}}{e}}\vphantom{e}}_j)\right)\mathclose{}_i
    &amp;= \sum_{j=1}^px_j \mathopen{}\left(f(\mathord{\smash[b]{\underset{\raise.3ex\hbox{$\scriptstyle\sim$}}{e}}\vphantom{e}}_j)\right)\mathclose{}_i
    &amp;&amp; \text{(}\text{Definition~9}\text{, entry by entry)}
    \\&amp;= \sum_{j=1}^px_j a_{ij}
    &amp;&amp; \text{(definition of } \mathbf{A} \text{)}
    \\&amp;= \sum_{j=1}^pa_{ij} x_j
    &amp;&amp; \text{(products are symmetric)}
    \\&amp;= (\mathbf{A}\mathord{\smash[b]{\underset{\raise.3ex\hbox{$\scriptstyle\sim$}}{x}}\vphantom{x}})_i
    &amp;&amp; \text{(}\text{Definition~32}\text{)}
    \end{aligned}
    $$</w:t>
        </w:r>
      </w:ins>
    </w:p>
    <w:p>
      <w:pPr>
        <w:pStyle w:val="FirstParagraph"/>
      </w:pPr>
      <w:ins w:id="2082" w:author="PR Preview" w:date="2026-01-01T00:00:00Z">
        <w:r>
          <w:rPr>
            <w:b/>
            <w:bCs/>
          </w:rPr>
          <w:t xml:space="preserve">Uniqueness.</w:t>
        </w:r>
      </w:ins>
      <w:ins w:id="2083" w:author="PR Preview" w:date="2026-01-01T00:00:00Z">
        <w:r>
          <w:t xml:space="preserve"> </w:t>
        </w:r>
      </w:ins>
      <w:ins w:id="2084" w:author="PR Preview" w:date="2026-01-01T00:00:00Z">
        <w:r>
          <w:t xml:space="preserve">Suppose</w:t>
        </w:r>
      </w:ins>
      <w:ins w:id="2085" w:author="PR Preview" w:date="2026-01-01T00:00:00Z">
        <w:r>
          <w:t xml:space="preserve"> </w:t>
        </w:r>
      </w:ins>
      <m:oMath>
        <m:r>
          <m:rPr>
            <m:sty m:val="bi"/>
          </m:rPr>
          <m:t>B</m:t>
        </m:r>
      </m:oMath>
      <w:ins w:id="2086" w:author="PR Preview" w:date="2026-01-01T00:00:00Z">
        <w:r>
          <w:t xml:space="preserve"> </w:t>
        </w:r>
      </w:ins>
      <w:ins w:id="2087" w:author="PR Preview" w:date="2026-01-01T00:00:00Z">
        <w:r>
          <w:t xml:space="preserve">is any</w:t>
        </w:r>
      </w:ins>
      <w:ins w:id="2088" w:author="PR Preview" w:date="2026-01-01T00:00:00Z">
        <w:r>
          <w:t xml:space="preserve"> </w:t>
        </w:r>
      </w:ins>
      <m:oMath>
        <m:r>
          <m:t>m</m:t>
        </m:r>
        <m:r>
          <m:rPr>
            <m:sty m:val="p"/>
          </m:rPr>
          <m:t>×</m:t>
        </m:r>
        <m:r>
          <m:t>p</m:t>
        </m:r>
      </m:oMath>
      <w:ins w:id="2089" w:author="PR Preview" w:date="2026-01-01T00:00:00Z">
        <w:r>
          <w:t xml:space="preserve"> </w:t>
        </w:r>
      </w:ins>
      <w:ins w:id="2090" w:author="PR Preview" w:date="2026-01-01T00:00:00Z">
        <w:r>
          <w:t xml:space="preserve">matrix</w:t>
        </w:r>
      </w:ins>
      <w:ins w:id="2091" w:author="PR Preview" w:date="2026-01-01T00:00:00Z">
        <w:r>
          <w:t xml:space="preserve"> </w:t>
        </w:r>
      </w:ins>
      <w:ins w:id="2092" w:author="PR Preview" w:date="2026-01-01T00:00:00Z">
        <w:r>
          <w:t xml:space="preserve">with</w:t>
        </w:r>
      </w:ins>
      <w:ins w:id="2093" w:author="PR Preview" w:date="2026-01-01T00:00:00Z">
        <w:r>
          <w:t xml:space="preserve"> </w:t>
        </w:r>
      </w:ins>
      <w:ins w:id="2094" w:author="PR Preview" w:date="2026-01-01T00:00:00Z">
        <w:r>
          <w:t xml:space="preserve">$f(\mathord{\smash[b]{\underset{\raise.3ex\hbox{$\scriptstyle\sim$}}{x}}\vphantom{x}}) = \mathbf{B}\mathord{\smash[b]{\underset{\raise.3ex\hbox{$\scriptstyle\sim$}}{x}}\vphantom{x}}$</w:t>
        </w:r>
      </w:ins>
      <w:ins w:id="2095" w:author="PR Preview" w:date="2026-01-01T00:00:00Z">
        <w:r>
          <w:t xml:space="preserve"> </w:t>
        </w:r>
      </w:ins>
      <w:ins w:id="2096" w:author="PR Preview" w:date="2026-01-01T00:00:00Z">
        <w:r>
          <w:t xml:space="preserve">for all</w:t>
        </w:r>
      </w:ins>
      <w:ins w:id="2097" w:author="PR Preview" w:date="2026-01-01T00:00:00Z">
        <w:r>
          <w:t xml:space="preserve"> </w:t>
        </w:r>
      </w:ins>
      <w:ins w:id="2098" w:author="PR Preview" w:date="2026-01-01T00:00:00Z">
        <w:r>
          <w:t xml:space="preserve">$\mathord{\smash[b]{\underset{\raise.3ex\hbox{$\scriptstyle\sim$}}{x}}\vphantom{x}}$</w:t>
        </w:r>
      </w:ins>
      <w:ins w:id="2099" w:author="PR Preview" w:date="2026-01-01T00:00:00Z">
        <w:r>
          <w:t xml:space="preserve">.</w:t>
        </w:r>
      </w:ins>
      <w:ins w:id="2100" w:author="PR Preview" w:date="2026-01-01T00:00:00Z">
        <w:r>
          <w:t xml:space="preserve"> </w:t>
        </w:r>
      </w:ins>
      <w:ins w:id="2101" w:author="PR Preview" w:date="2026-01-01T00:00:00Z">
        <w:r>
          <w:t xml:space="preserve">Taking</w:t>
        </w:r>
      </w:ins>
      <w:ins w:id="2102" w:author="PR Preview" w:date="2026-01-01T00:00:00Z">
        <w:r>
          <w:t xml:space="preserve"> </w:t>
        </w:r>
      </w:ins>
      <w:ins w:id="2103" w:author="PR Preview" w:date="2026-01-01T00:00:00Z">
        <w:r>
          <w:t xml:space="preserve">$\mathord{\smash[b]{\underset{\raise.3ex\hbox{$\scriptstyle\sim$}}{x}}\vphantom{x}}= \mathord{\smash[b]{\underset{\raise.3ex\hbox{$\scriptstyle\sim$}}{e}}\vphantom{e}}_j$</w:t>
        </w:r>
      </w:ins>
      <w:ins w:id="2104" w:author="PR Preview" w:date="2026-01-01T00:00:00Z">
        <w:r>
          <w:t xml:space="preserve">, for each</w:t>
        </w:r>
      </w:ins>
      <w:ins w:id="2105" w:author="PR Preview" w:date="2026-01-01T00:00:00Z">
        <w:r>
          <w:t xml:space="preserve"> </w:t>
        </w:r>
      </w:ins>
      <m:oMath>
        <m:r>
          <m:t>i</m:t>
        </m:r>
      </m:oMath>
      <w:ins w:id="2106" w:author="PR Preview" w:date="2026-01-01T00:00:00Z">
        <w:r>
          <w:t xml:space="preserve">:</w:t>
        </w:r>
      </w:ins>
    </w:p>
    <w:p>
      <w:pPr>
        <w:pStyle w:val="BodyText"/>
      </w:pPr>
      <w:ins w:id="2107" w:author="PR Preview" w:date="2026-01-01T00:00:00Z">
        <w:r>
          <w:t xml:space="preserve">$$
    \begin{aligned}
    \mathopen{}\left(f(\mathord{\smash[b]{\underset{\raise.3ex\hbox{$\scriptstyle\sim$}}{e}}\vphantom{e}}_j)\right)\mathclose{}_i
    &amp;= (\mathbf{B}\mathord{\smash[b]{\underset{\raise.3ex\hbox{$\scriptstyle\sim$}}{e}}\vphantom{e}}_j)_i
    &amp;&amp; \text{(assumption on } \mathbf{B} \text{)}
    \\&amp;= \sum_{k=1}^{p} b_{ik} (\mathord{\smash[b]{\underset{\raise.3ex\hbox{$\scriptstyle\sim$}}{e}}\vphantom{e}}_j)_k
    &amp;&amp; \text{(}\text{Definition~32}\text{)}
    \\&amp;= b_{ij} \cdot 1 + \sum_{k \neq j} b_{ik} \cdot 0
    &amp;&amp; \text{(}\text{Definition~14}\text{, splitting off the } k = j \text{ term)}
    \\&amp;= b_{ij} + 0
    &amp;&amp; \text{(times } 1 \text{ changes nothing; times } 0 \text{ gives } 0 \text{)}
    \\&amp;= b_{ij}
    &amp;&amp; \text{(adding } 0 \text{ changes nothing)}
    \end{aligned}
    $$</w:t>
        </w:r>
      </w:ins>
    </w:p>
    <w:p>
      <w:pPr>
        <w:pStyle w:val="FirstParagraph"/>
      </w:pPr>
      <w:r>
        <w:t xml:space="preserve">So</w:t>
      </w:r>
    </w:p>
    <w:p>
      <w:pPr>
        <w:pStyle w:val="BodyText"/>
      </w:pPr>
      <m:oMathPara>
        <m:oMathParaPr>
          <m:jc m:val="center"/>
        </m:oMathParaPr>
        <m:oMath>
          <m:eqArr>
            <m:e>
              <m:sSub>
                <m:e>
                  <m:r>
                    <m:t>b</m:t>
                  </m:r>
                </m:e>
                <m:sub>
                  <m:r>
                    <m:t>i</m:t>
                  </m:r>
                  <m:r>
                    <m:t>j</m:t>
                  </m:r>
                </m:sub>
              </m:sSub>
              <m:r>
                <m:t>&amp;</m:t>
              </m:r>
              <m:r>
                <m:rPr>
                  <m:sty m:val="p"/>
                </m:rPr>
                <m:t>=</m:t>
              </m:r>
              <m:r>
                <m:t>​</m:t>
              </m:r>
              <m:d>
                <m:dPr>
                  <m:begChr m:val="("/>
                  <m:sepChr m:val=""/>
                  <m:endChr m:val=")"/>
                  <m:grow/>
                </m:dPr>
                <m:e>
                  <m:r>
                    <m:t>f</m:t>
                  </m:r>
                  <m:r>
                    <m:rPr>
                      <m:sty m:val="p"/>
                    </m:rPr>
                    <m:t>(</m:t>
                  </m:r>
                  <m:sSub>
                    <m:e>
                      <m:limLow>
                        <m:e>
                          <m:r>
                            <m:t>e</m:t>
                          </m:r>
                        </m:e>
                        <m:lim>
                          <m:r>
                            <m:rPr>
                              <m:sty m:val="p"/>
                            </m:rPr>
                            <m:t>∼</m:t>
                          </m:r>
                        </m:lim>
                      </m:limLow>
                    </m:e>
                    <m:sub>
                      <m:r>
                        <m:t>j</m:t>
                      </m:r>
                    </m:sub>
                  </m:sSub>
                  <m:r>
                    <m:rPr>
                      <m:sty m:val="p"/>
                    </m:rPr>
                    <m:t>)</m:t>
                  </m:r>
                </m:e>
              </m:d>
              <m:sSub>
                <m:e>
                  <m:r>
                    <m:t>​</m:t>
                  </m:r>
                </m:e>
                <m:sub>
                  <m:r>
                    <m:t>i</m:t>
                  </m:r>
                </m:sub>
              </m:sSub>
            </m:e>
            <m:e>
              <m:r>
                <m:t>&amp;</m:t>
              </m:r>
              <m:r>
                <m:rPr>
                  <m:sty m:val="p"/>
                </m:rPr>
                <m:t>=</m:t>
              </m:r>
              <m:sSub>
                <m:e>
                  <m:r>
                    <m:t>a</m:t>
                  </m:r>
                </m:e>
                <m:sub>
                  <m:r>
                    <m:t>i</m:t>
                  </m:r>
                  <m:r>
                    <m:t>j</m:t>
                  </m:r>
                </m:sub>
              </m:sSub>
            </m:e>
          </m:eqArr>
        </m:oMath>
      </m:oMathPara>
    </w:p>
    <w:p>
      <w:pPr>
        <w:pStyle w:val="BodyText"/>
      </w:pPr>
      <w:ins w:id="2108" w:author="PR Preview" w:date="2026-01-01T00:00:00Z">
        <w:r>
          <w:t xml:space="preserve">$$
    \begin{aligned}
    b_{ij} &amp;= \mathopen{}\left(f(\mathord{\smash[b]{\underset{\raise.3ex\hbox{$\scriptstyle\sim$}}{e}}\vphantom{e}}_j)\right)\mathclose{}_i \\
    &amp;= a_{ij}
    \end{aligned}
    $$</w:t>
        </w:r>
      </w:ins>
    </w:p>
    <w:p>
      <w:pPr>
        <w:pStyle w:val="FirstParagraph"/>
      </w:pPr>
      <w:r>
        <w:t xml:space="preserve">for every</w:t>
      </w:r>
      <w:r>
        <w:t xml:space="preserve"> </w:t>
      </w:r>
      <m:oMath>
        <m:r>
          <m:t>i</m:t>
        </m:r>
      </m:oMath>
      <w:r>
        <w:t xml:space="preserve"> </w:t>
      </w:r>
      <w:r>
        <w:t xml:space="preserve">and</w:t>
      </w:r>
      <w:r>
        <w:t xml:space="preserve"> </w:t>
      </w:r>
      <m:oMath>
        <m:r>
          <m:t>j</m:t>
        </m:r>
      </m:oMath>
      <w:r>
        <w:t xml:space="preserve">,</w:t>
      </w:r>
      <w:r>
        <w:t xml:space="preserve"> </w:t>
      </w:r>
      <w:r>
        <w:t xml:space="preserve">and</w:t>
      </w:r>
      <w:r>
        <w:t xml:space="preserve"> </w:t>
      </w:r>
      <m:oMath>
        <m:r>
          <m:rPr>
            <m:sty m:val="bi"/>
          </m:rPr>
          <m:t>B</m:t>
        </m:r>
        <m:r>
          <m:rPr>
            <m:sty m:val="p"/>
          </m:rPr>
          <m:t>=</m:t>
        </m:r>
        <m:r>
          <m:rPr>
            <m:sty m:val="bi"/>
          </m:rPr>
          <m:t>A</m:t>
        </m:r>
      </m:oMath>
      <w:r>
        <w:t xml:space="preserve">.</w:t>
      </w:r>
    </w:p>
    <w:bookmarkStart w:id="144" w:name="def-matrix-of-linear-map"/>
    <w:p>
      <w:pPr>
        <w:pStyle w:val="BodyText"/>
      </w:pPr>
      <w:del w:id="2109" w:author="PR Preview" w:date="2026-01-01T00:00:00Z">
        <w:r>
          <w:rPr>
            <w:b/>
            <w:bCs/>
          </w:rPr>
          <w:delText xml:space="preserve">Definition 36 (Matrix of a linear map)</w:delText>
        </w:r>
      </w:del>
      <w:del w:id="2110" w:author="PR Preview" w:date="2026-01-01T00:00:00Z">
        <w:r>
          <w:delText xml:space="preserve"> </w:delText>
        </w:r>
      </w:del>
      <w:del w:id="2111" w:author="PR Preview" w:date="2026-01-01T00:00:00Z">
        <w:r>
          <w:delText xml:space="preserve">The</w:delText>
        </w:r>
      </w:del>
      <w:del w:id="2112" w:author="PR Preview" w:date="2026-01-01T00:00:00Z">
        <w:r>
          <w:delText xml:space="preserve"> </w:delText>
        </w:r>
      </w:del>
      <w:del w:id="2113" w:author="PR Preview" w:date="2026-01-01T00:00:00Z">
        <w:r>
          <w:rPr>
            <w:b/>
            <w:bCs/>
          </w:rPr>
          <w:delText xml:space="preserve">matrix of</w:delText>
        </w:r>
      </w:del>
      <w:del w:id="2114" w:author="PR Preview" w:date="2026-01-01T00:00:00Z">
        <w:r>
          <w:delText xml:space="preserve"> </w:delText>
        </w:r>
      </w:del>
      <w:del w:id="2115" w:author="PR Preview" w:date="2026-01-01T00:00:00Z">
        <w:r>
          <w:delText xml:space="preserve">a linear map</w:delText>
        </w:r>
      </w:del>
      <w:del w:id="2116"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117" w:author="PR Preview" w:date="2026-01-01T00:00:00Z">
        <w:r>
          <w:delText xml:space="preserve"> </w:delText>
        </w:r>
      </w:del>
      <w:del w:id="2118" w:author="PR Preview" w:date="2026-01-01T00:00:00Z">
        <w:r>
          <w:delText xml:space="preserve">is the unique</w:delText>
        </w:r>
      </w:del>
      <w:del w:id="2119" w:author="PR Preview" w:date="2026-01-01T00:00:00Z">
        <w:r>
          <w:delText xml:space="preserve"> </w:delText>
        </w:r>
      </w:del>
      <m:oMath>
        <m:r>
          <m:t>m</m:t>
        </m:r>
        <m:r>
          <m:rPr>
            <m:sty m:val="p"/>
          </m:rPr>
          <m:t>×</m:t>
        </m:r>
        <m:r>
          <m:t>p</m:t>
        </m:r>
      </m:oMath>
      <w:del w:id="2120" w:author="PR Preview" w:date="2026-01-01T00:00:00Z">
        <w:r>
          <w:delText xml:space="preserve"> </w:delText>
        </w:r>
      </w:del>
      <w:del w:id="2121" w:author="PR Preview" w:date="2026-01-01T00:00:00Z">
        <w:r>
          <w:delText xml:space="preserve">matrix</w:delText>
        </w:r>
      </w:del>
      <w:del w:id="2122" w:author="PR Preview" w:date="2026-01-01T00:00:00Z">
        <w:r>
          <w:delText xml:space="preserve"> </w:delText>
        </w:r>
      </w:del>
      <m:oMath>
        <m:r>
          <m:rPr>
            <m:sty m:val="bi"/>
          </m:rPr>
          <m:t>A</m:t>
        </m:r>
      </m:oMath>
      <w:del w:id="2123" w:author="PR Preview" w:date="2026-01-01T00:00:00Z">
        <w:r>
          <w:delText xml:space="preserve"> </w:delText>
        </w:r>
      </w:del>
      <w:del w:id="2124" w:author="PR Preview" w:date="2026-01-01T00:00:00Z">
        <w:r>
          <w:delText xml:space="preserve">with</w:delText>
        </w:r>
      </w:del>
      <w:del w:id="2125"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126" w:author="PR Preview" w:date="2026-01-01T00:00:00Z">
        <w:r>
          <w:delText xml:space="preserve"> </w:delText>
        </w:r>
      </w:del>
      <w:del w:id="2127" w:author="PR Preview" w:date="2026-01-01T00:00:00Z">
        <w:r>
          <w:delText xml:space="preserve">for all</w:delText>
        </w:r>
      </w:del>
      <w:del w:id="2128" w:author="PR Preview" w:date="2026-01-01T00:00:00Z">
        <w:r>
          <w:delText xml:space="preserve"> </w:delText>
        </w:r>
      </w:del>
      <m:oMath>
        <m:limLow>
          <m:e>
            <m:r>
              <m:t>x</m:t>
            </m:r>
          </m:e>
          <m:lim>
            <m:r>
              <m:rPr>
                <m:sty m:val="p"/>
              </m:rPr>
              <m:t>∼</m:t>
            </m:r>
          </m:lim>
        </m:limLow>
      </m:oMath>
      <w:del w:id="2129" w:author="PR Preview" w:date="2026-01-01T00:00:00Z">
        <w:r>
          <w:delText xml:space="preserve"> </w:delText>
        </w:r>
      </w:del>
      <w:del w:id="2130" w:author="PR Preview" w:date="2026-01-01T00:00:00Z">
        <w:r>
          <w:delText xml:space="preserve">(</w:delText>
        </w:r>
      </w:del>
      <w:hyperlink w:anchor="thm-linear-map-matrix">
        <w:del w:id="2131" w:author="PR Preview" w:date="2026-01-01T00:00:00Z">
          <w:r>
            <w:rPr>
              <w:rStyle w:val="Hyperlink"/>
            </w:rPr>
            <w:delText xml:space="preserve">Theorem 14</w:delText>
          </w:r>
        </w:del>
      </w:hyperlink>
      <w:del w:id="2132" w:author="PR Preview" w:date="2026-01-01T00:00:00Z">
        <w:r>
          <w:delText xml:space="preserve">).</w:delText>
        </w:r>
      </w:del>
      <w:del w:id="2133" w:author="PR Preview" w:date="2026-01-01T00:00:00Z">
        <w:r>
          <w:delText xml:space="preserve"> </w:delText>
        </w:r>
      </w:del>
      <w:del w:id="2134" w:author="PR Preview" w:date="2026-01-01T00:00:00Z">
        <w:r>
          <w:delText xml:space="preserve">Its column</w:delText>
        </w:r>
      </w:del>
      <w:del w:id="2135" w:author="PR Preview" w:date="2026-01-01T00:00:00Z">
        <w:r>
          <w:delText xml:space="preserve"> </w:delText>
        </w:r>
      </w:del>
      <m:oMath>
        <m:r>
          <m:t>j</m:t>
        </m:r>
      </m:oMath>
      <w:del w:id="2136" w:author="PR Preview" w:date="2026-01-01T00:00:00Z">
        <w:r>
          <w:delText xml:space="preserve"> </w:delText>
        </w:r>
      </w:del>
      <w:del w:id="2137" w:author="PR Preview" w:date="2026-01-01T00:00:00Z">
        <w:r>
          <w:delText xml:space="preserve">is</w:delText>
        </w:r>
      </w:del>
      <w:del w:id="2138" w:author="PR Preview" w:date="2026-01-01T00:00:00Z">
        <w:r>
          <w:delText xml:space="preserve"> </w:delText>
        </w:r>
      </w:del>
      <m:oMath>
        <m:r>
          <m:t>f</m:t>
        </m:r>
        <m:r>
          <m:rPr>
            <m:sty m:val="p"/>
          </m:rPr>
          <m:t>(</m:t>
        </m:r>
        <m:sSub>
          <m:e>
            <m:limLow>
              <m:e>
                <m:r>
                  <m:t>e</m:t>
                </m:r>
              </m:e>
              <m:lim>
                <m:r>
                  <m:rPr>
                    <m:sty m:val="p"/>
                  </m:rPr>
                  <m:t>∼</m:t>
                </m:r>
              </m:lim>
            </m:limLow>
          </m:e>
          <m:sub>
            <m:r>
              <m:t>j</m:t>
            </m:r>
          </m:sub>
        </m:sSub>
        <m:r>
          <m:rPr>
            <m:sty m:val="p"/>
          </m:rPr>
          <m:t>)</m:t>
        </m:r>
      </m:oMath>
      <w:del w:id="2139" w:author="PR Preview" w:date="2026-01-01T00:00:00Z">
        <w:r>
          <w:delText xml:space="preserve">.</w:delText>
        </w:r>
      </w:del>
    </w:p>
    <w:p>
      <w:pPr>
        <w:pStyle w:val="BodyText"/>
      </w:pPr>
      <w:del w:id="2140" w:author="PR Preview" w:date="2026-01-01T00:00:00Z">
        <w:r>
          <w:rPr>
            <w:b/>
            <w:bCs/>
          </w:rPr>
          <w:delText xml:space="preserve">Example 28 (Finding the matrix of a linear map)</w:delText>
        </w:r>
      </w:del>
      <w:del w:id="2141" w:author="PR Preview" w:date="2026-01-01T00:00:00Z">
        <w:r>
          <w:delText xml:space="preserve"> </w:delText>
        </w:r>
      </w:del>
      <w:del w:id="2142" w:author="PR Preview" w:date="2026-01-01T00:00:00Z">
        <w:r>
          <w:delText xml:space="preserve">For</w:delText>
        </w:r>
      </w:del>
      <w:del w:id="214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p"/>
          </m:rPr>
          <m:t>(</m:t>
        </m:r>
        <m:r>
          <m:t>2</m:t>
        </m:r>
        <m:sSub>
          <m:e>
            <m:r>
              <m:t>x</m:t>
            </m:r>
          </m:e>
          <m:sub>
            <m:r>
              <m:t>1</m:t>
            </m:r>
          </m:sub>
        </m:sSub>
        <m:r>
          <m:rPr>
            <m:sty m:val="p"/>
          </m:rPr>
          <m:t>,</m:t>
        </m:r>
        <m:r>
          <m:t> </m:t>
        </m:r>
        <m:sSub>
          <m:e>
            <m:r>
              <m:t>x</m:t>
            </m:r>
          </m:e>
          <m:sub>
            <m:r>
              <m:t>1</m:t>
            </m:r>
          </m:sub>
        </m:sSub>
        <m:r>
          <m:rPr>
            <m:sty m:val="p"/>
          </m:rPr>
          <m:t>+</m:t>
        </m:r>
        <m:sSub>
          <m:e>
            <m:r>
              <m:t>x</m:t>
            </m:r>
          </m:e>
          <m:sub>
            <m:r>
              <m:t>2</m:t>
            </m:r>
          </m:sub>
        </m:sSub>
        <m:r>
          <m:rPr>
            <m:sty m:val="p"/>
          </m:rPr>
          <m:t>)</m:t>
        </m:r>
      </m:oMath>
      <w:del w:id="2144" w:author="PR Preview" w:date="2026-01-01T00:00:00Z">
        <w:r>
          <w:delText xml:space="preserve"> </w:delText>
        </w:r>
      </w:del>
      <w:del w:id="2145" w:author="PR Preview" w:date="2026-01-01T00:00:00Z">
        <w:r>
          <w:delText xml:space="preserve">from</w:delText>
        </w:r>
      </w:del>
      <w:del w:id="2146" w:author="PR Preview" w:date="2026-01-01T00:00:00Z">
        <w:r>
          <w:delText xml:space="preserve"> </w:delText>
        </w:r>
      </w:del>
      <w:hyperlink w:anchor="exm-linear-map">
        <w:del w:id="2147" w:author="PR Preview" w:date="2026-01-01T00:00:00Z">
          <w:r>
            <w:rPr>
              <w:rStyle w:val="Hyperlink"/>
            </w:rPr>
            <w:delText xml:space="preserve">Example 25</w:delText>
          </w:r>
        </w:del>
      </w:hyperlink>
      <w:del w:id="2148" w:author="PR Preview" w:date="2026-01-01T00:00:00Z">
        <w:r>
          <w:delText xml:space="preserve">,</w:delText>
        </w:r>
      </w:del>
      <w:del w:id="2149" w:author="PR Preview" w:date="2026-01-01T00:00:00Z">
        <w:r>
          <w:delText xml:space="preserve"> </w:delText>
        </w:r>
      </w:del>
      <w:del w:id="2150" w:author="PR Preview" w:date="2026-01-01T00:00:00Z">
        <w:r>
          <w:delText xml:space="preserve">the values of</w:delText>
        </w:r>
      </w:del>
      <w:del w:id="2151" w:author="PR Preview" w:date="2026-01-01T00:00:00Z">
        <w:r>
          <w:delText xml:space="preserve"> </w:delText>
        </w:r>
      </w:del>
      <m:oMath>
        <m:r>
          <m:t>f</m:t>
        </m:r>
      </m:oMath>
      <w:del w:id="2152" w:author="PR Preview" w:date="2026-01-01T00:00:00Z">
        <w:r>
          <w:delText xml:space="preserve"> </w:delText>
        </w:r>
      </w:del>
      <w:del w:id="2153" w:author="PR Preview" w:date="2026-01-01T00:00:00Z">
        <w:r>
          <w:delText xml:space="preserve">at the indicator vectors are</w:delText>
        </w:r>
      </w:del>
    </w:p>
    <w:p>
      <w:pPr>
        <w:pStyle w:val="BodyText"/>
      </w:pPr>
      <m:oMathPara>
        <m:oMathParaPr>
          <m:jc m:val="center"/>
        </m:oMathParaPr>
        <m:oMath>
          <m:r>
            <m:t>f</m:t>
          </m:r>
          <m:r>
            <m:rPr>
              <m:sty m:val="p"/>
            </m:rPr>
            <m:t>(</m:t>
          </m:r>
          <m:sSub>
            <m:e>
              <m:limLow>
                <m:e>
                  <m:r>
                    <m:t>e</m:t>
                  </m:r>
                </m:e>
                <m:lim>
                  <m:r>
                    <m:rPr>
                      <m:sty m:val="p"/>
                    </m:rPr>
                    <m:t>∼</m:t>
                  </m:r>
                </m:lim>
              </m:limLow>
            </m:e>
            <m:sub>
              <m:r>
                <m:t>1</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1</m:t>
                        </m:r>
                      </m:e>
                    </m:mr>
                    <m:mr>
                      <m:e>
                        <m:r>
                          <m:t>0</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t>f</m:t>
          </m:r>
          <m:r>
            <m:rPr>
              <m:sty m:val="p"/>
            </m:rPr>
            <m:t>(</m:t>
          </m:r>
          <m:sSub>
            <m:e>
              <m:limLow>
                <m:e>
                  <m:r>
                    <m:t>e</m:t>
                  </m:r>
                </m:e>
                <m:lim>
                  <m:r>
                    <m:rPr>
                      <m:sty m:val="p"/>
                    </m:rPr>
                    <m:t>∼</m:t>
                  </m:r>
                </m:lim>
              </m:limLow>
            </m:e>
            <m:sub>
              <m:r>
                <m:t>2</m:t>
              </m:r>
            </m:sub>
          </m:sSub>
          <m:r>
            <m:rPr>
              <m:sty m:val="p"/>
            </m:rPr>
            <m:t>)</m:t>
          </m:r>
          <m:r>
            <m:rPr>
              <m:sty m:val="p"/>
            </m:rPr>
            <m:t>=</m:t>
          </m:r>
          <m:r>
            <m:t>f</m:t>
          </m:r>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1</m:t>
                        </m:r>
                      </m:e>
                    </m:mr>
                  </m:m>
                </m:e>
              </m:d>
            </m:e>
          </m:d>
          <m:r>
            <m:t>​</m:t>
          </m:r>
          <m:r>
            <m:rPr>
              <m:sty m:val="p"/>
            </m:rPr>
            <m:t>=</m:t>
          </m:r>
          <m:d>
            <m:dPr>
              <m:begChr m:val="["/>
              <m:sepChr m:val=""/>
              <m:endChr m:val="]"/>
              <m:grow/>
            </m:dPr>
            <m:e>
              <m:m>
                <m:mPr>
                  <m:baseJc m:val="center"/>
                  <m:plcHide m:val="on"/>
                  <m:mcs>
                    <m:mc>
                      <m:mcPr>
                        <m:mcJc m:val="center"/>
                        <m:count m:val="1"/>
                      </m:mcPr>
                    </m:mc>
                  </m:mcs>
                </m:mPr>
                <m:mr>
                  <m:e>
                    <m:r>
                      <m:t>2</m:t>
                    </m:r>
                    <m:r>
                      <m:rPr>
                        <m:sty m:val="p"/>
                      </m:rPr>
                      <m:t>⋅</m:t>
                    </m:r>
                    <m:r>
                      <m:t>0</m:t>
                    </m:r>
                  </m:e>
                </m:mr>
                <m:mr>
                  <m:e>
                    <m:r>
                      <m:t>0</m:t>
                    </m:r>
                    <m:r>
                      <m:rPr>
                        <m:sty m:val="p"/>
                      </m:rPr>
                      <m:t>+</m:t>
                    </m:r>
                    <m:r>
                      <m:t>1</m:t>
                    </m:r>
                  </m:e>
                </m:mr>
              </m:m>
            </m:e>
          </m:d>
          <m:r>
            <m:rPr>
              <m:sty m:val="p"/>
            </m:rPr>
            <m:t>=</m:t>
          </m:r>
          <m:d>
            <m:dPr>
              <m:begChr m:val="["/>
              <m:sepChr m:val=""/>
              <m:endChr m:val="]"/>
              <m:grow/>
            </m:dPr>
            <m:e>
              <m:m>
                <m:mPr>
                  <m:baseJc m:val="center"/>
                  <m:plcHide m:val="on"/>
                  <m:mcs>
                    <m:mc>
                      <m:mcPr>
                        <m:mcJc m:val="center"/>
                        <m:count m:val="1"/>
                      </m:mcPr>
                    </m:mc>
                  </m:mcs>
                </m:mPr>
                <m:mr>
                  <m:e>
                    <m:r>
                      <m:t>0</m:t>
                    </m:r>
                  </m:e>
                </m:mr>
                <m:mr>
                  <m:e>
                    <m:r>
                      <m:t>1</m:t>
                    </m:r>
                  </m:e>
                </m:mr>
              </m:m>
            </m:e>
          </m:d>
        </m:oMath>
      </m:oMathPara>
    </w:p>
    <w:p>
      <w:pPr>
        <w:pStyle w:val="BodyText"/>
      </w:pPr>
      <w:ins w:id="2154" w:author="PR Preview" w:date="2026-01-01T00:00:00Z">
        <w:r>
          <w:rPr>
            <w:b/>
            <w:bCs/>
          </w:rPr>
          <w:t xml:space="preserve">Definition 36 (Matrix of a linear map)</w:t>
        </w:r>
      </w:ins>
      <w:ins w:id="2155" w:author="PR Preview" w:date="2026-01-01T00:00:00Z">
        <w:r>
          <w:t xml:space="preserve"> </w:t>
        </w:r>
      </w:ins>
      <w:ins w:id="2156" w:author="PR Preview" w:date="2026-01-01T00:00:00Z">
        <w:r>
          <w:t xml:space="preserve">The</w:t>
        </w:r>
      </w:ins>
      <w:ins w:id="2157" w:author="PR Preview" w:date="2026-01-01T00:00:00Z">
        <w:r>
          <w:t xml:space="preserve"> </w:t>
        </w:r>
      </w:ins>
      <w:ins w:id="2158" w:author="PR Preview" w:date="2026-01-01T00:00:00Z">
        <w:r>
          <w:rPr>
            <w:b/>
            <w:bCs/>
          </w:rPr>
          <w:t xml:space="preserve">matrix of</w:t>
        </w:r>
      </w:ins>
      <w:ins w:id="2159" w:author="PR Preview" w:date="2026-01-01T00:00:00Z">
        <w:r>
          <w:t xml:space="preserve"> </w:t>
        </w:r>
      </w:ins>
      <w:ins w:id="2160" w:author="PR Preview" w:date="2026-01-01T00:00:00Z">
        <w:r>
          <w:t xml:space="preserve">a linear map</w:t>
        </w:r>
      </w:ins>
      <w:ins w:id="2161"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162" w:author="PR Preview" w:date="2026-01-01T00:00:00Z">
        <w:r>
          <w:t xml:space="preserve"> </w:t>
        </w:r>
      </w:ins>
      <w:ins w:id="2163" w:author="PR Preview" w:date="2026-01-01T00:00:00Z">
        <w:r>
          <w:t xml:space="preserve">is the unique</w:t>
        </w:r>
      </w:ins>
      <w:ins w:id="2164" w:author="PR Preview" w:date="2026-01-01T00:00:00Z">
        <w:r>
          <w:t xml:space="preserve"> </w:t>
        </w:r>
      </w:ins>
      <m:oMath>
        <m:r>
          <m:t>m</m:t>
        </m:r>
        <m:r>
          <m:rPr>
            <m:sty m:val="p"/>
          </m:rPr>
          <m:t>×</m:t>
        </m:r>
        <m:r>
          <m:t>p</m:t>
        </m:r>
      </m:oMath>
      <w:ins w:id="2165" w:author="PR Preview" w:date="2026-01-01T00:00:00Z">
        <w:r>
          <w:t xml:space="preserve"> </w:t>
        </w:r>
      </w:ins>
      <w:ins w:id="2166" w:author="PR Preview" w:date="2026-01-01T00:00:00Z">
        <w:r>
          <w:t xml:space="preserve">matrix</w:t>
        </w:r>
      </w:ins>
      <w:ins w:id="2167" w:author="PR Preview" w:date="2026-01-01T00:00:00Z">
        <w:r>
          <w:t xml:space="preserve"> </w:t>
        </w:r>
      </w:ins>
      <m:oMath>
        <m:r>
          <m:rPr>
            <m:sty m:val="bi"/>
          </m:rPr>
          <m:t>A</m:t>
        </m:r>
      </m:oMath>
      <w:ins w:id="2168" w:author="PR Preview" w:date="2026-01-01T00:00:00Z">
        <w:r>
          <w:t xml:space="preserve"> </w:t>
        </w:r>
      </w:ins>
      <w:ins w:id="2169" w:author="PR Preview" w:date="2026-01-01T00:00:00Z">
        <w:r>
          <w:t xml:space="preserve">with</w:t>
        </w:r>
      </w:ins>
      <w:ins w:id="2170" w:author="PR Preview" w:date="2026-01-01T00:00:00Z">
        <w:r>
          <w:t xml:space="preserve"> </w:t>
        </w:r>
      </w:ins>
      <w:ins w:id="2171" w:author="PR Preview" w:date="2026-01-01T00:00:00Z">
        <w:r>
          <w:t xml:space="preserve">$f(\mathord{\smash[b]{\underset{\raise.3ex\hbox{$\scriptstyle\sim$}}{x}}\vphantom{x}}) = \mathbf{A}\mathord{\smash[b]{\underset{\raise.3ex\hbox{$\scriptstyle\sim$}}{x}}\vphantom{x}}$</w:t>
        </w:r>
      </w:ins>
      <w:ins w:id="2172" w:author="PR Preview" w:date="2026-01-01T00:00:00Z">
        <w:r>
          <w:t xml:space="preserve"> </w:t>
        </w:r>
      </w:ins>
      <w:ins w:id="2173" w:author="PR Preview" w:date="2026-01-01T00:00:00Z">
        <w:r>
          <w:t xml:space="preserve">for all</w:t>
        </w:r>
      </w:ins>
      <w:ins w:id="2174" w:author="PR Preview" w:date="2026-01-01T00:00:00Z">
        <w:r>
          <w:t xml:space="preserve"> </w:t>
        </w:r>
      </w:ins>
      <w:ins w:id="2175" w:author="PR Preview" w:date="2026-01-01T00:00:00Z">
        <w:r>
          <w:t xml:space="preserve">$\mathord{\smash[b]{\underset{\raise.3ex\hbox{$\scriptstyle\sim$}}{x}}\vphantom{x}}$</w:t>
        </w:r>
      </w:ins>
      <w:ins w:id="2176" w:author="PR Preview" w:date="2026-01-01T00:00:00Z">
        <w:r>
          <w:t xml:space="preserve"> </w:t>
        </w:r>
      </w:ins>
      <w:ins w:id="2177" w:author="PR Preview" w:date="2026-01-01T00:00:00Z">
        <w:r>
          <w:t xml:space="preserve">(</w:t>
        </w:r>
      </w:ins>
      <w:hyperlink w:anchor="thm-linear-map-matrix">
        <w:ins w:id="2178" w:author="PR Preview" w:date="2026-01-01T00:00:00Z">
          <w:r>
            <w:rPr>
              <w:rStyle w:val="Hyperlink"/>
            </w:rPr>
            <w:t xml:space="preserve">Theorem 14</w:t>
          </w:r>
        </w:ins>
      </w:hyperlink>
      <w:ins w:id="2179" w:author="PR Preview" w:date="2026-01-01T00:00:00Z">
        <w:r>
          <w:t xml:space="preserve">).</w:t>
        </w:r>
      </w:ins>
      <w:ins w:id="2180" w:author="PR Preview" w:date="2026-01-01T00:00:00Z">
        <w:r>
          <w:t xml:space="preserve"> </w:t>
        </w:r>
      </w:ins>
      <w:ins w:id="2181" w:author="PR Preview" w:date="2026-01-01T00:00:00Z">
        <w:r>
          <w:t xml:space="preserve">Its column</w:t>
        </w:r>
      </w:ins>
      <w:ins w:id="2182" w:author="PR Preview" w:date="2026-01-01T00:00:00Z">
        <w:r>
          <w:t xml:space="preserve"> </w:t>
        </w:r>
      </w:ins>
      <m:oMath>
        <m:r>
          <m:t>j</m:t>
        </m:r>
      </m:oMath>
      <w:ins w:id="2183" w:author="PR Preview" w:date="2026-01-01T00:00:00Z">
        <w:r>
          <w:t xml:space="preserve"> </w:t>
        </w:r>
      </w:ins>
      <w:ins w:id="2184" w:author="PR Preview" w:date="2026-01-01T00:00:00Z">
        <w:r>
          <w:t xml:space="preserve">is</w:t>
        </w:r>
      </w:ins>
      <w:ins w:id="2185" w:author="PR Preview" w:date="2026-01-01T00:00:00Z">
        <w:r>
          <w:t xml:space="preserve"> </w:t>
        </w:r>
      </w:ins>
      <w:ins w:id="2186" w:author="PR Preview" w:date="2026-01-01T00:00:00Z">
        <w:r>
          <w:t xml:space="preserve">$f(\mathord{\smash[b]{\underset{\raise.3ex\hbox{$\scriptstyle\sim$}}{e}}\vphantom{e}}_j)$</w:t>
        </w:r>
      </w:ins>
      <w:ins w:id="2187" w:author="PR Preview" w:date="2026-01-01T00:00:00Z">
        <w:r>
          <w:t xml:space="preserve">.</w:t>
        </w:r>
      </w:ins>
    </w:p>
    <w:bookmarkEnd w:id="144"/>
    <w:bookmarkStart w:id="145" w:name="exm-linear-map-matrix"/>
    <w:p>
      <w:pPr>
        <w:pStyle w:val="BodyText"/>
      </w:pPr>
      <w:ins w:id="2188" w:author="PR Preview" w:date="2026-01-01T00:00:00Z">
        <w:r>
          <w:rPr>
            <w:b/>
            <w:bCs/>
          </w:rPr>
          <w:t xml:space="preserve">Example 28 (Finding the matrix of a linear map)</w:t>
        </w:r>
      </w:ins>
      <w:ins w:id="2189" w:author="PR Preview" w:date="2026-01-01T00:00:00Z">
        <w:r>
          <w:t xml:space="preserve"> </w:t>
        </w:r>
      </w:ins>
      <w:ins w:id="2190" w:author="PR Preview" w:date="2026-01-01T00:00:00Z">
        <w:r>
          <w:t xml:space="preserve">For</w:t>
        </w:r>
      </w:ins>
      <w:ins w:id="2191" w:author="PR Preview" w:date="2026-01-01T00:00:00Z">
        <w:r>
          <w:t xml:space="preserve"> </w:t>
        </w:r>
      </w:ins>
      <w:ins w:id="2192" w:author="PR Preview" w:date="2026-01-01T00:00:00Z">
        <w:r>
          <w:t xml:space="preserve">$f(\mathord{\smash[b]{\underset{\raise.3ex\hbox{$\scriptstyle\sim$}}{x}}\vphantom{x}}) = (2 x_1,\ x_1 + x_2)$</w:t>
        </w:r>
      </w:ins>
      <w:ins w:id="2193" w:author="PR Preview" w:date="2026-01-01T00:00:00Z">
        <w:r>
          <w:t xml:space="preserve"> </w:t>
        </w:r>
      </w:ins>
      <w:ins w:id="2194" w:author="PR Preview" w:date="2026-01-01T00:00:00Z">
        <w:r>
          <w:t xml:space="preserve">from</w:t>
        </w:r>
      </w:ins>
      <w:ins w:id="2195" w:author="PR Preview" w:date="2026-01-01T00:00:00Z">
        <w:r>
          <w:t xml:space="preserve"> </w:t>
        </w:r>
      </w:ins>
      <w:hyperlink w:anchor="exm-linear-map">
        <w:ins w:id="2196" w:author="PR Preview" w:date="2026-01-01T00:00:00Z">
          <w:r>
            <w:rPr>
              <w:rStyle w:val="Hyperlink"/>
            </w:rPr>
            <w:t xml:space="preserve">Example 25</w:t>
          </w:r>
        </w:ins>
      </w:hyperlink>
      <w:ins w:id="2197" w:author="PR Preview" w:date="2026-01-01T00:00:00Z">
        <w:r>
          <w:t xml:space="preserve">,</w:t>
        </w:r>
      </w:ins>
      <w:ins w:id="2198" w:author="PR Preview" w:date="2026-01-01T00:00:00Z">
        <w:r>
          <w:t xml:space="preserve"> </w:t>
        </w:r>
      </w:ins>
      <w:ins w:id="2199" w:author="PR Preview" w:date="2026-01-01T00:00:00Z">
        <w:r>
          <w:t xml:space="preserve">the values of</w:t>
        </w:r>
      </w:ins>
      <w:ins w:id="2200" w:author="PR Preview" w:date="2026-01-01T00:00:00Z">
        <w:r>
          <w:t xml:space="preserve"> </w:t>
        </w:r>
      </w:ins>
      <m:oMath>
        <m:r>
          <m:t>f</m:t>
        </m:r>
      </m:oMath>
      <w:ins w:id="2201" w:author="PR Preview" w:date="2026-01-01T00:00:00Z">
        <w:r>
          <w:t xml:space="preserve"> </w:t>
        </w:r>
      </w:ins>
      <w:ins w:id="2202" w:author="PR Preview" w:date="2026-01-01T00:00:00Z">
        <w:r>
          <w:t xml:space="preserve">at the indicator vectors are</w:t>
        </w:r>
      </w:ins>
    </w:p>
    <w:p>
      <w:pPr>
        <w:pStyle w:val="BodyText"/>
      </w:pPr>
      <w:ins w:id="2203" w:author="PR Preview" w:date="2026-01-01T00:00:00Z">
        <w:r>
          <w:t xml:space="preserve">$$
    f(\mathord{\smash[b]{\underset{\raise.3ex\hbox{$\scriptstyle\sim$}}{e}}\vphantom{e}}_1) = f\mathopen{}\left(\begin{bmatrix}1 \\ 0\end{bmatrix}\right)\mathclose{} = \begin{bmatrix}2 \cdot 1 \\ 1 + 0\end{bmatrix} = \begin{bmatrix}2 \\ 1\end{bmatrix},
    \qquad
    f(\mathord{\smash[b]{\underset{\raise.3ex\hbox{$\scriptstyle\sim$}}{e}}\vphantom{e}}_2) = f\mathopen{}\left(\begin{bmatrix}0 \\ 1\end{bmatrix}\right)\mathclose{} = \begin{bmatrix}2 \cdot 0 \\ 0 + 1\end{bmatrix} = \begin{bmatrix}0 \\ 1\end{bmatrix}
    $$</w:t>
        </w:r>
      </w:ins>
    </w:p>
    <w:p>
      <w:pPr>
        <w:pStyle w:val="FirstParagraph"/>
      </w:pPr>
      <w:r>
        <w:t xml:space="preserve">and these are the columns of the matrix of</w:t>
      </w:r>
      <w:r>
        <w:t xml:space="preserve"> </w:t>
      </w:r>
      <m:oMath>
        <m:r>
          <m:t>f</m:t>
        </m:r>
      </m:oMath>
      <w:r>
        <w:t xml:space="preserve"> </w:t>
      </w:r>
      <w:r>
        <w:t xml:space="preserve">(</w:t>
      </w:r>
      <w:hyperlink w:anchor="def-matrix-of-linear-map">
        <w:r>
          <w:rPr>
            <w:rStyle w:val="Hyperlink"/>
          </w:rPr>
          <w:t xml:space="preserve">Definition 36</w:t>
        </w:r>
      </w:hyperlink>
      <w:r>
        <w:t xml:space="preserve">):</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r>
        <w:t xml:space="preserve">.</w:t>
      </w:r>
    </w:p>
    <w:bookmarkEnd w:id="145"/>
    <w:bookmarkStart w:id="146" w:name="cor-linear-scalar"/>
    <w:p>
      <w:pPr>
        <w:pStyle w:val="BodyText"/>
      </w:pPr>
      <w:del w:id="2204" w:author="PR Preview" w:date="2026-01-01T00:00:00Z">
        <w:r>
          <w:rPr>
            <w:b/>
            <w:bCs/>
          </w:rPr>
          <w:delText xml:space="preserve">Corollary 1 (Linear functions from vectors to numbers)</w:delText>
        </w:r>
      </w:del>
      <w:del w:id="2205" w:author="PR Preview" w:date="2026-01-01T00:00:00Z">
        <w:r>
          <w:delText xml:space="preserve"> </w:delText>
        </w:r>
      </w:del>
      <w:del w:id="2206" w:author="PR Preview" w:date="2026-01-01T00:00:00Z">
        <w:r>
          <w:delText xml:space="preserve">A function</w:delText>
        </w:r>
      </w:del>
      <w:del w:id="2207" w:author="PR Preview" w:date="2026-01-01T00:00:00Z">
        <w:r>
          <w:delText xml:space="preserve"> </w:delText>
        </w:r>
      </w:del>
      <m:oMath>
        <m:r>
          <m:t>f</m:t>
        </m:r>
        <m:r>
          <m:rPr>
            <m:sty m:val="p"/>
          </m:rPr>
          <m:t>:</m:t>
        </m:r>
        <m:sSup>
          <m:e>
            <m:r>
              <m:rPr>
                <m:scr m:val="double-struck"/>
                <m:sty m:val="p"/>
              </m:rPr>
              <m:t>R</m:t>
            </m:r>
          </m:e>
          <m:sup>
            <m:r>
              <m:t>p</m:t>
            </m:r>
          </m:sup>
        </m:sSup>
        <m:r>
          <m:rPr>
            <m:sty m:val="p"/>
          </m:rPr>
          <m:t>→</m:t>
        </m:r>
        <m:r>
          <m:rPr>
            <m:scr m:val="double-struck"/>
            <m:sty m:val="p"/>
          </m:rPr>
          <m:t>R</m:t>
        </m:r>
      </m:oMath>
      <w:del w:id="2208" w:author="PR Preview" w:date="2026-01-01T00:00:00Z">
        <w:r>
          <w:delText xml:space="preserve"> </w:delText>
        </w:r>
      </w:del>
      <w:del w:id="2209" w:author="PR Preview" w:date="2026-01-01T00:00:00Z">
        <w:r>
          <w:delText xml:space="preserve">is linear (</w:delText>
        </w:r>
      </w:del>
      <w:hyperlink w:anchor="def-linear-map">
        <w:del w:id="2210" w:author="PR Preview" w:date="2026-01-01T00:00:00Z">
          <w:r>
            <w:rPr>
              <w:rStyle w:val="Hyperlink"/>
            </w:rPr>
            <w:delText xml:space="preserve">Definition 34</w:delText>
          </w:r>
        </w:del>
      </w:hyperlink>
      <w:del w:id="2211" w:author="PR Preview" w:date="2026-01-01T00:00:00Z">
        <w:r>
          <w:delText xml:space="preserve">)</w:delText>
        </w:r>
      </w:del>
      <w:del w:id="2212" w:author="PR Preview" w:date="2026-01-01T00:00:00Z">
        <w:r>
          <w:delText xml:space="preserve"> </w:delText>
        </w:r>
      </w:del>
      <w:del w:id="2213" w:author="PR Preview" w:date="2026-01-01T00:00:00Z">
        <w:r>
          <w:delText xml:space="preserve">if and only if there is a vector</w:delText>
        </w:r>
      </w:del>
      <w:del w:id="2214"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2215" w:author="PR Preview" w:date="2026-01-01T00:00:00Z">
        <w:r>
          <w:delText xml:space="preserve"> </w:delText>
        </w:r>
      </w:del>
      <w:del w:id="2216" w:author="PR Preview" w:date="2026-01-01T00:00:00Z">
        <w:r>
          <w:delText xml:space="preserve">such that</w:delText>
        </w:r>
      </w:del>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oMath>
      </m:oMathPara>
    </w:p>
    <w:p>
      <w:pPr>
        <w:pStyle w:val="FirstParagraph"/>
      </w:pPr>
      <w:del w:id="2217" w:author="PR Preview" w:date="2026-01-01T00:00:00Z">
        <w:r>
          <w:delText xml:space="preserve">and then</w:delText>
        </w:r>
      </w:del>
      <w:del w:id="2218" w:author="PR Preview" w:date="2026-01-01T00:00:00Z">
        <w:r>
          <w:delText xml:space="preserve"> </w:delText>
        </w:r>
      </w:del>
      <m:oMath>
        <m:sSub>
          <m:e>
            <m:r>
              <m:t>w</m:t>
            </m:r>
          </m:e>
          <m:sub>
            <m:r>
              <m:t>j</m:t>
            </m:r>
          </m:sub>
        </m:sSub>
        <m:r>
          <m:rPr>
            <m:sty m:val="p"/>
          </m:rPr>
          <m:t>=</m:t>
        </m:r>
        <m:r>
          <m:t>f</m:t>
        </m:r>
        <m:r>
          <m:rPr>
            <m:sty m:val="p"/>
          </m:rPr>
          <m:t>(</m:t>
        </m:r>
        <m:sSub>
          <m:e>
            <m:limLow>
              <m:e>
                <m:r>
                  <m:t>e</m:t>
                </m:r>
              </m:e>
              <m:lim>
                <m:r>
                  <m:rPr>
                    <m:sty m:val="p"/>
                  </m:rPr>
                  <m:t>∼</m:t>
                </m:r>
              </m:lim>
            </m:limLow>
          </m:e>
          <m:sub>
            <m:r>
              <m:t>j</m:t>
            </m:r>
          </m:sub>
        </m:sSub>
        <m:r>
          <m:rPr>
            <m:sty m:val="p"/>
          </m:rPr>
          <m:t>)</m:t>
        </m:r>
      </m:oMath>
      <w:del w:id="2219" w:author="PR Preview" w:date="2026-01-01T00:00:00Z">
        <w:r>
          <w:delText xml:space="preserve"> </w:delText>
        </w:r>
      </w:del>
      <w:del w:id="2220" w:author="PR Preview" w:date="2026-01-01T00:00:00Z">
        <w:r>
          <w:delText xml:space="preserve">for each</w:delText>
        </w:r>
      </w:del>
      <w:del w:id="2221" w:author="PR Preview" w:date="2026-01-01T00:00:00Z">
        <w:r>
          <w:delText xml:space="preserve"> </w:delText>
        </w:r>
      </w:del>
      <m:oMath>
        <m:r>
          <m:t>j</m:t>
        </m:r>
      </m:oMath>
      <w:del w:id="2222" w:author="PR Preview" w:date="2026-01-01T00:00:00Z">
        <w:r>
          <w:delText xml:space="preserve">.</w:delText>
        </w:r>
      </w:del>
    </w:p>
    <w:p>
      <w:pPr>
        <w:pStyle w:val="BodyText"/>
      </w:pPr>
      <w:del w:id="2223" w:author="PR Preview" w:date="2026-01-01T00:00:00Z">
        <w:r>
          <w:rPr>
            <w:i/>
            <w:iCs/>
          </w:rPr>
          <w:delText xml:space="preserve">Proof</w:delText>
        </w:r>
      </w:del>
      <w:del w:id="2224" w:author="PR Preview" w:date="2026-01-01T00:00:00Z">
        <w:r>
          <w:delText xml:space="preserve">. </w:delText>
        </w:r>
      </w:del>
      <w:del w:id="2225" w:author="PR Preview" w:date="2026-01-01T00:00:00Z">
        <w:r>
          <w:rPr>
            <w:b/>
            <w:bCs/>
          </w:rPr>
          <w:delText xml:space="preserve">If</w:delText>
        </w:r>
      </w:del>
      <w:del w:id="2226" w:author="PR Preview" w:date="2026-01-01T00:00:00Z">
        <w:r>
          <w:rPr>
            <w:b/>
            <w:bCs/>
          </w:rPr>
          <w:delText xml:space="preserve"> </w:delText>
        </w:r>
      </w:del>
      <m:oMath>
        <m:r>
          <m:t>f</m:t>
        </m:r>
      </m:oMath>
      <w:del w:id="2227" w:author="PR Preview" w:date="2026-01-01T00:00:00Z">
        <w:r>
          <w:rPr>
            <w:b/>
            <w:bCs/>
          </w:rPr>
          <w:delText xml:space="preserve"> </w:delText>
        </w:r>
      </w:del>
      <w:del w:id="2228" w:author="PR Preview" w:date="2026-01-01T00:00:00Z">
        <w:r>
          <w:rPr>
            <w:b/>
            <w:bCs/>
          </w:rPr>
          <w:delText xml:space="preserve">is linear.</w:delText>
        </w:r>
      </w:del>
      <w:del w:id="2229" w:author="PR Preview" w:date="2026-01-01T00:00:00Z">
        <w:r>
          <w:delText xml:space="preserve"> </w:delText>
        </w:r>
      </w:del>
      <w:hyperlink w:anchor="thm-linear-map-matrix">
        <w:del w:id="2230" w:author="PR Preview" w:date="2026-01-01T00:00:00Z">
          <w:r>
            <w:rPr>
              <w:rStyle w:val="Hyperlink"/>
            </w:rPr>
            <w:delText xml:space="preserve">Theorem 14</w:delText>
          </w:r>
        </w:del>
      </w:hyperlink>
      <w:del w:id="2231" w:author="PR Preview" w:date="2026-01-01T00:00:00Z">
        <w:r>
          <w:delText xml:space="preserve"> </w:delText>
        </w:r>
      </w:del>
      <w:del w:id="2232" w:author="PR Preview" w:date="2026-01-01T00:00:00Z">
        <w:r>
          <w:delText xml:space="preserve">with</w:delText>
        </w:r>
      </w:del>
      <w:del w:id="2233" w:author="PR Preview" w:date="2026-01-01T00:00:00Z">
        <w:r>
          <w:delText xml:space="preserve"> </w:delText>
        </w:r>
      </w:del>
      <m:oMath>
        <m:r>
          <m:t>m</m:t>
        </m:r>
        <m:r>
          <m:rPr>
            <m:sty m:val="p"/>
          </m:rPr>
          <m:t>=</m:t>
        </m:r>
        <m:r>
          <m:t>1</m:t>
        </m:r>
      </m:oMath>
      <w:del w:id="2234" w:author="PR Preview" w:date="2026-01-01T00:00:00Z">
        <w:r>
          <w:delText xml:space="preserve"> </w:delText>
        </w:r>
      </w:del>
      <w:del w:id="2235" w:author="PR Preview" w:date="2026-01-01T00:00:00Z">
        <w:r>
          <w:delText xml:space="preserve">gives a</w:delText>
        </w:r>
      </w:del>
      <w:del w:id="2236" w:author="PR Preview" w:date="2026-01-01T00:00:00Z">
        <w:r>
          <w:delText xml:space="preserve"> </w:delText>
        </w:r>
      </w:del>
      <m:oMath>
        <m:r>
          <m:t>1</m:t>
        </m:r>
        <m:r>
          <m:rPr>
            <m:sty m:val="p"/>
          </m:rPr>
          <m:t>×</m:t>
        </m:r>
        <m:r>
          <m:t>p</m:t>
        </m:r>
      </m:oMath>
      <w:del w:id="2237" w:author="PR Preview" w:date="2026-01-01T00:00:00Z">
        <w:r>
          <w:delText xml:space="preserve"> </w:delText>
        </w:r>
      </w:del>
      <w:del w:id="2238" w:author="PR Preview" w:date="2026-01-01T00:00:00Z">
        <w:r>
          <w:delText xml:space="preserve">matrix</w:delText>
        </w:r>
      </w:del>
      <w:del w:id="2239" w:author="PR Preview" w:date="2026-01-01T00:00:00Z">
        <w:r>
          <w:delText xml:space="preserve"> </w:delText>
        </w:r>
      </w:del>
      <m:oMath>
        <m:r>
          <m:rPr>
            <m:sty m:val="bi"/>
          </m:rPr>
          <m:t>A</m:t>
        </m:r>
      </m:oMath>
      <w:del w:id="2240" w:author="PR Preview" w:date="2026-01-01T00:00:00Z">
        <w:r>
          <w:delText xml:space="preserve"> </w:delText>
        </w:r>
      </w:del>
      <w:del w:id="2241" w:author="PR Preview" w:date="2026-01-01T00:00:00Z">
        <w:r>
          <w:delText xml:space="preserve">with</w:delText>
        </w:r>
      </w:del>
      <w:del w:id="2242"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243" w:author="PR Preview" w:date="2026-01-01T00:00:00Z">
        <w:r>
          <w:delText xml:space="preserve"> </w:delText>
        </w:r>
      </w:del>
      <w:del w:id="2244" w:author="PR Preview" w:date="2026-01-01T00:00:00Z">
        <w:r>
          <w:delText xml:space="preserve">and</w:delText>
        </w:r>
      </w:del>
      <w:del w:id="2245" w:author="PR Preview" w:date="2026-01-01T00:00:00Z">
        <w:r>
          <w:delText xml:space="preserve"> </w:delText>
        </w:r>
      </w:del>
      <m:oMath>
        <m:sSub>
          <m:e>
            <m:r>
              <m:t>a</m:t>
            </m:r>
          </m:e>
          <m:sub>
            <m:r>
              <m:t>1</m:t>
            </m:r>
            <m:r>
              <m:t>j</m:t>
            </m:r>
          </m:sub>
        </m:sSub>
        <m:r>
          <m:rPr>
            <m:sty m:val="p"/>
          </m:rPr>
          <m:t>=</m:t>
        </m:r>
        <m:r>
          <m:t>f</m:t>
        </m:r>
        <m:r>
          <m:rPr>
            <m:sty m:val="p"/>
          </m:rPr>
          <m:t>(</m:t>
        </m:r>
        <m:sSub>
          <m:e>
            <m:limLow>
              <m:e>
                <m:r>
                  <m:t>e</m:t>
                </m:r>
              </m:e>
              <m:lim>
                <m:r>
                  <m:rPr>
                    <m:sty m:val="p"/>
                  </m:rPr>
                  <m:t>∼</m:t>
                </m:r>
              </m:lim>
            </m:limLow>
          </m:e>
          <m:sub>
            <m:r>
              <m:t>j</m:t>
            </m:r>
          </m:sub>
        </m:sSub>
        <m:r>
          <m:rPr>
            <m:sty m:val="p"/>
          </m:rPr>
          <m:t>)</m:t>
        </m:r>
      </m:oMath>
      <w:del w:id="2246" w:author="PR Preview" w:date="2026-01-01T00:00:00Z">
        <w:r>
          <w:delText xml:space="preserve">.</w:delText>
        </w:r>
      </w:del>
      <w:del w:id="2247" w:author="PR Preview" w:date="2026-01-01T00:00:00Z">
        <w:r>
          <w:delText xml:space="preserve"> </w:delText>
        </w:r>
      </w:del>
      <w:del w:id="2248" w:author="PR Preview" w:date="2026-01-01T00:00:00Z">
        <w:r>
          <w:delText xml:space="preserve">Let</w:delText>
        </w:r>
      </w:del>
      <w:del w:id="2249" w:author="PR Preview" w:date="2026-01-01T00:00:00Z">
        <w:r>
          <w:delText xml:space="preserve"> </w:delText>
        </w:r>
      </w:del>
      <m:oMath>
        <m:limLow>
          <m:e>
            <m:r>
              <m:t>w</m:t>
            </m:r>
          </m:e>
          <m:lim>
            <m:r>
              <m:rPr>
                <m:sty m:val="p"/>
              </m:rPr>
              <m:t>∼</m:t>
            </m:r>
          </m:lim>
        </m:limLow>
      </m:oMath>
      <w:del w:id="2250" w:author="PR Preview" w:date="2026-01-01T00:00:00Z">
        <w:r>
          <w:delText xml:space="preserve"> </w:delText>
        </w:r>
      </w:del>
      <w:del w:id="2251" w:author="PR Preview" w:date="2026-01-01T00:00:00Z">
        <w:r>
          <w:delText xml:space="preserve">be the vector with</w:delText>
        </w:r>
      </w:del>
      <w:del w:id="2252" w:author="PR Preview" w:date="2026-01-01T00:00:00Z">
        <w:r>
          <w:delText xml:space="preserve"> </w:delText>
        </w:r>
      </w:del>
      <m:oMath>
        <m:sSub>
          <m:e>
            <m:r>
              <m:t>w</m:t>
            </m:r>
          </m:e>
          <m:sub>
            <m:r>
              <m:t>j</m:t>
            </m:r>
          </m:sub>
        </m:sSub>
        <m:r>
          <m:rPr>
            <m:sty m:val="p"/>
          </m:rPr>
          <m:t>=</m:t>
        </m:r>
        <m:sSub>
          <m:e>
            <m:r>
              <m:t>a</m:t>
            </m:r>
          </m:e>
          <m:sub>
            <m:r>
              <m:t>1</m:t>
            </m:r>
            <m:r>
              <m:t>j</m:t>
            </m:r>
          </m:sub>
        </m:sSub>
      </m:oMath>
      <w:del w:id="2253" w:author="PR Preview" w:date="2026-01-01T00:00:00Z">
        <w:r>
          <w:delText xml:space="preserve">, so that</w:delText>
        </w:r>
      </w:del>
      <w:del w:id="2254" w:author="PR Preview" w:date="2026-01-01T00:00:00Z">
        <w:r>
          <w:delText xml:space="preserve"> </w:delText>
        </w:r>
      </w:del>
      <m:oMath>
        <m:r>
          <m:rPr>
            <m:sty m:val="bi"/>
          </m:rPr>
          <m:t>A</m:t>
        </m:r>
        <m:r>
          <m:rPr>
            <m:sty m:val="p"/>
          </m:rPr>
          <m:t>=</m:t>
        </m:r>
        <m:sSup>
          <m:e>
            <m:limLow>
              <m:e>
                <m:r>
                  <m:t>w</m:t>
                </m:r>
              </m:e>
              <m:lim>
                <m:r>
                  <m:rPr>
                    <m:sty m:val="p"/>
                  </m:rPr>
                  <m:t>∼</m:t>
                </m:r>
              </m:lim>
            </m:limLow>
          </m:e>
          <m:sup>
            <m:r>
              <m:rPr>
                <m:sty m:val="p"/>
              </m:rPr>
              <m:t>⊤</m:t>
            </m:r>
          </m:sup>
        </m:sSup>
      </m:oMath>
      <w:del w:id="2255" w:author="PR Preview" w:date="2026-01-01T00:00:00Z">
        <w:r>
          <w:delText xml:space="preserve">.</w:delText>
        </w:r>
      </w:del>
      <w:del w:id="2256" w:author="PR Preview" w:date="2026-01-01T00:00:00Z">
        <w:r>
          <w:delText xml:space="preserve"> </w:delText>
        </w:r>
      </w:del>
      <w:del w:id="2257" w:author="PR Preview" w:date="2026-01-01T00:00:00Z">
        <w:r>
          <w:delText xml:space="preserve">Then</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t>&amp;</m:t>
              </m:r>
              <m:r>
                <m:t>&amp;</m:t>
              </m:r>
              <m:r>
                <m:rPr>
                  <m:nor/>
                  <m:sty m:val="p"/>
                </m:rPr>
                <m:t>(</m:t>
              </m:r>
              <m:r>
                <m:rPr>
                  <m:nor/>
                  <m:sty m:val="p"/>
                </m:rPr>
                <m:t>Theorem 14</m:t>
              </m:r>
              <m:r>
                <m:rPr>
                  <m:nor/>
                  <m:sty m:val="p"/>
                </m:rPr>
                <m:t>)</m:t>
              </m:r>
            </m:e>
            <m:e>
              <m:r>
                <m:t>&amp;</m:t>
              </m:r>
              <m:r>
                <m:rPr>
                  <m:sty m:val="p"/>
                </m:rPr>
                <m:t>=</m:t>
              </m:r>
              <m:limLow>
                <m:e>
                  <m:r>
                    <m:t>w</m:t>
                  </m:r>
                </m:e>
                <m:lim>
                  <m:r>
                    <m:rPr>
                      <m:sty m:val="p"/>
                    </m:rPr>
                    <m:t>∼</m:t>
                  </m:r>
                </m:lim>
              </m:limLow>
              <m:r>
                <m:rPr>
                  <m:sty m:val="p"/>
                </m:rPr>
                <m:t>⋅</m:t>
              </m:r>
              <m:limLow>
                <m:e>
                  <m:r>
                    <m:t>x</m:t>
                  </m:r>
                </m:e>
                <m:lim>
                  <m:r>
                    <m:rPr>
                      <m:sty m:val="p"/>
                    </m:rPr>
                    <m:t>∼</m:t>
                  </m:r>
                </m:lim>
              </m:limLow>
              <m:r>
                <m:t>&amp;</m:t>
              </m:r>
              <m:r>
                <m:t>&amp;</m:t>
              </m:r>
              <m:r>
                <m:rPr>
                  <m:sty m:val="p"/>
                </m:rPr>
                <m:t>(</m:t>
              </m:r>
              <m:r>
                <m:rPr>
                  <m:sty m:val="bi"/>
                </m:rPr>
                <m:t>A</m:t>
              </m:r>
              <m:r>
                <m:rPr>
                  <m:sty m:val="p"/>
                </m:rPr>
                <m:t>=</m:t>
              </m:r>
              <m:sSup>
                <m:e>
                  <m:limLow>
                    <m:e>
                      <m:r>
                        <m:t>w</m:t>
                      </m:r>
                    </m:e>
                    <m:lim>
                      <m:r>
                        <m:rPr>
                          <m:sty m:val="p"/>
                        </m:rPr>
                        <m:t>∼</m:t>
                      </m:r>
                    </m:lim>
                  </m:limLow>
                </m:e>
                <m:sup>
                  <m:r>
                    <m:rPr>
                      <m:sty m:val="p"/>
                    </m:rPr>
                    <m:t>⊤</m:t>
                  </m:r>
                </m:sup>
              </m:sSup>
              <m:r>
                <m:rPr>
                  <m:sty m:val="p"/>
                </m:rPr>
                <m:t>)</m:t>
              </m:r>
            </m:e>
          </m:eqArr>
        </m:oMath>
      </m:oMathPara>
    </w:p>
    <w:p>
      <w:pPr>
        <w:pStyle w:val="BodyText"/>
      </w:pPr>
      <w:ins w:id="2258" w:author="PR Preview" w:date="2026-01-01T00:00:00Z">
        <w:r>
          <w:rPr>
            <w:b/>
            <w:bCs/>
          </w:rPr>
          <w:t xml:space="preserve">Corollary 1 (Linear functions from vectors to numbers)</w:t>
        </w:r>
      </w:ins>
      <w:ins w:id="2259" w:author="PR Preview" w:date="2026-01-01T00:00:00Z">
        <w:r>
          <w:t xml:space="preserve"> </w:t>
        </w:r>
      </w:ins>
      <w:ins w:id="2260" w:author="PR Preview" w:date="2026-01-01T00:00:00Z">
        <w:r>
          <w:t xml:space="preserve">A function</w:t>
        </w:r>
      </w:ins>
      <w:ins w:id="2261" w:author="PR Preview" w:date="2026-01-01T00:00:00Z">
        <w:r>
          <w:t xml:space="preserve"> </w:t>
        </w:r>
      </w:ins>
      <m:oMath>
        <m:r>
          <m:t>f</m:t>
        </m:r>
        <m:r>
          <m:rPr>
            <m:sty m:val="p"/>
          </m:rPr>
          <m:t>:</m:t>
        </m:r>
        <m:sSup>
          <m:e>
            <m:r>
              <m:rPr>
                <m:scr m:val="double-struck"/>
                <m:sty m:val="p"/>
              </m:rPr>
              <m:t>R</m:t>
            </m:r>
          </m:e>
          <m:sup>
            <m:r>
              <m:t>p</m:t>
            </m:r>
          </m:sup>
        </m:sSup>
        <m:r>
          <m:rPr>
            <m:sty m:val="p"/>
          </m:rPr>
          <m:t>→</m:t>
        </m:r>
        <m:r>
          <m:rPr>
            <m:scr m:val="double-struck"/>
            <m:sty m:val="p"/>
          </m:rPr>
          <m:t>R</m:t>
        </m:r>
      </m:oMath>
      <w:ins w:id="2262" w:author="PR Preview" w:date="2026-01-01T00:00:00Z">
        <w:r>
          <w:t xml:space="preserve"> </w:t>
        </w:r>
      </w:ins>
      <w:ins w:id="2263" w:author="PR Preview" w:date="2026-01-01T00:00:00Z">
        <w:r>
          <w:t xml:space="preserve">is linear (</w:t>
        </w:r>
      </w:ins>
      <w:hyperlink w:anchor="def-linear-map">
        <w:ins w:id="2264" w:author="PR Preview" w:date="2026-01-01T00:00:00Z">
          <w:r>
            <w:rPr>
              <w:rStyle w:val="Hyperlink"/>
            </w:rPr>
            <w:t xml:space="preserve">Definition 34</w:t>
          </w:r>
        </w:ins>
      </w:hyperlink>
      <w:ins w:id="2265" w:author="PR Preview" w:date="2026-01-01T00:00:00Z">
        <w:r>
          <w:t xml:space="preserve">)</w:t>
        </w:r>
      </w:ins>
      <w:ins w:id="2266" w:author="PR Preview" w:date="2026-01-01T00:00:00Z">
        <w:r>
          <w:t xml:space="preserve"> </w:t>
        </w:r>
      </w:ins>
      <w:ins w:id="2267" w:author="PR Preview" w:date="2026-01-01T00:00:00Z">
        <w:r>
          <w:t xml:space="preserve">if and only if there is a vector</w:t>
        </w:r>
      </w:ins>
      <w:ins w:id="2268" w:author="PR Preview" w:date="2026-01-01T00:00:00Z">
        <w:r>
          <w:t xml:space="preserve"> </w:t>
        </w:r>
      </w:ins>
      <w:ins w:id="2269" w:author="PR Preview" w:date="2026-01-01T00:00:00Z">
        <w:r>
          <w:t xml:space="preserve">$\mathord{\smash[b]{\underset{\raise.3ex\hbox{$\scriptstyle\sim$}}{w}}\vphantom{w}} \in \mathbb{R}^p$</w:t>
        </w:r>
      </w:ins>
      <w:ins w:id="2270" w:author="PR Preview" w:date="2026-01-01T00:00:00Z">
        <w:r>
          <w:t xml:space="preserve"> </w:t>
        </w:r>
      </w:ins>
      <w:ins w:id="2271" w:author="PR Preview" w:date="2026-01-01T00:00:00Z">
        <w:r>
          <w:t xml:space="preserve">such that</w:t>
        </w:r>
      </w:ins>
    </w:p>
    <w:p>
      <w:pPr>
        <w:pStyle w:val="BodyText"/>
      </w:pPr>
      <w:ins w:id="2272" w:author="PR Preview" w:date="2026-01-01T00:00:00Z">
        <w:r>
          <w:t xml:space="preserve">$$f(\mathord{\smash[b]{\underset{\raise.3ex\hbox{$\scriptstyle\sim$}}{x}}\vphantom{x}}) = \mathord{\smash[b]{\underset{\raise.3ex\hbox{$\scriptstyle\sim$}}{w}}\vphantom{w}} \cdot \mathord{\smash[b]{\underset{\raise.3ex\hbox{$\scriptstyle\sim$}}{x}}\vphantom{x}} \quad \text{for all } \mathord{\smash[b]{\underset{\raise.3ex\hbox{$\scriptstyle\sim$}}{x}}\vphantom{x}}\in \mathbb{R}^p$$</w:t>
        </w:r>
      </w:ins>
    </w:p>
    <w:p>
      <w:pPr>
        <w:pStyle w:val="FirstParagraph"/>
      </w:pPr>
      <w:ins w:id="2273" w:author="PR Preview" w:date="2026-01-01T00:00:00Z">
        <w:r>
          <w:t xml:space="preserve">and then</w:t>
        </w:r>
      </w:ins>
      <w:ins w:id="2274" w:author="PR Preview" w:date="2026-01-01T00:00:00Z">
        <w:r>
          <w:t xml:space="preserve"> </w:t>
        </w:r>
      </w:ins>
      <w:ins w:id="2275" w:author="PR Preview" w:date="2026-01-01T00:00:00Z">
        <w:r>
          <w:t xml:space="preserve">$w_j = f(\mathord{\smash[b]{\underset{\raise.3ex\hbox{$\scriptstyle\sim$}}{e}}\vphantom{e}}_j)$</w:t>
        </w:r>
      </w:ins>
      <w:ins w:id="2276" w:author="PR Preview" w:date="2026-01-01T00:00:00Z">
        <w:r>
          <w:t xml:space="preserve"> </w:t>
        </w:r>
      </w:ins>
      <w:ins w:id="2277" w:author="PR Preview" w:date="2026-01-01T00:00:00Z">
        <w:r>
          <w:t xml:space="preserve">for each</w:t>
        </w:r>
      </w:ins>
      <w:ins w:id="2278" w:author="PR Preview" w:date="2026-01-01T00:00:00Z">
        <w:r>
          <w:t xml:space="preserve"> </w:t>
        </w:r>
      </w:ins>
      <m:oMath>
        <m:r>
          <m:t>j</m:t>
        </m:r>
      </m:oMath>
      <w:ins w:id="2279" w:author="PR Preview" w:date="2026-01-01T00:00:00Z">
        <w:r>
          <w:t xml:space="preserve">.</w:t>
        </w:r>
      </w:ins>
    </w:p>
    <w:bookmarkEnd w:id="146"/>
    <w:p>
      <w:pPr>
        <w:pStyle w:val="BodyText"/>
      </w:pPr>
      <w:ins w:id="2280" w:author="PR Preview" w:date="2026-01-01T00:00:00Z">
        <w:r>
          <w:rPr>
            <w:i/>
            <w:iCs/>
          </w:rPr>
          <w:t xml:space="preserve">Proof</w:t>
        </w:r>
      </w:ins>
      <w:ins w:id="2281" w:author="PR Preview" w:date="2026-01-01T00:00:00Z">
        <w:r>
          <w:t xml:space="preserve">. </w:t>
        </w:r>
      </w:ins>
      <w:ins w:id="2282" w:author="PR Preview" w:date="2026-01-01T00:00:00Z">
        <w:r>
          <w:rPr>
            <w:b/>
            <w:bCs/>
          </w:rPr>
          <w:t xml:space="preserve">If</w:t>
        </w:r>
      </w:ins>
      <w:ins w:id="2283" w:author="PR Preview" w:date="2026-01-01T00:00:00Z">
        <w:r>
          <w:rPr>
            <w:b/>
            <w:bCs/>
          </w:rPr>
          <w:t xml:space="preserve"> </w:t>
        </w:r>
      </w:ins>
      <m:oMath>
        <m:r>
          <m:t>f</m:t>
        </m:r>
      </m:oMath>
      <w:ins w:id="2284" w:author="PR Preview" w:date="2026-01-01T00:00:00Z">
        <w:r>
          <w:rPr>
            <w:b/>
            <w:bCs/>
          </w:rPr>
          <w:t xml:space="preserve"> </w:t>
        </w:r>
      </w:ins>
      <w:ins w:id="2285" w:author="PR Preview" w:date="2026-01-01T00:00:00Z">
        <w:r>
          <w:rPr>
            <w:b/>
            <w:bCs/>
          </w:rPr>
          <w:t xml:space="preserve">is linear.</w:t>
        </w:r>
      </w:ins>
      <w:ins w:id="2286" w:author="PR Preview" w:date="2026-01-01T00:00:00Z">
        <w:r>
          <w:t xml:space="preserve"> </w:t>
        </w:r>
      </w:ins>
      <w:hyperlink w:anchor="thm-linear-map-matrix">
        <w:ins w:id="2287" w:author="PR Preview" w:date="2026-01-01T00:00:00Z">
          <w:r>
            <w:rPr>
              <w:rStyle w:val="Hyperlink"/>
            </w:rPr>
            <w:t xml:space="preserve">Theorem 14</w:t>
          </w:r>
        </w:ins>
      </w:hyperlink>
      <w:ins w:id="2288" w:author="PR Preview" w:date="2026-01-01T00:00:00Z">
        <w:r>
          <w:t xml:space="preserve"> </w:t>
        </w:r>
      </w:ins>
      <w:ins w:id="2289" w:author="PR Preview" w:date="2026-01-01T00:00:00Z">
        <w:r>
          <w:t xml:space="preserve">with</w:t>
        </w:r>
      </w:ins>
      <w:ins w:id="2290" w:author="PR Preview" w:date="2026-01-01T00:00:00Z">
        <w:r>
          <w:t xml:space="preserve"> </w:t>
        </w:r>
      </w:ins>
      <m:oMath>
        <m:r>
          <m:t>m</m:t>
        </m:r>
        <m:r>
          <m:rPr>
            <m:sty m:val="p"/>
          </m:rPr>
          <m:t>=</m:t>
        </m:r>
        <m:r>
          <m:t>1</m:t>
        </m:r>
      </m:oMath>
      <w:ins w:id="2291" w:author="PR Preview" w:date="2026-01-01T00:00:00Z">
        <w:r>
          <w:t xml:space="preserve"> </w:t>
        </w:r>
      </w:ins>
      <w:ins w:id="2292" w:author="PR Preview" w:date="2026-01-01T00:00:00Z">
        <w:r>
          <w:t xml:space="preserve">gives a</w:t>
        </w:r>
      </w:ins>
      <w:ins w:id="2293" w:author="PR Preview" w:date="2026-01-01T00:00:00Z">
        <w:r>
          <w:t xml:space="preserve"> </w:t>
        </w:r>
      </w:ins>
      <m:oMath>
        <m:r>
          <m:t>1</m:t>
        </m:r>
        <m:r>
          <m:rPr>
            <m:sty m:val="p"/>
          </m:rPr>
          <m:t>×</m:t>
        </m:r>
        <m:r>
          <m:t>p</m:t>
        </m:r>
      </m:oMath>
      <w:ins w:id="2294" w:author="PR Preview" w:date="2026-01-01T00:00:00Z">
        <w:r>
          <w:t xml:space="preserve"> </w:t>
        </w:r>
      </w:ins>
      <w:ins w:id="2295" w:author="PR Preview" w:date="2026-01-01T00:00:00Z">
        <w:r>
          <w:t xml:space="preserve">matrix</w:t>
        </w:r>
      </w:ins>
      <w:ins w:id="2296" w:author="PR Preview" w:date="2026-01-01T00:00:00Z">
        <w:r>
          <w:t xml:space="preserve"> </w:t>
        </w:r>
      </w:ins>
      <m:oMath>
        <m:r>
          <m:rPr>
            <m:sty m:val="bi"/>
          </m:rPr>
          <m:t>A</m:t>
        </m:r>
      </m:oMath>
      <w:ins w:id="2297" w:author="PR Preview" w:date="2026-01-01T00:00:00Z">
        <w:r>
          <w:t xml:space="preserve"> </w:t>
        </w:r>
      </w:ins>
      <w:ins w:id="2298" w:author="PR Preview" w:date="2026-01-01T00:00:00Z">
        <w:r>
          <w:t xml:space="preserve">with</w:t>
        </w:r>
      </w:ins>
      <w:ins w:id="2299" w:author="PR Preview" w:date="2026-01-01T00:00:00Z">
        <w:r>
          <w:t xml:space="preserve"> </w:t>
        </w:r>
      </w:ins>
      <w:ins w:id="2300" w:author="PR Preview" w:date="2026-01-01T00:00:00Z">
        <w:r>
          <w:t xml:space="preserve">$f(\mathord{\smash[b]{\underset{\raise.3ex\hbox{$\scriptstyle\sim$}}{x}}\vphantom{x}}) = \mathbf{A}\mathord{\smash[b]{\underset{\raise.3ex\hbox{$\scriptstyle\sim$}}{x}}\vphantom{x}}$</w:t>
        </w:r>
      </w:ins>
      <w:ins w:id="2301" w:author="PR Preview" w:date="2026-01-01T00:00:00Z">
        <w:r>
          <w:t xml:space="preserve"> </w:t>
        </w:r>
      </w:ins>
      <w:ins w:id="2302" w:author="PR Preview" w:date="2026-01-01T00:00:00Z">
        <w:r>
          <w:t xml:space="preserve">and</w:t>
        </w:r>
      </w:ins>
      <w:ins w:id="2303" w:author="PR Preview" w:date="2026-01-01T00:00:00Z">
        <w:r>
          <w:t xml:space="preserve"> </w:t>
        </w:r>
      </w:ins>
      <w:ins w:id="2304" w:author="PR Preview" w:date="2026-01-01T00:00:00Z">
        <w:r>
          <w:t xml:space="preserve">$a_{1j} = f(\mathord{\smash[b]{\underset{\raise.3ex\hbox{$\scriptstyle\sim$}}{e}}\vphantom{e}}_j)$</w:t>
        </w:r>
      </w:ins>
      <w:ins w:id="2305" w:author="PR Preview" w:date="2026-01-01T00:00:00Z">
        <w:r>
          <w:t xml:space="preserve">.</w:t>
        </w:r>
      </w:ins>
      <w:ins w:id="2306" w:author="PR Preview" w:date="2026-01-01T00:00:00Z">
        <w:r>
          <w:t xml:space="preserve"> </w:t>
        </w:r>
      </w:ins>
      <w:ins w:id="2307" w:author="PR Preview" w:date="2026-01-01T00:00:00Z">
        <w:r>
          <w:t xml:space="preserve">Let</w:t>
        </w:r>
      </w:ins>
      <w:ins w:id="2308" w:author="PR Preview" w:date="2026-01-01T00:00:00Z">
        <w:r>
          <w:t xml:space="preserve"> </w:t>
        </w:r>
      </w:ins>
      <w:ins w:id="2309" w:author="PR Preview" w:date="2026-01-01T00:00:00Z">
        <w:r>
          <w:t xml:space="preserve">$\mathord{\smash[b]{\underset{\raise.3ex\hbox{$\scriptstyle\sim$}}{w}}\vphantom{w}}$</w:t>
        </w:r>
      </w:ins>
      <w:ins w:id="2310" w:author="PR Preview" w:date="2026-01-01T00:00:00Z">
        <w:r>
          <w:t xml:space="preserve"> </w:t>
        </w:r>
      </w:ins>
      <w:ins w:id="2311" w:author="PR Preview" w:date="2026-01-01T00:00:00Z">
        <w:r>
          <w:t xml:space="preserve">be the vector with</w:t>
        </w:r>
      </w:ins>
      <w:ins w:id="2312" w:author="PR Preview" w:date="2026-01-01T00:00:00Z">
        <w:r>
          <w:t xml:space="preserve"> </w:t>
        </w:r>
      </w:ins>
      <m:oMath>
        <m:sSub>
          <m:e>
            <m:r>
              <m:t>w</m:t>
            </m:r>
          </m:e>
          <m:sub>
            <m:r>
              <m:t>j</m:t>
            </m:r>
          </m:sub>
        </m:sSub>
        <m:r>
          <m:rPr>
            <m:sty m:val="p"/>
          </m:rPr>
          <m:t>=</m:t>
        </m:r>
        <m:sSub>
          <m:e>
            <m:r>
              <m:t>a</m:t>
            </m:r>
          </m:e>
          <m:sub>
            <m:r>
              <m:t>1</m:t>
            </m:r>
            <m:r>
              <m:t>j</m:t>
            </m:r>
          </m:sub>
        </m:sSub>
      </m:oMath>
      <w:ins w:id="2313" w:author="PR Preview" w:date="2026-01-01T00:00:00Z">
        <w:r>
          <w:t xml:space="preserve">, so that</w:t>
        </w:r>
      </w:ins>
      <w:ins w:id="2314" w:author="PR Preview" w:date="2026-01-01T00:00:00Z">
        <w:r>
          <w:t xml:space="preserve"> </w:t>
        </w:r>
      </w:ins>
      <w:ins w:id="2315" w:author="PR Preview" w:date="2026-01-01T00:00:00Z">
        <w:r>
          <w:t xml:space="preserve">$\mathbf{A} = \mathord{\smash[b]{\underset{\raise.3ex\hbox{$\scriptstyle\sim$}}{w}}\vphantom{w}}^{\top}$</w:t>
        </w:r>
      </w:ins>
      <w:ins w:id="2316" w:author="PR Preview" w:date="2026-01-01T00:00:00Z">
        <w:r>
          <w:t xml:space="preserve">.</w:t>
        </w:r>
      </w:ins>
      <w:ins w:id="2317" w:author="PR Preview" w:date="2026-01-01T00:00:00Z">
        <w:r>
          <w:t xml:space="preserve"> </w:t>
        </w:r>
      </w:ins>
      <w:ins w:id="2318" w:author="PR Preview" w:date="2026-01-01T00:00:00Z">
        <w:r>
          <w:t xml:space="preserve">Then</w:t>
        </w:r>
      </w:ins>
    </w:p>
    <w:p>
      <w:pPr>
        <w:pStyle w:val="BodyText"/>
      </w:pPr>
      <w:ins w:id="2319" w:author="PR Preview" w:date="2026-01-01T00:00:00Z">
        <w:r>
          <w:t xml:space="preserve">$$
    \begin{aligned}
    f(\mathord{\smash[b]{\underset{\raise.3ex\hbox{$\scriptstyle\sim$}}{x}}\vphantom{x}})
    &amp;= \mathbf{A}\mathord{\smash[b]{\underset{\raise.3ex\hbox{$\scriptstyle\sim$}}{x}}\vphantom{x}}
    &amp;&amp; \text{(}\text{Theorem~14}\text{)}
    \\&amp;= \mathord{\smash[b]{\underset{\raise.3ex\hbox{$\scriptstyle\sim$}}{w}}\vphantom{w}} \cdot \mathord{\smash[b]{\underset{\raise.3ex\hbox{$\scriptstyle\sim$}}{x}}\vphantom{x}}
    &amp;&amp; (\mathbf{A} = \mathord{\smash[b]{\underset{\raise.3ex\hbox{$\scriptstyle\sim$}}{w}}\vphantom{w}}^{\top})
    \end{aligned}
    $$</w:t>
        </w:r>
      </w:ins>
    </w:p>
    <w:p>
      <w:pPr>
        <w:pStyle w:val="FirstParagraph"/>
      </w:pPr>
      <w:r>
        <w:t xml:space="preserve">and</w:t>
      </w:r>
    </w:p>
    <w:p>
      <w:pPr>
        <w:pStyle w:val="BodyText"/>
      </w:pPr>
      <m:oMathPara>
        <m:oMathParaPr>
          <m:jc m:val="center"/>
        </m:oMathParaPr>
        <m:oMath>
          <m:eqArr>
            <m:e>
              <m:sSub>
                <m:e>
                  <m:r>
                    <m:t>w</m:t>
                  </m:r>
                </m:e>
                <m:sub>
                  <m:r>
                    <m:t>j</m:t>
                  </m:r>
                </m:sub>
              </m:sSub>
              <m:r>
                <m:t>&amp;</m:t>
              </m:r>
              <m:r>
                <m:rPr>
                  <m:sty m:val="p"/>
                </m:rPr>
                <m:t>=</m:t>
              </m:r>
              <m:sSub>
                <m:e>
                  <m:r>
                    <m:t>a</m:t>
                  </m:r>
                </m:e>
                <m:sub>
                  <m:r>
                    <m:t>1</m:t>
                  </m:r>
                  <m:r>
                    <m:t>j</m:t>
                  </m:r>
                </m:sub>
              </m:sSub>
            </m:e>
            <m:e>
              <m:r>
                <m:t>&amp;</m:t>
              </m:r>
              <m:r>
                <m:rPr>
                  <m:sty m:val="p"/>
                </m:rPr>
                <m:t>=</m:t>
              </m:r>
              <m:r>
                <m:t>f</m:t>
              </m:r>
              <m:r>
                <m:rPr>
                  <m:sty m:val="p"/>
                </m:rPr>
                <m:t>(</m:t>
              </m:r>
              <m:sSub>
                <m:e>
                  <m:limLow>
                    <m:e>
                      <m:r>
                        <m:t>e</m:t>
                      </m:r>
                    </m:e>
                    <m:lim>
                      <m:r>
                        <m:rPr>
                          <m:sty m:val="p"/>
                        </m:rPr>
                        <m:t>∼</m:t>
                      </m:r>
                    </m:lim>
                  </m:limLow>
                </m:e>
                <m:sub>
                  <m:r>
                    <m:t>j</m:t>
                  </m:r>
                </m:sub>
              </m:sSub>
              <m:r>
                <m:rPr>
                  <m:sty m:val="p"/>
                </m:rPr>
                <m:t>)</m:t>
              </m:r>
              <m:r>
                <m:rPr>
                  <m:sty m:val="p"/>
                </m:rPr>
                <m:t>.</m:t>
              </m:r>
            </m:e>
          </m:eqArr>
        </m:oMath>
      </m:oMathPara>
    </w:p>
    <w:p>
      <w:pPr>
        <w:pStyle w:val="FirstParagraph"/>
      </w:pPr>
      <w:del w:id="2320" w:author="PR Preview" w:date="2026-01-01T00:00:00Z">
        <w:r>
          <w:rPr>
            <w:b/>
            <w:bCs/>
          </w:rPr>
          <w:delText xml:space="preserve">If</w:delText>
        </w:r>
      </w:del>
      <w:del w:id="2321" w:author="PR Preview" w:date="2026-01-01T00:00:00Z">
        <w:r>
          <w:rPr>
            <w:b/>
            <w:bCs/>
          </w:rPr>
          <w:delText xml:space="preserve"> </w:delText>
        </w:r>
      </w:del>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oMath>
      <w:del w:id="2322" w:author="PR Preview" w:date="2026-01-01T00:00:00Z">
        <w:r>
          <w:rPr>
            <w:b/>
            <w:bCs/>
          </w:rPr>
          <w:delText xml:space="preserve">.</w:delText>
        </w:r>
      </w:del>
      <w:del w:id="2323" w:author="PR Preview" w:date="2026-01-01T00:00:00Z">
        <w:r>
          <w:delText xml:space="preserve"> </w:delText>
        </w:r>
      </w:del>
      <w:del w:id="2324" w:author="PR Preview" w:date="2026-01-01T00:00:00Z">
        <w:r>
          <w:delText xml:space="preserve">Here</w:delText>
        </w:r>
      </w:del>
      <w:del w:id="2325" w:author="PR Preview" w:date="2026-01-01T00:00:00Z">
        <w:r>
          <w:delText xml:space="preserve"> </w:delText>
        </w:r>
      </w:del>
      <m:oMath>
        <m:sSup>
          <m:e>
            <m:limLow>
              <m:e>
                <m:r>
                  <m:t>w</m:t>
                </m:r>
              </m:e>
              <m:lim>
                <m:r>
                  <m:rPr>
                    <m:sty m:val="p"/>
                  </m:rPr>
                  <m:t>∼</m:t>
                </m:r>
              </m:lim>
            </m:limLow>
          </m:e>
          <m:sup>
            <m:r>
              <m:rPr>
                <m:sty m:val="p"/>
              </m:rPr>
              <m:t>⊤</m:t>
            </m:r>
          </m:sup>
        </m:sSup>
      </m:oMath>
      <w:del w:id="2326" w:author="PR Preview" w:date="2026-01-01T00:00:00Z">
        <w:r>
          <w:delText xml:space="preserve"> </w:delText>
        </w:r>
      </w:del>
      <w:del w:id="2327" w:author="PR Preview" w:date="2026-01-01T00:00:00Z">
        <w:r>
          <w:delText xml:space="preserve">is a</w:delText>
        </w:r>
      </w:del>
      <w:del w:id="2328" w:author="PR Preview" w:date="2026-01-01T00:00:00Z">
        <w:r>
          <w:delText xml:space="preserve"> </w:delText>
        </w:r>
      </w:del>
      <m:oMath>
        <m:r>
          <m:t>1</m:t>
        </m:r>
        <m:r>
          <m:rPr>
            <m:sty m:val="p"/>
          </m:rPr>
          <m:t>×</m:t>
        </m:r>
        <m:r>
          <m:t>p</m:t>
        </m:r>
      </m:oMath>
      <w:del w:id="2329" w:author="PR Preview" w:date="2026-01-01T00:00:00Z">
        <w:r>
          <w:delText xml:space="preserve"> </w:delText>
        </w:r>
      </w:del>
      <w:del w:id="2330" w:author="PR Preview" w:date="2026-01-01T00:00:00Z">
        <w:r>
          <w:delText xml:space="preserve">matrix,</w:delText>
        </w:r>
      </w:del>
      <w:del w:id="2331" w:author="PR Preview" w:date="2026-01-01T00:00:00Z">
        <w:r>
          <w:delText xml:space="preserve"> </w:delText>
        </w:r>
      </w:del>
      <w:del w:id="2332" w:author="PR Preview" w:date="2026-01-01T00:00:00Z">
        <w:r>
          <w:delText xml:space="preserve">so</w:delText>
        </w:r>
      </w:del>
      <w:del w:id="2333" w:author="PR Preview" w:date="2026-01-01T00:00:00Z">
        <w:r>
          <w:delText xml:space="preserve"> </w:delText>
        </w:r>
      </w:del>
      <m:oMath>
        <m:r>
          <m:t>f</m:t>
        </m:r>
      </m:oMath>
      <w:del w:id="2334" w:author="PR Preview" w:date="2026-01-01T00:00:00Z">
        <w:r>
          <w:delText xml:space="preserve"> </w:delText>
        </w:r>
      </w:del>
      <w:del w:id="2335" w:author="PR Preview" w:date="2026-01-01T00:00:00Z">
        <w:r>
          <w:delText xml:space="preserve">is linear by</w:delText>
        </w:r>
      </w:del>
      <w:del w:id="2336" w:author="PR Preview" w:date="2026-01-01T00:00:00Z">
        <w:r>
          <w:delText xml:space="preserve"> </w:delText>
        </w:r>
      </w:del>
      <w:hyperlink w:anchor="thm-matrix-map-linear">
        <w:del w:id="2337" w:author="PR Preview" w:date="2026-01-01T00:00:00Z">
          <w:r>
            <w:rPr>
              <w:rStyle w:val="Hyperlink"/>
            </w:rPr>
            <w:delText xml:space="preserve">Theorem 12</w:delText>
          </w:r>
        </w:del>
      </w:hyperlink>
      <w:del w:id="2338" w:author="PR Preview" w:date="2026-01-01T00:00:00Z">
        <w:r>
          <w:delText xml:space="preserve">.</w:delText>
        </w:r>
      </w:del>
    </w:p>
    <w:p>
      <w:pPr>
        <w:pStyle w:val="BodyText"/>
      </w:pPr>
      <w:del w:id="2339" w:author="PR Preview" w:date="2026-01-01T00:00:00Z">
        <w:r>
          <w:rPr>
            <w:b/>
            <w:bCs/>
          </w:rPr>
          <w:delText xml:space="preserve">Example 29 (A linear function from</w:delText>
        </w:r>
      </w:del>
      <w:del w:id="2340" w:author="PR Preview" w:date="2026-01-01T00:00:00Z">
        <w:r>
          <w:rPr>
            <w:b/>
            <w:bCs/>
          </w:rPr>
          <w:delText xml:space="preserve"> </w:delText>
        </w:r>
      </w:del>
      <m:oMath>
        <m:sSup>
          <m:e>
            <m:r>
              <m:rPr>
                <m:scr m:val="double-struck"/>
                <m:sty m:val="p"/>
              </m:rPr>
              <m:t>R</m:t>
            </m:r>
          </m:e>
          <m:sup>
            <m:r>
              <m:t>2</m:t>
            </m:r>
          </m:sup>
        </m:sSup>
      </m:oMath>
      <w:del w:id="2341" w:author="PR Preview" w:date="2026-01-01T00:00:00Z">
        <w:r>
          <w:rPr>
            <w:b/>
            <w:bCs/>
          </w:rPr>
          <w:delText xml:space="preserve"> </w:delText>
        </w:r>
      </w:del>
      <w:del w:id="2342" w:author="PR Preview" w:date="2026-01-01T00:00:00Z">
        <w:r>
          <w:rPr>
            <w:b/>
            <w:bCs/>
          </w:rPr>
          <w:delText xml:space="preserve">to</w:delText>
        </w:r>
      </w:del>
      <w:del w:id="2343" w:author="PR Preview" w:date="2026-01-01T00:00:00Z">
        <w:r>
          <w:rPr>
            <w:b/>
            <w:bCs/>
          </w:rPr>
          <w:delText xml:space="preserve"> </w:delText>
        </w:r>
      </w:del>
      <m:oMath>
        <m:r>
          <m:rPr>
            <m:scr m:val="double-struck"/>
            <m:sty m:val="p"/>
          </m:rPr>
          <m:t>R</m:t>
        </m:r>
      </m:oMath>
      <w:del w:id="2344" w:author="PR Preview" w:date="2026-01-01T00:00:00Z">
        <w:r>
          <w:rPr>
            <w:b/>
            <w:bCs/>
          </w:rPr>
          <w:delText xml:space="preserve">)</w:delText>
        </w:r>
      </w:del>
      <w:del w:id="2345"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oMath>
      <w:del w:id="2346" w:author="PR Preview" w:date="2026-01-01T00:00:00Z">
        <w:r>
          <w:delText xml:space="preserve"> </w:delText>
        </w:r>
      </w:del>
      <w:del w:id="2347" w:author="PR Preview" w:date="2026-01-01T00:00:00Z">
        <w:r>
          <w:delText xml:space="preserve">is</w:delText>
        </w:r>
      </w:del>
      <w:del w:id="2348" w:author="PR Preview" w:date="2026-01-01T00:00:00Z">
        <w:r>
          <w:delText xml:space="preserve"> </w:delText>
        </w:r>
      </w:del>
      <m:oMath>
        <m:limLow>
          <m:e>
            <m:r>
              <m:t>w</m:t>
            </m:r>
          </m:e>
          <m:lim>
            <m:r>
              <m:rPr>
                <m:sty m:val="p"/>
              </m:rPr>
              <m:t>∼</m:t>
            </m:r>
          </m:lim>
        </m:limLow>
        <m:r>
          <m:rPr>
            <m:sty m:val="p"/>
          </m:rPr>
          <m:t>⋅</m:t>
        </m:r>
        <m:limLow>
          <m:e>
            <m:r>
              <m:t>x</m:t>
            </m:r>
          </m:e>
          <m:lim>
            <m:r>
              <m:rPr>
                <m:sty m:val="p"/>
              </m:rPr>
              <m:t>∼</m:t>
            </m:r>
          </m:lim>
        </m:limLow>
      </m:oMath>
      <w:del w:id="2349" w:author="PR Preview" w:date="2026-01-01T00:00:00Z">
        <w:r>
          <w:delText xml:space="preserve"> </w:delText>
        </w:r>
      </w:del>
      <w:del w:id="2350" w:author="PR Preview" w:date="2026-01-01T00:00:00Z">
        <w:r>
          <w:delText xml:space="preserve">with</w:delText>
        </w:r>
      </w:del>
      <w:del w:id="2351" w:author="PR Preview" w:date="2026-01-01T00:00:00Z">
        <w:r>
          <w:delText xml:space="preserve"> </w:delText>
        </w:r>
      </w:del>
      <m:oMath>
        <m:limLow>
          <m:e>
            <m:r>
              <m:t>w</m:t>
            </m:r>
          </m:e>
          <m:lim>
            <m:r>
              <m:rPr>
                <m:sty m:val="p"/>
              </m:rPr>
              <m:t>∼</m:t>
            </m:r>
          </m:lim>
        </m:limLow>
        <m:r>
          <m:rPr>
            <m:sty m:val="p"/>
          </m:rPr>
          <m:t>=</m:t>
        </m:r>
        <m:sSup>
          <m:e>
            <m:r>
              <m:rPr>
                <m:sty m:val="p"/>
              </m:rPr>
              <m:t>(</m:t>
            </m:r>
            <m:r>
              <m:t>3</m:t>
            </m:r>
            <m:r>
              <m:rPr>
                <m:sty m:val="p"/>
              </m:rPr>
              <m:t>,</m:t>
            </m:r>
            <m:r>
              <m:t>5</m:t>
            </m:r>
            <m:r>
              <m:rPr>
                <m:sty m:val="p"/>
              </m:rPr>
              <m:t>)</m:t>
            </m:r>
          </m:e>
          <m:sup>
            <m:r>
              <m:rPr>
                <m:sty m:val="p"/>
              </m:rPr>
              <m:t>⊤</m:t>
            </m:r>
          </m:sup>
        </m:sSup>
      </m:oMath>
      <w:del w:id="2352" w:author="PR Preview" w:date="2026-01-01T00:00:00Z">
        <w:r>
          <w:delText xml:space="preserve">,</w:delText>
        </w:r>
      </w:del>
      <w:del w:id="2353" w:author="PR Preview" w:date="2026-01-01T00:00:00Z">
        <w:r>
          <w:delText xml:space="preserve"> </w:delText>
        </w:r>
      </w:del>
      <w:del w:id="2354" w:author="PR Preview" w:date="2026-01-01T00:00:00Z">
        <w:r>
          <w:delText xml:space="preserve">so it is linear by</w:delText>
        </w:r>
      </w:del>
      <w:del w:id="2355" w:author="PR Preview" w:date="2026-01-01T00:00:00Z">
        <w:r>
          <w:delText xml:space="preserve"> </w:delText>
        </w:r>
      </w:del>
      <w:hyperlink w:anchor="cor-linear-scalar">
        <w:del w:id="2356" w:author="PR Preview" w:date="2026-01-01T00:00:00Z">
          <w:r>
            <w:rPr>
              <w:rStyle w:val="Hyperlink"/>
            </w:rPr>
            <w:delText xml:space="preserve">Corollary 1</w:delText>
          </w:r>
        </w:del>
      </w:hyperlink>
      <w:del w:id="2357" w:author="PR Preview" w:date="2026-01-01T00:00:00Z">
        <w:r>
          <w:delText xml:space="preserve">.</w:delText>
        </w:r>
      </w:del>
      <w:del w:id="2358" w:author="PR Preview" w:date="2026-01-01T00:00:00Z">
        <w:r>
          <w:delText xml:space="preserve"> </w:delText>
        </w:r>
      </w:del>
      <w:del w:id="2359" w:author="PR Preview" w:date="2026-01-01T00:00:00Z">
        <w:r>
          <w:delText xml:space="preserve">The entries of</w:delText>
        </w:r>
      </w:del>
      <w:del w:id="2360" w:author="PR Preview" w:date="2026-01-01T00:00:00Z">
        <w:r>
          <w:delText xml:space="preserve"> </w:delText>
        </w:r>
      </w:del>
      <m:oMath>
        <m:limLow>
          <m:e>
            <m:r>
              <m:t>w</m:t>
            </m:r>
          </m:e>
          <m:lim>
            <m:r>
              <m:rPr>
                <m:sty m:val="p"/>
              </m:rPr>
              <m:t>∼</m:t>
            </m:r>
          </m:lim>
        </m:limLow>
      </m:oMath>
      <w:del w:id="2361" w:author="PR Preview" w:date="2026-01-01T00:00:00Z">
        <w:r>
          <w:delText xml:space="preserve"> </w:delText>
        </w:r>
      </w:del>
      <w:del w:id="2362" w:author="PR Preview" w:date="2026-01-01T00:00:00Z">
        <w:r>
          <w:delText xml:space="preserve">are the values at the indicator vectors:</w:delText>
        </w:r>
      </w:del>
    </w:p>
    <w:p>
      <w:pPr>
        <w:pStyle w:val="BodyText"/>
      </w:pPr>
      <m:oMathPara>
        <m:oMathParaPr>
          <m:jc m:val="center"/>
        </m:oMathParaPr>
        <m:oMath>
          <m:eqArr>
            <m:e>
              <m:r>
                <m:t>f</m:t>
              </m:r>
              <m:r>
                <m:rPr>
                  <m:sty m:val="p"/>
                </m:rPr>
                <m:t>(</m:t>
              </m:r>
              <m:sSub>
                <m:e>
                  <m:limLow>
                    <m:e>
                      <m:r>
                        <m:t>e</m:t>
                      </m:r>
                    </m:e>
                    <m:lim>
                      <m:r>
                        <m:rPr>
                          <m:sty m:val="p"/>
                        </m:rPr>
                        <m:t>∼</m:t>
                      </m:r>
                    </m:lim>
                  </m:limLow>
                </m:e>
                <m:sub>
                  <m:r>
                    <m:t>1</m:t>
                  </m:r>
                </m:sub>
              </m:sSub>
              <m:r>
                <m:rPr>
                  <m:sty m:val="p"/>
                </m:rPr>
                <m:t>)</m:t>
              </m:r>
              <m:r>
                <m:t>&amp;</m:t>
              </m:r>
              <m:r>
                <m:rPr>
                  <m:sty m:val="p"/>
                </m:rPr>
                <m:t>=</m:t>
              </m:r>
              <m:r>
                <m:t>3</m:t>
              </m:r>
              <m:r>
                <m:rPr>
                  <m:sty m:val="p"/>
                </m:rPr>
                <m:t>⋅</m:t>
              </m:r>
              <m:r>
                <m:t>1</m:t>
              </m:r>
              <m:r>
                <m:rPr>
                  <m:sty m:val="p"/>
                </m:rPr>
                <m:t>+</m:t>
              </m:r>
              <m:r>
                <m:t>5</m:t>
              </m:r>
              <m:r>
                <m:rPr>
                  <m:sty m:val="p"/>
                </m:rPr>
                <m:t>⋅</m:t>
              </m:r>
              <m:r>
                <m:t>0</m:t>
              </m:r>
            </m:e>
            <m:e>
              <m:r>
                <m:t>&amp;</m:t>
              </m:r>
              <m:r>
                <m:rPr>
                  <m:sty m:val="p"/>
                </m:rPr>
                <m:t>=</m:t>
              </m:r>
              <m:r>
                <m:t>3</m:t>
              </m:r>
            </m:e>
          </m:eqArr>
        </m:oMath>
      </m:oMathPara>
    </w:p>
    <w:p>
      <w:pPr>
        <w:pStyle w:val="BodyText"/>
      </w:pPr>
      <w:ins w:id="2363" w:author="PR Preview" w:date="2026-01-01T00:00:00Z">
        <w:r>
          <w:t xml:space="preserve">$$
    \begin{aligned}
    w_j &amp;= a_{1j} \\
    &amp;= f(\mathord{\smash[b]{\underset{\raise.3ex\hbox{$\scriptstyle\sim$}}{e}}\vphantom{e}}_j).
    \end{aligned}
    $$</w:t>
        </w:r>
      </w:ins>
    </w:p>
    <w:p>
      <w:pPr>
        <w:pStyle w:val="FirstParagraph"/>
      </w:pPr>
      <w:ins w:id="2364" w:author="PR Preview" w:date="2026-01-01T00:00:00Z">
        <w:r>
          <w:rPr>
            <w:b/>
            <w:bCs/>
          </w:rPr>
          <w:t xml:space="preserve">If</w:t>
        </w:r>
      </w:ins>
      <w:ins w:id="2365" w:author="PR Preview" w:date="2026-01-01T00:00:00Z">
        <w:r>
          <w:rPr>
            <w:b/>
            <w:bCs/>
          </w:rPr>
          <w:t xml:space="preserve"> </w:t>
        </w:r>
      </w:ins>
      <w:ins w:id="2366" w:author="PR Preview" w:date="2026-01-01T00:00:00Z">
        <w:r>
          <w:rPr>
            <w:b/>
            <w:bCs/>
          </w:rPr>
          <w:t xml:space="preserve">$f(\mathord{\smash[b]{\underset{\raise.3ex\hbox{$\scriptstyle\sim$}}{x}}\vphantom{x}}) = \mathord{\smash[b]{\underset{\raise.3ex\hbox{$\scriptstyle\sim$}}{w}}\vphantom{w}}^{\top} \mathord{\smash[b]{\underset{\raise.3ex\hbox{$\scriptstyle\sim$}}{x}}\vphantom{x}}$</w:t>
        </w:r>
      </w:ins>
      <w:ins w:id="2367" w:author="PR Preview" w:date="2026-01-01T00:00:00Z">
        <w:r>
          <w:rPr>
            <w:b/>
            <w:bCs/>
          </w:rPr>
          <w:t xml:space="preserve">.</w:t>
        </w:r>
      </w:ins>
      <w:ins w:id="2368" w:author="PR Preview" w:date="2026-01-01T00:00:00Z">
        <w:r>
          <w:t xml:space="preserve"> </w:t>
        </w:r>
      </w:ins>
      <w:ins w:id="2369" w:author="PR Preview" w:date="2026-01-01T00:00:00Z">
        <w:r>
          <w:t xml:space="preserve">Here</w:t>
        </w:r>
      </w:ins>
      <w:ins w:id="2370" w:author="PR Preview" w:date="2026-01-01T00:00:00Z">
        <w:r>
          <w:t xml:space="preserve"> </w:t>
        </w:r>
      </w:ins>
      <w:ins w:id="2371" w:author="PR Preview" w:date="2026-01-01T00:00:00Z">
        <w:r>
          <w:t xml:space="preserve">$\mathord{\smash[b]{\underset{\raise.3ex\hbox{$\scriptstyle\sim$}}{w}}\vphantom{w}}^{\top}$</w:t>
        </w:r>
      </w:ins>
      <w:ins w:id="2372" w:author="PR Preview" w:date="2026-01-01T00:00:00Z">
        <w:r>
          <w:t xml:space="preserve"> </w:t>
        </w:r>
      </w:ins>
      <w:ins w:id="2373" w:author="PR Preview" w:date="2026-01-01T00:00:00Z">
        <w:r>
          <w:t xml:space="preserve">is a</w:t>
        </w:r>
      </w:ins>
      <w:ins w:id="2374" w:author="PR Preview" w:date="2026-01-01T00:00:00Z">
        <w:r>
          <w:t xml:space="preserve"> </w:t>
        </w:r>
      </w:ins>
      <m:oMath>
        <m:r>
          <m:t>1</m:t>
        </m:r>
        <m:r>
          <m:rPr>
            <m:sty m:val="p"/>
          </m:rPr>
          <m:t>×</m:t>
        </m:r>
        <m:r>
          <m:t>p</m:t>
        </m:r>
      </m:oMath>
      <w:ins w:id="2375" w:author="PR Preview" w:date="2026-01-01T00:00:00Z">
        <w:r>
          <w:t xml:space="preserve"> </w:t>
        </w:r>
      </w:ins>
      <w:ins w:id="2376" w:author="PR Preview" w:date="2026-01-01T00:00:00Z">
        <w:r>
          <w:t xml:space="preserve">matrix,</w:t>
        </w:r>
      </w:ins>
      <w:ins w:id="2377" w:author="PR Preview" w:date="2026-01-01T00:00:00Z">
        <w:r>
          <w:t xml:space="preserve"> </w:t>
        </w:r>
      </w:ins>
      <w:ins w:id="2378" w:author="PR Preview" w:date="2026-01-01T00:00:00Z">
        <w:r>
          <w:t xml:space="preserve">so</w:t>
        </w:r>
      </w:ins>
      <w:ins w:id="2379" w:author="PR Preview" w:date="2026-01-01T00:00:00Z">
        <w:r>
          <w:t xml:space="preserve"> </w:t>
        </w:r>
      </w:ins>
      <m:oMath>
        <m:r>
          <m:t>f</m:t>
        </m:r>
      </m:oMath>
      <w:ins w:id="2380" w:author="PR Preview" w:date="2026-01-01T00:00:00Z">
        <w:r>
          <w:t xml:space="preserve"> </w:t>
        </w:r>
      </w:ins>
      <w:ins w:id="2381" w:author="PR Preview" w:date="2026-01-01T00:00:00Z">
        <w:r>
          <w:t xml:space="preserve">is linear by</w:t>
        </w:r>
      </w:ins>
      <w:ins w:id="2382" w:author="PR Preview" w:date="2026-01-01T00:00:00Z">
        <w:r>
          <w:t xml:space="preserve"> </w:t>
        </w:r>
      </w:ins>
      <w:hyperlink w:anchor="thm-matrix-map-linear">
        <w:ins w:id="2383" w:author="PR Preview" w:date="2026-01-01T00:00:00Z">
          <w:r>
            <w:rPr>
              <w:rStyle w:val="Hyperlink"/>
            </w:rPr>
            <w:t xml:space="preserve">Theorem 12</w:t>
          </w:r>
        </w:ins>
      </w:hyperlink>
      <w:ins w:id="2384" w:author="PR Preview" w:date="2026-01-01T00:00:00Z">
        <w:r>
          <w:t xml:space="preserve">.</w:t>
        </w:r>
      </w:ins>
    </w:p>
    <w:bookmarkStart w:id="147" w:name="exm-linear-scalar"/>
    <w:p>
      <w:pPr>
        <w:pStyle w:val="BodyText"/>
      </w:pPr>
      <w:ins w:id="2385" w:author="PR Preview" w:date="2026-01-01T00:00:00Z">
        <w:r>
          <w:rPr>
            <w:b/>
            <w:bCs/>
          </w:rPr>
          <w:t xml:space="preserve">Example 29 (A linear function from</w:t>
        </w:r>
      </w:ins>
      <w:ins w:id="2386" w:author="PR Preview" w:date="2026-01-01T00:00:00Z">
        <w:r>
          <w:rPr>
            <w:b/>
            <w:bCs/>
          </w:rPr>
          <w:t xml:space="preserve"> </w:t>
        </w:r>
      </w:ins>
      <m:oMath>
        <m:sSup>
          <m:e>
            <m:r>
              <m:rPr>
                <m:scr m:val="double-struck"/>
                <m:sty m:val="p"/>
              </m:rPr>
              <m:t>R</m:t>
            </m:r>
          </m:e>
          <m:sup>
            <m:r>
              <m:t>2</m:t>
            </m:r>
          </m:sup>
        </m:sSup>
      </m:oMath>
      <w:ins w:id="2387" w:author="PR Preview" w:date="2026-01-01T00:00:00Z">
        <w:r>
          <w:rPr>
            <w:b/>
            <w:bCs/>
          </w:rPr>
          <w:t xml:space="preserve"> </w:t>
        </w:r>
      </w:ins>
      <w:ins w:id="2388" w:author="PR Preview" w:date="2026-01-01T00:00:00Z">
        <w:r>
          <w:rPr>
            <w:b/>
            <w:bCs/>
          </w:rPr>
          <w:t xml:space="preserve">to</w:t>
        </w:r>
      </w:ins>
      <w:ins w:id="2389" w:author="PR Preview" w:date="2026-01-01T00:00:00Z">
        <w:r>
          <w:rPr>
            <w:b/>
            <w:bCs/>
          </w:rPr>
          <w:t xml:space="preserve"> </w:t>
        </w:r>
      </w:ins>
      <m:oMath>
        <m:r>
          <m:rPr>
            <m:scr m:val="double-struck"/>
            <m:sty m:val="p"/>
          </m:rPr>
          <m:t>R</m:t>
        </m:r>
      </m:oMath>
      <w:ins w:id="2390" w:author="PR Preview" w:date="2026-01-01T00:00:00Z">
        <w:r>
          <w:rPr>
            <w:b/>
            <w:bCs/>
          </w:rPr>
          <w:t xml:space="preserve">)</w:t>
        </w:r>
      </w:ins>
      <w:ins w:id="2391" w:author="PR Preview" w:date="2026-01-01T00:00:00Z">
        <w:r>
          <w:t xml:space="preserve"> </w:t>
        </w:r>
      </w:ins>
      <w:ins w:id="2392" w:author="PR Preview" w:date="2026-01-01T00:00:00Z">
        <w:r>
          <w:t xml:space="preserve">$f(\mathord{\smash[b]{\underset{\raise.3ex\hbox{$\scriptstyle\sim$}}{x}}\vphantom{x}}) = 3 x_1 + 5 x_2$</w:t>
        </w:r>
      </w:ins>
      <w:ins w:id="2393" w:author="PR Preview" w:date="2026-01-01T00:00:00Z">
        <w:r>
          <w:t xml:space="preserve"> </w:t>
        </w:r>
      </w:ins>
      <w:ins w:id="2394" w:author="PR Preview" w:date="2026-01-01T00:00:00Z">
        <w:r>
          <w:t xml:space="preserve">is</w:t>
        </w:r>
      </w:ins>
      <w:ins w:id="2395" w:author="PR Preview" w:date="2026-01-01T00:00:00Z">
        <w:r>
          <w:t xml:space="preserve"> </w:t>
        </w:r>
      </w:ins>
      <w:ins w:id="2396" w:author="PR Preview" w:date="2026-01-01T00:00:00Z">
        <w:r>
          <w:t xml:space="preserve">$\mathord{\smash[b]{\underset{\raise.3ex\hbox{$\scriptstyle\sim$}}{w}}\vphantom{w}} \cdot \mathord{\smash[b]{\underset{\raise.3ex\hbox{$\scriptstyle\sim$}}{x}}\vphantom{x}}$</w:t>
        </w:r>
      </w:ins>
      <w:ins w:id="2397" w:author="PR Preview" w:date="2026-01-01T00:00:00Z">
        <w:r>
          <w:t xml:space="preserve"> </w:t>
        </w:r>
      </w:ins>
      <w:ins w:id="2398" w:author="PR Preview" w:date="2026-01-01T00:00:00Z">
        <w:r>
          <w:t xml:space="preserve">with</w:t>
        </w:r>
      </w:ins>
      <w:ins w:id="2399" w:author="PR Preview" w:date="2026-01-01T00:00:00Z">
        <w:r>
          <w:t xml:space="preserve"> </w:t>
        </w:r>
      </w:ins>
      <w:ins w:id="2400" w:author="PR Preview" w:date="2026-01-01T00:00:00Z">
        <w:r>
          <w:t xml:space="preserve">$\mathord{\smash[b]{\underset{\raise.3ex\hbox{$\scriptstyle\sim$}}{w}}\vphantom{w}} = {(3, 5)}^{\top}$</w:t>
        </w:r>
      </w:ins>
      <w:ins w:id="2401" w:author="PR Preview" w:date="2026-01-01T00:00:00Z">
        <w:r>
          <w:t xml:space="preserve">,</w:t>
        </w:r>
      </w:ins>
      <w:ins w:id="2402" w:author="PR Preview" w:date="2026-01-01T00:00:00Z">
        <w:r>
          <w:t xml:space="preserve"> </w:t>
        </w:r>
      </w:ins>
      <w:ins w:id="2403" w:author="PR Preview" w:date="2026-01-01T00:00:00Z">
        <w:r>
          <w:t xml:space="preserve">so it is linear by</w:t>
        </w:r>
      </w:ins>
      <w:ins w:id="2404" w:author="PR Preview" w:date="2026-01-01T00:00:00Z">
        <w:r>
          <w:t xml:space="preserve"> </w:t>
        </w:r>
      </w:ins>
      <w:hyperlink w:anchor="cor-linear-scalar">
        <w:ins w:id="2405" w:author="PR Preview" w:date="2026-01-01T00:00:00Z">
          <w:r>
            <w:rPr>
              <w:rStyle w:val="Hyperlink"/>
            </w:rPr>
            <w:t xml:space="preserve">Corollary 1</w:t>
          </w:r>
        </w:ins>
      </w:hyperlink>
      <w:ins w:id="2406" w:author="PR Preview" w:date="2026-01-01T00:00:00Z">
        <w:r>
          <w:t xml:space="preserve">.</w:t>
        </w:r>
      </w:ins>
      <w:ins w:id="2407" w:author="PR Preview" w:date="2026-01-01T00:00:00Z">
        <w:r>
          <w:t xml:space="preserve"> </w:t>
        </w:r>
      </w:ins>
      <w:ins w:id="2408" w:author="PR Preview" w:date="2026-01-01T00:00:00Z">
        <w:r>
          <w:t xml:space="preserve">The entries of</w:t>
        </w:r>
      </w:ins>
      <w:ins w:id="2409" w:author="PR Preview" w:date="2026-01-01T00:00:00Z">
        <w:r>
          <w:t xml:space="preserve"> </w:t>
        </w:r>
      </w:ins>
      <w:ins w:id="2410" w:author="PR Preview" w:date="2026-01-01T00:00:00Z">
        <w:r>
          <w:t xml:space="preserve">$\mathord{\smash[b]{\underset{\raise.3ex\hbox{$\scriptstyle\sim$}}{w}}\vphantom{w}}$</w:t>
        </w:r>
      </w:ins>
      <w:ins w:id="2411" w:author="PR Preview" w:date="2026-01-01T00:00:00Z">
        <w:r>
          <w:t xml:space="preserve"> </w:t>
        </w:r>
      </w:ins>
      <w:ins w:id="2412" w:author="PR Preview" w:date="2026-01-01T00:00:00Z">
        <w:r>
          <w:t xml:space="preserve">are the values at the indicator vectors:</w:t>
        </w:r>
      </w:ins>
    </w:p>
    <w:p>
      <w:pPr>
        <w:pStyle w:val="BodyText"/>
      </w:pPr>
      <w:ins w:id="2413" w:author="PR Preview" w:date="2026-01-01T00:00:00Z">
        <w:r>
          <w:t xml:space="preserve">$$
    \begin{aligned}
    f(\mathord{\smash[b]{\underset{\raise.3ex\hbox{$\scriptstyle\sim$}}{e}}\vphantom{e}}_1) &amp;= 3 \cdot 1 + 5 \cdot 0 \\
    &amp;= 3
    \end{aligned}
    $$</w:t>
        </w:r>
      </w:ins>
    </w:p>
    <w:p>
      <w:pPr>
        <w:pStyle w:val="FirstParagraph"/>
      </w:pPr>
      <w:r>
        <w:t xml:space="preserve">and</w:t>
      </w:r>
    </w:p>
    <w:p>
      <w:pPr>
        <w:pStyle w:val="BodyText"/>
      </w:pPr>
      <m:oMathPara>
        <m:oMathParaPr>
          <m:jc m:val="center"/>
        </m:oMathParaPr>
        <m:oMath>
          <m:eqArr>
            <m:e>
              <m:r>
                <m:t>f</m:t>
              </m:r>
              <m:r>
                <m:rPr>
                  <m:sty m:val="p"/>
                </m:rPr>
                <m:t>(</m:t>
              </m:r>
              <m:sSub>
                <m:e>
                  <m:limLow>
                    <m:e>
                      <m:r>
                        <m:t>e</m:t>
                      </m:r>
                    </m:e>
                    <m:lim>
                      <m:r>
                        <m:rPr>
                          <m:sty m:val="p"/>
                        </m:rPr>
                        <m:t>∼</m:t>
                      </m:r>
                    </m:lim>
                  </m:limLow>
                </m:e>
                <m:sub>
                  <m:r>
                    <m:t>2</m:t>
                  </m:r>
                </m:sub>
              </m:sSub>
              <m:r>
                <m:rPr>
                  <m:sty m:val="p"/>
                </m:rPr>
                <m:t>)</m:t>
              </m:r>
              <m:r>
                <m:t>&amp;</m:t>
              </m:r>
              <m:r>
                <m:rPr>
                  <m:sty m:val="p"/>
                </m:rPr>
                <m:t>=</m:t>
              </m:r>
              <m:r>
                <m:t>3</m:t>
              </m:r>
              <m:r>
                <m:rPr>
                  <m:sty m:val="p"/>
                </m:rPr>
                <m:t>⋅</m:t>
              </m:r>
              <m:r>
                <m:t>0</m:t>
              </m:r>
              <m:r>
                <m:rPr>
                  <m:sty m:val="p"/>
                </m:rPr>
                <m:t>+</m:t>
              </m:r>
              <m:r>
                <m:t>5</m:t>
              </m:r>
              <m:r>
                <m:rPr>
                  <m:sty m:val="p"/>
                </m:rPr>
                <m:t>⋅</m:t>
              </m:r>
              <m:r>
                <m:t>1</m:t>
              </m:r>
            </m:e>
            <m:e>
              <m:r>
                <m:t>&amp;</m:t>
              </m:r>
              <m:r>
                <m:rPr>
                  <m:sty m:val="p"/>
                </m:rPr>
                <m:t>=</m:t>
              </m:r>
              <m:r>
                <m:t>5</m:t>
              </m:r>
              <m:r>
                <m:rPr>
                  <m:sty m:val="p"/>
                </m:rPr>
                <m:t>.</m:t>
              </m:r>
            </m:e>
          </m:eqArr>
        </m:oMath>
      </m:oMathPara>
    </w:p>
    <w:p>
      <w:pPr>
        <w:pStyle w:val="FirstParagraph"/>
      </w:pPr>
      <m:oMath>
        <m:r>
          <m:t>g</m:t>
        </m:r>
        <m:r>
          <m:rPr>
            <m:sty m:val="p"/>
          </m:rPr>
          <m:t>(</m:t>
        </m:r>
        <m:limLow>
          <m:e>
            <m:r>
              <m:t>x</m:t>
            </m:r>
          </m:e>
          <m:lim>
            <m:r>
              <m:rPr>
                <m:sty m:val="p"/>
              </m:rPr>
              <m:t>∼</m:t>
            </m:r>
          </m:lim>
        </m:limLow>
        <m:r>
          <m:rPr>
            <m:sty m:val="p"/>
          </m:rPr>
          <m:t>)</m:t>
        </m:r>
        <m:r>
          <m:rPr>
            <m:sty m:val="p"/>
          </m:rPr>
          <m:t>=</m:t>
        </m:r>
        <m:r>
          <m:t>3</m:t>
        </m:r>
        <m:sSub>
          <m:e>
            <m:r>
              <m:t>x</m:t>
            </m:r>
          </m:e>
          <m:sub>
            <m:r>
              <m:t>1</m:t>
            </m:r>
          </m:sub>
        </m:sSub>
        <m:r>
          <m:rPr>
            <m:sty m:val="p"/>
          </m:rPr>
          <m:t>+</m:t>
        </m:r>
        <m:r>
          <m:t>5</m:t>
        </m:r>
        <m:sSub>
          <m:e>
            <m:r>
              <m:t>x</m:t>
            </m:r>
          </m:e>
          <m:sub>
            <m:r>
              <m:t>2</m:t>
            </m:r>
          </m:sub>
        </m:sSub>
        <m:r>
          <m:rPr>
            <m:sty m:val="p"/>
          </m:rPr>
          <m:t>+</m:t>
        </m:r>
        <m:r>
          <m:t>1</m:t>
        </m:r>
      </m:oMath>
      <w:del w:id="2414" w:author="PR Preview" w:date="2026-01-01T00:00:00Z">
        <w:r>
          <w:delText xml:space="preserve"> </w:delText>
        </w:r>
      </w:del>
      <w:del w:id="2415" w:author="PR Preview" w:date="2026-01-01T00:00:00Z">
        <w:r>
          <w:delText xml:space="preserve">is not linear,</w:delText>
        </w:r>
      </w:del>
      <w:del w:id="2416" w:author="PR Preview" w:date="2026-01-01T00:00:00Z">
        <w:r>
          <w:delText xml:space="preserve"> </w:delText>
        </w:r>
      </w:del>
      <w:del w:id="2417" w:author="PR Preview" w:date="2026-01-01T00:00:00Z">
        <w:r>
          <w:delText xml:space="preserve">because</w:delText>
        </w:r>
      </w:del>
      <w:del w:id="2418" w:author="PR Preview" w:date="2026-01-01T00:00:00Z">
        <w:r>
          <w:delText xml:space="preserve"> </w:delText>
        </w:r>
      </w:del>
      <m:oMath>
        <m:r>
          <m:t>g</m:t>
        </m:r>
        <m:r>
          <m:rPr>
            <m:sty m:val="p"/>
          </m:rPr>
          <m:t>(</m:t>
        </m:r>
        <m:limLow>
          <m:e>
            <m:r>
              <m:t>0</m:t>
            </m:r>
          </m:e>
          <m:lim>
            <m:r>
              <m:rPr>
                <m:sty m:val="p"/>
              </m:rPr>
              <m:t>∼</m:t>
            </m:r>
          </m:lim>
        </m:limLow>
        <m:r>
          <m:rPr>
            <m:sty m:val="p"/>
          </m:rPr>
          <m:t>)</m:t>
        </m:r>
        <m:r>
          <m:rPr>
            <m:sty m:val="p"/>
          </m:rPr>
          <m:t>=</m:t>
        </m:r>
        <m:r>
          <m:t>1</m:t>
        </m:r>
        <m:r>
          <m:rPr>
            <m:sty m:val="p"/>
          </m:rPr>
          <m:t>≠</m:t>
        </m:r>
        <m:r>
          <m:t>0</m:t>
        </m:r>
      </m:oMath>
      <w:del w:id="2419" w:author="PR Preview" w:date="2026-01-01T00:00:00Z">
        <w:r>
          <w:delText xml:space="preserve"> </w:delText>
        </w:r>
      </w:del>
      <w:del w:id="2420" w:author="PR Preview" w:date="2026-01-01T00:00:00Z">
        <w:r>
          <w:delText xml:space="preserve">(</w:delText>
        </w:r>
      </w:del>
      <w:hyperlink w:anchor="thm-linear-map-zero">
        <w:del w:id="2421" w:author="PR Preview" w:date="2026-01-01T00:00:00Z">
          <w:r>
            <w:rPr>
              <w:rStyle w:val="Hyperlink"/>
            </w:rPr>
            <w:delText xml:space="preserve">Theorem 11</w:delText>
          </w:r>
        </w:del>
      </w:hyperlink>
      <w:del w:id="2422" w:author="PR Preview" w:date="2026-01-01T00:00:00Z">
        <w:r>
          <w:delText xml:space="preserve">).</w:delText>
        </w:r>
      </w:del>
    </w:p>
    <w:p>
      <w:pPr>
        <w:pStyle w:val="FirstParagraph"/>
      </w:pPr>
      <w:del w:id="2423" w:author="PR Preview" w:date="2026-01-01T00:00:00Z">
        <w:r>
          <w:rPr>
            <w:b/>
            <w:bCs/>
          </w:rPr>
          <w:delText xml:space="preserve">Definition 37 (Translation)</w:delText>
        </w:r>
      </w:del>
      <w:del w:id="2424" w:author="PR Preview" w:date="2026-01-01T00:00:00Z">
        <w:r>
          <w:delText xml:space="preserve"> </w:delText>
        </w:r>
      </w:del>
      <w:del w:id="2425" w:author="PR Preview" w:date="2026-01-01T00:00:00Z">
        <w:r>
          <w:delText xml:space="preserve">For a fixed vector</w:delText>
        </w:r>
      </w:del>
      <w:del w:id="2426"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427" w:author="PR Preview" w:date="2026-01-01T00:00:00Z">
        <w:r>
          <w:delText xml:space="preserve">,</w:delText>
        </w:r>
      </w:del>
      <w:del w:id="2428" w:author="PR Preview" w:date="2026-01-01T00:00:00Z">
        <w:r>
          <w:delText xml:space="preserve"> </w:delText>
        </w:r>
      </w:del>
      <w:del w:id="2429" w:author="PR Preview" w:date="2026-01-01T00:00:00Z">
        <w:r>
          <w:delText xml:space="preserve">the</w:delText>
        </w:r>
      </w:del>
      <w:del w:id="2430" w:author="PR Preview" w:date="2026-01-01T00:00:00Z">
        <w:r>
          <w:delText xml:space="preserve"> </w:delText>
        </w:r>
      </w:del>
      <w:del w:id="2431" w:author="PR Preview" w:date="2026-01-01T00:00:00Z">
        <w:r>
          <w:rPr>
            <w:b/>
            <w:bCs/>
          </w:rPr>
          <w:delText xml:space="preserve">translation</w:delText>
        </w:r>
      </w:del>
      <w:del w:id="2432" w:author="PR Preview" w:date="2026-01-01T00:00:00Z">
        <w:r>
          <w:delText xml:space="preserve"> </w:delText>
        </w:r>
      </w:del>
      <w:del w:id="2433" w:author="PR Preview" w:date="2026-01-01T00:00:00Z">
        <w:r>
          <w:delText xml:space="preserve">by</w:delText>
        </w:r>
      </w:del>
      <w:del w:id="2434" w:author="PR Preview" w:date="2026-01-01T00:00:00Z">
        <w:r>
          <w:delText xml:space="preserve"> </w:delText>
        </w:r>
      </w:del>
      <m:oMath>
        <m:limLow>
          <m:e>
            <m:r>
              <m:t>b</m:t>
            </m:r>
          </m:e>
          <m:lim>
            <m:r>
              <m:rPr>
                <m:sty m:val="p"/>
              </m:rPr>
              <m:t>∼</m:t>
            </m:r>
          </m:lim>
        </m:limLow>
      </m:oMath>
      <w:del w:id="2435" w:author="PR Preview" w:date="2026-01-01T00:00:00Z">
        <w:r>
          <w:delText xml:space="preserve"> </w:delText>
        </w:r>
      </w:del>
      <w:del w:id="2436" w:author="PR Preview" w:date="2026-01-01T00:00:00Z">
        <w:r>
          <w:delText xml:space="preserve">is the function</w:delText>
        </w:r>
      </w:del>
      <w:del w:id="2437" w:author="PR Preview" w:date="2026-01-01T00:00:00Z">
        <w:r>
          <w:delText xml:space="preserve"> </w:delText>
        </w:r>
      </w:del>
      <m:oMath>
        <m:sSub>
          <m:e>
            <m:r>
              <m:t>t</m:t>
            </m:r>
          </m:e>
          <m:sub>
            <m:limLow>
              <m:e>
                <m:r>
                  <m:t>b</m:t>
                </m:r>
              </m:e>
              <m:lim>
                <m:r>
                  <m:rPr>
                    <m:sty m:val="p"/>
                  </m:rPr>
                  <m:t>∼</m:t>
                </m:r>
              </m:lim>
            </m:limLow>
          </m:sub>
        </m:sSub>
        <m:r>
          <m:rPr>
            <m:sty m:val="p"/>
          </m:rPr>
          <m:t>:</m:t>
        </m:r>
        <m:sSup>
          <m:e>
            <m:r>
              <m:rPr>
                <m:scr m:val="double-struck"/>
                <m:sty m:val="p"/>
              </m:rPr>
              <m:t>R</m:t>
            </m:r>
          </m:e>
          <m:sup>
            <m:r>
              <m:t>m</m:t>
            </m:r>
          </m:sup>
        </m:sSup>
        <m:r>
          <m:rPr>
            <m:sty m:val="p"/>
          </m:rPr>
          <m:t>→</m:t>
        </m:r>
        <m:sSup>
          <m:e>
            <m:r>
              <m:rPr>
                <m:scr m:val="double-struck"/>
                <m:sty m:val="p"/>
              </m:rPr>
              <m:t>R</m:t>
            </m:r>
          </m:e>
          <m:sup>
            <m:r>
              <m:t>m</m:t>
            </m:r>
          </m:sup>
        </m:sSup>
      </m:oMath>
      <w:del w:id="2438" w:author="PR Preview" w:date="2026-01-01T00:00:00Z">
        <w:r>
          <w:delText xml:space="preserve"> </w:delText>
        </w:r>
      </w:del>
      <w:del w:id="2439" w:author="PR Preview" w:date="2026-01-01T00:00:00Z">
        <w:r>
          <w:delText xml:space="preserve">defined by</w:delText>
        </w:r>
      </w:del>
    </w:p>
    <w:p>
      <w:pPr>
        <w:pStyle w:val="BodyText"/>
      </w:pPr>
      <m:oMathPara>
        <m:oMathParaPr>
          <m:jc m:val="center"/>
        </m:oMathParaPr>
        <m:oMath>
          <m:sSub>
            <m:e>
              <m:r>
                <m:t>t</m:t>
              </m:r>
            </m:e>
            <m:sub>
              <m:limLow>
                <m:e>
                  <m:r>
                    <m:t>b</m:t>
                  </m:r>
                </m:e>
                <m:lim>
                  <m:r>
                    <m:rPr>
                      <m:sty m:val="p"/>
                    </m:rPr>
                    <m:t>∼</m:t>
                  </m:r>
                </m:lim>
              </m:limLow>
            </m:sub>
          </m:sSub>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b</m:t>
              </m:r>
            </m:e>
            <m:lim>
              <m:r>
                <m:rPr>
                  <m:sty m:val="p"/>
                </m:rPr>
                <m:t>∼</m:t>
              </m:r>
            </m:lim>
          </m:limLow>
        </m:oMath>
      </m:oMathPara>
    </w:p>
    <w:p>
      <w:pPr>
        <w:pStyle w:val="FirstParagraph"/>
      </w:pPr>
      <w:del w:id="2440" w:author="PR Preview" w:date="2026-01-01T00:00:00Z">
        <w:r>
          <w:rPr>
            <w:b/>
            <w:bCs/>
          </w:rPr>
          <w:delText xml:space="preserve">Example 30 (Translating two points)</w:delText>
        </w:r>
      </w:del>
      <w:del w:id="2441" w:author="PR Preview" w:date="2026-01-01T00:00:00Z">
        <w:r>
          <w:delText xml:space="preserve"> </w:delText>
        </w:r>
      </w:del>
      <w:del w:id="2442" w:author="PR Preview" w:date="2026-01-01T00:00:00Z">
        <w:r>
          <w:delText xml:space="preserve">The translation by</w:delText>
        </w:r>
      </w:del>
      <w:del w:id="2443" w:author="PR Preview" w:date="2026-01-01T00:00:00Z">
        <w:r>
          <w:delText xml:space="preserve"> </w:delText>
        </w:r>
      </w:del>
      <m:oMath>
        <m:limLow>
          <m:e>
            <m:r>
              <m:t>b</m:t>
            </m:r>
          </m:e>
          <m:lim>
            <m:r>
              <m:rPr>
                <m:sty m:val="p"/>
              </m:rPr>
              <m:t>∼</m:t>
            </m:r>
          </m:lim>
        </m:limLow>
        <m:r>
          <m:rPr>
            <m:sty m:val="p"/>
          </m:rPr>
          <m:t>=</m:t>
        </m:r>
        <m:sSup>
          <m:e>
            <m:r>
              <m:rPr>
                <m:sty m:val="p"/>
              </m:rPr>
              <m:t>(</m:t>
            </m:r>
            <m:r>
              <m:t>1</m:t>
            </m:r>
            <m:r>
              <m:rPr>
                <m:sty m:val="p"/>
              </m:rPr>
              <m:t>,</m:t>
            </m:r>
            <m:r>
              <m:rPr>
                <m:sty m:val="p"/>
              </m:rPr>
              <m:t>−</m:t>
            </m:r>
            <m:r>
              <m:t>2</m:t>
            </m:r>
            <m:r>
              <m:rPr>
                <m:sty m:val="p"/>
              </m:rPr>
              <m:t>)</m:t>
            </m:r>
          </m:e>
          <m:sup>
            <m:r>
              <m:rPr>
                <m:sty m:val="p"/>
              </m:rPr>
              <m:t>⊤</m:t>
            </m:r>
          </m:sup>
        </m:sSup>
      </m:oMath>
      <w:del w:id="2444" w:author="PR Preview" w:date="2026-01-01T00:00:00Z">
        <w:r>
          <w:delText xml:space="preserve"> </w:delText>
        </w:r>
      </w:del>
      <w:del w:id="2445" w:author="PR Preview" w:date="2026-01-01T00:00:00Z">
        <w:r>
          <w:delText xml:space="preserve">sends</w:delText>
        </w:r>
      </w:del>
    </w:p>
    <w:p>
      <w:pPr>
        <w:pStyle w:val="BodyText"/>
      </w:pPr>
      <m:oMathPara>
        <m:oMathParaPr>
          <m:jc m:val="center"/>
        </m:oMathParaPr>
        <m:oMath>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0</m:t>
                        </m:r>
                      </m:e>
                    </m:mr>
                    <m:mr>
                      <m:e>
                        <m:r>
                          <m:t>0</m:t>
                        </m:r>
                      </m:e>
                    </m:mr>
                  </m:m>
                </m:e>
              </m:d>
            </m:e>
          </m:d>
          <m:r>
            <m:t>​</m:t>
          </m:r>
          <m:r>
            <m:rPr>
              <m:sty m:val="p"/>
            </m:rPr>
            <m:t>=</m:t>
          </m:r>
          <m:d>
            <m:dPr>
              <m:begChr m:val="["/>
              <m:sepChr m:val=""/>
              <m:endChr m:val="]"/>
              <m:grow/>
            </m:dPr>
            <m:e>
              <m:m>
                <m:mPr>
                  <m:baseJc m:val="center"/>
                  <m:plcHide m:val="on"/>
                  <m:mcs>
                    <m:mc>
                      <m:mcPr>
                        <m:mcJc m:val="center"/>
                        <m:count m:val="1"/>
                      </m:mcPr>
                    </m:mc>
                  </m:mcs>
                </m:mPr>
                <m:mr>
                  <m:e>
                    <m:r>
                      <m:t>0</m:t>
                    </m:r>
                    <m:r>
                      <m:rPr>
                        <m:sty m:val="p"/>
                      </m:rPr>
                      <m:t>+</m:t>
                    </m:r>
                    <m:r>
                      <m:t>1</m:t>
                    </m:r>
                  </m:e>
                </m:mr>
                <m:mr>
                  <m:e>
                    <m:r>
                      <m:t>0</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1</m:t>
                    </m:r>
                  </m:e>
                </m:mr>
                <m:mr>
                  <m:e>
                    <m:r>
                      <m:rPr>
                        <m:sty m:val="p"/>
                      </m:rPr>
                      <m:t>−</m:t>
                    </m:r>
                    <m:r>
                      <m:t>2</m:t>
                    </m:r>
                  </m:e>
                </m:mr>
              </m:m>
            </m:e>
          </m:d>
          <m:r>
            <m:rPr>
              <m:sty m:val="p"/>
            </m:rPr>
            <m:t>,</m:t>
          </m:r>
          <m:r>
            <m:t>  </m:t>
          </m:r>
          <m:sSub>
            <m:e>
              <m:r>
                <m:t>t</m:t>
              </m:r>
            </m:e>
            <m:sub>
              <m:limLow>
                <m:e>
                  <m:r>
                    <m:t>b</m:t>
                  </m:r>
                </m:e>
                <m:lim>
                  <m:r>
                    <m:rPr>
                      <m:sty m:val="p"/>
                    </m:rPr>
                    <m:t>∼</m:t>
                  </m:r>
                </m:lim>
              </m:limLow>
            </m:sub>
          </m:sSub>
          <m:r>
            <m:t>​</m:t>
          </m:r>
          <m:d>
            <m:dPr>
              <m:begChr m:val="("/>
              <m:sepChr m:val=""/>
              <m:endChr m:val=")"/>
              <m:grow/>
            </m:dPr>
            <m:e>
              <m:d>
                <m:dPr>
                  <m:begChr m:val="["/>
                  <m:sepChr m:val=""/>
                  <m:endChr m:val="]"/>
                  <m:grow/>
                </m:dPr>
                <m:e>
                  <m:m>
                    <m:mPr>
                      <m:baseJc m:val="center"/>
                      <m:plcHide m:val="on"/>
                      <m:mcs>
                        <m:mc>
                          <m:mcPr>
                            <m:mcJc m:val="center"/>
                            <m:count m:val="1"/>
                          </m:mcPr>
                        </m:mc>
                      </m:mcs>
                    </m:mPr>
                    <m:mr>
                      <m:e>
                        <m:r>
                          <m:t>3</m:t>
                        </m:r>
                      </m:e>
                    </m:mr>
                    <m:mr>
                      <m:e>
                        <m:r>
                          <m:t>4</m:t>
                        </m:r>
                      </m:e>
                    </m:mr>
                  </m:m>
                </m:e>
              </m:d>
            </m:e>
          </m:d>
          <m:r>
            <m:t>​</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4</m:t>
                    </m:r>
                    <m:r>
                      <m:rPr>
                        <m:sty m:val="p"/>
                      </m:rPr>
                      <m:t>+</m:t>
                    </m:r>
                    <m:r>
                      <m:rPr>
                        <m:sty m:val="p"/>
                      </m:rPr>
                      <m:t>(</m:t>
                    </m:r>
                    <m:r>
                      <m:rPr>
                        <m:sty m:val="p"/>
                      </m:rPr>
                      <m:t>−</m:t>
                    </m:r>
                    <m:r>
                      <m:t>2</m:t>
                    </m:r>
                    <m:r>
                      <m:rPr>
                        <m:sty m:val="p"/>
                      </m:rPr>
                      <m:t>)</m:t>
                    </m:r>
                  </m:e>
                </m:mr>
              </m:m>
            </m:e>
          </m:d>
          <m:r>
            <m:rPr>
              <m:sty m:val="p"/>
            </m:rPr>
            <m:t>=</m:t>
          </m:r>
          <m:d>
            <m:dPr>
              <m:begChr m:val="["/>
              <m:sepChr m:val=""/>
              <m:endChr m:val="]"/>
              <m:grow/>
            </m:dPr>
            <m:e>
              <m:m>
                <m:mPr>
                  <m:baseJc m:val="center"/>
                  <m:plcHide m:val="on"/>
                  <m:mcs>
                    <m:mc>
                      <m:mcPr>
                        <m:mcJc m:val="center"/>
                        <m:count m:val="1"/>
                      </m:mcPr>
                    </m:mc>
                  </m:mcs>
                </m:mPr>
                <m:mr>
                  <m:e>
                    <m:r>
                      <m:t>4</m:t>
                    </m:r>
                  </m:e>
                </m:mr>
                <m:mr>
                  <m:e>
                    <m:r>
                      <m:t>2</m:t>
                    </m:r>
                  </m:e>
                </m:mr>
              </m:m>
            </m:e>
          </m:d>
        </m:oMath>
      </m:oMathPara>
    </w:p>
    <w:p>
      <w:pPr>
        <w:pStyle w:val="BodyText"/>
      </w:pPr>
      <w:ins w:id="2446" w:author="PR Preview" w:date="2026-01-01T00:00:00Z">
        <w:r>
          <w:t xml:space="preserve">$$
    \begin{aligned}
    f(\mathord{\smash[b]{\underset{\raise.3ex\hbox{$\scriptstyle\sim$}}{e}}\vphantom{e}}_2) &amp;= 3 \cdot 0 + 5 \cdot 1 \\
    &amp;= 5.
    \end{aligned}
    $$</w:t>
        </w:r>
      </w:ins>
    </w:p>
    <w:p>
      <w:pPr>
        <w:pStyle w:val="FirstParagraph"/>
      </w:pPr>
      <w:ins w:id="2447" w:author="PR Preview" w:date="2026-01-01T00:00:00Z">
        <w:r>
          <w:t xml:space="preserve">$g(\mathord{\smash[b]{\underset{\raise.3ex\hbox{$\scriptstyle\sim$}}{x}}\vphantom{x}}) = 3 x_1 + 5 x_2 + 1$</w:t>
        </w:r>
      </w:ins>
      <w:ins w:id="2448" w:author="PR Preview" w:date="2026-01-01T00:00:00Z">
        <w:r>
          <w:t xml:space="preserve"> </w:t>
        </w:r>
      </w:ins>
      <w:ins w:id="2449" w:author="PR Preview" w:date="2026-01-01T00:00:00Z">
        <w:r>
          <w:t xml:space="preserve">is not linear,</w:t>
        </w:r>
      </w:ins>
      <w:ins w:id="2450" w:author="PR Preview" w:date="2026-01-01T00:00:00Z">
        <w:r>
          <w:t xml:space="preserve"> </w:t>
        </w:r>
      </w:ins>
      <w:ins w:id="2451" w:author="PR Preview" w:date="2026-01-01T00:00:00Z">
        <w:r>
          <w:t xml:space="preserve">because</w:t>
        </w:r>
      </w:ins>
      <w:ins w:id="2452" w:author="PR Preview" w:date="2026-01-01T00:00:00Z">
        <w:r>
          <w:t xml:space="preserve"> </w:t>
        </w:r>
      </w:ins>
      <w:ins w:id="2453" w:author="PR Preview" w:date="2026-01-01T00:00:00Z">
        <w:r>
          <w:t xml:space="preserve">$g(\mathord{\smash[b]{\underset{\raise.3ex\hbox{$\scriptstyle\sim$}}{0}}\vphantom{0}}) = 1 \neq 0$</w:t>
        </w:r>
      </w:ins>
      <w:ins w:id="2454" w:author="PR Preview" w:date="2026-01-01T00:00:00Z">
        <w:r>
          <w:t xml:space="preserve"> </w:t>
        </w:r>
      </w:ins>
      <w:ins w:id="2455" w:author="PR Preview" w:date="2026-01-01T00:00:00Z">
        <w:r>
          <w:t xml:space="preserve">(</w:t>
        </w:r>
      </w:ins>
      <w:hyperlink w:anchor="thm-linear-map-zero">
        <w:ins w:id="2456" w:author="PR Preview" w:date="2026-01-01T00:00:00Z">
          <w:r>
            <w:rPr>
              <w:rStyle w:val="Hyperlink"/>
            </w:rPr>
            <w:t xml:space="preserve">Theorem 11</w:t>
          </w:r>
        </w:ins>
      </w:hyperlink>
      <w:ins w:id="2457" w:author="PR Preview" w:date="2026-01-01T00:00:00Z">
        <w:r>
          <w:t xml:space="preserve">).</w:t>
        </w:r>
      </w:ins>
    </w:p>
    <w:bookmarkEnd w:id="147"/>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48" name="Picture"/>
                  <a:graphic>
                    <a:graphicData uri="http://schemas.openxmlformats.org/drawingml/2006/picture">
                      <pic:pic>
                        <pic:nvPicPr>
                          <pic:cNvPr descr="/opt/quarto/share/formats/docx/tip.png" id="149"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Videos</w:t>
            </w:r>
          </w:p>
        </w:tc>
      </w:tr>
      <w:tr>
        <w:trPr>
          <w:cantSplit/>
        </w:trPr>
        <w:tc>
          <w:tcPr>
            <w:tcMar>
              <w:top w:w="108" w:type="dxa"/>
              <w:bottom w:w="108" w:type="dxa"/>
            </w:tcMar>
          </w:tcPr>
          <w:p>
            <w:pPr>
              <w:pStyle w:val="BodyText"/>
            </w:pPr>
            <w:pPr>
              <w:spacing w:before="16"/>
            </w:pPr>
            <w:r>
              <w:t xml:space="preserve">Two chapters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 the results above geometrically:</w:t>
            </w:r>
          </w:p>
          <w:p>
            <w:pPr>
              <w:pStyle w:val="Compact"/>
              <w:numPr>
                <w:ilvl w:val="0"/>
                <w:numId w:val="1012"/>
              </w:numPr>
            </w:pPr>
            <w:hyperlink r:id="rId151">
              <w:r>
                <w:rPr>
                  <w:rStyle w:val="Hyperlink"/>
                </w:rPr>
                <w:t xml:space="preserve">Linear transformations and matrices</w:t>
              </w:r>
            </w:hyperlink>
            <w:r>
              <w:t xml:space="preserve"> </w:t>
            </w:r>
            <w:r>
              <w:t xml:space="preserve">(Chapter 3)</w:t>
            </w:r>
            <w:r>
              <w:t xml:space="preserve"> </w:t>
            </w:r>
            <w:r>
              <w:t xml:space="preserve">shows why a linear map is fixed by where it sends the indicator vectors,</w:t>
            </w:r>
            <w:r>
              <w:t xml:space="preserve"> </w:t>
            </w:r>
            <w:r>
              <w:t xml:space="preserve">which become the columns of its matrix (</w:t>
            </w:r>
            <w:hyperlink w:anchor="def-matrix-of-linear-map">
              <w:r>
                <w:rPr>
                  <w:rStyle w:val="Hyperlink"/>
                </w:rPr>
                <w:t xml:space="preserve">Definition 36</w:t>
              </w:r>
            </w:hyperlink>
            <w:r>
              <w:t xml:space="preserve">).</w:t>
            </w:r>
          </w:p>
          <w:p>
            <w:pPr>
              <w:pStyle w:val="Compact"/>
              <w:numPr>
                <w:ilvl w:val="0"/>
                <w:numId w:val="1012"/>
              </w:numPr>
            </w:pPr>
            <w:hyperlink r:id="rId152">
              <w:r>
                <w:rPr>
                  <w:rStyle w:val="Hyperlink"/>
                </w:rPr>
                <w:t xml:space="preserve">Dot products and duality</w:t>
              </w:r>
            </w:hyperlink>
            <w:r>
              <w:t xml:space="preserve"> </w:t>
            </w:r>
            <w:r>
              <w:t xml:space="preserve">(Chapter 9)</w:t>
            </w:r>
            <w:r>
              <w:t xml:space="preserve"> </w:t>
            </w:r>
            <w:r>
              <w:t xml:space="preserve">shows why every linear map from</w:t>
            </w:r>
            <w:r>
              <w:t xml:space="preserve"> </w:t>
            </w:r>
            <m:oMath>
              <m:sSup>
                <m:e>
                  <m:r>
                    <m:rPr>
                      <m:scr m:val="double-struck"/>
                      <m:sty m:val="p"/>
                    </m:rPr>
                    <m:t>R</m:t>
                  </m:r>
                </m:e>
                <m:sup>
                  <m:r>
                    <m:t>p</m:t>
                  </m:r>
                </m:sup>
              </m:sSup>
            </m:oMath>
            <w:r>
              <w:t xml:space="preserve"> </w:t>
            </w:r>
            <w:r>
              <w:t xml:space="preserve">to</w:t>
            </w:r>
            <w:r>
              <w:t xml:space="preserve"> </w:t>
            </w:r>
            <m:oMath>
              <m:r>
                <m:rPr>
                  <m:scr m:val="double-struck"/>
                  <m:sty m:val="p"/>
                </m:rPr>
                <m:t>R</m:t>
              </m:r>
            </m:oMath>
            <w:r>
              <w:t xml:space="preserve"> </w:t>
            </w:r>
            <w:r>
              <w:t xml:space="preserve">is a dot product</w:t>
            </w:r>
            <w:r>
              <w:t xml:space="preserve"> </w:t>
            </w:r>
            <w:r>
              <w:t xml:space="preserve">with a fixed vector (</w:t>
            </w:r>
            <w:hyperlink w:anchor="cor-linear-scalar">
              <w:r>
                <w:rPr>
                  <w:rStyle w:val="Hyperlink"/>
                </w:rPr>
                <w:t xml:space="preserve">Corollary 1</w:t>
              </w:r>
            </w:hyperlink>
            <w:r>
              <w:t xml:space="preserve">).</w:t>
            </w:r>
          </w:p>
          <w:p/>
        </w:tc>
      </w:tr>
    </w:tbl>
    <w:bookmarkStart w:id="153" w:name="def-translation"/>
    <w:p>
      <w:pPr>
        <w:pStyle w:val="FirstParagraph"/>
      </w:pPr>
      <w:ins w:id="2458" w:author="PR Preview" w:date="2026-01-01T00:00:00Z">
        <w:r>
          <w:rPr>
            <w:b/>
            <w:bCs/>
          </w:rPr>
          <w:t xml:space="preserve">Definition 37 (Translation)</w:t>
        </w:r>
      </w:ins>
      <w:ins w:id="2459" w:author="PR Preview" w:date="2026-01-01T00:00:00Z">
        <w:r>
          <w:t xml:space="preserve"> </w:t>
        </w:r>
      </w:ins>
      <w:ins w:id="2460" w:author="PR Preview" w:date="2026-01-01T00:00:00Z">
        <w:r>
          <w:t xml:space="preserve">For a fixed vector</w:t>
        </w:r>
      </w:ins>
      <w:ins w:id="2461" w:author="PR Preview" w:date="2026-01-01T00:00:00Z">
        <w:r>
          <w:t xml:space="preserve"> </w:t>
        </w:r>
      </w:ins>
      <w:ins w:id="2462" w:author="PR Preview" w:date="2026-01-01T00:00:00Z">
        <w:r>
          <w:t xml:space="preserve">$\mathord{\smash[b]{\underset{\raise.3ex\hbox{$\scriptstyle\sim$}}{b}}\vphantom{b}} \in \mathbb{R}^m$</w:t>
        </w:r>
      </w:ins>
      <w:ins w:id="2463" w:author="PR Preview" w:date="2026-01-01T00:00:00Z">
        <w:r>
          <w:t xml:space="preserve">,</w:t>
        </w:r>
      </w:ins>
      <w:ins w:id="2464" w:author="PR Preview" w:date="2026-01-01T00:00:00Z">
        <w:r>
          <w:t xml:space="preserve"> </w:t>
        </w:r>
      </w:ins>
      <w:ins w:id="2465" w:author="PR Preview" w:date="2026-01-01T00:00:00Z">
        <w:r>
          <w:t xml:space="preserve">the</w:t>
        </w:r>
      </w:ins>
      <w:ins w:id="2466" w:author="PR Preview" w:date="2026-01-01T00:00:00Z">
        <w:r>
          <w:t xml:space="preserve"> </w:t>
        </w:r>
      </w:ins>
      <w:ins w:id="2467" w:author="PR Preview" w:date="2026-01-01T00:00:00Z">
        <w:r>
          <w:rPr>
            <w:b/>
            <w:bCs/>
          </w:rPr>
          <w:t xml:space="preserve">translation</w:t>
        </w:r>
      </w:ins>
      <w:ins w:id="2468" w:author="PR Preview" w:date="2026-01-01T00:00:00Z">
        <w:r>
          <w:t xml:space="preserve"> </w:t>
        </w:r>
      </w:ins>
      <w:ins w:id="2469" w:author="PR Preview" w:date="2026-01-01T00:00:00Z">
        <w:r>
          <w:t xml:space="preserve">by</w:t>
        </w:r>
      </w:ins>
      <w:ins w:id="2470" w:author="PR Preview" w:date="2026-01-01T00:00:00Z">
        <w:r>
          <w:t xml:space="preserve"> </w:t>
        </w:r>
      </w:ins>
      <w:ins w:id="2471" w:author="PR Preview" w:date="2026-01-01T00:00:00Z">
        <w:r>
          <w:t xml:space="preserve">$\mathord{\smash[b]{\underset{\raise.3ex\hbox{$\scriptstyle\sim$}}{b}}\vphantom{b}}$</w:t>
        </w:r>
      </w:ins>
      <w:ins w:id="2472" w:author="PR Preview" w:date="2026-01-01T00:00:00Z">
        <w:r>
          <w:t xml:space="preserve"> </w:t>
        </w:r>
      </w:ins>
      <w:ins w:id="2473" w:author="PR Preview" w:date="2026-01-01T00:00:00Z">
        <w:r>
          <w:t xml:space="preserve">is the function</w:t>
        </w:r>
      </w:ins>
      <w:ins w:id="2474" w:author="PR Preview" w:date="2026-01-01T00:00:00Z">
        <w:r>
          <w:t xml:space="preserve"> </w:t>
        </w:r>
      </w:ins>
      <w:ins w:id="2475" w:author="PR Preview" w:date="2026-01-01T00:00:00Z">
        <w:r>
          <w:t xml:space="preserve">$t_{\mathord{\smash[b]{\underset{\raise.3ex\hbox{$\scriptstyle\sim$}}{b}}\vphantom{b}}} : \mathbb{R}^m \to \mathbb{R}^m$</w:t>
        </w:r>
      </w:ins>
      <w:ins w:id="2476" w:author="PR Preview" w:date="2026-01-01T00:00:00Z">
        <w:r>
          <w:t xml:space="preserve"> </w:t>
        </w:r>
      </w:ins>
      <w:ins w:id="2477" w:author="PR Preview" w:date="2026-01-01T00:00:00Z">
        <w:r>
          <w:t xml:space="preserve">defined by</w:t>
        </w:r>
      </w:ins>
    </w:p>
    <w:p>
      <w:pPr>
        <w:pStyle w:val="BodyText"/>
      </w:pPr>
      <w:ins w:id="2478" w:author="PR Preview" w:date="2026-01-01T00:00:00Z">
        <w:r>
          <w:t xml:space="preserve">$$t_{\mathord{\smash[b]{\underset{\raise.3ex\hbox{$\scriptstyle\sim$}}{b}}\vphantom{b}}}(\mathord{\smash[b]{\underset{\raise.3ex\hbox{$\scriptstyle\sim$}}{y}}\vphantom{y}}) = \mathord{\smash[b]{\underset{\raise.3ex\hbox{$\scriptstyle\sim$}}{y}}\vphantom{y}}+ \mathord{\smash[b]{\underset{\raise.3ex\hbox{$\scriptstyle\sim$}}{b}}\vphantom{b}}$$</w:t>
        </w:r>
      </w:ins>
    </w:p>
    <w:bookmarkEnd w:id="153"/>
    <w:bookmarkStart w:id="154" w:name="exm-translation"/>
    <w:p>
      <w:pPr>
        <w:pStyle w:val="FirstParagraph"/>
      </w:pPr>
      <w:ins w:id="2479" w:author="PR Preview" w:date="2026-01-01T00:00:00Z">
        <w:r>
          <w:rPr>
            <w:b/>
            <w:bCs/>
          </w:rPr>
          <w:t xml:space="preserve">Example 30 (Translating two points)</w:t>
        </w:r>
      </w:ins>
      <w:ins w:id="2480" w:author="PR Preview" w:date="2026-01-01T00:00:00Z">
        <w:r>
          <w:t xml:space="preserve"> </w:t>
        </w:r>
      </w:ins>
      <w:ins w:id="2481" w:author="PR Preview" w:date="2026-01-01T00:00:00Z">
        <w:r>
          <w:t xml:space="preserve">The translation by</w:t>
        </w:r>
      </w:ins>
      <w:ins w:id="2482" w:author="PR Preview" w:date="2026-01-01T00:00:00Z">
        <w:r>
          <w:t xml:space="preserve"> </w:t>
        </w:r>
      </w:ins>
      <w:ins w:id="2483" w:author="PR Preview" w:date="2026-01-01T00:00:00Z">
        <w:r>
          <w:t xml:space="preserve">$\mathord{\smash[b]{\underset{\raise.3ex\hbox{$\scriptstyle\sim$}}{b}}\vphantom{b}} = {(1, -2)}^{\top}$</w:t>
        </w:r>
      </w:ins>
      <w:ins w:id="2484" w:author="PR Preview" w:date="2026-01-01T00:00:00Z">
        <w:r>
          <w:t xml:space="preserve"> </w:t>
        </w:r>
      </w:ins>
      <w:ins w:id="2485" w:author="PR Preview" w:date="2026-01-01T00:00:00Z">
        <w:r>
          <w:t xml:space="preserve">sends</w:t>
        </w:r>
      </w:ins>
    </w:p>
    <w:p>
      <w:pPr>
        <w:pStyle w:val="BodyText"/>
      </w:pPr>
      <w:ins w:id="2486" w:author="PR Preview" w:date="2026-01-01T00:00:00Z">
        <w:r>
          <w:t xml:space="preserve">$$
    t_{\mathord{\smash[b]{\underset{\raise.3ex\hbox{$\scriptstyle\sim$}}{b}}\vphantom{b}}}\mathopen{}\left(\begin{bmatrix}0 \\ 0\end{bmatrix}\right)\mathclose{} = \begin{bmatrix}0 + 1 \\ 0 + (-2)\end{bmatrix} = \begin{bmatrix}1 \\ -2\end{bmatrix},
    \qquad
    t_{\mathord{\smash[b]{\underset{\raise.3ex\hbox{$\scriptstyle\sim$}}{b}}\vphantom{b}}}\mathopen{}\left(\begin{bmatrix}3 \\ 4\end{bmatrix}\right)\mathclose{} = \begin{bmatrix}3 + 1 \\ 4 + (-2)\end{bmatrix} = \begin{bmatrix}4 \\ 2\end{bmatrix}
    $$</w:t>
        </w:r>
      </w:ins>
    </w:p>
    <w:p>
      <w:pPr>
        <w:pStyle w:val="FirstParagraph"/>
      </w:pPr>
      <w:r>
        <w:t xml:space="preserve">Both points move one unit right and two units down.</w:t>
      </w:r>
    </w:p>
    <w:bookmarkEnd w:id="154"/>
    <w:bookmarkStart w:id="155" w:name="rem-translation-moves-every-point"/>
    <w:p>
      <w:pPr>
        <w:pStyle w:val="BodyText"/>
      </w:pPr>
      <w:del w:id="2487" w:author="PR Preview" w:date="2026-01-01T00:00:00Z">
        <w:r>
          <w:rPr>
            <w:i/>
            <w:iCs/>
          </w:rPr>
          <w:delText xml:space="preserve">Remark 14</w:delText>
        </w:r>
      </w:del>
      <w:del w:id="2488" w:author="PR Preview" w:date="2026-01-01T00:00:00Z">
        <w:r>
          <w:delText xml:space="preserve"> (A translation moves every point by the same vector). </w:delText>
        </w:r>
      </w:del>
      <w:del w:id="2489" w:author="PR Preview" w:date="2026-01-01T00:00:00Z">
        <w:r>
          <w:delText xml:space="preserve">A translation by</w:delText>
        </w:r>
      </w:del>
      <w:del w:id="2490" w:author="PR Preview" w:date="2026-01-01T00:00:00Z">
        <w:r>
          <w:delText xml:space="preserve"> </w:delText>
        </w:r>
      </w:del>
      <m:oMath>
        <m:limLow>
          <m:e>
            <m:r>
              <m:t>b</m:t>
            </m:r>
          </m:e>
          <m:lim>
            <m:r>
              <m:rPr>
                <m:sty m:val="p"/>
              </m:rPr>
              <m:t>∼</m:t>
            </m:r>
          </m:lim>
        </m:limLow>
      </m:oMath>
      <w:del w:id="2491" w:author="PR Preview" w:date="2026-01-01T00:00:00Z">
        <w:r>
          <w:delText xml:space="preserve"> </w:delText>
        </w:r>
      </w:del>
      <w:del w:id="2492" w:author="PR Preview" w:date="2026-01-01T00:00:00Z">
        <w:r>
          <w:delText xml:space="preserve">moves every point by the same vector</w:delText>
        </w:r>
      </w:del>
      <w:del w:id="2493" w:author="PR Preview" w:date="2026-01-01T00:00:00Z">
        <w:r>
          <w:delText xml:space="preserve"> </w:delText>
        </w:r>
      </w:del>
      <m:oMath>
        <m:limLow>
          <m:e>
            <m:r>
              <m:t>b</m:t>
            </m:r>
          </m:e>
          <m:lim>
            <m:r>
              <m:rPr>
                <m:sty m:val="p"/>
              </m:rPr>
              <m:t>∼</m:t>
            </m:r>
          </m:lim>
        </m:limLow>
      </m:oMath>
      <w:del w:id="2494" w:author="PR Preview" w:date="2026-01-01T00:00:00Z">
        <w:r>
          <w:delText xml:space="preserve">.</w:delText>
        </w:r>
      </w:del>
    </w:p>
    <w:p>
      <w:pPr>
        <w:pStyle w:val="BodyText"/>
      </w:pPr>
      <w:del w:id="2495" w:author="PR Preview" w:date="2026-01-01T00:00:00Z">
        <w:r>
          <w:rPr>
            <w:b/>
            <w:bCs/>
          </w:rPr>
          <w:delText xml:space="preserve">Definition 38 (Affine map (affine transformation, affine function))</w:delText>
        </w:r>
      </w:del>
      <w:del w:id="2496" w:author="PR Preview" w:date="2026-01-01T00:00:00Z">
        <w:r>
          <w:delText xml:space="preserve"> </w:delText>
        </w:r>
      </w:del>
      <w:del w:id="2497" w:author="PR Preview" w:date="2026-01-01T00:00:00Z">
        <w:r>
          <w:delText xml:space="preserve">A</w:delText>
        </w:r>
      </w:del>
      <w:del w:id="2498" w:author="PR Preview" w:date="2026-01-01T00:00:00Z">
        <w:r>
          <w:delText xml:space="preserve"> </w:delText>
        </w:r>
      </w:del>
      <w:hyperlink r:id="rId19">
        <w:del w:id="2499" w:author="PR Preview" w:date="2026-01-01T00:00:00Z">
          <w:r>
            <w:rPr>
              <w:rStyle w:val="Hyperlink"/>
            </w:rPr>
            <w:delText xml:space="preserve">function</w:delText>
          </w:r>
        </w:del>
      </w:hyperlink>
      <w:del w:id="2500"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501" w:author="PR Preview" w:date="2026-01-01T00:00:00Z">
        <w:r>
          <w:delText xml:space="preserve"> </w:delText>
        </w:r>
      </w:del>
      <w:del w:id="2502" w:author="PR Preview" w:date="2026-01-01T00:00:00Z">
        <w:r>
          <w:delText xml:space="preserve">is an</w:delText>
        </w:r>
      </w:del>
      <w:del w:id="2503" w:author="PR Preview" w:date="2026-01-01T00:00:00Z">
        <w:r>
          <w:delText xml:space="preserve"> </w:delText>
        </w:r>
      </w:del>
      <w:del w:id="2504" w:author="PR Preview" w:date="2026-01-01T00:00:00Z">
        <w:r>
          <w:rPr>
            <w:b/>
            <w:bCs/>
          </w:rPr>
          <w:delText xml:space="preserve">affine map</w:delText>
        </w:r>
      </w:del>
      <w:del w:id="2505" w:author="PR Preview" w:date="2026-01-01T00:00:00Z">
        <w:r>
          <w:delText xml:space="preserve"> </w:delText>
        </w:r>
      </w:del>
      <w:del w:id="2506" w:author="PR Preview" w:date="2026-01-01T00:00:00Z">
        <w:r>
          <w:delText xml:space="preserve">(also called an</w:delText>
        </w:r>
      </w:del>
      <w:del w:id="2507" w:author="PR Preview" w:date="2026-01-01T00:00:00Z">
        <w:r>
          <w:delText xml:space="preserve"> </w:delText>
        </w:r>
      </w:del>
      <w:del w:id="2508" w:author="PR Preview" w:date="2026-01-01T00:00:00Z">
        <w:r>
          <w:rPr>
            <w:b/>
            <w:bCs/>
          </w:rPr>
          <w:delText xml:space="preserve">affine transformation</w:delText>
        </w:r>
      </w:del>
      <w:del w:id="2509" w:author="PR Preview" w:date="2026-01-01T00:00:00Z">
        <w:r>
          <w:delText xml:space="preserve"> </w:delText>
        </w:r>
      </w:del>
      <w:del w:id="2510" w:author="PR Preview" w:date="2026-01-01T00:00:00Z">
        <w:r>
          <w:delText xml:space="preserve">or</w:delText>
        </w:r>
      </w:del>
      <w:del w:id="2511" w:author="PR Preview" w:date="2026-01-01T00:00:00Z">
        <w:r>
          <w:delText xml:space="preserve"> </w:delText>
        </w:r>
      </w:del>
      <w:del w:id="2512" w:author="PR Preview" w:date="2026-01-01T00:00:00Z">
        <w:r>
          <w:rPr>
            <w:b/>
            <w:bCs/>
          </w:rPr>
          <w:delText xml:space="preserve">affine function</w:delText>
        </w:r>
      </w:del>
      <w:del w:id="2513" w:author="PR Preview" w:date="2026-01-01T00:00:00Z">
        <w:r>
          <w:delText xml:space="preserve">)</w:delText>
        </w:r>
      </w:del>
      <w:del w:id="2514" w:author="PR Preview" w:date="2026-01-01T00:00:00Z">
        <w:r>
          <w:delText xml:space="preserve"> </w:delText>
        </w:r>
      </w:del>
      <w:del w:id="2515" w:author="PR Preview" w:date="2026-01-01T00:00:00Z">
        <w:r>
          <w:delText xml:space="preserve">if it is a matrix product followed by a translation (</w:delText>
        </w:r>
      </w:del>
      <w:hyperlink w:anchor="def-translation">
        <w:del w:id="2516" w:author="PR Preview" w:date="2026-01-01T00:00:00Z">
          <w:r>
            <w:rPr>
              <w:rStyle w:val="Hyperlink"/>
            </w:rPr>
            <w:delText xml:space="preserve">Definition 37</w:delText>
          </w:r>
        </w:del>
      </w:hyperlink>
      <w:del w:id="2517" w:author="PR Preview" w:date="2026-01-01T00:00:00Z">
        <w:r>
          <w:delText xml:space="preserve">)</w:delText>
        </w:r>
      </w:del>
      <w:del w:id="2518" w:author="PR Preview" w:date="2026-01-01T00:00:00Z">
        <w:r>
          <w:delText xml:space="preserve"> </w:delText>
        </w:r>
      </w:del>
      <w:del w:id="2519" w:author="PR Preview" w:date="2026-01-01T00:00:00Z">
        <w:r>
          <w:delText xml:space="preserve">(a</w:delText>
        </w:r>
      </w:del>
      <w:del w:id="2520" w:author="PR Preview" w:date="2026-01-01T00:00:00Z">
        <w:r>
          <w:delText xml:space="preserve"> </w:delText>
        </w:r>
      </w:del>
      <w:hyperlink r:id="rId156">
        <w:del w:id="2521" w:author="PR Preview" w:date="2026-01-01T00:00:00Z">
          <w:r>
            <w:rPr>
              <w:rStyle w:val="Hyperlink"/>
            </w:rPr>
            <w:delText xml:space="preserve">composition</w:delText>
          </w:r>
        </w:del>
      </w:hyperlink>
      <w:del w:id="2522" w:author="PR Preview" w:date="2026-01-01T00:00:00Z">
        <w:r>
          <w:delText xml:space="preserve">, with the matrix product as the inner function):</w:delText>
        </w:r>
      </w:del>
      <w:del w:id="2523" w:author="PR Preview" w:date="2026-01-01T00:00:00Z">
        <w:r>
          <w:delText xml:space="preserve"> </w:delText>
        </w:r>
      </w:del>
      <w:del w:id="2524" w:author="PR Preview" w:date="2026-01-01T00:00:00Z">
        <w:r>
          <w:delText xml:space="preserve">there are an</w:delText>
        </w:r>
      </w:del>
      <w:del w:id="2525" w:author="PR Preview" w:date="2026-01-01T00:00:00Z">
        <w:r>
          <w:delText xml:space="preserve"> </w:delText>
        </w:r>
      </w:del>
      <m:oMath>
        <m:r>
          <m:t>m</m:t>
        </m:r>
        <m:r>
          <m:rPr>
            <m:sty m:val="p"/>
          </m:rPr>
          <m:t>×</m:t>
        </m:r>
        <m:r>
          <m:t>p</m:t>
        </m:r>
      </m:oMath>
      <w:del w:id="2526" w:author="PR Preview" w:date="2026-01-01T00:00:00Z">
        <w:r>
          <w:delText xml:space="preserve"> </w:delText>
        </w:r>
      </w:del>
      <w:del w:id="2527" w:author="PR Preview" w:date="2026-01-01T00:00:00Z">
        <w:r>
          <w:delText xml:space="preserve">matrix</w:delText>
        </w:r>
      </w:del>
      <w:del w:id="2528" w:author="PR Preview" w:date="2026-01-01T00:00:00Z">
        <w:r>
          <w:delText xml:space="preserve"> </w:delText>
        </w:r>
      </w:del>
      <m:oMath>
        <m:r>
          <m:rPr>
            <m:sty m:val="bi"/>
          </m:rPr>
          <m:t>A</m:t>
        </m:r>
      </m:oMath>
      <w:del w:id="2529" w:author="PR Preview" w:date="2026-01-01T00:00:00Z">
        <w:r>
          <w:delText xml:space="preserve"> </w:delText>
        </w:r>
      </w:del>
      <w:del w:id="2530" w:author="PR Preview" w:date="2026-01-01T00:00:00Z">
        <w:r>
          <w:delText xml:space="preserve">and a vector</w:delText>
        </w:r>
      </w:del>
      <w:del w:id="253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532" w:author="PR Preview" w:date="2026-01-01T00:00:00Z">
        <w:r>
          <w:delText xml:space="preserve"> </w:delText>
        </w:r>
      </w:del>
      <w:del w:id="2533" w:author="PR Preview" w:date="2026-01-01T00:00:00Z">
        <w:r>
          <w:delText xml:space="preserve">such that</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b>
                <m:e>
                  <m:r>
                    <m:t>t</m:t>
                  </m:r>
                </m:e>
                <m:sub>
                  <m:limLow>
                    <m:e>
                      <m:r>
                        <m:t>b</m:t>
                      </m:r>
                    </m:e>
                    <m:lim>
                      <m:r>
                        <m:rPr>
                          <m:sty m:val="p"/>
                        </m:rPr>
                        <m:t>∼</m:t>
                      </m:r>
                    </m:lim>
                  </m:limLow>
                </m:sub>
              </m:sSub>
              <m:r>
                <m:rPr>
                  <m:sty m:val="p"/>
                </m:rPr>
                <m:t>(</m:t>
              </m:r>
              <m:r>
                <m:rPr>
                  <m:sty m:val="bi"/>
                </m:rPr>
                <m:t>A</m:t>
              </m:r>
              <m:limLow>
                <m:e>
                  <m:r>
                    <m:t>x</m:t>
                  </m:r>
                </m:e>
                <m:lim>
                  <m:r>
                    <m:rPr>
                      <m:sty m:val="p"/>
                    </m:rPr>
                    <m:t>∼</m:t>
                  </m:r>
                </m:lim>
              </m:limLow>
              <m:r>
                <m:rP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t> </m:t>
              </m:r>
              <m:r>
                <m:rPr>
                  <m:nor/>
                  <m:sty m:val="p"/>
                </m:rPr>
                <m:t>for all </m:t>
              </m:r>
              <m:limLow>
                <m:e>
                  <m:r>
                    <m:t>x</m:t>
                  </m:r>
                </m:e>
                <m:lim>
                  <m:r>
                    <m:rPr>
                      <m:sty m:val="p"/>
                    </m:rPr>
                    <m:t>∼</m:t>
                  </m:r>
                </m:lim>
              </m:limLow>
              <m:r>
                <m:rPr>
                  <m:sty m:val="p"/>
                </m:rPr>
                <m:t>∈</m:t>
              </m:r>
              <m:sSup>
                <m:e>
                  <m:r>
                    <m:rPr>
                      <m:scr m:val="double-struck"/>
                      <m:sty m:val="p"/>
                    </m:rPr>
                    <m:t>R</m:t>
                  </m:r>
                </m:e>
                <m:sup>
                  <m:r>
                    <m:t>p</m:t>
                  </m:r>
                </m:sup>
              </m:sSup>
            </m:e>
          </m:eqArr>
        </m:oMath>
      </m:oMathPara>
    </w:p>
    <w:p>
      <w:pPr>
        <w:pStyle w:val="FirstParagraph"/>
      </w:pPr>
      <w:del w:id="2534" w:author="PR Preview" w:date="2026-01-01T00:00:00Z">
        <w:r>
          <w:rPr>
            <w:b/>
            <w:bCs/>
          </w:rPr>
          <w:delText xml:space="preserve">Definition 39 (Offset (intercept, bias) of an affine map)</w:delText>
        </w:r>
      </w:del>
      <w:del w:id="2535" w:author="PR Preview" w:date="2026-01-01T00:00:00Z">
        <w:r>
          <w:delText xml:space="preserve"> </w:delText>
        </w:r>
      </w:del>
      <w:del w:id="2536" w:author="PR Preview" w:date="2026-01-01T00:00:00Z">
        <w:r>
          <w:delText xml:space="preserve">In</w:delText>
        </w:r>
      </w:del>
      <w:del w:id="2537" w:author="PR Preview" w:date="2026-01-01T00:00:00Z">
        <w:r>
          <w:delText xml:space="preserve"> </w:delText>
        </w:r>
      </w:del>
      <w:hyperlink w:anchor="def-affine-map">
        <w:del w:id="2538" w:author="PR Preview" w:date="2026-01-01T00:00:00Z">
          <w:r>
            <w:rPr>
              <w:rStyle w:val="Hyperlink"/>
            </w:rPr>
            <w:delText xml:space="preserve">Definition 38</w:delText>
          </w:r>
        </w:del>
      </w:hyperlink>
      <w:del w:id="2539" w:author="PR Preview" w:date="2026-01-01T00:00:00Z">
        <w:r>
          <w:delText xml:space="preserve">, the vector</w:delText>
        </w:r>
      </w:del>
      <w:del w:id="2540" w:author="PR Preview" w:date="2026-01-01T00:00:00Z">
        <w:r>
          <w:delText xml:space="preserve"> </w:delText>
        </w:r>
      </w:del>
      <m:oMath>
        <m:limLow>
          <m:e>
            <m:r>
              <m:t>b</m:t>
            </m:r>
          </m:e>
          <m:lim>
            <m:r>
              <m:rPr>
                <m:sty m:val="p"/>
              </m:rPr>
              <m:t>∼</m:t>
            </m:r>
          </m:lim>
        </m:limLow>
      </m:oMath>
      <w:del w:id="2541" w:author="PR Preview" w:date="2026-01-01T00:00:00Z">
        <w:r>
          <w:delText xml:space="preserve"> </w:delText>
        </w:r>
      </w:del>
      <w:del w:id="2542" w:author="PR Preview" w:date="2026-01-01T00:00:00Z">
        <w:r>
          <w:delText xml:space="preserve">is called the</w:delText>
        </w:r>
      </w:del>
      <w:del w:id="2543" w:author="PR Preview" w:date="2026-01-01T00:00:00Z">
        <w:r>
          <w:delText xml:space="preserve"> </w:delText>
        </w:r>
      </w:del>
      <w:del w:id="2544" w:author="PR Preview" w:date="2026-01-01T00:00:00Z">
        <w:r>
          <w:rPr>
            <w:b/>
            <w:bCs/>
          </w:rPr>
          <w:delText xml:space="preserve">offset</w:delText>
        </w:r>
      </w:del>
      <w:del w:id="2545" w:author="PR Preview" w:date="2026-01-01T00:00:00Z">
        <w:r>
          <w:delText xml:space="preserve"> </w:delText>
        </w:r>
      </w:del>
      <w:del w:id="2546" w:author="PR Preview" w:date="2026-01-01T00:00:00Z">
        <w:r>
          <w:delText xml:space="preserve">of</w:delText>
        </w:r>
      </w:del>
      <w:del w:id="2547" w:author="PR Preview" w:date="2026-01-01T00:00:00Z">
        <w:r>
          <w:delText xml:space="preserve"> </w:delText>
        </w:r>
      </w:del>
      <m:oMath>
        <m:r>
          <m:t>f</m:t>
        </m:r>
      </m:oMath>
      <w:del w:id="2548" w:author="PR Preview" w:date="2026-01-01T00:00:00Z">
        <w:r>
          <w:delText xml:space="preserve"> </w:delText>
        </w:r>
      </w:del>
      <w:del w:id="2549" w:author="PR Preview" w:date="2026-01-01T00:00:00Z">
        <w:r>
          <w:delText xml:space="preserve">(statistics also calls it the</w:delText>
        </w:r>
      </w:del>
      <w:del w:id="2550" w:author="PR Preview" w:date="2026-01-01T00:00:00Z">
        <w:r>
          <w:delText xml:space="preserve"> </w:delText>
        </w:r>
      </w:del>
      <w:del w:id="2551" w:author="PR Preview" w:date="2026-01-01T00:00:00Z">
        <w:r>
          <w:rPr>
            <w:b/>
            <w:bCs/>
          </w:rPr>
          <w:delText xml:space="preserve">intercept</w:delText>
        </w:r>
      </w:del>
      <w:del w:id="2552" w:author="PR Preview" w:date="2026-01-01T00:00:00Z">
        <w:r>
          <w:delText xml:space="preserve">, and machine learning the</w:delText>
        </w:r>
      </w:del>
      <w:del w:id="2553" w:author="PR Preview" w:date="2026-01-01T00:00:00Z">
        <w:r>
          <w:delText xml:space="preserve"> </w:delText>
        </w:r>
      </w:del>
      <w:del w:id="2554" w:author="PR Preview" w:date="2026-01-01T00:00:00Z">
        <w:r>
          <w:rPr>
            <w:b/>
            <w:bCs/>
          </w:rPr>
          <w:delText xml:space="preserve">bias</w:delText>
        </w:r>
      </w:del>
      <w:del w:id="2555" w:author="PR Preview" w:date="2026-01-01T00:00:00Z">
        <w:r>
          <w:delText xml:space="preserve">).</w:delText>
        </w:r>
      </w:del>
    </w:p>
    <w:p>
      <w:pPr>
        <w:pStyle w:val="BodyText"/>
      </w:pPr>
      <w:del w:id="2556" w:author="PR Preview" w:date="2026-01-01T00:00:00Z">
        <w:r>
          <w:rPr>
            <w:i/>
            <w:iCs/>
          </w:rPr>
          <w:delText xml:space="preserve">Remark 15</w:delText>
        </w:r>
      </w:del>
      <w:del w:id="2557" w:author="PR Preview" w:date="2026-01-01T00:00:00Z">
        <w:r>
          <w:delText xml:space="preserve"> (Real-valued affine maps). </w:delText>
        </w:r>
      </w:del>
      <w:del w:id="2558" w:author="PR Preview" w:date="2026-01-01T00:00:00Z">
        <w:r>
          <w:delText xml:space="preserve">For a real-valued function (</w:delText>
        </w:r>
      </w:del>
      <w:hyperlink w:anchor="def-real-vector-valued">
        <w:del w:id="2559" w:author="PR Preview" w:date="2026-01-01T00:00:00Z">
          <w:r>
            <w:rPr>
              <w:rStyle w:val="Hyperlink"/>
            </w:rPr>
            <w:delText xml:space="preserve">Definition 4</w:delText>
          </w:r>
        </w:del>
      </w:hyperlink>
      <w:del w:id="2560" w:author="PR Preview" w:date="2026-01-01T00:00:00Z">
        <w:r>
          <w:delText xml:space="preserve">,</w:delText>
        </w:r>
      </w:del>
      <w:del w:id="2561" w:author="PR Preview" w:date="2026-01-01T00:00:00Z">
        <w:r>
          <w:delText xml:space="preserve"> </w:delText>
        </w:r>
      </w:del>
      <m:oMath>
        <m:r>
          <m:t>m</m:t>
        </m:r>
        <m:r>
          <m:rPr>
            <m:sty m:val="p"/>
          </m:rPr>
          <m:t>=</m:t>
        </m:r>
        <m:r>
          <m:t>1</m:t>
        </m:r>
      </m:oMath>
      <w:del w:id="2562" w:author="PR Preview" w:date="2026-01-01T00:00:00Z">
        <w:r>
          <w:delText xml:space="preserve">),</w:delText>
        </w:r>
      </w:del>
      <w:del w:id="2563" w:author="PR Preview" w:date="2026-01-01T00:00:00Z">
        <w:r>
          <w:delText xml:space="preserve"> </w:delText>
        </w:r>
      </w:del>
      <m:oMath>
        <m:r>
          <m:rPr>
            <m:sty m:val="bi"/>
          </m:rPr>
          <m:t>A</m:t>
        </m:r>
      </m:oMath>
      <w:del w:id="2564" w:author="PR Preview" w:date="2026-01-01T00:00:00Z">
        <w:r>
          <w:delText xml:space="preserve"> </w:delText>
        </w:r>
      </w:del>
      <w:del w:id="2565" w:author="PR Preview" w:date="2026-01-01T00:00:00Z">
        <w:r>
          <w:delText xml:space="preserve">is a single row, written</w:delText>
        </w:r>
      </w:del>
      <w:del w:id="2566" w:author="PR Preview" w:date="2026-01-01T00:00:00Z">
        <w:r>
          <w:delText xml:space="preserve"> </w:delText>
        </w:r>
      </w:del>
      <m:oMath>
        <m:sSup>
          <m:e>
            <m:limLow>
              <m:e>
                <m:r>
                  <m:t>w</m:t>
                </m:r>
              </m:e>
              <m:lim>
                <m:r>
                  <m:rPr>
                    <m:sty m:val="p"/>
                  </m:rPr>
                  <m:t>∼</m:t>
                </m:r>
              </m:lim>
            </m:limLow>
          </m:e>
          <m:sup>
            <m:r>
              <m:rPr>
                <m:sty m:val="p"/>
              </m:rPr>
              <m:t>⊤</m:t>
            </m:r>
          </m:sup>
        </m:sSup>
      </m:oMath>
      <w:del w:id="2567" w:author="PR Preview" w:date="2026-01-01T00:00:00Z">
        <w:r>
          <w:delText xml:space="preserve">, and</w:delText>
        </w:r>
      </w:del>
      <w:del w:id="2568" w:author="PR Preview" w:date="2026-01-01T00:00:00Z">
        <w:r>
          <w:delText xml:space="preserve"> </w:delText>
        </w:r>
      </w:del>
      <m:oMath>
        <m:limLow>
          <m:e>
            <m:r>
              <m:t>b</m:t>
            </m:r>
          </m:e>
          <m:lim>
            <m:r>
              <m:rPr>
                <m:sty m:val="p"/>
              </m:rPr>
              <m:t>∼</m:t>
            </m:r>
          </m:lim>
        </m:limLow>
      </m:oMath>
      <w:del w:id="2569" w:author="PR Preview" w:date="2026-01-01T00:00:00Z">
        <w:r>
          <w:delText xml:space="preserve"> </w:delText>
        </w:r>
      </w:del>
      <w:del w:id="2570" w:author="PR Preview" w:date="2026-01-01T00:00:00Z">
        <w:r>
          <w:delText xml:space="preserve">is a single number</w:delText>
        </w:r>
      </w:del>
      <w:del w:id="2571" w:author="PR Preview" w:date="2026-01-01T00:00:00Z">
        <w:r>
          <w:delText xml:space="preserve"> </w:delText>
        </w:r>
      </w:del>
      <m:oMath>
        <m:r>
          <m:t>b</m:t>
        </m:r>
      </m:oMath>
      <w:del w:id="2572" w:author="PR Preview" w:date="2026-01-01T00:00:00Z">
        <w:r>
          <w:delText xml:space="preserve">,</w:delText>
        </w:r>
      </w:del>
      <w:del w:id="2573" w:author="PR Preview" w:date="2026-01-01T00:00:00Z">
        <w:r>
          <w:delText xml:space="preserve"> </w:delText>
        </w:r>
      </w:del>
      <w:del w:id="2574" w:author="PR Preview" w:date="2026-01-01T00:00:00Z">
        <w:r>
          <w:delText xml:space="preserve">so an affine function is a linear function</w:delText>
        </w:r>
      </w:del>
      <w:del w:id="2575" w:author="PR Preview" w:date="2026-01-01T00:00:00Z">
        <w:r>
          <w:delText xml:space="preserve"> </w:delText>
        </w:r>
      </w:del>
      <m:oMath>
        <m:limLow>
          <m:e>
            <m:r>
              <m:t>w</m:t>
            </m:r>
          </m:e>
          <m:lim>
            <m:r>
              <m:rPr>
                <m:sty m:val="p"/>
              </m:rPr>
              <m:t>∼</m:t>
            </m:r>
          </m:lim>
        </m:limLow>
        <m:r>
          <m:rPr>
            <m:sty m:val="p"/>
          </m:rPr>
          <m:t>⋅</m:t>
        </m:r>
        <m:limLow>
          <m:e>
            <m:r>
              <m:t>x</m:t>
            </m:r>
          </m:e>
          <m:lim>
            <m:r>
              <m:rPr>
                <m:sty m:val="p"/>
              </m:rPr>
              <m:t>∼</m:t>
            </m:r>
          </m:lim>
        </m:limLow>
      </m:oMath>
      <w:del w:id="2576" w:author="PR Preview" w:date="2026-01-01T00:00:00Z">
        <w:r>
          <w:delText xml:space="preserve"> </w:delText>
        </w:r>
      </w:del>
      <w:del w:id="2577" w:author="PR Preview" w:date="2026-01-01T00:00:00Z">
        <w:r>
          <w:delText xml:space="preserve">(</w:delText>
        </w:r>
      </w:del>
      <w:hyperlink w:anchor="cor-linear-scalar">
        <w:del w:id="2578" w:author="PR Preview" w:date="2026-01-01T00:00:00Z">
          <w:r>
            <w:rPr>
              <w:rStyle w:val="Hyperlink"/>
            </w:rPr>
            <w:delText xml:space="preserve">Corollary 1</w:delText>
          </w:r>
        </w:del>
      </w:hyperlink>
      <w:del w:id="2579" w:author="PR Preview" w:date="2026-01-01T00:00:00Z">
        <w:r>
          <w:delText xml:space="preserve">)</w:delText>
        </w:r>
      </w:del>
      <w:del w:id="2580" w:author="PR Preview" w:date="2026-01-01T00:00:00Z">
        <w:r>
          <w:delText xml:space="preserve"> </w:delText>
        </w:r>
      </w:del>
      <w:del w:id="2581" w:author="PR Preview" w:date="2026-01-01T00:00:00Z">
        <w:r>
          <w:delText xml:space="preserve">plus an offset:</w:delText>
        </w:r>
      </w:del>
    </w:p>
    <w:p>
      <w:pPr>
        <w:pStyle w:val="BodyText"/>
      </w:pPr>
      <w:bookmarkStart w:id="159" w:name="eq-linear-scalar"/>
      <m:oMathPara>
        <m:oMathParaPr>
          <m:jc m:val="center"/>
        </m:oMathParaPr>
        <m:oMath>
          <m:r>
            <m:t>f</m:t>
          </m:r>
          <m:r>
            <m:rPr>
              <m:sty m:val="p"/>
            </m:rPr>
            <m:t>(</m:t>
          </m:r>
          <m:limLow>
            <m:e>
              <m:r>
                <m:t>x</m:t>
              </m:r>
            </m:e>
            <m:lim>
              <m:r>
                <m:rPr>
                  <m:sty m:val="p"/>
                </m:rPr>
                <m:t>∼</m:t>
              </m:r>
            </m:lim>
          </m:limLow>
          <m:r>
            <m:rPr>
              <m:sty m:val="p"/>
            </m:rPr>
            <m:t>)</m:t>
          </m:r>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  </m:t>
          </m:r>
          <m:limLow>
            <m:e>
              <m:r>
                <m:t>w</m:t>
              </m:r>
            </m:e>
            <m:lim>
              <m:r>
                <m:rPr>
                  <m:sty m:val="p"/>
                </m:rPr>
                <m:t>∼</m:t>
              </m:r>
            </m:lim>
          </m:limLow>
          <m:r>
            <m:rPr>
              <m:sty m:val="p"/>
            </m:rPr>
            <m:t>∈</m:t>
          </m:r>
          <m:sSup>
            <m:e>
              <m:r>
                <m:rPr>
                  <m:scr m:val="double-struck"/>
                  <m:sty m:val="p"/>
                </m:rPr>
                <m:t>R</m:t>
              </m:r>
            </m:e>
            <m:sup>
              <m:r>
                <m:t>p</m:t>
              </m:r>
            </m:sup>
          </m:sSup>
          <m:r>
            <m:rPr>
              <m:sty m:val="p"/>
            </m:rPr>
            <m:t>,</m:t>
          </m:r>
          <m:r>
            <m:t> </m:t>
          </m:r>
          <m:r>
            <m:t>b</m:t>
          </m:r>
          <m:r>
            <m:rPr>
              <m:sty m:val="p"/>
            </m:rPr>
            <m:t>∈</m:t>
          </m:r>
          <m:r>
            <m:rPr>
              <m:scr m:val="double-struck"/>
              <m:sty m:val="p"/>
            </m:rPr>
            <m:t>R</m:t>
          </m:r>
          <m:r>
            <m:t>  </m:t>
          </m:r>
          <m:r>
            <m:rPr>
              <m:sty m:val="p"/>
            </m:rPr>
            <m:t>(</m:t>
          </m:r>
          <m:r>
            <m:t>4</m:t>
          </m:r>
          <m:r>
            <m:rPr>
              <m:sty m:val="p"/>
            </m:rPr>
            <m:t>)</m:t>
          </m:r>
        </m:oMath>
      </m:oMathPara>
      <w:bookmarkEnd w:id="159"/>
    </w:p>
    <w:p>
      <w:pPr>
        <w:pStyle w:val="FirstParagraph"/>
      </w:pPr>
      <w:del w:id="2582" w:author="PR Preview" w:date="2026-01-01T00:00:00Z">
        <w:r>
          <w:rPr>
            <w:b/>
            <w:bCs/>
          </w:rPr>
          <w:delText xml:space="preserve">Definition 40 (Augmented vector)</w:delText>
        </w:r>
      </w:del>
      <w:del w:id="2583" w:author="PR Preview" w:date="2026-01-01T00:00:00Z">
        <w:r>
          <w:delText xml:space="preserve"> </w:delText>
        </w:r>
      </w:del>
      <w:del w:id="2584" w:author="PR Preview" w:date="2026-01-01T00:00:00Z">
        <w:r>
          <w:delText xml:space="preserve">The</w:delText>
        </w:r>
      </w:del>
      <w:del w:id="2585" w:author="PR Preview" w:date="2026-01-01T00:00:00Z">
        <w:r>
          <w:delText xml:space="preserve"> </w:delText>
        </w:r>
      </w:del>
      <w:del w:id="2586" w:author="PR Preview" w:date="2026-01-01T00:00:00Z">
        <w:r>
          <w:rPr>
            <w:b/>
            <w:bCs/>
          </w:rPr>
          <w:delText xml:space="preserve">augmented vector</w:delText>
        </w:r>
      </w:del>
      <w:del w:id="2587" w:author="PR Preview" w:date="2026-01-01T00:00:00Z">
        <w:r>
          <w:delText xml:space="preserve"> </w:delText>
        </w:r>
      </w:del>
      <w:del w:id="2588" w:author="PR Preview" w:date="2026-01-01T00:00:00Z">
        <w:r>
          <w:delText xml:space="preserve">of</w:delText>
        </w:r>
      </w:del>
      <w:del w:id="2589"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590" w:author="PR Preview" w:date="2026-01-01T00:00:00Z">
        <w:r>
          <w:delText xml:space="preserve"> </w:delText>
        </w:r>
      </w:del>
      <w:del w:id="2591" w:author="PR Preview" w:date="2026-01-01T00:00:00Z">
        <w:r>
          <w:delText xml:space="preserve">is the vector</w:delText>
        </w:r>
      </w:del>
      <w:del w:id="2592"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r>
          <m:rPr>
            <m:sty m:val="p"/>
          </m:rPr>
          <m:t>∈</m:t>
        </m:r>
        <m:sSup>
          <m:e>
            <m:r>
              <m:rPr>
                <m:scr m:val="double-struck"/>
                <m:sty m:val="p"/>
              </m:rPr>
              <m:t>R</m:t>
            </m:r>
          </m:e>
          <m:sup>
            <m:r>
              <m:t>p</m:t>
            </m:r>
            <m:r>
              <m:rPr>
                <m:sty m:val="p"/>
              </m:rPr>
              <m:t>+</m:t>
            </m:r>
            <m:r>
              <m:t>1</m:t>
            </m:r>
          </m:sup>
        </m:sSup>
      </m:oMath>
      <w:del w:id="2593" w:author="PR Preview" w:date="2026-01-01T00:00:00Z">
        <w:r>
          <w:delText xml:space="preserve"> </w:delText>
        </w:r>
      </w:del>
      <w:del w:id="2594" w:author="PR Preview" w:date="2026-01-01T00:00:00Z">
        <w:r>
          <w:delText xml:space="preserve">formed by placing a</w:delText>
        </w:r>
      </w:del>
      <w:del w:id="2595" w:author="PR Preview" w:date="2026-01-01T00:00:00Z">
        <w:r>
          <w:delText xml:space="preserve"> </w:delText>
        </w:r>
      </w:del>
      <m:oMath>
        <m:r>
          <m:t>1</m:t>
        </m:r>
      </m:oMath>
      <w:del w:id="2596" w:author="PR Preview" w:date="2026-01-01T00:00:00Z">
        <w:r>
          <w:delText xml:space="preserve"> </w:delText>
        </w:r>
      </w:del>
      <w:del w:id="2597" w:author="PR Preview" w:date="2026-01-01T00:00:00Z">
        <w:r>
          <w:delText xml:space="preserve">above the entries of</w:delText>
        </w:r>
      </w:del>
      <w:del w:id="2598" w:author="PR Preview" w:date="2026-01-01T00:00:00Z">
        <w:r>
          <w:delText xml:space="preserve"> </w:delText>
        </w:r>
      </w:del>
      <m:oMath>
        <m:limLow>
          <m:e>
            <m:r>
              <m:t>x</m:t>
            </m:r>
          </m:e>
          <m:lim>
            <m:r>
              <m:rPr>
                <m:sty m:val="p"/>
              </m:rPr>
              <m:t>∼</m:t>
            </m:r>
          </m:lim>
        </m:limLow>
      </m:oMath>
      <w:del w:id="2599"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a</m:t>
                  </m:r>
                  <m:r>
                    <m:rPr>
                      <m:sty m:val="p"/>
                    </m:rPr>
                    <m:t>u</m:t>
                  </m:r>
                  <m:r>
                    <m:rPr>
                      <m:sty m:val="p"/>
                    </m:rPr>
                    <m:t>g</m:t>
                  </m:r>
                </m:sup>
              </m:sSup>
              <m:r>
                <m:t>&amp;</m:t>
              </m:r>
              <m:r>
                <m:rPr>
                  <m:sty m:val="p"/>
                </m:rPr>
                <m:t>=</m:t>
              </m:r>
              <m:d>
                <m:dPr>
                  <m:begChr m:val="["/>
                  <m:sepChr m:val=""/>
                  <m:endChr m:val="]"/>
                  <m:grow/>
                </m:dPr>
                <m:e>
                  <m:m>
                    <m:mPr>
                      <m:baseJc m:val="center"/>
                      <m:plcHide m:val="on"/>
                      <m:mcs>
                        <m:mc>
                          <m:mcPr>
                            <m:mcJc m:val="center"/>
                            <m:count m:val="1"/>
                          </m:mcPr>
                        </m:mc>
                      </m:mcs>
                    </m:mPr>
                    <m:mr>
                      <m:e>
                        <m:r>
                          <m:t>1</m:t>
                        </m:r>
                      </m:e>
                    </m:mr>
                    <m:mr>
                      <m:e>
                        <m:limLow>
                          <m:e>
                            <m:r>
                              <m:t>x</m:t>
                            </m:r>
                          </m:e>
                          <m:lim>
                            <m:r>
                              <m:rPr>
                                <m:sty m:val="p"/>
                              </m:rPr>
                              <m:t>∼</m:t>
                            </m:r>
                          </m:lim>
                        </m:limLow>
                      </m:e>
                    </m:mr>
                  </m:m>
                </m:e>
              </m:d>
            </m:e>
            <m:e>
              <m:r>
                <m:t>&amp;</m:t>
              </m:r>
              <m:r>
                <m:rPr>
                  <m:sty m:val="p"/>
                </m:rPr>
                <m:t>=</m:t>
              </m:r>
              <m:sSup>
                <m:e>
                  <m:r>
                    <m:rPr>
                      <m:sty m:val="p"/>
                    </m:rPr>
                    <m:t>(</m:t>
                  </m:r>
                  <m:r>
                    <m:t>1</m:t>
                  </m:r>
                  <m:r>
                    <m:rPr>
                      <m:sty m:val="p"/>
                    </m:rPr>
                    <m:t>,</m:t>
                  </m:r>
                  <m:sSub>
                    <m:e>
                      <m:r>
                        <m:t>x</m:t>
                      </m:r>
                    </m:e>
                    <m:sub>
                      <m:r>
                        <m:t>1</m:t>
                      </m:r>
                    </m:sub>
                  </m:sSub>
                  <m:r>
                    <m:rPr>
                      <m:sty m:val="p"/>
                    </m:rPr>
                    <m:t>,</m:t>
                  </m:r>
                  <m:r>
                    <m:rPr>
                      <m:sty m:val="p"/>
                    </m:rPr>
                    <m:t>…</m:t>
                  </m:r>
                  <m:r>
                    <m:rPr>
                      <m:sty m:val="p"/>
                    </m:rPr>
                    <m:t>,</m:t>
                  </m:r>
                  <m:sSub>
                    <m:e>
                      <m:r>
                        <m:t>x</m:t>
                      </m:r>
                    </m:e>
                    <m:sub>
                      <m:r>
                        <m:t>p</m:t>
                      </m:r>
                    </m:sub>
                  </m:sSub>
                  <m:r>
                    <m:rPr>
                      <m:sty m:val="p"/>
                    </m:rPr>
                    <m:t>)</m:t>
                  </m:r>
                </m:e>
                <m:sup>
                  <m:r>
                    <m:rPr>
                      <m:sty m:val="p"/>
                    </m:rPr>
                    <m:t>⊤</m:t>
                  </m:r>
                </m:sup>
              </m:sSup>
            </m:e>
          </m:eqArr>
        </m:oMath>
      </m:oMathPara>
    </w:p>
    <w:p>
      <w:pPr>
        <w:pStyle w:val="FirstParagraph"/>
      </w:pPr>
      <w:del w:id="2600" w:author="PR Preview" w:date="2026-01-01T00:00:00Z">
        <w:r>
          <w:rPr>
            <w:b/>
            <w:bCs/>
          </w:rPr>
          <w:delText xml:space="preserve">Example 31 (An affine function as a dot product with an augmented vector)</w:delText>
        </w:r>
      </w:del>
      <w:del w:id="2601" w:author="PR Preview" w:date="2026-01-01T00:00:00Z">
        <w:r>
          <w:delText xml:space="preserve"> </w:delText>
        </w:r>
      </w:del>
      <w:del w:id="2602" w:author="PR Preview" w:date="2026-01-01T00:00:00Z">
        <w:r>
          <w:delText xml:space="preserve">For</w:delText>
        </w:r>
      </w:del>
      <w:del w:id="2603" w:author="PR Preview" w:date="2026-01-01T00:00:00Z">
        <w:r>
          <w:delText xml:space="preserve"> </w:delText>
        </w:r>
      </w:del>
      <m:oMath>
        <m:limLow>
          <m:e>
            <m:r>
              <m:t>x</m:t>
            </m:r>
          </m:e>
          <m:lim>
            <m:r>
              <m:rPr>
                <m:sty m:val="p"/>
              </m:rPr>
              <m:t>∼</m:t>
            </m:r>
          </m:lim>
        </m:limLow>
        <m:r>
          <m:rPr>
            <m:sty m:val="p"/>
          </m:rPr>
          <m:t>=</m:t>
        </m:r>
        <m:sSup>
          <m:e>
            <m:r>
              <m:rPr>
                <m:sty m:val="p"/>
              </m:rPr>
              <m:t>(</m:t>
            </m:r>
            <m:r>
              <m:t>2</m:t>
            </m:r>
            <m:r>
              <m:rPr>
                <m:sty m:val="p"/>
              </m:rPr>
              <m:t>,</m:t>
            </m:r>
            <m:r>
              <m:t>5</m:t>
            </m:r>
            <m:r>
              <m:rPr>
                <m:sty m:val="p"/>
              </m:rPr>
              <m:t>)</m:t>
            </m:r>
          </m:e>
          <m:sup>
            <m:r>
              <m:rPr>
                <m:sty m:val="p"/>
              </m:rPr>
              <m:t>⊤</m:t>
            </m:r>
          </m:sup>
        </m:sSup>
      </m:oMath>
      <w:del w:id="2604" w:author="PR Preview" w:date="2026-01-01T00:00:00Z">
        <w:r>
          <w:delText xml:space="preserve">, the augmented vector is</w:delText>
        </w:r>
      </w:del>
      <w:del w:id="2605"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r>
          <m:rPr>
            <m:sty m:val="p"/>
          </m:rPr>
          <m:t>=</m:t>
        </m:r>
        <m:sSup>
          <m:e>
            <m:r>
              <m:rPr>
                <m:sty m:val="p"/>
              </m:rPr>
              <m:t>(</m:t>
            </m:r>
            <m:r>
              <m:t>1</m:t>
            </m:r>
            <m:r>
              <m:rPr>
                <m:sty m:val="p"/>
              </m:rPr>
              <m:t>,</m:t>
            </m:r>
            <m:r>
              <m:t>2</m:t>
            </m:r>
            <m:r>
              <m:rPr>
                <m:sty m:val="p"/>
              </m:rPr>
              <m:t>,</m:t>
            </m:r>
            <m:r>
              <m:t>5</m:t>
            </m:r>
            <m:r>
              <m:rPr>
                <m:sty m:val="p"/>
              </m:rPr>
              <m:t>)</m:t>
            </m:r>
          </m:e>
          <m:sup>
            <m:r>
              <m:rPr>
                <m:sty m:val="p"/>
              </m:rPr>
              <m:t>⊤</m:t>
            </m:r>
          </m:sup>
        </m:sSup>
      </m:oMath>
      <w:del w:id="2606" w:author="PR Preview" w:date="2026-01-01T00:00:00Z">
        <w:r>
          <w:delText xml:space="preserve">.</w:delText>
        </w:r>
      </w:del>
      <w:del w:id="2607" w:author="PR Preview" w:date="2026-01-01T00:00:00Z">
        <w:r>
          <w:delText xml:space="preserve"> </w:delText>
        </w:r>
      </w:del>
      <w:del w:id="2608" w:author="PR Preview" w:date="2026-01-01T00:00:00Z">
        <w:r>
          <w:delText xml:space="preserve">With</w:delText>
        </w:r>
      </w:del>
      <w:del w:id="2609" w:author="PR Preview" w:date="2026-01-01T00:00:00Z">
        <w:r>
          <w:delText xml:space="preserve"> </w:delText>
        </w:r>
      </w:del>
      <m:oMath>
        <m:limLow>
          <m:e>
            <m:r>
              <m:t>w</m:t>
            </m:r>
          </m:e>
          <m:lim>
            <m:r>
              <m:rPr>
                <m:sty m:val="p"/>
              </m:rPr>
              <m:t>∼</m:t>
            </m:r>
          </m:lim>
        </m:limLow>
        <m:r>
          <m:rPr>
            <m:sty m:val="p"/>
          </m:rPr>
          <m:t>=</m:t>
        </m:r>
        <m:sSup>
          <m:e>
            <m:r>
              <m:rPr>
                <m:sty m:val="p"/>
              </m:rPr>
              <m:t>(</m:t>
            </m:r>
            <m:r>
              <m:t>3</m:t>
            </m:r>
            <m:r>
              <m:rPr>
                <m:sty m:val="p"/>
              </m:rPr>
              <m:t>,</m:t>
            </m:r>
            <m:r>
              <m:rPr>
                <m:sty m:val="p"/>
              </m:rPr>
              <m:t>−</m:t>
            </m:r>
            <m:r>
              <m:t>1</m:t>
            </m:r>
            <m:r>
              <m:rPr>
                <m:sty m:val="p"/>
              </m:rPr>
              <m:t>)</m:t>
            </m:r>
          </m:e>
          <m:sup>
            <m:r>
              <m:rPr>
                <m:sty m:val="p"/>
              </m:rPr>
              <m:t>⊤</m:t>
            </m:r>
          </m:sup>
        </m:sSup>
      </m:oMath>
      <w:del w:id="2610" w:author="PR Preview" w:date="2026-01-01T00:00:00Z">
        <w:r>
          <w:delText xml:space="preserve"> </w:delText>
        </w:r>
      </w:del>
      <w:del w:id="2611" w:author="PR Preview" w:date="2026-01-01T00:00:00Z">
        <w:r>
          <w:delText xml:space="preserve">and</w:delText>
        </w:r>
      </w:del>
      <w:del w:id="2612" w:author="PR Preview" w:date="2026-01-01T00:00:00Z">
        <w:r>
          <w:delText xml:space="preserve"> </w:delText>
        </w:r>
      </w:del>
      <m:oMath>
        <m:r>
          <m:t>b</m:t>
        </m:r>
        <m:r>
          <m:rPr>
            <m:sty m:val="p"/>
          </m:rPr>
          <m:t>=</m:t>
        </m:r>
        <m:r>
          <m:t>4</m:t>
        </m:r>
      </m:oMath>
      <w:del w:id="2613" w:author="PR Preview" w:date="2026-01-01T00:00:00Z">
        <w:r>
          <w:delText xml:space="preserve">,</w:delText>
        </w:r>
      </w:del>
      <w:del w:id="2614" w:author="PR Preview" w:date="2026-01-01T00:00:00Z">
        <w:r>
          <w:delText xml:space="preserve"> </w:delText>
        </w:r>
      </w:del>
      <w:del w:id="2615" w:author="PR Preview" w:date="2026-01-01T00:00:00Z">
        <w:r>
          <w:delText xml:space="preserve">the affine function</w:delText>
        </w:r>
      </w:del>
      <w:del w:id="2616"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2617" w:author="PR Preview" w:date="2026-01-01T00:00:00Z">
        <w:r>
          <w:delText xml:space="preserve"> </w:delText>
        </w:r>
      </w:del>
      <w:del w:id="2618" w:author="PR Preview" w:date="2026-01-01T00:00:00Z">
        <w:r>
          <w:delText xml:space="preserve">(</w:delText>
        </w:r>
      </w:del>
      <w:hyperlink w:anchor="eq-linear-scalar">
        <w:del w:id="2619" w:author="PR Preview" w:date="2026-01-01T00:00:00Z">
          <w:r>
            <w:rPr>
              <w:rStyle w:val="Hyperlink"/>
            </w:rPr>
            <w:delText xml:space="preserve">Equation 4</w:delText>
          </w:r>
        </w:del>
      </w:hyperlink>
      <w:del w:id="2620" w:author="PR Preview" w:date="2026-01-01T00:00:00Z">
        <w:r>
          <w:delText xml:space="preserve">) equals</w:delText>
        </w:r>
      </w:del>
      <w:del w:id="2621" w:author="PR Preview" w:date="2026-01-01T00:00:00Z">
        <w:r>
          <w:delText xml:space="preserve"> </w:delText>
        </w:r>
      </w:del>
      <w:del w:id="2622" w:author="PR Preview" w:date="2026-01-01T00:00:00Z">
        <w:r>
          <w:delText xml:space="preserve">the dot product of</w:delText>
        </w:r>
      </w:del>
      <w:del w:id="2623" w:author="PR Preview" w:date="2026-01-01T00:00:00Z">
        <w:r>
          <w:delText xml:space="preserve"> </w:delText>
        </w:r>
      </w:del>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del w:id="2624" w:author="PR Preview" w:date="2026-01-01T00:00:00Z">
        <w:r>
          <w:delText xml:space="preserve"> </w:delText>
        </w:r>
      </w:del>
      <w:del w:id="2625" w:author="PR Preview" w:date="2026-01-01T00:00:00Z">
        <w:r>
          <w:delText xml:space="preserve">with</w:delText>
        </w:r>
      </w:del>
      <w:del w:id="2626"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oMath>
      <w:del w:id="2627" w:author="PR Preview" w:date="2026-01-01T00:00:00Z">
        <w:r>
          <w:delText xml:space="preserve">:</w:delText>
        </w:r>
      </w:del>
    </w:p>
    <w:p>
      <w:pPr>
        <w:pStyle w:val="BodyText"/>
      </w:pPr>
      <m:oMathPara>
        <m:oMathParaPr>
          <m:jc m:val="center"/>
        </m:oMathParaPr>
        <m:oMath>
          <m:eqArr>
            <m:e>
              <m:limLow>
                <m:e>
                  <m:r>
                    <m:t>w</m:t>
                  </m:r>
                </m:e>
                <m:lim>
                  <m:r>
                    <m:rPr>
                      <m:sty m:val="p"/>
                    </m:rPr>
                    <m:t>∼</m:t>
                  </m:r>
                </m:lim>
              </m:limLow>
              <m:r>
                <m:rPr>
                  <m:sty m:val="p"/>
                </m:rPr>
                <m:t>⋅</m:t>
              </m:r>
              <m:limLow>
                <m:e>
                  <m:r>
                    <m:t>x</m:t>
                  </m:r>
                </m:e>
                <m:lim>
                  <m:r>
                    <m:rPr>
                      <m:sty m:val="p"/>
                    </m:rPr>
                    <m:t>∼</m:t>
                  </m:r>
                </m:lim>
              </m:limLow>
              <m:r>
                <m:rPr>
                  <m:sty m:val="p"/>
                </m:rPr>
                <m:t>+</m:t>
              </m:r>
              <m:r>
                <m:t>b</m:t>
              </m:r>
              <m:r>
                <m:t>&amp;</m:t>
              </m:r>
              <m:r>
                <m:rPr>
                  <m:sty m:val="p"/>
                </m:rPr>
                <m:t>=</m:t>
              </m:r>
              <m:r>
                <m:t>3</m:t>
              </m:r>
              <m:r>
                <m:rPr>
                  <m:sty m:val="p"/>
                </m:rPr>
                <m:t>⋅</m:t>
              </m:r>
              <m:r>
                <m:t>2</m:t>
              </m:r>
              <m:r>
                <m:rPr>
                  <m:sty m:val="p"/>
                </m:rPr>
                <m:t>+</m:t>
              </m:r>
              <m:r>
                <m:rPr>
                  <m:sty m:val="p"/>
                </m:rPr>
                <m:t>(</m:t>
              </m:r>
              <m:r>
                <m:rPr>
                  <m:sty m:val="p"/>
                </m:rPr>
                <m:t>−</m:t>
              </m:r>
              <m:r>
                <m:t>1</m:t>
              </m:r>
              <m:r>
                <m:rPr>
                  <m:sty m:val="p"/>
                </m:rPr>
                <m:t>)</m:t>
              </m:r>
              <m:r>
                <m:rPr>
                  <m:sty m:val="p"/>
                </m:rPr>
                <m:t>⋅</m:t>
              </m:r>
              <m:r>
                <m:t>5</m:t>
              </m:r>
              <m:r>
                <m:rPr>
                  <m:sty m:val="p"/>
                </m:rPr>
                <m:t>+</m:t>
              </m:r>
              <m:r>
                <m:t>4</m:t>
              </m:r>
            </m:e>
            <m:e>
              <m:r>
                <m:t>&amp;</m:t>
              </m:r>
              <m:r>
                <m:rPr>
                  <m:sty m:val="p"/>
                </m:rPr>
                <m:t>=</m:t>
              </m:r>
              <m:r>
                <m:t>5</m:t>
              </m:r>
              <m:r>
                <m:rPr>
                  <m:sty m:val="p"/>
                </m:rPr>
                <m:t>,</m:t>
              </m:r>
            </m:e>
            <m:e>
              <m:sSup>
                <m:e>
                  <m:r>
                    <m:rPr>
                      <m:sty m:val="p"/>
                    </m:rPr>
                    <m:t>(</m:t>
                  </m:r>
                  <m:r>
                    <m:t>4</m:t>
                  </m:r>
                  <m:r>
                    <m:rPr>
                      <m:sty m:val="p"/>
                    </m:rPr>
                    <m:t>,</m:t>
                  </m:r>
                  <m:r>
                    <m:t>3</m:t>
                  </m:r>
                  <m:r>
                    <m:rPr>
                      <m:sty m:val="p"/>
                    </m:rPr>
                    <m:t>,</m:t>
                  </m:r>
                  <m:r>
                    <m:rPr>
                      <m:sty m:val="p"/>
                    </m:rPr>
                    <m:t>−</m:t>
                  </m:r>
                  <m:r>
                    <m:t>1</m:t>
                  </m:r>
                  <m:r>
                    <m:rPr>
                      <m:sty m:val="p"/>
                    </m:rPr>
                    <m:t>)</m:t>
                  </m:r>
                </m:e>
                <m:sup>
                  <m:r>
                    <m:rPr>
                      <m:sty m:val="p"/>
                    </m:rPr>
                    <m:t>⊤</m:t>
                  </m:r>
                </m:sup>
              </m:sSup>
              <m:r>
                <m:rPr>
                  <m:sty m:val="p"/>
                </m:rPr>
                <m:t>⋅</m:t>
              </m:r>
              <m:sSup>
                <m:e>
                  <m:limLow>
                    <m:e>
                      <m:r>
                        <m:t>x</m:t>
                      </m:r>
                    </m:e>
                    <m:lim>
                      <m:r>
                        <m:rPr>
                          <m:sty m:val="p"/>
                        </m:rPr>
                        <m:t>∼</m:t>
                      </m:r>
                    </m:lim>
                  </m:limLow>
                </m:e>
                <m:sup>
                  <m:r>
                    <m:rPr>
                      <m:sty m:val="p"/>
                    </m:rPr>
                    <m:t>a</m:t>
                  </m:r>
                  <m:r>
                    <m:rPr>
                      <m:sty m:val="p"/>
                    </m:rPr>
                    <m:t>u</m:t>
                  </m:r>
                  <m:r>
                    <m:rPr>
                      <m:sty m:val="p"/>
                    </m:rPr>
                    <m:t>g</m:t>
                  </m:r>
                </m:sup>
              </m:sSup>
              <m:r>
                <m:t>&amp;</m:t>
              </m:r>
              <m:r>
                <m:rPr>
                  <m:sty m:val="p"/>
                </m:rPr>
                <m:t>=</m:t>
              </m:r>
              <m:r>
                <m:t>4</m:t>
              </m:r>
              <m:r>
                <m:rPr>
                  <m:sty m:val="p"/>
                </m:rPr>
                <m:t>⋅</m:t>
              </m:r>
              <m:r>
                <m:t>1</m:t>
              </m:r>
              <m:r>
                <m:rPr>
                  <m:sty m:val="p"/>
                </m:rPr>
                <m:t>+</m:t>
              </m:r>
              <m:r>
                <m:t>3</m:t>
              </m:r>
              <m:r>
                <m:rPr>
                  <m:sty m:val="p"/>
                </m:rPr>
                <m:t>⋅</m:t>
              </m:r>
              <m:r>
                <m:t>2</m:t>
              </m:r>
              <m:r>
                <m:rPr>
                  <m:sty m:val="p"/>
                </m:rPr>
                <m:t>+</m:t>
              </m:r>
              <m:r>
                <m:rPr>
                  <m:sty m:val="p"/>
                </m:rPr>
                <m:t>(</m:t>
              </m:r>
              <m:r>
                <m:rPr>
                  <m:sty m:val="p"/>
                </m:rPr>
                <m:t>−</m:t>
              </m:r>
              <m:r>
                <m:t>1</m:t>
              </m:r>
              <m:r>
                <m:rPr>
                  <m:sty m:val="p"/>
                </m:rPr>
                <m:t>)</m:t>
              </m:r>
              <m:r>
                <m:rPr>
                  <m:sty m:val="p"/>
                </m:rPr>
                <m:t>⋅</m:t>
              </m:r>
              <m:r>
                <m:t>5</m:t>
              </m:r>
            </m:e>
            <m:e>
              <m:r>
                <m:t>&amp;</m:t>
              </m:r>
              <m:r>
                <m:rPr>
                  <m:sty m:val="p"/>
                </m:rPr>
                <m:t>=</m:t>
              </m:r>
              <m:r>
                <m:t>5</m:t>
              </m:r>
            </m:e>
          </m:eqArr>
        </m:oMath>
      </m:oMathPara>
    </w:p>
    <w:p>
      <w:pPr>
        <w:pStyle w:val="FirstParagraph"/>
      </w:pPr>
      <w:del w:id="2628" w:author="PR Preview" w:date="2026-01-01T00:00:00Z">
        <w:r>
          <w:rPr>
            <w:b/>
            <w:bCs/>
          </w:rPr>
          <w:delText xml:space="preserve">Theorem 15 (An affine map sends zero to its offset)</w:delText>
        </w:r>
      </w:del>
      <w:del w:id="2629" w:author="PR Preview" w:date="2026-01-01T00:00:00Z">
        <w:r>
          <w:delText xml:space="preserve"> </w:delText>
        </w:r>
      </w:del>
      <w:del w:id="2630" w:author="PR Preview" w:date="2026-01-01T00:00:00Z">
        <w:r>
          <w:delText xml:space="preserve">An affine map</w:delText>
        </w:r>
      </w:del>
      <w:del w:id="2631"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2632" w:author="PR Preview" w:date="2026-01-01T00:00:00Z">
        <w:r>
          <w:delText xml:space="preserve"> </w:delText>
        </w:r>
      </w:del>
      <w:del w:id="2633" w:author="PR Preview" w:date="2026-01-01T00:00:00Z">
        <w:r>
          <w:delText xml:space="preserve">(</w:delText>
        </w:r>
      </w:del>
      <w:hyperlink w:anchor="def-affine-map">
        <w:del w:id="2634" w:author="PR Preview" w:date="2026-01-01T00:00:00Z">
          <w:r>
            <w:rPr>
              <w:rStyle w:val="Hyperlink"/>
            </w:rPr>
            <w:delText xml:space="preserve">Definition 38</w:delText>
          </w:r>
        </w:del>
      </w:hyperlink>
      <w:del w:id="2635" w:author="PR Preview" w:date="2026-01-01T00:00:00Z">
        <w:r>
          <w:delText xml:space="preserve">)</w:delText>
        </w:r>
      </w:del>
      <w:del w:id="2636" w:author="PR Preview" w:date="2026-01-01T00:00:00Z">
        <w:r>
          <w:delText xml:space="preserve"> </w:delText>
        </w:r>
      </w:del>
      <w:del w:id="2637" w:author="PR Preview" w:date="2026-01-01T00:00:00Z">
        <w:r>
          <w:delText xml:space="preserve">satisfies</w:delText>
        </w:r>
      </w:del>
      <w:del w:id="2638"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b</m:t>
            </m:r>
          </m:e>
          <m:lim>
            <m:r>
              <m:rPr>
                <m:sty m:val="p"/>
              </m:rPr>
              <m:t>∼</m:t>
            </m:r>
          </m:lim>
        </m:limLow>
      </m:oMath>
      <w:del w:id="2639" w:author="PR Preview" w:date="2026-01-01T00:00:00Z">
        <w:r>
          <w:delText xml:space="preserve">.</w:delText>
        </w:r>
      </w:del>
    </w:p>
    <w:p>
      <w:pPr>
        <w:pStyle w:val="BodyText"/>
      </w:pPr>
      <w:del w:id="2640" w:author="PR Preview" w:date="2026-01-01T00:00:00Z">
        <w:r>
          <w:rPr>
            <w:i/>
            <w:iCs/>
          </w:rPr>
          <w:delText xml:space="preserve">Proof</w:delText>
        </w:r>
      </w:del>
      <w:del w:id="2641" w:author="PR Preview" w:date="2026-01-01T00:00:00Z">
        <w:r>
          <w:delText xml:space="preserve">. </w:delText>
        </w:r>
      </w:del>
      <w:del w:id="2642" w:author="PR Preview" w:date="2026-01-01T00:00:00Z">
        <w:r>
          <w:delText xml:space="preserve">First,</w:delText>
        </w:r>
      </w:del>
      <w:del w:id="2643" w:author="PR Preview" w:date="2026-01-01T00:00:00Z">
        <w:r>
          <w:delText xml:space="preserve"> </w:delText>
        </w:r>
      </w:del>
      <m:oMath>
        <m:r>
          <m:rPr>
            <m:sty m:val="bi"/>
          </m:rPr>
          <m:t>A</m:t>
        </m:r>
        <m:limLow>
          <m:e>
            <m:r>
              <m:t>0</m:t>
            </m:r>
          </m:e>
          <m:lim>
            <m:r>
              <m:rPr>
                <m:sty m:val="p"/>
              </m:rPr>
              <m:t>∼</m:t>
            </m:r>
          </m:lim>
        </m:limLow>
        <m:r>
          <m:rPr>
            <m:sty m:val="p"/>
          </m:rPr>
          <m:t>=</m:t>
        </m:r>
        <m:limLow>
          <m:e>
            <m:r>
              <m:t>0</m:t>
            </m:r>
          </m:e>
          <m:lim>
            <m:r>
              <m:rPr>
                <m:sty m:val="p"/>
              </m:rPr>
              <m:t>∼</m:t>
            </m:r>
          </m:lim>
        </m:limLow>
      </m:oMath>
      <w:del w:id="2644" w:author="PR Preview" w:date="2026-01-01T00:00:00Z">
        <w:r>
          <w:delText xml:space="preserve">: for each</w:delText>
        </w:r>
      </w:del>
      <w:del w:id="2645" w:author="PR Preview" w:date="2026-01-01T00:00:00Z">
        <w:r>
          <w:delText xml:space="preserve"> </w:delText>
        </w:r>
      </w:del>
      <m:oMath>
        <m:r>
          <m:t>i</m:t>
        </m:r>
      </m:oMath>
      <w:del w:id="2646" w:author="PR Preview" w:date="2026-01-01T00:00:00Z">
        <w:r>
          <w:delText xml:space="preserve">,</w:delText>
        </w:r>
      </w:del>
    </w:p>
    <w:p>
      <w:pPr>
        <w:pStyle w:val="BodyText"/>
      </w:pPr>
      <m:oMathPara>
        <m:oMathParaPr>
          <m:jc m:val="center"/>
        </m:oMathParaPr>
        <m:oMath>
          <m:eqArr>
            <m:e>
              <m:r>
                <m:rPr>
                  <m:sty m:val="p"/>
                </m:rPr>
                <m:t>(</m:t>
              </m:r>
              <m:r>
                <m:rPr>
                  <m:sty m:val="bi"/>
                </m:rPr>
                <m:t>A</m:t>
              </m:r>
              <m:limLow>
                <m:e>
                  <m:r>
                    <m:t>0</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p</m:t>
                  </m:r>
                </m:sup>
                <m:e>
                  <m:sSub>
                    <m:e>
                      <m:r>
                        <m:t>a</m:t>
                      </m:r>
                    </m:e>
                    <m:sub>
                      <m:r>
                        <m:t>i</m:t>
                      </m:r>
                      <m:r>
                        <m:t>j</m:t>
                      </m:r>
                    </m:sub>
                  </m:sSub>
                </m:e>
              </m:nary>
              <m:r>
                <m:rPr>
                  <m:sty m:val="p"/>
                </m:rPr>
                <m:t>⋅</m:t>
              </m:r>
              <m:r>
                <m:t>0</m:t>
              </m:r>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p</m:t>
                  </m:r>
                </m:sup>
                <m:e>
                  <m:r>
                    <m:t>0</m:t>
                  </m:r>
                </m:e>
              </m:nary>
              <m:r>
                <m:t>&amp;</m:t>
              </m:r>
              <m:r>
                <m:t>&amp;</m:t>
              </m:r>
              <m:r>
                <m:rPr>
                  <m:nor/>
                  <m:sty m:val="p"/>
                </m:rPr>
                <m:t>(any number times </m:t>
              </m:r>
              <m:r>
                <m:t>0</m:t>
              </m:r>
              <m:r>
                <m:rPr>
                  <m:nor/>
                  <m:sty m:val="p"/>
                </m:rPr>
                <m:t> is </m:t>
              </m:r>
              <m:r>
                <m:t>0</m:t>
              </m:r>
              <m:r>
                <m:rPr>
                  <m:nor/>
                  <m:sty m:val="p"/>
                </m:rPr>
                <m:t>)</m:t>
              </m:r>
            </m:e>
            <m:e>
              <m:r>
                <m:t>&amp;</m:t>
              </m:r>
              <m:r>
                <m:rPr>
                  <m:sty m:val="p"/>
                </m:rPr>
                <m:t>=</m:t>
              </m:r>
              <m:r>
                <m:t>0</m:t>
              </m:r>
              <m:r>
                <m:t>&amp;</m:t>
              </m:r>
              <m:r>
                <m:t>&amp;</m:t>
              </m:r>
              <m:r>
                <m:rPr>
                  <m:nor/>
                  <m:sty m:val="p"/>
                </m:rPr>
                <m:t>(a sum of zeros is </m:t>
              </m:r>
              <m:r>
                <m:t>0</m:t>
              </m:r>
              <m:r>
                <m:rPr>
                  <m:nor/>
                  <m:sty m:val="p"/>
                </m:rPr>
                <m:t>)</m:t>
              </m:r>
            </m:e>
          </m:eqArr>
        </m:oMath>
      </m:oMathPara>
    </w:p>
    <w:p>
      <w:pPr>
        <w:pStyle w:val="BodyText"/>
      </w:pPr>
      <w:ins w:id="2647" w:author="PR Preview" w:date="2026-01-01T00:00:00Z">
        <w:r>
          <w:rPr>
            <w:i/>
            <w:iCs/>
          </w:rPr>
          <w:t xml:space="preserve">Remark 14</w:t>
        </w:r>
      </w:ins>
      <w:ins w:id="2648" w:author="PR Preview" w:date="2026-01-01T00:00:00Z">
        <w:r>
          <w:t xml:space="preserve"> (A translation moves every point by the same vector). </w:t>
        </w:r>
      </w:ins>
      <w:ins w:id="2649" w:author="PR Preview" w:date="2026-01-01T00:00:00Z">
        <w:r>
          <w:t xml:space="preserve">A translation by</w:t>
        </w:r>
      </w:ins>
      <w:ins w:id="2650" w:author="PR Preview" w:date="2026-01-01T00:00:00Z">
        <w:r>
          <w:t xml:space="preserve"> </w:t>
        </w:r>
      </w:ins>
      <w:ins w:id="2651" w:author="PR Preview" w:date="2026-01-01T00:00:00Z">
        <w:r>
          <w:t xml:space="preserve">$\mathord{\smash[b]{\underset{\raise.3ex\hbox{$\scriptstyle\sim$}}{b}}\vphantom{b}}$</w:t>
        </w:r>
      </w:ins>
      <w:ins w:id="2652" w:author="PR Preview" w:date="2026-01-01T00:00:00Z">
        <w:r>
          <w:t xml:space="preserve"> </w:t>
        </w:r>
      </w:ins>
      <w:ins w:id="2653" w:author="PR Preview" w:date="2026-01-01T00:00:00Z">
        <w:r>
          <w:t xml:space="preserve">moves every point by the same vector</w:t>
        </w:r>
      </w:ins>
      <w:ins w:id="2654" w:author="PR Preview" w:date="2026-01-01T00:00:00Z">
        <w:r>
          <w:t xml:space="preserve"> </w:t>
        </w:r>
      </w:ins>
      <w:ins w:id="2655" w:author="PR Preview" w:date="2026-01-01T00:00:00Z">
        <w:r>
          <w:t xml:space="preserve">$\mathord{\smash[b]{\underset{\raise.3ex\hbox{$\scriptstyle\sim$}}{b}}\vphantom{b}}$</w:t>
        </w:r>
      </w:ins>
      <w:ins w:id="2656" w:author="PR Preview" w:date="2026-01-01T00:00:00Z">
        <w:r>
          <w:t xml:space="preserve">.</w:t>
        </w:r>
      </w:ins>
    </w:p>
    <w:bookmarkEnd w:id="155"/>
    <w:bookmarkStart w:id="157" w:name="def-affine-map"/>
    <w:p>
      <w:pPr>
        <w:pStyle w:val="BodyText"/>
      </w:pPr>
      <w:ins w:id="2657" w:author="PR Preview" w:date="2026-01-01T00:00:00Z">
        <w:r>
          <w:rPr>
            <w:b/>
            <w:bCs/>
          </w:rPr>
          <w:t xml:space="preserve">Definition 38 (Affine map (affine transformation, affine function))</w:t>
        </w:r>
      </w:ins>
      <w:ins w:id="2658" w:author="PR Preview" w:date="2026-01-01T00:00:00Z">
        <w:r>
          <w:t xml:space="preserve"> </w:t>
        </w:r>
      </w:ins>
      <w:ins w:id="2659" w:author="PR Preview" w:date="2026-01-01T00:00:00Z">
        <w:r>
          <w:t xml:space="preserve">A</w:t>
        </w:r>
      </w:ins>
      <w:ins w:id="2660" w:author="PR Preview" w:date="2026-01-01T00:00:00Z">
        <w:r>
          <w:t xml:space="preserve"> </w:t>
        </w:r>
      </w:ins>
      <w:hyperlink r:id="rId19">
        <w:ins w:id="2661" w:author="PR Preview" w:date="2026-01-01T00:00:00Z">
          <w:r>
            <w:rPr>
              <w:rStyle w:val="Hyperlink"/>
            </w:rPr>
            <w:t xml:space="preserve">function</w:t>
          </w:r>
        </w:ins>
      </w:hyperlink>
      <w:ins w:id="2662"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2663" w:author="PR Preview" w:date="2026-01-01T00:00:00Z">
        <w:r>
          <w:t xml:space="preserve"> </w:t>
        </w:r>
      </w:ins>
      <w:ins w:id="2664" w:author="PR Preview" w:date="2026-01-01T00:00:00Z">
        <w:r>
          <w:t xml:space="preserve">is an</w:t>
        </w:r>
      </w:ins>
      <w:ins w:id="2665" w:author="PR Preview" w:date="2026-01-01T00:00:00Z">
        <w:r>
          <w:t xml:space="preserve"> </w:t>
        </w:r>
      </w:ins>
      <w:ins w:id="2666" w:author="PR Preview" w:date="2026-01-01T00:00:00Z">
        <w:r>
          <w:rPr>
            <w:b/>
            <w:bCs/>
          </w:rPr>
          <w:t xml:space="preserve">affine map</w:t>
        </w:r>
      </w:ins>
      <w:ins w:id="2667" w:author="PR Preview" w:date="2026-01-01T00:00:00Z">
        <w:r>
          <w:t xml:space="preserve"> </w:t>
        </w:r>
      </w:ins>
      <w:ins w:id="2668" w:author="PR Preview" w:date="2026-01-01T00:00:00Z">
        <w:r>
          <w:t xml:space="preserve">(also called an</w:t>
        </w:r>
      </w:ins>
      <w:ins w:id="2669" w:author="PR Preview" w:date="2026-01-01T00:00:00Z">
        <w:r>
          <w:t xml:space="preserve"> </w:t>
        </w:r>
      </w:ins>
      <w:ins w:id="2670" w:author="PR Preview" w:date="2026-01-01T00:00:00Z">
        <w:r>
          <w:rPr>
            <w:b/>
            <w:bCs/>
          </w:rPr>
          <w:t xml:space="preserve">affine transformation</w:t>
        </w:r>
      </w:ins>
      <w:ins w:id="2671" w:author="PR Preview" w:date="2026-01-01T00:00:00Z">
        <w:r>
          <w:t xml:space="preserve"> </w:t>
        </w:r>
      </w:ins>
      <w:ins w:id="2672" w:author="PR Preview" w:date="2026-01-01T00:00:00Z">
        <w:r>
          <w:t xml:space="preserve">or</w:t>
        </w:r>
      </w:ins>
      <w:ins w:id="2673" w:author="PR Preview" w:date="2026-01-01T00:00:00Z">
        <w:r>
          <w:t xml:space="preserve"> </w:t>
        </w:r>
      </w:ins>
      <w:ins w:id="2674" w:author="PR Preview" w:date="2026-01-01T00:00:00Z">
        <w:r>
          <w:rPr>
            <w:b/>
            <w:bCs/>
          </w:rPr>
          <w:t xml:space="preserve">affine function</w:t>
        </w:r>
      </w:ins>
      <w:ins w:id="2675" w:author="PR Preview" w:date="2026-01-01T00:00:00Z">
        <w:r>
          <w:t xml:space="preserve">)</w:t>
        </w:r>
      </w:ins>
      <w:ins w:id="2676" w:author="PR Preview" w:date="2026-01-01T00:00:00Z">
        <w:r>
          <w:t xml:space="preserve"> </w:t>
        </w:r>
      </w:ins>
      <w:ins w:id="2677" w:author="PR Preview" w:date="2026-01-01T00:00:00Z">
        <w:r>
          <w:t xml:space="preserve">if it is a matrix product followed by a translation (</w:t>
        </w:r>
      </w:ins>
      <w:hyperlink w:anchor="def-translation">
        <w:ins w:id="2678" w:author="PR Preview" w:date="2026-01-01T00:00:00Z">
          <w:r>
            <w:rPr>
              <w:rStyle w:val="Hyperlink"/>
            </w:rPr>
            <w:t xml:space="preserve">Definition 37</w:t>
          </w:r>
        </w:ins>
      </w:hyperlink>
      <w:ins w:id="2679" w:author="PR Preview" w:date="2026-01-01T00:00:00Z">
        <w:r>
          <w:t xml:space="preserve">)</w:t>
        </w:r>
      </w:ins>
      <w:ins w:id="2680" w:author="PR Preview" w:date="2026-01-01T00:00:00Z">
        <w:r>
          <w:t xml:space="preserve"> </w:t>
        </w:r>
      </w:ins>
      <w:ins w:id="2681" w:author="PR Preview" w:date="2026-01-01T00:00:00Z">
        <w:r>
          <w:t xml:space="preserve">(a</w:t>
        </w:r>
      </w:ins>
      <w:ins w:id="2682" w:author="PR Preview" w:date="2026-01-01T00:00:00Z">
        <w:r>
          <w:t xml:space="preserve"> </w:t>
        </w:r>
      </w:ins>
      <w:hyperlink r:id="rId156">
        <w:ins w:id="2683" w:author="PR Preview" w:date="2026-01-01T00:00:00Z">
          <w:r>
            <w:rPr>
              <w:rStyle w:val="Hyperlink"/>
            </w:rPr>
            <w:t xml:space="preserve">composition</w:t>
          </w:r>
        </w:ins>
      </w:hyperlink>
      <w:ins w:id="2684" w:author="PR Preview" w:date="2026-01-01T00:00:00Z">
        <w:r>
          <w:t xml:space="preserve">, with the matrix product as the inner function):</w:t>
        </w:r>
      </w:ins>
      <w:ins w:id="2685" w:author="PR Preview" w:date="2026-01-01T00:00:00Z">
        <w:r>
          <w:t xml:space="preserve"> </w:t>
        </w:r>
      </w:ins>
      <w:ins w:id="2686" w:author="PR Preview" w:date="2026-01-01T00:00:00Z">
        <w:r>
          <w:t xml:space="preserve">there are an</w:t>
        </w:r>
      </w:ins>
      <w:ins w:id="2687" w:author="PR Preview" w:date="2026-01-01T00:00:00Z">
        <w:r>
          <w:t xml:space="preserve"> </w:t>
        </w:r>
      </w:ins>
      <m:oMath>
        <m:r>
          <m:t>m</m:t>
        </m:r>
        <m:r>
          <m:rPr>
            <m:sty m:val="p"/>
          </m:rPr>
          <m:t>×</m:t>
        </m:r>
        <m:r>
          <m:t>p</m:t>
        </m:r>
      </m:oMath>
      <w:ins w:id="2688" w:author="PR Preview" w:date="2026-01-01T00:00:00Z">
        <w:r>
          <w:t xml:space="preserve"> </w:t>
        </w:r>
      </w:ins>
      <w:ins w:id="2689" w:author="PR Preview" w:date="2026-01-01T00:00:00Z">
        <w:r>
          <w:t xml:space="preserve">matrix</w:t>
        </w:r>
      </w:ins>
      <w:ins w:id="2690" w:author="PR Preview" w:date="2026-01-01T00:00:00Z">
        <w:r>
          <w:t xml:space="preserve"> </w:t>
        </w:r>
      </w:ins>
      <m:oMath>
        <m:r>
          <m:rPr>
            <m:sty m:val="bi"/>
          </m:rPr>
          <m:t>A</m:t>
        </m:r>
      </m:oMath>
      <w:ins w:id="2691" w:author="PR Preview" w:date="2026-01-01T00:00:00Z">
        <w:r>
          <w:t xml:space="preserve"> </w:t>
        </w:r>
      </w:ins>
      <w:ins w:id="2692" w:author="PR Preview" w:date="2026-01-01T00:00:00Z">
        <w:r>
          <w:t xml:space="preserve">and a vector</w:t>
        </w:r>
      </w:ins>
      <w:ins w:id="2693" w:author="PR Preview" w:date="2026-01-01T00:00:00Z">
        <w:r>
          <w:t xml:space="preserve"> </w:t>
        </w:r>
      </w:ins>
      <w:ins w:id="2694" w:author="PR Preview" w:date="2026-01-01T00:00:00Z">
        <w:r>
          <w:t xml:space="preserve">$\mathord{\smash[b]{\underset{\raise.3ex\hbox{$\scriptstyle\sim$}}{b}}\vphantom{b}} \in \mathbb{R}^m$</w:t>
        </w:r>
      </w:ins>
      <w:ins w:id="2695" w:author="PR Preview" w:date="2026-01-01T00:00:00Z">
        <w:r>
          <w:t xml:space="preserve"> </w:t>
        </w:r>
      </w:ins>
      <w:ins w:id="2696" w:author="PR Preview" w:date="2026-01-01T00:00:00Z">
        <w:r>
          <w:t xml:space="preserve">such that</w:t>
        </w:r>
      </w:ins>
    </w:p>
    <w:p>
      <w:pPr>
        <w:pStyle w:val="BodyText"/>
      </w:pPr>
      <w:ins w:id="2697" w:author="PR Preview" w:date="2026-01-01T00:00:00Z">
        <w:r>
          <w:t xml:space="preserve">$$
    \begin{aligned}
    f(\mathord{\smash[b]{\underset{\raise.3ex\hbox{$\scriptstyle\sim$}}{x}}\vphantom{x}})
    &amp;= t_{\mathord{\smash[b]{\underset{\raise.3ex\hbox{$\scriptstyle\sim$}}{b}}\vphantom{b}}}(\mathbf{A} \mathord{\smash[b]{\underset{\raise.3ex\hbox{$\scriptstyle\sim$}}{x}}\vphantom{x}}) \\
    &amp;= \mathbf{A} \mathord{\smash[b]{\underset{\raise.3ex\hbox{$\scriptstyle\sim$}}{x}}\vphantom{x}}+ \mathord{\smash[b]{\underset{\raise.3ex\hbox{$\scriptstyle\sim$}}{b}}\vphantom{b}} \quad \text{for all } \mathord{\smash[b]{\underset{\raise.3ex\hbox{$\scriptstyle\sim$}}{x}}\vphantom{x}}\in \mathbb{R}^p
    \end{aligned}
    $$</w:t>
        </w:r>
      </w:ins>
    </w:p>
    <w:bookmarkEnd w:id="157"/>
    <w:bookmarkStart w:id="158" w:name="def-affine-offset"/>
    <w:p>
      <w:pPr>
        <w:pStyle w:val="FirstParagraph"/>
      </w:pPr>
      <w:ins w:id="2698" w:author="PR Preview" w:date="2026-01-01T00:00:00Z">
        <w:r>
          <w:rPr>
            <w:b/>
            <w:bCs/>
          </w:rPr>
          <w:t xml:space="preserve">Definition 39 (Offset (intercept, bias) of an affine map)</w:t>
        </w:r>
      </w:ins>
      <w:ins w:id="2699" w:author="PR Preview" w:date="2026-01-01T00:00:00Z">
        <w:r>
          <w:t xml:space="preserve"> </w:t>
        </w:r>
      </w:ins>
      <w:ins w:id="2700" w:author="PR Preview" w:date="2026-01-01T00:00:00Z">
        <w:r>
          <w:t xml:space="preserve">In</w:t>
        </w:r>
      </w:ins>
      <w:ins w:id="2701" w:author="PR Preview" w:date="2026-01-01T00:00:00Z">
        <w:r>
          <w:t xml:space="preserve"> </w:t>
        </w:r>
      </w:ins>
      <w:hyperlink w:anchor="def-affine-map">
        <w:ins w:id="2702" w:author="PR Preview" w:date="2026-01-01T00:00:00Z">
          <w:r>
            <w:rPr>
              <w:rStyle w:val="Hyperlink"/>
            </w:rPr>
            <w:t xml:space="preserve">Definition 38</w:t>
          </w:r>
        </w:ins>
      </w:hyperlink>
      <w:ins w:id="2703" w:author="PR Preview" w:date="2026-01-01T00:00:00Z">
        <w:r>
          <w:t xml:space="preserve">, the vector</w:t>
        </w:r>
      </w:ins>
      <w:ins w:id="2704" w:author="PR Preview" w:date="2026-01-01T00:00:00Z">
        <w:r>
          <w:t xml:space="preserve"> </w:t>
        </w:r>
      </w:ins>
      <w:ins w:id="2705" w:author="PR Preview" w:date="2026-01-01T00:00:00Z">
        <w:r>
          <w:t xml:space="preserve">$\mathord{\smash[b]{\underset{\raise.3ex\hbox{$\scriptstyle\sim$}}{b}}\vphantom{b}}$</w:t>
        </w:r>
      </w:ins>
      <w:ins w:id="2706" w:author="PR Preview" w:date="2026-01-01T00:00:00Z">
        <w:r>
          <w:t xml:space="preserve"> </w:t>
        </w:r>
      </w:ins>
      <w:ins w:id="2707" w:author="PR Preview" w:date="2026-01-01T00:00:00Z">
        <w:r>
          <w:t xml:space="preserve">is called the</w:t>
        </w:r>
      </w:ins>
      <w:ins w:id="2708" w:author="PR Preview" w:date="2026-01-01T00:00:00Z">
        <w:r>
          <w:t xml:space="preserve"> </w:t>
        </w:r>
      </w:ins>
      <w:ins w:id="2709" w:author="PR Preview" w:date="2026-01-01T00:00:00Z">
        <w:r>
          <w:rPr>
            <w:b/>
            <w:bCs/>
          </w:rPr>
          <w:t xml:space="preserve">offset</w:t>
        </w:r>
      </w:ins>
      <w:ins w:id="2710" w:author="PR Preview" w:date="2026-01-01T00:00:00Z">
        <w:r>
          <w:t xml:space="preserve"> </w:t>
        </w:r>
      </w:ins>
      <w:ins w:id="2711" w:author="PR Preview" w:date="2026-01-01T00:00:00Z">
        <w:r>
          <w:t xml:space="preserve">of</w:t>
        </w:r>
      </w:ins>
      <w:ins w:id="2712" w:author="PR Preview" w:date="2026-01-01T00:00:00Z">
        <w:r>
          <w:t xml:space="preserve"> </w:t>
        </w:r>
      </w:ins>
      <m:oMath>
        <m:r>
          <m:t>f</m:t>
        </m:r>
      </m:oMath>
      <w:ins w:id="2713" w:author="PR Preview" w:date="2026-01-01T00:00:00Z">
        <w:r>
          <w:t xml:space="preserve"> </w:t>
        </w:r>
      </w:ins>
      <w:ins w:id="2714" w:author="PR Preview" w:date="2026-01-01T00:00:00Z">
        <w:r>
          <w:t xml:space="preserve">(statistics also calls it the</w:t>
        </w:r>
      </w:ins>
      <w:ins w:id="2715" w:author="PR Preview" w:date="2026-01-01T00:00:00Z">
        <w:r>
          <w:t xml:space="preserve"> </w:t>
        </w:r>
      </w:ins>
      <w:ins w:id="2716" w:author="PR Preview" w:date="2026-01-01T00:00:00Z">
        <w:r>
          <w:rPr>
            <w:b/>
            <w:bCs/>
          </w:rPr>
          <w:t xml:space="preserve">intercept</w:t>
        </w:r>
      </w:ins>
      <w:ins w:id="2717" w:author="PR Preview" w:date="2026-01-01T00:00:00Z">
        <w:r>
          <w:t xml:space="preserve">, and machine learning the</w:t>
        </w:r>
      </w:ins>
      <w:ins w:id="2718" w:author="PR Preview" w:date="2026-01-01T00:00:00Z">
        <w:r>
          <w:t xml:space="preserve"> </w:t>
        </w:r>
      </w:ins>
      <w:ins w:id="2719" w:author="PR Preview" w:date="2026-01-01T00:00:00Z">
        <w:r>
          <w:rPr>
            <w:b/>
            <w:bCs/>
          </w:rPr>
          <w:t xml:space="preserve">bias</w:t>
        </w:r>
      </w:ins>
      <w:ins w:id="2720" w:author="PR Preview" w:date="2026-01-01T00:00:00Z">
        <w:r>
          <w:t xml:space="preserve">).</w:t>
        </w:r>
      </w:ins>
    </w:p>
    <w:bookmarkEnd w:id="158"/>
    <w:bookmarkStart w:id="160" w:name="rem-affine-map-real-valued"/>
    <w:p>
      <w:pPr>
        <w:pStyle w:val="BodyText"/>
      </w:pPr>
      <w:ins w:id="2721" w:author="PR Preview" w:date="2026-01-01T00:00:00Z">
        <w:r>
          <w:rPr>
            <w:i/>
            <w:iCs/>
          </w:rPr>
          <w:t xml:space="preserve">Remark 15</w:t>
        </w:r>
      </w:ins>
      <w:ins w:id="2722" w:author="PR Preview" w:date="2026-01-01T00:00:00Z">
        <w:r>
          <w:t xml:space="preserve"> (Real-valued affine maps). </w:t>
        </w:r>
      </w:ins>
      <w:ins w:id="2723" w:author="PR Preview" w:date="2026-01-01T00:00:00Z">
        <w:r>
          <w:t xml:space="preserve">For a real-valued function (</w:t>
        </w:r>
      </w:ins>
      <w:hyperlink w:anchor="def-real-vector-valued">
        <w:ins w:id="2724" w:author="PR Preview" w:date="2026-01-01T00:00:00Z">
          <w:r>
            <w:rPr>
              <w:rStyle w:val="Hyperlink"/>
            </w:rPr>
            <w:t xml:space="preserve">Definition 4</w:t>
          </w:r>
        </w:ins>
      </w:hyperlink>
      <w:ins w:id="2725" w:author="PR Preview" w:date="2026-01-01T00:00:00Z">
        <w:r>
          <w:t xml:space="preserve">,</w:t>
        </w:r>
      </w:ins>
      <w:ins w:id="2726" w:author="PR Preview" w:date="2026-01-01T00:00:00Z">
        <w:r>
          <w:t xml:space="preserve"> </w:t>
        </w:r>
      </w:ins>
      <m:oMath>
        <m:r>
          <m:t>m</m:t>
        </m:r>
        <m:r>
          <m:rPr>
            <m:sty m:val="p"/>
          </m:rPr>
          <m:t>=</m:t>
        </m:r>
        <m:r>
          <m:t>1</m:t>
        </m:r>
      </m:oMath>
      <w:ins w:id="2727" w:author="PR Preview" w:date="2026-01-01T00:00:00Z">
        <w:r>
          <w:t xml:space="preserve">),</w:t>
        </w:r>
      </w:ins>
      <w:ins w:id="2728" w:author="PR Preview" w:date="2026-01-01T00:00:00Z">
        <w:r>
          <w:t xml:space="preserve"> </w:t>
        </w:r>
      </w:ins>
      <m:oMath>
        <m:r>
          <m:rPr>
            <m:sty m:val="bi"/>
          </m:rPr>
          <m:t>A</m:t>
        </m:r>
      </m:oMath>
      <w:ins w:id="2729" w:author="PR Preview" w:date="2026-01-01T00:00:00Z">
        <w:r>
          <w:t xml:space="preserve"> </w:t>
        </w:r>
      </w:ins>
      <w:ins w:id="2730" w:author="PR Preview" w:date="2026-01-01T00:00:00Z">
        <w:r>
          <w:t xml:space="preserve">is a single row, written</w:t>
        </w:r>
      </w:ins>
      <w:ins w:id="2731" w:author="PR Preview" w:date="2026-01-01T00:00:00Z">
        <w:r>
          <w:t xml:space="preserve"> </w:t>
        </w:r>
      </w:ins>
      <w:ins w:id="2732" w:author="PR Preview" w:date="2026-01-01T00:00:00Z">
        <w:r>
          <w:t xml:space="preserve">$\mathord{\smash[b]{\underset{\raise.3ex\hbox{$\scriptstyle\sim$}}{w}}\vphantom{w}}^{\top}$</w:t>
        </w:r>
      </w:ins>
      <w:ins w:id="2733" w:author="PR Preview" w:date="2026-01-01T00:00:00Z">
        <w:r>
          <w:t xml:space="preserve">, and</w:t>
        </w:r>
      </w:ins>
      <w:ins w:id="2734" w:author="PR Preview" w:date="2026-01-01T00:00:00Z">
        <w:r>
          <w:t xml:space="preserve"> </w:t>
        </w:r>
      </w:ins>
      <w:ins w:id="2735" w:author="PR Preview" w:date="2026-01-01T00:00:00Z">
        <w:r>
          <w:t xml:space="preserve">$\mathord{\smash[b]{\underset{\raise.3ex\hbox{$\scriptstyle\sim$}}{b}}\vphantom{b}}$</w:t>
        </w:r>
      </w:ins>
      <w:ins w:id="2736" w:author="PR Preview" w:date="2026-01-01T00:00:00Z">
        <w:r>
          <w:t xml:space="preserve"> </w:t>
        </w:r>
      </w:ins>
      <w:ins w:id="2737" w:author="PR Preview" w:date="2026-01-01T00:00:00Z">
        <w:r>
          <w:t xml:space="preserve">is a single number</w:t>
        </w:r>
      </w:ins>
      <w:ins w:id="2738" w:author="PR Preview" w:date="2026-01-01T00:00:00Z">
        <w:r>
          <w:t xml:space="preserve"> </w:t>
        </w:r>
      </w:ins>
      <m:oMath>
        <m:r>
          <m:t>b</m:t>
        </m:r>
      </m:oMath>
      <w:ins w:id="2739" w:author="PR Preview" w:date="2026-01-01T00:00:00Z">
        <w:r>
          <w:t xml:space="preserve">,</w:t>
        </w:r>
      </w:ins>
      <w:ins w:id="2740" w:author="PR Preview" w:date="2026-01-01T00:00:00Z">
        <w:r>
          <w:t xml:space="preserve"> </w:t>
        </w:r>
      </w:ins>
      <w:ins w:id="2741" w:author="PR Preview" w:date="2026-01-01T00:00:00Z">
        <w:r>
          <w:t xml:space="preserve">so an affine function is a linear function</w:t>
        </w:r>
      </w:ins>
      <w:ins w:id="2742" w:author="PR Preview" w:date="2026-01-01T00:00:00Z">
        <w:r>
          <w:t xml:space="preserve"> </w:t>
        </w:r>
      </w:ins>
      <w:ins w:id="2743" w:author="PR Preview" w:date="2026-01-01T00:00:00Z">
        <w:r>
          <w:t xml:space="preserve">$\mathord{\smash[b]{\underset{\raise.3ex\hbox{$\scriptstyle\sim$}}{w}}\vphantom{w}} \cdot \mathord{\smash[b]{\underset{\raise.3ex\hbox{$\scriptstyle\sim$}}{x}}\vphantom{x}}$</w:t>
        </w:r>
      </w:ins>
      <w:ins w:id="2744" w:author="PR Preview" w:date="2026-01-01T00:00:00Z">
        <w:r>
          <w:t xml:space="preserve"> </w:t>
        </w:r>
      </w:ins>
      <w:ins w:id="2745" w:author="PR Preview" w:date="2026-01-01T00:00:00Z">
        <w:r>
          <w:t xml:space="preserve">(</w:t>
        </w:r>
      </w:ins>
      <w:hyperlink w:anchor="cor-linear-scalar">
        <w:ins w:id="2746" w:author="PR Preview" w:date="2026-01-01T00:00:00Z">
          <w:r>
            <w:rPr>
              <w:rStyle w:val="Hyperlink"/>
            </w:rPr>
            <w:t xml:space="preserve">Corollary 1</w:t>
          </w:r>
        </w:ins>
      </w:hyperlink>
      <w:ins w:id="2747" w:author="PR Preview" w:date="2026-01-01T00:00:00Z">
        <w:r>
          <w:t xml:space="preserve">)</w:t>
        </w:r>
      </w:ins>
      <w:ins w:id="2748" w:author="PR Preview" w:date="2026-01-01T00:00:00Z">
        <w:r>
          <w:t xml:space="preserve"> </w:t>
        </w:r>
      </w:ins>
      <w:ins w:id="2749" w:author="PR Preview" w:date="2026-01-01T00:00:00Z">
        <w:r>
          <w:t xml:space="preserve">plus an offset:</w:t>
        </w:r>
      </w:ins>
    </w:p>
    <w:p>
      <w:pPr>
        <w:pStyle w:val="BodyText"/>
      </w:pPr>
      <w:bookmarkStart w:id="159" w:name="eq-linear-scalar"/>
      <w:ins w:id="2750" w:author="PR Preview" w:date="2026-01-01T00:00:00Z">
        <w:r>
          <w:t xml:space="preserve">$$f(\mathord{\smash[b]{\underset{\raise.3ex\hbox{$\scriptstyle\sim$}}{x}}\vphantom{x}}) = \mathord{\smash[b]{\underset{\raise.3ex\hbox{$\scriptstyle\sim$}}{w}}\vphantom{w}} \cdot \mathord{\smash[b]{\underset{\raise.3ex\hbox{$\scriptstyle\sim$}}{x}}\vphantom{x}} + b, \qquad \mathord{\smash[b]{\underset{\raise.3ex\hbox{$\scriptstyle\sim$}}{w}}\vphantom{w}} \in \mathbb{R}^p, \quad b \in \mathbb{R} \qquad(4)$$</w:t>
        </w:r>
      </w:ins>
      <w:bookmarkEnd w:id="159"/>
    </w:p>
    <w:bookmarkEnd w:id="160"/>
    <w:bookmarkStart w:id="161" w:name="def-augmented-vector"/>
    <w:p>
      <w:pPr>
        <w:pStyle w:val="FirstParagraph"/>
      </w:pPr>
      <w:ins w:id="2751" w:author="PR Preview" w:date="2026-01-01T00:00:00Z">
        <w:r>
          <w:rPr>
            <w:b/>
            <w:bCs/>
          </w:rPr>
          <w:t xml:space="preserve">Definition 40 (Augmented vector)</w:t>
        </w:r>
      </w:ins>
      <w:ins w:id="2752" w:author="PR Preview" w:date="2026-01-01T00:00:00Z">
        <w:r>
          <w:t xml:space="preserve"> </w:t>
        </w:r>
      </w:ins>
      <w:ins w:id="2753" w:author="PR Preview" w:date="2026-01-01T00:00:00Z">
        <w:r>
          <w:t xml:space="preserve">The</w:t>
        </w:r>
      </w:ins>
      <w:ins w:id="2754" w:author="PR Preview" w:date="2026-01-01T00:00:00Z">
        <w:r>
          <w:t xml:space="preserve"> </w:t>
        </w:r>
      </w:ins>
      <w:ins w:id="2755" w:author="PR Preview" w:date="2026-01-01T00:00:00Z">
        <w:r>
          <w:rPr>
            <w:b/>
            <w:bCs/>
          </w:rPr>
          <w:t xml:space="preserve">augmented vector</w:t>
        </w:r>
      </w:ins>
      <w:ins w:id="2756" w:author="PR Preview" w:date="2026-01-01T00:00:00Z">
        <w:r>
          <w:t xml:space="preserve"> </w:t>
        </w:r>
      </w:ins>
      <w:ins w:id="2757" w:author="PR Preview" w:date="2026-01-01T00:00:00Z">
        <w:r>
          <w:t xml:space="preserve">of</w:t>
        </w:r>
      </w:ins>
      <w:ins w:id="2758" w:author="PR Preview" w:date="2026-01-01T00:00:00Z">
        <w:r>
          <w:t xml:space="preserve"> </w:t>
        </w:r>
      </w:ins>
      <w:ins w:id="2759" w:author="PR Preview" w:date="2026-01-01T00:00:00Z">
        <w:r>
          <w:t xml:space="preserve">$\mathord{\smash[b]{\underset{\raise.3ex\hbox{$\scriptstyle\sim$}}{x}}\vphantom{x}}\in \mathbb{R}^p$</w:t>
        </w:r>
      </w:ins>
      <w:ins w:id="2760" w:author="PR Preview" w:date="2026-01-01T00:00:00Z">
        <w:r>
          <w:t xml:space="preserve"> </w:t>
        </w:r>
      </w:ins>
      <w:ins w:id="2761" w:author="PR Preview" w:date="2026-01-01T00:00:00Z">
        <w:r>
          <w:t xml:space="preserve">is the vector</w:t>
        </w:r>
      </w:ins>
      <w:ins w:id="2762" w:author="PR Preview" w:date="2026-01-01T00:00:00Z">
        <w:r>
          <w:t xml:space="preserve"> </w:t>
        </w:r>
      </w:ins>
      <w:ins w:id="2763" w:author="PR Preview" w:date="2026-01-01T00:00:00Z">
        <w:r>
          <w:t xml:space="preserve">${\mathord{\smash[b]{\underset{\raise.3ex\hbox{$\scriptstyle\sim$}}{x}}\vphantom{x}}}^{\mathrm{aug}} \in \mathbb{R}^{p+1}$</w:t>
        </w:r>
      </w:ins>
      <w:ins w:id="2764" w:author="PR Preview" w:date="2026-01-01T00:00:00Z">
        <w:r>
          <w:t xml:space="preserve"> </w:t>
        </w:r>
      </w:ins>
      <w:ins w:id="2765" w:author="PR Preview" w:date="2026-01-01T00:00:00Z">
        <w:r>
          <w:t xml:space="preserve">formed by placing a</w:t>
        </w:r>
      </w:ins>
      <w:ins w:id="2766" w:author="PR Preview" w:date="2026-01-01T00:00:00Z">
        <w:r>
          <w:t xml:space="preserve"> </w:t>
        </w:r>
      </w:ins>
      <m:oMath>
        <m:r>
          <m:t>1</m:t>
        </m:r>
      </m:oMath>
      <w:ins w:id="2767" w:author="PR Preview" w:date="2026-01-01T00:00:00Z">
        <w:r>
          <w:t xml:space="preserve"> </w:t>
        </w:r>
      </w:ins>
      <w:ins w:id="2768" w:author="PR Preview" w:date="2026-01-01T00:00:00Z">
        <w:r>
          <w:t xml:space="preserve">above the entries of</w:t>
        </w:r>
      </w:ins>
      <w:ins w:id="2769" w:author="PR Preview" w:date="2026-01-01T00:00:00Z">
        <w:r>
          <w:t xml:space="preserve"> </w:t>
        </w:r>
      </w:ins>
      <w:ins w:id="2770" w:author="PR Preview" w:date="2026-01-01T00:00:00Z">
        <w:r>
          <w:t xml:space="preserve">$\mathord{\smash[b]{\underset{\raise.3ex\hbox{$\scriptstyle\sim$}}{x}}\vphantom{x}}$</w:t>
        </w:r>
      </w:ins>
      <w:ins w:id="2771" w:author="PR Preview" w:date="2026-01-01T00:00:00Z">
        <w:r>
          <w:t xml:space="preserve">:</w:t>
        </w:r>
      </w:ins>
    </w:p>
    <w:p>
      <w:pPr>
        <w:pStyle w:val="BodyText"/>
      </w:pPr>
      <w:ins w:id="2772" w:author="PR Preview" w:date="2026-01-01T00:00:00Z">
        <w:r>
          <w:t xml:space="preserve">$$
    \begin{aligned}
    {\mathord{\smash[b]{\underset{\raise.3ex\hbox{$\scriptstyle\sim$}}{x}}\vphantom{x}}}^{\mathrm{aug}}
    &amp;= \begin{bmatrix}1 \\ \mathord{\smash[b]{\underset{\raise.3ex\hbox{$\scriptstyle\sim$}}{x}}\vphantom{x}}\end{bmatrix} \\
    &amp;= {(1, x_1, \ldots, x_p)}^{\top}
    \end{aligned}
    $$</w:t>
        </w:r>
      </w:ins>
    </w:p>
    <w:bookmarkEnd w:id="161"/>
    <w:bookmarkStart w:id="162" w:name="exm-augmented-vector"/>
    <w:p>
      <w:pPr>
        <w:pStyle w:val="FirstParagraph"/>
      </w:pPr>
      <w:ins w:id="2773" w:author="PR Preview" w:date="2026-01-01T00:00:00Z">
        <w:r>
          <w:rPr>
            <w:b/>
            <w:bCs/>
          </w:rPr>
          <w:t xml:space="preserve">Example 31 (An affine function as a dot product with an augmented vector)</w:t>
        </w:r>
      </w:ins>
      <w:ins w:id="2774" w:author="PR Preview" w:date="2026-01-01T00:00:00Z">
        <w:r>
          <w:t xml:space="preserve"> </w:t>
        </w:r>
      </w:ins>
      <w:ins w:id="2775" w:author="PR Preview" w:date="2026-01-01T00:00:00Z">
        <w:r>
          <w:t xml:space="preserve">For</w:t>
        </w:r>
      </w:ins>
      <w:ins w:id="2776" w:author="PR Preview" w:date="2026-01-01T00:00:00Z">
        <w:r>
          <w:t xml:space="preserve"> </w:t>
        </w:r>
      </w:ins>
      <w:ins w:id="2777" w:author="PR Preview" w:date="2026-01-01T00:00:00Z">
        <w:r>
          <w:t xml:space="preserve">$\mathord{\smash[b]{\underset{\raise.3ex\hbox{$\scriptstyle\sim$}}{x}}\vphantom{x}}= {(2, 5)}^{\top}$</w:t>
        </w:r>
      </w:ins>
      <w:ins w:id="2778" w:author="PR Preview" w:date="2026-01-01T00:00:00Z">
        <w:r>
          <w:t xml:space="preserve">, the augmented vector is</w:t>
        </w:r>
      </w:ins>
      <w:ins w:id="2779" w:author="PR Preview" w:date="2026-01-01T00:00:00Z">
        <w:r>
          <w:t xml:space="preserve"> </w:t>
        </w:r>
      </w:ins>
      <w:ins w:id="2780" w:author="PR Preview" w:date="2026-01-01T00:00:00Z">
        <w:r>
          <w:t xml:space="preserve">${\mathord{\smash[b]{\underset{\raise.3ex\hbox{$\scriptstyle\sim$}}{x}}\vphantom{x}}}^{\mathrm{aug}} = {(1, 2, 5)}^{\top}$</w:t>
        </w:r>
      </w:ins>
      <w:ins w:id="2781" w:author="PR Preview" w:date="2026-01-01T00:00:00Z">
        <w:r>
          <w:t xml:space="preserve">.</w:t>
        </w:r>
      </w:ins>
      <w:ins w:id="2782" w:author="PR Preview" w:date="2026-01-01T00:00:00Z">
        <w:r>
          <w:t xml:space="preserve"> </w:t>
        </w:r>
      </w:ins>
      <w:ins w:id="2783" w:author="PR Preview" w:date="2026-01-01T00:00:00Z">
        <w:r>
          <w:t xml:space="preserve">With</w:t>
        </w:r>
      </w:ins>
      <w:ins w:id="2784" w:author="PR Preview" w:date="2026-01-01T00:00:00Z">
        <w:r>
          <w:t xml:space="preserve"> </w:t>
        </w:r>
      </w:ins>
      <w:ins w:id="2785" w:author="PR Preview" w:date="2026-01-01T00:00:00Z">
        <w:r>
          <w:t xml:space="preserve">$\mathord{\smash[b]{\underset{\raise.3ex\hbox{$\scriptstyle\sim$}}{w}}\vphantom{w}} = {(3, -1)}^{\top}$</w:t>
        </w:r>
      </w:ins>
      <w:ins w:id="2786" w:author="PR Preview" w:date="2026-01-01T00:00:00Z">
        <w:r>
          <w:t xml:space="preserve"> </w:t>
        </w:r>
      </w:ins>
      <w:ins w:id="2787" w:author="PR Preview" w:date="2026-01-01T00:00:00Z">
        <w:r>
          <w:t xml:space="preserve">and</w:t>
        </w:r>
      </w:ins>
      <w:ins w:id="2788" w:author="PR Preview" w:date="2026-01-01T00:00:00Z">
        <w:r>
          <w:t xml:space="preserve"> </w:t>
        </w:r>
      </w:ins>
      <m:oMath>
        <m:r>
          <m:t>b</m:t>
        </m:r>
        <m:r>
          <m:rPr>
            <m:sty m:val="p"/>
          </m:rPr>
          <m:t>=</m:t>
        </m:r>
        <m:r>
          <m:t>4</m:t>
        </m:r>
      </m:oMath>
      <w:ins w:id="2789" w:author="PR Preview" w:date="2026-01-01T00:00:00Z">
        <w:r>
          <w:t xml:space="preserve">,</w:t>
        </w:r>
      </w:ins>
      <w:ins w:id="2790" w:author="PR Preview" w:date="2026-01-01T00:00:00Z">
        <w:r>
          <w:t xml:space="preserve"> </w:t>
        </w:r>
      </w:ins>
      <w:ins w:id="2791" w:author="PR Preview" w:date="2026-01-01T00:00:00Z">
        <w:r>
          <w:t xml:space="preserve">the affine function</w:t>
        </w:r>
      </w:ins>
      <w:ins w:id="2792" w:author="PR Preview" w:date="2026-01-01T00:00:00Z">
        <w:r>
          <w:t xml:space="preserve"> </w:t>
        </w:r>
      </w:ins>
      <w:ins w:id="2793" w:author="PR Preview" w:date="2026-01-01T00:00:00Z">
        <w:r>
          <w:t xml:space="preserve">$\mathord{\smash[b]{\underset{\raise.3ex\hbox{$\scriptstyle\sim$}}{w}}\vphantom{w}} \cdot \mathord{\smash[b]{\underset{\raise.3ex\hbox{$\scriptstyle\sim$}}{x}}\vphantom{x}} + b$</w:t>
        </w:r>
      </w:ins>
      <w:ins w:id="2794" w:author="PR Preview" w:date="2026-01-01T00:00:00Z">
        <w:r>
          <w:t xml:space="preserve"> </w:t>
        </w:r>
      </w:ins>
      <w:ins w:id="2795" w:author="PR Preview" w:date="2026-01-01T00:00:00Z">
        <w:r>
          <w:t xml:space="preserve">(</w:t>
        </w:r>
      </w:ins>
      <w:hyperlink w:anchor="eq-linear-scalar">
        <w:ins w:id="2796" w:author="PR Preview" w:date="2026-01-01T00:00:00Z">
          <w:r>
            <w:rPr>
              <w:rStyle w:val="Hyperlink"/>
            </w:rPr>
            <w:t xml:space="preserve">Equation 4</w:t>
          </w:r>
        </w:ins>
      </w:hyperlink>
      <w:ins w:id="2797" w:author="PR Preview" w:date="2026-01-01T00:00:00Z">
        <w:r>
          <w:t xml:space="preserve">) equals</w:t>
        </w:r>
      </w:ins>
      <w:ins w:id="2798" w:author="PR Preview" w:date="2026-01-01T00:00:00Z">
        <w:r>
          <w:t xml:space="preserve"> </w:t>
        </w:r>
      </w:ins>
      <w:ins w:id="2799" w:author="PR Preview" w:date="2026-01-01T00:00:00Z">
        <w:r>
          <w:t xml:space="preserve">the dot product of</w:t>
        </w:r>
      </w:ins>
      <w:ins w:id="2800" w:author="PR Preview" w:date="2026-01-01T00:00:00Z">
        <w:r>
          <w:t xml:space="preserve"> </w:t>
        </w:r>
      </w:ins>
      <m:oMath>
        <m:sSup>
          <m:e>
            <m:r>
              <m:rPr>
                <m:sty m:val="p"/>
              </m:rPr>
              <m:t>(</m:t>
            </m:r>
            <m:r>
              <m:t>b</m:t>
            </m:r>
            <m:r>
              <m:rPr>
                <m:sty m:val="p"/>
              </m:rPr>
              <m:t>,</m:t>
            </m:r>
            <m:sSub>
              <m:e>
                <m:r>
                  <m:t>w</m:t>
                </m:r>
              </m:e>
              <m:sub>
                <m:r>
                  <m:t>1</m:t>
                </m:r>
              </m:sub>
            </m:sSub>
            <m:r>
              <m:rPr>
                <m:sty m:val="p"/>
              </m:rPr>
              <m:t>,</m:t>
            </m:r>
            <m:sSub>
              <m:e>
                <m:r>
                  <m:t>w</m:t>
                </m:r>
              </m:e>
              <m:sub>
                <m:r>
                  <m:t>2</m:t>
                </m:r>
              </m:sub>
            </m:sSub>
            <m:r>
              <m:rPr>
                <m:sty m:val="p"/>
              </m:rPr>
              <m:t>)</m:t>
            </m:r>
          </m:e>
          <m:sup>
            <m:r>
              <m:rPr>
                <m:sty m:val="p"/>
              </m:rPr>
              <m:t>⊤</m:t>
            </m:r>
          </m:sup>
        </m:sSup>
        <m:r>
          <m:rPr>
            <m:sty m:val="p"/>
          </m:rPr>
          <m:t>=</m:t>
        </m:r>
        <m:sSup>
          <m:e>
            <m:r>
              <m:rPr>
                <m:sty m:val="p"/>
              </m:rPr>
              <m:t>(</m:t>
            </m:r>
            <m:r>
              <m:t>4</m:t>
            </m:r>
            <m:r>
              <m:rPr>
                <m:sty m:val="p"/>
              </m:rPr>
              <m:t>,</m:t>
            </m:r>
            <m:r>
              <m:t>3</m:t>
            </m:r>
            <m:r>
              <m:rPr>
                <m:sty m:val="p"/>
              </m:rPr>
              <m:t>,</m:t>
            </m:r>
            <m:r>
              <m:rPr>
                <m:sty m:val="p"/>
              </m:rPr>
              <m:t>−</m:t>
            </m:r>
            <m:r>
              <m:t>1</m:t>
            </m:r>
            <m:r>
              <m:rPr>
                <m:sty m:val="p"/>
              </m:rPr>
              <m:t>)</m:t>
            </m:r>
          </m:e>
          <m:sup>
            <m:r>
              <m:rPr>
                <m:sty m:val="p"/>
              </m:rPr>
              <m:t>⊤</m:t>
            </m:r>
          </m:sup>
        </m:sSup>
      </m:oMath>
      <w:ins w:id="2801" w:author="PR Preview" w:date="2026-01-01T00:00:00Z">
        <w:r>
          <w:t xml:space="preserve"> </w:t>
        </w:r>
      </w:ins>
      <w:ins w:id="2802" w:author="PR Preview" w:date="2026-01-01T00:00:00Z">
        <w:r>
          <w:t xml:space="preserve">with</w:t>
        </w:r>
      </w:ins>
      <w:ins w:id="2803" w:author="PR Preview" w:date="2026-01-01T00:00:00Z">
        <w:r>
          <w:t xml:space="preserve"> </w:t>
        </w:r>
      </w:ins>
      <w:ins w:id="2804" w:author="PR Preview" w:date="2026-01-01T00:00:00Z">
        <w:r>
          <w:t xml:space="preserve">${\mathord{\smash[b]{\underset{\raise.3ex\hbox{$\scriptstyle\sim$}}{x}}\vphantom{x}}}^{\mathrm{aug}}$</w:t>
        </w:r>
      </w:ins>
      <w:ins w:id="2805" w:author="PR Preview" w:date="2026-01-01T00:00:00Z">
        <w:r>
          <w:t xml:space="preserve">:</w:t>
        </w:r>
      </w:ins>
    </w:p>
    <w:p>
      <w:pPr>
        <w:pStyle w:val="BodyText"/>
      </w:pPr>
      <w:ins w:id="2806" w:author="PR Preview" w:date="2026-01-01T00:00:00Z">
        <w:r>
          <w:t xml:space="preserve">$$
    \begin{aligned}
    \mathord{\smash[b]{\underset{\raise.3ex\hbox{$\scriptstyle\sim$}}{w}}\vphantom{w}} \cdot \mathord{\smash[b]{\underset{\raise.3ex\hbox{$\scriptstyle\sim$}}{x}}\vphantom{x}} + b
    &amp;= 3 \cdot 2 + (-1) \cdot 5 + 4 \\
    &amp;= 5, \\
    {(4, 3, -1)}^{\top} \cdot {\mathord{\smash[b]{\underset{\raise.3ex\hbox{$\scriptstyle\sim$}}{x}}\vphantom{x}}}^{\mathrm{aug}}
    &amp;= 4 \cdot 1 + 3 \cdot 2 + (-1) \cdot 5 \\
    &amp;= 5
    \end{aligned}
    $$</w:t>
        </w:r>
      </w:ins>
    </w:p>
    <w:bookmarkEnd w:id="162"/>
    <w:bookmarkStart w:id="163" w:name="thm-affine-map-zero"/>
    <w:p>
      <w:pPr>
        <w:pStyle w:val="FirstParagraph"/>
      </w:pPr>
      <w:ins w:id="2807" w:author="PR Preview" w:date="2026-01-01T00:00:00Z">
        <w:r>
          <w:rPr>
            <w:b/>
            <w:bCs/>
          </w:rPr>
          <w:t xml:space="preserve">Theorem 15 (An affine map sends zero to its offset)</w:t>
        </w:r>
      </w:ins>
      <w:ins w:id="2808" w:author="PR Preview" w:date="2026-01-01T00:00:00Z">
        <w:r>
          <w:t xml:space="preserve"> </w:t>
        </w:r>
      </w:ins>
      <w:ins w:id="2809" w:author="PR Preview" w:date="2026-01-01T00:00:00Z">
        <w:r>
          <w:t xml:space="preserve">An affine map</w:t>
        </w:r>
      </w:ins>
      <w:ins w:id="2810" w:author="PR Preview" w:date="2026-01-01T00:00:00Z">
        <w:r>
          <w:t xml:space="preserve"> </w:t>
        </w:r>
      </w:ins>
      <w:ins w:id="2811" w:author="PR Preview" w:date="2026-01-01T00:00:00Z">
        <w:r>
          <w:t xml:space="preserve">$f(\mathord{\smash[b]{\underset{\raise.3ex\hbox{$\scriptstyle\sim$}}{x}}\vphantom{x}}) = \mathbf{A}\mathord{\smash[b]{\underset{\raise.3ex\hbox{$\scriptstyle\sim$}}{x}}\vphantom{x}}+ \mathord{\smash[b]{\underset{\raise.3ex\hbox{$\scriptstyle\sim$}}{b}}\vphantom{b}}$</w:t>
        </w:r>
      </w:ins>
      <w:ins w:id="2812" w:author="PR Preview" w:date="2026-01-01T00:00:00Z">
        <w:r>
          <w:t xml:space="preserve"> </w:t>
        </w:r>
      </w:ins>
      <w:ins w:id="2813" w:author="PR Preview" w:date="2026-01-01T00:00:00Z">
        <w:r>
          <w:t xml:space="preserve">(</w:t>
        </w:r>
      </w:ins>
      <w:hyperlink w:anchor="def-affine-map">
        <w:ins w:id="2814" w:author="PR Preview" w:date="2026-01-01T00:00:00Z">
          <w:r>
            <w:rPr>
              <w:rStyle w:val="Hyperlink"/>
            </w:rPr>
            <w:t xml:space="preserve">Definition 38</w:t>
          </w:r>
        </w:ins>
      </w:hyperlink>
      <w:ins w:id="2815" w:author="PR Preview" w:date="2026-01-01T00:00:00Z">
        <w:r>
          <w:t xml:space="preserve">)</w:t>
        </w:r>
      </w:ins>
      <w:ins w:id="2816" w:author="PR Preview" w:date="2026-01-01T00:00:00Z">
        <w:r>
          <w:t xml:space="preserve"> </w:t>
        </w:r>
      </w:ins>
      <w:ins w:id="2817" w:author="PR Preview" w:date="2026-01-01T00:00:00Z">
        <w:r>
          <w:t xml:space="preserve">satisfies</w:t>
        </w:r>
      </w:ins>
      <w:ins w:id="2818" w:author="PR Preview" w:date="2026-01-01T00:00:00Z">
        <w:r>
          <w:t xml:space="preserve"> </w:t>
        </w:r>
      </w:ins>
      <w:ins w:id="2819" w:author="PR Preview" w:date="2026-01-01T00:00:00Z">
        <w:r>
          <w:t xml:space="preserve">$f(\mathord{\smash[b]{\underset{\raise.3ex\hbox{$\scriptstyle\sim$}}{0}}\vphantom{0}}) = \mathord{\smash[b]{\underset{\raise.3ex\hbox{$\scriptstyle\sim$}}{b}}\vphantom{b}}$</w:t>
        </w:r>
      </w:ins>
      <w:ins w:id="2820" w:author="PR Preview" w:date="2026-01-01T00:00:00Z">
        <w:r>
          <w:t xml:space="preserve">.</w:t>
        </w:r>
      </w:ins>
    </w:p>
    <w:bookmarkEnd w:id="163"/>
    <w:p>
      <w:pPr>
        <w:pStyle w:val="BodyText"/>
      </w:pPr>
      <w:ins w:id="2821" w:author="PR Preview" w:date="2026-01-01T00:00:00Z">
        <w:r>
          <w:rPr>
            <w:i/>
            <w:iCs/>
          </w:rPr>
          <w:t xml:space="preserve">Proof</w:t>
        </w:r>
      </w:ins>
      <w:ins w:id="2822" w:author="PR Preview" w:date="2026-01-01T00:00:00Z">
        <w:r>
          <w:t xml:space="preserve">. </w:t>
        </w:r>
      </w:ins>
      <w:ins w:id="2823" w:author="PR Preview" w:date="2026-01-01T00:00:00Z">
        <w:r>
          <w:t xml:space="preserve">First,</w:t>
        </w:r>
      </w:ins>
      <w:ins w:id="2824" w:author="PR Preview" w:date="2026-01-01T00:00:00Z">
        <w:r>
          <w:t xml:space="preserve"> </w:t>
        </w:r>
      </w:ins>
      <w:ins w:id="2825" w:author="PR Preview" w:date="2026-01-01T00:00:00Z">
        <w:r>
          <w:t xml:space="preserve">$\mathbf{A}\mathord{\smash[b]{\underset{\raise.3ex\hbox{$\scriptstyle\sim$}}{0}}\vphantom{0}}= \mathord{\smash[b]{\underset{\raise.3ex\hbox{$\scriptstyle\sim$}}{0}}\vphantom{0}}$</w:t>
        </w:r>
      </w:ins>
      <w:ins w:id="2826" w:author="PR Preview" w:date="2026-01-01T00:00:00Z">
        <w:r>
          <w:t xml:space="preserve">: for each</w:t>
        </w:r>
      </w:ins>
      <w:ins w:id="2827" w:author="PR Preview" w:date="2026-01-01T00:00:00Z">
        <w:r>
          <w:t xml:space="preserve"> </w:t>
        </w:r>
      </w:ins>
      <m:oMath>
        <m:r>
          <m:t>i</m:t>
        </m:r>
      </m:oMath>
      <w:ins w:id="2828" w:author="PR Preview" w:date="2026-01-01T00:00:00Z">
        <w:r>
          <w:t xml:space="preserve">,</w:t>
        </w:r>
      </w:ins>
    </w:p>
    <w:p>
      <w:pPr>
        <w:pStyle w:val="BodyText"/>
      </w:pPr>
      <w:ins w:id="2829" w:author="PR Preview" w:date="2026-01-01T00:00:00Z">
        <w:r>
          <w:t xml:space="preserve">$$
    \begin{aligned}
    (\mathbf{A}\mathord{\smash[b]{\underset{\raise.3ex\hbox{$\scriptstyle\sim$}}{0}}\vphantom{0}})_i
    &amp;= \sum_{j=1}^pa_{ij} \cdot 0
    &amp;&amp; \text{(}\text{Definition~32}\text{)}
    \\&amp;= \sum_{j=1}^p0
    &amp;&amp; \text{(any number times } 0 \text{ is } 0 \text{)}
    \\&amp;= 0
    &amp;&amp; \text{(a sum of zeros is } 0 \text{)}
    \end{aligned}
    $$</w:t>
        </w:r>
      </w:ins>
    </w:p>
    <w:p>
      <w:pPr>
        <w:pStyle w:val="FirstParagraph"/>
      </w:pPr>
      <w:r>
        <w:t xml:space="preserve">Then</w:t>
      </w:r>
    </w:p>
    <w:p>
      <w:pPr>
        <w:pStyle w:val="BodyText"/>
      </w:pPr>
      <m:oMathPara>
        <m:oMathParaPr>
          <m:jc m:val="center"/>
        </m:oMathParaPr>
        <m:oMath>
          <m:eqArr>
            <m:e>
              <m:r>
                <m:t>f</m:t>
              </m:r>
              <m:r>
                <m:rPr>
                  <m:sty m:val="p"/>
                </m:rPr>
                <m:t>(</m:t>
              </m:r>
              <m:limLow>
                <m:e>
                  <m:r>
                    <m:t>0</m:t>
                  </m:r>
                </m:e>
                <m:lim>
                  <m:r>
                    <m:rPr>
                      <m:sty m:val="p"/>
                    </m:rPr>
                    <m:t>∼</m:t>
                  </m:r>
                </m:lim>
              </m:limLow>
              <m:r>
                <m:rPr>
                  <m:sty m:val="p"/>
                </m:rPr>
                <m:t>)</m:t>
              </m:r>
              <m:r>
                <m:t>&amp;</m:t>
              </m:r>
              <m:r>
                <m:rPr>
                  <m:sty m:val="p"/>
                </m:rPr>
                <m:t>=</m:t>
              </m:r>
              <m:r>
                <m:rPr>
                  <m:sty m:val="bi"/>
                </m:rPr>
                <m:t>A</m:t>
              </m:r>
              <m:limLow>
                <m:e>
                  <m:r>
                    <m:t>0</m:t>
                  </m:r>
                </m:e>
                <m:lim>
                  <m:r>
                    <m:rPr>
                      <m:sty m:val="p"/>
                    </m:rPr>
                    <m:t>∼</m:t>
                  </m:r>
                </m:lim>
              </m:limLow>
              <m:r>
                <m:rPr>
                  <m:sty m:val="p"/>
                </m:rPr>
                <m:t>+</m:t>
              </m:r>
              <m:limLow>
                <m:e>
                  <m:r>
                    <m:t>b</m:t>
                  </m:r>
                </m:e>
                <m:lim>
                  <m:r>
                    <m:rPr>
                      <m:sty m:val="p"/>
                    </m:rPr>
                    <m:t>∼</m:t>
                  </m:r>
                </m:lim>
              </m:limLow>
              <m:r>
                <m:t>&amp;</m:t>
              </m:r>
              <m:r>
                <m:t>&amp;</m:t>
              </m:r>
              <m:r>
                <m:rPr>
                  <m:nor/>
                  <m:sty m:val="p"/>
                </m:rPr>
                <m:t>(</m:t>
              </m:r>
              <m:r>
                <m:rPr>
                  <m:nor/>
                  <m:sty m:val="p"/>
                </m:rPr>
                <m:t>Definition 38</m:t>
              </m:r>
              <m:r>
                <m:rPr>
                  <m:nor/>
                  <m:sty m:val="p"/>
                </m:rPr>
                <m:t>)</m:t>
              </m:r>
            </m:e>
            <m:e>
              <m:r>
                <m:t>&amp;</m:t>
              </m:r>
              <m:r>
                <m:rPr>
                  <m:sty m:val="p"/>
                </m:rPr>
                <m:t>=</m:t>
              </m:r>
              <m:limLow>
                <m:e>
                  <m:r>
                    <m:t>0</m:t>
                  </m:r>
                </m:e>
                <m:lim>
                  <m:r>
                    <m:rPr>
                      <m:sty m:val="p"/>
                    </m:rPr>
                    <m:t>∼</m:t>
                  </m:r>
                </m:lim>
              </m:limLow>
              <m:r>
                <m:rPr>
                  <m:sty m:val="p"/>
                </m:rPr>
                <m:t>+</m:t>
              </m:r>
              <m:limLow>
                <m:e>
                  <m:r>
                    <m:t>b</m:t>
                  </m:r>
                </m:e>
                <m:lim>
                  <m:r>
                    <m:rPr>
                      <m:sty m:val="p"/>
                    </m:rPr>
                    <m:t>∼</m:t>
                  </m:r>
                </m:lim>
              </m:limLow>
              <m:r>
                <m:t>&amp;</m:t>
              </m:r>
              <m:r>
                <m:t>&amp;</m:t>
              </m:r>
              <m:r>
                <m:rPr>
                  <m:sty m:val="p"/>
                </m:rPr>
                <m:t>(</m:t>
              </m:r>
              <m:r>
                <m:rPr>
                  <m:sty m:val="bi"/>
                </m:rPr>
                <m:t>A</m:t>
              </m:r>
              <m:limLow>
                <m:e>
                  <m:r>
                    <m:t>0</m:t>
                  </m:r>
                </m:e>
                <m:lim>
                  <m:r>
                    <m:rPr>
                      <m:sty m:val="p"/>
                    </m:rPr>
                    <m:t>∼</m:t>
                  </m:r>
                </m:lim>
              </m:limLow>
              <m:r>
                <m:rPr>
                  <m:sty m:val="p"/>
                </m:rPr>
                <m:t>=</m:t>
              </m:r>
              <m:limLow>
                <m:e>
                  <m:r>
                    <m:t>0</m:t>
                  </m:r>
                </m:e>
                <m:lim>
                  <m:r>
                    <m:rPr>
                      <m:sty m:val="p"/>
                    </m:rPr>
                    <m:t>∼</m:t>
                  </m:r>
                </m:lim>
              </m:limLow>
              <m:r>
                <m:rPr>
                  <m:sty m:val="p"/>
                </m:rPr>
                <m:t>)</m:t>
              </m:r>
            </m:e>
            <m:e>
              <m:r>
                <m:t>&amp;</m:t>
              </m:r>
              <m:r>
                <m:rPr>
                  <m:sty m:val="p"/>
                </m:rPr>
                <m:t>=</m:t>
              </m:r>
              <m:limLow>
                <m:e>
                  <m:r>
                    <m:t>b</m:t>
                  </m:r>
                </m:e>
                <m:lim>
                  <m:r>
                    <m:rPr>
                      <m:sty m:val="p"/>
                    </m:rPr>
                    <m:t>∼</m:t>
                  </m:r>
                </m:lim>
              </m:limLow>
              <m:r>
                <m:t>&amp;</m:t>
              </m:r>
              <m:r>
                <m:t>&amp;</m:t>
              </m:r>
              <m:r>
                <m:rPr>
                  <m:nor/>
                  <m:sty m:val="p"/>
                </m:rPr>
                <m:t>(adding </m:t>
              </m:r>
              <m:limLow>
                <m:e>
                  <m:r>
                    <m:t>0</m:t>
                  </m:r>
                </m:e>
                <m:lim>
                  <m:r>
                    <m:rPr>
                      <m:sty m:val="p"/>
                    </m:rPr>
                    <m:t>∼</m:t>
                  </m:r>
                </m:lim>
              </m:limLow>
              <m:r>
                <m:rPr>
                  <m:nor/>
                  <m:sty m:val="p"/>
                </m:rPr>
                <m:t> changes no entry; </m:t>
              </m:r>
              <m:r>
                <m:rPr>
                  <m:nor/>
                  <m:sty m:val="p"/>
                </m:rPr>
                <m:t>Definition 7</m:t>
              </m:r>
              <m:r>
                <m:rPr>
                  <m:nor/>
                  <m:sty m:val="p"/>
                </m:rPr>
                <m:t>)</m:t>
              </m:r>
            </m:e>
          </m:eqArr>
        </m:oMath>
      </m:oMathPara>
    </w:p>
    <w:p>
      <w:pPr>
        <w:pStyle w:val="FirstParagraph"/>
      </w:pPr>
      <w:del w:id="2830" w:author="PR Preview" w:date="2026-01-01T00:00:00Z">
        <w:r>
          <w:rPr>
            <w:b/>
            <w:bCs/>
          </w:rPr>
          <w:delText xml:space="preserve">Theorem 16 (An affine map is linear exactly when its offset is zero)</w:delText>
        </w:r>
      </w:del>
      <w:del w:id="2831" w:author="PR Preview" w:date="2026-01-01T00:00:00Z">
        <w:r>
          <w:delText xml:space="preserve"> </w:delText>
        </w:r>
      </w:del>
      <w:del w:id="2832" w:author="PR Preview" w:date="2026-01-01T00:00:00Z">
        <w:r>
          <w:delText xml:space="preserve">An affine map</w:delText>
        </w:r>
      </w:del>
      <w:del w:id="2833"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2834" w:author="PR Preview" w:date="2026-01-01T00:00:00Z">
        <w:r>
          <w:delText xml:space="preserve"> </w:delText>
        </w:r>
      </w:del>
      <w:del w:id="2835" w:author="PR Preview" w:date="2026-01-01T00:00:00Z">
        <w:r>
          <w:delText xml:space="preserve">(</w:delText>
        </w:r>
      </w:del>
      <w:hyperlink w:anchor="def-affine-map">
        <w:del w:id="2836" w:author="PR Preview" w:date="2026-01-01T00:00:00Z">
          <w:r>
            <w:rPr>
              <w:rStyle w:val="Hyperlink"/>
            </w:rPr>
            <w:delText xml:space="preserve">Definition 38</w:delText>
          </w:r>
        </w:del>
      </w:hyperlink>
      <w:del w:id="2837" w:author="PR Preview" w:date="2026-01-01T00:00:00Z">
        <w:r>
          <w:delText xml:space="preserve">)</w:delText>
        </w:r>
      </w:del>
      <w:del w:id="2838" w:author="PR Preview" w:date="2026-01-01T00:00:00Z">
        <w:r>
          <w:delText xml:space="preserve"> </w:delText>
        </w:r>
      </w:del>
      <w:del w:id="2839" w:author="PR Preview" w:date="2026-01-01T00:00:00Z">
        <w:r>
          <w:delText xml:space="preserve">is linear (</w:delText>
        </w:r>
      </w:del>
      <w:hyperlink w:anchor="def-linear-map">
        <w:del w:id="2840" w:author="PR Preview" w:date="2026-01-01T00:00:00Z">
          <w:r>
            <w:rPr>
              <w:rStyle w:val="Hyperlink"/>
            </w:rPr>
            <w:delText xml:space="preserve">Definition 34</w:delText>
          </w:r>
        </w:del>
      </w:hyperlink>
      <w:del w:id="2841" w:author="PR Preview" w:date="2026-01-01T00:00:00Z">
        <w:r>
          <w:delText xml:space="preserve">) if and only if</w:delText>
        </w:r>
      </w:del>
      <w:del w:id="2842"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843" w:author="PR Preview" w:date="2026-01-01T00:00:00Z">
        <w:r>
          <w:delText xml:space="preserve">.</w:delText>
        </w:r>
      </w:del>
    </w:p>
    <w:p>
      <w:pPr>
        <w:pStyle w:val="BodyText"/>
      </w:pPr>
      <w:del w:id="2844" w:author="PR Preview" w:date="2026-01-01T00:00:00Z">
        <w:r>
          <w:rPr>
            <w:i/>
            <w:iCs/>
          </w:rPr>
          <w:delText xml:space="preserve">Proof</w:delText>
        </w:r>
      </w:del>
      <w:del w:id="2845" w:author="PR Preview" w:date="2026-01-01T00:00:00Z">
        <w:r>
          <w:delText xml:space="preserve">. </w:delText>
        </w:r>
      </w:del>
      <w:del w:id="2846" w:author="PR Preview" w:date="2026-01-01T00:00:00Z">
        <w:r>
          <w:delText xml:space="preserve">If</w:delText>
        </w:r>
      </w:del>
      <w:del w:id="2847"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848" w:author="PR Preview" w:date="2026-01-01T00:00:00Z">
        <w:r>
          <w:delText xml:space="preserve">, then</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limLow>
                <m:e>
                  <m:r>
                    <m:t>0</m:t>
                  </m:r>
                </m:e>
                <m:lim>
                  <m:r>
                    <m:rPr>
                      <m:sty m:val="p"/>
                    </m:rPr>
                    <m:t>∼</m:t>
                  </m:r>
                </m:lim>
              </m:limLow>
            </m:e>
            <m:e>
              <m:r>
                <m:t>&amp;</m:t>
              </m:r>
              <m:r>
                <m:rPr>
                  <m:sty m:val="p"/>
                </m:rPr>
                <m:t>=</m:t>
              </m:r>
              <m:r>
                <m:rPr>
                  <m:sty m:val="bi"/>
                </m:rPr>
                <m:t>A</m:t>
              </m:r>
              <m:limLow>
                <m:e>
                  <m:r>
                    <m:t>x</m:t>
                  </m:r>
                </m:e>
                <m:lim>
                  <m:r>
                    <m:rPr>
                      <m:sty m:val="p"/>
                    </m:rPr>
                    <m:t>∼</m:t>
                  </m:r>
                </m:lim>
              </m:limLow>
              <m:r>
                <m:rPr>
                  <m:sty m:val="p"/>
                </m:rPr>
                <m:t>,</m:t>
              </m:r>
            </m:e>
          </m:eqArr>
        </m:oMath>
      </m:oMathPara>
    </w:p>
    <w:p>
      <w:pPr>
        <w:pStyle w:val="FirstParagraph"/>
      </w:pPr>
      <w:del w:id="2849" w:author="PR Preview" w:date="2026-01-01T00:00:00Z">
        <w:r>
          <w:delText xml:space="preserve">which is linear by</w:delText>
        </w:r>
      </w:del>
      <w:del w:id="2850" w:author="PR Preview" w:date="2026-01-01T00:00:00Z">
        <w:r>
          <w:delText xml:space="preserve"> </w:delText>
        </w:r>
      </w:del>
      <w:hyperlink w:anchor="thm-matrix-map-linear">
        <w:del w:id="2851" w:author="PR Preview" w:date="2026-01-01T00:00:00Z">
          <w:r>
            <w:rPr>
              <w:rStyle w:val="Hyperlink"/>
            </w:rPr>
            <w:delText xml:space="preserve">Theorem 12</w:delText>
          </w:r>
        </w:del>
      </w:hyperlink>
      <w:del w:id="2852" w:author="PR Preview" w:date="2026-01-01T00:00:00Z">
        <w:r>
          <w:delText xml:space="preserve">.</w:delText>
        </w:r>
      </w:del>
      <w:del w:id="2853" w:author="PR Preview" w:date="2026-01-01T00:00:00Z">
        <w:r>
          <w:delText xml:space="preserve"> </w:delText>
        </w:r>
      </w:del>
      <w:del w:id="2854" w:author="PR Preview" w:date="2026-01-01T00:00:00Z">
        <w:r>
          <w:delText xml:space="preserve">Conversely, if</w:delText>
        </w:r>
      </w:del>
      <w:del w:id="2855" w:author="PR Preview" w:date="2026-01-01T00:00:00Z">
        <w:r>
          <w:delText xml:space="preserve"> </w:delText>
        </w:r>
      </w:del>
      <m:oMath>
        <m:r>
          <m:t>f</m:t>
        </m:r>
      </m:oMath>
      <w:del w:id="2856" w:author="PR Preview" w:date="2026-01-01T00:00:00Z">
        <w:r>
          <w:delText xml:space="preserve"> </w:delText>
        </w:r>
      </w:del>
      <w:del w:id="2857" w:author="PR Preview" w:date="2026-01-01T00:00:00Z">
        <w:r>
          <w:delText xml:space="preserve">is linear, then</w:delText>
        </w:r>
      </w:del>
      <w:del w:id="2858"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0</m:t>
            </m:r>
          </m:e>
          <m:lim>
            <m:r>
              <m:rPr>
                <m:sty m:val="p"/>
              </m:rPr>
              <m:t>∼</m:t>
            </m:r>
          </m:lim>
        </m:limLow>
      </m:oMath>
      <w:del w:id="2859" w:author="PR Preview" w:date="2026-01-01T00:00:00Z">
        <w:r>
          <w:delText xml:space="preserve"> </w:delText>
        </w:r>
      </w:del>
      <w:del w:id="2860" w:author="PR Preview" w:date="2026-01-01T00:00:00Z">
        <w:r>
          <w:delText xml:space="preserve">by</w:delText>
        </w:r>
      </w:del>
      <w:del w:id="2861" w:author="PR Preview" w:date="2026-01-01T00:00:00Z">
        <w:r>
          <w:delText xml:space="preserve"> </w:delText>
        </w:r>
      </w:del>
      <w:hyperlink w:anchor="thm-linear-map-zero">
        <w:del w:id="2862" w:author="PR Preview" w:date="2026-01-01T00:00:00Z">
          <w:r>
            <w:rPr>
              <w:rStyle w:val="Hyperlink"/>
            </w:rPr>
            <w:delText xml:space="preserve">Theorem 11</w:delText>
          </w:r>
        </w:del>
      </w:hyperlink>
      <w:del w:id="2863" w:author="PR Preview" w:date="2026-01-01T00:00:00Z">
        <w:r>
          <w:delText xml:space="preserve">,</w:delText>
        </w:r>
      </w:del>
      <w:del w:id="2864" w:author="PR Preview" w:date="2026-01-01T00:00:00Z">
        <w:r>
          <w:delText xml:space="preserve"> </w:delText>
        </w:r>
      </w:del>
      <w:del w:id="2865" w:author="PR Preview" w:date="2026-01-01T00:00:00Z">
        <w:r>
          <w:delText xml:space="preserve">and</w:delText>
        </w:r>
      </w:del>
      <w:del w:id="2866" w:author="PR Preview" w:date="2026-01-01T00:00:00Z">
        <w:r>
          <w:delText xml:space="preserve"> </w:delText>
        </w:r>
      </w:del>
      <m:oMath>
        <m:r>
          <m:t>f</m:t>
        </m:r>
        <m:r>
          <m:rPr>
            <m:sty m:val="p"/>
          </m:rPr>
          <m:t>(</m:t>
        </m:r>
        <m:limLow>
          <m:e>
            <m:r>
              <m:t>0</m:t>
            </m:r>
          </m:e>
          <m:lim>
            <m:r>
              <m:rPr>
                <m:sty m:val="p"/>
              </m:rPr>
              <m:t>∼</m:t>
            </m:r>
          </m:lim>
        </m:limLow>
        <m:r>
          <m:rPr>
            <m:sty m:val="p"/>
          </m:rPr>
          <m:t>)</m:t>
        </m:r>
        <m:r>
          <m:rPr>
            <m:sty m:val="p"/>
          </m:rPr>
          <m:t>=</m:t>
        </m:r>
        <m:limLow>
          <m:e>
            <m:r>
              <m:t>b</m:t>
            </m:r>
          </m:e>
          <m:lim>
            <m:r>
              <m:rPr>
                <m:sty m:val="p"/>
              </m:rPr>
              <m:t>∼</m:t>
            </m:r>
          </m:lim>
        </m:limLow>
      </m:oMath>
      <w:del w:id="2867" w:author="PR Preview" w:date="2026-01-01T00:00:00Z">
        <w:r>
          <w:delText xml:space="preserve"> </w:delText>
        </w:r>
      </w:del>
      <w:del w:id="2868" w:author="PR Preview" w:date="2026-01-01T00:00:00Z">
        <w:r>
          <w:delText xml:space="preserve">by</w:delText>
        </w:r>
      </w:del>
      <w:del w:id="2869" w:author="PR Preview" w:date="2026-01-01T00:00:00Z">
        <w:r>
          <w:delText xml:space="preserve"> </w:delText>
        </w:r>
      </w:del>
      <w:hyperlink w:anchor="thm-affine-map-zero">
        <w:del w:id="2870" w:author="PR Preview" w:date="2026-01-01T00:00:00Z">
          <w:r>
            <w:rPr>
              <w:rStyle w:val="Hyperlink"/>
            </w:rPr>
            <w:delText xml:space="preserve">Theorem 15</w:delText>
          </w:r>
        </w:del>
      </w:hyperlink>
      <w:del w:id="2871" w:author="PR Preview" w:date="2026-01-01T00:00:00Z">
        <w:r>
          <w:delText xml:space="preserve">,</w:delText>
        </w:r>
      </w:del>
      <w:del w:id="2872" w:author="PR Preview" w:date="2026-01-01T00:00:00Z">
        <w:r>
          <w:delText xml:space="preserve"> </w:delText>
        </w:r>
      </w:del>
      <w:del w:id="2873" w:author="PR Preview" w:date="2026-01-01T00:00:00Z">
        <w:r>
          <w:delText xml:space="preserve">so</w:delText>
        </w:r>
      </w:del>
      <w:del w:id="2874"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2875" w:author="PR Preview" w:date="2026-01-01T00:00:00Z">
        <w:r>
          <w:delText xml:space="preserve">.</w:delText>
        </w:r>
      </w:del>
    </w:p>
    <w:p>
      <w:pPr>
        <w:pStyle w:val="BodyText"/>
      </w:pPr>
      <w:del w:id="2876" w:author="PR Preview" w:date="2026-01-01T00:00:00Z">
        <w:r>
          <w:rPr>
            <w:b/>
            <w:bCs/>
          </w:rPr>
          <w:delText xml:space="preserve">Example 32 (Two affine maps with the same matrix)</w:delText>
        </w:r>
      </w:del>
      <w:del w:id="2877" w:author="PR Preview" w:date="2026-01-01T00:00:00Z">
        <w:r>
          <w:delText xml:space="preserve"> </w:delText>
        </w:r>
      </w:del>
      <w:del w:id="2878" w:author="PR Preview" w:date="2026-01-01T00:00:00Z">
        <w:r>
          <w:delText xml:space="preserve">Let</w:delText>
        </w:r>
      </w:del>
      <w:del w:id="287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del w:id="2880" w:author="PR Preview" w:date="2026-01-01T00:00:00Z">
        <w:r>
          <w:delText xml:space="preserve">, the matrix of the linear map in</w:delText>
        </w:r>
      </w:del>
      <w:del w:id="2881" w:author="PR Preview" w:date="2026-01-01T00:00:00Z">
        <w:r>
          <w:delText xml:space="preserve"> </w:delText>
        </w:r>
      </w:del>
      <w:hyperlink w:anchor="exm-linear-map">
        <w:del w:id="2882" w:author="PR Preview" w:date="2026-01-01T00:00:00Z">
          <w:r>
            <w:rPr>
              <w:rStyle w:val="Hyperlink"/>
            </w:rPr>
            <w:delText xml:space="preserve">Example 25</w:delText>
          </w:r>
        </w:del>
      </w:hyperlink>
      <w:del w:id="2883" w:author="PR Preview" w:date="2026-01-01T00:00:00Z">
        <w:r>
          <w:delText xml:space="preserve">.</w:delText>
        </w:r>
      </w:del>
      <w:del w:id="2884"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2885" w:author="PR Preview" w:date="2026-01-01T00:00:00Z">
        <w:r>
          <w:delText xml:space="preserve"> </w:delText>
        </w:r>
      </w:del>
      <w:del w:id="2886" w:author="PR Preview" w:date="2026-01-01T00:00:00Z">
        <w:r>
          <w:delText xml:space="preserve">has offset</w:delText>
        </w:r>
      </w:del>
      <w:del w:id="2887" w:author="PR Preview" w:date="2026-01-01T00:00:00Z">
        <w:r>
          <w:delText xml:space="preserve"> </w:delText>
        </w:r>
      </w:del>
      <m:oMath>
        <m:limLow>
          <m:e>
            <m:r>
              <m:t>0</m:t>
            </m:r>
          </m:e>
          <m:lim>
            <m:r>
              <m:rPr>
                <m:sty m:val="p"/>
              </m:rPr>
              <m:t>∼</m:t>
            </m:r>
          </m:lim>
        </m:limLow>
      </m:oMath>
      <w:del w:id="2888" w:author="PR Preview" w:date="2026-01-01T00:00:00Z">
        <w:r>
          <w:delText xml:space="preserve">, so it is linear.</w:delText>
        </w:r>
      </w:del>
      <w:del w:id="2889" w:author="PR Preview" w:date="2026-01-01T00:00:00Z">
        <w:r>
          <w:delText xml:space="preserve"> </w:delText>
        </w:r>
      </w:del>
      <m:oMath>
        <m:r>
          <m:t>g</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1</m:t>
                  </m:r>
                </m:e>
              </m:mr>
              <m:mr>
                <m:e>
                  <m:r>
                    <m:t>0</m:t>
                  </m:r>
                </m:e>
              </m:mr>
            </m:m>
          </m:e>
        </m:d>
      </m:oMath>
      <w:del w:id="2890" w:author="PR Preview" w:date="2026-01-01T00:00:00Z">
        <w:r>
          <w:delText xml:space="preserve"> </w:delText>
        </w:r>
      </w:del>
      <w:del w:id="2891" w:author="PR Preview" w:date="2026-01-01T00:00:00Z">
        <w:r>
          <w:delText xml:space="preserve">has offset</w:delText>
        </w:r>
      </w:del>
      <w:del w:id="2892" w:author="PR Preview" w:date="2026-01-01T00:00:00Z">
        <w:r>
          <w:delText xml:space="preserve"> </w:delText>
        </w:r>
      </w:del>
      <m:oMath>
        <m:d>
          <m:dPr>
            <m:begChr m:val="["/>
            <m:sepChr m:val=""/>
            <m:endChr m:val="]"/>
            <m:grow/>
          </m:dPr>
          <m:e>
            <m:m>
              <m:mPr>
                <m:baseJc m:val="center"/>
                <m:plcHide m:val="on"/>
                <m:mcs>
                  <m:mc>
                    <m:mcPr>
                      <m:mcJc m:val="center"/>
                      <m:count m:val="1"/>
                    </m:mcPr>
                  </m:mc>
                </m:mcs>
              </m:mPr>
              <m:mr>
                <m:e>
                  <m:r>
                    <m:t>1</m:t>
                  </m:r>
                </m:e>
              </m:mr>
              <m:mr>
                <m:e>
                  <m:r>
                    <m:t>0</m:t>
                  </m:r>
                </m:e>
              </m:mr>
            </m:m>
          </m:e>
        </m:d>
        <m:r>
          <m:rPr>
            <m:sty m:val="p"/>
          </m:rPr>
          <m:t>≠</m:t>
        </m:r>
        <m:limLow>
          <m:e>
            <m:r>
              <m:t>0</m:t>
            </m:r>
          </m:e>
          <m:lim>
            <m:r>
              <m:rPr>
                <m:sty m:val="p"/>
              </m:rPr>
              <m:t>∼</m:t>
            </m:r>
          </m:lim>
        </m:limLow>
      </m:oMath>
      <w:del w:id="2893" w:author="PR Preview" w:date="2026-01-01T00:00:00Z">
        <w:r>
          <w:delText xml:space="preserve">,</w:delText>
        </w:r>
      </w:del>
      <w:del w:id="2894" w:author="PR Preview" w:date="2026-01-01T00:00:00Z">
        <w:r>
          <w:delText xml:space="preserve"> </w:delText>
        </w:r>
      </w:del>
      <w:del w:id="2895" w:author="PR Preview" w:date="2026-01-01T00:00:00Z">
        <w:r>
          <w:delText xml:space="preserve">so by</w:delText>
        </w:r>
      </w:del>
      <w:del w:id="2896" w:author="PR Preview" w:date="2026-01-01T00:00:00Z">
        <w:r>
          <w:delText xml:space="preserve"> </w:delText>
        </w:r>
      </w:del>
      <w:hyperlink w:anchor="thm-affine-linear-iff">
        <w:del w:id="2897" w:author="PR Preview" w:date="2026-01-01T00:00:00Z">
          <w:r>
            <w:rPr>
              <w:rStyle w:val="Hyperlink"/>
            </w:rPr>
            <w:delText xml:space="preserve">Theorem 16</w:delText>
          </w:r>
        </w:del>
      </w:hyperlink>
      <w:del w:id="2898" w:author="PR Preview" w:date="2026-01-01T00:00:00Z">
        <w:r>
          <w:delText xml:space="preserve"> </w:delText>
        </w:r>
      </w:del>
      <w:del w:id="2899" w:author="PR Preview" w:date="2026-01-01T00:00:00Z">
        <w:r>
          <w:delText xml:space="preserve">it is not linear:</w:delText>
        </w:r>
      </w:del>
      <w:del w:id="2900" w:author="PR Preview" w:date="2026-01-01T00:00:00Z">
        <w:r>
          <w:delText xml:space="preserve"> </w:delText>
        </w:r>
      </w:del>
      <w:del w:id="2901" w:author="PR Preview" w:date="2026-01-01T00:00:00Z">
        <w:r>
          <w:delText xml:space="preserve">indeed</w:delText>
        </w:r>
      </w:del>
      <w:del w:id="2902" w:author="PR Preview" w:date="2026-01-01T00:00:00Z">
        <w:r>
          <w:delText xml:space="preserve"> </w:delText>
        </w:r>
      </w:del>
      <m:oMath>
        <m:r>
          <m:t>g</m:t>
        </m:r>
        <m:r>
          <m:rPr>
            <m:sty m:val="p"/>
          </m:rPr>
          <m:t>(</m:t>
        </m:r>
        <m:limLow>
          <m:e>
            <m:r>
              <m:t>0</m:t>
            </m:r>
          </m:e>
          <m:lim>
            <m:r>
              <m:rPr>
                <m:sty m:val="p"/>
              </m:rPr>
              <m:t>∼</m:t>
            </m:r>
          </m:lim>
        </m:limLow>
        <m:r>
          <m:rPr>
            <m:sty m:val="p"/>
          </m:rPr>
          <m:t>)</m:t>
        </m:r>
        <m:r>
          <m:rPr>
            <m:sty m:val="p"/>
          </m:rPr>
          <m:t>=</m:t>
        </m:r>
        <m:d>
          <m:dPr>
            <m:begChr m:val="["/>
            <m:sepChr m:val=""/>
            <m:endChr m:val="]"/>
            <m:grow/>
          </m:dPr>
          <m:e>
            <m:m>
              <m:mPr>
                <m:baseJc m:val="center"/>
                <m:plcHide m:val="on"/>
                <m:mcs>
                  <m:mc>
                    <m:mcPr>
                      <m:mcJc m:val="center"/>
                      <m:count m:val="1"/>
                    </m:mcPr>
                  </m:mc>
                </m:mcs>
              </m:mPr>
              <m:mr>
                <m:e>
                  <m:r>
                    <m:t>1</m:t>
                  </m:r>
                </m:e>
              </m:mr>
              <m:mr>
                <m:e>
                  <m:r>
                    <m:t>0</m:t>
                  </m:r>
                </m:e>
              </m:mr>
            </m:m>
          </m:e>
        </m:d>
      </m:oMath>
      <w:del w:id="2903" w:author="PR Preview" w:date="2026-01-01T00:00:00Z">
        <w:r>
          <w:delText xml:space="preserve">, not</w:delText>
        </w:r>
      </w:del>
      <w:del w:id="2904" w:author="PR Preview" w:date="2026-01-01T00:00:00Z">
        <w:r>
          <w:delText xml:space="preserve"> </w:delText>
        </w:r>
      </w:del>
      <m:oMath>
        <m:limLow>
          <m:e>
            <m:r>
              <m:t>0</m:t>
            </m:r>
          </m:e>
          <m:lim>
            <m:r>
              <m:rPr>
                <m:sty m:val="p"/>
              </m:rPr>
              <m:t>∼</m:t>
            </m:r>
          </m:lim>
        </m:limLow>
      </m:oMath>
      <w:del w:id="2905" w:author="PR Preview" w:date="2026-01-01T00:00:00Z">
        <w:r>
          <w:delText xml:space="preserve">.</w:delText>
        </w:r>
      </w:del>
    </w:p>
    <w:p>
      <w:pPr>
        <w:pStyle w:val="BodyText"/>
      </w:pPr>
      <w:del w:id="2906" w:author="PR Preview" w:date="2026-01-01T00:00:00Z">
        <w:r>
          <w:rPr>
            <w:b/>
            <w:bCs/>
          </w:rPr>
          <w:delText xml:space="preserve">Corollary 2 (Every linear map is affine)</w:delText>
        </w:r>
      </w:del>
      <w:del w:id="2907" w:author="PR Preview" w:date="2026-01-01T00:00:00Z">
        <w:r>
          <w:delText xml:space="preserve"> </w:delText>
        </w:r>
      </w:del>
      <w:del w:id="2908" w:author="PR Preview" w:date="2026-01-01T00:00:00Z">
        <w:r>
          <w:delText xml:space="preserve">Every linear map</w:delText>
        </w:r>
      </w:del>
      <w:del w:id="2909" w:author="PR Preview" w:date="2026-01-01T00:00:00Z">
        <w:r>
          <w:delText xml:space="preserve"> </w:delText>
        </w:r>
      </w:del>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del w:id="2910" w:author="PR Preview" w:date="2026-01-01T00:00:00Z">
        <w:r>
          <w:delText xml:space="preserve"> </w:delText>
        </w:r>
      </w:del>
      <w:del w:id="2911" w:author="PR Preview" w:date="2026-01-01T00:00:00Z">
        <w:r>
          <w:delText xml:space="preserve">(</w:delText>
        </w:r>
      </w:del>
      <w:hyperlink w:anchor="def-linear-map">
        <w:del w:id="2912" w:author="PR Preview" w:date="2026-01-01T00:00:00Z">
          <w:r>
            <w:rPr>
              <w:rStyle w:val="Hyperlink"/>
            </w:rPr>
            <w:delText xml:space="preserve">Definition 34</w:delText>
          </w:r>
        </w:del>
      </w:hyperlink>
      <w:del w:id="2913" w:author="PR Preview" w:date="2026-01-01T00:00:00Z">
        <w:r>
          <w:delText xml:space="preserve">)</w:delText>
        </w:r>
      </w:del>
      <w:del w:id="2914" w:author="PR Preview" w:date="2026-01-01T00:00:00Z">
        <w:r>
          <w:delText xml:space="preserve"> </w:delText>
        </w:r>
      </w:del>
      <w:del w:id="2915" w:author="PR Preview" w:date="2026-01-01T00:00:00Z">
        <w:r>
          <w:delText xml:space="preserve">is an affine map (</w:delText>
        </w:r>
      </w:del>
      <w:hyperlink w:anchor="def-affine-map">
        <w:del w:id="2916" w:author="PR Preview" w:date="2026-01-01T00:00:00Z">
          <w:r>
            <w:rPr>
              <w:rStyle w:val="Hyperlink"/>
            </w:rPr>
            <w:delText xml:space="preserve">Definition 38</w:delText>
          </w:r>
        </w:del>
      </w:hyperlink>
      <w:del w:id="2917" w:author="PR Preview" w:date="2026-01-01T00:00:00Z">
        <w:r>
          <w:delText xml:space="preserve">) with offset</w:delText>
        </w:r>
      </w:del>
      <w:del w:id="2918" w:author="PR Preview" w:date="2026-01-01T00:00:00Z">
        <w:r>
          <w:delText xml:space="preserve"> </w:delText>
        </w:r>
      </w:del>
      <m:oMath>
        <m:limLow>
          <m:e>
            <m:r>
              <m:t>0</m:t>
            </m:r>
          </m:e>
          <m:lim>
            <m:r>
              <m:rPr>
                <m:sty m:val="p"/>
              </m:rPr>
              <m:t>∼</m:t>
            </m:r>
          </m:lim>
        </m:limLow>
      </m:oMath>
      <w:del w:id="2919" w:author="PR Preview" w:date="2026-01-01T00:00:00Z">
        <w:r>
          <w:delText xml:space="preserve">.</w:delText>
        </w:r>
      </w:del>
    </w:p>
    <w:p>
      <w:pPr>
        <w:pStyle w:val="BodyText"/>
      </w:pPr>
      <w:ins w:id="2920" w:author="PR Preview" w:date="2026-01-01T00:00:00Z">
        <w:r>
          <w:t xml:space="preserve">$$
    \begin{aligned}
    f(\mathord{\smash[b]{\underset{\raise.3ex\hbox{$\scriptstyle\sim$}}{0}}\vphantom{0}})
    &amp;= \mathbf{A}\mathord{\smash[b]{\underset{\raise.3ex\hbox{$\scriptstyle\sim$}}{0}}\vphantom{0}}+ \mathord{\smash[b]{\underset{\raise.3ex\hbox{$\scriptstyle\sim$}}{b}}\vphantom{b}}
    &amp;&amp; \text{(}\text{Definition~38}\text{)}
    \\&amp;= \mathord{\smash[b]{\underset{\raise.3ex\hbox{$\scriptstyle\sim$}}{0}}\vphantom{0}}+ \mathord{\smash[b]{\underset{\raise.3ex\hbox{$\scriptstyle\sim$}}{b}}\vphantom{b}}
    &amp;&amp; (\mathbf{A}\mathord{\smash[b]{\underset{\raise.3ex\hbox{$\scriptstyle\sim$}}{0}}\vphantom{0}}= \mathord{\smash[b]{\underset{\raise.3ex\hbox{$\scriptstyle\sim$}}{0}}\vphantom{0}})
    \\&amp;= \mathord{\smash[b]{\underset{\raise.3ex\hbox{$\scriptstyle\sim$}}{b}}\vphantom{b}}
    &amp;&amp; \text{(adding } \mathord{\smash[b]{\underset{\raise.3ex\hbox{$\scriptstyle\sim$}}{0}}\vphantom{0}}\text{ changes no entry; }\text{Definition~7}\text{)}
    \end{aligned}
    $$</w:t>
        </w:r>
      </w:ins>
    </w:p>
    <w:bookmarkStart w:id="164" w:name="thm-affine-linear-iff"/>
    <w:p>
      <w:pPr>
        <w:pStyle w:val="FirstParagraph"/>
      </w:pPr>
      <w:ins w:id="2921" w:author="PR Preview" w:date="2026-01-01T00:00:00Z">
        <w:r>
          <w:rPr>
            <w:b/>
            <w:bCs/>
          </w:rPr>
          <w:t xml:space="preserve">Theorem 16 (An affine map is linear exactly when its offset is zero)</w:t>
        </w:r>
      </w:ins>
      <w:ins w:id="2922" w:author="PR Preview" w:date="2026-01-01T00:00:00Z">
        <w:r>
          <w:t xml:space="preserve"> </w:t>
        </w:r>
      </w:ins>
      <w:ins w:id="2923" w:author="PR Preview" w:date="2026-01-01T00:00:00Z">
        <w:r>
          <w:t xml:space="preserve">An affine map</w:t>
        </w:r>
      </w:ins>
      <w:ins w:id="2924" w:author="PR Preview" w:date="2026-01-01T00:00:00Z">
        <w:r>
          <w:t xml:space="preserve"> </w:t>
        </w:r>
      </w:ins>
      <w:ins w:id="2925" w:author="PR Preview" w:date="2026-01-01T00:00:00Z">
        <w:r>
          <w:t xml:space="preserve">$f(\mathord{\smash[b]{\underset{\raise.3ex\hbox{$\scriptstyle\sim$}}{x}}\vphantom{x}}) = \mathbf{A}\mathord{\smash[b]{\underset{\raise.3ex\hbox{$\scriptstyle\sim$}}{x}}\vphantom{x}}+ \mathord{\smash[b]{\underset{\raise.3ex\hbox{$\scriptstyle\sim$}}{b}}\vphantom{b}}$</w:t>
        </w:r>
      </w:ins>
      <w:ins w:id="2926" w:author="PR Preview" w:date="2026-01-01T00:00:00Z">
        <w:r>
          <w:t xml:space="preserve"> </w:t>
        </w:r>
      </w:ins>
      <w:ins w:id="2927" w:author="PR Preview" w:date="2026-01-01T00:00:00Z">
        <w:r>
          <w:t xml:space="preserve">(</w:t>
        </w:r>
      </w:ins>
      <w:hyperlink w:anchor="def-affine-map">
        <w:ins w:id="2928" w:author="PR Preview" w:date="2026-01-01T00:00:00Z">
          <w:r>
            <w:rPr>
              <w:rStyle w:val="Hyperlink"/>
            </w:rPr>
            <w:t xml:space="preserve">Definition 38</w:t>
          </w:r>
        </w:ins>
      </w:hyperlink>
      <w:ins w:id="2929" w:author="PR Preview" w:date="2026-01-01T00:00:00Z">
        <w:r>
          <w:t xml:space="preserve">)</w:t>
        </w:r>
      </w:ins>
      <w:ins w:id="2930" w:author="PR Preview" w:date="2026-01-01T00:00:00Z">
        <w:r>
          <w:t xml:space="preserve"> </w:t>
        </w:r>
      </w:ins>
      <w:ins w:id="2931" w:author="PR Preview" w:date="2026-01-01T00:00:00Z">
        <w:r>
          <w:t xml:space="preserve">is linear (</w:t>
        </w:r>
      </w:ins>
      <w:hyperlink w:anchor="def-linear-map">
        <w:ins w:id="2932" w:author="PR Preview" w:date="2026-01-01T00:00:00Z">
          <w:r>
            <w:rPr>
              <w:rStyle w:val="Hyperlink"/>
            </w:rPr>
            <w:t xml:space="preserve">Definition 34</w:t>
          </w:r>
        </w:ins>
      </w:hyperlink>
      <w:ins w:id="2933" w:author="PR Preview" w:date="2026-01-01T00:00:00Z">
        <w:r>
          <w:t xml:space="preserve">) if and only if</w:t>
        </w:r>
      </w:ins>
      <w:ins w:id="2934" w:author="PR Preview" w:date="2026-01-01T00:00:00Z">
        <w:r>
          <w:t xml:space="preserve"> </w:t>
        </w:r>
      </w:ins>
      <w:ins w:id="2935" w:author="PR Preview" w:date="2026-01-01T00:00:00Z">
        <w:r>
          <w:t xml:space="preserve">$\mathord{\smash[b]{\underset{\raise.3ex\hbox{$\scriptstyle\sim$}}{b}}\vphantom{b}} = \mathord{\smash[b]{\underset{\raise.3ex\hbox{$\scriptstyle\sim$}}{0}}\vphantom{0}}$</w:t>
        </w:r>
      </w:ins>
      <w:ins w:id="2936" w:author="PR Preview" w:date="2026-01-01T00:00:00Z">
        <w:r>
          <w:t xml:space="preserve">.</w:t>
        </w:r>
      </w:ins>
    </w:p>
    <w:bookmarkEnd w:id="164"/>
    <w:p>
      <w:pPr>
        <w:pStyle w:val="BodyText"/>
      </w:pPr>
      <w:ins w:id="2937" w:author="PR Preview" w:date="2026-01-01T00:00:00Z">
        <w:r>
          <w:rPr>
            <w:i/>
            <w:iCs/>
          </w:rPr>
          <w:t xml:space="preserve">Proof</w:t>
        </w:r>
      </w:ins>
      <w:ins w:id="2938" w:author="PR Preview" w:date="2026-01-01T00:00:00Z">
        <w:r>
          <w:t xml:space="preserve">. </w:t>
        </w:r>
      </w:ins>
      <w:ins w:id="2939" w:author="PR Preview" w:date="2026-01-01T00:00:00Z">
        <w:r>
          <w:t xml:space="preserve">If</w:t>
        </w:r>
      </w:ins>
      <w:ins w:id="2940" w:author="PR Preview" w:date="2026-01-01T00:00:00Z">
        <w:r>
          <w:t xml:space="preserve"> </w:t>
        </w:r>
      </w:ins>
      <w:ins w:id="2941" w:author="PR Preview" w:date="2026-01-01T00:00:00Z">
        <w:r>
          <w:t xml:space="preserve">$\mathord{\smash[b]{\underset{\raise.3ex\hbox{$\scriptstyle\sim$}}{b}}\vphantom{b}} = \mathord{\smash[b]{\underset{\raise.3ex\hbox{$\scriptstyle\sim$}}{0}}\vphantom{0}}$</w:t>
        </w:r>
      </w:ins>
      <w:ins w:id="2942" w:author="PR Preview" w:date="2026-01-01T00:00:00Z">
        <w:r>
          <w:t xml:space="preserve">, then</w:t>
        </w:r>
      </w:ins>
    </w:p>
    <w:p>
      <w:pPr>
        <w:pStyle w:val="BodyText"/>
      </w:pPr>
      <w:ins w:id="2943" w:author="PR Preview" w:date="2026-01-01T00:00:00Z">
        <w:r>
          <w:t xml:space="preserve">$$
    \begin{aligned}
    f(\mathord{\smash[b]{\underset{\raise.3ex\hbox{$\scriptstyle\sim$}}{x}}\vphantom{x}}) &amp;= \mathbf{A}\mathord{\smash[b]{\underset{\raise.3ex\hbox{$\scriptstyle\sim$}}{x}}\vphantom{x}}+ \mathord{\smash[b]{\underset{\raise.3ex\hbox{$\scriptstyle\sim$}}{0}}\vphantom{0}}\\
    &amp;= \mathbf{A}\mathord{\smash[b]{\underset{\raise.3ex\hbox{$\scriptstyle\sim$}}{x}}\vphantom{x}},
    \end{aligned}
    $$</w:t>
        </w:r>
      </w:ins>
    </w:p>
    <w:p>
      <w:pPr>
        <w:pStyle w:val="FirstParagraph"/>
      </w:pPr>
      <w:ins w:id="2944" w:author="PR Preview" w:date="2026-01-01T00:00:00Z">
        <w:r>
          <w:t xml:space="preserve">which is linear by</w:t>
        </w:r>
      </w:ins>
      <w:ins w:id="2945" w:author="PR Preview" w:date="2026-01-01T00:00:00Z">
        <w:r>
          <w:t xml:space="preserve"> </w:t>
        </w:r>
      </w:ins>
      <w:hyperlink w:anchor="thm-matrix-map-linear">
        <w:ins w:id="2946" w:author="PR Preview" w:date="2026-01-01T00:00:00Z">
          <w:r>
            <w:rPr>
              <w:rStyle w:val="Hyperlink"/>
            </w:rPr>
            <w:t xml:space="preserve">Theorem 12</w:t>
          </w:r>
        </w:ins>
      </w:hyperlink>
      <w:ins w:id="2947" w:author="PR Preview" w:date="2026-01-01T00:00:00Z">
        <w:r>
          <w:t xml:space="preserve">.</w:t>
        </w:r>
      </w:ins>
      <w:ins w:id="2948" w:author="PR Preview" w:date="2026-01-01T00:00:00Z">
        <w:r>
          <w:t xml:space="preserve"> </w:t>
        </w:r>
      </w:ins>
      <w:ins w:id="2949" w:author="PR Preview" w:date="2026-01-01T00:00:00Z">
        <w:r>
          <w:t xml:space="preserve">Conversely, if</w:t>
        </w:r>
      </w:ins>
      <w:ins w:id="2950" w:author="PR Preview" w:date="2026-01-01T00:00:00Z">
        <w:r>
          <w:t xml:space="preserve"> </w:t>
        </w:r>
      </w:ins>
      <m:oMath>
        <m:r>
          <m:t>f</m:t>
        </m:r>
      </m:oMath>
      <w:ins w:id="2951" w:author="PR Preview" w:date="2026-01-01T00:00:00Z">
        <w:r>
          <w:t xml:space="preserve"> </w:t>
        </w:r>
      </w:ins>
      <w:ins w:id="2952" w:author="PR Preview" w:date="2026-01-01T00:00:00Z">
        <w:r>
          <w:t xml:space="preserve">is linear, then</w:t>
        </w:r>
      </w:ins>
      <w:ins w:id="2953" w:author="PR Preview" w:date="2026-01-01T00:00:00Z">
        <w:r>
          <w:t xml:space="preserve"> </w:t>
        </w:r>
      </w:ins>
      <w:ins w:id="2954" w:author="PR Preview" w:date="2026-01-01T00:00:00Z">
        <w:r>
          <w:t xml:space="preserve">$f(\mathord{\smash[b]{\underset{\raise.3ex\hbox{$\scriptstyle\sim$}}{0}}\vphantom{0}}) = \mathord{\smash[b]{\underset{\raise.3ex\hbox{$\scriptstyle\sim$}}{0}}\vphantom{0}}$</w:t>
        </w:r>
      </w:ins>
      <w:ins w:id="2955" w:author="PR Preview" w:date="2026-01-01T00:00:00Z">
        <w:r>
          <w:t xml:space="preserve"> </w:t>
        </w:r>
      </w:ins>
      <w:ins w:id="2956" w:author="PR Preview" w:date="2026-01-01T00:00:00Z">
        <w:r>
          <w:t xml:space="preserve">by</w:t>
        </w:r>
      </w:ins>
      <w:ins w:id="2957" w:author="PR Preview" w:date="2026-01-01T00:00:00Z">
        <w:r>
          <w:t xml:space="preserve"> </w:t>
        </w:r>
      </w:ins>
      <w:hyperlink w:anchor="thm-linear-map-zero">
        <w:ins w:id="2958" w:author="PR Preview" w:date="2026-01-01T00:00:00Z">
          <w:r>
            <w:rPr>
              <w:rStyle w:val="Hyperlink"/>
            </w:rPr>
            <w:t xml:space="preserve">Theorem 11</w:t>
          </w:r>
        </w:ins>
      </w:hyperlink>
      <w:ins w:id="2959" w:author="PR Preview" w:date="2026-01-01T00:00:00Z">
        <w:r>
          <w:t xml:space="preserve">,</w:t>
        </w:r>
      </w:ins>
      <w:ins w:id="2960" w:author="PR Preview" w:date="2026-01-01T00:00:00Z">
        <w:r>
          <w:t xml:space="preserve"> </w:t>
        </w:r>
      </w:ins>
      <w:ins w:id="2961" w:author="PR Preview" w:date="2026-01-01T00:00:00Z">
        <w:r>
          <w:t xml:space="preserve">and</w:t>
        </w:r>
      </w:ins>
      <w:ins w:id="2962" w:author="PR Preview" w:date="2026-01-01T00:00:00Z">
        <w:r>
          <w:t xml:space="preserve"> </w:t>
        </w:r>
      </w:ins>
      <w:ins w:id="2963" w:author="PR Preview" w:date="2026-01-01T00:00:00Z">
        <w:r>
          <w:t xml:space="preserve">$f(\mathord{\smash[b]{\underset{\raise.3ex\hbox{$\scriptstyle\sim$}}{0}}\vphantom{0}}) = \mathord{\smash[b]{\underset{\raise.3ex\hbox{$\scriptstyle\sim$}}{b}}\vphantom{b}}$</w:t>
        </w:r>
      </w:ins>
      <w:ins w:id="2964" w:author="PR Preview" w:date="2026-01-01T00:00:00Z">
        <w:r>
          <w:t xml:space="preserve"> </w:t>
        </w:r>
      </w:ins>
      <w:ins w:id="2965" w:author="PR Preview" w:date="2026-01-01T00:00:00Z">
        <w:r>
          <w:t xml:space="preserve">by</w:t>
        </w:r>
      </w:ins>
      <w:ins w:id="2966" w:author="PR Preview" w:date="2026-01-01T00:00:00Z">
        <w:r>
          <w:t xml:space="preserve"> </w:t>
        </w:r>
      </w:ins>
      <w:hyperlink w:anchor="thm-affine-map-zero">
        <w:ins w:id="2967" w:author="PR Preview" w:date="2026-01-01T00:00:00Z">
          <w:r>
            <w:rPr>
              <w:rStyle w:val="Hyperlink"/>
            </w:rPr>
            <w:t xml:space="preserve">Theorem 15</w:t>
          </w:r>
        </w:ins>
      </w:hyperlink>
      <w:ins w:id="2968" w:author="PR Preview" w:date="2026-01-01T00:00:00Z">
        <w:r>
          <w:t xml:space="preserve">,</w:t>
        </w:r>
      </w:ins>
      <w:ins w:id="2969" w:author="PR Preview" w:date="2026-01-01T00:00:00Z">
        <w:r>
          <w:t xml:space="preserve"> </w:t>
        </w:r>
      </w:ins>
      <w:ins w:id="2970" w:author="PR Preview" w:date="2026-01-01T00:00:00Z">
        <w:r>
          <w:t xml:space="preserve">so</w:t>
        </w:r>
      </w:ins>
      <w:ins w:id="2971" w:author="PR Preview" w:date="2026-01-01T00:00:00Z">
        <w:r>
          <w:t xml:space="preserve"> </w:t>
        </w:r>
      </w:ins>
      <w:ins w:id="2972" w:author="PR Preview" w:date="2026-01-01T00:00:00Z">
        <w:r>
          <w:t xml:space="preserve">$\mathord{\smash[b]{\underset{\raise.3ex\hbox{$\scriptstyle\sim$}}{b}}\vphantom{b}} = \mathord{\smash[b]{\underset{\raise.3ex\hbox{$\scriptstyle\sim$}}{0}}\vphantom{0}}$</w:t>
        </w:r>
      </w:ins>
      <w:ins w:id="2973" w:author="PR Preview" w:date="2026-01-01T00:00:00Z">
        <w:r>
          <w:t xml:space="preserve">.</w:t>
        </w:r>
      </w:ins>
    </w:p>
    <w:bookmarkStart w:id="165" w:name="exm-affine-linear-iff"/>
    <w:p>
      <w:pPr>
        <w:pStyle w:val="BodyText"/>
      </w:pPr>
      <w:ins w:id="2974" w:author="PR Preview" w:date="2026-01-01T00:00:00Z">
        <w:r>
          <w:rPr>
            <w:b/>
            <w:bCs/>
          </w:rPr>
          <w:t xml:space="preserve">Example 32 (Two affine maps with the same matrix)</w:t>
        </w:r>
      </w:ins>
      <w:ins w:id="2975" w:author="PR Preview" w:date="2026-01-01T00:00:00Z">
        <w:r>
          <w:t xml:space="preserve"> </w:t>
        </w:r>
      </w:ins>
      <w:ins w:id="2976" w:author="PR Preview" w:date="2026-01-01T00:00:00Z">
        <w:r>
          <w:t xml:space="preserve">Let</w:t>
        </w:r>
      </w:ins>
      <w:ins w:id="297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oMath>
      <w:ins w:id="2978" w:author="PR Preview" w:date="2026-01-01T00:00:00Z">
        <w:r>
          <w:t xml:space="preserve">, the matrix of the linear map in</w:t>
        </w:r>
      </w:ins>
      <w:ins w:id="2979" w:author="PR Preview" w:date="2026-01-01T00:00:00Z">
        <w:r>
          <w:t xml:space="preserve"> </w:t>
        </w:r>
      </w:ins>
      <w:hyperlink w:anchor="exm-linear-map">
        <w:ins w:id="2980" w:author="PR Preview" w:date="2026-01-01T00:00:00Z">
          <w:r>
            <w:rPr>
              <w:rStyle w:val="Hyperlink"/>
            </w:rPr>
            <w:t xml:space="preserve">Example 25</w:t>
          </w:r>
        </w:ins>
      </w:hyperlink>
      <w:ins w:id="2981" w:author="PR Preview" w:date="2026-01-01T00:00:00Z">
        <w:r>
          <w:t xml:space="preserve">.</w:t>
        </w:r>
      </w:ins>
      <w:ins w:id="2982" w:author="PR Preview" w:date="2026-01-01T00:00:00Z">
        <w:r>
          <w:t xml:space="preserve"> </w:t>
        </w:r>
      </w:ins>
      <w:ins w:id="2983" w:author="PR Preview" w:date="2026-01-01T00:00:00Z">
        <w:r>
          <w:t xml:space="preserve">$f(\mathord{\smash[b]{\underset{\raise.3ex\hbox{$\scriptstyle\sim$}}{x}}\vphantom{x}}) = \mathbf{A}\mathord{\smash[b]{\underset{\raise.3ex\hbox{$\scriptstyle\sim$}}{x}}\vphantom{x}}$</w:t>
        </w:r>
      </w:ins>
      <w:ins w:id="2984" w:author="PR Preview" w:date="2026-01-01T00:00:00Z">
        <w:r>
          <w:t xml:space="preserve"> </w:t>
        </w:r>
      </w:ins>
      <w:ins w:id="2985" w:author="PR Preview" w:date="2026-01-01T00:00:00Z">
        <w:r>
          <w:t xml:space="preserve">has offset</w:t>
        </w:r>
      </w:ins>
      <w:ins w:id="2986" w:author="PR Preview" w:date="2026-01-01T00:00:00Z">
        <w:r>
          <w:t xml:space="preserve"> </w:t>
        </w:r>
      </w:ins>
      <w:ins w:id="2987" w:author="PR Preview" w:date="2026-01-01T00:00:00Z">
        <w:r>
          <w:t xml:space="preserve">$\mathord{\smash[b]{\underset{\raise.3ex\hbox{$\scriptstyle\sim$}}{0}}\vphantom{0}}$</w:t>
        </w:r>
      </w:ins>
      <w:ins w:id="2988" w:author="PR Preview" w:date="2026-01-01T00:00:00Z">
        <w:r>
          <w:t xml:space="preserve">, so it is linear.</w:t>
        </w:r>
      </w:ins>
      <w:ins w:id="2989" w:author="PR Preview" w:date="2026-01-01T00:00:00Z">
        <w:r>
          <w:t xml:space="preserve"> </w:t>
        </w:r>
      </w:ins>
      <w:ins w:id="2990" w:author="PR Preview" w:date="2026-01-01T00:00:00Z">
        <w:r>
          <w:t xml:space="preserve">$g(\mathord{\smash[b]{\underset{\raise.3ex\hbox{$\scriptstyle\sim$}}{x}}\vphantom{x}}) = \mathbf{A}\mathord{\smash[b]{\underset{\raise.3ex\hbox{$\scriptstyle\sim$}}{x}}\vphantom{x}}+ \begin{bmatrix}1 \\ 0\end{bmatrix}$</w:t>
        </w:r>
      </w:ins>
      <w:ins w:id="2991" w:author="PR Preview" w:date="2026-01-01T00:00:00Z">
        <w:r>
          <w:t xml:space="preserve"> </w:t>
        </w:r>
      </w:ins>
      <w:ins w:id="2992" w:author="PR Preview" w:date="2026-01-01T00:00:00Z">
        <w:r>
          <w:t xml:space="preserve">has offset</w:t>
        </w:r>
      </w:ins>
      <w:ins w:id="2993" w:author="PR Preview" w:date="2026-01-01T00:00:00Z">
        <w:r>
          <w:t xml:space="preserve"> </w:t>
        </w:r>
      </w:ins>
      <w:ins w:id="2994" w:author="PR Preview" w:date="2026-01-01T00:00:00Z">
        <w:r>
          <w:t xml:space="preserve">$\begin{bmatrix}1 \\ 0\end{bmatrix} \neq \mathord{\smash[b]{\underset{\raise.3ex\hbox{$\scriptstyle\sim$}}{0}}\vphantom{0}}$</w:t>
        </w:r>
      </w:ins>
      <w:ins w:id="2995" w:author="PR Preview" w:date="2026-01-01T00:00:00Z">
        <w:r>
          <w:t xml:space="preserve">,</w:t>
        </w:r>
      </w:ins>
      <w:ins w:id="2996" w:author="PR Preview" w:date="2026-01-01T00:00:00Z">
        <w:r>
          <w:t xml:space="preserve"> </w:t>
        </w:r>
      </w:ins>
      <w:ins w:id="2997" w:author="PR Preview" w:date="2026-01-01T00:00:00Z">
        <w:r>
          <w:t xml:space="preserve">so by</w:t>
        </w:r>
      </w:ins>
      <w:ins w:id="2998" w:author="PR Preview" w:date="2026-01-01T00:00:00Z">
        <w:r>
          <w:t xml:space="preserve"> </w:t>
        </w:r>
      </w:ins>
      <w:hyperlink w:anchor="thm-affine-linear-iff">
        <w:ins w:id="2999" w:author="PR Preview" w:date="2026-01-01T00:00:00Z">
          <w:r>
            <w:rPr>
              <w:rStyle w:val="Hyperlink"/>
            </w:rPr>
            <w:t xml:space="preserve">Theorem 16</w:t>
          </w:r>
        </w:ins>
      </w:hyperlink>
      <w:ins w:id="3000" w:author="PR Preview" w:date="2026-01-01T00:00:00Z">
        <w:r>
          <w:t xml:space="preserve"> </w:t>
        </w:r>
      </w:ins>
      <w:ins w:id="3001" w:author="PR Preview" w:date="2026-01-01T00:00:00Z">
        <w:r>
          <w:t xml:space="preserve">it is not linear:</w:t>
        </w:r>
      </w:ins>
      <w:ins w:id="3002" w:author="PR Preview" w:date="2026-01-01T00:00:00Z">
        <w:r>
          <w:t xml:space="preserve"> </w:t>
        </w:r>
      </w:ins>
      <w:ins w:id="3003" w:author="PR Preview" w:date="2026-01-01T00:00:00Z">
        <w:r>
          <w:t xml:space="preserve">indeed</w:t>
        </w:r>
      </w:ins>
      <w:ins w:id="3004" w:author="PR Preview" w:date="2026-01-01T00:00:00Z">
        <w:r>
          <w:t xml:space="preserve"> </w:t>
        </w:r>
      </w:ins>
      <w:ins w:id="3005" w:author="PR Preview" w:date="2026-01-01T00:00:00Z">
        <w:r>
          <w:t xml:space="preserve">$g(\mathord{\smash[b]{\underset{\raise.3ex\hbox{$\scriptstyle\sim$}}{0}}\vphantom{0}}) = \begin{bmatrix}1 \\ 0\end{bmatrix}$</w:t>
        </w:r>
      </w:ins>
      <w:ins w:id="3006" w:author="PR Preview" w:date="2026-01-01T00:00:00Z">
        <w:r>
          <w:t xml:space="preserve">, not</w:t>
        </w:r>
      </w:ins>
      <w:ins w:id="3007" w:author="PR Preview" w:date="2026-01-01T00:00:00Z">
        <w:r>
          <w:t xml:space="preserve"> </w:t>
        </w:r>
      </w:ins>
      <w:ins w:id="3008" w:author="PR Preview" w:date="2026-01-01T00:00:00Z">
        <w:r>
          <w:t xml:space="preserve">$\mathord{\smash[b]{\underset{\raise.3ex\hbox{$\scriptstyle\sim$}}{0}}\vphantom{0}}$</w:t>
        </w:r>
      </w:ins>
      <w:ins w:id="3009" w:author="PR Preview" w:date="2026-01-01T00:00:00Z">
        <w:r>
          <w:t xml:space="preserve">.</w:t>
        </w:r>
      </w:ins>
    </w:p>
    <w:bookmarkEnd w:id="165"/>
    <w:bookmarkStart w:id="166" w:name="cor-linear-is-affine"/>
    <w:p>
      <w:pPr>
        <w:pStyle w:val="BodyText"/>
      </w:pPr>
      <w:ins w:id="3010" w:author="PR Preview" w:date="2026-01-01T00:00:00Z">
        <w:r>
          <w:rPr>
            <w:b/>
            <w:bCs/>
          </w:rPr>
          <w:t xml:space="preserve">Corollary 2 (Every linear map is affine)</w:t>
        </w:r>
      </w:ins>
      <w:ins w:id="3011" w:author="PR Preview" w:date="2026-01-01T00:00:00Z">
        <w:r>
          <w:t xml:space="preserve"> </w:t>
        </w:r>
      </w:ins>
      <w:ins w:id="3012" w:author="PR Preview" w:date="2026-01-01T00:00:00Z">
        <w:r>
          <w:t xml:space="preserve">Every linear map</w:t>
        </w:r>
      </w:ins>
      <w:ins w:id="3013" w:author="PR Preview" w:date="2026-01-01T00:00:00Z">
        <w:r>
          <w:t xml:space="preserve"> </w:t>
        </w:r>
      </w:ins>
      <m:oMath>
        <m:r>
          <m:t>f</m:t>
        </m:r>
        <m:r>
          <m:rPr>
            <m:sty m:val="p"/>
          </m:rPr>
          <m:t>:</m:t>
        </m:r>
        <m:sSup>
          <m:e>
            <m:r>
              <m:rPr>
                <m:scr m:val="double-struck"/>
                <m:sty m:val="p"/>
              </m:rPr>
              <m:t>R</m:t>
            </m:r>
          </m:e>
          <m:sup>
            <m:r>
              <m:t>p</m:t>
            </m:r>
          </m:sup>
        </m:sSup>
        <m:r>
          <m:rPr>
            <m:sty m:val="p"/>
          </m:rPr>
          <m:t>→</m:t>
        </m:r>
        <m:sSup>
          <m:e>
            <m:r>
              <m:rPr>
                <m:scr m:val="double-struck"/>
                <m:sty m:val="p"/>
              </m:rPr>
              <m:t>R</m:t>
            </m:r>
          </m:e>
          <m:sup>
            <m:r>
              <m:t>m</m:t>
            </m:r>
          </m:sup>
        </m:sSup>
      </m:oMath>
      <w:ins w:id="3014" w:author="PR Preview" w:date="2026-01-01T00:00:00Z">
        <w:r>
          <w:t xml:space="preserve"> </w:t>
        </w:r>
      </w:ins>
      <w:ins w:id="3015" w:author="PR Preview" w:date="2026-01-01T00:00:00Z">
        <w:r>
          <w:t xml:space="preserve">(</w:t>
        </w:r>
      </w:ins>
      <w:hyperlink w:anchor="def-linear-map">
        <w:ins w:id="3016" w:author="PR Preview" w:date="2026-01-01T00:00:00Z">
          <w:r>
            <w:rPr>
              <w:rStyle w:val="Hyperlink"/>
            </w:rPr>
            <w:t xml:space="preserve">Definition 34</w:t>
          </w:r>
        </w:ins>
      </w:hyperlink>
      <w:ins w:id="3017" w:author="PR Preview" w:date="2026-01-01T00:00:00Z">
        <w:r>
          <w:t xml:space="preserve">)</w:t>
        </w:r>
      </w:ins>
      <w:ins w:id="3018" w:author="PR Preview" w:date="2026-01-01T00:00:00Z">
        <w:r>
          <w:t xml:space="preserve"> </w:t>
        </w:r>
      </w:ins>
      <w:ins w:id="3019" w:author="PR Preview" w:date="2026-01-01T00:00:00Z">
        <w:r>
          <w:t xml:space="preserve">is an affine map (</w:t>
        </w:r>
      </w:ins>
      <w:hyperlink w:anchor="def-affine-map">
        <w:ins w:id="3020" w:author="PR Preview" w:date="2026-01-01T00:00:00Z">
          <w:r>
            <w:rPr>
              <w:rStyle w:val="Hyperlink"/>
            </w:rPr>
            <w:t xml:space="preserve">Definition 38</w:t>
          </w:r>
        </w:ins>
      </w:hyperlink>
      <w:ins w:id="3021" w:author="PR Preview" w:date="2026-01-01T00:00:00Z">
        <w:r>
          <w:t xml:space="preserve">) with offset</w:t>
        </w:r>
      </w:ins>
      <w:ins w:id="3022" w:author="PR Preview" w:date="2026-01-01T00:00:00Z">
        <w:r>
          <w:t xml:space="preserve"> </w:t>
        </w:r>
      </w:ins>
      <w:ins w:id="3023" w:author="PR Preview" w:date="2026-01-01T00:00:00Z">
        <w:r>
          <w:t xml:space="preserve">$\mathord{\smash[b]{\underset{\raise.3ex\hbox{$\scriptstyle\sim$}}{0}}\vphantom{0}}$</w:t>
        </w:r>
      </w:ins>
      <w:ins w:id="3024" w:author="PR Preview" w:date="2026-01-01T00:00:00Z">
        <w:r>
          <w:t xml:space="preserve">.</w:t>
        </w:r>
      </w:ins>
    </w:p>
    <w:bookmarkEnd w:id="166"/>
    <w:p>
      <w:pPr>
        <w:pStyle w:val="BodyText"/>
      </w:pPr>
      <w:r>
        <w:rPr>
          <w:i/>
          <w:iCs/>
        </w:rPr>
        <w:t xml:space="preserve">Proof</w:t>
      </w:r>
      <w:r>
        <w:t xml:space="preserve">. </w:t>
      </w:r>
      <w:r>
        <w:t xml:space="preserve">If</w:t>
      </w:r>
      <w:r>
        <w:t xml:space="preserve"> </w:t>
      </w:r>
      <m:oMath>
        <m:r>
          <m:t>f</m:t>
        </m:r>
      </m:oMath>
      <w:r>
        <w:t xml:space="preserve"> </w:t>
      </w:r>
      <w:r>
        <w:t xml:space="preserve">is linear,</w:t>
      </w:r>
      <w:r>
        <w:t xml:space="preserve"> </w:t>
      </w:r>
      <w:hyperlink w:anchor="thm-linear-map-matrix">
        <w:r>
          <w:rPr>
            <w:rStyle w:val="Hyperlink"/>
          </w:rPr>
          <w:t xml:space="preserve">Theorem 14</w:t>
        </w:r>
      </w:hyperlink>
      <w:r>
        <w:t xml:space="preserve"> </w:t>
      </w:r>
      <w:r>
        <w:t xml:space="preserve">gives a matrix</w:t>
      </w:r>
      <w:r>
        <w:t xml:space="preserve"> </w:t>
      </w:r>
      <m:oMath>
        <m:r>
          <m:rPr>
            <m:sty m:val="bi"/>
          </m:rPr>
          <m:t>A</m:t>
        </m:r>
      </m:oMath>
      <w:r>
        <w:t xml:space="preserve"> </w:t>
      </w:r>
      <w:r>
        <w:t xml:space="preserve">with</w:t>
      </w:r>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r>
                <m:rPr>
                  <m:sty m:val="bi"/>
                </m:rPr>
                <m:t>A</m:t>
              </m:r>
              <m:limLow>
                <m:e>
                  <m:r>
                    <m:t>x</m:t>
                  </m:r>
                </m:e>
                <m:lim>
                  <m:r>
                    <m:rPr>
                      <m:sty m:val="p"/>
                    </m:rPr>
                    <m:t>∼</m:t>
                  </m:r>
                </m:lim>
              </m:limLow>
            </m:e>
            <m:e>
              <m:r>
                <m:t>&amp;</m:t>
              </m:r>
              <m:r>
                <m:rPr>
                  <m:sty m:val="p"/>
                </m:rPr>
                <m:t>=</m:t>
              </m:r>
              <m:r>
                <m:rPr>
                  <m:sty m:val="bi"/>
                </m:rPr>
                <m:t>A</m:t>
              </m:r>
              <m:limLow>
                <m:e>
                  <m:r>
                    <m:t>x</m:t>
                  </m:r>
                </m:e>
                <m:lim>
                  <m:r>
                    <m:rPr>
                      <m:sty m:val="p"/>
                    </m:rPr>
                    <m:t>∼</m:t>
                  </m:r>
                </m:lim>
              </m:limLow>
              <m:r>
                <m:rPr>
                  <m:sty m:val="p"/>
                </m:rPr>
                <m:t>+</m:t>
              </m:r>
              <m:limLow>
                <m:e>
                  <m:r>
                    <m:t>0</m:t>
                  </m:r>
                </m:e>
                <m:lim>
                  <m:r>
                    <m:rPr>
                      <m:sty m:val="p"/>
                    </m:rPr>
                    <m:t>∼</m:t>
                  </m:r>
                </m:lim>
              </m:limLow>
              <m:r>
                <m:rPr>
                  <m:sty m:val="p"/>
                </m:rPr>
                <m:t>,</m:t>
              </m:r>
            </m:e>
          </m:eqArr>
        </m:oMath>
      </m:oMathPara>
    </w:p>
    <w:p>
      <w:pPr>
        <w:pStyle w:val="FirstParagraph"/>
      </w:pPr>
      <w:del w:id="3025" w:author="PR Preview" w:date="2026-01-01T00:00:00Z">
        <w:r>
          <w:delText xml:space="preserve">which is</w:delText>
        </w:r>
      </w:del>
      <w:del w:id="3026" w:author="PR Preview" w:date="2026-01-01T00:00:00Z">
        <w:r>
          <w:delText xml:space="preserve"> </w:delText>
        </w:r>
      </w:del>
      <w:hyperlink w:anchor="def-affine-map">
        <w:del w:id="3027" w:author="PR Preview" w:date="2026-01-01T00:00:00Z">
          <w:r>
            <w:rPr>
              <w:rStyle w:val="Hyperlink"/>
            </w:rPr>
            <w:delText xml:space="preserve">Definition 38</w:delText>
          </w:r>
        </w:del>
      </w:hyperlink>
      <w:del w:id="3028" w:author="PR Preview" w:date="2026-01-01T00:00:00Z">
        <w:r>
          <w:delText xml:space="preserve"> </w:delText>
        </w:r>
      </w:del>
      <w:del w:id="3029" w:author="PR Preview" w:date="2026-01-01T00:00:00Z">
        <w:r>
          <w:delText xml:space="preserve">with</w:delText>
        </w:r>
      </w:del>
      <w:del w:id="3030" w:author="PR Preview" w:date="2026-01-01T00:00:00Z">
        <w:r>
          <w:delText xml:space="preserve"> </w:delText>
        </w:r>
      </w:del>
      <m:oMath>
        <m:limLow>
          <m:e>
            <m:r>
              <m:t>b</m:t>
            </m:r>
          </m:e>
          <m:lim>
            <m:r>
              <m:rPr>
                <m:sty m:val="p"/>
              </m:rPr>
              <m:t>∼</m:t>
            </m:r>
          </m:lim>
        </m:limLow>
        <m:r>
          <m:rPr>
            <m:sty m:val="p"/>
          </m:rPr>
          <m:t>=</m:t>
        </m:r>
        <m:limLow>
          <m:e>
            <m:r>
              <m:t>0</m:t>
            </m:r>
          </m:e>
          <m:lim>
            <m:r>
              <m:rPr>
                <m:sty m:val="p"/>
              </m:rPr>
              <m:t>∼</m:t>
            </m:r>
          </m:lim>
        </m:limLow>
      </m:oMath>
      <w:del w:id="3031" w:author="PR Preview" w:date="2026-01-01T00:00:00Z">
        <w:r>
          <w:delText xml:space="preserve">.</w:delText>
        </w:r>
      </w:del>
    </w:p>
    <w:p>
      <w:pPr>
        <w:pStyle w:val="BodyText"/>
      </w:pPr>
      <w:del w:id="3032" w:author="PR Preview" w:date="2026-01-01T00:00:00Z">
        <w:r>
          <w:rPr>
            <w:b/>
            <w:bCs/>
          </w:rPr>
          <w:delText xml:space="preserve">Theorem 17 (An affine map determines its matrix and offset)</w:delText>
        </w:r>
      </w:del>
      <w:del w:id="3033" w:author="PR Preview" w:date="2026-01-01T00:00:00Z">
        <w:r>
          <w:delText xml:space="preserve"> </w:delText>
        </w:r>
      </w:del>
      <w:del w:id="3034" w:author="PR Preview" w:date="2026-01-01T00:00:00Z">
        <w:r>
          <w:delText xml:space="preserve">If</w:delText>
        </w:r>
      </w:del>
      <w:del w:id="3035"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r>
          <m:rPr>
            <m:sty m:val="p"/>
          </m:rPr>
          <m:t>+</m:t>
        </m:r>
        <m:limLow>
          <m:e>
            <m:r>
              <m:t>b</m:t>
            </m:r>
          </m:e>
          <m:lim>
            <m:r>
              <m:rPr>
                <m:sty m:val="p"/>
              </m:rPr>
              <m:t>∼</m:t>
            </m:r>
          </m:lim>
        </m:limLow>
      </m:oMath>
      <w:del w:id="3036" w:author="PR Preview" w:date="2026-01-01T00:00:00Z">
        <w:r>
          <w:delText xml:space="preserve"> </w:delText>
        </w:r>
      </w:del>
      <w:del w:id="3037" w:author="PR Preview" w:date="2026-01-01T00:00:00Z">
        <w:r>
          <w:delText xml:space="preserve">and</w:delText>
        </w:r>
      </w:del>
      <w:del w:id="3038"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p>
          <m:e>
            <m:r>
              <m:rPr>
                <m:sty m:val="bi"/>
              </m:rPr>
              <m:t>A</m:t>
            </m:r>
          </m:e>
          <m:sup>
            <m:r>
              <m:rPr>
                <m:sty m:val="p"/>
              </m:rPr>
              <m:t>′</m:t>
            </m:r>
          </m:sup>
        </m:sSup>
        <m:limLow>
          <m:e>
            <m:r>
              <m:t>x</m:t>
            </m:r>
          </m:e>
          <m:lim>
            <m:r>
              <m:rPr>
                <m:sty m:val="p"/>
              </m:rPr>
              <m:t>∼</m:t>
            </m:r>
          </m:lim>
        </m:limLow>
        <m:r>
          <m:rPr>
            <m:sty m:val="p"/>
          </m:rPr>
          <m:t>+</m:t>
        </m:r>
        <m:sSup>
          <m:e>
            <m:limLow>
              <m:e>
                <m:r>
                  <m:t>b</m:t>
                </m:r>
              </m:e>
              <m:lim>
                <m:r>
                  <m:rPr>
                    <m:sty m:val="p"/>
                  </m:rPr>
                  <m:t>∼</m:t>
                </m:r>
              </m:lim>
            </m:limLow>
          </m:e>
          <m:sup>
            <m:r>
              <m:rPr>
                <m:sty m:val="p"/>
              </m:rPr>
              <m:t>′</m:t>
            </m:r>
          </m:sup>
        </m:sSup>
      </m:oMath>
      <w:del w:id="3039" w:author="PR Preview" w:date="2026-01-01T00:00:00Z">
        <w:r>
          <w:delText xml:space="preserve"> </w:delText>
        </w:r>
      </w:del>
      <w:del w:id="3040" w:author="PR Preview" w:date="2026-01-01T00:00:00Z">
        <w:r>
          <w:delText xml:space="preserve">for all</w:delText>
        </w:r>
      </w:del>
      <w:del w:id="3041"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3042" w:author="PR Preview" w:date="2026-01-01T00:00:00Z">
        <w:r>
          <w:delText xml:space="preserve"> </w:delText>
        </w:r>
      </w:del>
      <w:del w:id="3043" w:author="PR Preview" w:date="2026-01-01T00:00:00Z">
        <w:r>
          <w:delText xml:space="preserve">(</w:delText>
        </w:r>
      </w:del>
      <w:hyperlink w:anchor="def-affine-map">
        <w:del w:id="3044" w:author="PR Preview" w:date="2026-01-01T00:00:00Z">
          <w:r>
            <w:rPr>
              <w:rStyle w:val="Hyperlink"/>
            </w:rPr>
            <w:delText xml:space="preserve">Definition 38</w:delText>
          </w:r>
        </w:del>
      </w:hyperlink>
      <w:del w:id="3045" w:author="PR Preview" w:date="2026-01-01T00:00:00Z">
        <w:r>
          <w:delText xml:space="preserve">),</w:delText>
        </w:r>
      </w:del>
      <w:del w:id="3046" w:author="PR Preview" w:date="2026-01-01T00:00:00Z">
        <w:r>
          <w:delText xml:space="preserve"> </w:delText>
        </w:r>
      </w:del>
      <w:del w:id="3047" w:author="PR Preview" w:date="2026-01-01T00:00:00Z">
        <w:r>
          <w:delText xml:space="preserve">then</w:delText>
        </w:r>
      </w:del>
      <w:del w:id="3048" w:author="PR Preview" w:date="2026-01-01T00:00:00Z">
        <w:r>
          <w:delText xml:space="preserve"> </w:delText>
        </w:r>
      </w:del>
      <m:oMath>
        <m:sSup>
          <m:e>
            <m:r>
              <m:rPr>
                <m:sty m:val="bi"/>
              </m:rPr>
              <m:t>A</m:t>
            </m:r>
          </m:e>
          <m:sup>
            <m:r>
              <m:rPr>
                <m:sty m:val="p"/>
              </m:rPr>
              <m:t>′</m:t>
            </m:r>
          </m:sup>
        </m:sSup>
        <m:r>
          <m:rPr>
            <m:sty m:val="p"/>
          </m:rPr>
          <m:t>=</m:t>
        </m:r>
        <m:r>
          <m:rPr>
            <m:sty m:val="bi"/>
          </m:rPr>
          <m:t>A</m:t>
        </m:r>
      </m:oMath>
      <w:del w:id="3049" w:author="PR Preview" w:date="2026-01-01T00:00:00Z">
        <w:r>
          <w:delText xml:space="preserve"> </w:delText>
        </w:r>
      </w:del>
      <w:del w:id="3050" w:author="PR Preview" w:date="2026-01-01T00:00:00Z">
        <w:r>
          <w:delText xml:space="preserve">and</w:delText>
        </w:r>
      </w:del>
      <w:del w:id="3051" w:author="PR Preview" w:date="2026-01-01T00:00:00Z">
        <w:r>
          <w:delText xml:space="preserve"> </w:delText>
        </w:r>
      </w:del>
      <m:oMath>
        <m:sSup>
          <m:e>
            <m:limLow>
              <m:e>
                <m:r>
                  <m:t>b</m:t>
                </m:r>
              </m:e>
              <m:lim>
                <m:r>
                  <m:rPr>
                    <m:sty m:val="p"/>
                  </m:rPr>
                  <m:t>∼</m:t>
                </m:r>
              </m:lim>
            </m:limLow>
          </m:e>
          <m:sup>
            <m:r>
              <m:rPr>
                <m:sty m:val="p"/>
              </m:rPr>
              <m:t>′</m:t>
            </m:r>
          </m:sup>
        </m:sSup>
        <m:r>
          <m:rPr>
            <m:sty m:val="p"/>
          </m:rPr>
          <m:t>=</m:t>
        </m:r>
        <m:limLow>
          <m:e>
            <m:r>
              <m:t>b</m:t>
            </m:r>
          </m:e>
          <m:lim>
            <m:r>
              <m:rPr>
                <m:sty m:val="p"/>
              </m:rPr>
              <m:t>∼</m:t>
            </m:r>
          </m:lim>
        </m:limLow>
      </m:oMath>
      <w:del w:id="3052" w:author="PR Preview" w:date="2026-01-01T00:00:00Z">
        <w:r>
          <w:delText xml:space="preserve">.</w:delText>
        </w:r>
      </w:del>
    </w:p>
    <w:p>
      <w:pPr>
        <w:pStyle w:val="BodyText"/>
      </w:pPr>
      <w:ins w:id="3053" w:author="PR Preview" w:date="2026-01-01T00:00:00Z">
        <w:r>
          <w:t xml:space="preserve">$$
    \begin{aligned}
    f(\mathord{\smash[b]{\underset{\raise.3ex\hbox{$\scriptstyle\sim$}}{x}}\vphantom{x}}) &amp;= \mathbf{A}\mathord{\smash[b]{\underset{\raise.3ex\hbox{$\scriptstyle\sim$}}{x}}\vphantom{x}}\\
    &amp;= \mathbf{A}\mathord{\smash[b]{\underset{\raise.3ex\hbox{$\scriptstyle\sim$}}{x}}\vphantom{x}}+ \mathord{\smash[b]{\underset{\raise.3ex\hbox{$\scriptstyle\sim$}}{0}}\vphantom{0}},
    \end{aligned}
    $$</w:t>
        </w:r>
      </w:ins>
    </w:p>
    <w:p>
      <w:pPr>
        <w:pStyle w:val="FirstParagraph"/>
      </w:pPr>
      <w:ins w:id="3054" w:author="PR Preview" w:date="2026-01-01T00:00:00Z">
        <w:r>
          <w:t xml:space="preserve">which is</w:t>
        </w:r>
      </w:ins>
      <w:ins w:id="3055" w:author="PR Preview" w:date="2026-01-01T00:00:00Z">
        <w:r>
          <w:t xml:space="preserve"> </w:t>
        </w:r>
      </w:ins>
      <w:hyperlink w:anchor="def-affine-map">
        <w:ins w:id="3056" w:author="PR Preview" w:date="2026-01-01T00:00:00Z">
          <w:r>
            <w:rPr>
              <w:rStyle w:val="Hyperlink"/>
            </w:rPr>
            <w:t xml:space="preserve">Definition 38</w:t>
          </w:r>
        </w:ins>
      </w:hyperlink>
      <w:ins w:id="3057" w:author="PR Preview" w:date="2026-01-01T00:00:00Z">
        <w:r>
          <w:t xml:space="preserve"> </w:t>
        </w:r>
      </w:ins>
      <w:ins w:id="3058" w:author="PR Preview" w:date="2026-01-01T00:00:00Z">
        <w:r>
          <w:t xml:space="preserve">with</w:t>
        </w:r>
      </w:ins>
      <w:ins w:id="3059" w:author="PR Preview" w:date="2026-01-01T00:00:00Z">
        <w:r>
          <w:t xml:space="preserve"> </w:t>
        </w:r>
      </w:ins>
      <w:ins w:id="3060" w:author="PR Preview" w:date="2026-01-01T00:00:00Z">
        <w:r>
          <w:t xml:space="preserve">$\mathord{\smash[b]{\underset{\raise.3ex\hbox{$\scriptstyle\sim$}}{b}}\vphantom{b}} = \mathord{\smash[b]{\underset{\raise.3ex\hbox{$\scriptstyle\sim$}}{0}}\vphantom{0}}$</w:t>
        </w:r>
      </w:ins>
      <w:ins w:id="3061" w:author="PR Preview" w:date="2026-01-01T00:00:00Z">
        <w:r>
          <w:t xml:space="preserve">.</w:t>
        </w:r>
      </w:ins>
    </w:p>
    <w:bookmarkStart w:id="167" w:name="thm-affine-map-unique"/>
    <w:p>
      <w:pPr>
        <w:pStyle w:val="BodyText"/>
      </w:pPr>
      <w:ins w:id="3062" w:author="PR Preview" w:date="2026-01-01T00:00:00Z">
        <w:r>
          <w:rPr>
            <w:b/>
            <w:bCs/>
          </w:rPr>
          <w:t xml:space="preserve">Theorem 17 (An affine map determines its matrix and offset)</w:t>
        </w:r>
      </w:ins>
      <w:ins w:id="3063" w:author="PR Preview" w:date="2026-01-01T00:00:00Z">
        <w:r>
          <w:t xml:space="preserve"> </w:t>
        </w:r>
      </w:ins>
      <w:ins w:id="3064" w:author="PR Preview" w:date="2026-01-01T00:00:00Z">
        <w:r>
          <w:t xml:space="preserve">If</w:t>
        </w:r>
      </w:ins>
      <w:ins w:id="3065" w:author="PR Preview" w:date="2026-01-01T00:00:00Z">
        <w:r>
          <w:t xml:space="preserve"> </w:t>
        </w:r>
      </w:ins>
      <w:ins w:id="3066" w:author="PR Preview" w:date="2026-01-01T00:00:00Z">
        <w:r>
          <w:t xml:space="preserve">$f(\mathord{\smash[b]{\underset{\raise.3ex\hbox{$\scriptstyle\sim$}}{x}}\vphantom{x}}) = \mathbf{A}\mathord{\smash[b]{\underset{\raise.3ex\hbox{$\scriptstyle\sim$}}{x}}\vphantom{x}}+ \mathord{\smash[b]{\underset{\raise.3ex\hbox{$\scriptstyle\sim$}}{b}}\vphantom{b}}$</w:t>
        </w:r>
      </w:ins>
      <w:ins w:id="3067" w:author="PR Preview" w:date="2026-01-01T00:00:00Z">
        <w:r>
          <w:t xml:space="preserve"> </w:t>
        </w:r>
      </w:ins>
      <w:ins w:id="3068" w:author="PR Preview" w:date="2026-01-01T00:00:00Z">
        <w:r>
          <w:t xml:space="preserve">and</w:t>
        </w:r>
      </w:ins>
      <w:ins w:id="3069" w:author="PR Preview" w:date="2026-01-01T00:00:00Z">
        <w:r>
          <w:t xml:space="preserve"> </w:t>
        </w:r>
      </w:ins>
      <w:ins w:id="3070" w:author="PR Preview" w:date="2026-01-01T00:00:00Z">
        <w:r>
          <w:t xml:space="preserve">$f(\mathord{\smash[b]{\underset{\raise.3ex\hbox{$\scriptstyle\sim$}}{x}}\vphantom{x}}) = \mathbf{A}'\mathord{\smash[b]{\underset{\raise.3ex\hbox{$\scriptstyle\sim$}}{x}}\vphantom{x}}+ \mathord{\smash[b]{\underset{\raise.3ex\hbox{$\scriptstyle\sim$}}{b}}\vphantom{b}}'$</w:t>
        </w:r>
      </w:ins>
      <w:ins w:id="3071" w:author="PR Preview" w:date="2026-01-01T00:00:00Z">
        <w:r>
          <w:t xml:space="preserve"> </w:t>
        </w:r>
      </w:ins>
      <w:ins w:id="3072" w:author="PR Preview" w:date="2026-01-01T00:00:00Z">
        <w:r>
          <w:t xml:space="preserve">for all</w:t>
        </w:r>
      </w:ins>
      <w:ins w:id="3073" w:author="PR Preview" w:date="2026-01-01T00:00:00Z">
        <w:r>
          <w:t xml:space="preserve"> </w:t>
        </w:r>
      </w:ins>
      <w:ins w:id="3074" w:author="PR Preview" w:date="2026-01-01T00:00:00Z">
        <w:r>
          <w:t xml:space="preserve">$\mathord{\smash[b]{\underset{\raise.3ex\hbox{$\scriptstyle\sim$}}{x}}\vphantom{x}}\in \mathbb{R}^p$</w:t>
        </w:r>
      </w:ins>
      <w:ins w:id="3075" w:author="PR Preview" w:date="2026-01-01T00:00:00Z">
        <w:r>
          <w:t xml:space="preserve"> </w:t>
        </w:r>
      </w:ins>
      <w:ins w:id="3076" w:author="PR Preview" w:date="2026-01-01T00:00:00Z">
        <w:r>
          <w:t xml:space="preserve">(</w:t>
        </w:r>
      </w:ins>
      <w:hyperlink w:anchor="def-affine-map">
        <w:ins w:id="3077" w:author="PR Preview" w:date="2026-01-01T00:00:00Z">
          <w:r>
            <w:rPr>
              <w:rStyle w:val="Hyperlink"/>
            </w:rPr>
            <w:t xml:space="preserve">Definition 38</w:t>
          </w:r>
        </w:ins>
      </w:hyperlink>
      <w:ins w:id="3078" w:author="PR Preview" w:date="2026-01-01T00:00:00Z">
        <w:r>
          <w:t xml:space="preserve">),</w:t>
        </w:r>
      </w:ins>
      <w:ins w:id="3079" w:author="PR Preview" w:date="2026-01-01T00:00:00Z">
        <w:r>
          <w:t xml:space="preserve"> </w:t>
        </w:r>
      </w:ins>
      <w:ins w:id="3080" w:author="PR Preview" w:date="2026-01-01T00:00:00Z">
        <w:r>
          <w:t xml:space="preserve">then</w:t>
        </w:r>
      </w:ins>
      <w:ins w:id="3081" w:author="PR Preview" w:date="2026-01-01T00:00:00Z">
        <w:r>
          <w:t xml:space="preserve"> </w:t>
        </w:r>
      </w:ins>
      <m:oMath>
        <m:sSup>
          <m:e>
            <m:r>
              <m:rPr>
                <m:sty m:val="bi"/>
              </m:rPr>
              <m:t>A</m:t>
            </m:r>
          </m:e>
          <m:sup>
            <m:r>
              <m:rPr>
                <m:sty m:val="p"/>
              </m:rPr>
              <m:t>′</m:t>
            </m:r>
          </m:sup>
        </m:sSup>
        <m:r>
          <m:rPr>
            <m:sty m:val="p"/>
          </m:rPr>
          <m:t>=</m:t>
        </m:r>
        <m:r>
          <m:rPr>
            <m:sty m:val="bi"/>
          </m:rPr>
          <m:t>A</m:t>
        </m:r>
      </m:oMath>
      <w:ins w:id="3082" w:author="PR Preview" w:date="2026-01-01T00:00:00Z">
        <w:r>
          <w:t xml:space="preserve"> </w:t>
        </w:r>
      </w:ins>
      <w:ins w:id="3083" w:author="PR Preview" w:date="2026-01-01T00:00:00Z">
        <w:r>
          <w:t xml:space="preserve">and</w:t>
        </w:r>
      </w:ins>
      <w:ins w:id="3084" w:author="PR Preview" w:date="2026-01-01T00:00:00Z">
        <w:r>
          <w:t xml:space="preserve"> </w:t>
        </w:r>
      </w:ins>
      <w:ins w:id="3085" w:author="PR Preview" w:date="2026-01-01T00:00:00Z">
        <w:r>
          <w:t xml:space="preserve">$\mathord{\smash[b]{\underset{\raise.3ex\hbox{$\scriptstyle\sim$}}{b}}\vphantom{b}}' = \mathord{\smash[b]{\underset{\raise.3ex\hbox{$\scriptstyle\sim$}}{b}}\vphantom{b}}$</w:t>
        </w:r>
      </w:ins>
      <w:ins w:id="3086" w:author="PR Preview" w:date="2026-01-01T00:00:00Z">
        <w:r>
          <w:t xml:space="preserve">.</w:t>
        </w:r>
      </w:ins>
    </w:p>
    <w:bookmarkEnd w:id="167"/>
    <w:p>
      <w:pPr>
        <w:pStyle w:val="BodyText"/>
      </w:pPr>
      <w:r>
        <w:rPr>
          <w:i/>
          <w:iCs/>
        </w:rPr>
        <w:t xml:space="preserve">Proof</w:t>
      </w:r>
      <w:r>
        <w:t xml:space="preserve">. </w:t>
      </w:r>
      <w:r>
        <w:t xml:space="preserve">By</w:t>
      </w:r>
      <w:r>
        <w:t xml:space="preserve"> </w:t>
      </w:r>
      <w:hyperlink w:anchor="thm-affine-map-zero">
        <w:r>
          <w:rPr>
            <w:rStyle w:val="Hyperlink"/>
          </w:rPr>
          <w:t xml:space="preserve">Theorem 15</w:t>
        </w:r>
      </w:hyperlink>
      <w:r>
        <w:t xml:space="preserve">, applied to each formula,</w:t>
      </w:r>
    </w:p>
    <w:p>
      <w:pPr>
        <w:pStyle w:val="BodyText"/>
      </w:pPr>
      <m:oMathPara>
        <m:oMathParaPr>
          <m:jc m:val="center"/>
        </m:oMathParaPr>
        <m:oMath>
          <m:eqArr>
            <m:e>
              <m:limLow>
                <m:e>
                  <m:r>
                    <m:t>b</m:t>
                  </m:r>
                </m:e>
                <m:lim>
                  <m:r>
                    <m:rPr>
                      <m:sty m:val="p"/>
                    </m:rPr>
                    <m:t>∼</m:t>
                  </m:r>
                </m:lim>
              </m:limLow>
              <m:r>
                <m:t>&amp;</m:t>
              </m:r>
              <m:r>
                <m:rPr>
                  <m:sty m:val="p"/>
                </m:rPr>
                <m:t>=</m:t>
              </m:r>
              <m:r>
                <m:t>f</m:t>
              </m:r>
              <m:r>
                <m:rPr>
                  <m:sty m:val="p"/>
                </m:rPr>
                <m:t>(</m:t>
              </m:r>
              <m:limLow>
                <m:e>
                  <m:r>
                    <m:t>0</m:t>
                  </m:r>
                </m:e>
                <m:lim>
                  <m:r>
                    <m:rPr>
                      <m:sty m:val="p"/>
                    </m:rPr>
                    <m:t>∼</m:t>
                  </m:r>
                </m:lim>
              </m:limLow>
              <m:r>
                <m:rPr>
                  <m:sty m:val="p"/>
                </m:rPr>
                <m:t>)</m:t>
              </m:r>
            </m:e>
            <m:e>
              <m:r>
                <m:t>&amp;</m:t>
              </m:r>
              <m:r>
                <m:rPr>
                  <m:sty m:val="p"/>
                </m:rPr>
                <m:t>=</m:t>
              </m:r>
              <m:sSup>
                <m:e>
                  <m:limLow>
                    <m:e>
                      <m:r>
                        <m:t>b</m:t>
                      </m:r>
                    </m:e>
                    <m:lim>
                      <m:r>
                        <m:rPr>
                          <m:sty m:val="p"/>
                        </m:rPr>
                        <m:t>∼</m:t>
                      </m:r>
                    </m:lim>
                  </m:limLow>
                </m:e>
                <m:sup>
                  <m:r>
                    <m:rPr>
                      <m:sty m:val="p"/>
                    </m:rPr>
                    <m:t>′</m:t>
                  </m:r>
                </m:sup>
              </m:sSup>
              <m:r>
                <m:rPr>
                  <m:sty m:val="p"/>
                </m:rPr>
                <m:t>.</m:t>
              </m:r>
            </m:e>
          </m:eqArr>
        </m:oMath>
      </m:oMathPara>
    </w:p>
    <w:p>
      <w:pPr>
        <w:pStyle w:val="BodyText"/>
      </w:pPr>
      <w:ins w:id="3087" w:author="PR Preview" w:date="2026-01-01T00:00:00Z">
        <w:r>
          <w:t xml:space="preserve">$$
    \begin{aligned}
    \mathord{\smash[b]{\underset{\raise.3ex\hbox{$\scriptstyle\sim$}}{b}}\vphantom{b}} &amp;= f(\mathord{\smash[b]{\underset{\raise.3ex\hbox{$\scriptstyle\sim$}}{0}}\vphantom{0}}) \\
    &amp;= \mathord{\smash[b]{\underset{\raise.3ex\hbox{$\scriptstyle\sim$}}{b}}\vphantom{b}}'.
    \end{aligned}
    $$</w:t>
        </w:r>
      </w:ins>
    </w:p>
    <w:p>
      <w:pPr>
        <w:pStyle w:val="FirstParagraph"/>
      </w:pPr>
      <w:r>
        <w:t xml:space="preserve">Then</w:t>
      </w:r>
    </w:p>
    <w:p>
      <w:pPr>
        <w:pStyle w:val="BodyText"/>
      </w:pPr>
      <m:oMathPara>
        <m:oMathParaPr>
          <m:jc m:val="center"/>
        </m:oMathParaPr>
        <m:oMath>
          <m:eqArr>
            <m:e>
              <m:r>
                <m:rPr>
                  <m:sty m:val="bi"/>
                </m:rPr>
                <m:t>A</m:t>
              </m:r>
              <m:limLow>
                <m:e>
                  <m:r>
                    <m:t>x</m:t>
                  </m:r>
                </m:e>
                <m:lim>
                  <m:r>
                    <m:rPr>
                      <m:sty m:val="p"/>
                    </m:rPr>
                    <m:t>∼</m:t>
                  </m:r>
                </m:lim>
              </m:limLow>
              <m:r>
                <m:t>&amp;</m:t>
              </m:r>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e>
            <m:e>
              <m:r>
                <m:t>&amp;</m:t>
              </m:r>
              <m:r>
                <m:rPr>
                  <m:sty m:val="p"/>
                </m:rPr>
                <m:t>=</m:t>
              </m:r>
              <m:sSup>
                <m:e>
                  <m:r>
                    <m:rPr>
                      <m:sty m:val="bi"/>
                    </m:rPr>
                    <m:t>A</m:t>
                  </m:r>
                </m:e>
                <m:sup>
                  <m:r>
                    <m:rPr>
                      <m:sty m:val="p"/>
                    </m:rPr>
                    <m:t>′</m:t>
                  </m:r>
                </m:sup>
              </m:sSup>
              <m:limLow>
                <m:e>
                  <m:r>
                    <m:t>x</m:t>
                  </m:r>
                </m:e>
                <m:lim>
                  <m:r>
                    <m:rPr>
                      <m:sty m:val="p"/>
                    </m:rPr>
                    <m:t>∼</m:t>
                  </m:r>
                </m:lim>
              </m:limLow>
            </m:e>
          </m:eqArr>
        </m:oMath>
      </m:oMathPara>
    </w:p>
    <w:p>
      <w:pPr>
        <w:pStyle w:val="FirstParagraph"/>
      </w:pPr>
      <w:del w:id="3088" w:author="PR Preview" w:date="2026-01-01T00:00:00Z">
        <w:r>
          <w:delText xml:space="preserve">for all</w:delText>
        </w:r>
      </w:del>
      <w:del w:id="3089" w:author="PR Preview" w:date="2026-01-01T00:00:00Z">
        <w:r>
          <w:delText xml:space="preserve"> </w:delText>
        </w:r>
      </w:del>
      <m:oMath>
        <m:limLow>
          <m:e>
            <m:r>
              <m:t>x</m:t>
            </m:r>
          </m:e>
          <m:lim>
            <m:r>
              <m:rPr>
                <m:sty m:val="p"/>
              </m:rPr>
              <m:t>∼</m:t>
            </m:r>
          </m:lim>
        </m:limLow>
      </m:oMath>
      <w:del w:id="3090" w:author="PR Preview" w:date="2026-01-01T00:00:00Z">
        <w:r>
          <w:delText xml:space="preserve">,</w:delText>
        </w:r>
      </w:del>
      <w:del w:id="3091" w:author="PR Preview" w:date="2026-01-01T00:00:00Z">
        <w:r>
          <w:delText xml:space="preserve"> </w:delText>
        </w:r>
      </w:del>
      <w:del w:id="3092" w:author="PR Preview" w:date="2026-01-01T00:00:00Z">
        <w:r>
          <w:delText xml:space="preserve">so</w:delText>
        </w:r>
      </w:del>
      <w:del w:id="3093" w:author="PR Preview" w:date="2026-01-01T00:00:00Z">
        <w:r>
          <w:delText xml:space="preserve"> </w:delText>
        </w:r>
      </w:del>
      <m:oMath>
        <m:r>
          <m:rPr>
            <m:sty m:val="bi"/>
          </m:rPr>
          <m:t>A</m:t>
        </m:r>
      </m:oMath>
      <w:del w:id="3094" w:author="PR Preview" w:date="2026-01-01T00:00:00Z">
        <w:r>
          <w:delText xml:space="preserve"> </w:delText>
        </w:r>
      </w:del>
      <w:del w:id="3095" w:author="PR Preview" w:date="2026-01-01T00:00:00Z">
        <w:r>
          <w:delText xml:space="preserve">and</w:delText>
        </w:r>
      </w:del>
      <w:del w:id="3096" w:author="PR Preview" w:date="2026-01-01T00:00:00Z">
        <w:r>
          <w:delText xml:space="preserve"> </w:delText>
        </w:r>
      </w:del>
      <m:oMath>
        <m:sSup>
          <m:e>
            <m:r>
              <m:rPr>
                <m:sty m:val="bi"/>
              </m:rPr>
              <m:t>A</m:t>
            </m:r>
          </m:e>
          <m:sup>
            <m:r>
              <m:rPr>
                <m:sty m:val="p"/>
              </m:rPr>
              <m:t>′</m:t>
            </m:r>
          </m:sup>
        </m:sSup>
      </m:oMath>
      <w:del w:id="3097" w:author="PR Preview" w:date="2026-01-01T00:00:00Z">
        <w:r>
          <w:delText xml:space="preserve"> </w:delText>
        </w:r>
      </w:del>
      <w:del w:id="3098" w:author="PR Preview" w:date="2026-01-01T00:00:00Z">
        <w:r>
          <w:delText xml:space="preserve">are both matrices (</w:delText>
        </w:r>
      </w:del>
      <w:hyperlink w:anchor="def-matrix-of-linear-map">
        <w:del w:id="3099" w:author="PR Preview" w:date="2026-01-01T00:00:00Z">
          <w:r>
            <w:rPr>
              <w:rStyle w:val="Hyperlink"/>
            </w:rPr>
            <w:delText xml:space="preserve">Definition 36</w:delText>
          </w:r>
        </w:del>
      </w:hyperlink>
      <w:del w:id="3100" w:author="PR Preview" w:date="2026-01-01T00:00:00Z">
        <w:r>
          <w:delText xml:space="preserve">) of the linear map</w:delText>
        </w:r>
      </w:del>
      <w:del w:id="3101" w:author="PR Preview" w:date="2026-01-01T00:00:00Z">
        <w:r>
          <w:delText xml:space="preserve"> </w:delText>
        </w:r>
      </w:del>
      <m:oMath>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limLow>
          <m:e>
            <m:r>
              <m:t>b</m:t>
            </m:r>
          </m:e>
          <m:lim>
            <m:r>
              <m:rPr>
                <m:sty m:val="p"/>
              </m:rPr>
              <m:t>∼</m:t>
            </m:r>
          </m:lim>
        </m:limLow>
      </m:oMath>
      <w:del w:id="3102" w:author="PR Preview" w:date="2026-01-01T00:00:00Z">
        <w:r>
          <w:delText xml:space="preserve"> </w:delText>
        </w:r>
      </w:del>
      <w:del w:id="3103" w:author="PR Preview" w:date="2026-01-01T00:00:00Z">
        <w:r>
          <w:delText xml:space="preserve">(linear by</w:delText>
        </w:r>
      </w:del>
      <w:del w:id="3104" w:author="PR Preview" w:date="2026-01-01T00:00:00Z">
        <w:r>
          <w:delText xml:space="preserve"> </w:delText>
        </w:r>
      </w:del>
      <w:hyperlink w:anchor="thm-matrix-map-linear">
        <w:del w:id="3105" w:author="PR Preview" w:date="2026-01-01T00:00:00Z">
          <w:r>
            <w:rPr>
              <w:rStyle w:val="Hyperlink"/>
            </w:rPr>
            <w:delText xml:space="preserve">Theorem 12</w:delText>
          </w:r>
        </w:del>
      </w:hyperlink>
      <w:del w:id="3106" w:author="PR Preview" w:date="2026-01-01T00:00:00Z">
        <w:r>
          <w:delText xml:space="preserve">),</w:delText>
        </w:r>
      </w:del>
      <w:del w:id="3107" w:author="PR Preview" w:date="2026-01-01T00:00:00Z">
        <w:r>
          <w:delText xml:space="preserve"> </w:delText>
        </w:r>
      </w:del>
      <w:del w:id="3108" w:author="PR Preview" w:date="2026-01-01T00:00:00Z">
        <w:r>
          <w:delText xml:space="preserve">and the uniqueness in</w:delText>
        </w:r>
      </w:del>
      <w:del w:id="3109" w:author="PR Preview" w:date="2026-01-01T00:00:00Z">
        <w:r>
          <w:delText xml:space="preserve"> </w:delText>
        </w:r>
      </w:del>
      <w:hyperlink w:anchor="thm-linear-map-matrix">
        <w:del w:id="3110" w:author="PR Preview" w:date="2026-01-01T00:00:00Z">
          <w:r>
            <w:rPr>
              <w:rStyle w:val="Hyperlink"/>
            </w:rPr>
            <w:delText xml:space="preserve">Theorem 14</w:delText>
          </w:r>
        </w:del>
      </w:hyperlink>
      <w:del w:id="3111" w:author="PR Preview" w:date="2026-01-01T00:00:00Z">
        <w:r>
          <w:delText xml:space="preserve"> </w:delText>
        </w:r>
      </w:del>
      <w:del w:id="3112" w:author="PR Preview" w:date="2026-01-01T00:00:00Z">
        <w:r>
          <w:delText xml:space="preserve">gives</w:delText>
        </w:r>
      </w:del>
      <w:del w:id="3113" w:author="PR Preview" w:date="2026-01-01T00:00:00Z">
        <w:r>
          <w:delText xml:space="preserve"> </w:delText>
        </w:r>
      </w:del>
      <m:oMath>
        <m:sSup>
          <m:e>
            <m:r>
              <m:rPr>
                <m:sty m:val="bi"/>
              </m:rPr>
              <m:t>A</m:t>
            </m:r>
          </m:e>
          <m:sup>
            <m:r>
              <m:rPr>
                <m:sty m:val="p"/>
              </m:rPr>
              <m:t>′</m:t>
            </m:r>
          </m:sup>
        </m:sSup>
        <m:r>
          <m:rPr>
            <m:sty m:val="p"/>
          </m:rPr>
          <m:t>=</m:t>
        </m:r>
        <m:r>
          <m:rPr>
            <m:sty m:val="bi"/>
          </m:rPr>
          <m:t>A</m:t>
        </m:r>
      </m:oMath>
      <w:del w:id="3114" w:author="PR Preview" w:date="2026-01-01T00:00:00Z">
        <w:r>
          <w:delText xml:space="preserve">.</w:delText>
        </w:r>
      </w:del>
    </w:p>
    <w:p>
      <w:pPr>
        <w:pStyle w:val="BodyText"/>
      </w:pPr>
      <w:ins w:id="3115" w:author="PR Preview" w:date="2026-01-01T00:00:00Z">
        <w:r>
          <w:t xml:space="preserve">$$
    \begin{aligned}
    \mathbf{A}\mathord{\smash[b]{\underset{\raise.3ex\hbox{$\scriptstyle\sim$}}{x}}\vphantom{x}}&amp;= f(\mathord{\smash[b]{\underset{\raise.3ex\hbox{$\scriptstyle\sim$}}{x}}\vphantom{x}}) - \mathord{\smash[b]{\underset{\raise.3ex\hbox{$\scriptstyle\sim$}}{b}}\vphantom{b}} \\
    &amp;= \mathbf{A}'\mathord{\smash[b]{\underset{\raise.3ex\hbox{$\scriptstyle\sim$}}{x}}\vphantom{x}}
    \end{aligned}
    $$</w:t>
        </w:r>
      </w:ins>
    </w:p>
    <w:p>
      <w:pPr>
        <w:pStyle w:val="FirstParagraph"/>
      </w:pPr>
      <w:ins w:id="3116" w:author="PR Preview" w:date="2026-01-01T00:00:00Z">
        <w:r>
          <w:t xml:space="preserve">for all</w:t>
        </w:r>
      </w:ins>
      <w:ins w:id="3117" w:author="PR Preview" w:date="2026-01-01T00:00:00Z">
        <w:r>
          <w:t xml:space="preserve"> </w:t>
        </w:r>
      </w:ins>
      <w:ins w:id="3118" w:author="PR Preview" w:date="2026-01-01T00:00:00Z">
        <w:r>
          <w:t xml:space="preserve">$\mathord{\smash[b]{\underset{\raise.3ex\hbox{$\scriptstyle\sim$}}{x}}\vphantom{x}}$</w:t>
        </w:r>
      </w:ins>
      <w:ins w:id="3119" w:author="PR Preview" w:date="2026-01-01T00:00:00Z">
        <w:r>
          <w:t xml:space="preserve">,</w:t>
        </w:r>
      </w:ins>
      <w:ins w:id="3120" w:author="PR Preview" w:date="2026-01-01T00:00:00Z">
        <w:r>
          <w:t xml:space="preserve"> </w:t>
        </w:r>
      </w:ins>
      <w:ins w:id="3121" w:author="PR Preview" w:date="2026-01-01T00:00:00Z">
        <w:r>
          <w:t xml:space="preserve">so</w:t>
        </w:r>
      </w:ins>
      <w:ins w:id="3122" w:author="PR Preview" w:date="2026-01-01T00:00:00Z">
        <w:r>
          <w:t xml:space="preserve"> </w:t>
        </w:r>
      </w:ins>
      <m:oMath>
        <m:r>
          <m:rPr>
            <m:sty m:val="bi"/>
          </m:rPr>
          <m:t>A</m:t>
        </m:r>
      </m:oMath>
      <w:ins w:id="3123" w:author="PR Preview" w:date="2026-01-01T00:00:00Z">
        <w:r>
          <w:t xml:space="preserve"> </w:t>
        </w:r>
      </w:ins>
      <w:ins w:id="3124" w:author="PR Preview" w:date="2026-01-01T00:00:00Z">
        <w:r>
          <w:t xml:space="preserve">and</w:t>
        </w:r>
      </w:ins>
      <w:ins w:id="3125" w:author="PR Preview" w:date="2026-01-01T00:00:00Z">
        <w:r>
          <w:t xml:space="preserve"> </w:t>
        </w:r>
      </w:ins>
      <m:oMath>
        <m:sSup>
          <m:e>
            <m:r>
              <m:rPr>
                <m:sty m:val="bi"/>
              </m:rPr>
              <m:t>A</m:t>
            </m:r>
          </m:e>
          <m:sup>
            <m:r>
              <m:rPr>
                <m:sty m:val="p"/>
              </m:rPr>
              <m:t>′</m:t>
            </m:r>
          </m:sup>
        </m:sSup>
      </m:oMath>
      <w:ins w:id="3126" w:author="PR Preview" w:date="2026-01-01T00:00:00Z">
        <w:r>
          <w:t xml:space="preserve"> </w:t>
        </w:r>
      </w:ins>
      <w:ins w:id="3127" w:author="PR Preview" w:date="2026-01-01T00:00:00Z">
        <w:r>
          <w:t xml:space="preserve">are both matrices (</w:t>
        </w:r>
      </w:ins>
      <w:hyperlink w:anchor="def-matrix-of-linear-map">
        <w:ins w:id="3128" w:author="PR Preview" w:date="2026-01-01T00:00:00Z">
          <w:r>
            <w:rPr>
              <w:rStyle w:val="Hyperlink"/>
            </w:rPr>
            <w:t xml:space="preserve">Definition 36</w:t>
          </w:r>
        </w:ins>
      </w:hyperlink>
      <w:ins w:id="3129" w:author="PR Preview" w:date="2026-01-01T00:00:00Z">
        <w:r>
          <w:t xml:space="preserve">) of the linear map</w:t>
        </w:r>
      </w:ins>
      <w:ins w:id="3130" w:author="PR Preview" w:date="2026-01-01T00:00:00Z">
        <w:r>
          <w:t xml:space="preserve"> </w:t>
        </w:r>
      </w:ins>
      <w:ins w:id="3131" w:author="PR Preview" w:date="2026-01-01T00:00:00Z">
        <w:r>
          <w:t xml:space="preserve">$\mathord{\smash[b]{\underset{\raise.3ex\hbox{$\scriptstyle\sim$}}{x}}\vphantom{x}}\mapsto f(\mathord{\smash[b]{\underset{\raise.3ex\hbox{$\scriptstyle\sim$}}{x}}\vphantom{x}}) - \mathord{\smash[b]{\underset{\raise.3ex\hbox{$\scriptstyle\sim$}}{b}}\vphantom{b}}$</w:t>
        </w:r>
      </w:ins>
      <w:ins w:id="3132" w:author="PR Preview" w:date="2026-01-01T00:00:00Z">
        <w:r>
          <w:t xml:space="preserve"> </w:t>
        </w:r>
      </w:ins>
      <w:ins w:id="3133" w:author="PR Preview" w:date="2026-01-01T00:00:00Z">
        <w:r>
          <w:t xml:space="preserve">(linear by</w:t>
        </w:r>
      </w:ins>
      <w:ins w:id="3134" w:author="PR Preview" w:date="2026-01-01T00:00:00Z">
        <w:r>
          <w:t xml:space="preserve"> </w:t>
        </w:r>
      </w:ins>
      <w:hyperlink w:anchor="thm-matrix-map-linear">
        <w:ins w:id="3135" w:author="PR Preview" w:date="2026-01-01T00:00:00Z">
          <w:r>
            <w:rPr>
              <w:rStyle w:val="Hyperlink"/>
            </w:rPr>
            <w:t xml:space="preserve">Theorem 12</w:t>
          </w:r>
        </w:ins>
      </w:hyperlink>
      <w:ins w:id="3136" w:author="PR Preview" w:date="2026-01-01T00:00:00Z">
        <w:r>
          <w:t xml:space="preserve">),</w:t>
        </w:r>
      </w:ins>
      <w:ins w:id="3137" w:author="PR Preview" w:date="2026-01-01T00:00:00Z">
        <w:r>
          <w:t xml:space="preserve"> </w:t>
        </w:r>
      </w:ins>
      <w:ins w:id="3138" w:author="PR Preview" w:date="2026-01-01T00:00:00Z">
        <w:r>
          <w:t xml:space="preserve">and the uniqueness in</w:t>
        </w:r>
      </w:ins>
      <w:ins w:id="3139" w:author="PR Preview" w:date="2026-01-01T00:00:00Z">
        <w:r>
          <w:t xml:space="preserve"> </w:t>
        </w:r>
      </w:ins>
      <w:hyperlink w:anchor="thm-linear-map-matrix">
        <w:ins w:id="3140" w:author="PR Preview" w:date="2026-01-01T00:00:00Z">
          <w:r>
            <w:rPr>
              <w:rStyle w:val="Hyperlink"/>
            </w:rPr>
            <w:t xml:space="preserve">Theorem 14</w:t>
          </w:r>
        </w:ins>
      </w:hyperlink>
      <w:ins w:id="3141" w:author="PR Preview" w:date="2026-01-01T00:00:00Z">
        <w:r>
          <w:t xml:space="preserve"> </w:t>
        </w:r>
      </w:ins>
      <w:ins w:id="3142" w:author="PR Preview" w:date="2026-01-01T00:00:00Z">
        <w:r>
          <w:t xml:space="preserve">gives</w:t>
        </w:r>
      </w:ins>
      <w:ins w:id="3143" w:author="PR Preview" w:date="2026-01-01T00:00:00Z">
        <w:r>
          <w:t xml:space="preserve"> </w:t>
        </w:r>
      </w:ins>
      <m:oMath>
        <m:sSup>
          <m:e>
            <m:r>
              <m:rPr>
                <m:sty m:val="bi"/>
              </m:rPr>
              <m:t>A</m:t>
            </m:r>
          </m:e>
          <m:sup>
            <m:r>
              <m:rPr>
                <m:sty m:val="p"/>
              </m:rPr>
              <m:t>′</m:t>
            </m:r>
          </m:sup>
        </m:sSup>
        <m:r>
          <m:rPr>
            <m:sty m:val="p"/>
          </m:rPr>
          <m:t>=</m:t>
        </m:r>
        <m:r>
          <m:rPr>
            <m:sty m:val="bi"/>
          </m:rPr>
          <m:t>A</m:t>
        </m:r>
      </m:oMath>
      <w:ins w:id="3144" w:author="PR Preview" w:date="2026-01-01T00:00:00Z">
        <w:r>
          <w:t xml:space="preserve">.</w:t>
        </w:r>
      </w:ins>
    </w:p>
    <w:bookmarkStart w:id="170" w:name="rem-linear-affine-terminology"/>
    <w:p>
      <w:pPr>
        <w:pStyle w:val="BodyText"/>
      </w:pPr>
      <w:r>
        <w:rPr>
          <w:i/>
          <w:iCs/>
        </w:rPr>
        <w:t xml:space="preserve">Remark 16</w:t>
      </w:r>
      <w:r>
        <w:t xml:space="preserve"> (</w:t>
      </w:r>
      <w:r>
        <w:t xml:space="preserve">“Linear”</w:t>
      </w:r>
      <w:r>
        <w:t xml:space="preserve"> </w:t>
      </w:r>
      <w:r>
        <w:t xml:space="preserve">in this site, and in machine learning and statistics). </w:t>
      </w:r>
      <w:r>
        <w:t xml:space="preserve">This site uses</w:t>
      </w:r>
      <w:r>
        <w:t xml:space="preserve"> </w:t>
      </w:r>
      <w:r>
        <w:t xml:space="preserve">“linear”</w:t>
      </w:r>
      <w:r>
        <w:t xml:space="preserve"> </w:t>
      </w:r>
      <w:r>
        <w:t xml:space="preserve">only in the sense of</w:t>
      </w:r>
      <w:r>
        <w:t xml:space="preserve"> </w:t>
      </w:r>
      <w:hyperlink w:anchor="def-linear-map">
        <w:r>
          <w:rPr>
            <w:rStyle w:val="Hyperlink"/>
          </w:rPr>
          <w:t xml:space="preserve">Definition 34</w:t>
        </w:r>
      </w:hyperlink>
      <w:r>
        <w:t xml:space="preserve">,</w:t>
      </w:r>
      <w:r>
        <w:t xml:space="preserve"> </w:t>
      </w:r>
      <w:r>
        <w:t xml:space="preserve">so by</w:t>
      </w:r>
      <w:r>
        <w:t xml:space="preserve"> </w:t>
      </w:r>
      <w:hyperlink w:anchor="thm-affine-linear-iff">
        <w:r>
          <w:rPr>
            <w:rStyle w:val="Hyperlink"/>
          </w:rPr>
          <w:t xml:space="preserve">Theorem 16</w:t>
        </w:r>
      </w:hyperlink>
      <w:r>
        <w:t xml:space="preserve"> </w:t>
      </w:r>
      <w:r>
        <w:t xml:space="preserve">a function with a nonzero offset is affine but not linear.</w:t>
      </w:r>
      <w:r>
        <w:t xml:space="preserve"> </w:t>
      </w:r>
      <w:r>
        <w:t xml:space="preserve">For functions of one variable, this is the same split as</w:t>
      </w:r>
      <w:r>
        <w:t xml:space="preserve"> </w:t>
      </w:r>
      <w:hyperlink r:id="rId168">
        <w:r>
          <w:rPr>
            <w:rStyle w:val="Hyperlink"/>
          </w:rPr>
          <w:t xml:space="preserve">affine</w:t>
        </w:r>
      </w:hyperlink>
      <w:r>
        <w:t xml:space="preserve"> </w:t>
      </w:r>
      <m:oMath>
        <m:r>
          <m:t>a</m:t>
        </m:r>
        <m:r>
          <m:t>x</m:t>
        </m:r>
        <m:r>
          <m:rPr>
            <m:sty m:val="p"/>
          </m:rPr>
          <m:t>+</m:t>
        </m:r>
        <m:r>
          <m:t>b</m:t>
        </m:r>
      </m:oMath>
      <w:r>
        <w:t xml:space="preserve"> </w:t>
      </w:r>
      <w:r>
        <w:t xml:space="preserve">versus</w:t>
      </w:r>
      <w:r>
        <w:t xml:space="preserve"> </w:t>
      </w:r>
      <w:hyperlink r:id="rId169">
        <w:r>
          <w:rPr>
            <w:rStyle w:val="Hyperlink"/>
          </w:rPr>
          <w:t xml:space="preserve">linear</w:t>
        </w:r>
      </w:hyperlink>
      <w:r>
        <w:t xml:space="preserve"> </w:t>
      </w:r>
      <m:oMath>
        <m:r>
          <m:t>a</m:t>
        </m:r>
        <m:r>
          <m:t>x</m:t>
        </m:r>
      </m:oMath>
      <w:r>
        <w:t xml:space="preserve"> </w:t>
      </w:r>
      <w:r>
        <w:t xml:space="preserve">on the algebra page.</w:t>
      </w:r>
      <w:r>
        <w:t xml:space="preserve"> </w:t>
      </w:r>
      <w:r>
        <w:t xml:space="preserve">(The algebra page writes these as</w:t>
      </w:r>
      <w:r>
        <w:t xml:space="preserve"> </w:t>
      </w:r>
      <m:oMath>
        <m:r>
          <m:t>m</m:t>
        </m:r>
        <m:r>
          <m:t>x</m:t>
        </m:r>
        <m:r>
          <m:rPr>
            <m:sty m:val="p"/>
          </m:rPr>
          <m:t>+</m:t>
        </m:r>
        <m:r>
          <m:t>b</m:t>
        </m:r>
      </m:oMath>
      <w:r>
        <w:t xml:space="preserve"> </w:t>
      </w:r>
      <w:r>
        <w:t xml:space="preserve">and</w:t>
      </w:r>
      <w:r>
        <w:t xml:space="preserve"> </w:t>
      </w:r>
      <m:oMath>
        <m:r>
          <m:t>m</m:t>
        </m:r>
        <m:r>
          <m:t>x</m:t>
        </m:r>
      </m:oMath>
      <w:r>
        <w:t xml:space="preserve">;</w:t>
      </w:r>
      <w:r>
        <w:t xml:space="preserve"> </w:t>
      </w:r>
      <w:r>
        <w:t xml:space="preserve">here</w:t>
      </w:r>
      <w:r>
        <w:t xml:space="preserve"> </w:t>
      </w:r>
      <m:oMath>
        <m:r>
          <m:t>m</m:t>
        </m:r>
      </m:oMath>
      <w:r>
        <w:t xml:space="preserve"> </w:t>
      </w:r>
      <w:r>
        <w:t xml:space="preserve">already names the number of outputs.)</w:t>
      </w:r>
    </w:p>
    <w:p>
      <w:pPr>
        <w:pStyle w:val="BodyText"/>
      </w:pPr>
      <w:del w:id="3145" w:author="PR Preview" w:date="2026-01-01T00:00:00Z">
        <w:r>
          <w:delText xml:space="preserve">Machine learning and statistics often call any function of the form</w:delText>
        </w:r>
      </w:del>
      <w:del w:id="3146" w:author="PR Preview" w:date="2026-01-01T00:00:00Z">
        <w:r>
          <w:delText xml:space="preserve"> </w:delText>
        </w:r>
      </w:del>
      <w:hyperlink w:anchor="eq-linear-scalar">
        <w:del w:id="3147" w:author="PR Preview" w:date="2026-01-01T00:00:00Z">
          <w:r>
            <w:rPr>
              <w:rStyle w:val="Hyperlink"/>
            </w:rPr>
            <w:delText xml:space="preserve">Equation 4</w:delText>
          </w:r>
        </w:del>
      </w:hyperlink>
      <w:del w:id="3148" w:author="PR Preview" w:date="2026-01-01T00:00:00Z">
        <w:r>
          <w:delText xml:space="preserve"> </w:delText>
        </w:r>
      </w:del>
      <w:del w:id="3149" w:author="PR Preview" w:date="2026-01-01T00:00:00Z">
        <w:r>
          <w:delText xml:space="preserve">“linear”</w:delText>
        </w:r>
      </w:del>
      <w:del w:id="3150" w:author="PR Preview" w:date="2026-01-01T00:00:00Z">
        <w:r>
          <w:delText xml:space="preserve">,</w:delText>
        </w:r>
      </w:del>
      <w:del w:id="3151" w:author="PR Preview" w:date="2026-01-01T00:00:00Z">
        <w:r>
          <w:delText xml:space="preserve"> </w:delText>
        </w:r>
      </w:del>
      <w:del w:id="3152" w:author="PR Preview" w:date="2026-01-01T00:00:00Z">
        <w:r>
          <w:delText xml:space="preserve">as in a</w:delText>
        </w:r>
      </w:del>
      <w:del w:id="3153" w:author="PR Preview" w:date="2026-01-01T00:00:00Z">
        <w:r>
          <w:delText xml:space="preserve"> </w:delText>
        </w:r>
      </w:del>
      <w:del w:id="3154" w:author="PR Preview" w:date="2026-01-01T00:00:00Z">
        <w:r>
          <w:rPr>
            <w:i/>
            <w:iCs/>
          </w:rPr>
          <w:delText xml:space="preserve">linear model</w:delText>
        </w:r>
      </w:del>
      <w:del w:id="3155" w:author="PR Preview" w:date="2026-01-01T00:00:00Z">
        <w:r>
          <w:delText xml:space="preserve"> </w:delText>
        </w:r>
      </w:del>
      <w:del w:id="3156" w:author="PR Preview" w:date="2026-01-01T00:00:00Z">
        <w:r>
          <w:delText xml:space="preserve">in statistics or a</w:delText>
        </w:r>
      </w:del>
      <w:del w:id="3157" w:author="PR Preview" w:date="2026-01-01T00:00:00Z">
        <w:r>
          <w:delText xml:space="preserve"> </w:delText>
        </w:r>
      </w:del>
      <w:del w:id="3158" w:author="PR Preview" w:date="2026-01-01T00:00:00Z">
        <w:r>
          <w:rPr>
            <w:i/>
            <w:iCs/>
          </w:rPr>
          <w:delText xml:space="preserve">linear layer</w:delText>
        </w:r>
      </w:del>
      <w:del w:id="3159" w:author="PR Preview" w:date="2026-01-01T00:00:00Z">
        <w:r>
          <w:delText xml:space="preserve"> </w:delText>
        </w:r>
      </w:del>
      <w:del w:id="3160" w:author="PR Preview" w:date="2026-01-01T00:00:00Z">
        <w:r>
          <w:delText xml:space="preserve">in a neural network,</w:delText>
        </w:r>
      </w:del>
      <w:del w:id="3161" w:author="PR Preview" w:date="2026-01-01T00:00:00Z">
        <w:r>
          <w:delText xml:space="preserve"> </w:delText>
        </w:r>
      </w:del>
      <w:del w:id="3162" w:author="PR Preview" w:date="2026-01-01T00:00:00Z">
        <w:r>
          <w:delText xml:space="preserve">and call the offset</w:delText>
        </w:r>
      </w:del>
      <w:del w:id="3163" w:author="PR Preview" w:date="2026-01-01T00:00:00Z">
        <w:r>
          <w:delText xml:space="preserve"> </w:delText>
        </w:r>
      </w:del>
      <m:oMath>
        <m:r>
          <m:t>b</m:t>
        </m:r>
      </m:oMath>
      <w:del w:id="3164" w:author="PR Preview" w:date="2026-01-01T00:00:00Z">
        <w:r>
          <w:delText xml:space="preserve"> </w:delText>
        </w:r>
      </w:del>
      <w:del w:id="3165" w:author="PR Preview" w:date="2026-01-01T00:00:00Z">
        <w:r>
          <w:delText xml:space="preserve">the bias (machine learning)</w:delText>
        </w:r>
      </w:del>
      <w:del w:id="3166" w:author="PR Preview" w:date="2026-01-01T00:00:00Z">
        <w:r>
          <w:delText xml:space="preserve"> </w:delText>
        </w:r>
      </w:del>
      <w:del w:id="3167" w:author="PR Preview" w:date="2026-01-01T00:00:00Z">
        <w:r>
          <w:delText xml:space="preserve">or the intercept (statistics), as</w:delText>
        </w:r>
      </w:del>
      <w:del w:id="3168" w:author="PR Preview" w:date="2026-01-01T00:00:00Z">
        <w:r>
          <w:delText xml:space="preserve"> </w:delText>
        </w:r>
      </w:del>
      <w:hyperlink w:anchor="def-affine-map">
        <w:del w:id="3169" w:author="PR Preview" w:date="2026-01-01T00:00:00Z">
          <w:r>
            <w:rPr>
              <w:rStyle w:val="Hyperlink"/>
            </w:rPr>
            <w:delText xml:space="preserve">Definition 38</w:delText>
          </w:r>
        </w:del>
      </w:hyperlink>
      <w:del w:id="3170" w:author="PR Preview" w:date="2026-01-01T00:00:00Z">
        <w:r>
          <w:delText xml:space="preserve"> </w:delText>
        </w:r>
      </w:del>
      <w:del w:id="3171" w:author="PR Preview" w:date="2026-01-01T00:00:00Z">
        <w:r>
          <w:delText xml:space="preserve">notes.</w:delText>
        </w:r>
      </w:del>
      <w:del w:id="3172" w:author="PR Preview" w:date="2026-01-01T00:00:00Z">
        <w:r>
          <w:delText xml:space="preserve"> </w:delText>
        </w:r>
      </w:del>
      <w:del w:id="3173" w:author="PR Preview" w:date="2026-01-01T00:00:00Z">
        <w:r>
          <w:delText xml:space="preserve">A model with an intercept is affine in</w:delText>
        </w:r>
      </w:del>
      <w:del w:id="3174" w:author="PR Preview" w:date="2026-01-01T00:00:00Z">
        <w:r>
          <w:delText xml:space="preserve"> </w:delText>
        </w:r>
      </w:del>
      <m:oMath>
        <m:limLow>
          <m:e>
            <m:r>
              <m:t>x</m:t>
            </m:r>
          </m:e>
          <m:lim>
            <m:r>
              <m:rPr>
                <m:sty m:val="p"/>
              </m:rPr>
              <m:t>∼</m:t>
            </m:r>
          </m:lim>
        </m:limLow>
      </m:oMath>
      <w:del w:id="3175" w:author="PR Preview" w:date="2026-01-01T00:00:00Z">
        <w:r>
          <w:delText xml:space="preserve"> </w:delText>
        </w:r>
      </w:del>
      <w:del w:id="3176" w:author="PR Preview" w:date="2026-01-01T00:00:00Z">
        <w:r>
          <w:delText xml:space="preserve">but linear in its coefficients</w:delText>
        </w:r>
      </w:del>
      <w:del w:id="3177" w:author="PR Preview" w:date="2026-01-01T00:00:00Z">
        <w:r>
          <w:delText xml:space="preserve"> </w:delText>
        </w:r>
      </w:del>
      <m:oMath>
        <m:r>
          <m:rPr>
            <m:sty m:val="p"/>
          </m:rPr>
          <m:t>(</m:t>
        </m:r>
        <m:r>
          <m:t>b</m:t>
        </m:r>
        <m:r>
          <m:rPr>
            <m:sty m:val="p"/>
          </m:rPr>
          <m:t>,</m:t>
        </m:r>
        <m:limLow>
          <m:e>
            <m:r>
              <m:t>w</m:t>
            </m:r>
          </m:e>
          <m:lim>
            <m:r>
              <m:rPr>
                <m:sty m:val="p"/>
              </m:rPr>
              <m:t>∼</m:t>
            </m:r>
          </m:lim>
        </m:limLow>
        <m:r>
          <m:rPr>
            <m:sty m:val="p"/>
          </m:rPr>
          <m:t>)</m:t>
        </m:r>
      </m:oMath>
      <w:del w:id="3178" w:author="PR Preview" w:date="2026-01-01T00:00:00Z">
        <w:r>
          <w:delText xml:space="preserve">,</w:delText>
        </w:r>
      </w:del>
      <w:del w:id="3179" w:author="PR Preview" w:date="2026-01-01T00:00:00Z">
        <w:r>
          <w:delText xml:space="preserve"> </w:delText>
        </w:r>
      </w:del>
      <w:del w:id="3180" w:author="PR Preview" w:date="2026-01-01T00:00:00Z">
        <w:r>
          <w:delText xml:space="preserve">and that is the sense of</w:delText>
        </w:r>
      </w:del>
      <w:del w:id="3181" w:author="PR Preview" w:date="2026-01-01T00:00:00Z">
        <w:r>
          <w:delText xml:space="preserve"> </w:delText>
        </w:r>
      </w:del>
      <w:del w:id="3182" w:author="PR Preview" w:date="2026-01-01T00:00:00Z">
        <w:r>
          <w:delText xml:space="preserve">“linear”</w:delText>
        </w:r>
      </w:del>
      <w:del w:id="3183" w:author="PR Preview" w:date="2026-01-01T00:00:00Z">
        <w:r>
          <w:delText xml:space="preserve"> </w:delText>
        </w:r>
      </w:del>
      <w:del w:id="3184" w:author="PR Preview" w:date="2026-01-01T00:00:00Z">
        <w:r>
          <w:delText xml:space="preserve">in</w:delText>
        </w:r>
      </w:del>
      <w:del w:id="3185" w:author="PR Preview" w:date="2026-01-01T00:00:00Z">
        <w:r>
          <w:delText xml:space="preserve"> </w:delText>
        </w:r>
      </w:del>
      <w:del w:id="3186" w:author="PR Preview" w:date="2026-01-01T00:00:00Z">
        <w:r>
          <w:delText xml:space="preserve">“linear model”</w:delText>
        </w:r>
      </w:del>
      <w:del w:id="3187" w:author="PR Preview" w:date="2026-01-01T00:00:00Z">
        <w:r>
          <w:delText xml:space="preserve">:</w:delText>
        </w:r>
      </w:del>
      <w:del w:id="3188" w:author="PR Preview" w:date="2026-01-01T00:00:00Z">
        <w:r>
          <w:delText xml:space="preserve"> </w:delText>
        </w:r>
      </w:del>
      <w:del w:id="3189" w:author="PR Preview" w:date="2026-01-01T00:00:00Z">
        <w:r>
          <w:delText xml:space="preserve">it stays linear in the coefficients even when the inputs are transformed:</w:delText>
        </w:r>
      </w:del>
      <w:del w:id="3190" w:author="PR Preview" w:date="2026-01-01T00:00:00Z">
        <w:r>
          <w:delText xml:space="preserve"> </w:delText>
        </w:r>
      </w:del>
      <m:oMath>
        <m:sSub>
          <m:e>
            <m:r>
              <m:t>w</m:t>
            </m:r>
          </m:e>
          <m:sub>
            <m:r>
              <m:t>1</m:t>
            </m:r>
          </m:sub>
        </m:sSub>
        <m:r>
          <m:t>x</m:t>
        </m:r>
        <m:r>
          <m:rPr>
            <m:sty m:val="p"/>
          </m:rPr>
          <m:t>+</m:t>
        </m:r>
        <m:sSub>
          <m:e>
            <m:r>
              <m:t>w</m:t>
            </m:r>
          </m:e>
          <m:sub>
            <m:r>
              <m:t>2</m:t>
            </m:r>
          </m:sub>
        </m:sSub>
        <m:sSup>
          <m:e>
            <m:r>
              <m:t>x</m:t>
            </m:r>
          </m:e>
          <m:sup>
            <m:r>
              <m:t>2</m:t>
            </m:r>
          </m:sup>
        </m:sSup>
        <m:r>
          <m:rPr>
            <m:sty m:val="p"/>
          </m:rPr>
          <m:t>+</m:t>
        </m:r>
        <m:r>
          <m:t>b</m:t>
        </m:r>
      </m:oMath>
      <w:del w:id="3191" w:author="PR Preview" w:date="2026-01-01T00:00:00Z">
        <w:r>
          <w:delText xml:space="preserve"> </w:delText>
        </w:r>
      </w:del>
      <w:del w:id="3192" w:author="PR Preview" w:date="2026-01-01T00:00:00Z">
        <w:r>
          <w:delText xml:space="preserve">is not affine in</w:delText>
        </w:r>
      </w:del>
      <w:del w:id="3193" w:author="PR Preview" w:date="2026-01-01T00:00:00Z">
        <w:r>
          <w:delText xml:space="preserve"> </w:delText>
        </w:r>
      </w:del>
      <m:oMath>
        <m:r>
          <m:t>x</m:t>
        </m:r>
      </m:oMath>
      <w:del w:id="3194" w:author="PR Preview" w:date="2026-01-01T00:00:00Z">
        <w:r>
          <w:delText xml:space="preserve">,</w:delText>
        </w:r>
      </w:del>
      <w:del w:id="3195" w:author="PR Preview" w:date="2026-01-01T00:00:00Z">
        <w:r>
          <w:delText xml:space="preserve"> </w:delText>
        </w:r>
      </w:del>
      <w:del w:id="3196" w:author="PR Preview" w:date="2026-01-01T00:00:00Z">
        <w:r>
          <w:delText xml:space="preserve">but it is linear in</w:delText>
        </w:r>
      </w:del>
      <w:del w:id="3197" w:author="PR Preview" w:date="2026-01-01T00:00:00Z">
        <w:r>
          <w:delText xml:space="preserve"> </w:delText>
        </w:r>
      </w:del>
      <m:oMath>
        <m:r>
          <m:rPr>
            <m:sty m:val="p"/>
          </m:rPr>
          <m:t>(</m:t>
        </m:r>
        <m:r>
          <m:t>b</m:t>
        </m:r>
        <m:r>
          <m:rPr>
            <m:sty m:val="p"/>
          </m:rPr>
          <m:t>,</m:t>
        </m:r>
        <m:sSub>
          <m:e>
            <m:r>
              <m:t>w</m:t>
            </m:r>
          </m:e>
          <m:sub>
            <m:r>
              <m:t>1</m:t>
            </m:r>
          </m:sub>
        </m:sSub>
        <m:r>
          <m:rPr>
            <m:sty m:val="p"/>
          </m:rPr>
          <m:t>,</m:t>
        </m:r>
        <m:sSub>
          <m:e>
            <m:r>
              <m:t>w</m:t>
            </m:r>
          </m:e>
          <m:sub>
            <m:r>
              <m:t>2</m:t>
            </m:r>
          </m:sub>
        </m:sSub>
        <m:r>
          <m:rPr>
            <m:sty m:val="p"/>
          </m:rPr>
          <m:t>)</m:t>
        </m:r>
      </m:oMath>
      <w:del w:id="3198" w:author="PR Preview" w:date="2026-01-01T00:00:00Z">
        <w:r>
          <w:delText xml:space="preserve">.</w:delText>
        </w:r>
      </w:del>
      <w:del w:id="3199" w:author="PR Preview" w:date="2026-01-01T00:00:00Z">
        <w:r>
          <w:delText xml:space="preserve"> </w:delText>
        </w:r>
      </w:del>
      <w:del w:id="3200" w:author="PR Preview" w:date="2026-01-01T00:00:00Z">
        <w:r>
          <w:delText xml:space="preserve">Separately, the affine function</w:delText>
        </w:r>
      </w:del>
      <w:del w:id="3201"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3202" w:author="PR Preview" w:date="2026-01-01T00:00:00Z">
        <w:r>
          <w:delText xml:space="preserve"> </w:delText>
        </w:r>
      </w:del>
      <w:del w:id="3203" w:author="PR Preview" w:date="2026-01-01T00:00:00Z">
        <w:r>
          <w:delText xml:space="preserve">is a linear function of the augmented vector</w:delText>
        </w:r>
      </w:del>
      <w:del w:id="3204" w:author="PR Preview" w:date="2026-01-01T00:00:00Z">
        <w:r>
          <w:delText xml:space="preserve"> </w:delText>
        </w:r>
      </w:del>
      <m:oMath>
        <m:sSup>
          <m:e>
            <m:limLow>
              <m:e>
                <m:r>
                  <m:t>x</m:t>
                </m:r>
              </m:e>
              <m:lim>
                <m:r>
                  <m:rPr>
                    <m:sty m:val="p"/>
                  </m:rPr>
                  <m:t>∼</m:t>
                </m:r>
              </m:lim>
            </m:limLow>
          </m:e>
          <m:sup>
            <m:r>
              <m:rPr>
                <m:sty m:val="p"/>
              </m:rPr>
              <m:t>a</m:t>
            </m:r>
            <m:r>
              <m:rPr>
                <m:sty m:val="p"/>
              </m:rPr>
              <m:t>u</m:t>
            </m:r>
            <m:r>
              <m:rPr>
                <m:sty m:val="p"/>
              </m:rPr>
              <m:t>g</m:t>
            </m:r>
          </m:sup>
        </m:sSup>
      </m:oMath>
      <w:del w:id="3205" w:author="PR Preview" w:date="2026-01-01T00:00:00Z">
        <w:r>
          <w:delText xml:space="preserve"> </w:delText>
        </w:r>
      </w:del>
      <w:del w:id="3206" w:author="PR Preview" w:date="2026-01-01T00:00:00Z">
        <w:r>
          <w:delText xml:space="preserve">(</w:delText>
        </w:r>
      </w:del>
      <w:hyperlink w:anchor="def-augmented-vector">
        <w:del w:id="3207" w:author="PR Preview" w:date="2026-01-01T00:00:00Z">
          <w:r>
            <w:rPr>
              <w:rStyle w:val="Hyperlink"/>
            </w:rPr>
            <w:delText xml:space="preserve">Definition 40</w:delText>
          </w:r>
        </w:del>
      </w:hyperlink>
      <w:del w:id="3208" w:author="PR Preview" w:date="2026-01-01T00:00:00Z">
        <w:r>
          <w:delText xml:space="preserve">),</w:delText>
        </w:r>
      </w:del>
      <w:del w:id="3209" w:author="PR Preview" w:date="2026-01-01T00:00:00Z">
        <w:r>
          <w:delText xml:space="preserve"> </w:delText>
        </w:r>
      </w:del>
      <w:del w:id="3210" w:author="PR Preview" w:date="2026-01-01T00:00:00Z">
        <w:r>
          <w:delText xml:space="preserve">with</w:delText>
        </w:r>
      </w:del>
      <w:del w:id="3211" w:author="PR Preview" w:date="2026-01-01T00:00:00Z">
        <w:r>
          <w:delText xml:space="preserve"> </w:delText>
        </w:r>
      </w:del>
      <m:oMath>
        <m:r>
          <m:t>b</m:t>
        </m:r>
      </m:oMath>
      <w:del w:id="3212" w:author="PR Preview" w:date="2026-01-01T00:00:00Z">
        <w:r>
          <w:delText xml:space="preserve"> </w:delText>
        </w:r>
      </w:del>
      <w:del w:id="3213" w:author="PR Preview" w:date="2026-01-01T00:00:00Z">
        <w:r>
          <w:delText xml:space="preserve">as the coefficient on its first entry.</w:delText>
        </w:r>
      </w:del>
    </w:p>
    <w:p>
      <w:pPr>
        <w:pStyle w:val="FirstParagraph"/>
      </w:pPr>
      <w:del w:id="3214" w:author="PR Preview" w:date="2026-01-01T00:00:00Z">
        <w:r>
          <w:rPr>
            <w:b/>
            <w:bCs/>
          </w:rPr>
          <w:delText xml:space="preserve">Definition 41 (Hyperplane)</w:delText>
        </w:r>
      </w:del>
      <w:del w:id="3215" w:author="PR Preview" w:date="2026-01-01T00:00:00Z">
        <w:r>
          <w:delText xml:space="preserve"> </w:delText>
        </w:r>
      </w:del>
      <w:del w:id="3216" w:author="PR Preview" w:date="2026-01-01T00:00:00Z">
        <w:r>
          <w:delText xml:space="preserve">A</w:delText>
        </w:r>
      </w:del>
      <w:del w:id="3217" w:author="PR Preview" w:date="2026-01-01T00:00:00Z">
        <w:r>
          <w:delText xml:space="preserve"> </w:delText>
        </w:r>
      </w:del>
      <w:del w:id="3218" w:author="PR Preview" w:date="2026-01-01T00:00:00Z">
        <w:r>
          <w:rPr>
            <w:b/>
            <w:bCs/>
          </w:rPr>
          <w:delText xml:space="preserve">hyperplane</w:delText>
        </w:r>
      </w:del>
      <w:del w:id="3219" w:author="PR Preview" w:date="2026-01-01T00:00:00Z">
        <w:r>
          <w:delText xml:space="preserve"> </w:delText>
        </w:r>
      </w:del>
      <w:del w:id="3220" w:author="PR Preview" w:date="2026-01-01T00:00:00Z">
        <w:r>
          <w:delText xml:space="preserve">in</w:delText>
        </w:r>
      </w:del>
      <w:del w:id="3221" w:author="PR Preview" w:date="2026-01-01T00:00:00Z">
        <w:r>
          <w:delText xml:space="preserve"> </w:delText>
        </w:r>
      </w:del>
      <m:oMath>
        <m:sSup>
          <m:e>
            <m:r>
              <m:rPr>
                <m:scr m:val="double-struck"/>
                <m:sty m:val="p"/>
              </m:rPr>
              <m:t>R</m:t>
            </m:r>
          </m:e>
          <m:sup>
            <m:r>
              <m:t>p</m:t>
            </m:r>
          </m:sup>
        </m:sSup>
      </m:oMath>
      <w:del w:id="3222" w:author="PR Preview" w:date="2026-01-01T00:00:00Z">
        <w:r>
          <w:delText xml:space="preserve"> </w:delText>
        </w:r>
      </w:del>
      <w:del w:id="3223" w:author="PR Preview" w:date="2026-01-01T00:00:00Z">
        <w:r>
          <w:delText xml:space="preserve">is the set of points</w:delText>
        </w:r>
      </w:del>
      <w:del w:id="3224"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3225" w:author="PR Preview" w:date="2026-01-01T00:00:00Z">
        <w:r>
          <w:delText xml:space="preserve"> </w:delText>
        </w:r>
      </w:del>
      <w:del w:id="3226" w:author="PR Preview" w:date="2026-01-01T00:00:00Z">
        <w:r>
          <w:delText xml:space="preserve">satisfying</w:delText>
        </w:r>
      </w:del>
    </w:p>
    <w:p>
      <w:pPr>
        <w:pStyle w:val="BodyText"/>
      </w:pPr>
      <m:oMathPara>
        <m:oMathParaPr>
          <m:jc m:val="center"/>
        </m:oMathParaPr>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m:oMathPara>
    </w:p>
    <w:p>
      <w:pPr>
        <w:pStyle w:val="FirstParagraph"/>
      </w:pPr>
      <w:del w:id="3227" w:author="PR Preview" w:date="2026-01-01T00:00:00Z">
        <w:r>
          <w:delText xml:space="preserve">for some vector</w:delText>
        </w:r>
      </w:del>
      <w:del w:id="3228"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r>
          <m:rPr>
            <m:sty m:val="p"/>
          </m:rPr>
          <m:t>\</m:t>
        </m:r>
        <m:r>
          <m:rPr>
            <m:sty m:val="p"/>
          </m:rPr>
          <m:t>{</m:t>
        </m:r>
        <m:limLow>
          <m:e>
            <m:r>
              <m:t>0</m:t>
            </m:r>
          </m:e>
          <m:lim>
            <m:r>
              <m:rPr>
                <m:sty m:val="p"/>
              </m:rPr>
              <m:t>∼</m:t>
            </m:r>
          </m:lim>
        </m:limLow>
        <m:r>
          <m:rPr>
            <m:sty m:val="p"/>
          </m:rPr>
          <m:t>}</m:t>
        </m:r>
      </m:oMath>
      <w:del w:id="3229" w:author="PR Preview" w:date="2026-01-01T00:00:00Z">
        <w:r>
          <w:delText xml:space="preserve"> </w:delText>
        </w:r>
      </w:del>
      <w:del w:id="3230" w:author="PR Preview" w:date="2026-01-01T00:00:00Z">
        <w:r>
          <w:delText xml:space="preserve">and number</w:delText>
        </w:r>
      </w:del>
      <w:del w:id="3231" w:author="PR Preview" w:date="2026-01-01T00:00:00Z">
        <w:r>
          <w:delText xml:space="preserve"> </w:delText>
        </w:r>
      </w:del>
      <m:oMath>
        <m:r>
          <m:t>b</m:t>
        </m:r>
        <m:r>
          <m:rPr>
            <m:sty m:val="p"/>
          </m:rPr>
          <m:t>∈</m:t>
        </m:r>
        <m:r>
          <m:rPr>
            <m:scr m:val="double-struck"/>
            <m:sty m:val="p"/>
          </m:rPr>
          <m:t>R</m:t>
        </m:r>
      </m:oMath>
      <w:del w:id="3232" w:author="PR Preview" w:date="2026-01-01T00:00:00Z">
        <w:r>
          <w:delText xml:space="preserve">.</w:delText>
        </w:r>
      </w:del>
      <w:del w:id="3233" w:author="PR Preview" w:date="2026-01-01T00:00:00Z">
        <w:r>
          <w:delText xml:space="preserve"> </w:delText>
        </w:r>
      </w:del>
      <w:del w:id="3234" w:author="PR Preview" w:date="2026-01-01T00:00:00Z">
        <w:r>
          <w:delText xml:space="preserve">The number</w:delText>
        </w:r>
      </w:del>
      <w:del w:id="3235" w:author="PR Preview" w:date="2026-01-01T00:00:00Z">
        <w:r>
          <w:delText xml:space="preserve"> </w:delText>
        </w:r>
      </w:del>
      <m:oMath>
        <m:r>
          <m:t>b</m:t>
        </m:r>
      </m:oMath>
      <w:del w:id="3236" w:author="PR Preview" w:date="2026-01-01T00:00:00Z">
        <w:r>
          <w:delText xml:space="preserve"> </w:delText>
        </w:r>
      </w:del>
      <w:del w:id="3237" w:author="PR Preview" w:date="2026-01-01T00:00:00Z">
        <w:r>
          <w:delText xml:space="preserve">is the offset of the hyperplane.</w:delText>
        </w:r>
      </w:del>
    </w:p>
    <w:p>
      <w:pPr>
        <w:pStyle w:val="BodyText"/>
      </w:pPr>
      <w:del w:id="3238" w:author="PR Preview" w:date="2026-01-01T00:00:00Z">
        <w:r>
          <w:rPr>
            <w:b/>
            <w:bCs/>
          </w:rPr>
          <w:delText xml:space="preserve">Definition 42 (Normal vector of a hyperplane)</w:delText>
        </w:r>
      </w:del>
      <w:del w:id="3239" w:author="PR Preview" w:date="2026-01-01T00:00:00Z">
        <w:r>
          <w:delText xml:space="preserve"> </w:delText>
        </w:r>
      </w:del>
      <w:del w:id="3240" w:author="PR Preview" w:date="2026-01-01T00:00:00Z">
        <w:r>
          <w:delText xml:space="preserve">In</w:delText>
        </w:r>
      </w:del>
      <w:del w:id="3241" w:author="PR Preview" w:date="2026-01-01T00:00:00Z">
        <w:r>
          <w:delText xml:space="preserve"> </w:delText>
        </w:r>
      </w:del>
      <w:hyperlink w:anchor="def-hyperplane">
        <w:del w:id="3242" w:author="PR Preview" w:date="2026-01-01T00:00:00Z">
          <w:r>
            <w:rPr>
              <w:rStyle w:val="Hyperlink"/>
            </w:rPr>
            <w:delText xml:space="preserve">Definition 41</w:delText>
          </w:r>
        </w:del>
      </w:hyperlink>
      <w:del w:id="3243" w:author="PR Preview" w:date="2026-01-01T00:00:00Z">
        <w:r>
          <w:delText xml:space="preserve">, the vector</w:delText>
        </w:r>
      </w:del>
      <w:del w:id="3244" w:author="PR Preview" w:date="2026-01-01T00:00:00Z">
        <w:r>
          <w:delText xml:space="preserve"> </w:delText>
        </w:r>
      </w:del>
      <m:oMath>
        <m:limLow>
          <m:e>
            <m:r>
              <m:t>w</m:t>
            </m:r>
          </m:e>
          <m:lim>
            <m:r>
              <m:rPr>
                <m:sty m:val="p"/>
              </m:rPr>
              <m:t>∼</m:t>
            </m:r>
          </m:lim>
        </m:limLow>
      </m:oMath>
      <w:del w:id="3245" w:author="PR Preview" w:date="2026-01-01T00:00:00Z">
        <w:r>
          <w:delText xml:space="preserve"> </w:delText>
        </w:r>
      </w:del>
      <w:del w:id="3246" w:author="PR Preview" w:date="2026-01-01T00:00:00Z">
        <w:r>
          <w:delText xml:space="preserve">is a</w:delText>
        </w:r>
      </w:del>
      <w:del w:id="3247" w:author="PR Preview" w:date="2026-01-01T00:00:00Z">
        <w:r>
          <w:delText xml:space="preserve"> </w:delText>
        </w:r>
      </w:del>
      <w:del w:id="3248" w:author="PR Preview" w:date="2026-01-01T00:00:00Z">
        <w:r>
          <w:rPr>
            <w:b/>
            <w:bCs/>
          </w:rPr>
          <w:delText xml:space="preserve">normal vector</w:delText>
        </w:r>
      </w:del>
      <w:del w:id="3249" w:author="PR Preview" w:date="2026-01-01T00:00:00Z">
        <w:r>
          <w:delText xml:space="preserve"> </w:delText>
        </w:r>
      </w:del>
      <w:del w:id="3250" w:author="PR Preview" w:date="2026-01-01T00:00:00Z">
        <w:r>
          <w:delText xml:space="preserve">of the hyperplane.</w:delText>
        </w:r>
      </w:del>
    </w:p>
    <w:p>
      <w:pPr>
        <w:pStyle w:val="BodyText"/>
      </w:pPr>
      <w:ins w:id="3251" w:author="PR Preview" w:date="2026-01-01T00:00:00Z">
        <w:r>
          <w:t xml:space="preserve">Machine learning and statistics often call any function of the form</w:t>
        </w:r>
      </w:ins>
      <w:ins w:id="3252" w:author="PR Preview" w:date="2026-01-01T00:00:00Z">
        <w:r>
          <w:t xml:space="preserve"> </w:t>
        </w:r>
      </w:ins>
      <w:hyperlink w:anchor="eq-linear-scalar">
        <w:ins w:id="3253" w:author="PR Preview" w:date="2026-01-01T00:00:00Z">
          <w:r>
            <w:rPr>
              <w:rStyle w:val="Hyperlink"/>
            </w:rPr>
            <w:t xml:space="preserve">Equation 4</w:t>
          </w:r>
        </w:ins>
      </w:hyperlink>
      <w:ins w:id="3254" w:author="PR Preview" w:date="2026-01-01T00:00:00Z">
        <w:r>
          <w:t xml:space="preserve"> </w:t>
        </w:r>
      </w:ins>
      <w:ins w:id="3255" w:author="PR Preview" w:date="2026-01-01T00:00:00Z">
        <w:r>
          <w:t xml:space="preserve">“linear”</w:t>
        </w:r>
      </w:ins>
      <w:ins w:id="3256" w:author="PR Preview" w:date="2026-01-01T00:00:00Z">
        <w:r>
          <w:t xml:space="preserve">,</w:t>
        </w:r>
      </w:ins>
      <w:ins w:id="3257" w:author="PR Preview" w:date="2026-01-01T00:00:00Z">
        <w:r>
          <w:t xml:space="preserve"> </w:t>
        </w:r>
      </w:ins>
      <w:ins w:id="3258" w:author="PR Preview" w:date="2026-01-01T00:00:00Z">
        <w:r>
          <w:t xml:space="preserve">as in a</w:t>
        </w:r>
      </w:ins>
      <w:ins w:id="3259" w:author="PR Preview" w:date="2026-01-01T00:00:00Z">
        <w:r>
          <w:t xml:space="preserve"> </w:t>
        </w:r>
      </w:ins>
      <w:ins w:id="3260" w:author="PR Preview" w:date="2026-01-01T00:00:00Z">
        <w:r>
          <w:rPr>
            <w:i/>
            <w:iCs/>
          </w:rPr>
          <w:t xml:space="preserve">linear model</w:t>
        </w:r>
      </w:ins>
      <w:ins w:id="3261" w:author="PR Preview" w:date="2026-01-01T00:00:00Z">
        <w:r>
          <w:t xml:space="preserve"> </w:t>
        </w:r>
      </w:ins>
      <w:ins w:id="3262" w:author="PR Preview" w:date="2026-01-01T00:00:00Z">
        <w:r>
          <w:t xml:space="preserve">in statistics or a</w:t>
        </w:r>
      </w:ins>
      <w:ins w:id="3263" w:author="PR Preview" w:date="2026-01-01T00:00:00Z">
        <w:r>
          <w:t xml:space="preserve"> </w:t>
        </w:r>
      </w:ins>
      <w:ins w:id="3264" w:author="PR Preview" w:date="2026-01-01T00:00:00Z">
        <w:r>
          <w:rPr>
            <w:i/>
            <w:iCs/>
          </w:rPr>
          <w:t xml:space="preserve">linear layer</w:t>
        </w:r>
      </w:ins>
      <w:ins w:id="3265" w:author="PR Preview" w:date="2026-01-01T00:00:00Z">
        <w:r>
          <w:t xml:space="preserve"> </w:t>
        </w:r>
      </w:ins>
      <w:ins w:id="3266" w:author="PR Preview" w:date="2026-01-01T00:00:00Z">
        <w:r>
          <w:t xml:space="preserve">in a neural network,</w:t>
        </w:r>
      </w:ins>
      <w:ins w:id="3267" w:author="PR Preview" w:date="2026-01-01T00:00:00Z">
        <w:r>
          <w:t xml:space="preserve"> </w:t>
        </w:r>
      </w:ins>
      <w:ins w:id="3268" w:author="PR Preview" w:date="2026-01-01T00:00:00Z">
        <w:r>
          <w:t xml:space="preserve">and call the offset</w:t>
        </w:r>
      </w:ins>
      <w:ins w:id="3269" w:author="PR Preview" w:date="2026-01-01T00:00:00Z">
        <w:r>
          <w:t xml:space="preserve"> </w:t>
        </w:r>
      </w:ins>
      <m:oMath>
        <m:r>
          <m:t>b</m:t>
        </m:r>
      </m:oMath>
      <w:ins w:id="3270" w:author="PR Preview" w:date="2026-01-01T00:00:00Z">
        <w:r>
          <w:t xml:space="preserve"> </w:t>
        </w:r>
      </w:ins>
      <w:ins w:id="3271" w:author="PR Preview" w:date="2026-01-01T00:00:00Z">
        <w:r>
          <w:t xml:space="preserve">the bias (machine learning)</w:t>
        </w:r>
      </w:ins>
      <w:ins w:id="3272" w:author="PR Preview" w:date="2026-01-01T00:00:00Z">
        <w:r>
          <w:t xml:space="preserve"> </w:t>
        </w:r>
      </w:ins>
      <w:ins w:id="3273" w:author="PR Preview" w:date="2026-01-01T00:00:00Z">
        <w:r>
          <w:t xml:space="preserve">or the intercept (statistics), as</w:t>
        </w:r>
      </w:ins>
      <w:ins w:id="3274" w:author="PR Preview" w:date="2026-01-01T00:00:00Z">
        <w:r>
          <w:t xml:space="preserve"> </w:t>
        </w:r>
      </w:ins>
      <w:hyperlink w:anchor="def-affine-map">
        <w:ins w:id="3275" w:author="PR Preview" w:date="2026-01-01T00:00:00Z">
          <w:r>
            <w:rPr>
              <w:rStyle w:val="Hyperlink"/>
            </w:rPr>
            <w:t xml:space="preserve">Definition 38</w:t>
          </w:r>
        </w:ins>
      </w:hyperlink>
      <w:ins w:id="3276" w:author="PR Preview" w:date="2026-01-01T00:00:00Z">
        <w:r>
          <w:t xml:space="preserve"> </w:t>
        </w:r>
      </w:ins>
      <w:ins w:id="3277" w:author="PR Preview" w:date="2026-01-01T00:00:00Z">
        <w:r>
          <w:t xml:space="preserve">notes.</w:t>
        </w:r>
      </w:ins>
      <w:ins w:id="3278" w:author="PR Preview" w:date="2026-01-01T00:00:00Z">
        <w:r>
          <w:t xml:space="preserve"> </w:t>
        </w:r>
      </w:ins>
      <w:ins w:id="3279" w:author="PR Preview" w:date="2026-01-01T00:00:00Z">
        <w:r>
          <w:t xml:space="preserve">A model with an intercept is affine in</w:t>
        </w:r>
      </w:ins>
      <w:ins w:id="3280" w:author="PR Preview" w:date="2026-01-01T00:00:00Z">
        <w:r>
          <w:t xml:space="preserve"> </w:t>
        </w:r>
      </w:ins>
      <w:ins w:id="3281" w:author="PR Preview" w:date="2026-01-01T00:00:00Z">
        <w:r>
          <w:t xml:space="preserve">$\mathord{\smash[b]{\underset{\raise.3ex\hbox{$\scriptstyle\sim$}}{x}}\vphantom{x}}$</w:t>
        </w:r>
      </w:ins>
      <w:ins w:id="3282" w:author="PR Preview" w:date="2026-01-01T00:00:00Z">
        <w:r>
          <w:t xml:space="preserve"> </w:t>
        </w:r>
      </w:ins>
      <w:ins w:id="3283" w:author="PR Preview" w:date="2026-01-01T00:00:00Z">
        <w:r>
          <w:t xml:space="preserve">but linear in its coefficients</w:t>
        </w:r>
      </w:ins>
      <w:ins w:id="3284" w:author="PR Preview" w:date="2026-01-01T00:00:00Z">
        <w:r>
          <w:t xml:space="preserve"> </w:t>
        </w:r>
      </w:ins>
      <w:ins w:id="3285" w:author="PR Preview" w:date="2026-01-01T00:00:00Z">
        <w:r>
          <w:t xml:space="preserve">$(b, \mathord{\smash[b]{\underset{\raise.3ex\hbox{$\scriptstyle\sim$}}{w}}\vphantom{w}})$</w:t>
        </w:r>
      </w:ins>
      <w:ins w:id="3286" w:author="PR Preview" w:date="2026-01-01T00:00:00Z">
        <w:r>
          <w:t xml:space="preserve">,</w:t>
        </w:r>
      </w:ins>
      <w:ins w:id="3287" w:author="PR Preview" w:date="2026-01-01T00:00:00Z">
        <w:r>
          <w:t xml:space="preserve"> </w:t>
        </w:r>
      </w:ins>
      <w:ins w:id="3288" w:author="PR Preview" w:date="2026-01-01T00:00:00Z">
        <w:r>
          <w:t xml:space="preserve">and that is the sense of</w:t>
        </w:r>
      </w:ins>
      <w:ins w:id="3289" w:author="PR Preview" w:date="2026-01-01T00:00:00Z">
        <w:r>
          <w:t xml:space="preserve"> </w:t>
        </w:r>
      </w:ins>
      <w:ins w:id="3290" w:author="PR Preview" w:date="2026-01-01T00:00:00Z">
        <w:r>
          <w:t xml:space="preserve">“linear”</w:t>
        </w:r>
      </w:ins>
      <w:ins w:id="3291" w:author="PR Preview" w:date="2026-01-01T00:00:00Z">
        <w:r>
          <w:t xml:space="preserve"> </w:t>
        </w:r>
      </w:ins>
      <w:ins w:id="3292" w:author="PR Preview" w:date="2026-01-01T00:00:00Z">
        <w:r>
          <w:t xml:space="preserve">in</w:t>
        </w:r>
      </w:ins>
      <w:ins w:id="3293" w:author="PR Preview" w:date="2026-01-01T00:00:00Z">
        <w:r>
          <w:t xml:space="preserve"> </w:t>
        </w:r>
      </w:ins>
      <w:ins w:id="3294" w:author="PR Preview" w:date="2026-01-01T00:00:00Z">
        <w:r>
          <w:t xml:space="preserve">“linear model”</w:t>
        </w:r>
      </w:ins>
      <w:ins w:id="3295" w:author="PR Preview" w:date="2026-01-01T00:00:00Z">
        <w:r>
          <w:t xml:space="preserve">:</w:t>
        </w:r>
      </w:ins>
      <w:ins w:id="3296" w:author="PR Preview" w:date="2026-01-01T00:00:00Z">
        <w:r>
          <w:t xml:space="preserve"> </w:t>
        </w:r>
      </w:ins>
      <w:ins w:id="3297" w:author="PR Preview" w:date="2026-01-01T00:00:00Z">
        <w:r>
          <w:t xml:space="preserve">it stays linear in the coefficients even when the inputs are transformed:</w:t>
        </w:r>
      </w:ins>
      <w:ins w:id="3298" w:author="PR Preview" w:date="2026-01-01T00:00:00Z">
        <w:r>
          <w:t xml:space="preserve"> </w:t>
        </w:r>
      </w:ins>
      <m:oMath>
        <m:sSub>
          <m:e>
            <m:r>
              <m:t>w</m:t>
            </m:r>
          </m:e>
          <m:sub>
            <m:r>
              <m:t>1</m:t>
            </m:r>
          </m:sub>
        </m:sSub>
        <m:r>
          <m:t>x</m:t>
        </m:r>
        <m:r>
          <m:rPr>
            <m:sty m:val="p"/>
          </m:rPr>
          <m:t>+</m:t>
        </m:r>
        <m:sSub>
          <m:e>
            <m:r>
              <m:t>w</m:t>
            </m:r>
          </m:e>
          <m:sub>
            <m:r>
              <m:t>2</m:t>
            </m:r>
          </m:sub>
        </m:sSub>
        <m:sSup>
          <m:e>
            <m:r>
              <m:t>x</m:t>
            </m:r>
          </m:e>
          <m:sup>
            <m:r>
              <m:t>2</m:t>
            </m:r>
          </m:sup>
        </m:sSup>
        <m:r>
          <m:rPr>
            <m:sty m:val="p"/>
          </m:rPr>
          <m:t>+</m:t>
        </m:r>
        <m:r>
          <m:t>b</m:t>
        </m:r>
      </m:oMath>
      <w:ins w:id="3299" w:author="PR Preview" w:date="2026-01-01T00:00:00Z">
        <w:r>
          <w:t xml:space="preserve"> </w:t>
        </w:r>
      </w:ins>
      <w:ins w:id="3300" w:author="PR Preview" w:date="2026-01-01T00:00:00Z">
        <w:r>
          <w:t xml:space="preserve">is not affine in</w:t>
        </w:r>
      </w:ins>
      <w:ins w:id="3301" w:author="PR Preview" w:date="2026-01-01T00:00:00Z">
        <w:r>
          <w:t xml:space="preserve"> </w:t>
        </w:r>
      </w:ins>
      <m:oMath>
        <m:r>
          <m:t>x</m:t>
        </m:r>
      </m:oMath>
      <w:ins w:id="3302" w:author="PR Preview" w:date="2026-01-01T00:00:00Z">
        <w:r>
          <w:t xml:space="preserve">,</w:t>
        </w:r>
      </w:ins>
      <w:ins w:id="3303" w:author="PR Preview" w:date="2026-01-01T00:00:00Z">
        <w:r>
          <w:t xml:space="preserve"> </w:t>
        </w:r>
      </w:ins>
      <w:ins w:id="3304" w:author="PR Preview" w:date="2026-01-01T00:00:00Z">
        <w:r>
          <w:t xml:space="preserve">but it is linear in</w:t>
        </w:r>
      </w:ins>
      <w:ins w:id="3305" w:author="PR Preview" w:date="2026-01-01T00:00:00Z">
        <w:r>
          <w:t xml:space="preserve"> </w:t>
        </w:r>
      </w:ins>
      <m:oMath>
        <m:r>
          <m:rPr>
            <m:sty m:val="p"/>
          </m:rPr>
          <m:t>(</m:t>
        </m:r>
        <m:r>
          <m:t>b</m:t>
        </m:r>
        <m:r>
          <m:rPr>
            <m:sty m:val="p"/>
          </m:rPr>
          <m:t>,</m:t>
        </m:r>
        <m:sSub>
          <m:e>
            <m:r>
              <m:t>w</m:t>
            </m:r>
          </m:e>
          <m:sub>
            <m:r>
              <m:t>1</m:t>
            </m:r>
          </m:sub>
        </m:sSub>
        <m:r>
          <m:rPr>
            <m:sty m:val="p"/>
          </m:rPr>
          <m:t>,</m:t>
        </m:r>
        <m:sSub>
          <m:e>
            <m:r>
              <m:t>w</m:t>
            </m:r>
          </m:e>
          <m:sub>
            <m:r>
              <m:t>2</m:t>
            </m:r>
          </m:sub>
        </m:sSub>
        <m:r>
          <m:rPr>
            <m:sty m:val="p"/>
          </m:rPr>
          <m:t>)</m:t>
        </m:r>
      </m:oMath>
      <w:ins w:id="3306" w:author="PR Preview" w:date="2026-01-01T00:00:00Z">
        <w:r>
          <w:t xml:space="preserve">.</w:t>
        </w:r>
      </w:ins>
      <w:ins w:id="3307" w:author="PR Preview" w:date="2026-01-01T00:00:00Z">
        <w:r>
          <w:t xml:space="preserve"> </w:t>
        </w:r>
      </w:ins>
      <w:ins w:id="3308" w:author="PR Preview" w:date="2026-01-01T00:00:00Z">
        <w:r>
          <w:t xml:space="preserve">Separately, the affine function</w:t>
        </w:r>
      </w:ins>
      <w:ins w:id="3309" w:author="PR Preview" w:date="2026-01-01T00:00:00Z">
        <w:r>
          <w:t xml:space="preserve"> </w:t>
        </w:r>
      </w:ins>
      <w:ins w:id="3310" w:author="PR Preview" w:date="2026-01-01T00:00:00Z">
        <w:r>
          <w:t xml:space="preserve">$\mathord{\smash[b]{\underset{\raise.3ex\hbox{$\scriptstyle\sim$}}{w}}\vphantom{w}} \cdot \mathord{\smash[b]{\underset{\raise.3ex\hbox{$\scriptstyle\sim$}}{x}}\vphantom{x}} + b$</w:t>
        </w:r>
      </w:ins>
      <w:ins w:id="3311" w:author="PR Preview" w:date="2026-01-01T00:00:00Z">
        <w:r>
          <w:t xml:space="preserve"> </w:t>
        </w:r>
      </w:ins>
      <w:ins w:id="3312" w:author="PR Preview" w:date="2026-01-01T00:00:00Z">
        <w:r>
          <w:t xml:space="preserve">is a linear function of the augmented vector</w:t>
        </w:r>
      </w:ins>
      <w:ins w:id="3313" w:author="PR Preview" w:date="2026-01-01T00:00:00Z">
        <w:r>
          <w:t xml:space="preserve"> </w:t>
        </w:r>
      </w:ins>
      <w:ins w:id="3314" w:author="PR Preview" w:date="2026-01-01T00:00:00Z">
        <w:r>
          <w:t xml:space="preserve">${\mathord{\smash[b]{\underset{\raise.3ex\hbox{$\scriptstyle\sim$}}{x}}\vphantom{x}}}^{\mathrm{aug}}$</w:t>
        </w:r>
      </w:ins>
      <w:ins w:id="3315" w:author="PR Preview" w:date="2026-01-01T00:00:00Z">
        <w:r>
          <w:t xml:space="preserve"> </w:t>
        </w:r>
      </w:ins>
      <w:ins w:id="3316" w:author="PR Preview" w:date="2026-01-01T00:00:00Z">
        <w:r>
          <w:t xml:space="preserve">(</w:t>
        </w:r>
      </w:ins>
      <w:hyperlink w:anchor="def-augmented-vector">
        <w:ins w:id="3317" w:author="PR Preview" w:date="2026-01-01T00:00:00Z">
          <w:r>
            <w:rPr>
              <w:rStyle w:val="Hyperlink"/>
            </w:rPr>
            <w:t xml:space="preserve">Definition 40</w:t>
          </w:r>
        </w:ins>
      </w:hyperlink>
      <w:ins w:id="3318" w:author="PR Preview" w:date="2026-01-01T00:00:00Z">
        <w:r>
          <w:t xml:space="preserve">),</w:t>
        </w:r>
      </w:ins>
      <w:ins w:id="3319" w:author="PR Preview" w:date="2026-01-01T00:00:00Z">
        <w:r>
          <w:t xml:space="preserve"> </w:t>
        </w:r>
      </w:ins>
      <w:ins w:id="3320" w:author="PR Preview" w:date="2026-01-01T00:00:00Z">
        <w:r>
          <w:t xml:space="preserve">with</w:t>
        </w:r>
      </w:ins>
      <w:ins w:id="3321" w:author="PR Preview" w:date="2026-01-01T00:00:00Z">
        <w:r>
          <w:t xml:space="preserve"> </w:t>
        </w:r>
      </w:ins>
      <m:oMath>
        <m:r>
          <m:t>b</m:t>
        </m:r>
      </m:oMath>
      <w:ins w:id="3322" w:author="PR Preview" w:date="2026-01-01T00:00:00Z">
        <w:r>
          <w:t xml:space="preserve"> </w:t>
        </w:r>
      </w:ins>
      <w:ins w:id="3323" w:author="PR Preview" w:date="2026-01-01T00:00:00Z">
        <w:r>
          <w:t xml:space="preserve">as the coefficient on its first entry.</w:t>
        </w:r>
      </w:ins>
    </w:p>
    <w:bookmarkEnd w:id="170"/>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71" name="Picture"/>
                  <a:graphic>
                    <a:graphicData uri="http://schemas.openxmlformats.org/drawingml/2006/picture">
                      <pic:pic>
                        <pic:nvPicPr>
                          <pic:cNvPr descr="/opt/quarto/share/formats/docx/tip.png" id="172"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Further reading</w:t>
            </w:r>
          </w:p>
        </w:tc>
      </w:tr>
      <w:tr>
        <w:trPr>
          <w:cantSplit/>
        </w:trPr>
        <w:tc>
          <w:tcPr>
            <w:tcMar>
              <w:top w:w="108" w:type="dxa"/>
              <w:bottom w:w="108" w:type="dxa"/>
            </w:tcMar>
          </w:tcPr>
          <w:p>
            <w:pPr>
              <w:pStyle w:val="Compact"/>
              <w:numPr>
                <w:ilvl w:val="0"/>
                <w:numId w:val="1013"/>
              </w:numPr>
            </w:pPr>
            <w:r>
              <w:t xml:space="preserve">Zhou (2024d)</w:t>
            </w:r>
            <w:r>
              <w:t xml:space="preserve">, sections 6 (</w:t>
            </w:r>
            <w:r>
              <w:t xml:space="preserve">“Linear functions and operators”</w:t>
            </w:r>
            <w:r>
              <w:t xml:space="preserve">; see</w:t>
            </w:r>
            <w:r>
              <w:t xml:space="preserve"> </w:t>
            </w:r>
            <w:hyperlink w:anchor="def-linear-operator">
              <w:r>
                <w:rPr>
                  <w:rStyle w:val="Hyperlink"/>
                </w:rPr>
                <w:t xml:space="preserve">Definition 35</w:t>
              </w:r>
            </w:hyperlink>
            <w:r>
              <w:t xml:space="preserve">)</w:t>
            </w:r>
            <w:r>
              <w:t xml:space="preserve"> </w:t>
            </w:r>
            <w:r>
              <w:t xml:space="preserve">and 7 (</w:t>
            </w:r>
            <w:r>
              <w:t xml:space="preserve">“Affine functions”</w:t>
            </w:r>
            <w:r>
              <w:t xml:space="preserve">),</w:t>
            </w:r>
            <w:r>
              <w:t xml:space="preserve"> </w:t>
            </w:r>
            <w:r>
              <w:t xml:space="preserve">proves that every linear function is a matrix-vector product</w:t>
            </w:r>
            <w:r>
              <w:t xml:space="preserve"> </w:t>
            </w:r>
            <w:r>
              <w:t xml:space="preserve">by the same route as</w:t>
            </w:r>
            <w:r>
              <w:t xml:space="preserve"> </w:t>
            </w:r>
            <w:hyperlink w:anchor="thm-linear-map-matrix">
              <w:r>
                <w:rPr>
                  <w:rStyle w:val="Hyperlink"/>
                </w:rPr>
                <w:t xml:space="preserve">Theorem 14</w:t>
              </w:r>
            </w:hyperlink>
            <w:r>
              <w:t xml:space="preserve">,</w:t>
            </w:r>
            <w:r>
              <w:t xml:space="preserve"> </w:t>
            </w:r>
            <w:r>
              <w:t xml:space="preserve">and that every affine function has the form</w:t>
            </w:r>
            <w:r>
              <w:t xml:space="preserve"> </w:t>
            </w:r>
            <w:r>
              <w:t xml:space="preserve">$\mathbf{A}\mathord{\smash[b]{\underset{\raise.3ex\hbox{$\scriptstyle\sim$}}{x}}\vphantom{x}}+ \mathord{\smash[b]{\underset{\raise.3ex\hbox{$\scriptstyle\sim$}}{b}}\vphantom{b}}$</w:t>
            </w:r>
            <w:r>
              <w:t xml:space="preserve">.</w:t>
            </w:r>
            <w:r>
              <w:t xml:space="preserve"> </w:t>
            </w:r>
            <w:r>
              <w:t xml:space="preserve">It defines</w:t>
            </w:r>
            <w:r>
              <w:t xml:space="preserve"> </w:t>
            </w:r>
            <w:r>
              <w:t xml:space="preserve">“affine”</w:t>
            </w:r>
            <w:r>
              <w:t xml:space="preserve"> </w:t>
            </w:r>
            <w:r>
              <w:t xml:space="preserve">differently, by</w:t>
            </w:r>
            <w:r>
              <w:t xml:space="preserve"> </w:t>
            </w:r>
            <w:r>
              <w:t xml:space="preserve">$f(\alpha\mathord{\smash[b]{\underset{\raise.3ex\hbox{$\scriptstyle\sim$}}{x}}\vphantom{x}}+ \beta\mathord{\smash[b]{\underset{\raise.3ex\hbox{$\scriptstyle\sim$}}{y}}\vphantom{y}}) = \alpha f(\mathord{\smash[b]{\underset{\raise.3ex\hbox{$\scriptstyle\sim$}}{x}}\vphantom{x}}) + \beta f(\mathord{\smash[b]{\underset{\raise.3ex\hbox{$\scriptstyle\sim$}}{y}}\vphantom{y}})$</w:t>
            </w:r>
            <w:r>
              <w:t xml:space="preserve"> </w:t>
            </w:r>
            <w:r>
              <w:t xml:space="preserve">whenever</w:t>
            </w:r>
            <w:r>
              <w:t xml:space="preserve"> </w:t>
            </w:r>
            <m:oMath>
              <m:r>
                <m:t>α</m:t>
              </m:r>
              <m:r>
                <m:rPr>
                  <m:sty m:val="p"/>
                </m:rPr>
                <m:t>+</m:t>
              </m:r>
              <m:r>
                <m:t>β</m:t>
              </m:r>
              <m:r>
                <m:rPr>
                  <m:sty m:val="p"/>
                </m:rPr>
                <m:t>=</m:t>
              </m:r>
              <m:r>
                <m:t>1</m:t>
              </m:r>
            </m:oMath>
            <w:r>
              <w:t xml:space="preserve">,</w:t>
            </w:r>
            <w:r>
              <w:t xml:space="preserve"> </w:t>
            </w:r>
            <w:r>
              <w:t xml:space="preserve">and shows that this condition holds exactly for the maps</w:t>
            </w:r>
            <w:r>
              <w:t xml:space="preserve"> </w:t>
            </w:r>
            <w:r>
              <w:t xml:space="preserve">$\mathbf{A}\mathord{\smash[b]{\underset{\raise.3ex\hbox{$\scriptstyle\sim$}}{x}}\vphantom{x}}+ \mathord{\smash[b]{\underset{\raise.3ex\hbox{$\scriptstyle\sim$}}{b}}\vphantom{b}}$</w:t>
            </w:r>
            <w:r>
              <w:t xml:space="preserve">,</w:t>
            </w:r>
            <w:r>
              <w:t xml:space="preserve"> </w:t>
            </w:r>
            <w:r>
              <w:t xml:space="preserve">so the two definitions agree.</w:t>
            </w:r>
          </w:p>
          <w:p>
            <w:pPr>
              <w:pStyle w:val="Compact"/>
              <w:numPr>
                <w:ilvl w:val="0"/>
                <w:numId w:val="1013"/>
              </w:numPr>
            </w:pPr>
            <w:r>
              <w:t xml:space="preserve">Boyd and Vandenberghe (2018)</w:t>
            </w:r>
            <w:r>
              <w:t xml:space="preserve">, chapter 2 (</w:t>
            </w:r>
            <w:r>
              <w:t xml:space="preserve">“Linear functions”</w:t>
            </w:r>
            <w:r>
              <w:t xml:space="preserve">),</w:t>
            </w:r>
            <w:r>
              <w:t xml:space="preserve"> </w:t>
            </w:r>
            <w:r>
              <w:t xml:space="preserve">covers the vector-to-number case:</w:t>
            </w:r>
            <w:r>
              <w:t xml:space="preserve"> </w:t>
            </w:r>
            <w:r>
              <w:t xml:space="preserve">linear functions as inner products, affine functions,</w:t>
            </w:r>
            <w:r>
              <w:t xml:space="preserve"> </w:t>
            </w:r>
            <w:r>
              <w:t xml:space="preserve">the</w:t>
            </w:r>
            <w:r>
              <w:t xml:space="preserve"> </w:t>
            </w:r>
            <w:hyperlink r:id="rId173">
              <w:r>
                <w:rPr>
                  <w:rStyle w:val="Hyperlink"/>
                </w:rPr>
                <w:t xml:space="preserve">first-order Taylor approximation</w:t>
              </w:r>
            </w:hyperlink>
            <w:r>
              <w:t xml:space="preserve"> </w:t>
            </w:r>
            <w:r>
              <w:t xml:space="preserve">as an affine function,</w:t>
            </w:r>
            <w:r>
              <w:t xml:space="preserve"> </w:t>
            </w:r>
            <w:r>
              <w:t xml:space="preserve">and the regression model.</w:t>
            </w:r>
            <w:r>
              <w:t xml:space="preserve"> </w:t>
            </w:r>
            <w:r>
              <w:t xml:space="preserve">Section 8.1 (</w:t>
            </w:r>
            <w:r>
              <w:t xml:space="preserve">“Linear and affine functions”</w:t>
            </w:r>
            <w:r>
              <w:t xml:space="preserve">)</w:t>
            </w:r>
            <w:r>
              <w:t xml:space="preserve"> </w:t>
            </w:r>
            <w:r>
              <w:t xml:space="preserve">covers the vector-to-vector case.</w:t>
            </w:r>
            <w:r>
              <w:t xml:space="preserve"> </w:t>
            </w:r>
            <w:r>
              <w:t xml:space="preserve">A free PDF is on the book’s website.</w:t>
            </w:r>
          </w:p>
          <w:p/>
        </w:tc>
      </w:tr>
    </w:tbl>
    <w:bookmarkStart w:id="174" w:name="def-hyperplane"/>
    <w:p>
      <w:pPr>
        <w:pStyle w:val="FirstParagraph"/>
      </w:pPr>
      <w:ins w:id="3324" w:author="PR Preview" w:date="2026-01-01T00:00:00Z">
        <w:r>
          <w:rPr>
            <w:b/>
            <w:bCs/>
          </w:rPr>
          <w:t xml:space="preserve">Definition 41 (Hyperplane)</w:t>
        </w:r>
      </w:ins>
      <w:ins w:id="3325" w:author="PR Preview" w:date="2026-01-01T00:00:00Z">
        <w:r>
          <w:t xml:space="preserve"> </w:t>
        </w:r>
      </w:ins>
      <w:ins w:id="3326" w:author="PR Preview" w:date="2026-01-01T00:00:00Z">
        <w:r>
          <w:t xml:space="preserve">A</w:t>
        </w:r>
      </w:ins>
      <w:ins w:id="3327" w:author="PR Preview" w:date="2026-01-01T00:00:00Z">
        <w:r>
          <w:t xml:space="preserve"> </w:t>
        </w:r>
      </w:ins>
      <w:ins w:id="3328" w:author="PR Preview" w:date="2026-01-01T00:00:00Z">
        <w:r>
          <w:rPr>
            <w:b/>
            <w:bCs/>
          </w:rPr>
          <w:t xml:space="preserve">hyperplane</w:t>
        </w:r>
      </w:ins>
      <w:ins w:id="3329" w:author="PR Preview" w:date="2026-01-01T00:00:00Z">
        <w:r>
          <w:t xml:space="preserve"> </w:t>
        </w:r>
      </w:ins>
      <w:ins w:id="3330" w:author="PR Preview" w:date="2026-01-01T00:00:00Z">
        <w:r>
          <w:t xml:space="preserve">in</w:t>
        </w:r>
      </w:ins>
      <w:ins w:id="3331" w:author="PR Preview" w:date="2026-01-01T00:00:00Z">
        <w:r>
          <w:t xml:space="preserve"> </w:t>
        </w:r>
      </w:ins>
      <m:oMath>
        <m:sSup>
          <m:e>
            <m:r>
              <m:rPr>
                <m:scr m:val="double-struck"/>
                <m:sty m:val="p"/>
              </m:rPr>
              <m:t>R</m:t>
            </m:r>
          </m:e>
          <m:sup>
            <m:r>
              <m:t>p</m:t>
            </m:r>
          </m:sup>
        </m:sSup>
      </m:oMath>
      <w:ins w:id="3332" w:author="PR Preview" w:date="2026-01-01T00:00:00Z">
        <w:r>
          <w:t xml:space="preserve"> </w:t>
        </w:r>
      </w:ins>
      <w:ins w:id="3333" w:author="PR Preview" w:date="2026-01-01T00:00:00Z">
        <w:r>
          <w:t xml:space="preserve">is the set of points</w:t>
        </w:r>
      </w:ins>
      <w:ins w:id="3334" w:author="PR Preview" w:date="2026-01-01T00:00:00Z">
        <w:r>
          <w:t xml:space="preserve"> </w:t>
        </w:r>
      </w:ins>
      <w:ins w:id="3335" w:author="PR Preview" w:date="2026-01-01T00:00:00Z">
        <w:r>
          <w:t xml:space="preserve">$\mathord{\smash[b]{\underset{\raise.3ex\hbox{$\scriptstyle\sim$}}{x}}\vphantom{x}}\in \mathbb{R}^p$</w:t>
        </w:r>
      </w:ins>
      <w:ins w:id="3336" w:author="PR Preview" w:date="2026-01-01T00:00:00Z">
        <w:r>
          <w:t xml:space="preserve"> </w:t>
        </w:r>
      </w:ins>
      <w:ins w:id="3337" w:author="PR Preview" w:date="2026-01-01T00:00:00Z">
        <w:r>
          <w:t xml:space="preserve">satisfying</w:t>
        </w:r>
      </w:ins>
    </w:p>
    <w:p>
      <w:pPr>
        <w:pStyle w:val="BodyText"/>
      </w:pPr>
      <w:ins w:id="3338" w:author="PR Preview" w:date="2026-01-01T00:00:00Z">
        <w:r>
          <w:t xml:space="preserve">$$\mathord{\smash[b]{\underset{\raise.3ex\hbox{$\scriptstyle\sim$}}{w}}\vphantom{w}} \cdot \mathord{\smash[b]{\underset{\raise.3ex\hbox{$\scriptstyle\sim$}}{x}}\vphantom{x}} + b = 0$$</w:t>
        </w:r>
      </w:ins>
    </w:p>
    <w:p>
      <w:pPr>
        <w:pStyle w:val="FirstParagraph"/>
      </w:pPr>
      <w:ins w:id="3339" w:author="PR Preview" w:date="2026-01-01T00:00:00Z">
        <w:r>
          <w:t xml:space="preserve">for some vector</w:t>
        </w:r>
      </w:ins>
      <w:ins w:id="3340" w:author="PR Preview" w:date="2026-01-01T00:00:00Z">
        <w:r>
          <w:t xml:space="preserve"> </w:t>
        </w:r>
      </w:ins>
      <w:ins w:id="3341" w:author="PR Preview" w:date="2026-01-01T00:00:00Z">
        <w:r>
          <w:t xml:space="preserve">$\mathord{\smash[b]{\underset{\raise.3ex\hbox{$\scriptstyle\sim$}}{w}}\vphantom{w}} \in \mathbb{R}^p \setminus \{\mathord{\smash[b]{\underset{\raise.3ex\hbox{$\scriptstyle\sim$}}{0}}\vphantom{0}}\}$</w:t>
        </w:r>
      </w:ins>
      <w:ins w:id="3342" w:author="PR Preview" w:date="2026-01-01T00:00:00Z">
        <w:r>
          <w:t xml:space="preserve"> </w:t>
        </w:r>
      </w:ins>
      <w:ins w:id="3343" w:author="PR Preview" w:date="2026-01-01T00:00:00Z">
        <w:r>
          <w:t xml:space="preserve">and number</w:t>
        </w:r>
      </w:ins>
      <w:ins w:id="3344" w:author="PR Preview" w:date="2026-01-01T00:00:00Z">
        <w:r>
          <w:t xml:space="preserve"> </w:t>
        </w:r>
      </w:ins>
      <m:oMath>
        <m:r>
          <m:t>b</m:t>
        </m:r>
        <m:r>
          <m:rPr>
            <m:sty m:val="p"/>
          </m:rPr>
          <m:t>∈</m:t>
        </m:r>
        <m:r>
          <m:rPr>
            <m:scr m:val="double-struck"/>
            <m:sty m:val="p"/>
          </m:rPr>
          <m:t>R</m:t>
        </m:r>
      </m:oMath>
      <w:ins w:id="3345" w:author="PR Preview" w:date="2026-01-01T00:00:00Z">
        <w:r>
          <w:t xml:space="preserve">.</w:t>
        </w:r>
      </w:ins>
      <w:ins w:id="3346" w:author="PR Preview" w:date="2026-01-01T00:00:00Z">
        <w:r>
          <w:t xml:space="preserve"> </w:t>
        </w:r>
      </w:ins>
      <w:ins w:id="3347" w:author="PR Preview" w:date="2026-01-01T00:00:00Z">
        <w:r>
          <w:t xml:space="preserve">The number</w:t>
        </w:r>
      </w:ins>
      <w:ins w:id="3348" w:author="PR Preview" w:date="2026-01-01T00:00:00Z">
        <w:r>
          <w:t xml:space="preserve"> </w:t>
        </w:r>
      </w:ins>
      <m:oMath>
        <m:r>
          <m:t>b</m:t>
        </m:r>
      </m:oMath>
      <w:ins w:id="3349" w:author="PR Preview" w:date="2026-01-01T00:00:00Z">
        <w:r>
          <w:t xml:space="preserve"> </w:t>
        </w:r>
      </w:ins>
      <w:ins w:id="3350" w:author="PR Preview" w:date="2026-01-01T00:00:00Z">
        <w:r>
          <w:t xml:space="preserve">is the offset of the hyperplane.</w:t>
        </w:r>
      </w:ins>
    </w:p>
    <w:bookmarkEnd w:id="174"/>
    <w:bookmarkStart w:id="175" w:name="def-normal-vector"/>
    <w:p>
      <w:pPr>
        <w:pStyle w:val="BodyText"/>
      </w:pPr>
      <w:ins w:id="3351" w:author="PR Preview" w:date="2026-01-01T00:00:00Z">
        <w:r>
          <w:rPr>
            <w:b/>
            <w:bCs/>
          </w:rPr>
          <w:t xml:space="preserve">Definition 42 (Normal vector of a hyperplane)</w:t>
        </w:r>
      </w:ins>
      <w:ins w:id="3352" w:author="PR Preview" w:date="2026-01-01T00:00:00Z">
        <w:r>
          <w:t xml:space="preserve"> </w:t>
        </w:r>
      </w:ins>
      <w:ins w:id="3353" w:author="PR Preview" w:date="2026-01-01T00:00:00Z">
        <w:r>
          <w:t xml:space="preserve">In</w:t>
        </w:r>
      </w:ins>
      <w:ins w:id="3354" w:author="PR Preview" w:date="2026-01-01T00:00:00Z">
        <w:r>
          <w:t xml:space="preserve"> </w:t>
        </w:r>
      </w:ins>
      <w:hyperlink w:anchor="def-hyperplane">
        <w:ins w:id="3355" w:author="PR Preview" w:date="2026-01-01T00:00:00Z">
          <w:r>
            <w:rPr>
              <w:rStyle w:val="Hyperlink"/>
            </w:rPr>
            <w:t xml:space="preserve">Definition 41</w:t>
          </w:r>
        </w:ins>
      </w:hyperlink>
      <w:ins w:id="3356" w:author="PR Preview" w:date="2026-01-01T00:00:00Z">
        <w:r>
          <w:t xml:space="preserve">, the vector</w:t>
        </w:r>
      </w:ins>
      <w:ins w:id="3357" w:author="PR Preview" w:date="2026-01-01T00:00:00Z">
        <w:r>
          <w:t xml:space="preserve"> </w:t>
        </w:r>
      </w:ins>
      <w:ins w:id="3358" w:author="PR Preview" w:date="2026-01-01T00:00:00Z">
        <w:r>
          <w:t xml:space="preserve">$\mathord{\smash[b]{\underset{\raise.3ex\hbox{$\scriptstyle\sim$}}{w}}\vphantom{w}}$</w:t>
        </w:r>
      </w:ins>
      <w:ins w:id="3359" w:author="PR Preview" w:date="2026-01-01T00:00:00Z">
        <w:r>
          <w:t xml:space="preserve"> </w:t>
        </w:r>
      </w:ins>
      <w:ins w:id="3360" w:author="PR Preview" w:date="2026-01-01T00:00:00Z">
        <w:r>
          <w:t xml:space="preserve">is a</w:t>
        </w:r>
      </w:ins>
      <w:ins w:id="3361" w:author="PR Preview" w:date="2026-01-01T00:00:00Z">
        <w:r>
          <w:t xml:space="preserve"> </w:t>
        </w:r>
      </w:ins>
      <w:ins w:id="3362" w:author="PR Preview" w:date="2026-01-01T00:00:00Z">
        <w:r>
          <w:rPr>
            <w:b/>
            <w:bCs/>
          </w:rPr>
          <w:t xml:space="preserve">normal vector</w:t>
        </w:r>
      </w:ins>
      <w:ins w:id="3363" w:author="PR Preview" w:date="2026-01-01T00:00:00Z">
        <w:r>
          <w:t xml:space="preserve"> </w:t>
        </w:r>
      </w:ins>
      <w:ins w:id="3364" w:author="PR Preview" w:date="2026-01-01T00:00:00Z">
        <w:r>
          <w:t xml:space="preserve">of the hyperplane.</w:t>
        </w:r>
      </w:ins>
    </w:p>
    <w:bookmarkEnd w:id="175"/>
    <w:bookmarkStart w:id="176" w:name="exm-hyperplane"/>
    <w:p>
      <w:pPr>
        <w:pStyle w:val="BodyText"/>
      </w:pPr>
      <w:r>
        <w:rPr>
          <w:b/>
          <w:bCs/>
        </w:rPr>
        <w:t xml:space="preserve">Example 33 (A line in</w:t>
      </w:r>
      <w:r>
        <w:rPr>
          <w:b/>
          <w:bCs/>
        </w:rPr>
        <w:t xml:space="preserve"> </w:t>
      </w:r>
      <m:oMath>
        <m:sSup>
          <m:e>
            <m:r>
              <m:rPr>
                <m:scr m:val="double-struck"/>
                <m:sty m:val="p"/>
              </m:rPr>
              <m:t>R</m:t>
            </m:r>
          </m:e>
          <m:sup>
            <m:r>
              <m:t>2</m:t>
            </m:r>
          </m:sup>
        </m:sSup>
      </m:oMath>
      <w:r>
        <w:rPr>
          <w:b/>
          <w:bCs/>
        </w:rPr>
        <w:t xml:space="preserve">, and why the normal vector must be nonzero)</w:t>
      </w:r>
      <w:r>
        <w:t xml:space="preserve"> </w:t>
      </w:r>
      <w:r>
        <w:t xml:space="preserve"> </w:t>
      </w:r>
    </w:p>
    <w:p>
      <w:pPr>
        <w:pStyle w:val="Compact"/>
        <w:numPr>
          <w:ilvl w:val="0"/>
          <w:numId w:val="1014"/>
        </w:numPr>
      </w:pPr>
      <w:del w:id="3365" w:author="PR Preview" w:date="2026-01-01T00:00:00Z">
        <w:r>
          <w:delText xml:space="preserve">With</w:delText>
        </w:r>
      </w:del>
      <w:del w:id="3366"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oMath>
      <w:del w:id="3367" w:author="PR Preview" w:date="2026-01-01T00:00:00Z">
        <w:r>
          <w:delText xml:space="preserve"> </w:delText>
        </w:r>
      </w:del>
      <w:del w:id="3368" w:author="PR Preview" w:date="2026-01-01T00:00:00Z">
        <w:r>
          <w:delText xml:space="preserve">and</w:delText>
        </w:r>
      </w:del>
      <w:del w:id="3369" w:author="PR Preview" w:date="2026-01-01T00:00:00Z">
        <w:r>
          <w:delText xml:space="preserve"> </w:delText>
        </w:r>
      </w:del>
      <m:oMath>
        <m:r>
          <m:t>b</m:t>
        </m:r>
        <m:r>
          <m:rPr>
            <m:sty m:val="p"/>
          </m:rPr>
          <m:t>=</m:t>
        </m:r>
        <m:r>
          <m:rPr>
            <m:sty m:val="p"/>
          </m:rPr>
          <m:t>−</m:t>
        </m:r>
        <m:r>
          <m:t>1</m:t>
        </m:r>
      </m:oMath>
      <w:del w:id="3370" w:author="PR Preview" w:date="2026-01-01T00:00:00Z">
        <w:r>
          <w:delText xml:space="preserve">, the hyperplane in</w:delText>
        </w:r>
      </w:del>
      <w:del w:id="3371" w:author="PR Preview" w:date="2026-01-01T00:00:00Z">
        <w:r>
          <w:delText xml:space="preserve"> </w:delText>
        </w:r>
      </w:del>
      <m:oMath>
        <m:sSup>
          <m:e>
            <m:r>
              <m:rPr>
                <m:scr m:val="double-struck"/>
                <m:sty m:val="p"/>
              </m:rPr>
              <m:t>R</m:t>
            </m:r>
          </m:e>
          <m:sup>
            <m:r>
              <m:t>2</m:t>
            </m:r>
          </m:sup>
        </m:sSup>
      </m:oMath>
      <w:del w:id="3372" w:author="PR Preview" w:date="2026-01-01T00:00:00Z">
        <w:r>
          <w:delText xml:space="preserve"> </w:delText>
        </w:r>
      </w:del>
      <w:del w:id="3373" w:author="PR Preview" w:date="2026-01-01T00:00:00Z">
        <w:r>
          <w:delText xml:space="preserve">is the line</w:delText>
        </w:r>
      </w:del>
      <w:del w:id="3374" w:author="PR Preview" w:date="2026-01-01T00:00:00Z">
        <w:r>
          <w:delText xml:space="preserve"> </w:delText>
        </w:r>
      </w:del>
      <m:oMath>
        <m:sSub>
          <m:e>
            <m:r>
              <m:t>x</m:t>
            </m:r>
          </m:e>
          <m:sub>
            <m:r>
              <m:t>1</m:t>
            </m:r>
          </m:sub>
        </m:sSub>
        <m:r>
          <m:rPr>
            <m:sty m:val="p"/>
          </m:rPr>
          <m:t>+</m:t>
        </m:r>
        <m:sSub>
          <m:e>
            <m:r>
              <m:t>x</m:t>
            </m:r>
          </m:e>
          <m:sub>
            <m:r>
              <m:t>2</m:t>
            </m:r>
          </m:sub>
        </m:sSub>
        <m:r>
          <m:rPr>
            <m:sty m:val="p"/>
          </m:rPr>
          <m:t>−</m:t>
        </m:r>
        <m:r>
          <m:t>1</m:t>
        </m:r>
        <m:r>
          <m:rPr>
            <m:sty m:val="p"/>
          </m:rPr>
          <m:t>=</m:t>
        </m:r>
        <m:r>
          <m:t>0</m:t>
        </m:r>
      </m:oMath>
      <w:del w:id="3375" w:author="PR Preview" w:date="2026-01-01T00:00:00Z">
        <w:r>
          <w:delText xml:space="preserve">.</w:delText>
        </w:r>
      </w:del>
      <w:del w:id="3376" w:author="PR Preview" w:date="2026-01-01T00:00:00Z">
        <w:r>
          <w:delText xml:space="preserve"> </w:delText>
        </w:r>
      </w:del>
      <w:del w:id="3377" w:author="PR Preview" w:date="2026-01-01T00:00:00Z">
        <w:r>
          <w:delText xml:space="preserve">The point</w:delText>
        </w:r>
      </w:del>
      <w:del w:id="3378" w:author="PR Preview" w:date="2026-01-01T00:00:00Z">
        <w:r>
          <w:delText xml:space="preserve"> </w:delText>
        </w:r>
      </w:del>
      <m:oMath>
        <m:r>
          <m:rPr>
            <m:sty m:val="p"/>
          </m:rPr>
          <m:t>(</m:t>
        </m:r>
        <m:r>
          <m:t>1</m:t>
        </m:r>
        <m:r>
          <m:rPr>
            <m:sty m:val="p"/>
          </m:rPr>
          <m:t>,</m:t>
        </m:r>
        <m:r>
          <m:t>0</m:t>
        </m:r>
        <m:r>
          <m:rPr>
            <m:sty m:val="p"/>
          </m:rPr>
          <m:t>)</m:t>
        </m:r>
      </m:oMath>
      <w:del w:id="3379" w:author="PR Preview" w:date="2026-01-01T00:00:00Z">
        <w:r>
          <w:delText xml:space="preserve"> </w:delText>
        </w:r>
      </w:del>
      <w:del w:id="3380" w:author="PR Preview" w:date="2026-01-01T00:00:00Z">
        <w:r>
          <w:delText xml:space="preserve">is on it, since</w:delText>
        </w:r>
      </w:del>
      <w:del w:id="3381" w:author="PR Preview" w:date="2026-01-01T00:00:00Z">
        <w:r>
          <w:delText xml:space="preserve"> </w:delText>
        </w:r>
      </w:del>
      <m:oMath>
        <m:r>
          <m:t>1</m:t>
        </m:r>
        <m:r>
          <m:rPr>
            <m:sty m:val="p"/>
          </m:rPr>
          <m:t>+</m:t>
        </m:r>
        <m:r>
          <m:t>0</m:t>
        </m:r>
        <m:r>
          <m:rPr>
            <m:sty m:val="p"/>
          </m:rPr>
          <m:t>−</m:t>
        </m:r>
        <m:r>
          <m:t>1</m:t>
        </m:r>
        <m:r>
          <m:rPr>
            <m:sty m:val="p"/>
          </m:rPr>
          <m:t>=</m:t>
        </m:r>
        <m:r>
          <m:t>0</m:t>
        </m:r>
      </m:oMath>
      <w:del w:id="3382" w:author="PR Preview" w:date="2026-01-01T00:00:00Z">
        <w:r>
          <w:delText xml:space="preserve">;</w:delText>
        </w:r>
      </w:del>
      <w:del w:id="3383" w:author="PR Preview" w:date="2026-01-01T00:00:00Z">
        <w:r>
          <w:delText xml:space="preserve"> </w:delText>
        </w:r>
      </w:del>
      <w:del w:id="3384" w:author="PR Preview" w:date="2026-01-01T00:00:00Z">
        <w:r>
          <w:delText xml:space="preserve">the point</w:delText>
        </w:r>
      </w:del>
      <w:del w:id="3385" w:author="PR Preview" w:date="2026-01-01T00:00:00Z">
        <w:r>
          <w:delText xml:space="preserve"> </w:delText>
        </w:r>
      </w:del>
      <m:oMath>
        <m:r>
          <m:rPr>
            <m:sty m:val="p"/>
          </m:rPr>
          <m:t>(</m:t>
        </m:r>
        <m:r>
          <m:t>1</m:t>
        </m:r>
        <m:r>
          <m:rPr>
            <m:sty m:val="p"/>
          </m:rPr>
          <m:t>,</m:t>
        </m:r>
        <m:r>
          <m:t>1</m:t>
        </m:r>
        <m:r>
          <m:rPr>
            <m:sty m:val="p"/>
          </m:rPr>
          <m:t>)</m:t>
        </m:r>
      </m:oMath>
      <w:del w:id="3386" w:author="PR Preview" w:date="2026-01-01T00:00:00Z">
        <w:r>
          <w:delText xml:space="preserve"> </w:delText>
        </w:r>
      </w:del>
      <w:del w:id="3387" w:author="PR Preview" w:date="2026-01-01T00:00:00Z">
        <w:r>
          <w:delText xml:space="preserve">is not, since</w:delText>
        </w:r>
      </w:del>
      <w:del w:id="3388" w:author="PR Preview" w:date="2026-01-01T00:00:00Z">
        <w:r>
          <w:delText xml:space="preserve"> </w:delText>
        </w:r>
      </w:del>
      <m:oMath>
        <m:r>
          <m:t>1</m:t>
        </m:r>
        <m:r>
          <m:rPr>
            <m:sty m:val="p"/>
          </m:rPr>
          <m:t>+</m:t>
        </m:r>
        <m:r>
          <m:t>1</m:t>
        </m:r>
        <m:r>
          <m:rPr>
            <m:sty m:val="p"/>
          </m:rPr>
          <m:t>−</m:t>
        </m:r>
        <m:r>
          <m:t>1</m:t>
        </m:r>
        <m:r>
          <m:rPr>
            <m:sty m:val="p"/>
          </m:rPr>
          <m:t>=</m:t>
        </m:r>
        <m:r>
          <m:t>1</m:t>
        </m:r>
        <m:r>
          <m:rPr>
            <m:sty m:val="p"/>
          </m:rPr>
          <m:t>&gt;</m:t>
        </m:r>
        <m:r>
          <m:t>0</m:t>
        </m:r>
      </m:oMath>
      <w:del w:id="3389" w:author="PR Preview" w:date="2026-01-01T00:00:00Z">
        <w:r>
          <w:delText xml:space="preserve">, so it lies in the half-space where</w:delText>
        </w:r>
      </w:del>
      <w:del w:id="3390"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&gt;</m:t>
        </m:r>
        <m:r>
          <m:t>0</m:t>
        </m:r>
      </m:oMath>
      <w:del w:id="3391" w:author="PR Preview" w:date="2026-01-01T00:00:00Z">
        <w:r>
          <w:delText xml:space="preserve">.</w:delText>
        </w:r>
      </w:del>
    </w:p>
    <w:p>
      <w:pPr>
        <w:pStyle w:val="Compact"/>
        <w:numPr>
          <w:ilvl w:val="0"/>
          <w:numId w:val="1014"/>
        </w:numPr>
      </w:pPr>
      <w:del w:id="3392" w:author="PR Preview" w:date="2026-01-01T00:00:00Z">
        <w:r>
          <w:delText xml:space="preserve">With</w:delText>
        </w:r>
      </w:del>
      <w:del w:id="3393"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394" w:author="PR Preview" w:date="2026-01-01T00:00:00Z">
        <w:r>
          <w:delText xml:space="preserve">, the equation reads</w:delText>
        </w:r>
      </w:del>
      <w:del w:id="3395" w:author="PR Preview" w:date="2026-01-01T00:00:00Z">
        <w:r>
          <w:delText xml:space="preserve"> </w:delText>
        </w:r>
      </w:del>
      <m:oMath>
        <m:r>
          <m:t>b</m:t>
        </m:r>
        <m:r>
          <m:rPr>
            <m:sty m:val="p"/>
          </m:rPr>
          <m:t>=</m:t>
        </m:r>
        <m:r>
          <m:t>0</m:t>
        </m:r>
      </m:oMath>
      <w:del w:id="3396" w:author="PR Preview" w:date="2026-01-01T00:00:00Z">
        <w:r>
          <w:delText xml:space="preserve">:</w:delText>
        </w:r>
      </w:del>
      <w:del w:id="3397" w:author="PR Preview" w:date="2026-01-01T00:00:00Z">
        <w:r>
          <w:delText xml:space="preserve"> </w:delText>
        </w:r>
      </w:del>
      <w:del w:id="3398" w:author="PR Preview" w:date="2026-01-01T00:00:00Z">
        <w:r>
          <w:delText xml:space="preserve">if</w:delText>
        </w:r>
      </w:del>
      <w:del w:id="3399" w:author="PR Preview" w:date="2026-01-01T00:00:00Z">
        <w:r>
          <w:delText xml:space="preserve"> </w:delText>
        </w:r>
      </w:del>
      <m:oMath>
        <m:r>
          <m:t>b</m:t>
        </m:r>
        <m:r>
          <m:rPr>
            <m:sty m:val="p"/>
          </m:rPr>
          <m:t>≠</m:t>
        </m:r>
        <m:r>
          <m:t>0</m:t>
        </m:r>
      </m:oMath>
      <w:del w:id="3400" w:author="PR Preview" w:date="2026-01-01T00:00:00Z">
        <w:r>
          <w:delText xml:space="preserve"> </w:delText>
        </w:r>
      </w:del>
      <w:del w:id="3401" w:author="PR Preview" w:date="2026-01-01T00:00:00Z">
        <w:r>
          <w:delText xml:space="preserve">no point satisfies it, and if</w:delText>
        </w:r>
      </w:del>
      <w:del w:id="3402" w:author="PR Preview" w:date="2026-01-01T00:00:00Z">
        <w:r>
          <w:delText xml:space="preserve"> </w:delText>
        </w:r>
      </w:del>
      <m:oMath>
        <m:r>
          <m:t>b</m:t>
        </m:r>
        <m:r>
          <m:rPr>
            <m:sty m:val="p"/>
          </m:rPr>
          <m:t>=</m:t>
        </m:r>
        <m:r>
          <m:t>0</m:t>
        </m:r>
      </m:oMath>
      <w:del w:id="3403" w:author="PR Preview" w:date="2026-01-01T00:00:00Z">
        <w:r>
          <w:delText xml:space="preserve"> </w:delText>
        </w:r>
      </w:del>
      <w:del w:id="3404" w:author="PR Preview" w:date="2026-01-01T00:00:00Z">
        <w:r>
          <w:delText xml:space="preserve">every point does,</w:delText>
        </w:r>
      </w:del>
      <w:del w:id="3405" w:author="PR Preview" w:date="2026-01-01T00:00:00Z">
        <w:r>
          <w:delText xml:space="preserve"> </w:delText>
        </w:r>
      </w:del>
      <w:del w:id="3406" w:author="PR Preview" w:date="2026-01-01T00:00:00Z">
        <w:r>
          <w:delText xml:space="preserve">so the set is empty or all of</w:delText>
        </w:r>
      </w:del>
      <w:del w:id="3407" w:author="PR Preview" w:date="2026-01-01T00:00:00Z">
        <w:r>
          <w:delText xml:space="preserve"> </w:delText>
        </w:r>
      </w:del>
      <m:oMath>
        <m:sSup>
          <m:e>
            <m:r>
              <m:rPr>
                <m:scr m:val="double-struck"/>
                <m:sty m:val="p"/>
              </m:rPr>
              <m:t>R</m:t>
            </m:r>
          </m:e>
          <m:sup>
            <m:r>
              <m:t>2</m:t>
            </m:r>
          </m:sup>
        </m:sSup>
      </m:oMath>
      <w:del w:id="3408" w:author="PR Preview" w:date="2026-01-01T00:00:00Z">
        <w:r>
          <w:delText xml:space="preserve">, not a line.</w:delText>
        </w:r>
      </w:del>
      <w:del w:id="3409" w:author="PR Preview" w:date="2026-01-01T00:00:00Z">
        <w:r>
          <w:delText xml:space="preserve"> </w:delText>
        </w:r>
      </w:del>
      <w:del w:id="3410" w:author="PR Preview" w:date="2026-01-01T00:00:00Z">
        <w:r>
          <w:delText xml:space="preserve">That degenerate case is why the definition requires</w:delText>
        </w:r>
      </w:del>
      <w:del w:id="3411"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412" w:author="PR Preview" w:date="2026-01-01T00:00:00Z">
        <w:r>
          <w:delText xml:space="preserve">.</w:delText>
        </w:r>
      </w:del>
    </w:p>
    <w:p>
      <w:pPr>
        <w:pStyle w:val="Compact"/>
        <w:numPr>
          <w:ilvl w:val="0"/>
          <w:numId w:val="1014"/>
        </w:numPr>
      </w:pPr>
      <w:ins w:id="3413" w:author="PR Preview" w:date="2026-01-01T00:00:00Z">
        <w:r>
          <w:t xml:space="preserve">With</w:t>
        </w:r>
      </w:ins>
      <w:ins w:id="3414" w:author="PR Preview" w:date="2026-01-01T00:00:00Z">
        <w:r>
          <w:t xml:space="preserve"> </w:t>
        </w:r>
      </w:ins>
      <w:ins w:id="3415" w:author="PR Preview" w:date="2026-01-01T00:00:00Z">
        <w:r>
          <w:t xml:space="preserve">$\mathord{\smash[b]{\underset{\raise.3ex\hbox{$\scriptstyle\sim$}}{w}}\vphantom{w}} = (1, 1)$</w:t>
        </w:r>
      </w:ins>
      <w:ins w:id="3416" w:author="PR Preview" w:date="2026-01-01T00:00:00Z">
        <w:r>
          <w:t xml:space="preserve"> </w:t>
        </w:r>
      </w:ins>
      <w:ins w:id="3417" w:author="PR Preview" w:date="2026-01-01T00:00:00Z">
        <w:r>
          <w:t xml:space="preserve">and</w:t>
        </w:r>
      </w:ins>
      <w:ins w:id="3418" w:author="PR Preview" w:date="2026-01-01T00:00:00Z">
        <w:r>
          <w:t xml:space="preserve"> </w:t>
        </w:r>
      </w:ins>
      <m:oMath>
        <m:r>
          <m:t>b</m:t>
        </m:r>
        <m:r>
          <m:rPr>
            <m:sty m:val="p"/>
          </m:rPr>
          <m:t>=</m:t>
        </m:r>
        <m:r>
          <m:rPr>
            <m:sty m:val="p"/>
          </m:rPr>
          <m:t>−</m:t>
        </m:r>
        <m:r>
          <m:t>1</m:t>
        </m:r>
      </m:oMath>
      <w:ins w:id="3419" w:author="PR Preview" w:date="2026-01-01T00:00:00Z">
        <w:r>
          <w:t xml:space="preserve">, the hyperplane in</w:t>
        </w:r>
      </w:ins>
      <w:ins w:id="3420" w:author="PR Preview" w:date="2026-01-01T00:00:00Z">
        <w:r>
          <w:t xml:space="preserve"> </w:t>
        </w:r>
      </w:ins>
      <m:oMath>
        <m:sSup>
          <m:e>
            <m:r>
              <m:rPr>
                <m:scr m:val="double-struck"/>
                <m:sty m:val="p"/>
              </m:rPr>
              <m:t>R</m:t>
            </m:r>
          </m:e>
          <m:sup>
            <m:r>
              <m:t>2</m:t>
            </m:r>
          </m:sup>
        </m:sSup>
      </m:oMath>
      <w:ins w:id="3421" w:author="PR Preview" w:date="2026-01-01T00:00:00Z">
        <w:r>
          <w:t xml:space="preserve"> </w:t>
        </w:r>
      </w:ins>
      <w:ins w:id="3422" w:author="PR Preview" w:date="2026-01-01T00:00:00Z">
        <w:r>
          <w:t xml:space="preserve">is the line</w:t>
        </w:r>
      </w:ins>
      <w:ins w:id="3423" w:author="PR Preview" w:date="2026-01-01T00:00:00Z">
        <w:r>
          <w:t xml:space="preserve"> </w:t>
        </w:r>
      </w:ins>
      <m:oMath>
        <m:sSub>
          <m:e>
            <m:r>
              <m:t>x</m:t>
            </m:r>
          </m:e>
          <m:sub>
            <m:r>
              <m:t>1</m:t>
            </m:r>
          </m:sub>
        </m:sSub>
        <m:r>
          <m:rPr>
            <m:sty m:val="p"/>
          </m:rPr>
          <m:t>+</m:t>
        </m:r>
        <m:sSub>
          <m:e>
            <m:r>
              <m:t>x</m:t>
            </m:r>
          </m:e>
          <m:sub>
            <m:r>
              <m:t>2</m:t>
            </m:r>
          </m:sub>
        </m:sSub>
        <m:r>
          <m:rPr>
            <m:sty m:val="p"/>
          </m:rPr>
          <m:t>−</m:t>
        </m:r>
        <m:r>
          <m:t>1</m:t>
        </m:r>
        <m:r>
          <m:rPr>
            <m:sty m:val="p"/>
          </m:rPr>
          <m:t>=</m:t>
        </m:r>
        <m:r>
          <m:t>0</m:t>
        </m:r>
      </m:oMath>
      <w:ins w:id="3424" w:author="PR Preview" w:date="2026-01-01T00:00:00Z">
        <w:r>
          <w:t xml:space="preserve">.</w:t>
        </w:r>
      </w:ins>
      <w:ins w:id="3425" w:author="PR Preview" w:date="2026-01-01T00:00:00Z">
        <w:r>
          <w:t xml:space="preserve"> </w:t>
        </w:r>
      </w:ins>
      <w:ins w:id="3426" w:author="PR Preview" w:date="2026-01-01T00:00:00Z">
        <w:r>
          <w:t xml:space="preserve">The point</w:t>
        </w:r>
      </w:ins>
      <w:ins w:id="3427" w:author="PR Preview" w:date="2026-01-01T00:00:00Z">
        <w:r>
          <w:t xml:space="preserve"> </w:t>
        </w:r>
      </w:ins>
      <m:oMath>
        <m:r>
          <m:rPr>
            <m:sty m:val="p"/>
          </m:rPr>
          <m:t>(</m:t>
        </m:r>
        <m:r>
          <m:t>1</m:t>
        </m:r>
        <m:r>
          <m:rPr>
            <m:sty m:val="p"/>
          </m:rPr>
          <m:t>,</m:t>
        </m:r>
        <m:r>
          <m:t>0</m:t>
        </m:r>
        <m:r>
          <m:rPr>
            <m:sty m:val="p"/>
          </m:rPr>
          <m:t>)</m:t>
        </m:r>
      </m:oMath>
      <w:ins w:id="3428" w:author="PR Preview" w:date="2026-01-01T00:00:00Z">
        <w:r>
          <w:t xml:space="preserve"> </w:t>
        </w:r>
      </w:ins>
      <w:ins w:id="3429" w:author="PR Preview" w:date="2026-01-01T00:00:00Z">
        <w:r>
          <w:t xml:space="preserve">is on it, since</w:t>
        </w:r>
      </w:ins>
      <w:ins w:id="3430" w:author="PR Preview" w:date="2026-01-01T00:00:00Z">
        <w:r>
          <w:t xml:space="preserve"> </w:t>
        </w:r>
      </w:ins>
      <m:oMath>
        <m:r>
          <m:t>1</m:t>
        </m:r>
        <m:r>
          <m:rPr>
            <m:sty m:val="p"/>
          </m:rPr>
          <m:t>+</m:t>
        </m:r>
        <m:r>
          <m:t>0</m:t>
        </m:r>
        <m:r>
          <m:rPr>
            <m:sty m:val="p"/>
          </m:rPr>
          <m:t>−</m:t>
        </m:r>
        <m:r>
          <m:t>1</m:t>
        </m:r>
        <m:r>
          <m:rPr>
            <m:sty m:val="p"/>
          </m:rPr>
          <m:t>=</m:t>
        </m:r>
        <m:r>
          <m:t>0</m:t>
        </m:r>
      </m:oMath>
      <w:ins w:id="3431" w:author="PR Preview" w:date="2026-01-01T00:00:00Z">
        <w:r>
          <w:t xml:space="preserve">;</w:t>
        </w:r>
      </w:ins>
      <w:ins w:id="3432" w:author="PR Preview" w:date="2026-01-01T00:00:00Z">
        <w:r>
          <w:t xml:space="preserve"> </w:t>
        </w:r>
      </w:ins>
      <w:ins w:id="3433" w:author="PR Preview" w:date="2026-01-01T00:00:00Z">
        <w:r>
          <w:t xml:space="preserve">the point</w:t>
        </w:r>
      </w:ins>
      <w:ins w:id="3434" w:author="PR Preview" w:date="2026-01-01T00:00:00Z">
        <w:r>
          <w:t xml:space="preserve"> </w:t>
        </w:r>
      </w:ins>
      <m:oMath>
        <m:r>
          <m:rPr>
            <m:sty m:val="p"/>
          </m:rPr>
          <m:t>(</m:t>
        </m:r>
        <m:r>
          <m:t>1</m:t>
        </m:r>
        <m:r>
          <m:rPr>
            <m:sty m:val="p"/>
          </m:rPr>
          <m:t>,</m:t>
        </m:r>
        <m:r>
          <m:t>1</m:t>
        </m:r>
        <m:r>
          <m:rPr>
            <m:sty m:val="p"/>
          </m:rPr>
          <m:t>)</m:t>
        </m:r>
      </m:oMath>
      <w:ins w:id="3435" w:author="PR Preview" w:date="2026-01-01T00:00:00Z">
        <w:r>
          <w:t xml:space="preserve"> </w:t>
        </w:r>
      </w:ins>
      <w:ins w:id="3436" w:author="PR Preview" w:date="2026-01-01T00:00:00Z">
        <w:r>
          <w:t xml:space="preserve">is not, since</w:t>
        </w:r>
      </w:ins>
      <w:ins w:id="3437" w:author="PR Preview" w:date="2026-01-01T00:00:00Z">
        <w:r>
          <w:t xml:space="preserve"> </w:t>
        </w:r>
      </w:ins>
      <m:oMath>
        <m:r>
          <m:t>1</m:t>
        </m:r>
        <m:r>
          <m:rPr>
            <m:sty m:val="p"/>
          </m:rPr>
          <m:t>+</m:t>
        </m:r>
        <m:r>
          <m:t>1</m:t>
        </m:r>
        <m:r>
          <m:rPr>
            <m:sty m:val="p"/>
          </m:rPr>
          <m:t>−</m:t>
        </m:r>
        <m:r>
          <m:t>1</m:t>
        </m:r>
        <m:r>
          <m:rPr>
            <m:sty m:val="p"/>
          </m:rPr>
          <m:t>=</m:t>
        </m:r>
        <m:r>
          <m:t>1</m:t>
        </m:r>
        <m:r>
          <m:rPr>
            <m:sty m:val="p"/>
          </m:rPr>
          <m:t>&gt;</m:t>
        </m:r>
        <m:r>
          <m:t>0</m:t>
        </m:r>
      </m:oMath>
      <w:ins w:id="3438" w:author="PR Preview" w:date="2026-01-01T00:00:00Z">
        <w:r>
          <w:t xml:space="preserve">, so it lies in the half-space where</w:t>
        </w:r>
      </w:ins>
      <w:ins w:id="3439" w:author="PR Preview" w:date="2026-01-01T00:00:00Z">
        <w:r>
          <w:t xml:space="preserve"> </w:t>
        </w:r>
      </w:ins>
      <w:ins w:id="3440" w:author="PR Preview" w:date="2026-01-01T00:00:00Z">
        <w:r>
          <w:t xml:space="preserve">$\mathord{\smash[b]{\underset{\raise.3ex\hbox{$\scriptstyle\sim$}}{w}}\vphantom{w}} \cdot \mathord{\smash[b]{\underset{\raise.3ex\hbox{$\scriptstyle\sim$}}{x}}\vphantom{x}} + b &gt; 0$</w:t>
        </w:r>
      </w:ins>
      <w:ins w:id="3441" w:author="PR Preview" w:date="2026-01-01T00:00:00Z">
        <w:r>
          <w:t xml:space="preserve">.</w:t>
        </w:r>
      </w:ins>
    </w:p>
    <w:p>
      <w:pPr>
        <w:pStyle w:val="Compact"/>
        <w:numPr>
          <w:ilvl w:val="0"/>
          <w:numId w:val="1014"/>
        </w:numPr>
      </w:pPr>
      <w:ins w:id="3442" w:author="PR Preview" w:date="2026-01-01T00:00:00Z">
        <w:r>
          <w:t xml:space="preserve">With</w:t>
        </w:r>
      </w:ins>
      <w:ins w:id="3443" w:author="PR Preview" w:date="2026-01-01T00:00:00Z">
        <w:r>
          <w:t xml:space="preserve"> </w:t>
        </w:r>
      </w:ins>
      <w:ins w:id="3444" w:author="PR Preview" w:date="2026-01-01T00:00:00Z">
        <w:r>
          <w:t xml:space="preserve">$\mathord{\smash[b]{\underset{\raise.3ex\hbox{$\scriptstyle\sim$}}{w}}\vphantom{w}} = \mathord{\smash[b]{\underset{\raise.3ex\hbox{$\scriptstyle\sim$}}{0}}\vphantom{0}}$</w:t>
        </w:r>
      </w:ins>
      <w:ins w:id="3445" w:author="PR Preview" w:date="2026-01-01T00:00:00Z">
        <w:r>
          <w:t xml:space="preserve">, the equation reads</w:t>
        </w:r>
      </w:ins>
      <w:ins w:id="3446" w:author="PR Preview" w:date="2026-01-01T00:00:00Z">
        <w:r>
          <w:t xml:space="preserve"> </w:t>
        </w:r>
      </w:ins>
      <m:oMath>
        <m:r>
          <m:t>b</m:t>
        </m:r>
        <m:r>
          <m:rPr>
            <m:sty m:val="p"/>
          </m:rPr>
          <m:t>=</m:t>
        </m:r>
        <m:r>
          <m:t>0</m:t>
        </m:r>
      </m:oMath>
      <w:ins w:id="3447" w:author="PR Preview" w:date="2026-01-01T00:00:00Z">
        <w:r>
          <w:t xml:space="preserve">:</w:t>
        </w:r>
      </w:ins>
      <w:ins w:id="3448" w:author="PR Preview" w:date="2026-01-01T00:00:00Z">
        <w:r>
          <w:t xml:space="preserve"> </w:t>
        </w:r>
      </w:ins>
      <w:ins w:id="3449" w:author="PR Preview" w:date="2026-01-01T00:00:00Z">
        <w:r>
          <w:t xml:space="preserve">if</w:t>
        </w:r>
      </w:ins>
      <w:ins w:id="3450" w:author="PR Preview" w:date="2026-01-01T00:00:00Z">
        <w:r>
          <w:t xml:space="preserve"> </w:t>
        </w:r>
      </w:ins>
      <m:oMath>
        <m:r>
          <m:t>b</m:t>
        </m:r>
        <m:r>
          <m:rPr>
            <m:sty m:val="p"/>
          </m:rPr>
          <m:t>≠</m:t>
        </m:r>
        <m:r>
          <m:t>0</m:t>
        </m:r>
      </m:oMath>
      <w:ins w:id="3451" w:author="PR Preview" w:date="2026-01-01T00:00:00Z">
        <w:r>
          <w:t xml:space="preserve"> </w:t>
        </w:r>
      </w:ins>
      <w:ins w:id="3452" w:author="PR Preview" w:date="2026-01-01T00:00:00Z">
        <w:r>
          <w:t xml:space="preserve">no point satisfies it, and if</w:t>
        </w:r>
      </w:ins>
      <w:ins w:id="3453" w:author="PR Preview" w:date="2026-01-01T00:00:00Z">
        <w:r>
          <w:t xml:space="preserve"> </w:t>
        </w:r>
      </w:ins>
      <m:oMath>
        <m:r>
          <m:t>b</m:t>
        </m:r>
        <m:r>
          <m:rPr>
            <m:sty m:val="p"/>
          </m:rPr>
          <m:t>=</m:t>
        </m:r>
        <m:r>
          <m:t>0</m:t>
        </m:r>
      </m:oMath>
      <w:ins w:id="3454" w:author="PR Preview" w:date="2026-01-01T00:00:00Z">
        <w:r>
          <w:t xml:space="preserve"> </w:t>
        </w:r>
      </w:ins>
      <w:ins w:id="3455" w:author="PR Preview" w:date="2026-01-01T00:00:00Z">
        <w:r>
          <w:t xml:space="preserve">every point does,</w:t>
        </w:r>
      </w:ins>
      <w:ins w:id="3456" w:author="PR Preview" w:date="2026-01-01T00:00:00Z">
        <w:r>
          <w:t xml:space="preserve"> </w:t>
        </w:r>
      </w:ins>
      <w:ins w:id="3457" w:author="PR Preview" w:date="2026-01-01T00:00:00Z">
        <w:r>
          <w:t xml:space="preserve">so the set is empty or all of</w:t>
        </w:r>
      </w:ins>
      <w:ins w:id="3458" w:author="PR Preview" w:date="2026-01-01T00:00:00Z">
        <w:r>
          <w:t xml:space="preserve"> </w:t>
        </w:r>
      </w:ins>
      <m:oMath>
        <m:sSup>
          <m:e>
            <m:r>
              <m:rPr>
                <m:scr m:val="double-struck"/>
                <m:sty m:val="p"/>
              </m:rPr>
              <m:t>R</m:t>
            </m:r>
          </m:e>
          <m:sup>
            <m:r>
              <m:t>2</m:t>
            </m:r>
          </m:sup>
        </m:sSup>
      </m:oMath>
      <w:ins w:id="3459" w:author="PR Preview" w:date="2026-01-01T00:00:00Z">
        <w:r>
          <w:t xml:space="preserve">, not a line.</w:t>
        </w:r>
      </w:ins>
      <w:ins w:id="3460" w:author="PR Preview" w:date="2026-01-01T00:00:00Z">
        <w:r>
          <w:t xml:space="preserve"> </w:t>
        </w:r>
      </w:ins>
      <w:ins w:id="3461" w:author="PR Preview" w:date="2026-01-01T00:00:00Z">
        <w:r>
          <w:t xml:space="preserve">That degenerate case is why the definition requires</w:t>
        </w:r>
      </w:ins>
      <w:ins w:id="3462" w:author="PR Preview" w:date="2026-01-01T00:00:00Z">
        <w:r>
          <w:t xml:space="preserve"> </w:t>
        </w:r>
      </w:ins>
      <w:ins w:id="3463" w:author="PR Preview" w:date="2026-01-01T00:00:00Z">
        <w:r>
          <w:t xml:space="preserve">$\mathord{\smash[b]{\underset{\raise.3ex\hbox{$\scriptstyle\sim$}}{w}}\vphantom{w}} \ne \mathord{\smash[b]{\underset{\raise.3ex\hbox{$\scriptstyle\sim$}}{0}}\vphantom{0}}$</w:t>
        </w:r>
      </w:ins>
      <w:ins w:id="3464" w:author="PR Preview" w:date="2026-01-01T00:00:00Z">
        <w:r>
          <w:t xml:space="preserve">.</w:t>
        </w:r>
      </w:ins>
    </w:p>
    <w:bookmarkEnd w:id="176"/>
    <w:bookmarkStart w:id="177" w:name="exr-write-in-matrix-form"/>
    <w:p>
      <w:pPr>
        <w:pStyle w:val="FirstParagraph"/>
      </w:pPr>
      <w:r>
        <w:rPr>
          <w:b/>
          <w:bCs/>
        </w:rPr>
        <w:t xml:space="preserve">Exercise 5 (Write a rule in matrix form)</w:t>
      </w:r>
      <w:r>
        <w:t xml:space="preserve"> </w:t>
      </w:r>
      <w:r>
        <w:t xml:space="preserve">A clinic scores a patient’s risk from three measurements.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symbol</w:t>
            </w:r>
          </w:p>
        </w:tc>
        <w:tc>
          <w:tcPr/>
          <w:p>
            <w:pPr>
              <w:pStyle w:val="Compact"/>
            </w:pPr>
            <w:r>
              <w:t xml:space="preserve">meaning</w:t>
            </w:r>
          </w:p>
        </w:tc>
        <w:tc>
          <w:tcPr/>
          <w:p>
            <w:pPr>
              <w:pStyle w:val="Compact"/>
            </w:pPr>
            <w:r>
              <w:t xml:space="preserve">units</w:t>
            </w:r>
          </w:p>
        </w:tc>
      </w:tr>
      <w:tr>
        <w:tc>
          <w:tcPr/>
          <w:p>
            <w:pPr>
              <w:pStyle w:val="Compact"/>
            </w:pPr>
            <m:oMath>
              <m:sSub>
                <m:e>
                  <m:r>
                    <m:t>x</m:t>
                  </m:r>
                </m:e>
                <m:sub>
                  <m:r>
                    <m:t>1</m:t>
                  </m:r>
                </m:sub>
              </m:sSub>
            </m:oMath>
            <w:r>
              <w:t xml:space="preserve">​</w:t>
            </w:r>
          </w:p>
        </w:tc>
        <w:tc>
          <w:tcPr/>
          <w:p>
            <w:pPr>
              <w:pStyle w:val="Compact"/>
            </w:pPr>
            <w:r>
              <w:t xml:space="preserve">age</w:t>
            </w:r>
          </w:p>
        </w:tc>
        <w:tc>
          <w:tcPr/>
          <w:p>
            <w:pPr>
              <w:pStyle w:val="Compact"/>
            </w:pPr>
            <w:r>
              <w:t xml:space="preserve">years</w:t>
            </w:r>
          </w:p>
        </w:tc>
      </w:tr>
      <w:tr>
        <w:tc>
          <w:tcPr/>
          <w:p>
            <w:pPr>
              <w:pStyle w:val="Compact"/>
            </w:pPr>
            <m:oMath>
              <m:sSub>
                <m:e>
                  <m:r>
                    <m:t>x</m:t>
                  </m:r>
                </m:e>
                <m:sub>
                  <m:r>
                    <m:t>2</m:t>
                  </m:r>
                </m:sub>
              </m:sSub>
            </m:oMath>
            <w:r>
              <w:t xml:space="preserve">​</w:t>
            </w:r>
          </w:p>
        </w:tc>
        <w:tc>
          <w:tcPr/>
          <w:p>
            <w:pPr>
              <w:pStyle w:val="Compact"/>
            </w:pPr>
            <w:r>
              <w:t xml:space="preserve">systolic blood pressure</w:t>
            </w:r>
          </w:p>
        </w:tc>
        <w:tc>
          <w:tcPr/>
          <w:p>
            <w:pPr>
              <w:pStyle w:val="Compact"/>
            </w:pPr>
            <w:r>
              <w:t xml:space="preserve">mmHg</w:t>
            </w:r>
          </w:p>
        </w:tc>
      </w:tr>
      <w:tr>
        <w:tc>
          <w:tcPr/>
          <w:p>
            <w:pPr>
              <w:pStyle w:val="Compact"/>
            </w:pPr>
            <m:oMath>
              <m:sSub>
                <m:e>
                  <m:r>
                    <m:t>x</m:t>
                  </m:r>
                </m:e>
                <m:sub>
                  <m:r>
                    <m:t>3</m:t>
                  </m:r>
                </m:sub>
              </m:sSub>
            </m:oMath>
            <w:r>
              <w:t xml:space="preserve">​</w:t>
            </w:r>
          </w:p>
        </w:tc>
        <w:tc>
          <w:tcPr/>
          <w:p>
            <w:pPr>
              <w:pStyle w:val="Compact"/>
            </w:pPr>
            <w:r>
              <w:t xml:space="preserve">body mass index</w:t>
            </w:r>
          </w:p>
        </w:tc>
        <w:tc>
          <w:tcPr/>
          <w:p>
            <w:pPr>
              <w:pStyle w:val="Compact"/>
            </w:pPr>
            <w:r>
              <w:t xml:space="preserve">kg/m</w:t>
            </w:r>
            <m:oMath>
              <m:sSup>
                <m:e>
                  <m:r>
                    <m:t>​</m:t>
                  </m:r>
                </m:e>
                <m:sup>
                  <m:r>
                    <m:t>2</m:t>
                  </m:r>
                </m:sup>
              </m:sSup>
            </m:oMath>
          </w:p>
        </w:tc>
      </w:tr>
    </w:tbl>
    <w:p>
      <w:pPr>
        <w:pStyle w:val="BodyText"/>
      </w:pPr>
      <w:r>
        <w:t xml:space="preserve">The rule in use is</w:t>
      </w:r>
    </w:p>
    <w:p>
      <w:pPr>
        <w:pStyle w:val="BodyText"/>
      </w:pPr>
      <m:oMathPara>
        <m:oMathParaPr>
          <m:jc m:val="center"/>
        </m:oMathParaPr>
        <m:oMath>
          <m:r>
            <m:rPr>
              <m:nor/>
              <m:sty m:val="p"/>
            </m:rPr>
            <m:t>score</m:t>
          </m:r>
          <m:r>
            <m:rPr>
              <m:sty m:val="p"/>
            </m:rPr>
            <m:t>=</m:t>
          </m:r>
          <m:r>
            <m:t>0.4</m:t>
          </m:r>
          <m:r>
            <m:t> </m:t>
          </m:r>
          <m:sSub>
            <m:e>
              <m:r>
                <m:t>x</m:t>
              </m:r>
            </m:e>
            <m:sub>
              <m:r>
                <m:t>1</m:t>
              </m:r>
            </m:sub>
          </m:sSub>
          <m:r>
            <m:rPr>
              <m:sty m:val="p"/>
            </m:rPr>
            <m:t>+</m:t>
          </m:r>
          <m:r>
            <m:t>0.2</m:t>
          </m:r>
          <m:r>
            <m:t> </m:t>
          </m:r>
          <m:sSub>
            <m:e>
              <m:r>
                <m:t>x</m:t>
              </m:r>
            </m:e>
            <m:sub>
              <m:r>
                <m:t>2</m:t>
              </m:r>
            </m:sub>
          </m:sSub>
          <m:r>
            <m:rPr>
              <m:sty m:val="p"/>
            </m:rPr>
            <m:t>+</m:t>
          </m:r>
          <m:r>
            <m:t>1.5</m:t>
          </m:r>
          <m:r>
            <m:t> </m:t>
          </m:r>
          <m:sSub>
            <m:e>
              <m:r>
                <m:t>x</m:t>
              </m:r>
            </m:e>
            <m:sub>
              <m:r>
                <m:t>3</m:t>
              </m:r>
            </m:sub>
          </m:sSub>
          <m:r>
            <m:rPr>
              <m:sty m:val="p"/>
            </m:rPr>
            <m:t>−</m:t>
          </m:r>
          <m:r>
            <m:t>30</m:t>
          </m:r>
        </m:oMath>
      </m:oMathPara>
    </w:p>
    <w:p>
      <w:pPr>
        <w:pStyle w:val="FirstParagraph"/>
      </w:pPr>
      <w:del w:id="3465" w:author="PR Preview" w:date="2026-01-01T00:00:00Z">
        <w:r>
          <w:delText xml:space="preserve">Write this rule in the form of</w:delText>
        </w:r>
      </w:del>
      <w:del w:id="3466" w:author="PR Preview" w:date="2026-01-01T00:00:00Z">
        <w:r>
          <w:delText xml:space="preserve"> </w:delText>
        </w:r>
      </w:del>
      <w:hyperlink w:anchor="eq-linear-scalar">
        <w:del w:id="3467" w:author="PR Preview" w:date="2026-01-01T00:00:00Z">
          <w:r>
            <w:rPr>
              <w:rStyle w:val="Hyperlink"/>
            </w:rPr>
            <w:delText xml:space="preserve">Equation 4</w:delText>
          </w:r>
        </w:del>
      </w:hyperlink>
      <w:del w:id="3468" w:author="PR Preview" w:date="2026-01-01T00:00:00Z">
        <w:r>
          <w:delText xml:space="preserve">,</w:delText>
        </w:r>
      </w:del>
      <w:del w:id="3469" w:author="PR Preview" w:date="2026-01-01T00:00:00Z">
        <w:r>
          <w:delText xml:space="preserve"> </w:delText>
        </w:r>
      </w:del>
      <w:del w:id="3470" w:author="PR Preview" w:date="2026-01-01T00:00:00Z">
        <w:r>
          <w:delText xml:space="preserve">naming</w:delText>
        </w:r>
      </w:del>
      <w:del w:id="3471" w:author="PR Preview" w:date="2026-01-01T00:00:00Z">
        <w:r>
          <w:delText xml:space="preserve"> </w:delText>
        </w:r>
      </w:del>
      <m:oMath>
        <m:limLow>
          <m:e>
            <m:r>
              <m:t>w</m:t>
            </m:r>
          </m:e>
          <m:lim>
            <m:r>
              <m:rPr>
                <m:sty m:val="p"/>
              </m:rPr>
              <m:t>∼</m:t>
            </m:r>
          </m:lim>
        </m:limLow>
      </m:oMath>
      <w:del w:id="3472" w:author="PR Preview" w:date="2026-01-01T00:00:00Z">
        <w:r>
          <w:delText xml:space="preserve">,</w:delText>
        </w:r>
      </w:del>
      <w:del w:id="3473" w:author="PR Preview" w:date="2026-01-01T00:00:00Z">
        <w:r>
          <w:delText xml:space="preserve"> </w:delText>
        </w:r>
      </w:del>
      <m:oMath>
        <m:r>
          <m:t>b</m:t>
        </m:r>
      </m:oMath>
      <w:del w:id="3474" w:author="PR Preview" w:date="2026-01-01T00:00:00Z">
        <w:r>
          <w:delText xml:space="preserve"> </w:delText>
        </w:r>
      </w:del>
      <w:del w:id="3475" w:author="PR Preview" w:date="2026-01-01T00:00:00Z">
        <w:r>
          <w:delText xml:space="preserve">and</w:delText>
        </w:r>
      </w:del>
      <w:del w:id="3476" w:author="PR Preview" w:date="2026-01-01T00:00:00Z">
        <w:r>
          <w:delText xml:space="preserve"> </w:delText>
        </w:r>
      </w:del>
      <m:oMath>
        <m:r>
          <m:t>p</m:t>
        </m:r>
      </m:oMath>
      <w:del w:id="3477" w:author="PR Preview" w:date="2026-01-01T00:00:00Z">
        <w:r>
          <w:delText xml:space="preserve"> </w:delText>
        </w:r>
      </w:del>
      <w:del w:id="3478" w:author="PR Preview" w:date="2026-01-01T00:00:00Z">
        <w:r>
          <w:delText xml:space="preserve">explicitly,</w:delText>
        </w:r>
      </w:del>
      <w:del w:id="3479" w:author="PR Preview" w:date="2026-01-01T00:00:00Z">
        <w:r>
          <w:delText xml:space="preserve"> </w:delText>
        </w:r>
      </w:del>
      <w:del w:id="3480" w:author="PR Preview" w:date="2026-01-01T00:00:00Z">
        <w:r>
          <w:delText xml:space="preserve">and give the score for a patient aged</w:delText>
        </w:r>
      </w:del>
      <w:del w:id="3481" w:author="PR Preview" w:date="2026-01-01T00:00:00Z">
        <w:r>
          <w:delText xml:space="preserve"> </w:delText>
        </w:r>
      </w:del>
      <m:oMath>
        <m:r>
          <m:t>50</m:t>
        </m:r>
      </m:oMath>
      <w:del w:id="3482" w:author="PR Preview" w:date="2026-01-01T00:00:00Z">
        <w:r>
          <w:delText xml:space="preserve"> </w:delText>
        </w:r>
      </w:del>
      <w:del w:id="3483" w:author="PR Preview" w:date="2026-01-01T00:00:00Z">
        <w:r>
          <w:delText xml:space="preserve">with blood pressure</w:delText>
        </w:r>
      </w:del>
      <w:del w:id="3484" w:author="PR Preview" w:date="2026-01-01T00:00:00Z">
        <w:r>
          <w:delText xml:space="preserve"> </w:delText>
        </w:r>
      </w:del>
      <m:oMath>
        <m:r>
          <m:t>130</m:t>
        </m:r>
      </m:oMath>
      <w:del w:id="3485" w:author="PR Preview" w:date="2026-01-01T00:00:00Z">
        <w:r>
          <w:delText xml:space="preserve"> </w:delText>
        </w:r>
      </w:del>
      <w:del w:id="3486" w:author="PR Preview" w:date="2026-01-01T00:00:00Z">
        <w:r>
          <w:delText xml:space="preserve">and BMI</w:delText>
        </w:r>
      </w:del>
      <w:del w:id="3487" w:author="PR Preview" w:date="2026-01-01T00:00:00Z">
        <w:r>
          <w:delText xml:space="preserve"> </w:delText>
        </w:r>
      </w:del>
      <m:oMath>
        <m:r>
          <m:t>28</m:t>
        </m:r>
      </m:oMath>
      <w:del w:id="3488" w:author="PR Preview" w:date="2026-01-01T00:00:00Z">
        <w:r>
          <w:delText xml:space="preserve">.</w:delText>
        </w:r>
      </w:del>
    </w:p>
    <w:p>
      <w:pPr>
        <w:pStyle w:val="FirstParagraph"/>
      </w:pPr>
      <w:ins w:id="3489" w:author="PR Preview" w:date="2026-01-01T00:00:00Z">
        <w:r>
          <w:t xml:space="preserve">Write this rule in the form of</w:t>
        </w:r>
      </w:ins>
      <w:ins w:id="3490" w:author="PR Preview" w:date="2026-01-01T00:00:00Z">
        <w:r>
          <w:t xml:space="preserve"> </w:t>
        </w:r>
      </w:ins>
      <w:hyperlink w:anchor="eq-linear-scalar">
        <w:ins w:id="3491" w:author="PR Preview" w:date="2026-01-01T00:00:00Z">
          <w:r>
            <w:rPr>
              <w:rStyle w:val="Hyperlink"/>
            </w:rPr>
            <w:t xml:space="preserve">Equation 4</w:t>
          </w:r>
        </w:ins>
      </w:hyperlink>
      <w:ins w:id="3492" w:author="PR Preview" w:date="2026-01-01T00:00:00Z">
        <w:r>
          <w:t xml:space="preserve">,</w:t>
        </w:r>
      </w:ins>
      <w:ins w:id="3493" w:author="PR Preview" w:date="2026-01-01T00:00:00Z">
        <w:r>
          <w:t xml:space="preserve"> </w:t>
        </w:r>
      </w:ins>
      <w:ins w:id="3494" w:author="PR Preview" w:date="2026-01-01T00:00:00Z">
        <w:r>
          <w:t xml:space="preserve">naming</w:t>
        </w:r>
      </w:ins>
      <w:ins w:id="3495" w:author="PR Preview" w:date="2026-01-01T00:00:00Z">
        <w:r>
          <w:t xml:space="preserve"> </w:t>
        </w:r>
      </w:ins>
      <w:ins w:id="3496" w:author="PR Preview" w:date="2026-01-01T00:00:00Z">
        <w:r>
          <w:t xml:space="preserve">$\mathord{\smash[b]{\underset{\raise.3ex\hbox{$\scriptstyle\sim$}}{w}}\vphantom{w}}$</w:t>
        </w:r>
      </w:ins>
      <w:ins w:id="3497" w:author="PR Preview" w:date="2026-01-01T00:00:00Z">
        <w:r>
          <w:t xml:space="preserve">,</w:t>
        </w:r>
      </w:ins>
      <w:ins w:id="3498" w:author="PR Preview" w:date="2026-01-01T00:00:00Z">
        <w:r>
          <w:t xml:space="preserve"> </w:t>
        </w:r>
      </w:ins>
      <m:oMath>
        <m:r>
          <m:t>b</m:t>
        </m:r>
      </m:oMath>
      <w:ins w:id="3499" w:author="PR Preview" w:date="2026-01-01T00:00:00Z">
        <w:r>
          <w:t xml:space="preserve"> </w:t>
        </w:r>
      </w:ins>
      <w:ins w:id="3500" w:author="PR Preview" w:date="2026-01-01T00:00:00Z">
        <w:r>
          <w:t xml:space="preserve">and</w:t>
        </w:r>
      </w:ins>
      <w:ins w:id="3501" w:author="PR Preview" w:date="2026-01-01T00:00:00Z">
        <w:r>
          <w:t xml:space="preserve"> </w:t>
        </w:r>
      </w:ins>
      <m:oMath>
        <m:r>
          <m:t>p</m:t>
        </m:r>
      </m:oMath>
      <w:ins w:id="3502" w:author="PR Preview" w:date="2026-01-01T00:00:00Z">
        <w:r>
          <w:t xml:space="preserve"> </w:t>
        </w:r>
      </w:ins>
      <w:ins w:id="3503" w:author="PR Preview" w:date="2026-01-01T00:00:00Z">
        <w:r>
          <w:t xml:space="preserve">explicitly,</w:t>
        </w:r>
      </w:ins>
      <w:ins w:id="3504" w:author="PR Preview" w:date="2026-01-01T00:00:00Z">
        <w:r>
          <w:t xml:space="preserve"> </w:t>
        </w:r>
      </w:ins>
      <w:ins w:id="3505" w:author="PR Preview" w:date="2026-01-01T00:00:00Z">
        <w:r>
          <w:t xml:space="preserve">and give the score for a patient aged</w:t>
        </w:r>
      </w:ins>
      <w:ins w:id="3506" w:author="PR Preview" w:date="2026-01-01T00:00:00Z">
        <w:r>
          <w:t xml:space="preserve"> </w:t>
        </w:r>
      </w:ins>
      <m:oMath>
        <m:r>
          <m:t>50</m:t>
        </m:r>
      </m:oMath>
      <w:ins w:id="3507" w:author="PR Preview" w:date="2026-01-01T00:00:00Z">
        <w:r>
          <w:t xml:space="preserve"> </w:t>
        </w:r>
      </w:ins>
      <w:ins w:id="3508" w:author="PR Preview" w:date="2026-01-01T00:00:00Z">
        <w:r>
          <w:t xml:space="preserve">with blood pressure</w:t>
        </w:r>
      </w:ins>
      <w:ins w:id="3509" w:author="PR Preview" w:date="2026-01-01T00:00:00Z">
        <w:r>
          <w:t xml:space="preserve"> </w:t>
        </w:r>
      </w:ins>
      <m:oMath>
        <m:r>
          <m:t>130</m:t>
        </m:r>
      </m:oMath>
      <w:ins w:id="3510" w:author="PR Preview" w:date="2026-01-01T00:00:00Z">
        <w:r>
          <w:t xml:space="preserve"> </w:t>
        </w:r>
      </w:ins>
      <w:ins w:id="3511" w:author="PR Preview" w:date="2026-01-01T00:00:00Z">
        <w:r>
          <w:t xml:space="preserve">and BMI</w:t>
        </w:r>
      </w:ins>
      <w:ins w:id="3512" w:author="PR Preview" w:date="2026-01-01T00:00:00Z">
        <w:r>
          <w:t xml:space="preserve"> </w:t>
        </w:r>
      </w:ins>
      <m:oMath>
        <m:r>
          <m:t>28</m:t>
        </m:r>
      </m:oMath>
      <w:ins w:id="3513" w:author="PR Preview" w:date="2026-01-01T00:00:00Z">
        <w:r>
          <w:t xml:space="preserve">.</w:t>
        </w:r>
      </w:ins>
    </w:p>
    <w:bookmarkEnd w:id="177"/>
    <w:bookmarkStart w:id="178" w:name="sol-write-in-matrix-form"/>
    <w:p>
      <w:pPr>
        <w:pStyle w:val="BodyText"/>
      </w:pPr>
      <w:r>
        <w:rPr>
          <w:i/>
          <w:iCs/>
        </w:rPr>
        <w:t xml:space="preserve">Solution 5</w:t>
      </w:r>
      <w:r>
        <w:t xml:space="preserve">. </w:t>
      </w:r>
      <w:r>
        <w:t xml:space="preserve">Read the coefficients straight off the rule.</w:t>
      </w:r>
      <w:r>
        <w:t xml:space="preserve"> </w:t>
      </w:r>
      <w:r>
        <w:t xml:space="preserve">There are three inputs, so</w:t>
      </w:r>
      <w:r>
        <w:t xml:space="preserve"> </w:t>
      </w:r>
      <m:oMath>
        <m:r>
          <m:t>p</m:t>
        </m:r>
        <m:r>
          <m:rPr>
            <m:sty m:val="p"/>
          </m:rPr>
          <m:t>=</m:t>
        </m:r>
        <m:r>
          <m:t>3</m:t>
        </m:r>
      </m:oMath>
      <w:r>
        <w:t xml:space="preserve">:</w:t>
      </w:r>
    </w:p>
    <w:p>
      <w:pPr>
        <w:pStyle w:val="BodyText"/>
      </w:pPr>
      <m:oMathPara>
        <m:oMathParaPr>
          <m:jc m:val="center"/>
        </m:oMathParaPr>
        <m:oMath>
          <m:limLow>
            <m:e>
              <m:r>
                <m:t>w</m:t>
              </m:r>
            </m:e>
            <m:lim>
              <m:r>
                <m:rPr>
                  <m:sty m:val="p"/>
                </m:rPr>
                <m:t>∼</m:t>
              </m:r>
            </m:lim>
          </m:limLow>
          <m:r>
            <m:rPr>
              <m:sty m:val="p"/>
            </m:rPr>
            <m:t>=</m:t>
          </m:r>
          <m:d>
            <m:dPr>
              <m:begChr m:val="["/>
              <m:sepChr m:val=""/>
              <m:endChr m:val="]"/>
              <m:grow/>
            </m:dPr>
            <m:e>
              <m:m>
                <m:mPr>
                  <m:baseJc m:val="center"/>
                  <m:plcHide m:val="on"/>
                  <m:mcs>
                    <m:mc>
                      <m:mcPr>
                        <m:mcJc m:val="center"/>
                        <m:count m:val="1"/>
                      </m:mcPr>
                    </m:mc>
                  </m:mcs>
                </m:mPr>
                <m:mr>
                  <m:e>
                    <m:r>
                      <m:t>0.4</m:t>
                    </m:r>
                  </m:e>
                </m:mr>
                <m:mr>
                  <m:e>
                    <m:r>
                      <m:t>0.2</m:t>
                    </m:r>
                  </m:e>
                </m:mr>
                <m:mr>
                  <m:e>
                    <m:r>
                      <m:t>1.5</m:t>
                    </m:r>
                  </m:e>
                </m:mr>
              </m:m>
            </m:e>
          </m:d>
          <m:r>
            <m:rPr>
              <m:sty m:val="p"/>
            </m:rPr>
            <m:t>,</m:t>
          </m:r>
          <m:r>
            <m:t>  </m:t>
          </m:r>
          <m:r>
            <m:t>b</m:t>
          </m:r>
          <m:r>
            <m:rPr>
              <m:sty m:val="p"/>
            </m:rPr>
            <m:t>=</m:t>
          </m:r>
          <m:r>
            <m:rPr>
              <m:sty m:val="p"/>
            </m:rPr>
            <m:t>−</m:t>
          </m:r>
          <m:r>
            <m:t>30</m:t>
          </m:r>
        </m:oMath>
      </m:oMathPara>
    </w:p>
    <w:p>
      <w:pPr>
        <w:pStyle w:val="FirstParagraph"/>
      </w:pPr>
      <w:del w:id="3514" w:author="PR Preview" w:date="2026-01-01T00:00:00Z">
        <w:r>
          <w:delText xml:space="preserve">and the rule is</w:delText>
        </w:r>
      </w:del>
      <w:del w:id="3515" w:author="PR Preview" w:date="2026-01-01T00:00:00Z">
        <w:r>
          <w:delText xml:space="preserve"> </w:delText>
        </w:r>
      </w:del>
      <m:oMath>
        <m:r>
          <m:t>f</m:t>
        </m:r>
        <m:r>
          <m:rPr>
            <m:sty m:val="p"/>
          </m:rPr>
          <m:t>(</m:t>
        </m:r>
        <m:limLow>
          <m:e>
            <m:r>
              <m:t>x</m:t>
            </m:r>
          </m:e>
          <m:lim>
            <m:r>
              <m:rPr>
                <m:sty m:val="p"/>
              </m:rPr>
              <m:t>∼</m:t>
            </m:r>
          </m:lim>
        </m:limLow>
        <m:r>
          <m:rPr>
            <m:sty m:val="p"/>
          </m:rPr>
          <m:t>)</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oMath>
      <w:del w:id="3516" w:author="PR Preview" w:date="2026-01-01T00:00:00Z">
        <w:r>
          <w:delText xml:space="preserve">.</w:delText>
        </w:r>
      </w:del>
      <w:del w:id="3517" w:author="PR Preview" w:date="2026-01-01T00:00:00Z">
        <w:r>
          <w:delText xml:space="preserve"> </w:delText>
        </w:r>
      </w:del>
      <w:del w:id="3518" w:author="PR Preview" w:date="2026-01-01T00:00:00Z">
        <w:r>
          <w:delText xml:space="preserve">For the patient,</w:delText>
        </w:r>
      </w:del>
    </w:p>
    <w:p>
      <w:pPr>
        <w:pStyle w:val="BodyText"/>
      </w:pPr>
      <m:oMathPara>
        <m:oMathParaPr>
          <m:jc m:val="center"/>
        </m:oMathParaPr>
        <m:oMath>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50</m:t>
                    </m:r>
                  </m:e>
                </m:mr>
                <m:mr>
                  <m:e>
                    <m:r>
                      <m:t>130</m:t>
                    </m:r>
                  </m:e>
                </m:mr>
                <m:mr>
                  <m:e>
                    <m:r>
                      <m:t>28</m:t>
                    </m:r>
                  </m:e>
                </m:mr>
              </m:m>
            </m:e>
          </m:d>
        </m:oMath>
      </m:oMathPara>
    </w:p>
    <w:p>
      <w:pPr>
        <w:pStyle w:val="FirstParagraph"/>
      </w:pPr>
      <m:oMathPara>
        <m:oMathParaPr>
          <m:jc m:val="center"/>
        </m:oMathParaPr>
        <m:oMath>
          <m:eqArr>
            <m:e>
              <m:sSup>
                <m:e>
                  <m:limLow>
                    <m:e>
                      <m:r>
                        <m:t>w</m:t>
                      </m:r>
                    </m:e>
                    <m:lim>
                      <m:r>
                        <m:rPr>
                          <m:sty m:val="p"/>
                        </m:rPr>
                        <m:t>∼</m:t>
                      </m:r>
                    </m:lim>
                  </m:limLow>
                </m:e>
                <m:sup>
                  <m:r>
                    <m:rPr>
                      <m:sty m:val="p"/>
                    </m:rPr>
                    <m:t>⊤</m:t>
                  </m:r>
                </m:sup>
              </m:sSup>
              <m:limLow>
                <m:e>
                  <m:r>
                    <m:t>x</m:t>
                  </m:r>
                </m:e>
                <m:lim>
                  <m:r>
                    <m:rPr>
                      <m:sty m:val="p"/>
                    </m:rPr>
                    <m:t>∼</m:t>
                  </m:r>
                </m:lim>
              </m:limLow>
              <m:r>
                <m:t>&amp;</m:t>
              </m:r>
              <m:r>
                <m:rPr>
                  <m:sty m:val="p"/>
                </m:rPr>
                <m:t>=</m:t>
              </m:r>
              <m:r>
                <m:rPr>
                  <m:sty m:val="p"/>
                </m:rPr>
                <m:t>(</m:t>
              </m:r>
              <m:r>
                <m:t>0.4</m:t>
              </m:r>
              <m:r>
                <m:rPr>
                  <m:sty m:val="p"/>
                </m:rPr>
                <m:t>)</m:t>
              </m:r>
              <m:r>
                <m:rPr>
                  <m:sty m:val="p"/>
                </m:rPr>
                <m:t>(</m:t>
              </m:r>
              <m:r>
                <m:t>50</m:t>
              </m:r>
              <m:r>
                <m:rPr>
                  <m:sty m:val="p"/>
                </m:rPr>
                <m:t>)</m:t>
              </m:r>
              <m:r>
                <m:rPr>
                  <m:sty m:val="p"/>
                </m:rPr>
                <m:t>+</m:t>
              </m:r>
              <m:r>
                <m:rPr>
                  <m:sty m:val="p"/>
                </m:rPr>
                <m:t>(</m:t>
              </m:r>
              <m:r>
                <m:t>0.2</m:t>
              </m:r>
              <m:r>
                <m:rPr>
                  <m:sty m:val="p"/>
                </m:rPr>
                <m:t>)</m:t>
              </m:r>
              <m:r>
                <m:rPr>
                  <m:sty m:val="p"/>
                </m:rPr>
                <m:t>(</m:t>
              </m:r>
              <m:r>
                <m:t>130</m:t>
              </m:r>
              <m:r>
                <m:rPr>
                  <m:sty m:val="p"/>
                </m:rPr>
                <m:t>)</m:t>
              </m:r>
              <m:r>
                <m:rPr>
                  <m:sty m:val="p"/>
                </m:rPr>
                <m:t>+</m:t>
              </m:r>
              <m:r>
                <m:rPr>
                  <m:sty m:val="p"/>
                </m:rPr>
                <m:t>(</m:t>
              </m:r>
              <m:r>
                <m:t>1.5</m:t>
              </m:r>
              <m:r>
                <m:rPr>
                  <m:sty m:val="p"/>
                </m:rPr>
                <m:t>)</m:t>
              </m:r>
              <m:r>
                <m:rPr>
                  <m:sty m:val="p"/>
                </m:rPr>
                <m:t>(</m:t>
              </m:r>
              <m:r>
                <m:t>28</m:t>
              </m:r>
              <m:r>
                <m:rPr>
                  <m:sty m:val="p"/>
                </m:rPr>
                <m:t>)</m:t>
              </m:r>
            </m:e>
            <m:e>
              <m:r>
                <m:t>&amp;</m:t>
              </m:r>
              <m:r>
                <m:rPr>
                  <m:sty m:val="p"/>
                </m:rPr>
                <m:t>=</m:t>
              </m:r>
              <m:r>
                <m:t>20</m:t>
              </m:r>
              <m:r>
                <m:rPr>
                  <m:sty m:val="p"/>
                </m:rPr>
                <m:t>+</m:t>
              </m:r>
              <m:r>
                <m:t>26</m:t>
              </m:r>
              <m:r>
                <m:rPr>
                  <m:sty m:val="p"/>
                </m:rPr>
                <m:t>+</m:t>
              </m:r>
              <m:r>
                <m:t>42</m:t>
              </m:r>
            </m:e>
            <m:e>
              <m:r>
                <m:t>&amp;</m:t>
              </m:r>
              <m:r>
                <m:rPr>
                  <m:sty m:val="p"/>
                </m:rPr>
                <m:t>=</m:t>
              </m:r>
              <m:r>
                <m:t>88</m:t>
              </m:r>
            </m:e>
          </m:eqArr>
        </m:oMath>
      </m:oMathPara>
    </w:p>
    <w:p>
      <w:pPr>
        <w:pStyle w:val="FirstParagraph"/>
      </w:pPr>
      <m:oMathPara>
        <m:oMathParaPr>
          <m:jc m:val="center"/>
        </m:oMathParaPr>
        <m:oMath>
          <m:eqArr>
            <m:e>
              <m:r>
                <m:t>f</m:t>
              </m:r>
              <m:r>
                <m:rPr>
                  <m:sty m:val="p"/>
                </m:rPr>
                <m:t>(</m:t>
              </m:r>
              <m:limLow>
                <m:e>
                  <m:r>
                    <m:t>x</m:t>
                  </m:r>
                </m:e>
                <m:lim>
                  <m:r>
                    <m:rPr>
                      <m:sty m:val="p"/>
                    </m:rPr>
                    <m:t>∼</m:t>
                  </m:r>
                </m:lim>
              </m:limLow>
              <m:r>
                <m:rPr>
                  <m:sty m:val="p"/>
                </m:rPr>
                <m:t>)</m:t>
              </m:r>
              <m:r>
                <m:t>&amp;</m:t>
              </m:r>
              <m:r>
                <m:rPr>
                  <m:sty m:val="p"/>
                </m:rPr>
                <m:t>=</m:t>
              </m:r>
              <m:r>
                <m:t>88</m:t>
              </m:r>
              <m:r>
                <m:rPr>
                  <m:sty m:val="p"/>
                </m:rPr>
                <m:t>−</m:t>
              </m:r>
              <m:r>
                <m:t>30</m:t>
              </m:r>
            </m:e>
            <m:e>
              <m:r>
                <m:t>&amp;</m:t>
              </m:r>
              <m:r>
                <m:rPr>
                  <m:sty m:val="p"/>
                </m:rPr>
                <m:t>=</m:t>
              </m:r>
              <m:r>
                <m:t>58</m:t>
              </m:r>
            </m:e>
          </m:eqArr>
        </m:oMath>
      </m:oMathPara>
    </w:p>
    <w:p>
      <w:pPr>
        <w:pStyle w:val="BodyText"/>
      </w:pPr>
      <w:ins w:id="3519" w:author="PR Preview" w:date="2026-01-01T00:00:00Z">
        <w:r>
          <w:t xml:space="preserve">$$\mathord{\smash[b]{\underset{\raise.3ex\hbox{$\scriptstyle\sim$}}{w}}\vphantom{w}} = \begin{bmatrix} 0.4 \\ 0.2 \\ 1.5 \end{bmatrix},
    \qquad b = -30$$</w:t>
        </w:r>
      </w:ins>
    </w:p>
    <w:p>
      <w:pPr>
        <w:pStyle w:val="FirstParagraph"/>
      </w:pPr>
      <w:ins w:id="3520" w:author="PR Preview" w:date="2026-01-01T00:00:00Z">
        <w:r>
          <w:t xml:space="preserve">and the rule is</w:t>
        </w:r>
      </w:ins>
      <w:ins w:id="3521" w:author="PR Preview" w:date="2026-01-01T00:00:00Z">
        <w:r>
          <w:t xml:space="preserve"> </w:t>
        </w:r>
      </w:ins>
      <w:ins w:id="3522" w:author="PR Preview" w:date="2026-01-01T00:00:00Z">
        <w:r>
          <w:t xml:space="preserve">$f(\mathord{\smash[b]{\underset{\raise.3ex\hbox{$\scriptstyle\sim$}}{x}}\vphantom{x}}) = \mathord{\smash[b]{\underset{\raise.3ex\hbox{$\scriptstyle\sim$}}{w}}\vphantom{w}}^{\top} \mathord{\smash[b]{\underset{\raise.3ex\hbox{$\scriptstyle\sim$}}{x}}\vphantom{x}}+ b$</w:t>
        </w:r>
      </w:ins>
      <w:ins w:id="3523" w:author="PR Preview" w:date="2026-01-01T00:00:00Z">
        <w:r>
          <w:t xml:space="preserve">.</w:t>
        </w:r>
      </w:ins>
      <w:ins w:id="3524" w:author="PR Preview" w:date="2026-01-01T00:00:00Z">
        <w:r>
          <w:t xml:space="preserve"> </w:t>
        </w:r>
      </w:ins>
      <w:ins w:id="3525" w:author="PR Preview" w:date="2026-01-01T00:00:00Z">
        <w:r>
          <w:t xml:space="preserve">For the patient,</w:t>
        </w:r>
      </w:ins>
    </w:p>
    <w:p>
      <w:pPr>
        <w:pStyle w:val="BodyText"/>
      </w:pPr>
      <w:ins w:id="3526" w:author="PR Preview" w:date="2026-01-01T00:00:00Z">
        <w:r>
          <w:t xml:space="preserve">$$\mathord{\smash[b]{\underset{\raise.3ex\hbox{$\scriptstyle\sim$}}{x}}\vphantom{x}}= \begin{bmatrix} 50 \\ 130 \\ 28 \end{bmatrix}$$</w:t>
        </w:r>
      </w:ins>
    </w:p>
    <w:p>
      <w:pPr>
        <w:pStyle w:val="FirstParagraph"/>
      </w:pPr>
      <w:ins w:id="3527" w:author="PR Preview" w:date="2026-01-01T00:00:00Z">
        <w:r>
          <w:t xml:space="preserve">$$
    \begin{aligned}
    \mathord{\smash[b]{\underset{\raise.3ex\hbox{$\scriptstyle\sim$}}{w}}\vphantom{w}}^{\top} \mathord{\smash[b]{\underset{\raise.3ex\hbox{$\scriptstyle\sim$}}{x}}\vphantom{x}}
    &amp;= (0.4)(50) + (0.2)(130) + (1.5)(28) \\
    &amp;= 20 + 26 + 42 \\
    &amp;= 88
    \end{aligned}
    $$</w:t>
        </w:r>
      </w:ins>
    </w:p>
    <w:p>
      <w:pPr>
        <w:pStyle w:val="FirstParagraph"/>
      </w:pPr>
      <w:ins w:id="3528" w:author="PR Preview" w:date="2026-01-01T00:00:00Z">
        <w:r>
          <w:t xml:space="preserve">$$
    \begin{aligned}
    f(\mathord{\smash[b]{\underset{\raise.3ex\hbox{$\scriptstyle\sim$}}{x}}\vphantom{x}})
    &amp;= 88 - 30 \\
    &amp;= 58
    \end{aligned}
    $$</w:t>
        </w:r>
      </w:ins>
    </w:p>
    <w:p>
      <w:pPr>
        <w:pStyle w:val="FirstParagraph"/>
      </w:pPr>
      <w:r>
        <w:t xml:space="preserve">Two things are worth noticing.</w:t>
      </w:r>
      <w:r>
        <w:t xml:space="preserve"> </w:t>
      </w:r>
      <w:r>
        <w:t xml:space="preserve">The coefficients are not comparable as they stand:</w:t>
      </w:r>
      <w:r>
        <w:t xml:space="preserve"> </w:t>
      </w:r>
      <m:oMath>
        <m:r>
          <m:t>1.5</m:t>
        </m:r>
      </m:oMath>
      <w:r>
        <w:t xml:space="preserve"> </w:t>
      </w:r>
      <w:r>
        <w:t xml:space="preserve">is the largest</w:t>
      </w:r>
      <w:r>
        <w:t xml:space="preserve"> </w:t>
      </w:r>
      <w:r>
        <w:t xml:space="preserve">number but BMI is measured on the smallest scale,</w:t>
      </w:r>
      <w:r>
        <w:t xml:space="preserve"> </w:t>
      </w:r>
      <w:r>
        <w:t xml:space="preserve">so the weight on a feature says nothing on its own about how much that</w:t>
      </w:r>
      <w:r>
        <w:t xml:space="preserve"> </w:t>
      </w:r>
      <w:r>
        <w:t xml:space="preserve">feature matters.</w:t>
      </w:r>
      <w:r>
        <w:t xml:space="preserve"> </w:t>
      </w:r>
      <w:r>
        <w:t xml:space="preserve">And</w:t>
      </w:r>
      <w:r>
        <w:t xml:space="preserve"> </w:t>
      </w:r>
      <m:oMath>
        <m:r>
          <m:t>b</m:t>
        </m:r>
        <m:r>
          <m:rPr>
            <m:sty m:val="p"/>
          </m:rPr>
          <m:t>=</m:t>
        </m:r>
        <m:r>
          <m:rPr>
            <m:sty m:val="p"/>
          </m:rPr>
          <m:t>−</m:t>
        </m:r>
        <m:r>
          <m:t>30</m:t>
        </m:r>
      </m:oMath>
      <w:r>
        <w:t xml:space="preserve"> </w:t>
      </w:r>
      <w:r>
        <w:t xml:space="preserve">is doing real work — without it the score would be</w:t>
      </w:r>
      <w:r>
        <w:t xml:space="preserve"> </w:t>
      </w:r>
      <m:oMath>
        <m:r>
          <m:t>88</m:t>
        </m:r>
      </m:oMath>
      <w:r>
        <w:t xml:space="preserve">,</w:t>
      </w:r>
      <w:r>
        <w:t xml:space="preserve"> </w:t>
      </w:r>
      <w:r>
        <w:t xml:space="preserve">which is a different clinical claim entirely.</w:t>
      </w:r>
    </w:p>
    <w:bookmarkEnd w:id="178"/>
    <w:bookmarkStart w:id="179" w:name="exr-which-are-linear"/>
    <w:p>
      <w:pPr>
        <w:pStyle w:val="BodyText"/>
      </w:pPr>
      <w:del w:id="3529" w:author="PR Preview" w:date="2026-01-01T00:00:00Z">
        <w:r>
          <w:rPr>
            <w:b/>
            <w:bCs/>
          </w:rPr>
          <w:delText xml:space="preserve">Exercise 6 (Which of these are affine in</w:delText>
        </w:r>
      </w:del>
      <w:del w:id="3530" w:author="PR Preview" w:date="2026-01-01T00:00:00Z">
        <w:r>
          <w:rPr>
            <w:b/>
            <w:bCs/>
          </w:rPr>
          <w:delText xml:space="preserve"> </w:delText>
        </w:r>
      </w:del>
      <m:oMath>
        <m:limLow>
          <m:e>
            <m:r>
              <m:t>w</m:t>
            </m:r>
          </m:e>
          <m:lim>
            <m:r>
              <m:rPr>
                <m:sty m:val="p"/>
              </m:rPr>
              <m:t>∼</m:t>
            </m:r>
          </m:lim>
        </m:limLow>
      </m:oMath>
      <w:del w:id="3531" w:author="PR Preview" w:date="2026-01-01T00:00:00Z">
        <w:r>
          <w:rPr>
            <w:b/>
            <w:bCs/>
          </w:rPr>
          <w:delText xml:space="preserve">?)</w:delText>
        </w:r>
      </w:del>
      <w:del w:id="3532" w:author="PR Preview" w:date="2026-01-01T00:00:00Z">
        <w:r>
          <w:delText xml:space="preserve"> </w:delText>
        </w:r>
      </w:del>
      <w:del w:id="3533" w:author="PR Preview" w:date="2026-01-01T00:00:00Z">
        <w:r>
          <w:delText xml:space="preserve">Each of the five expressions is a function of the weights</w:delText>
        </w:r>
      </w:del>
      <w:del w:id="3534"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3535" w:author="PR Preview" w:date="2026-01-01T00:00:00Z">
        <w:r>
          <w:delText xml:space="preserve">,</w:delText>
        </w:r>
      </w:del>
      <w:del w:id="3536" w:author="PR Preview" w:date="2026-01-01T00:00:00Z">
        <w:r>
          <w:delText xml:space="preserve"> </w:delText>
        </w:r>
      </w:del>
      <w:del w:id="3537" w:author="PR Preview" w:date="2026-01-01T00:00:00Z">
        <w:r>
          <w:delText xml:space="preserve">with the data</w:delText>
        </w:r>
      </w:del>
      <w:del w:id="3538" w:author="PR Preview" w:date="2026-01-01T00:00:00Z">
        <w:r>
          <w:delText xml:space="preserve"> </w:delText>
        </w:r>
      </w:del>
      <m:oMath>
        <m:limLow>
          <m:e>
            <m:r>
              <m:t>x</m:t>
            </m:r>
          </m:e>
          <m:lim>
            <m:r>
              <m:rPr>
                <m:sty m:val="p"/>
              </m:rPr>
              <m:t>∼</m:t>
            </m:r>
          </m:lim>
        </m:limLow>
      </m:oMath>
      <w:del w:id="3539" w:author="PR Preview" w:date="2026-01-01T00:00:00Z">
        <w:r>
          <w:delText xml:space="preserve"> </w:delText>
        </w:r>
      </w:del>
      <w:del w:id="3540" w:author="PR Preview" w:date="2026-01-01T00:00:00Z">
        <w:r>
          <w:delText xml:space="preserve">and</w:delText>
        </w:r>
      </w:del>
      <w:del w:id="3541" w:author="PR Preview" w:date="2026-01-01T00:00:00Z">
        <w:r>
          <w:delText xml:space="preserve"> </w:delText>
        </w:r>
      </w:del>
      <m:oMath>
        <m:r>
          <m:t>y</m:t>
        </m:r>
      </m:oMath>
      <w:del w:id="3542" w:author="PR Preview" w:date="2026-01-01T00:00:00Z">
        <w:r>
          <w:delText xml:space="preserve"> </w:delText>
        </w:r>
      </w:del>
      <w:del w:id="3543" w:author="PR Preview" w:date="2026-01-01T00:00:00Z">
        <w:r>
          <w:delText xml:space="preserve">held fixed.</w:delText>
        </w:r>
      </w:del>
      <w:del w:id="3544" w:author="PR Preview" w:date="2026-01-01T00:00:00Z">
        <w:r>
          <w:delText xml:space="preserve"> </w:delText>
        </w:r>
      </w:del>
      <w:del w:id="3545" w:author="PR Preview" w:date="2026-01-01T00:00:00Z">
        <w:r>
          <w:delText xml:space="preserve">Say which ones are affine (</w:delText>
        </w:r>
      </w:del>
      <w:hyperlink w:anchor="def-affine-map">
        <w:del w:id="3546" w:author="PR Preview" w:date="2026-01-01T00:00:00Z">
          <w:r>
            <w:rPr>
              <w:rStyle w:val="Hyperlink"/>
            </w:rPr>
            <w:delText xml:space="preserve">Definition 38</w:delText>
          </w:r>
        </w:del>
      </w:hyperlink>
      <w:del w:id="3547" w:author="PR Preview" w:date="2026-01-01T00:00:00Z">
        <w:r>
          <w:delText xml:space="preserve">), that is, have the form</w:delText>
        </w:r>
      </w:del>
      <w:del w:id="3548" w:author="PR Preview" w:date="2026-01-01T00:00:00Z">
        <w:r>
          <w:delText xml:space="preserve"> </w:delText>
        </w:r>
      </w:del>
      <w:hyperlink w:anchor="eq-linear-scalar">
        <w:del w:id="3549" w:author="PR Preview" w:date="2026-01-01T00:00:00Z">
          <w:r>
            <w:rPr>
              <w:rStyle w:val="Hyperlink"/>
            </w:rPr>
            <w:delText xml:space="preserve">Equation 4</w:delText>
          </w:r>
        </w:del>
      </w:hyperlink>
      <w:del w:id="3550" w:author="PR Preview" w:date="2026-01-01T00:00:00Z">
        <w:r>
          <w:delText xml:space="preserve"> </w:delText>
        </w:r>
      </w:del>
      <w:del w:id="3551" w:author="PR Preview" w:date="2026-01-01T00:00:00Z">
        <w:r>
          <w:delText xml:space="preserve">— an inner product plus an offset — and which of those are also linear (</w:delText>
        </w:r>
      </w:del>
      <w:hyperlink w:anchor="def-linear-map">
        <w:del w:id="3552" w:author="PR Preview" w:date="2026-01-01T00:00:00Z">
          <w:r>
            <w:rPr>
              <w:rStyle w:val="Hyperlink"/>
            </w:rPr>
            <w:delText xml:space="preserve">Definition 34</w:delText>
          </w:r>
        </w:del>
      </w:hyperlink>
      <w:del w:id="3553" w:author="PR Preview" w:date="2026-01-01T00:00:00Z">
        <w:r>
          <w:delText xml:space="preserve">).</w:delText>
        </w:r>
      </w:del>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oMath>
      <w:del w:id="3554" w:author="PR Preview" w:date="2026-01-01T00:00:00Z">
        <w:r>
          <w:delText xml:space="preserve">​</w:delText>
        </w:r>
      </w:del>
    </w:p>
    <w:p>
      <w:pPr>
        <w:pStyle w:val="Compact"/>
        <w:numPr>
          <w:ilvl w:val="0"/>
          <w:numId w:val="1015"/>
        </w:numPr>
      </w:pPr>
      <m:oMath>
        <m:sSup>
          <m:e>
            <m:limLow>
              <m:e>
                <m:r>
                  <m:t>w</m:t>
                </m:r>
              </m:e>
              <m:lim>
                <m:r>
                  <m:rPr>
                    <m:sty m:val="p"/>
                  </m:rPr>
                  <m:t>∼</m:t>
                </m:r>
              </m:lim>
            </m:limLow>
          </m:e>
          <m:sup>
            <m:r>
              <m:rPr>
                <m:sty m:val="p"/>
              </m:rPr>
              <m:t>⊤</m:t>
            </m:r>
          </m:sup>
        </m:sSup>
        <m:limLow>
          <m:e>
            <m:r>
              <m:t>x</m:t>
            </m:r>
          </m:e>
          <m:lim>
            <m:r>
              <m:rPr>
                <m:sty m:val="p"/>
              </m:rPr>
              <m:t>∼</m:t>
            </m:r>
          </m:lim>
        </m:limLow>
        <m:r>
          <m:rPr>
            <m:sty m:val="p"/>
          </m:rPr>
          <m:t>−</m:t>
        </m:r>
        <m:r>
          <m:t>y</m:t>
        </m:r>
      </m:oMath>
      <w:del w:id="3555" w:author="PR Preview" w:date="2026-01-01T00:00:00Z">
        <w:r>
          <w:delText xml:space="preserve">​</w:delText>
        </w:r>
      </w:del>
    </w:p>
    <w:p>
      <w:pPr>
        <w:pStyle w:val="Compact"/>
        <w:numPr>
          <w:ilvl w:val="0"/>
          <w:numId w:val="1015"/>
        </w:numPr>
      </w:pPr>
      <m:oMath>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y</m:t>
        </m:r>
        <m:sSup>
          <m:e>
            <m:r>
              <m:rPr>
                <m:sty m:val="p"/>
              </m:rPr>
              <m:t>)</m:t>
            </m:r>
          </m:e>
          <m:sup>
            <m:r>
              <m:t>2</m:t>
            </m:r>
          </m:sup>
        </m:sSup>
      </m:oMath>
      <w:del w:id="3556" w:author="PR Preview" w:date="2026-01-01T00:00:00Z">
        <w:r>
          <w:delText xml:space="preserve">​</w:delText>
        </w:r>
      </w:del>
    </w:p>
    <w:p>
      <w:pPr>
        <w:pStyle w:val="Compact"/>
        <w:numPr>
          <w:ilvl w:val="0"/>
          <w:numId w:val="1015"/>
        </w:numPr>
      </w:pPr>
      <m:oMath>
        <m:r>
          <m:t>​</m:t>
        </m:r>
        <m:d>
          <m:dPr>
            <m:begChr m:val="∥"/>
            <m:sepChr m:val=""/>
            <m:endChr m:val="∥"/>
            <m:grow/>
          </m:dPr>
          <m:e>
            <m:limLow>
              <m:e>
                <m:r>
                  <m:t>w</m:t>
                </m:r>
              </m:e>
              <m:lim>
                <m:r>
                  <m:rPr>
                    <m:sty m:val="p"/>
                  </m:rPr>
                  <m:t>∼</m:t>
                </m:r>
              </m:lim>
            </m:limLow>
          </m:e>
        </m:d>
        <m:sSubSup>
          <m:e>
            <m:r>
              <m:t>​</m:t>
            </m:r>
          </m:e>
          <m:sub>
            <m:r>
              <m:t>2</m:t>
            </m:r>
          </m:sub>
          <m:sup>
            <m:r>
              <m:t>2</m:t>
            </m:r>
          </m:sup>
        </m:sSubSup>
      </m:oMath>
      <w:del w:id="3557" w:author="PR Preview" w:date="2026-01-01T00:00:00Z">
        <w:r>
          <w:delText xml:space="preserve">​</w:delText>
        </w:r>
      </w:del>
    </w:p>
    <w:p>
      <w:pPr>
        <w:pStyle w:val="BodyText"/>
      </w:pPr>
      <w:ins w:id="3558" w:author="PR Preview" w:date="2026-01-01T00:00:00Z">
        <w:r>
          <w:rPr>
            <w:b/>
            <w:bCs/>
          </w:rPr>
          <w:t xml:space="preserve">Exercise 6 (Which of these are affine in</w:t>
        </w:r>
      </w:ins>
      <w:ins w:id="3559" w:author="PR Preview" w:date="2026-01-01T00:00:00Z">
        <w:r>
          <w:rPr>
            <w:b/>
            <w:bCs/>
          </w:rPr>
          <w:t xml:space="preserve"> </w:t>
        </w:r>
      </w:ins>
      <w:ins w:id="3560" w:author="PR Preview" w:date="2026-01-01T00:00:00Z">
        <w:r>
          <w:rPr>
            <w:b/>
            <w:bCs/>
          </w:rPr>
          <w:t xml:space="preserve">$\mathord{\smash[b]{\underset{\raise.3ex\hbox{$\scriptstyle\sim$}}{w}}\vphantom{w}}$</w:t>
        </w:r>
      </w:ins>
      <w:ins w:id="3561" w:author="PR Preview" w:date="2026-01-01T00:00:00Z">
        <w:r>
          <w:rPr>
            <w:b/>
            <w:bCs/>
          </w:rPr>
          <w:t xml:space="preserve">?)</w:t>
        </w:r>
      </w:ins>
      <w:ins w:id="3562" w:author="PR Preview" w:date="2026-01-01T00:00:00Z">
        <w:r>
          <w:t xml:space="preserve"> </w:t>
        </w:r>
      </w:ins>
      <w:ins w:id="3563" w:author="PR Preview" w:date="2026-01-01T00:00:00Z">
        <w:r>
          <w:t xml:space="preserve">Each of the five expressions is a function of the weights</w:t>
        </w:r>
      </w:ins>
      <w:ins w:id="3564" w:author="PR Preview" w:date="2026-01-01T00:00:00Z">
        <w:r>
          <w:t xml:space="preserve"> </w:t>
        </w:r>
      </w:ins>
      <w:ins w:id="3565" w:author="PR Preview" w:date="2026-01-01T00:00:00Z">
        <w:r>
          <w:t xml:space="preserve">$\mathord{\smash[b]{\underset{\raise.3ex\hbox{$\scriptstyle\sim$}}{w}}\vphantom{w}} \in \mathbb{R}^p$</w:t>
        </w:r>
      </w:ins>
      <w:ins w:id="3566" w:author="PR Preview" w:date="2026-01-01T00:00:00Z">
        <w:r>
          <w:t xml:space="preserve">,</w:t>
        </w:r>
      </w:ins>
      <w:ins w:id="3567" w:author="PR Preview" w:date="2026-01-01T00:00:00Z">
        <w:r>
          <w:t xml:space="preserve"> </w:t>
        </w:r>
      </w:ins>
      <w:ins w:id="3568" w:author="PR Preview" w:date="2026-01-01T00:00:00Z">
        <w:r>
          <w:t xml:space="preserve">with the data</w:t>
        </w:r>
      </w:ins>
      <w:ins w:id="3569" w:author="PR Preview" w:date="2026-01-01T00:00:00Z">
        <w:r>
          <w:t xml:space="preserve"> </w:t>
        </w:r>
      </w:ins>
      <w:ins w:id="3570" w:author="PR Preview" w:date="2026-01-01T00:00:00Z">
        <w:r>
          <w:t xml:space="preserve">$\mathord{\smash[b]{\underset{\raise.3ex\hbox{$\scriptstyle\sim$}}{x}}\vphantom{x}}$</w:t>
        </w:r>
      </w:ins>
      <w:ins w:id="3571" w:author="PR Preview" w:date="2026-01-01T00:00:00Z">
        <w:r>
          <w:t xml:space="preserve"> </w:t>
        </w:r>
      </w:ins>
      <w:ins w:id="3572" w:author="PR Preview" w:date="2026-01-01T00:00:00Z">
        <w:r>
          <w:t xml:space="preserve">and</w:t>
        </w:r>
      </w:ins>
      <w:ins w:id="3573" w:author="PR Preview" w:date="2026-01-01T00:00:00Z">
        <w:r>
          <w:t xml:space="preserve"> </w:t>
        </w:r>
      </w:ins>
      <m:oMath>
        <m:r>
          <m:t>y</m:t>
        </m:r>
      </m:oMath>
      <w:ins w:id="3574" w:author="PR Preview" w:date="2026-01-01T00:00:00Z">
        <w:r>
          <w:t xml:space="preserve"> </w:t>
        </w:r>
      </w:ins>
      <w:ins w:id="3575" w:author="PR Preview" w:date="2026-01-01T00:00:00Z">
        <w:r>
          <w:t xml:space="preserve">held fixed.</w:t>
        </w:r>
      </w:ins>
      <w:ins w:id="3576" w:author="PR Preview" w:date="2026-01-01T00:00:00Z">
        <w:r>
          <w:t xml:space="preserve"> </w:t>
        </w:r>
      </w:ins>
      <w:ins w:id="3577" w:author="PR Preview" w:date="2026-01-01T00:00:00Z">
        <w:r>
          <w:t xml:space="preserve">Say which ones are affine (</w:t>
        </w:r>
      </w:ins>
      <w:hyperlink w:anchor="def-affine-map">
        <w:ins w:id="3578" w:author="PR Preview" w:date="2026-01-01T00:00:00Z">
          <w:r>
            <w:rPr>
              <w:rStyle w:val="Hyperlink"/>
            </w:rPr>
            <w:t xml:space="preserve">Definition 38</w:t>
          </w:r>
        </w:ins>
      </w:hyperlink>
      <w:ins w:id="3579" w:author="PR Preview" w:date="2026-01-01T00:00:00Z">
        <w:r>
          <w:t xml:space="preserve">), that is, have the form</w:t>
        </w:r>
      </w:ins>
      <w:ins w:id="3580" w:author="PR Preview" w:date="2026-01-01T00:00:00Z">
        <w:r>
          <w:t xml:space="preserve"> </w:t>
        </w:r>
      </w:ins>
      <w:hyperlink w:anchor="eq-linear-scalar">
        <w:ins w:id="3581" w:author="PR Preview" w:date="2026-01-01T00:00:00Z">
          <w:r>
            <w:rPr>
              <w:rStyle w:val="Hyperlink"/>
            </w:rPr>
            <w:t xml:space="preserve">Equation 4</w:t>
          </w:r>
        </w:ins>
      </w:hyperlink>
      <w:ins w:id="3582" w:author="PR Preview" w:date="2026-01-01T00:00:00Z">
        <w:r>
          <w:t xml:space="preserve"> </w:t>
        </w:r>
      </w:ins>
      <w:ins w:id="3583" w:author="PR Preview" w:date="2026-01-01T00:00:00Z">
        <w:r>
          <w:t xml:space="preserve">— an inner product plus an offset — and which of those are also linear (</w:t>
        </w:r>
      </w:ins>
      <w:hyperlink w:anchor="def-linear-map">
        <w:ins w:id="3584" w:author="PR Preview" w:date="2026-01-01T00:00:00Z">
          <w:r>
            <w:rPr>
              <w:rStyle w:val="Hyperlink"/>
            </w:rPr>
            <w:t xml:space="preserve">Definition 34</w:t>
          </w:r>
        </w:ins>
      </w:hyperlink>
      <w:ins w:id="3585" w:author="PR Preview" w:date="2026-01-01T00:00:00Z">
        <w:r>
          <w:t xml:space="preserve">).</w:t>
        </w:r>
      </w:ins>
    </w:p>
    <w:p>
      <w:pPr>
        <w:pStyle w:val="Compact"/>
        <w:numPr>
          <w:ilvl w:val="0"/>
          <w:numId w:val="1015"/>
        </w:numPr>
      </w:pPr>
      <w:ins w:id="3586" w:author="PR Preview" w:date="2026-01-01T00:00:00Z">
        <w:r>
          <w:t xml:space="preserve">$\mathord{\smash[b]{\underset{\raise.3ex\hbox{$\scriptstyle\sim$}}{w}}\vphantom{w}}^{\top} \mathord{\smash[b]{\underset{\raise.3ex\hbox{$\scriptstyle\sim$}}{x}}\vphantom{x}}$</w:t>
        </w:r>
      </w:ins>
      <w:ins w:id="3587" w:author="PR Preview" w:date="2026-01-01T00:00:00Z">
        <w:r>
          <w:t xml:space="preserve">​</w:t>
        </w:r>
      </w:ins>
    </w:p>
    <w:p>
      <w:pPr>
        <w:pStyle w:val="Compact"/>
        <w:numPr>
          <w:ilvl w:val="0"/>
          <w:numId w:val="1015"/>
        </w:numPr>
      </w:pPr>
      <w:ins w:id="3588" w:author="PR Preview" w:date="2026-01-01T00:00:00Z">
        <w:r>
          <w:t xml:space="preserve">$\mathord{\smash[b]{\underset{\raise.3ex\hbox{$\scriptstyle\sim$}}{w}}\vphantom{w}}^{\top} \mathord{\smash[b]{\underset{\raise.3ex\hbox{$\scriptstyle\sim$}}{x}}\vphantom{x}}- y$</w:t>
        </w:r>
      </w:ins>
      <w:ins w:id="3589" w:author="PR Preview" w:date="2026-01-01T00:00:00Z">
        <w:r>
          <w:t xml:space="preserve">​</w:t>
        </w:r>
      </w:ins>
    </w:p>
    <w:p>
      <w:pPr>
        <w:pStyle w:val="Compact"/>
        <w:numPr>
          <w:ilvl w:val="0"/>
          <w:numId w:val="1015"/>
        </w:numPr>
      </w:pPr>
      <w:ins w:id="3590" w:author="PR Preview" w:date="2026-01-01T00:00:00Z">
        <w:r>
          <w:t xml:space="preserve">$(\mathord{\smash[b]{\underset{\raise.3ex\hbox{$\scriptstyle\sim$}}{w}}\vphantom{w}}^{\top} \mathord{\smash[b]{\underset{\raise.3ex\hbox{$\scriptstyle\sim$}}{x}}\vphantom{x}}- y)^2$</w:t>
        </w:r>
      </w:ins>
      <w:ins w:id="3591" w:author="PR Preview" w:date="2026-01-01T00:00:00Z">
        <w:r>
          <w:t xml:space="preserve">​</w:t>
        </w:r>
      </w:ins>
    </w:p>
    <w:p>
      <w:pPr>
        <w:pStyle w:val="Compact"/>
        <w:numPr>
          <w:ilvl w:val="0"/>
          <w:numId w:val="1015"/>
        </w:numPr>
      </w:pPr>
      <w:ins w:id="3592" w:author="PR Preview" w:date="2026-01-01T00:00:00Z">
        <w:r>
          <w:t xml:space="preserve">$\mathopen{}\left\lVert\mathord{\smash[b]{\underset{\raise.3ex\hbox{$\scriptstyle\sim$}}{w}}\vphantom{w}}\right\rVert\mathclose{}_2^2$</w:t>
        </w:r>
      </w:ins>
      <w:ins w:id="3593" w:author="PR Preview" w:date="2026-01-01T00:00:00Z">
        <w:r>
          <w:t xml:space="preserve">​</w:t>
        </w:r>
      </w:ins>
    </w:p>
    <w:p>
      <w:pPr>
        <w:pStyle w:val="Compact"/>
        <w:numPr>
          <w:ilvl w:val="0"/>
          <w:numId w:val="1015"/>
        </w:numPr>
      </w:pPr>
      <m:oMath>
        <m:sSub>
          <m:e>
            <m:r>
              <m:t>w</m:t>
            </m:r>
          </m:e>
          <m:sub>
            <m:r>
              <m:t>1</m:t>
            </m:r>
          </m:sub>
        </m:sSub>
        <m:sSub>
          <m:e>
            <m:r>
              <m:t>x</m:t>
            </m:r>
          </m:e>
          <m:sub>
            <m:r>
              <m:t>1</m:t>
            </m:r>
          </m:sub>
        </m:sSub>
        <m:r>
          <m:rPr>
            <m:sty m:val="p"/>
          </m:rPr>
          <m:t>+</m:t>
        </m:r>
        <m:r>
          <m:t>3</m:t>
        </m:r>
      </m:oMath>
      <w:r>
        <w:t xml:space="preserve">​</w:t>
      </w:r>
    </w:p>
    <w:bookmarkEnd w:id="179"/>
    <w:bookmarkStart w:id="180" w:name="sol-which-are-linear"/>
    <w:p>
      <w:pPr>
        <w:pStyle w:val="FirstParagraph"/>
      </w:pPr>
      <w:r>
        <w:rPr>
          <w:i/>
          <w:iCs/>
        </w:rPr>
        <w:t xml:space="preserve">Solution 6</w:t>
      </w:r>
      <w:r>
        <w:t xml:space="preserve">. </w:t>
      </w:r>
    </w:p>
    <w:p>
      <w:pPr>
        <w:pStyle w:val="Compact"/>
        <w:numPr>
          <w:ilvl w:val="0"/>
          <w:numId w:val="1016"/>
        </w:numPr>
      </w:pPr>
      <w:del w:id="3594" w:author="PR Preview" w:date="2026-01-01T00:00:00Z">
        <w:r>
          <w:rPr>
            <w:b/>
            <w:bCs/>
          </w:rPr>
          <w:delText xml:space="preserve">Affine, and linear.</w:delText>
        </w:r>
      </w:del>
      <w:del w:id="3595" w:author="PR Preview" w:date="2026-01-01T00:00:00Z">
        <w:r>
          <w:delText xml:space="preserve"> </w:delText>
        </w:r>
      </w:del>
      <w:del w:id="3596" w:author="PR Preview" w:date="2026-01-01T00:00:00Z">
        <w:r>
          <w:delText xml:space="preserve">It is</w:delText>
        </w:r>
      </w:del>
      <w:del w:id="3597" w:author="PR Preview" w:date="2026-01-01T00:00:00Z">
        <w:r>
          <w:delText xml:space="preserve"> </w:delText>
        </w:r>
      </w:del>
      <w:hyperlink w:anchor="eq-linear-scalar">
        <w:del w:id="3598" w:author="PR Preview" w:date="2026-01-01T00:00:00Z">
          <w:r>
            <w:rPr>
              <w:rStyle w:val="Hyperlink"/>
            </w:rPr>
            <w:delText xml:space="preserve">Equation 4</w:delText>
          </w:r>
        </w:del>
      </w:hyperlink>
      <w:del w:id="3599" w:author="PR Preview" w:date="2026-01-01T00:00:00Z">
        <w:r>
          <w:delText xml:space="preserve"> </w:delText>
        </w:r>
      </w:del>
      <w:del w:id="3600" w:author="PR Preview" w:date="2026-01-01T00:00:00Z">
        <w:r>
          <w:delText xml:space="preserve">with</w:delText>
        </w:r>
      </w:del>
      <w:del w:id="3601" w:author="PR Preview" w:date="2026-01-01T00:00:00Z">
        <w:r>
          <w:delText xml:space="preserve"> </w:delText>
        </w:r>
      </w:del>
      <m:oMath>
        <m:r>
          <m:t>b</m:t>
        </m:r>
        <m:r>
          <m:rPr>
            <m:sty m:val="p"/>
          </m:rPr>
          <m:t>=</m:t>
        </m:r>
        <m:r>
          <m:t>0</m:t>
        </m:r>
      </m:oMath>
      <w:del w:id="3602" w:author="PR Preview" w:date="2026-01-01T00:00:00Z">
        <w:r>
          <w:delText xml:space="preserve">,</w:delText>
        </w:r>
      </w:del>
      <w:del w:id="3603" w:author="PR Preview" w:date="2026-01-01T00:00:00Z">
        <w:r>
          <w:delText xml:space="preserve"> </w:delText>
        </w:r>
      </w:del>
      <w:del w:id="3604" w:author="PR Preview" w:date="2026-01-01T00:00:00Z">
        <w:r>
          <w:delText xml:space="preserve">which is a linear map by</w:delText>
        </w:r>
      </w:del>
      <w:del w:id="3605" w:author="PR Preview" w:date="2026-01-01T00:00:00Z">
        <w:r>
          <w:delText xml:space="preserve"> </w:delText>
        </w:r>
      </w:del>
      <w:hyperlink w:anchor="thm-matrix-map-linear">
        <w:del w:id="3606" w:author="PR Preview" w:date="2026-01-01T00:00:00Z">
          <w:r>
            <w:rPr>
              <w:rStyle w:val="Hyperlink"/>
            </w:rPr>
            <w:delText xml:space="preserve">Theorem 12</w:delText>
          </w:r>
        </w:del>
      </w:hyperlink>
      <w:del w:id="3607" w:author="PR Preview" w:date="2026-01-01T00:00:00Z">
        <w:r>
          <w:delText xml:space="preserve">: the matrix</w:delText>
        </w:r>
      </w:del>
      <w:del w:id="3608" w:author="PR Preview" w:date="2026-01-01T00:00:00Z">
        <w:r>
          <w:delText xml:space="preserve"> </w:delText>
        </w:r>
      </w:del>
      <m:oMath>
        <m:sSup>
          <m:e>
            <m:limLow>
              <m:e>
                <m:r>
                  <m:t>x</m:t>
                </m:r>
              </m:e>
              <m:lim>
                <m:r>
                  <m:rPr>
                    <m:sty m:val="p"/>
                  </m:rPr>
                  <m:t>∼</m:t>
                </m:r>
              </m:lim>
            </m:limLow>
          </m:e>
          <m:sup>
            <m:r>
              <m:rPr>
                <m:sty m:val="p"/>
              </m:rPr>
              <m:t>⊤</m:t>
            </m:r>
          </m:sup>
        </m:sSup>
      </m:oMath>
      <w:del w:id="3609" w:author="PR Preview" w:date="2026-01-01T00:00:00Z">
        <w:r>
          <w:delText xml:space="preserve"> </w:delText>
        </w:r>
      </w:del>
      <w:del w:id="3610" w:author="PR Preview" w:date="2026-01-01T00:00:00Z">
        <w:r>
          <w:delText xml:space="preserve">times</w:delText>
        </w:r>
      </w:del>
      <w:del w:id="3611" w:author="PR Preview" w:date="2026-01-01T00:00:00Z">
        <w:r>
          <w:delText xml:space="preserve"> </w:delText>
        </w:r>
      </w:del>
      <m:oMath>
        <m:limLow>
          <m:e>
            <m:r>
              <m:t>w</m:t>
            </m:r>
          </m:e>
          <m:lim>
            <m:r>
              <m:rPr>
                <m:sty m:val="p"/>
              </m:rPr>
              <m:t>∼</m:t>
            </m:r>
          </m:lim>
        </m:limLow>
      </m:oMath>
      <w:del w:id="3612" w:author="PR Preview" w:date="2026-01-01T00:00:00Z">
        <w:r>
          <w:delText xml:space="preserve">.</w:delText>
        </w:r>
      </w:del>
    </w:p>
    <w:p>
      <w:pPr>
        <w:pStyle w:val="Compact"/>
        <w:numPr>
          <w:ilvl w:val="0"/>
          <w:numId w:val="1016"/>
        </w:numPr>
      </w:pPr>
      <w:del w:id="3613" w:author="PR Preview" w:date="2026-01-01T00:00:00Z">
        <w:r>
          <w:rPr>
            <w:b/>
            <w:bCs/>
          </w:rPr>
          <w:delText xml:space="preserve">Affine.</w:delText>
        </w:r>
      </w:del>
      <w:del w:id="3614" w:author="PR Preview" w:date="2026-01-01T00:00:00Z">
        <w:r>
          <w:delText xml:space="preserve"> </w:delText>
        </w:r>
      </w:del>
      <w:del w:id="3615" w:author="PR Preview" w:date="2026-01-01T00:00:00Z">
        <w:r>
          <w:delText xml:space="preserve">Still an inner product plus an offset; here the offset is</w:delText>
        </w:r>
      </w:del>
      <w:del w:id="3616" w:author="PR Preview" w:date="2026-01-01T00:00:00Z">
        <w:r>
          <w:delText xml:space="preserve"> </w:delText>
        </w:r>
      </w:del>
      <m:oMath>
        <m:r>
          <m:t>b</m:t>
        </m:r>
        <m:r>
          <m:rPr>
            <m:sty m:val="p"/>
          </m:rPr>
          <m:t>=</m:t>
        </m:r>
        <m:r>
          <m:rPr>
            <m:sty m:val="p"/>
          </m:rPr>
          <m:t>−</m:t>
        </m:r>
        <m:r>
          <m:t>y</m:t>
        </m:r>
      </m:oMath>
      <w:del w:id="3617" w:author="PR Preview" w:date="2026-01-01T00:00:00Z">
        <w:r>
          <w:delText xml:space="preserve">, which is a constant because</w:delText>
        </w:r>
      </w:del>
      <w:del w:id="3618" w:author="PR Preview" w:date="2026-01-01T00:00:00Z">
        <w:r>
          <w:delText xml:space="preserve"> </w:delText>
        </w:r>
      </w:del>
      <m:oMath>
        <m:r>
          <m:t>y</m:t>
        </m:r>
      </m:oMath>
      <w:del w:id="3619" w:author="PR Preview" w:date="2026-01-01T00:00:00Z">
        <w:r>
          <w:delText xml:space="preserve"> </w:delText>
        </w:r>
      </w:del>
      <w:del w:id="3620" w:author="PR Preview" w:date="2026-01-01T00:00:00Z">
        <w:r>
          <w:delText xml:space="preserve">is held fixed.</w:delText>
        </w:r>
      </w:del>
      <w:del w:id="3621" w:author="PR Preview" w:date="2026-01-01T00:00:00Z">
        <w:r>
          <w:delText xml:space="preserve"> </w:delText>
        </w:r>
      </w:del>
      <w:del w:id="3622" w:author="PR Preview" w:date="2026-01-01T00:00:00Z">
        <w:r>
          <w:delText xml:space="preserve">It is linear only when</w:delText>
        </w:r>
      </w:del>
      <w:del w:id="3623" w:author="PR Preview" w:date="2026-01-01T00:00:00Z">
        <w:r>
          <w:delText xml:space="preserve"> </w:delText>
        </w:r>
      </w:del>
      <m:oMath>
        <m:r>
          <m:t>y</m:t>
        </m:r>
        <m:r>
          <m:rPr>
            <m:sty m:val="p"/>
          </m:rPr>
          <m:t>=</m:t>
        </m:r>
        <m:r>
          <m:t>0</m:t>
        </m:r>
      </m:oMath>
      <w:del w:id="3624" w:author="PR Preview" w:date="2026-01-01T00:00:00Z">
        <w:r>
          <w:delText xml:space="preserve">: otherwise</w:delText>
        </w:r>
      </w:del>
      <w:del w:id="3625"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626" w:author="PR Preview" w:date="2026-01-01T00:00:00Z">
        <w:r>
          <w:delText xml:space="preserve"> </w:delText>
        </w:r>
      </w:del>
      <w:del w:id="3627" w:author="PR Preview" w:date="2026-01-01T00:00:00Z">
        <w:r>
          <w:delText xml:space="preserve">gives</w:delText>
        </w:r>
      </w:del>
      <w:del w:id="3628" w:author="PR Preview" w:date="2026-01-01T00:00:00Z">
        <w:r>
          <w:delText xml:space="preserve"> </w:delText>
        </w:r>
      </w:del>
      <m:oMath>
        <m:r>
          <m:rPr>
            <m:sty m:val="p"/>
          </m:rPr>
          <m:t>−</m:t>
        </m:r>
        <m:r>
          <m:t>y</m:t>
        </m:r>
        <m:r>
          <m:rPr>
            <m:sty m:val="p"/>
          </m:rPr>
          <m:t>≠</m:t>
        </m:r>
        <m:r>
          <m:t>0</m:t>
        </m:r>
      </m:oMath>
      <w:del w:id="3629" w:author="PR Preview" w:date="2026-01-01T00:00:00Z">
        <w:r>
          <w:delText xml:space="preserve">,</w:delText>
        </w:r>
      </w:del>
      <w:del w:id="3630" w:author="PR Preview" w:date="2026-01-01T00:00:00Z">
        <w:r>
          <w:delText xml:space="preserve"> </w:delText>
        </w:r>
      </w:del>
      <w:del w:id="3631" w:author="PR Preview" w:date="2026-01-01T00:00:00Z">
        <w:r>
          <w:delText xml:space="preserve">and a linear map sends</w:delText>
        </w:r>
      </w:del>
      <w:del w:id="3632" w:author="PR Preview" w:date="2026-01-01T00:00:00Z">
        <w:r>
          <w:delText xml:space="preserve"> </w:delText>
        </w:r>
      </w:del>
      <m:oMath>
        <m:limLow>
          <m:e>
            <m:r>
              <m:t>0</m:t>
            </m:r>
          </m:e>
          <m:lim>
            <m:r>
              <m:rPr>
                <m:sty m:val="p"/>
              </m:rPr>
              <m:t>∼</m:t>
            </m:r>
          </m:lim>
        </m:limLow>
      </m:oMath>
      <w:del w:id="3633" w:author="PR Preview" w:date="2026-01-01T00:00:00Z">
        <w:r>
          <w:delText xml:space="preserve"> </w:delText>
        </w:r>
      </w:del>
      <w:del w:id="3634" w:author="PR Preview" w:date="2026-01-01T00:00:00Z">
        <w:r>
          <w:delText xml:space="preserve">to</w:delText>
        </w:r>
      </w:del>
      <w:del w:id="3635" w:author="PR Preview" w:date="2026-01-01T00:00:00Z">
        <w:r>
          <w:delText xml:space="preserve"> </w:delText>
        </w:r>
      </w:del>
      <m:oMath>
        <m:r>
          <m:t>0</m:t>
        </m:r>
      </m:oMath>
      <w:del w:id="3636" w:author="PR Preview" w:date="2026-01-01T00:00:00Z">
        <w:r>
          <w:delText xml:space="preserve"> </w:delText>
        </w:r>
      </w:del>
      <w:del w:id="3637" w:author="PR Preview" w:date="2026-01-01T00:00:00Z">
        <w:r>
          <w:delText xml:space="preserve">(</w:delText>
        </w:r>
      </w:del>
      <w:hyperlink w:anchor="thm-linear-map-zero">
        <w:del w:id="3638" w:author="PR Preview" w:date="2026-01-01T00:00:00Z">
          <w:r>
            <w:rPr>
              <w:rStyle w:val="Hyperlink"/>
            </w:rPr>
            <w:delText xml:space="preserve">Theorem 11</w:delText>
          </w:r>
        </w:del>
      </w:hyperlink>
      <w:del w:id="3639" w:author="PR Preview" w:date="2026-01-01T00:00:00Z">
        <w:r>
          <w:delText xml:space="preserve">).</w:delText>
        </w:r>
      </w:del>
    </w:p>
    <w:p>
      <w:pPr>
        <w:pStyle w:val="Compact"/>
        <w:numPr>
          <w:ilvl w:val="0"/>
          <w:numId w:val="1016"/>
        </w:numPr>
      </w:pPr>
      <w:del w:id="3640" w:author="PR Preview" w:date="2026-01-01T00:00:00Z">
        <w:r>
          <w:rPr>
            <w:b/>
            <w:bCs/>
          </w:rPr>
          <w:delText xml:space="preserve">Not affine.</w:delText>
        </w:r>
      </w:del>
      <w:del w:id="3641" w:author="PR Preview" w:date="2026-01-01T00:00:00Z">
        <w:r>
          <w:delText xml:space="preserve"> </w:delText>
        </w:r>
      </w:del>
      <w:del w:id="3642" w:author="PR Preview" w:date="2026-01-01T00:00:00Z">
        <w:r>
          <w:delText xml:space="preserve">Squaring is not an inner product plus an offset.</w:delText>
        </w:r>
      </w:del>
      <w:del w:id="3643" w:author="PR Preview" w:date="2026-01-01T00:00:00Z">
        <w:r>
          <w:delText xml:space="preserve"> </w:delText>
        </w:r>
      </w:del>
      <w:del w:id="3644" w:author="PR Preview" w:date="2026-01-01T00:00:00Z">
        <w:r>
          <w:delText xml:space="preserve">This expression is the squared error of one observation, and its</w:delText>
        </w:r>
      </w:del>
      <w:del w:id="3645" w:author="PR Preview" w:date="2026-01-01T00:00:00Z">
        <w:r>
          <w:delText xml:space="preserve"> </w:delText>
        </w:r>
      </w:del>
      <w:del w:id="3646" w:author="PR Preview" w:date="2026-01-01T00:00:00Z">
        <w:r>
          <w:delText xml:space="preserve">curvature in</w:delText>
        </w:r>
      </w:del>
      <w:del w:id="3647" w:author="PR Preview" w:date="2026-01-01T00:00:00Z">
        <w:r>
          <w:delText xml:space="preserve"> </w:delText>
        </w:r>
      </w:del>
      <m:oMath>
        <m:limLow>
          <m:e>
            <m:r>
              <m:t>w</m:t>
            </m:r>
          </m:e>
          <m:lim>
            <m:r>
              <m:rPr>
                <m:sty m:val="p"/>
              </m:rPr>
              <m:t>∼</m:t>
            </m:r>
          </m:lim>
        </m:limLow>
      </m:oMath>
      <w:del w:id="3648" w:author="PR Preview" w:date="2026-01-01T00:00:00Z">
        <w:r>
          <w:delText xml:space="preserve"> </w:delText>
        </w:r>
      </w:del>
      <w:del w:id="3649" w:author="PR Preview" w:date="2026-01-01T00:00:00Z">
        <w:r>
          <w:delText xml:space="preserve">is exactly why fitting a model is an optimization</w:delText>
        </w:r>
      </w:del>
      <w:del w:id="3650" w:author="PR Preview" w:date="2026-01-01T00:00:00Z">
        <w:r>
          <w:delText xml:space="preserve"> </w:delText>
        </w:r>
      </w:del>
      <w:del w:id="3651" w:author="PR Preview" w:date="2026-01-01T00:00:00Z">
        <w:r>
          <w:delText xml:space="preserve">problem rather than a lookup.</w:delText>
        </w:r>
      </w:del>
    </w:p>
    <w:p>
      <w:pPr>
        <w:pStyle w:val="Compact"/>
        <w:numPr>
          <w:ilvl w:val="0"/>
          <w:numId w:val="1016"/>
        </w:numPr>
      </w:pPr>
      <w:del w:id="3652" w:author="PR Preview" w:date="2026-01-01T00:00:00Z">
        <w:r>
          <w:rPr>
            <w:b/>
            <w:bCs/>
          </w:rPr>
          <w:delText xml:space="preserve">Not affine.</w:delText>
        </w:r>
      </w:del>
      <w:del w:id="3653" w:author="PR Preview" w:date="2026-01-01T00:00:00Z">
        <w:r>
          <w:delText xml:space="preserve"> </w:delText>
        </w:r>
      </w:del>
      <w:del w:id="3654" w:author="PR Preview" w:date="2026-01-01T00:00:00Z">
        <w:r>
          <w:delText xml:space="preserve">By</w:delText>
        </w:r>
      </w:del>
      <w:del w:id="3655" w:author="PR Preview" w:date="2026-01-01T00:00:00Z">
        <w:r>
          <w:delText xml:space="preserve"> </w:delText>
        </w:r>
      </w:del>
      <w:hyperlink w:anchor="eq-l2-norm">
        <w:del w:id="3656" w:author="PR Preview" w:date="2026-01-01T00:00:00Z">
          <w:r>
            <w:rPr>
              <w:rStyle w:val="Hyperlink"/>
            </w:rPr>
            <w:delText xml:space="preserve">Equation 2</w:delText>
          </w:r>
        </w:del>
      </w:hyperlink>
      <w:del w:id="3657" w:author="PR Preview" w:date="2026-01-01T00:00:00Z">
        <w:r>
          <w:delText xml:space="preserve"> </w:delText>
        </w:r>
      </w:del>
      <w:del w:id="3658" w:author="PR Preview" w:date="2026-01-01T00:00:00Z">
        <w:r>
          <w:delText xml:space="preserve">this is</w:delText>
        </w:r>
      </w:del>
      <w:del w:id="3659" w:author="PR Preview" w:date="2026-01-01T00:00:00Z">
        <w:r>
          <w:delText xml:space="preserve"> </w:delText>
        </w:r>
      </w:del>
      <m:oMath>
        <m:sSup>
          <m:e>
            <m:limLow>
              <m:e>
                <m:r>
                  <m:t>w</m:t>
                </m:r>
              </m:e>
              <m:lim>
                <m:r>
                  <m:rPr>
                    <m:sty m:val="p"/>
                  </m:rPr>
                  <m:t>∼</m:t>
                </m:r>
              </m:lim>
            </m:limLow>
          </m:e>
          <m:sup>
            <m:r>
              <m:rPr>
                <m:sty m:val="p"/>
              </m:rPr>
              <m:t>⊤</m:t>
            </m:r>
          </m:sup>
        </m:sSup>
        <m:limLow>
          <m:e>
            <m:r>
              <m:t>w</m:t>
            </m:r>
          </m:e>
          <m:lim>
            <m:r>
              <m:rPr>
                <m:sty m:val="p"/>
              </m:rPr>
              <m:t>∼</m:t>
            </m:r>
          </m:lim>
        </m:limLow>
      </m:oMath>
      <w:del w:id="3660" w:author="PR Preview" w:date="2026-01-01T00:00:00Z">
        <w:r>
          <w:delText xml:space="preserve">,</w:delText>
        </w:r>
      </w:del>
      <w:del w:id="3661" w:author="PR Preview" w:date="2026-01-01T00:00:00Z">
        <w:r>
          <w:delText xml:space="preserve"> </w:delText>
        </w:r>
      </w:del>
      <w:del w:id="3662" w:author="PR Preview" w:date="2026-01-01T00:00:00Z">
        <w:r>
          <w:delText xml:space="preserve">which has</w:delText>
        </w:r>
      </w:del>
      <w:del w:id="3663" w:author="PR Preview" w:date="2026-01-01T00:00:00Z">
        <w:r>
          <w:delText xml:space="preserve"> </w:delText>
        </w:r>
      </w:del>
      <m:oMath>
        <m:limLow>
          <m:e>
            <m:r>
              <m:t>w</m:t>
            </m:r>
          </m:e>
          <m:lim>
            <m:r>
              <m:rPr>
                <m:sty m:val="p"/>
              </m:rPr>
              <m:t>∼</m:t>
            </m:r>
          </m:lim>
        </m:limLow>
      </m:oMath>
      <w:del w:id="3664" w:author="PR Preview" w:date="2026-01-01T00:00:00Z">
        <w:r>
          <w:delText xml:space="preserve"> </w:delText>
        </w:r>
      </w:del>
      <w:del w:id="3665" w:author="PR Preview" w:date="2026-01-01T00:00:00Z">
        <w:r>
          <w:delText xml:space="preserve">in both slots at once.</w:delText>
        </w:r>
      </w:del>
      <w:del w:id="3666" w:author="PR Preview" w:date="2026-01-01T00:00:00Z">
        <w:r>
          <w:delText xml:space="preserve"> </w:delText>
        </w:r>
      </w:del>
      <w:del w:id="3667" w:author="PR Preview" w:date="2026-01-01T00:00:00Z">
        <w:r>
          <w:delText xml:space="preserve">Hold either slot fixed and it is linear in the other;</w:delText>
        </w:r>
      </w:del>
      <w:del w:id="3668" w:author="PR Preview" w:date="2026-01-01T00:00:00Z">
        <w:r>
          <w:delText xml:space="preserve"> </w:delText>
        </w:r>
      </w:del>
      <w:del w:id="3669" w:author="PR Preview" w:date="2026-01-01T00:00:00Z">
        <w:r>
          <w:delText xml:space="preserve">as a function of the single variable</w:delText>
        </w:r>
      </w:del>
      <w:del w:id="3670" w:author="PR Preview" w:date="2026-01-01T00:00:00Z">
        <w:r>
          <w:delText xml:space="preserve"> </w:delText>
        </w:r>
      </w:del>
      <m:oMath>
        <m:limLow>
          <m:e>
            <m:r>
              <m:t>w</m:t>
            </m:r>
          </m:e>
          <m:lim>
            <m:r>
              <m:rPr>
                <m:sty m:val="p"/>
              </m:rPr>
              <m:t>∼</m:t>
            </m:r>
          </m:lim>
        </m:limLow>
      </m:oMath>
      <w:del w:id="3671" w:author="PR Preview" w:date="2026-01-01T00:00:00Z">
        <w:r>
          <w:delText xml:space="preserve"> </w:delText>
        </w:r>
      </w:del>
      <w:del w:id="3672" w:author="PR Preview" w:date="2026-01-01T00:00:00Z">
        <w:r>
          <w:delText xml:space="preserve">it is quadratic.</w:delText>
        </w:r>
      </w:del>
    </w:p>
    <w:p>
      <w:pPr>
        <w:pStyle w:val="Compact"/>
        <w:numPr>
          <w:ilvl w:val="0"/>
          <w:numId w:val="1016"/>
        </w:numPr>
      </w:pPr>
      <w:del w:id="3673" w:author="PR Preview" w:date="2026-01-01T00:00:00Z">
        <w:r>
          <w:rPr>
            <w:b/>
            <w:bCs/>
          </w:rPr>
          <w:delText xml:space="preserve">Affine, not linear.</w:delText>
        </w:r>
      </w:del>
      <w:del w:id="3674" w:author="PR Preview" w:date="2026-01-01T00:00:00Z">
        <w:r>
          <w:delText xml:space="preserve"> </w:delText>
        </w:r>
      </w:del>
      <w:del w:id="3675" w:author="PR Preview" w:date="2026-01-01T00:00:00Z">
        <w:r>
          <w:delText xml:space="preserve">It is</w:delText>
        </w:r>
      </w:del>
      <w:del w:id="3676" w:author="PR Preview" w:date="2026-01-01T00:00:00Z">
        <w:r>
          <w:delText xml:space="preserve"> </w:delText>
        </w:r>
      </w:del>
      <w:hyperlink w:anchor="eq-linear-scalar">
        <w:del w:id="3677" w:author="PR Preview" w:date="2026-01-01T00:00:00Z">
          <w:r>
            <w:rPr>
              <w:rStyle w:val="Hyperlink"/>
            </w:rPr>
            <w:delText xml:space="preserve">Equation 4</w:delText>
          </w:r>
        </w:del>
      </w:hyperlink>
      <w:del w:id="3678" w:author="PR Preview" w:date="2026-01-01T00:00:00Z">
        <w:r>
          <w:delText xml:space="preserve"> </w:delText>
        </w:r>
      </w:del>
      <w:del w:id="3679" w:author="PR Preview" w:date="2026-01-01T00:00:00Z">
        <w:r>
          <w:delText xml:space="preserve">with coefficient vector</w:delText>
        </w:r>
      </w:del>
      <w:del w:id="3680" w:author="PR Preview" w:date="2026-01-01T00:00:00Z">
        <w:r>
          <w:delText xml:space="preserve"> </w:delText>
        </w:r>
      </w:del>
      <m:oMath>
        <m:limLow>
          <m:e>
            <m:r>
              <m:t>a</m:t>
            </m:r>
          </m:e>
          <m:lim>
            <m:r>
              <m:rPr>
                <m:sty m:val="p"/>
              </m:rPr>
              <m:t>∼</m:t>
            </m:r>
          </m:lim>
        </m:limLow>
        <m:r>
          <m:rPr>
            <m:sty m:val="p"/>
          </m:rPr>
          <m:t>=</m:t>
        </m:r>
        <m:r>
          <m:rPr>
            <m:sty m:val="p"/>
          </m:rPr>
          <m:t>(</m:t>
        </m:r>
        <m:sSub>
          <m:e>
            <m:r>
              <m:t>x</m:t>
            </m:r>
          </m:e>
          <m:sub>
            <m:r>
              <m:t>1</m:t>
            </m:r>
          </m:sub>
        </m:sSub>
        <m:r>
          <m:rPr>
            <m:sty m:val="p"/>
          </m:rPr>
          <m:t>,</m:t>
        </m:r>
        <m:r>
          <m:t>0</m:t>
        </m:r>
        <m:r>
          <m:rPr>
            <m:sty m:val="p"/>
          </m:rPr>
          <m:t>,</m:t>
        </m:r>
        <m:r>
          <m:rPr>
            <m:sty m:val="p"/>
          </m:rPr>
          <m:t>…</m:t>
        </m:r>
        <m:r>
          <m:rPr>
            <m:sty m:val="p"/>
          </m:rPr>
          <m:t>,</m:t>
        </m:r>
        <m:r>
          <m:t>0</m:t>
        </m:r>
        <m:sSup>
          <m:e>
            <m:r>
              <m:rPr>
                <m:sty m:val="p"/>
              </m:rPr>
              <m:t>)</m:t>
            </m:r>
          </m:e>
          <m:sup>
            <m:r>
              <m:rPr>
                <m:sty m:val="p"/>
              </m:rPr>
              <m:t>⊤</m:t>
            </m:r>
          </m:sup>
        </m:sSup>
      </m:oMath>
      <w:del w:id="3681" w:author="PR Preview" w:date="2026-01-01T00:00:00Z">
        <w:r>
          <w:delText xml:space="preserve"> </w:delText>
        </w:r>
      </w:del>
      <w:del w:id="3682" w:author="PR Preview" w:date="2026-01-01T00:00:00Z">
        <w:r>
          <w:delText xml:space="preserve">and</w:delText>
        </w:r>
      </w:del>
      <w:del w:id="3683" w:author="PR Preview" w:date="2026-01-01T00:00:00Z">
        <w:r>
          <w:delText xml:space="preserve"> </w:delText>
        </w:r>
      </w:del>
      <m:oMath>
        <m:r>
          <m:t>b</m:t>
        </m:r>
        <m:r>
          <m:rPr>
            <m:sty m:val="p"/>
          </m:rPr>
          <m:t>=</m:t>
        </m:r>
        <m:r>
          <m:t>3</m:t>
        </m:r>
      </m:oMath>
      <w:del w:id="3684" w:author="PR Preview" w:date="2026-01-01T00:00:00Z">
        <w:r>
          <w:delText xml:space="preserve">;</w:delText>
        </w:r>
      </w:del>
      <w:del w:id="3685" w:author="PR Preview" w:date="2026-01-01T00:00:00Z">
        <w:r>
          <w:delText xml:space="preserve"> </w:delText>
        </w:r>
      </w:del>
      <w:del w:id="3686" w:author="PR Preview" w:date="2026-01-01T00:00:00Z">
        <w:r>
          <w:delText xml:space="preserve">at</w:delText>
        </w:r>
      </w:del>
      <w:del w:id="3687"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3688" w:author="PR Preview" w:date="2026-01-01T00:00:00Z">
        <w:r>
          <w:delText xml:space="preserve"> </w:delText>
        </w:r>
      </w:del>
      <w:del w:id="3689" w:author="PR Preview" w:date="2026-01-01T00:00:00Z">
        <w:r>
          <w:delText xml:space="preserve">it equals</w:delText>
        </w:r>
      </w:del>
      <w:del w:id="3690" w:author="PR Preview" w:date="2026-01-01T00:00:00Z">
        <w:r>
          <w:delText xml:space="preserve"> </w:delText>
        </w:r>
      </w:del>
      <m:oMath>
        <m:r>
          <m:t>3</m:t>
        </m:r>
        <m:r>
          <m:rPr>
            <m:sty m:val="p"/>
          </m:rPr>
          <m:t>≠</m:t>
        </m:r>
        <m:r>
          <m:t>0</m:t>
        </m:r>
      </m:oMath>
      <w:del w:id="3691" w:author="PR Preview" w:date="2026-01-01T00:00:00Z">
        <w:r>
          <w:delText xml:space="preserve">, so it is not linear (</w:delText>
        </w:r>
      </w:del>
      <w:hyperlink w:anchor="thm-linear-map-zero">
        <w:del w:id="3692" w:author="PR Preview" w:date="2026-01-01T00:00:00Z">
          <w:r>
            <w:rPr>
              <w:rStyle w:val="Hyperlink"/>
            </w:rPr>
            <w:delText xml:space="preserve">Theorem 11</w:delText>
          </w:r>
        </w:del>
      </w:hyperlink>
      <w:del w:id="3693" w:author="PR Preview" w:date="2026-01-01T00:00:00Z">
        <w:r>
          <w:delText xml:space="preserve">).</w:delText>
        </w:r>
      </w:del>
      <w:del w:id="3694" w:author="PR Preview" w:date="2026-01-01T00:00:00Z">
        <w:r>
          <w:delText xml:space="preserve"> </w:delText>
        </w:r>
      </w:del>
      <w:del w:id="3695" w:author="PR Preview" w:date="2026-01-01T00:00:00Z">
        <w:r>
          <w:delText xml:space="preserve">The data</w:delText>
        </w:r>
      </w:del>
      <w:del w:id="3696" w:author="PR Preview" w:date="2026-01-01T00:00:00Z">
        <w:r>
          <w:delText xml:space="preserve"> </w:delText>
        </w:r>
      </w:del>
      <m:oMath>
        <m:limLow>
          <m:e>
            <m:r>
              <m:t>x</m:t>
            </m:r>
          </m:e>
          <m:lim>
            <m:r>
              <m:rPr>
                <m:sty m:val="p"/>
              </m:rPr>
              <m:t>∼</m:t>
            </m:r>
          </m:lim>
        </m:limLow>
      </m:oMath>
      <w:del w:id="3697" w:author="PR Preview" w:date="2026-01-01T00:00:00Z">
        <w:r>
          <w:delText xml:space="preserve"> </w:delText>
        </w:r>
      </w:del>
      <w:del w:id="3698" w:author="PR Preview" w:date="2026-01-01T00:00:00Z">
        <w:r>
          <w:delText xml:space="preserve">is untouched —</w:delText>
        </w:r>
      </w:del>
      <w:del w:id="3699" w:author="PR Preview" w:date="2026-01-01T00:00:00Z">
        <w:r>
          <w:delText xml:space="preserve"> </w:delText>
        </w:r>
      </w:del>
      <m:oMath>
        <m:limLow>
          <m:e>
            <m:r>
              <m:t>a</m:t>
            </m:r>
          </m:e>
          <m:lim>
            <m:r>
              <m:rPr>
                <m:sty m:val="p"/>
              </m:rPr>
              <m:t>∼</m:t>
            </m:r>
          </m:lim>
        </m:limLow>
      </m:oMath>
      <w:del w:id="3700" w:author="PR Preview" w:date="2026-01-01T00:00:00Z">
        <w:r>
          <w:delText xml:space="preserve"> </w:delText>
        </w:r>
      </w:del>
      <w:del w:id="3701" w:author="PR Preview" w:date="2026-01-01T00:00:00Z">
        <w:r>
          <w:delText xml:space="preserve">is a new vector built from</w:delText>
        </w:r>
      </w:del>
      <w:del w:id="3702" w:author="PR Preview" w:date="2026-01-01T00:00:00Z">
        <w:r>
          <w:delText xml:space="preserve"> </w:delText>
        </w:r>
      </w:del>
      <w:del w:id="3703" w:author="PR Preview" w:date="2026-01-01T00:00:00Z">
        <w:r>
          <w:delText xml:space="preserve">its first entry.</w:delText>
        </w:r>
      </w:del>
    </w:p>
    <w:p>
      <w:pPr>
        <w:pStyle w:val="FirstParagraph"/>
      </w:pPr>
      <w:del w:id="3704" w:author="PR Preview" w:date="2026-01-01T00:00:00Z">
        <w:r>
          <w:delText xml:space="preserve">Items 1, 2 and 5 are affine and items 3 and 4 are not,</w:delText>
        </w:r>
      </w:del>
      <w:del w:id="3705" w:author="PR Preview" w:date="2026-01-01T00:00:00Z">
        <w:r>
          <w:delText xml:space="preserve"> </w:delText>
        </w:r>
      </w:del>
      <w:del w:id="3706" w:author="PR Preview" w:date="2026-01-01T00:00:00Z">
        <w:r>
          <w:delText xml:space="preserve">which is the split that matters:</w:delText>
        </w:r>
      </w:del>
      <w:del w:id="3707" w:author="PR Preview" w:date="2026-01-01T00:00:00Z">
        <w:r>
          <w:delText xml:space="preserve"> </w:delText>
        </w:r>
      </w:del>
      <w:del w:id="3708" w:author="PR Preview" w:date="2026-01-01T00:00:00Z">
        <w:r>
          <w:delText xml:space="preserve">a</w:delText>
        </w:r>
      </w:del>
      <w:del w:id="3709" w:author="PR Preview" w:date="2026-01-01T00:00:00Z">
        <w:r>
          <w:delText xml:space="preserve"> </w:delText>
        </w:r>
      </w:del>
      <w:del w:id="3710" w:author="PR Preview" w:date="2026-01-01T00:00:00Z">
        <w:r>
          <w:rPr>
            <w:i/>
            <w:iCs/>
          </w:rPr>
          <w:delText xml:space="preserve">model</w:delText>
        </w:r>
      </w:del>
      <w:del w:id="3711" w:author="PR Preview" w:date="2026-01-01T00:00:00Z">
        <w:r>
          <w:delText xml:space="preserve"> </w:delText>
        </w:r>
      </w:del>
      <w:del w:id="3712" w:author="PR Preview" w:date="2026-01-01T00:00:00Z">
        <w:r>
          <w:delText xml:space="preserve">can be affine in its weights while the</w:delText>
        </w:r>
      </w:del>
      <w:del w:id="3713" w:author="PR Preview" w:date="2026-01-01T00:00:00Z">
        <w:r>
          <w:delText xml:space="preserve"> </w:delText>
        </w:r>
      </w:del>
      <w:del w:id="3714" w:author="PR Preview" w:date="2026-01-01T00:00:00Z">
        <w:r>
          <w:rPr>
            <w:i/>
            <w:iCs/>
          </w:rPr>
          <w:delText xml:space="preserve">quantity we minimize</w:delText>
        </w:r>
      </w:del>
      <w:del w:id="3715" w:author="PR Preview" w:date="2026-01-01T00:00:00Z">
        <w:r>
          <w:delText xml:space="preserve"> </w:delText>
        </w:r>
      </w:del>
      <w:del w:id="3716" w:author="PR Preview" w:date="2026-01-01T00:00:00Z">
        <w:r>
          <w:delText xml:space="preserve">is</w:delText>
        </w:r>
      </w:del>
      <w:del w:id="3717" w:author="PR Preview" w:date="2026-01-01T00:00:00Z">
        <w:r>
          <w:delText xml:space="preserve"> </w:delText>
        </w:r>
      </w:del>
      <w:del w:id="3718" w:author="PR Preview" w:date="2026-01-01T00:00:00Z">
        <w:r>
          <w:delText xml:space="preserve">not.</w:delText>
        </w:r>
      </w:del>
      <w:del w:id="3719" w:author="PR Preview" w:date="2026-01-01T00:00:00Z">
        <w:r>
          <w:delText xml:space="preserve"> </w:delText>
        </w:r>
      </w:del>
      <w:del w:id="3720" w:author="PR Preview" w:date="2026-01-01T00:00:00Z">
        <w:r>
          <w:delText xml:space="preserve">Squared error and the norm penalty are both curved in</w:delText>
        </w:r>
      </w:del>
      <w:del w:id="3721" w:author="PR Preview" w:date="2026-01-01T00:00:00Z">
        <w:r>
          <w:delText xml:space="preserve"> </w:delText>
        </w:r>
      </w:del>
      <m:oMath>
        <m:limLow>
          <m:e>
            <m:r>
              <m:t>w</m:t>
            </m:r>
          </m:e>
          <m:lim>
            <m:r>
              <m:rPr>
                <m:sty m:val="p"/>
              </m:rPr>
              <m:t>∼</m:t>
            </m:r>
          </m:lim>
        </m:limLow>
      </m:oMath>
      <w:del w:id="3722" w:author="PR Preview" w:date="2026-01-01T00:00:00Z">
        <w:r>
          <w:delText xml:space="preserve">,</w:delText>
        </w:r>
      </w:del>
      <w:del w:id="3723" w:author="PR Preview" w:date="2026-01-01T00:00:00Z">
        <w:r>
          <w:delText xml:space="preserve"> </w:delText>
        </w:r>
      </w:del>
      <w:del w:id="3724" w:author="PR Preview" w:date="2026-01-01T00:00:00Z">
        <w:r>
          <w:delText xml:space="preserve">and that curvature is what makes fitting an optimization problem at all:</w:delText>
        </w:r>
      </w:del>
      <w:del w:id="3725" w:author="PR Preview" w:date="2026-01-01T00:00:00Z">
        <w:r>
          <w:delText xml:space="preserve"> </w:delText>
        </w:r>
      </w:del>
      <w:del w:id="3726" w:author="PR Preview" w:date="2026-01-01T00:00:00Z">
        <w:r>
          <w:delText xml:space="preserve">there is always a downhill direction to follow.</w:delText>
        </w:r>
      </w:del>
      <w:del w:id="3727" w:author="PR Preview" w:date="2026-01-01T00:00:00Z">
        <w:r>
          <w:delText xml:space="preserve"> </w:delText>
        </w:r>
      </w:del>
      <w:del w:id="3728" w:author="PR Preview" w:date="2026-01-01T00:00:00Z">
        <w:r>
          <w:delText xml:space="preserve">Curvature alone does not promise a</w:delText>
        </w:r>
      </w:del>
      <w:del w:id="3729" w:author="PR Preview" w:date="2026-01-01T00:00:00Z">
        <w:r>
          <w:delText xml:space="preserve"> </w:delText>
        </w:r>
      </w:del>
      <w:del w:id="3730" w:author="PR Preview" w:date="2026-01-01T00:00:00Z">
        <w:r>
          <w:rPr>
            <w:i/>
            <w:iCs/>
          </w:rPr>
          <w:delText xml:space="preserve">single</w:delText>
        </w:r>
      </w:del>
      <w:del w:id="3731" w:author="PR Preview" w:date="2026-01-01T00:00:00Z">
        <w:r>
          <w:delText xml:space="preserve"> </w:delText>
        </w:r>
      </w:del>
      <w:del w:id="3732" w:author="PR Preview" w:date="2026-01-01T00:00:00Z">
        <w:r>
          <w:delText xml:space="preserve">answer.</w:delText>
        </w:r>
      </w:del>
      <w:del w:id="3733" w:author="PR Preview" w:date="2026-01-01T00:00:00Z">
        <w:r>
          <w:delText xml:space="preserve"> </w:delText>
        </w:r>
      </w:del>
      <w:del w:id="3734" w:author="PR Preview" w:date="2026-01-01T00:00:00Z">
        <w:r>
          <w:delText xml:space="preserve">The squared error of one observation is completely flat along a whole line of</w:delText>
        </w:r>
      </w:del>
      <w:del w:id="3735" w:author="PR Preview" w:date="2026-01-01T00:00:00Z">
        <w:r>
          <w:delText xml:space="preserve"> </w:delText>
        </w:r>
      </w:del>
      <w:del w:id="3736" w:author="PR Preview" w:date="2026-01-01T00:00:00Z">
        <w:r>
          <w:delText xml:space="preserve">weight vectors, every one of which fits that observation exactly,</w:delText>
        </w:r>
      </w:del>
      <w:del w:id="3737" w:author="PR Preview" w:date="2026-01-01T00:00:00Z">
        <w:r>
          <w:delText xml:space="preserve"> </w:delText>
        </w:r>
      </w:del>
      <w:del w:id="3738" w:author="PR Preview" w:date="2026-01-01T00:00:00Z">
        <w:r>
          <w:delText xml:space="preserve">and pinning down one of them is part of what the norm penalty is added for in</w:delText>
        </w:r>
      </w:del>
      <w:del w:id="3739" w:author="PR Preview" w:date="2026-01-01T00:00:00Z">
        <w:r>
          <w:delText xml:space="preserve"> </w:delText>
        </w:r>
      </w:del>
      <w:del w:id="3740" w:author="PR Preview" w:date="2026-01-01T00:00:00Z">
        <w:r>
          <w:delText xml:space="preserve">week 3.</w:delText>
        </w:r>
      </w:del>
    </w:p>
    <w:p>
      <w:pPr>
        <w:pStyle w:val="Compact"/>
        <w:numPr>
          <w:ilvl w:val="0"/>
          <w:numId w:val="1016"/>
        </w:numPr>
      </w:pPr>
      <w:ins w:id="3741" w:author="PR Preview" w:date="2026-01-01T00:00:00Z">
        <w:r>
          <w:rPr>
            <w:b/>
            <w:bCs/>
          </w:rPr>
          <w:t xml:space="preserve">Affine, and linear.</w:t>
        </w:r>
      </w:ins>
      <w:ins w:id="3742" w:author="PR Preview" w:date="2026-01-01T00:00:00Z">
        <w:r>
          <w:t xml:space="preserve"> </w:t>
        </w:r>
      </w:ins>
      <w:ins w:id="3743" w:author="PR Preview" w:date="2026-01-01T00:00:00Z">
        <w:r>
          <w:t xml:space="preserve">It is</w:t>
        </w:r>
      </w:ins>
      <w:ins w:id="3744" w:author="PR Preview" w:date="2026-01-01T00:00:00Z">
        <w:r>
          <w:t xml:space="preserve"> </w:t>
        </w:r>
      </w:ins>
      <w:hyperlink w:anchor="eq-linear-scalar">
        <w:ins w:id="3745" w:author="PR Preview" w:date="2026-01-01T00:00:00Z">
          <w:r>
            <w:rPr>
              <w:rStyle w:val="Hyperlink"/>
            </w:rPr>
            <w:t xml:space="preserve">Equation 4</w:t>
          </w:r>
        </w:ins>
      </w:hyperlink>
      <w:ins w:id="3746" w:author="PR Preview" w:date="2026-01-01T00:00:00Z">
        <w:r>
          <w:t xml:space="preserve"> </w:t>
        </w:r>
      </w:ins>
      <w:ins w:id="3747" w:author="PR Preview" w:date="2026-01-01T00:00:00Z">
        <w:r>
          <w:t xml:space="preserve">with</w:t>
        </w:r>
      </w:ins>
      <w:ins w:id="3748" w:author="PR Preview" w:date="2026-01-01T00:00:00Z">
        <w:r>
          <w:t xml:space="preserve"> </w:t>
        </w:r>
      </w:ins>
      <m:oMath>
        <m:r>
          <m:t>b</m:t>
        </m:r>
        <m:r>
          <m:rPr>
            <m:sty m:val="p"/>
          </m:rPr>
          <m:t>=</m:t>
        </m:r>
        <m:r>
          <m:t>0</m:t>
        </m:r>
      </m:oMath>
      <w:ins w:id="3749" w:author="PR Preview" w:date="2026-01-01T00:00:00Z">
        <w:r>
          <w:t xml:space="preserve">,</w:t>
        </w:r>
      </w:ins>
      <w:ins w:id="3750" w:author="PR Preview" w:date="2026-01-01T00:00:00Z">
        <w:r>
          <w:t xml:space="preserve"> </w:t>
        </w:r>
      </w:ins>
      <w:ins w:id="3751" w:author="PR Preview" w:date="2026-01-01T00:00:00Z">
        <w:r>
          <w:t xml:space="preserve">which is a linear map by</w:t>
        </w:r>
      </w:ins>
      <w:ins w:id="3752" w:author="PR Preview" w:date="2026-01-01T00:00:00Z">
        <w:r>
          <w:t xml:space="preserve"> </w:t>
        </w:r>
      </w:ins>
      <w:hyperlink w:anchor="thm-matrix-map-linear">
        <w:ins w:id="3753" w:author="PR Preview" w:date="2026-01-01T00:00:00Z">
          <w:r>
            <w:rPr>
              <w:rStyle w:val="Hyperlink"/>
            </w:rPr>
            <w:t xml:space="preserve">Theorem 12</w:t>
          </w:r>
        </w:ins>
      </w:hyperlink>
      <w:ins w:id="3754" w:author="PR Preview" w:date="2026-01-01T00:00:00Z">
        <w:r>
          <w:t xml:space="preserve">: the matrix</w:t>
        </w:r>
      </w:ins>
      <w:ins w:id="3755" w:author="PR Preview" w:date="2026-01-01T00:00:00Z">
        <w:r>
          <w:t xml:space="preserve"> </w:t>
        </w:r>
      </w:ins>
      <w:ins w:id="3756" w:author="PR Preview" w:date="2026-01-01T00:00:00Z">
        <w:r>
          <w:t xml:space="preserve">${\mathord{\smash[b]{\underset{\raise.3ex\hbox{$\scriptstyle\sim$}}{x}}\vphantom{x}}}^{\top}$</w:t>
        </w:r>
      </w:ins>
      <w:ins w:id="3757" w:author="PR Preview" w:date="2026-01-01T00:00:00Z">
        <w:r>
          <w:t xml:space="preserve"> </w:t>
        </w:r>
      </w:ins>
      <w:ins w:id="3758" w:author="PR Preview" w:date="2026-01-01T00:00:00Z">
        <w:r>
          <w:t xml:space="preserve">times</w:t>
        </w:r>
      </w:ins>
      <w:ins w:id="3759" w:author="PR Preview" w:date="2026-01-01T00:00:00Z">
        <w:r>
          <w:t xml:space="preserve"> </w:t>
        </w:r>
      </w:ins>
      <w:ins w:id="3760" w:author="PR Preview" w:date="2026-01-01T00:00:00Z">
        <w:r>
          <w:t xml:space="preserve">$\mathord{\smash[b]{\underset{\raise.3ex\hbox{$\scriptstyle\sim$}}{w}}\vphantom{w}}$</w:t>
        </w:r>
      </w:ins>
      <w:ins w:id="3761" w:author="PR Preview" w:date="2026-01-01T00:00:00Z">
        <w:r>
          <w:t xml:space="preserve">.</w:t>
        </w:r>
      </w:ins>
    </w:p>
    <w:p>
      <w:pPr>
        <w:pStyle w:val="Compact"/>
        <w:numPr>
          <w:ilvl w:val="0"/>
          <w:numId w:val="1016"/>
        </w:numPr>
      </w:pPr>
      <w:ins w:id="3762" w:author="PR Preview" w:date="2026-01-01T00:00:00Z">
        <w:r>
          <w:rPr>
            <w:b/>
            <w:bCs/>
          </w:rPr>
          <w:t xml:space="preserve">Affine.</w:t>
        </w:r>
      </w:ins>
      <w:ins w:id="3763" w:author="PR Preview" w:date="2026-01-01T00:00:00Z">
        <w:r>
          <w:t xml:space="preserve"> </w:t>
        </w:r>
      </w:ins>
      <w:ins w:id="3764" w:author="PR Preview" w:date="2026-01-01T00:00:00Z">
        <w:r>
          <w:t xml:space="preserve">Still an inner product plus an offset; here the offset is</w:t>
        </w:r>
      </w:ins>
      <w:ins w:id="3765" w:author="PR Preview" w:date="2026-01-01T00:00:00Z">
        <w:r>
          <w:t xml:space="preserve"> </w:t>
        </w:r>
      </w:ins>
      <m:oMath>
        <m:r>
          <m:t>b</m:t>
        </m:r>
        <m:r>
          <m:rPr>
            <m:sty m:val="p"/>
          </m:rPr>
          <m:t>=</m:t>
        </m:r>
        <m:r>
          <m:rPr>
            <m:sty m:val="p"/>
          </m:rPr>
          <m:t>−</m:t>
        </m:r>
        <m:r>
          <m:t>y</m:t>
        </m:r>
      </m:oMath>
      <w:ins w:id="3766" w:author="PR Preview" w:date="2026-01-01T00:00:00Z">
        <w:r>
          <w:t xml:space="preserve">, which is a constant because</w:t>
        </w:r>
      </w:ins>
      <w:ins w:id="3767" w:author="PR Preview" w:date="2026-01-01T00:00:00Z">
        <w:r>
          <w:t xml:space="preserve"> </w:t>
        </w:r>
      </w:ins>
      <m:oMath>
        <m:r>
          <m:t>y</m:t>
        </m:r>
      </m:oMath>
      <w:ins w:id="3768" w:author="PR Preview" w:date="2026-01-01T00:00:00Z">
        <w:r>
          <w:t xml:space="preserve"> </w:t>
        </w:r>
      </w:ins>
      <w:ins w:id="3769" w:author="PR Preview" w:date="2026-01-01T00:00:00Z">
        <w:r>
          <w:t xml:space="preserve">is held fixed.</w:t>
        </w:r>
      </w:ins>
      <w:ins w:id="3770" w:author="PR Preview" w:date="2026-01-01T00:00:00Z">
        <w:r>
          <w:t xml:space="preserve"> </w:t>
        </w:r>
      </w:ins>
      <w:ins w:id="3771" w:author="PR Preview" w:date="2026-01-01T00:00:00Z">
        <w:r>
          <w:t xml:space="preserve">It is linear only when</w:t>
        </w:r>
      </w:ins>
      <w:ins w:id="3772" w:author="PR Preview" w:date="2026-01-01T00:00:00Z">
        <w:r>
          <w:t xml:space="preserve"> </w:t>
        </w:r>
      </w:ins>
      <m:oMath>
        <m:r>
          <m:t>y</m:t>
        </m:r>
        <m:r>
          <m:rPr>
            <m:sty m:val="p"/>
          </m:rPr>
          <m:t>=</m:t>
        </m:r>
        <m:r>
          <m:t>0</m:t>
        </m:r>
      </m:oMath>
      <w:ins w:id="3773" w:author="PR Preview" w:date="2026-01-01T00:00:00Z">
        <w:r>
          <w:t xml:space="preserve">: otherwise</w:t>
        </w:r>
      </w:ins>
      <w:ins w:id="3774" w:author="PR Preview" w:date="2026-01-01T00:00:00Z">
        <w:r>
          <w:t xml:space="preserve"> </w:t>
        </w:r>
      </w:ins>
      <w:ins w:id="3775" w:author="PR Preview" w:date="2026-01-01T00:00:00Z">
        <w:r>
          <w:t xml:space="preserve">$\mathord{\smash[b]{\underset{\raise.3ex\hbox{$\scriptstyle\sim$}}{w}}\vphantom{w}} = \mathord{\smash[b]{\underset{\raise.3ex\hbox{$\scriptstyle\sim$}}{0}}\vphantom{0}}$</w:t>
        </w:r>
      </w:ins>
      <w:ins w:id="3776" w:author="PR Preview" w:date="2026-01-01T00:00:00Z">
        <w:r>
          <w:t xml:space="preserve"> </w:t>
        </w:r>
      </w:ins>
      <w:ins w:id="3777" w:author="PR Preview" w:date="2026-01-01T00:00:00Z">
        <w:r>
          <w:t xml:space="preserve">gives</w:t>
        </w:r>
      </w:ins>
      <w:ins w:id="3778" w:author="PR Preview" w:date="2026-01-01T00:00:00Z">
        <w:r>
          <w:t xml:space="preserve"> </w:t>
        </w:r>
      </w:ins>
      <m:oMath>
        <m:r>
          <m:rPr>
            <m:sty m:val="p"/>
          </m:rPr>
          <m:t>−</m:t>
        </m:r>
        <m:r>
          <m:t>y</m:t>
        </m:r>
        <m:r>
          <m:rPr>
            <m:sty m:val="p"/>
          </m:rPr>
          <m:t>≠</m:t>
        </m:r>
        <m:r>
          <m:t>0</m:t>
        </m:r>
      </m:oMath>
      <w:ins w:id="3779" w:author="PR Preview" w:date="2026-01-01T00:00:00Z">
        <w:r>
          <w:t xml:space="preserve">,</w:t>
        </w:r>
      </w:ins>
      <w:ins w:id="3780" w:author="PR Preview" w:date="2026-01-01T00:00:00Z">
        <w:r>
          <w:t xml:space="preserve"> </w:t>
        </w:r>
      </w:ins>
      <w:ins w:id="3781" w:author="PR Preview" w:date="2026-01-01T00:00:00Z">
        <w:r>
          <w:t xml:space="preserve">and a linear map sends</w:t>
        </w:r>
      </w:ins>
      <w:ins w:id="3782" w:author="PR Preview" w:date="2026-01-01T00:00:00Z">
        <w:r>
          <w:t xml:space="preserve"> </w:t>
        </w:r>
      </w:ins>
      <w:ins w:id="3783" w:author="PR Preview" w:date="2026-01-01T00:00:00Z">
        <w:r>
          <w:t xml:space="preserve">$\mathord{\smash[b]{\underset{\raise.3ex\hbox{$\scriptstyle\sim$}}{0}}\vphantom{0}}$</w:t>
        </w:r>
      </w:ins>
      <w:ins w:id="3784" w:author="PR Preview" w:date="2026-01-01T00:00:00Z">
        <w:r>
          <w:t xml:space="preserve"> </w:t>
        </w:r>
      </w:ins>
      <w:ins w:id="3785" w:author="PR Preview" w:date="2026-01-01T00:00:00Z">
        <w:r>
          <w:t xml:space="preserve">to</w:t>
        </w:r>
      </w:ins>
      <w:ins w:id="3786" w:author="PR Preview" w:date="2026-01-01T00:00:00Z">
        <w:r>
          <w:t xml:space="preserve"> </w:t>
        </w:r>
      </w:ins>
      <m:oMath>
        <m:r>
          <m:t>0</m:t>
        </m:r>
      </m:oMath>
      <w:ins w:id="3787" w:author="PR Preview" w:date="2026-01-01T00:00:00Z">
        <w:r>
          <w:t xml:space="preserve"> </w:t>
        </w:r>
      </w:ins>
      <w:ins w:id="3788" w:author="PR Preview" w:date="2026-01-01T00:00:00Z">
        <w:r>
          <w:t xml:space="preserve">(</w:t>
        </w:r>
      </w:ins>
      <w:hyperlink w:anchor="thm-linear-map-zero">
        <w:ins w:id="3789" w:author="PR Preview" w:date="2026-01-01T00:00:00Z">
          <w:r>
            <w:rPr>
              <w:rStyle w:val="Hyperlink"/>
            </w:rPr>
            <w:t xml:space="preserve">Theorem 11</w:t>
          </w:r>
        </w:ins>
      </w:hyperlink>
      <w:ins w:id="3790" w:author="PR Preview" w:date="2026-01-01T00:00:00Z">
        <w:r>
          <w:t xml:space="preserve">).</w:t>
        </w:r>
      </w:ins>
    </w:p>
    <w:p>
      <w:pPr>
        <w:pStyle w:val="Compact"/>
        <w:numPr>
          <w:ilvl w:val="0"/>
          <w:numId w:val="1016"/>
        </w:numPr>
      </w:pPr>
      <w:ins w:id="3791" w:author="PR Preview" w:date="2026-01-01T00:00:00Z">
        <w:r>
          <w:rPr>
            <w:b/>
            <w:bCs/>
          </w:rPr>
          <w:t xml:space="preserve">Not affine.</w:t>
        </w:r>
      </w:ins>
      <w:ins w:id="3792" w:author="PR Preview" w:date="2026-01-01T00:00:00Z">
        <w:r>
          <w:t xml:space="preserve"> </w:t>
        </w:r>
      </w:ins>
      <w:ins w:id="3793" w:author="PR Preview" w:date="2026-01-01T00:00:00Z">
        <w:r>
          <w:t xml:space="preserve">Squaring is not an inner product plus an offset.</w:t>
        </w:r>
      </w:ins>
      <w:ins w:id="3794" w:author="PR Preview" w:date="2026-01-01T00:00:00Z">
        <w:r>
          <w:t xml:space="preserve"> </w:t>
        </w:r>
      </w:ins>
      <w:ins w:id="3795" w:author="PR Preview" w:date="2026-01-01T00:00:00Z">
        <w:r>
          <w:t xml:space="preserve">This expression is the squared error of one observation, and its</w:t>
        </w:r>
      </w:ins>
      <w:ins w:id="3796" w:author="PR Preview" w:date="2026-01-01T00:00:00Z">
        <w:r>
          <w:t xml:space="preserve"> </w:t>
        </w:r>
      </w:ins>
      <w:ins w:id="3797" w:author="PR Preview" w:date="2026-01-01T00:00:00Z">
        <w:r>
          <w:t xml:space="preserve">curvature in</w:t>
        </w:r>
      </w:ins>
      <w:ins w:id="3798" w:author="PR Preview" w:date="2026-01-01T00:00:00Z">
        <w:r>
          <w:t xml:space="preserve"> </w:t>
        </w:r>
      </w:ins>
      <w:ins w:id="3799" w:author="PR Preview" w:date="2026-01-01T00:00:00Z">
        <w:r>
          <w:t xml:space="preserve">$\mathord{\smash[b]{\underset{\raise.3ex\hbox{$\scriptstyle\sim$}}{w}}\vphantom{w}}$</w:t>
        </w:r>
      </w:ins>
      <w:ins w:id="3800" w:author="PR Preview" w:date="2026-01-01T00:00:00Z">
        <w:r>
          <w:t xml:space="preserve"> </w:t>
        </w:r>
      </w:ins>
      <w:ins w:id="3801" w:author="PR Preview" w:date="2026-01-01T00:00:00Z">
        <w:r>
          <w:t xml:space="preserve">is exactly why fitting a model is an optimization</w:t>
        </w:r>
      </w:ins>
      <w:ins w:id="3802" w:author="PR Preview" w:date="2026-01-01T00:00:00Z">
        <w:r>
          <w:t xml:space="preserve"> </w:t>
        </w:r>
      </w:ins>
      <w:ins w:id="3803" w:author="PR Preview" w:date="2026-01-01T00:00:00Z">
        <w:r>
          <w:t xml:space="preserve">problem rather than a lookup.</w:t>
        </w:r>
      </w:ins>
    </w:p>
    <w:p>
      <w:pPr>
        <w:pStyle w:val="Compact"/>
        <w:numPr>
          <w:ilvl w:val="0"/>
          <w:numId w:val="1016"/>
        </w:numPr>
      </w:pPr>
      <w:ins w:id="3804" w:author="PR Preview" w:date="2026-01-01T00:00:00Z">
        <w:r>
          <w:rPr>
            <w:b/>
            <w:bCs/>
          </w:rPr>
          <w:t xml:space="preserve">Not affine.</w:t>
        </w:r>
      </w:ins>
      <w:ins w:id="3805" w:author="PR Preview" w:date="2026-01-01T00:00:00Z">
        <w:r>
          <w:t xml:space="preserve"> </w:t>
        </w:r>
      </w:ins>
      <w:ins w:id="3806" w:author="PR Preview" w:date="2026-01-01T00:00:00Z">
        <w:r>
          <w:t xml:space="preserve">By</w:t>
        </w:r>
      </w:ins>
      <w:ins w:id="3807" w:author="PR Preview" w:date="2026-01-01T00:00:00Z">
        <w:r>
          <w:t xml:space="preserve"> </w:t>
        </w:r>
      </w:ins>
      <w:hyperlink w:anchor="eq-l2-norm">
        <w:ins w:id="3808" w:author="PR Preview" w:date="2026-01-01T00:00:00Z">
          <w:r>
            <w:rPr>
              <w:rStyle w:val="Hyperlink"/>
            </w:rPr>
            <w:t xml:space="preserve">Equation 2</w:t>
          </w:r>
        </w:ins>
      </w:hyperlink>
      <w:ins w:id="3809" w:author="PR Preview" w:date="2026-01-01T00:00:00Z">
        <w:r>
          <w:t xml:space="preserve"> </w:t>
        </w:r>
      </w:ins>
      <w:ins w:id="3810" w:author="PR Preview" w:date="2026-01-01T00:00:00Z">
        <w:r>
          <w:t xml:space="preserve">this is</w:t>
        </w:r>
      </w:ins>
      <w:ins w:id="3811" w:author="PR Preview" w:date="2026-01-01T00:00:00Z">
        <w:r>
          <w:t xml:space="preserve"> </w:t>
        </w:r>
      </w:ins>
      <w:ins w:id="3812" w:author="PR Preview" w:date="2026-01-01T00:00:00Z">
        <w:r>
          <w:t xml:space="preserve">$\mathord{\smash[b]{\underset{\raise.3ex\hbox{$\scriptstyle\sim$}}{w}}\vphantom{w}}^{\top} \mathord{\smash[b]{\underset{\raise.3ex\hbox{$\scriptstyle\sim$}}{w}}\vphantom{w}}$</w:t>
        </w:r>
      </w:ins>
      <w:ins w:id="3813" w:author="PR Preview" w:date="2026-01-01T00:00:00Z">
        <w:r>
          <w:t xml:space="preserve">,</w:t>
        </w:r>
      </w:ins>
      <w:ins w:id="3814" w:author="PR Preview" w:date="2026-01-01T00:00:00Z">
        <w:r>
          <w:t xml:space="preserve"> </w:t>
        </w:r>
      </w:ins>
      <w:ins w:id="3815" w:author="PR Preview" w:date="2026-01-01T00:00:00Z">
        <w:r>
          <w:t xml:space="preserve">which has</w:t>
        </w:r>
      </w:ins>
      <w:ins w:id="3816" w:author="PR Preview" w:date="2026-01-01T00:00:00Z">
        <w:r>
          <w:t xml:space="preserve"> </w:t>
        </w:r>
      </w:ins>
      <w:ins w:id="3817" w:author="PR Preview" w:date="2026-01-01T00:00:00Z">
        <w:r>
          <w:t xml:space="preserve">$\mathord{\smash[b]{\underset{\raise.3ex\hbox{$\scriptstyle\sim$}}{w}}\vphantom{w}}$</w:t>
        </w:r>
      </w:ins>
      <w:ins w:id="3818" w:author="PR Preview" w:date="2026-01-01T00:00:00Z">
        <w:r>
          <w:t xml:space="preserve"> </w:t>
        </w:r>
      </w:ins>
      <w:ins w:id="3819" w:author="PR Preview" w:date="2026-01-01T00:00:00Z">
        <w:r>
          <w:t xml:space="preserve">in both slots at once.</w:t>
        </w:r>
      </w:ins>
      <w:ins w:id="3820" w:author="PR Preview" w:date="2026-01-01T00:00:00Z">
        <w:r>
          <w:t xml:space="preserve"> </w:t>
        </w:r>
      </w:ins>
      <w:ins w:id="3821" w:author="PR Preview" w:date="2026-01-01T00:00:00Z">
        <w:r>
          <w:t xml:space="preserve">Hold either slot fixed and it is linear in the other;</w:t>
        </w:r>
      </w:ins>
      <w:ins w:id="3822" w:author="PR Preview" w:date="2026-01-01T00:00:00Z">
        <w:r>
          <w:t xml:space="preserve"> </w:t>
        </w:r>
      </w:ins>
      <w:ins w:id="3823" w:author="PR Preview" w:date="2026-01-01T00:00:00Z">
        <w:r>
          <w:t xml:space="preserve">as a function of the single variable</w:t>
        </w:r>
      </w:ins>
      <w:ins w:id="3824" w:author="PR Preview" w:date="2026-01-01T00:00:00Z">
        <w:r>
          <w:t xml:space="preserve"> </w:t>
        </w:r>
      </w:ins>
      <w:ins w:id="3825" w:author="PR Preview" w:date="2026-01-01T00:00:00Z">
        <w:r>
          <w:t xml:space="preserve">$\mathord{\smash[b]{\underset{\raise.3ex\hbox{$\scriptstyle\sim$}}{w}}\vphantom{w}}$</w:t>
        </w:r>
      </w:ins>
      <w:ins w:id="3826" w:author="PR Preview" w:date="2026-01-01T00:00:00Z">
        <w:r>
          <w:t xml:space="preserve"> </w:t>
        </w:r>
      </w:ins>
      <w:ins w:id="3827" w:author="PR Preview" w:date="2026-01-01T00:00:00Z">
        <w:r>
          <w:t xml:space="preserve">it is quadratic.</w:t>
        </w:r>
      </w:ins>
    </w:p>
    <w:p>
      <w:pPr>
        <w:pStyle w:val="Compact"/>
        <w:numPr>
          <w:ilvl w:val="0"/>
          <w:numId w:val="1016"/>
        </w:numPr>
      </w:pPr>
      <w:ins w:id="3828" w:author="PR Preview" w:date="2026-01-01T00:00:00Z">
        <w:r>
          <w:rPr>
            <w:b/>
            <w:bCs/>
          </w:rPr>
          <w:t xml:space="preserve">Affine, not linear.</w:t>
        </w:r>
      </w:ins>
      <w:ins w:id="3829" w:author="PR Preview" w:date="2026-01-01T00:00:00Z">
        <w:r>
          <w:t xml:space="preserve"> </w:t>
        </w:r>
      </w:ins>
      <w:ins w:id="3830" w:author="PR Preview" w:date="2026-01-01T00:00:00Z">
        <w:r>
          <w:t xml:space="preserve">It is</w:t>
        </w:r>
      </w:ins>
      <w:ins w:id="3831" w:author="PR Preview" w:date="2026-01-01T00:00:00Z">
        <w:r>
          <w:t xml:space="preserve"> </w:t>
        </w:r>
      </w:ins>
      <w:hyperlink w:anchor="eq-linear-scalar">
        <w:ins w:id="3832" w:author="PR Preview" w:date="2026-01-01T00:00:00Z">
          <w:r>
            <w:rPr>
              <w:rStyle w:val="Hyperlink"/>
            </w:rPr>
            <w:t xml:space="preserve">Equation 4</w:t>
          </w:r>
        </w:ins>
      </w:hyperlink>
      <w:ins w:id="3833" w:author="PR Preview" w:date="2026-01-01T00:00:00Z">
        <w:r>
          <w:t xml:space="preserve"> </w:t>
        </w:r>
      </w:ins>
      <w:ins w:id="3834" w:author="PR Preview" w:date="2026-01-01T00:00:00Z">
        <w:r>
          <w:t xml:space="preserve">with coefficient vector</w:t>
        </w:r>
      </w:ins>
      <w:ins w:id="3835" w:author="PR Preview" w:date="2026-01-01T00:00:00Z">
        <w:r>
          <w:t xml:space="preserve"> </w:t>
        </w:r>
      </w:ins>
      <w:ins w:id="3836" w:author="PR Preview" w:date="2026-01-01T00:00:00Z">
        <w:r>
          <w:t xml:space="preserve">$\mathord{\smash[b]{\underset{\raise.3ex\hbox{$\scriptstyle\sim$}}{a}}\vphantom{a}}= (x_1, 0, \dots, 0)^{\top}$</w:t>
        </w:r>
      </w:ins>
      <w:ins w:id="3837" w:author="PR Preview" w:date="2026-01-01T00:00:00Z">
        <w:r>
          <w:t xml:space="preserve"> </w:t>
        </w:r>
      </w:ins>
      <w:ins w:id="3838" w:author="PR Preview" w:date="2026-01-01T00:00:00Z">
        <w:r>
          <w:t xml:space="preserve">and</w:t>
        </w:r>
      </w:ins>
      <w:ins w:id="3839" w:author="PR Preview" w:date="2026-01-01T00:00:00Z">
        <w:r>
          <w:t xml:space="preserve"> </w:t>
        </w:r>
      </w:ins>
      <m:oMath>
        <m:r>
          <m:t>b</m:t>
        </m:r>
        <m:r>
          <m:rPr>
            <m:sty m:val="p"/>
          </m:rPr>
          <m:t>=</m:t>
        </m:r>
        <m:r>
          <m:t>3</m:t>
        </m:r>
      </m:oMath>
      <w:ins w:id="3840" w:author="PR Preview" w:date="2026-01-01T00:00:00Z">
        <w:r>
          <w:t xml:space="preserve">;</w:t>
        </w:r>
      </w:ins>
      <w:ins w:id="3841" w:author="PR Preview" w:date="2026-01-01T00:00:00Z">
        <w:r>
          <w:t xml:space="preserve"> </w:t>
        </w:r>
      </w:ins>
      <w:ins w:id="3842" w:author="PR Preview" w:date="2026-01-01T00:00:00Z">
        <w:r>
          <w:t xml:space="preserve">at</w:t>
        </w:r>
      </w:ins>
      <w:ins w:id="3843" w:author="PR Preview" w:date="2026-01-01T00:00:00Z">
        <w:r>
          <w:t xml:space="preserve"> </w:t>
        </w:r>
      </w:ins>
      <w:ins w:id="3844" w:author="PR Preview" w:date="2026-01-01T00:00:00Z">
        <w:r>
          <w:t xml:space="preserve">$\mathord{\smash[b]{\underset{\raise.3ex\hbox{$\scriptstyle\sim$}}{w}}\vphantom{w}} = \mathord{\smash[b]{\underset{\raise.3ex\hbox{$\scriptstyle\sim$}}{0}}\vphantom{0}}$</w:t>
        </w:r>
      </w:ins>
      <w:ins w:id="3845" w:author="PR Preview" w:date="2026-01-01T00:00:00Z">
        <w:r>
          <w:t xml:space="preserve"> </w:t>
        </w:r>
      </w:ins>
      <w:ins w:id="3846" w:author="PR Preview" w:date="2026-01-01T00:00:00Z">
        <w:r>
          <w:t xml:space="preserve">it equals</w:t>
        </w:r>
      </w:ins>
      <w:ins w:id="3847" w:author="PR Preview" w:date="2026-01-01T00:00:00Z">
        <w:r>
          <w:t xml:space="preserve"> </w:t>
        </w:r>
      </w:ins>
      <m:oMath>
        <m:r>
          <m:t>3</m:t>
        </m:r>
        <m:r>
          <m:rPr>
            <m:sty m:val="p"/>
          </m:rPr>
          <m:t>≠</m:t>
        </m:r>
        <m:r>
          <m:t>0</m:t>
        </m:r>
      </m:oMath>
      <w:ins w:id="3848" w:author="PR Preview" w:date="2026-01-01T00:00:00Z">
        <w:r>
          <w:t xml:space="preserve">, so it is not linear (</w:t>
        </w:r>
      </w:ins>
      <w:hyperlink w:anchor="thm-linear-map-zero">
        <w:ins w:id="3849" w:author="PR Preview" w:date="2026-01-01T00:00:00Z">
          <w:r>
            <w:rPr>
              <w:rStyle w:val="Hyperlink"/>
            </w:rPr>
            <w:t xml:space="preserve">Theorem 11</w:t>
          </w:r>
        </w:ins>
      </w:hyperlink>
      <w:ins w:id="3850" w:author="PR Preview" w:date="2026-01-01T00:00:00Z">
        <w:r>
          <w:t xml:space="preserve">).</w:t>
        </w:r>
      </w:ins>
      <w:ins w:id="3851" w:author="PR Preview" w:date="2026-01-01T00:00:00Z">
        <w:r>
          <w:t xml:space="preserve"> </w:t>
        </w:r>
      </w:ins>
      <w:ins w:id="3852" w:author="PR Preview" w:date="2026-01-01T00:00:00Z">
        <w:r>
          <w:t xml:space="preserve">The data</w:t>
        </w:r>
      </w:ins>
      <w:ins w:id="3853" w:author="PR Preview" w:date="2026-01-01T00:00:00Z">
        <w:r>
          <w:t xml:space="preserve"> </w:t>
        </w:r>
      </w:ins>
      <w:ins w:id="3854" w:author="PR Preview" w:date="2026-01-01T00:00:00Z">
        <w:r>
          <w:t xml:space="preserve">$\mathord{\smash[b]{\underset{\raise.3ex\hbox{$\scriptstyle\sim$}}{x}}\vphantom{x}}$</w:t>
        </w:r>
      </w:ins>
      <w:ins w:id="3855" w:author="PR Preview" w:date="2026-01-01T00:00:00Z">
        <w:r>
          <w:t xml:space="preserve"> </w:t>
        </w:r>
      </w:ins>
      <w:ins w:id="3856" w:author="PR Preview" w:date="2026-01-01T00:00:00Z">
        <w:r>
          <w:t xml:space="preserve">is untouched —</w:t>
        </w:r>
      </w:ins>
      <w:ins w:id="3857" w:author="PR Preview" w:date="2026-01-01T00:00:00Z">
        <w:r>
          <w:t xml:space="preserve"> </w:t>
        </w:r>
      </w:ins>
      <w:ins w:id="3858" w:author="PR Preview" w:date="2026-01-01T00:00:00Z">
        <w:r>
          <w:t xml:space="preserve">$\mathord{\smash[b]{\underset{\raise.3ex\hbox{$\scriptstyle\sim$}}{a}}\vphantom{a}}$</w:t>
        </w:r>
      </w:ins>
      <w:ins w:id="3859" w:author="PR Preview" w:date="2026-01-01T00:00:00Z">
        <w:r>
          <w:t xml:space="preserve"> </w:t>
        </w:r>
      </w:ins>
      <w:ins w:id="3860" w:author="PR Preview" w:date="2026-01-01T00:00:00Z">
        <w:r>
          <w:t xml:space="preserve">is a new vector built from</w:t>
        </w:r>
      </w:ins>
      <w:ins w:id="3861" w:author="PR Preview" w:date="2026-01-01T00:00:00Z">
        <w:r>
          <w:t xml:space="preserve"> </w:t>
        </w:r>
      </w:ins>
      <w:ins w:id="3862" w:author="PR Preview" w:date="2026-01-01T00:00:00Z">
        <w:r>
          <w:t xml:space="preserve">its first entry.</w:t>
        </w:r>
      </w:ins>
    </w:p>
    <w:p>
      <w:pPr>
        <w:pStyle w:val="FirstParagraph"/>
      </w:pPr>
      <w:ins w:id="3863" w:author="PR Preview" w:date="2026-01-01T00:00:00Z">
        <w:r>
          <w:t xml:space="preserve">Items 1, 2 and 5 are affine and items 3 and 4 are not,</w:t>
        </w:r>
      </w:ins>
      <w:ins w:id="3864" w:author="PR Preview" w:date="2026-01-01T00:00:00Z">
        <w:r>
          <w:t xml:space="preserve"> </w:t>
        </w:r>
      </w:ins>
      <w:ins w:id="3865" w:author="PR Preview" w:date="2026-01-01T00:00:00Z">
        <w:r>
          <w:t xml:space="preserve">which is the split that matters:</w:t>
        </w:r>
      </w:ins>
      <w:ins w:id="3866" w:author="PR Preview" w:date="2026-01-01T00:00:00Z">
        <w:r>
          <w:t xml:space="preserve"> </w:t>
        </w:r>
      </w:ins>
      <w:ins w:id="3867" w:author="PR Preview" w:date="2026-01-01T00:00:00Z">
        <w:r>
          <w:t xml:space="preserve">a</w:t>
        </w:r>
      </w:ins>
      <w:ins w:id="3868" w:author="PR Preview" w:date="2026-01-01T00:00:00Z">
        <w:r>
          <w:t xml:space="preserve"> </w:t>
        </w:r>
      </w:ins>
      <w:ins w:id="3869" w:author="PR Preview" w:date="2026-01-01T00:00:00Z">
        <w:r>
          <w:rPr>
            <w:i/>
            <w:iCs/>
          </w:rPr>
          <w:t xml:space="preserve">model</w:t>
        </w:r>
      </w:ins>
      <w:ins w:id="3870" w:author="PR Preview" w:date="2026-01-01T00:00:00Z">
        <w:r>
          <w:t xml:space="preserve"> </w:t>
        </w:r>
      </w:ins>
      <w:ins w:id="3871" w:author="PR Preview" w:date="2026-01-01T00:00:00Z">
        <w:r>
          <w:t xml:space="preserve">can be affine in its weights while the</w:t>
        </w:r>
      </w:ins>
      <w:ins w:id="3872" w:author="PR Preview" w:date="2026-01-01T00:00:00Z">
        <w:r>
          <w:t xml:space="preserve"> </w:t>
        </w:r>
      </w:ins>
      <w:ins w:id="3873" w:author="PR Preview" w:date="2026-01-01T00:00:00Z">
        <w:r>
          <w:rPr>
            <w:i/>
            <w:iCs/>
          </w:rPr>
          <w:t xml:space="preserve">quantity we minimize</w:t>
        </w:r>
      </w:ins>
      <w:ins w:id="3874" w:author="PR Preview" w:date="2026-01-01T00:00:00Z">
        <w:r>
          <w:t xml:space="preserve"> </w:t>
        </w:r>
      </w:ins>
      <w:ins w:id="3875" w:author="PR Preview" w:date="2026-01-01T00:00:00Z">
        <w:r>
          <w:t xml:space="preserve">is</w:t>
        </w:r>
      </w:ins>
      <w:ins w:id="3876" w:author="PR Preview" w:date="2026-01-01T00:00:00Z">
        <w:r>
          <w:t xml:space="preserve"> </w:t>
        </w:r>
      </w:ins>
      <w:ins w:id="3877" w:author="PR Preview" w:date="2026-01-01T00:00:00Z">
        <w:r>
          <w:t xml:space="preserve">not.</w:t>
        </w:r>
      </w:ins>
      <w:ins w:id="3878" w:author="PR Preview" w:date="2026-01-01T00:00:00Z">
        <w:r>
          <w:t xml:space="preserve"> </w:t>
        </w:r>
      </w:ins>
      <w:ins w:id="3879" w:author="PR Preview" w:date="2026-01-01T00:00:00Z">
        <w:r>
          <w:t xml:space="preserve">Squared error and the norm penalty are both curved in</w:t>
        </w:r>
      </w:ins>
      <w:ins w:id="3880" w:author="PR Preview" w:date="2026-01-01T00:00:00Z">
        <w:r>
          <w:t xml:space="preserve"> </w:t>
        </w:r>
      </w:ins>
      <w:ins w:id="3881" w:author="PR Preview" w:date="2026-01-01T00:00:00Z">
        <w:r>
          <w:t xml:space="preserve">$\mathord{\smash[b]{\underset{\raise.3ex\hbox{$\scriptstyle\sim$}}{w}}\vphantom{w}}$</w:t>
        </w:r>
      </w:ins>
      <w:ins w:id="3882" w:author="PR Preview" w:date="2026-01-01T00:00:00Z">
        <w:r>
          <w:t xml:space="preserve">,</w:t>
        </w:r>
      </w:ins>
      <w:ins w:id="3883" w:author="PR Preview" w:date="2026-01-01T00:00:00Z">
        <w:r>
          <w:t xml:space="preserve"> </w:t>
        </w:r>
      </w:ins>
      <w:ins w:id="3884" w:author="PR Preview" w:date="2026-01-01T00:00:00Z">
        <w:r>
          <w:t xml:space="preserve">and that curvature is what makes fitting an optimization problem at all:</w:t>
        </w:r>
      </w:ins>
      <w:ins w:id="3885" w:author="PR Preview" w:date="2026-01-01T00:00:00Z">
        <w:r>
          <w:t xml:space="preserve"> </w:t>
        </w:r>
      </w:ins>
      <w:ins w:id="3886" w:author="PR Preview" w:date="2026-01-01T00:00:00Z">
        <w:r>
          <w:t xml:space="preserve">there is always a downhill direction to follow.</w:t>
        </w:r>
      </w:ins>
      <w:ins w:id="3887" w:author="PR Preview" w:date="2026-01-01T00:00:00Z">
        <w:r>
          <w:t xml:space="preserve"> </w:t>
        </w:r>
      </w:ins>
      <w:ins w:id="3888" w:author="PR Preview" w:date="2026-01-01T00:00:00Z">
        <w:r>
          <w:t xml:space="preserve">Curvature alone does not promise a</w:t>
        </w:r>
      </w:ins>
      <w:ins w:id="3889" w:author="PR Preview" w:date="2026-01-01T00:00:00Z">
        <w:r>
          <w:t xml:space="preserve"> </w:t>
        </w:r>
      </w:ins>
      <w:ins w:id="3890" w:author="PR Preview" w:date="2026-01-01T00:00:00Z">
        <w:r>
          <w:rPr>
            <w:i/>
            <w:iCs/>
          </w:rPr>
          <w:t xml:space="preserve">single</w:t>
        </w:r>
      </w:ins>
      <w:ins w:id="3891" w:author="PR Preview" w:date="2026-01-01T00:00:00Z">
        <w:r>
          <w:t xml:space="preserve"> </w:t>
        </w:r>
      </w:ins>
      <w:ins w:id="3892" w:author="PR Preview" w:date="2026-01-01T00:00:00Z">
        <w:r>
          <w:t xml:space="preserve">answer.</w:t>
        </w:r>
      </w:ins>
      <w:ins w:id="3893" w:author="PR Preview" w:date="2026-01-01T00:00:00Z">
        <w:r>
          <w:t xml:space="preserve"> </w:t>
        </w:r>
      </w:ins>
      <w:ins w:id="3894" w:author="PR Preview" w:date="2026-01-01T00:00:00Z">
        <w:r>
          <w:t xml:space="preserve">The squared error of one observation is completely flat along a whole line of</w:t>
        </w:r>
      </w:ins>
      <w:ins w:id="3895" w:author="PR Preview" w:date="2026-01-01T00:00:00Z">
        <w:r>
          <w:t xml:space="preserve"> </w:t>
        </w:r>
      </w:ins>
      <w:ins w:id="3896" w:author="PR Preview" w:date="2026-01-01T00:00:00Z">
        <w:r>
          <w:t xml:space="preserve">weight vectors, every one of which fits that observation exactly,</w:t>
        </w:r>
      </w:ins>
      <w:ins w:id="3897" w:author="PR Preview" w:date="2026-01-01T00:00:00Z">
        <w:r>
          <w:t xml:space="preserve"> </w:t>
        </w:r>
      </w:ins>
      <w:ins w:id="3898" w:author="PR Preview" w:date="2026-01-01T00:00:00Z">
        <w:r>
          <w:t xml:space="preserve">and pinning down one of them is part of what the norm penalty is added for in</w:t>
        </w:r>
      </w:ins>
      <w:ins w:id="3899" w:author="PR Preview" w:date="2026-01-01T00:00:00Z">
        <w:r>
          <w:t xml:space="preserve"> </w:t>
        </w:r>
      </w:ins>
      <w:ins w:id="3900" w:author="PR Preview" w:date="2026-01-01T00:00:00Z">
        <w:r>
          <w:t xml:space="preserve">week 3.</w:t>
        </w:r>
      </w:ins>
    </w:p>
    <w:bookmarkEnd w:id="180"/>
    <w:bookmarkEnd w:id="181"/>
    <w:bookmarkStart w:id="187" w:name="transposes-of-sums-and-products"/>
    <w:p>
      <w:pPr>
        <w:pStyle w:val="Heading3"/>
      </w:pPr>
      <w:r>
        <w:t xml:space="preserve">2.8 Transposes of sums and products</w:t>
      </w:r>
    </w:p>
    <w:bookmarkStart w:id="182" w:name="thm-transpose-sum"/>
    <w:p>
      <w:pPr>
        <w:pStyle w:val="FirstParagraph"/>
      </w:pPr>
      <w:r>
        <w:rPr>
          <w:b/>
          <w:bCs/>
        </w:rPr>
        <w:t xml:space="preserve">Theorem 18 (Transpose of a sum)</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sSup>
            <m:e>
              <m:r>
                <m:rPr>
                  <m:sty m:val="p"/>
                </m:rPr>
                <m:t>(</m:t>
              </m:r>
              <m:r>
                <m:rPr>
                  <m:sty m:val="bi"/>
                </m:rPr>
                <m:t>A</m:t>
              </m:r>
              <m:r>
                <m:rPr>
                  <m:sty m:val="p"/>
                </m:rPr>
                <m:t>+</m:t>
              </m:r>
              <m:r>
                <m:rPr>
                  <m:sty m:val="bi"/>
                </m:rPr>
                <m:t>B</m:t>
              </m:r>
              <m:r>
                <m:rPr>
                  <m:sty m:val="p"/>
                </m:rPr>
                <m:t>)</m:t>
              </m:r>
            </m:e>
            <m:sup>
              <m:r>
                <m:rPr>
                  <m:sty m:val="p"/>
                </m:rPr>
                <m:t>⊤</m:t>
              </m:r>
            </m:sup>
          </m:sSup>
          <m:r>
            <m:rPr>
              <m:sty m:val="p"/>
            </m:rPr>
            <m:t>=</m:t>
          </m:r>
          <m:sSup>
            <m:e>
              <m:r>
                <m:rPr>
                  <m:sty m:val="bi"/>
                </m:rPr>
                <m:t>A</m:t>
              </m:r>
            </m:e>
            <m:sup>
              <m:r>
                <m:rPr>
                  <m:sty m:val="p"/>
                </m:rPr>
                <m:t>⊤</m:t>
              </m:r>
            </m:sup>
          </m:sSup>
          <m:r>
            <m:rPr>
              <m:sty m:val="p"/>
            </m:rPr>
            <m:t>+</m:t>
          </m:r>
          <m:sSup>
            <m:e>
              <m:r>
                <m:rPr>
                  <m:sty m:val="bi"/>
                </m:rPr>
                <m:t>B</m:t>
              </m:r>
            </m:e>
            <m:sup>
              <m:r>
                <m:rPr>
                  <m:sty m:val="p"/>
                </m:rPr>
                <m:t>⊤</m:t>
              </m:r>
            </m:sup>
          </m:sSup>
        </m:oMath>
      </m:oMathPara>
    </w:p>
    <w:p>
      <w:pPr>
        <w:pStyle w:val="FirstParagraph"/>
      </w:pPr>
      <w:del w:id="3901" w:author="PR Preview" w:date="2026-01-01T00:00:00Z">
        <w:r>
          <w:delText xml:space="preserve">In particular, for column vectors</w:delText>
        </w:r>
      </w:del>
      <w:del w:id="3902" w:author="PR Preview" w:date="2026-01-01T00:00:00Z">
        <w:r>
          <w:delText xml:space="preserve"> </w:delText>
        </w:r>
      </w:del>
      <m:oMath>
        <m:limLow>
          <m:e>
            <m:r>
              <m:t>x</m:t>
            </m:r>
          </m:e>
          <m:lim>
            <m:r>
              <m:rPr>
                <m:sty m:val="p"/>
              </m:rPr>
              <m:t>∼</m:t>
            </m:r>
          </m:lim>
        </m:limLow>
      </m:oMath>
      <w:del w:id="3903" w:author="PR Preview" w:date="2026-01-01T00:00:00Z">
        <w:r>
          <w:delText xml:space="preserve"> </w:delText>
        </w:r>
      </w:del>
      <w:del w:id="3904" w:author="PR Preview" w:date="2026-01-01T00:00:00Z">
        <w:r>
          <w:delText xml:space="preserve">and</w:delText>
        </w:r>
      </w:del>
      <w:del w:id="3905" w:author="PR Preview" w:date="2026-01-01T00:00:00Z">
        <w:r>
          <w:delText xml:space="preserve"> </w:delText>
        </w:r>
      </w:del>
      <m:oMath>
        <m:limLow>
          <m:e>
            <m:r>
              <m:t>y</m:t>
            </m:r>
          </m:e>
          <m:lim>
            <m:r>
              <m:rPr>
                <m:sty m:val="p"/>
              </m:rPr>
              <m:t>∼</m:t>
            </m:r>
          </m:lim>
        </m:limLow>
      </m:oMath>
      <w:del w:id="3906" w:author="PR Preview" w:date="2026-01-01T00:00:00Z">
        <w:r>
          <w:delText xml:space="preserve"> </w:delText>
        </w:r>
      </w:del>
      <w:del w:id="3907" w:author="PR Preview" w:date="2026-01-01T00:00:00Z">
        <w:r>
          <w:delText xml:space="preserve">of the same length:</w:delText>
        </w:r>
      </w:del>
    </w:p>
    <w:p>
      <w:pPr>
        <w:pStyle w:val="BodyText"/>
      </w:pPr>
      <m:oMathPara>
        <m:oMathParaPr>
          <m:jc m:val="center"/>
        </m:oMathParaPr>
        <m:oMath>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sSup>
            <m:e>
              <m:limLow>
                <m:e>
                  <m:r>
                    <m:t>x</m:t>
                  </m:r>
                </m:e>
                <m:lim>
                  <m:r>
                    <m:rPr>
                      <m:sty m:val="p"/>
                    </m:rPr>
                    <m:t>∼</m:t>
                  </m:r>
                </m:lim>
              </m:limLow>
            </m:e>
            <m:sup>
              <m:r>
                <m:rPr>
                  <m:sty m:val="p"/>
                </m:rPr>
                <m:t>⊤</m:t>
              </m:r>
            </m:sup>
          </m:sSup>
          <m:r>
            <m:rPr>
              <m:sty m:val="p"/>
            </m:rPr>
            <m:t>+</m:t>
          </m:r>
          <m:sSup>
            <m:e>
              <m:limLow>
                <m:e>
                  <m:r>
                    <m:t>y</m:t>
                  </m:r>
                </m:e>
                <m:lim>
                  <m:r>
                    <m:rPr>
                      <m:sty m:val="p"/>
                    </m:rPr>
                    <m:t>∼</m:t>
                  </m:r>
                </m:lim>
              </m:limLow>
            </m:e>
            <m:sup>
              <m:r>
                <m:rPr>
                  <m:sty m:val="p"/>
                </m:rPr>
                <m:t>⊤</m:t>
              </m:r>
            </m:sup>
          </m:sSup>
        </m:oMath>
      </m:oMathPara>
    </w:p>
    <w:p>
      <w:pPr>
        <w:pStyle w:val="FirstParagraph"/>
      </w:pPr>
      <w:ins w:id="3908" w:author="PR Preview" w:date="2026-01-01T00:00:00Z">
        <w:r>
          <w:t xml:space="preserve">In particular, for column vectors</w:t>
        </w:r>
      </w:ins>
      <w:ins w:id="3909" w:author="PR Preview" w:date="2026-01-01T00:00:00Z">
        <w:r>
          <w:t xml:space="preserve"> </w:t>
        </w:r>
      </w:ins>
      <w:ins w:id="3910" w:author="PR Preview" w:date="2026-01-01T00:00:00Z">
        <w:r>
          <w:t xml:space="preserve">$\mathord{\smash[b]{\underset{\raise.3ex\hbox{$\scriptstyle\sim$}}{x}}\vphantom{x}}$</w:t>
        </w:r>
      </w:ins>
      <w:ins w:id="3911" w:author="PR Preview" w:date="2026-01-01T00:00:00Z">
        <w:r>
          <w:t xml:space="preserve"> </w:t>
        </w:r>
      </w:ins>
      <w:ins w:id="3912" w:author="PR Preview" w:date="2026-01-01T00:00:00Z">
        <w:r>
          <w:t xml:space="preserve">and</w:t>
        </w:r>
      </w:ins>
      <w:ins w:id="3913" w:author="PR Preview" w:date="2026-01-01T00:00:00Z">
        <w:r>
          <w:t xml:space="preserve"> </w:t>
        </w:r>
      </w:ins>
      <w:ins w:id="3914" w:author="PR Preview" w:date="2026-01-01T00:00:00Z">
        <w:r>
          <w:t xml:space="preserve">$\mathord{\smash[b]{\underset{\raise.3ex\hbox{$\scriptstyle\sim$}}{y}}\vphantom{y}}$</w:t>
        </w:r>
      </w:ins>
      <w:ins w:id="3915" w:author="PR Preview" w:date="2026-01-01T00:00:00Z">
        <w:r>
          <w:t xml:space="preserve"> </w:t>
        </w:r>
      </w:ins>
      <w:ins w:id="3916" w:author="PR Preview" w:date="2026-01-01T00:00:00Z">
        <w:r>
          <w:t xml:space="preserve">of the same length:</w:t>
        </w:r>
      </w:ins>
    </w:p>
    <w:p>
      <w:pPr>
        <w:pStyle w:val="BodyText"/>
      </w:pPr>
      <w:ins w:id="3917" w:author="PR Preview" w:date="2026-01-01T00:00:00Z">
        <w:r>
          <w:t xml:space="preserve">$${(\mathord{\smash[b]{\underset{\raise.3ex\hbox{$\scriptstyle\sim$}}{x}}\vphantom{x}}+ \mathord{\smash[b]{\underset{\raise.3ex\hbox{$\scriptstyle\sim$}}{y}}\vphantom{y}})}^{\top} = {\mathord{\smash[b]{\underset{\raise.3ex\hbox{$\scriptstyle\sim$}}{x}}\vphantom{x}}}^{\top} + {\mathord{\smash[b]{\underset{\raise.3ex\hbox{$\scriptstyle\sim$}}{y}}\vphantom{y}}}^{\top}$$</w:t>
        </w:r>
      </w:ins>
    </w:p>
    <w:bookmarkEnd w:id="182"/>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p"/>
                        </m:rPr>
                        <m:t>+</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p"/>
                </m:rPr>
                <m:t>+</m:t>
              </m:r>
              <m:r>
                <m:rPr>
                  <m:sty m:val="bi"/>
                </m:rPr>
                <m:t>B</m:t>
              </m:r>
              <m:sSub>
                <m:e>
                  <m:r>
                    <m:rPr>
                      <m:sty m:val="p"/>
                    </m:rPr>
                    <m:t>)</m:t>
                  </m:r>
                </m:e>
                <m:sub>
                  <m:r>
                    <m:t>j</m:t>
                  </m:r>
                  <m:r>
                    <m:t>i</m:t>
                  </m:r>
                </m:sub>
              </m:sSub>
              <m:r>
                <m:t>&amp;</m:t>
              </m:r>
              <m:r>
                <m:t>&amp;</m:t>
              </m:r>
              <m:r>
                <m:rPr>
                  <m:nor/>
                  <m:sty m:val="p"/>
                </m:rPr>
                <m:t>(definition of the transpose)</m:t>
              </m:r>
            </m:e>
            <m:e>
              <m:r>
                <m:t>&amp;</m:t>
              </m:r>
              <m:r>
                <m:rPr>
                  <m:sty m:val="p"/>
                </m:rPr>
                <m:t>=</m:t>
              </m:r>
              <m:sSub>
                <m:e>
                  <m:r>
                    <m:t>a</m:t>
                  </m:r>
                </m:e>
                <m:sub>
                  <m:r>
                    <m:t>j</m:t>
                  </m:r>
                  <m:r>
                    <m:t>i</m:t>
                  </m:r>
                </m:sub>
              </m:sSub>
              <m:r>
                <m:rPr>
                  <m:sty m:val="p"/>
                </m:rPr>
                <m:t>+</m:t>
              </m:r>
              <m:sSub>
                <m:e>
                  <m:r>
                    <m:t>b</m:t>
                  </m:r>
                </m:e>
                <m:sub>
                  <m:r>
                    <m:t>j</m:t>
                  </m:r>
                  <m:r>
                    <m:t>i</m:t>
                  </m:r>
                </m:sub>
              </m:sSub>
              <m:r>
                <m:t>&amp;</m:t>
              </m:r>
              <m:r>
                <m:t>&amp;</m:t>
              </m:r>
              <m:r>
                <m:rPr>
                  <m:nor/>
                  <m:sty m:val="p"/>
                </m:rPr>
                <m:t>(definition of matrix addition)</m:t>
              </m:r>
            </m:e>
            <m:e>
              <m:r>
                <m:t>&amp;</m:t>
              </m:r>
              <m:r>
                <m:rPr>
                  <m:sty m:val="p"/>
                </m:rPr>
                <m:t>=</m:t>
              </m:r>
              <m:r>
                <m:rPr>
                  <m:sty m:val="p"/>
                </m:rPr>
                <m:t>(</m:t>
              </m:r>
              <m:sSup>
                <m:e>
                  <m:r>
                    <m:rPr>
                      <m:sty m:val="bi"/>
                    </m:rPr>
                    <m:t>A</m:t>
                  </m:r>
                </m:e>
                <m:sup>
                  <m:r>
                    <m:rPr>
                      <m:sty m:val="p"/>
                    </m:rPr>
                    <m:t>⊤</m:t>
                  </m:r>
                </m:sup>
              </m:sSup>
              <m:sSub>
                <m:e>
                  <m:r>
                    <m:rPr>
                      <m:sty m:val="p"/>
                    </m:rPr>
                    <m:t>)</m:t>
                  </m:r>
                </m:e>
                <m:sub>
                  <m:r>
                    <m:t>i</m:t>
                  </m:r>
                  <m:r>
                    <m:t>j</m:t>
                  </m:r>
                </m:sub>
              </m:sSub>
              <m:r>
                <m:rPr>
                  <m:sty m:val="p"/>
                </m:rPr>
                <m:t>+</m:t>
              </m:r>
              <m:r>
                <m:rPr>
                  <m:sty m:val="p"/>
                </m:rPr>
                <m:t>(</m:t>
              </m:r>
              <m:sSup>
                <m:e>
                  <m:r>
                    <m:rPr>
                      <m:sty m:val="bi"/>
                    </m:rPr>
                    <m:t>B</m:t>
                  </m:r>
                </m:e>
                <m:sup>
                  <m:r>
                    <m:rPr>
                      <m:sty m:val="p"/>
                    </m:rPr>
                    <m:t>⊤</m:t>
                  </m:r>
                </m:sup>
              </m:sSup>
              <m:sSub>
                <m:e>
                  <m:r>
                    <m:rPr>
                      <m:sty m:val="p"/>
                    </m:rPr>
                    <m:t>)</m:t>
                  </m:r>
                </m:e>
                <m:sub>
                  <m:r>
                    <m:t>i</m:t>
                  </m:r>
                  <m:r>
                    <m:t>j</m:t>
                  </m:r>
                </m:sub>
              </m:sSub>
              <m:r>
                <m:t>&amp;</m:t>
              </m:r>
              <m:r>
                <m:t>&amp;</m:t>
              </m:r>
              <m:r>
                <m:rPr>
                  <m:nor/>
                  <m:sty m:val="p"/>
                </m:rPr>
                <m:t>(definition of the transpose)</m:t>
              </m:r>
            </m:e>
            <m:e>
              <m:r>
                <m:t>&amp;</m:t>
              </m:r>
              <m:r>
                <m:rPr>
                  <m:sty m:val="p"/>
                </m:rPr>
                <m:t>=</m:t>
              </m:r>
              <m:r>
                <m:t>​</m:t>
              </m:r>
              <m:d>
                <m:dPr>
                  <m:begChr m:val="["/>
                  <m:sepChr m:val=""/>
                  <m:endChr m:val="]"/>
                  <m:grow/>
                </m:dPr>
                <m:e>
                  <m:sSup>
                    <m:e>
                      <m:r>
                        <m:rPr>
                          <m:sty m:val="bi"/>
                        </m:rPr>
                        <m:t>A</m:t>
                      </m:r>
                    </m:e>
                    <m:sup>
                      <m:r>
                        <m:rPr>
                          <m:sty m:val="p"/>
                        </m:rPr>
                        <m:t>⊤</m:t>
                      </m:r>
                    </m:sup>
                  </m:sSup>
                  <m:r>
                    <m:rPr>
                      <m:sty m:val="p"/>
                    </m:rPr>
                    <m:t>+</m:t>
                  </m:r>
                  <m:sSup>
                    <m:e>
                      <m:r>
                        <m:rPr>
                          <m:sty m:val="bi"/>
                        </m:rPr>
                        <m:t>B</m:t>
                      </m:r>
                    </m:e>
                    <m:sup>
                      <m:r>
                        <m:rPr>
                          <m:sty m:val="p"/>
                        </m:rPr>
                        <m:t>⊤</m:t>
                      </m:r>
                    </m:sup>
                  </m:sSup>
                </m:e>
              </m:d>
              <m:sSub>
                <m:e>
                  <m:r>
                    <m:t>​</m:t>
                  </m:r>
                </m:e>
                <m:sub>
                  <m:r>
                    <m:t>i</m:t>
                  </m:r>
                  <m:r>
                    <m:t>j</m:t>
                  </m:r>
                </m:sub>
              </m:sSub>
              <m:r>
                <m:t>&amp;</m:t>
              </m:r>
              <m:r>
                <m:t>&amp;</m:t>
              </m:r>
              <m:r>
                <m:rPr>
                  <m:nor/>
                  <m:sty m:val="p"/>
                </m:rPr>
                <m:t>(definition of matrix addition)</m:t>
              </m:r>
            </m:e>
          </m:eqArr>
        </m:oMath>
      </m:oMathPara>
    </w:p>
    <w:bookmarkStart w:id="183" w:name="thm-transpose-product"/>
    <w:p>
      <w:pPr>
        <w:pStyle w:val="FirstParagraph"/>
      </w:pPr>
      <w:r>
        <w:rPr>
          <w:b/>
          <w:bCs/>
        </w:rPr>
        <w:t xml:space="preserve">Theorem 19 (Transpose of a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w:t>
      </w:r>
      <w:r>
        <w:t xml:space="preserve">and a</w:t>
      </w:r>
      <w:r>
        <w:t xml:space="preserve"> </w:t>
      </w:r>
      <m:oMath>
        <m:r>
          <m:t>k</m:t>
        </m:r>
        <m:r>
          <m:rPr>
            <m:sty m:val="p"/>
          </m:rPr>
          <m:t>×</m:t>
        </m:r>
        <m:r>
          <m:t>n</m:t>
        </m:r>
      </m:oMath>
      <w:r>
        <w:t xml:space="preserve"> </w:t>
      </w:r>
      <w:r>
        <w:t xml:space="preserve">matrix</w:t>
      </w:r>
      <w:r>
        <w:t xml:space="preserve"> </w:t>
      </w:r>
      <m:oMath>
        <m:r>
          <m:rPr>
            <m:sty m:val="bi"/>
          </m:rPr>
          <m:t>B</m:t>
        </m:r>
      </m:oMath>
      <w:r>
        <w:t xml:space="preserve">:</w:t>
      </w:r>
    </w:p>
    <w:p>
      <w:pPr>
        <w:pStyle w:val="BodyText"/>
      </w:pPr>
      <m:oMathPara>
        <m:oMathParaPr>
          <m:jc m:val="center"/>
        </m:oMathParaPr>
        <m:oMath>
          <m:limLow>
            <m:e>
              <m:limLow>
                <m:e>
                  <m:sSup>
                    <m:e>
                      <m:r>
                        <m:rPr>
                          <m:sty m:val="p"/>
                        </m:rPr>
                        <m:t>(</m:t>
                      </m:r>
                      <m:r>
                        <m:rPr>
                          <m:sty m:val="bi"/>
                        </m:rPr>
                        <m:t>A</m:t>
                      </m:r>
                      <m:r>
                        <m:rPr>
                          <m:sty m:val="bi"/>
                        </m:rPr>
                        <m:t>B</m:t>
                      </m:r>
                      <m:r>
                        <m:rPr>
                          <m:sty m:val="p"/>
                        </m:rPr>
                        <m:t>)</m:t>
                      </m:r>
                    </m:e>
                    <m:sup>
                      <m:r>
                        <m:rPr>
                          <m:sty m:val="p"/>
                        </m:rPr>
                        <m:t>⊤</m:t>
                      </m:r>
                    </m:sup>
                  </m:sSup>
                </m:e>
                <m:lim>
                  <m:r>
                    <m:rPr>
                      <m:sty m:val="p"/>
                    </m:rPr>
                    <m:t>⏟</m:t>
                  </m:r>
                </m:lim>
              </m:limLow>
            </m:e>
            <m:lim>
              <m:r>
                <m:t>n</m:t>
              </m:r>
              <m:r>
                <m:rPr>
                  <m:sty m:val="p"/>
                </m:rPr>
                <m:t>×</m:t>
              </m:r>
              <m:r>
                <m:t>m</m:t>
              </m:r>
            </m:lim>
          </m:limLow>
          <m:r>
            <m:rPr>
              <m:sty m:val="p"/>
            </m:rPr>
            <m:t>=</m:t>
          </m:r>
          <m:limLow>
            <m:e>
              <m:limLow>
                <m:e>
                  <m:sSup>
                    <m:e>
                      <m:r>
                        <m:rPr>
                          <m:sty m:val="bi"/>
                        </m:rPr>
                        <m:t>B</m:t>
                      </m:r>
                    </m:e>
                    <m:sup>
                      <m:r>
                        <m:rPr>
                          <m:sty m:val="p"/>
                        </m:rPr>
                        <m:t>⊤</m:t>
                      </m:r>
                    </m:sup>
                  </m:sSup>
                </m:e>
                <m:lim>
                  <m:r>
                    <m:rPr>
                      <m:sty m:val="p"/>
                    </m:rPr>
                    <m:t>⏟</m:t>
                  </m:r>
                </m:lim>
              </m:limLow>
            </m:e>
            <m:lim>
              <m:r>
                <m:t>n</m:t>
              </m:r>
              <m:r>
                <m:rPr>
                  <m:sty m:val="p"/>
                </m:rPr>
                <m:t>×</m:t>
              </m:r>
              <m:r>
                <m:t>k</m:t>
              </m:r>
            </m:lim>
          </m:limLow>
          <m:r>
            <m:t> </m:t>
          </m:r>
          <m:limLow>
            <m:e>
              <m:limLow>
                <m:e>
                  <m:sSup>
                    <m:e>
                      <m:r>
                        <m:rPr>
                          <m:sty m:val="bi"/>
                        </m:rPr>
                        <m:t>A</m:t>
                      </m:r>
                    </m:e>
                    <m:sup>
                      <m:r>
                        <m:rPr>
                          <m:sty m:val="p"/>
                        </m:rPr>
                        <m:t>⊤</m:t>
                      </m:r>
                    </m:sup>
                  </m:sSup>
                </m:e>
                <m:lim>
                  <m:r>
                    <m:rPr>
                      <m:sty m:val="p"/>
                    </m:rPr>
                    <m:t>⏟</m:t>
                  </m:r>
                </m:lim>
              </m:limLow>
            </m:e>
            <m:lim>
              <m:r>
                <m:t>k</m:t>
              </m:r>
              <m:r>
                <m:rPr>
                  <m:sty m:val="p"/>
                </m:rPr>
                <m:t>×</m:t>
              </m:r>
              <m:r>
                <m:t>m</m:t>
              </m:r>
            </m:lim>
          </m:limLow>
        </m:oMath>
      </m:oMathPara>
    </w:p>
    <w:bookmarkEnd w:id="183"/>
    <w:p>
      <w:pPr>
        <w:pStyle w:val="FirstParagraph"/>
      </w:pPr>
      <w:r>
        <w:rPr>
          <w:i/>
          <w:iCs/>
        </w:rPr>
        <w:t xml:space="preserve">Proof</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each side:</w:t>
      </w:r>
    </w:p>
    <w:p>
      <w:pPr>
        <w:pStyle w:val="BodyText"/>
      </w:pPr>
      <m:oMathPara>
        <m:oMathParaPr>
          <m:jc m:val="center"/>
        </m:oMathParaPr>
        <m:oMath>
          <m:eqArr>
            <m:e>
              <m:r>
                <m:t>​</m:t>
              </m:r>
              <m:d>
                <m:dPr>
                  <m:begChr m:val="["/>
                  <m:sepChr m:val=""/>
                  <m:endChr m:val="]"/>
                  <m:grow/>
                </m:dPr>
                <m:e>
                  <m:sSup>
                    <m:e>
                      <m:r>
                        <m:rPr>
                          <m:sty m:val="p"/>
                        </m:rPr>
                        <m:t>(</m:t>
                      </m:r>
                      <m:r>
                        <m:rPr>
                          <m:sty m:val="bi"/>
                        </m:rPr>
                        <m:t>A</m:t>
                      </m:r>
                      <m:r>
                        <m:rPr>
                          <m:sty m:val="bi"/>
                        </m:rPr>
                        <m:t>B</m:t>
                      </m:r>
                      <m:r>
                        <m:rPr>
                          <m:sty m:val="p"/>
                        </m:rPr>
                        <m:t>)</m:t>
                      </m:r>
                    </m:e>
                    <m:sup>
                      <m:r>
                        <m:rPr>
                          <m:sty m:val="p"/>
                        </m:rPr>
                        <m:t>⊤</m:t>
                      </m:r>
                    </m:sup>
                  </m:sSup>
                </m:e>
              </m:d>
              <m:sSub>
                <m:e>
                  <m:r>
                    <m:t>​</m:t>
                  </m:r>
                </m:e>
                <m:sub>
                  <m:r>
                    <m:t>i</m:t>
                  </m:r>
                  <m:r>
                    <m:t>j</m:t>
                  </m:r>
                </m:sub>
              </m:sSub>
              <m:r>
                <m:t>&amp;</m:t>
              </m:r>
              <m:r>
                <m:rPr>
                  <m:sty m:val="p"/>
                </m:rPr>
                <m:t>=</m:t>
              </m:r>
              <m:r>
                <m:rPr>
                  <m:sty m:val="p"/>
                </m:rPr>
                <m:t>(</m:t>
              </m:r>
              <m:r>
                <m:rPr>
                  <m:sty m:val="bi"/>
                </m:rPr>
                <m:t>A</m:t>
              </m:r>
              <m:r>
                <m:rPr>
                  <m:sty m:val="bi"/>
                </m:rPr>
                <m:t>B</m:t>
              </m:r>
              <m:sSub>
                <m:e>
                  <m:r>
                    <m:rPr>
                      <m:sty m:val="p"/>
                    </m:rPr>
                    <m:t>)</m:t>
                  </m:r>
                </m:e>
                <m:sub>
                  <m:r>
                    <m:t>j</m:t>
                  </m:r>
                  <m:r>
                    <m:t>i</m:t>
                  </m:r>
                </m:sub>
              </m:sSub>
              <m:r>
                <m:t>&amp;</m:t>
              </m:r>
              <m:r>
                <m:t>&amp;</m:t>
              </m:r>
              <m:r>
                <m:rPr>
                  <m:nor/>
                  <m:sty m:val="p"/>
                </m:rPr>
                <m:t>(definition of the transpose)</m:t>
              </m:r>
            </m:e>
            <m:e>
              <m:r>
                <m:t>&amp;</m:t>
              </m:r>
              <m:r>
                <m:rPr>
                  <m:sty m:val="p"/>
                </m:rPr>
                <m:t>=</m:t>
              </m:r>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ty m:val="p"/>
                    </m:rPr>
                    <m:t>⊤</m:t>
                  </m:r>
                </m:sup>
              </m:sSup>
              <m:sSub>
                <m:e>
                  <m:r>
                    <m:rPr>
                      <m:sty m:val="p"/>
                    </m:rPr>
                    <m:t>)</m:t>
                  </m:r>
                </m:e>
                <m:sub>
                  <m:r>
                    <m:t>i</m:t>
                  </m:r>
                  <m:r>
                    <m:t>s</m:t>
                  </m:r>
                </m:sub>
              </m:sSub>
              <m:r>
                <m:t> </m:t>
              </m:r>
              <m:r>
                <m:rPr>
                  <m:sty m:val="p"/>
                </m:rPr>
                <m:t>(</m:t>
              </m:r>
              <m:sSup>
                <m:e>
                  <m:r>
                    <m:rPr>
                      <m:sty m:val="bi"/>
                    </m:rPr>
                    <m:t>A</m:t>
                  </m:r>
                </m:e>
                <m:sup>
                  <m:r>
                    <m:rPr>
                      <m:sty m:val="p"/>
                    </m:rPr>
                    <m:t>⊤</m:t>
                  </m:r>
                </m:sup>
              </m:sSup>
              <m:sSub>
                <m:e>
                  <m:r>
                    <m:rPr>
                      <m:sty m:val="p"/>
                    </m:rPr>
                    <m:t>)</m:t>
                  </m:r>
                </m:e>
                <m:sub>
                  <m:r>
                    <m:t>s</m:t>
                  </m:r>
                  <m:r>
                    <m:t>j</m:t>
                  </m:r>
                </m:sub>
              </m:sSub>
              <m:r>
                <m:t>&amp;</m:t>
              </m:r>
              <m:r>
                <m:t>&amp;</m:t>
              </m:r>
              <m:r>
                <m:rPr>
                  <m:nor/>
                  <m:sty m:val="p"/>
                </m:rPr>
                <m:t>(definition of the transpose; reorder each product)</m:t>
              </m:r>
            </m:e>
            <m:e>
              <m:r>
                <m:t>&amp;</m:t>
              </m:r>
              <m:r>
                <m:rPr>
                  <m:sty m:val="p"/>
                </m:rPr>
                <m:t>=</m:t>
              </m:r>
              <m:r>
                <m:t>​</m:t>
              </m:r>
              <m:d>
                <m:dPr>
                  <m:begChr m:val="["/>
                  <m:sepChr m:val=""/>
                  <m:endChr m:val="]"/>
                  <m:grow/>
                </m:dPr>
                <m:e>
                  <m:sSup>
                    <m:e>
                      <m:r>
                        <m:rPr>
                          <m:sty m:val="bi"/>
                        </m:rPr>
                        <m:t>B</m:t>
                      </m:r>
                    </m:e>
                    <m:sup>
                      <m:r>
                        <m:rPr>
                          <m:sty m:val="p"/>
                        </m:rPr>
                        <m:t>⊤</m:t>
                      </m:r>
                    </m:sup>
                  </m:sSup>
                  <m:r>
                    <m:t> </m:t>
                  </m:r>
                  <m:sSup>
                    <m:e>
                      <m:r>
                        <m:rPr>
                          <m:sty m:val="bi"/>
                        </m:rPr>
                        <m:t>A</m:t>
                      </m:r>
                    </m:e>
                    <m:sup>
                      <m:r>
                        <m:rPr>
                          <m:sty m:val="p"/>
                        </m:rPr>
                        <m:t>⊤</m:t>
                      </m:r>
                    </m:sup>
                  </m:sSup>
                </m:e>
              </m:d>
              <m:sSub>
                <m:e>
                  <m:r>
                    <m:t>​</m:t>
                  </m:r>
                </m:e>
                <m:sub>
                  <m:r>
                    <m:t>i</m:t>
                  </m:r>
                  <m:r>
                    <m:t>j</m:t>
                  </m:r>
                </m:sub>
              </m:sSub>
              <m:r>
                <m:t>&amp;</m:t>
              </m:r>
              <m:r>
                <m:t>&amp;</m:t>
              </m:r>
              <m:r>
                <m:rPr>
                  <m:nor/>
                  <m:sty m:val="p"/>
                </m:rPr>
                <m:t>(definition of matrix multiplication)</m:t>
              </m:r>
            </m:e>
          </m:eqArr>
        </m:oMath>
      </m:oMathPara>
    </w:p>
    <w:bookmarkStart w:id="184" w:name="rem-transpose-product-order"/>
    <w:p>
      <w:pPr>
        <w:pStyle w:val="FirstParagraph"/>
      </w:pPr>
      <w:r>
        <w:rPr>
          <w:i/>
          <w:iCs/>
        </w:rPr>
        <w:t xml:space="preserve">Remark 17</w:t>
      </w:r>
      <w:r>
        <w:t xml:space="preserve"> (The order of the factors reverses). </w:t>
      </w:r>
      <w:r>
        <w:t xml:space="preserve">Transposing a product reverses the order of the factors.</w:t>
      </w:r>
      <w:r>
        <w:t xml:space="preserve"> </w:t>
      </w:r>
      <w:r>
        <w:t xml:space="preserve">Keeping the original order usually gives an undefined product</w:t>
      </w:r>
      <w:r>
        <w:t xml:space="preserve"> </w:t>
      </w:r>
      <w:r>
        <w:t xml:space="preserve">or a different matrix.</w:t>
      </w:r>
      <w:r>
        <w:t xml:space="preserve"> </w:t>
      </w:r>
      <w:r>
        <w:t xml:space="preserve">For example, with</w:t>
      </w:r>
      <w:r>
        <w:t xml:space="preserve"> </w:t>
      </w:r>
      <m:oMath>
        <m:r>
          <m:rPr>
            <m:sty m:val="bi"/>
          </m:rPr>
          <m:t>A</m:t>
        </m:r>
        <m:r>
          <m:rPr>
            <m:sty m:val="p"/>
          </m:rPr>
          <m:t>=</m:t>
        </m:r>
        <m:r>
          <m:rPr>
            <m:sty m:val="p"/>
          </m:rPr>
          <m:t>[</m:t>
        </m:r>
        <m:r>
          <m:t>1</m:t>
        </m:r>
        <m:r>
          <m:rPr>
            <m:sty m:val="p"/>
          </m:rPr>
          <m:t>,</m:t>
        </m:r>
        <m:r>
          <m:t> </m:t>
        </m:r>
        <m:r>
          <m:t>2</m:t>
        </m:r>
        <m:r>
          <m:rPr>
            <m:sty m:val="p"/>
          </m:rPr>
          <m:t>]</m:t>
        </m:r>
      </m:oMath>
      <w:r>
        <w:t xml:space="preserve"> </w:t>
      </w:r>
      <w:r>
        <w:t xml:space="preserve">(</w:t>
      </w:r>
      <m:oMath>
        <m:r>
          <m:t>1</m:t>
        </m:r>
        <m:r>
          <m:rPr>
            <m:sty m:val="p"/>
          </m:rPr>
          <m:t>×</m:t>
        </m:r>
        <m:r>
          <m:t>2</m:t>
        </m:r>
      </m:oMath>
      <w:r>
        <w:t xml:space="preserve">)</w:t>
      </w:r>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 </w:t>
      </w:r>
      <w:r>
        <w:t xml:space="preserve">(</w:t>
      </w:r>
      <m:oMath>
        <m:r>
          <m:t>2</m:t>
        </m:r>
        <m:r>
          <m:rPr>
            <m:sty m:val="p"/>
          </m:rPr>
          <m:t>×</m:t>
        </m:r>
        <m:r>
          <m:t>1</m:t>
        </m:r>
      </m:oMath>
      <w:r>
        <w:t xml:space="preserve">),</w:t>
      </w:r>
    </w:p>
    <w:p>
      <w:pPr>
        <w:pStyle w:val="BodyText"/>
      </w:pPr>
      <m:oMathPara>
        <m:oMathParaPr>
          <m:jc m:val="center"/>
        </m:oMathParaPr>
        <m:oMath>
          <m:eqArr>
            <m:e>
              <m:r>
                <m:rPr>
                  <m:sty m:val="bi"/>
                </m:rPr>
                <m:t>A</m:t>
              </m:r>
              <m:r>
                <m:rPr>
                  <m:sty m:val="bi"/>
                </m:rPr>
                <m:t>B</m:t>
              </m:r>
              <m:r>
                <m:t>&amp;</m:t>
              </m:r>
              <m:r>
                <m:rPr>
                  <m:sty m:val="p"/>
                </m:rPr>
                <m:t>=</m:t>
              </m:r>
              <m:r>
                <m:t>1</m:t>
              </m:r>
              <m:r>
                <m:rPr>
                  <m:sty m:val="p"/>
                </m:rPr>
                <m:t>⋅</m:t>
              </m:r>
              <m:r>
                <m:t>3</m:t>
              </m:r>
              <m:r>
                <m:rPr>
                  <m:sty m:val="p"/>
                </m:rPr>
                <m:t>+</m:t>
              </m:r>
              <m:r>
                <m:t>2</m:t>
              </m:r>
              <m:r>
                <m:rPr>
                  <m:sty m:val="p"/>
                </m:rPr>
                <m:t>⋅</m:t>
              </m:r>
              <m:r>
                <m:t>4</m:t>
              </m:r>
            </m:e>
            <m:e>
              <m:r>
                <m:t>&amp;</m:t>
              </m:r>
              <m:r>
                <m:rPr>
                  <m:sty m:val="p"/>
                </m:rPr>
                <m:t>=</m:t>
              </m:r>
              <m:r>
                <m:t>11</m:t>
              </m:r>
              <m:r>
                <m:rPr>
                  <m:sty m:val="p"/>
                </m:rPr>
                <m:t>,</m:t>
              </m:r>
            </m:e>
          </m:eqArr>
        </m:oMath>
      </m:oMathPara>
    </w:p>
    <w:p>
      <w:pPr>
        <w:pStyle w:val="FirstParagraph"/>
      </w:pPr>
      <w:r>
        <w:t xml:space="preserve">so</w:t>
      </w:r>
      <w:r>
        <w:t xml:space="preserve"> </w:t>
      </w:r>
      <m:oMath>
        <m:sSup>
          <m:e>
            <m:r>
              <m:rPr>
                <m:sty m:val="p"/>
              </m:rPr>
              <m:t>(</m:t>
            </m:r>
            <m:r>
              <m:rPr>
                <m:sty m:val="bi"/>
              </m:rPr>
              <m:t>A</m:t>
            </m:r>
            <m:r>
              <m:rPr>
                <m:sty m:val="bi"/>
              </m:rPr>
              <m:t>B</m:t>
            </m:r>
            <m:r>
              <m:rPr>
                <m:sty m:val="p"/>
              </m:rPr>
              <m:t>)</m:t>
            </m:r>
          </m:e>
          <m:sup>
            <m:r>
              <m:rPr>
                <m:sty m:val="p"/>
              </m:rPr>
              <m:t>⊤</m:t>
            </m:r>
          </m:sup>
        </m:sSup>
        <m:r>
          <m:rPr>
            <m:sty m:val="p"/>
          </m:rPr>
          <m:t>=</m:t>
        </m:r>
        <m:r>
          <m:t>11</m:t>
        </m:r>
      </m:oMath>
      <w:r>
        <w:t xml:space="preserve">, and</w:t>
      </w:r>
    </w:p>
    <w:p>
      <w:pPr>
        <w:pStyle w:val="BodyText"/>
      </w:pPr>
      <m:oMathPara>
        <m:oMathParaPr>
          <m:jc m:val="center"/>
        </m:oMathParaPr>
        <m:oMath>
          <m:sSup>
            <m:e>
              <m:r>
                <m:rPr>
                  <m:sty m:val="bi"/>
                </m:rPr>
                <m:t>B</m:t>
              </m:r>
            </m:e>
            <m:sup>
              <m:r>
                <m:rPr>
                  <m:sty m:val="p"/>
                </m:rPr>
                <m:t>⊤</m:t>
              </m:r>
            </m:sup>
          </m:sSup>
          <m:r>
            <m:t> </m:t>
          </m:r>
          <m:sSup>
            <m:e>
              <m:r>
                <m:rPr>
                  <m:sty m:val="bi"/>
                </m:rPr>
                <m:t>A</m:t>
              </m:r>
            </m:e>
            <m:sup>
              <m:r>
                <m:rPr>
                  <m:sty m:val="p"/>
                </m:rPr>
                <m:t>⊤</m:t>
              </m:r>
            </m:sup>
          </m:sSup>
          <m:r>
            <m:rPr>
              <m:sty m:val="p"/>
            </m:rPr>
            <m:t>=</m:t>
          </m:r>
          <m:r>
            <m:rPr>
              <m:sty m:val="p"/>
            </m:rPr>
            <m:t>[</m:t>
          </m:r>
          <m:r>
            <m:t>3</m:t>
          </m:r>
          <m:r>
            <m:rPr>
              <m:sty m:val="p"/>
            </m:rPr>
            <m:t>,</m:t>
          </m:r>
          <m:r>
            <m:t> </m:t>
          </m:r>
          <m:r>
            <m:t>4</m:t>
          </m:r>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11</m:t>
          </m:r>
          <m:r>
            <m:rPr>
              <m:sty m:val="p"/>
            </m:rPr>
            <m:t>,</m:t>
          </m:r>
          <m:r>
            <m:t>  </m:t>
          </m:r>
          <m:sSup>
            <m:e>
              <m:r>
                <m:rPr>
                  <m:sty m:val="bi"/>
                </m:rPr>
                <m:t>A</m:t>
              </m:r>
            </m:e>
            <m:sup>
              <m:r>
                <m:rPr>
                  <m:sty m:val="p"/>
                </m:rPr>
                <m:t>⊤</m:t>
              </m:r>
            </m:sup>
          </m:sSup>
          <m:r>
            <m:t> </m:t>
          </m:r>
          <m:sSup>
            <m:e>
              <m:r>
                <m:rPr>
                  <m:sty m:val="bi"/>
                </m:rPr>
                <m:t>B</m:t>
              </m:r>
            </m:e>
            <m:sup>
              <m:r>
                <m:rPr>
                  <m:sty m:val="p"/>
                </m:rPr>
                <m:t>⊤</m:t>
              </m:r>
            </m:sup>
          </m:sSup>
          <m:r>
            <m:rPr>
              <m:sty m:val="p"/>
            </m:rPr>
            <m:t>=</m:t>
          </m:r>
          <m:d>
            <m:dPr>
              <m:begChr m:val="["/>
              <m:sepChr m:val=""/>
              <m:endChr m:val="]"/>
              <m:grow/>
            </m:dPr>
            <m:e>
              <m:m>
                <m:mPr>
                  <m:baseJc m:val="center"/>
                  <m:plcHide m:val="on"/>
                  <m:mcs>
                    <m:mc>
                      <m:mcPr>
                        <m:mcJc m:val="center"/>
                        <m:count m:val="1"/>
                      </m:mcPr>
                    </m:mc>
                  </m:mcs>
                </m:mPr>
                <m:mr>
                  <m:e>
                    <m:r>
                      <m:t>1</m:t>
                    </m:r>
                  </m:e>
                </m:mr>
                <m:mr>
                  <m:e>
                    <m:r>
                      <m:t>2</m:t>
                    </m:r>
                  </m:e>
                </m:mr>
              </m:m>
            </m:e>
          </m:d>
          <m:r>
            <m:rPr>
              <m:sty m:val="p"/>
            </m:rPr>
            <m:t>[</m:t>
          </m:r>
          <m:r>
            <m:t>3</m:t>
          </m:r>
          <m:r>
            <m:rPr>
              <m:sty m:val="p"/>
            </m:rPr>
            <m:t>,</m:t>
          </m:r>
          <m:r>
            <m:t> </m:t>
          </m:r>
          <m:r>
            <m:t>4</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r>
            <m:rPr>
              <m:sty m:val="p"/>
            </m:rPr>
            <m:t>.</m:t>
          </m:r>
        </m:oMath>
      </m:oMathPara>
    </w:p>
    <w:p>
      <w:pPr>
        <w:pStyle w:val="FirstParagraph"/>
      </w:pPr>
      <w:r>
        <w:t xml:space="preserve">If instead</w:t>
      </w:r>
      <w:r>
        <w:t xml:space="preserve"> </w:t>
      </w:r>
      <m:oMath>
        <m:r>
          <m:rPr>
            <m:sty m:val="bi"/>
          </m:rPr>
          <m:t>A</m:t>
        </m:r>
      </m:oMath>
      <w:r>
        <w:t xml:space="preserve"> </w:t>
      </w:r>
      <w:r>
        <w:t xml:space="preserve">is</w:t>
      </w:r>
      <w:r>
        <w:t xml:space="preserve"> </w:t>
      </w:r>
      <m:oMath>
        <m:r>
          <m:t>2</m:t>
        </m:r>
        <m:r>
          <m:rPr>
            <m:sty m:val="p"/>
          </m:rPr>
          <m:t>×</m:t>
        </m:r>
        <m:r>
          <m:t>3</m:t>
        </m:r>
      </m:oMath>
      <w:r>
        <w:t xml:space="preserve"> </w:t>
      </w:r>
      <w:r>
        <w:t xml:space="preserve">and</w:t>
      </w:r>
      <w:r>
        <w:t xml:space="preserve"> </w:t>
      </w:r>
      <m:oMath>
        <m:r>
          <m:rPr>
            <m:sty m:val="bi"/>
          </m:rPr>
          <m:t>B</m:t>
        </m:r>
      </m:oMath>
      <w:r>
        <w:t xml:space="preserve"> </w:t>
      </w:r>
      <w:r>
        <w:t xml:space="preserve">is</w:t>
      </w:r>
      <w:r>
        <w:t xml:space="preserve"> </w:t>
      </w:r>
      <m:oMath>
        <m:r>
          <m:t>3</m:t>
        </m:r>
        <m:r>
          <m:rPr>
            <m:sty m:val="p"/>
          </m:rPr>
          <m:t>×</m:t>
        </m:r>
        <m:r>
          <m:t>1</m:t>
        </m:r>
      </m:oMath>
      <w:r>
        <w:t xml:space="preserve">,</w:t>
      </w:r>
      <w:r>
        <w:t xml:space="preserve"> </w:t>
      </w:r>
      <w:r>
        <w:t xml:space="preserve">then</w:t>
      </w:r>
      <w:r>
        <w:t xml:space="preserve"> </w:t>
      </w:r>
      <m:oMath>
        <m:sSup>
          <m:e>
            <m:r>
              <m:rPr>
                <m:sty m:val="bi"/>
              </m:rPr>
              <m:t>B</m:t>
            </m:r>
          </m:e>
          <m:sup>
            <m:r>
              <m:rPr>
                <m:sty m:val="p"/>
              </m:rPr>
              <m:t>⊤</m:t>
            </m:r>
          </m:sup>
        </m:sSup>
        <m:r>
          <m:t> </m:t>
        </m:r>
        <m:sSup>
          <m:e>
            <m:r>
              <m:rPr>
                <m:sty m:val="bi"/>
              </m:rPr>
              <m:t>A</m:t>
            </m:r>
          </m:e>
          <m:sup>
            <m:r>
              <m:rPr>
                <m:sty m:val="p"/>
              </m:rPr>
              <m:t>⊤</m:t>
            </m:r>
          </m:sup>
        </m:sSup>
      </m:oMath>
      <w:r>
        <w:t xml:space="preserve"> </w:t>
      </w:r>
      <w:r>
        <w:t xml:space="preserve">is a</w:t>
      </w:r>
      <w:r>
        <w:t xml:space="preserve"> </w:t>
      </w:r>
      <m:oMath>
        <m:r>
          <m:rPr>
            <m:sty m:val="p"/>
          </m:rPr>
          <m:t>(</m:t>
        </m:r>
        <m:r>
          <m:t>1</m:t>
        </m:r>
        <m:r>
          <m:rPr>
            <m:sty m:val="p"/>
          </m:rPr>
          <m:t>×</m:t>
        </m:r>
        <m:r>
          <m:t>3</m:t>
        </m:r>
        <m:r>
          <m:rPr>
            <m:sty m:val="p"/>
          </m:rPr>
          <m:t>)</m:t>
        </m:r>
        <m:r>
          <m:rPr>
            <m:sty m:val="p"/>
          </m:rPr>
          <m:t>(</m:t>
        </m:r>
        <m:r>
          <m:t>3</m:t>
        </m:r>
        <m:r>
          <m:rPr>
            <m:sty m:val="p"/>
          </m:rPr>
          <m:t>×</m:t>
        </m:r>
        <m:r>
          <m:t>2</m:t>
        </m:r>
        <m:r>
          <m:rPr>
            <m:sty m:val="p"/>
          </m:rPr>
          <m:t>)</m:t>
        </m:r>
      </m:oMath>
      <w:r>
        <w:t xml:space="preserve"> </w:t>
      </w:r>
      <w:r>
        <w:t xml:space="preserve">product,</w:t>
      </w:r>
      <w:r>
        <w:t xml:space="preserve"> </w:t>
      </w:r>
      <w:r>
        <w:t xml:space="preserve">but</w:t>
      </w:r>
      <w:r>
        <w:t xml:space="preserve"> </w:t>
      </w:r>
      <m:oMath>
        <m:sSup>
          <m:e>
            <m:r>
              <m:rPr>
                <m:sty m:val="bi"/>
              </m:rPr>
              <m:t>A</m:t>
            </m:r>
          </m:e>
          <m:sup>
            <m:r>
              <m:rPr>
                <m:sty m:val="p"/>
              </m:rPr>
              <m:t>⊤</m:t>
            </m:r>
          </m:sup>
        </m:sSup>
        <m:r>
          <m:t> </m:t>
        </m:r>
        <m:sSup>
          <m:e>
            <m:r>
              <m:rPr>
                <m:sty m:val="bi"/>
              </m:rPr>
              <m:t>B</m:t>
            </m:r>
          </m:e>
          <m:sup>
            <m:r>
              <m:rPr>
                <m:sty m:val="p"/>
              </m:rPr>
              <m:t>⊤</m:t>
            </m:r>
          </m:sup>
        </m:sSup>
      </m:oMath>
      <w:r>
        <w:t xml:space="preserve"> </w:t>
      </w:r>
      <w:r>
        <w:t xml:space="preserve">is a</w:t>
      </w:r>
      <w:r>
        <w:t xml:space="preserve"> </w:t>
      </w:r>
      <m:oMath>
        <m:r>
          <m:rPr>
            <m:sty m:val="p"/>
          </m:rPr>
          <m:t>(</m:t>
        </m:r>
        <m:r>
          <m:t>3</m:t>
        </m:r>
        <m:r>
          <m:rPr>
            <m:sty m:val="p"/>
          </m:rPr>
          <m:t>×</m:t>
        </m:r>
        <m:r>
          <m:t>2</m:t>
        </m:r>
        <m:r>
          <m:rPr>
            <m:sty m:val="p"/>
          </m:rPr>
          <m:t>)</m:t>
        </m:r>
        <m:r>
          <m:rPr>
            <m:sty m:val="p"/>
          </m:rPr>
          <m:t>(</m:t>
        </m:r>
        <m:r>
          <m:t>1</m:t>
        </m:r>
        <m:r>
          <m:rPr>
            <m:sty m:val="p"/>
          </m:rPr>
          <m:t>×</m:t>
        </m:r>
        <m:r>
          <m:t>3</m:t>
        </m:r>
        <m:r>
          <m:rPr>
            <m:sty m:val="p"/>
          </m:rPr>
          <m:t>)</m:t>
        </m:r>
      </m:oMath>
      <w:r>
        <w:t xml:space="preserve"> </w:t>
      </w:r>
      <w:r>
        <w:t xml:space="preserve">product,</w:t>
      </w:r>
      <w:r>
        <w:t xml:space="preserve"> </w:t>
      </w:r>
      <w:r>
        <w:t xml:space="preserve">which is undefined.</w:t>
      </w:r>
    </w:p>
    <w:bookmarkEnd w:id="184"/>
    <w:bookmarkStart w:id="185" w:name="thm-scalar-transpose"/>
    <w:p>
      <w:pPr>
        <w:pStyle w:val="BodyText"/>
      </w:pPr>
      <w:del w:id="3918" w:author="PR Preview" w:date="2026-01-01T00:00:00Z">
        <w:r>
          <w:rPr>
            <w:b/>
            <w:bCs/>
          </w:rPr>
          <w:delText xml:space="preserve">Theorem 20 (A</w:delText>
        </w:r>
      </w:del>
      <w:del w:id="3919" w:author="PR Preview" w:date="2026-01-01T00:00:00Z">
        <w:r>
          <w:rPr>
            <w:b/>
            <w:bCs/>
          </w:rPr>
          <w:delText xml:space="preserve"> </w:delText>
        </w:r>
      </w:del>
      <m:oMath>
        <m:r>
          <m:t>1</m:t>
        </m:r>
        <m:r>
          <m:rPr>
            <m:sty m:val="p"/>
          </m:rPr>
          <m:t>×</m:t>
        </m:r>
        <m:r>
          <m:t>1</m:t>
        </m:r>
      </m:oMath>
      <w:del w:id="3920" w:author="PR Preview" w:date="2026-01-01T00:00:00Z">
        <w:r>
          <w:rPr>
            <w:b/>
            <w:bCs/>
          </w:rPr>
          <w:delText xml:space="preserve"> </w:delText>
        </w:r>
      </w:del>
      <w:del w:id="3921" w:author="PR Preview" w:date="2026-01-01T00:00:00Z">
        <w:r>
          <w:rPr>
            <w:b/>
            <w:bCs/>
          </w:rPr>
          <w:delText xml:space="preserve">product equals its own transpose)</w:delText>
        </w:r>
      </w:del>
      <w:del w:id="3922" w:author="PR Preview" w:date="2026-01-01T00:00:00Z">
        <w:r>
          <w:delText xml:space="preserve"> </w:delText>
        </w:r>
      </w:del>
      <w:del w:id="3923" w:author="PR Preview" w:date="2026-01-01T00:00:00Z">
        <w:r>
          <w:delText xml:space="preserve">If</w:delText>
        </w:r>
      </w:del>
      <w:del w:id="3924" w:author="PR Preview" w:date="2026-01-01T00:00:00Z">
        <w:r>
          <w:delText xml:space="preserve"> </w:delText>
        </w:r>
      </w:del>
      <m:oMath>
        <m:limLow>
          <m:e>
            <m:r>
              <m:t>u</m:t>
            </m:r>
          </m:e>
          <m:lim>
            <m:r>
              <m:rPr>
                <m:sty m:val="p"/>
              </m:rPr>
              <m:t>∼</m:t>
            </m:r>
          </m:lim>
        </m:limLow>
      </m:oMath>
      <w:del w:id="3925" w:author="PR Preview" w:date="2026-01-01T00:00:00Z">
        <w:r>
          <w:delText xml:space="preserve"> </w:delText>
        </w:r>
      </w:del>
      <w:del w:id="3926" w:author="PR Preview" w:date="2026-01-01T00:00:00Z">
        <w:r>
          <w:delText xml:space="preserve">and</w:delText>
        </w:r>
      </w:del>
      <w:del w:id="3927" w:author="PR Preview" w:date="2026-01-01T00:00:00Z">
        <w:r>
          <w:delText xml:space="preserve"> </w:delText>
        </w:r>
      </w:del>
      <m:oMath>
        <m:limLow>
          <m:e>
            <m:r>
              <m:t>v</m:t>
            </m:r>
          </m:e>
          <m:lim>
            <m:r>
              <m:rPr>
                <m:sty m:val="p"/>
              </m:rPr>
              <m:t>∼</m:t>
            </m:r>
          </m:lim>
        </m:limLow>
      </m:oMath>
      <w:del w:id="3928" w:author="PR Preview" w:date="2026-01-01T00:00:00Z">
        <w:r>
          <w:delText xml:space="preserve"> </w:delText>
        </w:r>
      </w:del>
      <w:del w:id="3929" w:author="PR Preview" w:date="2026-01-01T00:00:00Z">
        <w:r>
          <w:delText xml:space="preserve">are vectors of length</w:delText>
        </w:r>
      </w:del>
      <w:del w:id="3930" w:author="PR Preview" w:date="2026-01-01T00:00:00Z">
        <w:r>
          <w:delText xml:space="preserve"> </w:delText>
        </w:r>
      </w:del>
      <m:oMath>
        <m:r>
          <m:t>p</m:t>
        </m:r>
      </m:oMath>
      <w:del w:id="3931" w:author="PR Preview" w:date="2026-01-01T00:00:00Z">
        <w:r>
          <w:delText xml:space="preserve"> </w:delText>
        </w:r>
      </w:del>
      <w:del w:id="3932" w:author="PR Preview" w:date="2026-01-01T00:00:00Z">
        <w:r>
          <w:delText xml:space="preserve">and</w:delText>
        </w:r>
      </w:del>
      <w:del w:id="3933" w:author="PR Preview" w:date="2026-01-01T00:00:00Z">
        <w:r>
          <w:delText xml:space="preserve"> </w:delText>
        </w:r>
      </w:del>
      <m:oMath>
        <m:r>
          <m:rPr>
            <m:sty m:val="bi"/>
          </m:rPr>
          <m:t>M</m:t>
        </m:r>
      </m:oMath>
      <w:del w:id="3934" w:author="PR Preview" w:date="2026-01-01T00:00:00Z">
        <w:r>
          <w:delText xml:space="preserve"> </w:delText>
        </w:r>
      </w:del>
      <w:del w:id="3935" w:author="PR Preview" w:date="2026-01-01T00:00:00Z">
        <w:r>
          <w:delText xml:space="preserve">is a</w:delText>
        </w:r>
      </w:del>
      <w:del w:id="3936" w:author="PR Preview" w:date="2026-01-01T00:00:00Z">
        <w:r>
          <w:delText xml:space="preserve"> </w:delText>
        </w:r>
      </w:del>
      <m:oMath>
        <m:r>
          <m:t>p</m:t>
        </m:r>
        <m:r>
          <m:rPr>
            <m:sty m:val="p"/>
          </m:rPr>
          <m:t>×</m:t>
        </m:r>
        <m:r>
          <m:t>p</m:t>
        </m:r>
      </m:oMath>
      <w:del w:id="3937" w:author="PR Preview" w:date="2026-01-01T00:00:00Z">
        <w:r>
          <w:delText xml:space="preserve"> </w:delText>
        </w:r>
      </w:del>
      <w:del w:id="3938" w:author="PR Preview" w:date="2026-01-01T00:00:00Z">
        <w:r>
          <w:delText xml:space="preserve">matrix, then</w:delText>
        </w:r>
      </w:del>
      <w:del w:id="3939" w:author="PR Preview" w:date="2026-01-01T00:00:00Z">
        <w:r>
          <w:delText xml:space="preserve"> </w:delText>
        </w:r>
      </w:del>
      <m:oMath>
        <m:sSup>
          <m:e>
            <m:limLow>
              <m:e>
                <m:r>
                  <m:t>u</m:t>
                </m:r>
              </m:e>
              <m:lim>
                <m:r>
                  <m:rPr>
                    <m:sty m:val="p"/>
                  </m:rPr>
                  <m:t>∼</m:t>
                </m:r>
              </m:lim>
            </m:limLow>
          </m:e>
          <m:sup>
            <m:r>
              <m:rPr>
                <m:sty m:val="p"/>
              </m:rPr>
              <m:t>⊤</m:t>
            </m:r>
          </m:sup>
        </m:sSup>
        <m:r>
          <m:rPr>
            <m:sty m:val="bi"/>
          </m:rPr>
          <m:t>M</m:t>
        </m:r>
        <m:limLow>
          <m:e>
            <m:r>
              <m:t>v</m:t>
            </m:r>
          </m:e>
          <m:lim>
            <m:r>
              <m:rPr>
                <m:sty m:val="p"/>
              </m:rPr>
              <m:t>∼</m:t>
            </m:r>
          </m:lim>
        </m:limLow>
      </m:oMath>
      <w:del w:id="3940" w:author="PR Preview" w:date="2026-01-01T00:00:00Z">
        <w:r>
          <w:delText xml:space="preserve"> </w:delText>
        </w:r>
      </w:del>
      <w:del w:id="3941" w:author="PR Preview" w:date="2026-01-01T00:00:00Z">
        <w:r>
          <w:delText xml:space="preserve">is a number, and</w:delText>
        </w:r>
      </w:del>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oMath>
      </m:oMathPara>
    </w:p>
    <w:p>
      <w:pPr>
        <w:pStyle w:val="FirstParagraph"/>
      </w:pPr>
      <w:del w:id="3942" w:author="PR Preview" w:date="2026-01-01T00:00:00Z">
        <w:r>
          <w:delText xml:space="preserve">In particular,</w:delText>
        </w:r>
      </w:del>
      <w:del w:id="3943" w:author="PR Preview" w:date="2026-01-01T00:00:00Z">
        <w:r>
          <w:delText xml:space="preserve"> </w:delText>
        </w:r>
      </w:del>
      <m:oMath>
        <m:sSup>
          <m:e>
            <m:limLow>
              <m:e>
                <m:r>
                  <m:t>u</m:t>
                </m:r>
              </m:e>
              <m:lim>
                <m:r>
                  <m:rPr>
                    <m:sty m:val="p"/>
                  </m:rPr>
                  <m:t>∼</m:t>
                </m:r>
              </m:lim>
            </m:limLow>
          </m:e>
          <m:sup>
            <m:r>
              <m:rPr>
                <m:sty m:val="p"/>
              </m:rPr>
              <m:t>⊤</m:t>
            </m:r>
          </m:sup>
        </m:sSup>
        <m:limLow>
          <m:e>
            <m:r>
              <m:t>v</m:t>
            </m:r>
          </m:e>
          <m:lim>
            <m:r>
              <m:rPr>
                <m:sty m:val="p"/>
              </m:rPr>
              <m:t>∼</m:t>
            </m:r>
          </m:lim>
        </m:limLow>
        <m:r>
          <m:rPr>
            <m:sty m:val="p"/>
          </m:rPr>
          <m:t>=</m:t>
        </m:r>
        <m:sSup>
          <m:e>
            <m:limLow>
              <m:e>
                <m:r>
                  <m:t>v</m:t>
                </m:r>
              </m:e>
              <m:lim>
                <m:r>
                  <m:rPr>
                    <m:sty m:val="p"/>
                  </m:rPr>
                  <m:t>∼</m:t>
                </m:r>
              </m:lim>
            </m:limLow>
          </m:e>
          <m:sup>
            <m:r>
              <m:rPr>
                <m:sty m:val="p"/>
              </m:rPr>
              <m:t>⊤</m:t>
            </m:r>
          </m:sup>
        </m:sSup>
        <m:limLow>
          <m:e>
            <m:r>
              <m:t>u</m:t>
            </m:r>
          </m:e>
          <m:lim>
            <m:r>
              <m:rPr>
                <m:sty m:val="p"/>
              </m:rPr>
              <m:t>∼</m:t>
            </m:r>
          </m:lim>
        </m:limLow>
      </m:oMath>
      <w:del w:id="3944" w:author="PR Preview" w:date="2026-01-01T00:00:00Z">
        <w:r>
          <w:delText xml:space="preserve">.</w:delText>
        </w:r>
      </w:del>
    </w:p>
    <w:p>
      <w:pPr>
        <w:pStyle w:val="BodyText"/>
      </w:pPr>
      <w:del w:id="3945" w:author="PR Preview" w:date="2026-01-01T00:00:00Z">
        <w:r>
          <w:rPr>
            <w:i/>
            <w:iCs/>
          </w:rPr>
          <w:delText xml:space="preserve">Proof</w:delText>
        </w:r>
      </w:del>
      <w:del w:id="3946" w:author="PR Preview" w:date="2026-01-01T00:00:00Z">
        <w:r>
          <w:delText xml:space="preserve">. </w:delText>
        </w:r>
      </w:del>
      <w:del w:id="3947" w:author="PR Preview" w:date="2026-01-01T00:00:00Z">
        <w:r>
          <w:delText xml:space="preserve">The product</w:delText>
        </w:r>
      </w:del>
      <w:del w:id="3948" w:author="PR Preview" w:date="2026-01-01T00:00:00Z">
        <w:r>
          <w:delText xml:space="preserve"> </w:delText>
        </w:r>
      </w:del>
      <m:oMath>
        <m:sSup>
          <m:e>
            <m:limLow>
              <m:e>
                <m:r>
                  <m:t>u</m:t>
                </m:r>
              </m:e>
              <m:lim>
                <m:r>
                  <m:rPr>
                    <m:sty m:val="p"/>
                  </m:rPr>
                  <m:t>∼</m:t>
                </m:r>
              </m:lim>
            </m:limLow>
          </m:e>
          <m:sup>
            <m:r>
              <m:rPr>
                <m:sty m:val="p"/>
              </m:rPr>
              <m:t>⊤</m:t>
            </m:r>
          </m:sup>
        </m:sSup>
        <m:r>
          <m:rPr>
            <m:sty m:val="bi"/>
          </m:rPr>
          <m:t>M</m:t>
        </m:r>
        <m:limLow>
          <m:e>
            <m:r>
              <m:t>v</m:t>
            </m:r>
          </m:e>
          <m:lim>
            <m:r>
              <m:rPr>
                <m:sty m:val="p"/>
              </m:rPr>
              <m:t>∼</m:t>
            </m:r>
          </m:lim>
        </m:limLow>
      </m:oMath>
      <w:del w:id="3949" w:author="PR Preview" w:date="2026-01-01T00:00:00Z">
        <w:r>
          <w:delText xml:space="preserve"> </w:delText>
        </w:r>
      </w:del>
      <w:del w:id="3950" w:author="PR Preview" w:date="2026-01-01T00:00:00Z">
        <w:r>
          <w:delText xml:space="preserve">is a</w:delText>
        </w:r>
      </w:del>
      <w:del w:id="3951" w:author="PR Preview" w:date="2026-01-01T00:00:00Z">
        <w:r>
          <w:delText xml:space="preserve"> </w:delText>
        </w:r>
      </w:del>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del w:id="3952" w:author="PR Preview" w:date="2026-01-01T00:00:00Z">
        <w:r>
          <w:delText xml:space="preserve"> </w:delText>
        </w:r>
      </w:del>
      <w:del w:id="3953" w:author="PR Preview" w:date="2026-01-01T00:00:00Z">
        <w:r>
          <w:delText xml:space="preserve">product, so it is a</w:delText>
        </w:r>
      </w:del>
      <w:del w:id="3954" w:author="PR Preview" w:date="2026-01-01T00:00:00Z">
        <w:r>
          <w:delText xml:space="preserve"> </w:delText>
        </w:r>
      </w:del>
      <m:oMath>
        <m:r>
          <m:t>1</m:t>
        </m:r>
        <m:r>
          <m:rPr>
            <m:sty m:val="p"/>
          </m:rPr>
          <m:t>×</m:t>
        </m:r>
        <m:r>
          <m:t>1</m:t>
        </m:r>
      </m:oMath>
      <w:del w:id="3955" w:author="PR Preview" w:date="2026-01-01T00:00:00Z">
        <w:r>
          <w:delText xml:space="preserve"> </w:delText>
        </w:r>
      </w:del>
      <w:del w:id="3956" w:author="PR Preview" w:date="2026-01-01T00:00:00Z">
        <w:r>
          <w:delText xml:space="preserve">matrix.</w:delText>
        </w:r>
      </w:del>
      <w:del w:id="3957" w:author="PR Preview" w:date="2026-01-01T00:00:00Z">
        <w:r>
          <w:delText xml:space="preserve"> </w:delText>
        </w:r>
      </w:del>
      <w:del w:id="3958" w:author="PR Preview" w:date="2026-01-01T00:00:00Z">
        <w:r>
          <w:delText xml:space="preserve">The transpose of a</w:delText>
        </w:r>
      </w:del>
      <w:del w:id="3959" w:author="PR Preview" w:date="2026-01-01T00:00:00Z">
        <w:r>
          <w:delText xml:space="preserve"> </w:delText>
        </w:r>
      </w:del>
      <m:oMath>
        <m:r>
          <m:t>1</m:t>
        </m:r>
        <m:r>
          <m:rPr>
            <m:sty m:val="p"/>
          </m:rPr>
          <m:t>×</m:t>
        </m:r>
        <m:r>
          <m:t>1</m:t>
        </m:r>
      </m:oMath>
      <w:del w:id="3960" w:author="PR Preview" w:date="2026-01-01T00:00:00Z">
        <w:r>
          <w:delText xml:space="preserve"> </w:delText>
        </w:r>
      </w:del>
      <w:del w:id="3961" w:author="PR Preview" w:date="2026-01-01T00:00:00Z">
        <w:r>
          <w:delText xml:space="preserve">matrix is itself, so</w:delText>
        </w:r>
      </w:del>
    </w:p>
    <w:p>
      <w:pPr>
        <w:pStyle w:val="BodyText"/>
      </w:pPr>
      <m:oMathPara>
        <m:oMathParaPr>
          <m:jc m:val="center"/>
        </m:oMathParaPr>
        <m:oMath>
          <m:eqArr>
            <m:e>
              <m:sSup>
                <m:e>
                  <m:limLow>
                    <m:e>
                      <m:r>
                        <m:t>u</m:t>
                      </m:r>
                    </m:e>
                    <m:lim>
                      <m:r>
                        <m:rPr>
                          <m:sty m:val="p"/>
                        </m:rPr>
                        <m:t>∼</m:t>
                      </m:r>
                    </m:lim>
                  </m:limLow>
                </m:e>
                <m:sup>
                  <m:r>
                    <m:rPr>
                      <m:sty m:val="p"/>
                    </m:rPr>
                    <m:t>⊤</m:t>
                  </m:r>
                </m:sup>
              </m:sSup>
              <m:r>
                <m:rPr>
                  <m:sty m:val="bi"/>
                </m:rPr>
                <m:t>M</m:t>
              </m:r>
              <m:limLow>
                <m:e>
                  <m:r>
                    <m:t>v</m:t>
                  </m:r>
                </m:e>
                <m:lim>
                  <m:r>
                    <m:rPr>
                      <m:sty m:val="p"/>
                    </m:rPr>
                    <m:t>∼</m:t>
                  </m:r>
                </m:lim>
              </m:limLow>
              <m:r>
                <m:t>&amp;</m:t>
              </m:r>
              <m:r>
                <m:rPr>
                  <m:sty m:val="p"/>
                </m:rPr>
                <m:t>=</m:t>
              </m:r>
              <m:sSup>
                <m:e>
                  <m:r>
                    <m:t>​</m:t>
                  </m:r>
                  <m:d>
                    <m:dPr>
                      <m:begChr m:val="("/>
                      <m:sepChr m:val=""/>
                      <m:endChr m:val=")"/>
                      <m:grow/>
                    </m:dPr>
                    <m:e>
                      <m:sSup>
                        <m:e>
                          <m:limLow>
                            <m:e>
                              <m:r>
                                <m:t>u</m:t>
                              </m:r>
                            </m:e>
                            <m:lim>
                              <m:r>
                                <m:rPr>
                                  <m:sty m:val="p"/>
                                </m:rPr>
                                <m:t>∼</m:t>
                              </m:r>
                            </m:lim>
                          </m:limLow>
                        </m:e>
                        <m:sup>
                          <m:r>
                            <m:rPr>
                              <m:sty m:val="p"/>
                            </m:rPr>
                            <m:t>⊤</m:t>
                          </m:r>
                        </m:sup>
                      </m:sSup>
                      <m:r>
                        <m:rPr>
                          <m:sty m:val="bi"/>
                        </m:rPr>
                        <m:t>M</m:t>
                      </m:r>
                      <m:limLow>
                        <m:e>
                          <m:r>
                            <m:t>v</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equals its transpose)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sSup>
                <m:e>
                  <m:r>
                    <m:t>​</m:t>
                  </m:r>
                  <m:d>
                    <m:dPr>
                      <m:begChr m:val="("/>
                      <m:sepChr m:val=""/>
                      <m:endChr m:val=")"/>
                      <m:grow/>
                    </m:dPr>
                    <m:e>
                      <m:sSup>
                        <m:e>
                          <m:limLow>
                            <m:e>
                              <m:r>
                                <m:t>u</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t>&amp;</m:t>
              </m:r>
              <m:r>
                <m:t>&amp;</m:t>
              </m:r>
              <m:r>
                <m:rPr>
                  <m:nor/>
                  <m:sty m:val="p"/>
                </m:rPr>
                <m:t>(transposing twice changes nothing)</m:t>
              </m:r>
            </m:e>
          </m:eqArr>
        </m:oMath>
      </m:oMathPara>
    </w:p>
    <w:p>
      <w:pPr>
        <w:pStyle w:val="BodyText"/>
      </w:pPr>
      <w:ins w:id="3962" w:author="PR Preview" w:date="2026-01-01T00:00:00Z">
        <w:r>
          <w:rPr>
            <w:b/>
            <w:bCs/>
          </w:rPr>
          <w:t xml:space="preserve">Theorem 20 (A</w:t>
        </w:r>
      </w:ins>
      <w:ins w:id="3963" w:author="PR Preview" w:date="2026-01-01T00:00:00Z">
        <w:r>
          <w:rPr>
            <w:b/>
            <w:bCs/>
          </w:rPr>
          <w:t xml:space="preserve"> </w:t>
        </w:r>
      </w:ins>
      <m:oMath>
        <m:r>
          <m:t>1</m:t>
        </m:r>
        <m:r>
          <m:rPr>
            <m:sty m:val="p"/>
          </m:rPr>
          <m:t>×</m:t>
        </m:r>
        <m:r>
          <m:t>1</m:t>
        </m:r>
      </m:oMath>
      <w:ins w:id="3964" w:author="PR Preview" w:date="2026-01-01T00:00:00Z">
        <w:r>
          <w:rPr>
            <w:b/>
            <w:bCs/>
          </w:rPr>
          <w:t xml:space="preserve"> </w:t>
        </w:r>
      </w:ins>
      <w:ins w:id="3965" w:author="PR Preview" w:date="2026-01-01T00:00:00Z">
        <w:r>
          <w:rPr>
            <w:b/>
            <w:bCs/>
          </w:rPr>
          <w:t xml:space="preserve">product equals its own transpose)</w:t>
        </w:r>
      </w:ins>
      <w:ins w:id="3966" w:author="PR Preview" w:date="2026-01-01T00:00:00Z">
        <w:r>
          <w:t xml:space="preserve"> </w:t>
        </w:r>
      </w:ins>
      <w:ins w:id="3967" w:author="PR Preview" w:date="2026-01-01T00:00:00Z">
        <w:r>
          <w:t xml:space="preserve">If</w:t>
        </w:r>
      </w:ins>
      <w:ins w:id="3968" w:author="PR Preview" w:date="2026-01-01T00:00:00Z">
        <w:r>
          <w:t xml:space="preserve"> </w:t>
        </w:r>
      </w:ins>
      <w:ins w:id="3969" w:author="PR Preview" w:date="2026-01-01T00:00:00Z">
        <w:r>
          <w:t xml:space="preserve">$\mathord{\smash[b]{\underset{\raise.3ex\hbox{$\scriptstyle\sim$}}{u}}\vphantom{u}}$</w:t>
        </w:r>
      </w:ins>
      <w:ins w:id="3970" w:author="PR Preview" w:date="2026-01-01T00:00:00Z">
        <w:r>
          <w:t xml:space="preserve"> </w:t>
        </w:r>
      </w:ins>
      <w:ins w:id="3971" w:author="PR Preview" w:date="2026-01-01T00:00:00Z">
        <w:r>
          <w:t xml:space="preserve">and</w:t>
        </w:r>
      </w:ins>
      <w:ins w:id="3972" w:author="PR Preview" w:date="2026-01-01T00:00:00Z">
        <w:r>
          <w:t xml:space="preserve"> </w:t>
        </w:r>
      </w:ins>
      <w:ins w:id="3973" w:author="PR Preview" w:date="2026-01-01T00:00:00Z">
        <w:r>
          <w:t xml:space="preserve">$\mathord{\smash[b]{\underset{\raise.3ex\hbox{$\scriptstyle\sim$}}{v}}\vphantom{v}}$</w:t>
        </w:r>
      </w:ins>
      <w:ins w:id="3974" w:author="PR Preview" w:date="2026-01-01T00:00:00Z">
        <w:r>
          <w:t xml:space="preserve"> </w:t>
        </w:r>
      </w:ins>
      <w:ins w:id="3975" w:author="PR Preview" w:date="2026-01-01T00:00:00Z">
        <w:r>
          <w:t xml:space="preserve">are vectors of length</w:t>
        </w:r>
      </w:ins>
      <w:ins w:id="3976" w:author="PR Preview" w:date="2026-01-01T00:00:00Z">
        <w:r>
          <w:t xml:space="preserve"> </w:t>
        </w:r>
      </w:ins>
      <m:oMath>
        <m:r>
          <m:t>p</m:t>
        </m:r>
      </m:oMath>
      <w:ins w:id="3977" w:author="PR Preview" w:date="2026-01-01T00:00:00Z">
        <w:r>
          <w:t xml:space="preserve"> </w:t>
        </w:r>
      </w:ins>
      <w:ins w:id="3978" w:author="PR Preview" w:date="2026-01-01T00:00:00Z">
        <w:r>
          <w:t xml:space="preserve">and</w:t>
        </w:r>
      </w:ins>
      <w:ins w:id="3979" w:author="PR Preview" w:date="2026-01-01T00:00:00Z">
        <w:r>
          <w:t xml:space="preserve"> </w:t>
        </w:r>
      </w:ins>
      <m:oMath>
        <m:r>
          <m:rPr>
            <m:sty m:val="bi"/>
          </m:rPr>
          <m:t>M</m:t>
        </m:r>
      </m:oMath>
      <w:ins w:id="3980" w:author="PR Preview" w:date="2026-01-01T00:00:00Z">
        <w:r>
          <w:t xml:space="preserve"> </w:t>
        </w:r>
      </w:ins>
      <w:ins w:id="3981" w:author="PR Preview" w:date="2026-01-01T00:00:00Z">
        <w:r>
          <w:t xml:space="preserve">is a</w:t>
        </w:r>
      </w:ins>
      <w:ins w:id="3982" w:author="PR Preview" w:date="2026-01-01T00:00:00Z">
        <w:r>
          <w:t xml:space="preserve"> </w:t>
        </w:r>
      </w:ins>
      <m:oMath>
        <m:r>
          <m:t>p</m:t>
        </m:r>
        <m:r>
          <m:rPr>
            <m:sty m:val="p"/>
          </m:rPr>
          <m:t>×</m:t>
        </m:r>
        <m:r>
          <m:t>p</m:t>
        </m:r>
      </m:oMath>
      <w:ins w:id="3983" w:author="PR Preview" w:date="2026-01-01T00:00:00Z">
        <w:r>
          <w:t xml:space="preserve"> </w:t>
        </w:r>
      </w:ins>
      <w:ins w:id="3984" w:author="PR Preview" w:date="2026-01-01T00:00:00Z">
        <w:r>
          <w:t xml:space="preserve">matrix, then</w:t>
        </w:r>
      </w:ins>
      <w:ins w:id="3985" w:author="PR Preview" w:date="2026-01-01T00:00:00Z">
        <w:r>
          <w:t xml:space="preserve"> </w:t>
        </w:r>
      </w:ins>
      <w:ins w:id="3986" w:author="PR Preview" w:date="2026-01-01T00:00:00Z">
        <w:r>
          <w:t xml:space="preserve">${\mathord{\smash[b]{\underset{\raise.3ex\hbox{$\scriptstyle\sim$}}{u}}\vphantom{u}}}^{\top}\mathbf{M}\mathord{\smash[b]{\underset{\raise.3ex\hbox{$\scriptstyle\sim$}}{v}}\vphantom{v}}$</w:t>
        </w:r>
      </w:ins>
      <w:ins w:id="3987" w:author="PR Preview" w:date="2026-01-01T00:00:00Z">
        <w:r>
          <w:t xml:space="preserve"> </w:t>
        </w:r>
      </w:ins>
      <w:ins w:id="3988" w:author="PR Preview" w:date="2026-01-01T00:00:00Z">
        <w:r>
          <w:t xml:space="preserve">is a number, and</w:t>
        </w:r>
      </w:ins>
    </w:p>
    <w:p>
      <w:pPr>
        <w:pStyle w:val="BodyText"/>
      </w:pPr>
      <w:ins w:id="3989" w:author="PR Preview" w:date="2026-01-01T00:00:00Z">
        <w:r>
          <w:t xml:space="preserve">$$
    {\mathord{\smash[b]{\underset{\raise.3ex\hbox{$\scriptstyle\sim$}}{u}}\vphantom{u}}}^{\top}\mathbf{M}\mathord{\smash[b]{\underset{\raise.3ex\hbox{$\scriptstyle\sim$}}{v}}\vphantom{v}}
    = {\mathord{\smash[b]{\underset{\raise.3ex\hbox{$\scriptstyle\sim$}}{v}}\vphantom{v}}}^{\top}\,{\mathbf{M}}^{\top}\,\mathord{\smash[b]{\underset{\raise.3ex\hbox{$\scriptstyle\sim$}}{u}}\vphantom{u}}.
    $$</w:t>
        </w:r>
      </w:ins>
    </w:p>
    <w:p>
      <w:pPr>
        <w:pStyle w:val="FirstParagraph"/>
      </w:pPr>
      <w:ins w:id="3990" w:author="PR Preview" w:date="2026-01-01T00:00:00Z">
        <w:r>
          <w:t xml:space="preserve">In particular,</w:t>
        </w:r>
      </w:ins>
      <w:ins w:id="3991" w:author="PR Preview" w:date="2026-01-01T00:00:00Z">
        <w:r>
          <w:t xml:space="preserve"> </w:t>
        </w:r>
      </w:ins>
      <w:ins w:id="3992" w:author="PR Preview" w:date="2026-01-01T00:00:00Z">
        <w:r>
          <w:t xml:space="preserve">${\mathord{\smash[b]{\underset{\raise.3ex\hbox{$\scriptstyle\sim$}}{u}}\vphantom{u}}}^{\top}\mathord{\smash[b]{\underset{\raise.3ex\hbox{$\scriptstyle\sim$}}{v}}\vphantom{v}} = {\mathord{\smash[b]{\underset{\raise.3ex\hbox{$\scriptstyle\sim$}}{v}}\vphantom{v}}}^{\top}\mathord{\smash[b]{\underset{\raise.3ex\hbox{$\scriptstyle\sim$}}{u}}\vphantom{u}}$</w:t>
        </w:r>
      </w:ins>
      <w:ins w:id="3993" w:author="PR Preview" w:date="2026-01-01T00:00:00Z">
        <w:r>
          <w:t xml:space="preserve">.</w:t>
        </w:r>
      </w:ins>
    </w:p>
    <w:bookmarkEnd w:id="185"/>
    <w:p>
      <w:pPr>
        <w:pStyle w:val="BodyText"/>
      </w:pPr>
      <w:ins w:id="3994" w:author="PR Preview" w:date="2026-01-01T00:00:00Z">
        <w:r>
          <w:rPr>
            <w:i/>
            <w:iCs/>
          </w:rPr>
          <w:t xml:space="preserve">Proof</w:t>
        </w:r>
      </w:ins>
      <w:ins w:id="3995" w:author="PR Preview" w:date="2026-01-01T00:00:00Z">
        <w:r>
          <w:t xml:space="preserve">. </w:t>
        </w:r>
      </w:ins>
      <w:ins w:id="3996" w:author="PR Preview" w:date="2026-01-01T00:00:00Z">
        <w:r>
          <w:t xml:space="preserve">The product</w:t>
        </w:r>
      </w:ins>
      <w:ins w:id="3997" w:author="PR Preview" w:date="2026-01-01T00:00:00Z">
        <w:r>
          <w:t xml:space="preserve"> </w:t>
        </w:r>
      </w:ins>
      <w:ins w:id="3998" w:author="PR Preview" w:date="2026-01-01T00:00:00Z">
        <w:r>
          <w:t xml:space="preserve">${\mathord{\smash[b]{\underset{\raise.3ex\hbox{$\scriptstyle\sim$}}{u}}\vphantom{u}}}^{\top}\mathbf{M}\mathord{\smash[b]{\underset{\raise.3ex\hbox{$\scriptstyle\sim$}}{v}}\vphantom{v}}$</w:t>
        </w:r>
      </w:ins>
      <w:ins w:id="3999" w:author="PR Preview" w:date="2026-01-01T00:00:00Z">
        <w:r>
          <w:t xml:space="preserve"> </w:t>
        </w:r>
      </w:ins>
      <w:ins w:id="4000" w:author="PR Preview" w:date="2026-01-01T00:00:00Z">
        <w:r>
          <w:t xml:space="preserve">is a</w:t>
        </w:r>
      </w:ins>
      <w:ins w:id="4001" w:author="PR Preview" w:date="2026-01-01T00:00:00Z">
        <w:r>
          <w:t xml:space="preserve"> </w:t>
        </w:r>
      </w:ins>
      <m:oMath>
        <m:r>
          <m:rPr>
            <m:sty m:val="p"/>
          </m:rPr>
          <m:t>(</m:t>
        </m:r>
        <m:r>
          <m:t>1</m:t>
        </m:r>
        <m:r>
          <m:rPr>
            <m:sty m:val="p"/>
          </m:rPr>
          <m:t>×</m:t>
        </m:r>
        <m:r>
          <m:t>p</m:t>
        </m:r>
        <m:r>
          <m:rPr>
            <m:sty m:val="p"/>
          </m:rPr>
          <m:t>)</m:t>
        </m:r>
        <m:r>
          <m:rPr>
            <m:sty m:val="p"/>
          </m:rPr>
          <m:t>(</m:t>
        </m:r>
        <m:r>
          <m:t>p</m:t>
        </m:r>
        <m:r>
          <m:rPr>
            <m:sty m:val="p"/>
          </m:rPr>
          <m:t>×</m:t>
        </m:r>
        <m:r>
          <m:t>p</m:t>
        </m:r>
        <m:r>
          <m:rPr>
            <m:sty m:val="p"/>
          </m:rPr>
          <m:t>)</m:t>
        </m:r>
        <m:r>
          <m:rPr>
            <m:sty m:val="p"/>
          </m:rPr>
          <m:t>(</m:t>
        </m:r>
        <m:r>
          <m:t>p</m:t>
        </m:r>
        <m:r>
          <m:rPr>
            <m:sty m:val="p"/>
          </m:rPr>
          <m:t>×</m:t>
        </m:r>
        <m:r>
          <m:t>1</m:t>
        </m:r>
        <m:r>
          <m:rPr>
            <m:sty m:val="p"/>
          </m:rPr>
          <m:t>)</m:t>
        </m:r>
      </m:oMath>
      <w:ins w:id="4002" w:author="PR Preview" w:date="2026-01-01T00:00:00Z">
        <w:r>
          <w:t xml:space="preserve"> </w:t>
        </w:r>
      </w:ins>
      <w:ins w:id="4003" w:author="PR Preview" w:date="2026-01-01T00:00:00Z">
        <w:r>
          <w:t xml:space="preserve">product, so it is a</w:t>
        </w:r>
      </w:ins>
      <w:ins w:id="4004" w:author="PR Preview" w:date="2026-01-01T00:00:00Z">
        <w:r>
          <w:t xml:space="preserve"> </w:t>
        </w:r>
      </w:ins>
      <m:oMath>
        <m:r>
          <m:t>1</m:t>
        </m:r>
        <m:r>
          <m:rPr>
            <m:sty m:val="p"/>
          </m:rPr>
          <m:t>×</m:t>
        </m:r>
        <m:r>
          <m:t>1</m:t>
        </m:r>
      </m:oMath>
      <w:ins w:id="4005" w:author="PR Preview" w:date="2026-01-01T00:00:00Z">
        <w:r>
          <w:t xml:space="preserve"> </w:t>
        </w:r>
      </w:ins>
      <w:ins w:id="4006" w:author="PR Preview" w:date="2026-01-01T00:00:00Z">
        <w:r>
          <w:t xml:space="preserve">matrix.</w:t>
        </w:r>
      </w:ins>
      <w:ins w:id="4007" w:author="PR Preview" w:date="2026-01-01T00:00:00Z">
        <w:r>
          <w:t xml:space="preserve"> </w:t>
        </w:r>
      </w:ins>
      <w:ins w:id="4008" w:author="PR Preview" w:date="2026-01-01T00:00:00Z">
        <w:r>
          <w:t xml:space="preserve">The transpose of a</w:t>
        </w:r>
      </w:ins>
      <w:ins w:id="4009" w:author="PR Preview" w:date="2026-01-01T00:00:00Z">
        <w:r>
          <w:t xml:space="preserve"> </w:t>
        </w:r>
      </w:ins>
      <m:oMath>
        <m:r>
          <m:t>1</m:t>
        </m:r>
        <m:r>
          <m:rPr>
            <m:sty m:val="p"/>
          </m:rPr>
          <m:t>×</m:t>
        </m:r>
        <m:r>
          <m:t>1</m:t>
        </m:r>
      </m:oMath>
      <w:ins w:id="4010" w:author="PR Preview" w:date="2026-01-01T00:00:00Z">
        <w:r>
          <w:t xml:space="preserve"> </w:t>
        </w:r>
      </w:ins>
      <w:ins w:id="4011" w:author="PR Preview" w:date="2026-01-01T00:00:00Z">
        <w:r>
          <w:t xml:space="preserve">matrix is itself, so</w:t>
        </w:r>
      </w:ins>
    </w:p>
    <w:p>
      <w:pPr>
        <w:pStyle w:val="BodyText"/>
      </w:pPr>
      <w:ins w:id="4012" w:author="PR Preview" w:date="2026-01-01T00:00:00Z">
        <w:r>
          <w:t xml:space="preserve">$$
    \begin{aligned}
    {\mathord{\smash[b]{\underset{\raise.3ex\hbox{$\scriptstyle\sim$}}{u}}\vphantom{u}}}^{\top}\mathbf{M}\mathord{\smash[b]{\underset{\raise.3ex\hbox{$\scriptstyle\sim$}}{v}}\vphantom{v}}
    &amp;= {\mathopen{}\left({\mathord{\smash[b]{\underset{\raise.3ex\hbox{$\scriptstyle\sim$}}{u}}\vphantom{u}}}^{\top}\mathbf{M}\mathord{\smash[b]{\underset{\raise.3ex\hbox{$\scriptstyle\sim$}}{v}}\vphantom{v}}\right)\mathclose{}}^{\top}
    &amp;&amp; \text{(a } 1 \times 1 \text{ matrix equals its transpose)}
    \\
    &amp;= {\mathord{\smash[b]{\underset{\raise.3ex\hbox{$\scriptstyle\sim$}}{v}}\vphantom{v}}}^{\top}\,{\mathbf{M}}^{\top}\,{\mathopen{}\left({\mathord{\smash[b]{\underset{\raise.3ex\hbox{$\scriptstyle\sim$}}{u}}\vphantom{u}}}^{\top}\right)\mathclose{}}^{\top}
    &amp;&amp; \text{(transpose of a product, twice)}
    \\
    &amp;= {\mathord{\smash[b]{\underset{\raise.3ex\hbox{$\scriptstyle\sim$}}{v}}\vphantom{v}}}^{\top}\,{\mathbf{M}}^{\top}\,\mathord{\smash[b]{\underset{\raise.3ex\hbox{$\scriptstyle\sim$}}{u}}\vphantom{u}}
    &amp;&amp; \text{(transposing twice changes nothing)}
    \end{aligned}
    $$</w:t>
        </w:r>
      </w:ins>
    </w:p>
    <w:p>
      <w:pPr>
        <w:pStyle w:val="FirstParagraph"/>
      </w:pPr>
      <w:r>
        <w:t xml:space="preserve">The transpose step is</w:t>
      </w:r>
      <w:r>
        <w:t xml:space="preserve"> </w:t>
      </w:r>
      <w:hyperlink w:anchor="thm-transpose-product">
        <w:r>
          <w:rPr>
            <w:rStyle w:val="Hyperlink"/>
          </w:rPr>
          <w:t xml:space="preserve">Theorem 19</w:t>
        </w:r>
      </w:hyperlink>
      <w:r>
        <w:t xml:space="preserve">.</w:t>
      </w:r>
      <w:r>
        <w:t xml:space="preserve"> </w:t>
      </w:r>
      <w:r>
        <w:t xml:space="preserve">Taking</w:t>
      </w:r>
      <w:r>
        <w:t xml:space="preserve"> </w:t>
      </w:r>
      <m:oMath>
        <m:r>
          <m:rPr>
            <m:sty m:val="bi"/>
          </m:rPr>
          <m:t>M</m:t>
        </m:r>
        <m:r>
          <m:rPr>
            <m:sty m:val="p"/>
          </m:rPr>
          <m:t>=</m:t>
        </m:r>
        <m:r>
          <m:rPr>
            <m:sty m:val="bi"/>
          </m:rPr>
          <m:t>I</m:t>
        </m:r>
      </m:oMath>
      <w:r>
        <w:t xml:space="preserve"> </w:t>
      </w:r>
      <w:r>
        <w:t xml:space="preserve">gives the last statement.</w:t>
      </w:r>
    </w:p>
    <w:bookmarkStart w:id="186" w:name="exm-scalar-transpose"/>
    <w:p>
      <w:pPr>
        <w:pStyle w:val="BodyText"/>
      </w:pPr>
      <w:del w:id="4013" w:author="PR Preview" w:date="2026-01-01T00:00:00Z">
        <w:r>
          <w:rPr>
            <w:b/>
            <w:bCs/>
          </w:rPr>
          <w:delText xml:space="preserve">Example 34 (Two ways to write the same number)</w:delText>
        </w:r>
      </w:del>
      <w:del w:id="4014" w:author="PR Preview" w:date="2026-01-01T00:00:00Z">
        <w:r>
          <w:delText xml:space="preserve"> </w:delText>
        </w:r>
      </w:del>
      <w:del w:id="4015" w:author="PR Preview" w:date="2026-01-01T00:00:00Z">
        <w:r>
          <w:delText xml:space="preserve">Take</w:delText>
        </w:r>
      </w:del>
      <w:del w:id="4016"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oMath>
      <w:del w:id="4017" w:author="PR Preview" w:date="2026-01-01T00:00:00Z">
        <w:r>
          <w:delText xml:space="preserve">,</w:delText>
        </w:r>
      </w:del>
      <w:del w:id="4018" w:author="PR Preview" w:date="2026-01-01T00:00:00Z">
        <w:r>
          <w:delText xml:space="preserve"> </w:delText>
        </w:r>
      </w:del>
      <m:oMath>
        <m:limLow>
          <m:e>
            <m:r>
              <m:t>v</m:t>
            </m:r>
          </m:e>
          <m:lim>
            <m:r>
              <m:rPr>
                <m:sty m:val="p"/>
              </m:rPr>
              <m:t>∼</m:t>
            </m:r>
          </m:lim>
        </m:limLow>
        <m:r>
          <m:rPr>
            <m:sty m:val="p"/>
          </m:rPr>
          <m:t>=</m:t>
        </m:r>
        <m:r>
          <m:rPr>
            <m:sty m:val="p"/>
          </m:rPr>
          <m:t>(</m:t>
        </m:r>
        <m:r>
          <m:t>3</m:t>
        </m:r>
        <m:r>
          <m:rPr>
            <m:sty m:val="p"/>
          </m:rPr>
          <m:t>,</m:t>
        </m:r>
        <m:r>
          <m:rPr>
            <m:sty m:val="p"/>
          </m:rPr>
          <m:t>−</m:t>
        </m:r>
        <m:r>
          <m:t>1</m:t>
        </m:r>
        <m:r>
          <m:rPr>
            <m:sty m:val="p"/>
          </m:rPr>
          <m:t>)</m:t>
        </m:r>
      </m:oMath>
      <w:del w:id="4019" w:author="PR Preview" w:date="2026-01-01T00:00:00Z">
        <w:r>
          <w:delText xml:space="preserve"> </w:delText>
        </w:r>
      </w:del>
      <w:del w:id="4020" w:author="PR Preview" w:date="2026-01-01T00:00:00Z">
        <w:r>
          <w:delText xml:space="preserve">and</w:delText>
        </w:r>
      </w:del>
      <w:del w:id="4021" w:author="PR Preview" w:date="2026-01-01T00:00:00Z">
        <w:r>
          <w:delText xml:space="preserve"> </w:delText>
        </w:r>
      </w:del>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4022" w:author="PR Preview" w:date="2026-01-01T00:00:00Z">
        <w:r>
          <w:delText xml:space="preserve">.</w:delText>
        </w:r>
      </w:del>
      <w:del w:id="4023" w:author="PR Preview" w:date="2026-01-01T00:00:00Z">
        <w:r>
          <w:delText xml:space="preserve"> </w:delText>
        </w:r>
      </w:del>
      <w:del w:id="4024" w:author="PR Preview" w:date="2026-01-01T00:00:00Z">
        <w:r>
          <w:delText xml:space="preserve">Then</w:delText>
        </w:r>
      </w:del>
      <w:del w:id="4025" w:author="PR Preview" w:date="2026-01-01T00:00:00Z">
        <w:r>
          <w:delText xml:space="preserve"> </w:delText>
        </w:r>
      </w:del>
      <m:oMath>
        <m:r>
          <m:rPr>
            <m:sty m:val="bi"/>
          </m:rPr>
          <m:t>M</m:t>
        </m:r>
        <m:limLow>
          <m:e>
            <m:r>
              <m:t>v</m:t>
            </m:r>
          </m:e>
          <m:lim>
            <m:r>
              <m:rPr>
                <m:sty m:val="p"/>
              </m:rPr>
              <m:t>∼</m:t>
            </m:r>
          </m:lim>
        </m:limLow>
        <m:r>
          <m:rPr>
            <m:sty m:val="p"/>
          </m:rPr>
          <m:t>=</m:t>
        </m:r>
        <m:r>
          <m:rPr>
            <m:sty m:val="p"/>
          </m:rPr>
          <m:t>(</m:t>
        </m:r>
        <m:r>
          <m:t>1</m:t>
        </m:r>
        <m:r>
          <m:rPr>
            <m:sty m:val="p"/>
          </m:rPr>
          <m:t>,</m:t>
        </m:r>
        <m:r>
          <m:rPr>
            <m:sty m:val="p"/>
          </m:rPr>
          <m:t>−</m:t>
        </m:r>
        <m:r>
          <m:t>3</m:t>
        </m:r>
        <m:r>
          <m:rPr>
            <m:sty m:val="p"/>
          </m:rPr>
          <m:t>)</m:t>
        </m:r>
      </m:oMath>
      <w:del w:id="4026" w:author="PR Preview" w:date="2026-01-01T00:00:00Z">
        <w:r>
          <w:delText xml:space="preserve">, so</w:delText>
        </w:r>
      </w:del>
    </w:p>
    <w:p>
      <w:pPr>
        <w:pStyle w:val="BodyText"/>
      </w:pPr>
      <m:oMathPara>
        <m:oMathParaPr>
          <m:jc m:val="center"/>
        </m:oMathParaPr>
        <m:oMath>
          <m:sSup>
            <m:e>
              <m:limLow>
                <m:e>
                  <m:r>
                    <m:t>u</m:t>
                  </m:r>
                </m:e>
                <m:lim>
                  <m:r>
                    <m:rPr>
                      <m:sty m:val="p"/>
                    </m:rPr>
                    <m:t>∼</m:t>
                  </m:r>
                </m:lim>
              </m:limLow>
            </m:e>
            <m:sup>
              <m:r>
                <m:rPr>
                  <m:sty m:val="p"/>
                </m:rPr>
                <m:t>⊤</m:t>
              </m:r>
            </m:sup>
          </m:sSup>
          <m:r>
            <m:rPr>
              <m:sty m:val="bi"/>
            </m:rPr>
            <m:t>M</m:t>
          </m:r>
          <m:limLow>
            <m:e>
              <m:r>
                <m:t>v</m:t>
              </m:r>
            </m:e>
            <m:lim>
              <m:r>
                <m:rPr>
                  <m:sty m:val="p"/>
                </m:rPr>
                <m:t>∼</m:t>
              </m:r>
            </m:lim>
          </m:limLow>
          <m:r>
            <m:rPr>
              <m:sty m:val="p"/>
            </m:rPr>
            <m:t>=</m:t>
          </m:r>
          <m:r>
            <m:t>1</m:t>
          </m:r>
          <m:r>
            <m:rPr>
              <m:sty m:val="p"/>
            </m:rPr>
            <m:t>⋅</m:t>
          </m:r>
          <m:r>
            <m:t>1</m:t>
          </m:r>
          <m:r>
            <m:rPr>
              <m:sty m:val="p"/>
            </m:rPr>
            <m:t>+</m:t>
          </m:r>
          <m:r>
            <m:t>2</m:t>
          </m:r>
          <m:r>
            <m:rPr>
              <m:sty m:val="p"/>
            </m:rPr>
            <m:t>⋅</m:t>
          </m:r>
          <m:r>
            <m:rPr>
              <m:sty m:val="p"/>
            </m:rPr>
            <m:t>(</m:t>
          </m:r>
          <m:r>
            <m:rPr>
              <m:sty m:val="p"/>
            </m:rPr>
            <m:t>−</m:t>
          </m:r>
          <m:r>
            <m:t>3</m:t>
          </m:r>
          <m:r>
            <m:rPr>
              <m:sty m:val="p"/>
            </m:rPr>
            <m:t>)</m:t>
          </m:r>
          <m:r>
            <m:rPr>
              <m:sty m:val="p"/>
            </m:rPr>
            <m:t>=</m:t>
          </m:r>
          <m:r>
            <m:rPr>
              <m:sty m:val="p"/>
            </m:rPr>
            <m:t>−</m:t>
          </m:r>
          <m:r>
            <m:t>5</m:t>
          </m:r>
          <m:r>
            <m:rPr>
              <m:sty m:val="p"/>
            </m:rPr>
            <m:t>.</m:t>
          </m:r>
        </m:oMath>
      </m:oMathPara>
    </w:p>
    <w:p>
      <w:pPr>
        <w:pStyle w:val="FirstParagraph"/>
      </w:pPr>
      <w:del w:id="4027" w:author="PR Preview" w:date="2026-01-01T00:00:00Z">
        <w:r>
          <w:delText xml:space="preserve">Also</w:delText>
        </w:r>
      </w:del>
      <w:del w:id="4028" w:author="PR Preview" w:date="2026-01-01T00:00:00Z">
        <w:r>
          <w:delText xml:space="preserve"> </w:delText>
        </w:r>
      </w:del>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del w:id="4029" w:author="PR Preview" w:date="2026-01-01T00:00:00Z">
        <w:r>
          <w:delText xml:space="preserve"> </w:delText>
        </w:r>
      </w:del>
      <w:del w:id="4030" w:author="PR Preview" w:date="2026-01-01T00:00:00Z">
        <w:r>
          <w:delText xml:space="preserve">and</w:delText>
        </w:r>
      </w:del>
      <w:del w:id="4031" w:author="PR Preview" w:date="2026-01-01T00:00:00Z">
        <w:r>
          <w:delText xml:space="preserve"> </w:delText>
        </w:r>
      </w:del>
      <m:oMath>
        <m:sSup>
          <m:e>
            <m:r>
              <m:rPr>
                <m:sty m:val="bi"/>
              </m:rPr>
              <m:t>M</m:t>
            </m:r>
          </m:e>
          <m:sup>
            <m:r>
              <m:rPr>
                <m:sty m:val="p"/>
              </m:rPr>
              <m:t>⊤</m:t>
            </m:r>
          </m:sup>
        </m:sSup>
        <m:limLow>
          <m:e>
            <m:r>
              <m:t>u</m:t>
            </m:r>
          </m:e>
          <m:lim>
            <m:r>
              <m:rPr>
                <m:sty m:val="p"/>
              </m:rPr>
              <m:t>∼</m:t>
            </m:r>
          </m:lim>
        </m:limLow>
        <m:r>
          <m:rPr>
            <m:sty m:val="p"/>
          </m:rPr>
          <m:t>=</m:t>
        </m:r>
        <m:r>
          <m:rPr>
            <m:sty m:val="p"/>
          </m:rPr>
          <m:t>(</m:t>
        </m:r>
        <m:r>
          <m:t>1</m:t>
        </m:r>
        <m:r>
          <m:rPr>
            <m:sty m:val="p"/>
          </m:rPr>
          <m:t>,</m:t>
        </m:r>
        <m:r>
          <m:t>8</m:t>
        </m:r>
        <m:r>
          <m:rPr>
            <m:sty m:val="p"/>
          </m:rPr>
          <m:t>)</m:t>
        </m:r>
      </m:oMath>
      <w:del w:id="4032" w:author="PR Preview" w:date="2026-01-01T00:00:00Z">
        <w:r>
          <w:delText xml:space="preserve">, so</w:delText>
        </w:r>
      </w:del>
    </w:p>
    <w:p>
      <w:pPr>
        <w:pStyle w:val="BodyText"/>
      </w:pPr>
      <m:oMathPara>
        <m:oMathParaPr>
          <m:jc m:val="center"/>
        </m:oMathParaPr>
        <m:oMath>
          <m:sSup>
            <m:e>
              <m:limLow>
                <m:e>
                  <m:r>
                    <m:t>v</m:t>
                  </m:r>
                </m:e>
                <m:lim>
                  <m:r>
                    <m:rPr>
                      <m:sty m:val="p"/>
                    </m:rPr>
                    <m:t>∼</m:t>
                  </m:r>
                </m:lim>
              </m:limLow>
            </m:e>
            <m:sup>
              <m:r>
                <m:rPr>
                  <m:sty m:val="p"/>
                </m:rPr>
                <m:t>⊤</m:t>
              </m:r>
            </m:sup>
          </m:sSup>
          <m:r>
            <m:t> </m:t>
          </m:r>
          <m:sSup>
            <m:e>
              <m:r>
                <m:rPr>
                  <m:sty m:val="bi"/>
                </m:rPr>
                <m:t>M</m:t>
              </m:r>
            </m:e>
            <m:sup>
              <m:r>
                <m:rPr>
                  <m:sty m:val="p"/>
                </m:rPr>
                <m:t>⊤</m:t>
              </m:r>
            </m:sup>
          </m:sSup>
          <m:r>
            <m:t> </m:t>
          </m:r>
          <m:limLow>
            <m:e>
              <m:r>
                <m:t>u</m:t>
              </m:r>
            </m:e>
            <m:lim>
              <m:r>
                <m:rPr>
                  <m:sty m:val="p"/>
                </m:rPr>
                <m:t>∼</m:t>
              </m:r>
            </m:lim>
          </m:limLow>
          <m:r>
            <m:rPr>
              <m:sty m:val="p"/>
            </m:rPr>
            <m:t>=</m:t>
          </m:r>
          <m:r>
            <m:t>3</m:t>
          </m:r>
          <m:r>
            <m:rPr>
              <m:sty m:val="p"/>
            </m:rPr>
            <m:t>⋅</m:t>
          </m:r>
          <m:r>
            <m:t>1</m:t>
          </m:r>
          <m:r>
            <m:rPr>
              <m:sty m:val="p"/>
            </m:rPr>
            <m:t>+</m:t>
          </m:r>
          <m:r>
            <m:rPr>
              <m:sty m:val="p"/>
            </m:rPr>
            <m:t>(</m:t>
          </m:r>
          <m:r>
            <m:rPr>
              <m:sty m:val="p"/>
            </m:rPr>
            <m:t>−</m:t>
          </m:r>
          <m:r>
            <m:t>1</m:t>
          </m:r>
          <m:r>
            <m:rPr>
              <m:sty m:val="p"/>
            </m:rPr>
            <m:t>)</m:t>
          </m:r>
          <m:r>
            <m:rPr>
              <m:sty m:val="p"/>
            </m:rPr>
            <m:t>⋅</m:t>
          </m:r>
          <m:r>
            <m:t>8</m:t>
          </m:r>
          <m:r>
            <m:rPr>
              <m:sty m:val="p"/>
            </m:rPr>
            <m:t>=</m:t>
          </m:r>
          <m:r>
            <m:rPr>
              <m:sty m:val="p"/>
            </m:rPr>
            <m:t>−</m:t>
          </m:r>
          <m:r>
            <m:t>5</m:t>
          </m:r>
          <m:r>
            <m:rPr>
              <m:sty m:val="p"/>
            </m:rPr>
            <m:t>.</m:t>
          </m:r>
        </m:oMath>
      </m:oMathPara>
    </w:p>
    <w:p>
      <w:pPr>
        <w:pStyle w:val="FirstParagraph"/>
      </w:pPr>
      <w:del w:id="4033" w:author="PR Preview" w:date="2026-01-01T00:00:00Z">
        <w:r>
          <w:delText xml:space="preserve">The two products are equal, as the theorem says.</w:delText>
        </w:r>
      </w:del>
      <w:del w:id="4034" w:author="PR Preview" w:date="2026-01-01T00:00:00Z">
        <w:r>
          <w:delText xml:space="preserve"> </w:delText>
        </w:r>
      </w:del>
      <w:del w:id="4035" w:author="PR Preview" w:date="2026-01-01T00:00:00Z">
        <w:r>
          <w:delText xml:space="preserve">In least squares, this is why the two cross terms of</w:delText>
        </w:r>
      </w:del>
      <w:del w:id="4036" w:author="PR Preview" w:date="2026-01-01T00:00:00Z">
        <w:r>
          <w:delText xml:space="preserve"> </w:delText>
        </w:r>
      </w:del>
      <m:oMath>
        <m:sSup>
          <m:e>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e>
          <m:sup>
            <m:r>
              <m:rPr>
                <m:sty m:val="p"/>
              </m:rPr>
              <m:t>⊤</m:t>
            </m:r>
          </m:sup>
        </m:sSup>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oMath>
      <w:del w:id="4037" w:author="PR Preview" w:date="2026-01-01T00:00:00Z">
        <w:r>
          <w:delText xml:space="preserve"> </w:delText>
        </w:r>
      </w:del>
      <w:del w:id="4038" w:author="PR Preview" w:date="2026-01-01T00:00:00Z">
        <w:r>
          <w:delText xml:space="preserve">are equal and can be combined.</w:delText>
        </w:r>
      </w:del>
    </w:p>
    <w:p>
      <w:pPr>
        <w:pStyle w:val="BodyText"/>
      </w:pPr>
      <w:ins w:id="4039" w:author="PR Preview" w:date="2026-01-01T00:00:00Z">
        <w:r>
          <w:rPr>
            <w:b/>
            <w:bCs/>
          </w:rPr>
          <w:t xml:space="preserve">Example 34 (Two ways to write the same number)</w:t>
        </w:r>
      </w:ins>
      <w:ins w:id="4040" w:author="PR Preview" w:date="2026-01-01T00:00:00Z">
        <w:r>
          <w:t xml:space="preserve"> </w:t>
        </w:r>
      </w:ins>
      <w:ins w:id="4041" w:author="PR Preview" w:date="2026-01-01T00:00:00Z">
        <w:r>
          <w:t xml:space="preserve">Take</w:t>
        </w:r>
      </w:ins>
      <w:ins w:id="4042" w:author="PR Preview" w:date="2026-01-01T00:00:00Z">
        <w:r>
          <w:t xml:space="preserve"> </w:t>
        </w:r>
      </w:ins>
      <w:ins w:id="4043" w:author="PR Preview" w:date="2026-01-01T00:00:00Z">
        <w:r>
          <w:t xml:space="preserve">$\mathord{\smash[b]{\underset{\raise.3ex\hbox{$\scriptstyle\sim$}}{u}}\vphantom{u}} = (1, 2)$</w:t>
        </w:r>
      </w:ins>
      <w:ins w:id="4044" w:author="PR Preview" w:date="2026-01-01T00:00:00Z">
        <w:r>
          <w:t xml:space="preserve">,</w:t>
        </w:r>
      </w:ins>
      <w:ins w:id="4045" w:author="PR Preview" w:date="2026-01-01T00:00:00Z">
        <w:r>
          <w:t xml:space="preserve"> </w:t>
        </w:r>
      </w:ins>
      <w:ins w:id="4046" w:author="PR Preview" w:date="2026-01-01T00:00:00Z">
        <w:r>
          <w:t xml:space="preserve">$\mathord{\smash[b]{\underset{\raise.3ex\hbox{$\scriptstyle\sim$}}{v}}\vphantom{v}} = (3, -1)$</w:t>
        </w:r>
      </w:ins>
      <w:ins w:id="4047" w:author="PR Preview" w:date="2026-01-01T00:00:00Z">
        <w:r>
          <w:t xml:space="preserve"> </w:t>
        </w:r>
      </w:ins>
      <w:ins w:id="4048" w:author="PR Preview" w:date="2026-01-01T00:00:00Z">
        <w:r>
          <w:t xml:space="preserve">and</w:t>
        </w:r>
      </w:ins>
      <w:ins w:id="4049" w:author="PR Preview" w:date="2026-01-01T00:00:00Z">
        <w:r>
          <w:t xml:space="preserve"> </w:t>
        </w:r>
      </w:ins>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4050" w:author="PR Preview" w:date="2026-01-01T00:00:00Z">
        <w:r>
          <w:t xml:space="preserve">.</w:t>
        </w:r>
      </w:ins>
      <w:ins w:id="4051" w:author="PR Preview" w:date="2026-01-01T00:00:00Z">
        <w:r>
          <w:t xml:space="preserve"> </w:t>
        </w:r>
      </w:ins>
      <w:ins w:id="4052" w:author="PR Preview" w:date="2026-01-01T00:00:00Z">
        <w:r>
          <w:t xml:space="preserve">Then</w:t>
        </w:r>
      </w:ins>
      <w:ins w:id="4053" w:author="PR Preview" w:date="2026-01-01T00:00:00Z">
        <w:r>
          <w:t xml:space="preserve"> </w:t>
        </w:r>
      </w:ins>
      <w:ins w:id="4054" w:author="PR Preview" w:date="2026-01-01T00:00:00Z">
        <w:r>
          <w:t xml:space="preserve">$\mathbf{M}\mathord{\smash[b]{\underset{\raise.3ex\hbox{$\scriptstyle\sim$}}{v}}\vphantom{v}} = (1, -3)$</w:t>
        </w:r>
      </w:ins>
      <w:ins w:id="4055" w:author="PR Preview" w:date="2026-01-01T00:00:00Z">
        <w:r>
          <w:t xml:space="preserve">, so</w:t>
        </w:r>
      </w:ins>
    </w:p>
    <w:p>
      <w:pPr>
        <w:pStyle w:val="BodyText"/>
      </w:pPr>
      <w:ins w:id="4056" w:author="PR Preview" w:date="2026-01-01T00:00:00Z">
        <w:r>
          <w:t xml:space="preserve">$$
    {\mathord{\smash[b]{\underset{\raise.3ex\hbox{$\scriptstyle\sim$}}{u}}\vphantom{u}}}^{\top}\mathbf{M}\mathord{\smash[b]{\underset{\raise.3ex\hbox{$\scriptstyle\sim$}}{v}}\vphantom{v}} = 1 \cdot 1 + 2 \cdot (-3) = -5.
    $$</w:t>
        </w:r>
      </w:ins>
    </w:p>
    <w:p>
      <w:pPr>
        <w:pStyle w:val="FirstParagraph"/>
      </w:pPr>
      <w:ins w:id="4057" w:author="PR Preview" w:date="2026-01-01T00:00:00Z">
        <w:r>
          <w:t xml:space="preserve">Also</w:t>
        </w:r>
      </w:ins>
      <w:ins w:id="4058" w:author="PR Preview" w:date="2026-01-01T00:00:00Z">
        <w:r>
          <w:t xml:space="preserve"> </w:t>
        </w:r>
      </w:ins>
      <m:oMath>
        <m:sSup>
          <m:e>
            <m:r>
              <m:rPr>
                <m:sty m:val="bi"/>
              </m:rPr>
              <m:t>M</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oMath>
      <w:ins w:id="4059" w:author="PR Preview" w:date="2026-01-01T00:00:00Z">
        <w:r>
          <w:t xml:space="preserve"> </w:t>
        </w:r>
      </w:ins>
      <w:ins w:id="4060" w:author="PR Preview" w:date="2026-01-01T00:00:00Z">
        <w:r>
          <w:t xml:space="preserve">and</w:t>
        </w:r>
      </w:ins>
      <w:ins w:id="4061" w:author="PR Preview" w:date="2026-01-01T00:00:00Z">
        <w:r>
          <w:t xml:space="preserve"> </w:t>
        </w:r>
      </w:ins>
      <w:ins w:id="4062" w:author="PR Preview" w:date="2026-01-01T00:00:00Z">
        <w:r>
          <w:t xml:space="preserve">${\mathbf{M}}^{\top}\mathord{\smash[b]{\underset{\raise.3ex\hbox{$\scriptstyle\sim$}}{u}}\vphantom{u}} = (1, 8)$</w:t>
        </w:r>
      </w:ins>
      <w:ins w:id="4063" w:author="PR Preview" w:date="2026-01-01T00:00:00Z">
        <w:r>
          <w:t xml:space="preserve">, so</w:t>
        </w:r>
      </w:ins>
    </w:p>
    <w:p>
      <w:pPr>
        <w:pStyle w:val="BodyText"/>
      </w:pPr>
      <w:ins w:id="4064" w:author="PR Preview" w:date="2026-01-01T00:00:00Z">
        <w:r>
          <w:t xml:space="preserve">$$
    {\mathord{\smash[b]{\underset{\raise.3ex\hbox{$\scriptstyle\sim$}}{v}}\vphantom{v}}}^{\top}\,{\mathbf{M}}^{\top}\,\mathord{\smash[b]{\underset{\raise.3ex\hbox{$\scriptstyle\sim$}}{u}}\vphantom{u}} = 3 \cdot 1 + (-1) \cdot 8 = -5.
    $$</w:t>
        </w:r>
      </w:ins>
    </w:p>
    <w:p>
      <w:pPr>
        <w:pStyle w:val="FirstParagraph"/>
      </w:pPr>
      <w:ins w:id="4065" w:author="PR Preview" w:date="2026-01-01T00:00:00Z">
        <w:r>
          <w:t xml:space="preserve">The two products are equal, as the theorem says.</w:t>
        </w:r>
      </w:ins>
      <w:ins w:id="4066" w:author="PR Preview" w:date="2026-01-01T00:00:00Z">
        <w:r>
          <w:t xml:space="preserve"> </w:t>
        </w:r>
      </w:ins>
      <w:ins w:id="4067" w:author="PR Preview" w:date="2026-01-01T00:00:00Z">
        <w:r>
          <w:t xml:space="preserve">In least squares, this is why the two cross terms of</w:t>
        </w:r>
      </w:ins>
      <w:ins w:id="4068" w:author="PR Preview" w:date="2026-01-01T00:00:00Z">
        <w:r>
          <w:t xml:space="preserve"> </w:t>
        </w:r>
      </w:ins>
      <w:ins w:id="4069" w:author="PR Preview" w:date="2026-01-01T00:00:00Z">
        <w:r>
          <w:t xml:space="preserve">${(\mathbf{X}\mathord{\smash[b]{\underset{\raise.3ex\hbox{$\scriptstyle\sim$}}{\beta}}\vphantom{\beta}}- \mathord{\smash[b]{\underset{\raise.3ex\hbox{$\scriptstyle\sim$}}{y}}\vphantom{y}})}^{\top}(\mathbf{X}\mathord{\smash[b]{\underset{\raise.3ex\hbox{$\scriptstyle\sim$}}{\beta}}\vphantom{\beta}}- \mathord{\smash[b]{\underset{\raise.3ex\hbox{$\scriptstyle\sim$}}{y}}\vphantom{y}})$</w:t>
        </w:r>
      </w:ins>
      <w:ins w:id="4070" w:author="PR Preview" w:date="2026-01-01T00:00:00Z">
        <w:r>
          <w:t xml:space="preserve"> </w:t>
        </w:r>
      </w:ins>
      <w:ins w:id="4071" w:author="PR Preview" w:date="2026-01-01T00:00:00Z">
        <w:r>
          <w:t xml:space="preserve">are equal and can be combined.</w:t>
        </w:r>
      </w:ins>
    </w:p>
    <w:bookmarkEnd w:id="186"/>
    <w:bookmarkEnd w:id="187"/>
    <w:bookmarkEnd w:id="188"/>
    <w:bookmarkStart w:id="195" w:name="rank"/>
    <w:p>
      <w:pPr>
        <w:pStyle w:val="Heading2"/>
      </w:pPr>
      <w:r>
        <w:t xml:space="preserve">3 Rank</w:t>
      </w:r>
    </w:p>
    <w:bookmarkStart w:id="189" w:name="def-linearly-independent"/>
    <w:p>
      <w:pPr>
        <w:pStyle w:val="FirstParagraph"/>
      </w:pPr>
      <w:del w:id="4072" w:author="PR Preview" w:date="2026-01-01T00:00:00Z">
        <w:r>
          <w:rPr>
            <w:b/>
            <w:bCs/>
          </w:rPr>
          <w:delText xml:space="preserve">Definition 43 (Linearly independent vectors)</w:delText>
        </w:r>
      </w:del>
      <w:del w:id="4073" w:author="PR Preview" w:date="2026-01-01T00:00:00Z">
        <w:r>
          <w:delText xml:space="preserve"> </w:delText>
        </w:r>
      </w:del>
      <w:del w:id="4074" w:author="PR Preview" w:date="2026-01-01T00:00:00Z">
        <w:r>
          <w:delText xml:space="preserve">Vectors</w:delText>
        </w:r>
      </w:del>
      <w:del w:id="4075"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076" w:author="PR Preview" w:date="2026-01-01T00:00:00Z">
        <w:r>
          <w:delText xml:space="preserve"> </w:delText>
        </w:r>
      </w:del>
      <w:del w:id="4077" w:author="PR Preview" w:date="2026-01-01T00:00:00Z">
        <w:r>
          <w:delText xml:space="preserve">of the same length</w:delText>
        </w:r>
      </w:del>
      <w:del w:id="4078" w:author="PR Preview" w:date="2026-01-01T00:00:00Z">
        <w:r>
          <w:delText xml:space="preserve"> </w:delText>
        </w:r>
      </w:del>
      <m:oMath>
        <m:r>
          <m:t>p</m:t>
        </m:r>
      </m:oMath>
      <w:del w:id="4079" w:author="PR Preview" w:date="2026-01-01T00:00:00Z">
        <w:r>
          <w:delText xml:space="preserve"> </w:delText>
        </w:r>
      </w:del>
      <w:del w:id="4080" w:author="PR Preview" w:date="2026-01-01T00:00:00Z">
        <w:r>
          <w:delText xml:space="preserve">are</w:delText>
        </w:r>
      </w:del>
      <w:del w:id="4081" w:author="PR Preview" w:date="2026-01-01T00:00:00Z">
        <w:r>
          <w:delText xml:space="preserve"> </w:delText>
        </w:r>
      </w:del>
      <w:del w:id="4082" w:author="PR Preview" w:date="2026-01-01T00:00:00Z">
        <w:r>
          <w:rPr>
            <w:b/>
            <w:bCs/>
          </w:rPr>
          <w:delText xml:space="preserve">linearly independent</w:delText>
        </w:r>
      </w:del>
      <w:del w:id="4083" w:author="PR Preview" w:date="2026-01-01T00:00:00Z">
        <w:r>
          <w:delText xml:space="preserve"> </w:delText>
        </w:r>
      </w:del>
      <w:del w:id="4084" w:author="PR Preview" w:date="2026-01-01T00:00:00Z">
        <w:r>
          <w:delText xml:space="preserve">if the only numbers</w:delText>
        </w:r>
      </w:del>
      <w:del w:id="4085"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086" w:author="PR Preview" w:date="2026-01-01T00:00:00Z">
        <w:r>
          <w:delText xml:space="preserve"> </w:delText>
        </w:r>
      </w:del>
      <w:del w:id="4087" w:author="PR Preview" w:date="2026-01-01T00:00:00Z">
        <w:r>
          <w:delText xml:space="preserve">with</w:delText>
        </w:r>
      </w:del>
    </w:p>
    <w:p>
      <w:pPr>
        <w:pStyle w:val="BodyText"/>
      </w:pPr>
      <m:oMathPara>
        <m:oMathParaPr>
          <m:jc m:val="center"/>
        </m:oMathParaPr>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m:oMathPara>
    </w:p>
    <w:p>
      <w:pPr>
        <w:pStyle w:val="FirstParagraph"/>
      </w:pPr>
      <w:ins w:id="4088" w:author="PR Preview" w:date="2026-01-01T00:00:00Z">
        <w:r>
          <w:rPr>
            <w:b/>
            <w:bCs/>
          </w:rPr>
          <w:t xml:space="preserve">Definition 43 (Linearly independent vectors)</w:t>
        </w:r>
      </w:ins>
      <w:ins w:id="4089" w:author="PR Preview" w:date="2026-01-01T00:00:00Z">
        <w:r>
          <w:t xml:space="preserve"> </w:t>
        </w:r>
      </w:ins>
      <w:ins w:id="4090" w:author="PR Preview" w:date="2026-01-01T00:00:00Z">
        <w:r>
          <w:t xml:space="preserve">Vectors</w:t>
        </w:r>
      </w:ins>
      <w:ins w:id="4091" w:author="PR Preview" w:date="2026-01-01T00:00:00Z">
        <w:r>
          <w:t xml:space="preserve"> </w:t>
        </w:r>
      </w:ins>
      <w:ins w:id="4092" w:author="PR Preview" w:date="2026-01-01T00:00:00Z">
        <w:r>
          <w:t xml:space="preserve">$\mathord{\smash[b]{\underset{\raise.3ex\hbox{$\scriptstyle\sim$}}{v}}\vphantom{v}}_1, \ldots, \mathord{\smash[b]{\underset{\raise.3ex\hbox{$\scriptstyle\sim$}}{v}}\vphantom{v}}_k$</w:t>
        </w:r>
      </w:ins>
      <w:ins w:id="4093" w:author="PR Preview" w:date="2026-01-01T00:00:00Z">
        <w:r>
          <w:t xml:space="preserve"> </w:t>
        </w:r>
      </w:ins>
      <w:ins w:id="4094" w:author="PR Preview" w:date="2026-01-01T00:00:00Z">
        <w:r>
          <w:t xml:space="preserve">of the same length</w:t>
        </w:r>
      </w:ins>
      <w:ins w:id="4095" w:author="PR Preview" w:date="2026-01-01T00:00:00Z">
        <w:r>
          <w:t xml:space="preserve"> </w:t>
        </w:r>
      </w:ins>
      <m:oMath>
        <m:r>
          <m:t>p</m:t>
        </m:r>
      </m:oMath>
      <w:ins w:id="4096" w:author="PR Preview" w:date="2026-01-01T00:00:00Z">
        <w:r>
          <w:t xml:space="preserve"> </w:t>
        </w:r>
      </w:ins>
      <w:ins w:id="4097" w:author="PR Preview" w:date="2026-01-01T00:00:00Z">
        <w:r>
          <w:t xml:space="preserve">are</w:t>
        </w:r>
      </w:ins>
      <w:ins w:id="4098" w:author="PR Preview" w:date="2026-01-01T00:00:00Z">
        <w:r>
          <w:t xml:space="preserve"> </w:t>
        </w:r>
      </w:ins>
      <w:ins w:id="4099" w:author="PR Preview" w:date="2026-01-01T00:00:00Z">
        <w:r>
          <w:rPr>
            <w:b/>
            <w:bCs/>
          </w:rPr>
          <w:t xml:space="preserve">linearly independent</w:t>
        </w:r>
      </w:ins>
      <w:ins w:id="4100" w:author="PR Preview" w:date="2026-01-01T00:00:00Z">
        <w:r>
          <w:t xml:space="preserve"> </w:t>
        </w:r>
      </w:ins>
      <w:ins w:id="4101" w:author="PR Preview" w:date="2026-01-01T00:00:00Z">
        <w:r>
          <w:t xml:space="preserve">if the only numbers</w:t>
        </w:r>
      </w:ins>
      <w:ins w:id="4102"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4103" w:author="PR Preview" w:date="2026-01-01T00:00:00Z">
        <w:r>
          <w:t xml:space="preserve"> </w:t>
        </w:r>
      </w:ins>
      <w:ins w:id="4104" w:author="PR Preview" w:date="2026-01-01T00:00:00Z">
        <w:r>
          <w:t xml:space="preserve">with</w:t>
        </w:r>
      </w:ins>
    </w:p>
    <w:p>
      <w:pPr>
        <w:pStyle w:val="BodyText"/>
      </w:pPr>
      <w:ins w:id="4105" w:author="PR Preview" w:date="2026-01-01T00:00:00Z">
        <w:r>
          <w:t xml:space="preserve">$$c_1 \mathord{\smash[b]{\underset{\raise.3ex\hbox{$\scriptstyle\sim$}}{v}}\vphantom{v}}_1 + \cdots + c_k \mathord{\smash[b]{\underset{\raise.3ex\hbox{$\scriptstyle\sim$}}{v}}\vphantom{v}}_k = \mathord{\smash[b]{\underset{\raise.3ex\hbox{$\scriptstyle\sim$}}{0}}\vphantom{0}}$$</w:t>
        </w:r>
      </w:ins>
    </w:p>
    <w:p>
      <w:pPr>
        <w:pStyle w:val="FirstParagraph"/>
      </w:pPr>
      <w:r>
        <w:t xml:space="preserve">are</w:t>
      </w:r>
    </w:p>
    <w:p>
      <w:pPr>
        <w:pStyle w:val="BodyText"/>
      </w:pPr>
      <m:oMathPara>
        <m:oMathParaPr>
          <m:jc m:val="center"/>
        </m:oMathParaPr>
        <m:oMath>
          <m:eqArr>
            <m:e>
              <m:sSub>
                <m:e>
                  <m:r>
                    <m:t>c</m:t>
                  </m:r>
                </m:e>
                <m:sub>
                  <m:r>
                    <m:t>1</m:t>
                  </m:r>
                </m:sub>
              </m:sSub>
              <m:r>
                <m:t>&amp;</m:t>
              </m:r>
              <m:r>
                <m:rPr>
                  <m:sty m:val="p"/>
                </m:rPr>
                <m:t>=</m:t>
              </m:r>
              <m:r>
                <m:rPr>
                  <m:sty m:val="p"/>
                </m:rPr>
                <m:t>⋯</m:t>
              </m:r>
            </m:e>
            <m:e>
              <m:r>
                <m:t>&amp;</m:t>
              </m:r>
              <m:r>
                <m:rPr>
                  <m:sty m:val="p"/>
                </m:rPr>
                <m:t>=</m:t>
              </m:r>
              <m:sSub>
                <m:e>
                  <m:r>
                    <m:t>c</m:t>
                  </m:r>
                </m:e>
                <m:sub>
                  <m:r>
                    <m:t>k</m:t>
                  </m:r>
                </m:sub>
              </m:sSub>
            </m:e>
            <m:e>
              <m:r>
                <m:t>&amp;</m:t>
              </m:r>
              <m:r>
                <m:rPr>
                  <m:sty m:val="p"/>
                </m:rPr>
                <m:t>=</m:t>
              </m:r>
              <m:r>
                <m:t>0</m:t>
              </m:r>
              <m:r>
                <m:rPr>
                  <m:sty m:val="p"/>
                </m:rPr>
                <m:t>.</m:t>
              </m:r>
            </m:e>
          </m:eqArr>
        </m:oMath>
      </m:oMathPara>
    </w:p>
    <w:p>
      <w:pPr>
        <w:pStyle w:val="FirstParagraph"/>
      </w:pPr>
      <w:r>
        <w:t xml:space="preserve">Vectors that are not linearly independent are</w:t>
      </w:r>
      <w:r>
        <w:t xml:space="preserve"> </w:t>
      </w:r>
      <w:r>
        <w:rPr>
          <w:b/>
          <w:bCs/>
        </w:rPr>
        <w:t xml:space="preserve">linearly dependent</w:t>
      </w:r>
      <w:r>
        <w:t xml:space="preserve">.</w:t>
      </w:r>
    </w:p>
    <w:bookmarkEnd w:id="189"/>
    <w:bookmarkStart w:id="190" w:name="exm-linearly-independent"/>
    <w:p>
      <w:pPr>
        <w:pStyle w:val="BodyText"/>
      </w:pPr>
      <w:r>
        <w:rPr>
          <w:b/>
          <w:bCs/>
        </w:rPr>
        <w:t xml:space="preserve">Example 35 (Independent and dependent pairs of vectors)</w:t>
      </w:r>
      <w:r>
        <w:t xml:space="preserve"> </w:t>
      </w:r>
      <w:r>
        <w:t xml:space="preserve"> </w:t>
      </w:r>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0</m:t>
        </m:r>
        <m:r>
          <m:rPr>
            <m:sty m:val="p"/>
          </m:rPr>
          <m:t>)</m:t>
        </m:r>
      </m:oMath>
      <w:del w:id="4106" w:author="PR Preview" w:date="2026-01-01T00:00:00Z">
        <w:r>
          <w:delText xml:space="preserve"> </w:delText>
        </w:r>
      </w:del>
      <w:del w:id="4107" w:author="PR Preview" w:date="2026-01-01T00:00:00Z">
        <w:r>
          <w:delText xml:space="preserve">and</w:delText>
        </w:r>
      </w:del>
      <w:del w:id="4108" w:author="PR Preview" w:date="2026-01-01T00:00:00Z">
        <w:r>
          <w:delText xml:space="preserve"> </w:delText>
        </w:r>
      </w:del>
      <m:oMath>
        <m:sSub>
          <m:e>
            <m:limLow>
              <m:e>
                <m:r>
                  <m:t>v</m:t>
                </m:r>
              </m:e>
              <m:lim>
                <m:r>
                  <m:rPr>
                    <m:sty m:val="p"/>
                  </m:rPr>
                  <m:t>∼</m:t>
                </m:r>
              </m:lim>
            </m:limLow>
          </m:e>
          <m:sub>
            <m:r>
              <m:t>2</m:t>
            </m:r>
          </m:sub>
        </m:sSub>
        <m:r>
          <m:rPr>
            <m:sty m:val="p"/>
          </m:rPr>
          <m:t>=</m:t>
        </m:r>
        <m:r>
          <m:rPr>
            <m:sty m:val="p"/>
          </m:rPr>
          <m:t>(</m:t>
        </m:r>
        <m:r>
          <m:t>1</m:t>
        </m:r>
        <m:r>
          <m:rPr>
            <m:sty m:val="p"/>
          </m:rPr>
          <m:t>,</m:t>
        </m:r>
        <m:r>
          <m:t>1</m:t>
        </m:r>
        <m:r>
          <m:rPr>
            <m:sty m:val="p"/>
          </m:rPr>
          <m:t>)</m:t>
        </m:r>
      </m:oMath>
      <w:del w:id="4109" w:author="PR Preview" w:date="2026-01-01T00:00:00Z">
        <w:r>
          <w:delText xml:space="preserve"> </w:delText>
        </w:r>
      </w:del>
      <w:del w:id="4110" w:author="PR Preview" w:date="2026-01-01T00:00:00Z">
        <w:r>
          <w:delText xml:space="preserve">are linearly independent:</w:delText>
        </w:r>
      </w:del>
      <w:del w:id="4111"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sSub>
          <m:e>
            <m:r>
              <m:t>c</m:t>
            </m:r>
          </m:e>
          <m:sub>
            <m:r>
              <m:t>2</m:t>
            </m:r>
          </m:sub>
        </m:sSub>
        <m:sSub>
          <m:e>
            <m:limLow>
              <m:e>
                <m:r>
                  <m:t>v</m:t>
                </m:r>
              </m:e>
              <m:lim>
                <m:r>
                  <m:rPr>
                    <m:sty m:val="p"/>
                  </m:rPr>
                  <m:t>∼</m:t>
                </m:r>
              </m:lim>
            </m:limLow>
          </m:e>
          <m:sub>
            <m:r>
              <m:t>2</m:t>
            </m:r>
          </m:sub>
        </m:sSub>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del w:id="4112" w:author="PR Preview" w:date="2026-01-01T00:00:00Z">
        <w:r>
          <w:delText xml:space="preserve">,</w:delText>
        </w:r>
      </w:del>
      <w:del w:id="4113" w:author="PR Preview" w:date="2026-01-01T00:00:00Z">
        <w:r>
          <w:delText xml:space="preserve"> </w:delText>
        </w:r>
      </w:del>
      <w:del w:id="4114" w:author="PR Preview" w:date="2026-01-01T00:00:00Z">
        <w:r>
          <w:delText xml:space="preserve">which is</w:delText>
        </w:r>
      </w:del>
      <w:del w:id="4115" w:author="PR Preview" w:date="2026-01-01T00:00:00Z">
        <w:r>
          <w:delText xml:space="preserve"> </w:delText>
        </w:r>
      </w:del>
      <m:oMath>
        <m:limLow>
          <m:e>
            <m:r>
              <m:t>0</m:t>
            </m:r>
          </m:e>
          <m:lim>
            <m:r>
              <m:rPr>
                <m:sty m:val="p"/>
              </m:rPr>
              <m:t>∼</m:t>
            </m:r>
          </m:lim>
        </m:limLow>
      </m:oMath>
      <w:del w:id="4116" w:author="PR Preview" w:date="2026-01-01T00:00:00Z">
        <w:r>
          <w:delText xml:space="preserve"> </w:delText>
        </w:r>
      </w:del>
      <w:del w:id="4117" w:author="PR Preview" w:date="2026-01-01T00:00:00Z">
        <w:r>
          <w:delText xml:space="preserve">only if</w:delText>
        </w:r>
      </w:del>
      <w:del w:id="4118" w:author="PR Preview" w:date="2026-01-01T00:00:00Z">
        <w:r>
          <w:delText xml:space="preserve"> </w:delText>
        </w:r>
      </w:del>
      <m:oMath>
        <m:sSub>
          <m:e>
            <m:r>
              <m:t>c</m:t>
            </m:r>
          </m:e>
          <m:sub>
            <m:r>
              <m:t>2</m:t>
            </m:r>
          </m:sub>
        </m:sSub>
        <m:r>
          <m:rPr>
            <m:sty m:val="p"/>
          </m:rPr>
          <m:t>=</m:t>
        </m:r>
        <m:r>
          <m:t>0</m:t>
        </m:r>
      </m:oMath>
      <w:del w:id="4119" w:author="PR Preview" w:date="2026-01-01T00:00:00Z">
        <w:r>
          <w:delText xml:space="preserve"> </w:delText>
        </w:r>
      </w:del>
      <w:del w:id="4120" w:author="PR Preview" w:date="2026-01-01T00:00:00Z">
        <w:r>
          <w:delText xml:space="preserve">and then</w:delText>
        </w:r>
      </w:del>
      <w:del w:id="4121" w:author="PR Preview" w:date="2026-01-01T00:00:00Z">
        <w:r>
          <w:delText xml:space="preserve"> </w:delText>
        </w:r>
      </w:del>
      <m:oMath>
        <m:sSub>
          <m:e>
            <m:r>
              <m:t>c</m:t>
            </m:r>
          </m:e>
          <m:sub>
            <m:r>
              <m:t>1</m:t>
            </m:r>
          </m:sub>
        </m:sSub>
        <m:r>
          <m:rPr>
            <m:sty m:val="p"/>
          </m:rPr>
          <m:t>=</m:t>
        </m:r>
        <m:r>
          <m:t>0</m:t>
        </m:r>
      </m:oMath>
      <w:del w:id="4122" w:author="PR Preview" w:date="2026-01-01T00:00:00Z">
        <w:r>
          <w:delText xml:space="preserve">.</w:delText>
        </w:r>
      </w:del>
    </w:p>
    <w:p>
      <w:pPr>
        <w:pStyle w:val="Compact"/>
        <w:numPr>
          <w:ilvl w:val="0"/>
          <w:numId w:val="1017"/>
        </w:numPr>
      </w:pPr>
      <m:oMath>
        <m:sSub>
          <m:e>
            <m:limLow>
              <m:e>
                <m:r>
                  <m:t>v</m:t>
                </m:r>
              </m:e>
              <m:lim>
                <m:r>
                  <m:rPr>
                    <m:sty m:val="p"/>
                  </m:rPr>
                  <m:t>∼</m:t>
                </m:r>
              </m:lim>
            </m:limLow>
          </m:e>
          <m:sub>
            <m:r>
              <m:t>1</m:t>
            </m:r>
          </m:sub>
        </m:sSub>
        <m:r>
          <m:rPr>
            <m:sty m:val="p"/>
          </m:rPr>
          <m:t>=</m:t>
        </m:r>
        <m:r>
          <m:rPr>
            <m:sty m:val="p"/>
          </m:rPr>
          <m:t>(</m:t>
        </m:r>
        <m:r>
          <m:t>1</m:t>
        </m:r>
        <m:r>
          <m:rPr>
            <m:sty m:val="p"/>
          </m:rPr>
          <m:t>,</m:t>
        </m:r>
        <m:r>
          <m:t>2</m:t>
        </m:r>
        <m:r>
          <m:rPr>
            <m:sty m:val="p"/>
          </m:rPr>
          <m:t>)</m:t>
        </m:r>
      </m:oMath>
      <w:del w:id="4123" w:author="PR Preview" w:date="2026-01-01T00:00:00Z">
        <w:r>
          <w:delText xml:space="preserve"> </w:delText>
        </w:r>
      </w:del>
      <w:del w:id="4124" w:author="PR Preview" w:date="2026-01-01T00:00:00Z">
        <w:r>
          <w:delText xml:space="preserve">and</w:delText>
        </w:r>
      </w:del>
      <w:del w:id="4125" w:author="PR Preview" w:date="2026-01-01T00:00:00Z">
        <w:r>
          <w:delText xml:space="preserve"> </w:delText>
        </w:r>
      </w:del>
      <m:oMath>
        <m:sSub>
          <m:e>
            <m:limLow>
              <m:e>
                <m:r>
                  <m:t>v</m:t>
                </m:r>
              </m:e>
              <m:lim>
                <m:r>
                  <m:rPr>
                    <m:sty m:val="p"/>
                  </m:rPr>
                  <m:t>∼</m:t>
                </m:r>
              </m:lim>
            </m:limLow>
          </m:e>
          <m:sub>
            <m:r>
              <m:t>2</m:t>
            </m:r>
          </m:sub>
        </m:sSub>
        <m:r>
          <m:rPr>
            <m:sty m:val="p"/>
          </m:rPr>
          <m:t>=</m:t>
        </m:r>
        <m:r>
          <m:rPr>
            <m:sty m:val="p"/>
          </m:rPr>
          <m:t>(</m:t>
        </m:r>
        <m:r>
          <m:t>2</m:t>
        </m:r>
        <m:r>
          <m:rPr>
            <m:sty m:val="p"/>
          </m:rPr>
          <m:t>,</m:t>
        </m:r>
        <m:r>
          <m:t>4</m:t>
        </m:r>
        <m:r>
          <m:rPr>
            <m:sty m:val="p"/>
          </m:rPr>
          <m:t>)</m:t>
        </m:r>
      </m:oMath>
      <w:del w:id="4126" w:author="PR Preview" w:date="2026-01-01T00:00:00Z">
        <w:r>
          <w:delText xml:space="preserve"> </w:delText>
        </w:r>
      </w:del>
      <w:del w:id="4127" w:author="PR Preview" w:date="2026-01-01T00:00:00Z">
        <w:r>
          <w:delText xml:space="preserve">are not:</w:delText>
        </w:r>
      </w:del>
      <w:del w:id="4128" w:author="PR Preview" w:date="2026-01-01T00:00:00Z">
        <w:r>
          <w:delText xml:space="preserve"> </w:delText>
        </w:r>
      </w:del>
      <m:oMath>
        <m:r>
          <m:t>2</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limLow>
          <m:e>
            <m:r>
              <m:t>0</m:t>
            </m:r>
          </m:e>
          <m:lim>
            <m:r>
              <m:rPr>
                <m:sty m:val="p"/>
              </m:rPr>
              <m:t>∼</m:t>
            </m:r>
          </m:lim>
        </m:limLow>
      </m:oMath>
      <w:del w:id="4129" w:author="PR Preview" w:date="2026-01-01T00:00:00Z">
        <w:r>
          <w:delText xml:space="preserve">.</w:delText>
        </w:r>
      </w:del>
    </w:p>
    <w:p>
      <w:pPr>
        <w:pStyle w:val="Compact"/>
        <w:numPr>
          <w:ilvl w:val="0"/>
          <w:numId w:val="1017"/>
        </w:numPr>
      </w:pPr>
      <w:ins w:id="4130" w:author="PR Preview" w:date="2026-01-01T00:00:00Z">
        <w:r>
          <w:t xml:space="preserve">$\mathord{\smash[b]{\underset{\raise.3ex\hbox{$\scriptstyle\sim$}}{v}}\vphantom{v}}_1 = (1, 0)$</w:t>
        </w:r>
      </w:ins>
      <w:ins w:id="4131" w:author="PR Preview" w:date="2026-01-01T00:00:00Z">
        <w:r>
          <w:t xml:space="preserve"> </w:t>
        </w:r>
      </w:ins>
      <w:ins w:id="4132" w:author="PR Preview" w:date="2026-01-01T00:00:00Z">
        <w:r>
          <w:t xml:space="preserve">and</w:t>
        </w:r>
      </w:ins>
      <w:ins w:id="4133" w:author="PR Preview" w:date="2026-01-01T00:00:00Z">
        <w:r>
          <w:t xml:space="preserve"> </w:t>
        </w:r>
      </w:ins>
      <w:ins w:id="4134" w:author="PR Preview" w:date="2026-01-01T00:00:00Z">
        <w:r>
          <w:t xml:space="preserve">$\mathord{\smash[b]{\underset{\raise.3ex\hbox{$\scriptstyle\sim$}}{v}}\vphantom{v}}_2 = (1, 1)$</w:t>
        </w:r>
      </w:ins>
      <w:ins w:id="4135" w:author="PR Preview" w:date="2026-01-01T00:00:00Z">
        <w:r>
          <w:t xml:space="preserve"> </w:t>
        </w:r>
      </w:ins>
      <w:ins w:id="4136" w:author="PR Preview" w:date="2026-01-01T00:00:00Z">
        <w:r>
          <w:t xml:space="preserve">are linearly independent:</w:t>
        </w:r>
      </w:ins>
      <w:ins w:id="4137" w:author="PR Preview" w:date="2026-01-01T00:00:00Z">
        <w:r>
          <w:t xml:space="preserve"> </w:t>
        </w:r>
      </w:ins>
      <w:ins w:id="4138" w:author="PR Preview" w:date="2026-01-01T00:00:00Z">
        <w:r>
          <w:t xml:space="preserve">$c_1 \mathord{\smash[b]{\underset{\raise.3ex\hbox{$\scriptstyle\sim$}}{v}}\vphantom{v}}_1 + c_2 \mathord{\smash[b]{\underset{\raise.3ex\hbox{$\scriptstyle\sim$}}{v}}\vphantom{v}}_2 = (c_1 + c_2, c_2)$</w:t>
        </w:r>
      </w:ins>
      <w:ins w:id="4139" w:author="PR Preview" w:date="2026-01-01T00:00:00Z">
        <w:r>
          <w:t xml:space="preserve">,</w:t>
        </w:r>
      </w:ins>
      <w:ins w:id="4140" w:author="PR Preview" w:date="2026-01-01T00:00:00Z">
        <w:r>
          <w:t xml:space="preserve"> </w:t>
        </w:r>
      </w:ins>
      <w:ins w:id="4141" w:author="PR Preview" w:date="2026-01-01T00:00:00Z">
        <w:r>
          <w:t xml:space="preserve">which is</w:t>
        </w:r>
      </w:ins>
      <w:ins w:id="4142" w:author="PR Preview" w:date="2026-01-01T00:00:00Z">
        <w:r>
          <w:t xml:space="preserve"> </w:t>
        </w:r>
      </w:ins>
      <w:ins w:id="4143" w:author="PR Preview" w:date="2026-01-01T00:00:00Z">
        <w:r>
          <w:t xml:space="preserve">$\mathord{\smash[b]{\underset{\raise.3ex\hbox{$\scriptstyle\sim$}}{0}}\vphantom{0}}$</w:t>
        </w:r>
      </w:ins>
      <w:ins w:id="4144" w:author="PR Preview" w:date="2026-01-01T00:00:00Z">
        <w:r>
          <w:t xml:space="preserve"> </w:t>
        </w:r>
      </w:ins>
      <w:ins w:id="4145" w:author="PR Preview" w:date="2026-01-01T00:00:00Z">
        <w:r>
          <w:t xml:space="preserve">only if</w:t>
        </w:r>
      </w:ins>
      <w:ins w:id="4146" w:author="PR Preview" w:date="2026-01-01T00:00:00Z">
        <w:r>
          <w:t xml:space="preserve"> </w:t>
        </w:r>
      </w:ins>
      <m:oMath>
        <m:sSub>
          <m:e>
            <m:r>
              <m:t>c</m:t>
            </m:r>
          </m:e>
          <m:sub>
            <m:r>
              <m:t>2</m:t>
            </m:r>
          </m:sub>
        </m:sSub>
        <m:r>
          <m:rPr>
            <m:sty m:val="p"/>
          </m:rPr>
          <m:t>=</m:t>
        </m:r>
        <m:r>
          <m:t>0</m:t>
        </m:r>
      </m:oMath>
      <w:ins w:id="4147" w:author="PR Preview" w:date="2026-01-01T00:00:00Z">
        <w:r>
          <w:t xml:space="preserve"> </w:t>
        </w:r>
      </w:ins>
      <w:ins w:id="4148" w:author="PR Preview" w:date="2026-01-01T00:00:00Z">
        <w:r>
          <w:t xml:space="preserve">and then</w:t>
        </w:r>
      </w:ins>
      <w:ins w:id="4149" w:author="PR Preview" w:date="2026-01-01T00:00:00Z">
        <w:r>
          <w:t xml:space="preserve"> </w:t>
        </w:r>
      </w:ins>
      <m:oMath>
        <m:sSub>
          <m:e>
            <m:r>
              <m:t>c</m:t>
            </m:r>
          </m:e>
          <m:sub>
            <m:r>
              <m:t>1</m:t>
            </m:r>
          </m:sub>
        </m:sSub>
        <m:r>
          <m:rPr>
            <m:sty m:val="p"/>
          </m:rPr>
          <m:t>=</m:t>
        </m:r>
        <m:r>
          <m:t>0</m:t>
        </m:r>
      </m:oMath>
      <w:ins w:id="4150" w:author="PR Preview" w:date="2026-01-01T00:00:00Z">
        <w:r>
          <w:t xml:space="preserve">.</w:t>
        </w:r>
      </w:ins>
    </w:p>
    <w:p>
      <w:pPr>
        <w:pStyle w:val="Compact"/>
        <w:numPr>
          <w:ilvl w:val="0"/>
          <w:numId w:val="1017"/>
        </w:numPr>
      </w:pPr>
      <w:ins w:id="4151" w:author="PR Preview" w:date="2026-01-01T00:00:00Z">
        <w:r>
          <w:t xml:space="preserve">$\mathord{\smash[b]{\underset{\raise.3ex\hbox{$\scriptstyle\sim$}}{v}}\vphantom{v}}_1 = (1, 2)$</w:t>
        </w:r>
      </w:ins>
      <w:ins w:id="4152" w:author="PR Preview" w:date="2026-01-01T00:00:00Z">
        <w:r>
          <w:t xml:space="preserve"> </w:t>
        </w:r>
      </w:ins>
      <w:ins w:id="4153" w:author="PR Preview" w:date="2026-01-01T00:00:00Z">
        <w:r>
          <w:t xml:space="preserve">and</w:t>
        </w:r>
      </w:ins>
      <w:ins w:id="4154" w:author="PR Preview" w:date="2026-01-01T00:00:00Z">
        <w:r>
          <w:t xml:space="preserve"> </w:t>
        </w:r>
      </w:ins>
      <w:ins w:id="4155" w:author="PR Preview" w:date="2026-01-01T00:00:00Z">
        <w:r>
          <w:t xml:space="preserve">$\mathord{\smash[b]{\underset{\raise.3ex\hbox{$\scriptstyle\sim$}}{v}}\vphantom{v}}_2 = (2, 4)$</w:t>
        </w:r>
      </w:ins>
      <w:ins w:id="4156" w:author="PR Preview" w:date="2026-01-01T00:00:00Z">
        <w:r>
          <w:t xml:space="preserve"> </w:t>
        </w:r>
      </w:ins>
      <w:ins w:id="4157" w:author="PR Preview" w:date="2026-01-01T00:00:00Z">
        <w:r>
          <w:t xml:space="preserve">are not:</w:t>
        </w:r>
      </w:ins>
      <w:ins w:id="4158" w:author="PR Preview" w:date="2026-01-01T00:00:00Z">
        <w:r>
          <w:t xml:space="preserve"> </w:t>
        </w:r>
      </w:ins>
      <w:ins w:id="4159" w:author="PR Preview" w:date="2026-01-01T00:00:00Z">
        <w:r>
          <w:t xml:space="preserve">$2 \mathord{\smash[b]{\underset{\raise.3ex\hbox{$\scriptstyle\sim$}}{v}}\vphantom{v}}_1 - \mathord{\smash[b]{\underset{\raise.3ex\hbox{$\scriptstyle\sim$}}{v}}\vphantom{v}}_2 = \mathord{\smash[b]{\underset{\raise.3ex\hbox{$\scriptstyle\sim$}}{0}}\vphantom{0}}$</w:t>
        </w:r>
      </w:ins>
      <w:ins w:id="4160" w:author="PR Preview" w:date="2026-01-01T00:00:00Z">
        <w:r>
          <w:t xml:space="preserve">.</w:t>
        </w:r>
      </w:ins>
    </w:p>
    <w:bookmarkEnd w:id="190"/>
    <w:bookmarkStart w:id="191" w:name="def-rank"/>
    <w:p>
      <w:pPr>
        <w:pStyle w:val="FirstParagraph"/>
      </w:pPr>
      <w:r>
        <w:rPr>
          <w:b/>
          <w:bCs/>
        </w:rPr>
        <w:t xml:space="preserve">Definition 44 (Rank)</w:t>
      </w:r>
      <w:r>
        <w:t xml:space="preserve"> </w:t>
      </w:r>
      <w:r>
        <w:t xml:space="preserve">The</w:t>
      </w:r>
      <w:r>
        <w:t xml:space="preserve"> </w:t>
      </w:r>
      <w:r>
        <w:rPr>
          <w:b/>
          <w:bCs/>
        </w:rPr>
        <w:t xml:space="preserve">rank</w:t>
      </w:r>
      <w:r>
        <w:t xml:space="preserve"> </w:t>
      </w:r>
      <w:r>
        <w:t xml:space="preserve">of a matrix</w:t>
      </w:r>
      <w:r>
        <w:t xml:space="preserve"> </w:t>
      </w:r>
      <m:oMath>
        <m:r>
          <m:rPr>
            <m:sty m:val="bi"/>
          </m:rPr>
          <m:t>A</m:t>
        </m:r>
      </m:oMath>
      <w:r>
        <w:t xml:space="preserve">, written</w:t>
      </w:r>
      <w:r>
        <w:t xml:space="preserve"> </w:t>
      </w:r>
      <m:oMath>
        <m:r>
          <m:rPr>
            <m:sty m:val="p"/>
          </m:rPr>
          <m:t>rank</m:t>
        </m:r>
        <m:r>
          <m:rPr>
            <m:sty m:val="p"/>
          </m:rPr>
          <m:t>(</m:t>
        </m:r>
        <m:r>
          <m:rPr>
            <m:sty m:val="bi"/>
          </m:rPr>
          <m:t>A</m:t>
        </m:r>
        <m:r>
          <m:rPr>
            <m:sty m:val="p"/>
          </m:rPr>
          <m:t>)</m:t>
        </m:r>
      </m:oMath>
      <w:r>
        <w:t xml:space="preserve">,</w:t>
      </w:r>
      <w:r>
        <w:t xml:space="preserve"> </w:t>
      </w:r>
      <w:r>
        <w:t xml:space="preserve">is the largest number of columns of</w:t>
      </w:r>
      <w:r>
        <w:t xml:space="preserve"> </w:t>
      </w:r>
      <m:oMath>
        <m:r>
          <m:rPr>
            <m:sty m:val="bi"/>
          </m:rPr>
          <m:t>A</m:t>
        </m:r>
      </m:oMath>
      <w:r>
        <w:t xml:space="preserve"> </w:t>
      </w:r>
      <w:r>
        <w:t xml:space="preserve">that are linearly independent (</w:t>
      </w:r>
      <w:hyperlink w:anchor="def-linearly-independent">
        <w:r>
          <w:rPr>
            <w:rStyle w:val="Hyperlink"/>
          </w:rPr>
          <w:t xml:space="preserve">Definition 43</w:t>
        </w:r>
      </w:hyperlink>
      <w:r>
        <w:t xml:space="preserve">).</w:t>
      </w:r>
    </w:p>
    <w:bookmarkEnd w:id="191"/>
    <w:bookmarkStart w:id="192" w:name="exm-rank"/>
    <w:p>
      <w:pPr>
        <w:pStyle w:val="BodyText"/>
      </w:pPr>
      <w:del w:id="4161" w:author="PR Preview" w:date="2026-01-01T00:00:00Z">
        <w:r>
          <w:rPr>
            <w:b/>
            <w:bCs/>
          </w:rPr>
          <w:delText xml:space="preserve">Example 36 (The rank of two</w:delText>
        </w:r>
      </w:del>
      <w:del w:id="4162" w:author="PR Preview" w:date="2026-01-01T00:00:00Z">
        <w:r>
          <w:rPr>
            <w:b/>
            <w:bCs/>
          </w:rPr>
          <w:delText xml:space="preserve"> </w:delText>
        </w:r>
      </w:del>
      <m:oMath>
        <m:r>
          <m:t>3</m:t>
        </m:r>
        <m:r>
          <m:rPr>
            <m:sty m:val="p"/>
          </m:rPr>
          <m:t>×</m:t>
        </m:r>
        <m:r>
          <m:t>2</m:t>
        </m:r>
      </m:oMath>
      <w:del w:id="4163" w:author="PR Preview" w:date="2026-01-01T00:00:00Z">
        <w:r>
          <w:rPr>
            <w:b/>
            <w:bCs/>
          </w:rPr>
          <w:delText xml:space="preserve"> </w:delText>
        </w:r>
      </w:del>
      <w:del w:id="4164" w:author="PR Preview" w:date="2026-01-01T00:00:00Z">
        <w:r>
          <w:rPr>
            <w:b/>
            <w:bCs/>
          </w:rPr>
          <w:delText xml:space="preserve">matrices)</w:delText>
        </w:r>
      </w:del>
      <w:del w:id="4165" w:author="PR Preview" w:date="2026-01-01T00:00:00Z">
        <w:r>
          <w:delText xml:space="preserve"> </w:delText>
        </w:r>
      </w:del>
      <w:del w:id="4166" w:author="PR Preview" w:date="2026-01-01T00:00:00Z">
        <w:r>
          <w:delText xml:space="preserve">The matrix</w:delText>
        </w:r>
      </w:del>
      <w:del w:id="416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4168" w:author="PR Preview" w:date="2026-01-01T00:00:00Z">
        <w:r>
          <w:delText xml:space="preserve"> </w:delText>
        </w:r>
      </w:del>
      <w:del w:id="4169" w:author="PR Preview" w:date="2026-01-01T00:00:00Z">
        <w:r>
          <w:delText xml:space="preserve">has rank</w:delText>
        </w:r>
      </w:del>
      <w:del w:id="4170" w:author="PR Preview" w:date="2026-01-01T00:00:00Z">
        <w:r>
          <w:delText xml:space="preserve"> </w:delText>
        </w:r>
      </w:del>
      <m:oMath>
        <m:r>
          <m:t>2</m:t>
        </m:r>
      </m:oMath>
      <w:del w:id="4171" w:author="PR Preview" w:date="2026-01-01T00:00:00Z">
        <w:r>
          <w:delText xml:space="preserve">:</w:delText>
        </w:r>
      </w:del>
      <w:del w:id="4172" w:author="PR Preview" w:date="2026-01-01T00:00:00Z">
        <w:r>
          <w:delText xml:space="preserve"> </w:delText>
        </w:r>
      </w:del>
      <w:del w:id="4173" w:author="PR Preview" w:date="2026-01-01T00:00:00Z">
        <w:r>
          <w:delText xml:space="preserve">if</w:delText>
        </w:r>
      </w:del>
      <w:del w:id="4174" w:author="PR Preview" w:date="2026-01-01T00:00:00Z">
        <w:r>
          <w:delText xml:space="preserve"> </w:delText>
        </w:r>
      </w:del>
      <m:oMath>
        <m:sSub>
          <m:e>
            <m:r>
              <m:t>c</m:t>
            </m:r>
          </m:e>
          <m:sub>
            <m:r>
              <m:t>1</m:t>
            </m:r>
          </m:sub>
        </m:sSub>
        <m:r>
          <m:rPr>
            <m:sty m:val="p"/>
          </m:rPr>
          <m:t>(</m:t>
        </m:r>
        <m:r>
          <m:t>1</m:t>
        </m:r>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t>3</m:t>
        </m:r>
        <m:r>
          <m:rPr>
            <m:sty m:val="p"/>
          </m:rPr>
          <m:t>)</m:t>
        </m:r>
        <m:r>
          <m:rPr>
            <m:sty m:val="p"/>
          </m:rPr>
          <m:t>=</m:t>
        </m:r>
        <m:limLow>
          <m:e>
            <m:r>
              <m:t>0</m:t>
            </m:r>
          </m:e>
          <m:lim>
            <m:r>
              <m:rPr>
                <m:sty m:val="p"/>
              </m:rPr>
              <m:t>∼</m:t>
            </m:r>
          </m:lim>
        </m:limLow>
      </m:oMath>
      <w:del w:id="4175" w:author="PR Preview" w:date="2026-01-01T00:00:00Z">
        <w:r>
          <w:delText xml:space="preserve">,</w:delText>
        </w:r>
      </w:del>
      <w:del w:id="4176" w:author="PR Preview" w:date="2026-01-01T00:00:00Z">
        <w:r>
          <w:delText xml:space="preserve"> </w:delText>
        </w:r>
      </w:del>
      <w:del w:id="4177" w:author="PR Preview" w:date="2026-01-01T00:00:00Z">
        <w:r>
          <w:delText xml:space="preserve">then subtracting the first entry from the second gives</w:delText>
        </w:r>
      </w:del>
      <w:del w:id="4178" w:author="PR Preview" w:date="2026-01-01T00:00:00Z">
        <w:r>
          <w:delText xml:space="preserve"> </w:delText>
        </w:r>
      </w:del>
      <m:oMath>
        <m:sSub>
          <m:e>
            <m:r>
              <m:t>c</m:t>
            </m:r>
          </m:e>
          <m:sub>
            <m:r>
              <m:t>2</m:t>
            </m:r>
          </m:sub>
        </m:sSub>
        <m:r>
          <m:rPr>
            <m:sty m:val="p"/>
          </m:rPr>
          <m:t>=</m:t>
        </m:r>
        <m:r>
          <m:t>0</m:t>
        </m:r>
      </m:oMath>
      <w:del w:id="4179" w:author="PR Preview" w:date="2026-01-01T00:00:00Z">
        <w:r>
          <w:delText xml:space="preserve">,</w:delText>
        </w:r>
      </w:del>
      <w:del w:id="4180" w:author="PR Preview" w:date="2026-01-01T00:00:00Z">
        <w:r>
          <w:delText xml:space="preserve"> </w:delText>
        </w:r>
      </w:del>
      <w:del w:id="4181" w:author="PR Preview" w:date="2026-01-01T00:00:00Z">
        <w:r>
          <w:delText xml:space="preserve">and then</w:delText>
        </w:r>
      </w:del>
      <w:del w:id="4182" w:author="PR Preview" w:date="2026-01-01T00:00:00Z">
        <w:r>
          <w:delText xml:space="preserve"> </w:delText>
        </w:r>
      </w:del>
      <m:oMath>
        <m:sSub>
          <m:e>
            <m:r>
              <m:t>c</m:t>
            </m:r>
          </m:e>
          <m:sub>
            <m:r>
              <m:t>1</m:t>
            </m:r>
          </m:sub>
        </m:sSub>
        <m:r>
          <m:rPr>
            <m:sty m:val="p"/>
          </m:rPr>
          <m:t>=</m:t>
        </m:r>
        <m:r>
          <m:t>0</m:t>
        </m:r>
      </m:oMath>
      <w:del w:id="4183" w:author="PR Preview" w:date="2026-01-01T00:00:00Z">
        <w:r>
          <w:delText xml:space="preserve">.</w:delText>
        </w:r>
      </w:del>
    </w:p>
    <w:p>
      <w:pPr>
        <w:pStyle w:val="BodyText"/>
      </w:pPr>
      <w:ins w:id="4184" w:author="PR Preview" w:date="2026-01-01T00:00:00Z">
        <w:r>
          <w:rPr>
            <w:b/>
            <w:bCs/>
          </w:rPr>
          <w:t xml:space="preserve">Example 36 (The rank of two</w:t>
        </w:r>
      </w:ins>
      <w:ins w:id="4185" w:author="PR Preview" w:date="2026-01-01T00:00:00Z">
        <w:r>
          <w:rPr>
            <w:b/>
            <w:bCs/>
          </w:rPr>
          <w:t xml:space="preserve"> </w:t>
        </w:r>
      </w:ins>
      <m:oMath>
        <m:r>
          <m:t>3</m:t>
        </m:r>
        <m:r>
          <m:rPr>
            <m:sty m:val="p"/>
          </m:rPr>
          <m:t>×</m:t>
        </m:r>
        <m:r>
          <m:t>2</m:t>
        </m:r>
      </m:oMath>
      <w:ins w:id="4186" w:author="PR Preview" w:date="2026-01-01T00:00:00Z">
        <w:r>
          <w:rPr>
            <w:b/>
            <w:bCs/>
          </w:rPr>
          <w:t xml:space="preserve"> </w:t>
        </w:r>
      </w:ins>
      <w:ins w:id="4187" w:author="PR Preview" w:date="2026-01-01T00:00:00Z">
        <w:r>
          <w:rPr>
            <w:b/>
            <w:bCs/>
          </w:rPr>
          <w:t xml:space="preserve">matrices)</w:t>
        </w:r>
      </w:ins>
      <w:ins w:id="4188" w:author="PR Preview" w:date="2026-01-01T00:00:00Z">
        <w:r>
          <w:t xml:space="preserve"> </w:t>
        </w:r>
      </w:ins>
      <w:ins w:id="4189" w:author="PR Preview" w:date="2026-01-01T00:00:00Z">
        <w:r>
          <w:t xml:space="preserve">The matrix</w:t>
        </w:r>
      </w:ins>
      <w:ins w:id="4190"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4191" w:author="PR Preview" w:date="2026-01-01T00:00:00Z">
        <w:r>
          <w:t xml:space="preserve"> </w:t>
        </w:r>
      </w:ins>
      <w:ins w:id="4192" w:author="PR Preview" w:date="2026-01-01T00:00:00Z">
        <w:r>
          <w:t xml:space="preserve">has rank</w:t>
        </w:r>
      </w:ins>
      <w:ins w:id="4193" w:author="PR Preview" w:date="2026-01-01T00:00:00Z">
        <w:r>
          <w:t xml:space="preserve"> </w:t>
        </w:r>
      </w:ins>
      <m:oMath>
        <m:r>
          <m:t>2</m:t>
        </m:r>
      </m:oMath>
      <w:ins w:id="4194" w:author="PR Preview" w:date="2026-01-01T00:00:00Z">
        <w:r>
          <w:t xml:space="preserve">:</w:t>
        </w:r>
      </w:ins>
      <w:ins w:id="4195" w:author="PR Preview" w:date="2026-01-01T00:00:00Z">
        <w:r>
          <w:t xml:space="preserve"> </w:t>
        </w:r>
      </w:ins>
      <w:ins w:id="4196" w:author="PR Preview" w:date="2026-01-01T00:00:00Z">
        <w:r>
          <w:t xml:space="preserve">if</w:t>
        </w:r>
      </w:ins>
      <w:ins w:id="4197" w:author="PR Preview" w:date="2026-01-01T00:00:00Z">
        <w:r>
          <w:t xml:space="preserve"> </w:t>
        </w:r>
      </w:ins>
      <w:ins w:id="4198" w:author="PR Preview" w:date="2026-01-01T00:00:00Z">
        <w:r>
          <w:t xml:space="preserve">$c_1 (1, 1, 1) + c_2 (1, 2, 3) = \mathord{\smash[b]{\underset{\raise.3ex\hbox{$\scriptstyle\sim$}}{0}}\vphantom{0}}$</w:t>
        </w:r>
      </w:ins>
      <w:ins w:id="4199" w:author="PR Preview" w:date="2026-01-01T00:00:00Z">
        <w:r>
          <w:t xml:space="preserve">,</w:t>
        </w:r>
      </w:ins>
      <w:ins w:id="4200" w:author="PR Preview" w:date="2026-01-01T00:00:00Z">
        <w:r>
          <w:t xml:space="preserve"> </w:t>
        </w:r>
      </w:ins>
      <w:ins w:id="4201" w:author="PR Preview" w:date="2026-01-01T00:00:00Z">
        <w:r>
          <w:t xml:space="preserve">then subtracting the first entry from the second gives</w:t>
        </w:r>
      </w:ins>
      <w:ins w:id="4202" w:author="PR Preview" w:date="2026-01-01T00:00:00Z">
        <w:r>
          <w:t xml:space="preserve"> </w:t>
        </w:r>
      </w:ins>
      <m:oMath>
        <m:sSub>
          <m:e>
            <m:r>
              <m:t>c</m:t>
            </m:r>
          </m:e>
          <m:sub>
            <m:r>
              <m:t>2</m:t>
            </m:r>
          </m:sub>
        </m:sSub>
        <m:r>
          <m:rPr>
            <m:sty m:val="p"/>
          </m:rPr>
          <m:t>=</m:t>
        </m:r>
        <m:r>
          <m:t>0</m:t>
        </m:r>
      </m:oMath>
      <w:ins w:id="4203" w:author="PR Preview" w:date="2026-01-01T00:00:00Z">
        <w:r>
          <w:t xml:space="preserve">,</w:t>
        </w:r>
      </w:ins>
      <w:ins w:id="4204" w:author="PR Preview" w:date="2026-01-01T00:00:00Z">
        <w:r>
          <w:t xml:space="preserve"> </w:t>
        </w:r>
      </w:ins>
      <w:ins w:id="4205" w:author="PR Preview" w:date="2026-01-01T00:00:00Z">
        <w:r>
          <w:t xml:space="preserve">and then</w:t>
        </w:r>
      </w:ins>
      <w:ins w:id="4206" w:author="PR Preview" w:date="2026-01-01T00:00:00Z">
        <w:r>
          <w:t xml:space="preserve"> </w:t>
        </w:r>
      </w:ins>
      <m:oMath>
        <m:sSub>
          <m:e>
            <m:r>
              <m:t>c</m:t>
            </m:r>
          </m:e>
          <m:sub>
            <m:r>
              <m:t>1</m:t>
            </m:r>
          </m:sub>
        </m:sSub>
        <m:r>
          <m:rPr>
            <m:sty m:val="p"/>
          </m:rPr>
          <m:t>=</m:t>
        </m:r>
        <m:r>
          <m:t>0</m:t>
        </m:r>
      </m:oMath>
      <w:ins w:id="4207" w:author="PR Preview" w:date="2026-01-01T00:00:00Z">
        <w:r>
          <w:t xml:space="preserve">.</w:t>
        </w:r>
      </w:ins>
    </w:p>
    <w:p>
      <w:pPr>
        <w:pStyle w:val="BodyText"/>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r>
        <w:t xml:space="preserve"> </w:t>
      </w:r>
      <w:r>
        <w:t xml:space="preserve">has rank</w:t>
      </w:r>
      <w:r>
        <w:t xml:space="preserve"> </w:t>
      </w:r>
      <m:oMath>
        <m:r>
          <m:t>1</m:t>
        </m:r>
      </m:oMath>
      <w:r>
        <w:t xml:space="preserve">:</w:t>
      </w:r>
      <w:r>
        <w:t xml:space="preserve"> </w:t>
      </w:r>
      <w:r>
        <w:t xml:space="preserve">its second column is twice its first,</w:t>
      </w:r>
      <w:r>
        <w:t xml:space="preserve"> </w:t>
      </w:r>
      <w:r>
        <w:t xml:space="preserve">so the two columns are not linearly independent,</w:t>
      </w:r>
      <w:r>
        <w:t xml:space="preserve"> </w:t>
      </w:r>
      <w:r>
        <w:t xml:space="preserve">but the first column on its own is.</w:t>
      </w:r>
    </w:p>
    <w:bookmarkEnd w:id="192"/>
    <w:bookmarkStart w:id="193" w:name="def-full-column-rank"/>
    <w:p>
      <w:pPr>
        <w:pStyle w:val="BodyText"/>
      </w:pPr>
      <w:r>
        <w:rPr>
          <w:b/>
          <w:bCs/>
        </w:rPr>
        <w:t xml:space="preserve">Definition 45 (Full column rank)</w:t>
      </w:r>
      <w:r>
        <w:t xml:space="preserve"> </w:t>
      </w:r>
      <w:r>
        <w:t xml:space="preserve">An</w:t>
      </w:r>
      <w:r>
        <w:t xml:space="preserve"> </w:t>
      </w:r>
      <m:oMath>
        <m:r>
          <m:t>n</m:t>
        </m:r>
        <m:r>
          <m:rPr>
            <m:sty m:val="p"/>
          </m:rPr>
          <m:t>×</m:t>
        </m:r>
        <m:r>
          <m:t>p</m:t>
        </m:r>
      </m:oMath>
      <w:r>
        <w:t xml:space="preserve"> </w:t>
      </w:r>
      <w:r>
        <w:t xml:space="preserve">matrix has</w:t>
      </w:r>
      <w:r>
        <w:t xml:space="preserve"> </w:t>
      </w:r>
      <w:r>
        <w:rPr>
          <w:b/>
          <w:bCs/>
        </w:rPr>
        <w:t xml:space="preserve">full column rank</w:t>
      </w:r>
      <w:r>
        <w:t xml:space="preserve"> </w:t>
      </w:r>
      <w:r>
        <w:t xml:space="preserve">if its rank (</w:t>
      </w:r>
      <w:hyperlink w:anchor="def-rank">
        <w:r>
          <w:rPr>
            <w:rStyle w:val="Hyperlink"/>
          </w:rPr>
          <w:t xml:space="preserve">Definition 44</w:t>
        </w:r>
      </w:hyperlink>
      <w:r>
        <w:t xml:space="preserve">) is</w:t>
      </w:r>
      <w:r>
        <w:t xml:space="preserve"> </w:t>
      </w:r>
      <m:oMath>
        <m:r>
          <m:t>p</m:t>
        </m:r>
      </m:oMath>
      <w:r>
        <w:t xml:space="preserve">,</w:t>
      </w:r>
      <w:r>
        <w:t xml:space="preserve"> </w:t>
      </w:r>
      <w:r>
        <w:t xml:space="preserve">so that all of its columns are linearly independent.</w:t>
      </w:r>
    </w:p>
    <w:bookmarkEnd w:id="193"/>
    <w:bookmarkStart w:id="194" w:name="rem-full-column-rank-shape"/>
    <w:p>
      <w:pPr>
        <w:pStyle w:val="BodyText"/>
      </w:pPr>
      <w:r>
        <w:rPr>
          <w:i/>
          <w:iCs/>
        </w:rPr>
        <w:t xml:space="preserve">Remark 18</w:t>
      </w:r>
      <w:r>
        <w:t xml:space="preserve"> (Full column rank needs at least as many rows as columns). </w:t>
      </w:r>
      <w:r>
        <w:t xml:space="preserve">In</w:t>
      </w:r>
      <w:r>
        <w:t xml:space="preserve"> </w:t>
      </w:r>
      <w:hyperlink w:anchor="exm-rank">
        <w:r>
          <w:rPr>
            <w:rStyle w:val="Hyperlink"/>
          </w:rPr>
          <w:t xml:space="preserve">Example 36</w:t>
        </w:r>
      </w:hyperlink>
      <w:r>
        <w:t xml:space="preserve">, the first matrix has full column rank:</w:t>
      </w:r>
      <w:r>
        <w:t xml:space="preserve"> </w:t>
      </w:r>
      <w:r>
        <w:t xml:space="preserve">its rank is</w:t>
      </w:r>
      <w:r>
        <w:t xml:space="preserve"> </w:t>
      </w:r>
      <m:oMath>
        <m:r>
          <m:t>2</m:t>
        </m:r>
      </m:oMath>
      <w:r>
        <w:t xml:space="preserve">, and it has</w:t>
      </w:r>
      <w:r>
        <w:t xml:space="preserve"> </w:t>
      </w:r>
      <m:oMath>
        <m:r>
          <m:t>2</m:t>
        </m:r>
      </m:oMath>
      <w:r>
        <w:t xml:space="preserve"> </w:t>
      </w:r>
      <w:r>
        <w:t xml:space="preserve">columns.</w:t>
      </w:r>
      <w:r>
        <w:t xml:space="preserve"> </w:t>
      </w:r>
      <w:r>
        <w:t xml:space="preserve">The second does not, because its rank is</w:t>
      </w:r>
      <w:r>
        <w:t xml:space="preserve"> </w:t>
      </w:r>
      <m:oMath>
        <m:r>
          <m:t>1</m:t>
        </m:r>
      </m:oMath>
      <w:r>
        <w:t xml:space="preserve">.</w:t>
      </w:r>
    </w:p>
    <w:p>
      <w:pPr>
        <w:pStyle w:val="BodyText"/>
      </w:pPr>
      <w:del w:id="4208" w:author="PR Preview" w:date="2026-01-01T00:00:00Z">
        <w:r>
          <w:delText xml:space="preserve">An</w:delText>
        </w:r>
      </w:del>
      <w:del w:id="4209" w:author="PR Preview" w:date="2026-01-01T00:00:00Z">
        <w:r>
          <w:delText xml:space="preserve"> </w:delText>
        </w:r>
      </w:del>
      <m:oMath>
        <m:r>
          <m:t>n</m:t>
        </m:r>
        <m:r>
          <m:rPr>
            <m:sty m:val="p"/>
          </m:rPr>
          <m:t>×</m:t>
        </m:r>
        <m:r>
          <m:t>p</m:t>
        </m:r>
      </m:oMath>
      <w:del w:id="4210" w:author="PR Preview" w:date="2026-01-01T00:00:00Z">
        <w:r>
          <w:delText xml:space="preserve"> </w:delText>
        </w:r>
      </w:del>
      <w:del w:id="4211" w:author="PR Preview" w:date="2026-01-01T00:00:00Z">
        <w:r>
          <w:delText xml:space="preserve">matrix can have full column rank only when</w:delText>
        </w:r>
      </w:del>
      <w:del w:id="4212" w:author="PR Preview" w:date="2026-01-01T00:00:00Z">
        <w:r>
          <w:delText xml:space="preserve"> </w:delText>
        </w:r>
      </w:del>
      <m:oMath>
        <m:r>
          <m:t>p</m:t>
        </m:r>
        <m:r>
          <m:rPr>
            <m:sty m:val="p"/>
          </m:rPr>
          <m:t>≤</m:t>
        </m:r>
        <m:r>
          <m:t>n</m:t>
        </m:r>
      </m:oMath>
      <w:del w:id="4213" w:author="PR Preview" w:date="2026-01-01T00:00:00Z">
        <w:r>
          <w:delText xml:space="preserve">,</w:delText>
        </w:r>
      </w:del>
      <w:del w:id="4214" w:author="PR Preview" w:date="2026-01-01T00:00:00Z">
        <w:r>
          <w:delText xml:space="preserve"> </w:delText>
        </w:r>
      </w:del>
      <w:del w:id="4215" w:author="PR Preview" w:date="2026-01-01T00:00:00Z">
        <w:r>
          <w:delText xml:space="preserve">because more than</w:delText>
        </w:r>
      </w:del>
      <w:del w:id="4216" w:author="PR Preview" w:date="2026-01-01T00:00:00Z">
        <w:r>
          <w:delText xml:space="preserve"> </w:delText>
        </w:r>
      </w:del>
      <m:oMath>
        <m:r>
          <m:t>n</m:t>
        </m:r>
      </m:oMath>
      <w:del w:id="4217" w:author="PR Preview" w:date="2026-01-01T00:00:00Z">
        <w:r>
          <w:delText xml:space="preserve"> </w:delText>
        </w:r>
      </w:del>
      <w:del w:id="4218" w:author="PR Preview" w:date="2026-01-01T00:00:00Z">
        <w:r>
          <w:delText xml:space="preserve">vectors of length</w:delText>
        </w:r>
      </w:del>
      <w:del w:id="4219" w:author="PR Preview" w:date="2026-01-01T00:00:00Z">
        <w:r>
          <w:delText xml:space="preserve"> </w:delText>
        </w:r>
      </w:del>
      <m:oMath>
        <m:r>
          <m:t>n</m:t>
        </m:r>
      </m:oMath>
      <w:del w:id="4220" w:author="PR Preview" w:date="2026-01-01T00:00:00Z">
        <w:r>
          <w:delText xml:space="preserve"> </w:delText>
        </w:r>
      </w:del>
      <w:del w:id="4221" w:author="PR Preview" w:date="2026-01-01T00:00:00Z">
        <w:r>
          <w:delText xml:space="preserve">are never linearly independent.</w:delText>
        </w:r>
      </w:del>
      <w:del w:id="4222" w:author="PR Preview" w:date="2026-01-01T00:00:00Z">
        <w:r>
          <w:delText xml:space="preserve"> </w:delText>
        </w:r>
      </w:del>
      <w:del w:id="4223" w:author="PR Preview" w:date="2026-01-01T00:00:00Z">
        <w:r>
          <w:delText xml:space="preserve">For example, the</w:delText>
        </w:r>
      </w:del>
      <w:del w:id="4224" w:author="PR Preview" w:date="2026-01-01T00:00:00Z">
        <w:r>
          <w:delText xml:space="preserve"> </w:delText>
        </w:r>
      </w:del>
      <m:oMath>
        <m:r>
          <m:t>2</m:t>
        </m:r>
        <m:r>
          <m:rPr>
            <m:sty m:val="p"/>
          </m:rPr>
          <m:t>×</m:t>
        </m:r>
        <m:r>
          <m:t>3</m:t>
        </m:r>
      </m:oMath>
      <w:del w:id="4225" w:author="PR Preview" w:date="2026-01-01T00:00:00Z">
        <w:r>
          <w:delText xml:space="preserve"> </w:delText>
        </w:r>
      </w:del>
      <w:del w:id="4226" w:author="PR Preview" w:date="2026-01-01T00:00:00Z">
        <w:r>
          <w:delText xml:space="preserve">matrix</w:delText>
        </w:r>
      </w:del>
      <w:del w:id="422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del w:id="4228" w:author="PR Preview" w:date="2026-01-01T00:00:00Z">
        <w:r>
          <w:delText xml:space="preserve"> </w:delText>
        </w:r>
      </w:del>
      <w:del w:id="4229" w:author="PR Preview" w:date="2026-01-01T00:00:00Z">
        <w:r>
          <w:delText xml:space="preserve">has</w:delText>
        </w:r>
      </w:del>
      <w:del w:id="4230" w:author="PR Preview" w:date="2026-01-01T00:00:00Z">
        <w:r>
          <w:delText xml:space="preserve"> </w:delText>
        </w:r>
      </w:del>
      <m:oMath>
        <m:r>
          <m:t>3</m:t>
        </m:r>
      </m:oMath>
      <w:del w:id="4231" w:author="PR Preview" w:date="2026-01-01T00:00:00Z">
        <w:r>
          <w:delText xml:space="preserve"> </w:delText>
        </w:r>
      </w:del>
      <w:del w:id="4232" w:author="PR Preview" w:date="2026-01-01T00:00:00Z">
        <w:r>
          <w:delText xml:space="preserve">columns of length</w:delText>
        </w:r>
      </w:del>
      <w:del w:id="4233" w:author="PR Preview" w:date="2026-01-01T00:00:00Z">
        <w:r>
          <w:delText xml:space="preserve"> </w:delText>
        </w:r>
      </w:del>
      <m:oMath>
        <m:r>
          <m:t>2</m:t>
        </m:r>
      </m:oMath>
      <w:del w:id="4234" w:author="PR Preview" w:date="2026-01-01T00:00:00Z">
        <w:r>
          <w:delText xml:space="preserve">,</w:delText>
        </w:r>
      </w:del>
      <w:del w:id="4235" w:author="PR Preview" w:date="2026-01-01T00:00:00Z">
        <w:r>
          <w:delText xml:space="preserve"> </w:delText>
        </w:r>
      </w:del>
      <w:del w:id="4236" w:author="PR Preview" w:date="2026-01-01T00:00:00Z">
        <w:r>
          <w:delText xml:space="preserve">and</w:delText>
        </w:r>
      </w:del>
      <w:del w:id="4237" w:author="PR Preview" w:date="2026-01-01T00:00:00Z">
        <w:r>
          <w:delText xml:space="preserve"> </w:delText>
        </w:r>
      </w:del>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limLow>
          <m:e>
            <m:r>
              <m:t>0</m:t>
            </m:r>
          </m:e>
          <m:lim>
            <m:r>
              <m:rPr>
                <m:sty m:val="p"/>
              </m:rPr>
              <m:t>∼</m:t>
            </m:r>
          </m:lim>
        </m:limLow>
      </m:oMath>
      <w:del w:id="4238" w:author="PR Preview" w:date="2026-01-01T00:00:00Z">
        <w:r>
          <w:delText xml:space="preserve">,</w:delText>
        </w:r>
      </w:del>
      <w:del w:id="4239" w:author="PR Preview" w:date="2026-01-01T00:00:00Z">
        <w:r>
          <w:delText xml:space="preserve"> </w:delText>
        </w:r>
      </w:del>
      <w:del w:id="4240" w:author="PR Preview" w:date="2026-01-01T00:00:00Z">
        <w:r>
          <w:delText xml:space="preserve">with coefficients that are not all zero.</w:delText>
        </w:r>
      </w:del>
      <w:del w:id="4241" w:author="PR Preview" w:date="2026-01-01T00:00:00Z">
        <w:r>
          <w:delText xml:space="preserve"> </w:delText>
        </w:r>
      </w:del>
      <w:del w:id="4242" w:author="PR Preview" w:date="2026-01-01T00:00:00Z">
        <w:r>
          <w:delText xml:space="preserve">So its</w:delText>
        </w:r>
      </w:del>
      <w:del w:id="4243" w:author="PR Preview" w:date="2026-01-01T00:00:00Z">
        <w:r>
          <w:delText xml:space="preserve"> </w:delText>
        </w:r>
      </w:del>
      <m:oMath>
        <m:r>
          <m:t>3</m:t>
        </m:r>
      </m:oMath>
      <w:del w:id="4244" w:author="PR Preview" w:date="2026-01-01T00:00:00Z">
        <w:r>
          <w:delText xml:space="preserve"> </w:delText>
        </w:r>
      </w:del>
      <w:del w:id="4245" w:author="PR Preview" w:date="2026-01-01T00:00:00Z">
        <w:r>
          <w:delText xml:space="preserve">columns are not linearly independent,</w:delText>
        </w:r>
      </w:del>
      <w:del w:id="4246" w:author="PR Preview" w:date="2026-01-01T00:00:00Z">
        <w:r>
          <w:delText xml:space="preserve"> </w:delText>
        </w:r>
      </w:del>
      <w:del w:id="4247" w:author="PR Preview" w:date="2026-01-01T00:00:00Z">
        <w:r>
          <w:delText xml:space="preserve">and its rank is less than</w:delText>
        </w:r>
      </w:del>
      <w:del w:id="4248" w:author="PR Preview" w:date="2026-01-01T00:00:00Z">
        <w:r>
          <w:delText xml:space="preserve"> </w:delText>
        </w:r>
      </w:del>
      <m:oMath>
        <m:r>
          <m:t>3</m:t>
        </m:r>
      </m:oMath>
      <w:del w:id="4249" w:author="PR Preview" w:date="2026-01-01T00:00:00Z">
        <w:r>
          <w:delText xml:space="preserve">.</w:delText>
        </w:r>
      </w:del>
    </w:p>
    <w:p>
      <w:pPr>
        <w:pStyle w:val="BodyText"/>
      </w:pPr>
      <w:ins w:id="4250" w:author="PR Preview" w:date="2026-01-01T00:00:00Z">
        <w:r>
          <w:t xml:space="preserve">An</w:t>
        </w:r>
      </w:ins>
      <w:ins w:id="4251" w:author="PR Preview" w:date="2026-01-01T00:00:00Z">
        <w:r>
          <w:t xml:space="preserve"> </w:t>
        </w:r>
      </w:ins>
      <m:oMath>
        <m:r>
          <m:t>n</m:t>
        </m:r>
        <m:r>
          <m:rPr>
            <m:sty m:val="p"/>
          </m:rPr>
          <m:t>×</m:t>
        </m:r>
        <m:r>
          <m:t>p</m:t>
        </m:r>
      </m:oMath>
      <w:ins w:id="4252" w:author="PR Preview" w:date="2026-01-01T00:00:00Z">
        <w:r>
          <w:t xml:space="preserve"> </w:t>
        </w:r>
      </w:ins>
      <w:ins w:id="4253" w:author="PR Preview" w:date="2026-01-01T00:00:00Z">
        <w:r>
          <w:t xml:space="preserve">matrix can have full column rank only when</w:t>
        </w:r>
      </w:ins>
      <w:ins w:id="4254" w:author="PR Preview" w:date="2026-01-01T00:00:00Z">
        <w:r>
          <w:t xml:space="preserve"> </w:t>
        </w:r>
      </w:ins>
      <m:oMath>
        <m:r>
          <m:t>p</m:t>
        </m:r>
        <m:r>
          <m:rPr>
            <m:sty m:val="p"/>
          </m:rPr>
          <m:t>≤</m:t>
        </m:r>
        <m:r>
          <m:t>n</m:t>
        </m:r>
      </m:oMath>
      <w:ins w:id="4255" w:author="PR Preview" w:date="2026-01-01T00:00:00Z">
        <w:r>
          <w:t xml:space="preserve">,</w:t>
        </w:r>
      </w:ins>
      <w:ins w:id="4256" w:author="PR Preview" w:date="2026-01-01T00:00:00Z">
        <w:r>
          <w:t xml:space="preserve"> </w:t>
        </w:r>
      </w:ins>
      <w:ins w:id="4257" w:author="PR Preview" w:date="2026-01-01T00:00:00Z">
        <w:r>
          <w:t xml:space="preserve">because more than</w:t>
        </w:r>
      </w:ins>
      <w:ins w:id="4258" w:author="PR Preview" w:date="2026-01-01T00:00:00Z">
        <w:r>
          <w:t xml:space="preserve"> </w:t>
        </w:r>
      </w:ins>
      <m:oMath>
        <m:r>
          <m:t>n</m:t>
        </m:r>
      </m:oMath>
      <w:ins w:id="4259" w:author="PR Preview" w:date="2026-01-01T00:00:00Z">
        <w:r>
          <w:t xml:space="preserve"> </w:t>
        </w:r>
      </w:ins>
      <w:ins w:id="4260" w:author="PR Preview" w:date="2026-01-01T00:00:00Z">
        <w:r>
          <w:t xml:space="preserve">vectors of length</w:t>
        </w:r>
      </w:ins>
      <w:ins w:id="4261" w:author="PR Preview" w:date="2026-01-01T00:00:00Z">
        <w:r>
          <w:t xml:space="preserve"> </w:t>
        </w:r>
      </w:ins>
      <m:oMath>
        <m:r>
          <m:t>n</m:t>
        </m:r>
      </m:oMath>
      <w:ins w:id="4262" w:author="PR Preview" w:date="2026-01-01T00:00:00Z">
        <w:r>
          <w:t xml:space="preserve"> </w:t>
        </w:r>
      </w:ins>
      <w:ins w:id="4263" w:author="PR Preview" w:date="2026-01-01T00:00:00Z">
        <w:r>
          <w:t xml:space="preserve">are never linearly independent.</w:t>
        </w:r>
      </w:ins>
      <w:ins w:id="4264" w:author="PR Preview" w:date="2026-01-01T00:00:00Z">
        <w:r>
          <w:t xml:space="preserve"> </w:t>
        </w:r>
      </w:ins>
      <w:ins w:id="4265" w:author="PR Preview" w:date="2026-01-01T00:00:00Z">
        <w:r>
          <w:t xml:space="preserve">For example, the</w:t>
        </w:r>
      </w:ins>
      <w:ins w:id="4266" w:author="PR Preview" w:date="2026-01-01T00:00:00Z">
        <w:r>
          <w:t xml:space="preserve"> </w:t>
        </w:r>
      </w:ins>
      <m:oMath>
        <m:r>
          <m:t>2</m:t>
        </m:r>
        <m:r>
          <m:rPr>
            <m:sty m:val="p"/>
          </m:rPr>
          <m:t>×</m:t>
        </m:r>
        <m:r>
          <m:t>3</m:t>
        </m:r>
      </m:oMath>
      <w:ins w:id="4267" w:author="PR Preview" w:date="2026-01-01T00:00:00Z">
        <w:r>
          <w:t xml:space="preserve"> </w:t>
        </w:r>
      </w:ins>
      <w:ins w:id="4268" w:author="PR Preview" w:date="2026-01-01T00:00:00Z">
        <w:r>
          <w:t xml:space="preserve">matrix</w:t>
        </w:r>
      </w:ins>
      <w:ins w:id="4269" w:author="PR Preview" w:date="2026-01-01T00:00:00Z">
        <w:r>
          <w:t xml:space="preserve"> </w:t>
        </w:r>
      </w:ins>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ins w:id="4270" w:author="PR Preview" w:date="2026-01-01T00:00:00Z">
        <w:r>
          <w:t xml:space="preserve"> </w:t>
        </w:r>
      </w:ins>
      <w:ins w:id="4271" w:author="PR Preview" w:date="2026-01-01T00:00:00Z">
        <w:r>
          <w:t xml:space="preserve">has</w:t>
        </w:r>
      </w:ins>
      <w:ins w:id="4272" w:author="PR Preview" w:date="2026-01-01T00:00:00Z">
        <w:r>
          <w:t xml:space="preserve"> </w:t>
        </w:r>
      </w:ins>
      <m:oMath>
        <m:r>
          <m:t>3</m:t>
        </m:r>
      </m:oMath>
      <w:ins w:id="4273" w:author="PR Preview" w:date="2026-01-01T00:00:00Z">
        <w:r>
          <w:t xml:space="preserve"> </w:t>
        </w:r>
      </w:ins>
      <w:ins w:id="4274" w:author="PR Preview" w:date="2026-01-01T00:00:00Z">
        <w:r>
          <w:t xml:space="preserve">columns of length</w:t>
        </w:r>
      </w:ins>
      <w:ins w:id="4275" w:author="PR Preview" w:date="2026-01-01T00:00:00Z">
        <w:r>
          <w:t xml:space="preserve"> </w:t>
        </w:r>
      </w:ins>
      <m:oMath>
        <m:r>
          <m:t>2</m:t>
        </m:r>
      </m:oMath>
      <w:ins w:id="4276" w:author="PR Preview" w:date="2026-01-01T00:00:00Z">
        <w:r>
          <w:t xml:space="preserve">,</w:t>
        </w:r>
      </w:ins>
      <w:ins w:id="4277" w:author="PR Preview" w:date="2026-01-01T00:00:00Z">
        <w:r>
          <w:t xml:space="preserve"> </w:t>
        </w:r>
      </w:ins>
      <w:ins w:id="4278" w:author="PR Preview" w:date="2026-01-01T00:00:00Z">
        <w:r>
          <w:t xml:space="preserve">and</w:t>
        </w:r>
      </w:ins>
      <w:ins w:id="4279" w:author="PR Preview" w:date="2026-01-01T00:00:00Z">
        <w:r>
          <w:t xml:space="preserve"> </w:t>
        </w:r>
      </w:ins>
      <w:ins w:id="4280" w:author="PR Preview" w:date="2026-01-01T00:00:00Z">
        <w:r>
          <w:t xml:space="preserve">$1 \cdot(1, 0) + 1 \cdot(0, 1) - 1 \cdot(1, 1) = \mathord{\smash[b]{\underset{\raise.3ex\hbox{$\scriptstyle\sim$}}{0}}\vphantom{0}}$</w:t>
        </w:r>
      </w:ins>
      <w:ins w:id="4281" w:author="PR Preview" w:date="2026-01-01T00:00:00Z">
        <w:r>
          <w:t xml:space="preserve">,</w:t>
        </w:r>
      </w:ins>
      <w:ins w:id="4282" w:author="PR Preview" w:date="2026-01-01T00:00:00Z">
        <w:r>
          <w:t xml:space="preserve"> </w:t>
        </w:r>
      </w:ins>
      <w:ins w:id="4283" w:author="PR Preview" w:date="2026-01-01T00:00:00Z">
        <w:r>
          <w:t xml:space="preserve">with coefficients that are not all zero.</w:t>
        </w:r>
      </w:ins>
      <w:ins w:id="4284" w:author="PR Preview" w:date="2026-01-01T00:00:00Z">
        <w:r>
          <w:t xml:space="preserve"> </w:t>
        </w:r>
      </w:ins>
      <w:ins w:id="4285" w:author="PR Preview" w:date="2026-01-01T00:00:00Z">
        <w:r>
          <w:t xml:space="preserve">So its</w:t>
        </w:r>
      </w:ins>
      <w:ins w:id="4286" w:author="PR Preview" w:date="2026-01-01T00:00:00Z">
        <w:r>
          <w:t xml:space="preserve"> </w:t>
        </w:r>
      </w:ins>
      <m:oMath>
        <m:r>
          <m:t>3</m:t>
        </m:r>
      </m:oMath>
      <w:ins w:id="4287" w:author="PR Preview" w:date="2026-01-01T00:00:00Z">
        <w:r>
          <w:t xml:space="preserve"> </w:t>
        </w:r>
      </w:ins>
      <w:ins w:id="4288" w:author="PR Preview" w:date="2026-01-01T00:00:00Z">
        <w:r>
          <w:t xml:space="preserve">columns are not linearly independent,</w:t>
        </w:r>
      </w:ins>
      <w:ins w:id="4289" w:author="PR Preview" w:date="2026-01-01T00:00:00Z">
        <w:r>
          <w:t xml:space="preserve"> </w:t>
        </w:r>
      </w:ins>
      <w:ins w:id="4290" w:author="PR Preview" w:date="2026-01-01T00:00:00Z">
        <w:r>
          <w:t xml:space="preserve">and its rank is less than</w:t>
        </w:r>
      </w:ins>
      <w:ins w:id="4291" w:author="PR Preview" w:date="2026-01-01T00:00:00Z">
        <w:r>
          <w:t xml:space="preserve"> </w:t>
        </w:r>
      </w:ins>
      <m:oMath>
        <m:r>
          <m:t>3</m:t>
        </m:r>
      </m:oMath>
      <w:ins w:id="4292" w:author="PR Preview" w:date="2026-01-01T00:00:00Z">
        <w:r>
          <w:t xml:space="preserve">.</w:t>
        </w:r>
      </w:ins>
    </w:p>
    <w:bookmarkEnd w:id="194"/>
    <w:bookmarkEnd w:id="195"/>
    <w:bookmarkStart w:id="237" w:name="sec-subspaces"/>
    <w:p>
      <w:pPr>
        <w:pStyle w:val="Heading2"/>
      </w:pPr>
      <w:r>
        <w:t xml:space="preserve">4 Subspaces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7" name="Picture"/>
                  <a:graphic>
                    <a:graphicData uri="http://schemas.openxmlformats.org/drawingml/2006/picture">
                      <pic:pic>
                        <pic:nvPicPr>
                          <pic:cNvPr descr="/opt/quarto/share/formats/docx/note.png" id="19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 and license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(2024h)</w:t>
            </w:r>
            <w:r>
              <w:t xml:space="preserve">,</w:t>
            </w:r>
            <w:r>
              <w:t xml:space="preserve"> </w:t>
            </w:r>
            <w:r>
              <w:t xml:space="preserve">used under the MIT License.</w:t>
            </w:r>
            <w:r>
              <w:t xml:space="preserve"> </w:t>
            </w:r>
            <w:r>
              <w:t xml:space="preserve">The license text is:</w:t>
            </w:r>
          </w:p>
          <w:p>
            <w:pPr>
              <w:pStyle w:val="BlockText"/>
            </w:pPr>
            <w:r>
              <w:t xml:space="preserve">Copyright (c) 2024 ucla-biostat-216</w:t>
            </w:r>
          </w:p>
          <w:p>
            <w:pPr>
              <w:pStyle w:val="BlockText"/>
            </w:pPr>
            <w:r>
              <w:t xml:space="preserve">Permission is hereby granted, free of charge, to any person obtaining a copy</w:t>
            </w:r>
            <w:r>
              <w:t xml:space="preserve"> </w:t>
            </w:r>
            <w:r>
              <w:t xml:space="preserve">of this software and associated documentation files (the</w:t>
            </w:r>
            <w:r>
              <w:t xml:space="preserve"> </w:t>
            </w:r>
            <w:r>
              <w:t xml:space="preserve">“Software”</w:t>
            </w:r>
            <w:r>
              <w:t xml:space="preserve">), to deal</w:t>
            </w:r>
            <w:r>
              <w:t xml:space="preserve"> </w:t>
            </w:r>
            <w:r>
              <w:t xml:space="preserve">in the Software without restriction, including without limitation the rights</w:t>
            </w:r>
            <w:r>
              <w:t xml:space="preserve"> </w:t>
            </w:r>
            <w:r>
              <w:t xml:space="preserve">to use, copy, modify, merge, publish, distribute, sublicense, and/or sell</w:t>
            </w:r>
            <w:r>
              <w:t xml:space="preserve"> </w:t>
            </w:r>
            <w:r>
              <w:t xml:space="preserve">copies of the Software, and to permit persons to whom the Software is</w:t>
            </w:r>
            <w:r>
              <w:t xml:space="preserve"> </w:t>
            </w:r>
            <w:r>
              <w:t xml:space="preserve">furnished to do so, subject to the following conditions:</w:t>
            </w:r>
          </w:p>
          <w:p>
            <w:pPr>
              <w:pStyle w:val="BlockText"/>
            </w:pPr>
            <w:r>
              <w:t xml:space="preserve">The above copyright notice and this permission notice shall be included in all</w:t>
            </w:r>
            <w:r>
              <w:t xml:space="preserve"> </w:t>
            </w:r>
            <w:r>
              <w:t xml:space="preserve">copies or substantial portions of the Software.</w:t>
            </w:r>
          </w:p>
          <w:p>
            <w:pPr>
              <w:pStyle w:val="BlockText"/>
            </w:pPr>
            <w:r>
              <w:t xml:space="preserve">THE SOFTWARE IS PROVIDED</w:t>
            </w:r>
            <w:r>
              <w:t xml:space="preserve"> </w:t>
            </w:r>
            <w:r>
              <w:t xml:space="preserve">“AS IS”</w:t>
            </w:r>
            <w:r>
              <w:t xml:space="preserve">, WITHOUT WARRANTY OF ANY KIND, EXPRESS OR</w:t>
            </w:r>
            <w:r>
              <w:t xml:space="preserve"> </w:t>
            </w:r>
            <w:r>
              <w:t xml:space="preserve">IMPLIED, INCLUDING BUT NOT LIMITED TO THE WARRANTIES OF MERCHANTABILITY,</w:t>
            </w:r>
            <w:r>
              <w:t xml:space="preserve"> </w:t>
            </w:r>
            <w:r>
              <w:t xml:space="preserve">FITNESS FOR A PARTICULAR PURPOSE AND NONINFRINGEMENT. IN NO EVENT SHALL THE</w:t>
            </w:r>
            <w:r>
              <w:t xml:space="preserve"> </w:t>
            </w:r>
            <w:r>
              <w:t xml:space="preserve">AUTHORS OR COPYRIGHT HOLDERS BE LIABLE FOR ANY CLAIM, DAMAGES OR OTHER</w:t>
            </w:r>
            <w:r>
              <w:t xml:space="preserve"> </w:t>
            </w:r>
            <w:r>
              <w:t xml:space="preserve">LIABILITY, WHETHER IN AN ACTION OF CONTRACT, TORT OR OTHERWISE, ARISING FROM,</w:t>
            </w:r>
            <w:r>
              <w:t xml:space="preserve"> </w:t>
            </w:r>
            <w:r>
              <w:t xml:space="preserve">OUT OF OR IN CONNECTION WITH THE SOFTWARE OR THE USE OR OTHER DEALINGS IN THE</w:t>
            </w:r>
            <w:r>
              <w:t xml:space="preserve"> </w:t>
            </w:r>
            <w:r>
              <w:t xml:space="preserve">SOFTWARE.</w:t>
            </w:r>
          </w:p>
          <w:p/>
        </w:tc>
      </w:tr>
    </w:tbl>
    <w:bookmarkStart w:id="199" w:name="def-subspace"/>
    <w:p>
      <w:pPr>
        <w:pStyle w:val="FirstParagraph"/>
      </w:pPr>
      <w:r>
        <w:rPr>
          <w:b/>
          <w:bCs/>
        </w:rPr>
        <w:t xml:space="preserve">Definition 46 (Subspace (linear subspace, vector space, linear space))</w:t>
      </w:r>
      <w:r>
        <w:t xml:space="preserve"> </w:t>
      </w:r>
      <w:r>
        <w:t xml:space="preserve">A set</w:t>
      </w:r>
      <w:r>
        <w:t xml:space="preserve"> </w:t>
      </w:r>
      <m:oMath>
        <m:r>
          <m:rPr>
            <m:scr m:val="script"/>
            <m:sty m:val="p"/>
          </m:rPr>
          <m:t>S</m:t>
        </m:r>
      </m:oMath>
      <w:r>
        <w:t xml:space="preserve"> </w:t>
      </w:r>
      <w:r>
        <w:t xml:space="preserve">of vectors in</w:t>
      </w:r>
      <w:r>
        <w:t xml:space="preserve"> </w:t>
      </w:r>
      <m:oMath>
        <m:sSup>
          <m:e>
            <m:r>
              <m:rPr>
                <m:scr m:val="double-struck"/>
                <m:sty m:val="p"/>
              </m:rPr>
              <m:t>R</m:t>
            </m:r>
          </m:e>
          <m:sup>
            <m:r>
              <m:t>p</m:t>
            </m:r>
          </m:sup>
        </m:sSup>
      </m:oMath>
      <w:r>
        <w:t xml:space="preserve"> </w:t>
      </w:r>
      <w:r>
        <w:t xml:space="preserve">is a</w:t>
      </w:r>
      <w:r>
        <w:t xml:space="preserve"> </w:t>
      </w:r>
      <w:r>
        <w:rPr>
          <w:b/>
          <w:bCs/>
        </w:rPr>
        <w:t xml:space="preserve">subspace</w:t>
      </w:r>
      <w:r>
        <w:t xml:space="preserve"> </w:t>
      </w:r>
      <w:r>
        <w:t xml:space="preserve">of</w:t>
      </w:r>
      <w:r>
        <w:t xml:space="preserve"> </w:t>
      </w:r>
      <m:oMath>
        <m:sSup>
          <m:e>
            <m:r>
              <m:rPr>
                <m:scr m:val="double-struck"/>
                <m:sty m:val="p"/>
              </m:rPr>
              <m:t>R</m:t>
            </m:r>
          </m:e>
          <m:sup>
            <m:r>
              <m:t>p</m:t>
            </m:r>
          </m:sup>
        </m:sSup>
      </m:oMath>
      <w:r>
        <w:t xml:space="preserve"> </w:t>
      </w:r>
      <w:r>
        <w:t xml:space="preserve">if it is not empty</w:t>
      </w:r>
      <w:r>
        <w:t xml:space="preserve"> </w:t>
      </w:r>
      <w:r>
        <w:t xml:space="preserve">and it is closed under vector addition and scalar multiplication:</w:t>
      </w:r>
    </w:p>
    <w:p>
      <w:pPr>
        <w:pStyle w:val="Compact"/>
        <w:numPr>
          <w:ilvl w:val="0"/>
          <w:numId w:val="1018"/>
        </w:numPr>
      </w:pPr>
      <w:del w:id="4293" w:author="PR Preview" w:date="2026-01-01T00:00:00Z">
        <w:r>
          <w:delText xml:space="preserve">if</w:delText>
        </w:r>
      </w:del>
      <w:del w:id="4294" w:author="PR Preview" w:date="2026-01-01T00:00:00Z">
        <w:r>
          <w:delText xml:space="preserve"> </w:delText>
        </w:r>
      </w:del>
      <m:oMath>
        <m:limLow>
          <m:e>
            <m:r>
              <m:t>u</m:t>
            </m:r>
          </m:e>
          <m:lim>
            <m:r>
              <m:rPr>
                <m:sty m:val="p"/>
              </m:rPr>
              <m:t>∼</m:t>
            </m:r>
          </m:lim>
        </m:limLow>
        <m:r>
          <m:rPr>
            <m:sty m:val="p"/>
          </m:rPr>
          <m:t>∈</m:t>
        </m:r>
        <m:r>
          <m:rPr>
            <m:scr m:val="script"/>
            <m:sty m:val="p"/>
          </m:rPr>
          <m:t>S</m:t>
        </m:r>
      </m:oMath>
      <w:del w:id="4295" w:author="PR Preview" w:date="2026-01-01T00:00:00Z">
        <w:r>
          <w:delText xml:space="preserve"> </w:delText>
        </w:r>
      </w:del>
      <w:del w:id="4296" w:author="PR Preview" w:date="2026-01-01T00:00:00Z">
        <w:r>
          <w:delText xml:space="preserve">and</w:delText>
        </w:r>
      </w:del>
      <w:del w:id="4297" w:author="PR Preview" w:date="2026-01-01T00:00:00Z">
        <w:r>
          <w:delText xml:space="preserve"> </w:delText>
        </w:r>
      </w:del>
      <m:oMath>
        <m:limLow>
          <m:e>
            <m:r>
              <m:t>v</m:t>
            </m:r>
          </m:e>
          <m:lim>
            <m:r>
              <m:rPr>
                <m:sty m:val="p"/>
              </m:rPr>
              <m:t>∼</m:t>
            </m:r>
          </m:lim>
        </m:limLow>
        <m:r>
          <m:rPr>
            <m:sty m:val="p"/>
          </m:rPr>
          <m:t>∈</m:t>
        </m:r>
        <m:r>
          <m:rPr>
            <m:scr m:val="script"/>
            <m:sty m:val="p"/>
          </m:rPr>
          <m:t>S</m:t>
        </m:r>
      </m:oMath>
      <w:del w:id="4298" w:author="PR Preview" w:date="2026-01-01T00:00:00Z">
        <w:r>
          <w:delText xml:space="preserve">,</w:delText>
        </w:r>
      </w:del>
      <w:del w:id="4299" w:author="PR Preview" w:date="2026-01-01T00:00:00Z">
        <w:r>
          <w:delText xml:space="preserve"> </w:delText>
        </w:r>
      </w:del>
      <w:del w:id="4300" w:author="PR Preview" w:date="2026-01-01T00:00:00Z">
        <w:r>
          <w:delText xml:space="preserve">then</w:delText>
        </w:r>
      </w:del>
      <w:del w:id="4301"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r>
          <m:rPr>
            <m:scr m:val="script"/>
            <m:sty m:val="p"/>
          </m:rPr>
          <m:t>S</m:t>
        </m:r>
      </m:oMath>
      <w:del w:id="4302" w:author="PR Preview" w:date="2026-01-01T00:00:00Z">
        <w:r>
          <w:delText xml:space="preserve">;</w:delText>
        </w:r>
      </w:del>
    </w:p>
    <w:p>
      <w:pPr>
        <w:pStyle w:val="Compact"/>
        <w:numPr>
          <w:ilvl w:val="0"/>
          <w:numId w:val="1018"/>
        </w:numPr>
      </w:pPr>
      <w:del w:id="4303" w:author="PR Preview" w:date="2026-01-01T00:00:00Z">
        <w:r>
          <w:delText xml:space="preserve">if</w:delText>
        </w:r>
      </w:del>
      <w:del w:id="4304" w:author="PR Preview" w:date="2026-01-01T00:00:00Z">
        <w:r>
          <w:delText xml:space="preserve"> </w:delText>
        </w:r>
      </w:del>
      <m:oMath>
        <m:limLow>
          <m:e>
            <m:r>
              <m:t>u</m:t>
            </m:r>
          </m:e>
          <m:lim>
            <m:r>
              <m:rPr>
                <m:sty m:val="p"/>
              </m:rPr>
              <m:t>∼</m:t>
            </m:r>
          </m:lim>
        </m:limLow>
        <m:r>
          <m:rPr>
            <m:sty m:val="p"/>
          </m:rPr>
          <m:t>∈</m:t>
        </m:r>
        <m:r>
          <m:rPr>
            <m:scr m:val="script"/>
            <m:sty m:val="p"/>
          </m:rPr>
          <m:t>S</m:t>
        </m:r>
      </m:oMath>
      <w:del w:id="4305" w:author="PR Preview" w:date="2026-01-01T00:00:00Z">
        <w:r>
          <w:delText xml:space="preserve"> </w:delText>
        </w:r>
      </w:del>
      <w:del w:id="4306" w:author="PR Preview" w:date="2026-01-01T00:00:00Z">
        <w:r>
          <w:delText xml:space="preserve">and</w:delText>
        </w:r>
      </w:del>
      <w:del w:id="4307" w:author="PR Preview" w:date="2026-01-01T00:00:00Z">
        <w:r>
          <w:delText xml:space="preserve"> </w:delText>
        </w:r>
      </w:del>
      <m:oMath>
        <m:r>
          <m:t>c</m:t>
        </m:r>
        <m:r>
          <m:rPr>
            <m:sty m:val="p"/>
          </m:rPr>
          <m:t>∈</m:t>
        </m:r>
        <m:r>
          <m:rPr>
            <m:scr m:val="double-struck"/>
            <m:sty m:val="p"/>
          </m:rPr>
          <m:t>R</m:t>
        </m:r>
      </m:oMath>
      <w:del w:id="4308" w:author="PR Preview" w:date="2026-01-01T00:00:00Z">
        <w:r>
          <w:delText xml:space="preserve">,</w:delText>
        </w:r>
      </w:del>
      <w:del w:id="4309" w:author="PR Preview" w:date="2026-01-01T00:00:00Z">
        <w:r>
          <w:delText xml:space="preserve"> </w:delText>
        </w:r>
      </w:del>
      <w:del w:id="4310" w:author="PR Preview" w:date="2026-01-01T00:00:00Z">
        <w:r>
          <w:delText xml:space="preserve">then</w:delText>
        </w:r>
      </w:del>
      <w:del w:id="4311" w:author="PR Preview" w:date="2026-01-01T00:00:00Z">
        <w:r>
          <w:delText xml:space="preserve"> </w:delText>
        </w:r>
      </w:del>
      <m:oMath>
        <m:r>
          <m:t>c</m:t>
        </m:r>
        <m:limLow>
          <m:e>
            <m:r>
              <m:t>u</m:t>
            </m:r>
          </m:e>
          <m:lim>
            <m:r>
              <m:rPr>
                <m:sty m:val="p"/>
              </m:rPr>
              <m:t>∼</m:t>
            </m:r>
          </m:lim>
        </m:limLow>
        <m:r>
          <m:rPr>
            <m:sty m:val="p"/>
          </m:rPr>
          <m:t>∈</m:t>
        </m:r>
        <m:r>
          <m:rPr>
            <m:scr m:val="script"/>
            <m:sty m:val="p"/>
          </m:rPr>
          <m:t>S</m:t>
        </m:r>
      </m:oMath>
      <w:del w:id="4312" w:author="PR Preview" w:date="2026-01-01T00:00:00Z">
        <w:r>
          <w:delText xml:space="preserve">.</w:delText>
        </w:r>
      </w:del>
    </w:p>
    <w:p>
      <w:pPr>
        <w:pStyle w:val="Compact"/>
        <w:numPr>
          <w:ilvl w:val="0"/>
          <w:numId w:val="1018"/>
        </w:numPr>
      </w:pPr>
      <w:ins w:id="4313" w:author="PR Preview" w:date="2026-01-01T00:00:00Z">
        <w:r>
          <w:t xml:space="preserve">if</w:t>
        </w:r>
      </w:ins>
      <w:ins w:id="4314" w:author="PR Preview" w:date="2026-01-01T00:00:00Z">
        <w:r>
          <w:t xml:space="preserve"> </w:t>
        </w:r>
      </w:ins>
      <w:ins w:id="4315" w:author="PR Preview" w:date="2026-01-01T00:00:00Z">
        <w:r>
          <w:t xml:space="preserve">$\mathord{\smash[b]{\underset{\raise.3ex\hbox{$\scriptstyle\sim$}}{u}}\vphantom{u}} \in \mathcal{S}$</w:t>
        </w:r>
      </w:ins>
      <w:ins w:id="4316" w:author="PR Preview" w:date="2026-01-01T00:00:00Z">
        <w:r>
          <w:t xml:space="preserve"> </w:t>
        </w:r>
      </w:ins>
      <w:ins w:id="4317" w:author="PR Preview" w:date="2026-01-01T00:00:00Z">
        <w:r>
          <w:t xml:space="preserve">and</w:t>
        </w:r>
      </w:ins>
      <w:ins w:id="4318" w:author="PR Preview" w:date="2026-01-01T00:00:00Z">
        <w:r>
          <w:t xml:space="preserve"> </w:t>
        </w:r>
      </w:ins>
      <w:ins w:id="4319" w:author="PR Preview" w:date="2026-01-01T00:00:00Z">
        <w:r>
          <w:t xml:space="preserve">$\mathord{\smash[b]{\underset{\raise.3ex\hbox{$\scriptstyle\sim$}}{v}}\vphantom{v}} \in \mathcal{S}$</w:t>
        </w:r>
      </w:ins>
      <w:ins w:id="4320" w:author="PR Preview" w:date="2026-01-01T00:00:00Z">
        <w:r>
          <w:t xml:space="preserve">,</w:t>
        </w:r>
      </w:ins>
      <w:ins w:id="4321" w:author="PR Preview" w:date="2026-01-01T00:00:00Z">
        <w:r>
          <w:t xml:space="preserve"> </w:t>
        </w:r>
      </w:ins>
      <w:ins w:id="4322" w:author="PR Preview" w:date="2026-01-01T00:00:00Z">
        <w:r>
          <w:t xml:space="preserve">then</w:t>
        </w:r>
      </w:ins>
      <w:ins w:id="4323" w:author="PR Preview" w:date="2026-01-01T00:00:00Z">
        <w:r>
          <w:t xml:space="preserve"> </w:t>
        </w:r>
      </w:ins>
      <w:ins w:id="4324" w:author="PR Preview" w:date="2026-01-01T00:00:00Z">
        <w:r>
          <w:t xml:space="preserve">$\mathord{\smash[b]{\underset{\raise.3ex\hbox{$\scriptstyle\sim$}}{u}}\vphantom{u}} + \mathord{\smash[b]{\underset{\raise.3ex\hbox{$\scriptstyle\sim$}}{v}}\vphantom{v}} \in \mathcal{S}$</w:t>
        </w:r>
      </w:ins>
      <w:ins w:id="4325" w:author="PR Preview" w:date="2026-01-01T00:00:00Z">
        <w:r>
          <w:t xml:space="preserve">;</w:t>
        </w:r>
      </w:ins>
    </w:p>
    <w:p>
      <w:pPr>
        <w:pStyle w:val="Compact"/>
        <w:numPr>
          <w:ilvl w:val="0"/>
          <w:numId w:val="1018"/>
        </w:numPr>
      </w:pPr>
      <w:ins w:id="4326" w:author="PR Preview" w:date="2026-01-01T00:00:00Z">
        <w:r>
          <w:t xml:space="preserve">if</w:t>
        </w:r>
      </w:ins>
      <w:ins w:id="4327" w:author="PR Preview" w:date="2026-01-01T00:00:00Z">
        <w:r>
          <w:t xml:space="preserve"> </w:t>
        </w:r>
      </w:ins>
      <w:ins w:id="4328" w:author="PR Preview" w:date="2026-01-01T00:00:00Z">
        <w:r>
          <w:t xml:space="preserve">$\mathord{\smash[b]{\underset{\raise.3ex\hbox{$\scriptstyle\sim$}}{u}}\vphantom{u}} \in \mathcal{S}$</w:t>
        </w:r>
      </w:ins>
      <w:ins w:id="4329" w:author="PR Preview" w:date="2026-01-01T00:00:00Z">
        <w:r>
          <w:t xml:space="preserve"> </w:t>
        </w:r>
      </w:ins>
      <w:ins w:id="4330" w:author="PR Preview" w:date="2026-01-01T00:00:00Z">
        <w:r>
          <w:t xml:space="preserve">and</w:t>
        </w:r>
      </w:ins>
      <w:ins w:id="4331" w:author="PR Preview" w:date="2026-01-01T00:00:00Z">
        <w:r>
          <w:t xml:space="preserve"> </w:t>
        </w:r>
      </w:ins>
      <m:oMath>
        <m:r>
          <m:t>c</m:t>
        </m:r>
        <m:r>
          <m:rPr>
            <m:sty m:val="p"/>
          </m:rPr>
          <m:t>∈</m:t>
        </m:r>
        <m:r>
          <m:rPr>
            <m:scr m:val="double-struck"/>
            <m:sty m:val="p"/>
          </m:rPr>
          <m:t>R</m:t>
        </m:r>
      </m:oMath>
      <w:ins w:id="4332" w:author="PR Preview" w:date="2026-01-01T00:00:00Z">
        <w:r>
          <w:t xml:space="preserve">,</w:t>
        </w:r>
      </w:ins>
      <w:ins w:id="4333" w:author="PR Preview" w:date="2026-01-01T00:00:00Z">
        <w:r>
          <w:t xml:space="preserve"> </w:t>
        </w:r>
      </w:ins>
      <w:ins w:id="4334" w:author="PR Preview" w:date="2026-01-01T00:00:00Z">
        <w:r>
          <w:t xml:space="preserve">then</w:t>
        </w:r>
      </w:ins>
      <w:ins w:id="4335" w:author="PR Preview" w:date="2026-01-01T00:00:00Z">
        <w:r>
          <w:t xml:space="preserve"> </w:t>
        </w:r>
      </w:ins>
      <w:ins w:id="4336" w:author="PR Preview" w:date="2026-01-01T00:00:00Z">
        <w:r>
          <w:t xml:space="preserve">$c \mathord{\smash[b]{\underset{\raise.3ex\hbox{$\scriptstyle\sim$}}{u}}\vphantom{u}} \in \mathcal{S}$</w:t>
        </w:r>
      </w:ins>
      <w:ins w:id="4337" w:author="PR Preview" w:date="2026-01-01T00:00:00Z">
        <w:r>
          <w:t xml:space="preserve">.</w:t>
        </w:r>
      </w:ins>
    </w:p>
    <w:p>
      <w:pPr>
        <w:pStyle w:val="FirstParagraph"/>
      </w:pPr>
      <w:r>
        <w:t xml:space="preserve">A subspace is also called a</w:t>
      </w:r>
      <w:r>
        <w:t xml:space="preserve"> </w:t>
      </w:r>
      <w:r>
        <w:rPr>
          <w:b/>
          <w:bCs/>
        </w:rPr>
        <w:t xml:space="preserve">linear subspace</w:t>
      </w:r>
      <w:r>
        <w:t xml:space="preserve">,</w:t>
      </w:r>
      <w:r>
        <w:t xml:space="preserve"> </w:t>
      </w:r>
      <w:r>
        <w:t xml:space="preserve">a</w:t>
      </w:r>
      <w:r>
        <w:t xml:space="preserve"> </w:t>
      </w:r>
      <w:r>
        <w:rPr>
          <w:b/>
          <w:bCs/>
        </w:rPr>
        <w:t xml:space="preserve">vector space</w:t>
      </w:r>
      <w:r>
        <w:t xml:space="preserve">, or a</w:t>
      </w:r>
      <w:r>
        <w:t xml:space="preserve"> </w:t>
      </w:r>
      <w:r>
        <w:rPr>
          <w:b/>
          <w:bCs/>
        </w:rPr>
        <w:t xml:space="preserve">linear space</w:t>
      </w:r>
      <w:r>
        <w:t xml:space="preserve">.</w:t>
      </w:r>
    </w:p>
    <w:bookmarkEnd w:id="199"/>
    <w:bookmarkStart w:id="200" w:name="exm-subspace"/>
    <w:p>
      <w:pPr>
        <w:pStyle w:val="BodyText"/>
      </w:pPr>
      <w:r>
        <w:rPr>
          <w:b/>
          <w:bCs/>
        </w:rPr>
        <w:t xml:space="preserve">Example 37 (A line through the origin is a subspace)</w:t>
      </w:r>
      <w:r>
        <w:t xml:space="preserve"> </w:t>
      </w:r>
      <w:r>
        <w:t xml:space="preserve">Let</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w:t>
      </w:r>
      <w:r>
        <w:t xml:space="preserve"> </w:t>
      </w:r>
      <w:r>
        <w:t xml:space="preserve">the line in</w:t>
      </w:r>
      <w:r>
        <w:t xml:space="preserve"> </w:t>
      </w:r>
      <m:oMath>
        <m:sSup>
          <m:e>
            <m:r>
              <m:rPr>
                <m:scr m:val="double-struck"/>
                <m:sty m:val="p"/>
              </m:rPr>
              <m:t>R</m:t>
            </m:r>
          </m:e>
          <m:sup>
            <m:r>
              <m:t>2</m:t>
            </m:r>
          </m:sup>
        </m:sSup>
      </m:oMath>
      <w:r>
        <w:t xml:space="preserve"> </w:t>
      </w:r>
      <w:r>
        <w:t xml:space="preserve">through</w:t>
      </w:r>
      <w:r>
        <w:t xml:space="preserve"> </w:t>
      </w:r>
      <m:oMath>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2</m:t>
        </m:r>
        <m:r>
          <m:rPr>
            <m:sty m:val="p"/>
          </m:rPr>
          <m:t>)</m:t>
        </m:r>
      </m:oMath>
      <w:r>
        <w:t xml:space="preserve">.</w:t>
      </w:r>
    </w:p>
    <w:p>
      <w:pPr>
        <w:pStyle w:val="Compact"/>
        <w:numPr>
          <w:ilvl w:val="0"/>
          <w:numId w:val="1019"/>
        </w:numPr>
      </w:pPr>
      <w:r>
        <w:rPr>
          <w:b/>
          <w:bCs/>
        </w:rPr>
        <w:t xml:space="preserve">Addition:</w:t>
      </w:r>
      <w:r>
        <w:t xml:space="preserve"> </w:t>
      </w:r>
      <m:oMath>
        <m:r>
          <m:t>a</m:t>
        </m:r>
        <m:r>
          <m:t> </m:t>
        </m:r>
        <m:r>
          <m:rPr>
            <m:sty m:val="p"/>
          </m:rPr>
          <m:t>(</m:t>
        </m:r>
        <m:r>
          <m:t>1</m:t>
        </m:r>
        <m:r>
          <m:rPr>
            <m:sty m:val="p"/>
          </m:rPr>
          <m:t>,</m:t>
        </m:r>
        <m:r>
          <m:t>2</m:t>
        </m:r>
        <m:r>
          <m:rPr>
            <m:sty m:val="p"/>
          </m:rPr>
          <m:t>)</m:t>
        </m:r>
        <m:r>
          <m:rPr>
            <m:sty m:val="p"/>
          </m:rPr>
          <m:t>+</m:t>
        </m:r>
        <m:r>
          <m:t>b</m:t>
        </m:r>
        <m:r>
          <m:t> </m:t>
        </m:r>
        <m:r>
          <m:rPr>
            <m:sty m:val="p"/>
          </m:rPr>
          <m:t>(</m:t>
        </m:r>
        <m:r>
          <m:t>1</m:t>
        </m:r>
        <m:r>
          <m:rPr>
            <m:sty m:val="p"/>
          </m:rPr>
          <m:t>,</m:t>
        </m:r>
        <m:r>
          <m:t>2</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Compact"/>
        <w:numPr>
          <w:ilvl w:val="0"/>
          <w:numId w:val="1019"/>
        </w:numPr>
      </w:pPr>
      <w:r>
        <w:rPr>
          <w:b/>
          <w:bCs/>
        </w:rPr>
        <w:t xml:space="preserve">Scalar multiplication:</w:t>
      </w:r>
      <w:r>
        <w:t xml:space="preserve"> </w:t>
      </w:r>
      <m:oMath>
        <m:r>
          <m:t>c</m:t>
        </m:r>
        <m:r>
          <m:t> </m:t>
        </m:r>
        <m:r>
          <m:t>​</m:t>
        </m:r>
        <m:d>
          <m:dPr>
            <m:begChr m:val="("/>
            <m:sepChr m:val=""/>
            <m:endChr m:val=")"/>
            <m:grow/>
          </m:dPr>
          <m:e>
            <m:r>
              <m:t>a</m:t>
            </m:r>
            <m:r>
              <m:t> </m:t>
            </m:r>
            <m:r>
              <m:rPr>
                <m:sty m:val="p"/>
              </m:rPr>
              <m:t>(</m:t>
            </m:r>
            <m:r>
              <m:t>1</m:t>
            </m:r>
            <m:r>
              <m:rPr>
                <m:sty m:val="p"/>
              </m:rPr>
              <m:t>,</m:t>
            </m:r>
            <m:r>
              <m:t>2</m:t>
            </m:r>
            <m:r>
              <m:rPr>
                <m:sty m:val="p"/>
              </m:rPr>
              <m:t>)</m:t>
            </m:r>
          </m:e>
        </m:d>
        <m:r>
          <m:t>​</m:t>
        </m:r>
        <m:r>
          <m:rPr>
            <m:sty m:val="p"/>
          </m:rPr>
          <m:t>=</m:t>
        </m:r>
        <m:r>
          <m:rPr>
            <m:sty m:val="p"/>
          </m:rPr>
          <m:t>(</m:t>
        </m:r>
        <m:r>
          <m:t>c</m:t>
        </m:r>
        <m:r>
          <m:t>a</m:t>
        </m:r>
        <m:r>
          <m:rPr>
            <m:sty m:val="p"/>
          </m:rPr>
          <m:t>)</m:t>
        </m:r>
        <m:r>
          <m:t> </m:t>
        </m:r>
        <m:r>
          <m:rPr>
            <m:sty m:val="p"/>
          </m:rPr>
          <m:t>(</m:t>
        </m:r>
        <m:r>
          <m:t>1</m:t>
        </m:r>
        <m:r>
          <m:rPr>
            <m:sty m:val="p"/>
          </m:rPr>
          <m:t>,</m:t>
        </m:r>
        <m:r>
          <m:t>2</m:t>
        </m:r>
        <m:r>
          <m:rPr>
            <m:sty m:val="p"/>
          </m:rPr>
          <m:t>)</m:t>
        </m:r>
      </m:oMath>
      <w:r>
        <w:t xml:space="preserve">,</w:t>
      </w:r>
      <w:r>
        <w:t xml:space="preserve"> </w:t>
      </w:r>
      <w:r>
        <w:t xml:space="preserve">which is in</w:t>
      </w:r>
      <w:r>
        <w:t xml:space="preserve"> </w:t>
      </w:r>
      <m:oMath>
        <m:r>
          <m:rPr>
            <m:scr m:val="script"/>
            <m:sty m:val="p"/>
          </m:rPr>
          <m:t>S</m:t>
        </m:r>
      </m:oMath>
      <w:r>
        <w:t xml:space="preserve">.</w:t>
      </w:r>
    </w:p>
    <w:p>
      <w:pPr>
        <w:pStyle w:val="FirstParagraph"/>
      </w:pPr>
      <w:del w:id="4338" w:author="PR Preview" w:date="2026-01-01T00:00:00Z">
        <w:r>
          <w:delText xml:space="preserve">So</w:delText>
        </w:r>
      </w:del>
      <w:del w:id="4339" w:author="PR Preview" w:date="2026-01-01T00:00:00Z">
        <w:r>
          <w:delText xml:space="preserve"> </w:delText>
        </w:r>
      </w:del>
      <m:oMath>
        <m:r>
          <m:rPr>
            <m:scr m:val="script"/>
            <m:sty m:val="p"/>
          </m:rPr>
          <m:t>S</m:t>
        </m:r>
      </m:oMath>
      <w:del w:id="4340" w:author="PR Preview" w:date="2026-01-01T00:00:00Z">
        <w:r>
          <w:delText xml:space="preserve"> </w:delText>
        </w:r>
      </w:del>
      <w:del w:id="4341" w:author="PR Preview" w:date="2026-01-01T00:00:00Z">
        <w:r>
          <w:delText xml:space="preserve">is a subspace of</w:delText>
        </w:r>
      </w:del>
      <w:del w:id="4342" w:author="PR Preview" w:date="2026-01-01T00:00:00Z">
        <w:r>
          <w:delText xml:space="preserve"> </w:delText>
        </w:r>
      </w:del>
      <m:oMath>
        <m:sSup>
          <m:e>
            <m:r>
              <m:rPr>
                <m:scr m:val="double-struck"/>
                <m:sty m:val="p"/>
              </m:rPr>
              <m:t>R</m:t>
            </m:r>
          </m:e>
          <m:sup>
            <m:r>
              <m:t>2</m:t>
            </m:r>
          </m:sup>
        </m:sSup>
      </m:oMath>
      <w:del w:id="4343" w:author="PR Preview" w:date="2026-01-01T00:00:00Z">
        <w:r>
          <w:delText xml:space="preserve">.</w:delText>
        </w:r>
      </w:del>
      <w:del w:id="4344" w:author="PR Preview" w:date="2026-01-01T00:00:00Z">
        <w:r>
          <w:delText xml:space="preserve"> </w:delText>
        </w:r>
      </w:del>
      <w:del w:id="4345" w:author="PR Preview" w:date="2026-01-01T00:00:00Z">
        <w:r>
          <w:delText xml:space="preserve">Two other subspaces of</w:delText>
        </w:r>
      </w:del>
      <w:del w:id="4346" w:author="PR Preview" w:date="2026-01-01T00:00:00Z">
        <w:r>
          <w:delText xml:space="preserve"> </w:delText>
        </w:r>
      </w:del>
      <m:oMath>
        <m:sSup>
          <m:e>
            <m:r>
              <m:rPr>
                <m:scr m:val="double-struck"/>
                <m:sty m:val="p"/>
              </m:rPr>
              <m:t>R</m:t>
            </m:r>
          </m:e>
          <m:sup>
            <m:r>
              <m:t>p</m:t>
            </m:r>
          </m:sup>
        </m:sSup>
      </m:oMath>
      <w:del w:id="4347" w:author="PR Preview" w:date="2026-01-01T00:00:00Z">
        <w:r>
          <w:delText xml:space="preserve"> </w:delText>
        </w:r>
      </w:del>
      <w:del w:id="4348" w:author="PR Preview" w:date="2026-01-01T00:00:00Z">
        <w:r>
          <w:delText xml:space="preserve">are</w:delText>
        </w:r>
      </w:del>
      <w:del w:id="4349" w:author="PR Preview" w:date="2026-01-01T00:00:00Z">
        <w:r>
          <w:delText xml:space="preserve"> </w:delText>
        </w:r>
      </w:del>
      <w:del w:id="4350" w:author="PR Preview" w:date="2026-01-01T00:00:00Z">
        <w:r>
          <w:delText xml:space="preserve">the set</w:delText>
        </w:r>
      </w:del>
      <w:del w:id="4351" w:author="PR Preview" w:date="2026-01-01T00:00:00Z">
        <w:r>
          <w:delText xml:space="preserve"> </w:delText>
        </w:r>
      </w:del>
      <m:oMath>
        <m:r>
          <m:t>​</m:t>
        </m:r>
        <m:d>
          <m:dPr>
            <m:begChr m:val="{"/>
            <m:sepChr m:val=""/>
            <m:endChr m:val="}"/>
            <m:grow/>
          </m:dPr>
          <m:e>
            <m:limLow>
              <m:e>
                <m:r>
                  <m:t>0</m:t>
                </m:r>
              </m:e>
              <m:lim>
                <m:r>
                  <m:rPr>
                    <m:sty m:val="p"/>
                  </m:rPr>
                  <m:t>∼</m:t>
                </m:r>
              </m:lim>
            </m:limLow>
          </m:e>
        </m:d>
        <m:r>
          <m:t>​</m:t>
        </m:r>
      </m:oMath>
      <w:del w:id="4352" w:author="PR Preview" w:date="2026-01-01T00:00:00Z">
        <w:r>
          <w:delText xml:space="preserve"> </w:delText>
        </w:r>
      </w:del>
      <w:del w:id="4353" w:author="PR Preview" w:date="2026-01-01T00:00:00Z">
        <w:r>
          <w:delText xml:space="preserve">that holds only the zero vector,</w:delText>
        </w:r>
      </w:del>
      <w:del w:id="4354" w:author="PR Preview" w:date="2026-01-01T00:00:00Z">
        <w:r>
          <w:delText xml:space="preserve"> </w:delText>
        </w:r>
      </w:del>
      <w:del w:id="4355" w:author="PR Preview" w:date="2026-01-01T00:00:00Z">
        <w:r>
          <w:delText xml:space="preserve">and</w:delText>
        </w:r>
      </w:del>
      <w:del w:id="4356" w:author="PR Preview" w:date="2026-01-01T00:00:00Z">
        <w:r>
          <w:delText xml:space="preserve"> </w:delText>
        </w:r>
      </w:del>
      <m:oMath>
        <m:sSup>
          <m:e>
            <m:r>
              <m:rPr>
                <m:scr m:val="double-struck"/>
                <m:sty m:val="p"/>
              </m:rPr>
              <m:t>R</m:t>
            </m:r>
          </m:e>
          <m:sup>
            <m:r>
              <m:t>p</m:t>
            </m:r>
          </m:sup>
        </m:sSup>
      </m:oMath>
      <w:del w:id="4357" w:author="PR Preview" w:date="2026-01-01T00:00:00Z">
        <w:r>
          <w:delText xml:space="preserve"> </w:delText>
        </w:r>
      </w:del>
      <w:del w:id="4358" w:author="PR Preview" w:date="2026-01-01T00:00:00Z">
        <w:r>
          <w:delText xml:space="preserve">itself.</w:delText>
        </w:r>
      </w:del>
    </w:p>
    <w:p>
      <w:pPr>
        <w:pStyle w:val="FirstParagraph"/>
      </w:pPr>
      <w:ins w:id="4359" w:author="PR Preview" w:date="2026-01-01T00:00:00Z">
        <w:r>
          <w:t xml:space="preserve">So</w:t>
        </w:r>
      </w:ins>
      <w:ins w:id="4360" w:author="PR Preview" w:date="2026-01-01T00:00:00Z">
        <w:r>
          <w:t xml:space="preserve"> </w:t>
        </w:r>
      </w:ins>
      <m:oMath>
        <m:r>
          <m:rPr>
            <m:scr m:val="script"/>
            <m:sty m:val="p"/>
          </m:rPr>
          <m:t>S</m:t>
        </m:r>
      </m:oMath>
      <w:ins w:id="4361" w:author="PR Preview" w:date="2026-01-01T00:00:00Z">
        <w:r>
          <w:t xml:space="preserve"> </w:t>
        </w:r>
      </w:ins>
      <w:ins w:id="4362" w:author="PR Preview" w:date="2026-01-01T00:00:00Z">
        <w:r>
          <w:t xml:space="preserve">is a subspace of</w:t>
        </w:r>
      </w:ins>
      <w:ins w:id="4363" w:author="PR Preview" w:date="2026-01-01T00:00:00Z">
        <w:r>
          <w:t xml:space="preserve"> </w:t>
        </w:r>
      </w:ins>
      <m:oMath>
        <m:sSup>
          <m:e>
            <m:r>
              <m:rPr>
                <m:scr m:val="double-struck"/>
                <m:sty m:val="p"/>
              </m:rPr>
              <m:t>R</m:t>
            </m:r>
          </m:e>
          <m:sup>
            <m:r>
              <m:t>2</m:t>
            </m:r>
          </m:sup>
        </m:sSup>
      </m:oMath>
      <w:ins w:id="4364" w:author="PR Preview" w:date="2026-01-01T00:00:00Z">
        <w:r>
          <w:t xml:space="preserve">.</w:t>
        </w:r>
      </w:ins>
      <w:ins w:id="4365" w:author="PR Preview" w:date="2026-01-01T00:00:00Z">
        <w:r>
          <w:t xml:space="preserve"> </w:t>
        </w:r>
      </w:ins>
      <w:ins w:id="4366" w:author="PR Preview" w:date="2026-01-01T00:00:00Z">
        <w:r>
          <w:t xml:space="preserve">Two other subspaces of</w:t>
        </w:r>
      </w:ins>
      <w:ins w:id="4367" w:author="PR Preview" w:date="2026-01-01T00:00:00Z">
        <w:r>
          <w:t xml:space="preserve"> </w:t>
        </w:r>
      </w:ins>
      <m:oMath>
        <m:sSup>
          <m:e>
            <m:r>
              <m:rPr>
                <m:scr m:val="double-struck"/>
                <m:sty m:val="p"/>
              </m:rPr>
              <m:t>R</m:t>
            </m:r>
          </m:e>
          <m:sup>
            <m:r>
              <m:t>p</m:t>
            </m:r>
          </m:sup>
        </m:sSup>
      </m:oMath>
      <w:ins w:id="4368" w:author="PR Preview" w:date="2026-01-01T00:00:00Z">
        <w:r>
          <w:t xml:space="preserve"> </w:t>
        </w:r>
      </w:ins>
      <w:ins w:id="4369" w:author="PR Preview" w:date="2026-01-01T00:00:00Z">
        <w:r>
          <w:t xml:space="preserve">are</w:t>
        </w:r>
      </w:ins>
      <w:ins w:id="4370" w:author="PR Preview" w:date="2026-01-01T00:00:00Z">
        <w:r>
          <w:t xml:space="preserve"> </w:t>
        </w:r>
      </w:ins>
      <w:ins w:id="4371" w:author="PR Preview" w:date="2026-01-01T00:00:00Z">
        <w:r>
          <w:t xml:space="preserve">the set</w:t>
        </w:r>
      </w:ins>
      <w:ins w:id="4372" w:author="PR Preview" w:date="2026-01-01T00:00:00Z">
        <w:r>
          <w:t xml:space="preserve"> </w:t>
        </w:r>
      </w:ins>
      <w:ins w:id="4373" w:author="PR Preview" w:date="2026-01-01T00:00:00Z">
        <w:r>
          <w:t xml:space="preserve">$\mathopen{}\left\{\mathord{\smash[b]{\underset{\raise.3ex\hbox{$\scriptstyle\sim$}}{0}}\vphantom{0}}\right\}\mathclose{}$</w:t>
        </w:r>
      </w:ins>
      <w:ins w:id="4374" w:author="PR Preview" w:date="2026-01-01T00:00:00Z">
        <w:r>
          <w:t xml:space="preserve"> </w:t>
        </w:r>
      </w:ins>
      <w:ins w:id="4375" w:author="PR Preview" w:date="2026-01-01T00:00:00Z">
        <w:r>
          <w:t xml:space="preserve">that holds only the zero vector,</w:t>
        </w:r>
      </w:ins>
      <w:ins w:id="4376" w:author="PR Preview" w:date="2026-01-01T00:00:00Z">
        <w:r>
          <w:t xml:space="preserve"> </w:t>
        </w:r>
      </w:ins>
      <w:ins w:id="4377" w:author="PR Preview" w:date="2026-01-01T00:00:00Z">
        <w:r>
          <w:t xml:space="preserve">and</w:t>
        </w:r>
      </w:ins>
      <w:ins w:id="4378" w:author="PR Preview" w:date="2026-01-01T00:00:00Z">
        <w:r>
          <w:t xml:space="preserve"> </w:t>
        </w:r>
      </w:ins>
      <m:oMath>
        <m:sSup>
          <m:e>
            <m:r>
              <m:rPr>
                <m:scr m:val="double-struck"/>
                <m:sty m:val="p"/>
              </m:rPr>
              <m:t>R</m:t>
            </m:r>
          </m:e>
          <m:sup>
            <m:r>
              <m:t>p</m:t>
            </m:r>
          </m:sup>
        </m:sSup>
      </m:oMath>
      <w:ins w:id="4379" w:author="PR Preview" w:date="2026-01-01T00:00:00Z">
        <w:r>
          <w:t xml:space="preserve"> </w:t>
        </w:r>
      </w:ins>
      <w:ins w:id="4380" w:author="PR Preview" w:date="2026-01-01T00:00:00Z">
        <w:r>
          <w:t xml:space="preserve">itself.</w:t>
        </w:r>
      </w:ins>
    </w:p>
    <w:bookmarkEnd w:id="200"/>
    <w:bookmarkStart w:id="201" w:name="exm-not-subspace"/>
    <w:p>
      <w:pPr>
        <w:pStyle w:val="BodyText"/>
      </w:pPr>
      <w:r>
        <w:rPr>
          <w:b/>
          <w:bCs/>
        </w:rPr>
        <w:t xml:space="preserve">Example 38 (A line that misses the origin is not a subspace)</w:t>
      </w:r>
      <w:r>
        <w:t xml:space="preserve"> </w:t>
      </w:r>
      <w:r>
        <w:t xml:space="preserve">Let</w:t>
      </w:r>
      <w:r>
        <w:t xml:space="preserve"> </w:t>
      </w:r>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r>
        <w:t xml:space="preserve">,</w:t>
      </w:r>
      <w:r>
        <w:t xml:space="preserve"> </w:t>
      </w:r>
      <w:r>
        <w:t xml:space="preserve">the horizontal line in</w:t>
      </w:r>
      <w:r>
        <w:t xml:space="preserve"> </w:t>
      </w:r>
      <m:oMath>
        <m:sSup>
          <m:e>
            <m:r>
              <m:rPr>
                <m:scr m:val="double-struck"/>
                <m:sty m:val="p"/>
              </m:rPr>
              <m:t>R</m:t>
            </m:r>
          </m:e>
          <m:sup>
            <m:r>
              <m:t>2</m:t>
            </m:r>
          </m:sup>
        </m:sSup>
      </m:oMath>
      <w:r>
        <w:t xml:space="preserve"> </w:t>
      </w:r>
      <w:r>
        <w:t xml:space="preserve">at height</w:t>
      </w:r>
      <w:r>
        <w:t xml:space="preserve"> </w:t>
      </w:r>
      <m:oMath>
        <m:r>
          <m:t>1</m:t>
        </m:r>
      </m:oMath>
      <w:r>
        <w:t xml:space="preserve">.</w:t>
      </w:r>
      <w:r>
        <w:t xml:space="preserve"> </w:t>
      </w:r>
      <w:r>
        <w:t xml:space="preserve">The vectors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2</m:t>
        </m:r>
        <m:r>
          <m:rPr>
            <m:sty m:val="p"/>
          </m:rPr>
          <m:t>,</m:t>
        </m:r>
        <m:r>
          <m:t>1</m:t>
        </m:r>
        <m:r>
          <m:rPr>
            <m:sty m:val="p"/>
          </m:rPr>
          <m:t>)</m:t>
        </m:r>
      </m:oMath>
      <w:r>
        <w:t xml:space="preserve"> </w:t>
      </w:r>
      <w:r>
        <w:t xml:space="preserve">are in</w:t>
      </w:r>
      <w:r>
        <w:t xml:space="preserve"> </w:t>
      </w:r>
      <m:oMath>
        <m:r>
          <m:rPr>
            <m:scr m:val="script"/>
            <m:sty m:val="p"/>
          </m:rPr>
          <m:t>T</m:t>
        </m:r>
      </m:oMath>
      <w:r>
        <w:t xml:space="preserve">,</w:t>
      </w:r>
      <w:r>
        <w:t xml:space="preserve"> </w:t>
      </w:r>
      <w:r>
        <w:t xml:space="preserve">but their sum</w:t>
      </w:r>
      <w:r>
        <w:t xml:space="preserve"> </w:t>
      </w:r>
      <m:oMath>
        <m:r>
          <m:rPr>
            <m:sty m:val="p"/>
          </m:rPr>
          <m:t>(</m:t>
        </m:r>
        <m:r>
          <m:t>2</m:t>
        </m:r>
        <m:r>
          <m:rPr>
            <m:sty m:val="p"/>
          </m:rPr>
          <m:t>,</m:t>
        </m:r>
        <m:r>
          <m:t>2</m:t>
        </m:r>
        <m:r>
          <m:rPr>
            <m:sty m:val="p"/>
          </m:rPr>
          <m:t>)</m:t>
        </m:r>
      </m:oMath>
      <w:r>
        <w:t xml:space="preserve"> </w:t>
      </w:r>
      <w:r>
        <w:t xml:space="preserve">is not,</w:t>
      </w:r>
      <w:r>
        <w:t xml:space="preserve"> </w:t>
      </w:r>
      <w:r>
        <w:t xml:space="preserve">because its second entry is</w:t>
      </w:r>
      <w:r>
        <w:t xml:space="preserve"> </w:t>
      </w:r>
      <m:oMath>
        <m:r>
          <m:t>2</m:t>
        </m:r>
      </m:oMath>
      <w:r>
        <w:t xml:space="preserve">, not</w:t>
      </w:r>
      <w:r>
        <w:t xml:space="preserve"> </w:t>
      </w:r>
      <m:oMath>
        <m:r>
          <m:t>1</m:t>
        </m:r>
      </m:oMath>
      <w:r>
        <w:t xml:space="preserve">.</w:t>
      </w:r>
      <w:r>
        <w:t xml:space="preserve"> </w:t>
      </w:r>
      <w:r>
        <w:t xml:space="preserve">So</w:t>
      </w:r>
      <w:r>
        <w:t xml:space="preserve"> </w:t>
      </w:r>
      <m:oMath>
        <m:r>
          <m:rPr>
            <m:scr m:val="script"/>
            <m:sty m:val="p"/>
          </m:rPr>
          <m:t>T</m:t>
        </m:r>
      </m:oMath>
      <w:r>
        <w:t xml:space="preserve"> </w:t>
      </w:r>
      <w:r>
        <w:t xml:space="preserve">is not closed under addition,</w:t>
      </w:r>
      <w:r>
        <w:t xml:space="preserve"> </w:t>
      </w:r>
      <w:r>
        <w:t xml:space="preserve">and it is not a subspace.</w:t>
      </w:r>
    </w:p>
    <w:bookmarkEnd w:id="201"/>
    <w:bookmarkStart w:id="202" w:name="thm-subspace-zero"/>
    <w:p>
      <w:pPr>
        <w:pStyle w:val="BodyText"/>
      </w:pPr>
      <w:del w:id="4381" w:author="PR Preview" w:date="2026-01-01T00:00:00Z">
        <w:r>
          <w:rPr>
            <w:b/>
            <w:bCs/>
          </w:rPr>
          <w:delText xml:space="preserve">Theorem 21 (Every subspace contains the zero vector)</w:delText>
        </w:r>
      </w:del>
      <w:del w:id="4382" w:author="PR Preview" w:date="2026-01-01T00:00:00Z">
        <w:r>
          <w:delText xml:space="preserve"> </w:delText>
        </w:r>
      </w:del>
      <w:del w:id="4383" w:author="PR Preview" w:date="2026-01-01T00:00:00Z">
        <w:r>
          <w:delText xml:space="preserve">If</w:delText>
        </w:r>
      </w:del>
      <w:del w:id="4384" w:author="PR Preview" w:date="2026-01-01T00:00:00Z">
        <w:r>
          <w:delText xml:space="preserve"> </w:delText>
        </w:r>
      </w:del>
      <m:oMath>
        <m:r>
          <m:rPr>
            <m:scr m:val="script"/>
            <m:sty m:val="p"/>
          </m:rPr>
          <m:t>S</m:t>
        </m:r>
      </m:oMath>
      <w:del w:id="4385" w:author="PR Preview" w:date="2026-01-01T00:00:00Z">
        <w:r>
          <w:delText xml:space="preserve"> </w:delText>
        </w:r>
      </w:del>
      <w:del w:id="4386" w:author="PR Preview" w:date="2026-01-01T00:00:00Z">
        <w:r>
          <w:delText xml:space="preserve">is a subspace of</w:delText>
        </w:r>
      </w:del>
      <w:del w:id="4387" w:author="PR Preview" w:date="2026-01-01T00:00:00Z">
        <w:r>
          <w:delText xml:space="preserve"> </w:delText>
        </w:r>
      </w:del>
      <m:oMath>
        <m:sSup>
          <m:e>
            <m:r>
              <m:rPr>
                <m:scr m:val="double-struck"/>
                <m:sty m:val="p"/>
              </m:rPr>
              <m:t>R</m:t>
            </m:r>
          </m:e>
          <m:sup>
            <m:r>
              <m:t>p</m:t>
            </m:r>
          </m:sup>
        </m:sSup>
      </m:oMath>
      <w:del w:id="4388" w:author="PR Preview" w:date="2026-01-01T00:00:00Z">
        <w:r>
          <w:delText xml:space="preserve"> </w:delText>
        </w:r>
      </w:del>
      <w:del w:id="4389" w:author="PR Preview" w:date="2026-01-01T00:00:00Z">
        <w:r>
          <w:delText xml:space="preserve">(</w:delText>
        </w:r>
      </w:del>
      <w:hyperlink w:anchor="def-subspace">
        <w:del w:id="4390" w:author="PR Preview" w:date="2026-01-01T00:00:00Z">
          <w:r>
            <w:rPr>
              <w:rStyle w:val="Hyperlink"/>
            </w:rPr>
            <w:delText xml:space="preserve">Definition 46</w:delText>
          </w:r>
        </w:del>
      </w:hyperlink>
      <w:del w:id="4391" w:author="PR Preview" w:date="2026-01-01T00:00:00Z">
        <w:r>
          <w:delText xml:space="preserve">),</w:delText>
        </w:r>
      </w:del>
      <w:del w:id="4392" w:author="PR Preview" w:date="2026-01-01T00:00:00Z">
        <w:r>
          <w:delText xml:space="preserve"> </w:delText>
        </w:r>
      </w:del>
      <w:del w:id="4393" w:author="PR Preview" w:date="2026-01-01T00:00:00Z">
        <w:r>
          <w:delText xml:space="preserve">then</w:delText>
        </w:r>
      </w:del>
      <w:del w:id="4394" w:author="PR Preview" w:date="2026-01-01T00:00:00Z">
        <w:r>
          <w:delText xml:space="preserve"> </w:delText>
        </w:r>
      </w:del>
      <m:oMath>
        <m:limLow>
          <m:e>
            <m:r>
              <m:t>0</m:t>
            </m:r>
          </m:e>
          <m:lim>
            <m:r>
              <m:rPr>
                <m:sty m:val="p"/>
              </m:rPr>
              <m:t>∼</m:t>
            </m:r>
          </m:lim>
        </m:limLow>
        <m:r>
          <m:rPr>
            <m:sty m:val="p"/>
          </m:rPr>
          <m:t>∈</m:t>
        </m:r>
        <m:r>
          <m:rPr>
            <m:scr m:val="script"/>
            <m:sty m:val="p"/>
          </m:rPr>
          <m:t>S</m:t>
        </m:r>
      </m:oMath>
      <w:del w:id="4395" w:author="PR Preview" w:date="2026-01-01T00:00:00Z">
        <w:r>
          <w:delText xml:space="preserve">.</w:delText>
        </w:r>
      </w:del>
    </w:p>
    <w:p>
      <w:pPr>
        <w:pStyle w:val="BodyText"/>
      </w:pPr>
      <w:del w:id="4396" w:author="PR Preview" w:date="2026-01-01T00:00:00Z">
        <w:r>
          <w:rPr>
            <w:i/>
            <w:iCs/>
          </w:rPr>
          <w:delText xml:space="preserve">Proof</w:delText>
        </w:r>
      </w:del>
      <w:del w:id="4397" w:author="PR Preview" w:date="2026-01-01T00:00:00Z">
        <w:r>
          <w:delText xml:space="preserve">. </w:delText>
        </w:r>
      </w:del>
      <w:del w:id="4398" w:author="PR Preview" w:date="2026-01-01T00:00:00Z">
        <w:r>
          <w:delText xml:space="preserve">A subspace is not empty, so it contains some vector</w:delText>
        </w:r>
      </w:del>
      <w:del w:id="4399" w:author="PR Preview" w:date="2026-01-01T00:00:00Z">
        <w:r>
          <w:delText xml:space="preserve"> </w:delText>
        </w:r>
      </w:del>
      <m:oMath>
        <m:limLow>
          <m:e>
            <m:r>
              <m:t>u</m:t>
            </m:r>
          </m:e>
          <m:lim>
            <m:r>
              <m:rPr>
                <m:sty m:val="p"/>
              </m:rPr>
              <m:t>∼</m:t>
            </m:r>
          </m:lim>
        </m:limLow>
      </m:oMath>
      <w:del w:id="4400" w:author="PR Preview" w:date="2026-01-01T00:00:00Z">
        <w:r>
          <w:delText xml:space="preserve">.</w:delText>
        </w:r>
      </w:del>
      <w:del w:id="4401" w:author="PR Preview" w:date="2026-01-01T00:00:00Z">
        <w:r>
          <w:delText xml:space="preserve"> </w:delText>
        </w:r>
      </w:del>
      <w:del w:id="4402" w:author="PR Preview" w:date="2026-01-01T00:00:00Z">
        <w:r>
          <w:delText xml:space="preserve">Closure under scalar multiplication with</w:delText>
        </w:r>
      </w:del>
      <w:del w:id="4403" w:author="PR Preview" w:date="2026-01-01T00:00:00Z">
        <w:r>
          <w:delText xml:space="preserve"> </w:delText>
        </w:r>
      </w:del>
      <m:oMath>
        <m:r>
          <m:t>c</m:t>
        </m:r>
        <m:r>
          <m:rPr>
            <m:sty m:val="p"/>
          </m:rPr>
          <m:t>=</m:t>
        </m:r>
        <m:r>
          <m:t>0</m:t>
        </m:r>
      </m:oMath>
      <w:del w:id="4404" w:author="PR Preview" w:date="2026-01-01T00:00:00Z">
        <w:r>
          <w:delText xml:space="preserve"> </w:delText>
        </w:r>
      </w:del>
      <w:del w:id="4405" w:author="PR Preview" w:date="2026-01-01T00:00:00Z">
        <w:r>
          <w:delText xml:space="preserve">puts</w:delText>
        </w:r>
      </w:del>
      <w:del w:id="4406" w:author="PR Preview" w:date="2026-01-01T00:00:00Z">
        <w:r>
          <w:delText xml:space="preserve"> </w:delText>
        </w:r>
      </w:del>
      <m:oMath>
        <m:r>
          <m:t>0</m:t>
        </m:r>
        <m:r>
          <m:rPr>
            <m:sty m:val="p"/>
          </m:rPr>
          <m:t>⋅</m:t>
        </m:r>
        <m:limLow>
          <m:e>
            <m:r>
              <m:t>u</m:t>
            </m:r>
          </m:e>
          <m:lim>
            <m:r>
              <m:rPr>
                <m:sty m:val="p"/>
              </m:rPr>
              <m:t>∼</m:t>
            </m:r>
          </m:lim>
        </m:limLow>
      </m:oMath>
      <w:del w:id="4407" w:author="PR Preview" w:date="2026-01-01T00:00:00Z">
        <w:r>
          <w:delText xml:space="preserve"> </w:delText>
        </w:r>
      </w:del>
      <w:del w:id="4408" w:author="PR Preview" w:date="2026-01-01T00:00:00Z">
        <w:r>
          <w:delText xml:space="preserve">in</w:delText>
        </w:r>
      </w:del>
      <w:del w:id="4409" w:author="PR Preview" w:date="2026-01-01T00:00:00Z">
        <w:r>
          <w:delText xml:space="preserve"> </w:delText>
        </w:r>
      </w:del>
      <m:oMath>
        <m:r>
          <m:rPr>
            <m:scr m:val="script"/>
            <m:sty m:val="p"/>
          </m:rPr>
          <m:t>S</m:t>
        </m:r>
      </m:oMath>
      <w:del w:id="4410" w:author="PR Preview" w:date="2026-01-01T00:00:00Z">
        <w:r>
          <w:delText xml:space="preserve">,</w:delText>
        </w:r>
      </w:del>
      <w:del w:id="4411" w:author="PR Preview" w:date="2026-01-01T00:00:00Z">
        <w:r>
          <w:delText xml:space="preserve"> </w:delText>
        </w:r>
      </w:del>
      <w:del w:id="4412" w:author="PR Preview" w:date="2026-01-01T00:00:00Z">
        <w:r>
          <w:delText xml:space="preserve">and</w:delText>
        </w:r>
      </w:del>
      <w:del w:id="4413" w:author="PR Preview" w:date="2026-01-01T00:00:00Z">
        <w:r>
          <w:delText xml:space="preserve"> </w:delText>
        </w:r>
      </w:del>
      <m:oMath>
        <m:r>
          <m:t>0</m:t>
        </m:r>
        <m:r>
          <m:rPr>
            <m:sty m:val="p"/>
          </m:rPr>
          <m:t>⋅</m:t>
        </m:r>
        <m:limLow>
          <m:e>
            <m:r>
              <m:t>u</m:t>
            </m:r>
          </m:e>
          <m:lim>
            <m:r>
              <m:rPr>
                <m:sty m:val="p"/>
              </m:rPr>
              <m:t>∼</m:t>
            </m:r>
          </m:lim>
        </m:limLow>
        <m:r>
          <m:rPr>
            <m:sty m:val="p"/>
          </m:rPr>
          <m:t>=</m:t>
        </m:r>
        <m:limLow>
          <m:e>
            <m:r>
              <m:t>0</m:t>
            </m:r>
          </m:e>
          <m:lim>
            <m:r>
              <m:rPr>
                <m:sty m:val="p"/>
              </m:rPr>
              <m:t>∼</m:t>
            </m:r>
          </m:lim>
        </m:limLow>
      </m:oMath>
      <w:del w:id="4414" w:author="PR Preview" w:date="2026-01-01T00:00:00Z">
        <w:r>
          <w:delText xml:space="preserve">.</w:delText>
        </w:r>
      </w:del>
    </w:p>
    <w:p>
      <w:pPr>
        <w:pStyle w:val="BodyText"/>
      </w:pPr>
      <w:del w:id="4415" w:author="PR Preview" w:date="2026-01-01T00:00:00Z">
        <w:r>
          <w:rPr>
            <w:b/>
            <w:bCs/>
          </w:rPr>
          <w:delText xml:space="preserve">Example 39 (Using the zero vector to rule out a subspace)</w:delText>
        </w:r>
      </w:del>
      <w:del w:id="4416" w:author="PR Preview" w:date="2026-01-01T00:00:00Z">
        <w:r>
          <w:delText xml:space="preserve"> </w:delText>
        </w:r>
      </w:del>
      <w:del w:id="4417" w:author="PR Preview" w:date="2026-01-01T00:00:00Z">
        <w:r>
          <w:delText xml:space="preserve">The plane</w:delText>
        </w:r>
      </w:del>
      <w:del w:id="4418" w:author="PR Preview" w:date="2026-01-01T00:00:00Z">
        <w:r>
          <w:delText xml:space="preserve"> </w:delText>
        </w:r>
      </w:del>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del w:id="4419" w:author="PR Preview" w:date="2026-01-01T00:00:00Z">
        <w:r>
          <w:delText xml:space="preserve"> </w:delText>
        </w:r>
      </w:del>
      <w:del w:id="4420" w:author="PR Preview" w:date="2026-01-01T00:00:00Z">
        <w:r>
          <w:delText xml:space="preserve">in</w:delText>
        </w:r>
      </w:del>
      <w:del w:id="4421" w:author="PR Preview" w:date="2026-01-01T00:00:00Z">
        <w:r>
          <w:delText xml:space="preserve"> </w:delText>
        </w:r>
      </w:del>
      <m:oMath>
        <m:sSup>
          <m:e>
            <m:r>
              <m:rPr>
                <m:scr m:val="double-struck"/>
                <m:sty m:val="p"/>
              </m:rPr>
              <m:t>R</m:t>
            </m:r>
          </m:e>
          <m:sup>
            <m:r>
              <m:t>3</m:t>
            </m:r>
          </m:sup>
        </m:sSup>
      </m:oMath>
      <w:del w:id="4422" w:author="PR Preview" w:date="2026-01-01T00:00:00Z">
        <w:r>
          <w:delText xml:space="preserve"> </w:delText>
        </w:r>
      </w:del>
      <w:del w:id="4423" w:author="PR Preview" w:date="2026-01-01T00:00:00Z">
        <w:r>
          <w:delText xml:space="preserve">does not contain</w:delText>
        </w:r>
      </w:del>
      <w:del w:id="4424" w:author="PR Preview" w:date="2026-01-01T00:00:00Z">
        <w:r>
          <w:delText xml:space="preserve"> </w:delText>
        </w:r>
      </w:del>
      <m:oMath>
        <m:limLow>
          <m:e>
            <m:r>
              <m:t>0</m:t>
            </m:r>
          </m:e>
          <m:lim>
            <m:r>
              <m:rPr>
                <m:sty m:val="p"/>
              </m:rPr>
              <m:t>∼</m:t>
            </m:r>
          </m:lim>
        </m:limLow>
        <m:r>
          <m:rPr>
            <m:sty m:val="p"/>
          </m:rPr>
          <m:t>=</m:t>
        </m:r>
        <m:r>
          <m:rPr>
            <m:sty m:val="p"/>
          </m:rPr>
          <m:t>(</m:t>
        </m:r>
        <m:r>
          <m:t>0</m:t>
        </m:r>
        <m:r>
          <m:rPr>
            <m:sty m:val="p"/>
          </m:rPr>
          <m:t>,</m:t>
        </m:r>
        <m:r>
          <m:t>0</m:t>
        </m:r>
        <m:r>
          <m:rPr>
            <m:sty m:val="p"/>
          </m:rPr>
          <m:t>,</m:t>
        </m:r>
        <m:r>
          <m:t>0</m:t>
        </m:r>
        <m:r>
          <m:rPr>
            <m:sty m:val="p"/>
          </m:rPr>
          <m:t>)</m:t>
        </m:r>
      </m:oMath>
      <w:del w:id="4425" w:author="PR Preview" w:date="2026-01-01T00:00:00Z">
        <w:r>
          <w:delText xml:space="preserve">,</w:delText>
        </w:r>
      </w:del>
      <w:del w:id="4426" w:author="PR Preview" w:date="2026-01-01T00:00:00Z">
        <w:r>
          <w:delText xml:space="preserve"> </w:delText>
        </w:r>
      </w:del>
      <w:del w:id="4427" w:author="PR Preview" w:date="2026-01-01T00:00:00Z">
        <w:r>
          <w:delText xml:space="preserve">because</w:delText>
        </w:r>
      </w:del>
      <w:del w:id="4428" w:author="PR Preview" w:date="2026-01-01T00:00:00Z">
        <w:r>
          <w:delText xml:space="preserve"> </w:delText>
        </w:r>
      </w:del>
      <m:oMath>
        <m:r>
          <m:t>0</m:t>
        </m:r>
        <m:r>
          <m:rPr>
            <m:sty m:val="p"/>
          </m:rPr>
          <m:t>+</m:t>
        </m:r>
        <m:r>
          <m:t>0</m:t>
        </m:r>
        <m:r>
          <m:rPr>
            <m:sty m:val="p"/>
          </m:rPr>
          <m:t>+</m:t>
        </m:r>
        <m:r>
          <m:t>0</m:t>
        </m:r>
        <m:r>
          <m:rPr>
            <m:sty m:val="p"/>
          </m:rPr>
          <m:t>=</m:t>
        </m:r>
        <m:r>
          <m:t>0</m:t>
        </m:r>
        <m:r>
          <m:rPr>
            <m:sty m:val="p"/>
          </m:rPr>
          <m:t>≠</m:t>
        </m:r>
        <m:r>
          <m:t>1</m:t>
        </m:r>
      </m:oMath>
      <w:del w:id="4429" w:author="PR Preview" w:date="2026-01-01T00:00:00Z">
        <w:r>
          <w:delText xml:space="preserve">.</w:delText>
        </w:r>
      </w:del>
      <w:del w:id="4430" w:author="PR Preview" w:date="2026-01-01T00:00:00Z">
        <w:r>
          <w:delText xml:space="preserve"> </w:delText>
        </w:r>
      </w:del>
      <w:del w:id="4431" w:author="PR Preview" w:date="2026-01-01T00:00:00Z">
        <w:r>
          <w:delText xml:space="preserve">So, by</w:delText>
        </w:r>
      </w:del>
      <w:del w:id="4432" w:author="PR Preview" w:date="2026-01-01T00:00:00Z">
        <w:r>
          <w:delText xml:space="preserve"> </w:delText>
        </w:r>
      </w:del>
      <w:hyperlink w:anchor="thm-subspace-zero">
        <w:del w:id="4433" w:author="PR Preview" w:date="2026-01-01T00:00:00Z">
          <w:r>
            <w:rPr>
              <w:rStyle w:val="Hyperlink"/>
            </w:rPr>
            <w:delText xml:space="preserve">Theorem 21</w:delText>
          </w:r>
        </w:del>
      </w:hyperlink>
      <w:del w:id="4434" w:author="PR Preview" w:date="2026-01-01T00:00:00Z">
        <w:r>
          <w:delText xml:space="preserve">, it is not a subspace.</w:delText>
        </w:r>
      </w:del>
      <w:del w:id="4435" w:author="PR Preview" w:date="2026-01-01T00:00:00Z">
        <w:r>
          <w:delText xml:space="preserve"> </w:delText>
        </w:r>
      </w:del>
      <w:del w:id="4436" w:author="PR Preview" w:date="2026-01-01T00:00:00Z">
        <w:r>
          <w:delText xml:space="preserve">The line</w:delText>
        </w:r>
      </w:del>
      <w:del w:id="4437" w:author="PR Preview" w:date="2026-01-01T00:00:00Z">
        <w:r>
          <w:delText xml:space="preserve"> </w:delText>
        </w:r>
      </w:del>
      <m:oMath>
        <m:r>
          <m:rPr>
            <m:scr m:val="script"/>
            <m:sty m:val="p"/>
          </m:rPr>
          <m:t>T</m:t>
        </m:r>
      </m:oMath>
      <w:del w:id="4438" w:author="PR Preview" w:date="2026-01-01T00:00:00Z">
        <w:r>
          <w:delText xml:space="preserve"> </w:delText>
        </w:r>
      </w:del>
      <w:del w:id="4439" w:author="PR Preview" w:date="2026-01-01T00:00:00Z">
        <w:r>
          <w:delText xml:space="preserve">in</w:delText>
        </w:r>
      </w:del>
      <w:del w:id="4440" w:author="PR Preview" w:date="2026-01-01T00:00:00Z">
        <w:r>
          <w:delText xml:space="preserve"> </w:delText>
        </w:r>
      </w:del>
      <w:hyperlink w:anchor="exm-not-subspace">
        <w:del w:id="4441" w:author="PR Preview" w:date="2026-01-01T00:00:00Z">
          <w:r>
            <w:rPr>
              <w:rStyle w:val="Hyperlink"/>
            </w:rPr>
            <w:delText xml:space="preserve">Example 38</w:delText>
          </w:r>
        </w:del>
      </w:hyperlink>
      <w:del w:id="4442" w:author="PR Preview" w:date="2026-01-01T00:00:00Z">
        <w:r>
          <w:delText xml:space="preserve"> </w:delText>
        </w:r>
      </w:del>
      <w:del w:id="4443" w:author="PR Preview" w:date="2026-01-01T00:00:00Z">
        <w:r>
          <w:delText xml:space="preserve">fails the same test:</w:delText>
        </w:r>
      </w:del>
      <w:del w:id="4444" w:author="PR Preview" w:date="2026-01-01T00:00:00Z">
        <w:r>
          <w:delText xml:space="preserve"> </w:delText>
        </w:r>
      </w:del>
      <m:oMath>
        <m:r>
          <m:rPr>
            <m:sty m:val="p"/>
          </m:rPr>
          <m:t>(</m:t>
        </m:r>
        <m:r>
          <m:t>0</m:t>
        </m:r>
        <m:r>
          <m:rPr>
            <m:sty m:val="p"/>
          </m:rPr>
          <m:t>,</m:t>
        </m:r>
        <m:r>
          <m:t>0</m:t>
        </m:r>
        <m:r>
          <m:rPr>
            <m:sty m:val="p"/>
          </m:rPr>
          <m:t>)</m:t>
        </m:r>
      </m:oMath>
      <w:del w:id="4445" w:author="PR Preview" w:date="2026-01-01T00:00:00Z">
        <w:r>
          <w:delText xml:space="preserve"> </w:delText>
        </w:r>
      </w:del>
      <w:del w:id="4446" w:author="PR Preview" w:date="2026-01-01T00:00:00Z">
        <w:r>
          <w:delText xml:space="preserve">is not in</w:delText>
        </w:r>
      </w:del>
      <w:del w:id="4447" w:author="PR Preview" w:date="2026-01-01T00:00:00Z">
        <w:r>
          <w:delText xml:space="preserve"> </w:delText>
        </w:r>
      </w:del>
      <m:oMath>
        <m:r>
          <m:rPr>
            <m:scr m:val="script"/>
            <m:sty m:val="p"/>
          </m:rPr>
          <m:t>T</m:t>
        </m:r>
      </m:oMath>
      <w:del w:id="4448" w:author="PR Preview" w:date="2026-01-01T00:00:00Z">
        <w:r>
          <w:delText xml:space="preserve">, because its second entry is not</w:delText>
        </w:r>
      </w:del>
      <w:del w:id="4449" w:author="PR Preview" w:date="2026-01-01T00:00:00Z">
        <w:r>
          <w:delText xml:space="preserve"> </w:delText>
        </w:r>
      </w:del>
      <m:oMath>
        <m:r>
          <m:t>1</m:t>
        </m:r>
      </m:oMath>
      <w:del w:id="4450" w:author="PR Preview" w:date="2026-01-01T00:00:00Z">
        <w:r>
          <w:delText xml:space="preserve">.</w:delText>
        </w:r>
      </w:del>
    </w:p>
    <w:p>
      <w:pPr>
        <w:pStyle w:val="BodyText"/>
      </w:pPr>
      <w:del w:id="4451" w:author="PR Preview" w:date="2026-01-01T00:00:00Z">
        <w:r>
          <w:delText xml:space="preserve">Containing</w:delText>
        </w:r>
      </w:del>
      <w:del w:id="4452" w:author="PR Preview" w:date="2026-01-01T00:00:00Z">
        <w:r>
          <w:delText xml:space="preserve"> </w:delText>
        </w:r>
      </w:del>
      <m:oMath>
        <m:limLow>
          <m:e>
            <m:r>
              <m:t>0</m:t>
            </m:r>
          </m:e>
          <m:lim>
            <m:r>
              <m:rPr>
                <m:sty m:val="p"/>
              </m:rPr>
              <m:t>∼</m:t>
            </m:r>
          </m:lim>
        </m:limLow>
      </m:oMath>
      <w:del w:id="4453" w:author="PR Preview" w:date="2026-01-01T00:00:00Z">
        <w:r>
          <w:delText xml:space="preserve"> </w:delText>
        </w:r>
      </w:del>
      <w:del w:id="4454" w:author="PR Preview" w:date="2026-01-01T00:00:00Z">
        <w:r>
          <w:delText xml:space="preserve">is necessary but not sufficient.</w:delText>
        </w:r>
      </w:del>
      <w:del w:id="4455" w:author="PR Preview" w:date="2026-01-01T00:00:00Z">
        <w:r>
          <w:delText xml:space="preserve"> </w:delText>
        </w:r>
      </w:del>
      <w:del w:id="4456" w:author="PR Preview" w:date="2026-01-01T00:00:00Z">
        <w:r>
          <w:delText xml:space="preserve">The union of the two coordinate axes in</w:delText>
        </w:r>
      </w:del>
      <w:del w:id="4457" w:author="PR Preview" w:date="2026-01-01T00:00:00Z">
        <w:r>
          <w:delText xml:space="preserve"> </w:delText>
        </w:r>
      </w:del>
      <m:oMath>
        <m:sSup>
          <m:e>
            <m:r>
              <m:rPr>
                <m:scr m:val="double-struck"/>
                <m:sty m:val="p"/>
              </m:rPr>
              <m:t>R</m:t>
            </m:r>
          </m:e>
          <m:sup>
            <m:r>
              <m:t>2</m:t>
            </m:r>
          </m:sup>
        </m:sSup>
      </m:oMath>
      <w:del w:id="4458" w:author="PR Preview" w:date="2026-01-01T00:00:00Z">
        <w:r>
          <w:delText xml:space="preserve">,</w:delText>
        </w:r>
      </w:del>
      <w:del w:id="4459" w:author="PR Preview" w:date="2026-01-01T00:00:00Z">
        <w:r>
          <w:delText xml:space="preserve"> </w:delText>
        </w:r>
      </w:del>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del w:id="4460" w:author="PR Preview" w:date="2026-01-01T00:00:00Z">
        <w:r>
          <w:delText xml:space="preserve">,</w:delText>
        </w:r>
      </w:del>
      <w:del w:id="4461" w:author="PR Preview" w:date="2026-01-01T00:00:00Z">
        <w:r>
          <w:delText xml:space="preserve"> </w:delText>
        </w:r>
      </w:del>
      <w:del w:id="4462" w:author="PR Preview" w:date="2026-01-01T00:00:00Z">
        <w:r>
          <w:delText xml:space="preserve">contains</w:delText>
        </w:r>
      </w:del>
      <w:del w:id="4463" w:author="PR Preview" w:date="2026-01-01T00:00:00Z">
        <w:r>
          <w:delText xml:space="preserve"> </w:delText>
        </w:r>
      </w:del>
      <m:oMath>
        <m:limLow>
          <m:e>
            <m:r>
              <m:t>0</m:t>
            </m:r>
          </m:e>
          <m:lim>
            <m:r>
              <m:rPr>
                <m:sty m:val="p"/>
              </m:rPr>
              <m:t>∼</m:t>
            </m:r>
          </m:lim>
        </m:limLow>
      </m:oMath>
      <w:del w:id="4464" w:author="PR Preview" w:date="2026-01-01T00:00:00Z">
        <w:r>
          <w:delText xml:space="preserve">,</w:delText>
        </w:r>
      </w:del>
      <w:del w:id="4465" w:author="PR Preview" w:date="2026-01-01T00:00:00Z">
        <w:r>
          <w:delText xml:space="preserve"> </w:delText>
        </w:r>
      </w:del>
      <w:del w:id="4466" w:author="PR Preview" w:date="2026-01-01T00:00:00Z">
        <w:r>
          <w:delText xml:space="preserve">but</w:delText>
        </w:r>
      </w:del>
      <w:del w:id="446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del w:id="4468" w:author="PR Preview" w:date="2026-01-01T00:00:00Z">
        <w:r>
          <w:delText xml:space="preserve"> </w:delText>
        </w:r>
      </w:del>
      <w:del w:id="4469" w:author="PR Preview" w:date="2026-01-01T00:00:00Z">
        <w:r>
          <w:delText xml:space="preserve">lies on neither axis,</w:delText>
        </w:r>
      </w:del>
      <w:del w:id="4470" w:author="PR Preview" w:date="2026-01-01T00:00:00Z">
        <w:r>
          <w:delText xml:space="preserve"> </w:delText>
        </w:r>
      </w:del>
      <w:del w:id="4471" w:author="PR Preview" w:date="2026-01-01T00:00:00Z">
        <w:r>
          <w:delText xml:space="preserve">so the union is not closed under addition and is not a subspace.</w:delText>
        </w:r>
      </w:del>
    </w:p>
    <w:p>
      <w:pPr>
        <w:pStyle w:val="BodyText"/>
      </w:pPr>
      <w:del w:id="4472" w:author="PR Preview" w:date="2026-01-01T00:00:00Z">
        <w:r>
          <w:rPr>
            <w:b/>
            <w:bCs/>
          </w:rPr>
          <w:delText xml:space="preserve">Definition 47 (Span)</w:delText>
        </w:r>
      </w:del>
      <w:del w:id="4473" w:author="PR Preview" w:date="2026-01-01T00:00:00Z">
        <w:r>
          <w:delText xml:space="preserve"> </w:delText>
        </w:r>
      </w:del>
      <w:del w:id="4474" w:author="PR Preview" w:date="2026-01-01T00:00:00Z">
        <w:r>
          <w:delText xml:space="preserve">The</w:delText>
        </w:r>
      </w:del>
      <w:del w:id="4475" w:author="PR Preview" w:date="2026-01-01T00:00:00Z">
        <w:r>
          <w:delText xml:space="preserve"> </w:delText>
        </w:r>
      </w:del>
      <w:del w:id="4476" w:author="PR Preview" w:date="2026-01-01T00:00:00Z">
        <w:r>
          <w:rPr>
            <w:b/>
            <w:bCs/>
          </w:rPr>
          <w:delText xml:space="preserve">span</w:delText>
        </w:r>
      </w:del>
      <w:del w:id="4477" w:author="PR Preview" w:date="2026-01-01T00:00:00Z">
        <w:r>
          <w:delText xml:space="preserve"> </w:delText>
        </w:r>
      </w:del>
      <w:del w:id="4478" w:author="PR Preview" w:date="2026-01-01T00:00:00Z">
        <w:r>
          <w:delText xml:space="preserve">of vectors</w:delText>
        </w:r>
      </w:del>
      <w:del w:id="447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480" w:author="PR Preview" w:date="2026-01-01T00:00:00Z">
        <w:r>
          <w:delText xml:space="preserve"> </w:delText>
        </w:r>
      </w:del>
      <w:del w:id="4481" w:author="PR Preview" w:date="2026-01-01T00:00:00Z">
        <w:r>
          <w:delText xml:space="preserve">is the set of all their linear combinations:</w:delText>
        </w:r>
      </w:del>
    </w:p>
    <w:p>
      <w:pPr>
        <w:pStyle w:val="BodyText"/>
      </w:pPr>
      <m:oMathPara>
        <m:oMathParaPr>
          <m:jc m:val="center"/>
        </m:oMathParaPr>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limUpp>
            <m:e>
              <m:r>
                <m:rPr>
                  <m:sty m:val="p"/>
                </m:rPr>
                <m:t>=</m:t>
              </m:r>
            </m:e>
            <m:lim>
              <m:r>
                <m:rPr>
                  <m:nor/>
                  <m:sty m:val="p"/>
                </m:rPr>
                <m:t>def</m:t>
              </m:r>
            </m:lim>
          </m:limUpp>
          <m:r>
            <m:t>​</m:t>
          </m:r>
          <m:d>
            <m:dPr>
              <m:begChr m:val="{"/>
              <m:sepChr m:val=""/>
              <m:endChr m:val="}"/>
              <m:grow/>
            </m:dPr>
            <m:e>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e>
          </m:d>
          <m:r>
            <m:t>​</m:t>
          </m:r>
          <m:r>
            <m:rPr>
              <m:sty m:val="p"/>
            </m:rPr>
            <m:t>.</m:t>
          </m:r>
        </m:oMath>
      </m:oMathPara>
    </w:p>
    <w:p>
      <w:pPr>
        <w:pStyle w:val="FirstParagraph"/>
      </w:pPr>
      <w:del w:id="4482" w:author="PR Preview" w:date="2026-01-01T00:00:00Z">
        <w:r>
          <w:delText xml:space="preserve">The vectors</w:delText>
        </w:r>
      </w:del>
      <w:del w:id="448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484" w:author="PR Preview" w:date="2026-01-01T00:00:00Z">
        <w:r>
          <w:delText xml:space="preserve"> </w:delText>
        </w:r>
      </w:del>
      <w:del w:id="4485" w:author="PR Preview" w:date="2026-01-01T00:00:00Z">
        <w:r>
          <w:rPr>
            <w:b/>
            <w:bCs/>
          </w:rPr>
          <w:delText xml:space="preserve">span</w:delText>
        </w:r>
      </w:del>
      <w:del w:id="4486" w:author="PR Preview" w:date="2026-01-01T00:00:00Z">
        <w:r>
          <w:delText xml:space="preserve"> </w:delText>
        </w:r>
      </w:del>
      <w:del w:id="4487" w:author="PR Preview" w:date="2026-01-01T00:00:00Z">
        <w:r>
          <w:delText xml:space="preserve">a set</w:delText>
        </w:r>
      </w:del>
      <w:del w:id="4488" w:author="PR Preview" w:date="2026-01-01T00:00:00Z">
        <w:r>
          <w:delText xml:space="preserve"> </w:delText>
        </w:r>
      </w:del>
      <m:oMath>
        <m:r>
          <m:rPr>
            <m:scr m:val="script"/>
            <m:sty m:val="p"/>
          </m:rPr>
          <m:t>S</m:t>
        </m:r>
      </m:oMath>
      <w:del w:id="4489" w:author="PR Preview" w:date="2026-01-01T00:00:00Z">
        <w:r>
          <w:delText xml:space="preserve"> </w:delText>
        </w:r>
      </w:del>
      <w:del w:id="4490" w:author="PR Preview" w:date="2026-01-01T00:00:00Z">
        <w:r>
          <w:delText xml:space="preserve">if their span equals</w:delText>
        </w:r>
      </w:del>
      <w:del w:id="4491" w:author="PR Preview" w:date="2026-01-01T00:00:00Z">
        <w:r>
          <w:delText xml:space="preserve"> </w:delText>
        </w:r>
      </w:del>
      <m:oMath>
        <m:r>
          <m:rPr>
            <m:scr m:val="script"/>
            <m:sty m:val="p"/>
          </m:rPr>
          <m:t>S</m:t>
        </m:r>
      </m:oMath>
      <w:del w:id="4492" w:author="PR Preview" w:date="2026-01-01T00:00:00Z">
        <w:r>
          <w:delText xml:space="preserve">.</w:delText>
        </w:r>
      </w:del>
    </w:p>
    <w:p>
      <w:pPr>
        <w:pStyle w:val="BodyText"/>
      </w:pPr>
      <w:del w:id="4493" w:author="PR Preview" w:date="2026-01-01T00:00:00Z">
        <w:r>
          <w:delText xml:space="preserve">By convention, the span of the empty list (</w:delText>
        </w:r>
      </w:del>
      <m:oMath>
        <m:r>
          <m:t>k</m:t>
        </m:r>
        <m:r>
          <m:rPr>
            <m:sty m:val="p"/>
          </m:rPr>
          <m:t>=</m:t>
        </m:r>
        <m:r>
          <m:t>0</m:t>
        </m:r>
      </m:oMath>
      <w:del w:id="4494" w:author="PR Preview" w:date="2026-01-01T00:00:00Z">
        <w:r>
          <w:delText xml:space="preserve">) is</w:delText>
        </w:r>
      </w:del>
      <w:del w:id="4495" w:author="PR Preview" w:date="2026-01-01T00:00:00Z">
        <w:r>
          <w:delText xml:space="preserve"> </w:delText>
        </w:r>
      </w:del>
      <m:oMath>
        <m:r>
          <m:t>​</m:t>
        </m:r>
        <m:d>
          <m:dPr>
            <m:begChr m:val="{"/>
            <m:sepChr m:val=""/>
            <m:endChr m:val="}"/>
            <m:grow/>
          </m:dPr>
          <m:e>
            <m:limLow>
              <m:e>
                <m:r>
                  <m:t>0</m:t>
                </m:r>
              </m:e>
              <m:lim>
                <m:r>
                  <m:rPr>
                    <m:sty m:val="p"/>
                  </m:rPr>
                  <m:t>∼</m:t>
                </m:r>
              </m:lim>
            </m:limLow>
          </m:e>
        </m:d>
        <m:r>
          <m:t>​</m:t>
        </m:r>
      </m:oMath>
      <w:del w:id="4496" w:author="PR Preview" w:date="2026-01-01T00:00:00Z">
        <w:r>
          <w:delText xml:space="preserve">,</w:delText>
        </w:r>
      </w:del>
      <w:del w:id="4497" w:author="PR Preview" w:date="2026-01-01T00:00:00Z">
        <w:r>
          <w:delText xml:space="preserve"> </w:delText>
        </w:r>
      </w:del>
      <w:del w:id="4498" w:author="PR Preview" w:date="2026-01-01T00:00:00Z">
        <w:r>
          <w:delText xml:space="preserve">and the empty list counts as linearly independent (</w:delText>
        </w:r>
      </w:del>
      <w:hyperlink w:anchor="def-linearly-independent">
        <w:del w:id="4499" w:author="PR Preview" w:date="2026-01-01T00:00:00Z">
          <w:r>
            <w:rPr>
              <w:rStyle w:val="Hyperlink"/>
            </w:rPr>
            <w:delText xml:space="preserve">Definition 43</w:delText>
          </w:r>
        </w:del>
      </w:hyperlink>
      <w:del w:id="4500" w:author="PR Preview" w:date="2026-01-01T00:00:00Z">
        <w:r>
          <w:delText xml:space="preserve">),</w:delText>
        </w:r>
      </w:del>
      <w:del w:id="4501" w:author="PR Preview" w:date="2026-01-01T00:00:00Z">
        <w:r>
          <w:delText xml:space="preserve"> </w:delText>
        </w:r>
      </w:del>
      <w:del w:id="4502" w:author="PR Preview" w:date="2026-01-01T00:00:00Z">
        <w:r>
          <w:delText xml:space="preserve">since it has no coefficients that could fail to be zero.</w:delText>
        </w:r>
      </w:del>
    </w:p>
    <w:p>
      <w:pPr>
        <w:pStyle w:val="BodyText"/>
      </w:pPr>
      <w:ins w:id="4503" w:author="PR Preview" w:date="2026-01-01T00:00:00Z">
        <w:r>
          <w:rPr>
            <w:b/>
            <w:bCs/>
          </w:rPr>
          <w:t xml:space="preserve">Theorem 21 (Every subspace contains the zero vector)</w:t>
        </w:r>
      </w:ins>
      <w:ins w:id="4504" w:author="PR Preview" w:date="2026-01-01T00:00:00Z">
        <w:r>
          <w:t xml:space="preserve"> </w:t>
        </w:r>
      </w:ins>
      <w:ins w:id="4505" w:author="PR Preview" w:date="2026-01-01T00:00:00Z">
        <w:r>
          <w:t xml:space="preserve">If</w:t>
        </w:r>
      </w:ins>
      <w:ins w:id="4506" w:author="PR Preview" w:date="2026-01-01T00:00:00Z">
        <w:r>
          <w:t xml:space="preserve"> </w:t>
        </w:r>
      </w:ins>
      <m:oMath>
        <m:r>
          <m:rPr>
            <m:scr m:val="script"/>
            <m:sty m:val="p"/>
          </m:rPr>
          <m:t>S</m:t>
        </m:r>
      </m:oMath>
      <w:ins w:id="4507" w:author="PR Preview" w:date="2026-01-01T00:00:00Z">
        <w:r>
          <w:t xml:space="preserve"> </w:t>
        </w:r>
      </w:ins>
      <w:ins w:id="4508" w:author="PR Preview" w:date="2026-01-01T00:00:00Z">
        <w:r>
          <w:t xml:space="preserve">is a subspace of</w:t>
        </w:r>
      </w:ins>
      <w:ins w:id="4509" w:author="PR Preview" w:date="2026-01-01T00:00:00Z">
        <w:r>
          <w:t xml:space="preserve"> </w:t>
        </w:r>
      </w:ins>
      <m:oMath>
        <m:sSup>
          <m:e>
            <m:r>
              <m:rPr>
                <m:scr m:val="double-struck"/>
                <m:sty m:val="p"/>
              </m:rPr>
              <m:t>R</m:t>
            </m:r>
          </m:e>
          <m:sup>
            <m:r>
              <m:t>p</m:t>
            </m:r>
          </m:sup>
        </m:sSup>
      </m:oMath>
      <w:ins w:id="4510" w:author="PR Preview" w:date="2026-01-01T00:00:00Z">
        <w:r>
          <w:t xml:space="preserve"> </w:t>
        </w:r>
      </w:ins>
      <w:ins w:id="4511" w:author="PR Preview" w:date="2026-01-01T00:00:00Z">
        <w:r>
          <w:t xml:space="preserve">(</w:t>
        </w:r>
      </w:ins>
      <w:hyperlink w:anchor="def-subspace">
        <w:ins w:id="4512" w:author="PR Preview" w:date="2026-01-01T00:00:00Z">
          <w:r>
            <w:rPr>
              <w:rStyle w:val="Hyperlink"/>
            </w:rPr>
            <w:t xml:space="preserve">Definition 46</w:t>
          </w:r>
        </w:ins>
      </w:hyperlink>
      <w:ins w:id="4513" w:author="PR Preview" w:date="2026-01-01T00:00:00Z">
        <w:r>
          <w:t xml:space="preserve">),</w:t>
        </w:r>
      </w:ins>
      <w:ins w:id="4514" w:author="PR Preview" w:date="2026-01-01T00:00:00Z">
        <w:r>
          <w:t xml:space="preserve"> </w:t>
        </w:r>
      </w:ins>
      <w:ins w:id="4515" w:author="PR Preview" w:date="2026-01-01T00:00:00Z">
        <w:r>
          <w:t xml:space="preserve">then</w:t>
        </w:r>
      </w:ins>
      <w:ins w:id="4516" w:author="PR Preview" w:date="2026-01-01T00:00:00Z">
        <w:r>
          <w:t xml:space="preserve"> </w:t>
        </w:r>
      </w:ins>
      <w:ins w:id="4517" w:author="PR Preview" w:date="2026-01-01T00:00:00Z">
        <w:r>
          <w:t xml:space="preserve">$\mathord{\smash[b]{\underset{\raise.3ex\hbox{$\scriptstyle\sim$}}{0}}\vphantom{0}}\in \mathcal{S}$</w:t>
        </w:r>
      </w:ins>
      <w:ins w:id="4518" w:author="PR Preview" w:date="2026-01-01T00:00:00Z">
        <w:r>
          <w:t xml:space="preserve">.</w:t>
        </w:r>
      </w:ins>
    </w:p>
    <w:bookmarkEnd w:id="202"/>
    <w:p>
      <w:pPr>
        <w:pStyle w:val="BodyText"/>
      </w:pPr>
      <w:ins w:id="4519" w:author="PR Preview" w:date="2026-01-01T00:00:00Z">
        <w:r>
          <w:rPr>
            <w:i/>
            <w:iCs/>
          </w:rPr>
          <w:t xml:space="preserve">Proof</w:t>
        </w:r>
      </w:ins>
      <w:ins w:id="4520" w:author="PR Preview" w:date="2026-01-01T00:00:00Z">
        <w:r>
          <w:t xml:space="preserve">. </w:t>
        </w:r>
      </w:ins>
      <w:ins w:id="4521" w:author="PR Preview" w:date="2026-01-01T00:00:00Z">
        <w:r>
          <w:t xml:space="preserve">A subspace is not empty, so it contains some vector</w:t>
        </w:r>
      </w:ins>
      <w:ins w:id="4522" w:author="PR Preview" w:date="2026-01-01T00:00:00Z">
        <w:r>
          <w:t xml:space="preserve"> </w:t>
        </w:r>
      </w:ins>
      <w:ins w:id="4523" w:author="PR Preview" w:date="2026-01-01T00:00:00Z">
        <w:r>
          <w:t xml:space="preserve">$\mathord{\smash[b]{\underset{\raise.3ex\hbox{$\scriptstyle\sim$}}{u}}\vphantom{u}}$</w:t>
        </w:r>
      </w:ins>
      <w:ins w:id="4524" w:author="PR Preview" w:date="2026-01-01T00:00:00Z">
        <w:r>
          <w:t xml:space="preserve">.</w:t>
        </w:r>
      </w:ins>
      <w:ins w:id="4525" w:author="PR Preview" w:date="2026-01-01T00:00:00Z">
        <w:r>
          <w:t xml:space="preserve"> </w:t>
        </w:r>
      </w:ins>
      <w:ins w:id="4526" w:author="PR Preview" w:date="2026-01-01T00:00:00Z">
        <w:r>
          <w:t xml:space="preserve">Closure under scalar multiplication with</w:t>
        </w:r>
      </w:ins>
      <w:ins w:id="4527" w:author="PR Preview" w:date="2026-01-01T00:00:00Z">
        <w:r>
          <w:t xml:space="preserve"> </w:t>
        </w:r>
      </w:ins>
      <m:oMath>
        <m:r>
          <m:t>c</m:t>
        </m:r>
        <m:r>
          <m:rPr>
            <m:sty m:val="p"/>
          </m:rPr>
          <m:t>=</m:t>
        </m:r>
        <m:r>
          <m:t>0</m:t>
        </m:r>
      </m:oMath>
      <w:ins w:id="4528" w:author="PR Preview" w:date="2026-01-01T00:00:00Z">
        <w:r>
          <w:t xml:space="preserve"> </w:t>
        </w:r>
      </w:ins>
      <w:ins w:id="4529" w:author="PR Preview" w:date="2026-01-01T00:00:00Z">
        <w:r>
          <w:t xml:space="preserve">puts</w:t>
        </w:r>
      </w:ins>
      <w:ins w:id="4530" w:author="PR Preview" w:date="2026-01-01T00:00:00Z">
        <w:r>
          <w:t xml:space="preserve"> </w:t>
        </w:r>
      </w:ins>
      <w:ins w:id="4531" w:author="PR Preview" w:date="2026-01-01T00:00:00Z">
        <w:r>
          <w:t xml:space="preserve">$0 \cdot\mathord{\smash[b]{\underset{\raise.3ex\hbox{$\scriptstyle\sim$}}{u}}\vphantom{u}}$</w:t>
        </w:r>
      </w:ins>
      <w:ins w:id="4532" w:author="PR Preview" w:date="2026-01-01T00:00:00Z">
        <w:r>
          <w:t xml:space="preserve"> </w:t>
        </w:r>
      </w:ins>
      <w:ins w:id="4533" w:author="PR Preview" w:date="2026-01-01T00:00:00Z">
        <w:r>
          <w:t xml:space="preserve">in</w:t>
        </w:r>
      </w:ins>
      <w:ins w:id="4534" w:author="PR Preview" w:date="2026-01-01T00:00:00Z">
        <w:r>
          <w:t xml:space="preserve"> </w:t>
        </w:r>
      </w:ins>
      <m:oMath>
        <m:r>
          <m:rPr>
            <m:scr m:val="script"/>
            <m:sty m:val="p"/>
          </m:rPr>
          <m:t>S</m:t>
        </m:r>
      </m:oMath>
      <w:ins w:id="4535" w:author="PR Preview" w:date="2026-01-01T00:00:00Z">
        <w:r>
          <w:t xml:space="preserve">,</w:t>
        </w:r>
      </w:ins>
      <w:ins w:id="4536" w:author="PR Preview" w:date="2026-01-01T00:00:00Z">
        <w:r>
          <w:t xml:space="preserve"> </w:t>
        </w:r>
      </w:ins>
      <w:ins w:id="4537" w:author="PR Preview" w:date="2026-01-01T00:00:00Z">
        <w:r>
          <w:t xml:space="preserve">and</w:t>
        </w:r>
      </w:ins>
      <w:ins w:id="4538" w:author="PR Preview" w:date="2026-01-01T00:00:00Z">
        <w:r>
          <w:t xml:space="preserve"> </w:t>
        </w:r>
      </w:ins>
      <w:ins w:id="4539" w:author="PR Preview" w:date="2026-01-01T00:00:00Z">
        <w:r>
          <w:t xml:space="preserve">$0 \cdot\mathord{\smash[b]{\underset{\raise.3ex\hbox{$\scriptstyle\sim$}}{u}}\vphantom{u}} = \mathord{\smash[b]{\underset{\raise.3ex\hbox{$\scriptstyle\sim$}}{0}}\vphantom{0}}$</w:t>
        </w:r>
      </w:ins>
      <w:ins w:id="4540" w:author="PR Preview" w:date="2026-01-01T00:00:00Z">
        <w:r>
          <w:t xml:space="preserve">.</w:t>
        </w:r>
      </w:ins>
    </w:p>
    <w:bookmarkStart w:id="203" w:name="exm-subspace-zero"/>
    <w:p>
      <w:pPr>
        <w:pStyle w:val="BodyText"/>
      </w:pPr>
      <w:ins w:id="4541" w:author="PR Preview" w:date="2026-01-01T00:00:00Z">
        <w:r>
          <w:rPr>
            <w:b/>
            <w:bCs/>
          </w:rPr>
          <w:t xml:space="preserve">Example 39 (Using the zero vector to rule out a subspace)</w:t>
        </w:r>
      </w:ins>
      <w:ins w:id="4542" w:author="PR Preview" w:date="2026-01-01T00:00:00Z">
        <w:r>
          <w:t xml:space="preserve"> </w:t>
        </w:r>
      </w:ins>
      <w:ins w:id="4543" w:author="PR Preview" w:date="2026-01-01T00:00:00Z">
        <w:r>
          <w:t xml:space="preserve">The plane</w:t>
        </w:r>
      </w:ins>
      <w:ins w:id="4544" w:author="PR Preview" w:date="2026-01-01T00:00:00Z">
        <w:r>
          <w:t xml:space="preserve"> </w:t>
        </w:r>
      </w:ins>
      <m:oMath>
        <m:r>
          <m:t>​</m:t>
        </m:r>
        <m:d>
          <m:dPr>
            <m:begChr m:val="{"/>
            <m:sepChr m:val=""/>
            <m:endChr m:val="}"/>
            <m:grow/>
          </m:dPr>
          <m:e>
            <m:r>
              <m:rPr>
                <m:sty m:val="p"/>
              </m:rPr>
              <m:t>(</m:t>
            </m:r>
            <m:r>
              <m:t>x</m:t>
            </m:r>
            <m:r>
              <m:rPr>
                <m:sty m:val="p"/>
              </m:rPr>
              <m:t>,</m:t>
            </m:r>
            <m:r>
              <m:t>y</m:t>
            </m:r>
            <m:r>
              <m:rPr>
                <m:sty m:val="p"/>
              </m:rPr>
              <m:t>,</m:t>
            </m:r>
            <m:r>
              <m:t>z</m:t>
            </m:r>
            <m:r>
              <m:rPr>
                <m:sty m:val="p"/>
              </m:rPr>
              <m:t>)</m:t>
            </m:r>
            <m:r>
              <m:rPr>
                <m:sty m:val="p"/>
              </m:rPr>
              <m:t>:</m:t>
            </m:r>
            <m:r>
              <m:t>x</m:t>
            </m:r>
            <m:r>
              <m:rPr>
                <m:sty m:val="p"/>
              </m:rPr>
              <m:t>+</m:t>
            </m:r>
            <m:r>
              <m:t>y</m:t>
            </m:r>
            <m:r>
              <m:rPr>
                <m:sty m:val="p"/>
              </m:rPr>
              <m:t>+</m:t>
            </m:r>
            <m:r>
              <m:t>z</m:t>
            </m:r>
            <m:r>
              <m:rPr>
                <m:sty m:val="p"/>
              </m:rPr>
              <m:t>=</m:t>
            </m:r>
            <m:r>
              <m:t>1</m:t>
            </m:r>
          </m:e>
        </m:d>
        <m:r>
          <m:t>​</m:t>
        </m:r>
      </m:oMath>
      <w:ins w:id="4545" w:author="PR Preview" w:date="2026-01-01T00:00:00Z">
        <w:r>
          <w:t xml:space="preserve"> </w:t>
        </w:r>
      </w:ins>
      <w:ins w:id="4546" w:author="PR Preview" w:date="2026-01-01T00:00:00Z">
        <w:r>
          <w:t xml:space="preserve">in</w:t>
        </w:r>
      </w:ins>
      <w:ins w:id="4547" w:author="PR Preview" w:date="2026-01-01T00:00:00Z">
        <w:r>
          <w:t xml:space="preserve"> </w:t>
        </w:r>
      </w:ins>
      <m:oMath>
        <m:sSup>
          <m:e>
            <m:r>
              <m:rPr>
                <m:scr m:val="double-struck"/>
                <m:sty m:val="p"/>
              </m:rPr>
              <m:t>R</m:t>
            </m:r>
          </m:e>
          <m:sup>
            <m:r>
              <m:t>3</m:t>
            </m:r>
          </m:sup>
        </m:sSup>
      </m:oMath>
      <w:ins w:id="4548" w:author="PR Preview" w:date="2026-01-01T00:00:00Z">
        <w:r>
          <w:t xml:space="preserve"> </w:t>
        </w:r>
      </w:ins>
      <w:ins w:id="4549" w:author="PR Preview" w:date="2026-01-01T00:00:00Z">
        <w:r>
          <w:t xml:space="preserve">does not contain</w:t>
        </w:r>
      </w:ins>
      <w:ins w:id="4550" w:author="PR Preview" w:date="2026-01-01T00:00:00Z">
        <w:r>
          <w:t xml:space="preserve"> </w:t>
        </w:r>
      </w:ins>
      <w:ins w:id="4551" w:author="PR Preview" w:date="2026-01-01T00:00:00Z">
        <w:r>
          <w:t xml:space="preserve">$\mathord{\smash[b]{\underset{\raise.3ex\hbox{$\scriptstyle\sim$}}{0}}\vphantom{0}}= (0, 0, 0)$</w:t>
        </w:r>
      </w:ins>
      <w:ins w:id="4552" w:author="PR Preview" w:date="2026-01-01T00:00:00Z">
        <w:r>
          <w:t xml:space="preserve">,</w:t>
        </w:r>
      </w:ins>
      <w:ins w:id="4553" w:author="PR Preview" w:date="2026-01-01T00:00:00Z">
        <w:r>
          <w:t xml:space="preserve"> </w:t>
        </w:r>
      </w:ins>
      <w:ins w:id="4554" w:author="PR Preview" w:date="2026-01-01T00:00:00Z">
        <w:r>
          <w:t xml:space="preserve">because</w:t>
        </w:r>
      </w:ins>
      <w:ins w:id="4555" w:author="PR Preview" w:date="2026-01-01T00:00:00Z">
        <w:r>
          <w:t xml:space="preserve"> </w:t>
        </w:r>
      </w:ins>
      <m:oMath>
        <m:r>
          <m:t>0</m:t>
        </m:r>
        <m:r>
          <m:rPr>
            <m:sty m:val="p"/>
          </m:rPr>
          <m:t>+</m:t>
        </m:r>
        <m:r>
          <m:t>0</m:t>
        </m:r>
        <m:r>
          <m:rPr>
            <m:sty m:val="p"/>
          </m:rPr>
          <m:t>+</m:t>
        </m:r>
        <m:r>
          <m:t>0</m:t>
        </m:r>
        <m:r>
          <m:rPr>
            <m:sty m:val="p"/>
          </m:rPr>
          <m:t>=</m:t>
        </m:r>
        <m:r>
          <m:t>0</m:t>
        </m:r>
        <m:r>
          <m:rPr>
            <m:sty m:val="p"/>
          </m:rPr>
          <m:t>≠</m:t>
        </m:r>
        <m:r>
          <m:t>1</m:t>
        </m:r>
      </m:oMath>
      <w:ins w:id="4556" w:author="PR Preview" w:date="2026-01-01T00:00:00Z">
        <w:r>
          <w:t xml:space="preserve">.</w:t>
        </w:r>
      </w:ins>
      <w:ins w:id="4557" w:author="PR Preview" w:date="2026-01-01T00:00:00Z">
        <w:r>
          <w:t xml:space="preserve"> </w:t>
        </w:r>
      </w:ins>
      <w:ins w:id="4558" w:author="PR Preview" w:date="2026-01-01T00:00:00Z">
        <w:r>
          <w:t xml:space="preserve">So, by</w:t>
        </w:r>
      </w:ins>
      <w:ins w:id="4559" w:author="PR Preview" w:date="2026-01-01T00:00:00Z">
        <w:r>
          <w:t xml:space="preserve"> </w:t>
        </w:r>
      </w:ins>
      <w:hyperlink w:anchor="thm-subspace-zero">
        <w:ins w:id="4560" w:author="PR Preview" w:date="2026-01-01T00:00:00Z">
          <w:r>
            <w:rPr>
              <w:rStyle w:val="Hyperlink"/>
            </w:rPr>
            <w:t xml:space="preserve">Theorem 21</w:t>
          </w:r>
        </w:ins>
      </w:hyperlink>
      <w:ins w:id="4561" w:author="PR Preview" w:date="2026-01-01T00:00:00Z">
        <w:r>
          <w:t xml:space="preserve">, it is not a subspace.</w:t>
        </w:r>
      </w:ins>
      <w:ins w:id="4562" w:author="PR Preview" w:date="2026-01-01T00:00:00Z">
        <w:r>
          <w:t xml:space="preserve"> </w:t>
        </w:r>
      </w:ins>
      <w:ins w:id="4563" w:author="PR Preview" w:date="2026-01-01T00:00:00Z">
        <w:r>
          <w:t xml:space="preserve">The line</w:t>
        </w:r>
      </w:ins>
      <w:ins w:id="4564" w:author="PR Preview" w:date="2026-01-01T00:00:00Z">
        <w:r>
          <w:t xml:space="preserve"> </w:t>
        </w:r>
      </w:ins>
      <m:oMath>
        <m:r>
          <m:rPr>
            <m:scr m:val="script"/>
            <m:sty m:val="p"/>
          </m:rPr>
          <m:t>T</m:t>
        </m:r>
      </m:oMath>
      <w:ins w:id="4565" w:author="PR Preview" w:date="2026-01-01T00:00:00Z">
        <w:r>
          <w:t xml:space="preserve"> </w:t>
        </w:r>
      </w:ins>
      <w:ins w:id="4566" w:author="PR Preview" w:date="2026-01-01T00:00:00Z">
        <w:r>
          <w:t xml:space="preserve">in</w:t>
        </w:r>
      </w:ins>
      <w:ins w:id="4567" w:author="PR Preview" w:date="2026-01-01T00:00:00Z">
        <w:r>
          <w:t xml:space="preserve"> </w:t>
        </w:r>
      </w:ins>
      <w:hyperlink w:anchor="exm-not-subspace">
        <w:ins w:id="4568" w:author="PR Preview" w:date="2026-01-01T00:00:00Z">
          <w:r>
            <w:rPr>
              <w:rStyle w:val="Hyperlink"/>
            </w:rPr>
            <w:t xml:space="preserve">Example 38</w:t>
          </w:r>
        </w:ins>
      </w:hyperlink>
      <w:ins w:id="4569" w:author="PR Preview" w:date="2026-01-01T00:00:00Z">
        <w:r>
          <w:t xml:space="preserve"> </w:t>
        </w:r>
      </w:ins>
      <w:ins w:id="4570" w:author="PR Preview" w:date="2026-01-01T00:00:00Z">
        <w:r>
          <w:t xml:space="preserve">fails the same test:</w:t>
        </w:r>
      </w:ins>
      <w:ins w:id="4571" w:author="PR Preview" w:date="2026-01-01T00:00:00Z">
        <w:r>
          <w:t xml:space="preserve"> </w:t>
        </w:r>
      </w:ins>
      <m:oMath>
        <m:r>
          <m:rPr>
            <m:sty m:val="p"/>
          </m:rPr>
          <m:t>(</m:t>
        </m:r>
        <m:r>
          <m:t>0</m:t>
        </m:r>
        <m:r>
          <m:rPr>
            <m:sty m:val="p"/>
          </m:rPr>
          <m:t>,</m:t>
        </m:r>
        <m:r>
          <m:t>0</m:t>
        </m:r>
        <m:r>
          <m:rPr>
            <m:sty m:val="p"/>
          </m:rPr>
          <m:t>)</m:t>
        </m:r>
      </m:oMath>
      <w:ins w:id="4572" w:author="PR Preview" w:date="2026-01-01T00:00:00Z">
        <w:r>
          <w:t xml:space="preserve"> </w:t>
        </w:r>
      </w:ins>
      <w:ins w:id="4573" w:author="PR Preview" w:date="2026-01-01T00:00:00Z">
        <w:r>
          <w:t xml:space="preserve">is not in</w:t>
        </w:r>
      </w:ins>
      <w:ins w:id="4574" w:author="PR Preview" w:date="2026-01-01T00:00:00Z">
        <w:r>
          <w:t xml:space="preserve"> </w:t>
        </w:r>
      </w:ins>
      <m:oMath>
        <m:r>
          <m:rPr>
            <m:scr m:val="script"/>
            <m:sty m:val="p"/>
          </m:rPr>
          <m:t>T</m:t>
        </m:r>
      </m:oMath>
      <w:ins w:id="4575" w:author="PR Preview" w:date="2026-01-01T00:00:00Z">
        <w:r>
          <w:t xml:space="preserve">, because its second entry is not</w:t>
        </w:r>
      </w:ins>
      <w:ins w:id="4576" w:author="PR Preview" w:date="2026-01-01T00:00:00Z">
        <w:r>
          <w:t xml:space="preserve"> </w:t>
        </w:r>
      </w:ins>
      <m:oMath>
        <m:r>
          <m:t>1</m:t>
        </m:r>
      </m:oMath>
      <w:ins w:id="4577" w:author="PR Preview" w:date="2026-01-01T00:00:00Z">
        <w:r>
          <w:t xml:space="preserve">.</w:t>
        </w:r>
      </w:ins>
    </w:p>
    <w:p>
      <w:pPr>
        <w:pStyle w:val="BodyText"/>
      </w:pPr>
      <w:ins w:id="4578" w:author="PR Preview" w:date="2026-01-01T00:00:00Z">
        <w:r>
          <w:t xml:space="preserve">Containing</w:t>
        </w:r>
      </w:ins>
      <w:ins w:id="4579" w:author="PR Preview" w:date="2026-01-01T00:00:00Z">
        <w:r>
          <w:t xml:space="preserve"> </w:t>
        </w:r>
      </w:ins>
      <w:ins w:id="4580" w:author="PR Preview" w:date="2026-01-01T00:00:00Z">
        <w:r>
          <w:t xml:space="preserve">$\mathord{\smash[b]{\underset{\raise.3ex\hbox{$\scriptstyle\sim$}}{0}}\vphantom{0}}$</w:t>
        </w:r>
      </w:ins>
      <w:ins w:id="4581" w:author="PR Preview" w:date="2026-01-01T00:00:00Z">
        <w:r>
          <w:t xml:space="preserve"> </w:t>
        </w:r>
      </w:ins>
      <w:ins w:id="4582" w:author="PR Preview" w:date="2026-01-01T00:00:00Z">
        <w:r>
          <w:t xml:space="preserve">is necessary but not sufficient.</w:t>
        </w:r>
      </w:ins>
      <w:ins w:id="4583" w:author="PR Preview" w:date="2026-01-01T00:00:00Z">
        <w:r>
          <w:t xml:space="preserve"> </w:t>
        </w:r>
      </w:ins>
      <w:ins w:id="4584" w:author="PR Preview" w:date="2026-01-01T00:00:00Z">
        <w:r>
          <w:t xml:space="preserve">The union of the two coordinate axes in</w:t>
        </w:r>
      </w:ins>
      <w:ins w:id="4585" w:author="PR Preview" w:date="2026-01-01T00:00:00Z">
        <w:r>
          <w:t xml:space="preserve"> </w:t>
        </w:r>
      </w:ins>
      <m:oMath>
        <m:sSup>
          <m:e>
            <m:r>
              <m:rPr>
                <m:scr m:val="double-struck"/>
                <m:sty m:val="p"/>
              </m:rPr>
              <m:t>R</m:t>
            </m:r>
          </m:e>
          <m:sup>
            <m:r>
              <m:t>2</m:t>
            </m:r>
          </m:sup>
        </m:sSup>
      </m:oMath>
      <w:ins w:id="4586" w:author="PR Preview" w:date="2026-01-01T00:00:00Z">
        <w:r>
          <w:t xml:space="preserve">,</w:t>
        </w:r>
      </w:ins>
      <w:ins w:id="4587" w:author="PR Preview" w:date="2026-01-01T00:00:00Z">
        <w:r>
          <w:t xml:space="preserve"> </w:t>
        </w:r>
      </w:ins>
      <m:oMath>
        <m:r>
          <m:t>​</m:t>
        </m:r>
        <m:d>
          <m:dPr>
            <m:begChr m:val="{"/>
            <m:sepChr m:val=""/>
            <m:endChr m:val="}"/>
            <m:grow/>
          </m:dPr>
          <m:e>
            <m:r>
              <m:rPr>
                <m:sty m:val="p"/>
              </m:rPr>
              <m:t>(</m:t>
            </m:r>
            <m:r>
              <m:t>x</m:t>
            </m:r>
            <m:r>
              <m:rPr>
                <m:sty m:val="p"/>
              </m:rPr>
              <m:t>,</m:t>
            </m:r>
            <m:r>
              <m:t>0</m:t>
            </m:r>
            <m:r>
              <m:rPr>
                <m:sty m:val="p"/>
              </m:rPr>
              <m:t>)</m:t>
            </m:r>
            <m:r>
              <m:rPr>
                <m:sty m:val="p"/>
              </m:rPr>
              <m:t>:</m:t>
            </m:r>
            <m:r>
              <m:t>x</m:t>
            </m:r>
            <m:r>
              <m:rPr>
                <m:sty m:val="p"/>
              </m:rPr>
              <m:t>∈</m:t>
            </m:r>
            <m:r>
              <m:rPr>
                <m:scr m:val="double-struck"/>
                <m:sty m:val="p"/>
              </m:rPr>
              <m:t>R</m:t>
            </m:r>
          </m:e>
        </m:d>
        <m:r>
          <m:t>​</m:t>
        </m:r>
        <m:r>
          <m:rPr>
            <m:sty m:val="p"/>
          </m:rPr>
          <m:t>∪</m:t>
        </m:r>
        <m:r>
          <m:t>​</m:t>
        </m:r>
        <m:d>
          <m:dPr>
            <m:begChr m:val="{"/>
            <m:sepChr m:val=""/>
            <m:endChr m:val="}"/>
            <m:grow/>
          </m:dPr>
          <m:e>
            <m:r>
              <m:rPr>
                <m:sty m:val="p"/>
              </m:rPr>
              <m:t>(</m:t>
            </m:r>
            <m:r>
              <m:t>0</m:t>
            </m:r>
            <m:r>
              <m:rPr>
                <m:sty m:val="p"/>
              </m:rPr>
              <m:t>,</m:t>
            </m:r>
            <m:r>
              <m:t>y</m:t>
            </m:r>
            <m:r>
              <m:rPr>
                <m:sty m:val="p"/>
              </m:rPr>
              <m:t>)</m:t>
            </m:r>
            <m:r>
              <m:rPr>
                <m:sty m:val="p"/>
              </m:rPr>
              <m:t>:</m:t>
            </m:r>
            <m:r>
              <m:t>y</m:t>
            </m:r>
            <m:r>
              <m:rPr>
                <m:sty m:val="p"/>
              </m:rPr>
              <m:t>∈</m:t>
            </m:r>
            <m:r>
              <m:rPr>
                <m:scr m:val="double-struck"/>
                <m:sty m:val="p"/>
              </m:rPr>
              <m:t>R</m:t>
            </m:r>
          </m:e>
        </m:d>
        <m:r>
          <m:t>​</m:t>
        </m:r>
      </m:oMath>
      <w:ins w:id="4588" w:author="PR Preview" w:date="2026-01-01T00:00:00Z">
        <w:r>
          <w:t xml:space="preserve">,</w:t>
        </w:r>
      </w:ins>
      <w:ins w:id="4589" w:author="PR Preview" w:date="2026-01-01T00:00:00Z">
        <w:r>
          <w:t xml:space="preserve"> </w:t>
        </w:r>
      </w:ins>
      <w:ins w:id="4590" w:author="PR Preview" w:date="2026-01-01T00:00:00Z">
        <w:r>
          <w:t xml:space="preserve">contains</w:t>
        </w:r>
      </w:ins>
      <w:ins w:id="4591" w:author="PR Preview" w:date="2026-01-01T00:00:00Z">
        <w:r>
          <w:t xml:space="preserve"> </w:t>
        </w:r>
      </w:ins>
      <w:ins w:id="4592" w:author="PR Preview" w:date="2026-01-01T00:00:00Z">
        <w:r>
          <w:t xml:space="preserve">$\mathord{\smash[b]{\underset{\raise.3ex\hbox{$\scriptstyle\sim$}}{0}}\vphantom{0}}$</w:t>
        </w:r>
      </w:ins>
      <w:ins w:id="4593" w:author="PR Preview" w:date="2026-01-01T00:00:00Z">
        <w:r>
          <w:t xml:space="preserve">,</w:t>
        </w:r>
      </w:ins>
      <w:ins w:id="4594" w:author="PR Preview" w:date="2026-01-01T00:00:00Z">
        <w:r>
          <w:t xml:space="preserve"> </w:t>
        </w:r>
      </w:ins>
      <w:ins w:id="4595" w:author="PR Preview" w:date="2026-01-01T00:00:00Z">
        <w:r>
          <w:t xml:space="preserve">but</w:t>
        </w:r>
      </w:ins>
      <w:ins w:id="4596" w:author="PR Preview" w:date="2026-01-01T00:00:00Z">
        <w:r>
          <w:t xml:space="preserve"> </w:t>
        </w:r>
      </w:ins>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ins w:id="4597" w:author="PR Preview" w:date="2026-01-01T00:00:00Z">
        <w:r>
          <w:t xml:space="preserve"> </w:t>
        </w:r>
      </w:ins>
      <w:ins w:id="4598" w:author="PR Preview" w:date="2026-01-01T00:00:00Z">
        <w:r>
          <w:t xml:space="preserve">lies on neither axis,</w:t>
        </w:r>
      </w:ins>
      <w:ins w:id="4599" w:author="PR Preview" w:date="2026-01-01T00:00:00Z">
        <w:r>
          <w:t xml:space="preserve"> </w:t>
        </w:r>
      </w:ins>
      <w:ins w:id="4600" w:author="PR Preview" w:date="2026-01-01T00:00:00Z">
        <w:r>
          <w:t xml:space="preserve">so the union is not closed under addition and is not a subspace.</w:t>
        </w:r>
      </w:ins>
    </w:p>
    <w:bookmarkEnd w:id="203"/>
    <w:bookmarkStart w:id="204" w:name="def-span"/>
    <w:p>
      <w:pPr>
        <w:pStyle w:val="BodyText"/>
      </w:pPr>
      <w:ins w:id="4601" w:author="PR Preview" w:date="2026-01-01T00:00:00Z">
        <w:r>
          <w:rPr>
            <w:b/>
            <w:bCs/>
          </w:rPr>
          <w:t xml:space="preserve">Definition 47 (Span)</w:t>
        </w:r>
      </w:ins>
      <w:ins w:id="4602" w:author="PR Preview" w:date="2026-01-01T00:00:00Z">
        <w:r>
          <w:t xml:space="preserve"> </w:t>
        </w:r>
      </w:ins>
      <w:ins w:id="4603" w:author="PR Preview" w:date="2026-01-01T00:00:00Z">
        <w:r>
          <w:t xml:space="preserve">The</w:t>
        </w:r>
      </w:ins>
      <w:ins w:id="4604" w:author="PR Preview" w:date="2026-01-01T00:00:00Z">
        <w:r>
          <w:t xml:space="preserve"> </w:t>
        </w:r>
      </w:ins>
      <w:ins w:id="4605" w:author="PR Preview" w:date="2026-01-01T00:00:00Z">
        <w:r>
          <w:rPr>
            <w:b/>
            <w:bCs/>
          </w:rPr>
          <w:t xml:space="preserve">span</w:t>
        </w:r>
      </w:ins>
      <w:ins w:id="4606" w:author="PR Preview" w:date="2026-01-01T00:00:00Z">
        <w:r>
          <w:t xml:space="preserve"> </w:t>
        </w:r>
      </w:ins>
      <w:ins w:id="4607" w:author="PR Preview" w:date="2026-01-01T00:00:00Z">
        <w:r>
          <w:t xml:space="preserve">of vectors</w:t>
        </w:r>
      </w:ins>
      <w:ins w:id="4608" w:author="PR Preview" w:date="2026-01-01T00:00:00Z">
        <w:r>
          <w:t xml:space="preserve"> </w:t>
        </w:r>
      </w:ins>
      <w:ins w:id="4609" w:author="PR Preview" w:date="2026-01-01T00:00:00Z">
        <w:r>
          <w:t xml:space="preserve">$\mathord{\smash[b]{\underset{\raise.3ex\hbox{$\scriptstyle\sim$}}{v}}\vphantom{v}}_1, \ldots, \mathord{\smash[b]{\underset{\raise.3ex\hbox{$\scriptstyle\sim$}}{v}}\vphantom{v}}_k \in \mathbb{R}^p$</w:t>
        </w:r>
      </w:ins>
      <w:ins w:id="4610" w:author="PR Preview" w:date="2026-01-01T00:00:00Z">
        <w:r>
          <w:t xml:space="preserve"> </w:t>
        </w:r>
      </w:ins>
      <w:ins w:id="4611" w:author="PR Preview" w:date="2026-01-01T00:00:00Z">
        <w:r>
          <w:t xml:space="preserve">is the set of all their linear combinations:</w:t>
        </w:r>
      </w:ins>
    </w:p>
    <w:p>
      <w:pPr>
        <w:pStyle w:val="BodyText"/>
      </w:pPr>
      <w:ins w:id="4612" w:author="PR Preview" w:date="2026-01-01T00:00:00Z">
        <w:r>
          <w:t xml:space="preserve">$$
    \operatorname{span}\mathopen{}\left\{\mathord{\smash[b]{\underset{\raise.3ex\hbox{$\scriptstyle\sim$}}{v}}\vphantom{v}}_1, \ldots, \mathord{\smash[b]{\underset{\raise.3ex\hbox{$\scriptstyle\sim$}}{v}}\vphantom{v}}_k\right\}\mathclose{}
    \stackrel{\text{def}}{=}
    \mathopen{}\left\{c_1 \mathord{\smash[b]{\underset{\raise.3ex\hbox{$\scriptstyle\sim$}}{v}}\vphantom{v}}_1 + \cdots + c_k \mathord{\smash[b]{\underset{\raise.3ex\hbox{$\scriptstyle\sim$}}{v}}\vphantom{v}}_k : c_1, \ldots, c_k \in \mathbb{R}\right\}\mathclose{}.
    $$</w:t>
        </w:r>
      </w:ins>
    </w:p>
    <w:p>
      <w:pPr>
        <w:pStyle w:val="FirstParagraph"/>
      </w:pPr>
      <w:ins w:id="4613" w:author="PR Preview" w:date="2026-01-01T00:00:00Z">
        <w:r>
          <w:t xml:space="preserve">The vectors</w:t>
        </w:r>
      </w:ins>
      <w:ins w:id="4614" w:author="PR Preview" w:date="2026-01-01T00:00:00Z">
        <w:r>
          <w:t xml:space="preserve"> </w:t>
        </w:r>
      </w:ins>
      <w:ins w:id="4615" w:author="PR Preview" w:date="2026-01-01T00:00:00Z">
        <w:r>
          <w:t xml:space="preserve">$\mathord{\smash[b]{\underset{\raise.3ex\hbox{$\scriptstyle\sim$}}{v}}\vphantom{v}}_1, \ldots, \mathord{\smash[b]{\underset{\raise.3ex\hbox{$\scriptstyle\sim$}}{v}}\vphantom{v}}_k$</w:t>
        </w:r>
      </w:ins>
      <w:ins w:id="4616" w:author="PR Preview" w:date="2026-01-01T00:00:00Z">
        <w:r>
          <w:t xml:space="preserve"> </w:t>
        </w:r>
      </w:ins>
      <w:ins w:id="4617" w:author="PR Preview" w:date="2026-01-01T00:00:00Z">
        <w:r>
          <w:rPr>
            <w:b/>
            <w:bCs/>
          </w:rPr>
          <w:t xml:space="preserve">span</w:t>
        </w:r>
      </w:ins>
      <w:ins w:id="4618" w:author="PR Preview" w:date="2026-01-01T00:00:00Z">
        <w:r>
          <w:t xml:space="preserve"> </w:t>
        </w:r>
      </w:ins>
      <w:ins w:id="4619" w:author="PR Preview" w:date="2026-01-01T00:00:00Z">
        <w:r>
          <w:t xml:space="preserve">a set</w:t>
        </w:r>
      </w:ins>
      <w:ins w:id="4620" w:author="PR Preview" w:date="2026-01-01T00:00:00Z">
        <w:r>
          <w:t xml:space="preserve"> </w:t>
        </w:r>
      </w:ins>
      <m:oMath>
        <m:r>
          <m:rPr>
            <m:scr m:val="script"/>
            <m:sty m:val="p"/>
          </m:rPr>
          <m:t>S</m:t>
        </m:r>
      </m:oMath>
      <w:ins w:id="4621" w:author="PR Preview" w:date="2026-01-01T00:00:00Z">
        <w:r>
          <w:t xml:space="preserve"> </w:t>
        </w:r>
      </w:ins>
      <w:ins w:id="4622" w:author="PR Preview" w:date="2026-01-01T00:00:00Z">
        <w:r>
          <w:t xml:space="preserve">if their span equals</w:t>
        </w:r>
      </w:ins>
      <w:ins w:id="4623" w:author="PR Preview" w:date="2026-01-01T00:00:00Z">
        <w:r>
          <w:t xml:space="preserve"> </w:t>
        </w:r>
      </w:ins>
      <m:oMath>
        <m:r>
          <m:rPr>
            <m:scr m:val="script"/>
            <m:sty m:val="p"/>
          </m:rPr>
          <m:t>S</m:t>
        </m:r>
      </m:oMath>
      <w:ins w:id="4624" w:author="PR Preview" w:date="2026-01-01T00:00:00Z">
        <w:r>
          <w:t xml:space="preserve">.</w:t>
        </w:r>
      </w:ins>
    </w:p>
    <w:p>
      <w:pPr>
        <w:pStyle w:val="BodyText"/>
      </w:pPr>
      <w:ins w:id="4625" w:author="PR Preview" w:date="2026-01-01T00:00:00Z">
        <w:r>
          <w:t xml:space="preserve">By convention, the span of the empty list (</w:t>
        </w:r>
      </w:ins>
      <m:oMath>
        <m:r>
          <m:t>k</m:t>
        </m:r>
        <m:r>
          <m:rPr>
            <m:sty m:val="p"/>
          </m:rPr>
          <m:t>=</m:t>
        </m:r>
        <m:r>
          <m:t>0</m:t>
        </m:r>
      </m:oMath>
      <w:ins w:id="4626" w:author="PR Preview" w:date="2026-01-01T00:00:00Z">
        <w:r>
          <w:t xml:space="preserve">) is</w:t>
        </w:r>
      </w:ins>
      <w:ins w:id="4627" w:author="PR Preview" w:date="2026-01-01T00:00:00Z">
        <w:r>
          <w:t xml:space="preserve"> </w:t>
        </w:r>
      </w:ins>
      <w:ins w:id="4628" w:author="PR Preview" w:date="2026-01-01T00:00:00Z">
        <w:r>
          <w:t xml:space="preserve">$\mathopen{}\left\{\mathord{\smash[b]{\underset{\raise.3ex\hbox{$\scriptstyle\sim$}}{0}}\vphantom{0}}\right\}\mathclose{}$</w:t>
        </w:r>
      </w:ins>
      <w:ins w:id="4629" w:author="PR Preview" w:date="2026-01-01T00:00:00Z">
        <w:r>
          <w:t xml:space="preserve">,</w:t>
        </w:r>
      </w:ins>
      <w:ins w:id="4630" w:author="PR Preview" w:date="2026-01-01T00:00:00Z">
        <w:r>
          <w:t xml:space="preserve"> </w:t>
        </w:r>
      </w:ins>
      <w:ins w:id="4631" w:author="PR Preview" w:date="2026-01-01T00:00:00Z">
        <w:r>
          <w:t xml:space="preserve">and the empty list counts as linearly independent (</w:t>
        </w:r>
      </w:ins>
      <w:hyperlink w:anchor="def-linearly-independent">
        <w:ins w:id="4632" w:author="PR Preview" w:date="2026-01-01T00:00:00Z">
          <w:r>
            <w:rPr>
              <w:rStyle w:val="Hyperlink"/>
            </w:rPr>
            <w:t xml:space="preserve">Definition 43</w:t>
          </w:r>
        </w:ins>
      </w:hyperlink>
      <w:ins w:id="4633" w:author="PR Preview" w:date="2026-01-01T00:00:00Z">
        <w:r>
          <w:t xml:space="preserve">),</w:t>
        </w:r>
      </w:ins>
      <w:ins w:id="4634" w:author="PR Preview" w:date="2026-01-01T00:00:00Z">
        <w:r>
          <w:t xml:space="preserve"> </w:t>
        </w:r>
      </w:ins>
      <w:ins w:id="4635" w:author="PR Preview" w:date="2026-01-01T00:00:00Z">
        <w:r>
          <w:t xml:space="preserve">since it has no coefficients that could fail to be zero.</w:t>
        </w:r>
      </w:ins>
    </w:p>
    <w:bookmarkEnd w:id="204"/>
    <w:bookmarkStart w:id="205" w:name="exm-span"/>
    <w:p>
      <w:pPr>
        <w:pStyle w:val="BodyText"/>
      </w:pPr>
      <w:r>
        <w:rPr>
          <w:b/>
          <w:bCs/>
        </w:rPr>
        <w:t xml:space="preserve">Example 40 (Two spans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the set of vectors</w:t>
      </w:r>
      <w:r>
        <w:t xml:space="preserve"> </w:t>
      </w:r>
      <m:oMath>
        <m:r>
          <m:rPr>
            <m:sty m:val="p"/>
          </m:rPr>
          <m:t>(</m:t>
        </m:r>
        <m:sSub>
          <m:e>
            <m:r>
              <m:t>c</m:t>
            </m:r>
          </m:e>
          <m:sub>
            <m:r>
              <m:t>1</m:t>
            </m:r>
          </m:sub>
        </m:sSub>
        <m:r>
          <m:rPr>
            <m:sty m:val="p"/>
          </m:rPr>
          <m:t>,</m:t>
        </m:r>
        <m:sSub>
          <m:e>
            <m:r>
              <m:t>c</m:t>
            </m:r>
          </m:e>
          <m:sub>
            <m:r>
              <m:t>2</m:t>
            </m:r>
          </m:sub>
        </m:sSub>
        <m:r>
          <m:rPr>
            <m:sty m:val="p"/>
          </m:rPr>
          <m:t>,</m:t>
        </m:r>
        <m:r>
          <m:t>0</m:t>
        </m:r>
        <m:r>
          <m:rPr>
            <m:sty m:val="p"/>
          </m:rPr>
          <m:t>)</m:t>
        </m:r>
      </m:oMath>
      <w:r>
        <w:t xml:space="preserve">,</w:t>
      </w:r>
      <w:r>
        <w:t xml:space="preserve"> </w:t>
      </w:r>
      <w:r>
        <w:t xml:space="preserve">the plane</w:t>
      </w:r>
      <w:r>
        <w:t xml:space="preserve"> </w:t>
      </w:r>
      <m:oMath>
        <m:r>
          <m:t>z</m:t>
        </m:r>
        <m:r>
          <m:rPr>
            <m:sty m:val="p"/>
          </m:rPr>
          <m:t>=</m:t>
        </m:r>
        <m:r>
          <m:t>0</m:t>
        </m:r>
      </m:oMath>
      <w:r>
        <w:t xml:space="preserve"> </w:t>
      </w:r>
      <w:r>
        <w:t xml:space="preserve">in</w:t>
      </w:r>
      <w:r>
        <w:t xml:space="preserve"> </w:t>
      </w:r>
      <m:oMath>
        <m:sSup>
          <m:e>
            <m:r>
              <m:rPr>
                <m:scr m:val="double-struck"/>
                <m:sty m:val="p"/>
              </m:rPr>
              <m:t>R</m:t>
            </m:r>
          </m:e>
          <m:sup>
            <m:r>
              <m:t>3</m:t>
            </m:r>
          </m:sup>
        </m:sSup>
      </m:oMath>
      <w:r>
        <w:t xml:space="preserve">.</w:t>
      </w:r>
    </w:p>
    <w:p>
      <w:pPr>
        <w:pStyle w:val="Compact"/>
        <w:numPr>
          <w:ilvl w:val="0"/>
          <w:numId w:val="1020"/>
        </w:numPr>
      </w:pPr>
      <m:oMath>
        <m:r>
          <m:rPr>
            <m:sty m:val="p"/>
          </m:rPr>
          <m:t>span</m:t>
        </m:r>
        <m:r>
          <m:t>​</m:t>
        </m:r>
        <m:d>
          <m:dPr>
            <m:begChr m:val="{"/>
            <m:sepChr m:val=""/>
            <m:endChr m:val="}"/>
            <m:grow/>
          </m:dPr>
          <m:e>
            <m:r>
              <m:rPr>
                <m:sty m:val="p"/>
              </m:rPr>
              <m:t>(</m:t>
            </m:r>
            <m:r>
              <m:t>1</m:t>
            </m:r>
            <m:r>
              <m:rPr>
                <m:sty m:val="p"/>
              </m:rPr>
              <m:t>,</m:t>
            </m:r>
            <m:r>
              <m:t>2</m:t>
            </m:r>
            <m:r>
              <m:rPr>
                <m:sty m:val="p"/>
              </m:rPr>
              <m:t>,</m:t>
            </m:r>
            <m:r>
              <m:t>3</m:t>
            </m:r>
            <m:r>
              <m:rPr>
                <m:sty m:val="p"/>
              </m:rPr>
              <m:t>)</m:t>
            </m:r>
            <m:r>
              <m:rPr>
                <m:sty m:val="p"/>
              </m:rPr>
              <m:t>,</m:t>
            </m:r>
            <m:r>
              <m:rPr>
                <m:sty m:val="p"/>
              </m:rPr>
              <m:t>(</m:t>
            </m:r>
            <m:r>
              <m:t>2</m:t>
            </m:r>
            <m:r>
              <m:rPr>
                <m:sty m:val="p"/>
              </m:rPr>
              <m:t>,</m:t>
            </m:r>
            <m:r>
              <m:t>4</m:t>
            </m:r>
            <m:r>
              <m:rPr>
                <m:sty m:val="p"/>
              </m:rPr>
              <m:t>,</m:t>
            </m:r>
            <m:r>
              <m:t>6</m:t>
            </m:r>
            <m:r>
              <m:rPr>
                <m:sty m:val="p"/>
              </m:rPr>
              <m:t>)</m:t>
            </m:r>
          </m:e>
        </m:d>
        <m:r>
          <m:t>​</m:t>
        </m:r>
      </m:oMath>
      <w:r>
        <w:t xml:space="preserve"> </w:t>
      </w:r>
      <w:r>
        <w:t xml:space="preserve">is only the line</w:t>
      </w:r>
      <w:r>
        <w:t xml:space="preserve"> </w:t>
      </w:r>
      <m:oMath>
        <m:r>
          <m:t>​</m:t>
        </m:r>
        <m:d>
          <m:dPr>
            <m:begChr m:val="{"/>
            <m:sepChr m:val=""/>
            <m:endChr m:val="}"/>
            <m:grow/>
          </m:dPr>
          <m:e>
            <m:r>
              <m:t>c</m:t>
            </m:r>
            <m:r>
              <m:t> </m:t>
            </m:r>
            <m:r>
              <m:rPr>
                <m:sty m:val="p"/>
              </m:rPr>
              <m:t>(</m:t>
            </m:r>
            <m:r>
              <m:t>1</m:t>
            </m:r>
            <m:r>
              <m:rPr>
                <m:sty m:val="p"/>
              </m:rPr>
              <m:t>,</m:t>
            </m:r>
            <m:r>
              <m:t>2</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because</w:t>
      </w:r>
      <w:r>
        <w:t xml:space="preserve"> </w:t>
      </w:r>
      <m:oMath>
        <m:r>
          <m:rPr>
            <m:sty m:val="p"/>
          </m:rPr>
          <m:t>(</m:t>
        </m:r>
        <m:r>
          <m:t>2</m:t>
        </m:r>
        <m:r>
          <m:rPr>
            <m:sty m:val="p"/>
          </m:rPr>
          <m:t>,</m:t>
        </m:r>
        <m:r>
          <m:t>4</m:t>
        </m:r>
        <m:r>
          <m:rPr>
            <m:sty m:val="p"/>
          </m:rPr>
          <m:t>,</m:t>
        </m:r>
        <m:r>
          <m:t>6</m:t>
        </m:r>
        <m:r>
          <m:rPr>
            <m:sty m:val="p"/>
          </m:rPr>
          <m:t>)</m:t>
        </m:r>
        <m:r>
          <m:rPr>
            <m:sty m:val="p"/>
          </m:rPr>
          <m:t>=</m:t>
        </m:r>
        <m:r>
          <m:t>2</m:t>
        </m:r>
        <m:r>
          <m:t> </m:t>
        </m:r>
        <m:r>
          <m:rPr>
            <m:sty m:val="p"/>
          </m:rPr>
          <m:t>(</m:t>
        </m:r>
        <m:r>
          <m:t>1</m:t>
        </m:r>
        <m:r>
          <m:rPr>
            <m:sty m:val="p"/>
          </m:rPr>
          <m:t>,</m:t>
        </m:r>
        <m:r>
          <m:t>2</m:t>
        </m:r>
        <m:r>
          <m:rPr>
            <m:sty m:val="p"/>
          </m:rPr>
          <m:t>,</m:t>
        </m:r>
        <m:r>
          <m:t>3</m:t>
        </m:r>
        <m:r>
          <m:rPr>
            <m:sty m:val="p"/>
          </m:rPr>
          <m:t>)</m:t>
        </m:r>
      </m:oMath>
      <w:r>
        <w:t xml:space="preserve">,</w:t>
      </w:r>
      <w:r>
        <w:t xml:space="preserve"> </w:t>
      </w:r>
      <w:r>
        <w:t xml:space="preserve">so</w:t>
      </w:r>
      <w:r>
        <w:t xml:space="preserve"> </w:t>
      </w:r>
      <m:oMath>
        <m:sSub>
          <m:e>
            <m:r>
              <m:t>c</m:t>
            </m:r>
          </m:e>
          <m:sub>
            <m:r>
              <m:t>1</m:t>
            </m:r>
          </m:sub>
        </m:sSub>
        <m:r>
          <m:rPr>
            <m:sty m:val="p"/>
          </m:rPr>
          <m:t>(</m:t>
        </m:r>
        <m:r>
          <m:t>1</m:t>
        </m:r>
        <m:r>
          <m:rPr>
            <m:sty m:val="p"/>
          </m:rPr>
          <m:t>,</m:t>
        </m:r>
        <m:r>
          <m:t>2</m:t>
        </m:r>
        <m:r>
          <m:rPr>
            <m:sty m:val="p"/>
          </m:rPr>
          <m:t>,</m:t>
        </m:r>
        <m:r>
          <m:t>3</m:t>
        </m:r>
        <m:r>
          <m:rPr>
            <m:sty m:val="p"/>
          </m:rPr>
          <m:t>)</m:t>
        </m:r>
        <m:r>
          <m:rPr>
            <m:sty m:val="p"/>
          </m:rPr>
          <m:t>+</m:t>
        </m:r>
        <m:sSub>
          <m:e>
            <m:r>
              <m:t>c</m:t>
            </m:r>
          </m:e>
          <m:sub>
            <m:r>
              <m:t>2</m:t>
            </m:r>
          </m:sub>
        </m:sSub>
        <m:r>
          <m:rPr>
            <m:sty m:val="p"/>
          </m:rPr>
          <m:t>(</m:t>
        </m:r>
        <m:r>
          <m:t>2</m:t>
        </m:r>
        <m:r>
          <m:rPr>
            <m:sty m:val="p"/>
          </m:rPr>
          <m:t>,</m:t>
        </m:r>
        <m:r>
          <m:t>4</m:t>
        </m:r>
        <m:r>
          <m:rPr>
            <m:sty m:val="p"/>
          </m:rPr>
          <m:t>,</m:t>
        </m:r>
        <m:r>
          <m:t>6</m:t>
        </m:r>
        <m:r>
          <m:rPr>
            <m:sty m:val="p"/>
          </m:rPr>
          <m:t>)</m:t>
        </m:r>
        <m:r>
          <m:rPr>
            <m:sty m:val="p"/>
          </m:rPr>
          <m:t>=</m:t>
        </m:r>
        <m:r>
          <m:rPr>
            <m:sty m:val="p"/>
          </m:rPr>
          <m:t>(</m:t>
        </m:r>
        <m:sSub>
          <m:e>
            <m:r>
              <m:t>c</m:t>
            </m:r>
          </m:e>
          <m:sub>
            <m:r>
              <m:t>1</m:t>
            </m:r>
          </m:sub>
        </m:sSub>
        <m:r>
          <m:rPr>
            <m:sty m:val="p"/>
          </m:rPr>
          <m:t>+</m:t>
        </m:r>
        <m:r>
          <m:t>2</m:t>
        </m:r>
        <m:sSub>
          <m:e>
            <m:r>
              <m:t>c</m:t>
            </m:r>
          </m:e>
          <m:sub>
            <m:r>
              <m:t>2</m:t>
            </m:r>
          </m:sub>
        </m:sSub>
        <m:r>
          <m:rPr>
            <m:sty m:val="p"/>
          </m:rPr>
          <m:t>)</m:t>
        </m:r>
        <m:r>
          <m:t> </m:t>
        </m:r>
        <m:r>
          <m:rPr>
            <m:sty m:val="p"/>
          </m:rPr>
          <m:t>(</m:t>
        </m:r>
        <m:r>
          <m:t>1</m:t>
        </m:r>
        <m:r>
          <m:rPr>
            <m:sty m:val="p"/>
          </m:rPr>
          <m:t>,</m:t>
        </m:r>
        <m:r>
          <m:t>2</m:t>
        </m:r>
        <m:r>
          <m:rPr>
            <m:sty m:val="p"/>
          </m:rPr>
          <m:t>,</m:t>
        </m:r>
        <m:r>
          <m:t>3</m:t>
        </m:r>
        <m:r>
          <m:rPr>
            <m:sty m:val="p"/>
          </m:rPr>
          <m:t>)</m:t>
        </m:r>
      </m:oMath>
      <w:r>
        <w:t xml:space="preserve">.</w:t>
      </w:r>
      <w:r>
        <w:t xml:space="preserve"> </w:t>
      </w:r>
      <w:r>
        <w:t xml:space="preserve">Adding a vector to a list does not always enlarge its span.</w:t>
      </w:r>
    </w:p>
    <w:bookmarkEnd w:id="205"/>
    <w:bookmarkStart w:id="206" w:name="thm-span-subspace"/>
    <w:p>
      <w:pPr>
        <w:pStyle w:val="FirstParagraph"/>
      </w:pPr>
      <w:del w:id="4636" w:author="PR Preview" w:date="2026-01-01T00:00:00Z">
        <w:r>
          <w:rPr>
            <w:b/>
            <w:bCs/>
          </w:rPr>
          <w:delText xml:space="preserve">Theorem 22 (A span is a subspace)</w:delText>
        </w:r>
      </w:del>
      <w:del w:id="4637" w:author="PR Preview" w:date="2026-01-01T00:00:00Z">
        <w:r>
          <w:delText xml:space="preserve"> </w:delText>
        </w:r>
      </w:del>
      <w:del w:id="4638" w:author="PR Preview" w:date="2026-01-01T00:00:00Z">
        <w:r>
          <w:delText xml:space="preserve">For any vectors</w:delText>
        </w:r>
      </w:del>
      <w:del w:id="463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640" w:author="PR Preview" w:date="2026-01-01T00:00:00Z">
        <w:r>
          <w:delText xml:space="preserve">,</w:delText>
        </w:r>
      </w:del>
      <w:del w:id="4641"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4642" w:author="PR Preview" w:date="2026-01-01T00:00:00Z">
        <w:r>
          <w:delText xml:space="preserve"> </w:delText>
        </w:r>
      </w:del>
      <w:del w:id="4643" w:author="PR Preview" w:date="2026-01-01T00:00:00Z">
        <w:r>
          <w:delText xml:space="preserve">(</w:delText>
        </w:r>
      </w:del>
      <w:hyperlink w:anchor="def-span">
        <w:del w:id="4644" w:author="PR Preview" w:date="2026-01-01T00:00:00Z">
          <w:r>
            <w:rPr>
              <w:rStyle w:val="Hyperlink"/>
            </w:rPr>
            <w:delText xml:space="preserve">Definition 47</w:delText>
          </w:r>
        </w:del>
      </w:hyperlink>
      <w:del w:id="4645" w:author="PR Preview" w:date="2026-01-01T00:00:00Z">
        <w:r>
          <w:delText xml:space="preserve">)</w:delText>
        </w:r>
      </w:del>
      <w:del w:id="4646" w:author="PR Preview" w:date="2026-01-01T00:00:00Z">
        <w:r>
          <w:delText xml:space="preserve"> </w:delText>
        </w:r>
      </w:del>
      <w:del w:id="4647" w:author="PR Preview" w:date="2026-01-01T00:00:00Z">
        <w:r>
          <w:delText xml:space="preserve">is a subspace of</w:delText>
        </w:r>
      </w:del>
      <w:del w:id="4648" w:author="PR Preview" w:date="2026-01-01T00:00:00Z">
        <w:r>
          <w:delText xml:space="preserve"> </w:delText>
        </w:r>
      </w:del>
      <m:oMath>
        <m:sSup>
          <m:e>
            <m:r>
              <m:rPr>
                <m:scr m:val="double-struck"/>
                <m:sty m:val="p"/>
              </m:rPr>
              <m:t>R</m:t>
            </m:r>
          </m:e>
          <m:sup>
            <m:r>
              <m:t>p</m:t>
            </m:r>
          </m:sup>
        </m:sSup>
      </m:oMath>
      <w:del w:id="4649" w:author="PR Preview" w:date="2026-01-01T00:00:00Z">
        <w:r>
          <w:delText xml:space="preserve"> </w:delText>
        </w:r>
      </w:del>
      <w:del w:id="4650" w:author="PR Preview" w:date="2026-01-01T00:00:00Z">
        <w:r>
          <w:delText xml:space="preserve">(</w:delText>
        </w:r>
      </w:del>
      <w:hyperlink w:anchor="def-subspace">
        <w:del w:id="4651" w:author="PR Preview" w:date="2026-01-01T00:00:00Z">
          <w:r>
            <w:rPr>
              <w:rStyle w:val="Hyperlink"/>
            </w:rPr>
            <w:delText xml:space="preserve">Definition 46</w:delText>
          </w:r>
        </w:del>
      </w:hyperlink>
      <w:del w:id="4652" w:author="PR Preview" w:date="2026-01-01T00:00:00Z">
        <w:r>
          <w:delText xml:space="preserve">).</w:delText>
        </w:r>
      </w:del>
    </w:p>
    <w:p>
      <w:pPr>
        <w:pStyle w:val="BodyText"/>
      </w:pPr>
      <w:del w:id="4653" w:author="PR Preview" w:date="2026-01-01T00:00:00Z">
        <w:r>
          <w:rPr>
            <w:i/>
            <w:iCs/>
          </w:rPr>
          <w:delText xml:space="preserve">Proof</w:delText>
        </w:r>
      </w:del>
      <w:del w:id="4654" w:author="PR Preview" w:date="2026-01-01T00:00:00Z">
        <w:r>
          <w:delText xml:space="preserve">. </w:delText>
        </w:r>
      </w:del>
      <w:del w:id="4655" w:author="PR Preview" w:date="2026-01-01T00:00:00Z">
        <w:r>
          <w:delText xml:space="preserve">The span is not empty:</w:delText>
        </w:r>
      </w:del>
      <w:del w:id="4656" w:author="PR Preview" w:date="2026-01-01T00:00:00Z">
        <w:r>
          <w:delText xml:space="preserve"> </w:delText>
        </w:r>
      </w:del>
      <w:del w:id="4657" w:author="PR Preview" w:date="2026-01-01T00:00:00Z">
        <w:r>
          <w:delText xml:space="preserve">it contains</w:delText>
        </w:r>
      </w:del>
      <w:del w:id="4658" w:author="PR Preview" w:date="2026-01-01T00:00:00Z">
        <w:r>
          <w:delText xml:space="preserve"> </w:delText>
        </w:r>
      </w:del>
      <m:oMath>
        <m:r>
          <m:t>0</m:t>
        </m:r>
        <m:r>
          <m:rPr>
            <m:sty m:val="p"/>
          </m:rPr>
          <m:t>⋅</m:t>
        </m:r>
        <m:sSub>
          <m:e>
            <m:limLow>
              <m:e>
                <m:r>
                  <m:t>v</m:t>
                </m:r>
              </m:e>
              <m:lim>
                <m:r>
                  <m:rPr>
                    <m:sty m:val="p"/>
                  </m:rPr>
                  <m:t>∼</m:t>
                </m:r>
              </m:lim>
            </m:limLow>
          </m:e>
          <m:sub>
            <m:r>
              <m:t>1</m:t>
            </m:r>
          </m:sub>
        </m:sSub>
        <m:r>
          <m:rPr>
            <m:sty m:val="p"/>
          </m:rPr>
          <m:t>+</m:t>
        </m:r>
        <m:r>
          <m:rPr>
            <m:sty m:val="p"/>
          </m:rPr>
          <m:t>⋯</m:t>
        </m:r>
        <m:r>
          <m:rPr>
            <m:sty m:val="p"/>
          </m:rPr>
          <m:t>+</m:t>
        </m:r>
        <m:r>
          <m:t>0</m:t>
        </m:r>
        <m:r>
          <m:rPr>
            <m:sty m:val="p"/>
          </m:rPr>
          <m:t>⋅</m:t>
        </m:r>
        <m:sSub>
          <m:e>
            <m:limLow>
              <m:e>
                <m:r>
                  <m:t>v</m:t>
                </m:r>
              </m:e>
              <m:lim>
                <m:r>
                  <m:rPr>
                    <m:sty m:val="p"/>
                  </m:rPr>
                  <m:t>∼</m:t>
                </m:r>
              </m:lim>
            </m:limLow>
          </m:e>
          <m:sub>
            <m:r>
              <m:t>k</m:t>
            </m:r>
          </m:sub>
        </m:sSub>
        <m:r>
          <m:rPr>
            <m:sty m:val="p"/>
          </m:rPr>
          <m:t>=</m:t>
        </m:r>
        <m:limLow>
          <m:e>
            <m:r>
              <m:t>0</m:t>
            </m:r>
          </m:e>
          <m:lim>
            <m:r>
              <m:rPr>
                <m:sty m:val="p"/>
              </m:rPr>
              <m:t>∼</m:t>
            </m:r>
          </m:lim>
        </m:limLow>
      </m:oMath>
      <w:del w:id="4659" w:author="PR Preview" w:date="2026-01-01T00:00:00Z">
        <w:r>
          <w:delText xml:space="preserve">.</w:delText>
        </w:r>
      </w:del>
    </w:p>
    <w:p>
      <w:pPr>
        <w:pStyle w:val="BodyText"/>
      </w:pPr>
      <w:del w:id="4660" w:author="PR Preview" w:date="2026-01-01T00:00:00Z">
        <w:r>
          <w:rPr>
            <w:b/>
            <w:bCs/>
          </w:rPr>
          <w:delText xml:space="preserve">Addition.</w:delText>
        </w:r>
      </w:del>
      <w:del w:id="4661" w:author="PR Preview" w:date="2026-01-01T00:00:00Z">
        <w:r>
          <w:delText xml:space="preserve"> </w:delText>
        </w:r>
      </w:del>
      <w:del w:id="4662" w:author="PR Preview" w:date="2026-01-01T00:00:00Z">
        <w:r>
          <w:delText xml:space="preserve">Take two vectors in the span,</w:delText>
        </w:r>
      </w:del>
      <w:del w:id="4663" w:author="PR Preview" w:date="2026-01-01T00:00:00Z">
        <w:r>
          <w:delText xml:space="preserve"> </w:delText>
        </w:r>
      </w:del>
      <m:oMath>
        <m:limLow>
          <m:e>
            <m:r>
              <m:t>u</m:t>
            </m:r>
          </m:e>
          <m:lim>
            <m:r>
              <m:rPr>
                <m:sty m:val="p"/>
              </m:rPr>
              <m:t>∼</m:t>
            </m:r>
          </m:lim>
        </m:limLow>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oMath>
      <w:del w:id="4664" w:author="PR Preview" w:date="2026-01-01T00:00:00Z">
        <w:r>
          <w:delText xml:space="preserve"> </w:delText>
        </w:r>
      </w:del>
      <w:del w:id="4665" w:author="PR Preview" w:date="2026-01-01T00:00:00Z">
        <w:r>
          <w:delText xml:space="preserve">and</w:delText>
        </w:r>
      </w:del>
      <w:del w:id="4666" w:author="PR Preview" w:date="2026-01-01T00:00:00Z">
        <w:r>
          <w:delText xml:space="preserve"> </w:delText>
        </w:r>
      </w:del>
      <m:oMath>
        <m:limLow>
          <m:e>
            <m:r>
              <m:t>w</m:t>
            </m:r>
          </m:e>
          <m:lim>
            <m:r>
              <m:rPr>
                <m:sty m:val="p"/>
              </m:rPr>
              <m:t>∼</m:t>
            </m:r>
          </m:lim>
        </m:limLow>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oMath>
      <w:del w:id="4667" w:author="PR Preview" w:date="2026-01-01T00:00:00Z">
        <w:r>
          <w:delText xml:space="preserve">.</w:delText>
        </w:r>
      </w:del>
      <w:del w:id="4668" w:author="PR Preview" w:date="2026-01-01T00:00:00Z">
        <w:r>
          <w:delText xml:space="preserve"> </w:delText>
        </w:r>
      </w:del>
      <w:del w:id="4669" w:author="PR Preview" w:date="2026-01-01T00:00:00Z">
        <w:r>
          <w:delText xml:space="preserve">Then</w:delText>
        </w:r>
      </w:del>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rPr>
                  <m:sty m:val="p"/>
                </m:rPr>
                <m:t>+</m:t>
              </m:r>
              <m:r>
                <m:rPr>
                  <m:sty m:val="p"/>
                </m:rPr>
                <m:t>(</m:t>
              </m:r>
              <m:sSub>
                <m:e>
                  <m:r>
                    <m:t>b</m:t>
                  </m:r>
                </m:e>
                <m:sub>
                  <m:r>
                    <m:t>1</m:t>
                  </m:r>
                </m:sub>
              </m:sSub>
              <m:sSub>
                <m:e>
                  <m:limLow>
                    <m:e>
                      <m:r>
                        <m:t>v</m:t>
                      </m:r>
                    </m:e>
                    <m:lim>
                      <m:r>
                        <m:rPr>
                          <m:sty m:val="p"/>
                        </m:rPr>
                        <m:t>∼</m:t>
                      </m:r>
                    </m:lim>
                  </m:limLow>
                </m:e>
                <m:sub>
                  <m:r>
                    <m:t>1</m:t>
                  </m:r>
                </m:sub>
              </m:sSub>
              <m:r>
                <m:rPr>
                  <m:sty m:val="p"/>
                </m:rPr>
                <m:t>+</m:t>
              </m:r>
              <m:r>
                <m:rPr>
                  <m:sty m:val="p"/>
                </m:rPr>
                <m:t>⋯</m:t>
              </m:r>
              <m:r>
                <m:rPr>
                  <m:sty m:val="p"/>
                </m:rPr>
                <m:t>+</m:t>
              </m:r>
              <m:sSub>
                <m:e>
                  <m:r>
                    <m:t>b</m:t>
                  </m:r>
                </m:e>
                <m:sub>
                  <m:r>
                    <m:t>k</m:t>
                  </m:r>
                </m:sub>
              </m:sSub>
              <m:sSub>
                <m:e>
                  <m:limLow>
                    <m:e>
                      <m:r>
                        <m:t>v</m:t>
                      </m:r>
                    </m:e>
                    <m:lim>
                      <m:r>
                        <m:rPr>
                          <m:sty m:val="p"/>
                        </m:rPr>
                        <m:t>∼</m:t>
                      </m:r>
                    </m:lim>
                  </m:limLow>
                </m:e>
                <m:sub>
                  <m:r>
                    <m:t>k</m:t>
                  </m:r>
                </m:sub>
              </m:sSub>
              <m:r>
                <m:rPr>
                  <m:sty m:val="p"/>
                </m:rPr>
                <m:t>)</m:t>
              </m:r>
              <m:r>
                <m:t>&amp;</m:t>
              </m:r>
              <m:r>
                <m:t>&amp;</m:t>
              </m:r>
              <m:r>
                <m:rPr>
                  <m:nor/>
                  <m:sty m:val="p"/>
                </m:rPr>
                <m:t>(substitute the two combinations)</m:t>
              </m:r>
            </m:e>
            <m:e>
              <m:r>
                <m:t>&amp;</m:t>
              </m:r>
              <m:r>
                <m:rPr>
                  <m:sty m:val="p"/>
                </m:rPr>
                <m:t>=</m:t>
              </m:r>
              <m:r>
                <m:rPr>
                  <m:sty m:val="p"/>
                </m:rPr>
                <m:t>(</m:t>
              </m:r>
              <m:sSub>
                <m:e>
                  <m:r>
                    <m:t>a</m:t>
                  </m:r>
                </m:e>
                <m:sub>
                  <m:r>
                    <m:t>1</m:t>
                  </m:r>
                </m:sub>
              </m:sSub>
              <m:r>
                <m:rPr>
                  <m:sty m:val="p"/>
                </m:rPr>
                <m:t>+</m:t>
              </m:r>
              <m:sSub>
                <m:e>
                  <m:r>
                    <m:t>b</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sSub>
                <m:e>
                  <m:r>
                    <m:t>a</m:t>
                  </m:r>
                </m:e>
                <m:sub>
                  <m:r>
                    <m:t>k</m:t>
                  </m:r>
                </m:sub>
              </m:sSub>
              <m:r>
                <m:rPr>
                  <m:sty m:val="p"/>
                </m:rPr>
                <m:t>+</m:t>
              </m:r>
              <m:sSub>
                <m:e>
                  <m:r>
                    <m:t>b</m:t>
                  </m:r>
                </m:e>
                <m:sub>
                  <m:r>
                    <m:t>k</m:t>
                  </m:r>
                </m:sub>
              </m:sSub>
              <m:r>
                <m:rPr>
                  <m:sty m:val="p"/>
                </m:rPr>
                <m:t>)</m:t>
              </m:r>
              <m:r>
                <m:t> </m:t>
              </m:r>
              <m:sSub>
                <m:e>
                  <m:limLow>
                    <m:e>
                      <m:r>
                        <m:t>v</m:t>
                      </m:r>
                    </m:e>
                    <m:lim>
                      <m:r>
                        <m:rPr>
                          <m:sty m:val="p"/>
                        </m:rPr>
                        <m:t>∼</m:t>
                      </m:r>
                    </m:lim>
                  </m:limLow>
                </m:e>
                <m:sub>
                  <m:r>
                    <m:t>k</m:t>
                  </m:r>
                </m:sub>
              </m:sSub>
              <m:r>
                <m:t>&amp;</m:t>
              </m:r>
              <m:r>
                <m:t>&amp;</m:t>
              </m:r>
              <m:r>
                <m:rPr>
                  <m:nor/>
                  <m:sty m:val="p"/>
                </m:rPr>
                <m:t>(regroup, and distribute each </m:t>
              </m:r>
              <m:sSub>
                <m:e>
                  <m:limLow>
                    <m:e>
                      <m:r>
                        <m:t>v</m:t>
                      </m:r>
                    </m:e>
                    <m:lim>
                      <m:r>
                        <m:rPr>
                          <m:sty m:val="p"/>
                        </m:rPr>
                        <m:t>∼</m:t>
                      </m:r>
                    </m:lim>
                  </m:limLow>
                </m:e>
                <m:sub>
                  <m:r>
                    <m:t>i</m:t>
                  </m:r>
                </m:sub>
              </m:sSub>
              <m:r>
                <m:rPr>
                  <m:nor/>
                  <m:sty m:val="p"/>
                </m:rPr>
                <m:t>)</m:t>
              </m:r>
            </m:e>
          </m:eqArr>
        </m:oMath>
      </m:oMathPara>
    </w:p>
    <w:p>
      <w:pPr>
        <w:pStyle w:val="FirstParagraph"/>
      </w:pPr>
      <w:del w:id="4670" w:author="PR Preview" w:date="2026-01-01T00:00:00Z">
        <w:r>
          <w:delText xml:space="preserve">which is a linear combination of</w:delText>
        </w:r>
      </w:del>
      <w:del w:id="4671"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4672" w:author="PR Preview" w:date="2026-01-01T00:00:00Z">
        <w:r>
          <w:delText xml:space="preserve">,</w:delText>
        </w:r>
      </w:del>
      <w:del w:id="4673" w:author="PR Preview" w:date="2026-01-01T00:00:00Z">
        <w:r>
          <w:delText xml:space="preserve"> </w:delText>
        </w:r>
      </w:del>
      <w:del w:id="4674" w:author="PR Preview" w:date="2026-01-01T00:00:00Z">
        <w:r>
          <w:delText xml:space="preserve">so it is in the span.</w:delText>
        </w:r>
      </w:del>
    </w:p>
    <w:p>
      <w:pPr>
        <w:pStyle w:val="FirstParagraph"/>
      </w:pPr>
      <w:ins w:id="4675" w:author="PR Preview" w:date="2026-01-01T00:00:00Z">
        <w:r>
          <w:rPr>
            <w:b/>
            <w:bCs/>
          </w:rPr>
          <w:t xml:space="preserve">Theorem 22 (A span is a subspace)</w:t>
        </w:r>
      </w:ins>
      <w:ins w:id="4676" w:author="PR Preview" w:date="2026-01-01T00:00:00Z">
        <w:r>
          <w:t xml:space="preserve"> </w:t>
        </w:r>
      </w:ins>
      <w:ins w:id="4677" w:author="PR Preview" w:date="2026-01-01T00:00:00Z">
        <w:r>
          <w:t xml:space="preserve">For any vectors</w:t>
        </w:r>
      </w:ins>
      <w:ins w:id="4678" w:author="PR Preview" w:date="2026-01-01T00:00:00Z">
        <w:r>
          <w:t xml:space="preserve"> </w:t>
        </w:r>
      </w:ins>
      <w:ins w:id="4679" w:author="PR Preview" w:date="2026-01-01T00:00:00Z">
        <w:r>
          <w:t xml:space="preserve">$\mathord{\smash[b]{\underset{\raise.3ex\hbox{$\scriptstyle\sim$}}{v}}\vphantom{v}}_1, \ldots, \mathord{\smash[b]{\underset{\raise.3ex\hbox{$\scriptstyle\sim$}}{v}}\vphantom{v}}_k \in \mathbb{R}^p$</w:t>
        </w:r>
      </w:ins>
      <w:ins w:id="4680" w:author="PR Preview" w:date="2026-01-01T00:00:00Z">
        <w:r>
          <w:t xml:space="preserve">,</w:t>
        </w:r>
      </w:ins>
      <w:ins w:id="4681" w:author="PR Preview" w:date="2026-01-01T00:00:00Z">
        <w:r>
          <w:t xml:space="preserve"> </w:t>
        </w:r>
      </w:ins>
      <w:ins w:id="4682" w:author="PR Preview" w:date="2026-01-01T00:00:00Z">
        <w:r>
          <w:t xml:space="preserve">$\operatorname{span}\mathopen{}\left\{\mathord{\smash[b]{\underset{\raise.3ex\hbox{$\scriptstyle\sim$}}{v}}\vphantom{v}}_1, \ldots, \mathord{\smash[b]{\underset{\raise.3ex\hbox{$\scriptstyle\sim$}}{v}}\vphantom{v}}_k\right\}\mathclose{}$</w:t>
        </w:r>
      </w:ins>
      <w:ins w:id="4683" w:author="PR Preview" w:date="2026-01-01T00:00:00Z">
        <w:r>
          <w:t xml:space="preserve"> </w:t>
        </w:r>
      </w:ins>
      <w:ins w:id="4684" w:author="PR Preview" w:date="2026-01-01T00:00:00Z">
        <w:r>
          <w:t xml:space="preserve">(</w:t>
        </w:r>
      </w:ins>
      <w:hyperlink w:anchor="def-span">
        <w:ins w:id="4685" w:author="PR Preview" w:date="2026-01-01T00:00:00Z">
          <w:r>
            <w:rPr>
              <w:rStyle w:val="Hyperlink"/>
            </w:rPr>
            <w:t xml:space="preserve">Definition 47</w:t>
          </w:r>
        </w:ins>
      </w:hyperlink>
      <w:ins w:id="4686" w:author="PR Preview" w:date="2026-01-01T00:00:00Z">
        <w:r>
          <w:t xml:space="preserve">)</w:t>
        </w:r>
      </w:ins>
      <w:ins w:id="4687" w:author="PR Preview" w:date="2026-01-01T00:00:00Z">
        <w:r>
          <w:t xml:space="preserve"> </w:t>
        </w:r>
      </w:ins>
      <w:ins w:id="4688" w:author="PR Preview" w:date="2026-01-01T00:00:00Z">
        <w:r>
          <w:t xml:space="preserve">is a subspace of</w:t>
        </w:r>
      </w:ins>
      <w:ins w:id="4689" w:author="PR Preview" w:date="2026-01-01T00:00:00Z">
        <w:r>
          <w:t xml:space="preserve"> </w:t>
        </w:r>
      </w:ins>
      <m:oMath>
        <m:sSup>
          <m:e>
            <m:r>
              <m:rPr>
                <m:scr m:val="double-struck"/>
                <m:sty m:val="p"/>
              </m:rPr>
              <m:t>R</m:t>
            </m:r>
          </m:e>
          <m:sup>
            <m:r>
              <m:t>p</m:t>
            </m:r>
          </m:sup>
        </m:sSup>
      </m:oMath>
      <w:ins w:id="4690" w:author="PR Preview" w:date="2026-01-01T00:00:00Z">
        <w:r>
          <w:t xml:space="preserve"> </w:t>
        </w:r>
      </w:ins>
      <w:ins w:id="4691" w:author="PR Preview" w:date="2026-01-01T00:00:00Z">
        <w:r>
          <w:t xml:space="preserve">(</w:t>
        </w:r>
      </w:ins>
      <w:hyperlink w:anchor="def-subspace">
        <w:ins w:id="4692" w:author="PR Preview" w:date="2026-01-01T00:00:00Z">
          <w:r>
            <w:rPr>
              <w:rStyle w:val="Hyperlink"/>
            </w:rPr>
            <w:t xml:space="preserve">Definition 46</w:t>
          </w:r>
        </w:ins>
      </w:hyperlink>
      <w:ins w:id="4693" w:author="PR Preview" w:date="2026-01-01T00:00:00Z">
        <w:r>
          <w:t xml:space="preserve">).</w:t>
        </w:r>
      </w:ins>
    </w:p>
    <w:bookmarkEnd w:id="206"/>
    <w:p>
      <w:pPr>
        <w:pStyle w:val="BodyText"/>
      </w:pPr>
      <w:ins w:id="4694" w:author="PR Preview" w:date="2026-01-01T00:00:00Z">
        <w:r>
          <w:rPr>
            <w:i/>
            <w:iCs/>
          </w:rPr>
          <w:t xml:space="preserve">Proof</w:t>
        </w:r>
      </w:ins>
      <w:ins w:id="4695" w:author="PR Preview" w:date="2026-01-01T00:00:00Z">
        <w:r>
          <w:t xml:space="preserve">. </w:t>
        </w:r>
      </w:ins>
      <w:ins w:id="4696" w:author="PR Preview" w:date="2026-01-01T00:00:00Z">
        <w:r>
          <w:t xml:space="preserve">The span is not empty:</w:t>
        </w:r>
      </w:ins>
      <w:ins w:id="4697" w:author="PR Preview" w:date="2026-01-01T00:00:00Z">
        <w:r>
          <w:t xml:space="preserve"> </w:t>
        </w:r>
      </w:ins>
      <w:ins w:id="4698" w:author="PR Preview" w:date="2026-01-01T00:00:00Z">
        <w:r>
          <w:t xml:space="preserve">it contains</w:t>
        </w:r>
      </w:ins>
      <w:ins w:id="4699" w:author="PR Preview" w:date="2026-01-01T00:00:00Z">
        <w:r>
          <w:t xml:space="preserve"> </w:t>
        </w:r>
      </w:ins>
      <w:ins w:id="4700" w:author="PR Preview" w:date="2026-01-01T00:00:00Z">
        <w:r>
          <w:t xml:space="preserve">$0 \cdot\mathord{\smash[b]{\underset{\raise.3ex\hbox{$\scriptstyle\sim$}}{v}}\vphantom{v}}_1 + \cdots + 0 \cdot\mathord{\smash[b]{\underset{\raise.3ex\hbox{$\scriptstyle\sim$}}{v}}\vphantom{v}}_k = \mathord{\smash[b]{\underset{\raise.3ex\hbox{$\scriptstyle\sim$}}{0}}\vphantom{0}}$</w:t>
        </w:r>
      </w:ins>
      <w:ins w:id="4701" w:author="PR Preview" w:date="2026-01-01T00:00:00Z">
        <w:r>
          <w:t xml:space="preserve">.</w:t>
        </w:r>
      </w:ins>
    </w:p>
    <w:p>
      <w:pPr>
        <w:pStyle w:val="BodyText"/>
      </w:pPr>
      <w:ins w:id="4702" w:author="PR Preview" w:date="2026-01-01T00:00:00Z">
        <w:r>
          <w:rPr>
            <w:b/>
            <w:bCs/>
          </w:rPr>
          <w:t xml:space="preserve">Addition.</w:t>
        </w:r>
      </w:ins>
      <w:ins w:id="4703" w:author="PR Preview" w:date="2026-01-01T00:00:00Z">
        <w:r>
          <w:t xml:space="preserve"> </w:t>
        </w:r>
      </w:ins>
      <w:ins w:id="4704" w:author="PR Preview" w:date="2026-01-01T00:00:00Z">
        <w:r>
          <w:t xml:space="preserve">Take two vectors in the span,</w:t>
        </w:r>
      </w:ins>
      <w:ins w:id="4705" w:author="PR Preview" w:date="2026-01-01T00:00:00Z">
        <w:r>
          <w:t xml:space="preserve"> </w:t>
        </w:r>
      </w:ins>
      <w:ins w:id="4706" w:author="PR Preview" w:date="2026-01-01T00:00:00Z">
        <w:r>
          <w:t xml:space="preserve">$\mathord{\smash[b]{\underset{\raise.3ex\hbox{$\scriptstyle\sim$}}{u}}\vphantom{u}} = a_1 \mathord{\smash[b]{\underset{\raise.3ex\hbox{$\scriptstyle\sim$}}{v}}\vphantom{v}}_1 + \cdots + a_k \mathord{\smash[b]{\underset{\raise.3ex\hbox{$\scriptstyle\sim$}}{v}}\vphantom{v}}_k$</w:t>
        </w:r>
      </w:ins>
      <w:ins w:id="4707" w:author="PR Preview" w:date="2026-01-01T00:00:00Z">
        <w:r>
          <w:t xml:space="preserve"> </w:t>
        </w:r>
      </w:ins>
      <w:ins w:id="4708" w:author="PR Preview" w:date="2026-01-01T00:00:00Z">
        <w:r>
          <w:t xml:space="preserve">and</w:t>
        </w:r>
      </w:ins>
      <w:ins w:id="4709" w:author="PR Preview" w:date="2026-01-01T00:00:00Z">
        <w:r>
          <w:t xml:space="preserve"> </w:t>
        </w:r>
      </w:ins>
      <w:ins w:id="4710" w:author="PR Preview" w:date="2026-01-01T00:00:00Z">
        <w:r>
          <w:t xml:space="preserve">$\mathord{\smash[b]{\underset{\raise.3ex\hbox{$\scriptstyle\sim$}}{w}}\vphantom{w}} = b_1 \mathord{\smash[b]{\underset{\raise.3ex\hbox{$\scriptstyle\sim$}}{v}}\vphantom{v}}_1 + \cdots + b_k \mathord{\smash[b]{\underset{\raise.3ex\hbox{$\scriptstyle\sim$}}{v}}\vphantom{v}}_k$</w:t>
        </w:r>
      </w:ins>
      <w:ins w:id="4711" w:author="PR Preview" w:date="2026-01-01T00:00:00Z">
        <w:r>
          <w:t xml:space="preserve">.</w:t>
        </w:r>
      </w:ins>
      <w:ins w:id="4712" w:author="PR Preview" w:date="2026-01-01T00:00:00Z">
        <w:r>
          <w:t xml:space="preserve"> </w:t>
        </w:r>
      </w:ins>
      <w:ins w:id="4713" w:author="PR Preview" w:date="2026-01-01T00:00:00Z">
        <w:r>
          <w:t xml:space="preserve">Then</w:t>
        </w:r>
      </w:ins>
    </w:p>
    <w:p>
      <w:pPr>
        <w:pStyle w:val="BodyText"/>
      </w:pPr>
      <w:ins w:id="4714" w:author="PR Preview" w:date="2026-01-01T00:00:00Z">
        <w:r>
          <w:t xml:space="preserve">$$
    \begin{aligned}
    \mathord{\smash[b]{\underset{\raise.3ex\hbox{$\scriptstyle\sim$}}{u}}\vphantom{u}} + \mathord{\smash[b]{\underset{\raise.3ex\hbox{$\scriptstyle\sim$}}{w}}\vphantom{w}}
    &amp;= (a_1 \mathord{\smash[b]{\underset{\raise.3ex\hbox{$\scriptstyle\sim$}}{v}}\vphantom{v}}_1 + \cdots + a_k \mathord{\smash[b]{\underset{\raise.3ex\hbox{$\scriptstyle\sim$}}{v}}\vphantom{v}}_k)
     + (b_1 \mathord{\smash[b]{\underset{\raise.3ex\hbox{$\scriptstyle\sim$}}{v}}\vphantom{v}}_1 + \cdots + b_k \mathord{\smash[b]{\underset{\raise.3ex\hbox{$\scriptstyle\sim$}}{v}}\vphantom{v}}_k)
    &amp;&amp; \text{(substitute the two combinations)}
    \\
    &amp;= (a_1 + b_1)\,\mathord{\smash[b]{\underset{\raise.3ex\hbox{$\scriptstyle\sim$}}{v}}\vphantom{v}}_1 + \cdots + (a_k + b_k)\,\mathord{\smash[b]{\underset{\raise.3ex\hbox{$\scriptstyle\sim$}}{v}}\vphantom{v}}_k
    &amp;&amp; \text{(regroup, and distribute each } \mathord{\smash[b]{\underset{\raise.3ex\hbox{$\scriptstyle\sim$}}{v}}\vphantom{v}}_i \text{)}
    \end{aligned}
    $$</w:t>
        </w:r>
      </w:ins>
    </w:p>
    <w:p>
      <w:pPr>
        <w:pStyle w:val="FirstParagraph"/>
      </w:pPr>
      <w:ins w:id="4715" w:author="PR Preview" w:date="2026-01-01T00:00:00Z">
        <w:r>
          <w:t xml:space="preserve">which is a linear combination of</w:t>
        </w:r>
      </w:ins>
      <w:ins w:id="4716" w:author="PR Preview" w:date="2026-01-01T00:00:00Z">
        <w:r>
          <w:t xml:space="preserve"> </w:t>
        </w:r>
      </w:ins>
      <w:ins w:id="4717" w:author="PR Preview" w:date="2026-01-01T00:00:00Z">
        <w:r>
          <w:t xml:space="preserve">$\mathord{\smash[b]{\underset{\raise.3ex\hbox{$\scriptstyle\sim$}}{v}}\vphantom{v}}_1, \ldots, \mathord{\smash[b]{\underset{\raise.3ex\hbox{$\scriptstyle\sim$}}{v}}\vphantom{v}}_k$</w:t>
        </w:r>
      </w:ins>
      <w:ins w:id="4718" w:author="PR Preview" w:date="2026-01-01T00:00:00Z">
        <w:r>
          <w:t xml:space="preserve">,</w:t>
        </w:r>
      </w:ins>
      <w:ins w:id="4719" w:author="PR Preview" w:date="2026-01-01T00:00:00Z">
        <w:r>
          <w:t xml:space="preserve"> </w:t>
        </w:r>
      </w:ins>
      <w:ins w:id="4720" w:author="PR Preview" w:date="2026-01-01T00:00:00Z">
        <w:r>
          <w:t xml:space="preserve">so it is in the span.</w:t>
        </w:r>
      </w:ins>
    </w:p>
    <w:p>
      <w:pPr>
        <w:pStyle w:val="BodyText"/>
      </w:pPr>
      <w:r>
        <w:rPr>
          <w:b/>
          <w:bCs/>
        </w:rPr>
        <w:t xml:space="preserve">Scalar multiplication.</w:t>
      </w:r>
      <w:r>
        <w:t xml:space="preserve"> </w:t>
      </w:r>
      <w:r>
        <w:t xml:space="preserve">For</w:t>
      </w:r>
      <w:r>
        <w:t xml:space="preserve"> </w:t>
      </w:r>
      <m:oMath>
        <m:r>
          <m:t>c</m:t>
        </m:r>
        <m:r>
          <m:rPr>
            <m:sty m:val="p"/>
          </m:rPr>
          <m:t>∈</m:t>
        </m:r>
        <m:r>
          <m:rPr>
            <m:scr m:val="double-struck"/>
            <m:sty m:val="p"/>
          </m:rPr>
          <m:t>R</m:t>
        </m:r>
      </m:oMath>
      <w:r>
        <w:t xml:space="preserve">,</w:t>
      </w:r>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r>
                    <m:t>a</m:t>
                  </m:r>
                </m:e>
                <m:sub>
                  <m:r>
                    <m:t>1</m:t>
                  </m:r>
                </m:sub>
              </m:sSub>
              <m:sSub>
                <m:e>
                  <m:limLow>
                    <m:e>
                      <m:r>
                        <m:t>v</m:t>
                      </m:r>
                    </m:e>
                    <m:lim>
                      <m:r>
                        <m:rPr>
                          <m:sty m:val="p"/>
                        </m:rPr>
                        <m:t>∼</m:t>
                      </m:r>
                    </m:lim>
                  </m:limLow>
                </m:e>
                <m:sub>
                  <m:r>
                    <m:t>1</m:t>
                  </m:r>
                </m:sub>
              </m:sSub>
              <m:r>
                <m:rPr>
                  <m:sty m:val="p"/>
                </m:rPr>
                <m:t>+</m:t>
              </m:r>
              <m:r>
                <m:rPr>
                  <m:sty m:val="p"/>
                </m:rPr>
                <m:t>⋯</m:t>
              </m:r>
              <m:r>
                <m:rPr>
                  <m:sty m:val="p"/>
                </m:rPr>
                <m:t>+</m:t>
              </m:r>
              <m:sSub>
                <m:e>
                  <m:r>
                    <m:t>a</m:t>
                  </m:r>
                </m:e>
                <m:sub>
                  <m:r>
                    <m:t>k</m:t>
                  </m:r>
                </m:sub>
              </m:sSub>
              <m:sSub>
                <m:e>
                  <m:limLow>
                    <m:e>
                      <m:r>
                        <m:t>v</m:t>
                      </m:r>
                    </m:e>
                    <m:lim>
                      <m:r>
                        <m:rPr>
                          <m:sty m:val="p"/>
                        </m:rPr>
                        <m:t>∼</m:t>
                      </m:r>
                    </m:lim>
                  </m:limLow>
                </m:e>
                <m:sub>
                  <m:r>
                    <m:t>k</m:t>
                  </m:r>
                </m:sub>
              </m:sSub>
              <m:r>
                <m:rPr>
                  <m:sty m:val="p"/>
                </m:rPr>
                <m:t>)</m:t>
              </m:r>
              <m:r>
                <m:t>&amp;</m:t>
              </m:r>
              <m:r>
                <m:t>&amp;</m:t>
              </m:r>
              <m:r>
                <m:rPr>
                  <m:nor/>
                  <m:sty m:val="p"/>
                </m:rPr>
                <m:t>(substitute the combination)</m:t>
              </m:r>
            </m:e>
            <m:e>
              <m:r>
                <m:t>&amp;</m:t>
              </m:r>
              <m:r>
                <m:rPr>
                  <m:sty m:val="p"/>
                </m:rPr>
                <m:t>=</m:t>
              </m:r>
              <m:r>
                <m:rPr>
                  <m:sty m:val="p"/>
                </m:rPr>
                <m:t>(</m:t>
              </m:r>
              <m:r>
                <m:t>c</m:t>
              </m:r>
              <m:sSub>
                <m:e>
                  <m:r>
                    <m:t>a</m:t>
                  </m:r>
                </m:e>
                <m:sub>
                  <m:r>
                    <m:t>1</m:t>
                  </m:r>
                </m:sub>
              </m:sSub>
              <m:r>
                <m:rPr>
                  <m:sty m:val="p"/>
                </m:rPr>
                <m:t>)</m:t>
              </m:r>
              <m:r>
                <m:t> </m:t>
              </m:r>
              <m:sSub>
                <m:e>
                  <m:limLow>
                    <m:e>
                      <m:r>
                        <m:t>v</m:t>
                      </m:r>
                    </m:e>
                    <m:lim>
                      <m:r>
                        <m:rPr>
                          <m:sty m:val="p"/>
                        </m:rPr>
                        <m:t>∼</m:t>
                      </m:r>
                    </m:lim>
                  </m:limLow>
                </m:e>
                <m:sub>
                  <m:r>
                    <m:t>1</m:t>
                  </m:r>
                </m:sub>
              </m:sSub>
              <m:r>
                <m:rPr>
                  <m:sty m:val="p"/>
                </m:rPr>
                <m:t>+</m:t>
              </m:r>
              <m:r>
                <m:rPr>
                  <m:sty m:val="p"/>
                </m:rPr>
                <m:t>⋯</m:t>
              </m:r>
              <m:r>
                <m:rPr>
                  <m:sty m:val="p"/>
                </m:rPr>
                <m:t>+</m:t>
              </m:r>
              <m:r>
                <m:rPr>
                  <m:sty m:val="p"/>
                </m:rPr>
                <m:t>(</m:t>
              </m:r>
              <m:r>
                <m:t>c</m:t>
              </m:r>
              <m:sSub>
                <m:e>
                  <m:r>
                    <m:t>a</m:t>
                  </m:r>
                </m:e>
                <m:sub>
                  <m:r>
                    <m:t>k</m:t>
                  </m:r>
                </m:sub>
              </m:sSub>
              <m:r>
                <m:rPr>
                  <m:sty m:val="p"/>
                </m:rPr>
                <m:t>)</m:t>
              </m:r>
              <m:r>
                <m:t> </m:t>
              </m:r>
              <m:sSub>
                <m:e>
                  <m:limLow>
                    <m:e>
                      <m:r>
                        <m:t>v</m:t>
                      </m:r>
                    </m:e>
                    <m:lim>
                      <m:r>
                        <m:rPr>
                          <m:sty m:val="p"/>
                        </m:rPr>
                        <m:t>∼</m:t>
                      </m:r>
                    </m:lim>
                  </m:limLow>
                </m:e>
                <m:sub>
                  <m:r>
                    <m:t>k</m:t>
                  </m:r>
                </m:sub>
              </m:sSub>
              <m:r>
                <m:t>&amp;</m:t>
              </m:r>
              <m:r>
                <m:t>&amp;</m:t>
              </m:r>
              <m:r>
                <m:rPr>
                  <m:nor/>
                  <m:sty m:val="p"/>
                </m:rPr>
                <m:t>(distribute </m:t>
              </m:r>
              <m:r>
                <m:t>c</m:t>
              </m:r>
              <m:r>
                <m:rPr>
                  <m:nor/>
                  <m:sty m:val="p"/>
                </m:rPr>
                <m:t> over the sum)</m:t>
              </m:r>
            </m:e>
          </m:eqArr>
        </m:oMath>
      </m:oMathPara>
    </w:p>
    <w:p>
      <w:pPr>
        <w:pStyle w:val="BodyText"/>
      </w:pPr>
      <w:ins w:id="4721" w:author="PR Preview" w:date="2026-01-01T00:00:00Z">
        <w:r>
          <w:t xml:space="preserve">$$
    \begin{aligned}
    c\,\mathord{\smash[b]{\underset{\raise.3ex\hbox{$\scriptstyle\sim$}}{u}}\vphantom{u}}
    &amp;= c\,(a_1 \mathord{\smash[b]{\underset{\raise.3ex\hbox{$\scriptstyle\sim$}}{v}}\vphantom{v}}_1 + \cdots + a_k \mathord{\smash[b]{\underset{\raise.3ex\hbox{$\scriptstyle\sim$}}{v}}\vphantom{v}}_k)
    &amp;&amp; \text{(substitute the combination)}
    \\
    &amp;= (c a_1)\,\mathord{\smash[b]{\underset{\raise.3ex\hbox{$\scriptstyle\sim$}}{v}}\vphantom{v}}_1 + \cdots + (c a_k)\,\mathord{\smash[b]{\underset{\raise.3ex\hbox{$\scriptstyle\sim$}}{v}}\vphantom{v}}_k
    &amp;&amp; \text{(distribute } c \text{ over the sum)}
    \end{aligned}
    $$</w:t>
        </w:r>
      </w:ins>
    </w:p>
    <w:p>
      <w:pPr>
        <w:pStyle w:val="FirstParagraph"/>
      </w:pPr>
      <w:r>
        <w:t xml:space="preserve">which is again in the span.</w:t>
      </w:r>
    </w:p>
    <w:bookmarkStart w:id="208" w:name="exm-span-subspace"/>
    <w:p>
      <w:pPr>
        <w:pStyle w:val="BodyText"/>
      </w:pPr>
      <w:r>
        <w:rPr>
          <w:b/>
          <w:bCs/>
        </w:rPr>
        <w:t xml:space="preserve">Example 41 (The line in</w:t>
      </w:r>
      <w:r>
        <w:rPr>
          <w:b/>
          <w:bCs/>
        </w:rPr>
        <w:t xml:space="preserve"> </w:t>
      </w:r>
      <w:hyperlink w:anchor="exm-subspace">
        <w:r>
          <w:rPr>
            <w:rStyle w:val="Hyperlink"/>
            <w:b/>
            <w:bCs/>
          </w:rPr>
          <w:t xml:space="preserve">Example 37</w:t>
        </w:r>
      </w:hyperlink>
      <w:r>
        <w:rPr>
          <w:b/>
          <w:bCs/>
        </w:rPr>
        <w:t xml:space="preserve"> </w:t>
      </w:r>
      <w:r>
        <w:rPr>
          <w:b/>
          <w:bCs/>
        </w:rPr>
        <w:t xml:space="preserve">is a span)</w:t>
      </w:r>
      <w:r>
        <w:t xml:space="preserve"> </w:t>
      </w:r>
      <w:r>
        <w:t xml:space="preserve">The line</w:t>
      </w:r>
      <w:r>
        <w:t xml:space="preserve"> </w:t>
      </w:r>
      <m:oMath>
        <m:r>
          <m:rPr>
            <m:scr m:val="script"/>
            <m:sty m:val="p"/>
          </m:rPr>
          <m:t>S</m:t>
        </m:r>
        <m:r>
          <m:rPr>
            <m:sty m:val="p"/>
          </m:rPr>
          <m:t>=</m:t>
        </m:r>
        <m:r>
          <m:t>​</m:t>
        </m:r>
        <m:d>
          <m:dPr>
            <m:begChr m:val="{"/>
            <m:sepChr m:val=""/>
            <m:endChr m:val="}"/>
            <m:grow/>
          </m:dPr>
          <m:e>
            <m:r>
              <m:t>c</m:t>
            </m:r>
            <m:r>
              <m:t> </m:t>
            </m:r>
            <m:r>
              <m:rPr>
                <m:sty m:val="p"/>
              </m:rPr>
              <m:t>(</m:t>
            </m:r>
            <m:r>
              <m:t>1</m:t>
            </m:r>
            <m:r>
              <m:rPr>
                <m:sty m:val="p"/>
              </m:rPr>
              <m:t>,</m:t>
            </m:r>
            <m:r>
              <m:t>2</m:t>
            </m:r>
            <m:r>
              <m:rPr>
                <m:sty m:val="p"/>
              </m:rPr>
              <m:t>)</m:t>
            </m:r>
            <m:r>
              <m:rPr>
                <m:sty m:val="p"/>
              </m:rPr>
              <m:t>:</m:t>
            </m:r>
            <m:r>
              <m:t>c</m:t>
            </m:r>
            <m:r>
              <m:rPr>
                <m:sty m:val="p"/>
              </m:rPr>
              <m:t>∈</m:t>
            </m:r>
            <m:r>
              <m:rPr>
                <m:scr m:val="double-struck"/>
                <m:sty m:val="p"/>
              </m:rPr>
              <m:t>R</m:t>
            </m:r>
          </m:e>
        </m:d>
        <m:r>
          <m:t>​</m:t>
        </m:r>
      </m:oMath>
      <w:r>
        <w:t xml:space="preserve"> </w:t>
      </w:r>
      <w:r>
        <w:t xml:space="preserve">in</w:t>
      </w:r>
      <w:r>
        <w:t xml:space="preserve"> </w:t>
      </w:r>
      <w:hyperlink w:anchor="exm-subspace">
        <w:r>
          <w:rPr>
            <w:rStyle w:val="Hyperlink"/>
          </w:rPr>
          <w:t xml:space="preserve">Example 37</w:t>
        </w:r>
      </w:hyperlink>
      <w:r>
        <w:t xml:space="preserve"> </w:t>
      </w:r>
      <w:r>
        <w:t xml:space="preserve">is</w:t>
      </w:r>
      <w:r>
        <w:t xml:space="preserve"> </w:t>
      </w:r>
      <m:oMath>
        <m:r>
          <m:rPr>
            <m:sty m:val="p"/>
          </m:rPr>
          <m:t>span</m:t>
        </m:r>
        <m:r>
          <m:t>​</m:t>
        </m:r>
        <m:d>
          <m:dPr>
            <m:begChr m:val="{"/>
            <m:sepChr m:val=""/>
            <m:endChr m:val="}"/>
            <m:grow/>
          </m:dPr>
          <m:e>
            <m:r>
              <m:rPr>
                <m:sty m:val="p"/>
              </m:rPr>
              <m:t>(</m:t>
            </m:r>
            <m:r>
              <m:t>1</m:t>
            </m:r>
            <m:r>
              <m:rPr>
                <m:sty m:val="p"/>
              </m:rPr>
              <m:t>,</m:t>
            </m:r>
            <m:r>
              <m:t>2</m:t>
            </m:r>
            <m:r>
              <m:rPr>
                <m:sty m:val="p"/>
              </m:rPr>
              <m:t>)</m:t>
            </m:r>
          </m:e>
        </m:d>
        <m:r>
          <m:t>​</m:t>
        </m:r>
      </m:oMath>
      <w:r>
        <w:t xml:space="preserve">,</w:t>
      </w:r>
      <w:r>
        <w:t xml:space="preserve"> </w:t>
      </w:r>
      <w:r>
        <w:t xml:space="preserve">so</w:t>
      </w:r>
      <w:r>
        <w:t xml:space="preserve"> </w:t>
      </w:r>
      <w:hyperlink w:anchor="thm-span-subspace">
        <w:r>
          <w:rPr>
            <w:rStyle w:val="Hyperlink"/>
          </w:rPr>
          <w:t xml:space="preserve">Theorem 22</w:t>
        </w:r>
      </w:hyperlink>
      <w:r>
        <w:t xml:space="preserve"> </w:t>
      </w:r>
      <w:r>
        <w:t xml:space="preserve">gives a second</w:t>
      </w:r>
      <w:r>
        <w:t xml:space="preserve"> </w:t>
      </w:r>
      <w:hyperlink r:id="rId207">
        <w:r>
          <w:rPr>
            <w:rStyle w:val="Hyperlink"/>
          </w:rPr>
          <w:t xml:space="preserve">proof</w:t>
        </w:r>
      </w:hyperlink>
      <w:r>
        <w:t xml:space="preserve"> </w:t>
      </w:r>
      <w:r>
        <w:t xml:space="preserve">that it is a subspace.</w:t>
      </w:r>
      <w:r>
        <w:t xml:space="preserve"> </w:t>
      </w:r>
      <w:r>
        <w:t xml:space="preserve">Likewise, 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is a subspace of</w:t>
      </w:r>
      <w:r>
        <w:t xml:space="preserve"> </w:t>
      </w:r>
      <m:oMath>
        <m:sSup>
          <m:e>
            <m:r>
              <m:rPr>
                <m:scr m:val="double-struck"/>
                <m:sty m:val="p"/>
              </m:rPr>
              <m:t>R</m:t>
            </m:r>
          </m:e>
          <m:sup>
            <m:r>
              <m:t>3</m:t>
            </m:r>
          </m:sup>
        </m:sSup>
      </m:oMath>
      <w:r>
        <w:t xml:space="preserve">,</w:t>
      </w:r>
      <w:r>
        <w:t xml:space="preserve"> </w:t>
      </w:r>
      <w:r>
        <w:t xml:space="preserve">because it is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w:t>
      </w:r>
    </w:p>
    <w:bookmarkEnd w:id="208"/>
    <w:bookmarkStart w:id="209" w:name="thm-matvec-columns"/>
    <w:p>
      <w:pPr>
        <w:pStyle w:val="BodyText"/>
      </w:pPr>
      <w:del w:id="4722" w:author="PR Preview" w:date="2026-01-01T00:00:00Z">
        <w:r>
          <w:rPr>
            <w:b/>
            <w:bCs/>
          </w:rPr>
          <w:delText xml:space="preserve">Theorem 23 (A matrix-vector product combines the columns)</w:delText>
        </w:r>
      </w:del>
      <w:del w:id="4723" w:author="PR Preview" w:date="2026-01-01T00:00:00Z">
        <w:r>
          <w:delText xml:space="preserve"> </w:delText>
        </w:r>
      </w:del>
      <w:del w:id="4724" w:author="PR Preview" w:date="2026-01-01T00:00:00Z">
        <w:r>
          <w:delText xml:space="preserve">If</w:delText>
        </w:r>
      </w:del>
      <w:del w:id="4725" w:author="PR Preview" w:date="2026-01-01T00:00:00Z">
        <w:r>
          <w:delText xml:space="preserve"> </w:delText>
        </w:r>
      </w:del>
      <m:oMath>
        <m:r>
          <m:rPr>
            <m:sty m:val="bi"/>
          </m:rPr>
          <m:t>A</m:t>
        </m:r>
      </m:oMath>
      <w:del w:id="4726" w:author="PR Preview" w:date="2026-01-01T00:00:00Z">
        <w:r>
          <w:delText xml:space="preserve"> </w:delText>
        </w:r>
      </w:del>
      <w:del w:id="4727" w:author="PR Preview" w:date="2026-01-01T00:00:00Z">
        <w:r>
          <w:delText xml:space="preserve">is an</w:delText>
        </w:r>
      </w:del>
      <w:del w:id="4728" w:author="PR Preview" w:date="2026-01-01T00:00:00Z">
        <w:r>
          <w:delText xml:space="preserve"> </w:delText>
        </w:r>
      </w:del>
      <m:oMath>
        <m:r>
          <m:t>m</m:t>
        </m:r>
        <m:r>
          <m:rPr>
            <m:sty m:val="p"/>
          </m:rPr>
          <m:t>×</m:t>
        </m:r>
        <m:r>
          <m:t>n</m:t>
        </m:r>
      </m:oMath>
      <w:del w:id="4729" w:author="PR Preview" w:date="2026-01-01T00:00:00Z">
        <w:r>
          <w:delText xml:space="preserve"> </w:delText>
        </w:r>
      </w:del>
      <w:del w:id="4730" w:author="PR Preview" w:date="2026-01-01T00:00:00Z">
        <w:r>
          <w:delText xml:space="preserve">matrix</w:delText>
        </w:r>
      </w:del>
      <w:del w:id="4731" w:author="PR Preview" w:date="2026-01-01T00:00:00Z">
        <w:r>
          <w:delText xml:space="preserve"> </w:delText>
        </w:r>
      </w:del>
      <w:del w:id="4732" w:author="PR Preview" w:date="2026-01-01T00:00:00Z">
        <w:r>
          <w:delText xml:space="preserve">with columns</w:delText>
        </w:r>
      </w:del>
      <w:del w:id="4733"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4734" w:author="PR Preview" w:date="2026-01-01T00:00:00Z">
        <w:r>
          <w:delText xml:space="preserve"> </w:delText>
        </w:r>
      </w:del>
      <w:del w:id="4735" w:author="PR Preview" w:date="2026-01-01T00:00:00Z">
        <w:r>
          <w:delText xml:space="preserve">and</w:delText>
        </w:r>
      </w:del>
      <w:del w:id="473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4737" w:author="PR Preview" w:date="2026-01-01T00:00:00Z">
        <w:r>
          <w:delText xml:space="preserve">, then</w:delText>
        </w:r>
      </w:del>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del w:id="4738" w:author="PR Preview" w:date="2026-01-01T00:00:00Z">
        <w:r>
          <w:rPr>
            <w:i/>
            <w:iCs/>
          </w:rPr>
          <w:delText xml:space="preserve">Proof</w:delText>
        </w:r>
      </w:del>
      <w:del w:id="4739" w:author="PR Preview" w:date="2026-01-01T00:00:00Z">
        <w:r>
          <w:delText xml:space="preserve">. </w:delText>
        </w:r>
      </w:del>
      <w:del w:id="4740" w:author="PR Preview" w:date="2026-01-01T00:00:00Z">
        <w:r>
          <w:delText xml:space="preserve">Compare entry</w:delText>
        </w:r>
      </w:del>
      <w:del w:id="4741" w:author="PR Preview" w:date="2026-01-01T00:00:00Z">
        <w:r>
          <w:delText xml:space="preserve"> </w:delText>
        </w:r>
      </w:del>
      <m:oMath>
        <m:r>
          <m:t>i</m:t>
        </m:r>
      </m:oMath>
      <w:del w:id="4742" w:author="PR Preview" w:date="2026-01-01T00:00:00Z">
        <w:r>
          <w:delText xml:space="preserve"> </w:delText>
        </w:r>
      </w:del>
      <w:del w:id="4743" w:author="PR Preview" w:date="2026-01-01T00:00:00Z">
        <w:r>
          <w:delText xml:space="preserve">of the two sides, for each</w:delText>
        </w:r>
      </w:del>
      <w:del w:id="4744" w:author="PR Preview" w:date="2026-01-01T00:00:00Z">
        <w:r>
          <w:delText xml:space="preserve"> </w:delText>
        </w:r>
      </w:del>
      <m:oMath>
        <m:r>
          <m:t>i</m:t>
        </m:r>
        <m:r>
          <m:rPr>
            <m:sty m:val="p"/>
          </m:rPr>
          <m:t>=</m:t>
        </m:r>
        <m:r>
          <m:t>1</m:t>
        </m:r>
        <m:r>
          <m:rPr>
            <m:sty m:val="p"/>
          </m:rPr>
          <m:t>,</m:t>
        </m:r>
        <m:r>
          <m:rPr>
            <m:sty m:val="p"/>
          </m:rPr>
          <m:t>…</m:t>
        </m:r>
        <m:r>
          <m:rPr>
            <m:sty m:val="p"/>
          </m:rPr>
          <m:t>,</m:t>
        </m:r>
        <m:r>
          <m:t>m</m:t>
        </m:r>
      </m:oMath>
      <w:del w:id="4745" w:author="PR Preview" w:date="2026-01-01T00:00:00Z">
        <w:r>
          <w:delText xml:space="preserve">.</w:delText>
        </w:r>
      </w:del>
      <w:del w:id="4746" w:author="PR Preview" w:date="2026-01-01T00:00:00Z">
        <w:r>
          <w:delText xml:space="preserve"> </w:delText>
        </w:r>
      </w:del>
      <w:del w:id="4747" w:author="PR Preview" w:date="2026-01-01T00:00:00Z">
        <w:r>
          <w:delText xml:space="preserve">Entry</w:delText>
        </w:r>
      </w:del>
      <w:del w:id="4748" w:author="PR Preview" w:date="2026-01-01T00:00:00Z">
        <w:r>
          <w:delText xml:space="preserve"> </w:delText>
        </w:r>
      </w:del>
      <m:oMath>
        <m:r>
          <m:t>i</m:t>
        </m:r>
      </m:oMath>
      <w:del w:id="4749" w:author="PR Preview" w:date="2026-01-01T00:00:00Z">
        <w:r>
          <w:delText xml:space="preserve"> </w:delText>
        </w:r>
      </w:del>
      <w:del w:id="4750" w:author="PR Preview" w:date="2026-01-01T00:00:00Z">
        <w:r>
          <w:delText xml:space="preserve">of</w:delText>
        </w:r>
      </w:del>
      <w:del w:id="4751" w:author="PR Preview" w:date="2026-01-01T00:00:00Z">
        <w:r>
          <w:delText xml:space="preserve"> </w:delText>
        </w:r>
      </w:del>
      <m:oMath>
        <m:sSub>
          <m:e>
            <m:limLow>
              <m:e>
                <m:r>
                  <m:t>a</m:t>
                </m:r>
              </m:e>
              <m:lim>
                <m:r>
                  <m:rPr>
                    <m:sty m:val="p"/>
                  </m:rPr>
                  <m:t>∼</m:t>
                </m:r>
              </m:lim>
            </m:limLow>
          </m:e>
          <m:sub>
            <m:r>
              <m:t>j</m:t>
            </m:r>
          </m:sub>
        </m:sSub>
      </m:oMath>
      <w:del w:id="4752" w:author="PR Preview" w:date="2026-01-01T00:00:00Z">
        <w:r>
          <w:delText xml:space="preserve"> </w:delText>
        </w:r>
      </w:del>
      <w:del w:id="4753" w:author="PR Preview" w:date="2026-01-01T00:00:00Z">
        <w:r>
          <w:delText xml:space="preserve">is</w:delText>
        </w:r>
      </w:del>
      <w:del w:id="4754" w:author="PR Preview" w:date="2026-01-01T00:00:00Z">
        <w:r>
          <w:delText xml:space="preserve"> </w:delText>
        </w:r>
      </w:del>
      <m:oMath>
        <m:sSub>
          <m:e>
            <m:r>
              <m:t>a</m:t>
            </m:r>
          </m:e>
          <m:sub>
            <m:r>
              <m:t>i</m:t>
            </m:r>
            <m:r>
              <m:t>j</m:t>
            </m:r>
          </m:sub>
        </m:sSub>
      </m:oMath>
      <w:del w:id="4755" w:author="PR Preview" w:date="2026-01-01T00:00:00Z">
        <w:r>
          <w:delText xml:space="preserve">, so</w:delText>
        </w:r>
      </w:del>
    </w:p>
    <w:p>
      <w:pPr>
        <w:pStyle w:val="BodyText"/>
      </w:pPr>
      <m:oMathPara>
        <m:oMathParaPr>
          <m:jc m:val="center"/>
        </m:oMathParaPr>
        <m:oMath>
          <m:eqArr>
            <m:e>
              <m:r>
                <m:rPr>
                  <m:sty m:val="p"/>
                </m:rPr>
                <m:t>(</m:t>
              </m:r>
              <m:r>
                <m:rPr>
                  <m:sty m:val="bi"/>
                </m:rPr>
                <m:t>A</m:t>
              </m:r>
              <m:limLow>
                <m:e>
                  <m:r>
                    <m:t>x</m:t>
                  </m:r>
                </m:e>
                <m:lim>
                  <m:r>
                    <m:rPr>
                      <m:sty m:val="p"/>
                    </m:rPr>
                    <m:t>∼</m:t>
                  </m:r>
                </m:lim>
              </m:limLow>
              <m:sSub>
                <m:e>
                  <m:r>
                    <m:rPr>
                      <m:sty m:val="p"/>
                    </m:rPr>
                    <m:t>)</m:t>
                  </m:r>
                </m:e>
                <m:sub>
                  <m:r>
                    <m:t>i</m:t>
                  </m:r>
                </m:sub>
              </m:sSub>
              <m:r>
                <m:t>&amp;</m:t>
              </m:r>
              <m:r>
                <m:rPr>
                  <m:sty m:val="p"/>
                </m:rPr>
                <m:t>=</m:t>
              </m:r>
              <m:sSub>
                <m:e>
                  <m:r>
                    <m:t>a</m:t>
                  </m:r>
                </m:e>
                <m:sub>
                  <m:r>
                    <m:t>i</m:t>
                  </m:r>
                  <m:r>
                    <m:t>1</m:t>
                  </m:r>
                </m:sub>
              </m:sSub>
              <m:sSub>
                <m:e>
                  <m:r>
                    <m:t>x</m:t>
                  </m:r>
                </m:e>
                <m:sub>
                  <m:r>
                    <m:t>1</m:t>
                  </m:r>
                </m:sub>
              </m:sSub>
              <m:r>
                <m:rPr>
                  <m:sty m:val="p"/>
                </m:rPr>
                <m:t>+</m:t>
              </m:r>
              <m:r>
                <m:rPr>
                  <m:sty m:val="p"/>
                </m:rPr>
                <m:t>⋯</m:t>
              </m:r>
              <m:r>
                <m:rPr>
                  <m:sty m:val="p"/>
                </m:rPr>
                <m:t>+</m:t>
              </m:r>
              <m:sSub>
                <m:e>
                  <m:r>
                    <m:t>a</m:t>
                  </m:r>
                </m:e>
                <m:sub>
                  <m:r>
                    <m:t>i</m:t>
                  </m:r>
                  <m:r>
                    <m:t>n</m:t>
                  </m:r>
                </m:sub>
              </m:sSub>
              <m:sSub>
                <m:e>
                  <m:r>
                    <m:t>x</m:t>
                  </m:r>
                </m:e>
                <m:sub>
                  <m:r>
                    <m:t>n</m:t>
                  </m:r>
                </m:sub>
              </m:sSub>
              <m:r>
                <m:t>&amp;</m:t>
              </m:r>
              <m:r>
                <m:t>&amp;</m:t>
              </m:r>
              <m:r>
                <m:rPr>
                  <m:nor/>
                  <m:sty m:val="p"/>
                </m:rPr>
                <m:t>(</m:t>
              </m:r>
              <m:r>
                <m:rPr>
                  <m:nor/>
                  <m:sty m:val="p"/>
                </m:rPr>
                <m:t>Definition 32</m:t>
              </m:r>
              <m:r>
                <m:rPr>
                  <m:nor/>
                  <m:sty m:val="p"/>
                </m:rPr>
                <m:t>)</m:t>
              </m:r>
            </m:e>
            <m:e>
              <m:r>
                <m:t>&amp;</m:t>
              </m:r>
              <m:r>
                <m:rPr>
                  <m:sty m:val="p"/>
                </m:rPr>
                <m:t>=</m:t>
              </m:r>
              <m:sSub>
                <m:e>
                  <m:r>
                    <m:t>x</m:t>
                  </m:r>
                </m:e>
                <m:sub>
                  <m:r>
                    <m:t>1</m:t>
                  </m:r>
                </m:sub>
              </m:sSub>
              <m:sSub>
                <m:e>
                  <m:r>
                    <m:t>a</m:t>
                  </m:r>
                </m:e>
                <m:sub>
                  <m:r>
                    <m:t>i</m:t>
                  </m:r>
                  <m:r>
                    <m:t>1</m:t>
                  </m:r>
                </m:sub>
              </m:sSub>
              <m:r>
                <m:rPr>
                  <m:sty m:val="p"/>
                </m:rPr>
                <m:t>+</m:t>
              </m:r>
              <m:r>
                <m:rPr>
                  <m:sty m:val="p"/>
                </m:rPr>
                <m:t>⋯</m:t>
              </m:r>
              <m:r>
                <m:rPr>
                  <m:sty m:val="p"/>
                </m:rPr>
                <m:t>+</m:t>
              </m:r>
              <m:sSub>
                <m:e>
                  <m:r>
                    <m:t>x</m:t>
                  </m:r>
                </m:e>
                <m:sub>
                  <m:r>
                    <m:t>n</m:t>
                  </m:r>
                </m:sub>
              </m:sSub>
              <m:sSub>
                <m:e>
                  <m:r>
                    <m:t>a</m:t>
                  </m:r>
                </m:e>
                <m:sub>
                  <m:r>
                    <m:t>i</m:t>
                  </m:r>
                  <m:r>
                    <m:t>n</m:t>
                  </m:r>
                </m:sub>
              </m:sSub>
              <m:r>
                <m:t>&amp;</m:t>
              </m:r>
              <m:r>
                <m:t>&amp;</m:t>
              </m:r>
              <m:r>
                <m:rPr>
                  <m:nor/>
                  <m:sty m:val="p"/>
                </m:rPr>
                <m:t>(multiplication of numbers is commutative)</m:t>
              </m:r>
            </m:e>
            <m:e>
              <m:r>
                <m:t>&amp;</m:t>
              </m:r>
              <m:r>
                <m:rPr>
                  <m:sty m:val="p"/>
                </m:rPr>
                <m:t>=</m:t>
              </m:r>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sSub>
                <m:e>
                  <m:r>
                    <m:rPr>
                      <m:sty m:val="p"/>
                    </m:rPr>
                    <m:t>)</m:t>
                  </m:r>
                </m:e>
                <m:sub>
                  <m:r>
                    <m:t>i</m:t>
                  </m:r>
                </m:sub>
              </m:sSub>
              <m:r>
                <m:t>&amp;</m:t>
              </m:r>
              <m:r>
                <m:t>&amp;</m:t>
              </m:r>
              <m:r>
                <m:rPr>
                  <m:nor/>
                  <m:sty m:val="p"/>
                </m:rPr>
                <m:t>(entry </m:t>
              </m:r>
              <m:r>
                <m:t>i</m:t>
              </m:r>
              <m:r>
                <m:rPr>
                  <m:nor/>
                  <m:sty m:val="p"/>
                </m:rPr>
                <m:t> of each </m:t>
              </m:r>
              <m:sSub>
                <m:e>
                  <m:r>
                    <m:t>x</m:t>
                  </m:r>
                </m:e>
                <m:sub>
                  <m:r>
                    <m:t>j</m:t>
                  </m:r>
                </m:sub>
              </m:sSub>
              <m:sSub>
                <m:e>
                  <m:limLow>
                    <m:e>
                      <m:r>
                        <m:t>a</m:t>
                      </m:r>
                    </m:e>
                    <m:lim>
                      <m:r>
                        <m:rPr>
                          <m:sty m:val="p"/>
                        </m:rPr>
                        <m:t>∼</m:t>
                      </m:r>
                    </m:lim>
                  </m:limLow>
                </m:e>
                <m:sub>
                  <m:r>
                    <m:t>j</m:t>
                  </m:r>
                </m:sub>
              </m:sSub>
              <m:r>
                <m:rPr>
                  <m:nor/>
                  <m:sty m:val="p"/>
                </m:rPr>
                <m:t> is </m:t>
              </m:r>
              <m:sSub>
                <m:e>
                  <m:r>
                    <m:t>x</m:t>
                  </m:r>
                </m:e>
                <m:sub>
                  <m:r>
                    <m:t>j</m:t>
                  </m:r>
                </m:sub>
              </m:sSub>
              <m:sSub>
                <m:e>
                  <m:r>
                    <m:t>a</m:t>
                  </m:r>
                </m:e>
                <m:sub>
                  <m:r>
                    <m:t>i</m:t>
                  </m:r>
                  <m:r>
                    <m:t>j</m:t>
                  </m:r>
                </m:sub>
              </m:sSub>
              <m:r>
                <m:rPr>
                  <m:nor/>
                  <m:sty m:val="p"/>
                </m:rPr>
                <m:t>)</m:t>
              </m:r>
            </m:e>
          </m:eqArr>
        </m:oMath>
      </m:oMathPara>
    </w:p>
    <w:p>
      <w:pPr>
        <w:pStyle w:val="BodyText"/>
      </w:pPr>
      <w:ins w:id="4756" w:author="PR Preview" w:date="2026-01-01T00:00:00Z">
        <w:r>
          <w:rPr>
            <w:b/>
            <w:bCs/>
          </w:rPr>
          <w:t xml:space="preserve">Theorem 23 (A matrix-vector product combines the columns)</w:t>
        </w:r>
      </w:ins>
      <w:ins w:id="4757" w:author="PR Preview" w:date="2026-01-01T00:00:00Z">
        <w:r>
          <w:t xml:space="preserve"> </w:t>
        </w:r>
      </w:ins>
      <w:ins w:id="4758" w:author="PR Preview" w:date="2026-01-01T00:00:00Z">
        <w:r>
          <w:t xml:space="preserve">If</w:t>
        </w:r>
      </w:ins>
      <w:ins w:id="4759" w:author="PR Preview" w:date="2026-01-01T00:00:00Z">
        <w:r>
          <w:t xml:space="preserve"> </w:t>
        </w:r>
      </w:ins>
      <m:oMath>
        <m:r>
          <m:rPr>
            <m:sty m:val="bi"/>
          </m:rPr>
          <m:t>A</m:t>
        </m:r>
      </m:oMath>
      <w:ins w:id="4760" w:author="PR Preview" w:date="2026-01-01T00:00:00Z">
        <w:r>
          <w:t xml:space="preserve"> </w:t>
        </w:r>
      </w:ins>
      <w:ins w:id="4761" w:author="PR Preview" w:date="2026-01-01T00:00:00Z">
        <w:r>
          <w:t xml:space="preserve">is an</w:t>
        </w:r>
      </w:ins>
      <w:ins w:id="4762" w:author="PR Preview" w:date="2026-01-01T00:00:00Z">
        <w:r>
          <w:t xml:space="preserve"> </w:t>
        </w:r>
      </w:ins>
      <m:oMath>
        <m:r>
          <m:t>m</m:t>
        </m:r>
        <m:r>
          <m:rPr>
            <m:sty m:val="p"/>
          </m:rPr>
          <m:t>×</m:t>
        </m:r>
        <m:r>
          <m:t>n</m:t>
        </m:r>
      </m:oMath>
      <w:ins w:id="4763" w:author="PR Preview" w:date="2026-01-01T00:00:00Z">
        <w:r>
          <w:t xml:space="preserve"> </w:t>
        </w:r>
      </w:ins>
      <w:ins w:id="4764" w:author="PR Preview" w:date="2026-01-01T00:00:00Z">
        <w:r>
          <w:t xml:space="preserve">matrix</w:t>
        </w:r>
      </w:ins>
      <w:ins w:id="4765" w:author="PR Preview" w:date="2026-01-01T00:00:00Z">
        <w:r>
          <w:t xml:space="preserve"> </w:t>
        </w:r>
      </w:ins>
      <w:ins w:id="4766" w:author="PR Preview" w:date="2026-01-01T00:00:00Z">
        <w:r>
          <w:t xml:space="preserve">with columns</w:t>
        </w:r>
      </w:ins>
      <w:ins w:id="4767" w:author="PR Preview" w:date="2026-01-01T00:00:00Z">
        <w:r>
          <w:t xml:space="preserve"> </w:t>
        </w:r>
      </w:ins>
      <w:ins w:id="4768" w:author="PR Preview" w:date="2026-01-01T00:00:00Z">
        <w:r>
          <w:t xml:space="preserve">$\mathord{\smash[b]{\underset{\raise.3ex\hbox{$\scriptstyle\sim$}}{a}}\vphantom{a}}_1, \ldots, \mathord{\smash[b]{\underset{\raise.3ex\hbox{$\scriptstyle\sim$}}{a}}\vphantom{a}}_n$</w:t>
        </w:r>
      </w:ins>
      <w:ins w:id="4769" w:author="PR Preview" w:date="2026-01-01T00:00:00Z">
        <w:r>
          <w:t xml:space="preserve"> </w:t>
        </w:r>
      </w:ins>
      <w:ins w:id="4770" w:author="PR Preview" w:date="2026-01-01T00:00:00Z">
        <w:r>
          <w:t xml:space="preserve">and</w:t>
        </w:r>
      </w:ins>
      <w:ins w:id="4771" w:author="PR Preview" w:date="2026-01-01T00:00:00Z">
        <w:r>
          <w:t xml:space="preserve"> </w:t>
        </w:r>
      </w:ins>
      <w:ins w:id="4772" w:author="PR Preview" w:date="2026-01-01T00:00:00Z">
        <w:r>
          <w:t xml:space="preserve">$\mathord{\smash[b]{\underset{\raise.3ex\hbox{$\scriptstyle\sim$}}{x}}\vphantom{x}} \in \mathbb{R}^n$</w:t>
        </w:r>
      </w:ins>
      <w:ins w:id="4773" w:author="PR Preview" w:date="2026-01-01T00:00:00Z">
        <w:r>
          <w:t xml:space="preserve">, then</w:t>
        </w:r>
      </w:ins>
    </w:p>
    <w:p>
      <w:pPr>
        <w:pStyle w:val="BodyText"/>
      </w:pPr>
      <w:ins w:id="4774" w:author="PR Preview" w:date="2026-01-01T00:00:00Z">
        <w:r>
          <w:t xml:space="preserve">$$
    \mathbf{A} \mathord{\smash[b]{\underset{\raise.3ex\hbox{$\scriptstyle\sim$}}{x}}\vphantom{x}} = x_1 \mathord{\smash[b]{\underset{\raise.3ex\hbox{$\scriptstyle\sim$}}{a}}\vphantom{a}}_1 + \cdots + x_n \mathord{\smash[b]{\underset{\raise.3ex\hbox{$\scriptstyle\sim$}}{a}}\vphantom{a}}_n.
    $$</w:t>
        </w:r>
      </w:ins>
    </w:p>
    <w:bookmarkEnd w:id="209"/>
    <w:p>
      <w:pPr>
        <w:pStyle w:val="FirstParagraph"/>
      </w:pPr>
      <w:ins w:id="4775" w:author="PR Preview" w:date="2026-01-01T00:00:00Z">
        <w:r>
          <w:rPr>
            <w:i/>
            <w:iCs/>
          </w:rPr>
          <w:t xml:space="preserve">Proof</w:t>
        </w:r>
      </w:ins>
      <w:ins w:id="4776" w:author="PR Preview" w:date="2026-01-01T00:00:00Z">
        <w:r>
          <w:t xml:space="preserve">. </w:t>
        </w:r>
      </w:ins>
      <w:ins w:id="4777" w:author="PR Preview" w:date="2026-01-01T00:00:00Z">
        <w:r>
          <w:t xml:space="preserve">Compare entry</w:t>
        </w:r>
      </w:ins>
      <w:ins w:id="4778" w:author="PR Preview" w:date="2026-01-01T00:00:00Z">
        <w:r>
          <w:t xml:space="preserve"> </w:t>
        </w:r>
      </w:ins>
      <m:oMath>
        <m:r>
          <m:t>i</m:t>
        </m:r>
      </m:oMath>
      <w:ins w:id="4779" w:author="PR Preview" w:date="2026-01-01T00:00:00Z">
        <w:r>
          <w:t xml:space="preserve"> </w:t>
        </w:r>
      </w:ins>
      <w:ins w:id="4780" w:author="PR Preview" w:date="2026-01-01T00:00:00Z">
        <w:r>
          <w:t xml:space="preserve">of the two sides, for each</w:t>
        </w:r>
      </w:ins>
      <w:ins w:id="4781" w:author="PR Preview" w:date="2026-01-01T00:00:00Z">
        <w:r>
          <w:t xml:space="preserve"> </w:t>
        </w:r>
      </w:ins>
      <m:oMath>
        <m:r>
          <m:t>i</m:t>
        </m:r>
        <m:r>
          <m:rPr>
            <m:sty m:val="p"/>
          </m:rPr>
          <m:t>=</m:t>
        </m:r>
        <m:r>
          <m:t>1</m:t>
        </m:r>
        <m:r>
          <m:rPr>
            <m:sty m:val="p"/>
          </m:rPr>
          <m:t>,</m:t>
        </m:r>
        <m:r>
          <m:rPr>
            <m:sty m:val="p"/>
          </m:rPr>
          <m:t>…</m:t>
        </m:r>
        <m:r>
          <m:rPr>
            <m:sty m:val="p"/>
          </m:rPr>
          <m:t>,</m:t>
        </m:r>
        <m:r>
          <m:t>m</m:t>
        </m:r>
      </m:oMath>
      <w:ins w:id="4782" w:author="PR Preview" w:date="2026-01-01T00:00:00Z">
        <w:r>
          <w:t xml:space="preserve">.</w:t>
        </w:r>
      </w:ins>
      <w:ins w:id="4783" w:author="PR Preview" w:date="2026-01-01T00:00:00Z">
        <w:r>
          <w:t xml:space="preserve"> </w:t>
        </w:r>
      </w:ins>
      <w:ins w:id="4784" w:author="PR Preview" w:date="2026-01-01T00:00:00Z">
        <w:r>
          <w:t xml:space="preserve">Entry</w:t>
        </w:r>
      </w:ins>
      <w:ins w:id="4785" w:author="PR Preview" w:date="2026-01-01T00:00:00Z">
        <w:r>
          <w:t xml:space="preserve"> </w:t>
        </w:r>
      </w:ins>
      <m:oMath>
        <m:r>
          <m:t>i</m:t>
        </m:r>
      </m:oMath>
      <w:ins w:id="4786" w:author="PR Preview" w:date="2026-01-01T00:00:00Z">
        <w:r>
          <w:t xml:space="preserve"> </w:t>
        </w:r>
      </w:ins>
      <w:ins w:id="4787" w:author="PR Preview" w:date="2026-01-01T00:00:00Z">
        <w:r>
          <w:t xml:space="preserve">of</w:t>
        </w:r>
      </w:ins>
      <w:ins w:id="4788" w:author="PR Preview" w:date="2026-01-01T00:00:00Z">
        <w:r>
          <w:t xml:space="preserve"> </w:t>
        </w:r>
      </w:ins>
      <w:ins w:id="4789" w:author="PR Preview" w:date="2026-01-01T00:00:00Z">
        <w:r>
          <w:t xml:space="preserve">$\mathord{\smash[b]{\underset{\raise.3ex\hbox{$\scriptstyle\sim$}}{a}}\vphantom{a}}_j$</w:t>
        </w:r>
      </w:ins>
      <w:ins w:id="4790" w:author="PR Preview" w:date="2026-01-01T00:00:00Z">
        <w:r>
          <w:t xml:space="preserve"> </w:t>
        </w:r>
      </w:ins>
      <w:ins w:id="4791" w:author="PR Preview" w:date="2026-01-01T00:00:00Z">
        <w:r>
          <w:t xml:space="preserve">is</w:t>
        </w:r>
      </w:ins>
      <w:ins w:id="4792" w:author="PR Preview" w:date="2026-01-01T00:00:00Z">
        <w:r>
          <w:t xml:space="preserve"> </w:t>
        </w:r>
      </w:ins>
      <m:oMath>
        <m:sSub>
          <m:e>
            <m:r>
              <m:t>a</m:t>
            </m:r>
          </m:e>
          <m:sub>
            <m:r>
              <m:t>i</m:t>
            </m:r>
            <m:r>
              <m:t>j</m:t>
            </m:r>
          </m:sub>
        </m:sSub>
      </m:oMath>
      <w:ins w:id="4793" w:author="PR Preview" w:date="2026-01-01T00:00:00Z">
        <w:r>
          <w:t xml:space="preserve">, so</w:t>
        </w:r>
      </w:ins>
    </w:p>
    <w:p>
      <w:pPr>
        <w:pStyle w:val="BodyText"/>
      </w:pPr>
      <w:ins w:id="4794" w:author="PR Preview" w:date="2026-01-01T00:00:00Z">
        <w:r>
          <w:t xml:space="preserve">$$
    \begin{aligned}
    (\mathbf{A} \mathord{\smash[b]{\underset{\raise.3ex\hbox{$\scriptstyle\sim$}}{x}}\vphantom{x}})_i
    &amp;= a_{i1} x_1 + \cdots + a_{in} x_n
    &amp;&amp; \text{(}\text{Definition~32}\text{)}
    \\
    &amp;= x_1 a_{i1} + \cdots + x_n a_{in}
    &amp;&amp; \text{(multiplication of numbers is commutative)}
    \\
    &amp;= (x_1 \mathord{\smash[b]{\underset{\raise.3ex\hbox{$\scriptstyle\sim$}}{a}}\vphantom{a}}_1 + \cdots + x_n \mathord{\smash[b]{\underset{\raise.3ex\hbox{$\scriptstyle\sim$}}{a}}\vphantom{a}}_n)_i
    &amp;&amp; \text{(entry } i \text{ of each } x_j \mathord{\smash[b]{\underset{\raise.3ex\hbox{$\scriptstyle\sim$}}{a}}\vphantom{a}}_j \text{ is } x_j a_{ij} \text{)}
    \end{aligned}
    $$</w:t>
        </w:r>
      </w:ins>
    </w:p>
    <w:bookmarkStart w:id="210" w:name="exm-matvec-columns"/>
    <w:p>
      <w:pPr>
        <w:pStyle w:val="FirstParagraph"/>
      </w:pPr>
      <w:r>
        <w:rPr>
          <w:b/>
          <w:bCs/>
        </w:rPr>
        <w:t xml:space="preserve">Example 42 (A product as a combination of columns)</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r>
                <m:t>1</m:t>
              </m:r>
              <m:r>
                <m:rPr>
                  <m:sty m:val="p"/>
                </m:rPr>
                <m:t>⋅</m:t>
              </m:r>
              <m:d>
                <m:dPr>
                  <m:begChr m:val="["/>
                  <m:sepChr m:val=""/>
                  <m:endChr m:val="]"/>
                  <m:grow/>
                </m:dPr>
                <m:e>
                  <m:m>
                    <m:mPr>
                      <m:baseJc m:val="center"/>
                      <m:plcHide m:val="on"/>
                      <m:mcs>
                        <m:mc>
                          <m:mcPr>
                            <m:mcJc m:val="center"/>
                            <m:count m:val="1"/>
                          </m:mcPr>
                        </m:mc>
                      </m:mcs>
                    </m:mPr>
                    <m:mr>
                      <m:e>
                        <m:r>
                          <m:t>1</m:t>
                        </m:r>
                      </m:e>
                    </m:mr>
                    <m:mr>
                      <m:e>
                        <m:r>
                          <m:t>3</m:t>
                        </m:r>
                      </m:e>
                    </m:mr>
                  </m:m>
                </m:e>
              </m:d>
              <m:r>
                <m:rPr>
                  <m:sty m:val="p"/>
                </m:rPr>
                <m:t>+</m:t>
              </m:r>
              <m:r>
                <m:rPr>
                  <m:sty m:val="p"/>
                </m:rPr>
                <m:t>(</m:t>
              </m:r>
              <m:r>
                <m:rPr>
                  <m:sty m:val="p"/>
                </m:rPr>
                <m:t>−</m:t>
              </m:r>
              <m:r>
                <m:t>1</m:t>
              </m:r>
              <m:r>
                <m:rPr>
                  <m:sty m:val="p"/>
                </m:rPr>
                <m:t>)</m:t>
              </m:r>
              <m:r>
                <m:rPr>
                  <m:sty m:val="p"/>
                </m:rPr>
                <m:t>⋅</m:t>
              </m:r>
              <m:d>
                <m:dPr>
                  <m:begChr m:val="["/>
                  <m:sepChr m:val=""/>
                  <m:endChr m:val="]"/>
                  <m:grow/>
                </m:dPr>
                <m:e>
                  <m:m>
                    <m:mPr>
                      <m:baseJc m:val="center"/>
                      <m:plcHide m:val="on"/>
                      <m:mcs>
                        <m:mc>
                          <m:mcPr>
                            <m:mcJc m:val="center"/>
                            <m:count m:val="1"/>
                          </m:mcPr>
                        </m:mc>
                      </m:mcs>
                    </m:mPr>
                    <m:mr>
                      <m:e>
                        <m:r>
                          <m:t>2</m:t>
                        </m:r>
                      </m:e>
                    </m:mr>
                    <m:mr>
                      <m:e>
                        <m:r>
                          <m:t>4</m:t>
                        </m:r>
                      </m:e>
                    </m:mr>
                  </m:m>
                </m:e>
              </m:d>
              <m:r>
                <m:t>&amp;</m:t>
              </m:r>
              <m:r>
                <m:t>&amp;</m:t>
              </m:r>
              <m:r>
                <m:rPr>
                  <m:nor/>
                  <m:sty m:val="p"/>
                </m:rPr>
                <m:t>(</m:t>
              </m:r>
              <m:r>
                <m:rPr>
                  <m:nor/>
                  <m:sty m:val="p"/>
                </m:rPr>
                <m:t>Theorem 23</m:t>
              </m:r>
              <m:r>
                <m:rPr>
                  <m:nor/>
                  <m:sty m:val="p"/>
                </m:rPr>
                <m:t>)</m:t>
              </m:r>
            </m:e>
            <m:e>
              <m:r>
                <m:t>&amp;</m:t>
              </m:r>
              <m:r>
                <m:rPr>
                  <m:sty m:val="p"/>
                </m:rPr>
                <m:t>=</m:t>
              </m:r>
              <m:d>
                <m:dPr>
                  <m:begChr m:val="["/>
                  <m:sepChr m:val=""/>
                  <m:endChr m:val="]"/>
                  <m:grow/>
                </m:dPr>
                <m:e>
                  <m:m>
                    <m:mPr>
                      <m:baseJc m:val="center"/>
                      <m:plcHide m:val="on"/>
                      <m:mcs>
                        <m:mc>
                          <m:mcPr>
                            <m:mcJc m:val="center"/>
                            <m:count m:val="1"/>
                          </m:mcPr>
                        </m:mc>
                      </m:mcs>
                    </m:mPr>
                    <m:mr>
                      <m:e>
                        <m:r>
                          <m:rPr>
                            <m:sty m:val="p"/>
                          </m:rPr>
                          <m:t>−</m:t>
                        </m:r>
                        <m:r>
                          <m:t>1</m:t>
                        </m:r>
                      </m:e>
                    </m:mr>
                    <m:mr>
                      <m:e>
                        <m:r>
                          <m:rPr>
                            <m:sty m:val="p"/>
                          </m:rPr>
                          <m:t>−</m:t>
                        </m:r>
                        <m:r>
                          <m:t>1</m:t>
                        </m:r>
                      </m:e>
                    </m:mr>
                  </m:m>
                </m:e>
              </m:d>
              <m:r>
                <m:rPr>
                  <m:sty m:val="p"/>
                </m:rPr>
                <m:t>,</m:t>
              </m:r>
              <m:r>
                <m:t>&amp;</m:t>
              </m:r>
              <m:r>
                <m:t>&amp;</m:t>
              </m:r>
              <m:r>
                <m:rPr>
                  <m:nor/>
                  <m:sty m:val="p"/>
                </m:rPr>
                <m:t>(arithmetic)</m:t>
              </m:r>
            </m:e>
          </m:eqArr>
        </m:oMath>
      </m:oMathPara>
    </w:p>
    <w:p>
      <w:pPr>
        <w:pStyle w:val="FirstParagraph"/>
      </w:pPr>
      <w:r>
        <w:t xml:space="preserve">the same answer as computing each entry as a row-times-vector dot product</w:t>
      </w:r>
      <w:r>
        <w:t xml:space="preserve"> </w:t>
      </w:r>
      <w:r>
        <w:t xml:space="preserve">(</w:t>
      </w:r>
      <w:hyperlink w:anchor="rem-matvec-row-dot-products">
        <w:r>
          <w:rPr>
            <w:rStyle w:val="Hyperlink"/>
          </w:rPr>
          <w:t xml:space="preserve">Remark 13</w:t>
        </w:r>
      </w:hyperlink>
      <w:r>
        <w:t xml:space="preserve">).</w:t>
      </w:r>
    </w:p>
    <w:bookmarkEnd w:id="210"/>
    <w:bookmarkStart w:id="211" w:name="thm-matvec-linear"/>
    <w:p>
      <w:pPr>
        <w:pStyle w:val="BodyText"/>
      </w:pPr>
      <w:del w:id="4795" w:author="PR Preview" w:date="2026-01-01T00:00:00Z">
        <w:r>
          <w:rPr>
            <w:b/>
            <w:bCs/>
          </w:rPr>
          <w:delText xml:space="preserve">Theorem 24 (A matrix maps a combination to the same combination of images)</w:delText>
        </w:r>
      </w:del>
      <w:del w:id="4796" w:author="PR Preview" w:date="2026-01-01T00:00:00Z">
        <w:r>
          <w:delText xml:space="preserve"> </w:delText>
        </w:r>
      </w:del>
      <w:del w:id="4797" w:author="PR Preview" w:date="2026-01-01T00:00:00Z">
        <w:r>
          <w:delText xml:space="preserve">If</w:delText>
        </w:r>
      </w:del>
      <w:del w:id="4798" w:author="PR Preview" w:date="2026-01-01T00:00:00Z">
        <w:r>
          <w:delText xml:space="preserve"> </w:delText>
        </w:r>
      </w:del>
      <m:oMath>
        <m:r>
          <m:rPr>
            <m:sty m:val="bi"/>
          </m:rPr>
          <m:t>A</m:t>
        </m:r>
      </m:oMath>
      <w:del w:id="4799" w:author="PR Preview" w:date="2026-01-01T00:00:00Z">
        <w:r>
          <w:delText xml:space="preserve"> </w:delText>
        </w:r>
      </w:del>
      <w:del w:id="4800" w:author="PR Preview" w:date="2026-01-01T00:00:00Z">
        <w:r>
          <w:delText xml:space="preserve">is an</w:delText>
        </w:r>
      </w:del>
      <w:del w:id="4801" w:author="PR Preview" w:date="2026-01-01T00:00:00Z">
        <w:r>
          <w:delText xml:space="preserve"> </w:delText>
        </w:r>
      </w:del>
      <m:oMath>
        <m:r>
          <m:t>m</m:t>
        </m:r>
        <m:r>
          <m:rPr>
            <m:sty m:val="p"/>
          </m:rPr>
          <m:t>×</m:t>
        </m:r>
        <m:r>
          <m:t>n</m:t>
        </m:r>
      </m:oMath>
      <w:del w:id="4802" w:author="PR Preview" w:date="2026-01-01T00:00:00Z">
        <w:r>
          <w:delText xml:space="preserve"> </w:delText>
        </w:r>
      </w:del>
      <w:del w:id="4803" w:author="PR Preview" w:date="2026-01-01T00:00:00Z">
        <w:r>
          <w:delText xml:space="preserve">matrix,</w:delText>
        </w:r>
      </w:del>
      <w:del w:id="4804"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p>
          <m:e>
            <m:r>
              <m:rPr>
                <m:scr m:val="double-struck"/>
                <m:sty m:val="p"/>
              </m:rPr>
              <m:t>R</m:t>
            </m:r>
          </m:e>
          <m:sup>
            <m:r>
              <m:t>n</m:t>
            </m:r>
          </m:sup>
        </m:sSup>
      </m:oMath>
      <w:del w:id="4805" w:author="PR Preview" w:date="2026-01-01T00:00:00Z">
        <w:r>
          <w:delText xml:space="preserve"> </w:delText>
        </w:r>
      </w:del>
      <w:del w:id="4806" w:author="PR Preview" w:date="2026-01-01T00:00:00Z">
        <w:r>
          <w:delText xml:space="preserve">and</w:delText>
        </w:r>
      </w:del>
      <w:del w:id="4807"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del w:id="4808" w:author="PR Preview" w:date="2026-01-01T00:00:00Z">
        <w:r>
          <w:delText xml:space="preserve">, then</w:delText>
        </w:r>
      </w:del>
    </w:p>
    <w:p>
      <w:pPr>
        <w:pStyle w:val="BodyText"/>
      </w:pPr>
      <m:oMathPara>
        <m:oMathParaPr>
          <m:jc m:val="center"/>
        </m:oMathParaPr>
        <m:oMath>
          <m:r>
            <m:rPr>
              <m:sty m:val="bi"/>
            </m:rPr>
            <m:t>A</m:t>
          </m:r>
          <m:r>
            <m:t> </m:t>
          </m:r>
          <m:r>
            <m:rPr>
              <m:sty m:val="p"/>
            </m:rPr>
            <m:t>(</m:t>
          </m:r>
          <m:sSub>
            <m:e>
              <m:r>
                <m:t>c</m:t>
              </m:r>
            </m:e>
            <m:sub>
              <m:r>
                <m:t>1</m:t>
              </m:r>
            </m:sub>
          </m:sSub>
          <m:sSub>
            <m:e>
              <m:limLow>
                <m:e>
                  <m:r>
                    <m:t>z</m:t>
                  </m:r>
                </m:e>
                <m:lim>
                  <m:r>
                    <m:rPr>
                      <m:sty m:val="p"/>
                    </m:rPr>
                    <m:t>∼</m:t>
                  </m:r>
                </m:lim>
              </m:limLow>
            </m:e>
            <m:sub>
              <m:r>
                <m:t>1</m:t>
              </m:r>
            </m:sub>
          </m:sSub>
          <m:r>
            <m:rPr>
              <m:sty m:val="p"/>
            </m:rPr>
            <m:t>+</m:t>
          </m:r>
          <m:r>
            <m:rPr>
              <m:sty m:val="p"/>
            </m:rPr>
            <m:t>⋯</m:t>
          </m:r>
          <m:r>
            <m:rPr>
              <m:sty m:val="p"/>
            </m:rPr>
            <m:t>+</m:t>
          </m:r>
          <m:sSub>
            <m:e>
              <m:r>
                <m:t>c</m:t>
              </m:r>
            </m:e>
            <m:sub>
              <m:r>
                <m:t>k</m:t>
              </m:r>
            </m:sub>
          </m:sSub>
          <m:sSub>
            <m:e>
              <m:limLow>
                <m:e>
                  <m:r>
                    <m:t>z</m:t>
                  </m:r>
                </m:e>
                <m:lim>
                  <m:r>
                    <m:rPr>
                      <m:sty m:val="p"/>
                    </m:rPr>
                    <m:t>∼</m:t>
                  </m:r>
                </m:lim>
              </m:limLow>
            </m:e>
            <m:sub>
              <m:r>
                <m:t>k</m:t>
              </m:r>
            </m:sub>
          </m:sSub>
          <m:r>
            <m:rPr>
              <m:sty m:val="p"/>
            </m:rPr>
            <m:t>)</m:t>
          </m:r>
          <m:r>
            <m:rPr>
              <m:sty m:val="p"/>
            </m:rPr>
            <m:t>=</m:t>
          </m:r>
          <m:sSub>
            <m:e>
              <m:r>
                <m:t>c</m:t>
              </m:r>
            </m:e>
            <m:sub>
              <m:r>
                <m:t>1</m:t>
              </m:r>
            </m:sub>
          </m:sSub>
          <m:r>
            <m:t> </m:t>
          </m:r>
          <m:r>
            <m:rPr>
              <m:sty m:val="bi"/>
            </m:rPr>
            <m:t>A</m:t>
          </m:r>
          <m:sSub>
            <m:e>
              <m:limLow>
                <m:e>
                  <m:r>
                    <m:t>z</m:t>
                  </m:r>
                </m:e>
                <m:lim>
                  <m:r>
                    <m:rPr>
                      <m:sty m:val="p"/>
                    </m:rPr>
                    <m:t>∼</m:t>
                  </m:r>
                </m:lim>
              </m:limLow>
            </m:e>
            <m:sub>
              <m:r>
                <m:t>1</m:t>
              </m:r>
            </m:sub>
          </m:sSub>
          <m:r>
            <m:rPr>
              <m:sty m:val="p"/>
            </m:rPr>
            <m:t>+</m:t>
          </m:r>
          <m:r>
            <m:rPr>
              <m:sty m:val="p"/>
            </m:rPr>
            <m:t>⋯</m:t>
          </m:r>
          <m:r>
            <m:rPr>
              <m:sty m:val="p"/>
            </m:rPr>
            <m:t>+</m:t>
          </m:r>
          <m:sSub>
            <m:e>
              <m:r>
                <m:t>c</m:t>
              </m:r>
            </m:e>
            <m:sub>
              <m:r>
                <m:t>k</m:t>
              </m:r>
            </m:sub>
          </m:sSub>
          <m:r>
            <m:t> </m:t>
          </m:r>
          <m:r>
            <m:rPr>
              <m:sty m:val="bi"/>
            </m:rPr>
            <m:t>A</m:t>
          </m:r>
          <m:sSub>
            <m:e>
              <m:limLow>
                <m:e>
                  <m:r>
                    <m:t>z</m:t>
                  </m:r>
                </m:e>
                <m:lim>
                  <m:r>
                    <m:rPr>
                      <m:sty m:val="p"/>
                    </m:rPr>
                    <m:t>∼</m:t>
                  </m:r>
                </m:lim>
              </m:limLow>
            </m:e>
            <m:sub>
              <m:r>
                <m:t>k</m:t>
              </m:r>
            </m:sub>
          </m:sSub>
          <m:r>
            <m:rPr>
              <m:sty m:val="p"/>
            </m:rPr>
            <m:t>.</m:t>
          </m:r>
        </m:oMath>
      </m:oMathPara>
    </w:p>
    <w:p>
      <w:pPr>
        <w:pStyle w:val="FirstParagraph"/>
      </w:pPr>
      <w:del w:id="4809" w:author="PR Preview" w:date="2026-01-01T00:00:00Z">
        <w:r>
          <w:rPr>
            <w:i/>
            <w:iCs/>
          </w:rPr>
          <w:delText xml:space="preserve">Proof</w:delText>
        </w:r>
      </w:del>
      <w:del w:id="4810" w:author="PR Preview" w:date="2026-01-01T00:00:00Z">
        <w:r>
          <w:delText xml:space="preserve">. </w:delText>
        </w:r>
      </w:del>
      <w:del w:id="4811" w:author="PR Preview" w:date="2026-01-01T00:00:00Z">
        <w:r>
          <w:delText xml:space="preserve">The function</w:delText>
        </w:r>
      </w:del>
      <w:del w:id="4812" w:author="PR Preview" w:date="2026-01-01T00:00:00Z">
        <w:r>
          <w:delText xml:space="preserve"> </w:delText>
        </w:r>
      </w:del>
      <m:oMath>
        <m:limLow>
          <m:e>
            <m:r>
              <m:t>x</m:t>
            </m:r>
          </m:e>
          <m:lim>
            <m:r>
              <m:rPr>
                <m:sty m:val="p"/>
              </m:rPr>
              <m:t>∼</m:t>
            </m:r>
          </m:lim>
        </m:limLow>
        <m:r>
          <m:rPr>
            <m:sty m:val="p"/>
          </m:rPr>
          <m:t>↦</m:t>
        </m:r>
        <m:r>
          <m:rPr>
            <m:sty m:val="bi"/>
          </m:rPr>
          <m:t>A</m:t>
        </m:r>
        <m:limLow>
          <m:e>
            <m:r>
              <m:t>x</m:t>
            </m:r>
          </m:e>
          <m:lim>
            <m:r>
              <m:rPr>
                <m:sty m:val="p"/>
              </m:rPr>
              <m:t>∼</m:t>
            </m:r>
          </m:lim>
        </m:limLow>
      </m:oMath>
      <w:del w:id="4813" w:author="PR Preview" w:date="2026-01-01T00:00:00Z">
        <w:r>
          <w:delText xml:space="preserve"> </w:delText>
        </w:r>
      </w:del>
      <w:del w:id="4814" w:author="PR Preview" w:date="2026-01-01T00:00:00Z">
        <w:r>
          <w:delText xml:space="preserve">is a linear map</w:delText>
        </w:r>
      </w:del>
      <w:del w:id="4815" w:author="PR Preview" w:date="2026-01-01T00:00:00Z">
        <w:r>
          <w:delText xml:space="preserve"> </w:delText>
        </w:r>
      </w:del>
      <w:del w:id="4816" w:author="PR Preview" w:date="2026-01-01T00:00:00Z">
        <w:r>
          <w:delText xml:space="preserve">by</w:delText>
        </w:r>
      </w:del>
      <w:del w:id="4817" w:author="PR Preview" w:date="2026-01-01T00:00:00Z">
        <w:r>
          <w:delText xml:space="preserve"> </w:delText>
        </w:r>
      </w:del>
      <w:hyperlink w:anchor="thm-matrix-map-linear">
        <w:del w:id="4818" w:author="PR Preview" w:date="2026-01-01T00:00:00Z">
          <w:r>
            <w:rPr>
              <w:rStyle w:val="Hyperlink"/>
            </w:rPr>
            <w:delText xml:space="preserve">Theorem 12</w:delText>
          </w:r>
        </w:del>
      </w:hyperlink>
      <w:del w:id="4819" w:author="PR Preview" w:date="2026-01-01T00:00:00Z">
        <w:r>
          <w:delText xml:space="preserve">,</w:delText>
        </w:r>
      </w:del>
      <w:del w:id="4820" w:author="PR Preview" w:date="2026-01-01T00:00:00Z">
        <w:r>
          <w:delText xml:space="preserve"> </w:delText>
        </w:r>
      </w:del>
      <w:del w:id="4821" w:author="PR Preview" w:date="2026-01-01T00:00:00Z">
        <w:r>
          <w:delText xml:space="preserve">and a linear map preserves linear combinations</w:delText>
        </w:r>
      </w:del>
      <w:del w:id="4822" w:author="PR Preview" w:date="2026-01-01T00:00:00Z">
        <w:r>
          <w:delText xml:space="preserve"> </w:delText>
        </w:r>
      </w:del>
      <w:del w:id="4823" w:author="PR Preview" w:date="2026-01-01T00:00:00Z">
        <w:r>
          <w:delText xml:space="preserve">by</w:delText>
        </w:r>
      </w:del>
      <w:del w:id="4824" w:author="PR Preview" w:date="2026-01-01T00:00:00Z">
        <w:r>
          <w:delText xml:space="preserve"> </w:delText>
        </w:r>
      </w:del>
      <w:hyperlink w:anchor="thm-linear-map-lincom">
        <w:del w:id="4825" w:author="PR Preview" w:date="2026-01-01T00:00:00Z">
          <w:r>
            <w:rPr>
              <w:rStyle w:val="Hyperlink"/>
            </w:rPr>
            <w:delText xml:space="preserve">Theorem 13</w:delText>
          </w:r>
        </w:del>
      </w:hyperlink>
      <w:del w:id="4826" w:author="PR Preview" w:date="2026-01-01T00:00:00Z">
        <w:r>
          <w:delText xml:space="preserve">.</w:delText>
        </w:r>
      </w:del>
      <w:del w:id="4827" w:author="PR Preview" w:date="2026-01-01T00:00:00Z">
        <w:r>
          <w:delText xml:space="preserve"> </w:delText>
        </w:r>
      </w:del>
      <w:del w:id="4828" w:author="PR Preview" w:date="2026-01-01T00:00:00Z">
        <w:r>
          <w:delText xml:space="preserve">Applying that theorem with</w:delText>
        </w:r>
      </w:del>
      <w:del w:id="4829"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rPr>
            <m:sty m:val="bi"/>
          </m:rPr>
          <m:t>A</m:t>
        </m:r>
        <m:limLow>
          <m:e>
            <m:r>
              <m:t>x</m:t>
            </m:r>
          </m:e>
          <m:lim>
            <m:r>
              <m:rPr>
                <m:sty m:val="p"/>
              </m:rPr>
              <m:t>∼</m:t>
            </m:r>
          </m:lim>
        </m:limLow>
      </m:oMath>
      <w:del w:id="4830" w:author="PR Preview" w:date="2026-01-01T00:00:00Z">
        <w:r>
          <w:delText xml:space="preserve"> </w:delText>
        </w:r>
      </w:del>
      <w:del w:id="4831" w:author="PR Preview" w:date="2026-01-01T00:00:00Z">
        <w:r>
          <w:delText xml:space="preserve">and</w:delText>
        </w:r>
      </w:del>
      <w:del w:id="4832" w:author="PR Preview" w:date="2026-01-01T00:00:00Z">
        <w:r>
          <w:delText xml:space="preserve"> </w:delText>
        </w:r>
      </w:del>
      <m:oMath>
        <m:sSub>
          <m:e>
            <m:limLow>
              <m:e>
                <m:r>
                  <m:t>v</m:t>
                </m:r>
              </m:e>
              <m:lim>
                <m:r>
                  <m:rPr>
                    <m:sty m:val="p"/>
                  </m:rPr>
                  <m:t>∼</m:t>
                </m:r>
              </m:lim>
            </m:limLow>
          </m:e>
          <m:sub>
            <m:r>
              <m:t>i</m:t>
            </m:r>
          </m:sub>
        </m:sSub>
        <m:r>
          <m:rPr>
            <m:sty m:val="p"/>
          </m:rPr>
          <m:t>=</m:t>
        </m:r>
        <m:sSub>
          <m:e>
            <m:limLow>
              <m:e>
                <m:r>
                  <m:t>z</m:t>
                </m:r>
              </m:e>
              <m:lim>
                <m:r>
                  <m:rPr>
                    <m:sty m:val="p"/>
                  </m:rPr>
                  <m:t>∼</m:t>
                </m:r>
              </m:lim>
            </m:limLow>
          </m:e>
          <m:sub>
            <m:r>
              <m:t>i</m:t>
            </m:r>
          </m:sub>
        </m:sSub>
      </m:oMath>
      <w:del w:id="4833" w:author="PR Preview" w:date="2026-01-01T00:00:00Z">
        <w:r>
          <w:delText xml:space="preserve"> </w:delText>
        </w:r>
      </w:del>
      <w:del w:id="4834" w:author="PR Preview" w:date="2026-01-01T00:00:00Z">
        <w:r>
          <w:delText xml:space="preserve">gives the identity.</w:delText>
        </w:r>
      </w:del>
    </w:p>
    <w:p>
      <w:pPr>
        <w:pStyle w:val="BodyText"/>
      </w:pPr>
      <w:del w:id="4835" w:author="PR Preview" w:date="2026-01-01T00:00:00Z">
        <w:r>
          <w:rPr>
            <w:b/>
            <w:bCs/>
          </w:rPr>
          <w:delText xml:space="preserve">Example 43 (Applying a matrix to a combination)</w:delText>
        </w:r>
      </w:del>
      <w:del w:id="4836" w:author="PR Preview" w:date="2026-01-01T00:00:00Z">
        <w:r>
          <w:delText xml:space="preserve"> </w:delText>
        </w:r>
      </w:del>
      <w:del w:id="4837" w:author="PR Preview" w:date="2026-01-01T00:00:00Z">
        <w:r>
          <w:delText xml:space="preserve">Let</w:delText>
        </w:r>
      </w:del>
      <w:del w:id="483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4839" w:author="PR Preview" w:date="2026-01-01T00:00:00Z">
        <w:r>
          <w:delText xml:space="preserve">,</w:delText>
        </w:r>
      </w:del>
      <w:del w:id="4840" w:author="PR Preview" w:date="2026-01-01T00:00:00Z">
        <w:r>
          <w:delText xml:space="preserve"> </w:delText>
        </w:r>
      </w:del>
      <m:oMath>
        <m:sSub>
          <m:e>
            <m:limLow>
              <m:e>
                <m:r>
                  <m:t>z</m:t>
                </m:r>
              </m:e>
              <m:lim>
                <m:r>
                  <m:rPr>
                    <m:sty m:val="p"/>
                  </m:rPr>
                  <m:t>∼</m:t>
                </m:r>
              </m:lim>
            </m:limLow>
          </m:e>
          <m:sub>
            <m:r>
              <m:t>1</m:t>
            </m:r>
          </m:sub>
        </m:sSub>
        <m:r>
          <m:rPr>
            <m:sty m:val="p"/>
          </m:rPr>
          <m:t>=</m:t>
        </m:r>
        <m:r>
          <m:rPr>
            <m:sty m:val="p"/>
          </m:rPr>
          <m:t>(</m:t>
        </m:r>
        <m:r>
          <m:t>1</m:t>
        </m:r>
        <m:r>
          <m:rPr>
            <m:sty m:val="p"/>
          </m:rPr>
          <m:t>,</m:t>
        </m:r>
        <m:r>
          <m:t>0</m:t>
        </m:r>
        <m:r>
          <m:rPr>
            <m:sty m:val="p"/>
          </m:rPr>
          <m:t>)</m:t>
        </m:r>
      </m:oMath>
      <w:del w:id="4841" w:author="PR Preview" w:date="2026-01-01T00:00:00Z">
        <w:r>
          <w:delText xml:space="preserve"> </w:delText>
        </w:r>
      </w:del>
      <w:del w:id="4842" w:author="PR Preview" w:date="2026-01-01T00:00:00Z">
        <w:r>
          <w:delText xml:space="preserve">and</w:delText>
        </w:r>
      </w:del>
      <w:del w:id="4843" w:author="PR Preview" w:date="2026-01-01T00:00:00Z">
        <w:r>
          <w:delText xml:space="preserve"> </w:delText>
        </w:r>
      </w:del>
      <m:oMath>
        <m:sSub>
          <m:e>
            <m:limLow>
              <m:e>
                <m:r>
                  <m:t>z</m:t>
                </m:r>
              </m:e>
              <m:lim>
                <m:r>
                  <m:rPr>
                    <m:sty m:val="p"/>
                  </m:rPr>
                  <m:t>∼</m:t>
                </m:r>
              </m:lim>
            </m:limLow>
          </m:e>
          <m:sub>
            <m:r>
              <m:t>2</m:t>
            </m:r>
          </m:sub>
        </m:sSub>
        <m:r>
          <m:rPr>
            <m:sty m:val="p"/>
          </m:rPr>
          <m:t>=</m:t>
        </m:r>
        <m:r>
          <m:rPr>
            <m:sty m:val="p"/>
          </m:rPr>
          <m:t>(</m:t>
        </m:r>
        <m:r>
          <m:t>0</m:t>
        </m:r>
        <m:r>
          <m:rPr>
            <m:sty m:val="p"/>
          </m:rPr>
          <m:t>,</m:t>
        </m:r>
        <m:r>
          <m:t>1</m:t>
        </m:r>
        <m:r>
          <m:rPr>
            <m:sty m:val="p"/>
          </m:rPr>
          <m:t>)</m:t>
        </m:r>
      </m:oMath>
      <w:del w:id="4844" w:author="PR Preview" w:date="2026-01-01T00:00:00Z">
        <w:r>
          <w:delText xml:space="preserve">.</w:delText>
        </w:r>
      </w:del>
      <w:del w:id="4845" w:author="PR Preview" w:date="2026-01-01T00:00:00Z">
        <w:r>
          <w:delText xml:space="preserve"> </w:delText>
        </w:r>
      </w:del>
      <w:del w:id="4846" w:author="PR Preview" w:date="2026-01-01T00:00:00Z">
        <w:r>
          <w:delText xml:space="preserve">Then</w:delText>
        </w:r>
      </w:del>
      <w:del w:id="4847" w:author="PR Preview" w:date="2026-01-01T00:00:00Z">
        <w:r>
          <w:delText xml:space="preserve"> </w:delText>
        </w:r>
      </w:del>
      <m:oMath>
        <m:r>
          <m:rPr>
            <m:sty m:val="bi"/>
          </m:rPr>
          <m:t>A</m:t>
        </m:r>
        <m:sSub>
          <m:e>
            <m:limLow>
              <m:e>
                <m:r>
                  <m:t>z</m:t>
                </m:r>
              </m:e>
              <m:lim>
                <m:r>
                  <m:rPr>
                    <m:sty m:val="p"/>
                  </m:rPr>
                  <m:t>∼</m:t>
                </m:r>
              </m:lim>
            </m:limLow>
          </m:e>
          <m:sub>
            <m:r>
              <m:t>1</m:t>
            </m:r>
          </m:sub>
        </m:sSub>
        <m:r>
          <m:rPr>
            <m:sty m:val="p"/>
          </m:rPr>
          <m:t>=</m:t>
        </m:r>
        <m:r>
          <m:rPr>
            <m:sty m:val="p"/>
          </m:rPr>
          <m:t>(</m:t>
        </m:r>
        <m:r>
          <m:t>1</m:t>
        </m:r>
        <m:r>
          <m:rPr>
            <m:sty m:val="p"/>
          </m:rPr>
          <m:t>,</m:t>
        </m:r>
        <m:r>
          <m:t>3</m:t>
        </m:r>
        <m:r>
          <m:rPr>
            <m:sty m:val="p"/>
          </m:rPr>
          <m:t>)</m:t>
        </m:r>
      </m:oMath>
      <w:del w:id="4848" w:author="PR Preview" w:date="2026-01-01T00:00:00Z">
        <w:r>
          <w:delText xml:space="preserve"> </w:delText>
        </w:r>
      </w:del>
      <w:del w:id="4849" w:author="PR Preview" w:date="2026-01-01T00:00:00Z">
        <w:r>
          <w:delText xml:space="preserve">and</w:delText>
        </w:r>
      </w:del>
      <w:del w:id="4850" w:author="PR Preview" w:date="2026-01-01T00:00:00Z">
        <w:r>
          <w:delText xml:space="preserve"> </w:delText>
        </w:r>
      </w:del>
      <m:oMath>
        <m:r>
          <m:rPr>
            <m:sty m:val="bi"/>
          </m:rPr>
          <m:t>A</m:t>
        </m:r>
        <m:sSub>
          <m:e>
            <m:limLow>
              <m:e>
                <m:r>
                  <m:t>z</m:t>
                </m:r>
              </m:e>
              <m:lim>
                <m:r>
                  <m:rPr>
                    <m:sty m:val="p"/>
                  </m:rPr>
                  <m:t>∼</m:t>
                </m:r>
              </m:lim>
            </m:limLow>
          </m:e>
          <m:sub>
            <m:r>
              <m:t>2</m:t>
            </m:r>
          </m:sub>
        </m:sSub>
        <m:r>
          <m:rPr>
            <m:sty m:val="p"/>
          </m:rPr>
          <m:t>=</m:t>
        </m:r>
        <m:r>
          <m:rPr>
            <m:sty m:val="p"/>
          </m:rPr>
          <m:t>(</m:t>
        </m:r>
        <m:r>
          <m:t>2</m:t>
        </m:r>
        <m:r>
          <m:rPr>
            <m:sty m:val="p"/>
          </m:rPr>
          <m:t>,</m:t>
        </m:r>
        <m:r>
          <m:t>4</m:t>
        </m:r>
        <m:r>
          <m:rPr>
            <m:sty m:val="p"/>
          </m:rPr>
          <m:t>)</m:t>
        </m:r>
      </m:oMath>
      <w:del w:id="4851" w:author="PR Preview" w:date="2026-01-01T00:00:00Z">
        <w:r>
          <w:delText xml:space="preserve">,</w:delText>
        </w:r>
      </w:del>
      <w:del w:id="4852" w:author="PR Preview" w:date="2026-01-01T00:00:00Z">
        <w:r>
          <w:delText xml:space="preserve"> </w:delText>
        </w:r>
      </w:del>
      <w:del w:id="4853" w:author="PR Preview" w:date="2026-01-01T00:00:00Z">
        <w:r>
          <w:delText xml:space="preserve">and for the combination</w:delText>
        </w:r>
      </w:del>
      <w:del w:id="4854" w:author="PR Preview" w:date="2026-01-01T00:00:00Z">
        <w:r>
          <w:delText xml:space="preserve"> </w:delText>
        </w:r>
      </w:del>
      <m:oMath>
        <m:r>
          <m:t>2</m:t>
        </m:r>
        <m:sSub>
          <m:e>
            <m:limLow>
              <m:e>
                <m:r>
                  <m:t>z</m:t>
                </m:r>
              </m:e>
              <m:lim>
                <m:r>
                  <m:rPr>
                    <m:sty m:val="p"/>
                  </m:rPr>
                  <m:t>∼</m:t>
                </m:r>
              </m:lim>
            </m:limLow>
          </m:e>
          <m:sub>
            <m:r>
              <m:t>1</m:t>
            </m:r>
          </m:sub>
        </m:sSub>
        <m:r>
          <m:rPr>
            <m:sty m:val="p"/>
          </m:rPr>
          <m:t>−</m:t>
        </m:r>
        <m:sSub>
          <m:e>
            <m:limLow>
              <m:e>
                <m:r>
                  <m:t>z</m:t>
                </m:r>
              </m:e>
              <m:lim>
                <m:r>
                  <m:rPr>
                    <m:sty m:val="p"/>
                  </m:rPr>
                  <m:t>∼</m:t>
                </m:r>
              </m:lim>
            </m:limLow>
          </m:e>
          <m:sub>
            <m:r>
              <m:t>2</m:t>
            </m:r>
          </m:sub>
        </m:sSub>
        <m:r>
          <m:rPr>
            <m:sty m:val="p"/>
          </m:rPr>
          <m:t>=</m:t>
        </m:r>
        <m:r>
          <m:rPr>
            <m:sty m:val="p"/>
          </m:rPr>
          <m:t>(</m:t>
        </m:r>
        <m:r>
          <m:t>2</m:t>
        </m:r>
        <m:r>
          <m:rPr>
            <m:sty m:val="p"/>
          </m:rPr>
          <m:t>,</m:t>
        </m:r>
        <m:r>
          <m:rPr>
            <m:sty m:val="p"/>
          </m:rPr>
          <m:t>−</m:t>
        </m:r>
        <m:r>
          <m:t>1</m:t>
        </m:r>
        <m:r>
          <m:rPr>
            <m:sty m:val="p"/>
          </m:rPr>
          <m:t>)</m:t>
        </m:r>
      </m:oMath>
      <w:del w:id="4855" w:author="PR Preview" w:date="2026-01-01T00:00:00Z">
        <w:r>
          <w:delText xml:space="preserve">:</w:delText>
        </w:r>
      </w:del>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del w:id="4856" w:author="PR Preview" w:date="2026-01-01T00:00:00Z">
        <w:r>
          <w:delText xml:space="preserve">which is</w:delText>
        </w:r>
      </w:del>
      <w:del w:id="4857" w:author="PR Preview" w:date="2026-01-01T00:00:00Z">
        <w:r>
          <w:delText xml:space="preserve"> </w:delText>
        </w:r>
      </w:del>
      <m:oMath>
        <m:r>
          <m:t>2</m:t>
        </m:r>
        <m:r>
          <m:t> </m:t>
        </m:r>
        <m:r>
          <m:rPr>
            <m:sty m:val="bi"/>
          </m:rPr>
          <m:t>A</m:t>
        </m:r>
        <m:sSub>
          <m:e>
            <m:limLow>
              <m:e>
                <m:r>
                  <m:t>z</m:t>
                </m:r>
              </m:e>
              <m:lim>
                <m:r>
                  <m:rPr>
                    <m:sty m:val="p"/>
                  </m:rPr>
                  <m:t>∼</m:t>
                </m:r>
              </m:lim>
            </m:limLow>
          </m:e>
          <m:sub>
            <m:r>
              <m:t>1</m:t>
            </m:r>
          </m:sub>
        </m:sSub>
        <m:r>
          <m:rPr>
            <m:sty m:val="p"/>
          </m:rPr>
          <m:t>−</m:t>
        </m:r>
        <m:r>
          <m:rPr>
            <m:sty m:val="bi"/>
          </m:rPr>
          <m:t>A</m:t>
        </m:r>
        <m:sSub>
          <m:e>
            <m:limLow>
              <m:e>
                <m:r>
                  <m:t>z</m:t>
                </m:r>
              </m:e>
              <m:lim>
                <m:r>
                  <m:rPr>
                    <m:sty m:val="p"/>
                  </m:rPr>
                  <m:t>∼</m:t>
                </m:r>
              </m:lim>
            </m:limLow>
          </m:e>
          <m:sub>
            <m:r>
              <m:t>2</m:t>
            </m:r>
          </m:sub>
        </m:sSub>
      </m:oMath>
      <w:del w:id="4858" w:author="PR Preview" w:date="2026-01-01T00:00:00Z">
        <w:r>
          <w:delText xml:space="preserve">, as</w:delText>
        </w:r>
      </w:del>
      <w:del w:id="4859" w:author="PR Preview" w:date="2026-01-01T00:00:00Z">
        <w:r>
          <w:delText xml:space="preserve"> </w:delText>
        </w:r>
      </w:del>
      <w:hyperlink w:anchor="thm-matvec-linear">
        <w:del w:id="4860" w:author="PR Preview" w:date="2026-01-01T00:00:00Z">
          <w:r>
            <w:rPr>
              <w:rStyle w:val="Hyperlink"/>
            </w:rPr>
            <w:delText xml:space="preserve">Theorem 24</w:delText>
          </w:r>
        </w:del>
      </w:hyperlink>
      <w:del w:id="4861" w:author="PR Preview" w:date="2026-01-01T00:00:00Z">
        <w:r>
          <w:delText xml:space="preserve"> </w:delText>
        </w:r>
      </w:del>
      <w:del w:id="4862" w:author="PR Preview" w:date="2026-01-01T00:00:00Z">
        <w:r>
          <w:delText xml:space="preserve">says.</w:delText>
        </w:r>
      </w:del>
    </w:p>
    <w:p>
      <w:pPr>
        <w:pStyle w:val="BodyText"/>
      </w:pPr>
      <w:del w:id="4863" w:author="PR Preview" w:date="2026-01-01T00:00:00Z">
        <w:r>
          <w:rPr>
            <w:b/>
            <w:bCs/>
          </w:rPr>
          <w:delText xml:space="preserve">Theorem 25 (More than</w:delText>
        </w:r>
      </w:del>
      <w:del w:id="4864" w:author="PR Preview" w:date="2026-01-01T00:00:00Z">
        <w:r>
          <w:rPr>
            <w:b/>
            <w:bCs/>
          </w:rPr>
          <w:delText xml:space="preserve"> </w:delText>
        </w:r>
      </w:del>
      <m:oMath>
        <m:r>
          <m:t>p</m:t>
        </m:r>
      </m:oMath>
      <w:del w:id="4865" w:author="PR Preview" w:date="2026-01-01T00:00:00Z">
        <w:r>
          <w:rPr>
            <w:b/>
            <w:bCs/>
          </w:rPr>
          <w:delText xml:space="preserve"> </w:delText>
        </w:r>
      </w:del>
      <w:del w:id="4866" w:author="PR Preview" w:date="2026-01-01T00:00:00Z">
        <w:r>
          <w:rPr>
            <w:b/>
            <w:bCs/>
          </w:rPr>
          <w:delText xml:space="preserve">vectors in</w:delText>
        </w:r>
      </w:del>
      <w:del w:id="4867" w:author="PR Preview" w:date="2026-01-01T00:00:00Z">
        <w:r>
          <w:rPr>
            <w:b/>
            <w:bCs/>
          </w:rPr>
          <w:delText xml:space="preserve"> </w:delText>
        </w:r>
      </w:del>
      <m:oMath>
        <m:sSup>
          <m:e>
            <m:r>
              <m:rPr>
                <m:scr m:val="double-struck"/>
                <m:sty m:val="p"/>
              </m:rPr>
              <m:t>R</m:t>
            </m:r>
          </m:e>
          <m:sup>
            <m:r>
              <m:t>p</m:t>
            </m:r>
          </m:sup>
        </m:sSup>
      </m:oMath>
      <w:del w:id="4868" w:author="PR Preview" w:date="2026-01-01T00:00:00Z">
        <w:r>
          <w:rPr>
            <w:b/>
            <w:bCs/>
          </w:rPr>
          <w:delText xml:space="preserve"> </w:delText>
        </w:r>
      </w:del>
      <w:del w:id="4869" w:author="PR Preview" w:date="2026-01-01T00:00:00Z">
        <w:r>
          <w:rPr>
            <w:b/>
            <w:bCs/>
          </w:rPr>
          <w:delText xml:space="preserve">are linearly dependent)</w:delText>
        </w:r>
      </w:del>
      <w:del w:id="4870" w:author="PR Preview" w:date="2026-01-01T00:00:00Z">
        <w:r>
          <w:delText xml:space="preserve"> </w:delText>
        </w:r>
      </w:del>
      <w:del w:id="4871" w:author="PR Preview" w:date="2026-01-01T00:00:00Z">
        <w:r>
          <w:delText xml:space="preserve">If</w:delText>
        </w:r>
      </w:del>
      <w:del w:id="4872" w:author="PR Preview" w:date="2026-01-01T00:00:00Z">
        <w:r>
          <w:delText xml:space="preserve"> </w:delText>
        </w:r>
      </w:del>
      <m:oMath>
        <m:r>
          <m:t>k</m:t>
        </m:r>
        <m:r>
          <m:rPr>
            <m:sty m:val="p"/>
          </m:rPr>
          <m:t>&gt;</m:t>
        </m:r>
        <m:r>
          <m:t>p</m:t>
        </m:r>
      </m:oMath>
      <w:del w:id="4873" w:author="PR Preview" w:date="2026-01-01T00:00:00Z">
        <w:r>
          <w:delText xml:space="preserve">, then any</w:delText>
        </w:r>
      </w:del>
      <w:del w:id="4874" w:author="PR Preview" w:date="2026-01-01T00:00:00Z">
        <w:r>
          <w:delText xml:space="preserve"> </w:delText>
        </w:r>
      </w:del>
      <m:oMath>
        <m:r>
          <m:t>k</m:t>
        </m:r>
      </m:oMath>
      <w:del w:id="4875" w:author="PR Preview" w:date="2026-01-01T00:00:00Z">
        <w:r>
          <w:delText xml:space="preserve"> </w:delText>
        </w:r>
      </w:del>
      <w:del w:id="4876" w:author="PR Preview" w:date="2026-01-01T00:00:00Z">
        <w:r>
          <w:delText xml:space="preserve">vectors</w:delText>
        </w:r>
      </w:del>
      <w:del w:id="4877"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sSup>
          <m:e>
            <m:r>
              <m:rPr>
                <m:scr m:val="double-struck"/>
                <m:sty m:val="p"/>
              </m:rPr>
              <m:t>R</m:t>
            </m:r>
          </m:e>
          <m:sup>
            <m:r>
              <m:t>p</m:t>
            </m:r>
          </m:sup>
        </m:sSup>
      </m:oMath>
      <w:del w:id="4878" w:author="PR Preview" w:date="2026-01-01T00:00:00Z">
        <w:r>
          <w:delText xml:space="preserve"> </w:delText>
        </w:r>
      </w:del>
      <w:del w:id="4879" w:author="PR Preview" w:date="2026-01-01T00:00:00Z">
        <w:r>
          <w:delText xml:space="preserve">are not linearly independent (</w:delText>
        </w:r>
      </w:del>
      <w:hyperlink w:anchor="def-linearly-independent">
        <w:del w:id="4880" w:author="PR Preview" w:date="2026-01-01T00:00:00Z">
          <w:r>
            <w:rPr>
              <w:rStyle w:val="Hyperlink"/>
            </w:rPr>
            <w:delText xml:space="preserve">Definition 43</w:delText>
          </w:r>
        </w:del>
      </w:hyperlink>
      <w:del w:id="4881" w:author="PR Preview" w:date="2026-01-01T00:00:00Z">
        <w:r>
          <w:delText xml:space="preserve">):</w:delText>
        </w:r>
      </w:del>
      <w:del w:id="4882" w:author="PR Preview" w:date="2026-01-01T00:00:00Z">
        <w:r>
          <w:delText xml:space="preserve"> </w:delText>
        </w:r>
      </w:del>
      <w:del w:id="4883" w:author="PR Preview" w:date="2026-01-01T00:00:00Z">
        <w:r>
          <w:delText xml:space="preserve">some numbers</w:delText>
        </w:r>
      </w:del>
      <w:del w:id="4884"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4885" w:author="PR Preview" w:date="2026-01-01T00:00:00Z">
        <w:r>
          <w:delText xml:space="preserve">, not all zero, satisfy</w:delText>
        </w:r>
      </w:del>
      <w:del w:id="4886"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sSub>
          <m:e>
            <m:limLow>
              <m:e>
                <m:r>
                  <m:t>0</m:t>
                </m:r>
              </m:e>
              <m:lim>
                <m:r>
                  <m:rPr>
                    <m:sty m:val="p"/>
                  </m:rPr>
                  <m:t>∼</m:t>
                </m:r>
              </m:lim>
            </m:limLow>
          </m:e>
          <m:sub>
            <m:r>
              <m:t>p</m:t>
            </m:r>
          </m:sub>
        </m:sSub>
      </m:oMath>
      <w:del w:id="4887" w:author="PR Preview" w:date="2026-01-01T00:00:00Z">
        <w:r>
          <w:delText xml:space="preserve">.</w:delText>
        </w:r>
      </w:del>
    </w:p>
    <w:p>
      <w:pPr>
        <w:pStyle w:val="BodyText"/>
      </w:pPr>
      <w:ins w:id="4888" w:author="PR Preview" w:date="2026-01-01T00:00:00Z">
        <w:r>
          <w:rPr>
            <w:b/>
            <w:bCs/>
          </w:rPr>
          <w:t xml:space="preserve">Theorem 24 (A matrix maps a combination to the same combination of images)</w:t>
        </w:r>
      </w:ins>
      <w:ins w:id="4889" w:author="PR Preview" w:date="2026-01-01T00:00:00Z">
        <w:r>
          <w:t xml:space="preserve"> </w:t>
        </w:r>
      </w:ins>
      <w:ins w:id="4890" w:author="PR Preview" w:date="2026-01-01T00:00:00Z">
        <w:r>
          <w:t xml:space="preserve">If</w:t>
        </w:r>
      </w:ins>
      <w:ins w:id="4891" w:author="PR Preview" w:date="2026-01-01T00:00:00Z">
        <w:r>
          <w:t xml:space="preserve"> </w:t>
        </w:r>
      </w:ins>
      <m:oMath>
        <m:r>
          <m:rPr>
            <m:sty m:val="bi"/>
          </m:rPr>
          <m:t>A</m:t>
        </m:r>
      </m:oMath>
      <w:ins w:id="4892" w:author="PR Preview" w:date="2026-01-01T00:00:00Z">
        <w:r>
          <w:t xml:space="preserve"> </w:t>
        </w:r>
      </w:ins>
      <w:ins w:id="4893" w:author="PR Preview" w:date="2026-01-01T00:00:00Z">
        <w:r>
          <w:t xml:space="preserve">is an</w:t>
        </w:r>
      </w:ins>
      <w:ins w:id="4894" w:author="PR Preview" w:date="2026-01-01T00:00:00Z">
        <w:r>
          <w:t xml:space="preserve"> </w:t>
        </w:r>
      </w:ins>
      <m:oMath>
        <m:r>
          <m:t>m</m:t>
        </m:r>
        <m:r>
          <m:rPr>
            <m:sty m:val="p"/>
          </m:rPr>
          <m:t>×</m:t>
        </m:r>
        <m:r>
          <m:t>n</m:t>
        </m:r>
      </m:oMath>
      <w:ins w:id="4895" w:author="PR Preview" w:date="2026-01-01T00:00:00Z">
        <w:r>
          <w:t xml:space="preserve"> </w:t>
        </w:r>
      </w:ins>
      <w:ins w:id="4896" w:author="PR Preview" w:date="2026-01-01T00:00:00Z">
        <w:r>
          <w:t xml:space="preserve">matrix,</w:t>
        </w:r>
      </w:ins>
      <w:ins w:id="4897" w:author="PR Preview" w:date="2026-01-01T00:00:00Z">
        <w:r>
          <w:t xml:space="preserve"> </w:t>
        </w:r>
      </w:ins>
      <w:ins w:id="4898" w:author="PR Preview" w:date="2026-01-01T00:00:00Z">
        <w:r>
          <w:t xml:space="preserve">$\mathord{\smash[b]{\underset{\raise.3ex\hbox{$\scriptstyle\sim$}}{z}}\vphantom{z}}_1, \ldots, \mathord{\smash[b]{\underset{\raise.3ex\hbox{$\scriptstyle\sim$}}{z}}\vphantom{z}}_k \in \mathbb{R}^n$</w:t>
        </w:r>
      </w:ins>
      <w:ins w:id="4899" w:author="PR Preview" w:date="2026-01-01T00:00:00Z">
        <w:r>
          <w:t xml:space="preserve"> </w:t>
        </w:r>
      </w:ins>
      <w:ins w:id="4900" w:author="PR Preview" w:date="2026-01-01T00:00:00Z">
        <w:r>
          <w:t xml:space="preserve">and</w:t>
        </w:r>
      </w:ins>
      <w:ins w:id="4901"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r>
          <m:rPr>
            <m:sty m:val="p"/>
          </m:rPr>
          <m:t>∈</m:t>
        </m:r>
        <m:r>
          <m:rPr>
            <m:scr m:val="double-struck"/>
            <m:sty m:val="p"/>
          </m:rPr>
          <m:t>R</m:t>
        </m:r>
      </m:oMath>
      <w:ins w:id="4902" w:author="PR Preview" w:date="2026-01-01T00:00:00Z">
        <w:r>
          <w:t xml:space="preserve">, then</w:t>
        </w:r>
      </w:ins>
    </w:p>
    <w:p>
      <w:pPr>
        <w:pStyle w:val="BodyText"/>
      </w:pPr>
      <w:ins w:id="4903" w:author="PR Preview" w:date="2026-01-01T00:00:00Z">
        <w:r>
          <w:t xml:space="preserve">$$
    \mathbf{A}\,(c_1 \mathord{\smash[b]{\underset{\raise.3ex\hbox{$\scriptstyle\sim$}}{z}}\vphantom{z}}_1 + \cdots + c_k \mathord{\smash[b]{\underset{\raise.3ex\hbox{$\scriptstyle\sim$}}{z}}\vphantom{z}}_k)
    = c_1\,\mathbf{A} \mathord{\smash[b]{\underset{\raise.3ex\hbox{$\scriptstyle\sim$}}{z}}\vphantom{z}}_1 + \cdots + c_k\,\mathbf{A} \mathord{\smash[b]{\underset{\raise.3ex\hbox{$\scriptstyle\sim$}}{z}}\vphantom{z}}_k.
    $$</w:t>
        </w:r>
      </w:ins>
    </w:p>
    <w:bookmarkEnd w:id="211"/>
    <w:p>
      <w:pPr>
        <w:pStyle w:val="FirstParagraph"/>
      </w:pPr>
      <w:ins w:id="4904" w:author="PR Preview" w:date="2026-01-01T00:00:00Z">
        <w:r>
          <w:rPr>
            <w:i/>
            <w:iCs/>
          </w:rPr>
          <w:t xml:space="preserve">Proof</w:t>
        </w:r>
      </w:ins>
      <w:ins w:id="4905" w:author="PR Preview" w:date="2026-01-01T00:00:00Z">
        <w:r>
          <w:t xml:space="preserve">. </w:t>
        </w:r>
      </w:ins>
      <w:ins w:id="4906" w:author="PR Preview" w:date="2026-01-01T00:00:00Z">
        <w:r>
          <w:t xml:space="preserve">The function</w:t>
        </w:r>
      </w:ins>
      <w:ins w:id="4907" w:author="PR Preview" w:date="2026-01-01T00:00:00Z">
        <w:r>
          <w:t xml:space="preserve"> </w:t>
        </w:r>
      </w:ins>
      <w:ins w:id="4908" w:author="PR Preview" w:date="2026-01-01T00:00:00Z">
        <w:r>
          <w:t xml:space="preserve">$\mathord{\smash[b]{\underset{\raise.3ex\hbox{$\scriptstyle\sim$}}{x}}\vphantom{x}}\mapsto \mathbf{A}\mathord{\smash[b]{\underset{\raise.3ex\hbox{$\scriptstyle\sim$}}{x}}\vphantom{x}}$</w:t>
        </w:r>
      </w:ins>
      <w:ins w:id="4909" w:author="PR Preview" w:date="2026-01-01T00:00:00Z">
        <w:r>
          <w:t xml:space="preserve"> </w:t>
        </w:r>
      </w:ins>
      <w:ins w:id="4910" w:author="PR Preview" w:date="2026-01-01T00:00:00Z">
        <w:r>
          <w:t xml:space="preserve">is a linear map</w:t>
        </w:r>
      </w:ins>
      <w:ins w:id="4911" w:author="PR Preview" w:date="2026-01-01T00:00:00Z">
        <w:r>
          <w:t xml:space="preserve"> </w:t>
        </w:r>
      </w:ins>
      <w:ins w:id="4912" w:author="PR Preview" w:date="2026-01-01T00:00:00Z">
        <w:r>
          <w:t xml:space="preserve">by</w:t>
        </w:r>
      </w:ins>
      <w:ins w:id="4913" w:author="PR Preview" w:date="2026-01-01T00:00:00Z">
        <w:r>
          <w:t xml:space="preserve"> </w:t>
        </w:r>
      </w:ins>
      <w:hyperlink w:anchor="thm-matrix-map-linear">
        <w:ins w:id="4914" w:author="PR Preview" w:date="2026-01-01T00:00:00Z">
          <w:r>
            <w:rPr>
              <w:rStyle w:val="Hyperlink"/>
            </w:rPr>
            <w:t xml:space="preserve">Theorem 12</w:t>
          </w:r>
        </w:ins>
      </w:hyperlink>
      <w:ins w:id="4915" w:author="PR Preview" w:date="2026-01-01T00:00:00Z">
        <w:r>
          <w:t xml:space="preserve">,</w:t>
        </w:r>
      </w:ins>
      <w:ins w:id="4916" w:author="PR Preview" w:date="2026-01-01T00:00:00Z">
        <w:r>
          <w:t xml:space="preserve"> </w:t>
        </w:r>
      </w:ins>
      <w:ins w:id="4917" w:author="PR Preview" w:date="2026-01-01T00:00:00Z">
        <w:r>
          <w:t xml:space="preserve">and a linear map preserves linear combinations</w:t>
        </w:r>
      </w:ins>
      <w:ins w:id="4918" w:author="PR Preview" w:date="2026-01-01T00:00:00Z">
        <w:r>
          <w:t xml:space="preserve"> </w:t>
        </w:r>
      </w:ins>
      <w:ins w:id="4919" w:author="PR Preview" w:date="2026-01-01T00:00:00Z">
        <w:r>
          <w:t xml:space="preserve">by</w:t>
        </w:r>
      </w:ins>
      <w:ins w:id="4920" w:author="PR Preview" w:date="2026-01-01T00:00:00Z">
        <w:r>
          <w:t xml:space="preserve"> </w:t>
        </w:r>
      </w:ins>
      <w:hyperlink w:anchor="thm-linear-map-lincom">
        <w:ins w:id="4921" w:author="PR Preview" w:date="2026-01-01T00:00:00Z">
          <w:r>
            <w:rPr>
              <w:rStyle w:val="Hyperlink"/>
            </w:rPr>
            <w:t xml:space="preserve">Theorem 13</w:t>
          </w:r>
        </w:ins>
      </w:hyperlink>
      <w:ins w:id="4922" w:author="PR Preview" w:date="2026-01-01T00:00:00Z">
        <w:r>
          <w:t xml:space="preserve">.</w:t>
        </w:r>
      </w:ins>
      <w:ins w:id="4923" w:author="PR Preview" w:date="2026-01-01T00:00:00Z">
        <w:r>
          <w:t xml:space="preserve"> </w:t>
        </w:r>
      </w:ins>
      <w:ins w:id="4924" w:author="PR Preview" w:date="2026-01-01T00:00:00Z">
        <w:r>
          <w:t xml:space="preserve">Applying that theorem with</w:t>
        </w:r>
      </w:ins>
      <w:ins w:id="4925" w:author="PR Preview" w:date="2026-01-01T00:00:00Z">
        <w:r>
          <w:t xml:space="preserve"> </w:t>
        </w:r>
      </w:ins>
      <w:ins w:id="4926" w:author="PR Preview" w:date="2026-01-01T00:00:00Z">
        <w:r>
          <w:t xml:space="preserve">$f(\mathord{\smash[b]{\underset{\raise.3ex\hbox{$\scriptstyle\sim$}}{x}}\vphantom{x}}) = \mathbf{A}\mathord{\smash[b]{\underset{\raise.3ex\hbox{$\scriptstyle\sim$}}{x}}\vphantom{x}}$</w:t>
        </w:r>
      </w:ins>
      <w:ins w:id="4927" w:author="PR Preview" w:date="2026-01-01T00:00:00Z">
        <w:r>
          <w:t xml:space="preserve"> </w:t>
        </w:r>
      </w:ins>
      <w:ins w:id="4928" w:author="PR Preview" w:date="2026-01-01T00:00:00Z">
        <w:r>
          <w:t xml:space="preserve">and</w:t>
        </w:r>
      </w:ins>
      <w:ins w:id="4929" w:author="PR Preview" w:date="2026-01-01T00:00:00Z">
        <w:r>
          <w:t xml:space="preserve"> </w:t>
        </w:r>
      </w:ins>
      <w:ins w:id="4930" w:author="PR Preview" w:date="2026-01-01T00:00:00Z">
        <w:r>
          <w:t xml:space="preserve">$\mathord{\smash[b]{\underset{\raise.3ex\hbox{$\scriptstyle\sim$}}{v}}\vphantom{v}}_i = \mathord{\smash[b]{\underset{\raise.3ex\hbox{$\scriptstyle\sim$}}{z}}\vphantom{z}}_i$</w:t>
        </w:r>
      </w:ins>
      <w:ins w:id="4931" w:author="PR Preview" w:date="2026-01-01T00:00:00Z">
        <w:r>
          <w:t xml:space="preserve"> </w:t>
        </w:r>
      </w:ins>
      <w:ins w:id="4932" w:author="PR Preview" w:date="2026-01-01T00:00:00Z">
        <w:r>
          <w:t xml:space="preserve">gives the identity.</w:t>
        </w:r>
      </w:ins>
    </w:p>
    <w:bookmarkStart w:id="212" w:name="exm-matvec-linear"/>
    <w:p>
      <w:pPr>
        <w:pStyle w:val="BodyText"/>
      </w:pPr>
      <w:ins w:id="4933" w:author="PR Preview" w:date="2026-01-01T00:00:00Z">
        <w:r>
          <w:rPr>
            <w:b/>
            <w:bCs/>
          </w:rPr>
          <w:t xml:space="preserve">Example 43 (Applying a matrix to a combination)</w:t>
        </w:r>
      </w:ins>
      <w:ins w:id="4934" w:author="PR Preview" w:date="2026-01-01T00:00:00Z">
        <w:r>
          <w:t xml:space="preserve"> </w:t>
        </w:r>
      </w:ins>
      <w:ins w:id="4935" w:author="PR Preview" w:date="2026-01-01T00:00:00Z">
        <w:r>
          <w:t xml:space="preserve">Let</w:t>
        </w:r>
      </w:ins>
      <w:ins w:id="493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4937" w:author="PR Preview" w:date="2026-01-01T00:00:00Z">
        <w:r>
          <w:t xml:space="preserve">,</w:t>
        </w:r>
      </w:ins>
      <w:ins w:id="4938" w:author="PR Preview" w:date="2026-01-01T00:00:00Z">
        <w:r>
          <w:t xml:space="preserve"> </w:t>
        </w:r>
      </w:ins>
      <w:ins w:id="4939" w:author="PR Preview" w:date="2026-01-01T00:00:00Z">
        <w:r>
          <w:t xml:space="preserve">$\mathord{\smash[b]{\underset{\raise.3ex\hbox{$\scriptstyle\sim$}}{z}}\vphantom{z}}_1 = (1, 0)$</w:t>
        </w:r>
      </w:ins>
      <w:ins w:id="4940" w:author="PR Preview" w:date="2026-01-01T00:00:00Z">
        <w:r>
          <w:t xml:space="preserve"> </w:t>
        </w:r>
      </w:ins>
      <w:ins w:id="4941" w:author="PR Preview" w:date="2026-01-01T00:00:00Z">
        <w:r>
          <w:t xml:space="preserve">and</w:t>
        </w:r>
      </w:ins>
      <w:ins w:id="4942" w:author="PR Preview" w:date="2026-01-01T00:00:00Z">
        <w:r>
          <w:t xml:space="preserve"> </w:t>
        </w:r>
      </w:ins>
      <w:ins w:id="4943" w:author="PR Preview" w:date="2026-01-01T00:00:00Z">
        <w:r>
          <w:t xml:space="preserve">$\mathord{\smash[b]{\underset{\raise.3ex\hbox{$\scriptstyle\sim$}}{z}}\vphantom{z}}_2 = (0, 1)$</w:t>
        </w:r>
      </w:ins>
      <w:ins w:id="4944" w:author="PR Preview" w:date="2026-01-01T00:00:00Z">
        <w:r>
          <w:t xml:space="preserve">.</w:t>
        </w:r>
      </w:ins>
      <w:ins w:id="4945" w:author="PR Preview" w:date="2026-01-01T00:00:00Z">
        <w:r>
          <w:t xml:space="preserve"> </w:t>
        </w:r>
      </w:ins>
      <w:ins w:id="4946" w:author="PR Preview" w:date="2026-01-01T00:00:00Z">
        <w:r>
          <w:t xml:space="preserve">Then</w:t>
        </w:r>
      </w:ins>
      <w:ins w:id="4947" w:author="PR Preview" w:date="2026-01-01T00:00:00Z">
        <w:r>
          <w:t xml:space="preserve"> </w:t>
        </w:r>
      </w:ins>
      <w:ins w:id="4948" w:author="PR Preview" w:date="2026-01-01T00:00:00Z">
        <w:r>
          <w:t xml:space="preserve">$\mathbf{A} \mathord{\smash[b]{\underset{\raise.3ex\hbox{$\scriptstyle\sim$}}{z}}\vphantom{z}}_1 = (1, 3)$</w:t>
        </w:r>
      </w:ins>
      <w:ins w:id="4949" w:author="PR Preview" w:date="2026-01-01T00:00:00Z">
        <w:r>
          <w:t xml:space="preserve"> </w:t>
        </w:r>
      </w:ins>
      <w:ins w:id="4950" w:author="PR Preview" w:date="2026-01-01T00:00:00Z">
        <w:r>
          <w:t xml:space="preserve">and</w:t>
        </w:r>
      </w:ins>
      <w:ins w:id="4951" w:author="PR Preview" w:date="2026-01-01T00:00:00Z">
        <w:r>
          <w:t xml:space="preserve"> </w:t>
        </w:r>
      </w:ins>
      <w:ins w:id="4952" w:author="PR Preview" w:date="2026-01-01T00:00:00Z">
        <w:r>
          <w:t xml:space="preserve">$\mathbf{A} \mathord{\smash[b]{\underset{\raise.3ex\hbox{$\scriptstyle\sim$}}{z}}\vphantom{z}}_2 = (2, 4)$</w:t>
        </w:r>
      </w:ins>
      <w:ins w:id="4953" w:author="PR Preview" w:date="2026-01-01T00:00:00Z">
        <w:r>
          <w:t xml:space="preserve">,</w:t>
        </w:r>
      </w:ins>
      <w:ins w:id="4954" w:author="PR Preview" w:date="2026-01-01T00:00:00Z">
        <w:r>
          <w:t xml:space="preserve"> </w:t>
        </w:r>
      </w:ins>
      <w:ins w:id="4955" w:author="PR Preview" w:date="2026-01-01T00:00:00Z">
        <w:r>
          <w:t xml:space="preserve">and for the combination</w:t>
        </w:r>
      </w:ins>
      <w:ins w:id="4956" w:author="PR Preview" w:date="2026-01-01T00:00:00Z">
        <w:r>
          <w:t xml:space="preserve"> </w:t>
        </w:r>
      </w:ins>
      <w:ins w:id="4957" w:author="PR Preview" w:date="2026-01-01T00:00:00Z">
        <w:r>
          <w:t xml:space="preserve">$2 \mathord{\smash[b]{\underset{\raise.3ex\hbox{$\scriptstyle\sim$}}{z}}\vphantom{z}}_1 - \mathord{\smash[b]{\underset{\raise.3ex\hbox{$\scriptstyle\sim$}}{z}}\vphantom{z}}_2 = (2, -1)$</w:t>
        </w:r>
      </w:ins>
      <w:ins w:id="4958" w:author="PR Preview" w:date="2026-01-01T00:00:00Z">
        <w:r>
          <w:t xml:space="preserve">:</w:t>
        </w:r>
      </w:ins>
    </w:p>
    <w:p>
      <w:pPr>
        <w:pStyle w:val="BodyText"/>
      </w:pPr>
      <m:oMathPara>
        <m:oMathParaPr>
          <m:jc m:val="center"/>
        </m:oMathParaPr>
        <m:oMath>
          <m:eqArr>
            <m:e>
              <m:r>
                <m:rPr>
                  <m:sty m:val="bi"/>
                </m:rPr>
                <m:t>A</m:t>
              </m:r>
              <m:r>
                <m:t> </m:t>
              </m:r>
              <m:r>
                <m:rPr>
                  <m:sty m:val="p"/>
                </m:rPr>
                <m:t>(</m:t>
              </m:r>
              <m:r>
                <m:t>2</m:t>
              </m:r>
              <m:r>
                <m:rPr>
                  <m:sty m:val="p"/>
                </m:rPr>
                <m:t>,</m:t>
              </m:r>
              <m:r>
                <m:rPr>
                  <m:sty m:val="p"/>
                </m:rPr>
                <m:t>−</m:t>
              </m:r>
              <m:r>
                <m:t>1</m:t>
              </m:r>
              <m:r>
                <m:rPr>
                  <m:sty m:val="p"/>
                </m:rPr>
                <m:t>)</m:t>
              </m:r>
              <m:r>
                <m:t>&amp;</m:t>
              </m:r>
              <m:r>
                <m:rPr>
                  <m:sty m:val="p"/>
                </m:rPr>
                <m:t>=</m:t>
              </m:r>
              <m:r>
                <m:rPr>
                  <m:sty m:val="p"/>
                </m:rPr>
                <m:t>(</m:t>
              </m:r>
              <m:r>
                <m:t>1</m:t>
              </m:r>
              <m:r>
                <m:rPr>
                  <m:sty m:val="p"/>
                </m:rPr>
                <m:t>⋅</m:t>
              </m:r>
              <m:r>
                <m:t>2</m:t>
              </m:r>
              <m:r>
                <m:rPr>
                  <m:sty m:val="p"/>
                </m:rPr>
                <m:t>+</m:t>
              </m:r>
              <m:r>
                <m:t>2</m:t>
              </m:r>
              <m:r>
                <m:rPr>
                  <m:sty m:val="p"/>
                </m:rPr>
                <m:t>⋅</m:t>
              </m:r>
              <m:r>
                <m:rPr>
                  <m:sty m:val="p"/>
                </m:rPr>
                <m:t>(</m:t>
              </m:r>
              <m:r>
                <m:rPr>
                  <m:sty m:val="p"/>
                </m:rPr>
                <m:t>−</m:t>
              </m:r>
              <m:r>
                <m:t>1</m:t>
              </m:r>
              <m:r>
                <m:rPr>
                  <m:sty m:val="p"/>
                </m:rPr>
                <m:t>)</m:t>
              </m:r>
              <m:r>
                <m:rPr>
                  <m:sty m:val="p"/>
                </m:rPr>
                <m:t>,</m:t>
              </m:r>
              <m:r>
                <m:t> </m:t>
              </m:r>
              <m:r>
                <m:t>3</m:t>
              </m:r>
              <m:r>
                <m:rPr>
                  <m:sty m:val="p"/>
                </m:rPr>
                <m:t>⋅</m:t>
              </m:r>
              <m:r>
                <m:t>2</m:t>
              </m:r>
              <m:r>
                <m:rPr>
                  <m:sty m:val="p"/>
                </m:rPr>
                <m:t>+</m:t>
              </m:r>
              <m:r>
                <m:t>4</m:t>
              </m:r>
              <m:r>
                <m:rPr>
                  <m:sty m:val="p"/>
                </m:rPr>
                <m:t>⋅</m:t>
              </m:r>
              <m:r>
                <m:rPr>
                  <m:sty m:val="p"/>
                </m:rPr>
                <m:t>(</m:t>
              </m:r>
              <m:r>
                <m:rPr>
                  <m:sty m:val="p"/>
                </m:rPr>
                <m:t>−</m:t>
              </m:r>
              <m:r>
                <m:t>1</m:t>
              </m:r>
              <m:r>
                <m:rPr>
                  <m:sty m:val="p"/>
                </m:rPr>
                <m:t>)</m:t>
              </m:r>
              <m:r>
                <m:rPr>
                  <m:sty m:val="p"/>
                </m:rPr>
                <m:t>)</m:t>
              </m:r>
              <m:r>
                <m:t>&amp;</m:t>
              </m:r>
              <m:r>
                <m:t>&amp;</m:t>
              </m:r>
              <m:r>
                <m:rPr>
                  <m:nor/>
                  <m:sty m:val="p"/>
                </m:rPr>
                <m:t>(</m:t>
              </m:r>
              <m:r>
                <m:rPr>
                  <m:nor/>
                  <m:sty m:val="p"/>
                </m:rPr>
                <m:t>Definition 32</m:t>
              </m:r>
              <m:r>
                <m:rPr>
                  <m:nor/>
                  <m:sty m:val="p"/>
                </m:rPr>
                <m:t>)</m:t>
              </m:r>
            </m:e>
            <m:e>
              <m:r>
                <m:t>&amp;</m:t>
              </m:r>
              <m:r>
                <m:rPr>
                  <m:sty m:val="p"/>
                </m:rPr>
                <m:t>=</m:t>
              </m:r>
              <m:r>
                <m:rPr>
                  <m:sty m:val="p"/>
                </m:rPr>
                <m:t>(</m:t>
              </m:r>
              <m:r>
                <m:t>0</m:t>
              </m:r>
              <m:r>
                <m:rPr>
                  <m:sty m:val="p"/>
                </m:rPr>
                <m:t>,</m:t>
              </m:r>
              <m:r>
                <m:t>2</m:t>
              </m:r>
              <m:r>
                <m:rPr>
                  <m:sty m:val="p"/>
                </m:rPr>
                <m:t>)</m:t>
              </m:r>
              <m:r>
                <m:t>&amp;</m:t>
              </m:r>
              <m:r>
                <m:t>&amp;</m:t>
              </m:r>
              <m:r>
                <m:rPr>
                  <m:nor/>
                  <m:sty m:val="p"/>
                </m:rPr>
                <m:t>(arithmetic)</m:t>
              </m:r>
            </m:e>
            <m:e>
              <m:r>
                <m:t>&amp;</m:t>
              </m:r>
              <m:r>
                <m:rPr>
                  <m:sty m:val="p"/>
                </m:rPr>
                <m:t>=</m:t>
              </m:r>
              <m:r>
                <m:t>2</m:t>
              </m:r>
              <m:r>
                <m:t> </m:t>
              </m:r>
              <m:r>
                <m:rPr>
                  <m:sty m:val="p"/>
                </m:rPr>
                <m:t>(</m:t>
              </m:r>
              <m:r>
                <m:t>1</m:t>
              </m:r>
              <m:r>
                <m:rPr>
                  <m:sty m:val="p"/>
                </m:rPr>
                <m:t>,</m:t>
              </m:r>
              <m:r>
                <m:t>3</m:t>
              </m:r>
              <m:r>
                <m:rPr>
                  <m:sty m:val="p"/>
                </m:rPr>
                <m:t>)</m:t>
              </m:r>
              <m:r>
                <m:rPr>
                  <m:sty m:val="p"/>
                </m:rPr>
                <m:t>−</m:t>
              </m:r>
              <m:r>
                <m:rPr>
                  <m:sty m:val="p"/>
                </m:rPr>
                <m:t>(</m:t>
              </m:r>
              <m:r>
                <m:t>2</m:t>
              </m:r>
              <m:r>
                <m:rPr>
                  <m:sty m:val="p"/>
                </m:rPr>
                <m:t>,</m:t>
              </m:r>
              <m:r>
                <m:t>4</m:t>
              </m:r>
              <m:r>
                <m:rPr>
                  <m:sty m:val="p"/>
                </m:rPr>
                <m:t>)</m:t>
              </m:r>
              <m:r>
                <m:rPr>
                  <m:sty m:val="p"/>
                </m:rPr>
                <m:t>,</m:t>
              </m:r>
              <m:r>
                <m:t>&amp;</m:t>
              </m:r>
              <m:r>
                <m:t>&amp;</m:t>
              </m:r>
              <m:r>
                <m:rPr>
                  <m:nor/>
                  <m:sty m:val="p"/>
                </m:rPr>
                <m:t>(arithmetic)</m:t>
              </m:r>
            </m:e>
          </m:eqArr>
        </m:oMath>
      </m:oMathPara>
    </w:p>
    <w:p>
      <w:pPr>
        <w:pStyle w:val="FirstParagraph"/>
      </w:pPr>
      <w:ins w:id="4959" w:author="PR Preview" w:date="2026-01-01T00:00:00Z">
        <w:r>
          <w:t xml:space="preserve">which is</w:t>
        </w:r>
      </w:ins>
      <w:ins w:id="4960" w:author="PR Preview" w:date="2026-01-01T00:00:00Z">
        <w:r>
          <w:t xml:space="preserve"> </w:t>
        </w:r>
      </w:ins>
      <w:ins w:id="4961" w:author="PR Preview" w:date="2026-01-01T00:00:00Z">
        <w:r>
          <w:t xml:space="preserve">$2\,\mathbf{A} \mathord{\smash[b]{\underset{\raise.3ex\hbox{$\scriptstyle\sim$}}{z}}\vphantom{z}}_1 - \mathbf{A} \mathord{\smash[b]{\underset{\raise.3ex\hbox{$\scriptstyle\sim$}}{z}}\vphantom{z}}_2$</w:t>
        </w:r>
      </w:ins>
      <w:ins w:id="4962" w:author="PR Preview" w:date="2026-01-01T00:00:00Z">
        <w:r>
          <w:t xml:space="preserve">, as</w:t>
        </w:r>
      </w:ins>
      <w:ins w:id="4963" w:author="PR Preview" w:date="2026-01-01T00:00:00Z">
        <w:r>
          <w:t xml:space="preserve"> </w:t>
        </w:r>
      </w:ins>
      <w:hyperlink w:anchor="thm-matvec-linear">
        <w:ins w:id="4964" w:author="PR Preview" w:date="2026-01-01T00:00:00Z">
          <w:r>
            <w:rPr>
              <w:rStyle w:val="Hyperlink"/>
            </w:rPr>
            <w:t xml:space="preserve">Theorem 24</w:t>
          </w:r>
        </w:ins>
      </w:hyperlink>
      <w:ins w:id="4965" w:author="PR Preview" w:date="2026-01-01T00:00:00Z">
        <w:r>
          <w:t xml:space="preserve"> </w:t>
        </w:r>
      </w:ins>
      <w:ins w:id="4966" w:author="PR Preview" w:date="2026-01-01T00:00:00Z">
        <w:r>
          <w:t xml:space="preserve">says.</w:t>
        </w:r>
      </w:ins>
    </w:p>
    <w:bookmarkEnd w:id="212"/>
    <w:bookmarkStart w:id="213" w:name="thm-many-vectors-dependent"/>
    <w:p>
      <w:pPr>
        <w:pStyle w:val="BodyText"/>
      </w:pPr>
      <w:ins w:id="4967" w:author="PR Preview" w:date="2026-01-01T00:00:00Z">
        <w:r>
          <w:rPr>
            <w:b/>
            <w:bCs/>
          </w:rPr>
          <w:t xml:space="preserve">Theorem 25 (More than</w:t>
        </w:r>
      </w:ins>
      <w:ins w:id="4968" w:author="PR Preview" w:date="2026-01-01T00:00:00Z">
        <w:r>
          <w:rPr>
            <w:b/>
            <w:bCs/>
          </w:rPr>
          <w:t xml:space="preserve"> </w:t>
        </w:r>
      </w:ins>
      <m:oMath>
        <m:r>
          <m:t>p</m:t>
        </m:r>
      </m:oMath>
      <w:ins w:id="4969" w:author="PR Preview" w:date="2026-01-01T00:00:00Z">
        <w:r>
          <w:rPr>
            <w:b/>
            <w:bCs/>
          </w:rPr>
          <w:t xml:space="preserve"> </w:t>
        </w:r>
      </w:ins>
      <w:ins w:id="4970" w:author="PR Preview" w:date="2026-01-01T00:00:00Z">
        <w:r>
          <w:rPr>
            <w:b/>
            <w:bCs/>
          </w:rPr>
          <w:t xml:space="preserve">vectors in</w:t>
        </w:r>
      </w:ins>
      <w:ins w:id="4971" w:author="PR Preview" w:date="2026-01-01T00:00:00Z">
        <w:r>
          <w:rPr>
            <w:b/>
            <w:bCs/>
          </w:rPr>
          <w:t xml:space="preserve"> </w:t>
        </w:r>
      </w:ins>
      <m:oMath>
        <m:sSup>
          <m:e>
            <m:r>
              <m:rPr>
                <m:scr m:val="double-struck"/>
                <m:sty m:val="p"/>
              </m:rPr>
              <m:t>R</m:t>
            </m:r>
          </m:e>
          <m:sup>
            <m:r>
              <m:t>p</m:t>
            </m:r>
          </m:sup>
        </m:sSup>
      </m:oMath>
      <w:ins w:id="4972" w:author="PR Preview" w:date="2026-01-01T00:00:00Z">
        <w:r>
          <w:rPr>
            <w:b/>
            <w:bCs/>
          </w:rPr>
          <w:t xml:space="preserve"> </w:t>
        </w:r>
      </w:ins>
      <w:ins w:id="4973" w:author="PR Preview" w:date="2026-01-01T00:00:00Z">
        <w:r>
          <w:rPr>
            <w:b/>
            <w:bCs/>
          </w:rPr>
          <w:t xml:space="preserve">are linearly dependent)</w:t>
        </w:r>
      </w:ins>
      <w:ins w:id="4974" w:author="PR Preview" w:date="2026-01-01T00:00:00Z">
        <w:r>
          <w:t xml:space="preserve"> </w:t>
        </w:r>
      </w:ins>
      <w:ins w:id="4975" w:author="PR Preview" w:date="2026-01-01T00:00:00Z">
        <w:r>
          <w:t xml:space="preserve">If</w:t>
        </w:r>
      </w:ins>
      <w:ins w:id="4976" w:author="PR Preview" w:date="2026-01-01T00:00:00Z">
        <w:r>
          <w:t xml:space="preserve"> </w:t>
        </w:r>
      </w:ins>
      <m:oMath>
        <m:r>
          <m:t>k</m:t>
        </m:r>
        <m:r>
          <m:rPr>
            <m:sty m:val="p"/>
          </m:rPr>
          <m:t>&gt;</m:t>
        </m:r>
        <m:r>
          <m:t>p</m:t>
        </m:r>
      </m:oMath>
      <w:ins w:id="4977" w:author="PR Preview" w:date="2026-01-01T00:00:00Z">
        <w:r>
          <w:t xml:space="preserve">, then any</w:t>
        </w:r>
      </w:ins>
      <w:ins w:id="4978" w:author="PR Preview" w:date="2026-01-01T00:00:00Z">
        <w:r>
          <w:t xml:space="preserve"> </w:t>
        </w:r>
      </w:ins>
      <m:oMath>
        <m:r>
          <m:t>k</m:t>
        </m:r>
      </m:oMath>
      <w:ins w:id="4979" w:author="PR Preview" w:date="2026-01-01T00:00:00Z">
        <w:r>
          <w:t xml:space="preserve"> </w:t>
        </w:r>
      </w:ins>
      <w:ins w:id="4980" w:author="PR Preview" w:date="2026-01-01T00:00:00Z">
        <w:r>
          <w:t xml:space="preserve">vectors</w:t>
        </w:r>
      </w:ins>
      <w:ins w:id="4981" w:author="PR Preview" w:date="2026-01-01T00:00:00Z">
        <w:r>
          <w:t xml:space="preserve"> </w:t>
        </w:r>
      </w:ins>
      <w:ins w:id="4982" w:author="PR Preview" w:date="2026-01-01T00:00:00Z">
        <w:r>
          <w:t xml:space="preserve">$\mathord{\smash[b]{\underset{\raise.3ex\hbox{$\scriptstyle\sim$}}{v}}\vphantom{v}}_1, \ldots, \mathord{\smash[b]{\underset{\raise.3ex\hbox{$\scriptstyle\sim$}}{v}}\vphantom{v}}_k \in \mathbb{R}^p$</w:t>
        </w:r>
      </w:ins>
      <w:ins w:id="4983" w:author="PR Preview" w:date="2026-01-01T00:00:00Z">
        <w:r>
          <w:t xml:space="preserve"> </w:t>
        </w:r>
      </w:ins>
      <w:ins w:id="4984" w:author="PR Preview" w:date="2026-01-01T00:00:00Z">
        <w:r>
          <w:t xml:space="preserve">are not linearly independent (</w:t>
        </w:r>
      </w:ins>
      <w:hyperlink w:anchor="def-linearly-independent">
        <w:ins w:id="4985" w:author="PR Preview" w:date="2026-01-01T00:00:00Z">
          <w:r>
            <w:rPr>
              <w:rStyle w:val="Hyperlink"/>
            </w:rPr>
            <w:t xml:space="preserve">Definition 43</w:t>
          </w:r>
        </w:ins>
      </w:hyperlink>
      <w:ins w:id="4986" w:author="PR Preview" w:date="2026-01-01T00:00:00Z">
        <w:r>
          <w:t xml:space="preserve">):</w:t>
        </w:r>
      </w:ins>
      <w:ins w:id="4987" w:author="PR Preview" w:date="2026-01-01T00:00:00Z">
        <w:r>
          <w:t xml:space="preserve"> </w:t>
        </w:r>
      </w:ins>
      <w:ins w:id="4988" w:author="PR Preview" w:date="2026-01-01T00:00:00Z">
        <w:r>
          <w:t xml:space="preserve">some numbers</w:t>
        </w:r>
      </w:ins>
      <w:ins w:id="4989"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4990" w:author="PR Preview" w:date="2026-01-01T00:00:00Z">
        <w:r>
          <w:t xml:space="preserve">, not all zero, satisfy</w:t>
        </w:r>
      </w:ins>
      <w:ins w:id="4991" w:author="PR Preview" w:date="2026-01-01T00:00:00Z">
        <w:r>
          <w:t xml:space="preserve"> </w:t>
        </w:r>
      </w:ins>
      <w:ins w:id="4992" w:author="PR Preview" w:date="2026-01-01T00:00:00Z">
        <w:r>
          <w:t xml:space="preserve">$c_1 \mathord{\smash[b]{\underset{\raise.3ex\hbox{$\scriptstyle\sim$}}{v}}\vphantom{v}}_1 + \cdots + c_k \mathord{\smash[b]{\underset{\raise.3ex\hbox{$\scriptstyle\sim$}}{v}}\vphantom{v}}_k = \mathord{\smash[b]{\underset{\raise.3ex\hbox{$\scriptstyle\sim$}}{0}}\vphantom{0}}_p$</w:t>
        </w:r>
      </w:ins>
      <w:ins w:id="4993" w:author="PR Preview" w:date="2026-01-01T00:00:00Z">
        <w:r>
          <w:t xml:space="preserve">.</w:t>
        </w:r>
      </w:ins>
    </w:p>
    <w:bookmarkEnd w:id="213"/>
    <w:p>
      <w:pPr>
        <w:pStyle w:val="BodyText"/>
      </w:pPr>
      <w:r>
        <w:rPr>
          <w:i/>
          <w:iCs/>
        </w:rPr>
        <w:t xml:space="preserve">Proof</w:t>
      </w:r>
      <w:r>
        <w:t xml:space="preserve">. </w:t>
      </w:r>
      <w:hyperlink r:id="rId142">
        <w:r>
          <w:rPr>
            <w:rStyle w:val="Hyperlink"/>
          </w:rPr>
          <w:t xml:space="preserve">Induction</w:t>
        </w:r>
      </w:hyperlink>
      <w:r>
        <w:t xml:space="preserve"> </w:t>
      </w:r>
      <w:r>
        <w:t xml:space="preserve">on</w:t>
      </w:r>
      <w:r>
        <w:t xml:space="preserve"> </w:t>
      </w:r>
      <m:oMath>
        <m:r>
          <m:t>p</m:t>
        </m:r>
      </m:oMath>
      <w:r>
        <w:t xml:space="preserve">.</w:t>
      </w:r>
    </w:p>
    <w:p>
      <w:pPr>
        <w:pStyle w:val="BodyText"/>
      </w:pPr>
      <w:del w:id="4994" w:author="PR Preview" w:date="2026-01-01T00:00:00Z">
        <w:r>
          <w:rPr>
            <w:b/>
            <w:bCs/>
          </w:rPr>
          <w:delText xml:space="preserve">Base case,</w:delText>
        </w:r>
      </w:del>
      <w:del w:id="4995" w:author="PR Preview" w:date="2026-01-01T00:00:00Z">
        <w:r>
          <w:rPr>
            <w:b/>
            <w:bCs/>
          </w:rPr>
          <w:delText xml:space="preserve"> </w:delText>
        </w:r>
      </w:del>
      <m:oMath>
        <m:r>
          <m:t>p</m:t>
        </m:r>
        <m:r>
          <m:rPr>
            <m:sty m:val="p"/>
          </m:rPr>
          <m:t>=</m:t>
        </m:r>
        <m:r>
          <m:t>1</m:t>
        </m:r>
      </m:oMath>
      <w:del w:id="4996" w:author="PR Preview" w:date="2026-01-01T00:00:00Z">
        <w:r>
          <w:rPr>
            <w:b/>
            <w:bCs/>
          </w:rPr>
          <w:delText xml:space="preserve">.</w:delText>
        </w:r>
      </w:del>
      <w:del w:id="4997" w:author="PR Preview" w:date="2026-01-01T00:00:00Z">
        <w:r>
          <w:delText xml:space="preserve"> </w:delText>
        </w:r>
      </w:del>
      <w:del w:id="4998" w:author="PR Preview" w:date="2026-01-01T00:00:00Z">
        <w:r>
          <w:delText xml:space="preserve">Each</w:delText>
        </w:r>
      </w:del>
      <w:del w:id="4999" w:author="PR Preview" w:date="2026-01-01T00:00:00Z">
        <w:r>
          <w:delText xml:space="preserve"> </w:delText>
        </w:r>
      </w:del>
      <m:oMath>
        <m:sSub>
          <m:e>
            <m:limLow>
              <m:e>
                <m:r>
                  <m:t>v</m:t>
                </m:r>
              </m:e>
              <m:lim>
                <m:r>
                  <m:rPr>
                    <m:sty m:val="p"/>
                  </m:rPr>
                  <m:t>∼</m:t>
                </m:r>
              </m:lim>
            </m:limLow>
          </m:e>
          <m:sub>
            <m:r>
              <m:t>i</m:t>
            </m:r>
          </m:sub>
        </m:sSub>
      </m:oMath>
      <w:del w:id="5000" w:author="PR Preview" w:date="2026-01-01T00:00:00Z">
        <w:r>
          <w:delText xml:space="preserve"> </w:delText>
        </w:r>
      </w:del>
      <w:del w:id="5001" w:author="PR Preview" w:date="2026-01-01T00:00:00Z">
        <w:r>
          <w:delText xml:space="preserve">is a single number</w:delText>
        </w:r>
      </w:del>
      <w:del w:id="5002" w:author="PR Preview" w:date="2026-01-01T00:00:00Z">
        <w:r>
          <w:delText xml:space="preserve"> </w:delText>
        </w:r>
      </w:del>
      <m:oMath>
        <m:sSub>
          <m:e>
            <m:r>
              <m:t>v</m:t>
            </m:r>
          </m:e>
          <m:sub>
            <m:r>
              <m:t>i</m:t>
            </m:r>
          </m:sub>
        </m:sSub>
      </m:oMath>
      <w:del w:id="5003" w:author="PR Preview" w:date="2026-01-01T00:00:00Z">
        <w:r>
          <w:delText xml:space="preserve">, and</w:delText>
        </w:r>
      </w:del>
      <w:del w:id="5004" w:author="PR Preview" w:date="2026-01-01T00:00:00Z">
        <w:r>
          <w:delText xml:space="preserve"> </w:delText>
        </w:r>
      </w:del>
      <m:oMath>
        <m:r>
          <m:t>k</m:t>
        </m:r>
        <m:r>
          <m:rPr>
            <m:sty m:val="p"/>
          </m:rPr>
          <m:t>≥</m:t>
        </m:r>
        <m:r>
          <m:t>2</m:t>
        </m:r>
      </m:oMath>
      <w:del w:id="5005" w:author="PR Preview" w:date="2026-01-01T00:00:00Z">
        <w:r>
          <w:delText xml:space="preserve">.</w:delText>
        </w:r>
      </w:del>
      <w:del w:id="5006" w:author="PR Preview" w:date="2026-01-01T00:00:00Z">
        <w:r>
          <w:delText xml:space="preserve"> </w:delText>
        </w:r>
      </w:del>
      <w:del w:id="5007" w:author="PR Preview" w:date="2026-01-01T00:00:00Z">
        <w:r>
          <w:delText xml:space="preserve">If</w:delText>
        </w:r>
      </w:del>
      <w:del w:id="5008" w:author="PR Preview" w:date="2026-01-01T00:00:00Z">
        <w:r>
          <w:delText xml:space="preserve"> </w:delText>
        </w:r>
      </w:del>
      <m:oMath>
        <m:sSub>
          <m:e>
            <m:r>
              <m:t>v</m:t>
            </m:r>
          </m:e>
          <m:sub>
            <m:r>
              <m:t>1</m:t>
            </m:r>
          </m:sub>
        </m:sSub>
        <m:r>
          <m:rPr>
            <m:sty m:val="p"/>
          </m:rPr>
          <m:t>=</m:t>
        </m:r>
        <m:r>
          <m:t>0</m:t>
        </m:r>
      </m:oMath>
      <w:del w:id="5009" w:author="PR Preview" w:date="2026-01-01T00:00:00Z">
        <w:r>
          <w:delText xml:space="preserve">, take</w:delText>
        </w:r>
      </w:del>
      <w:del w:id="5010" w:author="PR Preview" w:date="2026-01-01T00:00:00Z">
        <w:r>
          <w:delText xml:space="preserve"> </w:delText>
        </w:r>
      </w:del>
      <m:oMath>
        <m:sSub>
          <m:e>
            <m:r>
              <m:t>c</m:t>
            </m:r>
          </m:e>
          <m:sub>
            <m:r>
              <m:t>1</m:t>
            </m:r>
          </m:sub>
        </m:sSub>
        <m:r>
          <m:rPr>
            <m:sty m:val="p"/>
          </m:rPr>
          <m:t>=</m:t>
        </m:r>
        <m:r>
          <m:t>1</m:t>
        </m:r>
      </m:oMath>
      <w:del w:id="5011" w:author="PR Preview" w:date="2026-01-01T00:00:00Z">
        <w:r>
          <w:delText xml:space="preserve"> </w:delText>
        </w:r>
      </w:del>
      <w:del w:id="5012" w:author="PR Preview" w:date="2026-01-01T00:00:00Z">
        <w:r>
          <w:delText xml:space="preserve">and every other</w:delText>
        </w:r>
      </w:del>
      <w:del w:id="5013" w:author="PR Preview" w:date="2026-01-01T00:00:00Z">
        <w:r>
          <w:delText xml:space="preserve"> </w:delText>
        </w:r>
      </w:del>
      <m:oMath>
        <m:sSub>
          <m:e>
            <m:r>
              <m:t>c</m:t>
            </m:r>
          </m:e>
          <m:sub>
            <m:r>
              <m:t>i</m:t>
            </m:r>
          </m:sub>
        </m:sSub>
        <m:r>
          <m:rPr>
            <m:sty m:val="p"/>
          </m:rPr>
          <m:t>=</m:t>
        </m:r>
        <m:r>
          <m:t>0</m:t>
        </m:r>
      </m:oMath>
      <w:del w:id="5014" w:author="PR Preview" w:date="2026-01-01T00:00:00Z">
        <w:r>
          <w:delText xml:space="preserve">.</w:delText>
        </w:r>
      </w:del>
      <w:del w:id="5015" w:author="PR Preview" w:date="2026-01-01T00:00:00Z">
        <w:r>
          <w:delText xml:space="preserve"> </w:delText>
        </w:r>
      </w:del>
      <w:del w:id="5016" w:author="PR Preview" w:date="2026-01-01T00:00:00Z">
        <w:r>
          <w:delText xml:space="preserve">Otherwise take</w:delText>
        </w:r>
      </w:del>
      <w:del w:id="5017" w:author="PR Preview" w:date="2026-01-01T00:00:00Z">
        <w:r>
          <w:delText xml:space="preserve"> </w:delText>
        </w:r>
      </w:del>
      <m:oMath>
        <m:sSub>
          <m:e>
            <m:r>
              <m:t>c</m:t>
            </m:r>
          </m:e>
          <m:sub>
            <m:r>
              <m:t>1</m:t>
            </m:r>
          </m:sub>
        </m:sSub>
        <m:r>
          <m:rPr>
            <m:sty m:val="p"/>
          </m:rPr>
          <m:t>=</m:t>
        </m:r>
        <m:sSub>
          <m:e>
            <m:r>
              <m:t>v</m:t>
            </m:r>
          </m:e>
          <m:sub>
            <m:r>
              <m:t>2</m:t>
            </m:r>
          </m:sub>
        </m:sSub>
      </m:oMath>
      <w:del w:id="5018" w:author="PR Preview" w:date="2026-01-01T00:00:00Z">
        <w:r>
          <w:delText xml:space="preserve">,</w:delText>
        </w:r>
      </w:del>
      <w:del w:id="5019" w:author="PR Preview" w:date="2026-01-01T00:00:00Z">
        <w:r>
          <w:delText xml:space="preserve"> </w:delText>
        </w:r>
      </w:del>
      <m:oMath>
        <m:sSub>
          <m:e>
            <m:r>
              <m:t>c</m:t>
            </m:r>
          </m:e>
          <m:sub>
            <m:r>
              <m:t>2</m:t>
            </m:r>
          </m:sub>
        </m:sSub>
        <m:r>
          <m:rPr>
            <m:sty m:val="p"/>
          </m:rPr>
          <m:t>=</m:t>
        </m:r>
        <m:r>
          <m:rPr>
            <m:sty m:val="p"/>
          </m:rPr>
          <m:t>−</m:t>
        </m:r>
        <m:sSub>
          <m:e>
            <m:r>
              <m:t>v</m:t>
            </m:r>
          </m:e>
          <m:sub>
            <m:r>
              <m:t>1</m:t>
            </m:r>
          </m:sub>
        </m:sSub>
      </m:oMath>
      <w:del w:id="5020" w:author="PR Preview" w:date="2026-01-01T00:00:00Z">
        <w:r>
          <w:delText xml:space="preserve"> </w:delText>
        </w:r>
      </w:del>
      <w:del w:id="5021" w:author="PR Preview" w:date="2026-01-01T00:00:00Z">
        <w:r>
          <w:delText xml:space="preserve">and every other</w:delText>
        </w:r>
      </w:del>
      <w:del w:id="5022" w:author="PR Preview" w:date="2026-01-01T00:00:00Z">
        <w:r>
          <w:delText xml:space="preserve"> </w:delText>
        </w:r>
      </w:del>
      <m:oMath>
        <m:sSub>
          <m:e>
            <m:r>
              <m:t>c</m:t>
            </m:r>
          </m:e>
          <m:sub>
            <m:r>
              <m:t>i</m:t>
            </m:r>
          </m:sub>
        </m:sSub>
        <m:r>
          <m:rPr>
            <m:sty m:val="p"/>
          </m:rPr>
          <m:t>=</m:t>
        </m:r>
        <m:r>
          <m:t>0</m:t>
        </m:r>
      </m:oMath>
      <w:del w:id="5023" w:author="PR Preview" w:date="2026-01-01T00:00:00Z">
        <w:r>
          <w:delText xml:space="preserve">;</w:delText>
        </w:r>
      </w:del>
      <w:del w:id="5024" w:author="PR Preview" w:date="2026-01-01T00:00:00Z">
        <w:r>
          <w:delText xml:space="preserve"> </w:delText>
        </w:r>
      </w:del>
      <w:del w:id="5025" w:author="PR Preview" w:date="2026-01-01T00:00:00Z">
        <w:r>
          <w:delText xml:space="preserve">then</w:delText>
        </w:r>
      </w:del>
      <w:del w:id="5026" w:author="PR Preview" w:date="2026-01-01T00:00:00Z">
        <w:r>
          <w:delText xml:space="preserve"> </w:delText>
        </w:r>
      </w:del>
      <m:oMath>
        <m:sSub>
          <m:e>
            <m:r>
              <m:t>c</m:t>
            </m:r>
          </m:e>
          <m:sub>
            <m:r>
              <m:t>2</m:t>
            </m:r>
          </m:sub>
        </m:sSub>
        <m:r>
          <m:rPr>
            <m:sty m:val="p"/>
          </m:rPr>
          <m:t>≠</m:t>
        </m:r>
        <m:r>
          <m:t>0</m:t>
        </m:r>
      </m:oMath>
      <w:del w:id="5027" w:author="PR Preview" w:date="2026-01-01T00:00:00Z">
        <w:r>
          <w:delText xml:space="preserve">, and</w:delText>
        </w:r>
      </w:del>
      <w:del w:id="5028" w:author="PR Preview" w:date="2026-01-01T00:00:00Z">
        <w:r>
          <w:delText xml:space="preserve"> </w:delText>
        </w:r>
      </w:del>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del w:id="5029" w:author="PR Preview" w:date="2026-01-01T00:00:00Z">
        <w:r>
          <w:delText xml:space="preserve">.</w:delText>
        </w:r>
      </w:del>
    </w:p>
    <w:p>
      <w:pPr>
        <w:pStyle w:val="BodyText"/>
      </w:pPr>
      <w:del w:id="5030" w:author="PR Preview" w:date="2026-01-01T00:00:00Z">
        <w:r>
          <w:rPr>
            <w:b/>
            <w:bCs/>
          </w:rPr>
          <w:delText xml:space="preserve">Inductive step.</w:delText>
        </w:r>
      </w:del>
      <w:del w:id="5031" w:author="PR Preview" w:date="2026-01-01T00:00:00Z">
        <w:r>
          <w:delText xml:space="preserve"> </w:delText>
        </w:r>
      </w:del>
      <w:del w:id="5032" w:author="PR Preview" w:date="2026-01-01T00:00:00Z">
        <w:r>
          <w:delText xml:space="preserve">Let</w:delText>
        </w:r>
      </w:del>
      <w:del w:id="5033" w:author="PR Preview" w:date="2026-01-01T00:00:00Z">
        <w:r>
          <w:delText xml:space="preserve"> </w:delText>
        </w:r>
      </w:del>
      <m:oMath>
        <m:r>
          <m:t>p</m:t>
        </m:r>
        <m:r>
          <m:rPr>
            <m:sty m:val="p"/>
          </m:rPr>
          <m:t>≥</m:t>
        </m:r>
        <m:r>
          <m:t>2</m:t>
        </m:r>
      </m:oMath>
      <w:del w:id="5034" w:author="PR Preview" w:date="2026-01-01T00:00:00Z">
        <w:r>
          <w:delText xml:space="preserve">,</w:delText>
        </w:r>
      </w:del>
      <w:del w:id="5035" w:author="PR Preview" w:date="2026-01-01T00:00:00Z">
        <w:r>
          <w:delText xml:space="preserve"> </w:delText>
        </w:r>
      </w:del>
      <w:del w:id="5036" w:author="PR Preview" w:date="2026-01-01T00:00:00Z">
        <w:r>
          <w:delText xml:space="preserve">assume the</w:delText>
        </w:r>
      </w:del>
      <w:del w:id="5037" w:author="PR Preview" w:date="2026-01-01T00:00:00Z">
        <w:r>
          <w:delText xml:space="preserve"> </w:delText>
        </w:r>
      </w:del>
      <w:hyperlink r:id="rId214">
        <w:del w:id="5038" w:author="PR Preview" w:date="2026-01-01T00:00:00Z">
          <w:r>
            <w:rPr>
              <w:rStyle w:val="Hyperlink"/>
            </w:rPr>
            <w:delText xml:space="preserve">theorem</w:delText>
          </w:r>
        </w:del>
      </w:hyperlink>
      <w:del w:id="5039" w:author="PR Preview" w:date="2026-01-01T00:00:00Z">
        <w:r>
          <w:delText xml:space="preserve"> </w:delText>
        </w:r>
      </w:del>
      <w:del w:id="5040" w:author="PR Preview" w:date="2026-01-01T00:00:00Z">
        <w:r>
          <w:delText xml:space="preserve">holds for vectors in</w:delText>
        </w:r>
      </w:del>
      <w:del w:id="5041" w:author="PR Preview" w:date="2026-01-01T00:00:00Z">
        <w:r>
          <w:delText xml:space="preserve"> </w:delText>
        </w:r>
      </w:del>
      <m:oMath>
        <m:sSup>
          <m:e>
            <m:r>
              <m:rPr>
                <m:scr m:val="double-struck"/>
                <m:sty m:val="p"/>
              </m:rPr>
              <m:t>R</m:t>
            </m:r>
          </m:e>
          <m:sup>
            <m:r>
              <m:t>p</m:t>
            </m:r>
            <m:r>
              <m:rPr>
                <m:sty m:val="p"/>
              </m:rPr>
              <m:t>−</m:t>
            </m:r>
            <m:r>
              <m:t>1</m:t>
            </m:r>
          </m:sup>
        </m:sSup>
      </m:oMath>
      <w:del w:id="5042" w:author="PR Preview" w:date="2026-01-01T00:00:00Z">
        <w:r>
          <w:delText xml:space="preserve">,</w:delText>
        </w:r>
      </w:del>
      <w:del w:id="5043" w:author="PR Preview" w:date="2026-01-01T00:00:00Z">
        <w:r>
          <w:delText xml:space="preserve"> </w:delText>
        </w:r>
      </w:del>
      <w:del w:id="5044" w:author="PR Preview" w:date="2026-01-01T00:00:00Z">
        <w:r>
          <w:delText xml:space="preserve">and take</w:delText>
        </w:r>
      </w:del>
      <w:del w:id="5045" w:author="PR Preview" w:date="2026-01-01T00:00:00Z">
        <w:r>
          <w:delText xml:space="preserve"> </w:delText>
        </w:r>
      </w:del>
      <m:oMath>
        <m:r>
          <m:t>k</m:t>
        </m:r>
        <m:r>
          <m:rPr>
            <m:sty m:val="p"/>
          </m:rPr>
          <m:t>&gt;</m:t>
        </m:r>
        <m:r>
          <m:t>p</m:t>
        </m:r>
      </m:oMath>
      <w:del w:id="5046" w:author="PR Preview" w:date="2026-01-01T00:00:00Z">
        <w:r>
          <w:delText xml:space="preserve"> </w:delText>
        </w:r>
      </w:del>
      <w:del w:id="5047" w:author="PR Preview" w:date="2026-01-01T00:00:00Z">
        <w:r>
          <w:delText xml:space="preserve">vectors in</w:delText>
        </w:r>
      </w:del>
      <w:del w:id="5048" w:author="PR Preview" w:date="2026-01-01T00:00:00Z">
        <w:r>
          <w:delText xml:space="preserve"> </w:delText>
        </w:r>
      </w:del>
      <m:oMath>
        <m:sSup>
          <m:e>
            <m:r>
              <m:rPr>
                <m:scr m:val="double-struck"/>
                <m:sty m:val="p"/>
              </m:rPr>
              <m:t>R</m:t>
            </m:r>
          </m:e>
          <m:sup>
            <m:r>
              <m:t>p</m:t>
            </m:r>
          </m:sup>
        </m:sSup>
      </m:oMath>
      <w:del w:id="5049" w:author="PR Preview" w:date="2026-01-01T00:00:00Z">
        <w:r>
          <w:delText xml:space="preserve">.</w:delText>
        </w:r>
      </w:del>
      <w:del w:id="5050" w:author="PR Preview" w:date="2026-01-01T00:00:00Z">
        <w:r>
          <w:delText xml:space="preserve"> </w:delText>
        </w:r>
      </w:del>
      <w:del w:id="5051" w:author="PR Preview" w:date="2026-01-01T00:00:00Z">
        <w:r>
          <w:delText xml:space="preserve">Write</w:delText>
        </w:r>
      </w:del>
      <w:del w:id="5052" w:author="PR Preview" w:date="2026-01-01T00:00:00Z">
        <w:r>
          <w:delText xml:space="preserve"> </w:delText>
        </w:r>
      </w:del>
      <m:oMath>
        <m:sSub>
          <m:e>
            <m:r>
              <m:t>v</m:t>
            </m:r>
          </m:e>
          <m:sub>
            <m:r>
              <m:t>i</m:t>
            </m:r>
            <m:r>
              <m:rPr>
                <m:sty m:val="p"/>
              </m:rPr>
              <m:t>,</m:t>
            </m:r>
            <m:r>
              <m:t>p</m:t>
            </m:r>
          </m:sub>
        </m:sSub>
      </m:oMath>
      <w:del w:id="5053" w:author="PR Preview" w:date="2026-01-01T00:00:00Z">
        <w:r>
          <w:delText xml:space="preserve"> </w:delText>
        </w:r>
      </w:del>
      <w:del w:id="5054" w:author="PR Preview" w:date="2026-01-01T00:00:00Z">
        <w:r>
          <w:delText xml:space="preserve">for the last entry of</w:delText>
        </w:r>
      </w:del>
      <w:del w:id="5055" w:author="PR Preview" w:date="2026-01-01T00:00:00Z">
        <w:r>
          <w:delText xml:space="preserve"> </w:delText>
        </w:r>
      </w:del>
      <m:oMath>
        <m:sSub>
          <m:e>
            <m:limLow>
              <m:e>
                <m:r>
                  <m:t>v</m:t>
                </m:r>
              </m:e>
              <m:lim>
                <m:r>
                  <m:rPr>
                    <m:sty m:val="p"/>
                  </m:rPr>
                  <m:t>∼</m:t>
                </m:r>
              </m:lim>
            </m:limLow>
          </m:e>
          <m:sub>
            <m:r>
              <m:t>i</m:t>
            </m:r>
          </m:sub>
        </m:sSub>
      </m:oMath>
      <w:del w:id="5056" w:author="PR Preview" w:date="2026-01-01T00:00:00Z">
        <w:r>
          <w:delText xml:space="preserve">.</w:delText>
        </w:r>
      </w:del>
    </w:p>
    <w:p>
      <w:pPr>
        <w:pStyle w:val="BodyText"/>
      </w:pPr>
      <w:del w:id="5057" w:author="PR Preview" w:date="2026-01-01T00:00:00Z">
        <w:r>
          <w:rPr>
            <w:i/>
            <w:iCs/>
          </w:rPr>
          <w:delText xml:space="preserve">Case 1: every</w:delText>
        </w:r>
      </w:del>
      <w:del w:id="5058" w:author="PR Preview" w:date="2026-01-01T00:00:00Z">
        <w:r>
          <w:rPr>
            <w:i/>
            <w:iCs/>
          </w:rPr>
          <w:delText xml:space="preserve"> </w:delText>
        </w:r>
      </w:del>
      <m:oMath>
        <m:sSub>
          <m:e>
            <m:r>
              <m:t>v</m:t>
            </m:r>
          </m:e>
          <m:sub>
            <m:r>
              <m:t>i</m:t>
            </m:r>
            <m:r>
              <m:rPr>
                <m:sty m:val="p"/>
              </m:rPr>
              <m:t>,</m:t>
            </m:r>
            <m:r>
              <m:t>p</m:t>
            </m:r>
          </m:sub>
        </m:sSub>
        <m:r>
          <m:rPr>
            <m:sty m:val="p"/>
          </m:rPr>
          <m:t>=</m:t>
        </m:r>
        <m:r>
          <m:t>0</m:t>
        </m:r>
      </m:oMath>
      <w:del w:id="5059" w:author="PR Preview" w:date="2026-01-01T00:00:00Z">
        <w:r>
          <w:rPr>
            <w:i/>
            <w:iCs/>
          </w:rPr>
          <w:delText xml:space="preserve">.</w:delText>
        </w:r>
      </w:del>
      <w:del w:id="5060" w:author="PR Preview" w:date="2026-01-01T00:00:00Z">
        <w:r>
          <w:delText xml:space="preserve"> </w:delText>
        </w:r>
      </w:del>
      <w:del w:id="5061" w:author="PR Preview" w:date="2026-01-01T00:00:00Z">
        <w:r>
          <w:delText xml:space="preserve">Deleting the last entry gives</w:delText>
        </w:r>
      </w:del>
      <w:del w:id="5062" w:author="PR Preview" w:date="2026-01-01T00:00:00Z">
        <w:r>
          <w:delText xml:space="preserve"> </w:delText>
        </w:r>
      </w:del>
      <m:oMath>
        <m:r>
          <m:t>k</m:t>
        </m:r>
        <m:r>
          <m:rPr>
            <m:sty m:val="p"/>
          </m:rPr>
          <m:t>&gt;</m:t>
        </m:r>
        <m:r>
          <m:t>p</m:t>
        </m:r>
        <m:r>
          <m:rPr>
            <m:sty m:val="p"/>
          </m:rPr>
          <m:t>−</m:t>
        </m:r>
        <m:r>
          <m:t>1</m:t>
        </m:r>
      </m:oMath>
      <w:del w:id="5063" w:author="PR Preview" w:date="2026-01-01T00:00:00Z">
        <w:r>
          <w:delText xml:space="preserve"> </w:delText>
        </w:r>
      </w:del>
      <w:del w:id="5064" w:author="PR Preview" w:date="2026-01-01T00:00:00Z">
        <w:r>
          <w:delText xml:space="preserve">vectors in</w:delText>
        </w:r>
      </w:del>
      <w:del w:id="5065" w:author="PR Preview" w:date="2026-01-01T00:00:00Z">
        <w:r>
          <w:delText xml:space="preserve"> </w:delText>
        </w:r>
      </w:del>
      <m:oMath>
        <m:sSup>
          <m:e>
            <m:r>
              <m:rPr>
                <m:scr m:val="double-struck"/>
                <m:sty m:val="p"/>
              </m:rPr>
              <m:t>R</m:t>
            </m:r>
          </m:e>
          <m:sup>
            <m:r>
              <m:t>p</m:t>
            </m:r>
            <m:r>
              <m:rPr>
                <m:sty m:val="p"/>
              </m:rPr>
              <m:t>−</m:t>
            </m:r>
            <m:r>
              <m:t>1</m:t>
            </m:r>
          </m:sup>
        </m:sSup>
      </m:oMath>
      <w:del w:id="5066" w:author="PR Preview" w:date="2026-01-01T00:00:00Z">
        <w:r>
          <w:delText xml:space="preserve">,</w:delText>
        </w:r>
      </w:del>
      <w:del w:id="5067" w:author="PR Preview" w:date="2026-01-01T00:00:00Z">
        <w:r>
          <w:delText xml:space="preserve"> </w:delText>
        </w:r>
      </w:del>
      <w:del w:id="5068" w:author="PR Preview" w:date="2026-01-01T00:00:00Z">
        <w:r>
          <w:delText xml:space="preserve">which by the inductive hypothesis have a combination</w:delText>
        </w:r>
      </w:del>
      <w:del w:id="5069" w:author="PR Preview" w:date="2026-01-01T00:00:00Z">
        <w:r>
          <w:delText xml:space="preserve"> </w:delText>
        </w:r>
      </w:del>
      <w:del w:id="5070" w:author="PR Preview" w:date="2026-01-01T00:00:00Z">
        <w:r>
          <w:delText xml:space="preserve">with coefficients not all zero that equals</w:delText>
        </w:r>
      </w:del>
      <w:del w:id="5071" w:author="PR Preview" w:date="2026-01-01T00:00:00Z">
        <w:r>
          <w:delText xml:space="preserve"> </w:delText>
        </w:r>
      </w:del>
      <m:oMath>
        <m:sSub>
          <m:e>
            <m:limLow>
              <m:e>
                <m:r>
                  <m:t>0</m:t>
                </m:r>
              </m:e>
              <m:lim>
                <m:r>
                  <m:rPr>
                    <m:sty m:val="p"/>
                  </m:rPr>
                  <m:t>∼</m:t>
                </m:r>
              </m:lim>
            </m:limLow>
          </m:e>
          <m:sub>
            <m:r>
              <m:t>p</m:t>
            </m:r>
            <m:r>
              <m:rPr>
                <m:sty m:val="p"/>
              </m:rPr>
              <m:t>−</m:t>
            </m:r>
            <m:r>
              <m:t>1</m:t>
            </m:r>
          </m:sub>
        </m:sSub>
      </m:oMath>
      <w:del w:id="5072" w:author="PR Preview" w:date="2026-01-01T00:00:00Z">
        <w:r>
          <w:delText xml:space="preserve">.</w:delText>
        </w:r>
      </w:del>
      <w:del w:id="5073" w:author="PR Preview" w:date="2026-01-01T00:00:00Z">
        <w:r>
          <w:delText xml:space="preserve"> </w:delText>
        </w:r>
      </w:del>
      <w:del w:id="5074" w:author="PR Preview" w:date="2026-01-01T00:00:00Z">
        <w:r>
          <w:delText xml:space="preserve">The same coefficients combine the original vectors to</w:delText>
        </w:r>
      </w:del>
      <w:del w:id="5075" w:author="PR Preview" w:date="2026-01-01T00:00:00Z">
        <w:r>
          <w:delText xml:space="preserve"> </w:delText>
        </w:r>
      </w:del>
      <m:oMath>
        <m:sSub>
          <m:e>
            <m:limLow>
              <m:e>
                <m:r>
                  <m:t>0</m:t>
                </m:r>
              </m:e>
              <m:lim>
                <m:r>
                  <m:rPr>
                    <m:sty m:val="p"/>
                  </m:rPr>
                  <m:t>∼</m:t>
                </m:r>
              </m:lim>
            </m:limLow>
          </m:e>
          <m:sub>
            <m:r>
              <m:t>p</m:t>
            </m:r>
          </m:sub>
        </m:sSub>
      </m:oMath>
      <w:del w:id="5076" w:author="PR Preview" w:date="2026-01-01T00:00:00Z">
        <w:r>
          <w:delText xml:space="preserve">,</w:delText>
        </w:r>
      </w:del>
      <w:del w:id="5077" w:author="PR Preview" w:date="2026-01-01T00:00:00Z">
        <w:r>
          <w:delText xml:space="preserve"> </w:delText>
        </w:r>
      </w:del>
      <w:del w:id="5078" w:author="PR Preview" w:date="2026-01-01T00:00:00Z">
        <w:r>
          <w:delText xml:space="preserve">since every last entry is</w:delText>
        </w:r>
      </w:del>
      <w:del w:id="5079" w:author="PR Preview" w:date="2026-01-01T00:00:00Z">
        <w:r>
          <w:delText xml:space="preserve"> </w:delText>
        </w:r>
      </w:del>
      <m:oMath>
        <m:r>
          <m:t>0</m:t>
        </m:r>
      </m:oMath>
      <w:del w:id="5080" w:author="PR Preview" w:date="2026-01-01T00:00:00Z">
        <w:r>
          <w:delText xml:space="preserve">.</w:delText>
        </w:r>
      </w:del>
    </w:p>
    <w:p>
      <w:pPr>
        <w:pStyle w:val="BodyText"/>
      </w:pPr>
      <w:ins w:id="5081" w:author="PR Preview" w:date="2026-01-01T00:00:00Z">
        <w:r>
          <w:rPr>
            <w:b/>
            <w:bCs/>
          </w:rPr>
          <w:t xml:space="preserve">Base case,</w:t>
        </w:r>
      </w:ins>
      <w:ins w:id="5082" w:author="PR Preview" w:date="2026-01-01T00:00:00Z">
        <w:r>
          <w:rPr>
            <w:b/>
            <w:bCs/>
          </w:rPr>
          <w:t xml:space="preserve"> </w:t>
        </w:r>
      </w:ins>
      <m:oMath>
        <m:r>
          <m:t>p</m:t>
        </m:r>
        <m:r>
          <m:rPr>
            <m:sty m:val="p"/>
          </m:rPr>
          <m:t>=</m:t>
        </m:r>
        <m:r>
          <m:t>1</m:t>
        </m:r>
      </m:oMath>
      <w:ins w:id="5083" w:author="PR Preview" w:date="2026-01-01T00:00:00Z">
        <w:r>
          <w:rPr>
            <w:b/>
            <w:bCs/>
          </w:rPr>
          <w:t xml:space="preserve">.</w:t>
        </w:r>
      </w:ins>
      <w:ins w:id="5084" w:author="PR Preview" w:date="2026-01-01T00:00:00Z">
        <w:r>
          <w:t xml:space="preserve"> </w:t>
        </w:r>
      </w:ins>
      <w:ins w:id="5085" w:author="PR Preview" w:date="2026-01-01T00:00:00Z">
        <w:r>
          <w:t xml:space="preserve">Each</w:t>
        </w:r>
      </w:ins>
      <w:ins w:id="5086" w:author="PR Preview" w:date="2026-01-01T00:00:00Z">
        <w:r>
          <w:t xml:space="preserve"> </w:t>
        </w:r>
      </w:ins>
      <w:ins w:id="5087" w:author="PR Preview" w:date="2026-01-01T00:00:00Z">
        <w:r>
          <w:t xml:space="preserve">$\mathord{\smash[b]{\underset{\raise.3ex\hbox{$\scriptstyle\sim$}}{v}}\vphantom{v}}_i$</w:t>
        </w:r>
      </w:ins>
      <w:ins w:id="5088" w:author="PR Preview" w:date="2026-01-01T00:00:00Z">
        <w:r>
          <w:t xml:space="preserve"> </w:t>
        </w:r>
      </w:ins>
      <w:ins w:id="5089" w:author="PR Preview" w:date="2026-01-01T00:00:00Z">
        <w:r>
          <w:t xml:space="preserve">is a single number</w:t>
        </w:r>
      </w:ins>
      <w:ins w:id="5090" w:author="PR Preview" w:date="2026-01-01T00:00:00Z">
        <w:r>
          <w:t xml:space="preserve"> </w:t>
        </w:r>
      </w:ins>
      <m:oMath>
        <m:sSub>
          <m:e>
            <m:r>
              <m:t>v</m:t>
            </m:r>
          </m:e>
          <m:sub>
            <m:r>
              <m:t>i</m:t>
            </m:r>
          </m:sub>
        </m:sSub>
      </m:oMath>
      <w:ins w:id="5091" w:author="PR Preview" w:date="2026-01-01T00:00:00Z">
        <w:r>
          <w:t xml:space="preserve">, and</w:t>
        </w:r>
      </w:ins>
      <w:ins w:id="5092" w:author="PR Preview" w:date="2026-01-01T00:00:00Z">
        <w:r>
          <w:t xml:space="preserve"> </w:t>
        </w:r>
      </w:ins>
      <m:oMath>
        <m:r>
          <m:t>k</m:t>
        </m:r>
        <m:r>
          <m:rPr>
            <m:sty m:val="p"/>
          </m:rPr>
          <m:t>≥</m:t>
        </m:r>
        <m:r>
          <m:t>2</m:t>
        </m:r>
      </m:oMath>
      <w:ins w:id="5093" w:author="PR Preview" w:date="2026-01-01T00:00:00Z">
        <w:r>
          <w:t xml:space="preserve">.</w:t>
        </w:r>
      </w:ins>
      <w:ins w:id="5094" w:author="PR Preview" w:date="2026-01-01T00:00:00Z">
        <w:r>
          <w:t xml:space="preserve"> </w:t>
        </w:r>
      </w:ins>
      <w:ins w:id="5095" w:author="PR Preview" w:date="2026-01-01T00:00:00Z">
        <w:r>
          <w:t xml:space="preserve">If</w:t>
        </w:r>
      </w:ins>
      <w:ins w:id="5096" w:author="PR Preview" w:date="2026-01-01T00:00:00Z">
        <w:r>
          <w:t xml:space="preserve"> </w:t>
        </w:r>
      </w:ins>
      <m:oMath>
        <m:sSub>
          <m:e>
            <m:r>
              <m:t>v</m:t>
            </m:r>
          </m:e>
          <m:sub>
            <m:r>
              <m:t>1</m:t>
            </m:r>
          </m:sub>
        </m:sSub>
        <m:r>
          <m:rPr>
            <m:sty m:val="p"/>
          </m:rPr>
          <m:t>=</m:t>
        </m:r>
        <m:r>
          <m:t>0</m:t>
        </m:r>
      </m:oMath>
      <w:ins w:id="5097" w:author="PR Preview" w:date="2026-01-01T00:00:00Z">
        <w:r>
          <w:t xml:space="preserve">, take</w:t>
        </w:r>
      </w:ins>
      <w:ins w:id="5098" w:author="PR Preview" w:date="2026-01-01T00:00:00Z">
        <w:r>
          <w:t xml:space="preserve"> </w:t>
        </w:r>
      </w:ins>
      <m:oMath>
        <m:sSub>
          <m:e>
            <m:r>
              <m:t>c</m:t>
            </m:r>
          </m:e>
          <m:sub>
            <m:r>
              <m:t>1</m:t>
            </m:r>
          </m:sub>
        </m:sSub>
        <m:r>
          <m:rPr>
            <m:sty m:val="p"/>
          </m:rPr>
          <m:t>=</m:t>
        </m:r>
        <m:r>
          <m:t>1</m:t>
        </m:r>
      </m:oMath>
      <w:ins w:id="5099" w:author="PR Preview" w:date="2026-01-01T00:00:00Z">
        <w:r>
          <w:t xml:space="preserve"> </w:t>
        </w:r>
      </w:ins>
      <w:ins w:id="5100" w:author="PR Preview" w:date="2026-01-01T00:00:00Z">
        <w:r>
          <w:t xml:space="preserve">and every other</w:t>
        </w:r>
      </w:ins>
      <w:ins w:id="5101" w:author="PR Preview" w:date="2026-01-01T00:00:00Z">
        <w:r>
          <w:t xml:space="preserve"> </w:t>
        </w:r>
      </w:ins>
      <m:oMath>
        <m:sSub>
          <m:e>
            <m:r>
              <m:t>c</m:t>
            </m:r>
          </m:e>
          <m:sub>
            <m:r>
              <m:t>i</m:t>
            </m:r>
          </m:sub>
        </m:sSub>
        <m:r>
          <m:rPr>
            <m:sty m:val="p"/>
          </m:rPr>
          <m:t>=</m:t>
        </m:r>
        <m:r>
          <m:t>0</m:t>
        </m:r>
      </m:oMath>
      <w:ins w:id="5102" w:author="PR Preview" w:date="2026-01-01T00:00:00Z">
        <w:r>
          <w:t xml:space="preserve">.</w:t>
        </w:r>
      </w:ins>
      <w:ins w:id="5103" w:author="PR Preview" w:date="2026-01-01T00:00:00Z">
        <w:r>
          <w:t xml:space="preserve"> </w:t>
        </w:r>
      </w:ins>
      <w:ins w:id="5104" w:author="PR Preview" w:date="2026-01-01T00:00:00Z">
        <w:r>
          <w:t xml:space="preserve">Otherwise take</w:t>
        </w:r>
      </w:ins>
      <w:ins w:id="5105" w:author="PR Preview" w:date="2026-01-01T00:00:00Z">
        <w:r>
          <w:t xml:space="preserve"> </w:t>
        </w:r>
      </w:ins>
      <m:oMath>
        <m:sSub>
          <m:e>
            <m:r>
              <m:t>c</m:t>
            </m:r>
          </m:e>
          <m:sub>
            <m:r>
              <m:t>1</m:t>
            </m:r>
          </m:sub>
        </m:sSub>
        <m:r>
          <m:rPr>
            <m:sty m:val="p"/>
          </m:rPr>
          <m:t>=</m:t>
        </m:r>
        <m:sSub>
          <m:e>
            <m:r>
              <m:t>v</m:t>
            </m:r>
          </m:e>
          <m:sub>
            <m:r>
              <m:t>2</m:t>
            </m:r>
          </m:sub>
        </m:sSub>
      </m:oMath>
      <w:ins w:id="5106" w:author="PR Preview" w:date="2026-01-01T00:00:00Z">
        <w:r>
          <w:t xml:space="preserve">,</w:t>
        </w:r>
      </w:ins>
      <w:ins w:id="5107" w:author="PR Preview" w:date="2026-01-01T00:00:00Z">
        <w:r>
          <w:t xml:space="preserve"> </w:t>
        </w:r>
      </w:ins>
      <m:oMath>
        <m:sSub>
          <m:e>
            <m:r>
              <m:t>c</m:t>
            </m:r>
          </m:e>
          <m:sub>
            <m:r>
              <m:t>2</m:t>
            </m:r>
          </m:sub>
        </m:sSub>
        <m:r>
          <m:rPr>
            <m:sty m:val="p"/>
          </m:rPr>
          <m:t>=</m:t>
        </m:r>
        <m:r>
          <m:rPr>
            <m:sty m:val="p"/>
          </m:rPr>
          <m:t>−</m:t>
        </m:r>
        <m:sSub>
          <m:e>
            <m:r>
              <m:t>v</m:t>
            </m:r>
          </m:e>
          <m:sub>
            <m:r>
              <m:t>1</m:t>
            </m:r>
          </m:sub>
        </m:sSub>
      </m:oMath>
      <w:ins w:id="5108" w:author="PR Preview" w:date="2026-01-01T00:00:00Z">
        <w:r>
          <w:t xml:space="preserve"> </w:t>
        </w:r>
      </w:ins>
      <w:ins w:id="5109" w:author="PR Preview" w:date="2026-01-01T00:00:00Z">
        <w:r>
          <w:t xml:space="preserve">and every other</w:t>
        </w:r>
      </w:ins>
      <w:ins w:id="5110" w:author="PR Preview" w:date="2026-01-01T00:00:00Z">
        <w:r>
          <w:t xml:space="preserve"> </w:t>
        </w:r>
      </w:ins>
      <m:oMath>
        <m:sSub>
          <m:e>
            <m:r>
              <m:t>c</m:t>
            </m:r>
          </m:e>
          <m:sub>
            <m:r>
              <m:t>i</m:t>
            </m:r>
          </m:sub>
        </m:sSub>
        <m:r>
          <m:rPr>
            <m:sty m:val="p"/>
          </m:rPr>
          <m:t>=</m:t>
        </m:r>
        <m:r>
          <m:t>0</m:t>
        </m:r>
      </m:oMath>
      <w:ins w:id="5111" w:author="PR Preview" w:date="2026-01-01T00:00:00Z">
        <w:r>
          <w:t xml:space="preserve">;</w:t>
        </w:r>
      </w:ins>
      <w:ins w:id="5112" w:author="PR Preview" w:date="2026-01-01T00:00:00Z">
        <w:r>
          <w:t xml:space="preserve"> </w:t>
        </w:r>
      </w:ins>
      <w:ins w:id="5113" w:author="PR Preview" w:date="2026-01-01T00:00:00Z">
        <w:r>
          <w:t xml:space="preserve">then</w:t>
        </w:r>
      </w:ins>
      <w:ins w:id="5114" w:author="PR Preview" w:date="2026-01-01T00:00:00Z">
        <w:r>
          <w:t xml:space="preserve"> </w:t>
        </w:r>
      </w:ins>
      <m:oMath>
        <m:sSub>
          <m:e>
            <m:r>
              <m:t>c</m:t>
            </m:r>
          </m:e>
          <m:sub>
            <m:r>
              <m:t>2</m:t>
            </m:r>
          </m:sub>
        </m:sSub>
        <m:r>
          <m:rPr>
            <m:sty m:val="p"/>
          </m:rPr>
          <m:t>≠</m:t>
        </m:r>
        <m:r>
          <m:t>0</m:t>
        </m:r>
      </m:oMath>
      <w:ins w:id="5115" w:author="PR Preview" w:date="2026-01-01T00:00:00Z">
        <w:r>
          <w:t xml:space="preserve">, and</w:t>
        </w:r>
      </w:ins>
      <w:ins w:id="5116" w:author="PR Preview" w:date="2026-01-01T00:00:00Z">
        <w:r>
          <w:t xml:space="preserve"> </w:t>
        </w:r>
      </w:ins>
      <m:oMath>
        <m:sSub>
          <m:e>
            <m:r>
              <m:t>v</m:t>
            </m:r>
          </m:e>
          <m:sub>
            <m:r>
              <m:t>2</m:t>
            </m:r>
          </m:sub>
        </m:sSub>
        <m:sSub>
          <m:e>
            <m:r>
              <m:t>v</m:t>
            </m:r>
          </m:e>
          <m:sub>
            <m:r>
              <m:t>1</m:t>
            </m:r>
          </m:sub>
        </m:sSub>
        <m:r>
          <m:rPr>
            <m:sty m:val="p"/>
          </m:rPr>
          <m:t>−</m:t>
        </m:r>
        <m:sSub>
          <m:e>
            <m:r>
              <m:t>v</m:t>
            </m:r>
          </m:e>
          <m:sub>
            <m:r>
              <m:t>1</m:t>
            </m:r>
          </m:sub>
        </m:sSub>
        <m:sSub>
          <m:e>
            <m:r>
              <m:t>v</m:t>
            </m:r>
          </m:e>
          <m:sub>
            <m:r>
              <m:t>2</m:t>
            </m:r>
          </m:sub>
        </m:sSub>
        <m:r>
          <m:rPr>
            <m:sty m:val="p"/>
          </m:rPr>
          <m:t>=</m:t>
        </m:r>
        <m:r>
          <m:t>0</m:t>
        </m:r>
      </m:oMath>
      <w:ins w:id="5117" w:author="PR Preview" w:date="2026-01-01T00:00:00Z">
        <w:r>
          <w:t xml:space="preserve">.</w:t>
        </w:r>
      </w:ins>
    </w:p>
    <w:p>
      <w:pPr>
        <w:pStyle w:val="BodyText"/>
      </w:pPr>
      <w:ins w:id="5118" w:author="PR Preview" w:date="2026-01-01T00:00:00Z">
        <w:r>
          <w:rPr>
            <w:b/>
            <w:bCs/>
          </w:rPr>
          <w:t xml:space="preserve">Inductive step.</w:t>
        </w:r>
      </w:ins>
      <w:ins w:id="5119" w:author="PR Preview" w:date="2026-01-01T00:00:00Z">
        <w:r>
          <w:t xml:space="preserve"> </w:t>
        </w:r>
      </w:ins>
      <w:ins w:id="5120" w:author="PR Preview" w:date="2026-01-01T00:00:00Z">
        <w:r>
          <w:t xml:space="preserve">Let</w:t>
        </w:r>
      </w:ins>
      <w:ins w:id="5121" w:author="PR Preview" w:date="2026-01-01T00:00:00Z">
        <w:r>
          <w:t xml:space="preserve"> </w:t>
        </w:r>
      </w:ins>
      <m:oMath>
        <m:r>
          <m:t>p</m:t>
        </m:r>
        <m:r>
          <m:rPr>
            <m:sty m:val="p"/>
          </m:rPr>
          <m:t>≥</m:t>
        </m:r>
        <m:r>
          <m:t>2</m:t>
        </m:r>
      </m:oMath>
      <w:ins w:id="5122" w:author="PR Preview" w:date="2026-01-01T00:00:00Z">
        <w:r>
          <w:t xml:space="preserve">,</w:t>
        </w:r>
      </w:ins>
      <w:ins w:id="5123" w:author="PR Preview" w:date="2026-01-01T00:00:00Z">
        <w:r>
          <w:t xml:space="preserve"> </w:t>
        </w:r>
      </w:ins>
      <w:ins w:id="5124" w:author="PR Preview" w:date="2026-01-01T00:00:00Z">
        <w:r>
          <w:t xml:space="preserve">assume the</w:t>
        </w:r>
      </w:ins>
      <w:ins w:id="5125" w:author="PR Preview" w:date="2026-01-01T00:00:00Z">
        <w:r>
          <w:t xml:space="preserve"> </w:t>
        </w:r>
      </w:ins>
      <w:hyperlink r:id="rId214">
        <w:ins w:id="5126" w:author="PR Preview" w:date="2026-01-01T00:00:00Z">
          <w:r>
            <w:rPr>
              <w:rStyle w:val="Hyperlink"/>
            </w:rPr>
            <w:t xml:space="preserve">theorem</w:t>
          </w:r>
        </w:ins>
      </w:hyperlink>
      <w:ins w:id="5127" w:author="PR Preview" w:date="2026-01-01T00:00:00Z">
        <w:r>
          <w:t xml:space="preserve"> </w:t>
        </w:r>
      </w:ins>
      <w:ins w:id="5128" w:author="PR Preview" w:date="2026-01-01T00:00:00Z">
        <w:r>
          <w:t xml:space="preserve">holds for vectors in</w:t>
        </w:r>
      </w:ins>
      <w:ins w:id="5129" w:author="PR Preview" w:date="2026-01-01T00:00:00Z">
        <w:r>
          <w:t xml:space="preserve"> </w:t>
        </w:r>
      </w:ins>
      <m:oMath>
        <m:sSup>
          <m:e>
            <m:r>
              <m:rPr>
                <m:scr m:val="double-struck"/>
                <m:sty m:val="p"/>
              </m:rPr>
              <m:t>R</m:t>
            </m:r>
          </m:e>
          <m:sup>
            <m:r>
              <m:t>p</m:t>
            </m:r>
            <m:r>
              <m:rPr>
                <m:sty m:val="p"/>
              </m:rPr>
              <m:t>−</m:t>
            </m:r>
            <m:r>
              <m:t>1</m:t>
            </m:r>
          </m:sup>
        </m:sSup>
      </m:oMath>
      <w:ins w:id="5130" w:author="PR Preview" w:date="2026-01-01T00:00:00Z">
        <w:r>
          <w:t xml:space="preserve">,</w:t>
        </w:r>
      </w:ins>
      <w:ins w:id="5131" w:author="PR Preview" w:date="2026-01-01T00:00:00Z">
        <w:r>
          <w:t xml:space="preserve"> </w:t>
        </w:r>
      </w:ins>
      <w:ins w:id="5132" w:author="PR Preview" w:date="2026-01-01T00:00:00Z">
        <w:r>
          <w:t xml:space="preserve">and take</w:t>
        </w:r>
      </w:ins>
      <w:ins w:id="5133" w:author="PR Preview" w:date="2026-01-01T00:00:00Z">
        <w:r>
          <w:t xml:space="preserve"> </w:t>
        </w:r>
      </w:ins>
      <m:oMath>
        <m:r>
          <m:t>k</m:t>
        </m:r>
        <m:r>
          <m:rPr>
            <m:sty m:val="p"/>
          </m:rPr>
          <m:t>&gt;</m:t>
        </m:r>
        <m:r>
          <m:t>p</m:t>
        </m:r>
      </m:oMath>
      <w:ins w:id="5134" w:author="PR Preview" w:date="2026-01-01T00:00:00Z">
        <w:r>
          <w:t xml:space="preserve"> </w:t>
        </w:r>
      </w:ins>
      <w:ins w:id="5135" w:author="PR Preview" w:date="2026-01-01T00:00:00Z">
        <w:r>
          <w:t xml:space="preserve">vectors in</w:t>
        </w:r>
      </w:ins>
      <w:ins w:id="5136" w:author="PR Preview" w:date="2026-01-01T00:00:00Z">
        <w:r>
          <w:t xml:space="preserve"> </w:t>
        </w:r>
      </w:ins>
      <m:oMath>
        <m:sSup>
          <m:e>
            <m:r>
              <m:rPr>
                <m:scr m:val="double-struck"/>
                <m:sty m:val="p"/>
              </m:rPr>
              <m:t>R</m:t>
            </m:r>
          </m:e>
          <m:sup>
            <m:r>
              <m:t>p</m:t>
            </m:r>
          </m:sup>
        </m:sSup>
      </m:oMath>
      <w:ins w:id="5137" w:author="PR Preview" w:date="2026-01-01T00:00:00Z">
        <w:r>
          <w:t xml:space="preserve">.</w:t>
        </w:r>
      </w:ins>
      <w:ins w:id="5138" w:author="PR Preview" w:date="2026-01-01T00:00:00Z">
        <w:r>
          <w:t xml:space="preserve"> </w:t>
        </w:r>
      </w:ins>
      <w:ins w:id="5139" w:author="PR Preview" w:date="2026-01-01T00:00:00Z">
        <w:r>
          <w:t xml:space="preserve">Write</w:t>
        </w:r>
      </w:ins>
      <w:ins w:id="5140" w:author="PR Preview" w:date="2026-01-01T00:00:00Z">
        <w:r>
          <w:t xml:space="preserve"> </w:t>
        </w:r>
      </w:ins>
      <m:oMath>
        <m:sSub>
          <m:e>
            <m:r>
              <m:t>v</m:t>
            </m:r>
          </m:e>
          <m:sub>
            <m:r>
              <m:t>i</m:t>
            </m:r>
            <m:r>
              <m:rPr>
                <m:sty m:val="p"/>
              </m:rPr>
              <m:t>,</m:t>
            </m:r>
            <m:r>
              <m:t>p</m:t>
            </m:r>
          </m:sub>
        </m:sSub>
      </m:oMath>
      <w:ins w:id="5141" w:author="PR Preview" w:date="2026-01-01T00:00:00Z">
        <w:r>
          <w:t xml:space="preserve"> </w:t>
        </w:r>
      </w:ins>
      <w:ins w:id="5142" w:author="PR Preview" w:date="2026-01-01T00:00:00Z">
        <w:r>
          <w:t xml:space="preserve">for the last entry of</w:t>
        </w:r>
      </w:ins>
      <w:ins w:id="5143" w:author="PR Preview" w:date="2026-01-01T00:00:00Z">
        <w:r>
          <w:t xml:space="preserve"> </w:t>
        </w:r>
      </w:ins>
      <w:ins w:id="5144" w:author="PR Preview" w:date="2026-01-01T00:00:00Z">
        <w:r>
          <w:t xml:space="preserve">$\mathord{\smash[b]{\underset{\raise.3ex\hbox{$\scriptstyle\sim$}}{v}}\vphantom{v}}_i$</w:t>
        </w:r>
      </w:ins>
      <w:ins w:id="5145" w:author="PR Preview" w:date="2026-01-01T00:00:00Z">
        <w:r>
          <w:t xml:space="preserve">.</w:t>
        </w:r>
      </w:ins>
    </w:p>
    <w:p>
      <w:pPr>
        <w:pStyle w:val="BodyText"/>
      </w:pPr>
      <w:ins w:id="5146" w:author="PR Preview" w:date="2026-01-01T00:00:00Z">
        <w:r>
          <w:rPr>
            <w:i/>
            <w:iCs/>
          </w:rPr>
          <w:t xml:space="preserve">Case 1: every</w:t>
        </w:r>
      </w:ins>
      <w:ins w:id="5147" w:author="PR Preview" w:date="2026-01-01T00:00:00Z">
        <w:r>
          <w:rPr>
            <w:i/>
            <w:iCs/>
          </w:rPr>
          <w:t xml:space="preserve"> </w:t>
        </w:r>
      </w:ins>
      <m:oMath>
        <m:sSub>
          <m:e>
            <m:r>
              <m:t>v</m:t>
            </m:r>
          </m:e>
          <m:sub>
            <m:r>
              <m:t>i</m:t>
            </m:r>
            <m:r>
              <m:rPr>
                <m:sty m:val="p"/>
              </m:rPr>
              <m:t>,</m:t>
            </m:r>
            <m:r>
              <m:t>p</m:t>
            </m:r>
          </m:sub>
        </m:sSub>
        <m:r>
          <m:rPr>
            <m:sty m:val="p"/>
          </m:rPr>
          <m:t>=</m:t>
        </m:r>
        <m:r>
          <m:t>0</m:t>
        </m:r>
      </m:oMath>
      <w:ins w:id="5148" w:author="PR Preview" w:date="2026-01-01T00:00:00Z">
        <w:r>
          <w:rPr>
            <w:i/>
            <w:iCs/>
          </w:rPr>
          <w:t xml:space="preserve">.</w:t>
        </w:r>
      </w:ins>
      <w:ins w:id="5149" w:author="PR Preview" w:date="2026-01-01T00:00:00Z">
        <w:r>
          <w:t xml:space="preserve"> </w:t>
        </w:r>
      </w:ins>
      <w:ins w:id="5150" w:author="PR Preview" w:date="2026-01-01T00:00:00Z">
        <w:r>
          <w:t xml:space="preserve">Deleting the last entry gives</w:t>
        </w:r>
      </w:ins>
      <w:ins w:id="5151" w:author="PR Preview" w:date="2026-01-01T00:00:00Z">
        <w:r>
          <w:t xml:space="preserve"> </w:t>
        </w:r>
      </w:ins>
      <m:oMath>
        <m:r>
          <m:t>k</m:t>
        </m:r>
        <m:r>
          <m:rPr>
            <m:sty m:val="p"/>
          </m:rPr>
          <m:t>&gt;</m:t>
        </m:r>
        <m:r>
          <m:t>p</m:t>
        </m:r>
        <m:r>
          <m:rPr>
            <m:sty m:val="p"/>
          </m:rPr>
          <m:t>−</m:t>
        </m:r>
        <m:r>
          <m:t>1</m:t>
        </m:r>
      </m:oMath>
      <w:ins w:id="5152" w:author="PR Preview" w:date="2026-01-01T00:00:00Z">
        <w:r>
          <w:t xml:space="preserve"> </w:t>
        </w:r>
      </w:ins>
      <w:ins w:id="5153" w:author="PR Preview" w:date="2026-01-01T00:00:00Z">
        <w:r>
          <w:t xml:space="preserve">vectors in</w:t>
        </w:r>
      </w:ins>
      <w:ins w:id="5154" w:author="PR Preview" w:date="2026-01-01T00:00:00Z">
        <w:r>
          <w:t xml:space="preserve"> </w:t>
        </w:r>
      </w:ins>
      <m:oMath>
        <m:sSup>
          <m:e>
            <m:r>
              <m:rPr>
                <m:scr m:val="double-struck"/>
                <m:sty m:val="p"/>
              </m:rPr>
              <m:t>R</m:t>
            </m:r>
          </m:e>
          <m:sup>
            <m:r>
              <m:t>p</m:t>
            </m:r>
            <m:r>
              <m:rPr>
                <m:sty m:val="p"/>
              </m:rPr>
              <m:t>−</m:t>
            </m:r>
            <m:r>
              <m:t>1</m:t>
            </m:r>
          </m:sup>
        </m:sSup>
      </m:oMath>
      <w:ins w:id="5155" w:author="PR Preview" w:date="2026-01-01T00:00:00Z">
        <w:r>
          <w:t xml:space="preserve">,</w:t>
        </w:r>
      </w:ins>
      <w:ins w:id="5156" w:author="PR Preview" w:date="2026-01-01T00:00:00Z">
        <w:r>
          <w:t xml:space="preserve"> </w:t>
        </w:r>
      </w:ins>
      <w:ins w:id="5157" w:author="PR Preview" w:date="2026-01-01T00:00:00Z">
        <w:r>
          <w:t xml:space="preserve">which by the inductive hypothesis have a combination</w:t>
        </w:r>
      </w:ins>
      <w:ins w:id="5158" w:author="PR Preview" w:date="2026-01-01T00:00:00Z">
        <w:r>
          <w:t xml:space="preserve"> </w:t>
        </w:r>
      </w:ins>
      <w:ins w:id="5159" w:author="PR Preview" w:date="2026-01-01T00:00:00Z">
        <w:r>
          <w:t xml:space="preserve">with coefficients not all zero that equals</w:t>
        </w:r>
      </w:ins>
      <w:ins w:id="5160" w:author="PR Preview" w:date="2026-01-01T00:00:00Z">
        <w:r>
          <w:t xml:space="preserve"> </w:t>
        </w:r>
      </w:ins>
      <w:ins w:id="5161" w:author="PR Preview" w:date="2026-01-01T00:00:00Z">
        <w:r>
          <w:t xml:space="preserve">$\mathord{\smash[b]{\underset{\raise.3ex\hbox{$\scriptstyle\sim$}}{0}}\vphantom{0}}_{p-1}$</w:t>
        </w:r>
      </w:ins>
      <w:ins w:id="5162" w:author="PR Preview" w:date="2026-01-01T00:00:00Z">
        <w:r>
          <w:t xml:space="preserve">.</w:t>
        </w:r>
      </w:ins>
      <w:ins w:id="5163" w:author="PR Preview" w:date="2026-01-01T00:00:00Z">
        <w:r>
          <w:t xml:space="preserve"> </w:t>
        </w:r>
      </w:ins>
      <w:ins w:id="5164" w:author="PR Preview" w:date="2026-01-01T00:00:00Z">
        <w:r>
          <w:t xml:space="preserve">The same coefficients combine the original vectors to</w:t>
        </w:r>
      </w:ins>
      <w:ins w:id="5165" w:author="PR Preview" w:date="2026-01-01T00:00:00Z">
        <w:r>
          <w:t xml:space="preserve"> </w:t>
        </w:r>
      </w:ins>
      <w:ins w:id="5166" w:author="PR Preview" w:date="2026-01-01T00:00:00Z">
        <w:r>
          <w:t xml:space="preserve">$\mathord{\smash[b]{\underset{\raise.3ex\hbox{$\scriptstyle\sim$}}{0}}\vphantom{0}}_p$</w:t>
        </w:r>
      </w:ins>
      <w:ins w:id="5167" w:author="PR Preview" w:date="2026-01-01T00:00:00Z">
        <w:r>
          <w:t xml:space="preserve">,</w:t>
        </w:r>
      </w:ins>
      <w:ins w:id="5168" w:author="PR Preview" w:date="2026-01-01T00:00:00Z">
        <w:r>
          <w:t xml:space="preserve"> </w:t>
        </w:r>
      </w:ins>
      <w:ins w:id="5169" w:author="PR Preview" w:date="2026-01-01T00:00:00Z">
        <w:r>
          <w:t xml:space="preserve">since every last entry is</w:t>
        </w:r>
      </w:ins>
      <w:ins w:id="5170" w:author="PR Preview" w:date="2026-01-01T00:00:00Z">
        <w:r>
          <w:t xml:space="preserve"> </w:t>
        </w:r>
      </w:ins>
      <m:oMath>
        <m:r>
          <m:t>0</m:t>
        </m:r>
      </m:oMath>
      <w:ins w:id="5171" w:author="PR Preview" w:date="2026-01-01T00:00:00Z">
        <w:r>
          <w:t xml:space="preserve">.</w:t>
        </w:r>
      </w:ins>
    </w:p>
    <w:p>
      <w:pPr>
        <w:pStyle w:val="BodyText"/>
      </w:pPr>
      <w:r>
        <w:rPr>
          <w:i/>
          <w:iCs/>
        </w:rPr>
        <w:t xml:space="preserve">Case 2: some</w:t>
      </w:r>
      <w:r>
        <w:rPr>
          <w:i/>
          <w:iCs/>
        </w:rPr>
        <w:t xml:space="preserve"> </w:t>
      </w:r>
      <m:oMath>
        <m:sSub>
          <m:e>
            <m:r>
              <m:t>v</m:t>
            </m:r>
          </m:e>
          <m:sub>
            <m:r>
              <m:t>i</m:t>
            </m:r>
            <m:r>
              <m:rPr>
                <m:sty m:val="p"/>
              </m:rPr>
              <m:t>,</m:t>
            </m:r>
            <m:r>
              <m:t>p</m:t>
            </m:r>
          </m:sub>
        </m:sSub>
        <m:r>
          <m:rPr>
            <m:sty m:val="p"/>
          </m:rPr>
          <m:t>≠</m:t>
        </m:r>
        <m:r>
          <m:t>0</m:t>
        </m:r>
      </m:oMath>
      <w:r>
        <w:rPr>
          <w:i/>
          <w:iCs/>
        </w:rPr>
        <w:t xml:space="preserve">.</w:t>
      </w:r>
      <w:r>
        <w:t xml:space="preserve"> </w:t>
      </w:r>
      <w:r>
        <w:t xml:space="preserve">Renumber the vectors so that</w:t>
      </w:r>
      <w:r>
        <w:t xml:space="preserve"> </w:t>
      </w:r>
      <m:oMath>
        <m:sSub>
          <m:e>
            <m:r>
              <m:t>v</m:t>
            </m:r>
          </m:e>
          <m:sub>
            <m:r>
              <m:t>k</m:t>
            </m:r>
            <m:r>
              <m:rPr>
                <m:sty m:val="p"/>
              </m:rPr>
              <m:t>,</m:t>
            </m:r>
            <m:r>
              <m:t>p</m:t>
            </m:r>
          </m:sub>
        </m:sSub>
        <m:r>
          <m:rPr>
            <m:sty m:val="p"/>
          </m:rPr>
          <m:t>≠</m:t>
        </m:r>
        <m:r>
          <m:t>0</m:t>
        </m:r>
      </m:oMath>
      <w:r>
        <w:t xml:space="preserve">,</w:t>
      </w:r>
      <w:r>
        <w:t xml:space="preserve"> </w:t>
      </w:r>
      <w:r>
        <w:t xml:space="preserve">and for</w:t>
      </w:r>
      <w:r>
        <w:t xml:space="preserve"> </w:t>
      </w:r>
      <m:oMath>
        <m:r>
          <m:t>i</m:t>
        </m:r>
        <m:r>
          <m:rPr>
            <m:sty m:val="p"/>
          </m:rPr>
          <m:t>=</m:t>
        </m:r>
        <m:r>
          <m:t>1</m:t>
        </m:r>
        <m:r>
          <m:rPr>
            <m:sty m:val="p"/>
          </m:rPr>
          <m:t>,</m:t>
        </m:r>
        <m:r>
          <m:rPr>
            <m:sty m:val="p"/>
          </m:rPr>
          <m:t>…</m:t>
        </m:r>
        <m:r>
          <m:rPr>
            <m:sty m:val="p"/>
          </m:rPr>
          <m:t>,</m:t>
        </m:r>
        <m:r>
          <m:t>k</m:t>
        </m:r>
        <m:r>
          <m:rPr>
            <m:sty m:val="p"/>
          </m:rPr>
          <m:t>−</m:t>
        </m:r>
        <m:r>
          <m:t>1</m:t>
        </m:r>
      </m:oMath>
      <w:r>
        <w:t xml:space="preserve"> </w:t>
      </w:r>
      <w:r>
        <w:t xml:space="preserve">let</w:t>
      </w:r>
    </w:p>
    <w:p>
      <w:pPr>
        <w:pStyle w:val="BodyText"/>
      </w:pPr>
      <m:oMathPara>
        <m:oMathParaPr>
          <m:jc m:val="center"/>
        </m:oMathParaPr>
        <m:oMath>
          <m:sSub>
            <m:e>
              <m:limLow>
                <m:e>
                  <m:r>
                    <m:t>w</m:t>
                  </m:r>
                </m:e>
                <m:lim>
                  <m:r>
                    <m:rPr>
                      <m:sty m:val="p"/>
                    </m:rPr>
                    <m:t>∼</m:t>
                  </m:r>
                </m:lim>
              </m:limLow>
            </m:e>
            <m:sub>
              <m:r>
                <m:t>i</m:t>
              </m:r>
            </m:sub>
          </m:sSub>
          <m:limUpp>
            <m:e>
              <m:r>
                <m:rPr>
                  <m:sty m:val="p"/>
                </m:rPr>
                <m:t>=</m:t>
              </m:r>
            </m:e>
            <m:lim>
              <m:r>
                <m:rPr>
                  <m:nor/>
                  <m:sty m:val="p"/>
                </m:rPr>
                <m:t>def</m:t>
              </m:r>
            </m:lim>
          </m:limUpp>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r>
            <m:rPr>
              <m:sty m:val="p"/>
            </m:rPr>
            <m:t>.</m:t>
          </m:r>
        </m:oMath>
      </m:oMathPara>
    </w:p>
    <w:p>
      <w:pPr>
        <w:pStyle w:val="FirstParagraph"/>
      </w:pPr>
      <w:del w:id="5172" w:author="PR Preview" w:date="2026-01-01T00:00:00Z">
        <w:r>
          <w:delText xml:space="preserve">The last entry of</w:delText>
        </w:r>
      </w:del>
      <w:del w:id="5173" w:author="PR Preview" w:date="2026-01-01T00:00:00Z">
        <w:r>
          <w:delText xml:space="preserve"> </w:delText>
        </w:r>
      </w:del>
      <m:oMath>
        <m:sSub>
          <m:e>
            <m:limLow>
              <m:e>
                <m:r>
                  <m:t>w</m:t>
                </m:r>
              </m:e>
              <m:lim>
                <m:r>
                  <m:rPr>
                    <m:sty m:val="p"/>
                  </m:rPr>
                  <m:t>∼</m:t>
                </m:r>
              </m:lim>
            </m:limLow>
          </m:e>
          <m:sub>
            <m:r>
              <m:t>i</m:t>
            </m:r>
          </m:sub>
        </m:sSub>
      </m:oMath>
      <w:del w:id="5174" w:author="PR Preview" w:date="2026-01-01T00:00:00Z">
        <w:r>
          <w:delText xml:space="preserve"> </w:delText>
        </w:r>
      </w:del>
      <w:del w:id="5175" w:author="PR Preview" w:date="2026-01-01T00:00:00Z">
        <w:r>
          <w:delText xml:space="preserve">is</w:delText>
        </w:r>
      </w:del>
      <w:del w:id="5176" w:author="PR Preview" w:date="2026-01-01T00:00:00Z">
        <w:r>
          <w:delText xml:space="preserve"> </w:delText>
        </w:r>
      </w:del>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del w:id="5177" w:author="PR Preview" w:date="2026-01-01T00:00:00Z">
        <w:r>
          <w:delText xml:space="preserve">.</w:delText>
        </w:r>
      </w:del>
      <w:del w:id="5178" w:author="PR Preview" w:date="2026-01-01T00:00:00Z">
        <w:r>
          <w:delText xml:space="preserve"> </w:delText>
        </w:r>
      </w:del>
      <w:del w:id="5179" w:author="PR Preview" w:date="2026-01-01T00:00:00Z">
        <w:r>
          <w:delText xml:space="preserve">Deleting that zero last entry gives</w:delText>
        </w:r>
      </w:del>
      <w:del w:id="5180" w:author="PR Preview" w:date="2026-01-01T00:00:00Z">
        <w:r>
          <w:delText xml:space="preserve"> </w:delText>
        </w:r>
      </w:del>
      <m:oMath>
        <m:r>
          <m:t>k</m:t>
        </m:r>
        <m:r>
          <m:rPr>
            <m:sty m:val="p"/>
          </m:rPr>
          <m:t>−</m:t>
        </m:r>
        <m:r>
          <m:t>1</m:t>
        </m:r>
        <m:r>
          <m:rPr>
            <m:sty m:val="p"/>
          </m:rPr>
          <m:t>&gt;</m:t>
        </m:r>
        <m:r>
          <m:t>p</m:t>
        </m:r>
        <m:r>
          <m:rPr>
            <m:sty m:val="p"/>
          </m:rPr>
          <m:t>−</m:t>
        </m:r>
        <m:r>
          <m:t>1</m:t>
        </m:r>
      </m:oMath>
      <w:del w:id="5181" w:author="PR Preview" w:date="2026-01-01T00:00:00Z">
        <w:r>
          <w:delText xml:space="preserve"> </w:delText>
        </w:r>
      </w:del>
      <w:del w:id="5182" w:author="PR Preview" w:date="2026-01-01T00:00:00Z">
        <w:r>
          <w:delText xml:space="preserve">vectors in</w:delText>
        </w:r>
      </w:del>
      <w:del w:id="5183" w:author="PR Preview" w:date="2026-01-01T00:00:00Z">
        <w:r>
          <w:delText xml:space="preserve"> </w:delText>
        </w:r>
      </w:del>
      <m:oMath>
        <m:sSup>
          <m:e>
            <m:r>
              <m:rPr>
                <m:scr m:val="double-struck"/>
                <m:sty m:val="p"/>
              </m:rPr>
              <m:t>R</m:t>
            </m:r>
          </m:e>
          <m:sup>
            <m:r>
              <m:t>p</m:t>
            </m:r>
            <m:r>
              <m:rPr>
                <m:sty m:val="p"/>
              </m:rPr>
              <m:t>−</m:t>
            </m:r>
            <m:r>
              <m:t>1</m:t>
            </m:r>
          </m:sup>
        </m:sSup>
      </m:oMath>
      <w:del w:id="5184" w:author="PR Preview" w:date="2026-01-01T00:00:00Z">
        <w:r>
          <w:delText xml:space="preserve">,</w:delText>
        </w:r>
      </w:del>
      <w:del w:id="5185" w:author="PR Preview" w:date="2026-01-01T00:00:00Z">
        <w:r>
          <w:delText xml:space="preserve"> </w:delText>
        </w:r>
      </w:del>
      <w:del w:id="5186" w:author="PR Preview" w:date="2026-01-01T00:00:00Z">
        <w:r>
          <w:delText xml:space="preserve">so by the inductive hypothesis</w:delText>
        </w:r>
      </w:del>
      <w:del w:id="5187" w:author="PR Preview" w:date="2026-01-01T00:00:00Z">
        <w:r>
          <w:delText xml:space="preserve"> </w:delText>
        </w:r>
      </w:del>
      <w:del w:id="5188" w:author="PR Preview" w:date="2026-01-01T00:00:00Z">
        <w:r>
          <w:delText xml:space="preserve">there are numbers</w:delText>
        </w:r>
      </w:del>
      <w:del w:id="5189"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r>
              <m:rPr>
                <m:sty m:val="p"/>
              </m:rPr>
              <m:t>−</m:t>
            </m:r>
            <m:r>
              <m:t>1</m:t>
            </m:r>
          </m:sub>
        </m:sSub>
      </m:oMath>
      <w:del w:id="5190" w:author="PR Preview" w:date="2026-01-01T00:00:00Z">
        <w:r>
          <w:delText xml:space="preserve">, not all zero,</w:delText>
        </w:r>
      </w:del>
      <w:del w:id="5191" w:author="PR Preview" w:date="2026-01-01T00:00:00Z">
        <w:r>
          <w:delText xml:space="preserve"> </w:delText>
        </w:r>
      </w:del>
      <w:del w:id="5192" w:author="PR Preview" w:date="2026-01-01T00:00:00Z">
        <w:r>
          <w:delText xml:space="preserve">whose combination of the shortened vectors is</w:delText>
        </w:r>
      </w:del>
      <w:del w:id="5193" w:author="PR Preview" w:date="2026-01-01T00:00:00Z">
        <w:r>
          <w:delText xml:space="preserve"> </w:delText>
        </w:r>
      </w:del>
      <m:oMath>
        <m:sSub>
          <m:e>
            <m:limLow>
              <m:e>
                <m:r>
                  <m:t>0</m:t>
                </m:r>
              </m:e>
              <m:lim>
                <m:r>
                  <m:rPr>
                    <m:sty m:val="p"/>
                  </m:rPr>
                  <m:t>∼</m:t>
                </m:r>
              </m:lim>
            </m:limLow>
          </m:e>
          <m:sub>
            <m:r>
              <m:t>p</m:t>
            </m:r>
            <m:r>
              <m:rPr>
                <m:sty m:val="p"/>
              </m:rPr>
              <m:t>−</m:t>
            </m:r>
            <m:r>
              <m:t>1</m:t>
            </m:r>
          </m:sub>
        </m:sSub>
      </m:oMath>
      <w:del w:id="5194" w:author="PR Preview" w:date="2026-01-01T00:00:00Z">
        <w:r>
          <w:delText xml:space="preserve">.</w:delText>
        </w:r>
      </w:del>
      <w:del w:id="5195" w:author="PR Preview" w:date="2026-01-01T00:00:00Z">
        <w:r>
          <w:delText xml:space="preserve"> </w:delText>
        </w:r>
      </w:del>
      <w:del w:id="5196" w:author="PR Preview" w:date="2026-01-01T00:00:00Z">
        <w:r>
          <w:delText xml:space="preserve">Putting the zero last entries back gives</w:delText>
        </w:r>
      </w:del>
      <w:del w:id="5197" w:author="PR Preview" w:date="2026-01-01T00:00:00Z">
        <w:r>
          <w:delText xml:space="preserve"> </w:delText>
        </w:r>
      </w:del>
      <m:oMath>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rPr>
            <m:sty m:val="p"/>
          </m:rPr>
          <m:t>=</m:t>
        </m:r>
        <m:sSub>
          <m:e>
            <m:limLow>
              <m:e>
                <m:r>
                  <m:t>0</m:t>
                </m:r>
              </m:e>
              <m:lim>
                <m:r>
                  <m:rPr>
                    <m:sty m:val="p"/>
                  </m:rPr>
                  <m:t>∼</m:t>
                </m:r>
              </m:lim>
            </m:limLow>
          </m:e>
          <m:sub>
            <m:r>
              <m:t>p</m:t>
            </m:r>
          </m:sub>
        </m:sSub>
      </m:oMath>
      <w:del w:id="5198" w:author="PR Preview" w:date="2026-01-01T00:00:00Z">
        <w:r>
          <w:delText xml:space="preserve">.</w:delText>
        </w:r>
      </w:del>
      <w:del w:id="5199" w:author="PR Preview" w:date="2026-01-01T00:00:00Z">
        <w:r>
          <w:delText xml:space="preserve"> </w:delText>
        </w:r>
      </w:del>
      <w:del w:id="5200" w:author="PR Preview" w:date="2026-01-01T00:00:00Z">
        <w:r>
          <w:delText xml:space="preserve">Then</w:delText>
        </w:r>
      </w:del>
    </w:p>
    <w:p>
      <w:pPr>
        <w:pStyle w:val="BodyText"/>
      </w:pPr>
      <m:oMathPara>
        <m:oMathParaPr>
          <m:jc m:val="center"/>
        </m:oMathParaPr>
        <m:oMath>
          <m:eqArr>
            <m:e>
              <m:sSub>
                <m:e>
                  <m:limLow>
                    <m:e>
                      <m:r>
                        <m:t>0</m:t>
                      </m:r>
                    </m:e>
                    <m:lim>
                      <m:r>
                        <m:rPr>
                          <m:sty m:val="p"/>
                        </m:rPr>
                        <m:t>∼</m:t>
                      </m:r>
                    </m:lim>
                  </m:limLow>
                </m:e>
                <m:sub>
                  <m:r>
                    <m:t>p</m:t>
                  </m:r>
                </m:sub>
              </m:sSub>
              <m:r>
                <m:t>&amp;</m:t>
              </m:r>
              <m:r>
                <m:rPr>
                  <m:sty m:val="p"/>
                </m:rPr>
                <m:t>=</m:t>
              </m:r>
              <m:sSub>
                <m:e>
                  <m:r>
                    <m:t>c</m:t>
                  </m:r>
                </m:e>
                <m:sub>
                  <m:r>
                    <m:t>1</m:t>
                  </m:r>
                </m:sub>
              </m:sSub>
              <m:sSub>
                <m:e>
                  <m:limLow>
                    <m:e>
                      <m:r>
                        <m:t>w</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w</m:t>
                      </m:r>
                    </m:e>
                    <m:lim>
                      <m:r>
                        <m:rPr>
                          <m:sty m:val="p"/>
                        </m:rPr>
                        <m:t>∼</m:t>
                      </m:r>
                    </m:lim>
                  </m:limLow>
                </m:e>
                <m:sub>
                  <m:r>
                    <m:t>k</m:t>
                  </m:r>
                  <m:r>
                    <m:rPr>
                      <m:sty m:val="p"/>
                    </m:rPr>
                    <m:t>−</m:t>
                  </m:r>
                  <m:r>
                    <m:t>1</m:t>
                  </m:r>
                </m:sub>
              </m:sSub>
              <m:r>
                <m:t>&amp;</m:t>
              </m:r>
              <m:r>
                <m:t>&amp;</m:t>
              </m:r>
              <m:r>
                <m:rPr>
                  <m:nor/>
                  <m:sty m:val="p"/>
                </m:rPr>
                <m:t>(choice of </m:t>
              </m:r>
              <m:sSub>
                <m:e>
                  <m:r>
                    <m:t>c</m:t>
                  </m:r>
                </m:e>
                <m:sub>
                  <m:r>
                    <m:t>1</m:t>
                  </m:r>
                </m:sub>
              </m:sSub>
              <m:r>
                <m:rPr>
                  <m:sty m:val="p"/>
                </m:rPr>
                <m:t>,</m:t>
              </m:r>
              <m:r>
                <m:rPr>
                  <m:sty m:val="p"/>
                </m:rPr>
                <m:t>…</m:t>
              </m:r>
              <m:r>
                <m:rPr>
                  <m:sty m:val="p"/>
                </m:rPr>
                <m:t>,</m:t>
              </m:r>
              <m:sSub>
                <m:e>
                  <m:r>
                    <m:t>c</m:t>
                  </m:r>
                </m:e>
                <m:sub>
                  <m:r>
                    <m:t>k</m:t>
                  </m:r>
                  <m:r>
                    <m:rPr>
                      <m:sty m:val="p"/>
                    </m:rPr>
                    <m:t>−</m:t>
                  </m:r>
                  <m:r>
                    <m:t>1</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m:t>
              </m:r>
              <m:d>
                <m:dPr>
                  <m:begChr m:val="("/>
                  <m:sepChr m:val=""/>
                  <m:endChr m:val=")"/>
                  <m:grow/>
                </m:dPr>
                <m:e>
                  <m:sSub>
                    <m:e>
                      <m:limLow>
                        <m:e>
                          <m:r>
                            <m:t>v</m:t>
                          </m:r>
                        </m:e>
                        <m:lim>
                          <m:r>
                            <m:rPr>
                              <m:sty m:val="p"/>
                            </m:rPr>
                            <m:t>∼</m:t>
                          </m:r>
                        </m:lim>
                      </m:limLow>
                    </m:e>
                    <m:sub>
                      <m:r>
                        <m:t>i</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limLow>
                        <m:e>
                          <m:r>
                            <m:t>v</m:t>
                          </m:r>
                        </m:e>
                        <m:lim>
                          <m:r>
                            <m:rPr>
                              <m:sty m:val="p"/>
                            </m:rPr>
                            <m:t>∼</m:t>
                          </m:r>
                        </m:lim>
                      </m:limLow>
                    </m:e>
                    <m:sub>
                      <m:r>
                        <m:t>k</m:t>
                      </m:r>
                    </m:sub>
                  </m:sSub>
                </m:e>
              </m:d>
              <m:r>
                <m:t>​</m:t>
              </m:r>
              <m:r>
                <m:t>&amp;</m:t>
              </m:r>
              <m:r>
                <m:t>&amp;</m:t>
              </m:r>
              <m:r>
                <m:rPr>
                  <m:nor/>
                  <m:sty m:val="p"/>
                </m:rPr>
                <m:t>(definition of </m:t>
              </m:r>
              <m:sSub>
                <m:e>
                  <m:limLow>
                    <m:e>
                      <m:r>
                        <m:t>w</m:t>
                      </m:r>
                    </m:e>
                    <m:lim>
                      <m:r>
                        <m:rPr>
                          <m:sty m:val="p"/>
                        </m:rPr>
                        <m:t>∼</m:t>
                      </m:r>
                    </m:lim>
                  </m:limLow>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sSub>
                <m:e>
                  <m:limLow>
                    <m:e>
                      <m:r>
                        <m:t>v</m:t>
                      </m:r>
                    </m:e>
                    <m:lim>
                      <m:r>
                        <m:rPr>
                          <m:sty m:val="p"/>
                        </m:rPr>
                        <m:t>∼</m:t>
                      </m:r>
                    </m:lim>
                  </m:limLow>
                </m:e>
                <m:sub>
                  <m:r>
                    <m:t>i</m:t>
                  </m:r>
                </m:sub>
              </m:sSub>
              <m:r>
                <m:rPr>
                  <m:sty m:val="p"/>
                </m:rPr>
                <m:t>−</m:t>
              </m:r>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r>
                <m:t> </m:t>
              </m:r>
              <m:sSub>
                <m:e>
                  <m:limLow>
                    <m:e>
                      <m:r>
                        <m:t>v</m:t>
                      </m:r>
                    </m:e>
                    <m:lim>
                      <m:r>
                        <m:rPr>
                          <m:sty m:val="p"/>
                        </m:rPr>
                        <m:t>∼</m:t>
                      </m:r>
                    </m:lim>
                  </m:limLow>
                </m:e>
                <m:sub>
                  <m:r>
                    <m:t>k</m:t>
                  </m:r>
                </m:sub>
              </m:sSub>
              <m:r>
                <m:t>&amp;</m:t>
              </m:r>
              <m:r>
                <m:t>&amp;</m:t>
              </m:r>
              <m:r>
                <m:rPr>
                  <m:nor/>
                  <m:sty m:val="p"/>
                </m:rPr>
                <m:t>(distribute each </m:t>
              </m:r>
              <m:sSub>
                <m:e>
                  <m:r>
                    <m:t>c</m:t>
                  </m:r>
                </m:e>
                <m:sub>
                  <m:r>
                    <m:t>i</m:t>
                  </m:r>
                </m:sub>
              </m:sSub>
              <m:r>
                <m:rPr>
                  <m:nor/>
                  <m:sty m:val="p"/>
                </m:rPr>
                <m:t>, and split the sum)</m:t>
              </m:r>
            </m:e>
            <m:e>
              <m:r>
                <m:t>&amp;</m:t>
              </m:r>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r>
                    <m:rPr>
                      <m:sty m:val="p"/>
                    </m:rPr>
                    <m:t>−</m:t>
                  </m:r>
                  <m:r>
                    <m:t>1</m:t>
                  </m:r>
                </m:sub>
              </m:sSub>
              <m:sSub>
                <m:e>
                  <m:limLow>
                    <m:e>
                      <m:r>
                        <m:t>v</m:t>
                      </m:r>
                    </m:e>
                    <m:lim>
                      <m:r>
                        <m:rPr>
                          <m:sty m:val="p"/>
                        </m:rPr>
                        <m:t>∼</m:t>
                      </m:r>
                    </m:lim>
                  </m:limLow>
                </m:e>
                <m:sub>
                  <m:r>
                    <m:t>k</m:t>
                  </m:r>
                  <m:r>
                    <m:rPr>
                      <m:sty m:val="p"/>
                    </m:rPr>
                    <m:t>−</m:t>
                  </m:r>
                  <m:r>
                    <m:t>1</m:t>
                  </m:r>
                </m:sub>
              </m:sSub>
              <m:r>
                <m:rPr>
                  <m:sty m:val="p"/>
                </m:rPr>
                <m:t>−</m:t>
              </m:r>
              <m:r>
                <m:t>​</m:t>
              </m:r>
              <m:d>
                <m:dPr>
                  <m:begChr m:val="("/>
                  <m:sepChr m:val=""/>
                  <m:endChr m:val=")"/>
                  <m:grow/>
                </m:dPr>
                <m:e>
                  <m:nary>
                    <m:naryPr>
                      <m:chr m:val="∑"/>
                      <m:limLoc m:val="undOvr"/>
                      <m:subHide m:val="off"/>
                      <m:supHide m:val="off"/>
                    </m:naryPr>
                    <m:sub>
                      <m:r>
                        <m:t>i</m:t>
                      </m:r>
                      <m:r>
                        <m:rPr>
                          <m:sty m:val="p"/>
                        </m:rPr>
                        <m:t>=</m:t>
                      </m:r>
                      <m:r>
                        <m:t>1</m:t>
                      </m:r>
                    </m:sub>
                    <m:sup>
                      <m:r>
                        <m:t>k</m:t>
                      </m:r>
                      <m:r>
                        <m:rPr>
                          <m:sty m:val="p"/>
                        </m:rPr>
                        <m:t>−</m:t>
                      </m:r>
                      <m:r>
                        <m:t>1</m:t>
                      </m:r>
                    </m:sup>
                    <m:e>
                      <m:f>
                        <m:fPr>
                          <m:type m:val="bar"/>
                        </m:fPr>
                        <m:num>
                          <m:sSub>
                            <m:e>
                              <m:r>
                                <m:t>c</m:t>
                              </m:r>
                            </m:e>
                            <m:sub>
                              <m:r>
                                <m:t>i</m:t>
                              </m:r>
                            </m:sub>
                          </m:sSub>
                          <m:sSub>
                            <m:e>
                              <m:r>
                                <m:t>v</m:t>
                              </m:r>
                            </m:e>
                            <m:sub>
                              <m:r>
                                <m:t>i</m:t>
                              </m:r>
                              <m:r>
                                <m:rPr>
                                  <m:sty m:val="p"/>
                                </m:rPr>
                                <m:t>,</m:t>
                              </m:r>
                              <m:r>
                                <m:t>p</m:t>
                              </m:r>
                            </m:sub>
                          </m:sSub>
                        </m:num>
                        <m:den>
                          <m:sSub>
                            <m:e>
                              <m:r>
                                <m:t>v</m:t>
                              </m:r>
                            </m:e>
                            <m:sub>
                              <m:r>
                                <m:t>k</m:t>
                              </m:r>
                              <m:r>
                                <m:rPr>
                                  <m:sty m:val="p"/>
                                </m:rPr>
                                <m:t>,</m:t>
                              </m:r>
                              <m:r>
                                <m:t>p</m:t>
                              </m:r>
                            </m:sub>
                          </m:sSub>
                        </m:den>
                      </m:f>
                    </m:e>
                  </m:nary>
                </m:e>
              </m:d>
              <m:r>
                <m:t>​</m:t>
              </m:r>
              <m:r>
                <m:t> </m:t>
              </m:r>
              <m:sSub>
                <m:e>
                  <m:limLow>
                    <m:e>
                      <m:r>
                        <m:t>v</m:t>
                      </m:r>
                    </m:e>
                    <m:lim>
                      <m:r>
                        <m:rPr>
                          <m:sty m:val="p"/>
                        </m:rPr>
                        <m:t>∼</m:t>
                      </m:r>
                    </m:lim>
                  </m:limLow>
                </m:e>
                <m:sub>
                  <m:r>
                    <m:t>k</m:t>
                  </m:r>
                </m:sub>
              </m:sSub>
              <m:r>
                <m:rPr>
                  <m:sty m:val="p"/>
                </m:rPr>
                <m:t>,</m:t>
              </m:r>
              <m:r>
                <m:t>&amp;</m:t>
              </m:r>
              <m:r>
                <m:t>&amp;</m:t>
              </m:r>
              <m:r>
                <m:rPr>
                  <m:nor/>
                  <m:sty m:val="p"/>
                </m:rPr>
                <m:t>(factor </m:t>
              </m:r>
              <m:sSub>
                <m:e>
                  <m:limLow>
                    <m:e>
                      <m:r>
                        <m:t>v</m:t>
                      </m:r>
                    </m:e>
                    <m:lim>
                      <m:r>
                        <m:rPr>
                          <m:sty m:val="p"/>
                        </m:rPr>
                        <m:t>∼</m:t>
                      </m:r>
                    </m:lim>
                  </m:limLow>
                </m:e>
                <m:sub>
                  <m:r>
                    <m:t>k</m:t>
                  </m:r>
                </m:sub>
              </m:sSub>
              <m:r>
                <m:rPr>
                  <m:nor/>
                  <m:sty m:val="p"/>
                </m:rPr>
                <m:t> out of the second sum)</m:t>
              </m:r>
            </m:e>
          </m:eqArr>
        </m:oMath>
      </m:oMathPara>
    </w:p>
    <w:p>
      <w:pPr>
        <w:pStyle w:val="FirstParagraph"/>
      </w:pPr>
      <w:del w:id="5201" w:author="PR Preview" w:date="2026-01-01T00:00:00Z">
        <w:r>
          <w:delText xml:space="preserve">a combination of</w:delText>
        </w:r>
      </w:del>
      <w:del w:id="5202"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5203" w:author="PR Preview" w:date="2026-01-01T00:00:00Z">
        <w:r>
          <w:delText xml:space="preserve"> </w:delText>
        </w:r>
      </w:del>
      <w:del w:id="5204" w:author="PR Preview" w:date="2026-01-01T00:00:00Z">
        <w:r>
          <w:delText xml:space="preserve">equal to</w:delText>
        </w:r>
      </w:del>
      <w:del w:id="5205" w:author="PR Preview" w:date="2026-01-01T00:00:00Z">
        <w:r>
          <w:delText xml:space="preserve"> </w:delText>
        </w:r>
      </w:del>
      <m:oMath>
        <m:sSub>
          <m:e>
            <m:limLow>
              <m:e>
                <m:r>
                  <m:t>0</m:t>
                </m:r>
              </m:e>
              <m:lim>
                <m:r>
                  <m:rPr>
                    <m:sty m:val="p"/>
                  </m:rPr>
                  <m:t>∼</m:t>
                </m:r>
              </m:lim>
            </m:limLow>
          </m:e>
          <m:sub>
            <m:r>
              <m:t>p</m:t>
            </m:r>
          </m:sub>
        </m:sSub>
      </m:oMath>
      <w:del w:id="5206" w:author="PR Preview" w:date="2026-01-01T00:00:00Z">
        <w:r>
          <w:delText xml:space="preserve"> </w:delText>
        </w:r>
      </w:del>
      <w:del w:id="5207" w:author="PR Preview" w:date="2026-01-01T00:00:00Z">
        <w:r>
          <w:delText xml:space="preserve">whose first</w:delText>
        </w:r>
      </w:del>
      <w:del w:id="5208" w:author="PR Preview" w:date="2026-01-01T00:00:00Z">
        <w:r>
          <w:delText xml:space="preserve"> </w:delText>
        </w:r>
      </w:del>
      <m:oMath>
        <m:r>
          <m:t>k</m:t>
        </m:r>
        <m:r>
          <m:rPr>
            <m:sty m:val="p"/>
          </m:rPr>
          <m:t>−</m:t>
        </m:r>
        <m:r>
          <m:t>1</m:t>
        </m:r>
      </m:oMath>
      <w:del w:id="5209" w:author="PR Preview" w:date="2026-01-01T00:00:00Z">
        <w:r>
          <w:delText xml:space="preserve"> </w:delText>
        </w:r>
      </w:del>
      <w:del w:id="5210" w:author="PR Preview" w:date="2026-01-01T00:00:00Z">
        <w:r>
          <w:delText xml:space="preserve">coefficients are not all zero.</w:delText>
        </w:r>
      </w:del>
    </w:p>
    <w:p>
      <w:pPr>
        <w:pStyle w:val="BodyText"/>
      </w:pPr>
      <w:ins w:id="5211" w:author="PR Preview" w:date="2026-01-01T00:00:00Z">
        <w:r>
          <w:t xml:space="preserve">$$
    \mathord{\smash[b]{\underset{\raise.3ex\hbox{$\scriptstyle\sim$}}{w}}\vphantom{w}}_i \stackrel{\text{def}}{=}\mathord{\smash[b]{\underset{\raise.3ex\hbox{$\scriptstyle\sim$}}{v}}\vphantom{v}}_i - \frac{v_{i,p}}{v_{k,p}}\,\mathord{\smash[b]{\underset{\raise.3ex\hbox{$\scriptstyle\sim$}}{v}}\vphantom{v}}_k.
    $$</w:t>
        </w:r>
      </w:ins>
    </w:p>
    <w:p>
      <w:pPr>
        <w:pStyle w:val="FirstParagraph"/>
      </w:pPr>
      <w:ins w:id="5212" w:author="PR Preview" w:date="2026-01-01T00:00:00Z">
        <w:r>
          <w:t xml:space="preserve">The last entry of</w:t>
        </w:r>
      </w:ins>
      <w:ins w:id="5213" w:author="PR Preview" w:date="2026-01-01T00:00:00Z">
        <w:r>
          <w:t xml:space="preserve"> </w:t>
        </w:r>
      </w:ins>
      <w:ins w:id="5214" w:author="PR Preview" w:date="2026-01-01T00:00:00Z">
        <w:r>
          <w:t xml:space="preserve">$\mathord{\smash[b]{\underset{\raise.3ex\hbox{$\scriptstyle\sim$}}{w}}\vphantom{w}}_i$</w:t>
        </w:r>
      </w:ins>
      <w:ins w:id="5215" w:author="PR Preview" w:date="2026-01-01T00:00:00Z">
        <w:r>
          <w:t xml:space="preserve"> </w:t>
        </w:r>
      </w:ins>
      <w:ins w:id="5216" w:author="PR Preview" w:date="2026-01-01T00:00:00Z">
        <w:r>
          <w:t xml:space="preserve">is</w:t>
        </w:r>
      </w:ins>
      <w:ins w:id="5217" w:author="PR Preview" w:date="2026-01-01T00:00:00Z">
        <w:r>
          <w:t xml:space="preserve"> </w:t>
        </w:r>
      </w:ins>
      <m:oMath>
        <m:sSub>
          <m:e>
            <m:r>
              <m:t>v</m:t>
            </m:r>
          </m:e>
          <m:sub>
            <m:r>
              <m:t>i</m:t>
            </m:r>
            <m:r>
              <m:rPr>
                <m:sty m:val="p"/>
              </m:rPr>
              <m:t>,</m:t>
            </m:r>
            <m:r>
              <m:t>p</m:t>
            </m:r>
          </m:sub>
        </m:sSub>
        <m:r>
          <m:rPr>
            <m:sty m:val="p"/>
          </m:rPr>
          <m:t>−</m:t>
        </m:r>
        <m:f>
          <m:fPr>
            <m:type m:val="bar"/>
          </m:fPr>
          <m:num>
            <m:sSub>
              <m:e>
                <m:r>
                  <m:t>v</m:t>
                </m:r>
              </m:e>
              <m:sub>
                <m:r>
                  <m:t>i</m:t>
                </m:r>
                <m:r>
                  <m:rPr>
                    <m:sty m:val="p"/>
                  </m:rPr>
                  <m:t>,</m:t>
                </m:r>
                <m:r>
                  <m:t>p</m:t>
                </m:r>
              </m:sub>
            </m:sSub>
          </m:num>
          <m:den>
            <m:sSub>
              <m:e>
                <m:r>
                  <m:t>v</m:t>
                </m:r>
              </m:e>
              <m:sub>
                <m:r>
                  <m:t>k</m:t>
                </m:r>
                <m:r>
                  <m:rPr>
                    <m:sty m:val="p"/>
                  </m:rPr>
                  <m:t>,</m:t>
                </m:r>
                <m:r>
                  <m:t>p</m:t>
                </m:r>
              </m:sub>
            </m:sSub>
          </m:den>
        </m:f>
        <m:r>
          <m:t> </m:t>
        </m:r>
        <m:sSub>
          <m:e>
            <m:r>
              <m:t>v</m:t>
            </m:r>
          </m:e>
          <m:sub>
            <m:r>
              <m:t>k</m:t>
            </m:r>
            <m:r>
              <m:rPr>
                <m:sty m:val="p"/>
              </m:rPr>
              <m:t>,</m:t>
            </m:r>
            <m:r>
              <m:t>p</m:t>
            </m:r>
          </m:sub>
        </m:sSub>
        <m:r>
          <m:rPr>
            <m:sty m:val="p"/>
          </m:rPr>
          <m:t>=</m:t>
        </m:r>
        <m:r>
          <m:t>0</m:t>
        </m:r>
      </m:oMath>
      <w:ins w:id="5218" w:author="PR Preview" w:date="2026-01-01T00:00:00Z">
        <w:r>
          <w:t xml:space="preserve">.</w:t>
        </w:r>
      </w:ins>
      <w:ins w:id="5219" w:author="PR Preview" w:date="2026-01-01T00:00:00Z">
        <w:r>
          <w:t xml:space="preserve"> </w:t>
        </w:r>
      </w:ins>
      <w:ins w:id="5220" w:author="PR Preview" w:date="2026-01-01T00:00:00Z">
        <w:r>
          <w:t xml:space="preserve">Deleting that zero last entry gives</w:t>
        </w:r>
      </w:ins>
      <w:ins w:id="5221" w:author="PR Preview" w:date="2026-01-01T00:00:00Z">
        <w:r>
          <w:t xml:space="preserve"> </w:t>
        </w:r>
      </w:ins>
      <m:oMath>
        <m:r>
          <m:t>k</m:t>
        </m:r>
        <m:r>
          <m:rPr>
            <m:sty m:val="p"/>
          </m:rPr>
          <m:t>−</m:t>
        </m:r>
        <m:r>
          <m:t>1</m:t>
        </m:r>
        <m:r>
          <m:rPr>
            <m:sty m:val="p"/>
          </m:rPr>
          <m:t>&gt;</m:t>
        </m:r>
        <m:r>
          <m:t>p</m:t>
        </m:r>
        <m:r>
          <m:rPr>
            <m:sty m:val="p"/>
          </m:rPr>
          <m:t>−</m:t>
        </m:r>
        <m:r>
          <m:t>1</m:t>
        </m:r>
      </m:oMath>
      <w:ins w:id="5222" w:author="PR Preview" w:date="2026-01-01T00:00:00Z">
        <w:r>
          <w:t xml:space="preserve"> </w:t>
        </w:r>
      </w:ins>
      <w:ins w:id="5223" w:author="PR Preview" w:date="2026-01-01T00:00:00Z">
        <w:r>
          <w:t xml:space="preserve">vectors in</w:t>
        </w:r>
      </w:ins>
      <w:ins w:id="5224" w:author="PR Preview" w:date="2026-01-01T00:00:00Z">
        <w:r>
          <w:t xml:space="preserve"> </w:t>
        </w:r>
      </w:ins>
      <m:oMath>
        <m:sSup>
          <m:e>
            <m:r>
              <m:rPr>
                <m:scr m:val="double-struck"/>
                <m:sty m:val="p"/>
              </m:rPr>
              <m:t>R</m:t>
            </m:r>
          </m:e>
          <m:sup>
            <m:r>
              <m:t>p</m:t>
            </m:r>
            <m:r>
              <m:rPr>
                <m:sty m:val="p"/>
              </m:rPr>
              <m:t>−</m:t>
            </m:r>
            <m:r>
              <m:t>1</m:t>
            </m:r>
          </m:sup>
        </m:sSup>
      </m:oMath>
      <w:ins w:id="5225" w:author="PR Preview" w:date="2026-01-01T00:00:00Z">
        <w:r>
          <w:t xml:space="preserve">,</w:t>
        </w:r>
      </w:ins>
      <w:ins w:id="5226" w:author="PR Preview" w:date="2026-01-01T00:00:00Z">
        <w:r>
          <w:t xml:space="preserve"> </w:t>
        </w:r>
      </w:ins>
      <w:ins w:id="5227" w:author="PR Preview" w:date="2026-01-01T00:00:00Z">
        <w:r>
          <w:t xml:space="preserve">so by the inductive hypothesis</w:t>
        </w:r>
      </w:ins>
      <w:ins w:id="5228" w:author="PR Preview" w:date="2026-01-01T00:00:00Z">
        <w:r>
          <w:t xml:space="preserve"> </w:t>
        </w:r>
      </w:ins>
      <w:ins w:id="5229" w:author="PR Preview" w:date="2026-01-01T00:00:00Z">
        <w:r>
          <w:t xml:space="preserve">there are numbers</w:t>
        </w:r>
      </w:ins>
      <w:ins w:id="5230" w:author="PR Preview" w:date="2026-01-01T00:00:00Z">
        <w:r>
          <w:t xml:space="preserve"> </w:t>
        </w:r>
      </w:ins>
      <m:oMath>
        <m:sSub>
          <m:e>
            <m:r>
              <m:t>c</m:t>
            </m:r>
          </m:e>
          <m:sub>
            <m:r>
              <m:t>1</m:t>
            </m:r>
          </m:sub>
        </m:sSub>
        <m:r>
          <m:rPr>
            <m:sty m:val="p"/>
          </m:rPr>
          <m:t>,</m:t>
        </m:r>
        <m:r>
          <m:rPr>
            <m:sty m:val="p"/>
          </m:rPr>
          <m:t>…</m:t>
        </m:r>
        <m:r>
          <m:rPr>
            <m:sty m:val="p"/>
          </m:rPr>
          <m:t>,</m:t>
        </m:r>
        <m:sSub>
          <m:e>
            <m:r>
              <m:t>c</m:t>
            </m:r>
          </m:e>
          <m:sub>
            <m:r>
              <m:t>k</m:t>
            </m:r>
            <m:r>
              <m:rPr>
                <m:sty m:val="p"/>
              </m:rPr>
              <m:t>−</m:t>
            </m:r>
            <m:r>
              <m:t>1</m:t>
            </m:r>
          </m:sub>
        </m:sSub>
      </m:oMath>
      <w:ins w:id="5231" w:author="PR Preview" w:date="2026-01-01T00:00:00Z">
        <w:r>
          <w:t xml:space="preserve">, not all zero,</w:t>
        </w:r>
      </w:ins>
      <w:ins w:id="5232" w:author="PR Preview" w:date="2026-01-01T00:00:00Z">
        <w:r>
          <w:t xml:space="preserve"> </w:t>
        </w:r>
      </w:ins>
      <w:ins w:id="5233" w:author="PR Preview" w:date="2026-01-01T00:00:00Z">
        <w:r>
          <w:t xml:space="preserve">whose combination of the shortened vectors is</w:t>
        </w:r>
      </w:ins>
      <w:ins w:id="5234" w:author="PR Preview" w:date="2026-01-01T00:00:00Z">
        <w:r>
          <w:t xml:space="preserve"> </w:t>
        </w:r>
      </w:ins>
      <w:ins w:id="5235" w:author="PR Preview" w:date="2026-01-01T00:00:00Z">
        <w:r>
          <w:t xml:space="preserve">$\mathord{\smash[b]{\underset{\raise.3ex\hbox{$\scriptstyle\sim$}}{0}}\vphantom{0}}_{p-1}$</w:t>
        </w:r>
      </w:ins>
      <w:ins w:id="5236" w:author="PR Preview" w:date="2026-01-01T00:00:00Z">
        <w:r>
          <w:t xml:space="preserve">.</w:t>
        </w:r>
      </w:ins>
      <w:ins w:id="5237" w:author="PR Preview" w:date="2026-01-01T00:00:00Z">
        <w:r>
          <w:t xml:space="preserve"> </w:t>
        </w:r>
      </w:ins>
      <w:ins w:id="5238" w:author="PR Preview" w:date="2026-01-01T00:00:00Z">
        <w:r>
          <w:t xml:space="preserve">Putting the zero last entries back gives</w:t>
        </w:r>
      </w:ins>
      <w:ins w:id="5239" w:author="PR Preview" w:date="2026-01-01T00:00:00Z">
        <w:r>
          <w:t xml:space="preserve"> </w:t>
        </w:r>
      </w:ins>
      <w:ins w:id="5240" w:author="PR Preview" w:date="2026-01-01T00:00:00Z">
        <w:r>
          <w:t xml:space="preserve">$c_1 \mathord{\smash[b]{\underset{\raise.3ex\hbox{$\scriptstyle\sim$}}{w}}\vphantom{w}}_1 + \cdots + c_{k-1} \mathord{\smash[b]{\underset{\raise.3ex\hbox{$\scriptstyle\sim$}}{w}}\vphantom{w}}_{k-1} = \mathord{\smash[b]{\underset{\raise.3ex\hbox{$\scriptstyle\sim$}}{0}}\vphantom{0}}_p$</w:t>
        </w:r>
      </w:ins>
      <w:ins w:id="5241" w:author="PR Preview" w:date="2026-01-01T00:00:00Z">
        <w:r>
          <w:t xml:space="preserve">.</w:t>
        </w:r>
      </w:ins>
      <w:ins w:id="5242" w:author="PR Preview" w:date="2026-01-01T00:00:00Z">
        <w:r>
          <w:t xml:space="preserve"> </w:t>
        </w:r>
      </w:ins>
      <w:ins w:id="5243" w:author="PR Preview" w:date="2026-01-01T00:00:00Z">
        <w:r>
          <w:t xml:space="preserve">Then</w:t>
        </w:r>
      </w:ins>
    </w:p>
    <w:p>
      <w:pPr>
        <w:pStyle w:val="BodyText"/>
      </w:pPr>
      <w:ins w:id="5244" w:author="PR Preview" w:date="2026-01-01T00:00:00Z">
        <w:r>
          <w:t xml:space="preserve">$$
    \begin{aligned}
    \mathord{\smash[b]{\underset{\raise.3ex\hbox{$\scriptstyle\sim$}}{0}}\vphantom{0}}_p
    &amp;= c_1 \mathord{\smash[b]{\underset{\raise.3ex\hbox{$\scriptstyle\sim$}}{w}}\vphantom{w}}_1 + \cdots + c_{k-1} \mathord{\smash[b]{\underset{\raise.3ex\hbox{$\scriptstyle\sim$}}{w}}\vphantom{w}}_{k-1}
    &amp;&amp; \text{(choice of } c_1, \ldots, c_{k-1} \text{)}
    \\
    &amp;= \sum_{i=1}^{k-1} c_i \mathopen{}\left(\mathord{\smash[b]{\underset{\raise.3ex\hbox{$\scriptstyle\sim$}}{v}}\vphantom{v}}_i - \frac{v_{i,p}}{v_{k,p}}\,\mathord{\smash[b]{\underset{\raise.3ex\hbox{$\scriptstyle\sim$}}{v}}\vphantom{v}}_k\right)\mathclose{}
    &amp;&amp; \text{(definition of } \mathord{\smash[b]{\underset{\raise.3ex\hbox{$\scriptstyle\sim$}}{w}}\vphantom{w}}_i \text{)}
    \\
    &amp;= \sum_{i=1}^{k-1} c_i \mathord{\smash[b]{\underset{\raise.3ex\hbox{$\scriptstyle\sim$}}{v}}\vphantom{v}}_i
     - \sum_{i=1}^{k-1} \frac{c_i v_{i,p}}{v_{k,p}}\,\mathord{\smash[b]{\underset{\raise.3ex\hbox{$\scriptstyle\sim$}}{v}}\vphantom{v}}_k
    &amp;&amp; \text{(distribute each } c_i \text{, and split the sum)}
    \\
    &amp;= c_1 \mathord{\smash[b]{\underset{\raise.3ex\hbox{$\scriptstyle\sim$}}{v}}\vphantom{v}}_1 + \cdots + c_{k-1} \mathord{\smash[b]{\underset{\raise.3ex\hbox{$\scriptstyle\sim$}}{v}}\vphantom{v}}_{k-1}
     - \mathopen{}\left(\sum_{i=1}^{k-1} \frac{c_i v_{i,p}}{v_{k,p}}\right)\mathclose{}\,\mathord{\smash[b]{\underset{\raise.3ex\hbox{$\scriptstyle\sim$}}{v}}\vphantom{v}}_k,
    &amp;&amp; \text{(factor } \mathord{\smash[b]{\underset{\raise.3ex\hbox{$\scriptstyle\sim$}}{v}}\vphantom{v}}_k \text{ out of the second sum)}
    \end{aligned}
    $$</w:t>
        </w:r>
      </w:ins>
    </w:p>
    <w:p>
      <w:pPr>
        <w:pStyle w:val="FirstParagraph"/>
      </w:pPr>
      <w:ins w:id="5245" w:author="PR Preview" w:date="2026-01-01T00:00:00Z">
        <w:r>
          <w:t xml:space="preserve">a combination of</w:t>
        </w:r>
      </w:ins>
      <w:ins w:id="5246" w:author="PR Preview" w:date="2026-01-01T00:00:00Z">
        <w:r>
          <w:t xml:space="preserve"> </w:t>
        </w:r>
      </w:ins>
      <w:ins w:id="5247" w:author="PR Preview" w:date="2026-01-01T00:00:00Z">
        <w:r>
          <w:t xml:space="preserve">$\mathord{\smash[b]{\underset{\raise.3ex\hbox{$\scriptstyle\sim$}}{v}}\vphantom{v}}_1, \ldots, \mathord{\smash[b]{\underset{\raise.3ex\hbox{$\scriptstyle\sim$}}{v}}\vphantom{v}}_k$</w:t>
        </w:r>
      </w:ins>
      <w:ins w:id="5248" w:author="PR Preview" w:date="2026-01-01T00:00:00Z">
        <w:r>
          <w:t xml:space="preserve"> </w:t>
        </w:r>
      </w:ins>
      <w:ins w:id="5249" w:author="PR Preview" w:date="2026-01-01T00:00:00Z">
        <w:r>
          <w:t xml:space="preserve">equal to</w:t>
        </w:r>
      </w:ins>
      <w:ins w:id="5250" w:author="PR Preview" w:date="2026-01-01T00:00:00Z">
        <w:r>
          <w:t xml:space="preserve"> </w:t>
        </w:r>
      </w:ins>
      <w:ins w:id="5251" w:author="PR Preview" w:date="2026-01-01T00:00:00Z">
        <w:r>
          <w:t xml:space="preserve">$\mathord{\smash[b]{\underset{\raise.3ex\hbox{$\scriptstyle\sim$}}{0}}\vphantom{0}}_p$</w:t>
        </w:r>
      </w:ins>
      <w:ins w:id="5252" w:author="PR Preview" w:date="2026-01-01T00:00:00Z">
        <w:r>
          <w:t xml:space="preserve"> </w:t>
        </w:r>
      </w:ins>
      <w:ins w:id="5253" w:author="PR Preview" w:date="2026-01-01T00:00:00Z">
        <w:r>
          <w:t xml:space="preserve">whose first</w:t>
        </w:r>
      </w:ins>
      <w:ins w:id="5254" w:author="PR Preview" w:date="2026-01-01T00:00:00Z">
        <w:r>
          <w:t xml:space="preserve"> </w:t>
        </w:r>
      </w:ins>
      <m:oMath>
        <m:r>
          <m:t>k</m:t>
        </m:r>
        <m:r>
          <m:rPr>
            <m:sty m:val="p"/>
          </m:rPr>
          <m:t>−</m:t>
        </m:r>
        <m:r>
          <m:t>1</m:t>
        </m:r>
      </m:oMath>
      <w:ins w:id="5255" w:author="PR Preview" w:date="2026-01-01T00:00:00Z">
        <w:r>
          <w:t xml:space="preserve"> </w:t>
        </w:r>
      </w:ins>
      <w:ins w:id="5256" w:author="PR Preview" w:date="2026-01-01T00:00:00Z">
        <w:r>
          <w:t xml:space="preserve">coefficients are not all zero.</w:t>
        </w:r>
      </w:ins>
    </w:p>
    <w:bookmarkStart w:id="215" w:name="exm-many-vectors-dependent"/>
    <w:p>
      <w:pPr>
        <w:pStyle w:val="BodyText"/>
      </w:pPr>
      <w:r>
        <w:rPr>
          <w:b/>
          <w:bCs/>
        </w:rPr>
        <w:t xml:space="preserve">Example 44 (Three vectors in</w:t>
      </w:r>
      <w:r>
        <w:rPr>
          <w:b/>
          <w:bCs/>
        </w:rPr>
        <w:t xml:space="preserve"> </w:t>
      </w:r>
      <m:oMath>
        <m:sSup>
          <m:e>
            <m:r>
              <m:rPr>
                <m:scr m:val="double-struck"/>
                <m:sty m:val="p"/>
              </m:rPr>
              <m:t>R</m:t>
            </m:r>
          </m:e>
          <m:sup>
            <m:r>
              <m:t>2</m:t>
            </m:r>
          </m:sup>
        </m:sSup>
      </m:oMath>
      <w:r>
        <w:rPr>
          <w:b/>
          <w:bCs/>
        </w:rPr>
        <w:t xml:space="preserve">)</w:t>
      </w:r>
      <w:r>
        <w:t xml:space="preserve"> </w:t>
      </w:r>
      <w:hyperlink w:anchor="thm-many-vectors-dependent">
        <w:r>
          <w:rPr>
            <w:rStyle w:val="Hyperlink"/>
          </w:rPr>
          <w:t xml:space="preserve">Theorem 25</w:t>
        </w:r>
      </w:hyperlink>
      <w:r>
        <w:t xml:space="preserve"> </w:t>
      </w:r>
      <w:r>
        <w:t xml:space="preserve">says the three vectors</w:t>
      </w:r>
      <w:r>
        <w:t xml:space="preserve"> </w:t>
      </w:r>
      <m:oMath>
        <m:r>
          <m:rPr>
            <m:sty m:val="p"/>
          </m:rPr>
          <m:t>(</m:t>
        </m:r>
        <m:r>
          <m:t>1</m:t>
        </m:r>
        <m:r>
          <m:rPr>
            <m:sty m:val="p"/>
          </m:rPr>
          <m:t>,</m:t>
        </m:r>
        <m:r>
          <m:t>0</m:t>
        </m:r>
        <m:r>
          <m:rPr>
            <m:sty m:val="p"/>
          </m:rPr>
          <m:t>)</m:t>
        </m:r>
      </m:oMath>
      <w:r>
        <w:t xml:space="preserve">,</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in</w:t>
      </w:r>
      <w:r>
        <w:t xml:space="preserve"> </w:t>
      </w:r>
      <m:oMath>
        <m:sSup>
          <m:e>
            <m:r>
              <m:rPr>
                <m:scr m:val="double-struck"/>
                <m:sty m:val="p"/>
              </m:rPr>
              <m:t>R</m:t>
            </m:r>
          </m:e>
          <m:sup>
            <m:r>
              <m:t>2</m:t>
            </m:r>
          </m:sup>
        </m:sSup>
      </m:oMath>
      <w:r>
        <w:t xml:space="preserve"> </w:t>
      </w:r>
      <w:r>
        <w:t xml:space="preserve">are linearly dependent,</w:t>
      </w:r>
      <w:r>
        <w:t xml:space="preserve"> </w:t>
      </w:r>
      <w:r>
        <w:t xml:space="preserve">and indeed</w:t>
      </w:r>
      <w:r>
        <w:t xml:space="preserve"> </w:t>
      </w:r>
      <m:oMath>
        <m:r>
          <m:t>1</m:t>
        </m:r>
        <m:r>
          <m:rPr>
            <m:sty m:val="p"/>
          </m:rPr>
          <m:t>⋅</m:t>
        </m:r>
        <m:r>
          <m:rPr>
            <m:sty m:val="p"/>
          </m:rPr>
          <m:t>(</m:t>
        </m:r>
        <m:r>
          <m:t>1</m:t>
        </m:r>
        <m:r>
          <m:rPr>
            <m:sty m:val="p"/>
          </m:rPr>
          <m:t>,</m:t>
        </m:r>
        <m:r>
          <m:t>0</m:t>
        </m:r>
        <m:r>
          <m:rPr>
            <m:sty m:val="p"/>
          </m:rPr>
          <m:t>)</m:t>
        </m:r>
        <m:r>
          <m:rPr>
            <m:sty m:val="p"/>
          </m:rPr>
          <m:t>+</m:t>
        </m:r>
        <m:r>
          <m:t>1</m:t>
        </m:r>
        <m:r>
          <m:rPr>
            <m:sty m:val="p"/>
          </m:rPr>
          <m:t>⋅</m:t>
        </m:r>
        <m:r>
          <m:rPr>
            <m:sty m:val="p"/>
          </m:rPr>
          <m:t>(</m:t>
        </m:r>
        <m:r>
          <m:t>0</m:t>
        </m:r>
        <m:r>
          <m:rPr>
            <m:sty m:val="p"/>
          </m:rPr>
          <m:t>,</m:t>
        </m:r>
        <m:r>
          <m:t>1</m:t>
        </m:r>
        <m:r>
          <m:rPr>
            <m:sty m:val="p"/>
          </m:rPr>
          <m:t>)</m:t>
        </m:r>
        <m:r>
          <m:rPr>
            <m:sty m:val="p"/>
          </m:rPr>
          <m:t>−</m:t>
        </m:r>
        <m:r>
          <m:t>1</m:t>
        </m:r>
        <m:r>
          <m:rPr>
            <m:sty m:val="p"/>
          </m:rPr>
          <m:t>⋅</m:t>
        </m:r>
        <m:r>
          <m:rPr>
            <m:sty m:val="p"/>
          </m:rPr>
          <m:t>(</m:t>
        </m:r>
        <m:r>
          <m:t>1</m:t>
        </m:r>
        <m:r>
          <m:rPr>
            <m:sty m:val="p"/>
          </m:rPr>
          <m:t>,</m:t>
        </m:r>
        <m:r>
          <m:t>1</m:t>
        </m:r>
        <m:r>
          <m:rPr>
            <m:sty m:val="p"/>
          </m:rPr>
          <m:t>)</m:t>
        </m:r>
        <m:r>
          <m:rPr>
            <m:sty m:val="p"/>
          </m:rPr>
          <m:t>=</m:t>
        </m:r>
        <m:r>
          <m:rPr>
            <m:sty m:val="p"/>
          </m:rPr>
          <m:t>(</m:t>
        </m:r>
        <m:r>
          <m:t>0</m:t>
        </m:r>
        <m:r>
          <m:rPr>
            <m:sty m:val="p"/>
          </m:rPr>
          <m:t>,</m:t>
        </m:r>
        <m:r>
          <m:t>0</m:t>
        </m:r>
        <m:r>
          <m:rPr>
            <m:sty m:val="p"/>
          </m:rPr>
          <m:t>)</m:t>
        </m:r>
      </m:oMath>
      <w:r>
        <w:t xml:space="preserve">.</w:t>
      </w:r>
      <w:r>
        <w:t xml:space="preserve"> </w:t>
      </w:r>
      <w:r>
        <w:t xml:space="preserve">The theorem says nothing about</w:t>
      </w:r>
      <w:r>
        <w:t xml:space="preserve"> </w:t>
      </w:r>
      <m:oMath>
        <m:r>
          <m:t>k</m:t>
        </m:r>
        <m:r>
          <m:rPr>
            <m:sty m:val="p"/>
          </m:rPr>
          <m:t>≤</m:t>
        </m:r>
        <m:r>
          <m:t>p</m:t>
        </m:r>
      </m:oMath>
      <w:r>
        <w:t xml:space="preserve"> </w:t>
      </w:r>
      <w:r>
        <w:t xml:space="preserve">vectors: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while</w:t>
      </w:r>
      <w:r>
        <w:t xml:space="preserve"> </w:t>
      </w:r>
      <m:oMath>
        <m:r>
          <m:rPr>
            <m:sty m:val="p"/>
          </m:rPr>
          <m:t>(</m:t>
        </m:r>
        <m:r>
          <m:t>1</m:t>
        </m:r>
        <m:r>
          <m:rPr>
            <m:sty m:val="p"/>
          </m:rPr>
          <m:t>,</m:t>
        </m:r>
        <m:r>
          <m:t>2</m:t>
        </m:r>
        <m:r>
          <m:rPr>
            <m:sty m:val="p"/>
          </m:rPr>
          <m:t>)</m:t>
        </m:r>
      </m:oMath>
      <w:r>
        <w:t xml:space="preserve"> </w:t>
      </w:r>
      <w:r>
        <w:t xml:space="preserve">and</w:t>
      </w:r>
      <w:r>
        <w:t xml:space="preserve"> </w:t>
      </w:r>
      <m:oMath>
        <m:r>
          <m:rPr>
            <m:sty m:val="p"/>
          </m:rPr>
          <m:t>(</m:t>
        </m:r>
        <m:r>
          <m:t>2</m:t>
        </m:r>
        <m:r>
          <m:rPr>
            <m:sty m:val="p"/>
          </m:rPr>
          <m:t>,</m:t>
        </m:r>
        <m:r>
          <m:t>4</m:t>
        </m:r>
        <m:r>
          <m:rPr>
            <m:sty m:val="p"/>
          </m:rPr>
          <m:t>)</m:t>
        </m:r>
      </m:oMath>
      <w:r>
        <w:t xml:space="preserve"> </w:t>
      </w:r>
      <w:r>
        <w:t xml:space="preserve">are not (</w:t>
      </w:r>
      <w:hyperlink w:anchor="exm-linearly-independent">
        <w:r>
          <w:rPr>
            <w:rStyle w:val="Hyperlink"/>
          </w:rPr>
          <w:t xml:space="preserve">Example 35</w:t>
        </w:r>
      </w:hyperlink>
      <w:r>
        <w:t xml:space="preserve">).</w:t>
      </w:r>
    </w:p>
    <w:bookmarkEnd w:id="215"/>
    <w:bookmarkStart w:id="216" w:name="def-basis"/>
    <w:p>
      <w:pPr>
        <w:pStyle w:val="BodyText"/>
      </w:pPr>
      <w:r>
        <w:rPr>
          <w:b/>
          <w:bCs/>
        </w:rPr>
        <w:t xml:space="preserve">Definition 48 (Basis)</w:t>
      </w:r>
      <w:r>
        <w:t xml:space="preserve"> </w:t>
      </w:r>
      <w:r>
        <w:t xml:space="preserve">A</w:t>
      </w:r>
      <w:r>
        <w:t xml:space="preserve"> </w:t>
      </w:r>
      <w:r>
        <w:rPr>
          <w:b/>
          <w:bCs/>
        </w:rPr>
        <w:t xml:space="preserve">basis</w:t>
      </w:r>
      <w:r>
        <w:t xml:space="preserve"> </w:t>
      </w:r>
      <w:r>
        <w:t xml:space="preserve">of a subspace</w:t>
      </w:r>
      <w:r>
        <w:t xml:space="preserve"> </w:t>
      </w:r>
      <m:oMath>
        <m:r>
          <m:rPr>
            <m:scr m:val="script"/>
            <m:sty m:val="p"/>
          </m:rPr>
          <m:t>S</m:t>
        </m:r>
      </m:oMath>
      <w:r>
        <w:t xml:space="preserve"> </w:t>
      </w:r>
      <w:r>
        <w:t xml:space="preserve">(</w:t>
      </w:r>
      <w:hyperlink w:anchor="def-subspace">
        <w:r>
          <w:rPr>
            <w:rStyle w:val="Hyperlink"/>
          </w:rPr>
          <w:t xml:space="preserve">Definition 46</w:t>
        </w:r>
      </w:hyperlink>
      <w:r>
        <w:t xml:space="preserve">)</w:t>
      </w:r>
      <w:r>
        <w:t xml:space="preserve"> </w:t>
      </w:r>
      <w:r>
        <w:t xml:space="preserve">is a list of vectors that are linearly independent (</w:t>
      </w:r>
      <w:hyperlink w:anchor="def-linearly-independent">
        <w:r>
          <w:rPr>
            <w:rStyle w:val="Hyperlink"/>
          </w:rPr>
          <w:t xml:space="preserve">Definition 43</w:t>
        </w:r>
      </w:hyperlink>
      <w:r>
        <w:t xml:space="preserve">)</w:t>
      </w:r>
      <w:r>
        <w:t xml:space="preserve"> </w:t>
      </w:r>
      <w:r>
        <w:t xml:space="preserve">and span</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bookmarkEnd w:id="216"/>
    <w:bookmarkStart w:id="217" w:name="exm-basis"/>
    <w:p>
      <w:pPr>
        <w:pStyle w:val="BodyText"/>
      </w:pPr>
      <w:r>
        <w:rPr>
          <w:b/>
          <w:bCs/>
        </w:rPr>
        <w:t xml:space="preserve">Example 45 (Two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form a basis of</w:t>
      </w:r>
      <w:r>
        <w:t xml:space="preserve"> </w:t>
      </w:r>
      <m:oMath>
        <m:sSup>
          <m:e>
            <m:r>
              <m:rPr>
                <m:scr m:val="double-struck"/>
                <m:sty m:val="p"/>
              </m:rPr>
              <m:t>R</m:t>
            </m:r>
          </m:e>
          <m:sup>
            <m:r>
              <m:t>2</m:t>
            </m:r>
          </m:sup>
        </m:sSup>
      </m:oMath>
      <w:r>
        <w:t xml:space="preserve">:</w:t>
      </w:r>
      <w:r>
        <w:t xml:space="preserve"> </w:t>
      </w:r>
      <w:r>
        <w:t xml:space="preserve">they are linearly independent,</w:t>
      </w:r>
      <w:r>
        <w:t xml:space="preserve"> </w:t>
      </w:r>
      <w:r>
        <w:t xml:space="preserve">and any</w:t>
      </w:r>
      <w:r>
        <w:t xml:space="preserve"> </w:t>
      </w:r>
      <m:oMath>
        <m:r>
          <m:rPr>
            <m:sty m:val="p"/>
          </m:rPr>
          <m:t>(</m:t>
        </m:r>
        <m:r>
          <m:t>x</m:t>
        </m:r>
        <m:r>
          <m:rPr>
            <m:sty m:val="p"/>
          </m:rPr>
          <m:t>,</m:t>
        </m:r>
        <m:r>
          <m:t>y</m:t>
        </m:r>
        <m:r>
          <m:rPr>
            <m:sty m:val="p"/>
          </m:rPr>
          <m:t>)</m:t>
        </m:r>
        <m:r>
          <m:rPr>
            <m:sty m:val="p"/>
          </m:rPr>
          <m:t>∈</m:t>
        </m:r>
        <m:sSup>
          <m:e>
            <m:r>
              <m:rPr>
                <m:scr m:val="double-struck"/>
                <m:sty m:val="p"/>
              </m:rPr>
              <m:t>R</m:t>
            </m:r>
          </m:e>
          <m:sup>
            <m:r>
              <m:t>2</m:t>
            </m:r>
          </m:sup>
        </m:sSup>
      </m:oMath>
      <w:r>
        <w:t xml:space="preserve"> </w:t>
      </w:r>
      <w:r>
        <w:t xml:space="preserve">equals</w:t>
      </w:r>
      <w:r>
        <w:t xml:space="preserve"> </w:t>
      </w:r>
      <m:oMath>
        <m:r>
          <m:t>x</m:t>
        </m:r>
        <m:r>
          <m:t> </m:t>
        </m:r>
        <m:r>
          <m:rPr>
            <m:sty m:val="p"/>
          </m:rPr>
          <m:t>(</m:t>
        </m:r>
        <m:r>
          <m:t>1</m:t>
        </m:r>
        <m:r>
          <m:rPr>
            <m:sty m:val="p"/>
          </m:rPr>
          <m:t>,</m:t>
        </m:r>
        <m:r>
          <m:t>0</m:t>
        </m:r>
        <m:r>
          <m:rPr>
            <m:sty m:val="p"/>
          </m:rPr>
          <m:t>)</m:t>
        </m:r>
        <m:r>
          <m:rPr>
            <m:sty m:val="p"/>
          </m:rPr>
          <m:t>+</m:t>
        </m:r>
        <m:r>
          <m:t>y</m:t>
        </m:r>
        <m:r>
          <m:t> </m:t>
        </m:r>
        <m:r>
          <m:rPr>
            <m:sty m:val="p"/>
          </m:rPr>
          <m:t>(</m:t>
        </m:r>
        <m:r>
          <m:t>0</m:t>
        </m:r>
        <m:r>
          <m:rPr>
            <m:sty m:val="p"/>
          </m:rPr>
          <m:t>,</m:t>
        </m:r>
        <m:r>
          <m:t>1</m:t>
        </m:r>
        <m:r>
          <m:rPr>
            <m:sty m:val="p"/>
          </m:rPr>
          <m:t>)</m:t>
        </m:r>
      </m:oMath>
      <w:r>
        <w:t xml:space="preserve">.</w:t>
      </w:r>
    </w:p>
    <w:p>
      <w:pPr>
        <w:pStyle w:val="Compact"/>
        <w:numPr>
          <w:ilvl w:val="0"/>
          <w:numId w:val="1021"/>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 </w:t>
      </w:r>
      <w:r>
        <w:t xml:space="preserve">also form a basis of</w:t>
      </w:r>
      <w:r>
        <w:t xml:space="preserve"> </w:t>
      </w:r>
      <m:oMath>
        <m:sSup>
          <m:e>
            <m:r>
              <m:rPr>
                <m:scr m:val="double-struck"/>
                <m:sty m:val="p"/>
              </m:rPr>
              <m:t>R</m:t>
            </m:r>
          </m:e>
          <m:sup>
            <m:r>
              <m:t>2</m:t>
            </m:r>
          </m:sup>
        </m:sSup>
      </m:oMath>
      <w:r>
        <w:t xml:space="preserve">:</w:t>
      </w:r>
      <w:r>
        <w:t xml:space="preserve"> </w:t>
      </w:r>
      <w:hyperlink w:anchor="exm-linearly-independent">
        <w:r>
          <w:rPr>
            <w:rStyle w:val="Hyperlink"/>
          </w:rPr>
          <w:t xml:space="preserve">Example 35</w:t>
        </w:r>
      </w:hyperlink>
      <w:r>
        <w:t xml:space="preserve"> </w:t>
      </w:r>
      <w:r>
        <w:t xml:space="preserve">shows they are linearly independent,</w:t>
      </w:r>
      <w:r>
        <w:t xml:space="preserve"> </w:t>
      </w:r>
      <w:r>
        <w:t xml:space="preserve">and any</w:t>
      </w:r>
      <w:r>
        <w:t xml:space="preserve"> </w:t>
      </w:r>
      <m:oMath>
        <m:r>
          <m:rPr>
            <m:sty m:val="p"/>
          </m:rPr>
          <m:t>(</m:t>
        </m:r>
        <m:r>
          <m:t>x</m:t>
        </m:r>
        <m:r>
          <m:rPr>
            <m:sty m:val="p"/>
          </m:rPr>
          <m:t>,</m:t>
        </m:r>
        <m:r>
          <m:t>y</m:t>
        </m:r>
        <m:r>
          <m:rPr>
            <m:sty m:val="p"/>
          </m:rPr>
          <m:t>)</m:t>
        </m:r>
      </m:oMath>
      <w:r>
        <w:t xml:space="preserve"> </w:t>
      </w:r>
      <w:r>
        <w:t xml:space="preserve">equals</w:t>
      </w:r>
      <w:r>
        <w:t xml:space="preserve"> </w:t>
      </w:r>
      <m:oMath>
        <m:r>
          <m:rPr>
            <m:sty m:val="p"/>
          </m:rPr>
          <m:t>(</m:t>
        </m:r>
        <m:r>
          <m:t>x</m:t>
        </m:r>
        <m:r>
          <m:rPr>
            <m:sty m:val="p"/>
          </m:rPr>
          <m:t>−</m:t>
        </m:r>
        <m:r>
          <m:t>y</m:t>
        </m:r>
        <m:r>
          <m:rPr>
            <m:sty m:val="p"/>
          </m:rPr>
          <m:t>)</m:t>
        </m:r>
        <m:r>
          <m:t> </m:t>
        </m:r>
        <m:r>
          <m:rPr>
            <m:sty m:val="p"/>
          </m:rPr>
          <m:t>(</m:t>
        </m:r>
        <m:r>
          <m:t>1</m:t>
        </m:r>
        <m:r>
          <m:rPr>
            <m:sty m:val="p"/>
          </m:rPr>
          <m:t>,</m:t>
        </m:r>
        <m:r>
          <m:t>0</m:t>
        </m:r>
        <m:r>
          <m:rPr>
            <m:sty m:val="p"/>
          </m:rPr>
          <m:t>)</m:t>
        </m:r>
        <m:r>
          <m:rPr>
            <m:sty m:val="p"/>
          </m:rPr>
          <m:t>+</m:t>
        </m:r>
        <m:r>
          <m:t>y</m:t>
        </m:r>
        <m:r>
          <m:t> </m:t>
        </m:r>
        <m:r>
          <m:rPr>
            <m:sty m:val="p"/>
          </m:rPr>
          <m:t>(</m:t>
        </m:r>
        <m:r>
          <m:t>1</m:t>
        </m:r>
        <m:r>
          <m:rPr>
            <m:sty m:val="p"/>
          </m:rPr>
          <m:t>,</m:t>
        </m:r>
        <m:r>
          <m:t>1</m:t>
        </m:r>
        <m:r>
          <m:rPr>
            <m:sty m:val="p"/>
          </m:rPr>
          <m:t>)</m:t>
        </m:r>
      </m:oMath>
      <w:r>
        <w:t xml:space="preserve">,</w:t>
      </w:r>
      <w:r>
        <w:t xml:space="preserve"> </w:t>
      </w:r>
      <w:r>
        <w:t xml:space="preserve">because</w:t>
      </w:r>
      <w:r>
        <w:t xml:space="preserve"> </w:t>
      </w:r>
      <m:oMath>
        <m:r>
          <m:rPr>
            <m:sty m:val="p"/>
          </m:rPr>
          <m:t>(</m:t>
        </m:r>
        <m:r>
          <m:t>x</m:t>
        </m:r>
        <m:r>
          <m:rPr>
            <m:sty m:val="p"/>
          </m:rPr>
          <m:t>−</m:t>
        </m:r>
        <m:r>
          <m:t>y</m:t>
        </m:r>
        <m:r>
          <m:rPr>
            <m:sty m:val="p"/>
          </m:rPr>
          <m:t>)</m:t>
        </m:r>
        <m:r>
          <m:rPr>
            <m:sty m:val="p"/>
          </m:rPr>
          <m:t>+</m:t>
        </m:r>
        <m:r>
          <m:t>y</m:t>
        </m:r>
        <m:r>
          <m:rPr>
            <m:sty m:val="p"/>
          </m:rPr>
          <m:t>=</m:t>
        </m:r>
        <m:r>
          <m:t>x</m:t>
        </m:r>
      </m:oMath>
      <w:r>
        <w:t xml:space="preserve"> </w:t>
      </w:r>
      <w:r>
        <w:t xml:space="preserve">in the first entry</w:t>
      </w:r>
      <w:r>
        <w:t xml:space="preserve"> </w:t>
      </w:r>
      <w:r>
        <w:t xml:space="preserve">and</w:t>
      </w:r>
      <w:r>
        <w:t xml:space="preserve"> </w:t>
      </w:r>
      <m:oMath>
        <m:r>
          <m:t>0</m:t>
        </m:r>
        <m:r>
          <m:rPr>
            <m:sty m:val="p"/>
          </m:rPr>
          <m:t>+</m:t>
        </m:r>
        <m:r>
          <m:t>y</m:t>
        </m:r>
        <m:r>
          <m:rPr>
            <m:sty m:val="p"/>
          </m:rPr>
          <m:t>=</m:t>
        </m:r>
        <m:r>
          <m:t>y</m:t>
        </m:r>
      </m:oMath>
      <w:r>
        <w:t xml:space="preserve"> </w:t>
      </w:r>
      <w:r>
        <w:t xml:space="preserve">in the second.</w:t>
      </w:r>
    </w:p>
    <w:bookmarkEnd w:id="217"/>
    <w:bookmarkStart w:id="218" w:name="exm-not-basis"/>
    <w:p>
      <w:pPr>
        <w:pStyle w:val="FirstParagraph"/>
      </w:pPr>
      <w:r>
        <w:rPr>
          <w:b/>
          <w:bCs/>
        </w:rPr>
        <w:t xml:space="preserve">Example 46 (Lists that are not bases of</w:t>
      </w:r>
      <w:r>
        <w:rPr>
          <w:b/>
          <w:bCs/>
        </w:rPr>
        <w:t xml:space="preserve"> </w:t>
      </w:r>
      <m:oMath>
        <m:sSup>
          <m:e>
            <m:r>
              <m:rPr>
                <m:scr m:val="double-struck"/>
                <m:sty m:val="p"/>
              </m:rPr>
              <m:t>R</m:t>
            </m:r>
          </m:e>
          <m:sup>
            <m:r>
              <m:t>2</m:t>
            </m:r>
          </m:sup>
        </m:sSup>
      </m:oMath>
      <w:r>
        <w:rPr>
          <w:b/>
          <w:bCs/>
        </w:rPr>
        <w:t xml:space="preserve">)</w:t>
      </w:r>
      <w:r>
        <w:t xml:space="preserve"> </w:t>
      </w:r>
      <w:r>
        <w:t xml:space="preserve"> </w:t>
      </w:r>
    </w:p>
    <w:p>
      <w:pPr>
        <w:pStyle w:val="Compact"/>
        <w:numPr>
          <w:ilvl w:val="0"/>
          <w:numId w:val="1022"/>
        </w:numPr>
      </w:pPr>
      <m:oMath>
        <m:r>
          <m:rPr>
            <m:sty m:val="p"/>
          </m:rPr>
          <m:t>(</m:t>
        </m:r>
        <m:r>
          <m:t>1</m:t>
        </m:r>
        <m:r>
          <m:rPr>
            <m:sty m:val="p"/>
          </m:rPr>
          <m:t>,</m:t>
        </m:r>
        <m:r>
          <m:t>0</m:t>
        </m:r>
        <m:r>
          <m:rPr>
            <m:sty m:val="p"/>
          </m:rPr>
          <m:t>)</m:t>
        </m:r>
      </m:oMath>
      <w:del w:id="5257" w:author="PR Preview" w:date="2026-01-01T00:00:00Z">
        <w:r>
          <w:delText xml:space="preserve"> </w:delText>
        </w:r>
      </w:del>
      <w:del w:id="5258" w:author="PR Preview" w:date="2026-01-01T00:00:00Z">
        <w:r>
          <w:delText xml:space="preserve">and</w:delText>
        </w:r>
      </w:del>
      <w:del w:id="5259" w:author="PR Preview" w:date="2026-01-01T00:00:00Z">
        <w:r>
          <w:delText xml:space="preserve"> </w:delText>
        </w:r>
      </w:del>
      <m:oMath>
        <m:r>
          <m:rPr>
            <m:sty m:val="p"/>
          </m:rPr>
          <m:t>(</m:t>
        </m:r>
        <m:r>
          <m:t>2</m:t>
        </m:r>
        <m:r>
          <m:rPr>
            <m:sty m:val="p"/>
          </m:rPr>
          <m:t>,</m:t>
        </m:r>
        <m:r>
          <m:t>0</m:t>
        </m:r>
        <m:r>
          <m:rPr>
            <m:sty m:val="p"/>
          </m:rPr>
          <m:t>)</m:t>
        </m:r>
      </m:oMath>
      <w:del w:id="5260" w:author="PR Preview" w:date="2026-01-01T00:00:00Z">
        <w:r>
          <w:delText xml:space="preserve"> </w:delText>
        </w:r>
      </w:del>
      <w:del w:id="5261" w:author="PR Preview" w:date="2026-01-01T00:00:00Z">
        <w:r>
          <w:delText xml:space="preserve">are not a basis of</w:delText>
        </w:r>
      </w:del>
      <w:del w:id="5262" w:author="PR Preview" w:date="2026-01-01T00:00:00Z">
        <w:r>
          <w:delText xml:space="preserve"> </w:delText>
        </w:r>
      </w:del>
      <m:oMath>
        <m:sSup>
          <m:e>
            <m:r>
              <m:rPr>
                <m:scr m:val="double-struck"/>
                <m:sty m:val="p"/>
              </m:rPr>
              <m:t>R</m:t>
            </m:r>
          </m:e>
          <m:sup>
            <m:r>
              <m:t>2</m:t>
            </m:r>
          </m:sup>
        </m:sSup>
      </m:oMath>
      <w:del w:id="5263" w:author="PR Preview" w:date="2026-01-01T00:00:00Z">
        <w:r>
          <w:delText xml:space="preserve">.</w:delText>
        </w:r>
      </w:del>
      <w:del w:id="5264" w:author="PR Preview" w:date="2026-01-01T00:00:00Z">
        <w:r>
          <w:delText xml:space="preserve"> </w:delText>
        </w:r>
      </w:del>
      <w:del w:id="5265" w:author="PR Preview" w:date="2026-01-01T00:00:00Z">
        <w:r>
          <w:delText xml:space="preserve">They are not linearly independent,</w:delText>
        </w:r>
      </w:del>
      <w:del w:id="5266" w:author="PR Preview" w:date="2026-01-01T00:00:00Z">
        <w:r>
          <w:delText xml:space="preserve"> </w:delText>
        </w:r>
      </w:del>
      <w:del w:id="5267" w:author="PR Preview" w:date="2026-01-01T00:00:00Z">
        <w:r>
          <w:delText xml:space="preserve">since</w:delText>
        </w:r>
      </w:del>
      <w:del w:id="5268" w:author="PR Preview" w:date="2026-01-01T00:00:00Z">
        <w:r>
          <w:delText xml:space="preserve"> </w:delText>
        </w:r>
      </w:del>
      <m:oMath>
        <m:r>
          <m:t>2</m:t>
        </m:r>
        <m:r>
          <m:t> </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rPr>
            <m:sty m:val="p"/>
          </m:rPr>
          <m:t>=</m:t>
        </m:r>
        <m:limLow>
          <m:e>
            <m:r>
              <m:t>0</m:t>
            </m:r>
          </m:e>
          <m:lim>
            <m:r>
              <m:rPr>
                <m:sty m:val="p"/>
              </m:rPr>
              <m:t>∼</m:t>
            </m:r>
          </m:lim>
        </m:limLow>
      </m:oMath>
      <w:del w:id="5269" w:author="PR Preview" w:date="2026-01-01T00:00:00Z">
        <w:r>
          <w:delText xml:space="preserve">,</w:delText>
        </w:r>
      </w:del>
      <w:del w:id="5270" w:author="PR Preview" w:date="2026-01-01T00:00:00Z">
        <w:r>
          <w:delText xml:space="preserve"> </w:delText>
        </w:r>
      </w:del>
      <w:del w:id="5271" w:author="PR Preview" w:date="2026-01-01T00:00:00Z">
        <w:r>
          <w:delText xml:space="preserve">and they do not span</w:delText>
        </w:r>
      </w:del>
      <w:del w:id="5272" w:author="PR Preview" w:date="2026-01-01T00:00:00Z">
        <w:r>
          <w:delText xml:space="preserve"> </w:delText>
        </w:r>
      </w:del>
      <m:oMath>
        <m:sSup>
          <m:e>
            <m:r>
              <m:rPr>
                <m:scr m:val="double-struck"/>
                <m:sty m:val="p"/>
              </m:rPr>
              <m:t>R</m:t>
            </m:r>
          </m:e>
          <m:sup>
            <m:r>
              <m:t>2</m:t>
            </m:r>
          </m:sup>
        </m:sSup>
      </m:oMath>
      <w:del w:id="5273" w:author="PR Preview" w:date="2026-01-01T00:00:00Z">
        <w:r>
          <w:delText xml:space="preserve">:</w:delText>
        </w:r>
      </w:del>
      <w:del w:id="5274" w:author="PR Preview" w:date="2026-01-01T00:00:00Z">
        <w:r>
          <w:delText xml:space="preserve"> </w:delText>
        </w:r>
      </w:del>
      <w:del w:id="5275" w:author="PR Preview" w:date="2026-01-01T00:00:00Z">
        <w:r>
          <w:delText xml:space="preserve">every combination</w:delText>
        </w:r>
      </w:del>
      <w:del w:id="5276" w:author="PR Preview" w:date="2026-01-01T00:00:00Z">
        <w:r>
          <w:delText xml:space="preserve"> </w:delText>
        </w:r>
      </w:del>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del w:id="5277" w:author="PR Preview" w:date="2026-01-01T00:00:00Z">
        <w:r>
          <w:delText xml:space="preserve"> </w:delText>
        </w:r>
      </w:del>
      <w:del w:id="5278" w:author="PR Preview" w:date="2026-01-01T00:00:00Z">
        <w:r>
          <w:delText xml:space="preserve">has second entry</w:delText>
        </w:r>
      </w:del>
      <w:del w:id="5279" w:author="PR Preview" w:date="2026-01-01T00:00:00Z">
        <w:r>
          <w:delText xml:space="preserve"> </w:delText>
        </w:r>
      </w:del>
      <m:oMath>
        <m:r>
          <m:t>0</m:t>
        </m:r>
      </m:oMath>
      <w:del w:id="5280" w:author="PR Preview" w:date="2026-01-01T00:00:00Z">
        <w:r>
          <w:delText xml:space="preserve">,</w:delText>
        </w:r>
      </w:del>
      <w:del w:id="5281" w:author="PR Preview" w:date="2026-01-01T00:00:00Z">
        <w:r>
          <w:delText xml:space="preserve"> </w:delText>
        </w:r>
      </w:del>
      <w:del w:id="5282" w:author="PR Preview" w:date="2026-01-01T00:00:00Z">
        <w:r>
          <w:delText xml:space="preserve">so</w:delText>
        </w:r>
      </w:del>
      <w:del w:id="5283" w:author="PR Preview" w:date="2026-01-01T00:00:00Z">
        <w:r>
          <w:delText xml:space="preserve"> </w:delText>
        </w:r>
      </w:del>
      <m:oMath>
        <m:r>
          <m:rPr>
            <m:sty m:val="p"/>
          </m:rPr>
          <m:t>(</m:t>
        </m:r>
        <m:r>
          <m:t>0</m:t>
        </m:r>
        <m:r>
          <m:rPr>
            <m:sty m:val="p"/>
          </m:rPr>
          <m:t>,</m:t>
        </m:r>
        <m:r>
          <m:t>1</m:t>
        </m:r>
        <m:r>
          <m:rPr>
            <m:sty m:val="p"/>
          </m:rPr>
          <m:t>)</m:t>
        </m:r>
      </m:oMath>
      <w:del w:id="5284" w:author="PR Preview" w:date="2026-01-01T00:00:00Z">
        <w:r>
          <w:delText xml:space="preserve"> </w:delText>
        </w:r>
      </w:del>
      <w:del w:id="5285" w:author="PR Preview" w:date="2026-01-01T00:00:00Z">
        <w:r>
          <w:delText xml:space="preserve">is not in their span.</w:delText>
        </w:r>
      </w:del>
    </w:p>
    <w:p>
      <w:pPr>
        <w:pStyle w:val="Compact"/>
        <w:numPr>
          <w:ilvl w:val="0"/>
          <w:numId w:val="1022"/>
        </w:numPr>
      </w:pPr>
      <m:oMath>
        <m:r>
          <m:rPr>
            <m:sty m:val="p"/>
          </m:rPr>
          <m:t>(</m:t>
        </m:r>
        <m:r>
          <m:t>1</m:t>
        </m:r>
        <m:r>
          <m:rPr>
            <m:sty m:val="p"/>
          </m:rPr>
          <m:t>,</m:t>
        </m:r>
        <m:r>
          <m:t>0</m:t>
        </m:r>
        <m:r>
          <m:rPr>
            <m:sty m:val="p"/>
          </m:rPr>
          <m:t>)</m:t>
        </m:r>
      </m:oMath>
      <w:del w:id="5286" w:author="PR Preview" w:date="2026-01-01T00:00:00Z">
        <w:r>
          <w:delText xml:space="preserve">,</w:delText>
        </w:r>
      </w:del>
      <w:del w:id="5287" w:author="PR Preview" w:date="2026-01-01T00:00:00Z">
        <w:r>
          <w:delText xml:space="preserve"> </w:delText>
        </w:r>
      </w:del>
      <m:oMath>
        <m:r>
          <m:rPr>
            <m:sty m:val="p"/>
          </m:rPr>
          <m:t>(</m:t>
        </m:r>
        <m:r>
          <m:t>0</m:t>
        </m:r>
        <m:r>
          <m:rPr>
            <m:sty m:val="p"/>
          </m:rPr>
          <m:t>,</m:t>
        </m:r>
        <m:r>
          <m:t>1</m:t>
        </m:r>
        <m:r>
          <m:rPr>
            <m:sty m:val="p"/>
          </m:rPr>
          <m:t>)</m:t>
        </m:r>
      </m:oMath>
      <w:del w:id="5288" w:author="PR Preview" w:date="2026-01-01T00:00:00Z">
        <w:r>
          <w:delText xml:space="preserve"> </w:delText>
        </w:r>
      </w:del>
      <w:del w:id="5289" w:author="PR Preview" w:date="2026-01-01T00:00:00Z">
        <w:r>
          <w:delText xml:space="preserve">and</w:delText>
        </w:r>
      </w:del>
      <w:del w:id="5290" w:author="PR Preview" w:date="2026-01-01T00:00:00Z">
        <w:r>
          <w:delText xml:space="preserve"> </w:delText>
        </w:r>
      </w:del>
      <m:oMath>
        <m:r>
          <m:rPr>
            <m:sty m:val="p"/>
          </m:rPr>
          <m:t>(</m:t>
        </m:r>
        <m:r>
          <m:t>1</m:t>
        </m:r>
        <m:r>
          <m:rPr>
            <m:sty m:val="p"/>
          </m:rPr>
          <m:t>,</m:t>
        </m:r>
        <m:r>
          <m:t>1</m:t>
        </m:r>
        <m:r>
          <m:rPr>
            <m:sty m:val="p"/>
          </m:rPr>
          <m:t>)</m:t>
        </m:r>
      </m:oMath>
      <w:del w:id="5291" w:author="PR Preview" w:date="2026-01-01T00:00:00Z">
        <w:r>
          <w:delText xml:space="preserve"> </w:delText>
        </w:r>
      </w:del>
      <w:del w:id="5292" w:author="PR Preview" w:date="2026-01-01T00:00:00Z">
        <w:r>
          <w:delText xml:space="preserve">span</w:delText>
        </w:r>
      </w:del>
      <w:del w:id="5293" w:author="PR Preview" w:date="2026-01-01T00:00:00Z">
        <w:r>
          <w:delText xml:space="preserve"> </w:delText>
        </w:r>
      </w:del>
      <m:oMath>
        <m:sSup>
          <m:e>
            <m:r>
              <m:rPr>
                <m:scr m:val="double-struck"/>
                <m:sty m:val="p"/>
              </m:rPr>
              <m:t>R</m:t>
            </m:r>
          </m:e>
          <m:sup>
            <m:r>
              <m:t>2</m:t>
            </m:r>
          </m:sup>
        </m:sSup>
      </m:oMath>
      <w:del w:id="5294" w:author="PR Preview" w:date="2026-01-01T00:00:00Z">
        <w:r>
          <w:delText xml:space="preserve">,</w:delText>
        </w:r>
      </w:del>
      <w:del w:id="5295" w:author="PR Preview" w:date="2026-01-01T00:00:00Z">
        <w:r>
          <w:delText xml:space="preserve"> </w:delText>
        </w:r>
      </w:del>
      <w:del w:id="5296" w:author="PR Preview" w:date="2026-01-01T00:00:00Z">
        <w:r>
          <w:delText xml:space="preserve">but they are not a basis:</w:delText>
        </w:r>
      </w:del>
      <w:del w:id="5297"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r>
          <m:rPr>
            <m:sty m:val="p"/>
          </m:rPr>
          <m:t>=</m:t>
        </m:r>
        <m:limLow>
          <m:e>
            <m:r>
              <m:t>0</m:t>
            </m:r>
          </m:e>
          <m:lim>
            <m:r>
              <m:rPr>
                <m:sty m:val="p"/>
              </m:rPr>
              <m:t>∼</m:t>
            </m:r>
          </m:lim>
        </m:limLow>
      </m:oMath>
      <w:del w:id="5298" w:author="PR Preview" w:date="2026-01-01T00:00:00Z">
        <w:r>
          <w:delText xml:space="preserve">,</w:delText>
        </w:r>
      </w:del>
      <w:del w:id="5299" w:author="PR Preview" w:date="2026-01-01T00:00:00Z">
        <w:r>
          <w:delText xml:space="preserve"> </w:delText>
        </w:r>
      </w:del>
      <w:del w:id="5300" w:author="PR Preview" w:date="2026-01-01T00:00:00Z">
        <w:r>
          <w:delText xml:space="preserve">so they are not linearly independent.</w:delText>
        </w:r>
      </w:del>
    </w:p>
    <w:p>
      <w:pPr>
        <w:pStyle w:val="FirstParagraph"/>
      </w:pPr>
      <w:del w:id="5301" w:author="PR Preview" w:date="2026-01-01T00:00:00Z">
        <w:r>
          <w:rPr>
            <w:b/>
            <w:bCs/>
          </w:rPr>
          <w:delText xml:space="preserve">Theorem 26 (Coefficients in a basis are unique)</w:delText>
        </w:r>
      </w:del>
      <w:del w:id="5302" w:author="PR Preview" w:date="2026-01-01T00:00:00Z">
        <w:r>
          <w:delText xml:space="preserve"> </w:delText>
        </w:r>
      </w:del>
      <w:del w:id="5303" w:author="PR Preview" w:date="2026-01-01T00:00:00Z">
        <w:r>
          <w:delText xml:space="preserve">If</w:delText>
        </w:r>
      </w:del>
      <w:del w:id="5304"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305" w:author="PR Preview" w:date="2026-01-01T00:00:00Z">
        <w:r>
          <w:delText xml:space="preserve"> </w:delText>
        </w:r>
      </w:del>
      <w:del w:id="5306" w:author="PR Preview" w:date="2026-01-01T00:00:00Z">
        <w:r>
          <w:delText xml:space="preserve">is a basis of a subspace</w:delText>
        </w:r>
      </w:del>
      <w:del w:id="5307" w:author="PR Preview" w:date="2026-01-01T00:00:00Z">
        <w:r>
          <w:delText xml:space="preserve"> </w:delText>
        </w:r>
      </w:del>
      <m:oMath>
        <m:r>
          <m:rPr>
            <m:scr m:val="script"/>
            <m:sty m:val="p"/>
          </m:rPr>
          <m:t>S</m:t>
        </m:r>
      </m:oMath>
      <w:del w:id="5308" w:author="PR Preview" w:date="2026-01-01T00:00:00Z">
        <w:r>
          <w:delText xml:space="preserve"> </w:delText>
        </w:r>
      </w:del>
      <w:del w:id="5309" w:author="PR Preview" w:date="2026-01-01T00:00:00Z">
        <w:r>
          <w:delText xml:space="preserve">(</w:delText>
        </w:r>
      </w:del>
      <w:hyperlink w:anchor="def-basis">
        <w:del w:id="5310" w:author="PR Preview" w:date="2026-01-01T00:00:00Z">
          <w:r>
            <w:rPr>
              <w:rStyle w:val="Hyperlink"/>
            </w:rPr>
            <w:delText xml:space="preserve">Definition 48</w:delText>
          </w:r>
        </w:del>
      </w:hyperlink>
      <w:del w:id="5311" w:author="PR Preview" w:date="2026-01-01T00:00:00Z">
        <w:r>
          <w:delText xml:space="preserve">),</w:delText>
        </w:r>
      </w:del>
      <w:del w:id="5312" w:author="PR Preview" w:date="2026-01-01T00:00:00Z">
        <w:r>
          <w:delText xml:space="preserve"> </w:delText>
        </w:r>
      </w:del>
      <w:del w:id="5313" w:author="PR Preview" w:date="2026-01-01T00:00:00Z">
        <w:r>
          <w:delText xml:space="preserve">then every</w:delText>
        </w:r>
      </w:del>
      <w:del w:id="5314" w:author="PR Preview" w:date="2026-01-01T00:00:00Z">
        <w:r>
          <w:delText xml:space="preserve"> </w:delText>
        </w:r>
      </w:del>
      <m:oMath>
        <m:limLow>
          <m:e>
            <m:r>
              <m:t>x</m:t>
            </m:r>
          </m:e>
          <m:lim>
            <m:r>
              <m:rPr>
                <m:sty m:val="p"/>
              </m:rPr>
              <m:t>∼</m:t>
            </m:r>
          </m:lim>
        </m:limLow>
        <m:r>
          <m:rPr>
            <m:sty m:val="p"/>
          </m:rPr>
          <m:t>∈</m:t>
        </m:r>
        <m:r>
          <m:rPr>
            <m:scr m:val="script"/>
            <m:sty m:val="p"/>
          </m:rPr>
          <m:t>S</m:t>
        </m:r>
      </m:oMath>
      <w:del w:id="5315" w:author="PR Preview" w:date="2026-01-01T00:00:00Z">
        <w:r>
          <w:delText xml:space="preserve"> </w:delText>
        </w:r>
      </w:del>
      <w:del w:id="5316" w:author="PR Preview" w:date="2026-01-01T00:00:00Z">
        <w:r>
          <w:delText xml:space="preserve">is a linear combination</w:delText>
        </w:r>
      </w:del>
      <w:del w:id="5317" w:author="PR Preview" w:date="2026-01-01T00:00:00Z">
        <w:r>
          <w:delText xml:space="preserve"> </w:delText>
        </w:r>
      </w:del>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del w:id="5318" w:author="PR Preview" w:date="2026-01-01T00:00:00Z">
        <w:r>
          <w:delText xml:space="preserve"> </w:delText>
        </w:r>
      </w:del>
      <w:del w:id="5319" w:author="PR Preview" w:date="2026-01-01T00:00:00Z">
        <w:r>
          <w:delText xml:space="preserve">for exactly one list of numbers</w:delText>
        </w:r>
      </w:del>
      <w:del w:id="5320"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321" w:author="PR Preview" w:date="2026-01-01T00:00:00Z">
        <w:r>
          <w:delText xml:space="preserve">.</w:delText>
        </w:r>
      </w:del>
    </w:p>
    <w:p>
      <w:pPr>
        <w:pStyle w:val="Compact"/>
        <w:numPr>
          <w:ilvl w:val="0"/>
          <w:numId w:val="1022"/>
        </w:numPr>
      </w:pPr>
      <m:oMath>
        <m:r>
          <m:rPr>
            <m:sty m:val="p"/>
          </m:rPr>
          <m:t>(</m:t>
        </m:r>
        <m:r>
          <m:t>1</m:t>
        </m:r>
        <m:r>
          <m:rPr>
            <m:sty m:val="p"/>
          </m:rPr>
          <m:t>,</m:t>
        </m:r>
        <m:r>
          <m:t>0</m:t>
        </m:r>
        <m:r>
          <m:rPr>
            <m:sty m:val="p"/>
          </m:rPr>
          <m:t>)</m:t>
        </m:r>
      </m:oMath>
      <w:ins w:id="5322" w:author="PR Preview" w:date="2026-01-01T00:00:00Z">
        <w:r>
          <w:t xml:space="preserve"> </w:t>
        </w:r>
      </w:ins>
      <w:ins w:id="5323" w:author="PR Preview" w:date="2026-01-01T00:00:00Z">
        <w:r>
          <w:t xml:space="preserve">and</w:t>
        </w:r>
      </w:ins>
      <w:ins w:id="5324" w:author="PR Preview" w:date="2026-01-01T00:00:00Z">
        <w:r>
          <w:t xml:space="preserve"> </w:t>
        </w:r>
      </w:ins>
      <m:oMath>
        <m:r>
          <m:rPr>
            <m:sty m:val="p"/>
          </m:rPr>
          <m:t>(</m:t>
        </m:r>
        <m:r>
          <m:t>2</m:t>
        </m:r>
        <m:r>
          <m:rPr>
            <m:sty m:val="p"/>
          </m:rPr>
          <m:t>,</m:t>
        </m:r>
        <m:r>
          <m:t>0</m:t>
        </m:r>
        <m:r>
          <m:rPr>
            <m:sty m:val="p"/>
          </m:rPr>
          <m:t>)</m:t>
        </m:r>
      </m:oMath>
      <w:ins w:id="5325" w:author="PR Preview" w:date="2026-01-01T00:00:00Z">
        <w:r>
          <w:t xml:space="preserve"> </w:t>
        </w:r>
      </w:ins>
      <w:ins w:id="5326" w:author="PR Preview" w:date="2026-01-01T00:00:00Z">
        <w:r>
          <w:t xml:space="preserve">are not a basis of</w:t>
        </w:r>
      </w:ins>
      <w:ins w:id="5327" w:author="PR Preview" w:date="2026-01-01T00:00:00Z">
        <w:r>
          <w:t xml:space="preserve"> </w:t>
        </w:r>
      </w:ins>
      <m:oMath>
        <m:sSup>
          <m:e>
            <m:r>
              <m:rPr>
                <m:scr m:val="double-struck"/>
                <m:sty m:val="p"/>
              </m:rPr>
              <m:t>R</m:t>
            </m:r>
          </m:e>
          <m:sup>
            <m:r>
              <m:t>2</m:t>
            </m:r>
          </m:sup>
        </m:sSup>
      </m:oMath>
      <w:ins w:id="5328" w:author="PR Preview" w:date="2026-01-01T00:00:00Z">
        <w:r>
          <w:t xml:space="preserve">.</w:t>
        </w:r>
      </w:ins>
      <w:ins w:id="5329" w:author="PR Preview" w:date="2026-01-01T00:00:00Z">
        <w:r>
          <w:t xml:space="preserve"> </w:t>
        </w:r>
      </w:ins>
      <w:ins w:id="5330" w:author="PR Preview" w:date="2026-01-01T00:00:00Z">
        <w:r>
          <w:t xml:space="preserve">They are not linearly independent,</w:t>
        </w:r>
      </w:ins>
      <w:ins w:id="5331" w:author="PR Preview" w:date="2026-01-01T00:00:00Z">
        <w:r>
          <w:t xml:space="preserve"> </w:t>
        </w:r>
      </w:ins>
      <w:ins w:id="5332" w:author="PR Preview" w:date="2026-01-01T00:00:00Z">
        <w:r>
          <w:t xml:space="preserve">since</w:t>
        </w:r>
      </w:ins>
      <w:ins w:id="5333" w:author="PR Preview" w:date="2026-01-01T00:00:00Z">
        <w:r>
          <w:t xml:space="preserve"> </w:t>
        </w:r>
      </w:ins>
      <w:ins w:id="5334" w:author="PR Preview" w:date="2026-01-01T00:00:00Z">
        <w:r>
          <w:t xml:space="preserve">$2\,(1, 0) - (2, 0) = \mathord{\smash[b]{\underset{\raise.3ex\hbox{$\scriptstyle\sim$}}{0}}\vphantom{0}}$</w:t>
        </w:r>
      </w:ins>
      <w:ins w:id="5335" w:author="PR Preview" w:date="2026-01-01T00:00:00Z">
        <w:r>
          <w:t xml:space="preserve">,</w:t>
        </w:r>
      </w:ins>
      <w:ins w:id="5336" w:author="PR Preview" w:date="2026-01-01T00:00:00Z">
        <w:r>
          <w:t xml:space="preserve"> </w:t>
        </w:r>
      </w:ins>
      <w:ins w:id="5337" w:author="PR Preview" w:date="2026-01-01T00:00:00Z">
        <w:r>
          <w:t xml:space="preserve">and they do not span</w:t>
        </w:r>
      </w:ins>
      <w:ins w:id="5338" w:author="PR Preview" w:date="2026-01-01T00:00:00Z">
        <w:r>
          <w:t xml:space="preserve"> </w:t>
        </w:r>
      </w:ins>
      <m:oMath>
        <m:sSup>
          <m:e>
            <m:r>
              <m:rPr>
                <m:scr m:val="double-struck"/>
                <m:sty m:val="p"/>
              </m:rPr>
              <m:t>R</m:t>
            </m:r>
          </m:e>
          <m:sup>
            <m:r>
              <m:t>2</m:t>
            </m:r>
          </m:sup>
        </m:sSup>
      </m:oMath>
      <w:ins w:id="5339" w:author="PR Preview" w:date="2026-01-01T00:00:00Z">
        <w:r>
          <w:t xml:space="preserve">:</w:t>
        </w:r>
      </w:ins>
      <w:ins w:id="5340" w:author="PR Preview" w:date="2026-01-01T00:00:00Z">
        <w:r>
          <w:t xml:space="preserve"> </w:t>
        </w:r>
      </w:ins>
      <w:ins w:id="5341" w:author="PR Preview" w:date="2026-01-01T00:00:00Z">
        <w:r>
          <w:t xml:space="preserve">every combination</w:t>
        </w:r>
      </w:ins>
      <w:ins w:id="5342" w:author="PR Preview" w:date="2026-01-01T00:00:00Z">
        <w:r>
          <w:t xml:space="preserve"> </w:t>
        </w:r>
      </w:ins>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oMath>
      <w:ins w:id="5343" w:author="PR Preview" w:date="2026-01-01T00:00:00Z">
        <w:r>
          <w:t xml:space="preserve"> </w:t>
        </w:r>
      </w:ins>
      <w:ins w:id="5344" w:author="PR Preview" w:date="2026-01-01T00:00:00Z">
        <w:r>
          <w:t xml:space="preserve">has second entry</w:t>
        </w:r>
      </w:ins>
      <w:ins w:id="5345" w:author="PR Preview" w:date="2026-01-01T00:00:00Z">
        <w:r>
          <w:t xml:space="preserve"> </w:t>
        </w:r>
      </w:ins>
      <m:oMath>
        <m:r>
          <m:t>0</m:t>
        </m:r>
      </m:oMath>
      <w:ins w:id="5346" w:author="PR Preview" w:date="2026-01-01T00:00:00Z">
        <w:r>
          <w:t xml:space="preserve">,</w:t>
        </w:r>
      </w:ins>
      <w:ins w:id="5347" w:author="PR Preview" w:date="2026-01-01T00:00:00Z">
        <w:r>
          <w:t xml:space="preserve"> </w:t>
        </w:r>
      </w:ins>
      <w:ins w:id="5348" w:author="PR Preview" w:date="2026-01-01T00:00:00Z">
        <w:r>
          <w:t xml:space="preserve">so</w:t>
        </w:r>
      </w:ins>
      <w:ins w:id="5349" w:author="PR Preview" w:date="2026-01-01T00:00:00Z">
        <w:r>
          <w:t xml:space="preserve"> </w:t>
        </w:r>
      </w:ins>
      <m:oMath>
        <m:r>
          <m:rPr>
            <m:sty m:val="p"/>
          </m:rPr>
          <m:t>(</m:t>
        </m:r>
        <m:r>
          <m:t>0</m:t>
        </m:r>
        <m:r>
          <m:rPr>
            <m:sty m:val="p"/>
          </m:rPr>
          <m:t>,</m:t>
        </m:r>
        <m:r>
          <m:t>1</m:t>
        </m:r>
        <m:r>
          <m:rPr>
            <m:sty m:val="p"/>
          </m:rPr>
          <m:t>)</m:t>
        </m:r>
      </m:oMath>
      <w:ins w:id="5350" w:author="PR Preview" w:date="2026-01-01T00:00:00Z">
        <w:r>
          <w:t xml:space="preserve"> </w:t>
        </w:r>
      </w:ins>
      <w:ins w:id="5351" w:author="PR Preview" w:date="2026-01-01T00:00:00Z">
        <w:r>
          <w:t xml:space="preserve">is not in their span.</w:t>
        </w:r>
      </w:ins>
    </w:p>
    <w:p>
      <w:pPr>
        <w:pStyle w:val="Compact"/>
        <w:numPr>
          <w:ilvl w:val="0"/>
          <w:numId w:val="1022"/>
        </w:numPr>
      </w:pPr>
      <m:oMath>
        <m:r>
          <m:rPr>
            <m:sty m:val="p"/>
          </m:rPr>
          <m:t>(</m:t>
        </m:r>
        <m:r>
          <m:t>1</m:t>
        </m:r>
        <m:r>
          <m:rPr>
            <m:sty m:val="p"/>
          </m:rPr>
          <m:t>,</m:t>
        </m:r>
        <m:r>
          <m:t>0</m:t>
        </m:r>
        <m:r>
          <m:rPr>
            <m:sty m:val="p"/>
          </m:rPr>
          <m:t>)</m:t>
        </m:r>
      </m:oMath>
      <w:ins w:id="5352" w:author="PR Preview" w:date="2026-01-01T00:00:00Z">
        <w:r>
          <w:t xml:space="preserve">,</w:t>
        </w:r>
      </w:ins>
      <w:ins w:id="5353" w:author="PR Preview" w:date="2026-01-01T00:00:00Z">
        <w:r>
          <w:t xml:space="preserve"> </w:t>
        </w:r>
      </w:ins>
      <m:oMath>
        <m:r>
          <m:rPr>
            <m:sty m:val="p"/>
          </m:rPr>
          <m:t>(</m:t>
        </m:r>
        <m:r>
          <m:t>0</m:t>
        </m:r>
        <m:r>
          <m:rPr>
            <m:sty m:val="p"/>
          </m:rPr>
          <m:t>,</m:t>
        </m:r>
        <m:r>
          <m:t>1</m:t>
        </m:r>
        <m:r>
          <m:rPr>
            <m:sty m:val="p"/>
          </m:rPr>
          <m:t>)</m:t>
        </m:r>
      </m:oMath>
      <w:ins w:id="5354" w:author="PR Preview" w:date="2026-01-01T00:00:00Z">
        <w:r>
          <w:t xml:space="preserve"> </w:t>
        </w:r>
      </w:ins>
      <w:ins w:id="5355" w:author="PR Preview" w:date="2026-01-01T00:00:00Z">
        <w:r>
          <w:t xml:space="preserve">and</w:t>
        </w:r>
      </w:ins>
      <w:ins w:id="5356" w:author="PR Preview" w:date="2026-01-01T00:00:00Z">
        <w:r>
          <w:t xml:space="preserve"> </w:t>
        </w:r>
      </w:ins>
      <m:oMath>
        <m:r>
          <m:rPr>
            <m:sty m:val="p"/>
          </m:rPr>
          <m:t>(</m:t>
        </m:r>
        <m:r>
          <m:t>1</m:t>
        </m:r>
        <m:r>
          <m:rPr>
            <m:sty m:val="p"/>
          </m:rPr>
          <m:t>,</m:t>
        </m:r>
        <m:r>
          <m:t>1</m:t>
        </m:r>
        <m:r>
          <m:rPr>
            <m:sty m:val="p"/>
          </m:rPr>
          <m:t>)</m:t>
        </m:r>
      </m:oMath>
      <w:ins w:id="5357" w:author="PR Preview" w:date="2026-01-01T00:00:00Z">
        <w:r>
          <w:t xml:space="preserve"> </w:t>
        </w:r>
      </w:ins>
      <w:ins w:id="5358" w:author="PR Preview" w:date="2026-01-01T00:00:00Z">
        <w:r>
          <w:t xml:space="preserve">span</w:t>
        </w:r>
      </w:ins>
      <w:ins w:id="5359" w:author="PR Preview" w:date="2026-01-01T00:00:00Z">
        <w:r>
          <w:t xml:space="preserve"> </w:t>
        </w:r>
      </w:ins>
      <m:oMath>
        <m:sSup>
          <m:e>
            <m:r>
              <m:rPr>
                <m:scr m:val="double-struck"/>
                <m:sty m:val="p"/>
              </m:rPr>
              <m:t>R</m:t>
            </m:r>
          </m:e>
          <m:sup>
            <m:r>
              <m:t>2</m:t>
            </m:r>
          </m:sup>
        </m:sSup>
      </m:oMath>
      <w:ins w:id="5360" w:author="PR Preview" w:date="2026-01-01T00:00:00Z">
        <w:r>
          <w:t xml:space="preserve">,</w:t>
        </w:r>
      </w:ins>
      <w:ins w:id="5361" w:author="PR Preview" w:date="2026-01-01T00:00:00Z">
        <w:r>
          <w:t xml:space="preserve"> </w:t>
        </w:r>
      </w:ins>
      <w:ins w:id="5362" w:author="PR Preview" w:date="2026-01-01T00:00:00Z">
        <w:r>
          <w:t xml:space="preserve">but they are not a basis:</w:t>
        </w:r>
      </w:ins>
      <w:ins w:id="5363" w:author="PR Preview" w:date="2026-01-01T00:00:00Z">
        <w:r>
          <w:t xml:space="preserve"> </w:t>
        </w:r>
      </w:ins>
      <w:ins w:id="5364" w:author="PR Preview" w:date="2026-01-01T00:00:00Z">
        <w:r>
          <w:t xml:space="preserve">$(1, 0) + (0, 1) - (1, 1) = \mathord{\smash[b]{\underset{\raise.3ex\hbox{$\scriptstyle\sim$}}{0}}\vphantom{0}}$</w:t>
        </w:r>
      </w:ins>
      <w:ins w:id="5365" w:author="PR Preview" w:date="2026-01-01T00:00:00Z">
        <w:r>
          <w:t xml:space="preserve">,</w:t>
        </w:r>
      </w:ins>
      <w:ins w:id="5366" w:author="PR Preview" w:date="2026-01-01T00:00:00Z">
        <w:r>
          <w:t xml:space="preserve"> </w:t>
        </w:r>
      </w:ins>
      <w:ins w:id="5367" w:author="PR Preview" w:date="2026-01-01T00:00:00Z">
        <w:r>
          <w:t xml:space="preserve">so they are not linearly independent.</w:t>
        </w:r>
      </w:ins>
    </w:p>
    <w:bookmarkEnd w:id="218"/>
    <w:bookmarkStart w:id="219" w:name="thm-basis-unique"/>
    <w:p>
      <w:pPr>
        <w:pStyle w:val="FirstParagraph"/>
      </w:pPr>
      <w:ins w:id="5368" w:author="PR Preview" w:date="2026-01-01T00:00:00Z">
        <w:r>
          <w:rPr>
            <w:b/>
            <w:bCs/>
          </w:rPr>
          <w:t xml:space="preserve">Theorem 26 (Coefficients in a basis are unique)</w:t>
        </w:r>
      </w:ins>
      <w:ins w:id="5369" w:author="PR Preview" w:date="2026-01-01T00:00:00Z">
        <w:r>
          <w:t xml:space="preserve"> </w:t>
        </w:r>
      </w:ins>
      <w:ins w:id="5370" w:author="PR Preview" w:date="2026-01-01T00:00:00Z">
        <w:r>
          <w:t xml:space="preserve">If</w:t>
        </w:r>
      </w:ins>
      <w:ins w:id="5371" w:author="PR Preview" w:date="2026-01-01T00:00:00Z">
        <w:r>
          <w:t xml:space="preserve"> </w:t>
        </w:r>
      </w:ins>
      <w:ins w:id="5372" w:author="PR Preview" w:date="2026-01-01T00:00:00Z">
        <w:r>
          <w:t xml:space="preserve">$\mathord{\smash[b]{\underset{\raise.3ex\hbox{$\scriptstyle\sim$}}{a}}\vphantom{a}}_1, \ldots, \mathord{\smash[b]{\underset{\raise.3ex\hbox{$\scriptstyle\sim$}}{a}}\vphantom{a}}_k$</w:t>
        </w:r>
      </w:ins>
      <w:ins w:id="5373" w:author="PR Preview" w:date="2026-01-01T00:00:00Z">
        <w:r>
          <w:t xml:space="preserve"> </w:t>
        </w:r>
      </w:ins>
      <w:ins w:id="5374" w:author="PR Preview" w:date="2026-01-01T00:00:00Z">
        <w:r>
          <w:t xml:space="preserve">is a basis of a subspace</w:t>
        </w:r>
      </w:ins>
      <w:ins w:id="5375" w:author="PR Preview" w:date="2026-01-01T00:00:00Z">
        <w:r>
          <w:t xml:space="preserve"> </w:t>
        </w:r>
      </w:ins>
      <m:oMath>
        <m:r>
          <m:rPr>
            <m:scr m:val="script"/>
            <m:sty m:val="p"/>
          </m:rPr>
          <m:t>S</m:t>
        </m:r>
      </m:oMath>
      <w:ins w:id="5376" w:author="PR Preview" w:date="2026-01-01T00:00:00Z">
        <w:r>
          <w:t xml:space="preserve"> </w:t>
        </w:r>
      </w:ins>
      <w:ins w:id="5377" w:author="PR Preview" w:date="2026-01-01T00:00:00Z">
        <w:r>
          <w:t xml:space="preserve">(</w:t>
        </w:r>
      </w:ins>
      <w:hyperlink w:anchor="def-basis">
        <w:ins w:id="5378" w:author="PR Preview" w:date="2026-01-01T00:00:00Z">
          <w:r>
            <w:rPr>
              <w:rStyle w:val="Hyperlink"/>
            </w:rPr>
            <w:t xml:space="preserve">Definition 48</w:t>
          </w:r>
        </w:ins>
      </w:hyperlink>
      <w:ins w:id="5379" w:author="PR Preview" w:date="2026-01-01T00:00:00Z">
        <w:r>
          <w:t xml:space="preserve">),</w:t>
        </w:r>
      </w:ins>
      <w:ins w:id="5380" w:author="PR Preview" w:date="2026-01-01T00:00:00Z">
        <w:r>
          <w:t xml:space="preserve"> </w:t>
        </w:r>
      </w:ins>
      <w:ins w:id="5381" w:author="PR Preview" w:date="2026-01-01T00:00:00Z">
        <w:r>
          <w:t xml:space="preserve">then every</w:t>
        </w:r>
      </w:ins>
      <w:ins w:id="5382" w:author="PR Preview" w:date="2026-01-01T00:00:00Z">
        <w:r>
          <w:t xml:space="preserve"> </w:t>
        </w:r>
      </w:ins>
      <w:ins w:id="5383" w:author="PR Preview" w:date="2026-01-01T00:00:00Z">
        <w:r>
          <w:t xml:space="preserve">$\mathord{\smash[b]{\underset{\raise.3ex\hbox{$\scriptstyle\sim$}}{x}}\vphantom{x}} \in \mathcal{S}$</w:t>
        </w:r>
      </w:ins>
      <w:ins w:id="5384" w:author="PR Preview" w:date="2026-01-01T00:00:00Z">
        <w:r>
          <w:t xml:space="preserve"> </w:t>
        </w:r>
      </w:ins>
      <w:ins w:id="5385" w:author="PR Preview" w:date="2026-01-01T00:00:00Z">
        <w:r>
          <w:t xml:space="preserve">is a linear combination</w:t>
        </w:r>
      </w:ins>
      <w:ins w:id="5386" w:author="PR Preview" w:date="2026-01-01T00:00:00Z">
        <w:r>
          <w:t xml:space="preserve"> </w:t>
        </w:r>
      </w:ins>
      <w:ins w:id="5387" w:author="PR Preview" w:date="2026-01-01T00:00:00Z">
        <w:r>
          <w:t xml:space="preserve">$\mathord{\smash[b]{\underset{\raise.3ex\hbox{$\scriptstyle\sim$}}{x}}\vphantom{x}} = c_1 \mathord{\smash[b]{\underset{\raise.3ex\hbox{$\scriptstyle\sim$}}{a}}\vphantom{a}}_1 + \cdots + c_k \mathord{\smash[b]{\underset{\raise.3ex\hbox{$\scriptstyle\sim$}}{a}}\vphantom{a}}_k$</w:t>
        </w:r>
      </w:ins>
      <w:ins w:id="5388" w:author="PR Preview" w:date="2026-01-01T00:00:00Z">
        <w:r>
          <w:t xml:space="preserve"> </w:t>
        </w:r>
      </w:ins>
      <w:ins w:id="5389" w:author="PR Preview" w:date="2026-01-01T00:00:00Z">
        <w:r>
          <w:t xml:space="preserve">for exactly one list of numbers</w:t>
        </w:r>
      </w:ins>
      <w:ins w:id="5390"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391" w:author="PR Preview" w:date="2026-01-01T00:00:00Z">
        <w:r>
          <w:t xml:space="preserve">.</w:t>
        </w:r>
      </w:ins>
    </w:p>
    <w:bookmarkEnd w:id="219"/>
    <w:p>
      <w:pPr>
        <w:pStyle w:val="BodyText"/>
      </w:pPr>
      <w:r>
        <w:rPr>
          <w:i/>
          <w:iCs/>
        </w:rPr>
        <w:t xml:space="preserve">Proof</w:t>
      </w:r>
      <w:r>
        <w:t xml:space="preserve">. </w:t>
      </w:r>
      <w:r>
        <w:t xml:space="preserve">At least one such list exists,</w:t>
      </w:r>
      <w:r>
        <w:t xml:space="preserve"> </w:t>
      </w:r>
      <w:r>
        <w:t xml:space="preserve">because the basis spans</w:t>
      </w:r>
      <w:r>
        <w:t xml:space="preserve"> </w:t>
      </w:r>
      <m:oMath>
        <m:r>
          <m:rPr>
            <m:scr m:val="script"/>
            <m:sty m:val="p"/>
          </m:rPr>
          <m:t>S</m:t>
        </m:r>
      </m:oMath>
      <w:r>
        <w:t xml:space="preserve"> </w:t>
      </w:r>
      <w:r>
        <w:t xml:space="preserve">(</w:t>
      </w:r>
      <w:hyperlink w:anchor="def-span">
        <w:r>
          <w:rPr>
            <w:rStyle w:val="Hyperlink"/>
          </w:rPr>
          <w:t xml:space="preserve">Definition 47</w:t>
        </w:r>
      </w:hyperlink>
      <w:r>
        <w:t xml:space="preserve">).</w:t>
      </w:r>
    </w:p>
    <w:p>
      <w:pPr>
        <w:pStyle w:val="BodyText"/>
      </w:pPr>
      <w:r>
        <w:t xml:space="preserve">Suppose two lists both work:</w:t>
      </w:r>
    </w:p>
    <w:p>
      <w:pPr>
        <w:pStyle w:val="BodyText"/>
      </w:pPr>
      <m:oMathPara>
        <m:oMathParaPr>
          <m:jc m:val="center"/>
        </m:oMathParaPr>
        <m:oMath>
          <m:eqArr>
            <m:e>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t>&amp;</m:t>
              </m:r>
              <m:r>
                <m:rPr>
                  <m:sty m:val="p"/>
                </m:rPr>
                <m:t>=</m:t>
              </m:r>
              <m:limLow>
                <m:e>
                  <m:r>
                    <m:t>x</m:t>
                  </m:r>
                </m:e>
                <m:lim>
                  <m:r>
                    <m:rPr>
                      <m:sty m:val="p"/>
                    </m:rPr>
                    <m:t>∼</m:t>
                  </m:r>
                </m:lim>
              </m:limLow>
            </m:e>
            <m:e>
              <m:r>
                <m:t>&amp;</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e>
          </m:eqArr>
        </m:oMath>
      </m:oMathPara>
    </w:p>
    <w:p>
      <w:pPr>
        <w:pStyle w:val="BodyText"/>
      </w:pPr>
      <w:ins w:id="5392" w:author="PR Preview" w:date="2026-01-01T00:00:00Z">
        <w:r>
          <w:t xml:space="preserve">$$
    \begin{aligned}
    c_1 \mathord{\smash[b]{\underset{\raise.3ex\hbox{$\scriptstyle\sim$}}{a}}\vphantom{a}}_1 + \cdots + c_k \mathord{\smash[b]{\underset{\raise.3ex\hbox{$\scriptstyle\sim$}}{a}}\vphantom{a}}_k
    &amp;= \mathord{\smash[b]{\underset{\raise.3ex\hbox{$\scriptstyle\sim$}}{x}}\vphantom{x}} \\
    &amp;= d_1 \mathord{\smash[b]{\underset{\raise.3ex\hbox{$\scriptstyle\sim$}}{a}}\vphantom{a}}_1 + \cdots + d_k \mathord{\smash[b]{\underset{\raise.3ex\hbox{$\scriptstyle\sim$}}{a}}\vphantom{a}}_k.
    \end{aligned}
    $$</w:t>
        </w:r>
      </w:ins>
    </w:p>
    <w:p>
      <w:pPr>
        <w:pStyle w:val="FirstParagraph"/>
      </w:pPr>
      <w:r>
        <w:t xml:space="preserve">Subtracting the right side from the left side gives</w:t>
      </w:r>
    </w:p>
    <w:p>
      <w:pPr>
        <w:pStyle w:val="BodyText"/>
      </w:pPr>
      <m:oMathPara>
        <m:oMathParaPr>
          <m:jc m:val="center"/>
        </m:oMathParaPr>
        <m:oMath>
          <m:eqArr>
            <m:e>
              <m:limLow>
                <m:e>
                  <m:r>
                    <m:t>0</m:t>
                  </m:r>
                </m:e>
                <m:lim>
                  <m:r>
                    <m:rPr>
                      <m:sty m:val="p"/>
                    </m:rPr>
                    <m:t>∼</m:t>
                  </m:r>
                </m:lim>
              </m:limLow>
              <m:r>
                <m:t>&amp;</m:t>
              </m:r>
              <m:r>
                <m:rPr>
                  <m:sty m:val="p"/>
                </m:rPr>
                <m:t>=</m:t>
              </m:r>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r>
                <m:rPr>
                  <m:sty m:val="p"/>
                </m:rPr>
                <m:t>)</m:t>
              </m:r>
              <m:r>
                <m:rPr>
                  <m:sty m:val="p"/>
                </m:rPr>
                <m:t>−</m:t>
              </m:r>
              <m:r>
                <m:rPr>
                  <m:sty m:val="p"/>
                </m:rPr>
                <m:t>(</m:t>
              </m:r>
              <m:sSub>
                <m:e>
                  <m:r>
                    <m:t>d</m:t>
                  </m:r>
                </m:e>
                <m:sub>
                  <m:r>
                    <m:t>1</m:t>
                  </m:r>
                </m:sub>
              </m:sSub>
              <m:sSub>
                <m:e>
                  <m:limLow>
                    <m:e>
                      <m:r>
                        <m:t>a</m:t>
                      </m:r>
                    </m:e>
                    <m:lim>
                      <m:r>
                        <m:rPr>
                          <m:sty m:val="p"/>
                        </m:rPr>
                        <m:t>∼</m:t>
                      </m:r>
                    </m:lim>
                  </m:limLow>
                </m:e>
                <m:sub>
                  <m:r>
                    <m:t>1</m:t>
                  </m:r>
                </m:sub>
              </m:sSub>
              <m:r>
                <m:rPr>
                  <m:sty m:val="p"/>
                </m:rPr>
                <m:t>+</m:t>
              </m:r>
              <m:r>
                <m:rPr>
                  <m:sty m:val="p"/>
                </m:rPr>
                <m:t>⋯</m:t>
              </m:r>
              <m:r>
                <m:rPr>
                  <m:sty m:val="p"/>
                </m:rPr>
                <m:t>+</m:t>
              </m:r>
              <m:sSub>
                <m:e>
                  <m:r>
                    <m:t>d</m:t>
                  </m:r>
                </m:e>
                <m:sub>
                  <m:r>
                    <m:t>k</m:t>
                  </m:r>
                </m:sub>
              </m:sSub>
              <m:sSub>
                <m:e>
                  <m:limLow>
                    <m:e>
                      <m:r>
                        <m:t>a</m:t>
                      </m:r>
                    </m:e>
                    <m:lim>
                      <m:r>
                        <m:rPr>
                          <m:sty m:val="p"/>
                        </m:rPr>
                        <m:t>∼</m:t>
                      </m:r>
                    </m:lim>
                  </m:limLow>
                </m:e>
                <m:sub>
                  <m:r>
                    <m:t>k</m:t>
                  </m:r>
                </m:sub>
              </m:sSub>
              <m:r>
                <m:rPr>
                  <m:sty m:val="p"/>
                </m:rPr>
                <m:t>)</m:t>
              </m:r>
              <m:r>
                <m:t>&amp;</m:t>
              </m:r>
              <m:r>
                <m:t>&amp;</m:t>
              </m:r>
              <m:r>
                <m:rPr>
                  <m:nor/>
                  <m:sty m:val="p"/>
                </m:rPr>
                <m:t>(both combinations equal </m:t>
              </m:r>
              <m:limLow>
                <m:e>
                  <m:r>
                    <m:t>x</m:t>
                  </m:r>
                </m:e>
                <m:lim>
                  <m:r>
                    <m:rPr>
                      <m:sty m:val="p"/>
                    </m:rPr>
                    <m:t>∼</m:t>
                  </m:r>
                </m:lim>
              </m:limLow>
              <m:r>
                <m:rPr>
                  <m:nor/>
                  <m:sty m:val="p"/>
                </m:rPr>
                <m:t>)</m:t>
              </m:r>
            </m:e>
            <m:e>
              <m:r>
                <m:t>&amp;</m:t>
              </m:r>
              <m:r>
                <m:rPr>
                  <m:sty m:val="p"/>
                </m:rPr>
                <m:t>=</m:t>
              </m:r>
              <m:r>
                <m:rPr>
                  <m:sty m:val="p"/>
                </m:rPr>
                <m:t>(</m:t>
              </m:r>
              <m:sSub>
                <m:e>
                  <m:r>
                    <m:t>c</m:t>
                  </m:r>
                </m:e>
                <m:sub>
                  <m:r>
                    <m:t>1</m:t>
                  </m:r>
                </m:sub>
              </m:sSub>
              <m:r>
                <m:rPr>
                  <m:sty m:val="p"/>
                </m:rPr>
                <m:t>−</m:t>
              </m:r>
              <m:sSub>
                <m:e>
                  <m:r>
                    <m:t>d</m:t>
                  </m:r>
                </m:e>
                <m:sub>
                  <m:r>
                    <m:t>1</m:t>
                  </m:r>
                </m:sub>
              </m:sSub>
              <m:r>
                <m:rPr>
                  <m:sty m:val="p"/>
                </m:rPr>
                <m:t>)</m:t>
              </m:r>
              <m:r>
                <m:t> </m:t>
              </m:r>
              <m:sSub>
                <m:e>
                  <m:limLow>
                    <m:e>
                      <m:r>
                        <m:t>a</m:t>
                      </m:r>
                    </m:e>
                    <m:lim>
                      <m:r>
                        <m:rPr>
                          <m:sty m:val="p"/>
                        </m:rPr>
                        <m:t>∼</m:t>
                      </m:r>
                    </m:lim>
                  </m:limLow>
                </m:e>
                <m:sub>
                  <m:r>
                    <m:t>1</m:t>
                  </m:r>
                </m:sub>
              </m:sSub>
              <m:r>
                <m:rPr>
                  <m:sty m:val="p"/>
                </m:rPr>
                <m:t>+</m:t>
              </m:r>
              <m:r>
                <m:rPr>
                  <m:sty m:val="p"/>
                </m:rPr>
                <m:t>⋯</m:t>
              </m:r>
              <m:r>
                <m:rPr>
                  <m:sty m:val="p"/>
                </m:rPr>
                <m:t>+</m:t>
              </m:r>
              <m:r>
                <m:rPr>
                  <m:sty m:val="p"/>
                </m:rPr>
                <m:t>(</m:t>
              </m:r>
              <m:sSub>
                <m:e>
                  <m:r>
                    <m:t>c</m:t>
                  </m:r>
                </m:e>
                <m:sub>
                  <m:r>
                    <m:t>k</m:t>
                  </m:r>
                </m:sub>
              </m:sSub>
              <m:r>
                <m:rPr>
                  <m:sty m:val="p"/>
                </m:rPr>
                <m:t>−</m:t>
              </m:r>
              <m:sSub>
                <m:e>
                  <m:r>
                    <m:t>d</m:t>
                  </m:r>
                </m:e>
                <m:sub>
                  <m:r>
                    <m:t>k</m:t>
                  </m:r>
                </m:sub>
              </m:sSub>
              <m:r>
                <m:rPr>
                  <m:sty m:val="p"/>
                </m:rPr>
                <m:t>)</m:t>
              </m:r>
              <m:r>
                <m:t> </m:t>
              </m:r>
              <m:sSub>
                <m:e>
                  <m:limLow>
                    <m:e>
                      <m:r>
                        <m:t>a</m:t>
                      </m:r>
                    </m:e>
                    <m:lim>
                      <m:r>
                        <m:rPr>
                          <m:sty m:val="p"/>
                        </m:rPr>
                        <m:t>∼</m:t>
                      </m:r>
                    </m:lim>
                  </m:limLow>
                </m:e>
                <m:sub>
                  <m:r>
                    <m:t>k</m:t>
                  </m:r>
                </m:sub>
              </m:sSub>
              <m:r>
                <m:t>&amp;</m:t>
              </m:r>
              <m:r>
                <m:t>&amp;</m:t>
              </m:r>
              <m:r>
                <m:rPr>
                  <m:nor/>
                  <m:sty m:val="p"/>
                </m:rPr>
                <m:t>(regroup, and distribute each </m:t>
              </m:r>
              <m:sSub>
                <m:e>
                  <m:limLow>
                    <m:e>
                      <m:r>
                        <m:t>a</m:t>
                      </m:r>
                    </m:e>
                    <m:lim>
                      <m:r>
                        <m:rPr>
                          <m:sty m:val="p"/>
                        </m:rPr>
                        <m:t>∼</m:t>
                      </m:r>
                    </m:lim>
                  </m:limLow>
                </m:e>
                <m:sub>
                  <m:r>
                    <m:t>i</m:t>
                  </m:r>
                </m:sub>
              </m:sSub>
              <m:r>
                <m:rPr>
                  <m:nor/>
                  <m:sty m:val="p"/>
                </m:rPr>
                <m:t>)</m:t>
              </m:r>
            </m:e>
          </m:eqArr>
        </m:oMath>
      </m:oMathPara>
    </w:p>
    <w:p>
      <w:pPr>
        <w:pStyle w:val="FirstParagraph"/>
      </w:pPr>
      <w:del w:id="5393" w:author="PR Preview" w:date="2026-01-01T00:00:00Z">
        <w:r>
          <w:delText xml:space="preserve">Because</w:delText>
        </w:r>
      </w:del>
      <w:del w:id="5394"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395" w:author="PR Preview" w:date="2026-01-01T00:00:00Z">
        <w:r>
          <w:delText xml:space="preserve"> </w:delText>
        </w:r>
      </w:del>
      <w:del w:id="5396" w:author="PR Preview" w:date="2026-01-01T00:00:00Z">
        <w:r>
          <w:delText xml:space="preserve">are linearly independent</w:delText>
        </w:r>
      </w:del>
      <w:del w:id="5397" w:author="PR Preview" w:date="2026-01-01T00:00:00Z">
        <w:r>
          <w:delText xml:space="preserve"> </w:delText>
        </w:r>
      </w:del>
      <w:del w:id="5398" w:author="PR Preview" w:date="2026-01-01T00:00:00Z">
        <w:r>
          <w:delText xml:space="preserve">(</w:delText>
        </w:r>
      </w:del>
      <w:hyperlink w:anchor="def-linearly-independent">
        <w:del w:id="5399" w:author="PR Preview" w:date="2026-01-01T00:00:00Z">
          <w:r>
            <w:rPr>
              <w:rStyle w:val="Hyperlink"/>
            </w:rPr>
            <w:delText xml:space="preserve">Definition 43</w:delText>
          </w:r>
        </w:del>
      </w:hyperlink>
      <w:del w:id="5400" w:author="PR Preview" w:date="2026-01-01T00:00:00Z">
        <w:r>
          <w:delText xml:space="preserve">),</w:delText>
        </w:r>
      </w:del>
      <w:del w:id="5401" w:author="PR Preview" w:date="2026-01-01T00:00:00Z">
        <w:r>
          <w:delText xml:space="preserve"> </w:delText>
        </w:r>
      </w:del>
      <w:del w:id="5402" w:author="PR Preview" w:date="2026-01-01T00:00:00Z">
        <w:r>
          <w:delText xml:space="preserve">every coefficient</w:delText>
        </w:r>
      </w:del>
      <w:del w:id="5403" w:author="PR Preview" w:date="2026-01-01T00:00:00Z">
        <w:r>
          <w:delText xml:space="preserve"> </w:delText>
        </w:r>
      </w:del>
      <m:oMath>
        <m:sSub>
          <m:e>
            <m:r>
              <m:t>c</m:t>
            </m:r>
          </m:e>
          <m:sub>
            <m:r>
              <m:t>i</m:t>
            </m:r>
          </m:sub>
        </m:sSub>
        <m:r>
          <m:rPr>
            <m:sty m:val="p"/>
          </m:rPr>
          <m:t>−</m:t>
        </m:r>
        <m:sSub>
          <m:e>
            <m:r>
              <m:t>d</m:t>
            </m:r>
          </m:e>
          <m:sub>
            <m:r>
              <m:t>i</m:t>
            </m:r>
          </m:sub>
        </m:sSub>
      </m:oMath>
      <w:del w:id="5404" w:author="PR Preview" w:date="2026-01-01T00:00:00Z">
        <w:r>
          <w:delText xml:space="preserve"> </w:delText>
        </w:r>
      </w:del>
      <w:del w:id="5405" w:author="PR Preview" w:date="2026-01-01T00:00:00Z">
        <w:r>
          <w:delText xml:space="preserve">is</w:delText>
        </w:r>
      </w:del>
      <w:del w:id="5406" w:author="PR Preview" w:date="2026-01-01T00:00:00Z">
        <w:r>
          <w:delText xml:space="preserve"> </w:delText>
        </w:r>
      </w:del>
      <m:oMath>
        <m:r>
          <m:t>0</m:t>
        </m:r>
      </m:oMath>
      <w:del w:id="5407" w:author="PR Preview" w:date="2026-01-01T00:00:00Z">
        <w:r>
          <w:delText xml:space="preserve">,</w:delText>
        </w:r>
      </w:del>
      <w:del w:id="5408" w:author="PR Preview" w:date="2026-01-01T00:00:00Z">
        <w:r>
          <w:delText xml:space="preserve"> </w:delText>
        </w:r>
      </w:del>
      <w:del w:id="5409" w:author="PR Preview" w:date="2026-01-01T00:00:00Z">
        <w:r>
          <w:delText xml:space="preserve">so</w:delText>
        </w:r>
      </w:del>
      <w:del w:id="5410" w:author="PR Preview" w:date="2026-01-01T00:00:00Z">
        <w:r>
          <w:delText xml:space="preserve"> </w:delText>
        </w:r>
      </w:del>
      <m:oMath>
        <m:sSub>
          <m:e>
            <m:r>
              <m:t>c</m:t>
            </m:r>
          </m:e>
          <m:sub>
            <m:r>
              <m:t>i</m:t>
            </m:r>
          </m:sub>
        </m:sSub>
        <m:r>
          <m:rPr>
            <m:sty m:val="p"/>
          </m:rPr>
          <m:t>=</m:t>
        </m:r>
        <m:sSub>
          <m:e>
            <m:r>
              <m:t>d</m:t>
            </m:r>
          </m:e>
          <m:sub>
            <m:r>
              <m:t>i</m:t>
            </m:r>
          </m:sub>
        </m:sSub>
      </m:oMath>
      <w:del w:id="5411" w:author="PR Preview" w:date="2026-01-01T00:00:00Z">
        <w:r>
          <w:delText xml:space="preserve"> </w:delText>
        </w:r>
      </w:del>
      <w:del w:id="5412" w:author="PR Preview" w:date="2026-01-01T00:00:00Z">
        <w:r>
          <w:delText xml:space="preserve">for each</w:delText>
        </w:r>
      </w:del>
      <w:del w:id="5413" w:author="PR Preview" w:date="2026-01-01T00:00:00Z">
        <w:r>
          <w:delText xml:space="preserve"> </w:delText>
        </w:r>
      </w:del>
      <m:oMath>
        <m:r>
          <m:t>i</m:t>
        </m:r>
      </m:oMath>
      <w:del w:id="5414" w:author="PR Preview" w:date="2026-01-01T00:00:00Z">
        <w:r>
          <w:delText xml:space="preserve">.</w:delText>
        </w:r>
      </w:del>
    </w:p>
    <w:p>
      <w:pPr>
        <w:pStyle w:val="BodyText"/>
      </w:pPr>
      <w:ins w:id="5415" w:author="PR Preview" w:date="2026-01-01T00:00:00Z">
        <w:r>
          <w:t xml:space="preserve">$$
    \begin{aligned}
    \mathord{\smash[b]{\underset{\raise.3ex\hbox{$\scriptstyle\sim$}}{0}}\vphantom{0}}
    &amp;= (c_1 \mathord{\smash[b]{\underset{\raise.3ex\hbox{$\scriptstyle\sim$}}{a}}\vphantom{a}}_1 + \cdots + c_k \mathord{\smash[b]{\underset{\raise.3ex\hbox{$\scriptstyle\sim$}}{a}}\vphantom{a}}_k)
     - (d_1 \mathord{\smash[b]{\underset{\raise.3ex\hbox{$\scriptstyle\sim$}}{a}}\vphantom{a}}_1 + \cdots + d_k \mathord{\smash[b]{\underset{\raise.3ex\hbox{$\scriptstyle\sim$}}{a}}\vphantom{a}}_k)
    &amp;&amp; \text{(both combinations equal } \mathord{\smash[b]{\underset{\raise.3ex\hbox{$\scriptstyle\sim$}}{x}}\vphantom{x}} \text{)}
    \\
    &amp;= (c_1 - d_1)\,\mathord{\smash[b]{\underset{\raise.3ex\hbox{$\scriptstyle\sim$}}{a}}\vphantom{a}}_1 + \cdots + (c_k - d_k)\,\mathord{\smash[b]{\underset{\raise.3ex\hbox{$\scriptstyle\sim$}}{a}}\vphantom{a}}_k
    &amp;&amp; \text{(regroup, and distribute each } \mathord{\smash[b]{\underset{\raise.3ex\hbox{$\scriptstyle\sim$}}{a}}\vphantom{a}}_i \text{)}
    \end{aligned}
    $$</w:t>
        </w:r>
      </w:ins>
    </w:p>
    <w:p>
      <w:pPr>
        <w:pStyle w:val="FirstParagraph"/>
      </w:pPr>
      <w:ins w:id="5416" w:author="PR Preview" w:date="2026-01-01T00:00:00Z">
        <w:r>
          <w:t xml:space="preserve">Because</w:t>
        </w:r>
      </w:ins>
      <w:ins w:id="5417" w:author="PR Preview" w:date="2026-01-01T00:00:00Z">
        <w:r>
          <w:t xml:space="preserve"> </w:t>
        </w:r>
      </w:ins>
      <w:ins w:id="5418" w:author="PR Preview" w:date="2026-01-01T00:00:00Z">
        <w:r>
          <w:t xml:space="preserve">$\mathord{\smash[b]{\underset{\raise.3ex\hbox{$\scriptstyle\sim$}}{a}}\vphantom{a}}_1, \ldots, \mathord{\smash[b]{\underset{\raise.3ex\hbox{$\scriptstyle\sim$}}{a}}\vphantom{a}}_k$</w:t>
        </w:r>
      </w:ins>
      <w:ins w:id="5419" w:author="PR Preview" w:date="2026-01-01T00:00:00Z">
        <w:r>
          <w:t xml:space="preserve"> </w:t>
        </w:r>
      </w:ins>
      <w:ins w:id="5420" w:author="PR Preview" w:date="2026-01-01T00:00:00Z">
        <w:r>
          <w:t xml:space="preserve">are linearly independent</w:t>
        </w:r>
      </w:ins>
      <w:ins w:id="5421" w:author="PR Preview" w:date="2026-01-01T00:00:00Z">
        <w:r>
          <w:t xml:space="preserve"> </w:t>
        </w:r>
      </w:ins>
      <w:ins w:id="5422" w:author="PR Preview" w:date="2026-01-01T00:00:00Z">
        <w:r>
          <w:t xml:space="preserve">(</w:t>
        </w:r>
      </w:ins>
      <w:hyperlink w:anchor="def-linearly-independent">
        <w:ins w:id="5423" w:author="PR Preview" w:date="2026-01-01T00:00:00Z">
          <w:r>
            <w:rPr>
              <w:rStyle w:val="Hyperlink"/>
            </w:rPr>
            <w:t xml:space="preserve">Definition 43</w:t>
          </w:r>
        </w:ins>
      </w:hyperlink>
      <w:ins w:id="5424" w:author="PR Preview" w:date="2026-01-01T00:00:00Z">
        <w:r>
          <w:t xml:space="preserve">),</w:t>
        </w:r>
      </w:ins>
      <w:ins w:id="5425" w:author="PR Preview" w:date="2026-01-01T00:00:00Z">
        <w:r>
          <w:t xml:space="preserve"> </w:t>
        </w:r>
      </w:ins>
      <w:ins w:id="5426" w:author="PR Preview" w:date="2026-01-01T00:00:00Z">
        <w:r>
          <w:t xml:space="preserve">every coefficient</w:t>
        </w:r>
      </w:ins>
      <w:ins w:id="5427" w:author="PR Preview" w:date="2026-01-01T00:00:00Z">
        <w:r>
          <w:t xml:space="preserve"> </w:t>
        </w:r>
      </w:ins>
      <m:oMath>
        <m:sSub>
          <m:e>
            <m:r>
              <m:t>c</m:t>
            </m:r>
          </m:e>
          <m:sub>
            <m:r>
              <m:t>i</m:t>
            </m:r>
          </m:sub>
        </m:sSub>
        <m:r>
          <m:rPr>
            <m:sty m:val="p"/>
          </m:rPr>
          <m:t>−</m:t>
        </m:r>
        <m:sSub>
          <m:e>
            <m:r>
              <m:t>d</m:t>
            </m:r>
          </m:e>
          <m:sub>
            <m:r>
              <m:t>i</m:t>
            </m:r>
          </m:sub>
        </m:sSub>
      </m:oMath>
      <w:ins w:id="5428" w:author="PR Preview" w:date="2026-01-01T00:00:00Z">
        <w:r>
          <w:t xml:space="preserve"> </w:t>
        </w:r>
      </w:ins>
      <w:ins w:id="5429" w:author="PR Preview" w:date="2026-01-01T00:00:00Z">
        <w:r>
          <w:t xml:space="preserve">is</w:t>
        </w:r>
      </w:ins>
      <w:ins w:id="5430" w:author="PR Preview" w:date="2026-01-01T00:00:00Z">
        <w:r>
          <w:t xml:space="preserve"> </w:t>
        </w:r>
      </w:ins>
      <m:oMath>
        <m:r>
          <m:t>0</m:t>
        </m:r>
      </m:oMath>
      <w:ins w:id="5431" w:author="PR Preview" w:date="2026-01-01T00:00:00Z">
        <w:r>
          <w:t xml:space="preserve">,</w:t>
        </w:r>
      </w:ins>
      <w:ins w:id="5432" w:author="PR Preview" w:date="2026-01-01T00:00:00Z">
        <w:r>
          <w:t xml:space="preserve"> </w:t>
        </w:r>
      </w:ins>
      <w:ins w:id="5433" w:author="PR Preview" w:date="2026-01-01T00:00:00Z">
        <w:r>
          <w:t xml:space="preserve">so</w:t>
        </w:r>
      </w:ins>
      <w:ins w:id="5434" w:author="PR Preview" w:date="2026-01-01T00:00:00Z">
        <w:r>
          <w:t xml:space="preserve"> </w:t>
        </w:r>
      </w:ins>
      <m:oMath>
        <m:sSub>
          <m:e>
            <m:r>
              <m:t>c</m:t>
            </m:r>
          </m:e>
          <m:sub>
            <m:r>
              <m:t>i</m:t>
            </m:r>
          </m:sub>
        </m:sSub>
        <m:r>
          <m:rPr>
            <m:sty m:val="p"/>
          </m:rPr>
          <m:t>=</m:t>
        </m:r>
        <m:sSub>
          <m:e>
            <m:r>
              <m:t>d</m:t>
            </m:r>
          </m:e>
          <m:sub>
            <m:r>
              <m:t>i</m:t>
            </m:r>
          </m:sub>
        </m:sSub>
      </m:oMath>
      <w:ins w:id="5435" w:author="PR Preview" w:date="2026-01-01T00:00:00Z">
        <w:r>
          <w:t xml:space="preserve"> </w:t>
        </w:r>
      </w:ins>
      <w:ins w:id="5436" w:author="PR Preview" w:date="2026-01-01T00:00:00Z">
        <w:r>
          <w:t xml:space="preserve">for each</w:t>
        </w:r>
      </w:ins>
      <w:ins w:id="5437" w:author="PR Preview" w:date="2026-01-01T00:00:00Z">
        <w:r>
          <w:t xml:space="preserve"> </w:t>
        </w:r>
      </w:ins>
      <m:oMath>
        <m:r>
          <m:t>i</m:t>
        </m:r>
      </m:oMath>
      <w:ins w:id="5438" w:author="PR Preview" w:date="2026-01-01T00:00:00Z">
        <w:r>
          <w:t xml:space="preserve">.</w:t>
        </w:r>
      </w:ins>
    </w:p>
    <w:bookmarkStart w:id="220" w:name="exm-basis-unique"/>
    <w:p>
      <w:pPr>
        <w:pStyle w:val="BodyText"/>
      </w:pPr>
      <w:r>
        <w:rPr>
          <w:b/>
          <w:bCs/>
        </w:rPr>
        <w:t xml:space="preserve">Example 47 (Coefficients of</w:t>
      </w:r>
      <w:r>
        <w:rPr>
          <w:b/>
          <w:bCs/>
        </w:rPr>
        <w:t xml:space="preserve"> </w:t>
      </w:r>
      <m:oMath>
        <m:r>
          <m:rPr>
            <m:sty m:val="p"/>
          </m:rPr>
          <m:t>(</m:t>
        </m:r>
        <m:r>
          <m:t>3</m:t>
        </m:r>
        <m:r>
          <m:rPr>
            <m:sty m:val="p"/>
          </m:rPr>
          <m:t>,</m:t>
        </m:r>
        <m:r>
          <m:t>5</m:t>
        </m:r>
        <m:r>
          <m:rPr>
            <m:sty m:val="p"/>
          </m:rPr>
          <m:t>)</m:t>
        </m:r>
      </m:oMath>
      <w:r>
        <w:rPr>
          <w:b/>
          <w:bCs/>
        </w:rPr>
        <w:t xml:space="preserve"> </w:t>
      </w:r>
      <w:r>
        <w:rPr>
          <w:b/>
          <w:bCs/>
        </w:rPr>
        <w:t xml:space="preserve">in two bases)</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m:oMath>
        <m:r>
          <m:rPr>
            <m:sty m:val="p"/>
          </m:rPr>
          <m:t>(</m:t>
        </m:r>
        <m:r>
          <m:t>3</m:t>
        </m:r>
        <m:r>
          <m:rPr>
            <m:sty m:val="p"/>
          </m:rPr>
          <m:t>,</m:t>
        </m:r>
        <m:r>
          <m:t>5</m:t>
        </m:r>
        <m:r>
          <m:rPr>
            <m:sty m:val="p"/>
          </m:rPr>
          <m:t>)</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oMath>
      <w:r>
        <w:t xml:space="preserve">,</w:t>
      </w:r>
      <w:r>
        <w:t xml:space="preserve"> </w:t>
      </w:r>
      <w:r>
        <w:t xml:space="preserve">and no other coefficients work.</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w:t>
      </w:r>
      <w:r>
        <w:t xml:space="preserve"> </w:t>
      </w:r>
      <w:r>
        <w:t xml:space="preserve">the formula in</w:t>
      </w:r>
      <w:r>
        <w:t xml:space="preserve"> </w:t>
      </w:r>
      <w:hyperlink w:anchor="exm-basis">
        <w:r>
          <w:rPr>
            <w:rStyle w:val="Hyperlink"/>
          </w:rPr>
          <w:t xml:space="preserve">Example 45</w:t>
        </w:r>
      </w:hyperlink>
      <w:r>
        <w:t xml:space="preserve"> </w:t>
      </w:r>
      <w:r>
        <w:t xml:space="preserve">gives</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rPr>
                  <m:sty m:val="p"/>
                </m:rPr>
                <m:t>(</m:t>
              </m:r>
              <m:r>
                <m:t>3</m:t>
              </m:r>
              <m:r>
                <m:rPr>
                  <m:sty m:val="p"/>
                </m:rPr>
                <m:t>−</m:t>
              </m:r>
              <m:r>
                <m:t>5</m:t>
              </m:r>
              <m:r>
                <m:rPr>
                  <m:sty m:val="p"/>
                </m:rPr>
                <m:t>)</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e>
            <m:e>
              <m:r>
                <m:t>&amp;</m:t>
              </m:r>
              <m:r>
                <m:rPr>
                  <m:sty m:val="p"/>
                </m:rPr>
                <m:t>=</m:t>
              </m:r>
              <m:r>
                <m:rPr>
                  <m:sty m:val="p"/>
                </m:rPr>
                <m:t>−</m:t>
              </m:r>
              <m:r>
                <m:t>2</m:t>
              </m:r>
              <m:r>
                <m:t> </m:t>
              </m:r>
              <m:r>
                <m:rPr>
                  <m:sty m:val="p"/>
                </m:rPr>
                <m:t>(</m:t>
              </m:r>
              <m:r>
                <m:t>1</m:t>
              </m:r>
              <m:r>
                <m:rPr>
                  <m:sty m:val="p"/>
                </m:rPr>
                <m:t>,</m:t>
              </m:r>
              <m:r>
                <m:t>0</m:t>
              </m:r>
              <m:r>
                <m:rPr>
                  <m:sty m:val="p"/>
                </m:rPr>
                <m:t>)</m:t>
              </m:r>
              <m:r>
                <m:rPr>
                  <m:sty m:val="p"/>
                </m:rPr>
                <m:t>+</m:t>
              </m:r>
              <m:r>
                <m:t>5</m:t>
              </m:r>
              <m:r>
                <m:t> </m:t>
              </m:r>
              <m:r>
                <m:rPr>
                  <m:sty m:val="p"/>
                </m:rPr>
                <m:t>(</m:t>
              </m:r>
              <m:r>
                <m:t>1</m:t>
              </m:r>
              <m:r>
                <m:rPr>
                  <m:sty m:val="p"/>
                </m:rPr>
                <m:t>,</m:t>
              </m:r>
              <m:r>
                <m:t>1</m:t>
              </m:r>
              <m:r>
                <m:rPr>
                  <m:sty m:val="p"/>
                </m:rPr>
                <m:t>)</m:t>
              </m:r>
              <m:r>
                <m:rPr>
                  <m:sty m:val="p"/>
                </m:rPr>
                <m:t>.</m:t>
              </m:r>
            </m:e>
          </m:eqArr>
        </m:oMath>
      </m:oMathPara>
    </w:p>
    <w:p>
      <w:pPr>
        <w:pStyle w:val="FirstParagraph"/>
      </w:pPr>
      <w:r>
        <w:t xml:space="preserve">The same vector has different coefficients in different bases,</w:t>
      </w:r>
      <w:r>
        <w:t xml:space="preserve"> </w:t>
      </w:r>
      <w:r>
        <w:t xml:space="preserve">but within one basis its coefficients are unique.</w:t>
      </w:r>
    </w:p>
    <w:p>
      <w:pPr>
        <w:pStyle w:val="BodyText"/>
      </w:pP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in</w:t>
      </w:r>
      <w:r>
        <w:t xml:space="preserve"> </w:t>
      </w:r>
      <w:hyperlink w:anchor="exm-not-basis">
        <w:r>
          <w:rPr>
            <w:rStyle w:val="Hyperlink"/>
          </w:rPr>
          <w:t xml:space="preserve">Example 46</w:t>
        </w:r>
      </w:hyperlink>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r>
        <w:t xml:space="preserve"> </w:t>
      </w:r>
      <w:r>
        <w:t xml:space="preserve">and the coefficients of</w:t>
      </w:r>
      <w:r>
        <w:t xml:space="preserve"> </w:t>
      </w:r>
      <m:oMath>
        <m:r>
          <m:rPr>
            <m:sty m:val="p"/>
          </m:rPr>
          <m:t>(</m:t>
        </m:r>
        <m:r>
          <m:t>3</m:t>
        </m:r>
        <m:r>
          <m:rPr>
            <m:sty m:val="p"/>
          </m:rPr>
          <m:t>,</m:t>
        </m:r>
        <m:r>
          <m:t>5</m:t>
        </m:r>
        <m:r>
          <m:rPr>
            <m:sty m:val="p"/>
          </m:rPr>
          <m:t>)</m:t>
        </m:r>
      </m:oMath>
      <w:r>
        <w:t xml:space="preserve"> </w:t>
      </w:r>
      <w:r>
        <w:t xml:space="preserve">are not unique:</w:t>
      </w:r>
    </w:p>
    <w:p>
      <w:pPr>
        <w:pStyle w:val="BodyText"/>
      </w:pPr>
      <m:oMathPara>
        <m:oMathParaPr>
          <m:jc m:val="center"/>
        </m:oMathParaPr>
        <m:oMath>
          <m:eqArr>
            <m:e>
              <m:r>
                <m:rPr>
                  <m:sty m:val="p"/>
                </m:rPr>
                <m:t>(</m:t>
              </m:r>
              <m:r>
                <m:t>3</m:t>
              </m:r>
              <m:r>
                <m:rPr>
                  <m:sty m:val="p"/>
                </m:rPr>
                <m:t>,</m:t>
              </m:r>
              <m:r>
                <m:t>5</m:t>
              </m:r>
              <m:r>
                <m:rPr>
                  <m:sty m:val="p"/>
                </m:rPr>
                <m:t>)</m:t>
              </m:r>
              <m:r>
                <m:t>&amp;</m:t>
              </m:r>
              <m:r>
                <m:rPr>
                  <m:sty m:val="p"/>
                </m:rPr>
                <m:t>=</m:t>
              </m:r>
              <m:r>
                <m:t>3</m:t>
              </m:r>
              <m:r>
                <m:t> </m:t>
              </m:r>
              <m:r>
                <m:rPr>
                  <m:sty m:val="p"/>
                </m:rPr>
                <m:t>(</m:t>
              </m:r>
              <m:r>
                <m:t>1</m:t>
              </m:r>
              <m:r>
                <m:rPr>
                  <m:sty m:val="p"/>
                </m:rPr>
                <m:t>,</m:t>
              </m:r>
              <m:r>
                <m:t>0</m:t>
              </m:r>
              <m:r>
                <m:rPr>
                  <m:sty m:val="p"/>
                </m:rPr>
                <m:t>)</m:t>
              </m:r>
              <m:r>
                <m:rPr>
                  <m:sty m:val="p"/>
                </m:rPr>
                <m:t>+</m:t>
              </m:r>
              <m:r>
                <m:t>5</m:t>
              </m:r>
              <m:r>
                <m:t> </m:t>
              </m:r>
              <m:r>
                <m:rPr>
                  <m:sty m:val="p"/>
                </m:rPr>
                <m:t>(</m:t>
              </m:r>
              <m:r>
                <m:t>0</m:t>
              </m:r>
              <m:r>
                <m:rPr>
                  <m:sty m:val="p"/>
                </m:rPr>
                <m:t>,</m:t>
              </m:r>
              <m:r>
                <m:t>1</m:t>
              </m:r>
              <m:r>
                <m:rPr>
                  <m:sty m:val="p"/>
                </m:rPr>
                <m:t>)</m:t>
              </m:r>
              <m:r>
                <m:rPr>
                  <m:sty m:val="p"/>
                </m:rPr>
                <m:t>+</m:t>
              </m:r>
              <m:r>
                <m:t>0</m:t>
              </m:r>
              <m:r>
                <m:t> </m:t>
              </m:r>
              <m:r>
                <m:rPr>
                  <m:sty m:val="p"/>
                </m:rPr>
                <m:t>(</m:t>
              </m:r>
              <m:r>
                <m:t>1</m:t>
              </m:r>
              <m:r>
                <m:rPr>
                  <m:sty m:val="p"/>
                </m:rPr>
                <m:t>,</m:t>
              </m:r>
              <m:r>
                <m:t>1</m:t>
              </m:r>
              <m:r>
                <m:rPr>
                  <m:sty m:val="p"/>
                </m:rPr>
                <m:t>)</m:t>
              </m:r>
            </m:e>
            <m:e>
              <m:r>
                <m:t>&amp;</m:t>
              </m:r>
              <m:r>
                <m:rPr>
                  <m:sty m:val="p"/>
                </m:rPr>
                <m:t>=</m:t>
              </m:r>
              <m:r>
                <m:t>0</m:t>
              </m:r>
              <m:r>
                <m:t> </m:t>
              </m:r>
              <m:r>
                <m:rPr>
                  <m:sty m:val="p"/>
                </m:rPr>
                <m:t>(</m:t>
              </m:r>
              <m:r>
                <m:t>1</m:t>
              </m:r>
              <m:r>
                <m:rPr>
                  <m:sty m:val="p"/>
                </m:rPr>
                <m:t>,</m:t>
              </m:r>
              <m:r>
                <m:t>0</m:t>
              </m:r>
              <m:r>
                <m:rPr>
                  <m:sty m:val="p"/>
                </m:rPr>
                <m:t>)</m:t>
              </m:r>
              <m:r>
                <m:rPr>
                  <m:sty m:val="p"/>
                </m:rPr>
                <m:t>+</m:t>
              </m:r>
              <m:r>
                <m:t>2</m:t>
              </m:r>
              <m:r>
                <m:t> </m:t>
              </m:r>
              <m:r>
                <m:rPr>
                  <m:sty m:val="p"/>
                </m:rPr>
                <m:t>(</m:t>
              </m:r>
              <m:r>
                <m:t>0</m:t>
              </m:r>
              <m:r>
                <m:rPr>
                  <m:sty m:val="p"/>
                </m:rPr>
                <m:t>,</m:t>
              </m:r>
              <m:r>
                <m:t>1</m:t>
              </m:r>
              <m:r>
                <m:rPr>
                  <m:sty m:val="p"/>
                </m:rPr>
                <m:t>)</m:t>
              </m:r>
              <m:r>
                <m:rPr>
                  <m:sty m:val="p"/>
                </m:rPr>
                <m:t>+</m:t>
              </m:r>
              <m:r>
                <m:t>3</m:t>
              </m:r>
              <m:r>
                <m:t> </m:t>
              </m:r>
              <m:r>
                <m:rPr>
                  <m:sty m:val="p"/>
                </m:rPr>
                <m:t>(</m:t>
              </m:r>
              <m:r>
                <m:t>1</m:t>
              </m:r>
              <m:r>
                <m:rPr>
                  <m:sty m:val="p"/>
                </m:rPr>
                <m:t>,</m:t>
              </m:r>
              <m:r>
                <m:t>1</m:t>
              </m:r>
              <m:r>
                <m:rPr>
                  <m:sty m:val="p"/>
                </m:rPr>
                <m:t>)</m:t>
              </m:r>
              <m:r>
                <m:rPr>
                  <m:sty m:val="p"/>
                </m:rPr>
                <m:t>.</m:t>
              </m:r>
            </m:e>
          </m:eqArr>
        </m:oMath>
      </m:oMathPara>
    </w:p>
    <w:bookmarkEnd w:id="220"/>
    <w:bookmarkStart w:id="221" w:name="def-coordinates"/>
    <w:p>
      <w:pPr>
        <w:pStyle w:val="FirstParagraph"/>
      </w:pPr>
      <w:del w:id="5439" w:author="PR Preview" w:date="2026-01-01T00:00:00Z">
        <w:r>
          <w:rPr>
            <w:b/>
            <w:bCs/>
          </w:rPr>
          <w:delText xml:space="preserve">Definition 49 (Coordinates in a basis)</w:delText>
        </w:r>
      </w:del>
      <w:del w:id="5440" w:author="PR Preview" w:date="2026-01-01T00:00:00Z">
        <w:r>
          <w:delText xml:space="preserve"> </w:delText>
        </w:r>
      </w:del>
      <w:del w:id="5441" w:author="PR Preview" w:date="2026-01-01T00:00:00Z">
        <w:r>
          <w:delText xml:space="preserve">Let</w:delText>
        </w:r>
      </w:del>
      <w:del w:id="5442"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443" w:author="PR Preview" w:date="2026-01-01T00:00:00Z">
        <w:r>
          <w:delText xml:space="preserve"> </w:delText>
        </w:r>
      </w:del>
      <w:del w:id="5444" w:author="PR Preview" w:date="2026-01-01T00:00:00Z">
        <w:r>
          <w:delText xml:space="preserve">be a basis of a subspace</w:delText>
        </w:r>
      </w:del>
      <w:del w:id="5445" w:author="PR Preview" w:date="2026-01-01T00:00:00Z">
        <w:r>
          <w:delText xml:space="preserve"> </w:delText>
        </w:r>
      </w:del>
      <m:oMath>
        <m:r>
          <m:rPr>
            <m:scr m:val="script"/>
            <m:sty m:val="p"/>
          </m:rPr>
          <m:t>S</m:t>
        </m:r>
      </m:oMath>
      <w:del w:id="5446" w:author="PR Preview" w:date="2026-01-01T00:00:00Z">
        <w:r>
          <w:delText xml:space="preserve"> </w:delText>
        </w:r>
      </w:del>
      <w:del w:id="5447" w:author="PR Preview" w:date="2026-01-01T00:00:00Z">
        <w:r>
          <w:delText xml:space="preserve">(</w:delText>
        </w:r>
      </w:del>
      <w:hyperlink w:anchor="def-basis">
        <w:del w:id="5448" w:author="PR Preview" w:date="2026-01-01T00:00:00Z">
          <w:r>
            <w:rPr>
              <w:rStyle w:val="Hyperlink"/>
            </w:rPr>
            <w:delText xml:space="preserve">Definition 48</w:delText>
          </w:r>
        </w:del>
      </w:hyperlink>
      <w:del w:id="5449" w:author="PR Preview" w:date="2026-01-01T00:00:00Z">
        <w:r>
          <w:delText xml:space="preserve">),</w:delText>
        </w:r>
      </w:del>
      <w:del w:id="5450" w:author="PR Preview" w:date="2026-01-01T00:00:00Z">
        <w:r>
          <w:delText xml:space="preserve"> </w:delText>
        </w:r>
      </w:del>
      <w:del w:id="5451" w:author="PR Preview" w:date="2026-01-01T00:00:00Z">
        <w:r>
          <w:delText xml:space="preserve">and let</w:delText>
        </w:r>
      </w:del>
      <w:del w:id="5452" w:author="PR Preview" w:date="2026-01-01T00:00:00Z">
        <w:r>
          <w:delText xml:space="preserve"> </w:delText>
        </w:r>
      </w:del>
      <m:oMath>
        <m:limLow>
          <m:e>
            <m:r>
              <m:t>x</m:t>
            </m:r>
          </m:e>
          <m:lim>
            <m:r>
              <m:rPr>
                <m:sty m:val="p"/>
              </m:rPr>
              <m:t>∼</m:t>
            </m:r>
          </m:lim>
        </m:limLow>
        <m:r>
          <m:rPr>
            <m:sty m:val="p"/>
          </m:rPr>
          <m:t>∈</m:t>
        </m:r>
        <m:r>
          <m:rPr>
            <m:scr m:val="script"/>
            <m:sty m:val="p"/>
          </m:rPr>
          <m:t>S</m:t>
        </m:r>
      </m:oMath>
      <w:del w:id="5453" w:author="PR Preview" w:date="2026-01-01T00:00:00Z">
        <w:r>
          <w:delText xml:space="preserve">.</w:delText>
        </w:r>
      </w:del>
      <w:del w:id="5454" w:author="PR Preview" w:date="2026-01-01T00:00:00Z">
        <w:r>
          <w:delText xml:space="preserve"> </w:delText>
        </w:r>
      </w:del>
      <w:del w:id="5455" w:author="PR Preview" w:date="2026-01-01T00:00:00Z">
        <w:r>
          <w:delText xml:space="preserve">The</w:delText>
        </w:r>
      </w:del>
      <w:del w:id="5456" w:author="PR Preview" w:date="2026-01-01T00:00:00Z">
        <w:r>
          <w:delText xml:space="preserve"> </w:delText>
        </w:r>
      </w:del>
      <w:del w:id="5457" w:author="PR Preview" w:date="2026-01-01T00:00:00Z">
        <w:r>
          <w:rPr>
            <w:b/>
            <w:bCs/>
          </w:rPr>
          <w:delText xml:space="preserve">coordinates</w:delText>
        </w:r>
      </w:del>
      <w:del w:id="5458" w:author="PR Preview" w:date="2026-01-01T00:00:00Z">
        <w:r>
          <w:delText xml:space="preserve"> </w:delText>
        </w:r>
      </w:del>
      <w:del w:id="5459" w:author="PR Preview" w:date="2026-01-01T00:00:00Z">
        <w:r>
          <w:delText xml:space="preserve">of</w:delText>
        </w:r>
      </w:del>
      <w:del w:id="5460" w:author="PR Preview" w:date="2026-01-01T00:00:00Z">
        <w:r>
          <w:delText xml:space="preserve"> </w:delText>
        </w:r>
      </w:del>
      <m:oMath>
        <m:limLow>
          <m:e>
            <m:r>
              <m:t>x</m:t>
            </m:r>
          </m:e>
          <m:lim>
            <m:r>
              <m:rPr>
                <m:sty m:val="p"/>
              </m:rPr>
              <m:t>∼</m:t>
            </m:r>
          </m:lim>
        </m:limLow>
      </m:oMath>
      <w:del w:id="5461" w:author="PR Preview" w:date="2026-01-01T00:00:00Z">
        <w:r>
          <w:delText xml:space="preserve"> </w:delText>
        </w:r>
      </w:del>
      <w:del w:id="5462" w:author="PR Preview" w:date="2026-01-01T00:00:00Z">
        <w:r>
          <w:delText xml:space="preserve">in this basis</w:delText>
        </w:r>
      </w:del>
      <w:del w:id="5463" w:author="PR Preview" w:date="2026-01-01T00:00:00Z">
        <w:r>
          <w:delText xml:space="preserve"> </w:delText>
        </w:r>
      </w:del>
      <w:del w:id="5464" w:author="PR Preview" w:date="2026-01-01T00:00:00Z">
        <w:r>
          <w:delText xml:space="preserve">are the numbers</w:delText>
        </w:r>
      </w:del>
      <w:del w:id="5465"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466" w:author="PR Preview" w:date="2026-01-01T00:00:00Z">
        <w:r>
          <w:delText xml:space="preserve"> </w:delText>
        </w:r>
      </w:del>
      <w:del w:id="5467" w:author="PR Preview" w:date="2026-01-01T00:00:00Z">
        <w:r>
          <w:delText xml:space="preserve">with</w:delText>
        </w:r>
      </w:del>
      <w:del w:id="5468" w:author="PR Preview" w:date="2026-01-01T00:00:00Z">
        <w:r>
          <w:delText xml:space="preserve"> </w:delText>
        </w:r>
      </w:del>
      <m:oMath>
        <m:limLow>
          <m:e>
            <m:r>
              <m:t>x</m:t>
            </m:r>
          </m:e>
          <m:lim>
            <m:r>
              <m:rPr>
                <m:sty m:val="p"/>
              </m:rPr>
              <m:t>∼</m:t>
            </m:r>
          </m:lim>
        </m:limLow>
        <m:r>
          <m:rPr>
            <m:sty m:val="p"/>
          </m:rPr>
          <m:t>=</m:t>
        </m:r>
        <m:sSub>
          <m:e>
            <m:r>
              <m:t>c</m:t>
            </m:r>
          </m:e>
          <m:sub>
            <m:r>
              <m:t>1</m:t>
            </m:r>
          </m:sub>
        </m:sSub>
        <m:sSub>
          <m:e>
            <m:limLow>
              <m:e>
                <m:r>
                  <m:t>a</m:t>
                </m:r>
              </m:e>
              <m:lim>
                <m:r>
                  <m:rPr>
                    <m:sty m:val="p"/>
                  </m:rPr>
                  <m:t>∼</m:t>
                </m:r>
              </m:lim>
            </m:limLow>
          </m:e>
          <m:sub>
            <m:r>
              <m:t>1</m:t>
            </m:r>
          </m:sub>
        </m:sSub>
        <m:r>
          <m:rPr>
            <m:sty m:val="p"/>
          </m:rPr>
          <m:t>+</m:t>
        </m:r>
        <m:r>
          <m:rPr>
            <m:sty m:val="p"/>
          </m:rPr>
          <m:t>⋯</m:t>
        </m:r>
        <m:r>
          <m:rPr>
            <m:sty m:val="p"/>
          </m:rPr>
          <m:t>+</m:t>
        </m:r>
        <m:sSub>
          <m:e>
            <m:r>
              <m:t>c</m:t>
            </m:r>
          </m:e>
          <m:sub>
            <m:r>
              <m:t>k</m:t>
            </m:r>
          </m:sub>
        </m:sSub>
        <m:sSub>
          <m:e>
            <m:limLow>
              <m:e>
                <m:r>
                  <m:t>a</m:t>
                </m:r>
              </m:e>
              <m:lim>
                <m:r>
                  <m:rPr>
                    <m:sty m:val="p"/>
                  </m:rPr>
                  <m:t>∼</m:t>
                </m:r>
              </m:lim>
            </m:limLow>
          </m:e>
          <m:sub>
            <m:r>
              <m:t>k</m:t>
            </m:r>
          </m:sub>
        </m:sSub>
      </m:oMath>
      <w:del w:id="5469" w:author="PR Preview" w:date="2026-01-01T00:00:00Z">
        <w:r>
          <w:delText xml:space="preserve">.</w:delText>
        </w:r>
      </w:del>
      <w:del w:id="5470" w:author="PR Preview" w:date="2026-01-01T00:00:00Z">
        <w:r>
          <w:delText xml:space="preserve"> </w:delText>
        </w:r>
      </w:del>
      <w:del w:id="5471" w:author="PR Preview" w:date="2026-01-01T00:00:00Z">
        <w:r>
          <w:delText xml:space="preserve">By</w:delText>
        </w:r>
      </w:del>
      <w:del w:id="5472" w:author="PR Preview" w:date="2026-01-01T00:00:00Z">
        <w:r>
          <w:delText xml:space="preserve"> </w:delText>
        </w:r>
      </w:del>
      <w:hyperlink w:anchor="thm-basis-unique">
        <w:del w:id="5473" w:author="PR Preview" w:date="2026-01-01T00:00:00Z">
          <w:r>
            <w:rPr>
              <w:rStyle w:val="Hyperlink"/>
            </w:rPr>
            <w:delText xml:space="preserve">Theorem 26</w:delText>
          </w:r>
        </w:del>
      </w:hyperlink>
      <w:del w:id="5474" w:author="PR Preview" w:date="2026-01-01T00:00:00Z">
        <w:r>
          <w:delText xml:space="preserve"> </w:delText>
        </w:r>
      </w:del>
      <w:del w:id="5475" w:author="PR Preview" w:date="2026-01-01T00:00:00Z">
        <w:r>
          <w:delText xml:space="preserve">there is exactly one such list of numbers.</w:delText>
        </w:r>
      </w:del>
    </w:p>
    <w:p>
      <w:pPr>
        <w:pStyle w:val="BodyText"/>
      </w:pPr>
      <w:del w:id="5476" w:author="PR Preview" w:date="2026-01-01T00:00:00Z">
        <w:r>
          <w:rPr>
            <w:b/>
            <w:bCs/>
          </w:rPr>
          <w:delText xml:space="preserve">Definition 50 (Coordinate vector)</w:delText>
        </w:r>
      </w:del>
      <w:del w:id="5477" w:author="PR Preview" w:date="2026-01-01T00:00:00Z">
        <w:r>
          <w:delText xml:space="preserve"> </w:delText>
        </w:r>
      </w:del>
      <w:del w:id="5478" w:author="PR Preview" w:date="2026-01-01T00:00:00Z">
        <w:r>
          <w:delText xml:space="preserve">With</w:delText>
        </w:r>
      </w:del>
      <w:del w:id="5479" w:author="PR Preview" w:date="2026-01-01T00:00:00Z">
        <w:r>
          <w:delText xml:space="preserve"> </w:delText>
        </w:r>
      </w:del>
      <m:oMath>
        <m:limLow>
          <m:e>
            <m:r>
              <m:t>x</m:t>
            </m:r>
          </m:e>
          <m:lim>
            <m:r>
              <m:rPr>
                <m:sty m:val="p"/>
              </m:rPr>
              <m:t>∼</m:t>
            </m:r>
          </m:lim>
        </m:limLow>
      </m:oMath>
      <w:del w:id="5480" w:author="PR Preview" w:date="2026-01-01T00:00:00Z">
        <w:r>
          <w:delText xml:space="preserve"> </w:delText>
        </w:r>
      </w:del>
      <w:del w:id="5481" w:author="PR Preview" w:date="2026-01-01T00:00:00Z">
        <w:r>
          <w:delText xml:space="preserve">and its coordinates</w:delText>
        </w:r>
      </w:del>
      <w:del w:id="5482"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5483" w:author="PR Preview" w:date="2026-01-01T00:00:00Z">
        <w:r>
          <w:delText xml:space="preserve"> </w:delText>
        </w:r>
      </w:del>
      <w:del w:id="5484" w:author="PR Preview" w:date="2026-01-01T00:00:00Z">
        <w:r>
          <w:delText xml:space="preserve">as in</w:delText>
        </w:r>
      </w:del>
      <w:del w:id="5485" w:author="PR Preview" w:date="2026-01-01T00:00:00Z">
        <w:r>
          <w:delText xml:space="preserve"> </w:delText>
        </w:r>
      </w:del>
      <w:hyperlink w:anchor="def-coordinates">
        <w:del w:id="5486" w:author="PR Preview" w:date="2026-01-01T00:00:00Z">
          <w:r>
            <w:rPr>
              <w:rStyle w:val="Hyperlink"/>
            </w:rPr>
            <w:delText xml:space="preserve">Definition 49</w:delText>
          </w:r>
        </w:del>
      </w:hyperlink>
      <w:del w:id="5487" w:author="PR Preview" w:date="2026-01-01T00:00:00Z">
        <w:r>
          <w:delText xml:space="preserve">,</w:delText>
        </w:r>
      </w:del>
      <w:del w:id="5488" w:author="PR Preview" w:date="2026-01-01T00:00:00Z">
        <w:r>
          <w:delText xml:space="preserve"> </w:delText>
        </w:r>
      </w:del>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del w:id="5489" w:author="PR Preview" w:date="2026-01-01T00:00:00Z">
        <w:r>
          <w:delText xml:space="preserve"> </w:delText>
        </w:r>
      </w:del>
      <w:del w:id="5490" w:author="PR Preview" w:date="2026-01-01T00:00:00Z">
        <w:r>
          <w:delText xml:space="preserve">is the</w:delText>
        </w:r>
      </w:del>
      <w:del w:id="5491" w:author="PR Preview" w:date="2026-01-01T00:00:00Z">
        <w:r>
          <w:delText xml:space="preserve"> </w:delText>
        </w:r>
      </w:del>
      <w:del w:id="5492" w:author="PR Preview" w:date="2026-01-01T00:00:00Z">
        <w:r>
          <w:rPr>
            <w:b/>
            <w:bCs/>
          </w:rPr>
          <w:delText xml:space="preserve">coordinate vector</w:delText>
        </w:r>
      </w:del>
      <w:del w:id="5493" w:author="PR Preview" w:date="2026-01-01T00:00:00Z">
        <w:r>
          <w:delText xml:space="preserve"> </w:delText>
        </w:r>
      </w:del>
      <w:del w:id="5494" w:author="PR Preview" w:date="2026-01-01T00:00:00Z">
        <w:r>
          <w:delText xml:space="preserve">of</w:delText>
        </w:r>
      </w:del>
      <w:del w:id="5495" w:author="PR Preview" w:date="2026-01-01T00:00:00Z">
        <w:r>
          <w:delText xml:space="preserve"> </w:delText>
        </w:r>
      </w:del>
      <m:oMath>
        <m:limLow>
          <m:e>
            <m:r>
              <m:t>x</m:t>
            </m:r>
          </m:e>
          <m:lim>
            <m:r>
              <m:rPr>
                <m:sty m:val="p"/>
              </m:rPr>
              <m:t>∼</m:t>
            </m:r>
          </m:lim>
        </m:limLow>
      </m:oMath>
      <w:del w:id="5496" w:author="PR Preview" w:date="2026-01-01T00:00:00Z">
        <w:r>
          <w:delText xml:space="preserve">.</w:delText>
        </w:r>
      </w:del>
    </w:p>
    <w:p>
      <w:pPr>
        <w:pStyle w:val="FirstParagraph"/>
      </w:pPr>
      <w:ins w:id="5497" w:author="PR Preview" w:date="2026-01-01T00:00:00Z">
        <w:r>
          <w:rPr>
            <w:b/>
            <w:bCs/>
          </w:rPr>
          <w:t xml:space="preserve">Definition 49 (Coordinates in a basis)</w:t>
        </w:r>
      </w:ins>
      <w:ins w:id="5498" w:author="PR Preview" w:date="2026-01-01T00:00:00Z">
        <w:r>
          <w:t xml:space="preserve"> </w:t>
        </w:r>
      </w:ins>
      <w:ins w:id="5499" w:author="PR Preview" w:date="2026-01-01T00:00:00Z">
        <w:r>
          <w:t xml:space="preserve">Let</w:t>
        </w:r>
      </w:ins>
      <w:ins w:id="5500" w:author="PR Preview" w:date="2026-01-01T00:00:00Z">
        <w:r>
          <w:t xml:space="preserve"> </w:t>
        </w:r>
      </w:ins>
      <w:ins w:id="5501" w:author="PR Preview" w:date="2026-01-01T00:00:00Z">
        <w:r>
          <w:t xml:space="preserve">$\mathord{\smash[b]{\underset{\raise.3ex\hbox{$\scriptstyle\sim$}}{a}}\vphantom{a}}_1, \ldots, \mathord{\smash[b]{\underset{\raise.3ex\hbox{$\scriptstyle\sim$}}{a}}\vphantom{a}}_k$</w:t>
        </w:r>
      </w:ins>
      <w:ins w:id="5502" w:author="PR Preview" w:date="2026-01-01T00:00:00Z">
        <w:r>
          <w:t xml:space="preserve"> </w:t>
        </w:r>
      </w:ins>
      <w:ins w:id="5503" w:author="PR Preview" w:date="2026-01-01T00:00:00Z">
        <w:r>
          <w:t xml:space="preserve">be a basis of a subspace</w:t>
        </w:r>
      </w:ins>
      <w:ins w:id="5504" w:author="PR Preview" w:date="2026-01-01T00:00:00Z">
        <w:r>
          <w:t xml:space="preserve"> </w:t>
        </w:r>
      </w:ins>
      <m:oMath>
        <m:r>
          <m:rPr>
            <m:scr m:val="script"/>
            <m:sty m:val="p"/>
          </m:rPr>
          <m:t>S</m:t>
        </m:r>
      </m:oMath>
      <w:ins w:id="5505" w:author="PR Preview" w:date="2026-01-01T00:00:00Z">
        <w:r>
          <w:t xml:space="preserve"> </w:t>
        </w:r>
      </w:ins>
      <w:ins w:id="5506" w:author="PR Preview" w:date="2026-01-01T00:00:00Z">
        <w:r>
          <w:t xml:space="preserve">(</w:t>
        </w:r>
      </w:ins>
      <w:hyperlink w:anchor="def-basis">
        <w:ins w:id="5507" w:author="PR Preview" w:date="2026-01-01T00:00:00Z">
          <w:r>
            <w:rPr>
              <w:rStyle w:val="Hyperlink"/>
            </w:rPr>
            <w:t xml:space="preserve">Definition 48</w:t>
          </w:r>
        </w:ins>
      </w:hyperlink>
      <w:ins w:id="5508" w:author="PR Preview" w:date="2026-01-01T00:00:00Z">
        <w:r>
          <w:t xml:space="preserve">),</w:t>
        </w:r>
      </w:ins>
      <w:ins w:id="5509" w:author="PR Preview" w:date="2026-01-01T00:00:00Z">
        <w:r>
          <w:t xml:space="preserve"> </w:t>
        </w:r>
      </w:ins>
      <w:ins w:id="5510" w:author="PR Preview" w:date="2026-01-01T00:00:00Z">
        <w:r>
          <w:t xml:space="preserve">and let</w:t>
        </w:r>
      </w:ins>
      <w:ins w:id="5511" w:author="PR Preview" w:date="2026-01-01T00:00:00Z">
        <w:r>
          <w:t xml:space="preserve"> </w:t>
        </w:r>
      </w:ins>
      <w:ins w:id="5512" w:author="PR Preview" w:date="2026-01-01T00:00:00Z">
        <w:r>
          <w:t xml:space="preserve">$\mathord{\smash[b]{\underset{\raise.3ex\hbox{$\scriptstyle\sim$}}{x}}\vphantom{x}} \in \mathcal{S}$</w:t>
        </w:r>
      </w:ins>
      <w:ins w:id="5513" w:author="PR Preview" w:date="2026-01-01T00:00:00Z">
        <w:r>
          <w:t xml:space="preserve">.</w:t>
        </w:r>
      </w:ins>
      <w:ins w:id="5514" w:author="PR Preview" w:date="2026-01-01T00:00:00Z">
        <w:r>
          <w:t xml:space="preserve"> </w:t>
        </w:r>
      </w:ins>
      <w:ins w:id="5515" w:author="PR Preview" w:date="2026-01-01T00:00:00Z">
        <w:r>
          <w:t xml:space="preserve">The</w:t>
        </w:r>
      </w:ins>
      <w:ins w:id="5516" w:author="PR Preview" w:date="2026-01-01T00:00:00Z">
        <w:r>
          <w:t xml:space="preserve"> </w:t>
        </w:r>
      </w:ins>
      <w:ins w:id="5517" w:author="PR Preview" w:date="2026-01-01T00:00:00Z">
        <w:r>
          <w:rPr>
            <w:b/>
            <w:bCs/>
          </w:rPr>
          <w:t xml:space="preserve">coordinates</w:t>
        </w:r>
      </w:ins>
      <w:ins w:id="5518" w:author="PR Preview" w:date="2026-01-01T00:00:00Z">
        <w:r>
          <w:t xml:space="preserve"> </w:t>
        </w:r>
      </w:ins>
      <w:ins w:id="5519" w:author="PR Preview" w:date="2026-01-01T00:00:00Z">
        <w:r>
          <w:t xml:space="preserve">of</w:t>
        </w:r>
      </w:ins>
      <w:ins w:id="5520" w:author="PR Preview" w:date="2026-01-01T00:00:00Z">
        <w:r>
          <w:t xml:space="preserve"> </w:t>
        </w:r>
      </w:ins>
      <w:ins w:id="5521" w:author="PR Preview" w:date="2026-01-01T00:00:00Z">
        <w:r>
          <w:t xml:space="preserve">$\mathord{\smash[b]{\underset{\raise.3ex\hbox{$\scriptstyle\sim$}}{x}}\vphantom{x}}$</w:t>
        </w:r>
      </w:ins>
      <w:ins w:id="5522" w:author="PR Preview" w:date="2026-01-01T00:00:00Z">
        <w:r>
          <w:t xml:space="preserve"> </w:t>
        </w:r>
      </w:ins>
      <w:ins w:id="5523" w:author="PR Preview" w:date="2026-01-01T00:00:00Z">
        <w:r>
          <w:t xml:space="preserve">in this basis</w:t>
        </w:r>
      </w:ins>
      <w:ins w:id="5524" w:author="PR Preview" w:date="2026-01-01T00:00:00Z">
        <w:r>
          <w:t xml:space="preserve"> </w:t>
        </w:r>
      </w:ins>
      <w:ins w:id="5525" w:author="PR Preview" w:date="2026-01-01T00:00:00Z">
        <w:r>
          <w:t xml:space="preserve">are the numbers</w:t>
        </w:r>
      </w:ins>
      <w:ins w:id="5526"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527" w:author="PR Preview" w:date="2026-01-01T00:00:00Z">
        <w:r>
          <w:t xml:space="preserve"> </w:t>
        </w:r>
      </w:ins>
      <w:ins w:id="5528" w:author="PR Preview" w:date="2026-01-01T00:00:00Z">
        <w:r>
          <w:t xml:space="preserve">with</w:t>
        </w:r>
      </w:ins>
      <w:ins w:id="5529" w:author="PR Preview" w:date="2026-01-01T00:00:00Z">
        <w:r>
          <w:t xml:space="preserve"> </w:t>
        </w:r>
      </w:ins>
      <w:ins w:id="5530" w:author="PR Preview" w:date="2026-01-01T00:00:00Z">
        <w:r>
          <w:t xml:space="preserve">$\mathord{\smash[b]{\underset{\raise.3ex\hbox{$\scriptstyle\sim$}}{x}}\vphantom{x}} = c_1 \mathord{\smash[b]{\underset{\raise.3ex\hbox{$\scriptstyle\sim$}}{a}}\vphantom{a}}_1 + \cdots + c_k \mathord{\smash[b]{\underset{\raise.3ex\hbox{$\scriptstyle\sim$}}{a}}\vphantom{a}}_k$</w:t>
        </w:r>
      </w:ins>
      <w:ins w:id="5531" w:author="PR Preview" w:date="2026-01-01T00:00:00Z">
        <w:r>
          <w:t xml:space="preserve">.</w:t>
        </w:r>
      </w:ins>
      <w:ins w:id="5532" w:author="PR Preview" w:date="2026-01-01T00:00:00Z">
        <w:r>
          <w:t xml:space="preserve"> </w:t>
        </w:r>
      </w:ins>
      <w:ins w:id="5533" w:author="PR Preview" w:date="2026-01-01T00:00:00Z">
        <w:r>
          <w:t xml:space="preserve">By</w:t>
        </w:r>
      </w:ins>
      <w:ins w:id="5534" w:author="PR Preview" w:date="2026-01-01T00:00:00Z">
        <w:r>
          <w:t xml:space="preserve"> </w:t>
        </w:r>
      </w:ins>
      <w:hyperlink w:anchor="thm-basis-unique">
        <w:ins w:id="5535" w:author="PR Preview" w:date="2026-01-01T00:00:00Z">
          <w:r>
            <w:rPr>
              <w:rStyle w:val="Hyperlink"/>
            </w:rPr>
            <w:t xml:space="preserve">Theorem 26</w:t>
          </w:r>
        </w:ins>
      </w:hyperlink>
      <w:ins w:id="5536" w:author="PR Preview" w:date="2026-01-01T00:00:00Z">
        <w:r>
          <w:t xml:space="preserve"> </w:t>
        </w:r>
      </w:ins>
      <w:ins w:id="5537" w:author="PR Preview" w:date="2026-01-01T00:00:00Z">
        <w:r>
          <w:t xml:space="preserve">there is exactly one such list of numbers.</w:t>
        </w:r>
      </w:ins>
    </w:p>
    <w:bookmarkEnd w:id="221"/>
    <w:bookmarkStart w:id="222" w:name="def-coordinate-vector"/>
    <w:p>
      <w:pPr>
        <w:pStyle w:val="BodyText"/>
      </w:pPr>
      <w:ins w:id="5538" w:author="PR Preview" w:date="2026-01-01T00:00:00Z">
        <w:r>
          <w:rPr>
            <w:b/>
            <w:bCs/>
          </w:rPr>
          <w:t xml:space="preserve">Definition 50 (Coordinate vector)</w:t>
        </w:r>
      </w:ins>
      <w:ins w:id="5539" w:author="PR Preview" w:date="2026-01-01T00:00:00Z">
        <w:r>
          <w:t xml:space="preserve"> </w:t>
        </w:r>
      </w:ins>
      <w:ins w:id="5540" w:author="PR Preview" w:date="2026-01-01T00:00:00Z">
        <w:r>
          <w:t xml:space="preserve">With</w:t>
        </w:r>
      </w:ins>
      <w:ins w:id="5541" w:author="PR Preview" w:date="2026-01-01T00:00:00Z">
        <w:r>
          <w:t xml:space="preserve"> </w:t>
        </w:r>
      </w:ins>
      <w:ins w:id="5542" w:author="PR Preview" w:date="2026-01-01T00:00:00Z">
        <w:r>
          <w:t xml:space="preserve">$\mathord{\smash[b]{\underset{\raise.3ex\hbox{$\scriptstyle\sim$}}{x}}\vphantom{x}}$</w:t>
        </w:r>
      </w:ins>
      <w:ins w:id="5543" w:author="PR Preview" w:date="2026-01-01T00:00:00Z">
        <w:r>
          <w:t xml:space="preserve"> </w:t>
        </w:r>
      </w:ins>
      <w:ins w:id="5544" w:author="PR Preview" w:date="2026-01-01T00:00:00Z">
        <w:r>
          <w:t xml:space="preserve">and its coordinates</w:t>
        </w:r>
      </w:ins>
      <w:ins w:id="5545"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5546" w:author="PR Preview" w:date="2026-01-01T00:00:00Z">
        <w:r>
          <w:t xml:space="preserve"> </w:t>
        </w:r>
      </w:ins>
      <w:ins w:id="5547" w:author="PR Preview" w:date="2026-01-01T00:00:00Z">
        <w:r>
          <w:t xml:space="preserve">as in</w:t>
        </w:r>
      </w:ins>
      <w:ins w:id="5548" w:author="PR Preview" w:date="2026-01-01T00:00:00Z">
        <w:r>
          <w:t xml:space="preserve"> </w:t>
        </w:r>
      </w:ins>
      <w:hyperlink w:anchor="def-coordinates">
        <w:ins w:id="5549" w:author="PR Preview" w:date="2026-01-01T00:00:00Z">
          <w:r>
            <w:rPr>
              <w:rStyle w:val="Hyperlink"/>
            </w:rPr>
            <w:t xml:space="preserve">Definition 49</w:t>
          </w:r>
        </w:ins>
      </w:hyperlink>
      <w:ins w:id="5550" w:author="PR Preview" w:date="2026-01-01T00:00:00Z">
        <w:r>
          <w:t xml:space="preserve">,</w:t>
        </w:r>
      </w:ins>
      <w:ins w:id="5551" w:author="PR Preview" w:date="2026-01-01T00:00:00Z">
        <w:r>
          <w:t xml:space="preserve"> </w:t>
        </w:r>
      </w:ins>
      <m:oMath>
        <m:r>
          <m:rPr>
            <m:sty m:val="p"/>
          </m:rPr>
          <m:t>(</m:t>
        </m:r>
        <m:sSub>
          <m:e>
            <m:r>
              <m:t>c</m:t>
            </m:r>
          </m:e>
          <m:sub>
            <m:r>
              <m:t>1</m:t>
            </m:r>
          </m:sub>
        </m:sSub>
        <m:r>
          <m:rPr>
            <m:sty m:val="p"/>
          </m:rPr>
          <m:t>,</m:t>
        </m:r>
        <m:r>
          <m:rPr>
            <m:sty m:val="p"/>
          </m:rPr>
          <m:t>…</m:t>
        </m:r>
        <m:r>
          <m:rPr>
            <m:sty m:val="p"/>
          </m:rPr>
          <m:t>,</m:t>
        </m:r>
        <m:sSub>
          <m:e>
            <m:r>
              <m:t>c</m:t>
            </m:r>
          </m:e>
          <m:sub>
            <m:r>
              <m:t>k</m:t>
            </m:r>
          </m:sub>
        </m:sSub>
        <m:r>
          <m:rPr>
            <m:sty m:val="p"/>
          </m:rPr>
          <m:t>)</m:t>
        </m:r>
        <m:r>
          <m:rPr>
            <m:sty m:val="p"/>
          </m:rPr>
          <m:t>∈</m:t>
        </m:r>
        <m:sSup>
          <m:e>
            <m:r>
              <m:rPr>
                <m:scr m:val="double-struck"/>
                <m:sty m:val="p"/>
              </m:rPr>
              <m:t>R</m:t>
            </m:r>
          </m:e>
          <m:sup>
            <m:r>
              <m:t>k</m:t>
            </m:r>
          </m:sup>
        </m:sSup>
      </m:oMath>
      <w:ins w:id="5552" w:author="PR Preview" w:date="2026-01-01T00:00:00Z">
        <w:r>
          <w:t xml:space="preserve"> </w:t>
        </w:r>
      </w:ins>
      <w:ins w:id="5553" w:author="PR Preview" w:date="2026-01-01T00:00:00Z">
        <w:r>
          <w:t xml:space="preserve">is the</w:t>
        </w:r>
      </w:ins>
      <w:ins w:id="5554" w:author="PR Preview" w:date="2026-01-01T00:00:00Z">
        <w:r>
          <w:t xml:space="preserve"> </w:t>
        </w:r>
      </w:ins>
      <w:ins w:id="5555" w:author="PR Preview" w:date="2026-01-01T00:00:00Z">
        <w:r>
          <w:rPr>
            <w:b/>
            <w:bCs/>
          </w:rPr>
          <w:t xml:space="preserve">coordinate vector</w:t>
        </w:r>
      </w:ins>
      <w:ins w:id="5556" w:author="PR Preview" w:date="2026-01-01T00:00:00Z">
        <w:r>
          <w:t xml:space="preserve"> </w:t>
        </w:r>
      </w:ins>
      <w:ins w:id="5557" w:author="PR Preview" w:date="2026-01-01T00:00:00Z">
        <w:r>
          <w:t xml:space="preserve">of</w:t>
        </w:r>
      </w:ins>
      <w:ins w:id="5558" w:author="PR Preview" w:date="2026-01-01T00:00:00Z">
        <w:r>
          <w:t xml:space="preserve"> </w:t>
        </w:r>
      </w:ins>
      <w:ins w:id="5559" w:author="PR Preview" w:date="2026-01-01T00:00:00Z">
        <w:r>
          <w:t xml:space="preserve">$\mathord{\smash[b]{\underset{\raise.3ex\hbox{$\scriptstyle\sim$}}{x}}\vphantom{x}}$</w:t>
        </w:r>
      </w:ins>
      <w:ins w:id="5560" w:author="PR Preview" w:date="2026-01-01T00:00:00Z">
        <w:r>
          <w:t xml:space="preserve">.</w:t>
        </w:r>
      </w:ins>
    </w:p>
    <w:bookmarkEnd w:id="222"/>
    <w:bookmarkStart w:id="223" w:name="exm-coordinates"/>
    <w:p>
      <w:pPr>
        <w:pStyle w:val="BodyText"/>
      </w:pPr>
      <w:r>
        <w:rPr>
          <w:b/>
          <w:bCs/>
        </w:rPr>
        <w:t xml:space="preserve">Example 48 (Coordinates of</w:t>
      </w:r>
      <w:r>
        <w:rPr>
          <w:b/>
          <w:bCs/>
        </w:rPr>
        <w:t xml:space="preserve"> </w:t>
      </w:r>
      <m:oMath>
        <m:r>
          <m:rPr>
            <m:sty m:val="p"/>
          </m:rPr>
          <m:t>(</m:t>
        </m:r>
        <m:r>
          <m:t>4</m:t>
        </m:r>
        <m:r>
          <m:rPr>
            <m:sty m:val="p"/>
          </m:rPr>
          <m:t>,</m:t>
        </m:r>
        <m:r>
          <m:t>1</m:t>
        </m:r>
        <m:r>
          <m:rPr>
            <m:sty m:val="p"/>
          </m:rPr>
          <m:t>)</m:t>
        </m:r>
      </m:oMath>
      <w:r>
        <w:rPr>
          <w:b/>
          <w:bCs/>
        </w:rPr>
        <w:t xml:space="preserve"> </w:t>
      </w:r>
      <w:r>
        <w:rPr>
          <w:b/>
          <w:bCs/>
        </w:rPr>
        <w:t xml:space="preserve">in two bases of</w:t>
      </w:r>
      <w:r>
        <w:rPr>
          <w:b/>
          <w:bCs/>
        </w:rPr>
        <w:t xml:space="preserve"> </w:t>
      </w:r>
      <m:oMath>
        <m:sSup>
          <m:e>
            <m:r>
              <m:rPr>
                <m:scr m:val="double-struck"/>
                <m:sty m:val="p"/>
              </m:rPr>
              <m:t>R</m:t>
            </m:r>
          </m:e>
          <m:sup>
            <m:r>
              <m:t>2</m:t>
            </m:r>
          </m:sup>
        </m:sSup>
      </m:oMath>
      <w:r>
        <w:rPr>
          <w:b/>
          <w:bCs/>
        </w:rPr>
        <w:t xml:space="preserve">)</w:t>
      </w:r>
      <w:r>
        <w:t xml:space="preserve"> </w:t>
      </w:r>
      <w:r>
        <w:t xml:space="preserve">In the basis</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w:hyperlink w:anchor="exm-basis">
        <w:r>
          <w:rPr>
            <w:rStyle w:val="Hyperlink"/>
          </w:rPr>
          <w:t xml:space="preserve">Example 45</w:t>
        </w:r>
      </w:hyperlink>
      <w:r>
        <w:t xml:space="preserve">,</w:t>
      </w:r>
      <w:r>
        <w:t xml:space="preserve"> </w:t>
      </w:r>
      <w:r>
        <w:t xml:space="preserve">the coordinates of</w:t>
      </w:r>
      <w:r>
        <w:t xml:space="preserve"> </w:t>
      </w:r>
      <m:oMath>
        <m:r>
          <m:rPr>
            <m:sty m:val="p"/>
          </m:rPr>
          <m:t>(</m:t>
        </m:r>
        <m:r>
          <m:t>4</m:t>
        </m:r>
        <m:r>
          <m:rPr>
            <m:sty m:val="p"/>
          </m:rPr>
          <m:t>,</m:t>
        </m:r>
        <m:r>
          <m:t>1</m:t>
        </m:r>
        <m:r>
          <m:rPr>
            <m:sty m:val="p"/>
          </m:rPr>
          <m:t>)</m:t>
        </m:r>
      </m:oMath>
      <w:r>
        <w:t xml:space="preserve"> </w:t>
      </w:r>
      <w:r>
        <w:t xml:space="preserve">are</w:t>
      </w:r>
      <w:r>
        <w:t xml:space="preserve"> </w:t>
      </w:r>
      <m:oMath>
        <m:r>
          <m:t>3</m:t>
        </m:r>
      </m:oMath>
      <w:r>
        <w:t xml:space="preserve"> </w:t>
      </w:r>
      <w:r>
        <w:t xml:space="preserve">and</w:t>
      </w:r>
      <w:r>
        <w:t xml:space="preserve"> </w:t>
      </w:r>
      <m:oMath>
        <m:r>
          <m:t>1</m:t>
        </m:r>
      </m:oMath>
      <w:r>
        <w:t xml:space="preserve">:</w:t>
      </w:r>
    </w:p>
    <w:p>
      <w:pPr>
        <w:pStyle w:val="BodyText"/>
      </w:pPr>
      <m:oMathPara>
        <m:oMathParaPr>
          <m:jc m:val="center"/>
        </m:oMathParaPr>
        <m:oMath>
          <m:eqArr>
            <m:e>
              <m:r>
                <m:t>3</m:t>
              </m:r>
              <m:r>
                <m:t> </m:t>
              </m:r>
              <m:r>
                <m:rPr>
                  <m:sty m:val="p"/>
                </m:rPr>
                <m:t>(</m:t>
              </m:r>
              <m:r>
                <m:t>1</m:t>
              </m:r>
              <m:r>
                <m:rPr>
                  <m:sty m:val="p"/>
                </m:rPr>
                <m:t>,</m:t>
              </m:r>
              <m:r>
                <m:t>0</m:t>
              </m:r>
              <m:r>
                <m:rPr>
                  <m:sty m:val="p"/>
                </m:rPr>
                <m:t>)</m:t>
              </m:r>
              <m:r>
                <m:rPr>
                  <m:sty m:val="p"/>
                </m:rPr>
                <m:t>+</m:t>
              </m:r>
              <m:r>
                <m:t>1</m:t>
              </m:r>
              <m:r>
                <m:t> </m:t>
              </m:r>
              <m:r>
                <m:rPr>
                  <m:sty m:val="p"/>
                </m:rPr>
                <m:t>(</m:t>
              </m:r>
              <m:r>
                <m:t>1</m:t>
              </m:r>
              <m:r>
                <m:rPr>
                  <m:sty m:val="p"/>
                </m:rPr>
                <m:t>,</m:t>
              </m:r>
              <m:r>
                <m:t>1</m:t>
              </m:r>
              <m:r>
                <m:rPr>
                  <m:sty m:val="p"/>
                </m:rPr>
                <m:t>)</m:t>
              </m:r>
              <m:r>
                <m:t>&amp;</m:t>
              </m:r>
              <m:r>
                <m:rPr>
                  <m:sty m:val="p"/>
                </m:rPr>
                <m:t>=</m:t>
              </m:r>
              <m:r>
                <m:rPr>
                  <m:sty m:val="p"/>
                </m:rPr>
                <m:t>(</m:t>
              </m:r>
              <m:r>
                <m:t>3</m:t>
              </m:r>
              <m:r>
                <m:rPr>
                  <m:sty m:val="p"/>
                </m:rPr>
                <m:t>+</m:t>
              </m:r>
              <m:r>
                <m:t>1</m:t>
              </m:r>
              <m:r>
                <m:rPr>
                  <m:sty m:val="p"/>
                </m:rPr>
                <m:t>,</m:t>
              </m:r>
              <m:r>
                <m:t> </m:t>
              </m:r>
              <m:r>
                <m:t>0</m:t>
              </m:r>
              <m:r>
                <m:rPr>
                  <m:sty m:val="p"/>
                </m:rPr>
                <m:t>+</m:t>
              </m:r>
              <m:r>
                <m:t>1</m:t>
              </m:r>
              <m:r>
                <m:rPr>
                  <m:sty m:val="p"/>
                </m:rPr>
                <m:t>)</m:t>
              </m:r>
              <m:r>
                <m:t>&amp;</m:t>
              </m:r>
              <m:r>
                <m:t>&amp;</m:t>
              </m:r>
              <m:r>
                <m:rPr>
                  <m:nor/>
                  <m:sty m:val="p"/>
                </m:rPr>
                <m:t>(</m:t>
              </m:r>
              <m:r>
                <m:rPr>
                  <m:nor/>
                  <m:sty m:val="p"/>
                </m:rPr>
                <m:t>Definition 9</m:t>
              </m:r>
              <m:r>
                <m:rPr>
                  <m:nor/>
                  <m:sty m:val="p"/>
                </m:rPr>
                <m:t>, entry by entry)</m:t>
              </m:r>
            </m:e>
            <m:e>
              <m:r>
                <m:t>&amp;</m:t>
              </m:r>
              <m:r>
                <m:rPr>
                  <m:sty m:val="p"/>
                </m:rPr>
                <m:t>=</m:t>
              </m:r>
              <m:r>
                <m:rPr>
                  <m:sty m:val="p"/>
                </m:rPr>
                <m:t>(</m:t>
              </m:r>
              <m:r>
                <m:t>4</m:t>
              </m:r>
              <m:r>
                <m:rPr>
                  <m:sty m:val="p"/>
                </m:rPr>
                <m:t>,</m:t>
              </m:r>
              <m:r>
                <m:t>1</m:t>
              </m:r>
              <m:r>
                <m:rPr>
                  <m:sty m:val="p"/>
                </m:rPr>
                <m:t>)</m:t>
              </m:r>
              <m:r>
                <m:rPr>
                  <m:sty m:val="p"/>
                </m:rPr>
                <m:t>.</m:t>
              </m:r>
              <m:r>
                <m:t>&amp;</m:t>
              </m:r>
              <m:r>
                <m:t>&amp;</m:t>
              </m:r>
              <m:r>
                <m:rPr>
                  <m:nor/>
                  <m:sty m:val="p"/>
                </m:rPr>
                <m:t>(add)</m:t>
              </m:r>
            </m:e>
          </m:eqArr>
        </m:oMath>
      </m:oMathPara>
    </w:p>
    <w:p>
      <w:pPr>
        <w:pStyle w:val="FirstParagraph"/>
      </w:pPr>
      <w:r>
        <w:t xml:space="preserve">In the basis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its coordinates are its entries,</w:t>
      </w:r>
      <w:r>
        <w:t xml:space="preserve"> </w:t>
      </w:r>
      <m:oMath>
        <m:r>
          <m:t>4</m:t>
        </m:r>
      </m:oMath>
      <w:r>
        <w:t xml:space="preserve"> </w:t>
      </w:r>
      <w:r>
        <w:t xml:space="preserve">and</w:t>
      </w:r>
      <w:r>
        <w:t xml:space="preserve"> </w:t>
      </w:r>
      <m:oMath>
        <m:r>
          <m:t>1</m:t>
        </m:r>
      </m:oMath>
      <w:r>
        <w:t xml:space="preserve">.</w:t>
      </w:r>
    </w:p>
    <w:bookmarkEnd w:id="223"/>
    <w:bookmarkStart w:id="224" w:name="thm-basis-size"/>
    <w:p>
      <w:pPr>
        <w:pStyle w:val="BodyText"/>
      </w:pPr>
      <w:del w:id="5561" w:author="PR Preview" w:date="2026-01-01T00:00:00Z">
        <w:r>
          <w:rPr>
            <w:b/>
            <w:bCs/>
          </w:rPr>
          <w:delText xml:space="preserve">Theorem 27 (All bases of a subspace have the same number of vectors)</w:delText>
        </w:r>
      </w:del>
      <w:del w:id="5562" w:author="PR Preview" w:date="2026-01-01T00:00:00Z">
        <w:r>
          <w:delText xml:space="preserve"> </w:delText>
        </w:r>
      </w:del>
      <w:del w:id="5563" w:author="PR Preview" w:date="2026-01-01T00:00:00Z">
        <w:r>
          <w:delText xml:space="preserve">If</w:delText>
        </w:r>
      </w:del>
      <w:del w:id="5564"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565" w:author="PR Preview" w:date="2026-01-01T00:00:00Z">
        <w:r>
          <w:delText xml:space="preserve"> </w:delText>
        </w:r>
      </w:del>
      <w:del w:id="5566" w:author="PR Preview" w:date="2026-01-01T00:00:00Z">
        <w:r>
          <w:delText xml:space="preserve">and</w:delText>
        </w:r>
      </w:del>
      <w:del w:id="5567"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del w:id="5568" w:author="PR Preview" w:date="2026-01-01T00:00:00Z">
        <w:r>
          <w:delText xml:space="preserve"> </w:delText>
        </w:r>
      </w:del>
      <w:del w:id="5569" w:author="PR Preview" w:date="2026-01-01T00:00:00Z">
        <w:r>
          <w:delText xml:space="preserve">are both bases of a subspace</w:delText>
        </w:r>
      </w:del>
      <w:del w:id="5570" w:author="PR Preview" w:date="2026-01-01T00:00:00Z">
        <w:r>
          <w:delText xml:space="preserve"> </w:delText>
        </w:r>
      </w:del>
      <m:oMath>
        <m:r>
          <m:rPr>
            <m:scr m:val="script"/>
            <m:sty m:val="p"/>
          </m:rPr>
          <m:t>S</m:t>
        </m:r>
      </m:oMath>
      <w:del w:id="5571" w:author="PR Preview" w:date="2026-01-01T00:00:00Z">
        <w:r>
          <w:delText xml:space="preserve"> </w:delText>
        </w:r>
      </w:del>
      <w:del w:id="5572" w:author="PR Preview" w:date="2026-01-01T00:00:00Z">
        <w:r>
          <w:delText xml:space="preserve">of</w:delText>
        </w:r>
      </w:del>
      <w:del w:id="5573" w:author="PR Preview" w:date="2026-01-01T00:00:00Z">
        <w:r>
          <w:delText xml:space="preserve"> </w:delText>
        </w:r>
      </w:del>
      <m:oMath>
        <m:sSup>
          <m:e>
            <m:r>
              <m:rPr>
                <m:scr m:val="double-struck"/>
                <m:sty m:val="p"/>
              </m:rPr>
              <m:t>R</m:t>
            </m:r>
          </m:e>
          <m:sup>
            <m:r>
              <m:t>p</m:t>
            </m:r>
          </m:sup>
        </m:sSup>
      </m:oMath>
      <w:del w:id="5574" w:author="PR Preview" w:date="2026-01-01T00:00:00Z">
        <w:r>
          <w:delText xml:space="preserve"> </w:delText>
        </w:r>
      </w:del>
      <w:del w:id="5575" w:author="PR Preview" w:date="2026-01-01T00:00:00Z">
        <w:r>
          <w:delText xml:space="preserve">(</w:delText>
        </w:r>
      </w:del>
      <w:hyperlink w:anchor="def-basis">
        <w:del w:id="5576" w:author="PR Preview" w:date="2026-01-01T00:00:00Z">
          <w:r>
            <w:rPr>
              <w:rStyle w:val="Hyperlink"/>
            </w:rPr>
            <w:delText xml:space="preserve">Definition 48</w:delText>
          </w:r>
        </w:del>
      </w:hyperlink>
      <w:del w:id="5577" w:author="PR Preview" w:date="2026-01-01T00:00:00Z">
        <w:r>
          <w:delText xml:space="preserve">),</w:delText>
        </w:r>
      </w:del>
      <w:del w:id="5578" w:author="PR Preview" w:date="2026-01-01T00:00:00Z">
        <w:r>
          <w:delText xml:space="preserve"> </w:delText>
        </w:r>
      </w:del>
      <w:del w:id="5579" w:author="PR Preview" w:date="2026-01-01T00:00:00Z">
        <w:r>
          <w:delText xml:space="preserve">then</w:delText>
        </w:r>
      </w:del>
      <w:del w:id="5580" w:author="PR Preview" w:date="2026-01-01T00:00:00Z">
        <w:r>
          <w:delText xml:space="preserve"> </w:delText>
        </w:r>
      </w:del>
      <m:oMath>
        <m:r>
          <m:t>k</m:t>
        </m:r>
        <m:r>
          <m:rPr>
            <m:sty m:val="p"/>
          </m:rPr>
          <m:t>=</m:t>
        </m:r>
        <m:r>
          <m:t>l</m:t>
        </m:r>
      </m:oMath>
      <w:del w:id="5581" w:author="PR Preview" w:date="2026-01-01T00:00:00Z">
        <w:r>
          <w:delText xml:space="preserve">.</w:delText>
        </w:r>
      </w:del>
    </w:p>
    <w:p>
      <w:pPr>
        <w:pStyle w:val="BodyText"/>
      </w:pPr>
      <w:del w:id="5582" w:author="PR Preview" w:date="2026-01-01T00:00:00Z">
        <w:r>
          <w:rPr>
            <w:i/>
            <w:iCs/>
          </w:rPr>
          <w:delText xml:space="preserve">Proof</w:delText>
        </w:r>
      </w:del>
      <w:del w:id="5583" w:author="PR Preview" w:date="2026-01-01T00:00:00Z">
        <w:r>
          <w:delText xml:space="preserve">. </w:delText>
        </w:r>
      </w:del>
      <w:del w:id="5584" w:author="PR Preview" w:date="2026-01-01T00:00:00Z">
        <w:r>
          <w:delText xml:space="preserve">Let</w:delText>
        </w:r>
      </w:del>
      <w:del w:id="5585" w:author="PR Preview" w:date="2026-01-01T00:00:00Z">
        <w:r>
          <w:delText xml:space="preserve"> </w:delText>
        </w:r>
      </w:del>
      <m:oMath>
        <m:r>
          <m:rPr>
            <m:sty m:val="bi"/>
          </m:rPr>
          <m:t>A</m:t>
        </m:r>
      </m:oMath>
      <w:del w:id="5586" w:author="PR Preview" w:date="2026-01-01T00:00:00Z">
        <w:r>
          <w:delText xml:space="preserve"> </w:delText>
        </w:r>
      </w:del>
      <w:del w:id="5587" w:author="PR Preview" w:date="2026-01-01T00:00:00Z">
        <w:r>
          <w:delText xml:space="preserve">be the</w:delText>
        </w:r>
      </w:del>
      <w:del w:id="5588" w:author="PR Preview" w:date="2026-01-01T00:00:00Z">
        <w:r>
          <w:delText xml:space="preserve"> </w:delText>
        </w:r>
      </w:del>
      <m:oMath>
        <m:r>
          <m:t>p</m:t>
        </m:r>
        <m:r>
          <m:rPr>
            <m:sty m:val="p"/>
          </m:rPr>
          <m:t>×</m:t>
        </m:r>
        <m:r>
          <m:t>k</m:t>
        </m:r>
      </m:oMath>
      <w:del w:id="5589" w:author="PR Preview" w:date="2026-01-01T00:00:00Z">
        <w:r>
          <w:delText xml:space="preserve"> </w:delText>
        </w:r>
      </w:del>
      <w:del w:id="5590" w:author="PR Preview" w:date="2026-01-01T00:00:00Z">
        <w:r>
          <w:delText xml:space="preserve">matrix with columns</w:delText>
        </w:r>
      </w:del>
      <w:del w:id="5591"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5592" w:author="PR Preview" w:date="2026-01-01T00:00:00Z">
        <w:r>
          <w:delText xml:space="preserve">,</w:delText>
        </w:r>
      </w:del>
      <w:del w:id="5593" w:author="PR Preview" w:date="2026-01-01T00:00:00Z">
        <w:r>
          <w:delText xml:space="preserve"> </w:delText>
        </w:r>
      </w:del>
      <w:del w:id="5594" w:author="PR Preview" w:date="2026-01-01T00:00:00Z">
        <w:r>
          <w:delText xml:space="preserve">and</w:delText>
        </w:r>
      </w:del>
      <w:del w:id="5595" w:author="PR Preview" w:date="2026-01-01T00:00:00Z">
        <w:r>
          <w:delText xml:space="preserve"> </w:delText>
        </w:r>
      </w:del>
      <m:oMath>
        <m:r>
          <m:rPr>
            <m:sty m:val="bi"/>
          </m:rPr>
          <m:t>B</m:t>
        </m:r>
      </m:oMath>
      <w:del w:id="5596" w:author="PR Preview" w:date="2026-01-01T00:00:00Z">
        <w:r>
          <w:delText xml:space="preserve"> </w:delText>
        </w:r>
      </w:del>
      <w:del w:id="5597" w:author="PR Preview" w:date="2026-01-01T00:00:00Z">
        <w:r>
          <w:delText xml:space="preserve">the</w:delText>
        </w:r>
      </w:del>
      <w:del w:id="5598" w:author="PR Preview" w:date="2026-01-01T00:00:00Z">
        <w:r>
          <w:delText xml:space="preserve"> </w:delText>
        </w:r>
      </w:del>
      <m:oMath>
        <m:r>
          <m:t>p</m:t>
        </m:r>
        <m:r>
          <m:rPr>
            <m:sty m:val="p"/>
          </m:rPr>
          <m:t>×</m:t>
        </m:r>
        <m:r>
          <m:t>l</m:t>
        </m:r>
      </m:oMath>
      <w:del w:id="5599" w:author="PR Preview" w:date="2026-01-01T00:00:00Z">
        <w:r>
          <w:delText xml:space="preserve"> </w:delText>
        </w:r>
      </w:del>
      <w:del w:id="5600" w:author="PR Preview" w:date="2026-01-01T00:00:00Z">
        <w:r>
          <w:delText xml:space="preserve">matrix with columns</w:delText>
        </w:r>
      </w:del>
      <w:del w:id="5601"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l</m:t>
            </m:r>
          </m:sub>
        </m:sSub>
      </m:oMath>
      <w:del w:id="5602" w:author="PR Preview" w:date="2026-01-01T00:00:00Z">
        <w:r>
          <w:delText xml:space="preserve">.</w:delText>
        </w:r>
      </w:del>
    </w:p>
    <w:p>
      <w:pPr>
        <w:pStyle w:val="BodyText"/>
      </w:pPr>
      <w:del w:id="5603" w:author="PR Preview" w:date="2026-01-01T00:00:00Z">
        <w:r>
          <w:rPr>
            <w:b/>
            <w:bCs/>
          </w:rPr>
          <w:delText xml:space="preserve">Write</w:delText>
        </w:r>
      </w:del>
      <w:del w:id="5604" w:author="PR Preview" w:date="2026-01-01T00:00:00Z">
        <w:r>
          <w:rPr>
            <w:b/>
            <w:bCs/>
          </w:rPr>
          <w:delText xml:space="preserve"> </w:delText>
        </w:r>
      </w:del>
      <m:oMath>
        <m:r>
          <m:rPr>
            <m:sty m:val="bi"/>
          </m:rPr>
          <m:t>A</m:t>
        </m:r>
      </m:oMath>
      <w:del w:id="5605" w:author="PR Preview" w:date="2026-01-01T00:00:00Z">
        <w:r>
          <w:rPr>
            <w:b/>
            <w:bCs/>
          </w:rPr>
          <w:delText xml:space="preserve"> </w:delText>
        </w:r>
      </w:del>
      <w:del w:id="5606" w:author="PR Preview" w:date="2026-01-01T00:00:00Z">
        <w:r>
          <w:rPr>
            <w:b/>
            <w:bCs/>
          </w:rPr>
          <w:delText xml:space="preserve">in terms of</w:delText>
        </w:r>
      </w:del>
      <w:del w:id="5607" w:author="PR Preview" w:date="2026-01-01T00:00:00Z">
        <w:r>
          <w:rPr>
            <w:b/>
            <w:bCs/>
          </w:rPr>
          <w:delText xml:space="preserve"> </w:delText>
        </w:r>
      </w:del>
      <m:oMath>
        <m:r>
          <m:rPr>
            <m:sty m:val="bi"/>
          </m:rPr>
          <m:t>B</m:t>
        </m:r>
      </m:oMath>
      <w:del w:id="5608" w:author="PR Preview" w:date="2026-01-01T00:00:00Z">
        <w:r>
          <w:rPr>
            <w:b/>
            <w:bCs/>
          </w:rPr>
          <w:delText xml:space="preserve">.</w:delText>
        </w:r>
      </w:del>
      <w:del w:id="5609" w:author="PR Preview" w:date="2026-01-01T00:00:00Z">
        <w:r>
          <w:delText xml:space="preserve"> </w:delText>
        </w:r>
      </w:del>
      <w:del w:id="5610" w:author="PR Preview" w:date="2026-01-01T00:00:00Z">
        <w:r>
          <w:delText xml:space="preserve">Each</w:delText>
        </w:r>
      </w:del>
      <w:del w:id="5611" w:author="PR Preview" w:date="2026-01-01T00:00:00Z">
        <w:r>
          <w:delText xml:space="preserve"> </w:delText>
        </w:r>
      </w:del>
      <m:oMath>
        <m:sSub>
          <m:e>
            <m:limLow>
              <m:e>
                <m:r>
                  <m:t>a</m:t>
                </m:r>
              </m:e>
              <m:lim>
                <m:r>
                  <m:rPr>
                    <m:sty m:val="p"/>
                  </m:rPr>
                  <m:t>∼</m:t>
                </m:r>
              </m:lim>
            </m:limLow>
          </m:e>
          <m:sub>
            <m:r>
              <m:t>j</m:t>
            </m:r>
          </m:sub>
        </m:sSub>
      </m:oMath>
      <w:del w:id="5612" w:author="PR Preview" w:date="2026-01-01T00:00:00Z">
        <w:r>
          <w:delText xml:space="preserve"> </w:delText>
        </w:r>
      </w:del>
      <w:del w:id="5613" w:author="PR Preview" w:date="2026-01-01T00:00:00Z">
        <w:r>
          <w:delText xml:space="preserve">is in</w:delText>
        </w:r>
      </w:del>
      <w:del w:id="5614" w:author="PR Preview" w:date="2026-01-01T00:00:00Z">
        <w:r>
          <w:delText xml:space="preserve"> </w:delText>
        </w:r>
      </w:del>
      <m:oMath>
        <m:r>
          <m:rPr>
            <m:scr m:val="script"/>
            <m:sty m:val="p"/>
          </m:rPr>
          <m:t>S</m:t>
        </m:r>
      </m:oMath>
      <w:del w:id="5615" w:author="PR Preview" w:date="2026-01-01T00:00:00Z">
        <w:r>
          <w:delText xml:space="preserve">,</w:delText>
        </w:r>
      </w:del>
      <w:del w:id="5616" w:author="PR Preview" w:date="2026-01-01T00:00:00Z">
        <w:r>
          <w:delText xml:space="preserve"> </w:delText>
        </w:r>
      </w:del>
      <w:del w:id="5617" w:author="PR Preview" w:date="2026-01-01T00:00:00Z">
        <w:r>
          <w:delText xml:space="preserve">and the</w:delText>
        </w:r>
      </w:del>
      <w:del w:id="5618" w:author="PR Preview" w:date="2026-01-01T00:00:00Z">
        <w:r>
          <w:delText xml:space="preserve"> </w:delText>
        </w:r>
      </w:del>
      <m:oMath>
        <m:limLow>
          <m:e>
            <m:r>
              <m:t>b</m:t>
            </m:r>
          </m:e>
          <m:lim>
            <m:r>
              <m:rPr>
                <m:sty m:val="p"/>
              </m:rPr>
              <m:t>∼</m:t>
            </m:r>
          </m:lim>
        </m:limLow>
      </m:oMath>
      <w:del w:id="5619" w:author="PR Preview" w:date="2026-01-01T00:00:00Z">
        <w:r>
          <w:delText xml:space="preserve">’s span</w:delText>
        </w:r>
      </w:del>
      <w:del w:id="5620" w:author="PR Preview" w:date="2026-01-01T00:00:00Z">
        <w:r>
          <w:delText xml:space="preserve"> </w:delText>
        </w:r>
      </w:del>
      <m:oMath>
        <m:r>
          <m:rPr>
            <m:scr m:val="script"/>
            <m:sty m:val="p"/>
          </m:rPr>
          <m:t>S</m:t>
        </m:r>
      </m:oMath>
      <w:del w:id="5621" w:author="PR Preview" w:date="2026-01-01T00:00:00Z">
        <w:r>
          <w:delText xml:space="preserve"> </w:delText>
        </w:r>
      </w:del>
      <w:del w:id="5622" w:author="PR Preview" w:date="2026-01-01T00:00:00Z">
        <w:r>
          <w:delText xml:space="preserve">(</w:delText>
        </w:r>
      </w:del>
      <w:hyperlink w:anchor="def-span">
        <w:del w:id="5623" w:author="PR Preview" w:date="2026-01-01T00:00:00Z">
          <w:r>
            <w:rPr>
              <w:rStyle w:val="Hyperlink"/>
            </w:rPr>
            <w:delText xml:space="preserve">Definition 47</w:delText>
          </w:r>
        </w:del>
      </w:hyperlink>
      <w:del w:id="5624" w:author="PR Preview" w:date="2026-01-01T00:00:00Z">
        <w:r>
          <w:delText xml:space="preserve">),</w:delText>
        </w:r>
      </w:del>
      <w:del w:id="5625" w:author="PR Preview" w:date="2026-01-01T00:00:00Z">
        <w:r>
          <w:delText xml:space="preserve"> </w:delText>
        </w:r>
      </w:del>
      <w:del w:id="5626" w:author="PR Preview" w:date="2026-01-01T00:00:00Z">
        <w:r>
          <w:delText xml:space="preserve">so</w:delText>
        </w:r>
      </w:del>
      <w:del w:id="5627" w:author="PR Preview" w:date="2026-01-01T00:00:00Z">
        <w:r>
          <w:delText xml:space="preserve"> </w:delText>
        </w:r>
      </w:del>
      <m:oMath>
        <m:sSub>
          <m:e>
            <m:limLow>
              <m:e>
                <m:r>
                  <m:t>a</m:t>
                </m:r>
              </m:e>
              <m:lim>
                <m:r>
                  <m:rPr>
                    <m:sty m:val="p"/>
                  </m:rPr>
                  <m:t>∼</m:t>
                </m:r>
              </m:lim>
            </m:limLow>
          </m:e>
          <m:sub>
            <m:r>
              <m:t>j</m:t>
            </m:r>
          </m:sub>
        </m:sSub>
        <m:r>
          <m:rPr>
            <m:sty m:val="p"/>
          </m:rPr>
          <m:t>=</m:t>
        </m:r>
        <m:r>
          <m:rPr>
            <m:sty m:val="bi"/>
          </m:rPr>
          <m:t>B</m:t>
        </m:r>
        <m:sSub>
          <m:e>
            <m:limLow>
              <m:e>
                <m:r>
                  <m:t>c</m:t>
                </m:r>
              </m:e>
              <m:lim>
                <m:r>
                  <m:rPr>
                    <m:sty m:val="p"/>
                  </m:rPr>
                  <m:t>∼</m:t>
                </m:r>
              </m:lim>
            </m:limLow>
          </m:e>
          <m:sub>
            <m:r>
              <m:t>j</m:t>
            </m:r>
          </m:sub>
        </m:sSub>
      </m:oMath>
      <w:del w:id="5628" w:author="PR Preview" w:date="2026-01-01T00:00:00Z">
        <w:r>
          <w:delText xml:space="preserve"> </w:delText>
        </w:r>
      </w:del>
      <w:del w:id="5629" w:author="PR Preview" w:date="2026-01-01T00:00:00Z">
        <w:r>
          <w:delText xml:space="preserve">for some</w:delText>
        </w:r>
      </w:del>
      <w:del w:id="5630" w:author="PR Preview" w:date="2026-01-01T00:00:00Z">
        <w:r>
          <w:delText xml:space="preserve"> </w:delText>
        </w:r>
      </w:del>
      <m:oMath>
        <m:sSub>
          <m:e>
            <m:limLow>
              <m:e>
                <m:r>
                  <m:t>c</m:t>
                </m:r>
              </m:e>
              <m:lim>
                <m:r>
                  <m:rPr>
                    <m:sty m:val="p"/>
                  </m:rPr>
                  <m:t>∼</m:t>
                </m:r>
              </m:lim>
            </m:limLow>
          </m:e>
          <m:sub>
            <m:r>
              <m:t>j</m:t>
            </m:r>
          </m:sub>
        </m:sSub>
        <m:r>
          <m:rPr>
            <m:sty m:val="p"/>
          </m:rPr>
          <m:t>∈</m:t>
        </m:r>
        <m:sSup>
          <m:e>
            <m:r>
              <m:rPr>
                <m:scr m:val="double-struck"/>
                <m:sty m:val="p"/>
              </m:rPr>
              <m:t>R</m:t>
            </m:r>
          </m:e>
          <m:sup>
            <m:r>
              <m:t>l</m:t>
            </m:r>
          </m:sup>
        </m:sSup>
      </m:oMath>
      <w:del w:id="5631" w:author="PR Preview" w:date="2026-01-01T00:00:00Z">
        <w:r>
          <w:delText xml:space="preserve"> </w:delText>
        </w:r>
      </w:del>
      <w:del w:id="5632" w:author="PR Preview" w:date="2026-01-01T00:00:00Z">
        <w:r>
          <w:delText xml:space="preserve">(</w:delText>
        </w:r>
      </w:del>
      <w:hyperlink w:anchor="def-matvec-mult">
        <w:del w:id="5633" w:author="PR Preview" w:date="2026-01-01T00:00:00Z">
          <w:r>
            <w:rPr>
              <w:rStyle w:val="Hyperlink"/>
            </w:rPr>
            <w:delText xml:space="preserve">Definition 32</w:delText>
          </w:r>
        </w:del>
      </w:hyperlink>
      <w:del w:id="5634" w:author="PR Preview" w:date="2026-01-01T00:00:00Z">
        <w:r>
          <w:delText xml:space="preserve">).</w:delText>
        </w:r>
      </w:del>
      <w:del w:id="5635" w:author="PR Preview" w:date="2026-01-01T00:00:00Z">
        <w:r>
          <w:delText xml:space="preserve"> </w:delText>
        </w:r>
      </w:del>
      <w:del w:id="5636" w:author="PR Preview" w:date="2026-01-01T00:00:00Z">
        <w:r>
          <w:delText xml:space="preserve">Let</w:delText>
        </w:r>
      </w:del>
      <w:del w:id="5637" w:author="PR Preview" w:date="2026-01-01T00:00:00Z">
        <w:r>
          <w:delText xml:space="preserve"> </w:delText>
        </w:r>
      </w:del>
      <m:oMath>
        <m:r>
          <m:rPr>
            <m:sty m:val="bi"/>
          </m:rPr>
          <m:t>C</m:t>
        </m:r>
      </m:oMath>
      <w:del w:id="5638" w:author="PR Preview" w:date="2026-01-01T00:00:00Z">
        <w:r>
          <w:delText xml:space="preserve"> </w:delText>
        </w:r>
      </w:del>
      <w:del w:id="5639" w:author="PR Preview" w:date="2026-01-01T00:00:00Z">
        <w:r>
          <w:delText xml:space="preserve">be the</w:delText>
        </w:r>
      </w:del>
      <w:del w:id="5640" w:author="PR Preview" w:date="2026-01-01T00:00:00Z">
        <w:r>
          <w:delText xml:space="preserve"> </w:delText>
        </w:r>
      </w:del>
      <m:oMath>
        <m:r>
          <m:t>l</m:t>
        </m:r>
        <m:r>
          <m:rPr>
            <m:sty m:val="p"/>
          </m:rPr>
          <m:t>×</m:t>
        </m:r>
        <m:r>
          <m:t>k</m:t>
        </m:r>
      </m:oMath>
      <w:del w:id="5641" w:author="PR Preview" w:date="2026-01-01T00:00:00Z">
        <w:r>
          <w:delText xml:space="preserve"> </w:delText>
        </w:r>
      </w:del>
      <w:del w:id="5642" w:author="PR Preview" w:date="2026-01-01T00:00:00Z">
        <w:r>
          <w:delText xml:space="preserve">matrix with columns</w:delText>
        </w:r>
      </w:del>
      <w:del w:id="5643"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del w:id="5644" w:author="PR Preview" w:date="2026-01-01T00:00:00Z">
        <w:r>
          <w:delText xml:space="preserve">.</w:delText>
        </w:r>
      </w:del>
      <w:del w:id="5645" w:author="PR Preview" w:date="2026-01-01T00:00:00Z">
        <w:r>
          <w:delText xml:space="preserve"> </w:delText>
        </w:r>
      </w:del>
      <w:del w:id="5646" w:author="PR Preview" w:date="2026-01-01T00:00:00Z">
        <w:r>
          <w:delText xml:space="preserve">Then</w:delText>
        </w:r>
      </w:del>
      <w:del w:id="5647" w:author="PR Preview" w:date="2026-01-01T00:00:00Z">
        <w:r>
          <w:delText xml:space="preserve"> </w:delText>
        </w:r>
      </w:del>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del w:id="5648" w:author="PR Preview" w:date="2026-01-01T00:00:00Z">
        <w:r>
          <w:delText xml:space="preserve">,</w:delText>
        </w:r>
      </w:del>
      <w:del w:id="5649" w:author="PR Preview" w:date="2026-01-01T00:00:00Z">
        <w:r>
          <w:delText xml:space="preserve"> </w:delText>
        </w:r>
      </w:del>
      <w:del w:id="5650" w:author="PR Preview" w:date="2026-01-01T00:00:00Z">
        <w:r>
          <w:delText xml:space="preserve">because column</w:delText>
        </w:r>
      </w:del>
      <w:del w:id="5651" w:author="PR Preview" w:date="2026-01-01T00:00:00Z">
        <w:r>
          <w:delText xml:space="preserve"> </w:delText>
        </w:r>
      </w:del>
      <m:oMath>
        <m:r>
          <m:t>j</m:t>
        </m:r>
      </m:oMath>
      <w:del w:id="5652" w:author="PR Preview" w:date="2026-01-01T00:00:00Z">
        <w:r>
          <w:delText xml:space="preserve"> </w:delText>
        </w:r>
      </w:del>
      <w:del w:id="5653" w:author="PR Preview" w:date="2026-01-01T00:00:00Z">
        <w:r>
          <w:delText xml:space="preserve">of</w:delText>
        </w:r>
      </w:del>
      <w:del w:id="5654" w:author="PR Preview" w:date="2026-01-01T00:00:00Z">
        <w:r>
          <w:delText xml:space="preserve"> </w:delText>
        </w:r>
      </w:del>
      <m:oMath>
        <m:r>
          <m:rPr>
            <m:sty m:val="bi"/>
          </m:rPr>
          <m:t>B</m:t>
        </m:r>
        <m:r>
          <m:rPr>
            <m:sty m:val="bi"/>
          </m:rPr>
          <m:t>C</m:t>
        </m:r>
      </m:oMath>
      <w:del w:id="5655" w:author="PR Preview" w:date="2026-01-01T00:00:00Z">
        <w:r>
          <w:delText xml:space="preserve"> </w:delText>
        </w:r>
      </w:del>
      <w:del w:id="5656" w:author="PR Preview" w:date="2026-01-01T00:00:00Z">
        <w:r>
          <w:delText xml:space="preserve">is</w:delText>
        </w:r>
      </w:del>
      <w:del w:id="5657" w:author="PR Preview" w:date="2026-01-01T00:00:00Z">
        <w:r>
          <w:delText xml:space="preserve"> </w:delText>
        </w:r>
      </w:del>
      <m:oMath>
        <m:r>
          <m:rPr>
            <m:sty m:val="bi"/>
          </m:rPr>
          <m:t>B</m:t>
        </m:r>
        <m:sSub>
          <m:e>
            <m:limLow>
              <m:e>
                <m:r>
                  <m:t>c</m:t>
                </m:r>
              </m:e>
              <m:lim>
                <m:r>
                  <m:rPr>
                    <m:sty m:val="p"/>
                  </m:rPr>
                  <m:t>∼</m:t>
                </m:r>
              </m:lim>
            </m:limLow>
          </m:e>
          <m:sub>
            <m:r>
              <m:t>j</m:t>
            </m:r>
          </m:sub>
        </m:sSub>
      </m:oMath>
      <w:del w:id="5658" w:author="PR Preview" w:date="2026-01-01T00:00:00Z">
        <w:r>
          <w:delText xml:space="preserve">.</w:delText>
        </w:r>
      </w:del>
    </w:p>
    <w:p>
      <w:pPr>
        <w:pStyle w:val="BodyText"/>
      </w:pPr>
      <w:del w:id="5659" w:author="PR Preview" w:date="2026-01-01T00:00:00Z">
        <w:r>
          <w:rPr>
            <w:b/>
            <w:bCs/>
          </w:rPr>
          <w:delText xml:space="preserve">The columns of</w:delText>
        </w:r>
      </w:del>
      <w:del w:id="5660" w:author="PR Preview" w:date="2026-01-01T00:00:00Z">
        <w:r>
          <w:rPr>
            <w:b/>
            <w:bCs/>
          </w:rPr>
          <w:delText xml:space="preserve"> </w:delText>
        </w:r>
      </w:del>
      <m:oMath>
        <m:r>
          <m:rPr>
            <m:sty m:val="bi"/>
          </m:rPr>
          <m:t>C</m:t>
        </m:r>
      </m:oMath>
      <w:del w:id="5661" w:author="PR Preview" w:date="2026-01-01T00:00:00Z">
        <w:r>
          <w:rPr>
            <w:b/>
            <w:bCs/>
          </w:rPr>
          <w:delText xml:space="preserve"> </w:delText>
        </w:r>
      </w:del>
      <w:del w:id="5662" w:author="PR Preview" w:date="2026-01-01T00:00:00Z">
        <w:r>
          <w:rPr>
            <w:b/>
            <w:bCs/>
          </w:rPr>
          <w:delText xml:space="preserve">are linearly independent.</w:delText>
        </w:r>
      </w:del>
      <w:del w:id="5663" w:author="PR Preview" w:date="2026-01-01T00:00:00Z">
        <w:r>
          <w:delText xml:space="preserve"> </w:delText>
        </w:r>
      </w:del>
      <w:del w:id="5664" w:author="PR Preview" w:date="2026-01-01T00:00:00Z">
        <w:r>
          <w:delText xml:space="preserve">Suppose</w:delText>
        </w:r>
      </w:del>
      <w:del w:id="5665" w:author="PR Preview" w:date="2026-01-01T00:00:00Z">
        <w:r>
          <w:delText xml:space="preserve"> </w:delText>
        </w:r>
      </w:del>
      <m:oMath>
        <m:r>
          <m:rPr>
            <m:sty m:val="bi"/>
          </m:rPr>
          <m:t>C</m:t>
        </m:r>
        <m:limLow>
          <m:e>
            <m:r>
              <m:t>x</m:t>
            </m:r>
          </m:e>
          <m:lim>
            <m:r>
              <m:rPr>
                <m:sty m:val="p"/>
              </m:rPr>
              <m:t>∼</m:t>
            </m:r>
          </m:lim>
        </m:limLow>
        <m:r>
          <m:rPr>
            <m:sty m:val="p"/>
          </m:rPr>
          <m:t>=</m:t>
        </m:r>
        <m:limLow>
          <m:e>
            <m:r>
              <m:t>0</m:t>
            </m:r>
          </m:e>
          <m:lim>
            <m:r>
              <m:rPr>
                <m:sty m:val="p"/>
              </m:rPr>
              <m:t>∼</m:t>
            </m:r>
          </m:lim>
        </m:limLow>
      </m:oMath>
      <w:del w:id="5666" w:author="PR Preview" w:date="2026-01-01T00:00:00Z">
        <w:r>
          <w:delText xml:space="preserve"> </w:delText>
        </w:r>
      </w:del>
      <w:del w:id="5667" w:author="PR Preview" w:date="2026-01-01T00:00:00Z">
        <w:r>
          <w:delText xml:space="preserve">for some</w:delText>
        </w:r>
      </w:del>
      <w:del w:id="5668" w:author="PR Preview" w:date="2026-01-01T00:00:00Z">
        <w:r>
          <w:delText xml:space="preserve"> </w:delText>
        </w:r>
      </w:del>
      <m:oMath>
        <m:limLow>
          <m:e>
            <m:r>
              <m:t>x</m:t>
            </m:r>
          </m:e>
          <m:lim>
            <m:r>
              <m:rPr>
                <m:sty m:val="p"/>
              </m:rPr>
              <m:t>∼</m:t>
            </m:r>
          </m:lim>
        </m:limLow>
        <m:r>
          <m:rPr>
            <m:sty m:val="p"/>
          </m:rPr>
          <m:t>∈</m:t>
        </m:r>
        <m:sSup>
          <m:e>
            <m:r>
              <m:rPr>
                <m:scr m:val="double-struck"/>
                <m:sty m:val="p"/>
              </m:rPr>
              <m:t>R</m:t>
            </m:r>
          </m:e>
          <m:sup>
            <m:r>
              <m:t>k</m:t>
            </m:r>
          </m:sup>
        </m:sSup>
      </m:oMath>
      <w:del w:id="5669" w:author="PR Preview" w:date="2026-01-01T00:00:00Z">
        <w:r>
          <w:delText xml:space="preserve">.</w:delText>
        </w:r>
      </w:del>
      <w:del w:id="5670" w:author="PR Preview" w:date="2026-01-01T00:00:00Z">
        <w:r>
          <w:delText xml:space="preserve"> </w:delText>
        </w:r>
      </w:del>
      <w:del w:id="5671" w:author="PR Preview" w:date="2026-01-01T00:00:00Z">
        <w:r>
          <w:delText xml:space="preserve">Then</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r>
                <m:rPr>
                  <m:sty m:val="bi"/>
                </m:rPr>
                <m:t>B</m:t>
              </m:r>
              <m:r>
                <m:rPr>
                  <m:sty m:val="bi"/>
                </m:rPr>
                <m:t>C</m:t>
              </m:r>
              <m:r>
                <m:rPr>
                  <m:sty m:val="p"/>
                </m:rPr>
                <m:t>)</m:t>
              </m:r>
              <m:r>
                <m:t> </m:t>
              </m:r>
              <m:limLow>
                <m:e>
                  <m:r>
                    <m:t>x</m:t>
                  </m:r>
                </m:e>
                <m:lim>
                  <m:r>
                    <m:rPr>
                      <m:sty m:val="p"/>
                    </m:rPr>
                    <m:t>∼</m:t>
                  </m:r>
                </m:lim>
              </m:limLow>
              <m:r>
                <m:t>&amp;</m:t>
              </m:r>
              <m:r>
                <m:t>&amp;</m:t>
              </m:r>
              <m:r>
                <m:rPr>
                  <m:nor/>
                  <m:sty m:val="p"/>
                </m:rPr>
                <m:t>(substitute </m:t>
              </m:r>
              <m:r>
                <m:rPr>
                  <m:sty m:val="bi"/>
                </m:rPr>
                <m:t>A</m:t>
              </m:r>
              <m:r>
                <m:rPr>
                  <m:sty m:val="p"/>
                </m:rPr>
                <m:t>=</m:t>
              </m:r>
              <m:r>
                <m:rPr>
                  <m:sty m:val="bi"/>
                </m:rPr>
                <m:t>B</m:t>
              </m:r>
              <m:r>
                <m:rPr>
                  <m:sty m:val="bi"/>
                </m:rPr>
                <m:t>C</m:t>
              </m:r>
              <m:r>
                <m:rPr>
                  <m:nor/>
                  <m:sty m:val="p"/>
                </m:rPr>
                <m:t>)</m:t>
              </m:r>
            </m:e>
            <m:e>
              <m:r>
                <m:t>&amp;</m:t>
              </m:r>
              <m:r>
                <m:rPr>
                  <m:sty m:val="p"/>
                </m:rPr>
                <m:t>=</m:t>
              </m:r>
              <m:r>
                <m:rPr>
                  <m:sty m:val="bi"/>
                </m:rPr>
                <m:t>B</m:t>
              </m:r>
              <m:r>
                <m:t> </m:t>
              </m:r>
              <m:r>
                <m:rPr>
                  <m:sty m:val="p"/>
                </m:rPr>
                <m:t>(</m:t>
              </m:r>
              <m:r>
                <m:rPr>
                  <m:sty m:val="bi"/>
                </m:rPr>
                <m:t>C</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r>
                <m:rPr>
                  <m:sty m:val="bi"/>
                </m:rPr>
                <m:t>B</m:t>
              </m:r>
              <m:r>
                <m:t> </m:t>
              </m:r>
              <m:limLow>
                <m:e>
                  <m:r>
                    <m:t>0</m:t>
                  </m:r>
                </m:e>
                <m:lim>
                  <m:r>
                    <m:rPr>
                      <m:sty m:val="p"/>
                    </m:rPr>
                    <m:t>∼</m:t>
                  </m:r>
                </m:lim>
              </m:limLow>
              <m:r>
                <m:t>&amp;</m:t>
              </m:r>
              <m:r>
                <m:t>&amp;</m:t>
              </m:r>
              <m:r>
                <m:rPr>
                  <m:nor/>
                  <m:sty m:val="p"/>
                </m:rPr>
                <m:t>(substitute </m:t>
              </m:r>
              <m:r>
                <m:rPr>
                  <m:sty m:val="bi"/>
                </m:rPr>
                <m:t>C</m:t>
              </m:r>
              <m:limLow>
                <m:e>
                  <m:r>
                    <m:t>x</m:t>
                  </m:r>
                </m:e>
                <m:lim>
                  <m:r>
                    <m:rPr>
                      <m:sty m:val="p"/>
                    </m:rPr>
                    <m:t>∼</m:t>
                  </m:r>
                </m:lim>
              </m:limLow>
              <m:r>
                <m:rPr>
                  <m:sty m:val="p"/>
                </m:rPr>
                <m:t>=</m:t>
              </m:r>
              <m:limLow>
                <m:e>
                  <m:r>
                    <m:t>0</m:t>
                  </m:r>
                </m:e>
                <m:lim>
                  <m:r>
                    <m:rPr>
                      <m:sty m:val="p"/>
                    </m:rPr>
                    <m:t>∼</m:t>
                  </m:r>
                </m:lim>
              </m:limLow>
              <m:r>
                <m:rPr>
                  <m:nor/>
                  <m:sty m:val="p"/>
                </m:rPr>
                <m:t>)</m:t>
              </m:r>
            </m:e>
            <m:e>
              <m:r>
                <m:t>&amp;</m:t>
              </m:r>
              <m:r>
                <m:rPr>
                  <m:sty m:val="p"/>
                </m:rPr>
                <m:t>=</m:t>
              </m:r>
              <m:limLow>
                <m:e>
                  <m:r>
                    <m:t>0</m:t>
                  </m:r>
                </m:e>
                <m:lim>
                  <m:r>
                    <m:rPr>
                      <m:sty m:val="p"/>
                    </m:rPr>
                    <m:t>∼</m:t>
                  </m:r>
                </m:lim>
              </m:limLow>
              <m:r>
                <m:t>&amp;</m:t>
              </m:r>
              <m:r>
                <m:t>&amp;</m:t>
              </m:r>
              <m:r>
                <m:rPr>
                  <m:nor/>
                  <m:sty m:val="p"/>
                </m:rPr>
                <m:t>(a matrix times the zero vector is </m:t>
              </m:r>
              <m:limLow>
                <m:e>
                  <m:r>
                    <m:t>0</m:t>
                  </m:r>
                </m:e>
                <m:lim>
                  <m:r>
                    <m:rPr>
                      <m:sty m:val="p"/>
                    </m:rPr>
                    <m:t>∼</m:t>
                  </m:r>
                </m:lim>
              </m:limLow>
              <m:r>
                <m:rPr>
                  <m:nor/>
                  <m:sty m:val="p"/>
                </m:rPr>
                <m:t>)</m:t>
              </m:r>
            </m:e>
          </m:eqArr>
        </m:oMath>
      </m:oMathPara>
    </w:p>
    <w:p>
      <w:pPr>
        <w:pStyle w:val="FirstParagraph"/>
      </w:pPr>
      <m:oMath>
        <m:r>
          <m:rPr>
            <m:sty m:val="bi"/>
          </m:rPr>
          <m:t>A</m:t>
        </m:r>
        <m:limLow>
          <m:e>
            <m:r>
              <m:t>x</m:t>
            </m:r>
          </m:e>
          <m:lim>
            <m:r>
              <m:rPr>
                <m:sty m:val="p"/>
              </m:rPr>
              <m:t>∼</m:t>
            </m:r>
          </m:lim>
        </m:limLow>
      </m:oMath>
      <w:del w:id="5672" w:author="PR Preview" w:date="2026-01-01T00:00:00Z">
        <w:r>
          <w:delText xml:space="preserve"> </w:delText>
        </w:r>
      </w:del>
      <w:del w:id="5673" w:author="PR Preview" w:date="2026-01-01T00:00:00Z">
        <w:r>
          <w:delText xml:space="preserve">is the combination</w:delText>
        </w:r>
      </w:del>
      <w:del w:id="5674" w:author="PR Preview" w:date="2026-01-01T00:00:00Z">
        <w:r>
          <w:delText xml:space="preserve"> </w:delText>
        </w:r>
      </w:del>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k</m:t>
            </m:r>
          </m:sub>
        </m:sSub>
        <m:sSub>
          <m:e>
            <m:limLow>
              <m:e>
                <m:r>
                  <m:t>a</m:t>
                </m:r>
              </m:e>
              <m:lim>
                <m:r>
                  <m:rPr>
                    <m:sty m:val="p"/>
                  </m:rPr>
                  <m:t>∼</m:t>
                </m:r>
              </m:lim>
            </m:limLow>
          </m:e>
          <m:sub>
            <m:r>
              <m:t>k</m:t>
            </m:r>
          </m:sub>
        </m:sSub>
      </m:oMath>
      <w:del w:id="5675" w:author="PR Preview" w:date="2026-01-01T00:00:00Z">
        <w:r>
          <w:delText xml:space="preserve"> </w:delText>
        </w:r>
      </w:del>
      <w:del w:id="5676" w:author="PR Preview" w:date="2026-01-01T00:00:00Z">
        <w:r>
          <w:delText xml:space="preserve">(</w:delText>
        </w:r>
      </w:del>
      <w:hyperlink w:anchor="thm-matvec-columns">
        <w:del w:id="5677" w:author="PR Preview" w:date="2026-01-01T00:00:00Z">
          <w:r>
            <w:rPr>
              <w:rStyle w:val="Hyperlink"/>
            </w:rPr>
            <w:delText xml:space="preserve">Theorem 23</w:delText>
          </w:r>
        </w:del>
      </w:hyperlink>
      <w:del w:id="5678" w:author="PR Preview" w:date="2026-01-01T00:00:00Z">
        <w:r>
          <w:delText xml:space="preserve">),</w:delText>
        </w:r>
      </w:del>
      <w:del w:id="5679" w:author="PR Preview" w:date="2026-01-01T00:00:00Z">
        <w:r>
          <w:delText xml:space="preserve"> </w:delText>
        </w:r>
      </w:del>
      <w:del w:id="5680" w:author="PR Preview" w:date="2026-01-01T00:00:00Z">
        <w:r>
          <w:delText xml:space="preserve">and the</w:delText>
        </w:r>
      </w:del>
      <w:del w:id="5681" w:author="PR Preview" w:date="2026-01-01T00:00:00Z">
        <w:r>
          <w:delText xml:space="preserve"> </w:delText>
        </w:r>
      </w:del>
      <m:oMath>
        <m:limLow>
          <m:e>
            <m:r>
              <m:t>a</m:t>
            </m:r>
          </m:e>
          <m:lim>
            <m:r>
              <m:rPr>
                <m:sty m:val="p"/>
              </m:rPr>
              <m:t>∼</m:t>
            </m:r>
          </m:lim>
        </m:limLow>
      </m:oMath>
      <w:del w:id="5682" w:author="PR Preview" w:date="2026-01-01T00:00:00Z">
        <w:r>
          <w:delText xml:space="preserve">’s are linearly independent (</w:delText>
        </w:r>
      </w:del>
      <w:hyperlink w:anchor="def-linearly-independent">
        <w:del w:id="5683" w:author="PR Preview" w:date="2026-01-01T00:00:00Z">
          <w:r>
            <w:rPr>
              <w:rStyle w:val="Hyperlink"/>
            </w:rPr>
            <w:delText xml:space="preserve">Definition 43</w:delText>
          </w:r>
        </w:del>
      </w:hyperlink>
      <w:del w:id="5684" w:author="PR Preview" w:date="2026-01-01T00:00:00Z">
        <w:r>
          <w:delText xml:space="preserve">),</w:delText>
        </w:r>
      </w:del>
      <w:del w:id="5685" w:author="PR Preview" w:date="2026-01-01T00:00:00Z">
        <w:r>
          <w:delText xml:space="preserve"> </w:delText>
        </w:r>
      </w:del>
      <w:del w:id="5686" w:author="PR Preview" w:date="2026-01-01T00:00:00Z">
        <w:r>
          <w:delText xml:space="preserve">so</w:delText>
        </w:r>
      </w:del>
      <w:del w:id="5687"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5688" w:author="PR Preview" w:date="2026-01-01T00:00:00Z">
        <w:r>
          <w:delText xml:space="preserve">.</w:delText>
        </w:r>
      </w:del>
      <w:del w:id="5689" w:author="PR Preview" w:date="2026-01-01T00:00:00Z">
        <w:r>
          <w:delText xml:space="preserve"> </w:delText>
        </w:r>
      </w:del>
      <w:del w:id="5690" w:author="PR Preview" w:date="2026-01-01T00:00:00Z">
        <w:r>
          <w:delText xml:space="preserve">So the only combination of the columns of</w:delText>
        </w:r>
      </w:del>
      <w:del w:id="5691" w:author="PR Preview" w:date="2026-01-01T00:00:00Z">
        <w:r>
          <w:delText xml:space="preserve"> </w:delText>
        </w:r>
      </w:del>
      <m:oMath>
        <m:r>
          <m:rPr>
            <m:sty m:val="bi"/>
          </m:rPr>
          <m:t>C</m:t>
        </m:r>
      </m:oMath>
      <w:del w:id="5692" w:author="PR Preview" w:date="2026-01-01T00:00:00Z">
        <w:r>
          <w:delText xml:space="preserve"> </w:delText>
        </w:r>
      </w:del>
      <w:del w:id="5693" w:author="PR Preview" w:date="2026-01-01T00:00:00Z">
        <w:r>
          <w:delText xml:space="preserve">that equals</w:delText>
        </w:r>
      </w:del>
      <w:del w:id="5694" w:author="PR Preview" w:date="2026-01-01T00:00:00Z">
        <w:r>
          <w:delText xml:space="preserve"> </w:delText>
        </w:r>
      </w:del>
      <m:oMath>
        <m:limLow>
          <m:e>
            <m:r>
              <m:t>0</m:t>
            </m:r>
          </m:e>
          <m:lim>
            <m:r>
              <m:rPr>
                <m:sty m:val="p"/>
              </m:rPr>
              <m:t>∼</m:t>
            </m:r>
          </m:lim>
        </m:limLow>
      </m:oMath>
      <w:del w:id="5695" w:author="PR Preview" w:date="2026-01-01T00:00:00Z">
        <w:r>
          <w:delText xml:space="preserve"> </w:delText>
        </w:r>
      </w:del>
      <w:del w:id="5696" w:author="PR Preview" w:date="2026-01-01T00:00:00Z">
        <w:r>
          <w:delText xml:space="preserve">has all coefficients</w:delText>
        </w:r>
      </w:del>
      <w:del w:id="5697" w:author="PR Preview" w:date="2026-01-01T00:00:00Z">
        <w:r>
          <w:delText xml:space="preserve"> </w:delText>
        </w:r>
      </w:del>
      <m:oMath>
        <m:r>
          <m:t>0</m:t>
        </m:r>
      </m:oMath>
      <w:del w:id="5698" w:author="PR Preview" w:date="2026-01-01T00:00:00Z">
        <w:r>
          <w:delText xml:space="preserve">.</w:delText>
        </w:r>
      </w:del>
    </w:p>
    <w:p>
      <w:pPr>
        <w:pStyle w:val="BodyText"/>
      </w:pPr>
      <w:ins w:id="5699" w:author="PR Preview" w:date="2026-01-01T00:00:00Z">
        <w:r>
          <w:rPr>
            <w:b/>
            <w:bCs/>
          </w:rPr>
          <w:t xml:space="preserve">Theorem 27 (All bases of a subspace have the same number of vectors)</w:t>
        </w:r>
      </w:ins>
      <w:ins w:id="5700" w:author="PR Preview" w:date="2026-01-01T00:00:00Z">
        <w:r>
          <w:t xml:space="preserve"> </w:t>
        </w:r>
      </w:ins>
      <w:ins w:id="5701" w:author="PR Preview" w:date="2026-01-01T00:00:00Z">
        <w:r>
          <w:t xml:space="preserve">If</w:t>
        </w:r>
      </w:ins>
      <w:ins w:id="5702" w:author="PR Preview" w:date="2026-01-01T00:00:00Z">
        <w:r>
          <w:t xml:space="preserve"> </w:t>
        </w:r>
      </w:ins>
      <w:ins w:id="5703" w:author="PR Preview" w:date="2026-01-01T00:00:00Z">
        <w:r>
          <w:t xml:space="preserve">$\mathord{\smash[b]{\underset{\raise.3ex\hbox{$\scriptstyle\sim$}}{a}}\vphantom{a}}_1, \ldots, \mathord{\smash[b]{\underset{\raise.3ex\hbox{$\scriptstyle\sim$}}{a}}\vphantom{a}}_k$</w:t>
        </w:r>
      </w:ins>
      <w:ins w:id="5704" w:author="PR Preview" w:date="2026-01-01T00:00:00Z">
        <w:r>
          <w:t xml:space="preserve"> </w:t>
        </w:r>
      </w:ins>
      <w:ins w:id="5705" w:author="PR Preview" w:date="2026-01-01T00:00:00Z">
        <w:r>
          <w:t xml:space="preserve">and</w:t>
        </w:r>
      </w:ins>
      <w:ins w:id="5706" w:author="PR Preview" w:date="2026-01-01T00:00:00Z">
        <w:r>
          <w:t xml:space="preserve"> </w:t>
        </w:r>
      </w:ins>
      <w:ins w:id="5707" w:author="PR Preview" w:date="2026-01-01T00:00:00Z">
        <w:r>
          <w:t xml:space="preserve">$\mathord{\smash[b]{\underset{\raise.3ex\hbox{$\scriptstyle\sim$}}{b}}\vphantom{b}}_1, \ldots, \mathord{\smash[b]{\underset{\raise.3ex\hbox{$\scriptstyle\sim$}}{b}}\vphantom{b}}_l$</w:t>
        </w:r>
      </w:ins>
      <w:ins w:id="5708" w:author="PR Preview" w:date="2026-01-01T00:00:00Z">
        <w:r>
          <w:t xml:space="preserve"> </w:t>
        </w:r>
      </w:ins>
      <w:ins w:id="5709" w:author="PR Preview" w:date="2026-01-01T00:00:00Z">
        <w:r>
          <w:t xml:space="preserve">are both bases of a subspace</w:t>
        </w:r>
      </w:ins>
      <w:ins w:id="5710" w:author="PR Preview" w:date="2026-01-01T00:00:00Z">
        <w:r>
          <w:t xml:space="preserve"> </w:t>
        </w:r>
      </w:ins>
      <m:oMath>
        <m:r>
          <m:rPr>
            <m:scr m:val="script"/>
            <m:sty m:val="p"/>
          </m:rPr>
          <m:t>S</m:t>
        </m:r>
      </m:oMath>
      <w:ins w:id="5711" w:author="PR Preview" w:date="2026-01-01T00:00:00Z">
        <w:r>
          <w:t xml:space="preserve"> </w:t>
        </w:r>
      </w:ins>
      <w:ins w:id="5712" w:author="PR Preview" w:date="2026-01-01T00:00:00Z">
        <w:r>
          <w:t xml:space="preserve">of</w:t>
        </w:r>
      </w:ins>
      <w:ins w:id="5713" w:author="PR Preview" w:date="2026-01-01T00:00:00Z">
        <w:r>
          <w:t xml:space="preserve"> </w:t>
        </w:r>
      </w:ins>
      <m:oMath>
        <m:sSup>
          <m:e>
            <m:r>
              <m:rPr>
                <m:scr m:val="double-struck"/>
                <m:sty m:val="p"/>
              </m:rPr>
              <m:t>R</m:t>
            </m:r>
          </m:e>
          <m:sup>
            <m:r>
              <m:t>p</m:t>
            </m:r>
          </m:sup>
        </m:sSup>
      </m:oMath>
      <w:ins w:id="5714" w:author="PR Preview" w:date="2026-01-01T00:00:00Z">
        <w:r>
          <w:t xml:space="preserve"> </w:t>
        </w:r>
      </w:ins>
      <w:ins w:id="5715" w:author="PR Preview" w:date="2026-01-01T00:00:00Z">
        <w:r>
          <w:t xml:space="preserve">(</w:t>
        </w:r>
      </w:ins>
      <w:hyperlink w:anchor="def-basis">
        <w:ins w:id="5716" w:author="PR Preview" w:date="2026-01-01T00:00:00Z">
          <w:r>
            <w:rPr>
              <w:rStyle w:val="Hyperlink"/>
            </w:rPr>
            <w:t xml:space="preserve">Definition 48</w:t>
          </w:r>
        </w:ins>
      </w:hyperlink>
      <w:ins w:id="5717" w:author="PR Preview" w:date="2026-01-01T00:00:00Z">
        <w:r>
          <w:t xml:space="preserve">),</w:t>
        </w:r>
      </w:ins>
      <w:ins w:id="5718" w:author="PR Preview" w:date="2026-01-01T00:00:00Z">
        <w:r>
          <w:t xml:space="preserve"> </w:t>
        </w:r>
      </w:ins>
      <w:ins w:id="5719" w:author="PR Preview" w:date="2026-01-01T00:00:00Z">
        <w:r>
          <w:t xml:space="preserve">then</w:t>
        </w:r>
      </w:ins>
      <w:ins w:id="5720" w:author="PR Preview" w:date="2026-01-01T00:00:00Z">
        <w:r>
          <w:t xml:space="preserve"> </w:t>
        </w:r>
      </w:ins>
      <m:oMath>
        <m:r>
          <m:t>k</m:t>
        </m:r>
        <m:r>
          <m:rPr>
            <m:sty m:val="p"/>
          </m:rPr>
          <m:t>=</m:t>
        </m:r>
        <m:r>
          <m:t>l</m:t>
        </m:r>
      </m:oMath>
      <w:ins w:id="5721" w:author="PR Preview" w:date="2026-01-01T00:00:00Z">
        <w:r>
          <w:t xml:space="preserve">.</w:t>
        </w:r>
      </w:ins>
    </w:p>
    <w:bookmarkEnd w:id="224"/>
    <w:p>
      <w:pPr>
        <w:pStyle w:val="BodyText"/>
      </w:pPr>
      <w:ins w:id="5722" w:author="PR Preview" w:date="2026-01-01T00:00:00Z">
        <w:r>
          <w:rPr>
            <w:i/>
            <w:iCs/>
          </w:rPr>
          <w:t xml:space="preserve">Proof</w:t>
        </w:r>
      </w:ins>
      <w:ins w:id="5723" w:author="PR Preview" w:date="2026-01-01T00:00:00Z">
        <w:r>
          <w:t xml:space="preserve">. </w:t>
        </w:r>
      </w:ins>
      <w:ins w:id="5724" w:author="PR Preview" w:date="2026-01-01T00:00:00Z">
        <w:r>
          <w:t xml:space="preserve">Let</w:t>
        </w:r>
      </w:ins>
      <w:ins w:id="5725" w:author="PR Preview" w:date="2026-01-01T00:00:00Z">
        <w:r>
          <w:t xml:space="preserve"> </w:t>
        </w:r>
      </w:ins>
      <m:oMath>
        <m:r>
          <m:rPr>
            <m:sty m:val="bi"/>
          </m:rPr>
          <m:t>A</m:t>
        </m:r>
      </m:oMath>
      <w:ins w:id="5726" w:author="PR Preview" w:date="2026-01-01T00:00:00Z">
        <w:r>
          <w:t xml:space="preserve"> </w:t>
        </w:r>
      </w:ins>
      <w:ins w:id="5727" w:author="PR Preview" w:date="2026-01-01T00:00:00Z">
        <w:r>
          <w:t xml:space="preserve">be the</w:t>
        </w:r>
      </w:ins>
      <w:ins w:id="5728" w:author="PR Preview" w:date="2026-01-01T00:00:00Z">
        <w:r>
          <w:t xml:space="preserve"> </w:t>
        </w:r>
      </w:ins>
      <m:oMath>
        <m:r>
          <m:t>p</m:t>
        </m:r>
        <m:r>
          <m:rPr>
            <m:sty m:val="p"/>
          </m:rPr>
          <m:t>×</m:t>
        </m:r>
        <m:r>
          <m:t>k</m:t>
        </m:r>
      </m:oMath>
      <w:ins w:id="5729" w:author="PR Preview" w:date="2026-01-01T00:00:00Z">
        <w:r>
          <w:t xml:space="preserve"> </w:t>
        </w:r>
      </w:ins>
      <w:ins w:id="5730" w:author="PR Preview" w:date="2026-01-01T00:00:00Z">
        <w:r>
          <w:t xml:space="preserve">matrix with columns</w:t>
        </w:r>
      </w:ins>
      <w:ins w:id="5731" w:author="PR Preview" w:date="2026-01-01T00:00:00Z">
        <w:r>
          <w:t xml:space="preserve"> </w:t>
        </w:r>
      </w:ins>
      <w:ins w:id="5732" w:author="PR Preview" w:date="2026-01-01T00:00:00Z">
        <w:r>
          <w:t xml:space="preserve">$\mathord{\smash[b]{\underset{\raise.3ex\hbox{$\scriptstyle\sim$}}{a}}\vphantom{a}}_1, \ldots, \mathord{\smash[b]{\underset{\raise.3ex\hbox{$\scriptstyle\sim$}}{a}}\vphantom{a}}_k$</w:t>
        </w:r>
      </w:ins>
      <w:ins w:id="5733" w:author="PR Preview" w:date="2026-01-01T00:00:00Z">
        <w:r>
          <w:t xml:space="preserve">,</w:t>
        </w:r>
      </w:ins>
      <w:ins w:id="5734" w:author="PR Preview" w:date="2026-01-01T00:00:00Z">
        <w:r>
          <w:t xml:space="preserve"> </w:t>
        </w:r>
      </w:ins>
      <w:ins w:id="5735" w:author="PR Preview" w:date="2026-01-01T00:00:00Z">
        <w:r>
          <w:t xml:space="preserve">and</w:t>
        </w:r>
      </w:ins>
      <w:ins w:id="5736" w:author="PR Preview" w:date="2026-01-01T00:00:00Z">
        <w:r>
          <w:t xml:space="preserve"> </w:t>
        </w:r>
      </w:ins>
      <m:oMath>
        <m:r>
          <m:rPr>
            <m:sty m:val="bi"/>
          </m:rPr>
          <m:t>B</m:t>
        </m:r>
      </m:oMath>
      <w:ins w:id="5737" w:author="PR Preview" w:date="2026-01-01T00:00:00Z">
        <w:r>
          <w:t xml:space="preserve"> </w:t>
        </w:r>
      </w:ins>
      <w:ins w:id="5738" w:author="PR Preview" w:date="2026-01-01T00:00:00Z">
        <w:r>
          <w:t xml:space="preserve">the</w:t>
        </w:r>
      </w:ins>
      <w:ins w:id="5739" w:author="PR Preview" w:date="2026-01-01T00:00:00Z">
        <w:r>
          <w:t xml:space="preserve"> </w:t>
        </w:r>
      </w:ins>
      <m:oMath>
        <m:r>
          <m:t>p</m:t>
        </m:r>
        <m:r>
          <m:rPr>
            <m:sty m:val="p"/>
          </m:rPr>
          <m:t>×</m:t>
        </m:r>
        <m:r>
          <m:t>l</m:t>
        </m:r>
      </m:oMath>
      <w:ins w:id="5740" w:author="PR Preview" w:date="2026-01-01T00:00:00Z">
        <w:r>
          <w:t xml:space="preserve"> </w:t>
        </w:r>
      </w:ins>
      <w:ins w:id="5741" w:author="PR Preview" w:date="2026-01-01T00:00:00Z">
        <w:r>
          <w:t xml:space="preserve">matrix with columns</w:t>
        </w:r>
      </w:ins>
      <w:ins w:id="5742" w:author="PR Preview" w:date="2026-01-01T00:00:00Z">
        <w:r>
          <w:t xml:space="preserve"> </w:t>
        </w:r>
      </w:ins>
      <w:ins w:id="5743" w:author="PR Preview" w:date="2026-01-01T00:00:00Z">
        <w:r>
          <w:t xml:space="preserve">$\mathord{\smash[b]{\underset{\raise.3ex\hbox{$\scriptstyle\sim$}}{b}}\vphantom{b}}_1, \ldots, \mathord{\smash[b]{\underset{\raise.3ex\hbox{$\scriptstyle\sim$}}{b}}\vphantom{b}}_l$</w:t>
        </w:r>
      </w:ins>
      <w:ins w:id="5744" w:author="PR Preview" w:date="2026-01-01T00:00:00Z">
        <w:r>
          <w:t xml:space="preserve">.</w:t>
        </w:r>
      </w:ins>
    </w:p>
    <w:p>
      <w:pPr>
        <w:pStyle w:val="BodyText"/>
      </w:pPr>
      <w:ins w:id="5745" w:author="PR Preview" w:date="2026-01-01T00:00:00Z">
        <w:r>
          <w:rPr>
            <w:b/>
            <w:bCs/>
          </w:rPr>
          <w:t xml:space="preserve">Write</w:t>
        </w:r>
      </w:ins>
      <w:ins w:id="5746" w:author="PR Preview" w:date="2026-01-01T00:00:00Z">
        <w:r>
          <w:rPr>
            <w:b/>
            <w:bCs/>
          </w:rPr>
          <w:t xml:space="preserve"> </w:t>
        </w:r>
      </w:ins>
      <m:oMath>
        <m:r>
          <m:rPr>
            <m:sty m:val="bi"/>
          </m:rPr>
          <m:t>A</m:t>
        </m:r>
      </m:oMath>
      <w:ins w:id="5747" w:author="PR Preview" w:date="2026-01-01T00:00:00Z">
        <w:r>
          <w:rPr>
            <w:b/>
            <w:bCs/>
          </w:rPr>
          <w:t xml:space="preserve"> </w:t>
        </w:r>
      </w:ins>
      <w:ins w:id="5748" w:author="PR Preview" w:date="2026-01-01T00:00:00Z">
        <w:r>
          <w:rPr>
            <w:b/>
            <w:bCs/>
          </w:rPr>
          <w:t xml:space="preserve">in terms of</w:t>
        </w:r>
      </w:ins>
      <w:ins w:id="5749" w:author="PR Preview" w:date="2026-01-01T00:00:00Z">
        <w:r>
          <w:rPr>
            <w:b/>
            <w:bCs/>
          </w:rPr>
          <w:t xml:space="preserve"> </w:t>
        </w:r>
      </w:ins>
      <m:oMath>
        <m:r>
          <m:rPr>
            <m:sty m:val="bi"/>
          </m:rPr>
          <m:t>B</m:t>
        </m:r>
      </m:oMath>
      <w:ins w:id="5750" w:author="PR Preview" w:date="2026-01-01T00:00:00Z">
        <w:r>
          <w:rPr>
            <w:b/>
            <w:bCs/>
          </w:rPr>
          <w:t xml:space="preserve">.</w:t>
        </w:r>
      </w:ins>
      <w:ins w:id="5751" w:author="PR Preview" w:date="2026-01-01T00:00:00Z">
        <w:r>
          <w:t xml:space="preserve"> </w:t>
        </w:r>
      </w:ins>
      <w:ins w:id="5752" w:author="PR Preview" w:date="2026-01-01T00:00:00Z">
        <w:r>
          <w:t xml:space="preserve">Each</w:t>
        </w:r>
      </w:ins>
      <w:ins w:id="5753" w:author="PR Preview" w:date="2026-01-01T00:00:00Z">
        <w:r>
          <w:t xml:space="preserve"> </w:t>
        </w:r>
      </w:ins>
      <w:ins w:id="5754" w:author="PR Preview" w:date="2026-01-01T00:00:00Z">
        <w:r>
          <w:t xml:space="preserve">$\mathord{\smash[b]{\underset{\raise.3ex\hbox{$\scriptstyle\sim$}}{a}}\vphantom{a}}_j$</w:t>
        </w:r>
      </w:ins>
      <w:ins w:id="5755" w:author="PR Preview" w:date="2026-01-01T00:00:00Z">
        <w:r>
          <w:t xml:space="preserve"> </w:t>
        </w:r>
      </w:ins>
      <w:ins w:id="5756" w:author="PR Preview" w:date="2026-01-01T00:00:00Z">
        <w:r>
          <w:t xml:space="preserve">is in</w:t>
        </w:r>
      </w:ins>
      <w:ins w:id="5757" w:author="PR Preview" w:date="2026-01-01T00:00:00Z">
        <w:r>
          <w:t xml:space="preserve"> </w:t>
        </w:r>
      </w:ins>
      <m:oMath>
        <m:r>
          <m:rPr>
            <m:scr m:val="script"/>
            <m:sty m:val="p"/>
          </m:rPr>
          <m:t>S</m:t>
        </m:r>
      </m:oMath>
      <w:ins w:id="5758" w:author="PR Preview" w:date="2026-01-01T00:00:00Z">
        <w:r>
          <w:t xml:space="preserve">,</w:t>
        </w:r>
      </w:ins>
      <w:ins w:id="5759" w:author="PR Preview" w:date="2026-01-01T00:00:00Z">
        <w:r>
          <w:t xml:space="preserve"> </w:t>
        </w:r>
      </w:ins>
      <w:ins w:id="5760" w:author="PR Preview" w:date="2026-01-01T00:00:00Z">
        <w:r>
          <w:t xml:space="preserve">and the</w:t>
        </w:r>
      </w:ins>
      <w:ins w:id="5761" w:author="PR Preview" w:date="2026-01-01T00:00:00Z">
        <w:r>
          <w:t xml:space="preserve"> </w:t>
        </w:r>
      </w:ins>
      <w:ins w:id="5762" w:author="PR Preview" w:date="2026-01-01T00:00:00Z">
        <w:r>
          <w:t xml:space="preserve">$\mathord{\smash[b]{\underset{\raise.3ex\hbox{$\scriptstyle\sim$}}{b}}\vphantom{b}}$</w:t>
        </w:r>
      </w:ins>
      <w:ins w:id="5763" w:author="PR Preview" w:date="2026-01-01T00:00:00Z">
        <w:r>
          <w:t xml:space="preserve">’s span</w:t>
        </w:r>
      </w:ins>
      <w:ins w:id="5764" w:author="PR Preview" w:date="2026-01-01T00:00:00Z">
        <w:r>
          <w:t xml:space="preserve"> </w:t>
        </w:r>
      </w:ins>
      <m:oMath>
        <m:r>
          <m:rPr>
            <m:scr m:val="script"/>
            <m:sty m:val="p"/>
          </m:rPr>
          <m:t>S</m:t>
        </m:r>
      </m:oMath>
      <w:ins w:id="5765" w:author="PR Preview" w:date="2026-01-01T00:00:00Z">
        <w:r>
          <w:t xml:space="preserve"> </w:t>
        </w:r>
      </w:ins>
      <w:ins w:id="5766" w:author="PR Preview" w:date="2026-01-01T00:00:00Z">
        <w:r>
          <w:t xml:space="preserve">(</w:t>
        </w:r>
      </w:ins>
      <w:hyperlink w:anchor="def-span">
        <w:ins w:id="5767" w:author="PR Preview" w:date="2026-01-01T00:00:00Z">
          <w:r>
            <w:rPr>
              <w:rStyle w:val="Hyperlink"/>
            </w:rPr>
            <w:t xml:space="preserve">Definition 47</w:t>
          </w:r>
        </w:ins>
      </w:hyperlink>
      <w:ins w:id="5768" w:author="PR Preview" w:date="2026-01-01T00:00:00Z">
        <w:r>
          <w:t xml:space="preserve">),</w:t>
        </w:r>
      </w:ins>
      <w:ins w:id="5769" w:author="PR Preview" w:date="2026-01-01T00:00:00Z">
        <w:r>
          <w:t xml:space="preserve"> </w:t>
        </w:r>
      </w:ins>
      <w:ins w:id="5770" w:author="PR Preview" w:date="2026-01-01T00:00:00Z">
        <w:r>
          <w:t xml:space="preserve">so</w:t>
        </w:r>
      </w:ins>
      <w:ins w:id="5771" w:author="PR Preview" w:date="2026-01-01T00:00:00Z">
        <w:r>
          <w:t xml:space="preserve"> </w:t>
        </w:r>
      </w:ins>
      <w:ins w:id="5772" w:author="PR Preview" w:date="2026-01-01T00:00:00Z">
        <w:r>
          <w:t xml:space="preserve">$\mathord{\smash[b]{\underset{\raise.3ex\hbox{$\scriptstyle\sim$}}{a}}\vphantom{a}}_j = \mathbf{B} \mathord{\smash[b]{\underset{\raise.3ex\hbox{$\scriptstyle\sim$}}{c}}\vphantom{c}}_j$</w:t>
        </w:r>
      </w:ins>
      <w:ins w:id="5773" w:author="PR Preview" w:date="2026-01-01T00:00:00Z">
        <w:r>
          <w:t xml:space="preserve"> </w:t>
        </w:r>
      </w:ins>
      <w:ins w:id="5774" w:author="PR Preview" w:date="2026-01-01T00:00:00Z">
        <w:r>
          <w:t xml:space="preserve">for some</w:t>
        </w:r>
      </w:ins>
      <w:ins w:id="5775" w:author="PR Preview" w:date="2026-01-01T00:00:00Z">
        <w:r>
          <w:t xml:space="preserve"> </w:t>
        </w:r>
      </w:ins>
      <w:ins w:id="5776" w:author="PR Preview" w:date="2026-01-01T00:00:00Z">
        <w:r>
          <w:t xml:space="preserve">$\mathord{\smash[b]{\underset{\raise.3ex\hbox{$\scriptstyle\sim$}}{c}}\vphantom{c}}_j \in \mathbb{R}^l$</w:t>
        </w:r>
      </w:ins>
      <w:ins w:id="5777" w:author="PR Preview" w:date="2026-01-01T00:00:00Z">
        <w:r>
          <w:t xml:space="preserve"> </w:t>
        </w:r>
      </w:ins>
      <w:ins w:id="5778" w:author="PR Preview" w:date="2026-01-01T00:00:00Z">
        <w:r>
          <w:t xml:space="preserve">(</w:t>
        </w:r>
      </w:ins>
      <w:hyperlink w:anchor="def-matvec-mult">
        <w:ins w:id="5779" w:author="PR Preview" w:date="2026-01-01T00:00:00Z">
          <w:r>
            <w:rPr>
              <w:rStyle w:val="Hyperlink"/>
            </w:rPr>
            <w:t xml:space="preserve">Definition 32</w:t>
          </w:r>
        </w:ins>
      </w:hyperlink>
      <w:ins w:id="5780" w:author="PR Preview" w:date="2026-01-01T00:00:00Z">
        <w:r>
          <w:t xml:space="preserve">).</w:t>
        </w:r>
      </w:ins>
      <w:ins w:id="5781" w:author="PR Preview" w:date="2026-01-01T00:00:00Z">
        <w:r>
          <w:t xml:space="preserve"> </w:t>
        </w:r>
      </w:ins>
      <w:ins w:id="5782" w:author="PR Preview" w:date="2026-01-01T00:00:00Z">
        <w:r>
          <w:t xml:space="preserve">Let</w:t>
        </w:r>
      </w:ins>
      <w:ins w:id="5783" w:author="PR Preview" w:date="2026-01-01T00:00:00Z">
        <w:r>
          <w:t xml:space="preserve"> </w:t>
        </w:r>
      </w:ins>
      <m:oMath>
        <m:r>
          <m:rPr>
            <m:sty m:val="bi"/>
          </m:rPr>
          <m:t>C</m:t>
        </m:r>
      </m:oMath>
      <w:ins w:id="5784" w:author="PR Preview" w:date="2026-01-01T00:00:00Z">
        <w:r>
          <w:t xml:space="preserve"> </w:t>
        </w:r>
      </w:ins>
      <w:ins w:id="5785" w:author="PR Preview" w:date="2026-01-01T00:00:00Z">
        <w:r>
          <w:t xml:space="preserve">be the</w:t>
        </w:r>
      </w:ins>
      <w:ins w:id="5786" w:author="PR Preview" w:date="2026-01-01T00:00:00Z">
        <w:r>
          <w:t xml:space="preserve"> </w:t>
        </w:r>
      </w:ins>
      <m:oMath>
        <m:r>
          <m:t>l</m:t>
        </m:r>
        <m:r>
          <m:rPr>
            <m:sty m:val="p"/>
          </m:rPr>
          <m:t>×</m:t>
        </m:r>
        <m:r>
          <m:t>k</m:t>
        </m:r>
      </m:oMath>
      <w:ins w:id="5787" w:author="PR Preview" w:date="2026-01-01T00:00:00Z">
        <w:r>
          <w:t xml:space="preserve"> </w:t>
        </w:r>
      </w:ins>
      <w:ins w:id="5788" w:author="PR Preview" w:date="2026-01-01T00:00:00Z">
        <w:r>
          <w:t xml:space="preserve">matrix with columns</w:t>
        </w:r>
      </w:ins>
      <w:ins w:id="5789" w:author="PR Preview" w:date="2026-01-01T00:00:00Z">
        <w:r>
          <w:t xml:space="preserve"> </w:t>
        </w:r>
      </w:ins>
      <w:ins w:id="5790" w:author="PR Preview" w:date="2026-01-01T00:00:00Z">
        <w:r>
          <w:t xml:space="preserve">$\mathord{\smash[b]{\underset{\raise.3ex\hbox{$\scriptstyle\sim$}}{c}}\vphantom{c}}_1, \ldots, \mathord{\smash[b]{\underset{\raise.3ex\hbox{$\scriptstyle\sim$}}{c}}\vphantom{c}}_k$</w:t>
        </w:r>
      </w:ins>
      <w:ins w:id="5791" w:author="PR Preview" w:date="2026-01-01T00:00:00Z">
        <w:r>
          <w:t xml:space="preserve">.</w:t>
        </w:r>
      </w:ins>
      <w:ins w:id="5792" w:author="PR Preview" w:date="2026-01-01T00:00:00Z">
        <w:r>
          <w:t xml:space="preserve"> </w:t>
        </w:r>
      </w:ins>
      <w:ins w:id="5793" w:author="PR Preview" w:date="2026-01-01T00:00:00Z">
        <w:r>
          <w:t xml:space="preserve">Then</w:t>
        </w:r>
      </w:ins>
      <w:ins w:id="5794" w:author="PR Preview" w:date="2026-01-01T00:00:00Z">
        <w:r>
          <w:t xml:space="preserve"> </w:t>
        </w:r>
      </w:ins>
      <m:oMath>
        <m:limLow>
          <m:e>
            <m:limLow>
              <m:e>
                <m:r>
                  <m:rPr>
                    <m:sty m:val="bi"/>
                  </m:rPr>
                  <m:t>A</m:t>
                </m:r>
              </m:e>
              <m:lim>
                <m:r>
                  <m:rPr>
                    <m:sty m:val="p"/>
                  </m:rPr>
                  <m:t>⏟</m:t>
                </m:r>
              </m:lim>
            </m:limLow>
          </m:e>
          <m:lim>
            <m:r>
              <m:t>p</m:t>
            </m:r>
            <m:r>
              <m:rPr>
                <m:sty m:val="p"/>
              </m:rPr>
              <m:t>×</m:t>
            </m:r>
            <m:r>
              <m:t>k</m:t>
            </m:r>
          </m:lim>
        </m:limLow>
        <m:r>
          <m:rPr>
            <m:sty m:val="p"/>
          </m:rPr>
          <m:t>=</m:t>
        </m:r>
        <m:limLow>
          <m:e>
            <m:limLow>
              <m:e>
                <m:r>
                  <m:rPr>
                    <m:sty m:val="bi"/>
                  </m:rPr>
                  <m:t>B</m:t>
                </m:r>
              </m:e>
              <m:lim>
                <m:r>
                  <m:rPr>
                    <m:sty m:val="p"/>
                  </m:rPr>
                  <m:t>⏟</m:t>
                </m:r>
              </m:lim>
            </m:limLow>
          </m:e>
          <m:lim>
            <m:r>
              <m:t>p</m:t>
            </m:r>
            <m:r>
              <m:rPr>
                <m:sty m:val="p"/>
              </m:rPr>
              <m:t>×</m:t>
            </m:r>
            <m:r>
              <m:t>l</m:t>
            </m:r>
          </m:lim>
        </m:limLow>
        <m:r>
          <m:t> </m:t>
        </m:r>
        <m:limLow>
          <m:e>
            <m:limLow>
              <m:e>
                <m:r>
                  <m:rPr>
                    <m:sty m:val="bi"/>
                  </m:rPr>
                  <m:t>C</m:t>
                </m:r>
              </m:e>
              <m:lim>
                <m:r>
                  <m:rPr>
                    <m:sty m:val="p"/>
                  </m:rPr>
                  <m:t>⏟</m:t>
                </m:r>
              </m:lim>
            </m:limLow>
          </m:e>
          <m:lim>
            <m:r>
              <m:t>l</m:t>
            </m:r>
            <m:r>
              <m:rPr>
                <m:sty m:val="p"/>
              </m:rPr>
              <m:t>×</m:t>
            </m:r>
            <m:r>
              <m:t>k</m:t>
            </m:r>
          </m:lim>
        </m:limLow>
      </m:oMath>
      <w:ins w:id="5795" w:author="PR Preview" w:date="2026-01-01T00:00:00Z">
        <w:r>
          <w:t xml:space="preserve">,</w:t>
        </w:r>
      </w:ins>
      <w:ins w:id="5796" w:author="PR Preview" w:date="2026-01-01T00:00:00Z">
        <w:r>
          <w:t xml:space="preserve"> </w:t>
        </w:r>
      </w:ins>
      <w:ins w:id="5797" w:author="PR Preview" w:date="2026-01-01T00:00:00Z">
        <w:r>
          <w:t xml:space="preserve">because column</w:t>
        </w:r>
      </w:ins>
      <w:ins w:id="5798" w:author="PR Preview" w:date="2026-01-01T00:00:00Z">
        <w:r>
          <w:t xml:space="preserve"> </w:t>
        </w:r>
      </w:ins>
      <m:oMath>
        <m:r>
          <m:t>j</m:t>
        </m:r>
      </m:oMath>
      <w:ins w:id="5799" w:author="PR Preview" w:date="2026-01-01T00:00:00Z">
        <w:r>
          <w:t xml:space="preserve"> </w:t>
        </w:r>
      </w:ins>
      <w:ins w:id="5800" w:author="PR Preview" w:date="2026-01-01T00:00:00Z">
        <w:r>
          <w:t xml:space="preserve">of</w:t>
        </w:r>
      </w:ins>
      <w:ins w:id="5801" w:author="PR Preview" w:date="2026-01-01T00:00:00Z">
        <w:r>
          <w:t xml:space="preserve"> </w:t>
        </w:r>
      </w:ins>
      <m:oMath>
        <m:r>
          <m:rPr>
            <m:sty m:val="bi"/>
          </m:rPr>
          <m:t>B</m:t>
        </m:r>
        <m:r>
          <m:rPr>
            <m:sty m:val="bi"/>
          </m:rPr>
          <m:t>C</m:t>
        </m:r>
      </m:oMath>
      <w:ins w:id="5802" w:author="PR Preview" w:date="2026-01-01T00:00:00Z">
        <w:r>
          <w:t xml:space="preserve"> </w:t>
        </w:r>
      </w:ins>
      <w:ins w:id="5803" w:author="PR Preview" w:date="2026-01-01T00:00:00Z">
        <w:r>
          <w:t xml:space="preserve">is</w:t>
        </w:r>
      </w:ins>
      <w:ins w:id="5804" w:author="PR Preview" w:date="2026-01-01T00:00:00Z">
        <w:r>
          <w:t xml:space="preserve"> </w:t>
        </w:r>
      </w:ins>
      <w:ins w:id="5805" w:author="PR Preview" w:date="2026-01-01T00:00:00Z">
        <w:r>
          <w:t xml:space="preserve">$\mathbf{B} \mathord{\smash[b]{\underset{\raise.3ex\hbox{$\scriptstyle\sim$}}{c}}\vphantom{c}}_j$</w:t>
        </w:r>
      </w:ins>
      <w:ins w:id="5806" w:author="PR Preview" w:date="2026-01-01T00:00:00Z">
        <w:r>
          <w:t xml:space="preserve">.</w:t>
        </w:r>
      </w:ins>
    </w:p>
    <w:p>
      <w:pPr>
        <w:pStyle w:val="BodyText"/>
      </w:pPr>
      <w:ins w:id="5807" w:author="PR Preview" w:date="2026-01-01T00:00:00Z">
        <w:r>
          <w:rPr>
            <w:b/>
            <w:bCs/>
          </w:rPr>
          <w:t xml:space="preserve">The columns of</w:t>
        </w:r>
      </w:ins>
      <w:ins w:id="5808" w:author="PR Preview" w:date="2026-01-01T00:00:00Z">
        <w:r>
          <w:rPr>
            <w:b/>
            <w:bCs/>
          </w:rPr>
          <w:t xml:space="preserve"> </w:t>
        </w:r>
      </w:ins>
      <m:oMath>
        <m:r>
          <m:rPr>
            <m:sty m:val="bi"/>
          </m:rPr>
          <m:t>C</m:t>
        </m:r>
      </m:oMath>
      <w:ins w:id="5809" w:author="PR Preview" w:date="2026-01-01T00:00:00Z">
        <w:r>
          <w:rPr>
            <w:b/>
            <w:bCs/>
          </w:rPr>
          <w:t xml:space="preserve"> </w:t>
        </w:r>
      </w:ins>
      <w:ins w:id="5810" w:author="PR Preview" w:date="2026-01-01T00:00:00Z">
        <w:r>
          <w:rPr>
            <w:b/>
            <w:bCs/>
          </w:rPr>
          <w:t xml:space="preserve">are linearly independent.</w:t>
        </w:r>
      </w:ins>
      <w:ins w:id="5811" w:author="PR Preview" w:date="2026-01-01T00:00:00Z">
        <w:r>
          <w:t xml:space="preserve"> </w:t>
        </w:r>
      </w:ins>
      <w:ins w:id="5812" w:author="PR Preview" w:date="2026-01-01T00:00:00Z">
        <w:r>
          <w:t xml:space="preserve">Suppose</w:t>
        </w:r>
      </w:ins>
      <w:ins w:id="5813" w:author="PR Preview" w:date="2026-01-01T00:00:00Z">
        <w:r>
          <w:t xml:space="preserve"> </w:t>
        </w:r>
      </w:ins>
      <w:ins w:id="5814" w:author="PR Preview" w:date="2026-01-01T00:00:00Z">
        <w:r>
          <w:t xml:space="preserve">$\mathbf{C} \mathord{\smash[b]{\underset{\raise.3ex\hbox{$\scriptstyle\sim$}}{x}}\vphantom{x}} = \mathord{\smash[b]{\underset{\raise.3ex\hbox{$\scriptstyle\sim$}}{0}}\vphantom{0}}$</w:t>
        </w:r>
      </w:ins>
      <w:ins w:id="5815" w:author="PR Preview" w:date="2026-01-01T00:00:00Z">
        <w:r>
          <w:t xml:space="preserve"> </w:t>
        </w:r>
      </w:ins>
      <w:ins w:id="5816" w:author="PR Preview" w:date="2026-01-01T00:00:00Z">
        <w:r>
          <w:t xml:space="preserve">for some</w:t>
        </w:r>
      </w:ins>
      <w:ins w:id="5817" w:author="PR Preview" w:date="2026-01-01T00:00:00Z">
        <w:r>
          <w:t xml:space="preserve"> </w:t>
        </w:r>
      </w:ins>
      <w:ins w:id="5818" w:author="PR Preview" w:date="2026-01-01T00:00:00Z">
        <w:r>
          <w:t xml:space="preserve">$\mathord{\smash[b]{\underset{\raise.3ex\hbox{$\scriptstyle\sim$}}{x}}\vphantom{x}} \in \mathbb{R}^k$</w:t>
        </w:r>
      </w:ins>
      <w:ins w:id="5819" w:author="PR Preview" w:date="2026-01-01T00:00:00Z">
        <w:r>
          <w:t xml:space="preserve">.</w:t>
        </w:r>
      </w:ins>
      <w:ins w:id="5820" w:author="PR Preview" w:date="2026-01-01T00:00:00Z">
        <w:r>
          <w:t xml:space="preserve"> </w:t>
        </w:r>
      </w:ins>
      <w:ins w:id="5821" w:author="PR Preview" w:date="2026-01-01T00:00:00Z">
        <w:r>
          <w:t xml:space="preserve">Then</w:t>
        </w:r>
      </w:ins>
    </w:p>
    <w:p>
      <w:pPr>
        <w:pStyle w:val="BodyText"/>
      </w:pPr>
      <w:ins w:id="5822" w:author="PR Preview" w:date="2026-01-01T00:00:00Z">
        <w:r>
          <w:t xml:space="preserve">$$
    \begin{aligned}
    \mathbf{A} \mathord{\smash[b]{\underset{\raise.3ex\hbox{$\scriptstyle\sim$}}{x}}\vphantom{x}}
    &amp;= (\mathbf{B} \mathbf{C})\,\mathord{\smash[b]{\underset{\raise.3ex\hbox{$\scriptstyle\sim$}}{x}}\vphantom{x}}
    &amp;&amp; \text{(substitute } \mathbf{A} = \mathbf{B} \mathbf{C} \text{)}
    \\
    &amp;= \mathbf{B}\,(\mathbf{C} \mathord{\smash[b]{\underset{\raise.3ex\hbox{$\scriptstyle\sim$}}{x}}\vphantom{x}})
    &amp;&amp; \text{(}\text{Theorem~8}\text{)}
    \\
    &amp;= \mathbf{B}\,\mathord{\smash[b]{\underset{\raise.3ex\hbox{$\scriptstyle\sim$}}{0}}\vphantom{0}}
    &amp;&amp; \text{(substitute } \mathbf{C} \mathord{\smash[b]{\underset{\raise.3ex\hbox{$\scriptstyle\sim$}}{x}}\vphantom{x}} = \mathord{\smash[b]{\underset{\raise.3ex\hbox{$\scriptstyle\sim$}}{0}}\vphantom{0}}\text{)}
    \\
    &amp;= \mathord{\smash[b]{\underset{\raise.3ex\hbox{$\scriptstyle\sim$}}{0}}\vphantom{0}}
    &amp;&amp; \text{(a matrix times the zero vector is } \mathord{\smash[b]{\underset{\raise.3ex\hbox{$\scriptstyle\sim$}}{0}}\vphantom{0}}\text{)}
    \end{aligned}
    $$</w:t>
        </w:r>
      </w:ins>
    </w:p>
    <w:p>
      <w:pPr>
        <w:pStyle w:val="FirstParagraph"/>
      </w:pPr>
      <w:ins w:id="5823" w:author="PR Preview" w:date="2026-01-01T00:00:00Z">
        <w:r>
          <w:t xml:space="preserve">$\mathbf{A} \mathord{\smash[b]{\underset{\raise.3ex\hbox{$\scriptstyle\sim$}}{x}}\vphantom{x}}$</w:t>
        </w:r>
      </w:ins>
      <w:ins w:id="5824" w:author="PR Preview" w:date="2026-01-01T00:00:00Z">
        <w:r>
          <w:t xml:space="preserve"> </w:t>
        </w:r>
      </w:ins>
      <w:ins w:id="5825" w:author="PR Preview" w:date="2026-01-01T00:00:00Z">
        <w:r>
          <w:t xml:space="preserve">is the combination</w:t>
        </w:r>
      </w:ins>
      <w:ins w:id="5826" w:author="PR Preview" w:date="2026-01-01T00:00:00Z">
        <w:r>
          <w:t xml:space="preserve"> </w:t>
        </w:r>
      </w:ins>
      <w:ins w:id="5827" w:author="PR Preview" w:date="2026-01-01T00:00:00Z">
        <w:r>
          <w:t xml:space="preserve">$x_1 \mathord{\smash[b]{\underset{\raise.3ex\hbox{$\scriptstyle\sim$}}{a}}\vphantom{a}}_1 + \cdots + x_k \mathord{\smash[b]{\underset{\raise.3ex\hbox{$\scriptstyle\sim$}}{a}}\vphantom{a}}_k$</w:t>
        </w:r>
      </w:ins>
      <w:ins w:id="5828" w:author="PR Preview" w:date="2026-01-01T00:00:00Z">
        <w:r>
          <w:t xml:space="preserve"> </w:t>
        </w:r>
      </w:ins>
      <w:ins w:id="5829" w:author="PR Preview" w:date="2026-01-01T00:00:00Z">
        <w:r>
          <w:t xml:space="preserve">(</w:t>
        </w:r>
      </w:ins>
      <w:hyperlink w:anchor="thm-matvec-columns">
        <w:ins w:id="5830" w:author="PR Preview" w:date="2026-01-01T00:00:00Z">
          <w:r>
            <w:rPr>
              <w:rStyle w:val="Hyperlink"/>
            </w:rPr>
            <w:t xml:space="preserve">Theorem 23</w:t>
          </w:r>
        </w:ins>
      </w:hyperlink>
      <w:ins w:id="5831" w:author="PR Preview" w:date="2026-01-01T00:00:00Z">
        <w:r>
          <w:t xml:space="preserve">),</w:t>
        </w:r>
      </w:ins>
      <w:ins w:id="5832" w:author="PR Preview" w:date="2026-01-01T00:00:00Z">
        <w:r>
          <w:t xml:space="preserve"> </w:t>
        </w:r>
      </w:ins>
      <w:ins w:id="5833" w:author="PR Preview" w:date="2026-01-01T00:00:00Z">
        <w:r>
          <w:t xml:space="preserve">and the</w:t>
        </w:r>
      </w:ins>
      <w:ins w:id="5834" w:author="PR Preview" w:date="2026-01-01T00:00:00Z">
        <w:r>
          <w:t xml:space="preserve"> </w:t>
        </w:r>
      </w:ins>
      <w:ins w:id="5835" w:author="PR Preview" w:date="2026-01-01T00:00:00Z">
        <w:r>
          <w:t xml:space="preserve">$\mathord{\smash[b]{\underset{\raise.3ex\hbox{$\scriptstyle\sim$}}{a}}\vphantom{a}}$</w:t>
        </w:r>
      </w:ins>
      <w:ins w:id="5836" w:author="PR Preview" w:date="2026-01-01T00:00:00Z">
        <w:r>
          <w:t xml:space="preserve">’s are linearly independent (</w:t>
        </w:r>
      </w:ins>
      <w:hyperlink w:anchor="def-linearly-independent">
        <w:ins w:id="5837" w:author="PR Preview" w:date="2026-01-01T00:00:00Z">
          <w:r>
            <w:rPr>
              <w:rStyle w:val="Hyperlink"/>
            </w:rPr>
            <w:t xml:space="preserve">Definition 43</w:t>
          </w:r>
        </w:ins>
      </w:hyperlink>
      <w:ins w:id="5838" w:author="PR Preview" w:date="2026-01-01T00:00:00Z">
        <w:r>
          <w:t xml:space="preserve">),</w:t>
        </w:r>
      </w:ins>
      <w:ins w:id="5839" w:author="PR Preview" w:date="2026-01-01T00:00:00Z">
        <w:r>
          <w:t xml:space="preserve"> </w:t>
        </w:r>
      </w:ins>
      <w:ins w:id="5840" w:author="PR Preview" w:date="2026-01-01T00:00:00Z">
        <w:r>
          <w:t xml:space="preserve">so</w:t>
        </w:r>
      </w:ins>
      <w:ins w:id="5841" w:author="PR Preview" w:date="2026-01-01T00:00:00Z">
        <w:r>
          <w:t xml:space="preserve"> </w:t>
        </w:r>
      </w:ins>
      <w:ins w:id="5842" w:author="PR Preview" w:date="2026-01-01T00:00:00Z">
        <w:r>
          <w:t xml:space="preserve">$\mathord{\smash[b]{\underset{\raise.3ex\hbox{$\scriptstyle\sim$}}{x}}\vphantom{x}} = \mathord{\smash[b]{\underset{\raise.3ex\hbox{$\scriptstyle\sim$}}{0}}\vphantom{0}}$</w:t>
        </w:r>
      </w:ins>
      <w:ins w:id="5843" w:author="PR Preview" w:date="2026-01-01T00:00:00Z">
        <w:r>
          <w:t xml:space="preserve">.</w:t>
        </w:r>
      </w:ins>
      <w:ins w:id="5844" w:author="PR Preview" w:date="2026-01-01T00:00:00Z">
        <w:r>
          <w:t xml:space="preserve"> </w:t>
        </w:r>
      </w:ins>
      <w:ins w:id="5845" w:author="PR Preview" w:date="2026-01-01T00:00:00Z">
        <w:r>
          <w:t xml:space="preserve">So the only combination of the columns of</w:t>
        </w:r>
      </w:ins>
      <w:ins w:id="5846" w:author="PR Preview" w:date="2026-01-01T00:00:00Z">
        <w:r>
          <w:t xml:space="preserve"> </w:t>
        </w:r>
      </w:ins>
      <m:oMath>
        <m:r>
          <m:rPr>
            <m:sty m:val="bi"/>
          </m:rPr>
          <m:t>C</m:t>
        </m:r>
      </m:oMath>
      <w:ins w:id="5847" w:author="PR Preview" w:date="2026-01-01T00:00:00Z">
        <w:r>
          <w:t xml:space="preserve"> </w:t>
        </w:r>
      </w:ins>
      <w:ins w:id="5848" w:author="PR Preview" w:date="2026-01-01T00:00:00Z">
        <w:r>
          <w:t xml:space="preserve">that equals</w:t>
        </w:r>
      </w:ins>
      <w:ins w:id="5849" w:author="PR Preview" w:date="2026-01-01T00:00:00Z">
        <w:r>
          <w:t xml:space="preserve"> </w:t>
        </w:r>
      </w:ins>
      <w:ins w:id="5850" w:author="PR Preview" w:date="2026-01-01T00:00:00Z">
        <w:r>
          <w:t xml:space="preserve">$\mathord{\smash[b]{\underset{\raise.3ex\hbox{$\scriptstyle\sim$}}{0}}\vphantom{0}}$</w:t>
        </w:r>
      </w:ins>
      <w:ins w:id="5851" w:author="PR Preview" w:date="2026-01-01T00:00:00Z">
        <w:r>
          <w:t xml:space="preserve"> </w:t>
        </w:r>
      </w:ins>
      <w:ins w:id="5852" w:author="PR Preview" w:date="2026-01-01T00:00:00Z">
        <w:r>
          <w:t xml:space="preserve">has all coefficients</w:t>
        </w:r>
      </w:ins>
      <w:ins w:id="5853" w:author="PR Preview" w:date="2026-01-01T00:00:00Z">
        <w:r>
          <w:t xml:space="preserve"> </w:t>
        </w:r>
      </w:ins>
      <m:oMath>
        <m:r>
          <m:t>0</m:t>
        </m:r>
      </m:oMath>
      <w:ins w:id="5854" w:author="PR Preview" w:date="2026-01-01T00:00:00Z">
        <w:r>
          <w:t xml:space="preserve">.</w:t>
        </w:r>
      </w:ins>
    </w:p>
    <w:p>
      <w:pPr>
        <w:pStyle w:val="BodyText"/>
      </w:pPr>
      <w:r>
        <w:rPr>
          <w:b/>
          <w:bCs/>
        </w:rPr>
        <w:t xml:space="preserve">Count.</w:t>
      </w:r>
      <w:r>
        <w:t xml:space="preserve"> </w:t>
      </w:r>
      <m:oMath>
        <m:r>
          <m:rPr>
            <m:sty m:val="bi"/>
          </m:rPr>
          <m:t>C</m:t>
        </m:r>
      </m:oMath>
      <w:r>
        <w:t xml:space="preserve"> </w:t>
      </w:r>
      <w:r>
        <w:t xml:space="preserve">has</w:t>
      </w:r>
      <w:r>
        <w:t xml:space="preserve"> </w:t>
      </w:r>
      <m:oMath>
        <m:r>
          <m:t>k</m:t>
        </m:r>
      </m:oMath>
      <w:r>
        <w:t xml:space="preserve"> </w:t>
      </w:r>
      <w:r>
        <w:t xml:space="preserve">linearly independent columns of length</w:t>
      </w:r>
      <w:r>
        <w:t xml:space="preserve"> </w:t>
      </w:r>
      <m:oMath>
        <m:r>
          <m:t>l</m:t>
        </m:r>
      </m:oMath>
      <w:r>
        <w:t xml:space="preserve">.</w:t>
      </w:r>
      <w:r>
        <w:t xml:space="preserve"> </w:t>
      </w:r>
      <w:r>
        <w:t xml:space="preserve">More than</w:t>
      </w:r>
      <w:r>
        <w:t xml:space="preserve"> </w:t>
      </w:r>
      <m:oMath>
        <m:r>
          <m:t>l</m:t>
        </m:r>
      </m:oMath>
      <w:r>
        <w:t xml:space="preserve"> </w:t>
      </w:r>
      <w:r>
        <w:t xml:space="preserve">vectors in</w:t>
      </w:r>
      <w:r>
        <w:t xml:space="preserve"> </w:t>
      </w:r>
      <m:oMath>
        <m:sSup>
          <m:e>
            <m:r>
              <m:rPr>
                <m:scr m:val="double-struck"/>
                <m:sty m:val="p"/>
              </m:rPr>
              <m:t>R</m:t>
            </m:r>
          </m:e>
          <m:sup>
            <m:r>
              <m:t>l</m:t>
            </m:r>
          </m:sup>
        </m:sSup>
      </m:oMath>
      <w:r>
        <w:t xml:space="preserve"> </w:t>
      </w:r>
      <w:r>
        <w:t xml:space="preserve">are never linearly independent</w:t>
      </w:r>
      <w:r>
        <w:t xml:space="preserve"> </w:t>
      </w:r>
      <w:r>
        <w:t xml:space="preserve">(</w:t>
      </w:r>
      <w:hyperlink w:anchor="thm-many-vectors-dependent">
        <w:r>
          <w:rPr>
            <w:rStyle w:val="Hyperlink"/>
          </w:rPr>
          <w:t xml:space="preserve">Theorem 25</w:t>
        </w:r>
      </w:hyperlink>
      <w:r>
        <w:t xml:space="preserve">),</w:t>
      </w:r>
      <w:r>
        <w:t xml:space="preserve"> </w:t>
      </w:r>
      <w:r>
        <w:t xml:space="preserve">so</w:t>
      </w:r>
      <w:r>
        <w:t xml:space="preserve"> </w:t>
      </w:r>
      <m:oMath>
        <m:r>
          <m:t>k</m:t>
        </m:r>
        <m:r>
          <m:rPr>
            <m:sty m:val="p"/>
          </m:rPr>
          <m:t>≤</m:t>
        </m:r>
        <m:r>
          <m:t>l</m:t>
        </m:r>
      </m:oMath>
      <w:r>
        <w:t xml:space="preserve">.</w:t>
      </w:r>
      <w:r>
        <w:t xml:space="preserve"> </w:t>
      </w:r>
      <w:r>
        <w:t xml:space="preserve">Exchanging the roles of the two bases gives</w:t>
      </w:r>
      <w:r>
        <w:t xml:space="preserve"> </w:t>
      </w:r>
      <m:oMath>
        <m:r>
          <m:t>l</m:t>
        </m:r>
        <m:r>
          <m:rPr>
            <m:sty m:val="p"/>
          </m:rPr>
          <m:t>≤</m:t>
        </m:r>
        <m:r>
          <m:t>k</m:t>
        </m:r>
      </m:oMath>
      <w:r>
        <w:t xml:space="preserve">,</w:t>
      </w:r>
      <w:r>
        <w:t xml:space="preserve"> </w:t>
      </w:r>
      <w:r>
        <w:t xml:space="preserve">so</w:t>
      </w:r>
      <w:r>
        <w:t xml:space="preserve"> </w:t>
      </w:r>
      <m:oMath>
        <m:r>
          <m:t>k</m:t>
        </m:r>
        <m:r>
          <m:rPr>
            <m:sty m:val="p"/>
          </m:rPr>
          <m:t>=</m:t>
        </m:r>
        <m:r>
          <m:t>l</m:t>
        </m:r>
      </m:oMath>
      <w:r>
        <w:t xml:space="preserve">.</w:t>
      </w:r>
    </w:p>
    <w:bookmarkStart w:id="225" w:name="exm-basis-size"/>
    <w:p>
      <w:pPr>
        <w:pStyle w:val="BodyText"/>
      </w:pPr>
      <w:r>
        <w:rPr>
          <w:b/>
          <w:bCs/>
        </w:rPr>
        <w:t xml:space="preserve">Example 49 (Both bases of</w:t>
      </w:r>
      <w:r>
        <w:rPr>
          <w:b/>
          <w:bCs/>
        </w:rPr>
        <w:t xml:space="preserve"> </w:t>
      </w:r>
      <m:oMath>
        <m:sSup>
          <m:e>
            <m:r>
              <m:rPr>
                <m:scr m:val="double-struck"/>
                <m:sty m:val="p"/>
              </m:rPr>
              <m:t>R</m:t>
            </m:r>
          </m:e>
          <m:sup>
            <m:r>
              <m:t>2</m:t>
            </m:r>
          </m:sup>
        </m:sSup>
      </m:oMath>
      <w:r>
        <w:rPr>
          <w:b/>
          <w:bCs/>
        </w:rPr>
        <w:t xml:space="preserve"> </w:t>
      </w:r>
      <w:r>
        <w:rPr>
          <w:b/>
          <w:bCs/>
        </w:rPr>
        <w:t xml:space="preserve">in</w:t>
      </w:r>
      <w:r>
        <w:rPr>
          <w:b/>
          <w:bCs/>
        </w:rPr>
        <w:t xml:space="preserve"> </w:t>
      </w:r>
      <w:hyperlink w:anchor="exm-basis">
        <w:r>
          <w:rPr>
            <w:rStyle w:val="Hyperlink"/>
            <w:b/>
            <w:bCs/>
          </w:rPr>
          <w:t xml:space="preserve">Example 45</w:t>
        </w:r>
      </w:hyperlink>
      <w:r>
        <w:rPr>
          <w:b/>
          <w:bCs/>
        </w:rPr>
        <w:t xml:space="preserve"> </w:t>
      </w:r>
      <w:r>
        <w:rPr>
          <w:b/>
          <w:bCs/>
        </w:rPr>
        <w:t xml:space="preserve">have two vectors)</w:t>
      </w:r>
      <w:r>
        <w:t xml:space="preserve"> </w:t>
      </w:r>
      <w:r>
        <w:t xml:space="preserve">The bases</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of</w:t>
      </w:r>
      <w:r>
        <w:t xml:space="preserve"> </w:t>
      </w:r>
      <m:oMath>
        <m:sSup>
          <m:e>
            <m:r>
              <m:rPr>
                <m:scr m:val="double-struck"/>
                <m:sty m:val="p"/>
              </m:rPr>
              <m:t>R</m:t>
            </m:r>
          </m:e>
          <m:sup>
            <m:r>
              <m:t>2</m:t>
            </m:r>
          </m:sup>
        </m:sSup>
      </m:oMath>
      <w:r>
        <w:t xml:space="preserve"> </w:t>
      </w:r>
      <w:r>
        <w:t xml:space="preserve">in</w:t>
      </w:r>
      <w:r>
        <w:t xml:space="preserve"> </w:t>
      </w:r>
      <w:hyperlink w:anchor="exm-basis">
        <w:r>
          <w:rPr>
            <w:rStyle w:val="Hyperlink"/>
          </w:rPr>
          <w:t xml:space="preserve">Example 45</w:t>
        </w:r>
      </w:hyperlink>
      <w:r>
        <w:t xml:space="preserve"> </w:t>
      </w:r>
      <w:r>
        <w:t xml:space="preserve">both have</w:t>
      </w:r>
      <w:r>
        <w:t xml:space="preserve"> </w:t>
      </w:r>
      <m:oMath>
        <m:r>
          <m:t>2</m:t>
        </m:r>
      </m:oMath>
      <w:r>
        <w:t xml:space="preserve"> </w:t>
      </w:r>
      <w:r>
        <w:t xml:space="preserve">vectors, as</w:t>
      </w:r>
      <w:r>
        <w:t xml:space="preserve"> </w:t>
      </w:r>
      <w:hyperlink w:anchor="thm-basis-size">
        <w:r>
          <w:rPr>
            <w:rStyle w:val="Hyperlink"/>
          </w:rPr>
          <w:t xml:space="preserve">Theorem 27</w:t>
        </w:r>
      </w:hyperlink>
      <w:r>
        <w:t xml:space="preserve"> </w:t>
      </w:r>
      <w:r>
        <w:t xml:space="preserve">requires.</w:t>
      </w:r>
      <w:r>
        <w:t xml:space="preserve"> </w:t>
      </w:r>
      <w:r>
        <w:t xml:space="preserve">So no list of</w:t>
      </w:r>
      <w:r>
        <w:t xml:space="preserve"> </w:t>
      </w:r>
      <m:oMath>
        <m:r>
          <m:t>3</m:t>
        </m:r>
      </m:oMath>
      <w:r>
        <w:t xml:space="preserve"> </w:t>
      </w:r>
      <w:r>
        <w:t xml:space="preserve">vectors is a basis of</w:t>
      </w:r>
      <w:r>
        <w:t xml:space="preserve"> </w:t>
      </w:r>
      <m:oMath>
        <m:sSup>
          <m:e>
            <m:r>
              <m:rPr>
                <m:scr m:val="double-struck"/>
                <m:sty m:val="p"/>
              </m:rPr>
              <m:t>R</m:t>
            </m:r>
          </m:e>
          <m:sup>
            <m:r>
              <m:t>2</m:t>
            </m:r>
          </m:sup>
        </m:sSup>
      </m:oMath>
      <w:r>
        <w:t xml:space="preserve">,</w:t>
      </w:r>
      <w:r>
        <w:t xml:space="preserve"> </w:t>
      </w:r>
      <w:r>
        <w:t xml:space="preserve">which agrees with</w:t>
      </w:r>
      <w:r>
        <w:t xml:space="preserve"> </w:t>
      </w:r>
      <w:hyperlink w:anchor="exm-not-basis">
        <w:r>
          <w:rPr>
            <w:rStyle w:val="Hyperlink"/>
          </w:rPr>
          <w:t xml:space="preserve">Example 46</w:t>
        </w:r>
      </w:hyperlink>
      <w:r>
        <w:t xml:space="preserve">:</w:t>
      </w:r>
      <w:r>
        <w:t xml:space="preserve"> </w:t>
      </w:r>
      <w:r>
        <w:t xml:space="preserve">the list</w:t>
      </w:r>
      <w:r>
        <w:t xml:space="preserve"> </w:t>
      </w:r>
      <m:oMath>
        <m:r>
          <m:rPr>
            <m:sty m:val="p"/>
          </m:rPr>
          <m:t>(</m:t>
        </m:r>
        <m:r>
          <m:t>1</m:t>
        </m:r>
        <m:r>
          <m:rPr>
            <m:sty m:val="p"/>
          </m:rPr>
          <m:t>,</m:t>
        </m:r>
        <m:r>
          <m:t>0</m:t>
        </m:r>
        <m:r>
          <m:rPr>
            <m:sty m:val="p"/>
          </m:rPr>
          <m:t>)</m:t>
        </m:r>
        <m:r>
          <m:rPr>
            <m:sty m:val="p"/>
          </m:rPr>
          <m:t>,</m:t>
        </m:r>
        <m:r>
          <m:rPr>
            <m:sty m:val="p"/>
          </m:rPr>
          <m:t>(</m:t>
        </m:r>
        <m:r>
          <m:t>0</m:t>
        </m:r>
        <m:r>
          <m:rPr>
            <m:sty m:val="p"/>
          </m:rPr>
          <m:t>,</m:t>
        </m:r>
        <m:r>
          <m:t>1</m:t>
        </m:r>
        <m:r>
          <m:rPr>
            <m:sty m:val="p"/>
          </m:rPr>
          <m:t>)</m:t>
        </m:r>
        <m:r>
          <m:rPr>
            <m:sty m:val="p"/>
          </m:rPr>
          <m:t>,</m:t>
        </m:r>
        <m:r>
          <m:rPr>
            <m:sty m:val="p"/>
          </m:rPr>
          <m:t>(</m:t>
        </m:r>
        <m:r>
          <m:t>1</m:t>
        </m:r>
        <m:r>
          <m:rPr>
            <m:sty m:val="p"/>
          </m:rPr>
          <m:t>,</m:t>
        </m:r>
        <m:r>
          <m:t>1</m:t>
        </m:r>
        <m:r>
          <m:rPr>
            <m:sty m:val="p"/>
          </m:rPr>
          <m:t>)</m:t>
        </m:r>
      </m:oMath>
      <w:r>
        <w:t xml:space="preserve"> </w:t>
      </w:r>
      <w:r>
        <w:t xml:space="preserve">spans</w:t>
      </w:r>
      <w:r>
        <w:t xml:space="preserve"> </w:t>
      </w:r>
      <m:oMath>
        <m:sSup>
          <m:e>
            <m:r>
              <m:rPr>
                <m:scr m:val="double-struck"/>
                <m:sty m:val="p"/>
              </m:rPr>
              <m:t>R</m:t>
            </m:r>
          </m:e>
          <m:sup>
            <m:r>
              <m:t>2</m:t>
            </m:r>
          </m:sup>
        </m:sSup>
      </m:oMath>
      <w:r>
        <w:t xml:space="preserve"> </w:t>
      </w:r>
      <w:r>
        <w:t xml:space="preserve">but is not linearly independent.</w:t>
      </w:r>
    </w:p>
    <w:bookmarkEnd w:id="225"/>
    <w:bookmarkStart w:id="226" w:name="def-dimension"/>
    <w:p>
      <w:pPr>
        <w:pStyle w:val="BodyText"/>
      </w:pPr>
      <w:del w:id="5855" w:author="PR Preview" w:date="2026-01-01T00:00:00Z">
        <w:r>
          <w:rPr>
            <w:b/>
            <w:bCs/>
          </w:rPr>
          <w:delText xml:space="preserve">Definition 51 (Dimension)</w:delText>
        </w:r>
      </w:del>
      <w:del w:id="5856" w:author="PR Preview" w:date="2026-01-01T00:00:00Z">
        <w:r>
          <w:delText xml:space="preserve"> </w:delText>
        </w:r>
      </w:del>
      <w:del w:id="5857" w:author="PR Preview" w:date="2026-01-01T00:00:00Z">
        <w:r>
          <w:delText xml:space="preserve">The</w:delText>
        </w:r>
      </w:del>
      <w:del w:id="5858" w:author="PR Preview" w:date="2026-01-01T00:00:00Z">
        <w:r>
          <w:delText xml:space="preserve"> </w:delText>
        </w:r>
      </w:del>
      <w:del w:id="5859" w:author="PR Preview" w:date="2026-01-01T00:00:00Z">
        <w:r>
          <w:rPr>
            <w:b/>
            <w:bCs/>
          </w:rPr>
          <w:delText xml:space="preserve">dimension</w:delText>
        </w:r>
      </w:del>
      <w:del w:id="5860" w:author="PR Preview" w:date="2026-01-01T00:00:00Z">
        <w:r>
          <w:delText xml:space="preserve"> </w:delText>
        </w:r>
      </w:del>
      <w:del w:id="5861" w:author="PR Preview" w:date="2026-01-01T00:00:00Z">
        <w:r>
          <w:delText xml:space="preserve">of a subspace</w:delText>
        </w:r>
      </w:del>
      <w:del w:id="5862" w:author="PR Preview" w:date="2026-01-01T00:00:00Z">
        <w:r>
          <w:delText xml:space="preserve"> </w:delText>
        </w:r>
      </w:del>
      <m:oMath>
        <m:r>
          <m:rPr>
            <m:scr m:val="script"/>
            <m:sty m:val="p"/>
          </m:rPr>
          <m:t>S</m:t>
        </m:r>
      </m:oMath>
      <w:del w:id="5863" w:author="PR Preview" w:date="2026-01-01T00:00:00Z">
        <w:r>
          <w:delText xml:space="preserve">,</w:delText>
        </w:r>
      </w:del>
      <w:del w:id="5864" w:author="PR Preview" w:date="2026-01-01T00:00:00Z">
        <w:r>
          <w:delText xml:space="preserve"> </w:delText>
        </w:r>
      </w:del>
      <w:del w:id="5865" w:author="PR Preview" w:date="2026-01-01T00:00:00Z">
        <w:r>
          <w:delText xml:space="preserve">written</w:delText>
        </w:r>
      </w:del>
      <w:del w:id="5866" w:author="PR Preview" w:date="2026-01-01T00:00:00Z">
        <w:r>
          <w:delText xml:space="preserve"> </w:delText>
        </w:r>
      </w:del>
      <m:oMath>
        <m:r>
          <m:rPr>
            <m:sty m:val="p"/>
          </m:rPr>
          <m:t>dim</m:t>
        </m:r>
        <m:r>
          <m:rPr>
            <m:sty m:val="p"/>
          </m:rPr>
          <m:t>(</m:t>
        </m:r>
        <m:r>
          <m:rPr>
            <m:scr m:val="script"/>
            <m:sty m:val="p"/>
          </m:rPr>
          <m:t>S</m:t>
        </m:r>
        <m:r>
          <m:rPr>
            <m:sty m:val="p"/>
          </m:rPr>
          <m:t>)</m:t>
        </m:r>
      </m:oMath>
      <w:del w:id="5867" w:author="PR Preview" w:date="2026-01-01T00:00:00Z">
        <w:r>
          <w:delText xml:space="preserve">,</w:delText>
        </w:r>
      </w:del>
      <w:del w:id="5868" w:author="PR Preview" w:date="2026-01-01T00:00:00Z">
        <w:r>
          <w:delText xml:space="preserve"> </w:delText>
        </w:r>
      </w:del>
      <w:del w:id="5869" w:author="PR Preview" w:date="2026-01-01T00:00:00Z">
        <w:r>
          <w:delText xml:space="preserve">is the number of vectors in any basis of</w:delText>
        </w:r>
      </w:del>
      <w:del w:id="5870" w:author="PR Preview" w:date="2026-01-01T00:00:00Z">
        <w:r>
          <w:delText xml:space="preserve"> </w:delText>
        </w:r>
      </w:del>
      <m:oMath>
        <m:r>
          <m:rPr>
            <m:scr m:val="script"/>
            <m:sty m:val="p"/>
          </m:rPr>
          <m:t>S</m:t>
        </m:r>
      </m:oMath>
      <w:del w:id="5871" w:author="PR Preview" w:date="2026-01-01T00:00:00Z">
        <w:r>
          <w:delText xml:space="preserve"> </w:delText>
        </w:r>
      </w:del>
      <w:del w:id="5872" w:author="PR Preview" w:date="2026-01-01T00:00:00Z">
        <w:r>
          <w:delText xml:space="preserve">(</w:delText>
        </w:r>
      </w:del>
      <w:hyperlink w:anchor="def-basis">
        <w:del w:id="5873" w:author="PR Preview" w:date="2026-01-01T00:00:00Z">
          <w:r>
            <w:rPr>
              <w:rStyle w:val="Hyperlink"/>
            </w:rPr>
            <w:delText xml:space="preserve">Definition 48</w:delText>
          </w:r>
        </w:del>
      </w:hyperlink>
      <w:del w:id="5874" w:author="PR Preview" w:date="2026-01-01T00:00:00Z">
        <w:r>
          <w:delText xml:space="preserve">).</w:delText>
        </w:r>
      </w:del>
      <w:del w:id="5875" w:author="PR Preview" w:date="2026-01-01T00:00:00Z">
        <w:r>
          <w:delText xml:space="preserve"> </w:delText>
        </w:r>
      </w:del>
      <w:hyperlink w:anchor="thm-basis-size">
        <w:del w:id="5876" w:author="PR Preview" w:date="2026-01-01T00:00:00Z">
          <w:r>
            <w:rPr>
              <w:rStyle w:val="Hyperlink"/>
            </w:rPr>
            <w:delText xml:space="preserve">Theorem 27</w:delText>
          </w:r>
        </w:del>
      </w:hyperlink>
      <w:del w:id="5877" w:author="PR Preview" w:date="2026-01-01T00:00:00Z">
        <w:r>
          <w:delText xml:space="preserve"> </w:delText>
        </w:r>
      </w:del>
      <w:del w:id="5878" w:author="PR Preview" w:date="2026-01-01T00:00:00Z">
        <w:r>
          <w:delText xml:space="preserve">makes this number well defined.</w:delText>
        </w:r>
      </w:del>
      <w:del w:id="5879" w:author="PR Preview" w:date="2026-01-01T00:00:00Z">
        <w:r>
          <w:delText xml:space="preserve"> </w:delText>
        </w:r>
      </w:del>
      <w:del w:id="5880" w:author="PR Preview" w:date="2026-01-01T00:00:00Z">
        <w:r>
          <w:delText xml:space="preserve">By convention, the empty list is the basis of</w:delText>
        </w:r>
      </w:del>
      <w:del w:id="5881" w:author="PR Preview" w:date="2026-01-01T00:00:00Z">
        <w:r>
          <w:delText xml:space="preserve"> </w:delText>
        </w:r>
      </w:del>
      <m:oMath>
        <m:r>
          <m:t>​</m:t>
        </m:r>
        <m:d>
          <m:dPr>
            <m:begChr m:val="{"/>
            <m:sepChr m:val=""/>
            <m:endChr m:val="}"/>
            <m:grow/>
          </m:dPr>
          <m:e>
            <m:limLow>
              <m:e>
                <m:r>
                  <m:t>0</m:t>
                </m:r>
              </m:e>
              <m:lim>
                <m:r>
                  <m:rPr>
                    <m:sty m:val="p"/>
                  </m:rPr>
                  <m:t>∼</m:t>
                </m:r>
              </m:lim>
            </m:limLow>
          </m:e>
        </m:d>
        <m:r>
          <m:t>​</m:t>
        </m:r>
      </m:oMath>
      <w:del w:id="5882" w:author="PR Preview" w:date="2026-01-01T00:00:00Z">
        <w:r>
          <w:delText xml:space="preserve">,</w:delText>
        </w:r>
      </w:del>
      <w:del w:id="5883" w:author="PR Preview" w:date="2026-01-01T00:00:00Z">
        <w:r>
          <w:delText xml:space="preserve"> </w:delText>
        </w:r>
      </w:del>
      <w:del w:id="5884" w:author="PR Preview" w:date="2026-01-01T00:00:00Z">
        <w:r>
          <w:delText xml:space="preserve">so</w:delText>
        </w:r>
      </w:del>
      <w:del w:id="5885" w:author="PR Preview" w:date="2026-01-01T00:00:00Z">
        <w:r>
          <w:delText xml:space="preserve"> </w:delText>
        </w:r>
      </w:del>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del w:id="5886" w:author="PR Preview" w:date="2026-01-01T00:00:00Z">
        <w:r>
          <w:delText xml:space="preserve">.</w:delText>
        </w:r>
      </w:del>
    </w:p>
    <w:p>
      <w:pPr>
        <w:pStyle w:val="BodyText"/>
      </w:pPr>
      <w:ins w:id="5887" w:author="PR Preview" w:date="2026-01-01T00:00:00Z">
        <w:r>
          <w:rPr>
            <w:b/>
            <w:bCs/>
          </w:rPr>
          <w:t xml:space="preserve">Definition 51 (Dimension)</w:t>
        </w:r>
      </w:ins>
      <w:ins w:id="5888" w:author="PR Preview" w:date="2026-01-01T00:00:00Z">
        <w:r>
          <w:t xml:space="preserve"> </w:t>
        </w:r>
      </w:ins>
      <w:ins w:id="5889" w:author="PR Preview" w:date="2026-01-01T00:00:00Z">
        <w:r>
          <w:t xml:space="preserve">The</w:t>
        </w:r>
      </w:ins>
      <w:ins w:id="5890" w:author="PR Preview" w:date="2026-01-01T00:00:00Z">
        <w:r>
          <w:t xml:space="preserve"> </w:t>
        </w:r>
      </w:ins>
      <w:ins w:id="5891" w:author="PR Preview" w:date="2026-01-01T00:00:00Z">
        <w:r>
          <w:rPr>
            <w:b/>
            <w:bCs/>
          </w:rPr>
          <w:t xml:space="preserve">dimension</w:t>
        </w:r>
      </w:ins>
      <w:ins w:id="5892" w:author="PR Preview" w:date="2026-01-01T00:00:00Z">
        <w:r>
          <w:t xml:space="preserve"> </w:t>
        </w:r>
      </w:ins>
      <w:ins w:id="5893" w:author="PR Preview" w:date="2026-01-01T00:00:00Z">
        <w:r>
          <w:t xml:space="preserve">of a subspace</w:t>
        </w:r>
      </w:ins>
      <w:ins w:id="5894" w:author="PR Preview" w:date="2026-01-01T00:00:00Z">
        <w:r>
          <w:t xml:space="preserve"> </w:t>
        </w:r>
      </w:ins>
      <m:oMath>
        <m:r>
          <m:rPr>
            <m:scr m:val="script"/>
            <m:sty m:val="p"/>
          </m:rPr>
          <m:t>S</m:t>
        </m:r>
      </m:oMath>
      <w:ins w:id="5895" w:author="PR Preview" w:date="2026-01-01T00:00:00Z">
        <w:r>
          <w:t xml:space="preserve">,</w:t>
        </w:r>
      </w:ins>
      <w:ins w:id="5896" w:author="PR Preview" w:date="2026-01-01T00:00:00Z">
        <w:r>
          <w:t xml:space="preserve"> </w:t>
        </w:r>
      </w:ins>
      <w:ins w:id="5897" w:author="PR Preview" w:date="2026-01-01T00:00:00Z">
        <w:r>
          <w:t xml:space="preserve">written</w:t>
        </w:r>
      </w:ins>
      <w:ins w:id="5898" w:author="PR Preview" w:date="2026-01-01T00:00:00Z">
        <w:r>
          <w:t xml:space="preserve"> </w:t>
        </w:r>
      </w:ins>
      <m:oMath>
        <m:r>
          <m:rPr>
            <m:sty m:val="p"/>
          </m:rPr>
          <m:t>dim</m:t>
        </m:r>
        <m:r>
          <m:rPr>
            <m:sty m:val="p"/>
          </m:rPr>
          <m:t>(</m:t>
        </m:r>
        <m:r>
          <m:rPr>
            <m:scr m:val="script"/>
            <m:sty m:val="p"/>
          </m:rPr>
          <m:t>S</m:t>
        </m:r>
        <m:r>
          <m:rPr>
            <m:sty m:val="p"/>
          </m:rPr>
          <m:t>)</m:t>
        </m:r>
      </m:oMath>
      <w:ins w:id="5899" w:author="PR Preview" w:date="2026-01-01T00:00:00Z">
        <w:r>
          <w:t xml:space="preserve">,</w:t>
        </w:r>
      </w:ins>
      <w:ins w:id="5900" w:author="PR Preview" w:date="2026-01-01T00:00:00Z">
        <w:r>
          <w:t xml:space="preserve"> </w:t>
        </w:r>
      </w:ins>
      <w:ins w:id="5901" w:author="PR Preview" w:date="2026-01-01T00:00:00Z">
        <w:r>
          <w:t xml:space="preserve">is the number of vectors in any basis of</w:t>
        </w:r>
      </w:ins>
      <w:ins w:id="5902" w:author="PR Preview" w:date="2026-01-01T00:00:00Z">
        <w:r>
          <w:t xml:space="preserve"> </w:t>
        </w:r>
      </w:ins>
      <m:oMath>
        <m:r>
          <m:rPr>
            <m:scr m:val="script"/>
            <m:sty m:val="p"/>
          </m:rPr>
          <m:t>S</m:t>
        </m:r>
      </m:oMath>
      <w:ins w:id="5903" w:author="PR Preview" w:date="2026-01-01T00:00:00Z">
        <w:r>
          <w:t xml:space="preserve"> </w:t>
        </w:r>
      </w:ins>
      <w:ins w:id="5904" w:author="PR Preview" w:date="2026-01-01T00:00:00Z">
        <w:r>
          <w:t xml:space="preserve">(</w:t>
        </w:r>
      </w:ins>
      <w:hyperlink w:anchor="def-basis">
        <w:ins w:id="5905" w:author="PR Preview" w:date="2026-01-01T00:00:00Z">
          <w:r>
            <w:rPr>
              <w:rStyle w:val="Hyperlink"/>
            </w:rPr>
            <w:t xml:space="preserve">Definition 48</w:t>
          </w:r>
        </w:ins>
      </w:hyperlink>
      <w:ins w:id="5906" w:author="PR Preview" w:date="2026-01-01T00:00:00Z">
        <w:r>
          <w:t xml:space="preserve">).</w:t>
        </w:r>
      </w:ins>
      <w:ins w:id="5907" w:author="PR Preview" w:date="2026-01-01T00:00:00Z">
        <w:r>
          <w:t xml:space="preserve"> </w:t>
        </w:r>
      </w:ins>
      <w:hyperlink w:anchor="thm-basis-size">
        <w:ins w:id="5908" w:author="PR Preview" w:date="2026-01-01T00:00:00Z">
          <w:r>
            <w:rPr>
              <w:rStyle w:val="Hyperlink"/>
            </w:rPr>
            <w:t xml:space="preserve">Theorem 27</w:t>
          </w:r>
        </w:ins>
      </w:hyperlink>
      <w:ins w:id="5909" w:author="PR Preview" w:date="2026-01-01T00:00:00Z">
        <w:r>
          <w:t xml:space="preserve"> </w:t>
        </w:r>
      </w:ins>
      <w:ins w:id="5910" w:author="PR Preview" w:date="2026-01-01T00:00:00Z">
        <w:r>
          <w:t xml:space="preserve">makes this number well defined.</w:t>
        </w:r>
      </w:ins>
      <w:ins w:id="5911" w:author="PR Preview" w:date="2026-01-01T00:00:00Z">
        <w:r>
          <w:t xml:space="preserve"> </w:t>
        </w:r>
      </w:ins>
      <w:ins w:id="5912" w:author="PR Preview" w:date="2026-01-01T00:00:00Z">
        <w:r>
          <w:t xml:space="preserve">By convention, the empty list is the basis of</w:t>
        </w:r>
      </w:ins>
      <w:ins w:id="5913" w:author="PR Preview" w:date="2026-01-01T00:00:00Z">
        <w:r>
          <w:t xml:space="preserve"> </w:t>
        </w:r>
      </w:ins>
      <w:ins w:id="5914" w:author="PR Preview" w:date="2026-01-01T00:00:00Z">
        <w:r>
          <w:t xml:space="preserve">$\mathopen{}\left\{\mathord{\smash[b]{\underset{\raise.3ex\hbox{$\scriptstyle\sim$}}{0}}\vphantom{0}}\right\}\mathclose{}$</w:t>
        </w:r>
      </w:ins>
      <w:ins w:id="5915" w:author="PR Preview" w:date="2026-01-01T00:00:00Z">
        <w:r>
          <w:t xml:space="preserve">,</w:t>
        </w:r>
      </w:ins>
      <w:ins w:id="5916" w:author="PR Preview" w:date="2026-01-01T00:00:00Z">
        <w:r>
          <w:t xml:space="preserve"> </w:t>
        </w:r>
      </w:ins>
      <w:ins w:id="5917" w:author="PR Preview" w:date="2026-01-01T00:00:00Z">
        <w:r>
          <w:t xml:space="preserve">so</w:t>
        </w:r>
      </w:ins>
      <w:ins w:id="5918" w:author="PR Preview" w:date="2026-01-01T00:00:00Z">
        <w:r>
          <w:t xml:space="preserve"> </w:t>
        </w:r>
      </w:ins>
      <w:ins w:id="5919" w:author="PR Preview" w:date="2026-01-01T00:00:00Z">
        <w:r>
          <w:t xml:space="preserve">$\dim(\mathopen{}\left\{\mathord{\smash[b]{\underset{\raise.3ex\hbox{$\scriptstyle\sim$}}{0}}\vphantom{0}}\right\}\mathclose{}) = 0$</w:t>
        </w:r>
      </w:ins>
      <w:ins w:id="5920" w:author="PR Preview" w:date="2026-01-01T00:00:00Z">
        <w:r>
          <w:t xml:space="preserve">.</w:t>
        </w:r>
      </w:ins>
    </w:p>
    <w:bookmarkEnd w:id="226"/>
    <w:bookmarkStart w:id="227" w:name="exm-dimension"/>
    <w:p>
      <w:pPr>
        <w:pStyle w:val="BodyText"/>
      </w:pPr>
      <w:r>
        <w:rPr>
          <w:b/>
          <w:bCs/>
        </w:rPr>
        <w:t xml:space="preserve">Example 50 (The dimensions of some subspaces)</w:t>
      </w:r>
      <w:r>
        <w:t xml:space="preserve"> </w:t>
      </w:r>
      <w:r>
        <w:t xml:space="preserve"> </w:t>
      </w:r>
    </w:p>
    <w:p>
      <w:pPr>
        <w:pStyle w:val="Compact"/>
        <w:numPr>
          <w:ilvl w:val="0"/>
          <w:numId w:val="1023"/>
        </w:numPr>
      </w:pPr>
      <m:oMath>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oMath>
      <w:del w:id="5921" w:author="PR Preview" w:date="2026-01-01T00:00:00Z">
        <w:r>
          <w:delText xml:space="preserve">, by the convention in</w:delText>
        </w:r>
      </w:del>
      <w:del w:id="5922" w:author="PR Preview" w:date="2026-01-01T00:00:00Z">
        <w:r>
          <w:delText xml:space="preserve"> </w:delText>
        </w:r>
      </w:del>
      <w:hyperlink w:anchor="def-dimension">
        <w:del w:id="5923" w:author="PR Preview" w:date="2026-01-01T00:00:00Z">
          <w:r>
            <w:rPr>
              <w:rStyle w:val="Hyperlink"/>
            </w:rPr>
            <w:delText xml:space="preserve">Definition 51</w:delText>
          </w:r>
        </w:del>
      </w:hyperlink>
      <w:del w:id="5924" w:author="PR Preview" w:date="2026-01-01T00:00:00Z">
        <w:r>
          <w:delText xml:space="preserve">.</w:delText>
        </w:r>
      </w:del>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del w:id="5925" w:author="PR Preview" w:date="2026-01-01T00:00:00Z">
        <w:r>
          <w:delText xml:space="preserve">, by</w:delText>
        </w:r>
      </w:del>
      <w:del w:id="5926" w:author="PR Preview" w:date="2026-01-01T00:00:00Z">
        <w:r>
          <w:delText xml:space="preserve"> </w:delText>
        </w:r>
      </w:del>
      <w:hyperlink w:anchor="exm-basis">
        <w:del w:id="5927" w:author="PR Preview" w:date="2026-01-01T00:00:00Z">
          <w:r>
            <w:rPr>
              <w:rStyle w:val="Hyperlink"/>
            </w:rPr>
            <w:delText xml:space="preserve">Example 45</w:delText>
          </w:r>
        </w:del>
      </w:hyperlink>
      <w:del w:id="5928" w:author="PR Preview" w:date="2026-01-01T00:00:00Z">
        <w:r>
          <w:delText xml:space="preserve">.</w:delText>
        </w:r>
      </w:del>
      <w:del w:id="5929" w:author="PR Preview" w:date="2026-01-01T00:00:00Z">
        <w:r>
          <w:delText xml:space="preserve"> </w:delText>
        </w:r>
      </w:del>
      <w:del w:id="5930" w:author="PR Preview" w:date="2026-01-01T00:00:00Z">
        <w:r>
          <w:delText xml:space="preserve">More generally,</w:delText>
        </w:r>
      </w:del>
      <w:del w:id="5931" w:author="PR Preview" w:date="2026-01-01T00:00:00Z">
        <w:r>
          <w:delText xml:space="preserve"> </w:delText>
        </w:r>
      </w:del>
      <m:oMath>
        <m:r>
          <m:rPr>
            <m:sty m:val="p"/>
          </m:rPr>
          <m:t>dim</m:t>
        </m:r>
        <m:r>
          <m:rPr>
            <m:sty m:val="p"/>
          </m:rPr>
          <m:t>(</m:t>
        </m:r>
        <m:sSup>
          <m:e>
            <m:r>
              <m:rPr>
                <m:scr m:val="double-struck"/>
                <m:sty m:val="p"/>
              </m:rPr>
              <m:t>R</m:t>
            </m:r>
          </m:e>
          <m:sup>
            <m:r>
              <m:t>p</m:t>
            </m:r>
          </m:sup>
        </m:sSup>
        <m:r>
          <m:rPr>
            <m:sty m:val="p"/>
          </m:rPr>
          <m:t>)</m:t>
        </m:r>
        <m:r>
          <m:rPr>
            <m:sty m:val="p"/>
          </m:rPr>
          <m:t>=</m:t>
        </m:r>
        <m:r>
          <m:t>p</m:t>
        </m:r>
      </m:oMath>
      <w:del w:id="5932" w:author="PR Preview" w:date="2026-01-01T00:00:00Z">
        <w:r>
          <w:delText xml:space="preserve">:</w:delText>
        </w:r>
      </w:del>
      <w:del w:id="5933" w:author="PR Preview" w:date="2026-01-01T00:00:00Z">
        <w:r>
          <w:delText xml:space="preserve"> </w:delText>
        </w:r>
      </w:del>
      <w:del w:id="5934" w:author="PR Preview" w:date="2026-01-01T00:00:00Z">
        <w:r>
          <w:delText xml:space="preserve">the indicator vectors</w:delText>
        </w:r>
      </w:del>
      <w:del w:id="5935"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5936" w:author="PR Preview" w:date="2026-01-01T00:00:00Z">
        <w:r>
          <w:delText xml:space="preserve"> </w:delText>
        </w:r>
      </w:del>
      <w:del w:id="5937" w:author="PR Preview" w:date="2026-01-01T00:00:00Z">
        <w:r>
          <w:delText xml:space="preserve">(</w:delText>
        </w:r>
      </w:del>
      <w:hyperlink w:anchor="def-indicator-vector">
        <w:del w:id="5938" w:author="PR Preview" w:date="2026-01-01T00:00:00Z">
          <w:r>
            <w:rPr>
              <w:rStyle w:val="Hyperlink"/>
            </w:rPr>
            <w:delText xml:space="preserve">Definition 14</w:delText>
          </w:r>
        </w:del>
      </w:hyperlink>
      <w:del w:id="5939" w:author="PR Preview" w:date="2026-01-01T00:00:00Z">
        <w:r>
          <w:delText xml:space="preserve">)</w:delText>
        </w:r>
      </w:del>
      <w:del w:id="5940" w:author="PR Preview" w:date="2026-01-01T00:00:00Z">
        <w:r>
          <w:delText xml:space="preserve"> </w:delText>
        </w:r>
      </w:del>
      <w:del w:id="5941" w:author="PR Preview" w:date="2026-01-01T00:00:00Z">
        <w:r>
          <w:delText xml:space="preserve">are linearly independent,</w:delText>
        </w:r>
      </w:del>
      <w:del w:id="5942" w:author="PR Preview" w:date="2026-01-01T00:00:00Z">
        <w:r>
          <w:delText xml:space="preserve"> </w:delText>
        </w:r>
      </w:del>
      <w:del w:id="5943" w:author="PR Preview" w:date="2026-01-01T00:00:00Z">
        <w:r>
          <w:delText xml:space="preserve">since</w:delText>
        </w:r>
      </w:del>
      <w:del w:id="5944" w:author="PR Preview" w:date="2026-01-01T00:00:00Z">
        <w:r>
          <w:delText xml:space="preserve"> </w:delText>
        </w:r>
      </w:del>
      <m:oMath>
        <m:sSub>
          <m:e>
            <m:r>
              <m:t>c</m:t>
            </m:r>
          </m:e>
          <m:sub>
            <m:r>
              <m:t>1</m:t>
            </m:r>
          </m:sub>
        </m:sSub>
        <m:sSub>
          <m:e>
            <m:limLow>
              <m:e>
                <m:r>
                  <m:t>e</m:t>
                </m:r>
              </m:e>
              <m:lim>
                <m:r>
                  <m:rPr>
                    <m:sty m:val="p"/>
                  </m:rPr>
                  <m:t>∼</m:t>
                </m:r>
              </m:lim>
            </m:limLow>
          </m:e>
          <m:sub>
            <m:r>
              <m:t>1</m:t>
            </m:r>
          </m:sub>
        </m:sSub>
        <m:r>
          <m:rPr>
            <m:sty m:val="p"/>
          </m:rPr>
          <m:t>+</m:t>
        </m:r>
        <m:r>
          <m:rPr>
            <m:sty m:val="p"/>
          </m:rPr>
          <m:t>⋯</m:t>
        </m:r>
        <m:r>
          <m:rPr>
            <m:sty m:val="p"/>
          </m:rPr>
          <m:t>+</m:t>
        </m:r>
        <m:sSub>
          <m:e>
            <m:r>
              <m:t>c</m:t>
            </m:r>
          </m:e>
          <m:sub>
            <m:r>
              <m:t>p</m:t>
            </m:r>
          </m:sub>
        </m:sSub>
        <m:sSub>
          <m:e>
            <m:limLow>
              <m:e>
                <m:r>
                  <m:t>e</m:t>
                </m:r>
              </m:e>
              <m:lim>
                <m:r>
                  <m:rPr>
                    <m:sty m:val="p"/>
                  </m:rPr>
                  <m:t>∼</m:t>
                </m:r>
              </m:lim>
            </m:limLow>
          </m:e>
          <m:sub>
            <m:r>
              <m:t>p</m:t>
            </m:r>
          </m:sub>
        </m:sSub>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5945" w:author="PR Preview" w:date="2026-01-01T00:00:00Z">
        <w:r>
          <w:delText xml:space="preserve">,</w:delText>
        </w:r>
      </w:del>
      <w:del w:id="5946" w:author="PR Preview" w:date="2026-01-01T00:00:00Z">
        <w:r>
          <w:delText xml:space="preserve"> </w:delText>
        </w:r>
      </w:del>
      <w:del w:id="5947" w:author="PR Preview" w:date="2026-01-01T00:00:00Z">
        <w:r>
          <w:delText xml:space="preserve">which is</w:delText>
        </w:r>
      </w:del>
      <w:del w:id="5948" w:author="PR Preview" w:date="2026-01-01T00:00:00Z">
        <w:r>
          <w:delText xml:space="preserve"> </w:delText>
        </w:r>
      </w:del>
      <m:oMath>
        <m:sSub>
          <m:e>
            <m:limLow>
              <m:e>
                <m:r>
                  <m:t>0</m:t>
                </m:r>
              </m:e>
              <m:lim>
                <m:r>
                  <m:rPr>
                    <m:sty m:val="p"/>
                  </m:rPr>
                  <m:t>∼</m:t>
                </m:r>
              </m:lim>
            </m:limLow>
          </m:e>
          <m:sub>
            <m:r>
              <m:t>p</m:t>
            </m:r>
          </m:sub>
        </m:sSub>
      </m:oMath>
      <w:del w:id="5949" w:author="PR Preview" w:date="2026-01-01T00:00:00Z">
        <w:r>
          <w:delText xml:space="preserve"> </w:delText>
        </w:r>
      </w:del>
      <w:del w:id="5950" w:author="PR Preview" w:date="2026-01-01T00:00:00Z">
        <w:r>
          <w:delText xml:space="preserve">only if every</w:delText>
        </w:r>
      </w:del>
      <w:del w:id="5951" w:author="PR Preview" w:date="2026-01-01T00:00:00Z">
        <w:r>
          <w:delText xml:space="preserve"> </w:delText>
        </w:r>
      </w:del>
      <m:oMath>
        <m:sSub>
          <m:e>
            <m:r>
              <m:t>c</m:t>
            </m:r>
          </m:e>
          <m:sub>
            <m:r>
              <m:t>i</m:t>
            </m:r>
          </m:sub>
        </m:sSub>
        <m:r>
          <m:rPr>
            <m:sty m:val="p"/>
          </m:rPr>
          <m:t>=</m:t>
        </m:r>
        <m:r>
          <m:t>0</m:t>
        </m:r>
      </m:oMath>
      <w:del w:id="5952" w:author="PR Preview" w:date="2026-01-01T00:00:00Z">
        <w:r>
          <w:delText xml:space="preserve">;</w:delText>
        </w:r>
      </w:del>
      <w:del w:id="5953" w:author="PR Preview" w:date="2026-01-01T00:00:00Z">
        <w:r>
          <w:delText xml:space="preserve"> </w:delText>
        </w:r>
      </w:del>
      <w:del w:id="5954" w:author="PR Preview" w:date="2026-01-01T00:00:00Z">
        <w:r>
          <w:delText xml:space="preserve">and they span</w:delText>
        </w:r>
      </w:del>
      <w:del w:id="5955" w:author="PR Preview" w:date="2026-01-01T00:00:00Z">
        <w:r>
          <w:delText xml:space="preserve"> </w:delText>
        </w:r>
      </w:del>
      <m:oMath>
        <m:sSup>
          <m:e>
            <m:r>
              <m:rPr>
                <m:scr m:val="double-struck"/>
                <m:sty m:val="p"/>
              </m:rPr>
              <m:t>R</m:t>
            </m:r>
          </m:e>
          <m:sup>
            <m:r>
              <m:t>p</m:t>
            </m:r>
          </m:sup>
        </m:sSup>
      </m:oMath>
      <w:del w:id="5956" w:author="PR Preview" w:date="2026-01-01T00:00:00Z">
        <w:r>
          <w:delText xml:space="preserve">,</w:delText>
        </w:r>
      </w:del>
      <w:del w:id="5957" w:author="PR Preview" w:date="2026-01-01T00:00:00Z">
        <w:r>
          <w:delText xml:space="preserve"> </w:delText>
        </w:r>
      </w:del>
      <w:del w:id="5958" w:author="PR Preview" w:date="2026-01-01T00:00:00Z">
        <w:r>
          <w:delText xml:space="preserve">since any</w:delText>
        </w:r>
      </w:del>
      <w:del w:id="5959" w:author="PR Preview" w:date="2026-01-01T00:00:00Z">
        <w:r>
          <w:delText xml:space="preserve"> </w:delText>
        </w:r>
      </w:del>
      <m:oMath>
        <m:limLow>
          <m:e>
            <m:r>
              <m:t>x</m:t>
            </m:r>
          </m:e>
          <m:lim>
            <m:r>
              <m:rPr>
                <m:sty m:val="p"/>
              </m:rPr>
              <m:t>∼</m:t>
            </m:r>
          </m:lim>
        </m:limLow>
        <m:r>
          <m:rPr>
            <m:sty m:val="p"/>
          </m:rPr>
          <m:t>=</m:t>
        </m:r>
        <m:sSub>
          <m:e>
            <m:r>
              <m:t>x</m:t>
            </m:r>
          </m:e>
          <m:sub>
            <m:r>
              <m:t>1</m:t>
            </m:r>
          </m:sub>
        </m:sSub>
        <m:sSub>
          <m:e>
            <m:limLow>
              <m:e>
                <m:r>
                  <m:t>e</m:t>
                </m:r>
              </m:e>
              <m:lim>
                <m:r>
                  <m:rPr>
                    <m:sty m:val="p"/>
                  </m:rPr>
                  <m:t>∼</m:t>
                </m:r>
              </m:lim>
            </m:limLow>
          </m:e>
          <m:sub>
            <m:r>
              <m:t>1</m:t>
            </m:r>
          </m:sub>
        </m:sSub>
        <m:r>
          <m:rPr>
            <m:sty m:val="p"/>
          </m:rPr>
          <m:t>+</m:t>
        </m:r>
        <m:r>
          <m:rPr>
            <m:sty m:val="p"/>
          </m:rPr>
          <m:t>⋯</m:t>
        </m:r>
        <m:r>
          <m:rPr>
            <m:sty m:val="p"/>
          </m:rPr>
          <m:t>+</m:t>
        </m:r>
        <m:sSub>
          <m:e>
            <m:r>
              <m:t>x</m:t>
            </m:r>
          </m:e>
          <m:sub>
            <m:r>
              <m:t>p</m:t>
            </m:r>
          </m:sub>
        </m:sSub>
        <m:sSub>
          <m:e>
            <m:limLow>
              <m:e>
                <m:r>
                  <m:t>e</m:t>
                </m:r>
              </m:e>
              <m:lim>
                <m:r>
                  <m:rPr>
                    <m:sty m:val="p"/>
                  </m:rPr>
                  <m:t>∼</m:t>
                </m:r>
              </m:lim>
            </m:limLow>
          </m:e>
          <m:sub>
            <m:r>
              <m:t>p</m:t>
            </m:r>
          </m:sub>
        </m:sSub>
      </m:oMath>
      <w:del w:id="5960" w:author="PR Preview" w:date="2026-01-01T00:00:00Z">
        <w:r>
          <w:delText xml:space="preserve">.</w:delText>
        </w:r>
      </w:del>
    </w:p>
    <w:p>
      <w:pPr>
        <w:pStyle w:val="Compact"/>
        <w:numPr>
          <w:ilvl w:val="0"/>
          <w:numId w:val="1023"/>
        </w:numPr>
      </w:pPr>
      <w:ins w:id="5961" w:author="PR Preview" w:date="2026-01-01T00:00:00Z">
        <w:r>
          <w:t xml:space="preserve">$\dim(\mathopen{}\left\{\mathord{\smash[b]{\underset{\raise.3ex\hbox{$\scriptstyle\sim$}}{0}}\vphantom{0}}\right\}\mathclose{}) = 0$</w:t>
        </w:r>
      </w:ins>
      <w:ins w:id="5962" w:author="PR Preview" w:date="2026-01-01T00:00:00Z">
        <w:r>
          <w:t xml:space="preserve">, by the convention in</w:t>
        </w:r>
      </w:ins>
      <w:ins w:id="5963" w:author="PR Preview" w:date="2026-01-01T00:00:00Z">
        <w:r>
          <w:t xml:space="preserve"> </w:t>
        </w:r>
      </w:ins>
      <w:hyperlink w:anchor="def-dimension">
        <w:ins w:id="5964" w:author="PR Preview" w:date="2026-01-01T00:00:00Z">
          <w:r>
            <w:rPr>
              <w:rStyle w:val="Hyperlink"/>
            </w:rPr>
            <w:t xml:space="preserve">Definition 51</w:t>
          </w:r>
        </w:ins>
      </w:hyperlink>
      <w:ins w:id="5965" w:author="PR Preview" w:date="2026-01-01T00:00:00Z">
        <w:r>
          <w:t xml:space="preserve">.</w:t>
        </w:r>
      </w:ins>
    </w:p>
    <w:p>
      <w:pPr>
        <w:pStyle w:val="Compact"/>
        <w:numPr>
          <w:ilvl w:val="0"/>
          <w:numId w:val="1023"/>
        </w:numPr>
      </w:pPr>
      <m:oMath>
        <m:r>
          <m:rPr>
            <m:sty m:val="p"/>
          </m:rPr>
          <m:t>dim</m:t>
        </m:r>
        <m:r>
          <m:rPr>
            <m:sty m:val="p"/>
          </m:rPr>
          <m:t>(</m:t>
        </m:r>
        <m:sSup>
          <m:e>
            <m:r>
              <m:rPr>
                <m:scr m:val="double-struck"/>
                <m:sty m:val="p"/>
              </m:rPr>
              <m:t>R</m:t>
            </m:r>
          </m:e>
          <m:sup>
            <m:r>
              <m:t>2</m:t>
            </m:r>
          </m:sup>
        </m:sSup>
        <m:r>
          <m:rPr>
            <m:sty m:val="p"/>
          </m:rPr>
          <m:t>)</m:t>
        </m:r>
        <m:r>
          <m:rPr>
            <m:sty m:val="p"/>
          </m:rPr>
          <m:t>=</m:t>
        </m:r>
        <m:r>
          <m:t>2</m:t>
        </m:r>
      </m:oMath>
      <w:ins w:id="5966" w:author="PR Preview" w:date="2026-01-01T00:00:00Z">
        <w:r>
          <w:t xml:space="preserve">, by</w:t>
        </w:r>
      </w:ins>
      <w:ins w:id="5967" w:author="PR Preview" w:date="2026-01-01T00:00:00Z">
        <w:r>
          <w:t xml:space="preserve"> </w:t>
        </w:r>
      </w:ins>
      <w:hyperlink w:anchor="exm-basis">
        <w:ins w:id="5968" w:author="PR Preview" w:date="2026-01-01T00:00:00Z">
          <w:r>
            <w:rPr>
              <w:rStyle w:val="Hyperlink"/>
            </w:rPr>
            <w:t xml:space="preserve">Example 45</w:t>
          </w:r>
        </w:ins>
      </w:hyperlink>
      <w:ins w:id="5969" w:author="PR Preview" w:date="2026-01-01T00:00:00Z">
        <w:r>
          <w:t xml:space="preserve">.</w:t>
        </w:r>
      </w:ins>
      <w:ins w:id="5970" w:author="PR Preview" w:date="2026-01-01T00:00:00Z">
        <w:r>
          <w:t xml:space="preserve"> </w:t>
        </w:r>
      </w:ins>
      <w:ins w:id="5971" w:author="PR Preview" w:date="2026-01-01T00:00:00Z">
        <w:r>
          <w:t xml:space="preserve">More generally,</w:t>
        </w:r>
      </w:ins>
      <w:ins w:id="5972" w:author="PR Preview" w:date="2026-01-01T00:00:00Z">
        <w:r>
          <w:t xml:space="preserve"> </w:t>
        </w:r>
      </w:ins>
      <m:oMath>
        <m:r>
          <m:rPr>
            <m:sty m:val="p"/>
          </m:rPr>
          <m:t>dim</m:t>
        </m:r>
        <m:r>
          <m:rPr>
            <m:sty m:val="p"/>
          </m:rPr>
          <m:t>(</m:t>
        </m:r>
        <m:sSup>
          <m:e>
            <m:r>
              <m:rPr>
                <m:scr m:val="double-struck"/>
                <m:sty m:val="p"/>
              </m:rPr>
              <m:t>R</m:t>
            </m:r>
          </m:e>
          <m:sup>
            <m:r>
              <m:t>p</m:t>
            </m:r>
          </m:sup>
        </m:sSup>
        <m:r>
          <m:rPr>
            <m:sty m:val="p"/>
          </m:rPr>
          <m:t>)</m:t>
        </m:r>
        <m:r>
          <m:rPr>
            <m:sty m:val="p"/>
          </m:rPr>
          <m:t>=</m:t>
        </m:r>
        <m:r>
          <m:t>p</m:t>
        </m:r>
      </m:oMath>
      <w:ins w:id="5973" w:author="PR Preview" w:date="2026-01-01T00:00:00Z">
        <w:r>
          <w:t xml:space="preserve">:</w:t>
        </w:r>
      </w:ins>
      <w:ins w:id="5974" w:author="PR Preview" w:date="2026-01-01T00:00:00Z">
        <w:r>
          <w:t xml:space="preserve"> </w:t>
        </w:r>
      </w:ins>
      <w:ins w:id="5975" w:author="PR Preview" w:date="2026-01-01T00:00:00Z">
        <w:r>
          <w:t xml:space="preserve">the indicator vectors</w:t>
        </w:r>
      </w:ins>
      <w:ins w:id="5976" w:author="PR Preview" w:date="2026-01-01T00:00:00Z">
        <w:r>
          <w:t xml:space="preserve"> </w:t>
        </w:r>
      </w:ins>
      <w:ins w:id="5977" w:author="PR Preview" w:date="2026-01-01T00:00:00Z">
        <w:r>
          <w:t xml:space="preserve">$\mathord{\smash[b]{\underset{\raise.3ex\hbox{$\scriptstyle\sim$}}{e}}\vphantom{e}}_1, \ldots, \mathord{\smash[b]{\underset{\raise.3ex\hbox{$\scriptstyle\sim$}}{e}}\vphantom{e}}_p$</w:t>
        </w:r>
      </w:ins>
      <w:ins w:id="5978" w:author="PR Preview" w:date="2026-01-01T00:00:00Z">
        <w:r>
          <w:t xml:space="preserve"> </w:t>
        </w:r>
      </w:ins>
      <w:ins w:id="5979" w:author="PR Preview" w:date="2026-01-01T00:00:00Z">
        <w:r>
          <w:t xml:space="preserve">(</w:t>
        </w:r>
      </w:ins>
      <w:hyperlink w:anchor="def-indicator-vector">
        <w:ins w:id="5980" w:author="PR Preview" w:date="2026-01-01T00:00:00Z">
          <w:r>
            <w:rPr>
              <w:rStyle w:val="Hyperlink"/>
            </w:rPr>
            <w:t xml:space="preserve">Definition 14</w:t>
          </w:r>
        </w:ins>
      </w:hyperlink>
      <w:ins w:id="5981" w:author="PR Preview" w:date="2026-01-01T00:00:00Z">
        <w:r>
          <w:t xml:space="preserve">)</w:t>
        </w:r>
      </w:ins>
      <w:ins w:id="5982" w:author="PR Preview" w:date="2026-01-01T00:00:00Z">
        <w:r>
          <w:t xml:space="preserve"> </w:t>
        </w:r>
      </w:ins>
      <w:ins w:id="5983" w:author="PR Preview" w:date="2026-01-01T00:00:00Z">
        <w:r>
          <w:t xml:space="preserve">are linearly independent,</w:t>
        </w:r>
      </w:ins>
      <w:ins w:id="5984" w:author="PR Preview" w:date="2026-01-01T00:00:00Z">
        <w:r>
          <w:t xml:space="preserve"> </w:t>
        </w:r>
      </w:ins>
      <w:ins w:id="5985" w:author="PR Preview" w:date="2026-01-01T00:00:00Z">
        <w:r>
          <w:t xml:space="preserve">since</w:t>
        </w:r>
      </w:ins>
      <w:ins w:id="5986" w:author="PR Preview" w:date="2026-01-01T00:00:00Z">
        <w:r>
          <w:t xml:space="preserve"> </w:t>
        </w:r>
      </w:ins>
      <w:ins w:id="5987" w:author="PR Preview" w:date="2026-01-01T00:00:00Z">
        <w:r>
          <w:t xml:space="preserve">$c_1 \mathord{\smash[b]{\underset{\raise.3ex\hbox{$\scriptstyle\sim$}}{e}}\vphantom{e}}_1 + \cdots + c_p \mathord{\smash[b]{\underset{\raise.3ex\hbox{$\scriptstyle\sim$}}{e}}\vphantom{e}}_p = (c_1, \ldots, c_p)$</w:t>
        </w:r>
      </w:ins>
      <w:ins w:id="5988" w:author="PR Preview" w:date="2026-01-01T00:00:00Z">
        <w:r>
          <w:t xml:space="preserve">,</w:t>
        </w:r>
      </w:ins>
      <w:ins w:id="5989" w:author="PR Preview" w:date="2026-01-01T00:00:00Z">
        <w:r>
          <w:t xml:space="preserve"> </w:t>
        </w:r>
      </w:ins>
      <w:ins w:id="5990" w:author="PR Preview" w:date="2026-01-01T00:00:00Z">
        <w:r>
          <w:t xml:space="preserve">which is</w:t>
        </w:r>
      </w:ins>
      <w:ins w:id="5991" w:author="PR Preview" w:date="2026-01-01T00:00:00Z">
        <w:r>
          <w:t xml:space="preserve"> </w:t>
        </w:r>
      </w:ins>
      <w:ins w:id="5992" w:author="PR Preview" w:date="2026-01-01T00:00:00Z">
        <w:r>
          <w:t xml:space="preserve">$\mathord{\smash[b]{\underset{\raise.3ex\hbox{$\scriptstyle\sim$}}{0}}\vphantom{0}}_p$</w:t>
        </w:r>
      </w:ins>
      <w:ins w:id="5993" w:author="PR Preview" w:date="2026-01-01T00:00:00Z">
        <w:r>
          <w:t xml:space="preserve"> </w:t>
        </w:r>
      </w:ins>
      <w:ins w:id="5994" w:author="PR Preview" w:date="2026-01-01T00:00:00Z">
        <w:r>
          <w:t xml:space="preserve">only if every</w:t>
        </w:r>
      </w:ins>
      <w:ins w:id="5995" w:author="PR Preview" w:date="2026-01-01T00:00:00Z">
        <w:r>
          <w:t xml:space="preserve"> </w:t>
        </w:r>
      </w:ins>
      <m:oMath>
        <m:sSub>
          <m:e>
            <m:r>
              <m:t>c</m:t>
            </m:r>
          </m:e>
          <m:sub>
            <m:r>
              <m:t>i</m:t>
            </m:r>
          </m:sub>
        </m:sSub>
        <m:r>
          <m:rPr>
            <m:sty m:val="p"/>
          </m:rPr>
          <m:t>=</m:t>
        </m:r>
        <m:r>
          <m:t>0</m:t>
        </m:r>
      </m:oMath>
      <w:ins w:id="5996" w:author="PR Preview" w:date="2026-01-01T00:00:00Z">
        <w:r>
          <w:t xml:space="preserve">;</w:t>
        </w:r>
      </w:ins>
      <w:ins w:id="5997" w:author="PR Preview" w:date="2026-01-01T00:00:00Z">
        <w:r>
          <w:t xml:space="preserve"> </w:t>
        </w:r>
      </w:ins>
      <w:ins w:id="5998" w:author="PR Preview" w:date="2026-01-01T00:00:00Z">
        <w:r>
          <w:t xml:space="preserve">and they span</w:t>
        </w:r>
      </w:ins>
      <w:ins w:id="5999" w:author="PR Preview" w:date="2026-01-01T00:00:00Z">
        <w:r>
          <w:t xml:space="preserve"> </w:t>
        </w:r>
      </w:ins>
      <m:oMath>
        <m:sSup>
          <m:e>
            <m:r>
              <m:rPr>
                <m:scr m:val="double-struck"/>
                <m:sty m:val="p"/>
              </m:rPr>
              <m:t>R</m:t>
            </m:r>
          </m:e>
          <m:sup>
            <m:r>
              <m:t>p</m:t>
            </m:r>
          </m:sup>
        </m:sSup>
      </m:oMath>
      <w:ins w:id="6000" w:author="PR Preview" w:date="2026-01-01T00:00:00Z">
        <w:r>
          <w:t xml:space="preserve">,</w:t>
        </w:r>
      </w:ins>
      <w:ins w:id="6001" w:author="PR Preview" w:date="2026-01-01T00:00:00Z">
        <w:r>
          <w:t xml:space="preserve"> </w:t>
        </w:r>
      </w:ins>
      <w:ins w:id="6002" w:author="PR Preview" w:date="2026-01-01T00:00:00Z">
        <w:r>
          <w:t xml:space="preserve">since any</w:t>
        </w:r>
      </w:ins>
      <w:ins w:id="6003" w:author="PR Preview" w:date="2026-01-01T00:00:00Z">
        <w:r>
          <w:t xml:space="preserve"> </w:t>
        </w:r>
      </w:ins>
      <w:ins w:id="6004" w:author="PR Preview" w:date="2026-01-01T00:00:00Z">
        <w:r>
          <w:t xml:space="preserve">$\mathord{\smash[b]{\underset{\raise.3ex\hbox{$\scriptstyle\sim$}}{x}}\vphantom{x}} = x_1 \mathord{\smash[b]{\underset{\raise.3ex\hbox{$\scriptstyle\sim$}}{e}}\vphantom{e}}_1 + \cdots + x_p \mathord{\smash[b]{\underset{\raise.3ex\hbox{$\scriptstyle\sim$}}{e}}\vphantom{e}}_p$</w:t>
        </w:r>
      </w:ins>
      <w:ins w:id="6005" w:author="PR Preview" w:date="2026-01-01T00:00:00Z">
        <w:r>
          <w:t xml:space="preserve">.</w:t>
        </w:r>
      </w:ins>
    </w:p>
    <w:p>
      <w:pPr>
        <w:pStyle w:val="Compact"/>
        <w:numPr>
          <w:ilvl w:val="0"/>
          <w:numId w:val="1023"/>
        </w:numPr>
      </w:pPr>
      <w:r>
        <w:t xml:space="preserve">The line in</w:t>
      </w:r>
      <w:r>
        <w:t xml:space="preserve"> </w:t>
      </w:r>
      <w:hyperlink w:anchor="exm-subspace">
        <w:r>
          <w:rPr>
            <w:rStyle w:val="Hyperlink"/>
          </w:rPr>
          <w:t xml:space="preserve">Example 37</w:t>
        </w:r>
      </w:hyperlink>
      <w:r>
        <w:t xml:space="preserve"> </w:t>
      </w:r>
      <w:r>
        <w:t xml:space="preserve">has dimension</w:t>
      </w:r>
      <w:r>
        <w:t xml:space="preserve"> </w:t>
      </w:r>
      <m:oMath>
        <m:r>
          <m:t>1</m:t>
        </m:r>
      </m:oMath>
      <w:r>
        <w:t xml:space="preserve">:</w:t>
      </w:r>
      <w:r>
        <w:t xml:space="preserve"> </w:t>
      </w:r>
      <w:r>
        <w:t xml:space="preserve">the single vector</w:t>
      </w:r>
      <w:r>
        <w:t xml:space="preserve"> </w:t>
      </w:r>
      <m:oMath>
        <m:r>
          <m:rPr>
            <m:sty m:val="p"/>
          </m:rPr>
          <m:t>(</m:t>
        </m:r>
        <m:r>
          <m:t>1</m:t>
        </m:r>
        <m:r>
          <m:rPr>
            <m:sty m:val="p"/>
          </m:rPr>
          <m:t>,</m:t>
        </m:r>
        <m:r>
          <m:t>2</m:t>
        </m:r>
        <m:r>
          <m:rPr>
            <m:sty m:val="p"/>
          </m:rPr>
          <m:t>)</m:t>
        </m:r>
      </m:oMath>
      <w:r>
        <w:t xml:space="preserve"> </w:t>
      </w:r>
      <w:r>
        <w:t xml:space="preserve">is linearly independent</w:t>
      </w:r>
      <w:r>
        <w:t xml:space="preserve"> </w:t>
      </w:r>
      <w:r>
        <w:t xml:space="preserve">and spans the line.</w:t>
      </w:r>
    </w:p>
    <w:p>
      <w:pPr>
        <w:pStyle w:val="Compact"/>
        <w:numPr>
          <w:ilvl w:val="0"/>
          <w:numId w:val="1023"/>
        </w:numPr>
      </w:pPr>
      <w:r>
        <w:t xml:space="preserve">The plane</w:t>
      </w:r>
      <w:r>
        <w:t xml:space="preserve"> </w:t>
      </w:r>
      <m:oMath>
        <m:r>
          <m:t>z</m:t>
        </m:r>
        <m:r>
          <m:rPr>
            <m:sty m:val="p"/>
          </m:rPr>
          <m:t>=</m:t>
        </m:r>
        <m:r>
          <m:t>0</m:t>
        </m:r>
      </m:oMath>
      <w:r>
        <w:t xml:space="preserve"> </w:t>
      </w:r>
      <w:r>
        <w:t xml:space="preserve">in</w:t>
      </w:r>
      <w:r>
        <w:t xml:space="preserve"> </w:t>
      </w:r>
      <w:hyperlink w:anchor="exm-span">
        <w:r>
          <w:rPr>
            <w:rStyle w:val="Hyperlink"/>
          </w:rPr>
          <w:t xml:space="preserve">Example 40</w:t>
        </w:r>
      </w:hyperlink>
      <w:r>
        <w:t xml:space="preserve"> </w:t>
      </w:r>
      <w:r>
        <w:t xml:space="preserve">has dimension</w:t>
      </w:r>
      <w:r>
        <w:t xml:space="preserve"> </w:t>
      </w:r>
      <m:oMath>
        <m:r>
          <m:t>2</m:t>
        </m:r>
      </m:oMath>
      <w:r>
        <w:t xml:space="preserve">,</w:t>
      </w:r>
      <w:r>
        <w:t xml:space="preserve"> </w:t>
      </w:r>
      <w:r>
        <w:t xml:space="preserve">with basis</w:t>
      </w:r>
      <w:r>
        <w:t xml:space="preserve"> </w:t>
      </w: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w:t>
      </w:r>
    </w:p>
    <w:bookmarkEnd w:id="227"/>
    <w:bookmarkStart w:id="228" w:name="thm-add-outside-span"/>
    <w:p>
      <w:pPr>
        <w:pStyle w:val="FirstParagraph"/>
      </w:pPr>
      <w:del w:id="6006" w:author="PR Preview" w:date="2026-01-01T00:00:00Z">
        <w:r>
          <w:rPr>
            <w:b/>
            <w:bCs/>
          </w:rPr>
          <w:delText xml:space="preserve">Theorem 28 (Adding a vector outside the span keeps a list independent)</w:delText>
        </w:r>
      </w:del>
      <w:del w:id="6007" w:author="PR Preview" w:date="2026-01-01T00:00:00Z">
        <w:r>
          <w:delText xml:space="preserve"> </w:delText>
        </w:r>
      </w:del>
      <w:del w:id="6008" w:author="PR Preview" w:date="2026-01-01T00:00:00Z">
        <w:r>
          <w:delText xml:space="preserve">If</w:delText>
        </w:r>
      </w:del>
      <w:del w:id="6009"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6010" w:author="PR Preview" w:date="2026-01-01T00:00:00Z">
        <w:r>
          <w:delText xml:space="preserve"> </w:delText>
        </w:r>
      </w:del>
      <w:del w:id="6011" w:author="PR Preview" w:date="2026-01-01T00:00:00Z">
        <w:r>
          <w:delText xml:space="preserve">are linearly independent</w:delText>
        </w:r>
      </w:del>
      <w:del w:id="6012" w:author="PR Preview" w:date="2026-01-01T00:00:00Z">
        <w:r>
          <w:delText xml:space="preserve"> </w:delText>
        </w:r>
      </w:del>
      <w:del w:id="6013" w:author="PR Preview" w:date="2026-01-01T00:00:00Z">
        <w:r>
          <w:delText xml:space="preserve">(</w:delText>
        </w:r>
      </w:del>
      <w:hyperlink w:anchor="def-linearly-independent">
        <w:del w:id="6014" w:author="PR Preview" w:date="2026-01-01T00:00:00Z">
          <w:r>
            <w:rPr>
              <w:rStyle w:val="Hyperlink"/>
            </w:rPr>
            <w:delText xml:space="preserve">Definition 43</w:delText>
          </w:r>
        </w:del>
      </w:hyperlink>
      <w:del w:id="6015" w:author="PR Preview" w:date="2026-01-01T00:00:00Z">
        <w:r>
          <w:delText xml:space="preserve">)</w:delText>
        </w:r>
      </w:del>
      <w:del w:id="6016" w:author="PR Preview" w:date="2026-01-01T00:00:00Z">
        <w:r>
          <w:delText xml:space="preserve"> </w:delText>
        </w:r>
      </w:del>
      <w:del w:id="6017" w:author="PR Preview" w:date="2026-01-01T00:00:00Z">
        <w:r>
          <w:delText xml:space="preserve">and</w:delText>
        </w:r>
      </w:del>
      <w:del w:id="6018" w:author="PR Preview" w:date="2026-01-01T00:00:00Z">
        <w:r>
          <w:delText xml:space="preserve"> </w:delText>
        </w:r>
      </w:del>
      <m:oMath>
        <m:limLow>
          <m:e>
            <m:r>
              <m:t>w</m:t>
            </m:r>
          </m:e>
          <m:lim>
            <m:r>
              <m:rPr>
                <m:sty m:val="p"/>
              </m:rPr>
              <m:t>∼</m:t>
            </m:r>
          </m:lim>
        </m:limLow>
      </m:oMath>
      <w:del w:id="6019" w:author="PR Preview" w:date="2026-01-01T00:00:00Z">
        <w:r>
          <w:delText xml:space="preserve"> </w:delText>
        </w:r>
      </w:del>
      <w:del w:id="6020" w:author="PR Preview" w:date="2026-01-01T00:00:00Z">
        <w:r>
          <w:delText xml:space="preserve">is not in</w:delText>
        </w:r>
      </w:del>
      <w:del w:id="6021"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6022" w:author="PR Preview" w:date="2026-01-01T00:00:00Z">
        <w:r>
          <w:delText xml:space="preserve"> </w:delText>
        </w:r>
      </w:del>
      <w:del w:id="6023" w:author="PR Preview" w:date="2026-01-01T00:00:00Z">
        <w:r>
          <w:delText xml:space="preserve">(</w:delText>
        </w:r>
      </w:del>
      <w:hyperlink w:anchor="def-span">
        <w:del w:id="6024" w:author="PR Preview" w:date="2026-01-01T00:00:00Z">
          <w:r>
            <w:rPr>
              <w:rStyle w:val="Hyperlink"/>
            </w:rPr>
            <w:delText xml:space="preserve">Definition 47</w:delText>
          </w:r>
        </w:del>
      </w:hyperlink>
      <w:del w:id="6025" w:author="PR Preview" w:date="2026-01-01T00:00:00Z">
        <w:r>
          <w:delText xml:space="preserve">),</w:delText>
        </w:r>
      </w:del>
      <w:del w:id="6026" w:author="PR Preview" w:date="2026-01-01T00:00:00Z">
        <w:r>
          <w:delText xml:space="preserve"> </w:delText>
        </w:r>
      </w:del>
      <w:del w:id="6027" w:author="PR Preview" w:date="2026-01-01T00:00:00Z">
        <w:r>
          <w:delText xml:space="preserve">then</w:delText>
        </w:r>
      </w:del>
      <w:del w:id="6028"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limLow>
          <m:e>
            <m:r>
              <m:t>w</m:t>
            </m:r>
          </m:e>
          <m:lim>
            <m:r>
              <m:rPr>
                <m:sty m:val="p"/>
              </m:rPr>
              <m:t>∼</m:t>
            </m:r>
          </m:lim>
        </m:limLow>
      </m:oMath>
      <w:del w:id="6029" w:author="PR Preview" w:date="2026-01-01T00:00:00Z">
        <w:r>
          <w:delText xml:space="preserve"> </w:delText>
        </w:r>
      </w:del>
      <w:del w:id="6030" w:author="PR Preview" w:date="2026-01-01T00:00:00Z">
        <w:r>
          <w:delText xml:space="preserve">are linearly independent.</w:delText>
        </w:r>
      </w:del>
    </w:p>
    <w:p>
      <w:pPr>
        <w:pStyle w:val="BodyText"/>
      </w:pPr>
      <w:del w:id="6031" w:author="PR Preview" w:date="2026-01-01T00:00:00Z">
        <w:r>
          <w:rPr>
            <w:i/>
            <w:iCs/>
          </w:rPr>
          <w:delText xml:space="preserve">Proof</w:delText>
        </w:r>
      </w:del>
      <w:del w:id="6032" w:author="PR Preview" w:date="2026-01-01T00:00:00Z">
        <w:r>
          <w:delText xml:space="preserve">. </w:delText>
        </w:r>
      </w:del>
      <w:del w:id="6033" w:author="PR Preview" w:date="2026-01-01T00:00:00Z">
        <w:r>
          <w:delText xml:space="preserve">Suppose</w:delText>
        </w:r>
      </w:del>
      <w:del w:id="6034"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r>
          <m:t>d</m:t>
        </m:r>
        <m:r>
          <m:t> </m:t>
        </m:r>
        <m:limLow>
          <m:e>
            <m:r>
              <m:t>w</m:t>
            </m:r>
          </m:e>
          <m:lim>
            <m:r>
              <m:rPr>
                <m:sty m:val="p"/>
              </m:rPr>
              <m:t>∼</m:t>
            </m:r>
          </m:lim>
        </m:limLow>
        <m:r>
          <m:rPr>
            <m:sty m:val="p"/>
          </m:rPr>
          <m:t>=</m:t>
        </m:r>
        <m:limLow>
          <m:e>
            <m:r>
              <m:t>0</m:t>
            </m:r>
          </m:e>
          <m:lim>
            <m:r>
              <m:rPr>
                <m:sty m:val="p"/>
              </m:rPr>
              <m:t>∼</m:t>
            </m:r>
          </m:lim>
        </m:limLow>
      </m:oMath>
      <w:del w:id="6035" w:author="PR Preview" w:date="2026-01-01T00:00:00Z">
        <w:r>
          <w:delText xml:space="preserve">.</w:delText>
        </w:r>
      </w:del>
    </w:p>
    <w:p>
      <w:pPr>
        <w:pStyle w:val="FirstParagraph"/>
      </w:pPr>
      <w:ins w:id="6036" w:author="PR Preview" w:date="2026-01-01T00:00:00Z">
        <w:r>
          <w:rPr>
            <w:b/>
            <w:bCs/>
          </w:rPr>
          <w:t xml:space="preserve">Theorem 28 (Adding a vector outside the span keeps a list independent)</w:t>
        </w:r>
      </w:ins>
      <w:ins w:id="6037" w:author="PR Preview" w:date="2026-01-01T00:00:00Z">
        <w:r>
          <w:t xml:space="preserve"> </w:t>
        </w:r>
      </w:ins>
      <w:ins w:id="6038" w:author="PR Preview" w:date="2026-01-01T00:00:00Z">
        <w:r>
          <w:t xml:space="preserve">If</w:t>
        </w:r>
      </w:ins>
      <w:ins w:id="6039" w:author="PR Preview" w:date="2026-01-01T00:00:00Z">
        <w:r>
          <w:t xml:space="preserve"> </w:t>
        </w:r>
      </w:ins>
      <w:ins w:id="6040" w:author="PR Preview" w:date="2026-01-01T00:00:00Z">
        <w:r>
          <w:t xml:space="preserve">$\mathord{\smash[b]{\underset{\raise.3ex\hbox{$\scriptstyle\sim$}}{v}}\vphantom{v}}_1, \ldots, \mathord{\smash[b]{\underset{\raise.3ex\hbox{$\scriptstyle\sim$}}{v}}\vphantom{v}}_k$</w:t>
        </w:r>
      </w:ins>
      <w:ins w:id="6041" w:author="PR Preview" w:date="2026-01-01T00:00:00Z">
        <w:r>
          <w:t xml:space="preserve"> </w:t>
        </w:r>
      </w:ins>
      <w:ins w:id="6042" w:author="PR Preview" w:date="2026-01-01T00:00:00Z">
        <w:r>
          <w:t xml:space="preserve">are linearly independent</w:t>
        </w:r>
      </w:ins>
      <w:ins w:id="6043" w:author="PR Preview" w:date="2026-01-01T00:00:00Z">
        <w:r>
          <w:t xml:space="preserve"> </w:t>
        </w:r>
      </w:ins>
      <w:ins w:id="6044" w:author="PR Preview" w:date="2026-01-01T00:00:00Z">
        <w:r>
          <w:t xml:space="preserve">(</w:t>
        </w:r>
      </w:ins>
      <w:hyperlink w:anchor="def-linearly-independent">
        <w:ins w:id="6045" w:author="PR Preview" w:date="2026-01-01T00:00:00Z">
          <w:r>
            <w:rPr>
              <w:rStyle w:val="Hyperlink"/>
            </w:rPr>
            <w:t xml:space="preserve">Definition 43</w:t>
          </w:r>
        </w:ins>
      </w:hyperlink>
      <w:ins w:id="6046" w:author="PR Preview" w:date="2026-01-01T00:00:00Z">
        <w:r>
          <w:t xml:space="preserve">)</w:t>
        </w:r>
      </w:ins>
      <w:ins w:id="6047" w:author="PR Preview" w:date="2026-01-01T00:00:00Z">
        <w:r>
          <w:t xml:space="preserve"> </w:t>
        </w:r>
      </w:ins>
      <w:ins w:id="6048" w:author="PR Preview" w:date="2026-01-01T00:00:00Z">
        <w:r>
          <w:t xml:space="preserve">and</w:t>
        </w:r>
      </w:ins>
      <w:ins w:id="6049" w:author="PR Preview" w:date="2026-01-01T00:00:00Z">
        <w:r>
          <w:t xml:space="preserve"> </w:t>
        </w:r>
      </w:ins>
      <w:ins w:id="6050" w:author="PR Preview" w:date="2026-01-01T00:00:00Z">
        <w:r>
          <w:t xml:space="preserve">$\mathord{\smash[b]{\underset{\raise.3ex\hbox{$\scriptstyle\sim$}}{w}}\vphantom{w}}$</w:t>
        </w:r>
      </w:ins>
      <w:ins w:id="6051" w:author="PR Preview" w:date="2026-01-01T00:00:00Z">
        <w:r>
          <w:t xml:space="preserve"> </w:t>
        </w:r>
      </w:ins>
      <w:ins w:id="6052" w:author="PR Preview" w:date="2026-01-01T00:00:00Z">
        <w:r>
          <w:t xml:space="preserve">is not in</w:t>
        </w:r>
      </w:ins>
      <w:ins w:id="6053" w:author="PR Preview" w:date="2026-01-01T00:00:00Z">
        <w:r>
          <w:t xml:space="preserve"> </w:t>
        </w:r>
      </w:ins>
      <w:ins w:id="6054" w:author="PR Preview" w:date="2026-01-01T00:00:00Z">
        <w:r>
          <w:t xml:space="preserve">$\operatorname{span}\mathopen{}\left\{\mathord{\smash[b]{\underset{\raise.3ex\hbox{$\scriptstyle\sim$}}{v}}\vphantom{v}}_1, \ldots, \mathord{\smash[b]{\underset{\raise.3ex\hbox{$\scriptstyle\sim$}}{v}}\vphantom{v}}_k\right\}\mathclose{}$</w:t>
        </w:r>
      </w:ins>
      <w:ins w:id="6055" w:author="PR Preview" w:date="2026-01-01T00:00:00Z">
        <w:r>
          <w:t xml:space="preserve"> </w:t>
        </w:r>
      </w:ins>
      <w:ins w:id="6056" w:author="PR Preview" w:date="2026-01-01T00:00:00Z">
        <w:r>
          <w:t xml:space="preserve">(</w:t>
        </w:r>
      </w:ins>
      <w:hyperlink w:anchor="def-span">
        <w:ins w:id="6057" w:author="PR Preview" w:date="2026-01-01T00:00:00Z">
          <w:r>
            <w:rPr>
              <w:rStyle w:val="Hyperlink"/>
            </w:rPr>
            <w:t xml:space="preserve">Definition 47</w:t>
          </w:r>
        </w:ins>
      </w:hyperlink>
      <w:ins w:id="6058" w:author="PR Preview" w:date="2026-01-01T00:00:00Z">
        <w:r>
          <w:t xml:space="preserve">),</w:t>
        </w:r>
      </w:ins>
      <w:ins w:id="6059" w:author="PR Preview" w:date="2026-01-01T00:00:00Z">
        <w:r>
          <w:t xml:space="preserve"> </w:t>
        </w:r>
      </w:ins>
      <w:ins w:id="6060" w:author="PR Preview" w:date="2026-01-01T00:00:00Z">
        <w:r>
          <w:t xml:space="preserve">then</w:t>
        </w:r>
      </w:ins>
      <w:ins w:id="6061" w:author="PR Preview" w:date="2026-01-01T00:00:00Z">
        <w:r>
          <w:t xml:space="preserve"> </w:t>
        </w:r>
      </w:ins>
      <w:ins w:id="6062" w:author="PR Preview" w:date="2026-01-01T00:00:00Z">
        <w:r>
          <w:t xml:space="preserve">$\mathord{\smash[b]{\underset{\raise.3ex\hbox{$\scriptstyle\sim$}}{v}}\vphantom{v}}_1, \ldots, \mathord{\smash[b]{\underset{\raise.3ex\hbox{$\scriptstyle\sim$}}{v}}\vphantom{v}}_k, \mathord{\smash[b]{\underset{\raise.3ex\hbox{$\scriptstyle\sim$}}{w}}\vphantom{w}}$</w:t>
        </w:r>
      </w:ins>
      <w:ins w:id="6063" w:author="PR Preview" w:date="2026-01-01T00:00:00Z">
        <w:r>
          <w:t xml:space="preserve"> </w:t>
        </w:r>
      </w:ins>
      <w:ins w:id="6064" w:author="PR Preview" w:date="2026-01-01T00:00:00Z">
        <w:r>
          <w:t xml:space="preserve">are linearly independent.</w:t>
        </w:r>
      </w:ins>
    </w:p>
    <w:bookmarkEnd w:id="228"/>
    <w:p>
      <w:pPr>
        <w:pStyle w:val="BodyText"/>
      </w:pPr>
      <w:ins w:id="6065" w:author="PR Preview" w:date="2026-01-01T00:00:00Z">
        <w:r>
          <w:rPr>
            <w:i/>
            <w:iCs/>
          </w:rPr>
          <w:t xml:space="preserve">Proof</w:t>
        </w:r>
      </w:ins>
      <w:ins w:id="6066" w:author="PR Preview" w:date="2026-01-01T00:00:00Z">
        <w:r>
          <w:t xml:space="preserve">. </w:t>
        </w:r>
      </w:ins>
      <w:ins w:id="6067" w:author="PR Preview" w:date="2026-01-01T00:00:00Z">
        <w:r>
          <w:t xml:space="preserve">Suppose</w:t>
        </w:r>
      </w:ins>
      <w:ins w:id="6068" w:author="PR Preview" w:date="2026-01-01T00:00:00Z">
        <w:r>
          <w:t xml:space="preserve"> </w:t>
        </w:r>
      </w:ins>
      <w:ins w:id="6069" w:author="PR Preview" w:date="2026-01-01T00:00:00Z">
        <w:r>
          <w:t xml:space="preserve">$c_1 \mathord{\smash[b]{\underset{\raise.3ex\hbox{$\scriptstyle\sim$}}{v}}\vphantom{v}}_1 + \cdots + c_k \mathord{\smash[b]{\underset{\raise.3ex\hbox{$\scriptstyle\sim$}}{v}}\vphantom{v}}_k + d\,\mathord{\smash[b]{\underset{\raise.3ex\hbox{$\scriptstyle\sim$}}{w}}\vphantom{w}} = \mathord{\smash[b]{\underset{\raise.3ex\hbox{$\scriptstyle\sim$}}{0}}\vphantom{0}}$</w:t>
        </w:r>
      </w:ins>
      <w:ins w:id="6070" w:author="PR Preview" w:date="2026-01-01T00:00:00Z">
        <w:r>
          <w:t xml:space="preserve">.</w:t>
        </w:r>
      </w:ins>
    </w:p>
    <w:p>
      <w:pPr>
        <w:pStyle w:val="BodyText"/>
      </w:pPr>
      <w:r>
        <w:rPr>
          <w:b/>
          <w:bCs/>
        </w:rPr>
        <w:t xml:space="preserve">The coefficient</w:t>
      </w:r>
      <w:r>
        <w:rPr>
          <w:b/>
          <w:bCs/>
        </w:rPr>
        <w:t xml:space="preserve"> </w:t>
      </w:r>
      <m:oMath>
        <m:r>
          <m:t>d</m:t>
        </m:r>
      </m:oMath>
      <w:r>
        <w:rPr>
          <w:b/>
          <w:bCs/>
        </w:rPr>
        <w:t xml:space="preserve"> </w:t>
      </w:r>
      <w:r>
        <w:rPr>
          <w:b/>
          <w:bCs/>
        </w:rPr>
        <w:t xml:space="preserve">is</w:t>
      </w:r>
      <w:r>
        <w:rPr>
          <w:b/>
          <w:bCs/>
        </w:rPr>
        <w:t xml:space="preserve"> </w:t>
      </w:r>
      <m:oMath>
        <m:r>
          <m:t>0</m:t>
        </m:r>
      </m:oMath>
      <w:r>
        <w:rPr>
          <w:b/>
          <w:bCs/>
        </w:rPr>
        <w:t xml:space="preserve">.</w:t>
      </w:r>
      <w:r>
        <w:t xml:space="preserve"> </w:t>
      </w:r>
      <w:r>
        <w:t xml:space="preserve">If</w:t>
      </w:r>
      <w:r>
        <w:t xml:space="preserve"> </w:t>
      </w:r>
      <m:oMath>
        <m:r>
          <m:t>d</m:t>
        </m:r>
        <m:r>
          <m:rPr>
            <m:sty m:val="p"/>
          </m:rPr>
          <m:t>≠</m:t>
        </m:r>
        <m:r>
          <m:t>0</m:t>
        </m:r>
      </m:oMath>
      <w:r>
        <w:t xml:space="preserve">, then</w:t>
      </w:r>
    </w:p>
    <w:p>
      <w:pPr>
        <w:pStyle w:val="BodyText"/>
      </w:pPr>
      <m:oMathPara>
        <m:oMathParaPr>
          <m:jc m:val="center"/>
        </m:oMathParaPr>
        <m:oMath>
          <m:eqArr>
            <m:e>
              <m:limLow>
                <m:e>
                  <m:r>
                    <m:t>w</m:t>
                  </m:r>
                </m:e>
                <m:lim>
                  <m:r>
                    <m:rPr>
                      <m:sty m:val="p"/>
                    </m:rPr>
                    <m:t>∼</m:t>
                  </m:r>
                </m:lim>
              </m:limLow>
              <m:r>
                <m:t>&amp;</m:t>
              </m:r>
              <m:r>
                <m:rPr>
                  <m:sty m:val="p"/>
                </m:rPr>
                <m:t>=</m:t>
              </m:r>
              <m:f>
                <m:fPr>
                  <m:type m:val="bar"/>
                </m:fPr>
                <m:num>
                  <m:r>
                    <m:t>1</m:t>
                  </m:r>
                </m:num>
                <m:den>
                  <m:r>
                    <m:t>d</m:t>
                  </m:r>
                </m:den>
              </m:f>
              <m:r>
                <m:t> </m:t>
              </m:r>
              <m:r>
                <m:t>​</m:t>
              </m:r>
              <m:d>
                <m:dPr>
                  <m:begChr m:val="("/>
                  <m:sepChr m:val=""/>
                  <m:endChr m:val=")"/>
                  <m:grow/>
                </m:dPr>
                <m:e>
                  <m:r>
                    <m:t>d</m:t>
                  </m:r>
                  <m:r>
                    <m:t> </m:t>
                  </m:r>
                  <m:limLow>
                    <m:e>
                      <m:r>
                        <m:t>w</m:t>
                      </m:r>
                    </m:e>
                    <m:lim>
                      <m:r>
                        <m:rPr>
                          <m:sty m:val="p"/>
                        </m:rPr>
                        <m:t>∼</m:t>
                      </m:r>
                    </m:lim>
                  </m:limLow>
                </m:e>
              </m:d>
              <m:r>
                <m:t>​</m:t>
              </m:r>
              <m:r>
                <m:t>&amp;</m:t>
              </m:r>
              <m:r>
                <m:t>&amp;</m:t>
              </m:r>
              <m:r>
                <m:rPr>
                  <m:nor/>
                  <m:sty m:val="p"/>
                </m:rPr>
                <m:t>(</m:t>
              </m:r>
              <m:r>
                <m:t>d</m:t>
              </m:r>
              <m:r>
                <m:rPr>
                  <m:sty m:val="p"/>
                </m:rPr>
                <m:t>≠</m:t>
              </m:r>
              <m:r>
                <m:t>0</m:t>
              </m:r>
              <m:r>
                <m:rPr>
                  <m:nor/>
                  <m:sty m:val="p"/>
                </m:rPr>
                <m:t>)</m:t>
              </m:r>
            </m:e>
            <m:e>
              <m:r>
                <m:t>&amp;</m:t>
              </m:r>
              <m:r>
                <m:rPr>
                  <m:sty m:val="p"/>
                </m:rPr>
                <m:t>=</m:t>
              </m:r>
              <m:f>
                <m:fPr>
                  <m:type m:val="bar"/>
                </m:fPr>
                <m:num>
                  <m:r>
                    <m:t>1</m:t>
                  </m:r>
                </m:num>
                <m:den>
                  <m:r>
                    <m:t>d</m:t>
                  </m:r>
                </m:den>
              </m:f>
              <m:r>
                <m:t> </m:t>
              </m:r>
              <m:r>
                <m:t>​</m:t>
              </m:r>
              <m:d>
                <m:dPr>
                  <m:begChr m:val="("/>
                  <m:sepChr m:val=""/>
                  <m:endChr m:val=")"/>
                  <m:grow/>
                </m:dPr>
                <m:e>
                  <m:r>
                    <m:rPr>
                      <m:sty m:val="p"/>
                    </m:rPr>
                    <m:t>−</m:t>
                  </m:r>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e>
              </m:d>
              <m:r>
                <m:t>​</m:t>
              </m:r>
              <m:r>
                <m:t>&amp;</m:t>
              </m:r>
              <m:r>
                <m:t>&amp;</m:t>
              </m:r>
              <m:r>
                <m:rPr>
                  <m:nor/>
                  <m:sty m:val="p"/>
                </m:rPr>
                <m:t>(solve the supposed equation for </m:t>
              </m:r>
              <m:r>
                <m:t>d</m:t>
              </m:r>
              <m:r>
                <m:t> </m:t>
              </m:r>
              <m:limLow>
                <m:e>
                  <m:r>
                    <m:t>w</m:t>
                  </m:r>
                </m:e>
                <m:lim>
                  <m:r>
                    <m:rPr>
                      <m:sty m:val="p"/>
                    </m:rPr>
                    <m:t>∼</m:t>
                  </m:r>
                </m:lim>
              </m:limLow>
              <m:r>
                <m:rPr>
                  <m:nor/>
                  <m:sty m:val="p"/>
                </m:rPr>
                <m:t>)</m:t>
              </m:r>
            </m:e>
            <m:e>
              <m:r>
                <m:t>&amp;</m:t>
              </m:r>
              <m:r>
                <m:rPr>
                  <m:sty m:val="p"/>
                </m:rPr>
                <m:t>=</m:t>
              </m:r>
              <m:r>
                <m:t>​</m:t>
              </m:r>
              <m:d>
                <m:dPr>
                  <m:begChr m:val="("/>
                  <m:sepChr m:val=""/>
                  <m:endChr m:val=")"/>
                  <m:grow/>
                </m:dPr>
                <m:e>
                  <m:r>
                    <m:rPr>
                      <m:sty m:val="p"/>
                    </m:rPr>
                    <m:t>−</m:t>
                  </m:r>
                  <m:f>
                    <m:fPr>
                      <m:type m:val="bar"/>
                    </m:fPr>
                    <m:num>
                      <m:sSub>
                        <m:e>
                          <m:r>
                            <m:t>c</m:t>
                          </m:r>
                        </m:e>
                        <m:sub>
                          <m:r>
                            <m:t>1</m:t>
                          </m:r>
                        </m:sub>
                      </m:sSub>
                    </m:num>
                    <m:den>
                      <m:r>
                        <m:t>d</m:t>
                      </m:r>
                    </m:den>
                  </m:f>
                </m:e>
              </m:d>
              <m:r>
                <m:t>​</m:t>
              </m:r>
              <m:r>
                <m:t> </m:t>
              </m:r>
              <m:sSub>
                <m:e>
                  <m:limLow>
                    <m:e>
                      <m:r>
                        <m:t>v</m:t>
                      </m:r>
                    </m:e>
                    <m:lim>
                      <m:r>
                        <m:rPr>
                          <m:sty m:val="p"/>
                        </m:rPr>
                        <m:t>∼</m:t>
                      </m:r>
                    </m:lim>
                  </m:limLow>
                </m:e>
                <m:sub>
                  <m:r>
                    <m:t>1</m:t>
                  </m:r>
                </m:sub>
              </m:sSub>
              <m:r>
                <m:rPr>
                  <m:sty m:val="p"/>
                </m:rPr>
                <m:t>+</m:t>
              </m:r>
              <m:r>
                <m:rPr>
                  <m:sty m:val="p"/>
                </m:rPr>
                <m:t>⋯</m:t>
              </m:r>
              <m:r>
                <m:rPr>
                  <m:sty m:val="p"/>
                </m:rPr>
                <m:t>+</m:t>
              </m:r>
              <m:r>
                <m:t>​</m:t>
              </m:r>
              <m:d>
                <m:dPr>
                  <m:begChr m:val="("/>
                  <m:sepChr m:val=""/>
                  <m:endChr m:val=")"/>
                  <m:grow/>
                </m:dPr>
                <m:e>
                  <m:r>
                    <m:rPr>
                      <m:sty m:val="p"/>
                    </m:rPr>
                    <m:t>−</m:t>
                  </m:r>
                  <m:f>
                    <m:fPr>
                      <m:type m:val="bar"/>
                    </m:fPr>
                    <m:num>
                      <m:sSub>
                        <m:e>
                          <m:r>
                            <m:t>c</m:t>
                          </m:r>
                        </m:e>
                        <m:sub>
                          <m:r>
                            <m:t>k</m:t>
                          </m:r>
                        </m:sub>
                      </m:sSub>
                    </m:num>
                    <m:den>
                      <m:r>
                        <m:t>d</m:t>
                      </m:r>
                    </m:den>
                  </m:f>
                </m:e>
              </m:d>
              <m:r>
                <m:t>​</m:t>
              </m:r>
              <m:r>
                <m:t> </m:t>
              </m:r>
              <m:sSub>
                <m:e>
                  <m:limLow>
                    <m:e>
                      <m:r>
                        <m:t>v</m:t>
                      </m:r>
                    </m:e>
                    <m:lim>
                      <m:r>
                        <m:rPr>
                          <m:sty m:val="p"/>
                        </m:rPr>
                        <m:t>∼</m:t>
                      </m:r>
                    </m:lim>
                  </m:limLow>
                </m:e>
                <m:sub>
                  <m:r>
                    <m:t>k</m:t>
                  </m:r>
                </m:sub>
              </m:sSub>
              <m:r>
                <m:rPr>
                  <m:sty m:val="p"/>
                </m:rPr>
                <m:t>,</m:t>
              </m:r>
              <m:r>
                <m:t>&amp;</m:t>
              </m:r>
              <m:r>
                <m:t>&amp;</m:t>
              </m:r>
              <m:r>
                <m:rPr>
                  <m:nor/>
                  <m:sty m:val="p"/>
                </m:rPr>
                <m:t>(distribute </m:t>
              </m:r>
              <m:f>
                <m:fPr>
                  <m:type m:val="lin"/>
                </m:fPr>
                <m:num>
                  <m:r>
                    <m:t>1</m:t>
                  </m:r>
                </m:num>
                <m:den>
                  <m:r>
                    <m:t>d</m:t>
                  </m:r>
                </m:den>
              </m:f>
              <m:r>
                <m:rPr>
                  <m:nor/>
                  <m:sty m:val="p"/>
                </m:rPr>
                <m:t>)</m:t>
              </m:r>
            </m:e>
          </m:eqArr>
        </m:oMath>
      </m:oMathPara>
    </w:p>
    <w:p>
      <w:pPr>
        <w:pStyle w:val="FirstParagraph"/>
      </w:pPr>
      <w:del w:id="6071" w:author="PR Preview" w:date="2026-01-01T00:00:00Z">
        <w:r>
          <w:delText xml:space="preserve">which puts</w:delText>
        </w:r>
      </w:del>
      <w:del w:id="6072" w:author="PR Preview" w:date="2026-01-01T00:00:00Z">
        <w:r>
          <w:delText xml:space="preserve"> </w:delText>
        </w:r>
      </w:del>
      <m:oMath>
        <m:limLow>
          <m:e>
            <m:r>
              <m:t>w</m:t>
            </m:r>
          </m:e>
          <m:lim>
            <m:r>
              <m:rPr>
                <m:sty m:val="p"/>
              </m:rPr>
              <m:t>∼</m:t>
            </m:r>
          </m:lim>
        </m:limLow>
      </m:oMath>
      <w:del w:id="6073" w:author="PR Preview" w:date="2026-01-01T00:00:00Z">
        <w:r>
          <w:delText xml:space="preserve"> </w:delText>
        </w:r>
      </w:del>
      <w:del w:id="6074" w:author="PR Preview" w:date="2026-01-01T00:00:00Z">
        <w:r>
          <w:delText xml:space="preserve">in</w:delText>
        </w:r>
      </w:del>
      <w:del w:id="6075" w:author="PR Preview" w:date="2026-01-01T00:00:00Z">
        <w:r>
          <w:delText xml:space="preserve"> </w:delText>
        </w:r>
      </w:del>
      <m:oMath>
        <m:r>
          <m:rPr>
            <m:sty m:val="p"/>
          </m:rPr>
          <m:t>span</m:t>
        </m:r>
        <m:r>
          <m:t>​</m:t>
        </m:r>
        <m:d>
          <m:dPr>
            <m:begChr m:val="{"/>
            <m:sepChr m:val=""/>
            <m:endChr m:val="}"/>
            <m:grow/>
          </m:dPr>
          <m:e>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e>
        </m:d>
        <m:r>
          <m:t>​</m:t>
        </m:r>
      </m:oMath>
      <w:del w:id="6076" w:author="PR Preview" w:date="2026-01-01T00:00:00Z">
        <w:r>
          <w:delText xml:space="preserve">,</w:delText>
        </w:r>
      </w:del>
      <w:del w:id="6077" w:author="PR Preview" w:date="2026-01-01T00:00:00Z">
        <w:r>
          <w:delText xml:space="preserve"> </w:delText>
        </w:r>
      </w:del>
      <w:del w:id="6078" w:author="PR Preview" w:date="2026-01-01T00:00:00Z">
        <w:r>
          <w:delText xml:space="preserve">contrary to the assumption.</w:delText>
        </w:r>
      </w:del>
    </w:p>
    <w:p>
      <w:pPr>
        <w:pStyle w:val="BodyText"/>
      </w:pPr>
      <w:del w:id="6079" w:author="PR Preview" w:date="2026-01-01T00:00:00Z">
        <w:r>
          <w:rPr>
            <w:b/>
            <w:bCs/>
          </w:rPr>
          <w:delText xml:space="preserve">The other coefficients are</w:delText>
        </w:r>
      </w:del>
      <w:del w:id="6080" w:author="PR Preview" w:date="2026-01-01T00:00:00Z">
        <w:r>
          <w:rPr>
            <w:b/>
            <w:bCs/>
          </w:rPr>
          <w:delText xml:space="preserve"> </w:delText>
        </w:r>
      </w:del>
      <m:oMath>
        <m:r>
          <m:t>0</m:t>
        </m:r>
      </m:oMath>
      <w:del w:id="6081" w:author="PR Preview" w:date="2026-01-01T00:00:00Z">
        <w:r>
          <w:rPr>
            <w:b/>
            <w:bCs/>
          </w:rPr>
          <w:delText xml:space="preserve">.</w:delText>
        </w:r>
      </w:del>
      <w:del w:id="6082" w:author="PR Preview" w:date="2026-01-01T00:00:00Z">
        <w:r>
          <w:delText xml:space="preserve"> </w:delText>
        </w:r>
      </w:del>
      <w:del w:id="6083" w:author="PR Preview" w:date="2026-01-01T00:00:00Z">
        <w:r>
          <w:delText xml:space="preserve">With</w:delText>
        </w:r>
      </w:del>
      <w:del w:id="6084" w:author="PR Preview" w:date="2026-01-01T00:00:00Z">
        <w:r>
          <w:delText xml:space="preserve"> </w:delText>
        </w:r>
      </w:del>
      <m:oMath>
        <m:r>
          <m:t>d</m:t>
        </m:r>
        <m:r>
          <m:rPr>
            <m:sty m:val="p"/>
          </m:rPr>
          <m:t>=</m:t>
        </m:r>
        <m:r>
          <m:t>0</m:t>
        </m:r>
      </m:oMath>
      <w:del w:id="6085" w:author="PR Preview" w:date="2026-01-01T00:00:00Z">
        <w:r>
          <w:delText xml:space="preserve">, the equation reads</w:delText>
        </w:r>
      </w:del>
      <w:del w:id="6086" w:author="PR Preview" w:date="2026-01-01T00:00:00Z">
        <w:r>
          <w:delText xml:space="preserve"> </w:delText>
        </w:r>
      </w:del>
      <m:oMath>
        <m:sSub>
          <m:e>
            <m:r>
              <m:t>c</m:t>
            </m:r>
          </m:e>
          <m:sub>
            <m:r>
              <m:t>1</m:t>
            </m:r>
          </m:sub>
        </m:sSub>
        <m:sSub>
          <m:e>
            <m:limLow>
              <m:e>
                <m:r>
                  <m:t>v</m:t>
                </m:r>
              </m:e>
              <m:lim>
                <m:r>
                  <m:rPr>
                    <m:sty m:val="p"/>
                  </m:rPr>
                  <m:t>∼</m:t>
                </m:r>
              </m:lim>
            </m:limLow>
          </m:e>
          <m:sub>
            <m:r>
              <m:t>1</m:t>
            </m:r>
          </m:sub>
        </m:sSub>
        <m:r>
          <m:rPr>
            <m:sty m:val="p"/>
          </m:rPr>
          <m:t>+</m:t>
        </m:r>
        <m:r>
          <m:rPr>
            <m:sty m:val="p"/>
          </m:rPr>
          <m:t>⋯</m:t>
        </m:r>
        <m:r>
          <m:rPr>
            <m:sty m:val="p"/>
          </m:rPr>
          <m:t>+</m:t>
        </m:r>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del w:id="6087" w:author="PR Preview" w:date="2026-01-01T00:00:00Z">
        <w:r>
          <w:delText xml:space="preserve">,</w:delText>
        </w:r>
      </w:del>
      <w:del w:id="6088" w:author="PR Preview" w:date="2026-01-01T00:00:00Z">
        <w:r>
          <w:delText xml:space="preserve"> </w:delText>
        </w:r>
      </w:del>
      <w:del w:id="6089" w:author="PR Preview" w:date="2026-01-01T00:00:00Z">
        <w:r>
          <w:delText xml:space="preserve">so every</w:delText>
        </w:r>
      </w:del>
      <w:del w:id="6090" w:author="PR Preview" w:date="2026-01-01T00:00:00Z">
        <w:r>
          <w:delText xml:space="preserve"> </w:delText>
        </w:r>
      </w:del>
      <m:oMath>
        <m:sSub>
          <m:e>
            <m:r>
              <m:t>c</m:t>
            </m:r>
          </m:e>
          <m:sub>
            <m:r>
              <m:t>i</m:t>
            </m:r>
          </m:sub>
        </m:sSub>
        <m:r>
          <m:rPr>
            <m:sty m:val="p"/>
          </m:rPr>
          <m:t>=</m:t>
        </m:r>
        <m:r>
          <m:t>0</m:t>
        </m:r>
      </m:oMath>
      <w:del w:id="6091" w:author="PR Preview" w:date="2026-01-01T00:00:00Z">
        <w:r>
          <w:delText xml:space="preserve">,</w:delText>
        </w:r>
      </w:del>
      <w:del w:id="6092" w:author="PR Preview" w:date="2026-01-01T00:00:00Z">
        <w:r>
          <w:delText xml:space="preserve"> </w:delText>
        </w:r>
      </w:del>
      <w:del w:id="6093" w:author="PR Preview" w:date="2026-01-01T00:00:00Z">
        <w:r>
          <w:delText xml:space="preserve">because</w:delText>
        </w:r>
      </w:del>
      <w:del w:id="6094"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6095" w:author="PR Preview" w:date="2026-01-01T00:00:00Z">
        <w:r>
          <w:delText xml:space="preserve"> </w:delText>
        </w:r>
      </w:del>
      <w:del w:id="6096" w:author="PR Preview" w:date="2026-01-01T00:00:00Z">
        <w:r>
          <w:delText xml:space="preserve">are linearly independent.</w:delText>
        </w:r>
      </w:del>
    </w:p>
    <w:p>
      <w:pPr>
        <w:pStyle w:val="BodyText"/>
      </w:pPr>
      <w:del w:id="6097" w:author="PR Preview" w:date="2026-01-01T00:00:00Z">
        <w:r>
          <w:rPr>
            <w:b/>
            <w:bCs/>
          </w:rPr>
          <w:delText xml:space="preserve">Example 51 (Adding</w:delText>
        </w:r>
      </w:del>
      <w:del w:id="6098" w:author="PR Preview" w:date="2026-01-01T00:00:00Z">
        <w:r>
          <w:rPr>
            <w:b/>
            <w:bCs/>
          </w:rPr>
          <w:delText xml:space="preserve"> </w:delText>
        </w:r>
      </w:del>
      <m:oMath>
        <m:r>
          <m:rPr>
            <m:sty m:val="p"/>
          </m:rPr>
          <m:t>(</m:t>
        </m:r>
        <m:r>
          <m:t>0</m:t>
        </m:r>
        <m:r>
          <m:rPr>
            <m:sty m:val="p"/>
          </m:rPr>
          <m:t>,</m:t>
        </m:r>
        <m:r>
          <m:t>0</m:t>
        </m:r>
        <m:r>
          <m:rPr>
            <m:sty m:val="p"/>
          </m:rPr>
          <m:t>,</m:t>
        </m:r>
        <m:r>
          <m:t>1</m:t>
        </m:r>
        <m:r>
          <m:rPr>
            <m:sty m:val="p"/>
          </m:rPr>
          <m:t>)</m:t>
        </m:r>
      </m:oMath>
      <w:del w:id="6099" w:author="PR Preview" w:date="2026-01-01T00:00:00Z">
        <w:r>
          <w:rPr>
            <w:b/>
            <w:bCs/>
          </w:rPr>
          <w:delText xml:space="preserve"> </w:delText>
        </w:r>
      </w:del>
      <w:del w:id="6100" w:author="PR Preview" w:date="2026-01-01T00:00:00Z">
        <w:r>
          <w:rPr>
            <w:b/>
            <w:bCs/>
          </w:rPr>
          <w:delText xml:space="preserve">to two independent vectors in</w:delText>
        </w:r>
      </w:del>
      <w:del w:id="6101" w:author="PR Preview" w:date="2026-01-01T00:00:00Z">
        <w:r>
          <w:rPr>
            <w:b/>
            <w:bCs/>
          </w:rPr>
          <w:delText xml:space="preserve"> </w:delText>
        </w:r>
      </w:del>
      <m:oMath>
        <m:sSup>
          <m:e>
            <m:r>
              <m:rPr>
                <m:scr m:val="double-struck"/>
                <m:sty m:val="p"/>
              </m:rPr>
              <m:t>R</m:t>
            </m:r>
          </m:e>
          <m:sup>
            <m:r>
              <m:t>3</m:t>
            </m:r>
          </m:sup>
        </m:sSup>
      </m:oMath>
      <w:del w:id="6102" w:author="PR Preview" w:date="2026-01-01T00:00:00Z">
        <w:r>
          <w:rPr>
            <w:b/>
            <w:bCs/>
          </w:rPr>
          <w:delText xml:space="preserve">)</w:delText>
        </w:r>
      </w:del>
      <w:del w:id="6103" w:author="PR Preview" w:date="2026-01-01T00:00:00Z">
        <w:r>
          <w:delText xml:space="preserve"> </w:delText>
        </w:r>
      </w:del>
      <w:del w:id="6104" w:author="PR Preview" w:date="2026-01-01T00:00:00Z">
        <w:r>
          <w:delText xml:space="preserve">The vectors</w:delText>
        </w:r>
      </w:del>
      <w:del w:id="6105" w:author="PR Preview" w:date="2026-01-01T00:00:00Z">
        <w:r>
          <w:delText xml:space="preserve"> </w:delText>
        </w:r>
      </w:del>
      <m:oMath>
        <m:r>
          <m:rPr>
            <m:sty m:val="p"/>
          </m:rPr>
          <m:t>(</m:t>
        </m:r>
        <m:r>
          <m:t>1</m:t>
        </m:r>
        <m:r>
          <m:rPr>
            <m:sty m:val="p"/>
          </m:rPr>
          <m:t>,</m:t>
        </m:r>
        <m:r>
          <m:t>0</m:t>
        </m:r>
        <m:r>
          <m:rPr>
            <m:sty m:val="p"/>
          </m:rPr>
          <m:t>,</m:t>
        </m:r>
        <m:r>
          <m:t>0</m:t>
        </m:r>
        <m:r>
          <m:rPr>
            <m:sty m:val="p"/>
          </m:rPr>
          <m:t>)</m:t>
        </m:r>
      </m:oMath>
      <w:del w:id="6106" w:author="PR Preview" w:date="2026-01-01T00:00:00Z">
        <w:r>
          <w:delText xml:space="preserve"> </w:delText>
        </w:r>
      </w:del>
      <w:del w:id="6107" w:author="PR Preview" w:date="2026-01-01T00:00:00Z">
        <w:r>
          <w:delText xml:space="preserve">and</w:delText>
        </w:r>
      </w:del>
      <w:del w:id="6108" w:author="PR Preview" w:date="2026-01-01T00:00:00Z">
        <w:r>
          <w:delText xml:space="preserve"> </w:delText>
        </w:r>
      </w:del>
      <m:oMath>
        <m:r>
          <m:rPr>
            <m:sty m:val="p"/>
          </m:rPr>
          <m:t>(</m:t>
        </m:r>
        <m:r>
          <m:t>0</m:t>
        </m:r>
        <m:r>
          <m:rPr>
            <m:sty m:val="p"/>
          </m:rPr>
          <m:t>,</m:t>
        </m:r>
        <m:r>
          <m:t>1</m:t>
        </m:r>
        <m:r>
          <m:rPr>
            <m:sty m:val="p"/>
          </m:rPr>
          <m:t>,</m:t>
        </m:r>
        <m:r>
          <m:t>0</m:t>
        </m:r>
        <m:r>
          <m:rPr>
            <m:sty m:val="p"/>
          </m:rPr>
          <m:t>)</m:t>
        </m:r>
      </m:oMath>
      <w:del w:id="6109" w:author="PR Preview" w:date="2026-01-01T00:00:00Z">
        <w:r>
          <w:delText xml:space="preserve"> </w:delText>
        </w:r>
      </w:del>
      <w:del w:id="6110" w:author="PR Preview" w:date="2026-01-01T00:00:00Z">
        <w:r>
          <w:delText xml:space="preserve">are linearly independent,</w:delText>
        </w:r>
      </w:del>
      <w:del w:id="6111" w:author="PR Preview" w:date="2026-01-01T00:00:00Z">
        <w:r>
          <w:delText xml:space="preserve"> </w:delText>
        </w:r>
      </w:del>
      <w:del w:id="6112" w:author="PR Preview" w:date="2026-01-01T00:00:00Z">
        <w:r>
          <w:delText xml:space="preserve">and their span is the plane</w:delText>
        </w:r>
      </w:del>
      <w:del w:id="6113" w:author="PR Preview" w:date="2026-01-01T00:00:00Z">
        <w:r>
          <w:delText xml:space="preserve"> </w:delText>
        </w:r>
      </w:del>
      <m:oMath>
        <m:r>
          <m:t>z</m:t>
        </m:r>
        <m:r>
          <m:rPr>
            <m:sty m:val="p"/>
          </m:rPr>
          <m:t>=</m:t>
        </m:r>
        <m:r>
          <m:t>0</m:t>
        </m:r>
      </m:oMath>
      <w:del w:id="6114" w:author="PR Preview" w:date="2026-01-01T00:00:00Z">
        <w:r>
          <w:delText xml:space="preserve"> </w:delText>
        </w:r>
      </w:del>
      <w:del w:id="6115" w:author="PR Preview" w:date="2026-01-01T00:00:00Z">
        <w:r>
          <w:delText xml:space="preserve">(</w:delText>
        </w:r>
      </w:del>
      <w:hyperlink w:anchor="exm-span">
        <w:del w:id="6116" w:author="PR Preview" w:date="2026-01-01T00:00:00Z">
          <w:r>
            <w:rPr>
              <w:rStyle w:val="Hyperlink"/>
            </w:rPr>
            <w:delText xml:space="preserve">Example 40</w:delText>
          </w:r>
        </w:del>
      </w:hyperlink>
      <w:del w:id="6117" w:author="PR Preview" w:date="2026-01-01T00:00:00Z">
        <w:r>
          <w:delText xml:space="preserve">).</w:delText>
        </w:r>
      </w:del>
      <w:del w:id="6118" w:author="PR Preview" w:date="2026-01-01T00:00:00Z">
        <w:r>
          <w:delText xml:space="preserve"> </w:delText>
        </w:r>
      </w:del>
      <w:del w:id="6119" w:author="PR Preview" w:date="2026-01-01T00:00:00Z">
        <w:r>
          <w:delText xml:space="preserve">The vector</w:delText>
        </w:r>
      </w:del>
      <w:del w:id="6120" w:author="PR Preview" w:date="2026-01-01T00:00:00Z">
        <w:r>
          <w:delText xml:space="preserve"> </w:delText>
        </w:r>
      </w:del>
      <m:oMath>
        <m:r>
          <m:rPr>
            <m:sty m:val="p"/>
          </m:rPr>
          <m:t>(</m:t>
        </m:r>
        <m:r>
          <m:t>0</m:t>
        </m:r>
        <m:r>
          <m:rPr>
            <m:sty m:val="p"/>
          </m:rPr>
          <m:t>,</m:t>
        </m:r>
        <m:r>
          <m:t>0</m:t>
        </m:r>
        <m:r>
          <m:rPr>
            <m:sty m:val="p"/>
          </m:rPr>
          <m:t>,</m:t>
        </m:r>
        <m:r>
          <m:t>1</m:t>
        </m:r>
        <m:r>
          <m:rPr>
            <m:sty m:val="p"/>
          </m:rPr>
          <m:t>)</m:t>
        </m:r>
      </m:oMath>
      <w:del w:id="6121" w:author="PR Preview" w:date="2026-01-01T00:00:00Z">
        <w:r>
          <w:delText xml:space="preserve"> </w:delText>
        </w:r>
      </w:del>
      <w:del w:id="6122" w:author="PR Preview" w:date="2026-01-01T00:00:00Z">
        <w:r>
          <w:delText xml:space="preserve">has third entry</w:delText>
        </w:r>
      </w:del>
      <w:del w:id="6123" w:author="PR Preview" w:date="2026-01-01T00:00:00Z">
        <w:r>
          <w:delText xml:space="preserve"> </w:delText>
        </w:r>
      </w:del>
      <m:oMath>
        <m:r>
          <m:t>1</m:t>
        </m:r>
      </m:oMath>
      <w:del w:id="6124" w:author="PR Preview" w:date="2026-01-01T00:00:00Z">
        <w:r>
          <w:delText xml:space="preserve">, so it is not in that plane,</w:delText>
        </w:r>
      </w:del>
      <w:del w:id="6125" w:author="PR Preview" w:date="2026-01-01T00:00:00Z">
        <w:r>
          <w:delText xml:space="preserve"> </w:delText>
        </w:r>
      </w:del>
      <w:del w:id="6126" w:author="PR Preview" w:date="2026-01-01T00:00:00Z">
        <w:r>
          <w:delText xml:space="preserve">and by</w:delText>
        </w:r>
      </w:del>
      <w:del w:id="6127" w:author="PR Preview" w:date="2026-01-01T00:00:00Z">
        <w:r>
          <w:delText xml:space="preserve"> </w:delText>
        </w:r>
      </w:del>
      <w:hyperlink w:anchor="thm-add-outside-span">
        <w:del w:id="6128" w:author="PR Preview" w:date="2026-01-01T00:00:00Z">
          <w:r>
            <w:rPr>
              <w:rStyle w:val="Hyperlink"/>
            </w:rPr>
            <w:delText xml:space="preserve">Theorem 28</w:delText>
          </w:r>
        </w:del>
      </w:hyperlink>
      <w:del w:id="6129" w:author="PR Preview" w:date="2026-01-01T00:00:00Z">
        <w:r>
          <w:delText xml:space="preserve"> </w:delText>
        </w:r>
      </w:del>
      <w:del w:id="6130" w:author="PR Preview" w:date="2026-01-01T00:00:00Z">
        <w:r>
          <w:delText xml:space="preserve">the three vectors</w:delText>
        </w:r>
      </w:del>
      <w:del w:id="6131" w:author="PR Preview" w:date="2026-01-01T00:00:00Z">
        <w:r>
          <w:delText xml:space="preserve"> </w:delText>
        </w:r>
      </w:del>
      <m:oMath>
        <m:r>
          <m:rPr>
            <m:sty m:val="p"/>
          </m:rPr>
          <m:t>(</m:t>
        </m:r>
        <m:r>
          <m:t>1</m:t>
        </m:r>
        <m:r>
          <m:rPr>
            <m:sty m:val="p"/>
          </m:rPr>
          <m:t>,</m:t>
        </m:r>
        <m:r>
          <m:t>0</m:t>
        </m:r>
        <m:r>
          <m:rPr>
            <m:sty m:val="p"/>
          </m:rPr>
          <m:t>,</m:t>
        </m:r>
        <m:r>
          <m:t>0</m:t>
        </m:r>
        <m:r>
          <m:rPr>
            <m:sty m:val="p"/>
          </m:rPr>
          <m:t>)</m:t>
        </m:r>
      </m:oMath>
      <w:del w:id="6132" w:author="PR Preview" w:date="2026-01-01T00:00:00Z">
        <w:r>
          <w:delText xml:space="preserve">,</w:delText>
        </w:r>
      </w:del>
      <w:del w:id="6133" w:author="PR Preview" w:date="2026-01-01T00:00:00Z">
        <w:r>
          <w:delText xml:space="preserve"> </w:delText>
        </w:r>
      </w:del>
      <m:oMath>
        <m:r>
          <m:rPr>
            <m:sty m:val="p"/>
          </m:rPr>
          <m:t>(</m:t>
        </m:r>
        <m:r>
          <m:t>0</m:t>
        </m:r>
        <m:r>
          <m:rPr>
            <m:sty m:val="p"/>
          </m:rPr>
          <m:t>,</m:t>
        </m:r>
        <m:r>
          <m:t>1</m:t>
        </m:r>
        <m:r>
          <m:rPr>
            <m:sty m:val="p"/>
          </m:rPr>
          <m:t>,</m:t>
        </m:r>
        <m:r>
          <m:t>0</m:t>
        </m:r>
        <m:r>
          <m:rPr>
            <m:sty m:val="p"/>
          </m:rPr>
          <m:t>)</m:t>
        </m:r>
      </m:oMath>
      <w:del w:id="6134" w:author="PR Preview" w:date="2026-01-01T00:00:00Z">
        <w:r>
          <w:delText xml:space="preserve">,</w:delText>
        </w:r>
      </w:del>
      <w:del w:id="6135" w:author="PR Preview" w:date="2026-01-01T00:00:00Z">
        <w:r>
          <w:delText xml:space="preserve"> </w:delText>
        </w:r>
      </w:del>
      <m:oMath>
        <m:r>
          <m:rPr>
            <m:sty m:val="p"/>
          </m:rPr>
          <m:t>(</m:t>
        </m:r>
        <m:r>
          <m:t>0</m:t>
        </m:r>
        <m:r>
          <m:rPr>
            <m:sty m:val="p"/>
          </m:rPr>
          <m:t>,</m:t>
        </m:r>
        <m:r>
          <m:t>0</m:t>
        </m:r>
        <m:r>
          <m:rPr>
            <m:sty m:val="p"/>
          </m:rPr>
          <m:t>,</m:t>
        </m:r>
        <m:r>
          <m:t>1</m:t>
        </m:r>
        <m:r>
          <m:rPr>
            <m:sty m:val="p"/>
          </m:rPr>
          <m:t>)</m:t>
        </m:r>
      </m:oMath>
      <w:del w:id="6136" w:author="PR Preview" w:date="2026-01-01T00:00:00Z">
        <w:r>
          <w:delText xml:space="preserve"> </w:delText>
        </w:r>
      </w:del>
      <w:del w:id="6137" w:author="PR Preview" w:date="2026-01-01T00:00:00Z">
        <w:r>
          <w:delText xml:space="preserve">are linearly independent.</w:delText>
        </w:r>
      </w:del>
      <w:del w:id="6138" w:author="PR Preview" w:date="2026-01-01T00:00:00Z">
        <w:r>
          <w:delText xml:space="preserve"> </w:delText>
        </w:r>
      </w:del>
      <w:del w:id="6139" w:author="PR Preview" w:date="2026-01-01T00:00:00Z">
        <w:r>
          <w:delText xml:space="preserve">Adding</w:delText>
        </w:r>
      </w:del>
      <w:del w:id="6140" w:author="PR Preview" w:date="2026-01-01T00:00:00Z">
        <w:r>
          <w:delText xml:space="preserve"> </w:delText>
        </w:r>
      </w:del>
      <m:oMath>
        <m:r>
          <m:rPr>
            <m:sty m:val="p"/>
          </m:rPr>
          <m:t>(</m:t>
        </m:r>
        <m:r>
          <m:t>1</m:t>
        </m:r>
        <m:r>
          <m:rPr>
            <m:sty m:val="p"/>
          </m:rPr>
          <m:t>,</m:t>
        </m:r>
        <m:r>
          <m:t>1</m:t>
        </m:r>
        <m:r>
          <m:rPr>
            <m:sty m:val="p"/>
          </m:rPr>
          <m:t>,</m:t>
        </m:r>
        <m:r>
          <m:t>0</m:t>
        </m:r>
        <m:r>
          <m:rPr>
            <m:sty m:val="p"/>
          </m:rPr>
          <m:t>)</m:t>
        </m:r>
      </m:oMath>
      <w:del w:id="6141" w:author="PR Preview" w:date="2026-01-01T00:00:00Z">
        <w:r>
          <w:delText xml:space="preserve"> </w:delText>
        </w:r>
      </w:del>
      <w:del w:id="6142" w:author="PR Preview" w:date="2026-01-01T00:00:00Z">
        <w:r>
          <w:delText xml:space="preserve">instead would not work:</w:delText>
        </w:r>
      </w:del>
      <w:del w:id="6143" w:author="PR Preview" w:date="2026-01-01T00:00:00Z">
        <w:r>
          <w:delText xml:space="preserve"> </w:delText>
        </w:r>
      </w:del>
      <m:oMath>
        <m:r>
          <m:rPr>
            <m:sty m:val="p"/>
          </m:rPr>
          <m:t>(</m:t>
        </m:r>
        <m:r>
          <m:t>1</m:t>
        </m:r>
        <m:r>
          <m:rPr>
            <m:sty m:val="p"/>
          </m:rPr>
          <m:t>,</m:t>
        </m:r>
        <m:r>
          <m:t>1</m:t>
        </m:r>
        <m:r>
          <m:rPr>
            <m:sty m:val="p"/>
          </m:rPr>
          <m:t>,</m:t>
        </m:r>
        <m:r>
          <m:t>0</m:t>
        </m:r>
        <m:r>
          <m:rPr>
            <m:sty m:val="p"/>
          </m:rPr>
          <m:t>)</m:t>
        </m:r>
      </m:oMath>
      <w:del w:id="6144" w:author="PR Preview" w:date="2026-01-01T00:00:00Z">
        <w:r>
          <w:delText xml:space="preserve"> </w:delText>
        </w:r>
      </w:del>
      <w:del w:id="6145" w:author="PR Preview" w:date="2026-01-01T00:00:00Z">
        <w:r>
          <w:delText xml:space="preserve">is in the span,</w:delText>
        </w:r>
      </w:del>
      <w:del w:id="6146" w:author="PR Preview" w:date="2026-01-01T00:00:00Z">
        <w:r>
          <w:delText xml:space="preserve"> </w:delText>
        </w:r>
      </w:del>
      <w:del w:id="6147" w:author="PR Preview" w:date="2026-01-01T00:00:00Z">
        <w:r>
          <w:delText xml:space="preserve">and</w:delText>
        </w:r>
      </w:del>
      <w:del w:id="6148"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del w:id="6149" w:author="PR Preview" w:date="2026-01-01T00:00:00Z">
        <w:r>
          <w:delText xml:space="preserve">.</w:delText>
        </w:r>
      </w:del>
    </w:p>
    <w:p>
      <w:pPr>
        <w:pStyle w:val="BodyText"/>
      </w:pPr>
      <w:del w:id="6150" w:author="PR Preview" w:date="2026-01-01T00:00:00Z">
        <w:r>
          <w:rPr>
            <w:b/>
            <w:bCs/>
          </w:rPr>
          <w:delText xml:space="preserve">Theorem 29 (An independent list extends to a basis)</w:delText>
        </w:r>
      </w:del>
      <w:del w:id="6151" w:author="PR Preview" w:date="2026-01-01T00:00:00Z">
        <w:r>
          <w:delText xml:space="preserve"> </w:delText>
        </w:r>
      </w:del>
      <w:del w:id="6152" w:author="PR Preview" w:date="2026-01-01T00:00:00Z">
        <w:r>
          <w:delText xml:space="preserve">If</w:delText>
        </w:r>
      </w:del>
      <w:del w:id="6153" w:author="PR Preview" w:date="2026-01-01T00:00:00Z">
        <w:r>
          <w:delText xml:space="preserve"> </w:delText>
        </w:r>
      </w:del>
      <m:oMath>
        <m:r>
          <m:rPr>
            <m:scr m:val="script"/>
            <m:sty m:val="p"/>
          </m:rPr>
          <m:t>S</m:t>
        </m:r>
      </m:oMath>
      <w:del w:id="6154" w:author="PR Preview" w:date="2026-01-01T00:00:00Z">
        <w:r>
          <w:delText xml:space="preserve"> </w:delText>
        </w:r>
      </w:del>
      <w:del w:id="6155" w:author="PR Preview" w:date="2026-01-01T00:00:00Z">
        <w:r>
          <w:delText xml:space="preserve">is a subspace of</w:delText>
        </w:r>
      </w:del>
      <w:del w:id="6156" w:author="PR Preview" w:date="2026-01-01T00:00:00Z">
        <w:r>
          <w:delText xml:space="preserve"> </w:delText>
        </w:r>
      </w:del>
      <m:oMath>
        <m:sSup>
          <m:e>
            <m:r>
              <m:rPr>
                <m:scr m:val="double-struck"/>
                <m:sty m:val="p"/>
              </m:rPr>
              <m:t>R</m:t>
            </m:r>
          </m:e>
          <m:sup>
            <m:r>
              <m:t>p</m:t>
            </m:r>
          </m:sup>
        </m:sSup>
      </m:oMath>
      <w:del w:id="6157" w:author="PR Preview" w:date="2026-01-01T00:00:00Z">
        <w:r>
          <w:delText xml:space="preserve"> </w:delText>
        </w:r>
      </w:del>
      <w:del w:id="6158" w:author="PR Preview" w:date="2026-01-01T00:00:00Z">
        <w:r>
          <w:delText xml:space="preserve">(</w:delText>
        </w:r>
      </w:del>
      <w:hyperlink w:anchor="def-subspace">
        <w:del w:id="6159" w:author="PR Preview" w:date="2026-01-01T00:00:00Z">
          <w:r>
            <w:rPr>
              <w:rStyle w:val="Hyperlink"/>
            </w:rPr>
            <w:delText xml:space="preserve">Definition 46</w:delText>
          </w:r>
        </w:del>
      </w:hyperlink>
      <w:del w:id="6160" w:author="PR Preview" w:date="2026-01-01T00:00:00Z">
        <w:r>
          <w:delText xml:space="preserve">)</w:delText>
        </w:r>
      </w:del>
      <w:del w:id="6161" w:author="PR Preview" w:date="2026-01-01T00:00:00Z">
        <w:r>
          <w:delText xml:space="preserve"> </w:delText>
        </w:r>
      </w:del>
      <w:del w:id="6162" w:author="PR Preview" w:date="2026-01-01T00:00:00Z">
        <w:r>
          <w:delText xml:space="preserve">and</w:delText>
        </w:r>
      </w:del>
      <w:del w:id="6163"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r>
          <m:rPr>
            <m:sty m:val="p"/>
          </m:rPr>
          <m:t>∈</m:t>
        </m:r>
        <m:r>
          <m:rPr>
            <m:scr m:val="script"/>
            <m:sty m:val="p"/>
          </m:rPr>
          <m:t>S</m:t>
        </m:r>
      </m:oMath>
      <w:del w:id="6164" w:author="PR Preview" w:date="2026-01-01T00:00:00Z">
        <w:r>
          <w:delText xml:space="preserve"> </w:delText>
        </w:r>
      </w:del>
      <w:del w:id="6165" w:author="PR Preview" w:date="2026-01-01T00:00:00Z">
        <w:r>
          <w:delText xml:space="preserve">are linearly independent (</w:delText>
        </w:r>
      </w:del>
      <w:hyperlink w:anchor="def-linearly-independent">
        <w:del w:id="6166" w:author="PR Preview" w:date="2026-01-01T00:00:00Z">
          <w:r>
            <w:rPr>
              <w:rStyle w:val="Hyperlink"/>
            </w:rPr>
            <w:delText xml:space="preserve">Definition 43</w:delText>
          </w:r>
        </w:del>
      </w:hyperlink>
      <w:del w:id="6167" w:author="PR Preview" w:date="2026-01-01T00:00:00Z">
        <w:r>
          <w:delText xml:space="preserve">),</w:delText>
        </w:r>
      </w:del>
      <w:del w:id="6168" w:author="PR Preview" w:date="2026-01-01T00:00:00Z">
        <w:r>
          <w:delText xml:space="preserve"> </w:delText>
        </w:r>
      </w:del>
      <w:del w:id="6169" w:author="PR Preview" w:date="2026-01-01T00:00:00Z">
        <w:r>
          <w:delText xml:space="preserve">then adding vectors of</w:delText>
        </w:r>
      </w:del>
      <w:del w:id="6170" w:author="PR Preview" w:date="2026-01-01T00:00:00Z">
        <w:r>
          <w:delText xml:space="preserve"> </w:delText>
        </w:r>
      </w:del>
      <m:oMath>
        <m:r>
          <m:rPr>
            <m:scr m:val="script"/>
            <m:sty m:val="p"/>
          </m:rPr>
          <m:t>S</m:t>
        </m:r>
      </m:oMath>
      <w:del w:id="6171" w:author="PR Preview" w:date="2026-01-01T00:00:00Z">
        <w:r>
          <w:delText xml:space="preserve"> </w:delText>
        </w:r>
      </w:del>
      <w:del w:id="6172" w:author="PR Preview" w:date="2026-01-01T00:00:00Z">
        <w:r>
          <w:delText xml:space="preserve">to the list</w:delText>
        </w:r>
      </w:del>
      <w:del w:id="6173" w:author="PR Preview" w:date="2026-01-01T00:00:00Z">
        <w:r>
          <w:delText xml:space="preserve"> </w:delText>
        </w:r>
      </w:del>
      <w:del w:id="6174" w:author="PR Preview" w:date="2026-01-01T00:00:00Z">
        <w:r>
          <w:delText xml:space="preserve">gives a basis of</w:delText>
        </w:r>
      </w:del>
      <w:del w:id="6175" w:author="PR Preview" w:date="2026-01-01T00:00:00Z">
        <w:r>
          <w:delText xml:space="preserve"> </w:delText>
        </w:r>
      </w:del>
      <m:oMath>
        <m:r>
          <m:rPr>
            <m:scr m:val="script"/>
            <m:sty m:val="p"/>
          </m:rPr>
          <m:t>S</m:t>
        </m:r>
      </m:oMath>
      <w:del w:id="6176" w:author="PR Preview" w:date="2026-01-01T00:00:00Z">
        <w:r>
          <w:delText xml:space="preserve"> </w:delText>
        </w:r>
      </w:del>
      <w:del w:id="6177" w:author="PR Preview" w:date="2026-01-01T00:00:00Z">
        <w:r>
          <w:delText xml:space="preserve">(</w:delText>
        </w:r>
      </w:del>
      <w:hyperlink w:anchor="def-basis">
        <w:del w:id="6178" w:author="PR Preview" w:date="2026-01-01T00:00:00Z">
          <w:r>
            <w:rPr>
              <w:rStyle w:val="Hyperlink"/>
            </w:rPr>
            <w:delText xml:space="preserve">Definition 48</w:delText>
          </w:r>
        </w:del>
      </w:hyperlink>
      <w:del w:id="6179" w:author="PR Preview" w:date="2026-01-01T00:00:00Z">
        <w:r>
          <w:delText xml:space="preserve">).</w:delText>
        </w:r>
      </w:del>
      <w:del w:id="6180" w:author="PR Preview" w:date="2026-01-01T00:00:00Z">
        <w:r>
          <w:delText xml:space="preserve"> </w:delText>
        </w:r>
      </w:del>
      <w:del w:id="6181" w:author="PR Preview" w:date="2026-01-01T00:00:00Z">
        <w:r>
          <w:delText xml:space="preserve">Starting from the empty list shows that every subspace has a basis.</w:delText>
        </w:r>
      </w:del>
    </w:p>
    <w:p>
      <w:pPr>
        <w:pStyle w:val="BodyText"/>
      </w:pPr>
      <w:del w:id="6182" w:author="PR Preview" w:date="2026-01-01T00:00:00Z">
        <w:r>
          <w:rPr>
            <w:i/>
            <w:iCs/>
          </w:rPr>
          <w:delText xml:space="preserve">Proof</w:delText>
        </w:r>
      </w:del>
      <w:del w:id="6183" w:author="PR Preview" w:date="2026-01-01T00:00:00Z">
        <w:r>
          <w:delText xml:space="preserve">. </w:delText>
        </w:r>
      </w:del>
      <w:del w:id="6184" w:author="PR Preview" w:date="2026-01-01T00:00:00Z">
        <w:r>
          <w:delText xml:space="preserve">Repeat the following step.</w:delText>
        </w:r>
      </w:del>
      <w:del w:id="6185" w:author="PR Preview" w:date="2026-01-01T00:00:00Z">
        <w:r>
          <w:delText xml:space="preserve"> </w:delText>
        </w:r>
      </w:del>
      <w:del w:id="6186" w:author="PR Preview" w:date="2026-01-01T00:00:00Z">
        <w:r>
          <w:delText xml:space="preserve">If the current list spans</w:delText>
        </w:r>
      </w:del>
      <w:del w:id="6187" w:author="PR Preview" w:date="2026-01-01T00:00:00Z">
        <w:r>
          <w:delText xml:space="preserve"> </w:delText>
        </w:r>
      </w:del>
      <m:oMath>
        <m:r>
          <m:rPr>
            <m:scr m:val="script"/>
            <m:sty m:val="p"/>
          </m:rPr>
          <m:t>S</m:t>
        </m:r>
      </m:oMath>
      <w:del w:id="6188" w:author="PR Preview" w:date="2026-01-01T00:00:00Z">
        <w:r>
          <w:delText xml:space="preserve">, stop:</w:delText>
        </w:r>
      </w:del>
      <w:del w:id="6189" w:author="PR Preview" w:date="2026-01-01T00:00:00Z">
        <w:r>
          <w:delText xml:space="preserve"> </w:delText>
        </w:r>
      </w:del>
      <w:del w:id="6190" w:author="PR Preview" w:date="2026-01-01T00:00:00Z">
        <w:r>
          <w:delText xml:space="preserve">it is linearly independent and spans</w:delText>
        </w:r>
      </w:del>
      <w:del w:id="6191" w:author="PR Preview" w:date="2026-01-01T00:00:00Z">
        <w:r>
          <w:delText xml:space="preserve"> </w:delText>
        </w:r>
      </w:del>
      <m:oMath>
        <m:r>
          <m:rPr>
            <m:scr m:val="script"/>
            <m:sty m:val="p"/>
          </m:rPr>
          <m:t>S</m:t>
        </m:r>
      </m:oMath>
      <w:del w:id="6192" w:author="PR Preview" w:date="2026-01-01T00:00:00Z">
        <w:r>
          <w:delText xml:space="preserve">, so it is a basis.</w:delText>
        </w:r>
      </w:del>
      <w:del w:id="6193" w:author="PR Preview" w:date="2026-01-01T00:00:00Z">
        <w:r>
          <w:delText xml:space="preserve"> </w:delText>
        </w:r>
      </w:del>
      <w:del w:id="6194" w:author="PR Preview" w:date="2026-01-01T00:00:00Z">
        <w:r>
          <w:delText xml:space="preserve">Otherwise, some</w:delText>
        </w:r>
      </w:del>
      <w:del w:id="6195" w:author="PR Preview" w:date="2026-01-01T00:00:00Z">
        <w:r>
          <w:delText xml:space="preserve"> </w:delText>
        </w:r>
      </w:del>
      <m:oMath>
        <m:limLow>
          <m:e>
            <m:r>
              <m:t>w</m:t>
            </m:r>
          </m:e>
          <m:lim>
            <m:r>
              <m:rPr>
                <m:sty m:val="p"/>
              </m:rPr>
              <m:t>∼</m:t>
            </m:r>
          </m:lim>
        </m:limLow>
        <m:r>
          <m:rPr>
            <m:sty m:val="p"/>
          </m:rPr>
          <m:t>∈</m:t>
        </m:r>
        <m:r>
          <m:rPr>
            <m:scr m:val="script"/>
            <m:sty m:val="p"/>
          </m:rPr>
          <m:t>S</m:t>
        </m:r>
      </m:oMath>
      <w:del w:id="6196" w:author="PR Preview" w:date="2026-01-01T00:00:00Z">
        <w:r>
          <w:delText xml:space="preserve"> </w:delText>
        </w:r>
      </w:del>
      <w:del w:id="6197" w:author="PR Preview" w:date="2026-01-01T00:00:00Z">
        <w:r>
          <w:delText xml:space="preserve">is not in the span of the current list;</w:delText>
        </w:r>
      </w:del>
      <w:del w:id="6198" w:author="PR Preview" w:date="2026-01-01T00:00:00Z">
        <w:r>
          <w:delText xml:space="preserve"> </w:delText>
        </w:r>
      </w:del>
      <w:del w:id="6199" w:author="PR Preview" w:date="2026-01-01T00:00:00Z">
        <w:r>
          <w:delText xml:space="preserve">add</w:delText>
        </w:r>
      </w:del>
      <w:del w:id="6200" w:author="PR Preview" w:date="2026-01-01T00:00:00Z">
        <w:r>
          <w:delText xml:space="preserve"> </w:delText>
        </w:r>
      </w:del>
      <m:oMath>
        <m:limLow>
          <m:e>
            <m:r>
              <m:t>w</m:t>
            </m:r>
          </m:e>
          <m:lim>
            <m:r>
              <m:rPr>
                <m:sty m:val="p"/>
              </m:rPr>
              <m:t>∼</m:t>
            </m:r>
          </m:lim>
        </m:limLow>
      </m:oMath>
      <w:del w:id="6201" w:author="PR Preview" w:date="2026-01-01T00:00:00Z">
        <w:r>
          <w:delText xml:space="preserve"> </w:delText>
        </w:r>
      </w:del>
      <w:del w:id="6202" w:author="PR Preview" w:date="2026-01-01T00:00:00Z">
        <w:r>
          <w:delText xml:space="preserve">to the list,</w:delText>
        </w:r>
      </w:del>
      <w:del w:id="6203" w:author="PR Preview" w:date="2026-01-01T00:00:00Z">
        <w:r>
          <w:delText xml:space="preserve"> </w:delText>
        </w:r>
      </w:del>
      <w:del w:id="6204" w:author="PR Preview" w:date="2026-01-01T00:00:00Z">
        <w:r>
          <w:delText xml:space="preserve">which stays linearly independent by</w:delText>
        </w:r>
      </w:del>
      <w:del w:id="6205" w:author="PR Preview" w:date="2026-01-01T00:00:00Z">
        <w:r>
          <w:delText xml:space="preserve"> </w:delText>
        </w:r>
      </w:del>
      <w:hyperlink w:anchor="thm-add-outside-span">
        <w:del w:id="6206" w:author="PR Preview" w:date="2026-01-01T00:00:00Z">
          <w:r>
            <w:rPr>
              <w:rStyle w:val="Hyperlink"/>
            </w:rPr>
            <w:delText xml:space="preserve">Theorem 28</w:delText>
          </w:r>
        </w:del>
      </w:hyperlink>
      <w:del w:id="6207" w:author="PR Preview" w:date="2026-01-01T00:00:00Z">
        <w:r>
          <w:delText xml:space="preserve">.</w:delText>
        </w:r>
      </w:del>
    </w:p>
    <w:p>
      <w:pPr>
        <w:pStyle w:val="BodyText"/>
      </w:pPr>
      <w:ins w:id="6208" w:author="PR Preview" w:date="2026-01-01T00:00:00Z">
        <w:r>
          <w:t xml:space="preserve">$$
    \begin{aligned}
    \mathord{\smash[b]{\underset{\raise.3ex\hbox{$\scriptstyle\sim$}}{w}}\vphantom{w}}
    &amp;= \frac{1}{d}\,\mathopen{}\left(d\,\mathord{\smash[b]{\underset{\raise.3ex\hbox{$\scriptstyle\sim$}}{w}}\vphantom{w}}\right)\mathclose{}
    &amp;&amp; \text{(} d \neq 0 \text{)}
    \\
    &amp;= \frac{1}{d}\,\mathopen{}\left(-c_1 \mathord{\smash[b]{\underset{\raise.3ex\hbox{$\scriptstyle\sim$}}{v}}\vphantom{v}}_1 - \cdots - c_k \mathord{\smash[b]{\underset{\raise.3ex\hbox{$\scriptstyle\sim$}}{v}}\vphantom{v}}_k\right)\mathclose{}
    &amp;&amp; \text{(solve the supposed equation for } d\,\mathord{\smash[b]{\underset{\raise.3ex\hbox{$\scriptstyle\sim$}}{w}}\vphantom{w}} \text{)}
    \\
    &amp;= \mathopen{}\left(-\frac{c_1}{d}\right)\mathclose{}\,\mathord{\smash[b]{\underset{\raise.3ex\hbox{$\scriptstyle\sim$}}{v}}\vphantom{v}}_1 + \cdots + \mathopen{}\left(-\frac{c_k}{d}\right)\mathclose{}\,\mathord{\smash[b]{\underset{\raise.3ex\hbox{$\scriptstyle\sim$}}{v}}\vphantom{v}}_k,
    &amp;&amp; \text{(distribute } \tfrac{1}{d} \text{)}
    \end{aligned}
    $$</w:t>
        </w:r>
      </w:ins>
    </w:p>
    <w:p>
      <w:pPr>
        <w:pStyle w:val="FirstParagraph"/>
      </w:pPr>
      <w:ins w:id="6209" w:author="PR Preview" w:date="2026-01-01T00:00:00Z">
        <w:r>
          <w:t xml:space="preserve">which puts</w:t>
        </w:r>
      </w:ins>
      <w:ins w:id="6210" w:author="PR Preview" w:date="2026-01-01T00:00:00Z">
        <w:r>
          <w:t xml:space="preserve"> </w:t>
        </w:r>
      </w:ins>
      <w:ins w:id="6211" w:author="PR Preview" w:date="2026-01-01T00:00:00Z">
        <w:r>
          <w:t xml:space="preserve">$\mathord{\smash[b]{\underset{\raise.3ex\hbox{$\scriptstyle\sim$}}{w}}\vphantom{w}}$</w:t>
        </w:r>
      </w:ins>
      <w:ins w:id="6212" w:author="PR Preview" w:date="2026-01-01T00:00:00Z">
        <w:r>
          <w:t xml:space="preserve"> </w:t>
        </w:r>
      </w:ins>
      <w:ins w:id="6213" w:author="PR Preview" w:date="2026-01-01T00:00:00Z">
        <w:r>
          <w:t xml:space="preserve">in</w:t>
        </w:r>
      </w:ins>
      <w:ins w:id="6214" w:author="PR Preview" w:date="2026-01-01T00:00:00Z">
        <w:r>
          <w:t xml:space="preserve"> </w:t>
        </w:r>
      </w:ins>
      <w:ins w:id="6215" w:author="PR Preview" w:date="2026-01-01T00:00:00Z">
        <w:r>
          <w:t xml:space="preserve">$\operatorname{span}\mathopen{}\left\{\mathord{\smash[b]{\underset{\raise.3ex\hbox{$\scriptstyle\sim$}}{v}}\vphantom{v}}_1, \ldots, \mathord{\smash[b]{\underset{\raise.3ex\hbox{$\scriptstyle\sim$}}{v}}\vphantom{v}}_k\right\}\mathclose{}$</w:t>
        </w:r>
      </w:ins>
      <w:ins w:id="6216" w:author="PR Preview" w:date="2026-01-01T00:00:00Z">
        <w:r>
          <w:t xml:space="preserve">,</w:t>
        </w:r>
      </w:ins>
      <w:ins w:id="6217" w:author="PR Preview" w:date="2026-01-01T00:00:00Z">
        <w:r>
          <w:t xml:space="preserve"> </w:t>
        </w:r>
      </w:ins>
      <w:ins w:id="6218" w:author="PR Preview" w:date="2026-01-01T00:00:00Z">
        <w:r>
          <w:t xml:space="preserve">contrary to the assumption.</w:t>
        </w:r>
      </w:ins>
    </w:p>
    <w:p>
      <w:pPr>
        <w:pStyle w:val="BodyText"/>
      </w:pPr>
      <w:ins w:id="6219" w:author="PR Preview" w:date="2026-01-01T00:00:00Z">
        <w:r>
          <w:rPr>
            <w:b/>
            <w:bCs/>
          </w:rPr>
          <w:t xml:space="preserve">The other coefficients are</w:t>
        </w:r>
      </w:ins>
      <w:ins w:id="6220" w:author="PR Preview" w:date="2026-01-01T00:00:00Z">
        <w:r>
          <w:rPr>
            <w:b/>
            <w:bCs/>
          </w:rPr>
          <w:t xml:space="preserve"> </w:t>
        </w:r>
      </w:ins>
      <m:oMath>
        <m:r>
          <m:t>0</m:t>
        </m:r>
      </m:oMath>
      <w:ins w:id="6221" w:author="PR Preview" w:date="2026-01-01T00:00:00Z">
        <w:r>
          <w:rPr>
            <w:b/>
            <w:bCs/>
          </w:rPr>
          <w:t xml:space="preserve">.</w:t>
        </w:r>
      </w:ins>
      <w:ins w:id="6222" w:author="PR Preview" w:date="2026-01-01T00:00:00Z">
        <w:r>
          <w:t xml:space="preserve"> </w:t>
        </w:r>
      </w:ins>
      <w:ins w:id="6223" w:author="PR Preview" w:date="2026-01-01T00:00:00Z">
        <w:r>
          <w:t xml:space="preserve">With</w:t>
        </w:r>
      </w:ins>
      <w:ins w:id="6224" w:author="PR Preview" w:date="2026-01-01T00:00:00Z">
        <w:r>
          <w:t xml:space="preserve"> </w:t>
        </w:r>
      </w:ins>
      <m:oMath>
        <m:r>
          <m:t>d</m:t>
        </m:r>
        <m:r>
          <m:rPr>
            <m:sty m:val="p"/>
          </m:rPr>
          <m:t>=</m:t>
        </m:r>
        <m:r>
          <m:t>0</m:t>
        </m:r>
      </m:oMath>
      <w:ins w:id="6225" w:author="PR Preview" w:date="2026-01-01T00:00:00Z">
        <w:r>
          <w:t xml:space="preserve">, the equation reads</w:t>
        </w:r>
      </w:ins>
      <w:ins w:id="6226" w:author="PR Preview" w:date="2026-01-01T00:00:00Z">
        <w:r>
          <w:t xml:space="preserve"> </w:t>
        </w:r>
      </w:ins>
      <w:ins w:id="6227" w:author="PR Preview" w:date="2026-01-01T00:00:00Z">
        <w:r>
          <w:t xml:space="preserve">$c_1 \mathord{\smash[b]{\underset{\raise.3ex\hbox{$\scriptstyle\sim$}}{v}}\vphantom{v}}_1 + \cdots + c_k \mathord{\smash[b]{\underset{\raise.3ex\hbox{$\scriptstyle\sim$}}{v}}\vphantom{v}}_k = \mathord{\smash[b]{\underset{\raise.3ex\hbox{$\scriptstyle\sim$}}{0}}\vphantom{0}}$</w:t>
        </w:r>
      </w:ins>
      <w:ins w:id="6228" w:author="PR Preview" w:date="2026-01-01T00:00:00Z">
        <w:r>
          <w:t xml:space="preserve">,</w:t>
        </w:r>
      </w:ins>
      <w:ins w:id="6229" w:author="PR Preview" w:date="2026-01-01T00:00:00Z">
        <w:r>
          <w:t xml:space="preserve"> </w:t>
        </w:r>
      </w:ins>
      <w:ins w:id="6230" w:author="PR Preview" w:date="2026-01-01T00:00:00Z">
        <w:r>
          <w:t xml:space="preserve">so every</w:t>
        </w:r>
      </w:ins>
      <w:ins w:id="6231" w:author="PR Preview" w:date="2026-01-01T00:00:00Z">
        <w:r>
          <w:t xml:space="preserve"> </w:t>
        </w:r>
      </w:ins>
      <m:oMath>
        <m:sSub>
          <m:e>
            <m:r>
              <m:t>c</m:t>
            </m:r>
          </m:e>
          <m:sub>
            <m:r>
              <m:t>i</m:t>
            </m:r>
          </m:sub>
        </m:sSub>
        <m:r>
          <m:rPr>
            <m:sty m:val="p"/>
          </m:rPr>
          <m:t>=</m:t>
        </m:r>
        <m:r>
          <m:t>0</m:t>
        </m:r>
      </m:oMath>
      <w:ins w:id="6232" w:author="PR Preview" w:date="2026-01-01T00:00:00Z">
        <w:r>
          <w:t xml:space="preserve">,</w:t>
        </w:r>
      </w:ins>
      <w:ins w:id="6233" w:author="PR Preview" w:date="2026-01-01T00:00:00Z">
        <w:r>
          <w:t xml:space="preserve"> </w:t>
        </w:r>
      </w:ins>
      <w:ins w:id="6234" w:author="PR Preview" w:date="2026-01-01T00:00:00Z">
        <w:r>
          <w:t xml:space="preserve">because</w:t>
        </w:r>
      </w:ins>
      <w:ins w:id="6235" w:author="PR Preview" w:date="2026-01-01T00:00:00Z">
        <w:r>
          <w:t xml:space="preserve"> </w:t>
        </w:r>
      </w:ins>
      <w:ins w:id="6236" w:author="PR Preview" w:date="2026-01-01T00:00:00Z">
        <w:r>
          <w:t xml:space="preserve">$\mathord{\smash[b]{\underset{\raise.3ex\hbox{$\scriptstyle\sim$}}{v}}\vphantom{v}}_1, \ldots, \mathord{\smash[b]{\underset{\raise.3ex\hbox{$\scriptstyle\sim$}}{v}}\vphantom{v}}_k$</w:t>
        </w:r>
      </w:ins>
      <w:ins w:id="6237" w:author="PR Preview" w:date="2026-01-01T00:00:00Z">
        <w:r>
          <w:t xml:space="preserve"> </w:t>
        </w:r>
      </w:ins>
      <w:ins w:id="6238" w:author="PR Preview" w:date="2026-01-01T00:00:00Z">
        <w:r>
          <w:t xml:space="preserve">are linearly independent.</w:t>
        </w:r>
      </w:ins>
    </w:p>
    <w:bookmarkStart w:id="229" w:name="exm-add-outside-span"/>
    <w:p>
      <w:pPr>
        <w:pStyle w:val="BodyText"/>
      </w:pPr>
      <w:ins w:id="6239" w:author="PR Preview" w:date="2026-01-01T00:00:00Z">
        <w:r>
          <w:rPr>
            <w:b/>
            <w:bCs/>
          </w:rPr>
          <w:t xml:space="preserve">Example 51 (Adding</w:t>
        </w:r>
      </w:ins>
      <w:ins w:id="6240" w:author="PR Preview" w:date="2026-01-01T00:00:00Z">
        <w:r>
          <w:rPr>
            <w:b/>
            <w:bCs/>
          </w:rPr>
          <w:t xml:space="preserve"> </w:t>
        </w:r>
      </w:ins>
      <m:oMath>
        <m:r>
          <m:rPr>
            <m:sty m:val="p"/>
          </m:rPr>
          <m:t>(</m:t>
        </m:r>
        <m:r>
          <m:t>0</m:t>
        </m:r>
        <m:r>
          <m:rPr>
            <m:sty m:val="p"/>
          </m:rPr>
          <m:t>,</m:t>
        </m:r>
        <m:r>
          <m:t>0</m:t>
        </m:r>
        <m:r>
          <m:rPr>
            <m:sty m:val="p"/>
          </m:rPr>
          <m:t>,</m:t>
        </m:r>
        <m:r>
          <m:t>1</m:t>
        </m:r>
        <m:r>
          <m:rPr>
            <m:sty m:val="p"/>
          </m:rPr>
          <m:t>)</m:t>
        </m:r>
      </m:oMath>
      <w:ins w:id="6241" w:author="PR Preview" w:date="2026-01-01T00:00:00Z">
        <w:r>
          <w:rPr>
            <w:b/>
            <w:bCs/>
          </w:rPr>
          <w:t xml:space="preserve"> </w:t>
        </w:r>
      </w:ins>
      <w:ins w:id="6242" w:author="PR Preview" w:date="2026-01-01T00:00:00Z">
        <w:r>
          <w:rPr>
            <w:b/>
            <w:bCs/>
          </w:rPr>
          <w:t xml:space="preserve">to two independent vectors in</w:t>
        </w:r>
      </w:ins>
      <w:ins w:id="6243" w:author="PR Preview" w:date="2026-01-01T00:00:00Z">
        <w:r>
          <w:rPr>
            <w:b/>
            <w:bCs/>
          </w:rPr>
          <w:t xml:space="preserve"> </w:t>
        </w:r>
      </w:ins>
      <m:oMath>
        <m:sSup>
          <m:e>
            <m:r>
              <m:rPr>
                <m:scr m:val="double-struck"/>
                <m:sty m:val="p"/>
              </m:rPr>
              <m:t>R</m:t>
            </m:r>
          </m:e>
          <m:sup>
            <m:r>
              <m:t>3</m:t>
            </m:r>
          </m:sup>
        </m:sSup>
      </m:oMath>
      <w:ins w:id="6244" w:author="PR Preview" w:date="2026-01-01T00:00:00Z">
        <w:r>
          <w:rPr>
            <w:b/>
            <w:bCs/>
          </w:rPr>
          <w:t xml:space="preserve">)</w:t>
        </w:r>
      </w:ins>
      <w:ins w:id="6245" w:author="PR Preview" w:date="2026-01-01T00:00:00Z">
        <w:r>
          <w:t xml:space="preserve"> </w:t>
        </w:r>
      </w:ins>
      <w:ins w:id="6246" w:author="PR Preview" w:date="2026-01-01T00:00:00Z">
        <w:r>
          <w:t xml:space="preserve">The vectors</w:t>
        </w:r>
      </w:ins>
      <w:ins w:id="6247" w:author="PR Preview" w:date="2026-01-01T00:00:00Z">
        <w:r>
          <w:t xml:space="preserve"> </w:t>
        </w:r>
      </w:ins>
      <m:oMath>
        <m:r>
          <m:rPr>
            <m:sty m:val="p"/>
          </m:rPr>
          <m:t>(</m:t>
        </m:r>
        <m:r>
          <m:t>1</m:t>
        </m:r>
        <m:r>
          <m:rPr>
            <m:sty m:val="p"/>
          </m:rPr>
          <m:t>,</m:t>
        </m:r>
        <m:r>
          <m:t>0</m:t>
        </m:r>
        <m:r>
          <m:rPr>
            <m:sty m:val="p"/>
          </m:rPr>
          <m:t>,</m:t>
        </m:r>
        <m:r>
          <m:t>0</m:t>
        </m:r>
        <m:r>
          <m:rPr>
            <m:sty m:val="p"/>
          </m:rPr>
          <m:t>)</m:t>
        </m:r>
      </m:oMath>
      <w:ins w:id="6248" w:author="PR Preview" w:date="2026-01-01T00:00:00Z">
        <w:r>
          <w:t xml:space="preserve"> </w:t>
        </w:r>
      </w:ins>
      <w:ins w:id="6249" w:author="PR Preview" w:date="2026-01-01T00:00:00Z">
        <w:r>
          <w:t xml:space="preserve">and</w:t>
        </w:r>
      </w:ins>
      <w:ins w:id="6250" w:author="PR Preview" w:date="2026-01-01T00:00:00Z">
        <w:r>
          <w:t xml:space="preserve"> </w:t>
        </w:r>
      </w:ins>
      <m:oMath>
        <m:r>
          <m:rPr>
            <m:sty m:val="p"/>
          </m:rPr>
          <m:t>(</m:t>
        </m:r>
        <m:r>
          <m:t>0</m:t>
        </m:r>
        <m:r>
          <m:rPr>
            <m:sty m:val="p"/>
          </m:rPr>
          <m:t>,</m:t>
        </m:r>
        <m:r>
          <m:t>1</m:t>
        </m:r>
        <m:r>
          <m:rPr>
            <m:sty m:val="p"/>
          </m:rPr>
          <m:t>,</m:t>
        </m:r>
        <m:r>
          <m:t>0</m:t>
        </m:r>
        <m:r>
          <m:rPr>
            <m:sty m:val="p"/>
          </m:rPr>
          <m:t>)</m:t>
        </m:r>
      </m:oMath>
      <w:ins w:id="6251" w:author="PR Preview" w:date="2026-01-01T00:00:00Z">
        <w:r>
          <w:t xml:space="preserve"> </w:t>
        </w:r>
      </w:ins>
      <w:ins w:id="6252" w:author="PR Preview" w:date="2026-01-01T00:00:00Z">
        <w:r>
          <w:t xml:space="preserve">are linearly independent,</w:t>
        </w:r>
      </w:ins>
      <w:ins w:id="6253" w:author="PR Preview" w:date="2026-01-01T00:00:00Z">
        <w:r>
          <w:t xml:space="preserve"> </w:t>
        </w:r>
      </w:ins>
      <w:ins w:id="6254" w:author="PR Preview" w:date="2026-01-01T00:00:00Z">
        <w:r>
          <w:t xml:space="preserve">and their span is the plane</w:t>
        </w:r>
      </w:ins>
      <w:ins w:id="6255" w:author="PR Preview" w:date="2026-01-01T00:00:00Z">
        <w:r>
          <w:t xml:space="preserve"> </w:t>
        </w:r>
      </w:ins>
      <m:oMath>
        <m:r>
          <m:t>z</m:t>
        </m:r>
        <m:r>
          <m:rPr>
            <m:sty m:val="p"/>
          </m:rPr>
          <m:t>=</m:t>
        </m:r>
        <m:r>
          <m:t>0</m:t>
        </m:r>
      </m:oMath>
      <w:ins w:id="6256" w:author="PR Preview" w:date="2026-01-01T00:00:00Z">
        <w:r>
          <w:t xml:space="preserve"> </w:t>
        </w:r>
      </w:ins>
      <w:ins w:id="6257" w:author="PR Preview" w:date="2026-01-01T00:00:00Z">
        <w:r>
          <w:t xml:space="preserve">(</w:t>
        </w:r>
      </w:ins>
      <w:hyperlink w:anchor="exm-span">
        <w:ins w:id="6258" w:author="PR Preview" w:date="2026-01-01T00:00:00Z">
          <w:r>
            <w:rPr>
              <w:rStyle w:val="Hyperlink"/>
            </w:rPr>
            <w:t xml:space="preserve">Example 40</w:t>
          </w:r>
        </w:ins>
      </w:hyperlink>
      <w:ins w:id="6259" w:author="PR Preview" w:date="2026-01-01T00:00:00Z">
        <w:r>
          <w:t xml:space="preserve">).</w:t>
        </w:r>
      </w:ins>
      <w:ins w:id="6260" w:author="PR Preview" w:date="2026-01-01T00:00:00Z">
        <w:r>
          <w:t xml:space="preserve"> </w:t>
        </w:r>
      </w:ins>
      <w:ins w:id="6261" w:author="PR Preview" w:date="2026-01-01T00:00:00Z">
        <w:r>
          <w:t xml:space="preserve">The vector</w:t>
        </w:r>
      </w:ins>
      <w:ins w:id="6262" w:author="PR Preview" w:date="2026-01-01T00:00:00Z">
        <w:r>
          <w:t xml:space="preserve"> </w:t>
        </w:r>
      </w:ins>
      <m:oMath>
        <m:r>
          <m:rPr>
            <m:sty m:val="p"/>
          </m:rPr>
          <m:t>(</m:t>
        </m:r>
        <m:r>
          <m:t>0</m:t>
        </m:r>
        <m:r>
          <m:rPr>
            <m:sty m:val="p"/>
          </m:rPr>
          <m:t>,</m:t>
        </m:r>
        <m:r>
          <m:t>0</m:t>
        </m:r>
        <m:r>
          <m:rPr>
            <m:sty m:val="p"/>
          </m:rPr>
          <m:t>,</m:t>
        </m:r>
        <m:r>
          <m:t>1</m:t>
        </m:r>
        <m:r>
          <m:rPr>
            <m:sty m:val="p"/>
          </m:rPr>
          <m:t>)</m:t>
        </m:r>
      </m:oMath>
      <w:ins w:id="6263" w:author="PR Preview" w:date="2026-01-01T00:00:00Z">
        <w:r>
          <w:t xml:space="preserve"> </w:t>
        </w:r>
      </w:ins>
      <w:ins w:id="6264" w:author="PR Preview" w:date="2026-01-01T00:00:00Z">
        <w:r>
          <w:t xml:space="preserve">has third entry</w:t>
        </w:r>
      </w:ins>
      <w:ins w:id="6265" w:author="PR Preview" w:date="2026-01-01T00:00:00Z">
        <w:r>
          <w:t xml:space="preserve"> </w:t>
        </w:r>
      </w:ins>
      <m:oMath>
        <m:r>
          <m:t>1</m:t>
        </m:r>
      </m:oMath>
      <w:ins w:id="6266" w:author="PR Preview" w:date="2026-01-01T00:00:00Z">
        <w:r>
          <w:t xml:space="preserve">, so it is not in that plane,</w:t>
        </w:r>
      </w:ins>
      <w:ins w:id="6267" w:author="PR Preview" w:date="2026-01-01T00:00:00Z">
        <w:r>
          <w:t xml:space="preserve"> </w:t>
        </w:r>
      </w:ins>
      <w:ins w:id="6268" w:author="PR Preview" w:date="2026-01-01T00:00:00Z">
        <w:r>
          <w:t xml:space="preserve">and by</w:t>
        </w:r>
      </w:ins>
      <w:ins w:id="6269" w:author="PR Preview" w:date="2026-01-01T00:00:00Z">
        <w:r>
          <w:t xml:space="preserve"> </w:t>
        </w:r>
      </w:ins>
      <w:hyperlink w:anchor="thm-add-outside-span">
        <w:ins w:id="6270" w:author="PR Preview" w:date="2026-01-01T00:00:00Z">
          <w:r>
            <w:rPr>
              <w:rStyle w:val="Hyperlink"/>
            </w:rPr>
            <w:t xml:space="preserve">Theorem 28</w:t>
          </w:r>
        </w:ins>
      </w:hyperlink>
      <w:ins w:id="6271" w:author="PR Preview" w:date="2026-01-01T00:00:00Z">
        <w:r>
          <w:t xml:space="preserve"> </w:t>
        </w:r>
      </w:ins>
      <w:ins w:id="6272" w:author="PR Preview" w:date="2026-01-01T00:00:00Z">
        <w:r>
          <w:t xml:space="preserve">the three vectors</w:t>
        </w:r>
      </w:ins>
      <w:ins w:id="6273" w:author="PR Preview" w:date="2026-01-01T00:00:00Z">
        <w:r>
          <w:t xml:space="preserve"> </w:t>
        </w:r>
      </w:ins>
      <m:oMath>
        <m:r>
          <m:rPr>
            <m:sty m:val="p"/>
          </m:rPr>
          <m:t>(</m:t>
        </m:r>
        <m:r>
          <m:t>1</m:t>
        </m:r>
        <m:r>
          <m:rPr>
            <m:sty m:val="p"/>
          </m:rPr>
          <m:t>,</m:t>
        </m:r>
        <m:r>
          <m:t>0</m:t>
        </m:r>
        <m:r>
          <m:rPr>
            <m:sty m:val="p"/>
          </m:rPr>
          <m:t>,</m:t>
        </m:r>
        <m:r>
          <m:t>0</m:t>
        </m:r>
        <m:r>
          <m:rPr>
            <m:sty m:val="p"/>
          </m:rPr>
          <m:t>)</m:t>
        </m:r>
      </m:oMath>
      <w:ins w:id="6274" w:author="PR Preview" w:date="2026-01-01T00:00:00Z">
        <w:r>
          <w:t xml:space="preserve">,</w:t>
        </w:r>
      </w:ins>
      <w:ins w:id="6275" w:author="PR Preview" w:date="2026-01-01T00:00:00Z">
        <w:r>
          <w:t xml:space="preserve"> </w:t>
        </w:r>
      </w:ins>
      <m:oMath>
        <m:r>
          <m:rPr>
            <m:sty m:val="p"/>
          </m:rPr>
          <m:t>(</m:t>
        </m:r>
        <m:r>
          <m:t>0</m:t>
        </m:r>
        <m:r>
          <m:rPr>
            <m:sty m:val="p"/>
          </m:rPr>
          <m:t>,</m:t>
        </m:r>
        <m:r>
          <m:t>1</m:t>
        </m:r>
        <m:r>
          <m:rPr>
            <m:sty m:val="p"/>
          </m:rPr>
          <m:t>,</m:t>
        </m:r>
        <m:r>
          <m:t>0</m:t>
        </m:r>
        <m:r>
          <m:rPr>
            <m:sty m:val="p"/>
          </m:rPr>
          <m:t>)</m:t>
        </m:r>
      </m:oMath>
      <w:ins w:id="6276" w:author="PR Preview" w:date="2026-01-01T00:00:00Z">
        <w:r>
          <w:t xml:space="preserve">,</w:t>
        </w:r>
      </w:ins>
      <w:ins w:id="6277" w:author="PR Preview" w:date="2026-01-01T00:00:00Z">
        <w:r>
          <w:t xml:space="preserve"> </w:t>
        </w:r>
      </w:ins>
      <m:oMath>
        <m:r>
          <m:rPr>
            <m:sty m:val="p"/>
          </m:rPr>
          <m:t>(</m:t>
        </m:r>
        <m:r>
          <m:t>0</m:t>
        </m:r>
        <m:r>
          <m:rPr>
            <m:sty m:val="p"/>
          </m:rPr>
          <m:t>,</m:t>
        </m:r>
        <m:r>
          <m:t>0</m:t>
        </m:r>
        <m:r>
          <m:rPr>
            <m:sty m:val="p"/>
          </m:rPr>
          <m:t>,</m:t>
        </m:r>
        <m:r>
          <m:t>1</m:t>
        </m:r>
        <m:r>
          <m:rPr>
            <m:sty m:val="p"/>
          </m:rPr>
          <m:t>)</m:t>
        </m:r>
      </m:oMath>
      <w:ins w:id="6278" w:author="PR Preview" w:date="2026-01-01T00:00:00Z">
        <w:r>
          <w:t xml:space="preserve"> </w:t>
        </w:r>
      </w:ins>
      <w:ins w:id="6279" w:author="PR Preview" w:date="2026-01-01T00:00:00Z">
        <w:r>
          <w:t xml:space="preserve">are linearly independent.</w:t>
        </w:r>
      </w:ins>
      <w:ins w:id="6280" w:author="PR Preview" w:date="2026-01-01T00:00:00Z">
        <w:r>
          <w:t xml:space="preserve"> </w:t>
        </w:r>
      </w:ins>
      <w:ins w:id="6281" w:author="PR Preview" w:date="2026-01-01T00:00:00Z">
        <w:r>
          <w:t xml:space="preserve">Adding</w:t>
        </w:r>
      </w:ins>
      <w:ins w:id="6282" w:author="PR Preview" w:date="2026-01-01T00:00:00Z">
        <w:r>
          <w:t xml:space="preserve"> </w:t>
        </w:r>
      </w:ins>
      <m:oMath>
        <m:r>
          <m:rPr>
            <m:sty m:val="p"/>
          </m:rPr>
          <m:t>(</m:t>
        </m:r>
        <m:r>
          <m:t>1</m:t>
        </m:r>
        <m:r>
          <m:rPr>
            <m:sty m:val="p"/>
          </m:rPr>
          <m:t>,</m:t>
        </m:r>
        <m:r>
          <m:t>1</m:t>
        </m:r>
        <m:r>
          <m:rPr>
            <m:sty m:val="p"/>
          </m:rPr>
          <m:t>,</m:t>
        </m:r>
        <m:r>
          <m:t>0</m:t>
        </m:r>
        <m:r>
          <m:rPr>
            <m:sty m:val="p"/>
          </m:rPr>
          <m:t>)</m:t>
        </m:r>
      </m:oMath>
      <w:ins w:id="6283" w:author="PR Preview" w:date="2026-01-01T00:00:00Z">
        <w:r>
          <w:t xml:space="preserve"> </w:t>
        </w:r>
      </w:ins>
      <w:ins w:id="6284" w:author="PR Preview" w:date="2026-01-01T00:00:00Z">
        <w:r>
          <w:t xml:space="preserve">instead would not work:</w:t>
        </w:r>
      </w:ins>
      <w:ins w:id="6285" w:author="PR Preview" w:date="2026-01-01T00:00:00Z">
        <w:r>
          <w:t xml:space="preserve"> </w:t>
        </w:r>
      </w:ins>
      <m:oMath>
        <m:r>
          <m:rPr>
            <m:sty m:val="p"/>
          </m:rPr>
          <m:t>(</m:t>
        </m:r>
        <m:r>
          <m:t>1</m:t>
        </m:r>
        <m:r>
          <m:rPr>
            <m:sty m:val="p"/>
          </m:rPr>
          <m:t>,</m:t>
        </m:r>
        <m:r>
          <m:t>1</m:t>
        </m:r>
        <m:r>
          <m:rPr>
            <m:sty m:val="p"/>
          </m:rPr>
          <m:t>,</m:t>
        </m:r>
        <m:r>
          <m:t>0</m:t>
        </m:r>
        <m:r>
          <m:rPr>
            <m:sty m:val="p"/>
          </m:rPr>
          <m:t>)</m:t>
        </m:r>
      </m:oMath>
      <w:ins w:id="6286" w:author="PR Preview" w:date="2026-01-01T00:00:00Z">
        <w:r>
          <w:t xml:space="preserve"> </w:t>
        </w:r>
      </w:ins>
      <w:ins w:id="6287" w:author="PR Preview" w:date="2026-01-01T00:00:00Z">
        <w:r>
          <w:t xml:space="preserve">is in the span,</w:t>
        </w:r>
      </w:ins>
      <w:ins w:id="6288" w:author="PR Preview" w:date="2026-01-01T00:00:00Z">
        <w:r>
          <w:t xml:space="preserve"> </w:t>
        </w:r>
      </w:ins>
      <w:ins w:id="6289" w:author="PR Preview" w:date="2026-01-01T00:00:00Z">
        <w:r>
          <w:t xml:space="preserve">and</w:t>
        </w:r>
      </w:ins>
      <w:ins w:id="6290" w:author="PR Preview" w:date="2026-01-01T00:00:00Z">
        <w:r>
          <w:t xml:space="preserve"> </w:t>
        </w:r>
      </w:ins>
      <w:ins w:id="6291" w:author="PR Preview" w:date="2026-01-01T00:00:00Z">
        <w:r>
          <w:t xml:space="preserve">$(1, 0, 0) + (0, 1, 0) - (1, 1, 0) = \mathord{\smash[b]{\underset{\raise.3ex\hbox{$\scriptstyle\sim$}}{0}}\vphantom{0}}$</w:t>
        </w:r>
      </w:ins>
      <w:ins w:id="6292" w:author="PR Preview" w:date="2026-01-01T00:00:00Z">
        <w:r>
          <w:t xml:space="preserve">.</w:t>
        </w:r>
      </w:ins>
    </w:p>
    <w:bookmarkEnd w:id="229"/>
    <w:bookmarkStart w:id="230" w:name="thm-extend-basis"/>
    <w:p>
      <w:pPr>
        <w:pStyle w:val="BodyText"/>
      </w:pPr>
      <w:ins w:id="6293" w:author="PR Preview" w:date="2026-01-01T00:00:00Z">
        <w:r>
          <w:rPr>
            <w:b/>
            <w:bCs/>
          </w:rPr>
          <w:t xml:space="preserve">Theorem 29 (An independent list extends to a basis)</w:t>
        </w:r>
      </w:ins>
      <w:ins w:id="6294" w:author="PR Preview" w:date="2026-01-01T00:00:00Z">
        <w:r>
          <w:t xml:space="preserve"> </w:t>
        </w:r>
      </w:ins>
      <w:ins w:id="6295" w:author="PR Preview" w:date="2026-01-01T00:00:00Z">
        <w:r>
          <w:t xml:space="preserve">If</w:t>
        </w:r>
      </w:ins>
      <w:ins w:id="6296" w:author="PR Preview" w:date="2026-01-01T00:00:00Z">
        <w:r>
          <w:t xml:space="preserve"> </w:t>
        </w:r>
      </w:ins>
      <m:oMath>
        <m:r>
          <m:rPr>
            <m:scr m:val="script"/>
            <m:sty m:val="p"/>
          </m:rPr>
          <m:t>S</m:t>
        </m:r>
      </m:oMath>
      <w:ins w:id="6297" w:author="PR Preview" w:date="2026-01-01T00:00:00Z">
        <w:r>
          <w:t xml:space="preserve"> </w:t>
        </w:r>
      </w:ins>
      <w:ins w:id="6298" w:author="PR Preview" w:date="2026-01-01T00:00:00Z">
        <w:r>
          <w:t xml:space="preserve">is a subspace of</w:t>
        </w:r>
      </w:ins>
      <w:ins w:id="6299" w:author="PR Preview" w:date="2026-01-01T00:00:00Z">
        <w:r>
          <w:t xml:space="preserve"> </w:t>
        </w:r>
      </w:ins>
      <m:oMath>
        <m:sSup>
          <m:e>
            <m:r>
              <m:rPr>
                <m:scr m:val="double-struck"/>
                <m:sty m:val="p"/>
              </m:rPr>
              <m:t>R</m:t>
            </m:r>
          </m:e>
          <m:sup>
            <m:r>
              <m:t>p</m:t>
            </m:r>
          </m:sup>
        </m:sSup>
      </m:oMath>
      <w:ins w:id="6300" w:author="PR Preview" w:date="2026-01-01T00:00:00Z">
        <w:r>
          <w:t xml:space="preserve"> </w:t>
        </w:r>
      </w:ins>
      <w:ins w:id="6301" w:author="PR Preview" w:date="2026-01-01T00:00:00Z">
        <w:r>
          <w:t xml:space="preserve">(</w:t>
        </w:r>
      </w:ins>
      <w:hyperlink w:anchor="def-subspace">
        <w:ins w:id="6302" w:author="PR Preview" w:date="2026-01-01T00:00:00Z">
          <w:r>
            <w:rPr>
              <w:rStyle w:val="Hyperlink"/>
            </w:rPr>
            <w:t xml:space="preserve">Definition 46</w:t>
          </w:r>
        </w:ins>
      </w:hyperlink>
      <w:ins w:id="6303" w:author="PR Preview" w:date="2026-01-01T00:00:00Z">
        <w:r>
          <w:t xml:space="preserve">)</w:t>
        </w:r>
      </w:ins>
      <w:ins w:id="6304" w:author="PR Preview" w:date="2026-01-01T00:00:00Z">
        <w:r>
          <w:t xml:space="preserve"> </w:t>
        </w:r>
      </w:ins>
      <w:ins w:id="6305" w:author="PR Preview" w:date="2026-01-01T00:00:00Z">
        <w:r>
          <w:t xml:space="preserve">and</w:t>
        </w:r>
      </w:ins>
      <w:ins w:id="6306" w:author="PR Preview" w:date="2026-01-01T00:00:00Z">
        <w:r>
          <w:t xml:space="preserve"> </w:t>
        </w:r>
      </w:ins>
      <w:ins w:id="6307" w:author="PR Preview" w:date="2026-01-01T00:00:00Z">
        <w:r>
          <w:t xml:space="preserve">$\mathord{\smash[b]{\underset{\raise.3ex\hbox{$\scriptstyle\sim$}}{v}}\vphantom{v}}_1, \ldots, \mathord{\smash[b]{\underset{\raise.3ex\hbox{$\scriptstyle\sim$}}{v}}\vphantom{v}}_k \in \mathcal{S}$</w:t>
        </w:r>
      </w:ins>
      <w:ins w:id="6308" w:author="PR Preview" w:date="2026-01-01T00:00:00Z">
        <w:r>
          <w:t xml:space="preserve"> </w:t>
        </w:r>
      </w:ins>
      <w:ins w:id="6309" w:author="PR Preview" w:date="2026-01-01T00:00:00Z">
        <w:r>
          <w:t xml:space="preserve">are linearly independent (</w:t>
        </w:r>
      </w:ins>
      <w:hyperlink w:anchor="def-linearly-independent">
        <w:ins w:id="6310" w:author="PR Preview" w:date="2026-01-01T00:00:00Z">
          <w:r>
            <w:rPr>
              <w:rStyle w:val="Hyperlink"/>
            </w:rPr>
            <w:t xml:space="preserve">Definition 43</w:t>
          </w:r>
        </w:ins>
      </w:hyperlink>
      <w:ins w:id="6311" w:author="PR Preview" w:date="2026-01-01T00:00:00Z">
        <w:r>
          <w:t xml:space="preserve">),</w:t>
        </w:r>
      </w:ins>
      <w:ins w:id="6312" w:author="PR Preview" w:date="2026-01-01T00:00:00Z">
        <w:r>
          <w:t xml:space="preserve"> </w:t>
        </w:r>
      </w:ins>
      <w:ins w:id="6313" w:author="PR Preview" w:date="2026-01-01T00:00:00Z">
        <w:r>
          <w:t xml:space="preserve">then adding vectors of</w:t>
        </w:r>
      </w:ins>
      <w:ins w:id="6314" w:author="PR Preview" w:date="2026-01-01T00:00:00Z">
        <w:r>
          <w:t xml:space="preserve"> </w:t>
        </w:r>
      </w:ins>
      <m:oMath>
        <m:r>
          <m:rPr>
            <m:scr m:val="script"/>
            <m:sty m:val="p"/>
          </m:rPr>
          <m:t>S</m:t>
        </m:r>
      </m:oMath>
      <w:ins w:id="6315" w:author="PR Preview" w:date="2026-01-01T00:00:00Z">
        <w:r>
          <w:t xml:space="preserve"> </w:t>
        </w:r>
      </w:ins>
      <w:ins w:id="6316" w:author="PR Preview" w:date="2026-01-01T00:00:00Z">
        <w:r>
          <w:t xml:space="preserve">to the list</w:t>
        </w:r>
      </w:ins>
      <w:ins w:id="6317" w:author="PR Preview" w:date="2026-01-01T00:00:00Z">
        <w:r>
          <w:t xml:space="preserve"> </w:t>
        </w:r>
      </w:ins>
      <w:ins w:id="6318" w:author="PR Preview" w:date="2026-01-01T00:00:00Z">
        <w:r>
          <w:t xml:space="preserve">gives a basis of</w:t>
        </w:r>
      </w:ins>
      <w:ins w:id="6319" w:author="PR Preview" w:date="2026-01-01T00:00:00Z">
        <w:r>
          <w:t xml:space="preserve"> </w:t>
        </w:r>
      </w:ins>
      <m:oMath>
        <m:r>
          <m:rPr>
            <m:scr m:val="script"/>
            <m:sty m:val="p"/>
          </m:rPr>
          <m:t>S</m:t>
        </m:r>
      </m:oMath>
      <w:ins w:id="6320" w:author="PR Preview" w:date="2026-01-01T00:00:00Z">
        <w:r>
          <w:t xml:space="preserve"> </w:t>
        </w:r>
      </w:ins>
      <w:ins w:id="6321" w:author="PR Preview" w:date="2026-01-01T00:00:00Z">
        <w:r>
          <w:t xml:space="preserve">(</w:t>
        </w:r>
      </w:ins>
      <w:hyperlink w:anchor="def-basis">
        <w:ins w:id="6322" w:author="PR Preview" w:date="2026-01-01T00:00:00Z">
          <w:r>
            <w:rPr>
              <w:rStyle w:val="Hyperlink"/>
            </w:rPr>
            <w:t xml:space="preserve">Definition 48</w:t>
          </w:r>
        </w:ins>
      </w:hyperlink>
      <w:ins w:id="6323" w:author="PR Preview" w:date="2026-01-01T00:00:00Z">
        <w:r>
          <w:t xml:space="preserve">).</w:t>
        </w:r>
      </w:ins>
      <w:ins w:id="6324" w:author="PR Preview" w:date="2026-01-01T00:00:00Z">
        <w:r>
          <w:t xml:space="preserve"> </w:t>
        </w:r>
      </w:ins>
      <w:ins w:id="6325" w:author="PR Preview" w:date="2026-01-01T00:00:00Z">
        <w:r>
          <w:t xml:space="preserve">Starting from the empty list shows that every subspace has a basis.</w:t>
        </w:r>
      </w:ins>
    </w:p>
    <w:bookmarkEnd w:id="230"/>
    <w:p>
      <w:pPr>
        <w:pStyle w:val="BodyText"/>
      </w:pPr>
      <w:ins w:id="6326" w:author="PR Preview" w:date="2026-01-01T00:00:00Z">
        <w:r>
          <w:rPr>
            <w:i/>
            <w:iCs/>
          </w:rPr>
          <w:t xml:space="preserve">Proof</w:t>
        </w:r>
      </w:ins>
      <w:ins w:id="6327" w:author="PR Preview" w:date="2026-01-01T00:00:00Z">
        <w:r>
          <w:t xml:space="preserve">. </w:t>
        </w:r>
      </w:ins>
      <w:ins w:id="6328" w:author="PR Preview" w:date="2026-01-01T00:00:00Z">
        <w:r>
          <w:t xml:space="preserve">Repeat the following step.</w:t>
        </w:r>
      </w:ins>
      <w:ins w:id="6329" w:author="PR Preview" w:date="2026-01-01T00:00:00Z">
        <w:r>
          <w:t xml:space="preserve"> </w:t>
        </w:r>
      </w:ins>
      <w:ins w:id="6330" w:author="PR Preview" w:date="2026-01-01T00:00:00Z">
        <w:r>
          <w:t xml:space="preserve">If the current list spans</w:t>
        </w:r>
      </w:ins>
      <w:ins w:id="6331" w:author="PR Preview" w:date="2026-01-01T00:00:00Z">
        <w:r>
          <w:t xml:space="preserve"> </w:t>
        </w:r>
      </w:ins>
      <m:oMath>
        <m:r>
          <m:rPr>
            <m:scr m:val="script"/>
            <m:sty m:val="p"/>
          </m:rPr>
          <m:t>S</m:t>
        </m:r>
      </m:oMath>
      <w:ins w:id="6332" w:author="PR Preview" w:date="2026-01-01T00:00:00Z">
        <w:r>
          <w:t xml:space="preserve">, stop:</w:t>
        </w:r>
      </w:ins>
      <w:ins w:id="6333" w:author="PR Preview" w:date="2026-01-01T00:00:00Z">
        <w:r>
          <w:t xml:space="preserve"> </w:t>
        </w:r>
      </w:ins>
      <w:ins w:id="6334" w:author="PR Preview" w:date="2026-01-01T00:00:00Z">
        <w:r>
          <w:t xml:space="preserve">it is linearly independent and spans</w:t>
        </w:r>
      </w:ins>
      <w:ins w:id="6335" w:author="PR Preview" w:date="2026-01-01T00:00:00Z">
        <w:r>
          <w:t xml:space="preserve"> </w:t>
        </w:r>
      </w:ins>
      <m:oMath>
        <m:r>
          <m:rPr>
            <m:scr m:val="script"/>
            <m:sty m:val="p"/>
          </m:rPr>
          <m:t>S</m:t>
        </m:r>
      </m:oMath>
      <w:ins w:id="6336" w:author="PR Preview" w:date="2026-01-01T00:00:00Z">
        <w:r>
          <w:t xml:space="preserve">, so it is a basis.</w:t>
        </w:r>
      </w:ins>
      <w:ins w:id="6337" w:author="PR Preview" w:date="2026-01-01T00:00:00Z">
        <w:r>
          <w:t xml:space="preserve"> </w:t>
        </w:r>
      </w:ins>
      <w:ins w:id="6338" w:author="PR Preview" w:date="2026-01-01T00:00:00Z">
        <w:r>
          <w:t xml:space="preserve">Otherwise, some</w:t>
        </w:r>
      </w:ins>
      <w:ins w:id="6339" w:author="PR Preview" w:date="2026-01-01T00:00:00Z">
        <w:r>
          <w:t xml:space="preserve"> </w:t>
        </w:r>
      </w:ins>
      <w:ins w:id="6340" w:author="PR Preview" w:date="2026-01-01T00:00:00Z">
        <w:r>
          <w:t xml:space="preserve">$\mathord{\smash[b]{\underset{\raise.3ex\hbox{$\scriptstyle\sim$}}{w}}\vphantom{w}} \in \mathcal{S}$</w:t>
        </w:r>
      </w:ins>
      <w:ins w:id="6341" w:author="PR Preview" w:date="2026-01-01T00:00:00Z">
        <w:r>
          <w:t xml:space="preserve"> </w:t>
        </w:r>
      </w:ins>
      <w:ins w:id="6342" w:author="PR Preview" w:date="2026-01-01T00:00:00Z">
        <w:r>
          <w:t xml:space="preserve">is not in the span of the current list;</w:t>
        </w:r>
      </w:ins>
      <w:ins w:id="6343" w:author="PR Preview" w:date="2026-01-01T00:00:00Z">
        <w:r>
          <w:t xml:space="preserve"> </w:t>
        </w:r>
      </w:ins>
      <w:ins w:id="6344" w:author="PR Preview" w:date="2026-01-01T00:00:00Z">
        <w:r>
          <w:t xml:space="preserve">add</w:t>
        </w:r>
      </w:ins>
      <w:ins w:id="6345" w:author="PR Preview" w:date="2026-01-01T00:00:00Z">
        <w:r>
          <w:t xml:space="preserve"> </w:t>
        </w:r>
      </w:ins>
      <w:ins w:id="6346" w:author="PR Preview" w:date="2026-01-01T00:00:00Z">
        <w:r>
          <w:t xml:space="preserve">$\mathord{\smash[b]{\underset{\raise.3ex\hbox{$\scriptstyle\sim$}}{w}}\vphantom{w}}$</w:t>
        </w:r>
      </w:ins>
      <w:ins w:id="6347" w:author="PR Preview" w:date="2026-01-01T00:00:00Z">
        <w:r>
          <w:t xml:space="preserve"> </w:t>
        </w:r>
      </w:ins>
      <w:ins w:id="6348" w:author="PR Preview" w:date="2026-01-01T00:00:00Z">
        <w:r>
          <w:t xml:space="preserve">to the list,</w:t>
        </w:r>
      </w:ins>
      <w:ins w:id="6349" w:author="PR Preview" w:date="2026-01-01T00:00:00Z">
        <w:r>
          <w:t xml:space="preserve"> </w:t>
        </w:r>
      </w:ins>
      <w:ins w:id="6350" w:author="PR Preview" w:date="2026-01-01T00:00:00Z">
        <w:r>
          <w:t xml:space="preserve">which stays linearly independent by</w:t>
        </w:r>
      </w:ins>
      <w:ins w:id="6351" w:author="PR Preview" w:date="2026-01-01T00:00:00Z">
        <w:r>
          <w:t xml:space="preserve"> </w:t>
        </w:r>
      </w:ins>
      <w:hyperlink w:anchor="thm-add-outside-span">
        <w:ins w:id="6352" w:author="PR Preview" w:date="2026-01-01T00:00:00Z">
          <w:r>
            <w:rPr>
              <w:rStyle w:val="Hyperlink"/>
            </w:rPr>
            <w:t xml:space="preserve">Theorem 28</w:t>
          </w:r>
        </w:ins>
      </w:hyperlink>
      <w:ins w:id="6353" w:author="PR Preview" w:date="2026-01-01T00:00:00Z">
        <w:r>
          <w:t xml:space="preserve">.</w:t>
        </w:r>
      </w:ins>
    </w:p>
    <w:p>
      <w:pPr>
        <w:pStyle w:val="BodyText"/>
      </w:pPr>
      <w:r>
        <w:t xml:space="preserve">Every list produced is a linearly independent list of vectors in</w:t>
      </w:r>
      <w:r>
        <w:t xml:space="preserve"> </w:t>
      </w:r>
      <m:oMath>
        <m:sSup>
          <m:e>
            <m:r>
              <m:rPr>
                <m:scr m:val="double-struck"/>
                <m:sty m:val="p"/>
              </m:rPr>
              <m:t>R</m:t>
            </m:r>
          </m:e>
          <m:sup>
            <m:r>
              <m:t>p</m:t>
            </m:r>
          </m:sup>
        </m:sSup>
      </m:oMath>
      <w:r>
        <w:t xml:space="preserve">,</w:t>
      </w:r>
      <w:r>
        <w:t xml:space="preserve"> </w:t>
      </w:r>
      <w:r>
        <w:t xml:space="preserve">so it has at most</w:t>
      </w:r>
      <w:r>
        <w:t xml:space="preserve"> </w:t>
      </w:r>
      <m:oMath>
        <m:r>
          <m:t>p</m:t>
        </m:r>
      </m:oMath>
      <w:r>
        <w:t xml:space="preserve"> </w:t>
      </w:r>
      <w:r>
        <w:t xml:space="preserve">vectors (</w:t>
      </w:r>
      <w:hyperlink w:anchor="thm-many-vectors-dependent">
        <w:r>
          <w:rPr>
            <w:rStyle w:val="Hyperlink"/>
          </w:rPr>
          <w:t xml:space="preserve">Theorem 25</w:t>
        </w:r>
      </w:hyperlink>
      <w:r>
        <w:t xml:space="preserve">).</w:t>
      </w:r>
      <w:r>
        <w:t xml:space="preserve"> </w:t>
      </w:r>
      <w:r>
        <w:t xml:space="preserve">Each step adds one vector,</w:t>
      </w:r>
      <w:r>
        <w:t xml:space="preserve"> </w:t>
      </w:r>
      <w:r>
        <w:t xml:space="preserve">so the process stops after at most</w:t>
      </w:r>
      <w:r>
        <w:t xml:space="preserve"> </w:t>
      </w:r>
      <m:oMath>
        <m:r>
          <m:t>p</m:t>
        </m:r>
        <m:r>
          <m:rPr>
            <m:sty m:val="p"/>
          </m:rPr>
          <m:t>−</m:t>
        </m:r>
        <m:r>
          <m:t>k</m:t>
        </m:r>
      </m:oMath>
      <w:r>
        <w:t xml:space="preserve"> </w:t>
      </w:r>
      <w:r>
        <w:t xml:space="preserve">steps,</w:t>
      </w:r>
      <w:r>
        <w:t xml:space="preserve"> </w:t>
      </w:r>
      <w:r>
        <w:t xml:space="preserve">and when it stops the list is a basis of</w:t>
      </w:r>
      <w:r>
        <w:t xml:space="preserve"> </w:t>
      </w:r>
      <m:oMath>
        <m:r>
          <m:rPr>
            <m:scr m:val="script"/>
            <m:sty m:val="p"/>
          </m:rPr>
          <m:t>S</m:t>
        </m:r>
      </m:oMath>
      <w:r>
        <w:t xml:space="preserve">.</w:t>
      </w:r>
    </w:p>
    <w:p>
      <w:pPr>
        <w:pStyle w:val="BodyText"/>
      </w:pPr>
      <w:del w:id="6354" w:author="PR Preview" w:date="2026-01-01T00:00:00Z">
        <w:r>
          <w:delText xml:space="preserve">For the empty list, which is linearly independent and spans</w:delText>
        </w:r>
      </w:del>
      <w:del w:id="6355" w:author="PR Preview" w:date="2026-01-01T00:00:00Z">
        <w:r>
          <w:delText xml:space="preserve"> </w:delText>
        </w:r>
      </w:del>
      <m:oMath>
        <m:r>
          <m:t>​</m:t>
        </m:r>
        <m:d>
          <m:dPr>
            <m:begChr m:val="{"/>
            <m:sepChr m:val=""/>
            <m:endChr m:val="}"/>
            <m:grow/>
          </m:dPr>
          <m:e>
            <m:limLow>
              <m:e>
                <m:r>
                  <m:t>0</m:t>
                </m:r>
              </m:e>
              <m:lim>
                <m:r>
                  <m:rPr>
                    <m:sty m:val="p"/>
                  </m:rPr>
                  <m:t>∼</m:t>
                </m:r>
              </m:lim>
            </m:limLow>
          </m:e>
        </m:d>
        <m:r>
          <m:t>​</m:t>
        </m:r>
      </m:oMath>
      <w:del w:id="6356" w:author="PR Preview" w:date="2026-01-01T00:00:00Z">
        <w:r>
          <w:delText xml:space="preserve"> </w:delText>
        </w:r>
      </w:del>
      <w:del w:id="6357" w:author="PR Preview" w:date="2026-01-01T00:00:00Z">
        <w:r>
          <w:delText xml:space="preserve">by the conventions in</w:delText>
        </w:r>
      </w:del>
      <w:del w:id="6358" w:author="PR Preview" w:date="2026-01-01T00:00:00Z">
        <w:r>
          <w:delText xml:space="preserve"> </w:delText>
        </w:r>
      </w:del>
      <w:hyperlink w:anchor="def-span">
        <w:del w:id="6359" w:author="PR Preview" w:date="2026-01-01T00:00:00Z">
          <w:r>
            <w:rPr>
              <w:rStyle w:val="Hyperlink"/>
            </w:rPr>
            <w:delText xml:space="preserve">Definition 47</w:delText>
          </w:r>
        </w:del>
      </w:hyperlink>
      <w:del w:id="6360" w:author="PR Preview" w:date="2026-01-01T00:00:00Z">
        <w:r>
          <w:delText xml:space="preserve">,</w:delText>
        </w:r>
      </w:del>
      <w:del w:id="6361" w:author="PR Preview" w:date="2026-01-01T00:00:00Z">
        <w:r>
          <w:delText xml:space="preserve"> </w:delText>
        </w:r>
      </w:del>
      <w:del w:id="6362" w:author="PR Preview" w:date="2026-01-01T00:00:00Z">
        <w:r>
          <w:delText xml:space="preserve">the first step asks whether</w:delText>
        </w:r>
      </w:del>
      <w:del w:id="6363"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6364" w:author="PR Preview" w:date="2026-01-01T00:00:00Z">
        <w:r>
          <w:delText xml:space="preserve">:</w:delText>
        </w:r>
      </w:del>
      <w:del w:id="6365" w:author="PR Preview" w:date="2026-01-01T00:00:00Z">
        <w:r>
          <w:delText xml:space="preserve"> </w:delText>
        </w:r>
      </w:del>
      <w:del w:id="6366" w:author="PR Preview" w:date="2026-01-01T00:00:00Z">
        <w:r>
          <w:delText xml:space="preserve">if so, the empty list is already a basis;</w:delText>
        </w:r>
      </w:del>
      <w:del w:id="6367" w:author="PR Preview" w:date="2026-01-01T00:00:00Z">
        <w:r>
          <w:delText xml:space="preserve"> </w:delText>
        </w:r>
      </w:del>
      <w:del w:id="6368" w:author="PR Preview" w:date="2026-01-01T00:00:00Z">
        <w:r>
          <w:delText xml:space="preserve">if not, the process adds vectors as described.</w:delText>
        </w:r>
      </w:del>
    </w:p>
    <w:p>
      <w:pPr>
        <w:pStyle w:val="BodyText"/>
      </w:pPr>
      <w:ins w:id="6369" w:author="PR Preview" w:date="2026-01-01T00:00:00Z">
        <w:r>
          <w:t xml:space="preserve">For the empty list, which is linearly independent and spans</w:t>
        </w:r>
      </w:ins>
      <w:ins w:id="6370" w:author="PR Preview" w:date="2026-01-01T00:00:00Z">
        <w:r>
          <w:t xml:space="preserve"> </w:t>
        </w:r>
      </w:ins>
      <w:ins w:id="6371" w:author="PR Preview" w:date="2026-01-01T00:00:00Z">
        <w:r>
          <w:t xml:space="preserve">$\mathopen{}\left\{\mathord{\smash[b]{\underset{\raise.3ex\hbox{$\scriptstyle\sim$}}{0}}\vphantom{0}}\right\}\mathclose{}$</w:t>
        </w:r>
      </w:ins>
      <w:ins w:id="6372" w:author="PR Preview" w:date="2026-01-01T00:00:00Z">
        <w:r>
          <w:t xml:space="preserve"> </w:t>
        </w:r>
      </w:ins>
      <w:ins w:id="6373" w:author="PR Preview" w:date="2026-01-01T00:00:00Z">
        <w:r>
          <w:t xml:space="preserve">by the conventions in</w:t>
        </w:r>
      </w:ins>
      <w:ins w:id="6374" w:author="PR Preview" w:date="2026-01-01T00:00:00Z">
        <w:r>
          <w:t xml:space="preserve"> </w:t>
        </w:r>
      </w:ins>
      <w:hyperlink w:anchor="def-span">
        <w:ins w:id="6375" w:author="PR Preview" w:date="2026-01-01T00:00:00Z">
          <w:r>
            <w:rPr>
              <w:rStyle w:val="Hyperlink"/>
            </w:rPr>
            <w:t xml:space="preserve">Definition 47</w:t>
          </w:r>
        </w:ins>
      </w:hyperlink>
      <w:ins w:id="6376" w:author="PR Preview" w:date="2026-01-01T00:00:00Z">
        <w:r>
          <w:t xml:space="preserve">,</w:t>
        </w:r>
      </w:ins>
      <w:ins w:id="6377" w:author="PR Preview" w:date="2026-01-01T00:00:00Z">
        <w:r>
          <w:t xml:space="preserve"> </w:t>
        </w:r>
      </w:ins>
      <w:ins w:id="6378" w:author="PR Preview" w:date="2026-01-01T00:00:00Z">
        <w:r>
          <w:t xml:space="preserve">the first step asks whether</w:t>
        </w:r>
      </w:ins>
      <w:ins w:id="6379" w:author="PR Preview" w:date="2026-01-01T00:00:00Z">
        <w:r>
          <w:t xml:space="preserve"> </w:t>
        </w:r>
      </w:ins>
      <w:ins w:id="6380" w:author="PR Preview" w:date="2026-01-01T00:00:00Z">
        <w:r>
          <w:t xml:space="preserve">$\mathcal{S} = \mathopen{}\left\{\mathord{\smash[b]{\underset{\raise.3ex\hbox{$\scriptstyle\sim$}}{0}}\vphantom{0}}\right\}\mathclose{}$</w:t>
        </w:r>
      </w:ins>
      <w:ins w:id="6381" w:author="PR Preview" w:date="2026-01-01T00:00:00Z">
        <w:r>
          <w:t xml:space="preserve">:</w:t>
        </w:r>
      </w:ins>
      <w:ins w:id="6382" w:author="PR Preview" w:date="2026-01-01T00:00:00Z">
        <w:r>
          <w:t xml:space="preserve"> </w:t>
        </w:r>
      </w:ins>
      <w:ins w:id="6383" w:author="PR Preview" w:date="2026-01-01T00:00:00Z">
        <w:r>
          <w:t xml:space="preserve">if so, the empty list is already a basis;</w:t>
        </w:r>
      </w:ins>
      <w:ins w:id="6384" w:author="PR Preview" w:date="2026-01-01T00:00:00Z">
        <w:r>
          <w:t xml:space="preserve"> </w:t>
        </w:r>
      </w:ins>
      <w:ins w:id="6385" w:author="PR Preview" w:date="2026-01-01T00:00:00Z">
        <w:r>
          <w:t xml:space="preserve">if not, the process adds vectors as described.</w:t>
        </w:r>
      </w:ins>
    </w:p>
    <w:bookmarkStart w:id="231" w:name="exm-extend-basis"/>
    <w:p>
      <w:pPr>
        <w:pStyle w:val="BodyText"/>
      </w:pPr>
      <w:r>
        <w:rPr>
          <w:b/>
          <w:bCs/>
        </w:rPr>
        <w:t xml:space="preserve">Example 52 (Extending</w:t>
      </w:r>
      <w:r>
        <w:rPr>
          <w:b/>
          <w:bCs/>
        </w:rPr>
        <w:t xml:space="preserve"> </w:t>
      </w:r>
      <m:oMath>
        <m:r>
          <m:rPr>
            <m:sty m:val="p"/>
          </m:rPr>
          <m:t>(</m:t>
        </m:r>
        <m:r>
          <m:t>1</m:t>
        </m:r>
        <m:r>
          <m:rPr>
            <m:sty m:val="p"/>
          </m:rPr>
          <m:t>,</m:t>
        </m:r>
        <m:r>
          <m:t>1</m:t>
        </m:r>
        <m:r>
          <m:rPr>
            <m:sty m:val="p"/>
          </m:rPr>
          <m:t>,</m:t>
        </m:r>
        <m:r>
          <m:t>0</m:t>
        </m:r>
        <m:r>
          <m:rPr>
            <m:sty m:val="p"/>
          </m:rPr>
          <m:t>)</m:t>
        </m:r>
      </m:oMath>
      <w:r>
        <w:rPr>
          <w:b/>
          <w:bCs/>
        </w:rPr>
        <w:t xml:space="preserve"> </w:t>
      </w:r>
      <w:r>
        <w:rPr>
          <w:b/>
          <w:bCs/>
        </w:rPr>
        <w:t xml:space="preserve">to a basis of</w:t>
      </w:r>
      <w:r>
        <w:rPr>
          <w:b/>
          <w:bCs/>
        </w:rPr>
        <w:t xml:space="preserve"> </w:t>
      </w:r>
      <m:oMath>
        <m:sSup>
          <m:e>
            <m:r>
              <m:rPr>
                <m:scr m:val="double-struck"/>
                <m:sty m:val="p"/>
              </m:rPr>
              <m:t>R</m:t>
            </m:r>
          </m:e>
          <m:sup>
            <m:r>
              <m:t>3</m:t>
            </m:r>
          </m:sup>
        </m:sSup>
      </m:oMath>
      <w:r>
        <w:rPr>
          <w:b/>
          <w:bCs/>
        </w:rPr>
        <w:t xml:space="preserve">)</w:t>
      </w:r>
      <w:r>
        <w:t xml:space="preserve"> </w:t>
      </w:r>
      <w:r>
        <w:t xml:space="preserve">Start with the single vector</w:t>
      </w:r>
      <w:r>
        <w:t xml:space="preserve"> </w:t>
      </w:r>
      <m:oMath>
        <m:r>
          <m:rPr>
            <m:sty m:val="p"/>
          </m:rPr>
          <m:t>(</m:t>
        </m:r>
        <m:r>
          <m:t>1</m:t>
        </m:r>
        <m:r>
          <m:rPr>
            <m:sty m:val="p"/>
          </m:rPr>
          <m:t>,</m:t>
        </m:r>
        <m:r>
          <m:t>1</m:t>
        </m:r>
        <m:r>
          <m:rPr>
            <m:sty m:val="p"/>
          </m:rPr>
          <m:t>,</m:t>
        </m:r>
        <m:r>
          <m:t>0</m:t>
        </m:r>
        <m:r>
          <m:rPr>
            <m:sty m:val="p"/>
          </m:rPr>
          <m:t>)</m:t>
        </m:r>
      </m:oMath>
      <w:r>
        <w:t xml:space="preserve">.</w:t>
      </w:r>
    </w:p>
    <w:p>
      <w:pPr>
        <w:pStyle w:val="Compact"/>
        <w:numPr>
          <w:ilvl w:val="0"/>
          <w:numId w:val="1024"/>
        </w:numPr>
      </w:pPr>
      <m:oMath>
        <m:r>
          <m:rPr>
            <m:sty m:val="p"/>
          </m:rPr>
          <m:t>(</m:t>
        </m:r>
        <m:r>
          <m:t>1</m:t>
        </m:r>
        <m:r>
          <m:rPr>
            <m:sty m:val="p"/>
          </m:rPr>
          <m:t>,</m:t>
        </m:r>
        <m:r>
          <m:t>0</m:t>
        </m:r>
        <m:r>
          <m:rPr>
            <m:sty m:val="p"/>
          </m:rPr>
          <m:t>,</m:t>
        </m:r>
        <m:r>
          <m:t>0</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because every multiple</w:t>
      </w:r>
      <w:r>
        <w:t xml:space="preserve"> </w:t>
      </w:r>
      <m:oMath>
        <m:r>
          <m:t>c</m:t>
        </m:r>
        <m:r>
          <m:t> </m:t>
        </m:r>
        <m:r>
          <m:rPr>
            <m:sty m:val="p"/>
          </m:rPr>
          <m:t>(</m:t>
        </m:r>
        <m:r>
          <m:t>1</m:t>
        </m:r>
        <m:r>
          <m:rPr>
            <m:sty m:val="p"/>
          </m:rPr>
          <m:t>,</m:t>
        </m:r>
        <m:r>
          <m:t>1</m:t>
        </m:r>
        <m:r>
          <m:rPr>
            <m:sty m:val="p"/>
          </m:rPr>
          <m:t>,</m:t>
        </m:r>
        <m:r>
          <m:t>0</m:t>
        </m:r>
        <m:r>
          <m:rPr>
            <m:sty m:val="p"/>
          </m:rPr>
          <m:t>)</m:t>
        </m:r>
      </m:oMath>
      <w:r>
        <w:t xml:space="preserve"> </w:t>
      </w:r>
      <w:r>
        <w:t xml:space="preserve">has equal first and second entries.</w:t>
      </w:r>
      <w:r>
        <w:t xml:space="preserve"> </w:t>
      </w:r>
      <w:r>
        <w:t xml:space="preserve">Add it.</w:t>
      </w:r>
    </w:p>
    <w:p>
      <w:pPr>
        <w:pStyle w:val="Compact"/>
        <w:numPr>
          <w:ilvl w:val="0"/>
          <w:numId w:val="1024"/>
        </w:numPr>
      </w:pPr>
      <m:oMath>
        <m:r>
          <m:rPr>
            <m:sty m:val="p"/>
          </m:rPr>
          <m:t>(</m:t>
        </m:r>
        <m:r>
          <m:t>0</m:t>
        </m:r>
        <m:r>
          <m:rPr>
            <m:sty m:val="p"/>
          </m:rPr>
          <m:t>,</m:t>
        </m:r>
        <m:r>
          <m:t>0</m:t>
        </m:r>
        <m:r>
          <m:rPr>
            <m:sty m:val="p"/>
          </m:rPr>
          <m:t>,</m:t>
        </m:r>
        <m:r>
          <m:t>1</m:t>
        </m:r>
        <m:r>
          <m:rPr>
            <m:sty m:val="p"/>
          </m:rPr>
          <m:t>)</m:t>
        </m:r>
      </m:oMath>
      <w:r>
        <w:t xml:space="preserve"> </w:t>
      </w:r>
      <w:r>
        <w:t xml:space="preserve">is not in</w:t>
      </w:r>
      <w:r>
        <w:t xml:space="preserve"> </w:t>
      </w:r>
      <m:oMath>
        <m:r>
          <m:rPr>
            <m:sty m:val="p"/>
          </m:rPr>
          <m:t>span</m:t>
        </m:r>
        <m:r>
          <m:t>​</m:t>
        </m:r>
        <m:d>
          <m:dPr>
            <m:begChr m:val="{"/>
            <m:sepChr m:val=""/>
            <m:endChr m:val="}"/>
            <m:grow/>
          </m:dP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e>
        </m:d>
        <m:r>
          <m:t>​</m:t>
        </m:r>
      </m:oMath>
      <w:r>
        <w:t xml:space="preserve">,</w:t>
      </w:r>
      <w:r>
        <w:t xml:space="preserve"> </w:t>
      </w:r>
      <w:r>
        <w:t xml:space="preserve">because every combination of those two vectors has third entry</w:t>
      </w:r>
      <w:r>
        <w:t xml:space="preserve"> </w:t>
      </w:r>
      <m:oMath>
        <m:r>
          <m:t>0</m:t>
        </m:r>
      </m:oMath>
      <w:r>
        <w:t xml:space="preserve">.</w:t>
      </w:r>
      <w:r>
        <w:t xml:space="preserve"> </w:t>
      </w:r>
      <w:r>
        <w:t xml:space="preserve">Add it.</w:t>
      </w:r>
    </w:p>
    <w:p>
      <w:pPr>
        <w:pStyle w:val="Compact"/>
        <w:numPr>
          <w:ilvl w:val="0"/>
          <w:numId w:val="1024"/>
        </w:numPr>
      </w:pPr>
      <w:r>
        <w:t xml:space="preserve">The list</w:t>
      </w:r>
      <w:r>
        <w:t xml:space="preserve"> </w:t>
      </w:r>
      <m:oMath>
        <m:r>
          <m:rPr>
            <m:sty m:val="p"/>
          </m:rPr>
          <m:t>(</m:t>
        </m:r>
        <m:r>
          <m:t>1</m:t>
        </m:r>
        <m:r>
          <m:rPr>
            <m:sty m:val="p"/>
          </m:rPr>
          <m:t>,</m:t>
        </m:r>
        <m:r>
          <m:t>1</m:t>
        </m:r>
        <m:r>
          <m:rPr>
            <m:sty m:val="p"/>
          </m:rPr>
          <m:t>,</m:t>
        </m:r>
        <m:r>
          <m:t>0</m:t>
        </m:r>
        <m:r>
          <m:rPr>
            <m:sty m:val="p"/>
          </m:rPr>
          <m:t>)</m:t>
        </m:r>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r>
        <w:t xml:space="preserve"> </w:t>
      </w:r>
      <w:r>
        <w:t xml:space="preserve">spans</w:t>
      </w:r>
      <w:r>
        <w:t xml:space="preserve"> </w:t>
      </w:r>
      <m:oMath>
        <m:sSup>
          <m:e>
            <m:r>
              <m:rPr>
                <m:scr m:val="double-struck"/>
                <m:sty m:val="p"/>
              </m:rPr>
              <m:t>R</m:t>
            </m:r>
          </m:e>
          <m:sup>
            <m:r>
              <m:t>3</m:t>
            </m:r>
          </m:sup>
        </m:sSup>
      </m:oMath>
      <w:r>
        <w:t xml:space="preserve">:</w:t>
      </w:r>
      <w:r>
        <w:t xml:space="preserve"> </w:t>
      </w:r>
      <m:oMath>
        <m:r>
          <m:rPr>
            <m:sty m:val="p"/>
          </m:rPr>
          <m:t>(</m:t>
        </m:r>
        <m:r>
          <m:t>x</m:t>
        </m:r>
        <m:r>
          <m:rPr>
            <m:sty m:val="p"/>
          </m:rPr>
          <m:t>,</m:t>
        </m:r>
        <m:r>
          <m:t>y</m:t>
        </m:r>
        <m:r>
          <m:rPr>
            <m:sty m:val="p"/>
          </m:rPr>
          <m:t>,</m:t>
        </m:r>
        <m:r>
          <m:t>z</m:t>
        </m:r>
        <m:r>
          <m:rPr>
            <m:sty m:val="p"/>
          </m:rPr>
          <m:t>)</m:t>
        </m:r>
        <m:r>
          <m:rPr>
            <m:sty m:val="p"/>
          </m:rPr>
          <m:t>=</m:t>
        </m:r>
        <m:r>
          <m:t>y</m:t>
        </m:r>
        <m:r>
          <m:t> </m:t>
        </m:r>
        <m:r>
          <m:rPr>
            <m:sty m:val="p"/>
          </m:rPr>
          <m:t>(</m:t>
        </m:r>
        <m:r>
          <m:t>1</m:t>
        </m:r>
        <m:r>
          <m:rPr>
            <m:sty m:val="p"/>
          </m:rPr>
          <m:t>,</m:t>
        </m:r>
        <m:r>
          <m:t>1</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z</m:t>
        </m:r>
        <m:r>
          <m:t> </m:t>
        </m:r>
        <m:r>
          <m:rPr>
            <m:sty m:val="p"/>
          </m:rPr>
          <m:t>(</m:t>
        </m:r>
        <m:r>
          <m:t>0</m:t>
        </m:r>
        <m:r>
          <m:rPr>
            <m:sty m:val="p"/>
          </m:rPr>
          <m:t>,</m:t>
        </m:r>
        <m:r>
          <m:t>0</m:t>
        </m:r>
        <m:r>
          <m:rPr>
            <m:sty m:val="p"/>
          </m:rPr>
          <m:t>,</m:t>
        </m:r>
        <m:r>
          <m:t>1</m:t>
        </m:r>
        <m:r>
          <m:rPr>
            <m:sty m:val="p"/>
          </m:rPr>
          <m:t>)</m:t>
        </m:r>
      </m:oMath>
      <w:r>
        <w:t xml:space="preserve">.</w:t>
      </w:r>
      <w:r>
        <w:t xml:space="preserve"> </w:t>
      </w:r>
      <w:r>
        <w:t xml:space="preserve">Stop.</w:t>
      </w:r>
    </w:p>
    <w:p>
      <w:pPr>
        <w:pStyle w:val="FirstParagraph"/>
      </w:pPr>
      <w:r>
        <w:t xml:space="preserve">The result is a basis of</w:t>
      </w:r>
      <w:r>
        <w:t xml:space="preserve"> </w:t>
      </w:r>
      <m:oMath>
        <m:sSup>
          <m:e>
            <m:r>
              <m:rPr>
                <m:scr m:val="double-struck"/>
                <m:sty m:val="p"/>
              </m:rPr>
              <m:t>R</m:t>
            </m:r>
          </m:e>
          <m:sup>
            <m:r>
              <m:t>3</m:t>
            </m:r>
          </m:sup>
        </m:sSup>
      </m:oMath>
      <w:r>
        <w:t xml:space="preserve"> </w:t>
      </w:r>
      <w:r>
        <w:t xml:space="preserve">that contains the starting vector.</w:t>
      </w:r>
    </w:p>
    <w:bookmarkEnd w:id="231"/>
    <w:bookmarkStart w:id="232" w:name="thm-dim-bound"/>
    <w:p>
      <w:pPr>
        <w:pStyle w:val="BodyText"/>
      </w:pPr>
      <w:r>
        <w:rPr>
          <w:b/>
          <w:bCs/>
        </w:rPr>
        <w:t xml:space="preserve">Theorem 30 (An independent list in a subspace has at most</w:t>
      </w:r>
      <w:r>
        <w:rPr>
          <w:b/>
          <w:bCs/>
        </w:rPr>
        <w:t xml:space="preserve"> </w:t>
      </w:r>
      <m:oMath>
        <m:r>
          <m:rPr>
            <m:sty m:val="p"/>
          </m:rPr>
          <m:t>dim</m:t>
        </m:r>
      </m:oMath>
      <w:r>
        <w:rPr>
          <w:b/>
          <w:bCs/>
        </w:rPr>
        <w:t xml:space="preserve"> </w:t>
      </w:r>
      <w:r>
        <w:rPr>
          <w:b/>
          <w:bCs/>
        </w:rPr>
        <w:t xml:space="preserve">vectors)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w:t>
      </w:r>
      <w:r>
        <w:t xml:space="preserve">with</w:t>
      </w:r>
      <w:r>
        <w:t xml:space="preserve"> </w:t>
      </w:r>
      <m:oMath>
        <m:r>
          <m:rPr>
            <m:sty m:val="p"/>
          </m:rPr>
          <m:t>dim</m:t>
        </m:r>
        <m:r>
          <m:rPr>
            <m:sty m:val="p"/>
          </m:rPr>
          <m:t>(</m:t>
        </m:r>
        <m:r>
          <m:rPr>
            <m:scr m:val="script"/>
            <m:sty m:val="p"/>
          </m:rPr>
          <m:t>S</m:t>
        </m:r>
        <m:r>
          <m:rPr>
            <m:sty m:val="p"/>
          </m:rPr>
          <m:t>)</m:t>
        </m:r>
        <m:r>
          <m:rPr>
            <m:sty m:val="p"/>
          </m:rPr>
          <m:t>=</m:t>
        </m:r>
        <m:r>
          <m:t>d</m:t>
        </m:r>
      </m:oMath>
      <w:r>
        <w:t xml:space="preserve"> </w:t>
      </w:r>
      <w:r>
        <w:t xml:space="preserve">(</w:t>
      </w:r>
      <w:hyperlink w:anchor="def-dimension">
        <w:r>
          <w:rPr>
            <w:rStyle w:val="Hyperlink"/>
          </w:rPr>
          <w:t xml:space="preserve">Definition 51</w:t>
        </w:r>
      </w:hyperlink>
      <w:r>
        <w:t xml:space="preserve">).</w:t>
      </w:r>
    </w:p>
    <w:p>
      <w:pPr>
        <w:pStyle w:val="Compact"/>
        <w:numPr>
          <w:ilvl w:val="0"/>
          <w:numId w:val="1025"/>
        </w:numPr>
      </w:pPr>
      <w:r>
        <w:t xml:space="preserve">Any linearly independent list of vectors in</w:t>
      </w:r>
      <w:r>
        <w:t xml:space="preserve"> </w:t>
      </w:r>
      <m:oMath>
        <m:r>
          <m:rPr>
            <m:scr m:val="script"/>
            <m:sty m:val="p"/>
          </m:rPr>
          <m:t>S</m:t>
        </m:r>
      </m:oMath>
      <w:r>
        <w:t xml:space="preserve"> </w:t>
      </w:r>
      <w:r>
        <w:t xml:space="preserve">has at most</w:t>
      </w:r>
      <w:r>
        <w:t xml:space="preserve"> </w:t>
      </w:r>
      <m:oMath>
        <m:r>
          <m:t>d</m:t>
        </m:r>
      </m:oMath>
      <w:r>
        <w:t xml:space="preserve"> </w:t>
      </w:r>
      <w:r>
        <w:t xml:space="preserve">vectors.</w:t>
      </w:r>
    </w:p>
    <w:p>
      <w:pPr>
        <w:pStyle w:val="Compact"/>
        <w:numPr>
          <w:ilvl w:val="0"/>
          <w:numId w:val="1025"/>
        </w:numPr>
      </w:pPr>
      <w:r>
        <w:t xml:space="preserve">If</w:t>
      </w:r>
      <w:r>
        <w:t xml:space="preserve"> </w:t>
      </w:r>
      <m:oMath>
        <m:r>
          <m:rPr>
            <m:scr m:val="script"/>
            <m:sty m:val="p"/>
          </m:rPr>
          <m:t>T</m:t>
        </m:r>
      </m:oMath>
      <w:r>
        <w:t xml:space="preserve"> </w:t>
      </w:r>
      <w:r>
        <w:t xml:space="preserve">is a subspace with</w:t>
      </w:r>
      <w:r>
        <w:t xml:space="preserve"> </w:t>
      </w:r>
      <m:oMath>
        <m:r>
          <m:rPr>
            <m:scr m:val="script"/>
            <m:sty m:val="p"/>
          </m:rPr>
          <m:t>T</m:t>
        </m:r>
        <m:r>
          <m:rPr>
            <m:sty m:val="p"/>
          </m:rPr>
          <m:t>⊆</m:t>
        </m:r>
        <m:r>
          <m:rPr>
            <m:scr m:val="script"/>
            <m:sty m:val="p"/>
          </m:rPr>
          <m:t>S</m:t>
        </m:r>
      </m:oMath>
      <w:r>
        <w:t xml:space="preserve">,</w:t>
      </w:r>
      <w:r>
        <w:t xml:space="preserve"> </w:t>
      </w:r>
      <w:r>
        <w:t xml:space="preserve">then</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w:t>
      </w:r>
    </w:p>
    <w:bookmarkEnd w:id="232"/>
    <w:p>
      <w:pPr>
        <w:pStyle w:val="FirstParagraph"/>
      </w:pPr>
      <w:del w:id="6386" w:author="PR Preview" w:date="2026-01-01T00:00:00Z">
        <w:r>
          <w:rPr>
            <w:i/>
            <w:iCs/>
          </w:rPr>
          <w:delText xml:space="preserve">Proof</w:delText>
        </w:r>
      </w:del>
      <w:del w:id="6387" w:author="PR Preview" w:date="2026-01-01T00:00:00Z">
        <w:r>
          <w:delText xml:space="preserve">. </w:delText>
        </w:r>
      </w:del>
      <w:del w:id="6388" w:author="PR Preview" w:date="2026-01-01T00:00:00Z">
        <w:r>
          <w:rPr>
            <w:b/>
            <w:bCs/>
          </w:rPr>
          <w:delText xml:space="preserve">Part 1.</w:delText>
        </w:r>
      </w:del>
      <w:del w:id="6389" w:author="PR Preview" w:date="2026-01-01T00:00:00Z">
        <w:r>
          <w:delText xml:space="preserve"> </w:delText>
        </w:r>
      </w:del>
      <w:del w:id="6390" w:author="PR Preview" w:date="2026-01-01T00:00:00Z">
        <w:r>
          <w:delText xml:space="preserve">If</w:delText>
        </w:r>
      </w:del>
      <w:del w:id="6391" w:author="PR Preview" w:date="2026-01-01T00:00:00Z">
        <w:r>
          <w:delText xml:space="preserve"> </w:delText>
        </w:r>
      </w:del>
      <m:oMath>
        <m:r>
          <m:t>d</m:t>
        </m:r>
        <m:r>
          <m:rPr>
            <m:sty m:val="p"/>
          </m:rPr>
          <m:t>=</m:t>
        </m:r>
        <m:r>
          <m:t>0</m:t>
        </m:r>
      </m:oMath>
      <w:del w:id="6392" w:author="PR Preview" w:date="2026-01-01T00:00:00Z">
        <w:r>
          <w:delText xml:space="preserve">, then</w:delText>
        </w:r>
      </w:del>
      <w:del w:id="6393"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6394" w:author="PR Preview" w:date="2026-01-01T00:00:00Z">
        <w:r>
          <w:delText xml:space="preserve">,</w:delText>
        </w:r>
      </w:del>
      <w:del w:id="6395" w:author="PR Preview" w:date="2026-01-01T00:00:00Z">
        <w:r>
          <w:delText xml:space="preserve"> </w:delText>
        </w:r>
      </w:del>
      <w:del w:id="6396" w:author="PR Preview" w:date="2026-01-01T00:00:00Z">
        <w:r>
          <w:delText xml:space="preserve">so every vector in a nonempty list from</w:delText>
        </w:r>
      </w:del>
      <w:del w:id="6397" w:author="PR Preview" w:date="2026-01-01T00:00:00Z">
        <w:r>
          <w:delText xml:space="preserve"> </w:delText>
        </w:r>
      </w:del>
      <m:oMath>
        <m:r>
          <m:rPr>
            <m:scr m:val="script"/>
            <m:sty m:val="p"/>
          </m:rPr>
          <m:t>S</m:t>
        </m:r>
      </m:oMath>
      <w:del w:id="6398" w:author="PR Preview" w:date="2026-01-01T00:00:00Z">
        <w:r>
          <w:delText xml:space="preserve"> </w:delText>
        </w:r>
      </w:del>
      <w:del w:id="6399" w:author="PR Preview" w:date="2026-01-01T00:00:00Z">
        <w:r>
          <w:delText xml:space="preserve">is</w:delText>
        </w:r>
      </w:del>
      <w:del w:id="6400" w:author="PR Preview" w:date="2026-01-01T00:00:00Z">
        <w:r>
          <w:delText xml:space="preserve"> </w:delText>
        </w:r>
      </w:del>
      <m:oMath>
        <m:limLow>
          <m:e>
            <m:r>
              <m:t>0</m:t>
            </m:r>
          </m:e>
          <m:lim>
            <m:r>
              <m:rPr>
                <m:sty m:val="p"/>
              </m:rPr>
              <m:t>∼</m:t>
            </m:r>
          </m:lim>
        </m:limLow>
      </m:oMath>
      <w:del w:id="6401" w:author="PR Preview" w:date="2026-01-01T00:00:00Z">
        <w:r>
          <w:delText xml:space="preserve">,</w:delText>
        </w:r>
      </w:del>
      <w:del w:id="6402" w:author="PR Preview" w:date="2026-01-01T00:00:00Z">
        <w:r>
          <w:delText xml:space="preserve"> </w:delText>
        </w:r>
      </w:del>
      <w:del w:id="6403" w:author="PR Preview" w:date="2026-01-01T00:00:00Z">
        <w:r>
          <w:delText xml:space="preserve">and</w:delText>
        </w:r>
      </w:del>
      <w:del w:id="6404" w:author="PR Preview" w:date="2026-01-01T00:00:00Z">
        <w:r>
          <w:delText xml:space="preserve"> </w:delText>
        </w:r>
      </w:del>
      <m:oMath>
        <m:r>
          <m:t>1</m:t>
        </m:r>
        <m:r>
          <m:rPr>
            <m:sty m:val="p"/>
          </m:rPr>
          <m:t>⋅</m:t>
        </m:r>
        <m:limLow>
          <m:e>
            <m:r>
              <m:t>0</m:t>
            </m:r>
          </m:e>
          <m:lim>
            <m:r>
              <m:rPr>
                <m:sty m:val="p"/>
              </m:rPr>
              <m:t>∼</m:t>
            </m:r>
          </m:lim>
        </m:limLow>
        <m:r>
          <m:rPr>
            <m:sty m:val="p"/>
          </m:rPr>
          <m:t>=</m:t>
        </m:r>
        <m:limLow>
          <m:e>
            <m:r>
              <m:t>0</m:t>
            </m:r>
          </m:e>
          <m:lim>
            <m:r>
              <m:rPr>
                <m:sty m:val="p"/>
              </m:rPr>
              <m:t>∼</m:t>
            </m:r>
          </m:lim>
        </m:limLow>
      </m:oMath>
      <w:del w:id="6405" w:author="PR Preview" w:date="2026-01-01T00:00:00Z">
        <w:r>
          <w:delText xml:space="preserve"> </w:delText>
        </w:r>
      </w:del>
      <w:del w:id="6406" w:author="PR Preview" w:date="2026-01-01T00:00:00Z">
        <w:r>
          <w:delText xml:space="preserve">shows the list is not linearly independent;</w:delText>
        </w:r>
      </w:del>
      <w:del w:id="6407" w:author="PR Preview" w:date="2026-01-01T00:00:00Z">
        <w:r>
          <w:delText xml:space="preserve"> </w:delText>
        </w:r>
      </w:del>
      <w:del w:id="6408" w:author="PR Preview" w:date="2026-01-01T00:00:00Z">
        <w:r>
          <w:delText xml:space="preserve">only the empty list, with</w:delText>
        </w:r>
      </w:del>
      <w:del w:id="6409" w:author="PR Preview" w:date="2026-01-01T00:00:00Z">
        <w:r>
          <w:delText xml:space="preserve"> </w:delText>
        </w:r>
      </w:del>
      <m:oMath>
        <m:r>
          <m:t>0</m:t>
        </m:r>
        <m:r>
          <m:rPr>
            <m:sty m:val="p"/>
          </m:rPr>
          <m:t>=</m:t>
        </m:r>
        <m:r>
          <m:t>d</m:t>
        </m:r>
      </m:oMath>
      <w:del w:id="6410" w:author="PR Preview" w:date="2026-01-01T00:00:00Z">
        <w:r>
          <w:delText xml:space="preserve"> </w:delText>
        </w:r>
      </w:del>
      <w:del w:id="6411" w:author="PR Preview" w:date="2026-01-01T00:00:00Z">
        <w:r>
          <w:delText xml:space="preserve">vectors, is.</w:delText>
        </w:r>
      </w:del>
      <w:del w:id="6412" w:author="PR Preview" w:date="2026-01-01T00:00:00Z">
        <w:r>
          <w:delText xml:space="preserve"> </w:delText>
        </w:r>
      </w:del>
      <w:del w:id="6413" w:author="PR Preview" w:date="2026-01-01T00:00:00Z">
        <w:r>
          <w:delText xml:space="preserve">Now let</w:delText>
        </w:r>
      </w:del>
      <w:del w:id="6414" w:author="PR Preview" w:date="2026-01-01T00:00:00Z">
        <w:r>
          <w:delText xml:space="preserve"> </w:delText>
        </w:r>
      </w:del>
      <m:oMath>
        <m:r>
          <m:t>d</m:t>
        </m:r>
        <m:r>
          <m:rPr>
            <m:sty m:val="p"/>
          </m:rPr>
          <m:t>≥</m:t>
        </m:r>
        <m:r>
          <m:t>1</m:t>
        </m:r>
      </m:oMath>
      <w:del w:id="6415" w:author="PR Preview" w:date="2026-01-01T00:00:00Z">
        <w:r>
          <w:delText xml:space="preserve">, and</w:delText>
        </w:r>
      </w:del>
      <w:del w:id="6416" w:author="PR Preview" w:date="2026-01-01T00:00:00Z">
        <w:r>
          <w:delText xml:space="preserve"> </w:delText>
        </w:r>
      </w:del>
      <w:del w:id="6417" w:author="PR Preview" w:date="2026-01-01T00:00:00Z">
        <w:r>
          <w:delText xml:space="preserve">let</w:delText>
        </w:r>
      </w:del>
      <w:del w:id="6418"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del w:id="6419" w:author="PR Preview" w:date="2026-01-01T00:00:00Z">
        <w:r>
          <w:delText xml:space="preserve"> </w:delText>
        </w:r>
      </w:del>
      <w:del w:id="6420" w:author="PR Preview" w:date="2026-01-01T00:00:00Z">
        <w:r>
          <w:delText xml:space="preserve">be a basis of</w:delText>
        </w:r>
      </w:del>
      <w:del w:id="6421" w:author="PR Preview" w:date="2026-01-01T00:00:00Z">
        <w:r>
          <w:delText xml:space="preserve"> </w:delText>
        </w:r>
      </w:del>
      <m:oMath>
        <m:r>
          <m:rPr>
            <m:scr m:val="script"/>
            <m:sty m:val="p"/>
          </m:rPr>
          <m:t>S</m:t>
        </m:r>
      </m:oMath>
      <w:del w:id="6422" w:author="PR Preview" w:date="2026-01-01T00:00:00Z">
        <w:r>
          <w:delText xml:space="preserve">,</w:delText>
        </w:r>
      </w:del>
      <w:del w:id="6423" w:author="PR Preview" w:date="2026-01-01T00:00:00Z">
        <w:r>
          <w:delText xml:space="preserve"> </w:delText>
        </w:r>
      </w:del>
      <w:del w:id="6424" w:author="PR Preview" w:date="2026-01-01T00:00:00Z">
        <w:r>
          <w:delText xml:space="preserve">and let</w:delText>
        </w:r>
      </w:del>
      <w:del w:id="6425"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r>
          <m:rPr>
            <m:scr m:val="script"/>
            <m:sty m:val="p"/>
          </m:rPr>
          <m:t>S</m:t>
        </m:r>
      </m:oMath>
      <w:del w:id="6426" w:author="PR Preview" w:date="2026-01-01T00:00:00Z">
        <w:r>
          <w:delText xml:space="preserve"> </w:delText>
        </w:r>
      </w:del>
      <w:del w:id="6427" w:author="PR Preview" w:date="2026-01-01T00:00:00Z">
        <w:r>
          <w:delText xml:space="preserve">be linearly independent.</w:delText>
        </w:r>
      </w:del>
      <w:del w:id="6428" w:author="PR Preview" w:date="2026-01-01T00:00:00Z">
        <w:r>
          <w:delText xml:space="preserve"> </w:delText>
        </w:r>
      </w:del>
      <w:del w:id="6429" w:author="PR Preview" w:date="2026-01-01T00:00:00Z">
        <w:r>
          <w:delText xml:space="preserve">Each</w:delText>
        </w:r>
      </w:del>
      <w:del w:id="6430" w:author="PR Preview" w:date="2026-01-01T00:00:00Z">
        <w:r>
          <w:delText xml:space="preserve"> </w:delText>
        </w:r>
      </w:del>
      <m:oMath>
        <m:sSub>
          <m:e>
            <m:limLow>
              <m:e>
                <m:r>
                  <m:t>u</m:t>
                </m:r>
              </m:e>
              <m:lim>
                <m:r>
                  <m:rPr>
                    <m:sty m:val="p"/>
                  </m:rPr>
                  <m:t>∼</m:t>
                </m:r>
              </m:lim>
            </m:limLow>
          </m:e>
          <m:sub>
            <m:r>
              <m:t>j</m:t>
            </m:r>
          </m:sub>
        </m:sSub>
      </m:oMath>
      <w:del w:id="6431" w:author="PR Preview" w:date="2026-01-01T00:00:00Z">
        <w:r>
          <w:delText xml:space="preserve"> </w:delText>
        </w:r>
      </w:del>
      <w:del w:id="6432" w:author="PR Preview" w:date="2026-01-01T00:00:00Z">
        <w:r>
          <w:delText xml:space="preserve">is in</w:delText>
        </w:r>
      </w:del>
      <w:del w:id="6433" w:author="PR Preview" w:date="2026-01-01T00:00:00Z">
        <w:r>
          <w:delText xml:space="preserve"> </w:delText>
        </w:r>
      </w:del>
      <m:oMath>
        <m:r>
          <m:rPr>
            <m:scr m:val="script"/>
            <m:sty m:val="p"/>
          </m:rPr>
          <m:t>S</m:t>
        </m:r>
      </m:oMath>
      <w:del w:id="6434" w:author="PR Preview" w:date="2026-01-01T00:00:00Z">
        <w:r>
          <w:delText xml:space="preserve">,</w:delText>
        </w:r>
      </w:del>
      <w:del w:id="6435" w:author="PR Preview" w:date="2026-01-01T00:00:00Z">
        <w:r>
          <w:delText xml:space="preserve"> </w:delText>
        </w:r>
      </w:del>
      <w:del w:id="6436" w:author="PR Preview" w:date="2026-01-01T00:00:00Z">
        <w:r>
          <w:delText xml:space="preserve">so</w:delText>
        </w:r>
      </w:del>
      <w:del w:id="6437" w:author="PR Preview" w:date="2026-01-01T00:00:00Z">
        <w:r>
          <w:delText xml:space="preserve"> </w:delText>
        </w:r>
      </w:del>
      <m:oMath>
        <m:sSub>
          <m:e>
            <m:limLow>
              <m:e>
                <m:r>
                  <m:t>u</m:t>
                </m:r>
              </m:e>
              <m:lim>
                <m:r>
                  <m:rPr>
                    <m:sty m:val="p"/>
                  </m:rPr>
                  <m:t>∼</m:t>
                </m:r>
              </m:lim>
            </m:limLow>
          </m:e>
          <m:sub>
            <m:r>
              <m:t>j</m:t>
            </m:r>
          </m:sub>
        </m:sSub>
        <m:r>
          <m:rPr>
            <m:sty m:val="p"/>
          </m:rPr>
          <m:t>=</m:t>
        </m:r>
        <m:sSub>
          <m:e>
            <m:r>
              <m:t>c</m:t>
            </m:r>
          </m:e>
          <m:sub>
            <m:r>
              <m:t>1</m:t>
            </m:r>
            <m:r>
              <m:t>j</m:t>
            </m:r>
          </m:sub>
        </m:sSub>
        <m:sSub>
          <m:e>
            <m:limLow>
              <m:e>
                <m:r>
                  <m:t>a</m:t>
                </m:r>
              </m:e>
              <m:lim>
                <m:r>
                  <m:rPr>
                    <m:sty m:val="p"/>
                  </m:rPr>
                  <m:t>∼</m:t>
                </m:r>
              </m:lim>
            </m:limLow>
          </m:e>
          <m:sub>
            <m:r>
              <m:t>1</m:t>
            </m:r>
          </m:sub>
        </m:sSub>
        <m:r>
          <m:rPr>
            <m:sty m:val="p"/>
          </m:rPr>
          <m:t>+</m:t>
        </m:r>
        <m:r>
          <m:rPr>
            <m:sty m:val="p"/>
          </m:rPr>
          <m:t>⋯</m:t>
        </m:r>
        <m:r>
          <m:rPr>
            <m:sty m:val="p"/>
          </m:rPr>
          <m:t>+</m:t>
        </m:r>
        <m:sSub>
          <m:e>
            <m:r>
              <m:t>c</m:t>
            </m:r>
          </m:e>
          <m:sub>
            <m:r>
              <m:t>d</m:t>
            </m:r>
            <m:r>
              <m:t>j</m:t>
            </m:r>
          </m:sub>
        </m:sSub>
        <m:sSub>
          <m:e>
            <m:limLow>
              <m:e>
                <m:r>
                  <m:t>a</m:t>
                </m:r>
              </m:e>
              <m:lim>
                <m:r>
                  <m:rPr>
                    <m:sty m:val="p"/>
                  </m:rPr>
                  <m:t>∼</m:t>
                </m:r>
              </m:lim>
            </m:limLow>
          </m:e>
          <m:sub>
            <m:r>
              <m:t>d</m:t>
            </m:r>
          </m:sub>
        </m:sSub>
      </m:oMath>
      <w:del w:id="6438" w:author="PR Preview" w:date="2026-01-01T00:00:00Z">
        <w:r>
          <w:delText xml:space="preserve"> </w:delText>
        </w:r>
      </w:del>
      <w:del w:id="6439" w:author="PR Preview" w:date="2026-01-01T00:00:00Z">
        <w:r>
          <w:delText xml:space="preserve">for some coordinate vector</w:delText>
        </w:r>
      </w:del>
      <w:del w:id="6440" w:author="PR Preview" w:date="2026-01-01T00:00:00Z">
        <w:r>
          <w:delText xml:space="preserve"> </w:delText>
        </w:r>
      </w:del>
      <m:oMath>
        <m:sSub>
          <m:e>
            <m:limLow>
              <m:e>
                <m:r>
                  <m:t>c</m:t>
                </m:r>
              </m:e>
              <m:lim>
                <m:r>
                  <m:rPr>
                    <m:sty m:val="p"/>
                  </m:rPr>
                  <m:t>∼</m:t>
                </m:r>
              </m:lim>
            </m:limLow>
          </m:e>
          <m:sub>
            <m:r>
              <m:t>j</m:t>
            </m:r>
          </m:sub>
        </m:sSub>
        <m:r>
          <m:rPr>
            <m:sty m:val="p"/>
          </m:rPr>
          <m:t>=</m:t>
        </m:r>
        <m:r>
          <m:rPr>
            <m:sty m:val="p"/>
          </m:rPr>
          <m:t>(</m:t>
        </m:r>
        <m:sSub>
          <m:e>
            <m:r>
              <m:t>c</m:t>
            </m:r>
          </m:e>
          <m:sub>
            <m:r>
              <m:t>1</m:t>
            </m:r>
            <m:r>
              <m:t>j</m:t>
            </m:r>
          </m:sub>
        </m:sSub>
        <m:r>
          <m:rPr>
            <m:sty m:val="p"/>
          </m:rPr>
          <m:t>,</m:t>
        </m:r>
        <m:r>
          <m:rPr>
            <m:sty m:val="p"/>
          </m:rPr>
          <m:t>…</m:t>
        </m:r>
        <m:r>
          <m:rPr>
            <m:sty m:val="p"/>
          </m:rPr>
          <m:t>,</m:t>
        </m:r>
        <m:sSub>
          <m:e>
            <m:r>
              <m:t>c</m:t>
            </m:r>
          </m:e>
          <m:sub>
            <m:r>
              <m:t>d</m:t>
            </m:r>
            <m:r>
              <m:t>j</m:t>
            </m:r>
          </m:sub>
        </m:sSub>
        <m:r>
          <m:rPr>
            <m:sty m:val="p"/>
          </m:rPr>
          <m:t>)</m:t>
        </m:r>
        <m:r>
          <m:rPr>
            <m:sty m:val="p"/>
          </m:rPr>
          <m:t>∈</m:t>
        </m:r>
        <m:sSup>
          <m:e>
            <m:r>
              <m:rPr>
                <m:scr m:val="double-struck"/>
                <m:sty m:val="p"/>
              </m:rPr>
              <m:t>R</m:t>
            </m:r>
          </m:e>
          <m:sup>
            <m:r>
              <m:t>d</m:t>
            </m:r>
          </m:sup>
        </m:sSup>
      </m:oMath>
      <w:del w:id="6441" w:author="PR Preview" w:date="2026-01-01T00:00:00Z">
        <w:r>
          <w:delText xml:space="preserve">.</w:delText>
        </w:r>
      </w:del>
      <w:del w:id="6442" w:author="PR Preview" w:date="2026-01-01T00:00:00Z">
        <w:r>
          <w:delText xml:space="preserve"> </w:delText>
        </w:r>
      </w:del>
      <w:del w:id="6443" w:author="PR Preview" w:date="2026-01-01T00:00:00Z">
        <w:r>
          <w:delText xml:space="preserve">Suppose</w:delText>
        </w:r>
      </w:del>
      <w:del w:id="6444" w:author="PR Preview" w:date="2026-01-01T00:00:00Z">
        <w:r>
          <w:delText xml:space="preserve"> </w:delText>
        </w:r>
      </w:del>
      <m:oMath>
        <m:r>
          <m:t>k</m:t>
        </m:r>
        <m:r>
          <m:rPr>
            <m:sty m:val="p"/>
          </m:rPr>
          <m:t>&gt;</m:t>
        </m:r>
        <m:r>
          <m:t>d</m:t>
        </m:r>
      </m:oMath>
      <w:del w:id="6445" w:author="PR Preview" w:date="2026-01-01T00:00:00Z">
        <w:r>
          <w:delText xml:space="preserve">.</w:delText>
        </w:r>
      </w:del>
      <w:del w:id="6446" w:author="PR Preview" w:date="2026-01-01T00:00:00Z">
        <w:r>
          <w:delText xml:space="preserve"> </w:delText>
        </w:r>
      </w:del>
      <w:del w:id="6447" w:author="PR Preview" w:date="2026-01-01T00:00:00Z">
        <w:r>
          <w:delText xml:space="preserve">Then</w:delText>
        </w:r>
      </w:del>
      <w:del w:id="6448"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k</m:t>
            </m:r>
          </m:sub>
        </m:sSub>
      </m:oMath>
      <w:del w:id="6449" w:author="PR Preview" w:date="2026-01-01T00:00:00Z">
        <w:r>
          <w:delText xml:space="preserve"> </w:delText>
        </w:r>
      </w:del>
      <w:del w:id="6450" w:author="PR Preview" w:date="2026-01-01T00:00:00Z">
        <w:r>
          <w:delText xml:space="preserve">are</w:delText>
        </w:r>
      </w:del>
      <w:del w:id="6451" w:author="PR Preview" w:date="2026-01-01T00:00:00Z">
        <w:r>
          <w:delText xml:space="preserve"> </w:delText>
        </w:r>
      </w:del>
      <m:oMath>
        <m:r>
          <m:t>k</m:t>
        </m:r>
        <m:r>
          <m:rPr>
            <m:sty m:val="p"/>
          </m:rPr>
          <m:t>&gt;</m:t>
        </m:r>
        <m:r>
          <m:t>d</m:t>
        </m:r>
      </m:oMath>
      <w:del w:id="6452" w:author="PR Preview" w:date="2026-01-01T00:00:00Z">
        <w:r>
          <w:delText xml:space="preserve"> </w:delText>
        </w:r>
      </w:del>
      <w:del w:id="6453" w:author="PR Preview" w:date="2026-01-01T00:00:00Z">
        <w:r>
          <w:delText xml:space="preserve">vectors in</w:delText>
        </w:r>
      </w:del>
      <w:del w:id="6454" w:author="PR Preview" w:date="2026-01-01T00:00:00Z">
        <w:r>
          <w:delText xml:space="preserve"> </w:delText>
        </w:r>
      </w:del>
      <m:oMath>
        <m:sSup>
          <m:e>
            <m:r>
              <m:rPr>
                <m:scr m:val="double-struck"/>
                <m:sty m:val="p"/>
              </m:rPr>
              <m:t>R</m:t>
            </m:r>
          </m:e>
          <m:sup>
            <m:r>
              <m:t>d</m:t>
            </m:r>
          </m:sup>
        </m:sSup>
      </m:oMath>
      <w:del w:id="6455" w:author="PR Preview" w:date="2026-01-01T00:00:00Z">
        <w:r>
          <w:delText xml:space="preserve">,</w:delText>
        </w:r>
      </w:del>
      <w:del w:id="6456" w:author="PR Preview" w:date="2026-01-01T00:00:00Z">
        <w:r>
          <w:delText xml:space="preserve"> </w:delText>
        </w:r>
      </w:del>
      <w:del w:id="6457" w:author="PR Preview" w:date="2026-01-01T00:00:00Z">
        <w:r>
          <w:delText xml:space="preserve">so some</w:delText>
        </w:r>
      </w:del>
      <w:del w:id="6458" w:author="PR Preview" w:date="2026-01-01T00:00:00Z">
        <w:r>
          <w:delText xml:space="preserve"> </w:delText>
        </w:r>
      </w:del>
      <m:oMath>
        <m:sSub>
          <m:e>
            <m:r>
              <m:t>x</m:t>
            </m:r>
          </m:e>
          <m:sub>
            <m:r>
              <m:t>1</m:t>
            </m:r>
          </m:sub>
        </m:sSub>
        <m:r>
          <m:rPr>
            <m:sty m:val="p"/>
          </m:rPr>
          <m:t>,</m:t>
        </m:r>
        <m:r>
          <m:rPr>
            <m:sty m:val="p"/>
          </m:rPr>
          <m:t>…</m:t>
        </m:r>
        <m:r>
          <m:rPr>
            <m:sty m:val="p"/>
          </m:rPr>
          <m:t>,</m:t>
        </m:r>
        <m:sSub>
          <m:e>
            <m:r>
              <m:t>x</m:t>
            </m:r>
          </m:e>
          <m:sub>
            <m:r>
              <m:t>k</m:t>
            </m:r>
          </m:sub>
        </m:sSub>
      </m:oMath>
      <w:del w:id="6459" w:author="PR Preview" w:date="2026-01-01T00:00:00Z">
        <w:r>
          <w:delText xml:space="preserve">, not all zero,</w:delText>
        </w:r>
      </w:del>
      <w:del w:id="6460" w:author="PR Preview" w:date="2026-01-01T00:00:00Z">
        <w:r>
          <w:delText xml:space="preserve"> </w:delText>
        </w:r>
      </w:del>
      <w:del w:id="6461" w:author="PR Preview" w:date="2026-01-01T00:00:00Z">
        <w:r>
          <w:delText xml:space="preserve">satisfy</w:delText>
        </w:r>
      </w:del>
      <w:del w:id="6462" w:author="PR Preview" w:date="2026-01-01T00:00:00Z">
        <w:r>
          <w:delText xml:space="preserve"> </w:delText>
        </w:r>
      </w:del>
      <m:oMath>
        <m:sSub>
          <m:e>
            <m:r>
              <m:t>x</m:t>
            </m:r>
          </m:e>
          <m:sub>
            <m:r>
              <m:t>1</m:t>
            </m:r>
          </m:sub>
        </m:sSub>
        <m:sSub>
          <m:e>
            <m:limLow>
              <m:e>
                <m:r>
                  <m:t>c</m:t>
                </m:r>
              </m:e>
              <m:lim>
                <m:r>
                  <m:rPr>
                    <m:sty m:val="p"/>
                  </m:rPr>
                  <m:t>∼</m:t>
                </m:r>
              </m:lim>
            </m:limLow>
          </m:e>
          <m:sub>
            <m:r>
              <m:t>1</m:t>
            </m:r>
          </m:sub>
        </m:sSub>
        <m:r>
          <m:rPr>
            <m:sty m:val="p"/>
          </m:rPr>
          <m:t>+</m:t>
        </m:r>
        <m:r>
          <m:rPr>
            <m:sty m:val="p"/>
          </m:rPr>
          <m:t>⋯</m:t>
        </m:r>
        <m:r>
          <m:rPr>
            <m:sty m:val="p"/>
          </m:rPr>
          <m:t>+</m:t>
        </m:r>
        <m:sSub>
          <m:e>
            <m:r>
              <m:t>x</m:t>
            </m:r>
          </m:e>
          <m:sub>
            <m:r>
              <m:t>k</m:t>
            </m:r>
          </m:sub>
        </m:sSub>
        <m:sSub>
          <m:e>
            <m:limLow>
              <m:e>
                <m:r>
                  <m:t>c</m:t>
                </m:r>
              </m:e>
              <m:lim>
                <m:r>
                  <m:rPr>
                    <m:sty m:val="p"/>
                  </m:rPr>
                  <m:t>∼</m:t>
                </m:r>
              </m:lim>
            </m:limLow>
          </m:e>
          <m:sub>
            <m:r>
              <m:t>k</m:t>
            </m:r>
          </m:sub>
        </m:sSub>
        <m:r>
          <m:rPr>
            <m:sty m:val="p"/>
          </m:rPr>
          <m:t>=</m:t>
        </m:r>
        <m:sSub>
          <m:e>
            <m:limLow>
              <m:e>
                <m:r>
                  <m:t>0</m:t>
                </m:r>
              </m:e>
              <m:lim>
                <m:r>
                  <m:rPr>
                    <m:sty m:val="p"/>
                  </m:rPr>
                  <m:t>∼</m:t>
                </m:r>
              </m:lim>
            </m:limLow>
          </m:e>
          <m:sub>
            <m:r>
              <m:t>d</m:t>
            </m:r>
          </m:sub>
        </m:sSub>
      </m:oMath>
      <w:del w:id="6463" w:author="PR Preview" w:date="2026-01-01T00:00:00Z">
        <w:r>
          <w:delText xml:space="preserve"> </w:delText>
        </w:r>
      </w:del>
      <w:del w:id="6464" w:author="PR Preview" w:date="2026-01-01T00:00:00Z">
        <w:r>
          <w:delText xml:space="preserve">(</w:delText>
        </w:r>
      </w:del>
      <w:hyperlink w:anchor="thm-many-vectors-dependent">
        <w:del w:id="6465" w:author="PR Preview" w:date="2026-01-01T00:00:00Z">
          <w:r>
            <w:rPr>
              <w:rStyle w:val="Hyperlink"/>
            </w:rPr>
            <w:delText xml:space="preserve">Theorem 25</w:delText>
          </w:r>
        </w:del>
      </w:hyperlink>
      <w:del w:id="6466" w:author="PR Preview" w:date="2026-01-01T00:00:00Z">
        <w:r>
          <w:delText xml:space="preserve">);</w:delText>
        </w:r>
      </w:del>
      <w:del w:id="6467" w:author="PR Preview" w:date="2026-01-01T00:00:00Z">
        <w:r>
          <w:delText xml:space="preserve"> </w:delText>
        </w:r>
      </w:del>
      <w:del w:id="6468" w:author="PR Preview" w:date="2026-01-01T00:00:00Z">
        <w:r>
          <w:delText xml:space="preserve">entry</w:delText>
        </w:r>
      </w:del>
      <w:del w:id="6469" w:author="PR Preview" w:date="2026-01-01T00:00:00Z">
        <w:r>
          <w:delText xml:space="preserve"> </w:delText>
        </w:r>
      </w:del>
      <m:oMath>
        <m:r>
          <m:t>i</m:t>
        </m:r>
      </m:oMath>
      <w:del w:id="6470" w:author="PR Preview" w:date="2026-01-01T00:00:00Z">
        <w:r>
          <w:delText xml:space="preserve"> </w:delText>
        </w:r>
      </w:del>
      <w:del w:id="6471" w:author="PR Preview" w:date="2026-01-01T00:00:00Z">
        <w:r>
          <w:delText xml:space="preserve">of that equation says</w:delText>
        </w:r>
      </w:del>
      <w:del w:id="6472"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del w:id="6473" w:author="PR Preview" w:date="2026-01-01T00:00:00Z">
        <w:r>
          <w:delText xml:space="preserve">.</w:delText>
        </w:r>
      </w:del>
      <w:del w:id="6474" w:author="PR Preview" w:date="2026-01-01T00:00:00Z">
        <w:r>
          <w:delText xml:space="preserve"> </w:delText>
        </w:r>
      </w:del>
      <w:del w:id="6475" w:author="PR Preview" w:date="2026-01-01T00:00:00Z">
        <w:r>
          <w:delText xml:space="preserve">Then</w:delText>
        </w:r>
      </w:del>
    </w:p>
    <w:p>
      <w:pPr>
        <w:pStyle w:val="BodyText"/>
      </w:pPr>
      <m:oMathPara>
        <m:oMathParaPr>
          <m:jc m:val="center"/>
        </m:oMathParaPr>
        <m:oMath>
          <m:eqArr>
            <m:e>
              <m:nary>
                <m:naryPr>
                  <m:chr m:val="∑"/>
                  <m:limLoc m:val="undOvr"/>
                  <m:subHide m:val="off"/>
                  <m:supHide m:val="off"/>
                </m:naryPr>
                <m:sub>
                  <m:r>
                    <m:t>j</m:t>
                  </m:r>
                  <m:r>
                    <m:rPr>
                      <m:sty m:val="p"/>
                    </m:rPr>
                    <m:t>=</m:t>
                  </m:r>
                  <m:r>
                    <m:t>1</m:t>
                  </m:r>
                </m:sub>
                <m:sup>
                  <m:r>
                    <m:t>k</m:t>
                  </m:r>
                </m:sup>
                <m:e>
                  <m:sSub>
                    <m:e>
                      <m:r>
                        <m:t>x</m:t>
                      </m:r>
                    </m:e>
                    <m:sub>
                      <m:r>
                        <m:t>j</m:t>
                      </m:r>
                    </m:sub>
                  </m:sSub>
                </m:e>
              </m:nary>
              <m:sSub>
                <m:e>
                  <m:limLow>
                    <m:e>
                      <m:r>
                        <m:t>u</m:t>
                      </m:r>
                    </m:e>
                    <m:lim>
                      <m:r>
                        <m:rPr>
                          <m:sty m:val="p"/>
                        </m:rPr>
                        <m:t>∼</m:t>
                      </m:r>
                    </m:lim>
                  </m:limLow>
                </m:e>
                <m:sub>
                  <m:r>
                    <m:t>j</m:t>
                  </m:r>
                </m:sub>
              </m:sSub>
              <m:r>
                <m:t>&amp;</m:t>
              </m:r>
              <m:r>
                <m:rPr>
                  <m:sty m:val="p"/>
                </m:rPr>
                <m:t>=</m:t>
              </m:r>
              <m:nary>
                <m:naryPr>
                  <m:chr m:val="∑"/>
                  <m:limLoc m:val="undOvr"/>
                  <m:subHide m:val="off"/>
                  <m:supHide m:val="off"/>
                </m:naryPr>
                <m:sub>
                  <m:r>
                    <m:t>j</m:t>
                  </m:r>
                  <m:r>
                    <m:rPr>
                      <m:sty m:val="p"/>
                    </m:rPr>
                    <m:t>=</m:t>
                  </m:r>
                  <m:r>
                    <m:t>1</m:t>
                  </m:r>
                </m:sub>
                <m:sup>
                  <m:r>
                    <m:t>k</m:t>
                  </m:r>
                </m:sup>
                <m:e>
                  <m:sSub>
                    <m:e>
                      <m:r>
                        <m:t>x</m:t>
                      </m:r>
                    </m:e>
                    <m:sub>
                      <m:r>
                        <m:t>j</m:t>
                      </m:r>
                    </m:sub>
                  </m:sSub>
                </m:e>
              </m:nary>
              <m:nary>
                <m:naryPr>
                  <m:chr m:val="∑"/>
                  <m:limLoc m:val="undOvr"/>
                  <m:subHide m:val="off"/>
                  <m:supHide m:val="off"/>
                </m:naryPr>
                <m:sub>
                  <m:r>
                    <m:t>i</m:t>
                  </m:r>
                  <m:r>
                    <m:rPr>
                      <m:sty m:val="p"/>
                    </m:rPr>
                    <m:t>=</m:t>
                  </m:r>
                  <m:r>
                    <m:t>1</m:t>
                  </m:r>
                </m:sub>
                <m:sup>
                  <m:r>
                    <m:t>d</m:t>
                  </m:r>
                </m:sup>
                <m:e>
                  <m:sSub>
                    <m:e>
                      <m:r>
                        <m:t>c</m:t>
                      </m:r>
                    </m:e>
                    <m:sub>
                      <m:r>
                        <m:t>i</m:t>
                      </m:r>
                      <m:r>
                        <m:t>j</m:t>
                      </m:r>
                    </m:sub>
                  </m:sSub>
                </m:e>
              </m:nary>
              <m:sSub>
                <m:e>
                  <m:limLow>
                    <m:e>
                      <m:r>
                        <m:t>a</m:t>
                      </m:r>
                    </m:e>
                    <m:lim>
                      <m:r>
                        <m:rPr>
                          <m:sty m:val="p"/>
                        </m:rPr>
                        <m:t>∼</m:t>
                      </m:r>
                    </m:lim>
                  </m:limLow>
                </m:e>
                <m:sub>
                  <m:r>
                    <m:t>i</m:t>
                  </m:r>
                </m:sub>
              </m:sSub>
              <m:r>
                <m:t>&amp;</m:t>
              </m:r>
              <m:r>
                <m:t>&amp;</m:t>
              </m:r>
              <m:r>
                <m:rPr>
                  <m:nor/>
                  <m:sty m:val="p"/>
                </m:rPr>
                <m:t>(substitute each </m:t>
              </m:r>
              <m:sSub>
                <m:e>
                  <m:limLow>
                    <m:e>
                      <m:r>
                        <m:t>u</m:t>
                      </m:r>
                    </m:e>
                    <m:lim>
                      <m:r>
                        <m:rPr>
                          <m:sty m:val="p"/>
                        </m:rPr>
                        <m:t>∼</m:t>
                      </m:r>
                    </m:lim>
                  </m:limLow>
                </m:e>
                <m:sub>
                  <m:r>
                    <m:t>j</m:t>
                  </m:r>
                </m:sub>
              </m:sSub>
              <m:r>
                <m:rPr>
                  <m:nor/>
                  <m:sty m:val="p"/>
                </m:rPr>
                <m:t>)</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d</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(distribute each </m:t>
              </m:r>
              <m:sSub>
                <m:e>
                  <m:r>
                    <m:t>x</m:t>
                  </m:r>
                </m:e>
                <m:sub>
                  <m:r>
                    <m:t>j</m:t>
                  </m:r>
                </m:sub>
              </m:sSub>
              <m:r>
                <m:rPr>
                  <m:nor/>
                  <m:sty m:val="p"/>
                </m:rPr>
                <m:t> over the inner sum)</m:t>
              </m:r>
            </m:e>
            <m:e>
              <m:r>
                <m:t>&amp;</m:t>
              </m:r>
              <m:r>
                <m:rPr>
                  <m:sty m:val="p"/>
                </m:rPr>
                <m:t>=</m:t>
              </m:r>
              <m:nary>
                <m:naryPr>
                  <m:chr m:val="∑"/>
                  <m:limLoc m:val="undOvr"/>
                  <m:subHide m:val="off"/>
                  <m:supHide m:val="off"/>
                </m:naryPr>
                <m:sub>
                  <m:r>
                    <m:t>i</m:t>
                  </m:r>
                  <m:r>
                    <m:rPr>
                      <m:sty m:val="p"/>
                    </m:rPr>
                    <m:t>=</m:t>
                  </m:r>
                  <m:r>
                    <m:t>1</m:t>
                  </m:r>
                </m:sub>
                <m:sup>
                  <m:r>
                    <m:t>d</m:t>
                  </m:r>
                </m:sup>
                <m:e>
                  <m:nary>
                    <m:naryPr>
                      <m:chr m:val="∑"/>
                      <m:limLoc m:val="undOvr"/>
                      <m:subHide m:val="off"/>
                      <m:supHide m:val="off"/>
                    </m:naryPr>
                    <m:sub>
                      <m:r>
                        <m:t>j</m:t>
                      </m:r>
                      <m:r>
                        <m:rPr>
                          <m:sty m:val="p"/>
                        </m:rPr>
                        <m:t>=</m:t>
                      </m:r>
                      <m:r>
                        <m:t>1</m:t>
                      </m:r>
                    </m:sub>
                    <m:sup>
                      <m:r>
                        <m:t>k</m:t>
                      </m:r>
                    </m:sup>
                    <m:e>
                      <m:sSub>
                        <m:e>
                          <m:r>
                            <m:t>x</m:t>
                          </m:r>
                        </m:e>
                        <m:sub>
                          <m:r>
                            <m:t>j</m:t>
                          </m:r>
                        </m:sub>
                      </m:sSub>
                    </m:e>
                  </m:nary>
                </m:e>
              </m:nary>
              <m:sSub>
                <m:e>
                  <m:r>
                    <m:t>c</m:t>
                  </m:r>
                </m:e>
                <m:sub>
                  <m:r>
                    <m:t>i</m:t>
                  </m:r>
                  <m:r>
                    <m:t>j</m:t>
                  </m:r>
                </m:sub>
              </m:sSub>
              <m:r>
                <m:t> </m:t>
              </m:r>
              <m:sSub>
                <m:e>
                  <m:limLow>
                    <m:e>
                      <m:r>
                        <m:t>a</m:t>
                      </m:r>
                    </m:e>
                    <m:lim>
                      <m:r>
                        <m:rPr>
                          <m:sty m:val="p"/>
                        </m:rPr>
                        <m:t>∼</m:t>
                      </m:r>
                    </m:lim>
                  </m:limLow>
                </m:e>
                <m:sub>
                  <m:r>
                    <m:t>i</m:t>
                  </m:r>
                </m:sub>
              </m:sSub>
              <m:r>
                <m:t>&amp;</m:t>
              </m:r>
              <m:r>
                <m:t>&amp;</m:t>
              </m:r>
              <m:r>
                <m:rPr>
                  <m:nor/>
                  <m:sty m:val="p"/>
                </m:rPr>
                <m:t>(swap the order of the finite sums)</m:t>
              </m:r>
            </m:e>
            <m:e>
              <m:r>
                <m:t>&amp;</m:t>
              </m:r>
              <m:r>
                <m:rPr>
                  <m:sty m:val="p"/>
                </m:rPr>
                <m:t>=</m:t>
              </m:r>
              <m:nary>
                <m:naryPr>
                  <m:chr m:val="∑"/>
                  <m:limLoc m:val="undOvr"/>
                  <m:subHide m:val="off"/>
                  <m:supHide m:val="off"/>
                </m:naryPr>
                <m:sub>
                  <m:r>
                    <m:t>i</m:t>
                  </m:r>
                  <m:r>
                    <m:rPr>
                      <m:sty m:val="p"/>
                    </m:rPr>
                    <m:t>=</m:t>
                  </m:r>
                  <m:r>
                    <m:t>1</m:t>
                  </m:r>
                </m:sub>
                <m:sup>
                  <m:r>
                    <m:t>d</m:t>
                  </m:r>
                </m:sup>
                <m:e>
                  <m:r>
                    <m:t>​</m:t>
                  </m:r>
                </m:e>
              </m:nary>
              <m:d>
                <m:dPr>
                  <m:begChr m:val="("/>
                  <m:sepChr m:val=""/>
                  <m:endChr m:val=")"/>
                  <m:grow/>
                </m:dPr>
                <m:e>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e>
              </m:d>
              <m:r>
                <m:t>​</m:t>
              </m:r>
              <m:r>
                <m:t> </m:t>
              </m:r>
              <m:sSub>
                <m:e>
                  <m:limLow>
                    <m:e>
                      <m:r>
                        <m:t>a</m:t>
                      </m:r>
                    </m:e>
                    <m:lim>
                      <m:r>
                        <m:rPr>
                          <m:sty m:val="p"/>
                        </m:rPr>
                        <m:t>∼</m:t>
                      </m:r>
                    </m:lim>
                  </m:limLow>
                </m:e>
                <m:sub>
                  <m:r>
                    <m:t>i</m:t>
                  </m:r>
                </m:sub>
              </m:sSub>
              <m:r>
                <m:t>&amp;</m:t>
              </m:r>
              <m:r>
                <m:t>&amp;</m:t>
              </m:r>
              <m:r>
                <m:rPr>
                  <m:nor/>
                  <m:sty m:val="p"/>
                </m:rPr>
                <m:t>(factor </m:t>
              </m:r>
              <m:sSub>
                <m:e>
                  <m:limLow>
                    <m:e>
                      <m:r>
                        <m:t>a</m:t>
                      </m:r>
                    </m:e>
                    <m:lim>
                      <m:r>
                        <m:rPr>
                          <m:sty m:val="p"/>
                        </m:rPr>
                        <m:t>∼</m:t>
                      </m:r>
                    </m:lim>
                  </m:limLow>
                </m:e>
                <m:sub>
                  <m:r>
                    <m:t>i</m:t>
                  </m:r>
                </m:sub>
              </m:sSub>
              <m:r>
                <m:rPr>
                  <m:nor/>
                  <m:sty m:val="p"/>
                </m:rPr>
                <m:t> out of the inner sum)</m:t>
              </m:r>
            </m:e>
            <m:e>
              <m:r>
                <m:t>&amp;</m:t>
              </m:r>
              <m:r>
                <m:rPr>
                  <m:sty m:val="p"/>
                </m:rPr>
                <m:t>=</m:t>
              </m:r>
              <m:nary>
                <m:naryPr>
                  <m:chr m:val="∑"/>
                  <m:limLoc m:val="undOvr"/>
                  <m:subHide m:val="off"/>
                  <m:supHide m:val="off"/>
                </m:naryPr>
                <m:sub>
                  <m:r>
                    <m:t>i</m:t>
                  </m:r>
                  <m:r>
                    <m:rPr>
                      <m:sty m:val="p"/>
                    </m:rPr>
                    <m:t>=</m:t>
                  </m:r>
                  <m:r>
                    <m:t>1</m:t>
                  </m:r>
                </m:sub>
                <m:sup>
                  <m:r>
                    <m:t>d</m:t>
                  </m:r>
                </m:sup>
                <m:e>
                  <m:r>
                    <m:t>0</m:t>
                  </m:r>
                </m:e>
              </m:nary>
              <m:r>
                <m:rPr>
                  <m:sty m:val="p"/>
                </m:rPr>
                <m:t>⋅</m:t>
              </m:r>
              <m:sSub>
                <m:e>
                  <m:limLow>
                    <m:e>
                      <m:r>
                        <m:t>a</m:t>
                      </m:r>
                    </m:e>
                    <m:lim>
                      <m:r>
                        <m:rPr>
                          <m:sty m:val="p"/>
                        </m:rPr>
                        <m:t>∼</m:t>
                      </m:r>
                    </m:lim>
                  </m:limLow>
                </m:e>
                <m:sub>
                  <m:r>
                    <m:t>i</m:t>
                  </m:r>
                </m:sub>
              </m:sSub>
              <m:r>
                <m:t>&amp;</m:t>
              </m:r>
              <m:r>
                <m:t>&amp;</m:t>
              </m:r>
              <m:r>
                <m:rPr>
                  <m:nor/>
                  <m:sty m:val="p"/>
                </m:rPr>
                <m:t>(entry </m:t>
              </m:r>
              <m:r>
                <m:t>i</m:t>
              </m:r>
              <m:r>
                <m:rPr>
                  <m:nor/>
                  <m:sty m:val="p"/>
                </m:rPr>
                <m:t> of </m:t>
              </m:r>
              <m:nary>
                <m:naryPr>
                  <m:chr m:val="∑"/>
                  <m:limLoc m:val="undOvr"/>
                  <m:subHide m:val="off"/>
                  <m:supHide m:val="on"/>
                </m:naryPr>
                <m:sub>
                  <m:r>
                    <m:t>j</m:t>
                  </m:r>
                </m:sub>
                <m:sup>
                  <m:r>
                    <m:t>​</m:t>
                  </m:r>
                </m:sup>
                <m:e>
                  <m:sSub>
                    <m:e>
                      <m:r>
                        <m:t>x</m:t>
                      </m:r>
                    </m:e>
                    <m:sub>
                      <m:r>
                        <m:t>j</m:t>
                      </m:r>
                    </m:sub>
                  </m:sSub>
                </m:e>
              </m:nary>
              <m:sSub>
                <m:e>
                  <m:limLow>
                    <m:e>
                      <m:r>
                        <m:t>c</m:t>
                      </m:r>
                    </m:e>
                    <m:lim>
                      <m:r>
                        <m:rPr>
                          <m:sty m:val="p"/>
                        </m:rPr>
                        <m:t>∼</m:t>
                      </m:r>
                    </m:lim>
                  </m:limLow>
                </m:e>
                <m:sub>
                  <m:r>
                    <m:t>j</m:t>
                  </m:r>
                </m:sub>
              </m:sSub>
              <m:r>
                <m:rPr>
                  <m:sty m:val="p"/>
                </m:rPr>
                <m:t>=</m:t>
              </m:r>
              <m:sSub>
                <m:e>
                  <m:limLow>
                    <m:e>
                      <m:r>
                        <m:t>0</m:t>
                      </m:r>
                    </m:e>
                    <m:lim>
                      <m:r>
                        <m:rPr>
                          <m:sty m:val="p"/>
                        </m:rPr>
                        <m:t>∼</m:t>
                      </m:r>
                    </m:lim>
                  </m:limLow>
                </m:e>
                <m:sub>
                  <m:r>
                    <m:t>d</m:t>
                  </m:r>
                </m:sub>
              </m:sSub>
              <m:r>
                <m:rPr>
                  <m:nor/>
                  <m:sty m:val="p"/>
                </m:rPr>
                <m:t>)</m:t>
              </m:r>
            </m:e>
            <m:e>
              <m:r>
                <m:t>&amp;</m:t>
              </m:r>
              <m:r>
                <m:rPr>
                  <m:sty m:val="p"/>
                </m:rPr>
                <m:t>=</m:t>
              </m:r>
              <m:sSub>
                <m:e>
                  <m:limLow>
                    <m:e>
                      <m:r>
                        <m:t>0</m:t>
                      </m:r>
                    </m:e>
                    <m:lim>
                      <m:r>
                        <m:rPr>
                          <m:sty m:val="p"/>
                        </m:rPr>
                        <m:t>∼</m:t>
                      </m:r>
                    </m:lim>
                  </m:limLow>
                </m:e>
                <m:sub>
                  <m:r>
                    <m:t>p</m:t>
                  </m:r>
                </m:sub>
              </m:sSub>
              <m:r>
                <m:rPr>
                  <m:sty m:val="p"/>
                </m:rPr>
                <m:t>,</m:t>
              </m:r>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del w:id="6476" w:author="PR Preview" w:date="2026-01-01T00:00:00Z">
        <w:r>
          <w:delText xml:space="preserve">a combination of</w:delText>
        </w:r>
      </w:del>
      <w:del w:id="6477"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oMath>
      <w:del w:id="6478" w:author="PR Preview" w:date="2026-01-01T00:00:00Z">
        <w:r>
          <w:delText xml:space="preserve"> </w:delText>
        </w:r>
      </w:del>
      <w:del w:id="6479" w:author="PR Preview" w:date="2026-01-01T00:00:00Z">
        <w:r>
          <w:delText xml:space="preserve">with coefficients not all zero that equals</w:delText>
        </w:r>
      </w:del>
      <w:del w:id="6480" w:author="PR Preview" w:date="2026-01-01T00:00:00Z">
        <w:r>
          <w:delText xml:space="preserve"> </w:delText>
        </w:r>
      </w:del>
      <m:oMath>
        <m:sSub>
          <m:e>
            <m:limLow>
              <m:e>
                <m:r>
                  <m:t>0</m:t>
                </m:r>
              </m:e>
              <m:lim>
                <m:r>
                  <m:rPr>
                    <m:sty m:val="p"/>
                  </m:rPr>
                  <m:t>∼</m:t>
                </m:r>
              </m:lim>
            </m:limLow>
          </m:e>
          <m:sub>
            <m:r>
              <m:t>p</m:t>
            </m:r>
          </m:sub>
        </m:sSub>
      </m:oMath>
      <w:del w:id="6481" w:author="PR Preview" w:date="2026-01-01T00:00:00Z">
        <w:r>
          <w:delText xml:space="preserve">.</w:delText>
        </w:r>
      </w:del>
      <w:del w:id="6482" w:author="PR Preview" w:date="2026-01-01T00:00:00Z">
        <w:r>
          <w:delText xml:space="preserve"> </w:delText>
        </w:r>
      </w:del>
      <w:del w:id="6483" w:author="PR Preview" w:date="2026-01-01T00:00:00Z">
        <w:r>
          <w:delText xml:space="preserve">That contradicts their linear independence, so</w:delText>
        </w:r>
      </w:del>
      <w:del w:id="6484" w:author="PR Preview" w:date="2026-01-01T00:00:00Z">
        <w:r>
          <w:delText xml:space="preserve"> </w:delText>
        </w:r>
      </w:del>
      <m:oMath>
        <m:r>
          <m:t>k</m:t>
        </m:r>
        <m:r>
          <m:rPr>
            <m:sty m:val="p"/>
          </m:rPr>
          <m:t>≤</m:t>
        </m:r>
        <m:r>
          <m:t>d</m:t>
        </m:r>
      </m:oMath>
      <w:del w:id="6485" w:author="PR Preview" w:date="2026-01-01T00:00:00Z">
        <w:r>
          <w:delText xml:space="preserve">.</w:delText>
        </w:r>
      </w:del>
    </w:p>
    <w:p>
      <w:pPr>
        <w:pStyle w:val="FirstParagraph"/>
      </w:pPr>
      <w:ins w:id="6486" w:author="PR Preview" w:date="2026-01-01T00:00:00Z">
        <w:r>
          <w:rPr>
            <w:i/>
            <w:iCs/>
          </w:rPr>
          <w:t xml:space="preserve">Proof</w:t>
        </w:r>
      </w:ins>
      <w:ins w:id="6487" w:author="PR Preview" w:date="2026-01-01T00:00:00Z">
        <w:r>
          <w:t xml:space="preserve">. </w:t>
        </w:r>
      </w:ins>
      <w:ins w:id="6488" w:author="PR Preview" w:date="2026-01-01T00:00:00Z">
        <w:r>
          <w:rPr>
            <w:b/>
            <w:bCs/>
          </w:rPr>
          <w:t xml:space="preserve">Part 1.</w:t>
        </w:r>
      </w:ins>
      <w:ins w:id="6489" w:author="PR Preview" w:date="2026-01-01T00:00:00Z">
        <w:r>
          <w:t xml:space="preserve"> </w:t>
        </w:r>
      </w:ins>
      <w:ins w:id="6490" w:author="PR Preview" w:date="2026-01-01T00:00:00Z">
        <w:r>
          <w:t xml:space="preserve">If</w:t>
        </w:r>
      </w:ins>
      <w:ins w:id="6491" w:author="PR Preview" w:date="2026-01-01T00:00:00Z">
        <w:r>
          <w:t xml:space="preserve"> </w:t>
        </w:r>
      </w:ins>
      <m:oMath>
        <m:r>
          <m:t>d</m:t>
        </m:r>
        <m:r>
          <m:rPr>
            <m:sty m:val="p"/>
          </m:rPr>
          <m:t>=</m:t>
        </m:r>
        <m:r>
          <m:t>0</m:t>
        </m:r>
      </m:oMath>
      <w:ins w:id="6492" w:author="PR Preview" w:date="2026-01-01T00:00:00Z">
        <w:r>
          <w:t xml:space="preserve">, then</w:t>
        </w:r>
      </w:ins>
      <w:ins w:id="6493" w:author="PR Preview" w:date="2026-01-01T00:00:00Z">
        <w:r>
          <w:t xml:space="preserve"> </w:t>
        </w:r>
      </w:ins>
      <w:ins w:id="6494" w:author="PR Preview" w:date="2026-01-01T00:00:00Z">
        <w:r>
          <w:t xml:space="preserve">$\mathcal{S} = \mathopen{}\left\{\mathord{\smash[b]{\underset{\raise.3ex\hbox{$\scriptstyle\sim$}}{0}}\vphantom{0}}\right\}\mathclose{}$</w:t>
        </w:r>
      </w:ins>
      <w:ins w:id="6495" w:author="PR Preview" w:date="2026-01-01T00:00:00Z">
        <w:r>
          <w:t xml:space="preserve">,</w:t>
        </w:r>
      </w:ins>
      <w:ins w:id="6496" w:author="PR Preview" w:date="2026-01-01T00:00:00Z">
        <w:r>
          <w:t xml:space="preserve"> </w:t>
        </w:r>
      </w:ins>
      <w:ins w:id="6497" w:author="PR Preview" w:date="2026-01-01T00:00:00Z">
        <w:r>
          <w:t xml:space="preserve">so every vector in a nonempty list from</w:t>
        </w:r>
      </w:ins>
      <w:ins w:id="6498" w:author="PR Preview" w:date="2026-01-01T00:00:00Z">
        <w:r>
          <w:t xml:space="preserve"> </w:t>
        </w:r>
      </w:ins>
      <m:oMath>
        <m:r>
          <m:rPr>
            <m:scr m:val="script"/>
            <m:sty m:val="p"/>
          </m:rPr>
          <m:t>S</m:t>
        </m:r>
      </m:oMath>
      <w:ins w:id="6499" w:author="PR Preview" w:date="2026-01-01T00:00:00Z">
        <w:r>
          <w:t xml:space="preserve"> </w:t>
        </w:r>
      </w:ins>
      <w:ins w:id="6500" w:author="PR Preview" w:date="2026-01-01T00:00:00Z">
        <w:r>
          <w:t xml:space="preserve">is</w:t>
        </w:r>
      </w:ins>
      <w:ins w:id="6501" w:author="PR Preview" w:date="2026-01-01T00:00:00Z">
        <w:r>
          <w:t xml:space="preserve"> </w:t>
        </w:r>
      </w:ins>
      <w:ins w:id="6502" w:author="PR Preview" w:date="2026-01-01T00:00:00Z">
        <w:r>
          <w:t xml:space="preserve">$\mathord{\smash[b]{\underset{\raise.3ex\hbox{$\scriptstyle\sim$}}{0}}\vphantom{0}}$</w:t>
        </w:r>
      </w:ins>
      <w:ins w:id="6503" w:author="PR Preview" w:date="2026-01-01T00:00:00Z">
        <w:r>
          <w:t xml:space="preserve">,</w:t>
        </w:r>
      </w:ins>
      <w:ins w:id="6504" w:author="PR Preview" w:date="2026-01-01T00:00:00Z">
        <w:r>
          <w:t xml:space="preserve"> </w:t>
        </w:r>
      </w:ins>
      <w:ins w:id="6505" w:author="PR Preview" w:date="2026-01-01T00:00:00Z">
        <w:r>
          <w:t xml:space="preserve">and</w:t>
        </w:r>
      </w:ins>
      <w:ins w:id="6506" w:author="PR Preview" w:date="2026-01-01T00:00:00Z">
        <w:r>
          <w:t xml:space="preserve"> </w:t>
        </w:r>
      </w:ins>
      <w:ins w:id="6507" w:author="PR Preview" w:date="2026-01-01T00:00:00Z">
        <w:r>
          <w:t xml:space="preserve">$1 \cdot\mathord{\smash[b]{\underset{\raise.3ex\hbox{$\scriptstyle\sim$}}{0}}\vphantom{0}}= \mathord{\smash[b]{\underset{\raise.3ex\hbox{$\scriptstyle\sim$}}{0}}\vphantom{0}}$</w:t>
        </w:r>
      </w:ins>
      <w:ins w:id="6508" w:author="PR Preview" w:date="2026-01-01T00:00:00Z">
        <w:r>
          <w:t xml:space="preserve"> </w:t>
        </w:r>
      </w:ins>
      <w:ins w:id="6509" w:author="PR Preview" w:date="2026-01-01T00:00:00Z">
        <w:r>
          <w:t xml:space="preserve">shows the list is not linearly independent;</w:t>
        </w:r>
      </w:ins>
      <w:ins w:id="6510" w:author="PR Preview" w:date="2026-01-01T00:00:00Z">
        <w:r>
          <w:t xml:space="preserve"> </w:t>
        </w:r>
      </w:ins>
      <w:ins w:id="6511" w:author="PR Preview" w:date="2026-01-01T00:00:00Z">
        <w:r>
          <w:t xml:space="preserve">only the empty list, with</w:t>
        </w:r>
      </w:ins>
      <w:ins w:id="6512" w:author="PR Preview" w:date="2026-01-01T00:00:00Z">
        <w:r>
          <w:t xml:space="preserve"> </w:t>
        </w:r>
      </w:ins>
      <m:oMath>
        <m:r>
          <m:t>0</m:t>
        </m:r>
        <m:r>
          <m:rPr>
            <m:sty m:val="p"/>
          </m:rPr>
          <m:t>=</m:t>
        </m:r>
        <m:r>
          <m:t>d</m:t>
        </m:r>
      </m:oMath>
      <w:ins w:id="6513" w:author="PR Preview" w:date="2026-01-01T00:00:00Z">
        <w:r>
          <w:t xml:space="preserve"> </w:t>
        </w:r>
      </w:ins>
      <w:ins w:id="6514" w:author="PR Preview" w:date="2026-01-01T00:00:00Z">
        <w:r>
          <w:t xml:space="preserve">vectors, is.</w:t>
        </w:r>
      </w:ins>
      <w:ins w:id="6515" w:author="PR Preview" w:date="2026-01-01T00:00:00Z">
        <w:r>
          <w:t xml:space="preserve"> </w:t>
        </w:r>
      </w:ins>
      <w:ins w:id="6516" w:author="PR Preview" w:date="2026-01-01T00:00:00Z">
        <w:r>
          <w:t xml:space="preserve">Now let</w:t>
        </w:r>
      </w:ins>
      <w:ins w:id="6517" w:author="PR Preview" w:date="2026-01-01T00:00:00Z">
        <w:r>
          <w:t xml:space="preserve"> </w:t>
        </w:r>
      </w:ins>
      <m:oMath>
        <m:r>
          <m:t>d</m:t>
        </m:r>
        <m:r>
          <m:rPr>
            <m:sty m:val="p"/>
          </m:rPr>
          <m:t>≥</m:t>
        </m:r>
        <m:r>
          <m:t>1</m:t>
        </m:r>
      </m:oMath>
      <w:ins w:id="6518" w:author="PR Preview" w:date="2026-01-01T00:00:00Z">
        <w:r>
          <w:t xml:space="preserve">, and</w:t>
        </w:r>
      </w:ins>
      <w:ins w:id="6519" w:author="PR Preview" w:date="2026-01-01T00:00:00Z">
        <w:r>
          <w:t xml:space="preserve"> </w:t>
        </w:r>
      </w:ins>
      <w:ins w:id="6520" w:author="PR Preview" w:date="2026-01-01T00:00:00Z">
        <w:r>
          <w:t xml:space="preserve">let</w:t>
        </w:r>
      </w:ins>
      <w:ins w:id="6521" w:author="PR Preview" w:date="2026-01-01T00:00:00Z">
        <w:r>
          <w:t xml:space="preserve"> </w:t>
        </w:r>
      </w:ins>
      <w:ins w:id="6522" w:author="PR Preview" w:date="2026-01-01T00:00:00Z">
        <w:r>
          <w:t xml:space="preserve">$\mathord{\smash[b]{\underset{\raise.3ex\hbox{$\scriptstyle\sim$}}{a}}\vphantom{a}}_1, \ldots, \mathord{\smash[b]{\underset{\raise.3ex\hbox{$\scriptstyle\sim$}}{a}}\vphantom{a}}_d$</w:t>
        </w:r>
      </w:ins>
      <w:ins w:id="6523" w:author="PR Preview" w:date="2026-01-01T00:00:00Z">
        <w:r>
          <w:t xml:space="preserve"> </w:t>
        </w:r>
      </w:ins>
      <w:ins w:id="6524" w:author="PR Preview" w:date="2026-01-01T00:00:00Z">
        <w:r>
          <w:t xml:space="preserve">be a basis of</w:t>
        </w:r>
      </w:ins>
      <w:ins w:id="6525" w:author="PR Preview" w:date="2026-01-01T00:00:00Z">
        <w:r>
          <w:t xml:space="preserve"> </w:t>
        </w:r>
      </w:ins>
      <m:oMath>
        <m:r>
          <m:rPr>
            <m:scr m:val="script"/>
            <m:sty m:val="p"/>
          </m:rPr>
          <m:t>S</m:t>
        </m:r>
      </m:oMath>
      <w:ins w:id="6526" w:author="PR Preview" w:date="2026-01-01T00:00:00Z">
        <w:r>
          <w:t xml:space="preserve">,</w:t>
        </w:r>
      </w:ins>
      <w:ins w:id="6527" w:author="PR Preview" w:date="2026-01-01T00:00:00Z">
        <w:r>
          <w:t xml:space="preserve"> </w:t>
        </w:r>
      </w:ins>
      <w:ins w:id="6528" w:author="PR Preview" w:date="2026-01-01T00:00:00Z">
        <w:r>
          <w:t xml:space="preserve">and let</w:t>
        </w:r>
      </w:ins>
      <w:ins w:id="6529" w:author="PR Preview" w:date="2026-01-01T00:00:00Z">
        <w:r>
          <w:t xml:space="preserve"> </w:t>
        </w:r>
      </w:ins>
      <w:ins w:id="6530" w:author="PR Preview" w:date="2026-01-01T00:00:00Z">
        <w:r>
          <w:t xml:space="preserve">$\mathord{\smash[b]{\underset{\raise.3ex\hbox{$\scriptstyle\sim$}}{u}}\vphantom{u}}_1, \ldots, \mathord{\smash[b]{\underset{\raise.3ex\hbox{$\scriptstyle\sim$}}{u}}\vphantom{u}}_k \in \mathcal{S}$</w:t>
        </w:r>
      </w:ins>
      <w:ins w:id="6531" w:author="PR Preview" w:date="2026-01-01T00:00:00Z">
        <w:r>
          <w:t xml:space="preserve"> </w:t>
        </w:r>
      </w:ins>
      <w:ins w:id="6532" w:author="PR Preview" w:date="2026-01-01T00:00:00Z">
        <w:r>
          <w:t xml:space="preserve">be linearly independent.</w:t>
        </w:r>
      </w:ins>
      <w:ins w:id="6533" w:author="PR Preview" w:date="2026-01-01T00:00:00Z">
        <w:r>
          <w:t xml:space="preserve"> </w:t>
        </w:r>
      </w:ins>
      <w:ins w:id="6534" w:author="PR Preview" w:date="2026-01-01T00:00:00Z">
        <w:r>
          <w:t xml:space="preserve">Each</w:t>
        </w:r>
      </w:ins>
      <w:ins w:id="6535" w:author="PR Preview" w:date="2026-01-01T00:00:00Z">
        <w:r>
          <w:t xml:space="preserve"> </w:t>
        </w:r>
      </w:ins>
      <w:ins w:id="6536" w:author="PR Preview" w:date="2026-01-01T00:00:00Z">
        <w:r>
          <w:t xml:space="preserve">$\mathord{\smash[b]{\underset{\raise.3ex\hbox{$\scriptstyle\sim$}}{u}}\vphantom{u}}_j$</w:t>
        </w:r>
      </w:ins>
      <w:ins w:id="6537" w:author="PR Preview" w:date="2026-01-01T00:00:00Z">
        <w:r>
          <w:t xml:space="preserve"> </w:t>
        </w:r>
      </w:ins>
      <w:ins w:id="6538" w:author="PR Preview" w:date="2026-01-01T00:00:00Z">
        <w:r>
          <w:t xml:space="preserve">is in</w:t>
        </w:r>
      </w:ins>
      <w:ins w:id="6539" w:author="PR Preview" w:date="2026-01-01T00:00:00Z">
        <w:r>
          <w:t xml:space="preserve"> </w:t>
        </w:r>
      </w:ins>
      <m:oMath>
        <m:r>
          <m:rPr>
            <m:scr m:val="script"/>
            <m:sty m:val="p"/>
          </m:rPr>
          <m:t>S</m:t>
        </m:r>
      </m:oMath>
      <w:ins w:id="6540" w:author="PR Preview" w:date="2026-01-01T00:00:00Z">
        <w:r>
          <w:t xml:space="preserve">,</w:t>
        </w:r>
      </w:ins>
      <w:ins w:id="6541" w:author="PR Preview" w:date="2026-01-01T00:00:00Z">
        <w:r>
          <w:t xml:space="preserve"> </w:t>
        </w:r>
      </w:ins>
      <w:ins w:id="6542" w:author="PR Preview" w:date="2026-01-01T00:00:00Z">
        <w:r>
          <w:t xml:space="preserve">so</w:t>
        </w:r>
      </w:ins>
      <w:ins w:id="6543" w:author="PR Preview" w:date="2026-01-01T00:00:00Z">
        <w:r>
          <w:t xml:space="preserve"> </w:t>
        </w:r>
      </w:ins>
      <w:ins w:id="6544" w:author="PR Preview" w:date="2026-01-01T00:00:00Z">
        <w:r>
          <w:t xml:space="preserve">$\mathord{\smash[b]{\underset{\raise.3ex\hbox{$\scriptstyle\sim$}}{u}}\vphantom{u}}_j = c_{1j} \mathord{\smash[b]{\underset{\raise.3ex\hbox{$\scriptstyle\sim$}}{a}}\vphantom{a}}_1 + \cdots + c_{dj} \mathord{\smash[b]{\underset{\raise.3ex\hbox{$\scriptstyle\sim$}}{a}}\vphantom{a}}_d$</w:t>
        </w:r>
      </w:ins>
      <w:ins w:id="6545" w:author="PR Preview" w:date="2026-01-01T00:00:00Z">
        <w:r>
          <w:t xml:space="preserve"> </w:t>
        </w:r>
      </w:ins>
      <w:ins w:id="6546" w:author="PR Preview" w:date="2026-01-01T00:00:00Z">
        <w:r>
          <w:t xml:space="preserve">for some coordinate vector</w:t>
        </w:r>
      </w:ins>
      <w:ins w:id="6547" w:author="PR Preview" w:date="2026-01-01T00:00:00Z">
        <w:r>
          <w:t xml:space="preserve"> </w:t>
        </w:r>
      </w:ins>
      <w:ins w:id="6548" w:author="PR Preview" w:date="2026-01-01T00:00:00Z">
        <w:r>
          <w:t xml:space="preserve">$\mathord{\smash[b]{\underset{\raise.3ex\hbox{$\scriptstyle\sim$}}{c}}\vphantom{c}}_j = (c_{1j}, \ldots, c_{dj}) \in \mathbb{R}^d$</w:t>
        </w:r>
      </w:ins>
      <w:ins w:id="6549" w:author="PR Preview" w:date="2026-01-01T00:00:00Z">
        <w:r>
          <w:t xml:space="preserve">.</w:t>
        </w:r>
      </w:ins>
      <w:ins w:id="6550" w:author="PR Preview" w:date="2026-01-01T00:00:00Z">
        <w:r>
          <w:t xml:space="preserve"> </w:t>
        </w:r>
      </w:ins>
      <w:ins w:id="6551" w:author="PR Preview" w:date="2026-01-01T00:00:00Z">
        <w:r>
          <w:t xml:space="preserve">Suppose</w:t>
        </w:r>
      </w:ins>
      <w:ins w:id="6552" w:author="PR Preview" w:date="2026-01-01T00:00:00Z">
        <w:r>
          <w:t xml:space="preserve"> </w:t>
        </w:r>
      </w:ins>
      <m:oMath>
        <m:r>
          <m:t>k</m:t>
        </m:r>
        <m:r>
          <m:rPr>
            <m:sty m:val="p"/>
          </m:rPr>
          <m:t>&gt;</m:t>
        </m:r>
        <m:r>
          <m:t>d</m:t>
        </m:r>
      </m:oMath>
      <w:ins w:id="6553" w:author="PR Preview" w:date="2026-01-01T00:00:00Z">
        <w:r>
          <w:t xml:space="preserve">.</w:t>
        </w:r>
      </w:ins>
      <w:ins w:id="6554" w:author="PR Preview" w:date="2026-01-01T00:00:00Z">
        <w:r>
          <w:t xml:space="preserve"> </w:t>
        </w:r>
      </w:ins>
      <w:ins w:id="6555" w:author="PR Preview" w:date="2026-01-01T00:00:00Z">
        <w:r>
          <w:t xml:space="preserve">Then</w:t>
        </w:r>
      </w:ins>
      <w:ins w:id="6556" w:author="PR Preview" w:date="2026-01-01T00:00:00Z">
        <w:r>
          <w:t xml:space="preserve"> </w:t>
        </w:r>
      </w:ins>
      <w:ins w:id="6557" w:author="PR Preview" w:date="2026-01-01T00:00:00Z">
        <w:r>
          <w:t xml:space="preserve">$\mathord{\smash[b]{\underset{\raise.3ex\hbox{$\scriptstyle\sim$}}{c}}\vphantom{c}}_1, \ldots, \mathord{\smash[b]{\underset{\raise.3ex\hbox{$\scriptstyle\sim$}}{c}}\vphantom{c}}_k$</w:t>
        </w:r>
      </w:ins>
      <w:ins w:id="6558" w:author="PR Preview" w:date="2026-01-01T00:00:00Z">
        <w:r>
          <w:t xml:space="preserve"> </w:t>
        </w:r>
      </w:ins>
      <w:ins w:id="6559" w:author="PR Preview" w:date="2026-01-01T00:00:00Z">
        <w:r>
          <w:t xml:space="preserve">are</w:t>
        </w:r>
      </w:ins>
      <w:ins w:id="6560" w:author="PR Preview" w:date="2026-01-01T00:00:00Z">
        <w:r>
          <w:t xml:space="preserve"> </w:t>
        </w:r>
      </w:ins>
      <m:oMath>
        <m:r>
          <m:t>k</m:t>
        </m:r>
        <m:r>
          <m:rPr>
            <m:sty m:val="p"/>
          </m:rPr>
          <m:t>&gt;</m:t>
        </m:r>
        <m:r>
          <m:t>d</m:t>
        </m:r>
      </m:oMath>
      <w:ins w:id="6561" w:author="PR Preview" w:date="2026-01-01T00:00:00Z">
        <w:r>
          <w:t xml:space="preserve"> </w:t>
        </w:r>
      </w:ins>
      <w:ins w:id="6562" w:author="PR Preview" w:date="2026-01-01T00:00:00Z">
        <w:r>
          <w:t xml:space="preserve">vectors in</w:t>
        </w:r>
      </w:ins>
      <w:ins w:id="6563" w:author="PR Preview" w:date="2026-01-01T00:00:00Z">
        <w:r>
          <w:t xml:space="preserve"> </w:t>
        </w:r>
      </w:ins>
      <m:oMath>
        <m:sSup>
          <m:e>
            <m:r>
              <m:rPr>
                <m:scr m:val="double-struck"/>
                <m:sty m:val="p"/>
              </m:rPr>
              <m:t>R</m:t>
            </m:r>
          </m:e>
          <m:sup>
            <m:r>
              <m:t>d</m:t>
            </m:r>
          </m:sup>
        </m:sSup>
      </m:oMath>
      <w:ins w:id="6564" w:author="PR Preview" w:date="2026-01-01T00:00:00Z">
        <w:r>
          <w:t xml:space="preserve">,</w:t>
        </w:r>
      </w:ins>
      <w:ins w:id="6565" w:author="PR Preview" w:date="2026-01-01T00:00:00Z">
        <w:r>
          <w:t xml:space="preserve"> </w:t>
        </w:r>
      </w:ins>
      <w:ins w:id="6566" w:author="PR Preview" w:date="2026-01-01T00:00:00Z">
        <w:r>
          <w:t xml:space="preserve">so some</w:t>
        </w:r>
      </w:ins>
      <w:ins w:id="6567" w:author="PR Preview" w:date="2026-01-01T00:00:00Z">
        <w:r>
          <w:t xml:space="preserve"> </w:t>
        </w:r>
      </w:ins>
      <m:oMath>
        <m:sSub>
          <m:e>
            <m:r>
              <m:t>x</m:t>
            </m:r>
          </m:e>
          <m:sub>
            <m:r>
              <m:t>1</m:t>
            </m:r>
          </m:sub>
        </m:sSub>
        <m:r>
          <m:rPr>
            <m:sty m:val="p"/>
          </m:rPr>
          <m:t>,</m:t>
        </m:r>
        <m:r>
          <m:rPr>
            <m:sty m:val="p"/>
          </m:rPr>
          <m:t>…</m:t>
        </m:r>
        <m:r>
          <m:rPr>
            <m:sty m:val="p"/>
          </m:rPr>
          <m:t>,</m:t>
        </m:r>
        <m:sSub>
          <m:e>
            <m:r>
              <m:t>x</m:t>
            </m:r>
          </m:e>
          <m:sub>
            <m:r>
              <m:t>k</m:t>
            </m:r>
          </m:sub>
        </m:sSub>
      </m:oMath>
      <w:ins w:id="6568" w:author="PR Preview" w:date="2026-01-01T00:00:00Z">
        <w:r>
          <w:t xml:space="preserve">, not all zero,</w:t>
        </w:r>
      </w:ins>
      <w:ins w:id="6569" w:author="PR Preview" w:date="2026-01-01T00:00:00Z">
        <w:r>
          <w:t xml:space="preserve"> </w:t>
        </w:r>
      </w:ins>
      <w:ins w:id="6570" w:author="PR Preview" w:date="2026-01-01T00:00:00Z">
        <w:r>
          <w:t xml:space="preserve">satisfy</w:t>
        </w:r>
      </w:ins>
      <w:ins w:id="6571" w:author="PR Preview" w:date="2026-01-01T00:00:00Z">
        <w:r>
          <w:t xml:space="preserve"> </w:t>
        </w:r>
      </w:ins>
      <w:ins w:id="6572" w:author="PR Preview" w:date="2026-01-01T00:00:00Z">
        <w:r>
          <w:t xml:space="preserve">$x_1 \mathord{\smash[b]{\underset{\raise.3ex\hbox{$\scriptstyle\sim$}}{c}}\vphantom{c}}_1 + \cdots + x_k \mathord{\smash[b]{\underset{\raise.3ex\hbox{$\scriptstyle\sim$}}{c}}\vphantom{c}}_k = \mathord{\smash[b]{\underset{\raise.3ex\hbox{$\scriptstyle\sim$}}{0}}\vphantom{0}}_d$</w:t>
        </w:r>
      </w:ins>
      <w:ins w:id="6573" w:author="PR Preview" w:date="2026-01-01T00:00:00Z">
        <w:r>
          <w:t xml:space="preserve"> </w:t>
        </w:r>
      </w:ins>
      <w:ins w:id="6574" w:author="PR Preview" w:date="2026-01-01T00:00:00Z">
        <w:r>
          <w:t xml:space="preserve">(</w:t>
        </w:r>
      </w:ins>
      <w:hyperlink w:anchor="thm-many-vectors-dependent">
        <w:ins w:id="6575" w:author="PR Preview" w:date="2026-01-01T00:00:00Z">
          <w:r>
            <w:rPr>
              <w:rStyle w:val="Hyperlink"/>
            </w:rPr>
            <w:t xml:space="preserve">Theorem 25</w:t>
          </w:r>
        </w:ins>
      </w:hyperlink>
      <w:ins w:id="6576" w:author="PR Preview" w:date="2026-01-01T00:00:00Z">
        <w:r>
          <w:t xml:space="preserve">);</w:t>
        </w:r>
      </w:ins>
      <w:ins w:id="6577" w:author="PR Preview" w:date="2026-01-01T00:00:00Z">
        <w:r>
          <w:t xml:space="preserve"> </w:t>
        </w:r>
      </w:ins>
      <w:ins w:id="6578" w:author="PR Preview" w:date="2026-01-01T00:00:00Z">
        <w:r>
          <w:t xml:space="preserve">entry</w:t>
        </w:r>
      </w:ins>
      <w:ins w:id="6579" w:author="PR Preview" w:date="2026-01-01T00:00:00Z">
        <w:r>
          <w:t xml:space="preserve"> </w:t>
        </w:r>
      </w:ins>
      <m:oMath>
        <m:r>
          <m:t>i</m:t>
        </m:r>
      </m:oMath>
      <w:ins w:id="6580" w:author="PR Preview" w:date="2026-01-01T00:00:00Z">
        <w:r>
          <w:t xml:space="preserve"> </w:t>
        </w:r>
      </w:ins>
      <w:ins w:id="6581" w:author="PR Preview" w:date="2026-01-01T00:00:00Z">
        <w:r>
          <w:t xml:space="preserve">of that equation says</w:t>
        </w:r>
      </w:ins>
      <w:ins w:id="6582" w:author="PR Preview" w:date="2026-01-01T00:00:00Z">
        <w:r>
          <w:t xml:space="preserve"> </w:t>
        </w:r>
      </w:ins>
      <m:oMath>
        <m:nary>
          <m:naryPr>
            <m:chr m:val="∑"/>
            <m:limLoc m:val="undOvr"/>
            <m:subHide m:val="off"/>
            <m:supHide m:val="off"/>
          </m:naryPr>
          <m:sub>
            <m:r>
              <m:t>j</m:t>
            </m:r>
            <m:r>
              <m:rPr>
                <m:sty m:val="p"/>
              </m:rPr>
              <m:t>=</m:t>
            </m:r>
            <m:r>
              <m:t>1</m:t>
            </m:r>
          </m:sub>
          <m:sup>
            <m:r>
              <m:t>k</m:t>
            </m:r>
          </m:sup>
          <m:e>
            <m:sSub>
              <m:e>
                <m:r>
                  <m:t>x</m:t>
                </m:r>
              </m:e>
              <m:sub>
                <m:r>
                  <m:t>j</m:t>
                </m:r>
              </m:sub>
            </m:sSub>
          </m:e>
        </m:nary>
        <m:sSub>
          <m:e>
            <m:r>
              <m:t>c</m:t>
            </m:r>
          </m:e>
          <m:sub>
            <m:r>
              <m:t>i</m:t>
            </m:r>
            <m:r>
              <m:t>j</m:t>
            </m:r>
          </m:sub>
        </m:sSub>
        <m:r>
          <m:rPr>
            <m:sty m:val="p"/>
          </m:rPr>
          <m:t>=</m:t>
        </m:r>
        <m:r>
          <m:t>0</m:t>
        </m:r>
      </m:oMath>
      <w:ins w:id="6583" w:author="PR Preview" w:date="2026-01-01T00:00:00Z">
        <w:r>
          <w:t xml:space="preserve">.</w:t>
        </w:r>
      </w:ins>
      <w:ins w:id="6584" w:author="PR Preview" w:date="2026-01-01T00:00:00Z">
        <w:r>
          <w:t xml:space="preserve"> </w:t>
        </w:r>
      </w:ins>
      <w:ins w:id="6585" w:author="PR Preview" w:date="2026-01-01T00:00:00Z">
        <w:r>
          <w:t xml:space="preserve">Then</w:t>
        </w:r>
      </w:ins>
    </w:p>
    <w:p>
      <w:pPr>
        <w:pStyle w:val="BodyText"/>
      </w:pPr>
      <w:ins w:id="6586" w:author="PR Preview" w:date="2026-01-01T00:00:00Z">
        <w:r>
          <w:t xml:space="preserve">$$
    \begin{aligned}
    \sum_{j=1}^{k} x_j \mathord{\smash[b]{\underset{\raise.3ex\hbox{$\scriptstyle\sim$}}{u}}\vphantom{u}}_j
    &amp;= \sum_{j=1}^{k} x_j \sum_{i=1}^{d} c_{ij} \mathord{\smash[b]{\underset{\raise.3ex\hbox{$\scriptstyle\sim$}}{a}}\vphantom{a}}_i
    &amp;&amp; \text{(substitute each } \mathord{\smash[b]{\underset{\raise.3ex\hbox{$\scriptstyle\sim$}}{u}}\vphantom{u}}_j \text{)}
    \\
    &amp;= \sum_{j=1}^{k} \sum_{i=1}^{d} x_j c_{ij}\,\mathord{\smash[b]{\underset{\raise.3ex\hbox{$\scriptstyle\sim$}}{a}}\vphantom{a}}_i
    &amp;&amp; \text{(distribute each } x_j \text{ over the inner sum)}
    \\
    &amp;= \sum_{i=1}^{d} \sum_{j=1}^{k} x_j c_{ij}\,\mathord{\smash[b]{\underset{\raise.3ex\hbox{$\scriptstyle\sim$}}{a}}\vphantom{a}}_i
    &amp;&amp; \text{(swap the order of the finite sums)}
    \\
    &amp;= \sum_{i=1}^{d} \mathopen{}\left(\sum_{j=1}^{k} x_j c_{ij}\right)\mathclose{}\,\mathord{\smash[b]{\underset{\raise.3ex\hbox{$\scriptstyle\sim$}}{a}}\vphantom{a}}_i
    &amp;&amp; \text{(factor } \mathord{\smash[b]{\underset{\raise.3ex\hbox{$\scriptstyle\sim$}}{a}}\vphantom{a}}_i \text{ out of the inner sum)}
    \\
    &amp;= \sum_{i=1}^{d} 0 \cdot\mathord{\smash[b]{\underset{\raise.3ex\hbox{$\scriptstyle\sim$}}{a}}\vphantom{a}}_i
    &amp;&amp; \text{(entry } i \text{ of } \textstyle\sum_j x_j \mathord{\smash[b]{\underset{\raise.3ex\hbox{$\scriptstyle\sim$}}{c}}\vphantom{c}}_j = \mathord{\smash[b]{\underset{\raise.3ex\hbox{$\scriptstyle\sim$}}{0}}\vphantom{0}}_d \text{)}
    \\
    &amp;= \mathord{\smash[b]{\underset{\raise.3ex\hbox{$\scriptstyle\sim$}}{0}}\vphantom{0}}_p,
    &amp;&amp; \text{(a zero multiple of a vector is } \mathord{\smash[b]{\underset{\raise.3ex\hbox{$\scriptstyle\sim$}}{0}}\vphantom{0}}\text{)}
    \end{aligned}
    $$</w:t>
        </w:r>
      </w:ins>
    </w:p>
    <w:p>
      <w:pPr>
        <w:pStyle w:val="FirstParagraph"/>
      </w:pPr>
      <w:ins w:id="6587" w:author="PR Preview" w:date="2026-01-01T00:00:00Z">
        <w:r>
          <w:t xml:space="preserve">a combination of</w:t>
        </w:r>
      </w:ins>
      <w:ins w:id="6588" w:author="PR Preview" w:date="2026-01-01T00:00:00Z">
        <w:r>
          <w:t xml:space="preserve"> </w:t>
        </w:r>
      </w:ins>
      <w:ins w:id="6589" w:author="PR Preview" w:date="2026-01-01T00:00:00Z">
        <w:r>
          <w:t xml:space="preserve">$\mathord{\smash[b]{\underset{\raise.3ex\hbox{$\scriptstyle\sim$}}{u}}\vphantom{u}}_1, \ldots, \mathord{\smash[b]{\underset{\raise.3ex\hbox{$\scriptstyle\sim$}}{u}}\vphantom{u}}_k$</w:t>
        </w:r>
      </w:ins>
      <w:ins w:id="6590" w:author="PR Preview" w:date="2026-01-01T00:00:00Z">
        <w:r>
          <w:t xml:space="preserve"> </w:t>
        </w:r>
      </w:ins>
      <w:ins w:id="6591" w:author="PR Preview" w:date="2026-01-01T00:00:00Z">
        <w:r>
          <w:t xml:space="preserve">with coefficients not all zero that equals</w:t>
        </w:r>
      </w:ins>
      <w:ins w:id="6592" w:author="PR Preview" w:date="2026-01-01T00:00:00Z">
        <w:r>
          <w:t xml:space="preserve"> </w:t>
        </w:r>
      </w:ins>
      <w:ins w:id="6593" w:author="PR Preview" w:date="2026-01-01T00:00:00Z">
        <w:r>
          <w:t xml:space="preserve">$\mathord{\smash[b]{\underset{\raise.3ex\hbox{$\scriptstyle\sim$}}{0}}\vphantom{0}}_p$</w:t>
        </w:r>
      </w:ins>
      <w:ins w:id="6594" w:author="PR Preview" w:date="2026-01-01T00:00:00Z">
        <w:r>
          <w:t xml:space="preserve">.</w:t>
        </w:r>
      </w:ins>
      <w:ins w:id="6595" w:author="PR Preview" w:date="2026-01-01T00:00:00Z">
        <w:r>
          <w:t xml:space="preserve"> </w:t>
        </w:r>
      </w:ins>
      <w:ins w:id="6596" w:author="PR Preview" w:date="2026-01-01T00:00:00Z">
        <w:r>
          <w:t xml:space="preserve">That contradicts their linear independence, so</w:t>
        </w:r>
      </w:ins>
      <w:ins w:id="6597" w:author="PR Preview" w:date="2026-01-01T00:00:00Z">
        <w:r>
          <w:t xml:space="preserve"> </w:t>
        </w:r>
      </w:ins>
      <m:oMath>
        <m:r>
          <m:t>k</m:t>
        </m:r>
        <m:r>
          <m:rPr>
            <m:sty m:val="p"/>
          </m:rPr>
          <m:t>≤</m:t>
        </m:r>
        <m:r>
          <m:t>d</m:t>
        </m:r>
      </m:oMath>
      <w:ins w:id="6598" w:author="PR Preview" w:date="2026-01-01T00:00:00Z">
        <w:r>
          <w:t xml:space="preserve">.</w:t>
        </w:r>
      </w:ins>
    </w:p>
    <w:p>
      <w:pPr>
        <w:pStyle w:val="BodyText"/>
      </w:pPr>
      <w:r>
        <w:rPr>
          <w:b/>
          <w:bCs/>
        </w:rPr>
        <w:t xml:space="preserve">Part 2.</w:t>
      </w:r>
      <w:r>
        <w:t xml:space="preserve"> </w:t>
      </w:r>
      <m:oMath>
        <m:r>
          <m:rPr>
            <m:scr m:val="script"/>
            <m:sty m:val="p"/>
          </m:rPr>
          <m:t>T</m:t>
        </m:r>
      </m:oMath>
      <w:r>
        <w:t xml:space="preserve"> </w:t>
      </w:r>
      <w:r>
        <w:t xml:space="preserve">has a basis (</w:t>
      </w:r>
      <w:hyperlink w:anchor="thm-extend-basis">
        <w:r>
          <w:rPr>
            <w:rStyle w:val="Hyperlink"/>
          </w:rPr>
          <w:t xml:space="preserve">Theorem 29</w:t>
        </w:r>
      </w:hyperlink>
      <w:r>
        <w:t xml:space="preserve">)</w:t>
      </w:r>
      <w:r>
        <w:t xml:space="preserve"> </w:t>
      </w:r>
      <w:r>
        <w:t xml:space="preserve">with</w:t>
      </w:r>
      <w:r>
        <w:t xml:space="preserve"> </w:t>
      </w:r>
      <m:oMath>
        <m:r>
          <m:rPr>
            <m:sty m:val="p"/>
          </m:rPr>
          <m:t>dim</m:t>
        </m:r>
        <m:r>
          <m:rPr>
            <m:sty m:val="p"/>
          </m:rPr>
          <m:t>(</m:t>
        </m:r>
        <m:r>
          <m:rPr>
            <m:scr m:val="script"/>
            <m:sty m:val="p"/>
          </m:rPr>
          <m:t>T</m:t>
        </m:r>
        <m:r>
          <m:rPr>
            <m:sty m:val="p"/>
          </m:rPr>
          <m:t>)</m:t>
        </m:r>
      </m:oMath>
      <w:r>
        <w:t xml:space="preserve"> </w:t>
      </w:r>
      <w:r>
        <w:t xml:space="preserve">vectors.</w:t>
      </w:r>
      <w:r>
        <w:t xml:space="preserve"> </w:t>
      </w:r>
      <w:r>
        <w:t xml:space="preserve">Those vectors are linearly independent and lie in</w:t>
      </w:r>
      <w:r>
        <w:t xml:space="preserve"> </w:t>
      </w:r>
      <m:oMath>
        <m:r>
          <m:rPr>
            <m:scr m:val="script"/>
            <m:sty m:val="p"/>
          </m:rPr>
          <m:t>S</m:t>
        </m:r>
      </m:oMath>
      <w:r>
        <w:t xml:space="preserve">,</w:t>
      </w:r>
      <w:r>
        <w:t xml:space="preserve"> </w:t>
      </w:r>
      <w:r>
        <w:t xml:space="preserve">so by Part 1 there are at most</w:t>
      </w:r>
      <w:r>
        <w:t xml:space="preserve"> </w:t>
      </w:r>
      <m:oMath>
        <m:r>
          <m:rPr>
            <m:sty m:val="p"/>
          </m:rPr>
          <m:t>dim</m:t>
        </m:r>
        <m:r>
          <m:rPr>
            <m:sty m:val="p"/>
          </m:rPr>
          <m:t>(</m:t>
        </m:r>
        <m:r>
          <m:rPr>
            <m:scr m:val="script"/>
            <m:sty m:val="p"/>
          </m:rPr>
          <m:t>S</m:t>
        </m:r>
        <m:r>
          <m:rPr>
            <m:sty m:val="p"/>
          </m:rPr>
          <m:t>)</m:t>
        </m:r>
      </m:oMath>
      <w:r>
        <w:t xml:space="preserve"> </w:t>
      </w:r>
      <w:r>
        <w:t xml:space="preserve">of them.</w:t>
      </w:r>
    </w:p>
    <w:bookmarkStart w:id="233" w:name="exm-dim-bound"/>
    <w:p>
      <w:pPr>
        <w:pStyle w:val="BodyText"/>
      </w:pPr>
      <w:del w:id="6599" w:author="PR Preview" w:date="2026-01-01T00:00:00Z">
        <w:r>
          <w:rPr>
            <w:b/>
            <w:bCs/>
          </w:rPr>
          <w:delText xml:space="preserve">Example 53 (Subspaces of a plane have dimension at most two)</w:delText>
        </w:r>
      </w:del>
      <w:del w:id="6600" w:author="PR Preview" w:date="2026-01-01T00:00:00Z">
        <w:r>
          <w:delText xml:space="preserve"> </w:delText>
        </w:r>
      </w:del>
      <w:del w:id="6601" w:author="PR Preview" w:date="2026-01-01T00:00:00Z">
        <w:r>
          <w:delText xml:space="preserve">The plane</w:delText>
        </w:r>
      </w:del>
      <w:del w:id="6602"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6603" w:author="PR Preview" w:date="2026-01-01T00:00:00Z">
        <w:r>
          <w:delText xml:space="preserve"> </w:delText>
        </w:r>
      </w:del>
      <w:del w:id="6604" w:author="PR Preview" w:date="2026-01-01T00:00:00Z">
        <w:r>
          <w:delText xml:space="preserve">in</w:delText>
        </w:r>
      </w:del>
      <w:del w:id="6605" w:author="PR Preview" w:date="2026-01-01T00:00:00Z">
        <w:r>
          <w:delText xml:space="preserve"> </w:delText>
        </w:r>
      </w:del>
      <m:oMath>
        <m:sSup>
          <m:e>
            <m:r>
              <m:rPr>
                <m:scr m:val="double-struck"/>
                <m:sty m:val="p"/>
              </m:rPr>
              <m:t>R</m:t>
            </m:r>
          </m:e>
          <m:sup>
            <m:r>
              <m:t>3</m:t>
            </m:r>
          </m:sup>
        </m:sSup>
      </m:oMath>
      <w:del w:id="6606" w:author="PR Preview" w:date="2026-01-01T00:00:00Z">
        <w:r>
          <w:delText xml:space="preserve"> </w:delText>
        </w:r>
      </w:del>
      <w:del w:id="6607" w:author="PR Preview" w:date="2026-01-01T00:00:00Z">
        <w:r>
          <w:delText xml:space="preserve">has dimension</w:delText>
        </w:r>
      </w:del>
      <w:del w:id="6608" w:author="PR Preview" w:date="2026-01-01T00:00:00Z">
        <w:r>
          <w:delText xml:space="preserve"> </w:delText>
        </w:r>
      </w:del>
      <m:oMath>
        <m:r>
          <m:t>2</m:t>
        </m:r>
      </m:oMath>
      <w:del w:id="6609" w:author="PR Preview" w:date="2026-01-01T00:00:00Z">
        <w:r>
          <w:delText xml:space="preserve"> </w:delText>
        </w:r>
      </w:del>
      <w:del w:id="6610" w:author="PR Preview" w:date="2026-01-01T00:00:00Z">
        <w:r>
          <w:delText xml:space="preserve">(</w:delText>
        </w:r>
      </w:del>
      <w:hyperlink w:anchor="exm-dimension">
        <w:del w:id="6611" w:author="PR Preview" w:date="2026-01-01T00:00:00Z">
          <w:r>
            <w:rPr>
              <w:rStyle w:val="Hyperlink"/>
            </w:rPr>
            <w:delText xml:space="preserve">Example 50</w:delText>
          </w:r>
        </w:del>
      </w:hyperlink>
      <w:del w:id="6612" w:author="PR Preview" w:date="2026-01-01T00:00:00Z">
        <w:r>
          <w:delText xml:space="preserve">).</w:delText>
        </w:r>
      </w:del>
      <w:del w:id="6613" w:author="PR Preview" w:date="2026-01-01T00:00:00Z">
        <w:r>
          <w:delText xml:space="preserve"> </w:delText>
        </w:r>
      </w:del>
      <w:del w:id="6614" w:author="PR Preview" w:date="2026-01-01T00:00:00Z">
        <w:r>
          <w:delText xml:space="preserve">By</w:delText>
        </w:r>
      </w:del>
      <w:del w:id="6615" w:author="PR Preview" w:date="2026-01-01T00:00:00Z">
        <w:r>
          <w:delText xml:space="preserve"> </w:delText>
        </w:r>
      </w:del>
      <w:hyperlink w:anchor="thm-dim-bound">
        <w:del w:id="6616" w:author="PR Preview" w:date="2026-01-01T00:00:00Z">
          <w:r>
            <w:rPr>
              <w:rStyle w:val="Hyperlink"/>
            </w:rPr>
            <w:delText xml:space="preserve">Theorem 30</w:delText>
          </w:r>
        </w:del>
      </w:hyperlink>
      <w:del w:id="6617" w:author="PR Preview" w:date="2026-01-01T00:00:00Z">
        <w:r>
          <w:delText xml:space="preserve">,</w:delText>
        </w:r>
      </w:del>
      <w:del w:id="6618" w:author="PR Preview" w:date="2026-01-01T00:00:00Z">
        <w:r>
          <w:delText xml:space="preserve"> </w:delText>
        </w:r>
      </w:del>
      <w:del w:id="6619" w:author="PR Preview" w:date="2026-01-01T00:00:00Z">
        <w:r>
          <w:delText xml:space="preserve">no three vectors with third entry</w:delText>
        </w:r>
      </w:del>
      <w:del w:id="6620" w:author="PR Preview" w:date="2026-01-01T00:00:00Z">
        <w:r>
          <w:delText xml:space="preserve"> </w:delText>
        </w:r>
      </w:del>
      <m:oMath>
        <m:r>
          <m:t>0</m:t>
        </m:r>
      </m:oMath>
      <w:del w:id="6621" w:author="PR Preview" w:date="2026-01-01T00:00:00Z">
        <w:r>
          <w:delText xml:space="preserve"> </w:delText>
        </w:r>
      </w:del>
      <w:del w:id="6622" w:author="PR Preview" w:date="2026-01-01T00:00:00Z">
        <w:r>
          <w:delText xml:space="preserve">are linearly independent;</w:delText>
        </w:r>
      </w:del>
      <w:del w:id="6623" w:author="PR Preview" w:date="2026-01-01T00:00:00Z">
        <w:r>
          <w:delText xml:space="preserve"> </w:delText>
        </w:r>
      </w:del>
      <w:del w:id="6624" w:author="PR Preview" w:date="2026-01-01T00:00:00Z">
        <w:r>
          <w:delText xml:space="preserve">for instance,</w:delText>
        </w:r>
      </w:del>
      <w:del w:id="6625"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rPr>
            <m:sty m:val="p"/>
          </m:rPr>
          <m:t>(</m:t>
        </m:r>
        <m:r>
          <m:t>1</m:t>
        </m:r>
        <m:r>
          <m:rPr>
            <m:sty m:val="p"/>
          </m:rPr>
          <m:t>,</m:t>
        </m:r>
        <m:r>
          <m:t>1</m:t>
        </m:r>
        <m:r>
          <m:rPr>
            <m:sty m:val="p"/>
          </m:rPr>
          <m:t>,</m:t>
        </m:r>
        <m:r>
          <m:t>0</m:t>
        </m:r>
        <m:r>
          <m:rPr>
            <m:sty m:val="p"/>
          </m:rPr>
          <m:t>)</m:t>
        </m:r>
        <m:r>
          <m:rPr>
            <m:sty m:val="p"/>
          </m:rPr>
          <m:t>=</m:t>
        </m:r>
        <m:limLow>
          <m:e>
            <m:r>
              <m:t>0</m:t>
            </m:r>
          </m:e>
          <m:lim>
            <m:r>
              <m:rPr>
                <m:sty m:val="p"/>
              </m:rPr>
              <m:t>∼</m:t>
            </m:r>
          </m:lim>
        </m:limLow>
      </m:oMath>
      <w:del w:id="6626" w:author="PR Preview" w:date="2026-01-01T00:00:00Z">
        <w:r>
          <w:delText xml:space="preserve">.</w:delText>
        </w:r>
      </w:del>
      <w:del w:id="6627" w:author="PR Preview" w:date="2026-01-01T00:00:00Z">
        <w:r>
          <w:delText xml:space="preserve"> </w:delText>
        </w:r>
      </w:del>
      <w:del w:id="6628" w:author="PR Preview" w:date="2026-01-01T00:00:00Z">
        <w:r>
          <w:delText xml:space="preserve">The line</w:delText>
        </w:r>
      </w:del>
      <w:del w:id="6629"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6630" w:author="PR Preview" w:date="2026-01-01T00:00:00Z">
        <w:r>
          <w:delText xml:space="preserve"> </w:delText>
        </w:r>
      </w:del>
      <w:del w:id="6631" w:author="PR Preview" w:date="2026-01-01T00:00:00Z">
        <w:r>
          <w:delText xml:space="preserve">lies in</w:delText>
        </w:r>
      </w:del>
      <w:del w:id="6632" w:author="PR Preview" w:date="2026-01-01T00:00:00Z">
        <w:r>
          <w:delText xml:space="preserve"> </w:delText>
        </w:r>
      </w:del>
      <m:oMath>
        <m:r>
          <m:rPr>
            <m:scr m:val="script"/>
            <m:sty m:val="p"/>
          </m:rPr>
          <m:t>S</m:t>
        </m:r>
      </m:oMath>
      <w:del w:id="6633" w:author="PR Preview" w:date="2026-01-01T00:00:00Z">
        <w:r>
          <w:delText xml:space="preserve">,</w:delText>
        </w:r>
      </w:del>
      <w:del w:id="6634" w:author="PR Preview" w:date="2026-01-01T00:00:00Z">
        <w:r>
          <w:delText xml:space="preserve"> </w:delText>
        </w:r>
      </w:del>
      <w:del w:id="6635" w:author="PR Preview" w:date="2026-01-01T00:00:00Z">
        <w:r>
          <w:delText xml:space="preserve">and</w:delText>
        </w:r>
      </w:del>
    </w:p>
    <w:p>
      <w:pPr>
        <w:pStyle w:val="BodyText"/>
      </w:pPr>
      <w:ins w:id="6636" w:author="PR Preview" w:date="2026-01-01T00:00:00Z">
        <w:r>
          <w:rPr>
            <w:b/>
            <w:bCs/>
          </w:rPr>
          <w:t xml:space="preserve">Example 53 (Subspaces of a plane have dimension at most two)</w:t>
        </w:r>
      </w:ins>
      <w:ins w:id="6637" w:author="PR Preview" w:date="2026-01-01T00:00:00Z">
        <w:r>
          <w:t xml:space="preserve"> </w:t>
        </w:r>
      </w:ins>
      <w:ins w:id="6638" w:author="PR Preview" w:date="2026-01-01T00:00:00Z">
        <w:r>
          <w:t xml:space="preserve">The plane</w:t>
        </w:r>
      </w:ins>
      <w:ins w:id="6639"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6640" w:author="PR Preview" w:date="2026-01-01T00:00:00Z">
        <w:r>
          <w:t xml:space="preserve"> </w:t>
        </w:r>
      </w:ins>
      <w:ins w:id="6641" w:author="PR Preview" w:date="2026-01-01T00:00:00Z">
        <w:r>
          <w:t xml:space="preserve">in</w:t>
        </w:r>
      </w:ins>
      <w:ins w:id="6642" w:author="PR Preview" w:date="2026-01-01T00:00:00Z">
        <w:r>
          <w:t xml:space="preserve"> </w:t>
        </w:r>
      </w:ins>
      <m:oMath>
        <m:sSup>
          <m:e>
            <m:r>
              <m:rPr>
                <m:scr m:val="double-struck"/>
                <m:sty m:val="p"/>
              </m:rPr>
              <m:t>R</m:t>
            </m:r>
          </m:e>
          <m:sup>
            <m:r>
              <m:t>3</m:t>
            </m:r>
          </m:sup>
        </m:sSup>
      </m:oMath>
      <w:ins w:id="6643" w:author="PR Preview" w:date="2026-01-01T00:00:00Z">
        <w:r>
          <w:t xml:space="preserve"> </w:t>
        </w:r>
      </w:ins>
      <w:ins w:id="6644" w:author="PR Preview" w:date="2026-01-01T00:00:00Z">
        <w:r>
          <w:t xml:space="preserve">has dimension</w:t>
        </w:r>
      </w:ins>
      <w:ins w:id="6645" w:author="PR Preview" w:date="2026-01-01T00:00:00Z">
        <w:r>
          <w:t xml:space="preserve"> </w:t>
        </w:r>
      </w:ins>
      <m:oMath>
        <m:r>
          <m:t>2</m:t>
        </m:r>
      </m:oMath>
      <w:ins w:id="6646" w:author="PR Preview" w:date="2026-01-01T00:00:00Z">
        <w:r>
          <w:t xml:space="preserve"> </w:t>
        </w:r>
      </w:ins>
      <w:ins w:id="6647" w:author="PR Preview" w:date="2026-01-01T00:00:00Z">
        <w:r>
          <w:t xml:space="preserve">(</w:t>
        </w:r>
      </w:ins>
      <w:hyperlink w:anchor="exm-dimension">
        <w:ins w:id="6648" w:author="PR Preview" w:date="2026-01-01T00:00:00Z">
          <w:r>
            <w:rPr>
              <w:rStyle w:val="Hyperlink"/>
            </w:rPr>
            <w:t xml:space="preserve">Example 50</w:t>
          </w:r>
        </w:ins>
      </w:hyperlink>
      <w:ins w:id="6649" w:author="PR Preview" w:date="2026-01-01T00:00:00Z">
        <w:r>
          <w:t xml:space="preserve">).</w:t>
        </w:r>
      </w:ins>
      <w:ins w:id="6650" w:author="PR Preview" w:date="2026-01-01T00:00:00Z">
        <w:r>
          <w:t xml:space="preserve"> </w:t>
        </w:r>
      </w:ins>
      <w:ins w:id="6651" w:author="PR Preview" w:date="2026-01-01T00:00:00Z">
        <w:r>
          <w:t xml:space="preserve">By</w:t>
        </w:r>
      </w:ins>
      <w:ins w:id="6652" w:author="PR Preview" w:date="2026-01-01T00:00:00Z">
        <w:r>
          <w:t xml:space="preserve"> </w:t>
        </w:r>
      </w:ins>
      <w:hyperlink w:anchor="thm-dim-bound">
        <w:ins w:id="6653" w:author="PR Preview" w:date="2026-01-01T00:00:00Z">
          <w:r>
            <w:rPr>
              <w:rStyle w:val="Hyperlink"/>
            </w:rPr>
            <w:t xml:space="preserve">Theorem 30</w:t>
          </w:r>
        </w:ins>
      </w:hyperlink>
      <w:ins w:id="6654" w:author="PR Preview" w:date="2026-01-01T00:00:00Z">
        <w:r>
          <w:t xml:space="preserve">,</w:t>
        </w:r>
      </w:ins>
      <w:ins w:id="6655" w:author="PR Preview" w:date="2026-01-01T00:00:00Z">
        <w:r>
          <w:t xml:space="preserve"> </w:t>
        </w:r>
      </w:ins>
      <w:ins w:id="6656" w:author="PR Preview" w:date="2026-01-01T00:00:00Z">
        <w:r>
          <w:t xml:space="preserve">no three vectors with third entry</w:t>
        </w:r>
      </w:ins>
      <w:ins w:id="6657" w:author="PR Preview" w:date="2026-01-01T00:00:00Z">
        <w:r>
          <w:t xml:space="preserve"> </w:t>
        </w:r>
      </w:ins>
      <m:oMath>
        <m:r>
          <m:t>0</m:t>
        </m:r>
      </m:oMath>
      <w:ins w:id="6658" w:author="PR Preview" w:date="2026-01-01T00:00:00Z">
        <w:r>
          <w:t xml:space="preserve"> </w:t>
        </w:r>
      </w:ins>
      <w:ins w:id="6659" w:author="PR Preview" w:date="2026-01-01T00:00:00Z">
        <w:r>
          <w:t xml:space="preserve">are linearly independent;</w:t>
        </w:r>
      </w:ins>
      <w:ins w:id="6660" w:author="PR Preview" w:date="2026-01-01T00:00:00Z">
        <w:r>
          <w:t xml:space="preserve"> </w:t>
        </w:r>
      </w:ins>
      <w:ins w:id="6661" w:author="PR Preview" w:date="2026-01-01T00:00:00Z">
        <w:r>
          <w:t xml:space="preserve">for instance,</w:t>
        </w:r>
      </w:ins>
      <w:ins w:id="6662" w:author="PR Preview" w:date="2026-01-01T00:00:00Z">
        <w:r>
          <w:t xml:space="preserve"> </w:t>
        </w:r>
      </w:ins>
      <w:ins w:id="6663" w:author="PR Preview" w:date="2026-01-01T00:00:00Z">
        <w:r>
          <w:t xml:space="preserve">$(1, 0, 0) + (0, 1, 0) - (1, 1, 0) = \mathord{\smash[b]{\underset{\raise.3ex\hbox{$\scriptstyle\sim$}}{0}}\vphantom{0}}$</w:t>
        </w:r>
      </w:ins>
      <w:ins w:id="6664" w:author="PR Preview" w:date="2026-01-01T00:00:00Z">
        <w:r>
          <w:t xml:space="preserve">.</w:t>
        </w:r>
      </w:ins>
      <w:ins w:id="6665" w:author="PR Preview" w:date="2026-01-01T00:00:00Z">
        <w:r>
          <w:t xml:space="preserve"> </w:t>
        </w:r>
      </w:ins>
      <w:ins w:id="6666" w:author="PR Preview" w:date="2026-01-01T00:00:00Z">
        <w:r>
          <w:t xml:space="preserve">The line</w:t>
        </w:r>
      </w:ins>
      <w:ins w:id="6667"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6668" w:author="PR Preview" w:date="2026-01-01T00:00:00Z">
        <w:r>
          <w:t xml:space="preserve"> </w:t>
        </w:r>
      </w:ins>
      <w:ins w:id="6669" w:author="PR Preview" w:date="2026-01-01T00:00:00Z">
        <w:r>
          <w:t xml:space="preserve">lies in</w:t>
        </w:r>
      </w:ins>
      <w:ins w:id="6670" w:author="PR Preview" w:date="2026-01-01T00:00:00Z">
        <w:r>
          <w:t xml:space="preserve"> </w:t>
        </w:r>
      </w:ins>
      <m:oMath>
        <m:r>
          <m:rPr>
            <m:scr m:val="script"/>
            <m:sty m:val="p"/>
          </m:rPr>
          <m:t>S</m:t>
        </m:r>
      </m:oMath>
      <w:ins w:id="6671" w:author="PR Preview" w:date="2026-01-01T00:00:00Z">
        <w:r>
          <w:t xml:space="preserve">,</w:t>
        </w:r>
      </w:ins>
      <w:ins w:id="6672" w:author="PR Preview" w:date="2026-01-01T00:00:00Z">
        <w:r>
          <w:t xml:space="preserve"> </w:t>
        </w:r>
      </w:ins>
      <w:ins w:id="6673" w:author="PR Preview" w:date="2026-01-01T00:00:00Z">
        <w:r>
          <w:t xml:space="preserve">and</w:t>
        </w:r>
      </w:ins>
    </w:p>
    <w:p>
      <w:pPr>
        <w:pStyle w:val="BodyText"/>
      </w:pPr>
      <m:oMathPara>
        <m:oMathParaPr>
          <m:jc m:val="center"/>
        </m:oMathParaPr>
        <m:oMath>
          <m:eqArr>
            <m:e>
              <m:r>
                <m:rPr>
                  <m:sty m:val="p"/>
                </m:rPr>
                <m:t>dim</m:t>
              </m:r>
              <m:r>
                <m:rPr>
                  <m:sty m:val="p"/>
                </m:rPr>
                <m:t>(</m:t>
              </m:r>
              <m:r>
                <m:rPr>
                  <m:scr m:val="script"/>
                  <m:sty m:val="p"/>
                </m:rPr>
                <m:t>T</m:t>
              </m:r>
              <m:r>
                <m:rPr>
                  <m:sty m:val="p"/>
                </m:rPr>
                <m:t>)</m:t>
              </m:r>
              <m:r>
                <m:t>&amp;</m:t>
              </m:r>
              <m:r>
                <m:rPr>
                  <m:sty m:val="p"/>
                </m:rPr>
                <m:t>=</m:t>
              </m:r>
              <m:r>
                <m:t>1</m:t>
              </m:r>
            </m:e>
            <m:e>
              <m:r>
                <m:t>&amp;</m:t>
              </m:r>
              <m:r>
                <m:rPr>
                  <m:sty m:val="p"/>
                </m:rPr>
                <m:t>≤</m:t>
              </m:r>
              <m:r>
                <m:t>2</m:t>
              </m:r>
            </m:e>
            <m:e>
              <m:r>
                <m:t>&amp;</m:t>
              </m:r>
              <m:r>
                <m:rPr>
                  <m:sty m:val="p"/>
                </m:rPr>
                <m:t>=</m:t>
              </m:r>
              <m:r>
                <m:rPr>
                  <m:sty m:val="p"/>
                </m:rPr>
                <m:t>dim</m:t>
              </m:r>
              <m:r>
                <m:rPr>
                  <m:sty m:val="p"/>
                </m:rPr>
                <m:t>(</m:t>
              </m:r>
              <m:r>
                <m:rPr>
                  <m:scr m:val="script"/>
                  <m:sty m:val="p"/>
                </m:rPr>
                <m:t>S</m:t>
              </m:r>
              <m:r>
                <m:rPr>
                  <m:sty m:val="p"/>
                </m:rPr>
                <m:t>)</m:t>
              </m:r>
              <m:r>
                <m:rPr>
                  <m:sty m:val="p"/>
                </m:rPr>
                <m:t>.</m:t>
              </m:r>
            </m:e>
          </m:eqArr>
        </m:oMath>
      </m:oMathPara>
    </w:p>
    <w:bookmarkEnd w:id="233"/>
    <w:bookmarkStart w:id="234" w:name="thm-subspace-equal-dim"/>
    <w:p>
      <w:pPr>
        <w:pStyle w:val="FirstParagraph"/>
      </w:pPr>
      <w:r>
        <w:rPr>
          <w:b/>
          <w:bCs/>
        </w:rPr>
        <w:t xml:space="preserve">Theorem 31 (A subspace inside another of the same dimension equals it)</w:t>
      </w:r>
      <w:r>
        <w:t xml:space="preserve"> </w:t>
      </w:r>
      <w:r>
        <w:t xml:space="preserve">If</w:t>
      </w:r>
      <w:r>
        <w:t xml:space="preserve"> </w:t>
      </w:r>
      <m:oMath>
        <m:r>
          <m:rPr>
            <m:scr m:val="script"/>
            <m:sty m:val="p"/>
          </m:rPr>
          <m:t>T</m:t>
        </m:r>
      </m:oMath>
      <w:r>
        <w:t xml:space="preserve"> </w:t>
      </w:r>
      <w:r>
        <w:t xml:space="preserve">and</w:t>
      </w:r>
      <w:r>
        <w:t xml:space="preserve"> </w:t>
      </w:r>
      <m:oMath>
        <m:r>
          <m:rPr>
            <m:scr m:val="script"/>
            <m:sty m:val="p"/>
          </m:rPr>
          <m:t>S</m:t>
        </m:r>
      </m:oMath>
      <w:r>
        <w:t xml:space="preserve"> </w:t>
      </w:r>
      <w:r>
        <w:t xml:space="preserve">are subspaces of</w:t>
      </w:r>
      <w:r>
        <w:t xml:space="preserve"> </w:t>
      </w:r>
      <m:oMath>
        <m:sSup>
          <m:e>
            <m:r>
              <m:rPr>
                <m:scr m:val="double-struck"/>
                <m:sty m:val="p"/>
              </m:rPr>
              <m:t>R</m:t>
            </m:r>
          </m:e>
          <m:sup>
            <m:r>
              <m:t>p</m:t>
            </m:r>
          </m:sup>
        </m:sSup>
      </m:oMath>
      <w:r>
        <w:t xml:space="preserve"> </w:t>
      </w:r>
      <w:r>
        <w:t xml:space="preserve">with</w:t>
      </w:r>
      <w:r>
        <w:t xml:space="preserve"> </w:t>
      </w:r>
      <m:oMath>
        <m:r>
          <m:rPr>
            <m:scr m:val="script"/>
            <m:sty m:val="p"/>
          </m:rPr>
          <m:t>T</m:t>
        </m:r>
        <m:r>
          <m:rPr>
            <m:sty m:val="p"/>
          </m:rPr>
          <m:t>⊆</m:t>
        </m:r>
        <m:r>
          <m:rPr>
            <m:scr m:val="script"/>
            <m:sty m:val="p"/>
          </m:rPr>
          <m:t>S</m:t>
        </m:r>
      </m:oMath>
      <w:r>
        <w:t xml:space="preserve"> </w:t>
      </w:r>
      <w:r>
        <w:t xml:space="preserve">and</w:t>
      </w:r>
      <w:r>
        <w:t xml:space="preserve"> </w:t>
      </w:r>
      <m:oMath>
        <m:r>
          <m:rPr>
            <m:sty m:val="p"/>
          </m:rPr>
          <m:t>dim</m:t>
        </m:r>
        <m:r>
          <m:rPr>
            <m:sty m:val="p"/>
          </m:rPr>
          <m:t>(</m:t>
        </m:r>
        <m:r>
          <m:rPr>
            <m:scr m:val="script"/>
            <m:sty m:val="p"/>
          </m:rPr>
          <m:t>T</m:t>
        </m:r>
        <m:r>
          <m:rPr>
            <m:sty m:val="p"/>
          </m:rPr>
          <m:t>)</m:t>
        </m:r>
        <m:r>
          <m:rPr>
            <m:sty m:val="p"/>
          </m:rPr>
          <m:t>=</m:t>
        </m:r>
        <m:r>
          <m:rPr>
            <m:sty m:val="p"/>
          </m:rPr>
          <m:t>dim</m:t>
        </m:r>
        <m:r>
          <m:rPr>
            <m:sty m:val="p"/>
          </m:rPr>
          <m:t>(</m:t>
        </m:r>
        <m:r>
          <m:rPr>
            <m:scr m:val="script"/>
            <m:sty m:val="p"/>
          </m:rPr>
          <m:t>S</m:t>
        </m:r>
        <m:r>
          <m:rPr>
            <m:sty m:val="p"/>
          </m:rPr>
          <m:t>)</m:t>
        </m:r>
      </m:oMath>
      <w:r>
        <w:t xml:space="preserve"> </w:t>
      </w:r>
      <w:r>
        <w:t xml:space="preserve">(</w:t>
      </w:r>
      <w:hyperlink w:anchor="def-dimension">
        <w:r>
          <w:rPr>
            <w:rStyle w:val="Hyperlink"/>
          </w:rPr>
          <w:t xml:space="preserve">Definition 51</w:t>
        </w:r>
      </w:hyperlink>
      <w:r>
        <w:t xml:space="preserve">),</w:t>
      </w:r>
      <w:r>
        <w:t xml:space="preserve"> </w:t>
      </w:r>
      <w:r>
        <w:t xml:space="preserve">then</w:t>
      </w:r>
      <w:r>
        <w:t xml:space="preserve"> </w:t>
      </w:r>
      <m:oMath>
        <m:r>
          <m:rPr>
            <m:scr m:val="script"/>
            <m:sty m:val="p"/>
          </m:rPr>
          <m:t>T</m:t>
        </m:r>
        <m:r>
          <m:rPr>
            <m:sty m:val="p"/>
          </m:rPr>
          <m:t>=</m:t>
        </m:r>
        <m:r>
          <m:rPr>
            <m:scr m:val="script"/>
            <m:sty m:val="p"/>
          </m:rPr>
          <m:t>S</m:t>
        </m:r>
      </m:oMath>
      <w:r>
        <w:t xml:space="preserve">.</w:t>
      </w:r>
    </w:p>
    <w:bookmarkEnd w:id="234"/>
    <w:p>
      <w:pPr>
        <w:pStyle w:val="BodyText"/>
      </w:pPr>
      <w:del w:id="6674" w:author="PR Preview" w:date="2026-01-01T00:00:00Z">
        <w:r>
          <w:rPr>
            <w:i/>
            <w:iCs/>
          </w:rPr>
          <w:delText xml:space="preserve">Proof</w:delText>
        </w:r>
      </w:del>
      <w:del w:id="6675" w:author="PR Preview" w:date="2026-01-01T00:00:00Z">
        <w:r>
          <w:delText xml:space="preserve">. </w:delText>
        </w:r>
      </w:del>
      <w:del w:id="6676" w:author="PR Preview" w:date="2026-01-01T00:00:00Z">
        <w:r>
          <w:delText xml:space="preserve">Let</w:delText>
        </w:r>
      </w:del>
      <w:del w:id="6677"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6678" w:author="PR Preview" w:date="2026-01-01T00:00:00Z">
        <w:r>
          <w:delText xml:space="preserve">,</w:delText>
        </w:r>
      </w:del>
      <w:del w:id="6679" w:author="PR Preview" w:date="2026-01-01T00:00:00Z">
        <w:r>
          <w:delText xml:space="preserve"> </w:delText>
        </w:r>
      </w:del>
      <w:del w:id="6680" w:author="PR Preview" w:date="2026-01-01T00:00:00Z">
        <w:r>
          <w:delText xml:space="preserve">and let</w:delText>
        </w:r>
      </w:del>
      <w:del w:id="6681" w:author="PR Preview" w:date="2026-01-01T00:00:00Z">
        <w:r>
          <w:delText xml:space="preserve"> </w:delText>
        </w:r>
      </w:del>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oMath>
      <w:del w:id="6682" w:author="PR Preview" w:date="2026-01-01T00:00:00Z">
        <w:r>
          <w:delText xml:space="preserve"> </w:delText>
        </w:r>
      </w:del>
      <w:del w:id="6683" w:author="PR Preview" w:date="2026-01-01T00:00:00Z">
        <w:r>
          <w:delText xml:space="preserve">be a basis of</w:delText>
        </w:r>
      </w:del>
      <w:del w:id="6684" w:author="PR Preview" w:date="2026-01-01T00:00:00Z">
        <w:r>
          <w:delText xml:space="preserve"> </w:delText>
        </w:r>
      </w:del>
      <m:oMath>
        <m:r>
          <m:rPr>
            <m:scr m:val="script"/>
            <m:sty m:val="p"/>
          </m:rPr>
          <m:t>T</m:t>
        </m:r>
      </m:oMath>
      <w:del w:id="6685" w:author="PR Preview" w:date="2026-01-01T00:00:00Z">
        <w:r>
          <w:delText xml:space="preserve"> </w:delText>
        </w:r>
      </w:del>
      <w:del w:id="6686" w:author="PR Preview" w:date="2026-01-01T00:00:00Z">
        <w:r>
          <w:delText xml:space="preserve">(</w:delText>
        </w:r>
      </w:del>
      <w:hyperlink w:anchor="thm-extend-basis">
        <w:del w:id="6687" w:author="PR Preview" w:date="2026-01-01T00:00:00Z">
          <w:r>
            <w:rPr>
              <w:rStyle w:val="Hyperlink"/>
            </w:rPr>
            <w:delText xml:space="preserve">Theorem 29</w:delText>
          </w:r>
        </w:del>
      </w:hyperlink>
      <w:del w:id="6688" w:author="PR Preview" w:date="2026-01-01T00:00:00Z">
        <w:r>
          <w:delText xml:space="preserve">);</w:delText>
        </w:r>
      </w:del>
      <w:del w:id="6689" w:author="PR Preview" w:date="2026-01-01T00:00:00Z">
        <w:r>
          <w:delText xml:space="preserve"> </w:delText>
        </w:r>
      </w:del>
      <w:del w:id="6690" w:author="PR Preview" w:date="2026-01-01T00:00:00Z">
        <w:r>
          <w:delText xml:space="preserve">it has</w:delText>
        </w:r>
      </w:del>
      <w:del w:id="6691" w:author="PR Preview" w:date="2026-01-01T00:00:00Z">
        <w:r>
          <w:delText xml:space="preserve"> </w:delText>
        </w:r>
      </w:del>
      <m:oMath>
        <m:r>
          <m:t>d</m:t>
        </m:r>
      </m:oMath>
      <w:del w:id="6692" w:author="PR Preview" w:date="2026-01-01T00:00:00Z">
        <w:r>
          <w:delText xml:space="preserve"> </w:delText>
        </w:r>
      </w:del>
      <w:del w:id="6693" w:author="PR Preview" w:date="2026-01-01T00:00:00Z">
        <w:r>
          <w:delText xml:space="preserve">vectors because</w:delText>
        </w:r>
      </w:del>
      <w:del w:id="6694" w:author="PR Preview" w:date="2026-01-01T00:00:00Z">
        <w:r>
          <w:delText xml:space="preserve"> </w:delText>
        </w:r>
      </w:del>
      <m:oMath>
        <m:r>
          <m:rPr>
            <m:sty m:val="p"/>
          </m:rPr>
          <m:t>dim</m:t>
        </m:r>
        <m:r>
          <m:rPr>
            <m:sty m:val="p"/>
          </m:rPr>
          <m:t>(</m:t>
        </m:r>
        <m:r>
          <m:rPr>
            <m:scr m:val="script"/>
            <m:sty m:val="p"/>
          </m:rPr>
          <m:t>T</m:t>
        </m:r>
        <m:r>
          <m:rPr>
            <m:sty m:val="p"/>
          </m:rPr>
          <m:t>)</m:t>
        </m:r>
        <m:r>
          <m:rPr>
            <m:sty m:val="p"/>
          </m:rPr>
          <m:t>=</m:t>
        </m:r>
        <m:r>
          <m:t>d</m:t>
        </m:r>
      </m:oMath>
      <w:del w:id="6695" w:author="PR Preview" w:date="2026-01-01T00:00:00Z">
        <w:r>
          <w:delText xml:space="preserve">.</w:delText>
        </w:r>
      </w:del>
      <w:del w:id="6696" w:author="PR Preview" w:date="2026-01-01T00:00:00Z">
        <w:r>
          <w:delText xml:space="preserve"> </w:delText>
        </w:r>
      </w:del>
      <w:del w:id="6697" w:author="PR Preview" w:date="2026-01-01T00:00:00Z">
        <w:r>
          <w:delText xml:space="preserve">(When</w:delText>
        </w:r>
      </w:del>
      <w:del w:id="6698" w:author="PR Preview" w:date="2026-01-01T00:00:00Z">
        <w:r>
          <w:delText xml:space="preserve"> </w:delText>
        </w:r>
      </w:del>
      <m:oMath>
        <m:r>
          <m:t>d</m:t>
        </m:r>
        <m:r>
          <m:rPr>
            <m:sty m:val="p"/>
          </m:rPr>
          <m:t>=</m:t>
        </m:r>
        <m:r>
          <m:t>0</m:t>
        </m:r>
      </m:oMath>
      <w:del w:id="6699" w:author="PR Preview" w:date="2026-01-01T00:00:00Z">
        <w:r>
          <w:delText xml:space="preserve"> </w:delText>
        </w:r>
      </w:del>
      <w:del w:id="6700" w:author="PR Preview" w:date="2026-01-01T00:00:00Z">
        <w:r>
          <w:delText xml:space="preserve">it is the empty list,</w:delText>
        </w:r>
      </w:del>
      <w:del w:id="6701" w:author="PR Preview" w:date="2026-01-01T00:00:00Z">
        <w:r>
          <w:delText xml:space="preserve"> </w:delText>
        </w:r>
      </w:del>
      <w:del w:id="6702" w:author="PR Preview" w:date="2026-01-01T00:00:00Z">
        <w:r>
          <w:delText xml:space="preserve">whose span is</w:delText>
        </w:r>
      </w:del>
      <w:del w:id="6703" w:author="PR Preview" w:date="2026-01-01T00:00:00Z">
        <w:r>
          <w:delText xml:space="preserve"> </w:delText>
        </w:r>
      </w:del>
      <m:oMath>
        <m:r>
          <m:t>​</m:t>
        </m:r>
        <m:d>
          <m:dPr>
            <m:begChr m:val="{"/>
            <m:sepChr m:val=""/>
            <m:endChr m:val="}"/>
            <m:grow/>
          </m:dPr>
          <m:e>
            <m:limLow>
              <m:e>
                <m:r>
                  <m:t>0</m:t>
                </m:r>
              </m:e>
              <m:lim>
                <m:r>
                  <m:rPr>
                    <m:sty m:val="p"/>
                  </m:rPr>
                  <m:t>∼</m:t>
                </m:r>
              </m:lim>
            </m:limLow>
          </m:e>
        </m:d>
        <m:r>
          <m:t>​</m:t>
        </m:r>
      </m:oMath>
      <w:del w:id="6704" w:author="PR Preview" w:date="2026-01-01T00:00:00Z">
        <w:r>
          <w:delText xml:space="preserve"> </w:delText>
        </w:r>
      </w:del>
      <w:del w:id="6705" w:author="PR Preview" w:date="2026-01-01T00:00:00Z">
        <w:r>
          <w:delText xml:space="preserve">by the convention in</w:delText>
        </w:r>
      </w:del>
      <w:del w:id="6706" w:author="PR Preview" w:date="2026-01-01T00:00:00Z">
        <w:r>
          <w:delText xml:space="preserve"> </w:delText>
        </w:r>
      </w:del>
      <w:hyperlink w:anchor="def-span">
        <w:del w:id="6707" w:author="PR Preview" w:date="2026-01-01T00:00:00Z">
          <w:r>
            <w:rPr>
              <w:rStyle w:val="Hyperlink"/>
            </w:rPr>
            <w:delText xml:space="preserve">Definition 47</w:delText>
          </w:r>
        </w:del>
      </w:hyperlink>
      <w:del w:id="6708" w:author="PR Preview" w:date="2026-01-01T00:00:00Z">
        <w:r>
          <w:delText xml:space="preserve">,</w:delText>
        </w:r>
      </w:del>
      <w:del w:id="6709" w:author="PR Preview" w:date="2026-01-01T00:00:00Z">
        <w:r>
          <w:delText xml:space="preserve"> </w:delText>
        </w:r>
      </w:del>
      <w:del w:id="6710" w:author="PR Preview" w:date="2026-01-01T00:00:00Z">
        <w:r>
          <w:delText xml:space="preserve">and the argument is unchanged.)</w:delText>
        </w:r>
      </w:del>
      <w:del w:id="6711" w:author="PR Preview" w:date="2026-01-01T00:00:00Z">
        <w:r>
          <w:delText xml:space="preserve"> </w:delText>
        </w:r>
      </w:del>
      <w:del w:id="6712" w:author="PR Preview" w:date="2026-01-01T00:00:00Z">
        <w:r>
          <w:delText xml:space="preserve">Suppose some</w:delText>
        </w:r>
      </w:del>
      <w:del w:id="6713" w:author="PR Preview" w:date="2026-01-01T00:00:00Z">
        <w:r>
          <w:delText xml:space="preserve"> </w:delText>
        </w:r>
      </w:del>
      <m:oMath>
        <m:limLow>
          <m:e>
            <m:r>
              <m:t>s</m:t>
            </m:r>
          </m:e>
          <m:lim>
            <m:r>
              <m:rPr>
                <m:sty m:val="p"/>
              </m:rPr>
              <m:t>∼</m:t>
            </m:r>
          </m:lim>
        </m:limLow>
        <m:r>
          <m:rPr>
            <m:sty m:val="p"/>
          </m:rPr>
          <m:t>∈</m:t>
        </m:r>
        <m:r>
          <m:rPr>
            <m:scr m:val="script"/>
            <m:sty m:val="p"/>
          </m:rPr>
          <m:t>S</m:t>
        </m:r>
      </m:oMath>
      <w:del w:id="6714" w:author="PR Preview" w:date="2026-01-01T00:00:00Z">
        <w:r>
          <w:delText xml:space="preserve"> </w:delText>
        </w:r>
      </w:del>
      <w:del w:id="6715" w:author="PR Preview" w:date="2026-01-01T00:00:00Z">
        <w:r>
          <w:delText xml:space="preserve">is not in</w:delText>
        </w:r>
      </w:del>
      <w:del w:id="6716" w:author="PR Preview" w:date="2026-01-01T00:00:00Z">
        <w:r>
          <w:delText xml:space="preserve"> </w:delText>
        </w:r>
      </w:del>
      <m:oMath>
        <m:r>
          <m:rPr>
            <m:sty m:val="p"/>
          </m:rPr>
          <m:t>span</m:t>
        </m:r>
        <m:r>
          <m:t>​</m:t>
        </m:r>
        <m:d>
          <m:dPr>
            <m:begChr m:val="{"/>
            <m:sepChr m:val=""/>
            <m:endChr m:val="}"/>
            <m:grow/>
          </m:dPr>
          <m:e>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e>
        </m:d>
        <m:r>
          <m:t>​</m:t>
        </m:r>
        <m:r>
          <m:rPr>
            <m:sty m:val="p"/>
          </m:rPr>
          <m:t>=</m:t>
        </m:r>
        <m:r>
          <m:rPr>
            <m:scr m:val="script"/>
            <m:sty m:val="p"/>
          </m:rPr>
          <m:t>T</m:t>
        </m:r>
      </m:oMath>
      <w:del w:id="6717" w:author="PR Preview" w:date="2026-01-01T00:00:00Z">
        <w:r>
          <w:delText xml:space="preserve">.</w:delText>
        </w:r>
      </w:del>
      <w:del w:id="6718" w:author="PR Preview" w:date="2026-01-01T00:00:00Z">
        <w:r>
          <w:delText xml:space="preserve"> </w:delText>
        </w:r>
      </w:del>
      <w:del w:id="6719" w:author="PR Preview" w:date="2026-01-01T00:00:00Z">
        <w:r>
          <w:delText xml:space="preserve">Then</w:delText>
        </w:r>
      </w:del>
      <w:del w:id="6720" w:author="PR Preview" w:date="2026-01-01T00:00:00Z">
        <w:r>
          <w:delText xml:space="preserve"> </w:delText>
        </w:r>
      </w:del>
      <m:oMath>
        <m:sSub>
          <m:e>
            <m:limLow>
              <m:e>
                <m:r>
                  <m:t>t</m:t>
                </m:r>
              </m:e>
              <m:lim>
                <m:r>
                  <m:rPr>
                    <m:sty m:val="p"/>
                  </m:rPr>
                  <m:t>∼</m:t>
                </m:r>
              </m:lim>
            </m:limLow>
          </m:e>
          <m:sub>
            <m:r>
              <m:t>1</m:t>
            </m:r>
          </m:sub>
        </m:sSub>
        <m:r>
          <m:rPr>
            <m:sty m:val="p"/>
          </m:rPr>
          <m:t>,</m:t>
        </m:r>
        <m:r>
          <m:rPr>
            <m:sty m:val="p"/>
          </m:rPr>
          <m:t>…</m:t>
        </m:r>
        <m:r>
          <m:rPr>
            <m:sty m:val="p"/>
          </m:rPr>
          <m:t>,</m:t>
        </m:r>
        <m:sSub>
          <m:e>
            <m:limLow>
              <m:e>
                <m:r>
                  <m:t>t</m:t>
                </m:r>
              </m:e>
              <m:lim>
                <m:r>
                  <m:rPr>
                    <m:sty m:val="p"/>
                  </m:rPr>
                  <m:t>∼</m:t>
                </m:r>
              </m:lim>
            </m:limLow>
          </m:e>
          <m:sub>
            <m:r>
              <m:t>d</m:t>
            </m:r>
          </m:sub>
        </m:sSub>
        <m:r>
          <m:rPr>
            <m:sty m:val="p"/>
          </m:rPr>
          <m:t>,</m:t>
        </m:r>
        <m:limLow>
          <m:e>
            <m:r>
              <m:t>s</m:t>
            </m:r>
          </m:e>
          <m:lim>
            <m:r>
              <m:rPr>
                <m:sty m:val="p"/>
              </m:rPr>
              <m:t>∼</m:t>
            </m:r>
          </m:lim>
        </m:limLow>
      </m:oMath>
      <w:del w:id="6721" w:author="PR Preview" w:date="2026-01-01T00:00:00Z">
        <w:r>
          <w:delText xml:space="preserve"> </w:delText>
        </w:r>
      </w:del>
      <w:del w:id="6722" w:author="PR Preview" w:date="2026-01-01T00:00:00Z">
        <w:r>
          <w:delText xml:space="preserve">are linearly independent</w:delText>
        </w:r>
      </w:del>
      <w:del w:id="6723" w:author="PR Preview" w:date="2026-01-01T00:00:00Z">
        <w:r>
          <w:delText xml:space="preserve"> </w:delText>
        </w:r>
      </w:del>
      <w:del w:id="6724" w:author="PR Preview" w:date="2026-01-01T00:00:00Z">
        <w:r>
          <w:delText xml:space="preserve">(</w:delText>
        </w:r>
      </w:del>
      <w:hyperlink w:anchor="thm-add-outside-span">
        <w:del w:id="6725" w:author="PR Preview" w:date="2026-01-01T00:00:00Z">
          <w:r>
            <w:rPr>
              <w:rStyle w:val="Hyperlink"/>
            </w:rPr>
            <w:delText xml:space="preserve">Theorem 28</w:delText>
          </w:r>
        </w:del>
      </w:hyperlink>
      <w:del w:id="6726" w:author="PR Preview" w:date="2026-01-01T00:00:00Z">
        <w:r>
          <w:delText xml:space="preserve">),</w:delText>
        </w:r>
      </w:del>
      <w:del w:id="6727" w:author="PR Preview" w:date="2026-01-01T00:00:00Z">
        <w:r>
          <w:delText xml:space="preserve"> </w:delText>
        </w:r>
      </w:del>
      <w:del w:id="6728" w:author="PR Preview" w:date="2026-01-01T00:00:00Z">
        <w:r>
          <w:delText xml:space="preserve">and they are</w:delText>
        </w:r>
      </w:del>
      <w:del w:id="6729" w:author="PR Preview" w:date="2026-01-01T00:00:00Z">
        <w:r>
          <w:delText xml:space="preserve"> </w:delText>
        </w:r>
      </w:del>
      <m:oMath>
        <m:r>
          <m:t>d</m:t>
        </m:r>
        <m:r>
          <m:rPr>
            <m:sty m:val="p"/>
          </m:rPr>
          <m:t>+</m:t>
        </m:r>
        <m:r>
          <m:t>1</m:t>
        </m:r>
      </m:oMath>
      <w:del w:id="6730" w:author="PR Preview" w:date="2026-01-01T00:00:00Z">
        <w:r>
          <w:delText xml:space="preserve"> </w:delText>
        </w:r>
      </w:del>
      <w:del w:id="6731" w:author="PR Preview" w:date="2026-01-01T00:00:00Z">
        <w:r>
          <w:delText xml:space="preserve">vectors of</w:delText>
        </w:r>
      </w:del>
      <w:del w:id="6732" w:author="PR Preview" w:date="2026-01-01T00:00:00Z">
        <w:r>
          <w:delText xml:space="preserve"> </w:delText>
        </w:r>
      </w:del>
      <m:oMath>
        <m:r>
          <m:rPr>
            <m:scr m:val="script"/>
            <m:sty m:val="p"/>
          </m:rPr>
          <m:t>S</m:t>
        </m:r>
      </m:oMath>
      <w:del w:id="6733" w:author="PR Preview" w:date="2026-01-01T00:00:00Z">
        <w:r>
          <w:delText xml:space="preserve">,</w:delText>
        </w:r>
      </w:del>
      <w:del w:id="6734" w:author="PR Preview" w:date="2026-01-01T00:00:00Z">
        <w:r>
          <w:delText xml:space="preserve"> </w:delText>
        </w:r>
      </w:del>
      <w:del w:id="6735" w:author="PR Preview" w:date="2026-01-01T00:00:00Z">
        <w:r>
          <w:delText xml:space="preserve">which contradicts part 1 of</w:delText>
        </w:r>
      </w:del>
      <w:del w:id="6736" w:author="PR Preview" w:date="2026-01-01T00:00:00Z">
        <w:r>
          <w:delText xml:space="preserve"> </w:delText>
        </w:r>
      </w:del>
      <w:hyperlink w:anchor="thm-dim-bound">
        <w:del w:id="6737" w:author="PR Preview" w:date="2026-01-01T00:00:00Z">
          <w:r>
            <w:rPr>
              <w:rStyle w:val="Hyperlink"/>
            </w:rPr>
            <w:delText xml:space="preserve">Theorem 30</w:delText>
          </w:r>
        </w:del>
      </w:hyperlink>
      <w:del w:id="6738" w:author="PR Preview" w:date="2026-01-01T00:00:00Z">
        <w:r>
          <w:delText xml:space="preserve">.</w:delText>
        </w:r>
      </w:del>
      <w:del w:id="6739" w:author="PR Preview" w:date="2026-01-01T00:00:00Z">
        <w:r>
          <w:delText xml:space="preserve"> </w:delText>
        </w:r>
      </w:del>
      <w:del w:id="6740" w:author="PR Preview" w:date="2026-01-01T00:00:00Z">
        <w:r>
          <w:delText xml:space="preserve">So every vector of</w:delText>
        </w:r>
      </w:del>
      <w:del w:id="6741" w:author="PR Preview" w:date="2026-01-01T00:00:00Z">
        <w:r>
          <w:delText xml:space="preserve"> </w:delText>
        </w:r>
      </w:del>
      <m:oMath>
        <m:r>
          <m:rPr>
            <m:scr m:val="script"/>
            <m:sty m:val="p"/>
          </m:rPr>
          <m:t>S</m:t>
        </m:r>
      </m:oMath>
      <w:del w:id="6742" w:author="PR Preview" w:date="2026-01-01T00:00:00Z">
        <w:r>
          <w:delText xml:space="preserve"> </w:delText>
        </w:r>
      </w:del>
      <w:del w:id="6743" w:author="PR Preview" w:date="2026-01-01T00:00:00Z">
        <w:r>
          <w:delText xml:space="preserve">is in</w:delText>
        </w:r>
      </w:del>
      <w:del w:id="6744" w:author="PR Preview" w:date="2026-01-01T00:00:00Z">
        <w:r>
          <w:delText xml:space="preserve"> </w:delText>
        </w:r>
      </w:del>
      <m:oMath>
        <m:r>
          <m:rPr>
            <m:scr m:val="script"/>
            <m:sty m:val="p"/>
          </m:rPr>
          <m:t>T</m:t>
        </m:r>
      </m:oMath>
      <w:del w:id="6745" w:author="PR Preview" w:date="2026-01-01T00:00:00Z">
        <w:r>
          <w:delText xml:space="preserve">,</w:delText>
        </w:r>
      </w:del>
      <w:del w:id="6746" w:author="PR Preview" w:date="2026-01-01T00:00:00Z">
        <w:r>
          <w:delText xml:space="preserve"> </w:delText>
        </w:r>
      </w:del>
      <w:del w:id="6747" w:author="PR Preview" w:date="2026-01-01T00:00:00Z">
        <w:r>
          <w:delText xml:space="preserve">that is,</w:delText>
        </w:r>
      </w:del>
      <w:del w:id="6748" w:author="PR Preview" w:date="2026-01-01T00:00:00Z">
        <w:r>
          <w:delText xml:space="preserve"> </w:delText>
        </w:r>
      </w:del>
      <m:oMath>
        <m:r>
          <m:rPr>
            <m:scr m:val="script"/>
            <m:sty m:val="p"/>
          </m:rPr>
          <m:t>S</m:t>
        </m:r>
        <m:r>
          <m:rPr>
            <m:sty m:val="p"/>
          </m:rPr>
          <m:t>⊆</m:t>
        </m:r>
        <m:r>
          <m:rPr>
            <m:scr m:val="script"/>
            <m:sty m:val="p"/>
          </m:rPr>
          <m:t>T</m:t>
        </m:r>
      </m:oMath>
      <w:del w:id="6749" w:author="PR Preview" w:date="2026-01-01T00:00:00Z">
        <w:r>
          <w:delText xml:space="preserve">.</w:delText>
        </w:r>
      </w:del>
      <w:del w:id="6750" w:author="PR Preview" w:date="2026-01-01T00:00:00Z">
        <w:r>
          <w:delText xml:space="preserve"> </w:delText>
        </w:r>
      </w:del>
      <w:del w:id="6751" w:author="PR Preview" w:date="2026-01-01T00:00:00Z">
        <w:r>
          <w:delText xml:space="preserve">Together with</w:delText>
        </w:r>
      </w:del>
      <w:del w:id="6752" w:author="PR Preview" w:date="2026-01-01T00:00:00Z">
        <w:r>
          <w:delText xml:space="preserve"> </w:delText>
        </w:r>
      </w:del>
      <m:oMath>
        <m:r>
          <m:rPr>
            <m:scr m:val="script"/>
            <m:sty m:val="p"/>
          </m:rPr>
          <m:t>T</m:t>
        </m:r>
        <m:r>
          <m:rPr>
            <m:sty m:val="p"/>
          </m:rPr>
          <m:t>⊆</m:t>
        </m:r>
        <m:r>
          <m:rPr>
            <m:scr m:val="script"/>
            <m:sty m:val="p"/>
          </m:rPr>
          <m:t>S</m:t>
        </m:r>
      </m:oMath>
      <w:del w:id="6753" w:author="PR Preview" w:date="2026-01-01T00:00:00Z">
        <w:r>
          <w:delText xml:space="preserve">,</w:delText>
        </w:r>
      </w:del>
      <w:del w:id="6754" w:author="PR Preview" w:date="2026-01-01T00:00:00Z">
        <w:r>
          <w:delText xml:space="preserve"> </w:delText>
        </w:r>
      </w:del>
      <w:del w:id="6755" w:author="PR Preview" w:date="2026-01-01T00:00:00Z">
        <w:r>
          <w:delText xml:space="preserve">this inclusion gives</w:delText>
        </w:r>
      </w:del>
      <w:del w:id="6756" w:author="PR Preview" w:date="2026-01-01T00:00:00Z">
        <w:r>
          <w:delText xml:space="preserve"> </w:delText>
        </w:r>
      </w:del>
      <m:oMath>
        <m:r>
          <m:rPr>
            <m:scr m:val="script"/>
            <m:sty m:val="p"/>
          </m:rPr>
          <m:t>T</m:t>
        </m:r>
        <m:r>
          <m:rPr>
            <m:sty m:val="p"/>
          </m:rPr>
          <m:t>=</m:t>
        </m:r>
        <m:r>
          <m:rPr>
            <m:scr m:val="script"/>
            <m:sty m:val="p"/>
          </m:rPr>
          <m:t>S</m:t>
        </m:r>
      </m:oMath>
      <w:del w:id="6757" w:author="PR Preview" w:date="2026-01-01T00:00:00Z">
        <w:r>
          <w:delText xml:space="preserve">.</w:delText>
        </w:r>
      </w:del>
    </w:p>
    <w:p>
      <w:pPr>
        <w:pStyle w:val="BodyText"/>
      </w:pPr>
      <w:del w:id="6758" w:author="PR Preview" w:date="2026-01-01T00:00:00Z">
        <w:r>
          <w:rPr>
            <w:b/>
            <w:bCs/>
          </w:rPr>
          <w:delText xml:space="preserve">Example 54 (Two independent vectors in a plane span it)</w:delText>
        </w:r>
      </w:del>
      <w:del w:id="6759" w:author="PR Preview" w:date="2026-01-01T00:00:00Z">
        <w:r>
          <w:delText xml:space="preserve"> </w:delText>
        </w:r>
      </w:del>
      <w:del w:id="6760" w:author="PR Preview" w:date="2026-01-01T00:00:00Z">
        <w:r>
          <w:delText xml:space="preserve">Let</w:delText>
        </w:r>
      </w:del>
      <w:del w:id="6761" w:author="PR Preview" w:date="2026-01-01T00:00:00Z">
        <w:r>
          <w:delText xml:space="preserve"> </w:delText>
        </w:r>
      </w:del>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del w:id="6762" w:author="PR Preview" w:date="2026-01-01T00:00:00Z">
        <w:r>
          <w:delText xml:space="preserve">,</w:delText>
        </w:r>
      </w:del>
      <w:del w:id="6763" w:author="PR Preview" w:date="2026-01-01T00:00:00Z">
        <w:r>
          <w:delText xml:space="preserve"> </w:delText>
        </w:r>
      </w:del>
      <w:del w:id="6764" w:author="PR Preview" w:date="2026-01-01T00:00:00Z">
        <w:r>
          <w:delText xml:space="preserve">the plane</w:delText>
        </w:r>
      </w:del>
      <w:del w:id="6765" w:author="PR Preview" w:date="2026-01-01T00:00:00Z">
        <w:r>
          <w:delText xml:space="preserve"> </w:delText>
        </w:r>
      </w:del>
      <m:oMath>
        <m:r>
          <m:t>z</m:t>
        </m:r>
        <m:r>
          <m:rPr>
            <m:sty m:val="p"/>
          </m:rPr>
          <m:t>=</m:t>
        </m:r>
        <m:r>
          <m:t>0</m:t>
        </m:r>
      </m:oMath>
      <w:del w:id="6766" w:author="PR Preview" w:date="2026-01-01T00:00:00Z">
        <w:r>
          <w:delText xml:space="preserve">, which has dimension</w:delText>
        </w:r>
      </w:del>
      <w:del w:id="6767" w:author="PR Preview" w:date="2026-01-01T00:00:00Z">
        <w:r>
          <w:delText xml:space="preserve"> </w:delText>
        </w:r>
      </w:del>
      <m:oMath>
        <m:r>
          <m:t>2</m:t>
        </m:r>
      </m:oMath>
      <w:del w:id="6768" w:author="PR Preview" w:date="2026-01-01T00:00:00Z">
        <w:r>
          <w:delText xml:space="preserve"> </w:delText>
        </w:r>
      </w:del>
      <w:del w:id="6769" w:author="PR Preview" w:date="2026-01-01T00:00:00Z">
        <w:r>
          <w:delText xml:space="preserve">(</w:delText>
        </w:r>
      </w:del>
      <w:hyperlink w:anchor="exm-dimension">
        <w:del w:id="6770" w:author="PR Preview" w:date="2026-01-01T00:00:00Z">
          <w:r>
            <w:rPr>
              <w:rStyle w:val="Hyperlink"/>
            </w:rPr>
            <w:delText xml:space="preserve">Example 50</w:delText>
          </w:r>
        </w:del>
      </w:hyperlink>
      <w:del w:id="6771" w:author="PR Preview" w:date="2026-01-01T00:00:00Z">
        <w:r>
          <w:delText xml:space="preserve">),</w:delText>
        </w:r>
      </w:del>
      <w:del w:id="6772" w:author="PR Preview" w:date="2026-01-01T00:00:00Z">
        <w:r>
          <w:delText xml:space="preserve"> </w:delText>
        </w:r>
      </w:del>
      <w:del w:id="6773" w:author="PR Preview" w:date="2026-01-01T00:00:00Z">
        <w:r>
          <w:delText xml:space="preserve">and let</w:delText>
        </w:r>
      </w:del>
      <w:del w:id="6774" w:author="PR Preview" w:date="2026-01-01T00:00:00Z">
        <w:r>
          <w:delText xml:space="preserve"> </w:delText>
        </w:r>
      </w:del>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del w:id="6775" w:author="PR Preview" w:date="2026-01-01T00:00:00Z">
        <w:r>
          <w:delText xml:space="preserve">.</w:delText>
        </w:r>
      </w:del>
      <w:del w:id="6776" w:author="PR Preview" w:date="2026-01-01T00:00:00Z">
        <w:r>
          <w:delText xml:space="preserve"> </w:delText>
        </w:r>
      </w:del>
      <w:del w:id="6777" w:author="PR Preview" w:date="2026-01-01T00:00:00Z">
        <w:r>
          <w:delText xml:space="preserve">Both vectors have third entry</w:delText>
        </w:r>
      </w:del>
      <w:del w:id="6778" w:author="PR Preview" w:date="2026-01-01T00:00:00Z">
        <w:r>
          <w:delText xml:space="preserve"> </w:delText>
        </w:r>
      </w:del>
      <m:oMath>
        <m:r>
          <m:t>0</m:t>
        </m:r>
      </m:oMath>
      <w:del w:id="6779" w:author="PR Preview" w:date="2026-01-01T00:00:00Z">
        <w:r>
          <w:delText xml:space="preserve">, so</w:delText>
        </w:r>
      </w:del>
      <w:del w:id="6780" w:author="PR Preview" w:date="2026-01-01T00:00:00Z">
        <w:r>
          <w:delText xml:space="preserve"> </w:delText>
        </w:r>
      </w:del>
      <m:oMath>
        <m:r>
          <m:rPr>
            <m:scr m:val="script"/>
            <m:sty m:val="p"/>
          </m:rPr>
          <m:t>T</m:t>
        </m:r>
        <m:r>
          <m:rPr>
            <m:sty m:val="p"/>
          </m:rPr>
          <m:t>⊆</m:t>
        </m:r>
        <m:r>
          <m:rPr>
            <m:scr m:val="script"/>
            <m:sty m:val="p"/>
          </m:rPr>
          <m:t>S</m:t>
        </m:r>
      </m:oMath>
      <w:del w:id="6781" w:author="PR Preview" w:date="2026-01-01T00:00:00Z">
        <w:r>
          <w:delText xml:space="preserve">.</w:delText>
        </w:r>
      </w:del>
      <w:del w:id="6782" w:author="PR Preview" w:date="2026-01-01T00:00:00Z">
        <w:r>
          <w:delText xml:space="preserve"> </w:delText>
        </w:r>
      </w:del>
      <w:del w:id="6783" w:author="PR Preview" w:date="2026-01-01T00:00:00Z">
        <w:r>
          <w:delText xml:space="preserve">They are linearly independent:</w:delText>
        </w:r>
      </w:del>
      <w:del w:id="6784" w:author="PR Preview" w:date="2026-01-01T00:00:00Z">
        <w:r>
          <w:delText xml:space="preserve"> </w:delText>
        </w:r>
      </w:del>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del w:id="6785" w:author="PR Preview" w:date="2026-01-01T00:00:00Z">
        <w:r>
          <w:delText xml:space="preserve">,</w:delText>
        </w:r>
      </w:del>
      <w:del w:id="6786" w:author="PR Preview" w:date="2026-01-01T00:00:00Z">
        <w:r>
          <w:delText xml:space="preserve"> </w:delText>
        </w:r>
      </w:del>
      <w:del w:id="6787" w:author="PR Preview" w:date="2026-01-01T00:00:00Z">
        <w:r>
          <w:delText xml:space="preserve">which is</w:delText>
        </w:r>
      </w:del>
      <w:del w:id="6788" w:author="PR Preview" w:date="2026-01-01T00:00:00Z">
        <w:r>
          <w:delText xml:space="preserve"> </w:delText>
        </w:r>
      </w:del>
      <m:oMath>
        <m:limLow>
          <m:e>
            <m:r>
              <m:t>0</m:t>
            </m:r>
          </m:e>
          <m:lim>
            <m:r>
              <m:rPr>
                <m:sty m:val="p"/>
              </m:rPr>
              <m:t>∼</m:t>
            </m:r>
          </m:lim>
        </m:limLow>
      </m:oMath>
      <w:del w:id="6789" w:author="PR Preview" w:date="2026-01-01T00:00:00Z">
        <w:r>
          <w:delText xml:space="preserve"> </w:delText>
        </w:r>
      </w:del>
      <w:del w:id="6790" w:author="PR Preview" w:date="2026-01-01T00:00:00Z">
        <w:r>
          <w:delText xml:space="preserve">only if</w:delText>
        </w:r>
      </w:del>
      <w:del w:id="6791" w:author="PR Preview" w:date="2026-01-01T00:00:00Z">
        <w:r>
          <w:delText xml:space="preserve"> </w:delText>
        </w:r>
      </w:del>
      <m:oMath>
        <m:sSub>
          <m:e>
            <m:r>
              <m:t>c</m:t>
            </m:r>
          </m:e>
          <m:sub>
            <m:r>
              <m:t>2</m:t>
            </m:r>
          </m:sub>
        </m:sSub>
        <m:r>
          <m:rPr>
            <m:sty m:val="p"/>
          </m:rPr>
          <m:t>=</m:t>
        </m:r>
        <m:r>
          <m:t>0</m:t>
        </m:r>
      </m:oMath>
      <w:del w:id="6792" w:author="PR Preview" w:date="2026-01-01T00:00:00Z">
        <w:r>
          <w:delText xml:space="preserve"> </w:delText>
        </w:r>
      </w:del>
      <w:del w:id="6793" w:author="PR Preview" w:date="2026-01-01T00:00:00Z">
        <w:r>
          <w:delText xml:space="preserve">and then</w:delText>
        </w:r>
      </w:del>
      <w:del w:id="6794" w:author="PR Preview" w:date="2026-01-01T00:00:00Z">
        <w:r>
          <w:delText xml:space="preserve"> </w:delText>
        </w:r>
      </w:del>
      <m:oMath>
        <m:sSub>
          <m:e>
            <m:r>
              <m:t>c</m:t>
            </m:r>
          </m:e>
          <m:sub>
            <m:r>
              <m:t>1</m:t>
            </m:r>
          </m:sub>
        </m:sSub>
        <m:r>
          <m:rPr>
            <m:sty m:val="p"/>
          </m:rPr>
          <m:t>=</m:t>
        </m:r>
        <m:r>
          <m:t>0</m:t>
        </m:r>
      </m:oMath>
      <w:del w:id="6795" w:author="PR Preview" w:date="2026-01-01T00:00:00Z">
        <w:r>
          <w:delText xml:space="preserve">.</w:delText>
        </w:r>
      </w:del>
      <w:del w:id="6796" w:author="PR Preview" w:date="2026-01-01T00:00:00Z">
        <w:r>
          <w:delText xml:space="preserve"> </w:delText>
        </w:r>
      </w:del>
      <w:del w:id="6797" w:author="PR Preview" w:date="2026-01-01T00:00:00Z">
        <w:r>
          <w:delText xml:space="preserve">So</w:delText>
        </w:r>
      </w:del>
      <w:del w:id="6798" w:author="PR Preview" w:date="2026-01-01T00:00:00Z">
        <w:r>
          <w:delText xml:space="preserve"> </w:delText>
        </w:r>
      </w:del>
      <m:oMath>
        <m:r>
          <m:rPr>
            <m:sty m:val="p"/>
          </m:rPr>
          <m:t>dim</m:t>
        </m:r>
        <m:r>
          <m:rPr>
            <m:sty m:val="p"/>
          </m:rPr>
          <m:t>(</m:t>
        </m:r>
        <m:r>
          <m:rPr>
            <m:scr m:val="script"/>
            <m:sty m:val="p"/>
          </m:rPr>
          <m:t>T</m:t>
        </m:r>
        <m:r>
          <m:rPr>
            <m:sty m:val="p"/>
          </m:rPr>
          <m:t>)</m:t>
        </m:r>
        <m:r>
          <m:rPr>
            <m:sty m:val="p"/>
          </m:rPr>
          <m:t>=</m:t>
        </m:r>
        <m:r>
          <m:t>2</m:t>
        </m:r>
      </m:oMath>
      <w:del w:id="6799" w:author="PR Preview" w:date="2026-01-01T00:00:00Z">
        <w:r>
          <w:delText xml:space="preserve">,</w:delText>
        </w:r>
      </w:del>
      <w:del w:id="6800" w:author="PR Preview" w:date="2026-01-01T00:00:00Z">
        <w:r>
          <w:delText xml:space="preserve"> </w:delText>
        </w:r>
      </w:del>
      <w:del w:id="6801" w:author="PR Preview" w:date="2026-01-01T00:00:00Z">
        <w:r>
          <w:delText xml:space="preserve">and</w:delText>
        </w:r>
      </w:del>
      <w:del w:id="6802" w:author="PR Preview" w:date="2026-01-01T00:00:00Z">
        <w:r>
          <w:delText xml:space="preserve"> </w:delText>
        </w:r>
      </w:del>
      <w:hyperlink w:anchor="thm-subspace-equal-dim">
        <w:del w:id="6803" w:author="PR Preview" w:date="2026-01-01T00:00:00Z">
          <w:r>
            <w:rPr>
              <w:rStyle w:val="Hyperlink"/>
            </w:rPr>
            <w:delText xml:space="preserve">Theorem 31</w:delText>
          </w:r>
        </w:del>
      </w:hyperlink>
      <w:del w:id="6804" w:author="PR Preview" w:date="2026-01-01T00:00:00Z">
        <w:r>
          <w:delText xml:space="preserve"> </w:delText>
        </w:r>
      </w:del>
      <w:del w:id="6805" w:author="PR Preview" w:date="2026-01-01T00:00:00Z">
        <w:r>
          <w:delText xml:space="preserve">gives</w:delText>
        </w:r>
      </w:del>
      <w:del w:id="6806" w:author="PR Preview" w:date="2026-01-01T00:00:00Z">
        <w:r>
          <w:delText xml:space="preserve"> </w:delText>
        </w:r>
      </w:del>
      <m:oMath>
        <m:r>
          <m:rPr>
            <m:scr m:val="script"/>
            <m:sty m:val="p"/>
          </m:rPr>
          <m:t>T</m:t>
        </m:r>
        <m:r>
          <m:rPr>
            <m:sty m:val="p"/>
          </m:rPr>
          <m:t>=</m:t>
        </m:r>
        <m:r>
          <m:rPr>
            <m:scr m:val="script"/>
            <m:sty m:val="p"/>
          </m:rPr>
          <m:t>S</m:t>
        </m:r>
      </m:oMath>
      <w:del w:id="6807" w:author="PR Preview" w:date="2026-01-01T00:00:00Z">
        <w:r>
          <w:delText xml:space="preserve"> </w:delText>
        </w:r>
      </w:del>
      <w:del w:id="6808" w:author="PR Preview" w:date="2026-01-01T00:00:00Z">
        <w:r>
          <w:delText xml:space="preserve">without solving for any coefficients.</w:delText>
        </w:r>
      </w:del>
      <w:del w:id="6809" w:author="PR Preview" w:date="2026-01-01T00:00:00Z">
        <w:r>
          <w:delText xml:space="preserve"> </w:delText>
        </w:r>
      </w:del>
      <w:del w:id="6810" w:author="PR Preview" w:date="2026-01-01T00:00:00Z">
        <w:r>
          <w:delText xml:space="preserve">As a check,</w:delText>
        </w:r>
      </w:del>
      <w:del w:id="6811" w:author="PR Preview" w:date="2026-01-01T00:00:00Z">
        <w:r>
          <w:delText xml:space="preserve"> </w:delText>
        </w:r>
      </w:del>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del w:id="6812" w:author="PR Preview" w:date="2026-01-01T00:00:00Z">
        <w:r>
          <w:delText xml:space="preserve">.</w:delText>
        </w:r>
      </w:del>
    </w:p>
    <w:p>
      <w:pPr>
        <w:pStyle w:val="BodyText"/>
      </w:pPr>
      <w:ins w:id="6813" w:author="PR Preview" w:date="2026-01-01T00:00:00Z">
        <w:r>
          <w:rPr>
            <w:i/>
            <w:iCs/>
          </w:rPr>
          <w:t xml:space="preserve">Proof</w:t>
        </w:r>
      </w:ins>
      <w:ins w:id="6814" w:author="PR Preview" w:date="2026-01-01T00:00:00Z">
        <w:r>
          <w:t xml:space="preserve">. </w:t>
        </w:r>
      </w:ins>
      <w:ins w:id="6815" w:author="PR Preview" w:date="2026-01-01T00:00:00Z">
        <w:r>
          <w:t xml:space="preserve">Let</w:t>
        </w:r>
      </w:ins>
      <w:ins w:id="6816"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6817" w:author="PR Preview" w:date="2026-01-01T00:00:00Z">
        <w:r>
          <w:t xml:space="preserve">,</w:t>
        </w:r>
      </w:ins>
      <w:ins w:id="6818" w:author="PR Preview" w:date="2026-01-01T00:00:00Z">
        <w:r>
          <w:t xml:space="preserve"> </w:t>
        </w:r>
      </w:ins>
      <w:ins w:id="6819" w:author="PR Preview" w:date="2026-01-01T00:00:00Z">
        <w:r>
          <w:t xml:space="preserve">and let</w:t>
        </w:r>
      </w:ins>
      <w:ins w:id="6820" w:author="PR Preview" w:date="2026-01-01T00:00:00Z">
        <w:r>
          <w:t xml:space="preserve"> </w:t>
        </w:r>
      </w:ins>
      <w:ins w:id="6821" w:author="PR Preview" w:date="2026-01-01T00:00:00Z">
        <w:r>
          <w:t xml:space="preserve">$\mathord{\smash[b]{\underset{\raise.3ex\hbox{$\scriptstyle\sim$}}{t}}\vphantom{t}}_1, \ldots, \mathord{\smash[b]{\underset{\raise.3ex\hbox{$\scriptstyle\sim$}}{t}}\vphantom{t}}_d$</w:t>
        </w:r>
      </w:ins>
      <w:ins w:id="6822" w:author="PR Preview" w:date="2026-01-01T00:00:00Z">
        <w:r>
          <w:t xml:space="preserve"> </w:t>
        </w:r>
      </w:ins>
      <w:ins w:id="6823" w:author="PR Preview" w:date="2026-01-01T00:00:00Z">
        <w:r>
          <w:t xml:space="preserve">be a basis of</w:t>
        </w:r>
      </w:ins>
      <w:ins w:id="6824" w:author="PR Preview" w:date="2026-01-01T00:00:00Z">
        <w:r>
          <w:t xml:space="preserve"> </w:t>
        </w:r>
      </w:ins>
      <m:oMath>
        <m:r>
          <m:rPr>
            <m:scr m:val="script"/>
            <m:sty m:val="p"/>
          </m:rPr>
          <m:t>T</m:t>
        </m:r>
      </m:oMath>
      <w:ins w:id="6825" w:author="PR Preview" w:date="2026-01-01T00:00:00Z">
        <w:r>
          <w:t xml:space="preserve"> </w:t>
        </w:r>
      </w:ins>
      <w:ins w:id="6826" w:author="PR Preview" w:date="2026-01-01T00:00:00Z">
        <w:r>
          <w:t xml:space="preserve">(</w:t>
        </w:r>
      </w:ins>
      <w:hyperlink w:anchor="thm-extend-basis">
        <w:ins w:id="6827" w:author="PR Preview" w:date="2026-01-01T00:00:00Z">
          <w:r>
            <w:rPr>
              <w:rStyle w:val="Hyperlink"/>
            </w:rPr>
            <w:t xml:space="preserve">Theorem 29</w:t>
          </w:r>
        </w:ins>
      </w:hyperlink>
      <w:ins w:id="6828" w:author="PR Preview" w:date="2026-01-01T00:00:00Z">
        <w:r>
          <w:t xml:space="preserve">);</w:t>
        </w:r>
      </w:ins>
      <w:ins w:id="6829" w:author="PR Preview" w:date="2026-01-01T00:00:00Z">
        <w:r>
          <w:t xml:space="preserve"> </w:t>
        </w:r>
      </w:ins>
      <w:ins w:id="6830" w:author="PR Preview" w:date="2026-01-01T00:00:00Z">
        <w:r>
          <w:t xml:space="preserve">it has</w:t>
        </w:r>
      </w:ins>
      <w:ins w:id="6831" w:author="PR Preview" w:date="2026-01-01T00:00:00Z">
        <w:r>
          <w:t xml:space="preserve"> </w:t>
        </w:r>
      </w:ins>
      <m:oMath>
        <m:r>
          <m:t>d</m:t>
        </m:r>
      </m:oMath>
      <w:ins w:id="6832" w:author="PR Preview" w:date="2026-01-01T00:00:00Z">
        <w:r>
          <w:t xml:space="preserve"> </w:t>
        </w:r>
      </w:ins>
      <w:ins w:id="6833" w:author="PR Preview" w:date="2026-01-01T00:00:00Z">
        <w:r>
          <w:t xml:space="preserve">vectors because</w:t>
        </w:r>
      </w:ins>
      <w:ins w:id="6834" w:author="PR Preview" w:date="2026-01-01T00:00:00Z">
        <w:r>
          <w:t xml:space="preserve"> </w:t>
        </w:r>
      </w:ins>
      <m:oMath>
        <m:r>
          <m:rPr>
            <m:sty m:val="p"/>
          </m:rPr>
          <m:t>dim</m:t>
        </m:r>
        <m:r>
          <m:rPr>
            <m:sty m:val="p"/>
          </m:rPr>
          <m:t>(</m:t>
        </m:r>
        <m:r>
          <m:rPr>
            <m:scr m:val="script"/>
            <m:sty m:val="p"/>
          </m:rPr>
          <m:t>T</m:t>
        </m:r>
        <m:r>
          <m:rPr>
            <m:sty m:val="p"/>
          </m:rPr>
          <m:t>)</m:t>
        </m:r>
        <m:r>
          <m:rPr>
            <m:sty m:val="p"/>
          </m:rPr>
          <m:t>=</m:t>
        </m:r>
        <m:r>
          <m:t>d</m:t>
        </m:r>
      </m:oMath>
      <w:ins w:id="6835" w:author="PR Preview" w:date="2026-01-01T00:00:00Z">
        <w:r>
          <w:t xml:space="preserve">.</w:t>
        </w:r>
      </w:ins>
      <w:ins w:id="6836" w:author="PR Preview" w:date="2026-01-01T00:00:00Z">
        <w:r>
          <w:t xml:space="preserve"> </w:t>
        </w:r>
      </w:ins>
      <w:ins w:id="6837" w:author="PR Preview" w:date="2026-01-01T00:00:00Z">
        <w:r>
          <w:t xml:space="preserve">(When</w:t>
        </w:r>
      </w:ins>
      <w:ins w:id="6838" w:author="PR Preview" w:date="2026-01-01T00:00:00Z">
        <w:r>
          <w:t xml:space="preserve"> </w:t>
        </w:r>
      </w:ins>
      <m:oMath>
        <m:r>
          <m:t>d</m:t>
        </m:r>
        <m:r>
          <m:rPr>
            <m:sty m:val="p"/>
          </m:rPr>
          <m:t>=</m:t>
        </m:r>
        <m:r>
          <m:t>0</m:t>
        </m:r>
      </m:oMath>
      <w:ins w:id="6839" w:author="PR Preview" w:date="2026-01-01T00:00:00Z">
        <w:r>
          <w:t xml:space="preserve"> </w:t>
        </w:r>
      </w:ins>
      <w:ins w:id="6840" w:author="PR Preview" w:date="2026-01-01T00:00:00Z">
        <w:r>
          <w:t xml:space="preserve">it is the empty list,</w:t>
        </w:r>
      </w:ins>
      <w:ins w:id="6841" w:author="PR Preview" w:date="2026-01-01T00:00:00Z">
        <w:r>
          <w:t xml:space="preserve"> </w:t>
        </w:r>
      </w:ins>
      <w:ins w:id="6842" w:author="PR Preview" w:date="2026-01-01T00:00:00Z">
        <w:r>
          <w:t xml:space="preserve">whose span is</w:t>
        </w:r>
      </w:ins>
      <w:ins w:id="6843" w:author="PR Preview" w:date="2026-01-01T00:00:00Z">
        <w:r>
          <w:t xml:space="preserve"> </w:t>
        </w:r>
      </w:ins>
      <w:ins w:id="6844" w:author="PR Preview" w:date="2026-01-01T00:00:00Z">
        <w:r>
          <w:t xml:space="preserve">$\mathopen{}\left\{\mathord{\smash[b]{\underset{\raise.3ex\hbox{$\scriptstyle\sim$}}{0}}\vphantom{0}}\right\}\mathclose{}$</w:t>
        </w:r>
      </w:ins>
      <w:ins w:id="6845" w:author="PR Preview" w:date="2026-01-01T00:00:00Z">
        <w:r>
          <w:t xml:space="preserve"> </w:t>
        </w:r>
      </w:ins>
      <w:ins w:id="6846" w:author="PR Preview" w:date="2026-01-01T00:00:00Z">
        <w:r>
          <w:t xml:space="preserve">by the convention in</w:t>
        </w:r>
      </w:ins>
      <w:ins w:id="6847" w:author="PR Preview" w:date="2026-01-01T00:00:00Z">
        <w:r>
          <w:t xml:space="preserve"> </w:t>
        </w:r>
      </w:ins>
      <w:hyperlink w:anchor="def-span">
        <w:ins w:id="6848" w:author="PR Preview" w:date="2026-01-01T00:00:00Z">
          <w:r>
            <w:rPr>
              <w:rStyle w:val="Hyperlink"/>
            </w:rPr>
            <w:t xml:space="preserve">Definition 47</w:t>
          </w:r>
        </w:ins>
      </w:hyperlink>
      <w:ins w:id="6849" w:author="PR Preview" w:date="2026-01-01T00:00:00Z">
        <w:r>
          <w:t xml:space="preserve">,</w:t>
        </w:r>
      </w:ins>
      <w:ins w:id="6850" w:author="PR Preview" w:date="2026-01-01T00:00:00Z">
        <w:r>
          <w:t xml:space="preserve"> </w:t>
        </w:r>
      </w:ins>
      <w:ins w:id="6851" w:author="PR Preview" w:date="2026-01-01T00:00:00Z">
        <w:r>
          <w:t xml:space="preserve">and the argument is unchanged.)</w:t>
        </w:r>
      </w:ins>
      <w:ins w:id="6852" w:author="PR Preview" w:date="2026-01-01T00:00:00Z">
        <w:r>
          <w:t xml:space="preserve"> </w:t>
        </w:r>
      </w:ins>
      <w:ins w:id="6853" w:author="PR Preview" w:date="2026-01-01T00:00:00Z">
        <w:r>
          <w:t xml:space="preserve">Suppose some</w:t>
        </w:r>
      </w:ins>
      <w:ins w:id="6854" w:author="PR Preview" w:date="2026-01-01T00:00:00Z">
        <w:r>
          <w:t xml:space="preserve"> </w:t>
        </w:r>
      </w:ins>
      <w:ins w:id="6855" w:author="PR Preview" w:date="2026-01-01T00:00:00Z">
        <w:r>
          <w:t xml:space="preserve">$\mathord{\smash[b]{\underset{\raise.3ex\hbox{$\scriptstyle\sim$}}{s}}\vphantom{s}} \in \mathcal{S}$</w:t>
        </w:r>
      </w:ins>
      <w:ins w:id="6856" w:author="PR Preview" w:date="2026-01-01T00:00:00Z">
        <w:r>
          <w:t xml:space="preserve"> </w:t>
        </w:r>
      </w:ins>
      <w:ins w:id="6857" w:author="PR Preview" w:date="2026-01-01T00:00:00Z">
        <w:r>
          <w:t xml:space="preserve">is not in</w:t>
        </w:r>
      </w:ins>
      <w:ins w:id="6858" w:author="PR Preview" w:date="2026-01-01T00:00:00Z">
        <w:r>
          <w:t xml:space="preserve"> </w:t>
        </w:r>
      </w:ins>
      <w:ins w:id="6859" w:author="PR Preview" w:date="2026-01-01T00:00:00Z">
        <w:r>
          <w:t xml:space="preserve">$\operatorname{span}\mathopen{}\left\{\mathord{\smash[b]{\underset{\raise.3ex\hbox{$\scriptstyle\sim$}}{t}}\vphantom{t}}_1, \ldots, \mathord{\smash[b]{\underset{\raise.3ex\hbox{$\scriptstyle\sim$}}{t}}\vphantom{t}}_d\right\}\mathclose{} = \mathcal{T}$</w:t>
        </w:r>
      </w:ins>
      <w:ins w:id="6860" w:author="PR Preview" w:date="2026-01-01T00:00:00Z">
        <w:r>
          <w:t xml:space="preserve">.</w:t>
        </w:r>
      </w:ins>
      <w:ins w:id="6861" w:author="PR Preview" w:date="2026-01-01T00:00:00Z">
        <w:r>
          <w:t xml:space="preserve"> </w:t>
        </w:r>
      </w:ins>
      <w:ins w:id="6862" w:author="PR Preview" w:date="2026-01-01T00:00:00Z">
        <w:r>
          <w:t xml:space="preserve">Then</w:t>
        </w:r>
      </w:ins>
      <w:ins w:id="6863" w:author="PR Preview" w:date="2026-01-01T00:00:00Z">
        <w:r>
          <w:t xml:space="preserve"> </w:t>
        </w:r>
      </w:ins>
      <w:ins w:id="6864" w:author="PR Preview" w:date="2026-01-01T00:00:00Z">
        <w:r>
          <w:t xml:space="preserve">$\mathord{\smash[b]{\underset{\raise.3ex\hbox{$\scriptstyle\sim$}}{t}}\vphantom{t}}_1, \ldots, \mathord{\smash[b]{\underset{\raise.3ex\hbox{$\scriptstyle\sim$}}{t}}\vphantom{t}}_d, \mathord{\smash[b]{\underset{\raise.3ex\hbox{$\scriptstyle\sim$}}{s}}\vphantom{s}}$</w:t>
        </w:r>
      </w:ins>
      <w:ins w:id="6865" w:author="PR Preview" w:date="2026-01-01T00:00:00Z">
        <w:r>
          <w:t xml:space="preserve"> </w:t>
        </w:r>
      </w:ins>
      <w:ins w:id="6866" w:author="PR Preview" w:date="2026-01-01T00:00:00Z">
        <w:r>
          <w:t xml:space="preserve">are linearly independent</w:t>
        </w:r>
      </w:ins>
      <w:ins w:id="6867" w:author="PR Preview" w:date="2026-01-01T00:00:00Z">
        <w:r>
          <w:t xml:space="preserve"> </w:t>
        </w:r>
      </w:ins>
      <w:ins w:id="6868" w:author="PR Preview" w:date="2026-01-01T00:00:00Z">
        <w:r>
          <w:t xml:space="preserve">(</w:t>
        </w:r>
      </w:ins>
      <w:hyperlink w:anchor="thm-add-outside-span">
        <w:ins w:id="6869" w:author="PR Preview" w:date="2026-01-01T00:00:00Z">
          <w:r>
            <w:rPr>
              <w:rStyle w:val="Hyperlink"/>
            </w:rPr>
            <w:t xml:space="preserve">Theorem 28</w:t>
          </w:r>
        </w:ins>
      </w:hyperlink>
      <w:ins w:id="6870" w:author="PR Preview" w:date="2026-01-01T00:00:00Z">
        <w:r>
          <w:t xml:space="preserve">),</w:t>
        </w:r>
      </w:ins>
      <w:ins w:id="6871" w:author="PR Preview" w:date="2026-01-01T00:00:00Z">
        <w:r>
          <w:t xml:space="preserve"> </w:t>
        </w:r>
      </w:ins>
      <w:ins w:id="6872" w:author="PR Preview" w:date="2026-01-01T00:00:00Z">
        <w:r>
          <w:t xml:space="preserve">and they are</w:t>
        </w:r>
      </w:ins>
      <w:ins w:id="6873" w:author="PR Preview" w:date="2026-01-01T00:00:00Z">
        <w:r>
          <w:t xml:space="preserve"> </w:t>
        </w:r>
      </w:ins>
      <m:oMath>
        <m:r>
          <m:t>d</m:t>
        </m:r>
        <m:r>
          <m:rPr>
            <m:sty m:val="p"/>
          </m:rPr>
          <m:t>+</m:t>
        </m:r>
        <m:r>
          <m:t>1</m:t>
        </m:r>
      </m:oMath>
      <w:ins w:id="6874" w:author="PR Preview" w:date="2026-01-01T00:00:00Z">
        <w:r>
          <w:t xml:space="preserve"> </w:t>
        </w:r>
      </w:ins>
      <w:ins w:id="6875" w:author="PR Preview" w:date="2026-01-01T00:00:00Z">
        <w:r>
          <w:t xml:space="preserve">vectors of</w:t>
        </w:r>
      </w:ins>
      <w:ins w:id="6876" w:author="PR Preview" w:date="2026-01-01T00:00:00Z">
        <w:r>
          <w:t xml:space="preserve"> </w:t>
        </w:r>
      </w:ins>
      <m:oMath>
        <m:r>
          <m:rPr>
            <m:scr m:val="script"/>
            <m:sty m:val="p"/>
          </m:rPr>
          <m:t>S</m:t>
        </m:r>
      </m:oMath>
      <w:ins w:id="6877" w:author="PR Preview" w:date="2026-01-01T00:00:00Z">
        <w:r>
          <w:t xml:space="preserve">,</w:t>
        </w:r>
      </w:ins>
      <w:ins w:id="6878" w:author="PR Preview" w:date="2026-01-01T00:00:00Z">
        <w:r>
          <w:t xml:space="preserve"> </w:t>
        </w:r>
      </w:ins>
      <w:ins w:id="6879" w:author="PR Preview" w:date="2026-01-01T00:00:00Z">
        <w:r>
          <w:t xml:space="preserve">which contradicts part 1 of</w:t>
        </w:r>
      </w:ins>
      <w:ins w:id="6880" w:author="PR Preview" w:date="2026-01-01T00:00:00Z">
        <w:r>
          <w:t xml:space="preserve"> </w:t>
        </w:r>
      </w:ins>
      <w:hyperlink w:anchor="thm-dim-bound">
        <w:ins w:id="6881" w:author="PR Preview" w:date="2026-01-01T00:00:00Z">
          <w:r>
            <w:rPr>
              <w:rStyle w:val="Hyperlink"/>
            </w:rPr>
            <w:t xml:space="preserve">Theorem 30</w:t>
          </w:r>
        </w:ins>
      </w:hyperlink>
      <w:ins w:id="6882" w:author="PR Preview" w:date="2026-01-01T00:00:00Z">
        <w:r>
          <w:t xml:space="preserve">.</w:t>
        </w:r>
      </w:ins>
      <w:ins w:id="6883" w:author="PR Preview" w:date="2026-01-01T00:00:00Z">
        <w:r>
          <w:t xml:space="preserve"> </w:t>
        </w:r>
      </w:ins>
      <w:ins w:id="6884" w:author="PR Preview" w:date="2026-01-01T00:00:00Z">
        <w:r>
          <w:t xml:space="preserve">So every vector of</w:t>
        </w:r>
      </w:ins>
      <w:ins w:id="6885" w:author="PR Preview" w:date="2026-01-01T00:00:00Z">
        <w:r>
          <w:t xml:space="preserve"> </w:t>
        </w:r>
      </w:ins>
      <m:oMath>
        <m:r>
          <m:rPr>
            <m:scr m:val="script"/>
            <m:sty m:val="p"/>
          </m:rPr>
          <m:t>S</m:t>
        </m:r>
      </m:oMath>
      <w:ins w:id="6886" w:author="PR Preview" w:date="2026-01-01T00:00:00Z">
        <w:r>
          <w:t xml:space="preserve"> </w:t>
        </w:r>
      </w:ins>
      <w:ins w:id="6887" w:author="PR Preview" w:date="2026-01-01T00:00:00Z">
        <w:r>
          <w:t xml:space="preserve">is in</w:t>
        </w:r>
      </w:ins>
      <w:ins w:id="6888" w:author="PR Preview" w:date="2026-01-01T00:00:00Z">
        <w:r>
          <w:t xml:space="preserve"> </w:t>
        </w:r>
      </w:ins>
      <m:oMath>
        <m:r>
          <m:rPr>
            <m:scr m:val="script"/>
            <m:sty m:val="p"/>
          </m:rPr>
          <m:t>T</m:t>
        </m:r>
      </m:oMath>
      <w:ins w:id="6889" w:author="PR Preview" w:date="2026-01-01T00:00:00Z">
        <w:r>
          <w:t xml:space="preserve">,</w:t>
        </w:r>
      </w:ins>
      <w:ins w:id="6890" w:author="PR Preview" w:date="2026-01-01T00:00:00Z">
        <w:r>
          <w:t xml:space="preserve"> </w:t>
        </w:r>
      </w:ins>
      <w:ins w:id="6891" w:author="PR Preview" w:date="2026-01-01T00:00:00Z">
        <w:r>
          <w:t xml:space="preserve">that is,</w:t>
        </w:r>
      </w:ins>
      <w:ins w:id="6892" w:author="PR Preview" w:date="2026-01-01T00:00:00Z">
        <w:r>
          <w:t xml:space="preserve"> </w:t>
        </w:r>
      </w:ins>
      <m:oMath>
        <m:r>
          <m:rPr>
            <m:scr m:val="script"/>
            <m:sty m:val="p"/>
          </m:rPr>
          <m:t>S</m:t>
        </m:r>
        <m:r>
          <m:rPr>
            <m:sty m:val="p"/>
          </m:rPr>
          <m:t>⊆</m:t>
        </m:r>
        <m:r>
          <m:rPr>
            <m:scr m:val="script"/>
            <m:sty m:val="p"/>
          </m:rPr>
          <m:t>T</m:t>
        </m:r>
      </m:oMath>
      <w:ins w:id="6893" w:author="PR Preview" w:date="2026-01-01T00:00:00Z">
        <w:r>
          <w:t xml:space="preserve">.</w:t>
        </w:r>
      </w:ins>
      <w:ins w:id="6894" w:author="PR Preview" w:date="2026-01-01T00:00:00Z">
        <w:r>
          <w:t xml:space="preserve"> </w:t>
        </w:r>
      </w:ins>
      <w:ins w:id="6895" w:author="PR Preview" w:date="2026-01-01T00:00:00Z">
        <w:r>
          <w:t xml:space="preserve">Together with</w:t>
        </w:r>
      </w:ins>
      <w:ins w:id="6896" w:author="PR Preview" w:date="2026-01-01T00:00:00Z">
        <w:r>
          <w:t xml:space="preserve"> </w:t>
        </w:r>
      </w:ins>
      <m:oMath>
        <m:r>
          <m:rPr>
            <m:scr m:val="script"/>
            <m:sty m:val="p"/>
          </m:rPr>
          <m:t>T</m:t>
        </m:r>
        <m:r>
          <m:rPr>
            <m:sty m:val="p"/>
          </m:rPr>
          <m:t>⊆</m:t>
        </m:r>
        <m:r>
          <m:rPr>
            <m:scr m:val="script"/>
            <m:sty m:val="p"/>
          </m:rPr>
          <m:t>S</m:t>
        </m:r>
      </m:oMath>
      <w:ins w:id="6897" w:author="PR Preview" w:date="2026-01-01T00:00:00Z">
        <w:r>
          <w:t xml:space="preserve">,</w:t>
        </w:r>
      </w:ins>
      <w:ins w:id="6898" w:author="PR Preview" w:date="2026-01-01T00:00:00Z">
        <w:r>
          <w:t xml:space="preserve"> </w:t>
        </w:r>
      </w:ins>
      <w:ins w:id="6899" w:author="PR Preview" w:date="2026-01-01T00:00:00Z">
        <w:r>
          <w:t xml:space="preserve">this inclusion gives</w:t>
        </w:r>
      </w:ins>
      <w:ins w:id="6900" w:author="PR Preview" w:date="2026-01-01T00:00:00Z">
        <w:r>
          <w:t xml:space="preserve"> </w:t>
        </w:r>
      </w:ins>
      <m:oMath>
        <m:r>
          <m:rPr>
            <m:scr m:val="script"/>
            <m:sty m:val="p"/>
          </m:rPr>
          <m:t>T</m:t>
        </m:r>
        <m:r>
          <m:rPr>
            <m:sty m:val="p"/>
          </m:rPr>
          <m:t>=</m:t>
        </m:r>
        <m:r>
          <m:rPr>
            <m:scr m:val="script"/>
            <m:sty m:val="p"/>
          </m:rPr>
          <m:t>S</m:t>
        </m:r>
      </m:oMath>
      <w:ins w:id="6901" w:author="PR Preview" w:date="2026-01-01T00:00:00Z">
        <w:r>
          <w:t xml:space="preserve">.</w:t>
        </w:r>
      </w:ins>
    </w:p>
    <w:bookmarkStart w:id="235" w:name="exm-subspace-equal-dim"/>
    <w:p>
      <w:pPr>
        <w:pStyle w:val="BodyText"/>
      </w:pPr>
      <w:ins w:id="6902" w:author="PR Preview" w:date="2026-01-01T00:00:00Z">
        <w:r>
          <w:rPr>
            <w:b/>
            <w:bCs/>
          </w:rPr>
          <w:t xml:space="preserve">Example 54 (Two independent vectors in a plane span it)</w:t>
        </w:r>
      </w:ins>
      <w:ins w:id="6903" w:author="PR Preview" w:date="2026-01-01T00:00:00Z">
        <w:r>
          <w:t xml:space="preserve"> </w:t>
        </w:r>
      </w:ins>
      <w:ins w:id="6904" w:author="PR Preview" w:date="2026-01-01T00:00:00Z">
        <w:r>
          <w:t xml:space="preserve">Let</w:t>
        </w:r>
      </w:ins>
      <w:ins w:id="6905" w:author="PR Preview" w:date="2026-01-01T00:00:00Z">
        <w:r>
          <w:t xml:space="preserve"> </w:t>
        </w:r>
      </w:ins>
      <m:oMath>
        <m:r>
          <m:rPr>
            <m:scr m:val="script"/>
            <m:sty m:val="p"/>
          </m:rPr>
          <m:t>S</m:t>
        </m:r>
        <m:r>
          <m:rPr>
            <m:sty m:val="p"/>
          </m:rPr>
          <m:t>=</m:t>
        </m:r>
        <m:r>
          <m:t>​</m:t>
        </m:r>
        <m:d>
          <m:dPr>
            <m:begChr m:val="{"/>
            <m:sepChr m:val=""/>
            <m:endChr m:val="}"/>
            <m:grow/>
          </m:dPr>
          <m:e>
            <m:r>
              <m:rPr>
                <m:sty m:val="p"/>
              </m:rPr>
              <m:t>(</m:t>
            </m:r>
            <m:r>
              <m:t>x</m:t>
            </m:r>
            <m:r>
              <m:rPr>
                <m:sty m:val="p"/>
              </m:rPr>
              <m:t>,</m:t>
            </m:r>
            <m:r>
              <m:t>y</m:t>
            </m:r>
            <m:r>
              <m:rPr>
                <m:sty m:val="p"/>
              </m:rPr>
              <m:t>,</m:t>
            </m:r>
            <m:r>
              <m:t>0</m:t>
            </m:r>
            <m:r>
              <m:rPr>
                <m:sty m:val="p"/>
              </m:rPr>
              <m:t>)</m:t>
            </m:r>
            <m:r>
              <m:rPr>
                <m:sty m:val="p"/>
              </m:rPr>
              <m:t>:</m:t>
            </m:r>
            <m:r>
              <m:t>x</m:t>
            </m:r>
            <m:r>
              <m:rPr>
                <m:sty m:val="p"/>
              </m:rPr>
              <m:t>,</m:t>
            </m:r>
            <m:r>
              <m:t>y</m:t>
            </m:r>
            <m:r>
              <m:rPr>
                <m:sty m:val="p"/>
              </m:rPr>
              <m:t>∈</m:t>
            </m:r>
            <m:r>
              <m:rPr>
                <m:scr m:val="double-struck"/>
                <m:sty m:val="p"/>
              </m:rPr>
              <m:t>R</m:t>
            </m:r>
          </m:e>
        </m:d>
        <m:r>
          <m:t>​</m:t>
        </m:r>
      </m:oMath>
      <w:ins w:id="6906" w:author="PR Preview" w:date="2026-01-01T00:00:00Z">
        <w:r>
          <w:t xml:space="preserve">,</w:t>
        </w:r>
      </w:ins>
      <w:ins w:id="6907" w:author="PR Preview" w:date="2026-01-01T00:00:00Z">
        <w:r>
          <w:t xml:space="preserve"> </w:t>
        </w:r>
      </w:ins>
      <w:ins w:id="6908" w:author="PR Preview" w:date="2026-01-01T00:00:00Z">
        <w:r>
          <w:t xml:space="preserve">the plane</w:t>
        </w:r>
      </w:ins>
      <w:ins w:id="6909" w:author="PR Preview" w:date="2026-01-01T00:00:00Z">
        <w:r>
          <w:t xml:space="preserve"> </w:t>
        </w:r>
      </w:ins>
      <m:oMath>
        <m:r>
          <m:t>z</m:t>
        </m:r>
        <m:r>
          <m:rPr>
            <m:sty m:val="p"/>
          </m:rPr>
          <m:t>=</m:t>
        </m:r>
        <m:r>
          <m:t>0</m:t>
        </m:r>
      </m:oMath>
      <w:ins w:id="6910" w:author="PR Preview" w:date="2026-01-01T00:00:00Z">
        <w:r>
          <w:t xml:space="preserve">, which has dimension</w:t>
        </w:r>
      </w:ins>
      <w:ins w:id="6911" w:author="PR Preview" w:date="2026-01-01T00:00:00Z">
        <w:r>
          <w:t xml:space="preserve"> </w:t>
        </w:r>
      </w:ins>
      <m:oMath>
        <m:r>
          <m:t>2</m:t>
        </m:r>
      </m:oMath>
      <w:ins w:id="6912" w:author="PR Preview" w:date="2026-01-01T00:00:00Z">
        <w:r>
          <w:t xml:space="preserve"> </w:t>
        </w:r>
      </w:ins>
      <w:ins w:id="6913" w:author="PR Preview" w:date="2026-01-01T00:00:00Z">
        <w:r>
          <w:t xml:space="preserve">(</w:t>
        </w:r>
      </w:ins>
      <w:hyperlink w:anchor="exm-dimension">
        <w:ins w:id="6914" w:author="PR Preview" w:date="2026-01-01T00:00:00Z">
          <w:r>
            <w:rPr>
              <w:rStyle w:val="Hyperlink"/>
            </w:rPr>
            <w:t xml:space="preserve">Example 50</w:t>
          </w:r>
        </w:ins>
      </w:hyperlink>
      <w:ins w:id="6915" w:author="PR Preview" w:date="2026-01-01T00:00:00Z">
        <w:r>
          <w:t xml:space="preserve">),</w:t>
        </w:r>
      </w:ins>
      <w:ins w:id="6916" w:author="PR Preview" w:date="2026-01-01T00:00:00Z">
        <w:r>
          <w:t xml:space="preserve"> </w:t>
        </w:r>
      </w:ins>
      <w:ins w:id="6917" w:author="PR Preview" w:date="2026-01-01T00:00:00Z">
        <w:r>
          <w:t xml:space="preserve">and let</w:t>
        </w:r>
      </w:ins>
      <w:ins w:id="6918" w:author="PR Preview" w:date="2026-01-01T00:00:00Z">
        <w:r>
          <w:t xml:space="preserve"> </w:t>
        </w:r>
      </w:ins>
      <m:oMath>
        <m:r>
          <m:rPr>
            <m:scr m:val="script"/>
            <m:sty m:val="p"/>
          </m:rPr>
          <m:t>T</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1</m:t>
            </m:r>
            <m:r>
              <m:rPr>
                <m:sty m:val="p"/>
              </m:rPr>
              <m:t>,</m:t>
            </m:r>
            <m:r>
              <m:t>1</m:t>
            </m:r>
            <m:r>
              <m:rPr>
                <m:sty m:val="p"/>
              </m:rPr>
              <m:t>,</m:t>
            </m:r>
            <m:r>
              <m:t>0</m:t>
            </m:r>
            <m:r>
              <m:rPr>
                <m:sty m:val="p"/>
              </m:rPr>
              <m:t>)</m:t>
            </m:r>
          </m:e>
        </m:d>
        <m:r>
          <m:t>​</m:t>
        </m:r>
      </m:oMath>
      <w:ins w:id="6919" w:author="PR Preview" w:date="2026-01-01T00:00:00Z">
        <w:r>
          <w:t xml:space="preserve">.</w:t>
        </w:r>
      </w:ins>
      <w:ins w:id="6920" w:author="PR Preview" w:date="2026-01-01T00:00:00Z">
        <w:r>
          <w:t xml:space="preserve"> </w:t>
        </w:r>
      </w:ins>
      <w:ins w:id="6921" w:author="PR Preview" w:date="2026-01-01T00:00:00Z">
        <w:r>
          <w:t xml:space="preserve">Both vectors have third entry</w:t>
        </w:r>
      </w:ins>
      <w:ins w:id="6922" w:author="PR Preview" w:date="2026-01-01T00:00:00Z">
        <w:r>
          <w:t xml:space="preserve"> </w:t>
        </w:r>
      </w:ins>
      <m:oMath>
        <m:r>
          <m:t>0</m:t>
        </m:r>
      </m:oMath>
      <w:ins w:id="6923" w:author="PR Preview" w:date="2026-01-01T00:00:00Z">
        <w:r>
          <w:t xml:space="preserve">, so</w:t>
        </w:r>
      </w:ins>
      <w:ins w:id="6924" w:author="PR Preview" w:date="2026-01-01T00:00:00Z">
        <w:r>
          <w:t xml:space="preserve"> </w:t>
        </w:r>
      </w:ins>
      <m:oMath>
        <m:r>
          <m:rPr>
            <m:scr m:val="script"/>
            <m:sty m:val="p"/>
          </m:rPr>
          <m:t>T</m:t>
        </m:r>
        <m:r>
          <m:rPr>
            <m:sty m:val="p"/>
          </m:rPr>
          <m:t>⊆</m:t>
        </m:r>
        <m:r>
          <m:rPr>
            <m:scr m:val="script"/>
            <m:sty m:val="p"/>
          </m:rPr>
          <m:t>S</m:t>
        </m:r>
      </m:oMath>
      <w:ins w:id="6925" w:author="PR Preview" w:date="2026-01-01T00:00:00Z">
        <w:r>
          <w:t xml:space="preserve">.</w:t>
        </w:r>
      </w:ins>
      <w:ins w:id="6926" w:author="PR Preview" w:date="2026-01-01T00:00:00Z">
        <w:r>
          <w:t xml:space="preserve"> </w:t>
        </w:r>
      </w:ins>
      <w:ins w:id="6927" w:author="PR Preview" w:date="2026-01-01T00:00:00Z">
        <w:r>
          <w:t xml:space="preserve">They are linearly independent:</w:t>
        </w:r>
      </w:ins>
      <w:ins w:id="6928" w:author="PR Preview" w:date="2026-01-01T00:00:00Z">
        <w:r>
          <w:t xml:space="preserve"> </w:t>
        </w:r>
      </w:ins>
      <m:oMath>
        <m:sSub>
          <m:e>
            <m:r>
              <m:t>c</m:t>
            </m:r>
          </m:e>
          <m:sub>
            <m:r>
              <m:t>1</m:t>
            </m:r>
          </m:sub>
        </m:sSub>
        <m:r>
          <m:rPr>
            <m:sty m:val="p"/>
          </m:rPr>
          <m:t>(</m:t>
        </m:r>
        <m:r>
          <m:t>1</m:t>
        </m:r>
        <m:r>
          <m:rPr>
            <m:sty m:val="p"/>
          </m:rPr>
          <m:t>,</m:t>
        </m:r>
        <m:r>
          <m:t>0</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t>0</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r>
          <m:t>0</m:t>
        </m:r>
        <m:r>
          <m:rPr>
            <m:sty m:val="p"/>
          </m:rPr>
          <m:t>)</m:t>
        </m:r>
      </m:oMath>
      <w:ins w:id="6929" w:author="PR Preview" w:date="2026-01-01T00:00:00Z">
        <w:r>
          <w:t xml:space="preserve">,</w:t>
        </w:r>
      </w:ins>
      <w:ins w:id="6930" w:author="PR Preview" w:date="2026-01-01T00:00:00Z">
        <w:r>
          <w:t xml:space="preserve"> </w:t>
        </w:r>
      </w:ins>
      <w:ins w:id="6931" w:author="PR Preview" w:date="2026-01-01T00:00:00Z">
        <w:r>
          <w:t xml:space="preserve">which is</w:t>
        </w:r>
      </w:ins>
      <w:ins w:id="6932" w:author="PR Preview" w:date="2026-01-01T00:00:00Z">
        <w:r>
          <w:t xml:space="preserve"> </w:t>
        </w:r>
      </w:ins>
      <w:ins w:id="6933" w:author="PR Preview" w:date="2026-01-01T00:00:00Z">
        <w:r>
          <w:t xml:space="preserve">$\mathord{\smash[b]{\underset{\raise.3ex\hbox{$\scriptstyle\sim$}}{0}}\vphantom{0}}$</w:t>
        </w:r>
      </w:ins>
      <w:ins w:id="6934" w:author="PR Preview" w:date="2026-01-01T00:00:00Z">
        <w:r>
          <w:t xml:space="preserve"> </w:t>
        </w:r>
      </w:ins>
      <w:ins w:id="6935" w:author="PR Preview" w:date="2026-01-01T00:00:00Z">
        <w:r>
          <w:t xml:space="preserve">only if</w:t>
        </w:r>
      </w:ins>
      <w:ins w:id="6936" w:author="PR Preview" w:date="2026-01-01T00:00:00Z">
        <w:r>
          <w:t xml:space="preserve"> </w:t>
        </w:r>
      </w:ins>
      <m:oMath>
        <m:sSub>
          <m:e>
            <m:r>
              <m:t>c</m:t>
            </m:r>
          </m:e>
          <m:sub>
            <m:r>
              <m:t>2</m:t>
            </m:r>
          </m:sub>
        </m:sSub>
        <m:r>
          <m:rPr>
            <m:sty m:val="p"/>
          </m:rPr>
          <m:t>=</m:t>
        </m:r>
        <m:r>
          <m:t>0</m:t>
        </m:r>
      </m:oMath>
      <w:ins w:id="6937" w:author="PR Preview" w:date="2026-01-01T00:00:00Z">
        <w:r>
          <w:t xml:space="preserve"> </w:t>
        </w:r>
      </w:ins>
      <w:ins w:id="6938" w:author="PR Preview" w:date="2026-01-01T00:00:00Z">
        <w:r>
          <w:t xml:space="preserve">and then</w:t>
        </w:r>
      </w:ins>
      <w:ins w:id="6939" w:author="PR Preview" w:date="2026-01-01T00:00:00Z">
        <w:r>
          <w:t xml:space="preserve"> </w:t>
        </w:r>
      </w:ins>
      <m:oMath>
        <m:sSub>
          <m:e>
            <m:r>
              <m:t>c</m:t>
            </m:r>
          </m:e>
          <m:sub>
            <m:r>
              <m:t>1</m:t>
            </m:r>
          </m:sub>
        </m:sSub>
        <m:r>
          <m:rPr>
            <m:sty m:val="p"/>
          </m:rPr>
          <m:t>=</m:t>
        </m:r>
        <m:r>
          <m:t>0</m:t>
        </m:r>
      </m:oMath>
      <w:ins w:id="6940" w:author="PR Preview" w:date="2026-01-01T00:00:00Z">
        <w:r>
          <w:t xml:space="preserve">.</w:t>
        </w:r>
      </w:ins>
      <w:ins w:id="6941" w:author="PR Preview" w:date="2026-01-01T00:00:00Z">
        <w:r>
          <w:t xml:space="preserve"> </w:t>
        </w:r>
      </w:ins>
      <w:ins w:id="6942" w:author="PR Preview" w:date="2026-01-01T00:00:00Z">
        <w:r>
          <w:t xml:space="preserve">So</w:t>
        </w:r>
      </w:ins>
      <w:ins w:id="6943" w:author="PR Preview" w:date="2026-01-01T00:00:00Z">
        <w:r>
          <w:t xml:space="preserve"> </w:t>
        </w:r>
      </w:ins>
      <m:oMath>
        <m:r>
          <m:rPr>
            <m:sty m:val="p"/>
          </m:rPr>
          <m:t>dim</m:t>
        </m:r>
        <m:r>
          <m:rPr>
            <m:sty m:val="p"/>
          </m:rPr>
          <m:t>(</m:t>
        </m:r>
        <m:r>
          <m:rPr>
            <m:scr m:val="script"/>
            <m:sty m:val="p"/>
          </m:rPr>
          <m:t>T</m:t>
        </m:r>
        <m:r>
          <m:rPr>
            <m:sty m:val="p"/>
          </m:rPr>
          <m:t>)</m:t>
        </m:r>
        <m:r>
          <m:rPr>
            <m:sty m:val="p"/>
          </m:rPr>
          <m:t>=</m:t>
        </m:r>
        <m:r>
          <m:t>2</m:t>
        </m:r>
      </m:oMath>
      <w:ins w:id="6944" w:author="PR Preview" w:date="2026-01-01T00:00:00Z">
        <w:r>
          <w:t xml:space="preserve">,</w:t>
        </w:r>
      </w:ins>
      <w:ins w:id="6945" w:author="PR Preview" w:date="2026-01-01T00:00:00Z">
        <w:r>
          <w:t xml:space="preserve"> </w:t>
        </w:r>
      </w:ins>
      <w:ins w:id="6946" w:author="PR Preview" w:date="2026-01-01T00:00:00Z">
        <w:r>
          <w:t xml:space="preserve">and</w:t>
        </w:r>
      </w:ins>
      <w:ins w:id="6947" w:author="PR Preview" w:date="2026-01-01T00:00:00Z">
        <w:r>
          <w:t xml:space="preserve"> </w:t>
        </w:r>
      </w:ins>
      <w:hyperlink w:anchor="thm-subspace-equal-dim">
        <w:ins w:id="6948" w:author="PR Preview" w:date="2026-01-01T00:00:00Z">
          <w:r>
            <w:rPr>
              <w:rStyle w:val="Hyperlink"/>
            </w:rPr>
            <w:t xml:space="preserve">Theorem 31</w:t>
          </w:r>
        </w:ins>
      </w:hyperlink>
      <w:ins w:id="6949" w:author="PR Preview" w:date="2026-01-01T00:00:00Z">
        <w:r>
          <w:t xml:space="preserve"> </w:t>
        </w:r>
      </w:ins>
      <w:ins w:id="6950" w:author="PR Preview" w:date="2026-01-01T00:00:00Z">
        <w:r>
          <w:t xml:space="preserve">gives</w:t>
        </w:r>
      </w:ins>
      <w:ins w:id="6951" w:author="PR Preview" w:date="2026-01-01T00:00:00Z">
        <w:r>
          <w:t xml:space="preserve"> </w:t>
        </w:r>
      </w:ins>
      <m:oMath>
        <m:r>
          <m:rPr>
            <m:scr m:val="script"/>
            <m:sty m:val="p"/>
          </m:rPr>
          <m:t>T</m:t>
        </m:r>
        <m:r>
          <m:rPr>
            <m:sty m:val="p"/>
          </m:rPr>
          <m:t>=</m:t>
        </m:r>
        <m:r>
          <m:rPr>
            <m:scr m:val="script"/>
            <m:sty m:val="p"/>
          </m:rPr>
          <m:t>S</m:t>
        </m:r>
      </m:oMath>
      <w:ins w:id="6952" w:author="PR Preview" w:date="2026-01-01T00:00:00Z">
        <w:r>
          <w:t xml:space="preserve"> </w:t>
        </w:r>
      </w:ins>
      <w:ins w:id="6953" w:author="PR Preview" w:date="2026-01-01T00:00:00Z">
        <w:r>
          <w:t xml:space="preserve">without solving for any coefficients.</w:t>
        </w:r>
      </w:ins>
      <w:ins w:id="6954" w:author="PR Preview" w:date="2026-01-01T00:00:00Z">
        <w:r>
          <w:t xml:space="preserve"> </w:t>
        </w:r>
      </w:ins>
      <w:ins w:id="6955" w:author="PR Preview" w:date="2026-01-01T00:00:00Z">
        <w:r>
          <w:t xml:space="preserve">As a check,</w:t>
        </w:r>
      </w:ins>
      <w:ins w:id="6956" w:author="PR Preview" w:date="2026-01-01T00:00:00Z">
        <w:r>
          <w:t xml:space="preserve"> </w:t>
        </w:r>
      </w:ins>
      <m:oMath>
        <m:r>
          <m:rPr>
            <m:sty m:val="p"/>
          </m:rPr>
          <m:t>(</m:t>
        </m:r>
        <m:r>
          <m:t>x</m:t>
        </m:r>
        <m:r>
          <m:rPr>
            <m:sty m:val="p"/>
          </m:rPr>
          <m:t>,</m:t>
        </m:r>
        <m:r>
          <m:t>y</m:t>
        </m:r>
        <m:r>
          <m:rPr>
            <m:sty m:val="p"/>
          </m:rPr>
          <m:t>,</m:t>
        </m:r>
        <m:r>
          <m:t>0</m:t>
        </m:r>
        <m:r>
          <m:rPr>
            <m:sty m:val="p"/>
          </m:rPr>
          <m:t>)</m:t>
        </m:r>
        <m:r>
          <m:rPr>
            <m:sty m:val="p"/>
          </m:rPr>
          <m:t>=</m:t>
        </m:r>
        <m:r>
          <m:rPr>
            <m:sty m:val="p"/>
          </m:rPr>
          <m:t>(</m:t>
        </m:r>
        <m:r>
          <m:t>x</m:t>
        </m:r>
        <m:r>
          <m:rPr>
            <m:sty m:val="p"/>
          </m:rPr>
          <m:t>−</m:t>
        </m:r>
        <m:r>
          <m:t>y</m:t>
        </m:r>
        <m:r>
          <m:rPr>
            <m:sty m:val="p"/>
          </m:rPr>
          <m:t>)</m:t>
        </m:r>
        <m:r>
          <m:t> </m:t>
        </m:r>
        <m:r>
          <m:rPr>
            <m:sty m:val="p"/>
          </m:rPr>
          <m:t>(</m:t>
        </m:r>
        <m:r>
          <m:t>1</m:t>
        </m:r>
        <m:r>
          <m:rPr>
            <m:sty m:val="p"/>
          </m:rPr>
          <m:t>,</m:t>
        </m:r>
        <m:r>
          <m:t>0</m:t>
        </m:r>
        <m:r>
          <m:rPr>
            <m:sty m:val="p"/>
          </m:rPr>
          <m:t>,</m:t>
        </m:r>
        <m:r>
          <m:t>0</m:t>
        </m:r>
        <m:r>
          <m:rPr>
            <m:sty m:val="p"/>
          </m:rPr>
          <m:t>)</m:t>
        </m:r>
        <m:r>
          <m:rPr>
            <m:sty m:val="p"/>
          </m:rPr>
          <m:t>+</m:t>
        </m:r>
        <m:r>
          <m:t>y</m:t>
        </m:r>
        <m:r>
          <m:t> </m:t>
        </m:r>
        <m:r>
          <m:rPr>
            <m:sty m:val="p"/>
          </m:rPr>
          <m:t>(</m:t>
        </m:r>
        <m:r>
          <m:t>1</m:t>
        </m:r>
        <m:r>
          <m:rPr>
            <m:sty m:val="p"/>
          </m:rPr>
          <m:t>,</m:t>
        </m:r>
        <m:r>
          <m:t>1</m:t>
        </m:r>
        <m:r>
          <m:rPr>
            <m:sty m:val="p"/>
          </m:rPr>
          <m:t>,</m:t>
        </m:r>
        <m:r>
          <m:t>0</m:t>
        </m:r>
        <m:r>
          <m:rPr>
            <m:sty m:val="p"/>
          </m:rPr>
          <m:t>)</m:t>
        </m:r>
      </m:oMath>
      <w:ins w:id="6957" w:author="PR Preview" w:date="2026-01-01T00:00:00Z">
        <w:r>
          <w:t xml:space="preserve">.</w:t>
        </w:r>
      </w:ins>
    </w:p>
    <w:bookmarkEnd w:id="235"/>
    <w:bookmarkStart w:id="236" w:name="exm-subspace-equal-dim-fails"/>
    <w:p>
      <w:pPr>
        <w:pStyle w:val="BodyText"/>
      </w:pPr>
      <w:r>
        <w:rPr>
          <w:b/>
          <w:bCs/>
        </w:rPr>
        <w:t xml:space="preserve">Example 55 (Equal dimensions without containment)</w:t>
      </w:r>
      <w:r>
        <w:t xml:space="preserve"> </w:t>
      </w:r>
      <w:r>
        <w:t xml:space="preserve">The lines</w:t>
      </w:r>
      <w:r>
        <w:t xml:space="preserve"> </w:t>
      </w:r>
      <m:oMath>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 </w:t>
      </w:r>
      <w:r>
        <w:t xml:space="preserve">in</w:t>
      </w:r>
      <w:r>
        <w:t xml:space="preserve"> </w:t>
      </w:r>
      <m:oMath>
        <m:sSup>
          <m:e>
            <m:r>
              <m:rPr>
                <m:scr m:val="double-struck"/>
                <m:sty m:val="p"/>
              </m:rPr>
              <m:t>R</m:t>
            </m:r>
          </m:e>
          <m:sup>
            <m:r>
              <m:t>3</m:t>
            </m:r>
          </m:sup>
        </m:sSup>
      </m:oMath>
      <w:r>
        <w:t xml:space="preserve"> </w:t>
      </w:r>
      <w:r>
        <w:t xml:space="preserve">both have dimension</w:t>
      </w:r>
      <w:r>
        <w:t xml:space="preserve"> </w:t>
      </w:r>
      <m:oMath>
        <m:r>
          <m:t>1</m:t>
        </m:r>
      </m:oMath>
      <w:r>
        <w:t xml:space="preserve">,</w:t>
      </w:r>
      <w:r>
        <w:t xml:space="preserve"> </w:t>
      </w:r>
      <w:r>
        <w:t xml:space="preserve">but they are not equal:</w:t>
      </w:r>
      <w:r>
        <w:t xml:space="preserve"> </w:t>
      </w:r>
      <m:oMath>
        <m:r>
          <m:rPr>
            <m:sty m:val="p"/>
          </m:rPr>
          <m:t>(</m:t>
        </m:r>
        <m:r>
          <m:t>1</m:t>
        </m:r>
        <m:r>
          <m:rPr>
            <m:sty m:val="p"/>
          </m:rPr>
          <m:t>,</m:t>
        </m:r>
        <m:r>
          <m:t>0</m:t>
        </m:r>
        <m:r>
          <m:rPr>
            <m:sty m:val="p"/>
          </m:rPr>
          <m:t>,</m:t>
        </m:r>
        <m:r>
          <m:t>0</m:t>
        </m:r>
        <m:r>
          <m:rPr>
            <m:sty m:val="p"/>
          </m:rPr>
          <m:t>)</m:t>
        </m:r>
      </m:oMath>
      <w:r>
        <w:t xml:space="preserve"> </w:t>
      </w:r>
      <w:r>
        <w:t xml:space="preserve">is in the first and not the second.</w:t>
      </w:r>
      <w:r>
        <w:t xml:space="preserve"> </w:t>
      </w:r>
      <w:hyperlink w:anchor="thm-subspace-equal-dim">
        <w:r>
          <w:rPr>
            <w:rStyle w:val="Hyperlink"/>
          </w:rPr>
          <w:t xml:space="preserve">Theorem 31</w:t>
        </w:r>
      </w:hyperlink>
      <w:r>
        <w:t xml:space="preserve"> </w:t>
      </w:r>
      <w:r>
        <w:t xml:space="preserve">does not apply,</w:t>
      </w:r>
      <w:r>
        <w:t xml:space="preserve"> </w:t>
      </w:r>
      <w:r>
        <w:t xml:space="preserve">because neither line contains the other.</w:t>
      </w:r>
    </w:p>
    <w:bookmarkEnd w:id="236"/>
    <w:bookmarkEnd w:id="237"/>
    <w:bookmarkStart w:id="260" w:name="sec-column-null-space"/>
    <w:p>
      <w:pPr>
        <w:pStyle w:val="Heading2"/>
      </w:pPr>
      <w:r>
        <w:t xml:space="preserve">5 Column space and null space</w:t>
      </w:r>
    </w:p>
    <w:bookmarkStart w:id="238" w:name="def-column-space"/>
    <w:p>
      <w:pPr>
        <w:pStyle w:val="FirstParagraph"/>
      </w:pPr>
      <w:r>
        <w:rPr>
          <w:b/>
          <w:bCs/>
        </w:rPr>
        <w:t xml:space="preserve">Definition 52 (Column space (range, image))</w:t>
      </w:r>
      <w:r>
        <w:t xml:space="preserve"> </w:t>
      </w:r>
      <w:r>
        <w:t xml:space="preserve">The</w:t>
      </w:r>
      <w:r>
        <w:t xml:space="preserve"> </w:t>
      </w:r>
      <w:r>
        <w:rPr>
          <w:b/>
          <w:bCs/>
        </w:rPr>
        <w:t xml:space="preserve">column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C</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r>
                <m:rPr>
                  <m:sty m:val="bi"/>
                </m:rPr>
                <m:t>A</m:t>
              </m:r>
              <m:limLow>
                <m:e>
                  <m:r>
                    <m:t>x</m:t>
                  </m:r>
                </m:e>
                <m:lim>
                  <m:r>
                    <m:rPr>
                      <m:sty m:val="p"/>
                    </m:rPr>
                    <m:t>∼</m:t>
                  </m:r>
                </m:lim>
              </m:limLow>
              <m:r>
                <m:rPr>
                  <m:sty m:val="p"/>
                </m:rPr>
                <m:t>:</m:t>
              </m:r>
              <m:limLow>
                <m:e>
                  <m:r>
                    <m:t>x</m:t>
                  </m:r>
                </m:e>
                <m:lim>
                  <m:r>
                    <m:rPr>
                      <m:sty m:val="p"/>
                    </m:rPr>
                    <m:t>∼</m:t>
                  </m:r>
                </m:lim>
              </m:limLow>
              <m:r>
                <m:rPr>
                  <m:sty m:val="p"/>
                </m:rPr>
                <m:t>∈</m:t>
              </m:r>
              <m:sSup>
                <m:e>
                  <m:r>
                    <m:rPr>
                      <m:scr m:val="double-struck"/>
                      <m:sty m:val="p"/>
                    </m:rPr>
                    <m:t>R</m:t>
                  </m:r>
                </m:e>
                <m:sup>
                  <m:r>
                    <m:t>n</m:t>
                  </m:r>
                </m:sup>
              </m:sSup>
            </m:e>
          </m:d>
          <m:r>
            <m:t>​</m:t>
          </m:r>
          <m:r>
            <m:rPr>
              <m:sty m:val="p"/>
            </m:rPr>
            <m:t>,</m:t>
          </m:r>
        </m:oMath>
      </m:oMathPara>
    </w:p>
    <w:p>
      <w:pPr>
        <w:pStyle w:val="FirstParagraph"/>
      </w:pPr>
      <w:del w:id="6958" w:author="PR Preview" w:date="2026-01-01T00:00:00Z">
        <w:r>
          <w:delText xml:space="preserve">the set of all vectors</w:delText>
        </w:r>
      </w:del>
      <w:del w:id="6959" w:author="PR Preview" w:date="2026-01-01T00:00:00Z">
        <w:r>
          <w:delText xml:space="preserve"> </w:delText>
        </w:r>
      </w:del>
      <m:oMath>
        <m:r>
          <m:rPr>
            <m:sty m:val="bi"/>
          </m:rPr>
          <m:t>A</m:t>
        </m:r>
        <m:limLow>
          <m:e>
            <m:r>
              <m:t>x</m:t>
            </m:r>
          </m:e>
          <m:lim>
            <m:r>
              <m:rPr>
                <m:sty m:val="p"/>
              </m:rPr>
              <m:t>∼</m:t>
            </m:r>
          </m:lim>
        </m:limLow>
      </m:oMath>
      <w:del w:id="6960" w:author="PR Preview" w:date="2026-01-01T00:00:00Z">
        <w:r>
          <w:delText xml:space="preserve"> </w:delText>
        </w:r>
      </w:del>
      <w:del w:id="6961" w:author="PR Preview" w:date="2026-01-01T00:00:00Z">
        <w:r>
          <w:delText xml:space="preserve">in</w:delText>
        </w:r>
      </w:del>
      <w:del w:id="6962" w:author="PR Preview" w:date="2026-01-01T00:00:00Z">
        <w:r>
          <w:delText xml:space="preserve"> </w:delText>
        </w:r>
      </w:del>
      <m:oMath>
        <m:sSup>
          <m:e>
            <m:r>
              <m:rPr>
                <m:scr m:val="double-struck"/>
                <m:sty m:val="p"/>
              </m:rPr>
              <m:t>R</m:t>
            </m:r>
          </m:e>
          <m:sup>
            <m:r>
              <m:t>m</m:t>
            </m:r>
          </m:sup>
        </m:sSup>
      </m:oMath>
      <w:del w:id="6963" w:author="PR Preview" w:date="2026-01-01T00:00:00Z">
        <w:r>
          <w:delText xml:space="preserve">.</w:delText>
        </w:r>
      </w:del>
      <w:del w:id="6964" w:author="PR Preview" w:date="2026-01-01T00:00:00Z">
        <w:r>
          <w:delText xml:space="preserve"> </w:delText>
        </w:r>
      </w:del>
      <w:del w:id="6965" w:author="PR Preview" w:date="2026-01-01T00:00:00Z">
        <w:r>
          <w:delText xml:space="preserve">It is also called the</w:delText>
        </w:r>
      </w:del>
      <w:del w:id="6966" w:author="PR Preview" w:date="2026-01-01T00:00:00Z">
        <w:r>
          <w:delText xml:space="preserve"> </w:delText>
        </w:r>
      </w:del>
      <w:del w:id="6967" w:author="PR Preview" w:date="2026-01-01T00:00:00Z">
        <w:r>
          <w:rPr>
            <w:b/>
            <w:bCs/>
          </w:rPr>
          <w:delText xml:space="preserve">range</w:delText>
        </w:r>
      </w:del>
      <w:del w:id="6968" w:author="PR Preview" w:date="2026-01-01T00:00:00Z">
        <w:r>
          <w:delText xml:space="preserve"> </w:delText>
        </w:r>
      </w:del>
      <w:del w:id="6969" w:author="PR Preview" w:date="2026-01-01T00:00:00Z">
        <w:r>
          <w:delText xml:space="preserve">or</w:delText>
        </w:r>
      </w:del>
      <w:del w:id="6970" w:author="PR Preview" w:date="2026-01-01T00:00:00Z">
        <w:r>
          <w:delText xml:space="preserve"> </w:delText>
        </w:r>
      </w:del>
      <w:del w:id="6971" w:author="PR Preview" w:date="2026-01-01T00:00:00Z">
        <w:r>
          <w:rPr>
            <w:b/>
            <w:bCs/>
          </w:rPr>
          <w:delText xml:space="preserve">image</w:delText>
        </w:r>
      </w:del>
      <w:del w:id="6972" w:author="PR Preview" w:date="2026-01-01T00:00:00Z">
        <w:r>
          <w:delText xml:space="preserve"> </w:delText>
        </w:r>
      </w:del>
      <w:del w:id="6973" w:author="PR Preview" w:date="2026-01-01T00:00:00Z">
        <w:r>
          <w:delText xml:space="preserve">of</w:delText>
        </w:r>
      </w:del>
      <w:del w:id="6974" w:author="PR Preview" w:date="2026-01-01T00:00:00Z">
        <w:r>
          <w:delText xml:space="preserve"> </w:delText>
        </w:r>
      </w:del>
      <m:oMath>
        <m:r>
          <m:rPr>
            <m:sty m:val="bi"/>
          </m:rPr>
          <m:t>A</m:t>
        </m:r>
      </m:oMath>
      <w:del w:id="6975" w:author="PR Preview" w:date="2026-01-01T00:00:00Z">
        <w:r>
          <w:delText xml:space="preserve">.</w:delText>
        </w:r>
      </w:del>
    </w:p>
    <w:p>
      <w:pPr>
        <w:pStyle w:val="BodyText"/>
      </w:pPr>
      <w:ins w:id="6976" w:author="PR Preview" w:date="2026-01-01T00:00:00Z">
        <w:r>
          <w:t xml:space="preserve">$$
    \mathcal{C}(\mathbf{A})
    \stackrel{\text{def}}{=}
    \mathopen{}\left\{\mathbf{A} \mathord{\smash[b]{\underset{\raise.3ex\hbox{$\scriptstyle\sim$}}{x}}\vphantom{x}} : \mathord{\smash[b]{\underset{\raise.3ex\hbox{$\scriptstyle\sim$}}{x}}\vphantom{x}} \in \mathbb{R}^n\right\}\mathclose{},
    $$</w:t>
        </w:r>
      </w:ins>
    </w:p>
    <w:p>
      <w:pPr>
        <w:pStyle w:val="FirstParagraph"/>
      </w:pPr>
      <w:ins w:id="6977" w:author="PR Preview" w:date="2026-01-01T00:00:00Z">
        <w:r>
          <w:t xml:space="preserve">the set of all vectors</w:t>
        </w:r>
      </w:ins>
      <w:ins w:id="6978" w:author="PR Preview" w:date="2026-01-01T00:00:00Z">
        <w:r>
          <w:t xml:space="preserve"> </w:t>
        </w:r>
      </w:ins>
      <w:ins w:id="6979" w:author="PR Preview" w:date="2026-01-01T00:00:00Z">
        <w:r>
          <w:t xml:space="preserve">$\mathbf{A} \mathord{\smash[b]{\underset{\raise.3ex\hbox{$\scriptstyle\sim$}}{x}}\vphantom{x}}$</w:t>
        </w:r>
      </w:ins>
      <w:ins w:id="6980" w:author="PR Preview" w:date="2026-01-01T00:00:00Z">
        <w:r>
          <w:t xml:space="preserve"> </w:t>
        </w:r>
      </w:ins>
      <w:ins w:id="6981" w:author="PR Preview" w:date="2026-01-01T00:00:00Z">
        <w:r>
          <w:t xml:space="preserve">in</w:t>
        </w:r>
      </w:ins>
      <w:ins w:id="6982" w:author="PR Preview" w:date="2026-01-01T00:00:00Z">
        <w:r>
          <w:t xml:space="preserve"> </w:t>
        </w:r>
      </w:ins>
      <m:oMath>
        <m:sSup>
          <m:e>
            <m:r>
              <m:rPr>
                <m:scr m:val="double-struck"/>
                <m:sty m:val="p"/>
              </m:rPr>
              <m:t>R</m:t>
            </m:r>
          </m:e>
          <m:sup>
            <m:r>
              <m:t>m</m:t>
            </m:r>
          </m:sup>
        </m:sSup>
      </m:oMath>
      <w:ins w:id="6983" w:author="PR Preview" w:date="2026-01-01T00:00:00Z">
        <w:r>
          <w:t xml:space="preserve">.</w:t>
        </w:r>
      </w:ins>
      <w:ins w:id="6984" w:author="PR Preview" w:date="2026-01-01T00:00:00Z">
        <w:r>
          <w:t xml:space="preserve"> </w:t>
        </w:r>
      </w:ins>
      <w:ins w:id="6985" w:author="PR Preview" w:date="2026-01-01T00:00:00Z">
        <w:r>
          <w:t xml:space="preserve">It is also called the</w:t>
        </w:r>
      </w:ins>
      <w:ins w:id="6986" w:author="PR Preview" w:date="2026-01-01T00:00:00Z">
        <w:r>
          <w:t xml:space="preserve"> </w:t>
        </w:r>
      </w:ins>
      <w:ins w:id="6987" w:author="PR Preview" w:date="2026-01-01T00:00:00Z">
        <w:r>
          <w:rPr>
            <w:b/>
            <w:bCs/>
          </w:rPr>
          <w:t xml:space="preserve">range</w:t>
        </w:r>
      </w:ins>
      <w:ins w:id="6988" w:author="PR Preview" w:date="2026-01-01T00:00:00Z">
        <w:r>
          <w:t xml:space="preserve"> </w:t>
        </w:r>
      </w:ins>
      <w:ins w:id="6989" w:author="PR Preview" w:date="2026-01-01T00:00:00Z">
        <w:r>
          <w:t xml:space="preserve">or</w:t>
        </w:r>
      </w:ins>
      <w:ins w:id="6990" w:author="PR Preview" w:date="2026-01-01T00:00:00Z">
        <w:r>
          <w:t xml:space="preserve"> </w:t>
        </w:r>
      </w:ins>
      <w:ins w:id="6991" w:author="PR Preview" w:date="2026-01-01T00:00:00Z">
        <w:r>
          <w:rPr>
            <w:b/>
            <w:bCs/>
          </w:rPr>
          <w:t xml:space="preserve">image</w:t>
        </w:r>
      </w:ins>
      <w:ins w:id="6992" w:author="PR Preview" w:date="2026-01-01T00:00:00Z">
        <w:r>
          <w:t xml:space="preserve"> </w:t>
        </w:r>
      </w:ins>
      <w:ins w:id="6993" w:author="PR Preview" w:date="2026-01-01T00:00:00Z">
        <w:r>
          <w:t xml:space="preserve">of</w:t>
        </w:r>
      </w:ins>
      <w:ins w:id="6994" w:author="PR Preview" w:date="2026-01-01T00:00:00Z">
        <w:r>
          <w:t xml:space="preserve"> </w:t>
        </w:r>
      </w:ins>
      <m:oMath>
        <m:r>
          <m:rPr>
            <m:sty m:val="bi"/>
          </m:rPr>
          <m:t>A</m:t>
        </m:r>
      </m:oMath>
      <w:ins w:id="6995" w:author="PR Preview" w:date="2026-01-01T00:00:00Z">
        <w:r>
          <w:t xml:space="preserve">.</w:t>
        </w:r>
      </w:ins>
    </w:p>
    <w:bookmarkEnd w:id="238"/>
    <w:bookmarkStart w:id="239" w:name="def-row-space"/>
    <w:p>
      <w:pPr>
        <w:pStyle w:val="BodyText"/>
      </w:pPr>
      <w:r>
        <w:rPr>
          <w:b/>
          <w:bCs/>
        </w:rPr>
        <w:t xml:space="preserve">Definition 53 (Row space)</w:t>
      </w:r>
      <w:r>
        <w:t xml:space="preserve"> </w:t>
      </w:r>
      <w:r>
        <w:t xml:space="preserve">The</w:t>
      </w:r>
      <w:r>
        <w:t xml:space="preserve"> </w:t>
      </w:r>
      <w:r>
        <w:rPr>
          <w:b/>
          <w:bCs/>
        </w:rPr>
        <w:t xml:space="preserve">row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n</m:t>
            </m:r>
          </m:sup>
        </m:sSup>
      </m:oMath>
      <w:r>
        <w:t xml:space="preserve">.</w:t>
      </w:r>
    </w:p>
    <w:bookmarkEnd w:id="239"/>
    <w:bookmarkStart w:id="240" w:name="exm-column-space"/>
    <w:p>
      <w:pPr>
        <w:pStyle w:val="BodyText"/>
      </w:pPr>
      <w:r>
        <w:rPr>
          <w:b/>
          <w:bCs/>
        </w:rPr>
        <w:t xml:space="preserve">Example 56 (The column space of a rank-one 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oMath>
      </m:oMathPara>
    </w:p>
    <w:p>
      <w:pPr>
        <w:pStyle w:val="FirstParagraph"/>
      </w:pPr>
      <w:del w:id="6996" w:author="PR Preview" w:date="2026-01-01T00:00:00Z">
        <w:r>
          <w:delText xml:space="preserve">For any</w:delText>
        </w:r>
      </w:del>
      <w:del w:id="6997" w:author="PR Preview" w:date="2026-01-01T00:00:00Z">
        <w:r>
          <w:delText xml:space="preserve"> </w:delText>
        </w:r>
      </w:del>
      <m:oMath>
        <m:limLow>
          <m:e>
            <m:r>
              <m:t>x</m:t>
            </m:r>
          </m:e>
          <m:lim>
            <m:r>
              <m:rPr>
                <m:sty m:val="p"/>
              </m:rPr>
              <m:t>∼</m:t>
            </m:r>
          </m:lim>
        </m:limLow>
        <m:r>
          <m:rPr>
            <m:sty m:val="p"/>
          </m:rPr>
          <m:t>∈</m:t>
        </m:r>
        <m:sSup>
          <m:e>
            <m:r>
              <m:rPr>
                <m:scr m:val="double-struck"/>
                <m:sty m:val="p"/>
              </m:rPr>
              <m:t>R</m:t>
            </m:r>
          </m:e>
          <m:sup>
            <m:r>
              <m:t>3</m:t>
            </m:r>
          </m:sup>
        </m:sSup>
      </m:oMath>
      <w:del w:id="6998" w:author="PR Preview" w:date="2026-01-01T00:00:00Z">
        <w:r>
          <w:delText xml:space="preserve">,</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e>
            <m:e>
              <m:r>
                <m:t>&amp;</m:t>
              </m:r>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rPr>
                  <m:sty m:val="p"/>
                </m:rPr>
                <m:t>(</m:t>
              </m:r>
              <m:r>
                <m:t>1</m:t>
              </m:r>
              <m:r>
                <m:rPr>
                  <m:sty m:val="p"/>
                </m:rPr>
                <m:t>,</m:t>
              </m:r>
              <m:r>
                <m:t>3</m:t>
              </m:r>
              <m:r>
                <m:rPr>
                  <m:sty m:val="p"/>
                </m:rPr>
                <m:t>)</m:t>
              </m:r>
            </m:e>
          </m:eqArr>
        </m:oMath>
      </m:oMathPara>
    </w:p>
    <w:p>
      <w:pPr>
        <w:pStyle w:val="FirstParagraph"/>
      </w:pPr>
      <w:ins w:id="6999" w:author="PR Preview" w:date="2026-01-01T00:00:00Z">
        <w:r>
          <w:t xml:space="preserve">For any</w:t>
        </w:r>
      </w:ins>
      <w:ins w:id="7000" w:author="PR Preview" w:date="2026-01-01T00:00:00Z">
        <w:r>
          <w:t xml:space="preserve"> </w:t>
        </w:r>
      </w:ins>
      <w:ins w:id="7001" w:author="PR Preview" w:date="2026-01-01T00:00:00Z">
        <w:r>
          <w:t xml:space="preserve">$\mathord{\smash[b]{\underset{\raise.3ex\hbox{$\scriptstyle\sim$}}{x}}\vphantom{x}} \in \mathbb{R}^3$</w:t>
        </w:r>
      </w:ins>
      <w:ins w:id="7002" w:author="PR Preview" w:date="2026-01-01T00:00:00Z">
        <w:r>
          <w:t xml:space="preserve">,</w:t>
        </w:r>
      </w:ins>
    </w:p>
    <w:p>
      <w:pPr>
        <w:pStyle w:val="BodyText"/>
      </w:pPr>
      <w:ins w:id="7003" w:author="PR Preview" w:date="2026-01-01T00:00:00Z">
        <w:r>
          <w:t xml:space="preserve">$$
    \begin{aligned}
    \mathbf{A} \mathord{\smash[b]{\underset{\raise.3ex\hbox{$\scriptstyle\sim$}}{x}}\vphantom{x}} &amp;= (x_1 - 2x_2 - 2x_3,\; 3\,(x_1 - 2x_2 - 2x_3)) \\
    &amp;= (x_1 - 2x_2 - 2x_3)\,(1, 3)
    \end{aligned}
    $$</w:t>
        </w:r>
      </w:ins>
    </w:p>
    <w:p>
      <w:pPr>
        <w:pStyle w:val="FirstParagraph"/>
      </w:pPr>
      <w:r>
        <w:t xml:space="preserve">(</w:t>
      </w:r>
      <w:hyperlink w:anchor="def-matvec-mult">
        <w:r>
          <w:rPr>
            <w:rStyle w:val="Hyperlink"/>
          </w:rPr>
          <w:t xml:space="preserve">Definition 32</w:t>
        </w:r>
      </w:hyperlink>
      <w:r>
        <w:t xml:space="preserve">).</w:t>
      </w:r>
      <w:r>
        <w:t xml:space="preserve"> </w:t>
      </w:r>
      <w:r>
        <w:t xml:space="preserve">The number</w:t>
      </w:r>
      <w:r>
        <w:t xml:space="preserve"> </w:t>
      </w:r>
      <m:oMath>
        <m:sSub>
          <m:e>
            <m:r>
              <m:t>x</m:t>
            </m:r>
          </m:e>
          <m:sub>
            <m:r>
              <m:t>1</m:t>
            </m:r>
          </m:sub>
        </m:sSub>
        <m:r>
          <m:rPr>
            <m:sty m:val="p"/>
          </m:rPr>
          <m:t>−</m:t>
        </m:r>
        <m:r>
          <m:t>2</m:t>
        </m:r>
        <m:sSub>
          <m:e>
            <m:r>
              <m:t>x</m:t>
            </m:r>
          </m:e>
          <m:sub>
            <m:r>
              <m:t>2</m:t>
            </m:r>
          </m:sub>
        </m:sSub>
        <m:r>
          <m:rPr>
            <m:sty m:val="p"/>
          </m:rPr>
          <m:t>−</m:t>
        </m:r>
        <m:r>
          <m:t>2</m:t>
        </m:r>
        <m:sSub>
          <m:e>
            <m:r>
              <m:t>x</m:t>
            </m:r>
          </m:e>
          <m:sub>
            <m:r>
              <m:t>3</m:t>
            </m:r>
          </m:sub>
        </m:sSub>
      </m:oMath>
      <w:r>
        <w:t xml:space="preserve"> </w:t>
      </w:r>
      <w:r>
        <w:t xml:space="preserve">can be any real number</w:t>
      </w:r>
      <w:r>
        <w:t xml:space="preserve"> </w:t>
      </w:r>
      <w:r>
        <w:t xml:space="preserve">(take</w:t>
      </w:r>
      <w:r>
        <w:t xml:space="preserve"> </w:t>
      </w:r>
      <m:oMath>
        <m:sSub>
          <m:e>
            <m:r>
              <m:t>x</m:t>
            </m:r>
          </m:e>
          <m:sub>
            <m:r>
              <m:t>2</m:t>
            </m:r>
          </m:sub>
        </m:sSub>
        <m:r>
          <m:rPr>
            <m:sty m:val="p"/>
          </m:rPr>
          <m:t>=</m:t>
        </m:r>
        <m:r>
          <m:t>0</m:t>
        </m:r>
      </m:oMath>
      <w:r>
        <w:t xml:space="preserve"> </w:t>
      </w:r>
      <w:r>
        <w:t xml:space="preserve">and</w:t>
      </w:r>
      <w:r>
        <w:t xml:space="preserve"> </w:t>
      </w:r>
      <m:oMath>
        <m:sSub>
          <m:e>
            <m:r>
              <m:t>x</m:t>
            </m:r>
          </m:e>
          <m:sub>
            <m:r>
              <m:t>3</m:t>
            </m:r>
          </m:sub>
        </m:sSub>
        <m:r>
          <m:rPr>
            <m:sty m:val="p"/>
          </m:rPr>
          <m:t>=</m:t>
        </m:r>
        <m:r>
          <m:t>0</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r>
          <m:rPr>
            <m:sty m:val="p"/>
          </m:rPr>
          <m:t>=</m:t>
        </m:r>
        <m:r>
          <m:t>​</m:t>
        </m:r>
        <m:d>
          <m:dPr>
            <m:begChr m:val="{"/>
            <m:sepChr m:val=""/>
            <m:endChr m:val="}"/>
            <m:grow/>
          </m:dPr>
          <m:e>
            <m:r>
              <m:t>c</m:t>
            </m:r>
            <m:r>
              <m:t> </m:t>
            </m:r>
            <m:r>
              <m:rPr>
                <m:sty m:val="p"/>
              </m:rPr>
              <m:t>(</m:t>
            </m:r>
            <m:r>
              <m:t>1</m:t>
            </m:r>
            <m:r>
              <m:rPr>
                <m:sty m:val="p"/>
              </m:rPr>
              <m:t>,</m:t>
            </m:r>
            <m:r>
              <m:t>3</m:t>
            </m:r>
            <m:r>
              <m:rPr>
                <m:sty m:val="p"/>
              </m:rPr>
              <m:t>)</m:t>
            </m:r>
            <m:r>
              <m:rPr>
                <m:sty m:val="p"/>
              </m:rPr>
              <m:t>:</m:t>
            </m:r>
            <m:r>
              <m:t>c</m:t>
            </m:r>
            <m:r>
              <m:rPr>
                <m:sty m:val="p"/>
              </m:rPr>
              <m:t>∈</m:t>
            </m:r>
            <m:r>
              <m:rPr>
                <m:scr m:val="double-struck"/>
                <m:sty m:val="p"/>
              </m:rPr>
              <m:t>R</m:t>
            </m:r>
          </m:e>
        </m:d>
        <m:r>
          <m:t>​</m:t>
        </m:r>
      </m:oMath>
      <w:r>
        <w:t xml:space="preserve">,</w:t>
      </w:r>
      <w:r>
        <w:t xml:space="preserve"> </w:t>
      </w:r>
      <w:r>
        <w:t xml:space="preserve">a line in</w:t>
      </w:r>
      <w:r>
        <w:t xml:space="preserve"> </w:t>
      </w:r>
      <m:oMath>
        <m:sSup>
          <m:e>
            <m:r>
              <m:rPr>
                <m:scr m:val="double-struck"/>
                <m:sty m:val="p"/>
              </m:rPr>
              <m:t>R</m:t>
            </m:r>
          </m:e>
          <m:sup>
            <m:r>
              <m:t>2</m:t>
            </m:r>
          </m:sup>
        </m:sSup>
      </m:oMath>
      <w:r>
        <w:t xml:space="preserve">.</w:t>
      </w:r>
      <w:r>
        <w:t xml:space="preserve"> </w:t>
      </w:r>
      <w:r>
        <w:t xml:space="preserve">The vector</w:t>
      </w:r>
      <w:r>
        <w:t xml:space="preserve"> </w:t>
      </w:r>
      <m:oMath>
        <m:r>
          <m:rPr>
            <m:sty m:val="p"/>
          </m:rPr>
          <m:t>(</m:t>
        </m:r>
        <m:r>
          <m:t>1</m:t>
        </m:r>
        <m:r>
          <m:rPr>
            <m:sty m:val="p"/>
          </m:rPr>
          <m:t>,</m:t>
        </m:r>
        <m:r>
          <m:t>0</m:t>
        </m:r>
        <m:r>
          <m:rPr>
            <m:sty m:val="p"/>
          </m:rPr>
          <m:t>)</m:t>
        </m:r>
      </m:oMath>
      <w:r>
        <w:t xml:space="preserve"> </w:t>
      </w:r>
      <w:r>
        <w:t xml:space="preserve">is not in</w:t>
      </w:r>
      <w:r>
        <w:t xml:space="preserve"> </w:t>
      </w:r>
      <m:oMath>
        <m:r>
          <m:rPr>
            <m:scr m:val="script"/>
            <m:sty m:val="p"/>
          </m:rPr>
          <m:t>C</m:t>
        </m:r>
        <m:r>
          <m:rPr>
            <m:sty m:val="p"/>
          </m:rPr>
          <m:t>(</m:t>
        </m:r>
        <m:r>
          <m:rPr>
            <m:sty m:val="bi"/>
          </m:rPr>
          <m:t>A</m:t>
        </m:r>
        <m:r>
          <m:rPr>
            <m:sty m:val="p"/>
          </m:rPr>
          <m:t>)</m:t>
        </m:r>
      </m:oMath>
      <w:r>
        <w:t xml:space="preserve">:</w:t>
      </w:r>
      <w:r>
        <w:t xml:space="preserve"> </w:t>
      </w:r>
      <m:oMath>
        <m:r>
          <m:t>c</m:t>
        </m:r>
        <m:r>
          <m:t> </m:t>
        </m:r>
        <m:r>
          <m:rPr>
            <m:sty m:val="p"/>
          </m:rPr>
          <m:t>(</m:t>
        </m:r>
        <m:r>
          <m:t>1</m:t>
        </m:r>
        <m:r>
          <m:rPr>
            <m:sty m:val="p"/>
          </m:rPr>
          <m:t>,</m:t>
        </m:r>
        <m:r>
          <m:t>3</m:t>
        </m:r>
        <m:r>
          <m:rPr>
            <m:sty m:val="p"/>
          </m:rPr>
          <m:t>)</m:t>
        </m:r>
      </m:oMath>
      <w:r>
        <w:t xml:space="preserve"> </w:t>
      </w:r>
      <w:r>
        <w:t xml:space="preserve">has second entry</w:t>
      </w:r>
      <w:r>
        <w:t xml:space="preserve"> </w:t>
      </w:r>
      <m:oMath>
        <m:r>
          <m:t>3</m:t>
        </m:r>
        <m:r>
          <m:t>c</m:t>
        </m:r>
      </m:oMath>
      <w:r>
        <w:t xml:space="preserve">,</w:t>
      </w:r>
      <w:r>
        <w:t xml:space="preserve"> </w:t>
      </w:r>
      <w:r>
        <w:t xml:space="preserve">which is</w:t>
      </w:r>
      <w:r>
        <w:t xml:space="preserve"> </w:t>
      </w:r>
      <m:oMath>
        <m:r>
          <m:t>0</m:t>
        </m:r>
      </m:oMath>
      <w:r>
        <w:t xml:space="preserve"> </w:t>
      </w:r>
      <w:r>
        <w:t xml:space="preserve">only if</w:t>
      </w:r>
      <w:r>
        <w:t xml:space="preserve"> </w:t>
      </w:r>
      <m:oMath>
        <m:r>
          <m:t>c</m:t>
        </m:r>
        <m:r>
          <m:rPr>
            <m:sty m:val="p"/>
          </m:rPr>
          <m:t>=</m:t>
        </m:r>
        <m:r>
          <m:t>0</m:t>
        </m:r>
      </m:oMath>
      <w:r>
        <w:t xml:space="preserve">, and then the first entry is</w:t>
      </w:r>
      <w:r>
        <w:t xml:space="preserve"> </w:t>
      </w:r>
      <m:oMath>
        <m:r>
          <m:t>0</m:t>
        </m:r>
      </m:oMath>
      <w:r>
        <w:t xml:space="preserve">, not</w:t>
      </w:r>
      <w:r>
        <w:t xml:space="preserve"> </w:t>
      </w:r>
      <m:oMath>
        <m:r>
          <m:t>1</m:t>
        </m:r>
      </m:oMath>
      <w:r>
        <w:t xml:space="preserve">.</w:t>
      </w:r>
    </w:p>
    <w:bookmarkEnd w:id="240"/>
    <w:bookmarkStart w:id="241" w:name="thm-column-space-span"/>
    <w:p>
      <w:pPr>
        <w:pStyle w:val="BodyText"/>
      </w:pPr>
      <w:del w:id="7004" w:author="PR Preview" w:date="2026-01-01T00:00:00Z">
        <w:r>
          <w:rPr>
            <w:b/>
            <w:bCs/>
          </w:rPr>
          <w:delText xml:space="preserve">Theorem 32 (The column space is the span of the columns)</w:delText>
        </w:r>
      </w:del>
      <w:del w:id="7005" w:author="PR Preview" w:date="2026-01-01T00:00:00Z">
        <w:r>
          <w:delText xml:space="preserve"> </w:delText>
        </w:r>
      </w:del>
      <w:del w:id="7006" w:author="PR Preview" w:date="2026-01-01T00:00:00Z">
        <w:r>
          <w:delText xml:space="preserve">If</w:delText>
        </w:r>
      </w:del>
      <w:del w:id="7007" w:author="PR Preview" w:date="2026-01-01T00:00:00Z">
        <w:r>
          <w:delText xml:space="preserve"> </w:delText>
        </w:r>
      </w:del>
      <m:oMath>
        <m:r>
          <m:rPr>
            <m:sty m:val="bi"/>
          </m:rPr>
          <m:t>A</m:t>
        </m:r>
      </m:oMath>
      <w:del w:id="7008" w:author="PR Preview" w:date="2026-01-01T00:00:00Z">
        <w:r>
          <w:delText xml:space="preserve"> </w:delText>
        </w:r>
      </w:del>
      <w:del w:id="7009" w:author="PR Preview" w:date="2026-01-01T00:00:00Z">
        <w:r>
          <w:delText xml:space="preserve">is an</w:delText>
        </w:r>
      </w:del>
      <w:del w:id="7010" w:author="PR Preview" w:date="2026-01-01T00:00:00Z">
        <w:r>
          <w:delText xml:space="preserve"> </w:delText>
        </w:r>
      </w:del>
      <m:oMath>
        <m:r>
          <m:t>m</m:t>
        </m:r>
        <m:r>
          <m:rPr>
            <m:sty m:val="p"/>
          </m:rPr>
          <m:t>×</m:t>
        </m:r>
        <m:r>
          <m:t>n</m:t>
        </m:r>
      </m:oMath>
      <w:del w:id="7011" w:author="PR Preview" w:date="2026-01-01T00:00:00Z">
        <w:r>
          <w:delText xml:space="preserve"> </w:delText>
        </w:r>
      </w:del>
      <w:del w:id="7012" w:author="PR Preview" w:date="2026-01-01T00:00:00Z">
        <w:r>
          <w:delText xml:space="preserve">matrix</w:delText>
        </w:r>
      </w:del>
      <w:del w:id="7013" w:author="PR Preview" w:date="2026-01-01T00:00:00Z">
        <w:r>
          <w:delText xml:space="preserve"> </w:delText>
        </w:r>
      </w:del>
      <w:del w:id="7014" w:author="PR Preview" w:date="2026-01-01T00:00:00Z">
        <w:r>
          <w:delText xml:space="preserve">with columns</w:delText>
        </w:r>
      </w:del>
      <w:del w:id="7015"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016" w:author="PR Preview" w:date="2026-01-01T00:00:00Z">
        <w:r>
          <w:delText xml:space="preserve">, then</w:delText>
        </w:r>
      </w:del>
    </w:p>
    <w:p>
      <w:pPr>
        <w:pStyle w:val="BodyText"/>
      </w:pPr>
      <m:oMathPara>
        <m:oMathParaPr>
          <m:jc m:val="center"/>
        </m:oMathParaP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e>
          </m:d>
          <m:r>
            <m:t>​</m:t>
          </m:r>
          <m:r>
            <m:rPr>
              <m:sty m:val="p"/>
            </m:rPr>
            <m:t>,</m:t>
          </m:r>
        </m:oMath>
      </m:oMathPara>
    </w:p>
    <w:p>
      <w:pPr>
        <w:pStyle w:val="BodyText"/>
      </w:pPr>
      <w:ins w:id="7017" w:author="PR Preview" w:date="2026-01-01T00:00:00Z">
        <w:r>
          <w:rPr>
            <w:b/>
            <w:bCs/>
          </w:rPr>
          <w:t xml:space="preserve">Theorem 32 (The column space is the span of the columns)</w:t>
        </w:r>
      </w:ins>
      <w:ins w:id="7018" w:author="PR Preview" w:date="2026-01-01T00:00:00Z">
        <w:r>
          <w:t xml:space="preserve"> </w:t>
        </w:r>
      </w:ins>
      <w:ins w:id="7019" w:author="PR Preview" w:date="2026-01-01T00:00:00Z">
        <w:r>
          <w:t xml:space="preserve">If</w:t>
        </w:r>
      </w:ins>
      <w:ins w:id="7020" w:author="PR Preview" w:date="2026-01-01T00:00:00Z">
        <w:r>
          <w:t xml:space="preserve"> </w:t>
        </w:r>
      </w:ins>
      <m:oMath>
        <m:r>
          <m:rPr>
            <m:sty m:val="bi"/>
          </m:rPr>
          <m:t>A</m:t>
        </m:r>
      </m:oMath>
      <w:ins w:id="7021" w:author="PR Preview" w:date="2026-01-01T00:00:00Z">
        <w:r>
          <w:t xml:space="preserve"> </w:t>
        </w:r>
      </w:ins>
      <w:ins w:id="7022" w:author="PR Preview" w:date="2026-01-01T00:00:00Z">
        <w:r>
          <w:t xml:space="preserve">is an</w:t>
        </w:r>
      </w:ins>
      <w:ins w:id="7023" w:author="PR Preview" w:date="2026-01-01T00:00:00Z">
        <w:r>
          <w:t xml:space="preserve"> </w:t>
        </w:r>
      </w:ins>
      <m:oMath>
        <m:r>
          <m:t>m</m:t>
        </m:r>
        <m:r>
          <m:rPr>
            <m:sty m:val="p"/>
          </m:rPr>
          <m:t>×</m:t>
        </m:r>
        <m:r>
          <m:t>n</m:t>
        </m:r>
      </m:oMath>
      <w:ins w:id="7024" w:author="PR Preview" w:date="2026-01-01T00:00:00Z">
        <w:r>
          <w:t xml:space="preserve"> </w:t>
        </w:r>
      </w:ins>
      <w:ins w:id="7025" w:author="PR Preview" w:date="2026-01-01T00:00:00Z">
        <w:r>
          <w:t xml:space="preserve">matrix</w:t>
        </w:r>
      </w:ins>
      <w:ins w:id="7026" w:author="PR Preview" w:date="2026-01-01T00:00:00Z">
        <w:r>
          <w:t xml:space="preserve"> </w:t>
        </w:r>
      </w:ins>
      <w:ins w:id="7027" w:author="PR Preview" w:date="2026-01-01T00:00:00Z">
        <w:r>
          <w:t xml:space="preserve">with columns</w:t>
        </w:r>
      </w:ins>
      <w:ins w:id="7028" w:author="PR Preview" w:date="2026-01-01T00:00:00Z">
        <w:r>
          <w:t xml:space="preserve"> </w:t>
        </w:r>
      </w:ins>
      <w:ins w:id="7029" w:author="PR Preview" w:date="2026-01-01T00:00:00Z">
        <w:r>
          <w:t xml:space="preserve">$\mathord{\smash[b]{\underset{\raise.3ex\hbox{$\scriptstyle\sim$}}{a}}\vphantom{a}}_1, \ldots, \mathord{\smash[b]{\underset{\raise.3ex\hbox{$\scriptstyle\sim$}}{a}}\vphantom{a}}_n$</w:t>
        </w:r>
      </w:ins>
      <w:ins w:id="7030" w:author="PR Preview" w:date="2026-01-01T00:00:00Z">
        <w:r>
          <w:t xml:space="preserve">, then</w:t>
        </w:r>
      </w:ins>
    </w:p>
    <w:p>
      <w:pPr>
        <w:pStyle w:val="BodyText"/>
      </w:pPr>
      <w:ins w:id="7031" w:author="PR Preview" w:date="2026-01-01T00:00:00Z">
        <w:r>
          <w:t xml:space="preserve">$$
    \mathcal{C}(\mathbf{A}) = \operatorname{span}\mathopen{}\left\{\mathord{\smash[b]{\underset{\raise.3ex\hbox{$\scriptstyle\sim$}}{a}}\vphantom{a}}_1, \ldots, \mathord{\smash[b]{\underset{\raise.3ex\hbox{$\scriptstyle\sim$}}{a}}\vphantom{a}}_n\right\}\mathclose{},
    $$</w:t>
        </w:r>
      </w:ins>
    </w:p>
    <w:p>
      <w:pPr>
        <w:pStyle w:val="FirstParagraph"/>
      </w:pPr>
      <w:r>
        <w:t xml:space="preserve">so</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w:t>
      </w:r>
      <w:r>
        <w:t xml:space="preserve"> </w:t>
      </w:r>
      <w:r>
        <w:t xml:space="preserve">and the row space</w:t>
      </w:r>
      <w:r>
        <w:t xml:space="preserve"> </w:t>
      </w:r>
      <m:oMath>
        <m:r>
          <m:rPr>
            <m:scr m:val="script"/>
            <m:sty m:val="p"/>
          </m:rPr>
          <m:t>C</m:t>
        </m:r>
        <m:r>
          <m:rPr>
            <m:sty m:val="p"/>
          </m:rPr>
          <m:t>(</m:t>
        </m:r>
        <m:sSup>
          <m:e>
            <m:r>
              <m:rPr>
                <m:sty m:val="bi"/>
              </m:rPr>
              <m:t>A</m:t>
            </m:r>
          </m:e>
          <m:sup>
            <m:r>
              <m:rPr>
                <m:sty m:val="p"/>
              </m:rPr>
              <m:t>⊤</m:t>
            </m:r>
          </m:sup>
        </m:sSup>
        <m:r>
          <m:rPr>
            <m:sty m:val="p"/>
          </m:rPr>
          <m:t>)</m:t>
        </m:r>
      </m:oMath>
      <w:r>
        <w:t xml:space="preserve"> </w:t>
      </w:r>
      <w:r>
        <w:t xml:space="preserve">is a subspace of</w:t>
      </w:r>
      <w:r>
        <w:t xml:space="preserve"> </w:t>
      </w:r>
      <m:oMath>
        <m:sSup>
          <m:e>
            <m:r>
              <m:rPr>
                <m:scr m:val="double-struck"/>
                <m:sty m:val="p"/>
              </m:rPr>
              <m:t>R</m:t>
            </m:r>
          </m:e>
          <m:sup>
            <m:r>
              <m:t>n</m:t>
            </m:r>
          </m:sup>
        </m:sSup>
      </m:oMath>
      <w:r>
        <w:t xml:space="preserve">.</w:t>
      </w:r>
    </w:p>
    <w:bookmarkEnd w:id="241"/>
    <w:p>
      <w:pPr>
        <w:pStyle w:val="BodyText"/>
      </w:pPr>
      <w:del w:id="7032" w:author="PR Preview" w:date="2026-01-01T00:00:00Z">
        <w:r>
          <w:rPr>
            <w:i/>
            <w:iCs/>
          </w:rPr>
          <w:delText xml:space="preserve">Proof</w:delText>
        </w:r>
      </w:del>
      <w:del w:id="7033" w:author="PR Preview" w:date="2026-01-01T00:00:00Z">
        <w:r>
          <w:delText xml:space="preserve">. </w:delText>
        </w:r>
      </w:del>
      <w:del w:id="7034" w:author="PR Preview" w:date="2026-01-01T00:00:00Z">
        <w:r>
          <w:delText xml:space="preserve">By</w:delText>
        </w:r>
      </w:del>
      <w:del w:id="7035" w:author="PR Preview" w:date="2026-01-01T00:00:00Z">
        <w:r>
          <w:delText xml:space="preserve"> </w:delText>
        </w:r>
      </w:del>
      <w:hyperlink w:anchor="thm-matvec-columns">
        <w:del w:id="7036" w:author="PR Preview" w:date="2026-01-01T00:00:00Z">
          <w:r>
            <w:rPr>
              <w:rStyle w:val="Hyperlink"/>
            </w:rPr>
            <w:delText xml:space="preserve">Theorem 23</w:delText>
          </w:r>
        </w:del>
      </w:hyperlink>
      <w:del w:id="7037" w:author="PR Preview" w:date="2026-01-01T00:00:00Z">
        <w:r>
          <w:delText xml:space="preserve">,</w:delText>
        </w:r>
      </w:del>
      <w:del w:id="7038" w:author="PR Preview" w:date="2026-01-01T00:00:00Z">
        <w:r>
          <w:delText xml:space="preserve"> </w:delText>
        </w:r>
      </w:del>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oMath>
      <w:del w:id="7039" w:author="PR Preview" w:date="2026-01-01T00:00:00Z">
        <w:r>
          <w:delText xml:space="preserve">,</w:delText>
        </w:r>
      </w:del>
      <w:del w:id="7040" w:author="PR Preview" w:date="2026-01-01T00:00:00Z">
        <w:r>
          <w:delText xml:space="preserve"> </w:delText>
        </w:r>
      </w:del>
      <w:del w:id="7041" w:author="PR Preview" w:date="2026-01-01T00:00:00Z">
        <w:r>
          <w:delText xml:space="preserve">and as</w:delText>
        </w:r>
      </w:del>
      <w:del w:id="7042" w:author="PR Preview" w:date="2026-01-01T00:00:00Z">
        <w:r>
          <w:delText xml:space="preserve"> </w:delText>
        </w:r>
      </w:del>
      <m:oMath>
        <m:limLow>
          <m:e>
            <m:r>
              <m:t>x</m:t>
            </m:r>
          </m:e>
          <m:lim>
            <m:r>
              <m:rPr>
                <m:sty m:val="p"/>
              </m:rPr>
              <m:t>∼</m:t>
            </m:r>
          </m:lim>
        </m:limLow>
      </m:oMath>
      <w:del w:id="7043" w:author="PR Preview" w:date="2026-01-01T00:00:00Z">
        <w:r>
          <w:delText xml:space="preserve"> </w:delText>
        </w:r>
      </w:del>
      <w:del w:id="7044" w:author="PR Preview" w:date="2026-01-01T00:00:00Z">
        <w:r>
          <w:delText xml:space="preserve">ranges over</w:delText>
        </w:r>
      </w:del>
      <w:del w:id="7045" w:author="PR Preview" w:date="2026-01-01T00:00:00Z">
        <w:r>
          <w:delText xml:space="preserve"> </w:delText>
        </w:r>
      </w:del>
      <m:oMath>
        <m:sSup>
          <m:e>
            <m:r>
              <m:rPr>
                <m:scr m:val="double-struck"/>
                <m:sty m:val="p"/>
              </m:rPr>
              <m:t>R</m:t>
            </m:r>
          </m:e>
          <m:sup>
            <m:r>
              <m:t>n</m:t>
            </m:r>
          </m:sup>
        </m:sSup>
      </m:oMath>
      <w:del w:id="7046" w:author="PR Preview" w:date="2026-01-01T00:00:00Z">
        <w:r>
          <w:delText xml:space="preserve">,</w:delText>
        </w:r>
      </w:del>
      <w:del w:id="7047" w:author="PR Preview" w:date="2026-01-01T00:00:00Z">
        <w:r>
          <w:delText xml:space="preserve"> </w:delText>
        </w:r>
      </w:del>
      <w:del w:id="7048" w:author="PR Preview" w:date="2026-01-01T00:00:00Z">
        <w:r>
          <w:delText xml:space="preserve">the coefficients</w:delText>
        </w:r>
      </w:del>
      <w:del w:id="7049"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7050" w:author="PR Preview" w:date="2026-01-01T00:00:00Z">
        <w:r>
          <w:delText xml:space="preserve"> </w:delText>
        </w:r>
      </w:del>
      <w:del w:id="7051" w:author="PR Preview" w:date="2026-01-01T00:00:00Z">
        <w:r>
          <w:delText xml:space="preserve">range over all lists of</w:delText>
        </w:r>
      </w:del>
      <w:del w:id="7052" w:author="PR Preview" w:date="2026-01-01T00:00:00Z">
        <w:r>
          <w:delText xml:space="preserve"> </w:delText>
        </w:r>
      </w:del>
      <m:oMath>
        <m:r>
          <m:t>n</m:t>
        </m:r>
      </m:oMath>
      <w:del w:id="7053" w:author="PR Preview" w:date="2026-01-01T00:00:00Z">
        <w:r>
          <w:delText xml:space="preserve"> </w:delText>
        </w:r>
      </w:del>
      <w:del w:id="7054" w:author="PR Preview" w:date="2026-01-01T00:00:00Z">
        <w:r>
          <w:delText xml:space="preserve">numbers.</w:delText>
        </w:r>
      </w:del>
      <w:del w:id="7055" w:author="PR Preview" w:date="2026-01-01T00:00:00Z">
        <w:r>
          <w:delText xml:space="preserve"> </w:delText>
        </w:r>
      </w:del>
      <w:del w:id="7056" w:author="PR Preview" w:date="2026-01-01T00:00:00Z">
        <w:r>
          <w:delText xml:space="preserve">So the set of all</w:delText>
        </w:r>
      </w:del>
      <w:del w:id="7057" w:author="PR Preview" w:date="2026-01-01T00:00:00Z">
        <w:r>
          <w:delText xml:space="preserve"> </w:delText>
        </w:r>
      </w:del>
      <m:oMath>
        <m:r>
          <m:rPr>
            <m:sty m:val="bi"/>
          </m:rPr>
          <m:t>A</m:t>
        </m:r>
        <m:limLow>
          <m:e>
            <m:r>
              <m:t>x</m:t>
            </m:r>
          </m:e>
          <m:lim>
            <m:r>
              <m:rPr>
                <m:sty m:val="p"/>
              </m:rPr>
              <m:t>∼</m:t>
            </m:r>
          </m:lim>
        </m:limLow>
      </m:oMath>
      <w:del w:id="7058" w:author="PR Preview" w:date="2026-01-01T00:00:00Z">
        <w:r>
          <w:delText xml:space="preserve"> </w:delText>
        </w:r>
      </w:del>
      <w:del w:id="7059" w:author="PR Preview" w:date="2026-01-01T00:00:00Z">
        <w:r>
          <w:delText xml:space="preserve">(</w:delText>
        </w:r>
      </w:del>
      <w:hyperlink w:anchor="def-column-space">
        <w:del w:id="7060" w:author="PR Preview" w:date="2026-01-01T00:00:00Z">
          <w:r>
            <w:rPr>
              <w:rStyle w:val="Hyperlink"/>
            </w:rPr>
            <w:delText xml:space="preserve">Definition 52</w:delText>
          </w:r>
        </w:del>
      </w:hyperlink>
      <w:del w:id="7061" w:author="PR Preview" w:date="2026-01-01T00:00:00Z">
        <w:r>
          <w:delText xml:space="preserve">)</w:delText>
        </w:r>
      </w:del>
      <w:del w:id="7062" w:author="PR Preview" w:date="2026-01-01T00:00:00Z">
        <w:r>
          <w:delText xml:space="preserve"> </w:delText>
        </w:r>
      </w:del>
      <w:del w:id="7063" w:author="PR Preview" w:date="2026-01-01T00:00:00Z">
        <w:r>
          <w:delText xml:space="preserve">is the set of all linear combinations of the columns,</w:delText>
        </w:r>
      </w:del>
      <w:del w:id="7064" w:author="PR Preview" w:date="2026-01-01T00:00:00Z">
        <w:r>
          <w:delText xml:space="preserve"> </w:delText>
        </w:r>
      </w:del>
      <w:del w:id="7065" w:author="PR Preview" w:date="2026-01-01T00:00:00Z">
        <w:r>
          <w:delText xml:space="preserve">which is their span (</w:delText>
        </w:r>
      </w:del>
      <w:hyperlink w:anchor="def-span">
        <w:del w:id="7066" w:author="PR Preview" w:date="2026-01-01T00:00:00Z">
          <w:r>
            <w:rPr>
              <w:rStyle w:val="Hyperlink"/>
            </w:rPr>
            <w:delText xml:space="preserve">Definition 47</w:delText>
          </w:r>
        </w:del>
      </w:hyperlink>
      <w:del w:id="7067" w:author="PR Preview" w:date="2026-01-01T00:00:00Z">
        <w:r>
          <w:delText xml:space="preserve">).</w:delText>
        </w:r>
      </w:del>
      <w:del w:id="7068" w:author="PR Preview" w:date="2026-01-01T00:00:00Z">
        <w:r>
          <w:delText xml:space="preserve"> </w:delText>
        </w:r>
      </w:del>
      <w:del w:id="7069" w:author="PR Preview" w:date="2026-01-01T00:00:00Z">
        <w:r>
          <w:delText xml:space="preserve">A span is a subspace (</w:delText>
        </w:r>
      </w:del>
      <w:hyperlink w:anchor="thm-span-subspace">
        <w:del w:id="7070" w:author="PR Preview" w:date="2026-01-01T00:00:00Z">
          <w:r>
            <w:rPr>
              <w:rStyle w:val="Hyperlink"/>
            </w:rPr>
            <w:delText xml:space="preserve">Theorem 22</w:delText>
          </w:r>
        </w:del>
      </w:hyperlink>
      <w:del w:id="7071" w:author="PR Preview" w:date="2026-01-01T00:00:00Z">
        <w:r>
          <w:delText xml:space="preserve">).</w:delText>
        </w:r>
      </w:del>
      <w:del w:id="7072" w:author="PR Preview" w:date="2026-01-01T00:00:00Z">
        <w:r>
          <w:delText xml:space="preserve"> </w:delText>
        </w:r>
      </w:del>
      <w:del w:id="7073" w:author="PR Preview" w:date="2026-01-01T00:00:00Z">
        <w:r>
          <w:delText xml:space="preserve">Applying the same argument to</w:delText>
        </w:r>
      </w:del>
      <w:del w:id="7074" w:author="PR Preview" w:date="2026-01-01T00:00:00Z">
        <w:r>
          <w:delText xml:space="preserve"> </w:delText>
        </w:r>
      </w:del>
      <m:oMath>
        <m:sSup>
          <m:e>
            <m:r>
              <m:rPr>
                <m:sty m:val="bi"/>
              </m:rPr>
              <m:t>A</m:t>
            </m:r>
          </m:e>
          <m:sup>
            <m:r>
              <m:rPr>
                <m:sty m:val="p"/>
              </m:rPr>
              <m:t>⊤</m:t>
            </m:r>
          </m:sup>
        </m:sSup>
      </m:oMath>
      <w:del w:id="7075" w:author="PR Preview" w:date="2026-01-01T00:00:00Z">
        <w:r>
          <w:delText xml:space="preserve">,</w:delText>
        </w:r>
      </w:del>
      <w:del w:id="7076" w:author="PR Preview" w:date="2026-01-01T00:00:00Z">
        <w:r>
          <w:delText xml:space="preserve"> </w:delText>
        </w:r>
      </w:del>
      <w:del w:id="7077" w:author="PR Preview" w:date="2026-01-01T00:00:00Z">
        <w:r>
          <w:delText xml:space="preserve">whose columns are the rows of</w:delText>
        </w:r>
      </w:del>
      <w:del w:id="7078" w:author="PR Preview" w:date="2026-01-01T00:00:00Z">
        <w:r>
          <w:delText xml:space="preserve"> </w:delText>
        </w:r>
      </w:del>
      <m:oMath>
        <m:r>
          <m:rPr>
            <m:sty m:val="bi"/>
          </m:rPr>
          <m:t>A</m:t>
        </m:r>
      </m:oMath>
      <w:del w:id="7079" w:author="PR Preview" w:date="2026-01-01T00:00:00Z">
        <w:r>
          <w:delText xml:space="preserve">,</w:delText>
        </w:r>
      </w:del>
      <w:del w:id="7080" w:author="PR Preview" w:date="2026-01-01T00:00:00Z">
        <w:r>
          <w:delText xml:space="preserve"> </w:delText>
        </w:r>
      </w:del>
      <w:del w:id="7081" w:author="PR Preview" w:date="2026-01-01T00:00:00Z">
        <w:r>
          <w:delText xml:space="preserve">shows the row space is a subspace of</w:delText>
        </w:r>
      </w:del>
      <w:del w:id="7082" w:author="PR Preview" w:date="2026-01-01T00:00:00Z">
        <w:r>
          <w:delText xml:space="preserve"> </w:delText>
        </w:r>
      </w:del>
      <m:oMath>
        <m:sSup>
          <m:e>
            <m:r>
              <m:rPr>
                <m:scr m:val="double-struck"/>
                <m:sty m:val="p"/>
              </m:rPr>
              <m:t>R</m:t>
            </m:r>
          </m:e>
          <m:sup>
            <m:r>
              <m:t>n</m:t>
            </m:r>
          </m:sup>
        </m:sSup>
      </m:oMath>
      <w:del w:id="7083" w:author="PR Preview" w:date="2026-01-01T00:00:00Z">
        <w:r>
          <w:delText xml:space="preserve">.</w:delText>
        </w:r>
      </w:del>
    </w:p>
    <w:p>
      <w:pPr>
        <w:pStyle w:val="BodyText"/>
      </w:pPr>
      <w:ins w:id="7084" w:author="PR Preview" w:date="2026-01-01T00:00:00Z">
        <w:r>
          <w:rPr>
            <w:i/>
            <w:iCs/>
          </w:rPr>
          <w:t xml:space="preserve">Proof</w:t>
        </w:r>
      </w:ins>
      <w:ins w:id="7085" w:author="PR Preview" w:date="2026-01-01T00:00:00Z">
        <w:r>
          <w:t xml:space="preserve">. </w:t>
        </w:r>
      </w:ins>
      <w:ins w:id="7086" w:author="PR Preview" w:date="2026-01-01T00:00:00Z">
        <w:r>
          <w:t xml:space="preserve">By</w:t>
        </w:r>
      </w:ins>
      <w:ins w:id="7087" w:author="PR Preview" w:date="2026-01-01T00:00:00Z">
        <w:r>
          <w:t xml:space="preserve"> </w:t>
        </w:r>
      </w:ins>
      <w:hyperlink w:anchor="thm-matvec-columns">
        <w:ins w:id="7088" w:author="PR Preview" w:date="2026-01-01T00:00:00Z">
          <w:r>
            <w:rPr>
              <w:rStyle w:val="Hyperlink"/>
            </w:rPr>
            <w:t xml:space="preserve">Theorem 23</w:t>
          </w:r>
        </w:ins>
      </w:hyperlink>
      <w:ins w:id="7089" w:author="PR Preview" w:date="2026-01-01T00:00:00Z">
        <w:r>
          <w:t xml:space="preserve">,</w:t>
        </w:r>
      </w:ins>
      <w:ins w:id="7090" w:author="PR Preview" w:date="2026-01-01T00:00:00Z">
        <w:r>
          <w:t xml:space="preserve"> </w:t>
        </w:r>
      </w:ins>
      <w:ins w:id="7091" w:author="PR Preview" w:date="2026-01-01T00:00:00Z">
        <w:r>
          <w:t xml:space="preserve">$\mathbf{A} \mathord{\smash[b]{\underset{\raise.3ex\hbox{$\scriptstyle\sim$}}{x}}\vphantom{x}} = x_1 \mathord{\smash[b]{\underset{\raise.3ex\hbox{$\scriptstyle\sim$}}{a}}\vphantom{a}}_1 + \cdots + x_n \mathord{\smash[b]{\underset{\raise.3ex\hbox{$\scriptstyle\sim$}}{a}}\vphantom{a}}_n$</w:t>
        </w:r>
      </w:ins>
      <w:ins w:id="7092" w:author="PR Preview" w:date="2026-01-01T00:00:00Z">
        <w:r>
          <w:t xml:space="preserve">,</w:t>
        </w:r>
      </w:ins>
      <w:ins w:id="7093" w:author="PR Preview" w:date="2026-01-01T00:00:00Z">
        <w:r>
          <w:t xml:space="preserve"> </w:t>
        </w:r>
      </w:ins>
      <w:ins w:id="7094" w:author="PR Preview" w:date="2026-01-01T00:00:00Z">
        <w:r>
          <w:t xml:space="preserve">and as</w:t>
        </w:r>
      </w:ins>
      <w:ins w:id="7095" w:author="PR Preview" w:date="2026-01-01T00:00:00Z">
        <w:r>
          <w:t xml:space="preserve"> </w:t>
        </w:r>
      </w:ins>
      <w:ins w:id="7096" w:author="PR Preview" w:date="2026-01-01T00:00:00Z">
        <w:r>
          <w:t xml:space="preserve">$\mathord{\smash[b]{\underset{\raise.3ex\hbox{$\scriptstyle\sim$}}{x}}\vphantom{x}}$</w:t>
        </w:r>
      </w:ins>
      <w:ins w:id="7097" w:author="PR Preview" w:date="2026-01-01T00:00:00Z">
        <w:r>
          <w:t xml:space="preserve"> </w:t>
        </w:r>
      </w:ins>
      <w:ins w:id="7098" w:author="PR Preview" w:date="2026-01-01T00:00:00Z">
        <w:r>
          <w:t xml:space="preserve">ranges over</w:t>
        </w:r>
      </w:ins>
      <w:ins w:id="7099" w:author="PR Preview" w:date="2026-01-01T00:00:00Z">
        <w:r>
          <w:t xml:space="preserve"> </w:t>
        </w:r>
      </w:ins>
      <m:oMath>
        <m:sSup>
          <m:e>
            <m:r>
              <m:rPr>
                <m:scr m:val="double-struck"/>
                <m:sty m:val="p"/>
              </m:rPr>
              <m:t>R</m:t>
            </m:r>
          </m:e>
          <m:sup>
            <m:r>
              <m:t>n</m:t>
            </m:r>
          </m:sup>
        </m:sSup>
      </m:oMath>
      <w:ins w:id="7100" w:author="PR Preview" w:date="2026-01-01T00:00:00Z">
        <w:r>
          <w:t xml:space="preserve">,</w:t>
        </w:r>
      </w:ins>
      <w:ins w:id="7101" w:author="PR Preview" w:date="2026-01-01T00:00:00Z">
        <w:r>
          <w:t xml:space="preserve"> </w:t>
        </w:r>
      </w:ins>
      <w:ins w:id="7102" w:author="PR Preview" w:date="2026-01-01T00:00:00Z">
        <w:r>
          <w:t xml:space="preserve">the coefficients</w:t>
        </w:r>
      </w:ins>
      <w:ins w:id="7103"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7104" w:author="PR Preview" w:date="2026-01-01T00:00:00Z">
        <w:r>
          <w:t xml:space="preserve"> </w:t>
        </w:r>
      </w:ins>
      <w:ins w:id="7105" w:author="PR Preview" w:date="2026-01-01T00:00:00Z">
        <w:r>
          <w:t xml:space="preserve">range over all lists of</w:t>
        </w:r>
      </w:ins>
      <w:ins w:id="7106" w:author="PR Preview" w:date="2026-01-01T00:00:00Z">
        <w:r>
          <w:t xml:space="preserve"> </w:t>
        </w:r>
      </w:ins>
      <m:oMath>
        <m:r>
          <m:t>n</m:t>
        </m:r>
      </m:oMath>
      <w:ins w:id="7107" w:author="PR Preview" w:date="2026-01-01T00:00:00Z">
        <w:r>
          <w:t xml:space="preserve"> </w:t>
        </w:r>
      </w:ins>
      <w:ins w:id="7108" w:author="PR Preview" w:date="2026-01-01T00:00:00Z">
        <w:r>
          <w:t xml:space="preserve">numbers.</w:t>
        </w:r>
      </w:ins>
      <w:ins w:id="7109" w:author="PR Preview" w:date="2026-01-01T00:00:00Z">
        <w:r>
          <w:t xml:space="preserve"> </w:t>
        </w:r>
      </w:ins>
      <w:ins w:id="7110" w:author="PR Preview" w:date="2026-01-01T00:00:00Z">
        <w:r>
          <w:t xml:space="preserve">So the set of all</w:t>
        </w:r>
      </w:ins>
      <w:ins w:id="7111" w:author="PR Preview" w:date="2026-01-01T00:00:00Z">
        <w:r>
          <w:t xml:space="preserve"> </w:t>
        </w:r>
      </w:ins>
      <w:ins w:id="7112" w:author="PR Preview" w:date="2026-01-01T00:00:00Z">
        <w:r>
          <w:t xml:space="preserve">$\mathbf{A} \mathord{\smash[b]{\underset{\raise.3ex\hbox{$\scriptstyle\sim$}}{x}}\vphantom{x}}$</w:t>
        </w:r>
      </w:ins>
      <w:ins w:id="7113" w:author="PR Preview" w:date="2026-01-01T00:00:00Z">
        <w:r>
          <w:t xml:space="preserve"> </w:t>
        </w:r>
      </w:ins>
      <w:ins w:id="7114" w:author="PR Preview" w:date="2026-01-01T00:00:00Z">
        <w:r>
          <w:t xml:space="preserve">(</w:t>
        </w:r>
      </w:ins>
      <w:hyperlink w:anchor="def-column-space">
        <w:ins w:id="7115" w:author="PR Preview" w:date="2026-01-01T00:00:00Z">
          <w:r>
            <w:rPr>
              <w:rStyle w:val="Hyperlink"/>
            </w:rPr>
            <w:t xml:space="preserve">Definition 52</w:t>
          </w:r>
        </w:ins>
      </w:hyperlink>
      <w:ins w:id="7116" w:author="PR Preview" w:date="2026-01-01T00:00:00Z">
        <w:r>
          <w:t xml:space="preserve">)</w:t>
        </w:r>
      </w:ins>
      <w:ins w:id="7117" w:author="PR Preview" w:date="2026-01-01T00:00:00Z">
        <w:r>
          <w:t xml:space="preserve"> </w:t>
        </w:r>
      </w:ins>
      <w:ins w:id="7118" w:author="PR Preview" w:date="2026-01-01T00:00:00Z">
        <w:r>
          <w:t xml:space="preserve">is the set of all linear combinations of the columns,</w:t>
        </w:r>
      </w:ins>
      <w:ins w:id="7119" w:author="PR Preview" w:date="2026-01-01T00:00:00Z">
        <w:r>
          <w:t xml:space="preserve"> </w:t>
        </w:r>
      </w:ins>
      <w:ins w:id="7120" w:author="PR Preview" w:date="2026-01-01T00:00:00Z">
        <w:r>
          <w:t xml:space="preserve">which is their span (</w:t>
        </w:r>
      </w:ins>
      <w:hyperlink w:anchor="def-span">
        <w:ins w:id="7121" w:author="PR Preview" w:date="2026-01-01T00:00:00Z">
          <w:r>
            <w:rPr>
              <w:rStyle w:val="Hyperlink"/>
            </w:rPr>
            <w:t xml:space="preserve">Definition 47</w:t>
          </w:r>
        </w:ins>
      </w:hyperlink>
      <w:ins w:id="7122" w:author="PR Preview" w:date="2026-01-01T00:00:00Z">
        <w:r>
          <w:t xml:space="preserve">).</w:t>
        </w:r>
      </w:ins>
      <w:ins w:id="7123" w:author="PR Preview" w:date="2026-01-01T00:00:00Z">
        <w:r>
          <w:t xml:space="preserve"> </w:t>
        </w:r>
      </w:ins>
      <w:ins w:id="7124" w:author="PR Preview" w:date="2026-01-01T00:00:00Z">
        <w:r>
          <w:t xml:space="preserve">A span is a subspace (</w:t>
        </w:r>
      </w:ins>
      <w:hyperlink w:anchor="thm-span-subspace">
        <w:ins w:id="7125" w:author="PR Preview" w:date="2026-01-01T00:00:00Z">
          <w:r>
            <w:rPr>
              <w:rStyle w:val="Hyperlink"/>
            </w:rPr>
            <w:t xml:space="preserve">Theorem 22</w:t>
          </w:r>
        </w:ins>
      </w:hyperlink>
      <w:ins w:id="7126" w:author="PR Preview" w:date="2026-01-01T00:00:00Z">
        <w:r>
          <w:t xml:space="preserve">).</w:t>
        </w:r>
      </w:ins>
      <w:ins w:id="7127" w:author="PR Preview" w:date="2026-01-01T00:00:00Z">
        <w:r>
          <w:t xml:space="preserve"> </w:t>
        </w:r>
      </w:ins>
      <w:ins w:id="7128" w:author="PR Preview" w:date="2026-01-01T00:00:00Z">
        <w:r>
          <w:t xml:space="preserve">Applying the same argument to</w:t>
        </w:r>
      </w:ins>
      <w:ins w:id="7129" w:author="PR Preview" w:date="2026-01-01T00:00:00Z">
        <w:r>
          <w:t xml:space="preserve"> </w:t>
        </w:r>
      </w:ins>
      <m:oMath>
        <m:sSup>
          <m:e>
            <m:r>
              <m:rPr>
                <m:sty m:val="bi"/>
              </m:rPr>
              <m:t>A</m:t>
            </m:r>
          </m:e>
          <m:sup>
            <m:r>
              <m:rPr>
                <m:sty m:val="p"/>
              </m:rPr>
              <m:t>⊤</m:t>
            </m:r>
          </m:sup>
        </m:sSup>
      </m:oMath>
      <w:ins w:id="7130" w:author="PR Preview" w:date="2026-01-01T00:00:00Z">
        <w:r>
          <w:t xml:space="preserve">,</w:t>
        </w:r>
      </w:ins>
      <w:ins w:id="7131" w:author="PR Preview" w:date="2026-01-01T00:00:00Z">
        <w:r>
          <w:t xml:space="preserve"> </w:t>
        </w:r>
      </w:ins>
      <w:ins w:id="7132" w:author="PR Preview" w:date="2026-01-01T00:00:00Z">
        <w:r>
          <w:t xml:space="preserve">whose columns are the rows of</w:t>
        </w:r>
      </w:ins>
      <w:ins w:id="7133" w:author="PR Preview" w:date="2026-01-01T00:00:00Z">
        <w:r>
          <w:t xml:space="preserve"> </w:t>
        </w:r>
      </w:ins>
      <m:oMath>
        <m:r>
          <m:rPr>
            <m:sty m:val="bi"/>
          </m:rPr>
          <m:t>A</m:t>
        </m:r>
      </m:oMath>
      <w:ins w:id="7134" w:author="PR Preview" w:date="2026-01-01T00:00:00Z">
        <w:r>
          <w:t xml:space="preserve">,</w:t>
        </w:r>
      </w:ins>
      <w:ins w:id="7135" w:author="PR Preview" w:date="2026-01-01T00:00:00Z">
        <w:r>
          <w:t xml:space="preserve"> </w:t>
        </w:r>
      </w:ins>
      <w:ins w:id="7136" w:author="PR Preview" w:date="2026-01-01T00:00:00Z">
        <w:r>
          <w:t xml:space="preserve">shows the row space is a subspace of</w:t>
        </w:r>
      </w:ins>
      <w:ins w:id="7137" w:author="PR Preview" w:date="2026-01-01T00:00:00Z">
        <w:r>
          <w:t xml:space="preserve"> </w:t>
        </w:r>
      </w:ins>
      <m:oMath>
        <m:sSup>
          <m:e>
            <m:r>
              <m:rPr>
                <m:scr m:val="double-struck"/>
                <m:sty m:val="p"/>
              </m:rPr>
              <m:t>R</m:t>
            </m:r>
          </m:e>
          <m:sup>
            <m:r>
              <m:t>n</m:t>
            </m:r>
          </m:sup>
        </m:sSup>
      </m:oMath>
      <w:ins w:id="7138" w:author="PR Preview" w:date="2026-01-01T00:00:00Z">
        <w:r>
          <w:t xml:space="preserve">.</w:t>
        </w:r>
      </w:ins>
    </w:p>
    <w:bookmarkStart w:id="242" w:name="exm-column-space-span"/>
    <w:p>
      <w:pPr>
        <w:pStyle w:val="BodyText"/>
      </w:pPr>
      <w:r>
        <w:rPr>
          <w:b/>
          <w:bCs/>
        </w:rPr>
        <w:t xml:space="preserve">Example 57 (Reading off the column space and row space from the columns and rows)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columns are</w:t>
      </w:r>
      <w:r>
        <w:t xml:space="preserve"> </w:t>
      </w:r>
      <m:oMath>
        <m:r>
          <m:rPr>
            <m:sty m:val="p"/>
          </m:rPr>
          <m:t>(</m:t>
        </m:r>
        <m:r>
          <m:t>1</m:t>
        </m:r>
        <m:r>
          <m:rPr>
            <m:sty m:val="p"/>
          </m:rPr>
          <m:t>,</m:t>
        </m:r>
        <m:r>
          <m:t>3</m:t>
        </m:r>
        <m:r>
          <m:rPr>
            <m:sty m:val="p"/>
          </m:rPr>
          <m:t>)</m:t>
        </m:r>
      </m:oMath>
      <w:r>
        <w:t xml:space="preserve">,</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 </w:t>
      </w:r>
      <w:r>
        <w:t xml:space="preserve">and</w:t>
      </w:r>
      <w:r>
        <w:t xml:space="preserve"> </w:t>
      </w:r>
      <m:oMath>
        <m:r>
          <m:rPr>
            <m:sty m:val="p"/>
          </m:rPr>
          <m:t>(</m:t>
        </m:r>
        <m:r>
          <m:rPr>
            <m:sty m:val="p"/>
          </m:rPr>
          <m:t>−</m:t>
        </m:r>
        <m:r>
          <m:t>2</m:t>
        </m:r>
        <m:r>
          <m:rPr>
            <m:sty m:val="p"/>
          </m:rPr>
          <m:t>,</m:t>
        </m:r>
        <m:r>
          <m:rPr>
            <m:sty m:val="p"/>
          </m:rPr>
          <m:t>−</m:t>
        </m:r>
        <m:r>
          <m:t>6</m:t>
        </m:r>
        <m:r>
          <m:rPr>
            <m:sty m:val="p"/>
          </m:rPr>
          <m:t>)</m:t>
        </m:r>
        <m:r>
          <m:rPr>
            <m:sty m:val="p"/>
          </m:rPr>
          <m:t>=</m:t>
        </m:r>
        <m:r>
          <m:rPr>
            <m:sty m:val="p"/>
          </m:rPr>
          <m:t>−</m:t>
        </m:r>
        <m:r>
          <m:t>2</m:t>
        </m:r>
        <m:r>
          <m:t> </m:t>
        </m:r>
        <m:r>
          <m:rPr>
            <m:sty m:val="p"/>
          </m:rPr>
          <m:t>(</m:t>
        </m:r>
        <m:r>
          <m:t>1</m:t>
        </m:r>
        <m:r>
          <m:rPr>
            <m:sty m:val="p"/>
          </m:rPr>
          <m:t>,</m:t>
        </m:r>
        <m:r>
          <m:t>3</m:t>
        </m:r>
        <m:r>
          <m:rPr>
            <m:sty m:val="p"/>
          </m:rPr>
          <m:t>)</m:t>
        </m:r>
      </m:oMath>
      <w:r>
        <w:t xml:space="preserve">,</w:t>
      </w:r>
      <w:r>
        <w:t xml:space="preserve"> </w:t>
      </w:r>
      <w:r>
        <w:t xml:space="preserve">so by</w:t>
      </w:r>
      <w:r>
        <w:t xml:space="preserve"> </w:t>
      </w:r>
      <w:hyperlink w:anchor="thm-column-space-span">
        <w:r>
          <w:rPr>
            <w:rStyle w:val="Hyperlink"/>
          </w:rPr>
          <w:t xml:space="preserve">Theorem 32</w:t>
        </w:r>
      </w:hyperlink>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w:t>
      </w:r>
      <w:r>
        <w:t xml:space="preserve"> </w:t>
      </w:r>
      <w:r>
        <w:t xml:space="preserve">the same line found in</w:t>
      </w:r>
      <w:r>
        <w:t xml:space="preserve"> </w:t>
      </w:r>
      <w:hyperlink w:anchor="exm-column-space">
        <w:r>
          <w:rPr>
            <w:rStyle w:val="Hyperlink"/>
          </w:rPr>
          <w:t xml:space="preserve">Example 56</w:t>
        </w:r>
      </w:hyperlink>
      <w:r>
        <w:t xml:space="preserve">.</w:t>
      </w:r>
      <w:r>
        <w:t xml:space="preserve"> </w:t>
      </w:r>
      <w:r>
        <w:t xml:space="preserve">The rows are</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and</w:t>
      </w:r>
      <w:r>
        <w:t xml:space="preserve"> </w:t>
      </w:r>
      <m:oMath>
        <m:r>
          <m:rPr>
            <m:sty m:val="p"/>
          </m:rPr>
          <m:t>(</m:t>
        </m:r>
        <m:r>
          <m:t>3</m:t>
        </m:r>
        <m:r>
          <m:rPr>
            <m:sty m:val="p"/>
          </m:rPr>
          <m:t>,</m:t>
        </m:r>
        <m:r>
          <m:rPr>
            <m:sty m:val="p"/>
          </m:rPr>
          <m:t>−</m:t>
        </m:r>
        <m:r>
          <m:t>6</m:t>
        </m:r>
        <m:r>
          <m:rPr>
            <m:sty m:val="p"/>
          </m:rPr>
          <m:t>,</m:t>
        </m:r>
        <m:r>
          <m:rPr>
            <m:sty m:val="p"/>
          </m:rPr>
          <m:t>−</m:t>
        </m:r>
        <m:r>
          <m:t>6</m:t>
        </m:r>
        <m:r>
          <m:rPr>
            <m:sty m:val="p"/>
          </m:rPr>
          <m:t>)</m:t>
        </m:r>
        <m:r>
          <m:rPr>
            <m:sty m:val="p"/>
          </m:rPr>
          <m:t>=</m:t>
        </m:r>
        <m:r>
          <m:t>3</m:t>
        </m:r>
        <m:r>
          <m:t> </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w:t>
      </w:r>
      <w:r>
        <w:t xml:space="preserve"> </w:t>
      </w:r>
      <w:r>
        <w:t xml:space="preserve">a line in</w:t>
      </w:r>
      <w:r>
        <w:t xml:space="preserve"> </w:t>
      </w:r>
      <m:oMath>
        <m:sSup>
          <m:e>
            <m:r>
              <m:rPr>
                <m:scr m:val="double-struck"/>
                <m:sty m:val="p"/>
              </m:rPr>
              <m:t>R</m:t>
            </m:r>
          </m:e>
          <m:sup>
            <m:r>
              <m:t>3</m:t>
            </m:r>
          </m:sup>
        </m:sSup>
      </m:oMath>
      <w:r>
        <w:t xml:space="preserve">.</w:t>
      </w:r>
    </w:p>
    <w:bookmarkEnd w:id="242"/>
    <w:bookmarkStart w:id="243" w:name="def-null-space"/>
    <w:p>
      <w:pPr>
        <w:pStyle w:val="BodyText"/>
      </w:pPr>
      <w:r>
        <w:rPr>
          <w:b/>
          <w:bCs/>
        </w:rPr>
        <w:t xml:space="preserve">Definition 54 (Null space (kernel))</w:t>
      </w:r>
      <w:r>
        <w:t xml:space="preserve"> </w:t>
      </w:r>
      <w:r>
        <w:t xml:space="preserve">The</w:t>
      </w:r>
      <w:r>
        <w:t xml:space="preserve"> </w:t>
      </w:r>
      <w:r>
        <w:rPr>
          <w:b/>
          <w:bCs/>
        </w:rPr>
        <w:t xml:space="preserve">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rPr>
              <m:scr m:val="script"/>
              <m:sty m:val="p"/>
            </m:rPr>
            <m:t>N</m:t>
          </m:r>
          <m:r>
            <m:rPr>
              <m:sty m:val="p"/>
            </m:rPr>
            <m:t>(</m:t>
          </m:r>
          <m:r>
            <m:rPr>
              <m:sty m:val="bi"/>
            </m:rPr>
            <m:t>A</m:t>
          </m:r>
          <m:r>
            <m:rPr>
              <m:sty m:val="p"/>
            </m:rPr>
            <m:t>)</m:t>
          </m:r>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n</m:t>
                  </m:r>
                </m:sup>
              </m:sSup>
              <m:r>
                <m:rP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e>
          </m:d>
          <m:r>
            <m:t>​</m:t>
          </m:r>
          <m:r>
            <m:rPr>
              <m:sty m:val="p"/>
            </m:rPr>
            <m:t>,</m:t>
          </m:r>
        </m:oMath>
      </m:oMathPara>
    </w:p>
    <w:p>
      <w:pPr>
        <w:pStyle w:val="FirstParagraph"/>
      </w:pPr>
      <w:del w:id="7139" w:author="PR Preview" w:date="2026-01-01T00:00:00Z">
        <w:r>
          <w:delText xml:space="preserve">the set of</w:delText>
        </w:r>
      </w:del>
      <w:del w:id="7140" w:author="PR Preview" w:date="2026-01-01T00:00:00Z">
        <w:r>
          <w:delText xml:space="preserve"> </w:delText>
        </w:r>
      </w:del>
      <w:hyperlink w:anchor="def-linear-system">
        <w:del w:id="7141" w:author="PR Preview" w:date="2026-01-01T00:00:00Z">
          <w:r>
            <w:rPr>
              <w:rStyle w:val="Hyperlink"/>
            </w:rPr>
            <w:delText xml:space="preserve">solutions</w:delText>
          </w:r>
        </w:del>
      </w:hyperlink>
      <w:del w:id="7142" w:author="PR Preview" w:date="2026-01-01T00:00:00Z">
        <w:r>
          <w:delText xml:space="preserve"> </w:delText>
        </w:r>
      </w:del>
      <w:del w:id="7143" w:author="PR Preview" w:date="2026-01-01T00:00:00Z">
        <w:r>
          <w:delText xml:space="preserve">of the linear system</w:delText>
        </w:r>
      </w:del>
      <w:del w:id="7144"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145" w:author="PR Preview" w:date="2026-01-01T00:00:00Z">
        <w:r>
          <w:delText xml:space="preserve">.</w:delText>
        </w:r>
      </w:del>
      <w:del w:id="7146" w:author="PR Preview" w:date="2026-01-01T00:00:00Z">
        <w:r>
          <w:delText xml:space="preserve"> </w:delText>
        </w:r>
      </w:del>
      <w:del w:id="7147" w:author="PR Preview" w:date="2026-01-01T00:00:00Z">
        <w:r>
          <w:delText xml:space="preserve">It is also called the</w:delText>
        </w:r>
      </w:del>
      <w:del w:id="7148" w:author="PR Preview" w:date="2026-01-01T00:00:00Z">
        <w:r>
          <w:delText xml:space="preserve"> </w:delText>
        </w:r>
      </w:del>
      <w:del w:id="7149" w:author="PR Preview" w:date="2026-01-01T00:00:00Z">
        <w:r>
          <w:rPr>
            <w:b/>
            <w:bCs/>
          </w:rPr>
          <w:delText xml:space="preserve">kernel</w:delText>
        </w:r>
      </w:del>
      <w:del w:id="7150" w:author="PR Preview" w:date="2026-01-01T00:00:00Z">
        <w:r>
          <w:delText xml:space="preserve"> </w:delText>
        </w:r>
      </w:del>
      <w:del w:id="7151" w:author="PR Preview" w:date="2026-01-01T00:00:00Z">
        <w:r>
          <w:delText xml:space="preserve">of</w:delText>
        </w:r>
      </w:del>
      <w:del w:id="7152" w:author="PR Preview" w:date="2026-01-01T00:00:00Z">
        <w:r>
          <w:delText xml:space="preserve"> </w:delText>
        </w:r>
      </w:del>
      <m:oMath>
        <m:r>
          <m:rPr>
            <m:sty m:val="bi"/>
          </m:rPr>
          <m:t>A</m:t>
        </m:r>
      </m:oMath>
      <w:del w:id="7153" w:author="PR Preview" w:date="2026-01-01T00:00:00Z">
        <w:r>
          <w:delText xml:space="preserve">.</w:delText>
        </w:r>
      </w:del>
    </w:p>
    <w:p>
      <w:pPr>
        <w:pStyle w:val="BodyText"/>
      </w:pPr>
      <w:ins w:id="7154" w:author="PR Preview" w:date="2026-01-01T00:00:00Z">
        <w:r>
          <w:t xml:space="preserve">$$
    \mathcal{N}(\mathbf{A})
    \stackrel{\text{def}}{=}
    \mathopen{}\left\{\mathord{\smash[b]{\underset{\raise.3ex\hbox{$\scriptstyle\sim$}}{x}}\vphantom{x}} \in \mathbb{R}^n : \mathbf{A} \mathord{\smash[b]{\underset{\raise.3ex\hbox{$\scriptstyle\sim$}}{x}}\vphantom{x}} = \mathord{\smash[b]{\underset{\raise.3ex\hbox{$\scriptstyle\sim$}}{0}}\vphantom{0}}_m\right\}\mathclose{},
    $$</w:t>
        </w:r>
      </w:ins>
    </w:p>
    <w:p>
      <w:pPr>
        <w:pStyle w:val="FirstParagraph"/>
      </w:pPr>
      <w:ins w:id="7155" w:author="PR Preview" w:date="2026-01-01T00:00:00Z">
        <w:r>
          <w:t xml:space="preserve">the set of</w:t>
        </w:r>
      </w:ins>
      <w:ins w:id="7156" w:author="PR Preview" w:date="2026-01-01T00:00:00Z">
        <w:r>
          <w:t xml:space="preserve"> </w:t>
        </w:r>
      </w:ins>
      <w:hyperlink w:anchor="def-linear-system">
        <w:ins w:id="7157" w:author="PR Preview" w:date="2026-01-01T00:00:00Z">
          <w:r>
            <w:rPr>
              <w:rStyle w:val="Hyperlink"/>
            </w:rPr>
            <w:t xml:space="preserve">solutions</w:t>
          </w:r>
        </w:ins>
      </w:hyperlink>
      <w:ins w:id="7158" w:author="PR Preview" w:date="2026-01-01T00:00:00Z">
        <w:r>
          <w:t xml:space="preserve"> </w:t>
        </w:r>
      </w:ins>
      <w:ins w:id="7159" w:author="PR Preview" w:date="2026-01-01T00:00:00Z">
        <w:r>
          <w:t xml:space="preserve">of the linear system</w:t>
        </w:r>
      </w:ins>
      <w:ins w:id="7160" w:author="PR Preview" w:date="2026-01-01T00:00:00Z">
        <w:r>
          <w:t xml:space="preserve"> </w:t>
        </w:r>
      </w:ins>
      <w:ins w:id="7161" w:author="PR Preview" w:date="2026-01-01T00:00:00Z">
        <w:r>
          <w:t xml:space="preserve">$\mathbf{A} \mathord{\smash[b]{\underset{\raise.3ex\hbox{$\scriptstyle\sim$}}{x}}\vphantom{x}} = \mathord{\smash[b]{\underset{\raise.3ex\hbox{$\scriptstyle\sim$}}{0}}\vphantom{0}}_m$</w:t>
        </w:r>
      </w:ins>
      <w:ins w:id="7162" w:author="PR Preview" w:date="2026-01-01T00:00:00Z">
        <w:r>
          <w:t xml:space="preserve">.</w:t>
        </w:r>
      </w:ins>
      <w:ins w:id="7163" w:author="PR Preview" w:date="2026-01-01T00:00:00Z">
        <w:r>
          <w:t xml:space="preserve"> </w:t>
        </w:r>
      </w:ins>
      <w:ins w:id="7164" w:author="PR Preview" w:date="2026-01-01T00:00:00Z">
        <w:r>
          <w:t xml:space="preserve">It is also called the</w:t>
        </w:r>
      </w:ins>
      <w:ins w:id="7165" w:author="PR Preview" w:date="2026-01-01T00:00:00Z">
        <w:r>
          <w:t xml:space="preserve"> </w:t>
        </w:r>
      </w:ins>
      <w:ins w:id="7166" w:author="PR Preview" w:date="2026-01-01T00:00:00Z">
        <w:r>
          <w:rPr>
            <w:b/>
            <w:bCs/>
          </w:rPr>
          <w:t xml:space="preserve">kernel</w:t>
        </w:r>
      </w:ins>
      <w:ins w:id="7167" w:author="PR Preview" w:date="2026-01-01T00:00:00Z">
        <w:r>
          <w:t xml:space="preserve"> </w:t>
        </w:r>
      </w:ins>
      <w:ins w:id="7168" w:author="PR Preview" w:date="2026-01-01T00:00:00Z">
        <w:r>
          <w:t xml:space="preserve">of</w:t>
        </w:r>
      </w:ins>
      <w:ins w:id="7169" w:author="PR Preview" w:date="2026-01-01T00:00:00Z">
        <w:r>
          <w:t xml:space="preserve"> </w:t>
        </w:r>
      </w:ins>
      <m:oMath>
        <m:r>
          <m:rPr>
            <m:sty m:val="bi"/>
          </m:rPr>
          <m:t>A</m:t>
        </m:r>
      </m:oMath>
      <w:ins w:id="7170" w:author="PR Preview" w:date="2026-01-01T00:00:00Z">
        <w:r>
          <w:t xml:space="preserve">.</w:t>
        </w:r>
      </w:ins>
    </w:p>
    <w:bookmarkEnd w:id="243"/>
    <w:bookmarkStart w:id="244" w:name="def-left-null-space"/>
    <w:p>
      <w:pPr>
        <w:pStyle w:val="BodyText"/>
      </w:pPr>
      <w:r>
        <w:rPr>
          <w:b/>
          <w:bCs/>
        </w:rPr>
        <w:t xml:space="preserve">Definition 55 (Left null space)</w:t>
      </w:r>
      <w:r>
        <w:t xml:space="preserve"> </w:t>
      </w:r>
      <w:r>
        <w:t xml:space="preserve">The</w:t>
      </w:r>
      <w:r>
        <w:t xml:space="preserve"> </w:t>
      </w:r>
      <w:r>
        <w:rPr>
          <w:b/>
          <w:bCs/>
        </w:rPr>
        <w:t xml:space="preserve">left null space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w:t>
      </w:r>
      <w:r>
        <w:t xml:space="preserve"> </w:t>
      </w:r>
      <m:oMath>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 set of vectors in</w:t>
      </w:r>
      <w:r>
        <w:t xml:space="preserve"> </w:t>
      </w:r>
      <m:oMath>
        <m:sSup>
          <m:e>
            <m:r>
              <m:rPr>
                <m:scr m:val="double-struck"/>
                <m:sty m:val="p"/>
              </m:rPr>
              <m:t>R</m:t>
            </m:r>
          </m:e>
          <m:sup>
            <m:r>
              <m:t>m</m:t>
            </m:r>
          </m:sup>
        </m:sSup>
      </m:oMath>
      <w:r>
        <w:t xml:space="preserve">.</w:t>
      </w:r>
    </w:p>
    <w:bookmarkEnd w:id="244"/>
    <w:bookmarkStart w:id="245" w:name="exm-null-space"/>
    <w:p>
      <w:pPr>
        <w:pStyle w:val="BodyText"/>
      </w:pPr>
      <w:del w:id="7171" w:author="PR Preview" w:date="2026-01-01T00:00:00Z">
        <w:r>
          <w:rPr>
            <w:b/>
            <w:bCs/>
          </w:rPr>
          <w:delText xml:space="preserve">Example 58 (The null space and left null space of a rank-one matrix)</w:delText>
        </w:r>
      </w:del>
      <w:del w:id="7172" w:author="PR Preview" w:date="2026-01-01T00:00:00Z">
        <w:r>
          <w:delText xml:space="preserve"> </w:delText>
        </w:r>
      </w:del>
      <w:del w:id="7173" w:author="PR Preview" w:date="2026-01-01T00:00:00Z">
        <w:r>
          <w:delText xml:space="preserve">For</w:delText>
        </w:r>
      </w:del>
      <w:del w:id="7174" w:author="PR Preview" w:date="2026-01-01T00:00:00Z">
        <w:r>
          <w:delText xml:space="preserve"> </w:delText>
        </w:r>
      </w:del>
      <m:oMath>
        <m:r>
          <m:rPr>
            <m:sty m:val="bi"/>
          </m:rPr>
          <m:t>A</m:t>
        </m:r>
      </m:oMath>
      <w:del w:id="7175" w:author="PR Preview" w:date="2026-01-01T00:00:00Z">
        <w:r>
          <w:delText xml:space="preserve"> </w:delText>
        </w:r>
      </w:del>
      <w:del w:id="7176" w:author="PR Preview" w:date="2026-01-01T00:00:00Z">
        <w:r>
          <w:delText xml:space="preserve">in</w:delText>
        </w:r>
      </w:del>
      <w:del w:id="7177" w:author="PR Preview" w:date="2026-01-01T00:00:00Z">
        <w:r>
          <w:delText xml:space="preserve"> </w:delText>
        </w:r>
      </w:del>
      <w:hyperlink w:anchor="exm-column-space">
        <w:del w:id="7178" w:author="PR Preview" w:date="2026-01-01T00:00:00Z">
          <w:r>
            <w:rPr>
              <w:rStyle w:val="Hyperlink"/>
            </w:rPr>
            <w:delText xml:space="preserve">Example 56</w:delText>
          </w:r>
        </w:del>
      </w:hyperlink>
      <w:del w:id="7179" w:author="PR Preview" w:date="2026-01-01T00:00:00Z">
        <w:r>
          <w:delText xml:space="preserve">,</w:delText>
        </w:r>
      </w:del>
      <w:del w:id="7180" w:author="PR Preview" w:date="2026-01-01T00:00:00Z">
        <w:r>
          <w:delText xml:space="preserve"> </w:delText>
        </w:r>
      </w:del>
      <m:oMath>
        <m:r>
          <m:rPr>
            <m:sty m:val="bi"/>
          </m:rPr>
          <m:t>A</m:t>
        </m:r>
        <m:limLow>
          <m:e>
            <m:r>
              <m:t>x</m:t>
            </m:r>
          </m:e>
          <m:lim>
            <m:r>
              <m:rPr>
                <m:sty m:val="p"/>
              </m:rPr>
              <m:t>∼</m:t>
            </m:r>
          </m:lim>
        </m:limLow>
        <m:r>
          <m:rPr>
            <m:sty m:val="p"/>
          </m:rPr>
          <m:t>=</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 </m:t>
        </m:r>
        <m:r>
          <m:t>3</m:t>
        </m:r>
        <m:r>
          <m:t> </m:t>
        </m:r>
        <m:r>
          <m:rPr>
            <m:sty m:val="p"/>
          </m:rPr>
          <m:t>(</m:t>
        </m:r>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rPr>
            <m:sty m:val="p"/>
          </m:rPr>
          <m:t>)</m:t>
        </m:r>
      </m:oMath>
      <w:del w:id="7181" w:author="PR Preview" w:date="2026-01-01T00:00:00Z">
        <w:r>
          <w:delText xml:space="preserve">,</w:delText>
        </w:r>
      </w:del>
      <w:del w:id="7182" w:author="PR Preview" w:date="2026-01-01T00:00:00Z">
        <w:r>
          <w:delText xml:space="preserve"> </w:delText>
        </w:r>
      </w:del>
      <w:del w:id="7183" w:author="PR Preview" w:date="2026-01-01T00:00:00Z">
        <w:r>
          <w:delText xml:space="preserve">so</w:delText>
        </w:r>
      </w:del>
      <w:del w:id="7184"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2</m:t>
            </m:r>
          </m:sub>
        </m:sSub>
      </m:oMath>
      <w:del w:id="7185" w:author="PR Preview" w:date="2026-01-01T00:00:00Z">
        <w:r>
          <w:delText xml:space="preserve"> </w:delText>
        </w:r>
      </w:del>
      <w:del w:id="7186" w:author="PR Preview" w:date="2026-01-01T00:00:00Z">
        <w:r>
          <w:delText xml:space="preserve">exactly when</w:delText>
        </w:r>
      </w:del>
      <w:del w:id="7187"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oMath>
      <w:del w:id="7188" w:author="PR Preview" w:date="2026-01-01T00:00:00Z">
        <w:r>
          <w:delText xml:space="preserve">.</w:delText>
        </w:r>
      </w:del>
      <w:del w:id="7189" w:author="PR Preview" w:date="2026-01-01T00:00:00Z">
        <w:r>
          <w:delText xml:space="preserve"> </w:delText>
        </w:r>
      </w:del>
      <w:del w:id="7190" w:author="PR Preview" w:date="2026-01-01T00:00:00Z">
        <w:r>
          <w:delText xml:space="preserve">Writing</w:delText>
        </w:r>
      </w:del>
    </w:p>
    <w:p>
      <w:pPr>
        <w:pStyle w:val="BodyText"/>
      </w:pPr>
      <m:oMathPara>
        <m:oMathParaPr>
          <m:jc m:val="center"/>
        </m:oMathParaPr>
        <m:oMath>
          <m:eqArr>
            <m:e>
              <m:limLow>
                <m:e>
                  <m:r>
                    <m:t>x</m:t>
                  </m:r>
                </m:e>
                <m:lim>
                  <m:r>
                    <m:rPr>
                      <m:sty m:val="p"/>
                    </m:rPr>
                    <m:t>∼</m:t>
                  </m:r>
                </m:lim>
              </m:limLow>
              <m:r>
                <m:t>&amp;</m:t>
              </m:r>
              <m:r>
                <m:rPr>
                  <m:sty m:val="p"/>
                </m:rPr>
                <m:t>=</m:t>
              </m:r>
              <m:r>
                <m:rPr>
                  <m:sty m:val="p"/>
                </m:rPr>
                <m:t>(</m:t>
              </m:r>
              <m:r>
                <m:t>2</m:t>
              </m:r>
              <m:sSub>
                <m:e>
                  <m:r>
                    <m:t>x</m:t>
                  </m:r>
                </m:e>
                <m:sub>
                  <m:r>
                    <m:t>2</m:t>
                  </m:r>
                </m:sub>
              </m:sSub>
              <m:r>
                <m:rPr>
                  <m:sty m:val="p"/>
                </m:rPr>
                <m:t>+</m:t>
              </m:r>
              <m:r>
                <m:t>2</m:t>
              </m:r>
              <m:sSub>
                <m:e>
                  <m:r>
                    <m:t>x</m:t>
                  </m:r>
                </m:e>
                <m:sub>
                  <m:r>
                    <m:t>3</m:t>
                  </m:r>
                </m:sub>
              </m:sSub>
              <m:r>
                <m:rPr>
                  <m:sty m:val="p"/>
                </m:rPr>
                <m:t>,</m:t>
              </m:r>
              <m:sSub>
                <m:e>
                  <m:r>
                    <m:t>x</m:t>
                  </m:r>
                </m:e>
                <m:sub>
                  <m:r>
                    <m:t>2</m:t>
                  </m:r>
                </m:sub>
              </m:sSub>
              <m:r>
                <m:rPr>
                  <m:sty m:val="p"/>
                </m:rPr>
                <m:t>,</m:t>
              </m:r>
              <m:sSub>
                <m:e>
                  <m:r>
                    <m:t>x</m:t>
                  </m:r>
                </m:e>
                <m:sub>
                  <m:r>
                    <m:t>3</m:t>
                  </m:r>
                </m:sub>
              </m:sSub>
              <m:r>
                <m:rPr>
                  <m:sty m:val="p"/>
                </m:rPr>
                <m:t>)</m:t>
              </m:r>
            </m:e>
            <m:e>
              <m:r>
                <m:t>&amp;</m:t>
              </m:r>
              <m:r>
                <m:rPr>
                  <m:sty m:val="p"/>
                </m:rPr>
                <m:t>=</m:t>
              </m:r>
              <m:sSub>
                <m:e>
                  <m:r>
                    <m:t>x</m:t>
                  </m:r>
                </m:e>
                <m:sub>
                  <m:r>
                    <m:t>2</m:t>
                  </m:r>
                </m:sub>
              </m:sSub>
              <m:r>
                <m:t> </m:t>
              </m:r>
              <m:r>
                <m:rPr>
                  <m:sty m:val="p"/>
                </m:rPr>
                <m:t>(</m:t>
              </m:r>
              <m:r>
                <m:t>2</m:t>
              </m:r>
              <m:r>
                <m:rPr>
                  <m:sty m:val="p"/>
                </m:rPr>
                <m:t>,</m:t>
              </m:r>
              <m:r>
                <m:t>1</m:t>
              </m:r>
              <m:r>
                <m:rPr>
                  <m:sty m:val="p"/>
                </m:rPr>
                <m:t>,</m:t>
              </m:r>
              <m:r>
                <m:t>0</m:t>
              </m:r>
              <m:r>
                <m:rPr>
                  <m:sty m:val="p"/>
                </m:rPr>
                <m:t>)</m:t>
              </m:r>
              <m:r>
                <m:rPr>
                  <m:sty m:val="p"/>
                </m:rPr>
                <m:t>+</m:t>
              </m:r>
              <m:sSub>
                <m:e>
                  <m:r>
                    <m:t>x</m:t>
                  </m:r>
                </m:e>
                <m:sub>
                  <m:r>
                    <m:t>3</m:t>
                  </m:r>
                </m:sub>
              </m:sSub>
              <m:r>
                <m:t> </m:t>
              </m:r>
              <m:r>
                <m:rPr>
                  <m:sty m:val="p"/>
                </m:rPr>
                <m:t>(</m:t>
              </m:r>
              <m:r>
                <m:t>2</m:t>
              </m:r>
              <m:r>
                <m:rPr>
                  <m:sty m:val="p"/>
                </m:rPr>
                <m:t>,</m:t>
              </m:r>
              <m:r>
                <m:t>0</m:t>
              </m:r>
              <m:r>
                <m:rPr>
                  <m:sty m:val="p"/>
                </m:rPr>
                <m:t>,</m:t>
              </m:r>
              <m:r>
                <m:t>1</m:t>
              </m:r>
              <m:r>
                <m:rPr>
                  <m:sty m:val="p"/>
                </m:rPr>
                <m:t>)</m:t>
              </m:r>
            </m:e>
          </m:eqArr>
        </m:oMath>
      </m:oMathPara>
    </w:p>
    <w:p>
      <w:pPr>
        <w:pStyle w:val="BodyText"/>
      </w:pPr>
      <w:ins w:id="7191" w:author="PR Preview" w:date="2026-01-01T00:00:00Z">
        <w:r>
          <w:rPr>
            <w:b/>
            <w:bCs/>
          </w:rPr>
          <w:t xml:space="preserve">Example 58 (The null space and left null space of a rank-one matrix)</w:t>
        </w:r>
      </w:ins>
      <w:ins w:id="7192" w:author="PR Preview" w:date="2026-01-01T00:00:00Z">
        <w:r>
          <w:t xml:space="preserve"> </w:t>
        </w:r>
      </w:ins>
      <w:ins w:id="7193" w:author="PR Preview" w:date="2026-01-01T00:00:00Z">
        <w:r>
          <w:t xml:space="preserve">For</w:t>
        </w:r>
      </w:ins>
      <w:ins w:id="7194" w:author="PR Preview" w:date="2026-01-01T00:00:00Z">
        <w:r>
          <w:t xml:space="preserve"> </w:t>
        </w:r>
      </w:ins>
      <m:oMath>
        <m:r>
          <m:rPr>
            <m:sty m:val="bi"/>
          </m:rPr>
          <m:t>A</m:t>
        </m:r>
      </m:oMath>
      <w:ins w:id="7195" w:author="PR Preview" w:date="2026-01-01T00:00:00Z">
        <w:r>
          <w:t xml:space="preserve"> </w:t>
        </w:r>
      </w:ins>
      <w:ins w:id="7196" w:author="PR Preview" w:date="2026-01-01T00:00:00Z">
        <w:r>
          <w:t xml:space="preserve">in</w:t>
        </w:r>
      </w:ins>
      <w:ins w:id="7197" w:author="PR Preview" w:date="2026-01-01T00:00:00Z">
        <w:r>
          <w:t xml:space="preserve"> </w:t>
        </w:r>
      </w:ins>
      <w:hyperlink w:anchor="exm-column-space">
        <w:ins w:id="7198" w:author="PR Preview" w:date="2026-01-01T00:00:00Z">
          <w:r>
            <w:rPr>
              <w:rStyle w:val="Hyperlink"/>
            </w:rPr>
            <w:t xml:space="preserve">Example 56</w:t>
          </w:r>
        </w:ins>
      </w:hyperlink>
      <w:ins w:id="7199" w:author="PR Preview" w:date="2026-01-01T00:00:00Z">
        <w:r>
          <w:t xml:space="preserve">,</w:t>
        </w:r>
      </w:ins>
      <w:ins w:id="7200" w:author="PR Preview" w:date="2026-01-01T00:00:00Z">
        <w:r>
          <w:t xml:space="preserve"> </w:t>
        </w:r>
      </w:ins>
      <w:ins w:id="7201" w:author="PR Preview" w:date="2026-01-01T00:00:00Z">
        <w:r>
          <w:t xml:space="preserve">$\mathbf{A} \mathord{\smash[b]{\underset{\raise.3ex\hbox{$\scriptstyle\sim$}}{x}}\vphantom{x}} = (x_1 - 2x_2 - 2x_3,\; 3\,(x_1 - 2x_2 - 2x_3))$</w:t>
        </w:r>
      </w:ins>
      <w:ins w:id="7202" w:author="PR Preview" w:date="2026-01-01T00:00:00Z">
        <w:r>
          <w:t xml:space="preserve">,</w:t>
        </w:r>
      </w:ins>
      <w:ins w:id="7203" w:author="PR Preview" w:date="2026-01-01T00:00:00Z">
        <w:r>
          <w:t xml:space="preserve"> </w:t>
        </w:r>
      </w:ins>
      <w:ins w:id="7204" w:author="PR Preview" w:date="2026-01-01T00:00:00Z">
        <w:r>
          <w:t xml:space="preserve">so</w:t>
        </w:r>
      </w:ins>
      <w:ins w:id="7205" w:author="PR Preview" w:date="2026-01-01T00:00:00Z">
        <w:r>
          <w:t xml:space="preserve"> </w:t>
        </w:r>
      </w:ins>
      <w:ins w:id="7206" w:author="PR Preview" w:date="2026-01-01T00:00:00Z">
        <w:r>
          <w:t xml:space="preserve">$\mathbf{A} \mathord{\smash[b]{\underset{\raise.3ex\hbox{$\scriptstyle\sim$}}{x}}\vphantom{x}} = \mathord{\smash[b]{\underset{\raise.3ex\hbox{$\scriptstyle\sim$}}{0}}\vphantom{0}}_2$</w:t>
        </w:r>
      </w:ins>
      <w:ins w:id="7207" w:author="PR Preview" w:date="2026-01-01T00:00:00Z">
        <w:r>
          <w:t xml:space="preserve"> </w:t>
        </w:r>
      </w:ins>
      <w:ins w:id="7208" w:author="PR Preview" w:date="2026-01-01T00:00:00Z">
        <w:r>
          <w:t xml:space="preserve">exactly when</w:t>
        </w:r>
      </w:ins>
      <w:ins w:id="7209"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oMath>
      <w:ins w:id="7210" w:author="PR Preview" w:date="2026-01-01T00:00:00Z">
        <w:r>
          <w:t xml:space="preserve">.</w:t>
        </w:r>
      </w:ins>
      <w:ins w:id="7211" w:author="PR Preview" w:date="2026-01-01T00:00:00Z">
        <w:r>
          <w:t xml:space="preserve"> </w:t>
        </w:r>
      </w:ins>
      <w:ins w:id="7212" w:author="PR Preview" w:date="2026-01-01T00:00:00Z">
        <w:r>
          <w:t xml:space="preserve">Writing</w:t>
        </w:r>
      </w:ins>
    </w:p>
    <w:p>
      <w:pPr>
        <w:pStyle w:val="BodyText"/>
      </w:pPr>
      <w:ins w:id="7213" w:author="PR Preview" w:date="2026-01-01T00:00:00Z">
        <w:r>
          <w:t xml:space="preserve">$$
    \begin{aligned}
    \mathord{\smash[b]{\underset{\raise.3ex\hbox{$\scriptstyle\sim$}}{x}}\vphantom{x}} &amp;= (2x_2 + 2x_3, x_2, x_3) \\
    &amp;= x_2\,(2, 1, 0) + x_3\,(2, 0, 1)
    \end{aligned}
    $$</w:t>
        </w:r>
      </w:ins>
    </w:p>
    <w:p>
      <w:pPr>
        <w:pStyle w:val="FirstParagraph"/>
      </w:pPr>
      <w:r>
        <w:t xml:space="preserve">shows</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w:t>
      </w:r>
      <w:r>
        <w:t xml:space="preserve"> </w:t>
      </w:r>
      <w:r>
        <w:t xml:space="preserve">a plane in</w:t>
      </w:r>
      <w:r>
        <w:t xml:space="preserve"> </w:t>
      </w:r>
      <m:oMath>
        <m:sSup>
          <m:e>
            <m:r>
              <m:rPr>
                <m:scr m:val="double-struck"/>
                <m:sty m:val="p"/>
              </m:rPr>
              <m:t>R</m:t>
            </m:r>
          </m:e>
          <m:sup>
            <m:r>
              <m:t>3</m:t>
            </m:r>
          </m:sup>
        </m:sSup>
      </m:oMath>
      <w:r>
        <w:t xml:space="preserve">.</w:t>
      </w:r>
    </w:p>
    <w:p>
      <w:pPr>
        <w:pStyle w:val="BodyText"/>
      </w:pPr>
      <w:del w:id="7214" w:author="PR Preview" w:date="2026-01-01T00:00:00Z">
        <w:r>
          <w:delText xml:space="preserve">For the left null space,</w:delText>
        </w:r>
      </w:del>
      <w:del w:id="7215" w:author="PR Preview" w:date="2026-01-01T00:00:00Z">
        <w:r>
          <w:delText xml:space="preserve"> </w:delText>
        </w:r>
      </w:del>
      <m:oMath>
        <m:sSup>
          <m:e>
            <m:r>
              <m:rPr>
                <m:sty m:val="bi"/>
              </m:rPr>
              <m:t>A</m:t>
            </m:r>
          </m:e>
          <m:sup>
            <m:r>
              <m:rPr>
                <m:sty m:val="p"/>
              </m:rPr>
              <m:t>⊤</m:t>
            </m:r>
          </m:sup>
        </m:sSup>
        <m:limLow>
          <m:e>
            <m:r>
              <m:t>y</m:t>
            </m:r>
          </m:e>
          <m:lim>
            <m:r>
              <m:rPr>
                <m:sty m:val="p"/>
              </m:rPr>
              <m:t>∼</m:t>
            </m:r>
          </m:lim>
        </m:limLow>
        <m:r>
          <m:rPr>
            <m:sty m:val="p"/>
          </m:rPr>
          <m:t>=</m:t>
        </m:r>
        <m:r>
          <m:rPr>
            <m:sty m:val="p"/>
          </m:rPr>
          <m:t>(</m:t>
        </m:r>
        <m:sSub>
          <m:e>
            <m:r>
              <m:t>y</m:t>
            </m:r>
          </m:e>
          <m:sub>
            <m:r>
              <m:t>1</m:t>
            </m:r>
          </m:sub>
        </m:sSub>
        <m:r>
          <m:rPr>
            <m:sty m:val="p"/>
          </m:rPr>
          <m:t>+</m:t>
        </m:r>
        <m:r>
          <m:t>3</m:t>
        </m:r>
        <m:sSub>
          <m:e>
            <m:r>
              <m:t>y</m:t>
            </m:r>
          </m:e>
          <m:sub>
            <m:r>
              <m:t>2</m:t>
            </m:r>
          </m:sub>
        </m:sSub>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r>
          <m:t> </m:t>
        </m:r>
        <m:r>
          <m:rPr>
            <m:sty m:val="p"/>
          </m:rPr>
          <m:t>−</m:t>
        </m:r>
        <m:r>
          <m:t>2</m:t>
        </m:r>
        <m:r>
          <m:t> </m:t>
        </m:r>
        <m:r>
          <m:rPr>
            <m:sty m:val="p"/>
          </m:rPr>
          <m:t>(</m:t>
        </m:r>
        <m:sSub>
          <m:e>
            <m:r>
              <m:t>y</m:t>
            </m:r>
          </m:e>
          <m:sub>
            <m:r>
              <m:t>1</m:t>
            </m:r>
          </m:sub>
        </m:sSub>
        <m:r>
          <m:rPr>
            <m:sty m:val="p"/>
          </m:rPr>
          <m:t>+</m:t>
        </m:r>
        <m:r>
          <m:t>3</m:t>
        </m:r>
        <m:sSub>
          <m:e>
            <m:r>
              <m:t>y</m:t>
            </m:r>
          </m:e>
          <m:sub>
            <m:r>
              <m:t>2</m:t>
            </m:r>
          </m:sub>
        </m:sSub>
        <m:r>
          <m:rPr>
            <m:sty m:val="p"/>
          </m:rPr>
          <m:t>)</m:t>
        </m:r>
        <m:r>
          <m:rPr>
            <m:sty m:val="p"/>
          </m:rPr>
          <m:t>)</m:t>
        </m:r>
      </m:oMath>
      <w:del w:id="7216" w:author="PR Preview" w:date="2026-01-01T00:00:00Z">
        <w:r>
          <w:delText xml:space="preserve">,</w:delText>
        </w:r>
      </w:del>
      <w:del w:id="7217" w:author="PR Preview" w:date="2026-01-01T00:00:00Z">
        <w:r>
          <w:delText xml:space="preserve"> </w:delText>
        </w:r>
      </w:del>
      <w:del w:id="7218" w:author="PR Preview" w:date="2026-01-01T00:00:00Z">
        <w:r>
          <w:delText xml:space="preserve">which is</w:delText>
        </w:r>
      </w:del>
      <w:del w:id="7219" w:author="PR Preview" w:date="2026-01-01T00:00:00Z">
        <w:r>
          <w:delText xml:space="preserve"> </w:delText>
        </w:r>
      </w:del>
      <m:oMath>
        <m:sSub>
          <m:e>
            <m:limLow>
              <m:e>
                <m:r>
                  <m:t>0</m:t>
                </m:r>
              </m:e>
              <m:lim>
                <m:r>
                  <m:rPr>
                    <m:sty m:val="p"/>
                  </m:rPr>
                  <m:t>∼</m:t>
                </m:r>
              </m:lim>
            </m:limLow>
          </m:e>
          <m:sub>
            <m:r>
              <m:t>3</m:t>
            </m:r>
          </m:sub>
        </m:sSub>
      </m:oMath>
      <w:del w:id="7220" w:author="PR Preview" w:date="2026-01-01T00:00:00Z">
        <w:r>
          <w:delText xml:space="preserve"> </w:delText>
        </w:r>
      </w:del>
      <w:del w:id="7221" w:author="PR Preview" w:date="2026-01-01T00:00:00Z">
        <w:r>
          <w:delText xml:space="preserve">exactly when</w:delText>
        </w:r>
      </w:del>
      <w:del w:id="7222" w:author="PR Preview" w:date="2026-01-01T00:00:00Z">
        <w:r>
          <w:delText xml:space="preserve"> </w:delText>
        </w:r>
      </w:del>
      <m:oMath>
        <m:sSub>
          <m:e>
            <m:r>
              <m:t>y</m:t>
            </m:r>
          </m:e>
          <m:sub>
            <m:r>
              <m:t>1</m:t>
            </m:r>
          </m:sub>
        </m:sSub>
        <m:r>
          <m:rPr>
            <m:sty m:val="p"/>
          </m:rPr>
          <m:t>=</m:t>
        </m:r>
        <m:r>
          <m:rPr>
            <m:sty m:val="p"/>
          </m:rPr>
          <m:t>−</m:t>
        </m:r>
        <m:r>
          <m:t>3</m:t>
        </m:r>
        <m:sSub>
          <m:e>
            <m:r>
              <m:t>y</m:t>
            </m:r>
          </m:e>
          <m:sub>
            <m:r>
              <m:t>2</m:t>
            </m:r>
          </m:sub>
        </m:sSub>
      </m:oMath>
      <w:del w:id="7223" w:author="PR Preview" w:date="2026-01-01T00:00:00Z">
        <w:r>
          <w:delText xml:space="preserve">,</w:delText>
        </w:r>
      </w:del>
      <w:del w:id="7224" w:author="PR Preview" w:date="2026-01-01T00:00:00Z">
        <w:r>
          <w:delText xml:space="preserve"> </w:delText>
        </w:r>
      </w:del>
      <w:del w:id="7225" w:author="PR Preview" w:date="2026-01-01T00:00:00Z">
        <w:r>
          <w:delText xml:space="preserve">so</w:delText>
        </w:r>
      </w:del>
      <w:del w:id="7226" w:author="PR Preview" w:date="2026-01-01T00:00:00Z">
        <w:r>
          <w:delText xml:space="preserve"> </w:delText>
        </w:r>
      </w:del>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del w:id="7227" w:author="PR Preview" w:date="2026-01-01T00:00:00Z">
        <w:r>
          <w:delText xml:space="preserve">,</w:delText>
        </w:r>
      </w:del>
      <w:del w:id="7228" w:author="PR Preview" w:date="2026-01-01T00:00:00Z">
        <w:r>
          <w:delText xml:space="preserve"> </w:delText>
        </w:r>
      </w:del>
      <w:del w:id="7229" w:author="PR Preview" w:date="2026-01-01T00:00:00Z">
        <w:r>
          <w:delText xml:space="preserve">a line in</w:delText>
        </w:r>
      </w:del>
      <w:del w:id="7230" w:author="PR Preview" w:date="2026-01-01T00:00:00Z">
        <w:r>
          <w:delText xml:space="preserve"> </w:delText>
        </w:r>
      </w:del>
      <m:oMath>
        <m:sSup>
          <m:e>
            <m:r>
              <m:rPr>
                <m:scr m:val="double-struck"/>
                <m:sty m:val="p"/>
              </m:rPr>
              <m:t>R</m:t>
            </m:r>
          </m:e>
          <m:sup>
            <m:r>
              <m:t>2</m:t>
            </m:r>
          </m:sup>
        </m:sSup>
      </m:oMath>
      <w:del w:id="7231" w:author="PR Preview" w:date="2026-01-01T00:00:00Z">
        <w:r>
          <w:delText xml:space="preserve">.</w:delText>
        </w:r>
      </w:del>
    </w:p>
    <w:p>
      <w:pPr>
        <w:pStyle w:val="BodyText"/>
      </w:pPr>
      <w:ins w:id="7232" w:author="PR Preview" w:date="2026-01-01T00:00:00Z">
        <w:r>
          <w:t xml:space="preserve">For the left null space,</w:t>
        </w:r>
      </w:ins>
      <w:ins w:id="7233" w:author="PR Preview" w:date="2026-01-01T00:00:00Z">
        <w:r>
          <w:t xml:space="preserve"> </w:t>
        </w:r>
      </w:ins>
      <w:ins w:id="7234" w:author="PR Preview" w:date="2026-01-01T00:00:00Z">
        <w:r>
          <w:t xml:space="preserve">${\mathbf{A}}^{\top} \mathord{\smash[b]{\underset{\raise.3ex\hbox{$\scriptstyle\sim$}}{y}}\vphantom{y}} = (y_1 + 3y_2,\; -2\,(y_1 + 3y_2),\; -2\,(y_1 + 3y_2))$</w:t>
        </w:r>
      </w:ins>
      <w:ins w:id="7235" w:author="PR Preview" w:date="2026-01-01T00:00:00Z">
        <w:r>
          <w:t xml:space="preserve">,</w:t>
        </w:r>
      </w:ins>
      <w:ins w:id="7236" w:author="PR Preview" w:date="2026-01-01T00:00:00Z">
        <w:r>
          <w:t xml:space="preserve"> </w:t>
        </w:r>
      </w:ins>
      <w:ins w:id="7237" w:author="PR Preview" w:date="2026-01-01T00:00:00Z">
        <w:r>
          <w:t xml:space="preserve">which is</w:t>
        </w:r>
      </w:ins>
      <w:ins w:id="7238" w:author="PR Preview" w:date="2026-01-01T00:00:00Z">
        <w:r>
          <w:t xml:space="preserve"> </w:t>
        </w:r>
      </w:ins>
      <w:ins w:id="7239" w:author="PR Preview" w:date="2026-01-01T00:00:00Z">
        <w:r>
          <w:t xml:space="preserve">$\mathord{\smash[b]{\underset{\raise.3ex\hbox{$\scriptstyle\sim$}}{0}}\vphantom{0}}_3$</w:t>
        </w:r>
      </w:ins>
      <w:ins w:id="7240" w:author="PR Preview" w:date="2026-01-01T00:00:00Z">
        <w:r>
          <w:t xml:space="preserve"> </w:t>
        </w:r>
      </w:ins>
      <w:ins w:id="7241" w:author="PR Preview" w:date="2026-01-01T00:00:00Z">
        <w:r>
          <w:t xml:space="preserve">exactly when</w:t>
        </w:r>
      </w:ins>
      <w:ins w:id="7242" w:author="PR Preview" w:date="2026-01-01T00:00:00Z">
        <w:r>
          <w:t xml:space="preserve"> </w:t>
        </w:r>
      </w:ins>
      <m:oMath>
        <m:sSub>
          <m:e>
            <m:r>
              <m:t>y</m:t>
            </m:r>
          </m:e>
          <m:sub>
            <m:r>
              <m:t>1</m:t>
            </m:r>
          </m:sub>
        </m:sSub>
        <m:r>
          <m:rPr>
            <m:sty m:val="p"/>
          </m:rPr>
          <m:t>=</m:t>
        </m:r>
        <m:r>
          <m:rPr>
            <m:sty m:val="p"/>
          </m:rPr>
          <m:t>−</m:t>
        </m:r>
        <m:r>
          <m:t>3</m:t>
        </m:r>
        <m:sSub>
          <m:e>
            <m:r>
              <m:t>y</m:t>
            </m:r>
          </m:e>
          <m:sub>
            <m:r>
              <m:t>2</m:t>
            </m:r>
          </m:sub>
        </m:sSub>
      </m:oMath>
      <w:ins w:id="7243" w:author="PR Preview" w:date="2026-01-01T00:00:00Z">
        <w:r>
          <w:t xml:space="preserve">,</w:t>
        </w:r>
      </w:ins>
      <w:ins w:id="7244" w:author="PR Preview" w:date="2026-01-01T00:00:00Z">
        <w:r>
          <w:t xml:space="preserve"> </w:t>
        </w:r>
      </w:ins>
      <w:ins w:id="7245" w:author="PR Preview" w:date="2026-01-01T00:00:00Z">
        <w:r>
          <w:t xml:space="preserve">so</w:t>
        </w:r>
      </w:ins>
      <w:ins w:id="7246" w:author="PR Preview" w:date="2026-01-01T00:00:00Z">
        <w:r>
          <w:t xml:space="preserve"> </w:t>
        </w:r>
      </w:ins>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ins w:id="7247" w:author="PR Preview" w:date="2026-01-01T00:00:00Z">
        <w:r>
          <w:t xml:space="preserve">,</w:t>
        </w:r>
      </w:ins>
      <w:ins w:id="7248" w:author="PR Preview" w:date="2026-01-01T00:00:00Z">
        <w:r>
          <w:t xml:space="preserve"> </w:t>
        </w:r>
      </w:ins>
      <w:ins w:id="7249" w:author="PR Preview" w:date="2026-01-01T00:00:00Z">
        <w:r>
          <w:t xml:space="preserve">a line in</w:t>
        </w:r>
      </w:ins>
      <w:ins w:id="7250" w:author="PR Preview" w:date="2026-01-01T00:00:00Z">
        <w:r>
          <w:t xml:space="preserve"> </w:t>
        </w:r>
      </w:ins>
      <m:oMath>
        <m:sSup>
          <m:e>
            <m:r>
              <m:rPr>
                <m:scr m:val="double-struck"/>
                <m:sty m:val="p"/>
              </m:rPr>
              <m:t>R</m:t>
            </m:r>
          </m:e>
          <m:sup>
            <m:r>
              <m:t>2</m:t>
            </m:r>
          </m:sup>
        </m:sSup>
      </m:oMath>
      <w:ins w:id="7251" w:author="PR Preview" w:date="2026-01-01T00:00:00Z">
        <w:r>
          <w:t xml:space="preserve">.</w:t>
        </w:r>
      </w:ins>
    </w:p>
    <w:bookmarkEnd w:id="245"/>
    <w:bookmarkStart w:id="246" w:name="thm-null-space-subspace"/>
    <w:p>
      <w:pPr>
        <w:pStyle w:val="BodyText"/>
      </w:pPr>
      <w:r>
        <w:rPr>
          <w:b/>
          <w:bCs/>
        </w:rPr>
        <w:t xml:space="preserve">Theorem 33 (A null space is a subspace)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cr m:val="script"/>
            <m:sty m:val="p"/>
          </m:rPr>
          <m:t>N</m:t>
        </m:r>
        <m:r>
          <m:rPr>
            <m:sty m:val="p"/>
          </m:rPr>
          <m:t>(</m:t>
        </m:r>
        <m:r>
          <m:rPr>
            <m:sty m:val="bi"/>
          </m:rPr>
          <m:t>A</m:t>
        </m:r>
        <m:r>
          <m:rPr>
            <m:sty m:val="p"/>
          </m:rPr>
          <m:t>)</m:t>
        </m:r>
      </m:oMath>
      <w:r>
        <w:t xml:space="preserve"> </w:t>
      </w:r>
      <w:r>
        <w:t xml:space="preserve">(</w:t>
      </w:r>
      <w:hyperlink w:anchor="def-null-space">
        <w:r>
          <w:rPr>
            <w:rStyle w:val="Hyperlink"/>
          </w:rPr>
          <w:t xml:space="preserve">Definition 54</w:t>
        </w:r>
      </w:hyperlink>
      <w:r>
        <w:t xml:space="preserve">)</w:t>
      </w:r>
      <w:r>
        <w:t xml:space="preserve"> </w:t>
      </w:r>
      <w:r>
        <w:t xml:space="preserve">is a subspace of</w:t>
      </w:r>
      <w:r>
        <w:t xml:space="preserve"> </w:t>
      </w:r>
      <m:oMath>
        <m:sSup>
          <m:e>
            <m:r>
              <m:rPr>
                <m:scr m:val="double-struck"/>
                <m:sty m:val="p"/>
              </m:rPr>
              <m:t>R</m:t>
            </m:r>
          </m:e>
          <m:sup>
            <m:r>
              <m:t>n</m:t>
            </m:r>
          </m:sup>
        </m:sSup>
      </m:oMath>
      <w:r>
        <w:t xml:space="preserve"> </w:t>
      </w:r>
      <w:r>
        <w:t xml:space="preserve">(</w:t>
      </w:r>
      <w:hyperlink w:anchor="def-subspace">
        <w:r>
          <w:rPr>
            <w:rStyle w:val="Hyperlink"/>
          </w:rPr>
          <w:t xml:space="preserve">Definition 46</w:t>
        </w:r>
      </w:hyperlink>
      <w:r>
        <w:t xml:space="preserve">).</w:t>
      </w:r>
    </w:p>
    <w:bookmarkEnd w:id="246"/>
    <w:p>
      <w:pPr>
        <w:pStyle w:val="BodyText"/>
      </w:pPr>
      <w:del w:id="7252" w:author="PR Preview" w:date="2026-01-01T00:00:00Z">
        <w:r>
          <w:rPr>
            <w:i/>
            <w:iCs/>
          </w:rPr>
          <w:delText xml:space="preserve">Proof</w:delText>
        </w:r>
      </w:del>
      <w:del w:id="7253" w:author="PR Preview" w:date="2026-01-01T00:00:00Z">
        <w:r>
          <w:delText xml:space="preserve">. </w:delText>
        </w:r>
      </w:del>
      <m:oMath>
        <m:r>
          <m:rPr>
            <m:sty m:val="bi"/>
          </m:rPr>
          <m:t>A</m:t>
        </m:r>
        <m:sSub>
          <m:e>
            <m:limLow>
              <m:e>
                <m:r>
                  <m:t>0</m:t>
                </m:r>
              </m:e>
              <m:lim>
                <m:r>
                  <m:rPr>
                    <m:sty m:val="p"/>
                  </m:rPr>
                  <m:t>∼</m:t>
                </m:r>
              </m:lim>
            </m:limLow>
          </m:e>
          <m:sub>
            <m:r>
              <m:t>n</m:t>
            </m:r>
          </m:sub>
        </m:sSub>
        <m:r>
          <m:rPr>
            <m:sty m:val="p"/>
          </m:rPr>
          <m:t>=</m:t>
        </m:r>
        <m:sSub>
          <m:e>
            <m:limLow>
              <m:e>
                <m:r>
                  <m:t>0</m:t>
                </m:r>
              </m:e>
              <m:lim>
                <m:r>
                  <m:rPr>
                    <m:sty m:val="p"/>
                  </m:rPr>
                  <m:t>∼</m:t>
                </m:r>
              </m:lim>
            </m:limLow>
          </m:e>
          <m:sub>
            <m:r>
              <m:t>m</m:t>
            </m:r>
          </m:sub>
        </m:sSub>
      </m:oMath>
      <w:del w:id="7254" w:author="PR Preview" w:date="2026-01-01T00:00:00Z">
        <w:r>
          <w:delText xml:space="preserve">, so</w:delText>
        </w:r>
      </w:del>
      <w:del w:id="7255" w:author="PR Preview" w:date="2026-01-01T00:00:00Z">
        <w:r>
          <w:delText xml:space="preserve"> </w:delText>
        </w:r>
      </w:del>
      <m:oMath>
        <m:sSub>
          <m:e>
            <m:limLow>
              <m:e>
                <m:r>
                  <m:t>0</m:t>
                </m:r>
              </m:e>
              <m:lim>
                <m:r>
                  <m:rPr>
                    <m:sty m:val="p"/>
                  </m:rPr>
                  <m:t>∼</m:t>
                </m:r>
              </m:lim>
            </m:limLow>
          </m:e>
          <m:sub>
            <m:r>
              <m:t>n</m:t>
            </m:r>
          </m:sub>
        </m:sSub>
        <m:r>
          <m:rPr>
            <m:sty m:val="p"/>
          </m:rPr>
          <m:t>∈</m:t>
        </m:r>
        <m:r>
          <m:rPr>
            <m:scr m:val="script"/>
            <m:sty m:val="p"/>
          </m:rPr>
          <m:t>N</m:t>
        </m:r>
        <m:r>
          <m:rPr>
            <m:sty m:val="p"/>
          </m:rPr>
          <m:t>(</m:t>
        </m:r>
        <m:r>
          <m:rPr>
            <m:sty m:val="bi"/>
          </m:rPr>
          <m:t>A</m:t>
        </m:r>
        <m:r>
          <m:rPr>
            <m:sty m:val="p"/>
          </m:rPr>
          <m:t>)</m:t>
        </m:r>
      </m:oMath>
      <w:del w:id="7256" w:author="PR Preview" w:date="2026-01-01T00:00:00Z">
        <w:r>
          <w:delText xml:space="preserve">,</w:delText>
        </w:r>
      </w:del>
      <w:del w:id="7257" w:author="PR Preview" w:date="2026-01-01T00:00:00Z">
        <w:r>
          <w:delText xml:space="preserve"> </w:delText>
        </w:r>
      </w:del>
      <w:del w:id="7258" w:author="PR Preview" w:date="2026-01-01T00:00:00Z">
        <w:r>
          <w:delText xml:space="preserve">and the null space is not empty.</w:delText>
        </w:r>
      </w:del>
      <w:del w:id="7259" w:author="PR Preview" w:date="2026-01-01T00:00:00Z">
        <w:r>
          <w:delText xml:space="preserve"> </w:delText>
        </w:r>
      </w:del>
      <w:del w:id="7260" w:author="PR Preview" w:date="2026-01-01T00:00:00Z">
        <w:r>
          <w:delText xml:space="preserve">If</w:delText>
        </w:r>
      </w:del>
      <w:del w:id="7261"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r>
          <m:rPr>
            <m:scr m:val="script"/>
            <m:sty m:val="p"/>
          </m:rPr>
          <m:t>N</m:t>
        </m:r>
        <m:r>
          <m:rPr>
            <m:sty m:val="p"/>
          </m:rPr>
          <m:t>(</m:t>
        </m:r>
        <m:r>
          <m:rPr>
            <m:sty m:val="bi"/>
          </m:rPr>
          <m:t>A</m:t>
        </m:r>
        <m:r>
          <m:rPr>
            <m:sty m:val="p"/>
          </m:rPr>
          <m:t>)</m:t>
        </m:r>
      </m:oMath>
      <w:del w:id="7262" w:author="PR Preview" w:date="2026-01-01T00:00:00Z">
        <w:r>
          <w:delText xml:space="preserve"> </w:delText>
        </w:r>
      </w:del>
      <w:del w:id="7263" w:author="PR Preview" w:date="2026-01-01T00:00:00Z">
        <w:r>
          <w:delText xml:space="preserve">and</w:delText>
        </w:r>
      </w:del>
      <w:del w:id="7264" w:author="PR Preview" w:date="2026-01-01T00:00:00Z">
        <w:r>
          <w:delText xml:space="preserve"> </w:delText>
        </w:r>
      </w:del>
      <m:oMath>
        <m:r>
          <m:t>c</m:t>
        </m:r>
        <m:r>
          <m:rPr>
            <m:sty m:val="p"/>
          </m:rPr>
          <m:t>∈</m:t>
        </m:r>
        <m:r>
          <m:rPr>
            <m:scr m:val="double-struck"/>
            <m:sty m:val="p"/>
          </m:rPr>
          <m:t>R</m:t>
        </m:r>
      </m:oMath>
      <w:del w:id="7265" w:author="PR Preview" w:date="2026-01-01T00:00:00Z">
        <w:r>
          <w:delText xml:space="preserve">, then</w:delText>
        </w:r>
      </w:del>
    </w:p>
    <w:p>
      <w:pPr>
        <w:pStyle w:val="BodyText"/>
      </w:pPr>
      <m:oMathPara>
        <m:oMathParaPr>
          <m:jc m:val="center"/>
        </m:oMathParaPr>
        <m:oMath>
          <m:eqArr>
            <m:e>
              <m:r>
                <m:rPr>
                  <m:sty m:val="bi"/>
                </m:rPr>
                <m:t>A</m:t>
              </m:r>
              <m:r>
                <m:t> </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r>
                <m:rPr>
                  <m:sty m:val="bi"/>
                </m:rPr>
                <m:t>A</m:t>
              </m:r>
              <m:limLow>
                <m:e>
                  <m:r>
                    <m:t>u</m:t>
                  </m:r>
                </m:e>
                <m:lim>
                  <m:r>
                    <m:rPr>
                      <m:sty m:val="p"/>
                    </m:rPr>
                    <m:t>∼</m:t>
                  </m:r>
                </m:lim>
              </m:limLow>
              <m:r>
                <m:rPr>
                  <m:sty m:val="p"/>
                </m:rPr>
                <m:t>+</m:t>
              </m:r>
              <m:r>
                <m:rPr>
                  <m:sty m:val="bi"/>
                </m:rPr>
                <m:t>A</m:t>
              </m:r>
              <m:limLow>
                <m:e>
                  <m:r>
                    <m:t>w</m:t>
                  </m:r>
                </m:e>
                <m:lim>
                  <m:r>
                    <m:rPr>
                      <m:sty m:val="p"/>
                    </m:rPr>
                    <m:t>∼</m:t>
                  </m:r>
                </m:lim>
              </m:limLow>
              <m:r>
                <m:t>&amp;</m:t>
              </m:r>
              <m:r>
                <m:t>&amp;</m:t>
              </m:r>
              <m:r>
                <m:rPr>
                  <m:nor/>
                  <m:sty m:val="p"/>
                </m:rPr>
                <m:t>(</m:t>
              </m:r>
              <m:r>
                <m:rPr>
                  <m:nor/>
                  <m:sty m:val="p"/>
                </m:rPr>
                <m:t>Theorem 9</m:t>
              </m:r>
              <m:r>
                <m:rPr>
                  <m:nor/>
                  <m:sty m:val="p"/>
                </m:rPr>
                <m:t>)</m:t>
              </m:r>
            </m:e>
            <m:e>
              <m:r>
                <m:t>&amp;</m:t>
              </m:r>
              <m:r>
                <m:rPr>
                  <m:sty m:val="p"/>
                </m:rPr>
                <m:t>=</m:t>
              </m:r>
              <m:sSub>
                <m:e>
                  <m:limLow>
                    <m:e>
                      <m:r>
                        <m:t>0</m:t>
                      </m:r>
                    </m:e>
                    <m:lim>
                      <m:r>
                        <m:rPr>
                          <m:sty m:val="p"/>
                        </m:rPr>
                        <m:t>∼</m:t>
                      </m:r>
                    </m:lim>
                  </m:limLow>
                </m:e>
                <m:sub>
                  <m:r>
                    <m:t>m</m:t>
                  </m:r>
                </m:sub>
              </m:sSub>
              <m:r>
                <m:rPr>
                  <m:sty m:val="p"/>
                </m:rPr>
                <m:t>+</m:t>
              </m:r>
              <m:sSub>
                <m:e>
                  <m:limLow>
                    <m:e>
                      <m:r>
                        <m:t>0</m:t>
                      </m:r>
                    </m:e>
                    <m:lim>
                      <m:r>
                        <m:rPr>
                          <m:sty m:val="p"/>
                        </m:rPr>
                        <m:t>∼</m:t>
                      </m:r>
                    </m:lim>
                  </m:limLow>
                </m:e>
                <m:sub>
                  <m:r>
                    <m:t>m</m:t>
                  </m:r>
                </m:sub>
              </m:sSub>
              <m:r>
                <m:t>&amp;</m:t>
              </m:r>
              <m:r>
                <m:t>&amp;</m:t>
              </m:r>
              <m:r>
                <m:rPr>
                  <m:nor/>
                  <m:sty m:val="p"/>
                </m:rPr>
                <m:t>(</m:t>
              </m:r>
              <m:limLow>
                <m:e>
                  <m:r>
                    <m:t>u</m:t>
                  </m:r>
                </m:e>
                <m:lim>
                  <m:r>
                    <m:rPr>
                      <m:sty m:val="p"/>
                    </m:rPr>
                    <m:t>∼</m:t>
                  </m:r>
                </m:lim>
              </m:limLow>
              <m:r>
                <m:rPr>
                  <m:nor/>
                  <m:sty m:val="p"/>
                </m:rPr>
                <m:t> and </m:t>
              </m:r>
              <m:limLow>
                <m:e>
                  <m:r>
                    <m:t>w</m:t>
                  </m:r>
                </m:e>
                <m:lim>
                  <m:r>
                    <m:rPr>
                      <m:sty m:val="p"/>
                    </m:rPr>
                    <m:t>∼</m:t>
                  </m:r>
                </m:lim>
              </m:limLow>
              <m:r>
                <m:rPr>
                  <m:nor/>
                  <m:sty m:val="p"/>
                </m:rPr>
                <m:t> are in the null space)</m:t>
              </m:r>
            </m:e>
            <m:e>
              <m:r>
                <m:t>&amp;</m:t>
              </m:r>
              <m:r>
                <m:rPr>
                  <m:sty m:val="p"/>
                </m:rPr>
                <m:t>=</m:t>
              </m:r>
              <m:sSub>
                <m:e>
                  <m:limLow>
                    <m:e>
                      <m:r>
                        <m:t>0</m:t>
                      </m:r>
                    </m:e>
                    <m:lim>
                      <m:r>
                        <m:rPr>
                          <m:sty m:val="p"/>
                        </m:rPr>
                        <m:t>∼</m:t>
                      </m:r>
                    </m:lim>
                  </m:limLow>
                </m:e>
                <m:sub>
                  <m:r>
                    <m:t>m</m:t>
                  </m:r>
                </m:sub>
              </m:sSub>
              <m:r>
                <m:t>&amp;</m:t>
              </m:r>
              <m:r>
                <m:t>&amp;</m:t>
              </m:r>
              <m:r>
                <m:rPr>
                  <m:nor/>
                  <m:sty m:val="p"/>
                </m:rPr>
                <m:t>(adding </m:t>
              </m:r>
              <m:sSub>
                <m:e>
                  <m:limLow>
                    <m:e>
                      <m:r>
                        <m:t>0</m:t>
                      </m:r>
                    </m:e>
                    <m:lim>
                      <m:r>
                        <m:rPr>
                          <m:sty m:val="p"/>
                        </m:rPr>
                        <m:t>∼</m:t>
                      </m:r>
                    </m:lim>
                  </m:limLow>
                </m:e>
                <m:sub>
                  <m:r>
                    <m:t>m</m:t>
                  </m:r>
                </m:sub>
              </m:sSub>
              <m:r>
                <m:rPr>
                  <m:nor/>
                  <m:sty m:val="p"/>
                </m:rPr>
                <m:t> changes nothing)</m:t>
              </m:r>
            </m:e>
          </m:eqArr>
        </m:oMath>
      </m:oMathPara>
    </w:p>
    <w:p>
      <w:pPr>
        <w:pStyle w:val="BodyText"/>
      </w:pPr>
      <w:ins w:id="7266" w:author="PR Preview" w:date="2026-01-01T00:00:00Z">
        <w:r>
          <w:rPr>
            <w:i/>
            <w:iCs/>
          </w:rPr>
          <w:t xml:space="preserve">Proof</w:t>
        </w:r>
      </w:ins>
      <w:ins w:id="7267" w:author="PR Preview" w:date="2026-01-01T00:00:00Z">
        <w:r>
          <w:t xml:space="preserve">. </w:t>
        </w:r>
      </w:ins>
      <w:ins w:id="7268" w:author="PR Preview" w:date="2026-01-01T00:00:00Z">
        <w:r>
          <w:t xml:space="preserve">$\mathbf{A} \mathord{\smash[b]{\underset{\raise.3ex\hbox{$\scriptstyle\sim$}}{0}}\vphantom{0}}_n = \mathord{\smash[b]{\underset{\raise.3ex\hbox{$\scriptstyle\sim$}}{0}}\vphantom{0}}_m$</w:t>
        </w:r>
      </w:ins>
      <w:ins w:id="7269" w:author="PR Preview" w:date="2026-01-01T00:00:00Z">
        <w:r>
          <w:t xml:space="preserve">, so</w:t>
        </w:r>
      </w:ins>
      <w:ins w:id="7270" w:author="PR Preview" w:date="2026-01-01T00:00:00Z">
        <w:r>
          <w:t xml:space="preserve"> </w:t>
        </w:r>
      </w:ins>
      <w:ins w:id="7271" w:author="PR Preview" w:date="2026-01-01T00:00:00Z">
        <w:r>
          <w:t xml:space="preserve">$\mathord{\smash[b]{\underset{\raise.3ex\hbox{$\scriptstyle\sim$}}{0}}\vphantom{0}}_n \in \mathcal{N}(\mathbf{A})$</w:t>
        </w:r>
      </w:ins>
      <w:ins w:id="7272" w:author="PR Preview" w:date="2026-01-01T00:00:00Z">
        <w:r>
          <w:t xml:space="preserve">,</w:t>
        </w:r>
      </w:ins>
      <w:ins w:id="7273" w:author="PR Preview" w:date="2026-01-01T00:00:00Z">
        <w:r>
          <w:t xml:space="preserve"> </w:t>
        </w:r>
      </w:ins>
      <w:ins w:id="7274" w:author="PR Preview" w:date="2026-01-01T00:00:00Z">
        <w:r>
          <w:t xml:space="preserve">and the null space is not empty.</w:t>
        </w:r>
      </w:ins>
      <w:ins w:id="7275" w:author="PR Preview" w:date="2026-01-01T00:00:00Z">
        <w:r>
          <w:t xml:space="preserve"> </w:t>
        </w:r>
      </w:ins>
      <w:ins w:id="7276" w:author="PR Preview" w:date="2026-01-01T00:00:00Z">
        <w:r>
          <w:t xml:space="preserve">If</w:t>
        </w:r>
      </w:ins>
      <w:ins w:id="7277" w:author="PR Preview" w:date="2026-01-01T00:00:00Z">
        <w:r>
          <w:t xml:space="preserve"> </w:t>
        </w:r>
      </w:ins>
      <w:ins w:id="7278" w:author="PR Preview" w:date="2026-01-01T00:00:00Z">
        <w:r>
          <w:t xml:space="preserve">$\mathord{\smash[b]{\underset{\raise.3ex\hbox{$\scriptstyle\sim$}}{u}}\vphantom{u}}, \mathord{\smash[b]{\underset{\raise.3ex\hbox{$\scriptstyle\sim$}}{w}}\vphantom{w}} \in \mathcal{N}(\mathbf{A})$</w:t>
        </w:r>
      </w:ins>
      <w:ins w:id="7279" w:author="PR Preview" w:date="2026-01-01T00:00:00Z">
        <w:r>
          <w:t xml:space="preserve"> </w:t>
        </w:r>
      </w:ins>
      <w:ins w:id="7280" w:author="PR Preview" w:date="2026-01-01T00:00:00Z">
        <w:r>
          <w:t xml:space="preserve">and</w:t>
        </w:r>
      </w:ins>
      <w:ins w:id="7281" w:author="PR Preview" w:date="2026-01-01T00:00:00Z">
        <w:r>
          <w:t xml:space="preserve"> </w:t>
        </w:r>
      </w:ins>
      <m:oMath>
        <m:r>
          <m:t>c</m:t>
        </m:r>
        <m:r>
          <m:rPr>
            <m:sty m:val="p"/>
          </m:rPr>
          <m:t>∈</m:t>
        </m:r>
        <m:r>
          <m:rPr>
            <m:scr m:val="double-struck"/>
            <m:sty m:val="p"/>
          </m:rPr>
          <m:t>R</m:t>
        </m:r>
      </m:oMath>
      <w:ins w:id="7282" w:author="PR Preview" w:date="2026-01-01T00:00:00Z">
        <w:r>
          <w:t xml:space="preserve">, then</w:t>
        </w:r>
      </w:ins>
    </w:p>
    <w:p>
      <w:pPr>
        <w:pStyle w:val="BodyText"/>
      </w:pPr>
      <w:ins w:id="7283" w:author="PR Preview" w:date="2026-01-01T00:00:00Z">
        <w:r>
          <w:t xml:space="preserve">$$
    \begin{aligned}
    \mathbf{A}\,(\mathord{\smash[b]{\underset{\raise.3ex\hbox{$\scriptstyle\sim$}}{u}}\vphantom{u}} + \mathord{\smash[b]{\underset{\raise.3ex\hbox{$\scriptstyle\sim$}}{w}}\vphantom{w}})
    &amp;= \mathbf{A} \mathord{\smash[b]{\underset{\raise.3ex\hbox{$\scriptstyle\sim$}}{u}}\vphantom{u}} + \mathbf{A} \mathord{\smash[b]{\underset{\raise.3ex\hbox{$\scriptstyle\sim$}}{w}}\vphantom{w}}
    &amp;&amp; \text{(}\text{Theorem~9}\text{)}
    \\
    &amp;= \mathord{\smash[b]{\underset{\raise.3ex\hbox{$\scriptstyle\sim$}}{0}}\vphantom{0}}_m + \mathord{\smash[b]{\underset{\raise.3ex\hbox{$\scriptstyle\sim$}}{0}}\vphantom{0}}_m
    &amp;&amp; \text{(} \mathord{\smash[b]{\underset{\raise.3ex\hbox{$\scriptstyle\sim$}}{u}}\vphantom{u}} \text{ and } \mathord{\smash[b]{\underset{\raise.3ex\hbox{$\scriptstyle\sim$}}{w}}\vphantom{w}} \text{ are in the null space)}
    \\
    &amp;= \mathord{\smash[b]{\underset{\raise.3ex\hbox{$\scriptstyle\sim$}}{0}}\vphantom{0}}_m
    &amp;&amp; \text{(adding } \mathord{\smash[b]{\underset{\raise.3ex\hbox{$\scriptstyle\sim$}}{0}}\vphantom{0}}_m \text{ changes nothing)}
    \end{aligned}
    $$</w:t>
        </w:r>
      </w:ins>
    </w:p>
    <w:p>
      <w:pPr>
        <w:pStyle w:val="FirstParagraph"/>
      </w:pPr>
      <w:r>
        <w:t xml:space="preserve">and, for each entry</w:t>
      </w:r>
      <w:r>
        <w:t xml:space="preserve"> </w:t>
      </w:r>
      <m:oMath>
        <m:r>
          <m:t>i</m:t>
        </m:r>
        <m:r>
          <m:rPr>
            <m:sty m:val="p"/>
          </m:rPr>
          <m:t>=</m:t>
        </m:r>
        <m:r>
          <m:t>1</m:t>
        </m:r>
        <m:r>
          <m:rPr>
            <m:sty m:val="p"/>
          </m:rPr>
          <m:t>,</m:t>
        </m:r>
        <m:r>
          <m:rPr>
            <m:sty m:val="p"/>
          </m:rPr>
          <m:t>…</m:t>
        </m:r>
        <m:r>
          <m:rPr>
            <m:sty m:val="p"/>
          </m:rPr>
          <m:t>,</m:t>
        </m:r>
        <m:r>
          <m:t>m</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limLow>
                    <m:e>
                      <m:r>
                        <m:t>u</m:t>
                      </m:r>
                    </m:e>
                    <m:lim>
                      <m:r>
                        <m:rPr>
                          <m:sty m:val="p"/>
                        </m:rPr>
                        <m:t>∼</m:t>
                      </m:r>
                    </m:lim>
                  </m:limLow>
                  <m:r>
                    <m:rPr>
                      <m:sty m:val="p"/>
                    </m:rPr>
                    <m:t>)</m:t>
                  </m:r>
                </m:e>
              </m:d>
              <m:sSub>
                <m:e>
                  <m:r>
                    <m:t>​</m:t>
                  </m:r>
                </m:e>
                <m:sub>
                  <m:r>
                    <m:t>i</m:t>
                  </m:r>
                </m:sub>
              </m:sSub>
              <m:r>
                <m:t>&amp;</m:t>
              </m:r>
              <m:r>
                <m:rPr>
                  <m:sty m:val="p"/>
                </m:rPr>
                <m:t>=</m:t>
              </m:r>
              <m:sSub>
                <m:e>
                  <m:r>
                    <m:t>a</m:t>
                  </m:r>
                </m:e>
                <m:sub>
                  <m:r>
                    <m:t>i</m:t>
                  </m:r>
                  <m:r>
                    <m:t>1</m:t>
                  </m:r>
                </m:sub>
              </m:sSub>
              <m:r>
                <m:rPr>
                  <m:sty m:val="p"/>
                </m:rPr>
                <m:t>(</m:t>
              </m:r>
              <m:r>
                <m:t>c</m:t>
              </m:r>
              <m:sSub>
                <m:e>
                  <m:r>
                    <m:t>u</m:t>
                  </m:r>
                </m:e>
                <m:sub>
                  <m:r>
                    <m:t>1</m:t>
                  </m:r>
                </m:sub>
              </m:sSub>
              <m:r>
                <m:rPr>
                  <m:sty m:val="p"/>
                </m:rPr>
                <m:t>)</m:t>
              </m:r>
              <m:r>
                <m:rPr>
                  <m:sty m:val="p"/>
                </m:rPr>
                <m:t>+</m:t>
              </m:r>
              <m:r>
                <m:rPr>
                  <m:sty m:val="p"/>
                </m:rPr>
                <m:t>⋯</m:t>
              </m:r>
              <m:r>
                <m:rPr>
                  <m:sty m:val="p"/>
                </m:rPr>
                <m:t>+</m:t>
              </m:r>
              <m:sSub>
                <m:e>
                  <m:r>
                    <m:t>a</m:t>
                  </m:r>
                </m:e>
                <m:sub>
                  <m:r>
                    <m:t>i</m:t>
                  </m:r>
                  <m:r>
                    <m:t>n</m:t>
                  </m:r>
                </m:sub>
              </m:sSub>
              <m:r>
                <m:rPr>
                  <m:sty m:val="p"/>
                </m:rPr>
                <m:t>(</m:t>
              </m:r>
              <m:r>
                <m:t>c</m:t>
              </m:r>
              <m:sSub>
                <m:e>
                  <m:r>
                    <m:t>u</m:t>
                  </m:r>
                </m:e>
                <m:sub>
                  <m:r>
                    <m:t>n</m:t>
                  </m:r>
                </m:sub>
              </m:sSub>
              <m:r>
                <m:rPr>
                  <m:sty m:val="p"/>
                </m:rPr>
                <m:t>)</m:t>
              </m:r>
              <m:r>
                <m:t>&amp;</m:t>
              </m:r>
              <m:r>
                <m:t>&amp;</m:t>
              </m:r>
              <m:r>
                <m:rPr>
                  <m:nor/>
                  <m:sty m:val="p"/>
                </m:rPr>
                <m:t>(</m:t>
              </m:r>
              <m:r>
                <m:rPr>
                  <m:nor/>
                  <m:sty m:val="p"/>
                </m:rPr>
                <m:t>Definition 32</m:t>
              </m:r>
              <m:r>
                <m:rPr>
                  <m:nor/>
                  <m:sty m:val="p"/>
                </m:rPr>
                <m:t>)</m:t>
              </m:r>
            </m:e>
            <m:e>
              <m:r>
                <m:t>&amp;</m:t>
              </m:r>
              <m:r>
                <m:rPr>
                  <m:sty m:val="p"/>
                </m:rPr>
                <m:t>=</m:t>
              </m:r>
              <m:r>
                <m:t>c</m:t>
              </m:r>
              <m:r>
                <m:t> </m:t>
              </m:r>
              <m:r>
                <m:rPr>
                  <m:sty m:val="p"/>
                </m:rPr>
                <m:t>(</m:t>
              </m:r>
              <m:sSub>
                <m:e>
                  <m:r>
                    <m:t>a</m:t>
                  </m:r>
                </m:e>
                <m:sub>
                  <m:r>
                    <m:t>i</m:t>
                  </m:r>
                  <m:r>
                    <m:t>1</m:t>
                  </m:r>
                </m:sub>
              </m:sSub>
              <m:sSub>
                <m:e>
                  <m:r>
                    <m:t>u</m:t>
                  </m:r>
                </m:e>
                <m:sub>
                  <m:r>
                    <m:t>1</m:t>
                  </m:r>
                </m:sub>
              </m:sSub>
              <m:r>
                <m:rPr>
                  <m:sty m:val="p"/>
                </m:rPr>
                <m:t>+</m:t>
              </m:r>
              <m:r>
                <m:rPr>
                  <m:sty m:val="p"/>
                </m:rPr>
                <m:t>⋯</m:t>
              </m:r>
              <m:r>
                <m:rPr>
                  <m:sty m:val="p"/>
                </m:rPr>
                <m:t>+</m:t>
              </m:r>
              <m:sSub>
                <m:e>
                  <m:r>
                    <m:t>a</m:t>
                  </m:r>
                </m:e>
                <m:sub>
                  <m:r>
                    <m:t>i</m:t>
                  </m:r>
                  <m:r>
                    <m:t>n</m:t>
                  </m:r>
                </m:sub>
              </m:sSub>
              <m:sSub>
                <m:e>
                  <m:r>
                    <m:t>u</m:t>
                  </m:r>
                </m:e>
                <m:sub>
                  <m:r>
                    <m:t>n</m:t>
                  </m:r>
                </m:sub>
              </m:sSub>
              <m:r>
                <m:rPr>
                  <m:sty m:val="p"/>
                </m:rPr>
                <m:t>)</m:t>
              </m:r>
              <m:r>
                <m:t>&amp;</m:t>
              </m:r>
              <m:r>
                <m:t>&amp;</m:t>
              </m:r>
              <m:r>
                <m:rPr>
                  <m:nor/>
                  <m:sty m:val="p"/>
                </m:rPr>
                <m:t>(factor </m:t>
              </m:r>
              <m:r>
                <m:t>c</m:t>
              </m:r>
              <m:r>
                <m:rPr>
                  <m:nor/>
                  <m:sty m:val="p"/>
                </m:rPr>
                <m:t> out of each term)</m:t>
              </m:r>
            </m:e>
            <m:e>
              <m:r>
                <m:t>&amp;</m:t>
              </m:r>
              <m:r>
                <m:rPr>
                  <m:sty m:val="p"/>
                </m:rPr>
                <m:t>=</m:t>
              </m:r>
              <m:r>
                <m:t>c</m:t>
              </m:r>
              <m:r>
                <m:t> </m:t>
              </m:r>
              <m:r>
                <m:rPr>
                  <m:sty m:val="p"/>
                </m:rPr>
                <m:t>(</m:t>
              </m:r>
              <m:r>
                <m:rPr>
                  <m:sty m:val="bi"/>
                </m:rPr>
                <m:t>A</m:t>
              </m:r>
              <m:limLow>
                <m:e>
                  <m:r>
                    <m:t>u</m:t>
                  </m:r>
                </m:e>
                <m:lim>
                  <m:r>
                    <m:rPr>
                      <m:sty m:val="p"/>
                    </m:rPr>
                    <m:t>∼</m:t>
                  </m:r>
                </m:lim>
              </m:limLow>
              <m:sSub>
                <m:e>
                  <m:r>
                    <m:rPr>
                      <m:sty m:val="p"/>
                    </m:rPr>
                    <m:t>)</m:t>
                  </m:r>
                </m:e>
                <m:sub>
                  <m:r>
                    <m:t>i</m:t>
                  </m:r>
                </m:sub>
              </m:sSub>
              <m:r>
                <m:t>&amp;</m:t>
              </m:r>
              <m:r>
                <m:t>&amp;</m:t>
              </m:r>
              <m:r>
                <m:rPr>
                  <m:nor/>
                  <m:sty m:val="p"/>
                </m:rPr>
                <m:t>(</m:t>
              </m:r>
              <m:r>
                <m:rPr>
                  <m:nor/>
                  <m:sty m:val="p"/>
                </m:rPr>
                <m:t>Definition 32</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nor/>
                  <m:sty m:val="p"/>
                </m:rPr>
                <m:t> is in the null space)</m:t>
              </m:r>
            </m:e>
            <m:e>
              <m:r>
                <m:t>&amp;</m:t>
              </m:r>
              <m:r>
                <m:rPr>
                  <m:sty m:val="p"/>
                </m:rPr>
                <m:t>=</m:t>
              </m:r>
              <m:r>
                <m:t>0</m:t>
              </m:r>
              <m:r>
                <m:rPr>
                  <m:sty m:val="p"/>
                </m:rPr>
                <m:t>,</m:t>
              </m:r>
              <m:r>
                <m:t>&amp;</m:t>
              </m:r>
              <m:r>
                <m:t>&amp;</m:t>
              </m:r>
              <m:r>
                <m:rPr>
                  <m:nor/>
                  <m:sty m:val="p"/>
                </m:rPr>
                <m:t>(arithmetic)</m:t>
              </m:r>
            </m:e>
          </m:eqArr>
        </m:oMath>
      </m:oMathPara>
    </w:p>
    <w:p>
      <w:pPr>
        <w:pStyle w:val="FirstParagraph"/>
      </w:pPr>
      <w:del w:id="7284" w:author="PR Preview" w:date="2026-01-01T00:00:00Z">
        <w:r>
          <w:delText xml:space="preserve">so</w:delText>
        </w:r>
      </w:del>
      <w:del w:id="7285" w:author="PR Preview" w:date="2026-01-01T00:00:00Z">
        <w:r>
          <w:delText xml:space="preserve"> </w:delText>
        </w:r>
      </w:del>
      <m:oMath>
        <m:r>
          <m:rPr>
            <m:sty m:val="bi"/>
          </m:rPr>
          <m:t>A</m:t>
        </m:r>
        <m:r>
          <m:t> </m:t>
        </m:r>
        <m:r>
          <m:rPr>
            <m:sty m:val="p"/>
          </m:rPr>
          <m:t>(</m:t>
        </m:r>
        <m:r>
          <m:t>c</m:t>
        </m:r>
        <m:limLow>
          <m:e>
            <m:r>
              <m:t>u</m:t>
            </m:r>
          </m:e>
          <m:lim>
            <m:r>
              <m:rPr>
                <m:sty m:val="p"/>
              </m:rPr>
              <m:t>∼</m:t>
            </m:r>
          </m:lim>
        </m:limLow>
        <m:r>
          <m:rPr>
            <m:sty m:val="p"/>
          </m:rPr>
          <m:t>)</m:t>
        </m:r>
        <m:r>
          <m:rPr>
            <m:sty m:val="p"/>
          </m:rPr>
          <m:t>=</m:t>
        </m:r>
        <m:sSub>
          <m:e>
            <m:limLow>
              <m:e>
                <m:r>
                  <m:t>0</m:t>
                </m:r>
              </m:e>
              <m:lim>
                <m:r>
                  <m:rPr>
                    <m:sty m:val="p"/>
                  </m:rPr>
                  <m:t>∼</m:t>
                </m:r>
              </m:lim>
            </m:limLow>
          </m:e>
          <m:sub>
            <m:r>
              <m:t>m</m:t>
            </m:r>
          </m:sub>
        </m:sSub>
      </m:oMath>
      <w:del w:id="7286" w:author="PR Preview" w:date="2026-01-01T00:00:00Z">
        <w:r>
          <w:delText xml:space="preserve">.</w:delText>
        </w:r>
      </w:del>
      <w:del w:id="7287" w:author="PR Preview" w:date="2026-01-01T00:00:00Z">
        <w:r>
          <w:delText xml:space="preserve"> </w:delText>
        </w:r>
      </w:del>
      <w:del w:id="7288" w:author="PR Preview" w:date="2026-01-01T00:00:00Z">
        <w:r>
          <w:delText xml:space="preserve">Therefore</w:delText>
        </w:r>
      </w:del>
      <w:del w:id="7289"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7290" w:author="PR Preview" w:date="2026-01-01T00:00:00Z">
        <w:r>
          <w:delText xml:space="preserve"> </w:delText>
        </w:r>
      </w:del>
      <w:del w:id="7291" w:author="PR Preview" w:date="2026-01-01T00:00:00Z">
        <w:r>
          <w:delText xml:space="preserve">and</w:delText>
        </w:r>
      </w:del>
      <w:del w:id="7292" w:author="PR Preview" w:date="2026-01-01T00:00:00Z">
        <w:r>
          <w:delText xml:space="preserve"> </w:delText>
        </w:r>
      </w:del>
      <m:oMath>
        <m:r>
          <m:t>c</m:t>
        </m:r>
        <m:limLow>
          <m:e>
            <m:r>
              <m:t>u</m:t>
            </m:r>
          </m:e>
          <m:lim>
            <m:r>
              <m:rPr>
                <m:sty m:val="p"/>
              </m:rPr>
              <m:t>∼</m:t>
            </m:r>
          </m:lim>
        </m:limLow>
      </m:oMath>
      <w:del w:id="7293" w:author="PR Preview" w:date="2026-01-01T00:00:00Z">
        <w:r>
          <w:delText xml:space="preserve"> </w:delText>
        </w:r>
      </w:del>
      <w:del w:id="7294" w:author="PR Preview" w:date="2026-01-01T00:00:00Z">
        <w:r>
          <w:delText xml:space="preserve">are in</w:delText>
        </w:r>
      </w:del>
      <w:del w:id="7295" w:author="PR Preview" w:date="2026-01-01T00:00:00Z">
        <w:r>
          <w:delText xml:space="preserve"> </w:delText>
        </w:r>
      </w:del>
      <m:oMath>
        <m:r>
          <m:rPr>
            <m:scr m:val="script"/>
            <m:sty m:val="p"/>
          </m:rPr>
          <m:t>N</m:t>
        </m:r>
        <m:r>
          <m:rPr>
            <m:sty m:val="p"/>
          </m:rPr>
          <m:t>(</m:t>
        </m:r>
        <m:r>
          <m:rPr>
            <m:sty m:val="bi"/>
          </m:rPr>
          <m:t>A</m:t>
        </m:r>
        <m:r>
          <m:rPr>
            <m:sty m:val="p"/>
          </m:rPr>
          <m:t>)</m:t>
        </m:r>
      </m:oMath>
      <w:del w:id="7296" w:author="PR Preview" w:date="2026-01-01T00:00:00Z">
        <w:r>
          <w:delText xml:space="preserve">.</w:delText>
        </w:r>
      </w:del>
    </w:p>
    <w:p>
      <w:pPr>
        <w:pStyle w:val="BodyText"/>
      </w:pPr>
      <w:del w:id="7297" w:author="PR Preview" w:date="2026-01-01T00:00:00Z">
        <w:r>
          <w:rPr>
            <w:b/>
            <w:bCs/>
          </w:rPr>
          <w:delText xml:space="preserve">Example 59 (The solutions of</w:delText>
        </w:r>
      </w:del>
      <w:del w:id="7298" w:author="PR Preview" w:date="2026-01-01T00:00:00Z">
        <w:r>
          <w:rPr>
            <w:b/>
            <w:bCs/>
          </w:rP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7299" w:author="PR Preview" w:date="2026-01-01T00:00:00Z">
        <w:r>
          <w:rPr>
            <w:b/>
            <w:bCs/>
          </w:rPr>
          <w:delText xml:space="preserve"> </w:delText>
        </w:r>
      </w:del>
      <w:del w:id="7300" w:author="PR Preview" w:date="2026-01-01T00:00:00Z">
        <w:r>
          <w:rPr>
            <w:b/>
            <w:bCs/>
          </w:rPr>
          <w:delText xml:space="preserve">with</w:delText>
        </w:r>
      </w:del>
      <w:del w:id="7301" w:author="PR Preview" w:date="2026-01-01T00:00:00Z">
        <w:r>
          <w:rPr>
            <w:b/>
            <w:bCs/>
          </w:rPr>
          <w:delText xml:space="preserve"> </w:delText>
        </w:r>
      </w:del>
      <m:oMath>
        <m:limLow>
          <m:e>
            <m:r>
              <m:t>b</m:t>
            </m:r>
          </m:e>
          <m:lim>
            <m:r>
              <m:rPr>
                <m:sty m:val="p"/>
              </m:rPr>
              <m:t>∼</m:t>
            </m:r>
          </m:lim>
        </m:limLow>
        <m:r>
          <m:rPr>
            <m:sty m:val="p"/>
          </m:rPr>
          <m:t>≠</m:t>
        </m:r>
        <m:limLow>
          <m:e>
            <m:r>
              <m:t>0</m:t>
            </m:r>
          </m:e>
          <m:lim>
            <m:r>
              <m:rPr>
                <m:sty m:val="p"/>
              </m:rPr>
              <m:t>∼</m:t>
            </m:r>
          </m:lim>
        </m:limLow>
      </m:oMath>
      <w:del w:id="7302" w:author="PR Preview" w:date="2026-01-01T00:00:00Z">
        <w:r>
          <w:rPr>
            <w:b/>
            <w:bCs/>
          </w:rPr>
          <w:delText xml:space="preserve"> </w:delText>
        </w:r>
      </w:del>
      <w:del w:id="7303" w:author="PR Preview" w:date="2026-01-01T00:00:00Z">
        <w:r>
          <w:rPr>
            <w:b/>
            <w:bCs/>
          </w:rPr>
          <w:delText xml:space="preserve">are not a subspace)</w:delText>
        </w:r>
      </w:del>
      <w:del w:id="7304" w:author="PR Preview" w:date="2026-01-01T00:00:00Z">
        <w:r>
          <w:delText xml:space="preserve"> </w:delText>
        </w:r>
      </w:del>
      <w:del w:id="7305" w:author="PR Preview" w:date="2026-01-01T00:00:00Z">
        <w:r>
          <w:delText xml:space="preserve">In</w:delText>
        </w:r>
      </w:del>
      <w:del w:id="7306" w:author="PR Preview" w:date="2026-01-01T00:00:00Z">
        <w:r>
          <w:delText xml:space="preserve"> </w:delText>
        </w:r>
      </w:del>
      <w:hyperlink w:anchor="exm-null-space">
        <w:del w:id="7307" w:author="PR Preview" w:date="2026-01-01T00:00:00Z">
          <w:r>
            <w:rPr>
              <w:rStyle w:val="Hyperlink"/>
            </w:rPr>
            <w:delText xml:space="preserve">Example 58</w:delText>
          </w:r>
        </w:del>
      </w:hyperlink>
      <w:del w:id="7308" w:author="PR Preview" w:date="2026-01-01T00:00:00Z">
        <w:r>
          <w:delText xml:space="preserve">,</w:delText>
        </w:r>
      </w:del>
      <w:del w:id="7309" w:author="PR Preview" w:date="2026-01-01T00:00:00Z">
        <w:r>
          <w:delText xml:space="preserve"> </w:delText>
        </w:r>
      </w:del>
      <m:oMath>
        <m:r>
          <m:rPr>
            <m:sty m:val="p"/>
          </m:rPr>
          <m:t>(</m:t>
        </m:r>
        <m:r>
          <m:t>2</m:t>
        </m:r>
        <m:r>
          <m:rPr>
            <m:sty m:val="p"/>
          </m:rPr>
          <m:t>,</m:t>
        </m:r>
        <m:r>
          <m:t>1</m:t>
        </m:r>
        <m:r>
          <m:rPr>
            <m:sty m:val="p"/>
          </m:rPr>
          <m:t>,</m:t>
        </m:r>
        <m:r>
          <m:t>0</m:t>
        </m:r>
        <m:r>
          <m:rPr>
            <m:sty m:val="p"/>
          </m:rPr>
          <m:t>)</m:t>
        </m:r>
      </m:oMath>
      <w:del w:id="7310" w:author="PR Preview" w:date="2026-01-01T00:00:00Z">
        <w:r>
          <w:delText xml:space="preserve"> </w:delText>
        </w:r>
      </w:del>
      <w:del w:id="7311" w:author="PR Preview" w:date="2026-01-01T00:00:00Z">
        <w:r>
          <w:delText xml:space="preserve">and</w:delText>
        </w:r>
      </w:del>
      <w:del w:id="7312" w:author="PR Preview" w:date="2026-01-01T00:00:00Z">
        <w:r>
          <w:delText xml:space="preserve"> </w:delText>
        </w:r>
      </w:del>
      <m:oMath>
        <m:r>
          <m:rPr>
            <m:sty m:val="p"/>
          </m:rPr>
          <m:t>(</m:t>
        </m:r>
        <m:r>
          <m:t>2</m:t>
        </m:r>
        <m:r>
          <m:rPr>
            <m:sty m:val="p"/>
          </m:rPr>
          <m:t>,</m:t>
        </m:r>
        <m:r>
          <m:t>0</m:t>
        </m:r>
        <m:r>
          <m:rPr>
            <m:sty m:val="p"/>
          </m:rPr>
          <m:t>,</m:t>
        </m:r>
        <m:r>
          <m:t>1</m:t>
        </m:r>
        <m:r>
          <m:rPr>
            <m:sty m:val="p"/>
          </m:rPr>
          <m:t>)</m:t>
        </m:r>
      </m:oMath>
      <w:del w:id="7313" w:author="PR Preview" w:date="2026-01-01T00:00:00Z">
        <w:r>
          <w:delText xml:space="preserve"> </w:delText>
        </w:r>
      </w:del>
      <w:del w:id="7314" w:author="PR Preview" w:date="2026-01-01T00:00:00Z">
        <w:r>
          <w:delText xml:space="preserve">are in</w:delText>
        </w:r>
      </w:del>
      <w:del w:id="7315" w:author="PR Preview" w:date="2026-01-01T00:00:00Z">
        <w:r>
          <w:delText xml:space="preserve"> </w:delText>
        </w:r>
      </w:del>
      <m:oMath>
        <m:r>
          <m:rPr>
            <m:scr m:val="script"/>
            <m:sty m:val="p"/>
          </m:rPr>
          <m:t>N</m:t>
        </m:r>
        <m:r>
          <m:rPr>
            <m:sty m:val="p"/>
          </m:rPr>
          <m:t>(</m:t>
        </m:r>
        <m:r>
          <m:rPr>
            <m:sty m:val="bi"/>
          </m:rPr>
          <m:t>A</m:t>
        </m:r>
        <m:r>
          <m:rPr>
            <m:sty m:val="p"/>
          </m:rPr>
          <m:t>)</m:t>
        </m:r>
      </m:oMath>
      <w:del w:id="7316" w:author="PR Preview" w:date="2026-01-01T00:00:00Z">
        <w:r>
          <w:delText xml:space="preserve">,</w:delText>
        </w:r>
      </w:del>
      <w:del w:id="7317" w:author="PR Preview" w:date="2026-01-01T00:00:00Z">
        <w:r>
          <w:delText xml:space="preserve"> </w:delText>
        </w:r>
      </w:del>
      <w:del w:id="7318" w:author="PR Preview" w:date="2026-01-01T00:00:00Z">
        <w:r>
          <w:delText xml:space="preserve">and so is their sum</w:delText>
        </w:r>
      </w:del>
      <w:del w:id="7319" w:author="PR Preview" w:date="2026-01-01T00:00:00Z">
        <w:r>
          <w:delText xml:space="preserve"> </w:delText>
        </w:r>
      </w:del>
      <m:oMath>
        <m:r>
          <m:rPr>
            <m:sty m:val="p"/>
          </m:rPr>
          <m:t>(</m:t>
        </m:r>
        <m:r>
          <m:t>4</m:t>
        </m:r>
        <m:r>
          <m:rPr>
            <m:sty m:val="p"/>
          </m:rPr>
          <m:t>,</m:t>
        </m:r>
        <m:r>
          <m:t>1</m:t>
        </m:r>
        <m:r>
          <m:rPr>
            <m:sty m:val="p"/>
          </m:rPr>
          <m:t>,</m:t>
        </m:r>
        <m:r>
          <m:t>1</m:t>
        </m:r>
        <m:r>
          <m:rPr>
            <m:sty m:val="p"/>
          </m:rPr>
          <m:t>)</m:t>
        </m:r>
      </m:oMath>
      <w:del w:id="7320" w:author="PR Preview" w:date="2026-01-01T00:00:00Z">
        <w:r>
          <w:delText xml:space="preserve">,</w:delText>
        </w:r>
      </w:del>
      <w:del w:id="7321" w:author="PR Preview" w:date="2026-01-01T00:00:00Z">
        <w:r>
          <w:delText xml:space="preserve"> </w:delText>
        </w:r>
      </w:del>
      <w:del w:id="7322" w:author="PR Preview" w:date="2026-01-01T00:00:00Z">
        <w:r>
          <w:delText xml:space="preserve">since</w:delText>
        </w:r>
      </w:del>
      <w:del w:id="7323" w:author="PR Preview" w:date="2026-01-01T00:00:00Z">
        <w:r>
          <w:delText xml:space="preserve"> </w:delText>
        </w:r>
      </w:del>
      <m:oMath>
        <m:r>
          <m:t>4</m:t>
        </m:r>
        <m:r>
          <m:rPr>
            <m:sty m:val="p"/>
          </m:rPr>
          <m:t>−</m:t>
        </m:r>
        <m:r>
          <m:t>2</m:t>
        </m:r>
        <m:r>
          <m:rPr>
            <m:sty m:val="p"/>
          </m:rPr>
          <m:t>⋅</m:t>
        </m:r>
        <m:r>
          <m:t>1</m:t>
        </m:r>
        <m:r>
          <m:rPr>
            <m:sty m:val="p"/>
          </m:rPr>
          <m:t>−</m:t>
        </m:r>
        <m:r>
          <m:t>2</m:t>
        </m:r>
        <m:r>
          <m:rPr>
            <m:sty m:val="p"/>
          </m:rPr>
          <m:t>⋅</m:t>
        </m:r>
        <m:r>
          <m:t>1</m:t>
        </m:r>
        <m:r>
          <m:rPr>
            <m:sty m:val="p"/>
          </m:rPr>
          <m:t>=</m:t>
        </m:r>
        <m:r>
          <m:t>0</m:t>
        </m:r>
      </m:oMath>
      <w:del w:id="7324" w:author="PR Preview" w:date="2026-01-01T00:00:00Z">
        <w:r>
          <w:delText xml:space="preserve">.</w:delText>
        </w:r>
      </w:del>
      <w:del w:id="7325" w:author="PR Preview" w:date="2026-01-01T00:00:00Z">
        <w:r>
          <w:delText xml:space="preserve"> </w:delText>
        </w:r>
      </w:del>
      <w:del w:id="7326" w:author="PR Preview" w:date="2026-01-01T00:00:00Z">
        <w:r>
          <w:delText xml:space="preserve">By contrast, the solutions of</w:delText>
        </w:r>
      </w:del>
      <w:del w:id="7327" w:author="PR Preview" w:date="2026-01-01T00:00:00Z">
        <w:r>
          <w:delText xml:space="preserve"> </w:delText>
        </w:r>
      </w:del>
      <m:oMath>
        <m:r>
          <m:rPr>
            <m:sty m:val="bi"/>
          </m:rPr>
          <m:t>A</m:t>
        </m:r>
        <m:limLow>
          <m:e>
            <m:r>
              <m:t>x</m:t>
            </m:r>
          </m:e>
          <m:lim>
            <m:r>
              <m:rPr>
                <m:sty m:val="p"/>
              </m:rPr>
              <m:t>∼</m:t>
            </m:r>
          </m:lim>
        </m:limLow>
        <m:r>
          <m:rPr>
            <m:sty m:val="p"/>
          </m:rPr>
          <m:t>=</m:t>
        </m:r>
        <m:r>
          <m:rPr>
            <m:sty m:val="p"/>
          </m:rPr>
          <m:t>(</m:t>
        </m:r>
        <m:r>
          <m:t>1</m:t>
        </m:r>
        <m:r>
          <m:rPr>
            <m:sty m:val="p"/>
          </m:rPr>
          <m:t>,</m:t>
        </m:r>
        <m:r>
          <m:t>3</m:t>
        </m:r>
        <m:r>
          <m:rPr>
            <m:sty m:val="p"/>
          </m:rPr>
          <m:t>)</m:t>
        </m:r>
      </m:oMath>
      <w:del w:id="7328" w:author="PR Preview" w:date="2026-01-01T00:00:00Z">
        <w:r>
          <w:delText xml:space="preserve"> </w:delText>
        </w:r>
      </w:del>
      <w:del w:id="7329" w:author="PR Preview" w:date="2026-01-01T00:00:00Z">
        <w:r>
          <w:delText xml:space="preserve">for the same</w:delText>
        </w:r>
      </w:del>
      <w:del w:id="7330" w:author="PR Preview" w:date="2026-01-01T00:00:00Z">
        <w:r>
          <w:delText xml:space="preserve"> </w:delText>
        </w:r>
      </w:del>
      <m:oMath>
        <m:r>
          <m:rPr>
            <m:sty m:val="bi"/>
          </m:rPr>
          <m:t>A</m:t>
        </m:r>
      </m:oMath>
      <w:del w:id="7331" w:author="PR Preview" w:date="2026-01-01T00:00:00Z">
        <w:r>
          <w:delText xml:space="preserve"> </w:delText>
        </w:r>
      </w:del>
      <w:del w:id="7332" w:author="PR Preview" w:date="2026-01-01T00:00:00Z">
        <w:r>
          <w:delText xml:space="preserve">are the vectors with</w:delText>
        </w:r>
      </w:del>
      <w:del w:id="7333"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del w:id="7334" w:author="PR Preview" w:date="2026-01-01T00:00:00Z">
        <w:r>
          <w:delText xml:space="preserve">.</w:delText>
        </w:r>
      </w:del>
      <w:del w:id="7335" w:author="PR Preview" w:date="2026-01-01T00:00:00Z">
        <w:r>
          <w:delText xml:space="preserve"> </w:delText>
        </w:r>
      </w:del>
      <w:del w:id="7336" w:author="PR Preview" w:date="2026-01-01T00:00:00Z">
        <w:r>
          <w:delText xml:space="preserve">That set does not contain</w:delText>
        </w:r>
      </w:del>
      <w:del w:id="7337" w:author="PR Preview" w:date="2026-01-01T00:00:00Z">
        <w:r>
          <w:delText xml:space="preserve"> </w:delText>
        </w:r>
      </w:del>
      <m:oMath>
        <m:sSub>
          <m:e>
            <m:limLow>
              <m:e>
                <m:r>
                  <m:t>0</m:t>
                </m:r>
              </m:e>
              <m:lim>
                <m:r>
                  <m:rPr>
                    <m:sty m:val="p"/>
                  </m:rPr>
                  <m:t>∼</m:t>
                </m:r>
              </m:lim>
            </m:limLow>
          </m:e>
          <m:sub>
            <m:r>
              <m:t>3</m:t>
            </m:r>
          </m:sub>
        </m:sSub>
      </m:oMath>
      <w:del w:id="7338" w:author="PR Preview" w:date="2026-01-01T00:00:00Z">
        <w:r>
          <w:delText xml:space="preserve">,</w:delText>
        </w:r>
      </w:del>
      <w:del w:id="7339" w:author="PR Preview" w:date="2026-01-01T00:00:00Z">
        <w:r>
          <w:delText xml:space="preserve"> </w:delText>
        </w:r>
      </w:del>
      <w:del w:id="7340" w:author="PR Preview" w:date="2026-01-01T00:00:00Z">
        <w:r>
          <w:delText xml:space="preserve">so by</w:delText>
        </w:r>
      </w:del>
      <w:del w:id="7341" w:author="PR Preview" w:date="2026-01-01T00:00:00Z">
        <w:r>
          <w:delText xml:space="preserve"> </w:delText>
        </w:r>
      </w:del>
      <w:hyperlink w:anchor="thm-subspace-zero">
        <w:del w:id="7342" w:author="PR Preview" w:date="2026-01-01T00:00:00Z">
          <w:r>
            <w:rPr>
              <w:rStyle w:val="Hyperlink"/>
            </w:rPr>
            <w:delText xml:space="preserve">Theorem 21</w:delText>
          </w:r>
        </w:del>
      </w:hyperlink>
      <w:del w:id="7343" w:author="PR Preview" w:date="2026-01-01T00:00:00Z">
        <w:r>
          <w:delText xml:space="preserve"> </w:delText>
        </w:r>
      </w:del>
      <w:del w:id="7344" w:author="PR Preview" w:date="2026-01-01T00:00:00Z">
        <w:r>
          <w:delText xml:space="preserve">it is not a subspace.</w:delText>
        </w:r>
      </w:del>
    </w:p>
    <w:p>
      <w:pPr>
        <w:pStyle w:val="BodyText"/>
      </w:pPr>
      <w:ins w:id="7345" w:author="PR Preview" w:date="2026-01-01T00:00:00Z">
        <w:r>
          <w:t xml:space="preserve">$$
    \begin{aligned}
    \mathopen{}\left(\mathbf{A}\,(c \mathord{\smash[b]{\underset{\raise.3ex\hbox{$\scriptstyle\sim$}}{u}}\vphantom{u}})\right)\mathclose{}_i
    &amp;= a_{i1} (c u_1) + \cdots + a_{in} (c u_n)
    &amp;&amp; \text{(}\text{Definition~32}\text{)}
    \\
    &amp;= c\,(a_{i1} u_1 + \cdots + a_{in} u_n)
    &amp;&amp; \text{(factor } c \text{ out of each term)}
    \\
    &amp;= c\,(\mathbf{A} \mathord{\smash[b]{\underset{\raise.3ex\hbox{$\scriptstyle\sim$}}{u}}\vphantom{u}})_i
    &amp;&amp; \text{(}\text{Definition~32}\text{)}
    \\
    &amp;= c \cdot 0
    &amp;&amp; \text{(} \mathord{\smash[b]{\underset{\raise.3ex\hbox{$\scriptstyle\sim$}}{u}}\vphantom{u}} \text{ is in the null space)}
    \\
    &amp;= 0,
    &amp;&amp; \text{(arithmetic)}
    \end{aligned}
    $$</w:t>
        </w:r>
      </w:ins>
    </w:p>
    <w:p>
      <w:pPr>
        <w:pStyle w:val="FirstParagraph"/>
      </w:pPr>
      <w:ins w:id="7346" w:author="PR Preview" w:date="2026-01-01T00:00:00Z">
        <w:r>
          <w:t xml:space="preserve">so</w:t>
        </w:r>
      </w:ins>
      <w:ins w:id="7347" w:author="PR Preview" w:date="2026-01-01T00:00:00Z">
        <w:r>
          <w:t xml:space="preserve"> </w:t>
        </w:r>
      </w:ins>
      <w:ins w:id="7348" w:author="PR Preview" w:date="2026-01-01T00:00:00Z">
        <w:r>
          <w:t xml:space="preserve">$\mathbf{A}\,(c \mathord{\smash[b]{\underset{\raise.3ex\hbox{$\scriptstyle\sim$}}{u}}\vphantom{u}}) = \mathord{\smash[b]{\underset{\raise.3ex\hbox{$\scriptstyle\sim$}}{0}}\vphantom{0}}_m$</w:t>
        </w:r>
      </w:ins>
      <w:ins w:id="7349" w:author="PR Preview" w:date="2026-01-01T00:00:00Z">
        <w:r>
          <w:t xml:space="preserve">.</w:t>
        </w:r>
      </w:ins>
      <w:ins w:id="7350" w:author="PR Preview" w:date="2026-01-01T00:00:00Z">
        <w:r>
          <w:t xml:space="preserve"> </w:t>
        </w:r>
      </w:ins>
      <w:ins w:id="7351" w:author="PR Preview" w:date="2026-01-01T00:00:00Z">
        <w:r>
          <w:t xml:space="preserve">Therefore</w:t>
        </w:r>
      </w:ins>
      <w:ins w:id="7352" w:author="PR Preview" w:date="2026-01-01T00:00:00Z">
        <w:r>
          <w:t xml:space="preserve"> </w:t>
        </w:r>
      </w:ins>
      <w:ins w:id="7353" w:author="PR Preview" w:date="2026-01-01T00:00:00Z">
        <w:r>
          <w:t xml:space="preserve">$\mathord{\smash[b]{\underset{\raise.3ex\hbox{$\scriptstyle\sim$}}{u}}\vphantom{u}} + \mathord{\smash[b]{\underset{\raise.3ex\hbox{$\scriptstyle\sim$}}{w}}\vphantom{w}}$</w:t>
        </w:r>
      </w:ins>
      <w:ins w:id="7354" w:author="PR Preview" w:date="2026-01-01T00:00:00Z">
        <w:r>
          <w:t xml:space="preserve"> </w:t>
        </w:r>
      </w:ins>
      <w:ins w:id="7355" w:author="PR Preview" w:date="2026-01-01T00:00:00Z">
        <w:r>
          <w:t xml:space="preserve">and</w:t>
        </w:r>
      </w:ins>
      <w:ins w:id="7356" w:author="PR Preview" w:date="2026-01-01T00:00:00Z">
        <w:r>
          <w:t xml:space="preserve"> </w:t>
        </w:r>
      </w:ins>
      <w:ins w:id="7357" w:author="PR Preview" w:date="2026-01-01T00:00:00Z">
        <w:r>
          <w:t xml:space="preserve">$c \mathord{\smash[b]{\underset{\raise.3ex\hbox{$\scriptstyle\sim$}}{u}}\vphantom{u}}$</w:t>
        </w:r>
      </w:ins>
      <w:ins w:id="7358" w:author="PR Preview" w:date="2026-01-01T00:00:00Z">
        <w:r>
          <w:t xml:space="preserve"> </w:t>
        </w:r>
      </w:ins>
      <w:ins w:id="7359" w:author="PR Preview" w:date="2026-01-01T00:00:00Z">
        <w:r>
          <w:t xml:space="preserve">are in</w:t>
        </w:r>
      </w:ins>
      <w:ins w:id="7360" w:author="PR Preview" w:date="2026-01-01T00:00:00Z">
        <w:r>
          <w:t xml:space="preserve"> </w:t>
        </w:r>
      </w:ins>
      <m:oMath>
        <m:r>
          <m:rPr>
            <m:scr m:val="script"/>
            <m:sty m:val="p"/>
          </m:rPr>
          <m:t>N</m:t>
        </m:r>
        <m:r>
          <m:rPr>
            <m:sty m:val="p"/>
          </m:rPr>
          <m:t>(</m:t>
        </m:r>
        <m:r>
          <m:rPr>
            <m:sty m:val="bi"/>
          </m:rPr>
          <m:t>A</m:t>
        </m:r>
        <m:r>
          <m:rPr>
            <m:sty m:val="p"/>
          </m:rPr>
          <m:t>)</m:t>
        </m:r>
      </m:oMath>
      <w:ins w:id="7361" w:author="PR Preview" w:date="2026-01-01T00:00:00Z">
        <w:r>
          <w:t xml:space="preserve">.</w:t>
        </w:r>
      </w:ins>
    </w:p>
    <w:bookmarkStart w:id="247" w:name="exm-null-space-subspace"/>
    <w:p>
      <w:pPr>
        <w:pStyle w:val="BodyText"/>
      </w:pPr>
      <w:ins w:id="7362" w:author="PR Preview" w:date="2026-01-01T00:00:00Z">
        <w:r>
          <w:rPr>
            <w:b/>
            <w:bCs/>
          </w:rPr>
          <w:t xml:space="preserve">Example 59 (The solutions of</w:t>
        </w:r>
      </w:ins>
      <w:ins w:id="7363" w:author="PR Preview" w:date="2026-01-01T00:00:00Z">
        <w:r>
          <w:rPr>
            <w:b/>
            <w:bCs/>
          </w:rPr>
          <w:t xml:space="preserve"> </w:t>
        </w:r>
      </w:ins>
      <w:ins w:id="7364" w:author="PR Preview" w:date="2026-01-01T00:00:00Z">
        <w:r>
          <w:rPr>
            <w:b/>
            <w:bCs/>
          </w:rPr>
          <w:t xml:space="preserve">$\mathbf{A} \mathord{\smash[b]{\underset{\raise.3ex\hbox{$\scriptstyle\sim$}}{x}}\vphantom{x}} = \mathord{\smash[b]{\underset{\raise.3ex\hbox{$\scriptstyle\sim$}}{b}}\vphantom{b}}$</w:t>
        </w:r>
      </w:ins>
      <w:ins w:id="7365" w:author="PR Preview" w:date="2026-01-01T00:00:00Z">
        <w:r>
          <w:rPr>
            <w:b/>
            <w:bCs/>
          </w:rPr>
          <w:t xml:space="preserve"> </w:t>
        </w:r>
      </w:ins>
      <w:ins w:id="7366" w:author="PR Preview" w:date="2026-01-01T00:00:00Z">
        <w:r>
          <w:rPr>
            <w:b/>
            <w:bCs/>
          </w:rPr>
          <w:t xml:space="preserve">with</w:t>
        </w:r>
      </w:ins>
      <w:ins w:id="7367" w:author="PR Preview" w:date="2026-01-01T00:00:00Z">
        <w:r>
          <w:rPr>
            <w:b/>
            <w:bCs/>
          </w:rPr>
          <w:t xml:space="preserve"> </w:t>
        </w:r>
      </w:ins>
      <w:ins w:id="7368" w:author="PR Preview" w:date="2026-01-01T00:00:00Z">
        <w:r>
          <w:rPr>
            <w:b/>
            <w:bCs/>
          </w:rPr>
          <w:t xml:space="preserve">$\mathord{\smash[b]{\underset{\raise.3ex\hbox{$\scriptstyle\sim$}}{b}}\vphantom{b}} \neq \mathord{\smash[b]{\underset{\raise.3ex\hbox{$\scriptstyle\sim$}}{0}}\vphantom{0}}$</w:t>
        </w:r>
      </w:ins>
      <w:ins w:id="7369" w:author="PR Preview" w:date="2026-01-01T00:00:00Z">
        <w:r>
          <w:rPr>
            <w:b/>
            <w:bCs/>
          </w:rPr>
          <w:t xml:space="preserve"> </w:t>
        </w:r>
      </w:ins>
      <w:ins w:id="7370" w:author="PR Preview" w:date="2026-01-01T00:00:00Z">
        <w:r>
          <w:rPr>
            <w:b/>
            <w:bCs/>
          </w:rPr>
          <w:t xml:space="preserve">are not a subspace)</w:t>
        </w:r>
      </w:ins>
      <w:ins w:id="7371" w:author="PR Preview" w:date="2026-01-01T00:00:00Z">
        <w:r>
          <w:t xml:space="preserve"> </w:t>
        </w:r>
      </w:ins>
      <w:ins w:id="7372" w:author="PR Preview" w:date="2026-01-01T00:00:00Z">
        <w:r>
          <w:t xml:space="preserve">In</w:t>
        </w:r>
      </w:ins>
      <w:ins w:id="7373" w:author="PR Preview" w:date="2026-01-01T00:00:00Z">
        <w:r>
          <w:t xml:space="preserve"> </w:t>
        </w:r>
      </w:ins>
      <w:hyperlink w:anchor="exm-null-space">
        <w:ins w:id="7374" w:author="PR Preview" w:date="2026-01-01T00:00:00Z">
          <w:r>
            <w:rPr>
              <w:rStyle w:val="Hyperlink"/>
            </w:rPr>
            <w:t xml:space="preserve">Example 58</w:t>
          </w:r>
        </w:ins>
      </w:hyperlink>
      <w:ins w:id="7375" w:author="PR Preview" w:date="2026-01-01T00:00:00Z">
        <w:r>
          <w:t xml:space="preserve">,</w:t>
        </w:r>
      </w:ins>
      <w:ins w:id="7376" w:author="PR Preview" w:date="2026-01-01T00:00:00Z">
        <w:r>
          <w:t xml:space="preserve"> </w:t>
        </w:r>
      </w:ins>
      <m:oMath>
        <m:r>
          <m:rPr>
            <m:sty m:val="p"/>
          </m:rPr>
          <m:t>(</m:t>
        </m:r>
        <m:r>
          <m:t>2</m:t>
        </m:r>
        <m:r>
          <m:rPr>
            <m:sty m:val="p"/>
          </m:rPr>
          <m:t>,</m:t>
        </m:r>
        <m:r>
          <m:t>1</m:t>
        </m:r>
        <m:r>
          <m:rPr>
            <m:sty m:val="p"/>
          </m:rPr>
          <m:t>,</m:t>
        </m:r>
        <m:r>
          <m:t>0</m:t>
        </m:r>
        <m:r>
          <m:rPr>
            <m:sty m:val="p"/>
          </m:rPr>
          <m:t>)</m:t>
        </m:r>
      </m:oMath>
      <w:ins w:id="7377" w:author="PR Preview" w:date="2026-01-01T00:00:00Z">
        <w:r>
          <w:t xml:space="preserve"> </w:t>
        </w:r>
      </w:ins>
      <w:ins w:id="7378" w:author="PR Preview" w:date="2026-01-01T00:00:00Z">
        <w:r>
          <w:t xml:space="preserve">and</w:t>
        </w:r>
      </w:ins>
      <w:ins w:id="7379" w:author="PR Preview" w:date="2026-01-01T00:00:00Z">
        <w:r>
          <w:t xml:space="preserve"> </w:t>
        </w:r>
      </w:ins>
      <m:oMath>
        <m:r>
          <m:rPr>
            <m:sty m:val="p"/>
          </m:rPr>
          <m:t>(</m:t>
        </m:r>
        <m:r>
          <m:t>2</m:t>
        </m:r>
        <m:r>
          <m:rPr>
            <m:sty m:val="p"/>
          </m:rPr>
          <m:t>,</m:t>
        </m:r>
        <m:r>
          <m:t>0</m:t>
        </m:r>
        <m:r>
          <m:rPr>
            <m:sty m:val="p"/>
          </m:rPr>
          <m:t>,</m:t>
        </m:r>
        <m:r>
          <m:t>1</m:t>
        </m:r>
        <m:r>
          <m:rPr>
            <m:sty m:val="p"/>
          </m:rPr>
          <m:t>)</m:t>
        </m:r>
      </m:oMath>
      <w:ins w:id="7380" w:author="PR Preview" w:date="2026-01-01T00:00:00Z">
        <w:r>
          <w:t xml:space="preserve"> </w:t>
        </w:r>
      </w:ins>
      <w:ins w:id="7381" w:author="PR Preview" w:date="2026-01-01T00:00:00Z">
        <w:r>
          <w:t xml:space="preserve">are in</w:t>
        </w:r>
      </w:ins>
      <w:ins w:id="7382" w:author="PR Preview" w:date="2026-01-01T00:00:00Z">
        <w:r>
          <w:t xml:space="preserve"> </w:t>
        </w:r>
      </w:ins>
      <m:oMath>
        <m:r>
          <m:rPr>
            <m:scr m:val="script"/>
            <m:sty m:val="p"/>
          </m:rPr>
          <m:t>N</m:t>
        </m:r>
        <m:r>
          <m:rPr>
            <m:sty m:val="p"/>
          </m:rPr>
          <m:t>(</m:t>
        </m:r>
        <m:r>
          <m:rPr>
            <m:sty m:val="bi"/>
          </m:rPr>
          <m:t>A</m:t>
        </m:r>
        <m:r>
          <m:rPr>
            <m:sty m:val="p"/>
          </m:rPr>
          <m:t>)</m:t>
        </m:r>
      </m:oMath>
      <w:ins w:id="7383" w:author="PR Preview" w:date="2026-01-01T00:00:00Z">
        <w:r>
          <w:t xml:space="preserve">,</w:t>
        </w:r>
      </w:ins>
      <w:ins w:id="7384" w:author="PR Preview" w:date="2026-01-01T00:00:00Z">
        <w:r>
          <w:t xml:space="preserve"> </w:t>
        </w:r>
      </w:ins>
      <w:ins w:id="7385" w:author="PR Preview" w:date="2026-01-01T00:00:00Z">
        <w:r>
          <w:t xml:space="preserve">and so is their sum</w:t>
        </w:r>
      </w:ins>
      <w:ins w:id="7386" w:author="PR Preview" w:date="2026-01-01T00:00:00Z">
        <w:r>
          <w:t xml:space="preserve"> </w:t>
        </w:r>
      </w:ins>
      <m:oMath>
        <m:r>
          <m:rPr>
            <m:sty m:val="p"/>
          </m:rPr>
          <m:t>(</m:t>
        </m:r>
        <m:r>
          <m:t>4</m:t>
        </m:r>
        <m:r>
          <m:rPr>
            <m:sty m:val="p"/>
          </m:rPr>
          <m:t>,</m:t>
        </m:r>
        <m:r>
          <m:t>1</m:t>
        </m:r>
        <m:r>
          <m:rPr>
            <m:sty m:val="p"/>
          </m:rPr>
          <m:t>,</m:t>
        </m:r>
        <m:r>
          <m:t>1</m:t>
        </m:r>
        <m:r>
          <m:rPr>
            <m:sty m:val="p"/>
          </m:rPr>
          <m:t>)</m:t>
        </m:r>
      </m:oMath>
      <w:ins w:id="7387" w:author="PR Preview" w:date="2026-01-01T00:00:00Z">
        <w:r>
          <w:t xml:space="preserve">,</w:t>
        </w:r>
      </w:ins>
      <w:ins w:id="7388" w:author="PR Preview" w:date="2026-01-01T00:00:00Z">
        <w:r>
          <w:t xml:space="preserve"> </w:t>
        </w:r>
      </w:ins>
      <w:ins w:id="7389" w:author="PR Preview" w:date="2026-01-01T00:00:00Z">
        <w:r>
          <w:t xml:space="preserve">since</w:t>
        </w:r>
      </w:ins>
      <w:ins w:id="7390" w:author="PR Preview" w:date="2026-01-01T00:00:00Z">
        <w:r>
          <w:t xml:space="preserve"> </w:t>
        </w:r>
      </w:ins>
      <m:oMath>
        <m:r>
          <m:t>4</m:t>
        </m:r>
        <m:r>
          <m:rPr>
            <m:sty m:val="p"/>
          </m:rPr>
          <m:t>−</m:t>
        </m:r>
        <m:r>
          <m:t>2</m:t>
        </m:r>
        <m:r>
          <m:rPr>
            <m:sty m:val="p"/>
          </m:rPr>
          <m:t>⋅</m:t>
        </m:r>
        <m:r>
          <m:t>1</m:t>
        </m:r>
        <m:r>
          <m:rPr>
            <m:sty m:val="p"/>
          </m:rPr>
          <m:t>−</m:t>
        </m:r>
        <m:r>
          <m:t>2</m:t>
        </m:r>
        <m:r>
          <m:rPr>
            <m:sty m:val="p"/>
          </m:rPr>
          <m:t>⋅</m:t>
        </m:r>
        <m:r>
          <m:t>1</m:t>
        </m:r>
        <m:r>
          <m:rPr>
            <m:sty m:val="p"/>
          </m:rPr>
          <m:t>=</m:t>
        </m:r>
        <m:r>
          <m:t>0</m:t>
        </m:r>
      </m:oMath>
      <w:ins w:id="7391" w:author="PR Preview" w:date="2026-01-01T00:00:00Z">
        <w:r>
          <w:t xml:space="preserve">.</w:t>
        </w:r>
      </w:ins>
      <w:ins w:id="7392" w:author="PR Preview" w:date="2026-01-01T00:00:00Z">
        <w:r>
          <w:t xml:space="preserve"> </w:t>
        </w:r>
      </w:ins>
      <w:ins w:id="7393" w:author="PR Preview" w:date="2026-01-01T00:00:00Z">
        <w:r>
          <w:t xml:space="preserve">By contrast, the solutions of</w:t>
        </w:r>
      </w:ins>
      <w:ins w:id="7394" w:author="PR Preview" w:date="2026-01-01T00:00:00Z">
        <w:r>
          <w:t xml:space="preserve"> </w:t>
        </w:r>
      </w:ins>
      <w:ins w:id="7395" w:author="PR Preview" w:date="2026-01-01T00:00:00Z">
        <w:r>
          <w:t xml:space="preserve">$\mathbf{A} \mathord{\smash[b]{\underset{\raise.3ex\hbox{$\scriptstyle\sim$}}{x}}\vphantom{x}} = (1, 3)$</w:t>
        </w:r>
      </w:ins>
      <w:ins w:id="7396" w:author="PR Preview" w:date="2026-01-01T00:00:00Z">
        <w:r>
          <w:t xml:space="preserve"> </w:t>
        </w:r>
      </w:ins>
      <w:ins w:id="7397" w:author="PR Preview" w:date="2026-01-01T00:00:00Z">
        <w:r>
          <w:t xml:space="preserve">for the same</w:t>
        </w:r>
      </w:ins>
      <w:ins w:id="7398" w:author="PR Preview" w:date="2026-01-01T00:00:00Z">
        <w:r>
          <w:t xml:space="preserve"> </w:t>
        </w:r>
      </w:ins>
      <m:oMath>
        <m:r>
          <m:rPr>
            <m:sty m:val="bi"/>
          </m:rPr>
          <m:t>A</m:t>
        </m:r>
      </m:oMath>
      <w:ins w:id="7399" w:author="PR Preview" w:date="2026-01-01T00:00:00Z">
        <w:r>
          <w:t xml:space="preserve"> </w:t>
        </w:r>
      </w:ins>
      <w:ins w:id="7400" w:author="PR Preview" w:date="2026-01-01T00:00:00Z">
        <w:r>
          <w:t xml:space="preserve">are the vectors with</w:t>
        </w:r>
      </w:ins>
      <w:ins w:id="7401"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1</m:t>
        </m:r>
      </m:oMath>
      <w:ins w:id="7402" w:author="PR Preview" w:date="2026-01-01T00:00:00Z">
        <w:r>
          <w:t xml:space="preserve">.</w:t>
        </w:r>
      </w:ins>
      <w:ins w:id="7403" w:author="PR Preview" w:date="2026-01-01T00:00:00Z">
        <w:r>
          <w:t xml:space="preserve"> </w:t>
        </w:r>
      </w:ins>
      <w:ins w:id="7404" w:author="PR Preview" w:date="2026-01-01T00:00:00Z">
        <w:r>
          <w:t xml:space="preserve">That set does not contain</w:t>
        </w:r>
      </w:ins>
      <w:ins w:id="7405" w:author="PR Preview" w:date="2026-01-01T00:00:00Z">
        <w:r>
          <w:t xml:space="preserve"> </w:t>
        </w:r>
      </w:ins>
      <w:ins w:id="7406" w:author="PR Preview" w:date="2026-01-01T00:00:00Z">
        <w:r>
          <w:t xml:space="preserve">$\mathord{\smash[b]{\underset{\raise.3ex\hbox{$\scriptstyle\sim$}}{0}}\vphantom{0}}_3$</w:t>
        </w:r>
      </w:ins>
      <w:ins w:id="7407" w:author="PR Preview" w:date="2026-01-01T00:00:00Z">
        <w:r>
          <w:t xml:space="preserve">,</w:t>
        </w:r>
      </w:ins>
      <w:ins w:id="7408" w:author="PR Preview" w:date="2026-01-01T00:00:00Z">
        <w:r>
          <w:t xml:space="preserve"> </w:t>
        </w:r>
      </w:ins>
      <w:ins w:id="7409" w:author="PR Preview" w:date="2026-01-01T00:00:00Z">
        <w:r>
          <w:t xml:space="preserve">so by</w:t>
        </w:r>
      </w:ins>
      <w:ins w:id="7410" w:author="PR Preview" w:date="2026-01-01T00:00:00Z">
        <w:r>
          <w:t xml:space="preserve"> </w:t>
        </w:r>
      </w:ins>
      <w:hyperlink w:anchor="thm-subspace-zero">
        <w:ins w:id="7411" w:author="PR Preview" w:date="2026-01-01T00:00:00Z">
          <w:r>
            <w:rPr>
              <w:rStyle w:val="Hyperlink"/>
            </w:rPr>
            <w:t xml:space="preserve">Theorem 21</w:t>
          </w:r>
        </w:ins>
      </w:hyperlink>
      <w:ins w:id="7412" w:author="PR Preview" w:date="2026-01-01T00:00:00Z">
        <w:r>
          <w:t xml:space="preserve"> </w:t>
        </w:r>
      </w:ins>
      <w:ins w:id="7413" w:author="PR Preview" w:date="2026-01-01T00:00:00Z">
        <w:r>
          <w:t xml:space="preserve">it is not a subspace.</w:t>
        </w:r>
      </w:ins>
    </w:p>
    <w:bookmarkEnd w:id="247"/>
    <w:bookmarkStart w:id="248" w:name="thm-independent-null-space"/>
    <w:p>
      <w:pPr>
        <w:pStyle w:val="BodyText"/>
      </w:pPr>
      <w:r>
        <w:rPr>
          <w:b/>
          <w:bCs/>
        </w:rPr>
        <w:t xml:space="preserve">Theorem 34 (Independent columns exactly when the null space is trivial)</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the following are equivalent:</w:t>
      </w:r>
    </w:p>
    <w:p>
      <w:pPr>
        <w:pStyle w:val="Compact"/>
        <w:numPr>
          <w:ilvl w:val="0"/>
          <w:numId w:val="1026"/>
        </w:numPr>
      </w:pPr>
      <w:r>
        <w:t xml:space="preserve">The columns of</w:t>
      </w:r>
      <w:r>
        <w:t xml:space="preserve"> </w:t>
      </w:r>
      <m:oMath>
        <m:r>
          <m:rPr>
            <m:sty m:val="bi"/>
          </m:rPr>
          <m:t>A</m:t>
        </m:r>
      </m:oMath>
      <w:r>
        <w:t xml:space="preserve"> </w:t>
      </w:r>
      <w:r>
        <w:t xml:space="preserve">are linearly independent (</w:t>
      </w:r>
      <w:hyperlink w:anchor="def-linearly-independent">
        <w:r>
          <w:rPr>
            <w:rStyle w:val="Hyperlink"/>
          </w:rPr>
          <w:t xml:space="preserve">Definition 43</w:t>
        </w:r>
      </w:hyperlink>
      <w:r>
        <w:t xml:space="preserve">).</w:t>
      </w:r>
    </w:p>
    <w:p>
      <w:pPr>
        <w:pStyle w:val="Compact"/>
        <w:numPr>
          <w:ilvl w:val="0"/>
          <w:numId w:val="1026"/>
        </w:numPr>
      </w:pPr>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414" w:author="PR Preview" w:date="2026-01-01T00:00:00Z">
        <w:r>
          <w:delText xml:space="preserve"> </w:delText>
        </w:r>
      </w:del>
      <w:del w:id="7415" w:author="PR Preview" w:date="2026-01-01T00:00:00Z">
        <w:r>
          <w:delText xml:space="preserve">only for</w:delText>
        </w:r>
      </w:del>
      <w:del w:id="7416"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n</m:t>
            </m:r>
          </m:sub>
        </m:sSub>
      </m:oMath>
      <w:del w:id="7417" w:author="PR Preview" w:date="2026-01-01T00:00:00Z">
        <w:r>
          <w:delText xml:space="preserve">.</w:delText>
        </w:r>
      </w:del>
    </w:p>
    <w:p>
      <w:pPr>
        <w:pStyle w:val="Compact"/>
        <w:numPr>
          <w:ilvl w:val="0"/>
          <w:numId w:val="1026"/>
        </w:numPr>
      </w:pPr>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7418" w:author="PR Preview" w:date="2026-01-01T00:00:00Z">
        <w:r>
          <w:delText xml:space="preserve"> </w:delText>
        </w:r>
      </w:del>
      <w:del w:id="7419" w:author="PR Preview" w:date="2026-01-01T00:00:00Z">
        <w:r>
          <w:delText xml:space="preserve">(</w:delText>
        </w:r>
      </w:del>
      <w:hyperlink w:anchor="def-null-space">
        <w:del w:id="7420" w:author="PR Preview" w:date="2026-01-01T00:00:00Z">
          <w:r>
            <w:rPr>
              <w:rStyle w:val="Hyperlink"/>
            </w:rPr>
            <w:delText xml:space="preserve">Definition 54</w:delText>
          </w:r>
        </w:del>
      </w:hyperlink>
      <w:del w:id="7421" w:author="PR Preview" w:date="2026-01-01T00:00:00Z">
        <w:r>
          <w:delText xml:space="preserve">).</w:delText>
        </w:r>
      </w:del>
    </w:p>
    <w:p>
      <w:pPr>
        <w:pStyle w:val="Compact"/>
        <w:numPr>
          <w:ilvl w:val="0"/>
          <w:numId w:val="1026"/>
        </w:numPr>
      </w:pPr>
      <w:ins w:id="7422" w:author="PR Preview" w:date="2026-01-01T00:00:00Z">
        <w:r>
          <w:t xml:space="preserve">$\mathbf{A} \mathord{\smash[b]{\underset{\raise.3ex\hbox{$\scriptstyle\sim$}}{x}}\vphantom{x}} = \mathord{\smash[b]{\underset{\raise.3ex\hbox{$\scriptstyle\sim$}}{0}}\vphantom{0}}_m$</w:t>
        </w:r>
      </w:ins>
      <w:ins w:id="7423" w:author="PR Preview" w:date="2026-01-01T00:00:00Z">
        <w:r>
          <w:t xml:space="preserve"> </w:t>
        </w:r>
      </w:ins>
      <w:ins w:id="7424" w:author="PR Preview" w:date="2026-01-01T00:00:00Z">
        <w:r>
          <w:t xml:space="preserve">only for</w:t>
        </w:r>
      </w:ins>
      <w:ins w:id="7425" w:author="PR Preview" w:date="2026-01-01T00:00:00Z">
        <w:r>
          <w:t xml:space="preserve"> </w:t>
        </w:r>
      </w:ins>
      <w:ins w:id="7426" w:author="PR Preview" w:date="2026-01-01T00:00:00Z">
        <w:r>
          <w:t xml:space="preserve">$\mathord{\smash[b]{\underset{\raise.3ex\hbox{$\scriptstyle\sim$}}{x}}\vphantom{x}} = \mathord{\smash[b]{\underset{\raise.3ex\hbox{$\scriptstyle\sim$}}{0}}\vphantom{0}}_n$</w:t>
        </w:r>
      </w:ins>
      <w:ins w:id="7427" w:author="PR Preview" w:date="2026-01-01T00:00:00Z">
        <w:r>
          <w:t xml:space="preserve">.</w:t>
        </w:r>
      </w:ins>
    </w:p>
    <w:p>
      <w:pPr>
        <w:pStyle w:val="Compact"/>
        <w:numPr>
          <w:ilvl w:val="0"/>
          <w:numId w:val="1026"/>
        </w:numPr>
      </w:pPr>
      <w:ins w:id="7428" w:author="PR Preview" w:date="2026-01-01T00:00:00Z">
        <w:r>
          <w:t xml:space="preserve">$\mathcal{N}(\mathbf{A}) = \mathopen{}\left\{\mathord{\smash[b]{\underset{\raise.3ex\hbox{$\scriptstyle\sim$}}{0}}\vphantom{0}}_n\right\}\mathclose{}$</w:t>
        </w:r>
      </w:ins>
      <w:ins w:id="7429" w:author="PR Preview" w:date="2026-01-01T00:00:00Z">
        <w:r>
          <w:t xml:space="preserve"> </w:t>
        </w:r>
      </w:ins>
      <w:ins w:id="7430" w:author="PR Preview" w:date="2026-01-01T00:00:00Z">
        <w:r>
          <w:t xml:space="preserve">(</w:t>
        </w:r>
      </w:ins>
      <w:hyperlink w:anchor="def-null-space">
        <w:ins w:id="7431" w:author="PR Preview" w:date="2026-01-01T00:00:00Z">
          <w:r>
            <w:rPr>
              <w:rStyle w:val="Hyperlink"/>
            </w:rPr>
            <w:t xml:space="preserve">Definition 54</w:t>
          </w:r>
        </w:ins>
      </w:hyperlink>
      <w:ins w:id="7432" w:author="PR Preview" w:date="2026-01-01T00:00:00Z">
        <w:r>
          <w:t xml:space="preserve">).</w:t>
        </w:r>
      </w:ins>
    </w:p>
    <w:p>
      <w:pPr>
        <w:pStyle w:val="FirstParagraph"/>
      </w:pPr>
      <w:r>
        <w:t xml:space="preserve">So</w:t>
      </w:r>
      <w:r>
        <w:t xml:space="preserve"> </w:t>
      </w:r>
      <m:oMath>
        <m:r>
          <m:rPr>
            <m:sty m:val="bi"/>
          </m:rPr>
          <m:t>A</m:t>
        </m:r>
      </m:oMath>
      <w:r>
        <w:t xml:space="preserve"> </w:t>
      </w:r>
      <w:r>
        <w:t xml:space="preserve">has full column rank (</w:t>
      </w:r>
      <w:hyperlink w:anchor="def-full-column-rank">
        <w:r>
          <w:rPr>
            <w:rStyle w:val="Hyperlink"/>
          </w:rPr>
          <w:t xml:space="preserve">Definition 45</w:t>
        </w:r>
      </w:hyperlink>
      <w:r>
        <w:t xml:space="preserve">) exactly when its null space contains only the zero vector.</w:t>
      </w:r>
    </w:p>
    <w:bookmarkEnd w:id="248"/>
    <w:p>
      <w:pPr>
        <w:pStyle w:val="BodyText"/>
      </w:pPr>
      <w:del w:id="7433" w:author="PR Preview" w:date="2026-01-01T00:00:00Z">
        <w:r>
          <w:rPr>
            <w:i/>
            <w:iCs/>
          </w:rPr>
          <w:delText xml:space="preserve">Proof</w:delText>
        </w:r>
      </w:del>
      <w:del w:id="7434" w:author="PR Preview" w:date="2026-01-01T00:00:00Z">
        <w:r>
          <w:delText xml:space="preserve">. </w:delText>
        </w:r>
      </w:del>
      <w:del w:id="7435" w:author="PR Preview" w:date="2026-01-01T00:00:00Z">
        <w:r>
          <w:delText xml:space="preserve">Write</w:delText>
        </w:r>
      </w:del>
      <w:del w:id="7436"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437" w:author="PR Preview" w:date="2026-01-01T00:00:00Z">
        <w:r>
          <w:delText xml:space="preserve"> </w:delText>
        </w:r>
      </w:del>
      <w:del w:id="7438" w:author="PR Preview" w:date="2026-01-01T00:00:00Z">
        <w:r>
          <w:delText xml:space="preserve">for the columns of</w:delText>
        </w:r>
      </w:del>
      <w:del w:id="7439" w:author="PR Preview" w:date="2026-01-01T00:00:00Z">
        <w:r>
          <w:delText xml:space="preserve"> </w:delText>
        </w:r>
      </w:del>
      <m:oMath>
        <m:r>
          <m:rPr>
            <m:sty m:val="bi"/>
          </m:rPr>
          <m:t>A</m:t>
        </m:r>
      </m:oMath>
      <w:del w:id="7440" w:author="PR Preview" w:date="2026-01-01T00:00:00Z">
        <w:r>
          <w:delText xml:space="preserve">.</w:delText>
        </w:r>
      </w:del>
      <w:del w:id="7441" w:author="PR Preview" w:date="2026-01-01T00:00:00Z">
        <w:r>
          <w:delText xml:space="preserve"> </w:delText>
        </w:r>
      </w:del>
      <w:del w:id="7442" w:author="PR Preview" w:date="2026-01-01T00:00:00Z">
        <w:r>
          <w:delText xml:space="preserve">For</w:delText>
        </w:r>
      </w:del>
      <w:del w:id="7443"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n</m:t>
            </m:r>
          </m:sub>
        </m:sSub>
        <m:r>
          <m:rPr>
            <m:sty m:val="p"/>
          </m:rPr>
          <m:t>)</m:t>
        </m:r>
      </m:oMath>
      <w:del w:id="7444" w:author="PR Preview" w:date="2026-01-01T00:00:00Z">
        <w:r>
          <w:delText xml:space="preserve">, the matrix-vector product is the combination of the columns with weights</w:delText>
        </w:r>
      </w:del>
      <w:del w:id="7445"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oMath>
      <w:del w:id="7446" w:author="PR Preview" w:date="2026-01-01T00:00:00Z">
        <w:r>
          <w:delText xml:space="preserve">:</w:delText>
        </w:r>
      </w:del>
    </w:p>
    <w:p>
      <w:pPr>
        <w:pStyle w:val="BodyText"/>
      </w:pPr>
      <m:oMathPara>
        <m:oMathParaPr>
          <m:jc m:val="center"/>
        </m:oMathParaPr>
        <m:oMath>
          <m:r>
            <m:rPr>
              <m:sty m:val="bi"/>
            </m:rPr>
            <m:t>A</m:t>
          </m:r>
          <m:limLow>
            <m:e>
              <m:r>
                <m:t>x</m:t>
              </m:r>
            </m:e>
            <m:lim>
              <m:r>
                <m:rPr>
                  <m:sty m:val="p"/>
                </m:rPr>
                <m:t>∼</m:t>
              </m:r>
            </m:lim>
          </m:limLow>
          <m:r>
            <m:rPr>
              <m:sty m:val="p"/>
            </m:rPr>
            <m:t>=</m:t>
          </m:r>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oMath>
      </m:oMathPara>
    </w:p>
    <w:p>
      <w:pPr>
        <w:pStyle w:val="FirstParagraph"/>
      </w:pPr>
      <w:del w:id="7447" w:author="PR Preview" w:date="2026-01-01T00:00:00Z">
        <w:r>
          <w:delText xml:space="preserve">So</w:delText>
        </w:r>
      </w:del>
      <w:del w:id="744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449" w:author="PR Preview" w:date="2026-01-01T00:00:00Z">
        <w:r>
          <w:delText xml:space="preserve"> </w:delText>
        </w:r>
      </w:del>
      <w:del w:id="7450" w:author="PR Preview" w:date="2026-01-01T00:00:00Z">
        <w:r>
          <w:delText xml:space="preserve">says exactly that</w:delText>
        </w:r>
      </w:del>
      <w:del w:id="7451" w:author="PR Preview" w:date="2026-01-01T00:00:00Z">
        <w:r>
          <w:delText xml:space="preserve"> </w:delText>
        </w:r>
      </w:del>
      <m:oMath>
        <m:sSub>
          <m:e>
            <m:r>
              <m:t>x</m:t>
            </m:r>
          </m:e>
          <m:sub>
            <m:r>
              <m:t>1</m:t>
            </m:r>
          </m:sub>
        </m:sSub>
        <m:sSub>
          <m:e>
            <m:limLow>
              <m:e>
                <m:r>
                  <m:t>a</m:t>
                </m:r>
              </m:e>
              <m:lim>
                <m:r>
                  <m:rPr>
                    <m:sty m:val="p"/>
                  </m:rPr>
                  <m:t>∼</m:t>
                </m:r>
              </m:lim>
            </m:limLow>
          </m:e>
          <m:sub>
            <m:r>
              <m:t>1</m:t>
            </m:r>
          </m:sub>
        </m:sSub>
        <m:r>
          <m:rPr>
            <m:sty m:val="p"/>
          </m:rPr>
          <m:t>+</m:t>
        </m:r>
        <m:r>
          <m:rPr>
            <m:sty m:val="p"/>
          </m:rPr>
          <m:t>⋯</m:t>
        </m:r>
        <m:r>
          <m:rPr>
            <m:sty m:val="p"/>
          </m:rPr>
          <m:t>+</m:t>
        </m:r>
        <m:sSub>
          <m:e>
            <m:r>
              <m:t>x</m:t>
            </m:r>
          </m:e>
          <m:sub>
            <m:r>
              <m:t>n</m:t>
            </m:r>
          </m:sub>
        </m:sSub>
        <m:sSub>
          <m:e>
            <m:limLow>
              <m:e>
                <m:r>
                  <m:t>a</m:t>
                </m:r>
              </m:e>
              <m:lim>
                <m:r>
                  <m:rPr>
                    <m:sty m:val="p"/>
                  </m:rPr>
                  <m:t>∼</m:t>
                </m:r>
              </m:lim>
            </m:limLow>
          </m:e>
          <m:sub>
            <m:r>
              <m:t>n</m:t>
            </m:r>
          </m:sub>
        </m:sSub>
        <m:r>
          <m:rPr>
            <m:sty m:val="p"/>
          </m:rPr>
          <m:t>=</m:t>
        </m:r>
        <m:sSub>
          <m:e>
            <m:limLow>
              <m:e>
                <m:r>
                  <m:t>0</m:t>
                </m:r>
              </m:e>
              <m:lim>
                <m:r>
                  <m:rPr>
                    <m:sty m:val="p"/>
                  </m:rPr>
                  <m:t>∼</m:t>
                </m:r>
              </m:lim>
            </m:limLow>
          </m:e>
          <m:sub>
            <m:r>
              <m:t>m</m:t>
            </m:r>
          </m:sub>
        </m:sSub>
      </m:oMath>
      <w:del w:id="7452" w:author="PR Preview" w:date="2026-01-01T00:00:00Z">
        <w:r>
          <w:delText xml:space="preserve">.</w:delText>
        </w:r>
      </w:del>
      <w:del w:id="7453" w:author="PR Preview" w:date="2026-01-01T00:00:00Z">
        <w:r>
          <w:delText xml:space="preserve"> </w:delText>
        </w:r>
      </w:del>
      <w:del w:id="7454" w:author="PR Preview" w:date="2026-01-01T00:00:00Z">
        <w:r>
          <w:delText xml:space="preserve">By</w:delText>
        </w:r>
      </w:del>
      <w:del w:id="7455" w:author="PR Preview" w:date="2026-01-01T00:00:00Z">
        <w:r>
          <w:delText xml:space="preserve"> </w:delText>
        </w:r>
      </w:del>
      <w:hyperlink w:anchor="def-linearly-independent">
        <w:del w:id="7456" w:author="PR Preview" w:date="2026-01-01T00:00:00Z">
          <w:r>
            <w:rPr>
              <w:rStyle w:val="Hyperlink"/>
            </w:rPr>
            <w:delText xml:space="preserve">Definition 43</w:delText>
          </w:r>
        </w:del>
      </w:hyperlink>
      <w:del w:id="7457" w:author="PR Preview" w:date="2026-01-01T00:00:00Z">
        <w:r>
          <w:delText xml:space="preserve">, the columns are linearly independent exactly when the only weights with this property are</w:delText>
        </w:r>
      </w:del>
      <w:del w:id="7458" w:author="PR Preview" w:date="2026-01-01T00:00:00Z">
        <w:r>
          <w:delText xml:space="preserve"> </w:delText>
        </w:r>
      </w:del>
      <m:oMath>
        <m:sSub>
          <m:e>
            <m:r>
              <m:t>x</m:t>
            </m:r>
          </m:e>
          <m:sub>
            <m:r>
              <m:t>1</m:t>
            </m:r>
          </m:sub>
        </m:sSub>
        <m:r>
          <m:rPr>
            <m:sty m:val="p"/>
          </m:rPr>
          <m:t>=</m:t>
        </m:r>
        <m:r>
          <m:rPr>
            <m:sty m:val="p"/>
          </m:rPr>
          <m:t>⋯</m:t>
        </m:r>
        <m:r>
          <m:rPr>
            <m:sty m:val="p"/>
          </m:rPr>
          <m:t>=</m:t>
        </m:r>
        <m:sSub>
          <m:e>
            <m:r>
              <m:t>x</m:t>
            </m:r>
          </m:e>
          <m:sub>
            <m:r>
              <m:t>n</m:t>
            </m:r>
          </m:sub>
        </m:sSub>
        <m:r>
          <m:rPr>
            <m:sty m:val="p"/>
          </m:rPr>
          <m:t>=</m:t>
        </m:r>
        <m:r>
          <m:t>0</m:t>
        </m:r>
      </m:oMath>
      <w:del w:id="7459" w:author="PR Preview" w:date="2026-01-01T00:00:00Z">
        <w:r>
          <w:delText xml:space="preserve">.</w:delText>
        </w:r>
      </w:del>
      <w:del w:id="7460" w:author="PR Preview" w:date="2026-01-01T00:00:00Z">
        <w:r>
          <w:delText xml:space="preserve"> </w:delText>
        </w:r>
      </w:del>
      <w:del w:id="7461" w:author="PR Preview" w:date="2026-01-01T00:00:00Z">
        <w:r>
          <w:delText xml:space="preserve">That is statement 2, so statements 1 and 2 are equivalent.</w:delText>
        </w:r>
      </w:del>
      <w:del w:id="7462" w:author="PR Preview" w:date="2026-01-01T00:00:00Z">
        <w:r>
          <w:delText xml:space="preserve"> </w:delText>
        </w:r>
      </w:del>
      <w:del w:id="7463" w:author="PR Preview" w:date="2026-01-01T00:00:00Z">
        <w:r>
          <w:delText xml:space="preserve">Statement 2 says that the only vector in</w:delText>
        </w:r>
      </w:del>
      <w:del w:id="7464" w:author="PR Preview" w:date="2026-01-01T00:00:00Z">
        <w:r>
          <w:delText xml:space="preserve"> </w:delText>
        </w:r>
      </w:del>
      <m:oMath>
        <m:r>
          <m:rPr>
            <m:scr m:val="script"/>
            <m:sty m:val="p"/>
          </m:rPr>
          <m:t>N</m:t>
        </m:r>
        <m:r>
          <m:rPr>
            <m:sty m:val="p"/>
          </m:rPr>
          <m:t>(</m:t>
        </m:r>
        <m:r>
          <m:rPr>
            <m:sty m:val="bi"/>
          </m:rPr>
          <m:t>A</m:t>
        </m:r>
        <m:r>
          <m:rPr>
            <m:sty m:val="p"/>
          </m:rPr>
          <m:t>)</m:t>
        </m:r>
      </m:oMath>
      <w:del w:id="7465" w:author="PR Preview" w:date="2026-01-01T00:00:00Z">
        <w:r>
          <w:delText xml:space="preserve"> </w:delText>
        </w:r>
      </w:del>
      <w:del w:id="7466" w:author="PR Preview" w:date="2026-01-01T00:00:00Z">
        <w:r>
          <w:delText xml:space="preserve">is</w:delText>
        </w:r>
      </w:del>
      <w:del w:id="7467" w:author="PR Preview" w:date="2026-01-01T00:00:00Z">
        <w:r>
          <w:delText xml:space="preserve"> </w:delText>
        </w:r>
      </w:del>
      <m:oMath>
        <m:sSub>
          <m:e>
            <m:limLow>
              <m:e>
                <m:r>
                  <m:t>0</m:t>
                </m:r>
              </m:e>
              <m:lim>
                <m:r>
                  <m:rPr>
                    <m:sty m:val="p"/>
                  </m:rPr>
                  <m:t>∼</m:t>
                </m:r>
              </m:lim>
            </m:limLow>
          </m:e>
          <m:sub>
            <m:r>
              <m:t>n</m:t>
            </m:r>
          </m:sub>
        </m:sSub>
      </m:oMath>
      <w:del w:id="7468" w:author="PR Preview" w:date="2026-01-01T00:00:00Z">
        <w:r>
          <w:delText xml:space="preserve">, which is statement 3.</w:delText>
        </w:r>
      </w:del>
      <w:del w:id="7469" w:author="PR Preview" w:date="2026-01-01T00:00:00Z">
        <w:r>
          <w:delText xml:space="preserve"> </w:delText>
        </w:r>
      </w:del>
      <w:del w:id="7470" w:author="PR Preview" w:date="2026-01-01T00:00:00Z">
        <w:r>
          <w:delText xml:space="preserve">The last sentence is the definition of full column rank (</w:delText>
        </w:r>
      </w:del>
      <w:hyperlink w:anchor="def-full-column-rank">
        <w:del w:id="7471" w:author="PR Preview" w:date="2026-01-01T00:00:00Z">
          <w:r>
            <w:rPr>
              <w:rStyle w:val="Hyperlink"/>
            </w:rPr>
            <w:delText xml:space="preserve">Definition 45</w:delText>
          </w:r>
        </w:del>
      </w:hyperlink>
      <w:del w:id="7472" w:author="PR Preview" w:date="2026-01-01T00:00:00Z">
        <w:r>
          <w:delText xml:space="preserve">).</w:delText>
        </w:r>
      </w:del>
    </w:p>
    <w:p>
      <w:pPr>
        <w:pStyle w:val="BodyText"/>
      </w:pPr>
      <w:ins w:id="7473" w:author="PR Preview" w:date="2026-01-01T00:00:00Z">
        <w:r>
          <w:rPr>
            <w:i/>
            <w:iCs/>
          </w:rPr>
          <w:t xml:space="preserve">Proof</w:t>
        </w:r>
      </w:ins>
      <w:ins w:id="7474" w:author="PR Preview" w:date="2026-01-01T00:00:00Z">
        <w:r>
          <w:t xml:space="preserve">. </w:t>
        </w:r>
      </w:ins>
      <w:ins w:id="7475" w:author="PR Preview" w:date="2026-01-01T00:00:00Z">
        <w:r>
          <w:t xml:space="preserve">Write</w:t>
        </w:r>
      </w:ins>
      <w:ins w:id="7476" w:author="PR Preview" w:date="2026-01-01T00:00:00Z">
        <w:r>
          <w:t xml:space="preserve"> </w:t>
        </w:r>
      </w:ins>
      <w:ins w:id="7477" w:author="PR Preview" w:date="2026-01-01T00:00:00Z">
        <w:r>
          <w:t xml:space="preserve">$\mathord{\smash[b]{\underset{\raise.3ex\hbox{$\scriptstyle\sim$}}{a}}\vphantom{a}}_1, \ldots, \mathord{\smash[b]{\underset{\raise.3ex\hbox{$\scriptstyle\sim$}}{a}}\vphantom{a}}_n$</w:t>
        </w:r>
      </w:ins>
      <w:ins w:id="7478" w:author="PR Preview" w:date="2026-01-01T00:00:00Z">
        <w:r>
          <w:t xml:space="preserve"> </w:t>
        </w:r>
      </w:ins>
      <w:ins w:id="7479" w:author="PR Preview" w:date="2026-01-01T00:00:00Z">
        <w:r>
          <w:t xml:space="preserve">for the columns of</w:t>
        </w:r>
      </w:ins>
      <w:ins w:id="7480" w:author="PR Preview" w:date="2026-01-01T00:00:00Z">
        <w:r>
          <w:t xml:space="preserve"> </w:t>
        </w:r>
      </w:ins>
      <m:oMath>
        <m:r>
          <m:rPr>
            <m:sty m:val="bi"/>
          </m:rPr>
          <m:t>A</m:t>
        </m:r>
      </m:oMath>
      <w:ins w:id="7481" w:author="PR Preview" w:date="2026-01-01T00:00:00Z">
        <w:r>
          <w:t xml:space="preserve">.</w:t>
        </w:r>
      </w:ins>
      <w:ins w:id="7482" w:author="PR Preview" w:date="2026-01-01T00:00:00Z">
        <w:r>
          <w:t xml:space="preserve"> </w:t>
        </w:r>
      </w:ins>
      <w:ins w:id="7483" w:author="PR Preview" w:date="2026-01-01T00:00:00Z">
        <w:r>
          <w:t xml:space="preserve">For</w:t>
        </w:r>
      </w:ins>
      <w:ins w:id="7484" w:author="PR Preview" w:date="2026-01-01T00:00:00Z">
        <w:r>
          <w:t xml:space="preserve"> </w:t>
        </w:r>
      </w:ins>
      <w:ins w:id="7485" w:author="PR Preview" w:date="2026-01-01T00:00:00Z">
        <w:r>
          <w:t xml:space="preserve">$\mathord{\smash[b]{\underset{\raise.3ex\hbox{$\scriptstyle\sim$}}{x}}\vphantom{x}} = (x_1, \ldots, x_n)$</w:t>
        </w:r>
      </w:ins>
      <w:ins w:id="7486" w:author="PR Preview" w:date="2026-01-01T00:00:00Z">
        <w:r>
          <w:t xml:space="preserve">, the matrix-vector product is the combination of the columns with weights</w:t>
        </w:r>
      </w:ins>
      <w:ins w:id="7487"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oMath>
      <w:ins w:id="7488" w:author="PR Preview" w:date="2026-01-01T00:00:00Z">
        <w:r>
          <w:t xml:space="preserve">:</w:t>
        </w:r>
      </w:ins>
    </w:p>
    <w:p>
      <w:pPr>
        <w:pStyle w:val="BodyText"/>
      </w:pPr>
      <w:ins w:id="7489" w:author="PR Preview" w:date="2026-01-01T00:00:00Z">
        <w:r>
          <w:t xml:space="preserve">$$
    \mathbf{A} \mathord{\smash[b]{\underset{\raise.3ex\hbox{$\scriptstyle\sim$}}{x}}\vphantom{x}} = x_1 \mathord{\smash[b]{\underset{\raise.3ex\hbox{$\scriptstyle\sim$}}{a}}\vphantom{a}}_1 + \cdots + x_n \mathord{\smash[b]{\underset{\raise.3ex\hbox{$\scriptstyle\sim$}}{a}}\vphantom{a}}_n.
    $$</w:t>
        </w:r>
      </w:ins>
    </w:p>
    <w:p>
      <w:pPr>
        <w:pStyle w:val="FirstParagraph"/>
      </w:pPr>
      <w:ins w:id="7490" w:author="PR Preview" w:date="2026-01-01T00:00:00Z">
        <w:r>
          <w:t xml:space="preserve">So</w:t>
        </w:r>
      </w:ins>
      <w:ins w:id="7491" w:author="PR Preview" w:date="2026-01-01T00:00:00Z">
        <w:r>
          <w:t xml:space="preserve"> </w:t>
        </w:r>
      </w:ins>
      <w:ins w:id="7492" w:author="PR Preview" w:date="2026-01-01T00:00:00Z">
        <w:r>
          <w:t xml:space="preserve">$\mathbf{A} \mathord{\smash[b]{\underset{\raise.3ex\hbox{$\scriptstyle\sim$}}{x}}\vphantom{x}} = \mathord{\smash[b]{\underset{\raise.3ex\hbox{$\scriptstyle\sim$}}{0}}\vphantom{0}}_m$</w:t>
        </w:r>
      </w:ins>
      <w:ins w:id="7493" w:author="PR Preview" w:date="2026-01-01T00:00:00Z">
        <w:r>
          <w:t xml:space="preserve"> </w:t>
        </w:r>
      </w:ins>
      <w:ins w:id="7494" w:author="PR Preview" w:date="2026-01-01T00:00:00Z">
        <w:r>
          <w:t xml:space="preserve">says exactly that</w:t>
        </w:r>
      </w:ins>
      <w:ins w:id="7495" w:author="PR Preview" w:date="2026-01-01T00:00:00Z">
        <w:r>
          <w:t xml:space="preserve"> </w:t>
        </w:r>
      </w:ins>
      <w:ins w:id="7496" w:author="PR Preview" w:date="2026-01-01T00:00:00Z">
        <w:r>
          <w:t xml:space="preserve">$x_1 \mathord{\smash[b]{\underset{\raise.3ex\hbox{$\scriptstyle\sim$}}{a}}\vphantom{a}}_1 + \cdots + x_n \mathord{\smash[b]{\underset{\raise.3ex\hbox{$\scriptstyle\sim$}}{a}}\vphantom{a}}_n = \mathord{\smash[b]{\underset{\raise.3ex\hbox{$\scriptstyle\sim$}}{0}}\vphantom{0}}_m$</w:t>
        </w:r>
      </w:ins>
      <w:ins w:id="7497" w:author="PR Preview" w:date="2026-01-01T00:00:00Z">
        <w:r>
          <w:t xml:space="preserve">.</w:t>
        </w:r>
      </w:ins>
      <w:ins w:id="7498" w:author="PR Preview" w:date="2026-01-01T00:00:00Z">
        <w:r>
          <w:t xml:space="preserve"> </w:t>
        </w:r>
      </w:ins>
      <w:ins w:id="7499" w:author="PR Preview" w:date="2026-01-01T00:00:00Z">
        <w:r>
          <w:t xml:space="preserve">By</w:t>
        </w:r>
      </w:ins>
      <w:ins w:id="7500" w:author="PR Preview" w:date="2026-01-01T00:00:00Z">
        <w:r>
          <w:t xml:space="preserve"> </w:t>
        </w:r>
      </w:ins>
      <w:hyperlink w:anchor="def-linearly-independent">
        <w:ins w:id="7501" w:author="PR Preview" w:date="2026-01-01T00:00:00Z">
          <w:r>
            <w:rPr>
              <w:rStyle w:val="Hyperlink"/>
            </w:rPr>
            <w:t xml:space="preserve">Definition 43</w:t>
          </w:r>
        </w:ins>
      </w:hyperlink>
      <w:ins w:id="7502" w:author="PR Preview" w:date="2026-01-01T00:00:00Z">
        <w:r>
          <w:t xml:space="preserve">, the columns are linearly independent exactly when the only weights with this property are</w:t>
        </w:r>
      </w:ins>
      <w:ins w:id="7503" w:author="PR Preview" w:date="2026-01-01T00:00:00Z">
        <w:r>
          <w:t xml:space="preserve"> </w:t>
        </w:r>
      </w:ins>
      <m:oMath>
        <m:sSub>
          <m:e>
            <m:r>
              <m:t>x</m:t>
            </m:r>
          </m:e>
          <m:sub>
            <m:r>
              <m:t>1</m:t>
            </m:r>
          </m:sub>
        </m:sSub>
        <m:r>
          <m:rPr>
            <m:sty m:val="p"/>
          </m:rPr>
          <m:t>=</m:t>
        </m:r>
        <m:r>
          <m:rPr>
            <m:sty m:val="p"/>
          </m:rPr>
          <m:t>⋯</m:t>
        </m:r>
        <m:r>
          <m:rPr>
            <m:sty m:val="p"/>
          </m:rPr>
          <m:t>=</m:t>
        </m:r>
        <m:sSub>
          <m:e>
            <m:r>
              <m:t>x</m:t>
            </m:r>
          </m:e>
          <m:sub>
            <m:r>
              <m:t>n</m:t>
            </m:r>
          </m:sub>
        </m:sSub>
        <m:r>
          <m:rPr>
            <m:sty m:val="p"/>
          </m:rPr>
          <m:t>=</m:t>
        </m:r>
        <m:r>
          <m:t>0</m:t>
        </m:r>
      </m:oMath>
      <w:ins w:id="7504" w:author="PR Preview" w:date="2026-01-01T00:00:00Z">
        <w:r>
          <w:t xml:space="preserve">.</w:t>
        </w:r>
      </w:ins>
      <w:ins w:id="7505" w:author="PR Preview" w:date="2026-01-01T00:00:00Z">
        <w:r>
          <w:t xml:space="preserve"> </w:t>
        </w:r>
      </w:ins>
      <w:ins w:id="7506" w:author="PR Preview" w:date="2026-01-01T00:00:00Z">
        <w:r>
          <w:t xml:space="preserve">That is statement 2, so statements 1 and 2 are equivalent.</w:t>
        </w:r>
      </w:ins>
      <w:ins w:id="7507" w:author="PR Preview" w:date="2026-01-01T00:00:00Z">
        <w:r>
          <w:t xml:space="preserve"> </w:t>
        </w:r>
      </w:ins>
      <w:ins w:id="7508" w:author="PR Preview" w:date="2026-01-01T00:00:00Z">
        <w:r>
          <w:t xml:space="preserve">Statement 2 says that the only vector in</w:t>
        </w:r>
      </w:ins>
      <w:ins w:id="7509" w:author="PR Preview" w:date="2026-01-01T00:00:00Z">
        <w:r>
          <w:t xml:space="preserve"> </w:t>
        </w:r>
      </w:ins>
      <m:oMath>
        <m:r>
          <m:rPr>
            <m:scr m:val="script"/>
            <m:sty m:val="p"/>
          </m:rPr>
          <m:t>N</m:t>
        </m:r>
        <m:r>
          <m:rPr>
            <m:sty m:val="p"/>
          </m:rPr>
          <m:t>(</m:t>
        </m:r>
        <m:r>
          <m:rPr>
            <m:sty m:val="bi"/>
          </m:rPr>
          <m:t>A</m:t>
        </m:r>
        <m:r>
          <m:rPr>
            <m:sty m:val="p"/>
          </m:rPr>
          <m:t>)</m:t>
        </m:r>
      </m:oMath>
      <w:ins w:id="7510" w:author="PR Preview" w:date="2026-01-01T00:00:00Z">
        <w:r>
          <w:t xml:space="preserve"> </w:t>
        </w:r>
      </w:ins>
      <w:ins w:id="7511" w:author="PR Preview" w:date="2026-01-01T00:00:00Z">
        <w:r>
          <w:t xml:space="preserve">is</w:t>
        </w:r>
      </w:ins>
      <w:ins w:id="7512" w:author="PR Preview" w:date="2026-01-01T00:00:00Z">
        <w:r>
          <w:t xml:space="preserve"> </w:t>
        </w:r>
      </w:ins>
      <w:ins w:id="7513" w:author="PR Preview" w:date="2026-01-01T00:00:00Z">
        <w:r>
          <w:t xml:space="preserve">$\mathord{\smash[b]{\underset{\raise.3ex\hbox{$\scriptstyle\sim$}}{0}}\vphantom{0}}_n$</w:t>
        </w:r>
      </w:ins>
      <w:ins w:id="7514" w:author="PR Preview" w:date="2026-01-01T00:00:00Z">
        <w:r>
          <w:t xml:space="preserve">, which is statement 3.</w:t>
        </w:r>
      </w:ins>
      <w:ins w:id="7515" w:author="PR Preview" w:date="2026-01-01T00:00:00Z">
        <w:r>
          <w:t xml:space="preserve"> </w:t>
        </w:r>
      </w:ins>
      <w:ins w:id="7516" w:author="PR Preview" w:date="2026-01-01T00:00:00Z">
        <w:r>
          <w:t xml:space="preserve">The last sentence is the definition of full column rank (</w:t>
        </w:r>
      </w:ins>
      <w:hyperlink w:anchor="def-full-column-rank">
        <w:ins w:id="7517" w:author="PR Preview" w:date="2026-01-01T00:00:00Z">
          <w:r>
            <w:rPr>
              <w:rStyle w:val="Hyperlink"/>
            </w:rPr>
            <w:t xml:space="preserve">Definition 45</w:t>
          </w:r>
        </w:ins>
      </w:hyperlink>
      <w:ins w:id="7518" w:author="PR Preview" w:date="2026-01-01T00:00:00Z">
        <w:r>
          <w:t xml:space="preserve">).</w:t>
        </w:r>
      </w:ins>
    </w:p>
    <w:bookmarkStart w:id="249" w:name="exm-independent-null-space"/>
    <w:p>
      <w:pPr>
        <w:pStyle w:val="BodyText"/>
      </w:pPr>
      <w:r>
        <w:rPr>
          <w:b/>
          <w:bCs/>
        </w:rPr>
        <w:t xml:space="preserve">Example 60 (Checking independence through the null space)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w:t>
      </w:r>
    </w:p>
    <w:p>
      <w:pPr>
        <w:pStyle w:val="BodyText"/>
      </w:pPr>
      <m:oMathPara>
        <m:oMathParaPr>
          <m:jc m:val="center"/>
        </m:oMathParaPr>
        <m:oMath>
          <m:r>
            <m:rPr>
              <m:sty m:val="bi"/>
            </m:rPr>
            <m:t>A</m:t>
          </m:r>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sSub>
                      <m:e>
                        <m:r>
                          <m:t>x</m:t>
                        </m:r>
                      </m:e>
                      <m:sub>
                        <m:r>
                          <m:t>1</m:t>
                        </m:r>
                      </m:sub>
                    </m:sSub>
                    <m:r>
                      <m:rPr>
                        <m:sty m:val="p"/>
                      </m:rPr>
                      <m:t>+</m:t>
                    </m:r>
                    <m:sSub>
                      <m:e>
                        <m:r>
                          <m:t>x</m:t>
                        </m:r>
                      </m:e>
                      <m:sub>
                        <m:r>
                          <m:t>2</m:t>
                        </m:r>
                      </m:sub>
                    </m:sSub>
                  </m:e>
                </m:mr>
                <m:mr>
                  <m:e>
                    <m:sSub>
                      <m:e>
                        <m:r>
                          <m:t>x</m:t>
                        </m:r>
                      </m:e>
                      <m:sub>
                        <m:r>
                          <m:t>1</m:t>
                        </m:r>
                      </m:sub>
                    </m:sSub>
                    <m:r>
                      <m:rPr>
                        <m:sty m:val="p"/>
                      </m:rPr>
                      <m:t>+</m:t>
                    </m:r>
                    <m:r>
                      <m:t>2</m:t>
                    </m:r>
                    <m:sSub>
                      <m:e>
                        <m:r>
                          <m:t>x</m:t>
                        </m:r>
                      </m:e>
                      <m:sub>
                        <m:r>
                          <m:t>2</m:t>
                        </m:r>
                      </m:sub>
                    </m:sSub>
                  </m:e>
                </m:mr>
                <m:mr>
                  <m:e>
                    <m:sSub>
                      <m:e>
                        <m:r>
                          <m:t>x</m:t>
                        </m:r>
                      </m:e>
                      <m:sub>
                        <m:r>
                          <m:t>1</m:t>
                        </m:r>
                      </m:sub>
                    </m:sSub>
                    <m:r>
                      <m:rPr>
                        <m:sty m:val="p"/>
                      </m:rPr>
                      <m:t>+</m:t>
                    </m:r>
                    <m:r>
                      <m:t>3</m:t>
                    </m:r>
                    <m:sSub>
                      <m:e>
                        <m:r>
                          <m:t>x</m:t>
                        </m:r>
                      </m:e>
                      <m:sub>
                        <m:r>
                          <m:t>2</m:t>
                        </m:r>
                      </m:sub>
                    </m:sSub>
                  </m:e>
                </m:mr>
              </m:m>
            </m:e>
          </m:d>
          <m:r>
            <m:rPr>
              <m:sty m:val="p"/>
            </m:rPr>
            <m:t>.</m:t>
          </m:r>
        </m:oMath>
      </m:oMathPara>
    </w:p>
    <w:p>
      <w:pPr>
        <w:pStyle w:val="FirstParagraph"/>
      </w:pPr>
      <w:del w:id="7519" w:author="PR Preview" w:date="2026-01-01T00:00:00Z">
        <w:r>
          <w:delText xml:space="preserve">This is</w:delText>
        </w:r>
      </w:del>
      <w:del w:id="7520" w:author="PR Preview" w:date="2026-01-01T00:00:00Z">
        <w:r>
          <w:delText xml:space="preserve"> </w:delText>
        </w:r>
      </w:del>
      <m:oMath>
        <m:sSub>
          <m:e>
            <m:limLow>
              <m:e>
                <m:r>
                  <m:t>0</m:t>
                </m:r>
              </m:e>
              <m:lim>
                <m:r>
                  <m:rPr>
                    <m:sty m:val="p"/>
                  </m:rPr>
                  <m:t>∼</m:t>
                </m:r>
              </m:lim>
            </m:limLow>
          </m:e>
          <m:sub>
            <m:r>
              <m:t>3</m:t>
            </m:r>
          </m:sub>
        </m:sSub>
      </m:oMath>
      <w:del w:id="7521" w:author="PR Preview" w:date="2026-01-01T00:00:00Z">
        <w:r>
          <w:delText xml:space="preserve"> </w:delText>
        </w:r>
      </w:del>
      <w:del w:id="7522" w:author="PR Preview" w:date="2026-01-01T00:00:00Z">
        <w:r>
          <w:delText xml:space="preserve">only if</w:delText>
        </w:r>
      </w:del>
      <w:del w:id="7523" w:author="PR Preview" w:date="2026-01-01T00:00:00Z">
        <w:r>
          <w:delText xml:space="preserve"> </w:delText>
        </w:r>
      </w:del>
      <m:oMath>
        <m:sSub>
          <m:e>
            <m:r>
              <m:t>x</m:t>
            </m:r>
          </m:e>
          <m:sub>
            <m:r>
              <m:t>2</m:t>
            </m:r>
          </m:sub>
        </m:sSub>
        <m:r>
          <m:rPr>
            <m:sty m:val="p"/>
          </m:rPr>
          <m:t>=</m:t>
        </m:r>
        <m:r>
          <m:t>0</m:t>
        </m:r>
      </m:oMath>
      <w:del w:id="7524" w:author="PR Preview" w:date="2026-01-01T00:00:00Z">
        <w:r>
          <w:delText xml:space="preserve"> </w:delText>
        </w:r>
      </w:del>
      <w:del w:id="7525" w:author="PR Preview" w:date="2026-01-01T00:00:00Z">
        <w:r>
          <w:delText xml:space="preserve">(subtract the first entry from the second), and then</w:delText>
        </w:r>
      </w:del>
      <w:del w:id="7526" w:author="PR Preview" w:date="2026-01-01T00:00:00Z">
        <w:r>
          <w:delText xml:space="preserve"> </w:delText>
        </w:r>
      </w:del>
      <m:oMath>
        <m:sSub>
          <m:e>
            <m:r>
              <m:t>x</m:t>
            </m:r>
          </m:e>
          <m:sub>
            <m:r>
              <m:t>1</m:t>
            </m:r>
          </m:sub>
        </m:sSub>
        <m:r>
          <m:rPr>
            <m:sty m:val="p"/>
          </m:rPr>
          <m:t>=</m:t>
        </m:r>
        <m:r>
          <m:t>0</m:t>
        </m:r>
      </m:oMath>
      <w:del w:id="7527" w:author="PR Preview" w:date="2026-01-01T00:00:00Z">
        <w:r>
          <w:delText xml:space="preserve">.</w:delText>
        </w:r>
      </w:del>
      <w:del w:id="7528" w:author="PR Preview" w:date="2026-01-01T00:00:00Z">
        <w:r>
          <w:delText xml:space="preserve"> </w:delText>
        </w:r>
      </w:del>
      <w:del w:id="7529" w:author="PR Preview" w:date="2026-01-01T00:00:00Z">
        <w:r>
          <w:delText xml:space="preserve">So</w:delText>
        </w:r>
      </w:del>
      <w:del w:id="7530"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2</m:t>
                </m:r>
              </m:sub>
            </m:sSub>
          </m:e>
        </m:d>
        <m:r>
          <m:t>​</m:t>
        </m:r>
      </m:oMath>
      <w:del w:id="7531" w:author="PR Preview" w:date="2026-01-01T00:00:00Z">
        <w:r>
          <w:delText xml:space="preserve"> </w:delText>
        </w:r>
      </w:del>
      <w:del w:id="7532" w:author="PR Preview" w:date="2026-01-01T00:00:00Z">
        <w:r>
          <w:delText xml:space="preserve">and the two columns are linearly independent.</w:delText>
        </w:r>
      </w:del>
    </w:p>
    <w:p>
      <w:pPr>
        <w:pStyle w:val="BodyText"/>
      </w:pPr>
      <w:del w:id="7533" w:author="PR Preview" w:date="2026-01-01T00:00:00Z">
        <w:r>
          <w:delText xml:space="preserve">For</w:delText>
        </w:r>
      </w:del>
      <w:del w:id="7534"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7535" w:author="PR Preview" w:date="2026-01-01T00:00:00Z">
        <w:r>
          <w:delText xml:space="preserve">,</w:delText>
        </w:r>
      </w:del>
      <w:del w:id="7536" w:author="PR Preview" w:date="2026-01-01T00:00:00Z">
        <w:r>
          <w:delText xml:space="preserve"> </w:delText>
        </w:r>
      </w:del>
      <m:oMath>
        <m:r>
          <m:rPr>
            <m:sty m:val="bi"/>
          </m:rPr>
          <m:t>B</m:t>
        </m:r>
        <m:r>
          <m:rPr>
            <m:sty m:val="p"/>
          </m:rPr>
          <m:t>(</m:t>
        </m:r>
        <m:r>
          <m:t>2</m:t>
        </m:r>
        <m:r>
          <m:rPr>
            <m:sty m:val="p"/>
          </m:rPr>
          <m:t>,</m:t>
        </m:r>
        <m:r>
          <m:rPr>
            <m:sty m:val="p"/>
          </m:rPr>
          <m:t>−</m:t>
        </m:r>
        <m:r>
          <m:t>1</m:t>
        </m:r>
        <m:r>
          <m:rPr>
            <m:sty m:val="p"/>
          </m:rPr>
          <m:t>)</m:t>
        </m:r>
        <m:r>
          <m:rPr>
            <m:sty m:val="p"/>
          </m:rPr>
          <m:t>=</m:t>
        </m:r>
        <m:sSub>
          <m:e>
            <m:limLow>
              <m:e>
                <m:r>
                  <m:t>0</m:t>
                </m:r>
              </m:e>
              <m:lim>
                <m:r>
                  <m:rPr>
                    <m:sty m:val="p"/>
                  </m:rPr>
                  <m:t>∼</m:t>
                </m:r>
              </m:lim>
            </m:limLow>
          </m:e>
          <m:sub>
            <m:r>
              <m:t>3</m:t>
            </m:r>
          </m:sub>
        </m:sSub>
      </m:oMath>
      <w:del w:id="7537" w:author="PR Preview" w:date="2026-01-01T00:00:00Z">
        <w:r>
          <w:delText xml:space="preserve">, so</w:delText>
        </w:r>
      </w:del>
      <w:del w:id="7538" w:author="PR Preview" w:date="2026-01-01T00:00:00Z">
        <w:r>
          <w:delText xml:space="preserve"> </w:delText>
        </w:r>
      </w:del>
      <m:oMath>
        <m:r>
          <m:rPr>
            <m:scr m:val="script"/>
            <m:sty m:val="p"/>
          </m:rPr>
          <m:t>N</m:t>
        </m:r>
        <m:r>
          <m:rPr>
            <m:sty m:val="p"/>
          </m:rPr>
          <m:t>(</m:t>
        </m:r>
        <m:r>
          <m:rPr>
            <m:sty m:val="bi"/>
          </m:rPr>
          <m:t>B</m:t>
        </m:r>
        <m:r>
          <m:rPr>
            <m:sty m:val="p"/>
          </m:rPr>
          <m:t>)</m:t>
        </m:r>
      </m:oMath>
      <w:del w:id="7539" w:author="PR Preview" w:date="2026-01-01T00:00:00Z">
        <w:r>
          <w:delText xml:space="preserve"> </w:delText>
        </w:r>
      </w:del>
      <w:del w:id="7540" w:author="PR Preview" w:date="2026-01-01T00:00:00Z">
        <w:r>
          <w:delText xml:space="preserve">contains a nonzero vector and the columns of</w:delText>
        </w:r>
      </w:del>
      <w:del w:id="7541" w:author="PR Preview" w:date="2026-01-01T00:00:00Z">
        <w:r>
          <w:delText xml:space="preserve"> </w:delText>
        </w:r>
      </w:del>
      <m:oMath>
        <m:r>
          <m:rPr>
            <m:sty m:val="bi"/>
          </m:rPr>
          <m:t>B</m:t>
        </m:r>
      </m:oMath>
      <w:del w:id="7542" w:author="PR Preview" w:date="2026-01-01T00:00:00Z">
        <w:r>
          <w:delText xml:space="preserve"> </w:delText>
        </w:r>
      </w:del>
      <w:del w:id="7543" w:author="PR Preview" w:date="2026-01-01T00:00:00Z">
        <w:r>
          <w:delText xml:space="preserve">are linearly dependent.</w:delText>
        </w:r>
      </w:del>
    </w:p>
    <w:p>
      <w:pPr>
        <w:pStyle w:val="BodyText"/>
      </w:pPr>
      <w:ins w:id="7544" w:author="PR Preview" w:date="2026-01-01T00:00:00Z">
        <w:r>
          <w:t xml:space="preserve">$$
    \mathbf{A} \mathord{\smash[b]{\underset{\raise.3ex\hbox{$\scriptstyle\sim$}}{x}}\vphantom{x}}
    = \begin{bmatrix} x_1 + x_2 \\ x_1 + 2 x_2 \\ x_1 + 3 x_2 \end{bmatrix}.
    $$</w:t>
        </w:r>
      </w:ins>
    </w:p>
    <w:p>
      <w:pPr>
        <w:pStyle w:val="FirstParagraph"/>
      </w:pPr>
      <w:ins w:id="7545" w:author="PR Preview" w:date="2026-01-01T00:00:00Z">
        <w:r>
          <w:t xml:space="preserve">This is</w:t>
        </w:r>
      </w:ins>
      <w:ins w:id="7546" w:author="PR Preview" w:date="2026-01-01T00:00:00Z">
        <w:r>
          <w:t xml:space="preserve"> </w:t>
        </w:r>
      </w:ins>
      <w:ins w:id="7547" w:author="PR Preview" w:date="2026-01-01T00:00:00Z">
        <w:r>
          <w:t xml:space="preserve">$\mathord{\smash[b]{\underset{\raise.3ex\hbox{$\scriptstyle\sim$}}{0}}\vphantom{0}}_3$</w:t>
        </w:r>
      </w:ins>
      <w:ins w:id="7548" w:author="PR Preview" w:date="2026-01-01T00:00:00Z">
        <w:r>
          <w:t xml:space="preserve"> </w:t>
        </w:r>
      </w:ins>
      <w:ins w:id="7549" w:author="PR Preview" w:date="2026-01-01T00:00:00Z">
        <w:r>
          <w:t xml:space="preserve">only if</w:t>
        </w:r>
      </w:ins>
      <w:ins w:id="7550" w:author="PR Preview" w:date="2026-01-01T00:00:00Z">
        <w:r>
          <w:t xml:space="preserve"> </w:t>
        </w:r>
      </w:ins>
      <m:oMath>
        <m:sSub>
          <m:e>
            <m:r>
              <m:t>x</m:t>
            </m:r>
          </m:e>
          <m:sub>
            <m:r>
              <m:t>2</m:t>
            </m:r>
          </m:sub>
        </m:sSub>
        <m:r>
          <m:rPr>
            <m:sty m:val="p"/>
          </m:rPr>
          <m:t>=</m:t>
        </m:r>
        <m:r>
          <m:t>0</m:t>
        </m:r>
      </m:oMath>
      <w:ins w:id="7551" w:author="PR Preview" w:date="2026-01-01T00:00:00Z">
        <w:r>
          <w:t xml:space="preserve"> </w:t>
        </w:r>
      </w:ins>
      <w:ins w:id="7552" w:author="PR Preview" w:date="2026-01-01T00:00:00Z">
        <w:r>
          <w:t xml:space="preserve">(subtract the first entry from the second), and then</w:t>
        </w:r>
      </w:ins>
      <w:ins w:id="7553" w:author="PR Preview" w:date="2026-01-01T00:00:00Z">
        <w:r>
          <w:t xml:space="preserve"> </w:t>
        </w:r>
      </w:ins>
      <m:oMath>
        <m:sSub>
          <m:e>
            <m:r>
              <m:t>x</m:t>
            </m:r>
          </m:e>
          <m:sub>
            <m:r>
              <m:t>1</m:t>
            </m:r>
          </m:sub>
        </m:sSub>
        <m:r>
          <m:rPr>
            <m:sty m:val="p"/>
          </m:rPr>
          <m:t>=</m:t>
        </m:r>
        <m:r>
          <m:t>0</m:t>
        </m:r>
      </m:oMath>
      <w:ins w:id="7554" w:author="PR Preview" w:date="2026-01-01T00:00:00Z">
        <w:r>
          <w:t xml:space="preserve">.</w:t>
        </w:r>
      </w:ins>
      <w:ins w:id="7555" w:author="PR Preview" w:date="2026-01-01T00:00:00Z">
        <w:r>
          <w:t xml:space="preserve"> </w:t>
        </w:r>
      </w:ins>
      <w:ins w:id="7556" w:author="PR Preview" w:date="2026-01-01T00:00:00Z">
        <w:r>
          <w:t xml:space="preserve">So</w:t>
        </w:r>
      </w:ins>
      <w:ins w:id="7557" w:author="PR Preview" w:date="2026-01-01T00:00:00Z">
        <w:r>
          <w:t xml:space="preserve"> </w:t>
        </w:r>
      </w:ins>
      <w:ins w:id="7558" w:author="PR Preview" w:date="2026-01-01T00:00:00Z">
        <w:r>
          <w:t xml:space="preserve">$\mathcal{N}(\mathbf{A}) = \mathopen{}\left\{\mathord{\smash[b]{\underset{\raise.3ex\hbox{$\scriptstyle\sim$}}{0}}\vphantom{0}}_2\right\}\mathclose{}$</w:t>
        </w:r>
      </w:ins>
      <w:ins w:id="7559" w:author="PR Preview" w:date="2026-01-01T00:00:00Z">
        <w:r>
          <w:t xml:space="preserve"> </w:t>
        </w:r>
      </w:ins>
      <w:ins w:id="7560" w:author="PR Preview" w:date="2026-01-01T00:00:00Z">
        <w:r>
          <w:t xml:space="preserve">and the two columns are linearly independent.</w:t>
        </w:r>
      </w:ins>
    </w:p>
    <w:p>
      <w:pPr>
        <w:pStyle w:val="BodyText"/>
      </w:pPr>
      <w:ins w:id="7561" w:author="PR Preview" w:date="2026-01-01T00:00:00Z">
        <w:r>
          <w:t xml:space="preserve">For</w:t>
        </w:r>
      </w:ins>
      <w:ins w:id="7562"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7563" w:author="PR Preview" w:date="2026-01-01T00:00:00Z">
        <w:r>
          <w:t xml:space="preserve">,</w:t>
        </w:r>
      </w:ins>
      <w:ins w:id="7564" w:author="PR Preview" w:date="2026-01-01T00:00:00Z">
        <w:r>
          <w:t xml:space="preserve"> </w:t>
        </w:r>
      </w:ins>
      <w:ins w:id="7565" w:author="PR Preview" w:date="2026-01-01T00:00:00Z">
        <w:r>
          <w:t xml:space="preserve">$\mathbf{B} (2, -1) = \mathord{\smash[b]{\underset{\raise.3ex\hbox{$\scriptstyle\sim$}}{0}}\vphantom{0}}_3$</w:t>
        </w:r>
      </w:ins>
      <w:ins w:id="7566" w:author="PR Preview" w:date="2026-01-01T00:00:00Z">
        <w:r>
          <w:t xml:space="preserve">, so</w:t>
        </w:r>
      </w:ins>
      <w:ins w:id="7567" w:author="PR Preview" w:date="2026-01-01T00:00:00Z">
        <w:r>
          <w:t xml:space="preserve"> </w:t>
        </w:r>
      </w:ins>
      <m:oMath>
        <m:r>
          <m:rPr>
            <m:scr m:val="script"/>
            <m:sty m:val="p"/>
          </m:rPr>
          <m:t>N</m:t>
        </m:r>
        <m:r>
          <m:rPr>
            <m:sty m:val="p"/>
          </m:rPr>
          <m:t>(</m:t>
        </m:r>
        <m:r>
          <m:rPr>
            <m:sty m:val="bi"/>
          </m:rPr>
          <m:t>B</m:t>
        </m:r>
        <m:r>
          <m:rPr>
            <m:sty m:val="p"/>
          </m:rPr>
          <m:t>)</m:t>
        </m:r>
      </m:oMath>
      <w:ins w:id="7568" w:author="PR Preview" w:date="2026-01-01T00:00:00Z">
        <w:r>
          <w:t xml:space="preserve"> </w:t>
        </w:r>
      </w:ins>
      <w:ins w:id="7569" w:author="PR Preview" w:date="2026-01-01T00:00:00Z">
        <w:r>
          <w:t xml:space="preserve">contains a nonzero vector and the columns of</w:t>
        </w:r>
      </w:ins>
      <w:ins w:id="7570" w:author="PR Preview" w:date="2026-01-01T00:00:00Z">
        <w:r>
          <w:t xml:space="preserve"> </w:t>
        </w:r>
      </w:ins>
      <m:oMath>
        <m:r>
          <m:rPr>
            <m:sty m:val="bi"/>
          </m:rPr>
          <m:t>B</m:t>
        </m:r>
      </m:oMath>
      <w:ins w:id="7571" w:author="PR Preview" w:date="2026-01-01T00:00:00Z">
        <w:r>
          <w:t xml:space="preserve"> </w:t>
        </w:r>
      </w:ins>
      <w:ins w:id="7572" w:author="PR Preview" w:date="2026-01-01T00:00:00Z">
        <w:r>
          <w:t xml:space="preserve">are linearly dependent.</w:t>
        </w:r>
      </w:ins>
    </w:p>
    <w:bookmarkEnd w:id="249"/>
    <w:bookmarkStart w:id="250" w:name="thm-row-null-disjoint"/>
    <w:p>
      <w:pPr>
        <w:pStyle w:val="BodyText"/>
      </w:pPr>
      <w:r>
        <w:rPr>
          <w:b/>
          <w:bCs/>
        </w:rPr>
        <w:t xml:space="preserve">Theorem 35 (The row space and null space share only the zero vector)</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r>
            <m:rPr>
              <m:sty m:val="p"/>
            </m:rPr>
            <m:t>.</m:t>
          </m:r>
        </m:oMath>
      </m:oMathPara>
    </w:p>
    <w:p>
      <w:pPr>
        <w:pStyle w:val="FirstParagraph"/>
      </w:pPr>
      <w:del w:id="7573" w:author="PR Preview" w:date="2026-01-01T00:00:00Z">
        <w:r>
          <w:rPr>
            <w:i/>
            <w:iCs/>
          </w:rPr>
          <w:delText xml:space="preserve">Proof</w:delText>
        </w:r>
      </w:del>
      <w:del w:id="7574" w:author="PR Preview" w:date="2026-01-01T00:00:00Z">
        <w:r>
          <w:delText xml:space="preserve">. </w:delText>
        </w:r>
      </w:del>
      <w:del w:id="7575" w:author="PR Preview" w:date="2026-01-01T00:00:00Z">
        <w:r>
          <w:delText xml:space="preserve">Both sets are subspaces,</w:delText>
        </w:r>
      </w:del>
      <w:del w:id="7576" w:author="PR Preview" w:date="2026-01-01T00:00:00Z">
        <w:r>
          <w:delText xml:space="preserve"> </w:delText>
        </w:r>
      </w:del>
      <w:del w:id="7577" w:author="PR Preview" w:date="2026-01-01T00:00:00Z">
        <w:r>
          <w:delText xml:space="preserve">by</w:delText>
        </w:r>
      </w:del>
      <w:del w:id="7578" w:author="PR Preview" w:date="2026-01-01T00:00:00Z">
        <w:r>
          <w:delText xml:space="preserve"> </w:delText>
        </w:r>
      </w:del>
      <w:hyperlink w:anchor="thm-column-space-span">
        <w:del w:id="7579" w:author="PR Preview" w:date="2026-01-01T00:00:00Z">
          <w:r>
            <w:rPr>
              <w:rStyle w:val="Hyperlink"/>
            </w:rPr>
            <w:delText xml:space="preserve">Theorem 32</w:delText>
          </w:r>
        </w:del>
      </w:hyperlink>
      <w:del w:id="7580" w:author="PR Preview" w:date="2026-01-01T00:00:00Z">
        <w:r>
          <w:delText xml:space="preserve"> </w:delText>
        </w:r>
      </w:del>
      <w:del w:id="7581" w:author="PR Preview" w:date="2026-01-01T00:00:00Z">
        <w:r>
          <w:delText xml:space="preserve">and</w:delText>
        </w:r>
      </w:del>
      <w:del w:id="7582" w:author="PR Preview" w:date="2026-01-01T00:00:00Z">
        <w:r>
          <w:delText xml:space="preserve"> </w:delText>
        </w:r>
      </w:del>
      <w:hyperlink w:anchor="thm-null-space-subspace">
        <w:del w:id="7583" w:author="PR Preview" w:date="2026-01-01T00:00:00Z">
          <w:r>
            <w:rPr>
              <w:rStyle w:val="Hyperlink"/>
            </w:rPr>
            <w:delText xml:space="preserve">Theorem 33</w:delText>
          </w:r>
        </w:del>
      </w:hyperlink>
      <w:del w:id="7584" w:author="PR Preview" w:date="2026-01-01T00:00:00Z">
        <w:r>
          <w:delText xml:space="preserve">,</w:delText>
        </w:r>
      </w:del>
      <w:del w:id="7585" w:author="PR Preview" w:date="2026-01-01T00:00:00Z">
        <w:r>
          <w:delText xml:space="preserve"> </w:delText>
        </w:r>
      </w:del>
      <w:del w:id="7586" w:author="PR Preview" w:date="2026-01-01T00:00:00Z">
        <w:r>
          <w:delText xml:space="preserve">so both contain</w:delText>
        </w:r>
      </w:del>
      <w:del w:id="7587" w:author="PR Preview" w:date="2026-01-01T00:00:00Z">
        <w:r>
          <w:delText xml:space="preserve"> </w:delText>
        </w:r>
      </w:del>
      <m:oMath>
        <m:sSub>
          <m:e>
            <m:limLow>
              <m:e>
                <m:r>
                  <m:t>0</m:t>
                </m:r>
              </m:e>
              <m:lim>
                <m:r>
                  <m:rPr>
                    <m:sty m:val="p"/>
                  </m:rPr>
                  <m:t>∼</m:t>
                </m:r>
              </m:lim>
            </m:limLow>
          </m:e>
          <m:sub>
            <m:r>
              <m:t>n</m:t>
            </m:r>
          </m:sub>
        </m:sSub>
      </m:oMath>
      <w:del w:id="7588" w:author="PR Preview" w:date="2026-01-01T00:00:00Z">
        <w:r>
          <w:delText xml:space="preserve"> </w:delText>
        </w:r>
      </w:del>
      <w:del w:id="7589" w:author="PR Preview" w:date="2026-01-01T00:00:00Z">
        <w:r>
          <w:delText xml:space="preserve">(</w:delText>
        </w:r>
      </w:del>
      <w:hyperlink w:anchor="thm-subspace-zero">
        <w:del w:id="7590" w:author="PR Preview" w:date="2026-01-01T00:00:00Z">
          <w:r>
            <w:rPr>
              <w:rStyle w:val="Hyperlink"/>
            </w:rPr>
            <w:delText xml:space="preserve">Theorem 21</w:delText>
          </w:r>
        </w:del>
      </w:hyperlink>
      <w:del w:id="7591" w:author="PR Preview" w:date="2026-01-01T00:00:00Z">
        <w:r>
          <w:delText xml:space="preserve">).</w:delText>
        </w:r>
      </w:del>
    </w:p>
    <w:p>
      <w:pPr>
        <w:pStyle w:val="BodyText"/>
      </w:pPr>
      <w:del w:id="7592" w:author="PR Preview" w:date="2026-01-01T00:00:00Z">
        <w:r>
          <w:delText xml:space="preserve">Now take any</w:delText>
        </w:r>
      </w:del>
      <w:del w:id="7593" w:author="PR Preview" w:date="2026-01-01T00:00:00Z">
        <w:r>
          <w:delText xml:space="preserve"> </w:delText>
        </w:r>
      </w:del>
      <m:oMath>
        <m:limLow>
          <m:e>
            <m:r>
              <m:t>x</m:t>
            </m:r>
          </m:e>
          <m:lim>
            <m:r>
              <m:rPr>
                <m:sty m:val="p"/>
              </m:rPr>
              <m:t>∼</m:t>
            </m:r>
          </m:lim>
        </m:limLow>
      </m:oMath>
      <w:del w:id="7594" w:author="PR Preview" w:date="2026-01-01T00:00:00Z">
        <w:r>
          <w:delText xml:space="preserve"> </w:delText>
        </w:r>
      </w:del>
      <w:del w:id="7595" w:author="PR Preview" w:date="2026-01-01T00:00:00Z">
        <w:r>
          <w:delText xml:space="preserve">in both sets.</w:delText>
        </w:r>
      </w:del>
      <w:del w:id="7596" w:author="PR Preview" w:date="2026-01-01T00:00:00Z">
        <w:r>
          <w:delText xml:space="preserve"> </w:delText>
        </w:r>
      </w:del>
      <w:del w:id="7597" w:author="PR Preview" w:date="2026-01-01T00:00:00Z">
        <w:r>
          <w:delText xml:space="preserve">Being in the row space means</w:delText>
        </w:r>
      </w:del>
      <w:del w:id="7598" w:author="PR Preview" w:date="2026-01-01T00:00:00Z">
        <w:r>
          <w:delText xml:space="preserve"> </w:delText>
        </w:r>
      </w:del>
      <m:oMath>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oMath>
      <w:del w:id="7599" w:author="PR Preview" w:date="2026-01-01T00:00:00Z">
        <w:r>
          <w:delText xml:space="preserve"> </w:delText>
        </w:r>
      </w:del>
      <w:del w:id="7600" w:author="PR Preview" w:date="2026-01-01T00:00:00Z">
        <w:r>
          <w:delText xml:space="preserve">for some</w:delText>
        </w:r>
      </w:del>
      <w:del w:id="7601" w:author="PR Preview" w:date="2026-01-01T00:00:00Z">
        <w:r>
          <w:delText xml:space="preserve"> </w:delText>
        </w:r>
      </w:del>
      <m:oMath>
        <m:limLow>
          <m:e>
            <m:r>
              <m:t>u</m:t>
            </m:r>
          </m:e>
          <m:lim>
            <m:r>
              <m:rPr>
                <m:sty m:val="p"/>
              </m:rPr>
              <m:t>∼</m:t>
            </m:r>
          </m:lim>
        </m:limLow>
        <m:r>
          <m:rPr>
            <m:sty m:val="p"/>
          </m:rPr>
          <m:t>∈</m:t>
        </m:r>
        <m:sSup>
          <m:e>
            <m:r>
              <m:rPr>
                <m:scr m:val="double-struck"/>
                <m:sty m:val="p"/>
              </m:rPr>
              <m:t>R</m:t>
            </m:r>
          </m:e>
          <m:sup>
            <m:r>
              <m:t>m</m:t>
            </m:r>
          </m:sup>
        </m:sSup>
      </m:oMath>
      <w:del w:id="7602" w:author="PR Preview" w:date="2026-01-01T00:00:00Z">
        <w:r>
          <w:delText xml:space="preserve"> </w:delText>
        </w:r>
      </w:del>
      <w:del w:id="7603" w:author="PR Preview" w:date="2026-01-01T00:00:00Z">
        <w:r>
          <w:delText xml:space="preserve">(</w:delText>
        </w:r>
      </w:del>
      <w:hyperlink w:anchor="def-column-space">
        <w:del w:id="7604" w:author="PR Preview" w:date="2026-01-01T00:00:00Z">
          <w:r>
            <w:rPr>
              <w:rStyle w:val="Hyperlink"/>
            </w:rPr>
            <w:delText xml:space="preserve">Definition 52</w:delText>
          </w:r>
        </w:del>
      </w:hyperlink>
      <w:del w:id="7605" w:author="PR Preview" w:date="2026-01-01T00:00:00Z">
        <w:r>
          <w:delText xml:space="preserve">),</w:delText>
        </w:r>
      </w:del>
      <w:del w:id="7606" w:author="PR Preview" w:date="2026-01-01T00:00:00Z">
        <w:r>
          <w:delText xml:space="preserve"> </w:delText>
        </w:r>
      </w:del>
      <w:del w:id="7607" w:author="PR Preview" w:date="2026-01-01T00:00:00Z">
        <w:r>
          <w:delText xml:space="preserve">and being in the null space means</w:delText>
        </w:r>
      </w:del>
      <w:del w:id="760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7609" w:author="PR Preview" w:date="2026-01-01T00:00:00Z">
        <w:r>
          <w:delText xml:space="preserve"> </w:delText>
        </w:r>
      </w:del>
      <w:del w:id="7610" w:author="PR Preview" w:date="2026-01-01T00:00:00Z">
        <w:r>
          <w:delText xml:space="preserve">(</w:delText>
        </w:r>
      </w:del>
      <w:hyperlink w:anchor="def-null-space">
        <w:del w:id="7611" w:author="PR Preview" w:date="2026-01-01T00:00:00Z">
          <w:r>
            <w:rPr>
              <w:rStyle w:val="Hyperlink"/>
            </w:rPr>
            <w:delText xml:space="preserve">Definition 54</w:delText>
          </w:r>
        </w:del>
      </w:hyperlink>
      <w:del w:id="7612" w:author="PR Preview" w:date="2026-01-01T00:00:00Z">
        <w:r>
          <w:delText xml:space="preserve">).</w:delText>
        </w:r>
      </w:del>
      <w:del w:id="7613" w:author="PR Preview" w:date="2026-01-01T00:00:00Z">
        <w:r>
          <w:delText xml:space="preserve"> </w:delText>
        </w:r>
      </w:del>
      <w:del w:id="7614"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limLow>
                <m:e>
                  <m:r>
                    <m:t>x</m:t>
                  </m:r>
                </m:e>
                <m:lim>
                  <m:r>
                    <m:rPr>
                      <m:sty m:val="p"/>
                    </m:rPr>
                    <m:t>∼</m:t>
                  </m:r>
                </m:lim>
              </m:limLow>
              <m:r>
                <m:t>&amp;</m:t>
              </m:r>
              <m:r>
                <m:rPr>
                  <m:sty m:val="p"/>
                </m:rPr>
                <m:t>=</m:t>
              </m:r>
              <m:sSup>
                <m:e>
                  <m:r>
                    <m:rPr>
                      <m:sty m:val="p"/>
                    </m:rPr>
                    <m:t>(</m:t>
                  </m:r>
                  <m:sSup>
                    <m:e>
                      <m:r>
                        <m:rPr>
                          <m:sty m:val="bi"/>
                        </m:rPr>
                        <m:t>A</m:t>
                      </m:r>
                    </m:e>
                    <m:sup>
                      <m:r>
                        <m:rPr>
                          <m:sty m:val="p"/>
                        </m:rPr>
                        <m:t>⊤</m:t>
                      </m:r>
                    </m:sup>
                  </m:sSup>
                  <m:limLow>
                    <m:e>
                      <m:r>
                        <m:t>u</m:t>
                      </m:r>
                    </m:e>
                    <m:lim>
                      <m:r>
                        <m:rPr>
                          <m:sty m:val="p"/>
                        </m:rPr>
                        <m:t>∼</m:t>
                      </m:r>
                    </m:lim>
                  </m:limLow>
                  <m:r>
                    <m:rPr>
                      <m:sty m:val="p"/>
                    </m:rPr>
                    <m:t>)</m:t>
                  </m:r>
                </m:e>
                <m:sup>
                  <m:r>
                    <m:rPr>
                      <m:sty m:val="p"/>
                    </m:rPr>
                    <m:t>⊤</m:t>
                  </m:r>
                </m:sup>
              </m:sSup>
              <m:r>
                <m:t> </m:t>
              </m:r>
              <m:limLow>
                <m:e>
                  <m:r>
                    <m:t>x</m:t>
                  </m:r>
                </m:e>
                <m:lim>
                  <m:r>
                    <m:rPr>
                      <m:sty m:val="p"/>
                    </m:rPr>
                    <m:t>∼</m:t>
                  </m:r>
                </m:lim>
              </m:limLow>
              <m:r>
                <m:t>&amp;</m:t>
              </m:r>
              <m:r>
                <m:t>&amp;</m:t>
              </m:r>
              <m:r>
                <m:rPr>
                  <m:nor/>
                  <m:sty m:val="p"/>
                </m:rPr>
                <m:t>(substitute </m:t>
              </m:r>
              <m:limLow>
                <m:e>
                  <m:r>
                    <m:t>x</m:t>
                  </m:r>
                </m:e>
                <m:lim>
                  <m:r>
                    <m:rPr>
                      <m:sty m:val="p"/>
                    </m:rPr>
                    <m:t>∼</m:t>
                  </m:r>
                </m:lim>
              </m:limLow>
              <m:r>
                <m:rPr>
                  <m:sty m:val="p"/>
                </m:rPr>
                <m:t>=</m:t>
              </m:r>
              <m:sSup>
                <m:e>
                  <m:r>
                    <m:rPr>
                      <m:sty m:val="bi"/>
                    </m:rPr>
                    <m:t>A</m:t>
                  </m:r>
                </m:e>
                <m:sup>
                  <m:r>
                    <m:rPr>
                      <m:sty m:val="p"/>
                    </m:rPr>
                    <m:t>⊤</m:t>
                  </m:r>
                </m:sup>
              </m:sSup>
              <m:limLow>
                <m:e>
                  <m:r>
                    <m:t>u</m:t>
                  </m:r>
                </m:e>
                <m:lim>
                  <m:r>
                    <m:rPr>
                      <m:sty m:val="p"/>
                    </m:rPr>
                    <m:t>∼</m:t>
                  </m:r>
                </m:lim>
              </m:limLow>
              <m:r>
                <m:rPr>
                  <m:nor/>
                  <m:sty m:val="p"/>
                </m:rPr>
                <m:t> in the first factor)</m:t>
              </m:r>
            </m:e>
            <m:e>
              <m:r>
                <m:t>&amp;</m:t>
              </m:r>
              <m:r>
                <m:rPr>
                  <m:sty m:val="p"/>
                </m:rPr>
                <m:t>=</m:t>
              </m:r>
              <m:r>
                <m:t>​</m:t>
              </m:r>
              <m:d>
                <m:dPr>
                  <m:begChr m:val="("/>
                  <m:sepChr m:val=""/>
                  <m:endChr m:val=")"/>
                  <m:grow/>
                </m:dPr>
                <m:e>
                  <m:sSup>
                    <m:e>
                      <m:limLow>
                        <m:e>
                          <m:r>
                            <m:t>u</m:t>
                          </m:r>
                        </m:e>
                        <m:lim>
                          <m:r>
                            <m:rPr>
                              <m:sty m:val="p"/>
                            </m:rPr>
                            <m:t>∼</m:t>
                          </m:r>
                        </m:lim>
                      </m:limLow>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d>
              <m:r>
                <m:t>​</m:t>
              </m:r>
              <m:r>
                <m:t> </m:t>
              </m:r>
              <m:limLow>
                <m:e>
                  <m:r>
                    <m:t>x</m:t>
                  </m:r>
                </m:e>
                <m:lim>
                  <m:r>
                    <m:rPr>
                      <m:sty m:val="p"/>
                    </m:rPr>
                    <m:t>∼</m:t>
                  </m:r>
                </m:lim>
              </m:limLow>
              <m:r>
                <m:t>&amp;</m:t>
              </m:r>
              <m:r>
                <m:t>&amp;</m:t>
              </m:r>
              <m:r>
                <m:rPr>
                  <m:nor/>
                  <m:sty m:val="p"/>
                </m:rPr>
                <m:t>(</m:t>
              </m:r>
              <m:r>
                <m:rPr>
                  <m:nor/>
                  <m:sty m:val="p"/>
                </m:rPr>
                <m:t>Theorem 19</m:t>
              </m:r>
              <m:r>
                <m:rPr>
                  <m:nor/>
                  <m:sty m:val="p"/>
                </m:rPr>
                <m:t>)</m:t>
              </m:r>
            </m:e>
            <m:e>
              <m:r>
                <m:t>&amp;</m:t>
              </m:r>
              <m:r>
                <m:rPr>
                  <m:sty m:val="p"/>
                </m:rPr>
                <m:t>=</m:t>
              </m:r>
              <m:r>
                <m:t>​</m:t>
              </m:r>
              <m:d>
                <m:dPr>
                  <m:begChr m:val="("/>
                  <m:sepChr m:val=""/>
                  <m:endChr m:val=")"/>
                  <m:grow/>
                </m:dPr>
                <m:e>
                  <m:sSup>
                    <m:e>
                      <m:limLow>
                        <m:e>
                          <m:r>
                            <m:t>u</m:t>
                          </m:r>
                        </m:e>
                        <m:lim>
                          <m:r>
                            <m:rPr>
                              <m:sty m:val="p"/>
                            </m:rPr>
                            <m:t>∼</m:t>
                          </m:r>
                        </m:lim>
                      </m:limLow>
                    </m:e>
                    <m:sup>
                      <m:r>
                        <m:rPr>
                          <m:sty m:val="p"/>
                        </m:rPr>
                        <m:t>⊤</m:t>
                      </m:r>
                    </m:sup>
                  </m:sSup>
                  <m:r>
                    <m:rPr>
                      <m:sty m:val="bi"/>
                    </m:rPr>
                    <m:t>A</m:t>
                  </m:r>
                </m:e>
              </m:d>
              <m:r>
                <m:t>​</m:t>
              </m:r>
              <m:r>
                <m:t> </m:t>
              </m:r>
              <m:limLow>
                <m:e>
                  <m:r>
                    <m:t>x</m:t>
                  </m:r>
                </m:e>
                <m:lim>
                  <m:r>
                    <m:rPr>
                      <m:sty m:val="p"/>
                    </m:rPr>
                    <m:t>∼</m:t>
                  </m:r>
                </m:lim>
              </m:limLow>
              <m:r>
                <m:t>&amp;</m:t>
              </m:r>
              <m:r>
                <m:t>&amp;</m:t>
              </m:r>
              <m:r>
                <m:rPr>
                  <m:nor/>
                  <m:sty m:val="p"/>
                </m:rPr>
                <m:t>(transposing twice returns the original matrix)</m:t>
              </m:r>
            </m:e>
            <m:e>
              <m:r>
                <m:t>&amp;</m:t>
              </m:r>
              <m:r>
                <m:rPr>
                  <m:sty m:val="p"/>
                </m:rPr>
                <m:t>=</m:t>
              </m:r>
              <m:sSup>
                <m:e>
                  <m:limLow>
                    <m:e>
                      <m:r>
                        <m:t>u</m:t>
                      </m:r>
                    </m:e>
                    <m:lim>
                      <m:r>
                        <m:rPr>
                          <m:sty m:val="p"/>
                        </m:rPr>
                        <m:t>∼</m:t>
                      </m:r>
                    </m:lim>
                  </m:limLow>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limLow>
                    <m:e>
                      <m:r>
                        <m:t>u</m:t>
                      </m:r>
                    </m:e>
                    <m:lim>
                      <m:r>
                        <m:rPr>
                          <m:sty m:val="p"/>
                        </m:rPr>
                        <m:t>∼</m:t>
                      </m:r>
                    </m:lim>
                  </m:limLow>
                </m:e>
                <m:sup>
                  <m:r>
                    <m:rPr>
                      <m:sty m:val="p"/>
                    </m:rPr>
                    <m:t>⊤</m:t>
                  </m:r>
                </m:sup>
              </m:sSup>
              <m:r>
                <m:t> </m:t>
              </m:r>
              <m:sSub>
                <m:e>
                  <m:limLow>
                    <m:e>
                      <m:r>
                        <m:t>0</m:t>
                      </m:r>
                    </m:e>
                    <m:lim>
                      <m:r>
                        <m:rPr>
                          <m:sty m:val="p"/>
                        </m:rPr>
                        <m:t>∼</m:t>
                      </m:r>
                    </m:lim>
                  </m:limLow>
                </m:e>
                <m:sub>
                  <m:r>
                    <m:t>m</m:t>
                  </m:r>
                </m:sub>
              </m:sSub>
              <m:r>
                <m:t>&amp;</m:t>
              </m:r>
              <m:r>
                <m:t>&amp;</m:t>
              </m:r>
              <m:r>
                <m:rPr>
                  <m:nor/>
                  <m:sty m:val="p"/>
                </m:rPr>
                <m:t>(substitute </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r>
                <m:t>0</m:t>
              </m:r>
              <m:r>
                <m:rPr>
                  <m:sty m:val="p"/>
                </m:rPr>
                <m:t>.</m:t>
              </m:r>
              <m:r>
                <m:t>&amp;</m:t>
              </m:r>
              <m:r>
                <m:t>&amp;</m:t>
              </m:r>
              <m:r>
                <m:rPr>
                  <m:nor/>
                  <m:sty m:val="p"/>
                </m:rPr>
                <m:t>(every term of the inner product is </m:t>
              </m:r>
              <m:r>
                <m:t>0</m:t>
              </m:r>
              <m:r>
                <m:rPr>
                  <m:nor/>
                  <m:sty m:val="p"/>
                </m:rPr>
                <m:t>)</m:t>
              </m:r>
            </m:e>
          </m:eqArr>
        </m:oMath>
      </m:oMathPara>
    </w:p>
    <w:p>
      <w:pPr>
        <w:pStyle w:val="FirstParagraph"/>
      </w:pPr>
      <w:del w:id="7615" w:author="PR Preview" w:date="2026-01-01T00:00:00Z">
        <w:r>
          <w:delText xml:space="preserve">But</w:delText>
        </w:r>
      </w:del>
      <w:del w:id="7616" w:author="PR Preview" w:date="2026-01-01T00:00:00Z">
        <w:r>
          <w:delText xml:space="preserve"> </w:delText>
        </w:r>
      </w:del>
      <m:oMath>
        <m:sSup>
          <m:e>
            <m:limLow>
              <m:e>
                <m:r>
                  <m:t>x</m:t>
                </m:r>
              </m:e>
              <m:lim>
                <m:r>
                  <m:rPr>
                    <m:sty m:val="p"/>
                  </m:rPr>
                  <m:t>∼</m:t>
                </m:r>
              </m:lim>
            </m:limLow>
          </m:e>
          <m:sup>
            <m:r>
              <m:rPr>
                <m:sty m:val="p"/>
              </m:rPr>
              <m:t>⊤</m:t>
            </m:r>
          </m:sup>
        </m:sSup>
        <m:limLow>
          <m:e>
            <m:r>
              <m:t>x</m:t>
            </m:r>
          </m:e>
          <m:lim>
            <m:r>
              <m:rPr>
                <m:sty m:val="p"/>
              </m:rPr>
              <m:t>∼</m:t>
            </m:r>
          </m:lim>
        </m:limLow>
        <m:r>
          <m:rPr>
            <m:sty m:val="p"/>
          </m:rPr>
          <m:t>=</m:t>
        </m:r>
        <m:sSubSup>
          <m:e>
            <m:r>
              <m:t>x</m:t>
            </m:r>
          </m:e>
          <m:sub>
            <m:r>
              <m:t>1</m:t>
            </m:r>
          </m:sub>
          <m:sup>
            <m:r>
              <m:t>2</m:t>
            </m:r>
          </m:sup>
        </m:sSubSup>
        <m:r>
          <m:rPr>
            <m:sty m:val="p"/>
          </m:rPr>
          <m:t>+</m:t>
        </m:r>
        <m:r>
          <m:rPr>
            <m:sty m:val="p"/>
          </m:rPr>
          <m:t>⋯</m:t>
        </m:r>
        <m:r>
          <m:rPr>
            <m:sty m:val="p"/>
          </m:rPr>
          <m:t>+</m:t>
        </m:r>
        <m:sSubSup>
          <m:e>
            <m:r>
              <m:t>x</m:t>
            </m:r>
          </m:e>
          <m:sub>
            <m:r>
              <m:t>n</m:t>
            </m:r>
          </m:sub>
          <m:sup>
            <m:r>
              <m:t>2</m:t>
            </m:r>
          </m:sup>
        </m:sSubSup>
      </m:oMath>
      <w:del w:id="7617" w:author="PR Preview" w:date="2026-01-01T00:00:00Z">
        <w:r>
          <w:delText xml:space="preserve">,</w:delText>
        </w:r>
      </w:del>
      <w:del w:id="7618" w:author="PR Preview" w:date="2026-01-01T00:00:00Z">
        <w:r>
          <w:delText xml:space="preserve"> </w:delText>
        </w:r>
      </w:del>
      <w:del w:id="7619" w:author="PR Preview" w:date="2026-01-01T00:00:00Z">
        <w:r>
          <w:delText xml:space="preserve">which is</w:delText>
        </w:r>
      </w:del>
      <w:del w:id="7620" w:author="PR Preview" w:date="2026-01-01T00:00:00Z">
        <w:r>
          <w:delText xml:space="preserve"> </w:delText>
        </w:r>
      </w:del>
      <m:oMath>
        <m:r>
          <m:t>0</m:t>
        </m:r>
      </m:oMath>
      <w:del w:id="7621" w:author="PR Preview" w:date="2026-01-01T00:00:00Z">
        <w:r>
          <w:delText xml:space="preserve"> </w:delText>
        </w:r>
      </w:del>
      <w:del w:id="7622" w:author="PR Preview" w:date="2026-01-01T00:00:00Z">
        <w:r>
          <w:delText xml:space="preserve">only when every</w:delText>
        </w:r>
      </w:del>
      <w:del w:id="7623" w:author="PR Preview" w:date="2026-01-01T00:00:00Z">
        <w:r>
          <w:delText xml:space="preserve"> </w:delText>
        </w:r>
      </w:del>
      <m:oMath>
        <m:sSub>
          <m:e>
            <m:r>
              <m:t>x</m:t>
            </m:r>
          </m:e>
          <m:sub>
            <m:r>
              <m:t>i</m:t>
            </m:r>
          </m:sub>
        </m:sSub>
        <m:r>
          <m:rPr>
            <m:sty m:val="p"/>
          </m:rPr>
          <m:t>=</m:t>
        </m:r>
        <m:r>
          <m:t>0</m:t>
        </m:r>
      </m:oMath>
      <w:del w:id="7624" w:author="PR Preview" w:date="2026-01-01T00:00:00Z">
        <w:r>
          <w:delText xml:space="preserve">.</w:delText>
        </w:r>
      </w:del>
      <w:del w:id="7625" w:author="PR Preview" w:date="2026-01-01T00:00:00Z">
        <w:r>
          <w:delText xml:space="preserve"> </w:delText>
        </w:r>
      </w:del>
      <w:del w:id="7626" w:author="PR Preview" w:date="2026-01-01T00:00:00Z">
        <w:r>
          <w:delText xml:space="preserve">So</w:delText>
        </w:r>
      </w:del>
      <w:del w:id="7627"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n</m:t>
            </m:r>
          </m:sub>
        </m:sSub>
      </m:oMath>
      <w:del w:id="7628" w:author="PR Preview" w:date="2026-01-01T00:00:00Z">
        <w:r>
          <w:delText xml:space="preserve">.</w:delText>
        </w:r>
      </w:del>
    </w:p>
    <w:p>
      <w:pPr>
        <w:pStyle w:val="BodyText"/>
      </w:pPr>
      <w:ins w:id="7629" w:author="PR Preview" w:date="2026-01-01T00:00:00Z">
        <w:r>
          <w:t xml:space="preserve">$$
    \mathcal{C}({\mathbf{A}}^{\top}) \cap \mathcal{N}(\mathbf{A}) = \mathopen{}\left\{\mathord{\smash[b]{\underset{\raise.3ex\hbox{$\scriptstyle\sim$}}{0}}\vphantom{0}}_n\right\}\mathclose{}.
    $$</w:t>
        </w:r>
      </w:ins>
    </w:p>
    <w:bookmarkEnd w:id="250"/>
    <w:p>
      <w:pPr>
        <w:pStyle w:val="FirstParagraph"/>
      </w:pPr>
      <w:ins w:id="7630" w:author="PR Preview" w:date="2026-01-01T00:00:00Z">
        <w:r>
          <w:rPr>
            <w:i/>
            <w:iCs/>
          </w:rPr>
          <w:t xml:space="preserve">Proof</w:t>
        </w:r>
      </w:ins>
      <w:ins w:id="7631" w:author="PR Preview" w:date="2026-01-01T00:00:00Z">
        <w:r>
          <w:t xml:space="preserve">. </w:t>
        </w:r>
      </w:ins>
      <w:ins w:id="7632" w:author="PR Preview" w:date="2026-01-01T00:00:00Z">
        <w:r>
          <w:t xml:space="preserve">Both sets are subspaces,</w:t>
        </w:r>
      </w:ins>
      <w:ins w:id="7633" w:author="PR Preview" w:date="2026-01-01T00:00:00Z">
        <w:r>
          <w:t xml:space="preserve"> </w:t>
        </w:r>
      </w:ins>
      <w:ins w:id="7634" w:author="PR Preview" w:date="2026-01-01T00:00:00Z">
        <w:r>
          <w:t xml:space="preserve">by</w:t>
        </w:r>
      </w:ins>
      <w:ins w:id="7635" w:author="PR Preview" w:date="2026-01-01T00:00:00Z">
        <w:r>
          <w:t xml:space="preserve"> </w:t>
        </w:r>
      </w:ins>
      <w:hyperlink w:anchor="thm-column-space-span">
        <w:ins w:id="7636" w:author="PR Preview" w:date="2026-01-01T00:00:00Z">
          <w:r>
            <w:rPr>
              <w:rStyle w:val="Hyperlink"/>
            </w:rPr>
            <w:t xml:space="preserve">Theorem 32</w:t>
          </w:r>
        </w:ins>
      </w:hyperlink>
      <w:ins w:id="7637" w:author="PR Preview" w:date="2026-01-01T00:00:00Z">
        <w:r>
          <w:t xml:space="preserve"> </w:t>
        </w:r>
      </w:ins>
      <w:ins w:id="7638" w:author="PR Preview" w:date="2026-01-01T00:00:00Z">
        <w:r>
          <w:t xml:space="preserve">and</w:t>
        </w:r>
      </w:ins>
      <w:ins w:id="7639" w:author="PR Preview" w:date="2026-01-01T00:00:00Z">
        <w:r>
          <w:t xml:space="preserve"> </w:t>
        </w:r>
      </w:ins>
      <w:hyperlink w:anchor="thm-null-space-subspace">
        <w:ins w:id="7640" w:author="PR Preview" w:date="2026-01-01T00:00:00Z">
          <w:r>
            <w:rPr>
              <w:rStyle w:val="Hyperlink"/>
            </w:rPr>
            <w:t xml:space="preserve">Theorem 33</w:t>
          </w:r>
        </w:ins>
      </w:hyperlink>
      <w:ins w:id="7641" w:author="PR Preview" w:date="2026-01-01T00:00:00Z">
        <w:r>
          <w:t xml:space="preserve">,</w:t>
        </w:r>
      </w:ins>
      <w:ins w:id="7642" w:author="PR Preview" w:date="2026-01-01T00:00:00Z">
        <w:r>
          <w:t xml:space="preserve"> </w:t>
        </w:r>
      </w:ins>
      <w:ins w:id="7643" w:author="PR Preview" w:date="2026-01-01T00:00:00Z">
        <w:r>
          <w:t xml:space="preserve">so both contain</w:t>
        </w:r>
      </w:ins>
      <w:ins w:id="7644" w:author="PR Preview" w:date="2026-01-01T00:00:00Z">
        <w:r>
          <w:t xml:space="preserve"> </w:t>
        </w:r>
      </w:ins>
      <w:ins w:id="7645" w:author="PR Preview" w:date="2026-01-01T00:00:00Z">
        <w:r>
          <w:t xml:space="preserve">$\mathord{\smash[b]{\underset{\raise.3ex\hbox{$\scriptstyle\sim$}}{0}}\vphantom{0}}_n$</w:t>
        </w:r>
      </w:ins>
      <w:ins w:id="7646" w:author="PR Preview" w:date="2026-01-01T00:00:00Z">
        <w:r>
          <w:t xml:space="preserve"> </w:t>
        </w:r>
      </w:ins>
      <w:ins w:id="7647" w:author="PR Preview" w:date="2026-01-01T00:00:00Z">
        <w:r>
          <w:t xml:space="preserve">(</w:t>
        </w:r>
      </w:ins>
      <w:hyperlink w:anchor="thm-subspace-zero">
        <w:ins w:id="7648" w:author="PR Preview" w:date="2026-01-01T00:00:00Z">
          <w:r>
            <w:rPr>
              <w:rStyle w:val="Hyperlink"/>
            </w:rPr>
            <w:t xml:space="preserve">Theorem 21</w:t>
          </w:r>
        </w:ins>
      </w:hyperlink>
      <w:ins w:id="7649" w:author="PR Preview" w:date="2026-01-01T00:00:00Z">
        <w:r>
          <w:t xml:space="preserve">).</w:t>
        </w:r>
      </w:ins>
    </w:p>
    <w:p>
      <w:pPr>
        <w:pStyle w:val="BodyText"/>
      </w:pPr>
      <w:ins w:id="7650" w:author="PR Preview" w:date="2026-01-01T00:00:00Z">
        <w:r>
          <w:t xml:space="preserve">Now take any</w:t>
        </w:r>
      </w:ins>
      <w:ins w:id="7651" w:author="PR Preview" w:date="2026-01-01T00:00:00Z">
        <w:r>
          <w:t xml:space="preserve"> </w:t>
        </w:r>
      </w:ins>
      <w:ins w:id="7652" w:author="PR Preview" w:date="2026-01-01T00:00:00Z">
        <w:r>
          <w:t xml:space="preserve">$\mathord{\smash[b]{\underset{\raise.3ex\hbox{$\scriptstyle\sim$}}{x}}\vphantom{x}}$</w:t>
        </w:r>
      </w:ins>
      <w:ins w:id="7653" w:author="PR Preview" w:date="2026-01-01T00:00:00Z">
        <w:r>
          <w:t xml:space="preserve"> </w:t>
        </w:r>
      </w:ins>
      <w:ins w:id="7654" w:author="PR Preview" w:date="2026-01-01T00:00:00Z">
        <w:r>
          <w:t xml:space="preserve">in both sets.</w:t>
        </w:r>
      </w:ins>
      <w:ins w:id="7655" w:author="PR Preview" w:date="2026-01-01T00:00:00Z">
        <w:r>
          <w:t xml:space="preserve"> </w:t>
        </w:r>
      </w:ins>
      <w:ins w:id="7656" w:author="PR Preview" w:date="2026-01-01T00:00:00Z">
        <w:r>
          <w:t xml:space="preserve">Being in the row space means</w:t>
        </w:r>
      </w:ins>
      <w:ins w:id="7657" w:author="PR Preview" w:date="2026-01-01T00:00:00Z">
        <w:r>
          <w:t xml:space="preserve"> </w:t>
        </w:r>
      </w:ins>
      <w:ins w:id="7658" w:author="PR Preview" w:date="2026-01-01T00:00:00Z">
        <w:r>
          <w:t xml:space="preserve">$\mathord{\smash[b]{\underset{\raise.3ex\hbox{$\scriptstyle\sim$}}{x}}\vphantom{x}} = {\mathbf{A}}^{\top} \mathord{\smash[b]{\underset{\raise.3ex\hbox{$\scriptstyle\sim$}}{u}}\vphantom{u}}$</w:t>
        </w:r>
      </w:ins>
      <w:ins w:id="7659" w:author="PR Preview" w:date="2026-01-01T00:00:00Z">
        <w:r>
          <w:t xml:space="preserve"> </w:t>
        </w:r>
      </w:ins>
      <w:ins w:id="7660" w:author="PR Preview" w:date="2026-01-01T00:00:00Z">
        <w:r>
          <w:t xml:space="preserve">for some</w:t>
        </w:r>
      </w:ins>
      <w:ins w:id="7661" w:author="PR Preview" w:date="2026-01-01T00:00:00Z">
        <w:r>
          <w:t xml:space="preserve"> </w:t>
        </w:r>
      </w:ins>
      <w:ins w:id="7662" w:author="PR Preview" w:date="2026-01-01T00:00:00Z">
        <w:r>
          <w:t xml:space="preserve">$\mathord{\smash[b]{\underset{\raise.3ex\hbox{$\scriptstyle\sim$}}{u}}\vphantom{u}} \in \mathbb{R}^m$</w:t>
        </w:r>
      </w:ins>
      <w:ins w:id="7663" w:author="PR Preview" w:date="2026-01-01T00:00:00Z">
        <w:r>
          <w:t xml:space="preserve"> </w:t>
        </w:r>
      </w:ins>
      <w:ins w:id="7664" w:author="PR Preview" w:date="2026-01-01T00:00:00Z">
        <w:r>
          <w:t xml:space="preserve">(</w:t>
        </w:r>
      </w:ins>
      <w:hyperlink w:anchor="def-column-space">
        <w:ins w:id="7665" w:author="PR Preview" w:date="2026-01-01T00:00:00Z">
          <w:r>
            <w:rPr>
              <w:rStyle w:val="Hyperlink"/>
            </w:rPr>
            <w:t xml:space="preserve">Definition 52</w:t>
          </w:r>
        </w:ins>
      </w:hyperlink>
      <w:ins w:id="7666" w:author="PR Preview" w:date="2026-01-01T00:00:00Z">
        <w:r>
          <w:t xml:space="preserve">),</w:t>
        </w:r>
      </w:ins>
      <w:ins w:id="7667" w:author="PR Preview" w:date="2026-01-01T00:00:00Z">
        <w:r>
          <w:t xml:space="preserve"> </w:t>
        </w:r>
      </w:ins>
      <w:ins w:id="7668" w:author="PR Preview" w:date="2026-01-01T00:00:00Z">
        <w:r>
          <w:t xml:space="preserve">and being in the null space means</w:t>
        </w:r>
      </w:ins>
      <w:ins w:id="7669" w:author="PR Preview" w:date="2026-01-01T00:00:00Z">
        <w:r>
          <w:t xml:space="preserve"> </w:t>
        </w:r>
      </w:ins>
      <w:ins w:id="7670" w:author="PR Preview" w:date="2026-01-01T00:00:00Z">
        <w:r>
          <w:t xml:space="preserve">$\mathbf{A} \mathord{\smash[b]{\underset{\raise.3ex\hbox{$\scriptstyle\sim$}}{x}}\vphantom{x}} = \mathord{\smash[b]{\underset{\raise.3ex\hbox{$\scriptstyle\sim$}}{0}}\vphantom{0}}_m$</w:t>
        </w:r>
      </w:ins>
      <w:ins w:id="7671" w:author="PR Preview" w:date="2026-01-01T00:00:00Z">
        <w:r>
          <w:t xml:space="preserve"> </w:t>
        </w:r>
      </w:ins>
      <w:ins w:id="7672" w:author="PR Preview" w:date="2026-01-01T00:00:00Z">
        <w:r>
          <w:t xml:space="preserve">(</w:t>
        </w:r>
      </w:ins>
      <w:hyperlink w:anchor="def-null-space">
        <w:ins w:id="7673" w:author="PR Preview" w:date="2026-01-01T00:00:00Z">
          <w:r>
            <w:rPr>
              <w:rStyle w:val="Hyperlink"/>
            </w:rPr>
            <w:t xml:space="preserve">Definition 54</w:t>
          </w:r>
        </w:ins>
      </w:hyperlink>
      <w:ins w:id="7674" w:author="PR Preview" w:date="2026-01-01T00:00:00Z">
        <w:r>
          <w:t xml:space="preserve">).</w:t>
        </w:r>
      </w:ins>
      <w:ins w:id="7675" w:author="PR Preview" w:date="2026-01-01T00:00:00Z">
        <w:r>
          <w:t xml:space="preserve"> </w:t>
        </w:r>
      </w:ins>
      <w:ins w:id="7676" w:author="PR Preview" w:date="2026-01-01T00:00:00Z">
        <w:r>
          <w:t xml:space="preserve">Then</w:t>
        </w:r>
      </w:ins>
    </w:p>
    <w:p>
      <w:pPr>
        <w:pStyle w:val="BodyText"/>
      </w:pPr>
      <w:ins w:id="7677" w:author="PR Preview" w:date="2026-01-01T00:00:00Z">
        <w:r>
          <w:t xml:space="preserve">$$
    \begin{aligned}
    {\mathord{\smash[b]{\underset{\raise.3ex\hbox{$\scriptstyle\sim$}}{x}}\vphantom{x}}}^{\top} \mathord{\smash[b]{\underset{\raise.3ex\hbox{$\scriptstyle\sim$}}{x}}\vphantom{x}}
    &amp;= {({\mathbf{A}}^{\top} \mathord{\smash[b]{\underset{\raise.3ex\hbox{$\scriptstyle\sim$}}{u}}\vphantom{u}})}^{\top}\,\mathord{\smash[b]{\underset{\raise.3ex\hbox{$\scriptstyle\sim$}}{x}}\vphantom{x}}
    &amp;&amp; \text{(substitute } \mathord{\smash[b]{\underset{\raise.3ex\hbox{$\scriptstyle\sim$}}{x}}\vphantom{x}} = {\mathbf{A}}^{\top} \mathord{\smash[b]{\underset{\raise.3ex\hbox{$\scriptstyle\sim$}}{u}}\vphantom{u}} \text{ in the first factor)}
    \\
    &amp;= \mathopen{}\left({\mathord{\smash[b]{\underset{\raise.3ex\hbox{$\scriptstyle\sim$}}{u}}\vphantom{u}}}^{\top}\,{({\mathbf{A}}^{\top})}^{\top}\right)\mathclose{}\,\mathord{\smash[b]{\underset{\raise.3ex\hbox{$\scriptstyle\sim$}}{x}}\vphantom{x}}
    &amp;&amp; \text{(}\text{Theorem~19}\text{)}
    \\
    &amp;= \mathopen{}\left({\mathord{\smash[b]{\underset{\raise.3ex\hbox{$\scriptstyle\sim$}}{u}}\vphantom{u}}}^{\top} \mathbf{A}\right)\mathclose{}\,\mathord{\smash[b]{\underset{\raise.3ex\hbox{$\scriptstyle\sim$}}{x}}\vphantom{x}}
    &amp;&amp; \text{(transposing twice returns the original matrix)}
    \\
    &amp;= {\mathord{\smash[b]{\underset{\raise.3ex\hbox{$\scriptstyle\sim$}}{u}}\vphantom{u}}}^{\top}\,(\mathbf{A} \mathord{\smash[b]{\underset{\raise.3ex\hbox{$\scriptstyle\sim$}}{x}}\vphantom{x}})
    &amp;&amp; \text{(}\text{Theorem~8}\text{)}
    \\
    &amp;= {\mathord{\smash[b]{\underset{\raise.3ex\hbox{$\scriptstyle\sim$}}{u}}\vphantom{u}}}^{\top}\,\mathord{\smash[b]{\underset{\raise.3ex\hbox{$\scriptstyle\sim$}}{0}}\vphantom{0}}_m
    &amp;&amp; \text{(substitute } \mathbf{A} \mathord{\smash[b]{\underset{\raise.3ex\hbox{$\scriptstyle\sim$}}{x}}\vphantom{x}} = \mathord{\smash[b]{\underset{\raise.3ex\hbox{$\scriptstyle\sim$}}{0}}\vphantom{0}}_m \text{)}
    \\
    &amp;= 0.
    &amp;&amp; \text{(every term of the inner product is } 0 \text{)}
    \end{aligned}
    $$</w:t>
        </w:r>
      </w:ins>
    </w:p>
    <w:p>
      <w:pPr>
        <w:pStyle w:val="FirstParagraph"/>
      </w:pPr>
      <w:ins w:id="7678" w:author="PR Preview" w:date="2026-01-01T00:00:00Z">
        <w:r>
          <w:t xml:space="preserve">But</w:t>
        </w:r>
      </w:ins>
      <w:ins w:id="7679" w:author="PR Preview" w:date="2026-01-01T00:00:00Z">
        <w:r>
          <w:t xml:space="preserve"> </w:t>
        </w:r>
      </w:ins>
      <w:ins w:id="7680" w:author="PR Preview" w:date="2026-01-01T00:00:00Z">
        <w:r>
          <w:t xml:space="preserve">${\mathord{\smash[b]{\underset{\raise.3ex\hbox{$\scriptstyle\sim$}}{x}}\vphantom{x}}}^{\top} \mathord{\smash[b]{\underset{\raise.3ex\hbox{$\scriptstyle\sim$}}{x}}\vphantom{x}} = x_1^2 + \cdots + x_n^2$</w:t>
        </w:r>
      </w:ins>
      <w:ins w:id="7681" w:author="PR Preview" w:date="2026-01-01T00:00:00Z">
        <w:r>
          <w:t xml:space="preserve">,</w:t>
        </w:r>
      </w:ins>
      <w:ins w:id="7682" w:author="PR Preview" w:date="2026-01-01T00:00:00Z">
        <w:r>
          <w:t xml:space="preserve"> </w:t>
        </w:r>
      </w:ins>
      <w:ins w:id="7683" w:author="PR Preview" w:date="2026-01-01T00:00:00Z">
        <w:r>
          <w:t xml:space="preserve">which is</w:t>
        </w:r>
      </w:ins>
      <w:ins w:id="7684" w:author="PR Preview" w:date="2026-01-01T00:00:00Z">
        <w:r>
          <w:t xml:space="preserve"> </w:t>
        </w:r>
      </w:ins>
      <m:oMath>
        <m:r>
          <m:t>0</m:t>
        </m:r>
      </m:oMath>
      <w:ins w:id="7685" w:author="PR Preview" w:date="2026-01-01T00:00:00Z">
        <w:r>
          <w:t xml:space="preserve"> </w:t>
        </w:r>
      </w:ins>
      <w:ins w:id="7686" w:author="PR Preview" w:date="2026-01-01T00:00:00Z">
        <w:r>
          <w:t xml:space="preserve">only when every</w:t>
        </w:r>
      </w:ins>
      <w:ins w:id="7687" w:author="PR Preview" w:date="2026-01-01T00:00:00Z">
        <w:r>
          <w:t xml:space="preserve"> </w:t>
        </w:r>
      </w:ins>
      <m:oMath>
        <m:sSub>
          <m:e>
            <m:r>
              <m:t>x</m:t>
            </m:r>
          </m:e>
          <m:sub>
            <m:r>
              <m:t>i</m:t>
            </m:r>
          </m:sub>
        </m:sSub>
        <m:r>
          <m:rPr>
            <m:sty m:val="p"/>
          </m:rPr>
          <m:t>=</m:t>
        </m:r>
        <m:r>
          <m:t>0</m:t>
        </m:r>
      </m:oMath>
      <w:ins w:id="7688" w:author="PR Preview" w:date="2026-01-01T00:00:00Z">
        <w:r>
          <w:t xml:space="preserve">.</w:t>
        </w:r>
      </w:ins>
      <w:ins w:id="7689" w:author="PR Preview" w:date="2026-01-01T00:00:00Z">
        <w:r>
          <w:t xml:space="preserve"> </w:t>
        </w:r>
      </w:ins>
      <w:ins w:id="7690" w:author="PR Preview" w:date="2026-01-01T00:00:00Z">
        <w:r>
          <w:t xml:space="preserve">So</w:t>
        </w:r>
      </w:ins>
      <w:ins w:id="7691" w:author="PR Preview" w:date="2026-01-01T00:00:00Z">
        <w:r>
          <w:t xml:space="preserve"> </w:t>
        </w:r>
      </w:ins>
      <w:ins w:id="7692" w:author="PR Preview" w:date="2026-01-01T00:00:00Z">
        <w:r>
          <w:t xml:space="preserve">$\mathord{\smash[b]{\underset{\raise.3ex\hbox{$\scriptstyle\sim$}}{x}}\vphantom{x}} = \mathord{\smash[b]{\underset{\raise.3ex\hbox{$\scriptstyle\sim$}}{0}}\vphantom{0}}_n$</w:t>
        </w:r>
      </w:ins>
      <w:ins w:id="7693" w:author="PR Preview" w:date="2026-01-01T00:00:00Z">
        <w:r>
          <w:t xml:space="preserve">.</w:t>
        </w:r>
      </w:ins>
    </w:p>
    <w:bookmarkStart w:id="251" w:name="exm-row-null-disjoint"/>
    <w:p>
      <w:pPr>
        <w:pStyle w:val="BodyText"/>
      </w:pPr>
      <w:r>
        <w:rPr>
          <w:b/>
          <w:bCs/>
        </w:rPr>
        <w:t xml:space="preserve">Example 61 (The row space and null space in</w:t>
      </w:r>
      <w:r>
        <w:rPr>
          <w:b/>
          <w:bCs/>
        </w:rPr>
        <w:t xml:space="preserve"> </w:t>
      </w:r>
      <w:hyperlink w:anchor="exm-null-space">
        <w:r>
          <w:rPr>
            <w:rStyle w:val="Hyperlink"/>
            <w:b/>
            <w:bCs/>
          </w:rPr>
          <w:t xml:space="preserve">Example 58</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w:r>
        <w:t xml:space="preserve">the row space is</w:t>
      </w:r>
      <w:r>
        <w:t xml:space="preserve"> </w:t>
      </w:r>
      <m:oMath>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r>
        <w:t xml:space="preserve"> </w:t>
      </w:r>
      <w:r>
        <w:t xml:space="preserve">and the null space is</w:t>
      </w:r>
      <w:r>
        <w:t xml:space="preserve"> </w:t>
      </w:r>
      <m:oMath>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w:t>
      </w:r>
      <w:hyperlink w:anchor="exm-null-space">
        <w:r>
          <w:rPr>
            <w:rStyle w:val="Hyperlink"/>
          </w:rPr>
          <w:t xml:space="preserve">Example 58</w:t>
        </w:r>
      </w:hyperlink>
      <w:r>
        <w:t xml:space="preserve">).</w:t>
      </w:r>
      <w:r>
        <w:t xml:space="preserve"> </w:t>
      </w:r>
      <w:r>
        <w:t xml:space="preserve">A vector</w:t>
      </w:r>
      <w:r>
        <w:t xml:space="preserve"> </w:t>
      </w:r>
      <m:oMath>
        <m:r>
          <m:t>c</m:t>
        </m:r>
        <m:r>
          <m:t> </m:t>
        </m:r>
        <m:r>
          <m:rPr>
            <m:sty m:val="p"/>
          </m:rPr>
          <m:t>(</m:t>
        </m:r>
        <m:r>
          <m:t>1</m:t>
        </m:r>
        <m:r>
          <m:rPr>
            <m:sty m:val="p"/>
          </m:rPr>
          <m:t>,</m:t>
        </m:r>
        <m:r>
          <m:rPr>
            <m:sty m:val="p"/>
          </m:rPr>
          <m:t>−</m:t>
        </m:r>
        <m:r>
          <m:t>2</m:t>
        </m:r>
        <m:r>
          <m:rPr>
            <m:sty m:val="p"/>
          </m:rPr>
          <m:t>,</m:t>
        </m:r>
        <m:r>
          <m:rPr>
            <m:sty m:val="p"/>
          </m:rPr>
          <m:t>−</m:t>
        </m:r>
        <m:r>
          <m:t>2</m:t>
        </m:r>
        <m:r>
          <m:rPr>
            <m:sty m:val="p"/>
          </m:rPr>
          <m:t>)</m:t>
        </m:r>
      </m:oMath>
      <w:r>
        <w:t xml:space="preserve"> </w:t>
      </w:r>
      <w:r>
        <w:t xml:space="preserve">of the row space is in the null space only if</w:t>
      </w:r>
    </w:p>
    <w:p>
      <w:pPr>
        <w:pStyle w:val="BodyText"/>
      </w:pPr>
      <m:oMathPara>
        <m:oMathParaPr>
          <m:jc m:val="center"/>
        </m:oMathParaPr>
        <m:oMath>
          <m:eqArr>
            <m:e>
              <m:r>
                <m:rPr>
                  <m:sty m:val="bi"/>
                </m:rPr>
                <m:t>A</m:t>
              </m:r>
              <m:r>
                <m:t> </m:t>
              </m:r>
              <m:r>
                <m:t>​</m:t>
              </m:r>
              <m:d>
                <m:dPr>
                  <m:begChr m:val="("/>
                  <m:sepChr m:val=""/>
                  <m:endChr m:val=")"/>
                  <m:grow/>
                </m:dPr>
                <m:e>
                  <m:r>
                    <m:t>c</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rPr>
                  <m:sty m:val="p"/>
                </m:rPr>
                <m:t>=</m:t>
              </m:r>
              <m:r>
                <m:t>c</m:t>
              </m:r>
              <m:r>
                <m:t> </m:t>
              </m:r>
              <m:r>
                <m:t>​</m:t>
              </m:r>
              <m:d>
                <m:dPr>
                  <m:begChr m:val="("/>
                  <m:sepChr m:val=""/>
                  <m:endChr m:val=")"/>
                  <m:grow/>
                </m:dPr>
                <m:e>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r>
                    <m:t> </m:t>
                  </m:r>
                  <m:r>
                    <m:t>3</m:t>
                  </m:r>
                  <m:r>
                    <m:t> </m:t>
                  </m:r>
                  <m:r>
                    <m:rPr>
                      <m:sty m:val="p"/>
                    </m:rPr>
                    <m:t>(</m:t>
                  </m:r>
                  <m:r>
                    <m:t>1</m:t>
                  </m:r>
                  <m:r>
                    <m:rPr>
                      <m:sty m:val="p"/>
                    </m:rPr>
                    <m:t>−</m:t>
                  </m:r>
                  <m:r>
                    <m:t>2</m:t>
                  </m:r>
                  <m:r>
                    <m:rPr>
                      <m:sty m:val="p"/>
                    </m:rPr>
                    <m:t>⋅</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rPr>
                      <m:sty m:val="p"/>
                    </m:rPr>
                    <m:t>)</m:t>
                  </m:r>
                </m:e>
              </m:d>
              <m:r>
                <m:t>​</m:t>
              </m:r>
              <m:r>
                <m:t>&amp;</m:t>
              </m:r>
              <m:r>
                <m:t>&amp;</m:t>
              </m:r>
              <m:r>
                <m:rPr>
                  <m:nor/>
                  <m:sty m:val="p"/>
                </m:rPr>
                <m:t>(</m:t>
              </m:r>
              <m:r>
                <m:rPr>
                  <m:nor/>
                  <m:sty m:val="p"/>
                </m:rPr>
                <m:t>Example 58</m:t>
              </m:r>
              <m:r>
                <m:rPr>
                  <m:nor/>
                  <m:sty m:val="p"/>
                </m:rPr>
                <m:t>’s formula for </m:t>
              </m:r>
              <m:r>
                <m:rPr>
                  <m:sty m:val="bi"/>
                </m:rPr>
                <m:t>A</m:t>
              </m:r>
              <m:limLow>
                <m:e>
                  <m:r>
                    <m:t>x</m:t>
                  </m:r>
                </m:e>
                <m:lim>
                  <m:r>
                    <m:rPr>
                      <m:sty m:val="p"/>
                    </m:rPr>
                    <m:t>∼</m:t>
                  </m:r>
                </m:lim>
              </m:limLow>
              <m:r>
                <m:rPr>
                  <m:nor/>
                  <m:sty m:val="p"/>
                </m:rPr>
                <m:t>)</m:t>
              </m:r>
            </m:e>
            <m:e>
              <m:r>
                <m:t>&amp;</m:t>
              </m:r>
              <m:r>
                <m:rPr>
                  <m:sty m:val="p"/>
                </m:rPr>
                <m:t>=</m:t>
              </m:r>
              <m:r>
                <m:t>c</m:t>
              </m:r>
              <m:r>
                <m:t> </m:t>
              </m:r>
              <m:r>
                <m:rPr>
                  <m:sty m:val="p"/>
                </m:rPr>
                <m:t>(</m:t>
              </m:r>
              <m:r>
                <m:t>9</m:t>
              </m:r>
              <m:r>
                <m:rPr>
                  <m:sty m:val="p"/>
                </m:rPr>
                <m:t>,</m:t>
              </m:r>
              <m:r>
                <m:t>27</m:t>
              </m:r>
              <m:r>
                <m:rPr>
                  <m:sty m:val="p"/>
                </m:rPr>
                <m:t>)</m:t>
              </m:r>
              <m:r>
                <m:t>&amp;</m:t>
              </m:r>
              <m:r>
                <m:t>&amp;</m:t>
              </m:r>
              <m:r>
                <m:rPr>
                  <m:nor/>
                  <m:sty m:val="p"/>
                </m:rPr>
                <m:t>(arithmetic)</m:t>
              </m:r>
            </m:e>
          </m:eqArr>
        </m:oMath>
      </m:oMathPara>
    </w:p>
    <w:p>
      <w:pPr>
        <w:pStyle w:val="FirstParagraph"/>
      </w:pPr>
      <w:del w:id="7694" w:author="PR Preview" w:date="2026-01-01T00:00:00Z">
        <w:r>
          <w:delText xml:space="preserve">is</w:delText>
        </w:r>
      </w:del>
      <w:del w:id="7695" w:author="PR Preview" w:date="2026-01-01T00:00:00Z">
        <w:r>
          <w:delText xml:space="preserve"> </w:delText>
        </w:r>
      </w:del>
      <m:oMath>
        <m:sSub>
          <m:e>
            <m:limLow>
              <m:e>
                <m:r>
                  <m:t>0</m:t>
                </m:r>
              </m:e>
              <m:lim>
                <m:r>
                  <m:rPr>
                    <m:sty m:val="p"/>
                  </m:rPr>
                  <m:t>∼</m:t>
                </m:r>
              </m:lim>
            </m:limLow>
          </m:e>
          <m:sub>
            <m:r>
              <m:t>2</m:t>
            </m:r>
          </m:sub>
        </m:sSub>
      </m:oMath>
      <w:del w:id="7696" w:author="PR Preview" w:date="2026-01-01T00:00:00Z">
        <w:r>
          <w:delText xml:space="preserve">, that is, only if</w:delText>
        </w:r>
      </w:del>
      <w:del w:id="7697" w:author="PR Preview" w:date="2026-01-01T00:00:00Z">
        <w:r>
          <w:delText xml:space="preserve"> </w:delText>
        </w:r>
      </w:del>
      <m:oMath>
        <m:r>
          <m:t>c</m:t>
        </m:r>
        <m:r>
          <m:rPr>
            <m:sty m:val="p"/>
          </m:rPr>
          <m:t>=</m:t>
        </m:r>
        <m:r>
          <m:t>0</m:t>
        </m:r>
      </m:oMath>
      <w:del w:id="7698" w:author="PR Preview" w:date="2026-01-01T00:00:00Z">
        <w:r>
          <w:delText xml:space="preserve">.</w:delText>
        </w:r>
      </w:del>
      <w:del w:id="7699" w:author="PR Preview" w:date="2026-01-01T00:00:00Z">
        <w:r>
          <w:delText xml:space="preserve"> </w:delText>
        </w:r>
      </w:del>
      <w:del w:id="7700" w:author="PR Preview" w:date="2026-01-01T00:00:00Z">
        <w:r>
          <w:delText xml:space="preserve">So the two subspaces share only</w:delText>
        </w:r>
      </w:del>
      <w:del w:id="7701" w:author="PR Preview" w:date="2026-01-01T00:00:00Z">
        <w:r>
          <w:delText xml:space="preserve"> </w:delText>
        </w:r>
      </w:del>
      <m:oMath>
        <m:sSub>
          <m:e>
            <m:limLow>
              <m:e>
                <m:r>
                  <m:t>0</m:t>
                </m:r>
              </m:e>
              <m:lim>
                <m:r>
                  <m:rPr>
                    <m:sty m:val="p"/>
                  </m:rPr>
                  <m:t>∼</m:t>
                </m:r>
              </m:lim>
            </m:limLow>
          </m:e>
          <m:sub>
            <m:r>
              <m:t>3</m:t>
            </m:r>
          </m:sub>
        </m:sSub>
      </m:oMath>
      <w:del w:id="7702" w:author="PR Preview" w:date="2026-01-01T00:00:00Z">
        <w:r>
          <w:delText xml:space="preserve">.</w:delText>
        </w:r>
      </w:del>
    </w:p>
    <w:p>
      <w:pPr>
        <w:pStyle w:val="BodyText"/>
      </w:pPr>
      <w:del w:id="7703" w:author="PR Preview" w:date="2026-01-01T00:00:00Z">
        <w:r>
          <w:rPr>
            <w:b/>
            <w:bCs/>
          </w:rPr>
          <w:delText xml:space="preserve">Definition 56 (Cross-product matrix)</w:delText>
        </w:r>
      </w:del>
      <w:del w:id="7704" w:author="PR Preview" w:date="2026-01-01T00:00:00Z">
        <w:r>
          <w:delText xml:space="preserve"> </w:delText>
        </w:r>
      </w:del>
      <w:del w:id="7705" w:author="PR Preview" w:date="2026-01-01T00:00:00Z">
        <w:r>
          <w:delText xml:space="preserve">Let</w:delText>
        </w:r>
      </w:del>
      <w:del w:id="7706" w:author="PR Preview" w:date="2026-01-01T00:00:00Z">
        <w:r>
          <w:delText xml:space="preserve"> </w:delText>
        </w:r>
      </w:del>
      <m:oMath>
        <m:r>
          <m:rPr>
            <m:sty m:val="bi"/>
          </m:rPr>
          <m:t>A</m:t>
        </m:r>
      </m:oMath>
      <w:del w:id="7707" w:author="PR Preview" w:date="2026-01-01T00:00:00Z">
        <w:r>
          <w:delText xml:space="preserve"> </w:delText>
        </w:r>
      </w:del>
      <w:del w:id="7708" w:author="PR Preview" w:date="2026-01-01T00:00:00Z">
        <w:r>
          <w:delText xml:space="preserve">be an</w:delText>
        </w:r>
      </w:del>
      <w:del w:id="7709" w:author="PR Preview" w:date="2026-01-01T00:00:00Z">
        <w:r>
          <w:delText xml:space="preserve"> </w:delText>
        </w:r>
      </w:del>
      <m:oMath>
        <m:r>
          <m:t>m</m:t>
        </m:r>
        <m:r>
          <m:rPr>
            <m:sty m:val="p"/>
          </m:rPr>
          <m:t>×</m:t>
        </m:r>
        <m:r>
          <m:t>n</m:t>
        </m:r>
      </m:oMath>
      <w:del w:id="7710" w:author="PR Preview" w:date="2026-01-01T00:00:00Z">
        <w:r>
          <w:delText xml:space="preserve"> </w:delText>
        </w:r>
      </w:del>
      <w:del w:id="7711" w:author="PR Preview" w:date="2026-01-01T00:00:00Z">
        <w:r>
          <w:delText xml:space="preserve">matrix with columns</w:delText>
        </w:r>
      </w:del>
      <w:del w:id="7712"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713" w:author="PR Preview" w:date="2026-01-01T00:00:00Z">
        <w:r>
          <w:delText xml:space="preserve"> </w:delText>
        </w:r>
      </w:del>
      <w:del w:id="7714" w:author="PR Preview" w:date="2026-01-01T00:00:00Z">
        <w:r>
          <w:delText xml:space="preserve">and</w:delText>
        </w:r>
      </w:del>
      <w:del w:id="7715" w:author="PR Preview" w:date="2026-01-01T00:00:00Z">
        <w:r>
          <w:delText xml:space="preserve"> </w:delText>
        </w:r>
      </w:del>
      <m:oMath>
        <m:r>
          <m:rPr>
            <m:sty m:val="bi"/>
          </m:rPr>
          <m:t>B</m:t>
        </m:r>
      </m:oMath>
      <w:del w:id="7716" w:author="PR Preview" w:date="2026-01-01T00:00:00Z">
        <w:r>
          <w:delText xml:space="preserve"> </w:delText>
        </w:r>
      </w:del>
      <w:del w:id="7717" w:author="PR Preview" w:date="2026-01-01T00:00:00Z">
        <w:r>
          <w:delText xml:space="preserve">an</w:delText>
        </w:r>
      </w:del>
      <w:del w:id="7718" w:author="PR Preview" w:date="2026-01-01T00:00:00Z">
        <w:r>
          <w:delText xml:space="preserve"> </w:delText>
        </w:r>
      </w:del>
      <m:oMath>
        <m:r>
          <m:t>m</m:t>
        </m:r>
        <m:r>
          <m:rPr>
            <m:sty m:val="p"/>
          </m:rPr>
          <m:t>×</m:t>
        </m:r>
        <m:r>
          <m:t>q</m:t>
        </m:r>
      </m:oMath>
      <w:del w:id="7719" w:author="PR Preview" w:date="2026-01-01T00:00:00Z">
        <w:r>
          <w:delText xml:space="preserve"> </w:delText>
        </w:r>
      </w:del>
      <w:del w:id="7720" w:author="PR Preview" w:date="2026-01-01T00:00:00Z">
        <w:r>
          <w:delText xml:space="preserve">matrix with columns</w:delText>
        </w:r>
      </w:del>
      <w:del w:id="7721" w:author="PR Preview" w:date="2026-01-01T00:00:00Z">
        <w:r>
          <w:delText xml:space="preserve"> </w:delText>
        </w:r>
      </w:del>
      <m:oMath>
        <m:sSub>
          <m:e>
            <m:limLow>
              <m:e>
                <m:r>
                  <m:t>b</m:t>
                </m:r>
              </m:e>
              <m:lim>
                <m:r>
                  <m:rPr>
                    <m:sty m:val="p"/>
                  </m:rPr>
                  <m:t>∼</m:t>
                </m:r>
              </m:lim>
            </m:limLow>
          </m:e>
          <m:sub>
            <m:r>
              <m:t>1</m:t>
            </m:r>
          </m:sub>
        </m:sSub>
        <m:r>
          <m:rPr>
            <m:sty m:val="p"/>
          </m:rPr>
          <m:t>,</m:t>
        </m:r>
        <m:r>
          <m:rPr>
            <m:sty m:val="p"/>
          </m:rPr>
          <m:t>…</m:t>
        </m:r>
        <m:r>
          <m:rPr>
            <m:sty m:val="p"/>
          </m:rPr>
          <m:t>,</m:t>
        </m:r>
        <m:sSub>
          <m:e>
            <m:limLow>
              <m:e>
                <m:r>
                  <m:t>b</m:t>
                </m:r>
              </m:e>
              <m:lim>
                <m:r>
                  <m:rPr>
                    <m:sty m:val="p"/>
                  </m:rPr>
                  <m:t>∼</m:t>
                </m:r>
              </m:lim>
            </m:limLow>
          </m:e>
          <m:sub>
            <m:r>
              <m:t>q</m:t>
            </m:r>
          </m:sub>
        </m:sSub>
      </m:oMath>
      <w:del w:id="7722" w:author="PR Preview" w:date="2026-01-01T00:00:00Z">
        <w:r>
          <w:delText xml:space="preserve">.</w:delText>
        </w:r>
      </w:del>
      <w:del w:id="7723" w:author="PR Preview" w:date="2026-01-01T00:00:00Z">
        <w:r>
          <w:delText xml:space="preserve"> </w:delText>
        </w:r>
      </w:del>
      <w:del w:id="7724" w:author="PR Preview" w:date="2026-01-01T00:00:00Z">
        <w:r>
          <w:delText xml:space="preserve">The</w:delText>
        </w:r>
      </w:del>
      <w:del w:id="7725" w:author="PR Preview" w:date="2026-01-01T00:00:00Z">
        <w:r>
          <w:delText xml:space="preserve"> </w:delText>
        </w:r>
      </w:del>
      <w:del w:id="7726" w:author="PR Preview" w:date="2026-01-01T00:00:00Z">
        <w:r>
          <w:rPr>
            <w:b/>
            <w:bCs/>
          </w:rPr>
          <w:delText xml:space="preserve">cross-product matrix</w:delText>
        </w:r>
      </w:del>
      <w:del w:id="7727" w:author="PR Preview" w:date="2026-01-01T00:00:00Z">
        <w:r>
          <w:delText xml:space="preserve"> </w:delText>
        </w:r>
      </w:del>
      <w:del w:id="7728" w:author="PR Preview" w:date="2026-01-01T00:00:00Z">
        <w:r>
          <w:delText xml:space="preserve">of</w:delText>
        </w:r>
      </w:del>
      <w:del w:id="7729" w:author="PR Preview" w:date="2026-01-01T00:00:00Z">
        <w:r>
          <w:delText xml:space="preserve"> </w:delText>
        </w:r>
      </w:del>
      <m:oMath>
        <m:r>
          <m:rPr>
            <m:sty m:val="bi"/>
          </m:rPr>
          <m:t>A</m:t>
        </m:r>
      </m:oMath>
      <w:del w:id="7730" w:author="PR Preview" w:date="2026-01-01T00:00:00Z">
        <w:r>
          <w:delText xml:space="preserve"> </w:delText>
        </w:r>
      </w:del>
      <w:del w:id="7731" w:author="PR Preview" w:date="2026-01-01T00:00:00Z">
        <w:r>
          <w:delText xml:space="preserve">and</w:delText>
        </w:r>
      </w:del>
      <w:del w:id="7732" w:author="PR Preview" w:date="2026-01-01T00:00:00Z">
        <w:r>
          <w:delText xml:space="preserve"> </w:delText>
        </w:r>
      </w:del>
      <m:oMath>
        <m:r>
          <m:rPr>
            <m:sty m:val="bi"/>
          </m:rPr>
          <m:t>B</m:t>
        </m:r>
      </m:oMath>
      <w:del w:id="7733" w:author="PR Preview" w:date="2026-01-01T00:00:00Z">
        <w:r>
          <w:delText xml:space="preserve"> </w:delText>
        </w:r>
      </w:del>
      <w:del w:id="7734" w:author="PR Preview" w:date="2026-01-01T00:00:00Z">
        <w:r>
          <w:delText xml:space="preserve">is the</w:delText>
        </w:r>
      </w:del>
      <w:del w:id="7735" w:author="PR Preview" w:date="2026-01-01T00:00:00Z">
        <w:r>
          <w:delText xml:space="preserve"> </w:delText>
        </w:r>
      </w:del>
      <m:oMath>
        <m:r>
          <m:t>n</m:t>
        </m:r>
        <m:r>
          <m:rPr>
            <m:sty m:val="p"/>
          </m:rPr>
          <m:t>×</m:t>
        </m:r>
        <m:r>
          <m:t>q</m:t>
        </m:r>
      </m:oMath>
      <w:del w:id="7736" w:author="PR Preview" w:date="2026-01-01T00:00:00Z">
        <w:r>
          <w:delText xml:space="preserve"> </w:delText>
        </w:r>
      </w:del>
      <w:del w:id="7737" w:author="PR Preview" w:date="2026-01-01T00:00:00Z">
        <w:r>
          <w:delText xml:space="preserve">matrix</w:delText>
        </w:r>
      </w:del>
      <w:del w:id="7738" w:author="PR Preview" w:date="2026-01-01T00:00:00Z">
        <w:r>
          <w:delText xml:space="preserve"> </w:delText>
        </w:r>
      </w:del>
      <m:oMath>
        <m:sSup>
          <m:e>
            <m:r>
              <m:rPr>
                <m:sty m:val="bi"/>
              </m:rPr>
              <m:t>A</m:t>
            </m:r>
          </m:e>
          <m:sup>
            <m:r>
              <m:rPr>
                <m:sty m:val="p"/>
              </m:rPr>
              <m:t>⊤</m:t>
            </m:r>
          </m:sup>
        </m:sSup>
        <m:r>
          <m:rPr>
            <m:sty m:val="bi"/>
          </m:rPr>
          <m:t>B</m:t>
        </m:r>
      </m:oMath>
      <w:del w:id="7739" w:author="PR Preview" w:date="2026-01-01T00:00:00Z">
        <w:r>
          <w:delText xml:space="preserve">,</w:delText>
        </w:r>
      </w:del>
      <w:del w:id="7740" w:author="PR Preview" w:date="2026-01-01T00:00:00Z">
        <w:r>
          <w:delText xml:space="preserve"> </w:delText>
        </w:r>
      </w:del>
      <w:del w:id="7741" w:author="PR Preview" w:date="2026-01-01T00:00:00Z">
        <w:r>
          <w:delText xml:space="preserve">whose entry</w:delText>
        </w:r>
      </w:del>
      <w:del w:id="7742" w:author="PR Preview" w:date="2026-01-01T00:00:00Z">
        <w:r>
          <w:delText xml:space="preserve"> </w:delText>
        </w:r>
      </w:del>
      <m:oMath>
        <m:r>
          <m:rPr>
            <m:sty m:val="p"/>
          </m:rPr>
          <m:t>(</m:t>
        </m:r>
        <m:r>
          <m:t>i</m:t>
        </m:r>
        <m:r>
          <m:rPr>
            <m:sty m:val="p"/>
          </m:rPr>
          <m:t>,</m:t>
        </m:r>
        <m:r>
          <m:t>j</m:t>
        </m:r>
        <m:r>
          <m:rPr>
            <m:sty m:val="p"/>
          </m:rPr>
          <m:t>)</m:t>
        </m:r>
      </m:oMath>
      <w:del w:id="7743" w:author="PR Preview" w:date="2026-01-01T00:00:00Z">
        <w:r>
          <w:delText xml:space="preserve"> </w:delText>
        </w:r>
      </w:del>
      <w:del w:id="7744" w:author="PR Preview" w:date="2026-01-01T00:00:00Z">
        <w:r>
          <w:delText xml:space="preserve">is the dot product</w:delText>
        </w:r>
      </w:del>
      <w:del w:id="7745" w:author="PR Preview" w:date="2026-01-01T00:00:00Z">
        <w:r>
          <w:delText xml:space="preserve"> </w:delText>
        </w:r>
      </w:del>
      <m:oMath>
        <m:sSub>
          <m:e>
            <m:limLow>
              <m:e>
                <m:r>
                  <m:t>a</m:t>
                </m:r>
              </m:e>
              <m:lim>
                <m:r>
                  <m:rPr>
                    <m:sty m:val="p"/>
                  </m:rPr>
                  <m:t>∼</m:t>
                </m:r>
              </m:lim>
            </m:limLow>
          </m:e>
          <m:sub>
            <m:r>
              <m:t>i</m:t>
            </m:r>
          </m:sub>
        </m:sSub>
        <m:r>
          <m:rPr>
            <m:sty m:val="p"/>
          </m:rPr>
          <m:t>⋅</m:t>
        </m:r>
        <m:sSub>
          <m:e>
            <m:limLow>
              <m:e>
                <m:r>
                  <m:t>b</m:t>
                </m:r>
              </m:e>
              <m:lim>
                <m:r>
                  <m:rPr>
                    <m:sty m:val="p"/>
                  </m:rPr>
                  <m:t>∼</m:t>
                </m:r>
              </m:lim>
            </m:limLow>
          </m:e>
          <m:sub>
            <m:r>
              <m:t>j</m:t>
            </m:r>
          </m:sub>
        </m:sSub>
      </m:oMath>
      <w:del w:id="7746" w:author="PR Preview" w:date="2026-01-01T00:00:00Z">
        <w:r>
          <w:delText xml:space="preserve">.</w:delText>
        </w:r>
      </w:del>
    </w:p>
    <w:p>
      <w:pPr>
        <w:pStyle w:val="BodyText"/>
      </w:pPr>
      <w:ins w:id="7747" w:author="PR Preview" w:date="2026-01-01T00:00:00Z">
        <w:r>
          <w:t xml:space="preserve">$$
    \begin{aligned}
    \mathbf{A}\,\mathopen{}\left(c\,(1, -2, -2)\right)\mathclose{}
    &amp;= c\,\mathopen{}\left(1 - 2 \cdot(-2) - 2 \cdot(-2),\; 3\,(1 - 2 \cdot(-2) - 2 \cdot(-2))\right)\mathclose{}
    &amp;&amp; \text{(}\text{Example~58}\text{'s formula for } \mathbf{A} \mathord{\smash[b]{\underset{\raise.3ex\hbox{$\scriptstyle\sim$}}{x}}\vphantom{x}} \text{)}
    \\
    &amp;= c\,(9, 27)
    &amp;&amp; \text{(arithmetic)}
    \end{aligned}
    $$</w:t>
        </w:r>
      </w:ins>
    </w:p>
    <w:p>
      <w:pPr>
        <w:pStyle w:val="FirstParagraph"/>
      </w:pPr>
      <w:ins w:id="7748" w:author="PR Preview" w:date="2026-01-01T00:00:00Z">
        <w:r>
          <w:t xml:space="preserve">is</w:t>
        </w:r>
      </w:ins>
      <w:ins w:id="7749" w:author="PR Preview" w:date="2026-01-01T00:00:00Z">
        <w:r>
          <w:t xml:space="preserve"> </w:t>
        </w:r>
      </w:ins>
      <w:ins w:id="7750" w:author="PR Preview" w:date="2026-01-01T00:00:00Z">
        <w:r>
          <w:t xml:space="preserve">$\mathord{\smash[b]{\underset{\raise.3ex\hbox{$\scriptstyle\sim$}}{0}}\vphantom{0}}_2$</w:t>
        </w:r>
      </w:ins>
      <w:ins w:id="7751" w:author="PR Preview" w:date="2026-01-01T00:00:00Z">
        <w:r>
          <w:t xml:space="preserve">, that is, only if</w:t>
        </w:r>
      </w:ins>
      <w:ins w:id="7752" w:author="PR Preview" w:date="2026-01-01T00:00:00Z">
        <w:r>
          <w:t xml:space="preserve"> </w:t>
        </w:r>
      </w:ins>
      <m:oMath>
        <m:r>
          <m:t>c</m:t>
        </m:r>
        <m:r>
          <m:rPr>
            <m:sty m:val="p"/>
          </m:rPr>
          <m:t>=</m:t>
        </m:r>
        <m:r>
          <m:t>0</m:t>
        </m:r>
      </m:oMath>
      <w:ins w:id="7753" w:author="PR Preview" w:date="2026-01-01T00:00:00Z">
        <w:r>
          <w:t xml:space="preserve">.</w:t>
        </w:r>
      </w:ins>
      <w:ins w:id="7754" w:author="PR Preview" w:date="2026-01-01T00:00:00Z">
        <w:r>
          <w:t xml:space="preserve"> </w:t>
        </w:r>
      </w:ins>
      <w:ins w:id="7755" w:author="PR Preview" w:date="2026-01-01T00:00:00Z">
        <w:r>
          <w:t xml:space="preserve">So the two subspaces share only</w:t>
        </w:r>
      </w:ins>
      <w:ins w:id="7756" w:author="PR Preview" w:date="2026-01-01T00:00:00Z">
        <w:r>
          <w:t xml:space="preserve"> </w:t>
        </w:r>
      </w:ins>
      <w:ins w:id="7757" w:author="PR Preview" w:date="2026-01-01T00:00:00Z">
        <w:r>
          <w:t xml:space="preserve">$\mathord{\smash[b]{\underset{\raise.3ex\hbox{$\scriptstyle\sim$}}{0}}\vphantom{0}}_3$</w:t>
        </w:r>
      </w:ins>
      <w:ins w:id="7758" w:author="PR Preview" w:date="2026-01-01T00:00:00Z">
        <w:r>
          <w:t xml:space="preserve">.</w:t>
        </w:r>
      </w:ins>
    </w:p>
    <w:bookmarkEnd w:id="251"/>
    <w:bookmarkStart w:id="252" w:name="def-cross-product-matrix"/>
    <w:p>
      <w:pPr>
        <w:pStyle w:val="BodyText"/>
      </w:pPr>
      <w:ins w:id="7759" w:author="PR Preview" w:date="2026-01-01T00:00:00Z">
        <w:r>
          <w:rPr>
            <w:b/>
            <w:bCs/>
          </w:rPr>
          <w:t xml:space="preserve">Definition 56 (Cross-product matrix)</w:t>
        </w:r>
      </w:ins>
      <w:ins w:id="7760" w:author="PR Preview" w:date="2026-01-01T00:00:00Z">
        <w:r>
          <w:t xml:space="preserve"> </w:t>
        </w:r>
      </w:ins>
      <w:ins w:id="7761" w:author="PR Preview" w:date="2026-01-01T00:00:00Z">
        <w:r>
          <w:t xml:space="preserve">Let</w:t>
        </w:r>
      </w:ins>
      <w:ins w:id="7762" w:author="PR Preview" w:date="2026-01-01T00:00:00Z">
        <w:r>
          <w:t xml:space="preserve"> </w:t>
        </w:r>
      </w:ins>
      <m:oMath>
        <m:r>
          <m:rPr>
            <m:sty m:val="bi"/>
          </m:rPr>
          <m:t>A</m:t>
        </m:r>
      </m:oMath>
      <w:ins w:id="7763" w:author="PR Preview" w:date="2026-01-01T00:00:00Z">
        <w:r>
          <w:t xml:space="preserve"> </w:t>
        </w:r>
      </w:ins>
      <w:ins w:id="7764" w:author="PR Preview" w:date="2026-01-01T00:00:00Z">
        <w:r>
          <w:t xml:space="preserve">be an</w:t>
        </w:r>
      </w:ins>
      <w:ins w:id="7765" w:author="PR Preview" w:date="2026-01-01T00:00:00Z">
        <w:r>
          <w:t xml:space="preserve"> </w:t>
        </w:r>
      </w:ins>
      <m:oMath>
        <m:r>
          <m:t>m</m:t>
        </m:r>
        <m:r>
          <m:rPr>
            <m:sty m:val="p"/>
          </m:rPr>
          <m:t>×</m:t>
        </m:r>
        <m:r>
          <m:t>n</m:t>
        </m:r>
      </m:oMath>
      <w:ins w:id="7766" w:author="PR Preview" w:date="2026-01-01T00:00:00Z">
        <w:r>
          <w:t xml:space="preserve"> </w:t>
        </w:r>
      </w:ins>
      <w:ins w:id="7767" w:author="PR Preview" w:date="2026-01-01T00:00:00Z">
        <w:r>
          <w:t xml:space="preserve">matrix with columns</w:t>
        </w:r>
      </w:ins>
      <w:ins w:id="7768" w:author="PR Preview" w:date="2026-01-01T00:00:00Z">
        <w:r>
          <w:t xml:space="preserve"> </w:t>
        </w:r>
      </w:ins>
      <w:ins w:id="7769" w:author="PR Preview" w:date="2026-01-01T00:00:00Z">
        <w:r>
          <w:t xml:space="preserve">$\mathord{\smash[b]{\underset{\raise.3ex\hbox{$\scriptstyle\sim$}}{a}}\vphantom{a}}_1, \ldots, \mathord{\smash[b]{\underset{\raise.3ex\hbox{$\scriptstyle\sim$}}{a}}\vphantom{a}}_n$</w:t>
        </w:r>
      </w:ins>
      <w:ins w:id="7770" w:author="PR Preview" w:date="2026-01-01T00:00:00Z">
        <w:r>
          <w:t xml:space="preserve"> </w:t>
        </w:r>
      </w:ins>
      <w:ins w:id="7771" w:author="PR Preview" w:date="2026-01-01T00:00:00Z">
        <w:r>
          <w:t xml:space="preserve">and</w:t>
        </w:r>
      </w:ins>
      <w:ins w:id="7772" w:author="PR Preview" w:date="2026-01-01T00:00:00Z">
        <w:r>
          <w:t xml:space="preserve"> </w:t>
        </w:r>
      </w:ins>
      <m:oMath>
        <m:r>
          <m:rPr>
            <m:sty m:val="bi"/>
          </m:rPr>
          <m:t>B</m:t>
        </m:r>
      </m:oMath>
      <w:ins w:id="7773" w:author="PR Preview" w:date="2026-01-01T00:00:00Z">
        <w:r>
          <w:t xml:space="preserve"> </w:t>
        </w:r>
      </w:ins>
      <w:ins w:id="7774" w:author="PR Preview" w:date="2026-01-01T00:00:00Z">
        <w:r>
          <w:t xml:space="preserve">an</w:t>
        </w:r>
      </w:ins>
      <w:ins w:id="7775" w:author="PR Preview" w:date="2026-01-01T00:00:00Z">
        <w:r>
          <w:t xml:space="preserve"> </w:t>
        </w:r>
      </w:ins>
      <m:oMath>
        <m:r>
          <m:t>m</m:t>
        </m:r>
        <m:r>
          <m:rPr>
            <m:sty m:val="p"/>
          </m:rPr>
          <m:t>×</m:t>
        </m:r>
        <m:r>
          <m:t>q</m:t>
        </m:r>
      </m:oMath>
      <w:ins w:id="7776" w:author="PR Preview" w:date="2026-01-01T00:00:00Z">
        <w:r>
          <w:t xml:space="preserve"> </w:t>
        </w:r>
      </w:ins>
      <w:ins w:id="7777" w:author="PR Preview" w:date="2026-01-01T00:00:00Z">
        <w:r>
          <w:t xml:space="preserve">matrix with columns</w:t>
        </w:r>
      </w:ins>
      <w:ins w:id="7778" w:author="PR Preview" w:date="2026-01-01T00:00:00Z">
        <w:r>
          <w:t xml:space="preserve"> </w:t>
        </w:r>
      </w:ins>
      <w:ins w:id="7779" w:author="PR Preview" w:date="2026-01-01T00:00:00Z">
        <w:r>
          <w:t xml:space="preserve">$\mathord{\smash[b]{\underset{\raise.3ex\hbox{$\scriptstyle\sim$}}{b}}\vphantom{b}}_1, \ldots, \mathord{\smash[b]{\underset{\raise.3ex\hbox{$\scriptstyle\sim$}}{b}}\vphantom{b}}_q$</w:t>
        </w:r>
      </w:ins>
      <w:ins w:id="7780" w:author="PR Preview" w:date="2026-01-01T00:00:00Z">
        <w:r>
          <w:t xml:space="preserve">.</w:t>
        </w:r>
      </w:ins>
      <w:ins w:id="7781" w:author="PR Preview" w:date="2026-01-01T00:00:00Z">
        <w:r>
          <w:t xml:space="preserve"> </w:t>
        </w:r>
      </w:ins>
      <w:ins w:id="7782" w:author="PR Preview" w:date="2026-01-01T00:00:00Z">
        <w:r>
          <w:t xml:space="preserve">The</w:t>
        </w:r>
      </w:ins>
      <w:ins w:id="7783" w:author="PR Preview" w:date="2026-01-01T00:00:00Z">
        <w:r>
          <w:t xml:space="preserve"> </w:t>
        </w:r>
      </w:ins>
      <w:ins w:id="7784" w:author="PR Preview" w:date="2026-01-01T00:00:00Z">
        <w:r>
          <w:rPr>
            <w:b/>
            <w:bCs/>
          </w:rPr>
          <w:t xml:space="preserve">cross-product matrix</w:t>
        </w:r>
      </w:ins>
      <w:ins w:id="7785" w:author="PR Preview" w:date="2026-01-01T00:00:00Z">
        <w:r>
          <w:t xml:space="preserve"> </w:t>
        </w:r>
      </w:ins>
      <w:ins w:id="7786" w:author="PR Preview" w:date="2026-01-01T00:00:00Z">
        <w:r>
          <w:t xml:space="preserve">of</w:t>
        </w:r>
      </w:ins>
      <w:ins w:id="7787" w:author="PR Preview" w:date="2026-01-01T00:00:00Z">
        <w:r>
          <w:t xml:space="preserve"> </w:t>
        </w:r>
      </w:ins>
      <m:oMath>
        <m:r>
          <m:rPr>
            <m:sty m:val="bi"/>
          </m:rPr>
          <m:t>A</m:t>
        </m:r>
      </m:oMath>
      <w:ins w:id="7788" w:author="PR Preview" w:date="2026-01-01T00:00:00Z">
        <w:r>
          <w:t xml:space="preserve"> </w:t>
        </w:r>
      </w:ins>
      <w:ins w:id="7789" w:author="PR Preview" w:date="2026-01-01T00:00:00Z">
        <w:r>
          <w:t xml:space="preserve">and</w:t>
        </w:r>
      </w:ins>
      <w:ins w:id="7790" w:author="PR Preview" w:date="2026-01-01T00:00:00Z">
        <w:r>
          <w:t xml:space="preserve"> </w:t>
        </w:r>
      </w:ins>
      <m:oMath>
        <m:r>
          <m:rPr>
            <m:sty m:val="bi"/>
          </m:rPr>
          <m:t>B</m:t>
        </m:r>
      </m:oMath>
      <w:ins w:id="7791" w:author="PR Preview" w:date="2026-01-01T00:00:00Z">
        <w:r>
          <w:t xml:space="preserve"> </w:t>
        </w:r>
      </w:ins>
      <w:ins w:id="7792" w:author="PR Preview" w:date="2026-01-01T00:00:00Z">
        <w:r>
          <w:t xml:space="preserve">is the</w:t>
        </w:r>
      </w:ins>
      <w:ins w:id="7793" w:author="PR Preview" w:date="2026-01-01T00:00:00Z">
        <w:r>
          <w:t xml:space="preserve"> </w:t>
        </w:r>
      </w:ins>
      <m:oMath>
        <m:r>
          <m:t>n</m:t>
        </m:r>
        <m:r>
          <m:rPr>
            <m:sty m:val="p"/>
          </m:rPr>
          <m:t>×</m:t>
        </m:r>
        <m:r>
          <m:t>q</m:t>
        </m:r>
      </m:oMath>
      <w:ins w:id="7794" w:author="PR Preview" w:date="2026-01-01T00:00:00Z">
        <w:r>
          <w:t xml:space="preserve"> </w:t>
        </w:r>
      </w:ins>
      <w:ins w:id="7795" w:author="PR Preview" w:date="2026-01-01T00:00:00Z">
        <w:r>
          <w:t xml:space="preserve">matrix</w:t>
        </w:r>
      </w:ins>
      <w:ins w:id="7796" w:author="PR Preview" w:date="2026-01-01T00:00:00Z">
        <w:r>
          <w:t xml:space="preserve"> </w:t>
        </w:r>
      </w:ins>
      <m:oMath>
        <m:sSup>
          <m:e>
            <m:r>
              <m:rPr>
                <m:sty m:val="bi"/>
              </m:rPr>
              <m:t>A</m:t>
            </m:r>
          </m:e>
          <m:sup>
            <m:r>
              <m:rPr>
                <m:sty m:val="p"/>
              </m:rPr>
              <m:t>⊤</m:t>
            </m:r>
          </m:sup>
        </m:sSup>
        <m:r>
          <m:rPr>
            <m:sty m:val="bi"/>
          </m:rPr>
          <m:t>B</m:t>
        </m:r>
      </m:oMath>
      <w:ins w:id="7797" w:author="PR Preview" w:date="2026-01-01T00:00:00Z">
        <w:r>
          <w:t xml:space="preserve">,</w:t>
        </w:r>
      </w:ins>
      <w:ins w:id="7798" w:author="PR Preview" w:date="2026-01-01T00:00:00Z">
        <w:r>
          <w:t xml:space="preserve"> </w:t>
        </w:r>
      </w:ins>
      <w:ins w:id="7799" w:author="PR Preview" w:date="2026-01-01T00:00:00Z">
        <w:r>
          <w:t xml:space="preserve">whose entry</w:t>
        </w:r>
      </w:ins>
      <w:ins w:id="7800" w:author="PR Preview" w:date="2026-01-01T00:00:00Z">
        <w:r>
          <w:t xml:space="preserve"> </w:t>
        </w:r>
      </w:ins>
      <m:oMath>
        <m:r>
          <m:rPr>
            <m:sty m:val="p"/>
          </m:rPr>
          <m:t>(</m:t>
        </m:r>
        <m:r>
          <m:t>i</m:t>
        </m:r>
        <m:r>
          <m:rPr>
            <m:sty m:val="p"/>
          </m:rPr>
          <m:t>,</m:t>
        </m:r>
        <m:r>
          <m:t>j</m:t>
        </m:r>
        <m:r>
          <m:rPr>
            <m:sty m:val="p"/>
          </m:rPr>
          <m:t>)</m:t>
        </m:r>
      </m:oMath>
      <w:ins w:id="7801" w:author="PR Preview" w:date="2026-01-01T00:00:00Z">
        <w:r>
          <w:t xml:space="preserve"> </w:t>
        </w:r>
      </w:ins>
      <w:ins w:id="7802" w:author="PR Preview" w:date="2026-01-01T00:00:00Z">
        <w:r>
          <w:t xml:space="preserve">is the dot product</w:t>
        </w:r>
      </w:ins>
      <w:ins w:id="7803" w:author="PR Preview" w:date="2026-01-01T00:00:00Z">
        <w:r>
          <w:t xml:space="preserve"> </w:t>
        </w:r>
      </w:ins>
      <w:ins w:id="7804" w:author="PR Preview" w:date="2026-01-01T00:00:00Z">
        <w:r>
          <w:t xml:space="preserve">$\mathord{\smash[b]{\underset{\raise.3ex\hbox{$\scriptstyle\sim$}}{a}}\vphantom{a}}_i \cdot \mathord{\smash[b]{\underset{\raise.3ex\hbox{$\scriptstyle\sim$}}{b}}\vphantom{b}}_j$</w:t>
        </w:r>
      </w:ins>
      <w:ins w:id="7805" w:author="PR Preview" w:date="2026-01-01T00:00:00Z">
        <w:r>
          <w:t xml:space="preserve">.</w:t>
        </w:r>
      </w:ins>
    </w:p>
    <w:bookmarkEnd w:id="252"/>
    <w:p>
      <w:pPr>
        <w:pStyle w:val="BodyText"/>
      </w:pPr>
      <w:r>
        <w:t xml:space="preserve">This is what R’s</w:t>
      </w:r>
      <w:r>
        <w:t xml:space="preserve"> </w:t>
      </w:r>
      <w:r>
        <w:rPr>
          <w:rStyle w:val="VerbatimChar"/>
        </w:rPr>
        <w:t xml:space="preserve">crossprod(A, B)</w:t>
      </w:r>
      <w:r>
        <w:t xml:space="preserve"> </w:t>
      </w:r>
      <w:r>
        <w:t xml:space="preserve">computes, and</w:t>
      </w:r>
      <w:r>
        <w:t xml:space="preserve"> </w:t>
      </w:r>
      <w:r>
        <w:rPr>
          <w:rStyle w:val="VerbatimChar"/>
        </w:rPr>
        <w:t xml:space="preserve">crossprod(A)</w:t>
      </w:r>
      <w:r>
        <w:t xml:space="preserve"> </w:t>
      </w:r>
      <w:r>
        <w:t xml:space="preserve">is</w:t>
      </w:r>
      <w:r>
        <w:t xml:space="preserve"> </w:t>
      </w:r>
      <m:oMath>
        <m:sSup>
          <m:e>
            <m:r>
              <m:rPr>
                <m:sty m:val="bi"/>
              </m:rPr>
              <m:t>A</m:t>
            </m:r>
          </m:e>
          <m:sup>
            <m:r>
              <m:rPr>
                <m:sty m:val="p"/>
              </m:rPr>
              <m:t>⊤</m:t>
            </m:r>
          </m:sup>
        </m:sSup>
        <m:r>
          <m:rPr>
            <m:sty m:val="bi"/>
          </m:rPr>
          <m:t>A</m:t>
        </m:r>
      </m:oMath>
      <w:r>
        <w:t xml:space="preserve">.</w:t>
      </w:r>
      <w:r>
        <w:t xml:space="preserve"> </w:t>
      </w:r>
      <w:r>
        <w:t xml:space="preserve">In NumPy it has no name of its own: write</w:t>
      </w:r>
      <w:r>
        <w:t xml:space="preserve"> </w:t>
      </w:r>
      <w:r>
        <w:rPr>
          <w:rStyle w:val="VerbatimChar"/>
        </w:rPr>
        <w:t xml:space="preserve">A.T @ B</w:t>
      </w:r>
      <w:r>
        <w:t xml:space="preserve">.</w:t>
      </w:r>
    </w:p>
    <w:p>
      <w:pPr>
        <w:pStyle w:val="BodyText"/>
      </w:pPr>
      <w:del w:id="7806" w:author="PR Preview" w:date="2026-01-01T00:00:00Z">
        <w:r>
          <w:delText xml:space="preserve">For two column vectors it is the</w:delText>
        </w:r>
      </w:del>
      <w:del w:id="7807" w:author="PR Preview" w:date="2026-01-01T00:00:00Z">
        <w:r>
          <w:delText xml:space="preserve"> </w:delText>
        </w:r>
      </w:del>
      <m:oMath>
        <m:r>
          <m:t>1</m:t>
        </m:r>
        <m:r>
          <m:rPr>
            <m:sty m:val="p"/>
          </m:rPr>
          <m:t>×</m:t>
        </m:r>
        <m:r>
          <m:t>1</m:t>
        </m:r>
      </m:oMath>
      <w:del w:id="7808" w:author="PR Preview" w:date="2026-01-01T00:00:00Z">
        <w:r>
          <w:delText xml:space="preserve"> </w:delText>
        </w:r>
      </w:del>
      <w:del w:id="7809" w:author="PR Preview" w:date="2026-01-01T00:00:00Z">
        <w:r>
          <w:delText xml:space="preserve">matrix holding their</w:delText>
        </w:r>
      </w:del>
      <w:del w:id="7810" w:author="PR Preview" w:date="2026-01-01T00:00:00Z">
        <w:r>
          <w:delText xml:space="preserve"> </w:delText>
        </w:r>
      </w:del>
      <w:hyperlink w:anchor="def-dot-product">
        <w:del w:id="7811" w:author="PR Preview" w:date="2026-01-01T00:00:00Z">
          <w:r>
            <w:rPr>
              <w:rStyle w:val="Hyperlink"/>
            </w:rPr>
            <w:delText xml:space="preserve">dot product</w:delText>
          </w:r>
        </w:del>
      </w:hyperlink>
      <w:del w:id="7812" w:author="PR Preview" w:date="2026-01-01T00:00:00Z">
        <w:r>
          <w:delText xml:space="preserve">.</w:delText>
        </w:r>
      </w:del>
      <w:del w:id="7813" w:author="PR Preview" w:date="2026-01-01T00:00:00Z">
        <w:r>
          <w:delText xml:space="preserve"> </w:delText>
        </w:r>
      </w:del>
      <w:del w:id="7814" w:author="PR Preview" w:date="2026-01-01T00:00:00Z">
        <w:r>
          <w:delText xml:space="preserve">It is unrelated to the cross product</w:delText>
        </w:r>
      </w:del>
      <w:del w:id="7815" w:author="PR Preview" w:date="2026-01-01T00:00:00Z">
        <w:r>
          <w:delText xml:space="preserve"> </w:delText>
        </w:r>
      </w:del>
      <m:oMath>
        <m:limLow>
          <m:e>
            <m:r>
              <m:t>u</m:t>
            </m:r>
          </m:e>
          <m:lim>
            <m:r>
              <m:rPr>
                <m:sty m:val="p"/>
              </m:rPr>
              <m:t>∼</m:t>
            </m:r>
          </m:lim>
        </m:limLow>
        <m:r>
          <m:rPr>
            <m:sty m:val="p"/>
          </m:rPr>
          <m:t>×</m:t>
        </m:r>
        <m:limLow>
          <m:e>
            <m:r>
              <m:t>v</m:t>
            </m:r>
          </m:e>
          <m:lim>
            <m:r>
              <m:rPr>
                <m:sty m:val="p"/>
              </m:rPr>
              <m:t>∼</m:t>
            </m:r>
          </m:lim>
        </m:limLow>
      </m:oMath>
      <w:del w:id="7816" w:author="PR Preview" w:date="2026-01-01T00:00:00Z">
        <w:r>
          <w:delText xml:space="preserve"> </w:delText>
        </w:r>
      </w:del>
      <w:del w:id="7817" w:author="PR Preview" w:date="2026-01-01T00:00:00Z">
        <w:r>
          <w:delText xml:space="preserve">of two vectors in</w:delText>
        </w:r>
      </w:del>
      <w:del w:id="7818" w:author="PR Preview" w:date="2026-01-01T00:00:00Z">
        <w:r>
          <w:delText xml:space="preserve"> </w:delText>
        </w:r>
      </w:del>
      <m:oMath>
        <m:sSup>
          <m:e>
            <m:r>
              <m:rPr>
                <m:scr m:val="double-struck"/>
                <m:sty m:val="p"/>
              </m:rPr>
              <m:t>R</m:t>
            </m:r>
          </m:e>
          <m:sup>
            <m:r>
              <m:t>3</m:t>
            </m:r>
          </m:sup>
        </m:sSup>
      </m:oMath>
      <w:del w:id="7819" w:author="PR Preview" w:date="2026-01-01T00:00:00Z">
        <w:r>
          <w:delText xml:space="preserve">,</w:delText>
        </w:r>
      </w:del>
      <w:del w:id="7820" w:author="PR Preview" w:date="2026-01-01T00:00:00Z">
        <w:r>
          <w:delText xml:space="preserve"> </w:delText>
        </w:r>
      </w:del>
      <w:del w:id="7821" w:author="PR Preview" w:date="2026-01-01T00:00:00Z">
        <w:r>
          <w:delText xml:space="preserve">and differs from the Frobenius inner product</w:delText>
        </w:r>
      </w:del>
      <w:del w:id="7822" w:author="PR Preview" w:date="2026-01-01T00:00:00Z">
        <w:r>
          <w:delText xml:space="preserve"> </w:delText>
        </w:r>
      </w:del>
      <m:oMath>
        <m:r>
          <m:rPr>
            <m:sty m:val="p"/>
          </m:rPr>
          <m:t>tr</m:t>
        </m:r>
        <m:r>
          <m:t>​</m:t>
        </m:r>
        <m:d>
          <m:dPr>
            <m:begChr m:val="("/>
            <m:sepChr m:val=""/>
            <m:endChr m:val=")"/>
            <m:grow/>
          </m:dPr>
          <m:e>
            <m:sSup>
              <m:e>
                <m:r>
                  <m:rPr>
                    <m:sty m:val="bi"/>
                  </m:rPr>
                  <m:t>A</m:t>
                </m:r>
              </m:e>
              <m:sup>
                <m:r>
                  <m:rPr>
                    <m:sty m:val="p"/>
                  </m:rPr>
                  <m:t>⊤</m:t>
                </m:r>
              </m:sup>
            </m:sSup>
            <m:r>
              <m:rPr>
                <m:sty m:val="bi"/>
              </m:rPr>
              <m:t>B</m:t>
            </m:r>
          </m:e>
        </m:d>
        <m:r>
          <m:t>​</m:t>
        </m:r>
      </m:oMath>
      <w:del w:id="7823" w:author="PR Preview" w:date="2026-01-01T00:00:00Z">
        <w:r>
          <w:delText xml:space="preserve">,</w:delText>
        </w:r>
      </w:del>
      <w:del w:id="7824" w:author="PR Preview" w:date="2026-01-01T00:00:00Z">
        <w:r>
          <w:delText xml:space="preserve"> </w:delText>
        </w:r>
      </w:del>
      <w:del w:id="7825" w:author="PR Preview" w:date="2026-01-01T00:00:00Z">
        <w:r>
          <w:delText xml:space="preserve">which sums the diagonal of this matrix into a single number.</w:delText>
        </w:r>
      </w:del>
    </w:p>
    <w:p>
      <w:pPr>
        <w:pStyle w:val="BodyText"/>
      </w:pPr>
      <w:ins w:id="7826" w:author="PR Preview" w:date="2026-01-01T00:00:00Z">
        <w:r>
          <w:t xml:space="preserve">For two column vectors it is the</w:t>
        </w:r>
      </w:ins>
      <w:ins w:id="7827" w:author="PR Preview" w:date="2026-01-01T00:00:00Z">
        <w:r>
          <w:t xml:space="preserve"> </w:t>
        </w:r>
      </w:ins>
      <m:oMath>
        <m:r>
          <m:t>1</m:t>
        </m:r>
        <m:r>
          <m:rPr>
            <m:sty m:val="p"/>
          </m:rPr>
          <m:t>×</m:t>
        </m:r>
        <m:r>
          <m:t>1</m:t>
        </m:r>
      </m:oMath>
      <w:ins w:id="7828" w:author="PR Preview" w:date="2026-01-01T00:00:00Z">
        <w:r>
          <w:t xml:space="preserve"> </w:t>
        </w:r>
      </w:ins>
      <w:ins w:id="7829" w:author="PR Preview" w:date="2026-01-01T00:00:00Z">
        <w:r>
          <w:t xml:space="preserve">matrix holding their</w:t>
        </w:r>
      </w:ins>
      <w:ins w:id="7830" w:author="PR Preview" w:date="2026-01-01T00:00:00Z">
        <w:r>
          <w:t xml:space="preserve"> </w:t>
        </w:r>
      </w:ins>
      <w:hyperlink w:anchor="def-dot-product">
        <w:ins w:id="7831" w:author="PR Preview" w:date="2026-01-01T00:00:00Z">
          <w:r>
            <w:rPr>
              <w:rStyle w:val="Hyperlink"/>
            </w:rPr>
            <w:t xml:space="preserve">dot product</w:t>
          </w:r>
        </w:ins>
      </w:hyperlink>
      <w:ins w:id="7832" w:author="PR Preview" w:date="2026-01-01T00:00:00Z">
        <w:r>
          <w:t xml:space="preserve">.</w:t>
        </w:r>
      </w:ins>
      <w:ins w:id="7833" w:author="PR Preview" w:date="2026-01-01T00:00:00Z">
        <w:r>
          <w:t xml:space="preserve"> </w:t>
        </w:r>
      </w:ins>
      <w:ins w:id="7834" w:author="PR Preview" w:date="2026-01-01T00:00:00Z">
        <w:r>
          <w:t xml:space="preserve">It is unrelated to the cross product</w:t>
        </w:r>
      </w:ins>
      <w:ins w:id="7835" w:author="PR Preview" w:date="2026-01-01T00:00:00Z">
        <w:r>
          <w:t xml:space="preserve"> </w:t>
        </w:r>
      </w:ins>
      <w:ins w:id="7836" w:author="PR Preview" w:date="2026-01-01T00:00:00Z">
        <w:r>
          <w:t xml:space="preserve">$\mathord{\smash[b]{\underset{\raise.3ex\hbox{$\scriptstyle\sim$}}{u}}\vphantom{u}} \times \mathord{\smash[b]{\underset{\raise.3ex\hbox{$\scriptstyle\sim$}}{v}}\vphantom{v}}$</w:t>
        </w:r>
      </w:ins>
      <w:ins w:id="7837" w:author="PR Preview" w:date="2026-01-01T00:00:00Z">
        <w:r>
          <w:t xml:space="preserve"> </w:t>
        </w:r>
      </w:ins>
      <w:ins w:id="7838" w:author="PR Preview" w:date="2026-01-01T00:00:00Z">
        <w:r>
          <w:t xml:space="preserve">of two vectors in</w:t>
        </w:r>
      </w:ins>
      <w:ins w:id="7839" w:author="PR Preview" w:date="2026-01-01T00:00:00Z">
        <w:r>
          <w:t xml:space="preserve"> </w:t>
        </w:r>
      </w:ins>
      <m:oMath>
        <m:sSup>
          <m:e>
            <m:r>
              <m:rPr>
                <m:scr m:val="double-struck"/>
                <m:sty m:val="p"/>
              </m:rPr>
              <m:t>R</m:t>
            </m:r>
          </m:e>
          <m:sup>
            <m:r>
              <m:t>3</m:t>
            </m:r>
          </m:sup>
        </m:sSup>
      </m:oMath>
      <w:ins w:id="7840" w:author="PR Preview" w:date="2026-01-01T00:00:00Z">
        <w:r>
          <w:t xml:space="preserve">,</w:t>
        </w:r>
      </w:ins>
      <w:ins w:id="7841" w:author="PR Preview" w:date="2026-01-01T00:00:00Z">
        <w:r>
          <w:t xml:space="preserve"> </w:t>
        </w:r>
      </w:ins>
      <w:ins w:id="7842" w:author="PR Preview" w:date="2026-01-01T00:00:00Z">
        <w:r>
          <w:t xml:space="preserve">and differs from the Frobenius inner product</w:t>
        </w:r>
      </w:ins>
      <w:ins w:id="7843" w:author="PR Preview" w:date="2026-01-01T00:00:00Z">
        <w:r>
          <w:t xml:space="preserve"> </w:t>
        </w:r>
      </w:ins>
      <m:oMath>
        <m:r>
          <m:rPr>
            <m:sty m:val="p"/>
          </m:rPr>
          <m:t>tr</m:t>
        </m:r>
        <m:r>
          <m:t>​</m:t>
        </m:r>
        <m:d>
          <m:dPr>
            <m:begChr m:val="("/>
            <m:sepChr m:val=""/>
            <m:endChr m:val=")"/>
            <m:grow/>
          </m:dPr>
          <m:e>
            <m:sSup>
              <m:e>
                <m:r>
                  <m:rPr>
                    <m:sty m:val="bi"/>
                  </m:rPr>
                  <m:t>A</m:t>
                </m:r>
              </m:e>
              <m:sup>
                <m:r>
                  <m:rPr>
                    <m:sty m:val="p"/>
                  </m:rPr>
                  <m:t>⊤</m:t>
                </m:r>
              </m:sup>
            </m:sSup>
            <m:r>
              <m:rPr>
                <m:sty m:val="bi"/>
              </m:rPr>
              <m:t>B</m:t>
            </m:r>
          </m:e>
        </m:d>
        <m:r>
          <m:t>​</m:t>
        </m:r>
      </m:oMath>
      <w:ins w:id="7844" w:author="PR Preview" w:date="2026-01-01T00:00:00Z">
        <w:r>
          <w:t xml:space="preserve">,</w:t>
        </w:r>
      </w:ins>
      <w:ins w:id="7845" w:author="PR Preview" w:date="2026-01-01T00:00:00Z">
        <w:r>
          <w:t xml:space="preserve"> </w:t>
        </w:r>
      </w:ins>
      <w:ins w:id="7846" w:author="PR Preview" w:date="2026-01-01T00:00:00Z">
        <w:r>
          <w:t xml:space="preserve">which sums the diagonal of this matrix into a single number.</w:t>
        </w:r>
      </w:ins>
    </w:p>
    <w:bookmarkStart w:id="253" w:name="exm-cross-product-matrix"/>
    <w:p>
      <w:pPr>
        <w:pStyle w:val="BodyText"/>
      </w:pPr>
      <w:r>
        <w:rPr>
          <w:b/>
          <w:bCs/>
        </w:rPr>
        <w:t xml:space="preserve">Example 62 (A cross-product 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oMath>
      <w:r>
        <w:t xml:space="preserve">.</w:t>
      </w:r>
      <w:r>
        <w:t xml:space="preserve"> </w:t>
      </w:r>
      <w:r>
        <w:t xml:space="preserve">Then</w:t>
      </w:r>
      <w:r>
        <w:t xml:space="preserve"> </w:t>
      </w:r>
      <m:oMath>
        <m:sSup>
          <m:e>
            <m:r>
              <m:rPr>
                <m:sty m:val="bi"/>
              </m:rPr>
              <m:t>A</m:t>
            </m:r>
          </m:e>
          <m:sup>
            <m:r>
              <m:rPr>
                <m:sty m:val="p"/>
              </m:rPr>
              <m:t>⊤</m:t>
            </m:r>
          </m:sup>
        </m:sSup>
        <m:r>
          <m:rPr>
            <m:sty m:val="bi"/>
          </m:rPr>
          <m:t>B</m:t>
        </m:r>
      </m:oMath>
      <w:r>
        <w:t xml:space="preserve"> </w:t>
      </w:r>
      <w:r>
        <w:t xml:space="preserve">is</w:t>
      </w:r>
      <w:r>
        <w:t xml:space="preserve"> </w:t>
      </w:r>
      <m:oMath>
        <m:r>
          <m:t>2</m:t>
        </m:r>
        <m:r>
          <m:rPr>
            <m:sty m:val="p"/>
          </m:rPr>
          <m:t>×</m:t>
        </m:r>
        <m:r>
          <m:t>1</m:t>
        </m:r>
      </m:oMath>
      <w:r>
        <w:t xml:space="preserve">, and</w:t>
      </w:r>
    </w:p>
    <w:p>
      <w:pPr>
        <w:pStyle w:val="BodyText"/>
      </w:pPr>
      <m:oMathPara>
        <m:oMathParaPr>
          <m:jc m:val="center"/>
        </m:oMathParaPr>
        <m:oMath>
          <m:eqArr>
            <m:e>
              <m:sSup>
                <m:e>
                  <m:r>
                    <m:rPr>
                      <m:sty m:val="bi"/>
                    </m:rPr>
                    <m:t>A</m:t>
                  </m:r>
                </m:e>
                <m:sup>
                  <m:r>
                    <m:rPr>
                      <m:sty m:val="p"/>
                    </m:rPr>
                    <m:t>⊤</m:t>
                  </m:r>
                </m:sup>
              </m:sSup>
              <m:r>
                <m:rPr>
                  <m:sty m:val="bi"/>
                </m:rPr>
                <m:t>B</m:t>
              </m:r>
              <m:r>
                <m:t>&amp;</m:t>
              </m:r>
              <m:r>
                <m:rPr>
                  <m:sty m:val="p"/>
                </m:rPr>
                <m:t>=</m:t>
              </m:r>
              <m:d>
                <m:dPr>
                  <m:begChr m:val="["/>
                  <m:sepChr m:val=""/>
                  <m:endChr m:val="]"/>
                  <m:grow/>
                </m:dPr>
                <m:e>
                  <m:m>
                    <m:mPr>
                      <m:baseJc m:val="center"/>
                      <m:plcHide m:val="on"/>
                      <m:mcs>
                        <m:mc>
                          <m:mcPr>
                            <m:mcJc m:val="center"/>
                            <m:count m:val="1"/>
                          </m:mcPr>
                        </m:mc>
                      </m:mcs>
                    </m:mPr>
                    <m:mr>
                      <m:e>
                        <m:sSub>
                          <m:e>
                            <m:limLow>
                              <m:e>
                                <m:r>
                                  <m:t>a</m:t>
                                </m:r>
                              </m:e>
                              <m:lim>
                                <m:r>
                                  <m:rPr>
                                    <m:sty m:val="p"/>
                                  </m:rPr>
                                  <m:t>∼</m:t>
                                </m:r>
                              </m:lim>
                            </m:limLow>
                          </m:e>
                          <m:sub>
                            <m:r>
                              <m:t>1</m:t>
                            </m:r>
                          </m:sub>
                        </m:sSub>
                        <m:r>
                          <m:rPr>
                            <m:sty m:val="p"/>
                          </m:rPr>
                          <m:t>⋅</m:t>
                        </m:r>
                        <m:sSub>
                          <m:e>
                            <m:limLow>
                              <m:e>
                                <m:r>
                                  <m:t>b</m:t>
                                </m:r>
                              </m:e>
                              <m:lim>
                                <m:r>
                                  <m:rPr>
                                    <m:sty m:val="p"/>
                                  </m:rPr>
                                  <m:t>∼</m:t>
                                </m:r>
                              </m:lim>
                            </m:limLow>
                          </m:e>
                          <m:sub>
                            <m:r>
                              <m:t>1</m:t>
                            </m:r>
                          </m:sub>
                        </m:sSub>
                      </m:e>
                    </m:mr>
                    <m:mr>
                      <m:e>
                        <m:sSub>
                          <m:e>
                            <m:limLow>
                              <m:e>
                                <m:r>
                                  <m:t>a</m:t>
                                </m:r>
                              </m:e>
                              <m:lim>
                                <m:r>
                                  <m:rPr>
                                    <m:sty m:val="p"/>
                                  </m:rPr>
                                  <m:t>∼</m:t>
                                </m:r>
                              </m:lim>
                            </m:limLow>
                          </m:e>
                          <m:sub>
                            <m:r>
                              <m:t>2</m:t>
                            </m:r>
                          </m:sub>
                        </m:sSub>
                        <m:r>
                          <m:rPr>
                            <m:sty m:val="p"/>
                          </m:rPr>
                          <m:t>⋅</m:t>
                        </m:r>
                        <m:sSub>
                          <m:e>
                            <m:limLow>
                              <m:e>
                                <m:r>
                                  <m:t>b</m:t>
                                </m:r>
                              </m:e>
                              <m:lim>
                                <m:r>
                                  <m:rPr>
                                    <m:sty m:val="p"/>
                                  </m:rPr>
                                  <m:t>∼</m:t>
                                </m:r>
                              </m:lim>
                            </m:limLow>
                          </m:e>
                          <m:sub>
                            <m:r>
                              <m:t>1</m:t>
                            </m:r>
                          </m:sub>
                        </m:sSub>
                      </m:e>
                    </m:mr>
                  </m:m>
                </m:e>
              </m:d>
              <m:r>
                <m:t>&amp;</m:t>
              </m:r>
              <m:r>
                <m:t>&amp;</m:t>
              </m:r>
              <m:r>
                <m:rPr>
                  <m:nor/>
                  <m:sty m:val="p"/>
                </m:rPr>
                <m:t>(</m:t>
              </m:r>
              <m:r>
                <m:rPr>
                  <m:nor/>
                  <m:sty m:val="p"/>
                </m:rPr>
                <m:t>Definition 56</m:t>
              </m:r>
              <m:r>
                <m:rPr>
                  <m:nor/>
                  <m:sty m:val="p"/>
                </m:rPr>
                <m:t>)</m:t>
              </m:r>
            </m:e>
            <m:e>
              <m:r>
                <m:t>&amp;</m:t>
              </m:r>
              <m:r>
                <m:rPr>
                  <m:sty m:val="p"/>
                </m:rPr>
                <m:t>=</m:t>
              </m:r>
              <m:d>
                <m:dPr>
                  <m:begChr m:val="["/>
                  <m:sepChr m:val=""/>
                  <m:endChr m:val="]"/>
                  <m:grow/>
                </m:dPr>
                <m:e>
                  <m:m>
                    <m:mPr>
                      <m:baseJc m:val="center"/>
                      <m:plcHide m:val="on"/>
                      <m:mcs>
                        <m:mc>
                          <m:mcPr>
                            <m:mcJc m:val="center"/>
                            <m:count m:val="1"/>
                          </m:mcPr>
                        </m:mc>
                      </m:mcs>
                    </m:mPr>
                    <m:mr>
                      <m:e>
                        <m:r>
                          <m:t>1</m:t>
                        </m:r>
                        <m:r>
                          <m:rPr>
                            <m:sty m:val="p"/>
                          </m:rPr>
                          <m:t>+</m:t>
                        </m:r>
                        <m:r>
                          <m:t>2</m:t>
                        </m:r>
                        <m:r>
                          <m:rPr>
                            <m:sty m:val="p"/>
                          </m:rPr>
                          <m:t>+</m:t>
                        </m:r>
                        <m:r>
                          <m:t>0</m:t>
                        </m:r>
                      </m:e>
                    </m:mr>
                    <m:mr>
                      <m:e>
                        <m:r>
                          <m:t>0</m:t>
                        </m:r>
                        <m:r>
                          <m:rPr>
                            <m:sty m:val="p"/>
                          </m:rPr>
                          <m:t>+</m:t>
                        </m:r>
                        <m:r>
                          <m:t>2</m:t>
                        </m:r>
                        <m:r>
                          <m:rPr>
                            <m:sty m:val="p"/>
                          </m:rPr>
                          <m:t>+</m:t>
                        </m:r>
                        <m:r>
                          <m:t>3</m:t>
                        </m:r>
                      </m:e>
                    </m:mr>
                  </m:m>
                </m:e>
              </m:d>
              <m:r>
                <m:t>&amp;</m:t>
              </m:r>
              <m:r>
                <m:t>&amp;</m:t>
              </m:r>
              <m:r>
                <m:rPr>
                  <m:nor/>
                  <m:sty m:val="p"/>
                </m:rPr>
                <m:t>(multiply and add)</m:t>
              </m:r>
            </m:e>
            <m:e>
              <m:r>
                <m:t>&amp;</m:t>
              </m:r>
              <m:r>
                <m:rPr>
                  <m:sty m:val="p"/>
                </m:rPr>
                <m:t>=</m:t>
              </m:r>
              <m:d>
                <m:dPr>
                  <m:begChr m:val="["/>
                  <m:sepChr m:val=""/>
                  <m:endChr m:val="]"/>
                  <m:grow/>
                </m:dPr>
                <m:e>
                  <m:m>
                    <m:mPr>
                      <m:baseJc m:val="center"/>
                      <m:plcHide m:val="on"/>
                      <m:mcs>
                        <m:mc>
                          <m:mcPr>
                            <m:mcJc m:val="center"/>
                            <m:count m:val="1"/>
                          </m:mcPr>
                        </m:mc>
                      </m:mcs>
                    </m:mPr>
                    <m:mr>
                      <m:e>
                        <m:r>
                          <m:t>3</m:t>
                        </m:r>
                      </m:e>
                    </m:mr>
                    <m:mr>
                      <m:e>
                        <m:r>
                          <m:t>5</m:t>
                        </m:r>
                      </m:e>
                    </m:mr>
                  </m:m>
                </m:e>
              </m:d>
              <m:r>
                <m:rPr>
                  <m:sty m:val="p"/>
                </m:rPr>
                <m:t>.</m:t>
              </m:r>
              <m:r>
                <m:t>&amp;</m:t>
              </m:r>
              <m:r>
                <m:t>&amp;</m:t>
              </m:r>
              <m:r>
                <m:rPr>
                  <m:nor/>
                  <m:sty m:val="p"/>
                </m:rPr>
                <m:t>(add)</m:t>
              </m:r>
            </m:e>
          </m:eqArr>
        </m:oMath>
      </m:oMathPara>
    </w:p>
    <w:p>
      <w:pPr>
        <w:pStyle w:val="BodyText"/>
      </w:pPr>
      <w:ins w:id="7847" w:author="PR Preview" w:date="2026-01-01T00:00:00Z">
        <w:r>
          <w:t xml:space="preserve">$$
    \begin{aligned}
    {\mathbf{A}}^{\top} \mathbf{B}
    &amp;= \begin{bmatrix} \mathord{\smash[b]{\underset{\raise.3ex\hbox{$\scriptstyle\sim$}}{a}}\vphantom{a}}_1 \cdot \mathord{\smash[b]{\underset{\raise.3ex\hbox{$\scriptstyle\sim$}}{b}}\vphantom{b}}_1 \\ \mathord{\smash[b]{\underset{\raise.3ex\hbox{$\scriptstyle\sim$}}{a}}\vphantom{a}}_2 \cdot \mathord{\smash[b]{\underset{\raise.3ex\hbox{$\scriptstyle\sim$}}{b}}\vphantom{b}}_1 \end{bmatrix}
    &amp;&amp; \text{(}\text{Definition~56}\text{)}
    \\
    &amp;= \begin{bmatrix} 1 + 2 + 0 \\ 0 + 2 + 3 \end{bmatrix}
    &amp;&amp; \text{(multiply and add)}
    \\
    &amp;= \begin{bmatrix} 3 \\ 5 \end{bmatrix}.
    &amp;&amp; \text{(add)}
    \end{aligned}
    $$</w:t>
        </w:r>
      </w:ins>
    </w:p>
    <w:bookmarkEnd w:id="253"/>
    <w:bookmarkStart w:id="254" w:name="def-gram-matrix"/>
    <w:p>
      <w:pPr>
        <w:pStyle w:val="FirstParagraph"/>
      </w:pPr>
      <w:r>
        <w:rPr>
          <w:b/>
          <w:bCs/>
        </w:rPr>
        <w:t xml:space="preserve">Definition 57 (Gram matrix)</w:t>
      </w:r>
      <w:r>
        <w:t xml:space="preserve"> </w:t>
      </w:r>
      <w:r>
        <w:t xml:space="preserve">The</w:t>
      </w:r>
      <w:r>
        <w:t xml:space="preserve"> </w:t>
      </w:r>
      <w:r>
        <w:rPr>
          <w:b/>
          <w:bCs/>
        </w:rPr>
        <w:t xml:space="preserve">Gram matrix</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the</w:t>
      </w:r>
      <w:r>
        <w:t xml:space="preserve"> </w:t>
      </w:r>
      <m:oMath>
        <m:r>
          <m:t>n</m:t>
        </m:r>
        <m:r>
          <m:rPr>
            <m:sty m:val="p"/>
          </m:rPr>
          <m:t>×</m:t>
        </m:r>
        <m:r>
          <m:t>n</m:t>
        </m:r>
      </m:oMath>
      <w:r>
        <w:t xml:space="preserve"> </w:t>
      </w:r>
      <w:r>
        <w:t xml:space="preserve">matrix</w:t>
      </w:r>
      <w:r>
        <w:t xml:space="preserve"> </w:t>
      </w:r>
      <m:oMath>
        <m:sSup>
          <m:e>
            <m:r>
              <m:rPr>
                <m:sty m:val="bi"/>
              </m:rPr>
              <m:t>A</m:t>
            </m:r>
          </m:e>
          <m:sup>
            <m:r>
              <m:rPr>
                <m:sty m:val="p"/>
              </m:rPr>
              <m:t>⊤</m:t>
            </m:r>
          </m:sup>
        </m:sSup>
        <m:r>
          <m:rPr>
            <m:sty m:val="bi"/>
          </m:rPr>
          <m:t>A</m:t>
        </m:r>
      </m:oMath>
      <w:r>
        <w:t xml:space="preserve">,</w:t>
      </w:r>
      <w:r>
        <w:t xml:space="preserve"> </w:t>
      </w:r>
      <w:r>
        <w:t xml:space="preserve">the</w:t>
      </w:r>
      <w:r>
        <w:t xml:space="preserve"> </w:t>
      </w:r>
      <w:hyperlink w:anchor="def-cross-product-matrix">
        <w:r>
          <w:rPr>
            <w:rStyle w:val="Hyperlink"/>
          </w:rPr>
          <w:t xml:space="preserve">cross-product matrix</w:t>
        </w:r>
      </w:hyperlink>
      <w:r>
        <w:t xml:space="preserve"> </w:t>
      </w:r>
      <w:r>
        <w:t xml:space="preserve">of</w:t>
      </w:r>
      <w:r>
        <w:t xml:space="preserve"> </w:t>
      </w:r>
      <m:oMath>
        <m:r>
          <m:rPr>
            <m:sty m:val="bi"/>
          </m:rPr>
          <m:t>A</m:t>
        </m:r>
      </m:oMath>
      <w:r>
        <w:t xml:space="preserve"> </w:t>
      </w:r>
      <w:r>
        <w:t xml:space="preserve">with itself.</w:t>
      </w:r>
    </w:p>
    <w:bookmarkEnd w:id="254"/>
    <w:bookmarkStart w:id="255" w:name="exm-gram-matrix"/>
    <w:p>
      <w:pPr>
        <w:pStyle w:val="BodyText"/>
      </w:pPr>
      <w:del w:id="7848" w:author="PR Preview" w:date="2026-01-01T00:00:00Z">
        <w:r>
          <w:rPr>
            <w:b/>
            <w:bCs/>
          </w:rPr>
          <w:delText xml:space="preserve">Example 63 (A Gram matrix and its entries)</w:delText>
        </w:r>
      </w:del>
      <w:del w:id="7849" w:author="PR Preview" w:date="2026-01-01T00:00:00Z">
        <w:r>
          <w:delText xml:space="preserve"> </w:delText>
        </w:r>
      </w:del>
      <w:del w:id="7850" w:author="PR Preview" w:date="2026-01-01T00:00:00Z">
        <w:r>
          <w:delText xml:space="preserve">Let</w:delText>
        </w:r>
      </w:del>
      <w:del w:id="785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del w:id="7852" w:author="PR Preview" w:date="2026-01-01T00:00:00Z">
        <w:r>
          <w:delText xml:space="preserve">,</w:delText>
        </w:r>
      </w:del>
      <w:del w:id="7853" w:author="PR Preview" w:date="2026-01-01T00:00:00Z">
        <w:r>
          <w:delText xml:space="preserve"> </w:delText>
        </w:r>
      </w:del>
      <w:del w:id="7854" w:author="PR Preview" w:date="2026-01-01T00:00:00Z">
        <w:r>
          <w:delText xml:space="preserve">with columns</w:delText>
        </w:r>
      </w:del>
      <w:del w:id="7855"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7856" w:author="PR Preview" w:date="2026-01-01T00:00:00Z">
        <w:r>
          <w:delText xml:space="preserve"> </w:delText>
        </w:r>
      </w:del>
      <w:del w:id="7857" w:author="PR Preview" w:date="2026-01-01T00:00:00Z">
        <w:r>
          <w:delText xml:space="preserve">and</w:delText>
        </w:r>
      </w:del>
      <w:del w:id="7858" w:author="PR Preview" w:date="2026-01-01T00:00:00Z">
        <w:r>
          <w:delText xml:space="preserve"> </w:delText>
        </w:r>
      </w:del>
      <m:oMath>
        <m:sSub>
          <m:e>
            <m:limLow>
              <m:e>
                <m:r>
                  <m:t>a</m:t>
                </m:r>
              </m:e>
              <m:lim>
                <m:r>
                  <m:rPr>
                    <m:sty m:val="p"/>
                  </m:rPr>
                  <m:t>∼</m:t>
                </m:r>
              </m:lim>
            </m:limLow>
          </m:e>
          <m:sub>
            <m:r>
              <m:t>2</m:t>
            </m:r>
          </m:sub>
        </m:sSub>
        <m:r>
          <m:rPr>
            <m:sty m:val="p"/>
          </m:rPr>
          <m:t>=</m:t>
        </m:r>
        <m:r>
          <m:rPr>
            <m:sty m:val="p"/>
          </m:rPr>
          <m:t>(</m:t>
        </m:r>
        <m:r>
          <m:t>0</m:t>
        </m:r>
        <m:r>
          <m:rPr>
            <m:sty m:val="p"/>
          </m:rPr>
          <m:t>,</m:t>
        </m:r>
        <m:r>
          <m:t>1</m:t>
        </m:r>
        <m:r>
          <m:rPr>
            <m:sty m:val="p"/>
          </m:rPr>
          <m:t>,</m:t>
        </m:r>
        <m:r>
          <m:t>1</m:t>
        </m:r>
        <m:r>
          <m:rPr>
            <m:sty m:val="p"/>
          </m:rPr>
          <m:t>)</m:t>
        </m:r>
      </m:oMath>
      <w:del w:id="7859" w:author="PR Preview" w:date="2026-01-01T00:00:00Z">
        <w:r>
          <w:delText xml:space="preserve">. Then</w:delText>
        </w:r>
      </w:del>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del w:id="7860" w:author="PR Preview" w:date="2026-01-01T00:00:00Z">
        <w:r>
          <w:delText xml:space="preserve">Row</w:delText>
        </w:r>
      </w:del>
      <w:del w:id="7861" w:author="PR Preview" w:date="2026-01-01T00:00:00Z">
        <w:r>
          <w:delText xml:space="preserve"> </w:delText>
        </w:r>
      </w:del>
      <m:oMath>
        <m:r>
          <m:t>i</m:t>
        </m:r>
      </m:oMath>
      <w:del w:id="7862" w:author="PR Preview" w:date="2026-01-01T00:00:00Z">
        <w:r>
          <w:delText xml:space="preserve"> </w:delText>
        </w:r>
      </w:del>
      <w:del w:id="7863" w:author="PR Preview" w:date="2026-01-01T00:00:00Z">
        <w:r>
          <w:delText xml:space="preserve">of</w:delText>
        </w:r>
      </w:del>
      <w:del w:id="7864" w:author="PR Preview" w:date="2026-01-01T00:00:00Z">
        <w:r>
          <w:delText xml:space="preserve"> </w:delText>
        </w:r>
      </w:del>
      <m:oMath>
        <m:sSup>
          <m:e>
            <m:r>
              <m:rPr>
                <m:sty m:val="bi"/>
              </m:rPr>
              <m:t>A</m:t>
            </m:r>
          </m:e>
          <m:sup>
            <m:r>
              <m:rPr>
                <m:sty m:val="p"/>
              </m:rPr>
              <m:t>⊤</m:t>
            </m:r>
          </m:sup>
        </m:sSup>
      </m:oMath>
      <w:del w:id="7865" w:author="PR Preview" w:date="2026-01-01T00:00:00Z">
        <w:r>
          <w:delText xml:space="preserve"> </w:delText>
        </w:r>
      </w:del>
      <w:del w:id="7866" w:author="PR Preview" w:date="2026-01-01T00:00:00Z">
        <w:r>
          <w:delText xml:space="preserve">is column</w:delText>
        </w:r>
      </w:del>
      <w:del w:id="7867" w:author="PR Preview" w:date="2026-01-01T00:00:00Z">
        <w:r>
          <w:delText xml:space="preserve"> </w:delText>
        </w:r>
      </w:del>
      <m:oMath>
        <m:r>
          <m:t>i</m:t>
        </m:r>
      </m:oMath>
      <w:del w:id="7868" w:author="PR Preview" w:date="2026-01-01T00:00:00Z">
        <w:r>
          <w:delText xml:space="preserve"> </w:delText>
        </w:r>
      </w:del>
      <w:del w:id="7869" w:author="PR Preview" w:date="2026-01-01T00:00:00Z">
        <w:r>
          <w:delText xml:space="preserve">of</w:delText>
        </w:r>
      </w:del>
      <w:del w:id="7870" w:author="PR Preview" w:date="2026-01-01T00:00:00Z">
        <w:r>
          <w:delText xml:space="preserve"> </w:delText>
        </w:r>
      </w:del>
      <m:oMath>
        <m:r>
          <m:rPr>
            <m:sty m:val="bi"/>
          </m:rPr>
          <m:t>A</m:t>
        </m:r>
      </m:oMath>
      <w:del w:id="7871" w:author="PR Preview" w:date="2026-01-01T00:00:00Z">
        <w:r>
          <w:delText xml:space="preserve">,</w:delText>
        </w:r>
      </w:del>
      <w:del w:id="7872" w:author="PR Preview" w:date="2026-01-01T00:00:00Z">
        <w:r>
          <w:delText xml:space="preserve"> </w:delText>
        </w:r>
      </w:del>
      <w:del w:id="7873" w:author="PR Preview" w:date="2026-01-01T00:00:00Z">
        <w:r>
          <w:delText xml:space="preserve">so entry</w:delText>
        </w:r>
      </w:del>
      <w:del w:id="7874" w:author="PR Preview" w:date="2026-01-01T00:00:00Z">
        <w:r>
          <w:delText xml:space="preserve"> </w:delText>
        </w:r>
      </w:del>
      <m:oMath>
        <m:r>
          <m:rPr>
            <m:sty m:val="p"/>
          </m:rPr>
          <m:t>(</m:t>
        </m:r>
        <m:r>
          <m:t>i</m:t>
        </m:r>
        <m:r>
          <m:rPr>
            <m:sty m:val="p"/>
          </m:rPr>
          <m:t>,</m:t>
        </m:r>
        <m:r>
          <m:t>j</m:t>
        </m:r>
        <m:r>
          <m:rPr>
            <m:sty m:val="p"/>
          </m:rPr>
          <m:t>)</m:t>
        </m:r>
      </m:oMath>
      <w:del w:id="7875" w:author="PR Preview" w:date="2026-01-01T00:00:00Z">
        <w:r>
          <w:delText xml:space="preserve"> </w:delText>
        </w:r>
      </w:del>
      <w:del w:id="7876" w:author="PR Preview" w:date="2026-01-01T00:00:00Z">
        <w:r>
          <w:delText xml:space="preserve">of the Gram matrix is the dot product</w:delText>
        </w:r>
      </w:del>
      <w:del w:id="7877" w:author="PR Preview" w:date="2026-01-01T00:00:00Z">
        <w:r>
          <w:delText xml:space="preserve"> </w:delText>
        </w:r>
      </w:del>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7878" w:author="PR Preview" w:date="2026-01-01T00:00:00Z">
        <w:r>
          <w:delText xml:space="preserve">:</w:delText>
        </w:r>
      </w:del>
      <w:del w:id="7879" w:author="PR Preview" w:date="2026-01-01T00:00:00Z">
        <w:r>
          <w:delText xml:space="preserve"> </w:delText>
        </w:r>
      </w:del>
      <w:del w:id="7880" w:author="PR Preview" w:date="2026-01-01T00:00:00Z">
        <w:r>
          <w:delText xml:space="preserve">for instance,</w:delText>
        </w:r>
      </w:del>
    </w:p>
    <w:p>
      <w:pPr>
        <w:pStyle w:val="BodyText"/>
      </w:pPr>
      <m:oMathPara>
        <m:oMathParaPr>
          <m:jc m:val="center"/>
        </m:oMathParaPr>
        <m:oMath>
          <m:eqArr>
            <m:e>
              <m:sSub>
                <m:e>
                  <m:limLow>
                    <m:e>
                      <m:r>
                        <m:t>a</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r>
                <m:t>0</m:t>
              </m:r>
              <m:r>
                <m:rPr>
                  <m:sty m:val="p"/>
                </m:rPr>
                <m:t>+</m:t>
              </m:r>
              <m:r>
                <m:t>1</m:t>
              </m:r>
              <m:r>
                <m:rPr>
                  <m:sty m:val="p"/>
                </m:rPr>
                <m:t>+</m:t>
              </m:r>
              <m:r>
                <m:t>0</m:t>
              </m:r>
            </m:e>
            <m:e>
              <m:r>
                <m:t>&amp;</m:t>
              </m:r>
              <m:r>
                <m:rPr>
                  <m:sty m:val="p"/>
                </m:rPr>
                <m:t>=</m:t>
              </m:r>
              <m:r>
                <m:t>1</m:t>
              </m:r>
            </m:e>
          </m:eqArr>
        </m:oMath>
      </m:oMathPara>
    </w:p>
    <w:p>
      <w:pPr>
        <w:pStyle w:val="BodyText"/>
      </w:pPr>
      <w:ins w:id="7881" w:author="PR Preview" w:date="2026-01-01T00:00:00Z">
        <w:r>
          <w:rPr>
            <w:b/>
            <w:bCs/>
          </w:rPr>
          <w:t xml:space="preserve">Example 63 (A Gram matrix and its entries)</w:t>
        </w:r>
      </w:ins>
      <w:ins w:id="7882" w:author="PR Preview" w:date="2026-01-01T00:00:00Z">
        <w:r>
          <w:t xml:space="preserve"> </w:t>
        </w:r>
      </w:ins>
      <w:ins w:id="7883" w:author="PR Preview" w:date="2026-01-01T00:00:00Z">
        <w:r>
          <w:t xml:space="preserve">Let</w:t>
        </w:r>
      </w:ins>
      <w:ins w:id="7884"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oMath>
      <w:ins w:id="7885" w:author="PR Preview" w:date="2026-01-01T00:00:00Z">
        <w:r>
          <w:t xml:space="preserve">,</w:t>
        </w:r>
      </w:ins>
      <w:ins w:id="7886" w:author="PR Preview" w:date="2026-01-01T00:00:00Z">
        <w:r>
          <w:t xml:space="preserve"> </w:t>
        </w:r>
      </w:ins>
      <w:ins w:id="7887" w:author="PR Preview" w:date="2026-01-01T00:00:00Z">
        <w:r>
          <w:t xml:space="preserve">with columns</w:t>
        </w:r>
      </w:ins>
      <w:ins w:id="7888" w:author="PR Preview" w:date="2026-01-01T00:00:00Z">
        <w:r>
          <w:t xml:space="preserve"> </w:t>
        </w:r>
      </w:ins>
      <w:ins w:id="7889" w:author="PR Preview" w:date="2026-01-01T00:00:00Z">
        <w:r>
          <w:t xml:space="preserve">$\mathord{\smash[b]{\underset{\raise.3ex\hbox{$\scriptstyle\sim$}}{a}}\vphantom{a}}_1 = (1, 1, 0)$</w:t>
        </w:r>
      </w:ins>
      <w:ins w:id="7890" w:author="PR Preview" w:date="2026-01-01T00:00:00Z">
        <w:r>
          <w:t xml:space="preserve"> </w:t>
        </w:r>
      </w:ins>
      <w:ins w:id="7891" w:author="PR Preview" w:date="2026-01-01T00:00:00Z">
        <w:r>
          <w:t xml:space="preserve">and</w:t>
        </w:r>
      </w:ins>
      <w:ins w:id="7892" w:author="PR Preview" w:date="2026-01-01T00:00:00Z">
        <w:r>
          <w:t xml:space="preserve"> </w:t>
        </w:r>
      </w:ins>
      <w:ins w:id="7893" w:author="PR Preview" w:date="2026-01-01T00:00:00Z">
        <w:r>
          <w:t xml:space="preserve">$\mathord{\smash[b]{\underset{\raise.3ex\hbox{$\scriptstyle\sim$}}{a}}\vphantom{a}}_2 = (0, 1, 1)$</w:t>
        </w:r>
      </w:ins>
      <w:ins w:id="7894" w:author="PR Preview" w:date="2026-01-01T00:00:00Z">
        <w:r>
          <w:t xml:space="preserve">. Then</w:t>
        </w:r>
      </w:ins>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r>
                      <m:e>
                        <m:r>
                          <m:t>0</m:t>
                        </m:r>
                      </m:e>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r>
                      <m:e>
                        <m:r>
                          <m:t>0</m:t>
                        </m:r>
                      </m:e>
                      <m:e>
                        <m:r>
                          <m:t>1</m:t>
                        </m:r>
                      </m:e>
                    </m:mr>
                  </m:m>
                </m:e>
              </m:d>
              <m:r>
                <m:t>&amp;</m:t>
              </m:r>
              <m:r>
                <m:t>&amp;</m:t>
              </m:r>
              <m:r>
                <m:rPr>
                  <m:nor/>
                  <m:sty m:val="p"/>
                </m:rPr>
                <m:t>(</m:t>
              </m:r>
              <m:r>
                <m:rPr>
                  <m:nor/>
                  <m:sty m:val="p"/>
                </m:rPr>
                <m:t>Definition 22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r>
                          <m:rPr>
                            <m:sty m:val="p"/>
                          </m:rPr>
                          <m:t>+</m:t>
                        </m:r>
                        <m:r>
                          <m:t>0</m:t>
                        </m:r>
                        <m:r>
                          <m:rPr>
                            <m:sty m:val="p"/>
                          </m:rPr>
                          <m:t>⋅</m:t>
                        </m:r>
                        <m:r>
                          <m:t>0</m:t>
                        </m:r>
                      </m:e>
                      <m:e>
                        <m:r>
                          <m:t>1</m:t>
                        </m:r>
                        <m:r>
                          <m:rPr>
                            <m:sty m:val="p"/>
                          </m:rPr>
                          <m:t>⋅</m:t>
                        </m:r>
                        <m:r>
                          <m:t>0</m:t>
                        </m:r>
                        <m:r>
                          <m:rPr>
                            <m:sty m:val="p"/>
                          </m:rPr>
                          <m:t>+</m:t>
                        </m:r>
                        <m:r>
                          <m:t>1</m:t>
                        </m:r>
                        <m:r>
                          <m:rPr>
                            <m:sty m:val="p"/>
                          </m:rPr>
                          <m:t>⋅</m:t>
                        </m:r>
                        <m:r>
                          <m:t>1</m:t>
                        </m:r>
                        <m:r>
                          <m:rPr>
                            <m:sty m:val="p"/>
                          </m:rPr>
                          <m:t>+</m:t>
                        </m:r>
                        <m:r>
                          <m:t>0</m:t>
                        </m:r>
                        <m:r>
                          <m:rPr>
                            <m:sty m:val="p"/>
                          </m:rPr>
                          <m:t>⋅</m:t>
                        </m:r>
                        <m:r>
                          <m:t>1</m:t>
                        </m:r>
                      </m:e>
                    </m:mr>
                    <m:mr>
                      <m:e>
                        <m:r>
                          <m:t>0</m:t>
                        </m:r>
                        <m:r>
                          <m:rPr>
                            <m:sty m:val="p"/>
                          </m:rPr>
                          <m:t>⋅</m:t>
                        </m:r>
                        <m:r>
                          <m:t>1</m:t>
                        </m:r>
                        <m:r>
                          <m:rPr>
                            <m:sty m:val="p"/>
                          </m:rPr>
                          <m:t>+</m:t>
                        </m:r>
                        <m:r>
                          <m:t>1</m:t>
                        </m:r>
                        <m:r>
                          <m:rPr>
                            <m:sty m:val="p"/>
                          </m:rPr>
                          <m:t>⋅</m:t>
                        </m:r>
                        <m:r>
                          <m:t>1</m:t>
                        </m:r>
                        <m:r>
                          <m:rPr>
                            <m:sty m:val="p"/>
                          </m:rPr>
                          <m:t>+</m:t>
                        </m:r>
                        <m:r>
                          <m:t>1</m:t>
                        </m:r>
                        <m:r>
                          <m:rPr>
                            <m:sty m:val="p"/>
                          </m:rPr>
                          <m:t>⋅</m:t>
                        </m:r>
                        <m:r>
                          <m:t>0</m:t>
                        </m:r>
                      </m:e>
                      <m:e>
                        <m:r>
                          <m:t>0</m:t>
                        </m:r>
                        <m:r>
                          <m:rPr>
                            <m:sty m:val="p"/>
                          </m:rPr>
                          <m:t>⋅</m:t>
                        </m:r>
                        <m:r>
                          <m:t>0</m:t>
                        </m:r>
                        <m:r>
                          <m:rPr>
                            <m:sty m:val="p"/>
                          </m:rPr>
                          <m:t>+</m:t>
                        </m:r>
                        <m:r>
                          <m:t>1</m:t>
                        </m:r>
                        <m:r>
                          <m:rPr>
                            <m:sty m:val="p"/>
                          </m:rPr>
                          <m:t>⋅</m:t>
                        </m:r>
                        <m:r>
                          <m:t>1</m:t>
                        </m:r>
                        <m:r>
                          <m:rPr>
                            <m:sty m:val="p"/>
                          </m:rPr>
                          <m:t>+</m:t>
                        </m:r>
                        <m:r>
                          <m:t>1</m:t>
                        </m:r>
                        <m:r>
                          <m:rPr>
                            <m:sty m:val="p"/>
                          </m:rPr>
                          <m:t>⋅</m:t>
                        </m:r>
                        <m:r>
                          <m:t>1</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r>
                <m:t>&amp;</m:t>
              </m:r>
              <m:r>
                <m:t>&amp;</m:t>
              </m:r>
              <m:r>
                <m:rPr>
                  <m:nor/>
                  <m:sty m:val="p"/>
                </m:rPr>
                <m:t>(multiply and add)</m:t>
              </m:r>
            </m:e>
          </m:eqArr>
        </m:oMath>
      </m:oMathPara>
    </w:p>
    <w:p>
      <w:pPr>
        <w:pStyle w:val="FirstParagraph"/>
      </w:pPr>
      <w:ins w:id="7895" w:author="PR Preview" w:date="2026-01-01T00:00:00Z">
        <w:r>
          <w:t xml:space="preserve">Row</w:t>
        </w:r>
      </w:ins>
      <w:ins w:id="7896" w:author="PR Preview" w:date="2026-01-01T00:00:00Z">
        <w:r>
          <w:t xml:space="preserve"> </w:t>
        </w:r>
      </w:ins>
      <m:oMath>
        <m:r>
          <m:t>i</m:t>
        </m:r>
      </m:oMath>
      <w:ins w:id="7897" w:author="PR Preview" w:date="2026-01-01T00:00:00Z">
        <w:r>
          <w:t xml:space="preserve"> </w:t>
        </w:r>
      </w:ins>
      <w:ins w:id="7898" w:author="PR Preview" w:date="2026-01-01T00:00:00Z">
        <w:r>
          <w:t xml:space="preserve">of</w:t>
        </w:r>
      </w:ins>
      <w:ins w:id="7899" w:author="PR Preview" w:date="2026-01-01T00:00:00Z">
        <w:r>
          <w:t xml:space="preserve"> </w:t>
        </w:r>
      </w:ins>
      <m:oMath>
        <m:sSup>
          <m:e>
            <m:r>
              <m:rPr>
                <m:sty m:val="bi"/>
              </m:rPr>
              <m:t>A</m:t>
            </m:r>
          </m:e>
          <m:sup>
            <m:r>
              <m:rPr>
                <m:sty m:val="p"/>
              </m:rPr>
              <m:t>⊤</m:t>
            </m:r>
          </m:sup>
        </m:sSup>
      </m:oMath>
      <w:ins w:id="7900" w:author="PR Preview" w:date="2026-01-01T00:00:00Z">
        <w:r>
          <w:t xml:space="preserve"> </w:t>
        </w:r>
      </w:ins>
      <w:ins w:id="7901" w:author="PR Preview" w:date="2026-01-01T00:00:00Z">
        <w:r>
          <w:t xml:space="preserve">is column</w:t>
        </w:r>
      </w:ins>
      <w:ins w:id="7902" w:author="PR Preview" w:date="2026-01-01T00:00:00Z">
        <w:r>
          <w:t xml:space="preserve"> </w:t>
        </w:r>
      </w:ins>
      <m:oMath>
        <m:r>
          <m:t>i</m:t>
        </m:r>
      </m:oMath>
      <w:ins w:id="7903" w:author="PR Preview" w:date="2026-01-01T00:00:00Z">
        <w:r>
          <w:t xml:space="preserve"> </w:t>
        </w:r>
      </w:ins>
      <w:ins w:id="7904" w:author="PR Preview" w:date="2026-01-01T00:00:00Z">
        <w:r>
          <w:t xml:space="preserve">of</w:t>
        </w:r>
      </w:ins>
      <w:ins w:id="7905" w:author="PR Preview" w:date="2026-01-01T00:00:00Z">
        <w:r>
          <w:t xml:space="preserve"> </w:t>
        </w:r>
      </w:ins>
      <m:oMath>
        <m:r>
          <m:rPr>
            <m:sty m:val="bi"/>
          </m:rPr>
          <m:t>A</m:t>
        </m:r>
      </m:oMath>
      <w:ins w:id="7906" w:author="PR Preview" w:date="2026-01-01T00:00:00Z">
        <w:r>
          <w:t xml:space="preserve">,</w:t>
        </w:r>
      </w:ins>
      <w:ins w:id="7907" w:author="PR Preview" w:date="2026-01-01T00:00:00Z">
        <w:r>
          <w:t xml:space="preserve"> </w:t>
        </w:r>
      </w:ins>
      <w:ins w:id="7908" w:author="PR Preview" w:date="2026-01-01T00:00:00Z">
        <w:r>
          <w:t xml:space="preserve">so entry</w:t>
        </w:r>
      </w:ins>
      <w:ins w:id="7909" w:author="PR Preview" w:date="2026-01-01T00:00:00Z">
        <w:r>
          <w:t xml:space="preserve"> </w:t>
        </w:r>
      </w:ins>
      <m:oMath>
        <m:r>
          <m:rPr>
            <m:sty m:val="p"/>
          </m:rPr>
          <m:t>(</m:t>
        </m:r>
        <m:r>
          <m:t>i</m:t>
        </m:r>
        <m:r>
          <m:rPr>
            <m:sty m:val="p"/>
          </m:rPr>
          <m:t>,</m:t>
        </m:r>
        <m:r>
          <m:t>j</m:t>
        </m:r>
        <m:r>
          <m:rPr>
            <m:sty m:val="p"/>
          </m:rPr>
          <m:t>)</m:t>
        </m:r>
      </m:oMath>
      <w:ins w:id="7910" w:author="PR Preview" w:date="2026-01-01T00:00:00Z">
        <w:r>
          <w:t xml:space="preserve"> </w:t>
        </w:r>
      </w:ins>
      <w:ins w:id="7911" w:author="PR Preview" w:date="2026-01-01T00:00:00Z">
        <w:r>
          <w:t xml:space="preserve">of the Gram matrix is the dot product</w:t>
        </w:r>
      </w:ins>
      <w:ins w:id="7912" w:author="PR Preview" w:date="2026-01-01T00:00:00Z">
        <w:r>
          <w:t xml:space="preserve"> </w:t>
        </w:r>
      </w:ins>
      <w:ins w:id="7913" w:author="PR Preview" w:date="2026-01-01T00:00:00Z">
        <w:r>
          <w:t xml:space="preserve">$\mathord{\smash[b]{\underset{\raise.3ex\hbox{$\scriptstyle\sim$}}{a}}\vphantom{a}}_i \cdot \mathord{\smash[b]{\underset{\raise.3ex\hbox{$\scriptstyle\sim$}}{a}}\vphantom{a}}_j$</w:t>
        </w:r>
      </w:ins>
      <w:ins w:id="7914" w:author="PR Preview" w:date="2026-01-01T00:00:00Z">
        <w:r>
          <w:t xml:space="preserve">:</w:t>
        </w:r>
      </w:ins>
      <w:ins w:id="7915" w:author="PR Preview" w:date="2026-01-01T00:00:00Z">
        <w:r>
          <w:t xml:space="preserve"> </w:t>
        </w:r>
      </w:ins>
      <w:ins w:id="7916" w:author="PR Preview" w:date="2026-01-01T00:00:00Z">
        <w:r>
          <w:t xml:space="preserve">for instance,</w:t>
        </w:r>
      </w:ins>
    </w:p>
    <w:p>
      <w:pPr>
        <w:pStyle w:val="BodyText"/>
      </w:pPr>
      <w:ins w:id="7917" w:author="PR Preview" w:date="2026-01-01T00:00:00Z">
        <w:r>
          <w:t xml:space="preserve">$$
    \begin{aligned}
    \mathord{\smash[b]{\underset{\raise.3ex\hbox{$\scriptstyle\sim$}}{a}}\vphantom{a}}_1 \cdot \mathord{\smash[b]{\underset{\raise.3ex\hbox{$\scriptstyle\sim$}}{a}}\vphantom{a}}_2 &amp;= 0 + 1 + 0 \\
    &amp;= 1
    \end{aligned}
    $$</w:t>
        </w:r>
      </w:ins>
    </w:p>
    <w:p>
      <w:pPr>
        <w:pStyle w:val="FirstParagraph"/>
      </w:pPr>
      <w:r>
        <w:t xml:space="preserve">is entry</w:t>
      </w:r>
      <w:r>
        <w:t xml:space="preserve"> </w:t>
      </w:r>
      <m:oMath>
        <m:r>
          <m:rPr>
            <m:sty m:val="p"/>
          </m:rPr>
          <m:t>(</m:t>
        </m:r>
        <m:r>
          <m:t>1</m:t>
        </m:r>
        <m:r>
          <m:rPr>
            <m:sty m:val="p"/>
          </m:rPr>
          <m:t>,</m:t>
        </m:r>
        <m:r>
          <m:t>2</m:t>
        </m:r>
        <m:r>
          <m:rPr>
            <m:sty m:val="p"/>
          </m:rPr>
          <m:t>)</m:t>
        </m:r>
      </m:oMath>
      <w:r>
        <w:t xml:space="preserve">.</w:t>
      </w:r>
    </w:p>
    <w:bookmarkEnd w:id="255"/>
    <w:bookmarkStart w:id="256" w:name="thm-gram-properties"/>
    <w:p>
      <w:pPr>
        <w:pStyle w:val="BodyText"/>
      </w:pPr>
      <w:del w:id="7918" w:author="PR Preview" w:date="2026-01-01T00:00:00Z">
        <w:r>
          <w:rPr>
            <w:b/>
            <w:bCs/>
          </w:rPr>
          <w:delText xml:space="preserve">Theorem 36 (Entries and symmetry of a Gram matrix)</w:delText>
        </w:r>
      </w:del>
      <w:del w:id="7919" w:author="PR Preview" w:date="2026-01-01T00:00:00Z">
        <w:r>
          <w:delText xml:space="preserve"> </w:delText>
        </w:r>
      </w:del>
      <w:del w:id="7920" w:author="PR Preview" w:date="2026-01-01T00:00:00Z">
        <w:r>
          <w:delText xml:space="preserve">Let</w:delText>
        </w:r>
      </w:del>
      <w:del w:id="7921" w:author="PR Preview" w:date="2026-01-01T00:00:00Z">
        <w:r>
          <w:delText xml:space="preserve"> </w:delText>
        </w:r>
      </w:del>
      <m:oMath>
        <m:r>
          <m:rPr>
            <m:sty m:val="bi"/>
          </m:rPr>
          <m:t>A</m:t>
        </m:r>
      </m:oMath>
      <w:del w:id="7922" w:author="PR Preview" w:date="2026-01-01T00:00:00Z">
        <w:r>
          <w:delText xml:space="preserve"> </w:delText>
        </w:r>
      </w:del>
      <w:del w:id="7923" w:author="PR Preview" w:date="2026-01-01T00:00:00Z">
        <w:r>
          <w:delText xml:space="preserve">be an</w:delText>
        </w:r>
      </w:del>
      <w:del w:id="7924" w:author="PR Preview" w:date="2026-01-01T00:00:00Z">
        <w:r>
          <w:delText xml:space="preserve"> </w:delText>
        </w:r>
      </w:del>
      <m:oMath>
        <m:r>
          <m:t>m</m:t>
        </m:r>
        <m:r>
          <m:rPr>
            <m:sty m:val="p"/>
          </m:rPr>
          <m:t>×</m:t>
        </m:r>
        <m:r>
          <m:t>n</m:t>
        </m:r>
      </m:oMath>
      <w:del w:id="7925" w:author="PR Preview" w:date="2026-01-01T00:00:00Z">
        <w:r>
          <w:delText xml:space="preserve"> </w:delText>
        </w:r>
      </w:del>
      <w:del w:id="7926" w:author="PR Preview" w:date="2026-01-01T00:00:00Z">
        <w:r>
          <w:delText xml:space="preserve">matrix with columns</w:delText>
        </w:r>
      </w:del>
      <w:del w:id="7927"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7928" w:author="PR Preview" w:date="2026-01-01T00:00:00Z">
        <w:r>
          <w:delText xml:space="preserve">,</w:delText>
        </w:r>
      </w:del>
      <w:del w:id="7929" w:author="PR Preview" w:date="2026-01-01T00:00:00Z">
        <w:r>
          <w:delText xml:space="preserve"> </w:delText>
        </w:r>
      </w:del>
      <w:del w:id="7930" w:author="PR Preview" w:date="2026-01-01T00:00:00Z">
        <w:r>
          <w:delText xml:space="preserve">and let</w:delText>
        </w:r>
      </w:del>
      <w:del w:id="7931" w:author="PR Preview" w:date="2026-01-01T00:00:00Z">
        <w:r>
          <w:delText xml:space="preserve"> </w:delText>
        </w:r>
      </w:del>
      <m:oMath>
        <m:r>
          <m:rPr>
            <m:sty m:val="bi"/>
          </m:rPr>
          <m:t>G</m:t>
        </m:r>
        <m:r>
          <m:rPr>
            <m:sty m:val="p"/>
          </m:rPr>
          <m:t>=</m:t>
        </m:r>
        <m:sSup>
          <m:e>
            <m:r>
              <m:rPr>
                <m:sty m:val="bi"/>
              </m:rPr>
              <m:t>A</m:t>
            </m:r>
          </m:e>
          <m:sup>
            <m:r>
              <m:rPr>
                <m:sty m:val="p"/>
              </m:rPr>
              <m:t>⊤</m:t>
            </m:r>
          </m:sup>
        </m:sSup>
        <m:r>
          <m:rPr>
            <m:sty m:val="bi"/>
          </m:rPr>
          <m:t>A</m:t>
        </m:r>
      </m:oMath>
      <w:del w:id="7932" w:author="PR Preview" w:date="2026-01-01T00:00:00Z">
        <w:r>
          <w:delText xml:space="preserve"> </w:delText>
        </w:r>
      </w:del>
      <w:del w:id="7933" w:author="PR Preview" w:date="2026-01-01T00:00:00Z">
        <w:r>
          <w:delText xml:space="preserve">(</w:delText>
        </w:r>
      </w:del>
      <w:hyperlink w:anchor="def-gram-matrix">
        <w:del w:id="7934" w:author="PR Preview" w:date="2026-01-01T00:00:00Z">
          <w:r>
            <w:rPr>
              <w:rStyle w:val="Hyperlink"/>
            </w:rPr>
            <w:delText xml:space="preserve">Definition 57</w:delText>
          </w:r>
        </w:del>
      </w:hyperlink>
      <w:del w:id="7935" w:author="PR Preview" w:date="2026-01-01T00:00:00Z">
        <w:r>
          <w:delText xml:space="preserve">).</w:delText>
        </w:r>
      </w:del>
    </w:p>
    <w:p>
      <w:pPr>
        <w:pStyle w:val="Compact"/>
        <w:numPr>
          <w:ilvl w:val="0"/>
          <w:numId w:val="1027"/>
        </w:numPr>
      </w:pPr>
      <w:del w:id="7936" w:author="PR Preview" w:date="2026-01-01T00:00:00Z">
        <w:r>
          <w:delText xml:space="preserve">Entry</w:delText>
        </w:r>
      </w:del>
      <w:del w:id="7937" w:author="PR Preview" w:date="2026-01-01T00:00:00Z">
        <w:r>
          <w:delText xml:space="preserve"> </w:delText>
        </w:r>
      </w:del>
      <m:oMath>
        <m:r>
          <m:rPr>
            <m:sty m:val="p"/>
          </m:rPr>
          <m:t>(</m:t>
        </m:r>
        <m:r>
          <m:t>i</m:t>
        </m:r>
        <m:r>
          <m:rPr>
            <m:sty m:val="p"/>
          </m:rPr>
          <m:t>,</m:t>
        </m:r>
        <m:r>
          <m:t>j</m:t>
        </m:r>
        <m:r>
          <m:rPr>
            <m:sty m:val="p"/>
          </m:rPr>
          <m:t>)</m:t>
        </m:r>
      </m:oMath>
      <w:del w:id="7938" w:author="PR Preview" w:date="2026-01-01T00:00:00Z">
        <w:r>
          <w:delText xml:space="preserve"> </w:delText>
        </w:r>
      </w:del>
      <w:del w:id="7939" w:author="PR Preview" w:date="2026-01-01T00:00:00Z">
        <w:r>
          <w:delText xml:space="preserve">of</w:delText>
        </w:r>
      </w:del>
      <w:del w:id="7940" w:author="PR Preview" w:date="2026-01-01T00:00:00Z">
        <w:r>
          <w:delText xml:space="preserve"> </w:delText>
        </w:r>
      </w:del>
      <m:oMath>
        <m:r>
          <m:rPr>
            <m:sty m:val="bi"/>
          </m:rPr>
          <m:t>G</m:t>
        </m:r>
      </m:oMath>
      <w:del w:id="7941" w:author="PR Preview" w:date="2026-01-01T00:00:00Z">
        <w:r>
          <w:delText xml:space="preserve"> </w:delText>
        </w:r>
      </w:del>
      <w:del w:id="7942" w:author="PR Preview" w:date="2026-01-01T00:00:00Z">
        <w:r>
          <w:delText xml:space="preserve">is</w:delText>
        </w:r>
      </w:del>
      <w:del w:id="7943" w:author="PR Preview" w:date="2026-01-01T00:00:00Z">
        <w:r>
          <w:delText xml:space="preserve"> </w:delText>
        </w:r>
      </w:del>
      <m:oMath>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7944" w:author="PR Preview" w:date="2026-01-01T00:00:00Z">
        <w:r>
          <w:delText xml:space="preserve">.</w:delText>
        </w:r>
      </w:del>
    </w:p>
    <w:p>
      <w:pPr>
        <w:pStyle w:val="BodyText"/>
      </w:pPr>
      <w:ins w:id="7945" w:author="PR Preview" w:date="2026-01-01T00:00:00Z">
        <w:r>
          <w:rPr>
            <w:b/>
            <w:bCs/>
          </w:rPr>
          <w:t xml:space="preserve">Theorem 36 (Entries and symmetry of a Gram matrix)</w:t>
        </w:r>
      </w:ins>
      <w:ins w:id="7946" w:author="PR Preview" w:date="2026-01-01T00:00:00Z">
        <w:r>
          <w:t xml:space="preserve"> </w:t>
        </w:r>
      </w:ins>
      <w:ins w:id="7947" w:author="PR Preview" w:date="2026-01-01T00:00:00Z">
        <w:r>
          <w:t xml:space="preserve">Let</w:t>
        </w:r>
      </w:ins>
      <w:ins w:id="7948" w:author="PR Preview" w:date="2026-01-01T00:00:00Z">
        <w:r>
          <w:t xml:space="preserve"> </w:t>
        </w:r>
      </w:ins>
      <m:oMath>
        <m:r>
          <m:rPr>
            <m:sty m:val="bi"/>
          </m:rPr>
          <m:t>A</m:t>
        </m:r>
      </m:oMath>
      <w:ins w:id="7949" w:author="PR Preview" w:date="2026-01-01T00:00:00Z">
        <w:r>
          <w:t xml:space="preserve"> </w:t>
        </w:r>
      </w:ins>
      <w:ins w:id="7950" w:author="PR Preview" w:date="2026-01-01T00:00:00Z">
        <w:r>
          <w:t xml:space="preserve">be an</w:t>
        </w:r>
      </w:ins>
      <w:ins w:id="7951" w:author="PR Preview" w:date="2026-01-01T00:00:00Z">
        <w:r>
          <w:t xml:space="preserve"> </w:t>
        </w:r>
      </w:ins>
      <m:oMath>
        <m:r>
          <m:t>m</m:t>
        </m:r>
        <m:r>
          <m:rPr>
            <m:sty m:val="p"/>
          </m:rPr>
          <m:t>×</m:t>
        </m:r>
        <m:r>
          <m:t>n</m:t>
        </m:r>
      </m:oMath>
      <w:ins w:id="7952" w:author="PR Preview" w:date="2026-01-01T00:00:00Z">
        <w:r>
          <w:t xml:space="preserve"> </w:t>
        </w:r>
      </w:ins>
      <w:ins w:id="7953" w:author="PR Preview" w:date="2026-01-01T00:00:00Z">
        <w:r>
          <w:t xml:space="preserve">matrix with columns</w:t>
        </w:r>
      </w:ins>
      <w:ins w:id="7954" w:author="PR Preview" w:date="2026-01-01T00:00:00Z">
        <w:r>
          <w:t xml:space="preserve"> </w:t>
        </w:r>
      </w:ins>
      <w:ins w:id="7955" w:author="PR Preview" w:date="2026-01-01T00:00:00Z">
        <w:r>
          <w:t xml:space="preserve">$\mathord{\smash[b]{\underset{\raise.3ex\hbox{$\scriptstyle\sim$}}{a}}\vphantom{a}}_1, \ldots, \mathord{\smash[b]{\underset{\raise.3ex\hbox{$\scriptstyle\sim$}}{a}}\vphantom{a}}_n$</w:t>
        </w:r>
      </w:ins>
      <w:ins w:id="7956" w:author="PR Preview" w:date="2026-01-01T00:00:00Z">
        <w:r>
          <w:t xml:space="preserve">,</w:t>
        </w:r>
      </w:ins>
      <w:ins w:id="7957" w:author="PR Preview" w:date="2026-01-01T00:00:00Z">
        <w:r>
          <w:t xml:space="preserve"> </w:t>
        </w:r>
      </w:ins>
      <w:ins w:id="7958" w:author="PR Preview" w:date="2026-01-01T00:00:00Z">
        <w:r>
          <w:t xml:space="preserve">and let</w:t>
        </w:r>
      </w:ins>
      <w:ins w:id="7959" w:author="PR Preview" w:date="2026-01-01T00:00:00Z">
        <w:r>
          <w:t xml:space="preserve"> </w:t>
        </w:r>
      </w:ins>
      <m:oMath>
        <m:r>
          <m:rPr>
            <m:sty m:val="bi"/>
          </m:rPr>
          <m:t>G</m:t>
        </m:r>
        <m:r>
          <m:rPr>
            <m:sty m:val="p"/>
          </m:rPr>
          <m:t>=</m:t>
        </m:r>
        <m:sSup>
          <m:e>
            <m:r>
              <m:rPr>
                <m:sty m:val="bi"/>
              </m:rPr>
              <m:t>A</m:t>
            </m:r>
          </m:e>
          <m:sup>
            <m:r>
              <m:rPr>
                <m:sty m:val="p"/>
              </m:rPr>
              <m:t>⊤</m:t>
            </m:r>
          </m:sup>
        </m:sSup>
        <m:r>
          <m:rPr>
            <m:sty m:val="bi"/>
          </m:rPr>
          <m:t>A</m:t>
        </m:r>
      </m:oMath>
      <w:ins w:id="7960" w:author="PR Preview" w:date="2026-01-01T00:00:00Z">
        <w:r>
          <w:t xml:space="preserve"> </w:t>
        </w:r>
      </w:ins>
      <w:ins w:id="7961" w:author="PR Preview" w:date="2026-01-01T00:00:00Z">
        <w:r>
          <w:t xml:space="preserve">(</w:t>
        </w:r>
      </w:ins>
      <w:hyperlink w:anchor="def-gram-matrix">
        <w:ins w:id="7962" w:author="PR Preview" w:date="2026-01-01T00:00:00Z">
          <w:r>
            <w:rPr>
              <w:rStyle w:val="Hyperlink"/>
            </w:rPr>
            <w:t xml:space="preserve">Definition 57</w:t>
          </w:r>
        </w:ins>
      </w:hyperlink>
      <w:ins w:id="7963" w:author="PR Preview" w:date="2026-01-01T00:00:00Z">
        <w:r>
          <w:t xml:space="preserve">).</w:t>
        </w:r>
      </w:ins>
    </w:p>
    <w:p>
      <w:pPr>
        <w:pStyle w:val="Compact"/>
        <w:numPr>
          <w:ilvl w:val="0"/>
          <w:numId w:val="1027"/>
        </w:numPr>
      </w:pPr>
      <w:ins w:id="7964" w:author="PR Preview" w:date="2026-01-01T00:00:00Z">
        <w:r>
          <w:t xml:space="preserve">Entry</w:t>
        </w:r>
      </w:ins>
      <w:ins w:id="7965" w:author="PR Preview" w:date="2026-01-01T00:00:00Z">
        <w:r>
          <w:t xml:space="preserve"> </w:t>
        </w:r>
      </w:ins>
      <m:oMath>
        <m:r>
          <m:rPr>
            <m:sty m:val="p"/>
          </m:rPr>
          <m:t>(</m:t>
        </m:r>
        <m:r>
          <m:t>i</m:t>
        </m:r>
        <m:r>
          <m:rPr>
            <m:sty m:val="p"/>
          </m:rPr>
          <m:t>,</m:t>
        </m:r>
        <m:r>
          <m:t>j</m:t>
        </m:r>
        <m:r>
          <m:rPr>
            <m:sty m:val="p"/>
          </m:rPr>
          <m:t>)</m:t>
        </m:r>
      </m:oMath>
      <w:ins w:id="7966" w:author="PR Preview" w:date="2026-01-01T00:00:00Z">
        <w:r>
          <w:t xml:space="preserve"> </w:t>
        </w:r>
      </w:ins>
      <w:ins w:id="7967" w:author="PR Preview" w:date="2026-01-01T00:00:00Z">
        <w:r>
          <w:t xml:space="preserve">of</w:t>
        </w:r>
      </w:ins>
      <w:ins w:id="7968" w:author="PR Preview" w:date="2026-01-01T00:00:00Z">
        <w:r>
          <w:t xml:space="preserve"> </w:t>
        </w:r>
      </w:ins>
      <m:oMath>
        <m:r>
          <m:rPr>
            <m:sty m:val="bi"/>
          </m:rPr>
          <m:t>G</m:t>
        </m:r>
      </m:oMath>
      <w:ins w:id="7969" w:author="PR Preview" w:date="2026-01-01T00:00:00Z">
        <w:r>
          <w:t xml:space="preserve"> </w:t>
        </w:r>
      </w:ins>
      <w:ins w:id="7970" w:author="PR Preview" w:date="2026-01-01T00:00:00Z">
        <w:r>
          <w:t xml:space="preserve">is</w:t>
        </w:r>
      </w:ins>
      <w:ins w:id="7971" w:author="PR Preview" w:date="2026-01-01T00:00:00Z">
        <w:r>
          <w:t xml:space="preserve"> </w:t>
        </w:r>
      </w:ins>
      <w:ins w:id="7972" w:author="PR Preview" w:date="2026-01-01T00:00:00Z">
        <w:r>
          <w:t xml:space="preserve">$\mathord{\smash[b]{\underset{\raise.3ex\hbox{$\scriptstyle\sim$}}{a}}\vphantom{a}}_i \cdot \mathord{\smash[b]{\underset{\raise.3ex\hbox{$\scriptstyle\sim$}}{a}}\vphantom{a}}_j$</w:t>
        </w:r>
      </w:ins>
      <w:ins w:id="7973" w:author="PR Preview" w:date="2026-01-01T00:00:00Z">
        <w:r>
          <w:t xml:space="preserve">.</w:t>
        </w:r>
      </w:ins>
    </w:p>
    <w:p>
      <w:pPr>
        <w:pStyle w:val="Compact"/>
        <w:numPr>
          <w:ilvl w:val="0"/>
          <w:numId w:val="1027"/>
        </w:numPr>
      </w:pPr>
      <m:oMath>
        <m:r>
          <m:rPr>
            <m:sty m:val="bi"/>
          </m:rPr>
          <m:t>G</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27"/>
        </w:numPr>
      </w:pPr>
      <m:oMath>
        <m:sSup>
          <m:e>
            <m:limLow>
              <m:e>
                <m:r>
                  <m:t>x</m:t>
                </m:r>
              </m:e>
              <m:lim>
                <m:r>
                  <m:rPr>
                    <m:sty m:val="p"/>
                  </m:rPr>
                  <m:t>∼</m:t>
                </m:r>
              </m:lim>
            </m:limLow>
          </m:e>
          <m:sup>
            <m:r>
              <m:rPr>
                <m:sty m:val="p"/>
              </m:rPr>
              <m:t>⊤</m:t>
            </m:r>
          </m:sup>
        </m:sSup>
        <m:r>
          <m:rPr>
            <m:sty m:val="bi"/>
          </m:rPr>
          <m:t>G</m:t>
        </m:r>
        <m:limLow>
          <m:e>
            <m:r>
              <m:t>x</m:t>
            </m:r>
          </m:e>
          <m:lim>
            <m:r>
              <m:rPr>
                <m:sty m:val="p"/>
              </m:rPr>
              <m:t>∼</m:t>
            </m:r>
          </m:lim>
        </m:limLow>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0</m:t>
        </m:r>
      </m:oMath>
      <w:del w:id="7974" w:author="PR Preview" w:date="2026-01-01T00:00:00Z">
        <w:r>
          <w:delText xml:space="preserve"> </w:delText>
        </w:r>
      </w:del>
      <w:del w:id="7975" w:author="PR Preview" w:date="2026-01-01T00:00:00Z">
        <w:r>
          <w:delText xml:space="preserve">for every</w:delText>
        </w:r>
      </w:del>
      <w:del w:id="797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7977" w:author="PR Preview" w:date="2026-01-01T00:00:00Z">
        <w:r>
          <w:delText xml:space="preserve">,</w:delText>
        </w:r>
      </w:del>
      <w:del w:id="7978" w:author="PR Preview" w:date="2026-01-01T00:00:00Z">
        <w:r>
          <w:delText xml:space="preserve"> </w:delText>
        </w:r>
      </w:del>
      <w:del w:id="7979" w:author="PR Preview" w:date="2026-01-01T00:00:00Z">
        <w:r>
          <w:delText xml:space="preserve">so</w:delText>
        </w:r>
      </w:del>
      <w:del w:id="7980" w:author="PR Preview" w:date="2026-01-01T00:00:00Z">
        <w:r>
          <w:delText xml:space="preserve"> </w:delText>
        </w:r>
      </w:del>
      <m:oMath>
        <m:r>
          <m:rPr>
            <m:sty m:val="bi"/>
          </m:rPr>
          <m:t>G</m:t>
        </m:r>
      </m:oMath>
      <w:del w:id="7981" w:author="PR Preview" w:date="2026-01-01T00:00:00Z">
        <w:r>
          <w:delText xml:space="preserve"> </w:delText>
        </w:r>
      </w:del>
      <w:del w:id="7982" w:author="PR Preview" w:date="2026-01-01T00:00:00Z">
        <w:r>
          <w:delText xml:space="preserve">is</w:delText>
        </w:r>
      </w:del>
      <w:del w:id="7983" w:author="PR Preview" w:date="2026-01-01T00:00:00Z">
        <w:r>
          <w:delText xml:space="preserve"> </w:delText>
        </w:r>
      </w:del>
      <w:hyperlink w:anchor="def-positive-semidefinite">
        <w:del w:id="7984" w:author="PR Preview" w:date="2026-01-01T00:00:00Z">
          <w:r>
            <w:rPr>
              <w:rStyle w:val="Hyperlink"/>
            </w:rPr>
            <w:delText xml:space="preserve">positive semidefinite</w:delText>
          </w:r>
        </w:del>
      </w:hyperlink>
      <w:del w:id="7985" w:author="PR Preview" w:date="2026-01-01T00:00:00Z">
        <w:r>
          <w:delText xml:space="preserve">.</w:delText>
        </w:r>
      </w:del>
    </w:p>
    <w:p>
      <w:pPr>
        <w:pStyle w:val="FirstParagraph"/>
      </w:pPr>
      <w:del w:id="7986" w:author="PR Preview" w:date="2026-01-01T00:00:00Z">
        <w:r>
          <w:rPr>
            <w:i/>
            <w:iCs/>
          </w:rPr>
          <w:delText xml:space="preserve">Proof</w:delText>
        </w:r>
      </w:del>
      <w:del w:id="7987" w:author="PR Preview" w:date="2026-01-01T00:00:00Z">
        <w:r>
          <w:delText xml:space="preserve">. </w:delText>
        </w:r>
      </w:del>
      <w:del w:id="7988" w:author="PR Preview" w:date="2026-01-01T00:00:00Z">
        <w:r>
          <w:rPr>
            <w:b/>
            <w:bCs/>
          </w:rPr>
          <w:delText xml:space="preserve">Entries.</w:delText>
        </w:r>
      </w:del>
      <w:del w:id="7989" w:author="PR Preview" w:date="2026-01-01T00:00:00Z">
        <w:r>
          <w:delText xml:space="preserve"> </w:delText>
        </w:r>
      </w:del>
      <w:del w:id="7990" w:author="PR Preview" w:date="2026-01-01T00:00:00Z">
        <w:r>
          <w:delText xml:space="preserve">Row</w:delText>
        </w:r>
      </w:del>
      <w:del w:id="7991" w:author="PR Preview" w:date="2026-01-01T00:00:00Z">
        <w:r>
          <w:delText xml:space="preserve"> </w:delText>
        </w:r>
      </w:del>
      <m:oMath>
        <m:r>
          <m:t>i</m:t>
        </m:r>
      </m:oMath>
      <w:del w:id="7992" w:author="PR Preview" w:date="2026-01-01T00:00:00Z">
        <w:r>
          <w:delText xml:space="preserve"> </w:delText>
        </w:r>
      </w:del>
      <w:del w:id="7993" w:author="PR Preview" w:date="2026-01-01T00:00:00Z">
        <w:r>
          <w:delText xml:space="preserve">of</w:delText>
        </w:r>
      </w:del>
      <w:del w:id="7994" w:author="PR Preview" w:date="2026-01-01T00:00:00Z">
        <w:r>
          <w:delText xml:space="preserve"> </w:delText>
        </w:r>
      </w:del>
      <m:oMath>
        <m:sSup>
          <m:e>
            <m:r>
              <m:rPr>
                <m:sty m:val="bi"/>
              </m:rPr>
              <m:t>A</m:t>
            </m:r>
          </m:e>
          <m:sup>
            <m:r>
              <m:rPr>
                <m:sty m:val="p"/>
              </m:rPr>
              <m:t>⊤</m:t>
            </m:r>
          </m:sup>
        </m:sSup>
      </m:oMath>
      <w:del w:id="7995" w:author="PR Preview" w:date="2026-01-01T00:00:00Z">
        <w:r>
          <w:delText xml:space="preserve"> </w:delText>
        </w:r>
      </w:del>
      <w:del w:id="7996" w:author="PR Preview" w:date="2026-01-01T00:00:00Z">
        <w:r>
          <w:delText xml:space="preserve">is</w:delText>
        </w:r>
      </w:del>
      <w:del w:id="7997" w:author="PR Preview" w:date="2026-01-01T00:00:00Z">
        <w:r>
          <w:delText xml:space="preserve"> </w:delText>
        </w:r>
      </w:del>
      <m:oMath>
        <m:sSup>
          <m:e>
            <m:sSub>
              <m:e>
                <m:limLow>
                  <m:e>
                    <m:r>
                      <m:t>a</m:t>
                    </m:r>
                  </m:e>
                  <m:lim>
                    <m:r>
                      <m:rPr>
                        <m:sty m:val="p"/>
                      </m:rPr>
                      <m:t>∼</m:t>
                    </m:r>
                  </m:lim>
                </m:limLow>
              </m:e>
              <m:sub>
                <m:r>
                  <m:t>i</m:t>
                </m:r>
              </m:sub>
            </m:sSub>
          </m:e>
          <m:sup>
            <m:r>
              <m:rPr>
                <m:sty m:val="p"/>
              </m:rPr>
              <m:t>⊤</m:t>
            </m:r>
          </m:sup>
        </m:sSup>
      </m:oMath>
      <w:del w:id="7998" w:author="PR Preview" w:date="2026-01-01T00:00:00Z">
        <w:r>
          <w:delText xml:space="preserve">,</w:delText>
        </w:r>
      </w:del>
      <w:del w:id="7999" w:author="PR Preview" w:date="2026-01-01T00:00:00Z">
        <w:r>
          <w:delText xml:space="preserve"> </w:delText>
        </w:r>
      </w:del>
      <w:del w:id="8000" w:author="PR Preview" w:date="2026-01-01T00:00:00Z">
        <w:r>
          <w:delText xml:space="preserve">so entry</w:delText>
        </w:r>
      </w:del>
      <w:del w:id="8001" w:author="PR Preview" w:date="2026-01-01T00:00:00Z">
        <w:r>
          <w:delText xml:space="preserve"> </w:delText>
        </w:r>
      </w:del>
      <m:oMath>
        <m:r>
          <m:rPr>
            <m:sty m:val="p"/>
          </m:rPr>
          <m:t>(</m:t>
        </m:r>
        <m:r>
          <m:t>i</m:t>
        </m:r>
        <m:r>
          <m:rPr>
            <m:sty m:val="p"/>
          </m:rPr>
          <m:t>,</m:t>
        </m:r>
        <m:r>
          <m:t>j</m:t>
        </m:r>
        <m:r>
          <m:rPr>
            <m:sty m:val="p"/>
          </m:rPr>
          <m:t>)</m:t>
        </m:r>
      </m:oMath>
      <w:del w:id="8002" w:author="PR Preview" w:date="2026-01-01T00:00:00Z">
        <w:r>
          <w:delText xml:space="preserve"> </w:delText>
        </w:r>
      </w:del>
      <w:del w:id="8003" w:author="PR Preview" w:date="2026-01-01T00:00:00Z">
        <w:r>
          <w:delText xml:space="preserve">of</w:delText>
        </w:r>
      </w:del>
      <w:del w:id="8004" w:author="PR Preview" w:date="2026-01-01T00:00:00Z">
        <w:r>
          <w:delText xml:space="preserve"> </w:delText>
        </w:r>
      </w:del>
      <m:oMath>
        <m:sSup>
          <m:e>
            <m:r>
              <m:rPr>
                <m:sty m:val="bi"/>
              </m:rPr>
              <m:t>A</m:t>
            </m:r>
          </m:e>
          <m:sup>
            <m:r>
              <m:rPr>
                <m:sty m:val="p"/>
              </m:rPr>
              <m:t>⊤</m:t>
            </m:r>
          </m:sup>
        </m:sSup>
        <m:r>
          <m:rPr>
            <m:sty m:val="bi"/>
          </m:rPr>
          <m:t>A</m:t>
        </m:r>
      </m:oMath>
      <w:del w:id="8005" w:author="PR Preview" w:date="2026-01-01T00:00:00Z">
        <w:r>
          <w:delText xml:space="preserve"> </w:delText>
        </w:r>
      </w:del>
      <w:del w:id="8006" w:author="PR Preview" w:date="2026-01-01T00:00:00Z">
        <w:r>
          <w:delText xml:space="preserve">is the dot product of that row with column</w:delText>
        </w:r>
      </w:del>
      <w:del w:id="8007" w:author="PR Preview" w:date="2026-01-01T00:00:00Z">
        <w:r>
          <w:delText xml:space="preserve"> </w:delText>
        </w:r>
      </w:del>
      <m:oMath>
        <m:r>
          <m:t>j</m:t>
        </m:r>
      </m:oMath>
      <w:del w:id="8008" w:author="PR Preview" w:date="2026-01-01T00:00:00Z">
        <w:r>
          <w:delText xml:space="preserve"> </w:delText>
        </w:r>
      </w:del>
      <w:del w:id="8009" w:author="PR Preview" w:date="2026-01-01T00:00:00Z">
        <w:r>
          <w:delText xml:space="preserve">of</w:delText>
        </w:r>
      </w:del>
      <w:del w:id="8010" w:author="PR Preview" w:date="2026-01-01T00:00:00Z">
        <w:r>
          <w:delText xml:space="preserve"> </w:delText>
        </w:r>
      </w:del>
      <m:oMath>
        <m:r>
          <m:rPr>
            <m:sty m:val="bi"/>
          </m:rPr>
          <m:t>A</m:t>
        </m:r>
      </m:oMath>
      <w:del w:id="8011" w:author="PR Preview" w:date="2026-01-01T00:00:00Z">
        <w:r>
          <w:delText xml:space="preserve">,</w:delText>
        </w:r>
      </w:del>
      <w:del w:id="8012" w:author="PR Preview" w:date="2026-01-01T00:00:00Z">
        <w:r>
          <w:delText xml:space="preserve"> </w:delText>
        </w:r>
      </w:del>
      <w:del w:id="8013" w:author="PR Preview" w:date="2026-01-01T00:00:00Z">
        <w:r>
          <w:delText xml:space="preserve">namely</w:delText>
        </w:r>
      </w:del>
      <w:del w:id="8014" w:author="PR Preview" w:date="2026-01-01T00:00:00Z">
        <w:r>
          <w:delText xml:space="preserve"> </w:delText>
        </w:r>
      </w:del>
      <m:oMath>
        <m:sSup>
          <m:e>
            <m:sSub>
              <m:e>
                <m:limLow>
                  <m:e>
                    <m:r>
                      <m:t>a</m:t>
                    </m:r>
                  </m:e>
                  <m:lim>
                    <m:r>
                      <m:rPr>
                        <m:sty m:val="p"/>
                      </m:rPr>
                      <m:t>∼</m:t>
                    </m:r>
                  </m:lim>
                </m:limLow>
              </m:e>
              <m:sub>
                <m:r>
                  <m:t>i</m:t>
                </m:r>
              </m:sub>
            </m:sSub>
          </m:e>
          <m:sup>
            <m:r>
              <m:rPr>
                <m:sty m:val="p"/>
              </m:rPr>
              <m:t>⊤</m:t>
            </m:r>
          </m:sup>
        </m:sSup>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oMath>
      <w:del w:id="8015" w:author="PR Preview" w:date="2026-01-01T00:00:00Z">
        <w:r>
          <w:delText xml:space="preserve">.</w:delText>
        </w:r>
      </w:del>
    </w:p>
    <w:p>
      <w:pPr>
        <w:pStyle w:val="Compact"/>
        <w:numPr>
          <w:ilvl w:val="0"/>
          <w:numId w:val="1027"/>
        </w:numPr>
      </w:pPr>
      <w:ins w:id="8016" w:author="PR Preview" w:date="2026-01-01T00:00:00Z">
        <w:r>
          <w:t xml:space="preserve">${\mathord{\smash[b]{\underset{\raise.3ex\hbox{$\scriptstyle\sim$}}{x}}\vphantom{x}}}^{\top} \mathbf{G} \mathord{\smash[b]{\underset{\raise.3ex\hbox{$\scriptstyle\sim$}}{x}}\vphantom{x}} = \mathopen{}\left\lVert\mathbf{A} \mathord{\smash[b]{\underset{\raise.3ex\hbox{$\scriptstyle\sim$}}{x}}\vphantom{x}}\right\rVert\mathclose{}^2 \ge 0$</w:t>
        </w:r>
      </w:ins>
      <w:ins w:id="8017" w:author="PR Preview" w:date="2026-01-01T00:00:00Z">
        <w:r>
          <w:t xml:space="preserve"> </w:t>
        </w:r>
      </w:ins>
      <w:ins w:id="8018" w:author="PR Preview" w:date="2026-01-01T00:00:00Z">
        <w:r>
          <w:t xml:space="preserve">for every</w:t>
        </w:r>
      </w:ins>
      <w:ins w:id="8019" w:author="PR Preview" w:date="2026-01-01T00:00:00Z">
        <w:r>
          <w:t xml:space="preserve"> </w:t>
        </w:r>
      </w:ins>
      <w:ins w:id="8020" w:author="PR Preview" w:date="2026-01-01T00:00:00Z">
        <w:r>
          <w:t xml:space="preserve">$\mathord{\smash[b]{\underset{\raise.3ex\hbox{$\scriptstyle\sim$}}{x}}\vphantom{x}}\in \mathbb{R}^n$</w:t>
        </w:r>
      </w:ins>
      <w:ins w:id="8021" w:author="PR Preview" w:date="2026-01-01T00:00:00Z">
        <w:r>
          <w:t xml:space="preserve">,</w:t>
        </w:r>
      </w:ins>
      <w:ins w:id="8022" w:author="PR Preview" w:date="2026-01-01T00:00:00Z">
        <w:r>
          <w:t xml:space="preserve"> </w:t>
        </w:r>
      </w:ins>
      <w:ins w:id="8023" w:author="PR Preview" w:date="2026-01-01T00:00:00Z">
        <w:r>
          <w:t xml:space="preserve">so</w:t>
        </w:r>
      </w:ins>
      <w:ins w:id="8024" w:author="PR Preview" w:date="2026-01-01T00:00:00Z">
        <w:r>
          <w:t xml:space="preserve"> </w:t>
        </w:r>
      </w:ins>
      <m:oMath>
        <m:r>
          <m:rPr>
            <m:sty m:val="bi"/>
          </m:rPr>
          <m:t>G</m:t>
        </m:r>
      </m:oMath>
      <w:ins w:id="8025" w:author="PR Preview" w:date="2026-01-01T00:00:00Z">
        <w:r>
          <w:t xml:space="preserve"> </w:t>
        </w:r>
      </w:ins>
      <w:ins w:id="8026" w:author="PR Preview" w:date="2026-01-01T00:00:00Z">
        <w:r>
          <w:t xml:space="preserve">is</w:t>
        </w:r>
      </w:ins>
      <w:ins w:id="8027" w:author="PR Preview" w:date="2026-01-01T00:00:00Z">
        <w:r>
          <w:t xml:space="preserve"> </w:t>
        </w:r>
      </w:ins>
      <w:hyperlink w:anchor="def-positive-semidefinite">
        <w:ins w:id="8028" w:author="PR Preview" w:date="2026-01-01T00:00:00Z">
          <w:r>
            <w:rPr>
              <w:rStyle w:val="Hyperlink"/>
            </w:rPr>
            <w:t xml:space="preserve">positive semidefinite</w:t>
          </w:r>
        </w:ins>
      </w:hyperlink>
      <w:ins w:id="8029" w:author="PR Preview" w:date="2026-01-01T00:00:00Z">
        <w:r>
          <w:t xml:space="preserve">.</w:t>
        </w:r>
      </w:ins>
    </w:p>
    <w:bookmarkEnd w:id="256"/>
    <w:p>
      <w:pPr>
        <w:pStyle w:val="FirstParagraph"/>
      </w:pPr>
      <w:ins w:id="8030" w:author="PR Preview" w:date="2026-01-01T00:00:00Z">
        <w:r>
          <w:rPr>
            <w:i/>
            <w:iCs/>
          </w:rPr>
          <w:t xml:space="preserve">Proof</w:t>
        </w:r>
      </w:ins>
      <w:ins w:id="8031" w:author="PR Preview" w:date="2026-01-01T00:00:00Z">
        <w:r>
          <w:t xml:space="preserve">. </w:t>
        </w:r>
      </w:ins>
      <w:ins w:id="8032" w:author="PR Preview" w:date="2026-01-01T00:00:00Z">
        <w:r>
          <w:rPr>
            <w:b/>
            <w:bCs/>
          </w:rPr>
          <w:t xml:space="preserve">Entries.</w:t>
        </w:r>
      </w:ins>
      <w:ins w:id="8033" w:author="PR Preview" w:date="2026-01-01T00:00:00Z">
        <w:r>
          <w:t xml:space="preserve"> </w:t>
        </w:r>
      </w:ins>
      <w:ins w:id="8034" w:author="PR Preview" w:date="2026-01-01T00:00:00Z">
        <w:r>
          <w:t xml:space="preserve">Row</w:t>
        </w:r>
      </w:ins>
      <w:ins w:id="8035" w:author="PR Preview" w:date="2026-01-01T00:00:00Z">
        <w:r>
          <w:t xml:space="preserve"> </w:t>
        </w:r>
      </w:ins>
      <m:oMath>
        <m:r>
          <m:t>i</m:t>
        </m:r>
      </m:oMath>
      <w:ins w:id="8036" w:author="PR Preview" w:date="2026-01-01T00:00:00Z">
        <w:r>
          <w:t xml:space="preserve"> </w:t>
        </w:r>
      </w:ins>
      <w:ins w:id="8037" w:author="PR Preview" w:date="2026-01-01T00:00:00Z">
        <w:r>
          <w:t xml:space="preserve">of</w:t>
        </w:r>
      </w:ins>
      <w:ins w:id="8038" w:author="PR Preview" w:date="2026-01-01T00:00:00Z">
        <w:r>
          <w:t xml:space="preserve"> </w:t>
        </w:r>
      </w:ins>
      <m:oMath>
        <m:sSup>
          <m:e>
            <m:r>
              <m:rPr>
                <m:sty m:val="bi"/>
              </m:rPr>
              <m:t>A</m:t>
            </m:r>
          </m:e>
          <m:sup>
            <m:r>
              <m:rPr>
                <m:sty m:val="p"/>
              </m:rPr>
              <m:t>⊤</m:t>
            </m:r>
          </m:sup>
        </m:sSup>
      </m:oMath>
      <w:ins w:id="8039" w:author="PR Preview" w:date="2026-01-01T00:00:00Z">
        <w:r>
          <w:t xml:space="preserve"> </w:t>
        </w:r>
      </w:ins>
      <w:ins w:id="8040" w:author="PR Preview" w:date="2026-01-01T00:00:00Z">
        <w:r>
          <w:t xml:space="preserve">is</w:t>
        </w:r>
      </w:ins>
      <w:ins w:id="8041" w:author="PR Preview" w:date="2026-01-01T00:00:00Z">
        <w:r>
          <w:t xml:space="preserve"> </w:t>
        </w:r>
      </w:ins>
      <w:ins w:id="8042" w:author="PR Preview" w:date="2026-01-01T00:00:00Z">
        <w:r>
          <w:t xml:space="preserve">${\mathord{\smash[b]{\underset{\raise.3ex\hbox{$\scriptstyle\sim$}}{a}}\vphantom{a}}_i}^{\top}$</w:t>
        </w:r>
      </w:ins>
      <w:ins w:id="8043" w:author="PR Preview" w:date="2026-01-01T00:00:00Z">
        <w:r>
          <w:t xml:space="preserve">,</w:t>
        </w:r>
      </w:ins>
      <w:ins w:id="8044" w:author="PR Preview" w:date="2026-01-01T00:00:00Z">
        <w:r>
          <w:t xml:space="preserve"> </w:t>
        </w:r>
      </w:ins>
      <w:ins w:id="8045" w:author="PR Preview" w:date="2026-01-01T00:00:00Z">
        <w:r>
          <w:t xml:space="preserve">so entry</w:t>
        </w:r>
      </w:ins>
      <w:ins w:id="8046" w:author="PR Preview" w:date="2026-01-01T00:00:00Z">
        <w:r>
          <w:t xml:space="preserve"> </w:t>
        </w:r>
      </w:ins>
      <m:oMath>
        <m:r>
          <m:rPr>
            <m:sty m:val="p"/>
          </m:rPr>
          <m:t>(</m:t>
        </m:r>
        <m:r>
          <m:t>i</m:t>
        </m:r>
        <m:r>
          <m:rPr>
            <m:sty m:val="p"/>
          </m:rPr>
          <m:t>,</m:t>
        </m:r>
        <m:r>
          <m:t>j</m:t>
        </m:r>
        <m:r>
          <m:rPr>
            <m:sty m:val="p"/>
          </m:rPr>
          <m:t>)</m:t>
        </m:r>
      </m:oMath>
      <w:ins w:id="8047" w:author="PR Preview" w:date="2026-01-01T00:00:00Z">
        <w:r>
          <w:t xml:space="preserve"> </w:t>
        </w:r>
      </w:ins>
      <w:ins w:id="8048" w:author="PR Preview" w:date="2026-01-01T00:00:00Z">
        <w:r>
          <w:t xml:space="preserve">of</w:t>
        </w:r>
      </w:ins>
      <w:ins w:id="8049" w:author="PR Preview" w:date="2026-01-01T00:00:00Z">
        <w:r>
          <w:t xml:space="preserve"> </w:t>
        </w:r>
      </w:ins>
      <m:oMath>
        <m:sSup>
          <m:e>
            <m:r>
              <m:rPr>
                <m:sty m:val="bi"/>
              </m:rPr>
              <m:t>A</m:t>
            </m:r>
          </m:e>
          <m:sup>
            <m:r>
              <m:rPr>
                <m:sty m:val="p"/>
              </m:rPr>
              <m:t>⊤</m:t>
            </m:r>
          </m:sup>
        </m:sSup>
        <m:r>
          <m:rPr>
            <m:sty m:val="bi"/>
          </m:rPr>
          <m:t>A</m:t>
        </m:r>
      </m:oMath>
      <w:ins w:id="8050" w:author="PR Preview" w:date="2026-01-01T00:00:00Z">
        <w:r>
          <w:t xml:space="preserve"> </w:t>
        </w:r>
      </w:ins>
      <w:ins w:id="8051" w:author="PR Preview" w:date="2026-01-01T00:00:00Z">
        <w:r>
          <w:t xml:space="preserve">is the dot product of that row with column</w:t>
        </w:r>
      </w:ins>
      <w:ins w:id="8052" w:author="PR Preview" w:date="2026-01-01T00:00:00Z">
        <w:r>
          <w:t xml:space="preserve"> </w:t>
        </w:r>
      </w:ins>
      <m:oMath>
        <m:r>
          <m:t>j</m:t>
        </m:r>
      </m:oMath>
      <w:ins w:id="8053" w:author="PR Preview" w:date="2026-01-01T00:00:00Z">
        <w:r>
          <w:t xml:space="preserve"> </w:t>
        </w:r>
      </w:ins>
      <w:ins w:id="8054" w:author="PR Preview" w:date="2026-01-01T00:00:00Z">
        <w:r>
          <w:t xml:space="preserve">of</w:t>
        </w:r>
      </w:ins>
      <w:ins w:id="8055" w:author="PR Preview" w:date="2026-01-01T00:00:00Z">
        <w:r>
          <w:t xml:space="preserve"> </w:t>
        </w:r>
      </w:ins>
      <m:oMath>
        <m:r>
          <m:rPr>
            <m:sty m:val="bi"/>
          </m:rPr>
          <m:t>A</m:t>
        </m:r>
      </m:oMath>
      <w:ins w:id="8056" w:author="PR Preview" w:date="2026-01-01T00:00:00Z">
        <w:r>
          <w:t xml:space="preserve">,</w:t>
        </w:r>
      </w:ins>
      <w:ins w:id="8057" w:author="PR Preview" w:date="2026-01-01T00:00:00Z">
        <w:r>
          <w:t xml:space="preserve"> </w:t>
        </w:r>
      </w:ins>
      <w:ins w:id="8058" w:author="PR Preview" w:date="2026-01-01T00:00:00Z">
        <w:r>
          <w:t xml:space="preserve">namely</w:t>
        </w:r>
      </w:ins>
      <w:ins w:id="8059" w:author="PR Preview" w:date="2026-01-01T00:00:00Z">
        <w:r>
          <w:t xml:space="preserve"> </w:t>
        </w:r>
      </w:ins>
      <w:ins w:id="8060" w:author="PR Preview" w:date="2026-01-01T00:00:00Z">
        <w:r>
          <w:t xml:space="preserve">${\mathord{\smash[b]{\underset{\raise.3ex\hbox{$\scriptstyle\sim$}}{a}}\vphantom{a}}_i}^{\top} \mathord{\smash[b]{\underset{\raise.3ex\hbox{$\scriptstyle\sim$}}{a}}\vphantom{a}}_j = \mathord{\smash[b]{\underset{\raise.3ex\hbox{$\scriptstyle\sim$}}{a}}\vphantom{a}}_i \cdot \mathord{\smash[b]{\underset{\raise.3ex\hbox{$\scriptstyle\sim$}}{a}}\vphantom{a}}_j$</w:t>
        </w:r>
      </w:ins>
      <w:ins w:id="8061" w:author="PR Preview" w:date="2026-01-01T00:00:00Z">
        <w:r>
          <w:t xml:space="preserve">.</w:t>
        </w:r>
      </w:ins>
    </w:p>
    <w:p>
      <w:pPr>
        <w:pStyle w:val="BodyText"/>
      </w:pPr>
      <w:r>
        <w:rPr>
          <w:b/>
          <w:bCs/>
        </w:rPr>
        <w:t xml:space="preserve">Symmetry.</w:t>
      </w:r>
      <w:r>
        <w:t xml:space="preserve"> </w:t>
      </w:r>
      <w:r>
        <w:t xml:space="preserve">The dot product is commutative, so</w:t>
      </w:r>
    </w:p>
    <w:p>
      <w:pPr>
        <w:pStyle w:val="BodyText"/>
      </w:pPr>
      <m:oMathPara>
        <m:oMathParaPr>
          <m:jc m:val="center"/>
        </m:oMathParaPr>
        <m:oMath>
          <m:eqArr>
            <m:e>
              <m:sSub>
                <m:e>
                  <m:r>
                    <m:t>g</m:t>
                  </m:r>
                </m:e>
                <m:sub>
                  <m:r>
                    <m:t>i</m:t>
                  </m:r>
                  <m:r>
                    <m:t>j</m:t>
                  </m:r>
                </m:sub>
              </m:sSub>
              <m:r>
                <m:t>&amp;</m:t>
              </m:r>
              <m:r>
                <m:rPr>
                  <m:sty m:val="p"/>
                </m:rPr>
                <m:t>=</m:t>
              </m:r>
              <m:sSub>
                <m:e>
                  <m:limLow>
                    <m:e>
                      <m:r>
                        <m:t>a</m:t>
                      </m:r>
                    </m:e>
                    <m:lim>
                      <m:r>
                        <m:rPr>
                          <m:sty m:val="p"/>
                        </m:rPr>
                        <m:t>∼</m:t>
                      </m:r>
                    </m:lim>
                  </m:limLow>
                </m:e>
                <m:sub>
                  <m:r>
                    <m:t>i</m:t>
                  </m:r>
                </m:sub>
              </m:sSub>
              <m:r>
                <m:rPr>
                  <m:sty m:val="p"/>
                </m:rPr>
                <m:t>⋅</m:t>
              </m:r>
              <m:sSub>
                <m:e>
                  <m:limLow>
                    <m:e>
                      <m:r>
                        <m:t>a</m:t>
                      </m:r>
                    </m:e>
                    <m:lim>
                      <m:r>
                        <m:rPr>
                          <m:sty m:val="p"/>
                        </m:rPr>
                        <m:t>∼</m:t>
                      </m:r>
                    </m:lim>
                  </m:limLow>
                </m:e>
                <m:sub>
                  <m:r>
                    <m:t>j</m:t>
                  </m:r>
                </m:sub>
              </m:sSub>
            </m:e>
            <m:e>
              <m:r>
                <m:t>&amp;</m:t>
              </m:r>
              <m:r>
                <m:rPr>
                  <m:sty m:val="p"/>
                </m:rPr>
                <m:t>=</m:t>
              </m:r>
              <m:sSub>
                <m:e>
                  <m:limLow>
                    <m:e>
                      <m:r>
                        <m:t>a</m:t>
                      </m:r>
                    </m:e>
                    <m:lim>
                      <m:r>
                        <m:rPr>
                          <m:sty m:val="p"/>
                        </m:rPr>
                        <m:t>∼</m:t>
                      </m:r>
                    </m:lim>
                  </m:limLow>
                </m:e>
                <m:sub>
                  <m:r>
                    <m:t>j</m:t>
                  </m:r>
                </m:sub>
              </m:sSub>
              <m:r>
                <m:rPr>
                  <m:sty m:val="p"/>
                </m:rPr>
                <m:t>⋅</m:t>
              </m:r>
              <m:sSub>
                <m:e>
                  <m:limLow>
                    <m:e>
                      <m:r>
                        <m:t>a</m:t>
                      </m:r>
                    </m:e>
                    <m:lim>
                      <m:r>
                        <m:rPr>
                          <m:sty m:val="p"/>
                        </m:rPr>
                        <m:t>∼</m:t>
                      </m:r>
                    </m:lim>
                  </m:limLow>
                </m:e>
                <m:sub>
                  <m:r>
                    <m:t>i</m:t>
                  </m:r>
                </m:sub>
              </m:sSub>
            </m:e>
            <m:e>
              <m:r>
                <m:t>&amp;</m:t>
              </m:r>
              <m:r>
                <m:rPr>
                  <m:sty m:val="p"/>
                </m:rPr>
                <m:t>=</m:t>
              </m:r>
              <m:sSub>
                <m:e>
                  <m:r>
                    <m:t>g</m:t>
                  </m:r>
                </m:e>
                <m:sub>
                  <m:r>
                    <m:t>j</m:t>
                  </m:r>
                  <m:r>
                    <m:t>i</m:t>
                  </m:r>
                </m:sub>
              </m:sSub>
              <m:r>
                <m:rPr>
                  <m:sty m:val="p"/>
                </m:rPr>
                <m:t>.</m:t>
              </m:r>
            </m:e>
          </m:eqArr>
        </m:oMath>
      </m:oMathPara>
    </w:p>
    <w:p>
      <w:pPr>
        <w:pStyle w:val="FirstParagraph"/>
      </w:pPr>
      <w:del w:id="8062" w:author="PR Preview" w:date="2026-01-01T00:00:00Z">
        <w:r>
          <w:rPr>
            <w:b/>
            <w:bCs/>
          </w:rPr>
          <w:delText xml:space="preserve">Positive semidefiniteness.</w:delText>
        </w:r>
      </w:del>
      <w:del w:id="8063" w:author="PR Preview" w:date="2026-01-01T00:00:00Z">
        <w:r>
          <w:delText xml:space="preserve"> </w:delText>
        </w:r>
      </w:del>
      <w:del w:id="8064" w:author="PR Preview" w:date="2026-01-01T00:00:00Z">
        <w:r>
          <w:delText xml:space="preserve">For any</w:delText>
        </w:r>
      </w:del>
      <w:del w:id="8065" w:author="PR Preview" w:date="2026-01-01T00:00:00Z">
        <w:r>
          <w:delText xml:space="preserve"> </w:delText>
        </w:r>
      </w:del>
      <m:oMath>
        <m:limLow>
          <m:e>
            <m:r>
              <m:t>x</m:t>
            </m:r>
          </m:e>
          <m:lim>
            <m:r>
              <m:rPr>
                <m:sty m:val="p"/>
              </m:rPr>
              <m:t>∼</m:t>
            </m:r>
          </m:lim>
        </m:limLow>
      </m:oMath>
      <w:del w:id="8066"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A</m:t>
                  </m:r>
                </m:e>
                <m:sup>
                  <m:r>
                    <m:rPr>
                      <m:sty m:val="p"/>
                    </m:rPr>
                    <m:t>⊤</m:t>
                  </m:r>
                </m:sup>
              </m:sSup>
              <m:r>
                <m:t> </m:t>
              </m:r>
              <m:r>
                <m:rPr>
                  <m:sty m:val="bi"/>
                </m:rPr>
                <m:t>A</m:t>
              </m:r>
              <m:limLow>
                <m:e>
                  <m:r>
                    <m:t>x</m:t>
                  </m:r>
                </m:e>
                <m:lim>
                  <m:r>
                    <m:rPr>
                      <m:sty m:val="p"/>
                    </m:rPr>
                    <m:t>∼</m:t>
                  </m:r>
                </m:lim>
              </m:limLow>
              <m:r>
                <m:t>&amp;</m:t>
              </m:r>
              <m:r>
                <m:t>&amp;</m:t>
              </m:r>
              <m:r>
                <m:rPr>
                  <m:nor/>
                  <m:sty m:val="p"/>
                </m:rPr>
                <m:t>(substitute </m:t>
              </m:r>
              <m:r>
                <m:rPr>
                  <m:sty m:val="bi"/>
                </m:rPr>
                <m:t>G</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(a squared norm is nonnegative)</m:t>
              </m:r>
            </m:e>
          </m:eqArr>
        </m:oMath>
      </m:oMathPara>
    </w:p>
    <w:p>
      <w:pPr>
        <w:pStyle w:val="FirstParagraph"/>
      </w:pPr>
      <w:del w:id="8067" w:author="PR Preview" w:date="2026-01-01T00:00:00Z">
        <w:r>
          <w:rPr>
            <w:b/>
            <w:bCs/>
          </w:rPr>
          <w:delText xml:space="preserve">Example 64 (Checking the properties on a small Gram matrix)</w:delText>
        </w:r>
      </w:del>
      <w:del w:id="8068" w:author="PR Preview" w:date="2026-01-01T00:00:00Z">
        <w:r>
          <w:delText xml:space="preserve"> </w:delText>
        </w:r>
      </w:del>
      <w:del w:id="8069" w:author="PR Preview" w:date="2026-01-01T00:00:00Z">
        <w:r>
          <w:delText xml:space="preserve">For</w:delText>
        </w:r>
      </w:del>
      <w:del w:id="8070" w:author="PR Preview" w:date="2026-01-01T00:00:00Z">
        <w:r>
          <w:delText xml:space="preserve"> </w:delText>
        </w:r>
      </w:del>
      <m:oMath>
        <m:r>
          <m:rPr>
            <m:sty m:val="bi"/>
          </m:rPr>
          <m:t>A</m:t>
        </m:r>
      </m:oMath>
      <w:del w:id="8071" w:author="PR Preview" w:date="2026-01-01T00:00:00Z">
        <w:r>
          <w:delText xml:space="preserve"> </w:delText>
        </w:r>
      </w:del>
      <w:del w:id="8072" w:author="PR Preview" w:date="2026-01-01T00:00:00Z">
        <w:r>
          <w:delText xml:space="preserve">in</w:delText>
        </w:r>
      </w:del>
      <w:del w:id="8073" w:author="PR Preview" w:date="2026-01-01T00:00:00Z">
        <w:r>
          <w:delText xml:space="preserve"> </w:delText>
        </w:r>
      </w:del>
      <w:hyperlink w:anchor="exm-gram-matrix">
        <w:del w:id="8074" w:author="PR Preview" w:date="2026-01-01T00:00:00Z">
          <w:r>
            <w:rPr>
              <w:rStyle w:val="Hyperlink"/>
            </w:rPr>
            <w:delText xml:space="preserve">Example 63</w:delText>
          </w:r>
        </w:del>
      </w:hyperlink>
      <w:del w:id="8075" w:author="PR Preview" w:date="2026-01-01T00:00:00Z">
        <w:r>
          <w:delText xml:space="preserve">,</w:delText>
        </w:r>
      </w:del>
      <w:del w:id="8076"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8077" w:author="PR Preview" w:date="2026-01-01T00:00:00Z">
        <w:r>
          <w:delText xml:space="preserve">.</w:delText>
        </w:r>
      </w:del>
      <w:del w:id="8078" w:author="PR Preview" w:date="2026-01-01T00:00:00Z">
        <w:r>
          <w:delText xml:space="preserve"> </w:delText>
        </w:r>
      </w:del>
      <w:del w:id="8079" w:author="PR Preview" w:date="2026-01-01T00:00:00Z">
        <w:r>
          <w:delText xml:space="preserve">It is symmetric:</w:delText>
        </w:r>
      </w:del>
      <w:del w:id="8080" w:author="PR Preview" w:date="2026-01-01T00:00:00Z">
        <w:r>
          <w:delText xml:space="preserve"> </w:delText>
        </w:r>
      </w:del>
      <m:oMath>
        <m:sSub>
          <m:e>
            <m:r>
              <m:t>g</m:t>
            </m:r>
          </m:e>
          <m:sub>
            <m:r>
              <m:t>12</m:t>
            </m:r>
          </m:sub>
        </m:sSub>
        <m:r>
          <m:rPr>
            <m:sty m:val="p"/>
          </m:rPr>
          <m:t>=</m:t>
        </m:r>
        <m:sSub>
          <m:e>
            <m:r>
              <m:t>g</m:t>
            </m:r>
          </m:e>
          <m:sub>
            <m:r>
              <m:t>21</m:t>
            </m:r>
          </m:sub>
        </m:sSub>
        <m:r>
          <m:rPr>
            <m:sty m:val="p"/>
          </m:rPr>
          <m:t>=</m:t>
        </m:r>
        <m:r>
          <m:t>1</m:t>
        </m:r>
      </m:oMath>
      <w:del w:id="8081" w:author="PR Preview" w:date="2026-01-01T00:00:00Z">
        <w:r>
          <w:delText xml:space="preserve">.</w:delText>
        </w:r>
      </w:del>
      <w:del w:id="8082" w:author="PR Preview" w:date="2026-01-01T00:00:00Z">
        <w:r>
          <w:delText xml:space="preserve"> </w:delText>
        </w:r>
      </w:del>
      <w:del w:id="8083" w:author="PR Preview" w:date="2026-01-01T00:00:00Z">
        <w:r>
          <w:delText xml:space="preserve">Take</w:delText>
        </w:r>
      </w:del>
      <w:del w:id="808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oMath>
      <w:del w:id="8085" w:author="PR Preview" w:date="2026-01-01T00:00:00Z">
        <w:r>
          <w:delText xml:space="preserve">. 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G</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m:t>
              </m:r>
              <m:r>
                <m:rPr>
                  <m:sty m:val="bi"/>
                </m:rPr>
                <m:t>G</m:t>
              </m:r>
              <m:limLow>
                <m:e>
                  <m:r>
                    <m:t>x</m:t>
                  </m:r>
                </m:e>
                <m:lim>
                  <m:r>
                    <m:rPr>
                      <m:sty m:val="p"/>
                    </m:rPr>
                    <m:t>∼</m:t>
                  </m:r>
                </m:lim>
              </m:limLow>
              <m:r>
                <m:rPr>
                  <m:sty m:val="p"/>
                </m:rPr>
                <m:t>=</m:t>
              </m:r>
              <m:r>
                <m:rPr>
                  <m:sty m:val="p"/>
                </m:rPr>
                <m:t>(</m:t>
              </m:r>
              <m:r>
                <m:t>1</m:t>
              </m:r>
              <m:r>
                <m:rPr>
                  <m:sty m:val="p"/>
                </m:rPr>
                <m:t>,</m:t>
              </m:r>
              <m:r>
                <m:rPr>
                  <m:sty m:val="p"/>
                </m:rPr>
                <m:t>−</m:t>
              </m:r>
              <m:r>
                <m:t>1</m:t>
              </m:r>
              <m:r>
                <m:rPr>
                  <m:sty m:val="p"/>
                </m:rPr>
                <m:t>)</m:t>
              </m:r>
              <m:r>
                <m:rPr>
                  <m:nor/>
                  <m:sty m:val="p"/>
                </m:rPr>
                <m:t>)</m:t>
              </m:r>
            </m:e>
            <m:e>
              <m:r>
                <m:t>&amp;</m:t>
              </m:r>
              <m:r>
                <m:rPr>
                  <m:sty m:val="p"/>
                </m:rPr>
                <m:t>=</m:t>
              </m:r>
              <m:r>
                <m:t>2</m:t>
              </m:r>
              <m:r>
                <m:rPr>
                  <m:sty m:val="p"/>
                </m:rPr>
                <m:t>,</m:t>
              </m:r>
              <m:r>
                <m:t>&amp;</m:t>
              </m:r>
              <m:r>
                <m:t>&amp;</m:t>
              </m:r>
              <m:r>
                <m:rPr>
                  <m:nor/>
                  <m:sty m:val="p"/>
                </m:rPr>
                <m:t>(multiply and add)</m:t>
              </m:r>
            </m:e>
          </m:eqArr>
        </m:oMath>
      </m:oMathPara>
    </w:p>
    <w:p>
      <w:pPr>
        <w:pStyle w:val="FirstParagraph"/>
      </w:pPr>
      <w:del w:id="8086" w:author="PR Preview" w:date="2026-01-01T00:00:00Z">
        <w:r>
          <w:delText xml:space="preserve">and</w:delText>
        </w:r>
      </w:del>
      <w:del w:id="8087" w:author="PR Preview" w:date="2026-01-01T00:00:00Z">
        <w:r>
          <w:delText xml:space="preserve"> </w:delText>
        </w:r>
      </w:del>
      <m:oMath>
        <m:r>
          <m:rPr>
            <m:sty m:val="bi"/>
          </m:rPr>
          <m:t>A</m:t>
        </m:r>
        <m:limLow>
          <m:e>
            <m:r>
              <m:t>x</m:t>
            </m:r>
          </m:e>
          <m:lim>
            <m:r>
              <m:rPr>
                <m:sty m:val="p"/>
              </m:rPr>
              <m:t>∼</m:t>
            </m:r>
          </m:lim>
        </m:limLow>
        <m:r>
          <m:rPr>
            <m:sty m:val="p"/>
          </m:rPr>
          <m:t>=</m:t>
        </m:r>
        <m:r>
          <m:rPr>
            <m:sty m:val="p"/>
          </m:rPr>
          <m:t>(</m:t>
        </m:r>
        <m:r>
          <m:t>1</m:t>
        </m:r>
        <m:r>
          <m:rPr>
            <m:sty m:val="p"/>
          </m:rPr>
          <m:t>,</m:t>
        </m:r>
        <m:r>
          <m:t>0</m:t>
        </m:r>
        <m:r>
          <m:rPr>
            <m:sty m:val="p"/>
          </m:rPr>
          <m:t>,</m:t>
        </m:r>
        <m:r>
          <m:rPr>
            <m:sty m:val="p"/>
          </m:rPr>
          <m:t>−</m:t>
        </m:r>
        <m:r>
          <m:t>1</m:t>
        </m:r>
        <m:r>
          <m:rPr>
            <m:sty m:val="p"/>
          </m:rPr>
          <m:t>)</m:t>
        </m:r>
      </m:oMath>
      <w:del w:id="8088" w:author="PR Preview" w:date="2026-01-01T00:00:00Z">
        <w:r>
          <w:delText xml:space="preserve"> </w:delText>
        </w:r>
      </w:del>
      <w:del w:id="8089" w:author="PR Preview" w:date="2026-01-01T00:00:00Z">
        <w:r>
          <w:delText xml:space="preserve">has</w:delText>
        </w:r>
      </w:del>
      <w:del w:id="8090" w:author="PR Preview" w:date="2026-01-01T00:00:00Z">
        <w:r>
          <w:delText xml:space="preserve"> </w:delText>
        </w:r>
      </w:del>
      <m:oMath>
        <m:r>
          <m:t>​</m:t>
        </m:r>
        <m:d>
          <m:dPr>
            <m:begChr m:val="∥"/>
            <m:sepChr m:val=""/>
            <m:endChr m:val="∥"/>
            <m:grow/>
          </m:dPr>
          <m:e>
            <m:r>
              <m:rPr>
                <m:sty m:val="bi"/>
              </m:rPr>
              <m:t>A</m:t>
            </m:r>
            <m:limLow>
              <m:e>
                <m:r>
                  <m:t>x</m:t>
                </m:r>
              </m:e>
              <m:lim>
                <m:r>
                  <m:rPr>
                    <m:sty m:val="p"/>
                  </m:rPr>
                  <m:t>∼</m:t>
                </m:r>
              </m:lim>
            </m:limLow>
          </m:e>
        </m:d>
        <m:sSup>
          <m:e>
            <m:r>
              <m:t>​</m:t>
            </m:r>
          </m:e>
          <m:sup>
            <m:r>
              <m:t>2</m:t>
            </m:r>
          </m:sup>
        </m:sSup>
        <m:r>
          <m:rPr>
            <m:sty m:val="p"/>
          </m:rPr>
          <m:t>=</m:t>
        </m:r>
        <m:r>
          <m:t>1</m:t>
        </m:r>
        <m:r>
          <m:rPr>
            <m:sty m:val="p"/>
          </m:rPr>
          <m:t>+</m:t>
        </m:r>
        <m:r>
          <m:t>0</m:t>
        </m:r>
        <m:r>
          <m:rPr>
            <m:sty m:val="p"/>
          </m:rPr>
          <m:t>+</m:t>
        </m:r>
        <m:r>
          <m:t>1</m:t>
        </m:r>
        <m:r>
          <m:rPr>
            <m:sty m:val="p"/>
          </m:rPr>
          <m:t>=</m:t>
        </m:r>
        <m:r>
          <m:t>2</m:t>
        </m:r>
      </m:oMath>
      <w:del w:id="8091" w:author="PR Preview" w:date="2026-01-01T00:00:00Z">
        <w:r>
          <w:delText xml:space="preserve">,</w:delText>
        </w:r>
      </w:del>
      <w:del w:id="8092" w:author="PR Preview" w:date="2026-01-01T00:00:00Z">
        <w:r>
          <w:delText xml:space="preserve"> </w:delText>
        </w:r>
      </w:del>
      <w:del w:id="8093" w:author="PR Preview" w:date="2026-01-01T00:00:00Z">
        <w:r>
          <w:delText xml:space="preserve">as the theorem says.</w:delText>
        </w:r>
      </w:del>
      <w:del w:id="8094" w:author="PR Preview" w:date="2026-01-01T00:00:00Z">
        <w:r>
          <w:delText xml:space="preserve"> </w:delText>
        </w:r>
      </w:del>
      <w:del w:id="8095" w:author="PR Preview" w:date="2026-01-01T00:00:00Z">
        <w:r>
          <w:delText xml:space="preserve">The converse (every positive semidefinite matrix is a Gram matrix) is</w:delText>
        </w:r>
      </w:del>
      <w:del w:id="8096" w:author="PR Preview" w:date="2026-01-01T00:00:00Z">
        <w:r>
          <w:delText xml:space="preserve"> </w:delText>
        </w:r>
      </w:del>
      <w:hyperlink w:anchor="thm-pd-gram">
        <w:del w:id="8097" w:author="PR Preview" w:date="2026-01-01T00:00:00Z">
          <w:r>
            <w:rPr>
              <w:rStyle w:val="Hyperlink"/>
            </w:rPr>
            <w:delText xml:space="preserve">this theorem</w:delText>
          </w:r>
        </w:del>
      </w:hyperlink>
      <w:del w:id="8098" w:author="PR Preview" w:date="2026-01-01T00:00:00Z">
        <w:r>
          <w:delText xml:space="preserve">.</w:delText>
        </w:r>
      </w:del>
    </w:p>
    <w:p>
      <w:pPr>
        <w:pStyle w:val="BodyText"/>
      </w:pPr>
      <w:ins w:id="8099" w:author="PR Preview" w:date="2026-01-01T00:00:00Z">
        <w:r>
          <w:t xml:space="preserve">$$
    \begin{aligned}
    g_{ij} &amp;= \mathord{\smash[b]{\underset{\raise.3ex\hbox{$\scriptstyle\sim$}}{a}}\vphantom{a}}_i \cdot \mathord{\smash[b]{\underset{\raise.3ex\hbox{$\scriptstyle\sim$}}{a}}\vphantom{a}}_j \\
    &amp;= \mathord{\smash[b]{\underset{\raise.3ex\hbox{$\scriptstyle\sim$}}{a}}\vphantom{a}}_j \cdot \mathord{\smash[b]{\underset{\raise.3ex\hbox{$\scriptstyle\sim$}}{a}}\vphantom{a}}_i \\
    &amp;= g_{ji}.
    \end{aligned}
    $$</w:t>
        </w:r>
      </w:ins>
    </w:p>
    <w:p>
      <w:pPr>
        <w:pStyle w:val="FirstParagraph"/>
      </w:pPr>
      <w:ins w:id="8100" w:author="PR Preview" w:date="2026-01-01T00:00:00Z">
        <w:r>
          <w:rPr>
            <w:b/>
            <w:bCs/>
          </w:rPr>
          <w:t xml:space="preserve">Positive semidefiniteness.</w:t>
        </w:r>
      </w:ins>
      <w:ins w:id="8101" w:author="PR Preview" w:date="2026-01-01T00:00:00Z">
        <w:r>
          <w:t xml:space="preserve"> </w:t>
        </w:r>
      </w:ins>
      <w:ins w:id="8102" w:author="PR Preview" w:date="2026-01-01T00:00:00Z">
        <w:r>
          <w:t xml:space="preserve">For any</w:t>
        </w:r>
      </w:ins>
      <w:ins w:id="8103" w:author="PR Preview" w:date="2026-01-01T00:00:00Z">
        <w:r>
          <w:t xml:space="preserve"> </w:t>
        </w:r>
      </w:ins>
      <w:ins w:id="8104" w:author="PR Preview" w:date="2026-01-01T00:00:00Z">
        <w:r>
          <w:t xml:space="preserve">$\mathord{\smash[b]{\underset{\raise.3ex\hbox{$\scriptstyle\sim$}}{x}}\vphantom{x}}$</w:t>
        </w:r>
      </w:ins>
      <w:ins w:id="8105" w:author="PR Preview" w:date="2026-01-01T00:00:00Z">
        <w:r>
          <w:t xml:space="preserve">,</w:t>
        </w:r>
      </w:ins>
    </w:p>
    <w:p>
      <w:pPr>
        <w:pStyle w:val="BodyText"/>
      </w:pPr>
      <w:ins w:id="8106" w:author="PR Preview" w:date="2026-01-01T00:00:00Z">
        <w:r>
          <w:t xml:space="preserve">$$
    \begin{aligned}
    {\mathord{\smash[b]{\underset{\raise.3ex\hbox{$\scriptstyle\sim$}}{x}}\vphantom{x}}}^{\top} \mathbf{G} \mathord{\smash[b]{\underset{\raise.3ex\hbox{$\scriptstyle\sim$}}{x}}\vphantom{x}}
    &amp;= {\mathord{\smash[b]{\underset{\raise.3ex\hbox{$\scriptstyle\sim$}}{x}}\vphantom{x}}}^{\top}\,{\mathbf{A}}^{\top}\,\mathbf{A} \mathord{\smash[b]{\underset{\raise.3ex\hbox{$\scriptstyle\sim$}}{x}}\vphantom{x}}
    &amp;&amp; \text{(substitute } \mathbf{G} \text{)}
    \\
    &amp;= {(\mathbf{A} \mathord{\smash[b]{\underset{\raise.3ex\hbox{$\scriptstyle\sim$}}{x}}\vphantom{x}})}^{\top}\,(\mathbf{A} \mathord{\smash[b]{\underset{\raise.3ex\hbox{$\scriptstyle\sim$}}{x}}\vphantom{x}})
    &amp;&amp; \text{(}\text{Theorem~19}\text{)}
    \\
    &amp;= \mathopen{}\left\lVert\mathbf{A} \mathord{\smash[b]{\underset{\raise.3ex\hbox{$\scriptstyle\sim$}}{x}}\vphantom{x}}\right\rVert\mathclose{}^2
    &amp;&amp; \text{(}\text{Equation~2}\text{, squared)}
    \\
    &amp;\ge 0.
    &amp;&amp; \text{(a squared norm is nonnegative)}
    \end{aligned}
    $$</w:t>
        </w:r>
      </w:ins>
    </w:p>
    <w:bookmarkStart w:id="257" w:name="exm-gram-properties"/>
    <w:p>
      <w:pPr>
        <w:pStyle w:val="FirstParagraph"/>
      </w:pPr>
      <w:ins w:id="8107" w:author="PR Preview" w:date="2026-01-01T00:00:00Z">
        <w:r>
          <w:rPr>
            <w:b/>
            <w:bCs/>
          </w:rPr>
          <w:t xml:space="preserve">Example 64 (Checking the properties on a small Gram matrix)</w:t>
        </w:r>
      </w:ins>
      <w:ins w:id="8108" w:author="PR Preview" w:date="2026-01-01T00:00:00Z">
        <w:r>
          <w:t xml:space="preserve"> </w:t>
        </w:r>
      </w:ins>
      <w:ins w:id="8109" w:author="PR Preview" w:date="2026-01-01T00:00:00Z">
        <w:r>
          <w:t xml:space="preserve">For</w:t>
        </w:r>
      </w:ins>
      <w:ins w:id="8110" w:author="PR Preview" w:date="2026-01-01T00:00:00Z">
        <w:r>
          <w:t xml:space="preserve"> </w:t>
        </w:r>
      </w:ins>
      <m:oMath>
        <m:r>
          <m:rPr>
            <m:sty m:val="bi"/>
          </m:rPr>
          <m:t>A</m:t>
        </m:r>
      </m:oMath>
      <w:ins w:id="8111" w:author="PR Preview" w:date="2026-01-01T00:00:00Z">
        <w:r>
          <w:t xml:space="preserve"> </w:t>
        </w:r>
      </w:ins>
      <w:ins w:id="8112" w:author="PR Preview" w:date="2026-01-01T00:00:00Z">
        <w:r>
          <w:t xml:space="preserve">in</w:t>
        </w:r>
      </w:ins>
      <w:ins w:id="8113" w:author="PR Preview" w:date="2026-01-01T00:00:00Z">
        <w:r>
          <w:t xml:space="preserve"> </w:t>
        </w:r>
      </w:ins>
      <w:hyperlink w:anchor="exm-gram-matrix">
        <w:ins w:id="8114" w:author="PR Preview" w:date="2026-01-01T00:00:00Z">
          <w:r>
            <w:rPr>
              <w:rStyle w:val="Hyperlink"/>
            </w:rPr>
            <w:t xml:space="preserve">Example 63</w:t>
          </w:r>
        </w:ins>
      </w:hyperlink>
      <w:ins w:id="8115" w:author="PR Preview" w:date="2026-01-01T00:00:00Z">
        <w:r>
          <w:t xml:space="preserve">,</w:t>
        </w:r>
      </w:ins>
      <w:ins w:id="8116"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8117" w:author="PR Preview" w:date="2026-01-01T00:00:00Z">
        <w:r>
          <w:t xml:space="preserve">.</w:t>
        </w:r>
      </w:ins>
      <w:ins w:id="8118" w:author="PR Preview" w:date="2026-01-01T00:00:00Z">
        <w:r>
          <w:t xml:space="preserve"> </w:t>
        </w:r>
      </w:ins>
      <w:ins w:id="8119" w:author="PR Preview" w:date="2026-01-01T00:00:00Z">
        <w:r>
          <w:t xml:space="preserve">It is symmetric:</w:t>
        </w:r>
      </w:ins>
      <w:ins w:id="8120" w:author="PR Preview" w:date="2026-01-01T00:00:00Z">
        <w:r>
          <w:t xml:space="preserve"> </w:t>
        </w:r>
      </w:ins>
      <m:oMath>
        <m:sSub>
          <m:e>
            <m:r>
              <m:t>g</m:t>
            </m:r>
          </m:e>
          <m:sub>
            <m:r>
              <m:t>12</m:t>
            </m:r>
          </m:sub>
        </m:sSub>
        <m:r>
          <m:rPr>
            <m:sty m:val="p"/>
          </m:rPr>
          <m:t>=</m:t>
        </m:r>
        <m:sSub>
          <m:e>
            <m:r>
              <m:t>g</m:t>
            </m:r>
          </m:e>
          <m:sub>
            <m:r>
              <m:t>21</m:t>
            </m:r>
          </m:sub>
        </m:sSub>
        <m:r>
          <m:rPr>
            <m:sty m:val="p"/>
          </m:rPr>
          <m:t>=</m:t>
        </m:r>
        <m:r>
          <m:t>1</m:t>
        </m:r>
      </m:oMath>
      <w:ins w:id="8121" w:author="PR Preview" w:date="2026-01-01T00:00:00Z">
        <w:r>
          <w:t xml:space="preserve">.</w:t>
        </w:r>
      </w:ins>
      <w:ins w:id="8122" w:author="PR Preview" w:date="2026-01-01T00:00:00Z">
        <w:r>
          <w:t xml:space="preserve"> </w:t>
        </w:r>
      </w:ins>
      <w:ins w:id="8123" w:author="PR Preview" w:date="2026-01-01T00:00:00Z">
        <w:r>
          <w:t xml:space="preserve">Take</w:t>
        </w:r>
      </w:ins>
      <w:ins w:id="8124" w:author="PR Preview" w:date="2026-01-01T00:00:00Z">
        <w:r>
          <w:t xml:space="preserve"> </w:t>
        </w:r>
      </w:ins>
      <w:ins w:id="8125" w:author="PR Preview" w:date="2026-01-01T00:00:00Z">
        <w:r>
          <w:t xml:space="preserve">$\mathord{\smash[b]{\underset{\raise.3ex\hbox{$\scriptstyle\sim$}}{x}}\vphantom{x}}= (1, -1)$</w:t>
        </w:r>
      </w:ins>
      <w:ins w:id="8126" w:author="PR Preview" w:date="2026-01-01T00:00:00Z">
        <w:r>
          <w:t xml:space="preserve">. Then</w:t>
        </w:r>
      </w:ins>
    </w:p>
    <w:p>
      <w:pPr>
        <w:pStyle w:val="BodyText"/>
      </w:pPr>
      <w:ins w:id="8127" w:author="PR Preview" w:date="2026-01-01T00:00:00Z">
        <w:r>
          <w:t xml:space="preserve">$$
    \begin{aligned}
    {\mathord{\smash[b]{\underset{\raise.3ex\hbox{$\scriptstyle\sim$}}{x}}\vphantom{x}}}^{\top} \mathbf{G} \mathord{\smash[b]{\underset{\raise.3ex\hbox{$\scriptstyle\sim$}}{x}}\vphantom{x}}
    &amp;= \begin{bmatrix} 1 &amp; -1 \end{bmatrix} \begin{bmatrix} 1 \\ -1 \end{bmatrix}
    &amp;&amp; \text{(} \mathbf{G} \mathord{\smash[b]{\underset{\raise.3ex\hbox{$\scriptstyle\sim$}}{x}}\vphantom{x}}= (1, -1) \text{)}
    \\
    &amp;= 2,
    &amp;&amp; \text{(multiply and add)}
    \end{aligned}
    $$</w:t>
        </w:r>
      </w:ins>
    </w:p>
    <w:p>
      <w:pPr>
        <w:pStyle w:val="FirstParagraph"/>
      </w:pPr>
      <w:ins w:id="8128" w:author="PR Preview" w:date="2026-01-01T00:00:00Z">
        <w:r>
          <w:t xml:space="preserve">and</w:t>
        </w:r>
      </w:ins>
      <w:ins w:id="8129" w:author="PR Preview" w:date="2026-01-01T00:00:00Z">
        <w:r>
          <w:t xml:space="preserve"> </w:t>
        </w:r>
      </w:ins>
      <w:ins w:id="8130" w:author="PR Preview" w:date="2026-01-01T00:00:00Z">
        <w:r>
          <w:t xml:space="preserve">$\mathbf{A} \mathord{\smash[b]{\underset{\raise.3ex\hbox{$\scriptstyle\sim$}}{x}}\vphantom{x}}= (1, 0, -1)$</w:t>
        </w:r>
      </w:ins>
      <w:ins w:id="8131" w:author="PR Preview" w:date="2026-01-01T00:00:00Z">
        <w:r>
          <w:t xml:space="preserve"> </w:t>
        </w:r>
      </w:ins>
      <w:ins w:id="8132" w:author="PR Preview" w:date="2026-01-01T00:00:00Z">
        <w:r>
          <w:t xml:space="preserve">has</w:t>
        </w:r>
      </w:ins>
      <w:ins w:id="8133" w:author="PR Preview" w:date="2026-01-01T00:00:00Z">
        <w:r>
          <w:t xml:space="preserve"> </w:t>
        </w:r>
      </w:ins>
      <w:ins w:id="8134" w:author="PR Preview" w:date="2026-01-01T00:00:00Z">
        <w:r>
          <w:t xml:space="preserve">$\mathopen{}\left\lVert\mathbf{A} \mathord{\smash[b]{\underset{\raise.3ex\hbox{$\scriptstyle\sim$}}{x}}\vphantom{x}}\right\rVert\mathclose{}^2 = 1 + 0 + 1 = 2$</w:t>
        </w:r>
      </w:ins>
      <w:ins w:id="8135" w:author="PR Preview" w:date="2026-01-01T00:00:00Z">
        <w:r>
          <w:t xml:space="preserve">,</w:t>
        </w:r>
      </w:ins>
      <w:ins w:id="8136" w:author="PR Preview" w:date="2026-01-01T00:00:00Z">
        <w:r>
          <w:t xml:space="preserve"> </w:t>
        </w:r>
      </w:ins>
      <w:ins w:id="8137" w:author="PR Preview" w:date="2026-01-01T00:00:00Z">
        <w:r>
          <w:t xml:space="preserve">as the theorem says.</w:t>
        </w:r>
      </w:ins>
      <w:ins w:id="8138" w:author="PR Preview" w:date="2026-01-01T00:00:00Z">
        <w:r>
          <w:t xml:space="preserve"> </w:t>
        </w:r>
      </w:ins>
      <w:ins w:id="8139" w:author="PR Preview" w:date="2026-01-01T00:00:00Z">
        <w:r>
          <w:t xml:space="preserve">The converse (every positive semidefinite matrix is a Gram matrix) is</w:t>
        </w:r>
      </w:ins>
      <w:ins w:id="8140" w:author="PR Preview" w:date="2026-01-01T00:00:00Z">
        <w:r>
          <w:t xml:space="preserve"> </w:t>
        </w:r>
      </w:ins>
      <w:hyperlink w:anchor="thm-pd-gram">
        <w:ins w:id="8141" w:author="PR Preview" w:date="2026-01-01T00:00:00Z">
          <w:r>
            <w:rPr>
              <w:rStyle w:val="Hyperlink"/>
            </w:rPr>
            <w:t xml:space="preserve">this theorem</w:t>
          </w:r>
        </w:ins>
      </w:hyperlink>
      <w:ins w:id="8142" w:author="PR Preview" w:date="2026-01-01T00:00:00Z">
        <w:r>
          <w:t xml:space="preserve">.</w:t>
        </w:r>
      </w:ins>
    </w:p>
    <w:bookmarkEnd w:id="257"/>
    <w:bookmarkStart w:id="258" w:name="thm-null-gram"/>
    <w:p>
      <w:pPr>
        <w:pStyle w:val="BodyText"/>
      </w:pPr>
      <w:r>
        <w:rPr>
          <w:b/>
          <w:bCs/>
        </w:rPr>
        <w:t xml:space="preserve">Theorem 37 (</w:t>
      </w:r>
      <m:oMath>
        <m:sSup>
          <m:e>
            <m:r>
              <m:rPr>
                <m:sty m:val="bi"/>
              </m:rPr>
              <m:t>A</m:t>
            </m:r>
          </m:e>
          <m:sup>
            <m:r>
              <m:rPr>
                <m:sty m:val="p"/>
              </m:rPr>
              <m:t>⊤</m:t>
            </m:r>
          </m:sup>
        </m:sSup>
        <m:r>
          <m:rPr>
            <m:sty m:val="bi"/>
          </m:rPr>
          <m:t>A</m:t>
        </m:r>
      </m:oMath>
      <w:r>
        <w:rPr>
          <w:b/>
          <w:bCs/>
        </w:rPr>
        <w:t xml:space="preserve"> </w:t>
      </w:r>
      <w:r>
        <w:rPr>
          <w:b/>
          <w:bCs/>
        </w:rPr>
        <w:t xml:space="preserve">has the same null space as</w:t>
      </w:r>
      <w:r>
        <w:rPr>
          <w:b/>
          <w:bCs/>
        </w:rPr>
        <w:t xml:space="preserve"> </w:t>
      </w:r>
      <m:oMath>
        <m:r>
          <m:rPr>
            <m:sty m:val="bi"/>
          </m:rPr>
          <m:t>A</m:t>
        </m:r>
      </m:oMath>
      <w:r>
        <w:rPr>
          <w:b/>
          <w:bCs/>
        </w:rPr>
        <w:t xml:space="preserv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r>
            <m:rPr>
              <m:sty m:val="p"/>
            </m:rPr>
            <m:t>.</m:t>
          </m:r>
        </m:oMath>
      </m:oMathPara>
    </w:p>
    <w:bookmarkEnd w:id="258"/>
    <w:p>
      <w:pPr>
        <w:pStyle w:val="FirstParagraph"/>
      </w:pPr>
      <w:del w:id="8143" w:author="PR Preview" w:date="2026-01-01T00:00:00Z">
        <w:r>
          <w:rPr>
            <w:i/>
            <w:iCs/>
          </w:rPr>
          <w:delText xml:space="preserve">Proof</w:delText>
        </w:r>
      </w:del>
      <w:del w:id="8144"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del w:id="8145" w:author="PR Preview" w:date="2026-01-01T00:00:00Z">
        <w:r>
          <w:rPr>
            <w:b/>
            <w:bCs/>
          </w:rPr>
          <w:delText xml:space="preserve">.</w:delText>
        </w:r>
      </w:del>
      <w:del w:id="8146" w:author="PR Preview" w:date="2026-01-01T00:00:00Z">
        <w:r>
          <w:delText xml:space="preserve"> </w:delText>
        </w:r>
      </w:del>
      <w:del w:id="8147" w:author="PR Preview" w:date="2026-01-01T00:00:00Z">
        <w:r>
          <w:delText xml:space="preserve">If</w:delText>
        </w:r>
      </w:del>
      <w:del w:id="814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8149" w:author="PR Preview" w:date="2026-01-01T00:00:00Z">
        <w:r>
          <w:delText xml:space="preserve">,</w:delText>
        </w:r>
      </w:del>
      <w:del w:id="8150" w:author="PR Preview" w:date="2026-01-01T00:00:00Z">
        <w:r>
          <w:delText xml:space="preserve"> </w:delText>
        </w:r>
      </w:del>
      <w:del w:id="8151"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limLow>
                <m:e>
                  <m:r>
                    <m:t>x</m:t>
                  </m:r>
                </m:e>
                <m:lim>
                  <m:r>
                    <m:rPr>
                      <m:sty m:val="p"/>
                    </m:rPr>
                    <m:t>∼</m:t>
                  </m:r>
                </m:lim>
              </m:limLow>
              <m:r>
                <m:t>&amp;</m:t>
              </m:r>
              <m:r>
                <m:rPr>
                  <m:sty m:val="p"/>
                </m:rPr>
                <m:t>=</m:t>
              </m:r>
              <m:sSup>
                <m:e>
                  <m:r>
                    <m:rPr>
                      <m:sty m:val="bi"/>
                    </m:rPr>
                    <m:t>A</m:t>
                  </m:r>
                </m:e>
                <m:sup>
                  <m:r>
                    <m:rPr>
                      <m:sty m:val="p"/>
                    </m:rPr>
                    <m:t>⊤</m:t>
                  </m:r>
                </m:sup>
              </m:sSup>
              <m:r>
                <m:t> </m:t>
              </m:r>
              <m:sSub>
                <m:e>
                  <m:limLow>
                    <m:e>
                      <m:r>
                        <m:t>0</m:t>
                      </m:r>
                    </m:e>
                    <m:lim>
                      <m:r>
                        <m:rPr>
                          <m:sty m:val="p"/>
                        </m:rPr>
                        <m:t>∼</m:t>
                      </m:r>
                    </m:lim>
                  </m:limLow>
                </m:e>
                <m:sub>
                  <m:r>
                    <m:t>m</m:t>
                  </m:r>
                </m:sub>
              </m:sSub>
            </m:e>
            <m:e>
              <m:r>
                <m:t>&amp;</m:t>
              </m:r>
              <m:r>
                <m:rPr>
                  <m:sty m:val="p"/>
                </m:rPr>
                <m:t>=</m:t>
              </m:r>
              <m:sSub>
                <m:e>
                  <m:limLow>
                    <m:e>
                      <m:r>
                        <m:t>0</m:t>
                      </m:r>
                    </m:e>
                    <m:lim>
                      <m:r>
                        <m:rPr>
                          <m:sty m:val="p"/>
                        </m:rPr>
                        <m:t>∼</m:t>
                      </m:r>
                    </m:lim>
                  </m:limLow>
                </m:e>
                <m:sub>
                  <m:r>
                    <m:t>n</m:t>
                  </m:r>
                </m:sub>
              </m:sSub>
              <m:r>
                <m:rPr>
                  <m:sty m:val="p"/>
                </m:rPr>
                <m:t>.</m:t>
              </m:r>
            </m:e>
          </m:eqArr>
        </m:oMath>
      </m:oMathPara>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del w:id="8152" w:author="PR Preview" w:date="2026-01-01T00:00:00Z">
        <w:r>
          <w:rPr>
            <w:b/>
            <w:bCs/>
          </w:rPr>
          <w:delText xml:space="preserve">.</w:delText>
        </w:r>
      </w:del>
      <w:del w:id="8153" w:author="PR Preview" w:date="2026-01-01T00:00:00Z">
        <w:r>
          <w:delText xml:space="preserve"> </w:delText>
        </w:r>
      </w:del>
      <w:del w:id="8154" w:author="PR Preview" w:date="2026-01-01T00:00:00Z">
        <w:r>
          <w:delText xml:space="preserve">If</w:delText>
        </w:r>
      </w:del>
      <w:del w:id="8155"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n</m:t>
            </m:r>
          </m:sub>
        </m:sSub>
      </m:oMath>
      <w:del w:id="8156" w:author="PR Preview" w:date="2026-01-01T00:00:00Z">
        <w:r>
          <w:delText xml:space="preserve">, then</w:delText>
        </w:r>
      </w:del>
    </w:p>
    <w:p>
      <w:pPr>
        <w:pStyle w:val="BodyText"/>
      </w:pPr>
      <m:oMathPara>
        <m:oMathParaPr>
          <m:jc m:val="center"/>
        </m:oMathParaPr>
        <m:oMath>
          <m:eqArr>
            <m:e>
              <m:r>
                <m:t>0</m:t>
              </m:r>
              <m:r>
                <m:t>&amp;</m:t>
              </m:r>
              <m:r>
                <m:rPr>
                  <m:sty m:val="p"/>
                </m:rPr>
                <m:t>=</m:t>
              </m:r>
              <m:sSup>
                <m:e>
                  <m:limLow>
                    <m:e>
                      <m:r>
                        <m:t>x</m:t>
                      </m:r>
                    </m:e>
                    <m:lim>
                      <m:r>
                        <m:rPr>
                          <m:sty m:val="p"/>
                        </m:rPr>
                        <m:t>∼</m:t>
                      </m:r>
                    </m:lim>
                  </m:limLow>
                </m:e>
                <m:sup>
                  <m:r>
                    <m:rPr>
                      <m:sty m:val="p"/>
                    </m:rPr>
                    <m:t>⊤</m:t>
                  </m:r>
                </m:sup>
              </m:sSup>
              <m:r>
                <m:t> </m:t>
              </m:r>
              <m:sSub>
                <m:e>
                  <m:limLow>
                    <m:e>
                      <m:r>
                        <m:t>0</m:t>
                      </m:r>
                    </m:e>
                    <m:lim>
                      <m:r>
                        <m:rPr>
                          <m:sty m:val="p"/>
                        </m:rPr>
                        <m:t>∼</m:t>
                      </m:r>
                    </m:lim>
                  </m:limLow>
                </m:e>
                <m:sub>
                  <m:r>
                    <m:t>n</m:t>
                  </m:r>
                </m:sub>
              </m:sSub>
              <m:r>
                <m:t>&amp;</m:t>
              </m:r>
              <m:r>
                <m:t>&amp;</m:t>
              </m:r>
              <m:r>
                <m:rPr>
                  <m:nor/>
                  <m:sty m:val="p"/>
                </m:rPr>
                <m:t>(every term of the inner product is </m:t>
              </m:r>
              <m:r>
                <m:t>0</m:t>
              </m:r>
              <m:r>
                <m:rPr>
                  <m:nor/>
                  <m:sty m:val="p"/>
                </m:rPr>
                <m:t>)</m:t>
              </m:r>
            </m:e>
            <m:e>
              <m:r>
                <m:t>&amp;</m:t>
              </m:r>
              <m:r>
                <m:rPr>
                  <m:sty m:val="p"/>
                </m:rPr>
                <m:t>=</m:t>
              </m:r>
              <m:sSup>
                <m:e>
                  <m:limLow>
                    <m:e>
                      <m:r>
                        <m:t>x</m:t>
                      </m:r>
                    </m:e>
                    <m:lim>
                      <m:r>
                        <m:rPr>
                          <m:sty m:val="p"/>
                        </m:rPr>
                        <m:t>∼</m:t>
                      </m:r>
                    </m:lim>
                  </m:limLow>
                </m:e>
                <m:sup>
                  <m:r>
                    <m:rPr>
                      <m:sty m:val="p"/>
                    </m:rPr>
                    <m:t>⊤</m:t>
                  </m:r>
                </m:sup>
              </m:sSup>
              <m:r>
                <m:t> </m:t>
              </m:r>
              <m:r>
                <m:t>​</m:t>
              </m:r>
              <m:d>
                <m:dPr>
                  <m:begChr m:val="("/>
                  <m:sepChr m:val=""/>
                  <m:endChr m:val=")"/>
                  <m:grow/>
                </m:dPr>
                <m:e>
                  <m:sSup>
                    <m:e>
                      <m:r>
                        <m:rPr>
                          <m:sty m:val="bi"/>
                        </m:rPr>
                        <m:t>A</m:t>
                      </m:r>
                    </m:e>
                    <m:sup>
                      <m:r>
                        <m:rPr>
                          <m:sty m:val="p"/>
                        </m:rPr>
                        <m:t>⊤</m:t>
                      </m:r>
                    </m:sup>
                  </m:sSup>
                  <m:r>
                    <m:rPr>
                      <m:sty m:val="bi"/>
                    </m:rPr>
                    <m:t>A</m:t>
                  </m:r>
                  <m:limLow>
                    <m:e>
                      <m:r>
                        <m:t>x</m:t>
                      </m:r>
                    </m:e>
                    <m:lim>
                      <m:r>
                        <m:rPr>
                          <m:sty m:val="p"/>
                        </m:rPr>
                        <m:t>∼</m:t>
                      </m:r>
                    </m:lim>
                  </m:limLow>
                </m:e>
              </m:d>
              <m:r>
                <m:t>​</m:t>
              </m:r>
              <m:r>
                <m:t>&amp;</m:t>
              </m:r>
              <m:r>
                <m:t>&amp;</m:t>
              </m:r>
              <m:r>
                <m:rPr>
                  <m:nor/>
                  <m:sty m:val="p"/>
                </m:rPr>
                <m:t>(substitute </m:t>
              </m:r>
              <m:sSub>
                <m:e>
                  <m:limLow>
                    <m:e>
                      <m:r>
                        <m:t>0</m:t>
                      </m:r>
                    </m:e>
                    <m:lim>
                      <m:r>
                        <m:rPr>
                          <m:sty m:val="p"/>
                        </m:rPr>
                        <m:t>∼</m:t>
                      </m:r>
                    </m:lim>
                  </m:limLow>
                </m:e>
                <m:sub>
                  <m:r>
                    <m:t>n</m:t>
                  </m:r>
                </m:sub>
              </m:sSub>
              <m:r>
                <m:rPr>
                  <m:sty m:val="p"/>
                </m:rPr>
                <m:t>=</m:t>
              </m:r>
              <m:sSup>
                <m:e>
                  <m:r>
                    <m:rPr>
                      <m:sty m:val="bi"/>
                    </m:rPr>
                    <m:t>A</m:t>
                  </m:r>
                </m:e>
                <m:sup>
                  <m:r>
                    <m:rPr>
                      <m:sty m:val="p"/>
                    </m:rPr>
                    <m:t>⊤</m:t>
                  </m:r>
                </m:sup>
              </m:sSup>
              <m:r>
                <m:rPr>
                  <m:sty m:val="bi"/>
                </m:rPr>
                <m:t>A</m:t>
              </m:r>
              <m:limLow>
                <m:e>
                  <m:r>
                    <m:t>x</m:t>
                  </m:r>
                </m:e>
                <m:lim>
                  <m:r>
                    <m:rPr>
                      <m:sty m:val="p"/>
                    </m:rPr>
                    <m:t>∼</m:t>
                  </m:r>
                </m:lim>
              </m:limLow>
              <m:r>
                <m:rPr>
                  <m:nor/>
                  <m:sty m:val="p"/>
                </m:rPr>
                <m:t>)</m:t>
              </m:r>
            </m:e>
            <m:e>
              <m:r>
                <m:t>&amp;</m:t>
              </m:r>
              <m:r>
                <m:rPr>
                  <m:sty m:val="p"/>
                </m:rPr>
                <m:t>=</m:t>
              </m:r>
              <m:r>
                <m:t>​</m:t>
              </m:r>
              <m:d>
                <m:dPr>
                  <m:begChr m:val="("/>
                  <m:sepChr m:val=""/>
                  <m:endChr m:val=")"/>
                  <m:grow/>
                </m:dPr>
                <m:e>
                  <m:sSup>
                    <m:e>
                      <m:limLow>
                        <m:e>
                          <m:r>
                            <m:t>x</m:t>
                          </m:r>
                        </m:e>
                        <m:lim>
                          <m:r>
                            <m:rPr>
                              <m:sty m:val="p"/>
                            </m:rPr>
                            <m:t>∼</m:t>
                          </m:r>
                        </m:lim>
                      </m:limLow>
                    </m:e>
                    <m:sup>
                      <m:r>
                        <m:rPr>
                          <m:sty m:val="p"/>
                        </m:rPr>
                        <m:t>⊤</m:t>
                      </m:r>
                    </m:sup>
                  </m:sSup>
                  <m:sSup>
                    <m:e>
                      <m:r>
                        <m:rPr>
                          <m:sty m:val="bi"/>
                        </m:rPr>
                        <m:t>A</m:t>
                      </m:r>
                    </m:e>
                    <m:sup>
                      <m:r>
                        <m:rPr>
                          <m:sty m:val="p"/>
                        </m:rPr>
                        <m:t>⊤</m:t>
                      </m:r>
                    </m:sup>
                  </m:sSup>
                </m:e>
              </m:d>
              <m:r>
                <m:t>​</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m:t>
              </m:r>
            </m:e>
            <m:e>
              <m:r>
                <m:t>&amp;</m:t>
              </m:r>
              <m:r>
                <m:rPr>
                  <m:sty m:val="p"/>
                </m:rPr>
                <m:t>=</m:t>
              </m:r>
              <m:r>
                <m:rPr>
                  <m:sty m:val="p"/>
                </m:rPr>
                <m:t>(</m:t>
              </m:r>
              <m:r>
                <m:rPr>
                  <m:sty m:val="bi"/>
                </m:rPr>
                <m:t>A</m:t>
              </m:r>
              <m:limLow>
                <m:e>
                  <m:r>
                    <m:t>x</m:t>
                  </m:r>
                </m:e>
                <m:lim>
                  <m:r>
                    <m:rPr>
                      <m:sty m:val="p"/>
                    </m:rPr>
                    <m:t>∼</m:t>
                  </m:r>
                </m:lim>
              </m:limLow>
              <m:r>
                <m:rPr>
                  <m:sty m:val="p"/>
                </m:rPr>
                <m:t>)</m:t>
              </m:r>
              <m:r>
                <m:rPr>
                  <m:sty m:val="p"/>
                </m:rPr>
                <m:t>⋅</m:t>
              </m:r>
              <m:r>
                <m:rPr>
                  <m:sty m:val="p"/>
                </m:rPr>
                <m:t>(</m:t>
              </m:r>
              <m:r>
                <m:rPr>
                  <m:sty m:val="bi"/>
                </m:rPr>
                <m:t>A</m:t>
              </m:r>
              <m:limLow>
                <m:e>
                  <m:r>
                    <m:t>x</m:t>
                  </m:r>
                </m:e>
                <m:lim>
                  <m:r>
                    <m:rPr>
                      <m:sty m:val="p"/>
                    </m:rPr>
                    <m:t>∼</m:t>
                  </m:r>
                </m:lim>
              </m:limLow>
              <m:r>
                <m:rPr>
                  <m:sty m:val="p"/>
                </m:rPr>
                <m:t>)</m:t>
              </m:r>
              <m:r>
                <m:t>&amp;</m:t>
              </m:r>
              <m:r>
                <m:t>&amp;</m:t>
              </m:r>
              <m:r>
                <m:rPr>
                  <m:nor/>
                  <m:sty m:val="p"/>
                </m:rPr>
                <m:t>(</m:t>
              </m:r>
              <m:r>
                <m:rPr>
                  <m:nor/>
                  <m:sty m:val="p"/>
                </m:rPr>
                <m:t>Example 20</m:t>
              </m:r>
              <m:r>
                <m:rPr>
                  <m:nor/>
                  <m:sty m:val="p"/>
                </m:rPr>
                <m:t>)</m:t>
              </m:r>
            </m:e>
            <m:e>
              <m:r>
                <m:t>&amp;</m:t>
              </m:r>
              <m:r>
                <m:rPr>
                  <m:sty m:val="p"/>
                </m:rPr>
                <m:t>=</m:t>
              </m:r>
              <m:r>
                <m:t>​</m:t>
              </m:r>
              <m:d>
                <m:dPr>
                  <m:begChr m:val="∥"/>
                  <m:sepChr m:val=""/>
                  <m:endChr m:val="∥"/>
                  <m:grow/>
                </m:dPr>
                <m:e>
                  <m:r>
                    <m:rPr>
                      <m:sty m:val="bi"/>
                    </m:rPr>
                    <m:t>A</m:t>
                  </m:r>
                  <m:limLow>
                    <m:e>
                      <m:r>
                        <m:t>x</m:t>
                      </m:r>
                    </m:e>
                    <m:lim>
                      <m:r>
                        <m:rPr>
                          <m:sty m:val="p"/>
                        </m:rPr>
                        <m:t>∼</m:t>
                      </m:r>
                    </m:lim>
                  </m:limLow>
                </m:e>
              </m:d>
              <m:sSup>
                <m:e>
                  <m:r>
                    <m:t>​</m:t>
                  </m:r>
                </m:e>
                <m:sup>
                  <m:r>
                    <m:t>2</m:t>
                  </m:r>
                </m:sup>
              </m:sSup>
              <m:r>
                <m:rPr>
                  <m:sty m:val="p"/>
                </m:rPr>
                <m:t>.</m:t>
              </m:r>
              <m:r>
                <m:t>&amp;</m:t>
              </m:r>
              <m:r>
                <m:t>&amp;</m:t>
              </m:r>
              <m:r>
                <m:rPr>
                  <m:nor/>
                  <m:sty m:val="p"/>
                </m:rPr>
                <m:t>(square both sides of </m:t>
              </m:r>
              <m:r>
                <m:rPr>
                  <m:nor/>
                  <m:sty m:val="p"/>
                </m:rPr>
                <m:t>Equation 2</m:t>
              </m:r>
              <m:r>
                <m:rPr>
                  <m:nor/>
                  <m:sty m:val="p"/>
                </m:rPr>
                <m:t>)</m:t>
              </m:r>
            </m:e>
          </m:eqArr>
        </m:oMath>
      </m:oMathPara>
    </w:p>
    <w:p>
      <w:pPr>
        <w:pStyle w:val="FirstParagraph"/>
      </w:pPr>
      <w:del w:id="8157" w:author="PR Preview" w:date="2026-01-01T00:00:00Z">
        <w:r>
          <w:delText xml:space="preserve">A vector whose Euclidean norm is</w:delText>
        </w:r>
      </w:del>
      <w:del w:id="8158" w:author="PR Preview" w:date="2026-01-01T00:00:00Z">
        <w:r>
          <w:delText xml:space="preserve"> </w:delText>
        </w:r>
      </w:del>
      <m:oMath>
        <m:r>
          <m:t>0</m:t>
        </m:r>
      </m:oMath>
      <w:del w:id="8159" w:author="PR Preview" w:date="2026-01-01T00:00:00Z">
        <w:r>
          <w:delText xml:space="preserve"> </w:delText>
        </w:r>
      </w:del>
      <w:del w:id="8160" w:author="PR Preview" w:date="2026-01-01T00:00:00Z">
        <w:r>
          <w:delText xml:space="preserve">has every entry</w:delText>
        </w:r>
      </w:del>
      <w:del w:id="8161" w:author="PR Preview" w:date="2026-01-01T00:00:00Z">
        <w:r>
          <w:delText xml:space="preserve"> </w:delText>
        </w:r>
      </w:del>
      <m:oMath>
        <m:r>
          <m:t>0</m:t>
        </m:r>
      </m:oMath>
      <w:del w:id="8162" w:author="PR Preview" w:date="2026-01-01T00:00:00Z">
        <w:r>
          <w:delText xml:space="preserve">,</w:delText>
        </w:r>
      </w:del>
      <w:del w:id="8163" w:author="PR Preview" w:date="2026-01-01T00:00:00Z">
        <w:r>
          <w:delText xml:space="preserve"> </w:delText>
        </w:r>
      </w:del>
      <w:del w:id="8164" w:author="PR Preview" w:date="2026-01-01T00:00:00Z">
        <w:r>
          <w:delText xml:space="preserve">so</w:delText>
        </w:r>
      </w:del>
      <w:del w:id="8165"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8166" w:author="PR Preview" w:date="2026-01-01T00:00:00Z">
        <w:r>
          <w:delText xml:space="preserve">.</w:delText>
        </w:r>
      </w:del>
    </w:p>
    <w:p>
      <w:pPr>
        <w:pStyle w:val="FirstParagraph"/>
      </w:pPr>
      <w:ins w:id="8167" w:author="PR Preview" w:date="2026-01-01T00:00:00Z">
        <w:r>
          <w:rPr>
            <w:i/>
            <w:iCs/>
          </w:rPr>
          <w:t xml:space="preserve">Proof</w:t>
        </w:r>
      </w:ins>
      <w:ins w:id="8168"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bi"/>
          </m:rPr>
          <m:t>A</m:t>
        </m:r>
        <m:r>
          <m:rPr>
            <m:sty m:val="p"/>
          </m:rPr>
          <m:t>)</m:t>
        </m:r>
      </m:oMath>
      <w:ins w:id="8169" w:author="PR Preview" w:date="2026-01-01T00:00:00Z">
        <w:r>
          <w:rPr>
            <w:b/>
            <w:bCs/>
          </w:rPr>
          <w:t xml:space="preserve">.</w:t>
        </w:r>
      </w:ins>
      <w:ins w:id="8170" w:author="PR Preview" w:date="2026-01-01T00:00:00Z">
        <w:r>
          <w:t xml:space="preserve"> </w:t>
        </w:r>
      </w:ins>
      <w:ins w:id="8171" w:author="PR Preview" w:date="2026-01-01T00:00:00Z">
        <w:r>
          <w:t xml:space="preserve">If</w:t>
        </w:r>
      </w:ins>
      <w:ins w:id="8172" w:author="PR Preview" w:date="2026-01-01T00:00:00Z">
        <w:r>
          <w:t xml:space="preserve"> </w:t>
        </w:r>
      </w:ins>
      <w:ins w:id="8173" w:author="PR Preview" w:date="2026-01-01T00:00:00Z">
        <w:r>
          <w:t xml:space="preserve">$\mathbf{A} \mathord{\smash[b]{\underset{\raise.3ex\hbox{$\scriptstyle\sim$}}{x}}\vphantom{x}} = \mathord{\smash[b]{\underset{\raise.3ex\hbox{$\scriptstyle\sim$}}{0}}\vphantom{0}}_m$</w:t>
        </w:r>
      </w:ins>
      <w:ins w:id="8174" w:author="PR Preview" w:date="2026-01-01T00:00:00Z">
        <w:r>
          <w:t xml:space="preserve">,</w:t>
        </w:r>
      </w:ins>
      <w:ins w:id="8175" w:author="PR Preview" w:date="2026-01-01T00:00:00Z">
        <w:r>
          <w:t xml:space="preserve"> </w:t>
        </w:r>
      </w:ins>
      <w:ins w:id="8176" w:author="PR Preview" w:date="2026-01-01T00:00:00Z">
        <w:r>
          <w:t xml:space="preserve">then</w:t>
        </w:r>
      </w:ins>
    </w:p>
    <w:p>
      <w:pPr>
        <w:pStyle w:val="BodyText"/>
      </w:pPr>
      <w:ins w:id="8177" w:author="PR Preview" w:date="2026-01-01T00:00:00Z">
        <w:r>
          <w:t xml:space="preserve">$$
    \begin{aligned}
    {\mathbf{A}}^{\top} \mathbf{A} \mathord{\smash[b]{\underset{\raise.3ex\hbox{$\scriptstyle\sim$}}{x}}\vphantom{x}} &amp;= {\mathbf{A}}^{\top}\,\mathord{\smash[b]{\underset{\raise.3ex\hbox{$\scriptstyle\sim$}}{0}}\vphantom{0}}_m \\
    &amp;= \mathord{\smash[b]{\underset{\raise.3ex\hbox{$\scriptstyle\sim$}}{0}}\vphantom{0}}_n.
    \end{aligned}
    $$</w:t>
        </w:r>
      </w:ins>
    </w:p>
    <w:p>
      <w:pPr>
        <w:pStyle w:val="FirstParagraph"/>
      </w:pP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ins w:id="8178" w:author="PR Preview" w:date="2026-01-01T00:00:00Z">
        <w:r>
          <w:rPr>
            <w:b/>
            <w:bCs/>
          </w:rPr>
          <w:t xml:space="preserve">.</w:t>
        </w:r>
      </w:ins>
      <w:ins w:id="8179" w:author="PR Preview" w:date="2026-01-01T00:00:00Z">
        <w:r>
          <w:t xml:space="preserve"> </w:t>
        </w:r>
      </w:ins>
      <w:ins w:id="8180" w:author="PR Preview" w:date="2026-01-01T00:00:00Z">
        <w:r>
          <w:t xml:space="preserve">If</w:t>
        </w:r>
      </w:ins>
      <w:ins w:id="8181" w:author="PR Preview" w:date="2026-01-01T00:00:00Z">
        <w:r>
          <w:t xml:space="preserve"> </w:t>
        </w:r>
      </w:ins>
      <w:ins w:id="8182" w:author="PR Preview" w:date="2026-01-01T00:00:00Z">
        <w:r>
          <w:t xml:space="preserve">${\mathbf{A}}^{\top} \mathbf{A} \mathord{\smash[b]{\underset{\raise.3ex\hbox{$\scriptstyle\sim$}}{x}}\vphantom{x}} = \mathord{\smash[b]{\underset{\raise.3ex\hbox{$\scriptstyle\sim$}}{0}}\vphantom{0}}_n$</w:t>
        </w:r>
      </w:ins>
      <w:ins w:id="8183" w:author="PR Preview" w:date="2026-01-01T00:00:00Z">
        <w:r>
          <w:t xml:space="preserve">, then</w:t>
        </w:r>
      </w:ins>
    </w:p>
    <w:p>
      <w:pPr>
        <w:pStyle w:val="BodyText"/>
      </w:pPr>
      <w:ins w:id="8184" w:author="PR Preview" w:date="2026-01-01T00:00:00Z">
        <w:r>
          <w:t xml:space="preserve">$$
    \begin{aligned}
    0
    &amp;= {\mathord{\smash[b]{\underset{\raise.3ex\hbox{$\scriptstyle\sim$}}{x}}\vphantom{x}}}^{\top}\,\mathord{\smash[b]{\underset{\raise.3ex\hbox{$\scriptstyle\sim$}}{0}}\vphantom{0}}_n
    &amp;&amp; \text{(every term of the inner product is } 0 \text{)}
    \\
    &amp;= {\mathord{\smash[b]{\underset{\raise.3ex\hbox{$\scriptstyle\sim$}}{x}}\vphantom{x}}}^{\top}\,\mathopen{}\left({\mathbf{A}}^{\top} \mathbf{A} \mathord{\smash[b]{\underset{\raise.3ex\hbox{$\scriptstyle\sim$}}{x}}\vphantom{x}}\right)\mathclose{}
    &amp;&amp; \text{(substitute } \mathord{\smash[b]{\underset{\raise.3ex\hbox{$\scriptstyle\sim$}}{0}}\vphantom{0}}_n = {\mathbf{A}}^{\top} \mathbf{A} \mathord{\smash[b]{\underset{\raise.3ex\hbox{$\scriptstyle\sim$}}{x}}\vphantom{x}} \text{)}
    \\
    &amp;= \mathopen{}\left({\mathord{\smash[b]{\underset{\raise.3ex\hbox{$\scriptstyle\sim$}}{x}}\vphantom{x}}}^{\top} {\mathbf{A}}^{\top}\right)\mathclose{}\,(\mathbf{A} \mathord{\smash[b]{\underset{\raise.3ex\hbox{$\scriptstyle\sim$}}{x}}\vphantom{x}})
    &amp;&amp; \text{(}\text{Theorem~8}\text{)}
    \\
    &amp;= {(\mathbf{A} \mathord{\smash[b]{\underset{\raise.3ex\hbox{$\scriptstyle\sim$}}{x}}\vphantom{x}})}^{\top}\,(\mathbf{A} \mathord{\smash[b]{\underset{\raise.3ex\hbox{$\scriptstyle\sim$}}{x}}\vphantom{x}})
    &amp;&amp; \text{(}\text{Theorem~19}\text{)}
    \\
    &amp;= (\mathbf{A} \mathord{\smash[b]{\underset{\raise.3ex\hbox{$\scriptstyle\sim$}}{x}}\vphantom{x}}) \cdot (\mathbf{A} \mathord{\smash[b]{\underset{\raise.3ex\hbox{$\scriptstyle\sim$}}{x}}\vphantom{x}})
    &amp;&amp; \text{(}\text{Example~20}\text{)}
    \\
    &amp;= \mathopen{}\left\lVert\mathbf{A} \mathord{\smash[b]{\underset{\raise.3ex\hbox{$\scriptstyle\sim$}}{x}}\vphantom{x}}\right\rVert\mathclose{}^2.
    &amp;&amp; \text{(square both sides of }\text{Equation~2}\text{)}
    \end{aligned}
    $$</w:t>
        </w:r>
      </w:ins>
    </w:p>
    <w:p>
      <w:pPr>
        <w:pStyle w:val="FirstParagraph"/>
      </w:pPr>
      <w:ins w:id="8185" w:author="PR Preview" w:date="2026-01-01T00:00:00Z">
        <w:r>
          <w:t xml:space="preserve">A vector whose Euclidean norm is</w:t>
        </w:r>
      </w:ins>
      <w:ins w:id="8186" w:author="PR Preview" w:date="2026-01-01T00:00:00Z">
        <w:r>
          <w:t xml:space="preserve"> </w:t>
        </w:r>
      </w:ins>
      <m:oMath>
        <m:r>
          <m:t>0</m:t>
        </m:r>
      </m:oMath>
      <w:ins w:id="8187" w:author="PR Preview" w:date="2026-01-01T00:00:00Z">
        <w:r>
          <w:t xml:space="preserve"> </w:t>
        </w:r>
      </w:ins>
      <w:ins w:id="8188" w:author="PR Preview" w:date="2026-01-01T00:00:00Z">
        <w:r>
          <w:t xml:space="preserve">has every entry</w:t>
        </w:r>
      </w:ins>
      <w:ins w:id="8189" w:author="PR Preview" w:date="2026-01-01T00:00:00Z">
        <w:r>
          <w:t xml:space="preserve"> </w:t>
        </w:r>
      </w:ins>
      <m:oMath>
        <m:r>
          <m:t>0</m:t>
        </m:r>
      </m:oMath>
      <w:ins w:id="8190" w:author="PR Preview" w:date="2026-01-01T00:00:00Z">
        <w:r>
          <w:t xml:space="preserve">,</w:t>
        </w:r>
      </w:ins>
      <w:ins w:id="8191" w:author="PR Preview" w:date="2026-01-01T00:00:00Z">
        <w:r>
          <w:t xml:space="preserve"> </w:t>
        </w:r>
      </w:ins>
      <w:ins w:id="8192" w:author="PR Preview" w:date="2026-01-01T00:00:00Z">
        <w:r>
          <w:t xml:space="preserve">so</w:t>
        </w:r>
      </w:ins>
      <w:ins w:id="8193" w:author="PR Preview" w:date="2026-01-01T00:00:00Z">
        <w:r>
          <w:t xml:space="preserve"> </w:t>
        </w:r>
      </w:ins>
      <w:ins w:id="8194" w:author="PR Preview" w:date="2026-01-01T00:00:00Z">
        <w:r>
          <w:t xml:space="preserve">$\mathbf{A} \mathord{\smash[b]{\underset{\raise.3ex\hbox{$\scriptstyle\sim$}}{x}}\vphantom{x}} = \mathord{\smash[b]{\underset{\raise.3ex\hbox{$\scriptstyle\sim$}}{0}}\vphantom{0}}_m$</w:t>
        </w:r>
      </w:ins>
      <w:ins w:id="8195" w:author="PR Preview" w:date="2026-01-01T00:00:00Z">
        <w:r>
          <w:t xml:space="preserve">.</w:t>
        </w:r>
      </w:ins>
    </w:p>
    <w:bookmarkStart w:id="259" w:name="exm-null-gram"/>
    <w:p>
      <w:pPr>
        <w:pStyle w:val="BodyText"/>
      </w:pPr>
      <w:r>
        <w:rPr>
          <w:b/>
          <w:bCs/>
        </w:rPr>
        <w:t xml:space="preserve">Example 65 (The null space of a Gram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10</m:t>
                        </m:r>
                      </m:e>
                      <m:e>
                        <m:r>
                          <m:rPr>
                            <m:sty m:val="p"/>
                          </m:rPr>
                          <m:t>−</m:t>
                        </m:r>
                        <m:r>
                          <m:t>20</m:t>
                        </m:r>
                      </m:e>
                      <m:e>
                        <m:r>
                          <m:rPr>
                            <m:sty m:val="p"/>
                          </m:rPr>
                          <m:t>−</m:t>
                        </m:r>
                        <m:r>
                          <m:t>20</m:t>
                        </m:r>
                      </m:e>
                    </m:mr>
                    <m:mr>
                      <m:e>
                        <m:r>
                          <m:rPr>
                            <m:sty m:val="p"/>
                          </m:rPr>
                          <m:t>−</m:t>
                        </m:r>
                        <m:r>
                          <m:t>20</m:t>
                        </m:r>
                      </m:e>
                      <m:e>
                        <m:r>
                          <m:t>40</m:t>
                        </m:r>
                      </m:e>
                      <m:e>
                        <m:r>
                          <m:t>40</m:t>
                        </m:r>
                      </m:e>
                    </m:mr>
                    <m:mr>
                      <m:e>
                        <m:r>
                          <m:rPr>
                            <m:sty m:val="p"/>
                          </m:rPr>
                          <m:t>−</m:t>
                        </m:r>
                        <m:r>
                          <m:t>20</m:t>
                        </m:r>
                      </m:e>
                      <m:e>
                        <m:r>
                          <m:t>40</m:t>
                        </m:r>
                      </m:e>
                      <m:e>
                        <m:r>
                          <m:t>40</m:t>
                        </m:r>
                      </m:e>
                    </m:mr>
                  </m:m>
                </m:e>
              </m:d>
              <m:r>
                <m:rPr>
                  <m:sty m:val="p"/>
                </m:rPr>
                <m:t>.</m:t>
              </m:r>
            </m:e>
          </m:eqArr>
        </m:oMath>
      </m:oMathPara>
    </w:p>
    <w:p>
      <w:pPr>
        <w:pStyle w:val="FirstParagraph"/>
      </w:pPr>
      <w:del w:id="8196" w:author="PR Preview" w:date="2026-01-01T00:00:00Z">
        <w:r>
          <w:delText xml:space="preserve">Every row is a multiple of</w:delText>
        </w:r>
      </w:del>
      <w:del w:id="8197"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8198" w:author="PR Preview" w:date="2026-01-01T00:00:00Z">
        <w:r>
          <w:delText xml:space="preserve">,</w:delText>
        </w:r>
      </w:del>
      <w:del w:id="8199" w:author="PR Preview" w:date="2026-01-01T00:00:00Z">
        <w:r>
          <w:delText xml:space="preserve"> </w:delText>
        </w:r>
      </w:del>
      <w:del w:id="8200" w:author="PR Preview" w:date="2026-01-01T00:00:00Z">
        <w:r>
          <w:delText xml:space="preserve">so</w:delText>
        </w:r>
      </w:del>
      <w:del w:id="8201"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b>
          <m:e>
            <m:limLow>
              <m:e>
                <m:r>
                  <m:t>0</m:t>
                </m:r>
              </m:e>
              <m:lim>
                <m:r>
                  <m:rPr>
                    <m:sty m:val="p"/>
                  </m:rPr>
                  <m:t>∼</m:t>
                </m:r>
              </m:lim>
            </m:limLow>
          </m:e>
          <m:sub>
            <m:r>
              <m:t>3</m:t>
            </m:r>
          </m:sub>
        </m:sSub>
      </m:oMath>
      <w:del w:id="8202" w:author="PR Preview" w:date="2026-01-01T00:00:00Z">
        <w:r>
          <w:delText xml:space="preserve"> </w:delText>
        </w:r>
      </w:del>
      <w:del w:id="8203" w:author="PR Preview" w:date="2026-01-01T00:00:00Z">
        <w:r>
          <w:delText xml:space="preserve">exactly when</w:delText>
        </w:r>
      </w:del>
      <w:del w:id="8204" w:author="PR Preview" w:date="2026-01-01T00:00:00Z">
        <w:r>
          <w:delText xml:space="preserve"> </w:delText>
        </w:r>
      </w:del>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del w:id="8205" w:author="PR Preview" w:date="2026-01-01T00:00:00Z">
        <w:r>
          <w:delText xml:space="preserve">,</w:delText>
        </w:r>
      </w:del>
      <w:del w:id="8206" w:author="PR Preview" w:date="2026-01-01T00:00:00Z">
        <w:r>
          <w:delText xml:space="preserve"> </w:delText>
        </w:r>
      </w:del>
      <w:del w:id="8207" w:author="PR Preview" w:date="2026-01-01T00:00:00Z">
        <w:r>
          <w:delText xml:space="preserve">the same condition as for</w:delText>
        </w:r>
      </w:del>
      <w:del w:id="8208" w:author="PR Preview" w:date="2026-01-01T00:00:00Z">
        <w:r>
          <w:delText xml:space="preserve"> </w:delText>
        </w:r>
      </w:del>
      <m:oMath>
        <m:r>
          <m:rPr>
            <m:scr m:val="script"/>
            <m:sty m:val="p"/>
          </m:rPr>
          <m:t>N</m:t>
        </m:r>
        <m:r>
          <m:rPr>
            <m:sty m:val="p"/>
          </m:rPr>
          <m:t>(</m:t>
        </m:r>
        <m:r>
          <m:rPr>
            <m:sty m:val="bi"/>
          </m:rPr>
          <m:t>A</m:t>
        </m:r>
        <m:r>
          <m:rPr>
            <m:sty m:val="p"/>
          </m:rPr>
          <m:t>)</m:t>
        </m:r>
      </m:oMath>
      <w:del w:id="8209" w:author="PR Preview" w:date="2026-01-01T00:00:00Z">
        <w:r>
          <w:delText xml:space="preserve"> </w:delText>
        </w:r>
      </w:del>
      <w:del w:id="8210" w:author="PR Preview" w:date="2026-01-01T00:00:00Z">
        <w:r>
          <w:delText xml:space="preserve">in</w:delText>
        </w:r>
      </w:del>
      <w:del w:id="8211" w:author="PR Preview" w:date="2026-01-01T00:00:00Z">
        <w:r>
          <w:delText xml:space="preserve"> </w:delText>
        </w:r>
      </w:del>
      <w:hyperlink w:anchor="exm-null-space">
        <w:del w:id="8212" w:author="PR Preview" w:date="2026-01-01T00:00:00Z">
          <w:r>
            <w:rPr>
              <w:rStyle w:val="Hyperlink"/>
            </w:rPr>
            <w:delText xml:space="preserve">Example 58</w:delText>
          </w:r>
        </w:del>
      </w:hyperlink>
      <w:del w:id="8213" w:author="PR Preview" w:date="2026-01-01T00:00:00Z">
        <w:r>
          <w:delText xml:space="preserve">.</w:delText>
        </w:r>
      </w:del>
    </w:p>
    <w:p>
      <w:pPr>
        <w:pStyle w:val="FirstParagraph"/>
      </w:pPr>
      <w:ins w:id="8214" w:author="PR Preview" w:date="2026-01-01T00:00:00Z">
        <w:r>
          <w:t xml:space="preserve">Every row is a multiple of</w:t>
        </w:r>
      </w:ins>
      <w:ins w:id="8215"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8216" w:author="PR Preview" w:date="2026-01-01T00:00:00Z">
        <w:r>
          <w:t xml:space="preserve">,</w:t>
        </w:r>
      </w:ins>
      <w:ins w:id="8217" w:author="PR Preview" w:date="2026-01-01T00:00:00Z">
        <w:r>
          <w:t xml:space="preserve"> </w:t>
        </w:r>
      </w:ins>
      <w:ins w:id="8218" w:author="PR Preview" w:date="2026-01-01T00:00:00Z">
        <w:r>
          <w:t xml:space="preserve">so</w:t>
        </w:r>
      </w:ins>
      <w:ins w:id="8219" w:author="PR Preview" w:date="2026-01-01T00:00:00Z">
        <w:r>
          <w:t xml:space="preserve"> </w:t>
        </w:r>
      </w:ins>
      <w:ins w:id="8220" w:author="PR Preview" w:date="2026-01-01T00:00:00Z">
        <w:r>
          <w:t xml:space="preserve">${\mathbf{A}}^{\top} \mathbf{A} \mathord{\smash[b]{\underset{\raise.3ex\hbox{$\scriptstyle\sim$}}{x}}\vphantom{x}} = \mathord{\smash[b]{\underset{\raise.3ex\hbox{$\scriptstyle\sim$}}{0}}\vphantom{0}}_3$</w:t>
        </w:r>
      </w:ins>
      <w:ins w:id="8221" w:author="PR Preview" w:date="2026-01-01T00:00:00Z">
        <w:r>
          <w:t xml:space="preserve"> </w:t>
        </w:r>
      </w:ins>
      <w:ins w:id="8222" w:author="PR Preview" w:date="2026-01-01T00:00:00Z">
        <w:r>
          <w:t xml:space="preserve">exactly when</w:t>
        </w:r>
      </w:ins>
      <w:ins w:id="8223" w:author="PR Preview" w:date="2026-01-01T00:00:00Z">
        <w:r>
          <w:t xml:space="preserve"> </w:t>
        </w:r>
      </w:ins>
      <m:oMath>
        <m:sSub>
          <m:e>
            <m:r>
              <m:t>x</m:t>
            </m:r>
          </m:e>
          <m:sub>
            <m:r>
              <m:t>1</m:t>
            </m:r>
          </m:sub>
        </m:sSub>
        <m:r>
          <m:rPr>
            <m:sty m:val="p"/>
          </m:rPr>
          <m:t>−</m:t>
        </m:r>
        <m:r>
          <m:t>2</m:t>
        </m:r>
        <m:sSub>
          <m:e>
            <m:r>
              <m:t>x</m:t>
            </m:r>
          </m:e>
          <m:sub>
            <m:r>
              <m:t>2</m:t>
            </m:r>
          </m:sub>
        </m:sSub>
        <m:r>
          <m:rPr>
            <m:sty m:val="p"/>
          </m:rPr>
          <m:t>−</m:t>
        </m:r>
        <m:r>
          <m:t>2</m:t>
        </m:r>
        <m:sSub>
          <m:e>
            <m:r>
              <m:t>x</m:t>
            </m:r>
          </m:e>
          <m:sub>
            <m:r>
              <m:t>3</m:t>
            </m:r>
          </m:sub>
        </m:sSub>
        <m:r>
          <m:rPr>
            <m:sty m:val="p"/>
          </m:rPr>
          <m:t>=</m:t>
        </m:r>
        <m:r>
          <m:t>0</m:t>
        </m:r>
      </m:oMath>
      <w:ins w:id="8224" w:author="PR Preview" w:date="2026-01-01T00:00:00Z">
        <w:r>
          <w:t xml:space="preserve">,</w:t>
        </w:r>
      </w:ins>
      <w:ins w:id="8225" w:author="PR Preview" w:date="2026-01-01T00:00:00Z">
        <w:r>
          <w:t xml:space="preserve"> </w:t>
        </w:r>
      </w:ins>
      <w:ins w:id="8226" w:author="PR Preview" w:date="2026-01-01T00:00:00Z">
        <w:r>
          <w:t xml:space="preserve">the same condition as for</w:t>
        </w:r>
      </w:ins>
      <w:ins w:id="8227" w:author="PR Preview" w:date="2026-01-01T00:00:00Z">
        <w:r>
          <w:t xml:space="preserve"> </w:t>
        </w:r>
      </w:ins>
      <m:oMath>
        <m:r>
          <m:rPr>
            <m:scr m:val="script"/>
            <m:sty m:val="p"/>
          </m:rPr>
          <m:t>N</m:t>
        </m:r>
        <m:r>
          <m:rPr>
            <m:sty m:val="p"/>
          </m:rPr>
          <m:t>(</m:t>
        </m:r>
        <m:r>
          <m:rPr>
            <m:sty m:val="bi"/>
          </m:rPr>
          <m:t>A</m:t>
        </m:r>
        <m:r>
          <m:rPr>
            <m:sty m:val="p"/>
          </m:rPr>
          <m:t>)</m:t>
        </m:r>
      </m:oMath>
      <w:ins w:id="8228" w:author="PR Preview" w:date="2026-01-01T00:00:00Z">
        <w:r>
          <w:t xml:space="preserve"> </w:t>
        </w:r>
      </w:ins>
      <w:ins w:id="8229" w:author="PR Preview" w:date="2026-01-01T00:00:00Z">
        <w:r>
          <w:t xml:space="preserve">in</w:t>
        </w:r>
      </w:ins>
      <w:ins w:id="8230" w:author="PR Preview" w:date="2026-01-01T00:00:00Z">
        <w:r>
          <w:t xml:space="preserve"> </w:t>
        </w:r>
      </w:ins>
      <w:hyperlink w:anchor="exm-null-space">
        <w:ins w:id="8231" w:author="PR Preview" w:date="2026-01-01T00:00:00Z">
          <w:r>
            <w:rPr>
              <w:rStyle w:val="Hyperlink"/>
            </w:rPr>
            <w:t xml:space="preserve">Example 58</w:t>
          </w:r>
        </w:ins>
      </w:hyperlink>
      <w:ins w:id="8232" w:author="PR Preview" w:date="2026-01-01T00:00:00Z">
        <w:r>
          <w:t xml:space="preserve">.</w:t>
        </w:r>
      </w:ins>
    </w:p>
    <w:bookmarkEnd w:id="259"/>
    <w:bookmarkEnd w:id="260"/>
    <w:bookmarkStart w:id="299" w:name="sec-rank-nullity"/>
    <w:p>
      <w:pPr>
        <w:pStyle w:val="Heading2"/>
      </w:pPr>
      <w:r>
        <w:t xml:space="preserve">6 Rank-nullity and rank factorization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61" name="Picture"/>
                  <a:graphic>
                    <a:graphicData uri="http://schemas.openxmlformats.org/drawingml/2006/picture">
                      <pic:pic>
                        <pic:nvPicPr>
                          <pic:cNvPr descr="/opt/quarto/share/formats/docx/note.png" id="262"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(2024f)</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p>
          <w:p/>
        </w:tc>
      </w:tr>
    </w:tbl>
    <w:bookmarkStart w:id="263" w:name="thm-rank-dim"/>
    <w:p>
      <w:pPr>
        <w:pStyle w:val="BodyText"/>
      </w:pPr>
      <w:r>
        <w:rPr>
          <w:b/>
          <w:bCs/>
        </w:rPr>
        <w:t xml:space="preserve">Theorem 38 (The rank is the dimension of the column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oMath>
      </m:oMathPara>
    </w:p>
    <w:bookmarkEnd w:id="263"/>
    <w:p>
      <w:pPr>
        <w:pStyle w:val="FirstParagraph"/>
      </w:pPr>
      <w:r>
        <w:rPr>
          <w:i/>
          <w:iCs/>
        </w:rPr>
        <w:t xml:space="preserve">Proof</w:t>
      </w:r>
      <w:r>
        <w:t xml:space="preserve">. </w:t>
      </w:r>
      <w:r>
        <w:t xml:space="preserve">Let</w:t>
      </w:r>
      <w:r>
        <w:t xml:space="preserve"> </w:t>
      </w:r>
      <m:oMath>
        <m:r>
          <m:t>r</m:t>
        </m:r>
        <m:r>
          <m:rPr>
            <m:sty m:val="p"/>
          </m:rPr>
          <m:t>=</m:t>
        </m:r>
        <m:r>
          <m:rPr>
            <m:sty m:val="p"/>
          </m:rPr>
          <m:t>rank</m:t>
        </m:r>
        <m:r>
          <m:rPr>
            <m:sty m:val="p"/>
          </m:rPr>
          <m:t>(</m:t>
        </m:r>
        <m:r>
          <m:rPr>
            <m:sty m:val="bi"/>
          </m:rPr>
          <m:t>A</m:t>
        </m:r>
        <m:r>
          <m:rPr>
            <m:sty m:val="p"/>
          </m:rPr>
          <m:t>)</m:t>
        </m:r>
      </m:oMath>
      <w:r>
        <w:t xml:space="preserve"> </w:t>
      </w:r>
      <w:r>
        <w:t xml:space="preserve">(</w:t>
      </w:r>
      <w:hyperlink w:anchor="def-rank">
        <w:r>
          <w:rPr>
            <w:rStyle w:val="Hyperlink"/>
          </w:rPr>
          <w:t xml:space="preserve">Definition 44</w:t>
        </w:r>
      </w:hyperlink>
      <w:r>
        <w:t xml:space="preserve">),</w:t>
      </w:r>
      <w:r>
        <w:t xml:space="preserve"> </w:t>
      </w:r>
      <w:r>
        <w:t xml:space="preserve">and choose</w:t>
      </w:r>
      <w:r>
        <w:t xml:space="preserve"> </w:t>
      </w:r>
      <m:oMath>
        <m:r>
          <m:t>r</m:t>
        </m:r>
      </m:oMath>
      <w:r>
        <w:t xml:space="preserve"> </w:t>
      </w:r>
      <w:r>
        <w:t xml:space="preserve">linearly independent columns of</w:t>
      </w:r>
      <w:r>
        <w:t xml:space="preserve"> </w:t>
      </w:r>
      <m:oMath>
        <m:r>
          <m:rPr>
            <m:sty m:val="bi"/>
          </m:rPr>
          <m:t>A</m:t>
        </m:r>
      </m:oMath>
      <w:r>
        <w:t xml:space="preserve">;</w:t>
      </w:r>
      <w:r>
        <w:t xml:space="preserve"> </w:t>
      </w:r>
      <w:r>
        <w:t xml:space="preserve">by</w:t>
      </w:r>
      <w:r>
        <w:t xml:space="preserve"> </w:t>
      </w:r>
      <w:hyperlink w:anchor="def-rank">
        <w:r>
          <w:rPr>
            <w:rStyle w:val="Hyperlink"/>
          </w:rPr>
          <w:t xml:space="preserve">Definition 44</w:t>
        </w:r>
      </w:hyperlink>
      <w:r>
        <w:t xml:space="preserve">, no larger set of columns is linearly independent.</w:t>
      </w:r>
      <w:r>
        <w:t xml:space="preserve"> </w:t>
      </w:r>
      <w:r>
        <w:t xml:space="preserve">We show the chosen columns are a basis of</w:t>
      </w:r>
      <w:r>
        <w:t xml:space="preserve"> </w:t>
      </w:r>
      <m:oMath>
        <m:r>
          <m:rPr>
            <m:scr m:val="script"/>
            <m:sty m:val="p"/>
          </m:rPr>
          <m:t>C</m:t>
        </m:r>
        <m:r>
          <m:rPr>
            <m:sty m:val="p"/>
          </m:rPr>
          <m:t>(</m:t>
        </m:r>
        <m:r>
          <m:rPr>
            <m:sty m:val="bi"/>
          </m:rPr>
          <m:t>A</m:t>
        </m:r>
        <m:r>
          <m:rPr>
            <m:sty m:val="p"/>
          </m:rPr>
          <m:t>)</m:t>
        </m:r>
      </m:oMath>
      <w:r>
        <w:t xml:space="preserve"> </w:t>
      </w:r>
      <w:r>
        <w:t xml:space="preserve">(</w:t>
      </w:r>
      <w:hyperlink w:anchor="def-basis">
        <w:r>
          <w:rPr>
            <w:rStyle w:val="Hyperlink"/>
          </w:rPr>
          <w:t xml:space="preserve">Definition 48</w:t>
        </w:r>
      </w:hyperlink>
      <w:r>
        <w:t xml:space="preserve">).</w:t>
      </w:r>
    </w:p>
    <w:p>
      <w:pPr>
        <w:pStyle w:val="BodyText"/>
      </w:pPr>
      <w:del w:id="8233" w:author="PR Preview" w:date="2026-01-01T00:00:00Z">
        <w:r>
          <w:rPr>
            <w:b/>
            <w:bCs/>
          </w:rPr>
          <w:delText xml:space="preserve">Every column is in the span of the chosen columns.</w:delText>
        </w:r>
      </w:del>
      <w:del w:id="8234" w:author="PR Preview" w:date="2026-01-01T00:00:00Z">
        <w:r>
          <w:delText xml:space="preserve"> </w:delText>
        </w:r>
      </w:del>
      <w:del w:id="8235" w:author="PR Preview" w:date="2026-01-01T00:00:00Z">
        <w:r>
          <w:delText xml:space="preserve">A chosen column is in that span trivially.</w:delText>
        </w:r>
      </w:del>
      <w:del w:id="8236" w:author="PR Preview" w:date="2026-01-01T00:00:00Z">
        <w:r>
          <w:delText xml:space="preserve"> </w:delText>
        </w:r>
      </w:del>
      <w:del w:id="8237" w:author="PR Preview" w:date="2026-01-01T00:00:00Z">
        <w:r>
          <w:delText xml:space="preserve">If some unchosen column</w:delText>
        </w:r>
      </w:del>
      <w:del w:id="8238" w:author="PR Preview" w:date="2026-01-01T00:00:00Z">
        <w:r>
          <w:delText xml:space="preserve"> </w:delText>
        </w:r>
      </w:del>
      <m:oMath>
        <m:sSub>
          <m:e>
            <m:limLow>
              <m:e>
                <m:r>
                  <m:t>a</m:t>
                </m:r>
              </m:e>
              <m:lim>
                <m:r>
                  <m:rPr>
                    <m:sty m:val="p"/>
                  </m:rPr>
                  <m:t>∼</m:t>
                </m:r>
              </m:lim>
            </m:limLow>
          </m:e>
          <m:sub>
            <m:r>
              <m:t>j</m:t>
            </m:r>
          </m:sub>
        </m:sSub>
      </m:oMath>
      <w:del w:id="8239" w:author="PR Preview" w:date="2026-01-01T00:00:00Z">
        <w:r>
          <w:delText xml:space="preserve"> </w:delText>
        </w:r>
      </w:del>
      <w:del w:id="8240" w:author="PR Preview" w:date="2026-01-01T00:00:00Z">
        <w:r>
          <w:delText xml:space="preserve">were not in the span,</w:delText>
        </w:r>
      </w:del>
      <w:del w:id="8241" w:author="PR Preview" w:date="2026-01-01T00:00:00Z">
        <w:r>
          <w:delText xml:space="preserve"> </w:delText>
        </w:r>
      </w:del>
      <w:del w:id="8242" w:author="PR Preview" w:date="2026-01-01T00:00:00Z">
        <w:r>
          <w:delText xml:space="preserve">then adding it to the chosen columns would give</w:delText>
        </w:r>
      </w:del>
      <w:del w:id="8243" w:author="PR Preview" w:date="2026-01-01T00:00:00Z">
        <w:r>
          <w:delText xml:space="preserve"> </w:delText>
        </w:r>
      </w:del>
      <m:oMath>
        <m:r>
          <m:t>r</m:t>
        </m:r>
        <m:r>
          <m:rPr>
            <m:sty m:val="p"/>
          </m:rPr>
          <m:t>+</m:t>
        </m:r>
        <m:r>
          <m:t>1</m:t>
        </m:r>
      </m:oMath>
      <w:del w:id="8244" w:author="PR Preview" w:date="2026-01-01T00:00:00Z">
        <w:r>
          <w:delText xml:space="preserve"> </w:delText>
        </w:r>
      </w:del>
      <w:del w:id="8245" w:author="PR Preview" w:date="2026-01-01T00:00:00Z">
        <w:r>
          <w:delText xml:space="preserve">linearly independent columns</w:delText>
        </w:r>
      </w:del>
      <w:del w:id="8246" w:author="PR Preview" w:date="2026-01-01T00:00:00Z">
        <w:r>
          <w:delText xml:space="preserve"> </w:delText>
        </w:r>
      </w:del>
      <w:del w:id="8247" w:author="PR Preview" w:date="2026-01-01T00:00:00Z">
        <w:r>
          <w:delText xml:space="preserve">(</w:delText>
        </w:r>
      </w:del>
      <w:hyperlink w:anchor="thm-add-outside-span">
        <w:del w:id="8248" w:author="PR Preview" w:date="2026-01-01T00:00:00Z">
          <w:r>
            <w:rPr>
              <w:rStyle w:val="Hyperlink"/>
            </w:rPr>
            <w:delText xml:space="preserve">Theorem 28</w:delText>
          </w:r>
        </w:del>
      </w:hyperlink>
      <w:del w:id="8249" w:author="PR Preview" w:date="2026-01-01T00:00:00Z">
        <w:r>
          <w:delText xml:space="preserve">),</w:delText>
        </w:r>
      </w:del>
      <w:del w:id="8250" w:author="PR Preview" w:date="2026-01-01T00:00:00Z">
        <w:r>
          <w:delText xml:space="preserve"> </w:delText>
        </w:r>
      </w:del>
      <w:del w:id="8251" w:author="PR Preview" w:date="2026-01-01T00:00:00Z">
        <w:r>
          <w:delText xml:space="preserve">more than</w:delText>
        </w:r>
      </w:del>
      <w:del w:id="8252" w:author="PR Preview" w:date="2026-01-01T00:00:00Z">
        <w:r>
          <w:delText xml:space="preserve"> </w:delText>
        </w:r>
      </w:del>
      <m:oMath>
        <m:r>
          <m:t>r</m:t>
        </m:r>
      </m:oMath>
      <w:del w:id="8253" w:author="PR Preview" w:date="2026-01-01T00:00:00Z">
        <w:r>
          <w:delText xml:space="preserve">.</w:delText>
        </w:r>
      </w:del>
      <w:del w:id="8254" w:author="PR Preview" w:date="2026-01-01T00:00:00Z">
        <w:r>
          <w:delText xml:space="preserve"> </w:delText>
        </w:r>
      </w:del>
      <w:del w:id="8255" w:author="PR Preview" w:date="2026-01-01T00:00:00Z">
        <w:r>
          <w:delText xml:space="preserve">So every column of</w:delText>
        </w:r>
      </w:del>
      <w:del w:id="8256" w:author="PR Preview" w:date="2026-01-01T00:00:00Z">
        <w:r>
          <w:delText xml:space="preserve"> </w:delText>
        </w:r>
      </w:del>
      <m:oMath>
        <m:r>
          <m:rPr>
            <m:sty m:val="bi"/>
          </m:rPr>
          <m:t>A</m:t>
        </m:r>
      </m:oMath>
      <w:del w:id="8257" w:author="PR Preview" w:date="2026-01-01T00:00:00Z">
        <w:r>
          <w:delText xml:space="preserve"> </w:delText>
        </w:r>
      </w:del>
      <w:del w:id="8258" w:author="PR Preview" w:date="2026-01-01T00:00:00Z">
        <w:r>
          <w:delText xml:space="preserve">is in the span of the chosen columns.</w:delText>
        </w:r>
      </w:del>
    </w:p>
    <w:p>
      <w:pPr>
        <w:pStyle w:val="BodyText"/>
      </w:pPr>
      <w:ins w:id="8259" w:author="PR Preview" w:date="2026-01-01T00:00:00Z">
        <w:r>
          <w:rPr>
            <w:b/>
            <w:bCs/>
          </w:rPr>
          <w:t xml:space="preserve">Every column is in the span of the chosen columns.</w:t>
        </w:r>
      </w:ins>
      <w:ins w:id="8260" w:author="PR Preview" w:date="2026-01-01T00:00:00Z">
        <w:r>
          <w:t xml:space="preserve"> </w:t>
        </w:r>
      </w:ins>
      <w:ins w:id="8261" w:author="PR Preview" w:date="2026-01-01T00:00:00Z">
        <w:r>
          <w:t xml:space="preserve">A chosen column is in that span trivially.</w:t>
        </w:r>
      </w:ins>
      <w:ins w:id="8262" w:author="PR Preview" w:date="2026-01-01T00:00:00Z">
        <w:r>
          <w:t xml:space="preserve"> </w:t>
        </w:r>
      </w:ins>
      <w:ins w:id="8263" w:author="PR Preview" w:date="2026-01-01T00:00:00Z">
        <w:r>
          <w:t xml:space="preserve">If some unchosen column</w:t>
        </w:r>
      </w:ins>
      <w:ins w:id="8264" w:author="PR Preview" w:date="2026-01-01T00:00:00Z">
        <w:r>
          <w:t xml:space="preserve"> </w:t>
        </w:r>
      </w:ins>
      <w:ins w:id="8265" w:author="PR Preview" w:date="2026-01-01T00:00:00Z">
        <w:r>
          <w:t xml:space="preserve">$\mathord{\smash[b]{\underset{\raise.3ex\hbox{$\scriptstyle\sim$}}{a}}\vphantom{a}}_j$</w:t>
        </w:r>
      </w:ins>
      <w:ins w:id="8266" w:author="PR Preview" w:date="2026-01-01T00:00:00Z">
        <w:r>
          <w:t xml:space="preserve"> </w:t>
        </w:r>
      </w:ins>
      <w:ins w:id="8267" w:author="PR Preview" w:date="2026-01-01T00:00:00Z">
        <w:r>
          <w:t xml:space="preserve">were not in the span,</w:t>
        </w:r>
      </w:ins>
      <w:ins w:id="8268" w:author="PR Preview" w:date="2026-01-01T00:00:00Z">
        <w:r>
          <w:t xml:space="preserve"> </w:t>
        </w:r>
      </w:ins>
      <w:ins w:id="8269" w:author="PR Preview" w:date="2026-01-01T00:00:00Z">
        <w:r>
          <w:t xml:space="preserve">then adding it to the chosen columns would give</w:t>
        </w:r>
      </w:ins>
      <w:ins w:id="8270" w:author="PR Preview" w:date="2026-01-01T00:00:00Z">
        <w:r>
          <w:t xml:space="preserve"> </w:t>
        </w:r>
      </w:ins>
      <m:oMath>
        <m:r>
          <m:t>r</m:t>
        </m:r>
        <m:r>
          <m:rPr>
            <m:sty m:val="p"/>
          </m:rPr>
          <m:t>+</m:t>
        </m:r>
        <m:r>
          <m:t>1</m:t>
        </m:r>
      </m:oMath>
      <w:ins w:id="8271" w:author="PR Preview" w:date="2026-01-01T00:00:00Z">
        <w:r>
          <w:t xml:space="preserve"> </w:t>
        </w:r>
      </w:ins>
      <w:ins w:id="8272" w:author="PR Preview" w:date="2026-01-01T00:00:00Z">
        <w:r>
          <w:t xml:space="preserve">linearly independent columns</w:t>
        </w:r>
      </w:ins>
      <w:ins w:id="8273" w:author="PR Preview" w:date="2026-01-01T00:00:00Z">
        <w:r>
          <w:t xml:space="preserve"> </w:t>
        </w:r>
      </w:ins>
      <w:ins w:id="8274" w:author="PR Preview" w:date="2026-01-01T00:00:00Z">
        <w:r>
          <w:t xml:space="preserve">(</w:t>
        </w:r>
      </w:ins>
      <w:hyperlink w:anchor="thm-add-outside-span">
        <w:ins w:id="8275" w:author="PR Preview" w:date="2026-01-01T00:00:00Z">
          <w:r>
            <w:rPr>
              <w:rStyle w:val="Hyperlink"/>
            </w:rPr>
            <w:t xml:space="preserve">Theorem 28</w:t>
          </w:r>
        </w:ins>
      </w:hyperlink>
      <w:ins w:id="8276" w:author="PR Preview" w:date="2026-01-01T00:00:00Z">
        <w:r>
          <w:t xml:space="preserve">),</w:t>
        </w:r>
      </w:ins>
      <w:ins w:id="8277" w:author="PR Preview" w:date="2026-01-01T00:00:00Z">
        <w:r>
          <w:t xml:space="preserve"> </w:t>
        </w:r>
      </w:ins>
      <w:ins w:id="8278" w:author="PR Preview" w:date="2026-01-01T00:00:00Z">
        <w:r>
          <w:t xml:space="preserve">more than</w:t>
        </w:r>
      </w:ins>
      <w:ins w:id="8279" w:author="PR Preview" w:date="2026-01-01T00:00:00Z">
        <w:r>
          <w:t xml:space="preserve"> </w:t>
        </w:r>
      </w:ins>
      <m:oMath>
        <m:r>
          <m:t>r</m:t>
        </m:r>
      </m:oMath>
      <w:ins w:id="8280" w:author="PR Preview" w:date="2026-01-01T00:00:00Z">
        <w:r>
          <w:t xml:space="preserve">.</w:t>
        </w:r>
      </w:ins>
      <w:ins w:id="8281" w:author="PR Preview" w:date="2026-01-01T00:00:00Z">
        <w:r>
          <w:t xml:space="preserve"> </w:t>
        </w:r>
      </w:ins>
      <w:ins w:id="8282" w:author="PR Preview" w:date="2026-01-01T00:00:00Z">
        <w:r>
          <w:t xml:space="preserve">So every column of</w:t>
        </w:r>
      </w:ins>
      <w:ins w:id="8283" w:author="PR Preview" w:date="2026-01-01T00:00:00Z">
        <w:r>
          <w:t xml:space="preserve"> </w:t>
        </w:r>
      </w:ins>
      <m:oMath>
        <m:r>
          <m:rPr>
            <m:sty m:val="bi"/>
          </m:rPr>
          <m:t>A</m:t>
        </m:r>
      </m:oMath>
      <w:ins w:id="8284" w:author="PR Preview" w:date="2026-01-01T00:00:00Z">
        <w:r>
          <w:t xml:space="preserve"> </w:t>
        </w:r>
      </w:ins>
      <w:ins w:id="8285" w:author="PR Preview" w:date="2026-01-01T00:00:00Z">
        <w:r>
          <w:t xml:space="preserve">is in the span of the chosen columns.</w:t>
        </w:r>
      </w:ins>
    </w:p>
    <w:p>
      <w:pPr>
        <w:pStyle w:val="BodyText"/>
      </w:pPr>
      <w:r>
        <w:rPr>
          <w:b/>
          <w:bCs/>
        </w:rPr>
        <w:t xml:space="preserve">The chosen columns span</w:t>
      </w:r>
      <w:r>
        <w:rPr>
          <w:b/>
          <w:bCs/>
        </w:rPr>
        <w:t xml:space="preserve"> </w:t>
      </w:r>
      <m:oMath>
        <m:r>
          <m:rPr>
            <m:scr m:val="script"/>
            <m:sty m:val="p"/>
          </m:rPr>
          <m:t>C</m:t>
        </m:r>
        <m:r>
          <m:rPr>
            <m:sty m:val="p"/>
          </m:rPr>
          <m:t>(</m:t>
        </m:r>
        <m:r>
          <m:rPr>
            <m:sty m:val="bi"/>
          </m:rPr>
          <m:t>A</m:t>
        </m:r>
        <m:r>
          <m:rPr>
            <m:sty m:val="p"/>
          </m:rPr>
          <m:t>)</m:t>
        </m:r>
      </m:oMath>
      <w:r>
        <w:rPr>
          <w:b/>
          <w:bCs/>
        </w:rPr>
        <w:t xml:space="preserve">.</w:t>
      </w:r>
      <w:r>
        <w:t xml:space="preserve"> </w:t>
      </w:r>
      <w:r>
        <w:t xml:space="preserve">The span of the chosen columns is a subspace (</w:t>
      </w:r>
      <w:hyperlink w:anchor="thm-span-subspace">
        <w:r>
          <w:rPr>
            <w:rStyle w:val="Hyperlink"/>
          </w:rPr>
          <w:t xml:space="preserve">Theorem 22</w:t>
        </w:r>
      </w:hyperlink>
      <w:r>
        <w:t xml:space="preserve">),</w:t>
      </w:r>
      <w:r>
        <w:t xml:space="preserve"> </w:t>
      </w:r>
      <w:r>
        <w:t xml:space="preserve">so it is closed under addition and scalar multiplication,</w:t>
      </w:r>
      <w:r>
        <w:t xml:space="preserve"> </w:t>
      </w:r>
      <w:r>
        <w:t xml:space="preserve">and it contains every linear combination of the columns of</w:t>
      </w:r>
      <w:r>
        <w:t xml:space="preserve"> </w:t>
      </w:r>
      <m:oMath>
        <m:r>
          <m:rPr>
            <m:sty m:val="bi"/>
          </m:rPr>
          <m:t>A</m:t>
        </m:r>
      </m:oMath>
      <w:r>
        <w:t xml:space="preserve">.</w:t>
      </w:r>
      <w:r>
        <w:t xml:space="preserve"> </w:t>
      </w:r>
      <w:r>
        <w:t xml:space="preserve">By</w:t>
      </w:r>
      <w:r>
        <w:t xml:space="preserve"> </w:t>
      </w:r>
      <w:hyperlink w:anchor="thm-column-space-span">
        <w:r>
          <w:rPr>
            <w:rStyle w:val="Hyperlink"/>
          </w:rPr>
          <w:t xml:space="preserve">Theorem 32</w:t>
        </w:r>
      </w:hyperlink>
      <w:r>
        <w:t xml:space="preserve">,</w:t>
      </w:r>
      <w:r>
        <w:t xml:space="preserve"> </w:t>
      </w:r>
      <w:r>
        <w:t xml:space="preserve">those combinations make up</w:t>
      </w:r>
      <w:r>
        <w:t xml:space="preserve"> </w:t>
      </w:r>
      <m:oMath>
        <m:r>
          <m:rPr>
            <m:scr m:val="script"/>
            <m:sty m:val="p"/>
          </m:rPr>
          <m:t>C</m:t>
        </m:r>
        <m:r>
          <m:rPr>
            <m:sty m:val="p"/>
          </m:rPr>
          <m:t>(</m:t>
        </m:r>
        <m:r>
          <m:rPr>
            <m:sty m:val="bi"/>
          </m:rPr>
          <m:t>A</m:t>
        </m:r>
        <m:r>
          <m:rPr>
            <m:sty m:val="p"/>
          </m:rPr>
          <m:t>)</m:t>
        </m:r>
      </m:oMath>
      <w:r>
        <w:t xml:space="preserve">,</w:t>
      </w:r>
      <w:r>
        <w:t xml:space="preserve"> </w:t>
      </w:r>
      <w:r>
        <w:t xml:space="preserve">so</w:t>
      </w:r>
      <w:r>
        <w:t xml:space="preserve"> </w:t>
      </w:r>
      <m:oMath>
        <m:r>
          <m:rPr>
            <m:scr m:val="script"/>
            <m:sty m:val="p"/>
          </m:rPr>
          <m:t>C</m:t>
        </m:r>
        <m:r>
          <m:rPr>
            <m:sty m:val="p"/>
          </m:rPr>
          <m:t>(</m:t>
        </m:r>
        <m:r>
          <m:rPr>
            <m:sty m:val="bi"/>
          </m:rPr>
          <m:t>A</m:t>
        </m:r>
        <m:r>
          <m:rPr>
            <m:sty m:val="p"/>
          </m:rPr>
          <m:t>)</m:t>
        </m:r>
      </m:oMath>
      <w:r>
        <w:t xml:space="preserve"> </w:t>
      </w:r>
      <w:r>
        <w:t xml:space="preserve">is contained in the span of the chosen columns.</w:t>
      </w:r>
      <w:r>
        <w:t xml:space="preserve"> </w:t>
      </w:r>
      <w:r>
        <w:t xml:space="preserve">The chosen columns are themselves columns of</w:t>
      </w:r>
      <w:r>
        <w:t xml:space="preserve"> </w:t>
      </w:r>
      <m:oMath>
        <m:r>
          <m:rPr>
            <m:sty m:val="bi"/>
          </m:rPr>
          <m:t>A</m:t>
        </m:r>
      </m:oMath>
      <w:r>
        <w:t xml:space="preserve">,</w:t>
      </w:r>
      <w:r>
        <w:t xml:space="preserve"> </w:t>
      </w:r>
      <w:r>
        <w:t xml:space="preserve">so their span is contained in</w:t>
      </w:r>
      <w:r>
        <w:t xml:space="preserve"> </w:t>
      </w:r>
      <m:oMath>
        <m:r>
          <m:rPr>
            <m:scr m:val="script"/>
            <m:sty m:val="p"/>
          </m:rPr>
          <m:t>C</m:t>
        </m:r>
        <m:r>
          <m:rPr>
            <m:sty m:val="p"/>
          </m:rPr>
          <m:t>(</m:t>
        </m:r>
        <m:r>
          <m:rPr>
            <m:sty m:val="bi"/>
          </m:rPr>
          <m:t>A</m:t>
        </m:r>
        <m:r>
          <m:rPr>
            <m:sty m:val="p"/>
          </m:rPr>
          <m:t>)</m:t>
        </m:r>
      </m:oMath>
      <w:r>
        <w:t xml:space="preserve">,</w:t>
      </w:r>
      <w:r>
        <w:t xml:space="preserve"> </w:t>
      </w:r>
      <w:r>
        <w:t xml:space="preserve">and the two sets are equal.</w:t>
      </w:r>
    </w:p>
    <w:p>
      <w:pPr>
        <w:pStyle w:val="BodyText"/>
      </w:pPr>
      <w:del w:id="8286" w:author="PR Preview" w:date="2026-01-01T00:00:00Z">
        <w:r>
          <w:delText xml:space="preserve">The chosen columns are linearly independent and span</w:delText>
        </w:r>
      </w:del>
      <w:del w:id="8287" w:author="PR Preview" w:date="2026-01-01T00:00:00Z">
        <w:r>
          <w:delText xml:space="preserve"> </w:delText>
        </w:r>
      </w:del>
      <m:oMath>
        <m:r>
          <m:rPr>
            <m:scr m:val="script"/>
            <m:sty m:val="p"/>
          </m:rPr>
          <m:t>C</m:t>
        </m:r>
        <m:r>
          <m:rPr>
            <m:sty m:val="p"/>
          </m:rPr>
          <m:t>(</m:t>
        </m:r>
        <m:r>
          <m:rPr>
            <m:sty m:val="bi"/>
          </m:rPr>
          <m:t>A</m:t>
        </m:r>
        <m:r>
          <m:rPr>
            <m:sty m:val="p"/>
          </m:rPr>
          <m:t>)</m:t>
        </m:r>
      </m:oMath>
      <w:del w:id="8288" w:author="PR Preview" w:date="2026-01-01T00:00:00Z">
        <w:r>
          <w:delText xml:space="preserve">,</w:delText>
        </w:r>
      </w:del>
      <w:del w:id="8289" w:author="PR Preview" w:date="2026-01-01T00:00:00Z">
        <w:r>
          <w:delText xml:space="preserve"> </w:delText>
        </w:r>
      </w:del>
      <w:del w:id="8290" w:author="PR Preview" w:date="2026-01-01T00:00:00Z">
        <w:r>
          <w:delText xml:space="preserve">so they are a basis of it,</w:delText>
        </w:r>
      </w:del>
      <w:del w:id="8291" w:author="PR Preview" w:date="2026-01-01T00:00:00Z">
        <w:r>
          <w:delText xml:space="preserve"> </w:delText>
        </w:r>
      </w:del>
      <w:del w:id="8292" w:author="PR Preview" w:date="2026-01-01T00:00:00Z">
        <w:r>
          <w:delText xml:space="preserve">and</w:delText>
        </w:r>
      </w:del>
      <w:del w:id="8293" w:author="PR Preview" w:date="2026-01-01T00:00:00Z">
        <w:r>
          <w:delText xml:space="preserve"> </w:delText>
        </w:r>
      </w:del>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del w:id="8294" w:author="PR Preview" w:date="2026-01-01T00:00:00Z">
        <w:r>
          <w:delText xml:space="preserve"> </w:delText>
        </w:r>
      </w:del>
      <w:del w:id="8295" w:author="PR Preview" w:date="2026-01-01T00:00:00Z">
        <w:r>
          <w:delText xml:space="preserve">(</w:delText>
        </w:r>
      </w:del>
      <w:hyperlink w:anchor="def-dimension">
        <w:del w:id="8296" w:author="PR Preview" w:date="2026-01-01T00:00:00Z">
          <w:r>
            <w:rPr>
              <w:rStyle w:val="Hyperlink"/>
            </w:rPr>
            <w:delText xml:space="preserve">Definition 51</w:delText>
          </w:r>
        </w:del>
      </w:hyperlink>
      <w:del w:id="8297" w:author="PR Preview" w:date="2026-01-01T00:00:00Z">
        <w:r>
          <w:delText xml:space="preserve">).</w:delText>
        </w:r>
      </w:del>
      <w:del w:id="8298" w:author="PR Preview" w:date="2026-01-01T00:00:00Z">
        <w:r>
          <w:delText xml:space="preserve"> </w:delText>
        </w:r>
      </w:del>
      <w:del w:id="8299" w:author="PR Preview" w:date="2026-01-01T00:00:00Z">
        <w:r>
          <w:delText xml:space="preserve">If</w:delText>
        </w:r>
      </w:del>
      <w:del w:id="8300" w:author="PR Preview" w:date="2026-01-01T00:00:00Z">
        <w:r>
          <w:delText xml:space="preserve"> </w:delText>
        </w:r>
      </w:del>
      <m:oMath>
        <m:r>
          <m:t>r</m:t>
        </m:r>
        <m:r>
          <m:rPr>
            <m:sty m:val="p"/>
          </m:rPr>
          <m:t>=</m:t>
        </m:r>
        <m:r>
          <m:t>0</m:t>
        </m:r>
      </m:oMath>
      <w:del w:id="8301" w:author="PR Preview" w:date="2026-01-01T00:00:00Z">
        <w:r>
          <w:delText xml:space="preserve">, every column is</w:delText>
        </w:r>
      </w:del>
      <w:del w:id="8302" w:author="PR Preview" w:date="2026-01-01T00:00:00Z">
        <w:r>
          <w:delText xml:space="preserve"> </w:delText>
        </w:r>
      </w:del>
      <m:oMath>
        <m:sSub>
          <m:e>
            <m:limLow>
              <m:e>
                <m:r>
                  <m:t>0</m:t>
                </m:r>
              </m:e>
              <m:lim>
                <m:r>
                  <m:rPr>
                    <m:sty m:val="p"/>
                  </m:rPr>
                  <m:t>∼</m:t>
                </m:r>
              </m:lim>
            </m:limLow>
          </m:e>
          <m:sub>
            <m:r>
              <m:t>m</m:t>
            </m:r>
          </m:sub>
        </m:sSub>
      </m:oMath>
      <w:del w:id="8303" w:author="PR Preview" w:date="2026-01-01T00:00:00Z">
        <w:r>
          <w:delText xml:space="preserve">,</w:delText>
        </w:r>
      </w:del>
      <w:del w:id="8304" w:author="PR Preview" w:date="2026-01-01T00:00:00Z">
        <w:r>
          <w:delText xml:space="preserve"> </w:delText>
        </w:r>
      </w:del>
      <m:oMath>
        <m:r>
          <m:rPr>
            <m:scr m:val="script"/>
            <m:sty m:val="p"/>
          </m:rPr>
          <m:t>C</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m</m:t>
                </m:r>
              </m:sub>
            </m:sSub>
          </m:e>
        </m:d>
        <m:r>
          <m:t>​</m:t>
        </m:r>
      </m:oMath>
      <w:del w:id="8305" w:author="PR Preview" w:date="2026-01-01T00:00:00Z">
        <w:r>
          <w:delText xml:space="preserve">, and both sides are</w:delText>
        </w:r>
      </w:del>
      <w:del w:id="8306" w:author="PR Preview" w:date="2026-01-01T00:00:00Z">
        <w:r>
          <w:delText xml:space="preserve"> </w:delText>
        </w:r>
      </w:del>
      <m:oMath>
        <m:r>
          <m:t>0</m:t>
        </m:r>
      </m:oMath>
      <w:del w:id="8307" w:author="PR Preview" w:date="2026-01-01T00:00:00Z">
        <w:r>
          <w:delText xml:space="preserve">.</w:delText>
        </w:r>
      </w:del>
    </w:p>
    <w:p>
      <w:pPr>
        <w:pStyle w:val="BodyText"/>
      </w:pPr>
      <w:ins w:id="8308" w:author="PR Preview" w:date="2026-01-01T00:00:00Z">
        <w:r>
          <w:t xml:space="preserve">The chosen columns are linearly independent and span</w:t>
        </w:r>
      </w:ins>
      <w:ins w:id="8309" w:author="PR Preview" w:date="2026-01-01T00:00:00Z">
        <w:r>
          <w:t xml:space="preserve"> </w:t>
        </w:r>
      </w:ins>
      <m:oMath>
        <m:r>
          <m:rPr>
            <m:scr m:val="script"/>
            <m:sty m:val="p"/>
          </m:rPr>
          <m:t>C</m:t>
        </m:r>
        <m:r>
          <m:rPr>
            <m:sty m:val="p"/>
          </m:rPr>
          <m:t>(</m:t>
        </m:r>
        <m:r>
          <m:rPr>
            <m:sty m:val="bi"/>
          </m:rPr>
          <m:t>A</m:t>
        </m:r>
        <m:r>
          <m:rPr>
            <m:sty m:val="p"/>
          </m:rPr>
          <m:t>)</m:t>
        </m:r>
      </m:oMath>
      <w:ins w:id="8310" w:author="PR Preview" w:date="2026-01-01T00:00:00Z">
        <w:r>
          <w:t xml:space="preserve">,</w:t>
        </w:r>
      </w:ins>
      <w:ins w:id="8311" w:author="PR Preview" w:date="2026-01-01T00:00:00Z">
        <w:r>
          <w:t xml:space="preserve"> </w:t>
        </w:r>
      </w:ins>
      <w:ins w:id="8312" w:author="PR Preview" w:date="2026-01-01T00:00:00Z">
        <w:r>
          <w:t xml:space="preserve">so they are a basis of it,</w:t>
        </w:r>
      </w:ins>
      <w:ins w:id="8313" w:author="PR Preview" w:date="2026-01-01T00:00:00Z">
        <w:r>
          <w:t xml:space="preserve"> </w:t>
        </w:r>
      </w:ins>
      <w:ins w:id="8314" w:author="PR Preview" w:date="2026-01-01T00:00:00Z">
        <w:r>
          <w:t xml:space="preserve">and</w:t>
        </w:r>
      </w:ins>
      <w:ins w:id="8315" w:author="PR Preview" w:date="2026-01-01T00:00:00Z">
        <w:r>
          <w:t xml:space="preserve"> </w:t>
        </w:r>
      </w:ins>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ins w:id="8316" w:author="PR Preview" w:date="2026-01-01T00:00:00Z">
        <w:r>
          <w:t xml:space="preserve"> </w:t>
        </w:r>
      </w:ins>
      <w:ins w:id="8317" w:author="PR Preview" w:date="2026-01-01T00:00:00Z">
        <w:r>
          <w:t xml:space="preserve">(</w:t>
        </w:r>
      </w:ins>
      <w:hyperlink w:anchor="def-dimension">
        <w:ins w:id="8318" w:author="PR Preview" w:date="2026-01-01T00:00:00Z">
          <w:r>
            <w:rPr>
              <w:rStyle w:val="Hyperlink"/>
            </w:rPr>
            <w:t xml:space="preserve">Definition 51</w:t>
          </w:r>
        </w:ins>
      </w:hyperlink>
      <w:ins w:id="8319" w:author="PR Preview" w:date="2026-01-01T00:00:00Z">
        <w:r>
          <w:t xml:space="preserve">).</w:t>
        </w:r>
      </w:ins>
      <w:ins w:id="8320" w:author="PR Preview" w:date="2026-01-01T00:00:00Z">
        <w:r>
          <w:t xml:space="preserve"> </w:t>
        </w:r>
      </w:ins>
      <w:ins w:id="8321" w:author="PR Preview" w:date="2026-01-01T00:00:00Z">
        <w:r>
          <w:t xml:space="preserve">If</w:t>
        </w:r>
      </w:ins>
      <w:ins w:id="8322" w:author="PR Preview" w:date="2026-01-01T00:00:00Z">
        <w:r>
          <w:t xml:space="preserve"> </w:t>
        </w:r>
      </w:ins>
      <m:oMath>
        <m:r>
          <m:t>r</m:t>
        </m:r>
        <m:r>
          <m:rPr>
            <m:sty m:val="p"/>
          </m:rPr>
          <m:t>=</m:t>
        </m:r>
        <m:r>
          <m:t>0</m:t>
        </m:r>
      </m:oMath>
      <w:ins w:id="8323" w:author="PR Preview" w:date="2026-01-01T00:00:00Z">
        <w:r>
          <w:t xml:space="preserve">, every column is</w:t>
        </w:r>
      </w:ins>
      <w:ins w:id="8324" w:author="PR Preview" w:date="2026-01-01T00:00:00Z">
        <w:r>
          <w:t xml:space="preserve"> </w:t>
        </w:r>
      </w:ins>
      <w:ins w:id="8325" w:author="PR Preview" w:date="2026-01-01T00:00:00Z">
        <w:r>
          <w:t xml:space="preserve">$\mathord{\smash[b]{\underset{\raise.3ex\hbox{$\scriptstyle\sim$}}{0}}\vphantom{0}}_m$</w:t>
        </w:r>
      </w:ins>
      <w:ins w:id="8326" w:author="PR Preview" w:date="2026-01-01T00:00:00Z">
        <w:r>
          <w:t xml:space="preserve">,</w:t>
        </w:r>
      </w:ins>
      <w:ins w:id="8327" w:author="PR Preview" w:date="2026-01-01T00:00:00Z">
        <w:r>
          <w:t xml:space="preserve"> </w:t>
        </w:r>
      </w:ins>
      <w:ins w:id="8328" w:author="PR Preview" w:date="2026-01-01T00:00:00Z">
        <w:r>
          <w:t xml:space="preserve">$\mathcal{C}(\mathbf{A}) = \mathopen{}\left\{\mathord{\smash[b]{\underset{\raise.3ex\hbox{$\scriptstyle\sim$}}{0}}\vphantom{0}}_m\right\}\mathclose{}$</w:t>
        </w:r>
      </w:ins>
      <w:ins w:id="8329" w:author="PR Preview" w:date="2026-01-01T00:00:00Z">
        <w:r>
          <w:t xml:space="preserve">, and both sides are</w:t>
        </w:r>
      </w:ins>
      <w:ins w:id="8330" w:author="PR Preview" w:date="2026-01-01T00:00:00Z">
        <w:r>
          <w:t xml:space="preserve"> </w:t>
        </w:r>
      </w:ins>
      <m:oMath>
        <m:r>
          <m:t>0</m:t>
        </m:r>
      </m:oMath>
      <w:ins w:id="8331" w:author="PR Preview" w:date="2026-01-01T00:00:00Z">
        <w:r>
          <w:t xml:space="preserve">.</w:t>
        </w:r>
      </w:ins>
    </w:p>
    <w:bookmarkStart w:id="264" w:name="exm-rank-dim"/>
    <w:p>
      <w:pPr>
        <w:pStyle w:val="BodyText"/>
      </w:pPr>
      <w:r>
        <w:rPr>
          <w:b/>
          <w:bCs/>
        </w:rPr>
        <w:t xml:space="preserve">Example 66 (The rank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r>
        <w:t xml:space="preserve">and</w:t>
      </w:r>
      <w:r>
        <w:t xml:space="preserve"> </w:t>
      </w:r>
      <m:oMath>
        <m:r>
          <m:rPr>
            <m:sty m:val="p"/>
          </m:rPr>
          <m:t>(</m:t>
        </m:r>
        <m:r>
          <m:t>1</m:t>
        </m:r>
        <m:r>
          <m:rPr>
            <m:sty m:val="p"/>
          </m:rPr>
          <m:t>,</m:t>
        </m:r>
        <m:r>
          <m:t>3</m:t>
        </m:r>
        <m:r>
          <m:rPr>
            <m:sty m:val="p"/>
          </m:rPr>
          <m:t>)</m:t>
        </m:r>
      </m:oMath>
      <w:r>
        <w:t xml:space="preserve"> </w:t>
      </w:r>
      <w:r>
        <w:t xml:space="preserve">is linearly independent because it is nonzero,</w:t>
      </w:r>
      <w:r>
        <w:t xml:space="preserve"> </w:t>
      </w:r>
      <w:r>
        <w:t xml:space="preserve">so it is a basis and</w:t>
      </w:r>
      <w:r>
        <w:t xml:space="preserve"> </w:t>
      </w:r>
      <m:oMath>
        <m:r>
          <m:rPr>
            <m:scr m:val="script"/>
            <m:sty m:val="p"/>
          </m:rPr>
          <m:t>C</m:t>
        </m:r>
        <m:r>
          <m:rPr>
            <m:sty m:val="p"/>
          </m:rPr>
          <m:t>(</m:t>
        </m:r>
        <m:r>
          <m:rPr>
            <m:sty m:val="bi"/>
          </m:rPr>
          <m:t>A</m:t>
        </m:r>
        <m:r>
          <m:rPr>
            <m:sty m:val="p"/>
          </m:rPr>
          <m:t>)</m:t>
        </m:r>
      </m:oMath>
      <w:r>
        <w:t xml:space="preserve"> </w:t>
      </w:r>
      <w:r>
        <w:t xml:space="preserve">has dimension</w:t>
      </w:r>
      <w:r>
        <w:t xml:space="preserve"> </w:t>
      </w:r>
      <m:oMath>
        <m:r>
          <m:t>1</m:t>
        </m:r>
      </m:oMath>
      <w:r>
        <w:t xml:space="preserve">.</w:t>
      </w:r>
      <w:r>
        <w:t xml:space="preserve"> </w:t>
      </w:r>
      <w:r>
        <w:t xml:space="preserve">So</w:t>
      </w:r>
      <w:r>
        <w:t xml:space="preserve"> </w:t>
      </w:r>
      <m:oMath>
        <m:r>
          <m:rPr>
            <m:sty m:val="p"/>
          </m:rPr>
          <m:t>rank</m:t>
        </m:r>
        <m:r>
          <m:rPr>
            <m:sty m:val="p"/>
          </m:rPr>
          <m:t>(</m:t>
        </m:r>
        <m:r>
          <m:rPr>
            <m:sty m:val="bi"/>
          </m:rPr>
          <m:t>A</m:t>
        </m:r>
        <m:r>
          <m:rPr>
            <m:sty m:val="p"/>
          </m:rPr>
          <m:t>)</m:t>
        </m:r>
        <m:r>
          <m:rPr>
            <m:sty m:val="p"/>
          </m:rPr>
          <m:t>=</m:t>
        </m:r>
        <m:r>
          <m:t>1</m:t>
        </m:r>
      </m:oMath>
      <w:r>
        <w:t xml:space="preserve">, by</w:t>
      </w:r>
      <w:r>
        <w:t xml:space="preserve"> </w:t>
      </w:r>
      <w:hyperlink w:anchor="thm-rank-dim">
        <w:r>
          <w:rPr>
            <w:rStyle w:val="Hyperlink"/>
          </w:rPr>
          <w:t xml:space="preserve">Theorem 38</w:t>
        </w:r>
      </w:hyperlink>
      <w:r>
        <w:t xml:space="preserve">.</w:t>
      </w:r>
      <w:r>
        <w:t xml:space="preserve"> </w:t>
      </w:r>
      <w:r>
        <w:t xml:space="preserve">Directly: the first column</w:t>
      </w:r>
      <w:r>
        <w:t xml:space="preserve"> </w:t>
      </w:r>
      <m:oMath>
        <m:r>
          <m:rPr>
            <m:sty m:val="p"/>
          </m:rPr>
          <m:t>(</m:t>
        </m:r>
        <m:r>
          <m:t>1</m:t>
        </m:r>
        <m:r>
          <m:rPr>
            <m:sty m:val="p"/>
          </m:rPr>
          <m:t>,</m:t>
        </m:r>
        <m:r>
          <m:t>3</m:t>
        </m:r>
        <m:r>
          <m:rPr>
            <m:sty m:val="p"/>
          </m:rPr>
          <m:t>)</m:t>
        </m:r>
      </m:oMath>
      <w:r>
        <w:t xml:space="preserve"> </w:t>
      </w:r>
      <w:r>
        <w:t xml:space="preserve">is linearly independent on its own,</w:t>
      </w:r>
      <w:r>
        <w:t xml:space="preserve"> </w:t>
      </w:r>
      <w:r>
        <w:t xml:space="preserve">and any two columns are dependent,</w:t>
      </w:r>
      <w:r>
        <w:t xml:space="preserve"> </w:t>
      </w:r>
      <w:r>
        <w:t xml:space="preserve">because each column is a multiple of</w:t>
      </w:r>
      <w:r>
        <w:t xml:space="preserve"> </w:t>
      </w:r>
      <m:oMath>
        <m:r>
          <m:rPr>
            <m:sty m:val="p"/>
          </m:rPr>
          <m:t>(</m:t>
        </m:r>
        <m:r>
          <m:t>1</m:t>
        </m:r>
        <m:r>
          <m:rPr>
            <m:sty m:val="p"/>
          </m:rPr>
          <m:t>,</m:t>
        </m:r>
        <m:r>
          <m:t>3</m:t>
        </m:r>
        <m:r>
          <m:rPr>
            <m:sty m:val="p"/>
          </m:rPr>
          <m:t>)</m:t>
        </m:r>
      </m:oMath>
      <w:r>
        <w:t xml:space="preserve">.</w:t>
      </w:r>
    </w:p>
    <w:bookmarkEnd w:id="264"/>
    <w:bookmarkStart w:id="265" w:name="def-nullity"/>
    <w:p>
      <w:pPr>
        <w:pStyle w:val="BodyText"/>
      </w:pPr>
      <w:r>
        <w:rPr>
          <w:b/>
          <w:bCs/>
        </w:rPr>
        <w:t xml:space="preserve">Definition 58 (Nullity)</w:t>
      </w:r>
      <w:r>
        <w:t xml:space="preserve"> </w:t>
      </w:r>
      <w:r>
        <w:t xml:space="preserve">The</w:t>
      </w:r>
      <w:r>
        <w:t xml:space="preserve"> </w:t>
      </w:r>
      <w:r>
        <w:rPr>
          <w:b/>
          <w:bCs/>
        </w:rPr>
        <w:t xml:space="preserve">nullity</w:t>
      </w:r>
      <w:r>
        <w:t xml:space="preserve"> </w:t>
      </w:r>
      <w:r>
        <w:t xml:space="preserve">of a matrix</w:t>
      </w:r>
      <w:r>
        <w:t xml:space="preserve"> </w:t>
      </w:r>
      <m:oMath>
        <m:r>
          <m:rPr>
            <m:sty m:val="bi"/>
          </m:rPr>
          <m:t>A</m:t>
        </m:r>
      </m:oMath>
      <w:r>
        <w:t xml:space="preserve"> </w:t>
      </w:r>
      <w:r>
        <w:t xml:space="preserve">is</w:t>
      </w:r>
      <w:r>
        <w:t xml:space="preserve"> </w:t>
      </w:r>
      <w:r>
        <w:t xml:space="preserve">the dimension of its null space (</w:t>
      </w:r>
      <w:hyperlink w:anchor="def-null-space">
        <w:r>
          <w:rPr>
            <w:rStyle w:val="Hyperlink"/>
          </w:rPr>
          <w:t xml:space="preserve">Definition 54</w:t>
        </w:r>
      </w:hyperlink>
      <w:r>
        <w:t xml:space="preserve">):</w:t>
      </w:r>
    </w:p>
    <w:p>
      <w:pPr>
        <w:pStyle w:val="BodyText"/>
      </w:pPr>
      <m:oMathPara>
        <m:oMathParaPr>
          <m:jc m:val="center"/>
        </m:oMathParaPr>
        <m:oMath>
          <m:r>
            <m:rPr>
              <m:sty m:val="p"/>
            </m:rPr>
            <m:t>nullity</m:t>
          </m:r>
          <m:r>
            <m:rPr>
              <m:sty m:val="p"/>
            </m:rPr>
            <m:t>(</m:t>
          </m:r>
          <m:r>
            <m:rPr>
              <m:sty m:val="bi"/>
            </m:rPr>
            <m:t>A</m:t>
          </m:r>
          <m:r>
            <m:rPr>
              <m:sty m:val="p"/>
            </m:rPr>
            <m:t>)</m:t>
          </m:r>
          <m:limUpp>
            <m:e>
              <m:r>
                <m:rPr>
                  <m:sty m:val="p"/>
                </m:rPr>
                <m:t>=</m:t>
              </m:r>
            </m:e>
            <m:lim>
              <m:r>
                <m:rPr>
                  <m:nor/>
                  <m:sty m:val="p"/>
                </m:rPr>
                <m:t>def</m:t>
              </m:r>
            </m:lim>
          </m:limUpp>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oMath>
      </m:oMathPara>
    </w:p>
    <w:bookmarkEnd w:id="265"/>
    <w:bookmarkStart w:id="266" w:name="exm-nullity"/>
    <w:p>
      <w:pPr>
        <w:pStyle w:val="FirstParagraph"/>
      </w:pPr>
      <w:del w:id="8332" w:author="PR Preview" w:date="2026-01-01T00:00:00Z">
        <w:r>
          <w:rPr>
            <w:b/>
            <w:bCs/>
          </w:rPr>
          <w:delText xml:space="preserve">Example 67 (The nullity of the matrix in</w:delText>
        </w:r>
      </w:del>
      <w:del w:id="8333" w:author="PR Preview" w:date="2026-01-01T00:00:00Z">
        <w:r>
          <w:rPr>
            <w:b/>
            <w:bCs/>
          </w:rPr>
          <w:delText xml:space="preserve"> </w:delText>
        </w:r>
      </w:del>
      <w:hyperlink w:anchor="exm-column-space">
        <w:del w:id="8334" w:author="PR Preview" w:date="2026-01-01T00:00:00Z">
          <w:r>
            <w:rPr>
              <w:rStyle w:val="Hyperlink"/>
              <w:b/>
              <w:bCs/>
            </w:rPr>
            <w:delText xml:space="preserve">Example 56</w:delText>
          </w:r>
        </w:del>
      </w:hyperlink>
      <w:del w:id="8335" w:author="PR Preview" w:date="2026-01-01T00:00:00Z">
        <w:r>
          <w:rPr>
            <w:b/>
            <w:bCs/>
          </w:rPr>
          <w:delText xml:space="preserve">)</w:delText>
        </w:r>
      </w:del>
      <w:del w:id="8336" w:author="PR Preview" w:date="2026-01-01T00:00:00Z">
        <w:r>
          <w:delText xml:space="preserve"> </w:delText>
        </w:r>
      </w:del>
      <w:del w:id="8337" w:author="PR Preview" w:date="2026-01-01T00:00:00Z">
        <w:r>
          <w:delText xml:space="preserve">For</w:delText>
        </w:r>
      </w:del>
      <w:del w:id="8338" w:author="PR Preview" w:date="2026-01-01T00:00:00Z">
        <w:r>
          <w:delText xml:space="preserve"> </w:delText>
        </w:r>
      </w:del>
      <m:oMath>
        <m:r>
          <m:rPr>
            <m:sty m:val="bi"/>
          </m:rPr>
          <m:t>A</m:t>
        </m:r>
      </m:oMath>
      <w:del w:id="8339" w:author="PR Preview" w:date="2026-01-01T00:00:00Z">
        <w:r>
          <w:delText xml:space="preserve"> </w:delText>
        </w:r>
      </w:del>
      <w:del w:id="8340" w:author="PR Preview" w:date="2026-01-01T00:00:00Z">
        <w:r>
          <w:delText xml:space="preserve">in</w:delText>
        </w:r>
      </w:del>
      <w:del w:id="8341" w:author="PR Preview" w:date="2026-01-01T00:00:00Z">
        <w:r>
          <w:delText xml:space="preserve"> </w:delText>
        </w:r>
      </w:del>
      <w:hyperlink w:anchor="exm-column-space">
        <w:del w:id="8342" w:author="PR Preview" w:date="2026-01-01T00:00:00Z">
          <w:r>
            <w:rPr>
              <w:rStyle w:val="Hyperlink"/>
            </w:rPr>
            <w:delText xml:space="preserve">Example 56</w:delText>
          </w:r>
        </w:del>
      </w:hyperlink>
      <w:del w:id="8343" w:author="PR Preview" w:date="2026-01-01T00:00:00Z">
        <w:r>
          <w:delText xml:space="preserve">,</w:delText>
        </w:r>
      </w:del>
      <w:del w:id="8344"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del w:id="8345" w:author="PR Preview" w:date="2026-01-01T00:00:00Z">
        <w:r>
          <w:delText xml:space="preserve"> </w:delText>
        </w:r>
      </w:del>
      <w:del w:id="8346" w:author="PR Preview" w:date="2026-01-01T00:00:00Z">
        <w:r>
          <w:delText xml:space="preserve">(</w:delText>
        </w:r>
      </w:del>
      <w:hyperlink w:anchor="exm-null-space">
        <w:del w:id="8347" w:author="PR Preview" w:date="2026-01-01T00:00:00Z">
          <w:r>
            <w:rPr>
              <w:rStyle w:val="Hyperlink"/>
            </w:rPr>
            <w:delText xml:space="preserve">Example 58</w:delText>
          </w:r>
        </w:del>
      </w:hyperlink>
      <w:del w:id="8348" w:author="PR Preview" w:date="2026-01-01T00:00:00Z">
        <w:r>
          <w:delText xml:space="preserve">).</w:delText>
        </w:r>
      </w:del>
      <w:del w:id="8349" w:author="PR Preview" w:date="2026-01-01T00:00:00Z">
        <w:r>
          <w:delText xml:space="preserve"> </w:delText>
        </w:r>
      </w:del>
      <w:del w:id="8350" w:author="PR Preview" w:date="2026-01-01T00:00:00Z">
        <w:r>
          <w:delText xml:space="preserve">Those two vectors are linearly independent:</w:delText>
        </w:r>
      </w:del>
      <w:del w:id="8351" w:author="PR Preview" w:date="2026-01-01T00:00:00Z">
        <w:r>
          <w:delText xml:space="preserve"> </w:delText>
        </w:r>
      </w:del>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del w:id="8352" w:author="PR Preview" w:date="2026-01-01T00:00:00Z">
        <w:r>
          <w:delText xml:space="preserve">,</w:delText>
        </w:r>
      </w:del>
      <w:del w:id="8353" w:author="PR Preview" w:date="2026-01-01T00:00:00Z">
        <w:r>
          <w:delText xml:space="preserve"> </w:delText>
        </w:r>
      </w:del>
      <w:del w:id="8354" w:author="PR Preview" w:date="2026-01-01T00:00:00Z">
        <w:r>
          <w:delText xml:space="preserve">which is</w:delText>
        </w:r>
      </w:del>
      <w:del w:id="8355" w:author="PR Preview" w:date="2026-01-01T00:00:00Z">
        <w:r>
          <w:delText xml:space="preserve"> </w:delText>
        </w:r>
      </w:del>
      <m:oMath>
        <m:sSub>
          <m:e>
            <m:limLow>
              <m:e>
                <m:r>
                  <m:t>0</m:t>
                </m:r>
              </m:e>
              <m:lim>
                <m:r>
                  <m:rPr>
                    <m:sty m:val="p"/>
                  </m:rPr>
                  <m:t>∼</m:t>
                </m:r>
              </m:lim>
            </m:limLow>
          </m:e>
          <m:sub>
            <m:r>
              <m:t>3</m:t>
            </m:r>
          </m:sub>
        </m:sSub>
      </m:oMath>
      <w:del w:id="8356" w:author="PR Preview" w:date="2026-01-01T00:00:00Z">
        <w:r>
          <w:delText xml:space="preserve"> </w:delText>
        </w:r>
      </w:del>
      <w:del w:id="8357" w:author="PR Preview" w:date="2026-01-01T00:00:00Z">
        <w:r>
          <w:delText xml:space="preserve">only if</w:delText>
        </w:r>
      </w:del>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del w:id="8358" w:author="PR Preview" w:date="2026-01-01T00:00:00Z">
        <w:r>
          <w:delText xml:space="preserve">So they are a basis of</w:delText>
        </w:r>
      </w:del>
      <w:del w:id="8359" w:author="PR Preview" w:date="2026-01-01T00:00:00Z">
        <w:r>
          <w:delText xml:space="preserve"> </w:delText>
        </w:r>
      </w:del>
      <m:oMath>
        <m:r>
          <m:rPr>
            <m:scr m:val="script"/>
            <m:sty m:val="p"/>
          </m:rPr>
          <m:t>N</m:t>
        </m:r>
        <m:r>
          <m:rPr>
            <m:sty m:val="p"/>
          </m:rPr>
          <m:t>(</m:t>
        </m:r>
        <m:r>
          <m:rPr>
            <m:sty m:val="bi"/>
          </m:rPr>
          <m:t>A</m:t>
        </m:r>
        <m:r>
          <m:rPr>
            <m:sty m:val="p"/>
          </m:rPr>
          <m:t>)</m:t>
        </m:r>
      </m:oMath>
      <w:del w:id="8360" w:author="PR Preview" w:date="2026-01-01T00:00:00Z">
        <w:r>
          <w:delText xml:space="preserve">,</w:delText>
        </w:r>
      </w:del>
      <w:del w:id="8361" w:author="PR Preview" w:date="2026-01-01T00:00:00Z">
        <w:r>
          <w:delText xml:space="preserve"> </w:delText>
        </w:r>
      </w:del>
      <w:del w:id="8362" w:author="PR Preview" w:date="2026-01-01T00:00:00Z">
        <w:r>
          <w:delText xml:space="preserve">and</w:delText>
        </w:r>
      </w:del>
      <w:del w:id="8363" w:author="PR Preview" w:date="2026-01-01T00:00:00Z">
        <w:r>
          <w:delText xml:space="preserve"> </w:delText>
        </w:r>
      </w:del>
      <m:oMath>
        <m:r>
          <m:rPr>
            <m:sty m:val="p"/>
          </m:rPr>
          <m:t>nullity</m:t>
        </m:r>
        <m:r>
          <m:rPr>
            <m:sty m:val="p"/>
          </m:rPr>
          <m:t>(</m:t>
        </m:r>
        <m:r>
          <m:rPr>
            <m:sty m:val="bi"/>
          </m:rPr>
          <m:t>A</m:t>
        </m:r>
        <m:r>
          <m:rPr>
            <m:sty m:val="p"/>
          </m:rPr>
          <m:t>)</m:t>
        </m:r>
        <m:r>
          <m:rPr>
            <m:sty m:val="p"/>
          </m:rPr>
          <m:t>=</m:t>
        </m:r>
        <m:r>
          <m:t>2</m:t>
        </m:r>
      </m:oMath>
      <w:del w:id="8364" w:author="PR Preview" w:date="2026-01-01T00:00:00Z">
        <w:r>
          <w:delText xml:space="preserve">.</w:delText>
        </w:r>
      </w:del>
      <w:del w:id="8365" w:author="PR Preview" w:date="2026-01-01T00:00:00Z">
        <w:r>
          <w:delText xml:space="preserve"> </w:delText>
        </w:r>
      </w:del>
      <w:del w:id="8366" w:author="PR Preview" w:date="2026-01-01T00:00:00Z">
        <w:r>
          <w:delText xml:space="preserve">The</w:delText>
        </w:r>
      </w:del>
      <w:del w:id="8367" w:author="PR Preview" w:date="2026-01-01T00:00:00Z">
        <w:r>
          <w:delText xml:space="preserve"> </w:delText>
        </w:r>
      </w:del>
      <m:oMath>
        <m:r>
          <m:t>2</m:t>
        </m:r>
        <m:r>
          <m:rPr>
            <m:sty m:val="p"/>
          </m:rPr>
          <m:t>×</m:t>
        </m:r>
        <m:r>
          <m:t>2</m:t>
        </m:r>
      </m:oMath>
      <w:del w:id="8368" w:author="PR Preview" w:date="2026-01-01T00:00:00Z">
        <w:r>
          <w:delText xml:space="preserve"> </w:delText>
        </w:r>
      </w:del>
      <w:del w:id="8369" w:author="PR Preview" w:date="2026-01-01T00:00:00Z">
        <w:r>
          <w:delText xml:space="preserve">identity matrix has nullity</w:delText>
        </w:r>
      </w:del>
      <w:del w:id="8370" w:author="PR Preview" w:date="2026-01-01T00:00:00Z">
        <w:r>
          <w:delText xml:space="preserve"> </w:delText>
        </w:r>
      </w:del>
      <m:oMath>
        <m:r>
          <m:t>0</m:t>
        </m:r>
      </m:oMath>
      <w:del w:id="8371" w:author="PR Preview" w:date="2026-01-01T00:00:00Z">
        <w:r>
          <w:delText xml:space="preserve">,</w:delText>
        </w:r>
      </w:del>
      <w:del w:id="8372" w:author="PR Preview" w:date="2026-01-01T00:00:00Z">
        <w:r>
          <w:delText xml:space="preserve"> </w:delText>
        </w:r>
      </w:del>
      <w:del w:id="8373" w:author="PR Preview" w:date="2026-01-01T00:00:00Z">
        <w:r>
          <w:delText xml:space="preserve">because</w:delText>
        </w:r>
      </w:del>
      <w:del w:id="8374" w:author="PR Preview" w:date="2026-01-01T00:00:00Z">
        <w:r>
          <w:delText xml:space="preserve"> </w:delText>
        </w:r>
      </w:del>
      <m:oMath>
        <m:r>
          <m:rPr>
            <m:sty m:val="bi"/>
          </m:rPr>
          <m:t>I</m:t>
        </m:r>
        <m:limLow>
          <m:e>
            <m:r>
              <m:t>x</m:t>
            </m:r>
          </m:e>
          <m:lim>
            <m:r>
              <m:rPr>
                <m:sty m:val="p"/>
              </m:rPr>
              <m:t>∼</m:t>
            </m:r>
          </m:lim>
        </m:limLow>
        <m:r>
          <m:rPr>
            <m:sty m:val="p"/>
          </m:rPr>
          <m:t>=</m:t>
        </m:r>
        <m:limLow>
          <m:e>
            <m:r>
              <m:t>x</m:t>
            </m:r>
          </m:e>
          <m:lim>
            <m:r>
              <m:rPr>
                <m:sty m:val="p"/>
              </m:rPr>
              <m:t>∼</m:t>
            </m:r>
          </m:lim>
        </m:limLow>
      </m:oMath>
      <w:del w:id="8375" w:author="PR Preview" w:date="2026-01-01T00:00:00Z">
        <w:r>
          <w:delText xml:space="preserve"> </w:delText>
        </w:r>
      </w:del>
      <w:del w:id="8376" w:author="PR Preview" w:date="2026-01-01T00:00:00Z">
        <w:r>
          <w:delText xml:space="preserve">is</w:delText>
        </w:r>
      </w:del>
      <w:del w:id="8377" w:author="PR Preview" w:date="2026-01-01T00:00:00Z">
        <w:r>
          <w:delText xml:space="preserve"> </w:delText>
        </w:r>
      </w:del>
      <m:oMath>
        <m:sSub>
          <m:e>
            <m:limLow>
              <m:e>
                <m:r>
                  <m:t>0</m:t>
                </m:r>
              </m:e>
              <m:lim>
                <m:r>
                  <m:rPr>
                    <m:sty m:val="p"/>
                  </m:rPr>
                  <m:t>∼</m:t>
                </m:r>
              </m:lim>
            </m:limLow>
          </m:e>
          <m:sub>
            <m:r>
              <m:t>2</m:t>
            </m:r>
          </m:sub>
        </m:sSub>
      </m:oMath>
      <w:del w:id="8378" w:author="PR Preview" w:date="2026-01-01T00:00:00Z">
        <w:r>
          <w:delText xml:space="preserve"> </w:delText>
        </w:r>
      </w:del>
      <w:del w:id="8379" w:author="PR Preview" w:date="2026-01-01T00:00:00Z">
        <w:r>
          <w:delText xml:space="preserve">only when</w:delText>
        </w:r>
      </w:del>
      <w:del w:id="8380"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sub>
        </m:sSub>
      </m:oMath>
      <w:del w:id="8381" w:author="PR Preview" w:date="2026-01-01T00:00:00Z">
        <w:r>
          <w:delText xml:space="preserve">.</w:delText>
        </w:r>
      </w:del>
    </w:p>
    <w:p>
      <w:pPr>
        <w:pStyle w:val="FirstParagraph"/>
      </w:pPr>
      <w:ins w:id="8382" w:author="PR Preview" w:date="2026-01-01T00:00:00Z">
        <w:r>
          <w:rPr>
            <w:b/>
            <w:bCs/>
          </w:rPr>
          <w:t xml:space="preserve">Example 67 (The nullity of the matrix in</w:t>
        </w:r>
      </w:ins>
      <w:ins w:id="8383" w:author="PR Preview" w:date="2026-01-01T00:00:00Z">
        <w:r>
          <w:rPr>
            <w:b/>
            <w:bCs/>
          </w:rPr>
          <w:t xml:space="preserve"> </w:t>
        </w:r>
      </w:ins>
      <w:hyperlink w:anchor="exm-column-space">
        <w:ins w:id="8384" w:author="PR Preview" w:date="2026-01-01T00:00:00Z">
          <w:r>
            <w:rPr>
              <w:rStyle w:val="Hyperlink"/>
              <w:b/>
              <w:bCs/>
            </w:rPr>
            <w:t xml:space="preserve">Example 56</w:t>
          </w:r>
        </w:ins>
      </w:hyperlink>
      <w:ins w:id="8385" w:author="PR Preview" w:date="2026-01-01T00:00:00Z">
        <w:r>
          <w:rPr>
            <w:b/>
            <w:bCs/>
          </w:rPr>
          <w:t xml:space="preserve">)</w:t>
        </w:r>
      </w:ins>
      <w:ins w:id="8386" w:author="PR Preview" w:date="2026-01-01T00:00:00Z">
        <w:r>
          <w:t xml:space="preserve"> </w:t>
        </w:r>
      </w:ins>
      <w:ins w:id="8387" w:author="PR Preview" w:date="2026-01-01T00:00:00Z">
        <w:r>
          <w:t xml:space="preserve">For</w:t>
        </w:r>
      </w:ins>
      <w:ins w:id="8388" w:author="PR Preview" w:date="2026-01-01T00:00:00Z">
        <w:r>
          <w:t xml:space="preserve"> </w:t>
        </w:r>
      </w:ins>
      <m:oMath>
        <m:r>
          <m:rPr>
            <m:sty m:val="bi"/>
          </m:rPr>
          <m:t>A</m:t>
        </m:r>
      </m:oMath>
      <w:ins w:id="8389" w:author="PR Preview" w:date="2026-01-01T00:00:00Z">
        <w:r>
          <w:t xml:space="preserve"> </w:t>
        </w:r>
      </w:ins>
      <w:ins w:id="8390" w:author="PR Preview" w:date="2026-01-01T00:00:00Z">
        <w:r>
          <w:t xml:space="preserve">in</w:t>
        </w:r>
      </w:ins>
      <w:ins w:id="8391" w:author="PR Preview" w:date="2026-01-01T00:00:00Z">
        <w:r>
          <w:t xml:space="preserve"> </w:t>
        </w:r>
      </w:ins>
      <w:hyperlink w:anchor="exm-column-space">
        <w:ins w:id="8392" w:author="PR Preview" w:date="2026-01-01T00:00:00Z">
          <w:r>
            <w:rPr>
              <w:rStyle w:val="Hyperlink"/>
            </w:rPr>
            <w:t xml:space="preserve">Example 56</w:t>
          </w:r>
        </w:ins>
      </w:hyperlink>
      <w:ins w:id="8393" w:author="PR Preview" w:date="2026-01-01T00:00:00Z">
        <w:r>
          <w:t xml:space="preserve">,</w:t>
        </w:r>
      </w:ins>
      <w:ins w:id="8394" w:author="PR Preview" w:date="2026-01-01T00:00:00Z">
        <w:r>
          <w:t xml:space="preserve"> </w:t>
        </w:r>
      </w:ins>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ins w:id="8395" w:author="PR Preview" w:date="2026-01-01T00:00:00Z">
        <w:r>
          <w:t xml:space="preserve"> </w:t>
        </w:r>
      </w:ins>
      <w:ins w:id="8396" w:author="PR Preview" w:date="2026-01-01T00:00:00Z">
        <w:r>
          <w:t xml:space="preserve">(</w:t>
        </w:r>
      </w:ins>
      <w:hyperlink w:anchor="exm-null-space">
        <w:ins w:id="8397" w:author="PR Preview" w:date="2026-01-01T00:00:00Z">
          <w:r>
            <w:rPr>
              <w:rStyle w:val="Hyperlink"/>
            </w:rPr>
            <w:t xml:space="preserve">Example 58</w:t>
          </w:r>
        </w:ins>
      </w:hyperlink>
      <w:ins w:id="8398" w:author="PR Preview" w:date="2026-01-01T00:00:00Z">
        <w:r>
          <w:t xml:space="preserve">).</w:t>
        </w:r>
      </w:ins>
      <w:ins w:id="8399" w:author="PR Preview" w:date="2026-01-01T00:00:00Z">
        <w:r>
          <w:t xml:space="preserve"> </w:t>
        </w:r>
      </w:ins>
      <w:ins w:id="8400" w:author="PR Preview" w:date="2026-01-01T00:00:00Z">
        <w:r>
          <w:t xml:space="preserve">Those two vectors are linearly independent:</w:t>
        </w:r>
      </w:ins>
      <w:ins w:id="8401" w:author="PR Preview" w:date="2026-01-01T00:00:00Z">
        <w:r>
          <w:t xml:space="preserve"> </w:t>
        </w:r>
      </w:ins>
      <m:oMath>
        <m:sSub>
          <m:e>
            <m:r>
              <m:t>c</m:t>
            </m:r>
          </m:e>
          <m:sub>
            <m:r>
              <m:t>1</m:t>
            </m:r>
          </m:sub>
        </m:sSub>
        <m:r>
          <m:rPr>
            <m:sty m:val="p"/>
          </m:rPr>
          <m:t>(</m:t>
        </m:r>
        <m:r>
          <m:t>2</m:t>
        </m:r>
        <m:r>
          <m:rPr>
            <m:sty m:val="p"/>
          </m:rPr>
          <m:t>,</m:t>
        </m:r>
        <m:r>
          <m:t>1</m:t>
        </m:r>
        <m:r>
          <m:rPr>
            <m:sty m:val="p"/>
          </m:rPr>
          <m:t>,</m:t>
        </m:r>
        <m:r>
          <m:t>0</m:t>
        </m:r>
        <m:r>
          <m:rPr>
            <m:sty m:val="p"/>
          </m:rPr>
          <m:t>)</m:t>
        </m:r>
        <m:r>
          <m:rPr>
            <m:sty m:val="p"/>
          </m:rPr>
          <m:t>+</m:t>
        </m:r>
        <m:sSub>
          <m:e>
            <m:r>
              <m:t>c</m:t>
            </m:r>
          </m:e>
          <m:sub>
            <m:r>
              <m:t>2</m:t>
            </m:r>
          </m:sub>
        </m:sSub>
        <m:r>
          <m:rPr>
            <m:sty m:val="p"/>
          </m:rPr>
          <m:t>(</m:t>
        </m:r>
        <m:r>
          <m:t>2</m:t>
        </m:r>
        <m:r>
          <m:rPr>
            <m:sty m:val="p"/>
          </m:rPr>
          <m:t>,</m:t>
        </m:r>
        <m:r>
          <m:t>0</m:t>
        </m:r>
        <m:r>
          <m:rPr>
            <m:sty m:val="p"/>
          </m:rPr>
          <m:t>,</m:t>
        </m:r>
        <m:r>
          <m:t>1</m:t>
        </m:r>
        <m:r>
          <m:rPr>
            <m:sty m:val="p"/>
          </m:rPr>
          <m:t>)</m:t>
        </m:r>
        <m:r>
          <m:rPr>
            <m:sty m:val="p"/>
          </m:rPr>
          <m:t>=</m:t>
        </m:r>
        <m:r>
          <m:rPr>
            <m:sty m:val="p"/>
          </m:rPr>
          <m:t>(</m:t>
        </m:r>
        <m:r>
          <m:t>2</m:t>
        </m:r>
        <m:sSub>
          <m:e>
            <m:r>
              <m:t>c</m:t>
            </m:r>
          </m:e>
          <m:sub>
            <m:r>
              <m:t>1</m:t>
            </m:r>
          </m:sub>
        </m:sSub>
        <m:r>
          <m:rPr>
            <m:sty m:val="p"/>
          </m:rPr>
          <m:t>+</m:t>
        </m:r>
        <m:r>
          <m:t>2</m:t>
        </m:r>
        <m:sSub>
          <m:e>
            <m:r>
              <m:t>c</m:t>
            </m:r>
          </m:e>
          <m:sub>
            <m:r>
              <m:t>2</m:t>
            </m:r>
          </m:sub>
        </m:sSub>
        <m:r>
          <m:rPr>
            <m:sty m:val="p"/>
          </m:rPr>
          <m:t>,</m:t>
        </m:r>
        <m:sSub>
          <m:e>
            <m:r>
              <m:t>c</m:t>
            </m:r>
          </m:e>
          <m:sub>
            <m:r>
              <m:t>1</m:t>
            </m:r>
          </m:sub>
        </m:sSub>
        <m:r>
          <m:rPr>
            <m:sty m:val="p"/>
          </m:rPr>
          <m:t>,</m:t>
        </m:r>
        <m:sSub>
          <m:e>
            <m:r>
              <m:t>c</m:t>
            </m:r>
          </m:e>
          <m:sub>
            <m:r>
              <m:t>2</m:t>
            </m:r>
          </m:sub>
        </m:sSub>
        <m:r>
          <m:rPr>
            <m:sty m:val="p"/>
          </m:rPr>
          <m:t>)</m:t>
        </m:r>
      </m:oMath>
      <w:ins w:id="8402" w:author="PR Preview" w:date="2026-01-01T00:00:00Z">
        <w:r>
          <w:t xml:space="preserve">,</w:t>
        </w:r>
      </w:ins>
      <w:ins w:id="8403" w:author="PR Preview" w:date="2026-01-01T00:00:00Z">
        <w:r>
          <w:t xml:space="preserve"> </w:t>
        </w:r>
      </w:ins>
      <w:ins w:id="8404" w:author="PR Preview" w:date="2026-01-01T00:00:00Z">
        <w:r>
          <w:t xml:space="preserve">which is</w:t>
        </w:r>
      </w:ins>
      <w:ins w:id="8405" w:author="PR Preview" w:date="2026-01-01T00:00:00Z">
        <w:r>
          <w:t xml:space="preserve"> </w:t>
        </w:r>
      </w:ins>
      <w:ins w:id="8406" w:author="PR Preview" w:date="2026-01-01T00:00:00Z">
        <w:r>
          <w:t xml:space="preserve">$\mathord{\smash[b]{\underset{\raise.3ex\hbox{$\scriptstyle\sim$}}{0}}\vphantom{0}}_3$</w:t>
        </w:r>
      </w:ins>
      <w:ins w:id="8407" w:author="PR Preview" w:date="2026-01-01T00:00:00Z">
        <w:r>
          <w:t xml:space="preserve"> </w:t>
        </w:r>
      </w:ins>
      <w:ins w:id="8408"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ins w:id="8409" w:author="PR Preview" w:date="2026-01-01T00:00:00Z">
        <w:r>
          <w:t xml:space="preserve">So they are a basis of</w:t>
        </w:r>
      </w:ins>
      <w:ins w:id="8410" w:author="PR Preview" w:date="2026-01-01T00:00:00Z">
        <w:r>
          <w:t xml:space="preserve"> </w:t>
        </w:r>
      </w:ins>
      <m:oMath>
        <m:r>
          <m:rPr>
            <m:scr m:val="script"/>
            <m:sty m:val="p"/>
          </m:rPr>
          <m:t>N</m:t>
        </m:r>
        <m:r>
          <m:rPr>
            <m:sty m:val="p"/>
          </m:rPr>
          <m:t>(</m:t>
        </m:r>
        <m:r>
          <m:rPr>
            <m:sty m:val="bi"/>
          </m:rPr>
          <m:t>A</m:t>
        </m:r>
        <m:r>
          <m:rPr>
            <m:sty m:val="p"/>
          </m:rPr>
          <m:t>)</m:t>
        </m:r>
      </m:oMath>
      <w:ins w:id="8411" w:author="PR Preview" w:date="2026-01-01T00:00:00Z">
        <w:r>
          <w:t xml:space="preserve">,</w:t>
        </w:r>
      </w:ins>
      <w:ins w:id="8412" w:author="PR Preview" w:date="2026-01-01T00:00:00Z">
        <w:r>
          <w:t xml:space="preserve"> </w:t>
        </w:r>
      </w:ins>
      <w:ins w:id="8413" w:author="PR Preview" w:date="2026-01-01T00:00:00Z">
        <w:r>
          <w:t xml:space="preserve">and</w:t>
        </w:r>
      </w:ins>
      <w:ins w:id="8414" w:author="PR Preview" w:date="2026-01-01T00:00:00Z">
        <w:r>
          <w:t xml:space="preserve"> </w:t>
        </w:r>
      </w:ins>
      <m:oMath>
        <m:r>
          <m:rPr>
            <m:sty m:val="p"/>
          </m:rPr>
          <m:t>nullity</m:t>
        </m:r>
        <m:r>
          <m:rPr>
            <m:sty m:val="p"/>
          </m:rPr>
          <m:t>(</m:t>
        </m:r>
        <m:r>
          <m:rPr>
            <m:sty m:val="bi"/>
          </m:rPr>
          <m:t>A</m:t>
        </m:r>
        <m:r>
          <m:rPr>
            <m:sty m:val="p"/>
          </m:rPr>
          <m:t>)</m:t>
        </m:r>
        <m:r>
          <m:rPr>
            <m:sty m:val="p"/>
          </m:rPr>
          <m:t>=</m:t>
        </m:r>
        <m:r>
          <m:t>2</m:t>
        </m:r>
      </m:oMath>
      <w:ins w:id="8415" w:author="PR Preview" w:date="2026-01-01T00:00:00Z">
        <w:r>
          <w:t xml:space="preserve">.</w:t>
        </w:r>
      </w:ins>
      <w:ins w:id="8416" w:author="PR Preview" w:date="2026-01-01T00:00:00Z">
        <w:r>
          <w:t xml:space="preserve"> </w:t>
        </w:r>
      </w:ins>
      <w:ins w:id="8417" w:author="PR Preview" w:date="2026-01-01T00:00:00Z">
        <w:r>
          <w:t xml:space="preserve">The</w:t>
        </w:r>
      </w:ins>
      <w:ins w:id="8418" w:author="PR Preview" w:date="2026-01-01T00:00:00Z">
        <w:r>
          <w:t xml:space="preserve"> </w:t>
        </w:r>
      </w:ins>
      <m:oMath>
        <m:r>
          <m:t>2</m:t>
        </m:r>
        <m:r>
          <m:rPr>
            <m:sty m:val="p"/>
          </m:rPr>
          <m:t>×</m:t>
        </m:r>
        <m:r>
          <m:t>2</m:t>
        </m:r>
      </m:oMath>
      <w:ins w:id="8419" w:author="PR Preview" w:date="2026-01-01T00:00:00Z">
        <w:r>
          <w:t xml:space="preserve"> </w:t>
        </w:r>
      </w:ins>
      <w:ins w:id="8420" w:author="PR Preview" w:date="2026-01-01T00:00:00Z">
        <w:r>
          <w:t xml:space="preserve">identity matrix has nullity</w:t>
        </w:r>
      </w:ins>
      <w:ins w:id="8421" w:author="PR Preview" w:date="2026-01-01T00:00:00Z">
        <w:r>
          <w:t xml:space="preserve"> </w:t>
        </w:r>
      </w:ins>
      <m:oMath>
        <m:r>
          <m:t>0</m:t>
        </m:r>
      </m:oMath>
      <w:ins w:id="8422" w:author="PR Preview" w:date="2026-01-01T00:00:00Z">
        <w:r>
          <w:t xml:space="preserve">,</w:t>
        </w:r>
      </w:ins>
      <w:ins w:id="8423" w:author="PR Preview" w:date="2026-01-01T00:00:00Z">
        <w:r>
          <w:t xml:space="preserve"> </w:t>
        </w:r>
      </w:ins>
      <w:ins w:id="8424" w:author="PR Preview" w:date="2026-01-01T00:00:00Z">
        <w:r>
          <w:t xml:space="preserve">because</w:t>
        </w:r>
      </w:ins>
      <w:ins w:id="8425" w:author="PR Preview" w:date="2026-01-01T00:00:00Z">
        <w:r>
          <w:t xml:space="preserve"> </w:t>
        </w:r>
      </w:ins>
      <w:ins w:id="8426" w:author="PR Preview" w:date="2026-01-01T00:00:00Z">
        <w:r>
          <w:t xml:space="preserve">$\mathbf{I} \mathord{\smash[b]{\underset{\raise.3ex\hbox{$\scriptstyle\sim$}}{x}}\vphantom{x}} = \mathord{\smash[b]{\underset{\raise.3ex\hbox{$\scriptstyle\sim$}}{x}}\vphantom{x}}$</w:t>
        </w:r>
      </w:ins>
      <w:ins w:id="8427" w:author="PR Preview" w:date="2026-01-01T00:00:00Z">
        <w:r>
          <w:t xml:space="preserve"> </w:t>
        </w:r>
      </w:ins>
      <w:ins w:id="8428" w:author="PR Preview" w:date="2026-01-01T00:00:00Z">
        <w:r>
          <w:t xml:space="preserve">is</w:t>
        </w:r>
      </w:ins>
      <w:ins w:id="8429" w:author="PR Preview" w:date="2026-01-01T00:00:00Z">
        <w:r>
          <w:t xml:space="preserve"> </w:t>
        </w:r>
      </w:ins>
      <w:ins w:id="8430" w:author="PR Preview" w:date="2026-01-01T00:00:00Z">
        <w:r>
          <w:t xml:space="preserve">$\mathord{\smash[b]{\underset{\raise.3ex\hbox{$\scriptstyle\sim$}}{0}}\vphantom{0}}_2$</w:t>
        </w:r>
      </w:ins>
      <w:ins w:id="8431" w:author="PR Preview" w:date="2026-01-01T00:00:00Z">
        <w:r>
          <w:t xml:space="preserve"> </w:t>
        </w:r>
      </w:ins>
      <w:ins w:id="8432" w:author="PR Preview" w:date="2026-01-01T00:00:00Z">
        <w:r>
          <w:t xml:space="preserve">only when</w:t>
        </w:r>
      </w:ins>
      <w:ins w:id="8433" w:author="PR Preview" w:date="2026-01-01T00:00:00Z">
        <w:r>
          <w:t xml:space="preserve"> </w:t>
        </w:r>
      </w:ins>
      <w:ins w:id="8434" w:author="PR Preview" w:date="2026-01-01T00:00:00Z">
        <w:r>
          <w:t xml:space="preserve">$\mathord{\smash[b]{\underset{\raise.3ex\hbox{$\scriptstyle\sim$}}{x}}\vphantom{x}} = \mathord{\smash[b]{\underset{\raise.3ex\hbox{$\scriptstyle\sim$}}{0}}\vphantom{0}}_2$</w:t>
        </w:r>
      </w:ins>
      <w:ins w:id="8435" w:author="PR Preview" w:date="2026-01-01T00:00:00Z">
        <w:r>
          <w:t xml:space="preserve">.</w:t>
        </w:r>
      </w:ins>
    </w:p>
    <w:bookmarkEnd w:id="266"/>
    <w:bookmarkStart w:id="267" w:name="thm-rank-nullity"/>
    <w:p>
      <w:pPr>
        <w:pStyle w:val="BodyText"/>
      </w:pPr>
      <w:r>
        <w:rPr>
          <w:b/>
          <w:bCs/>
        </w:rPr>
        <w:t xml:space="preserve">Theorem 39 (Rank-nullity theorem)</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p"/>
            </m:rPr>
            <m:t>+</m:t>
          </m:r>
          <m:r>
            <m:rPr>
              <m:sty m:val="p"/>
            </m:rPr>
            <m:t>nullity</m:t>
          </m:r>
          <m:r>
            <m:rPr>
              <m:sty m:val="p"/>
            </m:rPr>
            <m:t>(</m:t>
          </m:r>
          <m:r>
            <m:rPr>
              <m:sty m:val="bi"/>
            </m:rPr>
            <m:t>A</m:t>
          </m:r>
          <m:r>
            <m:rPr>
              <m:sty m:val="p"/>
            </m:rPr>
            <m:t>)</m:t>
          </m:r>
          <m:r>
            <m:rPr>
              <m:sty m:val="p"/>
            </m:rPr>
            <m:t>=</m:t>
          </m:r>
          <m:r>
            <m:t>n</m:t>
          </m:r>
          <m:r>
            <m:rPr>
              <m:sty m:val="p"/>
            </m:rPr>
            <m:t>.</m:t>
          </m:r>
        </m:oMath>
      </m:oMathPara>
    </w:p>
    <w:bookmarkEnd w:id="267"/>
    <w:p>
      <w:pPr>
        <w:pStyle w:val="FirstParagraph"/>
      </w:pPr>
      <w:del w:id="8436" w:author="PR Preview" w:date="2026-01-01T00:00:00Z">
        <w:r>
          <w:rPr>
            <w:i/>
            <w:iCs/>
          </w:rPr>
          <w:delText xml:space="preserve">Proof</w:delText>
        </w:r>
      </w:del>
      <w:del w:id="8437" w:author="PR Preview" w:date="2026-01-01T00:00:00Z">
        <w:r>
          <w:delText xml:space="preserve">. </w:delText>
        </w:r>
      </w:del>
      <w:del w:id="8438" w:author="PR Preview" w:date="2026-01-01T00:00:00Z">
        <w:r>
          <w:delText xml:space="preserve">Let</w:delText>
        </w:r>
      </w:del>
      <w:del w:id="8439" w:author="PR Preview" w:date="2026-01-01T00:00:00Z">
        <w:r>
          <w:delText xml:space="preserve"> </w:delText>
        </w:r>
      </w:del>
      <m:oMath>
        <m:r>
          <m:t>ν</m:t>
        </m:r>
        <m:r>
          <m:rPr>
            <m:sty m:val="p"/>
          </m:rPr>
          <m:t>=</m:t>
        </m:r>
        <m:r>
          <m:rPr>
            <m:sty m:val="p"/>
          </m:rPr>
          <m:t>nullity</m:t>
        </m:r>
        <m:r>
          <m:rPr>
            <m:sty m:val="p"/>
          </m:rPr>
          <m:t>(</m:t>
        </m:r>
        <m:r>
          <m:rPr>
            <m:sty m:val="bi"/>
          </m:rPr>
          <m:t>A</m:t>
        </m:r>
        <m:r>
          <m:rPr>
            <m:sty m:val="p"/>
          </m:rPr>
          <m:t>)</m:t>
        </m:r>
      </m:oMath>
      <w:del w:id="8440" w:author="PR Preview" w:date="2026-01-01T00:00:00Z">
        <w:r>
          <w:delText xml:space="preserve">.</w:delText>
        </w:r>
      </w:del>
      <w:del w:id="8441" w:author="PR Preview" w:date="2026-01-01T00:00:00Z">
        <w:r>
          <w:delText xml:space="preserve"> </w:delText>
        </w:r>
      </w:del>
      <w:del w:id="8442" w:author="PR Preview" w:date="2026-01-01T00:00:00Z">
        <w:r>
          <w:delText xml:space="preserve">Choose a basis</w:delText>
        </w:r>
      </w:del>
      <w:del w:id="8443"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oMath>
      <w:del w:id="8444" w:author="PR Preview" w:date="2026-01-01T00:00:00Z">
        <w:r>
          <w:delText xml:space="preserve"> </w:delText>
        </w:r>
      </w:del>
      <w:del w:id="8445" w:author="PR Preview" w:date="2026-01-01T00:00:00Z">
        <w:r>
          <w:delText xml:space="preserve">of</w:delText>
        </w:r>
      </w:del>
      <w:del w:id="8446" w:author="PR Preview" w:date="2026-01-01T00:00:00Z">
        <w:r>
          <w:delText xml:space="preserve"> </w:delText>
        </w:r>
      </w:del>
      <m:oMath>
        <m:r>
          <m:rPr>
            <m:scr m:val="script"/>
            <m:sty m:val="p"/>
          </m:rPr>
          <m:t>N</m:t>
        </m:r>
        <m:r>
          <m:rPr>
            <m:sty m:val="p"/>
          </m:rPr>
          <m:t>(</m:t>
        </m:r>
        <m:r>
          <m:rPr>
            <m:sty m:val="bi"/>
          </m:rPr>
          <m:t>A</m:t>
        </m:r>
        <m:r>
          <m:rPr>
            <m:sty m:val="p"/>
          </m:rPr>
          <m:t>)</m:t>
        </m:r>
      </m:oMath>
      <w:del w:id="8447" w:author="PR Preview" w:date="2026-01-01T00:00:00Z">
        <w:r>
          <w:delText xml:space="preserve">,</w:delText>
        </w:r>
      </w:del>
      <w:del w:id="8448" w:author="PR Preview" w:date="2026-01-01T00:00:00Z">
        <w:r>
          <w:delText xml:space="preserve"> </w:delText>
        </w:r>
      </w:del>
      <w:del w:id="8449" w:author="PR Preview" w:date="2026-01-01T00:00:00Z">
        <w:r>
          <w:delText xml:space="preserve">and extend it to a basis</w:delText>
        </w:r>
      </w:del>
      <w:del w:id="8450"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ν</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r>
              <m:rPr>
                <m:sty m:val="p"/>
              </m:rPr>
              <m:t>−</m:t>
            </m:r>
            <m:r>
              <m:t>ν</m:t>
            </m:r>
          </m:sub>
        </m:sSub>
      </m:oMath>
      <w:del w:id="8451" w:author="PR Preview" w:date="2026-01-01T00:00:00Z">
        <w:r>
          <w:delText xml:space="preserve"> </w:delText>
        </w:r>
      </w:del>
      <w:del w:id="8452" w:author="PR Preview" w:date="2026-01-01T00:00:00Z">
        <w:r>
          <w:delText xml:space="preserve">of</w:delText>
        </w:r>
      </w:del>
      <w:del w:id="8453" w:author="PR Preview" w:date="2026-01-01T00:00:00Z">
        <w:r>
          <w:delText xml:space="preserve"> </w:delText>
        </w:r>
      </w:del>
      <m:oMath>
        <m:sSup>
          <m:e>
            <m:r>
              <m:rPr>
                <m:scr m:val="double-struck"/>
                <m:sty m:val="p"/>
              </m:rPr>
              <m:t>R</m:t>
            </m:r>
          </m:e>
          <m:sup>
            <m:r>
              <m:t>n</m:t>
            </m:r>
          </m:sup>
        </m:sSup>
      </m:oMath>
      <w:del w:id="8454" w:author="PR Preview" w:date="2026-01-01T00:00:00Z">
        <w:r>
          <w:delText xml:space="preserve"> </w:delText>
        </w:r>
      </w:del>
      <w:del w:id="8455" w:author="PR Preview" w:date="2026-01-01T00:00:00Z">
        <w:r>
          <w:delText xml:space="preserve">(</w:delText>
        </w:r>
      </w:del>
      <w:hyperlink w:anchor="thm-extend-basis">
        <w:del w:id="8456" w:author="PR Preview" w:date="2026-01-01T00:00:00Z">
          <w:r>
            <w:rPr>
              <w:rStyle w:val="Hyperlink"/>
            </w:rPr>
            <w:delText xml:space="preserve">Theorem 29</w:delText>
          </w:r>
        </w:del>
      </w:hyperlink>
      <w:del w:id="8457" w:author="PR Preview" w:date="2026-01-01T00:00:00Z">
        <w:r>
          <w:delText xml:space="preserve">);</w:delText>
        </w:r>
      </w:del>
      <w:del w:id="8458" w:author="PR Preview" w:date="2026-01-01T00:00:00Z">
        <w:r>
          <w:delText xml:space="preserve"> </w:delText>
        </w:r>
      </w:del>
      <w:del w:id="8459" w:author="PR Preview" w:date="2026-01-01T00:00:00Z">
        <w:r>
          <w:delText xml:space="preserve">it has</w:delText>
        </w:r>
      </w:del>
      <w:del w:id="8460" w:author="PR Preview" w:date="2026-01-01T00:00:00Z">
        <w:r>
          <w:delText xml:space="preserve"> </w:delText>
        </w:r>
      </w:del>
      <m:oMath>
        <m:r>
          <m:t>n</m:t>
        </m:r>
      </m:oMath>
      <w:del w:id="8461" w:author="PR Preview" w:date="2026-01-01T00:00:00Z">
        <w:r>
          <w:delText xml:space="preserve"> </w:delText>
        </w:r>
      </w:del>
      <w:del w:id="8462" w:author="PR Preview" w:date="2026-01-01T00:00:00Z">
        <w:r>
          <w:delText xml:space="preserve">vectors,</w:delText>
        </w:r>
      </w:del>
      <w:del w:id="8463" w:author="PR Preview" w:date="2026-01-01T00:00:00Z">
        <w:r>
          <w:delText xml:space="preserve"> </w:delText>
        </w:r>
      </w:del>
      <w:del w:id="8464" w:author="PR Preview" w:date="2026-01-01T00:00:00Z">
        <w:r>
          <w:delText xml:space="preserve">because every basis of</w:delText>
        </w:r>
      </w:del>
      <w:del w:id="8465" w:author="PR Preview" w:date="2026-01-01T00:00:00Z">
        <w:r>
          <w:delText xml:space="preserve"> </w:delText>
        </w:r>
      </w:del>
      <m:oMath>
        <m:sSup>
          <m:e>
            <m:r>
              <m:rPr>
                <m:scr m:val="double-struck"/>
                <m:sty m:val="p"/>
              </m:rPr>
              <m:t>R</m:t>
            </m:r>
          </m:e>
          <m:sup>
            <m:r>
              <m:t>n</m:t>
            </m:r>
          </m:sup>
        </m:sSup>
      </m:oMath>
      <w:del w:id="8466" w:author="PR Preview" w:date="2026-01-01T00:00:00Z">
        <w:r>
          <w:delText xml:space="preserve"> </w:delText>
        </w:r>
      </w:del>
      <w:del w:id="8467" w:author="PR Preview" w:date="2026-01-01T00:00:00Z">
        <w:r>
          <w:delText xml:space="preserve">has</w:delText>
        </w:r>
      </w:del>
      <w:del w:id="8468" w:author="PR Preview" w:date="2026-01-01T00:00:00Z">
        <w:r>
          <w:delText xml:space="preserve"> </w:delText>
        </w:r>
      </w:del>
      <m:oMath>
        <m:r>
          <m:rPr>
            <m:sty m:val="p"/>
          </m:rPr>
          <m:t>dim</m:t>
        </m:r>
        <m:r>
          <m:rPr>
            <m:sty m:val="p"/>
          </m:rPr>
          <m:t>(</m:t>
        </m:r>
        <m:sSup>
          <m:e>
            <m:r>
              <m:rPr>
                <m:scr m:val="double-struck"/>
                <m:sty m:val="p"/>
              </m:rPr>
              <m:t>R</m:t>
            </m:r>
          </m:e>
          <m:sup>
            <m:r>
              <m:t>n</m:t>
            </m:r>
          </m:sup>
        </m:sSup>
        <m:r>
          <m:rPr>
            <m:sty m:val="p"/>
          </m:rPr>
          <m:t>)</m:t>
        </m:r>
        <m:r>
          <m:rPr>
            <m:sty m:val="p"/>
          </m:rPr>
          <m:t>=</m:t>
        </m:r>
        <m:r>
          <m:t>n</m:t>
        </m:r>
      </m:oMath>
      <w:del w:id="8469" w:author="PR Preview" w:date="2026-01-01T00:00:00Z">
        <w:r>
          <w:delText xml:space="preserve"> </w:delText>
        </w:r>
      </w:del>
      <w:del w:id="8470" w:author="PR Preview" w:date="2026-01-01T00:00:00Z">
        <w:r>
          <w:delText xml:space="preserve">vectors</w:delText>
        </w:r>
      </w:del>
      <w:del w:id="8471" w:author="PR Preview" w:date="2026-01-01T00:00:00Z">
        <w:r>
          <w:delText xml:space="preserve"> </w:delText>
        </w:r>
      </w:del>
      <w:del w:id="8472" w:author="PR Preview" w:date="2026-01-01T00:00:00Z">
        <w:r>
          <w:delText xml:space="preserve">(</w:delText>
        </w:r>
      </w:del>
      <w:hyperlink w:anchor="thm-basis-size">
        <w:del w:id="8473" w:author="PR Preview" w:date="2026-01-01T00:00:00Z">
          <w:r>
            <w:rPr>
              <w:rStyle w:val="Hyperlink"/>
            </w:rPr>
            <w:delText xml:space="preserve">Theorem 27</w:delText>
          </w:r>
        </w:del>
      </w:hyperlink>
      <w:del w:id="8474" w:author="PR Preview" w:date="2026-01-01T00:00:00Z">
        <w:r>
          <w:delText xml:space="preserve">,</w:delText>
        </w:r>
      </w:del>
      <w:del w:id="8475" w:author="PR Preview" w:date="2026-01-01T00:00:00Z">
        <w:r>
          <w:delText xml:space="preserve"> </w:delText>
        </w:r>
      </w:del>
      <w:hyperlink w:anchor="exm-dimension">
        <w:del w:id="8476" w:author="PR Preview" w:date="2026-01-01T00:00:00Z">
          <w:r>
            <w:rPr>
              <w:rStyle w:val="Hyperlink"/>
            </w:rPr>
            <w:delText xml:space="preserve">Example 50</w:delText>
          </w:r>
        </w:del>
      </w:hyperlink>
      <w:del w:id="8477" w:author="PR Preview" w:date="2026-01-01T00:00:00Z">
        <w:r>
          <w:delText xml:space="preserve">).</w:delText>
        </w:r>
      </w:del>
      <w:del w:id="8478" w:author="PR Preview" w:date="2026-01-01T00:00:00Z">
        <w:r>
          <w:delText xml:space="preserve"> </w:delText>
        </w:r>
      </w:del>
      <w:del w:id="8479" w:author="PR Preview" w:date="2026-01-01T00:00:00Z">
        <w:r>
          <w:delText xml:space="preserve">We show that</w:delText>
        </w:r>
      </w:del>
      <w:del w:id="8480" w:author="PR Preview" w:date="2026-01-01T00:00:00Z">
        <w:r>
          <w:delText xml:space="preserve"> </w:delText>
        </w:r>
      </w:del>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del w:id="8481" w:author="PR Preview" w:date="2026-01-01T00:00:00Z">
        <w:r>
          <w:delText xml:space="preserve"> </w:delText>
        </w:r>
      </w:del>
      <w:del w:id="8482" w:author="PR Preview" w:date="2026-01-01T00:00:00Z">
        <w:r>
          <w:delText xml:space="preserve">are a basis of</w:delText>
        </w:r>
      </w:del>
      <w:del w:id="8483" w:author="PR Preview" w:date="2026-01-01T00:00:00Z">
        <w:r>
          <w:delText xml:space="preserve"> </w:delText>
        </w:r>
      </w:del>
      <m:oMath>
        <m:r>
          <m:rPr>
            <m:scr m:val="script"/>
            <m:sty m:val="p"/>
          </m:rPr>
          <m:t>C</m:t>
        </m:r>
        <m:r>
          <m:rPr>
            <m:sty m:val="p"/>
          </m:rPr>
          <m:t>(</m:t>
        </m:r>
        <m:r>
          <m:rPr>
            <m:sty m:val="bi"/>
          </m:rPr>
          <m:t>A</m:t>
        </m:r>
        <m:r>
          <m:rPr>
            <m:sty m:val="p"/>
          </m:rPr>
          <m:t>)</m:t>
        </m:r>
      </m:oMath>
      <w:del w:id="8484" w:author="PR Preview" w:date="2026-01-01T00:00:00Z">
        <w:r>
          <w:delText xml:space="preserve">,</w:delText>
        </w:r>
      </w:del>
      <w:del w:id="8485" w:author="PR Preview" w:date="2026-01-01T00:00:00Z">
        <w:r>
          <w:delText xml:space="preserve"> </w:delText>
        </w:r>
      </w:del>
      <w:del w:id="8486" w:author="PR Preview" w:date="2026-01-01T00:00:00Z">
        <w:r>
          <w:delText xml:space="preserve">using</w:delText>
        </w:r>
      </w:del>
      <w:del w:id="8487" w:author="PR Preview" w:date="2026-01-01T00:00:00Z">
        <w:r>
          <w:delText xml:space="preserve"> </w:delText>
        </w:r>
      </w:del>
      <w:hyperlink w:anchor="thm-matvec-linear">
        <w:del w:id="8488" w:author="PR Preview" w:date="2026-01-01T00:00:00Z">
          <w:r>
            <w:rPr>
              <w:rStyle w:val="Hyperlink"/>
            </w:rPr>
            <w:delText xml:space="preserve">Theorem 24</w:delText>
          </w:r>
        </w:del>
      </w:hyperlink>
      <w:del w:id="8489" w:author="PR Preview" w:date="2026-01-01T00:00:00Z">
        <w:r>
          <w:delText xml:space="preserve"> </w:delText>
        </w:r>
      </w:del>
      <w:del w:id="8490" w:author="PR Preview" w:date="2026-01-01T00:00:00Z">
        <w:r>
          <w:delText xml:space="preserve">to apply</w:delText>
        </w:r>
      </w:del>
      <w:del w:id="8491" w:author="PR Preview" w:date="2026-01-01T00:00:00Z">
        <w:r>
          <w:delText xml:space="preserve"> </w:delText>
        </w:r>
      </w:del>
      <m:oMath>
        <m:r>
          <m:rPr>
            <m:sty m:val="bi"/>
          </m:rPr>
          <m:t>A</m:t>
        </m:r>
      </m:oMath>
      <w:del w:id="8492" w:author="PR Preview" w:date="2026-01-01T00:00:00Z">
        <w:r>
          <w:delText xml:space="preserve"> </w:delText>
        </w:r>
      </w:del>
      <w:del w:id="8493" w:author="PR Preview" w:date="2026-01-01T00:00:00Z">
        <w:r>
          <w:delText xml:space="preserve">to linear combinations.</w:delText>
        </w:r>
      </w:del>
    </w:p>
    <w:p>
      <w:pPr>
        <w:pStyle w:val="BodyText"/>
      </w:pPr>
      <w:del w:id="8494" w:author="PR Preview" w:date="2026-01-01T00:00:00Z">
        <w:r>
          <w:rPr>
            <w:b/>
            <w:bCs/>
          </w:rPr>
          <w:delText xml:space="preserve">They are linearly independent.</w:delText>
        </w:r>
      </w:del>
      <w:del w:id="8495" w:author="PR Preview" w:date="2026-01-01T00:00:00Z">
        <w:r>
          <w:delText xml:space="preserve"> </w:delText>
        </w:r>
      </w:del>
      <w:del w:id="8496" w:author="PR Preview" w:date="2026-01-01T00:00:00Z">
        <w:r>
          <w:delText xml:space="preserve">Suppose</w:delText>
        </w:r>
      </w:del>
      <w:del w:id="8497" w:author="PR Preview" w:date="2026-01-01T00:00:00Z">
        <w:r>
          <w:delText xml:space="preserve"> </w:delText>
        </w:r>
      </w:del>
      <m:oMath>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r>
          <m:t> </m:t>
        </m:r>
        <m:r>
          <m:rPr>
            <m:sty m:val="bi"/>
          </m:rPr>
          <m:t>A</m:t>
        </m:r>
        <m:sSub>
          <m:e>
            <m:limLow>
              <m:e>
                <m:r>
                  <m:t>y</m:t>
                </m:r>
              </m:e>
              <m:lim>
                <m:r>
                  <m:rPr>
                    <m:sty m:val="p"/>
                  </m:rPr>
                  <m:t>∼</m:t>
                </m:r>
              </m:lim>
            </m:limLow>
          </m:e>
          <m:sub>
            <m:r>
              <m:t>i</m:t>
            </m:r>
          </m:sub>
        </m:sSub>
        <m:r>
          <m:rPr>
            <m:sty m:val="p"/>
          </m:rPr>
          <m:t>=</m:t>
        </m:r>
        <m:sSub>
          <m:e>
            <m:limLow>
              <m:e>
                <m:r>
                  <m:t>0</m:t>
                </m:r>
              </m:e>
              <m:lim>
                <m:r>
                  <m:rPr>
                    <m:sty m:val="p"/>
                  </m:rPr>
                  <m:t>∼</m:t>
                </m:r>
              </m:lim>
            </m:limLow>
          </m:e>
          <m:sub>
            <m:r>
              <m:t>m</m:t>
            </m:r>
          </m:sub>
        </m:sSub>
      </m:oMath>
      <w:del w:id="8498" w:author="PR Preview" w:date="2026-01-01T00:00:00Z">
        <w:r>
          <w:delText xml:space="preserve">.</w:delText>
        </w:r>
      </w:del>
      <w:del w:id="8499" w:author="PR Preview" w:date="2026-01-01T00:00:00Z">
        <w:r>
          <w:delText xml:space="preserve"> </w:delText>
        </w:r>
      </w:del>
      <w:del w:id="8500" w:author="PR Preview" w:date="2026-01-01T00:00:00Z">
        <w:r>
          <w:delText xml:space="preserve">Then</w:delText>
        </w:r>
      </w:del>
      <w:del w:id="8501" w:author="PR Preview" w:date="2026-01-01T00:00:00Z">
        <w:r>
          <w:delText xml:space="preserve"> </w:delText>
        </w:r>
      </w:del>
      <m:oMath>
        <m:r>
          <m:rPr>
            <m:sty m:val="bi"/>
          </m:rPr>
          <m:t>A</m:t>
        </m:r>
        <m:r>
          <m:t> </m:t>
        </m:r>
        <m:r>
          <m:t>​</m:t>
        </m:r>
        <m:d>
          <m:dPr>
            <m:begChr m:val="("/>
            <m:sepChr m:val=""/>
            <m:endChr m:val=")"/>
            <m:grow/>
          </m:dPr>
          <m:e>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e>
        </m:d>
        <m:r>
          <m:t>​</m:t>
        </m:r>
        <m:r>
          <m:rPr>
            <m:sty m:val="p"/>
          </m:rPr>
          <m:t>=</m:t>
        </m:r>
        <m:sSub>
          <m:e>
            <m:limLow>
              <m:e>
                <m:r>
                  <m:t>0</m:t>
                </m:r>
              </m:e>
              <m:lim>
                <m:r>
                  <m:rPr>
                    <m:sty m:val="p"/>
                  </m:rPr>
                  <m:t>∼</m:t>
                </m:r>
              </m:lim>
            </m:limLow>
          </m:e>
          <m:sub>
            <m:r>
              <m:t>m</m:t>
            </m:r>
          </m:sub>
        </m:sSub>
      </m:oMath>
      <w:del w:id="8502" w:author="PR Preview" w:date="2026-01-01T00:00:00Z">
        <w:r>
          <w:delText xml:space="preserve"> </w:delText>
        </w:r>
      </w:del>
      <w:del w:id="8503" w:author="PR Preview" w:date="2026-01-01T00:00:00Z">
        <w:r>
          <w:delText xml:space="preserve">(</w:delText>
        </w:r>
      </w:del>
      <w:hyperlink w:anchor="thm-matvec-linear">
        <w:del w:id="8504" w:author="PR Preview" w:date="2026-01-01T00:00:00Z">
          <w:r>
            <w:rPr>
              <w:rStyle w:val="Hyperlink"/>
            </w:rPr>
            <w:delText xml:space="preserve">Theorem 24</w:delText>
          </w:r>
        </w:del>
      </w:hyperlink>
      <w:del w:id="8505" w:author="PR Preview" w:date="2026-01-01T00:00:00Z">
        <w:r>
          <w:delText xml:space="preserve">),</w:delText>
        </w:r>
      </w:del>
      <w:del w:id="8506" w:author="PR Preview" w:date="2026-01-01T00:00:00Z">
        <w:r>
          <w:delText xml:space="preserve"> </w:delText>
        </w:r>
      </w:del>
      <w:del w:id="8507" w:author="PR Preview" w:date="2026-01-01T00:00:00Z">
        <w:r>
          <w:delText xml:space="preserve">so</w:delText>
        </w:r>
      </w:del>
      <w:del w:id="8508" w:author="PR Preview" w:date="2026-01-01T00:00:00Z">
        <w:r>
          <w:delText xml:space="preserve"> </w:delText>
        </w:r>
      </w:del>
      <m:oMath>
        <m:nary>
          <m:naryPr>
            <m:chr m:val="∑"/>
            <m:limLoc m:val="undOvr"/>
            <m:subHide m:val="off"/>
            <m:supHide m:val="on"/>
          </m:naryPr>
          <m:sub>
            <m:r>
              <m:t>i</m:t>
            </m:r>
          </m:sub>
          <m:sup>
            <m:r>
              <m:t>​</m:t>
            </m:r>
          </m:sup>
          <m:e>
            <m:sSub>
              <m:e>
                <m:r>
                  <m:t>v</m:t>
                </m:r>
              </m:e>
              <m:sub>
                <m:r>
                  <m:t>i</m:t>
                </m:r>
              </m:sub>
            </m:sSub>
          </m:e>
        </m:nary>
        <m:sSub>
          <m:e>
            <m:limLow>
              <m:e>
                <m:r>
                  <m:t>y</m:t>
                </m:r>
              </m:e>
              <m:lim>
                <m:r>
                  <m:rPr>
                    <m:sty m:val="p"/>
                  </m:rPr>
                  <m:t>∼</m:t>
                </m:r>
              </m:lim>
            </m:limLow>
          </m:e>
          <m:sub>
            <m:r>
              <m:t>i</m:t>
            </m:r>
          </m:sub>
        </m:sSub>
        <m:r>
          <m:rPr>
            <m:sty m:val="p"/>
          </m:rPr>
          <m:t>∈</m:t>
        </m:r>
        <m:r>
          <m:rPr>
            <m:scr m:val="script"/>
            <m:sty m:val="p"/>
          </m:rPr>
          <m:t>N</m:t>
        </m:r>
        <m:r>
          <m:rPr>
            <m:sty m:val="p"/>
          </m:rPr>
          <m:t>(</m:t>
        </m:r>
        <m:r>
          <m:rPr>
            <m:sty m:val="bi"/>
          </m:rPr>
          <m:t>A</m:t>
        </m:r>
        <m:r>
          <m:rPr>
            <m:sty m:val="p"/>
          </m:rPr>
          <m:t>)</m:t>
        </m:r>
      </m:oMath>
      <w:del w:id="8509" w:author="PR Preview" w:date="2026-01-01T00:00:00Z">
        <w:r>
          <w:delText xml:space="preserve">,</w:delText>
        </w:r>
      </w:del>
      <w:del w:id="8510" w:author="PR Preview" w:date="2026-01-01T00:00:00Z">
        <w:r>
          <w:delText xml:space="preserve"> </w:delText>
        </w:r>
      </w:del>
      <w:del w:id="8511" w:author="PR Preview" w:date="2026-01-01T00:00:00Z">
        <w:r>
          <w:delText xml:space="preserve">and it equals</w:delText>
        </w:r>
      </w:del>
      <w:del w:id="8512" w:author="PR Preview" w:date="2026-01-01T00:00:00Z">
        <w:r>
          <w:delText xml:space="preserve"> </w:delText>
        </w:r>
      </w:del>
      <m:oMath>
        <m:nary>
          <m:naryPr>
            <m:chr m:val="∑"/>
            <m:limLoc m:val="undOvr"/>
            <m:subHide m:val="off"/>
            <m:supHide m:val="off"/>
          </m:naryPr>
          <m:sub>
            <m:r>
              <m:t>j</m:t>
            </m:r>
            <m:r>
              <m:rPr>
                <m:sty m:val="p"/>
              </m:rPr>
              <m:t>=</m:t>
            </m:r>
            <m:r>
              <m:t>1</m:t>
            </m:r>
          </m:sub>
          <m:sup>
            <m:r>
              <m:t>ν</m:t>
            </m:r>
          </m:sup>
          <m:e>
            <m:sSub>
              <m:e>
                <m:r>
                  <m:t>u</m:t>
                </m:r>
              </m:e>
              <m:sub>
                <m:r>
                  <m:t>j</m:t>
                </m:r>
              </m:sub>
            </m:sSub>
          </m:e>
        </m:nary>
        <m:sSub>
          <m:e>
            <m:limLow>
              <m:e>
                <m:r>
                  <m:t>x</m:t>
                </m:r>
              </m:e>
              <m:lim>
                <m:r>
                  <m:rPr>
                    <m:sty m:val="p"/>
                  </m:rPr>
                  <m:t>∼</m:t>
                </m:r>
              </m:lim>
            </m:limLow>
          </m:e>
          <m:sub>
            <m:r>
              <m:t>j</m:t>
            </m:r>
          </m:sub>
        </m:sSub>
      </m:oMath>
      <w:del w:id="8513" w:author="PR Preview" w:date="2026-01-01T00:00:00Z">
        <w:r>
          <w:delText xml:space="preserve"> </w:delText>
        </w:r>
      </w:del>
      <w:del w:id="8514" w:author="PR Preview" w:date="2026-01-01T00:00:00Z">
        <w:r>
          <w:delText xml:space="preserve">for some numbers</w:delText>
        </w:r>
      </w:del>
      <w:del w:id="8515" w:author="PR Preview" w:date="2026-01-01T00:00:00Z">
        <w:r>
          <w:delText xml:space="preserve"> </w:delText>
        </w:r>
      </w:del>
      <m:oMath>
        <m:sSub>
          <m:e>
            <m:r>
              <m:t>u</m:t>
            </m:r>
          </m:e>
          <m:sub>
            <m:r>
              <m:t>j</m:t>
            </m:r>
          </m:sub>
        </m:sSub>
      </m:oMath>
      <w:del w:id="8516" w:author="PR Preview" w:date="2026-01-01T00:00:00Z">
        <w:r>
          <w:delText xml:space="preserve">,</w:delText>
        </w:r>
      </w:del>
      <w:del w:id="8517" w:author="PR Preview" w:date="2026-01-01T00:00:00Z">
        <w:r>
          <w:delText xml:space="preserve"> </w:delText>
        </w:r>
      </w:del>
      <w:del w:id="8518" w:author="PR Preview" w:date="2026-01-01T00:00:00Z">
        <w:r>
          <w:delText xml:space="preserve">since the</w:delText>
        </w:r>
      </w:del>
      <w:del w:id="8519" w:author="PR Preview" w:date="2026-01-01T00:00:00Z">
        <w:r>
          <w:delText xml:space="preserve"> </w:delText>
        </w:r>
      </w:del>
      <m:oMath>
        <m:sSub>
          <m:e>
            <m:limLow>
              <m:e>
                <m:r>
                  <m:t>x</m:t>
                </m:r>
              </m:e>
              <m:lim>
                <m:r>
                  <m:rPr>
                    <m:sty m:val="p"/>
                  </m:rPr>
                  <m:t>∼</m:t>
                </m:r>
              </m:lim>
            </m:limLow>
          </m:e>
          <m:sub>
            <m:r>
              <m:t>j</m:t>
            </m:r>
          </m:sub>
        </m:sSub>
      </m:oMath>
      <w:del w:id="8520" w:author="PR Preview" w:date="2026-01-01T00:00:00Z">
        <w:r>
          <w:delText xml:space="preserve"> </w:delText>
        </w:r>
      </w:del>
      <w:del w:id="8521" w:author="PR Preview" w:date="2026-01-01T00:00:00Z">
        <w:r>
          <w:delText xml:space="preserve">span</w:delText>
        </w:r>
      </w:del>
      <w:del w:id="8522" w:author="PR Preview" w:date="2026-01-01T00:00:00Z">
        <w:r>
          <w:delText xml:space="preserve"> </w:delText>
        </w:r>
      </w:del>
      <m:oMath>
        <m:r>
          <m:rPr>
            <m:scr m:val="script"/>
            <m:sty m:val="p"/>
          </m:rPr>
          <m:t>N</m:t>
        </m:r>
        <m:r>
          <m:rPr>
            <m:sty m:val="p"/>
          </m:rPr>
          <m:t>(</m:t>
        </m:r>
        <m:r>
          <m:rPr>
            <m:sty m:val="bi"/>
          </m:rPr>
          <m:t>A</m:t>
        </m:r>
        <m:r>
          <m:rPr>
            <m:sty m:val="p"/>
          </m:rPr>
          <m:t>)</m:t>
        </m:r>
      </m:oMath>
      <w:del w:id="8523" w:author="PR Preview" w:date="2026-01-01T00:00:00Z">
        <w:r>
          <w:delText xml:space="preserve">.</w:delText>
        </w:r>
      </w:del>
      <w:del w:id="8524" w:author="PR Preview" w:date="2026-01-01T00:00:00Z">
        <w:r>
          <w:delText xml:space="preserve"> </w:delText>
        </w:r>
      </w:del>
      <w:del w:id="8525" w:author="PR Preview" w:date="2026-01-01T00:00:00Z">
        <w:r>
          <w:delText xml:space="preserve">Moving everything to one side,</w:delText>
        </w:r>
      </w:del>
    </w:p>
    <w:p>
      <w:pPr>
        <w:pStyle w:val="BodyText"/>
      </w:pPr>
      <m:oMathPara>
        <m:oMathParaPr>
          <m:jc m:val="center"/>
        </m:oMathParaPr>
        <m:oMath>
          <m:nary>
            <m:naryPr>
              <m:chr m:val="∑"/>
              <m:limLoc m:val="undOvr"/>
              <m:subHide m:val="off"/>
              <m:supHide m:val="off"/>
            </m:naryPr>
            <m:sub>
              <m:r>
                <m:t>j</m:t>
              </m:r>
              <m:r>
                <m:rPr>
                  <m:sty m:val="p"/>
                </m:rPr>
                <m:t>=</m:t>
              </m:r>
              <m:r>
                <m:t>1</m:t>
              </m:r>
            </m:sub>
            <m:sup>
              <m:r>
                <m:t>ν</m:t>
              </m:r>
            </m:sup>
            <m:e>
              <m:r>
                <m:rPr>
                  <m:sty m:val="p"/>
                </m:rPr>
                <m:t>(</m:t>
              </m:r>
            </m:e>
          </m:nary>
          <m:r>
            <m:rPr>
              <m:sty m:val="p"/>
            </m:rPr>
            <m:t>−</m:t>
          </m:r>
          <m:sSub>
            <m:e>
              <m:r>
                <m:t>u</m:t>
              </m:r>
            </m:e>
            <m:sub>
              <m:r>
                <m:t>j</m:t>
              </m:r>
            </m:sub>
          </m:sSub>
          <m:r>
            <m:rPr>
              <m:sty m:val="p"/>
            </m:rPr>
            <m:t>)</m:t>
          </m:r>
          <m:r>
            <m:t> </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v</m:t>
                  </m:r>
                </m:e>
                <m:sub>
                  <m:r>
                    <m:t>i</m:t>
                  </m:r>
                </m:sub>
              </m:sSub>
            </m:e>
          </m:nary>
          <m:sSub>
            <m:e>
              <m:limLow>
                <m:e>
                  <m:r>
                    <m:t>y</m:t>
                  </m:r>
                </m:e>
                <m:lim>
                  <m:r>
                    <m:rPr>
                      <m:sty m:val="p"/>
                    </m:rPr>
                    <m:t>∼</m:t>
                  </m:r>
                </m:lim>
              </m:limLow>
            </m:e>
            <m:sub>
              <m:r>
                <m:t>i</m:t>
              </m:r>
            </m:sub>
          </m:sSub>
          <m:r>
            <m:rPr>
              <m:sty m:val="p"/>
            </m:rPr>
            <m:t>=</m:t>
          </m:r>
          <m:sSub>
            <m:e>
              <m:limLow>
                <m:e>
                  <m:r>
                    <m:t>0</m:t>
                  </m:r>
                </m:e>
                <m:lim>
                  <m:r>
                    <m:rPr>
                      <m:sty m:val="p"/>
                    </m:rPr>
                    <m:t>∼</m:t>
                  </m:r>
                </m:lim>
              </m:limLow>
            </m:e>
            <m:sub>
              <m:r>
                <m:t>n</m:t>
              </m:r>
            </m:sub>
          </m:sSub>
          <m:r>
            <m:rPr>
              <m:sty m:val="p"/>
            </m:rPr>
            <m:t>,</m:t>
          </m:r>
        </m:oMath>
      </m:oMathPara>
    </w:p>
    <w:p>
      <w:pPr>
        <w:pStyle w:val="FirstParagraph"/>
      </w:pPr>
      <w:del w:id="8526" w:author="PR Preview" w:date="2026-01-01T00:00:00Z">
        <w:r>
          <w:delText xml:space="preserve">and because the</w:delText>
        </w:r>
      </w:del>
      <w:del w:id="8527" w:author="PR Preview" w:date="2026-01-01T00:00:00Z">
        <w:r>
          <w:delText xml:space="preserve"> </w:delText>
        </w:r>
      </w:del>
      <m:oMath>
        <m:limLow>
          <m:e>
            <m:r>
              <m:t>x</m:t>
            </m:r>
          </m:e>
          <m:lim>
            <m:r>
              <m:rPr>
                <m:sty m:val="p"/>
              </m:rPr>
              <m:t>∼</m:t>
            </m:r>
          </m:lim>
        </m:limLow>
      </m:oMath>
      <w:del w:id="8528" w:author="PR Preview" w:date="2026-01-01T00:00:00Z">
        <w:r>
          <w:delText xml:space="preserve">’s and</w:delText>
        </w:r>
      </w:del>
      <w:del w:id="8529" w:author="PR Preview" w:date="2026-01-01T00:00:00Z">
        <w:r>
          <w:delText xml:space="preserve"> </w:delText>
        </w:r>
      </w:del>
      <m:oMath>
        <m:limLow>
          <m:e>
            <m:r>
              <m:t>y</m:t>
            </m:r>
          </m:e>
          <m:lim>
            <m:r>
              <m:rPr>
                <m:sty m:val="p"/>
              </m:rPr>
              <m:t>∼</m:t>
            </m:r>
          </m:lim>
        </m:limLow>
      </m:oMath>
      <w:del w:id="8530" w:author="PR Preview" w:date="2026-01-01T00:00:00Z">
        <w:r>
          <w:delText xml:space="preserve">’s together form a basis of</w:delText>
        </w:r>
      </w:del>
      <w:del w:id="8531" w:author="PR Preview" w:date="2026-01-01T00:00:00Z">
        <w:r>
          <w:delText xml:space="preserve"> </w:delText>
        </w:r>
      </w:del>
      <m:oMath>
        <m:sSup>
          <m:e>
            <m:r>
              <m:rPr>
                <m:scr m:val="double-struck"/>
                <m:sty m:val="p"/>
              </m:rPr>
              <m:t>R</m:t>
            </m:r>
          </m:e>
          <m:sup>
            <m:r>
              <m:t>n</m:t>
            </m:r>
          </m:sup>
        </m:sSup>
      </m:oMath>
      <w:del w:id="8532" w:author="PR Preview" w:date="2026-01-01T00:00:00Z">
        <w:r>
          <w:delText xml:space="preserve">,</w:delText>
        </w:r>
      </w:del>
      <w:del w:id="8533" w:author="PR Preview" w:date="2026-01-01T00:00:00Z">
        <w:r>
          <w:delText xml:space="preserve"> </w:delText>
        </w:r>
      </w:del>
      <w:del w:id="8534" w:author="PR Preview" w:date="2026-01-01T00:00:00Z">
        <w:r>
          <w:delText xml:space="preserve">which is linearly independent,</w:delText>
        </w:r>
      </w:del>
      <w:del w:id="8535" w:author="PR Preview" w:date="2026-01-01T00:00:00Z">
        <w:r>
          <w:delText xml:space="preserve"> </w:delText>
        </w:r>
      </w:del>
      <w:del w:id="8536" w:author="PR Preview" w:date="2026-01-01T00:00:00Z">
        <w:r>
          <w:delText xml:space="preserve">every coefficient is</w:delText>
        </w:r>
      </w:del>
      <w:del w:id="8537" w:author="PR Preview" w:date="2026-01-01T00:00:00Z">
        <w:r>
          <w:delText xml:space="preserve"> </w:delText>
        </w:r>
      </w:del>
      <m:oMath>
        <m:r>
          <m:t>0</m:t>
        </m:r>
      </m:oMath>
      <w:del w:id="8538" w:author="PR Preview" w:date="2026-01-01T00:00:00Z">
        <w:r>
          <w:delText xml:space="preserve">; in particular every</w:delText>
        </w:r>
      </w:del>
      <w:del w:id="8539" w:author="PR Preview" w:date="2026-01-01T00:00:00Z">
        <w:r>
          <w:delText xml:space="preserve"> </w:delText>
        </w:r>
      </w:del>
      <m:oMath>
        <m:sSub>
          <m:e>
            <m:r>
              <m:t>v</m:t>
            </m:r>
          </m:e>
          <m:sub>
            <m:r>
              <m:t>i</m:t>
            </m:r>
          </m:sub>
        </m:sSub>
        <m:r>
          <m:rPr>
            <m:sty m:val="p"/>
          </m:rPr>
          <m:t>=</m:t>
        </m:r>
        <m:r>
          <m:t>0</m:t>
        </m:r>
      </m:oMath>
      <w:del w:id="8540" w:author="PR Preview" w:date="2026-01-01T00:00:00Z">
        <w:r>
          <w:delText xml:space="preserve">.</w:delText>
        </w:r>
      </w:del>
    </w:p>
    <w:p>
      <w:pPr>
        <w:pStyle w:val="BodyText"/>
      </w:pPr>
      <w:del w:id="8541" w:author="PR Preview" w:date="2026-01-01T00:00:00Z">
        <w:r>
          <w:rPr>
            <w:b/>
            <w:bCs/>
          </w:rPr>
          <w:delText xml:space="preserve">They span</w:delText>
        </w:r>
      </w:del>
      <w:del w:id="8542" w:author="PR Preview" w:date="2026-01-01T00:00:00Z">
        <w:r>
          <w:rPr>
            <w:b/>
            <w:bCs/>
          </w:rPr>
          <w:delText xml:space="preserve"> </w:delText>
        </w:r>
      </w:del>
      <m:oMath>
        <m:r>
          <m:rPr>
            <m:scr m:val="script"/>
            <m:sty m:val="p"/>
          </m:rPr>
          <m:t>C</m:t>
        </m:r>
        <m:r>
          <m:rPr>
            <m:sty m:val="p"/>
          </m:rPr>
          <m:t>(</m:t>
        </m:r>
        <m:r>
          <m:rPr>
            <m:sty m:val="bi"/>
          </m:rPr>
          <m:t>A</m:t>
        </m:r>
        <m:r>
          <m:rPr>
            <m:sty m:val="p"/>
          </m:rPr>
          <m:t>)</m:t>
        </m:r>
      </m:oMath>
      <w:del w:id="8543" w:author="PR Preview" w:date="2026-01-01T00:00:00Z">
        <w:r>
          <w:rPr>
            <w:b/>
            <w:bCs/>
          </w:rPr>
          <w:delText xml:space="preserve">.</w:delText>
        </w:r>
      </w:del>
      <w:del w:id="8544" w:author="PR Preview" w:date="2026-01-01T00:00:00Z">
        <w:r>
          <w:delText xml:space="preserve"> </w:delText>
        </w:r>
      </w:del>
      <w:del w:id="8545" w:author="PR Preview" w:date="2026-01-01T00:00:00Z">
        <w:r>
          <w:delText xml:space="preserve">Take any</w:delText>
        </w:r>
      </w:del>
      <w:del w:id="8546" w:author="PR Preview" w:date="2026-01-01T00:00:00Z">
        <w:r>
          <w:delText xml:space="preserve"> </w:delText>
        </w:r>
      </w:del>
      <m:oMath>
        <m:limLow>
          <m:e>
            <m:r>
              <m:t>w</m:t>
            </m:r>
          </m:e>
          <m:lim>
            <m:r>
              <m:rPr>
                <m:sty m:val="p"/>
              </m:rPr>
              <m:t>∼</m:t>
            </m:r>
          </m:lim>
        </m:limLow>
        <m:r>
          <m:rPr>
            <m:sty m:val="p"/>
          </m:rPr>
          <m:t>∈</m:t>
        </m:r>
        <m:r>
          <m:rPr>
            <m:scr m:val="script"/>
            <m:sty m:val="p"/>
          </m:rPr>
          <m:t>C</m:t>
        </m:r>
        <m:r>
          <m:rPr>
            <m:sty m:val="p"/>
          </m:rPr>
          <m:t>(</m:t>
        </m:r>
        <m:r>
          <m:rPr>
            <m:sty m:val="bi"/>
          </m:rPr>
          <m:t>A</m:t>
        </m:r>
        <m:r>
          <m:rPr>
            <m:sty m:val="p"/>
          </m:rPr>
          <m:t>)</m:t>
        </m:r>
      </m:oMath>
      <w:del w:id="8547" w:author="PR Preview" w:date="2026-01-01T00:00:00Z">
        <w:r>
          <w:delText xml:space="preserve">,</w:delText>
        </w:r>
      </w:del>
      <w:del w:id="8548" w:author="PR Preview" w:date="2026-01-01T00:00:00Z">
        <w:r>
          <w:delText xml:space="preserve"> </w:delText>
        </w:r>
      </w:del>
      <w:del w:id="8549" w:author="PR Preview" w:date="2026-01-01T00:00:00Z">
        <w:r>
          <w:delText xml:space="preserve">so</w:delText>
        </w:r>
      </w:del>
      <w:del w:id="8550" w:author="PR Preview" w:date="2026-01-01T00:00:00Z">
        <w:r>
          <w:delText xml:space="preserve"> </w:delText>
        </w:r>
      </w:del>
      <m:oMath>
        <m:limLow>
          <m:e>
            <m:r>
              <m:t>w</m:t>
            </m:r>
          </m:e>
          <m:lim>
            <m:r>
              <m:rPr>
                <m:sty m:val="p"/>
              </m:rPr>
              <m:t>∼</m:t>
            </m:r>
          </m:lim>
        </m:limLow>
        <m:r>
          <m:rPr>
            <m:sty m:val="p"/>
          </m:rPr>
          <m:t>=</m:t>
        </m:r>
        <m:r>
          <m:rPr>
            <m:sty m:val="bi"/>
          </m:rPr>
          <m:t>A</m:t>
        </m:r>
        <m:limLow>
          <m:e>
            <m:r>
              <m:t>z</m:t>
            </m:r>
          </m:e>
          <m:lim>
            <m:r>
              <m:rPr>
                <m:sty m:val="p"/>
              </m:rPr>
              <m:t>∼</m:t>
            </m:r>
          </m:lim>
        </m:limLow>
      </m:oMath>
      <w:del w:id="8551" w:author="PR Preview" w:date="2026-01-01T00:00:00Z">
        <w:r>
          <w:delText xml:space="preserve"> </w:delText>
        </w:r>
      </w:del>
      <w:del w:id="8552" w:author="PR Preview" w:date="2026-01-01T00:00:00Z">
        <w:r>
          <w:delText xml:space="preserve">for some</w:delText>
        </w:r>
      </w:del>
      <w:del w:id="8553" w:author="PR Preview" w:date="2026-01-01T00:00:00Z">
        <w:r>
          <w:delText xml:space="preserve"> </w:delText>
        </w:r>
      </w:del>
      <m:oMath>
        <m:limLow>
          <m:e>
            <m:r>
              <m:t>z</m:t>
            </m:r>
          </m:e>
          <m:lim>
            <m:r>
              <m:rPr>
                <m:sty m:val="p"/>
              </m:rPr>
              <m:t>∼</m:t>
            </m:r>
          </m:lim>
        </m:limLow>
        <m:r>
          <m:rPr>
            <m:sty m:val="p"/>
          </m:rPr>
          <m:t>∈</m:t>
        </m:r>
        <m:sSup>
          <m:e>
            <m:r>
              <m:rPr>
                <m:scr m:val="double-struck"/>
                <m:sty m:val="p"/>
              </m:rPr>
              <m:t>R</m:t>
            </m:r>
          </m:e>
          <m:sup>
            <m:r>
              <m:t>n</m:t>
            </m:r>
          </m:sup>
        </m:sSup>
      </m:oMath>
      <w:del w:id="8554" w:author="PR Preview" w:date="2026-01-01T00:00:00Z">
        <w:r>
          <w:delText xml:space="preserve"> </w:delText>
        </w:r>
      </w:del>
      <w:del w:id="8555" w:author="PR Preview" w:date="2026-01-01T00:00:00Z">
        <w:r>
          <w:delText xml:space="preserve">(</w:delText>
        </w:r>
      </w:del>
      <w:hyperlink w:anchor="def-column-space">
        <w:del w:id="8556" w:author="PR Preview" w:date="2026-01-01T00:00:00Z">
          <w:r>
            <w:rPr>
              <w:rStyle w:val="Hyperlink"/>
            </w:rPr>
            <w:delText xml:space="preserve">Definition 52</w:delText>
          </w:r>
        </w:del>
      </w:hyperlink>
      <w:del w:id="8557" w:author="PR Preview" w:date="2026-01-01T00:00:00Z">
        <w:r>
          <w:delText xml:space="preserve">).</w:delText>
        </w:r>
      </w:del>
      <w:del w:id="8558" w:author="PR Preview" w:date="2026-01-01T00:00:00Z">
        <w:r>
          <w:delText xml:space="preserve"> </w:delText>
        </w:r>
      </w:del>
      <w:del w:id="8559" w:author="PR Preview" w:date="2026-01-01T00:00:00Z">
        <w:r>
          <w:delText xml:space="preserve">Write</w:delText>
        </w:r>
      </w:del>
      <w:del w:id="8560" w:author="PR Preview" w:date="2026-01-01T00:00:00Z">
        <w:r>
          <w:delText xml:space="preserve"> </w:delText>
        </w:r>
      </w:del>
      <m:oMath>
        <m:limLow>
          <m:e>
            <m:r>
              <m:t>z</m:t>
            </m:r>
          </m:e>
          <m:lim>
            <m:r>
              <m:rPr>
                <m:sty m:val="p"/>
              </m:rPr>
              <m:t>∼</m:t>
            </m:r>
          </m:lim>
        </m:limLow>
        <m:r>
          <m:rPr>
            <m:sty m:val="p"/>
          </m:rPr>
          <m:t>=</m:t>
        </m:r>
        <m:nary>
          <m:naryPr>
            <m:chr m:val="∑"/>
            <m:limLoc m:val="undOvr"/>
            <m:subHide m:val="off"/>
            <m:supHide m:val="on"/>
          </m:naryPr>
          <m:sub>
            <m:r>
              <m:t>j</m:t>
            </m:r>
          </m:sub>
          <m:sup>
            <m:r>
              <m:t>​</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n"/>
          </m:naryPr>
          <m:sub>
            <m:r>
              <m:t>i</m:t>
            </m:r>
          </m:sub>
          <m:sup>
            <m:r>
              <m:t>​</m:t>
            </m:r>
          </m:sup>
          <m:e>
            <m:sSub>
              <m:e>
                <m:r>
                  <m:t>b</m:t>
                </m:r>
              </m:e>
              <m:sub>
                <m:r>
                  <m:t>i</m:t>
                </m:r>
              </m:sub>
            </m:sSub>
          </m:e>
        </m:nary>
        <m:sSub>
          <m:e>
            <m:limLow>
              <m:e>
                <m:r>
                  <m:t>y</m:t>
                </m:r>
              </m:e>
              <m:lim>
                <m:r>
                  <m:rPr>
                    <m:sty m:val="p"/>
                  </m:rPr>
                  <m:t>∼</m:t>
                </m:r>
              </m:lim>
            </m:limLow>
          </m:e>
          <m:sub>
            <m:r>
              <m:t>i</m:t>
            </m:r>
          </m:sub>
        </m:sSub>
      </m:oMath>
      <w:del w:id="8561" w:author="PR Preview" w:date="2026-01-01T00:00:00Z">
        <w:r>
          <w:delText xml:space="preserve"> </w:delText>
        </w:r>
      </w:del>
      <w:del w:id="8562" w:author="PR Preview" w:date="2026-01-01T00:00:00Z">
        <w:r>
          <w:delText xml:space="preserve">in the basis of</w:delText>
        </w:r>
      </w:del>
      <w:del w:id="8563" w:author="PR Preview" w:date="2026-01-01T00:00:00Z">
        <w:r>
          <w:delText xml:space="preserve"> </w:delText>
        </w:r>
      </w:del>
      <m:oMath>
        <m:sSup>
          <m:e>
            <m:r>
              <m:rPr>
                <m:scr m:val="double-struck"/>
                <m:sty m:val="p"/>
              </m:rPr>
              <m:t>R</m:t>
            </m:r>
          </m:e>
          <m:sup>
            <m:r>
              <m:t>n</m:t>
            </m:r>
          </m:sup>
        </m:sSup>
      </m:oMath>
      <w:del w:id="8564" w:author="PR Preview" w:date="2026-01-01T00:00:00Z">
        <w:r>
          <w:delText xml:space="preserve">.</w:delText>
        </w:r>
      </w:del>
      <w:del w:id="8565" w:author="PR Preview" w:date="2026-01-01T00:00:00Z">
        <w:r>
          <w:delText xml:space="preserve"> </w:delText>
        </w:r>
      </w:del>
      <w:del w:id="8566" w:author="PR Preview" w:date="2026-01-01T00:00:00Z">
        <w:r>
          <w:delText xml:space="preserve">Then</w:delText>
        </w:r>
      </w:del>
    </w:p>
    <w:p>
      <w:pPr>
        <w:pStyle w:val="BodyText"/>
      </w:pPr>
      <m:oMathPara>
        <m:oMathParaPr>
          <m:jc m:val="center"/>
        </m:oMathParaPr>
        <m:oMath>
          <m:eqArr>
            <m:e>
              <m:limLow>
                <m:e>
                  <m:r>
                    <m:t>w</m:t>
                  </m:r>
                </m:e>
                <m:lim>
                  <m:r>
                    <m:rPr>
                      <m:sty m:val="p"/>
                    </m:rPr>
                    <m:t>∼</m:t>
                  </m:r>
                </m:lim>
              </m:limLow>
              <m:r>
                <m:t>&amp;</m:t>
              </m:r>
              <m:r>
                <m:rPr>
                  <m:sty m:val="p"/>
                </m:rPr>
                <m:t>=</m:t>
              </m:r>
              <m:r>
                <m:rPr>
                  <m:sty m:val="bi"/>
                </m:rPr>
                <m:t>A</m:t>
              </m:r>
              <m:r>
                <m:t> </m:t>
              </m:r>
              <m:r>
                <m:t>​</m:t>
              </m:r>
              <m:d>
                <m:dPr>
                  <m:begChr m:val="("/>
                  <m:sepChr m:val=""/>
                  <m:endChr m:val=")"/>
                  <m:grow/>
                </m:dPr>
                <m:e>
                  <m:nary>
                    <m:naryPr>
                      <m:chr m:val="∑"/>
                      <m:limLoc m:val="undOvr"/>
                      <m:subHide m:val="off"/>
                      <m:supHide m:val="off"/>
                    </m:naryPr>
                    <m:sub>
                      <m:r>
                        <m:t>j</m:t>
                      </m:r>
                      <m:r>
                        <m:rPr>
                          <m:sty m:val="p"/>
                        </m:rPr>
                        <m:t>=</m:t>
                      </m:r>
                      <m:r>
                        <m:t>1</m:t>
                      </m:r>
                    </m:sub>
                    <m:sup>
                      <m:r>
                        <m:t>ν</m:t>
                      </m:r>
                    </m:sup>
                    <m:e>
                      <m:sSub>
                        <m:e>
                          <m:r>
                            <m:t>a</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sSub>
                    <m:e>
                      <m:limLow>
                        <m:e>
                          <m:r>
                            <m:t>y</m:t>
                          </m:r>
                        </m:e>
                        <m:lim>
                          <m:r>
                            <m:rPr>
                              <m:sty m:val="p"/>
                            </m:rPr>
                            <m:t>∼</m:t>
                          </m:r>
                        </m:lim>
                      </m:limLow>
                    </m:e>
                    <m:sub>
                      <m:r>
                        <m:t>i</m:t>
                      </m:r>
                    </m:sub>
                  </m:sSub>
                </m:e>
              </m:d>
              <m:r>
                <m:t>​</m:t>
              </m:r>
              <m:r>
                <m:t>&amp;</m:t>
              </m:r>
              <m:r>
                <m:t>&amp;</m:t>
              </m:r>
              <m:r>
                <m:rPr>
                  <m:nor/>
                  <m:sty m:val="p"/>
                </m:rPr>
                <m:t>(substitute </m:t>
              </m:r>
              <m:limLow>
                <m:e>
                  <m:r>
                    <m:t>z</m:t>
                  </m:r>
                </m:e>
                <m:lim>
                  <m:r>
                    <m:rPr>
                      <m:sty m:val="p"/>
                    </m:rPr>
                    <m:t>∼</m:t>
                  </m:r>
                </m:lim>
              </m:limLow>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r>
                <m:rPr>
                  <m:sty m:val="bi"/>
                </m:rPr>
                <m:t>A</m:t>
              </m:r>
              <m:sSub>
                <m:e>
                  <m:limLow>
                    <m:e>
                      <m:r>
                        <m:t>x</m:t>
                      </m:r>
                    </m:e>
                    <m:lim>
                      <m:r>
                        <m:rPr>
                          <m:sty m:val="p"/>
                        </m:rPr>
                        <m:t>∼</m:t>
                      </m:r>
                    </m:lim>
                  </m:limLow>
                </m:e>
                <m:sub>
                  <m:r>
                    <m:t>j</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j</m:t>
                  </m:r>
                  <m:r>
                    <m:rPr>
                      <m:sty m:val="p"/>
                    </m:rPr>
                    <m:t>=</m:t>
                  </m:r>
                  <m:r>
                    <m:t>1</m:t>
                  </m:r>
                </m:sub>
                <m:sup>
                  <m:r>
                    <m:t>ν</m:t>
                  </m:r>
                </m:sup>
                <m:e>
                  <m:sSub>
                    <m:e>
                      <m:r>
                        <m:t>a</m:t>
                      </m:r>
                    </m:e>
                    <m:sub>
                      <m:r>
                        <m:t>j</m:t>
                      </m:r>
                    </m:sub>
                  </m:sSub>
                </m:e>
              </m:nary>
              <m:r>
                <m:t> </m:t>
              </m:r>
              <m:sSub>
                <m:e>
                  <m:limLow>
                    <m:e>
                      <m:r>
                        <m:t>0</m:t>
                      </m:r>
                    </m:e>
                    <m:lim>
                      <m:r>
                        <m:rPr>
                          <m:sty m:val="p"/>
                        </m:rPr>
                        <m:t>∼</m:t>
                      </m:r>
                    </m:lim>
                  </m:limLow>
                </m:e>
                <m:sub>
                  <m:r>
                    <m:t>m</m:t>
                  </m:r>
                </m:sub>
              </m:sSub>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t>&amp;</m:t>
              </m:r>
              <m:r>
                <m:t>&amp;</m:t>
              </m:r>
              <m:r>
                <m:rPr>
                  <m:nor/>
                  <m:sty m:val="p"/>
                </m:rPr>
                <m:t>(each </m:t>
              </m:r>
              <m:sSub>
                <m:e>
                  <m:limLow>
                    <m:e>
                      <m:r>
                        <m:t>x</m:t>
                      </m:r>
                    </m:e>
                    <m:lim>
                      <m:r>
                        <m:rPr>
                          <m:sty m:val="p"/>
                        </m:rPr>
                        <m:t>∼</m:t>
                      </m:r>
                    </m:lim>
                  </m:limLow>
                </m:e>
                <m:sub>
                  <m:r>
                    <m:t>j</m:t>
                  </m:r>
                </m:sub>
              </m:sSub>
              <m:r>
                <m:rPr>
                  <m:sty m:val="p"/>
                </m:rPr>
                <m:t>∈</m:t>
              </m:r>
              <m:r>
                <m:rPr>
                  <m:scr m:val="script"/>
                  <m:sty m:val="p"/>
                </m:rPr>
                <m:t>N</m:t>
              </m:r>
              <m:r>
                <m:rPr>
                  <m:sty m:val="p"/>
                </m:rPr>
                <m:t>(</m:t>
              </m:r>
              <m:r>
                <m:rPr>
                  <m:sty m:val="bi"/>
                </m:rPr>
                <m:t>A</m:t>
              </m:r>
              <m:r>
                <m:rPr>
                  <m:sty m:val="p"/>
                </m:rPr>
                <m:t>)</m:t>
              </m:r>
              <m:r>
                <m:rPr>
                  <m:nor/>
                  <m:sty m:val="p"/>
                </m:rPr>
                <m:t>)</m:t>
              </m:r>
            </m:e>
            <m:e>
              <m:r>
                <m:t>&amp;</m:t>
              </m:r>
              <m:r>
                <m:rPr>
                  <m:sty m:val="p"/>
                </m:rPr>
                <m:t>=</m:t>
              </m:r>
              <m:nary>
                <m:naryPr>
                  <m:chr m:val="∑"/>
                  <m:limLoc m:val="undOvr"/>
                  <m:subHide m:val="off"/>
                  <m:supHide m:val="off"/>
                </m:naryPr>
                <m:sub>
                  <m:r>
                    <m:t>i</m:t>
                  </m:r>
                  <m:r>
                    <m:rPr>
                      <m:sty m:val="p"/>
                    </m:rPr>
                    <m:t>=</m:t>
                  </m:r>
                  <m:r>
                    <m:t>1</m:t>
                  </m:r>
                </m:sub>
                <m:sup>
                  <m:r>
                    <m:t>n</m:t>
                  </m:r>
                  <m:r>
                    <m:rPr>
                      <m:sty m:val="p"/>
                    </m:rPr>
                    <m:t>−</m:t>
                  </m:r>
                  <m:r>
                    <m:t>ν</m:t>
                  </m:r>
                </m:sup>
                <m:e>
                  <m:sSub>
                    <m:e>
                      <m:r>
                        <m:t>b</m:t>
                      </m:r>
                    </m:e>
                    <m:sub>
                      <m:r>
                        <m:t>i</m:t>
                      </m:r>
                    </m:sub>
                  </m:sSub>
                </m:e>
              </m:nary>
              <m:r>
                <m:t> </m:t>
              </m:r>
              <m:r>
                <m:rPr>
                  <m:sty m:val="bi"/>
                </m:rPr>
                <m:t>A</m:t>
              </m:r>
              <m:sSub>
                <m:e>
                  <m:limLow>
                    <m:e>
                      <m:r>
                        <m:t>y</m:t>
                      </m:r>
                    </m:e>
                    <m:lim>
                      <m:r>
                        <m:rPr>
                          <m:sty m:val="p"/>
                        </m:rPr>
                        <m:t>∼</m:t>
                      </m:r>
                    </m:lim>
                  </m:limLow>
                </m:e>
                <m:sub>
                  <m:r>
                    <m:t>i</m:t>
                  </m:r>
                </m:sub>
              </m:sSub>
              <m:r>
                <m:rPr>
                  <m:sty m:val="p"/>
                </m:rPr>
                <m:t>,</m:t>
              </m:r>
              <m:r>
                <m:t>&amp;</m:t>
              </m:r>
              <m:r>
                <m:t>&amp;</m:t>
              </m:r>
              <m:r>
                <m:rPr>
                  <m:nor/>
                  <m:sty m:val="p"/>
                </m:rPr>
                <m:t>(drop the zero terms)</m:t>
              </m:r>
            </m:e>
          </m:eqArr>
        </m:oMath>
      </m:oMathPara>
    </w:p>
    <w:p>
      <w:pPr>
        <w:pStyle w:val="FirstParagraph"/>
      </w:pPr>
      <w:del w:id="8567" w:author="PR Preview" w:date="2026-01-01T00:00:00Z">
        <w:r>
          <w:delText xml:space="preserve">a linear combination of</w:delText>
        </w:r>
      </w:del>
      <w:del w:id="8568" w:author="PR Preview" w:date="2026-01-01T00:00:00Z">
        <w:r>
          <w:delText xml:space="preserve"> </w:delText>
        </w:r>
      </w:del>
      <m:oMath>
        <m:r>
          <m:rPr>
            <m:sty m:val="bi"/>
          </m:rPr>
          <m:t>A</m:t>
        </m:r>
        <m:sSub>
          <m:e>
            <m:limLow>
              <m:e>
                <m:r>
                  <m:t>y</m:t>
                </m:r>
              </m:e>
              <m:lim>
                <m:r>
                  <m:rPr>
                    <m:sty m:val="p"/>
                  </m:rPr>
                  <m:t>∼</m:t>
                </m:r>
              </m:lim>
            </m:limLow>
          </m:e>
          <m:sub>
            <m:r>
              <m:t>1</m:t>
            </m:r>
          </m:sub>
        </m:sSub>
        <m:r>
          <m:rPr>
            <m:sty m:val="p"/>
          </m:rPr>
          <m:t>,</m:t>
        </m:r>
        <m:r>
          <m:rPr>
            <m:sty m:val="p"/>
          </m:rPr>
          <m:t>…</m:t>
        </m:r>
        <m:r>
          <m:rPr>
            <m:sty m:val="p"/>
          </m:rPr>
          <m:t>,</m:t>
        </m:r>
        <m:r>
          <m:rPr>
            <m:sty m:val="bi"/>
          </m:rPr>
          <m:t>A</m:t>
        </m:r>
        <m:sSub>
          <m:e>
            <m:limLow>
              <m:e>
                <m:r>
                  <m:t>y</m:t>
                </m:r>
              </m:e>
              <m:lim>
                <m:r>
                  <m:rPr>
                    <m:sty m:val="p"/>
                  </m:rPr>
                  <m:t>∼</m:t>
                </m:r>
              </m:lim>
            </m:limLow>
          </m:e>
          <m:sub>
            <m:r>
              <m:t>n</m:t>
            </m:r>
            <m:r>
              <m:rPr>
                <m:sty m:val="p"/>
              </m:rPr>
              <m:t>−</m:t>
            </m:r>
            <m:r>
              <m:t>ν</m:t>
            </m:r>
          </m:sub>
        </m:sSub>
      </m:oMath>
      <w:del w:id="8569" w:author="PR Preview" w:date="2026-01-01T00:00:00Z">
        <w:r>
          <w:delText xml:space="preserve">.</w:delText>
        </w:r>
      </w:del>
      <w:del w:id="8570" w:author="PR Preview" w:date="2026-01-01T00:00:00Z">
        <w:r>
          <w:delText xml:space="preserve"> </w:delText>
        </w:r>
      </w:del>
      <w:del w:id="8571" w:author="PR Preview" w:date="2026-01-01T00:00:00Z">
        <w:r>
          <w:delText xml:space="preserve">These vectors are in</w:delText>
        </w:r>
      </w:del>
      <w:del w:id="8572" w:author="PR Preview" w:date="2026-01-01T00:00:00Z">
        <w:r>
          <w:delText xml:space="preserve"> </w:delText>
        </w:r>
      </w:del>
      <m:oMath>
        <m:r>
          <m:rPr>
            <m:scr m:val="script"/>
            <m:sty m:val="p"/>
          </m:rPr>
          <m:t>C</m:t>
        </m:r>
        <m:r>
          <m:rPr>
            <m:sty m:val="p"/>
          </m:rPr>
          <m:t>(</m:t>
        </m:r>
        <m:r>
          <m:rPr>
            <m:sty m:val="bi"/>
          </m:rPr>
          <m:t>A</m:t>
        </m:r>
        <m:r>
          <m:rPr>
            <m:sty m:val="p"/>
          </m:rPr>
          <m:t>)</m:t>
        </m:r>
      </m:oMath>
      <w:del w:id="8573" w:author="PR Preview" w:date="2026-01-01T00:00:00Z">
        <w:r>
          <w:delText xml:space="preserve">,</w:delText>
        </w:r>
      </w:del>
      <w:del w:id="8574" w:author="PR Preview" w:date="2026-01-01T00:00:00Z">
        <w:r>
          <w:delText xml:space="preserve"> </w:delText>
        </w:r>
      </w:del>
      <w:del w:id="8575" w:author="PR Preview" w:date="2026-01-01T00:00:00Z">
        <w:r>
          <w:delText xml:space="preserve">so their span is exactly</w:delText>
        </w:r>
      </w:del>
      <w:del w:id="8576" w:author="PR Preview" w:date="2026-01-01T00:00:00Z">
        <w:r>
          <w:delText xml:space="preserve"> </w:delText>
        </w:r>
      </w:del>
      <m:oMath>
        <m:r>
          <m:rPr>
            <m:scr m:val="script"/>
            <m:sty m:val="p"/>
          </m:rPr>
          <m:t>C</m:t>
        </m:r>
        <m:r>
          <m:rPr>
            <m:sty m:val="p"/>
          </m:rPr>
          <m:t>(</m:t>
        </m:r>
        <m:r>
          <m:rPr>
            <m:sty m:val="bi"/>
          </m:rPr>
          <m:t>A</m:t>
        </m:r>
        <m:r>
          <m:rPr>
            <m:sty m:val="p"/>
          </m:rPr>
          <m:t>)</m:t>
        </m:r>
      </m:oMath>
      <w:del w:id="8577" w:author="PR Preview" w:date="2026-01-01T00:00:00Z">
        <w:r>
          <w:delText xml:space="preserve">.</w:delText>
        </w:r>
      </w:del>
    </w:p>
    <w:p>
      <w:pPr>
        <w:pStyle w:val="FirstParagraph"/>
      </w:pPr>
      <w:ins w:id="8578" w:author="PR Preview" w:date="2026-01-01T00:00:00Z">
        <w:r>
          <w:rPr>
            <w:i/>
            <w:iCs/>
          </w:rPr>
          <w:t xml:space="preserve">Proof</w:t>
        </w:r>
      </w:ins>
      <w:ins w:id="8579" w:author="PR Preview" w:date="2026-01-01T00:00:00Z">
        <w:r>
          <w:t xml:space="preserve">. </w:t>
        </w:r>
      </w:ins>
      <w:ins w:id="8580" w:author="PR Preview" w:date="2026-01-01T00:00:00Z">
        <w:r>
          <w:t xml:space="preserve">Let</w:t>
        </w:r>
      </w:ins>
      <w:ins w:id="8581" w:author="PR Preview" w:date="2026-01-01T00:00:00Z">
        <w:r>
          <w:t xml:space="preserve"> </w:t>
        </w:r>
      </w:ins>
      <m:oMath>
        <m:r>
          <m:t>ν</m:t>
        </m:r>
        <m:r>
          <m:rPr>
            <m:sty m:val="p"/>
          </m:rPr>
          <m:t>=</m:t>
        </m:r>
        <m:r>
          <m:rPr>
            <m:sty m:val="p"/>
          </m:rPr>
          <m:t>nullity</m:t>
        </m:r>
        <m:r>
          <m:rPr>
            <m:sty m:val="p"/>
          </m:rPr>
          <m:t>(</m:t>
        </m:r>
        <m:r>
          <m:rPr>
            <m:sty m:val="bi"/>
          </m:rPr>
          <m:t>A</m:t>
        </m:r>
        <m:r>
          <m:rPr>
            <m:sty m:val="p"/>
          </m:rPr>
          <m:t>)</m:t>
        </m:r>
      </m:oMath>
      <w:ins w:id="8582" w:author="PR Preview" w:date="2026-01-01T00:00:00Z">
        <w:r>
          <w:t xml:space="preserve">.</w:t>
        </w:r>
      </w:ins>
      <w:ins w:id="8583" w:author="PR Preview" w:date="2026-01-01T00:00:00Z">
        <w:r>
          <w:t xml:space="preserve"> </w:t>
        </w:r>
      </w:ins>
      <w:ins w:id="8584" w:author="PR Preview" w:date="2026-01-01T00:00:00Z">
        <w:r>
          <w:t xml:space="preserve">Choose a basis</w:t>
        </w:r>
      </w:ins>
      <w:ins w:id="8585" w:author="PR Preview" w:date="2026-01-01T00:00:00Z">
        <w:r>
          <w:t xml:space="preserve"> </w:t>
        </w:r>
      </w:ins>
      <w:ins w:id="8586" w:author="PR Preview" w:date="2026-01-01T00:00:00Z">
        <w:r>
          <w:t xml:space="preserve">$\mathord{\smash[b]{\underset{\raise.3ex\hbox{$\scriptstyle\sim$}}{x}}\vphantom{x}}_1, \ldots, \mathord{\smash[b]{\underset{\raise.3ex\hbox{$\scriptstyle\sim$}}{x}}\vphantom{x}}_\nu$</w:t>
        </w:r>
      </w:ins>
      <w:ins w:id="8587" w:author="PR Preview" w:date="2026-01-01T00:00:00Z">
        <w:r>
          <w:t xml:space="preserve"> </w:t>
        </w:r>
      </w:ins>
      <w:ins w:id="8588" w:author="PR Preview" w:date="2026-01-01T00:00:00Z">
        <w:r>
          <w:t xml:space="preserve">of</w:t>
        </w:r>
      </w:ins>
      <w:ins w:id="8589" w:author="PR Preview" w:date="2026-01-01T00:00:00Z">
        <w:r>
          <w:t xml:space="preserve"> </w:t>
        </w:r>
      </w:ins>
      <m:oMath>
        <m:r>
          <m:rPr>
            <m:scr m:val="script"/>
            <m:sty m:val="p"/>
          </m:rPr>
          <m:t>N</m:t>
        </m:r>
        <m:r>
          <m:rPr>
            <m:sty m:val="p"/>
          </m:rPr>
          <m:t>(</m:t>
        </m:r>
        <m:r>
          <m:rPr>
            <m:sty m:val="bi"/>
          </m:rPr>
          <m:t>A</m:t>
        </m:r>
        <m:r>
          <m:rPr>
            <m:sty m:val="p"/>
          </m:rPr>
          <m:t>)</m:t>
        </m:r>
      </m:oMath>
      <w:ins w:id="8590" w:author="PR Preview" w:date="2026-01-01T00:00:00Z">
        <w:r>
          <w:t xml:space="preserve">,</w:t>
        </w:r>
      </w:ins>
      <w:ins w:id="8591" w:author="PR Preview" w:date="2026-01-01T00:00:00Z">
        <w:r>
          <w:t xml:space="preserve"> </w:t>
        </w:r>
      </w:ins>
      <w:ins w:id="8592" w:author="PR Preview" w:date="2026-01-01T00:00:00Z">
        <w:r>
          <w:t xml:space="preserve">and extend it to a basis</w:t>
        </w:r>
      </w:ins>
      <w:ins w:id="8593" w:author="PR Preview" w:date="2026-01-01T00:00:00Z">
        <w:r>
          <w:t xml:space="preserve"> </w:t>
        </w:r>
      </w:ins>
      <w:ins w:id="8594" w:author="PR Preview" w:date="2026-01-01T00:00:00Z">
        <w:r>
          <w:t xml:space="preserve">$\mathord{\smash[b]{\underset{\raise.3ex\hbox{$\scriptstyle\sim$}}{x}}\vphantom{x}}_1, \ldots, \mathord{\smash[b]{\underset{\raise.3ex\hbox{$\scriptstyle\sim$}}{x}}\vphantom{x}}_\nu, \mathord{\smash[b]{\underset{\raise.3ex\hbox{$\scriptstyle\sim$}}{y}}\vphantom{y}}_1, \ldots, \mathord{\smash[b]{\underset{\raise.3ex\hbox{$\scriptstyle\sim$}}{y}}\vphantom{y}}_{n - \nu}$</w:t>
        </w:r>
      </w:ins>
      <w:ins w:id="8595" w:author="PR Preview" w:date="2026-01-01T00:00:00Z">
        <w:r>
          <w:t xml:space="preserve"> </w:t>
        </w:r>
      </w:ins>
      <w:ins w:id="8596" w:author="PR Preview" w:date="2026-01-01T00:00:00Z">
        <w:r>
          <w:t xml:space="preserve">of</w:t>
        </w:r>
      </w:ins>
      <w:ins w:id="8597" w:author="PR Preview" w:date="2026-01-01T00:00:00Z">
        <w:r>
          <w:t xml:space="preserve"> </w:t>
        </w:r>
      </w:ins>
      <m:oMath>
        <m:sSup>
          <m:e>
            <m:r>
              <m:rPr>
                <m:scr m:val="double-struck"/>
                <m:sty m:val="p"/>
              </m:rPr>
              <m:t>R</m:t>
            </m:r>
          </m:e>
          <m:sup>
            <m:r>
              <m:t>n</m:t>
            </m:r>
          </m:sup>
        </m:sSup>
      </m:oMath>
      <w:ins w:id="8598" w:author="PR Preview" w:date="2026-01-01T00:00:00Z">
        <w:r>
          <w:t xml:space="preserve"> </w:t>
        </w:r>
      </w:ins>
      <w:ins w:id="8599" w:author="PR Preview" w:date="2026-01-01T00:00:00Z">
        <w:r>
          <w:t xml:space="preserve">(</w:t>
        </w:r>
      </w:ins>
      <w:hyperlink w:anchor="thm-extend-basis">
        <w:ins w:id="8600" w:author="PR Preview" w:date="2026-01-01T00:00:00Z">
          <w:r>
            <w:rPr>
              <w:rStyle w:val="Hyperlink"/>
            </w:rPr>
            <w:t xml:space="preserve">Theorem 29</w:t>
          </w:r>
        </w:ins>
      </w:hyperlink>
      <w:ins w:id="8601" w:author="PR Preview" w:date="2026-01-01T00:00:00Z">
        <w:r>
          <w:t xml:space="preserve">);</w:t>
        </w:r>
      </w:ins>
      <w:ins w:id="8602" w:author="PR Preview" w:date="2026-01-01T00:00:00Z">
        <w:r>
          <w:t xml:space="preserve"> </w:t>
        </w:r>
      </w:ins>
      <w:ins w:id="8603" w:author="PR Preview" w:date="2026-01-01T00:00:00Z">
        <w:r>
          <w:t xml:space="preserve">it has</w:t>
        </w:r>
      </w:ins>
      <w:ins w:id="8604" w:author="PR Preview" w:date="2026-01-01T00:00:00Z">
        <w:r>
          <w:t xml:space="preserve"> </w:t>
        </w:r>
      </w:ins>
      <m:oMath>
        <m:r>
          <m:t>n</m:t>
        </m:r>
      </m:oMath>
      <w:ins w:id="8605" w:author="PR Preview" w:date="2026-01-01T00:00:00Z">
        <w:r>
          <w:t xml:space="preserve"> </w:t>
        </w:r>
      </w:ins>
      <w:ins w:id="8606" w:author="PR Preview" w:date="2026-01-01T00:00:00Z">
        <w:r>
          <w:t xml:space="preserve">vectors,</w:t>
        </w:r>
      </w:ins>
      <w:ins w:id="8607" w:author="PR Preview" w:date="2026-01-01T00:00:00Z">
        <w:r>
          <w:t xml:space="preserve"> </w:t>
        </w:r>
      </w:ins>
      <w:ins w:id="8608" w:author="PR Preview" w:date="2026-01-01T00:00:00Z">
        <w:r>
          <w:t xml:space="preserve">because every basis of</w:t>
        </w:r>
      </w:ins>
      <w:ins w:id="8609" w:author="PR Preview" w:date="2026-01-01T00:00:00Z">
        <w:r>
          <w:t xml:space="preserve"> </w:t>
        </w:r>
      </w:ins>
      <m:oMath>
        <m:sSup>
          <m:e>
            <m:r>
              <m:rPr>
                <m:scr m:val="double-struck"/>
                <m:sty m:val="p"/>
              </m:rPr>
              <m:t>R</m:t>
            </m:r>
          </m:e>
          <m:sup>
            <m:r>
              <m:t>n</m:t>
            </m:r>
          </m:sup>
        </m:sSup>
      </m:oMath>
      <w:ins w:id="8610" w:author="PR Preview" w:date="2026-01-01T00:00:00Z">
        <w:r>
          <w:t xml:space="preserve"> </w:t>
        </w:r>
      </w:ins>
      <w:ins w:id="8611" w:author="PR Preview" w:date="2026-01-01T00:00:00Z">
        <w:r>
          <w:t xml:space="preserve">has</w:t>
        </w:r>
      </w:ins>
      <w:ins w:id="8612" w:author="PR Preview" w:date="2026-01-01T00:00:00Z">
        <w:r>
          <w:t xml:space="preserve"> </w:t>
        </w:r>
      </w:ins>
      <m:oMath>
        <m:r>
          <m:rPr>
            <m:sty m:val="p"/>
          </m:rPr>
          <m:t>dim</m:t>
        </m:r>
        <m:r>
          <m:rPr>
            <m:sty m:val="p"/>
          </m:rPr>
          <m:t>(</m:t>
        </m:r>
        <m:sSup>
          <m:e>
            <m:r>
              <m:rPr>
                <m:scr m:val="double-struck"/>
                <m:sty m:val="p"/>
              </m:rPr>
              <m:t>R</m:t>
            </m:r>
          </m:e>
          <m:sup>
            <m:r>
              <m:t>n</m:t>
            </m:r>
          </m:sup>
        </m:sSup>
        <m:r>
          <m:rPr>
            <m:sty m:val="p"/>
          </m:rPr>
          <m:t>)</m:t>
        </m:r>
        <m:r>
          <m:rPr>
            <m:sty m:val="p"/>
          </m:rPr>
          <m:t>=</m:t>
        </m:r>
        <m:r>
          <m:t>n</m:t>
        </m:r>
      </m:oMath>
      <w:ins w:id="8613" w:author="PR Preview" w:date="2026-01-01T00:00:00Z">
        <w:r>
          <w:t xml:space="preserve"> </w:t>
        </w:r>
      </w:ins>
      <w:ins w:id="8614" w:author="PR Preview" w:date="2026-01-01T00:00:00Z">
        <w:r>
          <w:t xml:space="preserve">vectors</w:t>
        </w:r>
      </w:ins>
      <w:ins w:id="8615" w:author="PR Preview" w:date="2026-01-01T00:00:00Z">
        <w:r>
          <w:t xml:space="preserve"> </w:t>
        </w:r>
      </w:ins>
      <w:ins w:id="8616" w:author="PR Preview" w:date="2026-01-01T00:00:00Z">
        <w:r>
          <w:t xml:space="preserve">(</w:t>
        </w:r>
      </w:ins>
      <w:hyperlink w:anchor="thm-basis-size">
        <w:ins w:id="8617" w:author="PR Preview" w:date="2026-01-01T00:00:00Z">
          <w:r>
            <w:rPr>
              <w:rStyle w:val="Hyperlink"/>
            </w:rPr>
            <w:t xml:space="preserve">Theorem 27</w:t>
          </w:r>
        </w:ins>
      </w:hyperlink>
      <w:ins w:id="8618" w:author="PR Preview" w:date="2026-01-01T00:00:00Z">
        <w:r>
          <w:t xml:space="preserve">,</w:t>
        </w:r>
      </w:ins>
      <w:ins w:id="8619" w:author="PR Preview" w:date="2026-01-01T00:00:00Z">
        <w:r>
          <w:t xml:space="preserve"> </w:t>
        </w:r>
      </w:ins>
      <w:hyperlink w:anchor="exm-dimension">
        <w:ins w:id="8620" w:author="PR Preview" w:date="2026-01-01T00:00:00Z">
          <w:r>
            <w:rPr>
              <w:rStyle w:val="Hyperlink"/>
            </w:rPr>
            <w:t xml:space="preserve">Example 50</w:t>
          </w:r>
        </w:ins>
      </w:hyperlink>
      <w:ins w:id="8621" w:author="PR Preview" w:date="2026-01-01T00:00:00Z">
        <w:r>
          <w:t xml:space="preserve">).</w:t>
        </w:r>
      </w:ins>
      <w:ins w:id="8622" w:author="PR Preview" w:date="2026-01-01T00:00:00Z">
        <w:r>
          <w:t xml:space="preserve"> </w:t>
        </w:r>
      </w:ins>
      <w:ins w:id="8623" w:author="PR Preview" w:date="2026-01-01T00:00:00Z">
        <w:r>
          <w:t xml:space="preserve">We show that</w:t>
        </w:r>
      </w:ins>
      <w:ins w:id="8624" w:author="PR Preview" w:date="2026-01-01T00:00:00Z">
        <w:r>
          <w:t xml:space="preserve"> </w:t>
        </w:r>
      </w:ins>
      <w:ins w:id="8625" w:author="PR Preview" w:date="2026-01-01T00:00:00Z">
        <w:r>
          <w:t xml:space="preserve">$\mathbf{A} \mathord{\smash[b]{\underset{\raise.3ex\hbox{$\scriptstyle\sim$}}{y}}\vphantom{y}}_1, \ldots, \mathbf{A} \mathord{\smash[b]{\underset{\raise.3ex\hbox{$\scriptstyle\sim$}}{y}}\vphantom{y}}_{n - \nu}$</w:t>
        </w:r>
      </w:ins>
      <w:ins w:id="8626" w:author="PR Preview" w:date="2026-01-01T00:00:00Z">
        <w:r>
          <w:t xml:space="preserve"> </w:t>
        </w:r>
      </w:ins>
      <w:ins w:id="8627" w:author="PR Preview" w:date="2026-01-01T00:00:00Z">
        <w:r>
          <w:t xml:space="preserve">are a basis of</w:t>
        </w:r>
      </w:ins>
      <w:ins w:id="8628" w:author="PR Preview" w:date="2026-01-01T00:00:00Z">
        <w:r>
          <w:t xml:space="preserve"> </w:t>
        </w:r>
      </w:ins>
      <m:oMath>
        <m:r>
          <m:rPr>
            <m:scr m:val="script"/>
            <m:sty m:val="p"/>
          </m:rPr>
          <m:t>C</m:t>
        </m:r>
        <m:r>
          <m:rPr>
            <m:sty m:val="p"/>
          </m:rPr>
          <m:t>(</m:t>
        </m:r>
        <m:r>
          <m:rPr>
            <m:sty m:val="bi"/>
          </m:rPr>
          <m:t>A</m:t>
        </m:r>
        <m:r>
          <m:rPr>
            <m:sty m:val="p"/>
          </m:rPr>
          <m:t>)</m:t>
        </m:r>
      </m:oMath>
      <w:ins w:id="8629" w:author="PR Preview" w:date="2026-01-01T00:00:00Z">
        <w:r>
          <w:t xml:space="preserve">,</w:t>
        </w:r>
      </w:ins>
      <w:ins w:id="8630" w:author="PR Preview" w:date="2026-01-01T00:00:00Z">
        <w:r>
          <w:t xml:space="preserve"> </w:t>
        </w:r>
      </w:ins>
      <w:ins w:id="8631" w:author="PR Preview" w:date="2026-01-01T00:00:00Z">
        <w:r>
          <w:t xml:space="preserve">using</w:t>
        </w:r>
      </w:ins>
      <w:ins w:id="8632" w:author="PR Preview" w:date="2026-01-01T00:00:00Z">
        <w:r>
          <w:t xml:space="preserve"> </w:t>
        </w:r>
      </w:ins>
      <w:hyperlink w:anchor="thm-matvec-linear">
        <w:ins w:id="8633" w:author="PR Preview" w:date="2026-01-01T00:00:00Z">
          <w:r>
            <w:rPr>
              <w:rStyle w:val="Hyperlink"/>
            </w:rPr>
            <w:t xml:space="preserve">Theorem 24</w:t>
          </w:r>
        </w:ins>
      </w:hyperlink>
      <w:ins w:id="8634" w:author="PR Preview" w:date="2026-01-01T00:00:00Z">
        <w:r>
          <w:t xml:space="preserve"> </w:t>
        </w:r>
      </w:ins>
      <w:ins w:id="8635" w:author="PR Preview" w:date="2026-01-01T00:00:00Z">
        <w:r>
          <w:t xml:space="preserve">to apply</w:t>
        </w:r>
      </w:ins>
      <w:ins w:id="8636" w:author="PR Preview" w:date="2026-01-01T00:00:00Z">
        <w:r>
          <w:t xml:space="preserve"> </w:t>
        </w:r>
      </w:ins>
      <m:oMath>
        <m:r>
          <m:rPr>
            <m:sty m:val="bi"/>
          </m:rPr>
          <m:t>A</m:t>
        </m:r>
      </m:oMath>
      <w:ins w:id="8637" w:author="PR Preview" w:date="2026-01-01T00:00:00Z">
        <w:r>
          <w:t xml:space="preserve"> </w:t>
        </w:r>
      </w:ins>
      <w:ins w:id="8638" w:author="PR Preview" w:date="2026-01-01T00:00:00Z">
        <w:r>
          <w:t xml:space="preserve">to linear combinations.</w:t>
        </w:r>
      </w:ins>
    </w:p>
    <w:p>
      <w:pPr>
        <w:pStyle w:val="BodyText"/>
      </w:pPr>
      <w:ins w:id="8639" w:author="PR Preview" w:date="2026-01-01T00:00:00Z">
        <w:r>
          <w:rPr>
            <w:b/>
            <w:bCs/>
          </w:rPr>
          <w:t xml:space="preserve">They are linearly independent.</w:t>
        </w:r>
      </w:ins>
      <w:ins w:id="8640" w:author="PR Preview" w:date="2026-01-01T00:00:00Z">
        <w:r>
          <w:t xml:space="preserve"> </w:t>
        </w:r>
      </w:ins>
      <w:ins w:id="8641" w:author="PR Preview" w:date="2026-01-01T00:00:00Z">
        <w:r>
          <w:t xml:space="preserve">Suppose</w:t>
        </w:r>
      </w:ins>
      <w:ins w:id="8642" w:author="PR Preview" w:date="2026-01-01T00:00:00Z">
        <w:r>
          <w:t xml:space="preserve"> </w:t>
        </w:r>
      </w:ins>
      <w:ins w:id="8643" w:author="PR Preview" w:date="2026-01-01T00:00:00Z">
        <w:r>
          <w:t xml:space="preserve">$\sum_{i=1}^{n-\nu} v_i\,\mathbf{A} \mathord{\smash[b]{\underset{\raise.3ex\hbox{$\scriptstyle\sim$}}{y}}\vphantom{y}}_i = \mathord{\smash[b]{\underset{\raise.3ex\hbox{$\scriptstyle\sim$}}{0}}\vphantom{0}}_m$</w:t>
        </w:r>
      </w:ins>
      <w:ins w:id="8644" w:author="PR Preview" w:date="2026-01-01T00:00:00Z">
        <w:r>
          <w:t xml:space="preserve">.</w:t>
        </w:r>
      </w:ins>
      <w:ins w:id="8645" w:author="PR Preview" w:date="2026-01-01T00:00:00Z">
        <w:r>
          <w:t xml:space="preserve"> </w:t>
        </w:r>
      </w:ins>
      <w:ins w:id="8646" w:author="PR Preview" w:date="2026-01-01T00:00:00Z">
        <w:r>
          <w:t xml:space="preserve">Then</w:t>
        </w:r>
      </w:ins>
      <w:ins w:id="8647" w:author="PR Preview" w:date="2026-01-01T00:00:00Z">
        <w:r>
          <w:t xml:space="preserve"> </w:t>
        </w:r>
      </w:ins>
      <w:ins w:id="8648" w:author="PR Preview" w:date="2026-01-01T00:00:00Z">
        <w:r>
          <w:t xml:space="preserve">$\mathbf{A}\,\mathopen{}\left(\sum_i v_i \mathord{\smash[b]{\underset{\raise.3ex\hbox{$\scriptstyle\sim$}}{y}}\vphantom{y}}_i\right)\mathclose{} = \mathord{\smash[b]{\underset{\raise.3ex\hbox{$\scriptstyle\sim$}}{0}}\vphantom{0}}_m$</w:t>
        </w:r>
      </w:ins>
      <w:ins w:id="8649" w:author="PR Preview" w:date="2026-01-01T00:00:00Z">
        <w:r>
          <w:t xml:space="preserve"> </w:t>
        </w:r>
      </w:ins>
      <w:ins w:id="8650" w:author="PR Preview" w:date="2026-01-01T00:00:00Z">
        <w:r>
          <w:t xml:space="preserve">(</w:t>
        </w:r>
      </w:ins>
      <w:hyperlink w:anchor="thm-matvec-linear">
        <w:ins w:id="8651" w:author="PR Preview" w:date="2026-01-01T00:00:00Z">
          <w:r>
            <w:rPr>
              <w:rStyle w:val="Hyperlink"/>
            </w:rPr>
            <w:t xml:space="preserve">Theorem 24</w:t>
          </w:r>
        </w:ins>
      </w:hyperlink>
      <w:ins w:id="8652" w:author="PR Preview" w:date="2026-01-01T00:00:00Z">
        <w:r>
          <w:t xml:space="preserve">),</w:t>
        </w:r>
      </w:ins>
      <w:ins w:id="8653" w:author="PR Preview" w:date="2026-01-01T00:00:00Z">
        <w:r>
          <w:t xml:space="preserve"> </w:t>
        </w:r>
      </w:ins>
      <w:ins w:id="8654" w:author="PR Preview" w:date="2026-01-01T00:00:00Z">
        <w:r>
          <w:t xml:space="preserve">so</w:t>
        </w:r>
      </w:ins>
      <w:ins w:id="8655" w:author="PR Preview" w:date="2026-01-01T00:00:00Z">
        <w:r>
          <w:t xml:space="preserve"> </w:t>
        </w:r>
      </w:ins>
      <w:ins w:id="8656" w:author="PR Preview" w:date="2026-01-01T00:00:00Z">
        <w:r>
          <w:t xml:space="preserve">$\sum_i v_i \mathord{\smash[b]{\underset{\raise.3ex\hbox{$\scriptstyle\sim$}}{y}}\vphantom{y}}_i \in \mathcal{N}(\mathbf{A})$</w:t>
        </w:r>
      </w:ins>
      <w:ins w:id="8657" w:author="PR Preview" w:date="2026-01-01T00:00:00Z">
        <w:r>
          <w:t xml:space="preserve">,</w:t>
        </w:r>
      </w:ins>
      <w:ins w:id="8658" w:author="PR Preview" w:date="2026-01-01T00:00:00Z">
        <w:r>
          <w:t xml:space="preserve"> </w:t>
        </w:r>
      </w:ins>
      <w:ins w:id="8659" w:author="PR Preview" w:date="2026-01-01T00:00:00Z">
        <w:r>
          <w:t xml:space="preserve">and it equals</w:t>
        </w:r>
      </w:ins>
      <w:ins w:id="8660" w:author="PR Preview" w:date="2026-01-01T00:00:00Z">
        <w:r>
          <w:t xml:space="preserve"> </w:t>
        </w:r>
      </w:ins>
      <w:ins w:id="8661" w:author="PR Preview" w:date="2026-01-01T00:00:00Z">
        <w:r>
          <w:t xml:space="preserve">$\sum_{j=1}^{\nu} u_j \mathord{\smash[b]{\underset{\raise.3ex\hbox{$\scriptstyle\sim$}}{x}}\vphantom{x}}_j$</w:t>
        </w:r>
      </w:ins>
      <w:ins w:id="8662" w:author="PR Preview" w:date="2026-01-01T00:00:00Z">
        <w:r>
          <w:t xml:space="preserve"> </w:t>
        </w:r>
      </w:ins>
      <w:ins w:id="8663" w:author="PR Preview" w:date="2026-01-01T00:00:00Z">
        <w:r>
          <w:t xml:space="preserve">for some numbers</w:t>
        </w:r>
      </w:ins>
      <w:ins w:id="8664" w:author="PR Preview" w:date="2026-01-01T00:00:00Z">
        <w:r>
          <w:t xml:space="preserve"> </w:t>
        </w:r>
      </w:ins>
      <m:oMath>
        <m:sSub>
          <m:e>
            <m:r>
              <m:t>u</m:t>
            </m:r>
          </m:e>
          <m:sub>
            <m:r>
              <m:t>j</m:t>
            </m:r>
          </m:sub>
        </m:sSub>
      </m:oMath>
      <w:ins w:id="8665" w:author="PR Preview" w:date="2026-01-01T00:00:00Z">
        <w:r>
          <w:t xml:space="preserve">,</w:t>
        </w:r>
      </w:ins>
      <w:ins w:id="8666" w:author="PR Preview" w:date="2026-01-01T00:00:00Z">
        <w:r>
          <w:t xml:space="preserve"> </w:t>
        </w:r>
      </w:ins>
      <w:ins w:id="8667" w:author="PR Preview" w:date="2026-01-01T00:00:00Z">
        <w:r>
          <w:t xml:space="preserve">since the</w:t>
        </w:r>
      </w:ins>
      <w:ins w:id="8668" w:author="PR Preview" w:date="2026-01-01T00:00:00Z">
        <w:r>
          <w:t xml:space="preserve"> </w:t>
        </w:r>
      </w:ins>
      <w:ins w:id="8669" w:author="PR Preview" w:date="2026-01-01T00:00:00Z">
        <w:r>
          <w:t xml:space="preserve">$\mathord{\smash[b]{\underset{\raise.3ex\hbox{$\scriptstyle\sim$}}{x}}\vphantom{x}}_j$</w:t>
        </w:r>
      </w:ins>
      <w:ins w:id="8670" w:author="PR Preview" w:date="2026-01-01T00:00:00Z">
        <w:r>
          <w:t xml:space="preserve"> </w:t>
        </w:r>
      </w:ins>
      <w:ins w:id="8671" w:author="PR Preview" w:date="2026-01-01T00:00:00Z">
        <w:r>
          <w:t xml:space="preserve">span</w:t>
        </w:r>
      </w:ins>
      <w:ins w:id="8672" w:author="PR Preview" w:date="2026-01-01T00:00:00Z">
        <w:r>
          <w:t xml:space="preserve"> </w:t>
        </w:r>
      </w:ins>
      <m:oMath>
        <m:r>
          <m:rPr>
            <m:scr m:val="script"/>
            <m:sty m:val="p"/>
          </m:rPr>
          <m:t>N</m:t>
        </m:r>
        <m:r>
          <m:rPr>
            <m:sty m:val="p"/>
          </m:rPr>
          <m:t>(</m:t>
        </m:r>
        <m:r>
          <m:rPr>
            <m:sty m:val="bi"/>
          </m:rPr>
          <m:t>A</m:t>
        </m:r>
        <m:r>
          <m:rPr>
            <m:sty m:val="p"/>
          </m:rPr>
          <m:t>)</m:t>
        </m:r>
      </m:oMath>
      <w:ins w:id="8673" w:author="PR Preview" w:date="2026-01-01T00:00:00Z">
        <w:r>
          <w:t xml:space="preserve">.</w:t>
        </w:r>
      </w:ins>
      <w:ins w:id="8674" w:author="PR Preview" w:date="2026-01-01T00:00:00Z">
        <w:r>
          <w:t xml:space="preserve"> </w:t>
        </w:r>
      </w:ins>
      <w:ins w:id="8675" w:author="PR Preview" w:date="2026-01-01T00:00:00Z">
        <w:r>
          <w:t xml:space="preserve">Moving everything to one side,</w:t>
        </w:r>
      </w:ins>
    </w:p>
    <w:p>
      <w:pPr>
        <w:pStyle w:val="BodyText"/>
      </w:pPr>
      <w:ins w:id="8676" w:author="PR Preview" w:date="2026-01-01T00:00:00Z">
        <w:r>
          <w:t xml:space="preserve">$$
    \sum_{j=1}^{\nu} (-u_j)\,\mathord{\smash[b]{\underset{\raise.3ex\hbox{$\scriptstyle\sim$}}{x}}\vphantom{x}}_j + \sum_{i=1}^{n-\nu} v_i \mathord{\smash[b]{\underset{\raise.3ex\hbox{$\scriptstyle\sim$}}{y}}\vphantom{y}}_i = \mathord{\smash[b]{\underset{\raise.3ex\hbox{$\scriptstyle\sim$}}{0}}\vphantom{0}}_n,
    $$</w:t>
        </w:r>
      </w:ins>
    </w:p>
    <w:p>
      <w:pPr>
        <w:pStyle w:val="FirstParagraph"/>
      </w:pPr>
      <w:ins w:id="8677" w:author="PR Preview" w:date="2026-01-01T00:00:00Z">
        <w:r>
          <w:t xml:space="preserve">and because the</w:t>
        </w:r>
      </w:ins>
      <w:ins w:id="8678" w:author="PR Preview" w:date="2026-01-01T00:00:00Z">
        <w:r>
          <w:t xml:space="preserve"> </w:t>
        </w:r>
      </w:ins>
      <w:ins w:id="8679" w:author="PR Preview" w:date="2026-01-01T00:00:00Z">
        <w:r>
          <w:t xml:space="preserve">$\mathord{\smash[b]{\underset{\raise.3ex\hbox{$\scriptstyle\sim$}}{x}}\vphantom{x}}$</w:t>
        </w:r>
      </w:ins>
      <w:ins w:id="8680" w:author="PR Preview" w:date="2026-01-01T00:00:00Z">
        <w:r>
          <w:t xml:space="preserve">’s and</w:t>
        </w:r>
      </w:ins>
      <w:ins w:id="8681" w:author="PR Preview" w:date="2026-01-01T00:00:00Z">
        <w:r>
          <w:t xml:space="preserve"> </w:t>
        </w:r>
      </w:ins>
      <w:ins w:id="8682" w:author="PR Preview" w:date="2026-01-01T00:00:00Z">
        <w:r>
          <w:t xml:space="preserve">$\mathord{\smash[b]{\underset{\raise.3ex\hbox{$\scriptstyle\sim$}}{y}}\vphantom{y}}$</w:t>
        </w:r>
      </w:ins>
      <w:ins w:id="8683" w:author="PR Preview" w:date="2026-01-01T00:00:00Z">
        <w:r>
          <w:t xml:space="preserve">’s together form a basis of</w:t>
        </w:r>
      </w:ins>
      <w:ins w:id="8684" w:author="PR Preview" w:date="2026-01-01T00:00:00Z">
        <w:r>
          <w:t xml:space="preserve"> </w:t>
        </w:r>
      </w:ins>
      <m:oMath>
        <m:sSup>
          <m:e>
            <m:r>
              <m:rPr>
                <m:scr m:val="double-struck"/>
                <m:sty m:val="p"/>
              </m:rPr>
              <m:t>R</m:t>
            </m:r>
          </m:e>
          <m:sup>
            <m:r>
              <m:t>n</m:t>
            </m:r>
          </m:sup>
        </m:sSup>
      </m:oMath>
      <w:ins w:id="8685" w:author="PR Preview" w:date="2026-01-01T00:00:00Z">
        <w:r>
          <w:t xml:space="preserve">,</w:t>
        </w:r>
      </w:ins>
      <w:ins w:id="8686" w:author="PR Preview" w:date="2026-01-01T00:00:00Z">
        <w:r>
          <w:t xml:space="preserve"> </w:t>
        </w:r>
      </w:ins>
      <w:ins w:id="8687" w:author="PR Preview" w:date="2026-01-01T00:00:00Z">
        <w:r>
          <w:t xml:space="preserve">which is linearly independent,</w:t>
        </w:r>
      </w:ins>
      <w:ins w:id="8688" w:author="PR Preview" w:date="2026-01-01T00:00:00Z">
        <w:r>
          <w:t xml:space="preserve"> </w:t>
        </w:r>
      </w:ins>
      <w:ins w:id="8689" w:author="PR Preview" w:date="2026-01-01T00:00:00Z">
        <w:r>
          <w:t xml:space="preserve">every coefficient is</w:t>
        </w:r>
      </w:ins>
      <w:ins w:id="8690" w:author="PR Preview" w:date="2026-01-01T00:00:00Z">
        <w:r>
          <w:t xml:space="preserve"> </w:t>
        </w:r>
      </w:ins>
      <m:oMath>
        <m:r>
          <m:t>0</m:t>
        </m:r>
      </m:oMath>
      <w:ins w:id="8691" w:author="PR Preview" w:date="2026-01-01T00:00:00Z">
        <w:r>
          <w:t xml:space="preserve">; in particular every</w:t>
        </w:r>
      </w:ins>
      <w:ins w:id="8692" w:author="PR Preview" w:date="2026-01-01T00:00:00Z">
        <w:r>
          <w:t xml:space="preserve"> </w:t>
        </w:r>
      </w:ins>
      <m:oMath>
        <m:sSub>
          <m:e>
            <m:r>
              <m:t>v</m:t>
            </m:r>
          </m:e>
          <m:sub>
            <m:r>
              <m:t>i</m:t>
            </m:r>
          </m:sub>
        </m:sSub>
        <m:r>
          <m:rPr>
            <m:sty m:val="p"/>
          </m:rPr>
          <m:t>=</m:t>
        </m:r>
        <m:r>
          <m:t>0</m:t>
        </m:r>
      </m:oMath>
      <w:ins w:id="8693" w:author="PR Preview" w:date="2026-01-01T00:00:00Z">
        <w:r>
          <w:t xml:space="preserve">.</w:t>
        </w:r>
      </w:ins>
    </w:p>
    <w:p>
      <w:pPr>
        <w:pStyle w:val="BodyText"/>
      </w:pPr>
      <w:ins w:id="8694" w:author="PR Preview" w:date="2026-01-01T00:00:00Z">
        <w:r>
          <w:rPr>
            <w:b/>
            <w:bCs/>
          </w:rPr>
          <w:t xml:space="preserve">They span</w:t>
        </w:r>
      </w:ins>
      <w:ins w:id="8695" w:author="PR Preview" w:date="2026-01-01T00:00:00Z">
        <w:r>
          <w:rPr>
            <w:b/>
            <w:bCs/>
          </w:rPr>
          <w:t xml:space="preserve"> </w:t>
        </w:r>
      </w:ins>
      <m:oMath>
        <m:r>
          <m:rPr>
            <m:scr m:val="script"/>
            <m:sty m:val="p"/>
          </m:rPr>
          <m:t>C</m:t>
        </m:r>
        <m:r>
          <m:rPr>
            <m:sty m:val="p"/>
          </m:rPr>
          <m:t>(</m:t>
        </m:r>
        <m:r>
          <m:rPr>
            <m:sty m:val="bi"/>
          </m:rPr>
          <m:t>A</m:t>
        </m:r>
        <m:r>
          <m:rPr>
            <m:sty m:val="p"/>
          </m:rPr>
          <m:t>)</m:t>
        </m:r>
      </m:oMath>
      <w:ins w:id="8696" w:author="PR Preview" w:date="2026-01-01T00:00:00Z">
        <w:r>
          <w:rPr>
            <w:b/>
            <w:bCs/>
          </w:rPr>
          <w:t xml:space="preserve">.</w:t>
        </w:r>
      </w:ins>
      <w:ins w:id="8697" w:author="PR Preview" w:date="2026-01-01T00:00:00Z">
        <w:r>
          <w:t xml:space="preserve"> </w:t>
        </w:r>
      </w:ins>
      <w:ins w:id="8698" w:author="PR Preview" w:date="2026-01-01T00:00:00Z">
        <w:r>
          <w:t xml:space="preserve">Take any</w:t>
        </w:r>
      </w:ins>
      <w:ins w:id="8699" w:author="PR Preview" w:date="2026-01-01T00:00:00Z">
        <w:r>
          <w:t xml:space="preserve"> </w:t>
        </w:r>
      </w:ins>
      <w:ins w:id="8700" w:author="PR Preview" w:date="2026-01-01T00:00:00Z">
        <w:r>
          <w:t xml:space="preserve">$\mathord{\smash[b]{\underset{\raise.3ex\hbox{$\scriptstyle\sim$}}{w}}\vphantom{w}} \in \mathcal{C}(\mathbf{A})$</w:t>
        </w:r>
      </w:ins>
      <w:ins w:id="8701" w:author="PR Preview" w:date="2026-01-01T00:00:00Z">
        <w:r>
          <w:t xml:space="preserve">,</w:t>
        </w:r>
      </w:ins>
      <w:ins w:id="8702" w:author="PR Preview" w:date="2026-01-01T00:00:00Z">
        <w:r>
          <w:t xml:space="preserve"> </w:t>
        </w:r>
      </w:ins>
      <w:ins w:id="8703" w:author="PR Preview" w:date="2026-01-01T00:00:00Z">
        <w:r>
          <w:t xml:space="preserve">so</w:t>
        </w:r>
      </w:ins>
      <w:ins w:id="8704" w:author="PR Preview" w:date="2026-01-01T00:00:00Z">
        <w:r>
          <w:t xml:space="preserve"> </w:t>
        </w:r>
      </w:ins>
      <w:ins w:id="8705" w:author="PR Preview" w:date="2026-01-01T00:00:00Z">
        <w:r>
          <w:t xml:space="preserve">$\mathord{\smash[b]{\underset{\raise.3ex\hbox{$\scriptstyle\sim$}}{w}}\vphantom{w}} = \mathbf{A} \mathord{\smash[b]{\underset{\raise.3ex\hbox{$\scriptstyle\sim$}}{z}}\vphantom{z}}$</w:t>
        </w:r>
      </w:ins>
      <w:ins w:id="8706" w:author="PR Preview" w:date="2026-01-01T00:00:00Z">
        <w:r>
          <w:t xml:space="preserve"> </w:t>
        </w:r>
      </w:ins>
      <w:ins w:id="8707" w:author="PR Preview" w:date="2026-01-01T00:00:00Z">
        <w:r>
          <w:t xml:space="preserve">for some</w:t>
        </w:r>
      </w:ins>
      <w:ins w:id="8708" w:author="PR Preview" w:date="2026-01-01T00:00:00Z">
        <w:r>
          <w:t xml:space="preserve"> </w:t>
        </w:r>
      </w:ins>
      <w:ins w:id="8709" w:author="PR Preview" w:date="2026-01-01T00:00:00Z">
        <w:r>
          <w:t xml:space="preserve">$\mathord{\smash[b]{\underset{\raise.3ex\hbox{$\scriptstyle\sim$}}{z}}\vphantom{z}} \in \mathbb{R}^n$</w:t>
        </w:r>
      </w:ins>
      <w:ins w:id="8710" w:author="PR Preview" w:date="2026-01-01T00:00:00Z">
        <w:r>
          <w:t xml:space="preserve"> </w:t>
        </w:r>
      </w:ins>
      <w:ins w:id="8711" w:author="PR Preview" w:date="2026-01-01T00:00:00Z">
        <w:r>
          <w:t xml:space="preserve">(</w:t>
        </w:r>
      </w:ins>
      <w:hyperlink w:anchor="def-column-space">
        <w:ins w:id="8712" w:author="PR Preview" w:date="2026-01-01T00:00:00Z">
          <w:r>
            <w:rPr>
              <w:rStyle w:val="Hyperlink"/>
            </w:rPr>
            <w:t xml:space="preserve">Definition 52</w:t>
          </w:r>
        </w:ins>
      </w:hyperlink>
      <w:ins w:id="8713" w:author="PR Preview" w:date="2026-01-01T00:00:00Z">
        <w:r>
          <w:t xml:space="preserve">).</w:t>
        </w:r>
      </w:ins>
      <w:ins w:id="8714" w:author="PR Preview" w:date="2026-01-01T00:00:00Z">
        <w:r>
          <w:t xml:space="preserve"> </w:t>
        </w:r>
      </w:ins>
      <w:ins w:id="8715" w:author="PR Preview" w:date="2026-01-01T00:00:00Z">
        <w:r>
          <w:t xml:space="preserve">Write</w:t>
        </w:r>
      </w:ins>
      <w:ins w:id="8716" w:author="PR Preview" w:date="2026-01-01T00:00:00Z">
        <w:r>
          <w:t xml:space="preserve"> </w:t>
        </w:r>
      </w:ins>
      <w:ins w:id="8717" w:author="PR Preview" w:date="2026-01-01T00:00:00Z">
        <w:r>
          <w:t xml:space="preserve">$\mathord{\smash[b]{\underset{\raise.3ex\hbox{$\scriptstyle\sim$}}{z}}\vphantom{z}} = \sum_j a_j \mathord{\smash[b]{\underset{\raise.3ex\hbox{$\scriptstyle\sim$}}{x}}\vphantom{x}}_j + \sum_i b_i \mathord{\smash[b]{\underset{\raise.3ex\hbox{$\scriptstyle\sim$}}{y}}\vphantom{y}}_i$</w:t>
        </w:r>
      </w:ins>
      <w:ins w:id="8718" w:author="PR Preview" w:date="2026-01-01T00:00:00Z">
        <w:r>
          <w:t xml:space="preserve"> </w:t>
        </w:r>
      </w:ins>
      <w:ins w:id="8719" w:author="PR Preview" w:date="2026-01-01T00:00:00Z">
        <w:r>
          <w:t xml:space="preserve">in the basis of</w:t>
        </w:r>
      </w:ins>
      <w:ins w:id="8720" w:author="PR Preview" w:date="2026-01-01T00:00:00Z">
        <w:r>
          <w:t xml:space="preserve"> </w:t>
        </w:r>
      </w:ins>
      <m:oMath>
        <m:sSup>
          <m:e>
            <m:r>
              <m:rPr>
                <m:scr m:val="double-struck"/>
                <m:sty m:val="p"/>
              </m:rPr>
              <m:t>R</m:t>
            </m:r>
          </m:e>
          <m:sup>
            <m:r>
              <m:t>n</m:t>
            </m:r>
          </m:sup>
        </m:sSup>
      </m:oMath>
      <w:ins w:id="8721" w:author="PR Preview" w:date="2026-01-01T00:00:00Z">
        <w:r>
          <w:t xml:space="preserve">.</w:t>
        </w:r>
      </w:ins>
      <w:ins w:id="8722" w:author="PR Preview" w:date="2026-01-01T00:00:00Z">
        <w:r>
          <w:t xml:space="preserve"> </w:t>
        </w:r>
      </w:ins>
      <w:ins w:id="8723" w:author="PR Preview" w:date="2026-01-01T00:00:00Z">
        <w:r>
          <w:t xml:space="preserve">Then</w:t>
        </w:r>
      </w:ins>
    </w:p>
    <w:p>
      <w:pPr>
        <w:pStyle w:val="BodyText"/>
      </w:pPr>
      <w:ins w:id="8724" w:author="PR Preview" w:date="2026-01-01T00:00:00Z">
        <w:r>
          <w:t xml:space="preserve">$$
    \begin{aligned}
    \mathord{\smash[b]{\underset{\raise.3ex\hbox{$\scriptstyle\sim$}}{w}}\vphantom{w}}
    &amp;= \mathbf{A}\,\mathopen{}\left(\sum_{j=1}^{\nu} a_j \mathord{\smash[b]{\underset{\raise.3ex\hbox{$\scriptstyle\sim$}}{x}}\vphantom{x}}_j + \sum_{i=1}^{n-\nu} b_i \mathord{\smash[b]{\underset{\raise.3ex\hbox{$\scriptstyle\sim$}}{y}}\vphantom{y}}_i\right)\mathclose{}
    &amp;&amp; \text{(substitute } \mathord{\smash[b]{\underset{\raise.3ex\hbox{$\scriptstyle\sim$}}{z}}\vphantom{z}} \text{)}
    \\
    &amp;= \sum_{j=1}^{\nu} a_j\,\mathbf{A} \mathord{\smash[b]{\underset{\raise.3ex\hbox{$\scriptstyle\sim$}}{x}}\vphantom{x}}_j + \sum_{i=1}^{n-\nu} b_i\,\mathbf{A} \mathord{\smash[b]{\underset{\raise.3ex\hbox{$\scriptstyle\sim$}}{y}}\vphantom{y}}_i
    &amp;&amp; \text{(}\text{Theorem~24}\text{)}
    \\
    &amp;= \sum_{j=1}^{\nu} a_j\,\mathord{\smash[b]{\underset{\raise.3ex\hbox{$\scriptstyle\sim$}}{0}}\vphantom{0}}_m + \sum_{i=1}^{n-\nu} b_i\,\mathbf{A} \mathord{\smash[b]{\underset{\raise.3ex\hbox{$\scriptstyle\sim$}}{y}}\vphantom{y}}_i
    &amp;&amp; \text{(each } \mathord{\smash[b]{\underset{\raise.3ex\hbox{$\scriptstyle\sim$}}{x}}\vphantom{x}}_j \in \mathcal{N}(\mathbf{A}) \text{)}
    \\
    &amp;= \sum_{i=1}^{n-\nu} b_i\,\mathbf{A} \mathord{\smash[b]{\underset{\raise.3ex\hbox{$\scriptstyle\sim$}}{y}}\vphantom{y}}_i,
    &amp;&amp; \text{(drop the zero terms)}
    \end{aligned}
    $$</w:t>
        </w:r>
      </w:ins>
    </w:p>
    <w:p>
      <w:pPr>
        <w:pStyle w:val="FirstParagraph"/>
      </w:pPr>
      <w:ins w:id="8725" w:author="PR Preview" w:date="2026-01-01T00:00:00Z">
        <w:r>
          <w:t xml:space="preserve">a linear combination of</w:t>
        </w:r>
      </w:ins>
      <w:ins w:id="8726" w:author="PR Preview" w:date="2026-01-01T00:00:00Z">
        <w:r>
          <w:t xml:space="preserve"> </w:t>
        </w:r>
      </w:ins>
      <w:ins w:id="8727" w:author="PR Preview" w:date="2026-01-01T00:00:00Z">
        <w:r>
          <w:t xml:space="preserve">$\mathbf{A} \mathord{\smash[b]{\underset{\raise.3ex\hbox{$\scriptstyle\sim$}}{y}}\vphantom{y}}_1, \ldots, \mathbf{A} \mathord{\smash[b]{\underset{\raise.3ex\hbox{$\scriptstyle\sim$}}{y}}\vphantom{y}}_{n-\nu}$</w:t>
        </w:r>
      </w:ins>
      <w:ins w:id="8728" w:author="PR Preview" w:date="2026-01-01T00:00:00Z">
        <w:r>
          <w:t xml:space="preserve">.</w:t>
        </w:r>
      </w:ins>
      <w:ins w:id="8729" w:author="PR Preview" w:date="2026-01-01T00:00:00Z">
        <w:r>
          <w:t xml:space="preserve"> </w:t>
        </w:r>
      </w:ins>
      <w:ins w:id="8730" w:author="PR Preview" w:date="2026-01-01T00:00:00Z">
        <w:r>
          <w:t xml:space="preserve">These vectors are in</w:t>
        </w:r>
      </w:ins>
      <w:ins w:id="8731" w:author="PR Preview" w:date="2026-01-01T00:00:00Z">
        <w:r>
          <w:t xml:space="preserve"> </w:t>
        </w:r>
      </w:ins>
      <m:oMath>
        <m:r>
          <m:rPr>
            <m:scr m:val="script"/>
            <m:sty m:val="p"/>
          </m:rPr>
          <m:t>C</m:t>
        </m:r>
        <m:r>
          <m:rPr>
            <m:sty m:val="p"/>
          </m:rPr>
          <m:t>(</m:t>
        </m:r>
        <m:r>
          <m:rPr>
            <m:sty m:val="bi"/>
          </m:rPr>
          <m:t>A</m:t>
        </m:r>
        <m:r>
          <m:rPr>
            <m:sty m:val="p"/>
          </m:rPr>
          <m:t>)</m:t>
        </m:r>
      </m:oMath>
      <w:ins w:id="8732" w:author="PR Preview" w:date="2026-01-01T00:00:00Z">
        <w:r>
          <w:t xml:space="preserve">,</w:t>
        </w:r>
      </w:ins>
      <w:ins w:id="8733" w:author="PR Preview" w:date="2026-01-01T00:00:00Z">
        <w:r>
          <w:t xml:space="preserve"> </w:t>
        </w:r>
      </w:ins>
      <w:ins w:id="8734" w:author="PR Preview" w:date="2026-01-01T00:00:00Z">
        <w:r>
          <w:t xml:space="preserve">so their span is exactly</w:t>
        </w:r>
      </w:ins>
      <w:ins w:id="8735" w:author="PR Preview" w:date="2026-01-01T00:00:00Z">
        <w:r>
          <w:t xml:space="preserve"> </w:t>
        </w:r>
      </w:ins>
      <m:oMath>
        <m:r>
          <m:rPr>
            <m:scr m:val="script"/>
            <m:sty m:val="p"/>
          </m:rPr>
          <m:t>C</m:t>
        </m:r>
        <m:r>
          <m:rPr>
            <m:sty m:val="p"/>
          </m:rPr>
          <m:t>(</m:t>
        </m:r>
        <m:r>
          <m:rPr>
            <m:sty m:val="bi"/>
          </m:rPr>
          <m:t>A</m:t>
        </m:r>
        <m:r>
          <m:rPr>
            <m:sty m:val="p"/>
          </m:rPr>
          <m:t>)</m:t>
        </m:r>
      </m:oMath>
      <w:ins w:id="8736" w:author="PR Preview" w:date="2026-01-01T00:00:00Z">
        <w:r>
          <w:t xml:space="preserve">.</w:t>
        </w:r>
      </w:ins>
    </w:p>
    <w:p>
      <w:pPr>
        <w:pStyle w:val="BodyText"/>
      </w:pPr>
      <w:r>
        <w:t xml:space="preserve">So</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n</m:t>
        </m:r>
        <m:r>
          <m:rPr>
            <m:sty m:val="p"/>
          </m:rPr>
          <m:t>−</m:t>
        </m:r>
        <m:r>
          <m:t>ν</m:t>
        </m:r>
      </m:oMath>
      <w:r>
        <w:t xml:space="preserve">,</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r>
          <m:rPr>
            <m:sty m:val="p"/>
          </m:rPr>
          <m:t>−</m:t>
        </m:r>
        <m:r>
          <m:t>ν</m:t>
        </m:r>
      </m:oMath>
      <w:r>
        <w:t xml:space="preserve"> </w:t>
      </w:r>
      <w:r>
        <w:t xml:space="preserve">by</w:t>
      </w:r>
      <w:r>
        <w:t xml:space="preserve"> </w:t>
      </w:r>
      <w:hyperlink w:anchor="thm-rank-dim">
        <w:r>
          <w:rPr>
            <w:rStyle w:val="Hyperlink"/>
          </w:rPr>
          <w:t xml:space="preserve">Theorem 38</w:t>
        </w:r>
      </w:hyperlink>
      <w:r>
        <w:t xml:space="preserve">.</w:t>
      </w:r>
    </w:p>
    <w:bookmarkStart w:id="268" w:name="exm-rank-nullity"/>
    <w:p>
      <w:pPr>
        <w:pStyle w:val="BodyText"/>
      </w:pPr>
      <w:r>
        <w:rPr>
          <w:b/>
          <w:bCs/>
        </w:rPr>
        <w:t xml:space="preserve">Example 68 (Checking rank-nullity on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w:t>
      </w:r>
      <w:r>
        <w:t xml:space="preserve"> </w:t>
      </w:r>
      <m:oMath>
        <m:r>
          <m:t>n</m:t>
        </m:r>
        <m:r>
          <m:rPr>
            <m:sty m:val="p"/>
          </m:rPr>
          <m:t>=</m:t>
        </m:r>
        <m:r>
          <m:t>3</m:t>
        </m:r>
      </m:oMath>
      <w:r>
        <w:t xml:space="preserve"> </w:t>
      </w:r>
      <w:r>
        <w:t xml:space="preserve">columns,</w:t>
      </w:r>
      <w:r>
        <w:t xml:space="preserve"> </w:t>
      </w:r>
      <w:r>
        <w:t xml:space="preserve">rank</w:t>
      </w:r>
      <w:r>
        <w:t xml:space="preserve"> </w:t>
      </w:r>
      <m:oMath>
        <m:r>
          <m:t>1</m:t>
        </m:r>
      </m:oMath>
      <w:r>
        <w:t xml:space="preserve"> </w:t>
      </w:r>
      <w:r>
        <w:t xml:space="preserve">(</w:t>
      </w:r>
      <w:hyperlink w:anchor="exm-rank-dim">
        <w:r>
          <w:rPr>
            <w:rStyle w:val="Hyperlink"/>
          </w:rPr>
          <w:t xml:space="preserve">Example 66</w:t>
        </w:r>
      </w:hyperlink>
      <w:r>
        <w:t xml:space="preserve">)</w:t>
      </w:r>
      <w:r>
        <w:t xml:space="preserve"> </w:t>
      </w:r>
      <w:r>
        <w:t xml:space="preserve">and nullity</w:t>
      </w:r>
      <w:r>
        <w:t xml:space="preserve"> </w:t>
      </w:r>
      <m:oMath>
        <m:r>
          <m:t>2</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1</m:t>
        </m:r>
        <m:r>
          <m:rPr>
            <m:sty m:val="p"/>
          </m:rPr>
          <m:t>+</m:t>
        </m:r>
        <m:r>
          <m:t>2</m:t>
        </m:r>
        <m:r>
          <m:rPr>
            <m:sty m:val="p"/>
          </m:rPr>
          <m:t>=</m:t>
        </m:r>
        <m:r>
          <m:t>3</m:t>
        </m:r>
      </m:oMath>
      <w:r>
        <w:t xml:space="preserve">.</w:t>
      </w:r>
      <w:r>
        <w:t xml:space="preserve"> </w:t>
      </w:r>
      <w:r>
        <w:t xml:space="preserve">The</w:t>
      </w:r>
      <w:r>
        <w:t xml:space="preserve"> </w:t>
      </w:r>
      <m:oMath>
        <m:r>
          <m:t>2</m:t>
        </m:r>
        <m:r>
          <m:rPr>
            <m:sty m:val="p"/>
          </m:rPr>
          <m:t>×</m:t>
        </m:r>
        <m:r>
          <m:t>2</m:t>
        </m:r>
      </m:oMath>
      <w:r>
        <w:t xml:space="preserve"> </w:t>
      </w:r>
      <w:r>
        <w:t xml:space="preserve">identity matrix has rank</w:t>
      </w:r>
      <w:r>
        <w:t xml:space="preserve"> </w:t>
      </w:r>
      <m:oMath>
        <m:r>
          <m:t>2</m:t>
        </m:r>
      </m:oMath>
      <w:r>
        <w:t xml:space="preserve"> </w:t>
      </w:r>
      <w:r>
        <w:t xml:space="preserve">and nullity</w:t>
      </w:r>
      <w:r>
        <w:t xml:space="preserve"> </w:t>
      </w:r>
      <m:oMath>
        <m:r>
          <m:t>0</m:t>
        </m:r>
      </m:oMath>
      <w:r>
        <w:t xml:space="preserve"> </w:t>
      </w:r>
      <w:r>
        <w:t xml:space="preserve">(</w:t>
      </w:r>
      <w:hyperlink w:anchor="exm-nullity">
        <w:r>
          <w:rPr>
            <w:rStyle w:val="Hyperlink"/>
          </w:rPr>
          <w:t xml:space="preserve">Example 67</w:t>
        </w:r>
      </w:hyperlink>
      <w:r>
        <w:t xml:space="preserve">),</w:t>
      </w:r>
      <w:r>
        <w:t xml:space="preserve"> </w:t>
      </w:r>
      <w:r>
        <w:t xml:space="preserve">and</w:t>
      </w:r>
      <w:r>
        <w:t xml:space="preserve"> </w:t>
      </w:r>
      <m:oMath>
        <m:r>
          <m:t>2</m:t>
        </m:r>
        <m:r>
          <m:rPr>
            <m:sty m:val="p"/>
          </m:rPr>
          <m:t>+</m:t>
        </m:r>
        <m:r>
          <m:t>0</m:t>
        </m:r>
        <m:r>
          <m:rPr>
            <m:sty m:val="p"/>
          </m:rPr>
          <m:t>=</m:t>
        </m:r>
        <m:r>
          <m:t>2</m:t>
        </m:r>
      </m:oMath>
      <w:r>
        <w:t xml:space="preserve">.</w:t>
      </w:r>
    </w:p>
    <w:bookmarkEnd w:id="268"/>
    <w:bookmarkStart w:id="269" w:name="thm-rank-product"/>
    <w:p>
      <w:pPr>
        <w:pStyle w:val="BodyText"/>
      </w:pPr>
      <w:r>
        <w:rPr>
          <w:b/>
          <w:bCs/>
        </w:rPr>
        <w:t xml:space="preserve">Theorem 40 (Multiplying on the right cannot increase the rank)</w:t>
      </w:r>
      <w:r>
        <w:t xml:space="preserve"> </w:t>
      </w:r>
      <w:r>
        <w:t xml:space="preserve">If</w:t>
      </w:r>
      <w:r>
        <w:t xml:space="preserve"> </w:t>
      </w:r>
      <m:oMath>
        <m:r>
          <m:rPr>
            <m:sty m:val="bi"/>
          </m:rPr>
          <m:t>A</m:t>
        </m:r>
      </m:oMath>
      <w:r>
        <w:t xml:space="preserve"> </w:t>
      </w:r>
      <w:r>
        <w:t xml:space="preserve">is</w:t>
      </w:r>
      <w:r>
        <w:t xml:space="preserve"> </w:t>
      </w:r>
      <m:oMath>
        <m:r>
          <m:t>m</m:t>
        </m:r>
        <m:r>
          <m:rPr>
            <m:sty m:val="p"/>
          </m:rPr>
          <m:t>×</m:t>
        </m:r>
        <m:r>
          <m:t>n</m:t>
        </m:r>
      </m:oMath>
      <w:r>
        <w:t xml:space="preserve"> </w:t>
      </w:r>
      <w:r>
        <w:t xml:space="preserve">and</w:t>
      </w:r>
      <w:r>
        <w:t xml:space="preserve"> </w:t>
      </w:r>
      <m:oMath>
        <m:r>
          <m:rPr>
            <m:sty m:val="bi"/>
          </m:rPr>
          <m:t>B</m:t>
        </m:r>
      </m:oMath>
      <w:r>
        <w:t xml:space="preserve"> </w:t>
      </w:r>
      <w:r>
        <w:t xml:space="preserve">is</w:t>
      </w:r>
      <w:r>
        <w:t xml:space="preserve"> </w:t>
      </w:r>
      <m:oMath>
        <m:r>
          <m:t>n</m:t>
        </m:r>
        <m:r>
          <m:rPr>
            <m:sty m:val="p"/>
          </m:rPr>
          <m:t>×</m:t>
        </m:r>
        <m:r>
          <m:t>k</m:t>
        </m:r>
      </m:oMath>
      <w:r>
        <w:t xml:space="preserve">, then</w:t>
      </w:r>
    </w:p>
    <w:p>
      <w:pPr>
        <w:pStyle w:val="BodyText"/>
      </w:pPr>
      <m:oMathPara>
        <m:oMathParaPr>
          <m:jc m:val="center"/>
        </m:oMathParaPr>
        <m:oMath>
          <m:r>
            <m:rPr>
              <m:sty m:val="p"/>
            </m:rPr>
            <m:t>rank</m:t>
          </m:r>
          <m:r>
            <m:rPr>
              <m:sty m:val="p"/>
            </m:rPr>
            <m:t>(</m:t>
          </m:r>
          <m:r>
            <m:rPr>
              <m:sty m:val="bi"/>
            </m:rPr>
            <m:t>A</m:t>
          </m:r>
          <m:r>
            <m:rPr>
              <m:sty m:val="bi"/>
            </m:rPr>
            <m:t>B</m:t>
          </m:r>
          <m:r>
            <m:rPr>
              <m:sty m:val="p"/>
            </m:rPr>
            <m:t>)</m:t>
          </m:r>
          <m:r>
            <m:rPr>
              <m:sty m:val="p"/>
            </m:rPr>
            <m:t>≤</m:t>
          </m:r>
          <m:r>
            <m:rPr>
              <m:sty m:val="p"/>
            </m:rPr>
            <m:t>rank</m:t>
          </m:r>
          <m:r>
            <m:rPr>
              <m:sty m:val="p"/>
            </m:rPr>
            <m:t>(</m:t>
          </m:r>
          <m:r>
            <m:rPr>
              <m:sty m:val="bi"/>
            </m:rPr>
            <m:t>A</m:t>
          </m:r>
          <m:r>
            <m:rPr>
              <m:sty m:val="p"/>
            </m:rPr>
            <m:t>)</m:t>
          </m:r>
          <m:r>
            <m:rPr>
              <m:sty m:val="p"/>
            </m:rPr>
            <m:t>.</m:t>
          </m:r>
        </m:oMath>
      </m:oMathPara>
    </w:p>
    <w:bookmarkEnd w:id="269"/>
    <w:p>
      <w:pPr>
        <w:pStyle w:val="FirstParagraph"/>
      </w:pPr>
      <w:del w:id="8737" w:author="PR Preview" w:date="2026-01-01T00:00:00Z">
        <w:r>
          <w:rPr>
            <w:i/>
            <w:iCs/>
          </w:rPr>
          <w:delText xml:space="preserve">Proof</w:delText>
        </w:r>
      </w:del>
      <w:del w:id="8738" w:author="PR Preview" w:date="2026-01-01T00:00:00Z">
        <w:r>
          <w:delText xml:space="preserve">. </w:delText>
        </w:r>
      </w:del>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del w:id="8739" w:author="PR Preview" w:date="2026-01-01T00:00:00Z">
        <w:r>
          <w:rPr>
            <w:b/>
            <w:bCs/>
          </w:rPr>
          <w:delText xml:space="preserve">.</w:delText>
        </w:r>
      </w:del>
      <w:del w:id="8740" w:author="PR Preview" w:date="2026-01-01T00:00:00Z">
        <w:r>
          <w:delText xml:space="preserve"> </w:delText>
        </w:r>
      </w:del>
      <w:del w:id="8741" w:author="PR Preview" w:date="2026-01-01T00:00:00Z">
        <w:r>
          <w:delText xml:space="preserve">Any vector in</w:delText>
        </w:r>
      </w:del>
      <w:del w:id="8742" w:author="PR Preview" w:date="2026-01-01T00:00:00Z">
        <w:r>
          <w:delText xml:space="preserve"> </w:delText>
        </w:r>
      </w:del>
      <m:oMath>
        <m:r>
          <m:rPr>
            <m:scr m:val="script"/>
            <m:sty m:val="p"/>
          </m:rPr>
          <m:t>C</m:t>
        </m:r>
        <m:r>
          <m:rPr>
            <m:sty m:val="p"/>
          </m:rPr>
          <m:t>(</m:t>
        </m:r>
        <m:r>
          <m:rPr>
            <m:sty m:val="bi"/>
          </m:rPr>
          <m:t>A</m:t>
        </m:r>
        <m:r>
          <m:rPr>
            <m:sty m:val="bi"/>
          </m:rPr>
          <m:t>B</m:t>
        </m:r>
        <m:r>
          <m:rPr>
            <m:sty m:val="p"/>
          </m:rPr>
          <m:t>)</m:t>
        </m:r>
      </m:oMath>
      <w:del w:id="8743" w:author="PR Preview" w:date="2026-01-01T00:00:00Z">
        <w:r>
          <w:delText xml:space="preserve"> </w:delText>
        </w:r>
      </w:del>
      <w:del w:id="8744" w:author="PR Preview" w:date="2026-01-01T00:00:00Z">
        <w:r>
          <w:delText xml:space="preserve">is</w:delText>
        </w:r>
      </w:del>
      <w:del w:id="8745" w:author="PR Preview" w:date="2026-01-01T00:00:00Z">
        <w:r>
          <w:delText xml:space="preserve"> </w:delText>
        </w:r>
      </w:del>
      <m:oMath>
        <m:r>
          <m:rPr>
            <m:sty m:val="p"/>
          </m:rPr>
          <m:t>(</m:t>
        </m:r>
        <m:r>
          <m:rPr>
            <m:sty m:val="bi"/>
          </m:rPr>
          <m:t>A</m:t>
        </m:r>
        <m:r>
          <m:rPr>
            <m:sty m:val="bi"/>
          </m:rPr>
          <m:t>B</m:t>
        </m:r>
        <m:r>
          <m:rPr>
            <m:sty m:val="p"/>
          </m:rPr>
          <m:t>)</m:t>
        </m:r>
        <m:r>
          <m:t> </m:t>
        </m:r>
        <m:limLow>
          <m:e>
            <m:r>
              <m:t>x</m:t>
            </m:r>
          </m:e>
          <m:lim>
            <m:r>
              <m:rPr>
                <m:sty m:val="p"/>
              </m:rPr>
              <m:t>∼</m:t>
            </m:r>
          </m:lim>
        </m:limLow>
      </m:oMath>
      <w:del w:id="8746" w:author="PR Preview" w:date="2026-01-01T00:00:00Z">
        <w:r>
          <w:delText xml:space="preserve"> </w:delText>
        </w:r>
      </w:del>
      <w:del w:id="8747" w:author="PR Preview" w:date="2026-01-01T00:00:00Z">
        <w:r>
          <w:delText xml:space="preserve">for some</w:delText>
        </w:r>
      </w:del>
      <w:del w:id="8748" w:author="PR Preview" w:date="2026-01-01T00:00:00Z">
        <w:r>
          <w:delText xml:space="preserve"> </w:delText>
        </w:r>
      </w:del>
      <m:oMath>
        <m:limLow>
          <m:e>
            <m:r>
              <m:t>x</m:t>
            </m:r>
          </m:e>
          <m:lim>
            <m:r>
              <m:rPr>
                <m:sty m:val="p"/>
              </m:rPr>
              <m:t>∼</m:t>
            </m:r>
          </m:lim>
        </m:limLow>
        <m:r>
          <m:rPr>
            <m:sty m:val="p"/>
          </m:rPr>
          <m:t>∈</m:t>
        </m:r>
        <m:sSup>
          <m:e>
            <m:r>
              <m:rPr>
                <m:scr m:val="double-struck"/>
                <m:sty m:val="p"/>
              </m:rPr>
              <m:t>R</m:t>
            </m:r>
          </m:e>
          <m:sup>
            <m:r>
              <m:t>k</m:t>
            </m:r>
          </m:sup>
        </m:sSup>
      </m:oMath>
      <w:del w:id="8749" w:author="PR Preview" w:date="2026-01-01T00:00:00Z">
        <w:r>
          <w:delText xml:space="preserve"> </w:delText>
        </w:r>
      </w:del>
      <w:del w:id="8750" w:author="PR Preview" w:date="2026-01-01T00:00:00Z">
        <w:r>
          <w:delText xml:space="preserve">(</w:delText>
        </w:r>
      </w:del>
      <w:hyperlink w:anchor="def-column-space">
        <w:del w:id="8751" w:author="PR Preview" w:date="2026-01-01T00:00:00Z">
          <w:r>
            <w:rPr>
              <w:rStyle w:val="Hyperlink"/>
            </w:rPr>
            <w:delText xml:space="preserve">Definition 52</w:delText>
          </w:r>
        </w:del>
      </w:hyperlink>
      <w:del w:id="8752" w:author="PR Preview" w:date="2026-01-01T00:00:00Z">
        <w:r>
          <w:delText xml:space="preserve">), and</w:delText>
        </w:r>
      </w:del>
    </w:p>
    <w:p>
      <w:pPr>
        <w:pStyle w:val="BodyText"/>
      </w:pPr>
      <m:oMathPara>
        <m:oMathParaPr>
          <m:jc m:val="center"/>
        </m:oMathParaPr>
        <m:oMath>
          <m:eqArr>
            <m:e>
              <m:r>
                <m:rPr>
                  <m:sty m:val="p"/>
                </m:rPr>
                <m:t>(</m:t>
              </m:r>
              <m:r>
                <m:rPr>
                  <m:sty m:val="bi"/>
                </m:rPr>
                <m:t>A</m:t>
              </m:r>
              <m:r>
                <m:rPr>
                  <m:sty m:val="bi"/>
                </m:rPr>
                <m:t>B</m:t>
              </m:r>
              <m:r>
                <m:rPr>
                  <m:sty m:val="p"/>
                </m:rPr>
                <m:t>)</m:t>
              </m:r>
              <m:r>
                <m:t> </m:t>
              </m:r>
              <m:limLow>
                <m:e>
                  <m:r>
                    <m:t>x</m:t>
                  </m:r>
                </m:e>
                <m:lim>
                  <m:r>
                    <m:rPr>
                      <m:sty m:val="p"/>
                    </m:rPr>
                    <m:t>∼</m:t>
                  </m:r>
                </m:lim>
              </m:limLow>
              <m:r>
                <m:t>&amp;</m:t>
              </m:r>
              <m:r>
                <m:rPr>
                  <m:sty m:val="p"/>
                </m:rPr>
                <m:t>=</m:t>
              </m:r>
              <m:r>
                <m:rPr>
                  <m:sty m:val="bi"/>
                </m:rPr>
                <m:t>A</m:t>
              </m:r>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8</m:t>
              </m:r>
              <m:r>
                <m:rPr>
                  <m:nor/>
                  <m:sty m:val="p"/>
                </m:rPr>
                <m:t>)</m:t>
              </m:r>
            </m:e>
          </m:eqArr>
        </m:oMath>
      </m:oMathPara>
    </w:p>
    <w:p>
      <w:pPr>
        <w:pStyle w:val="FirstParagraph"/>
      </w:pPr>
      <w:del w:id="8753" w:author="PR Preview" w:date="2026-01-01T00:00:00Z">
        <w:r>
          <w:delText xml:space="preserve">is</w:delText>
        </w:r>
      </w:del>
      <w:del w:id="8754" w:author="PR Preview" w:date="2026-01-01T00:00:00Z">
        <w:r>
          <w:delText xml:space="preserve"> </w:delText>
        </w:r>
      </w:del>
      <m:oMath>
        <m:r>
          <m:rPr>
            <m:sty m:val="bi"/>
          </m:rPr>
          <m:t>A</m:t>
        </m:r>
      </m:oMath>
      <w:del w:id="8755" w:author="PR Preview" w:date="2026-01-01T00:00:00Z">
        <w:r>
          <w:delText xml:space="preserve"> </w:delText>
        </w:r>
      </w:del>
      <w:del w:id="8756" w:author="PR Preview" w:date="2026-01-01T00:00:00Z">
        <w:r>
          <w:delText xml:space="preserve">times the vector</w:delText>
        </w:r>
      </w:del>
      <w:del w:id="8757" w:author="PR Preview" w:date="2026-01-01T00:00:00Z">
        <w:r>
          <w:delText xml:space="preserve"> </w:delText>
        </w:r>
      </w:del>
      <m:oMath>
        <m:r>
          <m:rPr>
            <m:sty m:val="bi"/>
          </m:rPr>
          <m:t>B</m:t>
        </m:r>
        <m:limLow>
          <m:e>
            <m:r>
              <m:t>x</m:t>
            </m:r>
          </m:e>
          <m:lim>
            <m:r>
              <m:rPr>
                <m:sty m:val="p"/>
              </m:rPr>
              <m:t>∼</m:t>
            </m:r>
          </m:lim>
        </m:limLow>
        <m:r>
          <m:rPr>
            <m:sty m:val="p"/>
          </m:rPr>
          <m:t>∈</m:t>
        </m:r>
        <m:sSup>
          <m:e>
            <m:r>
              <m:rPr>
                <m:scr m:val="double-struck"/>
                <m:sty m:val="p"/>
              </m:rPr>
              <m:t>R</m:t>
            </m:r>
          </m:e>
          <m:sup>
            <m:r>
              <m:t>n</m:t>
            </m:r>
          </m:sup>
        </m:sSup>
      </m:oMath>
      <w:del w:id="8758" w:author="PR Preview" w:date="2026-01-01T00:00:00Z">
        <w:r>
          <w:delText xml:space="preserve">,</w:delText>
        </w:r>
      </w:del>
      <w:del w:id="8759" w:author="PR Preview" w:date="2026-01-01T00:00:00Z">
        <w:r>
          <w:delText xml:space="preserve"> </w:delText>
        </w:r>
      </w:del>
      <w:del w:id="8760" w:author="PR Preview" w:date="2026-01-01T00:00:00Z">
        <w:r>
          <w:delText xml:space="preserve">so it is in</w:delText>
        </w:r>
      </w:del>
      <w:del w:id="8761" w:author="PR Preview" w:date="2026-01-01T00:00:00Z">
        <w:r>
          <w:delText xml:space="preserve"> </w:delText>
        </w:r>
      </w:del>
      <m:oMath>
        <m:r>
          <m:rPr>
            <m:scr m:val="script"/>
            <m:sty m:val="p"/>
          </m:rPr>
          <m:t>C</m:t>
        </m:r>
        <m:r>
          <m:rPr>
            <m:sty m:val="p"/>
          </m:rPr>
          <m:t>(</m:t>
        </m:r>
        <m:r>
          <m:rPr>
            <m:sty m:val="bi"/>
          </m:rPr>
          <m:t>A</m:t>
        </m:r>
        <m:r>
          <m:rPr>
            <m:sty m:val="p"/>
          </m:rPr>
          <m:t>)</m:t>
        </m:r>
      </m:oMath>
      <w:del w:id="8762" w:author="PR Preview" w:date="2026-01-01T00:00:00Z">
        <w:r>
          <w:delText xml:space="preserve">.</w:delText>
        </w:r>
      </w:del>
    </w:p>
    <w:p>
      <w:pPr>
        <w:pStyle w:val="FirstParagraph"/>
      </w:pPr>
      <w:ins w:id="8763" w:author="PR Preview" w:date="2026-01-01T00:00:00Z">
        <w:r>
          <w:rPr>
            <w:i/>
            <w:iCs/>
          </w:rPr>
          <w:t xml:space="preserve">Proof</w:t>
        </w:r>
      </w:ins>
      <w:ins w:id="8764" w:author="PR Preview" w:date="2026-01-01T00:00:00Z">
        <w:r>
          <w:t xml:space="preserve">. </w:t>
        </w:r>
      </w:ins>
      <m:oMath>
        <m:r>
          <m:rPr>
            <m:scr m:val="script"/>
            <m:sty m:val="p"/>
          </m:rPr>
          <m:t>C</m:t>
        </m:r>
        <m:r>
          <m:rPr>
            <m:sty m:val="p"/>
          </m:rPr>
          <m:t>(</m:t>
        </m:r>
        <m:r>
          <m:rPr>
            <m:sty m:val="bi"/>
          </m:rPr>
          <m:t>A</m:t>
        </m:r>
        <m:r>
          <m:rPr>
            <m:sty m:val="bi"/>
          </m:rPr>
          <m:t>B</m:t>
        </m:r>
        <m:r>
          <m:rPr>
            <m:sty m:val="p"/>
          </m:rPr>
          <m:t>)</m:t>
        </m:r>
        <m:r>
          <m:rPr>
            <m:sty m:val="p"/>
          </m:rPr>
          <m:t>⊆</m:t>
        </m:r>
        <m:r>
          <m:rPr>
            <m:scr m:val="script"/>
            <m:sty m:val="p"/>
          </m:rPr>
          <m:t>C</m:t>
        </m:r>
        <m:r>
          <m:rPr>
            <m:sty m:val="p"/>
          </m:rPr>
          <m:t>(</m:t>
        </m:r>
        <m:r>
          <m:rPr>
            <m:sty m:val="bi"/>
          </m:rPr>
          <m:t>A</m:t>
        </m:r>
        <m:r>
          <m:rPr>
            <m:sty m:val="p"/>
          </m:rPr>
          <m:t>)</m:t>
        </m:r>
      </m:oMath>
      <w:ins w:id="8765" w:author="PR Preview" w:date="2026-01-01T00:00:00Z">
        <w:r>
          <w:rPr>
            <w:b/>
            <w:bCs/>
          </w:rPr>
          <w:t xml:space="preserve">.</w:t>
        </w:r>
      </w:ins>
      <w:ins w:id="8766" w:author="PR Preview" w:date="2026-01-01T00:00:00Z">
        <w:r>
          <w:t xml:space="preserve"> </w:t>
        </w:r>
      </w:ins>
      <w:ins w:id="8767" w:author="PR Preview" w:date="2026-01-01T00:00:00Z">
        <w:r>
          <w:t xml:space="preserve">Any vector in</w:t>
        </w:r>
      </w:ins>
      <w:ins w:id="8768" w:author="PR Preview" w:date="2026-01-01T00:00:00Z">
        <w:r>
          <w:t xml:space="preserve"> </w:t>
        </w:r>
      </w:ins>
      <m:oMath>
        <m:r>
          <m:rPr>
            <m:scr m:val="script"/>
            <m:sty m:val="p"/>
          </m:rPr>
          <m:t>C</m:t>
        </m:r>
        <m:r>
          <m:rPr>
            <m:sty m:val="p"/>
          </m:rPr>
          <m:t>(</m:t>
        </m:r>
        <m:r>
          <m:rPr>
            <m:sty m:val="bi"/>
          </m:rPr>
          <m:t>A</m:t>
        </m:r>
        <m:r>
          <m:rPr>
            <m:sty m:val="bi"/>
          </m:rPr>
          <m:t>B</m:t>
        </m:r>
        <m:r>
          <m:rPr>
            <m:sty m:val="p"/>
          </m:rPr>
          <m:t>)</m:t>
        </m:r>
      </m:oMath>
      <w:ins w:id="8769" w:author="PR Preview" w:date="2026-01-01T00:00:00Z">
        <w:r>
          <w:t xml:space="preserve"> </w:t>
        </w:r>
      </w:ins>
      <w:ins w:id="8770" w:author="PR Preview" w:date="2026-01-01T00:00:00Z">
        <w:r>
          <w:t xml:space="preserve">is</w:t>
        </w:r>
      </w:ins>
      <w:ins w:id="8771" w:author="PR Preview" w:date="2026-01-01T00:00:00Z">
        <w:r>
          <w:t xml:space="preserve"> </w:t>
        </w:r>
      </w:ins>
      <w:ins w:id="8772" w:author="PR Preview" w:date="2026-01-01T00:00:00Z">
        <w:r>
          <w:t xml:space="preserve">$(\mathbf{A} \mathbf{B})\,\mathord{\smash[b]{\underset{\raise.3ex\hbox{$\scriptstyle\sim$}}{x}}\vphantom{x}}$</w:t>
        </w:r>
      </w:ins>
      <w:ins w:id="8773" w:author="PR Preview" w:date="2026-01-01T00:00:00Z">
        <w:r>
          <w:t xml:space="preserve"> </w:t>
        </w:r>
      </w:ins>
      <w:ins w:id="8774" w:author="PR Preview" w:date="2026-01-01T00:00:00Z">
        <w:r>
          <w:t xml:space="preserve">for some</w:t>
        </w:r>
      </w:ins>
      <w:ins w:id="8775" w:author="PR Preview" w:date="2026-01-01T00:00:00Z">
        <w:r>
          <w:t xml:space="preserve"> </w:t>
        </w:r>
      </w:ins>
      <w:ins w:id="8776" w:author="PR Preview" w:date="2026-01-01T00:00:00Z">
        <w:r>
          <w:t xml:space="preserve">$\mathord{\smash[b]{\underset{\raise.3ex\hbox{$\scriptstyle\sim$}}{x}}\vphantom{x}} \in \mathbb{R}^k$</w:t>
        </w:r>
      </w:ins>
      <w:ins w:id="8777" w:author="PR Preview" w:date="2026-01-01T00:00:00Z">
        <w:r>
          <w:t xml:space="preserve"> </w:t>
        </w:r>
      </w:ins>
      <w:ins w:id="8778" w:author="PR Preview" w:date="2026-01-01T00:00:00Z">
        <w:r>
          <w:t xml:space="preserve">(</w:t>
        </w:r>
      </w:ins>
      <w:hyperlink w:anchor="def-column-space">
        <w:ins w:id="8779" w:author="PR Preview" w:date="2026-01-01T00:00:00Z">
          <w:r>
            <w:rPr>
              <w:rStyle w:val="Hyperlink"/>
            </w:rPr>
            <w:t xml:space="preserve">Definition 52</w:t>
          </w:r>
        </w:ins>
      </w:hyperlink>
      <w:ins w:id="8780" w:author="PR Preview" w:date="2026-01-01T00:00:00Z">
        <w:r>
          <w:t xml:space="preserve">), and</w:t>
        </w:r>
      </w:ins>
    </w:p>
    <w:p>
      <w:pPr>
        <w:pStyle w:val="BodyText"/>
      </w:pPr>
      <w:ins w:id="8781" w:author="PR Preview" w:date="2026-01-01T00:00:00Z">
        <w:r>
          <w:t xml:space="preserve">$$
    \begin{aligned}
    (\mathbf{A} \mathbf{B})\,\mathord{\smash[b]{\underset{\raise.3ex\hbox{$\scriptstyle\sim$}}{x}}\vphantom{x}}
    &amp;= \mathbf{A}\,(\mathbf{B} \mathord{\smash[b]{\underset{\raise.3ex\hbox{$\scriptstyle\sim$}}{x}}\vphantom{x}})
    &amp;&amp; \text{(}\text{Theorem~8}\text{)}
    \end{aligned}
    $$</w:t>
        </w:r>
      </w:ins>
    </w:p>
    <w:p>
      <w:pPr>
        <w:pStyle w:val="FirstParagraph"/>
      </w:pPr>
      <w:ins w:id="8782" w:author="PR Preview" w:date="2026-01-01T00:00:00Z">
        <w:r>
          <w:t xml:space="preserve">is</w:t>
        </w:r>
      </w:ins>
      <w:ins w:id="8783" w:author="PR Preview" w:date="2026-01-01T00:00:00Z">
        <w:r>
          <w:t xml:space="preserve"> </w:t>
        </w:r>
      </w:ins>
      <m:oMath>
        <m:r>
          <m:rPr>
            <m:sty m:val="bi"/>
          </m:rPr>
          <m:t>A</m:t>
        </m:r>
      </m:oMath>
      <w:ins w:id="8784" w:author="PR Preview" w:date="2026-01-01T00:00:00Z">
        <w:r>
          <w:t xml:space="preserve"> </w:t>
        </w:r>
      </w:ins>
      <w:ins w:id="8785" w:author="PR Preview" w:date="2026-01-01T00:00:00Z">
        <w:r>
          <w:t xml:space="preserve">times the vector</w:t>
        </w:r>
      </w:ins>
      <w:ins w:id="8786" w:author="PR Preview" w:date="2026-01-01T00:00:00Z">
        <w:r>
          <w:t xml:space="preserve"> </w:t>
        </w:r>
      </w:ins>
      <w:ins w:id="8787" w:author="PR Preview" w:date="2026-01-01T00:00:00Z">
        <w:r>
          <w:t xml:space="preserve">$\mathbf{B} \mathord{\smash[b]{\underset{\raise.3ex\hbox{$\scriptstyle\sim$}}{x}}\vphantom{x}} \in \mathbb{R}^n$</w:t>
        </w:r>
      </w:ins>
      <w:ins w:id="8788" w:author="PR Preview" w:date="2026-01-01T00:00:00Z">
        <w:r>
          <w:t xml:space="preserve">,</w:t>
        </w:r>
      </w:ins>
      <w:ins w:id="8789" w:author="PR Preview" w:date="2026-01-01T00:00:00Z">
        <w:r>
          <w:t xml:space="preserve"> </w:t>
        </w:r>
      </w:ins>
      <w:ins w:id="8790" w:author="PR Preview" w:date="2026-01-01T00:00:00Z">
        <w:r>
          <w:t xml:space="preserve">so it is in</w:t>
        </w:r>
      </w:ins>
      <w:ins w:id="8791" w:author="PR Preview" w:date="2026-01-01T00:00:00Z">
        <w:r>
          <w:t xml:space="preserve"> </w:t>
        </w:r>
      </w:ins>
      <m:oMath>
        <m:r>
          <m:rPr>
            <m:scr m:val="script"/>
            <m:sty m:val="p"/>
          </m:rPr>
          <m:t>C</m:t>
        </m:r>
        <m:r>
          <m:rPr>
            <m:sty m:val="p"/>
          </m:rPr>
          <m:t>(</m:t>
        </m:r>
        <m:r>
          <m:rPr>
            <m:sty m:val="bi"/>
          </m:rPr>
          <m:t>A</m:t>
        </m:r>
        <m:r>
          <m:rPr>
            <m:sty m:val="p"/>
          </m:rPr>
          <m:t>)</m:t>
        </m:r>
      </m:oMath>
      <w:ins w:id="8792" w:author="PR Preview" w:date="2026-01-01T00:00:00Z">
        <w:r>
          <w:t xml:space="preserve">.</w:t>
        </w:r>
      </w:ins>
    </w:p>
    <w:p>
      <w:pPr>
        <w:pStyle w:val="BodyText"/>
      </w:pPr>
      <w:r>
        <w:rPr>
          <w:b/>
          <w:bCs/>
        </w:rPr>
        <w:t xml:space="preserve">Compare dimensions.</w:t>
      </w:r>
      <w:r>
        <w:t xml:space="preserve"> </w:t>
      </w:r>
      <w:r>
        <w:t xml:space="preserve">Both column spaces are subspaces (</w:t>
      </w:r>
      <w:hyperlink w:anchor="thm-column-space-span">
        <w:r>
          <w:rPr>
            <w:rStyle w:val="Hyperlink"/>
          </w:rPr>
          <w:t xml:space="preserve">Theorem 32</w:t>
        </w:r>
      </w:hyperlink>
      <w:r>
        <w:t xml:space="preserve">), so</w:t>
      </w:r>
    </w:p>
    <w:p>
      <w:pPr>
        <w:pStyle w:val="BodyText"/>
      </w:pPr>
      <m:oMathPara>
        <m:oMathParaPr>
          <m:jc m:val="center"/>
        </m:oMathParaPr>
        <m:oMath>
          <m:eqArr>
            <m:e>
              <m:r>
                <m:rPr>
                  <m:sty m:val="p"/>
                </m:rPr>
                <m:t>rank</m:t>
              </m:r>
              <m:r>
                <m:rPr>
                  <m:sty m:val="p"/>
                </m:rPr>
                <m:t>(</m:t>
              </m:r>
              <m:r>
                <m:rPr>
                  <m:sty m:val="bi"/>
                </m:rPr>
                <m:t>A</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30</m:t>
              </m:r>
              <m:r>
                <m:rPr>
                  <m:nor/>
                  <m:sty m:val="p"/>
                </m:rPr>
                <m:t>, part 2)</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38</m:t>
              </m:r>
              <m:r>
                <m:rPr>
                  <m:nor/>
                  <m:sty m:val="p"/>
                </m:rPr>
                <m:t>)</m:t>
              </m:r>
            </m:e>
          </m:eqArr>
        </m:oMath>
      </m:oMathPara>
    </w:p>
    <w:bookmarkStart w:id="270" w:name="exm-rank-product"/>
    <w:p>
      <w:pPr>
        <w:pStyle w:val="FirstParagraph"/>
      </w:pPr>
      <w:r>
        <w:rPr>
          <w:b/>
          <w:bCs/>
        </w:rPr>
        <w:t xml:space="preserve">Example 69 (A product can lose rank)</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1</m:t>
                    </m:r>
                  </m:e>
                  <m:e>
                    <m:r>
                      <m:t>0</m:t>
                    </m:r>
                  </m:e>
                </m:mr>
              </m:m>
            </m:e>
          </m:d>
          <m:r>
            <m:rPr>
              <m:sty m:val="p"/>
            </m:rPr>
            <m:t>,</m:t>
          </m:r>
          <m:r>
            <m:t>  </m:t>
          </m:r>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r>
                      <m:rPr>
                        <m:sty m:val="p"/>
                      </m:rPr>
                      <m:t>⋅</m:t>
                    </m:r>
                    <m:r>
                      <m:t>1</m:t>
                    </m:r>
                  </m:e>
                  <m:e>
                    <m:r>
                      <m:t>1</m:t>
                    </m:r>
                    <m:r>
                      <m:rPr>
                        <m:sty m:val="p"/>
                      </m:rPr>
                      <m:t>⋅</m:t>
                    </m:r>
                    <m:r>
                      <m:t>0</m:t>
                    </m:r>
                    <m:r>
                      <m:rPr>
                        <m:sty m:val="p"/>
                      </m:rPr>
                      <m:t>+</m:t>
                    </m:r>
                    <m:r>
                      <m:t>0</m:t>
                    </m:r>
                    <m:r>
                      <m:rPr>
                        <m:sty m:val="p"/>
                      </m:rPr>
                      <m:t>⋅</m:t>
                    </m:r>
                    <m:r>
                      <m:t>0</m:t>
                    </m:r>
                  </m:e>
                </m:mr>
                <m:mr>
                  <m:e>
                    <m:r>
                      <m:t>0</m:t>
                    </m:r>
                    <m:r>
                      <m:rPr>
                        <m:sty m:val="p"/>
                      </m:rPr>
                      <m:t>⋅</m:t>
                    </m:r>
                    <m:r>
                      <m:t>0</m:t>
                    </m:r>
                    <m:r>
                      <m:rPr>
                        <m:sty m:val="p"/>
                      </m:rPr>
                      <m:t>+</m:t>
                    </m:r>
                    <m:r>
                      <m:t>0</m:t>
                    </m:r>
                    <m:r>
                      <m:rPr>
                        <m:sty m:val="p"/>
                      </m:rPr>
                      <m:t>⋅</m:t>
                    </m:r>
                    <m:r>
                      <m:t>1</m:t>
                    </m:r>
                  </m:e>
                  <m:e>
                    <m:r>
                      <m:t>0</m:t>
                    </m:r>
                    <m:r>
                      <m:rPr>
                        <m:sty m:val="p"/>
                      </m:rPr>
                      <m:t>⋅</m:t>
                    </m:r>
                    <m:r>
                      <m:t>0</m:t>
                    </m:r>
                    <m:r>
                      <m:rPr>
                        <m:sty m:val="p"/>
                      </m:rPr>
                      <m:t>+</m:t>
                    </m:r>
                    <m:r>
                      <m:t>0</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0</m:t>
                    </m:r>
                  </m:e>
                </m:mr>
              </m:m>
            </m:e>
          </m:d>
          <m:r>
            <m:rPr>
              <m:sty m:val="p"/>
            </m:rPr>
            <m:t>.</m:t>
          </m:r>
        </m:oMath>
      </m:oMathPara>
    </w:p>
    <w:p>
      <w:pPr>
        <w:pStyle w:val="FirstParagraph"/>
      </w:pPr>
      <m:oMath>
        <m:r>
          <m:rPr>
            <m:sty m:val="bi"/>
          </m:rPr>
          <m:t>A</m:t>
        </m:r>
      </m:oMath>
      <w:r>
        <w:t xml:space="preserve"> </w:t>
      </w:r>
      <w:r>
        <w:t xml:space="preserve">has rank</w:t>
      </w:r>
      <w:r>
        <w:t xml:space="preserve"> </w:t>
      </w:r>
      <m:oMath>
        <m:r>
          <m:t>1</m:t>
        </m:r>
      </m:oMath>
      <w:r>
        <w:t xml:space="preserve">, but</w:t>
      </w:r>
      <w:r>
        <w:t xml:space="preserve"> </w:t>
      </w:r>
      <m:oMath>
        <m:r>
          <m:rPr>
            <m:sty m:val="bi"/>
          </m:rPr>
          <m:t>A</m:t>
        </m:r>
        <m:r>
          <m:rPr>
            <m:sty m:val="bi"/>
          </m:rPr>
          <m:t>B</m:t>
        </m:r>
      </m:oMath>
      <w:r>
        <w:t xml:space="preserve"> </w:t>
      </w:r>
      <w:r>
        <w:t xml:space="preserve">has rank</w:t>
      </w:r>
      <w:r>
        <w:t xml:space="preserve"> </w:t>
      </w:r>
      <m:oMath>
        <m:r>
          <m:t>0</m:t>
        </m:r>
      </m:oMath>
      <w:r>
        <w:t xml:space="preserve">,</w:t>
      </w:r>
      <w:r>
        <w:t xml:space="preserve"> </w:t>
      </w:r>
      <w:r>
        <w:t xml:space="preserve">so the inequality in</w:t>
      </w:r>
      <w:r>
        <w:t xml:space="preserve"> </w:t>
      </w:r>
      <w:hyperlink w:anchor="thm-rank-product">
        <w:r>
          <w:rPr>
            <w:rStyle w:val="Hyperlink"/>
          </w:rPr>
          <w:t xml:space="preserve">Theorem 40</w:t>
        </w:r>
      </w:hyperlink>
      <w:r>
        <w:t xml:space="preserve"> </w:t>
      </w:r>
      <w:r>
        <w:t xml:space="preserve">can be strict.</w:t>
      </w:r>
      <w:r>
        <w:t xml:space="preserve"> </w:t>
      </w:r>
      <w:r>
        <w:t xml:space="preserve">With the</w:t>
      </w:r>
      <w:r>
        <w:t xml:space="preserve"> </w:t>
      </w:r>
      <m:oMath>
        <m:r>
          <m:t>2</m:t>
        </m:r>
        <m:r>
          <m:rPr>
            <m:sty m:val="p"/>
          </m:rPr>
          <m:t>×</m:t>
        </m:r>
        <m:r>
          <m:t>2</m:t>
        </m:r>
      </m:oMath>
      <w:r>
        <w:t xml:space="preserve"> </w:t>
      </w:r>
      <w:r>
        <w:t xml:space="preserve">identity in place of</w:t>
      </w:r>
      <w:r>
        <w:t xml:space="preserve"> </w:t>
      </w:r>
      <m:oMath>
        <m:r>
          <m:rPr>
            <m:sty m:val="bi"/>
          </m:rPr>
          <m:t>B</m:t>
        </m:r>
      </m:oMath>
      <w:r>
        <w:t xml:space="preserve">,</w:t>
      </w:r>
      <w:r>
        <w:t xml:space="preserve"> </w:t>
      </w:r>
      <m:oMath>
        <m:r>
          <m:rPr>
            <m:sty m:val="bi"/>
          </m:rPr>
          <m:t>A</m:t>
        </m:r>
        <m:r>
          <m:rPr>
            <m:sty m:val="bi"/>
          </m:rPr>
          <m:t>I</m:t>
        </m:r>
        <m:r>
          <m:rPr>
            <m:sty m:val="p"/>
          </m:rPr>
          <m:t>=</m:t>
        </m:r>
        <m:r>
          <m:rPr>
            <m:sty m:val="bi"/>
          </m:rPr>
          <m:t>A</m:t>
        </m:r>
      </m:oMath>
      <w:r>
        <w:t xml:space="preserve"> </w:t>
      </w:r>
      <w:r>
        <w:t xml:space="preserve">keeps rank</w:t>
      </w:r>
      <w:r>
        <w:t xml:space="preserve"> </w:t>
      </w:r>
      <m:oMath>
        <m:r>
          <m:t>1</m:t>
        </m:r>
      </m:oMath>
      <w:r>
        <w:t xml:space="preserve">, and the inequality is an equality.</w:t>
      </w:r>
    </w:p>
    <w:bookmarkEnd w:id="270"/>
    <w:bookmarkStart w:id="271" w:name="thm-rank-transpose"/>
    <w:p>
      <w:pPr>
        <w:pStyle w:val="BodyText"/>
      </w:pPr>
      <w:r>
        <w:rPr>
          <w:b/>
          <w:bCs/>
        </w:rPr>
        <w:t xml:space="preserve">Theorem 41 (Fundamental theorem of ranks)</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p"/>
                </m:rPr>
                <m:t>)</m:t>
              </m:r>
            </m:e>
            <m:e>
              <m:r>
                <m:t>&amp;</m:t>
              </m:r>
              <m:r>
                <m:rPr>
                  <m:sty m:val="p"/>
                </m:rPr>
                <m:t>=</m:t>
              </m:r>
              <m:r>
                <m:rPr>
                  <m:sty m:val="p"/>
                </m:rPr>
                <m:t>rank</m:t>
              </m:r>
              <m:r>
                <m:rPr>
                  <m:sty m:val="p"/>
                </m:rPr>
                <m:t>(</m:t>
              </m:r>
              <m:sSup>
                <m:e>
                  <m:r>
                    <m:rPr>
                      <m:sty m:val="bi"/>
                    </m:rPr>
                    <m:t>A</m:t>
                  </m:r>
                </m:e>
                <m:sup>
                  <m:r>
                    <m:rPr>
                      <m:sty m:val="p"/>
                    </m:rPr>
                    <m:t>⊤</m:t>
                  </m:r>
                </m:sup>
              </m:sSup>
              <m:r>
                <m:rPr>
                  <m:sty m:val="bi"/>
                </m:rPr>
                <m:t>A</m:t>
              </m:r>
              <m:r>
                <m:rPr>
                  <m:sty m:val="p"/>
                </m:rPr>
                <m: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rPr>
                  <m:sty m:val="p"/>
                </m:rPr>
                <m:t>.</m:t>
              </m:r>
            </m:e>
          </m:eqArr>
        </m:oMath>
      </m:oMathPara>
    </w:p>
    <w:p>
      <w:pPr>
        <w:pStyle w:val="FirstParagraph"/>
      </w:pPr>
      <w:r>
        <w:t xml:space="preserve">In particular, the largest number of linearly independent rows of</w:t>
      </w:r>
      <w:r>
        <w:t xml:space="preserve"> </w:t>
      </w:r>
      <m:oMath>
        <m:r>
          <m:rPr>
            <m:sty m:val="bi"/>
          </m:rPr>
          <m:t>A</m:t>
        </m:r>
      </m:oMath>
      <w:r>
        <w:t xml:space="preserve"> </w:t>
      </w:r>
      <w:r>
        <w:t xml:space="preserve">equals the largest number of linearly independent columns.</w:t>
      </w:r>
    </w:p>
    <w:bookmarkEnd w:id="271"/>
    <w:p>
      <w:pPr>
        <w:pStyle w:val="BodyText"/>
      </w:pPr>
      <w:r>
        <w:rPr>
          <w:i/>
          <w:iCs/>
        </w:rPr>
        <w:t xml:space="preserve">Proof</w:t>
      </w:r>
      <w:r>
        <w:t xml:space="preserve">. </w:t>
      </w:r>
      <m:oMath>
        <m:r>
          <m:rPr>
            <m:sty m:val="p"/>
          </m:rPr>
          <m:t>rank</m:t>
        </m:r>
        <m:r>
          <m:rPr>
            <m:sty m:val="p"/>
          </m:rPr>
          <m:t>(</m:t>
        </m:r>
        <m:sSup>
          <m:e>
            <m:r>
              <m:rPr>
                <m:sty m:val="bi"/>
              </m:rPr>
              <m:t>A</m:t>
            </m:r>
          </m:e>
          <m:sup>
            <m:r>
              <m:rPr>
                <m:sty m:val="p"/>
              </m:rPr>
              <m:t>⊤</m:t>
            </m:r>
          </m:sup>
        </m:sSup>
        <m:r>
          <m:rPr>
            <m:sty m:val="bi"/>
          </m:rPr>
          <m:t>A</m:t>
        </m:r>
        <m:r>
          <m:rPr>
            <m:sty m:val="p"/>
          </m:rPr>
          <m:t>)</m:t>
        </m:r>
        <m:r>
          <m:rPr>
            <m:sty m:val="p"/>
          </m:rPr>
          <m:t>=</m:t>
        </m:r>
        <m:r>
          <m:rPr>
            <m:sty m:val="p"/>
          </m:rPr>
          <m:t>rank</m:t>
        </m:r>
        <m:r>
          <m:rPr>
            <m:sty m:val="p"/>
          </m:rPr>
          <m:t>(</m:t>
        </m:r>
        <m:r>
          <m:rPr>
            <m:sty m:val="bi"/>
          </m:rPr>
          <m:t>A</m:t>
        </m:r>
        <m:r>
          <m:rPr>
            <m:sty m:val="p"/>
          </m:rPr>
          <m:t>)</m:t>
        </m:r>
      </m:oMath>
      <w:r>
        <w:rPr>
          <w:b/>
          <w:bCs/>
        </w:rPr>
        <w:t xml:space="preserve">.</w:t>
      </w:r>
      <w:r>
        <w:t xml:space="preserve"> </w:t>
      </w:r>
      <w:r>
        <w:t xml:space="preserve">Both matrices have</w:t>
      </w:r>
      <w:r>
        <w:t xml:space="preserve"> </w:t>
      </w:r>
      <m:oMath>
        <m:r>
          <m:t>n</m:t>
        </m:r>
      </m:oMath>
      <w:r>
        <w:t xml:space="preserve"> </w:t>
      </w:r>
      <w:r>
        <w:t xml:space="preserve">columns,</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bi"/>
          </m:rPr>
          <m:t>A</m:t>
        </m:r>
        <m:r>
          <m:rPr>
            <m:sty m:val="p"/>
          </m:rPr>
          <m:t>)</m:t>
        </m:r>
        <m:r>
          <m:rPr>
            <m:sty m:val="p"/>
          </m:rPr>
          <m:t>=</m:t>
        </m:r>
        <m:r>
          <m:rPr>
            <m:scr m:val="script"/>
            <m:sty m:val="p"/>
          </m:rPr>
          <m:t>N</m:t>
        </m:r>
        <m:r>
          <m:rPr>
            <m:sty m:val="p"/>
          </m:rPr>
          <m:t>(</m:t>
        </m:r>
        <m:r>
          <m:rPr>
            <m:sty m:val="bi"/>
          </m:rPr>
          <m:t>A</m:t>
        </m:r>
        <m:r>
          <m:rPr>
            <m:sty m:val="p"/>
          </m:rPr>
          <m:t>)</m:t>
        </m:r>
      </m:oMath>
      <w:r>
        <w:t xml:space="preserve"> </w:t>
      </w:r>
      <w:r>
        <w:t xml:space="preserve">(</w:t>
      </w:r>
      <w:hyperlink w:anchor="thm-null-gram">
        <w:r>
          <w:rPr>
            <w:rStyle w:val="Hyperlink"/>
          </w:rPr>
          <w:t xml:space="preserve">Theorem 37</w:t>
        </w:r>
      </w:hyperlink>
      <w:r>
        <w:t xml:space="preserve">),</w:t>
      </w:r>
      <w:r>
        <w:t xml:space="preserve"> </w:t>
      </w:r>
      <w:r>
        <w:t xml:space="preserve">so they have the same nullity (</w:t>
      </w:r>
      <w:hyperlink w:anchor="def-nullity">
        <w:r>
          <w:rPr>
            <w:rStyle w:val="Hyperlink"/>
          </w:rPr>
          <w:t xml:space="preserve">Definition 58</w:t>
        </w:r>
      </w:hyperlink>
      <w:r>
        <w:t xml:space="preserve">).</w:t>
      </w:r>
      <w:r>
        <w:t xml:space="preserve"> </w:t>
      </w:r>
      <w:r>
        <w:t xml:space="preserve">Then</w:t>
      </w:r>
    </w:p>
    <w:p>
      <w:pPr>
        <w:pStyle w:val="BodyText"/>
      </w:pPr>
      <m:oMathPara>
        <m:oMathParaPr>
          <m:jc m:val="center"/>
        </m:oMathParaPr>
        <m:oMath>
          <m:eqArr>
            <m:e>
              <m:r>
                <m:rPr>
                  <m:sty m:val="p"/>
                </m:rPr>
                <m:t>rank</m:t>
              </m:r>
              <m:r>
                <m:rPr>
                  <m:sty m:val="p"/>
                </m:rPr>
                <m:t>(</m:t>
              </m:r>
              <m:sSup>
                <m:e>
                  <m:r>
                    <m:rPr>
                      <m:sty m:val="bi"/>
                    </m:rPr>
                    <m:t>A</m:t>
                  </m:r>
                </m:e>
                <m:sup>
                  <m:r>
                    <m:rPr>
                      <m:sty m:val="p"/>
                    </m:rPr>
                    <m:t>⊤</m:t>
                  </m:r>
                </m:sup>
              </m:sSup>
              <m:r>
                <m:rPr>
                  <m:sty m:val="bi"/>
                </m:rPr>
                <m:t>A</m:t>
              </m:r>
              <m:r>
                <m:rPr>
                  <m:sty m:val="p"/>
                </m:rPr>
                <m:t>)</m:t>
              </m:r>
              <m:r>
                <m:t>&amp;</m:t>
              </m:r>
              <m:r>
                <m:rPr>
                  <m:sty m:val="p"/>
                </m:rPr>
                <m:t>=</m:t>
              </m:r>
              <m:r>
                <m:t>n</m:t>
              </m:r>
              <m:r>
                <m:rPr>
                  <m:sty m:val="p"/>
                </m:rPr>
                <m:t>−</m:t>
              </m:r>
              <m:r>
                <m:rPr>
                  <m:sty m:val="p"/>
                </m:rPr>
                <m:t>nullity</m:t>
              </m:r>
              <m:r>
                <m:rPr>
                  <m:sty m:val="p"/>
                </m:rPr>
                <m:t>(</m:t>
              </m:r>
              <m:sSup>
                <m:e>
                  <m:r>
                    <m:rPr>
                      <m:sty m:val="bi"/>
                    </m:rPr>
                    <m:t>A</m:t>
                  </m:r>
                </m:e>
                <m:sup>
                  <m:r>
                    <m:rPr>
                      <m:sty m:val="p"/>
                    </m:rPr>
                    <m:t>⊤</m:t>
                  </m:r>
                </m:sup>
              </m:sSup>
              <m:r>
                <m:rPr>
                  <m:sty m:val="bi"/>
                </m:rPr>
                <m:t>A</m:t>
              </m:r>
              <m:r>
                <m:rPr>
                  <m:sty m:val="p"/>
                </m:rPr>
                <m:t>)</m:t>
              </m:r>
              <m:r>
                <m:t>&amp;</m:t>
              </m:r>
              <m:r>
                <m:t>&amp;</m:t>
              </m:r>
              <m:r>
                <m:rPr>
                  <m:nor/>
                  <m:sty m:val="p"/>
                </m:rPr>
                <m:t>(</m:t>
              </m:r>
              <m:r>
                <m:rPr>
                  <m:nor/>
                  <m:sty m:val="p"/>
                </m:rPr>
                <m:t>Theorem 39</m:t>
              </m:r>
              <m:r>
                <m:rPr>
                  <m:nor/>
                  <m:sty m:val="p"/>
                </m:rPr>
                <m:t>)</m:t>
              </m:r>
            </m:e>
            <m:e>
              <m:r>
                <m:t>&amp;</m:t>
              </m:r>
              <m:r>
                <m:rPr>
                  <m:sty m:val="p"/>
                </m:rPr>
                <m:t>=</m:t>
              </m:r>
              <m:r>
                <m:t>n</m:t>
              </m:r>
              <m:r>
                <m:rPr>
                  <m:sty m:val="p"/>
                </m:rPr>
                <m:t>−</m:t>
              </m:r>
              <m:r>
                <m:rPr>
                  <m:sty m:val="p"/>
                </m:rPr>
                <m:t>nullity</m:t>
              </m:r>
              <m:r>
                <m:rPr>
                  <m:sty m:val="p"/>
                </m:rPr>
                <m:t>(</m:t>
              </m:r>
              <m:r>
                <m:rPr>
                  <m:sty m:val="bi"/>
                </m:rPr>
                <m:t>A</m:t>
              </m:r>
              <m:r>
                <m:rPr>
                  <m:sty m:val="p"/>
                </m:rPr>
                <m:t>)</m:t>
              </m:r>
              <m:r>
                <m:t>&amp;</m:t>
              </m:r>
              <m:r>
                <m:t>&amp;</m:t>
              </m:r>
              <m:r>
                <m:rPr>
                  <m:nor/>
                  <m:sty m:val="p"/>
                </m:rPr>
                <m:t>(equal null spaces)</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39</m:t>
              </m:r>
              <m:r>
                <m:rPr>
                  <m:nor/>
                  <m:sty m:val="p"/>
                </m:rPr>
                <m:t>)</m:t>
              </m:r>
            </m:e>
          </m:eqArr>
        </m:oMath>
      </m:oMathPara>
    </w:p>
    <w:p>
      <w:pPr>
        <w:pStyle w:val="FirstParagraph"/>
      </w:pPr>
      <m:oMath>
        <m:r>
          <m:rPr>
            <m:sty m:val="p"/>
          </m:rPr>
          <m:t>rank</m:t>
        </m:r>
        <m:r>
          <m:rPr>
            <m:sty m:val="p"/>
          </m:rPr>
          <m:t>(</m:t>
        </m:r>
        <m:r>
          <m:rPr>
            <m:sty m:val="bi"/>
          </m:rPr>
          <m:t>A</m:t>
        </m:r>
        <m:sSup>
          <m:e>
            <m:r>
              <m:rPr>
                <m:sty m:val="bi"/>
              </m:rPr>
              <m:t>A</m:t>
            </m:r>
          </m:e>
          <m:sup>
            <m:r>
              <m:rPr>
                <m:sty m:val="p"/>
              </m:rPr>
              <m:t>⊤</m:t>
            </m:r>
          </m:sup>
        </m:sSup>
        <m:r>
          <m:rPr>
            <m:sty m:val="p"/>
          </m:rPr>
          <m:t>)</m:t>
        </m:r>
        <m:r>
          <m:rPr>
            <m:sty m:val="p"/>
          </m:rPr>
          <m:t>=</m:t>
        </m:r>
        <m:r>
          <m:rPr>
            <m:sty m:val="p"/>
          </m:rPr>
          <m:t>rank</m:t>
        </m:r>
        <m:r>
          <m:rPr>
            <m:sty m:val="p"/>
          </m:rPr>
          <m:t>(</m:t>
        </m:r>
        <m:sSup>
          <m:e>
            <m:r>
              <m:rPr>
                <m:sty m:val="bi"/>
              </m:rPr>
              <m:t>A</m:t>
            </m:r>
          </m:e>
          <m:sup>
            <m:r>
              <m:rPr>
                <m:sty m:val="p"/>
              </m:rPr>
              <m:t>⊤</m:t>
            </m:r>
          </m:sup>
        </m:sSup>
        <m:r>
          <m:rPr>
            <m:sty m:val="p"/>
          </m:rPr>
          <m:t>)</m:t>
        </m:r>
      </m:oMath>
      <w:r>
        <w:rPr>
          <w:b/>
          <w:bCs/>
        </w:rPr>
        <w:t xml:space="preserve">.</w:t>
      </w:r>
      <w:r>
        <w:t xml:space="preserve"> </w:t>
      </w:r>
      <w:r>
        <w:t xml:space="preserve">Apply the previous step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p>
    <w:p>
      <w:pPr>
        <w:pStyle w:val="BodyText"/>
      </w:pPr>
      <w:r>
        <w:rPr>
          <w:b/>
          <w:bCs/>
        </w:rPr>
        <w:t xml:space="preserve">Chain the inequalities.</w:t>
      </w:r>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rPr>
                  <m:sty m:val="p"/>
                </m:rPr>
                <m:t>rank</m:t>
              </m:r>
              <m:r>
                <m:rPr>
                  <m:sty m:val="p"/>
                </m:rPr>
                <m:t>(</m:t>
              </m:r>
              <m:sSup>
                <m:e>
                  <m:r>
                    <m:rPr>
                      <m:sty m:val="bi"/>
                    </m:rPr>
                    <m:t>A</m:t>
                  </m:r>
                </m:e>
                <m:sup>
                  <m:r>
                    <m:rPr>
                      <m:sty m:val="p"/>
                    </m:rPr>
                    <m:t>⊤</m:t>
                  </m:r>
                </m:sup>
              </m:sSup>
              <m:r>
                <m:rPr>
                  <m:sty m:val="bi"/>
                </m:rPr>
                <m:t>A</m:t>
              </m:r>
              <m:r>
                <m:rPr>
                  <m:sty m:val="p"/>
                </m:rPr>
                <m:t>)</m:t>
              </m:r>
              <m:r>
                <m:t>&amp;</m:t>
              </m:r>
              <m:r>
                <m:t>&amp;</m:t>
              </m:r>
              <m:r>
                <m:rPr>
                  <m:nor/>
                  <m:sty m:val="p"/>
                </m:rPr>
                <m:t>(first step)</m:t>
              </m:r>
            </m:e>
            <m:e>
              <m:r>
                <m:t>&amp;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40</m:t>
              </m:r>
              <m:r>
                <m:rPr>
                  <m:nor/>
                  <m:sty m:val="p"/>
                </m:rPr>
                <m:t>, with </m:t>
              </m:r>
              <m:sSup>
                <m:e>
                  <m:r>
                    <m:rPr>
                      <m:sty m:val="bi"/>
                    </m:rPr>
                    <m:t>A</m:t>
                  </m:r>
                </m:e>
                <m:sup>
                  <m:r>
                    <m:rPr>
                      <m:sty m:val="p"/>
                    </m:rPr>
                    <m:t>⊤</m:t>
                  </m:r>
                </m:sup>
              </m:sSup>
              <m:r>
                <m:rPr>
                  <m:nor/>
                  <m:sty m:val="p"/>
                </m:rPr>
                <m:t> on the left)</m:t>
              </m:r>
            </m:e>
            <m:e>
              <m:r>
                <m:t>&amp;</m:t>
              </m:r>
              <m:r>
                <m:rPr>
                  <m:sty m:val="p"/>
                </m:rPr>
                <m:t>=</m:t>
              </m:r>
              <m:r>
                <m:rPr>
                  <m:sty m:val="p"/>
                </m:rPr>
                <m:t>rank</m:t>
              </m:r>
              <m:r>
                <m:rPr>
                  <m:sty m:val="p"/>
                </m:rPr>
                <m:t>(</m:t>
              </m:r>
              <m:r>
                <m:rPr>
                  <m:sty m:val="bi"/>
                </m:rPr>
                <m:t>A</m:t>
              </m:r>
              <m:sSup>
                <m:e>
                  <m:r>
                    <m:rPr>
                      <m:sty m:val="bi"/>
                    </m:rPr>
                    <m:t>A</m:t>
                  </m:r>
                </m:e>
                <m:sup>
                  <m:r>
                    <m:rPr>
                      <m:sty m:val="p"/>
                    </m:rPr>
                    <m:t>⊤</m:t>
                  </m:r>
                </m:sup>
              </m:sSup>
              <m:r>
                <m:rPr>
                  <m:sty m:val="p"/>
                </m:rPr>
                <m:t>)</m:t>
              </m:r>
              <m:r>
                <m:t>&amp;</m:t>
              </m:r>
              <m:r>
                <m:t>&amp;</m:t>
              </m:r>
              <m:r>
                <m:rPr>
                  <m:nor/>
                  <m:sty m:val="p"/>
                </m:rPr>
                <m:t>(second step)</m:t>
              </m:r>
            </m:e>
            <m:e>
              <m:r>
                <m:t>&amp;</m:t>
              </m:r>
              <m:r>
                <m:rPr>
                  <m:sty m:val="p"/>
                </m:rPr>
                <m:t>≤</m:t>
              </m:r>
              <m:r>
                <m:rPr>
                  <m:sty m:val="p"/>
                </m:rPr>
                <m:t>rank</m:t>
              </m:r>
              <m:r>
                <m:rPr>
                  <m:sty m:val="p"/>
                </m:rPr>
                <m:t>(</m:t>
              </m:r>
              <m:r>
                <m:rPr>
                  <m:sty m:val="bi"/>
                </m:rPr>
                <m:t>A</m:t>
              </m:r>
              <m:r>
                <m:rPr>
                  <m:sty m:val="p"/>
                </m:rPr>
                <m:t>)</m:t>
              </m:r>
              <m:r>
                <m:rPr>
                  <m:sty m:val="p"/>
                </m:rPr>
                <m:t>.</m:t>
              </m:r>
              <m:r>
                <m:t>&amp;</m:t>
              </m:r>
              <m:r>
                <m:t>&amp;</m:t>
              </m:r>
              <m:r>
                <m:rPr>
                  <m:nor/>
                  <m:sty m:val="p"/>
                </m:rPr>
                <m:t>(</m:t>
              </m:r>
              <m:r>
                <m:rPr>
                  <m:nor/>
                  <m:sty m:val="p"/>
                </m:rPr>
                <m:t>Theorem 40</m:t>
              </m:r>
              <m:r>
                <m:rPr>
                  <m:nor/>
                  <m:sty m:val="p"/>
                </m:rPr>
                <m:t>, with </m:t>
              </m:r>
              <m:r>
                <m:rPr>
                  <m:sty m:val="bi"/>
                </m:rPr>
                <m:t>A</m:t>
              </m:r>
              <m:r>
                <m:rPr>
                  <m:nor/>
                  <m:sty m:val="p"/>
                </m:rPr>
                <m:t> on the left)</m:t>
              </m:r>
            </m:e>
          </m:eqArr>
        </m:oMath>
      </m:oMathPara>
    </w:p>
    <w:p>
      <w:pPr>
        <w:pStyle w:val="FirstParagraph"/>
      </w:pPr>
      <w:r>
        <w:t xml:space="preserve">The chain starts and ends at</w:t>
      </w:r>
      <w:r>
        <w:t xml:space="preserve"> </w:t>
      </w:r>
      <m:oMath>
        <m:r>
          <m:rPr>
            <m:sty m:val="p"/>
          </m:rPr>
          <m:t>rank</m:t>
        </m:r>
        <m:r>
          <m:rPr>
            <m:sty m:val="p"/>
          </m:rPr>
          <m:t>(</m:t>
        </m:r>
        <m:r>
          <m:rPr>
            <m:sty m:val="bi"/>
          </m:rPr>
          <m:t>A</m:t>
        </m:r>
        <m:r>
          <m:rPr>
            <m:sty m:val="p"/>
          </m:rPr>
          <m:t>)</m:t>
        </m:r>
      </m:oMath>
      <w:r>
        <w:t xml:space="preserve">,</w:t>
      </w:r>
      <w:r>
        <w:t xml:space="preserve"> </w:t>
      </w:r>
      <w:r>
        <w:t xml:space="preserve">so every quantity in it equals</w:t>
      </w:r>
      <w:r>
        <w:t xml:space="preserve"> </w:t>
      </w:r>
      <m:oMath>
        <m:r>
          <m:rPr>
            <m:sty m:val="p"/>
          </m:rPr>
          <m:t>rank</m:t>
        </m:r>
        <m:r>
          <m:rPr>
            <m:sty m:val="p"/>
          </m:rPr>
          <m:t>(</m:t>
        </m:r>
        <m:r>
          <m:rPr>
            <m:sty m:val="bi"/>
          </m:rPr>
          <m:t>A</m:t>
        </m:r>
        <m:r>
          <m:rPr>
            <m:sty m:val="p"/>
          </m:rPr>
          <m:t>)</m:t>
        </m:r>
      </m:oMath>
      <w:r>
        <w:t xml:space="preserve">.</w:t>
      </w:r>
      <w:r>
        <w:t xml:space="preserve"> </w:t>
      </w:r>
      <w:r>
        <w:t xml:space="preserve">The columns of</w:t>
      </w:r>
      <w:r>
        <w:t xml:space="preserve"> </w:t>
      </w:r>
      <m:oMath>
        <m:sSup>
          <m:e>
            <m:r>
              <m:rPr>
                <m:sty m:val="bi"/>
              </m:rPr>
              <m:t>A</m:t>
            </m:r>
          </m:e>
          <m:sup>
            <m:r>
              <m:rPr>
                <m:sty m:val="p"/>
              </m:rPr>
              <m:t>⊤</m:t>
            </m:r>
          </m:sup>
        </m:sSup>
      </m:oMath>
      <w:r>
        <w:t xml:space="preserve"> </w:t>
      </w:r>
      <w:r>
        <w:t xml:space="preserve">are the rows of</w:t>
      </w:r>
      <w:r>
        <w:t xml:space="preserve"> </w:t>
      </w:r>
      <m:oMath>
        <m:r>
          <m:rPr>
            <m:sty m:val="bi"/>
          </m:rPr>
          <m:t>A</m:t>
        </m:r>
      </m:oMath>
      <w:r>
        <w:t xml:space="preserve">,</w:t>
      </w:r>
      <w:r>
        <w:t xml:space="preserve"> </w:t>
      </w:r>
      <w:r>
        <w:t xml:space="preserve">which gives the statement about rows.</w:t>
      </w:r>
    </w:p>
    <w:bookmarkStart w:id="272" w:name="exm-rank-transpose"/>
    <w:p>
      <w:pPr>
        <w:pStyle w:val="BodyText"/>
      </w:pPr>
      <w:r>
        <w:rPr>
          <w:b/>
          <w:bCs/>
        </w:rPr>
        <w:t xml:space="preserve">Example 70 (Four equal ranks)</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ty m:val="p"/>
          </m:rPr>
          <m:t>rank</m:t>
        </m:r>
        <m:r>
          <m:rPr>
            <m:sty m:val="p"/>
          </m:rPr>
          <m:t>(</m:t>
        </m:r>
        <m:r>
          <m:rPr>
            <m:sty m:val="bi"/>
          </m:rPr>
          <m:t>A</m:t>
        </m:r>
        <m:r>
          <m:rPr>
            <m:sty m:val="p"/>
          </m:rPr>
          <m:t>)</m:t>
        </m:r>
        <m:r>
          <m:rPr>
            <m:sty m:val="p"/>
          </m:rPr>
          <m:t>=</m:t>
        </m:r>
        <m:r>
          <m:t>1</m:t>
        </m:r>
      </m:oMath>
      <w:r>
        <w:t xml:space="preserve"> </w:t>
      </w:r>
      <w:r>
        <w:t xml:space="preserve">(</w:t>
      </w:r>
      <w:hyperlink w:anchor="exm-rank-dim">
        <w:r>
          <w:rPr>
            <w:rStyle w:val="Hyperlink"/>
          </w:rPr>
          <w:t xml:space="preserve">Example 66</w:t>
        </w:r>
      </w:hyperlink>
      <w:r>
        <w:t xml:space="preserve">).</w:t>
      </w:r>
      <w:r>
        <w:t xml:space="preserve"> </w:t>
      </w:r>
      <w:r>
        <w:t xml:space="preserve">Its transpose</w:t>
      </w:r>
      <w:r>
        <w:t xml:space="preserve"> </w:t>
      </w:r>
      <m:oMath>
        <m:sSup>
          <m:e>
            <m:r>
              <m:rPr>
                <m:sty m:val="bi"/>
              </m:rPr>
              <m:t>A</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oMath>
      <w:r>
        <w:t xml:space="preserve"> </w:t>
      </w:r>
      <w:r>
        <w:t xml:space="preserve">has second column</w:t>
      </w:r>
      <w:r>
        <w:t xml:space="preserve"> </w:t>
      </w:r>
      <m:oMath>
        <m:r>
          <m:t>3</m:t>
        </m:r>
      </m:oMath>
      <w:r>
        <w:t xml:space="preserve"> </w:t>
      </w:r>
      <w:r>
        <w:t xml:space="preserve">times its first, so its rank is</w:t>
      </w:r>
      <w:r>
        <w:t xml:space="preserve"> </w:t>
      </w:r>
      <m:oMath>
        <m:r>
          <m:t>1</m:t>
        </m:r>
      </m:oMath>
      <w:r>
        <w:t xml:space="preserve">.</w:t>
      </w:r>
      <w:r>
        <w:t xml:space="preserve"> </w:t>
      </w:r>
      <m:oMath>
        <m:sSup>
          <m:e>
            <m:r>
              <m:rPr>
                <m:sty m:val="bi"/>
              </m:rPr>
              <m:t>A</m:t>
            </m:r>
          </m:e>
          <m:sup>
            <m:r>
              <m:rPr>
                <m:sty m:val="p"/>
              </m:rPr>
              <m:t>⊤</m:t>
            </m:r>
          </m:sup>
        </m:sSup>
        <m:r>
          <m:rPr>
            <m:sty m:val="bi"/>
          </m:rPr>
          <m:t>A</m:t>
        </m:r>
      </m:oMath>
      <w:r>
        <w:t xml:space="preserve"> </w:t>
      </w:r>
      <w:r>
        <w:t xml:space="preserve">in</w:t>
      </w:r>
      <w:r>
        <w:t xml:space="preserve"> </w:t>
      </w:r>
      <w:hyperlink w:anchor="exm-null-gram">
        <w:r>
          <w:rPr>
            <w:rStyle w:val="Hyperlink"/>
          </w:rPr>
          <w:t xml:space="preserve">Example 65</w:t>
        </w:r>
      </w:hyperlink>
      <w:r>
        <w:t xml:space="preserve"> </w:t>
      </w:r>
      <w:r>
        <w:t xml:space="preserve">has every row a multiple of</w:t>
      </w:r>
      <w:r>
        <w:t xml:space="preserve"> </w:t>
      </w:r>
      <m:oMath>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so its rank is</w:t>
      </w:r>
      <w:r>
        <w:t xml:space="preserve"> </w:t>
      </w:r>
      <m:oMath>
        <m:r>
          <m:t>1</m:t>
        </m:r>
      </m:oMath>
      <w:r>
        <w:t xml:space="preserve"> </w:t>
      </w:r>
      <w:r>
        <w:t xml:space="preserve">too, and</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rPr>
                            <m:sty m:val="p"/>
                          </m:rPr>
                          <m:t>(</m:t>
                        </m:r>
                        <m:r>
                          <m:rPr>
                            <m:sty m:val="p"/>
                          </m:rPr>
                          <m:t>−</m:t>
                        </m:r>
                        <m:r>
                          <m:t>2</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rPr>
                            <m:sty m:val="p"/>
                          </m:rPr>
                          <m:t>−</m:t>
                        </m:r>
                        <m:r>
                          <m:t>2</m:t>
                        </m:r>
                        <m:r>
                          <m:rPr>
                            <m:sty m:val="p"/>
                          </m:rPr>
                          <m:t>)</m:t>
                        </m:r>
                      </m:e>
                      <m:e>
                        <m:r>
                          <m:t>1</m:t>
                        </m:r>
                        <m:r>
                          <m:rPr>
                            <m:sty m:val="p"/>
                          </m:rPr>
                          <m:t>⋅</m:t>
                        </m:r>
                        <m:r>
                          <m:t>3</m:t>
                        </m:r>
                        <m:r>
                          <m:rPr>
                            <m:sty m:val="p"/>
                          </m:rPr>
                          <m:t>+</m:t>
                        </m:r>
                        <m:r>
                          <m:rPr>
                            <m:sty m:val="p"/>
                          </m:rPr>
                          <m:t>(</m:t>
                        </m:r>
                        <m:r>
                          <m:rPr>
                            <m:sty m:val="p"/>
                          </m:rPr>
                          <m:t>−</m:t>
                        </m:r>
                        <m:r>
                          <m:t>2</m:t>
                        </m:r>
                        <m:r>
                          <m:rPr>
                            <m:sty m:val="p"/>
                          </m:rPr>
                          <m:t>)</m:t>
                        </m:r>
                        <m:r>
                          <m:rPr>
                            <m:sty m:val="p"/>
                          </m:rPr>
                          <m:t>(</m:t>
                        </m:r>
                        <m:r>
                          <m:rPr>
                            <m:sty m:val="p"/>
                          </m:rPr>
                          <m:t>−</m:t>
                        </m:r>
                        <m:r>
                          <m:t>6</m:t>
                        </m:r>
                        <m:r>
                          <m:rPr>
                            <m:sty m:val="p"/>
                          </m:rPr>
                          <m:t>)</m:t>
                        </m:r>
                        <m:r>
                          <m:rPr>
                            <m:sty m:val="p"/>
                          </m:rPr>
                          <m:t>+</m:t>
                        </m:r>
                        <m:r>
                          <m:rPr>
                            <m:sty m:val="p"/>
                          </m:rPr>
                          <m:t>(</m:t>
                        </m:r>
                        <m:r>
                          <m:rPr>
                            <m:sty m:val="p"/>
                          </m:rPr>
                          <m:t>−</m:t>
                        </m:r>
                        <m:r>
                          <m:t>2</m:t>
                        </m:r>
                        <m:r>
                          <m:rPr>
                            <m:sty m:val="p"/>
                          </m:rPr>
                          <m:t>)</m:t>
                        </m:r>
                        <m:r>
                          <m:rPr>
                            <m:sty m:val="p"/>
                          </m:rPr>
                          <m:t>(</m:t>
                        </m:r>
                        <m:r>
                          <m:rPr>
                            <m:sty m:val="p"/>
                          </m:rPr>
                          <m:t>−</m:t>
                        </m:r>
                        <m:r>
                          <m:t>6</m:t>
                        </m:r>
                        <m:r>
                          <m:rPr>
                            <m:sty m:val="p"/>
                          </m:rPr>
                          <m:t>)</m:t>
                        </m:r>
                      </m:e>
                    </m:mr>
                    <m:mr>
                      <m:e>
                        <m:r>
                          <m:t>3</m:t>
                        </m:r>
                        <m:r>
                          <m:rPr>
                            <m:sty m:val="p"/>
                          </m:rPr>
                          <m:t>⋅</m:t>
                        </m:r>
                        <m:r>
                          <m:t>1</m:t>
                        </m:r>
                        <m:r>
                          <m:rPr>
                            <m:sty m:val="p"/>
                          </m:rPr>
                          <m:t>+</m:t>
                        </m:r>
                        <m:r>
                          <m:rPr>
                            <m:sty m:val="p"/>
                          </m:rPr>
                          <m:t>(</m:t>
                        </m:r>
                        <m:r>
                          <m:rPr>
                            <m:sty m:val="p"/>
                          </m:rPr>
                          <m:t>−</m:t>
                        </m:r>
                        <m:r>
                          <m:t>6</m:t>
                        </m:r>
                        <m:r>
                          <m:rPr>
                            <m:sty m:val="p"/>
                          </m:rPr>
                          <m:t>)</m:t>
                        </m:r>
                        <m:r>
                          <m:rPr>
                            <m:sty m:val="p"/>
                          </m:rPr>
                          <m:t>(</m:t>
                        </m:r>
                        <m:r>
                          <m:rPr>
                            <m:sty m:val="p"/>
                          </m:rPr>
                          <m:t>−</m:t>
                        </m:r>
                        <m:r>
                          <m:t>2</m:t>
                        </m:r>
                        <m:r>
                          <m:rPr>
                            <m:sty m:val="p"/>
                          </m:rPr>
                          <m:t>)</m:t>
                        </m:r>
                        <m:r>
                          <m:rPr>
                            <m:sty m:val="p"/>
                          </m:rPr>
                          <m:t>+</m:t>
                        </m:r>
                        <m:r>
                          <m:rPr>
                            <m:sty m:val="p"/>
                          </m:rPr>
                          <m:t>(</m:t>
                        </m:r>
                        <m:r>
                          <m:rPr>
                            <m:sty m:val="p"/>
                          </m:rPr>
                          <m:t>−</m:t>
                        </m:r>
                        <m:r>
                          <m:t>6</m:t>
                        </m:r>
                        <m:r>
                          <m:rPr>
                            <m:sty m:val="p"/>
                          </m:rPr>
                          <m:t>)</m:t>
                        </m:r>
                        <m:r>
                          <m:rPr>
                            <m:sty m:val="p"/>
                          </m:rPr>
                          <m:t>(</m:t>
                        </m:r>
                        <m:r>
                          <m:rPr>
                            <m:sty m:val="p"/>
                          </m:rPr>
                          <m:t>−</m:t>
                        </m:r>
                        <m:r>
                          <m:t>2</m:t>
                        </m:r>
                        <m:r>
                          <m:rPr>
                            <m:sty m:val="p"/>
                          </m:rPr>
                          <m:t>)</m:t>
                        </m:r>
                      </m:e>
                      <m:e>
                        <m:r>
                          <m:t>3</m:t>
                        </m:r>
                        <m:r>
                          <m:rPr>
                            <m:sty m:val="p"/>
                          </m:rPr>
                          <m:t>⋅</m:t>
                        </m:r>
                        <m:r>
                          <m:t>3</m:t>
                        </m:r>
                        <m:r>
                          <m:rPr>
                            <m:sty m:val="p"/>
                          </m:rPr>
                          <m:t>+</m:t>
                        </m:r>
                        <m:r>
                          <m:rPr>
                            <m:sty m:val="p"/>
                          </m:rPr>
                          <m:t>(</m:t>
                        </m:r>
                        <m:r>
                          <m:rPr>
                            <m:sty m:val="p"/>
                          </m:rPr>
                          <m:t>−</m:t>
                        </m:r>
                        <m:r>
                          <m:t>6</m:t>
                        </m:r>
                        <m:r>
                          <m:rPr>
                            <m:sty m:val="p"/>
                          </m:rPr>
                          <m:t>)</m:t>
                        </m:r>
                        <m:r>
                          <m:rPr>
                            <m:sty m:val="p"/>
                          </m:rPr>
                          <m:t>(</m:t>
                        </m:r>
                        <m:r>
                          <m:rPr>
                            <m:sty m:val="p"/>
                          </m:rPr>
                          <m:t>−</m:t>
                        </m:r>
                        <m:r>
                          <m:t>6</m:t>
                        </m:r>
                        <m:r>
                          <m:rPr>
                            <m:sty m:val="p"/>
                          </m:rPr>
                          <m:t>)</m:t>
                        </m:r>
                        <m:r>
                          <m:rPr>
                            <m:sty m:val="p"/>
                          </m:rPr>
                          <m:t>+</m:t>
                        </m:r>
                        <m:r>
                          <m:rPr>
                            <m:sty m:val="p"/>
                          </m:rPr>
                          <m:t>(</m:t>
                        </m:r>
                        <m:r>
                          <m:rPr>
                            <m:sty m:val="p"/>
                          </m:rPr>
                          <m:t>−</m:t>
                        </m:r>
                        <m:r>
                          <m:t>6</m:t>
                        </m:r>
                        <m:r>
                          <m:rPr>
                            <m:sty m:val="p"/>
                          </m:rPr>
                          <m:t>)</m:t>
                        </m:r>
                        <m:r>
                          <m:rPr>
                            <m:sty m:val="p"/>
                          </m:rPr>
                          <m:t>(</m:t>
                        </m:r>
                        <m:r>
                          <m:rPr>
                            <m:sty m:val="p"/>
                          </m:rPr>
                          <m:t>−</m:t>
                        </m:r>
                        <m:r>
                          <m:t>6</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9</m:t>
                        </m:r>
                      </m:e>
                      <m:e>
                        <m:r>
                          <m:t>27</m:t>
                        </m:r>
                      </m:e>
                    </m:mr>
                    <m:mr>
                      <m:e>
                        <m:r>
                          <m:t>27</m:t>
                        </m:r>
                      </m:e>
                      <m:e>
                        <m:r>
                          <m:t>81</m:t>
                        </m:r>
                      </m:e>
                    </m:mr>
                  </m:m>
                </m:e>
              </m:d>
              <m:r>
                <m:rPr>
                  <m:sty m:val="p"/>
                </m:rPr>
                <m:t>,</m:t>
              </m:r>
            </m:e>
          </m:eqArr>
        </m:oMath>
      </m:oMathPara>
    </w:p>
    <w:p>
      <w:pPr>
        <w:pStyle w:val="FirstParagraph"/>
      </w:pPr>
      <w:r>
        <w:t xml:space="preserve">whose second column is</w:t>
      </w:r>
      <w:r>
        <w:t xml:space="preserve"> </w:t>
      </w:r>
      <m:oMath>
        <m:r>
          <m:t>3</m:t>
        </m:r>
      </m:oMath>
      <w:r>
        <w:t xml:space="preserve"> </w:t>
      </w:r>
      <w:r>
        <w:t xml:space="preserve">times its first, so its rank is</w:t>
      </w:r>
      <w:r>
        <w:t xml:space="preserve"> </w:t>
      </w:r>
      <m:oMath>
        <m:r>
          <m:t>1</m:t>
        </m:r>
      </m:oMath>
      <w:r>
        <w:t xml:space="preserve">.</w:t>
      </w:r>
    </w:p>
    <w:bookmarkEnd w:id="272"/>
    <w:bookmarkStart w:id="273" w:name="cor-rank-bound"/>
    <w:p>
      <w:pPr>
        <w:pStyle w:val="BodyText"/>
      </w:pPr>
      <w:r>
        <w:rPr>
          <w:b/>
          <w:bCs/>
        </w:rPr>
        <w:t xml:space="preserve">Corollary 3 (The rank is at most the smaller dimension)</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r>
        <w:t xml:space="preserve"> </w:t>
      </w:r>
      <m:oMath>
        <m:r>
          <m:rPr>
            <m:sty m:val="p"/>
          </m:rPr>
          <m:t>rank</m:t>
        </m:r>
        <m:r>
          <m:rPr>
            <m:sty m:val="p"/>
          </m:rPr>
          <m:t>(</m:t>
        </m:r>
        <m:r>
          <m:rPr>
            <m:sty m:val="bi"/>
          </m:rPr>
          <m:t>A</m:t>
        </m:r>
        <m:r>
          <m:rPr>
            <m:sty m:val="p"/>
          </m:rPr>
          <m:t>)</m:t>
        </m:r>
        <m:r>
          <m:rPr>
            <m:sty m:val="p"/>
          </m:rPr>
          <m:t>≤</m:t>
        </m:r>
        <m:r>
          <m:rPr>
            <m:sty m:val="p"/>
          </m:rPr>
          <m:t>min</m:t>
        </m:r>
        <m:r>
          <m:t>​</m:t>
        </m:r>
        <m:d>
          <m:dPr>
            <m:begChr m:val="{"/>
            <m:sepChr m:val=""/>
            <m:endChr m:val="}"/>
            <m:grow/>
          </m:dPr>
          <m:e>
            <m:r>
              <m:t>m</m:t>
            </m:r>
            <m:r>
              <m:rPr>
                <m:sty m:val="p"/>
              </m:rPr>
              <m:t>,</m:t>
            </m:r>
            <m:r>
              <m:t>n</m:t>
            </m:r>
          </m:e>
        </m:d>
        <m:r>
          <m:t>​</m:t>
        </m:r>
      </m:oMath>
      <w:r>
        <w:t xml:space="preserve">.</w:t>
      </w:r>
    </w:p>
    <w:bookmarkEnd w:id="273"/>
    <w:p>
      <w:pPr>
        <w:pStyle w:val="BodyText"/>
      </w:pPr>
      <w:r>
        <w:rPr>
          <w:i/>
          <w:iCs/>
        </w:rPr>
        <w:t xml:space="preserve">Proof</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 at most</w:t>
      </w:r>
      <w:r>
        <w:t xml:space="preserve"> </w:t>
      </w:r>
      <m:oMath>
        <m:r>
          <m:t>n</m:t>
        </m:r>
      </m:oMath>
      <w:r>
        <w:t xml:space="preserve"> </w:t>
      </w:r>
      <w:r>
        <w:t xml:space="preserve">of them are linearly independent,</w:t>
      </w:r>
      <w:r>
        <w:t xml:space="preserve"> </w:t>
      </w:r>
      <w:r>
        <w:t xml:space="preserve">and</w:t>
      </w:r>
      <w:r>
        <w:t xml:space="preserve"> </w:t>
      </w:r>
      <m:oMath>
        <m:r>
          <m:rPr>
            <m:sty m:val="p"/>
          </m:rPr>
          <m:t>rank</m:t>
        </m:r>
        <m:r>
          <m:rPr>
            <m:sty m:val="p"/>
          </m:rPr>
          <m:t>(</m:t>
        </m:r>
        <m:r>
          <m:rPr>
            <m:sty m:val="bi"/>
          </m:rPr>
          <m:t>A</m:t>
        </m:r>
        <m:r>
          <m:rPr>
            <m:sty m:val="p"/>
          </m:rPr>
          <m:t>)</m:t>
        </m:r>
        <m:r>
          <m:rPr>
            <m:sty m:val="p"/>
          </m:rPr>
          <m:t>≤</m:t>
        </m:r>
        <m:r>
          <m:t>n</m:t>
        </m:r>
      </m:oMath>
      <w:r>
        <w:t xml:space="preserve"> </w:t>
      </w:r>
      <w:r>
        <w:t xml:space="preserve">(</w:t>
      </w:r>
      <w:hyperlink w:anchor="def-rank">
        <w:r>
          <w:rPr>
            <w:rStyle w:val="Hyperlink"/>
          </w:rPr>
          <w:t xml:space="preserve">Definition 44</w:t>
        </w:r>
      </w:hyperlink>
      <w:r>
        <w:t xml:space="preserve">).</w:t>
      </w:r>
      <w:r>
        <w:t xml:space="preserve"> </w:t>
      </w:r>
      <w:r>
        <w:t xml:space="preserve">Likewise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w:t>
      </w:r>
      <w:r>
        <w:t xml:space="preserve"> </w:t>
      </w:r>
      <w:r>
        <w:t xml:space="preserve">so</w:t>
      </w:r>
      <w:r>
        <w:t xml:space="preserve"> </w:t>
      </w:r>
      <m:oMath>
        <m:r>
          <m:rPr>
            <m:sty m:val="p"/>
          </m:rPr>
          <m:t>rank</m:t>
        </m:r>
        <m:r>
          <m:rPr>
            <m:sty m:val="p"/>
          </m:rPr>
          <m:t>(</m:t>
        </m:r>
        <m:r>
          <m:rPr>
            <m:sty m:val="bi"/>
          </m:rPr>
          <m:t>A</m:t>
        </m:r>
        <m:r>
          <m:rPr>
            <m:sty m:val="p"/>
          </m:rPr>
          <m:t>)</m:t>
        </m:r>
        <m:r>
          <m:rPr>
            <m:sty m:val="p"/>
          </m:rPr>
          <m:t>=</m:t>
        </m:r>
        <m:r>
          <m:rPr>
            <m:sty m:val="p"/>
          </m:rPr>
          <m:t>rank</m:t>
        </m:r>
        <m:r>
          <m:rPr>
            <m:sty m:val="p"/>
          </m:rPr>
          <m:t>(</m:t>
        </m:r>
        <m:sSup>
          <m:e>
            <m:r>
              <m:rPr>
                <m:sty m:val="bi"/>
              </m:rPr>
              <m:t>A</m:t>
            </m:r>
          </m:e>
          <m:sup>
            <m:r>
              <m:rPr>
                <m:sty m:val="p"/>
              </m:rPr>
              <m:t>⊤</m:t>
            </m:r>
          </m:sup>
        </m:sSup>
        <m:r>
          <m:rPr>
            <m:sty m:val="p"/>
          </m:rPr>
          <m:t>)</m:t>
        </m:r>
        <m:r>
          <m:rPr>
            <m:sty m:val="p"/>
          </m:rPr>
          <m:t>≤</m:t>
        </m:r>
        <m:r>
          <m:t>m</m:t>
        </m:r>
      </m:oMath>
      <w:r>
        <w:t xml:space="preserve"> </w:t>
      </w:r>
      <w:r>
        <w:t xml:space="preserve">(</w:t>
      </w:r>
      <w:hyperlink w:anchor="thm-rank-transpose">
        <w:r>
          <w:rPr>
            <w:rStyle w:val="Hyperlink"/>
          </w:rPr>
          <w:t xml:space="preserve">Theorem 41</w:t>
        </w:r>
      </w:hyperlink>
      <w:r>
        <w:t xml:space="preserve">).</w:t>
      </w:r>
    </w:p>
    <w:bookmarkStart w:id="274" w:name="exm-rank-bound"/>
    <w:p>
      <w:pPr>
        <w:pStyle w:val="BodyText"/>
      </w:pPr>
      <w:r>
        <w:rPr>
          <w:b/>
          <w:bCs/>
        </w:rPr>
        <w:t xml:space="preserve">Example 71 (A</w:t>
      </w:r>
      <w:r>
        <w:rPr>
          <w:b/>
          <w:bCs/>
        </w:rPr>
        <w:t xml:space="preserve"> </w:t>
      </w:r>
      <m:oMath>
        <m:r>
          <m:t>2</m:t>
        </m:r>
        <m:r>
          <m:rPr>
            <m:sty m:val="p"/>
          </m:rPr>
          <m:t>×</m:t>
        </m:r>
        <m:r>
          <m:t>3</m:t>
        </m:r>
      </m:oMath>
      <w:r>
        <w:rPr>
          <w:b/>
          <w:bCs/>
        </w:rPr>
        <w:t xml:space="preserve"> </w:t>
      </w:r>
      <w:r>
        <w:rPr>
          <w:b/>
          <w:bCs/>
        </w:rPr>
        <w:t xml:space="preserve">matrix has rank at most</w:t>
      </w:r>
      <w:r>
        <w:rPr>
          <w:b/>
          <w:bCs/>
        </w:rPr>
        <w:t xml:space="preserve"> </w:t>
      </w:r>
      <m:oMath>
        <m:r>
          <m:t>2</m:t>
        </m:r>
      </m:oMath>
      <w:r>
        <w:rPr>
          <w:b/>
          <w:bCs/>
        </w:rPr>
        <w:t xml:space="preserve">)</w:t>
      </w:r>
      <w:r>
        <w:t xml:space="preserve"> </w:t>
      </w:r>
      <w:r>
        <w:t xml:space="preserve">By</w:t>
      </w:r>
      <w:r>
        <w:t xml:space="preserve"> </w:t>
      </w:r>
      <w:hyperlink w:anchor="cor-rank-bound">
        <w:r>
          <w:rPr>
            <w:rStyle w:val="Hyperlink"/>
          </w:rPr>
          <w:t xml:space="preserve">Corollary 3</w:t>
        </w:r>
      </w:hyperlink>
      <w:r>
        <w:t xml:space="preserve">, every</w:t>
      </w:r>
      <w:r>
        <w:t xml:space="preserve"> </w:t>
      </w:r>
      <m:oMath>
        <m:r>
          <m:t>2</m:t>
        </m:r>
        <m:r>
          <m:rPr>
            <m:sty m:val="p"/>
          </m:rPr>
          <m:t>×</m:t>
        </m:r>
        <m:r>
          <m:t>3</m:t>
        </m:r>
      </m:oMath>
      <w:r>
        <w:t xml:space="preserve"> </w:t>
      </w:r>
      <w:r>
        <w:t xml:space="preserve">matrix has rank at most</w:t>
      </w:r>
      <w:r>
        <w:t xml:space="preserve"> </w:t>
      </w:r>
      <m:oMath>
        <m:r>
          <m:rPr>
            <m:sty m:val="p"/>
          </m:rPr>
          <m:t>min</m:t>
        </m:r>
        <m:r>
          <m:t>​</m:t>
        </m:r>
        <m:d>
          <m:dPr>
            <m:begChr m:val="{"/>
            <m:sepChr m:val=""/>
            <m:endChr m:val="}"/>
            <m:grow/>
          </m:dPr>
          <m:e>
            <m:r>
              <m:t>2</m:t>
            </m:r>
            <m:r>
              <m:rPr>
                <m:sty m:val="p"/>
              </m:rPr>
              <m:t>,</m:t>
            </m:r>
            <m:r>
              <m:t>3</m:t>
            </m:r>
          </m:e>
        </m:d>
        <m:r>
          <m:t>​</m:t>
        </m:r>
        <m:r>
          <m:rPr>
            <m:sty m:val="p"/>
          </m:rPr>
          <m:t>=</m:t>
        </m:r>
        <m:r>
          <m:t>2</m:t>
        </m:r>
      </m:oMath>
      <w:r>
        <w:t xml:space="preserve">,</w:t>
      </w:r>
      <w:r>
        <w:t xml:space="preserve"> </w:t>
      </w:r>
      <w:r>
        <w:t xml:space="preserve">even though it has</w:t>
      </w:r>
      <w:r>
        <w:t xml:space="preserve"> </w:t>
      </w:r>
      <m:oMath>
        <m:r>
          <m:t>3</m:t>
        </m:r>
      </m:oMath>
      <w:r>
        <w:t xml:space="preserve"> </w:t>
      </w:r>
      <w:r>
        <w:t xml:space="preserve">columns.</w:t>
      </w:r>
      <w:r>
        <w:t xml:space="preserve"> </w:t>
      </w: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rem-full-column-rank-shape">
        <w:r>
          <w:rPr>
            <w:rStyle w:val="Hyperlink"/>
          </w:rPr>
          <w:t xml:space="preserve">Remark 18</w:t>
        </w:r>
      </w:hyperlink>
      <w:r>
        <w:t xml:space="preserve"> </w:t>
      </w:r>
      <w:r>
        <w:t xml:space="preserve">reaches that bound:</w:t>
      </w:r>
      <w:r>
        <w:t xml:space="preserve"> </w:t>
      </w:r>
      <w:r>
        <w:t xml:space="preserve">its first two columns</w:t>
      </w:r>
      <w:r>
        <w:t xml:space="preserve"> </w:t>
      </w:r>
      <m:oMath>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are linearly independent,</w:t>
      </w:r>
      <w:r>
        <w:t xml:space="preserve"> </w:t>
      </w:r>
      <w:r>
        <w:t xml:space="preserve">so its rank is</w:t>
      </w:r>
      <w:r>
        <w:t xml:space="preserve"> </w:t>
      </w:r>
      <m:oMath>
        <m:r>
          <m:t>2</m:t>
        </m:r>
      </m:oMath>
      <w:r>
        <w:t xml:space="preserve">.</w:t>
      </w:r>
    </w:p>
    <w:bookmarkEnd w:id="274"/>
    <w:bookmarkStart w:id="276" w:name="def-affine-subspace"/>
    <w:p>
      <w:pPr>
        <w:pStyle w:val="BodyText"/>
      </w:pPr>
      <w:r>
        <w:rPr>
          <w:b/>
          <w:bCs/>
        </w:rPr>
        <w:t xml:space="preserve">Definition 59 (Affine subspace)</w:t>
      </w:r>
      <w:r>
        <w:t xml:space="preserve"> </w:t>
      </w:r>
      <w:r>
        <w:t xml:space="preserve">An</w:t>
      </w:r>
      <w:r>
        <w:t xml:space="preserve"> </w:t>
      </w:r>
      <w:r>
        <w:rPr>
          <w:b/>
          <w:bCs/>
        </w:rPr>
        <w:t xml:space="preserve">affine subspace</w:t>
      </w:r>
      <w:r>
        <w:t xml:space="preserve"> </w:t>
      </w:r>
      <w:r>
        <w:t xml:space="preserve">of</w:t>
      </w:r>
      <w:r>
        <w:t xml:space="preserve"> </w:t>
      </w:r>
      <m:oMath>
        <m:sSup>
          <m:e>
            <m:r>
              <m:rPr>
                <m:scr m:val="double-struck"/>
                <m:sty m:val="p"/>
              </m:rPr>
              <m:t>R</m:t>
            </m:r>
          </m:e>
          <m:sup>
            <m:r>
              <m:t>p</m:t>
            </m:r>
          </m:sup>
        </m:sSup>
      </m:oMath>
      <w:r>
        <w:t xml:space="preserve"> </w:t>
      </w:r>
      <w:r>
        <w:t xml:space="preserve">is a set of the form</w:t>
      </w:r>
    </w:p>
    <w:p>
      <w:pPr>
        <w:pStyle w:val="BodyText"/>
      </w:pPr>
      <m:oMathPara>
        <m:oMathParaPr>
          <m:jc m:val="center"/>
        </m:oMathParaPr>
        <m:oMath>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r>
                <m:rPr>
                  <m:scr m:val="script"/>
                  <m:sty m:val="p"/>
                </m:rPr>
                <m:t>S</m:t>
              </m:r>
            </m:e>
          </m:d>
          <m:r>
            <m:t>​</m:t>
          </m:r>
        </m:oMath>
      </m:oMathPara>
    </w:p>
    <w:p>
      <w:pPr>
        <w:pStyle w:val="FirstParagraph"/>
      </w:pPr>
      <w:del w:id="8793" w:author="PR Preview" w:date="2026-01-01T00:00:00Z">
        <w:r>
          <w:delText xml:space="preserve">for some vector</w:delText>
        </w:r>
      </w:del>
      <w:del w:id="8794"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p</m:t>
            </m:r>
          </m:sup>
        </m:sSup>
      </m:oMath>
      <w:del w:id="8795" w:author="PR Preview" w:date="2026-01-01T00:00:00Z">
        <w:r>
          <w:delText xml:space="preserve"> </w:delText>
        </w:r>
      </w:del>
      <w:del w:id="8796" w:author="PR Preview" w:date="2026-01-01T00:00:00Z">
        <w:r>
          <w:delText xml:space="preserve">and some subspace</w:delText>
        </w:r>
      </w:del>
      <w:del w:id="8797" w:author="PR Preview" w:date="2026-01-01T00:00:00Z">
        <w:r>
          <w:delText xml:space="preserve"> </w:delText>
        </w:r>
      </w:del>
      <m:oMath>
        <m:r>
          <m:rPr>
            <m:scr m:val="script"/>
            <m:sty m:val="p"/>
          </m:rPr>
          <m:t>S</m:t>
        </m:r>
      </m:oMath>
      <w:del w:id="8798" w:author="PR Preview" w:date="2026-01-01T00:00:00Z">
        <w:r>
          <w:delText xml:space="preserve"> </w:delText>
        </w:r>
      </w:del>
      <w:del w:id="8799" w:author="PR Preview" w:date="2026-01-01T00:00:00Z">
        <w:r>
          <w:delText xml:space="preserve">of</w:delText>
        </w:r>
      </w:del>
      <w:del w:id="8800" w:author="PR Preview" w:date="2026-01-01T00:00:00Z">
        <w:r>
          <w:delText xml:space="preserve"> </w:delText>
        </w:r>
      </w:del>
      <m:oMath>
        <m:sSup>
          <m:e>
            <m:r>
              <m:rPr>
                <m:scr m:val="double-struck"/>
                <m:sty m:val="p"/>
              </m:rPr>
              <m:t>R</m:t>
            </m:r>
          </m:e>
          <m:sup>
            <m:r>
              <m:t>p</m:t>
            </m:r>
          </m:sup>
        </m:sSup>
      </m:oMath>
      <w:del w:id="8801" w:author="PR Preview" w:date="2026-01-01T00:00:00Z">
        <w:r>
          <w:delText xml:space="preserve"> </w:delText>
        </w:r>
      </w:del>
      <w:del w:id="8802" w:author="PR Preview" w:date="2026-01-01T00:00:00Z">
        <w:r>
          <w:delText xml:space="preserve">(</w:delText>
        </w:r>
      </w:del>
      <w:hyperlink w:anchor="def-subspace">
        <w:del w:id="8803" w:author="PR Preview" w:date="2026-01-01T00:00:00Z">
          <w:r>
            <w:rPr>
              <w:rStyle w:val="Hyperlink"/>
            </w:rPr>
            <w:delText xml:space="preserve">Definition 46</w:delText>
          </w:r>
        </w:del>
      </w:hyperlink>
      <w:del w:id="8804" w:author="PR Preview" w:date="2026-01-01T00:00:00Z">
        <w:r>
          <w:delText xml:space="preserve">):</w:delText>
        </w:r>
      </w:del>
      <w:del w:id="8805" w:author="PR Preview" w:date="2026-01-01T00:00:00Z">
        <w:r>
          <w:delText xml:space="preserve"> </w:delText>
        </w:r>
      </w:del>
      <w:del w:id="8806" w:author="PR Preview" w:date="2026-01-01T00:00:00Z">
        <w:r>
          <w:delText xml:space="preserve">the</w:delText>
        </w:r>
      </w:del>
      <w:del w:id="8807" w:author="PR Preview" w:date="2026-01-01T00:00:00Z">
        <w:r>
          <w:delText xml:space="preserve"> </w:delText>
        </w:r>
      </w:del>
      <w:hyperlink r:id="rId275">
        <w:del w:id="8808" w:author="PR Preview" w:date="2026-01-01T00:00:00Z">
          <w:r>
            <w:rPr>
              <w:rStyle w:val="Hyperlink"/>
            </w:rPr>
            <w:delText xml:space="preserve">image</w:delText>
          </w:r>
        </w:del>
      </w:hyperlink>
      <w:del w:id="8809" w:author="PR Preview" w:date="2026-01-01T00:00:00Z">
        <w:r>
          <w:delText xml:space="preserve"> </w:delText>
        </w:r>
      </w:del>
      <w:del w:id="8810" w:author="PR Preview" w:date="2026-01-01T00:00:00Z">
        <w:r>
          <w:delText xml:space="preserve">of</w:delText>
        </w:r>
      </w:del>
      <w:del w:id="8811" w:author="PR Preview" w:date="2026-01-01T00:00:00Z">
        <w:r>
          <w:delText xml:space="preserve"> </w:delText>
        </w:r>
      </w:del>
      <m:oMath>
        <m:r>
          <m:rPr>
            <m:scr m:val="script"/>
            <m:sty m:val="p"/>
          </m:rPr>
          <m:t>S</m:t>
        </m:r>
      </m:oMath>
      <w:del w:id="8812" w:author="PR Preview" w:date="2026-01-01T00:00:00Z">
        <w:r>
          <w:delText xml:space="preserve"> </w:delText>
        </w:r>
      </w:del>
      <w:del w:id="8813" w:author="PR Preview" w:date="2026-01-01T00:00:00Z">
        <w:r>
          <w:delText xml:space="preserve">under the translation by</w:delText>
        </w:r>
      </w:del>
      <w:del w:id="8814" w:author="PR Preview" w:date="2026-01-01T00:00:00Z">
        <w:r>
          <w:delText xml:space="preserve"> </w:delText>
        </w:r>
      </w:del>
      <m:oMath>
        <m:sSub>
          <m:e>
            <m:limLow>
              <m:e>
                <m:r>
                  <m:t>x</m:t>
                </m:r>
              </m:e>
              <m:lim>
                <m:r>
                  <m:rPr>
                    <m:sty m:val="p"/>
                  </m:rPr>
                  <m:t>∼</m:t>
                </m:r>
              </m:lim>
            </m:limLow>
          </m:e>
          <m:sub>
            <m:r>
              <m:t>0</m:t>
            </m:r>
          </m:sub>
        </m:sSub>
      </m:oMath>
      <w:del w:id="8815" w:author="PR Preview" w:date="2026-01-01T00:00:00Z">
        <w:r>
          <w:delText xml:space="preserve"> </w:delText>
        </w:r>
      </w:del>
      <w:del w:id="8816" w:author="PR Preview" w:date="2026-01-01T00:00:00Z">
        <w:r>
          <w:delText xml:space="preserve">(</w:delText>
        </w:r>
      </w:del>
      <w:hyperlink w:anchor="def-translation">
        <w:del w:id="8817" w:author="PR Preview" w:date="2026-01-01T00:00:00Z">
          <w:r>
            <w:rPr>
              <w:rStyle w:val="Hyperlink"/>
            </w:rPr>
            <w:delText xml:space="preserve">Definition 37</w:delText>
          </w:r>
        </w:del>
      </w:hyperlink>
      <w:del w:id="8818" w:author="PR Preview" w:date="2026-01-01T00:00:00Z">
        <w:r>
          <w:delText xml:space="preserve">).</w:delText>
        </w:r>
      </w:del>
    </w:p>
    <w:p>
      <w:pPr>
        <w:pStyle w:val="BodyText"/>
      </w:pPr>
      <w:del w:id="8819" w:author="PR Preview" w:date="2026-01-01T00:00:00Z">
        <w:r>
          <w:rPr>
            <w:b/>
            <w:bCs/>
          </w:rPr>
          <w:delText xml:space="preserve">Example 72 (A line that misses the origin is an affine subspace)</w:delText>
        </w:r>
      </w:del>
      <w:del w:id="8820" w:author="PR Preview" w:date="2026-01-01T00:00:00Z">
        <w:r>
          <w:delText xml:space="preserve"> </w:delText>
        </w:r>
      </w:del>
      <w:del w:id="8821" w:author="PR Preview" w:date="2026-01-01T00:00:00Z">
        <w:r>
          <w:delText xml:space="preserve">The line</w:delText>
        </w:r>
      </w:del>
      <w:del w:id="8822" w:author="PR Preview" w:date="2026-01-01T00:00:00Z">
        <w:r>
          <w:delText xml:space="preserve"> </w:delText>
        </w:r>
      </w:del>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del w:id="8823" w:author="PR Preview" w:date="2026-01-01T00:00:00Z">
        <w:r>
          <w:delText xml:space="preserve"> </w:delText>
        </w:r>
      </w:del>
      <w:del w:id="8824" w:author="PR Preview" w:date="2026-01-01T00:00:00Z">
        <w:r>
          <w:delText xml:space="preserve">of</w:delText>
        </w:r>
      </w:del>
      <w:del w:id="8825" w:author="PR Preview" w:date="2026-01-01T00:00:00Z">
        <w:r>
          <w:delText xml:space="preserve"> </w:delText>
        </w:r>
      </w:del>
      <w:hyperlink w:anchor="exm-not-subspace">
        <w:del w:id="8826" w:author="PR Preview" w:date="2026-01-01T00:00:00Z">
          <w:r>
            <w:rPr>
              <w:rStyle w:val="Hyperlink"/>
            </w:rPr>
            <w:delText xml:space="preserve">Example 38</w:delText>
          </w:r>
        </w:del>
      </w:hyperlink>
      <w:del w:id="8827" w:author="PR Preview" w:date="2026-01-01T00:00:00Z">
        <w:r>
          <w:delText xml:space="preserve"> </w:delText>
        </w:r>
      </w:del>
      <w:del w:id="8828" w:author="PR Preview" w:date="2026-01-01T00:00:00Z">
        <w:r>
          <w:delText xml:space="preserve">is not a subspace,</w:delText>
        </w:r>
      </w:del>
      <w:del w:id="8829" w:author="PR Preview" w:date="2026-01-01T00:00:00Z">
        <w:r>
          <w:delText xml:space="preserve"> </w:delText>
        </w:r>
      </w:del>
      <w:del w:id="8830" w:author="PR Preview" w:date="2026-01-01T00:00:00Z">
        <w:r>
          <w:delText xml:space="preserve">but it is an affine subspace,</w:delText>
        </w:r>
      </w:del>
      <w:del w:id="8831" w:author="PR Preview" w:date="2026-01-01T00:00:00Z">
        <w:r>
          <w:delText xml:space="preserve"> </w:delText>
        </w:r>
      </w:del>
      <w:del w:id="8832" w:author="PR Preview" w:date="2026-01-01T00:00:00Z">
        <w:r>
          <w:delText xml:space="preserve">with</w:delText>
        </w:r>
      </w:del>
      <w:del w:id="8833" w:author="PR Preview" w:date="2026-01-01T00:00:00Z">
        <w:r>
          <w:delText xml:space="preserve"> </w:delText>
        </w:r>
      </w:del>
      <m:oMath>
        <m:sSub>
          <m:e>
            <m:limLow>
              <m:e>
                <m:r>
                  <m:t>x</m:t>
                </m:r>
              </m:e>
              <m:lim>
                <m:r>
                  <m:rPr>
                    <m:sty m:val="p"/>
                  </m:rPr>
                  <m:t>∼</m:t>
                </m:r>
              </m:lim>
            </m:limLow>
          </m:e>
          <m:sub>
            <m:r>
              <m:t>0</m:t>
            </m:r>
          </m:sub>
        </m:sSub>
        <m:r>
          <m:rPr>
            <m:sty m:val="p"/>
          </m:rPr>
          <m:t>=</m:t>
        </m:r>
        <m:r>
          <m:rPr>
            <m:sty m:val="p"/>
          </m:rPr>
          <m:t>(</m:t>
        </m:r>
        <m:r>
          <m:t>0</m:t>
        </m:r>
        <m:r>
          <m:rPr>
            <m:sty m:val="p"/>
          </m:rPr>
          <m:t>,</m:t>
        </m:r>
        <m:r>
          <m:t>1</m:t>
        </m:r>
        <m:r>
          <m:rPr>
            <m:sty m:val="p"/>
          </m:rPr>
          <m:t>)</m:t>
        </m:r>
      </m:oMath>
      <w:del w:id="8834" w:author="PR Preview" w:date="2026-01-01T00:00:00Z">
        <w:r>
          <w:delText xml:space="preserve"> </w:delText>
        </w:r>
      </w:del>
      <w:del w:id="8835" w:author="PR Preview" w:date="2026-01-01T00:00:00Z">
        <w:r>
          <w:delText xml:space="preserve">and</w:delText>
        </w:r>
      </w:del>
      <w:del w:id="8836"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8837" w:author="PR Preview" w:date="2026-01-01T00:00:00Z">
        <w:r>
          <w:delText xml:space="preserve"> </w:delText>
        </w:r>
      </w:del>
      <w:del w:id="8838" w:author="PR Preview" w:date="2026-01-01T00:00:00Z">
        <w:r>
          <w:delText xml:space="preserve">(</w:delText>
        </w:r>
      </w:del>
      <w:hyperlink w:anchor="def-span">
        <w:del w:id="8839" w:author="PR Preview" w:date="2026-01-01T00:00:00Z">
          <w:r>
            <w:rPr>
              <w:rStyle w:val="Hyperlink"/>
            </w:rPr>
            <w:delText xml:space="preserve">Definition 47</w:delText>
          </w:r>
        </w:del>
      </w:hyperlink>
      <w:del w:id="8840" w:author="PR Preview" w:date="2026-01-01T00:00:00Z">
        <w:r>
          <w:delText xml:space="preserve">):</w:delText>
        </w:r>
      </w:del>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del w:id="8841" w:author="PR Preview" w:date="2026-01-01T00:00:00Z">
        <w:r>
          <w:delText xml:space="preserve">and as</w:delText>
        </w:r>
      </w:del>
      <w:del w:id="8842" w:author="PR Preview" w:date="2026-01-01T00:00:00Z">
        <w:r>
          <w:delText xml:space="preserve"> </w:delText>
        </w:r>
      </w:del>
      <m:oMath>
        <m:r>
          <m:t>c</m:t>
        </m:r>
      </m:oMath>
      <w:del w:id="8843" w:author="PR Preview" w:date="2026-01-01T00:00:00Z">
        <w:r>
          <w:delText xml:space="preserve"> </w:delText>
        </w:r>
      </w:del>
      <w:del w:id="8844" w:author="PR Preview" w:date="2026-01-01T00:00:00Z">
        <w:r>
          <w:delText xml:space="preserve">ranges over</w:delText>
        </w:r>
      </w:del>
      <w:del w:id="8845" w:author="PR Preview" w:date="2026-01-01T00:00:00Z">
        <w:r>
          <w:delText xml:space="preserve"> </w:delText>
        </w:r>
      </w:del>
      <m:oMath>
        <m:r>
          <m:rPr>
            <m:scr m:val="double-struck"/>
            <m:sty m:val="p"/>
          </m:rPr>
          <m:t>R</m:t>
        </m:r>
      </m:oMath>
      <w:del w:id="8846" w:author="PR Preview" w:date="2026-01-01T00:00:00Z">
        <w:r>
          <w:delText xml:space="preserve">,</w:delText>
        </w:r>
      </w:del>
      <w:del w:id="8847" w:author="PR Preview" w:date="2026-01-01T00:00:00Z">
        <w:r>
          <w:delText xml:space="preserve"> </w:delText>
        </w:r>
      </w:del>
      <m:oMath>
        <m:r>
          <m:rPr>
            <m:sty m:val="p"/>
          </m:rPr>
          <m:t>(</m:t>
        </m:r>
        <m:r>
          <m:t>c</m:t>
        </m:r>
        <m:r>
          <m:rPr>
            <m:sty m:val="p"/>
          </m:rPr>
          <m:t>,</m:t>
        </m:r>
        <m:r>
          <m:t>1</m:t>
        </m:r>
        <m:r>
          <m:rPr>
            <m:sty m:val="p"/>
          </m:rPr>
          <m:t>)</m:t>
        </m:r>
      </m:oMath>
      <w:del w:id="8848" w:author="PR Preview" w:date="2026-01-01T00:00:00Z">
        <w:r>
          <w:delText xml:space="preserve"> </w:delText>
        </w:r>
      </w:del>
      <w:del w:id="8849" w:author="PR Preview" w:date="2026-01-01T00:00:00Z">
        <w:r>
          <w:delText xml:space="preserve">ranges over all of</w:delText>
        </w:r>
      </w:del>
      <w:del w:id="8850" w:author="PR Preview" w:date="2026-01-01T00:00:00Z">
        <w:r>
          <w:delText xml:space="preserve"> </w:delText>
        </w:r>
      </w:del>
      <m:oMath>
        <m:r>
          <m:rPr>
            <m:scr m:val="script"/>
            <m:sty m:val="p"/>
          </m:rPr>
          <m:t>T</m:t>
        </m:r>
      </m:oMath>
      <w:del w:id="8851" w:author="PR Preview" w:date="2026-01-01T00:00:00Z">
        <w:r>
          <w:delText xml:space="preserve">.</w:delText>
        </w:r>
      </w:del>
      <w:del w:id="8852" w:author="PR Preview" w:date="2026-01-01T00:00:00Z">
        <w:r>
          <w:delText xml:space="preserve"> </w:delText>
        </w:r>
      </w:del>
      <w:del w:id="8853" w:author="PR Preview" w:date="2026-01-01T00:00:00Z">
        <w:r>
          <w:delText xml:space="preserve">Every subspace</w:delText>
        </w:r>
      </w:del>
      <w:del w:id="8854" w:author="PR Preview" w:date="2026-01-01T00:00:00Z">
        <w:r>
          <w:delText xml:space="preserve"> </w:delText>
        </w:r>
      </w:del>
      <m:oMath>
        <m:r>
          <m:rPr>
            <m:scr m:val="script"/>
            <m:sty m:val="p"/>
          </m:rPr>
          <m:t>S</m:t>
        </m:r>
      </m:oMath>
      <w:del w:id="8855" w:author="PR Preview" w:date="2026-01-01T00:00:00Z">
        <w:r>
          <w:delText xml:space="preserve"> </w:delText>
        </w:r>
      </w:del>
      <w:del w:id="8856" w:author="PR Preview" w:date="2026-01-01T00:00:00Z">
        <w:r>
          <w:delText xml:space="preserve">is also an affine subspace, with</w:delText>
        </w:r>
      </w:del>
      <w:del w:id="8857" w:author="PR Preview" w:date="2026-01-01T00:00:00Z">
        <w:r>
          <w:delText xml:space="preserve"> </w:delText>
        </w:r>
      </w:del>
      <m:oMath>
        <m:sSub>
          <m:e>
            <m:limLow>
              <m:e>
                <m:r>
                  <m:t>x</m:t>
                </m:r>
              </m:e>
              <m:lim>
                <m:r>
                  <m:rPr>
                    <m:sty m:val="p"/>
                  </m:rPr>
                  <m:t>∼</m:t>
                </m:r>
              </m:lim>
            </m:limLow>
          </m:e>
          <m:sub>
            <m:r>
              <m:t>0</m:t>
            </m:r>
          </m:sub>
        </m:sSub>
        <m:r>
          <m:rPr>
            <m:sty m:val="p"/>
          </m:rPr>
          <m:t>=</m:t>
        </m:r>
        <m:limLow>
          <m:e>
            <m:r>
              <m:t>0</m:t>
            </m:r>
          </m:e>
          <m:lim>
            <m:r>
              <m:rPr>
                <m:sty m:val="p"/>
              </m:rPr>
              <m:t>∼</m:t>
            </m:r>
          </m:lim>
        </m:limLow>
      </m:oMath>
      <w:del w:id="8858" w:author="PR Preview" w:date="2026-01-01T00:00:00Z">
        <w:r>
          <w:delText xml:space="preserve">.</w:delText>
        </w:r>
      </w:del>
    </w:p>
    <w:p>
      <w:pPr>
        <w:pStyle w:val="BodyText"/>
      </w:pPr>
      <w:del w:id="8859" w:author="PR Preview" w:date="2026-01-01T00:00:00Z">
        <w:r>
          <w:rPr>
            <w:b/>
            <w:bCs/>
          </w:rPr>
          <w:delText xml:space="preserve">Theorem 42 (A hyperplane is a translated subspace of dimension</w:delText>
        </w:r>
      </w:del>
      <w:del w:id="8860" w:author="PR Preview" w:date="2026-01-01T00:00:00Z">
        <w:r>
          <w:rPr>
            <w:b/>
            <w:bCs/>
          </w:rPr>
          <w:delText xml:space="preserve"> </w:delText>
        </w:r>
      </w:del>
      <m:oMath>
        <m:r>
          <m:t>p</m:t>
        </m:r>
        <m:r>
          <m:rPr>
            <m:sty m:val="p"/>
          </m:rPr>
          <m:t>−</m:t>
        </m:r>
        <m:r>
          <m:t>1</m:t>
        </m:r>
      </m:oMath>
      <w:del w:id="8861" w:author="PR Preview" w:date="2026-01-01T00:00:00Z">
        <w:r>
          <w:rPr>
            <w:b/>
            <w:bCs/>
          </w:rPr>
          <w:delText xml:space="preserve">)</w:delText>
        </w:r>
      </w:del>
      <w:del w:id="8862" w:author="PR Preview" w:date="2026-01-01T00:00:00Z">
        <w:r>
          <w:delText xml:space="preserve"> </w:delText>
        </w:r>
      </w:del>
      <w:del w:id="8863" w:author="PR Preview" w:date="2026-01-01T00:00:00Z">
        <w:r>
          <w:delText xml:space="preserve">Let</w:delText>
        </w:r>
      </w:del>
      <w:del w:id="8864"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8865" w:author="PR Preview" w:date="2026-01-01T00:00:00Z">
        <w:r>
          <w:delText xml:space="preserve"> </w:delText>
        </w:r>
      </w:del>
      <w:del w:id="8866" w:author="PR Preview" w:date="2026-01-01T00:00:00Z">
        <w:r>
          <w:delText xml:space="preserve">be nonzero, let</w:delText>
        </w:r>
      </w:del>
      <w:del w:id="8867" w:author="PR Preview" w:date="2026-01-01T00:00:00Z">
        <w:r>
          <w:delText xml:space="preserve"> </w:delText>
        </w:r>
      </w:del>
      <m:oMath>
        <m:r>
          <m:t>b</m:t>
        </m:r>
        <m:r>
          <m:rPr>
            <m:sty m:val="p"/>
          </m:rPr>
          <m:t>∈</m:t>
        </m:r>
        <m:r>
          <m:rPr>
            <m:scr m:val="double-struck"/>
            <m:sty m:val="p"/>
          </m:rPr>
          <m:t>R</m:t>
        </m:r>
      </m:oMath>
      <w:del w:id="8868" w:author="PR Preview" w:date="2026-01-01T00:00:00Z">
        <w:r>
          <w:delText xml:space="preserve">,</w:delText>
        </w:r>
      </w:del>
      <w:del w:id="8869" w:author="PR Preview" w:date="2026-01-01T00:00:00Z">
        <w:r>
          <w:delText xml:space="preserve"> </w:delText>
        </w:r>
      </w:del>
      <w:del w:id="8870" w:author="PR Preview" w:date="2026-01-01T00:00:00Z">
        <w:r>
          <w:delText xml:space="preserve">let</w:delText>
        </w:r>
      </w:del>
      <w:del w:id="8871"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0</m:t>
            </m:r>
          </m:e>
        </m:d>
        <m:r>
          <m:t>​</m:t>
        </m:r>
      </m:oMath>
      <w:del w:id="8872" w:author="PR Preview" w:date="2026-01-01T00:00:00Z">
        <w:r>
          <w:delText xml:space="preserve"> </w:delText>
        </w:r>
      </w:del>
      <w:del w:id="8873" w:author="PR Preview" w:date="2026-01-01T00:00:00Z">
        <w:r>
          <w:delText xml:space="preserve">be the hyperplane</w:delText>
        </w:r>
      </w:del>
      <w:del w:id="8874" w:author="PR Preview" w:date="2026-01-01T00:00:00Z">
        <w:r>
          <w:delText xml:space="preserve"> </w:delText>
        </w:r>
      </w:del>
      <w:del w:id="8875" w:author="PR Preview" w:date="2026-01-01T00:00:00Z">
        <w:r>
          <w:delText xml:space="preserve">with normal vector</w:delText>
        </w:r>
      </w:del>
      <w:del w:id="8876" w:author="PR Preview" w:date="2026-01-01T00:00:00Z">
        <w:r>
          <w:delText xml:space="preserve"> </w:delText>
        </w:r>
      </w:del>
      <m:oMath>
        <m:limLow>
          <m:e>
            <m:r>
              <m:t>w</m:t>
            </m:r>
          </m:e>
          <m:lim>
            <m:r>
              <m:rPr>
                <m:sty m:val="p"/>
              </m:rPr>
              <m:t>∼</m:t>
            </m:r>
          </m:lim>
        </m:limLow>
      </m:oMath>
      <w:del w:id="8877" w:author="PR Preview" w:date="2026-01-01T00:00:00Z">
        <w:r>
          <w:delText xml:space="preserve"> </w:delText>
        </w:r>
      </w:del>
      <w:del w:id="8878" w:author="PR Preview" w:date="2026-01-01T00:00:00Z">
        <w:r>
          <w:delText xml:space="preserve">and offset</w:delText>
        </w:r>
      </w:del>
      <w:del w:id="8879" w:author="PR Preview" w:date="2026-01-01T00:00:00Z">
        <w:r>
          <w:delText xml:space="preserve"> </w:delText>
        </w:r>
      </w:del>
      <m:oMath>
        <m:r>
          <m:t>b</m:t>
        </m:r>
      </m:oMath>
      <w:del w:id="8880" w:author="PR Preview" w:date="2026-01-01T00:00:00Z">
        <w:r>
          <w:delText xml:space="preserve"> </w:delText>
        </w:r>
      </w:del>
      <w:del w:id="8881" w:author="PR Preview" w:date="2026-01-01T00:00:00Z">
        <w:r>
          <w:delText xml:space="preserve">(</w:delText>
        </w:r>
      </w:del>
      <w:hyperlink w:anchor="def-hyperplane">
        <w:del w:id="8882" w:author="PR Preview" w:date="2026-01-01T00:00:00Z">
          <w:r>
            <w:rPr>
              <w:rStyle w:val="Hyperlink"/>
            </w:rPr>
            <w:delText xml:space="preserve">Definition 41</w:delText>
          </w:r>
        </w:del>
      </w:hyperlink>
      <w:del w:id="8883" w:author="PR Preview" w:date="2026-01-01T00:00:00Z">
        <w:r>
          <w:delText xml:space="preserve">),</w:delText>
        </w:r>
      </w:del>
      <w:del w:id="8884" w:author="PR Preview" w:date="2026-01-01T00:00:00Z">
        <w:r>
          <w:delText xml:space="preserve"> </w:delText>
        </w:r>
      </w:del>
      <w:del w:id="8885" w:author="PR Preview" w:date="2026-01-01T00:00:00Z">
        <w:r>
          <w:delText xml:space="preserve">and let</w:delText>
        </w:r>
      </w:del>
      <w:del w:id="8886"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0</m:t>
            </m:r>
          </m:e>
        </m:d>
        <m:r>
          <m:t>​</m:t>
        </m:r>
      </m:oMath>
      <w:del w:id="8887" w:author="PR Preview" w:date="2026-01-01T00:00:00Z">
        <w:r>
          <w:delText xml:space="preserve"> </w:delText>
        </w:r>
      </w:del>
      <w:del w:id="8888" w:author="PR Preview" w:date="2026-01-01T00:00:00Z">
        <w:r>
          <w:delText xml:space="preserve">be the hyperplane with the same normal vector and offset</w:delText>
        </w:r>
      </w:del>
      <w:del w:id="8889" w:author="PR Preview" w:date="2026-01-01T00:00:00Z">
        <w:r>
          <w:delText xml:space="preserve"> </w:delText>
        </w:r>
      </w:del>
      <m:oMath>
        <m:r>
          <m:t>0</m:t>
        </m:r>
      </m:oMath>
      <w:del w:id="8890" w:author="PR Preview" w:date="2026-01-01T00:00:00Z">
        <w:r>
          <w:delText xml:space="preserve">.</w:delText>
        </w:r>
      </w:del>
    </w:p>
    <w:p>
      <w:pPr>
        <w:pStyle w:val="BodyText"/>
      </w:pPr>
      <w:ins w:id="8891" w:author="PR Preview" w:date="2026-01-01T00:00:00Z">
        <w:r>
          <w:t xml:space="preserve">$$
    \mathopen{}\left\{\mathord{\smash[b]{\underset{\raise.3ex\hbox{$\scriptstyle\sim$}}{x}}\vphantom{x}}_0 + \mathord{\smash[b]{\underset{\raise.3ex\hbox{$\scriptstyle\sim$}}{s}}\vphantom{s}} : \mathord{\smash[b]{\underset{\raise.3ex\hbox{$\scriptstyle\sim$}}{s}}\vphantom{s}} \in \mathcal{S}\right\}\mathclose{}
    $$</w:t>
        </w:r>
      </w:ins>
    </w:p>
    <w:p>
      <w:pPr>
        <w:pStyle w:val="FirstParagraph"/>
      </w:pPr>
      <w:ins w:id="8892" w:author="PR Preview" w:date="2026-01-01T00:00:00Z">
        <w:r>
          <w:t xml:space="preserve">for some vector</w:t>
        </w:r>
      </w:ins>
      <w:ins w:id="8893" w:author="PR Preview" w:date="2026-01-01T00:00:00Z">
        <w:r>
          <w:t xml:space="preserve"> </w:t>
        </w:r>
      </w:ins>
      <w:ins w:id="8894" w:author="PR Preview" w:date="2026-01-01T00:00:00Z">
        <w:r>
          <w:t xml:space="preserve">$\mathord{\smash[b]{\underset{\raise.3ex\hbox{$\scriptstyle\sim$}}{x}}\vphantom{x}}_0 \in \mathbb{R}^p$</w:t>
        </w:r>
      </w:ins>
      <w:ins w:id="8895" w:author="PR Preview" w:date="2026-01-01T00:00:00Z">
        <w:r>
          <w:t xml:space="preserve"> </w:t>
        </w:r>
      </w:ins>
      <w:ins w:id="8896" w:author="PR Preview" w:date="2026-01-01T00:00:00Z">
        <w:r>
          <w:t xml:space="preserve">and some subspace</w:t>
        </w:r>
      </w:ins>
      <w:ins w:id="8897" w:author="PR Preview" w:date="2026-01-01T00:00:00Z">
        <w:r>
          <w:t xml:space="preserve"> </w:t>
        </w:r>
      </w:ins>
      <m:oMath>
        <m:r>
          <m:rPr>
            <m:scr m:val="script"/>
            <m:sty m:val="p"/>
          </m:rPr>
          <m:t>S</m:t>
        </m:r>
      </m:oMath>
      <w:ins w:id="8898" w:author="PR Preview" w:date="2026-01-01T00:00:00Z">
        <w:r>
          <w:t xml:space="preserve"> </w:t>
        </w:r>
      </w:ins>
      <w:ins w:id="8899" w:author="PR Preview" w:date="2026-01-01T00:00:00Z">
        <w:r>
          <w:t xml:space="preserve">of</w:t>
        </w:r>
      </w:ins>
      <w:ins w:id="8900" w:author="PR Preview" w:date="2026-01-01T00:00:00Z">
        <w:r>
          <w:t xml:space="preserve"> </w:t>
        </w:r>
      </w:ins>
      <m:oMath>
        <m:sSup>
          <m:e>
            <m:r>
              <m:rPr>
                <m:scr m:val="double-struck"/>
                <m:sty m:val="p"/>
              </m:rPr>
              <m:t>R</m:t>
            </m:r>
          </m:e>
          <m:sup>
            <m:r>
              <m:t>p</m:t>
            </m:r>
          </m:sup>
        </m:sSup>
      </m:oMath>
      <w:ins w:id="8901" w:author="PR Preview" w:date="2026-01-01T00:00:00Z">
        <w:r>
          <w:t xml:space="preserve"> </w:t>
        </w:r>
      </w:ins>
      <w:ins w:id="8902" w:author="PR Preview" w:date="2026-01-01T00:00:00Z">
        <w:r>
          <w:t xml:space="preserve">(</w:t>
        </w:r>
      </w:ins>
      <w:hyperlink w:anchor="def-subspace">
        <w:ins w:id="8903" w:author="PR Preview" w:date="2026-01-01T00:00:00Z">
          <w:r>
            <w:rPr>
              <w:rStyle w:val="Hyperlink"/>
            </w:rPr>
            <w:t xml:space="preserve">Definition 46</w:t>
          </w:r>
        </w:ins>
      </w:hyperlink>
      <w:ins w:id="8904" w:author="PR Preview" w:date="2026-01-01T00:00:00Z">
        <w:r>
          <w:t xml:space="preserve">):</w:t>
        </w:r>
      </w:ins>
      <w:ins w:id="8905" w:author="PR Preview" w:date="2026-01-01T00:00:00Z">
        <w:r>
          <w:t xml:space="preserve"> </w:t>
        </w:r>
      </w:ins>
      <w:ins w:id="8906" w:author="PR Preview" w:date="2026-01-01T00:00:00Z">
        <w:r>
          <w:t xml:space="preserve">the</w:t>
        </w:r>
      </w:ins>
      <w:ins w:id="8907" w:author="PR Preview" w:date="2026-01-01T00:00:00Z">
        <w:r>
          <w:t xml:space="preserve"> </w:t>
        </w:r>
      </w:ins>
      <w:hyperlink r:id="rId275">
        <w:ins w:id="8908" w:author="PR Preview" w:date="2026-01-01T00:00:00Z">
          <w:r>
            <w:rPr>
              <w:rStyle w:val="Hyperlink"/>
            </w:rPr>
            <w:t xml:space="preserve">image</w:t>
          </w:r>
        </w:ins>
      </w:hyperlink>
      <w:ins w:id="8909" w:author="PR Preview" w:date="2026-01-01T00:00:00Z">
        <w:r>
          <w:t xml:space="preserve"> </w:t>
        </w:r>
      </w:ins>
      <w:ins w:id="8910" w:author="PR Preview" w:date="2026-01-01T00:00:00Z">
        <w:r>
          <w:t xml:space="preserve">of</w:t>
        </w:r>
      </w:ins>
      <w:ins w:id="8911" w:author="PR Preview" w:date="2026-01-01T00:00:00Z">
        <w:r>
          <w:t xml:space="preserve"> </w:t>
        </w:r>
      </w:ins>
      <m:oMath>
        <m:r>
          <m:rPr>
            <m:scr m:val="script"/>
            <m:sty m:val="p"/>
          </m:rPr>
          <m:t>S</m:t>
        </m:r>
      </m:oMath>
      <w:ins w:id="8912" w:author="PR Preview" w:date="2026-01-01T00:00:00Z">
        <w:r>
          <w:t xml:space="preserve"> </w:t>
        </w:r>
      </w:ins>
      <w:ins w:id="8913" w:author="PR Preview" w:date="2026-01-01T00:00:00Z">
        <w:r>
          <w:t xml:space="preserve">under the translation by</w:t>
        </w:r>
      </w:ins>
      <w:ins w:id="8914" w:author="PR Preview" w:date="2026-01-01T00:00:00Z">
        <w:r>
          <w:t xml:space="preserve"> </w:t>
        </w:r>
      </w:ins>
      <w:ins w:id="8915" w:author="PR Preview" w:date="2026-01-01T00:00:00Z">
        <w:r>
          <w:t xml:space="preserve">$\mathord{\smash[b]{\underset{\raise.3ex\hbox{$\scriptstyle\sim$}}{x}}\vphantom{x}}_0$</w:t>
        </w:r>
      </w:ins>
      <w:ins w:id="8916" w:author="PR Preview" w:date="2026-01-01T00:00:00Z">
        <w:r>
          <w:t xml:space="preserve"> </w:t>
        </w:r>
      </w:ins>
      <w:ins w:id="8917" w:author="PR Preview" w:date="2026-01-01T00:00:00Z">
        <w:r>
          <w:t xml:space="preserve">(</w:t>
        </w:r>
      </w:ins>
      <w:hyperlink w:anchor="def-translation">
        <w:ins w:id="8918" w:author="PR Preview" w:date="2026-01-01T00:00:00Z">
          <w:r>
            <w:rPr>
              <w:rStyle w:val="Hyperlink"/>
            </w:rPr>
            <w:t xml:space="preserve">Definition 37</w:t>
          </w:r>
        </w:ins>
      </w:hyperlink>
      <w:ins w:id="8919" w:author="PR Preview" w:date="2026-01-01T00:00:00Z">
        <w:r>
          <w:t xml:space="preserve">).</w:t>
        </w:r>
      </w:ins>
    </w:p>
    <w:bookmarkEnd w:id="276"/>
    <w:bookmarkStart w:id="277" w:name="exm-affine-subspace"/>
    <w:p>
      <w:pPr>
        <w:pStyle w:val="BodyText"/>
      </w:pPr>
      <w:ins w:id="8920" w:author="PR Preview" w:date="2026-01-01T00:00:00Z">
        <w:r>
          <w:rPr>
            <w:b/>
            <w:bCs/>
          </w:rPr>
          <w:t xml:space="preserve">Example 72 (A line that misses the origin is an affine subspace)</w:t>
        </w:r>
      </w:ins>
      <w:ins w:id="8921" w:author="PR Preview" w:date="2026-01-01T00:00:00Z">
        <w:r>
          <w:t xml:space="preserve"> </w:t>
        </w:r>
      </w:ins>
      <w:ins w:id="8922" w:author="PR Preview" w:date="2026-01-01T00:00:00Z">
        <w:r>
          <w:t xml:space="preserve">The line</w:t>
        </w:r>
      </w:ins>
      <w:ins w:id="8923" w:author="PR Preview" w:date="2026-01-01T00:00:00Z">
        <w:r>
          <w:t xml:space="preserve"> </w:t>
        </w:r>
      </w:ins>
      <m:oMath>
        <m:r>
          <m:rPr>
            <m:scr m:val="script"/>
            <m:sty m:val="p"/>
          </m:rPr>
          <m:t>T</m:t>
        </m:r>
        <m:r>
          <m:rPr>
            <m:sty m:val="p"/>
          </m:rPr>
          <m:t>=</m:t>
        </m:r>
        <m:r>
          <m:t>​</m:t>
        </m:r>
        <m:d>
          <m:dPr>
            <m:begChr m:val="{"/>
            <m:sepChr m:val=""/>
            <m:endChr m:val="}"/>
            <m:grow/>
          </m:dPr>
          <m:e>
            <m:r>
              <m:rPr>
                <m:sty m:val="p"/>
              </m:rPr>
              <m:t>(</m:t>
            </m:r>
            <m:r>
              <m:t>x</m:t>
            </m:r>
            <m:r>
              <m:rPr>
                <m:sty m:val="p"/>
              </m:rPr>
              <m:t>,</m:t>
            </m:r>
            <m:r>
              <m:t>1</m:t>
            </m:r>
            <m:r>
              <m:rPr>
                <m:sty m:val="p"/>
              </m:rPr>
              <m:t>)</m:t>
            </m:r>
            <m:r>
              <m:rPr>
                <m:sty m:val="p"/>
              </m:rPr>
              <m:t>:</m:t>
            </m:r>
            <m:r>
              <m:t>x</m:t>
            </m:r>
            <m:r>
              <m:rPr>
                <m:sty m:val="p"/>
              </m:rPr>
              <m:t>∈</m:t>
            </m:r>
            <m:r>
              <m:rPr>
                <m:scr m:val="double-struck"/>
                <m:sty m:val="p"/>
              </m:rPr>
              <m:t>R</m:t>
            </m:r>
          </m:e>
        </m:d>
        <m:r>
          <m:t>​</m:t>
        </m:r>
      </m:oMath>
      <w:ins w:id="8924" w:author="PR Preview" w:date="2026-01-01T00:00:00Z">
        <w:r>
          <w:t xml:space="preserve"> </w:t>
        </w:r>
      </w:ins>
      <w:ins w:id="8925" w:author="PR Preview" w:date="2026-01-01T00:00:00Z">
        <w:r>
          <w:t xml:space="preserve">of</w:t>
        </w:r>
      </w:ins>
      <w:ins w:id="8926" w:author="PR Preview" w:date="2026-01-01T00:00:00Z">
        <w:r>
          <w:t xml:space="preserve"> </w:t>
        </w:r>
      </w:ins>
      <w:hyperlink w:anchor="exm-not-subspace">
        <w:ins w:id="8927" w:author="PR Preview" w:date="2026-01-01T00:00:00Z">
          <w:r>
            <w:rPr>
              <w:rStyle w:val="Hyperlink"/>
            </w:rPr>
            <w:t xml:space="preserve">Example 38</w:t>
          </w:r>
        </w:ins>
      </w:hyperlink>
      <w:ins w:id="8928" w:author="PR Preview" w:date="2026-01-01T00:00:00Z">
        <w:r>
          <w:t xml:space="preserve"> </w:t>
        </w:r>
      </w:ins>
      <w:ins w:id="8929" w:author="PR Preview" w:date="2026-01-01T00:00:00Z">
        <w:r>
          <w:t xml:space="preserve">is not a subspace,</w:t>
        </w:r>
      </w:ins>
      <w:ins w:id="8930" w:author="PR Preview" w:date="2026-01-01T00:00:00Z">
        <w:r>
          <w:t xml:space="preserve"> </w:t>
        </w:r>
      </w:ins>
      <w:ins w:id="8931" w:author="PR Preview" w:date="2026-01-01T00:00:00Z">
        <w:r>
          <w:t xml:space="preserve">but it is an affine subspace,</w:t>
        </w:r>
      </w:ins>
      <w:ins w:id="8932" w:author="PR Preview" w:date="2026-01-01T00:00:00Z">
        <w:r>
          <w:t xml:space="preserve"> </w:t>
        </w:r>
      </w:ins>
      <w:ins w:id="8933" w:author="PR Preview" w:date="2026-01-01T00:00:00Z">
        <w:r>
          <w:t xml:space="preserve">with</w:t>
        </w:r>
      </w:ins>
      <w:ins w:id="8934" w:author="PR Preview" w:date="2026-01-01T00:00:00Z">
        <w:r>
          <w:t xml:space="preserve"> </w:t>
        </w:r>
      </w:ins>
      <w:ins w:id="8935" w:author="PR Preview" w:date="2026-01-01T00:00:00Z">
        <w:r>
          <w:t xml:space="preserve">$\mathord{\smash[b]{\underset{\raise.3ex\hbox{$\scriptstyle\sim$}}{x}}\vphantom{x}}_0 = (0, 1)$</w:t>
        </w:r>
      </w:ins>
      <w:ins w:id="8936" w:author="PR Preview" w:date="2026-01-01T00:00:00Z">
        <w:r>
          <w:t xml:space="preserve"> </w:t>
        </w:r>
      </w:ins>
      <w:ins w:id="8937" w:author="PR Preview" w:date="2026-01-01T00:00:00Z">
        <w:r>
          <w:t xml:space="preserve">and</w:t>
        </w:r>
      </w:ins>
      <w:ins w:id="8938"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8939" w:author="PR Preview" w:date="2026-01-01T00:00:00Z">
        <w:r>
          <w:t xml:space="preserve"> </w:t>
        </w:r>
      </w:ins>
      <w:ins w:id="8940" w:author="PR Preview" w:date="2026-01-01T00:00:00Z">
        <w:r>
          <w:t xml:space="preserve">(</w:t>
        </w:r>
      </w:ins>
      <w:hyperlink w:anchor="def-span">
        <w:ins w:id="8941" w:author="PR Preview" w:date="2026-01-01T00:00:00Z">
          <w:r>
            <w:rPr>
              <w:rStyle w:val="Hyperlink"/>
            </w:rPr>
            <w:t xml:space="preserve">Definition 47</w:t>
          </w:r>
        </w:ins>
      </w:hyperlink>
      <w:ins w:id="8942" w:author="PR Preview" w:date="2026-01-01T00:00:00Z">
        <w:r>
          <w:t xml:space="preserve">):</w:t>
        </w:r>
      </w:ins>
    </w:p>
    <w:p>
      <w:pPr>
        <w:pStyle w:val="BodyText"/>
      </w:pPr>
      <m:oMathPara>
        <m:oMathParaPr>
          <m:jc m:val="center"/>
        </m:oMathParaPr>
        <m:oMath>
          <m:eqArr>
            <m:e>
              <m:r>
                <m:rPr>
                  <m:sty m:val="p"/>
                </m:rPr>
                <m:t>(</m:t>
              </m:r>
              <m:r>
                <m:t>0</m:t>
              </m:r>
              <m:r>
                <m:rPr>
                  <m:sty m:val="p"/>
                </m:rPr>
                <m:t>,</m:t>
              </m:r>
              <m:r>
                <m:t>1</m:t>
              </m:r>
              <m:r>
                <m:rPr>
                  <m:sty m:val="p"/>
                </m:rPr>
                <m:t>)</m:t>
              </m:r>
              <m:r>
                <m:rPr>
                  <m:sty m:val="p"/>
                </m:rPr>
                <m:t>+</m:t>
              </m:r>
              <m:r>
                <m:t>c</m:t>
              </m:r>
              <m:r>
                <m:t> </m:t>
              </m:r>
              <m:r>
                <m:rPr>
                  <m:sty m:val="p"/>
                </m:rPr>
                <m:t>(</m:t>
              </m:r>
              <m:r>
                <m:t>1</m:t>
              </m:r>
              <m:r>
                <m:rPr>
                  <m:sty m:val="p"/>
                </m:rPr>
                <m:t>,</m:t>
              </m:r>
              <m:r>
                <m:t>0</m:t>
              </m:r>
              <m:r>
                <m:rPr>
                  <m:sty m:val="p"/>
                </m:rPr>
                <m:t>)</m:t>
              </m:r>
              <m:r>
                <m:t>&amp;</m:t>
              </m:r>
              <m:r>
                <m:rPr>
                  <m:sty m:val="p"/>
                </m:rPr>
                <m:t>=</m:t>
              </m:r>
              <m:r>
                <m:rPr>
                  <m:sty m:val="p"/>
                </m:rPr>
                <m:t>(</m:t>
              </m:r>
              <m:r>
                <m:t>0</m:t>
              </m:r>
              <m:r>
                <m:rPr>
                  <m:sty m:val="p"/>
                </m:rPr>
                <m:t>+</m:t>
              </m:r>
              <m:r>
                <m:t>c</m:t>
              </m:r>
              <m:r>
                <m:rPr>
                  <m:sty m:val="p"/>
                </m:rPr>
                <m:t>,</m:t>
              </m:r>
              <m:r>
                <m:t> </m:t>
              </m:r>
              <m:r>
                <m:t>1</m:t>
              </m:r>
              <m:r>
                <m:rPr>
                  <m:sty m:val="p"/>
                </m:rPr>
                <m:t>+</m:t>
              </m:r>
              <m:r>
                <m:t>0</m:t>
              </m:r>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r>
                <m:rPr>
                  <m:sty m:val="p"/>
                </m:rPr>
                <m:t>(</m:t>
              </m:r>
              <m:r>
                <m:t>c</m:t>
              </m:r>
              <m:r>
                <m:rPr>
                  <m:sty m:val="p"/>
                </m:rPr>
                <m:t>,</m:t>
              </m:r>
              <m:r>
                <m:t>1</m:t>
              </m:r>
              <m:r>
                <m:rPr>
                  <m:sty m:val="p"/>
                </m:rPr>
                <m:t>)</m:t>
              </m:r>
              <m:r>
                <m:rPr>
                  <m:sty m:val="p"/>
                </m:rPr>
                <m:t>,</m:t>
              </m:r>
              <m:r>
                <m:t>&amp;</m:t>
              </m:r>
              <m:r>
                <m:t>&amp;</m:t>
              </m:r>
              <m:r>
                <m:rPr>
                  <m:nor/>
                  <m:sty m:val="p"/>
                </m:rPr>
                <m:t>(add)</m:t>
              </m:r>
            </m:e>
          </m:eqArr>
        </m:oMath>
      </m:oMathPara>
    </w:p>
    <w:p>
      <w:pPr>
        <w:pStyle w:val="FirstParagraph"/>
      </w:pPr>
      <w:ins w:id="8943" w:author="PR Preview" w:date="2026-01-01T00:00:00Z">
        <w:r>
          <w:t xml:space="preserve">and as</w:t>
        </w:r>
      </w:ins>
      <w:ins w:id="8944" w:author="PR Preview" w:date="2026-01-01T00:00:00Z">
        <w:r>
          <w:t xml:space="preserve"> </w:t>
        </w:r>
      </w:ins>
      <m:oMath>
        <m:r>
          <m:t>c</m:t>
        </m:r>
      </m:oMath>
      <w:ins w:id="8945" w:author="PR Preview" w:date="2026-01-01T00:00:00Z">
        <w:r>
          <w:t xml:space="preserve"> </w:t>
        </w:r>
      </w:ins>
      <w:ins w:id="8946" w:author="PR Preview" w:date="2026-01-01T00:00:00Z">
        <w:r>
          <w:t xml:space="preserve">ranges over</w:t>
        </w:r>
      </w:ins>
      <w:ins w:id="8947" w:author="PR Preview" w:date="2026-01-01T00:00:00Z">
        <w:r>
          <w:t xml:space="preserve"> </w:t>
        </w:r>
      </w:ins>
      <m:oMath>
        <m:r>
          <m:rPr>
            <m:scr m:val="double-struck"/>
            <m:sty m:val="p"/>
          </m:rPr>
          <m:t>R</m:t>
        </m:r>
      </m:oMath>
      <w:ins w:id="8948" w:author="PR Preview" w:date="2026-01-01T00:00:00Z">
        <w:r>
          <w:t xml:space="preserve">,</w:t>
        </w:r>
      </w:ins>
      <w:ins w:id="8949" w:author="PR Preview" w:date="2026-01-01T00:00:00Z">
        <w:r>
          <w:t xml:space="preserve"> </w:t>
        </w:r>
      </w:ins>
      <m:oMath>
        <m:r>
          <m:rPr>
            <m:sty m:val="p"/>
          </m:rPr>
          <m:t>(</m:t>
        </m:r>
        <m:r>
          <m:t>c</m:t>
        </m:r>
        <m:r>
          <m:rPr>
            <m:sty m:val="p"/>
          </m:rPr>
          <m:t>,</m:t>
        </m:r>
        <m:r>
          <m:t>1</m:t>
        </m:r>
        <m:r>
          <m:rPr>
            <m:sty m:val="p"/>
          </m:rPr>
          <m:t>)</m:t>
        </m:r>
      </m:oMath>
      <w:ins w:id="8950" w:author="PR Preview" w:date="2026-01-01T00:00:00Z">
        <w:r>
          <w:t xml:space="preserve"> </w:t>
        </w:r>
      </w:ins>
      <w:ins w:id="8951" w:author="PR Preview" w:date="2026-01-01T00:00:00Z">
        <w:r>
          <w:t xml:space="preserve">ranges over all of</w:t>
        </w:r>
      </w:ins>
      <w:ins w:id="8952" w:author="PR Preview" w:date="2026-01-01T00:00:00Z">
        <w:r>
          <w:t xml:space="preserve"> </w:t>
        </w:r>
      </w:ins>
      <m:oMath>
        <m:r>
          <m:rPr>
            <m:scr m:val="script"/>
            <m:sty m:val="p"/>
          </m:rPr>
          <m:t>T</m:t>
        </m:r>
      </m:oMath>
      <w:ins w:id="8953" w:author="PR Preview" w:date="2026-01-01T00:00:00Z">
        <w:r>
          <w:t xml:space="preserve">.</w:t>
        </w:r>
      </w:ins>
      <w:ins w:id="8954" w:author="PR Preview" w:date="2026-01-01T00:00:00Z">
        <w:r>
          <w:t xml:space="preserve"> </w:t>
        </w:r>
      </w:ins>
      <w:ins w:id="8955" w:author="PR Preview" w:date="2026-01-01T00:00:00Z">
        <w:r>
          <w:t xml:space="preserve">Every subspace</w:t>
        </w:r>
      </w:ins>
      <w:ins w:id="8956" w:author="PR Preview" w:date="2026-01-01T00:00:00Z">
        <w:r>
          <w:t xml:space="preserve"> </w:t>
        </w:r>
      </w:ins>
      <m:oMath>
        <m:r>
          <m:rPr>
            <m:scr m:val="script"/>
            <m:sty m:val="p"/>
          </m:rPr>
          <m:t>S</m:t>
        </m:r>
      </m:oMath>
      <w:ins w:id="8957" w:author="PR Preview" w:date="2026-01-01T00:00:00Z">
        <w:r>
          <w:t xml:space="preserve"> </w:t>
        </w:r>
      </w:ins>
      <w:ins w:id="8958" w:author="PR Preview" w:date="2026-01-01T00:00:00Z">
        <w:r>
          <w:t xml:space="preserve">is also an affine subspace, with</w:t>
        </w:r>
      </w:ins>
      <w:ins w:id="8959" w:author="PR Preview" w:date="2026-01-01T00:00:00Z">
        <w:r>
          <w:t xml:space="preserve"> </w:t>
        </w:r>
      </w:ins>
      <w:ins w:id="8960" w:author="PR Preview" w:date="2026-01-01T00:00:00Z">
        <w:r>
          <w:t xml:space="preserve">$\mathord{\smash[b]{\underset{\raise.3ex\hbox{$\scriptstyle\sim$}}{x}}\vphantom{x}}_0 = \mathord{\smash[b]{\underset{\raise.3ex\hbox{$\scriptstyle\sim$}}{0}}\vphantom{0}}$</w:t>
        </w:r>
      </w:ins>
      <w:ins w:id="8961" w:author="PR Preview" w:date="2026-01-01T00:00:00Z">
        <w:r>
          <w:t xml:space="preserve">.</w:t>
        </w:r>
      </w:ins>
    </w:p>
    <w:bookmarkEnd w:id="277"/>
    <w:bookmarkStart w:id="278" w:name="thm-hyperplane-subspace"/>
    <w:p>
      <w:pPr>
        <w:pStyle w:val="BodyText"/>
      </w:pPr>
      <w:ins w:id="8962" w:author="PR Preview" w:date="2026-01-01T00:00:00Z">
        <w:r>
          <w:rPr>
            <w:b/>
            <w:bCs/>
          </w:rPr>
          <w:t xml:space="preserve">Theorem 42 (A hyperplane is a translated subspace of dimension</w:t>
        </w:r>
      </w:ins>
      <w:ins w:id="8963" w:author="PR Preview" w:date="2026-01-01T00:00:00Z">
        <w:r>
          <w:rPr>
            <w:b/>
            <w:bCs/>
          </w:rPr>
          <w:t xml:space="preserve"> </w:t>
        </w:r>
      </w:ins>
      <m:oMath>
        <m:r>
          <m:t>p</m:t>
        </m:r>
        <m:r>
          <m:rPr>
            <m:sty m:val="p"/>
          </m:rPr>
          <m:t>−</m:t>
        </m:r>
        <m:r>
          <m:t>1</m:t>
        </m:r>
      </m:oMath>
      <w:ins w:id="8964" w:author="PR Preview" w:date="2026-01-01T00:00:00Z">
        <w:r>
          <w:rPr>
            <w:b/>
            <w:bCs/>
          </w:rPr>
          <w:t xml:space="preserve">)</w:t>
        </w:r>
      </w:ins>
      <w:ins w:id="8965" w:author="PR Preview" w:date="2026-01-01T00:00:00Z">
        <w:r>
          <w:t xml:space="preserve"> </w:t>
        </w:r>
      </w:ins>
      <w:ins w:id="8966" w:author="PR Preview" w:date="2026-01-01T00:00:00Z">
        <w:r>
          <w:t xml:space="preserve">Let</w:t>
        </w:r>
      </w:ins>
      <w:ins w:id="8967" w:author="PR Preview" w:date="2026-01-01T00:00:00Z">
        <w:r>
          <w:t xml:space="preserve"> </w:t>
        </w:r>
      </w:ins>
      <w:ins w:id="8968" w:author="PR Preview" w:date="2026-01-01T00:00:00Z">
        <w:r>
          <w:t xml:space="preserve">$\mathord{\smash[b]{\underset{\raise.3ex\hbox{$\scriptstyle\sim$}}{w}}\vphantom{w}} \in \mathbb{R}^p$</w:t>
        </w:r>
      </w:ins>
      <w:ins w:id="8969" w:author="PR Preview" w:date="2026-01-01T00:00:00Z">
        <w:r>
          <w:t xml:space="preserve"> </w:t>
        </w:r>
      </w:ins>
      <w:ins w:id="8970" w:author="PR Preview" w:date="2026-01-01T00:00:00Z">
        <w:r>
          <w:t xml:space="preserve">be nonzero, let</w:t>
        </w:r>
      </w:ins>
      <w:ins w:id="8971" w:author="PR Preview" w:date="2026-01-01T00:00:00Z">
        <w:r>
          <w:t xml:space="preserve"> </w:t>
        </w:r>
      </w:ins>
      <m:oMath>
        <m:r>
          <m:t>b</m:t>
        </m:r>
        <m:r>
          <m:rPr>
            <m:sty m:val="p"/>
          </m:rPr>
          <m:t>∈</m:t>
        </m:r>
        <m:r>
          <m:rPr>
            <m:scr m:val="double-struck"/>
            <m:sty m:val="p"/>
          </m:rPr>
          <m:t>R</m:t>
        </m:r>
      </m:oMath>
      <w:ins w:id="8972" w:author="PR Preview" w:date="2026-01-01T00:00:00Z">
        <w:r>
          <w:t xml:space="preserve">,</w:t>
        </w:r>
      </w:ins>
      <w:ins w:id="8973" w:author="PR Preview" w:date="2026-01-01T00:00:00Z">
        <w:r>
          <w:t xml:space="preserve"> </w:t>
        </w:r>
      </w:ins>
      <w:ins w:id="8974" w:author="PR Preview" w:date="2026-01-01T00:00:00Z">
        <w:r>
          <w:t xml:space="preserve">let</w:t>
        </w:r>
      </w:ins>
      <w:ins w:id="8975" w:author="PR Preview" w:date="2026-01-01T00:00:00Z">
        <w:r>
          <w:t xml:space="preserve"> </w:t>
        </w:r>
      </w:ins>
      <w:ins w:id="8976" w:author="PR Preview" w:date="2026-01-01T00:00:00Z">
        <w:r>
          <w:t xml:space="preserve">$\mathcal{H} = \mathopen{}\left\{\mathord{\smash[b]{\underset{\raise.3ex\hbox{$\scriptstyle\sim$}}{x}}\vphantom{x}}\in \mathbb{R}^p : \mathord{\smash[b]{\underset{\raise.3ex\hbox{$\scriptstyle\sim$}}{w}}\vphantom{w}}^{\top} \mathord{\smash[b]{\underset{\raise.3ex\hbox{$\scriptstyle\sim$}}{x}}\vphantom{x}}+ b = 0\right\}\mathclose{}$</w:t>
        </w:r>
      </w:ins>
      <w:ins w:id="8977" w:author="PR Preview" w:date="2026-01-01T00:00:00Z">
        <w:r>
          <w:t xml:space="preserve"> </w:t>
        </w:r>
      </w:ins>
      <w:ins w:id="8978" w:author="PR Preview" w:date="2026-01-01T00:00:00Z">
        <w:r>
          <w:t xml:space="preserve">be the hyperplane</w:t>
        </w:r>
      </w:ins>
      <w:ins w:id="8979" w:author="PR Preview" w:date="2026-01-01T00:00:00Z">
        <w:r>
          <w:t xml:space="preserve"> </w:t>
        </w:r>
      </w:ins>
      <w:ins w:id="8980" w:author="PR Preview" w:date="2026-01-01T00:00:00Z">
        <w:r>
          <w:t xml:space="preserve">with normal vector</w:t>
        </w:r>
      </w:ins>
      <w:ins w:id="8981" w:author="PR Preview" w:date="2026-01-01T00:00:00Z">
        <w:r>
          <w:t xml:space="preserve"> </w:t>
        </w:r>
      </w:ins>
      <w:ins w:id="8982" w:author="PR Preview" w:date="2026-01-01T00:00:00Z">
        <w:r>
          <w:t xml:space="preserve">$\mathord{\smash[b]{\underset{\raise.3ex\hbox{$\scriptstyle\sim$}}{w}}\vphantom{w}}$</w:t>
        </w:r>
      </w:ins>
      <w:ins w:id="8983" w:author="PR Preview" w:date="2026-01-01T00:00:00Z">
        <w:r>
          <w:t xml:space="preserve"> </w:t>
        </w:r>
      </w:ins>
      <w:ins w:id="8984" w:author="PR Preview" w:date="2026-01-01T00:00:00Z">
        <w:r>
          <w:t xml:space="preserve">and offset</w:t>
        </w:r>
      </w:ins>
      <w:ins w:id="8985" w:author="PR Preview" w:date="2026-01-01T00:00:00Z">
        <w:r>
          <w:t xml:space="preserve"> </w:t>
        </w:r>
      </w:ins>
      <m:oMath>
        <m:r>
          <m:t>b</m:t>
        </m:r>
      </m:oMath>
      <w:ins w:id="8986" w:author="PR Preview" w:date="2026-01-01T00:00:00Z">
        <w:r>
          <w:t xml:space="preserve"> </w:t>
        </w:r>
      </w:ins>
      <w:ins w:id="8987" w:author="PR Preview" w:date="2026-01-01T00:00:00Z">
        <w:r>
          <w:t xml:space="preserve">(</w:t>
        </w:r>
      </w:ins>
      <w:hyperlink w:anchor="def-hyperplane">
        <w:ins w:id="8988" w:author="PR Preview" w:date="2026-01-01T00:00:00Z">
          <w:r>
            <w:rPr>
              <w:rStyle w:val="Hyperlink"/>
            </w:rPr>
            <w:t xml:space="preserve">Definition 41</w:t>
          </w:r>
        </w:ins>
      </w:hyperlink>
      <w:ins w:id="8989" w:author="PR Preview" w:date="2026-01-01T00:00:00Z">
        <w:r>
          <w:t xml:space="preserve">),</w:t>
        </w:r>
      </w:ins>
      <w:ins w:id="8990" w:author="PR Preview" w:date="2026-01-01T00:00:00Z">
        <w:r>
          <w:t xml:space="preserve"> </w:t>
        </w:r>
      </w:ins>
      <w:ins w:id="8991" w:author="PR Preview" w:date="2026-01-01T00:00:00Z">
        <w:r>
          <w:t xml:space="preserve">and let</w:t>
        </w:r>
      </w:ins>
      <w:ins w:id="8992" w:author="PR Preview" w:date="2026-01-01T00:00:00Z">
        <w:r>
          <w:t xml:space="preserve"> </w:t>
        </w:r>
      </w:ins>
      <w:ins w:id="8993" w:author="PR Preview" w:date="2026-01-01T00:00:00Z">
        <w:r>
          <w:t xml:space="preserve">$\mathcal{H}_0 = \mathopen{}\left\{\mathord{\smash[b]{\underset{\raise.3ex\hbox{$\scriptstyle\sim$}}{x}}\vphantom{x}}\in \mathbb{R}^p : \mathord{\smash[b]{\underset{\raise.3ex\hbox{$\scriptstyle\sim$}}{w}}\vphantom{w}}^{\top} \mathord{\smash[b]{\underset{\raise.3ex\hbox{$\scriptstyle\sim$}}{x}}\vphantom{x}}= 0\right\}\mathclose{}$</w:t>
        </w:r>
      </w:ins>
      <w:ins w:id="8994" w:author="PR Preview" w:date="2026-01-01T00:00:00Z">
        <w:r>
          <w:t xml:space="preserve"> </w:t>
        </w:r>
      </w:ins>
      <w:ins w:id="8995" w:author="PR Preview" w:date="2026-01-01T00:00:00Z">
        <w:r>
          <w:t xml:space="preserve">be the hyperplane with the same normal vector and offset</w:t>
        </w:r>
      </w:ins>
      <w:ins w:id="8996" w:author="PR Preview" w:date="2026-01-01T00:00:00Z">
        <w:r>
          <w:t xml:space="preserve"> </w:t>
        </w:r>
      </w:ins>
      <m:oMath>
        <m:r>
          <m:t>0</m:t>
        </m:r>
      </m:oMath>
      <w:ins w:id="8997" w:author="PR Preview" w:date="2026-01-01T00:00:00Z">
        <w:r>
          <w:t xml:space="preserve">.</w:t>
        </w:r>
      </w:ins>
    </w:p>
    <w:p>
      <w:pPr>
        <w:pStyle w:val="Compact"/>
        <w:numPr>
          <w:ilvl w:val="0"/>
          <w:numId w:val="1028"/>
        </w:numPr>
      </w:pPr>
      <m:oMath>
        <m:sSub>
          <m:e>
            <m:r>
              <m:rPr>
                <m:scr m:val="script"/>
                <m:sty m:val="p"/>
              </m:rPr>
              <m:t>H</m:t>
            </m:r>
          </m:e>
          <m:sub>
            <m:r>
              <m:t>0</m:t>
            </m:r>
          </m:sub>
        </m:sSub>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 of dimension</w:t>
      </w:r>
      <w:r>
        <w:t xml:space="preserve"> </w:t>
      </w:r>
      <m:oMath>
        <m:r>
          <m:t>p</m:t>
        </m:r>
        <m:r>
          <m:rPr>
            <m:sty m:val="p"/>
          </m:rPr>
          <m:t>−</m:t>
        </m:r>
        <m:r>
          <m:t>1</m:t>
        </m:r>
      </m:oMath>
      <w:r>
        <w:t xml:space="preserve"> </w:t>
      </w:r>
      <w:r>
        <w:t xml:space="preserve">(</w:t>
      </w:r>
      <w:hyperlink w:anchor="def-dimension">
        <w:r>
          <w:rPr>
            <w:rStyle w:val="Hyperlink"/>
          </w:rPr>
          <w:t xml:space="preserve">Definition 51</w:t>
        </w:r>
      </w:hyperlink>
      <w:r>
        <w:t xml:space="preserve">).</w:t>
      </w:r>
    </w:p>
    <w:p>
      <w:pPr>
        <w:pStyle w:val="Compact"/>
        <w:numPr>
          <w:ilvl w:val="0"/>
          <w:numId w:val="1028"/>
        </w:numPr>
      </w:pPr>
      <m:oMath>
        <m:r>
          <m:rPr>
            <m:scr m:val="script"/>
            <m:sty m:val="p"/>
          </m:rPr>
          <m:t>H</m:t>
        </m:r>
      </m:oMath>
      <w:del w:id="8998" w:author="PR Preview" w:date="2026-01-01T00:00:00Z">
        <w:r>
          <w:delText xml:space="preserve"> </w:delText>
        </w:r>
      </w:del>
      <w:del w:id="8999" w:author="PR Preview" w:date="2026-01-01T00:00:00Z">
        <w:r>
          <w:delText xml:space="preserve">is not empty, and for any</w:delText>
        </w:r>
      </w:del>
      <w:del w:id="9000"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001" w:author="PR Preview" w:date="2026-01-01T00:00:00Z">
        <w:r>
          <w:delText xml:space="preserve">,</w:delText>
        </w:r>
      </w:del>
      <w:del w:id="9002"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del w:id="9003" w:author="PR Preview" w:date="2026-01-01T00:00:00Z">
        <w:r>
          <w:delText xml:space="preserve">,</w:delText>
        </w:r>
      </w:del>
      <w:del w:id="9004" w:author="PR Preview" w:date="2026-01-01T00:00:00Z">
        <w:r>
          <w:delText xml:space="preserve"> </w:delText>
        </w:r>
      </w:del>
      <w:del w:id="9005" w:author="PR Preview" w:date="2026-01-01T00:00:00Z">
        <w:r>
          <w:delText xml:space="preserve">so</w:delText>
        </w:r>
      </w:del>
      <w:del w:id="9006" w:author="PR Preview" w:date="2026-01-01T00:00:00Z">
        <w:r>
          <w:delText xml:space="preserve"> </w:delText>
        </w:r>
      </w:del>
      <m:oMath>
        <m:r>
          <m:rPr>
            <m:scr m:val="script"/>
            <m:sty m:val="p"/>
          </m:rPr>
          <m:t>H</m:t>
        </m:r>
      </m:oMath>
      <w:del w:id="9007" w:author="PR Preview" w:date="2026-01-01T00:00:00Z">
        <w:r>
          <w:delText xml:space="preserve"> </w:delText>
        </w:r>
      </w:del>
      <w:del w:id="9008" w:author="PR Preview" w:date="2026-01-01T00:00:00Z">
        <w:r>
          <w:delText xml:space="preserve">is an affine subspace (</w:delText>
        </w:r>
      </w:del>
      <w:hyperlink w:anchor="def-affine-subspace">
        <w:del w:id="9009" w:author="PR Preview" w:date="2026-01-01T00:00:00Z">
          <w:r>
            <w:rPr>
              <w:rStyle w:val="Hyperlink"/>
            </w:rPr>
            <w:delText xml:space="preserve">Definition 59</w:delText>
          </w:r>
        </w:del>
      </w:hyperlink>
      <w:del w:id="9010" w:author="PR Preview" w:date="2026-01-01T00:00:00Z">
        <w:r>
          <w:delText xml:space="preserve">).</w:delText>
        </w:r>
      </w:del>
    </w:p>
    <w:p>
      <w:pPr>
        <w:pStyle w:val="Compact"/>
        <w:numPr>
          <w:ilvl w:val="0"/>
          <w:numId w:val="1028"/>
        </w:numPr>
      </w:pPr>
      <w:del w:id="9011" w:author="PR Preview" w:date="2026-01-01T00:00:00Z">
        <w:r>
          <w:delText xml:space="preserve">For any</w:delText>
        </w:r>
      </w:del>
      <w:del w:id="901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9013" w:author="PR Preview" w:date="2026-01-01T00:00:00Z">
        <w:r>
          <w:delText xml:space="preserve">,</w:delText>
        </w:r>
      </w:del>
      <w:del w:id="9014" w:author="PR Preview" w:date="2026-01-01T00:00:00Z">
        <w:r>
          <w:delText xml:space="preserve"> </w:delText>
        </w:r>
      </w:del>
      <w:del w:id="9015" w:author="PR Preview" w:date="2026-01-01T00:00:00Z">
        <w:r>
          <w:delText xml:space="preserve">the normal vector is orthogonal to their difference:</w:delText>
        </w:r>
      </w:del>
      <w:del w:id="9016" w:author="PR Preview" w:date="2026-01-01T00:00:00Z">
        <w:r>
          <w:delText xml:space="preserve"> </w:delText>
        </w:r>
      </w:del>
      <m:oMath>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oMath>
      <w:del w:id="9017" w:author="PR Preview" w:date="2026-01-01T00:00:00Z">
        <w:r>
          <w:delText xml:space="preserve"> </w:delText>
        </w:r>
      </w:del>
      <w:del w:id="9018" w:author="PR Preview" w:date="2026-01-01T00:00:00Z">
        <w:r>
          <w:delText xml:space="preserve">(</w:delText>
        </w:r>
      </w:del>
      <w:hyperlink w:anchor="def-orthogonal-vectors">
        <w:del w:id="9019" w:author="PR Preview" w:date="2026-01-01T00:00:00Z">
          <w:r>
            <w:rPr>
              <w:rStyle w:val="Hyperlink"/>
            </w:rPr>
            <w:delText xml:space="preserve">Definition 15</w:delText>
          </w:r>
        </w:del>
      </w:hyperlink>
      <w:del w:id="9020" w:author="PR Preview" w:date="2026-01-01T00:00:00Z">
        <w:r>
          <w:delText xml:space="preserve">).</w:delText>
        </w:r>
      </w:del>
    </w:p>
    <w:p>
      <w:pPr>
        <w:pStyle w:val="FirstParagraph"/>
      </w:pPr>
      <w:del w:id="9021" w:author="PR Preview" w:date="2026-01-01T00:00:00Z">
        <w:r>
          <w:rPr>
            <w:i/>
            <w:iCs/>
          </w:rPr>
          <w:delText xml:space="preserve">Proof</w:delText>
        </w:r>
      </w:del>
      <w:del w:id="9022" w:author="PR Preview" w:date="2026-01-01T00:00:00Z">
        <w:r>
          <w:delText xml:space="preserve">. </w:delText>
        </w:r>
      </w:del>
      <w:del w:id="9023" w:author="PR Preview" w:date="2026-01-01T00:00:00Z">
        <w:r>
          <w:delText xml:space="preserve">Here</w:delText>
        </w:r>
      </w:del>
      <w:del w:id="9024" w:author="PR Preview" w:date="2026-01-01T00:00:00Z">
        <w:r>
          <w:delText xml:space="preserve"> </w:delText>
        </w:r>
      </w:del>
      <m:oMath>
        <m:sSup>
          <m:e>
            <m:limLow>
              <m:e>
                <m:r>
                  <m:t>w</m:t>
                </m:r>
              </m:e>
              <m:lim>
                <m:r>
                  <m:rPr>
                    <m:sty m:val="p"/>
                  </m:rPr>
                  <m:t>∼</m:t>
                </m:r>
              </m:lim>
            </m:limLow>
          </m:e>
          <m:sup>
            <m:r>
              <m:rPr>
                <m:sty m:val="p"/>
              </m:rPr>
              <m:t>⊤</m:t>
            </m:r>
          </m:sup>
        </m:sSup>
      </m:oMath>
      <w:del w:id="9025" w:author="PR Preview" w:date="2026-01-01T00:00:00Z">
        <w:r>
          <w:delText xml:space="preserve"> </w:delText>
        </w:r>
      </w:del>
      <w:del w:id="9026" w:author="PR Preview" w:date="2026-01-01T00:00:00Z">
        <w:r>
          <w:delText xml:space="preserve">is a</w:delText>
        </w:r>
      </w:del>
      <w:del w:id="9027" w:author="PR Preview" w:date="2026-01-01T00:00:00Z">
        <w:r>
          <w:delText xml:space="preserve"> </w:delText>
        </w:r>
      </w:del>
      <m:oMath>
        <m:r>
          <m:t>1</m:t>
        </m:r>
        <m:r>
          <m:rPr>
            <m:sty m:val="p"/>
          </m:rPr>
          <m:t>×</m:t>
        </m:r>
        <m:r>
          <m:t>p</m:t>
        </m:r>
      </m:oMath>
      <w:del w:id="9028" w:author="PR Preview" w:date="2026-01-01T00:00:00Z">
        <w:r>
          <w:delText xml:space="preserve"> </w:delText>
        </w:r>
      </w:del>
      <w:del w:id="9029" w:author="PR Preview" w:date="2026-01-01T00:00:00Z">
        <w:r>
          <w:delText xml:space="preserve">matrix, and</w:delText>
        </w:r>
      </w:del>
      <w:del w:id="9030" w:author="PR Preview" w:date="2026-01-01T00:00:00Z">
        <w:r>
          <w:delText xml:space="preserve"> </w:delText>
        </w:r>
      </w:del>
      <m:oMath>
        <m:sSup>
          <m:e>
            <m:limLow>
              <m:e>
                <m:r>
                  <m:t>w</m:t>
                </m:r>
              </m:e>
              <m:lim>
                <m:r>
                  <m:rPr>
                    <m:sty m:val="p"/>
                  </m:rPr>
                  <m:t>∼</m:t>
                </m:r>
              </m:lim>
            </m:limLow>
          </m:e>
          <m:sup>
            <m:r>
              <m:rPr>
                <m:sty m:val="p"/>
              </m:rPr>
              <m:t>⊤</m:t>
            </m:r>
          </m:sup>
        </m:sSup>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oMath>
      <w:del w:id="9031" w:author="PR Preview" w:date="2026-01-01T00:00:00Z">
        <w:r>
          <w:delText xml:space="preserve"> </w:delText>
        </w:r>
      </w:del>
      <w:del w:id="9032" w:author="PR Preview" w:date="2026-01-01T00:00:00Z">
        <w:r>
          <w:delText xml:space="preserve">(</w:delText>
        </w:r>
      </w:del>
      <w:hyperlink w:anchor="exm-dot-product-matmul">
        <w:del w:id="9033" w:author="PR Preview" w:date="2026-01-01T00:00:00Z">
          <w:r>
            <w:rPr>
              <w:rStyle w:val="Hyperlink"/>
            </w:rPr>
            <w:delText xml:space="preserve">Example 20</w:delText>
          </w:r>
        </w:del>
      </w:hyperlink>
      <w:del w:id="9034" w:author="PR Preview" w:date="2026-01-01T00:00:00Z">
        <w:r>
          <w:delText xml:space="preserve">).</w:delText>
        </w:r>
      </w:del>
    </w:p>
    <w:p>
      <w:pPr>
        <w:pStyle w:val="BodyText"/>
      </w:pPr>
      <w:del w:id="9035" w:author="PR Preview" w:date="2026-01-01T00:00:00Z">
        <w:r>
          <w:rPr>
            <w:b/>
            <w:bCs/>
          </w:rPr>
          <w:delText xml:space="preserve">Part 1.</w:delText>
        </w:r>
      </w:del>
      <w:del w:id="9036" w:author="PR Preview" w:date="2026-01-01T00:00:00Z">
        <w:r>
          <w:delText xml:space="preserve"> </w:delText>
        </w:r>
      </w:del>
      <m:oMath>
        <m:sSub>
          <m:e>
            <m:r>
              <m:rPr>
                <m:scr m:val="script"/>
                <m:sty m:val="p"/>
              </m:rPr>
              <m:t>H</m:t>
            </m:r>
          </m:e>
          <m:sub>
            <m:r>
              <m:t>0</m:t>
            </m:r>
          </m:sub>
        </m:sSub>
      </m:oMath>
      <w:del w:id="9037" w:author="PR Preview" w:date="2026-01-01T00:00:00Z">
        <w:r>
          <w:delText xml:space="preserve"> </w:delText>
        </w:r>
      </w:del>
      <w:del w:id="9038" w:author="PR Preview" w:date="2026-01-01T00:00:00Z">
        <w:r>
          <w:delText xml:space="preserve">is the null space</w:delText>
        </w:r>
      </w:del>
      <w:del w:id="9039" w:author="PR Preview" w:date="2026-01-01T00:00:00Z">
        <w:r>
          <w:delText xml:space="preserve"> </w:delText>
        </w:r>
      </w:del>
      <m:oMath>
        <m:r>
          <m:rPr>
            <m:scr m:val="script"/>
            <m:sty m:val="p"/>
          </m:rPr>
          <m:t>N</m:t>
        </m:r>
        <m:r>
          <m:rPr>
            <m:sty m:val="p"/>
          </m:rPr>
          <m:t>(</m:t>
        </m:r>
        <m:sSup>
          <m:e>
            <m:limLow>
              <m:e>
                <m:r>
                  <m:t>w</m:t>
                </m:r>
              </m:e>
              <m:lim>
                <m:r>
                  <m:rPr>
                    <m:sty m:val="p"/>
                  </m:rPr>
                  <m:t>∼</m:t>
                </m:r>
              </m:lim>
            </m:limLow>
          </m:e>
          <m:sup>
            <m:r>
              <m:rPr>
                <m:sty m:val="p"/>
              </m:rPr>
              <m:t>⊤</m:t>
            </m:r>
          </m:sup>
        </m:sSup>
        <m:r>
          <m:rPr>
            <m:sty m:val="p"/>
          </m:rPr>
          <m:t>)</m:t>
        </m:r>
      </m:oMath>
      <w:del w:id="9040" w:author="PR Preview" w:date="2026-01-01T00:00:00Z">
        <w:r>
          <w:delText xml:space="preserve"> </w:delText>
        </w:r>
      </w:del>
      <w:del w:id="9041" w:author="PR Preview" w:date="2026-01-01T00:00:00Z">
        <w:r>
          <w:delText xml:space="preserve">(</w:delText>
        </w:r>
      </w:del>
      <w:hyperlink w:anchor="def-null-space">
        <w:del w:id="9042" w:author="PR Preview" w:date="2026-01-01T00:00:00Z">
          <w:r>
            <w:rPr>
              <w:rStyle w:val="Hyperlink"/>
            </w:rPr>
            <w:delText xml:space="preserve">Definition 54</w:delText>
          </w:r>
        </w:del>
      </w:hyperlink>
      <w:del w:id="9043" w:author="PR Preview" w:date="2026-01-01T00:00:00Z">
        <w:r>
          <w:delText xml:space="preserve">),</w:delText>
        </w:r>
      </w:del>
      <w:del w:id="9044" w:author="PR Preview" w:date="2026-01-01T00:00:00Z">
        <w:r>
          <w:delText xml:space="preserve"> </w:delText>
        </w:r>
      </w:del>
      <w:del w:id="9045" w:author="PR Preview" w:date="2026-01-01T00:00:00Z">
        <w:r>
          <w:delText xml:space="preserve">so it is a subspace (</w:delText>
        </w:r>
      </w:del>
      <w:hyperlink w:anchor="thm-null-space-subspace">
        <w:del w:id="9046" w:author="PR Preview" w:date="2026-01-01T00:00:00Z">
          <w:r>
            <w:rPr>
              <w:rStyle w:val="Hyperlink"/>
            </w:rPr>
            <w:delText xml:space="preserve">Theorem 33</w:delText>
          </w:r>
        </w:del>
      </w:hyperlink>
      <w:del w:id="9047" w:author="PR Preview" w:date="2026-01-01T00:00:00Z">
        <w:r>
          <w:delText xml:space="preserve">).</w:delText>
        </w:r>
      </w:del>
      <w:del w:id="9048" w:author="PR Preview" w:date="2026-01-01T00:00:00Z">
        <w:r>
          <w:delText xml:space="preserve"> </w:delText>
        </w:r>
      </w:del>
      <w:del w:id="9049" w:author="PR Preview" w:date="2026-01-01T00:00:00Z">
        <w:r>
          <w:delText xml:space="preserve">The</w:delText>
        </w:r>
      </w:del>
      <w:del w:id="9050" w:author="PR Preview" w:date="2026-01-01T00:00:00Z">
        <w:r>
          <w:delText xml:space="preserve"> </w:delText>
        </w:r>
      </w:del>
      <m:oMath>
        <m:r>
          <m:t>p</m:t>
        </m:r>
      </m:oMath>
      <w:del w:id="9051" w:author="PR Preview" w:date="2026-01-01T00:00:00Z">
        <w:r>
          <w:delText xml:space="preserve"> </w:delText>
        </w:r>
      </w:del>
      <w:del w:id="9052" w:author="PR Preview" w:date="2026-01-01T00:00:00Z">
        <w:r>
          <w:delText xml:space="preserve">columns of</w:delText>
        </w:r>
      </w:del>
      <w:del w:id="9053" w:author="PR Preview" w:date="2026-01-01T00:00:00Z">
        <w:r>
          <w:delText xml:space="preserve"> </w:delText>
        </w:r>
      </w:del>
      <m:oMath>
        <m:sSup>
          <m:e>
            <m:limLow>
              <m:e>
                <m:r>
                  <m:t>w</m:t>
                </m:r>
              </m:e>
              <m:lim>
                <m:r>
                  <m:rPr>
                    <m:sty m:val="p"/>
                  </m:rPr>
                  <m:t>∼</m:t>
                </m:r>
              </m:lim>
            </m:limLow>
          </m:e>
          <m:sup>
            <m:r>
              <m:rPr>
                <m:sty m:val="p"/>
              </m:rPr>
              <m:t>⊤</m:t>
            </m:r>
          </m:sup>
        </m:sSup>
      </m:oMath>
      <w:del w:id="9054" w:author="PR Preview" w:date="2026-01-01T00:00:00Z">
        <w:r>
          <w:delText xml:space="preserve"> </w:delText>
        </w:r>
      </w:del>
      <w:del w:id="9055" w:author="PR Preview" w:date="2026-01-01T00:00:00Z">
        <w:r>
          <w:delText xml:space="preserve">are the numbers</w:delText>
        </w:r>
      </w:del>
      <w:del w:id="9056" w:author="PR Preview" w:date="2026-01-01T00:00:00Z">
        <w:r>
          <w:delText xml:space="preserve"> </w:delText>
        </w:r>
      </w:del>
      <m:oMath>
        <m:sSub>
          <m:e>
            <m:r>
              <m:t>w</m:t>
            </m:r>
          </m:e>
          <m:sub>
            <m:r>
              <m:t>1</m:t>
            </m:r>
          </m:sub>
        </m:sSub>
        <m:r>
          <m:rPr>
            <m:sty m:val="p"/>
          </m:rPr>
          <m:t>,</m:t>
        </m:r>
        <m:r>
          <m:rPr>
            <m:sty m:val="p"/>
          </m:rPr>
          <m:t>…</m:t>
        </m:r>
        <m:r>
          <m:rPr>
            <m:sty m:val="p"/>
          </m:rPr>
          <m:t>,</m:t>
        </m:r>
        <m:sSub>
          <m:e>
            <m:r>
              <m:t>w</m:t>
            </m:r>
          </m:e>
          <m:sub>
            <m:r>
              <m:t>p</m:t>
            </m:r>
          </m:sub>
        </m:sSub>
      </m:oMath>
      <w:del w:id="9057" w:author="PR Preview" w:date="2026-01-01T00:00:00Z">
        <w:r>
          <w:delText xml:space="preserve">.</w:delText>
        </w:r>
      </w:del>
      <w:del w:id="9058" w:author="PR Preview" w:date="2026-01-01T00:00:00Z">
        <w:r>
          <w:delText xml:space="preserve"> </w:delText>
        </w:r>
      </w:del>
      <w:del w:id="9059" w:author="PR Preview" w:date="2026-01-01T00:00:00Z">
        <w:r>
          <w:delText xml:space="preserve">Some</w:delText>
        </w:r>
      </w:del>
      <w:del w:id="9060" w:author="PR Preview" w:date="2026-01-01T00:00:00Z">
        <w:r>
          <w:delText xml:space="preserve"> </w:delText>
        </w:r>
      </w:del>
      <m:oMath>
        <m:sSub>
          <m:e>
            <m:r>
              <m:t>w</m:t>
            </m:r>
          </m:e>
          <m:sub>
            <m:r>
              <m:t>j</m:t>
            </m:r>
          </m:sub>
        </m:sSub>
        <m:r>
          <m:rPr>
            <m:sty m:val="p"/>
          </m:rPr>
          <m:t>≠</m:t>
        </m:r>
        <m:r>
          <m:t>0</m:t>
        </m:r>
      </m:oMath>
      <w:del w:id="9061" w:author="PR Preview" w:date="2026-01-01T00:00:00Z">
        <w:r>
          <w:delText xml:space="preserve">, because</w:delText>
        </w:r>
      </w:del>
      <w:del w:id="9062"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9063" w:author="PR Preview" w:date="2026-01-01T00:00:00Z">
        <w:r>
          <w:delText xml:space="preserve">,</w:delText>
        </w:r>
      </w:del>
      <w:del w:id="9064" w:author="PR Preview" w:date="2026-01-01T00:00:00Z">
        <w:r>
          <w:delText xml:space="preserve"> </w:delText>
        </w:r>
      </w:del>
      <w:del w:id="9065" w:author="PR Preview" w:date="2026-01-01T00:00:00Z">
        <w:r>
          <w:delText xml:space="preserve">and that column on its own is linearly independent (</w:delText>
        </w:r>
      </w:del>
      <m:oMath>
        <m:r>
          <m:t>c</m:t>
        </m:r>
        <m:r>
          <m:t> </m:t>
        </m:r>
        <m:sSub>
          <m:e>
            <m:r>
              <m:t>w</m:t>
            </m:r>
          </m:e>
          <m:sub>
            <m:r>
              <m:t>j</m:t>
            </m:r>
          </m:sub>
        </m:sSub>
        <m:r>
          <m:rPr>
            <m:sty m:val="p"/>
          </m:rPr>
          <m:t>=</m:t>
        </m:r>
        <m:r>
          <m:t>0</m:t>
        </m:r>
      </m:oMath>
      <w:del w:id="9066" w:author="PR Preview" w:date="2026-01-01T00:00:00Z">
        <w:r>
          <w:delText xml:space="preserve"> </w:delText>
        </w:r>
      </w:del>
      <w:del w:id="9067" w:author="PR Preview" w:date="2026-01-01T00:00:00Z">
        <w:r>
          <w:delText xml:space="preserve">forces</w:delText>
        </w:r>
      </w:del>
      <w:del w:id="9068" w:author="PR Preview" w:date="2026-01-01T00:00:00Z">
        <w:r>
          <w:delText xml:space="preserve"> </w:delText>
        </w:r>
      </w:del>
      <m:oMath>
        <m:r>
          <m:t>c</m:t>
        </m:r>
        <m:r>
          <m:rPr>
            <m:sty m:val="p"/>
          </m:rPr>
          <m:t>=</m:t>
        </m:r>
        <m:r>
          <m:t>0</m:t>
        </m:r>
      </m:oMath>
      <w:del w:id="9069" w:author="PR Preview" w:date="2026-01-01T00:00:00Z">
        <w:r>
          <w:delText xml:space="preserve">),</w:delText>
        </w:r>
      </w:del>
      <w:del w:id="9070" w:author="PR Preview" w:date="2026-01-01T00:00:00Z">
        <w:r>
          <w:delText xml:space="preserve"> </w:delText>
        </w:r>
      </w:del>
      <w:del w:id="9071" w:author="PR Preview" w:date="2026-01-01T00:00:00Z">
        <w:r>
          <w:delText xml:space="preserve">so</w:delText>
        </w:r>
      </w:del>
      <w:del w:id="9072" w:author="PR Preview" w:date="2026-01-01T00:00:00Z">
        <w:r>
          <w:delText xml:space="preserve"> </w:delText>
        </w:r>
      </w:del>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t>1</m:t>
        </m:r>
      </m:oMath>
      <w:del w:id="9073" w:author="PR Preview" w:date="2026-01-01T00:00:00Z">
        <w:r>
          <w:delText xml:space="preserve"> </w:delText>
        </w:r>
      </w:del>
      <w:del w:id="9074" w:author="PR Preview" w:date="2026-01-01T00:00:00Z">
        <w:r>
          <w:delText xml:space="preserve">(</w:delText>
        </w:r>
      </w:del>
      <w:hyperlink w:anchor="def-rank">
        <w:del w:id="9075" w:author="PR Preview" w:date="2026-01-01T00:00:00Z">
          <w:r>
            <w:rPr>
              <w:rStyle w:val="Hyperlink"/>
            </w:rPr>
            <w:delText xml:space="preserve">Definition 44</w:delText>
          </w:r>
        </w:del>
      </w:hyperlink>
      <w:del w:id="9076" w:author="PR Preview" w:date="2026-01-01T00:00:00Z">
        <w:r>
          <w:delText xml:space="preserve">);</w:delText>
        </w:r>
      </w:del>
      <w:del w:id="9077" w:author="PR Preview" w:date="2026-01-01T00:00:00Z">
        <w:r>
          <w:delText xml:space="preserve"> </w:delText>
        </w:r>
      </w:del>
      <w:del w:id="9078" w:author="PR Preview" w:date="2026-01-01T00:00:00Z">
        <w:r>
          <w:delText xml:space="preserve">and</w:delText>
        </w:r>
      </w:del>
      <w:del w:id="9079" w:author="PR Preview" w:date="2026-01-01T00:00:00Z">
        <w:r>
          <w:delText xml:space="preserve"> </w:delText>
        </w:r>
      </w:del>
      <m:oMath>
        <m:r>
          <m:rPr>
            <m:sty m:val="p"/>
          </m:rPr>
          <m:t>rank</m:t>
        </m:r>
        <m:r>
          <m:rPr>
            <m:sty m:val="p"/>
          </m:rPr>
          <m:t>(</m:t>
        </m:r>
        <m:sSup>
          <m:e>
            <m:limLow>
              <m:e>
                <m:r>
                  <m:t>w</m:t>
                </m:r>
              </m:e>
              <m:lim>
                <m:r>
                  <m:rPr>
                    <m:sty m:val="p"/>
                  </m:rPr>
                  <m:t>∼</m:t>
                </m:r>
              </m:lim>
            </m:limLow>
          </m:e>
          <m:sup>
            <m:r>
              <m:rPr>
                <m:sty m:val="p"/>
              </m:rPr>
              <m:t>⊤</m:t>
            </m:r>
          </m:sup>
        </m:sSup>
        <m:r>
          <m:rPr>
            <m:sty m:val="p"/>
          </m:rPr>
          <m:t>)</m:t>
        </m:r>
        <m:r>
          <m:rPr>
            <m:sty m:val="p"/>
          </m:rPr>
          <m:t>≤</m:t>
        </m:r>
        <m:r>
          <m:rPr>
            <m:sty m:val="p"/>
          </m:rPr>
          <m:t>min</m:t>
        </m:r>
        <m:r>
          <m:t>​</m:t>
        </m:r>
        <m:d>
          <m:dPr>
            <m:begChr m:val="{"/>
            <m:sepChr m:val=""/>
            <m:endChr m:val="}"/>
            <m:grow/>
          </m:dPr>
          <m:e>
            <m:r>
              <m:t>1</m:t>
            </m:r>
            <m:r>
              <m:rPr>
                <m:sty m:val="p"/>
              </m:rPr>
              <m:t>,</m:t>
            </m:r>
            <m:r>
              <m:t>p</m:t>
            </m:r>
          </m:e>
        </m:d>
        <m:r>
          <m:t>​</m:t>
        </m:r>
        <m:r>
          <m:rPr>
            <m:sty m:val="p"/>
          </m:rPr>
          <m:t>=</m:t>
        </m:r>
        <m:r>
          <m:t>1</m:t>
        </m:r>
      </m:oMath>
      <w:del w:id="9080" w:author="PR Preview" w:date="2026-01-01T00:00:00Z">
        <w:r>
          <w:delText xml:space="preserve"> </w:delText>
        </w:r>
      </w:del>
      <w:del w:id="9081" w:author="PR Preview" w:date="2026-01-01T00:00:00Z">
        <w:r>
          <w:delText xml:space="preserve">(</w:delText>
        </w:r>
      </w:del>
      <w:hyperlink w:anchor="cor-rank-bound">
        <w:del w:id="9082" w:author="PR Preview" w:date="2026-01-01T00:00:00Z">
          <w:r>
            <w:rPr>
              <w:rStyle w:val="Hyperlink"/>
            </w:rPr>
            <w:delText xml:space="preserve">Corollary 3</w:delText>
          </w:r>
        </w:del>
      </w:hyperlink>
      <w:del w:id="9083" w:author="PR Preview" w:date="2026-01-01T00:00:00Z">
        <w:r>
          <w:delText xml:space="preserve">).</w:delText>
        </w:r>
      </w:del>
      <w:del w:id="9084" w:author="PR Preview" w:date="2026-01-01T00:00:00Z">
        <w:r>
          <w:delText xml:space="preserve"> </w:delText>
        </w:r>
      </w:del>
      <w:del w:id="9085" w:author="PR Preview" w:date="2026-01-01T00:00:00Z">
        <w:r>
          <w:delText xml:space="preserve">So</w:delText>
        </w:r>
      </w:del>
    </w:p>
    <w:p>
      <w:pPr>
        <w:pStyle w:val="BodyText"/>
      </w:pPr>
      <m:oMathPara>
        <m:oMathParaPr>
          <m:jc m:val="center"/>
        </m:oMathParaPr>
        <m:oMath>
          <m:eqArr>
            <m:e>
              <m:r>
                <m:rPr>
                  <m:sty m:val="p"/>
                </m:rPr>
                <m:t>dim</m:t>
              </m:r>
              <m:r>
                <m:rPr>
                  <m:sty m:val="p"/>
                </m:rPr>
                <m:t>(</m:t>
              </m:r>
              <m:sSub>
                <m:e>
                  <m:r>
                    <m:rPr>
                      <m:scr m:val="script"/>
                      <m:sty m:val="p"/>
                    </m:rPr>
                    <m:t>H</m:t>
                  </m:r>
                </m:e>
                <m:sub>
                  <m:r>
                    <m:t>0</m:t>
                  </m:r>
                </m:sub>
              </m:sSub>
              <m:r>
                <m:rPr>
                  <m:sty m:val="p"/>
                </m:rPr>
                <m:t>)</m:t>
              </m:r>
              <m:r>
                <m:t>&amp;</m:t>
              </m:r>
              <m:r>
                <m:rPr>
                  <m:sty m:val="p"/>
                </m:rPr>
                <m:t>=</m:t>
              </m:r>
              <m:r>
                <m:rPr>
                  <m:sty m:val="p"/>
                </m:rPr>
                <m:t>nullity</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limLow>
                    <m:e>
                      <m:r>
                        <m:t>w</m:t>
                      </m:r>
                    </m:e>
                    <m:lim>
                      <m:r>
                        <m:rPr>
                          <m:sty m:val="p"/>
                        </m:rPr>
                        <m:t>∼</m:t>
                      </m:r>
                    </m:lim>
                  </m:limLow>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limLow>
                    <m:e>
                      <m:r>
                        <m:t>w</m:t>
                      </m:r>
                    </m:e>
                    <m:lim>
                      <m:r>
                        <m:rPr>
                          <m:sty m:val="p"/>
                        </m:rPr>
                        <m:t>∼</m:t>
                      </m:r>
                    </m:lim>
                  </m:limLow>
                </m:e>
                <m:sup>
                  <m:r>
                    <m:rPr>
                      <m:sty m:val="p"/>
                    </m:rPr>
                    <m:t>⊤</m:t>
                  </m:r>
                </m:sup>
              </m:sSup>
              <m:r>
                <m:rPr>
                  <m:nor/>
                  <m:sty m:val="p"/>
                </m:rPr>
                <m:t>)</m:t>
              </m:r>
            </m:e>
            <m:e>
              <m:r>
                <m:t>&amp;</m:t>
              </m:r>
              <m:r>
                <m:rPr>
                  <m:sty m:val="p"/>
                </m:rPr>
                <m:t>=</m:t>
              </m:r>
              <m:r>
                <m:t>p</m:t>
              </m:r>
              <m:r>
                <m:rPr>
                  <m:sty m:val="p"/>
                </m:rPr>
                <m:t>−</m:t>
              </m:r>
              <m:r>
                <m:t>1</m:t>
              </m:r>
              <m:r>
                <m:rPr>
                  <m:sty m:val="p"/>
                </m:rPr>
                <m:t>.</m:t>
              </m:r>
              <m:r>
                <m:t>&amp;</m:t>
              </m:r>
              <m:r>
                <m:t>&amp;</m:t>
              </m:r>
              <m:r>
                <m:rPr>
                  <m:nor/>
                  <m:sty m:val="p"/>
                </m:rPr>
                <m:t>(the rank is </m:t>
              </m:r>
              <m:r>
                <m:t>1</m:t>
              </m:r>
              <m:r>
                <m:rPr>
                  <m:nor/>
                  <m:sty m:val="p"/>
                </m:rPr>
                <m:t>)</m:t>
              </m:r>
            </m:e>
          </m:eqArr>
        </m:oMath>
      </m:oMathPara>
    </w:p>
    <w:p>
      <w:pPr>
        <w:pStyle w:val="FirstParagraph"/>
      </w:pPr>
      <w:del w:id="9086" w:author="PR Preview" w:date="2026-01-01T00:00:00Z">
        <w:r>
          <w:rPr>
            <w:b/>
            <w:bCs/>
          </w:rPr>
          <w:delText xml:space="preserve">Part 2.</w:delText>
        </w:r>
      </w:del>
      <w:del w:id="9087" w:author="PR Preview" w:date="2026-01-01T00:00:00Z">
        <w:r>
          <w:delText xml:space="preserve"> </w:delText>
        </w:r>
      </w:del>
      <m:oMath>
        <m:limLow>
          <m:e>
            <m:r>
              <m:t>w</m:t>
            </m:r>
          </m:e>
          <m:lim>
            <m:r>
              <m:rPr>
                <m:sty m:val="p"/>
              </m:rPr>
              <m:t>∼</m:t>
            </m:r>
          </m:lim>
        </m:limLow>
        <m:r>
          <m:rPr>
            <m:sty m:val="p"/>
          </m:rPr>
          <m:t>⋅</m:t>
        </m:r>
        <m:limLow>
          <m:e>
            <m:r>
              <m:t>w</m:t>
            </m:r>
          </m:e>
          <m:lim>
            <m:r>
              <m:rPr>
                <m:sty m:val="p"/>
              </m:rPr>
              <m:t>∼</m:t>
            </m:r>
          </m:lim>
        </m:limLow>
        <m:r>
          <m:rPr>
            <m:sty m:val="p"/>
          </m:rPr>
          <m:t>=</m:t>
        </m:r>
        <m:sSubSup>
          <m:e>
            <m:r>
              <m:t>w</m:t>
            </m:r>
          </m:e>
          <m:sub>
            <m:r>
              <m:t>1</m:t>
            </m:r>
          </m:sub>
          <m:sup>
            <m:r>
              <m:t>2</m:t>
            </m:r>
          </m:sup>
        </m:sSubSup>
        <m:r>
          <m:rPr>
            <m:sty m:val="p"/>
          </m:rPr>
          <m:t>+</m:t>
        </m:r>
        <m:r>
          <m:rPr>
            <m:sty m:val="p"/>
          </m:rPr>
          <m:t>⋯</m:t>
        </m:r>
        <m:r>
          <m:rPr>
            <m:sty m:val="p"/>
          </m:rPr>
          <m:t>+</m:t>
        </m:r>
        <m:sSubSup>
          <m:e>
            <m:r>
              <m:t>w</m:t>
            </m:r>
          </m:e>
          <m:sub>
            <m:r>
              <m:t>p</m:t>
            </m:r>
          </m:sub>
          <m:sup>
            <m:r>
              <m:t>2</m:t>
            </m:r>
          </m:sup>
        </m:sSubSup>
        <m:r>
          <m:rPr>
            <m:sty m:val="p"/>
          </m:rPr>
          <m:t>&gt;</m:t>
        </m:r>
        <m:r>
          <m:t>0</m:t>
        </m:r>
      </m:oMath>
      <w:del w:id="9088" w:author="PR Preview" w:date="2026-01-01T00:00:00Z">
        <w:r>
          <w:delText xml:space="preserve">, because some</w:delText>
        </w:r>
      </w:del>
      <w:del w:id="9089" w:author="PR Preview" w:date="2026-01-01T00:00:00Z">
        <w:r>
          <w:delText xml:space="preserve"> </w:delText>
        </w:r>
      </w:del>
      <m:oMath>
        <m:sSub>
          <m:e>
            <m:r>
              <m:t>w</m:t>
            </m:r>
          </m:e>
          <m:sub>
            <m:r>
              <m:t>j</m:t>
            </m:r>
          </m:sub>
        </m:sSub>
        <m:r>
          <m:rPr>
            <m:sty m:val="p"/>
          </m:rPr>
          <m:t>≠</m:t>
        </m:r>
        <m:r>
          <m:t>0</m:t>
        </m:r>
      </m:oMath>
      <w:del w:id="9090" w:author="PR Preview" w:date="2026-01-01T00:00:00Z">
        <w:r>
          <w:delText xml:space="preserve">.</w:delText>
        </w:r>
      </w:del>
      <w:del w:id="9091" w:author="PR Preview" w:date="2026-01-01T00:00:00Z">
        <w:r>
          <w:delText xml:space="preserve"> </w:delText>
        </w:r>
      </w:del>
      <w:del w:id="9092" w:author="PR Preview" w:date="2026-01-01T00:00:00Z">
        <w:r>
          <w:delText xml:space="preserve">So</w:delText>
        </w:r>
      </w:del>
      <w:del w:id="9093" w:author="PR Preview" w:date="2026-01-01T00:00:00Z">
        <w:r>
          <w:delText xml:space="preserve"> </w:delText>
        </w:r>
      </w:del>
      <m:oMath>
        <m:sSup>
          <m:e>
            <m:limLow>
              <m:e>
                <m:r>
                  <m:t>x</m:t>
                </m:r>
              </m:e>
              <m:lim>
                <m:r>
                  <m:rPr>
                    <m:sty m:val="p"/>
                  </m:rPr>
                  <m:t>∼</m:t>
                </m:r>
              </m:lim>
            </m:limLow>
          </m:e>
          <m:sup>
            <m:r>
              <m:rPr>
                <m:sty m:val="p"/>
              </m:rPr>
              <m:t>*</m:t>
            </m:r>
          </m:sup>
        </m:sSup>
        <m:limUpp>
          <m:e>
            <m:r>
              <m:rPr>
                <m:sty m:val="p"/>
              </m:rPr>
              <m:t>=</m:t>
            </m:r>
          </m:e>
          <m:lim>
            <m:r>
              <m:rPr>
                <m:nor/>
                <m:sty m:val="p"/>
              </m:rPr>
              <m:t>def</m:t>
            </m:r>
          </m:lim>
        </m:limUpp>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del w:id="9094" w:author="PR Preview" w:date="2026-01-01T00:00:00Z">
        <w:r>
          <w:delText xml:space="preserve"> </w:delText>
        </w:r>
      </w:del>
      <w:del w:id="9095" w:author="PR Preview" w:date="2026-01-01T00:00:00Z">
        <w:r>
          <w:delText xml:space="preserve">is defined, and</w:delText>
        </w:r>
      </w:del>
    </w:p>
    <w:p>
      <w:pPr>
        <w:pStyle w:val="BodyText"/>
      </w:pPr>
      <m:oMathPara>
        <m:oMathParaPr>
          <m:jc m:val="center"/>
        </m:oMathParaPr>
        <m:oMath>
          <m:eqArr>
            <m:e>
              <m:sSup>
                <m:e>
                  <m:limLow>
                    <m:e>
                      <m:r>
                        <m:t>w</m:t>
                      </m:r>
                    </m:e>
                    <m:lim>
                      <m:r>
                        <m:rPr>
                          <m:sty m:val="p"/>
                        </m:rPr>
                        <m:t>∼</m:t>
                      </m:r>
                    </m:lim>
                  </m:limLow>
                </m:e>
                <m:sup>
                  <m:r>
                    <m:rPr>
                      <m:sty m:val="p"/>
                    </m:rPr>
                    <m:t>⊤</m:t>
                  </m:r>
                </m:sup>
              </m:sSup>
              <m:sSup>
                <m:e>
                  <m:limLow>
                    <m:e>
                      <m:r>
                        <m:t>x</m:t>
                      </m:r>
                    </m:e>
                    <m:lim>
                      <m:r>
                        <m:rPr>
                          <m:sty m:val="p"/>
                        </m:rPr>
                        <m:t>∼</m:t>
                      </m:r>
                    </m:lim>
                  </m:limLow>
                </m:e>
                <m:sup>
                  <m:r>
                    <m:rPr>
                      <m:sty m:val="p"/>
                    </m:rPr>
                    <m:t>*</m:t>
                  </m:r>
                </m:sup>
              </m:sSup>
              <m:r>
                <m:rPr>
                  <m:sty m:val="p"/>
                </m:rPr>
                <m:t>+</m:t>
              </m:r>
              <m:r>
                <m:t>b</m:t>
              </m:r>
              <m:r>
                <m:t>&amp;</m:t>
              </m:r>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r>
                <m:rPr>
                  <m:sty m:val="p"/>
                </m:rPr>
                <m:t>(</m:t>
              </m:r>
              <m:sSup>
                <m:e>
                  <m:limLow>
                    <m:e>
                      <m:r>
                        <m:t>w</m:t>
                      </m:r>
                    </m:e>
                    <m:lim>
                      <m:r>
                        <m:rPr>
                          <m:sty m:val="p"/>
                        </m:rPr>
                        <m:t>∼</m:t>
                      </m:r>
                    </m:lim>
                  </m:limLow>
                </m:e>
                <m:sup>
                  <m:r>
                    <m:rPr>
                      <m:sty m:val="p"/>
                    </m:rPr>
                    <m:t>⊤</m:t>
                  </m:r>
                </m:sup>
              </m:sSup>
              <m:limLow>
                <m:e>
                  <m:r>
                    <m:t>w</m:t>
                  </m:r>
                </m:e>
                <m:lim>
                  <m:r>
                    <m:rPr>
                      <m:sty m:val="p"/>
                    </m:rPr>
                    <m:t>∼</m:t>
                  </m:r>
                </m:lim>
              </m:limLow>
              <m:r>
                <m:rPr>
                  <m:sty m:val="p"/>
                </m:rPr>
                <m:t>)</m:t>
              </m:r>
              <m:r>
                <m:rPr>
                  <m:sty m:val="p"/>
                </m:rPr>
                <m:t>+</m:t>
              </m:r>
              <m:r>
                <m:t>b</m:t>
              </m:r>
              <m:r>
                <m:t>&amp;</m:t>
              </m:r>
              <m:r>
                <m:t>&amp;</m:t>
              </m:r>
              <m:r>
                <m:rPr>
                  <m:nor/>
                  <m:sty m:val="p"/>
                </m:rPr>
                <m:t>(homogeneity of </m:t>
              </m:r>
              <m:limLow>
                <m:e>
                  <m:r>
                    <m:t>x</m:t>
                  </m:r>
                </m:e>
                <m:lim>
                  <m:r>
                    <m:rPr>
                      <m:sty m:val="p"/>
                    </m:rPr>
                    <m:t>∼</m:t>
                  </m:r>
                </m:lim>
              </m:limLow>
              <m:r>
                <m:rPr>
                  <m:sty m:val="p"/>
                </m:rPr>
                <m:t>↦</m:t>
              </m:r>
              <m:sSup>
                <m:e>
                  <m:limLow>
                    <m:e>
                      <m:r>
                        <m:t>w</m:t>
                      </m:r>
                    </m:e>
                    <m:lim>
                      <m:r>
                        <m:rPr>
                          <m:sty m:val="p"/>
                        </m:rPr>
                        <m:t>∼</m:t>
                      </m:r>
                    </m:lim>
                  </m:limLow>
                </m:e>
                <m:sup>
                  <m:r>
                    <m:rPr>
                      <m:sty m:val="p"/>
                    </m:rPr>
                    <m:t>⊤</m:t>
                  </m:r>
                </m:sup>
              </m:sSup>
              <m:limLow>
                <m:e>
                  <m:r>
                    <m:t>x</m:t>
                  </m:r>
                </m:e>
                <m:lim>
                  <m:r>
                    <m:rPr>
                      <m:sty m:val="p"/>
                    </m:rPr>
                    <m:t>∼</m:t>
                  </m:r>
                </m:lim>
              </m:limLow>
              <m:r>
                <m:rPr>
                  <m:nor/>
                  <m:sty m:val="p"/>
                </m:rPr>
                <m:t>, </m:t>
              </m:r>
              <m:r>
                <m:rPr>
                  <m:nor/>
                  <m:sty m:val="p"/>
                </m:rPr>
                <m:t>Theorem 12</m:t>
              </m:r>
              <m:r>
                <m:rPr>
                  <m:nor/>
                  <m:sty m:val="p"/>
                </m:rPr>
                <m:t>)</m:t>
              </m:r>
            </m:e>
            <m:e>
              <m:r>
                <m:t>&amp;</m:t>
              </m:r>
              <m:r>
                <m:rPr>
                  <m:sty m:val="p"/>
                </m:rPr>
                <m:t>=</m:t>
              </m:r>
              <m:r>
                <m:rPr>
                  <m:sty m:val="p"/>
                </m:rPr>
                <m:t>−</m:t>
              </m:r>
              <m:r>
                <m:t>b</m:t>
              </m:r>
              <m:r>
                <m:rPr>
                  <m:sty m:val="p"/>
                </m:rPr>
                <m:t>+</m:t>
              </m:r>
              <m:r>
                <m:t>b</m:t>
              </m:r>
              <m:r>
                <m:t>&amp;</m:t>
              </m:r>
              <m:r>
                <m:t>&amp;</m:t>
              </m:r>
              <m:r>
                <m:rPr>
                  <m:nor/>
                  <m:sty m:val="p"/>
                </m:rPr>
                <m:t>(</m:t>
              </m:r>
              <m:sSup>
                <m:e>
                  <m:limLow>
                    <m:e>
                      <m:r>
                        <m:t>w</m:t>
                      </m:r>
                    </m:e>
                    <m:lim>
                      <m:r>
                        <m:rPr>
                          <m:sty m:val="p"/>
                        </m:rPr>
                        <m:t>∼</m:t>
                      </m:r>
                    </m:lim>
                  </m:limLow>
                </m:e>
                <m:sup>
                  <m:r>
                    <m:rPr>
                      <m:sty m:val="p"/>
                    </m:rPr>
                    <m:t>⊤</m:t>
                  </m:r>
                </m:sup>
              </m:sSup>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096" w:author="PR Preview" w:date="2026-01-01T00:00:00Z">
        <w:r>
          <w:delText xml:space="preserve">so</w:delText>
        </w:r>
      </w:del>
      <w:del w:id="9097" w:author="PR Preview" w:date="2026-01-01T00:00:00Z">
        <w:r>
          <w:delText xml:space="preserve"> </w:delText>
        </w:r>
      </w:del>
      <m:oMath>
        <m:sSup>
          <m:e>
            <m:limLow>
              <m:e>
                <m:r>
                  <m:t>x</m:t>
                </m:r>
              </m:e>
              <m:lim>
                <m:r>
                  <m:rPr>
                    <m:sty m:val="p"/>
                  </m:rPr>
                  <m:t>∼</m:t>
                </m:r>
              </m:lim>
            </m:limLow>
          </m:e>
          <m:sup>
            <m:r>
              <m:rPr>
                <m:sty m:val="p"/>
              </m:rPr>
              <m:t>*</m:t>
            </m:r>
          </m:sup>
        </m:sSup>
        <m:r>
          <m:rPr>
            <m:sty m:val="p"/>
          </m:rPr>
          <m:t>∈</m:t>
        </m:r>
        <m:r>
          <m:rPr>
            <m:scr m:val="script"/>
            <m:sty m:val="p"/>
          </m:rPr>
          <m:t>H</m:t>
        </m:r>
      </m:oMath>
      <w:del w:id="9098" w:author="PR Preview" w:date="2026-01-01T00:00:00Z">
        <w:r>
          <w:delText xml:space="preserve">, and</w:delText>
        </w:r>
      </w:del>
      <w:del w:id="9099" w:author="PR Preview" w:date="2026-01-01T00:00:00Z">
        <w:r>
          <w:delText xml:space="preserve"> </w:delText>
        </w:r>
      </w:del>
      <m:oMath>
        <m:r>
          <m:rPr>
            <m:scr m:val="script"/>
            <m:sty m:val="p"/>
          </m:rPr>
          <m:t>H</m:t>
        </m:r>
      </m:oMath>
      <w:del w:id="9100" w:author="PR Preview" w:date="2026-01-01T00:00:00Z">
        <w:r>
          <w:delText xml:space="preserve"> </w:delText>
        </w:r>
      </w:del>
      <w:del w:id="9101" w:author="PR Preview" w:date="2026-01-01T00:00:00Z">
        <w:r>
          <w:delText xml:space="preserve">is not empty.</w:delText>
        </w:r>
      </w:del>
      <w:del w:id="9102" w:author="PR Preview" w:date="2026-01-01T00:00:00Z">
        <w:r>
          <w:delText xml:space="preserve"> </w:delText>
        </w:r>
      </w:del>
      <w:del w:id="9103" w:author="PR Preview" w:date="2026-01-01T00:00:00Z">
        <w:r>
          <w:delText xml:space="preserve">Now take any</w:delText>
        </w:r>
      </w:del>
      <w:del w:id="9104"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105" w:author="PR Preview" w:date="2026-01-01T00:00:00Z">
        <w:r>
          <w:delText xml:space="preserve">, so</w:delText>
        </w:r>
      </w:del>
      <w:del w:id="9106" w:author="PR Preview" w:date="2026-01-01T00:00:00Z">
        <w:r>
          <w:delText xml:space="preserve"> </w:delText>
        </w:r>
      </w:del>
      <m:oMath>
        <m:sSup>
          <m:e>
            <m:limLow>
              <m:e>
                <m:r>
                  <m:t>w</m:t>
                </m:r>
              </m:e>
              <m:lim>
                <m:r>
                  <m:rPr>
                    <m:sty m:val="p"/>
                  </m:rPr>
                  <m:t>∼</m:t>
                </m:r>
              </m:lim>
            </m:limLow>
          </m:e>
          <m:sup>
            <m:r>
              <m:rPr>
                <m:sty m:val="p"/>
              </m:rPr>
              <m:t>⊤</m:t>
            </m:r>
          </m:sup>
        </m:sSup>
        <m:sSub>
          <m:e>
            <m:limLow>
              <m:e>
                <m:r>
                  <m:t>x</m:t>
                </m:r>
              </m:e>
              <m:lim>
                <m:r>
                  <m:rPr>
                    <m:sty m:val="p"/>
                  </m:rPr>
                  <m:t>∼</m:t>
                </m:r>
              </m:lim>
            </m:limLow>
          </m:e>
          <m:sub>
            <m:r>
              <m:t>0</m:t>
            </m:r>
          </m:sub>
        </m:sSub>
        <m:r>
          <m:rPr>
            <m:sty m:val="p"/>
          </m:rPr>
          <m:t>=</m:t>
        </m:r>
        <m:r>
          <m:rPr>
            <m:sty m:val="p"/>
          </m:rPr>
          <m:t>−</m:t>
        </m:r>
        <m:r>
          <m:t>b</m:t>
        </m:r>
      </m:oMath>
      <w:del w:id="9107" w:author="PR Preview" w:date="2026-01-01T00:00:00Z">
        <w:r>
          <w:delText xml:space="preserve">.</w:delText>
        </w:r>
      </w:del>
      <w:del w:id="9108" w:author="PR Preview" w:date="2026-01-01T00:00:00Z">
        <w:r>
          <w:delText xml:space="preserve"> </w:delText>
        </w:r>
      </w:del>
      <w:del w:id="9109" w:author="PR Preview" w:date="2026-01-01T00:00:00Z">
        <w:r>
          <w:delText xml:space="preserve">For any</w:delText>
        </w:r>
      </w:del>
      <w:del w:id="9110"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9111" w:author="PR Preview" w:date="2026-01-01T00:00:00Z">
        <w:r>
          <w:delText xml:space="preserve">,</w:delText>
        </w:r>
      </w:del>
    </w:p>
    <w:p>
      <w:pPr>
        <w:pStyle w:val="BodyText"/>
      </w:pPr>
      <m:oMathPara>
        <m:oMathParaPr>
          <m:jc m:val="center"/>
        </m:oMathParaPr>
        <m:oMath>
          <m:eqArr>
            <m:e>
              <m:sSup>
                <m:e>
                  <m:limLow>
                    <m:e>
                      <m:r>
                        <m:t>w</m:t>
                      </m:r>
                    </m:e>
                    <m:lim>
                      <m:r>
                        <m:rPr>
                          <m:sty m:val="p"/>
                        </m:rPr>
                        <m:t>∼</m:t>
                      </m:r>
                    </m:lim>
                  </m:limLow>
                </m:e>
                <m:sup>
                  <m:r>
                    <m:rPr>
                      <m:sty m:val="p"/>
                    </m:rPr>
                    <m:t>⊤</m:t>
                  </m:r>
                </m:sup>
              </m:sSup>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sSub>
                <m:e>
                  <m:limLow>
                    <m:e>
                      <m:r>
                        <m:t>x</m:t>
                      </m:r>
                    </m:e>
                    <m:lim>
                      <m:r>
                        <m:rPr>
                          <m:sty m:val="p"/>
                        </m:rPr>
                        <m:t>∼</m:t>
                      </m:r>
                    </m:lim>
                  </m:limLow>
                </m:e>
                <m:sub>
                  <m:r>
                    <m:t>0</m:t>
                  </m:r>
                </m:sub>
              </m:sSub>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rPr>
                  <m:sty m:val="p"/>
                </m:rPr>
                <m:t>(</m:t>
              </m:r>
              <m:r>
                <m:rPr>
                  <m:sty m:val="p"/>
                </m:rPr>
                <m:t>−</m:t>
              </m:r>
              <m:r>
                <m:t>b</m:t>
              </m:r>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r>
                <m:t>b</m:t>
              </m:r>
              <m:r>
                <m:rPr>
                  <m:sty m:val="p"/>
                </m:rPr>
                <m:t>,</m:t>
              </m:r>
              <m:r>
                <m:t>&amp;</m:t>
              </m:r>
              <m:r>
                <m:t>&amp;</m:t>
              </m:r>
              <m:r>
                <m:rPr>
                  <m:nor/>
                  <m:sty m:val="p"/>
                </m:rPr>
                <m:t>(arithmetic)</m:t>
              </m:r>
            </m:e>
          </m:eqArr>
        </m:oMath>
      </m:oMathPara>
    </w:p>
    <w:p>
      <w:pPr>
        <w:pStyle w:val="FirstParagraph"/>
      </w:pPr>
      <w:del w:id="9112" w:author="PR Preview" w:date="2026-01-01T00:00:00Z">
        <w:r>
          <w:delText xml:space="preserve">so</w:delText>
        </w:r>
      </w:del>
      <w:del w:id="9113" w:author="PR Preview" w:date="2026-01-01T00:00:00Z">
        <w:r>
          <w:delText xml:space="preserve"> </w:delText>
        </w:r>
      </w:del>
      <m:oMath>
        <m:limLow>
          <m:e>
            <m:r>
              <m:t>x</m:t>
            </m:r>
          </m:e>
          <m:lim>
            <m:r>
              <m:rPr>
                <m:sty m:val="p"/>
              </m:rPr>
              <m:t>∼</m:t>
            </m:r>
          </m:lim>
        </m:limLow>
        <m:r>
          <m:rPr>
            <m:sty m:val="p"/>
          </m:rPr>
          <m:t>∈</m:t>
        </m:r>
        <m:r>
          <m:rPr>
            <m:scr m:val="script"/>
            <m:sty m:val="p"/>
          </m:rPr>
          <m:t>H</m:t>
        </m:r>
      </m:oMath>
      <w:del w:id="9114" w:author="PR Preview" w:date="2026-01-01T00:00:00Z">
        <w:r>
          <w:delText xml:space="preserve"> </w:delText>
        </w:r>
      </w:del>
      <w:del w:id="9115" w:author="PR Preview" w:date="2026-01-01T00:00:00Z">
        <w:r>
          <w:delText xml:space="preserve">exactly when</w:delText>
        </w:r>
      </w:del>
      <w:del w:id="9116"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del w:id="9117" w:author="PR Preview" w:date="2026-01-01T00:00:00Z">
        <w:r>
          <w:delText xml:space="preserve">,</w:delText>
        </w:r>
      </w:del>
      <w:del w:id="9118" w:author="PR Preview" w:date="2026-01-01T00:00:00Z">
        <w:r>
          <w:delText xml:space="preserve"> </w:delText>
        </w:r>
      </w:del>
      <w:del w:id="9119" w:author="PR Preview" w:date="2026-01-01T00:00:00Z">
        <w:r>
          <w:delText xml:space="preserve">that is, exactly when</w:delText>
        </w:r>
      </w:del>
      <w:del w:id="9120"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0</m:t>
            </m:r>
          </m:sub>
        </m:sSub>
        <m:r>
          <m:rPr>
            <m:sty m:val="p"/>
          </m:rPr>
          <m:t>+</m:t>
        </m:r>
        <m:limLow>
          <m:e>
            <m:r>
              <m:t>s</m:t>
            </m:r>
          </m:e>
          <m:lim>
            <m:r>
              <m:rPr>
                <m:sty m:val="p"/>
              </m:rPr>
              <m:t>∼</m:t>
            </m:r>
          </m:lim>
        </m:limLow>
      </m:oMath>
      <w:del w:id="9121" w:author="PR Preview" w:date="2026-01-01T00:00:00Z">
        <w:r>
          <w:delText xml:space="preserve"> </w:delText>
        </w:r>
      </w:del>
      <w:del w:id="9122" w:author="PR Preview" w:date="2026-01-01T00:00:00Z">
        <w:r>
          <w:delText xml:space="preserve">with</w:delText>
        </w:r>
      </w:del>
      <w:del w:id="9123" w:author="PR Preview" w:date="2026-01-01T00:00:00Z">
        <w:r>
          <w:delText xml:space="preserve"> </w:delText>
        </w:r>
      </w:del>
      <m:oMath>
        <m:limLow>
          <m:e>
            <m:r>
              <m:t>s</m:t>
            </m:r>
          </m:e>
          <m:lim>
            <m:r>
              <m:rPr>
                <m:sty m:val="p"/>
              </m:rPr>
              <m:t>∼</m:t>
            </m:r>
          </m:lim>
        </m:limLow>
        <m:r>
          <m:rPr>
            <m:sty m:val="p"/>
          </m:rPr>
          <m:t>=</m:t>
        </m:r>
        <m:limLow>
          <m:e>
            <m:r>
              <m:t>x</m:t>
            </m:r>
          </m:e>
          <m:lim>
            <m:r>
              <m:rPr>
                <m:sty m:val="p"/>
              </m:rPr>
              <m:t>∼</m:t>
            </m:r>
          </m:lim>
        </m:limLow>
        <m:r>
          <m:rPr>
            <m:sty m:val="p"/>
          </m:rPr>
          <m:t>−</m:t>
        </m:r>
        <m:sSub>
          <m:e>
            <m:limLow>
              <m:e>
                <m:r>
                  <m:t>x</m:t>
                </m:r>
              </m:e>
              <m:lim>
                <m:r>
                  <m:rPr>
                    <m:sty m:val="p"/>
                  </m:rPr>
                  <m:t>∼</m:t>
                </m:r>
              </m:lim>
            </m:limLow>
          </m:e>
          <m:sub>
            <m:r>
              <m:t>0</m:t>
            </m:r>
          </m:sub>
        </m:sSub>
        <m:r>
          <m:rPr>
            <m:sty m:val="p"/>
          </m:rPr>
          <m:t>∈</m:t>
        </m:r>
        <m:sSub>
          <m:e>
            <m:r>
              <m:rPr>
                <m:scr m:val="script"/>
                <m:sty m:val="p"/>
              </m:rPr>
              <m:t>H</m:t>
            </m:r>
          </m:e>
          <m:sub>
            <m:r>
              <m:t>0</m:t>
            </m:r>
          </m:sub>
        </m:sSub>
      </m:oMath>
      <w:del w:id="9124" w:author="PR Preview" w:date="2026-01-01T00:00:00Z">
        <w:r>
          <w:delText xml:space="preserve">.</w:delText>
        </w:r>
      </w:del>
      <w:del w:id="9125" w:author="PR Preview" w:date="2026-01-01T00:00:00Z">
        <w:r>
          <w:delText xml:space="preserve"> </w:delText>
        </w:r>
      </w:del>
      <m:oMath>
        <m:sSub>
          <m:e>
            <m:r>
              <m:rPr>
                <m:scr m:val="script"/>
                <m:sty m:val="p"/>
              </m:rPr>
              <m:t>H</m:t>
            </m:r>
          </m:e>
          <m:sub>
            <m:r>
              <m:t>0</m:t>
            </m:r>
          </m:sub>
        </m:sSub>
      </m:oMath>
      <w:del w:id="9126" w:author="PR Preview" w:date="2026-01-01T00:00:00Z">
        <w:r>
          <w:delText xml:space="preserve"> </w:delText>
        </w:r>
      </w:del>
      <w:del w:id="9127" w:author="PR Preview" w:date="2026-01-01T00:00:00Z">
        <w:r>
          <w:delText xml:space="preserve">is a subspace (part 1),</w:delText>
        </w:r>
      </w:del>
      <w:del w:id="9128" w:author="PR Preview" w:date="2026-01-01T00:00:00Z">
        <w:r>
          <w:delText xml:space="preserve"> </w:delText>
        </w:r>
      </w:del>
      <w:del w:id="9129" w:author="PR Preview" w:date="2026-01-01T00:00:00Z">
        <w:r>
          <w:delText xml:space="preserve">so</w:delText>
        </w:r>
      </w:del>
      <w:del w:id="9130" w:author="PR Preview" w:date="2026-01-01T00:00:00Z">
        <w:r>
          <w:delText xml:space="preserve"> </w:delText>
        </w:r>
      </w:del>
      <m:oMath>
        <m:r>
          <m:rPr>
            <m:scr m:val="script"/>
            <m:sty m:val="p"/>
          </m:rPr>
          <m:t>H</m:t>
        </m:r>
      </m:oMath>
      <w:del w:id="9131" w:author="PR Preview" w:date="2026-01-01T00:00:00Z">
        <w:r>
          <w:delText xml:space="preserve"> </w:delText>
        </w:r>
      </w:del>
      <w:del w:id="9132" w:author="PR Preview" w:date="2026-01-01T00:00:00Z">
        <w:r>
          <w:delText xml:space="preserve">has the form in</w:delText>
        </w:r>
      </w:del>
      <w:del w:id="9133" w:author="PR Preview" w:date="2026-01-01T00:00:00Z">
        <w:r>
          <w:delText xml:space="preserve"> </w:delText>
        </w:r>
      </w:del>
      <w:hyperlink w:anchor="def-affine-subspace">
        <w:del w:id="9134" w:author="PR Preview" w:date="2026-01-01T00:00:00Z">
          <w:r>
            <w:rPr>
              <w:rStyle w:val="Hyperlink"/>
            </w:rPr>
            <w:delText xml:space="preserve">Definition 59</w:delText>
          </w:r>
        </w:del>
      </w:hyperlink>
      <w:del w:id="9135" w:author="PR Preview" w:date="2026-01-01T00:00:00Z">
        <w:r>
          <w:delText xml:space="preserve">.</w:delText>
        </w:r>
      </w:del>
    </w:p>
    <w:p>
      <w:pPr>
        <w:pStyle w:val="BodyText"/>
      </w:pPr>
      <w:del w:id="9136" w:author="PR Preview" w:date="2026-01-01T00:00:00Z">
        <w:r>
          <w:rPr>
            <w:b/>
            <w:bCs/>
          </w:rPr>
          <w:delText xml:space="preserve">Part 3.</w:delText>
        </w:r>
      </w:del>
      <w:del w:id="9137" w:author="PR Preview" w:date="2026-01-01T00:00:00Z">
        <w:r>
          <w:delText xml:space="preserve"> </w:delText>
        </w:r>
      </w:del>
      <w:del w:id="9138" w:author="PR Preview" w:date="2026-01-01T00:00:00Z">
        <w:r>
          <w:delText xml:space="preserve">For</w:delText>
        </w:r>
      </w:del>
      <w:del w:id="913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9140" w:author="PR Preview" w:date="2026-01-01T00:00:00Z">
        <w:r>
          <w:delText xml:space="preserve">, both</w:delText>
        </w:r>
      </w:del>
      <w:del w:id="9141" w:author="PR Preview" w:date="2026-01-01T00:00:00Z">
        <w:r>
          <w:delText xml:space="preserve"> </w:delText>
        </w:r>
      </w:del>
      <m:oMath>
        <m:sSup>
          <m:e>
            <m:limLow>
              <m:e>
                <m:r>
                  <m:t>w</m:t>
                </m:r>
              </m:e>
              <m:lim>
                <m:r>
                  <m:rPr>
                    <m:sty m:val="p"/>
                  </m:rPr>
                  <m:t>∼</m:t>
                </m:r>
              </m:lim>
            </m:limLow>
          </m:e>
          <m:sup>
            <m:r>
              <m:rPr>
                <m:sty m:val="p"/>
              </m:rPr>
              <m:t>⊤</m:t>
            </m:r>
          </m:sup>
        </m:sSup>
        <m:limLow>
          <m:e>
            <m:r>
              <m:t>x</m:t>
            </m:r>
          </m:e>
          <m:lim>
            <m:r>
              <m:rPr>
                <m:sty m:val="p"/>
              </m:rPr>
              <m:t>∼</m:t>
            </m:r>
          </m:lim>
        </m:limLow>
      </m:oMath>
      <w:del w:id="9142" w:author="PR Preview" w:date="2026-01-01T00:00:00Z">
        <w:r>
          <w:delText xml:space="preserve"> </w:delText>
        </w:r>
      </w:del>
      <w:del w:id="9143" w:author="PR Preview" w:date="2026-01-01T00:00:00Z">
        <w:r>
          <w:delText xml:space="preserve">and</w:delText>
        </w:r>
      </w:del>
      <w:del w:id="9144" w:author="PR Preview" w:date="2026-01-01T00:00:00Z">
        <w:r>
          <w:delText xml:space="preserve"> </w:delText>
        </w:r>
      </w:del>
      <m:oMath>
        <m:sSup>
          <m:e>
            <m:limLow>
              <m:e>
                <m:r>
                  <m:t>w</m:t>
                </m:r>
              </m:e>
              <m:lim>
                <m:r>
                  <m:rPr>
                    <m:sty m:val="p"/>
                  </m:rPr>
                  <m:t>∼</m:t>
                </m:r>
              </m:lim>
            </m:limLow>
          </m:e>
          <m:sup>
            <m:r>
              <m:rPr>
                <m:sty m:val="p"/>
              </m:rPr>
              <m:t>⊤</m:t>
            </m:r>
          </m:sup>
        </m:sSup>
        <m:limLow>
          <m:e>
            <m:r>
              <m:t>y</m:t>
            </m:r>
          </m:e>
          <m:lim>
            <m:r>
              <m:rPr>
                <m:sty m:val="p"/>
              </m:rPr>
              <m:t>∼</m:t>
            </m:r>
          </m:lim>
        </m:limLow>
      </m:oMath>
      <w:del w:id="9145" w:author="PR Preview" w:date="2026-01-01T00:00:00Z">
        <w:r>
          <w:delText xml:space="preserve"> </w:delText>
        </w:r>
      </w:del>
      <w:del w:id="9146" w:author="PR Preview" w:date="2026-01-01T00:00:00Z">
        <w:r>
          <w:delText xml:space="preserve">equal</w:delText>
        </w:r>
      </w:del>
      <w:del w:id="9147" w:author="PR Preview" w:date="2026-01-01T00:00:00Z">
        <w:r>
          <w:delText xml:space="preserve"> </w:delText>
        </w:r>
      </w:del>
      <m:oMath>
        <m:r>
          <m:rPr>
            <m:sty m:val="p"/>
          </m:rPr>
          <m:t>−</m:t>
        </m:r>
        <m:r>
          <m:t>b</m:t>
        </m:r>
      </m:oMath>
      <w:del w:id="9148" w:author="PR Preview" w:date="2026-01-01T00:00:00Z">
        <w:r>
          <w:delText xml:space="preserve">, so</w:delText>
        </w:r>
      </w:del>
    </w:p>
    <w:p>
      <w:pPr>
        <w:pStyle w:val="BodyText"/>
      </w:pPr>
      <m:oMathPara>
        <m:oMathParaPr>
          <m:jc m:val="center"/>
        </m:oMathParaPr>
        <m:oMath>
          <m:eqArr>
            <m:e>
              <m:limLow>
                <m:e>
                  <m:r>
                    <m:t>w</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sSup>
                <m:e>
                  <m:limLow>
                    <m:e>
                      <m:r>
                        <m:t>w</m:t>
                      </m:r>
                    </m:e>
                    <m:lim>
                      <m:r>
                        <m:rPr>
                          <m:sty m:val="p"/>
                        </m:rPr>
                        <m:t>∼</m:t>
                      </m:r>
                    </m:lim>
                  </m:limLow>
                </m:e>
                <m:sup>
                  <m:r>
                    <m:rPr>
                      <m:sty m:val="p"/>
                    </m:rPr>
                    <m:t>⊤</m:t>
                  </m:r>
                </m:sup>
              </m:sSup>
              <m:limLow>
                <m:e>
                  <m:r>
                    <m:t>x</m:t>
                  </m:r>
                </m:e>
                <m:lim>
                  <m:r>
                    <m:rPr>
                      <m:sty m:val="p"/>
                    </m:rPr>
                    <m:t>∼</m:t>
                  </m:r>
                </m:lim>
              </m:limLow>
              <m:r>
                <m:rPr>
                  <m:sty m:val="p"/>
                </m:rPr>
                <m:t>−</m:t>
              </m:r>
              <m:sSup>
                <m:e>
                  <m:limLow>
                    <m:e>
                      <m:r>
                        <m:t>w</m:t>
                      </m:r>
                    </m:e>
                    <m:lim>
                      <m:r>
                        <m:rPr>
                          <m:sty m:val="p"/>
                        </m:rPr>
                        <m:t>∼</m:t>
                      </m:r>
                    </m:lim>
                  </m:limLow>
                </m:e>
                <m:sup>
                  <m:r>
                    <m:rPr>
                      <m:sty m:val="p"/>
                    </m:rPr>
                    <m:t>⊤</m:t>
                  </m:r>
                </m:sup>
              </m:sSup>
              <m:limLow>
                <m:e>
                  <m:r>
                    <m:t>y</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p"/>
                </m:rPr>
                <m:t>(</m:t>
              </m:r>
              <m:r>
                <m:rPr>
                  <m:sty m:val="p"/>
                </m:rPr>
                <m:t>−</m:t>
              </m:r>
              <m:r>
                <m:t>b</m:t>
              </m:r>
              <m:r>
                <m:rPr>
                  <m:sty m:val="p"/>
                </m:rPr>
                <m:t>)</m:t>
              </m:r>
              <m:r>
                <m:rPr>
                  <m:sty m:val="p"/>
                </m:rPr>
                <m:t>−</m:t>
              </m:r>
              <m:r>
                <m:rPr>
                  <m:sty m:val="p"/>
                </m:rPr>
                <m:t>(</m:t>
              </m:r>
              <m:r>
                <m:rPr>
                  <m:sty m:val="p"/>
                </m:rPr>
                <m:t>−</m:t>
              </m:r>
              <m:r>
                <m:t>b</m:t>
              </m:r>
              <m:r>
                <m:rPr>
                  <m:sty m:val="p"/>
                </m:rPr>
                <m:t>)</m:t>
              </m:r>
              <m:r>
                <m:t>&amp;</m:t>
              </m:r>
              <m:r>
                <m:t>&amp;</m:t>
              </m:r>
              <m:r>
                <m:rPr>
                  <m:nor/>
                  <m:sty m:val="p"/>
                </m:rPr>
                <m:t>(</m:t>
              </m:r>
              <m:limLow>
                <m:e>
                  <m:r>
                    <m:t>x</m:t>
                  </m:r>
                </m:e>
                <m:lim>
                  <m:r>
                    <m:rPr>
                      <m:sty m:val="p"/>
                    </m:rPr>
                    <m:t>∼</m:t>
                  </m:r>
                </m:lim>
              </m:limLow>
              <m:r>
                <m:rPr>
                  <m:sty m:val="p"/>
                </m:rPr>
                <m:t>,</m:t>
              </m:r>
              <m:limLow>
                <m:e>
                  <m:r>
                    <m:t>y</m:t>
                  </m:r>
                </m:e>
                <m:lim>
                  <m:r>
                    <m:rPr>
                      <m:sty m:val="p"/>
                    </m:rPr>
                    <m:t>∼</m:t>
                  </m:r>
                </m:lim>
              </m:limLow>
              <m:r>
                <m:rPr>
                  <m:sty m:val="p"/>
                </m:rPr>
                <m:t>∈</m:t>
              </m:r>
              <m:r>
                <m:rPr>
                  <m:scr m:val="script"/>
                  <m:sty m:val="p"/>
                </m:rPr>
                <m:t>H</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9149" w:author="PR Preview" w:date="2026-01-01T00:00:00Z">
        <w:r>
          <w:rPr>
            <w:b/>
            <w:bCs/>
          </w:rPr>
          <w:delText xml:space="preserve">Example 73 (The plane</w:delText>
        </w:r>
      </w:del>
      <w:del w:id="9150" w:author="PR Preview" w:date="2026-01-01T00:00:00Z">
        <w:r>
          <w:rPr>
            <w:b/>
            <w:bCs/>
          </w:rPr>
          <w:delText xml:space="preserve"> </w:delText>
        </w:r>
      </w:del>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9151" w:author="PR Preview" w:date="2026-01-01T00:00:00Z">
        <w:r>
          <w:rPr>
            <w:b/>
            <w:bCs/>
          </w:rPr>
          <w:delText xml:space="preserve"> </w:delText>
        </w:r>
      </w:del>
      <w:del w:id="9152" w:author="PR Preview" w:date="2026-01-01T00:00:00Z">
        <w:r>
          <w:rPr>
            <w:b/>
            <w:bCs/>
          </w:rPr>
          <w:delText xml:space="preserve">in</w:delText>
        </w:r>
      </w:del>
      <w:del w:id="9153" w:author="PR Preview" w:date="2026-01-01T00:00:00Z">
        <w:r>
          <w:rPr>
            <w:b/>
            <w:bCs/>
          </w:rPr>
          <w:delText xml:space="preserve"> </w:delText>
        </w:r>
      </w:del>
      <m:oMath>
        <m:sSup>
          <m:e>
            <m:r>
              <m:rPr>
                <m:scr m:val="double-struck"/>
                <m:sty m:val="p"/>
              </m:rPr>
              <m:t>R</m:t>
            </m:r>
          </m:e>
          <m:sup>
            <m:r>
              <m:t>3</m:t>
            </m:r>
          </m:sup>
        </m:sSup>
      </m:oMath>
      <w:del w:id="9154" w:author="PR Preview" w:date="2026-01-01T00:00:00Z">
        <w:r>
          <w:rPr>
            <w:b/>
            <w:bCs/>
          </w:rPr>
          <w:delText xml:space="preserve">)</w:delText>
        </w:r>
      </w:del>
      <w:del w:id="9155" w:author="PR Preview" w:date="2026-01-01T00:00:00Z">
        <w:r>
          <w:delText xml:space="preserve"> </w:delText>
        </w:r>
      </w:del>
      <w:del w:id="9156" w:author="PR Preview" w:date="2026-01-01T00:00:00Z">
        <w:r>
          <w:delText xml:space="preserve">Take</w:delText>
        </w:r>
      </w:del>
      <w:del w:id="9157"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9158" w:author="PR Preview" w:date="2026-01-01T00:00:00Z">
        <w:r>
          <w:delText xml:space="preserve"> </w:delText>
        </w:r>
      </w:del>
      <w:del w:id="9159" w:author="PR Preview" w:date="2026-01-01T00:00:00Z">
        <w:r>
          <w:delText xml:space="preserve">and</w:delText>
        </w:r>
      </w:del>
      <w:del w:id="9160" w:author="PR Preview" w:date="2026-01-01T00:00:00Z">
        <w:r>
          <w:delText xml:space="preserve"> </w:delText>
        </w:r>
      </w:del>
      <m:oMath>
        <m:r>
          <m:t>b</m:t>
        </m:r>
        <m:r>
          <m:rPr>
            <m:sty m:val="p"/>
          </m:rPr>
          <m:t>=</m:t>
        </m:r>
        <m:r>
          <m:rPr>
            <m:sty m:val="p"/>
          </m:rPr>
          <m:t>−</m:t>
        </m:r>
        <m:r>
          <m:t>1</m:t>
        </m:r>
      </m:oMath>
      <w:del w:id="9161" w:author="PR Preview" w:date="2026-01-01T00:00:00Z">
        <w:r>
          <w:delText xml:space="preserve">,</w:delText>
        </w:r>
      </w:del>
      <w:del w:id="9162" w:author="PR Preview" w:date="2026-01-01T00:00:00Z">
        <w:r>
          <w:delText xml:space="preserve"> </w:delText>
        </w:r>
      </w:del>
      <w:del w:id="9163" w:author="PR Preview" w:date="2026-01-01T00:00:00Z">
        <w:r>
          <w:delText xml:space="preserve">so</w:delText>
        </w:r>
      </w:del>
      <w:del w:id="9164"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e>
        </m:d>
        <m:r>
          <m:t>​</m:t>
        </m:r>
      </m:oMath>
      <w:del w:id="9165" w:author="PR Preview" w:date="2026-01-01T00:00:00Z">
        <w:r>
          <w:delText xml:space="preserve">,</w:delText>
        </w:r>
      </w:del>
      <w:del w:id="9166" w:author="PR Preview" w:date="2026-01-01T00:00:00Z">
        <w:r>
          <w:delText xml:space="preserve"> </w:delText>
        </w:r>
      </w:del>
      <w:del w:id="9167" w:author="PR Preview" w:date="2026-01-01T00:00:00Z">
        <w:r>
          <w:delText xml:space="preserve">the plane that</w:delText>
        </w:r>
      </w:del>
      <w:del w:id="9168" w:author="PR Preview" w:date="2026-01-01T00:00:00Z">
        <w:r>
          <w:delText xml:space="preserve"> </w:delText>
        </w:r>
      </w:del>
      <w:hyperlink w:anchor="exm-subspace-zero">
        <w:del w:id="9169" w:author="PR Preview" w:date="2026-01-01T00:00:00Z">
          <w:r>
            <w:rPr>
              <w:rStyle w:val="Hyperlink"/>
            </w:rPr>
            <w:delText xml:space="preserve">Example 39</w:delText>
          </w:r>
        </w:del>
      </w:hyperlink>
      <w:del w:id="9170" w:author="PR Preview" w:date="2026-01-01T00:00:00Z">
        <w:r>
          <w:delText xml:space="preserve"> </w:delText>
        </w:r>
      </w:del>
      <w:del w:id="9171" w:author="PR Preview" w:date="2026-01-01T00:00:00Z">
        <w:r>
          <w:delText xml:space="preserve">showed is not a subspace.</w:delText>
        </w:r>
      </w:del>
      <w:del w:id="9172" w:author="PR Preview" w:date="2026-01-01T00:00:00Z">
        <w:r>
          <w:delText xml:space="preserve"> </w:delText>
        </w:r>
      </w:del>
      <w:del w:id="9173" w:author="PR Preview" w:date="2026-01-01T00:00:00Z">
        <w:r>
          <w:delText xml:space="preserve">By part 1,</w:delText>
        </w:r>
      </w:del>
      <w:del w:id="9174"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0</m:t>
            </m:r>
          </m:e>
        </m:d>
        <m:r>
          <m:t>​</m:t>
        </m:r>
      </m:oMath>
      <w:del w:id="9175" w:author="PR Preview" w:date="2026-01-01T00:00:00Z">
        <w:r>
          <w:delText xml:space="preserve"> </w:delText>
        </w:r>
      </w:del>
      <w:del w:id="9176" w:author="PR Preview" w:date="2026-01-01T00:00:00Z">
        <w:r>
          <w:delText xml:space="preserve">is a subspace of dimension</w:delText>
        </w:r>
      </w:del>
      <w:del w:id="9177" w:author="PR Preview" w:date="2026-01-01T00:00:00Z">
        <w:r>
          <w:delText xml:space="preserve"> </w:delText>
        </w:r>
      </w:del>
      <m:oMath>
        <m:r>
          <m:t>3</m:t>
        </m:r>
        <m:r>
          <m:rPr>
            <m:sty m:val="p"/>
          </m:rPr>
          <m:t>−</m:t>
        </m:r>
        <m:r>
          <m:t>1</m:t>
        </m:r>
        <m:r>
          <m:rPr>
            <m:sty m:val="p"/>
          </m:rPr>
          <m:t>=</m:t>
        </m:r>
        <m:r>
          <m:t>2</m:t>
        </m:r>
      </m:oMath>
      <w:del w:id="9178" w:author="PR Preview" w:date="2026-01-01T00:00:00Z">
        <w:r>
          <w:delText xml:space="preserve">.</w:delText>
        </w:r>
      </w:del>
    </w:p>
    <w:p>
      <w:pPr>
        <w:numPr>
          <w:ilvl w:val="0"/>
          <w:numId w:val="1029"/>
        </w:numPr>
      </w:pPr>
      <m:oMath>
        <m:sSub>
          <m:e>
            <m:limLow>
              <m:e>
                <m:r>
                  <m:t>x</m:t>
                </m:r>
              </m:e>
              <m:lim>
                <m:r>
                  <m:rPr>
                    <m:sty m:val="p"/>
                  </m:rPr>
                  <m:t>∼</m:t>
                </m:r>
              </m:lim>
            </m:limLow>
          </m:e>
          <m:sub>
            <m:r>
              <m:t>0</m:t>
            </m:r>
          </m:sub>
        </m:sSub>
        <m:r>
          <m:rPr>
            <m:sty m:val="p"/>
          </m:rPr>
          <m:t>=</m:t>
        </m:r>
        <m:r>
          <m:rPr>
            <m:sty m:val="p"/>
          </m:rPr>
          <m:t>(</m:t>
        </m:r>
        <m:r>
          <m:t>1</m:t>
        </m:r>
        <m:r>
          <m:rPr>
            <m:sty m:val="p"/>
          </m:rPr>
          <m:t>,</m:t>
        </m:r>
        <m:r>
          <m:t>0</m:t>
        </m:r>
        <m:r>
          <m:rPr>
            <m:sty m:val="p"/>
          </m:rPr>
          <m:t>,</m:t>
        </m:r>
        <m:r>
          <m:t>0</m:t>
        </m:r>
        <m:r>
          <m:rPr>
            <m:sty m:val="p"/>
          </m:rPr>
          <m:t>)</m:t>
        </m:r>
      </m:oMath>
      <w:del w:id="9179" w:author="PR Preview" w:date="2026-01-01T00:00:00Z">
        <w:r>
          <w:delText xml:space="preserve"> </w:delText>
        </w:r>
      </w:del>
      <w:del w:id="9180" w:author="PR Preview" w:date="2026-01-01T00:00:00Z">
        <w:r>
          <w:delText xml:space="preserve">is in</w:delText>
        </w:r>
      </w:del>
      <w:del w:id="9181" w:author="PR Preview" w:date="2026-01-01T00:00:00Z">
        <w:r>
          <w:delText xml:space="preserve"> </w:delText>
        </w:r>
      </w:del>
      <m:oMath>
        <m:r>
          <m:rPr>
            <m:scr m:val="script"/>
            <m:sty m:val="p"/>
          </m:rPr>
          <m:t>H</m:t>
        </m:r>
      </m:oMath>
      <w:del w:id="9182" w:author="PR Preview" w:date="2026-01-01T00:00:00Z">
        <w:r>
          <w:delText xml:space="preserve">, since</w:delText>
        </w:r>
      </w:del>
      <w:del w:id="9183" w:author="PR Preview" w:date="2026-01-01T00:00:00Z">
        <w:r>
          <w:delText xml:space="preserve"> </w:delText>
        </w:r>
      </w:del>
      <m:oMath>
        <m:r>
          <m:t>1</m:t>
        </m:r>
        <m:r>
          <m:rPr>
            <m:sty m:val="p"/>
          </m:rPr>
          <m:t>+</m:t>
        </m:r>
        <m:r>
          <m:t>0</m:t>
        </m:r>
        <m:r>
          <m:rPr>
            <m:sty m:val="p"/>
          </m:rPr>
          <m:t>+</m:t>
        </m:r>
        <m:r>
          <m:t>0</m:t>
        </m:r>
        <m:r>
          <m:rPr>
            <m:sty m:val="p"/>
          </m:rPr>
          <m:t>−</m:t>
        </m:r>
        <m:r>
          <m:t>1</m:t>
        </m:r>
        <m:r>
          <m:rPr>
            <m:sty m:val="p"/>
          </m:rPr>
          <m:t>=</m:t>
        </m:r>
        <m:r>
          <m:t>0</m:t>
        </m:r>
      </m:oMath>
      <w:del w:id="9184" w:author="PR Preview" w:date="2026-01-01T00:00:00Z">
        <w:r>
          <w:delText xml:space="preserve">,</w:delText>
        </w:r>
      </w:del>
      <w:del w:id="9185" w:author="PR Preview" w:date="2026-01-01T00:00:00Z">
        <w:r>
          <w:delText xml:space="preserve"> </w:delText>
        </w:r>
      </w:del>
      <w:del w:id="9186" w:author="PR Preview" w:date="2026-01-01T00:00:00Z">
        <w:r>
          <w:delText xml:space="preserve">and so is</w:delText>
        </w:r>
      </w:del>
      <w:del w:id="9187" w:author="PR Preview" w:date="2026-01-01T00:00:00Z">
        <w:r>
          <w:delText xml:space="preserve"> </w:delText>
        </w:r>
      </w:del>
      <m:oMath>
        <m:limLow>
          <m:e>
            <m:r>
              <m:t>y</m:t>
            </m:r>
          </m:e>
          <m:lim>
            <m:r>
              <m:rPr>
                <m:sty m:val="p"/>
              </m:rPr>
              <m:t>∼</m:t>
            </m:r>
          </m:lim>
        </m:limLow>
        <m:r>
          <m:rPr>
            <m:sty m:val="p"/>
          </m:rPr>
          <m:t>=</m:t>
        </m:r>
        <m:r>
          <m:rPr>
            <m:sty m:val="p"/>
          </m:rPr>
          <m:t>(</m:t>
        </m:r>
        <m:r>
          <m:t>0</m:t>
        </m:r>
        <m:r>
          <m:rPr>
            <m:sty m:val="p"/>
          </m:rPr>
          <m:t>,</m:t>
        </m:r>
        <m:r>
          <m:t>1</m:t>
        </m:r>
        <m:r>
          <m:rPr>
            <m:sty m:val="p"/>
          </m:rPr>
          <m:t>,</m:t>
        </m:r>
        <m:r>
          <m:t>0</m:t>
        </m:r>
        <m:r>
          <m:rPr>
            <m:sty m:val="p"/>
          </m:rPr>
          <m:t>)</m:t>
        </m:r>
      </m:oMath>
      <w:del w:id="9188" w:author="PR Preview" w:date="2026-01-01T00:00:00Z">
        <w:r>
          <w:delText xml:space="preserve">.</w:delText>
        </w:r>
      </w:del>
    </w:p>
    <w:p>
      <w:pPr>
        <w:numPr>
          <w:ilvl w:val="0"/>
          <w:numId w:val="1029"/>
        </w:numPr>
      </w:pPr>
      <w:del w:id="9189" w:author="PR Preview" w:date="2026-01-01T00:00:00Z">
        <w:r>
          <w:delText xml:space="preserve">Their difference</w:delText>
        </w:r>
      </w:del>
      <w:del w:id="9190" w:author="PR Preview" w:date="2026-01-01T00:00:00Z">
        <w:r>
          <w:delText xml:space="preserve"> </w:delText>
        </w:r>
      </w:del>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del w:id="9191" w:author="PR Preview" w:date="2026-01-01T00:00:00Z">
        <w:r>
          <w:delText xml:space="preserve"> </w:delText>
        </w:r>
      </w:del>
      <w:del w:id="9192" w:author="PR Preview" w:date="2026-01-01T00:00:00Z">
        <w:r>
          <w:delText xml:space="preserve">has entries summing to</w:delText>
        </w:r>
      </w:del>
      <w:del w:id="9193" w:author="PR Preview" w:date="2026-01-01T00:00:00Z">
        <w:r>
          <w:delText xml:space="preserve"> </w:delText>
        </w:r>
      </w:del>
      <m:oMath>
        <m:r>
          <m:rPr>
            <m:sty m:val="p"/>
          </m:rPr>
          <m:t>−</m:t>
        </m:r>
        <m:r>
          <m:t>1</m:t>
        </m:r>
        <m:r>
          <m:rPr>
            <m:sty m:val="p"/>
          </m:rPr>
          <m:t>+</m:t>
        </m:r>
        <m:r>
          <m:t>1</m:t>
        </m:r>
        <m:r>
          <m:rPr>
            <m:sty m:val="p"/>
          </m:rPr>
          <m:t>+</m:t>
        </m:r>
        <m:r>
          <m:t>0</m:t>
        </m:r>
        <m:r>
          <m:rPr>
            <m:sty m:val="p"/>
          </m:rPr>
          <m:t>=</m:t>
        </m:r>
        <m:r>
          <m:t>0</m:t>
        </m:r>
      </m:oMath>
      <w:del w:id="9194" w:author="PR Preview" w:date="2026-01-01T00:00:00Z">
        <w:r>
          <w:delText xml:space="preserve">,</w:delText>
        </w:r>
      </w:del>
      <w:del w:id="9195" w:author="PR Preview" w:date="2026-01-01T00:00:00Z">
        <w:r>
          <w:delText xml:space="preserve"> </w:delText>
        </w:r>
      </w:del>
      <w:del w:id="9196" w:author="PR Preview" w:date="2026-01-01T00:00:00Z">
        <w:r>
          <w:delText xml:space="preserve">so it is in</w:delText>
        </w:r>
      </w:del>
      <w:del w:id="9197" w:author="PR Preview" w:date="2026-01-01T00:00:00Z">
        <w:r>
          <w:delText xml:space="preserve"> </w:delText>
        </w:r>
      </w:del>
      <m:oMath>
        <m:sSub>
          <m:e>
            <m:r>
              <m:rPr>
                <m:scr m:val="script"/>
                <m:sty m:val="p"/>
              </m:rPr>
              <m:t>H</m:t>
            </m:r>
          </m:e>
          <m:sub>
            <m:r>
              <m:t>0</m:t>
            </m:r>
          </m:sub>
        </m:sSub>
      </m:oMath>
      <w:del w:id="9198" w:author="PR Preview" w:date="2026-01-01T00:00:00Z">
        <w:r>
          <w:delText xml:space="preserve">, and</w:delText>
        </w:r>
      </w:del>
      <w:del w:id="9199" w:author="PR Preview" w:date="2026-01-01T00:00:00Z">
        <w:r>
          <w:delText xml:space="preserve"> </w:delText>
        </w:r>
      </w:del>
      <m:oMath>
        <m:limLow>
          <m:e>
            <m:r>
              <m:t>y</m:t>
            </m:r>
          </m:e>
          <m:lim>
            <m:r>
              <m:rPr>
                <m:sty m:val="p"/>
              </m:rPr>
              <m:t>∼</m:t>
            </m:r>
          </m:lim>
        </m:limLow>
        <m:r>
          <m:rPr>
            <m:sty m:val="p"/>
          </m:rPr>
          <m:t>=</m:t>
        </m:r>
        <m:sSub>
          <m:e>
            <m:limLow>
              <m:e>
                <m:r>
                  <m:t>x</m:t>
                </m:r>
              </m:e>
              <m:lim>
                <m:r>
                  <m:rPr>
                    <m:sty m:val="p"/>
                  </m:rPr>
                  <m:t>∼</m:t>
                </m:r>
              </m:lim>
            </m:limLow>
          </m:e>
          <m:sub>
            <m:r>
              <m:t>0</m:t>
            </m:r>
          </m:sub>
        </m:sSub>
        <m:r>
          <m:rPr>
            <m:sty m:val="p"/>
          </m:rPr>
          <m:t>+</m:t>
        </m:r>
        <m:r>
          <m:rPr>
            <m:sty m:val="p"/>
          </m:rPr>
          <m:t>(</m:t>
        </m:r>
        <m:r>
          <m:rPr>
            <m:sty m:val="p"/>
          </m:rPr>
          <m:t>−</m:t>
        </m:r>
        <m:r>
          <m:t>1</m:t>
        </m:r>
        <m:r>
          <m:rPr>
            <m:sty m:val="p"/>
          </m:rPr>
          <m:t>,</m:t>
        </m:r>
        <m:r>
          <m:t>1</m:t>
        </m:r>
        <m:r>
          <m:rPr>
            <m:sty m:val="p"/>
          </m:rPr>
          <m:t>,</m:t>
        </m:r>
        <m:r>
          <m:t>0</m:t>
        </m:r>
        <m:r>
          <m:rPr>
            <m:sty m:val="p"/>
          </m:rPr>
          <m:t>)</m:t>
        </m:r>
      </m:oMath>
      <w:del w:id="9200" w:author="PR Preview" w:date="2026-01-01T00:00:00Z">
        <w:r>
          <w:delText xml:space="preserve">, as part 2 says.</w:delText>
        </w:r>
      </w:del>
    </w:p>
    <w:p>
      <w:pPr>
        <w:pStyle w:val="BodyText"/>
      </w:pPr>
      <m:oMathPara>
        <m:oMathParaPr>
          <m:jc m:val="center"/>
        </m:oMathParaPr>
        <m:oMath>
          <m:eqArr>
            <m:e>
              <m:limLow>
                <m:e>
                  <m:r>
                    <m:t>w</m:t>
                  </m:r>
                </m:e>
                <m:lim>
                  <m:r>
                    <m:rPr>
                      <m:sty m:val="p"/>
                    </m:rPr>
                    <m:t>∼</m:t>
                  </m:r>
                </m:lim>
              </m:limLow>
              <m:r>
                <m:rPr>
                  <m:sty m:val="p"/>
                </m:rPr>
                <m:t>⋅</m:t>
              </m:r>
              <m:r>
                <m:rPr>
                  <m:sty m:val="p"/>
                </m:rPr>
                <m:t>(</m:t>
              </m:r>
              <m:r>
                <m:rPr>
                  <m:sty m:val="p"/>
                </m:rPr>
                <m:t>−</m:t>
              </m:r>
              <m:r>
                <m:t>1</m:t>
              </m:r>
              <m:r>
                <m:rPr>
                  <m:sty m:val="p"/>
                </m:rPr>
                <m:t>,</m:t>
              </m:r>
              <m:r>
                <m:t>1</m:t>
              </m:r>
              <m:r>
                <m:rPr>
                  <m:sty m:val="p"/>
                </m:rPr>
                <m:t>,</m:t>
              </m:r>
              <m:r>
                <m:t>0</m:t>
              </m:r>
              <m:r>
                <m:rPr>
                  <m:sty m:val="p"/>
                </m:rPr>
                <m:t>)</m:t>
              </m:r>
              <m:r>
                <m:t>&amp;</m:t>
              </m:r>
              <m:r>
                <m:rPr>
                  <m:sty m:val="p"/>
                </m:rPr>
                <m:t>=</m:t>
              </m:r>
              <m:r>
                <m:rPr>
                  <m:sty m:val="p"/>
                </m:rPr>
                <m:t>−</m:t>
              </m:r>
              <m:r>
                <m:t>1</m:t>
              </m:r>
              <m:r>
                <m:rPr>
                  <m:sty m:val="p"/>
                </m:rPr>
                <m:t>+</m:t>
              </m:r>
              <m:r>
                <m:t>1</m:t>
              </m:r>
              <m:r>
                <m:rPr>
                  <m:sty m:val="p"/>
                </m:rPr>
                <m:t>+</m:t>
              </m:r>
              <m:r>
                <m:t>0</m:t>
              </m:r>
            </m:e>
            <m:e>
              <m:r>
                <m:t>&amp;</m:t>
              </m:r>
              <m:r>
                <m:rPr>
                  <m:sty m:val="p"/>
                </m:rPr>
                <m:t>=</m:t>
              </m:r>
              <m:r>
                <m:t>0</m:t>
              </m:r>
              <m:r>
                <m:rPr>
                  <m:sty m:val="p"/>
                </m:rPr>
                <m:t>,</m:t>
              </m:r>
            </m:e>
          </m:eqArr>
        </m:oMath>
      </m:oMathPara>
    </w:p>
    <w:p>
      <w:pPr>
        <w:pStyle w:val="Compact"/>
        <w:numPr>
          <w:ilvl w:val="0"/>
          <w:numId w:val="1028"/>
        </w:numPr>
      </w:pPr>
      <m:oMath>
        <m:r>
          <m:rPr>
            <m:scr m:val="script"/>
            <m:sty m:val="p"/>
          </m:rPr>
          <m:t>H</m:t>
        </m:r>
      </m:oMath>
      <w:ins w:id="9201" w:author="PR Preview" w:date="2026-01-01T00:00:00Z">
        <w:r>
          <w:t xml:space="preserve"> </w:t>
        </w:r>
      </w:ins>
      <w:ins w:id="9202" w:author="PR Preview" w:date="2026-01-01T00:00:00Z">
        <w:r>
          <w:t xml:space="preserve">is not empty, and for any</w:t>
        </w:r>
      </w:ins>
      <w:ins w:id="9203" w:author="PR Preview" w:date="2026-01-01T00:00:00Z">
        <w:r>
          <w:t xml:space="preserve"> </w:t>
        </w:r>
      </w:ins>
      <w:ins w:id="9204" w:author="PR Preview" w:date="2026-01-01T00:00:00Z">
        <w:r>
          <w:t xml:space="preserve">$\mathord{\smash[b]{\underset{\raise.3ex\hbox{$\scriptstyle\sim$}}{x}}\vphantom{x}}_0 \in \mathcal{H}$</w:t>
        </w:r>
      </w:ins>
      <w:ins w:id="9205" w:author="PR Preview" w:date="2026-01-01T00:00:00Z">
        <w:r>
          <w:t xml:space="preserve">,</w:t>
        </w:r>
      </w:ins>
      <w:ins w:id="9206" w:author="PR Preview" w:date="2026-01-01T00:00:00Z">
        <w:r>
          <w:t xml:space="preserve"> </w:t>
        </w:r>
      </w:ins>
      <w:ins w:id="9207"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9208" w:author="PR Preview" w:date="2026-01-01T00:00:00Z">
        <w:r>
          <w:t xml:space="preserve">,</w:t>
        </w:r>
      </w:ins>
      <w:ins w:id="9209" w:author="PR Preview" w:date="2026-01-01T00:00:00Z">
        <w:r>
          <w:t xml:space="preserve"> </w:t>
        </w:r>
      </w:ins>
      <w:ins w:id="9210" w:author="PR Preview" w:date="2026-01-01T00:00:00Z">
        <w:r>
          <w:t xml:space="preserve">so</w:t>
        </w:r>
      </w:ins>
      <w:ins w:id="9211" w:author="PR Preview" w:date="2026-01-01T00:00:00Z">
        <w:r>
          <w:t xml:space="preserve"> </w:t>
        </w:r>
      </w:ins>
      <m:oMath>
        <m:r>
          <m:rPr>
            <m:scr m:val="script"/>
            <m:sty m:val="p"/>
          </m:rPr>
          <m:t>H</m:t>
        </m:r>
      </m:oMath>
      <w:ins w:id="9212" w:author="PR Preview" w:date="2026-01-01T00:00:00Z">
        <w:r>
          <w:t xml:space="preserve"> </w:t>
        </w:r>
      </w:ins>
      <w:ins w:id="9213" w:author="PR Preview" w:date="2026-01-01T00:00:00Z">
        <w:r>
          <w:t xml:space="preserve">is an affine subspace (</w:t>
        </w:r>
      </w:ins>
      <w:hyperlink w:anchor="def-affine-subspace">
        <w:ins w:id="9214" w:author="PR Preview" w:date="2026-01-01T00:00:00Z">
          <w:r>
            <w:rPr>
              <w:rStyle w:val="Hyperlink"/>
            </w:rPr>
            <w:t xml:space="preserve">Definition 59</w:t>
          </w:r>
        </w:ins>
      </w:hyperlink>
      <w:ins w:id="9215" w:author="PR Preview" w:date="2026-01-01T00:00:00Z">
        <w:r>
          <w:t xml:space="preserve">).</w:t>
        </w:r>
      </w:ins>
    </w:p>
    <w:p>
      <w:pPr>
        <w:pStyle w:val="Compact"/>
        <w:numPr>
          <w:ilvl w:val="0"/>
          <w:numId w:val="1028"/>
        </w:numPr>
      </w:pPr>
      <w:ins w:id="9216" w:author="PR Preview" w:date="2026-01-01T00:00:00Z">
        <w:r>
          <w:t xml:space="preserve">For any</w:t>
        </w:r>
      </w:ins>
      <w:ins w:id="9217" w:author="PR Preview" w:date="2026-01-01T00:00:00Z">
        <w:r>
          <w:t xml:space="preserve"> </w:t>
        </w:r>
      </w:ins>
      <w:ins w:id="9218" w:author="PR Preview" w:date="2026-01-01T00:00:00Z">
        <w:r>
          <w:t xml:space="preserve">$\mathord{\smash[b]{\underset{\raise.3ex\hbox{$\scriptstyle\sim$}}{x}}\vphantom{x}}, \mathord{\smash[b]{\underset{\raise.3ex\hbox{$\scriptstyle\sim$}}{y}}\vphantom{y}}\in \mathcal{H}$</w:t>
        </w:r>
      </w:ins>
      <w:ins w:id="9219" w:author="PR Preview" w:date="2026-01-01T00:00:00Z">
        <w:r>
          <w:t xml:space="preserve">,</w:t>
        </w:r>
      </w:ins>
      <w:ins w:id="9220" w:author="PR Preview" w:date="2026-01-01T00:00:00Z">
        <w:r>
          <w:t xml:space="preserve"> </w:t>
        </w:r>
      </w:ins>
      <w:ins w:id="9221" w:author="PR Preview" w:date="2026-01-01T00:00:00Z">
        <w:r>
          <w:t xml:space="preserve">the normal vector is orthogonal to their difference:</w:t>
        </w:r>
      </w:ins>
      <w:ins w:id="9222" w:author="PR Preview" w:date="2026-01-01T00:00:00Z">
        <w:r>
          <w:t xml:space="preserve"> </w:t>
        </w:r>
      </w:ins>
      <w:ins w:id="9223" w:author="PR Preview" w:date="2026-01-01T00:00:00Z">
        <w:r>
          <w:t xml:space="preserve">$\mathord{\smash[b]{\underset{\raise.3ex\hbox{$\scriptstyle\sim$}}{w}}\vphantom{w}} \perp (\mathord{\smash[b]{\underset{\raise.3ex\hbox{$\scriptstyle\sim$}}{x}}\vphantom{x}}- \mathord{\smash[b]{\underset{\raise.3ex\hbox{$\scriptstyle\sim$}}{y}}\vphantom{y}})$</w:t>
        </w:r>
      </w:ins>
      <w:ins w:id="9224" w:author="PR Preview" w:date="2026-01-01T00:00:00Z">
        <w:r>
          <w:t xml:space="preserve"> </w:t>
        </w:r>
      </w:ins>
      <w:ins w:id="9225" w:author="PR Preview" w:date="2026-01-01T00:00:00Z">
        <w:r>
          <w:t xml:space="preserve">(</w:t>
        </w:r>
      </w:ins>
      <w:hyperlink w:anchor="def-orthogonal-vectors">
        <w:ins w:id="9226" w:author="PR Preview" w:date="2026-01-01T00:00:00Z">
          <w:r>
            <w:rPr>
              <w:rStyle w:val="Hyperlink"/>
            </w:rPr>
            <w:t xml:space="preserve">Definition 15</w:t>
          </w:r>
        </w:ins>
      </w:hyperlink>
      <w:ins w:id="9227" w:author="PR Preview" w:date="2026-01-01T00:00:00Z">
        <w:r>
          <w:t xml:space="preserve">).</w:t>
        </w:r>
      </w:ins>
    </w:p>
    <w:bookmarkEnd w:id="278"/>
    <w:p>
      <w:pPr>
        <w:pStyle w:val="FirstParagraph"/>
      </w:pPr>
      <w:ins w:id="9228" w:author="PR Preview" w:date="2026-01-01T00:00:00Z">
        <w:r>
          <w:rPr>
            <w:i/>
            <w:iCs/>
          </w:rPr>
          <w:t xml:space="preserve">Proof</w:t>
        </w:r>
      </w:ins>
      <w:ins w:id="9229" w:author="PR Preview" w:date="2026-01-01T00:00:00Z">
        <w:r>
          <w:t xml:space="preserve">. </w:t>
        </w:r>
      </w:ins>
      <w:ins w:id="9230" w:author="PR Preview" w:date="2026-01-01T00:00:00Z">
        <w:r>
          <w:t xml:space="preserve">Here</w:t>
        </w:r>
      </w:ins>
      <w:ins w:id="9231" w:author="PR Preview" w:date="2026-01-01T00:00:00Z">
        <w:r>
          <w:t xml:space="preserve"> </w:t>
        </w:r>
      </w:ins>
      <w:ins w:id="9232" w:author="PR Preview" w:date="2026-01-01T00:00:00Z">
        <w:r>
          <w:t xml:space="preserve">$\mathord{\smash[b]{\underset{\raise.3ex\hbox{$\scriptstyle\sim$}}{w}}\vphantom{w}}^{\top}$</w:t>
        </w:r>
      </w:ins>
      <w:ins w:id="9233" w:author="PR Preview" w:date="2026-01-01T00:00:00Z">
        <w:r>
          <w:t xml:space="preserve"> </w:t>
        </w:r>
      </w:ins>
      <w:ins w:id="9234" w:author="PR Preview" w:date="2026-01-01T00:00:00Z">
        <w:r>
          <w:t xml:space="preserve">is a</w:t>
        </w:r>
      </w:ins>
      <w:ins w:id="9235" w:author="PR Preview" w:date="2026-01-01T00:00:00Z">
        <w:r>
          <w:t xml:space="preserve"> </w:t>
        </w:r>
      </w:ins>
      <m:oMath>
        <m:r>
          <m:t>1</m:t>
        </m:r>
        <m:r>
          <m:rPr>
            <m:sty m:val="p"/>
          </m:rPr>
          <m:t>×</m:t>
        </m:r>
        <m:r>
          <m:t>p</m:t>
        </m:r>
      </m:oMath>
      <w:ins w:id="9236" w:author="PR Preview" w:date="2026-01-01T00:00:00Z">
        <w:r>
          <w:t xml:space="preserve"> </w:t>
        </w:r>
      </w:ins>
      <w:ins w:id="9237" w:author="PR Preview" w:date="2026-01-01T00:00:00Z">
        <w:r>
          <w:t xml:space="preserve">matrix, and</w:t>
        </w:r>
      </w:ins>
      <w:ins w:id="9238" w:author="PR Preview" w:date="2026-01-01T00:00:00Z">
        <w:r>
          <w:t xml:space="preserve"> </w:t>
        </w:r>
      </w:ins>
      <w:ins w:id="9239" w:author="PR Preview" w:date="2026-01-01T00:00:00Z">
        <w:r>
          <w:t xml:space="preserve">$\mathord{\smash[b]{\underset{\raise.3ex\hbox{$\scriptstyle\sim$}}{w}}\vphantom{w}}^{\top} \mathord{\smash[b]{\underset{\raise.3ex\hbox{$\scriptstyle\sim$}}{x}}\vphantom{x}}= \mathord{\smash[b]{\underset{\raise.3ex\hbox{$\scriptstyle\sim$}}{w}}\vphantom{w}} \cdot \mathord{\smash[b]{\underset{\raise.3ex\hbox{$\scriptstyle\sim$}}{x}}\vphantom{x}}$</w:t>
        </w:r>
      </w:ins>
      <w:ins w:id="9240" w:author="PR Preview" w:date="2026-01-01T00:00:00Z">
        <w:r>
          <w:t xml:space="preserve"> </w:t>
        </w:r>
      </w:ins>
      <w:ins w:id="9241" w:author="PR Preview" w:date="2026-01-01T00:00:00Z">
        <w:r>
          <w:t xml:space="preserve">(</w:t>
        </w:r>
      </w:ins>
      <w:hyperlink w:anchor="exm-dot-product-matmul">
        <w:ins w:id="9242" w:author="PR Preview" w:date="2026-01-01T00:00:00Z">
          <w:r>
            <w:rPr>
              <w:rStyle w:val="Hyperlink"/>
            </w:rPr>
            <w:t xml:space="preserve">Example 20</w:t>
          </w:r>
        </w:ins>
      </w:hyperlink>
      <w:ins w:id="9243" w:author="PR Preview" w:date="2026-01-01T00:00:00Z">
        <w:r>
          <w:t xml:space="preserve">).</w:t>
        </w:r>
      </w:ins>
    </w:p>
    <w:p>
      <w:pPr>
        <w:pStyle w:val="BodyText"/>
      </w:pPr>
      <w:ins w:id="9244" w:author="PR Preview" w:date="2026-01-01T00:00:00Z">
        <w:r>
          <w:rPr>
            <w:b/>
            <w:bCs/>
          </w:rPr>
          <w:t xml:space="preserve">Part 1.</w:t>
        </w:r>
      </w:ins>
      <w:ins w:id="9245" w:author="PR Preview" w:date="2026-01-01T00:00:00Z">
        <w:r>
          <w:t xml:space="preserve"> </w:t>
        </w:r>
      </w:ins>
      <m:oMath>
        <m:sSub>
          <m:e>
            <m:r>
              <m:rPr>
                <m:scr m:val="script"/>
                <m:sty m:val="p"/>
              </m:rPr>
              <m:t>H</m:t>
            </m:r>
          </m:e>
          <m:sub>
            <m:r>
              <m:t>0</m:t>
            </m:r>
          </m:sub>
        </m:sSub>
      </m:oMath>
      <w:ins w:id="9246" w:author="PR Preview" w:date="2026-01-01T00:00:00Z">
        <w:r>
          <w:t xml:space="preserve"> </w:t>
        </w:r>
      </w:ins>
      <w:ins w:id="9247" w:author="PR Preview" w:date="2026-01-01T00:00:00Z">
        <w:r>
          <w:t xml:space="preserve">is the null space</w:t>
        </w:r>
      </w:ins>
      <w:ins w:id="9248" w:author="PR Preview" w:date="2026-01-01T00:00:00Z">
        <w:r>
          <w:t xml:space="preserve"> </w:t>
        </w:r>
      </w:ins>
      <w:ins w:id="9249" w:author="PR Preview" w:date="2026-01-01T00:00:00Z">
        <w:r>
          <w:t xml:space="preserve">$\mathcal{N}(\mathord{\smash[b]{\underset{\raise.3ex\hbox{$\scriptstyle\sim$}}{w}}\vphantom{w}}^{\top})$</w:t>
        </w:r>
      </w:ins>
      <w:ins w:id="9250" w:author="PR Preview" w:date="2026-01-01T00:00:00Z">
        <w:r>
          <w:t xml:space="preserve"> </w:t>
        </w:r>
      </w:ins>
      <w:ins w:id="9251" w:author="PR Preview" w:date="2026-01-01T00:00:00Z">
        <w:r>
          <w:t xml:space="preserve">(</w:t>
        </w:r>
      </w:ins>
      <w:hyperlink w:anchor="def-null-space">
        <w:ins w:id="9252" w:author="PR Preview" w:date="2026-01-01T00:00:00Z">
          <w:r>
            <w:rPr>
              <w:rStyle w:val="Hyperlink"/>
            </w:rPr>
            <w:t xml:space="preserve">Definition 54</w:t>
          </w:r>
        </w:ins>
      </w:hyperlink>
      <w:ins w:id="9253" w:author="PR Preview" w:date="2026-01-01T00:00:00Z">
        <w:r>
          <w:t xml:space="preserve">),</w:t>
        </w:r>
      </w:ins>
      <w:ins w:id="9254" w:author="PR Preview" w:date="2026-01-01T00:00:00Z">
        <w:r>
          <w:t xml:space="preserve"> </w:t>
        </w:r>
      </w:ins>
      <w:ins w:id="9255" w:author="PR Preview" w:date="2026-01-01T00:00:00Z">
        <w:r>
          <w:t xml:space="preserve">so it is a subspace (</w:t>
        </w:r>
      </w:ins>
      <w:hyperlink w:anchor="thm-null-space-subspace">
        <w:ins w:id="9256" w:author="PR Preview" w:date="2026-01-01T00:00:00Z">
          <w:r>
            <w:rPr>
              <w:rStyle w:val="Hyperlink"/>
            </w:rPr>
            <w:t xml:space="preserve">Theorem 33</w:t>
          </w:r>
        </w:ins>
      </w:hyperlink>
      <w:ins w:id="9257" w:author="PR Preview" w:date="2026-01-01T00:00:00Z">
        <w:r>
          <w:t xml:space="preserve">).</w:t>
        </w:r>
      </w:ins>
      <w:ins w:id="9258" w:author="PR Preview" w:date="2026-01-01T00:00:00Z">
        <w:r>
          <w:t xml:space="preserve"> </w:t>
        </w:r>
      </w:ins>
      <w:ins w:id="9259" w:author="PR Preview" w:date="2026-01-01T00:00:00Z">
        <w:r>
          <w:t xml:space="preserve">The</w:t>
        </w:r>
      </w:ins>
      <w:ins w:id="9260" w:author="PR Preview" w:date="2026-01-01T00:00:00Z">
        <w:r>
          <w:t xml:space="preserve"> </w:t>
        </w:r>
      </w:ins>
      <m:oMath>
        <m:r>
          <m:t>p</m:t>
        </m:r>
      </m:oMath>
      <w:ins w:id="9261" w:author="PR Preview" w:date="2026-01-01T00:00:00Z">
        <w:r>
          <w:t xml:space="preserve"> </w:t>
        </w:r>
      </w:ins>
      <w:ins w:id="9262" w:author="PR Preview" w:date="2026-01-01T00:00:00Z">
        <w:r>
          <w:t xml:space="preserve">columns of</w:t>
        </w:r>
      </w:ins>
      <w:ins w:id="9263" w:author="PR Preview" w:date="2026-01-01T00:00:00Z">
        <w:r>
          <w:t xml:space="preserve"> </w:t>
        </w:r>
      </w:ins>
      <w:ins w:id="9264" w:author="PR Preview" w:date="2026-01-01T00:00:00Z">
        <w:r>
          <w:t xml:space="preserve">$\mathord{\smash[b]{\underset{\raise.3ex\hbox{$\scriptstyle\sim$}}{w}}\vphantom{w}}^{\top}$</w:t>
        </w:r>
      </w:ins>
      <w:ins w:id="9265" w:author="PR Preview" w:date="2026-01-01T00:00:00Z">
        <w:r>
          <w:t xml:space="preserve"> </w:t>
        </w:r>
      </w:ins>
      <w:ins w:id="9266" w:author="PR Preview" w:date="2026-01-01T00:00:00Z">
        <w:r>
          <w:t xml:space="preserve">are the numbers</w:t>
        </w:r>
      </w:ins>
      <w:ins w:id="9267" w:author="PR Preview" w:date="2026-01-01T00:00:00Z">
        <w:r>
          <w:t xml:space="preserve"> </w:t>
        </w:r>
      </w:ins>
      <m:oMath>
        <m:sSub>
          <m:e>
            <m:r>
              <m:t>w</m:t>
            </m:r>
          </m:e>
          <m:sub>
            <m:r>
              <m:t>1</m:t>
            </m:r>
          </m:sub>
        </m:sSub>
        <m:r>
          <m:rPr>
            <m:sty m:val="p"/>
          </m:rPr>
          <m:t>,</m:t>
        </m:r>
        <m:r>
          <m:rPr>
            <m:sty m:val="p"/>
          </m:rPr>
          <m:t>…</m:t>
        </m:r>
        <m:r>
          <m:rPr>
            <m:sty m:val="p"/>
          </m:rPr>
          <m:t>,</m:t>
        </m:r>
        <m:sSub>
          <m:e>
            <m:r>
              <m:t>w</m:t>
            </m:r>
          </m:e>
          <m:sub>
            <m:r>
              <m:t>p</m:t>
            </m:r>
          </m:sub>
        </m:sSub>
      </m:oMath>
      <w:ins w:id="9268" w:author="PR Preview" w:date="2026-01-01T00:00:00Z">
        <w:r>
          <w:t xml:space="preserve">.</w:t>
        </w:r>
      </w:ins>
      <w:ins w:id="9269" w:author="PR Preview" w:date="2026-01-01T00:00:00Z">
        <w:r>
          <w:t xml:space="preserve"> </w:t>
        </w:r>
      </w:ins>
      <w:ins w:id="9270" w:author="PR Preview" w:date="2026-01-01T00:00:00Z">
        <w:r>
          <w:t xml:space="preserve">Some</w:t>
        </w:r>
      </w:ins>
      <w:ins w:id="9271" w:author="PR Preview" w:date="2026-01-01T00:00:00Z">
        <w:r>
          <w:t xml:space="preserve"> </w:t>
        </w:r>
      </w:ins>
      <m:oMath>
        <m:sSub>
          <m:e>
            <m:r>
              <m:t>w</m:t>
            </m:r>
          </m:e>
          <m:sub>
            <m:r>
              <m:t>j</m:t>
            </m:r>
          </m:sub>
        </m:sSub>
        <m:r>
          <m:rPr>
            <m:sty m:val="p"/>
          </m:rPr>
          <m:t>≠</m:t>
        </m:r>
        <m:r>
          <m:t>0</m:t>
        </m:r>
      </m:oMath>
      <w:ins w:id="9272" w:author="PR Preview" w:date="2026-01-01T00:00:00Z">
        <w:r>
          <w:t xml:space="preserve">, because</w:t>
        </w:r>
      </w:ins>
      <w:ins w:id="9273" w:author="PR Preview" w:date="2026-01-01T00:00:00Z">
        <w:r>
          <w:t xml:space="preserve"> </w:t>
        </w:r>
      </w:ins>
      <w:ins w:id="9274" w:author="PR Preview" w:date="2026-01-01T00:00:00Z">
        <w:r>
          <w:t xml:space="preserve">$\mathord{\smash[b]{\underset{\raise.3ex\hbox{$\scriptstyle\sim$}}{w}}\vphantom{w}} \ne \mathord{\smash[b]{\underset{\raise.3ex\hbox{$\scriptstyle\sim$}}{0}}\vphantom{0}}$</w:t>
        </w:r>
      </w:ins>
      <w:ins w:id="9275" w:author="PR Preview" w:date="2026-01-01T00:00:00Z">
        <w:r>
          <w:t xml:space="preserve">,</w:t>
        </w:r>
      </w:ins>
      <w:ins w:id="9276" w:author="PR Preview" w:date="2026-01-01T00:00:00Z">
        <w:r>
          <w:t xml:space="preserve"> </w:t>
        </w:r>
      </w:ins>
      <w:ins w:id="9277" w:author="PR Preview" w:date="2026-01-01T00:00:00Z">
        <w:r>
          <w:t xml:space="preserve">and that column on its own is linearly independent (</w:t>
        </w:r>
      </w:ins>
      <m:oMath>
        <m:r>
          <m:t>c</m:t>
        </m:r>
        <m:r>
          <m:t> </m:t>
        </m:r>
        <m:sSub>
          <m:e>
            <m:r>
              <m:t>w</m:t>
            </m:r>
          </m:e>
          <m:sub>
            <m:r>
              <m:t>j</m:t>
            </m:r>
          </m:sub>
        </m:sSub>
        <m:r>
          <m:rPr>
            <m:sty m:val="p"/>
          </m:rPr>
          <m:t>=</m:t>
        </m:r>
        <m:r>
          <m:t>0</m:t>
        </m:r>
      </m:oMath>
      <w:ins w:id="9278" w:author="PR Preview" w:date="2026-01-01T00:00:00Z">
        <w:r>
          <w:t xml:space="preserve"> </w:t>
        </w:r>
      </w:ins>
      <w:ins w:id="9279" w:author="PR Preview" w:date="2026-01-01T00:00:00Z">
        <w:r>
          <w:t xml:space="preserve">forces</w:t>
        </w:r>
      </w:ins>
      <w:ins w:id="9280" w:author="PR Preview" w:date="2026-01-01T00:00:00Z">
        <w:r>
          <w:t xml:space="preserve"> </w:t>
        </w:r>
      </w:ins>
      <m:oMath>
        <m:r>
          <m:t>c</m:t>
        </m:r>
        <m:r>
          <m:rPr>
            <m:sty m:val="p"/>
          </m:rPr>
          <m:t>=</m:t>
        </m:r>
        <m:r>
          <m:t>0</m:t>
        </m:r>
      </m:oMath>
      <w:ins w:id="9281" w:author="PR Preview" w:date="2026-01-01T00:00:00Z">
        <w:r>
          <w:t xml:space="preserve">),</w:t>
        </w:r>
      </w:ins>
      <w:ins w:id="9282" w:author="PR Preview" w:date="2026-01-01T00:00:00Z">
        <w:r>
          <w:t xml:space="preserve"> </w:t>
        </w:r>
      </w:ins>
      <w:ins w:id="9283" w:author="PR Preview" w:date="2026-01-01T00:00:00Z">
        <w:r>
          <w:t xml:space="preserve">so</w:t>
        </w:r>
      </w:ins>
      <w:ins w:id="9284" w:author="PR Preview" w:date="2026-01-01T00:00:00Z">
        <w:r>
          <w:t xml:space="preserve"> </w:t>
        </w:r>
      </w:ins>
      <w:ins w:id="9285" w:author="PR Preview" w:date="2026-01-01T00:00:00Z">
        <w:r>
          <w:t xml:space="preserve">$\operatorname{rank}(\mathord{\smash[b]{\underset{\raise.3ex\hbox{$\scriptstyle\sim$}}{w}}\vphantom{w}}^{\top}) \ge 1$</w:t>
        </w:r>
      </w:ins>
      <w:ins w:id="9286" w:author="PR Preview" w:date="2026-01-01T00:00:00Z">
        <w:r>
          <w:t xml:space="preserve"> </w:t>
        </w:r>
      </w:ins>
      <w:ins w:id="9287" w:author="PR Preview" w:date="2026-01-01T00:00:00Z">
        <w:r>
          <w:t xml:space="preserve">(</w:t>
        </w:r>
      </w:ins>
      <w:hyperlink w:anchor="def-rank">
        <w:ins w:id="9288" w:author="PR Preview" w:date="2026-01-01T00:00:00Z">
          <w:r>
            <w:rPr>
              <w:rStyle w:val="Hyperlink"/>
            </w:rPr>
            <w:t xml:space="preserve">Definition 44</w:t>
          </w:r>
        </w:ins>
      </w:hyperlink>
      <w:ins w:id="9289" w:author="PR Preview" w:date="2026-01-01T00:00:00Z">
        <w:r>
          <w:t xml:space="preserve">);</w:t>
        </w:r>
      </w:ins>
      <w:ins w:id="9290" w:author="PR Preview" w:date="2026-01-01T00:00:00Z">
        <w:r>
          <w:t xml:space="preserve"> </w:t>
        </w:r>
      </w:ins>
      <w:ins w:id="9291" w:author="PR Preview" w:date="2026-01-01T00:00:00Z">
        <w:r>
          <w:t xml:space="preserve">and</w:t>
        </w:r>
      </w:ins>
      <w:ins w:id="9292" w:author="PR Preview" w:date="2026-01-01T00:00:00Z">
        <w:r>
          <w:t xml:space="preserve"> </w:t>
        </w:r>
      </w:ins>
      <w:ins w:id="9293" w:author="PR Preview" w:date="2026-01-01T00:00:00Z">
        <w:r>
          <w:t xml:space="preserve">$\operatorname{rank}(\mathord{\smash[b]{\underset{\raise.3ex\hbox{$\scriptstyle\sim$}}{w}}\vphantom{w}}^{\top}) \le \min\mathopen{}\left\{1, p\right\}\mathclose{} = 1$</w:t>
        </w:r>
      </w:ins>
      <w:ins w:id="9294" w:author="PR Preview" w:date="2026-01-01T00:00:00Z">
        <w:r>
          <w:t xml:space="preserve"> </w:t>
        </w:r>
      </w:ins>
      <w:ins w:id="9295" w:author="PR Preview" w:date="2026-01-01T00:00:00Z">
        <w:r>
          <w:t xml:space="preserve">(</w:t>
        </w:r>
      </w:ins>
      <w:hyperlink w:anchor="cor-rank-bound">
        <w:ins w:id="9296" w:author="PR Preview" w:date="2026-01-01T00:00:00Z">
          <w:r>
            <w:rPr>
              <w:rStyle w:val="Hyperlink"/>
            </w:rPr>
            <w:t xml:space="preserve">Corollary 3</w:t>
          </w:r>
        </w:ins>
      </w:hyperlink>
      <w:ins w:id="9297" w:author="PR Preview" w:date="2026-01-01T00:00:00Z">
        <w:r>
          <w:t xml:space="preserve">).</w:t>
        </w:r>
      </w:ins>
      <w:ins w:id="9298" w:author="PR Preview" w:date="2026-01-01T00:00:00Z">
        <w:r>
          <w:t xml:space="preserve"> </w:t>
        </w:r>
      </w:ins>
      <w:ins w:id="9299" w:author="PR Preview" w:date="2026-01-01T00:00:00Z">
        <w:r>
          <w:t xml:space="preserve">So</w:t>
        </w:r>
      </w:ins>
    </w:p>
    <w:p>
      <w:pPr>
        <w:pStyle w:val="BodyText"/>
      </w:pPr>
      <w:ins w:id="9300" w:author="PR Preview" w:date="2026-01-01T00:00:00Z">
        <w:r>
          <w:t xml:space="preserve">$$
    \begin{aligned}
    \dim(\mathcal{H}_0)
    &amp;= \operatorname{nullity}(\mathord{\smash[b]{\underset{\raise.3ex\hbox{$\scriptstyle\sim$}}{w}}\vphantom{w}}^{\top})
    &amp;&amp; \text{(}\text{Definition~58}\text{)}
    \\
    &amp;= p - \operatorname{rank}(\mathord{\smash[b]{\underset{\raise.3ex\hbox{$\scriptstyle\sim$}}{w}}\vphantom{w}}^{\top})
    &amp;&amp; \text{(}\text{Theorem~39}\text{, for the } p \text{ columns of } \mathord{\smash[b]{\underset{\raise.3ex\hbox{$\scriptstyle\sim$}}{w}}\vphantom{w}}^{\top} \text{)}
    \\
    &amp;= p - 1.
    &amp;&amp; \text{(the rank is } 1 \text{)}
    \end{aligned}
    $$</w:t>
        </w:r>
      </w:ins>
    </w:p>
    <w:p>
      <w:pPr>
        <w:pStyle w:val="FirstParagraph"/>
      </w:pPr>
      <w:ins w:id="9301" w:author="PR Preview" w:date="2026-01-01T00:00:00Z">
        <w:r>
          <w:rPr>
            <w:b/>
            <w:bCs/>
          </w:rPr>
          <w:t xml:space="preserve">Part 2.</w:t>
        </w:r>
      </w:ins>
      <w:ins w:id="9302" w:author="PR Preview" w:date="2026-01-01T00:00:00Z">
        <w:r>
          <w:t xml:space="preserve"> </w:t>
        </w:r>
      </w:ins>
      <w:ins w:id="9303" w:author="PR Preview" w:date="2026-01-01T00:00:00Z">
        <w:r>
          <w:t xml:space="preserve">$\mathord{\smash[b]{\underset{\raise.3ex\hbox{$\scriptstyle\sim$}}{w}}\vphantom{w}} \cdot \mathord{\smash[b]{\underset{\raise.3ex\hbox{$\scriptstyle\sim$}}{w}}\vphantom{w}} = w_1^2 + \cdots + w_p^2 &gt; 0$</w:t>
        </w:r>
      </w:ins>
      <w:ins w:id="9304" w:author="PR Preview" w:date="2026-01-01T00:00:00Z">
        <w:r>
          <w:t xml:space="preserve">, because some</w:t>
        </w:r>
      </w:ins>
      <w:ins w:id="9305" w:author="PR Preview" w:date="2026-01-01T00:00:00Z">
        <w:r>
          <w:t xml:space="preserve"> </w:t>
        </w:r>
      </w:ins>
      <m:oMath>
        <m:sSub>
          <m:e>
            <m:r>
              <m:t>w</m:t>
            </m:r>
          </m:e>
          <m:sub>
            <m:r>
              <m:t>j</m:t>
            </m:r>
          </m:sub>
        </m:sSub>
        <m:r>
          <m:rPr>
            <m:sty m:val="p"/>
          </m:rPr>
          <m:t>≠</m:t>
        </m:r>
        <m:r>
          <m:t>0</m:t>
        </m:r>
      </m:oMath>
      <w:ins w:id="9306" w:author="PR Preview" w:date="2026-01-01T00:00:00Z">
        <w:r>
          <w:t xml:space="preserve">.</w:t>
        </w:r>
      </w:ins>
      <w:ins w:id="9307" w:author="PR Preview" w:date="2026-01-01T00:00:00Z">
        <w:r>
          <w:t xml:space="preserve"> </w:t>
        </w:r>
      </w:ins>
      <w:ins w:id="9308" w:author="PR Preview" w:date="2026-01-01T00:00:00Z">
        <w:r>
          <w:t xml:space="preserve">So</w:t>
        </w:r>
      </w:ins>
      <w:ins w:id="9309" w:author="PR Preview" w:date="2026-01-01T00:00:00Z">
        <w:r>
          <w:t xml:space="preserve"> </w:t>
        </w:r>
      </w:ins>
      <w:ins w:id="9310" w:author="PR Preview" w:date="2026-01-01T00:00:00Z">
        <w:r>
          <w:t xml:space="preserve">$\mathord{\smash[b]{\underset{\raise.3ex\hbox{$\scriptstyle\sim$}}{x}}\vphantom{x}}^* \stackrel{\text{def}}{=}-\frac{b}{\mathord{\smash[b]{\underset{\raise.3ex\hbox{$\scriptstyle\sim$}}{w}}\vphantom{w}} \cdot \mathord{\smash[b]{\underset{\raise.3ex\hbox{$\scriptstyle\sim$}}{w}}\vphantom{w}}}\,\mathord{\smash[b]{\underset{\raise.3ex\hbox{$\scriptstyle\sim$}}{w}}\vphantom{w}}$</w:t>
        </w:r>
      </w:ins>
      <w:ins w:id="9311" w:author="PR Preview" w:date="2026-01-01T00:00:00Z">
        <w:r>
          <w:t xml:space="preserve"> </w:t>
        </w:r>
      </w:ins>
      <w:ins w:id="9312" w:author="PR Preview" w:date="2026-01-01T00:00:00Z">
        <w:r>
          <w:t xml:space="preserve">is defined, and</w:t>
        </w:r>
      </w:ins>
    </w:p>
    <w:p>
      <w:pPr>
        <w:pStyle w:val="BodyText"/>
      </w:pPr>
      <w:ins w:id="9313" w:author="PR Preview" w:date="2026-01-01T00:00:00Z">
        <w:r>
          <w:t xml:space="preserve">$$
    \begin{aligned}
    \mathord{\smash[b]{\underset{\raise.3ex\hbox{$\scriptstyle\sim$}}{w}}\vphantom{w}}^{\top} \mathord{\smash[b]{\underset{\raise.3ex\hbox{$\scriptstyle\sim$}}{x}}\vphantom{x}}^* + b
    &amp;= -\frac{b}{\mathord{\smash[b]{\underset{\raise.3ex\hbox{$\scriptstyle\sim$}}{w}}\vphantom{w}} \cdot \mathord{\smash[b]{\underset{\raise.3ex\hbox{$\scriptstyle\sim$}}{w}}\vphantom{w}}}\,(\mathord{\smash[b]{\underset{\raise.3ex\hbox{$\scriptstyle\sim$}}{w}}\vphantom{w}}^{\top} \mathord{\smash[b]{\underset{\raise.3ex\hbox{$\scriptstyle\sim$}}{w}}\vphantom{w}}) + b
    &amp;&amp; \text{(homogeneity of } \mathord{\smash[b]{\underset{\raise.3ex\hbox{$\scriptstyle\sim$}}{x}}\vphantom{x}}\mapsto \mathord{\smash[b]{\underset{\raise.3ex\hbox{$\scriptstyle\sim$}}{w}}\vphantom{w}}^{\top} \mathord{\smash[b]{\underset{\raise.3ex\hbox{$\scriptstyle\sim$}}{x}}\vphantom{x}}\text{, }\text{Theorem~12}\text{)}
    \\
    &amp;= -b + b
    &amp;&amp; \text{(} \mathord{\smash[b]{\underset{\raise.3ex\hbox{$\scriptstyle\sim$}}{w}}\vphantom{w}}^{\top} \mathord{\smash[b]{\underset{\raise.3ex\hbox{$\scriptstyle\sim$}}{w}}\vphantom{w}} = \mathord{\smash[b]{\underset{\raise.3ex\hbox{$\scriptstyle\sim$}}{w}}\vphantom{w}} \cdot \mathord{\smash[b]{\underset{\raise.3ex\hbox{$\scriptstyle\sim$}}{w}}\vphantom{w}} \text{)}
    \\
    &amp;= 0,
    &amp;&amp; \text{(arithmetic)}
    \end{aligned}
    $$</w:t>
        </w:r>
      </w:ins>
    </w:p>
    <w:p>
      <w:pPr>
        <w:pStyle w:val="FirstParagraph"/>
      </w:pPr>
      <w:ins w:id="9314" w:author="PR Preview" w:date="2026-01-01T00:00:00Z">
        <w:r>
          <w:t xml:space="preserve">so</w:t>
        </w:r>
      </w:ins>
      <w:ins w:id="9315" w:author="PR Preview" w:date="2026-01-01T00:00:00Z">
        <w:r>
          <w:t xml:space="preserve"> </w:t>
        </w:r>
      </w:ins>
      <w:ins w:id="9316" w:author="PR Preview" w:date="2026-01-01T00:00:00Z">
        <w:r>
          <w:t xml:space="preserve">$\mathord{\smash[b]{\underset{\raise.3ex\hbox{$\scriptstyle\sim$}}{x}}\vphantom{x}}^* \in \mathcal{H}$</w:t>
        </w:r>
      </w:ins>
      <w:ins w:id="9317" w:author="PR Preview" w:date="2026-01-01T00:00:00Z">
        <w:r>
          <w:t xml:space="preserve">, and</w:t>
        </w:r>
      </w:ins>
      <w:ins w:id="9318" w:author="PR Preview" w:date="2026-01-01T00:00:00Z">
        <w:r>
          <w:t xml:space="preserve"> </w:t>
        </w:r>
      </w:ins>
      <m:oMath>
        <m:r>
          <m:rPr>
            <m:scr m:val="script"/>
            <m:sty m:val="p"/>
          </m:rPr>
          <m:t>H</m:t>
        </m:r>
      </m:oMath>
      <w:ins w:id="9319" w:author="PR Preview" w:date="2026-01-01T00:00:00Z">
        <w:r>
          <w:t xml:space="preserve"> </w:t>
        </w:r>
      </w:ins>
      <w:ins w:id="9320" w:author="PR Preview" w:date="2026-01-01T00:00:00Z">
        <w:r>
          <w:t xml:space="preserve">is not empty.</w:t>
        </w:r>
      </w:ins>
      <w:ins w:id="9321" w:author="PR Preview" w:date="2026-01-01T00:00:00Z">
        <w:r>
          <w:t xml:space="preserve"> </w:t>
        </w:r>
      </w:ins>
      <w:ins w:id="9322" w:author="PR Preview" w:date="2026-01-01T00:00:00Z">
        <w:r>
          <w:t xml:space="preserve">Now take any</w:t>
        </w:r>
      </w:ins>
      <w:ins w:id="9323" w:author="PR Preview" w:date="2026-01-01T00:00:00Z">
        <w:r>
          <w:t xml:space="preserve"> </w:t>
        </w:r>
      </w:ins>
      <w:ins w:id="9324" w:author="PR Preview" w:date="2026-01-01T00:00:00Z">
        <w:r>
          <w:t xml:space="preserve">$\mathord{\smash[b]{\underset{\raise.3ex\hbox{$\scriptstyle\sim$}}{x}}\vphantom{x}}_0 \in \mathcal{H}$</w:t>
        </w:r>
      </w:ins>
      <w:ins w:id="9325" w:author="PR Preview" w:date="2026-01-01T00:00:00Z">
        <w:r>
          <w:t xml:space="preserve">, so</w:t>
        </w:r>
      </w:ins>
      <w:ins w:id="9326" w:author="PR Preview" w:date="2026-01-01T00:00:00Z">
        <w:r>
          <w:t xml:space="preserve"> </w:t>
        </w:r>
      </w:ins>
      <w:ins w:id="9327" w:author="PR Preview" w:date="2026-01-01T00:00:00Z">
        <w:r>
          <w:t xml:space="preserve">$\mathord{\smash[b]{\underset{\raise.3ex\hbox{$\scriptstyle\sim$}}{w}}\vphantom{w}}^{\top} \mathord{\smash[b]{\underset{\raise.3ex\hbox{$\scriptstyle\sim$}}{x}}\vphantom{x}}_0 = -b$</w:t>
        </w:r>
      </w:ins>
      <w:ins w:id="9328" w:author="PR Preview" w:date="2026-01-01T00:00:00Z">
        <w:r>
          <w:t xml:space="preserve">.</w:t>
        </w:r>
      </w:ins>
      <w:ins w:id="9329" w:author="PR Preview" w:date="2026-01-01T00:00:00Z">
        <w:r>
          <w:t xml:space="preserve"> </w:t>
        </w:r>
      </w:ins>
      <w:ins w:id="9330" w:author="PR Preview" w:date="2026-01-01T00:00:00Z">
        <w:r>
          <w:t xml:space="preserve">For any</w:t>
        </w:r>
      </w:ins>
      <w:ins w:id="9331" w:author="PR Preview" w:date="2026-01-01T00:00:00Z">
        <w:r>
          <w:t xml:space="preserve"> </w:t>
        </w:r>
      </w:ins>
      <w:ins w:id="9332" w:author="PR Preview" w:date="2026-01-01T00:00:00Z">
        <w:r>
          <w:t xml:space="preserve">$\mathord{\smash[b]{\underset{\raise.3ex\hbox{$\scriptstyle\sim$}}{x}}\vphantom{x}}\in \mathbb{R}^p$</w:t>
        </w:r>
      </w:ins>
      <w:ins w:id="9333" w:author="PR Preview" w:date="2026-01-01T00:00:00Z">
        <w:r>
          <w:t xml:space="preserve">,</w:t>
        </w:r>
      </w:ins>
    </w:p>
    <w:p>
      <w:pPr>
        <w:pStyle w:val="BodyText"/>
      </w:pPr>
      <w:ins w:id="9334" w:author="PR Preview" w:date="2026-01-01T00:00:00Z">
        <w:r>
          <w:t xml:space="preserve">$$
    \begin{aligned}
    \mathord{\smash[b]{\underset{\raise.3ex\hbox{$\scriptstyle\sim$}}{w}}\vphantom{w}}^{\top} (\mathord{\smash[b]{\underset{\raise.3ex\hbox{$\scriptstyle\sim$}}{x}}\vphantom{x}}- \mathord{\smash[b]{\underset{\raise.3ex\hbox{$\scriptstyle\sim$}}{x}}\vphantom{x}}_0)
    &amp;= \mathord{\smash[b]{\underset{\raise.3ex\hbox{$\scriptstyle\sim$}}{w}}\vphantom{w}}^{\top} \mathord{\smash[b]{\underset{\raise.3ex\hbox{$\scriptstyle\sim$}}{x}}\vphantom{x}}- \mathord{\smash[b]{\underset{\raise.3ex\hbox{$\scriptstyle\sim$}}{w}}\vphantom{w}}^{\top} \mathord{\smash[b]{\underset{\raise.3ex\hbox{$\scriptstyle\sim$}}{x}}\vphantom{x}}_0
    &amp;&amp; \text{(}\text{Theorem~24}\text{, with coefficients } 1 \text{ and } -1 \text{)}
    \\
    &amp;= \mathord{\smash[b]{\underset{\raise.3ex\hbox{$\scriptstyle\sim$}}{w}}\vphantom{w}}^{\top} \mathord{\smash[b]{\underset{\raise.3ex\hbox{$\scriptstyle\sim$}}{x}}\vphantom{x}}- (-b)
    &amp;&amp; \text{(} \mathord{\smash[b]{\underset{\raise.3ex\hbox{$\scriptstyle\sim$}}{x}}\vphantom{x}}_0 \in \mathcal{H} \text{)}
    \\
    &amp;= \mathord{\smash[b]{\underset{\raise.3ex\hbox{$\scriptstyle\sim$}}{w}}\vphantom{w}}^{\top} \mathord{\smash[b]{\underset{\raise.3ex\hbox{$\scriptstyle\sim$}}{x}}\vphantom{x}}+ b,
    &amp;&amp; \text{(arithmetic)}
    \end{aligned}
    $$</w:t>
        </w:r>
      </w:ins>
    </w:p>
    <w:p>
      <w:pPr>
        <w:pStyle w:val="FirstParagraph"/>
      </w:pPr>
      <w:ins w:id="9335" w:author="PR Preview" w:date="2026-01-01T00:00:00Z">
        <w:r>
          <w:t xml:space="preserve">so</w:t>
        </w:r>
      </w:ins>
      <w:ins w:id="9336" w:author="PR Preview" w:date="2026-01-01T00:00:00Z">
        <w:r>
          <w:t xml:space="preserve"> </w:t>
        </w:r>
      </w:ins>
      <w:ins w:id="9337" w:author="PR Preview" w:date="2026-01-01T00:00:00Z">
        <w:r>
          <w:t xml:space="preserve">$\mathord{\smash[b]{\underset{\raise.3ex\hbox{$\scriptstyle\sim$}}{x}}\vphantom{x}}\in \mathcal{H}$</w:t>
        </w:r>
      </w:ins>
      <w:ins w:id="9338" w:author="PR Preview" w:date="2026-01-01T00:00:00Z">
        <w:r>
          <w:t xml:space="preserve"> </w:t>
        </w:r>
      </w:ins>
      <w:ins w:id="9339" w:author="PR Preview" w:date="2026-01-01T00:00:00Z">
        <w:r>
          <w:t xml:space="preserve">exactly when</w:t>
        </w:r>
      </w:ins>
      <w:ins w:id="9340" w:author="PR Preview" w:date="2026-01-01T00:00:00Z">
        <w:r>
          <w:t xml:space="preserve"> </w:t>
        </w:r>
      </w:ins>
      <w:ins w:id="9341" w:author="PR Preview" w:date="2026-01-01T00:00:00Z">
        <w:r>
          <w:t xml:space="preserve">$\mathord{\smash[b]{\underset{\raise.3ex\hbox{$\scriptstyle\sim$}}{x}}\vphantom{x}}- \mathord{\smash[b]{\underset{\raise.3ex\hbox{$\scriptstyle\sim$}}{x}}\vphantom{x}}_0 \in \mathcal{H}_0$</w:t>
        </w:r>
      </w:ins>
      <w:ins w:id="9342" w:author="PR Preview" w:date="2026-01-01T00:00:00Z">
        <w:r>
          <w:t xml:space="preserve">,</w:t>
        </w:r>
      </w:ins>
      <w:ins w:id="9343" w:author="PR Preview" w:date="2026-01-01T00:00:00Z">
        <w:r>
          <w:t xml:space="preserve"> </w:t>
        </w:r>
      </w:ins>
      <w:ins w:id="9344" w:author="PR Preview" w:date="2026-01-01T00:00:00Z">
        <w:r>
          <w:t xml:space="preserve">that is, exactly when</w:t>
        </w:r>
      </w:ins>
      <w:ins w:id="9345" w:author="PR Preview" w:date="2026-01-01T00:00:00Z">
        <w:r>
          <w:t xml:space="preserve"> </w:t>
        </w:r>
      </w:ins>
      <w:ins w:id="9346" w:author="PR Preview" w:date="2026-01-01T00:00:00Z">
        <w:r>
          <w:t xml:space="preserve">$\mathord{\smash[b]{\underset{\raise.3ex\hbox{$\scriptstyle\sim$}}{x}}\vphantom{x}}= \mathord{\smash[b]{\underset{\raise.3ex\hbox{$\scriptstyle\sim$}}{x}}\vphantom{x}}_0 + \mathord{\smash[b]{\underset{\raise.3ex\hbox{$\scriptstyle\sim$}}{s}}\vphantom{s}}$</w:t>
        </w:r>
      </w:ins>
      <w:ins w:id="9347" w:author="PR Preview" w:date="2026-01-01T00:00:00Z">
        <w:r>
          <w:t xml:space="preserve"> </w:t>
        </w:r>
      </w:ins>
      <w:ins w:id="9348" w:author="PR Preview" w:date="2026-01-01T00:00:00Z">
        <w:r>
          <w:t xml:space="preserve">with</w:t>
        </w:r>
      </w:ins>
      <w:ins w:id="9349" w:author="PR Preview" w:date="2026-01-01T00:00:00Z">
        <w:r>
          <w:t xml:space="preserve"> </w:t>
        </w:r>
      </w:ins>
      <w:ins w:id="9350" w:author="PR Preview" w:date="2026-01-01T00:00:00Z">
        <w:r>
          <w:t xml:space="preserve">$\mathord{\smash[b]{\underset{\raise.3ex\hbox{$\scriptstyle\sim$}}{s}}\vphantom{s}} = \mathord{\smash[b]{\underset{\raise.3ex\hbox{$\scriptstyle\sim$}}{x}}\vphantom{x}}- \mathord{\smash[b]{\underset{\raise.3ex\hbox{$\scriptstyle\sim$}}{x}}\vphantom{x}}_0 \in \mathcal{H}_0$</w:t>
        </w:r>
      </w:ins>
      <w:ins w:id="9351" w:author="PR Preview" w:date="2026-01-01T00:00:00Z">
        <w:r>
          <w:t xml:space="preserve">.</w:t>
        </w:r>
      </w:ins>
      <w:ins w:id="9352" w:author="PR Preview" w:date="2026-01-01T00:00:00Z">
        <w:r>
          <w:t xml:space="preserve"> </w:t>
        </w:r>
      </w:ins>
      <m:oMath>
        <m:sSub>
          <m:e>
            <m:r>
              <m:rPr>
                <m:scr m:val="script"/>
                <m:sty m:val="p"/>
              </m:rPr>
              <m:t>H</m:t>
            </m:r>
          </m:e>
          <m:sub>
            <m:r>
              <m:t>0</m:t>
            </m:r>
          </m:sub>
        </m:sSub>
      </m:oMath>
      <w:ins w:id="9353" w:author="PR Preview" w:date="2026-01-01T00:00:00Z">
        <w:r>
          <w:t xml:space="preserve"> </w:t>
        </w:r>
      </w:ins>
      <w:ins w:id="9354" w:author="PR Preview" w:date="2026-01-01T00:00:00Z">
        <w:r>
          <w:t xml:space="preserve">is a subspace (part 1),</w:t>
        </w:r>
      </w:ins>
      <w:ins w:id="9355" w:author="PR Preview" w:date="2026-01-01T00:00:00Z">
        <w:r>
          <w:t xml:space="preserve"> </w:t>
        </w:r>
      </w:ins>
      <w:ins w:id="9356" w:author="PR Preview" w:date="2026-01-01T00:00:00Z">
        <w:r>
          <w:t xml:space="preserve">so</w:t>
        </w:r>
      </w:ins>
      <w:ins w:id="9357" w:author="PR Preview" w:date="2026-01-01T00:00:00Z">
        <w:r>
          <w:t xml:space="preserve"> </w:t>
        </w:r>
      </w:ins>
      <m:oMath>
        <m:r>
          <m:rPr>
            <m:scr m:val="script"/>
            <m:sty m:val="p"/>
          </m:rPr>
          <m:t>H</m:t>
        </m:r>
      </m:oMath>
      <w:ins w:id="9358" w:author="PR Preview" w:date="2026-01-01T00:00:00Z">
        <w:r>
          <w:t xml:space="preserve"> </w:t>
        </w:r>
      </w:ins>
      <w:ins w:id="9359" w:author="PR Preview" w:date="2026-01-01T00:00:00Z">
        <w:r>
          <w:t xml:space="preserve">has the form in</w:t>
        </w:r>
      </w:ins>
      <w:ins w:id="9360" w:author="PR Preview" w:date="2026-01-01T00:00:00Z">
        <w:r>
          <w:t xml:space="preserve"> </w:t>
        </w:r>
      </w:ins>
      <w:hyperlink w:anchor="def-affine-subspace">
        <w:ins w:id="9361" w:author="PR Preview" w:date="2026-01-01T00:00:00Z">
          <w:r>
            <w:rPr>
              <w:rStyle w:val="Hyperlink"/>
            </w:rPr>
            <w:t xml:space="preserve">Definition 59</w:t>
          </w:r>
        </w:ins>
      </w:hyperlink>
      <w:ins w:id="9362" w:author="PR Preview" w:date="2026-01-01T00:00:00Z">
        <w:r>
          <w:t xml:space="preserve">.</w:t>
        </w:r>
      </w:ins>
    </w:p>
    <w:p>
      <w:pPr>
        <w:pStyle w:val="BodyText"/>
      </w:pPr>
      <w:ins w:id="9363" w:author="PR Preview" w:date="2026-01-01T00:00:00Z">
        <w:r>
          <w:rPr>
            <w:b/>
            <w:bCs/>
          </w:rPr>
          <w:t xml:space="preserve">Part 3.</w:t>
        </w:r>
      </w:ins>
      <w:ins w:id="9364" w:author="PR Preview" w:date="2026-01-01T00:00:00Z">
        <w:r>
          <w:t xml:space="preserve"> </w:t>
        </w:r>
      </w:ins>
      <w:ins w:id="9365" w:author="PR Preview" w:date="2026-01-01T00:00:00Z">
        <w:r>
          <w:t xml:space="preserve">For</w:t>
        </w:r>
      </w:ins>
      <w:ins w:id="9366" w:author="PR Preview" w:date="2026-01-01T00:00:00Z">
        <w:r>
          <w:t xml:space="preserve"> </w:t>
        </w:r>
      </w:ins>
      <w:ins w:id="9367" w:author="PR Preview" w:date="2026-01-01T00:00:00Z">
        <w:r>
          <w:t xml:space="preserve">$\mathord{\smash[b]{\underset{\raise.3ex\hbox{$\scriptstyle\sim$}}{x}}\vphantom{x}}, \mathord{\smash[b]{\underset{\raise.3ex\hbox{$\scriptstyle\sim$}}{y}}\vphantom{y}}\in \mathcal{H}$</w:t>
        </w:r>
      </w:ins>
      <w:ins w:id="9368" w:author="PR Preview" w:date="2026-01-01T00:00:00Z">
        <w:r>
          <w:t xml:space="preserve">, both</w:t>
        </w:r>
      </w:ins>
      <w:ins w:id="9369" w:author="PR Preview" w:date="2026-01-01T00:00:00Z">
        <w:r>
          <w:t xml:space="preserve"> </w:t>
        </w:r>
      </w:ins>
      <w:ins w:id="9370" w:author="PR Preview" w:date="2026-01-01T00:00:00Z">
        <w:r>
          <w:t xml:space="preserve">$\mathord{\smash[b]{\underset{\raise.3ex\hbox{$\scriptstyle\sim$}}{w}}\vphantom{w}}^{\top} \mathord{\smash[b]{\underset{\raise.3ex\hbox{$\scriptstyle\sim$}}{x}}\vphantom{x}}$</w:t>
        </w:r>
      </w:ins>
      <w:ins w:id="9371" w:author="PR Preview" w:date="2026-01-01T00:00:00Z">
        <w:r>
          <w:t xml:space="preserve"> </w:t>
        </w:r>
      </w:ins>
      <w:ins w:id="9372" w:author="PR Preview" w:date="2026-01-01T00:00:00Z">
        <w:r>
          <w:t xml:space="preserve">and</w:t>
        </w:r>
      </w:ins>
      <w:ins w:id="9373" w:author="PR Preview" w:date="2026-01-01T00:00:00Z">
        <w:r>
          <w:t xml:space="preserve"> </w:t>
        </w:r>
      </w:ins>
      <w:ins w:id="9374" w:author="PR Preview" w:date="2026-01-01T00:00:00Z">
        <w:r>
          <w:t xml:space="preserve">$\mathord{\smash[b]{\underset{\raise.3ex\hbox{$\scriptstyle\sim$}}{w}}\vphantom{w}}^{\top} \mathord{\smash[b]{\underset{\raise.3ex\hbox{$\scriptstyle\sim$}}{y}}\vphantom{y}}$</w:t>
        </w:r>
      </w:ins>
      <w:ins w:id="9375" w:author="PR Preview" w:date="2026-01-01T00:00:00Z">
        <w:r>
          <w:t xml:space="preserve"> </w:t>
        </w:r>
      </w:ins>
      <w:ins w:id="9376" w:author="PR Preview" w:date="2026-01-01T00:00:00Z">
        <w:r>
          <w:t xml:space="preserve">equal</w:t>
        </w:r>
      </w:ins>
      <w:ins w:id="9377" w:author="PR Preview" w:date="2026-01-01T00:00:00Z">
        <w:r>
          <w:t xml:space="preserve"> </w:t>
        </w:r>
      </w:ins>
      <m:oMath>
        <m:r>
          <m:rPr>
            <m:sty m:val="p"/>
          </m:rPr>
          <m:t>−</m:t>
        </m:r>
        <m:r>
          <m:t>b</m:t>
        </m:r>
      </m:oMath>
      <w:ins w:id="9378" w:author="PR Preview" w:date="2026-01-01T00:00:00Z">
        <w:r>
          <w:t xml:space="preserve">, so</w:t>
        </w:r>
      </w:ins>
    </w:p>
    <w:p>
      <w:pPr>
        <w:pStyle w:val="BodyText"/>
      </w:pPr>
      <w:ins w:id="9379" w:author="PR Preview" w:date="2026-01-01T00:00:00Z">
        <w:r>
          <w:t xml:space="preserve">$$
    \begin{aligned}
    \mathord{\smash[b]{\underset{\raise.3ex\hbox{$\scriptstyle\sim$}}{w}}\vphantom{w}} \cdot (\mathord{\smash[b]{\underset{\raise.3ex\hbox{$\scriptstyle\sim$}}{x}}\vphantom{x}}- \mathord{\smash[b]{\underset{\raise.3ex\hbox{$\scriptstyle\sim$}}{y}}\vphantom{y}})
    &amp;= \mathord{\smash[b]{\underset{\raise.3ex\hbox{$\scriptstyle\sim$}}{w}}\vphantom{w}}^{\top} \mathord{\smash[b]{\underset{\raise.3ex\hbox{$\scriptstyle\sim$}}{x}}\vphantom{x}}- \mathord{\smash[b]{\underset{\raise.3ex\hbox{$\scriptstyle\sim$}}{w}}\vphantom{w}}^{\top} \mathord{\smash[b]{\underset{\raise.3ex\hbox{$\scriptstyle\sim$}}{y}}\vphantom{y}}
    &amp;&amp; \text{(}\text{Theorem~24}\text{, with coefficients } 1 \text{ and } -1 \text{)}
    \\
    &amp;= (-b) - (-b)
    &amp;&amp; \text{(} \mathord{\smash[b]{\underset{\raise.3ex\hbox{$\scriptstyle\sim$}}{x}}\vphantom{x}}, \mathord{\smash[b]{\underset{\raise.3ex\hbox{$\scriptstyle\sim$}}{y}}\vphantom{y}}\in \mathcal{H} \text{)}
    \\
    &amp;= 0.
    &amp;&amp; \text{(arithmetic)}
    \end{aligned}
    $$</w:t>
        </w:r>
      </w:ins>
    </w:p>
    <w:bookmarkStart w:id="279" w:name="exm-hyperplane-subspace"/>
    <w:p>
      <w:pPr>
        <w:pStyle w:val="FirstParagraph"/>
      </w:pPr>
      <w:ins w:id="9380" w:author="PR Preview" w:date="2026-01-01T00:00:00Z">
        <w:r>
          <w:rPr>
            <w:b/>
            <w:bCs/>
          </w:rPr>
          <w:t xml:space="preserve">Example 73 (The plane</w:t>
        </w:r>
      </w:ins>
      <w:ins w:id="9381" w:author="PR Preview" w:date="2026-01-01T00:00:00Z">
        <w:r>
          <w:rPr>
            <w:b/>
            <w:bCs/>
          </w:rPr>
          <w:t xml:space="preserve"> </w:t>
        </w:r>
      </w:ins>
      <m:oMath>
        <m:sSub>
          <m:e>
            <m:r>
              <m:t>x</m:t>
            </m:r>
          </m:e>
          <m:sub>
            <m:r>
              <m:t>1</m:t>
            </m:r>
          </m:sub>
        </m:sSub>
        <m:r>
          <m:rPr>
            <m:sty m:val="p"/>
          </m:rPr>
          <m:t>+</m:t>
        </m:r>
        <m:sSub>
          <m:e>
            <m:r>
              <m:t>x</m:t>
            </m:r>
          </m:e>
          <m:sub>
            <m:r>
              <m:t>2</m:t>
            </m:r>
          </m:sub>
        </m:sSub>
        <m:r>
          <m:rPr>
            <m:sty m:val="p"/>
          </m:rPr>
          <m:t>+</m:t>
        </m:r>
        <m:sSub>
          <m:e>
            <m:r>
              <m:t>x</m:t>
            </m:r>
          </m:e>
          <m:sub>
            <m:r>
              <m:t>3</m:t>
            </m:r>
          </m:sub>
        </m:sSub>
        <m:r>
          <m:rPr>
            <m:sty m:val="p"/>
          </m:rPr>
          <m:t>=</m:t>
        </m:r>
        <m:r>
          <m:t>1</m:t>
        </m:r>
      </m:oMath>
      <w:ins w:id="9382" w:author="PR Preview" w:date="2026-01-01T00:00:00Z">
        <w:r>
          <w:rPr>
            <w:b/>
            <w:bCs/>
          </w:rPr>
          <w:t xml:space="preserve"> </w:t>
        </w:r>
      </w:ins>
      <w:ins w:id="9383" w:author="PR Preview" w:date="2026-01-01T00:00:00Z">
        <w:r>
          <w:rPr>
            <w:b/>
            <w:bCs/>
          </w:rPr>
          <w:t xml:space="preserve">in</w:t>
        </w:r>
      </w:ins>
      <w:ins w:id="9384" w:author="PR Preview" w:date="2026-01-01T00:00:00Z">
        <w:r>
          <w:rPr>
            <w:b/>
            <w:bCs/>
          </w:rPr>
          <w:t xml:space="preserve"> </w:t>
        </w:r>
      </w:ins>
      <m:oMath>
        <m:sSup>
          <m:e>
            <m:r>
              <m:rPr>
                <m:scr m:val="double-struck"/>
                <m:sty m:val="p"/>
              </m:rPr>
              <m:t>R</m:t>
            </m:r>
          </m:e>
          <m:sup>
            <m:r>
              <m:t>3</m:t>
            </m:r>
          </m:sup>
        </m:sSup>
      </m:oMath>
      <w:ins w:id="9385" w:author="PR Preview" w:date="2026-01-01T00:00:00Z">
        <w:r>
          <w:rPr>
            <w:b/>
            <w:bCs/>
          </w:rPr>
          <w:t xml:space="preserve">)</w:t>
        </w:r>
      </w:ins>
      <w:ins w:id="9386" w:author="PR Preview" w:date="2026-01-01T00:00:00Z">
        <w:r>
          <w:t xml:space="preserve"> </w:t>
        </w:r>
      </w:ins>
      <w:ins w:id="9387" w:author="PR Preview" w:date="2026-01-01T00:00:00Z">
        <w:r>
          <w:t xml:space="preserve">Take</w:t>
        </w:r>
      </w:ins>
      <w:ins w:id="9388" w:author="PR Preview" w:date="2026-01-01T00:00:00Z">
        <w:r>
          <w:t xml:space="preserve"> </w:t>
        </w:r>
      </w:ins>
      <w:ins w:id="9389" w:author="PR Preview" w:date="2026-01-01T00:00:00Z">
        <w:r>
          <w:t xml:space="preserve">$\mathord{\smash[b]{\underset{\raise.3ex\hbox{$\scriptstyle\sim$}}{w}}\vphantom{w}} = (1, 1, 1)$</w:t>
        </w:r>
      </w:ins>
      <w:ins w:id="9390" w:author="PR Preview" w:date="2026-01-01T00:00:00Z">
        <w:r>
          <w:t xml:space="preserve"> </w:t>
        </w:r>
      </w:ins>
      <w:ins w:id="9391" w:author="PR Preview" w:date="2026-01-01T00:00:00Z">
        <w:r>
          <w:t xml:space="preserve">and</w:t>
        </w:r>
      </w:ins>
      <w:ins w:id="9392" w:author="PR Preview" w:date="2026-01-01T00:00:00Z">
        <w:r>
          <w:t xml:space="preserve"> </w:t>
        </w:r>
      </w:ins>
      <m:oMath>
        <m:r>
          <m:t>b</m:t>
        </m:r>
        <m:r>
          <m:rPr>
            <m:sty m:val="p"/>
          </m:rPr>
          <m:t>=</m:t>
        </m:r>
        <m:r>
          <m:rPr>
            <m:sty m:val="p"/>
          </m:rPr>
          <m:t>−</m:t>
        </m:r>
        <m:r>
          <m:t>1</m:t>
        </m:r>
      </m:oMath>
      <w:ins w:id="9393" w:author="PR Preview" w:date="2026-01-01T00:00:00Z">
        <w:r>
          <w:t xml:space="preserve">,</w:t>
        </w:r>
      </w:ins>
      <w:ins w:id="9394" w:author="PR Preview" w:date="2026-01-01T00:00:00Z">
        <w:r>
          <w:t xml:space="preserve"> </w:t>
        </w:r>
      </w:ins>
      <w:ins w:id="9395" w:author="PR Preview" w:date="2026-01-01T00:00:00Z">
        <w:r>
          <w:t xml:space="preserve">so</w:t>
        </w:r>
      </w:ins>
      <w:ins w:id="9396" w:author="PR Preview" w:date="2026-01-01T00:00:00Z">
        <w:r>
          <w:t xml:space="preserve"> </w:t>
        </w:r>
      </w:ins>
      <w:ins w:id="9397" w:author="PR Preview" w:date="2026-01-01T00:00:00Z">
        <w:r>
          <w:t xml:space="preserve">$\mathcal{H} = \mathopen{}\left\{\mathord{\smash[b]{\underset{\raise.3ex\hbox{$\scriptstyle\sim$}}{x}}\vphantom{x}}: x_1 + x_2 + x_3 - 1 = 0\right\}\mathclose{}$</w:t>
        </w:r>
      </w:ins>
      <w:ins w:id="9398" w:author="PR Preview" w:date="2026-01-01T00:00:00Z">
        <w:r>
          <w:t xml:space="preserve">,</w:t>
        </w:r>
      </w:ins>
      <w:ins w:id="9399" w:author="PR Preview" w:date="2026-01-01T00:00:00Z">
        <w:r>
          <w:t xml:space="preserve"> </w:t>
        </w:r>
      </w:ins>
      <w:ins w:id="9400" w:author="PR Preview" w:date="2026-01-01T00:00:00Z">
        <w:r>
          <w:t xml:space="preserve">the plane that</w:t>
        </w:r>
      </w:ins>
      <w:ins w:id="9401" w:author="PR Preview" w:date="2026-01-01T00:00:00Z">
        <w:r>
          <w:t xml:space="preserve"> </w:t>
        </w:r>
      </w:ins>
      <w:hyperlink w:anchor="exm-subspace-zero">
        <w:ins w:id="9402" w:author="PR Preview" w:date="2026-01-01T00:00:00Z">
          <w:r>
            <w:rPr>
              <w:rStyle w:val="Hyperlink"/>
            </w:rPr>
            <w:t xml:space="preserve">Example 39</w:t>
          </w:r>
        </w:ins>
      </w:hyperlink>
      <w:ins w:id="9403" w:author="PR Preview" w:date="2026-01-01T00:00:00Z">
        <w:r>
          <w:t xml:space="preserve"> </w:t>
        </w:r>
      </w:ins>
      <w:ins w:id="9404" w:author="PR Preview" w:date="2026-01-01T00:00:00Z">
        <w:r>
          <w:t xml:space="preserve">showed is not a subspace.</w:t>
        </w:r>
      </w:ins>
      <w:ins w:id="9405" w:author="PR Preview" w:date="2026-01-01T00:00:00Z">
        <w:r>
          <w:t xml:space="preserve"> </w:t>
        </w:r>
      </w:ins>
      <w:ins w:id="9406" w:author="PR Preview" w:date="2026-01-01T00:00:00Z">
        <w:r>
          <w:t xml:space="preserve">By part 1,</w:t>
        </w:r>
      </w:ins>
      <w:ins w:id="9407" w:author="PR Preview" w:date="2026-01-01T00:00:00Z">
        <w:r>
          <w:t xml:space="preserve"> </w:t>
        </w:r>
      </w:ins>
      <w:ins w:id="9408" w:author="PR Preview" w:date="2026-01-01T00:00:00Z">
        <w:r>
          <w:t xml:space="preserve">$\mathcal{H}_0 = \mathopen{}\left\{\mathord{\smash[b]{\underset{\raise.3ex\hbox{$\scriptstyle\sim$}}{x}}\vphantom{x}}: x_1 + x_2 + x_3 = 0\right\}\mathclose{}$</w:t>
        </w:r>
      </w:ins>
      <w:ins w:id="9409" w:author="PR Preview" w:date="2026-01-01T00:00:00Z">
        <w:r>
          <w:t xml:space="preserve"> </w:t>
        </w:r>
      </w:ins>
      <w:ins w:id="9410" w:author="PR Preview" w:date="2026-01-01T00:00:00Z">
        <w:r>
          <w:t xml:space="preserve">is a subspace of dimension</w:t>
        </w:r>
      </w:ins>
      <w:ins w:id="9411" w:author="PR Preview" w:date="2026-01-01T00:00:00Z">
        <w:r>
          <w:t xml:space="preserve"> </w:t>
        </w:r>
      </w:ins>
      <m:oMath>
        <m:r>
          <m:t>3</m:t>
        </m:r>
        <m:r>
          <m:rPr>
            <m:sty m:val="p"/>
          </m:rPr>
          <m:t>−</m:t>
        </m:r>
        <m:r>
          <m:t>1</m:t>
        </m:r>
        <m:r>
          <m:rPr>
            <m:sty m:val="p"/>
          </m:rPr>
          <m:t>=</m:t>
        </m:r>
        <m:r>
          <m:t>2</m:t>
        </m:r>
      </m:oMath>
      <w:ins w:id="9412" w:author="PR Preview" w:date="2026-01-01T00:00:00Z">
        <w:r>
          <w:t xml:space="preserve">.</w:t>
        </w:r>
      </w:ins>
    </w:p>
    <w:p>
      <w:pPr>
        <w:numPr>
          <w:ilvl w:val="0"/>
          <w:numId w:val="1029"/>
        </w:numPr>
      </w:pPr>
      <w:ins w:id="9413" w:author="PR Preview" w:date="2026-01-01T00:00:00Z">
        <w:r>
          <w:t xml:space="preserve">$\mathord{\smash[b]{\underset{\raise.3ex\hbox{$\scriptstyle\sim$}}{x}}\vphantom{x}}_0 = (1, 0, 0)$</w:t>
        </w:r>
      </w:ins>
      <w:ins w:id="9414" w:author="PR Preview" w:date="2026-01-01T00:00:00Z">
        <w:r>
          <w:t xml:space="preserve"> </w:t>
        </w:r>
      </w:ins>
      <w:ins w:id="9415" w:author="PR Preview" w:date="2026-01-01T00:00:00Z">
        <w:r>
          <w:t xml:space="preserve">is in</w:t>
        </w:r>
      </w:ins>
      <w:ins w:id="9416" w:author="PR Preview" w:date="2026-01-01T00:00:00Z">
        <w:r>
          <w:t xml:space="preserve"> </w:t>
        </w:r>
      </w:ins>
      <m:oMath>
        <m:r>
          <m:rPr>
            <m:scr m:val="script"/>
            <m:sty m:val="p"/>
          </m:rPr>
          <m:t>H</m:t>
        </m:r>
      </m:oMath>
      <w:ins w:id="9417" w:author="PR Preview" w:date="2026-01-01T00:00:00Z">
        <w:r>
          <w:t xml:space="preserve">, since</w:t>
        </w:r>
      </w:ins>
      <w:ins w:id="9418" w:author="PR Preview" w:date="2026-01-01T00:00:00Z">
        <w:r>
          <w:t xml:space="preserve"> </w:t>
        </w:r>
      </w:ins>
      <m:oMath>
        <m:r>
          <m:t>1</m:t>
        </m:r>
        <m:r>
          <m:rPr>
            <m:sty m:val="p"/>
          </m:rPr>
          <m:t>+</m:t>
        </m:r>
        <m:r>
          <m:t>0</m:t>
        </m:r>
        <m:r>
          <m:rPr>
            <m:sty m:val="p"/>
          </m:rPr>
          <m:t>+</m:t>
        </m:r>
        <m:r>
          <m:t>0</m:t>
        </m:r>
        <m:r>
          <m:rPr>
            <m:sty m:val="p"/>
          </m:rPr>
          <m:t>−</m:t>
        </m:r>
        <m:r>
          <m:t>1</m:t>
        </m:r>
        <m:r>
          <m:rPr>
            <m:sty m:val="p"/>
          </m:rPr>
          <m:t>=</m:t>
        </m:r>
        <m:r>
          <m:t>0</m:t>
        </m:r>
      </m:oMath>
      <w:ins w:id="9419" w:author="PR Preview" w:date="2026-01-01T00:00:00Z">
        <w:r>
          <w:t xml:space="preserve">,</w:t>
        </w:r>
      </w:ins>
      <w:ins w:id="9420" w:author="PR Preview" w:date="2026-01-01T00:00:00Z">
        <w:r>
          <w:t xml:space="preserve"> </w:t>
        </w:r>
      </w:ins>
      <w:ins w:id="9421" w:author="PR Preview" w:date="2026-01-01T00:00:00Z">
        <w:r>
          <w:t xml:space="preserve">and so is</w:t>
        </w:r>
      </w:ins>
      <w:ins w:id="9422" w:author="PR Preview" w:date="2026-01-01T00:00:00Z">
        <w:r>
          <w:t xml:space="preserve"> </w:t>
        </w:r>
      </w:ins>
      <w:ins w:id="9423" w:author="PR Preview" w:date="2026-01-01T00:00:00Z">
        <w:r>
          <w:t xml:space="preserve">$\mathord{\smash[b]{\underset{\raise.3ex\hbox{$\scriptstyle\sim$}}{y}}\vphantom{y}}= (0, 1, 0)$</w:t>
        </w:r>
      </w:ins>
      <w:ins w:id="9424" w:author="PR Preview" w:date="2026-01-01T00:00:00Z">
        <w:r>
          <w:t xml:space="preserve">.</w:t>
        </w:r>
      </w:ins>
    </w:p>
    <w:p>
      <w:pPr>
        <w:numPr>
          <w:ilvl w:val="0"/>
          <w:numId w:val="1029"/>
        </w:numPr>
      </w:pPr>
      <w:ins w:id="9425" w:author="PR Preview" w:date="2026-01-01T00:00:00Z">
        <w:r>
          <w:t xml:space="preserve">Their difference</w:t>
        </w:r>
      </w:ins>
      <w:ins w:id="9426" w:author="PR Preview" w:date="2026-01-01T00:00:00Z">
        <w:r>
          <w:t xml:space="preserve"> </w:t>
        </w:r>
      </w:ins>
      <w:ins w:id="9427" w:author="PR Preview" w:date="2026-01-01T00:00:00Z">
        <w:r>
          <w:t xml:space="preserve">$\mathord{\smash[b]{\underset{\raise.3ex\hbox{$\scriptstyle\sim$}}{y}}\vphantom{y}}- \mathord{\smash[b]{\underset{\raise.3ex\hbox{$\scriptstyle\sim$}}{x}}\vphantom{x}}_0 = (-1, 1, 0)$</w:t>
        </w:r>
      </w:ins>
      <w:ins w:id="9428" w:author="PR Preview" w:date="2026-01-01T00:00:00Z">
        <w:r>
          <w:t xml:space="preserve"> </w:t>
        </w:r>
      </w:ins>
      <w:ins w:id="9429" w:author="PR Preview" w:date="2026-01-01T00:00:00Z">
        <w:r>
          <w:t xml:space="preserve">has entries summing to</w:t>
        </w:r>
      </w:ins>
      <w:ins w:id="9430" w:author="PR Preview" w:date="2026-01-01T00:00:00Z">
        <w:r>
          <w:t xml:space="preserve"> </w:t>
        </w:r>
      </w:ins>
      <m:oMath>
        <m:r>
          <m:rPr>
            <m:sty m:val="p"/>
          </m:rPr>
          <m:t>−</m:t>
        </m:r>
        <m:r>
          <m:t>1</m:t>
        </m:r>
        <m:r>
          <m:rPr>
            <m:sty m:val="p"/>
          </m:rPr>
          <m:t>+</m:t>
        </m:r>
        <m:r>
          <m:t>1</m:t>
        </m:r>
        <m:r>
          <m:rPr>
            <m:sty m:val="p"/>
          </m:rPr>
          <m:t>+</m:t>
        </m:r>
        <m:r>
          <m:t>0</m:t>
        </m:r>
        <m:r>
          <m:rPr>
            <m:sty m:val="p"/>
          </m:rPr>
          <m:t>=</m:t>
        </m:r>
        <m:r>
          <m:t>0</m:t>
        </m:r>
      </m:oMath>
      <w:ins w:id="9431" w:author="PR Preview" w:date="2026-01-01T00:00:00Z">
        <w:r>
          <w:t xml:space="preserve">,</w:t>
        </w:r>
      </w:ins>
      <w:ins w:id="9432" w:author="PR Preview" w:date="2026-01-01T00:00:00Z">
        <w:r>
          <w:t xml:space="preserve"> </w:t>
        </w:r>
      </w:ins>
      <w:ins w:id="9433" w:author="PR Preview" w:date="2026-01-01T00:00:00Z">
        <w:r>
          <w:t xml:space="preserve">so it is in</w:t>
        </w:r>
      </w:ins>
      <w:ins w:id="9434" w:author="PR Preview" w:date="2026-01-01T00:00:00Z">
        <w:r>
          <w:t xml:space="preserve"> </w:t>
        </w:r>
      </w:ins>
      <m:oMath>
        <m:sSub>
          <m:e>
            <m:r>
              <m:rPr>
                <m:scr m:val="script"/>
                <m:sty m:val="p"/>
              </m:rPr>
              <m:t>H</m:t>
            </m:r>
          </m:e>
          <m:sub>
            <m:r>
              <m:t>0</m:t>
            </m:r>
          </m:sub>
        </m:sSub>
      </m:oMath>
      <w:ins w:id="9435" w:author="PR Preview" w:date="2026-01-01T00:00:00Z">
        <w:r>
          <w:t xml:space="preserve">, and</w:t>
        </w:r>
      </w:ins>
      <w:ins w:id="9436" w:author="PR Preview" w:date="2026-01-01T00:00:00Z">
        <w:r>
          <w:t xml:space="preserve"> </w:t>
        </w:r>
      </w:ins>
      <w:ins w:id="9437" w:author="PR Preview" w:date="2026-01-01T00:00:00Z">
        <w:r>
          <w:t xml:space="preserve">$\mathord{\smash[b]{\underset{\raise.3ex\hbox{$\scriptstyle\sim$}}{y}}\vphantom{y}}= \mathord{\smash[b]{\underset{\raise.3ex\hbox{$\scriptstyle\sim$}}{x}}\vphantom{x}}_0 + (-1, 1, 0)$</w:t>
        </w:r>
      </w:ins>
      <w:ins w:id="9438" w:author="PR Preview" w:date="2026-01-01T00:00:00Z">
        <w:r>
          <w:t xml:space="preserve">, as part 2 says.</w:t>
        </w:r>
      </w:ins>
    </w:p>
    <w:p>
      <w:pPr>
        <w:pStyle w:val="BodyText"/>
      </w:pPr>
      <w:ins w:id="9439" w:author="PR Preview" w:date="2026-01-01T00:00:00Z">
        <w:r>
          <w:t xml:space="preserve">$$
    \begin{aligned}
    \mathord{\smash[b]{\underset{\raise.3ex\hbox{$\scriptstyle\sim$}}{w}}\vphantom{w}} \cdot (-1, 1, 0) &amp;= -1 + 1 + 0 \\
    &amp;= 0,
    \end{aligned}
    $$</w:t>
        </w:r>
      </w:ins>
    </w:p>
    <w:p>
      <w:pPr>
        <w:numPr>
          <w:ilvl w:val="0"/>
          <w:numId w:val="1000"/>
        </w:numPr>
      </w:pPr>
      <w:r>
        <w:t xml:space="preserve">as part 3 says.</w:t>
      </w:r>
    </w:p>
    <w:p>
      <w:pPr>
        <w:numPr>
          <w:ilvl w:val="0"/>
          <w:numId w:val="1029"/>
        </w:numPr>
      </w:pPr>
      <w:r>
        <w:t xml:space="preserve">The point built in the proof is</w:t>
      </w:r>
    </w:p>
    <w:p>
      <w:pPr>
        <w:pStyle w:val="BodyText"/>
      </w:pPr>
      <m:oMathPara>
        <m:oMathParaPr>
          <m:jc m:val="center"/>
        </m:oMathParaPr>
        <m:oMath>
          <m:eqArr>
            <m:e>
              <m:sSup>
                <m:e>
                  <m:limLow>
                    <m:e>
                      <m:r>
                        <m:t>x</m:t>
                      </m:r>
                    </m:e>
                    <m:lim>
                      <m:r>
                        <m:rPr>
                          <m:sty m:val="p"/>
                        </m:rPr>
                        <m:t>∼</m:t>
                      </m:r>
                    </m:lim>
                  </m:limLow>
                </m:e>
                <m:sup>
                  <m:r>
                    <m:rPr>
                      <m:sty m:val="p"/>
                    </m:rPr>
                    <m:t>*</m:t>
                  </m:r>
                </m:sup>
              </m:sSup>
              <m:r>
                <m:t>&amp;</m:t>
              </m:r>
              <m:r>
                <m:rPr>
                  <m:sty m:val="p"/>
                </m:rPr>
                <m:t>=</m:t>
              </m:r>
              <m:r>
                <m:rPr>
                  <m:sty m:val="p"/>
                </m:rPr>
                <m:t>−</m:t>
              </m:r>
              <m:f>
                <m:fPr>
                  <m:type m:val="bar"/>
                </m:fPr>
                <m:num>
                  <m:r>
                    <m:rPr>
                      <m:sty m:val="p"/>
                    </m:rPr>
                    <m:t>−</m:t>
                  </m:r>
                  <m:r>
                    <m:t>1</m:t>
                  </m:r>
                </m:num>
                <m:den>
                  <m:r>
                    <m:t>3</m:t>
                  </m:r>
                </m:den>
              </m:f>
              <m:r>
                <m:t> </m:t>
              </m:r>
              <m:r>
                <m:rPr>
                  <m:sty m:val="p"/>
                </m:rPr>
                <m:t>(</m:t>
              </m:r>
              <m:r>
                <m:t>1</m:t>
              </m:r>
              <m:r>
                <m:rPr>
                  <m:sty m:val="p"/>
                </m:rPr>
                <m:t>,</m:t>
              </m:r>
              <m:r>
                <m:t>1</m:t>
              </m:r>
              <m:r>
                <m:rPr>
                  <m:sty m:val="p"/>
                </m:rPr>
                <m:t>,</m:t>
              </m:r>
              <m:r>
                <m:t>1</m:t>
              </m:r>
              <m:r>
                <m:rPr>
                  <m:sty m:val="p"/>
                </m:rPr>
                <m:t>)</m:t>
              </m:r>
            </m:e>
            <m:e>
              <m:r>
                <m:t>&amp;</m:t>
              </m:r>
              <m:r>
                <m:rPr>
                  <m:sty m:val="p"/>
                </m:rPr>
                <m:t>=</m:t>
              </m:r>
              <m:r>
                <m:t>​</m:t>
              </m:r>
              <m:d>
                <m:dPr>
                  <m:begChr m:val="("/>
                  <m:sepChr m:val=""/>
                  <m:endChr m:val=")"/>
                  <m:grow/>
                </m:dPr>
                <m:e>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e>
              </m:d>
              <m:r>
                <m:t>​</m:t>
              </m:r>
              <m:r>
                <m:rPr>
                  <m:sty m:val="p"/>
                </m:rPr>
                <m:t>,</m:t>
              </m:r>
            </m:e>
          </m:eqArr>
        </m:oMath>
      </m:oMathPara>
    </w:p>
    <w:p>
      <w:pPr>
        <w:pStyle w:val="BodyText"/>
      </w:pPr>
      <w:ins w:id="9440" w:author="PR Preview" w:date="2026-01-01T00:00:00Z">
        <w:r>
          <w:t xml:space="preserve">$$
    \begin{aligned}
    \mathord{\smash[b]{\underset{\raise.3ex\hbox{$\scriptstyle\sim$}}{x}}\vphantom{x}}^* &amp;= -\frac{-1}{3}\,(1, 1, 1) \\
    &amp;= \mathopen{}\left(\tfrac{1}{3}, \tfrac{1}{3}, \tfrac{1}{3}\right)\mathclose{},
    \end{aligned}
    $$</w:t>
        </w:r>
      </w:ins>
    </w:p>
    <w:p>
      <w:pPr>
        <w:numPr>
          <w:ilvl w:val="0"/>
          <w:numId w:val="1000"/>
        </w:numPr>
      </w:pPr>
      <w:r>
        <w:t xml:space="preserve">and</w:t>
      </w:r>
      <w:r>
        <w:t xml:space="preserve"> </w:t>
      </w:r>
      <m:oMath>
        <m:f>
          <m:fPr>
            <m:type m:val="lin"/>
          </m:fPr>
          <m:num>
            <m:r>
              <m:t>1</m:t>
            </m:r>
          </m:num>
          <m:den>
            <m:r>
              <m:t>3</m:t>
            </m:r>
          </m:den>
        </m:f>
        <m:r>
          <m:rPr>
            <m:sty m:val="p"/>
          </m:rPr>
          <m:t>+</m:t>
        </m:r>
        <m:f>
          <m:fPr>
            <m:type m:val="lin"/>
          </m:fPr>
          <m:num>
            <m:r>
              <m:t>1</m:t>
            </m:r>
          </m:num>
          <m:den>
            <m:r>
              <m:t>3</m:t>
            </m:r>
          </m:den>
        </m:f>
        <m:r>
          <m:rPr>
            <m:sty m:val="p"/>
          </m:rPr>
          <m:t>+</m:t>
        </m:r>
        <m:f>
          <m:fPr>
            <m:type m:val="lin"/>
          </m:fPr>
          <m:num>
            <m:r>
              <m:t>1</m:t>
            </m:r>
          </m:num>
          <m:den>
            <m:r>
              <m:t>3</m:t>
            </m:r>
          </m:den>
        </m:f>
        <m:r>
          <m:rPr>
            <m:sty m:val="p"/>
          </m:rPr>
          <m:t>−</m:t>
        </m:r>
        <m:r>
          <m:t>1</m:t>
        </m:r>
        <m:r>
          <m:rPr>
            <m:sty m:val="p"/>
          </m:rPr>
          <m:t>=</m:t>
        </m:r>
        <m:r>
          <m:t>0</m:t>
        </m:r>
      </m:oMath>
      <w:r>
        <w:t xml:space="preserve">.</w:t>
      </w:r>
    </w:p>
    <w:bookmarkEnd w:id="279"/>
    <w:bookmarkStart w:id="280" w:name="thm-hyperplane-origin"/>
    <w:p>
      <w:pPr>
        <w:pStyle w:val="FirstParagraph"/>
      </w:pPr>
      <w:del w:id="9441" w:author="PR Preview" w:date="2026-01-01T00:00:00Z">
        <w:r>
          <w:rPr>
            <w:b/>
            <w:bCs/>
          </w:rPr>
          <w:delText xml:space="preserve">Theorem 43 (Where a hyperplane passes, and its shape in</w:delText>
        </w:r>
      </w:del>
      <w:del w:id="9442" w:author="PR Preview" w:date="2026-01-01T00:00:00Z">
        <w:r>
          <w:rPr>
            <w:b/>
            <w:bCs/>
          </w:rPr>
          <w:delText xml:space="preserve"> </w:delText>
        </w:r>
      </w:del>
      <m:oMath>
        <m:sSup>
          <m:e>
            <m:r>
              <m:rPr>
                <m:scr m:val="double-struck"/>
                <m:sty m:val="p"/>
              </m:rPr>
              <m:t>R</m:t>
            </m:r>
          </m:e>
          <m:sup>
            <m:r>
              <m:t>2</m:t>
            </m:r>
          </m:sup>
        </m:sSup>
      </m:oMath>
      <w:del w:id="9443" w:author="PR Preview" w:date="2026-01-01T00:00:00Z">
        <w:r>
          <w:rPr>
            <w:b/>
            <w:bCs/>
          </w:rPr>
          <w:delText xml:space="preserve"> </w:delText>
        </w:r>
      </w:del>
      <w:del w:id="9444" w:author="PR Preview" w:date="2026-01-01T00:00:00Z">
        <w:r>
          <w:rPr>
            <w:b/>
            <w:bCs/>
          </w:rPr>
          <w:delText xml:space="preserve">and</w:delText>
        </w:r>
      </w:del>
      <w:del w:id="9445" w:author="PR Preview" w:date="2026-01-01T00:00:00Z">
        <w:r>
          <w:rPr>
            <w:b/>
            <w:bCs/>
          </w:rPr>
          <w:delText xml:space="preserve"> </w:delText>
        </w:r>
      </w:del>
      <m:oMath>
        <m:sSup>
          <m:e>
            <m:r>
              <m:rPr>
                <m:scr m:val="double-struck"/>
                <m:sty m:val="p"/>
              </m:rPr>
              <m:t>R</m:t>
            </m:r>
          </m:e>
          <m:sup>
            <m:r>
              <m:t>3</m:t>
            </m:r>
          </m:sup>
        </m:sSup>
      </m:oMath>
      <w:del w:id="9446" w:author="PR Preview" w:date="2026-01-01T00:00:00Z">
        <w:r>
          <w:rPr>
            <w:b/>
            <w:bCs/>
          </w:rPr>
          <w:delText xml:space="preserve">)</w:delText>
        </w:r>
      </w:del>
      <w:del w:id="9447" w:author="PR Preview" w:date="2026-01-01T00:00:00Z">
        <w:r>
          <w:delText xml:space="preserve"> </w:delText>
        </w:r>
      </w:del>
      <w:del w:id="9448" w:author="PR Preview" w:date="2026-01-01T00:00:00Z">
        <w:r>
          <w:delText xml:space="preserve">Let</w:delText>
        </w:r>
      </w:del>
      <w:del w:id="9449"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del w:id="9450" w:author="PR Preview" w:date="2026-01-01T00:00:00Z">
        <w:r>
          <w:delText xml:space="preserve"> </w:delText>
        </w:r>
      </w:del>
      <w:del w:id="9451" w:author="PR Preview" w:date="2026-01-01T00:00:00Z">
        <w:r>
          <w:delText xml:space="preserve">be a hyperplane (</w:delText>
        </w:r>
      </w:del>
      <w:hyperlink w:anchor="def-hyperplane">
        <w:del w:id="9452" w:author="PR Preview" w:date="2026-01-01T00:00:00Z">
          <w:r>
            <w:rPr>
              <w:rStyle w:val="Hyperlink"/>
            </w:rPr>
            <w:delText xml:space="preserve">Definition 41</w:delText>
          </w:r>
        </w:del>
      </w:hyperlink>
      <w:del w:id="9453" w:author="PR Preview" w:date="2026-01-01T00:00:00Z">
        <w:r>
          <w:delText xml:space="preserve">).</w:delText>
        </w:r>
      </w:del>
    </w:p>
    <w:p>
      <w:pPr>
        <w:pStyle w:val="Compact"/>
        <w:numPr>
          <w:ilvl w:val="0"/>
          <w:numId w:val="1030"/>
        </w:numPr>
      </w:pPr>
      <m:oMath>
        <m:r>
          <m:rPr>
            <m:scr m:val="script"/>
            <m:sty m:val="p"/>
          </m:rPr>
          <m:t>H</m:t>
        </m:r>
      </m:oMath>
      <w:del w:id="9454" w:author="PR Preview" w:date="2026-01-01T00:00:00Z">
        <w:r>
          <w:delText xml:space="preserve"> </w:delText>
        </w:r>
      </w:del>
      <w:del w:id="9455" w:author="PR Preview" w:date="2026-01-01T00:00:00Z">
        <w:r>
          <w:delText xml:space="preserve">contains the origin</w:delText>
        </w:r>
      </w:del>
      <w:del w:id="9456" w:author="PR Preview" w:date="2026-01-01T00:00:00Z">
        <w:r>
          <w:delText xml:space="preserve"> </w:delText>
        </w:r>
      </w:del>
      <m:oMath>
        <m:limLow>
          <m:e>
            <m:r>
              <m:t>0</m:t>
            </m:r>
          </m:e>
          <m:lim>
            <m:r>
              <m:rPr>
                <m:sty m:val="p"/>
              </m:rPr>
              <m:t>∼</m:t>
            </m:r>
          </m:lim>
        </m:limLow>
      </m:oMath>
      <w:del w:id="9457" w:author="PR Preview" w:date="2026-01-01T00:00:00Z">
        <w:r>
          <w:delText xml:space="preserve"> </w:delText>
        </w:r>
      </w:del>
      <w:del w:id="9458" w:author="PR Preview" w:date="2026-01-01T00:00:00Z">
        <w:r>
          <w:delText xml:space="preserve">exactly when</w:delText>
        </w:r>
      </w:del>
      <w:del w:id="9459" w:author="PR Preview" w:date="2026-01-01T00:00:00Z">
        <w:r>
          <w:delText xml:space="preserve"> </w:delText>
        </w:r>
      </w:del>
      <m:oMath>
        <m:r>
          <m:t>b</m:t>
        </m:r>
        <m:r>
          <m:rPr>
            <m:sty m:val="p"/>
          </m:rPr>
          <m:t>=</m:t>
        </m:r>
        <m:r>
          <m:t>0</m:t>
        </m:r>
      </m:oMath>
      <w:del w:id="9460" w:author="PR Preview" w:date="2026-01-01T00:00:00Z">
        <w:r>
          <w:delText xml:space="preserve">.</w:delText>
        </w:r>
      </w:del>
    </w:p>
    <w:p>
      <w:pPr>
        <w:pStyle w:val="Compact"/>
        <w:numPr>
          <w:ilvl w:val="0"/>
          <w:numId w:val="1030"/>
        </w:numPr>
      </w:pPr>
      <w:del w:id="9461" w:author="PR Preview" w:date="2026-01-01T00:00:00Z">
        <w:r>
          <w:delText xml:space="preserve">If</w:delText>
        </w:r>
      </w:del>
      <w:del w:id="9462" w:author="PR Preview" w:date="2026-01-01T00:00:00Z">
        <w:r>
          <w:delText xml:space="preserve"> </w:delText>
        </w:r>
      </w:del>
      <m:oMath>
        <m:r>
          <m:t>p</m:t>
        </m:r>
        <m:r>
          <m:rPr>
            <m:sty m:val="p"/>
          </m:rPr>
          <m:t>=</m:t>
        </m:r>
        <m:r>
          <m:t>2</m:t>
        </m:r>
      </m:oMath>
      <w:del w:id="9463" w:author="PR Preview" w:date="2026-01-01T00:00:00Z">
        <w:r>
          <w:delText xml:space="preserve">, then</w:delText>
        </w:r>
      </w:del>
      <w:del w:id="9464" w:author="PR Preview" w:date="2026-01-01T00:00:00Z">
        <w:r>
          <w:delText xml:space="preserve"> </w:delText>
        </w:r>
      </w:del>
      <m:oMath>
        <m:r>
          <m:rPr>
            <m:scr m:val="script"/>
            <m:sty m:val="p"/>
          </m:rPr>
          <m:t>H</m:t>
        </m:r>
      </m:oMath>
      <w:del w:id="9465" w:author="PR Preview" w:date="2026-01-01T00:00:00Z">
        <w:r>
          <w:delText xml:space="preserve"> </w:delText>
        </w:r>
      </w:del>
      <w:del w:id="9466" w:author="PR Preview" w:date="2026-01-01T00:00:00Z">
        <w:r>
          <w:delText xml:space="preserve">is a line:</w:delText>
        </w:r>
      </w:del>
      <w:del w:id="9467"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t</m:t>
            </m:r>
            <m:r>
              <m:t> </m:t>
            </m:r>
            <m:limLow>
              <m:e>
                <m:r>
                  <m:t>v</m:t>
                </m:r>
              </m:e>
              <m:lim>
                <m:r>
                  <m:rPr>
                    <m:sty m:val="p"/>
                  </m:rPr>
                  <m:t>∼</m:t>
                </m:r>
              </m:lim>
            </m:limLow>
            <m:r>
              <m:rPr>
                <m:sty m:val="p"/>
              </m:rPr>
              <m:t>:</m:t>
            </m:r>
            <m:r>
              <m:t>t</m:t>
            </m:r>
            <m:r>
              <m:rPr>
                <m:sty m:val="p"/>
              </m:rPr>
              <m:t>∈</m:t>
            </m:r>
            <m:r>
              <m:rPr>
                <m:scr m:val="double-struck"/>
                <m:sty m:val="p"/>
              </m:rPr>
              <m:t>R</m:t>
            </m:r>
          </m:e>
        </m:d>
        <m:r>
          <m:t>​</m:t>
        </m:r>
      </m:oMath>
      <w:del w:id="9468" w:author="PR Preview" w:date="2026-01-01T00:00:00Z">
        <w:r>
          <w:delText xml:space="preserve"> </w:delText>
        </w:r>
      </w:del>
      <w:del w:id="9469" w:author="PR Preview" w:date="2026-01-01T00:00:00Z">
        <w:r>
          <w:delText xml:space="preserve">for some</w:delText>
        </w:r>
      </w:del>
      <w:del w:id="9470"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2</m:t>
            </m:r>
          </m:sup>
        </m:sSup>
      </m:oMath>
      <w:del w:id="9471" w:author="PR Preview" w:date="2026-01-01T00:00:00Z">
        <w:r>
          <w:delText xml:space="preserve"> </w:delText>
        </w:r>
      </w:del>
      <w:del w:id="9472" w:author="PR Preview" w:date="2026-01-01T00:00:00Z">
        <w:r>
          <w:delText xml:space="preserve">and some nonzero</w:delText>
        </w:r>
      </w:del>
      <w:del w:id="9473" w:author="PR Preview" w:date="2026-01-01T00:00:00Z">
        <w:r>
          <w:delText xml:space="preserve"> </w:delText>
        </w:r>
      </w:del>
      <m:oMath>
        <m:limLow>
          <m:e>
            <m:r>
              <m:t>v</m:t>
            </m:r>
          </m:e>
          <m:lim>
            <m:r>
              <m:rPr>
                <m:sty m:val="p"/>
              </m:rPr>
              <m:t>∼</m:t>
            </m:r>
          </m:lim>
        </m:limLow>
        <m:r>
          <m:rPr>
            <m:sty m:val="p"/>
          </m:rPr>
          <m:t>∈</m:t>
        </m:r>
        <m:sSup>
          <m:e>
            <m:r>
              <m:rPr>
                <m:scr m:val="double-struck"/>
                <m:sty m:val="p"/>
              </m:rPr>
              <m:t>R</m:t>
            </m:r>
          </m:e>
          <m:sup>
            <m:r>
              <m:t>2</m:t>
            </m:r>
          </m:sup>
        </m:sSup>
      </m:oMath>
      <w:del w:id="9474" w:author="PR Preview" w:date="2026-01-01T00:00:00Z">
        <w:r>
          <w:delText xml:space="preserve">.</w:delText>
        </w:r>
      </w:del>
    </w:p>
    <w:p>
      <w:pPr>
        <w:pStyle w:val="Compact"/>
        <w:numPr>
          <w:ilvl w:val="0"/>
          <w:numId w:val="1030"/>
        </w:numPr>
      </w:pPr>
      <w:del w:id="9475" w:author="PR Preview" w:date="2026-01-01T00:00:00Z">
        <w:r>
          <w:delText xml:space="preserve">If</w:delText>
        </w:r>
      </w:del>
      <w:del w:id="9476" w:author="PR Preview" w:date="2026-01-01T00:00:00Z">
        <w:r>
          <w:delText xml:space="preserve"> </w:delText>
        </w:r>
      </w:del>
      <m:oMath>
        <m:r>
          <m:t>p</m:t>
        </m:r>
        <m:r>
          <m:rPr>
            <m:sty m:val="p"/>
          </m:rPr>
          <m:t>=</m:t>
        </m:r>
        <m:r>
          <m:t>3</m:t>
        </m:r>
      </m:oMath>
      <w:del w:id="9477" w:author="PR Preview" w:date="2026-01-01T00:00:00Z">
        <w:r>
          <w:delText xml:space="preserve">, then</w:delText>
        </w:r>
      </w:del>
      <w:del w:id="9478" w:author="PR Preview" w:date="2026-01-01T00:00:00Z">
        <w:r>
          <w:delText xml:space="preserve"> </w:delText>
        </w:r>
      </w:del>
      <m:oMath>
        <m:r>
          <m:rPr>
            <m:scr m:val="script"/>
            <m:sty m:val="p"/>
          </m:rPr>
          <m:t>H</m:t>
        </m:r>
      </m:oMath>
      <w:del w:id="9479" w:author="PR Preview" w:date="2026-01-01T00:00:00Z">
        <w:r>
          <w:delText xml:space="preserve"> </w:delText>
        </w:r>
      </w:del>
      <w:del w:id="9480" w:author="PR Preview" w:date="2026-01-01T00:00:00Z">
        <w:r>
          <w:delText xml:space="preserve">is a plane:</w:delText>
        </w:r>
      </w:del>
      <w:del w:id="9481"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del w:id="9482" w:author="PR Preview" w:date="2026-01-01T00:00:00Z">
        <w:r>
          <w:delText xml:space="preserve"> </w:delText>
        </w:r>
      </w:del>
      <w:del w:id="9483" w:author="PR Preview" w:date="2026-01-01T00:00:00Z">
        <w:r>
          <w:delText xml:space="preserve">for some</w:delText>
        </w:r>
      </w:del>
      <w:del w:id="9484" w:author="PR Preview" w:date="2026-01-01T00:00:00Z">
        <w:r>
          <w:delText xml:space="preserve"> </w:delText>
        </w:r>
      </w:del>
      <m:oMath>
        <m:sSub>
          <m:e>
            <m:limLow>
              <m:e>
                <m:r>
                  <m:t>x</m:t>
                </m:r>
              </m:e>
              <m:lim>
                <m:r>
                  <m:rPr>
                    <m:sty m:val="p"/>
                  </m:rPr>
                  <m:t>∼</m:t>
                </m:r>
              </m:lim>
            </m:limLow>
          </m:e>
          <m:sub>
            <m:r>
              <m:t>0</m:t>
            </m:r>
          </m:sub>
        </m:sSub>
        <m:r>
          <m:rPr>
            <m:sty m:val="p"/>
          </m:rPr>
          <m:t>∈</m:t>
        </m:r>
        <m:sSup>
          <m:e>
            <m:r>
              <m:rPr>
                <m:scr m:val="double-struck"/>
                <m:sty m:val="p"/>
              </m:rPr>
              <m:t>R</m:t>
            </m:r>
          </m:e>
          <m:sup>
            <m:r>
              <m:t>3</m:t>
            </m:r>
          </m:sup>
        </m:sSup>
      </m:oMath>
      <w:del w:id="9485" w:author="PR Preview" w:date="2026-01-01T00:00:00Z">
        <w:r>
          <w:delText xml:space="preserve"> </w:delText>
        </w:r>
      </w:del>
      <w:del w:id="9486" w:author="PR Preview" w:date="2026-01-01T00:00:00Z">
        <w:r>
          <w:delText xml:space="preserve">and some linearly independent</w:delText>
        </w:r>
      </w:del>
      <w:del w:id="9487" w:author="PR Preview" w:date="2026-01-01T00:00:00Z">
        <w:r>
          <w:delText xml:space="preserve"> </w:delText>
        </w:r>
      </w:del>
      <m:oMath>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sSup>
          <m:e>
            <m:r>
              <m:rPr>
                <m:scr m:val="double-struck"/>
                <m:sty m:val="p"/>
              </m:rPr>
              <m:t>R</m:t>
            </m:r>
          </m:e>
          <m:sup>
            <m:r>
              <m:t>3</m:t>
            </m:r>
          </m:sup>
        </m:sSup>
      </m:oMath>
      <w:del w:id="9488" w:author="PR Preview" w:date="2026-01-01T00:00:00Z">
        <w:r>
          <w:delText xml:space="preserve">.</w:delText>
        </w:r>
      </w:del>
    </w:p>
    <w:p>
      <w:pPr>
        <w:pStyle w:val="FirstParagraph"/>
      </w:pPr>
      <w:del w:id="9489" w:author="PR Preview" w:date="2026-01-01T00:00:00Z">
        <w:r>
          <w:rPr>
            <w:i/>
            <w:iCs/>
          </w:rPr>
          <w:delText xml:space="preserve">Proof</w:delText>
        </w:r>
      </w:del>
      <w:del w:id="9490" w:author="PR Preview" w:date="2026-01-01T00:00:00Z">
        <w:r>
          <w:delText xml:space="preserve">. </w:delText>
        </w:r>
      </w:del>
      <w:del w:id="9491" w:author="PR Preview" w:date="2026-01-01T00:00:00Z">
        <w:r>
          <w:rPr>
            <w:b/>
            <w:bCs/>
          </w:rPr>
          <w:delText xml:space="preserve">Part 1.</w:delText>
        </w:r>
      </w:del>
      <w:del w:id="9492" w:author="PR Preview" w:date="2026-01-01T00:00:00Z">
        <w:r>
          <w:delText xml:space="preserve"> </w:delText>
        </w:r>
      </w:del>
      <w:del w:id="9493" w:author="PR Preview" w:date="2026-01-01T00:00:00Z">
        <w:r>
          <w:delText xml:space="preserve">Since</w:delText>
        </w:r>
      </w:del>
      <w:del w:id="9494" w:author="PR Preview" w:date="2026-01-01T00:00:00Z">
        <w:r>
          <w:delText xml:space="preserve"> </w:delText>
        </w:r>
      </w:del>
      <m:oMath>
        <m:limLow>
          <m:e>
            <m:r>
              <m:t>w</m:t>
            </m:r>
          </m:e>
          <m:lim>
            <m:r>
              <m:rPr>
                <m:sty m:val="p"/>
              </m:rPr>
              <m:t>∼</m:t>
            </m:r>
          </m:lim>
        </m:limLow>
        <m:r>
          <m:rPr>
            <m:sty m:val="p"/>
          </m:rPr>
          <m:t>⋅</m:t>
        </m:r>
        <m:limLow>
          <m:e>
            <m:r>
              <m:t>0</m:t>
            </m:r>
          </m:e>
          <m:lim>
            <m:r>
              <m:rPr>
                <m:sty m:val="p"/>
              </m:rPr>
              <m:t>∼</m:t>
            </m:r>
          </m:lim>
        </m:limLow>
        <m:r>
          <m:rPr>
            <m:sty m:val="p"/>
          </m:rPr>
          <m:t>=</m:t>
        </m:r>
        <m:r>
          <m:t>0</m:t>
        </m:r>
      </m:oMath>
      <w:del w:id="9495" w:author="PR Preview" w:date="2026-01-01T00:00:00Z">
        <w:r>
          <w:delText xml:space="preserve">,</w:delText>
        </w:r>
      </w:del>
    </w:p>
    <w:p>
      <w:pPr>
        <w:pStyle w:val="BodyText"/>
      </w:pPr>
      <m:oMathPara>
        <m:oMathParaPr>
          <m:jc m:val="center"/>
        </m:oMathParaPr>
        <m:oMath>
          <m:eqArr>
            <m:e>
              <m:limLow>
                <m:e>
                  <m:r>
                    <m:t>w</m:t>
                  </m:r>
                </m:e>
                <m:lim>
                  <m:r>
                    <m:rPr>
                      <m:sty m:val="p"/>
                    </m:rPr>
                    <m:t>∼</m:t>
                  </m:r>
                </m:lim>
              </m:limLow>
              <m:r>
                <m:rPr>
                  <m:sty m:val="p"/>
                </m:rPr>
                <m:t>⋅</m:t>
              </m:r>
              <m:limLow>
                <m:e>
                  <m:r>
                    <m:t>0</m:t>
                  </m:r>
                </m:e>
                <m:lim>
                  <m:r>
                    <m:rPr>
                      <m:sty m:val="p"/>
                    </m:rPr>
                    <m:t>∼</m:t>
                  </m:r>
                </m:lim>
              </m:limLow>
              <m:r>
                <m:rPr>
                  <m:sty m:val="p"/>
                </m:rPr>
                <m:t>+</m:t>
              </m:r>
              <m:r>
                <m:t>b</m:t>
              </m:r>
              <m:r>
                <m:t>&amp;</m:t>
              </m:r>
              <m:r>
                <m:rPr>
                  <m:sty m:val="p"/>
                </m:rPr>
                <m:t>=</m:t>
              </m:r>
              <m:r>
                <m:t>0</m:t>
              </m:r>
              <m:r>
                <m:rPr>
                  <m:sty m:val="p"/>
                </m:rPr>
                <m:t>+</m:t>
              </m:r>
              <m:r>
                <m:t>b</m:t>
              </m:r>
              <m:r>
                <m:t>&amp;</m:t>
              </m:r>
              <m:r>
                <m:t>&amp;</m:t>
              </m:r>
              <m:r>
                <m:rPr>
                  <m:nor/>
                  <m:sty m:val="p"/>
                </m:rPr>
                <m:t>(the dot product with </m:t>
              </m:r>
              <m:limLow>
                <m:e>
                  <m:r>
                    <m:t>0</m:t>
                  </m:r>
                </m:e>
                <m:lim>
                  <m:r>
                    <m:rPr>
                      <m:sty m:val="p"/>
                    </m:rPr>
                    <m:t>∼</m:t>
                  </m:r>
                </m:lim>
              </m:limLow>
              <m:r>
                <m:rPr>
                  <m:nor/>
                  <m:sty m:val="p"/>
                </m:rPr>
                <m:t> is </m:t>
              </m:r>
              <m:r>
                <m:t>0</m:t>
              </m:r>
              <m:r>
                <m:rPr>
                  <m:nor/>
                  <m:sty m:val="p"/>
                </m:rPr>
                <m:t>)</m:t>
              </m:r>
            </m:e>
            <m:e>
              <m:r>
                <m:t>&amp;</m:t>
              </m:r>
              <m:r>
                <m:rPr>
                  <m:sty m:val="p"/>
                </m:rPr>
                <m:t>=</m:t>
              </m:r>
              <m:r>
                <m:t>b</m:t>
              </m:r>
              <m:r>
                <m:rPr>
                  <m:sty m:val="p"/>
                </m:rPr>
                <m:t>,</m:t>
              </m:r>
              <m:r>
                <m:t>&amp;</m:t>
              </m:r>
              <m:r>
                <m:t>&amp;</m:t>
              </m:r>
              <m:r>
                <m:rPr>
                  <m:nor/>
                  <m:sty m:val="p"/>
                </m:rPr>
                <m:t>(</m:t>
              </m:r>
              <m:r>
                <m:rPr>
                  <m:nor/>
                  <m:sty m:val="p"/>
                </m:rPr>
                <m:t>Theorem 4 in Convexity, Infimum and Sums</m:t>
              </m:r>
              <m:r>
                <m:rPr>
                  <m:nor/>
                  <m:sty m:val="p"/>
                </m:rPr>
                <m:t>)</m:t>
              </m:r>
            </m:e>
          </m:eqArr>
        </m:oMath>
      </m:oMathPara>
    </w:p>
    <w:p>
      <w:pPr>
        <w:pStyle w:val="FirstParagraph"/>
      </w:pPr>
      <w:del w:id="9496" w:author="PR Preview" w:date="2026-01-01T00:00:00Z">
        <w:r>
          <w:delText xml:space="preserve">so</w:delText>
        </w:r>
      </w:del>
      <w:del w:id="9497" w:author="PR Preview" w:date="2026-01-01T00:00:00Z">
        <w:r>
          <w:delText xml:space="preserve"> </w:delText>
        </w:r>
      </w:del>
      <m:oMath>
        <m:limLow>
          <m:e>
            <m:r>
              <m:t>0</m:t>
            </m:r>
          </m:e>
          <m:lim>
            <m:r>
              <m:rPr>
                <m:sty m:val="p"/>
              </m:rPr>
              <m:t>∼</m:t>
            </m:r>
          </m:lim>
        </m:limLow>
        <m:r>
          <m:rPr>
            <m:sty m:val="p"/>
          </m:rPr>
          <m:t>∈</m:t>
        </m:r>
        <m:r>
          <m:rPr>
            <m:scr m:val="script"/>
            <m:sty m:val="p"/>
          </m:rPr>
          <m:t>H</m:t>
        </m:r>
      </m:oMath>
      <w:del w:id="9498" w:author="PR Preview" w:date="2026-01-01T00:00:00Z">
        <w:r>
          <w:delText xml:space="preserve"> </w:delText>
        </w:r>
      </w:del>
      <w:del w:id="9499" w:author="PR Preview" w:date="2026-01-01T00:00:00Z">
        <w:r>
          <w:delText xml:space="preserve">exactly when</w:delText>
        </w:r>
      </w:del>
      <w:del w:id="9500" w:author="PR Preview" w:date="2026-01-01T00:00:00Z">
        <w:r>
          <w:delText xml:space="preserve"> </w:delText>
        </w:r>
      </w:del>
      <m:oMath>
        <m:r>
          <m:t>b</m:t>
        </m:r>
        <m:r>
          <m:rPr>
            <m:sty m:val="p"/>
          </m:rPr>
          <m:t>=</m:t>
        </m:r>
        <m:r>
          <m:t>0</m:t>
        </m:r>
      </m:oMath>
      <w:del w:id="9501" w:author="PR Preview" w:date="2026-01-01T00:00:00Z">
        <w:r>
          <w:delText xml:space="preserve">.</w:delText>
        </w:r>
      </w:del>
    </w:p>
    <w:p>
      <w:pPr>
        <w:pStyle w:val="BodyText"/>
      </w:pPr>
      <w:del w:id="9502" w:author="PR Preview" w:date="2026-01-01T00:00:00Z">
        <w:r>
          <w:rPr>
            <w:b/>
            <w:bCs/>
          </w:rPr>
          <w:delText xml:space="preserve">Parts 2 and 3.</w:delText>
        </w:r>
      </w:del>
      <w:del w:id="9503" w:author="PR Preview" w:date="2026-01-01T00:00:00Z">
        <w:r>
          <w:delText xml:space="preserve"> </w:delText>
        </w:r>
      </w:del>
      <w:del w:id="9504" w:author="PR Preview" w:date="2026-01-01T00:00:00Z">
        <w:r>
          <w:delText xml:space="preserve">By</w:delText>
        </w:r>
      </w:del>
      <w:del w:id="9505" w:author="PR Preview" w:date="2026-01-01T00:00:00Z">
        <w:r>
          <w:delText xml:space="preserve"> </w:delText>
        </w:r>
      </w:del>
      <w:hyperlink w:anchor="thm-hyperplane-subspace">
        <w:del w:id="9506" w:author="PR Preview" w:date="2026-01-01T00:00:00Z">
          <w:r>
            <w:rPr>
              <w:rStyle w:val="Hyperlink"/>
            </w:rPr>
            <w:delText xml:space="preserve">Theorem 42</w:delText>
          </w:r>
        </w:del>
      </w:hyperlink>
      <w:del w:id="9507" w:author="PR Preview" w:date="2026-01-01T00:00:00Z">
        <w:r>
          <w:delText xml:space="preserve">,</w:delText>
        </w:r>
      </w:del>
      <w:del w:id="9508" w:author="PR Preview" w:date="2026-01-01T00:00:00Z">
        <w:r>
          <w:delText xml:space="preserve"> </w:delText>
        </w:r>
      </w:del>
      <m:oMath>
        <m:r>
          <m:rPr>
            <m:scr m:val="script"/>
            <m:sty m:val="p"/>
          </m:rPr>
          <m:t>H</m:t>
        </m:r>
        <m:r>
          <m:rPr>
            <m:sty m:val="p"/>
          </m:rPr>
          <m:t>=</m:t>
        </m:r>
        <m:r>
          <m:t>​</m:t>
        </m:r>
        <m:d>
          <m:dPr>
            <m:begChr m:val="{"/>
            <m:sepChr m:val=""/>
            <m:endChr m:val="}"/>
            <m:grow/>
          </m:dPr>
          <m:e>
            <m:sSub>
              <m:e>
                <m:limLow>
                  <m:e>
                    <m:r>
                      <m:t>x</m:t>
                    </m:r>
                  </m:e>
                  <m:lim>
                    <m:r>
                      <m:rPr>
                        <m:sty m:val="p"/>
                      </m:rPr>
                      <m:t>∼</m:t>
                    </m:r>
                  </m:lim>
                </m:limLow>
              </m:e>
              <m:sub>
                <m:r>
                  <m:t>0</m:t>
                </m:r>
              </m:sub>
            </m:sSub>
            <m:r>
              <m:rPr>
                <m:sty m:val="p"/>
              </m:rPr>
              <m:t>+</m:t>
            </m:r>
            <m:limLow>
              <m:e>
                <m:r>
                  <m:t>s</m:t>
                </m:r>
              </m:e>
              <m:lim>
                <m:r>
                  <m:rPr>
                    <m:sty m:val="p"/>
                  </m:rPr>
                  <m:t>∼</m:t>
                </m:r>
              </m:lim>
            </m:limLow>
            <m:r>
              <m:rPr>
                <m:sty m:val="p"/>
              </m:rPr>
              <m:t>:</m:t>
            </m:r>
            <m:limLow>
              <m:e>
                <m:r>
                  <m:t>s</m:t>
                </m:r>
              </m:e>
              <m:lim>
                <m:r>
                  <m:rPr>
                    <m:sty m:val="p"/>
                  </m:rPr>
                  <m:t>∼</m:t>
                </m:r>
              </m:lim>
            </m:limLow>
            <m:r>
              <m:rPr>
                <m:sty m:val="p"/>
              </m:rPr>
              <m:t>∈</m:t>
            </m:r>
            <m:sSub>
              <m:e>
                <m:r>
                  <m:rPr>
                    <m:scr m:val="script"/>
                    <m:sty m:val="p"/>
                  </m:rPr>
                  <m:t>H</m:t>
                </m:r>
              </m:e>
              <m:sub>
                <m:r>
                  <m:t>0</m:t>
                </m:r>
              </m:sub>
            </m:sSub>
          </m:e>
        </m:d>
        <m:r>
          <m:t>​</m:t>
        </m:r>
      </m:oMath>
      <w:del w:id="9509" w:author="PR Preview" w:date="2026-01-01T00:00:00Z">
        <w:r>
          <w:delText xml:space="preserve"> </w:delText>
        </w:r>
      </w:del>
      <w:del w:id="9510" w:author="PR Preview" w:date="2026-01-01T00:00:00Z">
        <w:r>
          <w:delText xml:space="preserve">for any</w:delText>
        </w:r>
      </w:del>
      <w:del w:id="9511"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9512" w:author="PR Preview" w:date="2026-01-01T00:00:00Z">
        <w:r>
          <w:delText xml:space="preserve">,</w:delText>
        </w:r>
      </w:del>
      <w:del w:id="9513" w:author="PR Preview" w:date="2026-01-01T00:00:00Z">
        <w:r>
          <w:delText xml:space="preserve"> </w:delText>
        </w:r>
      </w:del>
      <w:del w:id="9514" w:author="PR Preview" w:date="2026-01-01T00:00:00Z">
        <w:r>
          <w:delText xml:space="preserve">where</w:delText>
        </w:r>
      </w:del>
      <w:del w:id="9515" w:author="PR Preview" w:date="2026-01-01T00:00:00Z">
        <w:r>
          <w:delText xml:space="preserve"> </w:delText>
        </w:r>
      </w:del>
      <m:oMath>
        <m:sSub>
          <m:e>
            <m:r>
              <m:rPr>
                <m:scr m:val="script"/>
                <m:sty m:val="p"/>
              </m:rPr>
              <m:t>H</m:t>
            </m:r>
          </m:e>
          <m:sub>
            <m:r>
              <m:t>0</m:t>
            </m:r>
          </m:sub>
        </m:sSub>
      </m:oMath>
      <w:del w:id="9516" w:author="PR Preview" w:date="2026-01-01T00:00:00Z">
        <w:r>
          <w:delText xml:space="preserve"> </w:delText>
        </w:r>
      </w:del>
      <w:del w:id="9517" w:author="PR Preview" w:date="2026-01-01T00:00:00Z">
        <w:r>
          <w:delText xml:space="preserve">is a subspace of</w:delText>
        </w:r>
      </w:del>
      <w:del w:id="9518" w:author="PR Preview" w:date="2026-01-01T00:00:00Z">
        <w:r>
          <w:delText xml:space="preserve"> </w:delText>
        </w:r>
      </w:del>
      <m:oMath>
        <m:sSup>
          <m:e>
            <m:r>
              <m:rPr>
                <m:scr m:val="double-struck"/>
                <m:sty m:val="p"/>
              </m:rPr>
              <m:t>R</m:t>
            </m:r>
          </m:e>
          <m:sup>
            <m:r>
              <m:t>p</m:t>
            </m:r>
          </m:sup>
        </m:sSup>
      </m:oMath>
      <w:del w:id="9519" w:author="PR Preview" w:date="2026-01-01T00:00:00Z">
        <w:r>
          <w:delText xml:space="preserve"> </w:delText>
        </w:r>
      </w:del>
      <w:del w:id="9520" w:author="PR Preview" w:date="2026-01-01T00:00:00Z">
        <w:r>
          <w:delText xml:space="preserve">of dimension</w:delText>
        </w:r>
      </w:del>
      <w:del w:id="9521" w:author="PR Preview" w:date="2026-01-01T00:00:00Z">
        <w:r>
          <w:delText xml:space="preserve"> </w:delText>
        </w:r>
      </w:del>
      <m:oMath>
        <m:r>
          <m:t>p</m:t>
        </m:r>
        <m:r>
          <m:rPr>
            <m:sty m:val="p"/>
          </m:rPr>
          <m:t>−</m:t>
        </m:r>
        <m:r>
          <m:t>1</m:t>
        </m:r>
      </m:oMath>
      <w:del w:id="9522" w:author="PR Preview" w:date="2026-01-01T00:00:00Z">
        <w:r>
          <w:delText xml:space="preserve">.</w:delText>
        </w:r>
      </w:del>
    </w:p>
    <w:p>
      <w:pPr>
        <w:pStyle w:val="BodyText"/>
      </w:pPr>
      <w:del w:id="9523" w:author="PR Preview" w:date="2026-01-01T00:00:00Z">
        <w:r>
          <w:delText xml:space="preserve">For</w:delText>
        </w:r>
      </w:del>
      <w:del w:id="9524" w:author="PR Preview" w:date="2026-01-01T00:00:00Z">
        <w:r>
          <w:delText xml:space="preserve"> </w:delText>
        </w:r>
      </w:del>
      <m:oMath>
        <m:r>
          <m:t>p</m:t>
        </m:r>
        <m:r>
          <m:rPr>
            <m:sty m:val="p"/>
          </m:rPr>
          <m:t>=</m:t>
        </m:r>
        <m:r>
          <m:t>2</m:t>
        </m:r>
      </m:oMath>
      <w:del w:id="9525" w:author="PR Preview" w:date="2026-01-01T00:00:00Z">
        <w:r>
          <w:delText xml:space="preserve">,</w:delText>
        </w:r>
      </w:del>
      <w:del w:id="9526" w:author="PR Preview" w:date="2026-01-01T00:00:00Z">
        <w:r>
          <w:delText xml:space="preserve"> </w:delText>
        </w:r>
      </w:del>
      <m:oMath>
        <m:sSub>
          <m:e>
            <m:r>
              <m:rPr>
                <m:scr m:val="script"/>
                <m:sty m:val="p"/>
              </m:rPr>
              <m:t>H</m:t>
            </m:r>
          </m:e>
          <m:sub>
            <m:r>
              <m:t>0</m:t>
            </m:r>
          </m:sub>
        </m:sSub>
      </m:oMath>
      <w:del w:id="9527" w:author="PR Preview" w:date="2026-01-01T00:00:00Z">
        <w:r>
          <w:delText xml:space="preserve"> </w:delText>
        </w:r>
      </w:del>
      <w:del w:id="9528" w:author="PR Preview" w:date="2026-01-01T00:00:00Z">
        <w:r>
          <w:delText xml:space="preserve">has dimension</w:delText>
        </w:r>
      </w:del>
      <w:del w:id="9529" w:author="PR Preview" w:date="2026-01-01T00:00:00Z">
        <w:r>
          <w:delText xml:space="preserve"> </w:delText>
        </w:r>
      </w:del>
      <m:oMath>
        <m:r>
          <m:t>1</m:t>
        </m:r>
      </m:oMath>
      <w:del w:id="9530" w:author="PR Preview" w:date="2026-01-01T00:00:00Z">
        <w:r>
          <w:delText xml:space="preserve">, so it has a basis (</w:delText>
        </w:r>
      </w:del>
      <w:hyperlink w:anchor="def-basis">
        <w:del w:id="9531" w:author="PR Preview" w:date="2026-01-01T00:00:00Z">
          <w:r>
            <w:rPr>
              <w:rStyle w:val="Hyperlink"/>
            </w:rPr>
            <w:delText xml:space="preserve">Definition 48</w:delText>
          </w:r>
        </w:del>
      </w:hyperlink>
      <w:del w:id="9532" w:author="PR Preview" w:date="2026-01-01T00:00:00Z">
        <w:r>
          <w:delText xml:space="preserve">) with one vector</w:delText>
        </w:r>
      </w:del>
      <w:del w:id="9533" w:author="PR Preview" w:date="2026-01-01T00:00:00Z">
        <w:r>
          <w:delText xml:space="preserve"> </w:delText>
        </w:r>
      </w:del>
      <m:oMath>
        <m:limLow>
          <m:e>
            <m:r>
              <m:t>v</m:t>
            </m:r>
          </m:e>
          <m:lim>
            <m:r>
              <m:rPr>
                <m:sty m:val="p"/>
              </m:rPr>
              <m:t>∼</m:t>
            </m:r>
          </m:lim>
        </m:limLow>
      </m:oMath>
      <w:del w:id="9534" w:author="PR Preview" w:date="2026-01-01T00:00:00Z">
        <w:r>
          <w:delText xml:space="preserve">.</w:delText>
        </w:r>
      </w:del>
      <w:del w:id="9535" w:author="PR Preview" w:date="2026-01-01T00:00:00Z">
        <w:r>
          <w:delText xml:space="preserve"> </w:delText>
        </w:r>
      </w:del>
      <w:del w:id="9536" w:author="PR Preview" w:date="2026-01-01T00:00:00Z">
        <w:r>
          <w:delText xml:space="preserve">That vector is nonzero, and</w:delText>
        </w:r>
      </w:del>
      <w:del w:id="9537"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r>
              <m:t>t</m:t>
            </m:r>
            <m:r>
              <m:t> </m:t>
            </m:r>
            <m:limLow>
              <m:e>
                <m:r>
                  <m:t>v</m:t>
                </m:r>
              </m:e>
              <m:lim>
                <m:r>
                  <m:rPr>
                    <m:sty m:val="p"/>
                  </m:rPr>
                  <m:t>∼</m:t>
                </m:r>
              </m:lim>
            </m:limLow>
            <m:r>
              <m:rPr>
                <m:sty m:val="p"/>
              </m:rPr>
              <m:t>:</m:t>
            </m:r>
            <m:r>
              <m:t>t</m:t>
            </m:r>
            <m:r>
              <m:rPr>
                <m:sty m:val="p"/>
              </m:rPr>
              <m:t>∈</m:t>
            </m:r>
            <m:r>
              <m:rPr>
                <m:scr m:val="double-struck"/>
                <m:sty m:val="p"/>
              </m:rPr>
              <m:t>R</m:t>
            </m:r>
          </m:e>
        </m:d>
        <m:r>
          <m:t>​</m:t>
        </m:r>
      </m:oMath>
      <w:del w:id="9538" w:author="PR Preview" w:date="2026-01-01T00:00:00Z">
        <w:r>
          <w:delText xml:space="preserve">.</w:delText>
        </w:r>
      </w:del>
    </w:p>
    <w:p>
      <w:pPr>
        <w:pStyle w:val="BodyText"/>
      </w:pPr>
      <w:del w:id="9539" w:author="PR Preview" w:date="2026-01-01T00:00:00Z">
        <w:r>
          <w:delText xml:space="preserve">For</w:delText>
        </w:r>
      </w:del>
      <w:del w:id="9540" w:author="PR Preview" w:date="2026-01-01T00:00:00Z">
        <w:r>
          <w:delText xml:space="preserve"> </w:delText>
        </w:r>
      </w:del>
      <m:oMath>
        <m:r>
          <m:t>p</m:t>
        </m:r>
        <m:r>
          <m:rPr>
            <m:sty m:val="p"/>
          </m:rPr>
          <m:t>=</m:t>
        </m:r>
        <m:r>
          <m:t>3</m:t>
        </m:r>
      </m:oMath>
      <w:del w:id="9541" w:author="PR Preview" w:date="2026-01-01T00:00:00Z">
        <w:r>
          <w:delText xml:space="preserve">,</w:delText>
        </w:r>
      </w:del>
      <w:del w:id="9542" w:author="PR Preview" w:date="2026-01-01T00:00:00Z">
        <w:r>
          <w:delText xml:space="preserve"> </w:delText>
        </w:r>
      </w:del>
      <m:oMath>
        <m:sSub>
          <m:e>
            <m:r>
              <m:rPr>
                <m:scr m:val="script"/>
                <m:sty m:val="p"/>
              </m:rPr>
              <m:t>H</m:t>
            </m:r>
          </m:e>
          <m:sub>
            <m:r>
              <m:t>0</m:t>
            </m:r>
          </m:sub>
        </m:sSub>
      </m:oMath>
      <w:del w:id="9543" w:author="PR Preview" w:date="2026-01-01T00:00:00Z">
        <w:r>
          <w:delText xml:space="preserve"> </w:delText>
        </w:r>
      </w:del>
      <w:del w:id="9544" w:author="PR Preview" w:date="2026-01-01T00:00:00Z">
        <w:r>
          <w:delText xml:space="preserve">has dimension</w:delText>
        </w:r>
      </w:del>
      <w:del w:id="9545" w:author="PR Preview" w:date="2026-01-01T00:00:00Z">
        <w:r>
          <w:delText xml:space="preserve"> </w:delText>
        </w:r>
      </w:del>
      <m:oMath>
        <m:r>
          <m:t>2</m:t>
        </m:r>
      </m:oMath>
      <w:del w:id="9546" w:author="PR Preview" w:date="2026-01-01T00:00:00Z">
        <w:r>
          <w:delText xml:space="preserve">, so it has a basis with two vectors</w:delText>
        </w:r>
      </w:del>
      <w:del w:id="9547" w:author="PR Preview" w:date="2026-01-01T00:00:00Z">
        <w:r>
          <w:delText xml:space="preserve"> </w:delText>
        </w:r>
      </w:del>
      <m:oMath>
        <m:sSub>
          <m:e>
            <m:limLow>
              <m:e>
                <m:r>
                  <m:t>v</m:t>
                </m:r>
              </m:e>
              <m:lim>
                <m:r>
                  <m:rPr>
                    <m:sty m:val="p"/>
                  </m:rPr>
                  <m:t>∼</m:t>
                </m:r>
              </m:lim>
            </m:limLow>
          </m:e>
          <m:sub>
            <m:r>
              <m:t>1</m:t>
            </m:r>
          </m:sub>
        </m:sSub>
      </m:oMath>
      <w:del w:id="9548" w:author="PR Preview" w:date="2026-01-01T00:00:00Z">
        <w:r>
          <w:delText xml:space="preserve"> </w:delText>
        </w:r>
      </w:del>
      <w:del w:id="9549" w:author="PR Preview" w:date="2026-01-01T00:00:00Z">
        <w:r>
          <w:delText xml:space="preserve">and</w:delText>
        </w:r>
      </w:del>
      <w:del w:id="9550" w:author="PR Preview" w:date="2026-01-01T00:00:00Z">
        <w:r>
          <w:delText xml:space="preserve"> </w:delText>
        </w:r>
      </w:del>
      <m:oMath>
        <m:sSub>
          <m:e>
            <m:limLow>
              <m:e>
                <m:r>
                  <m:t>v</m:t>
                </m:r>
              </m:e>
              <m:lim>
                <m:r>
                  <m:rPr>
                    <m:sty m:val="p"/>
                  </m:rPr>
                  <m:t>∼</m:t>
                </m:r>
              </m:lim>
            </m:limLow>
          </m:e>
          <m:sub>
            <m:r>
              <m:t>2</m:t>
            </m:r>
          </m:sub>
        </m:sSub>
      </m:oMath>
      <w:del w:id="9551" w:author="PR Preview" w:date="2026-01-01T00:00:00Z">
        <w:r>
          <w:delText xml:space="preserve">.</w:delText>
        </w:r>
      </w:del>
      <w:del w:id="9552" w:author="PR Preview" w:date="2026-01-01T00:00:00Z">
        <w:r>
          <w:delText xml:space="preserve"> </w:delText>
        </w:r>
      </w:del>
      <w:del w:id="9553" w:author="PR Preview" w:date="2026-01-01T00:00:00Z">
        <w:r>
          <w:delText xml:space="preserve">They are linearly independent, and</w:delText>
        </w:r>
      </w:del>
      <w:del w:id="9554" w:author="PR Preview" w:date="2026-01-01T00:00:00Z">
        <w:r>
          <w:delText xml:space="preserve"> </w:delText>
        </w:r>
      </w:del>
      <m:oMath>
        <m:sSub>
          <m:e>
            <m:r>
              <m:rPr>
                <m:scr m:val="script"/>
                <m:sty m:val="p"/>
              </m:rPr>
              <m:t>H</m:t>
            </m:r>
          </m:e>
          <m:sub>
            <m:r>
              <m:t>0</m:t>
            </m:r>
          </m:sub>
        </m:sSub>
        <m:r>
          <m:rPr>
            <m:sty m:val="p"/>
          </m:rPr>
          <m:t>=</m:t>
        </m:r>
        <m:r>
          <m:t>​</m:t>
        </m:r>
        <m:d>
          <m:dPr>
            <m:begChr m:val="{"/>
            <m:sepChr m:val=""/>
            <m:endChr m:val="}"/>
            <m:grow/>
          </m:dPr>
          <m:e>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r>
              <m:rPr>
                <m:sty m:val="p"/>
              </m:rPr>
              <m:t>:</m:t>
            </m:r>
            <m:r>
              <m:t>s</m:t>
            </m:r>
            <m:r>
              <m:rPr>
                <m:sty m:val="p"/>
              </m:rPr>
              <m:t>,</m:t>
            </m:r>
            <m:r>
              <m:t>t</m:t>
            </m:r>
            <m:r>
              <m:rPr>
                <m:sty m:val="p"/>
              </m:rPr>
              <m:t>∈</m:t>
            </m:r>
            <m:r>
              <m:rPr>
                <m:scr m:val="double-struck"/>
                <m:sty m:val="p"/>
              </m:rPr>
              <m:t>R</m:t>
            </m:r>
          </m:e>
        </m:d>
        <m:r>
          <m:t>​</m:t>
        </m:r>
      </m:oMath>
      <w:del w:id="9555" w:author="PR Preview" w:date="2026-01-01T00:00:00Z">
        <w:r>
          <w:delText xml:space="preserve">.</w:delText>
        </w:r>
      </w:del>
    </w:p>
    <w:p>
      <w:pPr>
        <w:pStyle w:val="BodyText"/>
      </w:pPr>
      <w:del w:id="9556" w:author="PR Preview" w:date="2026-01-01T00:00:00Z">
        <w:r>
          <w:rPr>
            <w:b/>
            <w:bCs/>
          </w:rPr>
          <w:delText xml:space="preserve">Example 74 (A line in</w:delText>
        </w:r>
      </w:del>
      <w:del w:id="9557" w:author="PR Preview" w:date="2026-01-01T00:00:00Z">
        <w:r>
          <w:rPr>
            <w:b/>
            <w:bCs/>
          </w:rPr>
          <w:delText xml:space="preserve"> </w:delText>
        </w:r>
      </w:del>
      <m:oMath>
        <m:sSup>
          <m:e>
            <m:r>
              <m:rPr>
                <m:scr m:val="double-struck"/>
                <m:sty m:val="p"/>
              </m:rPr>
              <m:t>R</m:t>
            </m:r>
          </m:e>
          <m:sup>
            <m:r>
              <m:t>2</m:t>
            </m:r>
          </m:sup>
        </m:sSup>
      </m:oMath>
      <w:del w:id="9558" w:author="PR Preview" w:date="2026-01-01T00:00:00Z">
        <w:r>
          <w:rPr>
            <w:b/>
            <w:bCs/>
          </w:rPr>
          <w:delText xml:space="preserve"> </w:delText>
        </w:r>
      </w:del>
      <w:del w:id="9559" w:author="PR Preview" w:date="2026-01-01T00:00:00Z">
        <w:r>
          <w:rPr>
            <w:b/>
            <w:bCs/>
          </w:rPr>
          <w:delText xml:space="preserve">and a plane in</w:delText>
        </w:r>
      </w:del>
      <w:del w:id="9560" w:author="PR Preview" w:date="2026-01-01T00:00:00Z">
        <w:r>
          <w:rPr>
            <w:b/>
            <w:bCs/>
          </w:rPr>
          <w:delText xml:space="preserve"> </w:delText>
        </w:r>
      </w:del>
      <m:oMath>
        <m:sSup>
          <m:e>
            <m:r>
              <m:rPr>
                <m:scr m:val="double-struck"/>
                <m:sty m:val="p"/>
              </m:rPr>
              <m:t>R</m:t>
            </m:r>
          </m:e>
          <m:sup>
            <m:r>
              <m:t>3</m:t>
            </m:r>
          </m:sup>
        </m:sSup>
      </m:oMath>
      <w:del w:id="9561" w:author="PR Preview" w:date="2026-01-01T00:00:00Z">
        <w:r>
          <w:rPr>
            <w:b/>
            <w:bCs/>
          </w:rPr>
          <w:delText xml:space="preserve">, checked on a grid of points)</w:delText>
        </w:r>
      </w:del>
      <w:del w:id="9562" w:author="PR Preview" w:date="2026-01-01T00:00:00Z">
        <w:r>
          <w:delText xml:space="preserve"> </w:delText>
        </w:r>
      </w:del>
      <w:del w:id="9563" w:author="PR Preview" w:date="2026-01-01T00:00:00Z">
        <w:r>
          <w:delText xml:space="preserve">In</w:delText>
        </w:r>
      </w:del>
      <w:del w:id="9564" w:author="PR Preview" w:date="2026-01-01T00:00:00Z">
        <w:r>
          <w:delText xml:space="preserve"> </w:delText>
        </w:r>
      </w:del>
      <m:oMath>
        <m:sSup>
          <m:e>
            <m:r>
              <m:rPr>
                <m:scr m:val="double-struck"/>
                <m:sty m:val="p"/>
              </m:rPr>
              <m:t>R</m:t>
            </m:r>
          </m:e>
          <m:sup>
            <m:r>
              <m:t>2</m:t>
            </m:r>
          </m:sup>
        </m:sSup>
      </m:oMath>
      <w:del w:id="9565" w:author="PR Preview" w:date="2026-01-01T00:00:00Z">
        <w:r>
          <w:delText xml:space="preserve">, take</w:delText>
        </w:r>
      </w:del>
      <w:del w:id="9566"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oMath>
      <w:del w:id="9567" w:author="PR Preview" w:date="2026-01-01T00:00:00Z">
        <w:r>
          <w:delText xml:space="preserve"> </w:delText>
        </w:r>
      </w:del>
      <w:del w:id="9568" w:author="PR Preview" w:date="2026-01-01T00:00:00Z">
        <w:r>
          <w:delText xml:space="preserve">and</w:delText>
        </w:r>
      </w:del>
      <w:del w:id="9569" w:author="PR Preview" w:date="2026-01-01T00:00:00Z">
        <w:r>
          <w:delText xml:space="preserve"> </w:delText>
        </w:r>
      </w:del>
      <m:oMath>
        <m:r>
          <m:t>b</m:t>
        </m:r>
        <m:r>
          <m:rPr>
            <m:sty m:val="p"/>
          </m:rPr>
          <m:t>=</m:t>
        </m:r>
        <m:r>
          <m:rPr>
            <m:sty m:val="p"/>
          </m:rPr>
          <m:t>−</m:t>
        </m:r>
        <m:r>
          <m:t>1</m:t>
        </m:r>
      </m:oMath>
      <w:del w:id="9570" w:author="PR Preview" w:date="2026-01-01T00:00:00Z">
        <w:r>
          <w:delText xml:space="preserve">, the line of</w:delText>
        </w:r>
      </w:del>
      <w:del w:id="9571" w:author="PR Preview" w:date="2026-01-01T00:00:00Z">
        <w:r>
          <w:delText xml:space="preserve"> </w:delText>
        </w:r>
      </w:del>
      <w:hyperlink w:anchor="exm-hyperplane">
        <w:del w:id="9572" w:author="PR Preview" w:date="2026-01-01T00:00:00Z">
          <w:r>
            <w:rPr>
              <w:rStyle w:val="Hyperlink"/>
            </w:rPr>
            <w:delText xml:space="preserve">Example 33</w:delText>
          </w:r>
        </w:del>
      </w:hyperlink>
      <w:del w:id="9573" w:author="PR Preview" w:date="2026-01-01T00:00:00Z">
        <w:r>
          <w:delText xml:space="preserve">.</w:delText>
        </w:r>
      </w:del>
      <w:del w:id="9574" w:author="PR Preview" w:date="2026-01-01T00:00:00Z">
        <w:r>
          <w:delText xml:space="preserve"> </w:delText>
        </w:r>
      </w:del>
      <w:del w:id="9575" w:author="PR Preview" w:date="2026-01-01T00:00:00Z">
        <w:r>
          <w:delText xml:space="preserve">The point</w:delText>
        </w:r>
      </w:del>
      <w:del w:id="9576" w:author="PR Preview" w:date="2026-01-01T00:00:00Z">
        <w:r>
          <w:delText xml:space="preserve"> </w:delText>
        </w:r>
      </w:del>
      <m:oMath>
        <m:sSub>
          <m:e>
            <m:limLow>
              <m:e>
                <m:r>
                  <m:t>x</m:t>
                </m:r>
              </m:e>
              <m:lim>
                <m:r>
                  <m:rPr>
                    <m:sty m:val="p"/>
                  </m:rPr>
                  <m:t>∼</m:t>
                </m:r>
              </m:lim>
            </m:limLow>
          </m:e>
          <m:sub>
            <m:r>
              <m:t>0</m:t>
            </m:r>
          </m:sub>
        </m:sSub>
        <m:r>
          <m:rPr>
            <m:sty m:val="p"/>
          </m:rPr>
          <m:t>=</m:t>
        </m:r>
        <m:r>
          <m:rPr>
            <m:sty m:val="p"/>
          </m:rPr>
          <m:t>−</m:t>
        </m:r>
        <m:f>
          <m:fPr>
            <m:type m:val="bar"/>
          </m:fPr>
          <m:num>
            <m:r>
              <m:t>b</m:t>
            </m:r>
          </m:num>
          <m:den>
            <m:limLow>
              <m:e>
                <m:r>
                  <m:t>w</m:t>
                </m:r>
              </m:e>
              <m:lim>
                <m:r>
                  <m:rPr>
                    <m:sty m:val="p"/>
                  </m:rPr>
                  <m:t>∼</m:t>
                </m:r>
              </m:lim>
            </m:limLow>
            <m:r>
              <m:rPr>
                <m:sty m:val="p"/>
              </m:rPr>
              <m:t>⋅</m:t>
            </m:r>
            <m:limLow>
              <m:e>
                <m:r>
                  <m:t>w</m:t>
                </m:r>
              </m:e>
              <m:lim>
                <m:r>
                  <m:rPr>
                    <m:sty m:val="p"/>
                  </m:rPr>
                  <m:t>∼</m:t>
                </m:r>
              </m:lim>
            </m:limLow>
          </m:den>
        </m:f>
        <m:r>
          <m:t> </m:t>
        </m:r>
        <m:limLow>
          <m:e>
            <m:r>
              <m:t>w</m:t>
            </m:r>
          </m:e>
          <m:lim>
            <m:r>
              <m:rPr>
                <m:sty m:val="p"/>
              </m:rPr>
              <m:t>∼</m:t>
            </m:r>
          </m:lim>
        </m:limLow>
      </m:oMath>
      <w:del w:id="9577" w:author="PR Preview" w:date="2026-01-01T00:00:00Z">
        <w:r>
          <w:delText xml:space="preserve"> </w:delText>
        </w:r>
      </w:del>
      <w:del w:id="9578" w:author="PR Preview" w:date="2026-01-01T00:00:00Z">
        <w:r>
          <w:delText xml:space="preserve">is on it,</w:delText>
        </w:r>
      </w:del>
      <w:del w:id="9579" w:author="PR Preview" w:date="2026-01-01T00:00:00Z">
        <w:r>
          <w:delText xml:space="preserve"> </w:delText>
        </w:r>
      </w:del>
      <w:del w:id="9580" w:author="PR Preview" w:date="2026-01-01T00:00:00Z">
        <w:r>
          <w:delText xml:space="preserve">and the vector</w:delText>
        </w:r>
      </w:del>
      <w:del w:id="9581" w:author="PR Preview" w:date="2026-01-01T00:00:00Z">
        <w:r>
          <w:delText xml:space="preserve"> </w:delText>
        </w:r>
      </w:del>
      <m:oMath>
        <m:limLow>
          <m:e>
            <m:r>
              <m:t>v</m:t>
            </m:r>
          </m:e>
          <m:lim>
            <m:r>
              <m:rPr>
                <m:sty m:val="p"/>
              </m:rPr>
              <m:t>∼</m:t>
            </m:r>
          </m:lim>
        </m:limLow>
        <m:r>
          <m:rPr>
            <m:sty m:val="p"/>
          </m:rPr>
          <m:t>=</m:t>
        </m:r>
        <m:r>
          <m:rPr>
            <m:sty m:val="p"/>
          </m:rPr>
          <m:t>(</m:t>
        </m:r>
        <m:r>
          <m:rPr>
            <m:sty m:val="p"/>
          </m:rPr>
          <m:t>−</m:t>
        </m:r>
        <m:sSub>
          <m:e>
            <m:r>
              <m:t>w</m:t>
            </m:r>
          </m:e>
          <m:sub>
            <m:r>
              <m:t>2</m:t>
            </m:r>
          </m:sub>
        </m:sSub>
        <m:r>
          <m:rPr>
            <m:sty m:val="p"/>
          </m:rPr>
          <m:t>,</m:t>
        </m:r>
        <m:sSub>
          <m:e>
            <m:r>
              <m:t>w</m:t>
            </m:r>
          </m:e>
          <m:sub>
            <m:r>
              <m:t>1</m:t>
            </m:r>
          </m:sub>
        </m:sSub>
        <m:r>
          <m:rPr>
            <m:sty m:val="p"/>
          </m:rPr>
          <m:t>)</m:t>
        </m:r>
      </m:oMath>
      <w:del w:id="9582" w:author="PR Preview" w:date="2026-01-01T00:00:00Z">
        <w:r>
          <w:delText xml:space="preserve"> </w:delText>
        </w:r>
      </w:del>
      <w:del w:id="9583" w:author="PR Preview" w:date="2026-01-01T00:00:00Z">
        <w:r>
          <w:delText xml:space="preserve">is nonzero with</w:delText>
        </w:r>
      </w:del>
      <w:del w:id="9584" w:author="PR Preview" w:date="2026-01-01T00:00:00Z">
        <w:r>
          <w:delText xml:space="preserve"> </w:delText>
        </w:r>
      </w:del>
      <m:oMath>
        <m:limLow>
          <m:e>
            <m:r>
              <m:t>w</m:t>
            </m:r>
          </m:e>
          <m:lim>
            <m:r>
              <m:rPr>
                <m:sty m:val="p"/>
              </m:rPr>
              <m:t>∼</m:t>
            </m:r>
          </m:lim>
        </m:limLow>
        <m:r>
          <m:rPr>
            <m:sty m:val="p"/>
          </m:rPr>
          <m:t>⋅</m:t>
        </m:r>
        <m:limLow>
          <m:e>
            <m:r>
              <m:t>v</m:t>
            </m:r>
          </m:e>
          <m:lim>
            <m:r>
              <m:rPr>
                <m:sty m:val="p"/>
              </m:rPr>
              <m:t>∼</m:t>
            </m:r>
          </m:lim>
        </m:limLow>
        <m:r>
          <m:rPr>
            <m:sty m:val="p"/>
          </m:rPr>
          <m:t>=</m:t>
        </m:r>
        <m:r>
          <m:t>0</m:t>
        </m:r>
      </m:oMath>
      <w:del w:id="9585" w:author="PR Preview" w:date="2026-01-01T00:00:00Z">
        <w:r>
          <w:delText xml:space="preserve">,</w:delText>
        </w:r>
      </w:del>
      <w:del w:id="9586" w:author="PR Preview" w:date="2026-01-01T00:00:00Z">
        <w:r>
          <w:delText xml:space="preserve"> </w:delText>
        </w:r>
      </w:del>
      <w:del w:id="9587" w:author="PR Preview" w:date="2026-01-01T00:00:00Z">
        <w:r>
          <w:delText xml:space="preserve">so it spans the subspace</w:delText>
        </w:r>
      </w:del>
      <w:del w:id="9588" w:author="PR Preview" w:date="2026-01-01T00:00:00Z">
        <w:r>
          <w:delText xml:space="preserve"> </w:delText>
        </w:r>
      </w:del>
      <m:oMath>
        <m:sSub>
          <m:e>
            <m:r>
              <m:rPr>
                <m:scr m:val="script"/>
                <m:sty m:val="p"/>
              </m:rPr>
              <m:t>H</m:t>
            </m:r>
          </m:e>
          <m:sub>
            <m:r>
              <m:t>0</m:t>
            </m:r>
          </m:sub>
        </m:sSub>
      </m:oMath>
      <w:del w:id="9589" w:author="PR Preview" w:date="2026-01-01T00:00:00Z">
        <w:r>
          <w:delText xml:space="preserve"> </w:delText>
        </w:r>
      </w:del>
      <w:del w:id="9590" w:author="PR Preview" w:date="2026-01-01T00:00:00Z">
        <w:r>
          <w:delText xml:space="preserve">of</w:delText>
        </w:r>
      </w:del>
      <w:del w:id="9591" w:author="PR Preview" w:date="2026-01-01T00:00:00Z">
        <w:r>
          <w:delText xml:space="preserve"> </w:delText>
        </w:r>
      </w:del>
      <w:hyperlink w:anchor="thm-hyperplane-subspace">
        <w:del w:id="9592" w:author="PR Preview" w:date="2026-01-01T00:00:00Z">
          <w:r>
            <w:rPr>
              <w:rStyle w:val="Hyperlink"/>
            </w:rPr>
            <w:delText xml:space="preserve">Theorem 42</w:delText>
          </w:r>
        </w:del>
      </w:hyperlink>
      <w:del w:id="9593" w:author="PR Preview" w:date="2026-01-01T00:00:00Z">
        <w:r>
          <w:delText xml:space="preserve">.</w:delText>
        </w:r>
      </w:del>
      <w:del w:id="9594" w:author="PR Preview" w:date="2026-01-01T00:00:00Z">
        <w:r>
          <w:delText xml:space="preserve"> </w:delText>
        </w:r>
      </w:del>
      <w:del w:id="9595" w:author="PR Preview" w:date="2026-01-01T00:00:00Z">
        <w:r>
          <w:delText xml:space="preserve">In</w:delText>
        </w:r>
      </w:del>
      <w:del w:id="9596" w:author="PR Preview" w:date="2026-01-01T00:00:00Z">
        <w:r>
          <w:delText xml:space="preserve"> </w:delText>
        </w:r>
      </w:del>
      <m:oMath>
        <m:sSup>
          <m:e>
            <m:r>
              <m:rPr>
                <m:scr m:val="double-struck"/>
                <m:sty m:val="p"/>
              </m:rPr>
              <m:t>R</m:t>
            </m:r>
          </m:e>
          <m:sup>
            <m:r>
              <m:t>3</m:t>
            </m:r>
          </m:sup>
        </m:sSup>
      </m:oMath>
      <w:del w:id="9597" w:author="PR Preview" w:date="2026-01-01T00:00:00Z">
        <w:r>
          <w:delText xml:space="preserve">, take</w:delText>
        </w:r>
      </w:del>
      <w:del w:id="9598"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9599" w:author="PR Preview" w:date="2026-01-01T00:00:00Z">
        <w:r>
          <w:delText xml:space="preserve"> </w:delText>
        </w:r>
      </w:del>
      <w:del w:id="9600" w:author="PR Preview" w:date="2026-01-01T00:00:00Z">
        <w:r>
          <w:delText xml:space="preserve">and</w:delText>
        </w:r>
      </w:del>
      <w:del w:id="9601" w:author="PR Preview" w:date="2026-01-01T00:00:00Z">
        <w:r>
          <w:delText xml:space="preserve"> </w:delText>
        </w:r>
      </w:del>
      <m:oMath>
        <m:r>
          <m:t>b</m:t>
        </m:r>
        <m:r>
          <m:rPr>
            <m:sty m:val="p"/>
          </m:rPr>
          <m:t>=</m:t>
        </m:r>
        <m:r>
          <m:rPr>
            <m:sty m:val="p"/>
          </m:rPr>
          <m:t>−</m:t>
        </m:r>
        <m:r>
          <m:t>1</m:t>
        </m:r>
      </m:oMath>
      <w:del w:id="9602" w:author="PR Preview" w:date="2026-01-01T00:00:00Z">
        <w:r>
          <w:delText xml:space="preserve">, the plane of</w:delText>
        </w:r>
      </w:del>
      <w:del w:id="9603" w:author="PR Preview" w:date="2026-01-01T00:00:00Z">
        <w:r>
          <w:delText xml:space="preserve"> </w:delText>
        </w:r>
      </w:del>
      <w:hyperlink w:anchor="exm-hyperplane-subspace">
        <w:del w:id="9604" w:author="PR Preview" w:date="2026-01-01T00:00:00Z">
          <w:r>
            <w:rPr>
              <w:rStyle w:val="Hyperlink"/>
            </w:rPr>
            <w:delText xml:space="preserve">Example 73</w:delText>
          </w:r>
        </w:del>
      </w:hyperlink>
      <w:del w:id="9605" w:author="PR Preview" w:date="2026-01-01T00:00:00Z">
        <w:r>
          <w:delText xml:space="preserve">,</w:delText>
        </w:r>
      </w:del>
      <w:del w:id="9606" w:author="PR Preview" w:date="2026-01-01T00:00:00Z">
        <w:r>
          <w:delText xml:space="preserve"> </w:delText>
        </w:r>
      </w:del>
      <w:del w:id="9607" w:author="PR Preview" w:date="2026-01-01T00:00:00Z">
        <w:r>
          <w:delText xml:space="preserve">with the independent vectors</w:delText>
        </w:r>
      </w:del>
      <w:del w:id="9608" w:author="PR Preview" w:date="2026-01-01T00:00:00Z">
        <w:r>
          <w:delText xml:space="preserve"> </w:delText>
        </w:r>
      </w:del>
      <m:oMath>
        <m:sSub>
          <m:e>
            <m:limLow>
              <m:e>
                <m:r>
                  <m:t>v</m:t>
                </m:r>
              </m:e>
              <m:lim>
                <m:r>
                  <m:rPr>
                    <m:sty m:val="p"/>
                  </m:rPr>
                  <m:t>∼</m:t>
                </m:r>
              </m:lim>
            </m:limLow>
          </m:e>
          <m:sub>
            <m:r>
              <m:t>1</m:t>
            </m:r>
          </m:sub>
        </m:sSub>
        <m:r>
          <m:rPr>
            <m:sty m:val="p"/>
          </m:rPr>
          <m:t>=</m:t>
        </m:r>
        <m:r>
          <m:rPr>
            <m:sty m:val="p"/>
          </m:rPr>
          <m:t>(</m:t>
        </m:r>
        <m:r>
          <m:t>1</m:t>
        </m:r>
        <m:r>
          <m:rPr>
            <m:sty m:val="p"/>
          </m:rPr>
          <m:t>,</m:t>
        </m:r>
        <m:r>
          <m:rPr>
            <m:sty m:val="p"/>
          </m:rPr>
          <m:t>−</m:t>
        </m:r>
        <m:r>
          <m:t>1</m:t>
        </m:r>
        <m:r>
          <m:rPr>
            <m:sty m:val="p"/>
          </m:rPr>
          <m:t>,</m:t>
        </m:r>
        <m:r>
          <m:t>0</m:t>
        </m:r>
        <m:r>
          <m:rPr>
            <m:sty m:val="p"/>
          </m:rPr>
          <m:t>)</m:t>
        </m:r>
      </m:oMath>
      <w:del w:id="9609" w:author="PR Preview" w:date="2026-01-01T00:00:00Z">
        <w:r>
          <w:delText xml:space="preserve"> </w:delText>
        </w:r>
      </w:del>
      <w:del w:id="9610" w:author="PR Preview" w:date="2026-01-01T00:00:00Z">
        <w:r>
          <w:delText xml:space="preserve">and</w:delText>
        </w:r>
      </w:del>
      <w:del w:id="9611" w:author="PR Preview" w:date="2026-01-01T00:00:00Z">
        <w:r>
          <w:delText xml:space="preserve"> </w:delText>
        </w:r>
      </w:del>
      <m:oMath>
        <m:sSub>
          <m:e>
            <m:limLow>
              <m:e>
                <m:r>
                  <m:t>v</m:t>
                </m:r>
              </m:e>
              <m:lim>
                <m:r>
                  <m:rPr>
                    <m:sty m:val="p"/>
                  </m:rPr>
                  <m:t>∼</m:t>
                </m:r>
              </m:lim>
            </m:limLow>
          </m:e>
          <m:sub>
            <m:r>
              <m:t>2</m:t>
            </m:r>
          </m:sub>
        </m:sSub>
        <m:r>
          <m:rPr>
            <m:sty m:val="p"/>
          </m:rPr>
          <m:t>=</m:t>
        </m:r>
        <m:r>
          <m:rPr>
            <m:sty m:val="p"/>
          </m:rPr>
          <m:t>(</m:t>
        </m:r>
        <m:r>
          <m:t>0</m:t>
        </m:r>
        <m:r>
          <m:rPr>
            <m:sty m:val="p"/>
          </m:rPr>
          <m:t>,</m:t>
        </m:r>
        <m:r>
          <m:t>1</m:t>
        </m:r>
        <m:r>
          <m:rPr>
            <m:sty m:val="p"/>
          </m:rPr>
          <m:t>,</m:t>
        </m:r>
        <m:r>
          <m:rPr>
            <m:sty m:val="p"/>
          </m:rPr>
          <m:t>−</m:t>
        </m:r>
        <m:r>
          <m:t>1</m:t>
        </m:r>
        <m:r>
          <m:rPr>
            <m:sty m:val="p"/>
          </m:rPr>
          <m:t>)</m:t>
        </m:r>
      </m:oMath>
      <w:del w:id="9612" w:author="PR Preview" w:date="2026-01-01T00:00:00Z">
        <w:r>
          <w:delText xml:space="preserve"> </w:delText>
        </w:r>
      </w:del>
      <w:del w:id="9613" w:author="PR Preview" w:date="2026-01-01T00:00:00Z">
        <w:r>
          <w:delText xml:space="preserve">in</w:delText>
        </w:r>
      </w:del>
      <w:del w:id="9614" w:author="PR Preview" w:date="2026-01-01T00:00:00Z">
        <w:r>
          <w:delText xml:space="preserve"> </w:delText>
        </w:r>
      </w:del>
      <m:oMath>
        <m:sSub>
          <m:e>
            <m:r>
              <m:rPr>
                <m:scr m:val="script"/>
                <m:sty m:val="p"/>
              </m:rPr>
              <m:t>H</m:t>
            </m:r>
          </m:e>
          <m:sub>
            <m:r>
              <m:t>0</m:t>
            </m:r>
          </m:sub>
        </m:sSub>
      </m:oMath>
      <w:del w:id="9615" w:author="PR Preview" w:date="2026-01-01T00:00:00Z">
        <w:r>
          <w:delText xml:space="preserve">.</w:delText>
        </w:r>
      </w:del>
      <w:del w:id="9616" w:author="PR Preview" w:date="2026-01-01T00:00:00Z">
        <w:r>
          <w:delText xml:space="preserve"> </w:delText>
        </w:r>
      </w:del>
      <w:del w:id="9617" w:author="PR Preview" w:date="2026-01-01T00:00:00Z">
        <w:r>
          <w:delText xml:space="preserve">The code evaluates</w:delText>
        </w:r>
      </w:del>
      <w:del w:id="9618"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9619" w:author="PR Preview" w:date="2026-01-01T00:00:00Z">
        <w:r>
          <w:delText xml:space="preserve"> </w:delText>
        </w:r>
      </w:del>
      <w:del w:id="9620" w:author="PR Preview" w:date="2026-01-01T00:00:00Z">
        <w:r>
          <w:delText xml:space="preserve">at the origin</w:delText>
        </w:r>
      </w:del>
      <w:del w:id="9621" w:author="PR Preview" w:date="2026-01-01T00:00:00Z">
        <w:r>
          <w:delText xml:space="preserve"> </w:delText>
        </w:r>
      </w:del>
      <w:del w:id="9622" w:author="PR Preview" w:date="2026-01-01T00:00:00Z">
        <w:r>
          <w:delText xml:space="preserve">and at points</w:delText>
        </w:r>
      </w:del>
      <w:del w:id="9623" w:author="PR Preview" w:date="2026-01-01T00:00:00Z">
        <w:r>
          <w:delText xml:space="preserve"> </w:delText>
        </w:r>
      </w:del>
      <m:oMath>
        <m:sSub>
          <m:e>
            <m:limLow>
              <m:e>
                <m:r>
                  <m:t>x</m:t>
                </m:r>
              </m:e>
              <m:lim>
                <m:r>
                  <m:rPr>
                    <m:sty m:val="p"/>
                  </m:rPr>
                  <m:t>∼</m:t>
                </m:r>
              </m:lim>
            </m:limLow>
          </m:e>
          <m:sub>
            <m:r>
              <m:t>0</m:t>
            </m:r>
          </m:sub>
        </m:sSub>
        <m:r>
          <m:rPr>
            <m:sty m:val="p"/>
          </m:rPr>
          <m:t>+</m:t>
        </m:r>
        <m:r>
          <m:t>t</m:t>
        </m:r>
        <m:r>
          <m:t> </m:t>
        </m:r>
        <m:limLow>
          <m:e>
            <m:r>
              <m:t>v</m:t>
            </m:r>
          </m:e>
          <m:lim>
            <m:r>
              <m:rPr>
                <m:sty m:val="p"/>
              </m:rPr>
              <m:t>∼</m:t>
            </m:r>
          </m:lim>
        </m:limLow>
      </m:oMath>
      <w:del w:id="9624" w:author="PR Preview" w:date="2026-01-01T00:00:00Z">
        <w:r>
          <w:delText xml:space="preserve"> </w:delText>
        </w:r>
      </w:del>
      <w:del w:id="9625" w:author="PR Preview" w:date="2026-01-01T00:00:00Z">
        <w:r>
          <w:delText xml:space="preserve">and</w:delText>
        </w:r>
      </w:del>
      <w:del w:id="9626" w:author="PR Preview" w:date="2026-01-01T00:00:00Z">
        <w:r>
          <w:delText xml:space="preserve"> </w:delText>
        </w:r>
      </w:del>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del w:id="9627" w:author="PR Preview" w:date="2026-01-01T00:00:00Z">
        <w:r>
          <w:delText xml:space="preserve">.</w:delText>
        </w:r>
      </w:del>
    </w:p>
    <w:p>
      <w:pPr>
        <w:pStyle w:val="FirstParagraph"/>
      </w:pPr>
      <w:ins w:id="9628" w:author="PR Preview" w:date="2026-01-01T00:00:00Z">
        <w:r>
          <w:rPr>
            <w:b/>
            <w:bCs/>
          </w:rPr>
          <w:t xml:space="preserve">Theorem 43 (Where a hyperplane passes, and its shape in</w:t>
        </w:r>
      </w:ins>
      <w:ins w:id="9629" w:author="PR Preview" w:date="2026-01-01T00:00:00Z">
        <w:r>
          <w:rPr>
            <w:b/>
            <w:bCs/>
          </w:rPr>
          <w:t xml:space="preserve"> </w:t>
        </w:r>
      </w:ins>
      <m:oMath>
        <m:sSup>
          <m:e>
            <m:r>
              <m:rPr>
                <m:scr m:val="double-struck"/>
                <m:sty m:val="p"/>
              </m:rPr>
              <m:t>R</m:t>
            </m:r>
          </m:e>
          <m:sup>
            <m:r>
              <m:t>2</m:t>
            </m:r>
          </m:sup>
        </m:sSup>
      </m:oMath>
      <w:ins w:id="9630" w:author="PR Preview" w:date="2026-01-01T00:00:00Z">
        <w:r>
          <w:rPr>
            <w:b/>
            <w:bCs/>
          </w:rPr>
          <w:t xml:space="preserve"> </w:t>
        </w:r>
      </w:ins>
      <w:ins w:id="9631" w:author="PR Preview" w:date="2026-01-01T00:00:00Z">
        <w:r>
          <w:rPr>
            <w:b/>
            <w:bCs/>
          </w:rPr>
          <w:t xml:space="preserve">and</w:t>
        </w:r>
      </w:ins>
      <w:ins w:id="9632" w:author="PR Preview" w:date="2026-01-01T00:00:00Z">
        <w:r>
          <w:rPr>
            <w:b/>
            <w:bCs/>
          </w:rPr>
          <w:t xml:space="preserve"> </w:t>
        </w:r>
      </w:ins>
      <m:oMath>
        <m:sSup>
          <m:e>
            <m:r>
              <m:rPr>
                <m:scr m:val="double-struck"/>
                <m:sty m:val="p"/>
              </m:rPr>
              <m:t>R</m:t>
            </m:r>
          </m:e>
          <m:sup>
            <m:r>
              <m:t>3</m:t>
            </m:r>
          </m:sup>
        </m:sSup>
      </m:oMath>
      <w:ins w:id="9633" w:author="PR Preview" w:date="2026-01-01T00:00:00Z">
        <w:r>
          <w:rPr>
            <w:b/>
            <w:bCs/>
          </w:rPr>
          <w:t xml:space="preserve">)</w:t>
        </w:r>
      </w:ins>
      <w:ins w:id="9634" w:author="PR Preview" w:date="2026-01-01T00:00:00Z">
        <w:r>
          <w:t xml:space="preserve"> </w:t>
        </w:r>
      </w:ins>
      <w:ins w:id="9635" w:author="PR Preview" w:date="2026-01-01T00:00:00Z">
        <w:r>
          <w:t xml:space="preserve">Let</w:t>
        </w:r>
      </w:ins>
      <w:ins w:id="9636" w:author="PR Preview" w:date="2026-01-01T00:00:00Z">
        <w:r>
          <w:t xml:space="preserve"> </w:t>
        </w:r>
      </w:ins>
      <w:ins w:id="9637"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9638" w:author="PR Preview" w:date="2026-01-01T00:00:00Z">
        <w:r>
          <w:t xml:space="preserve"> </w:t>
        </w:r>
      </w:ins>
      <w:ins w:id="9639" w:author="PR Preview" w:date="2026-01-01T00:00:00Z">
        <w:r>
          <w:t xml:space="preserve">be a hyperplane (</w:t>
        </w:r>
      </w:ins>
      <w:hyperlink w:anchor="def-hyperplane">
        <w:ins w:id="9640" w:author="PR Preview" w:date="2026-01-01T00:00:00Z">
          <w:r>
            <w:rPr>
              <w:rStyle w:val="Hyperlink"/>
            </w:rPr>
            <w:t xml:space="preserve">Definition 41</w:t>
          </w:r>
        </w:ins>
      </w:hyperlink>
      <w:ins w:id="9641" w:author="PR Preview" w:date="2026-01-01T00:00:00Z">
        <w:r>
          <w:t xml:space="preserve">).</w:t>
        </w:r>
      </w:ins>
    </w:p>
    <w:p>
      <w:pPr>
        <w:pStyle w:val="Compact"/>
        <w:numPr>
          <w:ilvl w:val="0"/>
          <w:numId w:val="1030"/>
        </w:numPr>
      </w:pPr>
      <m:oMath>
        <m:r>
          <m:rPr>
            <m:scr m:val="script"/>
            <m:sty m:val="p"/>
          </m:rPr>
          <m:t>H</m:t>
        </m:r>
      </m:oMath>
      <w:ins w:id="9642" w:author="PR Preview" w:date="2026-01-01T00:00:00Z">
        <w:r>
          <w:t xml:space="preserve"> </w:t>
        </w:r>
      </w:ins>
      <w:ins w:id="9643" w:author="PR Preview" w:date="2026-01-01T00:00:00Z">
        <w:r>
          <w:t xml:space="preserve">contains the origin</w:t>
        </w:r>
      </w:ins>
      <w:ins w:id="9644" w:author="PR Preview" w:date="2026-01-01T00:00:00Z">
        <w:r>
          <w:t xml:space="preserve"> </w:t>
        </w:r>
      </w:ins>
      <w:ins w:id="9645" w:author="PR Preview" w:date="2026-01-01T00:00:00Z">
        <w:r>
          <w:t xml:space="preserve">$\mathord{\smash[b]{\underset{\raise.3ex\hbox{$\scriptstyle\sim$}}{0}}\vphantom{0}}$</w:t>
        </w:r>
      </w:ins>
      <w:ins w:id="9646" w:author="PR Preview" w:date="2026-01-01T00:00:00Z">
        <w:r>
          <w:t xml:space="preserve"> </w:t>
        </w:r>
      </w:ins>
      <w:ins w:id="9647" w:author="PR Preview" w:date="2026-01-01T00:00:00Z">
        <w:r>
          <w:t xml:space="preserve">exactly when</w:t>
        </w:r>
      </w:ins>
      <w:ins w:id="9648" w:author="PR Preview" w:date="2026-01-01T00:00:00Z">
        <w:r>
          <w:t xml:space="preserve"> </w:t>
        </w:r>
      </w:ins>
      <m:oMath>
        <m:r>
          <m:t>b</m:t>
        </m:r>
        <m:r>
          <m:rPr>
            <m:sty m:val="p"/>
          </m:rPr>
          <m:t>=</m:t>
        </m:r>
        <m:r>
          <m:t>0</m:t>
        </m:r>
      </m:oMath>
      <w:ins w:id="9649" w:author="PR Preview" w:date="2026-01-01T00:00:00Z">
        <w:r>
          <w:t xml:space="preserve">.</w:t>
        </w:r>
      </w:ins>
    </w:p>
    <w:p>
      <w:pPr>
        <w:pStyle w:val="Compact"/>
        <w:numPr>
          <w:ilvl w:val="0"/>
          <w:numId w:val="1030"/>
        </w:numPr>
      </w:pPr>
      <w:ins w:id="9650" w:author="PR Preview" w:date="2026-01-01T00:00:00Z">
        <w:r>
          <w:t xml:space="preserve">If</w:t>
        </w:r>
      </w:ins>
      <w:ins w:id="9651" w:author="PR Preview" w:date="2026-01-01T00:00:00Z">
        <w:r>
          <w:t xml:space="preserve"> </w:t>
        </w:r>
      </w:ins>
      <m:oMath>
        <m:r>
          <m:t>p</m:t>
        </m:r>
        <m:r>
          <m:rPr>
            <m:sty m:val="p"/>
          </m:rPr>
          <m:t>=</m:t>
        </m:r>
        <m:r>
          <m:t>2</m:t>
        </m:r>
      </m:oMath>
      <w:ins w:id="9652" w:author="PR Preview" w:date="2026-01-01T00:00:00Z">
        <w:r>
          <w:t xml:space="preserve">, then</w:t>
        </w:r>
      </w:ins>
      <w:ins w:id="9653" w:author="PR Preview" w:date="2026-01-01T00:00:00Z">
        <w:r>
          <w:t xml:space="preserve"> </w:t>
        </w:r>
      </w:ins>
      <m:oMath>
        <m:r>
          <m:rPr>
            <m:scr m:val="script"/>
            <m:sty m:val="p"/>
          </m:rPr>
          <m:t>H</m:t>
        </m:r>
      </m:oMath>
      <w:ins w:id="9654" w:author="PR Preview" w:date="2026-01-01T00:00:00Z">
        <w:r>
          <w:t xml:space="preserve"> </w:t>
        </w:r>
      </w:ins>
      <w:ins w:id="9655" w:author="PR Preview" w:date="2026-01-01T00:00:00Z">
        <w:r>
          <w:t xml:space="preserve">is a line:</w:t>
        </w:r>
      </w:ins>
      <w:ins w:id="9656" w:author="PR Preview" w:date="2026-01-01T00:00:00Z">
        <w:r>
          <w:t xml:space="preserve"> </w:t>
        </w:r>
      </w:ins>
      <w:ins w:id="9657" w:author="PR Preview" w:date="2026-01-01T00:00:00Z">
        <w:r>
          <w:t xml:space="preserve">$\mathcal{H} = \mathopen{}\left\{\mathord{\smash[b]{\underset{\raise.3ex\hbox{$\scriptstyle\sim$}}{x}}\vphantom{x}}_0 + t\,\mathord{\smash[b]{\underset{\raise.3ex\hbox{$\scriptstyle\sim$}}{v}}\vphantom{v}} : t \in \mathbb{R}\right\}\mathclose{}$</w:t>
        </w:r>
      </w:ins>
      <w:ins w:id="9658" w:author="PR Preview" w:date="2026-01-01T00:00:00Z">
        <w:r>
          <w:t xml:space="preserve"> </w:t>
        </w:r>
      </w:ins>
      <w:ins w:id="9659" w:author="PR Preview" w:date="2026-01-01T00:00:00Z">
        <w:r>
          <w:t xml:space="preserve">for some</w:t>
        </w:r>
      </w:ins>
      <w:ins w:id="9660" w:author="PR Preview" w:date="2026-01-01T00:00:00Z">
        <w:r>
          <w:t xml:space="preserve"> </w:t>
        </w:r>
      </w:ins>
      <w:ins w:id="9661" w:author="PR Preview" w:date="2026-01-01T00:00:00Z">
        <w:r>
          <w:t xml:space="preserve">$\mathord{\smash[b]{\underset{\raise.3ex\hbox{$\scriptstyle\sim$}}{x}}\vphantom{x}}_0 \in \mathbb{R}^2$</w:t>
        </w:r>
      </w:ins>
      <w:ins w:id="9662" w:author="PR Preview" w:date="2026-01-01T00:00:00Z">
        <w:r>
          <w:t xml:space="preserve"> </w:t>
        </w:r>
      </w:ins>
      <w:ins w:id="9663" w:author="PR Preview" w:date="2026-01-01T00:00:00Z">
        <w:r>
          <w:t xml:space="preserve">and some nonzero</w:t>
        </w:r>
      </w:ins>
      <w:ins w:id="9664" w:author="PR Preview" w:date="2026-01-01T00:00:00Z">
        <w:r>
          <w:t xml:space="preserve"> </w:t>
        </w:r>
      </w:ins>
      <w:ins w:id="9665" w:author="PR Preview" w:date="2026-01-01T00:00:00Z">
        <w:r>
          <w:t xml:space="preserve">$\mathord{\smash[b]{\underset{\raise.3ex\hbox{$\scriptstyle\sim$}}{v}}\vphantom{v}} \in \mathbb{R}^2$</w:t>
        </w:r>
      </w:ins>
      <w:ins w:id="9666" w:author="PR Preview" w:date="2026-01-01T00:00:00Z">
        <w:r>
          <w:t xml:space="preserve">.</w:t>
        </w:r>
      </w:ins>
    </w:p>
    <w:p>
      <w:pPr>
        <w:pStyle w:val="Compact"/>
        <w:numPr>
          <w:ilvl w:val="0"/>
          <w:numId w:val="1030"/>
        </w:numPr>
      </w:pPr>
      <w:ins w:id="9667" w:author="PR Preview" w:date="2026-01-01T00:00:00Z">
        <w:r>
          <w:t xml:space="preserve">If</w:t>
        </w:r>
      </w:ins>
      <w:ins w:id="9668" w:author="PR Preview" w:date="2026-01-01T00:00:00Z">
        <w:r>
          <w:t xml:space="preserve"> </w:t>
        </w:r>
      </w:ins>
      <m:oMath>
        <m:r>
          <m:t>p</m:t>
        </m:r>
        <m:r>
          <m:rPr>
            <m:sty m:val="p"/>
          </m:rPr>
          <m:t>=</m:t>
        </m:r>
        <m:r>
          <m:t>3</m:t>
        </m:r>
      </m:oMath>
      <w:ins w:id="9669" w:author="PR Preview" w:date="2026-01-01T00:00:00Z">
        <w:r>
          <w:t xml:space="preserve">, then</w:t>
        </w:r>
      </w:ins>
      <w:ins w:id="9670" w:author="PR Preview" w:date="2026-01-01T00:00:00Z">
        <w:r>
          <w:t xml:space="preserve"> </w:t>
        </w:r>
      </w:ins>
      <m:oMath>
        <m:r>
          <m:rPr>
            <m:scr m:val="script"/>
            <m:sty m:val="p"/>
          </m:rPr>
          <m:t>H</m:t>
        </m:r>
      </m:oMath>
      <w:ins w:id="9671" w:author="PR Preview" w:date="2026-01-01T00:00:00Z">
        <w:r>
          <w:t xml:space="preserve"> </w:t>
        </w:r>
      </w:ins>
      <w:ins w:id="9672" w:author="PR Preview" w:date="2026-01-01T00:00:00Z">
        <w:r>
          <w:t xml:space="preserve">is a plane:</w:t>
        </w:r>
      </w:ins>
      <w:ins w:id="9673" w:author="PR Preview" w:date="2026-01-01T00:00:00Z">
        <w:r>
          <w:t xml:space="preserve"> </w:t>
        </w:r>
      </w:ins>
      <w:ins w:id="9674" w:author="PR Preview" w:date="2026-01-01T00:00:00Z">
        <w:r>
          <w:t xml:space="preserve">$\mathcal{H} = \mathopen{}\left\{\mathord{\smash[b]{\underset{\raise.3ex\hbox{$\scriptstyle\sim$}}{x}}\vphantom{x}}_0 + s\,\mathord{\smash[b]{\underset{\raise.3ex\hbox{$\scriptstyle\sim$}}{v}}\vphantom{v}}_1 + t\,\mathord{\smash[b]{\underset{\raise.3ex\hbox{$\scriptstyle\sim$}}{v}}\vphantom{v}}_2 : s, t \in \mathbb{R}\right\}\mathclose{}$</w:t>
        </w:r>
      </w:ins>
      <w:ins w:id="9675" w:author="PR Preview" w:date="2026-01-01T00:00:00Z">
        <w:r>
          <w:t xml:space="preserve"> </w:t>
        </w:r>
      </w:ins>
      <w:ins w:id="9676" w:author="PR Preview" w:date="2026-01-01T00:00:00Z">
        <w:r>
          <w:t xml:space="preserve">for some</w:t>
        </w:r>
      </w:ins>
      <w:ins w:id="9677" w:author="PR Preview" w:date="2026-01-01T00:00:00Z">
        <w:r>
          <w:t xml:space="preserve"> </w:t>
        </w:r>
      </w:ins>
      <w:ins w:id="9678" w:author="PR Preview" w:date="2026-01-01T00:00:00Z">
        <w:r>
          <w:t xml:space="preserve">$\mathord{\smash[b]{\underset{\raise.3ex\hbox{$\scriptstyle\sim$}}{x}}\vphantom{x}}_0 \in \mathbb{R}^3$</w:t>
        </w:r>
      </w:ins>
      <w:ins w:id="9679" w:author="PR Preview" w:date="2026-01-01T00:00:00Z">
        <w:r>
          <w:t xml:space="preserve"> </w:t>
        </w:r>
      </w:ins>
      <w:ins w:id="9680" w:author="PR Preview" w:date="2026-01-01T00:00:00Z">
        <w:r>
          <w:t xml:space="preserve">and some linearly independent</w:t>
        </w:r>
      </w:ins>
      <w:ins w:id="9681" w:author="PR Preview" w:date="2026-01-01T00:00:00Z">
        <w:r>
          <w:t xml:space="preserve"> </w:t>
        </w:r>
      </w:ins>
      <w:ins w:id="9682" w:author="PR Preview" w:date="2026-01-01T00:00:00Z">
        <w:r>
          <w:t xml:space="preserve">$\mathord{\smash[b]{\underset{\raise.3ex\hbox{$\scriptstyle\sim$}}{v}}\vphantom{v}}_1, \mathord{\smash[b]{\underset{\raise.3ex\hbox{$\scriptstyle\sim$}}{v}}\vphantom{v}}_2 \in \mathbb{R}^3$</w:t>
        </w:r>
      </w:ins>
      <w:ins w:id="9683" w:author="PR Preview" w:date="2026-01-01T00:00:00Z">
        <w:r>
          <w:t xml:space="preserve">.</w:t>
        </w:r>
      </w:ins>
    </w:p>
    <w:bookmarkEnd w:id="280"/>
    <w:p>
      <w:pPr>
        <w:pStyle w:val="FirstParagraph"/>
      </w:pPr>
      <w:ins w:id="9684" w:author="PR Preview" w:date="2026-01-01T00:00:00Z">
        <w:r>
          <w:rPr>
            <w:i/>
            <w:iCs/>
          </w:rPr>
          <w:t xml:space="preserve">Proof</w:t>
        </w:r>
      </w:ins>
      <w:ins w:id="9685" w:author="PR Preview" w:date="2026-01-01T00:00:00Z">
        <w:r>
          <w:t xml:space="preserve">. </w:t>
        </w:r>
      </w:ins>
      <w:ins w:id="9686" w:author="PR Preview" w:date="2026-01-01T00:00:00Z">
        <w:r>
          <w:rPr>
            <w:b/>
            <w:bCs/>
          </w:rPr>
          <w:t xml:space="preserve">Part 1.</w:t>
        </w:r>
      </w:ins>
      <w:ins w:id="9687" w:author="PR Preview" w:date="2026-01-01T00:00:00Z">
        <w:r>
          <w:t xml:space="preserve"> </w:t>
        </w:r>
      </w:ins>
      <w:ins w:id="9688" w:author="PR Preview" w:date="2026-01-01T00:00:00Z">
        <w:r>
          <w:t xml:space="preserve">Since</w:t>
        </w:r>
      </w:ins>
      <w:ins w:id="9689" w:author="PR Preview" w:date="2026-01-01T00:00:00Z">
        <w:r>
          <w:t xml:space="preserve"> </w:t>
        </w:r>
      </w:ins>
      <w:ins w:id="9690" w:author="PR Preview" w:date="2026-01-01T00:00:00Z">
        <w:r>
          <w:t xml:space="preserve">$\mathord{\smash[b]{\underset{\raise.3ex\hbox{$\scriptstyle\sim$}}{w}}\vphantom{w}} \cdot \mathord{\smash[b]{\underset{\raise.3ex\hbox{$\scriptstyle\sim$}}{0}}\vphantom{0}} = 0$</w:t>
        </w:r>
      </w:ins>
      <w:ins w:id="9691" w:author="PR Preview" w:date="2026-01-01T00:00:00Z">
        <w:r>
          <w:t xml:space="preserve">,</w:t>
        </w:r>
      </w:ins>
    </w:p>
    <w:p>
      <w:pPr>
        <w:pStyle w:val="BodyText"/>
      </w:pPr>
      <w:ins w:id="9692" w:author="PR Preview" w:date="2026-01-01T00:00:00Z">
        <w:r>
          <w:t xml:space="preserve">$$
    \begin{aligned}
    \mathord{\smash[b]{\underset{\raise.3ex\hbox{$\scriptstyle\sim$}}{w}}\vphantom{w}} \cdot \mathord{\smash[b]{\underset{\raise.3ex\hbox{$\scriptstyle\sim$}}{0}}\vphantom{0}} + b
    &amp;= 0 + b
    &amp;&amp; \text{(the dot product with } \mathord{\smash[b]{\underset{\raise.3ex\hbox{$\scriptstyle\sim$}}{0}}\vphantom{0}}\text{ is } 0 \text{)}
    \\
    &amp;= b,
    &amp;&amp; \text{(}\text{Theorem~4 in Convexity, Infimum and Sums}\text{)}
    \end{aligned}
    $$</w:t>
        </w:r>
      </w:ins>
    </w:p>
    <w:p>
      <w:pPr>
        <w:pStyle w:val="FirstParagraph"/>
      </w:pPr>
      <w:ins w:id="9693" w:author="PR Preview" w:date="2026-01-01T00:00:00Z">
        <w:r>
          <w:t xml:space="preserve">so</w:t>
        </w:r>
      </w:ins>
      <w:ins w:id="9694" w:author="PR Preview" w:date="2026-01-01T00:00:00Z">
        <w:r>
          <w:t xml:space="preserve"> </w:t>
        </w:r>
      </w:ins>
      <w:ins w:id="9695" w:author="PR Preview" w:date="2026-01-01T00:00:00Z">
        <w:r>
          <w:t xml:space="preserve">$\mathord{\smash[b]{\underset{\raise.3ex\hbox{$\scriptstyle\sim$}}{0}}\vphantom{0}}\in \mathcal{H}$</w:t>
        </w:r>
      </w:ins>
      <w:ins w:id="9696" w:author="PR Preview" w:date="2026-01-01T00:00:00Z">
        <w:r>
          <w:t xml:space="preserve"> </w:t>
        </w:r>
      </w:ins>
      <w:ins w:id="9697" w:author="PR Preview" w:date="2026-01-01T00:00:00Z">
        <w:r>
          <w:t xml:space="preserve">exactly when</w:t>
        </w:r>
      </w:ins>
      <w:ins w:id="9698" w:author="PR Preview" w:date="2026-01-01T00:00:00Z">
        <w:r>
          <w:t xml:space="preserve"> </w:t>
        </w:r>
      </w:ins>
      <m:oMath>
        <m:r>
          <m:t>b</m:t>
        </m:r>
        <m:r>
          <m:rPr>
            <m:sty m:val="p"/>
          </m:rPr>
          <m:t>=</m:t>
        </m:r>
        <m:r>
          <m:t>0</m:t>
        </m:r>
      </m:oMath>
      <w:ins w:id="9699" w:author="PR Preview" w:date="2026-01-01T00:00:00Z">
        <w:r>
          <w:t xml:space="preserve">.</w:t>
        </w:r>
      </w:ins>
    </w:p>
    <w:p>
      <w:pPr>
        <w:pStyle w:val="BodyText"/>
      </w:pPr>
      <w:ins w:id="9700" w:author="PR Preview" w:date="2026-01-01T00:00:00Z">
        <w:r>
          <w:rPr>
            <w:b/>
            <w:bCs/>
          </w:rPr>
          <w:t xml:space="preserve">Parts 2 and 3.</w:t>
        </w:r>
      </w:ins>
      <w:ins w:id="9701" w:author="PR Preview" w:date="2026-01-01T00:00:00Z">
        <w:r>
          <w:t xml:space="preserve"> </w:t>
        </w:r>
      </w:ins>
      <w:ins w:id="9702" w:author="PR Preview" w:date="2026-01-01T00:00:00Z">
        <w:r>
          <w:t xml:space="preserve">By</w:t>
        </w:r>
      </w:ins>
      <w:ins w:id="9703" w:author="PR Preview" w:date="2026-01-01T00:00:00Z">
        <w:r>
          <w:t xml:space="preserve"> </w:t>
        </w:r>
      </w:ins>
      <w:hyperlink w:anchor="thm-hyperplane-subspace">
        <w:ins w:id="9704" w:author="PR Preview" w:date="2026-01-01T00:00:00Z">
          <w:r>
            <w:rPr>
              <w:rStyle w:val="Hyperlink"/>
            </w:rPr>
            <w:t xml:space="preserve">Theorem 42</w:t>
          </w:r>
        </w:ins>
      </w:hyperlink>
      <w:ins w:id="9705" w:author="PR Preview" w:date="2026-01-01T00:00:00Z">
        <w:r>
          <w:t xml:space="preserve">,</w:t>
        </w:r>
      </w:ins>
      <w:ins w:id="9706" w:author="PR Preview" w:date="2026-01-01T00:00:00Z">
        <w:r>
          <w:t xml:space="preserve"> </w:t>
        </w:r>
      </w:ins>
      <w:ins w:id="9707" w:author="PR Preview" w:date="2026-01-01T00:00:00Z">
        <w:r>
          <w:t xml:space="preserve">$\mathcal{H} = \mathopen{}\left\{\mathord{\smash[b]{\underset{\raise.3ex\hbox{$\scriptstyle\sim$}}{x}}\vphantom{x}}_0 + \mathord{\smash[b]{\underset{\raise.3ex\hbox{$\scriptstyle\sim$}}{s}}\vphantom{s}} : \mathord{\smash[b]{\underset{\raise.3ex\hbox{$\scriptstyle\sim$}}{s}}\vphantom{s}} \in \mathcal{H}_0\right\}\mathclose{}$</w:t>
        </w:r>
      </w:ins>
      <w:ins w:id="9708" w:author="PR Preview" w:date="2026-01-01T00:00:00Z">
        <w:r>
          <w:t xml:space="preserve"> </w:t>
        </w:r>
      </w:ins>
      <w:ins w:id="9709" w:author="PR Preview" w:date="2026-01-01T00:00:00Z">
        <w:r>
          <w:t xml:space="preserve">for any</w:t>
        </w:r>
      </w:ins>
      <w:ins w:id="9710" w:author="PR Preview" w:date="2026-01-01T00:00:00Z">
        <w:r>
          <w:t xml:space="preserve"> </w:t>
        </w:r>
      </w:ins>
      <w:ins w:id="9711" w:author="PR Preview" w:date="2026-01-01T00:00:00Z">
        <w:r>
          <w:t xml:space="preserve">$\mathord{\smash[b]{\underset{\raise.3ex\hbox{$\scriptstyle\sim$}}{x}}\vphantom{x}}_0 \in \mathcal{H}$</w:t>
        </w:r>
      </w:ins>
      <w:ins w:id="9712" w:author="PR Preview" w:date="2026-01-01T00:00:00Z">
        <w:r>
          <w:t xml:space="preserve">,</w:t>
        </w:r>
      </w:ins>
      <w:ins w:id="9713" w:author="PR Preview" w:date="2026-01-01T00:00:00Z">
        <w:r>
          <w:t xml:space="preserve"> </w:t>
        </w:r>
      </w:ins>
      <w:ins w:id="9714" w:author="PR Preview" w:date="2026-01-01T00:00:00Z">
        <w:r>
          <w:t xml:space="preserve">where</w:t>
        </w:r>
      </w:ins>
      <w:ins w:id="9715" w:author="PR Preview" w:date="2026-01-01T00:00:00Z">
        <w:r>
          <w:t xml:space="preserve"> </w:t>
        </w:r>
      </w:ins>
      <m:oMath>
        <m:sSub>
          <m:e>
            <m:r>
              <m:rPr>
                <m:scr m:val="script"/>
                <m:sty m:val="p"/>
              </m:rPr>
              <m:t>H</m:t>
            </m:r>
          </m:e>
          <m:sub>
            <m:r>
              <m:t>0</m:t>
            </m:r>
          </m:sub>
        </m:sSub>
      </m:oMath>
      <w:ins w:id="9716" w:author="PR Preview" w:date="2026-01-01T00:00:00Z">
        <w:r>
          <w:t xml:space="preserve"> </w:t>
        </w:r>
      </w:ins>
      <w:ins w:id="9717" w:author="PR Preview" w:date="2026-01-01T00:00:00Z">
        <w:r>
          <w:t xml:space="preserve">is a subspace of</w:t>
        </w:r>
      </w:ins>
      <w:ins w:id="9718" w:author="PR Preview" w:date="2026-01-01T00:00:00Z">
        <w:r>
          <w:t xml:space="preserve"> </w:t>
        </w:r>
      </w:ins>
      <m:oMath>
        <m:sSup>
          <m:e>
            <m:r>
              <m:rPr>
                <m:scr m:val="double-struck"/>
                <m:sty m:val="p"/>
              </m:rPr>
              <m:t>R</m:t>
            </m:r>
          </m:e>
          <m:sup>
            <m:r>
              <m:t>p</m:t>
            </m:r>
          </m:sup>
        </m:sSup>
      </m:oMath>
      <w:ins w:id="9719" w:author="PR Preview" w:date="2026-01-01T00:00:00Z">
        <w:r>
          <w:t xml:space="preserve"> </w:t>
        </w:r>
      </w:ins>
      <w:ins w:id="9720" w:author="PR Preview" w:date="2026-01-01T00:00:00Z">
        <w:r>
          <w:t xml:space="preserve">of dimension</w:t>
        </w:r>
      </w:ins>
      <w:ins w:id="9721" w:author="PR Preview" w:date="2026-01-01T00:00:00Z">
        <w:r>
          <w:t xml:space="preserve"> </w:t>
        </w:r>
      </w:ins>
      <m:oMath>
        <m:r>
          <m:t>p</m:t>
        </m:r>
        <m:r>
          <m:rPr>
            <m:sty m:val="p"/>
          </m:rPr>
          <m:t>−</m:t>
        </m:r>
        <m:r>
          <m:t>1</m:t>
        </m:r>
      </m:oMath>
      <w:ins w:id="9722" w:author="PR Preview" w:date="2026-01-01T00:00:00Z">
        <w:r>
          <w:t xml:space="preserve">.</w:t>
        </w:r>
      </w:ins>
    </w:p>
    <w:p>
      <w:pPr>
        <w:pStyle w:val="BodyText"/>
      </w:pPr>
      <w:ins w:id="9723" w:author="PR Preview" w:date="2026-01-01T00:00:00Z">
        <w:r>
          <w:t xml:space="preserve">For</w:t>
        </w:r>
      </w:ins>
      <w:ins w:id="9724" w:author="PR Preview" w:date="2026-01-01T00:00:00Z">
        <w:r>
          <w:t xml:space="preserve"> </w:t>
        </w:r>
      </w:ins>
      <m:oMath>
        <m:r>
          <m:t>p</m:t>
        </m:r>
        <m:r>
          <m:rPr>
            <m:sty m:val="p"/>
          </m:rPr>
          <m:t>=</m:t>
        </m:r>
        <m:r>
          <m:t>2</m:t>
        </m:r>
      </m:oMath>
      <w:ins w:id="9725" w:author="PR Preview" w:date="2026-01-01T00:00:00Z">
        <w:r>
          <w:t xml:space="preserve">,</w:t>
        </w:r>
      </w:ins>
      <w:ins w:id="9726" w:author="PR Preview" w:date="2026-01-01T00:00:00Z">
        <w:r>
          <w:t xml:space="preserve"> </w:t>
        </w:r>
      </w:ins>
      <m:oMath>
        <m:sSub>
          <m:e>
            <m:r>
              <m:rPr>
                <m:scr m:val="script"/>
                <m:sty m:val="p"/>
              </m:rPr>
              <m:t>H</m:t>
            </m:r>
          </m:e>
          <m:sub>
            <m:r>
              <m:t>0</m:t>
            </m:r>
          </m:sub>
        </m:sSub>
      </m:oMath>
      <w:ins w:id="9727" w:author="PR Preview" w:date="2026-01-01T00:00:00Z">
        <w:r>
          <w:t xml:space="preserve"> </w:t>
        </w:r>
      </w:ins>
      <w:ins w:id="9728" w:author="PR Preview" w:date="2026-01-01T00:00:00Z">
        <w:r>
          <w:t xml:space="preserve">has dimension</w:t>
        </w:r>
      </w:ins>
      <w:ins w:id="9729" w:author="PR Preview" w:date="2026-01-01T00:00:00Z">
        <w:r>
          <w:t xml:space="preserve"> </w:t>
        </w:r>
      </w:ins>
      <m:oMath>
        <m:r>
          <m:t>1</m:t>
        </m:r>
      </m:oMath>
      <w:ins w:id="9730" w:author="PR Preview" w:date="2026-01-01T00:00:00Z">
        <w:r>
          <w:t xml:space="preserve">, so it has a basis (</w:t>
        </w:r>
      </w:ins>
      <w:hyperlink w:anchor="def-basis">
        <w:ins w:id="9731" w:author="PR Preview" w:date="2026-01-01T00:00:00Z">
          <w:r>
            <w:rPr>
              <w:rStyle w:val="Hyperlink"/>
            </w:rPr>
            <w:t xml:space="preserve">Definition 48</w:t>
          </w:r>
        </w:ins>
      </w:hyperlink>
      <w:ins w:id="9732" w:author="PR Preview" w:date="2026-01-01T00:00:00Z">
        <w:r>
          <w:t xml:space="preserve">) with one vector</w:t>
        </w:r>
      </w:ins>
      <w:ins w:id="9733" w:author="PR Preview" w:date="2026-01-01T00:00:00Z">
        <w:r>
          <w:t xml:space="preserve"> </w:t>
        </w:r>
      </w:ins>
      <w:ins w:id="9734" w:author="PR Preview" w:date="2026-01-01T00:00:00Z">
        <w:r>
          <w:t xml:space="preserve">$\mathord{\smash[b]{\underset{\raise.3ex\hbox{$\scriptstyle\sim$}}{v}}\vphantom{v}}$</w:t>
        </w:r>
      </w:ins>
      <w:ins w:id="9735" w:author="PR Preview" w:date="2026-01-01T00:00:00Z">
        <w:r>
          <w:t xml:space="preserve">.</w:t>
        </w:r>
      </w:ins>
      <w:ins w:id="9736" w:author="PR Preview" w:date="2026-01-01T00:00:00Z">
        <w:r>
          <w:t xml:space="preserve"> </w:t>
        </w:r>
      </w:ins>
      <w:ins w:id="9737" w:author="PR Preview" w:date="2026-01-01T00:00:00Z">
        <w:r>
          <w:t xml:space="preserve">That vector is nonzero, and</w:t>
        </w:r>
      </w:ins>
      <w:ins w:id="9738" w:author="PR Preview" w:date="2026-01-01T00:00:00Z">
        <w:r>
          <w:t xml:space="preserve"> </w:t>
        </w:r>
      </w:ins>
      <w:ins w:id="9739" w:author="PR Preview" w:date="2026-01-01T00:00:00Z">
        <w:r>
          <w:t xml:space="preserve">$\mathcal{H}_0 = \mathopen{}\left\{t\,\mathord{\smash[b]{\underset{\raise.3ex\hbox{$\scriptstyle\sim$}}{v}}\vphantom{v}} : t \in \mathbb{R}\right\}\mathclose{}$</w:t>
        </w:r>
      </w:ins>
      <w:ins w:id="9740" w:author="PR Preview" w:date="2026-01-01T00:00:00Z">
        <w:r>
          <w:t xml:space="preserve">.</w:t>
        </w:r>
      </w:ins>
    </w:p>
    <w:p>
      <w:pPr>
        <w:pStyle w:val="BodyText"/>
      </w:pPr>
      <w:ins w:id="9741" w:author="PR Preview" w:date="2026-01-01T00:00:00Z">
        <w:r>
          <w:t xml:space="preserve">For</w:t>
        </w:r>
      </w:ins>
      <w:ins w:id="9742" w:author="PR Preview" w:date="2026-01-01T00:00:00Z">
        <w:r>
          <w:t xml:space="preserve"> </w:t>
        </w:r>
      </w:ins>
      <m:oMath>
        <m:r>
          <m:t>p</m:t>
        </m:r>
        <m:r>
          <m:rPr>
            <m:sty m:val="p"/>
          </m:rPr>
          <m:t>=</m:t>
        </m:r>
        <m:r>
          <m:t>3</m:t>
        </m:r>
      </m:oMath>
      <w:ins w:id="9743" w:author="PR Preview" w:date="2026-01-01T00:00:00Z">
        <w:r>
          <w:t xml:space="preserve">,</w:t>
        </w:r>
      </w:ins>
      <w:ins w:id="9744" w:author="PR Preview" w:date="2026-01-01T00:00:00Z">
        <w:r>
          <w:t xml:space="preserve"> </w:t>
        </w:r>
      </w:ins>
      <m:oMath>
        <m:sSub>
          <m:e>
            <m:r>
              <m:rPr>
                <m:scr m:val="script"/>
                <m:sty m:val="p"/>
              </m:rPr>
              <m:t>H</m:t>
            </m:r>
          </m:e>
          <m:sub>
            <m:r>
              <m:t>0</m:t>
            </m:r>
          </m:sub>
        </m:sSub>
      </m:oMath>
      <w:ins w:id="9745" w:author="PR Preview" w:date="2026-01-01T00:00:00Z">
        <w:r>
          <w:t xml:space="preserve"> </w:t>
        </w:r>
      </w:ins>
      <w:ins w:id="9746" w:author="PR Preview" w:date="2026-01-01T00:00:00Z">
        <w:r>
          <w:t xml:space="preserve">has dimension</w:t>
        </w:r>
      </w:ins>
      <w:ins w:id="9747" w:author="PR Preview" w:date="2026-01-01T00:00:00Z">
        <w:r>
          <w:t xml:space="preserve"> </w:t>
        </w:r>
      </w:ins>
      <m:oMath>
        <m:r>
          <m:t>2</m:t>
        </m:r>
      </m:oMath>
      <w:ins w:id="9748" w:author="PR Preview" w:date="2026-01-01T00:00:00Z">
        <w:r>
          <w:t xml:space="preserve">, so it has a basis with two vectors</w:t>
        </w:r>
      </w:ins>
      <w:ins w:id="9749" w:author="PR Preview" w:date="2026-01-01T00:00:00Z">
        <w:r>
          <w:t xml:space="preserve"> </w:t>
        </w:r>
      </w:ins>
      <w:ins w:id="9750" w:author="PR Preview" w:date="2026-01-01T00:00:00Z">
        <w:r>
          <w:t xml:space="preserve">$\mathord{\smash[b]{\underset{\raise.3ex\hbox{$\scriptstyle\sim$}}{v}}\vphantom{v}}_1$</w:t>
        </w:r>
      </w:ins>
      <w:ins w:id="9751" w:author="PR Preview" w:date="2026-01-01T00:00:00Z">
        <w:r>
          <w:t xml:space="preserve"> </w:t>
        </w:r>
      </w:ins>
      <w:ins w:id="9752" w:author="PR Preview" w:date="2026-01-01T00:00:00Z">
        <w:r>
          <w:t xml:space="preserve">and</w:t>
        </w:r>
      </w:ins>
      <w:ins w:id="9753" w:author="PR Preview" w:date="2026-01-01T00:00:00Z">
        <w:r>
          <w:t xml:space="preserve"> </w:t>
        </w:r>
      </w:ins>
      <w:ins w:id="9754" w:author="PR Preview" w:date="2026-01-01T00:00:00Z">
        <w:r>
          <w:t xml:space="preserve">$\mathord{\smash[b]{\underset{\raise.3ex\hbox{$\scriptstyle\sim$}}{v}}\vphantom{v}}_2$</w:t>
        </w:r>
      </w:ins>
      <w:ins w:id="9755" w:author="PR Preview" w:date="2026-01-01T00:00:00Z">
        <w:r>
          <w:t xml:space="preserve">.</w:t>
        </w:r>
      </w:ins>
      <w:ins w:id="9756" w:author="PR Preview" w:date="2026-01-01T00:00:00Z">
        <w:r>
          <w:t xml:space="preserve"> </w:t>
        </w:r>
      </w:ins>
      <w:ins w:id="9757" w:author="PR Preview" w:date="2026-01-01T00:00:00Z">
        <w:r>
          <w:t xml:space="preserve">They are linearly independent, and</w:t>
        </w:r>
      </w:ins>
      <w:ins w:id="9758" w:author="PR Preview" w:date="2026-01-01T00:00:00Z">
        <w:r>
          <w:t xml:space="preserve"> </w:t>
        </w:r>
      </w:ins>
      <w:ins w:id="9759" w:author="PR Preview" w:date="2026-01-01T00:00:00Z">
        <w:r>
          <w:t xml:space="preserve">$\mathcal{H}_0 = \mathopen{}\left\{s\,\mathord{\smash[b]{\underset{\raise.3ex\hbox{$\scriptstyle\sim$}}{v}}\vphantom{v}}_1 + t\,\mathord{\smash[b]{\underset{\raise.3ex\hbox{$\scriptstyle\sim$}}{v}}\vphantom{v}}_2 : s, t \in \mathbb{R}\right\}\mathclose{}$</w:t>
        </w:r>
      </w:ins>
      <w:ins w:id="9760" w:author="PR Preview" w:date="2026-01-01T00:00:00Z">
        <w:r>
          <w:t xml:space="preserve">.</w:t>
        </w:r>
      </w:ins>
    </w:p>
    <w:bookmarkStart w:id="281" w:name="exm-hyperplane-origin"/>
    <w:p>
      <w:pPr>
        <w:pStyle w:val="BodyText"/>
      </w:pPr>
      <w:ins w:id="9761" w:author="PR Preview" w:date="2026-01-01T00:00:00Z">
        <w:r>
          <w:rPr>
            <w:b/>
            <w:bCs/>
          </w:rPr>
          <w:t xml:space="preserve">Example 74 (A line in</w:t>
        </w:r>
      </w:ins>
      <w:ins w:id="9762" w:author="PR Preview" w:date="2026-01-01T00:00:00Z">
        <w:r>
          <w:rPr>
            <w:b/>
            <w:bCs/>
          </w:rPr>
          <w:t xml:space="preserve"> </w:t>
        </w:r>
      </w:ins>
      <m:oMath>
        <m:sSup>
          <m:e>
            <m:r>
              <m:rPr>
                <m:scr m:val="double-struck"/>
                <m:sty m:val="p"/>
              </m:rPr>
              <m:t>R</m:t>
            </m:r>
          </m:e>
          <m:sup>
            <m:r>
              <m:t>2</m:t>
            </m:r>
          </m:sup>
        </m:sSup>
      </m:oMath>
      <w:ins w:id="9763" w:author="PR Preview" w:date="2026-01-01T00:00:00Z">
        <w:r>
          <w:rPr>
            <w:b/>
            <w:bCs/>
          </w:rPr>
          <w:t xml:space="preserve"> </w:t>
        </w:r>
      </w:ins>
      <w:ins w:id="9764" w:author="PR Preview" w:date="2026-01-01T00:00:00Z">
        <w:r>
          <w:rPr>
            <w:b/>
            <w:bCs/>
          </w:rPr>
          <w:t xml:space="preserve">and a plane in</w:t>
        </w:r>
      </w:ins>
      <w:ins w:id="9765" w:author="PR Preview" w:date="2026-01-01T00:00:00Z">
        <w:r>
          <w:rPr>
            <w:b/>
            <w:bCs/>
          </w:rPr>
          <w:t xml:space="preserve"> </w:t>
        </w:r>
      </w:ins>
      <m:oMath>
        <m:sSup>
          <m:e>
            <m:r>
              <m:rPr>
                <m:scr m:val="double-struck"/>
                <m:sty m:val="p"/>
              </m:rPr>
              <m:t>R</m:t>
            </m:r>
          </m:e>
          <m:sup>
            <m:r>
              <m:t>3</m:t>
            </m:r>
          </m:sup>
        </m:sSup>
      </m:oMath>
      <w:ins w:id="9766" w:author="PR Preview" w:date="2026-01-01T00:00:00Z">
        <w:r>
          <w:rPr>
            <w:b/>
            <w:bCs/>
          </w:rPr>
          <w:t xml:space="preserve">, checked on a grid of points)</w:t>
        </w:r>
      </w:ins>
      <w:ins w:id="9767" w:author="PR Preview" w:date="2026-01-01T00:00:00Z">
        <w:r>
          <w:t xml:space="preserve"> </w:t>
        </w:r>
      </w:ins>
      <w:ins w:id="9768" w:author="PR Preview" w:date="2026-01-01T00:00:00Z">
        <w:r>
          <w:t xml:space="preserve">In</w:t>
        </w:r>
      </w:ins>
      <w:ins w:id="9769" w:author="PR Preview" w:date="2026-01-01T00:00:00Z">
        <w:r>
          <w:t xml:space="preserve"> </w:t>
        </w:r>
      </w:ins>
      <m:oMath>
        <m:sSup>
          <m:e>
            <m:r>
              <m:rPr>
                <m:scr m:val="double-struck"/>
                <m:sty m:val="p"/>
              </m:rPr>
              <m:t>R</m:t>
            </m:r>
          </m:e>
          <m:sup>
            <m:r>
              <m:t>2</m:t>
            </m:r>
          </m:sup>
        </m:sSup>
      </m:oMath>
      <w:ins w:id="9770" w:author="PR Preview" w:date="2026-01-01T00:00:00Z">
        <w:r>
          <w:t xml:space="preserve">, take</w:t>
        </w:r>
      </w:ins>
      <w:ins w:id="9771" w:author="PR Preview" w:date="2026-01-01T00:00:00Z">
        <w:r>
          <w:t xml:space="preserve"> </w:t>
        </w:r>
      </w:ins>
      <w:ins w:id="9772" w:author="PR Preview" w:date="2026-01-01T00:00:00Z">
        <w:r>
          <w:t xml:space="preserve">$\mathord{\smash[b]{\underset{\raise.3ex\hbox{$\scriptstyle\sim$}}{w}}\vphantom{w}} = (1, 1)$</w:t>
        </w:r>
      </w:ins>
      <w:ins w:id="9773" w:author="PR Preview" w:date="2026-01-01T00:00:00Z">
        <w:r>
          <w:t xml:space="preserve"> </w:t>
        </w:r>
      </w:ins>
      <w:ins w:id="9774" w:author="PR Preview" w:date="2026-01-01T00:00:00Z">
        <w:r>
          <w:t xml:space="preserve">and</w:t>
        </w:r>
      </w:ins>
      <w:ins w:id="9775" w:author="PR Preview" w:date="2026-01-01T00:00:00Z">
        <w:r>
          <w:t xml:space="preserve"> </w:t>
        </w:r>
      </w:ins>
      <m:oMath>
        <m:r>
          <m:t>b</m:t>
        </m:r>
        <m:r>
          <m:rPr>
            <m:sty m:val="p"/>
          </m:rPr>
          <m:t>=</m:t>
        </m:r>
        <m:r>
          <m:rPr>
            <m:sty m:val="p"/>
          </m:rPr>
          <m:t>−</m:t>
        </m:r>
        <m:r>
          <m:t>1</m:t>
        </m:r>
      </m:oMath>
      <w:ins w:id="9776" w:author="PR Preview" w:date="2026-01-01T00:00:00Z">
        <w:r>
          <w:t xml:space="preserve">, the line of</w:t>
        </w:r>
      </w:ins>
      <w:ins w:id="9777" w:author="PR Preview" w:date="2026-01-01T00:00:00Z">
        <w:r>
          <w:t xml:space="preserve"> </w:t>
        </w:r>
      </w:ins>
      <w:hyperlink w:anchor="exm-hyperplane">
        <w:ins w:id="9778" w:author="PR Preview" w:date="2026-01-01T00:00:00Z">
          <w:r>
            <w:rPr>
              <w:rStyle w:val="Hyperlink"/>
            </w:rPr>
            <w:t xml:space="preserve">Example 33</w:t>
          </w:r>
        </w:ins>
      </w:hyperlink>
      <w:ins w:id="9779" w:author="PR Preview" w:date="2026-01-01T00:00:00Z">
        <w:r>
          <w:t xml:space="preserve">.</w:t>
        </w:r>
      </w:ins>
      <w:ins w:id="9780" w:author="PR Preview" w:date="2026-01-01T00:00:00Z">
        <w:r>
          <w:t xml:space="preserve"> </w:t>
        </w:r>
      </w:ins>
      <w:ins w:id="9781" w:author="PR Preview" w:date="2026-01-01T00:00:00Z">
        <w:r>
          <w:t xml:space="preserve">The point</w:t>
        </w:r>
      </w:ins>
      <w:ins w:id="9782" w:author="PR Preview" w:date="2026-01-01T00:00:00Z">
        <w:r>
          <w:t xml:space="preserve"> </w:t>
        </w:r>
      </w:ins>
      <w:ins w:id="9783" w:author="PR Preview" w:date="2026-01-01T00:00:00Z">
        <w:r>
          <w:t xml:space="preserve">$\mathord{\smash[b]{\underset{\raise.3ex\hbox{$\scriptstyle\sim$}}{x}}\vphantom{x}}_0 = -\frac{b}{\mathord{\smash[b]{\underset{\raise.3ex\hbox{$\scriptstyle\sim$}}{w}}\vphantom{w}} \cdot \mathord{\smash[b]{\underset{\raise.3ex\hbox{$\scriptstyle\sim$}}{w}}\vphantom{w}}}\,\mathord{\smash[b]{\underset{\raise.3ex\hbox{$\scriptstyle\sim$}}{w}}\vphantom{w}}$</w:t>
        </w:r>
      </w:ins>
      <w:ins w:id="9784" w:author="PR Preview" w:date="2026-01-01T00:00:00Z">
        <w:r>
          <w:t xml:space="preserve"> </w:t>
        </w:r>
      </w:ins>
      <w:ins w:id="9785" w:author="PR Preview" w:date="2026-01-01T00:00:00Z">
        <w:r>
          <w:t xml:space="preserve">is on it,</w:t>
        </w:r>
      </w:ins>
      <w:ins w:id="9786" w:author="PR Preview" w:date="2026-01-01T00:00:00Z">
        <w:r>
          <w:t xml:space="preserve"> </w:t>
        </w:r>
      </w:ins>
      <w:ins w:id="9787" w:author="PR Preview" w:date="2026-01-01T00:00:00Z">
        <w:r>
          <w:t xml:space="preserve">and the vector</w:t>
        </w:r>
      </w:ins>
      <w:ins w:id="9788" w:author="PR Preview" w:date="2026-01-01T00:00:00Z">
        <w:r>
          <w:t xml:space="preserve"> </w:t>
        </w:r>
      </w:ins>
      <w:ins w:id="9789" w:author="PR Preview" w:date="2026-01-01T00:00:00Z">
        <w:r>
          <w:t xml:space="preserve">$\mathord{\smash[b]{\underset{\raise.3ex\hbox{$\scriptstyle\sim$}}{v}}\vphantom{v}} = (-w_2, w_1)$</w:t>
        </w:r>
      </w:ins>
      <w:ins w:id="9790" w:author="PR Preview" w:date="2026-01-01T00:00:00Z">
        <w:r>
          <w:t xml:space="preserve"> </w:t>
        </w:r>
      </w:ins>
      <w:ins w:id="9791" w:author="PR Preview" w:date="2026-01-01T00:00:00Z">
        <w:r>
          <w:t xml:space="preserve">is nonzero with</w:t>
        </w:r>
      </w:ins>
      <w:ins w:id="9792" w:author="PR Preview" w:date="2026-01-01T00:00:00Z">
        <w:r>
          <w:t xml:space="preserve"> </w:t>
        </w:r>
      </w:ins>
      <w:ins w:id="9793" w:author="PR Preview" w:date="2026-01-01T00:00:00Z">
        <w:r>
          <w:t xml:space="preserve">$\mathord{\smash[b]{\underset{\raise.3ex\hbox{$\scriptstyle\sim$}}{w}}\vphantom{w}} \cdot \mathord{\smash[b]{\underset{\raise.3ex\hbox{$\scriptstyle\sim$}}{v}}\vphantom{v}} = 0$</w:t>
        </w:r>
      </w:ins>
      <w:ins w:id="9794" w:author="PR Preview" w:date="2026-01-01T00:00:00Z">
        <w:r>
          <w:t xml:space="preserve">,</w:t>
        </w:r>
      </w:ins>
      <w:ins w:id="9795" w:author="PR Preview" w:date="2026-01-01T00:00:00Z">
        <w:r>
          <w:t xml:space="preserve"> </w:t>
        </w:r>
      </w:ins>
      <w:ins w:id="9796" w:author="PR Preview" w:date="2026-01-01T00:00:00Z">
        <w:r>
          <w:t xml:space="preserve">so it spans the subspace</w:t>
        </w:r>
      </w:ins>
      <w:ins w:id="9797" w:author="PR Preview" w:date="2026-01-01T00:00:00Z">
        <w:r>
          <w:t xml:space="preserve"> </w:t>
        </w:r>
      </w:ins>
      <m:oMath>
        <m:sSub>
          <m:e>
            <m:r>
              <m:rPr>
                <m:scr m:val="script"/>
                <m:sty m:val="p"/>
              </m:rPr>
              <m:t>H</m:t>
            </m:r>
          </m:e>
          <m:sub>
            <m:r>
              <m:t>0</m:t>
            </m:r>
          </m:sub>
        </m:sSub>
      </m:oMath>
      <w:ins w:id="9798" w:author="PR Preview" w:date="2026-01-01T00:00:00Z">
        <w:r>
          <w:t xml:space="preserve"> </w:t>
        </w:r>
      </w:ins>
      <w:ins w:id="9799" w:author="PR Preview" w:date="2026-01-01T00:00:00Z">
        <w:r>
          <w:t xml:space="preserve">of</w:t>
        </w:r>
      </w:ins>
      <w:ins w:id="9800" w:author="PR Preview" w:date="2026-01-01T00:00:00Z">
        <w:r>
          <w:t xml:space="preserve"> </w:t>
        </w:r>
      </w:ins>
      <w:hyperlink w:anchor="thm-hyperplane-subspace">
        <w:ins w:id="9801" w:author="PR Preview" w:date="2026-01-01T00:00:00Z">
          <w:r>
            <w:rPr>
              <w:rStyle w:val="Hyperlink"/>
            </w:rPr>
            <w:t xml:space="preserve">Theorem 42</w:t>
          </w:r>
        </w:ins>
      </w:hyperlink>
      <w:ins w:id="9802" w:author="PR Preview" w:date="2026-01-01T00:00:00Z">
        <w:r>
          <w:t xml:space="preserve">.</w:t>
        </w:r>
      </w:ins>
      <w:ins w:id="9803" w:author="PR Preview" w:date="2026-01-01T00:00:00Z">
        <w:r>
          <w:t xml:space="preserve"> </w:t>
        </w:r>
      </w:ins>
      <w:ins w:id="9804" w:author="PR Preview" w:date="2026-01-01T00:00:00Z">
        <w:r>
          <w:t xml:space="preserve">In</w:t>
        </w:r>
      </w:ins>
      <w:ins w:id="9805" w:author="PR Preview" w:date="2026-01-01T00:00:00Z">
        <w:r>
          <w:t xml:space="preserve"> </w:t>
        </w:r>
      </w:ins>
      <m:oMath>
        <m:sSup>
          <m:e>
            <m:r>
              <m:rPr>
                <m:scr m:val="double-struck"/>
                <m:sty m:val="p"/>
              </m:rPr>
              <m:t>R</m:t>
            </m:r>
          </m:e>
          <m:sup>
            <m:r>
              <m:t>3</m:t>
            </m:r>
          </m:sup>
        </m:sSup>
      </m:oMath>
      <w:ins w:id="9806" w:author="PR Preview" w:date="2026-01-01T00:00:00Z">
        <w:r>
          <w:t xml:space="preserve">, take</w:t>
        </w:r>
      </w:ins>
      <w:ins w:id="9807" w:author="PR Preview" w:date="2026-01-01T00:00:00Z">
        <w:r>
          <w:t xml:space="preserve"> </w:t>
        </w:r>
      </w:ins>
      <w:ins w:id="9808" w:author="PR Preview" w:date="2026-01-01T00:00:00Z">
        <w:r>
          <w:t xml:space="preserve">$\mathord{\smash[b]{\underset{\raise.3ex\hbox{$\scriptstyle\sim$}}{w}}\vphantom{w}} = (1, 1, 1)$</w:t>
        </w:r>
      </w:ins>
      <w:ins w:id="9809" w:author="PR Preview" w:date="2026-01-01T00:00:00Z">
        <w:r>
          <w:t xml:space="preserve"> </w:t>
        </w:r>
      </w:ins>
      <w:ins w:id="9810" w:author="PR Preview" w:date="2026-01-01T00:00:00Z">
        <w:r>
          <w:t xml:space="preserve">and</w:t>
        </w:r>
      </w:ins>
      <w:ins w:id="9811" w:author="PR Preview" w:date="2026-01-01T00:00:00Z">
        <w:r>
          <w:t xml:space="preserve"> </w:t>
        </w:r>
      </w:ins>
      <m:oMath>
        <m:r>
          <m:t>b</m:t>
        </m:r>
        <m:r>
          <m:rPr>
            <m:sty m:val="p"/>
          </m:rPr>
          <m:t>=</m:t>
        </m:r>
        <m:r>
          <m:rPr>
            <m:sty m:val="p"/>
          </m:rPr>
          <m:t>−</m:t>
        </m:r>
        <m:r>
          <m:t>1</m:t>
        </m:r>
      </m:oMath>
      <w:ins w:id="9812" w:author="PR Preview" w:date="2026-01-01T00:00:00Z">
        <w:r>
          <w:t xml:space="preserve">, the plane of</w:t>
        </w:r>
      </w:ins>
      <w:ins w:id="9813" w:author="PR Preview" w:date="2026-01-01T00:00:00Z">
        <w:r>
          <w:t xml:space="preserve"> </w:t>
        </w:r>
      </w:ins>
      <w:hyperlink w:anchor="exm-hyperplane-subspace">
        <w:ins w:id="9814" w:author="PR Preview" w:date="2026-01-01T00:00:00Z">
          <w:r>
            <w:rPr>
              <w:rStyle w:val="Hyperlink"/>
            </w:rPr>
            <w:t xml:space="preserve">Example 73</w:t>
          </w:r>
        </w:ins>
      </w:hyperlink>
      <w:ins w:id="9815" w:author="PR Preview" w:date="2026-01-01T00:00:00Z">
        <w:r>
          <w:t xml:space="preserve">,</w:t>
        </w:r>
      </w:ins>
      <w:ins w:id="9816" w:author="PR Preview" w:date="2026-01-01T00:00:00Z">
        <w:r>
          <w:t xml:space="preserve"> </w:t>
        </w:r>
      </w:ins>
      <w:ins w:id="9817" w:author="PR Preview" w:date="2026-01-01T00:00:00Z">
        <w:r>
          <w:t xml:space="preserve">with the independent vectors</w:t>
        </w:r>
      </w:ins>
      <w:ins w:id="9818" w:author="PR Preview" w:date="2026-01-01T00:00:00Z">
        <w:r>
          <w:t xml:space="preserve"> </w:t>
        </w:r>
      </w:ins>
      <w:ins w:id="9819" w:author="PR Preview" w:date="2026-01-01T00:00:00Z">
        <w:r>
          <w:t xml:space="preserve">$\mathord{\smash[b]{\underset{\raise.3ex\hbox{$\scriptstyle\sim$}}{v}}\vphantom{v}}_1 = (1, -1, 0)$</w:t>
        </w:r>
      </w:ins>
      <w:ins w:id="9820" w:author="PR Preview" w:date="2026-01-01T00:00:00Z">
        <w:r>
          <w:t xml:space="preserve"> </w:t>
        </w:r>
      </w:ins>
      <w:ins w:id="9821" w:author="PR Preview" w:date="2026-01-01T00:00:00Z">
        <w:r>
          <w:t xml:space="preserve">and</w:t>
        </w:r>
      </w:ins>
      <w:ins w:id="9822" w:author="PR Preview" w:date="2026-01-01T00:00:00Z">
        <w:r>
          <w:t xml:space="preserve"> </w:t>
        </w:r>
      </w:ins>
      <w:ins w:id="9823" w:author="PR Preview" w:date="2026-01-01T00:00:00Z">
        <w:r>
          <w:t xml:space="preserve">$\mathord{\smash[b]{\underset{\raise.3ex\hbox{$\scriptstyle\sim$}}{v}}\vphantom{v}}_2 = (0, 1, -1)$</w:t>
        </w:r>
      </w:ins>
      <w:ins w:id="9824" w:author="PR Preview" w:date="2026-01-01T00:00:00Z">
        <w:r>
          <w:t xml:space="preserve"> </w:t>
        </w:r>
      </w:ins>
      <w:ins w:id="9825" w:author="PR Preview" w:date="2026-01-01T00:00:00Z">
        <w:r>
          <w:t xml:space="preserve">in</w:t>
        </w:r>
      </w:ins>
      <w:ins w:id="9826" w:author="PR Preview" w:date="2026-01-01T00:00:00Z">
        <w:r>
          <w:t xml:space="preserve"> </w:t>
        </w:r>
      </w:ins>
      <m:oMath>
        <m:sSub>
          <m:e>
            <m:r>
              <m:rPr>
                <m:scr m:val="script"/>
                <m:sty m:val="p"/>
              </m:rPr>
              <m:t>H</m:t>
            </m:r>
          </m:e>
          <m:sub>
            <m:r>
              <m:t>0</m:t>
            </m:r>
          </m:sub>
        </m:sSub>
      </m:oMath>
      <w:ins w:id="9827" w:author="PR Preview" w:date="2026-01-01T00:00:00Z">
        <w:r>
          <w:t xml:space="preserve">.</w:t>
        </w:r>
      </w:ins>
      <w:ins w:id="9828" w:author="PR Preview" w:date="2026-01-01T00:00:00Z">
        <w:r>
          <w:t xml:space="preserve"> </w:t>
        </w:r>
      </w:ins>
      <w:ins w:id="9829" w:author="PR Preview" w:date="2026-01-01T00:00:00Z">
        <w:r>
          <w:t xml:space="preserve">The code evaluates</w:t>
        </w:r>
      </w:ins>
      <w:ins w:id="9830" w:author="PR Preview" w:date="2026-01-01T00:00:00Z">
        <w:r>
          <w:t xml:space="preserve"> </w:t>
        </w:r>
      </w:ins>
      <w:ins w:id="9831" w:author="PR Preview" w:date="2026-01-01T00:00:00Z">
        <w:r>
          <w:t xml:space="preserve">$\mathord{\smash[b]{\underset{\raise.3ex\hbox{$\scriptstyle\sim$}}{w}}\vphantom{w}} \cdot \mathord{\smash[b]{\underset{\raise.3ex\hbox{$\scriptstyle\sim$}}{x}}\vphantom{x}} + b$</w:t>
        </w:r>
      </w:ins>
      <w:ins w:id="9832" w:author="PR Preview" w:date="2026-01-01T00:00:00Z">
        <w:r>
          <w:t xml:space="preserve"> </w:t>
        </w:r>
      </w:ins>
      <w:ins w:id="9833" w:author="PR Preview" w:date="2026-01-01T00:00:00Z">
        <w:r>
          <w:t xml:space="preserve">at the origin</w:t>
        </w:r>
      </w:ins>
      <w:ins w:id="9834" w:author="PR Preview" w:date="2026-01-01T00:00:00Z">
        <w:r>
          <w:t xml:space="preserve"> </w:t>
        </w:r>
      </w:ins>
      <w:ins w:id="9835" w:author="PR Preview" w:date="2026-01-01T00:00:00Z">
        <w:r>
          <w:t xml:space="preserve">and at points</w:t>
        </w:r>
      </w:ins>
      <w:ins w:id="9836" w:author="PR Preview" w:date="2026-01-01T00:00:00Z">
        <w:r>
          <w:t xml:space="preserve"> </w:t>
        </w:r>
      </w:ins>
      <w:ins w:id="9837" w:author="PR Preview" w:date="2026-01-01T00:00:00Z">
        <w:r>
          <w:t xml:space="preserve">$\mathord{\smash[b]{\underset{\raise.3ex\hbox{$\scriptstyle\sim$}}{x}}\vphantom{x}}_0 + t\,\mathord{\smash[b]{\underset{\raise.3ex\hbox{$\scriptstyle\sim$}}{v}}\vphantom{v}}$</w:t>
        </w:r>
      </w:ins>
      <w:ins w:id="9838" w:author="PR Preview" w:date="2026-01-01T00:00:00Z">
        <w:r>
          <w:t xml:space="preserve"> </w:t>
        </w:r>
      </w:ins>
      <w:ins w:id="9839" w:author="PR Preview" w:date="2026-01-01T00:00:00Z">
        <w:r>
          <w:t xml:space="preserve">and</w:t>
        </w:r>
      </w:ins>
      <w:ins w:id="9840" w:author="PR Preview" w:date="2026-01-01T00:00:00Z">
        <w:r>
          <w:t xml:space="preserve"> </w:t>
        </w:r>
      </w:ins>
      <w:ins w:id="9841" w:author="PR Preview" w:date="2026-01-01T00:00:00Z">
        <w:r>
          <w:t xml:space="preserve">$\mathord{\smash[b]{\underset{\raise.3ex\hbox{$\scriptstyle\sim$}}{x}}\vphantom{x}}_0 + s\,\mathord{\smash[b]{\underset{\raise.3ex\hbox{$\scriptstyle\sim$}}{v}}\vphantom{v}}_1 + t\,\mathord{\smash[b]{\underset{\raise.3ex\hbox{$\scriptstyle\sim$}}{v}}\vphantom{v}}_2$</w:t>
        </w:r>
      </w:ins>
      <w:ins w:id="9842" w:author="PR Preview" w:date="2026-01-01T00:00:00Z">
        <w:r>
          <w:t xml:space="preserve">.</w:t>
        </w:r>
      </w:ins>
    </w:p>
    <w:p>
      <w:pPr>
        <w:pStyle w:val="SourceCode"/>
      </w:pPr>
      <w:r>
        <w:rPr>
          <w:rStyle w:val="NormalTok"/>
        </w:rPr>
        <w:t xml:space="preserve">level </w:t>
      </w:r>
      <w:r>
        <w:rPr>
          <w:rStyle w:val="OtherTok"/>
        </w:rPr>
        <w:t xml:space="preserve">&lt;-</w:t>
      </w:r>
      <w:r>
        <w:rPr>
          <w:rStyle w:val="NormalTok"/>
        </w:rPr>
        <w:t xml:space="preserve"> </w:t>
      </w:r>
      <w:r>
        <w:rPr>
          <w:rStyle w:val="ControlFlowTok"/>
        </w:rPr>
        <w:t xml:space="preserve">function</w:t>
      </w:r>
      <w:r>
        <w:rPr>
          <w:rStyle w:val="NormalTok"/>
        </w:rPr>
        <w:t xml:space="preserve">(w, b, x) </w:t>
      </w:r>
      <w:r>
        <w:rPr>
          <w:rStyle w:val="FunctionTok"/>
        </w:rPr>
        <w:t xml:space="preserve">sum</w:t>
      </w:r>
      <w:r>
        <w:rPr>
          <w:rStyle w:val="NormalTok"/>
        </w:rPr>
        <w:t xml:space="preserve">(w </w:t>
      </w:r>
      <w:r>
        <w:rPr>
          <w:rStyle w:val="SpecialCharTok"/>
        </w:rPr>
        <w:t xml:space="preserve">*</w:t>
      </w:r>
      <w:r>
        <w:rPr>
          <w:rStyle w:val="NormalTok"/>
        </w:rPr>
        <w:t xml:space="preserve"> x) </w:t>
      </w:r>
      <w:r>
        <w:rPr>
          <w:rStyle w:val="SpecialCharTok"/>
        </w:rPr>
        <w:t xml:space="preserve">+</w:t>
      </w:r>
      <w:r>
        <w:rPr>
          <w:rStyle w:val="NormalTok"/>
        </w:rPr>
        <w:t xml:space="preserve"> b</w:t>
      </w:r>
      <w:r>
        <w:br/>
      </w:r>
      <w:r>
        <w:br/>
      </w:r>
      <w:r>
        <w:rPr>
          <w:rStyle w:val="NormalTok"/>
        </w:rPr>
        <w:t xml:space="preserve">w2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b2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point_line </w:t>
      </w:r>
      <w:r>
        <w:rPr>
          <w:rStyle w:val="OtherTok"/>
        </w:rPr>
        <w:t xml:space="preserve">&lt;-</w:t>
      </w:r>
      <w:r>
        <w:rPr>
          <w:rStyle w:val="NormalTok"/>
        </w:rPr>
        <w:t xml:space="preserve"> </w:t>
      </w:r>
      <w:r>
        <w:rPr>
          <w:rStyle w:val="SpecialCharTok"/>
        </w:rPr>
        <w:t xml:space="preserve">-</w:t>
      </w:r>
      <w:r>
        <w:rPr>
          <w:rStyle w:val="NormalTok"/>
        </w:rPr>
        <w:t xml:space="preserve">b2 </w:t>
      </w:r>
      <w:r>
        <w:rPr>
          <w:rStyle w:val="SpecialCharTok"/>
        </w:rPr>
        <w:t xml:space="preserve">/</w:t>
      </w:r>
      <w:r>
        <w:rPr>
          <w:rStyle w:val="NormalTok"/>
        </w:rPr>
        <w:t xml:space="preserve"> </w:t>
      </w:r>
      <w:r>
        <w:rPr>
          <w:rStyle w:val="FunctionTok"/>
        </w:rPr>
        <w:t xml:space="preserve">sum</w:t>
      </w:r>
      <w:r>
        <w:rPr>
          <w:rStyle w:val="NormalTok"/>
        </w:rPr>
        <w:t xml:space="preserve">(w2 </w:t>
      </w:r>
      <w:r>
        <w:rPr>
          <w:rStyle w:val="SpecialCharTok"/>
        </w:rPr>
        <w:t xml:space="preserve">*</w:t>
      </w:r>
      <w:r>
        <w:rPr>
          <w:rStyle w:val="NormalTok"/>
        </w:rPr>
        <w:t xml:space="preserve"> w2) </w:t>
      </w:r>
      <w:r>
        <w:rPr>
          <w:rStyle w:val="SpecialCharTok"/>
        </w:rPr>
        <w:t xml:space="preserve">*</w:t>
      </w:r>
      <w:r>
        <w:rPr>
          <w:rStyle w:val="NormalTok"/>
        </w:rPr>
        <w:t xml:space="preserve"> w2</w:t>
      </w:r>
      <w:r>
        <w:br/>
      </w:r>
      <w:r>
        <w:rPr>
          <w:rStyle w:val="NormalTok"/>
        </w:rPr>
        <w:t xml:space="preserve">v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NormalTok"/>
        </w:rPr>
        <w:t xml:space="preserve">w2[</w:t>
      </w:r>
      <w:r>
        <w:rPr>
          <w:rStyle w:val="DecValTok"/>
        </w:rPr>
        <w:t xml:space="preserve">2</w:t>
      </w:r>
      <w:r>
        <w:rPr>
          <w:rStyle w:val="NormalTok"/>
        </w:rPr>
        <w:t xml:space="preserve">], w2[</w:t>
      </w:r>
      <w:r>
        <w:rPr>
          <w:rStyle w:val="DecValTok"/>
        </w:rPr>
        <w:t xml:space="preserve">1</w:t>
      </w:r>
      <w:r>
        <w:rPr>
          <w:rStyle w:val="NormalTok"/>
        </w:rPr>
        <w:t xml:space="preserve">])</w:t>
      </w:r>
      <w:r>
        <w:br/>
      </w:r>
      <w:r>
        <w:rPr>
          <w:rStyle w:val="NormalTok"/>
        </w:rPr>
        <w:t xml:space="preserve">line_levels </w:t>
      </w:r>
      <w:r>
        <w:rPr>
          <w:rStyle w:val="OtherTok"/>
        </w:rPr>
        <w:t xml:space="preserve">&lt;-</w:t>
      </w:r>
      <w:r>
        <w:rPr>
          <w:rStyle w:val="NormalTok"/>
        </w:rPr>
        <w:t xml:space="preserve"> </w:t>
      </w:r>
      <w:r>
        <w:rPr>
          <w:rStyle w:val="FunctionTok"/>
        </w:rPr>
        <w:t xml:space="preserve">sapply</w:t>
      </w:r>
      <w:r>
        <w:rPr>
          <w:rStyle w:val="NormalTok"/>
        </w:rPr>
        <w:t xml:space="preserve">(</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ControlFlowTok"/>
        </w:rPr>
        <w:t xml:space="preserve">function</w:t>
      </w:r>
      <w:r>
        <w:rPr>
          <w:rStyle w:val="NormalTok"/>
        </w:rPr>
        <w:t xml:space="preserve">(t) </w:t>
      </w:r>
      <w:r>
        <w:rPr>
          <w:rStyle w:val="FunctionTok"/>
        </w:rPr>
        <w:t xml:space="preserve">level</w:t>
      </w:r>
      <w:r>
        <w:rPr>
          <w:rStyle w:val="NormalTok"/>
        </w:rPr>
        <w:t xml:space="preserve">(w2, b2, point_line </w:t>
      </w:r>
      <w:r>
        <w:rPr>
          <w:rStyle w:val="SpecialCharTok"/>
        </w:rPr>
        <w:t xml:space="preserve">+</w:t>
      </w:r>
      <w:r>
        <w:rPr>
          <w:rStyle w:val="NormalTok"/>
        </w:rPr>
        <w:t xml:space="preserve"> t </w:t>
      </w:r>
      <w:r>
        <w:rPr>
          <w:rStyle w:val="SpecialCharTok"/>
        </w:rPr>
        <w:t xml:space="preserve">*</w:t>
      </w:r>
      <w:r>
        <w:rPr>
          <w:rStyle w:val="NormalTok"/>
        </w:rPr>
        <w:t xml:space="preserve"> v))</w:t>
      </w:r>
      <w:r>
        <w:br/>
      </w:r>
      <w:r>
        <w:br/>
      </w:r>
      <w:r>
        <w:rPr>
          <w:rStyle w:val="NormalTok"/>
        </w:rPr>
        <w:t xml:space="preserve">w3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b3 </w:t>
      </w:r>
      <w:r>
        <w:rPr>
          <w:rStyle w:val="OtherTok"/>
        </w:rPr>
        <w:t xml:space="preserve">&lt;-</w:t>
      </w:r>
      <w:r>
        <w:rPr>
          <w:rStyle w:val="NormalTok"/>
        </w:rPr>
        <w:t xml:space="preserve"> </w:t>
      </w:r>
      <w:r>
        <w:rPr>
          <w:rStyle w:val="SpecialCharTok"/>
        </w:rPr>
        <w:t xml:space="preserve">-</w:t>
      </w:r>
      <w:r>
        <w:rPr>
          <w:rStyle w:val="DecValTok"/>
        </w:rPr>
        <w:t xml:space="preserve">1</w:t>
      </w:r>
      <w:r>
        <w:br/>
      </w:r>
      <w:r>
        <w:rPr>
          <w:rStyle w:val="NormalTok"/>
        </w:rPr>
        <w:t xml:space="preserve">point_plane </w:t>
      </w:r>
      <w:r>
        <w:rPr>
          <w:rStyle w:val="OtherTok"/>
        </w:rPr>
        <w:t xml:space="preserve">&lt;-</w:t>
      </w:r>
      <w:r>
        <w:rPr>
          <w:rStyle w:val="NormalTok"/>
        </w:rPr>
        <w:t xml:space="preserve"> </w:t>
      </w:r>
      <w:r>
        <w:rPr>
          <w:rStyle w:val="SpecialCharTok"/>
        </w:rPr>
        <w:t xml:space="preserve">-</w:t>
      </w:r>
      <w:r>
        <w:rPr>
          <w:rStyle w:val="NormalTok"/>
        </w:rPr>
        <w:t xml:space="preserve">b3 </w:t>
      </w:r>
      <w:r>
        <w:rPr>
          <w:rStyle w:val="SpecialCharTok"/>
        </w:rPr>
        <w:t xml:space="preserve">/</w:t>
      </w:r>
      <w:r>
        <w:rPr>
          <w:rStyle w:val="NormalTok"/>
        </w:rPr>
        <w:t xml:space="preserve"> </w:t>
      </w:r>
      <w:r>
        <w:rPr>
          <w:rStyle w:val="FunctionTok"/>
        </w:rPr>
        <w:t xml:space="preserve">sum</w:t>
      </w:r>
      <w:r>
        <w:rPr>
          <w:rStyle w:val="NormalTok"/>
        </w:rPr>
        <w:t xml:space="preserve">(w3 </w:t>
      </w:r>
      <w:r>
        <w:rPr>
          <w:rStyle w:val="SpecialCharTok"/>
        </w:rPr>
        <w:t xml:space="preserve">*</w:t>
      </w:r>
      <w:r>
        <w:rPr>
          <w:rStyle w:val="NormalTok"/>
        </w:rPr>
        <w:t xml:space="preserve"> w3) </w:t>
      </w:r>
      <w:r>
        <w:rPr>
          <w:rStyle w:val="SpecialCharTok"/>
        </w:rPr>
        <w:t xml:space="preserve">*</w:t>
      </w:r>
      <w:r>
        <w:rPr>
          <w:rStyle w:val="NormalTok"/>
        </w:rPr>
        <w:t xml:space="preserve"> w3</w:t>
      </w:r>
      <w:r>
        <w:br/>
      </w:r>
      <w:r>
        <w:rPr>
          <w:rStyle w:val="NormalTok"/>
        </w:rPr>
        <w:t xml:space="preserve">v1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v2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1</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grid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s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 </w:t>
      </w:r>
      <w:r>
        <w:rPr>
          <w:rStyle w:val="AttributeTok"/>
        </w:rPr>
        <w:t xml:space="preserve">t =</w:t>
      </w:r>
      <w:r>
        <w:rPr>
          <w:rStyle w:val="NormalTok"/>
        </w:rPr>
        <w:t xml:space="preserve"> </w:t>
      </w:r>
      <w:r>
        <w:rPr>
          <w:rStyle w:val="SpecialCharTok"/>
        </w:rPr>
        <w:t xml:space="preserve">-</w:t>
      </w:r>
      <w:r>
        <w:rPr>
          <w:rStyle w:val="DecValTok"/>
        </w:rPr>
        <w:t xml:space="preserve">2</w:t>
      </w:r>
      <w:r>
        <w:rPr>
          <w:rStyle w:val="SpecialCharTok"/>
        </w:rPr>
        <w:t xml:space="preserve">:</w:t>
      </w:r>
      <w:r>
        <w:rPr>
          <w:rStyle w:val="DecValTok"/>
        </w:rPr>
        <w:t xml:space="preserve">2</w:t>
      </w:r>
      <w:r>
        <w:rPr>
          <w:rStyle w:val="NormalTok"/>
        </w:rPr>
        <w:t xml:space="preserve">)</w:t>
      </w:r>
      <w:r>
        <w:br/>
      </w:r>
      <w:r>
        <w:rPr>
          <w:rStyle w:val="NormalTok"/>
        </w:rPr>
        <w:t xml:space="preserve">plane_levels </w:t>
      </w:r>
      <w:r>
        <w:rPr>
          <w:rStyle w:val="OtherTok"/>
        </w:rPr>
        <w:t xml:space="preserve">&lt;-</w:t>
      </w:r>
      <w:r>
        <w:rPr>
          <w:rStyle w:val="NormalTok"/>
        </w:rPr>
        <w:t xml:space="preserve"> </w:t>
      </w:r>
      <w:r>
        <w:rPr>
          <w:rStyle w:val="FunctionTok"/>
        </w:rPr>
        <w:t xml:space="preserve">mapply</w:t>
      </w:r>
      <w:r>
        <w:rPr>
          <w:rStyle w:val="NormalTok"/>
        </w:rPr>
        <w:t xml:space="preserve">(</w:t>
      </w:r>
      <w:r>
        <w:br/>
      </w:r>
      <w:r>
        <w:rPr>
          <w:rStyle w:val="NormalTok"/>
        </w:rPr>
        <w:t xml:space="preserve">  </w:t>
      </w:r>
      <w:r>
        <w:rPr>
          <w:rStyle w:val="ControlFlowTok"/>
        </w:rPr>
        <w:t xml:space="preserve">function</w:t>
      </w:r>
      <w:r>
        <w:rPr>
          <w:rStyle w:val="NormalTok"/>
        </w:rPr>
        <w:t xml:space="preserve">(s, t) </w:t>
      </w:r>
      <w:r>
        <w:rPr>
          <w:rStyle w:val="FunctionTok"/>
        </w:rPr>
        <w:t xml:space="preserve">level</w:t>
      </w:r>
      <w:r>
        <w:rPr>
          <w:rStyle w:val="NormalTok"/>
        </w:rPr>
        <w:t xml:space="preserve">(w3, b3, point_plane </w:t>
      </w:r>
      <w:r>
        <w:rPr>
          <w:rStyle w:val="SpecialCharTok"/>
        </w:rPr>
        <w:t xml:space="preserve">+</w:t>
      </w:r>
      <w:r>
        <w:rPr>
          <w:rStyle w:val="NormalTok"/>
        </w:rPr>
        <w:t xml:space="preserve"> s </w:t>
      </w:r>
      <w:r>
        <w:rPr>
          <w:rStyle w:val="SpecialCharTok"/>
        </w:rPr>
        <w:t xml:space="preserve">*</w:t>
      </w:r>
      <w:r>
        <w:rPr>
          <w:rStyle w:val="NormalTok"/>
        </w:rPr>
        <w:t xml:space="preserve"> v1 </w:t>
      </w:r>
      <w:r>
        <w:rPr>
          <w:rStyle w:val="SpecialCharTok"/>
        </w:rPr>
        <w:t xml:space="preserve">+</w:t>
      </w:r>
      <w:r>
        <w:rPr>
          <w:rStyle w:val="NormalTok"/>
        </w:rPr>
        <w:t xml:space="preserve"> t </w:t>
      </w:r>
      <w:r>
        <w:rPr>
          <w:rStyle w:val="SpecialCharTok"/>
        </w:rPr>
        <w:t xml:space="preserve">*</w:t>
      </w:r>
      <w:r>
        <w:rPr>
          <w:rStyle w:val="NormalTok"/>
        </w:rPr>
        <w:t xml:space="preserve"> v2),</w:t>
      </w:r>
      <w:r>
        <w:br/>
      </w:r>
      <w:r>
        <w:rPr>
          <w:rStyle w:val="NormalTok"/>
        </w:rPr>
        <w:t xml:space="preserve">  grid</w:t>
      </w:r>
      <w:r>
        <w:rPr>
          <w:rStyle w:val="SpecialCharTok"/>
        </w:rPr>
        <w:t xml:space="preserve">$</w:t>
      </w:r>
      <w:r>
        <w:rPr>
          <w:rStyle w:val="NormalTok"/>
        </w:rPr>
        <w:t xml:space="preserve">s, grid</w:t>
      </w:r>
      <w:r>
        <w:rPr>
          <w:rStyle w:val="SpecialCharTok"/>
        </w:rPr>
        <w:t xml:space="preserve">$</w:t>
      </w:r>
      <w:r>
        <w:rPr>
          <w:rStyle w:val="NormalTok"/>
        </w:rPr>
        <w:t xml:space="preserve">t</w:t>
      </w:r>
      <w:r>
        <w:br/>
      </w:r>
      <w:r>
        <w:rPr>
          <w:rStyle w:val="NormalTok"/>
        </w:rPr>
        <w:t xml:space="preserve">)</w:t>
      </w:r>
      <w:r>
        <w:br/>
      </w:r>
      <w:r>
        <w:br/>
      </w:r>
      <w:r>
        <w:rPr>
          <w:rStyle w:val="FunctionTok"/>
        </w:rPr>
        <w:t xml:space="preserve">c</w:t>
      </w:r>
      <w:r>
        <w:rPr>
          <w:rStyle w:val="NormalTok"/>
        </w:rPr>
        <w:t xml:space="preserve">(</w:t>
      </w:r>
      <w:r>
        <w:br/>
      </w:r>
      <w:r>
        <w:rPr>
          <w:rStyle w:val="NormalTok"/>
        </w:rPr>
        <w:t xml:space="preserve">  </w:t>
      </w:r>
      <w:r>
        <w:rPr>
          <w:rStyle w:val="AttributeTok"/>
        </w:rPr>
        <w:t xml:space="preserve">origin_in_R2 =</w:t>
      </w:r>
      <w:r>
        <w:rPr>
          <w:rStyle w:val="NormalTok"/>
        </w:rPr>
        <w:t xml:space="preserve"> </w:t>
      </w:r>
      <w:r>
        <w:rPr>
          <w:rStyle w:val="FunctionTok"/>
        </w:rPr>
        <w:t xml:space="preserve">level</w:t>
      </w:r>
      <w:r>
        <w:rPr>
          <w:rStyle w:val="NormalTok"/>
        </w:rPr>
        <w:t xml:space="preserve">(w2, b2,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origin_in_R3 =</w:t>
      </w:r>
      <w:r>
        <w:rPr>
          <w:rStyle w:val="NormalTok"/>
        </w:rPr>
        <w:t xml:space="preserve"> </w:t>
      </w:r>
      <w:r>
        <w:rPr>
          <w:rStyle w:val="FunctionTok"/>
        </w:rPr>
        <w:t xml:space="preserve">level</w:t>
      </w:r>
      <w:r>
        <w:rPr>
          <w:rStyle w:val="NormalTok"/>
        </w:rPr>
        <w:t xml:space="preserve">(w3, b3,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origin_with_b0 =</w:t>
      </w:r>
      <w:r>
        <w:rPr>
          <w:rStyle w:val="NormalTok"/>
        </w:rPr>
        <w:t xml:space="preserve"> </w:t>
      </w:r>
      <w:r>
        <w:rPr>
          <w:rStyle w:val="FunctionTok"/>
        </w:rPr>
        <w:t xml:space="preserve">level</w:t>
      </w:r>
      <w:r>
        <w:rPr>
          <w:rStyle w:val="NormalTok"/>
        </w:rPr>
        <w:t xml:space="preserve">(w3, </w:t>
      </w:r>
      <w:r>
        <w:rPr>
          <w:rStyle w:val="DecValTok"/>
        </w:rPr>
        <w:t xml:space="preserve">0</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CommentTok"/>
        </w:rPr>
        <w:t xml:space="preserve">#&gt;   origin_in_R2   origin_in_R3 origin_with_b0 </w:t>
      </w:r>
      <w:r>
        <w:br/>
      </w:r>
      <w:r>
        <w:rPr>
          <w:rStyle w:val="CommentTok"/>
        </w:rPr>
        <w:t xml:space="preserve">#&gt;             -1             -1              0</w:t>
      </w:r>
    </w:p>
    <w:p>
      <w:pPr>
        <w:pStyle w:val="FirstParagraph"/>
      </w:pPr>
      <w:del w:id="9843" w:author="PR Preview" w:date="2026-01-01T00:00:00Z">
        <w:r>
          <w:delText xml:space="preserve">At the origin the left side equals the offset,</w:delText>
        </w:r>
      </w:del>
      <w:del w:id="9844" w:author="PR Preview" w:date="2026-01-01T00:00:00Z">
        <w:r>
          <w:delText xml:space="preserve"> </w:delText>
        </w:r>
      </w:del>
      <w:del w:id="9845" w:author="PR Preview" w:date="2026-01-01T00:00:00Z">
        <w:r>
          <w:delText xml:space="preserve">so the origin is on the line only if</w:delText>
        </w:r>
      </w:del>
      <w:del w:id="9846" w:author="PR Preview" w:date="2026-01-01T00:00:00Z">
        <w:r>
          <w:delText xml:space="preserve"> </w:delText>
        </w:r>
      </w:del>
      <m:oMath>
        <m:r>
          <m:t>b</m:t>
        </m:r>
      </m:oMath>
      <w:del w:id="9847" w:author="PR Preview" w:date="2026-01-01T00:00:00Z">
        <w:r>
          <w:delText xml:space="preserve"> </w:delText>
        </w:r>
      </w:del>
      <w:del w:id="9848" w:author="PR Preview" w:date="2026-01-01T00:00:00Z">
        <w:r>
          <w:delText xml:space="preserve">is</w:delText>
        </w:r>
      </w:del>
      <w:del w:id="9849" w:author="PR Preview" w:date="2026-01-01T00:00:00Z">
        <w:r>
          <w:delText xml:space="preserve"> </w:delText>
        </w:r>
      </w:del>
      <m:oMath>
        <m:r>
          <m:t>0</m:t>
        </m:r>
      </m:oMath>
      <w:del w:id="9850" w:author="PR Preview" w:date="2026-01-01T00:00:00Z">
        <w:r>
          <w:delText xml:space="preserve">:</w:delText>
        </w:r>
      </w:del>
      <w:del w:id="9851" w:author="PR Preview" w:date="2026-01-01T00:00:00Z">
        <w:r>
          <w:delText xml:space="preserve"> </w:delText>
        </w:r>
      </w:del>
      <w:del w:id="9852" w:author="PR Preview" w:date="2026-01-01T00:00:00Z">
        <w:r>
          <w:delText xml:space="preserve">it gives -1 for the line and -1 for the plane,</w:delText>
        </w:r>
      </w:del>
      <w:del w:id="9853" w:author="PR Preview" w:date="2026-01-01T00:00:00Z">
        <w:r>
          <w:delText xml:space="preserve"> </w:delText>
        </w:r>
      </w:del>
      <w:del w:id="9854" w:author="PR Preview" w:date="2026-01-01T00:00:00Z">
        <w:r>
          <w:delText xml:space="preserve">and 0 once the offset is changed to</w:delText>
        </w:r>
      </w:del>
      <w:del w:id="9855" w:author="PR Preview" w:date="2026-01-01T00:00:00Z">
        <w:r>
          <w:delText xml:space="preserve"> </w:delText>
        </w:r>
      </w:del>
      <m:oMath>
        <m:r>
          <m:t>0</m:t>
        </m:r>
      </m:oMath>
      <w:del w:id="9856" w:author="PR Preview" w:date="2026-01-01T00:00:00Z">
        <w:r>
          <w:delText xml:space="preserve">.</w:delText>
        </w:r>
      </w:del>
      <w:del w:id="9857" w:author="PR Preview" w:date="2026-01-01T00:00:00Z">
        <w:r>
          <w:delText xml:space="preserve"> </w:delText>
        </w:r>
      </w:del>
      <w:del w:id="9858" w:author="PR Preview" w:date="2026-01-01T00:00:00Z">
        <w:r>
          <w:delText xml:space="preserve">All 5 points</w:delText>
        </w:r>
      </w:del>
      <w:del w:id="9859" w:author="PR Preview" w:date="2026-01-01T00:00:00Z">
        <w:r>
          <w:delText xml:space="preserve"> </w:delText>
        </w:r>
      </w:del>
      <m:oMath>
        <m:sSub>
          <m:e>
            <m:limLow>
              <m:e>
                <m:r>
                  <m:t>x</m:t>
                </m:r>
              </m:e>
              <m:lim>
                <m:r>
                  <m:rPr>
                    <m:sty m:val="p"/>
                  </m:rPr>
                  <m:t>∼</m:t>
                </m:r>
              </m:lim>
            </m:limLow>
          </m:e>
          <m:sub>
            <m:r>
              <m:t>0</m:t>
            </m:r>
          </m:sub>
        </m:sSub>
        <m:r>
          <m:rPr>
            <m:sty m:val="p"/>
          </m:rPr>
          <m:t>+</m:t>
        </m:r>
        <m:r>
          <m:t>t</m:t>
        </m:r>
        <m:r>
          <m:t> </m:t>
        </m:r>
        <m:limLow>
          <m:e>
            <m:r>
              <m:t>v</m:t>
            </m:r>
          </m:e>
          <m:lim>
            <m:r>
              <m:rPr>
                <m:sty m:val="p"/>
              </m:rPr>
              <m:t>∼</m:t>
            </m:r>
          </m:lim>
        </m:limLow>
      </m:oMath>
      <w:del w:id="9860" w:author="PR Preview" w:date="2026-01-01T00:00:00Z">
        <w:r>
          <w:delText xml:space="preserve"> </w:delText>
        </w:r>
      </w:del>
      <w:del w:id="9861" w:author="PR Preview" w:date="2026-01-01T00:00:00Z">
        <w:r>
          <w:delText xml:space="preserve">on the line</w:delText>
        </w:r>
      </w:del>
      <w:del w:id="9862" w:author="PR Preview" w:date="2026-01-01T00:00:00Z">
        <w:r>
          <w:delText xml:space="preserve"> </w:delText>
        </w:r>
      </w:del>
      <w:del w:id="9863" w:author="PR Preview" w:date="2026-01-01T00:00:00Z">
        <w:r>
          <w:delText xml:space="preserve">and all 25 points</w:delText>
        </w:r>
      </w:del>
      <w:del w:id="9864" w:author="PR Preview" w:date="2026-01-01T00:00:00Z">
        <w:r>
          <w:delText xml:space="preserve"> </w:delText>
        </w:r>
      </w:del>
      <m:oMath>
        <m:sSub>
          <m:e>
            <m:limLow>
              <m:e>
                <m:r>
                  <m:t>x</m:t>
                </m:r>
              </m:e>
              <m:lim>
                <m:r>
                  <m:rPr>
                    <m:sty m:val="p"/>
                  </m:rPr>
                  <m:t>∼</m:t>
                </m:r>
              </m:lim>
            </m:limLow>
          </m:e>
          <m:sub>
            <m:r>
              <m:t>0</m:t>
            </m:r>
          </m:sub>
        </m:sSub>
        <m:r>
          <m:rPr>
            <m:sty m:val="p"/>
          </m:rPr>
          <m:t>+</m:t>
        </m:r>
        <m:r>
          <m:t>s</m:t>
        </m:r>
        <m:r>
          <m:t> </m:t>
        </m:r>
        <m:sSub>
          <m:e>
            <m:limLow>
              <m:e>
                <m:r>
                  <m:t>v</m:t>
                </m:r>
              </m:e>
              <m:lim>
                <m:r>
                  <m:rPr>
                    <m:sty m:val="p"/>
                  </m:rPr>
                  <m:t>∼</m:t>
                </m:r>
              </m:lim>
            </m:limLow>
          </m:e>
          <m:sub>
            <m:r>
              <m:t>1</m:t>
            </m:r>
          </m:sub>
        </m:sSub>
        <m:r>
          <m:rPr>
            <m:sty m:val="p"/>
          </m:rPr>
          <m:t>+</m:t>
        </m:r>
        <m:r>
          <m:t>t</m:t>
        </m:r>
        <m:r>
          <m:t> </m:t>
        </m:r>
        <m:sSub>
          <m:e>
            <m:limLow>
              <m:e>
                <m:r>
                  <m:t>v</m:t>
                </m:r>
              </m:e>
              <m:lim>
                <m:r>
                  <m:rPr>
                    <m:sty m:val="p"/>
                  </m:rPr>
                  <m:t>∼</m:t>
                </m:r>
              </m:lim>
            </m:limLow>
          </m:e>
          <m:sub>
            <m:r>
              <m:t>2</m:t>
            </m:r>
          </m:sub>
        </m:sSub>
      </m:oMath>
      <w:del w:id="9865" w:author="PR Preview" w:date="2026-01-01T00:00:00Z">
        <w:r>
          <w:delText xml:space="preserve"> </w:delText>
        </w:r>
      </w:del>
      <w:del w:id="9866" w:author="PR Preview" w:date="2026-01-01T00:00:00Z">
        <w:r>
          <w:delText xml:space="preserve">on the plane</w:delText>
        </w:r>
      </w:del>
      <w:del w:id="9867" w:author="PR Preview" w:date="2026-01-01T00:00:00Z">
        <w:r>
          <w:delText xml:space="preserve"> </w:delText>
        </w:r>
      </w:del>
      <w:del w:id="9868" w:author="PR Preview" w:date="2026-01-01T00:00:00Z">
        <w:r>
          <w:delText xml:space="preserve">satisfy the equation up to rounding error:</w:delText>
        </w:r>
      </w:del>
      <w:del w:id="9869" w:author="PR Preview" w:date="2026-01-01T00:00:00Z">
        <w:r>
          <w:delText xml:space="preserve"> </w:delText>
        </w:r>
      </w:del>
      <w:del w:id="9870" w:author="PR Preview" w:date="2026-01-01T00:00:00Z">
        <w:r>
          <w:delText xml:space="preserve">30 of the</w:delText>
        </w:r>
      </w:del>
      <w:del w:id="9871" w:author="PR Preview" w:date="2026-01-01T00:00:00Z">
        <w:r>
          <w:delText xml:space="preserve"> </w:delText>
        </w:r>
      </w:del>
      <w:del w:id="9872" w:author="PR Preview" w:date="2026-01-01T00:00:00Z">
        <w:r>
          <w:delText xml:space="preserve">30 points have</w:delText>
        </w:r>
      </w:del>
      <w:del w:id="9873" w:author="PR Preview" w:date="2026-01-01T00:00:00Z">
        <w:r>
          <w:delText xml:space="preserve"> </w:delText>
        </w:r>
      </w:del>
      <m:oMath>
        <m:r>
          <m:t>​</m:t>
        </m:r>
        <m:d>
          <m:dPr>
            <m:begChr m:val="|"/>
            <m:sepChr m:val=""/>
            <m:endChr m:val="|"/>
            <m:grow/>
          </m:dPr>
          <m:e>
            <m:limLow>
              <m:e>
                <m:r>
                  <m:t>w</m:t>
                </m:r>
              </m:e>
              <m:lim>
                <m:r>
                  <m:rPr>
                    <m:sty m:val="p"/>
                  </m:rPr>
                  <m:t>∼</m:t>
                </m:r>
              </m:lim>
            </m:limLow>
            <m:r>
              <m:rPr>
                <m:sty m:val="p"/>
              </m:rPr>
              <m:t>⋅</m:t>
            </m:r>
            <m:limLow>
              <m:e>
                <m:r>
                  <m:t>x</m:t>
                </m:r>
              </m:e>
              <m:lim>
                <m:r>
                  <m:rPr>
                    <m:sty m:val="p"/>
                  </m:rPr>
                  <m:t>∼</m:t>
                </m:r>
              </m:lim>
            </m:limLow>
            <m:r>
              <m:rPr>
                <m:sty m:val="p"/>
              </m:rPr>
              <m:t>+</m:t>
            </m:r>
            <m:r>
              <m:t>b</m:t>
            </m:r>
          </m:e>
        </m:d>
        <m:r>
          <m:t>​</m:t>
        </m:r>
        <m:r>
          <m:rPr>
            <m:sty m:val="p"/>
          </m:rPr>
          <m:t>&lt;</m:t>
        </m:r>
        <m:sSup>
          <m:e>
            <m:r>
              <m:t>10</m:t>
            </m:r>
          </m:e>
          <m:sup>
            <m:r>
              <m:rPr>
                <m:sty m:val="p"/>
              </m:rPr>
              <m:t>−</m:t>
            </m:r>
            <m:r>
              <m:t>10</m:t>
            </m:r>
          </m:sup>
        </m:sSup>
      </m:oMath>
      <w:del w:id="9874" w:author="PR Preview" w:date="2026-01-01T00:00:00Z">
        <w:r>
          <w:delText xml:space="preserve">.</w:delText>
        </w:r>
      </w:del>
    </w:p>
    <w:p>
      <w:pPr>
        <w:pStyle w:val="BodyText"/>
      </w:pPr>
      <w:del w:id="9875" w:author="PR Preview" w:date="2026-01-01T00:00:00Z">
        <w:r>
          <w:rPr>
            <w:b/>
            <w:bCs/>
          </w:rPr>
          <w:delText xml:space="preserve">Definition 60 (Open half-space)</w:delText>
        </w:r>
      </w:del>
      <w:del w:id="9876" w:author="PR Preview" w:date="2026-01-01T00:00:00Z">
        <w:r>
          <w:delText xml:space="preserve"> </w:delText>
        </w:r>
      </w:del>
      <w:del w:id="9877" w:author="PR Preview" w:date="2026-01-01T00:00:00Z">
        <w:r>
          <w:delText xml:space="preserve">Let</w:delText>
        </w:r>
      </w:del>
      <w:del w:id="9878"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m:t>
            </m:r>
            <m:r>
              <m:t>0</m:t>
            </m:r>
          </m:e>
        </m:d>
        <m:r>
          <m:t>​</m:t>
        </m:r>
      </m:oMath>
      <w:del w:id="9879" w:author="PR Preview" w:date="2026-01-01T00:00:00Z">
        <w:r>
          <w:delText xml:space="preserve"> </w:delText>
        </w:r>
      </w:del>
      <w:del w:id="9880" w:author="PR Preview" w:date="2026-01-01T00:00:00Z">
        <w:r>
          <w:delText xml:space="preserve">be a hyperplane (</w:delText>
        </w:r>
      </w:del>
      <w:hyperlink w:anchor="def-hyperplane">
        <w:del w:id="9881" w:author="PR Preview" w:date="2026-01-01T00:00:00Z">
          <w:r>
            <w:rPr>
              <w:rStyle w:val="Hyperlink"/>
            </w:rPr>
            <w:delText xml:space="preserve">Definition 41</w:delText>
          </w:r>
        </w:del>
      </w:hyperlink>
      <w:del w:id="9882" w:author="PR Preview" w:date="2026-01-01T00:00:00Z">
        <w:r>
          <w:delText xml:space="preserve">).</w:delText>
        </w:r>
      </w:del>
      <w:del w:id="9883" w:author="PR Preview" w:date="2026-01-01T00:00:00Z">
        <w:r>
          <w:delText xml:space="preserve"> </w:delText>
        </w:r>
      </w:del>
      <w:del w:id="9884" w:author="PR Preview" w:date="2026-01-01T00:00:00Z">
        <w:r>
          <w:delText xml:space="preserve">The two</w:delText>
        </w:r>
      </w:del>
      <w:del w:id="9885" w:author="PR Preview" w:date="2026-01-01T00:00:00Z">
        <w:r>
          <w:delText xml:space="preserve"> </w:delText>
        </w:r>
      </w:del>
      <w:del w:id="9886" w:author="PR Preview" w:date="2026-01-01T00:00:00Z">
        <w:r>
          <w:rPr>
            <w:b/>
            <w:bCs/>
          </w:rPr>
          <w:delText xml:space="preserve">open half-spaces</w:delText>
        </w:r>
      </w:del>
      <w:del w:id="9887" w:author="PR Preview" w:date="2026-01-01T00:00:00Z">
        <w:r>
          <w:delText xml:space="preserve"> </w:delText>
        </w:r>
      </w:del>
      <w:del w:id="9888" w:author="PR Preview" w:date="2026-01-01T00:00:00Z">
        <w:r>
          <w:delText xml:space="preserve">of</w:delText>
        </w:r>
      </w:del>
      <w:del w:id="9889" w:author="PR Preview" w:date="2026-01-01T00:00:00Z">
        <w:r>
          <w:delText xml:space="preserve"> </w:delText>
        </w:r>
      </w:del>
      <m:oMath>
        <m:r>
          <m:rPr>
            <m:scr m:val="script"/>
            <m:sty m:val="p"/>
          </m:rPr>
          <m:t>H</m:t>
        </m:r>
      </m:oMath>
      <w:del w:id="9890" w:author="PR Preview" w:date="2026-01-01T00:00:00Z">
        <w:r>
          <w:delText xml:space="preserve"> </w:delText>
        </w:r>
      </w:del>
      <w:del w:id="9891" w:author="PR Preview" w:date="2026-01-01T00:00:00Z">
        <w:r>
          <w:delText xml:space="preserve">are</w:delText>
        </w:r>
      </w:del>
    </w:p>
    <w:p>
      <w:pPr>
        <w:pStyle w:val="BodyText"/>
      </w:pPr>
      <w:bookmarkStart w:id="282" w:name="eq-half-space"/>
      <m:oMathPara>
        <m:oMathParaPr>
          <m:jc m:val="center"/>
        </m:oMathParaPr>
        <m:oMath>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&gt;</m:t>
              </m:r>
              <m:r>
                <m:t>0</m:t>
              </m:r>
            </m:e>
          </m:d>
          <m:r>
            <m:t>​</m:t>
          </m:r>
          <m:r>
            <m:t> </m:t>
          </m:r>
          <m:r>
            <m:rPr>
              <m:nor/>
              <m:sty m:val="p"/>
            </m:rPr>
            <m:t>and</m:t>
          </m:r>
          <m:r>
            <m:t> </m:t>
          </m:r>
          <m:sSup>
            <m:e>
              <m:r>
                <m:rPr>
                  <m:scr m:val="script"/>
                  <m:sty m:val="p"/>
                </m:rPr>
                <m:t>H</m:t>
              </m:r>
            </m:e>
            <m:sup>
              <m:r>
                <m:rPr>
                  <m:sty m:val="p"/>
                </m:rPr>
                <m:t>−</m:t>
              </m:r>
            </m:sup>
          </m:sSup>
          <m:limUpp>
            <m:e>
              <m:r>
                <m:rPr>
                  <m:sty m:val="p"/>
                </m:rPr>
                <m:t>=</m:t>
              </m:r>
            </m:e>
            <m:lim>
              <m:r>
                <m:rPr>
                  <m:nor/>
                  <m:sty m:val="p"/>
                </m:rPr>
                <m:t>def</m:t>
              </m:r>
            </m:lim>
          </m:limUpp>
          <m:r>
            <m:t>​</m:t>
          </m:r>
          <m:d>
            <m:dPr>
              <m:begChr m:val="{"/>
              <m:sepChr m:val=""/>
              <m:endChr m:val="}"/>
              <m:grow/>
            </m:dPr>
            <m:e>
              <m:limLow>
                <m:e>
                  <m:r>
                    <m:t>x</m:t>
                  </m:r>
                </m:e>
                <m:lim>
                  <m:r>
                    <m:rPr>
                      <m:sty m:val="p"/>
                    </m:rPr>
                    <m:t>∼</m:t>
                  </m:r>
                </m:lim>
              </m:limLow>
              <m:r>
                <m:rPr>
                  <m:sty m:val="p"/>
                </m:rPr>
                <m:t>∈</m:t>
              </m:r>
              <m:sSup>
                <m:e>
                  <m:r>
                    <m:rPr>
                      <m:scr m:val="double-struck"/>
                      <m:sty m:val="p"/>
                    </m:rPr>
                    <m:t>R</m:t>
                  </m:r>
                </m:e>
                <m:sup>
                  <m:r>
                    <m:t>p</m:t>
                  </m:r>
                </m:sup>
              </m:sSup>
              <m:r>
                <m:rPr>
                  <m:sty m:val="p"/>
                </m:rPr>
                <m:t>:</m:t>
              </m:r>
              <m:limLow>
                <m:e>
                  <m:r>
                    <m:t>w</m:t>
                  </m:r>
                </m:e>
                <m:lim>
                  <m:r>
                    <m:rPr>
                      <m:sty m:val="p"/>
                    </m:rPr>
                    <m:t>∼</m:t>
                  </m:r>
                </m:lim>
              </m:limLow>
              <m:r>
                <m:rPr>
                  <m:sty m:val="p"/>
                </m:rPr>
                <m:t>⋅</m:t>
              </m:r>
              <m:limLow>
                <m:e>
                  <m:r>
                    <m:t>x</m:t>
                  </m:r>
                </m:e>
                <m:lim>
                  <m:r>
                    <m:rPr>
                      <m:sty m:val="p"/>
                    </m:rPr>
                    <m:t>∼</m:t>
                  </m:r>
                </m:lim>
              </m:limLow>
              <m:r>
                <m:rPr>
                  <m:sty m:val="p"/>
                </m:rPr>
                <m:t>+</m:t>
              </m:r>
              <m:r>
                <m:t>b</m:t>
              </m:r>
              <m:r>
                <m:rPr>
                  <m:sty m:val="p"/>
                </m:rPr>
                <m:t>&lt;</m:t>
              </m:r>
              <m:r>
                <m:t>0</m:t>
              </m:r>
            </m:e>
          </m:d>
          <m:r>
            <m:t>​</m:t>
          </m:r>
          <m:r>
            <m:rPr>
              <m:sty m:val="p"/>
            </m:rPr>
            <m:t>.</m:t>
          </m:r>
          <m:r>
            <m:t>  </m:t>
          </m:r>
          <m:r>
            <m:rPr>
              <m:sty m:val="p"/>
            </m:rPr>
            <m:t>(</m:t>
          </m:r>
          <m:r>
            <m:t>5</m:t>
          </m:r>
          <m:r>
            <m:rPr>
              <m:sty m:val="p"/>
            </m:rPr>
            <m:t>)</m:t>
          </m:r>
        </m:oMath>
      </m:oMathPara>
      <w:bookmarkEnd w:id="282"/>
    </w:p>
    <w:p>
      <w:pPr>
        <w:pStyle w:val="FirstParagraph"/>
      </w:pPr>
      <w:ins w:id="9892" w:author="PR Preview" w:date="2026-01-01T00:00:00Z">
        <w:r>
          <w:t xml:space="preserve">At the origin the left side equals the offset,</w:t>
        </w:r>
      </w:ins>
      <w:ins w:id="9893" w:author="PR Preview" w:date="2026-01-01T00:00:00Z">
        <w:r>
          <w:t xml:space="preserve"> </w:t>
        </w:r>
      </w:ins>
      <w:ins w:id="9894" w:author="PR Preview" w:date="2026-01-01T00:00:00Z">
        <w:r>
          <w:t xml:space="preserve">so the origin is on the line only if</w:t>
        </w:r>
      </w:ins>
      <w:ins w:id="9895" w:author="PR Preview" w:date="2026-01-01T00:00:00Z">
        <w:r>
          <w:t xml:space="preserve"> </w:t>
        </w:r>
      </w:ins>
      <m:oMath>
        <m:r>
          <m:t>b</m:t>
        </m:r>
      </m:oMath>
      <w:ins w:id="9896" w:author="PR Preview" w:date="2026-01-01T00:00:00Z">
        <w:r>
          <w:t xml:space="preserve"> </w:t>
        </w:r>
      </w:ins>
      <w:ins w:id="9897" w:author="PR Preview" w:date="2026-01-01T00:00:00Z">
        <w:r>
          <w:t xml:space="preserve">is</w:t>
        </w:r>
      </w:ins>
      <w:ins w:id="9898" w:author="PR Preview" w:date="2026-01-01T00:00:00Z">
        <w:r>
          <w:t xml:space="preserve"> </w:t>
        </w:r>
      </w:ins>
      <m:oMath>
        <m:r>
          <m:t>0</m:t>
        </m:r>
      </m:oMath>
      <w:ins w:id="9899" w:author="PR Preview" w:date="2026-01-01T00:00:00Z">
        <w:r>
          <w:t xml:space="preserve">:</w:t>
        </w:r>
      </w:ins>
      <w:ins w:id="9900" w:author="PR Preview" w:date="2026-01-01T00:00:00Z">
        <w:r>
          <w:t xml:space="preserve"> </w:t>
        </w:r>
      </w:ins>
      <w:ins w:id="9901" w:author="PR Preview" w:date="2026-01-01T00:00:00Z">
        <w:r>
          <w:t xml:space="preserve">it gives -1 for the line and -1 for the plane,</w:t>
        </w:r>
      </w:ins>
      <w:ins w:id="9902" w:author="PR Preview" w:date="2026-01-01T00:00:00Z">
        <w:r>
          <w:t xml:space="preserve"> </w:t>
        </w:r>
      </w:ins>
      <w:ins w:id="9903" w:author="PR Preview" w:date="2026-01-01T00:00:00Z">
        <w:r>
          <w:t xml:space="preserve">and 0 once the offset is changed to</w:t>
        </w:r>
      </w:ins>
      <w:ins w:id="9904" w:author="PR Preview" w:date="2026-01-01T00:00:00Z">
        <w:r>
          <w:t xml:space="preserve"> </w:t>
        </w:r>
      </w:ins>
      <m:oMath>
        <m:r>
          <m:t>0</m:t>
        </m:r>
      </m:oMath>
      <w:ins w:id="9905" w:author="PR Preview" w:date="2026-01-01T00:00:00Z">
        <w:r>
          <w:t xml:space="preserve">.</w:t>
        </w:r>
      </w:ins>
      <w:ins w:id="9906" w:author="PR Preview" w:date="2026-01-01T00:00:00Z">
        <w:r>
          <w:t xml:space="preserve"> </w:t>
        </w:r>
      </w:ins>
      <w:ins w:id="9907" w:author="PR Preview" w:date="2026-01-01T00:00:00Z">
        <w:r>
          <w:t xml:space="preserve">All 5 points</w:t>
        </w:r>
      </w:ins>
      <w:ins w:id="9908" w:author="PR Preview" w:date="2026-01-01T00:00:00Z">
        <w:r>
          <w:t xml:space="preserve"> </w:t>
        </w:r>
      </w:ins>
      <w:ins w:id="9909" w:author="PR Preview" w:date="2026-01-01T00:00:00Z">
        <w:r>
          <w:t xml:space="preserve">$\mathord{\smash[b]{\underset{\raise.3ex\hbox{$\scriptstyle\sim$}}{x}}\vphantom{x}}_0 + t\,\mathord{\smash[b]{\underset{\raise.3ex\hbox{$\scriptstyle\sim$}}{v}}\vphantom{v}}$</w:t>
        </w:r>
      </w:ins>
      <w:ins w:id="9910" w:author="PR Preview" w:date="2026-01-01T00:00:00Z">
        <w:r>
          <w:t xml:space="preserve"> </w:t>
        </w:r>
      </w:ins>
      <w:ins w:id="9911" w:author="PR Preview" w:date="2026-01-01T00:00:00Z">
        <w:r>
          <w:t xml:space="preserve">on the line</w:t>
        </w:r>
      </w:ins>
      <w:ins w:id="9912" w:author="PR Preview" w:date="2026-01-01T00:00:00Z">
        <w:r>
          <w:t xml:space="preserve"> </w:t>
        </w:r>
      </w:ins>
      <w:ins w:id="9913" w:author="PR Preview" w:date="2026-01-01T00:00:00Z">
        <w:r>
          <w:t xml:space="preserve">and all 25 points</w:t>
        </w:r>
      </w:ins>
      <w:ins w:id="9914" w:author="PR Preview" w:date="2026-01-01T00:00:00Z">
        <w:r>
          <w:t xml:space="preserve"> </w:t>
        </w:r>
      </w:ins>
      <w:ins w:id="9915" w:author="PR Preview" w:date="2026-01-01T00:00:00Z">
        <w:r>
          <w:t xml:space="preserve">$\mathord{\smash[b]{\underset{\raise.3ex\hbox{$\scriptstyle\sim$}}{x}}\vphantom{x}}_0 + s\,\mathord{\smash[b]{\underset{\raise.3ex\hbox{$\scriptstyle\sim$}}{v}}\vphantom{v}}_1 + t\,\mathord{\smash[b]{\underset{\raise.3ex\hbox{$\scriptstyle\sim$}}{v}}\vphantom{v}}_2$</w:t>
        </w:r>
      </w:ins>
      <w:ins w:id="9916" w:author="PR Preview" w:date="2026-01-01T00:00:00Z">
        <w:r>
          <w:t xml:space="preserve"> </w:t>
        </w:r>
      </w:ins>
      <w:ins w:id="9917" w:author="PR Preview" w:date="2026-01-01T00:00:00Z">
        <w:r>
          <w:t xml:space="preserve">on the plane</w:t>
        </w:r>
      </w:ins>
      <w:ins w:id="9918" w:author="PR Preview" w:date="2026-01-01T00:00:00Z">
        <w:r>
          <w:t xml:space="preserve"> </w:t>
        </w:r>
      </w:ins>
      <w:ins w:id="9919" w:author="PR Preview" w:date="2026-01-01T00:00:00Z">
        <w:r>
          <w:t xml:space="preserve">satisfy the equation up to rounding error:</w:t>
        </w:r>
      </w:ins>
      <w:ins w:id="9920" w:author="PR Preview" w:date="2026-01-01T00:00:00Z">
        <w:r>
          <w:t xml:space="preserve"> </w:t>
        </w:r>
      </w:ins>
      <w:ins w:id="9921" w:author="PR Preview" w:date="2026-01-01T00:00:00Z">
        <w:r>
          <w:t xml:space="preserve">30 of the</w:t>
        </w:r>
      </w:ins>
      <w:ins w:id="9922" w:author="PR Preview" w:date="2026-01-01T00:00:00Z">
        <w:r>
          <w:t xml:space="preserve"> </w:t>
        </w:r>
      </w:ins>
      <w:ins w:id="9923" w:author="PR Preview" w:date="2026-01-01T00:00:00Z">
        <w:r>
          <w:t xml:space="preserve">30 points have</w:t>
        </w:r>
      </w:ins>
      <w:ins w:id="9924" w:author="PR Preview" w:date="2026-01-01T00:00:00Z">
        <w:r>
          <w:t xml:space="preserve"> </w:t>
        </w:r>
      </w:ins>
      <w:ins w:id="9925" w:author="PR Preview" w:date="2026-01-01T00:00:00Z">
        <w:r>
          <w:t xml:space="preserve">$\mathopen{}\left|\mathord{\smash[b]{\underset{\raise.3ex\hbox{$\scriptstyle\sim$}}{w}}\vphantom{w}} \cdot \mathord{\smash[b]{\underset{\raise.3ex\hbox{$\scriptstyle\sim$}}{x}}\vphantom{x}} + b\right|\mathclose{} &lt; 10^{-10}$</w:t>
        </w:r>
      </w:ins>
      <w:ins w:id="9926" w:author="PR Preview" w:date="2026-01-01T00:00:00Z">
        <w:r>
          <w:t xml:space="preserve">.</w:t>
        </w:r>
      </w:ins>
    </w:p>
    <w:bookmarkEnd w:id="281"/>
    <w:bookmarkStart w:id="283" w:name="def-half-space"/>
    <w:p>
      <w:pPr>
        <w:pStyle w:val="BodyText"/>
      </w:pPr>
      <w:ins w:id="9927" w:author="PR Preview" w:date="2026-01-01T00:00:00Z">
        <w:r>
          <w:rPr>
            <w:b/>
            <w:bCs/>
          </w:rPr>
          <w:t xml:space="preserve">Definition 60 (Open half-space)</w:t>
        </w:r>
      </w:ins>
      <w:ins w:id="9928" w:author="PR Preview" w:date="2026-01-01T00:00:00Z">
        <w:r>
          <w:t xml:space="preserve"> </w:t>
        </w:r>
      </w:ins>
      <w:ins w:id="9929" w:author="PR Preview" w:date="2026-01-01T00:00:00Z">
        <w:r>
          <w:t xml:space="preserve">Let</w:t>
        </w:r>
      </w:ins>
      <w:ins w:id="9930" w:author="PR Preview" w:date="2026-01-01T00:00:00Z">
        <w:r>
          <w:t xml:space="preserve"> </w:t>
        </w:r>
      </w:ins>
      <w:ins w:id="9931" w:author="PR Preview" w:date="2026-01-01T00:00:00Z">
        <w:r>
          <w:t xml:space="preserve">$\mathcal{H} = \mathopen{}\left\{\mathord{\smash[b]{\underset{\raise.3ex\hbox{$\scriptstyle\sim$}}{x}}\vphantom{x}}\in \mathbb{R}^p : \mathord{\smash[b]{\underset{\raise.3ex\hbox{$\scriptstyle\sim$}}{w}}\vphantom{w}} \cdot \mathord{\smash[b]{\underset{\raise.3ex\hbox{$\scriptstyle\sim$}}{x}}\vphantom{x}} + b = 0\right\}\mathclose{}$</w:t>
        </w:r>
      </w:ins>
      <w:ins w:id="9932" w:author="PR Preview" w:date="2026-01-01T00:00:00Z">
        <w:r>
          <w:t xml:space="preserve"> </w:t>
        </w:r>
      </w:ins>
      <w:ins w:id="9933" w:author="PR Preview" w:date="2026-01-01T00:00:00Z">
        <w:r>
          <w:t xml:space="preserve">be a hyperplane (</w:t>
        </w:r>
      </w:ins>
      <w:hyperlink w:anchor="def-hyperplane">
        <w:ins w:id="9934" w:author="PR Preview" w:date="2026-01-01T00:00:00Z">
          <w:r>
            <w:rPr>
              <w:rStyle w:val="Hyperlink"/>
            </w:rPr>
            <w:t xml:space="preserve">Definition 41</w:t>
          </w:r>
        </w:ins>
      </w:hyperlink>
      <w:ins w:id="9935" w:author="PR Preview" w:date="2026-01-01T00:00:00Z">
        <w:r>
          <w:t xml:space="preserve">).</w:t>
        </w:r>
      </w:ins>
      <w:ins w:id="9936" w:author="PR Preview" w:date="2026-01-01T00:00:00Z">
        <w:r>
          <w:t xml:space="preserve"> </w:t>
        </w:r>
      </w:ins>
      <w:ins w:id="9937" w:author="PR Preview" w:date="2026-01-01T00:00:00Z">
        <w:r>
          <w:t xml:space="preserve">The two</w:t>
        </w:r>
      </w:ins>
      <w:ins w:id="9938" w:author="PR Preview" w:date="2026-01-01T00:00:00Z">
        <w:r>
          <w:t xml:space="preserve"> </w:t>
        </w:r>
      </w:ins>
      <w:ins w:id="9939" w:author="PR Preview" w:date="2026-01-01T00:00:00Z">
        <w:r>
          <w:rPr>
            <w:b/>
            <w:bCs/>
          </w:rPr>
          <w:t xml:space="preserve">open half-spaces</w:t>
        </w:r>
      </w:ins>
      <w:ins w:id="9940" w:author="PR Preview" w:date="2026-01-01T00:00:00Z">
        <w:r>
          <w:t xml:space="preserve"> </w:t>
        </w:r>
      </w:ins>
      <w:ins w:id="9941" w:author="PR Preview" w:date="2026-01-01T00:00:00Z">
        <w:r>
          <w:t xml:space="preserve">of</w:t>
        </w:r>
      </w:ins>
      <w:ins w:id="9942" w:author="PR Preview" w:date="2026-01-01T00:00:00Z">
        <w:r>
          <w:t xml:space="preserve"> </w:t>
        </w:r>
      </w:ins>
      <m:oMath>
        <m:r>
          <m:rPr>
            <m:scr m:val="script"/>
            <m:sty m:val="p"/>
          </m:rPr>
          <m:t>H</m:t>
        </m:r>
      </m:oMath>
      <w:ins w:id="9943" w:author="PR Preview" w:date="2026-01-01T00:00:00Z">
        <w:r>
          <w:t xml:space="preserve"> </w:t>
        </w:r>
      </w:ins>
      <w:ins w:id="9944" w:author="PR Preview" w:date="2026-01-01T00:00:00Z">
        <w:r>
          <w:t xml:space="preserve">are</w:t>
        </w:r>
      </w:ins>
    </w:p>
    <w:p>
      <w:pPr>
        <w:pStyle w:val="BodyText"/>
      </w:pPr>
      <w:bookmarkStart w:id="282" w:name="eq-half-space"/>
      <w:ins w:id="9945" w:author="PR Preview" w:date="2026-01-01T00:00:00Z">
        <w:r>
          <w:t xml:space="preserve">$$
    \mathcal{H}^+ \stackrel{\text{def}}{=}\mathopen{}\left\{\mathord{\smash[b]{\underset{\raise.3ex\hbox{$\scriptstyle\sim$}}{x}}\vphantom{x}}\in \mathbb{R}^p : \mathord{\smash[b]{\underset{\raise.3ex\hbox{$\scriptstyle\sim$}}{w}}\vphantom{w}} \cdot \mathord{\smash[b]{\underset{\raise.3ex\hbox{$\scriptstyle\sim$}}{x}}\vphantom{x}} + b &gt; 0\right\}\mathclose{}
    \quad \text{and} \quad
    \mathcal{H}^- \stackrel{\text{def}}{=}\mathopen{}\left\{\mathord{\smash[b]{\underset{\raise.3ex\hbox{$\scriptstyle\sim$}}{x}}\vphantom{x}}\in \mathbb{R}^p : \mathord{\smash[b]{\underset{\raise.3ex\hbox{$\scriptstyle\sim$}}{w}}\vphantom{w}} \cdot \mathord{\smash[b]{\underset{\raise.3ex\hbox{$\scriptstyle\sim$}}{x}}\vphantom{x}} + b &lt; 0\right\}\mathclose{}.
     \qquad(5)$$</w:t>
        </w:r>
      </w:ins>
      <w:bookmarkEnd w:id="282"/>
    </w:p>
    <w:bookmarkEnd w:id="283"/>
    <w:bookmarkStart w:id="284" w:name="def-closed-half-space"/>
    <w:p>
      <w:pPr>
        <w:pStyle w:val="FirstParagraph"/>
      </w:pPr>
      <w:r>
        <w:rPr>
          <w:b/>
          <w:bCs/>
        </w:rPr>
        <w:t xml:space="preserve">Definition 61 (Closed half-space)</w:t>
      </w:r>
      <w:r>
        <w:t xml:space="preserve"> </w:t>
      </w:r>
      <w:r>
        <w:t xml:space="preserve">The</w:t>
      </w:r>
      <w:r>
        <w:t xml:space="preserve"> </w:t>
      </w:r>
      <w:r>
        <w:rPr>
          <w:b/>
          <w:bCs/>
        </w:rPr>
        <w:t xml:space="preserve">closed half-spaces</w:t>
      </w:r>
      <w:r>
        <w:t xml:space="preserve"> </w:t>
      </w:r>
      <w:r>
        <w:t xml:space="preserve">of the hyperplane</w:t>
      </w:r>
      <w:r>
        <w:t xml:space="preserve"> </w:t>
      </w:r>
      <m:oMath>
        <m:r>
          <m:rPr>
            <m:scr m:val="script"/>
            <m:sty m:val="p"/>
          </m:rPr>
          <m:t>H</m:t>
        </m:r>
      </m:oMath>
      <w:r>
        <w:t xml:space="preserve"> </w:t>
      </w:r>
      <w:r>
        <w:t xml:space="preserve">of</w:t>
      </w:r>
      <w:r>
        <w:t xml:space="preserve"> </w:t>
      </w:r>
      <w:hyperlink w:anchor="def-half-space">
        <w:r>
          <w:rPr>
            <w:rStyle w:val="Hyperlink"/>
          </w:rPr>
          <w:t xml:space="preserve">Definition 60</w:t>
        </w:r>
      </w:hyperlink>
      <w:r>
        <w:t xml:space="preserve"> </w:t>
      </w:r>
      <w:r>
        <w:t xml:space="preserve">also include</w:t>
      </w:r>
      <w:r>
        <w:t xml:space="preserve"> </w:t>
      </w:r>
      <m:oMath>
        <m:r>
          <m:rPr>
            <m:scr m:val="script"/>
            <m:sty m:val="p"/>
          </m:rPr>
          <m:t>H</m:t>
        </m:r>
      </m:oMath>
      <w:r>
        <w:t xml:space="preserve"> </w:t>
      </w:r>
      <w:r>
        <w:t xml:space="preserve">itself:</w:t>
      </w:r>
      <w:r>
        <w:t xml:space="preserve"> </w:t>
      </w:r>
      <m:oMath>
        <m:sSup>
          <m:e>
            <m:r>
              <m:rPr>
                <m:scr m:val="script"/>
                <m:sty m:val="p"/>
              </m:rPr>
              <m:t>H</m:t>
            </m:r>
          </m:e>
          <m:sup>
            <m:r>
              <m:rPr>
                <m:sty m:val="p"/>
              </m:rPr>
              <m:t>+</m:t>
            </m:r>
          </m:sup>
        </m:sSup>
        <m:r>
          <m:rPr>
            <m:sty m:val="p"/>
          </m:rPr>
          <m:t>∪</m:t>
        </m:r>
        <m:r>
          <m:rPr>
            <m:scr m:val="script"/>
            <m:sty m:val="p"/>
          </m:rPr>
          <m:t>H</m:t>
        </m:r>
      </m:oMath>
      <w:r>
        <w:t xml:space="preserve"> </w:t>
      </w:r>
      <w:r>
        <w:t xml:space="preserve">and</w:t>
      </w:r>
      <w:r>
        <w:t xml:space="preserve"> </w:t>
      </w:r>
      <m:oMath>
        <m:sSup>
          <m:e>
            <m:r>
              <m:rPr>
                <m:scr m:val="script"/>
                <m:sty m:val="p"/>
              </m:rPr>
              <m:t>H</m:t>
            </m:r>
          </m:e>
          <m:sup>
            <m:r>
              <m:rPr>
                <m:sty m:val="p"/>
              </m:rPr>
              <m:t>−</m:t>
            </m:r>
          </m:sup>
        </m:sSup>
        <m:r>
          <m:rPr>
            <m:sty m:val="p"/>
          </m:rPr>
          <m:t>∪</m:t>
        </m:r>
        <m:r>
          <m:rPr>
            <m:scr m:val="script"/>
            <m:sty m:val="p"/>
          </m:rPr>
          <m:t>H</m:t>
        </m:r>
      </m:oMath>
      <w:r>
        <w:t xml:space="preserve">.</w:t>
      </w:r>
    </w:p>
    <w:bookmarkEnd w:id="284"/>
    <w:p>
      <w:pPr>
        <w:pStyle w:val="BodyText"/>
      </w:pPr>
      <w:del w:id="9946" w:author="PR Preview" w:date="2026-01-01T00:00:00Z">
        <w:r>
          <w:rPr>
            <w:i/>
            <w:iCs/>
          </w:rPr>
          <w:delText xml:space="preserve">Remark</w:delText>
        </w:r>
      </w:del>
      <w:del w:id="9947" w:author="PR Preview" w:date="2026-01-01T00:00:00Z">
        <w:r>
          <w:delText xml:space="preserve">. </w:delText>
        </w:r>
      </w:del>
      <w:del w:id="9948" w:author="PR Preview" w:date="2026-01-01T00:00:00Z">
        <w:r>
          <w:delText xml:space="preserve">Replacing</w:delText>
        </w:r>
      </w:del>
      <w:del w:id="9949" w:author="PR Preview" w:date="2026-01-01T00:00:00Z">
        <w:r>
          <w:delText xml:space="preserve"> </w:delText>
        </w:r>
      </w:del>
      <m:oMath>
        <m:r>
          <m:rPr>
            <m:sty m:val="p"/>
          </m:rPr>
          <m:t>(</m:t>
        </m:r>
        <m:limLow>
          <m:e>
            <m:r>
              <m:t>w</m:t>
            </m:r>
          </m:e>
          <m:lim>
            <m:r>
              <m:rPr>
                <m:sty m:val="p"/>
              </m:rPr>
              <m:t>∼</m:t>
            </m:r>
          </m:lim>
        </m:limLow>
        <m:r>
          <m:rPr>
            <m:sty m:val="p"/>
          </m:rPr>
          <m:t>,</m:t>
        </m:r>
        <m:r>
          <m:t>b</m:t>
        </m:r>
        <m:r>
          <m:rPr>
            <m:sty m:val="p"/>
          </m:rPr>
          <m:t>)</m:t>
        </m:r>
      </m:oMath>
      <w:del w:id="9950" w:author="PR Preview" w:date="2026-01-01T00:00:00Z">
        <w:r>
          <w:delText xml:space="preserve"> </w:delText>
        </w:r>
      </w:del>
      <w:del w:id="9951" w:author="PR Preview" w:date="2026-01-01T00:00:00Z">
        <w:r>
          <w:delText xml:space="preserve">by</w:delText>
        </w:r>
      </w:del>
      <w:del w:id="9952" w:author="PR Preview" w:date="2026-01-01T00:00:00Z">
        <w:r>
          <w:delText xml:space="preserve"> </w:delText>
        </w:r>
      </w:del>
      <m:oMath>
        <m:r>
          <m:rPr>
            <m:sty m:val="p"/>
          </m:rPr>
          <m:t>(</m:t>
        </m:r>
        <m:r>
          <m:rPr>
            <m:sty m:val="p"/>
          </m:rPr>
          <m:t>−</m:t>
        </m:r>
        <m:limLow>
          <m:e>
            <m:r>
              <m:t>w</m:t>
            </m:r>
          </m:e>
          <m:lim>
            <m:r>
              <m:rPr>
                <m:sty m:val="p"/>
              </m:rPr>
              <m:t>∼</m:t>
            </m:r>
          </m:lim>
        </m:limLow>
        <m:r>
          <m:rPr>
            <m:sty m:val="p"/>
          </m:rPr>
          <m:t>,</m:t>
        </m:r>
        <m:r>
          <m:rPr>
            <m:sty m:val="p"/>
          </m:rPr>
          <m:t>−</m:t>
        </m:r>
        <m:r>
          <m:t>b</m:t>
        </m:r>
        <m:r>
          <m:rPr>
            <m:sty m:val="p"/>
          </m:rPr>
          <m:t>)</m:t>
        </m:r>
      </m:oMath>
      <w:del w:id="9953" w:author="PR Preview" w:date="2026-01-01T00:00:00Z">
        <w:r>
          <w:delText xml:space="preserve"> </w:delText>
        </w:r>
      </w:del>
      <w:del w:id="9954" w:author="PR Preview" w:date="2026-01-01T00:00:00Z">
        <w:r>
          <w:delText xml:space="preserve">describes the same hyperplane</w:delText>
        </w:r>
      </w:del>
      <w:del w:id="9955" w:author="PR Preview" w:date="2026-01-01T00:00:00Z">
        <w:r>
          <w:delText xml:space="preserve"> </w:delText>
        </w:r>
      </w:del>
      <w:del w:id="9956" w:author="PR Preview" w:date="2026-01-01T00:00:00Z">
        <w:r>
          <w:delText xml:space="preserve">but swaps the names</w:delText>
        </w:r>
      </w:del>
      <w:del w:id="9957" w:author="PR Preview" w:date="2026-01-01T00:00:00Z">
        <w:r>
          <w:delText xml:space="preserve"> </w:delText>
        </w:r>
      </w:del>
      <m:oMath>
        <m:sSup>
          <m:e>
            <m:r>
              <m:rPr>
                <m:scr m:val="script"/>
                <m:sty m:val="p"/>
              </m:rPr>
              <m:t>H</m:t>
            </m:r>
          </m:e>
          <m:sup>
            <m:r>
              <m:rPr>
                <m:sty m:val="p"/>
              </m:rPr>
              <m:t>+</m:t>
            </m:r>
          </m:sup>
        </m:sSup>
      </m:oMath>
      <w:del w:id="9958" w:author="PR Preview" w:date="2026-01-01T00:00:00Z">
        <w:r>
          <w:delText xml:space="preserve"> </w:delText>
        </w:r>
      </w:del>
      <w:del w:id="9959" w:author="PR Preview" w:date="2026-01-01T00:00:00Z">
        <w:r>
          <w:delText xml:space="preserve">and</w:delText>
        </w:r>
      </w:del>
      <w:del w:id="9960" w:author="PR Preview" w:date="2026-01-01T00:00:00Z">
        <w:r>
          <w:delText xml:space="preserve"> </w:delText>
        </w:r>
      </w:del>
      <m:oMath>
        <m:sSup>
          <m:e>
            <m:r>
              <m:rPr>
                <m:scr m:val="script"/>
                <m:sty m:val="p"/>
              </m:rPr>
              <m:t>H</m:t>
            </m:r>
          </m:e>
          <m:sup>
            <m:r>
              <m:rPr>
                <m:sty m:val="p"/>
              </m:rPr>
              <m:t>−</m:t>
            </m:r>
          </m:sup>
        </m:sSup>
      </m:oMath>
      <w:del w:id="9961" w:author="PR Preview" w:date="2026-01-01T00:00:00Z">
        <w:r>
          <w:delText xml:space="preserve">.</w:delText>
        </w:r>
      </w:del>
      <w:del w:id="9962" w:author="PR Preview" w:date="2026-01-01T00:00:00Z">
        <w:r>
          <w:delText xml:space="preserve"> </w:delText>
        </w:r>
      </w:del>
      <w:del w:id="9963" w:author="PR Preview" w:date="2026-01-01T00:00:00Z">
        <w:r>
          <w:delText xml:space="preserve">The sign of</w:delText>
        </w:r>
      </w:del>
      <w:del w:id="9964"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9965" w:author="PR Preview" w:date="2026-01-01T00:00:00Z">
        <w:r>
          <w:delText xml:space="preserve"> </w:delText>
        </w:r>
      </w:del>
      <w:del w:id="9966" w:author="PR Preview" w:date="2026-01-01T00:00:00Z">
        <w:r>
          <w:delText xml:space="preserve">tells you which side of the hyperplane</w:delText>
        </w:r>
      </w:del>
      <w:del w:id="9967" w:author="PR Preview" w:date="2026-01-01T00:00:00Z">
        <w:r>
          <w:delText xml:space="preserve"> </w:delText>
        </w:r>
      </w:del>
      <m:oMath>
        <m:limLow>
          <m:e>
            <m:r>
              <m:t>x</m:t>
            </m:r>
          </m:e>
          <m:lim>
            <m:r>
              <m:rPr>
                <m:sty m:val="p"/>
              </m:rPr>
              <m:t>∼</m:t>
            </m:r>
          </m:lim>
        </m:limLow>
      </m:oMath>
      <w:del w:id="9968" w:author="PR Preview" w:date="2026-01-01T00:00:00Z">
        <w:r>
          <w:delText xml:space="preserve"> </w:delText>
        </w:r>
      </w:del>
      <w:del w:id="9969" w:author="PR Preview" w:date="2026-01-01T00:00:00Z">
        <w:r>
          <w:delText xml:space="preserve">is on.</w:delText>
        </w:r>
      </w:del>
      <w:del w:id="9970" w:author="PR Preview" w:date="2026-01-01T00:00:00Z">
        <w:r>
          <w:delText xml:space="preserve"> </w:delText>
        </w:r>
      </w:del>
      <w:del w:id="9971" w:author="PR Preview" w:date="2026-01-01T00:00:00Z">
        <w:r>
          <w:delText xml:space="preserve">A linear classifier uses this sign to assign one of two labels.</w:delText>
        </w:r>
      </w:del>
    </w:p>
    <w:p>
      <w:pPr>
        <w:pStyle w:val="BodyText"/>
      </w:pPr>
      <w:del w:id="9972" w:author="PR Preview" w:date="2026-01-01T00:00:00Z">
        <w:r>
          <w:rPr>
            <w:b/>
            <w:bCs/>
          </w:rPr>
          <w:delText xml:space="preserve">Example 75 (Half-spaces of a line in the plane)</w:delText>
        </w:r>
      </w:del>
      <w:del w:id="9973" w:author="PR Preview" w:date="2026-01-01T00:00:00Z">
        <w:r>
          <w:delText xml:space="preserve"> </w:delText>
        </w:r>
      </w:del>
      <w:del w:id="9974" w:author="PR Preview" w:date="2026-01-01T00:00:00Z">
        <w:r>
          <w:delText xml:space="preserve">Let</w:delText>
        </w:r>
      </w:del>
      <w:del w:id="9975" w:author="PR Preview" w:date="2026-01-01T00:00:00Z">
        <w:r>
          <w:delText xml:space="preserve"> </w:delText>
        </w:r>
      </w:del>
      <m:oMath>
        <m:r>
          <m:rPr>
            <m:scr m:val="script"/>
            <m:sty m:val="p"/>
          </m:rPr>
          <m:t>H</m:t>
        </m:r>
      </m:oMath>
      <w:del w:id="9976" w:author="PR Preview" w:date="2026-01-01T00:00:00Z">
        <w:r>
          <w:delText xml:space="preserve"> </w:delText>
        </w:r>
      </w:del>
      <w:del w:id="9977" w:author="PR Preview" w:date="2026-01-01T00:00:00Z">
        <w:r>
          <w:delText xml:space="preserve">be the line in</w:delText>
        </w:r>
      </w:del>
      <w:del w:id="9978" w:author="PR Preview" w:date="2026-01-01T00:00:00Z">
        <w:r>
          <w:delText xml:space="preserve"> </w:delText>
        </w:r>
      </w:del>
      <m:oMath>
        <m:sSup>
          <m:e>
            <m:r>
              <m:rPr>
                <m:scr m:val="double-struck"/>
                <m:sty m:val="p"/>
              </m:rPr>
              <m:t>R</m:t>
            </m:r>
          </m:e>
          <m:sup>
            <m:r>
              <m:t>2</m:t>
            </m:r>
          </m:sup>
        </m:sSup>
      </m:oMath>
      <w:del w:id="9979" w:author="PR Preview" w:date="2026-01-01T00:00:00Z">
        <w:r>
          <w:delText xml:space="preserve"> </w:delText>
        </w:r>
      </w:del>
      <w:del w:id="9980" w:author="PR Preview" w:date="2026-01-01T00:00:00Z">
        <w:r>
          <w:delText xml:space="preserve">with</w:delText>
        </w:r>
      </w:del>
      <w:del w:id="9981"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2</m:t>
        </m:r>
        <m:r>
          <m:rPr>
            <m:sty m:val="p"/>
          </m:rPr>
          <m:t>)</m:t>
        </m:r>
      </m:oMath>
      <w:del w:id="9982" w:author="PR Preview" w:date="2026-01-01T00:00:00Z">
        <w:r>
          <w:delText xml:space="preserve"> </w:delText>
        </w:r>
      </w:del>
      <w:del w:id="9983" w:author="PR Preview" w:date="2026-01-01T00:00:00Z">
        <w:r>
          <w:delText xml:space="preserve">and</w:delText>
        </w:r>
      </w:del>
      <w:del w:id="9984" w:author="PR Preview" w:date="2026-01-01T00:00:00Z">
        <w:r>
          <w:delText xml:space="preserve"> </w:delText>
        </w:r>
      </w:del>
      <m:oMath>
        <m:r>
          <m:t>b</m:t>
        </m:r>
        <m:r>
          <m:rPr>
            <m:sty m:val="p"/>
          </m:rPr>
          <m:t>=</m:t>
        </m:r>
        <m:r>
          <m:rPr>
            <m:sty m:val="p"/>
          </m:rPr>
          <m:t>−</m:t>
        </m:r>
        <m:r>
          <m:t>2</m:t>
        </m:r>
      </m:oMath>
      <w:del w:id="9985" w:author="PR Preview" w:date="2026-01-01T00:00:00Z">
        <w:r>
          <w:delText xml:space="preserve"> </w:delText>
        </w:r>
      </w:del>
      <w:del w:id="9986" w:author="PR Preview" w:date="2026-01-01T00:00:00Z">
        <w:r>
          <w:delText xml:space="preserve">(</w:delText>
        </w:r>
      </w:del>
      <w:hyperlink w:anchor="def-hyperplane">
        <w:del w:id="9987" w:author="PR Preview" w:date="2026-01-01T00:00:00Z">
          <w:r>
            <w:rPr>
              <w:rStyle w:val="Hyperlink"/>
            </w:rPr>
            <w:delText xml:space="preserve">Definition 41</w:delText>
          </w:r>
        </w:del>
      </w:hyperlink>
      <w:del w:id="9988" w:author="PR Preview" w:date="2026-01-01T00:00:00Z">
        <w:r>
          <w:delText xml:space="preserve">),</w:delText>
        </w:r>
      </w:del>
      <w:del w:id="9989" w:author="PR Preview" w:date="2026-01-01T00:00:00Z">
        <w:r>
          <w:delText xml:space="preserve"> </w:delText>
        </w:r>
      </w:del>
      <w:del w:id="9990" w:author="PR Preview" w:date="2026-01-01T00:00:00Z">
        <w:r>
          <w:delText xml:space="preserve">so</w:delText>
        </w:r>
      </w:del>
      <w:del w:id="9991" w:author="PR Preview" w:date="2026-01-01T00:00:00Z">
        <w:r>
          <w:delText xml:space="preserve"> </w:delText>
        </w:r>
      </w:del>
      <m:oMath>
        <m:r>
          <m:rPr>
            <m:scr m:val="script"/>
            <m:sty m:val="p"/>
          </m:rPr>
          <m:t>H</m:t>
        </m:r>
        <m:r>
          <m:rPr>
            <m:sty m:val="p"/>
          </m:rPr>
          <m:t>=</m:t>
        </m:r>
        <m:r>
          <m:t>​</m:t>
        </m:r>
        <m:d>
          <m:dPr>
            <m:begChr m:val="{"/>
            <m:sepChr m:val=""/>
            <m:endChr m:val="}"/>
            <m:grow/>
          </m:dPr>
          <m:e>
            <m:limLow>
              <m:e>
                <m:r>
                  <m:t>x</m:t>
                </m:r>
              </m:e>
              <m:lim>
                <m:r>
                  <m:rPr>
                    <m:sty m:val="p"/>
                  </m:rPr>
                  <m:t>∼</m:t>
                </m:r>
              </m:lim>
            </m:limLow>
            <m:r>
              <m:rPr>
                <m:sty m:val="p"/>
              </m:rPr>
              <m:t>:</m:t>
            </m:r>
            <m:sSub>
              <m:e>
                <m:r>
                  <m:t>x</m:t>
                </m:r>
              </m:e>
              <m:sub>
                <m:r>
                  <m:t>1</m:t>
                </m:r>
              </m:sub>
            </m:sSub>
            <m:r>
              <m:rPr>
                <m:sty m:val="p"/>
              </m:rPr>
              <m:t>+</m:t>
            </m:r>
            <m:r>
              <m:t>2</m:t>
            </m:r>
            <m:sSub>
              <m:e>
                <m:r>
                  <m:t>x</m:t>
                </m:r>
              </m:e>
              <m:sub>
                <m:r>
                  <m:t>2</m:t>
                </m:r>
              </m:sub>
            </m:sSub>
            <m:r>
              <m:rPr>
                <m:sty m:val="p"/>
              </m:rPr>
              <m:t>−</m:t>
            </m:r>
            <m:r>
              <m:t>2</m:t>
            </m:r>
            <m:r>
              <m:rPr>
                <m:sty m:val="p"/>
              </m:rPr>
              <m:t>=</m:t>
            </m:r>
            <m:r>
              <m:t>0</m:t>
            </m:r>
          </m:e>
        </m:d>
        <m:r>
          <m:t>​</m:t>
        </m:r>
      </m:oMath>
      <w:del w:id="9992" w:author="PR Preview" w:date="2026-01-01T00:00:00Z">
        <w:r>
          <w:delText xml:space="preserve">.</w:delText>
        </w:r>
      </w:del>
      <w:del w:id="9993" w:author="PR Preview" w:date="2026-01-01T00:00:00Z">
        <w:r>
          <w:delText xml:space="preserve"> </w:delText>
        </w:r>
      </w:del>
      <w:del w:id="9994" w:author="PR Preview" w:date="2026-01-01T00:00:00Z">
        <w:r>
          <w:delText xml:space="preserve">Evaluate</w:delText>
        </w:r>
      </w:del>
      <w:del w:id="9995"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9996" w:author="PR Preview" w:date="2026-01-01T00:00:00Z">
        <w:r>
          <w:delText xml:space="preserve"> </w:delText>
        </w:r>
      </w:del>
      <w:del w:id="9997" w:author="PR Preview" w:date="2026-01-01T00:00:00Z">
        <w:r>
          <w:delText xml:space="preserve">at three points (</w:delText>
        </w:r>
      </w:del>
      <w:hyperlink w:anchor="def-half-space">
        <w:del w:id="9998" w:author="PR Preview" w:date="2026-01-01T00:00:00Z">
          <w:r>
            <w:rPr>
              <w:rStyle w:val="Hyperlink"/>
            </w:rPr>
            <w:delText xml:space="preserve">Definition 60</w:delText>
          </w:r>
        </w:del>
      </w:hyperlink>
      <w:del w:id="9999" w:author="PR Preview" w:date="2026-01-01T00:00:00Z">
        <w:r>
          <w:delText xml:space="preserve">):</w:delText>
        </w:r>
      </w:del>
    </w:p>
    <w:p>
      <w:pPr>
        <w:pStyle w:val="BodyText"/>
      </w:pPr>
      <w:ins w:id="10000" w:author="PR Preview" w:date="2026-01-01T00:00:00Z">
        <w:r>
          <w:rPr>
            <w:i/>
            <w:iCs/>
          </w:rPr>
          <w:t xml:space="preserve">Remark</w:t>
        </w:r>
      </w:ins>
      <w:ins w:id="10001" w:author="PR Preview" w:date="2026-01-01T00:00:00Z">
        <w:r>
          <w:t xml:space="preserve">. </w:t>
        </w:r>
      </w:ins>
      <w:ins w:id="10002" w:author="PR Preview" w:date="2026-01-01T00:00:00Z">
        <w:r>
          <w:t xml:space="preserve">Replacing</w:t>
        </w:r>
      </w:ins>
      <w:ins w:id="10003" w:author="PR Preview" w:date="2026-01-01T00:00:00Z">
        <w:r>
          <w:t xml:space="preserve"> </w:t>
        </w:r>
      </w:ins>
      <w:ins w:id="10004" w:author="PR Preview" w:date="2026-01-01T00:00:00Z">
        <w:r>
          <w:t xml:space="preserve">$(\mathord{\smash[b]{\underset{\raise.3ex\hbox{$\scriptstyle\sim$}}{w}}\vphantom{w}}, b)$</w:t>
        </w:r>
      </w:ins>
      <w:ins w:id="10005" w:author="PR Preview" w:date="2026-01-01T00:00:00Z">
        <w:r>
          <w:t xml:space="preserve"> </w:t>
        </w:r>
      </w:ins>
      <w:ins w:id="10006" w:author="PR Preview" w:date="2026-01-01T00:00:00Z">
        <w:r>
          <w:t xml:space="preserve">by</w:t>
        </w:r>
      </w:ins>
      <w:ins w:id="10007" w:author="PR Preview" w:date="2026-01-01T00:00:00Z">
        <w:r>
          <w:t xml:space="preserve"> </w:t>
        </w:r>
      </w:ins>
      <w:ins w:id="10008" w:author="PR Preview" w:date="2026-01-01T00:00:00Z">
        <w:r>
          <w:t xml:space="preserve">$(-\mathord{\smash[b]{\underset{\raise.3ex\hbox{$\scriptstyle\sim$}}{w}}\vphantom{w}}, -b)$</w:t>
        </w:r>
      </w:ins>
      <w:ins w:id="10009" w:author="PR Preview" w:date="2026-01-01T00:00:00Z">
        <w:r>
          <w:t xml:space="preserve"> </w:t>
        </w:r>
      </w:ins>
      <w:ins w:id="10010" w:author="PR Preview" w:date="2026-01-01T00:00:00Z">
        <w:r>
          <w:t xml:space="preserve">describes the same hyperplane</w:t>
        </w:r>
      </w:ins>
      <w:ins w:id="10011" w:author="PR Preview" w:date="2026-01-01T00:00:00Z">
        <w:r>
          <w:t xml:space="preserve"> </w:t>
        </w:r>
      </w:ins>
      <w:ins w:id="10012" w:author="PR Preview" w:date="2026-01-01T00:00:00Z">
        <w:r>
          <w:t xml:space="preserve">but swaps the names</w:t>
        </w:r>
      </w:ins>
      <w:ins w:id="10013" w:author="PR Preview" w:date="2026-01-01T00:00:00Z">
        <w:r>
          <w:t xml:space="preserve"> </w:t>
        </w:r>
      </w:ins>
      <m:oMath>
        <m:sSup>
          <m:e>
            <m:r>
              <m:rPr>
                <m:scr m:val="script"/>
                <m:sty m:val="p"/>
              </m:rPr>
              <m:t>H</m:t>
            </m:r>
          </m:e>
          <m:sup>
            <m:r>
              <m:rPr>
                <m:sty m:val="p"/>
              </m:rPr>
              <m:t>+</m:t>
            </m:r>
          </m:sup>
        </m:sSup>
      </m:oMath>
      <w:ins w:id="10014" w:author="PR Preview" w:date="2026-01-01T00:00:00Z">
        <w:r>
          <w:t xml:space="preserve"> </w:t>
        </w:r>
      </w:ins>
      <w:ins w:id="10015" w:author="PR Preview" w:date="2026-01-01T00:00:00Z">
        <w:r>
          <w:t xml:space="preserve">and</w:t>
        </w:r>
      </w:ins>
      <w:ins w:id="10016" w:author="PR Preview" w:date="2026-01-01T00:00:00Z">
        <w:r>
          <w:t xml:space="preserve"> </w:t>
        </w:r>
      </w:ins>
      <m:oMath>
        <m:sSup>
          <m:e>
            <m:r>
              <m:rPr>
                <m:scr m:val="script"/>
                <m:sty m:val="p"/>
              </m:rPr>
              <m:t>H</m:t>
            </m:r>
          </m:e>
          <m:sup>
            <m:r>
              <m:rPr>
                <m:sty m:val="p"/>
              </m:rPr>
              <m:t>−</m:t>
            </m:r>
          </m:sup>
        </m:sSup>
      </m:oMath>
      <w:ins w:id="10017" w:author="PR Preview" w:date="2026-01-01T00:00:00Z">
        <w:r>
          <w:t xml:space="preserve">.</w:t>
        </w:r>
      </w:ins>
      <w:ins w:id="10018" w:author="PR Preview" w:date="2026-01-01T00:00:00Z">
        <w:r>
          <w:t xml:space="preserve"> </w:t>
        </w:r>
      </w:ins>
      <w:ins w:id="10019" w:author="PR Preview" w:date="2026-01-01T00:00:00Z">
        <w:r>
          <w:t xml:space="preserve">The sign of</w:t>
        </w:r>
      </w:ins>
      <w:ins w:id="10020" w:author="PR Preview" w:date="2026-01-01T00:00:00Z">
        <w:r>
          <w:t xml:space="preserve"> </w:t>
        </w:r>
      </w:ins>
      <w:ins w:id="10021" w:author="PR Preview" w:date="2026-01-01T00:00:00Z">
        <w:r>
          <w:t xml:space="preserve">$\mathord{\smash[b]{\underset{\raise.3ex\hbox{$\scriptstyle\sim$}}{w}}\vphantom{w}} \cdot \mathord{\smash[b]{\underset{\raise.3ex\hbox{$\scriptstyle\sim$}}{x}}\vphantom{x}} + b$</w:t>
        </w:r>
      </w:ins>
      <w:ins w:id="10022" w:author="PR Preview" w:date="2026-01-01T00:00:00Z">
        <w:r>
          <w:t xml:space="preserve"> </w:t>
        </w:r>
      </w:ins>
      <w:ins w:id="10023" w:author="PR Preview" w:date="2026-01-01T00:00:00Z">
        <w:r>
          <w:t xml:space="preserve">tells you which side of the hyperplane</w:t>
        </w:r>
      </w:ins>
      <w:ins w:id="10024" w:author="PR Preview" w:date="2026-01-01T00:00:00Z">
        <w:r>
          <w:t xml:space="preserve"> </w:t>
        </w:r>
      </w:ins>
      <w:ins w:id="10025" w:author="PR Preview" w:date="2026-01-01T00:00:00Z">
        <w:r>
          <w:t xml:space="preserve">$\mathord{\smash[b]{\underset{\raise.3ex\hbox{$\scriptstyle\sim$}}{x}}\vphantom{x}}$</w:t>
        </w:r>
      </w:ins>
      <w:ins w:id="10026" w:author="PR Preview" w:date="2026-01-01T00:00:00Z">
        <w:r>
          <w:t xml:space="preserve"> </w:t>
        </w:r>
      </w:ins>
      <w:ins w:id="10027" w:author="PR Preview" w:date="2026-01-01T00:00:00Z">
        <w:r>
          <w:t xml:space="preserve">is on.</w:t>
        </w:r>
      </w:ins>
      <w:ins w:id="10028" w:author="PR Preview" w:date="2026-01-01T00:00:00Z">
        <w:r>
          <w:t xml:space="preserve"> </w:t>
        </w:r>
      </w:ins>
      <w:ins w:id="10029" w:author="PR Preview" w:date="2026-01-01T00:00:00Z">
        <w:r>
          <w:t xml:space="preserve">A linear classifier uses this sign to assign one of two labels.</w:t>
        </w:r>
      </w:ins>
    </w:p>
    <w:bookmarkStart w:id="285" w:name="exm-half-space-plane"/>
    <w:p>
      <w:pPr>
        <w:pStyle w:val="BodyText"/>
      </w:pPr>
      <w:ins w:id="10030" w:author="PR Preview" w:date="2026-01-01T00:00:00Z">
        <w:r>
          <w:rPr>
            <w:b/>
            <w:bCs/>
          </w:rPr>
          <w:t xml:space="preserve">Example 75 (Half-spaces of a line in the plane)</w:t>
        </w:r>
      </w:ins>
      <w:ins w:id="10031" w:author="PR Preview" w:date="2026-01-01T00:00:00Z">
        <w:r>
          <w:t xml:space="preserve"> </w:t>
        </w:r>
      </w:ins>
      <w:ins w:id="10032" w:author="PR Preview" w:date="2026-01-01T00:00:00Z">
        <w:r>
          <w:t xml:space="preserve">Let</w:t>
        </w:r>
      </w:ins>
      <w:ins w:id="10033" w:author="PR Preview" w:date="2026-01-01T00:00:00Z">
        <w:r>
          <w:t xml:space="preserve"> </w:t>
        </w:r>
      </w:ins>
      <m:oMath>
        <m:r>
          <m:rPr>
            <m:scr m:val="script"/>
            <m:sty m:val="p"/>
          </m:rPr>
          <m:t>H</m:t>
        </m:r>
      </m:oMath>
      <w:ins w:id="10034" w:author="PR Preview" w:date="2026-01-01T00:00:00Z">
        <w:r>
          <w:t xml:space="preserve"> </w:t>
        </w:r>
      </w:ins>
      <w:ins w:id="10035" w:author="PR Preview" w:date="2026-01-01T00:00:00Z">
        <w:r>
          <w:t xml:space="preserve">be the line in</w:t>
        </w:r>
      </w:ins>
      <w:ins w:id="10036" w:author="PR Preview" w:date="2026-01-01T00:00:00Z">
        <w:r>
          <w:t xml:space="preserve"> </w:t>
        </w:r>
      </w:ins>
      <m:oMath>
        <m:sSup>
          <m:e>
            <m:r>
              <m:rPr>
                <m:scr m:val="double-struck"/>
                <m:sty m:val="p"/>
              </m:rPr>
              <m:t>R</m:t>
            </m:r>
          </m:e>
          <m:sup>
            <m:r>
              <m:t>2</m:t>
            </m:r>
          </m:sup>
        </m:sSup>
      </m:oMath>
      <w:ins w:id="10037" w:author="PR Preview" w:date="2026-01-01T00:00:00Z">
        <w:r>
          <w:t xml:space="preserve"> </w:t>
        </w:r>
      </w:ins>
      <w:ins w:id="10038" w:author="PR Preview" w:date="2026-01-01T00:00:00Z">
        <w:r>
          <w:t xml:space="preserve">with</w:t>
        </w:r>
      </w:ins>
      <w:ins w:id="10039" w:author="PR Preview" w:date="2026-01-01T00:00:00Z">
        <w:r>
          <w:t xml:space="preserve"> </w:t>
        </w:r>
      </w:ins>
      <w:ins w:id="10040" w:author="PR Preview" w:date="2026-01-01T00:00:00Z">
        <w:r>
          <w:t xml:space="preserve">$\mathord{\smash[b]{\underset{\raise.3ex\hbox{$\scriptstyle\sim$}}{w}}\vphantom{w}} = (1, 2)$</w:t>
        </w:r>
      </w:ins>
      <w:ins w:id="10041" w:author="PR Preview" w:date="2026-01-01T00:00:00Z">
        <w:r>
          <w:t xml:space="preserve"> </w:t>
        </w:r>
      </w:ins>
      <w:ins w:id="10042" w:author="PR Preview" w:date="2026-01-01T00:00:00Z">
        <w:r>
          <w:t xml:space="preserve">and</w:t>
        </w:r>
      </w:ins>
      <w:ins w:id="10043" w:author="PR Preview" w:date="2026-01-01T00:00:00Z">
        <w:r>
          <w:t xml:space="preserve"> </w:t>
        </w:r>
      </w:ins>
      <m:oMath>
        <m:r>
          <m:t>b</m:t>
        </m:r>
        <m:r>
          <m:rPr>
            <m:sty m:val="p"/>
          </m:rPr>
          <m:t>=</m:t>
        </m:r>
        <m:r>
          <m:rPr>
            <m:sty m:val="p"/>
          </m:rPr>
          <m:t>−</m:t>
        </m:r>
        <m:r>
          <m:t>2</m:t>
        </m:r>
      </m:oMath>
      <w:ins w:id="10044" w:author="PR Preview" w:date="2026-01-01T00:00:00Z">
        <w:r>
          <w:t xml:space="preserve"> </w:t>
        </w:r>
      </w:ins>
      <w:ins w:id="10045" w:author="PR Preview" w:date="2026-01-01T00:00:00Z">
        <w:r>
          <w:t xml:space="preserve">(</w:t>
        </w:r>
      </w:ins>
      <w:hyperlink w:anchor="def-hyperplane">
        <w:ins w:id="10046" w:author="PR Preview" w:date="2026-01-01T00:00:00Z">
          <w:r>
            <w:rPr>
              <w:rStyle w:val="Hyperlink"/>
            </w:rPr>
            <w:t xml:space="preserve">Definition 41</w:t>
          </w:r>
        </w:ins>
      </w:hyperlink>
      <w:ins w:id="10047" w:author="PR Preview" w:date="2026-01-01T00:00:00Z">
        <w:r>
          <w:t xml:space="preserve">),</w:t>
        </w:r>
      </w:ins>
      <w:ins w:id="10048" w:author="PR Preview" w:date="2026-01-01T00:00:00Z">
        <w:r>
          <w:t xml:space="preserve"> </w:t>
        </w:r>
      </w:ins>
      <w:ins w:id="10049" w:author="PR Preview" w:date="2026-01-01T00:00:00Z">
        <w:r>
          <w:t xml:space="preserve">so</w:t>
        </w:r>
      </w:ins>
      <w:ins w:id="10050" w:author="PR Preview" w:date="2026-01-01T00:00:00Z">
        <w:r>
          <w:t xml:space="preserve"> </w:t>
        </w:r>
      </w:ins>
      <w:ins w:id="10051" w:author="PR Preview" w:date="2026-01-01T00:00:00Z">
        <w:r>
          <w:t xml:space="preserve">$\mathcal{H} = \mathopen{}\left\{\mathord{\smash[b]{\underset{\raise.3ex\hbox{$\scriptstyle\sim$}}{x}}\vphantom{x}}: x_1 + 2 x_2 - 2 = 0\right\}\mathclose{}$</w:t>
        </w:r>
      </w:ins>
      <w:ins w:id="10052" w:author="PR Preview" w:date="2026-01-01T00:00:00Z">
        <w:r>
          <w:t xml:space="preserve">.</w:t>
        </w:r>
      </w:ins>
      <w:ins w:id="10053" w:author="PR Preview" w:date="2026-01-01T00:00:00Z">
        <w:r>
          <w:t xml:space="preserve"> </w:t>
        </w:r>
      </w:ins>
      <w:ins w:id="10054" w:author="PR Preview" w:date="2026-01-01T00:00:00Z">
        <w:r>
          <w:t xml:space="preserve">Evaluate</w:t>
        </w:r>
      </w:ins>
      <w:ins w:id="10055" w:author="PR Preview" w:date="2026-01-01T00:00:00Z">
        <w:r>
          <w:t xml:space="preserve"> </w:t>
        </w:r>
      </w:ins>
      <w:ins w:id="10056" w:author="PR Preview" w:date="2026-01-01T00:00:00Z">
        <w:r>
          <w:t xml:space="preserve">$\mathord{\smash[b]{\underset{\raise.3ex\hbox{$\scriptstyle\sim$}}{w}}\vphantom{w}} \cdot \mathord{\smash[b]{\underset{\raise.3ex\hbox{$\scriptstyle\sim$}}{x}}\vphantom{x}} + b$</w:t>
        </w:r>
      </w:ins>
      <w:ins w:id="10057" w:author="PR Preview" w:date="2026-01-01T00:00:00Z">
        <w:r>
          <w:t xml:space="preserve"> </w:t>
        </w:r>
      </w:ins>
      <w:ins w:id="10058" w:author="PR Preview" w:date="2026-01-01T00:00:00Z">
        <w:r>
          <w:t xml:space="preserve">at three points (</w:t>
        </w:r>
      </w:ins>
      <w:hyperlink w:anchor="def-half-space">
        <w:ins w:id="10059" w:author="PR Preview" w:date="2026-01-01T00:00:00Z">
          <w:r>
            <w:rPr>
              <w:rStyle w:val="Hyperlink"/>
            </w:rPr>
            <w:t xml:space="preserve">Definition 60</w:t>
          </w:r>
        </w:ins>
      </w:hyperlink>
      <w:ins w:id="10060" w:author="PR Preview" w:date="2026-01-01T00:00:00Z">
        <w:r>
          <w:t xml:space="preserve">):</w:t>
        </w:r>
      </w:ins>
    </w:p>
    <w:p>
      <w:pPr>
        <w:pStyle w:val="Compact"/>
        <w:numPr>
          <w:ilvl w:val="0"/>
          <w:numId w:val="1031"/>
        </w:numPr>
      </w:pPr>
      <w:r>
        <w:t xml:space="preserve">At</w:t>
      </w:r>
      <w:r>
        <w:t xml:space="preserve"> </w:t>
      </w:r>
      <m:oMath>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2</m:t>
        </m:r>
        <m:r>
          <m:rPr>
            <m:sty m:val="p"/>
          </m:rPr>
          <m:t>=</m:t>
        </m:r>
        <m:r>
          <m:rPr>
            <m:sty m:val="p"/>
          </m:rPr>
          <m:t>−</m:t>
        </m:r>
        <m:r>
          <m:t>2</m:t>
        </m:r>
        <m:r>
          <m:rPr>
            <m:sty m:val="p"/>
          </m:rPr>
          <m:t>&lt;</m:t>
        </m:r>
        <m:r>
          <m:t>0</m:t>
        </m:r>
      </m:oMath>
      <w:r>
        <w:t xml:space="preserve">, so</w:t>
      </w:r>
      <w:r>
        <w:t xml:space="preserve"> </w:t>
      </w:r>
      <m:oMath>
        <m:r>
          <m:rPr>
            <m:sty m:val="p"/>
          </m:rPr>
          <m:t>(</m:t>
        </m:r>
        <m:r>
          <m:t>0</m:t>
        </m:r>
        <m:r>
          <m:rPr>
            <m:sty m:val="p"/>
          </m:rPr>
          <m:t>,</m:t>
        </m:r>
        <m:r>
          <m:t>0</m:t>
        </m:r>
        <m:r>
          <m:rPr>
            <m:sty m:val="p"/>
          </m:rPr>
          <m:t>)</m:t>
        </m:r>
        <m:r>
          <m:rPr>
            <m:sty m:val="p"/>
          </m:rPr>
          <m:t>∈</m:t>
        </m:r>
        <m:sSup>
          <m:e>
            <m:r>
              <m:rPr>
                <m:scr m:val="script"/>
                <m:sty m:val="p"/>
              </m:rPr>
              <m:t>H</m:t>
            </m:r>
          </m:e>
          <m:sup>
            <m:r>
              <m:rPr>
                <m:sty m:val="p"/>
              </m:rPr>
              <m:t>−</m:t>
            </m:r>
          </m:sup>
        </m:sSup>
      </m:oMath>
      <w:r>
        <w:t xml:space="preserve">.</w:t>
      </w:r>
    </w:p>
    <w:p>
      <w:pPr>
        <w:pStyle w:val="Compact"/>
        <w:numPr>
          <w:ilvl w:val="0"/>
          <w:numId w:val="1031"/>
        </w:numPr>
      </w:pPr>
      <w:r>
        <w:t xml:space="preserve">At</w:t>
      </w:r>
      <w:r>
        <w:t xml:space="preserve"> </w:t>
      </w:r>
      <m:oMath>
        <m:r>
          <m:rPr>
            <m:sty m:val="p"/>
          </m:rPr>
          <m:t>(</m:t>
        </m:r>
        <m:r>
          <m:t>2</m:t>
        </m:r>
        <m:r>
          <m:rPr>
            <m:sty m:val="p"/>
          </m:rPr>
          <m:t>,</m:t>
        </m:r>
        <m:r>
          <m:t>0</m:t>
        </m:r>
        <m:r>
          <m:rPr>
            <m:sty m:val="p"/>
          </m:rPr>
          <m:t>)</m:t>
        </m:r>
      </m:oMath>
      <w:r>
        <w:t xml:space="preserve"> </w:t>
      </w:r>
      <w:r>
        <w:t xml:space="preserve">it equals</w:t>
      </w:r>
      <w:r>
        <w:t xml:space="preserve"> </w:t>
      </w:r>
      <m:oMath>
        <m:r>
          <m:t>2</m:t>
        </m:r>
        <m:r>
          <m:rPr>
            <m:sty m:val="p"/>
          </m:rPr>
          <m:t>+</m:t>
        </m:r>
        <m:r>
          <m:t>0</m:t>
        </m:r>
        <m:r>
          <m:rPr>
            <m:sty m:val="p"/>
          </m:rPr>
          <m:t>−</m:t>
        </m:r>
        <m:r>
          <m:t>2</m:t>
        </m:r>
        <m:r>
          <m:rPr>
            <m:sty m:val="p"/>
          </m:rPr>
          <m:t>=</m:t>
        </m:r>
        <m:r>
          <m:t>0</m:t>
        </m:r>
      </m:oMath>
      <w:r>
        <w:t xml:space="preserve">, so</w:t>
      </w:r>
      <w:r>
        <w:t xml:space="preserve"> </w:t>
      </w:r>
      <m:oMath>
        <m:r>
          <m:rPr>
            <m:sty m:val="p"/>
          </m:rPr>
          <m:t>(</m:t>
        </m:r>
        <m:r>
          <m:t>2</m:t>
        </m:r>
        <m:r>
          <m:rPr>
            <m:sty m:val="p"/>
          </m:rPr>
          <m:t>,</m:t>
        </m:r>
        <m:r>
          <m:t>0</m:t>
        </m:r>
        <m:r>
          <m:rPr>
            <m:sty m:val="p"/>
          </m:rPr>
          <m:t>)</m:t>
        </m:r>
        <m:r>
          <m:rPr>
            <m:sty m:val="p"/>
          </m:rPr>
          <m:t>∈</m:t>
        </m:r>
        <m:r>
          <m:rPr>
            <m:scr m:val="script"/>
            <m:sty m:val="p"/>
          </m:rPr>
          <m:t>H</m:t>
        </m:r>
      </m:oMath>
      <w:r>
        <w:t xml:space="preserve">.</w:t>
      </w:r>
    </w:p>
    <w:p>
      <w:pPr>
        <w:pStyle w:val="Compact"/>
        <w:numPr>
          <w:ilvl w:val="0"/>
          <w:numId w:val="1031"/>
        </w:numPr>
      </w:pPr>
      <w:r>
        <w:t xml:space="preserve">At</w:t>
      </w:r>
      <w:r>
        <w:t xml:space="preserve"> </w:t>
      </w:r>
      <m:oMath>
        <m:r>
          <m:rPr>
            <m:sty m:val="p"/>
          </m:rPr>
          <m:t>(</m:t>
        </m:r>
        <m:r>
          <m:t>2</m:t>
        </m:r>
        <m:r>
          <m:rPr>
            <m:sty m:val="p"/>
          </m:rPr>
          <m:t>,</m:t>
        </m:r>
        <m:r>
          <m:t>1</m:t>
        </m:r>
        <m:r>
          <m:rPr>
            <m:sty m:val="p"/>
          </m:rPr>
          <m:t>)</m:t>
        </m:r>
      </m:oMath>
      <w:r>
        <w:t xml:space="preserve"> </w:t>
      </w:r>
      <w:r>
        <w:t xml:space="preserve">it equals</w:t>
      </w:r>
      <w:r>
        <w:t xml:space="preserve"> </w:t>
      </w:r>
      <m:oMath>
        <m:r>
          <m:t>2</m:t>
        </m:r>
        <m:r>
          <m:rPr>
            <m:sty m:val="p"/>
          </m:rPr>
          <m:t>+</m:t>
        </m:r>
        <m:r>
          <m:t>2</m:t>
        </m:r>
        <m:r>
          <m:rPr>
            <m:sty m:val="p"/>
          </m:rPr>
          <m:t>−</m:t>
        </m:r>
        <m:r>
          <m:t>2</m:t>
        </m:r>
        <m:r>
          <m:rPr>
            <m:sty m:val="p"/>
          </m:rPr>
          <m:t>=</m:t>
        </m:r>
        <m:r>
          <m:t>2</m:t>
        </m:r>
        <m:r>
          <m:rPr>
            <m:sty m:val="p"/>
          </m:rPr>
          <m:t>&gt;</m:t>
        </m:r>
        <m:r>
          <m:t>0</m:t>
        </m:r>
      </m:oMath>
      <w:r>
        <w:t xml:space="preserve">, so</w:t>
      </w:r>
      <w:r>
        <w:t xml:space="preserve"> </w:t>
      </w:r>
      <m:oMath>
        <m:r>
          <m:rPr>
            <m:sty m:val="p"/>
          </m:rPr>
          <m:t>(</m:t>
        </m:r>
        <m:r>
          <m:t>2</m:t>
        </m:r>
        <m:r>
          <m:rPr>
            <m:sty m:val="p"/>
          </m:rPr>
          <m:t>,</m:t>
        </m:r>
        <m:r>
          <m:t>1</m:t>
        </m:r>
        <m:r>
          <m:rPr>
            <m:sty m:val="p"/>
          </m:rPr>
          <m:t>)</m:t>
        </m:r>
        <m:r>
          <m:rPr>
            <m:sty m:val="p"/>
          </m:rPr>
          <m:t>∈</m:t>
        </m:r>
        <m:sSup>
          <m:e>
            <m:r>
              <m:rPr>
                <m:scr m:val="script"/>
                <m:sty m:val="p"/>
              </m:rPr>
              <m:t>H</m:t>
            </m:r>
          </m:e>
          <m:sup>
            <m:r>
              <m:rPr>
                <m:sty m:val="p"/>
              </m:rPr>
              <m:t>+</m:t>
            </m:r>
          </m:sup>
        </m:sSup>
      </m:oMath>
      <w:r>
        <w:t xml:space="preserve">.</w:t>
      </w:r>
    </w:p>
    <w:p>
      <w:pPr>
        <w:pStyle w:val="FirstParagraph"/>
      </w:pPr>
      <w:del w:id="10061" w:author="PR Preview" w:date="2026-01-01T00:00:00Z">
        <w:r>
          <w:delText xml:space="preserve">Moving from</w:delText>
        </w:r>
      </w:del>
      <w:del w:id="10062" w:author="PR Preview" w:date="2026-01-01T00:00:00Z">
        <w:r>
          <w:delText xml:space="preserve"> </w:delText>
        </w:r>
      </w:del>
      <m:oMath>
        <m:r>
          <m:rPr>
            <m:sty m:val="p"/>
          </m:rPr>
          <m:t>(</m:t>
        </m:r>
        <m:r>
          <m:t>2</m:t>
        </m:r>
        <m:r>
          <m:rPr>
            <m:sty m:val="p"/>
          </m:rPr>
          <m:t>,</m:t>
        </m:r>
        <m:r>
          <m:t>0</m:t>
        </m:r>
        <m:r>
          <m:rPr>
            <m:sty m:val="p"/>
          </m:rPr>
          <m:t>)</m:t>
        </m:r>
      </m:oMath>
      <w:del w:id="10063" w:author="PR Preview" w:date="2026-01-01T00:00:00Z">
        <w:r>
          <w:delText xml:space="preserve"> </w:delText>
        </w:r>
      </w:del>
      <w:del w:id="10064" w:author="PR Preview" w:date="2026-01-01T00:00:00Z">
        <w:r>
          <w:delText xml:space="preserve">in the direction</w:delText>
        </w:r>
      </w:del>
      <w:del w:id="10065"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2</m:t>
        </m:r>
        <m:r>
          <m:rPr>
            <m:sty m:val="p"/>
          </m:rPr>
          <m:t>)</m:t>
        </m:r>
      </m:oMath>
      <w:del w:id="10066" w:author="PR Preview" w:date="2026-01-01T00:00:00Z">
        <w:r>
          <w:delText xml:space="preserve"> </w:delText>
        </w:r>
      </w:del>
      <w:del w:id="10067" w:author="PR Preview" w:date="2026-01-01T00:00:00Z">
        <w:r>
          <w:delText xml:space="preserve">gives</w:delText>
        </w:r>
      </w:del>
      <w:del w:id="10068" w:author="PR Preview" w:date="2026-01-01T00:00:00Z">
        <w:r>
          <w:delText xml:space="preserve"> </w:delText>
        </w:r>
      </w:del>
      <m:oMath>
        <m:r>
          <m:rPr>
            <m:sty m:val="p"/>
          </m:rPr>
          <m:t>(</m:t>
        </m:r>
        <m:r>
          <m:t>3</m:t>
        </m:r>
        <m:r>
          <m:rPr>
            <m:sty m:val="p"/>
          </m:rPr>
          <m:t>,</m:t>
        </m:r>
        <m:r>
          <m:t>2</m:t>
        </m:r>
        <m:r>
          <m:rPr>
            <m:sty m:val="p"/>
          </m:rPr>
          <m:t>)</m:t>
        </m:r>
      </m:oMath>
      <w:del w:id="10069" w:author="PR Preview" w:date="2026-01-01T00:00:00Z">
        <w:r>
          <w:delText xml:space="preserve">,</w:delText>
        </w:r>
      </w:del>
      <w:del w:id="10070" w:author="PR Preview" w:date="2026-01-01T00:00:00Z">
        <w:r>
          <w:delText xml:space="preserve"> </w:delText>
        </w:r>
      </w:del>
      <w:del w:id="10071" w:author="PR Preview" w:date="2026-01-01T00:00:00Z">
        <w:r>
          <w:delText xml:space="preserve">where the value is</w:delText>
        </w:r>
      </w:del>
      <w:del w:id="10072" w:author="PR Preview" w:date="2026-01-01T00:00:00Z">
        <w:r>
          <w:delText xml:space="preserve"> </w:delText>
        </w:r>
      </w:del>
      <m:oMath>
        <m:r>
          <m:t>3</m:t>
        </m:r>
        <m:r>
          <m:rPr>
            <m:sty m:val="p"/>
          </m:rPr>
          <m:t>+</m:t>
        </m:r>
        <m:r>
          <m:t>4</m:t>
        </m:r>
        <m:r>
          <m:rPr>
            <m:sty m:val="p"/>
          </m:rPr>
          <m:t>−</m:t>
        </m:r>
        <m:r>
          <m:t>2</m:t>
        </m:r>
        <m:r>
          <m:rPr>
            <m:sty m:val="p"/>
          </m:rPr>
          <m:t>=</m:t>
        </m:r>
        <m:r>
          <m:t>5</m:t>
        </m:r>
        <m:r>
          <m:rPr>
            <m:sty m:val="p"/>
          </m:rPr>
          <m:t>&gt;</m:t>
        </m:r>
        <m:r>
          <m:t>0</m:t>
        </m:r>
      </m:oMath>
      <w:del w:id="10073" w:author="PR Preview" w:date="2026-01-01T00:00:00Z">
        <w:r>
          <w:delText xml:space="preserve">.</w:delText>
        </w:r>
      </w:del>
      <w:del w:id="10074" w:author="PR Preview" w:date="2026-01-01T00:00:00Z">
        <w:r>
          <w:delText xml:space="preserve"> </w:delText>
        </w:r>
      </w:del>
      <w:del w:id="10075" w:author="PR Preview" w:date="2026-01-01T00:00:00Z">
        <w:r>
          <w:delText xml:space="preserve">So the direction</w:delText>
        </w:r>
      </w:del>
      <w:del w:id="10076" w:author="PR Preview" w:date="2026-01-01T00:00:00Z">
        <w:r>
          <w:delText xml:space="preserve"> </w:delText>
        </w:r>
      </w:del>
      <m:oMath>
        <m:limLow>
          <m:e>
            <m:r>
              <m:t>w</m:t>
            </m:r>
          </m:e>
          <m:lim>
            <m:r>
              <m:rPr>
                <m:sty m:val="p"/>
              </m:rPr>
              <m:t>∼</m:t>
            </m:r>
          </m:lim>
        </m:limLow>
      </m:oMath>
      <w:del w:id="10077" w:author="PR Preview" w:date="2026-01-01T00:00:00Z">
        <w:r>
          <w:delText xml:space="preserve"> </w:delText>
        </w:r>
      </w:del>
      <w:del w:id="10078" w:author="PR Preview" w:date="2026-01-01T00:00:00Z">
        <w:r>
          <w:delText xml:space="preserve">leads into</w:delText>
        </w:r>
      </w:del>
      <w:del w:id="10079" w:author="PR Preview" w:date="2026-01-01T00:00:00Z">
        <w:r>
          <w:delText xml:space="preserve"> </w:delText>
        </w:r>
      </w:del>
      <m:oMath>
        <m:sSup>
          <m:e>
            <m:r>
              <m:rPr>
                <m:scr m:val="script"/>
                <m:sty m:val="p"/>
              </m:rPr>
              <m:t>H</m:t>
            </m:r>
          </m:e>
          <m:sup>
            <m:r>
              <m:rPr>
                <m:sty m:val="p"/>
              </m:rPr>
              <m:t>+</m:t>
            </m:r>
          </m:sup>
        </m:sSup>
      </m:oMath>
      <w:del w:id="10080" w:author="PR Preview" w:date="2026-01-01T00:00:00Z">
        <w:r>
          <w:delText xml:space="preserve">.</w:delText>
        </w:r>
      </w:del>
    </w:p>
    <w:p>
      <w:pPr>
        <w:pStyle w:val="BodyText"/>
      </w:pPr>
      <w:del w:id="10081" w:author="PR Preview" w:date="2026-01-01T00:00:00Z">
        <w:r>
          <w:rPr>
            <w:i/>
            <w:iCs/>
          </w:rPr>
          <w:delText xml:space="preserve">Remark 19</w:delText>
        </w:r>
      </w:del>
      <w:del w:id="10082" w:author="PR Preview" w:date="2026-01-01T00:00:00Z">
        <w:r>
          <w:delText xml:space="preserve"> (The two sides of a hyperplane). </w:delText>
        </w:r>
      </w:del>
      <w:del w:id="10083" w:author="PR Preview" w:date="2026-01-01T00:00:00Z">
        <w:r>
          <w:delText xml:space="preserve">Every point of</w:delText>
        </w:r>
      </w:del>
      <w:del w:id="10084" w:author="PR Preview" w:date="2026-01-01T00:00:00Z">
        <w:r>
          <w:delText xml:space="preserve"> </w:delText>
        </w:r>
      </w:del>
      <m:oMath>
        <m:sSup>
          <m:e>
            <m:r>
              <m:rPr>
                <m:scr m:val="double-struck"/>
                <m:sty m:val="p"/>
              </m:rPr>
              <m:t>R</m:t>
            </m:r>
          </m:e>
          <m:sup>
            <m:r>
              <m:t>p</m:t>
            </m:r>
          </m:sup>
        </m:sSup>
      </m:oMath>
      <w:del w:id="10085" w:author="PR Preview" w:date="2026-01-01T00:00:00Z">
        <w:r>
          <w:delText xml:space="preserve"> </w:delText>
        </w:r>
      </w:del>
      <w:del w:id="10086" w:author="PR Preview" w:date="2026-01-01T00:00:00Z">
        <w:r>
          <w:delText xml:space="preserve">is in exactly one of</w:delText>
        </w:r>
      </w:del>
      <w:del w:id="10087" w:author="PR Preview" w:date="2026-01-01T00:00:00Z">
        <w:r>
          <w:delText xml:space="preserve"> </w:delText>
        </w:r>
      </w:del>
      <m:oMath>
        <m:sSup>
          <m:e>
            <m:r>
              <m:rPr>
                <m:scr m:val="script"/>
                <m:sty m:val="p"/>
              </m:rPr>
              <m:t>H</m:t>
            </m:r>
          </m:e>
          <m:sup>
            <m:r>
              <m:rPr>
                <m:sty m:val="p"/>
              </m:rPr>
              <m:t>+</m:t>
            </m:r>
          </m:sup>
        </m:sSup>
      </m:oMath>
      <w:del w:id="10088" w:author="PR Preview" w:date="2026-01-01T00:00:00Z">
        <w:r>
          <w:delText xml:space="preserve">,</w:delText>
        </w:r>
      </w:del>
      <w:del w:id="10089" w:author="PR Preview" w:date="2026-01-01T00:00:00Z">
        <w:r>
          <w:delText xml:space="preserve"> </w:delText>
        </w:r>
      </w:del>
      <m:oMath>
        <m:r>
          <m:rPr>
            <m:scr m:val="script"/>
            <m:sty m:val="p"/>
          </m:rPr>
          <m:t>H</m:t>
        </m:r>
      </m:oMath>
      <w:del w:id="10090" w:author="PR Preview" w:date="2026-01-01T00:00:00Z">
        <w:r>
          <w:delText xml:space="preserve"> </w:delText>
        </w:r>
      </w:del>
      <w:del w:id="10091" w:author="PR Preview" w:date="2026-01-01T00:00:00Z">
        <w:r>
          <w:delText xml:space="preserve">and</w:delText>
        </w:r>
      </w:del>
      <w:del w:id="10092" w:author="PR Preview" w:date="2026-01-01T00:00:00Z">
        <w:r>
          <w:delText xml:space="preserve"> </w:delText>
        </w:r>
      </w:del>
      <m:oMath>
        <m:sSup>
          <m:e>
            <m:r>
              <m:rPr>
                <m:scr m:val="script"/>
                <m:sty m:val="p"/>
              </m:rPr>
              <m:t>H</m:t>
            </m:r>
          </m:e>
          <m:sup>
            <m:r>
              <m:rPr>
                <m:sty m:val="p"/>
              </m:rPr>
              <m:t>−</m:t>
            </m:r>
          </m:sup>
        </m:sSup>
      </m:oMath>
      <w:del w:id="10093" w:author="PR Preview" w:date="2026-01-01T00:00:00Z">
        <w:r>
          <w:delText xml:space="preserve">,</w:delText>
        </w:r>
      </w:del>
      <w:del w:id="10094" w:author="PR Preview" w:date="2026-01-01T00:00:00Z">
        <w:r>
          <w:delText xml:space="preserve"> </w:delText>
        </w:r>
      </w:del>
      <w:del w:id="10095" w:author="PR Preview" w:date="2026-01-01T00:00:00Z">
        <w:r>
          <w:delText xml:space="preserve">because the number</w:delText>
        </w:r>
      </w:del>
      <w:del w:id="10096"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097" w:author="PR Preview" w:date="2026-01-01T00:00:00Z">
        <w:r>
          <w:delText xml:space="preserve"> </w:delText>
        </w:r>
      </w:del>
      <w:del w:id="10098" w:author="PR Preview" w:date="2026-01-01T00:00:00Z">
        <w:r>
          <w:delText xml:space="preserve">is positive, zero or negative.</w:delText>
        </w:r>
      </w:del>
      <w:del w:id="10099" w:author="PR Preview" w:date="2026-01-01T00:00:00Z">
        <w:r>
          <w:delText xml:space="preserve"> </w:delText>
        </w:r>
      </w:del>
      <w:del w:id="10100" w:author="PR Preview" w:date="2026-01-01T00:00:00Z">
        <w:r>
          <w:delText xml:space="preserve">The vector</w:delText>
        </w:r>
      </w:del>
      <w:del w:id="10101" w:author="PR Preview" w:date="2026-01-01T00:00:00Z">
        <w:r>
          <w:delText xml:space="preserve"> </w:delText>
        </w:r>
      </w:del>
      <m:oMath>
        <m:limLow>
          <m:e>
            <m:r>
              <m:t>w</m:t>
            </m:r>
          </m:e>
          <m:lim>
            <m:r>
              <m:rPr>
                <m:sty m:val="p"/>
              </m:rPr>
              <m:t>∼</m:t>
            </m:r>
          </m:lim>
        </m:limLow>
      </m:oMath>
      <w:del w:id="10102" w:author="PR Preview" w:date="2026-01-01T00:00:00Z">
        <w:r>
          <w:delText xml:space="preserve"> </w:delText>
        </w:r>
      </w:del>
      <w:del w:id="10103" w:author="PR Preview" w:date="2026-01-01T00:00:00Z">
        <w:r>
          <w:delText xml:space="preserve">points into</w:delText>
        </w:r>
      </w:del>
      <w:del w:id="10104" w:author="PR Preview" w:date="2026-01-01T00:00:00Z">
        <w:r>
          <w:delText xml:space="preserve"> </w:delText>
        </w:r>
      </w:del>
      <m:oMath>
        <m:sSup>
          <m:e>
            <m:r>
              <m:rPr>
                <m:scr m:val="script"/>
                <m:sty m:val="p"/>
              </m:rPr>
              <m:t>H</m:t>
            </m:r>
          </m:e>
          <m:sup>
            <m:r>
              <m:rPr>
                <m:sty m:val="p"/>
              </m:rPr>
              <m:t>+</m:t>
            </m:r>
          </m:sup>
        </m:sSup>
      </m:oMath>
      <w:del w:id="10105" w:author="PR Preview" w:date="2026-01-01T00:00:00Z">
        <w:r>
          <w:delText xml:space="preserve">:</w:delText>
        </w:r>
      </w:del>
      <w:del w:id="10106" w:author="PR Preview" w:date="2026-01-01T00:00:00Z">
        <w:r>
          <w:delText xml:space="preserve"> </w:delText>
        </w:r>
      </w:del>
      <w:del w:id="10107" w:author="PR Preview" w:date="2026-01-01T00:00:00Z">
        <w:r>
          <w:delText xml:space="preserve">the number</w:delText>
        </w:r>
      </w:del>
      <w:del w:id="10108"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oMath>
      <w:del w:id="10109" w:author="PR Preview" w:date="2026-01-01T00:00:00Z">
        <w:r>
          <w:delText xml:space="preserve"> </w:delText>
        </w:r>
      </w:del>
      <w:del w:id="10110" w:author="PR Preview" w:date="2026-01-01T00:00:00Z">
        <w:r>
          <w:delText xml:space="preserve">goes up when</w:delText>
        </w:r>
      </w:del>
      <w:del w:id="10111" w:author="PR Preview" w:date="2026-01-01T00:00:00Z">
        <w:r>
          <w:delText xml:space="preserve"> </w:delText>
        </w:r>
      </w:del>
      <m:oMath>
        <m:limLow>
          <m:e>
            <m:r>
              <m:t>x</m:t>
            </m:r>
          </m:e>
          <m:lim>
            <m:r>
              <m:rPr>
                <m:sty m:val="p"/>
              </m:rPr>
              <m:t>∼</m:t>
            </m:r>
          </m:lim>
        </m:limLow>
      </m:oMath>
      <w:del w:id="10112" w:author="PR Preview" w:date="2026-01-01T00:00:00Z">
        <w:r>
          <w:delText xml:space="preserve"> </w:delText>
        </w:r>
      </w:del>
      <w:del w:id="10113" w:author="PR Preview" w:date="2026-01-01T00:00:00Z">
        <w:r>
          <w:delText xml:space="preserve">moves in the direction</w:delText>
        </w:r>
      </w:del>
      <w:del w:id="10114" w:author="PR Preview" w:date="2026-01-01T00:00:00Z">
        <w:r>
          <w:delText xml:space="preserve"> </w:delText>
        </w:r>
      </w:del>
      <m:oMath>
        <m:limLow>
          <m:e>
            <m:r>
              <m:t>w</m:t>
            </m:r>
          </m:e>
          <m:lim>
            <m:r>
              <m:rPr>
                <m:sty m:val="p"/>
              </m:rPr>
              <m:t>∼</m:t>
            </m:r>
          </m:lim>
        </m:limLow>
      </m:oMath>
      <w:del w:id="10115" w:author="PR Preview" w:date="2026-01-01T00:00:00Z">
        <w:r>
          <w:delText xml:space="preserve">.</w:delText>
        </w:r>
      </w:del>
    </w:p>
    <w:p>
      <w:pPr>
        <w:pStyle w:val="BodyText"/>
      </w:pPr>
      <w:del w:id="10116" w:author="PR Preview" w:date="2026-01-01T00:00:00Z">
        <w:r>
          <w:rPr>
            <w:b/>
            <w:bCs/>
          </w:rPr>
          <w:delText xml:space="preserve">Theorem 44 (Differences of points in a hyperplane and in a half-space)</w:delText>
        </w:r>
      </w:del>
      <w:del w:id="10117" w:author="PR Preview" w:date="2026-01-01T00:00:00Z">
        <w:r>
          <w:delText xml:space="preserve"> </w:delText>
        </w:r>
      </w:del>
      <w:del w:id="10118" w:author="PR Preview" w:date="2026-01-01T00:00:00Z">
        <w:r>
          <w:delText xml:space="preserve">Let</w:delText>
        </w:r>
      </w:del>
      <w:del w:id="10119" w:author="PR Preview" w:date="2026-01-01T00:00:00Z">
        <w:r>
          <w:delText xml:space="preserve"> </w:delText>
        </w:r>
      </w:del>
      <m:oMath>
        <m:limLow>
          <m:e>
            <m:r>
              <m:t>w</m:t>
            </m:r>
          </m:e>
          <m:lim>
            <m:r>
              <m:rPr>
                <m:sty m:val="p"/>
              </m:rPr>
              <m:t>∼</m:t>
            </m:r>
          </m:lim>
        </m:limLow>
        <m:r>
          <m:rPr>
            <m:sty m:val="p"/>
          </m:rPr>
          <m:t>∈</m:t>
        </m:r>
        <m:sSup>
          <m:e>
            <m:r>
              <m:rPr>
                <m:scr m:val="double-struck"/>
                <m:sty m:val="p"/>
              </m:rPr>
              <m:t>R</m:t>
            </m:r>
          </m:e>
          <m:sup>
            <m:r>
              <m:t>p</m:t>
            </m:r>
          </m:sup>
        </m:sSup>
      </m:oMath>
      <w:del w:id="10120" w:author="PR Preview" w:date="2026-01-01T00:00:00Z">
        <w:r>
          <w:delText xml:space="preserve"> </w:delText>
        </w:r>
      </w:del>
      <w:del w:id="10121" w:author="PR Preview" w:date="2026-01-01T00:00:00Z">
        <w:r>
          <w:delText xml:space="preserve">be nonzero, let</w:delText>
        </w:r>
      </w:del>
      <w:del w:id="10122" w:author="PR Preview" w:date="2026-01-01T00:00:00Z">
        <w:r>
          <w:delText xml:space="preserve"> </w:delText>
        </w:r>
      </w:del>
      <m:oMath>
        <m:r>
          <m:t>b</m:t>
        </m:r>
        <m:r>
          <m:rPr>
            <m:sty m:val="p"/>
          </m:rPr>
          <m:t>∈</m:t>
        </m:r>
        <m:r>
          <m:rPr>
            <m:scr m:val="double-struck"/>
            <m:sty m:val="p"/>
          </m:rPr>
          <m:t>R</m:t>
        </m:r>
      </m:oMath>
      <w:del w:id="10123" w:author="PR Preview" w:date="2026-01-01T00:00:00Z">
        <w:r>
          <w:delText xml:space="preserve">,</w:delText>
        </w:r>
      </w:del>
      <w:del w:id="10124" w:author="PR Preview" w:date="2026-01-01T00:00:00Z">
        <w:r>
          <w:delText xml:space="preserve"> </w:delText>
        </w:r>
      </w:del>
      <w:del w:id="10125" w:author="PR Preview" w:date="2026-01-01T00:00:00Z">
        <w:r>
          <w:delText xml:space="preserve">and let</w:delText>
        </w:r>
      </w:del>
      <w:del w:id="10126" w:author="PR Preview" w:date="2026-01-01T00:00:00Z">
        <w:r>
          <w:delText xml:space="preserve"> </w:delText>
        </w:r>
      </w:del>
      <m:oMath>
        <m:r>
          <m:rPr>
            <m:scr m:val="script"/>
            <m:sty m:val="p"/>
          </m:rPr>
          <m:t>H</m:t>
        </m:r>
      </m:oMath>
      <w:del w:id="10127" w:author="PR Preview" w:date="2026-01-01T00:00:00Z">
        <w:r>
          <w:delText xml:space="preserve">,</w:delText>
        </w:r>
      </w:del>
      <w:del w:id="10128" w:author="PR Preview" w:date="2026-01-01T00:00:00Z">
        <w:r>
          <w:delText xml:space="preserve"> </w:delText>
        </w:r>
      </w:del>
      <m:oMath>
        <m:sSup>
          <m:e>
            <m:r>
              <m:rPr>
                <m:scr m:val="script"/>
                <m:sty m:val="p"/>
              </m:rPr>
              <m:t>H</m:t>
            </m:r>
          </m:e>
          <m:sup>
            <m:r>
              <m:rPr>
                <m:sty m:val="p"/>
              </m:rPr>
              <m:t>+</m:t>
            </m:r>
          </m:sup>
        </m:sSup>
      </m:oMath>
      <w:del w:id="10129" w:author="PR Preview" w:date="2026-01-01T00:00:00Z">
        <w:r>
          <w:delText xml:space="preserve"> </w:delText>
        </w:r>
      </w:del>
      <w:del w:id="10130" w:author="PR Preview" w:date="2026-01-01T00:00:00Z">
        <w:r>
          <w:delText xml:space="preserve">be the hyperplane and open half-space of</w:delText>
        </w:r>
      </w:del>
      <w:del w:id="10131" w:author="PR Preview" w:date="2026-01-01T00:00:00Z">
        <w:r>
          <w:delText xml:space="preserve"> </w:delText>
        </w:r>
      </w:del>
      <w:hyperlink w:anchor="def-half-space">
        <w:del w:id="10132" w:author="PR Preview" w:date="2026-01-01T00:00:00Z">
          <w:r>
            <w:rPr>
              <w:rStyle w:val="Hyperlink"/>
            </w:rPr>
            <w:delText xml:space="preserve">Definition 60</w:delText>
          </w:r>
        </w:del>
      </w:hyperlink>
      <w:del w:id="10133" w:author="PR Preview" w:date="2026-01-01T00:00:00Z">
        <w:r>
          <w:delText xml:space="preserve">.</w:delText>
        </w:r>
      </w:del>
      <w:del w:id="10134" w:author="PR Preview" w:date="2026-01-01T00:00:00Z">
        <w:r>
          <w:delText xml:space="preserve"> </w:delText>
        </w:r>
      </w:del>
      <w:del w:id="10135" w:author="PR Preview" w:date="2026-01-01T00:00:00Z">
        <w:r>
          <w:delText xml:space="preserve">For a set</w:delText>
        </w:r>
      </w:del>
      <w:del w:id="10136" w:author="PR Preview" w:date="2026-01-01T00:00:00Z">
        <w:r>
          <w:delText xml:space="preserve"> </w:delText>
        </w:r>
      </w:del>
      <m:oMath>
        <m:r>
          <m:t>S</m:t>
        </m:r>
        <m:r>
          <m:rPr>
            <m:sty m:val="p"/>
          </m:rPr>
          <m:t>⊆</m:t>
        </m:r>
        <m:sSup>
          <m:e>
            <m:r>
              <m:rPr>
                <m:scr m:val="double-struck"/>
                <m:sty m:val="p"/>
              </m:rPr>
              <m:t>R</m:t>
            </m:r>
          </m:e>
          <m:sup>
            <m:r>
              <m:t>p</m:t>
            </m:r>
          </m:sup>
        </m:sSup>
      </m:oMath>
      <w:del w:id="10137" w:author="PR Preview" w:date="2026-01-01T00:00:00Z">
        <w:r>
          <w:delText xml:space="preserve">, let</w:delText>
        </w:r>
      </w:del>
      <w:del w:id="10138" w:author="PR Preview" w:date="2026-01-01T00:00:00Z">
        <w:r>
          <w:delText xml:space="preserve"> </w:delText>
        </w:r>
      </w:del>
      <m:oMath>
        <m:r>
          <m:t>D</m:t>
        </m:r>
        <m:r>
          <m:rPr>
            <m:sty m:val="p"/>
          </m:rPr>
          <m:t>(</m:t>
        </m:r>
        <m:r>
          <m:t>S</m:t>
        </m:r>
        <m:r>
          <m:rPr>
            <m:sty m:val="p"/>
          </m:rPr>
          <m:t>)</m:t>
        </m:r>
        <m:limUpp>
          <m:e>
            <m:r>
              <m:rPr>
                <m:sty m:val="p"/>
              </m:rPr>
              <m:t>=</m:t>
            </m:r>
          </m:e>
          <m:lim>
            <m:r>
              <m:rPr>
                <m:nor/>
                <m:sty m:val="p"/>
              </m:rPr>
              <m:t>def</m:t>
            </m:r>
          </m:lim>
        </m:limUpp>
        <m:r>
          <m:t>​</m:t>
        </m:r>
        <m:d>
          <m:dPr>
            <m:begChr m:val="{"/>
            <m:sepChr m:val=""/>
            <m:endChr m:val="}"/>
            <m:grow/>
          </m:dPr>
          <m:e>
            <m:limLow>
              <m:e>
                <m:r>
                  <m:t>y</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r>
              <m:t>S</m:t>
            </m:r>
          </m:e>
        </m:d>
        <m:r>
          <m:t>​</m:t>
        </m:r>
      </m:oMath>
      <w:del w:id="10139" w:author="PR Preview" w:date="2026-01-01T00:00:00Z">
        <w:r>
          <w:delText xml:space="preserve"> </w:delText>
        </w:r>
      </w:del>
      <w:del w:id="10140" w:author="PR Preview" w:date="2026-01-01T00:00:00Z">
        <w:r>
          <w:delText xml:space="preserve">be the set of differences of its points.</w:delText>
        </w:r>
      </w:del>
    </w:p>
    <w:p>
      <w:pPr>
        <w:pStyle w:val="Compact"/>
        <w:numPr>
          <w:ilvl w:val="0"/>
          <w:numId w:val="1032"/>
        </w:numPr>
      </w:pPr>
      <m:oMath>
        <m:r>
          <m:t>D</m:t>
        </m:r>
        <m:r>
          <m:rPr>
            <m:sty m:val="p"/>
          </m:rPr>
          <m:t>(</m:t>
        </m:r>
        <m:r>
          <m:rPr>
            <m:scr m:val="script"/>
            <m:sty m:val="p"/>
          </m:rPr>
          <m:t>H</m:t>
        </m:r>
        <m:r>
          <m:rPr>
            <m:sty m:val="p"/>
          </m:rPr>
          <m:t>)</m:t>
        </m:r>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del w:id="10141" w:author="PR Preview" w:date="2026-01-01T00:00:00Z">
        <w:r>
          <w:delText xml:space="preserve">,</w:delText>
        </w:r>
      </w:del>
      <w:del w:id="10142" w:author="PR Preview" w:date="2026-01-01T00:00:00Z">
        <w:r>
          <w:delText xml:space="preserve"> </w:delText>
        </w:r>
      </w:del>
      <w:del w:id="10143" w:author="PR Preview" w:date="2026-01-01T00:00:00Z">
        <w:r>
          <w:delText xml:space="preserve">a subspace of dimension</w:delText>
        </w:r>
      </w:del>
      <w:del w:id="10144" w:author="PR Preview" w:date="2026-01-01T00:00:00Z">
        <w:r>
          <w:delText xml:space="preserve"> </w:delText>
        </w:r>
      </w:del>
      <m:oMath>
        <m:r>
          <m:t>p</m:t>
        </m:r>
        <m:r>
          <m:rPr>
            <m:sty m:val="p"/>
          </m:rPr>
          <m:t>−</m:t>
        </m:r>
        <m:r>
          <m:t>1</m:t>
        </m:r>
      </m:oMath>
      <w:del w:id="10145" w:author="PR Preview" w:date="2026-01-01T00:00:00Z">
        <w:r>
          <w:delText xml:space="preserve">.</w:delText>
        </w:r>
      </w:del>
    </w:p>
    <w:p>
      <w:pPr>
        <w:pStyle w:val="FirstParagraph"/>
      </w:pPr>
      <w:ins w:id="10146" w:author="PR Preview" w:date="2026-01-01T00:00:00Z">
        <w:r>
          <w:t xml:space="preserve">Moving from</w:t>
        </w:r>
      </w:ins>
      <w:ins w:id="10147" w:author="PR Preview" w:date="2026-01-01T00:00:00Z">
        <w:r>
          <w:t xml:space="preserve"> </w:t>
        </w:r>
      </w:ins>
      <m:oMath>
        <m:r>
          <m:rPr>
            <m:sty m:val="p"/>
          </m:rPr>
          <m:t>(</m:t>
        </m:r>
        <m:r>
          <m:t>2</m:t>
        </m:r>
        <m:r>
          <m:rPr>
            <m:sty m:val="p"/>
          </m:rPr>
          <m:t>,</m:t>
        </m:r>
        <m:r>
          <m:t>0</m:t>
        </m:r>
        <m:r>
          <m:rPr>
            <m:sty m:val="p"/>
          </m:rPr>
          <m:t>)</m:t>
        </m:r>
      </m:oMath>
      <w:ins w:id="10148" w:author="PR Preview" w:date="2026-01-01T00:00:00Z">
        <w:r>
          <w:t xml:space="preserve"> </w:t>
        </w:r>
      </w:ins>
      <w:ins w:id="10149" w:author="PR Preview" w:date="2026-01-01T00:00:00Z">
        <w:r>
          <w:t xml:space="preserve">in the direction</w:t>
        </w:r>
      </w:ins>
      <w:ins w:id="10150" w:author="PR Preview" w:date="2026-01-01T00:00:00Z">
        <w:r>
          <w:t xml:space="preserve"> </w:t>
        </w:r>
      </w:ins>
      <w:ins w:id="10151" w:author="PR Preview" w:date="2026-01-01T00:00:00Z">
        <w:r>
          <w:t xml:space="preserve">$\mathord{\smash[b]{\underset{\raise.3ex\hbox{$\scriptstyle\sim$}}{w}}\vphantom{w}} = (1, 2)$</w:t>
        </w:r>
      </w:ins>
      <w:ins w:id="10152" w:author="PR Preview" w:date="2026-01-01T00:00:00Z">
        <w:r>
          <w:t xml:space="preserve"> </w:t>
        </w:r>
      </w:ins>
      <w:ins w:id="10153" w:author="PR Preview" w:date="2026-01-01T00:00:00Z">
        <w:r>
          <w:t xml:space="preserve">gives</w:t>
        </w:r>
      </w:ins>
      <w:ins w:id="10154" w:author="PR Preview" w:date="2026-01-01T00:00:00Z">
        <w:r>
          <w:t xml:space="preserve"> </w:t>
        </w:r>
      </w:ins>
      <m:oMath>
        <m:r>
          <m:rPr>
            <m:sty m:val="p"/>
          </m:rPr>
          <m:t>(</m:t>
        </m:r>
        <m:r>
          <m:t>3</m:t>
        </m:r>
        <m:r>
          <m:rPr>
            <m:sty m:val="p"/>
          </m:rPr>
          <m:t>,</m:t>
        </m:r>
        <m:r>
          <m:t>2</m:t>
        </m:r>
        <m:r>
          <m:rPr>
            <m:sty m:val="p"/>
          </m:rPr>
          <m:t>)</m:t>
        </m:r>
      </m:oMath>
      <w:ins w:id="10155" w:author="PR Preview" w:date="2026-01-01T00:00:00Z">
        <w:r>
          <w:t xml:space="preserve">,</w:t>
        </w:r>
      </w:ins>
      <w:ins w:id="10156" w:author="PR Preview" w:date="2026-01-01T00:00:00Z">
        <w:r>
          <w:t xml:space="preserve"> </w:t>
        </w:r>
      </w:ins>
      <w:ins w:id="10157" w:author="PR Preview" w:date="2026-01-01T00:00:00Z">
        <w:r>
          <w:t xml:space="preserve">where the value is</w:t>
        </w:r>
      </w:ins>
      <w:ins w:id="10158" w:author="PR Preview" w:date="2026-01-01T00:00:00Z">
        <w:r>
          <w:t xml:space="preserve"> </w:t>
        </w:r>
      </w:ins>
      <m:oMath>
        <m:r>
          <m:t>3</m:t>
        </m:r>
        <m:r>
          <m:rPr>
            <m:sty m:val="p"/>
          </m:rPr>
          <m:t>+</m:t>
        </m:r>
        <m:r>
          <m:t>4</m:t>
        </m:r>
        <m:r>
          <m:rPr>
            <m:sty m:val="p"/>
          </m:rPr>
          <m:t>−</m:t>
        </m:r>
        <m:r>
          <m:t>2</m:t>
        </m:r>
        <m:r>
          <m:rPr>
            <m:sty m:val="p"/>
          </m:rPr>
          <m:t>=</m:t>
        </m:r>
        <m:r>
          <m:t>5</m:t>
        </m:r>
        <m:r>
          <m:rPr>
            <m:sty m:val="p"/>
          </m:rPr>
          <m:t>&gt;</m:t>
        </m:r>
        <m:r>
          <m:t>0</m:t>
        </m:r>
      </m:oMath>
      <w:ins w:id="10159" w:author="PR Preview" w:date="2026-01-01T00:00:00Z">
        <w:r>
          <w:t xml:space="preserve">.</w:t>
        </w:r>
      </w:ins>
      <w:ins w:id="10160" w:author="PR Preview" w:date="2026-01-01T00:00:00Z">
        <w:r>
          <w:t xml:space="preserve"> </w:t>
        </w:r>
      </w:ins>
      <w:ins w:id="10161" w:author="PR Preview" w:date="2026-01-01T00:00:00Z">
        <w:r>
          <w:t xml:space="preserve">So the direction</w:t>
        </w:r>
      </w:ins>
      <w:ins w:id="10162" w:author="PR Preview" w:date="2026-01-01T00:00:00Z">
        <w:r>
          <w:t xml:space="preserve"> </w:t>
        </w:r>
      </w:ins>
      <w:ins w:id="10163" w:author="PR Preview" w:date="2026-01-01T00:00:00Z">
        <w:r>
          <w:t xml:space="preserve">$\mathord{\smash[b]{\underset{\raise.3ex\hbox{$\scriptstyle\sim$}}{w}}\vphantom{w}}$</w:t>
        </w:r>
      </w:ins>
      <w:ins w:id="10164" w:author="PR Preview" w:date="2026-01-01T00:00:00Z">
        <w:r>
          <w:t xml:space="preserve"> </w:t>
        </w:r>
      </w:ins>
      <w:ins w:id="10165" w:author="PR Preview" w:date="2026-01-01T00:00:00Z">
        <w:r>
          <w:t xml:space="preserve">leads into</w:t>
        </w:r>
      </w:ins>
      <w:ins w:id="10166" w:author="PR Preview" w:date="2026-01-01T00:00:00Z">
        <w:r>
          <w:t xml:space="preserve"> </w:t>
        </w:r>
      </w:ins>
      <m:oMath>
        <m:sSup>
          <m:e>
            <m:r>
              <m:rPr>
                <m:scr m:val="script"/>
                <m:sty m:val="p"/>
              </m:rPr>
              <m:t>H</m:t>
            </m:r>
          </m:e>
          <m:sup>
            <m:r>
              <m:rPr>
                <m:sty m:val="p"/>
              </m:rPr>
              <m:t>+</m:t>
            </m:r>
          </m:sup>
        </m:sSup>
      </m:oMath>
      <w:ins w:id="10167" w:author="PR Preview" w:date="2026-01-01T00:00:00Z">
        <w:r>
          <w:t xml:space="preserve">.</w:t>
        </w:r>
      </w:ins>
    </w:p>
    <w:bookmarkEnd w:id="285"/>
    <w:bookmarkStart w:id="286" w:name="rem-half-space-sides"/>
    <w:p>
      <w:pPr>
        <w:pStyle w:val="BodyText"/>
      </w:pPr>
      <w:ins w:id="10168" w:author="PR Preview" w:date="2026-01-01T00:00:00Z">
        <w:r>
          <w:rPr>
            <w:i/>
            <w:iCs/>
          </w:rPr>
          <w:t xml:space="preserve">Remark 19</w:t>
        </w:r>
      </w:ins>
      <w:ins w:id="10169" w:author="PR Preview" w:date="2026-01-01T00:00:00Z">
        <w:r>
          <w:t xml:space="preserve"> (The two sides of a hyperplane). </w:t>
        </w:r>
      </w:ins>
      <w:ins w:id="10170" w:author="PR Preview" w:date="2026-01-01T00:00:00Z">
        <w:r>
          <w:t xml:space="preserve">Every point of</w:t>
        </w:r>
      </w:ins>
      <w:ins w:id="10171" w:author="PR Preview" w:date="2026-01-01T00:00:00Z">
        <w:r>
          <w:t xml:space="preserve"> </w:t>
        </w:r>
      </w:ins>
      <m:oMath>
        <m:sSup>
          <m:e>
            <m:r>
              <m:rPr>
                <m:scr m:val="double-struck"/>
                <m:sty m:val="p"/>
              </m:rPr>
              <m:t>R</m:t>
            </m:r>
          </m:e>
          <m:sup>
            <m:r>
              <m:t>p</m:t>
            </m:r>
          </m:sup>
        </m:sSup>
      </m:oMath>
      <w:ins w:id="10172" w:author="PR Preview" w:date="2026-01-01T00:00:00Z">
        <w:r>
          <w:t xml:space="preserve"> </w:t>
        </w:r>
      </w:ins>
      <w:ins w:id="10173" w:author="PR Preview" w:date="2026-01-01T00:00:00Z">
        <w:r>
          <w:t xml:space="preserve">is in exactly one of</w:t>
        </w:r>
      </w:ins>
      <w:ins w:id="10174" w:author="PR Preview" w:date="2026-01-01T00:00:00Z">
        <w:r>
          <w:t xml:space="preserve"> </w:t>
        </w:r>
      </w:ins>
      <m:oMath>
        <m:sSup>
          <m:e>
            <m:r>
              <m:rPr>
                <m:scr m:val="script"/>
                <m:sty m:val="p"/>
              </m:rPr>
              <m:t>H</m:t>
            </m:r>
          </m:e>
          <m:sup>
            <m:r>
              <m:rPr>
                <m:sty m:val="p"/>
              </m:rPr>
              <m:t>+</m:t>
            </m:r>
          </m:sup>
        </m:sSup>
      </m:oMath>
      <w:ins w:id="10175" w:author="PR Preview" w:date="2026-01-01T00:00:00Z">
        <w:r>
          <w:t xml:space="preserve">,</w:t>
        </w:r>
      </w:ins>
      <w:ins w:id="10176" w:author="PR Preview" w:date="2026-01-01T00:00:00Z">
        <w:r>
          <w:t xml:space="preserve"> </w:t>
        </w:r>
      </w:ins>
      <m:oMath>
        <m:r>
          <m:rPr>
            <m:scr m:val="script"/>
            <m:sty m:val="p"/>
          </m:rPr>
          <m:t>H</m:t>
        </m:r>
      </m:oMath>
      <w:ins w:id="10177" w:author="PR Preview" w:date="2026-01-01T00:00:00Z">
        <w:r>
          <w:t xml:space="preserve"> </w:t>
        </w:r>
      </w:ins>
      <w:ins w:id="10178" w:author="PR Preview" w:date="2026-01-01T00:00:00Z">
        <w:r>
          <w:t xml:space="preserve">and</w:t>
        </w:r>
      </w:ins>
      <w:ins w:id="10179" w:author="PR Preview" w:date="2026-01-01T00:00:00Z">
        <w:r>
          <w:t xml:space="preserve"> </w:t>
        </w:r>
      </w:ins>
      <m:oMath>
        <m:sSup>
          <m:e>
            <m:r>
              <m:rPr>
                <m:scr m:val="script"/>
                <m:sty m:val="p"/>
              </m:rPr>
              <m:t>H</m:t>
            </m:r>
          </m:e>
          <m:sup>
            <m:r>
              <m:rPr>
                <m:sty m:val="p"/>
              </m:rPr>
              <m:t>−</m:t>
            </m:r>
          </m:sup>
        </m:sSup>
      </m:oMath>
      <w:ins w:id="10180" w:author="PR Preview" w:date="2026-01-01T00:00:00Z">
        <w:r>
          <w:t xml:space="preserve">,</w:t>
        </w:r>
      </w:ins>
      <w:ins w:id="10181" w:author="PR Preview" w:date="2026-01-01T00:00:00Z">
        <w:r>
          <w:t xml:space="preserve"> </w:t>
        </w:r>
      </w:ins>
      <w:ins w:id="10182" w:author="PR Preview" w:date="2026-01-01T00:00:00Z">
        <w:r>
          <w:t xml:space="preserve">because the number</w:t>
        </w:r>
      </w:ins>
      <w:ins w:id="10183" w:author="PR Preview" w:date="2026-01-01T00:00:00Z">
        <w:r>
          <w:t xml:space="preserve"> </w:t>
        </w:r>
      </w:ins>
      <w:ins w:id="10184" w:author="PR Preview" w:date="2026-01-01T00:00:00Z">
        <w:r>
          <w:t xml:space="preserve">$\mathord{\smash[b]{\underset{\raise.3ex\hbox{$\scriptstyle\sim$}}{w}}\vphantom{w}} \cdot \mathord{\smash[b]{\underset{\raise.3ex\hbox{$\scriptstyle\sim$}}{x}}\vphantom{x}} + b$</w:t>
        </w:r>
      </w:ins>
      <w:ins w:id="10185" w:author="PR Preview" w:date="2026-01-01T00:00:00Z">
        <w:r>
          <w:t xml:space="preserve"> </w:t>
        </w:r>
      </w:ins>
      <w:ins w:id="10186" w:author="PR Preview" w:date="2026-01-01T00:00:00Z">
        <w:r>
          <w:t xml:space="preserve">is positive, zero or negative.</w:t>
        </w:r>
      </w:ins>
      <w:ins w:id="10187" w:author="PR Preview" w:date="2026-01-01T00:00:00Z">
        <w:r>
          <w:t xml:space="preserve"> </w:t>
        </w:r>
      </w:ins>
      <w:ins w:id="10188" w:author="PR Preview" w:date="2026-01-01T00:00:00Z">
        <w:r>
          <w:t xml:space="preserve">The vector</w:t>
        </w:r>
      </w:ins>
      <w:ins w:id="10189" w:author="PR Preview" w:date="2026-01-01T00:00:00Z">
        <w:r>
          <w:t xml:space="preserve"> </w:t>
        </w:r>
      </w:ins>
      <w:ins w:id="10190" w:author="PR Preview" w:date="2026-01-01T00:00:00Z">
        <w:r>
          <w:t xml:space="preserve">$\mathord{\smash[b]{\underset{\raise.3ex\hbox{$\scriptstyle\sim$}}{w}}\vphantom{w}}$</w:t>
        </w:r>
      </w:ins>
      <w:ins w:id="10191" w:author="PR Preview" w:date="2026-01-01T00:00:00Z">
        <w:r>
          <w:t xml:space="preserve"> </w:t>
        </w:r>
      </w:ins>
      <w:ins w:id="10192" w:author="PR Preview" w:date="2026-01-01T00:00:00Z">
        <w:r>
          <w:t xml:space="preserve">points into</w:t>
        </w:r>
      </w:ins>
      <w:ins w:id="10193" w:author="PR Preview" w:date="2026-01-01T00:00:00Z">
        <w:r>
          <w:t xml:space="preserve"> </w:t>
        </w:r>
      </w:ins>
      <m:oMath>
        <m:sSup>
          <m:e>
            <m:r>
              <m:rPr>
                <m:scr m:val="script"/>
                <m:sty m:val="p"/>
              </m:rPr>
              <m:t>H</m:t>
            </m:r>
          </m:e>
          <m:sup>
            <m:r>
              <m:rPr>
                <m:sty m:val="p"/>
              </m:rPr>
              <m:t>+</m:t>
            </m:r>
          </m:sup>
        </m:sSup>
      </m:oMath>
      <w:ins w:id="10194" w:author="PR Preview" w:date="2026-01-01T00:00:00Z">
        <w:r>
          <w:t xml:space="preserve">:</w:t>
        </w:r>
      </w:ins>
      <w:ins w:id="10195" w:author="PR Preview" w:date="2026-01-01T00:00:00Z">
        <w:r>
          <w:t xml:space="preserve"> </w:t>
        </w:r>
      </w:ins>
      <w:ins w:id="10196" w:author="PR Preview" w:date="2026-01-01T00:00:00Z">
        <w:r>
          <w:t xml:space="preserve">the number</w:t>
        </w:r>
      </w:ins>
      <w:ins w:id="10197" w:author="PR Preview" w:date="2026-01-01T00:00:00Z">
        <w:r>
          <w:t xml:space="preserve"> </w:t>
        </w:r>
      </w:ins>
      <w:ins w:id="10198" w:author="PR Preview" w:date="2026-01-01T00:00:00Z">
        <w:r>
          <w:t xml:space="preserve">$\mathord{\smash[b]{\underset{\raise.3ex\hbox{$\scriptstyle\sim$}}{w}}\vphantom{w}} \cdot \mathord{\smash[b]{\underset{\raise.3ex\hbox{$\scriptstyle\sim$}}{x}}\vphantom{x}} + b$</w:t>
        </w:r>
      </w:ins>
      <w:ins w:id="10199" w:author="PR Preview" w:date="2026-01-01T00:00:00Z">
        <w:r>
          <w:t xml:space="preserve"> </w:t>
        </w:r>
      </w:ins>
      <w:ins w:id="10200" w:author="PR Preview" w:date="2026-01-01T00:00:00Z">
        <w:r>
          <w:t xml:space="preserve">goes up when</w:t>
        </w:r>
      </w:ins>
      <w:ins w:id="10201" w:author="PR Preview" w:date="2026-01-01T00:00:00Z">
        <w:r>
          <w:t xml:space="preserve"> </w:t>
        </w:r>
      </w:ins>
      <w:ins w:id="10202" w:author="PR Preview" w:date="2026-01-01T00:00:00Z">
        <w:r>
          <w:t xml:space="preserve">$\mathord{\smash[b]{\underset{\raise.3ex\hbox{$\scriptstyle\sim$}}{x}}\vphantom{x}}$</w:t>
        </w:r>
      </w:ins>
      <w:ins w:id="10203" w:author="PR Preview" w:date="2026-01-01T00:00:00Z">
        <w:r>
          <w:t xml:space="preserve"> </w:t>
        </w:r>
      </w:ins>
      <w:ins w:id="10204" w:author="PR Preview" w:date="2026-01-01T00:00:00Z">
        <w:r>
          <w:t xml:space="preserve">moves in the direction</w:t>
        </w:r>
      </w:ins>
      <w:ins w:id="10205" w:author="PR Preview" w:date="2026-01-01T00:00:00Z">
        <w:r>
          <w:t xml:space="preserve"> </w:t>
        </w:r>
      </w:ins>
      <w:ins w:id="10206" w:author="PR Preview" w:date="2026-01-01T00:00:00Z">
        <w:r>
          <w:t xml:space="preserve">$\mathord{\smash[b]{\underset{\raise.3ex\hbox{$\scriptstyle\sim$}}{w}}\vphantom{w}}$</w:t>
        </w:r>
      </w:ins>
      <w:ins w:id="10207" w:author="PR Preview" w:date="2026-01-01T00:00:00Z">
        <w:r>
          <w:t xml:space="preserve">.</w:t>
        </w:r>
      </w:ins>
    </w:p>
    <w:bookmarkEnd w:id="286"/>
    <w:bookmarkStart w:id="287" w:name="thm-half-space-dimension"/>
    <w:p>
      <w:pPr>
        <w:pStyle w:val="BodyText"/>
      </w:pPr>
      <w:ins w:id="10208" w:author="PR Preview" w:date="2026-01-01T00:00:00Z">
        <w:r>
          <w:rPr>
            <w:b/>
            <w:bCs/>
          </w:rPr>
          <w:t xml:space="preserve">Theorem 44 (Differences of points in a hyperplane and in a half-space)</w:t>
        </w:r>
      </w:ins>
      <w:ins w:id="10209" w:author="PR Preview" w:date="2026-01-01T00:00:00Z">
        <w:r>
          <w:t xml:space="preserve"> </w:t>
        </w:r>
      </w:ins>
      <w:ins w:id="10210" w:author="PR Preview" w:date="2026-01-01T00:00:00Z">
        <w:r>
          <w:t xml:space="preserve">Let</w:t>
        </w:r>
      </w:ins>
      <w:ins w:id="10211" w:author="PR Preview" w:date="2026-01-01T00:00:00Z">
        <w:r>
          <w:t xml:space="preserve"> </w:t>
        </w:r>
      </w:ins>
      <w:ins w:id="10212" w:author="PR Preview" w:date="2026-01-01T00:00:00Z">
        <w:r>
          <w:t xml:space="preserve">$\mathord{\smash[b]{\underset{\raise.3ex\hbox{$\scriptstyle\sim$}}{w}}\vphantom{w}} \in \mathbb{R}^p$</w:t>
        </w:r>
      </w:ins>
      <w:ins w:id="10213" w:author="PR Preview" w:date="2026-01-01T00:00:00Z">
        <w:r>
          <w:t xml:space="preserve"> </w:t>
        </w:r>
      </w:ins>
      <w:ins w:id="10214" w:author="PR Preview" w:date="2026-01-01T00:00:00Z">
        <w:r>
          <w:t xml:space="preserve">be nonzero, let</w:t>
        </w:r>
      </w:ins>
      <w:ins w:id="10215" w:author="PR Preview" w:date="2026-01-01T00:00:00Z">
        <w:r>
          <w:t xml:space="preserve"> </w:t>
        </w:r>
      </w:ins>
      <m:oMath>
        <m:r>
          <m:t>b</m:t>
        </m:r>
        <m:r>
          <m:rPr>
            <m:sty m:val="p"/>
          </m:rPr>
          <m:t>∈</m:t>
        </m:r>
        <m:r>
          <m:rPr>
            <m:scr m:val="double-struck"/>
            <m:sty m:val="p"/>
          </m:rPr>
          <m:t>R</m:t>
        </m:r>
      </m:oMath>
      <w:ins w:id="10216" w:author="PR Preview" w:date="2026-01-01T00:00:00Z">
        <w:r>
          <w:t xml:space="preserve">,</w:t>
        </w:r>
      </w:ins>
      <w:ins w:id="10217" w:author="PR Preview" w:date="2026-01-01T00:00:00Z">
        <w:r>
          <w:t xml:space="preserve"> </w:t>
        </w:r>
      </w:ins>
      <w:ins w:id="10218" w:author="PR Preview" w:date="2026-01-01T00:00:00Z">
        <w:r>
          <w:t xml:space="preserve">and let</w:t>
        </w:r>
      </w:ins>
      <w:ins w:id="10219" w:author="PR Preview" w:date="2026-01-01T00:00:00Z">
        <w:r>
          <w:t xml:space="preserve"> </w:t>
        </w:r>
      </w:ins>
      <m:oMath>
        <m:r>
          <m:rPr>
            <m:scr m:val="script"/>
            <m:sty m:val="p"/>
          </m:rPr>
          <m:t>H</m:t>
        </m:r>
      </m:oMath>
      <w:ins w:id="10220" w:author="PR Preview" w:date="2026-01-01T00:00:00Z">
        <w:r>
          <w:t xml:space="preserve">,</w:t>
        </w:r>
      </w:ins>
      <w:ins w:id="10221" w:author="PR Preview" w:date="2026-01-01T00:00:00Z">
        <w:r>
          <w:t xml:space="preserve"> </w:t>
        </w:r>
      </w:ins>
      <m:oMath>
        <m:sSup>
          <m:e>
            <m:r>
              <m:rPr>
                <m:scr m:val="script"/>
                <m:sty m:val="p"/>
              </m:rPr>
              <m:t>H</m:t>
            </m:r>
          </m:e>
          <m:sup>
            <m:r>
              <m:rPr>
                <m:sty m:val="p"/>
              </m:rPr>
              <m:t>+</m:t>
            </m:r>
          </m:sup>
        </m:sSup>
      </m:oMath>
      <w:ins w:id="10222" w:author="PR Preview" w:date="2026-01-01T00:00:00Z">
        <w:r>
          <w:t xml:space="preserve"> </w:t>
        </w:r>
      </w:ins>
      <w:ins w:id="10223" w:author="PR Preview" w:date="2026-01-01T00:00:00Z">
        <w:r>
          <w:t xml:space="preserve">be the hyperplane and open half-space of</w:t>
        </w:r>
      </w:ins>
      <w:ins w:id="10224" w:author="PR Preview" w:date="2026-01-01T00:00:00Z">
        <w:r>
          <w:t xml:space="preserve"> </w:t>
        </w:r>
      </w:ins>
      <w:hyperlink w:anchor="def-half-space">
        <w:ins w:id="10225" w:author="PR Preview" w:date="2026-01-01T00:00:00Z">
          <w:r>
            <w:rPr>
              <w:rStyle w:val="Hyperlink"/>
            </w:rPr>
            <w:t xml:space="preserve">Definition 60</w:t>
          </w:r>
        </w:ins>
      </w:hyperlink>
      <w:ins w:id="10226" w:author="PR Preview" w:date="2026-01-01T00:00:00Z">
        <w:r>
          <w:t xml:space="preserve">.</w:t>
        </w:r>
      </w:ins>
      <w:ins w:id="10227" w:author="PR Preview" w:date="2026-01-01T00:00:00Z">
        <w:r>
          <w:t xml:space="preserve"> </w:t>
        </w:r>
      </w:ins>
      <w:ins w:id="10228" w:author="PR Preview" w:date="2026-01-01T00:00:00Z">
        <w:r>
          <w:t xml:space="preserve">For a set</w:t>
        </w:r>
      </w:ins>
      <w:ins w:id="10229" w:author="PR Preview" w:date="2026-01-01T00:00:00Z">
        <w:r>
          <w:t xml:space="preserve"> </w:t>
        </w:r>
      </w:ins>
      <m:oMath>
        <m:r>
          <m:t>S</m:t>
        </m:r>
        <m:r>
          <m:rPr>
            <m:sty m:val="p"/>
          </m:rPr>
          <m:t>⊆</m:t>
        </m:r>
        <m:sSup>
          <m:e>
            <m:r>
              <m:rPr>
                <m:scr m:val="double-struck"/>
                <m:sty m:val="p"/>
              </m:rPr>
              <m:t>R</m:t>
            </m:r>
          </m:e>
          <m:sup>
            <m:r>
              <m:t>p</m:t>
            </m:r>
          </m:sup>
        </m:sSup>
      </m:oMath>
      <w:ins w:id="10230" w:author="PR Preview" w:date="2026-01-01T00:00:00Z">
        <w:r>
          <w:t xml:space="preserve">, let</w:t>
        </w:r>
      </w:ins>
      <w:ins w:id="10231" w:author="PR Preview" w:date="2026-01-01T00:00:00Z">
        <w:r>
          <w:t xml:space="preserve"> </w:t>
        </w:r>
      </w:ins>
      <w:ins w:id="10232" w:author="PR Preview" w:date="2026-01-01T00:00:00Z">
        <w:r>
          <w:t xml:space="preserve">$D(S) \stackrel{\text{def}}{=}\mathopen{}\left\{\mathord{\smash[b]{\underset{\raise.3ex\hbox{$\scriptstyle\sim$}}{y}}\vphantom{y}}- \mathord{\smash[b]{\underset{\raise.3ex\hbox{$\scriptstyle\sim$}}{x}}\vphantom{x}}: \mathord{\smash[b]{\underset{\raise.3ex\hbox{$\scriptstyle\sim$}}{x}}\vphantom{x}}, \mathord{\smash[b]{\underset{\raise.3ex\hbox{$\scriptstyle\sim$}}{y}}\vphantom{y}}\in S\right\}\mathclose{}$</w:t>
        </w:r>
      </w:ins>
      <w:ins w:id="10233" w:author="PR Preview" w:date="2026-01-01T00:00:00Z">
        <w:r>
          <w:t xml:space="preserve"> </w:t>
        </w:r>
      </w:ins>
      <w:ins w:id="10234" w:author="PR Preview" w:date="2026-01-01T00:00:00Z">
        <w:r>
          <w:t xml:space="preserve">be the set of differences of its points.</w:t>
        </w:r>
      </w:ins>
    </w:p>
    <w:p>
      <w:pPr>
        <w:pStyle w:val="Compact"/>
        <w:numPr>
          <w:ilvl w:val="0"/>
          <w:numId w:val="1032"/>
        </w:numPr>
      </w:pPr>
      <w:ins w:id="10235" w:author="PR Preview" w:date="2026-01-01T00:00:00Z">
        <w:r>
          <w:t xml:space="preserve">$D(\mathcal{H}) = \mathopen{}\left\{\mathord{\smash[b]{\underset{\raise.3ex\hbox{$\scriptstyle\sim$}}{s}}\vphantom{s}} : \mathord{\smash[b]{\underset{\raise.3ex\hbox{$\scriptstyle\sim$}}{w}}\vphantom{w}} \cdot \mathord{\smash[b]{\underset{\raise.3ex\hbox{$\scriptstyle\sim$}}{s}}\vphantom{s}} = 0\right\}\mathclose{}$</w:t>
        </w:r>
      </w:ins>
      <w:ins w:id="10236" w:author="PR Preview" w:date="2026-01-01T00:00:00Z">
        <w:r>
          <w:t xml:space="preserve">,</w:t>
        </w:r>
      </w:ins>
      <w:ins w:id="10237" w:author="PR Preview" w:date="2026-01-01T00:00:00Z">
        <w:r>
          <w:t xml:space="preserve"> </w:t>
        </w:r>
      </w:ins>
      <w:ins w:id="10238" w:author="PR Preview" w:date="2026-01-01T00:00:00Z">
        <w:r>
          <w:t xml:space="preserve">a subspace of dimension</w:t>
        </w:r>
      </w:ins>
      <w:ins w:id="10239" w:author="PR Preview" w:date="2026-01-01T00:00:00Z">
        <w:r>
          <w:t xml:space="preserve"> </w:t>
        </w:r>
      </w:ins>
      <m:oMath>
        <m:r>
          <m:t>p</m:t>
        </m:r>
        <m:r>
          <m:rPr>
            <m:sty m:val="p"/>
          </m:rPr>
          <m:t>−</m:t>
        </m:r>
        <m:r>
          <m:t>1</m:t>
        </m:r>
      </m:oMath>
      <w:ins w:id="10240" w:author="PR Preview" w:date="2026-01-01T00:00:00Z">
        <w:r>
          <w:t xml:space="preserve">.</w:t>
        </w:r>
      </w:ins>
    </w:p>
    <w:p>
      <w:pPr>
        <w:pStyle w:val="Compact"/>
        <w:numPr>
          <w:ilvl w:val="0"/>
          <w:numId w:val="1032"/>
        </w:numPr>
      </w:pPr>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r>
        <w:t xml:space="preserve">, a subspace of dimension</w:t>
      </w:r>
      <w:r>
        <w:t xml:space="preserve"> </w:t>
      </w:r>
      <m:oMath>
        <m:r>
          <m:t>p</m:t>
        </m:r>
      </m:oMath>
      <w:r>
        <w:t xml:space="preserve">.</w:t>
      </w:r>
    </w:p>
    <w:p>
      <w:pPr>
        <w:pStyle w:val="FirstParagraph"/>
      </w:pPr>
      <w:r>
        <w:t xml:space="preserve">The same holds for</w:t>
      </w:r>
      <w:r>
        <w:t xml:space="preserve"> </w:t>
      </w:r>
      <m:oMath>
        <m:sSup>
          <m:e>
            <m:r>
              <m:rPr>
                <m:scr m:val="script"/>
                <m:sty m:val="p"/>
              </m:rPr>
              <m:t>H</m:t>
            </m:r>
          </m:e>
          <m:sup>
            <m:r>
              <m:rPr>
                <m:sty m:val="p"/>
              </m:rPr>
              <m:t>−</m:t>
            </m:r>
          </m:sup>
        </m:sSup>
      </m:oMath>
      <w:r>
        <w:t xml:space="preserve">.</w:t>
      </w:r>
    </w:p>
    <w:bookmarkEnd w:id="287"/>
    <w:p>
      <w:pPr>
        <w:pStyle w:val="BodyText"/>
      </w:pPr>
      <w:del w:id="10241" w:author="PR Preview" w:date="2026-01-01T00:00:00Z">
        <w:r>
          <w:rPr>
            <w:i/>
            <w:iCs/>
          </w:rPr>
          <w:delText xml:space="preserve">Proof</w:delText>
        </w:r>
      </w:del>
      <w:del w:id="10242" w:author="PR Preview" w:date="2026-01-01T00:00:00Z">
        <w:r>
          <w:delText xml:space="preserve">. </w:delText>
        </w:r>
      </w:del>
      <w:del w:id="10243" w:author="PR Preview" w:date="2026-01-01T00:00:00Z">
        <w:r>
          <w:rPr>
            <w:b/>
            <w:bCs/>
          </w:rPr>
          <w:delText xml:space="preserve">Part 1.</w:delText>
        </w:r>
      </w:del>
      <w:del w:id="10244" w:author="PR Preview" w:date="2026-01-01T00:00:00Z">
        <w:r>
          <w:delText xml:space="preserve"> </w:delText>
        </w:r>
      </w:del>
      <w:del w:id="10245" w:author="PR Preview" w:date="2026-01-01T00:00:00Z">
        <w:r>
          <w:delText xml:space="preserve">Let</w:delText>
        </w:r>
      </w:del>
      <w:del w:id="10246"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cr m:val="script"/>
            <m:sty m:val="p"/>
          </m:rPr>
          <m:t>H</m:t>
        </m:r>
      </m:oMath>
      <w:del w:id="10247" w:author="PR Preview" w:date="2026-01-01T00:00:00Z">
        <w:r>
          <w:delText xml:space="preserve">.</w:delText>
        </w:r>
      </w:del>
      <w:del w:id="10248" w:author="PR Preview" w:date="2026-01-01T00:00:00Z">
        <w:r>
          <w:delText xml:space="preserve"> </w:delText>
        </w:r>
      </w:del>
      <w:del w:id="10249" w:author="PR Preview" w:date="2026-01-01T00:00:00Z">
        <w:r>
          <w:delText xml:space="preserve">By</w:delText>
        </w:r>
      </w:del>
      <w:del w:id="10250" w:author="PR Preview" w:date="2026-01-01T00:00:00Z">
        <w:r>
          <w:delText xml:space="preserve"> </w:delText>
        </w:r>
      </w:del>
      <w:hyperlink w:anchor="thm-hyperplane-subspace">
        <w:del w:id="10251" w:author="PR Preview" w:date="2026-01-01T00:00:00Z">
          <w:r>
            <w:rPr>
              <w:rStyle w:val="Hyperlink"/>
            </w:rPr>
            <w:delText xml:space="preserve">Theorem 42</w:delText>
          </w:r>
        </w:del>
      </w:hyperlink>
      <w:del w:id="10252" w:author="PR Preview" w:date="2026-01-01T00:00:00Z">
        <w:r>
          <w:delText xml:space="preserve"> </w:delText>
        </w:r>
      </w:del>
      <w:del w:id="10253" w:author="PR Preview" w:date="2026-01-01T00:00:00Z">
        <w:r>
          <w:delText xml:space="preserve">part 3,</w:delText>
        </w:r>
      </w:del>
      <w:del w:id="10254" w:author="PR Preview" w:date="2026-01-01T00:00:00Z">
        <w:r>
          <w:delText xml:space="preserve"> </w:delText>
        </w:r>
      </w:del>
      <m:oMath>
        <m:limLow>
          <m:e>
            <m:r>
              <m:t>w</m:t>
            </m:r>
          </m:e>
          <m:lim>
            <m:r>
              <m:rPr>
                <m:sty m:val="p"/>
              </m:rPr>
              <m:t>∼</m:t>
            </m:r>
          </m:lim>
        </m:limLow>
        <m:r>
          <m:rPr>
            <m:sty m:val="p"/>
          </m:rPr>
          <m:t>⋅</m:t>
        </m:r>
        <m:r>
          <m:rPr>
            <m:sty m:val="p"/>
          </m:rPr>
          <m:t>(</m:t>
        </m:r>
        <m:limLow>
          <m:e>
            <m:r>
              <m:t>y</m:t>
            </m:r>
          </m:e>
          <m:lim>
            <m:r>
              <m:rPr>
                <m:sty m:val="p"/>
              </m:rPr>
              <m:t>∼</m:t>
            </m:r>
          </m:lim>
        </m:limLow>
        <m:r>
          <m:rPr>
            <m:sty m:val="p"/>
          </m:rPr>
          <m:t>−</m:t>
        </m:r>
        <m:limLow>
          <m:e>
            <m:r>
              <m:t>x</m:t>
            </m:r>
          </m:e>
          <m:lim>
            <m:r>
              <m:rPr>
                <m:sty m:val="p"/>
              </m:rPr>
              <m:t>∼</m:t>
            </m:r>
          </m:lim>
        </m:limLow>
        <m:r>
          <m:rPr>
            <m:sty m:val="p"/>
          </m:rPr>
          <m:t>)</m:t>
        </m:r>
        <m:r>
          <m:rPr>
            <m:sty m:val="p"/>
          </m:rPr>
          <m:t>=</m:t>
        </m:r>
        <m:r>
          <m:t>0</m:t>
        </m:r>
      </m:oMath>
      <w:del w:id="10255" w:author="PR Preview" w:date="2026-01-01T00:00:00Z">
        <w:r>
          <w:delText xml:space="preserve">,</w:delText>
        </w:r>
      </w:del>
      <w:del w:id="10256" w:author="PR Preview" w:date="2026-01-01T00:00:00Z">
        <w:r>
          <w:delText xml:space="preserve"> </w:delText>
        </w:r>
      </w:del>
      <w:del w:id="10257" w:author="PR Preview" w:date="2026-01-01T00:00:00Z">
        <w:r>
          <w:delText xml:space="preserve">so</w:delText>
        </w:r>
      </w:del>
      <w:del w:id="10258" w:author="PR Preview" w:date="2026-01-01T00:00:00Z">
        <w:r>
          <w:delText xml:space="preserve"> </w:delText>
        </w:r>
      </w:del>
      <m:oMath>
        <m:limLow>
          <m:e>
            <m:r>
              <m:t>y</m:t>
            </m:r>
          </m:e>
          <m:lim>
            <m:r>
              <m:rPr>
                <m:sty m:val="p"/>
              </m:rPr>
              <m:t>∼</m:t>
            </m:r>
          </m:lim>
        </m:limLow>
        <m:r>
          <m:rPr>
            <m:sty m:val="p"/>
          </m:rPr>
          <m:t>−</m:t>
        </m:r>
        <m:limLow>
          <m:e>
            <m:r>
              <m:t>x</m:t>
            </m:r>
          </m:e>
          <m:lim>
            <m:r>
              <m:rPr>
                <m:sty m:val="p"/>
              </m:rPr>
              <m:t>∼</m:t>
            </m:r>
          </m:lim>
        </m:limLow>
        <m:r>
          <m:rPr>
            <m:sty m:val="p"/>
          </m:rPr>
          <m:t>∈</m:t>
        </m:r>
        <m:sSub>
          <m:e>
            <m:r>
              <m:rPr>
                <m:scr m:val="script"/>
                <m:sty m:val="p"/>
              </m:rPr>
              <m:t>H</m:t>
            </m:r>
          </m:e>
          <m:sub>
            <m:r>
              <m:t>0</m:t>
            </m:r>
          </m:sub>
        </m:sSub>
        <m:r>
          <m:rPr>
            <m:sty m:val="p"/>
          </m:rPr>
          <m:t>=</m:t>
        </m:r>
        <m:r>
          <m:t>​</m:t>
        </m:r>
        <m:d>
          <m:dPr>
            <m:begChr m:val="{"/>
            <m:sepChr m:val=""/>
            <m:endChr m:val="}"/>
            <m:grow/>
          </m:dPr>
          <m:e>
            <m:limLow>
              <m:e>
                <m:r>
                  <m:t>s</m:t>
                </m:r>
              </m:e>
              <m:lim>
                <m:r>
                  <m:rPr>
                    <m:sty m:val="p"/>
                  </m:rPr>
                  <m:t>∼</m:t>
                </m:r>
              </m:lim>
            </m:limLow>
            <m:r>
              <m:rPr>
                <m:sty m:val="p"/>
              </m:rPr>
              <m:t>:</m:t>
            </m:r>
            <m:limLow>
              <m:e>
                <m:r>
                  <m:t>w</m:t>
                </m:r>
              </m:e>
              <m:lim>
                <m:r>
                  <m:rPr>
                    <m:sty m:val="p"/>
                  </m:rPr>
                  <m:t>∼</m:t>
                </m:r>
              </m:lim>
            </m:limLow>
            <m:r>
              <m:rPr>
                <m:sty m:val="p"/>
              </m:rPr>
              <m:t>⋅</m:t>
            </m:r>
            <m:limLow>
              <m:e>
                <m:r>
                  <m:t>s</m:t>
                </m:r>
              </m:e>
              <m:lim>
                <m:r>
                  <m:rPr>
                    <m:sty m:val="p"/>
                  </m:rPr>
                  <m:t>∼</m:t>
                </m:r>
              </m:lim>
            </m:limLow>
            <m:r>
              <m:rPr>
                <m:sty m:val="p"/>
              </m:rPr>
              <m:t>=</m:t>
            </m:r>
            <m:r>
              <m:t>0</m:t>
            </m:r>
          </m:e>
        </m:d>
        <m:r>
          <m:t>​</m:t>
        </m:r>
      </m:oMath>
      <w:del w:id="10259" w:author="PR Preview" w:date="2026-01-01T00:00:00Z">
        <w:r>
          <w:delText xml:space="preserve">.</w:delText>
        </w:r>
      </w:del>
      <w:del w:id="10260" w:author="PR Preview" w:date="2026-01-01T00:00:00Z">
        <w:r>
          <w:delText xml:space="preserve"> </w:delText>
        </w:r>
      </w:del>
      <w:del w:id="10261" w:author="PR Preview" w:date="2026-01-01T00:00:00Z">
        <w:r>
          <w:delText xml:space="preserve">Conversely, fix any</w:delText>
        </w:r>
      </w:del>
      <w:del w:id="10262"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10263" w:author="PR Preview" w:date="2026-01-01T00:00:00Z">
        <w:r>
          <w:delText xml:space="preserve"> </w:delText>
        </w:r>
      </w:del>
      <w:del w:id="10264" w:author="PR Preview" w:date="2026-01-01T00:00:00Z">
        <w:r>
          <w:delText xml:space="preserve">(it exists by</w:delText>
        </w:r>
      </w:del>
      <w:del w:id="10265" w:author="PR Preview" w:date="2026-01-01T00:00:00Z">
        <w:r>
          <w:delText xml:space="preserve"> </w:delText>
        </w:r>
      </w:del>
      <w:hyperlink w:anchor="thm-hyperplane-subspace">
        <w:del w:id="10266" w:author="PR Preview" w:date="2026-01-01T00:00:00Z">
          <w:r>
            <w:rPr>
              <w:rStyle w:val="Hyperlink"/>
            </w:rPr>
            <w:delText xml:space="preserve">Theorem 42</w:delText>
          </w:r>
        </w:del>
      </w:hyperlink>
      <w:del w:id="10267" w:author="PR Preview" w:date="2026-01-01T00:00:00Z">
        <w:r>
          <w:delText xml:space="preserve"> </w:delText>
        </w:r>
      </w:del>
      <w:del w:id="10268" w:author="PR Preview" w:date="2026-01-01T00:00:00Z">
        <w:r>
          <w:delText xml:space="preserve">part 2).</w:delText>
        </w:r>
      </w:del>
      <w:del w:id="10269" w:author="PR Preview" w:date="2026-01-01T00:00:00Z">
        <w:r>
          <w:delText xml:space="preserve"> </w:delText>
        </w:r>
      </w:del>
      <w:del w:id="10270" w:author="PR Preview" w:date="2026-01-01T00:00:00Z">
        <w:r>
          <w:delText xml:space="preserve">For any</w:delText>
        </w:r>
      </w:del>
      <w:del w:id="10271" w:author="PR Preview" w:date="2026-01-01T00:00:00Z">
        <w:r>
          <w:delText xml:space="preserve"> </w:delText>
        </w:r>
      </w:del>
      <m:oMath>
        <m:limLow>
          <m:e>
            <m:r>
              <m:t>s</m:t>
            </m:r>
          </m:e>
          <m:lim>
            <m:r>
              <m:rPr>
                <m:sty m:val="p"/>
              </m:rPr>
              <m:t>∼</m:t>
            </m:r>
          </m:lim>
        </m:limLow>
        <m:r>
          <m:rPr>
            <m:sty m:val="p"/>
          </m:rPr>
          <m:t>∈</m:t>
        </m:r>
        <m:sSub>
          <m:e>
            <m:r>
              <m:rPr>
                <m:scr m:val="script"/>
                <m:sty m:val="p"/>
              </m:rPr>
              <m:t>H</m:t>
            </m:r>
          </m:e>
          <m:sub>
            <m:r>
              <m:t>0</m:t>
            </m:r>
          </m:sub>
        </m:sSub>
      </m:oMath>
      <w:del w:id="10272" w:author="PR Preview" w:date="2026-01-01T00:00:00Z">
        <w:r>
          <w:delText xml:space="preserve">, the point</w:delText>
        </w:r>
      </w:del>
      <w:del w:id="10273" w:author="PR Preview" w:date="2026-01-01T00:00:00Z">
        <w:r>
          <w:delText xml:space="preserve"> </w:delText>
        </w:r>
      </w:del>
      <m:oMath>
        <m:sSub>
          <m:e>
            <m:limLow>
              <m:e>
                <m:r>
                  <m:t>x</m:t>
                </m:r>
              </m:e>
              <m:lim>
                <m:r>
                  <m:rPr>
                    <m:sty m:val="p"/>
                  </m:rPr>
                  <m:t>∼</m:t>
                </m:r>
              </m:lim>
            </m:limLow>
          </m:e>
          <m:sub>
            <m:r>
              <m:t>0</m:t>
            </m:r>
          </m:sub>
        </m:sSub>
        <m:r>
          <m:rPr>
            <m:sty m:val="p"/>
          </m:rPr>
          <m:t>+</m:t>
        </m:r>
        <m:limLow>
          <m:e>
            <m:r>
              <m:t>s</m:t>
            </m:r>
          </m:e>
          <m:lim>
            <m:r>
              <m:rPr>
                <m:sty m:val="p"/>
              </m:rPr>
              <m:t>∼</m:t>
            </m:r>
          </m:lim>
        </m:limLow>
      </m:oMath>
      <w:del w:id="10274" w:author="PR Preview" w:date="2026-01-01T00:00:00Z">
        <w:r>
          <w:delText xml:space="preserve"> </w:delText>
        </w:r>
      </w:del>
      <w:del w:id="10275" w:author="PR Preview" w:date="2026-01-01T00:00:00Z">
        <w:r>
          <w:delText xml:space="preserve">is in</w:delText>
        </w:r>
      </w:del>
      <w:del w:id="10276" w:author="PR Preview" w:date="2026-01-01T00:00:00Z">
        <w:r>
          <w:delText xml:space="preserve"> </w:delText>
        </w:r>
      </w:del>
      <m:oMath>
        <m:r>
          <m:rPr>
            <m:scr m:val="script"/>
            <m:sty m:val="p"/>
          </m:rPr>
          <m:t>H</m:t>
        </m:r>
      </m:oMath>
      <w:del w:id="10277" w:author="PR Preview" w:date="2026-01-01T00:00:00Z">
        <w:r>
          <w:delText xml:space="preserve"> </w:delText>
        </w:r>
      </w:del>
      <w:del w:id="10278" w:author="PR Preview" w:date="2026-01-01T00:00:00Z">
        <w:r>
          <w:delText xml:space="preserve">by the same part,</w:delText>
        </w:r>
      </w:del>
      <w:del w:id="10279" w:author="PR Preview" w:date="2026-01-01T00:00:00Z">
        <w:r>
          <w:delText xml:space="preserve"> </w:delText>
        </w:r>
      </w:del>
      <w:del w:id="10280" w:author="PR Preview" w:date="2026-01-01T00:00:00Z">
        <w:r>
          <w:delText xml:space="preserve">and</w:delText>
        </w:r>
      </w:del>
      <w:del w:id="10281" w:author="PR Preview" w:date="2026-01-01T00:00:00Z">
        <w:r>
          <w:delText xml:space="preserve"> </w:delText>
        </w:r>
      </w:del>
      <m:oMath>
        <m:r>
          <m:rPr>
            <m:sty m:val="p"/>
          </m:rPr>
          <m:t>(</m:t>
        </m:r>
        <m:sSub>
          <m:e>
            <m:limLow>
              <m:e>
                <m:r>
                  <m:t>x</m:t>
                </m:r>
              </m:e>
              <m:lim>
                <m:r>
                  <m:rPr>
                    <m:sty m:val="p"/>
                  </m:rPr>
                  <m:t>∼</m:t>
                </m:r>
              </m:lim>
            </m:limLow>
          </m:e>
          <m:sub>
            <m:r>
              <m:t>0</m:t>
            </m:r>
          </m:sub>
        </m:sSub>
        <m:r>
          <m:rPr>
            <m:sty m:val="p"/>
          </m:rPr>
          <m:t>+</m:t>
        </m:r>
        <m:limLow>
          <m:e>
            <m:r>
              <m:t>s</m:t>
            </m:r>
          </m:e>
          <m:lim>
            <m:r>
              <m:rPr>
                <m:sty m:val="p"/>
              </m:rPr>
              <m:t>∼</m:t>
            </m:r>
          </m:lim>
        </m:limLow>
        <m:r>
          <m:rPr>
            <m:sty m:val="p"/>
          </m:rPr>
          <m:t>)</m:t>
        </m:r>
        <m:r>
          <m:rPr>
            <m:sty m:val="p"/>
          </m:rPr>
          <m:t>−</m:t>
        </m:r>
        <m:sSub>
          <m:e>
            <m:limLow>
              <m:e>
                <m:r>
                  <m:t>x</m:t>
                </m:r>
              </m:e>
              <m:lim>
                <m:r>
                  <m:rPr>
                    <m:sty m:val="p"/>
                  </m:rPr>
                  <m:t>∼</m:t>
                </m:r>
              </m:lim>
            </m:limLow>
          </m:e>
          <m:sub>
            <m:r>
              <m:t>0</m:t>
            </m:r>
          </m:sub>
        </m:sSub>
        <m:r>
          <m:rPr>
            <m:sty m:val="p"/>
          </m:rPr>
          <m:t>=</m:t>
        </m:r>
        <m:limLow>
          <m:e>
            <m:r>
              <m:t>s</m:t>
            </m:r>
          </m:e>
          <m:lim>
            <m:r>
              <m:rPr>
                <m:sty m:val="p"/>
              </m:rPr>
              <m:t>∼</m:t>
            </m:r>
          </m:lim>
        </m:limLow>
      </m:oMath>
      <w:del w:id="10282" w:author="PR Preview" w:date="2026-01-01T00:00:00Z">
        <w:r>
          <w:delText xml:space="preserve">.</w:delText>
        </w:r>
      </w:del>
      <w:del w:id="10283" w:author="PR Preview" w:date="2026-01-01T00:00:00Z">
        <w:r>
          <w:delText xml:space="preserve"> </w:delText>
        </w:r>
      </w:del>
      <w:del w:id="10284" w:author="PR Preview" w:date="2026-01-01T00:00:00Z">
        <w:r>
          <w:delText xml:space="preserve">So</w:delText>
        </w:r>
      </w:del>
      <w:del w:id="10285" w:author="PR Preview" w:date="2026-01-01T00:00:00Z">
        <w:r>
          <w:delText xml:space="preserve"> </w:delText>
        </w:r>
      </w:del>
      <m:oMath>
        <m:r>
          <m:t>D</m:t>
        </m:r>
        <m:r>
          <m:rPr>
            <m:sty m:val="p"/>
          </m:rPr>
          <m:t>(</m:t>
        </m:r>
        <m:r>
          <m:rPr>
            <m:scr m:val="script"/>
            <m:sty m:val="p"/>
          </m:rPr>
          <m:t>H</m:t>
        </m:r>
        <m:r>
          <m:rPr>
            <m:sty m:val="p"/>
          </m:rPr>
          <m:t>)</m:t>
        </m:r>
        <m:r>
          <m:rPr>
            <m:sty m:val="p"/>
          </m:rPr>
          <m:t>=</m:t>
        </m:r>
        <m:sSub>
          <m:e>
            <m:r>
              <m:rPr>
                <m:scr m:val="script"/>
                <m:sty m:val="p"/>
              </m:rPr>
              <m:t>H</m:t>
            </m:r>
          </m:e>
          <m:sub>
            <m:r>
              <m:t>0</m:t>
            </m:r>
          </m:sub>
        </m:sSub>
      </m:oMath>
      <w:del w:id="10286" w:author="PR Preview" w:date="2026-01-01T00:00:00Z">
        <w:r>
          <w:delText xml:space="preserve">, which has dimension</w:delText>
        </w:r>
      </w:del>
      <w:del w:id="10287" w:author="PR Preview" w:date="2026-01-01T00:00:00Z">
        <w:r>
          <w:delText xml:space="preserve"> </w:delText>
        </w:r>
      </w:del>
      <m:oMath>
        <m:r>
          <m:t>p</m:t>
        </m:r>
        <m:r>
          <m:rPr>
            <m:sty m:val="p"/>
          </m:rPr>
          <m:t>−</m:t>
        </m:r>
        <m:r>
          <m:t>1</m:t>
        </m:r>
      </m:oMath>
      <w:del w:id="10288" w:author="PR Preview" w:date="2026-01-01T00:00:00Z">
        <w:r>
          <w:delText xml:space="preserve"> </w:delText>
        </w:r>
      </w:del>
      <w:del w:id="10289" w:author="PR Preview" w:date="2026-01-01T00:00:00Z">
        <w:r>
          <w:delText xml:space="preserve">by</w:delText>
        </w:r>
      </w:del>
      <w:del w:id="10290" w:author="PR Preview" w:date="2026-01-01T00:00:00Z">
        <w:r>
          <w:delText xml:space="preserve"> </w:delText>
        </w:r>
      </w:del>
      <w:hyperlink w:anchor="thm-hyperplane-subspace">
        <w:del w:id="10291" w:author="PR Preview" w:date="2026-01-01T00:00:00Z">
          <w:r>
            <w:rPr>
              <w:rStyle w:val="Hyperlink"/>
            </w:rPr>
            <w:delText xml:space="preserve">Theorem 42</w:delText>
          </w:r>
        </w:del>
      </w:hyperlink>
      <w:del w:id="10292" w:author="PR Preview" w:date="2026-01-01T00:00:00Z">
        <w:r>
          <w:delText xml:space="preserve"> </w:delText>
        </w:r>
      </w:del>
      <w:del w:id="10293" w:author="PR Preview" w:date="2026-01-01T00:00:00Z">
        <w:r>
          <w:delText xml:space="preserve">part 1.</w:delText>
        </w:r>
      </w:del>
    </w:p>
    <w:p>
      <w:pPr>
        <w:pStyle w:val="BodyText"/>
      </w:pPr>
      <w:del w:id="10294" w:author="PR Preview" w:date="2026-01-01T00:00:00Z">
        <w:r>
          <w:rPr>
            <w:b/>
            <w:bCs/>
          </w:rPr>
          <w:delText xml:space="preserve">Part 2.</w:delText>
        </w:r>
      </w:del>
      <w:del w:id="10295" w:author="PR Preview" w:date="2026-01-01T00:00:00Z">
        <w:r>
          <w:delText xml:space="preserve"> </w:delText>
        </w:r>
      </w:del>
      <w:del w:id="10296" w:author="PR Preview" w:date="2026-01-01T00:00:00Z">
        <w:r>
          <w:delText xml:space="preserve">Every difference is in</w:delText>
        </w:r>
      </w:del>
      <w:del w:id="10297" w:author="PR Preview" w:date="2026-01-01T00:00:00Z">
        <w:r>
          <w:delText xml:space="preserve"> </w:delText>
        </w:r>
      </w:del>
      <m:oMath>
        <m:sSup>
          <m:e>
            <m:r>
              <m:rPr>
                <m:scr m:val="double-struck"/>
                <m:sty m:val="p"/>
              </m:rPr>
              <m:t>R</m:t>
            </m:r>
          </m:e>
          <m:sup>
            <m:r>
              <m:t>p</m:t>
            </m:r>
          </m:sup>
        </m:sSup>
      </m:oMath>
      <w:del w:id="10298" w:author="PR Preview" w:date="2026-01-01T00:00:00Z">
        <w:r>
          <w:delText xml:space="preserve">, so</w:delText>
        </w:r>
      </w:del>
      <w:del w:id="10299"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del w:id="10300" w:author="PR Preview" w:date="2026-01-01T00:00:00Z">
        <w:r>
          <w:delText xml:space="preserve">.</w:delText>
        </w:r>
      </w:del>
      <w:del w:id="10301" w:author="PR Preview" w:date="2026-01-01T00:00:00Z">
        <w:r>
          <w:delText xml:space="preserve"> </w:delText>
        </w:r>
      </w:del>
      <w:del w:id="10302" w:author="PR Preview" w:date="2026-01-01T00:00:00Z">
        <w:r>
          <w:delText xml:space="preserve">For the other direction, fix any</w:delText>
        </w:r>
      </w:del>
      <w:del w:id="10303" w:author="PR Preview" w:date="2026-01-01T00:00:00Z">
        <w:r>
          <w:delText xml:space="preserve"> </w:delText>
        </w:r>
      </w:del>
      <m:oMath>
        <m:sSub>
          <m:e>
            <m:limLow>
              <m:e>
                <m:r>
                  <m:t>x</m:t>
                </m:r>
              </m:e>
              <m:lim>
                <m:r>
                  <m:rPr>
                    <m:sty m:val="p"/>
                  </m:rPr>
                  <m:t>∼</m:t>
                </m:r>
              </m:lim>
            </m:limLow>
          </m:e>
          <m:sub>
            <m:r>
              <m:t>0</m:t>
            </m:r>
          </m:sub>
        </m:sSub>
        <m:r>
          <m:rPr>
            <m:sty m:val="p"/>
          </m:rPr>
          <m:t>∈</m:t>
        </m:r>
        <m:r>
          <m:rPr>
            <m:scr m:val="script"/>
            <m:sty m:val="p"/>
          </m:rPr>
          <m:t>H</m:t>
        </m:r>
      </m:oMath>
      <w:del w:id="10304" w:author="PR Preview" w:date="2026-01-01T00:00:00Z">
        <w:r>
          <w:delText xml:space="preserve"> </w:delText>
        </w:r>
      </w:del>
      <w:del w:id="10305" w:author="PR Preview" w:date="2026-01-01T00:00:00Z">
        <w:r>
          <w:delText xml:space="preserve">and any</w:delText>
        </w:r>
      </w:del>
      <w:del w:id="10306" w:author="PR Preview" w:date="2026-01-01T00:00:00Z">
        <w:r>
          <w:delText xml:space="preserve"> </w:delText>
        </w:r>
      </w:del>
      <m:oMath>
        <m:limLow>
          <m:e>
            <m:r>
              <m:t>v</m:t>
            </m:r>
          </m:e>
          <m:lim>
            <m:r>
              <m:rPr>
                <m:sty m:val="p"/>
              </m:rPr>
              <m:t>∼</m:t>
            </m:r>
          </m:lim>
        </m:limLow>
        <m:r>
          <m:rPr>
            <m:sty m:val="p"/>
          </m:rPr>
          <m:t>∈</m:t>
        </m:r>
        <m:sSup>
          <m:e>
            <m:r>
              <m:rPr>
                <m:scr m:val="double-struck"/>
                <m:sty m:val="p"/>
              </m:rPr>
              <m:t>R</m:t>
            </m:r>
          </m:e>
          <m:sup>
            <m:r>
              <m:t>p</m:t>
            </m:r>
          </m:sup>
        </m:sSup>
      </m:oMath>
      <w:del w:id="10307" w:author="PR Preview" w:date="2026-01-01T00:00:00Z">
        <w:r>
          <w:delText xml:space="preserve">.</w:delText>
        </w:r>
      </w:del>
      <w:del w:id="10308" w:author="PR Preview" w:date="2026-01-01T00:00:00Z">
        <w:r>
          <w:delText xml:space="preserve"> </w:delText>
        </w:r>
      </w:del>
      <w:del w:id="10309" w:author="PR Preview" w:date="2026-01-01T00:00:00Z">
        <w:r>
          <w:delText xml:space="preserve">For a number</w:delText>
        </w:r>
      </w:del>
      <w:del w:id="10310" w:author="PR Preview" w:date="2026-01-01T00:00:00Z">
        <w:r>
          <w:delText xml:space="preserve"> </w:delText>
        </w:r>
      </w:del>
      <m:oMath>
        <m:r>
          <m:t>t</m:t>
        </m:r>
        <m:r>
          <m:rPr>
            <m:sty m:val="p"/>
          </m:rPr>
          <m:t>&gt;</m:t>
        </m:r>
        <m:r>
          <m:t>0</m:t>
        </m:r>
      </m:oMath>
      <w:del w:id="10311" w:author="PR Preview" w:date="2026-01-01T00:00:00Z">
        <w:r>
          <w:delText xml:space="preserve"> </w:delText>
        </w:r>
      </w:del>
      <w:del w:id="10312" w:author="PR Preview" w:date="2026-01-01T00:00:00Z">
        <w:r>
          <w:delText xml:space="preserve">to be chosen, let</w:delText>
        </w:r>
      </w:del>
      <w:del w:id="10313" w:author="PR Preview" w:date="2026-01-01T00:00:00Z">
        <w:r>
          <w:delText xml:space="preserve"> </w:delText>
        </w:r>
      </w:del>
      <m:oMath>
        <m:sSub>
          <m:e>
            <m:limLow>
              <m:e>
                <m:r>
                  <m:t>x</m:t>
                </m:r>
              </m:e>
              <m:lim>
                <m:r>
                  <m:rPr>
                    <m:sty m:val="p"/>
                  </m:rPr>
                  <m:t>∼</m:t>
                </m:r>
              </m:lim>
            </m:limLow>
          </m:e>
          <m:sub>
            <m:r>
              <m:t>t</m:t>
            </m:r>
          </m:sub>
        </m:sSub>
        <m:limUpp>
          <m:e>
            <m:r>
              <m:rPr>
                <m:sty m:val="p"/>
              </m:rPr>
              <m:t>=</m:t>
            </m:r>
          </m:e>
          <m:lim>
            <m:r>
              <m:rPr>
                <m:nor/>
                <m:sty m:val="p"/>
              </m:rPr>
              <m:t>def</m:t>
            </m:r>
          </m:lim>
        </m:limUpp>
        <m:sSub>
          <m:e>
            <m:limLow>
              <m:e>
                <m:r>
                  <m:t>x</m:t>
                </m:r>
              </m:e>
              <m:lim>
                <m:r>
                  <m:rPr>
                    <m:sty m:val="p"/>
                  </m:rPr>
                  <m:t>∼</m:t>
                </m:r>
              </m:lim>
            </m:limLow>
          </m:e>
          <m:sub>
            <m:r>
              <m:t>0</m:t>
            </m:r>
          </m:sub>
        </m:sSub>
        <m:r>
          <m:rPr>
            <m:sty m:val="p"/>
          </m:rPr>
          <m:t>+</m:t>
        </m:r>
        <m:r>
          <m:t>t</m:t>
        </m:r>
        <m:r>
          <m:t> </m:t>
        </m:r>
        <m:limLow>
          <m:e>
            <m:r>
              <m:t>w</m:t>
            </m:r>
          </m:e>
          <m:lim>
            <m:r>
              <m:rPr>
                <m:sty m:val="p"/>
              </m:rPr>
              <m:t>∼</m:t>
            </m:r>
          </m:lim>
        </m:limLow>
      </m:oMath>
      <w:del w:id="10314" w:author="PR Preview" w:date="2026-01-01T00:00:00Z">
        <w:r>
          <w:delText xml:space="preserve">.</w:delText>
        </w:r>
      </w:del>
      <w:del w:id="10315" w:author="PR Preview" w:date="2026-01-01T00:00:00Z">
        <w:r>
          <w:delText xml:space="preserve"> </w:delText>
        </w:r>
      </w:del>
      <w:del w:id="10316" w:author="PR Preview" w:date="2026-01-01T00:00:00Z">
        <w:r>
          <w:delText xml:space="preserve">Then</w:delText>
        </w:r>
      </w:del>
    </w:p>
    <w:p>
      <w:pPr>
        <w:pStyle w:val="BodyText"/>
      </w:pPr>
      <m:oMathPara>
        <m:oMathParaPr>
          <m:jc m:val="center"/>
        </m:oMathParaPr>
        <m:oMath>
          <m:eqArr>
            <m:e>
              <m:limLow>
                <m:e>
                  <m:r>
                    <m:t>w</m:t>
                  </m:r>
                </m:e>
                <m:lim>
                  <m:r>
                    <m:rPr>
                      <m:sty m:val="p"/>
                    </m:rPr>
                    <m:t>∼</m:t>
                  </m:r>
                </m:lim>
              </m:limLow>
              <m:r>
                <m:rPr>
                  <m:sty m:val="p"/>
                </m:rPr>
                <m:t>⋅</m:t>
              </m:r>
              <m:sSub>
                <m:e>
                  <m:limLow>
                    <m:e>
                      <m:r>
                        <m:t>x</m:t>
                      </m:r>
                    </m:e>
                    <m:lim>
                      <m:r>
                        <m:rPr>
                          <m:sty m:val="p"/>
                        </m:rPr>
                        <m:t>∼</m:t>
                      </m:r>
                    </m:lim>
                  </m:limLow>
                </m:e>
                <m:sub>
                  <m:r>
                    <m:t>t</m:t>
                  </m:r>
                </m:sub>
              </m:sSub>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0</m:t>
                      </m:r>
                    </m:sub>
                  </m:sSub>
                  <m:r>
                    <m:rPr>
                      <m:sty m:val="p"/>
                    </m:rPr>
                    <m:t>+</m:t>
                  </m:r>
                  <m:r>
                    <m:t>b</m:t>
                  </m:r>
                </m:e>
              </m:d>
              <m:r>
                <m:t>​</m:t>
              </m:r>
              <m:r>
                <m:rPr>
                  <m:sty m:val="p"/>
                </m:rPr>
                <m:t>+</m:t>
              </m:r>
              <m:r>
                <m:t>t</m:t>
              </m:r>
              <m:r>
                <m:t> </m:t>
              </m:r>
              <m:limLow>
                <m:e>
                  <m:r>
                    <m:t>w</m:t>
                  </m:r>
                </m:e>
                <m:lim>
                  <m:r>
                    <m:rPr>
                      <m:sty m:val="p"/>
                    </m:rPr>
                    <m:t>∼</m:t>
                  </m:r>
                </m:lim>
              </m:limLow>
              <m:r>
                <m:rPr>
                  <m:sty m:val="p"/>
                </m:rPr>
                <m:t>⋅</m:t>
              </m:r>
              <m:limLow>
                <m:e>
                  <m:r>
                    <m:t>w</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sty m:val="p"/>
                </m:rPr>
                <m:t>∈</m:t>
              </m:r>
              <m:r>
                <m:rPr>
                  <m:scr m:val="script"/>
                  <m:sty m:val="p"/>
                </m:rPr>
                <m:t>H</m:t>
              </m:r>
              <m:r>
                <m:rPr>
                  <m:nor/>
                  <m:sty m:val="p"/>
                </m:rPr>
                <m:t>)</m:t>
              </m:r>
            </m:e>
          </m:eqArr>
        </m:oMath>
      </m:oMathPara>
    </w:p>
    <w:p>
      <w:pPr>
        <w:pStyle w:val="FirstParagraph"/>
      </w:pPr>
      <w:del w:id="10317" w:author="PR Preview" w:date="2026-01-01T00:00:00Z">
        <w:r>
          <w:delText xml:space="preserve">which is positive, so</w:delText>
        </w:r>
      </w:del>
      <w:del w:id="10318" w:author="PR Preview" w:date="2026-01-01T00:00:00Z">
        <w:r>
          <w:delText xml:space="preserve"> </w:delText>
        </w:r>
      </w:del>
      <m:oMath>
        <m:sSub>
          <m:e>
            <m:limLow>
              <m:e>
                <m:r>
                  <m:t>x</m:t>
                </m:r>
              </m:e>
              <m:lim>
                <m:r>
                  <m:rPr>
                    <m:sty m:val="p"/>
                  </m:rPr>
                  <m:t>∼</m:t>
                </m:r>
              </m:lim>
            </m:limLow>
          </m:e>
          <m:sub>
            <m:r>
              <m:t>t</m:t>
            </m:r>
          </m:sub>
        </m:sSub>
        <m:r>
          <m:rPr>
            <m:sty m:val="p"/>
          </m:rPr>
          <m:t>∈</m:t>
        </m:r>
        <m:sSup>
          <m:e>
            <m:r>
              <m:rPr>
                <m:scr m:val="script"/>
                <m:sty m:val="p"/>
              </m:rPr>
              <m:t>H</m:t>
            </m:r>
          </m:e>
          <m:sup>
            <m:r>
              <m:rPr>
                <m:sty m:val="p"/>
              </m:rPr>
              <m:t>+</m:t>
            </m:r>
          </m:sup>
        </m:sSup>
      </m:oMath>
      <w:del w:id="10319" w:author="PR Preview" w:date="2026-01-01T00:00:00Z">
        <w:r>
          <w:delText xml:space="preserve">.</w:delText>
        </w:r>
      </w:del>
      <w:del w:id="10320" w:author="PR Preview" w:date="2026-01-01T00:00:00Z">
        <w:r>
          <w:delText xml:space="preserve"> </w:delText>
        </w:r>
      </w:del>
      <w:del w:id="10321" w:author="PR Preview" w:date="2026-01-01T00:00:00Z">
        <w:r>
          <w:delText xml:space="preserve">Next,</w:delText>
        </w:r>
      </w:del>
    </w:p>
    <w:p>
      <w:pPr>
        <w:pStyle w:val="BodyText"/>
      </w:pPr>
      <m:oMathPara>
        <m:oMathParaPr>
          <m:jc m:val="center"/>
        </m:oMathParaPr>
        <m:oMath>
          <m:eqArr>
            <m:e>
              <m:limLow>
                <m:e>
                  <m:r>
                    <m:t>w</m:t>
                  </m:r>
                </m:e>
                <m:lim>
                  <m:r>
                    <m:rPr>
                      <m:sty m:val="p"/>
                    </m:rPr>
                    <m:t>∼</m:t>
                  </m:r>
                </m:lim>
              </m:limLow>
              <m:r>
                <m:rPr>
                  <m:sty m:val="p"/>
                </m:rPr>
                <m:t>⋅</m:t>
              </m:r>
              <m:r>
                <m:rPr>
                  <m:sty m:val="p"/>
                </m:rPr>
                <m:t>(</m:t>
              </m:r>
              <m:sSub>
                <m:e>
                  <m:limLow>
                    <m:e>
                      <m:r>
                        <m:t>x</m:t>
                      </m:r>
                    </m:e>
                    <m:lim>
                      <m:r>
                        <m:rPr>
                          <m:sty m:val="p"/>
                        </m:rPr>
                        <m:t>∼</m:t>
                      </m:r>
                    </m:lim>
                  </m:limLow>
                </m:e>
                <m:sub>
                  <m:r>
                    <m:t>t</m:t>
                  </m:r>
                </m:sub>
              </m:sSub>
              <m:r>
                <m:rPr>
                  <m:sty m:val="p"/>
                </m:rPr>
                <m:t>+</m:t>
              </m:r>
              <m:limLow>
                <m:e>
                  <m:r>
                    <m:t>v</m:t>
                  </m:r>
                </m:e>
                <m:lim>
                  <m:r>
                    <m:rPr>
                      <m:sty m:val="p"/>
                    </m:rPr>
                    <m:t>∼</m:t>
                  </m:r>
                </m:lim>
              </m:limLow>
              <m:r>
                <m:rPr>
                  <m:sty m:val="p"/>
                </m:rPr>
                <m:t>)</m:t>
              </m:r>
              <m:r>
                <m:rPr>
                  <m:sty m:val="p"/>
                </m:rPr>
                <m:t>+</m:t>
              </m:r>
              <m:r>
                <m:t>b</m:t>
              </m:r>
              <m:r>
                <m:t>&amp;</m:t>
              </m:r>
              <m:r>
                <m:rPr>
                  <m:sty m:val="p"/>
                </m:rPr>
                <m:t>=</m:t>
              </m:r>
              <m:r>
                <m:t>​</m:t>
              </m:r>
              <m:d>
                <m:dPr>
                  <m:begChr m:val="("/>
                  <m:sepChr m:val=""/>
                  <m:endChr m:val=")"/>
                  <m:grow/>
                </m:dPr>
                <m:e>
                  <m:limLow>
                    <m:e>
                      <m:r>
                        <m:t>w</m:t>
                      </m:r>
                    </m:e>
                    <m:lim>
                      <m:r>
                        <m:rPr>
                          <m:sty m:val="p"/>
                        </m:rPr>
                        <m:t>∼</m:t>
                      </m:r>
                    </m:lim>
                  </m:limLow>
                  <m:r>
                    <m:rPr>
                      <m:sty m:val="p"/>
                    </m:rPr>
                    <m:t>⋅</m:t>
                  </m:r>
                  <m:sSub>
                    <m:e>
                      <m:limLow>
                        <m:e>
                          <m:r>
                            <m:t>x</m:t>
                          </m:r>
                        </m:e>
                        <m:lim>
                          <m:r>
                            <m:rPr>
                              <m:sty m:val="p"/>
                            </m:rPr>
                            <m:t>∼</m:t>
                          </m:r>
                        </m:lim>
                      </m:limLow>
                    </m:e>
                    <m:sub>
                      <m:r>
                        <m:t>t</m:t>
                      </m:r>
                    </m:sub>
                  </m:sSub>
                  <m:r>
                    <m:rPr>
                      <m:sty m:val="p"/>
                    </m:rPr>
                    <m:t>+</m:t>
                  </m:r>
                  <m:r>
                    <m:t>b</m:t>
                  </m:r>
                </m:e>
              </m:d>
              <m:r>
                <m:t>​</m:t>
              </m:r>
              <m:r>
                <m:rPr>
                  <m:sty m:val="p"/>
                </m:rPr>
                <m:t>+</m:t>
              </m:r>
              <m:limLow>
                <m:e>
                  <m:r>
                    <m:t>w</m:t>
                  </m:r>
                </m:e>
                <m:lim>
                  <m:r>
                    <m:rPr>
                      <m:sty m:val="p"/>
                    </m:rPr>
                    <m:t>∼</m:t>
                  </m:r>
                </m:lim>
              </m:limLow>
              <m:r>
                <m:rPr>
                  <m:sty m:val="p"/>
                </m:rPr>
                <m:t>⋅</m:t>
              </m:r>
              <m:limLow>
                <m:e>
                  <m:r>
                    <m:t>v</m:t>
                  </m:r>
                </m:e>
                <m:lim>
                  <m:r>
                    <m:rPr>
                      <m:sty m:val="p"/>
                    </m:rPr>
                    <m:t>∼</m:t>
                  </m:r>
                </m:lim>
              </m:limLow>
              <m:r>
                <m:t>&amp;</m:t>
              </m:r>
              <m:r>
                <m:t>&amp;</m:t>
              </m:r>
              <m:r>
                <m:rPr>
                  <m:nor/>
                  <m:sty m:val="p"/>
                </m:rPr>
                <m:t>(linearity of </m:t>
              </m:r>
              <m:limLow>
                <m:e>
                  <m:r>
                    <m:t>x</m:t>
                  </m:r>
                </m:e>
                <m:lim>
                  <m:r>
                    <m:rPr>
                      <m:sty m:val="p"/>
                    </m:rPr>
                    <m:t>∼</m:t>
                  </m:r>
                </m:lim>
              </m:limLow>
              <m:r>
                <m:rPr>
                  <m:sty m:val="p"/>
                </m:rPr>
                <m:t>↦</m:t>
              </m:r>
              <m:limLow>
                <m:e>
                  <m:r>
                    <m:t>w</m:t>
                  </m:r>
                </m:e>
                <m:lim>
                  <m:r>
                    <m:rPr>
                      <m:sty m:val="p"/>
                    </m:rPr>
                    <m:t>∼</m:t>
                  </m:r>
                </m:lim>
              </m:limLow>
              <m:r>
                <m:rPr>
                  <m:sty m:val="p"/>
                </m:rPr>
                <m:t>⋅</m:t>
              </m:r>
              <m:limLow>
                <m:e>
                  <m:r>
                    <m:t>x</m:t>
                  </m:r>
                </m:e>
                <m:lim>
                  <m:r>
                    <m:rPr>
                      <m:sty m:val="p"/>
                    </m:rPr>
                    <m:t>∼</m:t>
                  </m:r>
                </m:lim>
              </m:limLow>
              <m:r>
                <m:rPr>
                  <m:nor/>
                  <m:sty m:val="p"/>
                </m:rPr>
                <m:t>)</m:t>
              </m:r>
            </m:e>
            <m:e>
              <m:r>
                <m:t>&amp;</m:t>
              </m:r>
              <m:r>
                <m:rPr>
                  <m:sty m:val="p"/>
                </m:rPr>
                <m:t>=</m:t>
              </m:r>
              <m:r>
                <m:t>t</m:t>
              </m:r>
              <m:r>
                <m:t> </m:t>
              </m:r>
              <m:limLow>
                <m:e>
                  <m:r>
                    <m:t>w</m:t>
                  </m:r>
                </m:e>
                <m:lim>
                  <m:r>
                    <m:rPr>
                      <m:sty m:val="p"/>
                    </m:rPr>
                    <m:t>∼</m:t>
                  </m:r>
                </m:lim>
              </m:limLow>
              <m:r>
                <m:rPr>
                  <m:sty m:val="p"/>
                </m:rPr>
                <m:t>⋅</m:t>
              </m:r>
              <m:limLow>
                <m:e>
                  <m:r>
                    <m:t>w</m:t>
                  </m:r>
                </m:e>
                <m:lim>
                  <m:r>
                    <m:rPr>
                      <m:sty m:val="p"/>
                    </m:rPr>
                    <m:t>∼</m:t>
                  </m:r>
                </m:lim>
              </m:limLow>
              <m:r>
                <m:rPr>
                  <m:sty m:val="p"/>
                </m:rPr>
                <m:t>+</m:t>
              </m:r>
              <m:limLow>
                <m:e>
                  <m:r>
                    <m:t>w</m:t>
                  </m:r>
                </m:e>
                <m:lim>
                  <m:r>
                    <m:rPr>
                      <m:sty m:val="p"/>
                    </m:rPr>
                    <m:t>∼</m:t>
                  </m:r>
                </m:lim>
              </m:limLow>
              <m:r>
                <m:rPr>
                  <m:sty m:val="p"/>
                </m:rPr>
                <m:t>⋅</m:t>
              </m:r>
              <m:limLow>
                <m:e>
                  <m:r>
                    <m:t>v</m:t>
                  </m:r>
                </m:e>
                <m:lim>
                  <m:r>
                    <m:rPr>
                      <m:sty m:val="p"/>
                    </m:rPr>
                    <m:t>∼</m:t>
                  </m:r>
                </m:lim>
              </m:limLow>
              <m:r>
                <m:rPr>
                  <m:sty m:val="p"/>
                </m:rPr>
                <m:t>.</m:t>
              </m:r>
              <m:r>
                <m:t>&amp;</m:t>
              </m:r>
              <m:r>
                <m:t>&amp;</m:t>
              </m:r>
              <m:r>
                <m:rPr>
                  <m:nor/>
                  <m:sty m:val="p"/>
                </m:rPr>
                <m:t>(the display above)</m:t>
              </m:r>
            </m:e>
          </m:eqArr>
        </m:oMath>
      </m:oMathPara>
    </w:p>
    <w:p>
      <w:pPr>
        <w:pStyle w:val="FirstParagraph"/>
      </w:pPr>
      <w:del w:id="10322" w:author="PR Preview" w:date="2026-01-01T00:00:00Z">
        <w:r>
          <w:delText xml:space="preserve">Because</w:delText>
        </w:r>
      </w:del>
      <w:del w:id="10323" w:author="PR Preview" w:date="2026-01-01T00:00:00Z">
        <w:r>
          <w:delText xml:space="preserve"> </w:delText>
        </w:r>
      </w:del>
      <m:oMath>
        <m:limLow>
          <m:e>
            <m:r>
              <m:t>w</m:t>
            </m:r>
          </m:e>
          <m:lim>
            <m:r>
              <m:rPr>
                <m:sty m:val="p"/>
              </m:rPr>
              <m:t>∼</m:t>
            </m:r>
          </m:lim>
        </m:limLow>
        <m:r>
          <m:rPr>
            <m:sty m:val="p"/>
          </m:rPr>
          <m:t>⋅</m:t>
        </m:r>
        <m:limLow>
          <m:e>
            <m:r>
              <m:t>w</m:t>
            </m:r>
          </m:e>
          <m:lim>
            <m:r>
              <m:rPr>
                <m:sty m:val="p"/>
              </m:rPr>
              <m:t>∼</m:t>
            </m:r>
          </m:lim>
        </m:limLow>
        <m:r>
          <m:rPr>
            <m:sty m:val="p"/>
          </m:rPr>
          <m:t>&gt;</m:t>
        </m:r>
        <m:r>
          <m:t>0</m:t>
        </m:r>
      </m:oMath>
      <w:del w:id="10324" w:author="PR Preview" w:date="2026-01-01T00:00:00Z">
        <w:r>
          <w:delText xml:space="preserve">, this is positive once</w:delText>
        </w:r>
      </w:del>
      <w:del w:id="10325" w:author="PR Preview" w:date="2026-01-01T00:00:00Z">
        <w:r>
          <w:delText xml:space="preserve"> </w:delText>
        </w:r>
      </w:del>
      <m:oMath>
        <m:r>
          <m:t>t</m:t>
        </m:r>
        <m:r>
          <m:rPr>
            <m:sty m:val="p"/>
          </m:rPr>
          <m:t>&gt;</m:t>
        </m:r>
        <m:r>
          <m:rPr>
            <m:sty m:val="p"/>
          </m:rPr>
          <m:t>−</m:t>
        </m:r>
        <m:limLow>
          <m:e>
            <m:r>
              <m:t>w</m:t>
            </m:r>
          </m:e>
          <m:lim>
            <m:r>
              <m:rPr>
                <m:sty m:val="p"/>
              </m:rPr>
              <m:t>∼</m:t>
            </m:r>
          </m:lim>
        </m:limLow>
        <m:r>
          <m:rPr>
            <m:sty m:val="p"/>
          </m:rPr>
          <m:t>⋅</m:t>
        </m:r>
        <m:limLow>
          <m:e>
            <m:r>
              <m:t>v</m:t>
            </m:r>
          </m:e>
          <m:lim>
            <m:r>
              <m:rPr>
                <m:sty m:val="p"/>
              </m:rPr>
              <m:t>∼</m:t>
            </m:r>
          </m:lim>
        </m:limLow>
        <m:r>
          <m:rPr>
            <m:sty m:val="p"/>
          </m:rPr>
          <m:t>/</m:t>
        </m:r>
        <m:limLow>
          <m:e>
            <m:r>
              <m:t>w</m:t>
            </m:r>
          </m:e>
          <m:lim>
            <m:r>
              <m:rPr>
                <m:sty m:val="p"/>
              </m:rPr>
              <m:t>∼</m:t>
            </m:r>
          </m:lim>
        </m:limLow>
        <m:r>
          <m:rPr>
            <m:sty m:val="p"/>
          </m:rPr>
          <m:t>⋅</m:t>
        </m:r>
        <m:limLow>
          <m:e>
            <m:r>
              <m:t>w</m:t>
            </m:r>
          </m:e>
          <m:lim>
            <m:r>
              <m:rPr>
                <m:sty m:val="p"/>
              </m:rPr>
              <m:t>∼</m:t>
            </m:r>
          </m:lim>
        </m:limLow>
      </m:oMath>
      <w:del w:id="10326" w:author="PR Preview" w:date="2026-01-01T00:00:00Z">
        <w:r>
          <w:delText xml:space="preserve">.</w:delText>
        </w:r>
      </w:del>
      <w:del w:id="10327" w:author="PR Preview" w:date="2026-01-01T00:00:00Z">
        <w:r>
          <w:delText xml:space="preserve"> </w:delText>
        </w:r>
      </w:del>
      <w:del w:id="10328" w:author="PR Preview" w:date="2026-01-01T00:00:00Z">
        <w:r>
          <w:delText xml:space="preserve">Choose such a</w:delText>
        </w:r>
      </w:del>
      <w:del w:id="10329" w:author="PR Preview" w:date="2026-01-01T00:00:00Z">
        <w:r>
          <w:delText xml:space="preserve"> </w:delText>
        </w:r>
      </w:del>
      <m:oMath>
        <m:r>
          <m:t>t</m:t>
        </m:r>
        <m:r>
          <m:rPr>
            <m:sty m:val="p"/>
          </m:rPr>
          <m:t>&gt;</m:t>
        </m:r>
        <m:r>
          <m:t>0</m:t>
        </m:r>
      </m:oMath>
      <w:del w:id="10330" w:author="PR Preview" w:date="2026-01-01T00:00:00Z">
        <w:r>
          <w:delText xml:space="preserve">.</w:delText>
        </w:r>
      </w:del>
      <w:del w:id="10331" w:author="PR Preview" w:date="2026-01-01T00:00:00Z">
        <w:r>
          <w:delText xml:space="preserve"> </w:delText>
        </w:r>
      </w:del>
      <w:del w:id="10332" w:author="PR Preview" w:date="2026-01-01T00:00:00Z">
        <w:r>
          <w:delText xml:space="preserve">Then</w:delText>
        </w:r>
      </w:del>
      <w:del w:id="10333" w:author="PR Preview" w:date="2026-01-01T00:00:00Z">
        <w:r>
          <w:delText xml:space="preserve"> </w:delText>
        </w:r>
      </w:del>
      <m:oMath>
        <m:sSub>
          <m:e>
            <m:limLow>
              <m:e>
                <m:r>
                  <m:t>x</m:t>
                </m:r>
              </m:e>
              <m:lim>
                <m:r>
                  <m:rPr>
                    <m:sty m:val="p"/>
                  </m:rPr>
                  <m:t>∼</m:t>
                </m:r>
              </m:lim>
            </m:limLow>
          </m:e>
          <m:sub>
            <m:r>
              <m:t>t</m:t>
            </m:r>
          </m:sub>
        </m:sSub>
      </m:oMath>
      <w:del w:id="10334" w:author="PR Preview" w:date="2026-01-01T00:00:00Z">
        <w:r>
          <w:delText xml:space="preserve"> </w:delText>
        </w:r>
      </w:del>
      <w:del w:id="10335" w:author="PR Preview" w:date="2026-01-01T00:00:00Z">
        <w:r>
          <w:delText xml:space="preserve">and</w:delText>
        </w:r>
      </w:del>
      <w:del w:id="10336" w:author="PR Preview" w:date="2026-01-01T00:00:00Z">
        <w:r>
          <w:delText xml:space="preserve"> </w:delText>
        </w:r>
      </w:del>
      <m:oMath>
        <m:sSub>
          <m:e>
            <m:limLow>
              <m:e>
                <m:r>
                  <m:t>x</m:t>
                </m:r>
              </m:e>
              <m:lim>
                <m:r>
                  <m:rPr>
                    <m:sty m:val="p"/>
                  </m:rPr>
                  <m:t>∼</m:t>
                </m:r>
              </m:lim>
            </m:limLow>
          </m:e>
          <m:sub>
            <m:r>
              <m:t>t</m:t>
            </m:r>
          </m:sub>
        </m:sSub>
        <m:r>
          <m:rPr>
            <m:sty m:val="p"/>
          </m:rPr>
          <m:t>+</m:t>
        </m:r>
        <m:limLow>
          <m:e>
            <m:r>
              <m:t>v</m:t>
            </m:r>
          </m:e>
          <m:lim>
            <m:r>
              <m:rPr>
                <m:sty m:val="p"/>
              </m:rPr>
              <m:t>∼</m:t>
            </m:r>
          </m:lim>
        </m:limLow>
      </m:oMath>
      <w:del w:id="10337" w:author="PR Preview" w:date="2026-01-01T00:00:00Z">
        <w:r>
          <w:delText xml:space="preserve"> </w:delText>
        </w:r>
      </w:del>
      <w:del w:id="10338" w:author="PR Preview" w:date="2026-01-01T00:00:00Z">
        <w:r>
          <w:delText xml:space="preserve">are both in</w:delText>
        </w:r>
      </w:del>
      <w:del w:id="10339" w:author="PR Preview" w:date="2026-01-01T00:00:00Z">
        <w:r>
          <w:delText xml:space="preserve"> </w:delText>
        </w:r>
      </w:del>
      <m:oMath>
        <m:sSup>
          <m:e>
            <m:r>
              <m:rPr>
                <m:scr m:val="script"/>
                <m:sty m:val="p"/>
              </m:rPr>
              <m:t>H</m:t>
            </m:r>
          </m:e>
          <m:sup>
            <m:r>
              <m:rPr>
                <m:sty m:val="p"/>
              </m:rPr>
              <m:t>+</m:t>
            </m:r>
          </m:sup>
        </m:sSup>
      </m:oMath>
      <w:del w:id="10340" w:author="PR Preview" w:date="2026-01-01T00:00:00Z">
        <w:r>
          <w:delText xml:space="preserve">,</w:delText>
        </w:r>
      </w:del>
      <w:del w:id="10341" w:author="PR Preview" w:date="2026-01-01T00:00:00Z">
        <w:r>
          <w:delText xml:space="preserve"> </w:delText>
        </w:r>
      </w:del>
      <w:del w:id="10342" w:author="PR Preview" w:date="2026-01-01T00:00:00Z">
        <w:r>
          <w:delText xml:space="preserve">and their difference is</w:delText>
        </w:r>
      </w:del>
      <w:del w:id="10343" w:author="PR Preview" w:date="2026-01-01T00:00:00Z">
        <w:r>
          <w:delText xml:space="preserve"> </w:delText>
        </w:r>
      </w:del>
      <m:oMath>
        <m:limLow>
          <m:e>
            <m:r>
              <m:t>v</m:t>
            </m:r>
          </m:e>
          <m:lim>
            <m:r>
              <m:rPr>
                <m:sty m:val="p"/>
              </m:rPr>
              <m:t>∼</m:t>
            </m:r>
          </m:lim>
        </m:limLow>
      </m:oMath>
      <w:del w:id="10344" w:author="PR Preview" w:date="2026-01-01T00:00:00Z">
        <w:r>
          <w:delText xml:space="preserve">.</w:delText>
        </w:r>
      </w:del>
      <w:del w:id="10345" w:author="PR Preview" w:date="2026-01-01T00:00:00Z">
        <w:r>
          <w:delText xml:space="preserve"> </w:delText>
        </w:r>
      </w:del>
      <w:del w:id="10346" w:author="PR Preview" w:date="2026-01-01T00:00:00Z">
        <w:r>
          <w:delText xml:space="preserve">So</w:delText>
        </w:r>
      </w:del>
      <w:del w:id="10347" w:author="PR Preview" w:date="2026-01-01T00:00:00Z">
        <w:r>
          <w:delText xml:space="preserve"> </w:delText>
        </w:r>
      </w:del>
      <m:oMath>
        <m:limLow>
          <m:e>
            <m:r>
              <m:t>v</m:t>
            </m:r>
          </m:e>
          <m:lim>
            <m:r>
              <m:rPr>
                <m:sty m:val="p"/>
              </m:rPr>
              <m:t>∼</m:t>
            </m:r>
          </m:lim>
        </m:limLow>
        <m:r>
          <m:rPr>
            <m:sty m:val="p"/>
          </m:rPr>
          <m:t>∈</m:t>
        </m:r>
        <m:r>
          <m:t>D</m:t>
        </m:r>
        <m:r>
          <m:rPr>
            <m:sty m:val="p"/>
          </m:rPr>
          <m:t>(</m:t>
        </m:r>
        <m:sSup>
          <m:e>
            <m:r>
              <m:rPr>
                <m:scr m:val="script"/>
                <m:sty m:val="p"/>
              </m:rPr>
              <m:t>H</m:t>
            </m:r>
          </m:e>
          <m:sup>
            <m:r>
              <m:rPr>
                <m:sty m:val="p"/>
              </m:rPr>
              <m:t>+</m:t>
            </m:r>
          </m:sup>
        </m:sSup>
        <m:r>
          <m:rPr>
            <m:sty m:val="p"/>
          </m:rPr>
          <m:t>)</m:t>
        </m:r>
      </m:oMath>
      <w:del w:id="10348" w:author="PR Preview" w:date="2026-01-01T00:00:00Z">
        <w:r>
          <w:delText xml:space="preserve">.</w:delText>
        </w:r>
      </w:del>
      <w:del w:id="10349" w:author="PR Preview" w:date="2026-01-01T00:00:00Z">
        <w:r>
          <w:delText xml:space="preserve"> </w:delText>
        </w:r>
      </w:del>
      <w:del w:id="10350" w:author="PR Preview" w:date="2026-01-01T00:00:00Z">
        <w:r>
          <w:delText xml:space="preserve">The whole space</w:delText>
        </w:r>
      </w:del>
      <w:del w:id="10351" w:author="PR Preview" w:date="2026-01-01T00:00:00Z">
        <w:r>
          <w:delText xml:space="preserve"> </w:delText>
        </w:r>
      </w:del>
      <m:oMath>
        <m:sSup>
          <m:e>
            <m:r>
              <m:rPr>
                <m:scr m:val="double-struck"/>
                <m:sty m:val="p"/>
              </m:rPr>
              <m:t>R</m:t>
            </m:r>
          </m:e>
          <m:sup>
            <m:r>
              <m:t>p</m:t>
            </m:r>
          </m:sup>
        </m:sSup>
      </m:oMath>
      <w:del w:id="10352" w:author="PR Preview" w:date="2026-01-01T00:00:00Z">
        <w:r>
          <w:delText xml:space="preserve"> </w:delText>
        </w:r>
      </w:del>
      <w:del w:id="10353" w:author="PR Preview" w:date="2026-01-01T00:00:00Z">
        <w:r>
          <w:delText xml:space="preserve">is a subspace of dimension</w:delText>
        </w:r>
      </w:del>
      <w:del w:id="10354" w:author="PR Preview" w:date="2026-01-01T00:00:00Z">
        <w:r>
          <w:delText xml:space="preserve"> </w:delText>
        </w:r>
      </w:del>
      <m:oMath>
        <m:r>
          <m:t>p</m:t>
        </m:r>
      </m:oMath>
      <w:del w:id="10355" w:author="PR Preview" w:date="2026-01-01T00:00:00Z">
        <w:r>
          <w:delText xml:space="preserve"> </w:delText>
        </w:r>
      </w:del>
      <w:del w:id="10356" w:author="PR Preview" w:date="2026-01-01T00:00:00Z">
        <w:r>
          <w:delText xml:space="preserve">(</w:delText>
        </w:r>
      </w:del>
      <w:hyperlink w:anchor="def-dimension">
        <w:del w:id="10357" w:author="PR Preview" w:date="2026-01-01T00:00:00Z">
          <w:r>
            <w:rPr>
              <w:rStyle w:val="Hyperlink"/>
            </w:rPr>
            <w:delText xml:space="preserve">Definition 51</w:delText>
          </w:r>
        </w:del>
      </w:hyperlink>
      <w:del w:id="10358" w:author="PR Preview" w:date="2026-01-01T00:00:00Z">
        <w:r>
          <w:delText xml:space="preserve">).</w:delText>
        </w:r>
      </w:del>
    </w:p>
    <w:p>
      <w:pPr>
        <w:pStyle w:val="BodyText"/>
      </w:pPr>
      <w:del w:id="10359" w:author="PR Preview" w:date="2026-01-01T00:00:00Z">
        <w:r>
          <w:delText xml:space="preserve">The proof for</w:delText>
        </w:r>
      </w:del>
      <w:del w:id="10360" w:author="PR Preview" w:date="2026-01-01T00:00:00Z">
        <w:r>
          <w:delText xml:space="preserve"> </w:delText>
        </w:r>
      </w:del>
      <m:oMath>
        <m:sSup>
          <m:e>
            <m:r>
              <m:rPr>
                <m:scr m:val="script"/>
                <m:sty m:val="p"/>
              </m:rPr>
              <m:t>H</m:t>
            </m:r>
          </m:e>
          <m:sup>
            <m:r>
              <m:rPr>
                <m:sty m:val="p"/>
              </m:rPr>
              <m:t>−</m:t>
            </m:r>
          </m:sup>
        </m:sSup>
      </m:oMath>
      <w:del w:id="10361" w:author="PR Preview" w:date="2026-01-01T00:00:00Z">
        <w:r>
          <w:delText xml:space="preserve"> </w:delText>
        </w:r>
      </w:del>
      <w:del w:id="10362" w:author="PR Preview" w:date="2026-01-01T00:00:00Z">
        <w:r>
          <w:delText xml:space="preserve">is the same with</w:delText>
        </w:r>
      </w:del>
      <w:del w:id="10363" w:author="PR Preview" w:date="2026-01-01T00:00:00Z">
        <w:r>
          <w:delText xml:space="preserve"> </w:delText>
        </w:r>
      </w:del>
      <m:oMath>
        <m:r>
          <m:rPr>
            <m:sty m:val="p"/>
          </m:rPr>
          <m:t>−</m:t>
        </m:r>
        <m:limLow>
          <m:e>
            <m:r>
              <m:t>w</m:t>
            </m:r>
          </m:e>
          <m:lim>
            <m:r>
              <m:rPr>
                <m:sty m:val="p"/>
              </m:rPr>
              <m:t>∼</m:t>
            </m:r>
          </m:lim>
        </m:limLow>
      </m:oMath>
      <w:del w:id="10364" w:author="PR Preview" w:date="2026-01-01T00:00:00Z">
        <w:r>
          <w:delText xml:space="preserve"> </w:delText>
        </w:r>
      </w:del>
      <w:del w:id="10365" w:author="PR Preview" w:date="2026-01-01T00:00:00Z">
        <w:r>
          <w:delText xml:space="preserve">and</w:delText>
        </w:r>
      </w:del>
      <w:del w:id="10366" w:author="PR Preview" w:date="2026-01-01T00:00:00Z">
        <w:r>
          <w:delText xml:space="preserve"> </w:delText>
        </w:r>
      </w:del>
      <m:oMath>
        <m:r>
          <m:rPr>
            <m:sty m:val="p"/>
          </m:rPr>
          <m:t>−</m:t>
        </m:r>
        <m:r>
          <m:t>b</m:t>
        </m:r>
      </m:oMath>
      <w:del w:id="10367" w:author="PR Preview" w:date="2026-01-01T00:00:00Z">
        <w:r>
          <w:delText xml:space="preserve"> </w:delText>
        </w:r>
      </w:del>
      <w:del w:id="10368" w:author="PR Preview" w:date="2026-01-01T00:00:00Z">
        <w:r>
          <w:delText xml:space="preserve">in place of</w:delText>
        </w:r>
      </w:del>
      <w:del w:id="10369" w:author="PR Preview" w:date="2026-01-01T00:00:00Z">
        <w:r>
          <w:delText xml:space="preserve"> </w:delText>
        </w:r>
      </w:del>
      <m:oMath>
        <m:limLow>
          <m:e>
            <m:r>
              <m:t>w</m:t>
            </m:r>
          </m:e>
          <m:lim>
            <m:r>
              <m:rPr>
                <m:sty m:val="p"/>
              </m:rPr>
              <m:t>∼</m:t>
            </m:r>
          </m:lim>
        </m:limLow>
      </m:oMath>
      <w:del w:id="10370" w:author="PR Preview" w:date="2026-01-01T00:00:00Z">
        <w:r>
          <w:delText xml:space="preserve"> </w:delText>
        </w:r>
      </w:del>
      <w:del w:id="10371" w:author="PR Preview" w:date="2026-01-01T00:00:00Z">
        <w:r>
          <w:delText xml:space="preserve">and</w:delText>
        </w:r>
      </w:del>
      <w:del w:id="10372" w:author="PR Preview" w:date="2026-01-01T00:00:00Z">
        <w:r>
          <w:delText xml:space="preserve"> </w:delText>
        </w:r>
      </w:del>
      <m:oMath>
        <m:r>
          <m:t>b</m:t>
        </m:r>
      </m:oMath>
      <w:del w:id="10373" w:author="PR Preview" w:date="2026-01-01T00:00:00Z">
        <w:r>
          <w:delText xml:space="preserve">.</w:delText>
        </w:r>
      </w:del>
    </w:p>
    <w:p>
      <w:pPr>
        <w:pStyle w:val="BodyText"/>
      </w:pPr>
      <w:del w:id="10374" w:author="PR Preview" w:date="2026-01-01T00:00:00Z">
        <w:r>
          <w:rPr>
            <w:b/>
            <w:bCs/>
          </w:rPr>
          <w:delText xml:space="preserve">Example 76 (Two iris species on either side of a line)</w:delText>
        </w:r>
      </w:del>
      <w:del w:id="10375" w:author="PR Preview" w:date="2026-01-01T00:00:00Z">
        <w:r>
          <w:delText xml:space="preserve"> </w:delText>
        </w:r>
      </w:del>
      <w:del w:id="10376" w:author="PR Preview" w:date="2026-01-01T00:00:00Z">
        <w:r>
          <w:delText xml:space="preserve">The</w:delText>
        </w:r>
      </w:del>
      <w:del w:id="10377" w:author="PR Preview" w:date="2026-01-01T00:00:00Z">
        <w:r>
          <w:delText xml:space="preserve"> </w:delText>
        </w:r>
      </w:del>
      <w:del w:id="10378" w:author="PR Preview" w:date="2026-01-01T00:00:00Z">
        <w:r>
          <w:rPr>
            <w:rStyle w:val="VerbatimChar"/>
          </w:rPr>
          <w:delText xml:space="preserve">iris</w:delText>
        </w:r>
      </w:del>
      <w:del w:id="10379" w:author="PR Preview" w:date="2026-01-01T00:00:00Z">
        <w:r>
          <w:delText xml:space="preserve"> </w:delText>
        </w:r>
      </w:del>
      <w:del w:id="10380" w:author="PR Preview" w:date="2026-01-01T00:00:00Z">
        <w:r>
          <w:delText xml:space="preserve">data set in R has the petal length and petal width, in centimeters, of 150 irises.</w:delText>
        </w:r>
      </w:del>
      <w:del w:id="10381" w:author="PR Preview" w:date="2026-01-01T00:00:00Z">
        <w:r>
          <w:delText xml:space="preserve"> </w:delText>
        </w:r>
      </w:del>
      <w:del w:id="10382" w:author="PR Preview" w:date="2026-01-01T00:00:00Z">
        <w:r>
          <w:delText xml:space="preserve">Take the 100 flowers of the species versicolor and virginica,</w:delText>
        </w:r>
      </w:del>
      <w:del w:id="10383" w:author="PR Preview" w:date="2026-01-01T00:00:00Z">
        <w:r>
          <w:delText xml:space="preserve"> </w:delText>
        </w:r>
      </w:del>
      <w:del w:id="10384" w:author="PR Preview" w:date="2026-01-01T00:00:00Z">
        <w:r>
          <w:delText xml:space="preserve">and let</w:delText>
        </w:r>
      </w:del>
      <w:del w:id="10385"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10386" w:author="PR Preview" w:date="2026-01-01T00:00:00Z">
        <w:r>
          <w:delText xml:space="preserve"> </w:delText>
        </w:r>
      </w:del>
      <w:del w:id="10387" w:author="PR Preview" w:date="2026-01-01T00:00:00Z">
        <w:r>
          <w:delText xml:space="preserve">be the petal length and petal width of one flower.</w:delText>
        </w:r>
      </w:del>
      <w:del w:id="10388" w:author="PR Preview" w:date="2026-01-01T00:00:00Z">
        <w:r>
          <w:delText xml:space="preserve"> </w:delText>
        </w:r>
      </w:del>
      <w:del w:id="10389" w:author="PR Preview" w:date="2026-01-01T00:00:00Z">
        <w:r>
          <w:delText xml:space="preserve">A logistic regression of the species on</w:delText>
        </w:r>
      </w:del>
      <w:del w:id="10390" w:author="PR Preview" w:date="2026-01-01T00:00:00Z">
        <w:r>
          <w:delText xml:space="preserve"> </w:delText>
        </w:r>
      </w:del>
      <m:oMath>
        <m:limLow>
          <m:e>
            <m:r>
              <m:t>x</m:t>
            </m:r>
          </m:e>
          <m:lim>
            <m:r>
              <m:rPr>
                <m:sty m:val="p"/>
              </m:rPr>
              <m:t>∼</m:t>
            </m:r>
          </m:lim>
        </m:limLow>
      </m:oMath>
      <w:del w:id="10391" w:author="PR Preview" w:date="2026-01-01T00:00:00Z">
        <w:r>
          <w:delText xml:space="preserve"> </w:delText>
        </w:r>
      </w:del>
      <w:del w:id="10392" w:author="PR Preview" w:date="2026-01-01T00:00:00Z">
        <w:r>
          <w:delText xml:space="preserve">gives a coefficient vector</w:delText>
        </w:r>
      </w:del>
      <w:del w:id="10393" w:author="PR Preview" w:date="2026-01-01T00:00:00Z">
        <w:r>
          <w:delText xml:space="preserve"> </w:delText>
        </w:r>
      </w:del>
      <m:oMath>
        <m:limLow>
          <m:e>
            <m:r>
              <m:t>w</m:t>
            </m:r>
          </m:e>
          <m:lim>
            <m:r>
              <m:rPr>
                <m:sty m:val="p"/>
              </m:rPr>
              <m:t>∼</m:t>
            </m:r>
          </m:lim>
        </m:limLow>
      </m:oMath>
      <w:del w:id="10394" w:author="PR Preview" w:date="2026-01-01T00:00:00Z">
        <w:r>
          <w:delText xml:space="preserve"> </w:delText>
        </w:r>
      </w:del>
      <w:del w:id="10395" w:author="PR Preview" w:date="2026-01-01T00:00:00Z">
        <w:r>
          <w:delText xml:space="preserve">and an intercept</w:delText>
        </w:r>
      </w:del>
      <w:del w:id="10396" w:author="PR Preview" w:date="2026-01-01T00:00:00Z">
        <w:r>
          <w:delText xml:space="preserve"> </w:delText>
        </w:r>
      </w:del>
      <m:oMath>
        <m:r>
          <m:t>b</m:t>
        </m:r>
      </m:oMath>
      <w:del w:id="10397" w:author="PR Preview" w:date="2026-01-01T00:00:00Z">
        <w:r>
          <w:delText xml:space="preserve">.</w:delText>
        </w:r>
      </w:del>
      <w:del w:id="10398" w:author="PR Preview" w:date="2026-01-01T00:00:00Z">
        <w:r>
          <w:delText xml:space="preserve"> </w:delText>
        </w:r>
      </w:del>
      <w:del w:id="10399" w:author="PR Preview" w:date="2026-01-01T00:00:00Z">
        <w:r>
          <w:delText xml:space="preserve">The line</w:delText>
        </w:r>
      </w:del>
      <w:del w:id="10400"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m:t>
        </m:r>
        <m:r>
          <m:t>0</m:t>
        </m:r>
      </m:oMath>
      <w:del w:id="10401" w:author="PR Preview" w:date="2026-01-01T00:00:00Z">
        <w:r>
          <w:delText xml:space="preserve"> </w:delText>
        </w:r>
      </w:del>
      <w:del w:id="10402" w:author="PR Preview" w:date="2026-01-01T00:00:00Z">
        <w:r>
          <w:delText xml:space="preserve">is a hyperplane in</w:delText>
        </w:r>
      </w:del>
      <w:del w:id="10403" w:author="PR Preview" w:date="2026-01-01T00:00:00Z">
        <w:r>
          <w:delText xml:space="preserve"> </w:delText>
        </w:r>
      </w:del>
      <m:oMath>
        <m:sSup>
          <m:e>
            <m:r>
              <m:rPr>
                <m:scr m:val="double-struck"/>
                <m:sty m:val="p"/>
              </m:rPr>
              <m:t>R</m:t>
            </m:r>
          </m:e>
          <m:sup>
            <m:r>
              <m:t>2</m:t>
            </m:r>
          </m:sup>
        </m:sSup>
      </m:oMath>
      <w:del w:id="10404" w:author="PR Preview" w:date="2026-01-01T00:00:00Z">
        <w:r>
          <w:delText xml:space="preserve"> </w:delText>
        </w:r>
      </w:del>
      <w:del w:id="10405" w:author="PR Preview" w:date="2026-01-01T00:00:00Z">
        <w:r>
          <w:delText xml:space="preserve">(</w:delText>
        </w:r>
      </w:del>
      <w:hyperlink w:anchor="def-hyperplane">
        <w:del w:id="10406" w:author="PR Preview" w:date="2026-01-01T00:00:00Z">
          <w:r>
            <w:rPr>
              <w:rStyle w:val="Hyperlink"/>
            </w:rPr>
            <w:delText xml:space="preserve">Definition 41</w:delText>
          </w:r>
        </w:del>
      </w:hyperlink>
      <w:del w:id="10407" w:author="PR Preview" w:date="2026-01-01T00:00:00Z">
        <w:r>
          <w:delText xml:space="preserve">),</w:delText>
        </w:r>
      </w:del>
      <w:del w:id="10408" w:author="PR Preview" w:date="2026-01-01T00:00:00Z">
        <w:r>
          <w:delText xml:space="preserve"> </w:delText>
        </w:r>
      </w:del>
      <w:del w:id="10409" w:author="PR Preview" w:date="2026-01-01T00:00:00Z">
        <w:r>
          <w:delText xml:space="preserve">and the two species mostly fall in its two open half-spaces (</w:delText>
        </w:r>
      </w:del>
      <w:hyperlink w:anchor="def-half-space">
        <w:del w:id="10410" w:author="PR Preview" w:date="2026-01-01T00:00:00Z">
          <w:r>
            <w:rPr>
              <w:rStyle w:val="Hyperlink"/>
            </w:rPr>
            <w:delText xml:space="preserve">Definition 60</w:delText>
          </w:r>
        </w:del>
      </w:hyperlink>
      <w:del w:id="10411" w:author="PR Preview" w:date="2026-01-01T00:00:00Z">
        <w:r>
          <w:delText xml:space="preserve">).</w:delText>
        </w:r>
      </w:del>
      <w:del w:id="10412" w:author="PR Preview" w:date="2026-01-01T00:00:00Z">
        <w:r>
          <w:delText xml:space="preserve"> </w:delText>
        </w:r>
      </w:del>
      <w:hyperlink w:anchor="fig-half-space-iris">
        <w:del w:id="10413" w:author="PR Preview" w:date="2026-01-01T00:00:00Z">
          <w:r>
            <w:rPr>
              <w:rStyle w:val="Hyperlink"/>
            </w:rPr>
            <w:delText xml:space="preserve">Figure 1</w:delText>
          </w:r>
        </w:del>
      </w:hyperlink>
      <w:del w:id="10414" w:author="PR Preview" w:date="2026-01-01T00:00:00Z">
        <w:r>
          <w:delText xml:space="preserve"> </w:delText>
        </w:r>
      </w:del>
      <w:del w:id="10415" w:author="PR Preview" w:date="2026-01-01T00:00:00Z">
        <w:r>
          <w:delText xml:space="preserve">shows the line and the flowers.</w:delText>
        </w:r>
      </w:del>
    </w:p>
    <w:p>
      <w:pPr>
        <w:pStyle w:val="BodyText"/>
      </w:pPr>
      <w:ins w:id="10416" w:author="PR Preview" w:date="2026-01-01T00:00:00Z">
        <w:r>
          <w:rPr>
            <w:i/>
            <w:iCs/>
          </w:rPr>
          <w:t xml:space="preserve">Proof</w:t>
        </w:r>
      </w:ins>
      <w:ins w:id="10417" w:author="PR Preview" w:date="2026-01-01T00:00:00Z">
        <w:r>
          <w:t xml:space="preserve">. </w:t>
        </w:r>
      </w:ins>
      <w:ins w:id="10418" w:author="PR Preview" w:date="2026-01-01T00:00:00Z">
        <w:r>
          <w:rPr>
            <w:b/>
            <w:bCs/>
          </w:rPr>
          <w:t xml:space="preserve">Part 1.</w:t>
        </w:r>
      </w:ins>
      <w:ins w:id="10419" w:author="PR Preview" w:date="2026-01-01T00:00:00Z">
        <w:r>
          <w:t xml:space="preserve"> </w:t>
        </w:r>
      </w:ins>
      <w:ins w:id="10420" w:author="PR Preview" w:date="2026-01-01T00:00:00Z">
        <w:r>
          <w:t xml:space="preserve">Let</w:t>
        </w:r>
      </w:ins>
      <w:ins w:id="10421" w:author="PR Preview" w:date="2026-01-01T00:00:00Z">
        <w:r>
          <w:t xml:space="preserve"> </w:t>
        </w:r>
      </w:ins>
      <w:ins w:id="10422" w:author="PR Preview" w:date="2026-01-01T00:00:00Z">
        <w:r>
          <w:t xml:space="preserve">$\mathord{\smash[b]{\underset{\raise.3ex\hbox{$\scriptstyle\sim$}}{x}}\vphantom{x}}, \mathord{\smash[b]{\underset{\raise.3ex\hbox{$\scriptstyle\sim$}}{y}}\vphantom{y}}\in \mathcal{H}$</w:t>
        </w:r>
      </w:ins>
      <w:ins w:id="10423" w:author="PR Preview" w:date="2026-01-01T00:00:00Z">
        <w:r>
          <w:t xml:space="preserve">.</w:t>
        </w:r>
      </w:ins>
      <w:ins w:id="10424" w:author="PR Preview" w:date="2026-01-01T00:00:00Z">
        <w:r>
          <w:t xml:space="preserve"> </w:t>
        </w:r>
      </w:ins>
      <w:ins w:id="10425" w:author="PR Preview" w:date="2026-01-01T00:00:00Z">
        <w:r>
          <w:t xml:space="preserve">By</w:t>
        </w:r>
      </w:ins>
      <w:ins w:id="10426" w:author="PR Preview" w:date="2026-01-01T00:00:00Z">
        <w:r>
          <w:t xml:space="preserve"> </w:t>
        </w:r>
      </w:ins>
      <w:hyperlink w:anchor="thm-hyperplane-subspace">
        <w:ins w:id="10427" w:author="PR Preview" w:date="2026-01-01T00:00:00Z">
          <w:r>
            <w:rPr>
              <w:rStyle w:val="Hyperlink"/>
            </w:rPr>
            <w:t xml:space="preserve">Theorem 42</w:t>
          </w:r>
        </w:ins>
      </w:hyperlink>
      <w:ins w:id="10428" w:author="PR Preview" w:date="2026-01-01T00:00:00Z">
        <w:r>
          <w:t xml:space="preserve"> </w:t>
        </w:r>
      </w:ins>
      <w:ins w:id="10429" w:author="PR Preview" w:date="2026-01-01T00:00:00Z">
        <w:r>
          <w:t xml:space="preserve">part 3,</w:t>
        </w:r>
      </w:ins>
      <w:ins w:id="10430" w:author="PR Preview" w:date="2026-01-01T00:00:00Z">
        <w:r>
          <w:t xml:space="preserve"> </w:t>
        </w:r>
      </w:ins>
      <w:ins w:id="10431" w:author="PR Preview" w:date="2026-01-01T00:00:00Z">
        <w:r>
          <w:t xml:space="preserve">$\mathord{\smash[b]{\underset{\raise.3ex\hbox{$\scriptstyle\sim$}}{w}}\vphantom{w}} \cdot (\mathord{\smash[b]{\underset{\raise.3ex\hbox{$\scriptstyle\sim$}}{y}}\vphantom{y}}- \mathord{\smash[b]{\underset{\raise.3ex\hbox{$\scriptstyle\sim$}}{x}}\vphantom{x}}) = 0$</w:t>
        </w:r>
      </w:ins>
      <w:ins w:id="10432" w:author="PR Preview" w:date="2026-01-01T00:00:00Z">
        <w:r>
          <w:t xml:space="preserve">,</w:t>
        </w:r>
      </w:ins>
      <w:ins w:id="10433" w:author="PR Preview" w:date="2026-01-01T00:00:00Z">
        <w:r>
          <w:t xml:space="preserve"> </w:t>
        </w:r>
      </w:ins>
      <w:ins w:id="10434" w:author="PR Preview" w:date="2026-01-01T00:00:00Z">
        <w:r>
          <w:t xml:space="preserve">so</w:t>
        </w:r>
      </w:ins>
      <w:ins w:id="10435" w:author="PR Preview" w:date="2026-01-01T00:00:00Z">
        <w:r>
          <w:t xml:space="preserve"> </w:t>
        </w:r>
      </w:ins>
      <w:ins w:id="10436" w:author="PR Preview" w:date="2026-01-01T00:00:00Z">
        <w:r>
          <w:t xml:space="preserve">$\mathord{\smash[b]{\underset{\raise.3ex\hbox{$\scriptstyle\sim$}}{y}}\vphantom{y}}- \mathord{\smash[b]{\underset{\raise.3ex\hbox{$\scriptstyle\sim$}}{x}}\vphantom{x}}\in \mathcal{H}_0 = \mathopen{}\left\{\mathord{\smash[b]{\underset{\raise.3ex\hbox{$\scriptstyle\sim$}}{s}}\vphantom{s}} : \mathord{\smash[b]{\underset{\raise.3ex\hbox{$\scriptstyle\sim$}}{w}}\vphantom{w}} \cdot \mathord{\smash[b]{\underset{\raise.3ex\hbox{$\scriptstyle\sim$}}{s}}\vphantom{s}} = 0\right\}\mathclose{}$</w:t>
        </w:r>
      </w:ins>
      <w:ins w:id="10437" w:author="PR Preview" w:date="2026-01-01T00:00:00Z">
        <w:r>
          <w:t xml:space="preserve">.</w:t>
        </w:r>
      </w:ins>
      <w:ins w:id="10438" w:author="PR Preview" w:date="2026-01-01T00:00:00Z">
        <w:r>
          <w:t xml:space="preserve"> </w:t>
        </w:r>
      </w:ins>
      <w:ins w:id="10439" w:author="PR Preview" w:date="2026-01-01T00:00:00Z">
        <w:r>
          <w:t xml:space="preserve">Conversely, fix any</w:t>
        </w:r>
      </w:ins>
      <w:ins w:id="10440" w:author="PR Preview" w:date="2026-01-01T00:00:00Z">
        <w:r>
          <w:t xml:space="preserve"> </w:t>
        </w:r>
      </w:ins>
      <w:ins w:id="10441" w:author="PR Preview" w:date="2026-01-01T00:00:00Z">
        <w:r>
          <w:t xml:space="preserve">$\mathord{\smash[b]{\underset{\raise.3ex\hbox{$\scriptstyle\sim$}}{x}}\vphantom{x}}_0 \in \mathcal{H}$</w:t>
        </w:r>
      </w:ins>
      <w:ins w:id="10442" w:author="PR Preview" w:date="2026-01-01T00:00:00Z">
        <w:r>
          <w:t xml:space="preserve"> </w:t>
        </w:r>
      </w:ins>
      <w:ins w:id="10443" w:author="PR Preview" w:date="2026-01-01T00:00:00Z">
        <w:r>
          <w:t xml:space="preserve">(it exists by</w:t>
        </w:r>
      </w:ins>
      <w:ins w:id="10444" w:author="PR Preview" w:date="2026-01-01T00:00:00Z">
        <w:r>
          <w:t xml:space="preserve"> </w:t>
        </w:r>
      </w:ins>
      <w:hyperlink w:anchor="thm-hyperplane-subspace">
        <w:ins w:id="10445" w:author="PR Preview" w:date="2026-01-01T00:00:00Z">
          <w:r>
            <w:rPr>
              <w:rStyle w:val="Hyperlink"/>
            </w:rPr>
            <w:t xml:space="preserve">Theorem 42</w:t>
          </w:r>
        </w:ins>
      </w:hyperlink>
      <w:ins w:id="10446" w:author="PR Preview" w:date="2026-01-01T00:00:00Z">
        <w:r>
          <w:t xml:space="preserve"> </w:t>
        </w:r>
      </w:ins>
      <w:ins w:id="10447" w:author="PR Preview" w:date="2026-01-01T00:00:00Z">
        <w:r>
          <w:t xml:space="preserve">part 2).</w:t>
        </w:r>
      </w:ins>
      <w:ins w:id="10448" w:author="PR Preview" w:date="2026-01-01T00:00:00Z">
        <w:r>
          <w:t xml:space="preserve"> </w:t>
        </w:r>
      </w:ins>
      <w:ins w:id="10449" w:author="PR Preview" w:date="2026-01-01T00:00:00Z">
        <w:r>
          <w:t xml:space="preserve">For any</w:t>
        </w:r>
      </w:ins>
      <w:ins w:id="10450" w:author="PR Preview" w:date="2026-01-01T00:00:00Z">
        <w:r>
          <w:t xml:space="preserve"> </w:t>
        </w:r>
      </w:ins>
      <w:ins w:id="10451" w:author="PR Preview" w:date="2026-01-01T00:00:00Z">
        <w:r>
          <w:t xml:space="preserve">$\mathord{\smash[b]{\underset{\raise.3ex\hbox{$\scriptstyle\sim$}}{s}}\vphantom{s}} \in \mathcal{H}_0$</w:t>
        </w:r>
      </w:ins>
      <w:ins w:id="10452" w:author="PR Preview" w:date="2026-01-01T00:00:00Z">
        <w:r>
          <w:t xml:space="preserve">, the point</w:t>
        </w:r>
      </w:ins>
      <w:ins w:id="10453" w:author="PR Preview" w:date="2026-01-01T00:00:00Z">
        <w:r>
          <w:t xml:space="preserve"> </w:t>
        </w:r>
      </w:ins>
      <w:ins w:id="10454" w:author="PR Preview" w:date="2026-01-01T00:00:00Z">
        <w:r>
          <w:t xml:space="preserve">$\mathord{\smash[b]{\underset{\raise.3ex\hbox{$\scriptstyle\sim$}}{x}}\vphantom{x}}_0 + \mathord{\smash[b]{\underset{\raise.3ex\hbox{$\scriptstyle\sim$}}{s}}\vphantom{s}}$</w:t>
        </w:r>
      </w:ins>
      <w:ins w:id="10455" w:author="PR Preview" w:date="2026-01-01T00:00:00Z">
        <w:r>
          <w:t xml:space="preserve"> </w:t>
        </w:r>
      </w:ins>
      <w:ins w:id="10456" w:author="PR Preview" w:date="2026-01-01T00:00:00Z">
        <w:r>
          <w:t xml:space="preserve">is in</w:t>
        </w:r>
      </w:ins>
      <w:ins w:id="10457" w:author="PR Preview" w:date="2026-01-01T00:00:00Z">
        <w:r>
          <w:t xml:space="preserve"> </w:t>
        </w:r>
      </w:ins>
      <m:oMath>
        <m:r>
          <m:rPr>
            <m:scr m:val="script"/>
            <m:sty m:val="p"/>
          </m:rPr>
          <m:t>H</m:t>
        </m:r>
      </m:oMath>
      <w:ins w:id="10458" w:author="PR Preview" w:date="2026-01-01T00:00:00Z">
        <w:r>
          <w:t xml:space="preserve"> </w:t>
        </w:r>
      </w:ins>
      <w:ins w:id="10459" w:author="PR Preview" w:date="2026-01-01T00:00:00Z">
        <w:r>
          <w:t xml:space="preserve">by the same part,</w:t>
        </w:r>
      </w:ins>
      <w:ins w:id="10460" w:author="PR Preview" w:date="2026-01-01T00:00:00Z">
        <w:r>
          <w:t xml:space="preserve"> </w:t>
        </w:r>
      </w:ins>
      <w:ins w:id="10461" w:author="PR Preview" w:date="2026-01-01T00:00:00Z">
        <w:r>
          <w:t xml:space="preserve">and</w:t>
        </w:r>
      </w:ins>
      <w:ins w:id="10462" w:author="PR Preview" w:date="2026-01-01T00:00:00Z">
        <w:r>
          <w:t xml:space="preserve"> </w:t>
        </w:r>
      </w:ins>
      <w:ins w:id="10463" w:author="PR Preview" w:date="2026-01-01T00:00:00Z">
        <w:r>
          <w:t xml:space="preserve">$(\mathord{\smash[b]{\underset{\raise.3ex\hbox{$\scriptstyle\sim$}}{x}}\vphantom{x}}_0 + \mathord{\smash[b]{\underset{\raise.3ex\hbox{$\scriptstyle\sim$}}{s}}\vphantom{s}}) - \mathord{\smash[b]{\underset{\raise.3ex\hbox{$\scriptstyle\sim$}}{x}}\vphantom{x}}_0 = \mathord{\smash[b]{\underset{\raise.3ex\hbox{$\scriptstyle\sim$}}{s}}\vphantom{s}}$</w:t>
        </w:r>
      </w:ins>
      <w:ins w:id="10464" w:author="PR Preview" w:date="2026-01-01T00:00:00Z">
        <w:r>
          <w:t xml:space="preserve">.</w:t>
        </w:r>
      </w:ins>
      <w:ins w:id="10465" w:author="PR Preview" w:date="2026-01-01T00:00:00Z">
        <w:r>
          <w:t xml:space="preserve"> </w:t>
        </w:r>
      </w:ins>
      <w:ins w:id="10466" w:author="PR Preview" w:date="2026-01-01T00:00:00Z">
        <w:r>
          <w:t xml:space="preserve">So</w:t>
        </w:r>
      </w:ins>
      <w:ins w:id="10467" w:author="PR Preview" w:date="2026-01-01T00:00:00Z">
        <w:r>
          <w:t xml:space="preserve"> </w:t>
        </w:r>
      </w:ins>
      <m:oMath>
        <m:r>
          <m:t>D</m:t>
        </m:r>
        <m:r>
          <m:rPr>
            <m:sty m:val="p"/>
          </m:rPr>
          <m:t>(</m:t>
        </m:r>
        <m:r>
          <m:rPr>
            <m:scr m:val="script"/>
            <m:sty m:val="p"/>
          </m:rPr>
          <m:t>H</m:t>
        </m:r>
        <m:r>
          <m:rPr>
            <m:sty m:val="p"/>
          </m:rPr>
          <m:t>)</m:t>
        </m:r>
        <m:r>
          <m:rPr>
            <m:sty m:val="p"/>
          </m:rPr>
          <m:t>=</m:t>
        </m:r>
        <m:sSub>
          <m:e>
            <m:r>
              <m:rPr>
                <m:scr m:val="script"/>
                <m:sty m:val="p"/>
              </m:rPr>
              <m:t>H</m:t>
            </m:r>
          </m:e>
          <m:sub>
            <m:r>
              <m:t>0</m:t>
            </m:r>
          </m:sub>
        </m:sSub>
      </m:oMath>
      <w:ins w:id="10468" w:author="PR Preview" w:date="2026-01-01T00:00:00Z">
        <w:r>
          <w:t xml:space="preserve">, which has dimension</w:t>
        </w:r>
      </w:ins>
      <w:ins w:id="10469" w:author="PR Preview" w:date="2026-01-01T00:00:00Z">
        <w:r>
          <w:t xml:space="preserve"> </w:t>
        </w:r>
      </w:ins>
      <m:oMath>
        <m:r>
          <m:t>p</m:t>
        </m:r>
        <m:r>
          <m:rPr>
            <m:sty m:val="p"/>
          </m:rPr>
          <m:t>−</m:t>
        </m:r>
        <m:r>
          <m:t>1</m:t>
        </m:r>
      </m:oMath>
      <w:ins w:id="10470" w:author="PR Preview" w:date="2026-01-01T00:00:00Z">
        <w:r>
          <w:t xml:space="preserve"> </w:t>
        </w:r>
      </w:ins>
      <w:ins w:id="10471" w:author="PR Preview" w:date="2026-01-01T00:00:00Z">
        <w:r>
          <w:t xml:space="preserve">by</w:t>
        </w:r>
      </w:ins>
      <w:ins w:id="10472" w:author="PR Preview" w:date="2026-01-01T00:00:00Z">
        <w:r>
          <w:t xml:space="preserve"> </w:t>
        </w:r>
      </w:ins>
      <w:hyperlink w:anchor="thm-hyperplane-subspace">
        <w:ins w:id="10473" w:author="PR Preview" w:date="2026-01-01T00:00:00Z">
          <w:r>
            <w:rPr>
              <w:rStyle w:val="Hyperlink"/>
            </w:rPr>
            <w:t xml:space="preserve">Theorem 42</w:t>
          </w:r>
        </w:ins>
      </w:hyperlink>
      <w:ins w:id="10474" w:author="PR Preview" w:date="2026-01-01T00:00:00Z">
        <w:r>
          <w:t xml:space="preserve"> </w:t>
        </w:r>
      </w:ins>
      <w:ins w:id="10475" w:author="PR Preview" w:date="2026-01-01T00:00:00Z">
        <w:r>
          <w:t xml:space="preserve">part 1.</w:t>
        </w:r>
      </w:ins>
    </w:p>
    <w:p>
      <w:pPr>
        <w:pStyle w:val="BodyText"/>
      </w:pPr>
      <w:ins w:id="10476" w:author="PR Preview" w:date="2026-01-01T00:00:00Z">
        <w:r>
          <w:rPr>
            <w:b/>
            <w:bCs/>
          </w:rPr>
          <w:t xml:space="preserve">Part 2.</w:t>
        </w:r>
      </w:ins>
      <w:ins w:id="10477" w:author="PR Preview" w:date="2026-01-01T00:00:00Z">
        <w:r>
          <w:t xml:space="preserve"> </w:t>
        </w:r>
      </w:ins>
      <w:ins w:id="10478" w:author="PR Preview" w:date="2026-01-01T00:00:00Z">
        <w:r>
          <w:t xml:space="preserve">Every difference is in</w:t>
        </w:r>
      </w:ins>
      <w:ins w:id="10479" w:author="PR Preview" w:date="2026-01-01T00:00:00Z">
        <w:r>
          <w:t xml:space="preserve"> </w:t>
        </w:r>
      </w:ins>
      <m:oMath>
        <m:sSup>
          <m:e>
            <m:r>
              <m:rPr>
                <m:scr m:val="double-struck"/>
                <m:sty m:val="p"/>
              </m:rPr>
              <m:t>R</m:t>
            </m:r>
          </m:e>
          <m:sup>
            <m:r>
              <m:t>p</m:t>
            </m:r>
          </m:sup>
        </m:sSup>
      </m:oMath>
      <w:ins w:id="10480" w:author="PR Preview" w:date="2026-01-01T00:00:00Z">
        <w:r>
          <w:t xml:space="preserve">, so</w:t>
        </w:r>
      </w:ins>
      <w:ins w:id="10481"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p</m:t>
            </m:r>
          </m:sup>
        </m:sSup>
      </m:oMath>
      <w:ins w:id="10482" w:author="PR Preview" w:date="2026-01-01T00:00:00Z">
        <w:r>
          <w:t xml:space="preserve">.</w:t>
        </w:r>
      </w:ins>
      <w:ins w:id="10483" w:author="PR Preview" w:date="2026-01-01T00:00:00Z">
        <w:r>
          <w:t xml:space="preserve"> </w:t>
        </w:r>
      </w:ins>
      <w:ins w:id="10484" w:author="PR Preview" w:date="2026-01-01T00:00:00Z">
        <w:r>
          <w:t xml:space="preserve">For the other direction, fix any</w:t>
        </w:r>
      </w:ins>
      <w:ins w:id="10485" w:author="PR Preview" w:date="2026-01-01T00:00:00Z">
        <w:r>
          <w:t xml:space="preserve"> </w:t>
        </w:r>
      </w:ins>
      <w:ins w:id="10486" w:author="PR Preview" w:date="2026-01-01T00:00:00Z">
        <w:r>
          <w:t xml:space="preserve">$\mathord{\smash[b]{\underset{\raise.3ex\hbox{$\scriptstyle\sim$}}{x}}\vphantom{x}}_0 \in \mathcal{H}$</w:t>
        </w:r>
      </w:ins>
      <w:ins w:id="10487" w:author="PR Preview" w:date="2026-01-01T00:00:00Z">
        <w:r>
          <w:t xml:space="preserve"> </w:t>
        </w:r>
      </w:ins>
      <w:ins w:id="10488" w:author="PR Preview" w:date="2026-01-01T00:00:00Z">
        <w:r>
          <w:t xml:space="preserve">and any</w:t>
        </w:r>
      </w:ins>
      <w:ins w:id="10489" w:author="PR Preview" w:date="2026-01-01T00:00:00Z">
        <w:r>
          <w:t xml:space="preserve"> </w:t>
        </w:r>
      </w:ins>
      <w:ins w:id="10490" w:author="PR Preview" w:date="2026-01-01T00:00:00Z">
        <w:r>
          <w:t xml:space="preserve">$\mathord{\smash[b]{\underset{\raise.3ex\hbox{$\scriptstyle\sim$}}{v}}\vphantom{v}} \in \mathbb{R}^p$</w:t>
        </w:r>
      </w:ins>
      <w:ins w:id="10491" w:author="PR Preview" w:date="2026-01-01T00:00:00Z">
        <w:r>
          <w:t xml:space="preserve">.</w:t>
        </w:r>
      </w:ins>
      <w:ins w:id="10492" w:author="PR Preview" w:date="2026-01-01T00:00:00Z">
        <w:r>
          <w:t xml:space="preserve"> </w:t>
        </w:r>
      </w:ins>
      <w:ins w:id="10493" w:author="PR Preview" w:date="2026-01-01T00:00:00Z">
        <w:r>
          <w:t xml:space="preserve">For a number</w:t>
        </w:r>
      </w:ins>
      <w:ins w:id="10494" w:author="PR Preview" w:date="2026-01-01T00:00:00Z">
        <w:r>
          <w:t xml:space="preserve"> </w:t>
        </w:r>
      </w:ins>
      <m:oMath>
        <m:r>
          <m:t>t</m:t>
        </m:r>
        <m:r>
          <m:rPr>
            <m:sty m:val="p"/>
          </m:rPr>
          <m:t>&gt;</m:t>
        </m:r>
        <m:r>
          <m:t>0</m:t>
        </m:r>
      </m:oMath>
      <w:ins w:id="10495" w:author="PR Preview" w:date="2026-01-01T00:00:00Z">
        <w:r>
          <w:t xml:space="preserve"> </w:t>
        </w:r>
      </w:ins>
      <w:ins w:id="10496" w:author="PR Preview" w:date="2026-01-01T00:00:00Z">
        <w:r>
          <w:t xml:space="preserve">to be chosen, let</w:t>
        </w:r>
      </w:ins>
      <w:ins w:id="10497" w:author="PR Preview" w:date="2026-01-01T00:00:00Z">
        <w:r>
          <w:t xml:space="preserve"> </w:t>
        </w:r>
      </w:ins>
      <w:ins w:id="10498" w:author="PR Preview" w:date="2026-01-01T00:00:00Z">
        <w:r>
          <w:t xml:space="preserve">$\mathord{\smash[b]{\underset{\raise.3ex\hbox{$\scriptstyle\sim$}}{x}}\vphantom{x}}_t \stackrel{\text{def}}{=}\mathord{\smash[b]{\underset{\raise.3ex\hbox{$\scriptstyle\sim$}}{x}}\vphantom{x}}_0 + t\,\mathord{\smash[b]{\underset{\raise.3ex\hbox{$\scriptstyle\sim$}}{w}}\vphantom{w}}$</w:t>
        </w:r>
      </w:ins>
      <w:ins w:id="10499" w:author="PR Preview" w:date="2026-01-01T00:00:00Z">
        <w:r>
          <w:t xml:space="preserve">.</w:t>
        </w:r>
      </w:ins>
      <w:ins w:id="10500" w:author="PR Preview" w:date="2026-01-01T00:00:00Z">
        <w:r>
          <w:t xml:space="preserve"> </w:t>
        </w:r>
      </w:ins>
      <w:ins w:id="10501" w:author="PR Preview" w:date="2026-01-01T00:00:00Z">
        <w:r>
          <w:t xml:space="preserve">Then</w:t>
        </w:r>
      </w:ins>
    </w:p>
    <w:p>
      <w:pPr>
        <w:pStyle w:val="BodyText"/>
      </w:pPr>
      <w:ins w:id="10502" w:author="PR Preview" w:date="2026-01-01T00:00:00Z">
        <w:r>
          <w:t xml:space="preserve">$$
    \begin{aligned}
    \mathord{\smash[b]{\underset{\raise.3ex\hbox{$\scriptstyle\sim$}}{w}}\vphantom{w}} \cdot \mathord{\smash[b]{\underset{\raise.3ex\hbox{$\scriptstyle\sim$}}{x}}\vphantom{x}}_t + b
    &amp;= \mathopen{}\left(\mathord{\smash[b]{\underset{\raise.3ex\hbox{$\scriptstyle\sim$}}{w}}\vphantom{w}} \cdot \mathord{\smash[b]{\underset{\raise.3ex\hbox{$\scriptstyle\sim$}}{x}}\vphantom{x}}_0 + b\right)\mathclose{} + t\,\mathord{\smash[b]{\underset{\raise.3ex\hbox{$\scriptstyle\sim$}}{w}}\vphantom{w}} \cdot \mathord{\smash[b]{\underset{\raise.3ex\hbox{$\scriptstyle\sim$}}{w}}\vphantom{w}}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&amp;&amp; \text{(} \mathord{\smash[b]{\underset{\raise.3ex\hbox{$\scriptstyle\sim$}}{x}}\vphantom{x}}_0 \in \mathcal{H} \text{)}
    \end{aligned}
    $$</w:t>
        </w:r>
      </w:ins>
    </w:p>
    <w:p>
      <w:pPr>
        <w:pStyle w:val="FirstParagraph"/>
      </w:pPr>
      <w:ins w:id="10503" w:author="PR Preview" w:date="2026-01-01T00:00:00Z">
        <w:r>
          <w:t xml:space="preserve">which is positive, so</w:t>
        </w:r>
      </w:ins>
      <w:ins w:id="10504" w:author="PR Preview" w:date="2026-01-01T00:00:00Z">
        <w:r>
          <w:t xml:space="preserve"> </w:t>
        </w:r>
      </w:ins>
      <w:ins w:id="10505" w:author="PR Preview" w:date="2026-01-01T00:00:00Z">
        <w:r>
          <w:t xml:space="preserve">$\mathord{\smash[b]{\underset{\raise.3ex\hbox{$\scriptstyle\sim$}}{x}}\vphantom{x}}_t \in \mathcal{H}^+$</w:t>
        </w:r>
      </w:ins>
      <w:ins w:id="10506" w:author="PR Preview" w:date="2026-01-01T00:00:00Z">
        <w:r>
          <w:t xml:space="preserve">.</w:t>
        </w:r>
      </w:ins>
      <w:ins w:id="10507" w:author="PR Preview" w:date="2026-01-01T00:00:00Z">
        <w:r>
          <w:t xml:space="preserve"> </w:t>
        </w:r>
      </w:ins>
      <w:ins w:id="10508" w:author="PR Preview" w:date="2026-01-01T00:00:00Z">
        <w:r>
          <w:t xml:space="preserve">Next,</w:t>
        </w:r>
      </w:ins>
    </w:p>
    <w:p>
      <w:pPr>
        <w:pStyle w:val="BodyText"/>
      </w:pPr>
      <w:ins w:id="10509" w:author="PR Preview" w:date="2026-01-01T00:00:00Z">
        <w:r>
          <w:t xml:space="preserve">$$
    \begin{aligned}
    \mathord{\smash[b]{\underset{\raise.3ex\hbox{$\scriptstyle\sim$}}{w}}\vphantom{w}} \cdot (\mathord{\smash[b]{\underset{\raise.3ex\hbox{$\scriptstyle\sim$}}{x}}\vphantom{x}}_t + \mathord{\smash[b]{\underset{\raise.3ex\hbox{$\scriptstyle\sim$}}{v}}\vphantom{v}}) + b
    &amp;= \mathopen{}\left(\mathord{\smash[b]{\underset{\raise.3ex\hbox{$\scriptstyle\sim$}}{w}}\vphantom{w}} \cdot \mathord{\smash[b]{\underset{\raise.3ex\hbox{$\scriptstyle\sim$}}{x}}\vphantom{x}}_t + b\right)\mathclose{} + \mathord{\smash[b]{\underset{\raise.3ex\hbox{$\scriptstyle\sim$}}{w}}\vphantom{w}} \cdot \mathord{\smash[b]{\underset{\raise.3ex\hbox{$\scriptstyle\sim$}}{v}}\vphantom{v}}
    &amp;&amp; \text{(linearity of } \mathord{\smash[b]{\underset{\raise.3ex\hbox{$\scriptstyle\sim$}}{x}}\vphantom{x}}\mapsto \mathord{\smash[b]{\underset{\raise.3ex\hbox{$\scriptstyle\sim$}}{w}}\vphantom{w}} \cdot \mathord{\smash[b]{\underset{\raise.3ex\hbox{$\scriptstyle\sim$}}{x}}\vphantom{x}} \text{)}
    \\
    &amp;= t\,\mathord{\smash[b]{\underset{\raise.3ex\hbox{$\scriptstyle\sim$}}{w}}\vphantom{w}} \cdot \mathord{\smash[b]{\underset{\raise.3ex\hbox{$\scriptstyle\sim$}}{w}}\vphantom{w}} + \mathord{\smash[b]{\underset{\raise.3ex\hbox{$\scriptstyle\sim$}}{w}}\vphantom{w}} \cdot \mathord{\smash[b]{\underset{\raise.3ex\hbox{$\scriptstyle\sim$}}{v}}\vphantom{v}}.
    &amp;&amp; \text{(the display above)}
    \end{aligned}
    $$</w:t>
        </w:r>
      </w:ins>
    </w:p>
    <w:p>
      <w:pPr>
        <w:pStyle w:val="FirstParagraph"/>
      </w:pPr>
      <w:ins w:id="10510" w:author="PR Preview" w:date="2026-01-01T00:00:00Z">
        <w:r>
          <w:t xml:space="preserve">Because</w:t>
        </w:r>
      </w:ins>
      <w:ins w:id="10511" w:author="PR Preview" w:date="2026-01-01T00:00:00Z">
        <w:r>
          <w:t xml:space="preserve"> </w:t>
        </w:r>
      </w:ins>
      <w:ins w:id="10512" w:author="PR Preview" w:date="2026-01-01T00:00:00Z">
        <w:r>
          <w:t xml:space="preserve">$\mathord{\smash[b]{\underset{\raise.3ex\hbox{$\scriptstyle\sim$}}{w}}\vphantom{w}} \cdot \mathord{\smash[b]{\underset{\raise.3ex\hbox{$\scriptstyle\sim$}}{w}}\vphantom{w}} &gt; 0$</w:t>
        </w:r>
      </w:ins>
      <w:ins w:id="10513" w:author="PR Preview" w:date="2026-01-01T00:00:00Z">
        <w:r>
          <w:t xml:space="preserve">, this is positive once</w:t>
        </w:r>
      </w:ins>
      <w:ins w:id="10514" w:author="PR Preview" w:date="2026-01-01T00:00:00Z">
        <w:r>
          <w:t xml:space="preserve"> </w:t>
        </w:r>
      </w:ins>
      <w:ins w:id="10515" w:author="PR Preview" w:date="2026-01-01T00:00:00Z">
        <w:r>
          <w:t xml:space="preserve">$t &gt; -\mathord{\smash[b]{\underset{\raise.3ex\hbox{$\scriptstyle\sim$}}{w}}\vphantom{w}} \cdot \mathord{\smash[b]{\underset{\raise.3ex\hbox{$\scriptstyle\sim$}}{v}}\vphantom{v}} / \mathord{\smash[b]{\underset{\raise.3ex\hbox{$\scriptstyle\sim$}}{w}}\vphantom{w}} \cdot \mathord{\smash[b]{\underset{\raise.3ex\hbox{$\scriptstyle\sim$}}{w}}\vphantom{w}}$</w:t>
        </w:r>
      </w:ins>
      <w:ins w:id="10516" w:author="PR Preview" w:date="2026-01-01T00:00:00Z">
        <w:r>
          <w:t xml:space="preserve">.</w:t>
        </w:r>
      </w:ins>
      <w:ins w:id="10517" w:author="PR Preview" w:date="2026-01-01T00:00:00Z">
        <w:r>
          <w:t xml:space="preserve"> </w:t>
        </w:r>
      </w:ins>
      <w:ins w:id="10518" w:author="PR Preview" w:date="2026-01-01T00:00:00Z">
        <w:r>
          <w:t xml:space="preserve">Choose such a</w:t>
        </w:r>
      </w:ins>
      <w:ins w:id="10519" w:author="PR Preview" w:date="2026-01-01T00:00:00Z">
        <w:r>
          <w:t xml:space="preserve"> </w:t>
        </w:r>
      </w:ins>
      <m:oMath>
        <m:r>
          <m:t>t</m:t>
        </m:r>
        <m:r>
          <m:rPr>
            <m:sty m:val="p"/>
          </m:rPr>
          <m:t>&gt;</m:t>
        </m:r>
        <m:r>
          <m:t>0</m:t>
        </m:r>
      </m:oMath>
      <w:ins w:id="10520" w:author="PR Preview" w:date="2026-01-01T00:00:00Z">
        <w:r>
          <w:t xml:space="preserve">.</w:t>
        </w:r>
      </w:ins>
      <w:ins w:id="10521" w:author="PR Preview" w:date="2026-01-01T00:00:00Z">
        <w:r>
          <w:t xml:space="preserve"> </w:t>
        </w:r>
      </w:ins>
      <w:ins w:id="10522" w:author="PR Preview" w:date="2026-01-01T00:00:00Z">
        <w:r>
          <w:t xml:space="preserve">Then</w:t>
        </w:r>
      </w:ins>
      <w:ins w:id="10523" w:author="PR Preview" w:date="2026-01-01T00:00:00Z">
        <w:r>
          <w:t xml:space="preserve"> </w:t>
        </w:r>
      </w:ins>
      <w:ins w:id="10524" w:author="PR Preview" w:date="2026-01-01T00:00:00Z">
        <w:r>
          <w:t xml:space="preserve">$\mathord{\smash[b]{\underset{\raise.3ex\hbox{$\scriptstyle\sim$}}{x}}\vphantom{x}}_t$</w:t>
        </w:r>
      </w:ins>
      <w:ins w:id="10525" w:author="PR Preview" w:date="2026-01-01T00:00:00Z">
        <w:r>
          <w:t xml:space="preserve"> </w:t>
        </w:r>
      </w:ins>
      <w:ins w:id="10526" w:author="PR Preview" w:date="2026-01-01T00:00:00Z">
        <w:r>
          <w:t xml:space="preserve">and</w:t>
        </w:r>
      </w:ins>
      <w:ins w:id="10527" w:author="PR Preview" w:date="2026-01-01T00:00:00Z">
        <w:r>
          <w:t xml:space="preserve"> </w:t>
        </w:r>
      </w:ins>
      <w:ins w:id="10528" w:author="PR Preview" w:date="2026-01-01T00:00:00Z">
        <w:r>
          <w:t xml:space="preserve">$\mathord{\smash[b]{\underset{\raise.3ex\hbox{$\scriptstyle\sim$}}{x}}\vphantom{x}}_t + \mathord{\smash[b]{\underset{\raise.3ex\hbox{$\scriptstyle\sim$}}{v}}\vphantom{v}}$</w:t>
        </w:r>
      </w:ins>
      <w:ins w:id="10529" w:author="PR Preview" w:date="2026-01-01T00:00:00Z">
        <w:r>
          <w:t xml:space="preserve"> </w:t>
        </w:r>
      </w:ins>
      <w:ins w:id="10530" w:author="PR Preview" w:date="2026-01-01T00:00:00Z">
        <w:r>
          <w:t xml:space="preserve">are both in</w:t>
        </w:r>
      </w:ins>
      <w:ins w:id="10531" w:author="PR Preview" w:date="2026-01-01T00:00:00Z">
        <w:r>
          <w:t xml:space="preserve"> </w:t>
        </w:r>
      </w:ins>
      <m:oMath>
        <m:sSup>
          <m:e>
            <m:r>
              <m:rPr>
                <m:scr m:val="script"/>
                <m:sty m:val="p"/>
              </m:rPr>
              <m:t>H</m:t>
            </m:r>
          </m:e>
          <m:sup>
            <m:r>
              <m:rPr>
                <m:sty m:val="p"/>
              </m:rPr>
              <m:t>+</m:t>
            </m:r>
          </m:sup>
        </m:sSup>
      </m:oMath>
      <w:ins w:id="10532" w:author="PR Preview" w:date="2026-01-01T00:00:00Z">
        <w:r>
          <w:t xml:space="preserve">,</w:t>
        </w:r>
      </w:ins>
      <w:ins w:id="10533" w:author="PR Preview" w:date="2026-01-01T00:00:00Z">
        <w:r>
          <w:t xml:space="preserve"> </w:t>
        </w:r>
      </w:ins>
      <w:ins w:id="10534" w:author="PR Preview" w:date="2026-01-01T00:00:00Z">
        <w:r>
          <w:t xml:space="preserve">and their difference is</w:t>
        </w:r>
      </w:ins>
      <w:ins w:id="10535" w:author="PR Preview" w:date="2026-01-01T00:00:00Z">
        <w:r>
          <w:t xml:space="preserve"> </w:t>
        </w:r>
      </w:ins>
      <w:ins w:id="10536" w:author="PR Preview" w:date="2026-01-01T00:00:00Z">
        <w:r>
          <w:t xml:space="preserve">$\mathord{\smash[b]{\underset{\raise.3ex\hbox{$\scriptstyle\sim$}}{v}}\vphantom{v}}$</w:t>
        </w:r>
      </w:ins>
      <w:ins w:id="10537" w:author="PR Preview" w:date="2026-01-01T00:00:00Z">
        <w:r>
          <w:t xml:space="preserve">.</w:t>
        </w:r>
      </w:ins>
      <w:ins w:id="10538" w:author="PR Preview" w:date="2026-01-01T00:00:00Z">
        <w:r>
          <w:t xml:space="preserve"> </w:t>
        </w:r>
      </w:ins>
      <w:ins w:id="10539" w:author="PR Preview" w:date="2026-01-01T00:00:00Z">
        <w:r>
          <w:t xml:space="preserve">So</w:t>
        </w:r>
      </w:ins>
      <w:ins w:id="10540" w:author="PR Preview" w:date="2026-01-01T00:00:00Z">
        <w:r>
          <w:t xml:space="preserve"> </w:t>
        </w:r>
      </w:ins>
      <w:ins w:id="10541" w:author="PR Preview" w:date="2026-01-01T00:00:00Z">
        <w:r>
          <w:t xml:space="preserve">$\mathord{\smash[b]{\underset{\raise.3ex\hbox{$\scriptstyle\sim$}}{v}}\vphantom{v}} \in D(\mathcal{H}^+)$</w:t>
        </w:r>
      </w:ins>
      <w:ins w:id="10542" w:author="PR Preview" w:date="2026-01-01T00:00:00Z">
        <w:r>
          <w:t xml:space="preserve">.</w:t>
        </w:r>
      </w:ins>
      <w:ins w:id="10543" w:author="PR Preview" w:date="2026-01-01T00:00:00Z">
        <w:r>
          <w:t xml:space="preserve"> </w:t>
        </w:r>
      </w:ins>
      <w:ins w:id="10544" w:author="PR Preview" w:date="2026-01-01T00:00:00Z">
        <w:r>
          <w:t xml:space="preserve">The whole space</w:t>
        </w:r>
      </w:ins>
      <w:ins w:id="10545" w:author="PR Preview" w:date="2026-01-01T00:00:00Z">
        <w:r>
          <w:t xml:space="preserve"> </w:t>
        </w:r>
      </w:ins>
      <m:oMath>
        <m:sSup>
          <m:e>
            <m:r>
              <m:rPr>
                <m:scr m:val="double-struck"/>
                <m:sty m:val="p"/>
              </m:rPr>
              <m:t>R</m:t>
            </m:r>
          </m:e>
          <m:sup>
            <m:r>
              <m:t>p</m:t>
            </m:r>
          </m:sup>
        </m:sSup>
      </m:oMath>
      <w:ins w:id="10546" w:author="PR Preview" w:date="2026-01-01T00:00:00Z">
        <w:r>
          <w:t xml:space="preserve"> </w:t>
        </w:r>
      </w:ins>
      <w:ins w:id="10547" w:author="PR Preview" w:date="2026-01-01T00:00:00Z">
        <w:r>
          <w:t xml:space="preserve">is a subspace of dimension</w:t>
        </w:r>
      </w:ins>
      <w:ins w:id="10548" w:author="PR Preview" w:date="2026-01-01T00:00:00Z">
        <w:r>
          <w:t xml:space="preserve"> </w:t>
        </w:r>
      </w:ins>
      <m:oMath>
        <m:r>
          <m:t>p</m:t>
        </m:r>
      </m:oMath>
      <w:ins w:id="10549" w:author="PR Preview" w:date="2026-01-01T00:00:00Z">
        <w:r>
          <w:t xml:space="preserve"> </w:t>
        </w:r>
      </w:ins>
      <w:ins w:id="10550" w:author="PR Preview" w:date="2026-01-01T00:00:00Z">
        <w:r>
          <w:t xml:space="preserve">(</w:t>
        </w:r>
      </w:ins>
      <w:hyperlink w:anchor="def-dimension">
        <w:ins w:id="10551" w:author="PR Preview" w:date="2026-01-01T00:00:00Z">
          <w:r>
            <w:rPr>
              <w:rStyle w:val="Hyperlink"/>
            </w:rPr>
            <w:t xml:space="preserve">Definition 51</w:t>
          </w:r>
        </w:ins>
      </w:hyperlink>
      <w:ins w:id="10552" w:author="PR Preview" w:date="2026-01-01T00:00:00Z">
        <w:r>
          <w:t xml:space="preserve">).</w:t>
        </w:r>
      </w:ins>
    </w:p>
    <w:p>
      <w:pPr>
        <w:pStyle w:val="BodyText"/>
      </w:pPr>
      <w:ins w:id="10553" w:author="PR Preview" w:date="2026-01-01T00:00:00Z">
        <w:r>
          <w:t xml:space="preserve">The proof for</w:t>
        </w:r>
      </w:ins>
      <w:ins w:id="10554" w:author="PR Preview" w:date="2026-01-01T00:00:00Z">
        <w:r>
          <w:t xml:space="preserve"> </w:t>
        </w:r>
      </w:ins>
      <m:oMath>
        <m:sSup>
          <m:e>
            <m:r>
              <m:rPr>
                <m:scr m:val="script"/>
                <m:sty m:val="p"/>
              </m:rPr>
              <m:t>H</m:t>
            </m:r>
          </m:e>
          <m:sup>
            <m:r>
              <m:rPr>
                <m:sty m:val="p"/>
              </m:rPr>
              <m:t>−</m:t>
            </m:r>
          </m:sup>
        </m:sSup>
      </m:oMath>
      <w:ins w:id="10555" w:author="PR Preview" w:date="2026-01-01T00:00:00Z">
        <w:r>
          <w:t xml:space="preserve"> </w:t>
        </w:r>
      </w:ins>
      <w:ins w:id="10556" w:author="PR Preview" w:date="2026-01-01T00:00:00Z">
        <w:r>
          <w:t xml:space="preserve">is the same with</w:t>
        </w:r>
      </w:ins>
      <w:ins w:id="10557" w:author="PR Preview" w:date="2026-01-01T00:00:00Z">
        <w:r>
          <w:t xml:space="preserve"> </w:t>
        </w:r>
      </w:ins>
      <w:ins w:id="10558" w:author="PR Preview" w:date="2026-01-01T00:00:00Z">
        <w:r>
          <w:t xml:space="preserve">$-\mathord{\smash[b]{\underset{\raise.3ex\hbox{$\scriptstyle\sim$}}{w}}\vphantom{w}}$</w:t>
        </w:r>
      </w:ins>
      <w:ins w:id="10559" w:author="PR Preview" w:date="2026-01-01T00:00:00Z">
        <w:r>
          <w:t xml:space="preserve"> </w:t>
        </w:r>
      </w:ins>
      <w:ins w:id="10560" w:author="PR Preview" w:date="2026-01-01T00:00:00Z">
        <w:r>
          <w:t xml:space="preserve">and</w:t>
        </w:r>
      </w:ins>
      <w:ins w:id="10561" w:author="PR Preview" w:date="2026-01-01T00:00:00Z">
        <w:r>
          <w:t xml:space="preserve"> </w:t>
        </w:r>
      </w:ins>
      <m:oMath>
        <m:r>
          <m:rPr>
            <m:sty m:val="p"/>
          </m:rPr>
          <m:t>−</m:t>
        </m:r>
        <m:r>
          <m:t>b</m:t>
        </m:r>
      </m:oMath>
      <w:ins w:id="10562" w:author="PR Preview" w:date="2026-01-01T00:00:00Z">
        <w:r>
          <w:t xml:space="preserve"> </w:t>
        </w:r>
      </w:ins>
      <w:ins w:id="10563" w:author="PR Preview" w:date="2026-01-01T00:00:00Z">
        <w:r>
          <w:t xml:space="preserve">in place of</w:t>
        </w:r>
      </w:ins>
      <w:ins w:id="10564" w:author="PR Preview" w:date="2026-01-01T00:00:00Z">
        <w:r>
          <w:t xml:space="preserve"> </w:t>
        </w:r>
      </w:ins>
      <w:ins w:id="10565" w:author="PR Preview" w:date="2026-01-01T00:00:00Z">
        <w:r>
          <w:t xml:space="preserve">$\mathord{\smash[b]{\underset{\raise.3ex\hbox{$\scriptstyle\sim$}}{w}}\vphantom{w}}$</w:t>
        </w:r>
      </w:ins>
      <w:ins w:id="10566" w:author="PR Preview" w:date="2026-01-01T00:00:00Z">
        <w:r>
          <w:t xml:space="preserve"> </w:t>
        </w:r>
      </w:ins>
      <w:ins w:id="10567" w:author="PR Preview" w:date="2026-01-01T00:00:00Z">
        <w:r>
          <w:t xml:space="preserve">and</w:t>
        </w:r>
      </w:ins>
      <w:ins w:id="10568" w:author="PR Preview" w:date="2026-01-01T00:00:00Z">
        <w:r>
          <w:t xml:space="preserve"> </w:t>
        </w:r>
      </w:ins>
      <m:oMath>
        <m:r>
          <m:t>b</m:t>
        </m:r>
      </m:oMath>
      <w:ins w:id="10569" w:author="PR Preview" w:date="2026-01-01T00:00:00Z">
        <w:r>
          <w:t xml:space="preserve">.</w:t>
        </w:r>
      </w:ins>
    </w:p>
    <w:bookmarkStart w:id="292" w:name="exm-half-space-iris"/>
    <w:p>
      <w:pPr>
        <w:pStyle w:val="BodyText"/>
      </w:pPr>
      <w:ins w:id="10570" w:author="PR Preview" w:date="2026-01-01T00:00:00Z">
        <w:r>
          <w:rPr>
            <w:b/>
            <w:bCs/>
          </w:rPr>
          <w:t xml:space="preserve">Example 76 (Two iris species on either side of a line)</w:t>
        </w:r>
      </w:ins>
      <w:ins w:id="10571" w:author="PR Preview" w:date="2026-01-01T00:00:00Z">
        <w:r>
          <w:t xml:space="preserve"> </w:t>
        </w:r>
      </w:ins>
      <w:ins w:id="10572" w:author="PR Preview" w:date="2026-01-01T00:00:00Z">
        <w:r>
          <w:t xml:space="preserve">The</w:t>
        </w:r>
      </w:ins>
      <w:ins w:id="10573" w:author="PR Preview" w:date="2026-01-01T00:00:00Z">
        <w:r>
          <w:t xml:space="preserve"> </w:t>
        </w:r>
      </w:ins>
      <w:ins w:id="10574" w:author="PR Preview" w:date="2026-01-01T00:00:00Z">
        <w:r>
          <w:rPr>
            <w:rStyle w:val="VerbatimChar"/>
          </w:rPr>
          <w:t xml:space="preserve">iris</w:t>
        </w:r>
      </w:ins>
      <w:ins w:id="10575" w:author="PR Preview" w:date="2026-01-01T00:00:00Z">
        <w:r>
          <w:t xml:space="preserve"> </w:t>
        </w:r>
      </w:ins>
      <w:ins w:id="10576" w:author="PR Preview" w:date="2026-01-01T00:00:00Z">
        <w:r>
          <w:t xml:space="preserve">data set in R has the petal length and petal width, in centimeters, of 150 irises.</w:t>
        </w:r>
      </w:ins>
      <w:ins w:id="10577" w:author="PR Preview" w:date="2026-01-01T00:00:00Z">
        <w:r>
          <w:t xml:space="preserve"> </w:t>
        </w:r>
      </w:ins>
      <w:ins w:id="10578" w:author="PR Preview" w:date="2026-01-01T00:00:00Z">
        <w:r>
          <w:t xml:space="preserve">Take the 100 flowers of the species versicolor and virginica,</w:t>
        </w:r>
      </w:ins>
      <w:ins w:id="10579" w:author="PR Preview" w:date="2026-01-01T00:00:00Z">
        <w:r>
          <w:t xml:space="preserve"> </w:t>
        </w:r>
      </w:ins>
      <w:ins w:id="10580" w:author="PR Preview" w:date="2026-01-01T00:00:00Z">
        <w:r>
          <w:t xml:space="preserve">and let</w:t>
        </w:r>
      </w:ins>
      <w:ins w:id="10581" w:author="PR Preview" w:date="2026-01-01T00:00:00Z">
        <w:r>
          <w:t xml:space="preserve"> </w:t>
        </w:r>
      </w:ins>
      <w:ins w:id="10582" w:author="PR Preview" w:date="2026-01-01T00:00:00Z">
        <w:r>
          <w:t xml:space="preserve">$\mathord{\smash[b]{\underset{\raise.3ex\hbox{$\scriptstyle\sim$}}{x}}\vphantom{x}}= (x_1, x_2)$</w:t>
        </w:r>
      </w:ins>
      <w:ins w:id="10583" w:author="PR Preview" w:date="2026-01-01T00:00:00Z">
        <w:r>
          <w:t xml:space="preserve"> </w:t>
        </w:r>
      </w:ins>
      <w:ins w:id="10584" w:author="PR Preview" w:date="2026-01-01T00:00:00Z">
        <w:r>
          <w:t xml:space="preserve">be the petal length and petal width of one flower.</w:t>
        </w:r>
      </w:ins>
      <w:ins w:id="10585" w:author="PR Preview" w:date="2026-01-01T00:00:00Z">
        <w:r>
          <w:t xml:space="preserve"> </w:t>
        </w:r>
      </w:ins>
      <w:ins w:id="10586" w:author="PR Preview" w:date="2026-01-01T00:00:00Z">
        <w:r>
          <w:t xml:space="preserve">A logistic regression of the species on</w:t>
        </w:r>
      </w:ins>
      <w:ins w:id="10587" w:author="PR Preview" w:date="2026-01-01T00:00:00Z">
        <w:r>
          <w:t xml:space="preserve"> </w:t>
        </w:r>
      </w:ins>
      <w:ins w:id="10588" w:author="PR Preview" w:date="2026-01-01T00:00:00Z">
        <w:r>
          <w:t xml:space="preserve">$\mathord{\smash[b]{\underset{\raise.3ex\hbox{$\scriptstyle\sim$}}{x}}\vphantom{x}}$</w:t>
        </w:r>
      </w:ins>
      <w:ins w:id="10589" w:author="PR Preview" w:date="2026-01-01T00:00:00Z">
        <w:r>
          <w:t xml:space="preserve"> </w:t>
        </w:r>
      </w:ins>
      <w:ins w:id="10590" w:author="PR Preview" w:date="2026-01-01T00:00:00Z">
        <w:r>
          <w:t xml:space="preserve">gives a coefficient vector</w:t>
        </w:r>
      </w:ins>
      <w:ins w:id="10591" w:author="PR Preview" w:date="2026-01-01T00:00:00Z">
        <w:r>
          <w:t xml:space="preserve"> </w:t>
        </w:r>
      </w:ins>
      <w:ins w:id="10592" w:author="PR Preview" w:date="2026-01-01T00:00:00Z">
        <w:r>
          <w:t xml:space="preserve">$\mathord{\smash[b]{\underset{\raise.3ex\hbox{$\scriptstyle\sim$}}{w}}\vphantom{w}}$</w:t>
        </w:r>
      </w:ins>
      <w:ins w:id="10593" w:author="PR Preview" w:date="2026-01-01T00:00:00Z">
        <w:r>
          <w:t xml:space="preserve"> </w:t>
        </w:r>
      </w:ins>
      <w:ins w:id="10594" w:author="PR Preview" w:date="2026-01-01T00:00:00Z">
        <w:r>
          <w:t xml:space="preserve">and an intercept</w:t>
        </w:r>
      </w:ins>
      <w:ins w:id="10595" w:author="PR Preview" w:date="2026-01-01T00:00:00Z">
        <w:r>
          <w:t xml:space="preserve"> </w:t>
        </w:r>
      </w:ins>
      <m:oMath>
        <m:r>
          <m:t>b</m:t>
        </m:r>
      </m:oMath>
      <w:ins w:id="10596" w:author="PR Preview" w:date="2026-01-01T00:00:00Z">
        <w:r>
          <w:t xml:space="preserve">.</w:t>
        </w:r>
      </w:ins>
      <w:ins w:id="10597" w:author="PR Preview" w:date="2026-01-01T00:00:00Z">
        <w:r>
          <w:t xml:space="preserve"> </w:t>
        </w:r>
      </w:ins>
      <w:ins w:id="10598" w:author="PR Preview" w:date="2026-01-01T00:00:00Z">
        <w:r>
          <w:t xml:space="preserve">The line</w:t>
        </w:r>
      </w:ins>
      <w:ins w:id="10599" w:author="PR Preview" w:date="2026-01-01T00:00:00Z">
        <w:r>
          <w:t xml:space="preserve"> </w:t>
        </w:r>
      </w:ins>
      <w:ins w:id="10600" w:author="PR Preview" w:date="2026-01-01T00:00:00Z">
        <w:r>
          <w:t xml:space="preserve">$\mathord{\smash[b]{\underset{\raise.3ex\hbox{$\scriptstyle\sim$}}{w}}\vphantom{w}} \cdot \mathord{\smash[b]{\underset{\raise.3ex\hbox{$\scriptstyle\sim$}}{x}}\vphantom{x}} + b = 0$</w:t>
        </w:r>
      </w:ins>
      <w:ins w:id="10601" w:author="PR Preview" w:date="2026-01-01T00:00:00Z">
        <w:r>
          <w:t xml:space="preserve"> </w:t>
        </w:r>
      </w:ins>
      <w:ins w:id="10602" w:author="PR Preview" w:date="2026-01-01T00:00:00Z">
        <w:r>
          <w:t xml:space="preserve">is a hyperplane in</w:t>
        </w:r>
      </w:ins>
      <w:ins w:id="10603" w:author="PR Preview" w:date="2026-01-01T00:00:00Z">
        <w:r>
          <w:t xml:space="preserve"> </w:t>
        </w:r>
      </w:ins>
      <m:oMath>
        <m:sSup>
          <m:e>
            <m:r>
              <m:rPr>
                <m:scr m:val="double-struck"/>
                <m:sty m:val="p"/>
              </m:rPr>
              <m:t>R</m:t>
            </m:r>
          </m:e>
          <m:sup>
            <m:r>
              <m:t>2</m:t>
            </m:r>
          </m:sup>
        </m:sSup>
      </m:oMath>
      <w:ins w:id="10604" w:author="PR Preview" w:date="2026-01-01T00:00:00Z">
        <w:r>
          <w:t xml:space="preserve"> </w:t>
        </w:r>
      </w:ins>
      <w:ins w:id="10605" w:author="PR Preview" w:date="2026-01-01T00:00:00Z">
        <w:r>
          <w:t xml:space="preserve">(</w:t>
        </w:r>
      </w:ins>
      <w:hyperlink w:anchor="def-hyperplane">
        <w:ins w:id="10606" w:author="PR Preview" w:date="2026-01-01T00:00:00Z">
          <w:r>
            <w:rPr>
              <w:rStyle w:val="Hyperlink"/>
            </w:rPr>
            <w:t xml:space="preserve">Definition 41</w:t>
          </w:r>
        </w:ins>
      </w:hyperlink>
      <w:ins w:id="10607" w:author="PR Preview" w:date="2026-01-01T00:00:00Z">
        <w:r>
          <w:t xml:space="preserve">),</w:t>
        </w:r>
      </w:ins>
      <w:ins w:id="10608" w:author="PR Preview" w:date="2026-01-01T00:00:00Z">
        <w:r>
          <w:t xml:space="preserve"> </w:t>
        </w:r>
      </w:ins>
      <w:ins w:id="10609" w:author="PR Preview" w:date="2026-01-01T00:00:00Z">
        <w:r>
          <w:t xml:space="preserve">and the two species mostly fall in its two open half-spaces (</w:t>
        </w:r>
      </w:ins>
      <w:hyperlink w:anchor="def-half-space">
        <w:ins w:id="10610" w:author="PR Preview" w:date="2026-01-01T00:00:00Z">
          <w:r>
            <w:rPr>
              <w:rStyle w:val="Hyperlink"/>
            </w:rPr>
            <w:t xml:space="preserve">Definition 60</w:t>
          </w:r>
        </w:ins>
      </w:hyperlink>
      <w:ins w:id="10611" w:author="PR Preview" w:date="2026-01-01T00:00:00Z">
        <w:r>
          <w:t xml:space="preserve">).</w:t>
        </w:r>
      </w:ins>
      <w:ins w:id="10612" w:author="PR Preview" w:date="2026-01-01T00:00:00Z">
        <w:r>
          <w:t xml:space="preserve"> </w:t>
        </w:r>
      </w:ins>
      <w:hyperlink w:anchor="fig-half-space-iris">
        <w:ins w:id="10613" w:author="PR Preview" w:date="2026-01-01T00:00:00Z">
          <w:r>
            <w:rPr>
              <w:rStyle w:val="Hyperlink"/>
            </w:rPr>
            <w:t xml:space="preserve">Figure 1</w:t>
          </w:r>
        </w:ins>
      </w:hyperlink>
      <w:ins w:id="10614" w:author="PR Preview" w:date="2026-01-01T00:00:00Z">
        <w:r>
          <w:t xml:space="preserve"> </w:t>
        </w:r>
      </w:ins>
      <w:ins w:id="10615" w:author="PR Preview" w:date="2026-01-01T00:00:00Z">
        <w:r>
          <w:t xml:space="preserve">shows the line and the flowers.</w:t>
        </w:r>
      </w:ins>
    </w:p>
    <w:p>
      <w:pPr>
        <w:pStyle w:val="SourceCode"/>
      </w:pPr>
      <w:r>
        <w:rPr>
          <w:rStyle w:val="NormalTok"/>
        </w:rPr>
        <w:t xml:space="preserve">two_species </w:t>
      </w:r>
      <w:r>
        <w:rPr>
          <w:rStyle w:val="OtherTok"/>
        </w:rPr>
        <w:t xml:space="preserve">&lt;-</w:t>
      </w:r>
      <w:r>
        <w:rPr>
          <w:rStyle w:val="NormalTok"/>
        </w:rPr>
        <w:t xml:space="preserve"> dplyr</w:t>
      </w:r>
      <w:r>
        <w:rPr>
          <w:rStyle w:val="SpecialCharTok"/>
        </w:rPr>
        <w:t xml:space="preserve">::</w:t>
      </w:r>
      <w:r>
        <w:rPr>
          <w:rStyle w:val="FunctionTok"/>
        </w:rPr>
        <w:t xml:space="preserve">filter</w:t>
      </w:r>
      <w:r>
        <w:rPr>
          <w:rStyle w:val="NormalTok"/>
        </w:rPr>
        <w:t xml:space="preserve">(iris, Species </w:t>
      </w:r>
      <w:r>
        <w:rPr>
          <w:rStyle w:val="SpecialCharTok"/>
        </w:rPr>
        <w:t xml:space="preserve">!=</w:t>
      </w:r>
      <w:r>
        <w:rPr>
          <w:rStyle w:val="NormalTok"/>
        </w:rPr>
        <w:t xml:space="preserve"> </w:t>
      </w:r>
      <w:r>
        <w:rPr>
          <w:rStyle w:val="StringTok"/>
        </w:rPr>
        <w:t xml:space="preserve">"setosa"</w:t>
      </w:r>
      <w:r>
        <w:rPr>
          <w:rStyle w:val="NormalTok"/>
        </w:rPr>
        <w:t xml:space="preserve">) </w:t>
      </w:r>
      <w:r>
        <w:rPr>
          <w:rStyle w:val="SpecialCharTok"/>
        </w:rPr>
        <w:t xml:space="preserve">|&gt;</w:t>
      </w:r>
      <w:r>
        <w:rPr>
          <w:rStyle w:val="NormalTok"/>
        </w:rPr>
        <w:t xml:space="preserve"> </w:t>
      </w:r>
      <w:r>
        <w:rPr>
          <w:rStyle w:val="FunctionTok"/>
        </w:rPr>
        <w:t xml:space="preserve">droplevels</w:t>
      </w:r>
      <w:r>
        <w:rPr>
          <w:rStyle w:val="NormalTok"/>
        </w:rPr>
        <w:t xml:space="preserve">()</w:t>
      </w:r>
      <w:r>
        <w:br/>
      </w:r>
      <w:r>
        <w:rPr>
          <w:rStyle w:val="NormalTok"/>
        </w:rPr>
        <w:t xml:space="preserve">fit </w:t>
      </w:r>
      <w:r>
        <w:rPr>
          <w:rStyle w:val="OtherTok"/>
        </w:rPr>
        <w:t xml:space="preserve">&lt;-</w:t>
      </w:r>
      <w:r>
        <w:rPr>
          <w:rStyle w:val="NormalTok"/>
        </w:rPr>
        <w:t xml:space="preserve"> </w:t>
      </w:r>
      <w:r>
        <w:rPr>
          <w:rStyle w:val="FunctionTok"/>
        </w:rPr>
        <w:t xml:space="preserve">glm</w:t>
      </w:r>
      <w:r>
        <w:rPr>
          <w:rStyle w:val="NormalTok"/>
        </w:rPr>
        <w:t xml:space="preserve">(</w:t>
      </w:r>
      <w:r>
        <w:br/>
      </w:r>
      <w:r>
        <w:rPr>
          <w:rStyle w:val="NormalTok"/>
        </w:rPr>
        <w:t xml:space="preserve">  Species </w:t>
      </w:r>
      <w:r>
        <w:rPr>
          <w:rStyle w:val="SpecialCharTok"/>
        </w:rPr>
        <w:t xml:space="preserve">~</w:t>
      </w:r>
      <w:r>
        <w:rPr>
          <w:rStyle w:val="NormalTok"/>
        </w:rPr>
        <w:t xml:space="preserve"> Petal.Length </w:t>
      </w:r>
      <w:r>
        <w:rPr>
          <w:rStyle w:val="SpecialCharTok"/>
        </w:rPr>
        <w:t xml:space="preserve">+</w:t>
      </w:r>
      <w:r>
        <w:rPr>
          <w:rStyle w:val="NormalTok"/>
        </w:rPr>
        <w:t xml:space="preserve"> Petal.Width,</w:t>
      </w:r>
      <w:r>
        <w:br/>
      </w:r>
      <w:r>
        <w:rPr>
          <w:rStyle w:val="NormalTok"/>
        </w:rPr>
        <w:t xml:space="preserve">  </w:t>
      </w:r>
      <w:r>
        <w:rPr>
          <w:rStyle w:val="AttributeTok"/>
        </w:rPr>
        <w:t xml:space="preserve">family =</w:t>
      </w:r>
      <w:r>
        <w:rPr>
          <w:rStyle w:val="NormalTok"/>
        </w:rPr>
        <w:t xml:space="preserve"> binomial,</w:t>
      </w:r>
      <w:r>
        <w:br/>
      </w:r>
      <w:r>
        <w:rPr>
          <w:rStyle w:val="NormalTok"/>
        </w:rPr>
        <w:t xml:space="preserve">  </w:t>
      </w:r>
      <w:r>
        <w:rPr>
          <w:rStyle w:val="AttributeTok"/>
        </w:rPr>
        <w:t xml:space="preserve">data =</w:t>
      </w:r>
      <w:r>
        <w:rPr>
          <w:rStyle w:val="NormalTok"/>
        </w:rPr>
        <w:t xml:space="preserve"> two_species</w:t>
      </w:r>
      <w:r>
        <w:br/>
      </w:r>
      <w:r>
        <w:rPr>
          <w:rStyle w:val="NormalTok"/>
        </w:rPr>
        <w:t xml:space="preserve">)</w:t>
      </w:r>
      <w:r>
        <w:br/>
      </w:r>
      <w:r>
        <w:rPr>
          <w:rStyle w:val="NormalTok"/>
        </w:rPr>
        <w:t xml:space="preserve">w </w:t>
      </w:r>
      <w:r>
        <w:rPr>
          <w:rStyle w:val="OtherTok"/>
        </w:rPr>
        <w:t xml:space="preserve">&lt;-</w:t>
      </w:r>
      <w:r>
        <w:rPr>
          <w:rStyle w:val="NormalTok"/>
        </w:rPr>
        <w:t xml:space="preserve"> </w:t>
      </w:r>
      <w:r>
        <w:rPr>
          <w:rStyle w:val="FunctionTok"/>
        </w:rPr>
        <w:t xml:space="preserve">coef</w:t>
      </w:r>
      <w:r>
        <w:rPr>
          <w:rStyle w:val="NormalTok"/>
        </w:rPr>
        <w:t xml:space="preserve">(fit)[</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w:t>
      </w:r>
      <w:r>
        <w:br/>
      </w:r>
      <w:r>
        <w:rPr>
          <w:rStyle w:val="NormalTok"/>
        </w:rPr>
        <w:t xml:space="preserve">b </w:t>
      </w:r>
      <w:r>
        <w:rPr>
          <w:rStyle w:val="OtherTok"/>
        </w:rPr>
        <w:t xml:space="preserve">&lt;-</w:t>
      </w:r>
      <w:r>
        <w:rPr>
          <w:rStyle w:val="NormalTok"/>
        </w:rPr>
        <w:t xml:space="preserve"> </w:t>
      </w:r>
      <w:r>
        <w:rPr>
          <w:rStyle w:val="FunctionTok"/>
        </w:rPr>
        <w:t xml:space="preserve">coef</w:t>
      </w:r>
      <w:r>
        <w:rPr>
          <w:rStyle w:val="NormalTok"/>
        </w:rPr>
        <w:t xml:space="preserve">(fit)[[</w:t>
      </w:r>
      <w:r>
        <w:rPr>
          <w:rStyle w:val="StringTok"/>
        </w:rPr>
        <w:t xml:space="preserve">"(Intercept)"</w:t>
      </w:r>
      <w:r>
        <w:rPr>
          <w:rStyle w:val="NormalTok"/>
        </w:rPr>
        <w:t xml:space="preserve">]]</w:t>
      </w:r>
      <w:r>
        <w:br/>
      </w:r>
      <w:r>
        <w:rPr>
          <w:rStyle w:val="NormalTok"/>
        </w:rPr>
        <w:t xml:space="preserve">two_species</w:t>
      </w:r>
      <w:r>
        <w:rPr>
          <w:rStyle w:val="SpecialCharTok"/>
        </w:rPr>
        <w:t xml:space="preserve">$</w:t>
      </w:r>
      <w:r>
        <w:rPr>
          <w:rStyle w:val="NormalTok"/>
        </w:rPr>
        <w:t xml:space="preserve">score </w:t>
      </w:r>
      <w:r>
        <w:rPr>
          <w:rStyle w:val="OtherTok"/>
        </w:rPr>
        <w:t xml:space="preserve">&lt;-</w:t>
      </w:r>
      <w:r>
        <w:rPr>
          <w:rStyle w:val="NormalTok"/>
        </w:rPr>
        <w:t xml:space="preserve"> </w:t>
      </w:r>
      <w:r>
        <w:rPr>
          <w:rStyle w:val="FunctionTok"/>
        </w:rPr>
        <w:t xml:space="preserve">as.vector</w:t>
      </w:r>
      <w:r>
        <w:rPr>
          <w:rStyle w:val="NormalTok"/>
        </w:rPr>
        <w:t xml:space="preserve">(</w:t>
      </w:r>
      <w:r>
        <w:br/>
      </w:r>
      <w:r>
        <w:rPr>
          <w:rStyle w:val="NormalTok"/>
        </w:rPr>
        <w:t xml:space="preserve">  </w:t>
      </w:r>
      <w:r>
        <w:rPr>
          <w:rStyle w:val="FunctionTok"/>
        </w:rPr>
        <w:t xml:space="preserve">as.matrix</w:t>
      </w:r>
      <w:r>
        <w:rPr>
          <w:rStyle w:val="NormalTok"/>
        </w:rPr>
        <w:t xml:space="preserve">(two_species[</w:t>
      </w:r>
      <w:r>
        <w:rPr>
          <w:rStyle w:val="FunctionTok"/>
        </w:rPr>
        <w:t xml:space="preserve">c</w:t>
      </w:r>
      <w:r>
        <w:rPr>
          <w:rStyle w:val="NormalTok"/>
        </w:rPr>
        <w:t xml:space="preserve">(</w:t>
      </w:r>
      <w:r>
        <w:rPr>
          <w:rStyle w:val="StringTok"/>
        </w:rPr>
        <w:t xml:space="preserve">"Petal.Length"</w:t>
      </w:r>
      <w:r>
        <w:rPr>
          <w:rStyle w:val="NormalTok"/>
        </w:rPr>
        <w:t xml:space="preserve">, </w:t>
      </w:r>
      <w:r>
        <w:rPr>
          <w:rStyle w:val="StringTok"/>
        </w:rPr>
        <w:t xml:space="preserve">"Petal.Width"</w:t>
      </w:r>
      <w:r>
        <w:rPr>
          <w:rStyle w:val="NormalTok"/>
        </w:rPr>
        <w:t xml:space="preserve">)]) </w:t>
      </w:r>
      <w:r>
        <w:rPr>
          <w:rStyle w:val="SpecialCharTok"/>
        </w:rPr>
        <w:t xml:space="preserve">%*%</w:t>
      </w:r>
      <w:r>
        <w:rPr>
          <w:rStyle w:val="NormalTok"/>
        </w:rPr>
        <w:t xml:space="preserve"> w </w:t>
      </w:r>
      <w:r>
        <w:rPr>
          <w:rStyle w:val="SpecialCharTok"/>
        </w:rPr>
        <w:t xml:space="preserve">+</w:t>
      </w:r>
      <w:r>
        <w:rPr>
          <w:rStyle w:val="NormalTok"/>
        </w:rPr>
        <w:t xml:space="preserve"> b</w:t>
      </w:r>
      <w:r>
        <w:br/>
      </w:r>
      <w:r>
        <w:rPr>
          <w:rStyle w:val="NormalTok"/>
        </w:rPr>
        <w:t xml:space="preserve">)</w:t>
      </w:r>
      <w:r>
        <w:br/>
      </w:r>
      <w:r>
        <w:rPr>
          <w:rStyle w:val="NormalTok"/>
        </w:rPr>
        <w:t xml:space="preserve">two_species</w:t>
      </w:r>
      <w:r>
        <w:rPr>
          <w:rStyle w:val="SpecialCharTok"/>
        </w:rPr>
        <w:t xml:space="preserve">$</w:t>
      </w:r>
      <w:r>
        <w:rPr>
          <w:rStyle w:val="NormalTok"/>
        </w:rPr>
        <w:t xml:space="preserve">side </w:t>
      </w:r>
      <w:r>
        <w:rPr>
          <w:rStyle w:val="OtherTok"/>
        </w:rPr>
        <w:t xml:space="preserve">&lt;-</w:t>
      </w:r>
      <w:r>
        <w:rPr>
          <w:rStyle w:val="NormalTok"/>
        </w:rPr>
        <w:t xml:space="preserve"> </w:t>
      </w:r>
      <w:r>
        <w:rPr>
          <w:rStyle w:val="FunctionTok"/>
        </w:rPr>
        <w:t xml:space="preserve">ifelse</w:t>
      </w:r>
      <w:r>
        <w:rPr>
          <w:rStyle w:val="NormalTok"/>
        </w:rPr>
        <w:t xml:space="preserve">(two_species</w:t>
      </w:r>
      <w:r>
        <w:rPr>
          <w:rStyle w:val="SpecialCharTok"/>
        </w:rPr>
        <w:t xml:space="preserve">$</w:t>
      </w:r>
      <w:r>
        <w:rPr>
          <w:rStyle w:val="NormalTok"/>
        </w:rPr>
        <w:t xml:space="preserve">score </w:t>
      </w:r>
      <w:r>
        <w:rPr>
          <w:rStyle w:val="SpecialCharTok"/>
        </w:rPr>
        <w:t xml:space="preserve">&gt;</w:t>
      </w:r>
      <w:r>
        <w:rPr>
          <w:rStyle w:val="NormalTok"/>
        </w:rPr>
        <w:t xml:space="preserve"> </w:t>
      </w:r>
      <w:r>
        <w:rPr>
          <w:rStyle w:val="DecValTok"/>
        </w:rPr>
        <w:t xml:space="preserve">0</w:t>
      </w:r>
      <w:r>
        <w:rPr>
          <w:rStyle w:val="NormalTok"/>
        </w:rPr>
        <w:t xml:space="preserve">, </w:t>
      </w:r>
      <w:r>
        <w:rPr>
          <w:rStyle w:val="StringTok"/>
        </w:rPr>
        <w:t xml:space="preserve">"positive"</w:t>
      </w:r>
      <w:r>
        <w:rPr>
          <w:rStyle w:val="NormalTok"/>
        </w:rPr>
        <w:t xml:space="preserve">, </w:t>
      </w:r>
      <w:r>
        <w:rPr>
          <w:rStyle w:val="StringTok"/>
        </w:rPr>
        <w:t xml:space="preserve">"negative"</w:t>
      </w:r>
      <w:r>
        <w:rPr>
          <w:rStyle w:val="NormalTok"/>
        </w:rPr>
        <w:t xml:space="preserve">)</w:t>
      </w:r>
      <w:r>
        <w:br/>
      </w:r>
      <w:r>
        <w:rPr>
          <w:rStyle w:val="NormalTok"/>
        </w:rPr>
        <w:t xml:space="preserve">ggplot2</w:t>
      </w:r>
      <w:r>
        <w:rPr>
          <w:rStyle w:val="SpecialCharTok"/>
        </w:rPr>
        <w:t xml:space="preserve">::</w:t>
      </w:r>
      <w:r>
        <w:rPr>
          <w:rStyle w:val="FunctionTok"/>
        </w:rPr>
        <w:t xml:space="preserve">ggplot</w:t>
      </w:r>
      <w:r>
        <w:rPr>
          <w:rStyle w:val="NormalTok"/>
        </w:rPr>
        <w:t xml:space="preserve">(two_species) </w:t>
      </w:r>
      <w:r>
        <w:rPr>
          <w:rStyle w:val="SpecialCharTok"/>
        </w:rPr>
        <w:t xml:space="preserve">+</w:t>
      </w:r>
      <w:r>
        <w:br/>
      </w:r>
      <w:r>
        <w:rPr>
          <w:rStyle w:val="NormalTok"/>
        </w:rPr>
        <w:t xml:space="preserve">  ggplot2</w:t>
      </w:r>
      <w:r>
        <w:rPr>
          <w:rStyle w:val="SpecialCharTok"/>
        </w:rPr>
        <w:t xml:space="preserve">::</w:t>
      </w:r>
      <w:r>
        <w:rPr>
          <w:rStyle w:val="FunctionTok"/>
        </w:rPr>
        <w:t xml:space="preserve">aes</w:t>
      </w:r>
      <w:r>
        <w:rPr>
          <w:rStyle w:val="NormalTok"/>
        </w:rPr>
        <w:t xml:space="preserve">(</w:t>
      </w:r>
      <w:r>
        <w:rPr>
          <w:rStyle w:val="AttributeTok"/>
        </w:rPr>
        <w:t xml:space="preserve">x =</w:t>
      </w:r>
      <w:r>
        <w:rPr>
          <w:rStyle w:val="NormalTok"/>
        </w:rPr>
        <w:t xml:space="preserve"> Petal.Length, </w:t>
      </w:r>
      <w:r>
        <w:rPr>
          <w:rStyle w:val="AttributeTok"/>
        </w:rPr>
        <w:t xml:space="preserve">y =</w:t>
      </w:r>
      <w:r>
        <w:rPr>
          <w:rStyle w:val="NormalTok"/>
        </w:rPr>
        <w:t xml:space="preserve"> Petal.Width, </w:t>
      </w:r>
      <w:r>
        <w:rPr>
          <w:rStyle w:val="AttributeTok"/>
        </w:rPr>
        <w:t xml:space="preserve">colour =</w:t>
      </w:r>
      <w:r>
        <w:rPr>
          <w:rStyle w:val="NormalTok"/>
        </w:rPr>
        <w:t xml:space="preserve"> Species)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geom_abline</w:t>
      </w:r>
      <w:r>
        <w:rPr>
          <w:rStyle w:val="NormalTok"/>
        </w:rPr>
        <w:t xml:space="preserve">(</w:t>
      </w:r>
      <w:r>
        <w:rPr>
          <w:rStyle w:val="AttributeTok"/>
        </w:rPr>
        <w:t xml:space="preserve">intercept =</w:t>
      </w:r>
      <w:r>
        <w:rPr>
          <w:rStyle w:val="NormalTok"/>
        </w:rPr>
        <w:t xml:space="preserve"> </w:t>
      </w:r>
      <w:r>
        <w:rPr>
          <w:rStyle w:val="SpecialCharTok"/>
        </w:rPr>
        <w:t xml:space="preserve">-</w:t>
      </w:r>
      <w:r>
        <w:rPr>
          <w:rStyle w:val="NormalTok"/>
        </w:rPr>
        <w:t xml:space="preserve">b </w:t>
      </w:r>
      <w:r>
        <w:rPr>
          <w:rStyle w:val="SpecialCharTok"/>
        </w:rPr>
        <w:t xml:space="preserve">/</w:t>
      </w:r>
      <w:r>
        <w:rPr>
          <w:rStyle w:val="NormalTok"/>
        </w:rPr>
        <w:t xml:space="preserve"> w[[</w:t>
      </w:r>
      <w:r>
        <w:rPr>
          <w:rStyle w:val="DecValTok"/>
        </w:rPr>
        <w:t xml:space="preserve">2</w:t>
      </w:r>
      <w:r>
        <w:rPr>
          <w:rStyle w:val="NormalTok"/>
        </w:rPr>
        <w:t xml:space="preserve">]], </w:t>
      </w:r>
      <w:r>
        <w:rPr>
          <w:rStyle w:val="AttributeTok"/>
        </w:rPr>
        <w:t xml:space="preserve">slope =</w:t>
      </w:r>
      <w:r>
        <w:rPr>
          <w:rStyle w:val="NormalTok"/>
        </w:rPr>
        <w:t xml:space="preserve"> </w:t>
      </w:r>
      <w:r>
        <w:rPr>
          <w:rStyle w:val="SpecialCharTok"/>
        </w:rPr>
        <w:t xml:space="preserve">-</w:t>
      </w:r>
      <w:r>
        <w:rPr>
          <w:rStyle w:val="NormalTok"/>
        </w:rPr>
        <w:t xml:space="preserve">w[[</w:t>
      </w:r>
      <w:r>
        <w:rPr>
          <w:rStyle w:val="DecValTok"/>
        </w:rPr>
        <w:t xml:space="preserve">1</w:t>
      </w:r>
      <w:r>
        <w:rPr>
          <w:rStyle w:val="NormalTok"/>
        </w:rPr>
        <w:t xml:space="preserve">]] </w:t>
      </w:r>
      <w:r>
        <w:rPr>
          <w:rStyle w:val="SpecialCharTok"/>
        </w:rPr>
        <w:t xml:space="preserve">/</w:t>
      </w:r>
      <w:r>
        <w:rPr>
          <w:rStyle w:val="NormalTok"/>
        </w:rPr>
        <w:t xml:space="preserve"> w[[</w:t>
      </w:r>
      <w:r>
        <w:rPr>
          <w:rStyle w:val="DecValTok"/>
        </w:rPr>
        <w:t xml:space="preserve">2</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labs</w:t>
      </w:r>
      <w:r>
        <w:rPr>
          <w:rStyle w:val="NormalTok"/>
        </w:rPr>
        <w:t xml:space="preserve">(</w:t>
      </w:r>
      <w:r>
        <w:rPr>
          <w:rStyle w:val="AttributeTok"/>
        </w:rPr>
        <w:t xml:space="preserve">x =</w:t>
      </w:r>
      <w:r>
        <w:rPr>
          <w:rStyle w:val="NormalTok"/>
        </w:rPr>
        <w:t xml:space="preserve"> </w:t>
      </w:r>
      <w:r>
        <w:rPr>
          <w:rStyle w:val="StringTok"/>
        </w:rPr>
        <w:t xml:space="preserve">"Petal length (cm)"</w:t>
      </w:r>
      <w:r>
        <w:rPr>
          <w:rStyle w:val="NormalTok"/>
        </w:rPr>
        <w:t xml:space="preserve">, </w:t>
      </w:r>
      <w:r>
        <w:rPr>
          <w:rStyle w:val="AttributeTok"/>
        </w:rPr>
        <w:t xml:space="preserve">y =</w:t>
      </w:r>
      <w:r>
        <w:rPr>
          <w:rStyle w:val="NormalTok"/>
        </w:rPr>
        <w:t xml:space="preserve"> </w:t>
      </w:r>
      <w:r>
        <w:rPr>
          <w:rStyle w:val="StringTok"/>
        </w:rPr>
        <w:t xml:space="preserve">"Petal width (cm)"</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291" w:name="fig-half-space-iris"/>
          <w:p>
            <w:pPr>
              <w:pStyle w:val="Compact"/>
              <w:jc w:val="center"/>
            </w:pPr>
            <w:r>
              <w:drawing>
                <wp:inline>
                  <wp:extent cx="4620126" cy="3696101"/>
                  <wp:effectExtent b="0" l="0" r="0" t="0"/>
                  <wp:docPr descr="" title="" id="289" name="Picture"/>
                  <a:graphic>
                    <a:graphicData uri="http://schemas.openxmlformats.org/drawingml/2006/picture">
                      <pic:pic>
                        <pic:nvPicPr>
                          <pic:cNvPr descr="linear-algebra_files/figure-docx/fig-half-space-iris-1.png" id="290" name="Picture"/>
                          <pic:cNvPicPr>
                            <a:picLocks noChangeArrowheads="1" noChangeAspect="1"/>
                          </pic:cNvPicPr>
                        </pic:nvPicPr>
                        <pic:blipFill>
                          <a:blip r:embed="rId288"/>
                          <a:stretch>
                            <a:fillRect/>
                          </a:stretch>
                        </pic:blipFill>
                        <pic:spPr bwMode="auto">
                          <a:xfrm>
                            <a:off x="0" y="0"/>
                            <a:ext cx="4620126" cy="3696101"/>
                          </a:xfrm>
                          <a:prstGeom prst="rect">
                            <a:avLst/>
                          </a:prstGeom>
                          <a:noFill/>
                          <a:ln w="9525">
                            <a:noFill/>
                            <a:headEnd/>
                            <a:tailEnd/>
                          </a:ln>
                        </pic:spPr>
                      </pic:pic>
                    </a:graphicData>
                  </a:graphic>
                </wp:inline>
              </w:drawing>
            </w:r>
          </w:p>
          <w:p>
            <w:pPr>
              <w:jc w:val="center"/>
            </w:pPr>
            <w:pPr>
              <w:jc w:val="left"/>
              <w:spacing w:before="200"/>
              <w:pStyle w:val="ImageCaption"/>
            </w:pPr>
            <w:r>
              <w:t xml:space="preserve">Figure 1: Petal length and width of versicolor and virginica irises, with the line where a logistic regression is indifferent between the two species</w:t>
            </w:r>
          </w:p>
          <w:bookmarkEnd w:id="291"/>
        </w:tc>
      </w:tr>
    </w:tbl>
    <w:p>
      <w:pPr>
        <w:pStyle w:val="SourceCode"/>
      </w:pPr>
      <w:r>
        <w:rPr>
          <w:rStyle w:val="FunctionTok"/>
        </w:rPr>
        <w:t xml:space="preserve">table</w:t>
      </w:r>
      <w:r>
        <w:rPr>
          <w:rStyle w:val="NormalTok"/>
        </w:rPr>
        <w:t xml:space="preserve">(two_species</w:t>
      </w:r>
      <w:r>
        <w:rPr>
          <w:rStyle w:val="SpecialCharTok"/>
        </w:rPr>
        <w:t xml:space="preserve">$</w:t>
      </w:r>
      <w:r>
        <w:rPr>
          <w:rStyle w:val="NormalTok"/>
        </w:rPr>
        <w:t xml:space="preserve">Species, two_species</w:t>
      </w:r>
      <w:r>
        <w:rPr>
          <w:rStyle w:val="SpecialCharTok"/>
        </w:rPr>
        <w:t xml:space="preserve">$</w:t>
      </w:r>
      <w:r>
        <w:rPr>
          <w:rStyle w:val="NormalTok"/>
        </w:rPr>
        <w:t xml:space="preserve">side)</w:t>
      </w:r>
      <w:r>
        <w:br/>
      </w:r>
      <w:r>
        <w:rPr>
          <w:rStyle w:val="CommentTok"/>
        </w:rPr>
        <w:t xml:space="preserve">#&gt;             </w:t>
      </w:r>
      <w:r>
        <w:br/>
      </w:r>
      <w:r>
        <w:rPr>
          <w:rStyle w:val="CommentTok"/>
        </w:rPr>
        <w:t xml:space="preserve">#&gt;              negative positive</w:t>
      </w:r>
      <w:r>
        <w:br/>
      </w:r>
      <w:r>
        <w:rPr>
          <w:rStyle w:val="CommentTok"/>
        </w:rPr>
        <w:t xml:space="preserve">#&gt;   versicolor       47        3</w:t>
      </w:r>
      <w:r>
        <w:br/>
      </w:r>
      <w:r>
        <w:rPr>
          <w:rStyle w:val="CommentTok"/>
        </w:rPr>
        <w:t xml:space="preserve">#&gt;   virginica         3       47</w:t>
      </w:r>
    </w:p>
    <w:p>
      <w:pPr>
        <w:pStyle w:val="FirstParagraph"/>
      </w:pPr>
      <w:del w:id="10616" w:author="PR Preview" w:date="2026-01-01T00:00:00Z">
        <w:r>
          <w:delText xml:space="preserve">The vector</w:delText>
        </w:r>
      </w:del>
      <w:del w:id="10617" w:author="PR Preview" w:date="2026-01-01T00:00:00Z">
        <w:r>
          <w:delText xml:space="preserve"> </w:delText>
        </w:r>
      </w:del>
      <m:oMath>
        <m:limLow>
          <m:e>
            <m:r>
              <m:t>w</m:t>
            </m:r>
          </m:e>
          <m:lim>
            <m:r>
              <m:rPr>
                <m:sty m:val="p"/>
              </m:rPr>
              <m:t>∼</m:t>
            </m:r>
          </m:lim>
        </m:limLow>
      </m:oMath>
      <w:del w:id="10618" w:author="PR Preview" w:date="2026-01-01T00:00:00Z">
        <w:r>
          <w:delText xml:space="preserve"> </w:delText>
        </w:r>
      </w:del>
      <w:del w:id="10619" w:author="PR Preview" w:date="2026-01-01T00:00:00Z">
        <w:r>
          <w:delText xml:space="preserve">points toward the virginica side,</w:delText>
        </w:r>
      </w:del>
      <w:del w:id="10620" w:author="PR Preview" w:date="2026-01-01T00:00:00Z">
        <w:r>
          <w:delText xml:space="preserve"> </w:delText>
        </w:r>
      </w:del>
      <w:del w:id="10621" w:author="PR Preview" w:date="2026-01-01T00:00:00Z">
        <w:r>
          <w:delText xml:space="preserve">so the positive half-space</w:delText>
        </w:r>
      </w:del>
      <w:del w:id="10622" w:author="PR Preview" w:date="2026-01-01T00:00:00Z">
        <w:r>
          <w:delText xml:space="preserve"> </w:delText>
        </w:r>
      </w:del>
      <m:oMath>
        <m:sSup>
          <m:e>
            <m:r>
              <m:rPr>
                <m:scr m:val="script"/>
                <m:sty m:val="p"/>
              </m:rPr>
              <m:t>H</m:t>
            </m:r>
          </m:e>
          <m:sup>
            <m:r>
              <m:rPr>
                <m:sty m:val="p"/>
              </m:rPr>
              <m:t>+</m:t>
            </m:r>
          </m:sup>
        </m:sSup>
      </m:oMath>
      <w:del w:id="10623" w:author="PR Preview" w:date="2026-01-01T00:00:00Z">
        <w:r>
          <w:delText xml:space="preserve"> </w:delText>
        </w:r>
      </w:del>
      <w:del w:id="10624" w:author="PR Preview" w:date="2026-01-01T00:00:00Z">
        <w:r>
          <w:delText xml:space="preserve">holds</w:delText>
        </w:r>
      </w:del>
      <w:del w:id="10625" w:author="PR Preview" w:date="2026-01-01T00:00:00Z">
        <w:r>
          <w:delText xml:space="preserve"> </w:delText>
        </w:r>
      </w:del>
      <w:del w:id="10626" w:author="PR Preview" w:date="2026-01-01T00:00:00Z">
        <w:r>
          <w:delText xml:space="preserve">50 of the 100 flowers,</w:delText>
        </w:r>
      </w:del>
      <w:del w:id="10627" w:author="PR Preview" w:date="2026-01-01T00:00:00Z">
        <w:r>
          <w:delText xml:space="preserve"> </w:delText>
        </w:r>
      </w:del>
      <w:del w:id="10628" w:author="PR Preview" w:date="2026-01-01T00:00:00Z">
        <w:r>
          <w:delText xml:space="preserve">and 47 of them are virginica.</w:delText>
        </w:r>
      </w:del>
      <w:del w:id="10629" w:author="PR Preview" w:date="2026-01-01T00:00:00Z">
        <w:r>
          <w:delText xml:space="preserve"> </w:delText>
        </w:r>
      </w:del>
      <w:del w:id="10630" w:author="PR Preview" w:date="2026-01-01T00:00:00Z">
        <w:r>
          <w:delText xml:space="preserve">The line is a set of dimension</w:delText>
        </w:r>
      </w:del>
      <w:del w:id="10631" w:author="PR Preview" w:date="2026-01-01T00:00:00Z">
        <w:r>
          <w:delText xml:space="preserve"> </w:delText>
        </w:r>
      </w:del>
      <m:oMath>
        <m:r>
          <m:t>p</m:t>
        </m:r>
        <m:r>
          <m:rPr>
            <m:sty m:val="p"/>
          </m:rPr>
          <m:t>−</m:t>
        </m:r>
        <m:r>
          <m:t>1</m:t>
        </m:r>
        <m:r>
          <m:rPr>
            <m:sty m:val="p"/>
          </m:rPr>
          <m:t>=</m:t>
        </m:r>
        <m:r>
          <m:t>1</m:t>
        </m:r>
      </m:oMath>
      <w:del w:id="10632" w:author="PR Preview" w:date="2026-01-01T00:00:00Z">
        <w:r>
          <w:delText xml:space="preserve">,</w:delText>
        </w:r>
      </w:del>
      <w:del w:id="10633" w:author="PR Preview" w:date="2026-01-01T00:00:00Z">
        <w:r>
          <w:delText xml:space="preserve"> </w:delText>
        </w:r>
      </w:del>
      <w:del w:id="10634" w:author="PR Preview" w:date="2026-01-01T00:00:00Z">
        <w:r>
          <w:delText xml:space="preserve">and each side is a region of the plane of dimension</w:delText>
        </w:r>
      </w:del>
      <w:del w:id="10635" w:author="PR Preview" w:date="2026-01-01T00:00:00Z">
        <w:r>
          <w:delText xml:space="preserve"> </w:delText>
        </w:r>
      </w:del>
      <m:oMath>
        <m:r>
          <m:t>p</m:t>
        </m:r>
        <m:r>
          <m:rPr>
            <m:sty m:val="p"/>
          </m:rPr>
          <m:t>=</m:t>
        </m:r>
        <m:r>
          <m:t>2</m:t>
        </m:r>
      </m:oMath>
      <w:del w:id="10636" w:author="PR Preview" w:date="2026-01-01T00:00:00Z">
        <w:r>
          <w:delText xml:space="preserve"> </w:delText>
        </w:r>
      </w:del>
      <w:del w:id="10637" w:author="PR Preview" w:date="2026-01-01T00:00:00Z">
        <w:r>
          <w:delText xml:space="preserve">(</w:delText>
        </w:r>
      </w:del>
      <w:hyperlink w:anchor="thm-half-space-dimension">
        <w:del w:id="10638" w:author="PR Preview" w:date="2026-01-01T00:00:00Z">
          <w:r>
            <w:rPr>
              <w:rStyle w:val="Hyperlink"/>
            </w:rPr>
            <w:delText xml:space="preserve">Theorem 44</w:delText>
          </w:r>
        </w:del>
      </w:hyperlink>
      <w:del w:id="10639" w:author="PR Preview" w:date="2026-01-01T00:00:00Z">
        <w:r>
          <w:delText xml:space="preserve">).</w:delText>
        </w:r>
      </w:del>
    </w:p>
    <w:p>
      <w:pPr>
        <w:pStyle w:val="BodyText"/>
      </w:pPr>
      <w:del w:id="10640" w:author="PR Preview" w:date="2026-01-01T00:00:00Z">
        <w:r>
          <w:rPr>
            <w:b/>
            <w:bCs/>
          </w:rPr>
          <w:delText xml:space="preserve">Exercise 7 (Which side of the plane?)</w:delText>
        </w:r>
      </w:del>
      <w:del w:id="10641" w:author="PR Preview" w:date="2026-01-01T00:00:00Z">
        <w:r>
          <w:delText xml:space="preserve"> </w:delText>
        </w:r>
      </w:del>
      <w:del w:id="10642" w:author="PR Preview" w:date="2026-01-01T00:00:00Z">
        <w:r>
          <w:delText xml:space="preserve">Let</w:delText>
        </w:r>
      </w:del>
      <w:del w:id="10643" w:author="PR Preview" w:date="2026-01-01T00:00:00Z">
        <w:r>
          <w:delText xml:space="preserve"> </w:delText>
        </w:r>
      </w:del>
      <m:oMath>
        <m:r>
          <m:rPr>
            <m:scr m:val="script"/>
            <m:sty m:val="p"/>
          </m:rPr>
          <m:t>H</m:t>
        </m:r>
      </m:oMath>
      <w:del w:id="10644" w:author="PR Preview" w:date="2026-01-01T00:00:00Z">
        <w:r>
          <w:delText xml:space="preserve"> </w:delText>
        </w:r>
      </w:del>
      <w:del w:id="10645" w:author="PR Preview" w:date="2026-01-01T00:00:00Z">
        <w:r>
          <w:delText xml:space="preserve">be the plane in</w:delText>
        </w:r>
      </w:del>
      <w:del w:id="10646" w:author="PR Preview" w:date="2026-01-01T00:00:00Z">
        <w:r>
          <w:delText xml:space="preserve"> </w:delText>
        </w:r>
      </w:del>
      <m:oMath>
        <m:sSup>
          <m:e>
            <m:r>
              <m:rPr>
                <m:scr m:val="double-struck"/>
                <m:sty m:val="p"/>
              </m:rPr>
              <m:t>R</m:t>
            </m:r>
          </m:e>
          <m:sup>
            <m:r>
              <m:t>3</m:t>
            </m:r>
          </m:sup>
        </m:sSup>
      </m:oMath>
      <w:del w:id="10647" w:author="PR Preview" w:date="2026-01-01T00:00:00Z">
        <w:r>
          <w:delText xml:space="preserve"> </w:delText>
        </w:r>
      </w:del>
      <w:del w:id="10648" w:author="PR Preview" w:date="2026-01-01T00:00:00Z">
        <w:r>
          <w:delText xml:space="preserve">with</w:delText>
        </w:r>
      </w:del>
      <w:del w:id="10649" w:author="PR Preview" w:date="2026-01-01T00:00:00Z">
        <w:r>
          <w:delText xml:space="preserve"> </w:delText>
        </w:r>
      </w:del>
      <m:oMath>
        <m:limLow>
          <m:e>
            <m:r>
              <m:t>w</m:t>
            </m:r>
          </m:e>
          <m:lim>
            <m:r>
              <m:rPr>
                <m:sty m:val="p"/>
              </m:rPr>
              <m:t>∼</m:t>
            </m:r>
          </m:lim>
        </m:limLow>
        <m:r>
          <m:rPr>
            <m:sty m:val="p"/>
          </m:rPr>
          <m:t>=</m:t>
        </m:r>
        <m:r>
          <m:rPr>
            <m:sty m:val="p"/>
          </m:rPr>
          <m:t>(</m:t>
        </m:r>
        <m:r>
          <m:t>1</m:t>
        </m:r>
        <m:r>
          <m:rPr>
            <m:sty m:val="p"/>
          </m:rPr>
          <m:t>,</m:t>
        </m:r>
        <m:r>
          <m:t>1</m:t>
        </m:r>
        <m:r>
          <m:rPr>
            <m:sty m:val="p"/>
          </m:rPr>
          <m:t>,</m:t>
        </m:r>
        <m:r>
          <m:t>1</m:t>
        </m:r>
        <m:r>
          <m:rPr>
            <m:sty m:val="p"/>
          </m:rPr>
          <m:t>)</m:t>
        </m:r>
      </m:oMath>
      <w:del w:id="10650" w:author="PR Preview" w:date="2026-01-01T00:00:00Z">
        <w:r>
          <w:delText xml:space="preserve"> </w:delText>
        </w:r>
      </w:del>
      <w:del w:id="10651" w:author="PR Preview" w:date="2026-01-01T00:00:00Z">
        <w:r>
          <w:delText xml:space="preserve">and</w:delText>
        </w:r>
      </w:del>
      <w:del w:id="10652" w:author="PR Preview" w:date="2026-01-01T00:00:00Z">
        <w:r>
          <w:delText xml:space="preserve"> </w:delText>
        </w:r>
      </w:del>
      <m:oMath>
        <m:r>
          <m:t>b</m:t>
        </m:r>
        <m:r>
          <m:rPr>
            <m:sty m:val="p"/>
          </m:rPr>
          <m:t>=</m:t>
        </m:r>
        <m:r>
          <m:rPr>
            <m:sty m:val="p"/>
          </m:rPr>
          <m:t>−</m:t>
        </m:r>
        <m:r>
          <m:t>1</m:t>
        </m:r>
      </m:oMath>
      <w:del w:id="10653" w:author="PR Preview" w:date="2026-01-01T00:00:00Z">
        <w:r>
          <w:delText xml:space="preserve"> </w:delText>
        </w:r>
      </w:del>
      <w:del w:id="10654" w:author="PR Preview" w:date="2026-01-01T00:00:00Z">
        <w:r>
          <w:delText xml:space="preserve">(</w:delText>
        </w:r>
      </w:del>
      <w:hyperlink w:anchor="exm-hyperplane-subspace">
        <w:del w:id="10655" w:author="PR Preview" w:date="2026-01-01T00:00:00Z">
          <w:r>
            <w:rPr>
              <w:rStyle w:val="Hyperlink"/>
            </w:rPr>
            <w:delText xml:space="preserve">Example 73</w:delText>
          </w:r>
        </w:del>
      </w:hyperlink>
      <w:del w:id="10656" w:author="PR Preview" w:date="2026-01-01T00:00:00Z">
        <w:r>
          <w:delText xml:space="preserve">).</w:delText>
        </w:r>
      </w:del>
    </w:p>
    <w:p>
      <w:pPr>
        <w:pStyle w:val="FirstParagraph"/>
      </w:pPr>
      <w:ins w:id="10657" w:author="PR Preview" w:date="2026-01-01T00:00:00Z">
        <w:r>
          <w:t xml:space="preserve">The vector</w:t>
        </w:r>
      </w:ins>
      <w:ins w:id="10658" w:author="PR Preview" w:date="2026-01-01T00:00:00Z">
        <w:r>
          <w:t xml:space="preserve"> </w:t>
        </w:r>
      </w:ins>
      <w:ins w:id="10659" w:author="PR Preview" w:date="2026-01-01T00:00:00Z">
        <w:r>
          <w:t xml:space="preserve">$\mathord{\smash[b]{\underset{\raise.3ex\hbox{$\scriptstyle\sim$}}{w}}\vphantom{w}}$</w:t>
        </w:r>
      </w:ins>
      <w:ins w:id="10660" w:author="PR Preview" w:date="2026-01-01T00:00:00Z">
        <w:r>
          <w:t xml:space="preserve"> </w:t>
        </w:r>
      </w:ins>
      <w:ins w:id="10661" w:author="PR Preview" w:date="2026-01-01T00:00:00Z">
        <w:r>
          <w:t xml:space="preserve">points toward the virginica side,</w:t>
        </w:r>
      </w:ins>
      <w:ins w:id="10662" w:author="PR Preview" w:date="2026-01-01T00:00:00Z">
        <w:r>
          <w:t xml:space="preserve"> </w:t>
        </w:r>
      </w:ins>
      <w:ins w:id="10663" w:author="PR Preview" w:date="2026-01-01T00:00:00Z">
        <w:r>
          <w:t xml:space="preserve">so the positive half-space</w:t>
        </w:r>
      </w:ins>
      <w:ins w:id="10664" w:author="PR Preview" w:date="2026-01-01T00:00:00Z">
        <w:r>
          <w:t xml:space="preserve"> </w:t>
        </w:r>
      </w:ins>
      <m:oMath>
        <m:sSup>
          <m:e>
            <m:r>
              <m:rPr>
                <m:scr m:val="script"/>
                <m:sty m:val="p"/>
              </m:rPr>
              <m:t>H</m:t>
            </m:r>
          </m:e>
          <m:sup>
            <m:r>
              <m:rPr>
                <m:sty m:val="p"/>
              </m:rPr>
              <m:t>+</m:t>
            </m:r>
          </m:sup>
        </m:sSup>
      </m:oMath>
      <w:ins w:id="10665" w:author="PR Preview" w:date="2026-01-01T00:00:00Z">
        <w:r>
          <w:t xml:space="preserve"> </w:t>
        </w:r>
      </w:ins>
      <w:ins w:id="10666" w:author="PR Preview" w:date="2026-01-01T00:00:00Z">
        <w:r>
          <w:t xml:space="preserve">holds</w:t>
        </w:r>
      </w:ins>
      <w:ins w:id="10667" w:author="PR Preview" w:date="2026-01-01T00:00:00Z">
        <w:r>
          <w:t xml:space="preserve"> </w:t>
        </w:r>
      </w:ins>
      <w:ins w:id="10668" w:author="PR Preview" w:date="2026-01-01T00:00:00Z">
        <w:r>
          <w:t xml:space="preserve">50 of the 100 flowers,</w:t>
        </w:r>
      </w:ins>
      <w:ins w:id="10669" w:author="PR Preview" w:date="2026-01-01T00:00:00Z">
        <w:r>
          <w:t xml:space="preserve"> </w:t>
        </w:r>
      </w:ins>
      <w:ins w:id="10670" w:author="PR Preview" w:date="2026-01-01T00:00:00Z">
        <w:r>
          <w:t xml:space="preserve">and 47 of them are virginica.</w:t>
        </w:r>
      </w:ins>
      <w:ins w:id="10671" w:author="PR Preview" w:date="2026-01-01T00:00:00Z">
        <w:r>
          <w:t xml:space="preserve"> </w:t>
        </w:r>
      </w:ins>
      <w:ins w:id="10672" w:author="PR Preview" w:date="2026-01-01T00:00:00Z">
        <w:r>
          <w:t xml:space="preserve">The line is a set of dimension</w:t>
        </w:r>
      </w:ins>
      <w:ins w:id="10673" w:author="PR Preview" w:date="2026-01-01T00:00:00Z">
        <w:r>
          <w:t xml:space="preserve"> </w:t>
        </w:r>
      </w:ins>
      <m:oMath>
        <m:r>
          <m:t>p</m:t>
        </m:r>
        <m:r>
          <m:rPr>
            <m:sty m:val="p"/>
          </m:rPr>
          <m:t>−</m:t>
        </m:r>
        <m:r>
          <m:t>1</m:t>
        </m:r>
        <m:r>
          <m:rPr>
            <m:sty m:val="p"/>
          </m:rPr>
          <m:t>=</m:t>
        </m:r>
        <m:r>
          <m:t>1</m:t>
        </m:r>
      </m:oMath>
      <w:ins w:id="10674" w:author="PR Preview" w:date="2026-01-01T00:00:00Z">
        <w:r>
          <w:t xml:space="preserve">,</w:t>
        </w:r>
      </w:ins>
      <w:ins w:id="10675" w:author="PR Preview" w:date="2026-01-01T00:00:00Z">
        <w:r>
          <w:t xml:space="preserve"> </w:t>
        </w:r>
      </w:ins>
      <w:ins w:id="10676" w:author="PR Preview" w:date="2026-01-01T00:00:00Z">
        <w:r>
          <w:t xml:space="preserve">and each side is a region of the plane of dimension</w:t>
        </w:r>
      </w:ins>
      <w:ins w:id="10677" w:author="PR Preview" w:date="2026-01-01T00:00:00Z">
        <w:r>
          <w:t xml:space="preserve"> </w:t>
        </w:r>
      </w:ins>
      <m:oMath>
        <m:r>
          <m:t>p</m:t>
        </m:r>
        <m:r>
          <m:rPr>
            <m:sty m:val="p"/>
          </m:rPr>
          <m:t>=</m:t>
        </m:r>
        <m:r>
          <m:t>2</m:t>
        </m:r>
      </m:oMath>
      <w:ins w:id="10678" w:author="PR Preview" w:date="2026-01-01T00:00:00Z">
        <w:r>
          <w:t xml:space="preserve"> </w:t>
        </w:r>
      </w:ins>
      <w:ins w:id="10679" w:author="PR Preview" w:date="2026-01-01T00:00:00Z">
        <w:r>
          <w:t xml:space="preserve">(</w:t>
        </w:r>
      </w:ins>
      <w:hyperlink w:anchor="thm-half-space-dimension">
        <w:ins w:id="10680" w:author="PR Preview" w:date="2026-01-01T00:00:00Z">
          <w:r>
            <w:rPr>
              <w:rStyle w:val="Hyperlink"/>
            </w:rPr>
            <w:t xml:space="preserve">Theorem 44</w:t>
          </w:r>
        </w:ins>
      </w:hyperlink>
      <w:ins w:id="10681" w:author="PR Preview" w:date="2026-01-01T00:00:00Z">
        <w:r>
          <w:t xml:space="preserve">).</w:t>
        </w:r>
      </w:ins>
    </w:p>
    <w:bookmarkEnd w:id="292"/>
    <w:bookmarkStart w:id="293" w:name="exr-half-space-sides"/>
    <w:p>
      <w:pPr>
        <w:pStyle w:val="BodyText"/>
      </w:pPr>
      <w:ins w:id="10682" w:author="PR Preview" w:date="2026-01-01T00:00:00Z">
        <w:r>
          <w:rPr>
            <w:b/>
            <w:bCs/>
          </w:rPr>
          <w:t xml:space="preserve">Exercise 7 (Which side of the plane?)</w:t>
        </w:r>
      </w:ins>
      <w:ins w:id="10683" w:author="PR Preview" w:date="2026-01-01T00:00:00Z">
        <w:r>
          <w:t xml:space="preserve"> </w:t>
        </w:r>
      </w:ins>
      <w:ins w:id="10684" w:author="PR Preview" w:date="2026-01-01T00:00:00Z">
        <w:r>
          <w:t xml:space="preserve">Let</w:t>
        </w:r>
      </w:ins>
      <w:ins w:id="10685" w:author="PR Preview" w:date="2026-01-01T00:00:00Z">
        <w:r>
          <w:t xml:space="preserve"> </w:t>
        </w:r>
      </w:ins>
      <m:oMath>
        <m:r>
          <m:rPr>
            <m:scr m:val="script"/>
            <m:sty m:val="p"/>
          </m:rPr>
          <m:t>H</m:t>
        </m:r>
      </m:oMath>
      <w:ins w:id="10686" w:author="PR Preview" w:date="2026-01-01T00:00:00Z">
        <w:r>
          <w:t xml:space="preserve"> </w:t>
        </w:r>
      </w:ins>
      <w:ins w:id="10687" w:author="PR Preview" w:date="2026-01-01T00:00:00Z">
        <w:r>
          <w:t xml:space="preserve">be the plane in</w:t>
        </w:r>
      </w:ins>
      <w:ins w:id="10688" w:author="PR Preview" w:date="2026-01-01T00:00:00Z">
        <w:r>
          <w:t xml:space="preserve"> </w:t>
        </w:r>
      </w:ins>
      <m:oMath>
        <m:sSup>
          <m:e>
            <m:r>
              <m:rPr>
                <m:scr m:val="double-struck"/>
                <m:sty m:val="p"/>
              </m:rPr>
              <m:t>R</m:t>
            </m:r>
          </m:e>
          <m:sup>
            <m:r>
              <m:t>3</m:t>
            </m:r>
          </m:sup>
        </m:sSup>
      </m:oMath>
      <w:ins w:id="10689" w:author="PR Preview" w:date="2026-01-01T00:00:00Z">
        <w:r>
          <w:t xml:space="preserve"> </w:t>
        </w:r>
      </w:ins>
      <w:ins w:id="10690" w:author="PR Preview" w:date="2026-01-01T00:00:00Z">
        <w:r>
          <w:t xml:space="preserve">with</w:t>
        </w:r>
      </w:ins>
      <w:ins w:id="10691" w:author="PR Preview" w:date="2026-01-01T00:00:00Z">
        <w:r>
          <w:t xml:space="preserve"> </w:t>
        </w:r>
      </w:ins>
      <w:ins w:id="10692" w:author="PR Preview" w:date="2026-01-01T00:00:00Z">
        <w:r>
          <w:t xml:space="preserve">$\mathord{\smash[b]{\underset{\raise.3ex\hbox{$\scriptstyle\sim$}}{w}}\vphantom{w}} = (1, 1, 1)$</w:t>
        </w:r>
      </w:ins>
      <w:ins w:id="10693" w:author="PR Preview" w:date="2026-01-01T00:00:00Z">
        <w:r>
          <w:t xml:space="preserve"> </w:t>
        </w:r>
      </w:ins>
      <w:ins w:id="10694" w:author="PR Preview" w:date="2026-01-01T00:00:00Z">
        <w:r>
          <w:t xml:space="preserve">and</w:t>
        </w:r>
      </w:ins>
      <w:ins w:id="10695" w:author="PR Preview" w:date="2026-01-01T00:00:00Z">
        <w:r>
          <w:t xml:space="preserve"> </w:t>
        </w:r>
      </w:ins>
      <m:oMath>
        <m:r>
          <m:t>b</m:t>
        </m:r>
        <m:r>
          <m:rPr>
            <m:sty m:val="p"/>
          </m:rPr>
          <m:t>=</m:t>
        </m:r>
        <m:r>
          <m:rPr>
            <m:sty m:val="p"/>
          </m:rPr>
          <m:t>−</m:t>
        </m:r>
        <m:r>
          <m:t>1</m:t>
        </m:r>
      </m:oMath>
      <w:ins w:id="10696" w:author="PR Preview" w:date="2026-01-01T00:00:00Z">
        <w:r>
          <w:t xml:space="preserve"> </w:t>
        </w:r>
      </w:ins>
      <w:ins w:id="10697" w:author="PR Preview" w:date="2026-01-01T00:00:00Z">
        <w:r>
          <w:t xml:space="preserve">(</w:t>
        </w:r>
      </w:ins>
      <w:hyperlink w:anchor="exm-hyperplane-subspace">
        <w:ins w:id="10698" w:author="PR Preview" w:date="2026-01-01T00:00:00Z">
          <w:r>
            <w:rPr>
              <w:rStyle w:val="Hyperlink"/>
            </w:rPr>
            <w:t xml:space="preserve">Example 73</w:t>
          </w:r>
        </w:ins>
      </w:hyperlink>
      <w:ins w:id="10699" w:author="PR Preview" w:date="2026-01-01T00:00:00Z">
        <w:r>
          <w:t xml:space="preserve">).</w:t>
        </w:r>
      </w:ins>
    </w:p>
    <w:p>
      <w:pPr>
        <w:pStyle w:val="Compact"/>
        <w:numPr>
          <w:ilvl w:val="0"/>
          <w:numId w:val="1033"/>
        </w:numPr>
      </w:pPr>
      <w:r>
        <w:t xml:space="preserve">For each point, say whether it is in</w:t>
      </w:r>
      <w:r>
        <w:t xml:space="preserve"> </w:t>
      </w:r>
      <m:oMath>
        <m:sSup>
          <m:e>
            <m:r>
              <m:rPr>
                <m:scr m:val="script"/>
                <m:sty m:val="p"/>
              </m:rPr>
              <m:t>H</m:t>
            </m:r>
          </m:e>
          <m:sup>
            <m:r>
              <m:rPr>
                <m:sty m:val="p"/>
              </m:rPr>
              <m:t>+</m:t>
            </m:r>
          </m:sup>
        </m:sSup>
      </m:oMath>
      <w:r>
        <w:t xml:space="preserve">,</w:t>
      </w:r>
      <w:r>
        <w:t xml:space="preserve"> </w:t>
      </w:r>
      <m:oMath>
        <m:r>
          <m:rPr>
            <m:scr m:val="script"/>
            <m:sty m:val="p"/>
          </m:rPr>
          <m:t>H</m:t>
        </m:r>
      </m:oMath>
      <w:r>
        <w:t xml:space="preserve"> </w:t>
      </w:r>
      <w:r>
        <w:t xml:space="preserve">or</w:t>
      </w:r>
      <w:r>
        <w:t xml:space="preserve"> </w:t>
      </w:r>
      <m:oMath>
        <m:sSup>
          <m:e>
            <m:r>
              <m:rPr>
                <m:scr m:val="script"/>
                <m:sty m:val="p"/>
              </m:rPr>
              <m:t>H</m:t>
            </m:r>
          </m:e>
          <m:sup>
            <m:r>
              <m:rPr>
                <m:sty m:val="p"/>
              </m:rPr>
              <m:t>−</m:t>
            </m:r>
          </m:sup>
        </m:sSup>
      </m:oMath>
      <w:r>
        <w:t xml:space="preserve"> </w:t>
      </w:r>
      <w:r>
        <w:t xml:space="preserve">(</w:t>
      </w:r>
      <w:hyperlink w:anchor="def-half-space">
        <w:r>
          <w:rPr>
            <w:rStyle w:val="Hyperlink"/>
          </w:rPr>
          <w:t xml:space="preserve">Definition 60</w:t>
        </w:r>
      </w:hyperlink>
      <w:r>
        <w:t xml:space="preserve">):</w:t>
      </w:r>
      <w:r>
        <w:t xml:space="preserve"> </w:t>
      </w:r>
      <m:oMath>
        <m:r>
          <m:rPr>
            <m:sty m:val="p"/>
          </m:rPr>
          <m:t>(</m:t>
        </m:r>
        <m:r>
          <m:t>0</m:t>
        </m:r>
        <m:r>
          <m:rPr>
            <m:sty m:val="p"/>
          </m:rPr>
          <m:t>,</m:t>
        </m:r>
        <m:r>
          <m:t>0</m:t>
        </m:r>
        <m:r>
          <m:rPr>
            <m:sty m:val="p"/>
          </m:rPr>
          <m:t>,</m:t>
        </m:r>
        <m:r>
          <m:t>0</m:t>
        </m:r>
        <m:r>
          <m:rPr>
            <m:sty m:val="p"/>
          </m:rPr>
          <m:t>)</m:t>
        </m:r>
      </m:oMath>
      <w:r>
        <w:t xml:space="preserve">,</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r>
          <m:t>1</m:t>
        </m:r>
        <m:r>
          <m:rPr>
            <m:sty m:val="p"/>
          </m:rPr>
          <m:t>)</m:t>
        </m:r>
      </m:oMath>
      <w:r>
        <w:t xml:space="preserve">.</w:t>
      </w:r>
    </w:p>
    <w:p>
      <w:pPr>
        <w:pStyle w:val="Compact"/>
        <w:numPr>
          <w:ilvl w:val="0"/>
          <w:numId w:val="1033"/>
        </w:numPr>
      </w:pPr>
      <w:del w:id="10700" w:author="PR Preview" w:date="2026-01-01T00:00:00Z">
        <w:r>
          <w:delText xml:space="preserve">Write the plane and its half-spaces using</w:delText>
        </w:r>
      </w:del>
      <w:del w:id="10701" w:author="PR Preview" w:date="2026-01-01T00:00:00Z">
        <w:r>
          <w:delText xml:space="preserve"> </w:delText>
        </w:r>
      </w:del>
      <m:oMath>
        <m:r>
          <m:rPr>
            <m:sty m:val="p"/>
          </m:rPr>
          <m:t>−</m:t>
        </m:r>
        <m:limLow>
          <m:e>
            <m:r>
              <m:t>w</m:t>
            </m:r>
          </m:e>
          <m:lim>
            <m:r>
              <m:rPr>
                <m:sty m:val="p"/>
              </m:rPr>
              <m:t>∼</m:t>
            </m:r>
          </m:lim>
        </m:limLow>
      </m:oMath>
      <w:del w:id="10702" w:author="PR Preview" w:date="2026-01-01T00:00:00Z">
        <w:r>
          <w:delText xml:space="preserve"> </w:delText>
        </w:r>
      </w:del>
      <w:del w:id="10703" w:author="PR Preview" w:date="2026-01-01T00:00:00Z">
        <w:r>
          <w:delText xml:space="preserve">and</w:delText>
        </w:r>
      </w:del>
      <w:del w:id="10704" w:author="PR Preview" w:date="2026-01-01T00:00:00Z">
        <w:r>
          <w:delText xml:space="preserve"> </w:delText>
        </w:r>
      </w:del>
      <m:oMath>
        <m:r>
          <m:rPr>
            <m:sty m:val="p"/>
          </m:rPr>
          <m:t>−</m:t>
        </m:r>
        <m:r>
          <m:t>b</m:t>
        </m:r>
      </m:oMath>
      <w:del w:id="10705" w:author="PR Preview" w:date="2026-01-01T00:00:00Z">
        <w:r>
          <w:delText xml:space="preserve">.</w:delText>
        </w:r>
      </w:del>
      <w:del w:id="10706" w:author="PR Preview" w:date="2026-01-01T00:00:00Z">
        <w:r>
          <w:delText xml:space="preserve"> </w:delText>
        </w:r>
      </w:del>
      <w:del w:id="10707" w:author="PR Preview" w:date="2026-01-01T00:00:00Z">
        <w:r>
          <w:delText xml:space="preserve">Which points from part 1 change sides?</w:delText>
        </w:r>
      </w:del>
    </w:p>
    <w:p>
      <w:pPr>
        <w:pStyle w:val="Compact"/>
        <w:numPr>
          <w:ilvl w:val="0"/>
          <w:numId w:val="1033"/>
        </w:numPr>
      </w:pPr>
      <w:ins w:id="10708" w:author="PR Preview" w:date="2026-01-01T00:00:00Z">
        <w:r>
          <w:t xml:space="preserve">Write the plane and its half-spaces using</w:t>
        </w:r>
      </w:ins>
      <w:ins w:id="10709" w:author="PR Preview" w:date="2026-01-01T00:00:00Z">
        <w:r>
          <w:t xml:space="preserve"> </w:t>
        </w:r>
      </w:ins>
      <w:ins w:id="10710" w:author="PR Preview" w:date="2026-01-01T00:00:00Z">
        <w:r>
          <w:t xml:space="preserve">$-\mathord{\smash[b]{\underset{\raise.3ex\hbox{$\scriptstyle\sim$}}{w}}\vphantom{w}}$</w:t>
        </w:r>
      </w:ins>
      <w:ins w:id="10711" w:author="PR Preview" w:date="2026-01-01T00:00:00Z">
        <w:r>
          <w:t xml:space="preserve"> </w:t>
        </w:r>
      </w:ins>
      <w:ins w:id="10712" w:author="PR Preview" w:date="2026-01-01T00:00:00Z">
        <w:r>
          <w:t xml:space="preserve">and</w:t>
        </w:r>
      </w:ins>
      <w:ins w:id="10713" w:author="PR Preview" w:date="2026-01-01T00:00:00Z">
        <w:r>
          <w:t xml:space="preserve"> </w:t>
        </w:r>
      </w:ins>
      <m:oMath>
        <m:r>
          <m:rPr>
            <m:sty m:val="p"/>
          </m:rPr>
          <m:t>−</m:t>
        </m:r>
        <m:r>
          <m:t>b</m:t>
        </m:r>
      </m:oMath>
      <w:ins w:id="10714" w:author="PR Preview" w:date="2026-01-01T00:00:00Z">
        <w:r>
          <w:t xml:space="preserve">.</w:t>
        </w:r>
      </w:ins>
      <w:ins w:id="10715" w:author="PR Preview" w:date="2026-01-01T00:00:00Z">
        <w:r>
          <w:t xml:space="preserve"> </w:t>
        </w:r>
      </w:ins>
      <w:ins w:id="10716" w:author="PR Preview" w:date="2026-01-01T00:00:00Z">
        <w:r>
          <w:t xml:space="preserve">Which points from part 1 change sides?</w:t>
        </w:r>
      </w:ins>
    </w:p>
    <w:p>
      <w:pPr>
        <w:pStyle w:val="Compact"/>
        <w:numPr>
          <w:ilvl w:val="0"/>
          <w:numId w:val="1033"/>
        </w:numPr>
      </w:pPr>
      <w:r>
        <w:t xml:space="preserve">State the dimension of</w:t>
      </w:r>
      <w:r>
        <w:t xml:space="preserve"> </w:t>
      </w:r>
      <m:oMath>
        <m:r>
          <m:t>D</m:t>
        </m:r>
        <m:r>
          <m:rPr>
            <m:sty m:val="p"/>
          </m:rPr>
          <m:t>(</m:t>
        </m:r>
        <m:r>
          <m:rPr>
            <m:scr m:val="script"/>
            <m:sty m:val="p"/>
          </m:rPr>
          <m:t>H</m:t>
        </m:r>
        <m:r>
          <m:rPr>
            <m:sty m:val="p"/>
          </m:rPr>
          <m:t>)</m:t>
        </m:r>
      </m:oMath>
      <w:r>
        <w:t xml:space="preserve"> </w:t>
      </w:r>
      <w:r>
        <w:t xml:space="preserve">and of</w:t>
      </w:r>
      <w:r>
        <w:t xml:space="preserve"> </w:t>
      </w:r>
      <m:oMath>
        <m:r>
          <m:t>D</m:t>
        </m:r>
        <m:r>
          <m:rPr>
            <m:sty m:val="p"/>
          </m:rPr>
          <m:t>(</m:t>
        </m:r>
        <m:sSup>
          <m:e>
            <m:r>
              <m:rPr>
                <m:scr m:val="script"/>
                <m:sty m:val="p"/>
              </m:rPr>
              <m:t>H</m:t>
            </m:r>
          </m:e>
          <m:sup>
            <m:r>
              <m:rPr>
                <m:sty m:val="p"/>
              </m:rPr>
              <m:t>+</m:t>
            </m:r>
          </m:sup>
        </m:sSup>
        <m:r>
          <m:rPr>
            <m:sty m:val="p"/>
          </m:rPr>
          <m:t>)</m:t>
        </m:r>
      </m:oMath>
      <w:r>
        <w:t xml:space="preserve"> </w:t>
      </w:r>
      <w:r>
        <w:t xml:space="preserve">(</w:t>
      </w:r>
      <w:hyperlink w:anchor="thm-half-space-dimension">
        <w:r>
          <w:rPr>
            <w:rStyle w:val="Hyperlink"/>
          </w:rPr>
          <w:t xml:space="preserve">Theorem 44</w:t>
        </w:r>
      </w:hyperlink>
      <w:r>
        <w:t xml:space="preserve">).</w:t>
      </w:r>
    </w:p>
    <w:bookmarkEnd w:id="293"/>
    <w:bookmarkStart w:id="294" w:name="sol-half-space-sides"/>
    <w:p>
      <w:pPr>
        <w:pStyle w:val="FirstParagraph"/>
      </w:pPr>
      <w:r>
        <w:rPr>
          <w:i/>
          <w:iCs/>
        </w:rPr>
        <w:t xml:space="preserve">Solution 7</w:t>
      </w:r>
      <w:r>
        <w:t xml:space="preserve">. </w:t>
      </w:r>
    </w:p>
    <w:p>
      <w:pPr>
        <w:numPr>
          <w:ilvl w:val="0"/>
          <w:numId w:val="1034"/>
        </w:numPr>
      </w:pPr>
      <w:del w:id="10717" w:author="PR Preview" w:date="2026-01-01T00:00:00Z">
        <w:r>
          <w:delText xml:space="preserve">Compute</w:delText>
        </w:r>
      </w:del>
      <w:del w:id="10718" w:author="PR Preview" w:date="2026-01-01T00:00:00Z">
        <w:r>
          <w:delText xml:space="preserve"> </w:delText>
        </w:r>
      </w:del>
      <m:oMath>
        <m:limLow>
          <m:e>
            <m:r>
              <m:t>w</m:t>
            </m:r>
          </m:e>
          <m:lim>
            <m:r>
              <m:rPr>
                <m:sty m:val="p"/>
              </m:rPr>
              <m:t>∼</m:t>
            </m:r>
          </m:lim>
        </m:limLow>
        <m:r>
          <m:rPr>
            <m:sty m:val="p"/>
          </m:rPr>
          <m:t>⋅</m:t>
        </m:r>
        <m:limLow>
          <m:e>
            <m:r>
              <m:t>x</m:t>
            </m:r>
          </m:e>
          <m:lim>
            <m:r>
              <m:rPr>
                <m:sty m:val="p"/>
              </m:rPr>
              <m:t>∼</m:t>
            </m:r>
          </m:lim>
        </m:limLow>
        <m:r>
          <m:rPr>
            <m:sty m:val="p"/>
          </m:rPr>
          <m:t>+</m:t>
        </m:r>
        <m:r>
          <m:t>b</m:t>
        </m:r>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oMath>
      <w:del w:id="10719" w:author="PR Preview" w:date="2026-01-01T00:00:00Z">
        <w:r>
          <w:delText xml:space="preserve"> </w:delText>
        </w:r>
      </w:del>
      <w:del w:id="10720" w:author="PR Preview" w:date="2026-01-01T00:00:00Z">
        <w:r>
          <w:delText xml:space="preserve">at each point.</w:delText>
        </w:r>
      </w:del>
    </w:p>
    <w:p>
      <w:pPr>
        <w:numPr>
          <w:ilvl w:val="0"/>
          <w:numId w:val="1034"/>
        </w:numPr>
      </w:pPr>
      <w:ins w:id="10721" w:author="PR Preview" w:date="2026-01-01T00:00:00Z">
        <w:r>
          <w:t xml:space="preserve">Compute</w:t>
        </w:r>
      </w:ins>
      <w:ins w:id="10722" w:author="PR Preview" w:date="2026-01-01T00:00:00Z">
        <w:r>
          <w:t xml:space="preserve"> </w:t>
        </w:r>
      </w:ins>
      <w:ins w:id="10723" w:author="PR Preview" w:date="2026-01-01T00:00:00Z">
        <w:r>
          <w:t xml:space="preserve">$\mathord{\smash[b]{\underset{\raise.3ex\hbox{$\scriptstyle\sim$}}{w}}\vphantom{w}} \cdot \mathord{\smash[b]{\underset{\raise.3ex\hbox{$\scriptstyle\sim$}}{x}}\vphantom{x}} + b = x_1 + x_2 + x_3 - 1$</w:t>
        </w:r>
      </w:ins>
      <w:ins w:id="10724" w:author="PR Preview" w:date="2026-01-01T00:00:00Z">
        <w:r>
          <w:t xml:space="preserve"> </w:t>
        </w:r>
      </w:ins>
      <w:ins w:id="10725" w:author="PR Preview" w:date="2026-01-01T00:00:00Z">
        <w:r>
          <w:t xml:space="preserve">at each point.</w:t>
        </w:r>
      </w:ins>
    </w:p>
    <w:p>
      <w:pPr>
        <w:pStyle w:val="Compact"/>
        <w:numPr>
          <w:ilvl w:val="1"/>
          <w:numId w:val="1035"/>
        </w:numPr>
      </w:pPr>
      <w:r>
        <w:t xml:space="preserve">At</w:t>
      </w:r>
      <w:r>
        <w:t xml:space="preserve"> </w:t>
      </w:r>
      <m:oMath>
        <m:r>
          <m:rPr>
            <m:sty m:val="p"/>
          </m:rPr>
          <m:t>(</m:t>
        </m:r>
        <m:r>
          <m:t>0</m:t>
        </m:r>
        <m:r>
          <m:rPr>
            <m:sty m:val="p"/>
          </m:rPr>
          <m:t>,</m:t>
        </m:r>
        <m:r>
          <m:t>0</m:t>
        </m:r>
        <m:r>
          <m:rPr>
            <m:sty m:val="p"/>
          </m:rPr>
          <m:t>,</m:t>
        </m:r>
        <m:r>
          <m:t>0</m:t>
        </m:r>
        <m:r>
          <m:rPr>
            <m:sty m:val="p"/>
          </m:rPr>
          <m:t>)</m:t>
        </m:r>
      </m:oMath>
      <w:r>
        <w:t xml:space="preserve"> </w:t>
      </w:r>
      <w:r>
        <w:t xml:space="preserve">it equals</w:t>
      </w:r>
      <w:r>
        <w:t xml:space="preserve"> </w:t>
      </w:r>
      <m:oMath>
        <m:r>
          <m:t>0</m:t>
        </m:r>
        <m:r>
          <m:rPr>
            <m:sty m:val="p"/>
          </m:rPr>
          <m:t>+</m:t>
        </m:r>
        <m:r>
          <m:t>0</m:t>
        </m:r>
        <m:r>
          <m:rPr>
            <m:sty m:val="p"/>
          </m:rPr>
          <m:t>+</m:t>
        </m:r>
        <m:r>
          <m:t>0</m:t>
        </m:r>
        <m:r>
          <m:rPr>
            <m:sty m:val="p"/>
          </m:rPr>
          <m:t>−</m:t>
        </m:r>
        <m:r>
          <m:t>1</m:t>
        </m:r>
        <m:r>
          <m:rPr>
            <m:sty m:val="p"/>
          </m:rPr>
          <m:t>=</m:t>
        </m:r>
        <m:r>
          <m:rPr>
            <m:sty m:val="p"/>
          </m:rPr>
          <m:t>−</m:t>
        </m:r>
        <m:r>
          <m:t>1</m:t>
        </m:r>
        <m:r>
          <m:rPr>
            <m:sty m:val="p"/>
          </m:rPr>
          <m:t>&lt;</m:t>
        </m:r>
        <m:r>
          <m:t>0</m:t>
        </m:r>
      </m:oMath>
      <w:r>
        <w:t xml:space="preserve">, so the point is in</w:t>
      </w:r>
      <w:r>
        <w:t xml:space="preserve"> </w:t>
      </w:r>
      <m:oMath>
        <m:sSup>
          <m:e>
            <m:r>
              <m:rPr>
                <m:scr m:val="script"/>
                <m:sty m:val="p"/>
              </m:rPr>
              <m:t>H</m:t>
            </m:r>
          </m:e>
          <m:sup>
            <m:r>
              <m:rPr>
                <m:sty m:val="p"/>
              </m:rPr>
              <m:t>−</m:t>
            </m:r>
          </m:sup>
        </m:sSup>
      </m:oMath>
      <w:r>
        <w:t xml:space="preserve">.</w:t>
      </w:r>
    </w:p>
    <w:p>
      <w:pPr>
        <w:pStyle w:val="Compact"/>
        <w:numPr>
          <w:ilvl w:val="1"/>
          <w:numId w:val="1035"/>
        </w:numPr>
      </w:pPr>
      <w:r>
        <w:t xml:space="preserve">At</w:t>
      </w:r>
      <w:r>
        <w:t xml:space="preserve"> </w:t>
      </w:r>
      <m:oMath>
        <m:r>
          <m:rPr>
            <m:sty m:val="p"/>
          </m:rPr>
          <m:t>(</m:t>
        </m:r>
        <m:r>
          <m:t>1</m:t>
        </m:r>
        <m:r>
          <m:rPr>
            <m:sty m:val="p"/>
          </m:rPr>
          <m:t>,</m:t>
        </m:r>
        <m:r>
          <m:t>0</m:t>
        </m:r>
        <m:r>
          <m:rPr>
            <m:sty m:val="p"/>
          </m:rPr>
          <m:t>,</m:t>
        </m:r>
        <m:r>
          <m:t>0</m:t>
        </m:r>
        <m:r>
          <m:rPr>
            <m:sty m:val="p"/>
          </m:rPr>
          <m:t>)</m:t>
        </m:r>
      </m:oMath>
      <w:r>
        <w:t xml:space="preserve"> </w:t>
      </w:r>
      <w:r>
        <w:t xml:space="preserve">it equals</w:t>
      </w:r>
      <w:r>
        <w:t xml:space="preserve"> </w:t>
      </w:r>
      <m:oMath>
        <m:r>
          <m:t>1</m:t>
        </m:r>
        <m:r>
          <m:rPr>
            <m:sty m:val="p"/>
          </m:rPr>
          <m:t>+</m:t>
        </m:r>
        <m:r>
          <m:t>0</m:t>
        </m:r>
        <m:r>
          <m:rPr>
            <m:sty m:val="p"/>
          </m:rPr>
          <m:t>+</m:t>
        </m:r>
        <m:r>
          <m:t>0</m:t>
        </m:r>
        <m:r>
          <m:rPr>
            <m:sty m:val="p"/>
          </m:rPr>
          <m:t>−</m:t>
        </m:r>
        <m:r>
          <m:t>1</m:t>
        </m:r>
        <m:r>
          <m:rPr>
            <m:sty m:val="p"/>
          </m:rPr>
          <m:t>=</m:t>
        </m:r>
        <m:r>
          <m:t>0</m:t>
        </m:r>
      </m:oMath>
      <w:r>
        <w:t xml:space="preserve">, so the point is in</w:t>
      </w:r>
      <w:r>
        <w:t xml:space="preserve"> </w:t>
      </w:r>
      <m:oMath>
        <m:r>
          <m:rPr>
            <m:scr m:val="script"/>
            <m:sty m:val="p"/>
          </m:rPr>
          <m:t>H</m:t>
        </m:r>
      </m:oMath>
      <w:r>
        <w:t xml:space="preserve">.</w:t>
      </w:r>
    </w:p>
    <w:p>
      <w:pPr>
        <w:pStyle w:val="Compact"/>
        <w:numPr>
          <w:ilvl w:val="1"/>
          <w:numId w:val="1035"/>
        </w:numPr>
      </w:pPr>
      <w:r>
        <w:t xml:space="preserve">At</w:t>
      </w:r>
      <w:r>
        <w:t xml:space="preserve"> </w:t>
      </w:r>
      <m:oMath>
        <m:r>
          <m:rPr>
            <m:sty m:val="p"/>
          </m:rPr>
          <m:t>(</m:t>
        </m:r>
        <m:r>
          <m:t>1</m:t>
        </m:r>
        <m:r>
          <m:rPr>
            <m:sty m:val="p"/>
          </m:rPr>
          <m:t>,</m:t>
        </m:r>
        <m:r>
          <m:t>1</m:t>
        </m:r>
        <m:r>
          <m:rPr>
            <m:sty m:val="p"/>
          </m:rPr>
          <m:t>,</m:t>
        </m:r>
        <m:r>
          <m:t>1</m:t>
        </m:r>
        <m:r>
          <m:rPr>
            <m:sty m:val="p"/>
          </m:rPr>
          <m:t>)</m:t>
        </m:r>
      </m:oMath>
      <w:r>
        <w:t xml:space="preserve"> </w:t>
      </w:r>
      <w:r>
        <w:t xml:space="preserve">it equals</w:t>
      </w:r>
      <w:r>
        <w:t xml:space="preserve"> </w:t>
      </w:r>
      <m:oMath>
        <m:r>
          <m:t>1</m:t>
        </m:r>
        <m:r>
          <m:rPr>
            <m:sty m:val="p"/>
          </m:rPr>
          <m:t>+</m:t>
        </m:r>
        <m:r>
          <m:t>1</m:t>
        </m:r>
        <m:r>
          <m:rPr>
            <m:sty m:val="p"/>
          </m:rPr>
          <m:t>+</m:t>
        </m:r>
        <m:r>
          <m:t>1</m:t>
        </m:r>
        <m:r>
          <m:rPr>
            <m:sty m:val="p"/>
          </m:rPr>
          <m:t>−</m:t>
        </m:r>
        <m:r>
          <m:t>1</m:t>
        </m:r>
        <m:r>
          <m:rPr>
            <m:sty m:val="p"/>
          </m:rPr>
          <m:t>=</m:t>
        </m:r>
        <m:r>
          <m:t>2</m:t>
        </m:r>
        <m:r>
          <m:rPr>
            <m:sty m:val="p"/>
          </m:rPr>
          <m:t>&gt;</m:t>
        </m:r>
        <m:r>
          <m:t>0</m:t>
        </m:r>
      </m:oMath>
      <w:r>
        <w:t xml:space="preserve">, so the point is in</w:t>
      </w:r>
      <w:r>
        <w:t xml:space="preserve"> </w:t>
      </w:r>
      <m:oMath>
        <m:sSup>
          <m:e>
            <m:r>
              <m:rPr>
                <m:scr m:val="script"/>
                <m:sty m:val="p"/>
              </m:rPr>
              <m:t>H</m:t>
            </m:r>
          </m:e>
          <m:sup>
            <m:r>
              <m:rPr>
                <m:sty m:val="p"/>
              </m:rPr>
              <m:t>+</m:t>
            </m:r>
          </m:sup>
        </m:sSup>
      </m:oMath>
      <w:r>
        <w:t xml:space="preserve">.</w:t>
      </w:r>
    </w:p>
    <w:p>
      <w:pPr>
        <w:numPr>
          <w:ilvl w:val="0"/>
          <w:numId w:val="1034"/>
        </w:numPr>
      </w:pPr>
      <w:del w:id="10726" w:author="PR Preview" w:date="2026-01-01T00:00:00Z">
        <w:r>
          <w:delText xml:space="preserve">With</w:delText>
        </w:r>
      </w:del>
      <w:del w:id="10727" w:author="PR Preview" w:date="2026-01-01T00:00:00Z">
        <w:r>
          <w:delText xml:space="preserve"> </w:delText>
        </w:r>
      </w:del>
      <m:oMath>
        <m:r>
          <m:rPr>
            <m:sty m:val="p"/>
          </m:rPr>
          <m:t>−</m:t>
        </m:r>
        <m:limLow>
          <m:e>
            <m:r>
              <m:t>w</m:t>
            </m:r>
          </m:e>
          <m:lim>
            <m:r>
              <m:rPr>
                <m:sty m:val="p"/>
              </m:rPr>
              <m:t>∼</m:t>
            </m:r>
          </m:lim>
        </m:limLow>
        <m:r>
          <m:rPr>
            <m:sty m:val="p"/>
          </m:rPr>
          <m:t>=</m:t>
        </m:r>
        <m:r>
          <m:rPr>
            <m:sty m:val="p"/>
          </m:rPr>
          <m:t>(</m:t>
        </m:r>
        <m:r>
          <m:rPr>
            <m:sty m:val="p"/>
          </m:rPr>
          <m:t>−</m:t>
        </m:r>
        <m:r>
          <m:t>1</m:t>
        </m:r>
        <m:r>
          <m:rPr>
            <m:sty m:val="p"/>
          </m:rPr>
          <m:t>,</m:t>
        </m:r>
        <m:r>
          <m:rPr>
            <m:sty m:val="p"/>
          </m:rPr>
          <m:t>−</m:t>
        </m:r>
        <m:r>
          <m:t>1</m:t>
        </m:r>
        <m:r>
          <m:rPr>
            <m:sty m:val="p"/>
          </m:rPr>
          <m:t>,</m:t>
        </m:r>
        <m:r>
          <m:rPr>
            <m:sty m:val="p"/>
          </m:rPr>
          <m:t>−</m:t>
        </m:r>
        <m:r>
          <m:t>1</m:t>
        </m:r>
        <m:r>
          <m:rPr>
            <m:sty m:val="p"/>
          </m:rPr>
          <m:t>)</m:t>
        </m:r>
      </m:oMath>
      <w:del w:id="10728" w:author="PR Preview" w:date="2026-01-01T00:00:00Z">
        <w:r>
          <w:delText xml:space="preserve"> </w:delText>
        </w:r>
      </w:del>
      <w:del w:id="10729" w:author="PR Preview" w:date="2026-01-01T00:00:00Z">
        <w:r>
          <w:delText xml:space="preserve">and</w:delText>
        </w:r>
      </w:del>
      <w:del w:id="10730" w:author="PR Preview" w:date="2026-01-01T00:00:00Z">
        <w:r>
          <w:delText xml:space="preserve"> </w:delText>
        </w:r>
      </w:del>
      <m:oMath>
        <m:r>
          <m:rPr>
            <m:sty m:val="p"/>
          </m:rPr>
          <m:t>−</m:t>
        </m:r>
        <m:r>
          <m:t>b</m:t>
        </m:r>
        <m:r>
          <m:rPr>
            <m:sty m:val="p"/>
          </m:rPr>
          <m:t>=</m:t>
        </m:r>
        <m:r>
          <m:t>1</m:t>
        </m:r>
      </m:oMath>
      <w:del w:id="10731" w:author="PR Preview" w:date="2026-01-01T00:00:00Z">
        <w:r>
          <w:delText xml:space="preserve">, the equation is</w:delText>
        </w:r>
      </w:del>
      <w:del w:id="10732" w:author="PR Preview" w:date="2026-01-01T00:00:00Z">
        <w:r>
          <w:delText xml:space="preserve"> </w:delText>
        </w:r>
      </w:del>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del w:id="10733" w:author="PR Preview" w:date="2026-01-01T00:00:00Z">
        <w:r>
          <w:delText xml:space="preserve">.</w:delText>
        </w:r>
      </w:del>
      <w:del w:id="10734" w:author="PR Preview" w:date="2026-01-01T00:00:00Z">
        <w:r>
          <w:delText xml:space="preserve"> </w:delText>
        </w:r>
      </w:del>
      <w:del w:id="10735" w:author="PR Preview" w:date="2026-01-01T00:00:00Z">
        <w:r>
          <w:delText xml:space="preserve">Multiplying both sides by</w:delText>
        </w:r>
      </w:del>
      <w:del w:id="10736" w:author="PR Preview" w:date="2026-01-01T00:00:00Z">
        <w:r>
          <w:delText xml:space="preserve"> </w:delText>
        </w:r>
      </w:del>
      <m:oMath>
        <m:r>
          <m:rPr>
            <m:sty m:val="p"/>
          </m:rPr>
          <m:t>−</m:t>
        </m:r>
        <m:r>
          <m:t>1</m:t>
        </m:r>
      </m:oMath>
      <w:del w:id="10737" w:author="PR Preview" w:date="2026-01-01T00:00:00Z">
        <w:r>
          <w:delText xml:space="preserve"> </w:delText>
        </w:r>
      </w:del>
      <w:del w:id="10738" w:author="PR Preview" w:date="2026-01-01T00:00:00Z">
        <w:r>
          <w:delText xml:space="preserve">gives the original equation, so it is the same plane.</w:delText>
        </w:r>
      </w:del>
      <w:del w:id="10739" w:author="PR Preview" w:date="2026-01-01T00:00:00Z">
        <w:r>
          <w:delText xml:space="preserve"> </w:delText>
        </w:r>
      </w:del>
      <w:del w:id="10740" w:author="PR Preview" w:date="2026-01-01T00:00:00Z">
        <w:r>
          <w:delText xml:space="preserve">The new expression is the negative of the old one at every point,</w:delText>
        </w:r>
      </w:del>
      <w:del w:id="10741" w:author="PR Preview" w:date="2026-01-01T00:00:00Z">
        <w:r>
          <w:delText xml:space="preserve"> </w:delText>
        </w:r>
      </w:del>
      <w:del w:id="10742" w:author="PR Preview" w:date="2026-01-01T00:00:00Z">
        <w:r>
          <w:delText xml:space="preserve">so the new positive half-space is the old</w:delText>
        </w:r>
      </w:del>
      <w:del w:id="10743" w:author="PR Preview" w:date="2026-01-01T00:00:00Z">
        <w:r>
          <w:delText xml:space="preserve"> </w:delText>
        </w:r>
      </w:del>
      <m:oMath>
        <m:sSup>
          <m:e>
            <m:r>
              <m:rPr>
                <m:scr m:val="script"/>
                <m:sty m:val="p"/>
              </m:rPr>
              <m:t>H</m:t>
            </m:r>
          </m:e>
          <m:sup>
            <m:r>
              <m:rPr>
                <m:sty m:val="p"/>
              </m:rPr>
              <m:t>−</m:t>
            </m:r>
          </m:sup>
        </m:sSup>
      </m:oMath>
      <w:del w:id="10744" w:author="PR Preview" w:date="2026-01-01T00:00:00Z">
        <w:r>
          <w:delText xml:space="preserve"> </w:delText>
        </w:r>
      </w:del>
      <w:del w:id="10745" w:author="PR Preview" w:date="2026-01-01T00:00:00Z">
        <w:r>
          <w:delText xml:space="preserve">and the new negative half-space is the old</w:delText>
        </w:r>
      </w:del>
      <w:del w:id="10746" w:author="PR Preview" w:date="2026-01-01T00:00:00Z">
        <w:r>
          <w:delText xml:space="preserve"> </w:delText>
        </w:r>
      </w:del>
      <m:oMath>
        <m:sSup>
          <m:e>
            <m:r>
              <m:rPr>
                <m:scr m:val="script"/>
                <m:sty m:val="p"/>
              </m:rPr>
              <m:t>H</m:t>
            </m:r>
          </m:e>
          <m:sup>
            <m:r>
              <m:rPr>
                <m:sty m:val="p"/>
              </m:rPr>
              <m:t>+</m:t>
            </m:r>
          </m:sup>
        </m:sSup>
      </m:oMath>
      <w:del w:id="10747" w:author="PR Preview" w:date="2026-01-01T00:00:00Z">
        <w:r>
          <w:delText xml:space="preserve">.</w:delText>
        </w:r>
      </w:del>
      <w:del w:id="10748" w:author="PR Preview" w:date="2026-01-01T00:00:00Z">
        <w:r>
          <w:delText xml:space="preserve"> </w:delText>
        </w:r>
      </w:del>
      <w:del w:id="10749" w:author="PR Preview" w:date="2026-01-01T00:00:00Z">
        <w:r>
          <w:delText xml:space="preserve">The origin</w:delText>
        </w:r>
      </w:del>
      <w:del w:id="10750" w:author="PR Preview" w:date="2026-01-01T00:00:00Z">
        <w:r>
          <w:delText xml:space="preserve"> </w:delText>
        </w:r>
      </w:del>
      <m:oMath>
        <m:r>
          <m:rPr>
            <m:sty m:val="p"/>
          </m:rPr>
          <m:t>(</m:t>
        </m:r>
        <m:r>
          <m:t>0</m:t>
        </m:r>
        <m:r>
          <m:rPr>
            <m:sty m:val="p"/>
          </m:rPr>
          <m:t>,</m:t>
        </m:r>
        <m:r>
          <m:t>0</m:t>
        </m:r>
        <m:r>
          <m:rPr>
            <m:sty m:val="p"/>
          </m:rPr>
          <m:t>,</m:t>
        </m:r>
        <m:r>
          <m:t>0</m:t>
        </m:r>
        <m:r>
          <m:rPr>
            <m:sty m:val="p"/>
          </m:rPr>
          <m:t>)</m:t>
        </m:r>
      </m:oMath>
      <w:del w:id="10751" w:author="PR Preview" w:date="2026-01-01T00:00:00Z">
        <w:r>
          <w:delText xml:space="preserve"> </w:delText>
        </w:r>
      </w:del>
      <w:del w:id="10752" w:author="PR Preview" w:date="2026-01-01T00:00:00Z">
        <w:r>
          <w:delText xml:space="preserve">is now in the positive half-space,</w:delText>
        </w:r>
      </w:del>
      <w:del w:id="10753" w:author="PR Preview" w:date="2026-01-01T00:00:00Z">
        <w:r>
          <w:delText xml:space="preserve"> </w:delText>
        </w:r>
      </w:del>
      <w:del w:id="10754" w:author="PR Preview" w:date="2026-01-01T00:00:00Z">
        <w:r>
          <w:delText xml:space="preserve">and</w:delText>
        </w:r>
      </w:del>
      <w:del w:id="10755" w:author="PR Preview" w:date="2026-01-01T00:00:00Z">
        <w:r>
          <w:delText xml:space="preserve"> </w:delText>
        </w:r>
      </w:del>
      <m:oMath>
        <m:r>
          <m:rPr>
            <m:sty m:val="p"/>
          </m:rPr>
          <m:t>(</m:t>
        </m:r>
        <m:r>
          <m:t>1</m:t>
        </m:r>
        <m:r>
          <m:rPr>
            <m:sty m:val="p"/>
          </m:rPr>
          <m:t>,</m:t>
        </m:r>
        <m:r>
          <m:t>1</m:t>
        </m:r>
        <m:r>
          <m:rPr>
            <m:sty m:val="p"/>
          </m:rPr>
          <m:t>,</m:t>
        </m:r>
        <m:r>
          <m:t>1</m:t>
        </m:r>
        <m:r>
          <m:rPr>
            <m:sty m:val="p"/>
          </m:rPr>
          <m:t>)</m:t>
        </m:r>
      </m:oMath>
      <w:del w:id="10756" w:author="PR Preview" w:date="2026-01-01T00:00:00Z">
        <w:r>
          <w:delText xml:space="preserve"> </w:delText>
        </w:r>
      </w:del>
      <w:del w:id="10757" w:author="PR Preview" w:date="2026-01-01T00:00:00Z">
        <w:r>
          <w:delText xml:space="preserve">is now in the negative half-space.</w:delText>
        </w:r>
      </w:del>
      <w:del w:id="10758" w:author="PR Preview" w:date="2026-01-01T00:00:00Z">
        <w:r>
          <w:delText xml:space="preserve"> </w:delText>
        </w:r>
      </w:del>
      <w:del w:id="10759" w:author="PR Preview" w:date="2026-01-01T00:00:00Z">
        <w:r>
          <w:delText xml:space="preserve">The point</w:delText>
        </w:r>
      </w:del>
      <w:del w:id="10760" w:author="PR Preview" w:date="2026-01-01T00:00:00Z">
        <w:r>
          <w:delText xml:space="preserve"> </w:delText>
        </w:r>
      </w:del>
      <m:oMath>
        <m:r>
          <m:rPr>
            <m:sty m:val="p"/>
          </m:rPr>
          <m:t>(</m:t>
        </m:r>
        <m:r>
          <m:t>1</m:t>
        </m:r>
        <m:r>
          <m:rPr>
            <m:sty m:val="p"/>
          </m:rPr>
          <m:t>,</m:t>
        </m:r>
        <m:r>
          <m:t>0</m:t>
        </m:r>
        <m:r>
          <m:rPr>
            <m:sty m:val="p"/>
          </m:rPr>
          <m:t>,</m:t>
        </m:r>
        <m:r>
          <m:t>0</m:t>
        </m:r>
        <m:r>
          <m:rPr>
            <m:sty m:val="p"/>
          </m:rPr>
          <m:t>)</m:t>
        </m:r>
      </m:oMath>
      <w:del w:id="10761" w:author="PR Preview" w:date="2026-01-01T00:00:00Z">
        <w:r>
          <w:delText xml:space="preserve"> </w:delText>
        </w:r>
      </w:del>
      <w:del w:id="10762" w:author="PR Preview" w:date="2026-01-01T00:00:00Z">
        <w:r>
          <w:delText xml:space="preserve">stays on the plane.</w:delText>
        </w:r>
      </w:del>
      <w:del w:id="10763" w:author="PR Preview" w:date="2026-01-01T00:00:00Z">
        <w:r>
          <w:delText xml:space="preserve"> </w:delText>
        </w:r>
      </w:del>
      <w:del w:id="10764" w:author="PR Preview" w:date="2026-01-01T00:00:00Z">
        <w:r>
          <w:delText xml:space="preserve">So the origin and</w:delText>
        </w:r>
      </w:del>
      <w:del w:id="10765" w:author="PR Preview" w:date="2026-01-01T00:00:00Z">
        <w:r>
          <w:delText xml:space="preserve"> </w:delText>
        </w:r>
      </w:del>
      <m:oMath>
        <m:r>
          <m:rPr>
            <m:sty m:val="p"/>
          </m:rPr>
          <m:t>(</m:t>
        </m:r>
        <m:r>
          <m:t>1</m:t>
        </m:r>
        <m:r>
          <m:rPr>
            <m:sty m:val="p"/>
          </m:rPr>
          <m:t>,</m:t>
        </m:r>
        <m:r>
          <m:t>1</m:t>
        </m:r>
        <m:r>
          <m:rPr>
            <m:sty m:val="p"/>
          </m:rPr>
          <m:t>,</m:t>
        </m:r>
        <m:r>
          <m:t>1</m:t>
        </m:r>
        <m:r>
          <m:rPr>
            <m:sty m:val="p"/>
          </m:rPr>
          <m:t>)</m:t>
        </m:r>
      </m:oMath>
      <w:del w:id="10766" w:author="PR Preview" w:date="2026-01-01T00:00:00Z">
        <w:r>
          <w:delText xml:space="preserve"> </w:delText>
        </w:r>
      </w:del>
      <w:del w:id="10767" w:author="PR Preview" w:date="2026-01-01T00:00:00Z">
        <w:r>
          <w:delText xml:space="preserve">both change names, and the point on the plane does not.</w:delText>
        </w:r>
      </w:del>
    </w:p>
    <w:p>
      <w:pPr>
        <w:numPr>
          <w:ilvl w:val="0"/>
          <w:numId w:val="1034"/>
        </w:numPr>
      </w:pPr>
      <w:del w:id="10768" w:author="PR Preview" w:date="2026-01-01T00:00:00Z">
        <w:r>
          <w:delText xml:space="preserve">Here</w:delText>
        </w:r>
      </w:del>
      <w:del w:id="10769" w:author="PR Preview" w:date="2026-01-01T00:00:00Z">
        <w:r>
          <w:delText xml:space="preserve"> </w:delText>
        </w:r>
      </w:del>
      <m:oMath>
        <m:r>
          <m:t>p</m:t>
        </m:r>
        <m:r>
          <m:rPr>
            <m:sty m:val="p"/>
          </m:rPr>
          <m:t>=</m:t>
        </m:r>
        <m:r>
          <m:t>3</m:t>
        </m:r>
      </m:oMath>
      <w:del w:id="10770" w:author="PR Preview" w:date="2026-01-01T00:00:00Z">
        <w:r>
          <w:delText xml:space="preserve">.</w:delText>
        </w:r>
      </w:del>
      <w:del w:id="10771" w:author="PR Preview" w:date="2026-01-01T00:00:00Z">
        <w:r>
          <w:delText xml:space="preserve"> </w:delText>
        </w:r>
      </w:del>
      <m:oMath>
        <m:r>
          <m:t>D</m:t>
        </m:r>
        <m:r>
          <m:rPr>
            <m:sty m:val="p"/>
          </m:rPr>
          <m:t>(</m:t>
        </m:r>
        <m:r>
          <m:rPr>
            <m:scr m:val="script"/>
            <m:sty m:val="p"/>
          </m:rPr>
          <m:t>H</m:t>
        </m:r>
        <m:r>
          <m:rPr>
            <m:sty m:val="p"/>
          </m:rPr>
          <m:t>)</m:t>
        </m:r>
      </m:oMath>
      <w:del w:id="10772" w:author="PR Preview" w:date="2026-01-01T00:00:00Z">
        <w:r>
          <w:delText xml:space="preserve"> </w:delText>
        </w:r>
      </w:del>
      <w:del w:id="10773" w:author="PR Preview" w:date="2026-01-01T00:00:00Z">
        <w:r>
          <w:delText xml:space="preserve">is the subspace</w:delText>
        </w:r>
      </w:del>
      <w:del w:id="10774" w:author="PR Preview" w:date="2026-01-01T00:00:00Z">
        <w:r>
          <w:delText xml:space="preserve"> </w:delText>
        </w:r>
      </w:del>
      <m:oMath>
        <m:r>
          <m:t>​</m:t>
        </m:r>
        <m:d>
          <m:dPr>
            <m:begChr m:val="{"/>
            <m:sepChr m:val=""/>
            <m:endChr m:val="}"/>
            <m:grow/>
          </m:dPr>
          <m:e>
            <m:limLow>
              <m:e>
                <m:r>
                  <m:t>s</m:t>
                </m:r>
              </m:e>
              <m:lim>
                <m:r>
                  <m:rPr>
                    <m:sty m:val="p"/>
                  </m:rPr>
                  <m:t>∼</m:t>
                </m:r>
              </m:lim>
            </m:limLow>
            <m:r>
              <m:rPr>
                <m:sty m:val="p"/>
              </m:rPr>
              <m:t>:</m:t>
            </m:r>
            <m:sSub>
              <m:e>
                <m:r>
                  <m:t>s</m:t>
                </m:r>
              </m:e>
              <m:sub>
                <m:r>
                  <m:t>1</m:t>
                </m:r>
              </m:sub>
            </m:sSub>
            <m:r>
              <m:rPr>
                <m:sty m:val="p"/>
              </m:rPr>
              <m:t>+</m:t>
            </m:r>
            <m:sSub>
              <m:e>
                <m:r>
                  <m:t>s</m:t>
                </m:r>
              </m:e>
              <m:sub>
                <m:r>
                  <m:t>2</m:t>
                </m:r>
              </m:sub>
            </m:sSub>
            <m:r>
              <m:rPr>
                <m:sty m:val="p"/>
              </m:rPr>
              <m:t>+</m:t>
            </m:r>
            <m:sSub>
              <m:e>
                <m:r>
                  <m:t>s</m:t>
                </m:r>
              </m:e>
              <m:sub>
                <m:r>
                  <m:t>3</m:t>
                </m:r>
              </m:sub>
            </m:sSub>
            <m:r>
              <m:rPr>
                <m:sty m:val="p"/>
              </m:rPr>
              <m:t>=</m:t>
            </m:r>
            <m:r>
              <m:t>0</m:t>
            </m:r>
          </m:e>
        </m:d>
        <m:r>
          <m:t>​</m:t>
        </m:r>
      </m:oMath>
      <w:del w:id="10775" w:author="PR Preview" w:date="2026-01-01T00:00:00Z">
        <w:r>
          <w:delText xml:space="preserve">, which has dimension</w:delText>
        </w:r>
      </w:del>
      <w:del w:id="10776" w:author="PR Preview" w:date="2026-01-01T00:00:00Z">
        <w:r>
          <w:delText xml:space="preserve"> </w:delText>
        </w:r>
      </w:del>
      <m:oMath>
        <m:r>
          <m:t>p</m:t>
        </m:r>
        <m:r>
          <m:rPr>
            <m:sty m:val="p"/>
          </m:rPr>
          <m:t>−</m:t>
        </m:r>
        <m:r>
          <m:t>1</m:t>
        </m:r>
        <m:r>
          <m:rPr>
            <m:sty m:val="p"/>
          </m:rPr>
          <m:t>=</m:t>
        </m:r>
        <m:r>
          <m:t>2</m:t>
        </m:r>
      </m:oMath>
      <w:del w:id="10777" w:author="PR Preview" w:date="2026-01-01T00:00:00Z">
        <w:r>
          <w:delText xml:space="preserve">.</w:delText>
        </w:r>
      </w:del>
      <w:del w:id="10778" w:author="PR Preview" w:date="2026-01-01T00:00:00Z">
        <w:r>
          <w:delText xml:space="preserve"> </w:delText>
        </w:r>
      </w:del>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del w:id="10779" w:author="PR Preview" w:date="2026-01-01T00:00:00Z">
        <w:r>
          <w:delText xml:space="preserve"> </w:delText>
        </w:r>
      </w:del>
      <w:del w:id="10780" w:author="PR Preview" w:date="2026-01-01T00:00:00Z">
        <w:r>
          <w:delText xml:space="preserve">has dimension</w:delText>
        </w:r>
      </w:del>
      <w:del w:id="10781" w:author="PR Preview" w:date="2026-01-01T00:00:00Z">
        <w:r>
          <w:delText xml:space="preserve"> </w:delText>
        </w:r>
      </w:del>
      <m:oMath>
        <m:r>
          <m:t>p</m:t>
        </m:r>
        <m:r>
          <m:rPr>
            <m:sty m:val="p"/>
          </m:rPr>
          <m:t>=</m:t>
        </m:r>
        <m:r>
          <m:t>3</m:t>
        </m:r>
      </m:oMath>
      <w:del w:id="10782" w:author="PR Preview" w:date="2026-01-01T00:00:00Z">
        <w:r>
          <w:delText xml:space="preserve">.</w:delText>
        </w:r>
      </w:del>
    </w:p>
    <w:p>
      <w:pPr>
        <w:numPr>
          <w:ilvl w:val="0"/>
          <w:numId w:val="1034"/>
        </w:numPr>
      </w:pPr>
      <w:ins w:id="10783" w:author="PR Preview" w:date="2026-01-01T00:00:00Z">
        <w:r>
          <w:t xml:space="preserve">With</w:t>
        </w:r>
      </w:ins>
      <w:ins w:id="10784" w:author="PR Preview" w:date="2026-01-01T00:00:00Z">
        <w:r>
          <w:t xml:space="preserve"> </w:t>
        </w:r>
      </w:ins>
      <w:ins w:id="10785" w:author="PR Preview" w:date="2026-01-01T00:00:00Z">
        <w:r>
          <w:t xml:space="preserve">$-\mathord{\smash[b]{\underset{\raise.3ex\hbox{$\scriptstyle\sim$}}{w}}\vphantom{w}} = (-1, -1, -1)$</w:t>
        </w:r>
      </w:ins>
      <w:ins w:id="10786" w:author="PR Preview" w:date="2026-01-01T00:00:00Z">
        <w:r>
          <w:t xml:space="preserve"> </w:t>
        </w:r>
      </w:ins>
      <w:ins w:id="10787" w:author="PR Preview" w:date="2026-01-01T00:00:00Z">
        <w:r>
          <w:t xml:space="preserve">and</w:t>
        </w:r>
      </w:ins>
      <w:ins w:id="10788" w:author="PR Preview" w:date="2026-01-01T00:00:00Z">
        <w:r>
          <w:t xml:space="preserve"> </w:t>
        </w:r>
      </w:ins>
      <m:oMath>
        <m:r>
          <m:rPr>
            <m:sty m:val="p"/>
          </m:rPr>
          <m:t>−</m:t>
        </m:r>
        <m:r>
          <m:t>b</m:t>
        </m:r>
        <m:r>
          <m:rPr>
            <m:sty m:val="p"/>
          </m:rPr>
          <m:t>=</m:t>
        </m:r>
        <m:r>
          <m:t>1</m:t>
        </m:r>
      </m:oMath>
      <w:ins w:id="10789" w:author="PR Preview" w:date="2026-01-01T00:00:00Z">
        <w:r>
          <w:t xml:space="preserve">, the equation is</w:t>
        </w:r>
      </w:ins>
      <w:ins w:id="10790" w:author="PR Preview" w:date="2026-01-01T00:00:00Z">
        <w:r>
          <w:t xml:space="preserve"> </w:t>
        </w:r>
      </w:ins>
      <m:oMath>
        <m:r>
          <m:rPr>
            <m:sty m:val="p"/>
          </m:rPr>
          <m:t>−</m:t>
        </m:r>
        <m:sSub>
          <m:e>
            <m:r>
              <m:t>x</m:t>
            </m:r>
          </m:e>
          <m:sub>
            <m:r>
              <m:t>1</m:t>
            </m:r>
          </m:sub>
        </m:sSub>
        <m:r>
          <m:rPr>
            <m:sty m:val="p"/>
          </m:rPr>
          <m:t>−</m:t>
        </m:r>
        <m:sSub>
          <m:e>
            <m:r>
              <m:t>x</m:t>
            </m:r>
          </m:e>
          <m:sub>
            <m:r>
              <m:t>2</m:t>
            </m:r>
          </m:sub>
        </m:sSub>
        <m:r>
          <m:rPr>
            <m:sty m:val="p"/>
          </m:rPr>
          <m:t>−</m:t>
        </m:r>
        <m:sSub>
          <m:e>
            <m:r>
              <m:t>x</m:t>
            </m:r>
          </m:e>
          <m:sub>
            <m:r>
              <m:t>3</m:t>
            </m:r>
          </m:sub>
        </m:sSub>
        <m:r>
          <m:rPr>
            <m:sty m:val="p"/>
          </m:rPr>
          <m:t>+</m:t>
        </m:r>
        <m:r>
          <m:t>1</m:t>
        </m:r>
        <m:r>
          <m:rPr>
            <m:sty m:val="p"/>
          </m:rPr>
          <m:t>=</m:t>
        </m:r>
        <m:r>
          <m:t>0</m:t>
        </m:r>
      </m:oMath>
      <w:ins w:id="10791" w:author="PR Preview" w:date="2026-01-01T00:00:00Z">
        <w:r>
          <w:t xml:space="preserve">.</w:t>
        </w:r>
      </w:ins>
      <w:ins w:id="10792" w:author="PR Preview" w:date="2026-01-01T00:00:00Z">
        <w:r>
          <w:t xml:space="preserve"> </w:t>
        </w:r>
      </w:ins>
      <w:ins w:id="10793" w:author="PR Preview" w:date="2026-01-01T00:00:00Z">
        <w:r>
          <w:t xml:space="preserve">Multiplying both sides by</w:t>
        </w:r>
      </w:ins>
      <w:ins w:id="10794" w:author="PR Preview" w:date="2026-01-01T00:00:00Z">
        <w:r>
          <w:t xml:space="preserve"> </w:t>
        </w:r>
      </w:ins>
      <m:oMath>
        <m:r>
          <m:rPr>
            <m:sty m:val="p"/>
          </m:rPr>
          <m:t>−</m:t>
        </m:r>
        <m:r>
          <m:t>1</m:t>
        </m:r>
      </m:oMath>
      <w:ins w:id="10795" w:author="PR Preview" w:date="2026-01-01T00:00:00Z">
        <w:r>
          <w:t xml:space="preserve"> </w:t>
        </w:r>
      </w:ins>
      <w:ins w:id="10796" w:author="PR Preview" w:date="2026-01-01T00:00:00Z">
        <w:r>
          <w:t xml:space="preserve">gives the original equation, so it is the same plane.</w:t>
        </w:r>
      </w:ins>
      <w:ins w:id="10797" w:author="PR Preview" w:date="2026-01-01T00:00:00Z">
        <w:r>
          <w:t xml:space="preserve"> </w:t>
        </w:r>
      </w:ins>
      <w:ins w:id="10798" w:author="PR Preview" w:date="2026-01-01T00:00:00Z">
        <w:r>
          <w:t xml:space="preserve">The new expression is the negative of the old one at every point,</w:t>
        </w:r>
      </w:ins>
      <w:ins w:id="10799" w:author="PR Preview" w:date="2026-01-01T00:00:00Z">
        <w:r>
          <w:t xml:space="preserve"> </w:t>
        </w:r>
      </w:ins>
      <w:ins w:id="10800" w:author="PR Preview" w:date="2026-01-01T00:00:00Z">
        <w:r>
          <w:t xml:space="preserve">so the new positive half-space is the old</w:t>
        </w:r>
      </w:ins>
      <w:ins w:id="10801" w:author="PR Preview" w:date="2026-01-01T00:00:00Z">
        <w:r>
          <w:t xml:space="preserve"> </w:t>
        </w:r>
      </w:ins>
      <m:oMath>
        <m:sSup>
          <m:e>
            <m:r>
              <m:rPr>
                <m:scr m:val="script"/>
                <m:sty m:val="p"/>
              </m:rPr>
              <m:t>H</m:t>
            </m:r>
          </m:e>
          <m:sup>
            <m:r>
              <m:rPr>
                <m:sty m:val="p"/>
              </m:rPr>
              <m:t>−</m:t>
            </m:r>
          </m:sup>
        </m:sSup>
      </m:oMath>
      <w:ins w:id="10802" w:author="PR Preview" w:date="2026-01-01T00:00:00Z">
        <w:r>
          <w:t xml:space="preserve"> </w:t>
        </w:r>
      </w:ins>
      <w:ins w:id="10803" w:author="PR Preview" w:date="2026-01-01T00:00:00Z">
        <w:r>
          <w:t xml:space="preserve">and the new negative half-space is the old</w:t>
        </w:r>
      </w:ins>
      <w:ins w:id="10804" w:author="PR Preview" w:date="2026-01-01T00:00:00Z">
        <w:r>
          <w:t xml:space="preserve"> </w:t>
        </w:r>
      </w:ins>
      <m:oMath>
        <m:sSup>
          <m:e>
            <m:r>
              <m:rPr>
                <m:scr m:val="script"/>
                <m:sty m:val="p"/>
              </m:rPr>
              <m:t>H</m:t>
            </m:r>
          </m:e>
          <m:sup>
            <m:r>
              <m:rPr>
                <m:sty m:val="p"/>
              </m:rPr>
              <m:t>+</m:t>
            </m:r>
          </m:sup>
        </m:sSup>
      </m:oMath>
      <w:ins w:id="10805" w:author="PR Preview" w:date="2026-01-01T00:00:00Z">
        <w:r>
          <w:t xml:space="preserve">.</w:t>
        </w:r>
      </w:ins>
      <w:ins w:id="10806" w:author="PR Preview" w:date="2026-01-01T00:00:00Z">
        <w:r>
          <w:t xml:space="preserve"> </w:t>
        </w:r>
      </w:ins>
      <w:ins w:id="10807" w:author="PR Preview" w:date="2026-01-01T00:00:00Z">
        <w:r>
          <w:t xml:space="preserve">The origin</w:t>
        </w:r>
      </w:ins>
      <w:ins w:id="10808" w:author="PR Preview" w:date="2026-01-01T00:00:00Z">
        <w:r>
          <w:t xml:space="preserve"> </w:t>
        </w:r>
      </w:ins>
      <m:oMath>
        <m:r>
          <m:rPr>
            <m:sty m:val="p"/>
          </m:rPr>
          <m:t>(</m:t>
        </m:r>
        <m:r>
          <m:t>0</m:t>
        </m:r>
        <m:r>
          <m:rPr>
            <m:sty m:val="p"/>
          </m:rPr>
          <m:t>,</m:t>
        </m:r>
        <m:r>
          <m:t>0</m:t>
        </m:r>
        <m:r>
          <m:rPr>
            <m:sty m:val="p"/>
          </m:rPr>
          <m:t>,</m:t>
        </m:r>
        <m:r>
          <m:t>0</m:t>
        </m:r>
        <m:r>
          <m:rPr>
            <m:sty m:val="p"/>
          </m:rPr>
          <m:t>)</m:t>
        </m:r>
      </m:oMath>
      <w:ins w:id="10809" w:author="PR Preview" w:date="2026-01-01T00:00:00Z">
        <w:r>
          <w:t xml:space="preserve"> </w:t>
        </w:r>
      </w:ins>
      <w:ins w:id="10810" w:author="PR Preview" w:date="2026-01-01T00:00:00Z">
        <w:r>
          <w:t xml:space="preserve">is now in the positive half-space,</w:t>
        </w:r>
      </w:ins>
      <w:ins w:id="10811" w:author="PR Preview" w:date="2026-01-01T00:00:00Z">
        <w:r>
          <w:t xml:space="preserve"> </w:t>
        </w:r>
      </w:ins>
      <w:ins w:id="10812" w:author="PR Preview" w:date="2026-01-01T00:00:00Z">
        <w:r>
          <w:t xml:space="preserve">and</w:t>
        </w:r>
      </w:ins>
      <w:ins w:id="10813" w:author="PR Preview" w:date="2026-01-01T00:00:00Z">
        <w:r>
          <w:t xml:space="preserve"> </w:t>
        </w:r>
      </w:ins>
      <m:oMath>
        <m:r>
          <m:rPr>
            <m:sty m:val="p"/>
          </m:rPr>
          <m:t>(</m:t>
        </m:r>
        <m:r>
          <m:t>1</m:t>
        </m:r>
        <m:r>
          <m:rPr>
            <m:sty m:val="p"/>
          </m:rPr>
          <m:t>,</m:t>
        </m:r>
        <m:r>
          <m:t>1</m:t>
        </m:r>
        <m:r>
          <m:rPr>
            <m:sty m:val="p"/>
          </m:rPr>
          <m:t>,</m:t>
        </m:r>
        <m:r>
          <m:t>1</m:t>
        </m:r>
        <m:r>
          <m:rPr>
            <m:sty m:val="p"/>
          </m:rPr>
          <m:t>)</m:t>
        </m:r>
      </m:oMath>
      <w:ins w:id="10814" w:author="PR Preview" w:date="2026-01-01T00:00:00Z">
        <w:r>
          <w:t xml:space="preserve"> </w:t>
        </w:r>
      </w:ins>
      <w:ins w:id="10815" w:author="PR Preview" w:date="2026-01-01T00:00:00Z">
        <w:r>
          <w:t xml:space="preserve">is now in the negative half-space.</w:t>
        </w:r>
      </w:ins>
      <w:ins w:id="10816" w:author="PR Preview" w:date="2026-01-01T00:00:00Z">
        <w:r>
          <w:t xml:space="preserve"> </w:t>
        </w:r>
      </w:ins>
      <w:ins w:id="10817" w:author="PR Preview" w:date="2026-01-01T00:00:00Z">
        <w:r>
          <w:t xml:space="preserve">The point</w:t>
        </w:r>
      </w:ins>
      <w:ins w:id="10818" w:author="PR Preview" w:date="2026-01-01T00:00:00Z">
        <w:r>
          <w:t xml:space="preserve"> </w:t>
        </w:r>
      </w:ins>
      <m:oMath>
        <m:r>
          <m:rPr>
            <m:sty m:val="p"/>
          </m:rPr>
          <m:t>(</m:t>
        </m:r>
        <m:r>
          <m:t>1</m:t>
        </m:r>
        <m:r>
          <m:rPr>
            <m:sty m:val="p"/>
          </m:rPr>
          <m:t>,</m:t>
        </m:r>
        <m:r>
          <m:t>0</m:t>
        </m:r>
        <m:r>
          <m:rPr>
            <m:sty m:val="p"/>
          </m:rPr>
          <m:t>,</m:t>
        </m:r>
        <m:r>
          <m:t>0</m:t>
        </m:r>
        <m:r>
          <m:rPr>
            <m:sty m:val="p"/>
          </m:rPr>
          <m:t>)</m:t>
        </m:r>
      </m:oMath>
      <w:ins w:id="10819" w:author="PR Preview" w:date="2026-01-01T00:00:00Z">
        <w:r>
          <w:t xml:space="preserve"> </w:t>
        </w:r>
      </w:ins>
      <w:ins w:id="10820" w:author="PR Preview" w:date="2026-01-01T00:00:00Z">
        <w:r>
          <w:t xml:space="preserve">stays on the plane.</w:t>
        </w:r>
      </w:ins>
      <w:ins w:id="10821" w:author="PR Preview" w:date="2026-01-01T00:00:00Z">
        <w:r>
          <w:t xml:space="preserve"> </w:t>
        </w:r>
      </w:ins>
      <w:ins w:id="10822" w:author="PR Preview" w:date="2026-01-01T00:00:00Z">
        <w:r>
          <w:t xml:space="preserve">So the origin and</w:t>
        </w:r>
      </w:ins>
      <w:ins w:id="10823" w:author="PR Preview" w:date="2026-01-01T00:00:00Z">
        <w:r>
          <w:t xml:space="preserve"> </w:t>
        </w:r>
      </w:ins>
      <m:oMath>
        <m:r>
          <m:rPr>
            <m:sty m:val="p"/>
          </m:rPr>
          <m:t>(</m:t>
        </m:r>
        <m:r>
          <m:t>1</m:t>
        </m:r>
        <m:r>
          <m:rPr>
            <m:sty m:val="p"/>
          </m:rPr>
          <m:t>,</m:t>
        </m:r>
        <m:r>
          <m:t>1</m:t>
        </m:r>
        <m:r>
          <m:rPr>
            <m:sty m:val="p"/>
          </m:rPr>
          <m:t>,</m:t>
        </m:r>
        <m:r>
          <m:t>1</m:t>
        </m:r>
        <m:r>
          <m:rPr>
            <m:sty m:val="p"/>
          </m:rPr>
          <m:t>)</m:t>
        </m:r>
      </m:oMath>
      <w:ins w:id="10824" w:author="PR Preview" w:date="2026-01-01T00:00:00Z">
        <w:r>
          <w:t xml:space="preserve"> </w:t>
        </w:r>
      </w:ins>
      <w:ins w:id="10825" w:author="PR Preview" w:date="2026-01-01T00:00:00Z">
        <w:r>
          <w:t xml:space="preserve">both change names, and the point on the plane does not.</w:t>
        </w:r>
      </w:ins>
    </w:p>
    <w:p>
      <w:pPr>
        <w:numPr>
          <w:ilvl w:val="0"/>
          <w:numId w:val="1034"/>
        </w:numPr>
      </w:pPr>
      <w:ins w:id="10826" w:author="PR Preview" w:date="2026-01-01T00:00:00Z">
        <w:r>
          <w:t xml:space="preserve">Here</w:t>
        </w:r>
      </w:ins>
      <w:ins w:id="10827" w:author="PR Preview" w:date="2026-01-01T00:00:00Z">
        <w:r>
          <w:t xml:space="preserve"> </w:t>
        </w:r>
      </w:ins>
      <m:oMath>
        <m:r>
          <m:t>p</m:t>
        </m:r>
        <m:r>
          <m:rPr>
            <m:sty m:val="p"/>
          </m:rPr>
          <m:t>=</m:t>
        </m:r>
        <m:r>
          <m:t>3</m:t>
        </m:r>
      </m:oMath>
      <w:ins w:id="10828" w:author="PR Preview" w:date="2026-01-01T00:00:00Z">
        <w:r>
          <w:t xml:space="preserve">.</w:t>
        </w:r>
      </w:ins>
      <w:ins w:id="10829" w:author="PR Preview" w:date="2026-01-01T00:00:00Z">
        <w:r>
          <w:t xml:space="preserve"> </w:t>
        </w:r>
      </w:ins>
      <m:oMath>
        <m:r>
          <m:t>D</m:t>
        </m:r>
        <m:r>
          <m:rPr>
            <m:sty m:val="p"/>
          </m:rPr>
          <m:t>(</m:t>
        </m:r>
        <m:r>
          <m:rPr>
            <m:scr m:val="script"/>
            <m:sty m:val="p"/>
          </m:rPr>
          <m:t>H</m:t>
        </m:r>
        <m:r>
          <m:rPr>
            <m:sty m:val="p"/>
          </m:rPr>
          <m:t>)</m:t>
        </m:r>
      </m:oMath>
      <w:ins w:id="10830" w:author="PR Preview" w:date="2026-01-01T00:00:00Z">
        <w:r>
          <w:t xml:space="preserve"> </w:t>
        </w:r>
      </w:ins>
      <w:ins w:id="10831" w:author="PR Preview" w:date="2026-01-01T00:00:00Z">
        <w:r>
          <w:t xml:space="preserve">is the subspace</w:t>
        </w:r>
      </w:ins>
      <w:ins w:id="10832" w:author="PR Preview" w:date="2026-01-01T00:00:00Z">
        <w:r>
          <w:t xml:space="preserve"> </w:t>
        </w:r>
      </w:ins>
      <w:ins w:id="10833" w:author="PR Preview" w:date="2026-01-01T00:00:00Z">
        <w:r>
          <w:t xml:space="preserve">$\mathopen{}\left\{\mathord{\smash[b]{\underset{\raise.3ex\hbox{$\scriptstyle\sim$}}{s}}\vphantom{s}} : s_1 + s_2 + s_3 = 0\right\}\mathclose{}$</w:t>
        </w:r>
      </w:ins>
      <w:ins w:id="10834" w:author="PR Preview" w:date="2026-01-01T00:00:00Z">
        <w:r>
          <w:t xml:space="preserve">, which has dimension</w:t>
        </w:r>
      </w:ins>
      <w:ins w:id="10835" w:author="PR Preview" w:date="2026-01-01T00:00:00Z">
        <w:r>
          <w:t xml:space="preserve"> </w:t>
        </w:r>
      </w:ins>
      <m:oMath>
        <m:r>
          <m:t>p</m:t>
        </m:r>
        <m:r>
          <m:rPr>
            <m:sty m:val="p"/>
          </m:rPr>
          <m:t>−</m:t>
        </m:r>
        <m:r>
          <m:t>1</m:t>
        </m:r>
        <m:r>
          <m:rPr>
            <m:sty m:val="p"/>
          </m:rPr>
          <m:t>=</m:t>
        </m:r>
        <m:r>
          <m:t>2</m:t>
        </m:r>
      </m:oMath>
      <w:ins w:id="10836" w:author="PR Preview" w:date="2026-01-01T00:00:00Z">
        <w:r>
          <w:t xml:space="preserve">.</w:t>
        </w:r>
      </w:ins>
      <w:ins w:id="10837" w:author="PR Preview" w:date="2026-01-01T00:00:00Z">
        <w:r>
          <w:t xml:space="preserve"> </w:t>
        </w:r>
      </w:ins>
      <m:oMath>
        <m:r>
          <m:t>D</m:t>
        </m:r>
        <m:r>
          <m:rPr>
            <m:sty m:val="p"/>
          </m:rPr>
          <m:t>(</m:t>
        </m:r>
        <m:sSup>
          <m:e>
            <m:r>
              <m:rPr>
                <m:scr m:val="script"/>
                <m:sty m:val="p"/>
              </m:rPr>
              <m:t>H</m:t>
            </m:r>
          </m:e>
          <m:sup>
            <m:r>
              <m:rPr>
                <m:sty m:val="p"/>
              </m:rPr>
              <m:t>+</m:t>
            </m:r>
          </m:sup>
        </m:sSup>
        <m:r>
          <m:rPr>
            <m:sty m:val="p"/>
          </m:rPr>
          <m:t>)</m:t>
        </m:r>
        <m:r>
          <m:rPr>
            <m:sty m:val="p"/>
          </m:rPr>
          <m:t>=</m:t>
        </m:r>
        <m:sSup>
          <m:e>
            <m:r>
              <m:rPr>
                <m:scr m:val="double-struck"/>
                <m:sty m:val="p"/>
              </m:rPr>
              <m:t>R</m:t>
            </m:r>
          </m:e>
          <m:sup>
            <m:r>
              <m:t>3</m:t>
            </m:r>
          </m:sup>
        </m:sSup>
      </m:oMath>
      <w:ins w:id="10838" w:author="PR Preview" w:date="2026-01-01T00:00:00Z">
        <w:r>
          <w:t xml:space="preserve"> </w:t>
        </w:r>
      </w:ins>
      <w:ins w:id="10839" w:author="PR Preview" w:date="2026-01-01T00:00:00Z">
        <w:r>
          <w:t xml:space="preserve">has dimension</w:t>
        </w:r>
      </w:ins>
      <w:ins w:id="10840" w:author="PR Preview" w:date="2026-01-01T00:00:00Z">
        <w:r>
          <w:t xml:space="preserve"> </w:t>
        </w:r>
      </w:ins>
      <m:oMath>
        <m:r>
          <m:t>p</m:t>
        </m:r>
        <m:r>
          <m:rPr>
            <m:sty m:val="p"/>
          </m:rPr>
          <m:t>=</m:t>
        </m:r>
        <m:r>
          <m:t>3</m:t>
        </m:r>
      </m:oMath>
      <w:ins w:id="10841" w:author="PR Preview" w:date="2026-01-01T00:00:00Z">
        <w:r>
          <w:t xml:space="preserve">.</w:t>
        </w:r>
      </w:ins>
    </w:p>
    <w:bookmarkEnd w:id="294"/>
    <w:bookmarkStart w:id="295" w:name="def-rank-factorization"/>
    <w:p>
      <w:pPr>
        <w:pStyle w:val="FirstParagraph"/>
      </w:pPr>
      <w:r>
        <w:rPr>
          <w:b/>
          <w:bCs/>
        </w:rPr>
        <w:t xml:space="preserve">Definition 62 (Rank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w:t>
      </w:r>
      <w:r>
        <w:t xml:space="preserve"> </w:t>
      </w:r>
      <w:r>
        <w:rPr>
          <w:b/>
          <w:bCs/>
        </w:rPr>
        <w:t xml:space="preserve">rank factorization</w:t>
      </w:r>
      <w:r>
        <w:t xml:space="preserve"> </w:t>
      </w:r>
      <w:r>
        <w:t xml:space="preserve">of</w:t>
      </w:r>
      <w:r>
        <w:t xml:space="preserve"> </w:t>
      </w:r>
      <m:oMath>
        <m:r>
          <m:rPr>
            <m:sty m:val="bi"/>
          </m:rPr>
          <m:t>A</m:t>
        </m:r>
      </m:oMath>
      <w:r>
        <w:t xml:space="preserve"> </w:t>
      </w:r>
      <w:r>
        <w:t xml:space="preserve">is a product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C</m:t>
                  </m:r>
                </m:e>
                <m:lim>
                  <m:r>
                    <m:rPr>
                      <m:sty m:val="p"/>
                    </m:rPr>
                    <m:t>⏟</m:t>
                  </m:r>
                </m:lim>
              </m:limLow>
            </m:e>
            <m:lim>
              <m:r>
                <m:t>m</m:t>
              </m:r>
              <m:r>
                <m:rPr>
                  <m:sty m:val="p"/>
                </m:rPr>
                <m:t>×</m:t>
              </m:r>
              <m:r>
                <m:t>r</m:t>
              </m:r>
            </m:lim>
          </m:limLow>
          <m:r>
            <m:t> </m:t>
          </m:r>
          <m:limLow>
            <m:e>
              <m:limLow>
                <m:e>
                  <m:r>
                    <m:rPr>
                      <m:sty m:val="bi"/>
                    </m:rPr>
                    <m:t>R</m:t>
                  </m:r>
                </m:e>
                <m:lim>
                  <m:r>
                    <m:rPr>
                      <m:sty m:val="p"/>
                    </m:rPr>
                    <m:t>⏟</m:t>
                  </m:r>
                </m:lim>
              </m:limLow>
            </m:e>
            <m:lim>
              <m:r>
                <m:t>r</m:t>
              </m:r>
              <m:r>
                <m:rPr>
                  <m:sty m:val="p"/>
                </m:rPr>
                <m:t>×</m:t>
              </m:r>
              <m:r>
                <m:t>n</m:t>
              </m:r>
            </m:lim>
          </m:limLow>
          <m:r>
            <m:rPr>
              <m:sty m:val="p"/>
            </m:rPr>
            <m:t>.</m:t>
          </m:r>
        </m:oMath>
      </m:oMathPara>
    </w:p>
    <w:bookmarkEnd w:id="295"/>
    <w:bookmarkStart w:id="296" w:name="exm-rank-factorization"/>
    <w:p>
      <w:pPr>
        <w:pStyle w:val="FirstParagraph"/>
      </w:pPr>
      <w:r>
        <w:rPr>
          <w:b/>
          <w:bCs/>
        </w:rPr>
        <w:t xml:space="preserve">Example 77 (A rank factorization of a rank-one matrix)</w:t>
      </w:r>
      <w:r>
        <w:t xml:space="preserve"> </w:t>
      </w:r>
      <w:r>
        <w:t xml:space="preserve">The matrix</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w:t>
      </w:r>
      <w:r>
        <w:t xml:space="preserve">has rank</w:t>
      </w:r>
      <w:r>
        <w:t xml:space="preserve"> </w:t>
      </w:r>
      <m:oMath>
        <m:r>
          <m:t>1</m:t>
        </m:r>
      </m:oMath>
      <w:r>
        <w:t xml:space="preserve"> </w:t>
      </w:r>
      <w:r>
        <w:t xml:space="preserve">(</w:t>
      </w:r>
      <w:hyperlink w:anchor="exm-rank-dim">
        <w:r>
          <w:rPr>
            <w:rStyle w:val="Hyperlink"/>
          </w:rPr>
          <w:t xml:space="preserve">Example 66</w:t>
        </w:r>
      </w:hyperlink>
      <w:r>
        <w:t xml:space="preserve">), and</w:t>
      </w:r>
    </w:p>
    <w:p>
      <w:pPr>
        <w:pStyle w:val="BodyText"/>
      </w:pPr>
      <m:oMathPara>
        <m:oMathParaPr>
          <m:jc m:val="center"/>
        </m:oMathParaPr>
        <m:oMath>
          <m:eqArr>
            <m:e>
              <m:d>
                <m:dPr>
                  <m:begChr m:val="["/>
                  <m:sepChr m:val=""/>
                  <m:endChr m:val="]"/>
                  <m:grow/>
                </m:dPr>
                <m:e>
                  <m:m>
                    <m:mPr>
                      <m:baseJc m:val="center"/>
                      <m:plcHide m:val="on"/>
                      <m:mcs>
                        <m:mc>
                          <m:mcPr>
                            <m:mcJc m:val="center"/>
                            <m:count m:val="1"/>
                          </m:mcPr>
                        </m:mc>
                      </m:mcs>
                    </m:mPr>
                    <m:mr>
                      <m:e>
                        <m:r>
                          <m:t>1</m:t>
                        </m:r>
                      </m:e>
                    </m:mr>
                    <m:mr>
                      <m:e>
                        <m:r>
                          <m:t>3</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1</m:t>
                        </m:r>
                      </m:e>
                      <m:e>
                        <m:r>
                          <m:t>1</m:t>
                        </m:r>
                        <m:r>
                          <m:rPr>
                            <m:sty m:val="p"/>
                          </m:rPr>
                          <m:t>⋅</m:t>
                        </m:r>
                        <m:r>
                          <m:rPr>
                            <m:sty m:val="p"/>
                          </m:rPr>
                          <m:t>(</m:t>
                        </m:r>
                        <m:r>
                          <m:rPr>
                            <m:sty m:val="p"/>
                          </m:rPr>
                          <m:t>−</m:t>
                        </m:r>
                        <m:r>
                          <m:t>2</m:t>
                        </m:r>
                        <m:r>
                          <m:rPr>
                            <m:sty m:val="p"/>
                          </m:rPr>
                          <m:t>)</m:t>
                        </m:r>
                      </m:e>
                      <m:e>
                        <m:r>
                          <m:t>1</m:t>
                        </m:r>
                        <m:r>
                          <m:rPr>
                            <m:sty m:val="p"/>
                          </m:rPr>
                          <m:t>⋅</m:t>
                        </m:r>
                        <m:r>
                          <m:rPr>
                            <m:sty m:val="p"/>
                          </m:rPr>
                          <m:t>(</m:t>
                        </m:r>
                        <m:r>
                          <m:rPr>
                            <m:sty m:val="p"/>
                          </m:rPr>
                          <m:t>−</m:t>
                        </m:r>
                        <m:r>
                          <m:t>2</m:t>
                        </m:r>
                        <m:r>
                          <m:rPr>
                            <m:sty m:val="p"/>
                          </m:rPr>
                          <m:t>)</m:t>
                        </m:r>
                      </m:e>
                    </m:mr>
                    <m:mr>
                      <m:e>
                        <m:r>
                          <m:t>3</m:t>
                        </m:r>
                        <m:r>
                          <m:rPr>
                            <m:sty m:val="p"/>
                          </m:rPr>
                          <m:t>⋅</m:t>
                        </m:r>
                        <m:r>
                          <m:t>1</m:t>
                        </m:r>
                      </m:e>
                      <m:e>
                        <m:r>
                          <m:t>3</m:t>
                        </m:r>
                        <m:r>
                          <m:rPr>
                            <m:sty m:val="p"/>
                          </m:rPr>
                          <m:t>⋅</m:t>
                        </m:r>
                        <m:r>
                          <m:rPr>
                            <m:sty m:val="p"/>
                          </m:rPr>
                          <m:t>(</m:t>
                        </m:r>
                        <m:r>
                          <m:rPr>
                            <m:sty m:val="p"/>
                          </m:rPr>
                          <m:t>−</m:t>
                        </m:r>
                        <m:r>
                          <m:t>2</m:t>
                        </m:r>
                        <m:r>
                          <m:rPr>
                            <m:sty m:val="p"/>
                          </m:rPr>
                          <m:t>)</m:t>
                        </m:r>
                      </m:e>
                      <m:e>
                        <m:r>
                          <m:t>3</m:t>
                        </m:r>
                        <m:r>
                          <m:rPr>
                            <m:sty m:val="p"/>
                          </m:rPr>
                          <m:t>⋅</m:t>
                        </m:r>
                        <m:r>
                          <m:rPr>
                            <m:sty m:val="p"/>
                          </m:rPr>
                          <m:t>(</m:t>
                        </m:r>
                        <m:r>
                          <m:rPr>
                            <m:sty m:val="p"/>
                          </m:rPr>
                          <m:t>−</m:t>
                        </m:r>
                        <m:r>
                          <m:t>2</m:t>
                        </m:r>
                        <m:r>
                          <m:rPr>
                            <m:sty m:val="p"/>
                          </m:rPr>
                          <m:t>)</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r>
                      <m:e>
                        <m:r>
                          <m:t>3</m:t>
                        </m:r>
                      </m:e>
                      <m:e>
                        <m:r>
                          <m:rPr>
                            <m:sty m:val="p"/>
                          </m:rPr>
                          <m:t>−</m:t>
                        </m:r>
                        <m:r>
                          <m:t>6</m:t>
                        </m:r>
                      </m:e>
                      <m:e>
                        <m:r>
                          <m:rPr>
                            <m:sty m:val="p"/>
                          </m:rPr>
                          <m:t>−</m:t>
                        </m:r>
                        <m:r>
                          <m:t>6</m:t>
                        </m:r>
                      </m:e>
                    </m:mr>
                  </m:m>
                </m:e>
              </m:d>
              <m:r>
                <m:rPr>
                  <m:sty m:val="p"/>
                </m:rPr>
                <m:t>,</m:t>
              </m:r>
            </m:e>
          </m:eqArr>
        </m:oMath>
      </m:oMathPara>
    </w:p>
    <w:p>
      <w:pPr>
        <w:pStyle w:val="FirstParagraph"/>
      </w:pPr>
      <w:r>
        <w:t xml:space="preserve">so</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 </w:t>
      </w:r>
      <w:r>
        <w:t xml:space="preserve">(</w:t>
      </w:r>
      <m:oMath>
        <m:r>
          <m:t>2</m:t>
        </m:r>
        <m:r>
          <m:rPr>
            <m:sty m:val="p"/>
          </m:rPr>
          <m:t>×</m:t>
        </m:r>
        <m:r>
          <m:t>1</m:t>
        </m:r>
      </m:oMath>
      <w:r>
        <w:t xml:space="preserve">)</w:t>
      </w:r>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m:oMath>
        <m:r>
          <m:t>1</m:t>
        </m:r>
        <m:r>
          <m:rPr>
            <m:sty m:val="p"/>
          </m:rPr>
          <m:t>×</m:t>
        </m:r>
        <m:r>
          <m:t>3</m:t>
        </m:r>
      </m:oMath>
      <w:r>
        <w:t xml:space="preserve">)</w:t>
      </w:r>
      <w:r>
        <w:t xml:space="preserve"> </w:t>
      </w:r>
      <w:r>
        <w:t xml:space="preserve">are a rank factorization.</w:t>
      </w:r>
      <w:r>
        <w:t xml:space="preserve"> </w:t>
      </w:r>
      <w:r>
        <w:t xml:space="preserve">It is not unique:</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2</m:t>
                  </m:r>
                </m:e>
              </m:mr>
              <m:mr>
                <m:e>
                  <m:r>
                    <m:t>6</m:t>
                  </m:r>
                </m:e>
              </m:mr>
            </m:m>
          </m:e>
        </m:d>
      </m:oMath>
      <w:r>
        <w:t xml:space="preserve"> </w:t>
      </w:r>
      <w:r>
        <w:t xml:space="preserve">and</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e>
                <m:e>
                  <m:r>
                    <m:rPr>
                      <m:sty m:val="p"/>
                    </m:rPr>
                    <m:t>−</m:t>
                  </m:r>
                  <m:r>
                    <m:t>1</m:t>
                  </m:r>
                </m:e>
                <m:e>
                  <m:r>
                    <m:rPr>
                      <m:sty m:val="p"/>
                    </m:rPr>
                    <m:t>−</m:t>
                  </m:r>
                  <m:r>
                    <m:t>1</m:t>
                  </m:r>
                </m:e>
              </m:mr>
            </m:m>
          </m:e>
        </m:d>
      </m:oMath>
      <w:r>
        <w:t xml:space="preserve"> </w:t>
      </w:r>
      <w:r>
        <w:t xml:space="preserve">give the same product.</w:t>
      </w:r>
      <w:r>
        <w:t xml:space="preserve"> </w:t>
      </w:r>
      <w:r>
        <w:t xml:space="preserve">A product</w:t>
      </w:r>
      <w:r>
        <w:t xml:space="preserve"> </w:t>
      </w:r>
      <m:oMath>
        <m:r>
          <m:rPr>
            <m:sty m:val="bi"/>
          </m:rPr>
          <m:t>C</m:t>
        </m:r>
        <m:r>
          <m:rPr>
            <m:sty m:val="bi"/>
          </m:rPr>
          <m:t>R</m:t>
        </m:r>
      </m:oMath>
      <w:r>
        <w:t xml:space="preserve"> </w:t>
      </w:r>
      <w:r>
        <w:t xml:space="preserve">with</w:t>
      </w:r>
      <w:r>
        <w:t xml:space="preserve"> </w:t>
      </w:r>
      <m:oMath>
        <m:r>
          <m:rPr>
            <m:sty m:val="bi"/>
          </m:rPr>
          <m:t>C</m:t>
        </m:r>
      </m:oMath>
      <w:r>
        <w:t xml:space="preserve"> </w:t>
      </w:r>
      <w:r>
        <w:t xml:space="preserve">of size</w:t>
      </w:r>
      <w:r>
        <w:t xml:space="preserve"> </w:t>
      </w:r>
      <m:oMath>
        <m:r>
          <m:t>2</m:t>
        </m:r>
        <m:r>
          <m:rPr>
            <m:sty m:val="p"/>
          </m:rPr>
          <m:t>×</m:t>
        </m:r>
        <m:r>
          <m:t>2</m:t>
        </m:r>
      </m:oMath>
      <w:r>
        <w:t xml:space="preserve"> </w:t>
      </w:r>
      <w:r>
        <w:t xml:space="preserve">is not a rank factorization of this</w:t>
      </w:r>
      <w:r>
        <w:t xml:space="preserve"> </w:t>
      </w:r>
      <m:oMath>
        <m:r>
          <m:rPr>
            <m:sty m:val="bi"/>
          </m:rPr>
          <m:t>A</m:t>
        </m:r>
      </m:oMath>
      <w:r>
        <w:t xml:space="preserve">,</w:t>
      </w:r>
      <w:r>
        <w:t xml:space="preserve"> </w:t>
      </w:r>
      <w:r>
        <w:t xml:space="preserve">because the inner dimension must equal</w:t>
      </w:r>
      <w:r>
        <w:t xml:space="preserve"> </w:t>
      </w:r>
      <m:oMath>
        <m:r>
          <m:rPr>
            <m:sty m:val="p"/>
          </m:rPr>
          <m:t>rank</m:t>
        </m:r>
        <m:r>
          <m:rPr>
            <m:sty m:val="p"/>
          </m:rPr>
          <m:t>(</m:t>
        </m:r>
        <m:r>
          <m:rPr>
            <m:sty m:val="bi"/>
          </m:rPr>
          <m:t>A</m:t>
        </m:r>
        <m:r>
          <m:rPr>
            <m:sty m:val="p"/>
          </m:rPr>
          <m:t>)</m:t>
        </m:r>
        <m:r>
          <m:rPr>
            <m:sty m:val="p"/>
          </m:rPr>
          <m:t>=</m:t>
        </m:r>
        <m:r>
          <m:t>1</m:t>
        </m:r>
      </m:oMath>
      <w:r>
        <w:t xml:space="preserve">.</w:t>
      </w:r>
    </w:p>
    <w:bookmarkEnd w:id="296"/>
    <w:bookmarkStart w:id="297" w:name="thm-rank-factorization"/>
    <w:p>
      <w:pPr>
        <w:pStyle w:val="BodyText"/>
      </w:pPr>
      <w:r>
        <w:rPr>
          <w:b/>
          <w:bCs/>
        </w:rPr>
        <w:t xml:space="preserve">Theorem 45 (Every nonzero matrix has a rank factorization)</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with</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has a rank factorization (</w:t>
      </w:r>
      <w:hyperlink w:anchor="def-rank-factorization">
        <w:r>
          <w:rPr>
            <w:rStyle w:val="Hyperlink"/>
          </w:rPr>
          <w:t xml:space="preserve">Definition 62</w:t>
        </w:r>
      </w:hyperlink>
      <w:r>
        <w:t xml:space="preserve">).</w:t>
      </w:r>
      <w:r>
        <w:t xml:space="preserve"> </w:t>
      </w:r>
      <w:r>
        <w:t xml:space="preserve">One is given by taking the columns of</w:t>
      </w:r>
      <w:r>
        <w:t xml:space="preserve"> </w:t>
      </w:r>
      <m:oMath>
        <m:r>
          <m:rPr>
            <m:sty m:val="bi"/>
          </m:rPr>
          <m:t>C</m:t>
        </m:r>
      </m:oMath>
      <w:r>
        <w:t xml:space="preserve"> </w:t>
      </w:r>
      <w:r>
        <w:t xml:space="preserve">to be any basis of</w:t>
      </w:r>
      <w:r>
        <w:t xml:space="preserve"> </w:t>
      </w:r>
      <m:oMath>
        <m:r>
          <m:rPr>
            <m:scr m:val="script"/>
            <m:sty m:val="p"/>
          </m:rPr>
          <m:t>C</m:t>
        </m:r>
        <m:r>
          <m:rPr>
            <m:sty m:val="p"/>
          </m:rPr>
          <m:t>(</m:t>
        </m:r>
        <m:r>
          <m:rPr>
            <m:sty m:val="bi"/>
          </m:rPr>
          <m:t>A</m:t>
        </m:r>
        <m:r>
          <m:rPr>
            <m:sty m:val="p"/>
          </m:rPr>
          <m:t>)</m:t>
        </m:r>
      </m:oMath>
      <w:r>
        <w:t xml:space="preserve">.</w:t>
      </w:r>
    </w:p>
    <w:bookmarkEnd w:id="297"/>
    <w:p>
      <w:pPr>
        <w:pStyle w:val="BodyText"/>
      </w:pPr>
      <w:del w:id="10842" w:author="PR Preview" w:date="2026-01-01T00:00:00Z">
        <w:r>
          <w:rPr>
            <w:i/>
            <w:iCs/>
          </w:rPr>
          <w:delText xml:space="preserve">Proof</w:delText>
        </w:r>
      </w:del>
      <w:del w:id="10843" w:author="PR Preview" w:date="2026-01-01T00:00:00Z">
        <w:r>
          <w:delText xml:space="preserve">. </w:delText>
        </w:r>
      </w:del>
      <m:oMath>
        <m:r>
          <m:rPr>
            <m:scr m:val="script"/>
            <m:sty m:val="p"/>
          </m:rPr>
          <m:t>C</m:t>
        </m:r>
        <m:r>
          <m:rPr>
            <m:sty m:val="p"/>
          </m:rPr>
          <m:t>(</m:t>
        </m:r>
        <m:r>
          <m:rPr>
            <m:sty m:val="bi"/>
          </m:rPr>
          <m:t>A</m:t>
        </m:r>
        <m:r>
          <m:rPr>
            <m:sty m:val="p"/>
          </m:rPr>
          <m:t>)</m:t>
        </m:r>
      </m:oMath>
      <w:del w:id="10844" w:author="PR Preview" w:date="2026-01-01T00:00:00Z">
        <w:r>
          <w:delText xml:space="preserve"> </w:delText>
        </w:r>
      </w:del>
      <w:del w:id="10845" w:author="PR Preview" w:date="2026-01-01T00:00:00Z">
        <w:r>
          <w:delText xml:space="preserve">has dimension</w:delText>
        </w:r>
      </w:del>
      <w:del w:id="10846" w:author="PR Preview" w:date="2026-01-01T00:00:00Z">
        <w:r>
          <w:delText xml:space="preserve"> </w:delText>
        </w:r>
      </w:del>
      <m:oMath>
        <m:r>
          <m:t>r</m:t>
        </m:r>
      </m:oMath>
      <w:del w:id="10847" w:author="PR Preview" w:date="2026-01-01T00:00:00Z">
        <w:r>
          <w:delText xml:space="preserve"> </w:delText>
        </w:r>
      </w:del>
      <w:del w:id="10848" w:author="PR Preview" w:date="2026-01-01T00:00:00Z">
        <w:r>
          <w:delText xml:space="preserve">(</w:delText>
        </w:r>
      </w:del>
      <w:hyperlink w:anchor="thm-rank-dim">
        <w:del w:id="10849" w:author="PR Preview" w:date="2026-01-01T00:00:00Z">
          <w:r>
            <w:rPr>
              <w:rStyle w:val="Hyperlink"/>
            </w:rPr>
            <w:delText xml:space="preserve">Theorem 38</w:delText>
          </w:r>
        </w:del>
      </w:hyperlink>
      <w:del w:id="10850" w:author="PR Preview" w:date="2026-01-01T00:00:00Z">
        <w:r>
          <w:delText xml:space="preserve">),</w:delText>
        </w:r>
      </w:del>
      <w:del w:id="10851" w:author="PR Preview" w:date="2026-01-01T00:00:00Z">
        <w:r>
          <w:delText xml:space="preserve"> </w:delText>
        </w:r>
      </w:del>
      <w:del w:id="10852" w:author="PR Preview" w:date="2026-01-01T00:00:00Z">
        <w:r>
          <w:delText xml:space="preserve">so it has a basis</w:delText>
        </w:r>
      </w:del>
      <w:del w:id="10853" w:author="PR Preview" w:date="2026-01-01T00:00:00Z">
        <w:r>
          <w:delText xml:space="preserve"> </w:delText>
        </w:r>
      </w:del>
      <m:oMath>
        <m:sSub>
          <m:e>
            <m:limLow>
              <m:e>
                <m:r>
                  <m:t>c</m:t>
                </m:r>
              </m:e>
              <m:lim>
                <m:r>
                  <m:rPr>
                    <m:sty m:val="p"/>
                  </m:rPr>
                  <m:t>∼</m:t>
                </m:r>
              </m:lim>
            </m:limLow>
          </m:e>
          <m:sub>
            <m:r>
              <m:t>1</m:t>
            </m:r>
          </m:sub>
        </m:sSub>
        <m:r>
          <m:rPr>
            <m:sty m:val="p"/>
          </m:rPr>
          <m:t>,</m:t>
        </m:r>
        <m:r>
          <m:rPr>
            <m:sty m:val="p"/>
          </m:rPr>
          <m:t>…</m:t>
        </m:r>
        <m:r>
          <m:rPr>
            <m:sty m:val="p"/>
          </m:rPr>
          <m:t>,</m:t>
        </m:r>
        <m:sSub>
          <m:e>
            <m:limLow>
              <m:e>
                <m:r>
                  <m:t>c</m:t>
                </m:r>
              </m:e>
              <m:lim>
                <m:r>
                  <m:rPr>
                    <m:sty m:val="p"/>
                  </m:rPr>
                  <m:t>∼</m:t>
                </m:r>
              </m:lim>
            </m:limLow>
          </m:e>
          <m:sub>
            <m:r>
              <m:t>r</m:t>
            </m:r>
          </m:sub>
        </m:sSub>
      </m:oMath>
      <w:del w:id="10854" w:author="PR Preview" w:date="2026-01-01T00:00:00Z">
        <w:r>
          <w:delText xml:space="preserve"> </w:delText>
        </w:r>
      </w:del>
      <w:del w:id="10855" w:author="PR Preview" w:date="2026-01-01T00:00:00Z">
        <w:r>
          <w:delText xml:space="preserve">(</w:delText>
        </w:r>
      </w:del>
      <w:hyperlink w:anchor="thm-extend-basis">
        <w:del w:id="10856" w:author="PR Preview" w:date="2026-01-01T00:00:00Z">
          <w:r>
            <w:rPr>
              <w:rStyle w:val="Hyperlink"/>
            </w:rPr>
            <w:delText xml:space="preserve">Theorem 29</w:delText>
          </w:r>
        </w:del>
      </w:hyperlink>
      <w:del w:id="10857" w:author="PR Preview" w:date="2026-01-01T00:00:00Z">
        <w:r>
          <w:delText xml:space="preserve">);</w:delText>
        </w:r>
      </w:del>
      <w:del w:id="10858" w:author="PR Preview" w:date="2026-01-01T00:00:00Z">
        <w:r>
          <w:delText xml:space="preserve"> </w:delText>
        </w:r>
      </w:del>
      <w:del w:id="10859" w:author="PR Preview" w:date="2026-01-01T00:00:00Z">
        <w:r>
          <w:delText xml:space="preserve">let</w:delText>
        </w:r>
      </w:del>
      <w:del w:id="10860" w:author="PR Preview" w:date="2026-01-01T00:00:00Z">
        <w:r>
          <w:delText xml:space="preserve"> </w:delText>
        </w:r>
      </w:del>
      <m:oMath>
        <m:r>
          <m:rPr>
            <m:sty m:val="bi"/>
          </m:rPr>
          <m:t>C</m:t>
        </m:r>
      </m:oMath>
      <w:del w:id="10861" w:author="PR Preview" w:date="2026-01-01T00:00:00Z">
        <w:r>
          <w:delText xml:space="preserve"> </w:delText>
        </w:r>
      </w:del>
      <w:del w:id="10862" w:author="PR Preview" w:date="2026-01-01T00:00:00Z">
        <w:r>
          <w:delText xml:space="preserve">be the</w:delText>
        </w:r>
      </w:del>
      <w:del w:id="10863" w:author="PR Preview" w:date="2026-01-01T00:00:00Z">
        <w:r>
          <w:delText xml:space="preserve"> </w:delText>
        </w:r>
      </w:del>
      <m:oMath>
        <m:r>
          <m:t>m</m:t>
        </m:r>
        <m:r>
          <m:rPr>
            <m:sty m:val="p"/>
          </m:rPr>
          <m:t>×</m:t>
        </m:r>
        <m:r>
          <m:t>r</m:t>
        </m:r>
      </m:oMath>
      <w:del w:id="10864" w:author="PR Preview" w:date="2026-01-01T00:00:00Z">
        <w:r>
          <w:delText xml:space="preserve"> </w:delText>
        </w:r>
      </w:del>
      <w:del w:id="10865" w:author="PR Preview" w:date="2026-01-01T00:00:00Z">
        <w:r>
          <w:delText xml:space="preserve">matrix with these columns.</w:delText>
        </w:r>
      </w:del>
      <w:del w:id="10866" w:author="PR Preview" w:date="2026-01-01T00:00:00Z">
        <w:r>
          <w:delText xml:space="preserve"> </w:delText>
        </w:r>
      </w:del>
      <w:del w:id="10867" w:author="PR Preview" w:date="2026-01-01T00:00:00Z">
        <w:r>
          <w:delText xml:space="preserve">Each column</w:delText>
        </w:r>
      </w:del>
      <w:del w:id="10868" w:author="PR Preview" w:date="2026-01-01T00:00:00Z">
        <w:r>
          <w:delText xml:space="preserve"> </w:delText>
        </w:r>
      </w:del>
      <m:oMath>
        <m:sSub>
          <m:e>
            <m:limLow>
              <m:e>
                <m:r>
                  <m:t>a</m:t>
                </m:r>
              </m:e>
              <m:lim>
                <m:r>
                  <m:rPr>
                    <m:sty m:val="p"/>
                  </m:rPr>
                  <m:t>∼</m:t>
                </m:r>
              </m:lim>
            </m:limLow>
          </m:e>
          <m:sub>
            <m:r>
              <m:t>j</m:t>
            </m:r>
          </m:sub>
        </m:sSub>
      </m:oMath>
      <w:del w:id="10869" w:author="PR Preview" w:date="2026-01-01T00:00:00Z">
        <w:r>
          <w:delText xml:space="preserve"> </w:delText>
        </w:r>
      </w:del>
      <w:del w:id="10870" w:author="PR Preview" w:date="2026-01-01T00:00:00Z">
        <w:r>
          <w:delText xml:space="preserve">of</w:delText>
        </w:r>
      </w:del>
      <w:del w:id="10871" w:author="PR Preview" w:date="2026-01-01T00:00:00Z">
        <w:r>
          <w:delText xml:space="preserve"> </w:delText>
        </w:r>
      </w:del>
      <m:oMath>
        <m:r>
          <m:rPr>
            <m:sty m:val="bi"/>
          </m:rPr>
          <m:t>A</m:t>
        </m:r>
      </m:oMath>
      <w:del w:id="10872" w:author="PR Preview" w:date="2026-01-01T00:00:00Z">
        <w:r>
          <w:delText xml:space="preserve"> </w:delText>
        </w:r>
      </w:del>
      <w:del w:id="10873" w:author="PR Preview" w:date="2026-01-01T00:00:00Z">
        <w:r>
          <w:delText xml:space="preserve">is in</w:delText>
        </w:r>
      </w:del>
      <w:del w:id="10874" w:author="PR Preview" w:date="2026-01-01T00:00:00Z">
        <w:r>
          <w:delText xml:space="preserve"> </w:delText>
        </w:r>
      </w:del>
      <m:oMath>
        <m:r>
          <m:rPr>
            <m:scr m:val="script"/>
            <m:sty m:val="p"/>
          </m:rPr>
          <m:t>C</m:t>
        </m:r>
        <m:r>
          <m:rPr>
            <m:sty m:val="p"/>
          </m:rPr>
          <m:t>(</m:t>
        </m:r>
        <m:r>
          <m:rPr>
            <m:sty m:val="bi"/>
          </m:rPr>
          <m:t>A</m:t>
        </m:r>
        <m:r>
          <m:rPr>
            <m:sty m:val="p"/>
          </m:rPr>
          <m:t>)</m:t>
        </m:r>
      </m:oMath>
      <w:del w:id="10875" w:author="PR Preview" w:date="2026-01-01T00:00:00Z">
        <w:r>
          <w:delText xml:space="preserve">,</w:delText>
        </w:r>
      </w:del>
      <w:del w:id="10876" w:author="PR Preview" w:date="2026-01-01T00:00:00Z">
        <w:r>
          <w:delText xml:space="preserve"> </w:delText>
        </w:r>
      </w:del>
      <w:del w:id="10877" w:author="PR Preview" w:date="2026-01-01T00:00:00Z">
        <w:r>
          <w:delText xml:space="preserve">so</w:delText>
        </w:r>
      </w:del>
      <w:del w:id="10878" w:author="PR Preview" w:date="2026-01-01T00:00:00Z">
        <w:r>
          <w:delText xml:space="preserve"> </w:delText>
        </w:r>
      </w:del>
      <m:oMath>
        <m:sSub>
          <m:e>
            <m:limLow>
              <m:e>
                <m:r>
                  <m:t>a</m:t>
                </m:r>
              </m:e>
              <m:lim>
                <m:r>
                  <m:rPr>
                    <m:sty m:val="p"/>
                  </m:rPr>
                  <m:t>∼</m:t>
                </m:r>
              </m:lim>
            </m:limLow>
          </m:e>
          <m:sub>
            <m:r>
              <m:t>j</m:t>
            </m:r>
          </m:sub>
        </m:sSub>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oMath>
      <w:del w:id="10879" w:author="PR Preview" w:date="2026-01-01T00:00:00Z">
        <w:r>
          <w:delText xml:space="preserve"> </w:delText>
        </w:r>
      </w:del>
      <w:del w:id="10880" w:author="PR Preview" w:date="2026-01-01T00:00:00Z">
        <w:r>
          <w:delText xml:space="preserve">for some numbers</w:delText>
        </w:r>
      </w:del>
      <w:del w:id="10881" w:author="PR Preview" w:date="2026-01-01T00:00:00Z">
        <w:r>
          <w:delText xml:space="preserve"> </w:delText>
        </w:r>
      </w:del>
      <m:oMath>
        <m:sSub>
          <m:e>
            <m:r>
              <m:t>r</m:t>
            </m:r>
          </m:e>
          <m:sub>
            <m:r>
              <m:t>i</m:t>
            </m:r>
            <m:r>
              <m:t>j</m:t>
            </m:r>
          </m:sub>
        </m:sSub>
      </m:oMath>
      <w:del w:id="10882" w:author="PR Preview" w:date="2026-01-01T00:00:00Z">
        <w:r>
          <w:delText xml:space="preserve">,</w:delText>
        </w:r>
      </w:del>
      <w:del w:id="10883" w:author="PR Preview" w:date="2026-01-01T00:00:00Z">
        <w:r>
          <w:delText xml:space="preserve"> </w:delText>
        </w:r>
      </w:del>
      <w:del w:id="10884" w:author="PR Preview" w:date="2026-01-01T00:00:00Z">
        <w:r>
          <w:delText xml:space="preserve">because the basis spans</w:delText>
        </w:r>
      </w:del>
      <w:del w:id="10885" w:author="PR Preview" w:date="2026-01-01T00:00:00Z">
        <w:r>
          <w:delText xml:space="preserve"> </w:delText>
        </w:r>
      </w:del>
      <m:oMath>
        <m:r>
          <m:rPr>
            <m:scr m:val="script"/>
            <m:sty m:val="p"/>
          </m:rPr>
          <m:t>C</m:t>
        </m:r>
        <m:r>
          <m:rPr>
            <m:sty m:val="p"/>
          </m:rPr>
          <m:t>(</m:t>
        </m:r>
        <m:r>
          <m:rPr>
            <m:sty m:val="bi"/>
          </m:rPr>
          <m:t>A</m:t>
        </m:r>
        <m:r>
          <m:rPr>
            <m:sty m:val="p"/>
          </m:rPr>
          <m:t>)</m:t>
        </m:r>
      </m:oMath>
      <w:del w:id="10886" w:author="PR Preview" w:date="2026-01-01T00:00:00Z">
        <w:r>
          <w:delText xml:space="preserve">.</w:delText>
        </w:r>
      </w:del>
      <w:del w:id="10887" w:author="PR Preview" w:date="2026-01-01T00:00:00Z">
        <w:r>
          <w:delText xml:space="preserve"> </w:delText>
        </w:r>
      </w:del>
      <w:del w:id="10888" w:author="PR Preview" w:date="2026-01-01T00:00:00Z">
        <w:r>
          <w:delText xml:space="preserve">Let</w:delText>
        </w:r>
      </w:del>
      <w:del w:id="10889" w:author="PR Preview" w:date="2026-01-01T00:00:00Z">
        <w:r>
          <w:delText xml:space="preserve"> </w:delText>
        </w:r>
      </w:del>
      <m:oMath>
        <m:r>
          <m:rPr>
            <m:sty m:val="bi"/>
          </m:rPr>
          <m:t>R</m:t>
        </m:r>
      </m:oMath>
      <w:del w:id="10890" w:author="PR Preview" w:date="2026-01-01T00:00:00Z">
        <w:r>
          <w:delText xml:space="preserve"> </w:delText>
        </w:r>
      </w:del>
      <w:del w:id="10891" w:author="PR Preview" w:date="2026-01-01T00:00:00Z">
        <w:r>
          <w:delText xml:space="preserve">be the</w:delText>
        </w:r>
      </w:del>
      <w:del w:id="10892" w:author="PR Preview" w:date="2026-01-01T00:00:00Z">
        <w:r>
          <w:delText xml:space="preserve"> </w:delText>
        </w:r>
      </w:del>
      <m:oMath>
        <m:r>
          <m:t>r</m:t>
        </m:r>
        <m:r>
          <m:rPr>
            <m:sty m:val="p"/>
          </m:rPr>
          <m:t>×</m:t>
        </m:r>
        <m:r>
          <m:t>n</m:t>
        </m:r>
      </m:oMath>
      <w:del w:id="10893" w:author="PR Preview" w:date="2026-01-01T00:00:00Z">
        <w:r>
          <w:delText xml:space="preserve"> </w:delText>
        </w:r>
      </w:del>
      <w:del w:id="10894" w:author="PR Preview" w:date="2026-01-01T00:00:00Z">
        <w:r>
          <w:delText xml:space="preserve">matrix with entries</w:delText>
        </w:r>
      </w:del>
      <w:del w:id="10895" w:author="PR Preview" w:date="2026-01-01T00:00:00Z">
        <w:r>
          <w:delText xml:space="preserve"> </w:delText>
        </w:r>
      </w:del>
      <m:oMath>
        <m:sSub>
          <m:e>
            <m:r>
              <m:t>r</m:t>
            </m:r>
          </m:e>
          <m:sub>
            <m:r>
              <m:t>i</m:t>
            </m:r>
            <m:r>
              <m:t>j</m:t>
            </m:r>
          </m:sub>
        </m:sSub>
      </m:oMath>
      <w:del w:id="10896" w:author="PR Preview" w:date="2026-01-01T00:00:00Z">
        <w:r>
          <w:delText xml:space="preserve">,</w:delText>
        </w:r>
      </w:del>
      <w:del w:id="10897" w:author="PR Preview" w:date="2026-01-01T00:00:00Z">
        <w:r>
          <w:delText xml:space="preserve"> </w:delText>
        </w:r>
      </w:del>
      <w:del w:id="10898" w:author="PR Preview" w:date="2026-01-01T00:00:00Z">
        <w:r>
          <w:delText xml:space="preserve">whose column</w:delText>
        </w:r>
      </w:del>
      <w:del w:id="10899" w:author="PR Preview" w:date="2026-01-01T00:00:00Z">
        <w:r>
          <w:delText xml:space="preserve"> </w:delText>
        </w:r>
      </w:del>
      <m:oMath>
        <m:r>
          <m:t>j</m:t>
        </m:r>
      </m:oMath>
      <w:del w:id="10900" w:author="PR Preview" w:date="2026-01-01T00:00:00Z">
        <w:r>
          <w:delText xml:space="preserve"> </w:delText>
        </w:r>
      </w:del>
      <w:del w:id="10901" w:author="PR Preview" w:date="2026-01-01T00:00:00Z">
        <w:r>
          <w:delText xml:space="preserve">is</w:delText>
        </w:r>
      </w:del>
      <w:del w:id="10902" w:author="PR Preview" w:date="2026-01-01T00:00:00Z">
        <w:r>
          <w:delText xml:space="preserve"> </w:delText>
        </w:r>
      </w:del>
      <m:oMath>
        <m:sSub>
          <m:e>
            <m:limLow>
              <m:e>
                <m:r>
                  <m:t>r</m:t>
                </m:r>
              </m:e>
              <m:lim>
                <m:r>
                  <m:rPr>
                    <m:sty m:val="p"/>
                  </m:rPr>
                  <m:t>∼</m:t>
                </m:r>
              </m:lim>
            </m:limLow>
          </m:e>
          <m:sub>
            <m:r>
              <m:t>j</m:t>
            </m:r>
          </m:sub>
        </m:sSub>
        <m:r>
          <m:rPr>
            <m:sty m:val="p"/>
          </m:rPr>
          <m:t>=</m:t>
        </m:r>
        <m:r>
          <m:rPr>
            <m:sty m:val="p"/>
          </m:rPr>
          <m:t>(</m:t>
        </m:r>
        <m:sSub>
          <m:e>
            <m:r>
              <m:t>r</m:t>
            </m:r>
          </m:e>
          <m:sub>
            <m:r>
              <m:t>1</m:t>
            </m:r>
            <m:r>
              <m:t>j</m:t>
            </m:r>
          </m:sub>
        </m:sSub>
        <m:r>
          <m:rPr>
            <m:sty m:val="p"/>
          </m:rPr>
          <m:t>,</m:t>
        </m:r>
        <m:r>
          <m:rPr>
            <m:sty m:val="p"/>
          </m:rPr>
          <m:t>…</m:t>
        </m:r>
        <m:r>
          <m:rPr>
            <m:sty m:val="p"/>
          </m:rPr>
          <m:t>,</m:t>
        </m:r>
        <m:sSub>
          <m:e>
            <m:r>
              <m:t>r</m:t>
            </m:r>
          </m:e>
          <m:sub>
            <m:r>
              <m:t>r</m:t>
            </m:r>
            <m:r>
              <m:t>j</m:t>
            </m:r>
          </m:sub>
        </m:sSub>
        <m:r>
          <m:rPr>
            <m:sty m:val="p"/>
          </m:rPr>
          <m:t>)</m:t>
        </m:r>
      </m:oMath>
      <w:del w:id="10903" w:author="PR Preview" w:date="2026-01-01T00:00:00Z">
        <w:r>
          <w:delText xml:space="preserve">.</w:delText>
        </w:r>
      </w:del>
      <w:del w:id="10904" w:author="PR Preview" w:date="2026-01-01T00:00:00Z">
        <w:r>
          <w:delText xml:space="preserve"> </w:delText>
        </w:r>
      </w:del>
      <w:del w:id="10905" w:author="PR Preview" w:date="2026-01-01T00:00:00Z">
        <w:r>
          <w:delText xml:space="preserve">Then column</w:delText>
        </w:r>
      </w:del>
      <w:del w:id="10906" w:author="PR Preview" w:date="2026-01-01T00:00:00Z">
        <w:r>
          <w:delText xml:space="preserve"> </w:delText>
        </w:r>
      </w:del>
      <m:oMath>
        <m:r>
          <m:t>j</m:t>
        </m:r>
      </m:oMath>
      <w:del w:id="10907" w:author="PR Preview" w:date="2026-01-01T00:00:00Z">
        <w:r>
          <w:delText xml:space="preserve"> </w:delText>
        </w:r>
      </w:del>
      <w:del w:id="10908" w:author="PR Preview" w:date="2026-01-01T00:00:00Z">
        <w:r>
          <w:delText xml:space="preserve">of</w:delText>
        </w:r>
      </w:del>
      <w:del w:id="10909" w:author="PR Preview" w:date="2026-01-01T00:00:00Z">
        <w:r>
          <w:delText xml:space="preserve"> </w:delText>
        </w:r>
      </w:del>
      <m:oMath>
        <m:r>
          <m:rPr>
            <m:sty m:val="bi"/>
          </m:rPr>
          <m:t>C</m:t>
        </m:r>
        <m:r>
          <m:rPr>
            <m:sty m:val="bi"/>
          </m:rPr>
          <m:t>R</m:t>
        </m:r>
      </m:oMath>
      <w:del w:id="10910" w:author="PR Preview" w:date="2026-01-01T00:00:00Z">
        <w:r>
          <w:delText xml:space="preserve"> </w:delText>
        </w:r>
      </w:del>
      <w:del w:id="10911" w:author="PR Preview" w:date="2026-01-01T00:00:00Z">
        <w:r>
          <w:delText xml:space="preserve">is</w:delText>
        </w:r>
      </w:del>
    </w:p>
    <w:p>
      <w:pPr>
        <w:pStyle w:val="BodyText"/>
      </w:pPr>
      <m:oMathPara>
        <m:oMathParaPr>
          <m:jc m:val="center"/>
        </m:oMathParaPr>
        <m:oMath>
          <m:eqArr>
            <m:e>
              <m:r>
                <m:rPr>
                  <m:sty m:val="bi"/>
                </m:rPr>
                <m:t>C</m:t>
              </m:r>
              <m:sSub>
                <m:e>
                  <m:limLow>
                    <m:e>
                      <m:r>
                        <m:t>r</m:t>
                      </m:r>
                    </m:e>
                    <m:lim>
                      <m:r>
                        <m:rPr>
                          <m:sty m:val="p"/>
                        </m:rPr>
                        <m:t>∼</m:t>
                      </m:r>
                    </m:lim>
                  </m:limLow>
                </m:e>
                <m:sub>
                  <m:r>
                    <m:t>j</m:t>
                  </m:r>
                </m:sub>
              </m:sSub>
              <m:r>
                <m:t>&amp;</m:t>
              </m:r>
              <m:r>
                <m:rPr>
                  <m:sty m:val="p"/>
                </m:rPr>
                <m:t>=</m:t>
              </m:r>
              <m:sSub>
                <m:e>
                  <m:r>
                    <m:t>r</m:t>
                  </m:r>
                </m:e>
                <m:sub>
                  <m:r>
                    <m:t>1</m:t>
                  </m:r>
                  <m:r>
                    <m:t>j</m:t>
                  </m:r>
                </m:sub>
              </m:sSub>
              <m:sSub>
                <m:e>
                  <m:limLow>
                    <m:e>
                      <m:r>
                        <m:t>c</m:t>
                      </m:r>
                    </m:e>
                    <m:lim>
                      <m:r>
                        <m:rPr>
                          <m:sty m:val="p"/>
                        </m:rPr>
                        <m:t>∼</m:t>
                      </m:r>
                    </m:lim>
                  </m:limLow>
                </m:e>
                <m:sub>
                  <m:r>
                    <m:t>1</m:t>
                  </m:r>
                </m:sub>
              </m:sSub>
              <m:r>
                <m:rPr>
                  <m:sty m:val="p"/>
                </m:rPr>
                <m:t>+</m:t>
              </m:r>
              <m:r>
                <m:rPr>
                  <m:sty m:val="p"/>
                </m:rPr>
                <m:t>⋯</m:t>
              </m:r>
              <m:r>
                <m:rPr>
                  <m:sty m:val="p"/>
                </m:rPr>
                <m:t>+</m:t>
              </m:r>
              <m:sSub>
                <m:e>
                  <m:r>
                    <m:t>r</m:t>
                  </m:r>
                </m:e>
                <m:sub>
                  <m:r>
                    <m:t>r</m:t>
                  </m:r>
                  <m:r>
                    <m:t>j</m:t>
                  </m:r>
                </m:sub>
              </m:sSub>
              <m:sSub>
                <m:e>
                  <m:limLow>
                    <m:e>
                      <m:r>
                        <m:t>c</m:t>
                      </m:r>
                    </m:e>
                    <m:lim>
                      <m:r>
                        <m:rPr>
                          <m:sty m:val="p"/>
                        </m:rPr>
                        <m:t>∼</m:t>
                      </m:r>
                    </m:lim>
                  </m:limLow>
                </m:e>
                <m:sub>
                  <m:r>
                    <m:t>r</m:t>
                  </m:r>
                </m:sub>
              </m:sSub>
              <m:r>
                <m:t>&amp;</m:t>
              </m:r>
              <m:r>
                <m:t>&amp;</m:t>
              </m:r>
              <m:r>
                <m:rPr>
                  <m:nor/>
                  <m:sty m:val="p"/>
                </m:rPr>
                <m:t>(</m:t>
              </m:r>
              <m:r>
                <m:rPr>
                  <m:nor/>
                  <m:sty m:val="p"/>
                </m:rPr>
                <m:t>Theorem 23</m:t>
              </m:r>
              <m:r>
                <m:rPr>
                  <m:nor/>
                  <m:sty m:val="p"/>
                </m:rPr>
                <m:t>)</m:t>
              </m:r>
            </m:e>
            <m:e>
              <m:r>
                <m:t>&amp;</m:t>
              </m:r>
              <m:r>
                <m:rPr>
                  <m:sty m:val="p"/>
                </m:rPr>
                <m:t>=</m:t>
              </m:r>
              <m:sSub>
                <m:e>
                  <m:limLow>
                    <m:e>
                      <m:r>
                        <m:t>a</m:t>
                      </m:r>
                    </m:e>
                    <m:lim>
                      <m:r>
                        <m:rPr>
                          <m:sty m:val="p"/>
                        </m:rPr>
                        <m:t>∼</m:t>
                      </m:r>
                    </m:lim>
                  </m:limLow>
                </m:e>
                <m:sub>
                  <m:r>
                    <m:t>j</m:t>
                  </m:r>
                </m:sub>
              </m:sSub>
              <m:r>
                <m:rPr>
                  <m:sty m:val="p"/>
                </m:rPr>
                <m:t>,</m:t>
              </m:r>
              <m:r>
                <m:t>&amp;</m:t>
              </m:r>
              <m:r>
                <m:t>&amp;</m:t>
              </m:r>
              <m:r>
                <m:rPr>
                  <m:nor/>
                  <m:sty m:val="p"/>
                </m:rPr>
                <m:t>(choice of the </m:t>
              </m:r>
              <m:sSub>
                <m:e>
                  <m:r>
                    <m:t>r</m:t>
                  </m:r>
                </m:e>
                <m:sub>
                  <m:r>
                    <m:t>i</m:t>
                  </m:r>
                  <m:r>
                    <m:t>j</m:t>
                  </m:r>
                </m:sub>
              </m:sSub>
              <m:r>
                <m:rPr>
                  <m:nor/>
                  <m:sty m:val="p"/>
                </m:rPr>
                <m:t>)</m:t>
              </m:r>
            </m:e>
          </m:eqArr>
        </m:oMath>
      </m:oMathPara>
    </w:p>
    <w:p>
      <w:pPr>
        <w:pStyle w:val="BodyText"/>
      </w:pPr>
      <w:ins w:id="10912" w:author="PR Preview" w:date="2026-01-01T00:00:00Z">
        <w:r>
          <w:rPr>
            <w:i/>
            <w:iCs/>
          </w:rPr>
          <w:t xml:space="preserve">Proof</w:t>
        </w:r>
      </w:ins>
      <w:ins w:id="10913" w:author="PR Preview" w:date="2026-01-01T00:00:00Z">
        <w:r>
          <w:t xml:space="preserve">. </w:t>
        </w:r>
      </w:ins>
      <m:oMath>
        <m:r>
          <m:rPr>
            <m:scr m:val="script"/>
            <m:sty m:val="p"/>
          </m:rPr>
          <m:t>C</m:t>
        </m:r>
        <m:r>
          <m:rPr>
            <m:sty m:val="p"/>
          </m:rPr>
          <m:t>(</m:t>
        </m:r>
        <m:r>
          <m:rPr>
            <m:sty m:val="bi"/>
          </m:rPr>
          <m:t>A</m:t>
        </m:r>
        <m:r>
          <m:rPr>
            <m:sty m:val="p"/>
          </m:rPr>
          <m:t>)</m:t>
        </m:r>
      </m:oMath>
      <w:ins w:id="10914" w:author="PR Preview" w:date="2026-01-01T00:00:00Z">
        <w:r>
          <w:t xml:space="preserve"> </w:t>
        </w:r>
      </w:ins>
      <w:ins w:id="10915" w:author="PR Preview" w:date="2026-01-01T00:00:00Z">
        <w:r>
          <w:t xml:space="preserve">has dimension</w:t>
        </w:r>
      </w:ins>
      <w:ins w:id="10916" w:author="PR Preview" w:date="2026-01-01T00:00:00Z">
        <w:r>
          <w:t xml:space="preserve"> </w:t>
        </w:r>
      </w:ins>
      <m:oMath>
        <m:r>
          <m:t>r</m:t>
        </m:r>
      </m:oMath>
      <w:ins w:id="10917" w:author="PR Preview" w:date="2026-01-01T00:00:00Z">
        <w:r>
          <w:t xml:space="preserve"> </w:t>
        </w:r>
      </w:ins>
      <w:ins w:id="10918" w:author="PR Preview" w:date="2026-01-01T00:00:00Z">
        <w:r>
          <w:t xml:space="preserve">(</w:t>
        </w:r>
      </w:ins>
      <w:hyperlink w:anchor="thm-rank-dim">
        <w:ins w:id="10919" w:author="PR Preview" w:date="2026-01-01T00:00:00Z">
          <w:r>
            <w:rPr>
              <w:rStyle w:val="Hyperlink"/>
            </w:rPr>
            <w:t xml:space="preserve">Theorem 38</w:t>
          </w:r>
        </w:ins>
      </w:hyperlink>
      <w:ins w:id="10920" w:author="PR Preview" w:date="2026-01-01T00:00:00Z">
        <w:r>
          <w:t xml:space="preserve">),</w:t>
        </w:r>
      </w:ins>
      <w:ins w:id="10921" w:author="PR Preview" w:date="2026-01-01T00:00:00Z">
        <w:r>
          <w:t xml:space="preserve"> </w:t>
        </w:r>
      </w:ins>
      <w:ins w:id="10922" w:author="PR Preview" w:date="2026-01-01T00:00:00Z">
        <w:r>
          <w:t xml:space="preserve">so it has a basis</w:t>
        </w:r>
      </w:ins>
      <w:ins w:id="10923" w:author="PR Preview" w:date="2026-01-01T00:00:00Z">
        <w:r>
          <w:t xml:space="preserve"> </w:t>
        </w:r>
      </w:ins>
      <w:ins w:id="10924" w:author="PR Preview" w:date="2026-01-01T00:00:00Z">
        <w:r>
          <w:t xml:space="preserve">$\mathord{\smash[b]{\underset{\raise.3ex\hbox{$\scriptstyle\sim$}}{c}}\vphantom{c}}_1, \ldots, \mathord{\smash[b]{\underset{\raise.3ex\hbox{$\scriptstyle\sim$}}{c}}\vphantom{c}}_r$</w:t>
        </w:r>
      </w:ins>
      <w:ins w:id="10925" w:author="PR Preview" w:date="2026-01-01T00:00:00Z">
        <w:r>
          <w:t xml:space="preserve"> </w:t>
        </w:r>
      </w:ins>
      <w:ins w:id="10926" w:author="PR Preview" w:date="2026-01-01T00:00:00Z">
        <w:r>
          <w:t xml:space="preserve">(</w:t>
        </w:r>
      </w:ins>
      <w:hyperlink w:anchor="thm-extend-basis">
        <w:ins w:id="10927" w:author="PR Preview" w:date="2026-01-01T00:00:00Z">
          <w:r>
            <w:rPr>
              <w:rStyle w:val="Hyperlink"/>
            </w:rPr>
            <w:t xml:space="preserve">Theorem 29</w:t>
          </w:r>
        </w:ins>
      </w:hyperlink>
      <w:ins w:id="10928" w:author="PR Preview" w:date="2026-01-01T00:00:00Z">
        <w:r>
          <w:t xml:space="preserve">);</w:t>
        </w:r>
      </w:ins>
      <w:ins w:id="10929" w:author="PR Preview" w:date="2026-01-01T00:00:00Z">
        <w:r>
          <w:t xml:space="preserve"> </w:t>
        </w:r>
      </w:ins>
      <w:ins w:id="10930" w:author="PR Preview" w:date="2026-01-01T00:00:00Z">
        <w:r>
          <w:t xml:space="preserve">let</w:t>
        </w:r>
      </w:ins>
      <w:ins w:id="10931" w:author="PR Preview" w:date="2026-01-01T00:00:00Z">
        <w:r>
          <w:t xml:space="preserve"> </w:t>
        </w:r>
      </w:ins>
      <m:oMath>
        <m:r>
          <m:rPr>
            <m:sty m:val="bi"/>
          </m:rPr>
          <m:t>C</m:t>
        </m:r>
      </m:oMath>
      <w:ins w:id="10932" w:author="PR Preview" w:date="2026-01-01T00:00:00Z">
        <w:r>
          <w:t xml:space="preserve"> </w:t>
        </w:r>
      </w:ins>
      <w:ins w:id="10933" w:author="PR Preview" w:date="2026-01-01T00:00:00Z">
        <w:r>
          <w:t xml:space="preserve">be the</w:t>
        </w:r>
      </w:ins>
      <w:ins w:id="10934" w:author="PR Preview" w:date="2026-01-01T00:00:00Z">
        <w:r>
          <w:t xml:space="preserve"> </w:t>
        </w:r>
      </w:ins>
      <m:oMath>
        <m:r>
          <m:t>m</m:t>
        </m:r>
        <m:r>
          <m:rPr>
            <m:sty m:val="p"/>
          </m:rPr>
          <m:t>×</m:t>
        </m:r>
        <m:r>
          <m:t>r</m:t>
        </m:r>
      </m:oMath>
      <w:ins w:id="10935" w:author="PR Preview" w:date="2026-01-01T00:00:00Z">
        <w:r>
          <w:t xml:space="preserve"> </w:t>
        </w:r>
      </w:ins>
      <w:ins w:id="10936" w:author="PR Preview" w:date="2026-01-01T00:00:00Z">
        <w:r>
          <w:t xml:space="preserve">matrix with these columns.</w:t>
        </w:r>
      </w:ins>
      <w:ins w:id="10937" w:author="PR Preview" w:date="2026-01-01T00:00:00Z">
        <w:r>
          <w:t xml:space="preserve"> </w:t>
        </w:r>
      </w:ins>
      <w:ins w:id="10938" w:author="PR Preview" w:date="2026-01-01T00:00:00Z">
        <w:r>
          <w:t xml:space="preserve">Each column</w:t>
        </w:r>
      </w:ins>
      <w:ins w:id="10939" w:author="PR Preview" w:date="2026-01-01T00:00:00Z">
        <w:r>
          <w:t xml:space="preserve"> </w:t>
        </w:r>
      </w:ins>
      <w:ins w:id="10940" w:author="PR Preview" w:date="2026-01-01T00:00:00Z">
        <w:r>
          <w:t xml:space="preserve">$\mathord{\smash[b]{\underset{\raise.3ex\hbox{$\scriptstyle\sim$}}{a}}\vphantom{a}}_j$</w:t>
        </w:r>
      </w:ins>
      <w:ins w:id="10941" w:author="PR Preview" w:date="2026-01-01T00:00:00Z">
        <w:r>
          <w:t xml:space="preserve"> </w:t>
        </w:r>
      </w:ins>
      <w:ins w:id="10942" w:author="PR Preview" w:date="2026-01-01T00:00:00Z">
        <w:r>
          <w:t xml:space="preserve">of</w:t>
        </w:r>
      </w:ins>
      <w:ins w:id="10943" w:author="PR Preview" w:date="2026-01-01T00:00:00Z">
        <w:r>
          <w:t xml:space="preserve"> </w:t>
        </w:r>
      </w:ins>
      <m:oMath>
        <m:r>
          <m:rPr>
            <m:sty m:val="bi"/>
          </m:rPr>
          <m:t>A</m:t>
        </m:r>
      </m:oMath>
      <w:ins w:id="10944" w:author="PR Preview" w:date="2026-01-01T00:00:00Z">
        <w:r>
          <w:t xml:space="preserve"> </w:t>
        </w:r>
      </w:ins>
      <w:ins w:id="10945" w:author="PR Preview" w:date="2026-01-01T00:00:00Z">
        <w:r>
          <w:t xml:space="preserve">is in</w:t>
        </w:r>
      </w:ins>
      <w:ins w:id="10946" w:author="PR Preview" w:date="2026-01-01T00:00:00Z">
        <w:r>
          <w:t xml:space="preserve"> </w:t>
        </w:r>
      </w:ins>
      <m:oMath>
        <m:r>
          <m:rPr>
            <m:scr m:val="script"/>
            <m:sty m:val="p"/>
          </m:rPr>
          <m:t>C</m:t>
        </m:r>
        <m:r>
          <m:rPr>
            <m:sty m:val="p"/>
          </m:rPr>
          <m:t>(</m:t>
        </m:r>
        <m:r>
          <m:rPr>
            <m:sty m:val="bi"/>
          </m:rPr>
          <m:t>A</m:t>
        </m:r>
        <m:r>
          <m:rPr>
            <m:sty m:val="p"/>
          </m:rPr>
          <m:t>)</m:t>
        </m:r>
      </m:oMath>
      <w:ins w:id="10947" w:author="PR Preview" w:date="2026-01-01T00:00:00Z">
        <w:r>
          <w:t xml:space="preserve">,</w:t>
        </w:r>
      </w:ins>
      <w:ins w:id="10948" w:author="PR Preview" w:date="2026-01-01T00:00:00Z">
        <w:r>
          <w:t xml:space="preserve"> </w:t>
        </w:r>
      </w:ins>
      <w:ins w:id="10949" w:author="PR Preview" w:date="2026-01-01T00:00:00Z">
        <w:r>
          <w:t xml:space="preserve">so</w:t>
        </w:r>
      </w:ins>
      <w:ins w:id="10950" w:author="PR Preview" w:date="2026-01-01T00:00:00Z">
        <w:r>
          <w:t xml:space="preserve"> </w:t>
        </w:r>
      </w:ins>
      <w:ins w:id="10951" w:author="PR Preview" w:date="2026-01-01T00:00:00Z">
        <w:r>
          <w:t xml:space="preserve">$\mathord{\smash[b]{\underset{\raise.3ex\hbox{$\scriptstyle\sim$}}{a}}\vphantom{a}}_j = r_{1j} \mathord{\smash[b]{\underset{\raise.3ex\hbox{$\scriptstyle\sim$}}{c}}\vphantom{c}}_1 + \cdots + r_{rj} \mathord{\smash[b]{\underset{\raise.3ex\hbox{$\scriptstyle\sim$}}{c}}\vphantom{c}}_r$</w:t>
        </w:r>
      </w:ins>
      <w:ins w:id="10952" w:author="PR Preview" w:date="2026-01-01T00:00:00Z">
        <w:r>
          <w:t xml:space="preserve"> </w:t>
        </w:r>
      </w:ins>
      <w:ins w:id="10953" w:author="PR Preview" w:date="2026-01-01T00:00:00Z">
        <w:r>
          <w:t xml:space="preserve">for some numbers</w:t>
        </w:r>
      </w:ins>
      <w:ins w:id="10954" w:author="PR Preview" w:date="2026-01-01T00:00:00Z">
        <w:r>
          <w:t xml:space="preserve"> </w:t>
        </w:r>
      </w:ins>
      <m:oMath>
        <m:sSub>
          <m:e>
            <m:r>
              <m:t>r</m:t>
            </m:r>
          </m:e>
          <m:sub>
            <m:r>
              <m:t>i</m:t>
            </m:r>
            <m:r>
              <m:t>j</m:t>
            </m:r>
          </m:sub>
        </m:sSub>
      </m:oMath>
      <w:ins w:id="10955" w:author="PR Preview" w:date="2026-01-01T00:00:00Z">
        <w:r>
          <w:t xml:space="preserve">,</w:t>
        </w:r>
      </w:ins>
      <w:ins w:id="10956" w:author="PR Preview" w:date="2026-01-01T00:00:00Z">
        <w:r>
          <w:t xml:space="preserve"> </w:t>
        </w:r>
      </w:ins>
      <w:ins w:id="10957" w:author="PR Preview" w:date="2026-01-01T00:00:00Z">
        <w:r>
          <w:t xml:space="preserve">because the basis spans</w:t>
        </w:r>
      </w:ins>
      <w:ins w:id="10958" w:author="PR Preview" w:date="2026-01-01T00:00:00Z">
        <w:r>
          <w:t xml:space="preserve"> </w:t>
        </w:r>
      </w:ins>
      <m:oMath>
        <m:r>
          <m:rPr>
            <m:scr m:val="script"/>
            <m:sty m:val="p"/>
          </m:rPr>
          <m:t>C</m:t>
        </m:r>
        <m:r>
          <m:rPr>
            <m:sty m:val="p"/>
          </m:rPr>
          <m:t>(</m:t>
        </m:r>
        <m:r>
          <m:rPr>
            <m:sty m:val="bi"/>
          </m:rPr>
          <m:t>A</m:t>
        </m:r>
        <m:r>
          <m:rPr>
            <m:sty m:val="p"/>
          </m:rPr>
          <m:t>)</m:t>
        </m:r>
      </m:oMath>
      <w:ins w:id="10959" w:author="PR Preview" w:date="2026-01-01T00:00:00Z">
        <w:r>
          <w:t xml:space="preserve">.</w:t>
        </w:r>
      </w:ins>
      <w:ins w:id="10960" w:author="PR Preview" w:date="2026-01-01T00:00:00Z">
        <w:r>
          <w:t xml:space="preserve"> </w:t>
        </w:r>
      </w:ins>
      <w:ins w:id="10961" w:author="PR Preview" w:date="2026-01-01T00:00:00Z">
        <w:r>
          <w:t xml:space="preserve">Let</w:t>
        </w:r>
      </w:ins>
      <w:ins w:id="10962" w:author="PR Preview" w:date="2026-01-01T00:00:00Z">
        <w:r>
          <w:t xml:space="preserve"> </w:t>
        </w:r>
      </w:ins>
      <m:oMath>
        <m:r>
          <m:rPr>
            <m:sty m:val="bi"/>
          </m:rPr>
          <m:t>R</m:t>
        </m:r>
      </m:oMath>
      <w:ins w:id="10963" w:author="PR Preview" w:date="2026-01-01T00:00:00Z">
        <w:r>
          <w:t xml:space="preserve"> </w:t>
        </w:r>
      </w:ins>
      <w:ins w:id="10964" w:author="PR Preview" w:date="2026-01-01T00:00:00Z">
        <w:r>
          <w:t xml:space="preserve">be the</w:t>
        </w:r>
      </w:ins>
      <w:ins w:id="10965" w:author="PR Preview" w:date="2026-01-01T00:00:00Z">
        <w:r>
          <w:t xml:space="preserve"> </w:t>
        </w:r>
      </w:ins>
      <m:oMath>
        <m:r>
          <m:t>r</m:t>
        </m:r>
        <m:r>
          <m:rPr>
            <m:sty m:val="p"/>
          </m:rPr>
          <m:t>×</m:t>
        </m:r>
        <m:r>
          <m:t>n</m:t>
        </m:r>
      </m:oMath>
      <w:ins w:id="10966" w:author="PR Preview" w:date="2026-01-01T00:00:00Z">
        <w:r>
          <w:t xml:space="preserve"> </w:t>
        </w:r>
      </w:ins>
      <w:ins w:id="10967" w:author="PR Preview" w:date="2026-01-01T00:00:00Z">
        <w:r>
          <w:t xml:space="preserve">matrix with entries</w:t>
        </w:r>
      </w:ins>
      <w:ins w:id="10968" w:author="PR Preview" w:date="2026-01-01T00:00:00Z">
        <w:r>
          <w:t xml:space="preserve"> </w:t>
        </w:r>
      </w:ins>
      <m:oMath>
        <m:sSub>
          <m:e>
            <m:r>
              <m:t>r</m:t>
            </m:r>
          </m:e>
          <m:sub>
            <m:r>
              <m:t>i</m:t>
            </m:r>
            <m:r>
              <m:t>j</m:t>
            </m:r>
          </m:sub>
        </m:sSub>
      </m:oMath>
      <w:ins w:id="10969" w:author="PR Preview" w:date="2026-01-01T00:00:00Z">
        <w:r>
          <w:t xml:space="preserve">,</w:t>
        </w:r>
      </w:ins>
      <w:ins w:id="10970" w:author="PR Preview" w:date="2026-01-01T00:00:00Z">
        <w:r>
          <w:t xml:space="preserve"> </w:t>
        </w:r>
      </w:ins>
      <w:ins w:id="10971" w:author="PR Preview" w:date="2026-01-01T00:00:00Z">
        <w:r>
          <w:t xml:space="preserve">whose column</w:t>
        </w:r>
      </w:ins>
      <w:ins w:id="10972" w:author="PR Preview" w:date="2026-01-01T00:00:00Z">
        <w:r>
          <w:t xml:space="preserve"> </w:t>
        </w:r>
      </w:ins>
      <m:oMath>
        <m:r>
          <m:t>j</m:t>
        </m:r>
      </m:oMath>
      <w:ins w:id="10973" w:author="PR Preview" w:date="2026-01-01T00:00:00Z">
        <w:r>
          <w:t xml:space="preserve"> </w:t>
        </w:r>
      </w:ins>
      <w:ins w:id="10974" w:author="PR Preview" w:date="2026-01-01T00:00:00Z">
        <w:r>
          <w:t xml:space="preserve">is</w:t>
        </w:r>
      </w:ins>
      <w:ins w:id="10975" w:author="PR Preview" w:date="2026-01-01T00:00:00Z">
        <w:r>
          <w:t xml:space="preserve"> </w:t>
        </w:r>
      </w:ins>
      <w:ins w:id="10976" w:author="PR Preview" w:date="2026-01-01T00:00:00Z">
        <w:r>
          <w:t xml:space="preserve">$\mathord{\smash[b]{\underset{\raise.3ex\hbox{$\scriptstyle\sim$}}{r}}\vphantom{r}}_j = (r_{1j}, \ldots, r_{rj})$</w:t>
        </w:r>
      </w:ins>
      <w:ins w:id="10977" w:author="PR Preview" w:date="2026-01-01T00:00:00Z">
        <w:r>
          <w:t xml:space="preserve">.</w:t>
        </w:r>
      </w:ins>
      <w:ins w:id="10978" w:author="PR Preview" w:date="2026-01-01T00:00:00Z">
        <w:r>
          <w:t xml:space="preserve"> </w:t>
        </w:r>
      </w:ins>
      <w:ins w:id="10979" w:author="PR Preview" w:date="2026-01-01T00:00:00Z">
        <w:r>
          <w:t xml:space="preserve">Then column</w:t>
        </w:r>
      </w:ins>
      <w:ins w:id="10980" w:author="PR Preview" w:date="2026-01-01T00:00:00Z">
        <w:r>
          <w:t xml:space="preserve"> </w:t>
        </w:r>
      </w:ins>
      <m:oMath>
        <m:r>
          <m:t>j</m:t>
        </m:r>
      </m:oMath>
      <w:ins w:id="10981" w:author="PR Preview" w:date="2026-01-01T00:00:00Z">
        <w:r>
          <w:t xml:space="preserve"> </w:t>
        </w:r>
      </w:ins>
      <w:ins w:id="10982" w:author="PR Preview" w:date="2026-01-01T00:00:00Z">
        <w:r>
          <w:t xml:space="preserve">of</w:t>
        </w:r>
      </w:ins>
      <w:ins w:id="10983" w:author="PR Preview" w:date="2026-01-01T00:00:00Z">
        <w:r>
          <w:t xml:space="preserve"> </w:t>
        </w:r>
      </w:ins>
      <m:oMath>
        <m:r>
          <m:rPr>
            <m:sty m:val="bi"/>
          </m:rPr>
          <m:t>C</m:t>
        </m:r>
        <m:r>
          <m:rPr>
            <m:sty m:val="bi"/>
          </m:rPr>
          <m:t>R</m:t>
        </m:r>
      </m:oMath>
      <w:ins w:id="10984" w:author="PR Preview" w:date="2026-01-01T00:00:00Z">
        <w:r>
          <w:t xml:space="preserve"> </w:t>
        </w:r>
      </w:ins>
      <w:ins w:id="10985" w:author="PR Preview" w:date="2026-01-01T00:00:00Z">
        <w:r>
          <w:t xml:space="preserve">is</w:t>
        </w:r>
      </w:ins>
    </w:p>
    <w:p>
      <w:pPr>
        <w:pStyle w:val="BodyText"/>
      </w:pPr>
      <w:ins w:id="10986" w:author="PR Preview" w:date="2026-01-01T00:00:00Z">
        <w:r>
          <w:t xml:space="preserve">$$
    \begin{aligned}
    \mathbf{C} \mathord{\smash[b]{\underset{\raise.3ex\hbox{$\scriptstyle\sim$}}{r}}\vphantom{r}}_j
    &amp;= r_{1j} \mathord{\smash[b]{\underset{\raise.3ex\hbox{$\scriptstyle\sim$}}{c}}\vphantom{c}}_1 + \cdots + r_{rj} \mathord{\smash[b]{\underset{\raise.3ex\hbox{$\scriptstyle\sim$}}{c}}\vphantom{c}}_r
    &amp;&amp; \text{(}\text{Theorem~23}\text{)}
    \\
    &amp;= \mathord{\smash[b]{\underset{\raise.3ex\hbox{$\scriptstyle\sim$}}{a}}\vphantom{a}}_j,
    &amp;&amp; \text{(choice of the } r_{ij} \text{)}
    \end{aligned}
    $$</w:t>
        </w:r>
      </w:ins>
    </w:p>
    <w:p>
      <w:pPr>
        <w:pStyle w:val="FirstParagraph"/>
      </w:pPr>
      <w:r>
        <w:t xml:space="preserve">so</w:t>
      </w:r>
      <w:r>
        <w:t xml:space="preserve"> </w:t>
      </w:r>
      <m:oMath>
        <m:r>
          <m:rPr>
            <m:sty m:val="bi"/>
          </m:rPr>
          <m:t>C</m:t>
        </m:r>
        <m:r>
          <m:rPr>
            <m:sty m:val="bi"/>
          </m:rPr>
          <m:t>R</m:t>
        </m:r>
        <m:r>
          <m:rPr>
            <m:sty m:val="p"/>
          </m:rPr>
          <m:t>=</m:t>
        </m:r>
        <m:r>
          <m:rPr>
            <m:sty m:val="bi"/>
          </m:rPr>
          <m:t>A</m:t>
        </m:r>
      </m:oMath>
      <w:r>
        <w:t xml:space="preserve">.</w:t>
      </w:r>
    </w:p>
    <w:bookmarkStart w:id="298" w:name="exm-rank-factorization-construct"/>
    <w:p>
      <w:pPr>
        <w:pStyle w:val="BodyText"/>
      </w:pPr>
      <w:del w:id="10987" w:author="PR Preview" w:date="2026-01-01T00:00:00Z">
        <w:r>
          <w:rPr>
            <w:b/>
            <w:bCs/>
          </w:rPr>
          <w:delText xml:space="preserve">Example 78 (Building a rank factorization from a basis)</w:delText>
        </w:r>
      </w:del>
      <w:del w:id="10988" w:author="PR Preview" w:date="2026-01-01T00:00:00Z">
        <w:r>
          <w:delText xml:space="preserve"> </w:delText>
        </w:r>
      </w:del>
      <w:del w:id="10989" w:author="PR Preview" w:date="2026-01-01T00:00:00Z">
        <w:r>
          <w:delText xml:space="preserve">For</w:delText>
        </w:r>
      </w:del>
      <w:del w:id="10990" w:author="PR Preview" w:date="2026-01-01T00:00:00Z">
        <w:r>
          <w:delText xml:space="preserve"> </w:delText>
        </w:r>
      </w:del>
      <m:oMath>
        <m:r>
          <m:rPr>
            <m:sty m:val="bi"/>
          </m:rPr>
          <m:t>A</m:t>
        </m:r>
      </m:oMath>
      <w:del w:id="10991" w:author="PR Preview" w:date="2026-01-01T00:00:00Z">
        <w:r>
          <w:delText xml:space="preserve"> </w:delText>
        </w:r>
      </w:del>
      <w:del w:id="10992" w:author="PR Preview" w:date="2026-01-01T00:00:00Z">
        <w:r>
          <w:delText xml:space="preserve">in</w:delText>
        </w:r>
      </w:del>
      <w:del w:id="10993" w:author="PR Preview" w:date="2026-01-01T00:00:00Z">
        <w:r>
          <w:delText xml:space="preserve"> </w:delText>
        </w:r>
      </w:del>
      <w:hyperlink w:anchor="exm-column-space">
        <w:del w:id="10994" w:author="PR Preview" w:date="2026-01-01T00:00:00Z">
          <w:r>
            <w:rPr>
              <w:rStyle w:val="Hyperlink"/>
            </w:rPr>
            <w:delText xml:space="preserve">Example 56</w:delText>
          </w:r>
        </w:del>
      </w:hyperlink>
      <w:del w:id="10995" w:author="PR Preview" w:date="2026-01-01T00:00:00Z">
        <w:r>
          <w:delText xml:space="preserve">,</w:delText>
        </w:r>
      </w:del>
      <w:del w:id="10996" w:author="PR Preview" w:date="2026-01-01T00:00:00Z">
        <w:r>
          <w:delText xml:space="preserve"> </w:delText>
        </w:r>
      </w:del>
      <m:oMath>
        <m:r>
          <m:rPr>
            <m:sty m:val="p"/>
          </m:rPr>
          <m:t>(</m:t>
        </m:r>
        <m:r>
          <m:t>1</m:t>
        </m:r>
        <m:r>
          <m:rPr>
            <m:sty m:val="p"/>
          </m:rPr>
          <m:t>,</m:t>
        </m:r>
        <m:r>
          <m:t>3</m:t>
        </m:r>
        <m:r>
          <m:rPr>
            <m:sty m:val="p"/>
          </m:rPr>
          <m:t>)</m:t>
        </m:r>
      </m:oMath>
      <w:del w:id="10997" w:author="PR Preview" w:date="2026-01-01T00:00:00Z">
        <w:r>
          <w:delText xml:space="preserve"> </w:delText>
        </w:r>
      </w:del>
      <w:del w:id="10998" w:author="PR Preview" w:date="2026-01-01T00:00:00Z">
        <w:r>
          <w:delText xml:space="preserve">spans</w:delText>
        </w:r>
      </w:del>
      <w:del w:id="10999" w:author="PR Preview" w:date="2026-01-01T00:00:00Z">
        <w:r>
          <w:delText xml:space="preserve"> </w:delText>
        </w:r>
      </w:del>
      <m:oMath>
        <m:r>
          <m:rPr>
            <m:scr m:val="script"/>
            <m:sty m:val="p"/>
          </m:rPr>
          <m:t>C</m:t>
        </m:r>
        <m:r>
          <m:rPr>
            <m:sty m:val="p"/>
          </m:rPr>
          <m:t>(</m:t>
        </m:r>
        <m:r>
          <m:rPr>
            <m:sty m:val="bi"/>
          </m:rPr>
          <m:t>A</m:t>
        </m:r>
        <m:r>
          <m:rPr>
            <m:sty m:val="p"/>
          </m:rPr>
          <m:t>)</m:t>
        </m:r>
      </m:oMath>
      <w:del w:id="11000" w:author="PR Preview" w:date="2026-01-01T00:00:00Z">
        <w:r>
          <w:delText xml:space="preserve"> </w:delText>
        </w:r>
      </w:del>
      <w:del w:id="11001" w:author="PR Preview" w:date="2026-01-01T00:00:00Z">
        <w:r>
          <w:delText xml:space="preserve">(1),</w:delText>
        </w:r>
      </w:del>
      <w:del w:id="11002" w:author="PR Preview" w:date="2026-01-01T00:00:00Z">
        <w:r>
          <w:delText xml:space="preserve"> </w:delText>
        </w:r>
      </w:del>
      <w:del w:id="11003" w:author="PR Preview" w:date="2026-01-01T00:00:00Z">
        <w:r>
          <w:delText xml:space="preserve">and it is linearly independent because it is nonzero</w:delText>
        </w:r>
      </w:del>
      <w:del w:id="11004" w:author="PR Preview" w:date="2026-01-01T00:00:00Z">
        <w:r>
          <w:delText xml:space="preserve"> </w:delText>
        </w:r>
      </w:del>
      <w:del w:id="11005" w:author="PR Preview" w:date="2026-01-01T00:00:00Z">
        <w:r>
          <w:delText xml:space="preserve">(</w:delText>
        </w:r>
      </w:del>
      <m:oMath>
        <m:r>
          <m:t>c</m:t>
        </m:r>
        <m:r>
          <m:t> </m:t>
        </m:r>
        <m:r>
          <m:rPr>
            <m:sty m:val="p"/>
          </m:rPr>
          <m:t>(</m:t>
        </m:r>
        <m:r>
          <m:t>1</m:t>
        </m:r>
        <m:r>
          <m:rPr>
            <m:sty m:val="p"/>
          </m:rPr>
          <m:t>,</m:t>
        </m:r>
        <m:r>
          <m:t>3</m:t>
        </m:r>
        <m:r>
          <m:rPr>
            <m:sty m:val="p"/>
          </m:rPr>
          <m:t>)</m:t>
        </m:r>
        <m:r>
          <m:rPr>
            <m:sty m:val="p"/>
          </m:rPr>
          <m:t>=</m:t>
        </m:r>
        <m:sSub>
          <m:e>
            <m:limLow>
              <m:e>
                <m:r>
                  <m:t>0</m:t>
                </m:r>
              </m:e>
              <m:lim>
                <m:r>
                  <m:rPr>
                    <m:sty m:val="p"/>
                  </m:rPr>
                  <m:t>∼</m:t>
                </m:r>
              </m:lim>
            </m:limLow>
          </m:e>
          <m:sub>
            <m:r>
              <m:t>2</m:t>
            </m:r>
          </m:sub>
        </m:sSub>
      </m:oMath>
      <w:del w:id="11006" w:author="PR Preview" w:date="2026-01-01T00:00:00Z">
        <w:r>
          <w:delText xml:space="preserve"> </w:delText>
        </w:r>
      </w:del>
      <w:del w:id="11007" w:author="PR Preview" w:date="2026-01-01T00:00:00Z">
        <w:r>
          <w:delText xml:space="preserve">forces</w:delText>
        </w:r>
      </w:del>
      <w:del w:id="11008" w:author="PR Preview" w:date="2026-01-01T00:00:00Z">
        <w:r>
          <w:delText xml:space="preserve"> </w:delText>
        </w:r>
      </w:del>
      <m:oMath>
        <m:r>
          <m:t>c</m:t>
        </m:r>
        <m:r>
          <m:rPr>
            <m:sty m:val="p"/>
          </m:rPr>
          <m:t>=</m:t>
        </m:r>
        <m:r>
          <m:t>0</m:t>
        </m:r>
      </m:oMath>
      <w:del w:id="11009" w:author="PR Preview" w:date="2026-01-01T00:00:00Z">
        <w:r>
          <w:delText xml:space="preserve">),</w:delText>
        </w:r>
      </w:del>
      <w:del w:id="11010" w:author="PR Preview" w:date="2026-01-01T00:00:00Z">
        <w:r>
          <w:delText xml:space="preserve"> </w:delText>
        </w:r>
      </w:del>
      <w:del w:id="11011" w:author="PR Preview" w:date="2026-01-01T00:00:00Z">
        <w:r>
          <w:delText xml:space="preserve">so it is a basis of</w:delText>
        </w:r>
      </w:del>
      <w:del w:id="11012" w:author="PR Preview" w:date="2026-01-01T00:00:00Z">
        <w:r>
          <w:delText xml:space="preserve"> </w:delText>
        </w:r>
      </w:del>
      <m:oMath>
        <m:r>
          <m:rPr>
            <m:scr m:val="script"/>
            <m:sty m:val="p"/>
          </m:rPr>
          <m:t>C</m:t>
        </m:r>
        <m:r>
          <m:rPr>
            <m:sty m:val="p"/>
          </m:rPr>
          <m:t>(</m:t>
        </m:r>
        <m:r>
          <m:rPr>
            <m:sty m:val="bi"/>
          </m:rPr>
          <m:t>A</m:t>
        </m:r>
        <m:r>
          <m:rPr>
            <m:sty m:val="p"/>
          </m:rPr>
          <m:t>)</m:t>
        </m:r>
      </m:oMath>
      <w:del w:id="11013" w:author="PR Preview" w:date="2026-01-01T00:00:00Z">
        <w:r>
          <w:delText xml:space="preserve">.</w:delText>
        </w:r>
      </w:del>
      <w:del w:id="11014" w:author="PR Preview" w:date="2026-01-01T00:00:00Z">
        <w:r>
          <w:delText xml:space="preserve"> </w:delText>
        </w:r>
      </w:del>
      <w:del w:id="11015" w:author="PR Preview" w:date="2026-01-01T00:00:00Z">
        <w:r>
          <w:delText xml:space="preserve">The columns of</w:delText>
        </w:r>
      </w:del>
      <w:del w:id="11016" w:author="PR Preview" w:date="2026-01-01T00:00:00Z">
        <w:r>
          <w:delText xml:space="preserve"> </w:delText>
        </w:r>
      </w:del>
      <m:oMath>
        <m:r>
          <m:rPr>
            <m:sty m:val="bi"/>
          </m:rPr>
          <m:t>A</m:t>
        </m:r>
      </m:oMath>
      <w:del w:id="11017" w:author="PR Preview" w:date="2026-01-01T00:00:00Z">
        <w:r>
          <w:delText xml:space="preserve"> </w:delText>
        </w:r>
      </w:del>
      <w:del w:id="11018" w:author="PR Preview" w:date="2026-01-01T00:00:00Z">
        <w:r>
          <w:delText xml:space="preserve">are</w:delText>
        </w:r>
      </w:del>
      <w:del w:id="11019" w:author="PR Preview" w:date="2026-01-01T00:00:00Z">
        <w:r>
          <w:delText xml:space="preserve"> </w:delText>
        </w:r>
      </w:del>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del w:id="11020" w:author="PR Preview" w:date="2026-01-01T00:00:00Z">
        <w:r>
          <w:delText xml:space="preserve">,</w:delText>
        </w:r>
      </w:del>
      <w:del w:id="11021"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022" w:author="PR Preview" w:date="2026-01-01T00:00:00Z">
        <w:r>
          <w:delText xml:space="preserve"> </w:delText>
        </w:r>
      </w:del>
      <w:del w:id="11023" w:author="PR Preview" w:date="2026-01-01T00:00:00Z">
        <w:r>
          <w:delText xml:space="preserve">and</w:delText>
        </w:r>
      </w:del>
      <w:del w:id="11024" w:author="PR Preview" w:date="2026-01-01T00:00:00Z">
        <w:r>
          <w:delText xml:space="preserve"> </w:delText>
        </w:r>
      </w:del>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del w:id="11025" w:author="PR Preview" w:date="2026-01-01T00:00:00Z">
        <w:r>
          <w:delText xml:space="preserve">,</w:delText>
        </w:r>
      </w:del>
      <w:del w:id="11026" w:author="PR Preview" w:date="2026-01-01T00:00:00Z">
        <w:r>
          <w:delText xml:space="preserve"> </w:delText>
        </w:r>
      </w:del>
      <w:del w:id="11027" w:author="PR Preview" w:date="2026-01-01T00:00:00Z">
        <w:r>
          <w:delText xml:space="preserve">so the construction in</w:delText>
        </w:r>
      </w:del>
      <w:del w:id="11028" w:author="PR Preview" w:date="2026-01-01T00:00:00Z">
        <w:r>
          <w:delText xml:space="preserve"> </w:delText>
        </w:r>
      </w:del>
      <w:hyperlink w:anchor="thm-rank-factorization">
        <w:del w:id="11029" w:author="PR Preview" w:date="2026-01-01T00:00:00Z">
          <w:r>
            <w:rPr>
              <w:rStyle w:val="Hyperlink"/>
            </w:rPr>
            <w:delText xml:space="preserve">Theorem 45</w:delText>
          </w:r>
        </w:del>
      </w:hyperlink>
      <w:del w:id="11030" w:author="PR Preview" w:date="2026-01-01T00:00:00Z">
        <w:r>
          <w:delText xml:space="preserve"> </w:delText>
        </w:r>
      </w:del>
      <w:del w:id="11031" w:author="PR Preview" w:date="2026-01-01T00:00:00Z">
        <w:r>
          <w:delText xml:space="preserve">gives</w:delText>
        </w:r>
      </w:del>
      <w:del w:id="11032"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del w:id="11033" w:author="PR Preview" w:date="2026-01-01T00:00:00Z">
        <w:r>
          <w:delText xml:space="preserve"> </w:delText>
        </w:r>
      </w:del>
      <w:del w:id="11034" w:author="PR Preview" w:date="2026-01-01T00:00:00Z">
        <w:r>
          <w:delText xml:space="preserve">and</w:delText>
        </w:r>
      </w:del>
      <w:del w:id="11035"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del w:id="11036" w:author="PR Preview" w:date="2026-01-01T00:00:00Z">
        <w:r>
          <w:delText xml:space="preserve">,</w:delText>
        </w:r>
      </w:del>
      <w:del w:id="11037" w:author="PR Preview" w:date="2026-01-01T00:00:00Z">
        <w:r>
          <w:delText xml:space="preserve"> </w:delText>
        </w:r>
      </w:del>
      <w:del w:id="11038" w:author="PR Preview" w:date="2026-01-01T00:00:00Z">
        <w:r>
          <w:delText xml:space="preserve">the factorization in</w:delText>
        </w:r>
      </w:del>
      <w:del w:id="11039" w:author="PR Preview" w:date="2026-01-01T00:00:00Z">
        <w:r>
          <w:delText xml:space="preserve"> </w:delText>
        </w:r>
      </w:del>
      <w:hyperlink w:anchor="exm-rank-factorization">
        <w:del w:id="11040" w:author="PR Preview" w:date="2026-01-01T00:00:00Z">
          <w:r>
            <w:rPr>
              <w:rStyle w:val="Hyperlink"/>
            </w:rPr>
            <w:delText xml:space="preserve">Example 77</w:delText>
          </w:r>
        </w:del>
      </w:hyperlink>
      <w:del w:id="11041" w:author="PR Preview" w:date="2026-01-01T00:00:00Z">
        <w:r>
          <w:delText xml:space="preserve">.</w:delText>
        </w:r>
      </w:del>
    </w:p>
    <w:p>
      <w:pPr>
        <w:pStyle w:val="BodyText"/>
      </w:pPr>
      <w:ins w:id="11042" w:author="PR Preview" w:date="2026-01-01T00:00:00Z">
        <w:r>
          <w:rPr>
            <w:b/>
            <w:bCs/>
          </w:rPr>
          <w:t xml:space="preserve">Example 78 (Building a rank factorization from a basis)</w:t>
        </w:r>
      </w:ins>
      <w:ins w:id="11043" w:author="PR Preview" w:date="2026-01-01T00:00:00Z">
        <w:r>
          <w:t xml:space="preserve"> </w:t>
        </w:r>
      </w:ins>
      <w:ins w:id="11044" w:author="PR Preview" w:date="2026-01-01T00:00:00Z">
        <w:r>
          <w:t xml:space="preserve">For</w:t>
        </w:r>
      </w:ins>
      <w:ins w:id="11045" w:author="PR Preview" w:date="2026-01-01T00:00:00Z">
        <w:r>
          <w:t xml:space="preserve"> </w:t>
        </w:r>
      </w:ins>
      <m:oMath>
        <m:r>
          <m:rPr>
            <m:sty m:val="bi"/>
          </m:rPr>
          <m:t>A</m:t>
        </m:r>
      </m:oMath>
      <w:ins w:id="11046" w:author="PR Preview" w:date="2026-01-01T00:00:00Z">
        <w:r>
          <w:t xml:space="preserve"> </w:t>
        </w:r>
      </w:ins>
      <w:ins w:id="11047" w:author="PR Preview" w:date="2026-01-01T00:00:00Z">
        <w:r>
          <w:t xml:space="preserve">in</w:t>
        </w:r>
      </w:ins>
      <w:ins w:id="11048" w:author="PR Preview" w:date="2026-01-01T00:00:00Z">
        <w:r>
          <w:t xml:space="preserve"> </w:t>
        </w:r>
      </w:ins>
      <w:hyperlink w:anchor="exm-column-space">
        <w:ins w:id="11049" w:author="PR Preview" w:date="2026-01-01T00:00:00Z">
          <w:r>
            <w:rPr>
              <w:rStyle w:val="Hyperlink"/>
            </w:rPr>
            <w:t xml:space="preserve">Example 56</w:t>
          </w:r>
        </w:ins>
      </w:hyperlink>
      <w:ins w:id="11050" w:author="PR Preview" w:date="2026-01-01T00:00:00Z">
        <w:r>
          <w:t xml:space="preserve">,</w:t>
        </w:r>
      </w:ins>
      <w:ins w:id="11051" w:author="PR Preview" w:date="2026-01-01T00:00:00Z">
        <w:r>
          <w:t xml:space="preserve"> </w:t>
        </w:r>
      </w:ins>
      <m:oMath>
        <m:r>
          <m:rPr>
            <m:sty m:val="p"/>
          </m:rPr>
          <m:t>(</m:t>
        </m:r>
        <m:r>
          <m:t>1</m:t>
        </m:r>
        <m:r>
          <m:rPr>
            <m:sty m:val="p"/>
          </m:rPr>
          <m:t>,</m:t>
        </m:r>
        <m:r>
          <m:t>3</m:t>
        </m:r>
        <m:r>
          <m:rPr>
            <m:sty m:val="p"/>
          </m:rPr>
          <m:t>)</m:t>
        </m:r>
      </m:oMath>
      <w:ins w:id="11052" w:author="PR Preview" w:date="2026-01-01T00:00:00Z">
        <w:r>
          <w:t xml:space="preserve"> </w:t>
        </w:r>
      </w:ins>
      <w:ins w:id="11053" w:author="PR Preview" w:date="2026-01-01T00:00:00Z">
        <w:r>
          <w:t xml:space="preserve">spans</w:t>
        </w:r>
      </w:ins>
      <w:ins w:id="11054" w:author="PR Preview" w:date="2026-01-01T00:00:00Z">
        <w:r>
          <w:t xml:space="preserve"> </w:t>
        </w:r>
      </w:ins>
      <m:oMath>
        <m:r>
          <m:rPr>
            <m:scr m:val="script"/>
            <m:sty m:val="p"/>
          </m:rPr>
          <m:t>C</m:t>
        </m:r>
        <m:r>
          <m:rPr>
            <m:sty m:val="p"/>
          </m:rPr>
          <m:t>(</m:t>
        </m:r>
        <m:r>
          <m:rPr>
            <m:sty m:val="bi"/>
          </m:rPr>
          <m:t>A</m:t>
        </m:r>
        <m:r>
          <m:rPr>
            <m:sty m:val="p"/>
          </m:rPr>
          <m:t>)</m:t>
        </m:r>
      </m:oMath>
      <w:ins w:id="11055" w:author="PR Preview" w:date="2026-01-01T00:00:00Z">
        <w:r>
          <w:t xml:space="preserve"> </w:t>
        </w:r>
      </w:ins>
      <w:ins w:id="11056" w:author="PR Preview" w:date="2026-01-01T00:00:00Z">
        <w:r>
          <w:t xml:space="preserve">(1),</w:t>
        </w:r>
      </w:ins>
      <w:ins w:id="11057" w:author="PR Preview" w:date="2026-01-01T00:00:00Z">
        <w:r>
          <w:t xml:space="preserve"> </w:t>
        </w:r>
      </w:ins>
      <w:ins w:id="11058" w:author="PR Preview" w:date="2026-01-01T00:00:00Z">
        <w:r>
          <w:t xml:space="preserve">and it is linearly independent because it is nonzero</w:t>
        </w:r>
      </w:ins>
      <w:ins w:id="11059" w:author="PR Preview" w:date="2026-01-01T00:00:00Z">
        <w:r>
          <w:t xml:space="preserve"> </w:t>
        </w:r>
      </w:ins>
      <w:ins w:id="11060" w:author="PR Preview" w:date="2026-01-01T00:00:00Z">
        <w:r>
          <w:t xml:space="preserve">(</w:t>
        </w:r>
      </w:ins>
      <w:ins w:id="11061" w:author="PR Preview" w:date="2026-01-01T00:00:00Z">
        <w:r>
          <w:t xml:space="preserve">$c\,(1, 3) = \mathord{\smash[b]{\underset{\raise.3ex\hbox{$\scriptstyle\sim$}}{0}}\vphantom{0}}_2$</w:t>
        </w:r>
      </w:ins>
      <w:ins w:id="11062" w:author="PR Preview" w:date="2026-01-01T00:00:00Z">
        <w:r>
          <w:t xml:space="preserve"> </w:t>
        </w:r>
      </w:ins>
      <w:ins w:id="11063" w:author="PR Preview" w:date="2026-01-01T00:00:00Z">
        <w:r>
          <w:t xml:space="preserve">forces</w:t>
        </w:r>
      </w:ins>
      <w:ins w:id="11064" w:author="PR Preview" w:date="2026-01-01T00:00:00Z">
        <w:r>
          <w:t xml:space="preserve"> </w:t>
        </w:r>
      </w:ins>
      <m:oMath>
        <m:r>
          <m:t>c</m:t>
        </m:r>
        <m:r>
          <m:rPr>
            <m:sty m:val="p"/>
          </m:rPr>
          <m:t>=</m:t>
        </m:r>
        <m:r>
          <m:t>0</m:t>
        </m:r>
      </m:oMath>
      <w:ins w:id="11065" w:author="PR Preview" w:date="2026-01-01T00:00:00Z">
        <w:r>
          <w:t xml:space="preserve">),</w:t>
        </w:r>
      </w:ins>
      <w:ins w:id="11066" w:author="PR Preview" w:date="2026-01-01T00:00:00Z">
        <w:r>
          <w:t xml:space="preserve"> </w:t>
        </w:r>
      </w:ins>
      <w:ins w:id="11067" w:author="PR Preview" w:date="2026-01-01T00:00:00Z">
        <w:r>
          <w:t xml:space="preserve">so it is a basis of</w:t>
        </w:r>
      </w:ins>
      <w:ins w:id="11068" w:author="PR Preview" w:date="2026-01-01T00:00:00Z">
        <w:r>
          <w:t xml:space="preserve"> </w:t>
        </w:r>
      </w:ins>
      <m:oMath>
        <m:r>
          <m:rPr>
            <m:scr m:val="script"/>
            <m:sty m:val="p"/>
          </m:rPr>
          <m:t>C</m:t>
        </m:r>
        <m:r>
          <m:rPr>
            <m:sty m:val="p"/>
          </m:rPr>
          <m:t>(</m:t>
        </m:r>
        <m:r>
          <m:rPr>
            <m:sty m:val="bi"/>
          </m:rPr>
          <m:t>A</m:t>
        </m:r>
        <m:r>
          <m:rPr>
            <m:sty m:val="p"/>
          </m:rPr>
          <m:t>)</m:t>
        </m:r>
      </m:oMath>
      <w:ins w:id="11069" w:author="PR Preview" w:date="2026-01-01T00:00:00Z">
        <w:r>
          <w:t xml:space="preserve">.</w:t>
        </w:r>
      </w:ins>
      <w:ins w:id="11070" w:author="PR Preview" w:date="2026-01-01T00:00:00Z">
        <w:r>
          <w:t xml:space="preserve"> </w:t>
        </w:r>
      </w:ins>
      <w:ins w:id="11071" w:author="PR Preview" w:date="2026-01-01T00:00:00Z">
        <w:r>
          <w:t xml:space="preserve">The columns of</w:t>
        </w:r>
      </w:ins>
      <w:ins w:id="11072" w:author="PR Preview" w:date="2026-01-01T00:00:00Z">
        <w:r>
          <w:t xml:space="preserve"> </w:t>
        </w:r>
      </w:ins>
      <m:oMath>
        <m:r>
          <m:rPr>
            <m:sty m:val="bi"/>
          </m:rPr>
          <m:t>A</m:t>
        </m:r>
      </m:oMath>
      <w:ins w:id="11073" w:author="PR Preview" w:date="2026-01-01T00:00:00Z">
        <w:r>
          <w:t xml:space="preserve"> </w:t>
        </w:r>
      </w:ins>
      <w:ins w:id="11074" w:author="PR Preview" w:date="2026-01-01T00:00:00Z">
        <w:r>
          <w:t xml:space="preserve">are</w:t>
        </w:r>
      </w:ins>
      <w:ins w:id="11075" w:author="PR Preview" w:date="2026-01-01T00:00:00Z">
        <w:r>
          <w:t xml:space="preserve"> </w:t>
        </w:r>
      </w:ins>
      <m:oMath>
        <m:r>
          <m:rPr>
            <m:sty m:val="p"/>
          </m:rPr>
          <m:t>(</m:t>
        </m:r>
        <m:r>
          <m:t>1</m:t>
        </m:r>
        <m:r>
          <m:rPr>
            <m:sty m:val="p"/>
          </m:rPr>
          <m:t>,</m:t>
        </m:r>
        <m:r>
          <m:t>3</m:t>
        </m:r>
        <m:r>
          <m:rPr>
            <m:sty m:val="p"/>
          </m:rPr>
          <m:t>)</m:t>
        </m:r>
        <m:r>
          <m:rPr>
            <m:sty m:val="p"/>
          </m:rPr>
          <m:t>=</m:t>
        </m:r>
        <m:r>
          <m:t>1</m:t>
        </m:r>
        <m:r>
          <m:rPr>
            <m:sty m:val="p"/>
          </m:rPr>
          <m:t>⋅</m:t>
        </m:r>
        <m:r>
          <m:rPr>
            <m:sty m:val="p"/>
          </m:rPr>
          <m:t>(</m:t>
        </m:r>
        <m:r>
          <m:t>1</m:t>
        </m:r>
        <m:r>
          <m:rPr>
            <m:sty m:val="p"/>
          </m:rPr>
          <m:t>,</m:t>
        </m:r>
        <m:r>
          <m:t>3</m:t>
        </m:r>
        <m:r>
          <m:rPr>
            <m:sty m:val="p"/>
          </m:rPr>
          <m:t>)</m:t>
        </m:r>
      </m:oMath>
      <w:ins w:id="11076" w:author="PR Preview" w:date="2026-01-01T00:00:00Z">
        <w:r>
          <w:t xml:space="preserve">,</w:t>
        </w:r>
      </w:ins>
      <w:ins w:id="11077"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1078" w:author="PR Preview" w:date="2026-01-01T00:00:00Z">
        <w:r>
          <w:t xml:space="preserve"> </w:t>
        </w:r>
      </w:ins>
      <w:ins w:id="11079" w:author="PR Preview" w:date="2026-01-01T00:00:00Z">
        <w:r>
          <w:t xml:space="preserve">and</w:t>
        </w:r>
      </w:ins>
      <w:ins w:id="11080" w:author="PR Preview" w:date="2026-01-01T00:00:00Z">
        <w:r>
          <w:t xml:space="preserve"> </w:t>
        </w:r>
      </w:ins>
      <m:oMath>
        <m:r>
          <m:rPr>
            <m:sty m:val="p"/>
          </m:rPr>
          <m:t>(</m:t>
        </m:r>
        <m:r>
          <m:rPr>
            <m:sty m:val="p"/>
          </m:rPr>
          <m:t>−</m:t>
        </m:r>
        <m:r>
          <m:t>2</m:t>
        </m:r>
        <m:r>
          <m:rPr>
            <m:sty m:val="p"/>
          </m:rPr>
          <m:t>,</m:t>
        </m:r>
        <m:r>
          <m:rPr>
            <m:sty m:val="p"/>
          </m:rPr>
          <m:t>−</m:t>
        </m:r>
        <m:r>
          <m:t>6</m:t>
        </m:r>
        <m:r>
          <m:rPr>
            <m:sty m:val="p"/>
          </m:rPr>
          <m:t>)</m:t>
        </m:r>
        <m:r>
          <m:rPr>
            <m:sty m:val="p"/>
          </m:rPr>
          <m:t>=</m:t>
        </m:r>
        <m:r>
          <m:rPr>
            <m:sty m:val="p"/>
          </m:rPr>
          <m:t>−</m:t>
        </m:r>
        <m:r>
          <m:t>2</m:t>
        </m:r>
        <m:r>
          <m:rPr>
            <m:sty m:val="p"/>
          </m:rPr>
          <m:t>⋅</m:t>
        </m:r>
        <m:r>
          <m:rPr>
            <m:sty m:val="p"/>
          </m:rPr>
          <m:t>(</m:t>
        </m:r>
        <m:r>
          <m:t>1</m:t>
        </m:r>
        <m:r>
          <m:rPr>
            <m:sty m:val="p"/>
          </m:rPr>
          <m:t>,</m:t>
        </m:r>
        <m:r>
          <m:t>3</m:t>
        </m:r>
        <m:r>
          <m:rPr>
            <m:sty m:val="p"/>
          </m:rPr>
          <m:t>)</m:t>
        </m:r>
      </m:oMath>
      <w:ins w:id="11081" w:author="PR Preview" w:date="2026-01-01T00:00:00Z">
        <w:r>
          <w:t xml:space="preserve">,</w:t>
        </w:r>
      </w:ins>
      <w:ins w:id="11082" w:author="PR Preview" w:date="2026-01-01T00:00:00Z">
        <w:r>
          <w:t xml:space="preserve"> </w:t>
        </w:r>
      </w:ins>
      <w:ins w:id="11083" w:author="PR Preview" w:date="2026-01-01T00:00:00Z">
        <w:r>
          <w:t xml:space="preserve">so the construction in</w:t>
        </w:r>
      </w:ins>
      <w:ins w:id="11084" w:author="PR Preview" w:date="2026-01-01T00:00:00Z">
        <w:r>
          <w:t xml:space="preserve"> </w:t>
        </w:r>
      </w:ins>
      <w:hyperlink w:anchor="thm-rank-factorization">
        <w:ins w:id="11085" w:author="PR Preview" w:date="2026-01-01T00:00:00Z">
          <w:r>
            <w:rPr>
              <w:rStyle w:val="Hyperlink"/>
            </w:rPr>
            <w:t xml:space="preserve">Theorem 45</w:t>
          </w:r>
        </w:ins>
      </w:hyperlink>
      <w:ins w:id="11086" w:author="PR Preview" w:date="2026-01-01T00:00:00Z">
        <w:r>
          <w:t xml:space="preserve"> </w:t>
        </w:r>
      </w:ins>
      <w:ins w:id="11087" w:author="PR Preview" w:date="2026-01-01T00:00:00Z">
        <w:r>
          <w:t xml:space="preserve">gives</w:t>
        </w:r>
      </w:ins>
      <w:ins w:id="11088"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ins w:id="11089" w:author="PR Preview" w:date="2026-01-01T00:00:00Z">
        <w:r>
          <w:t xml:space="preserve"> </w:t>
        </w:r>
      </w:ins>
      <w:ins w:id="11090" w:author="PR Preview" w:date="2026-01-01T00:00:00Z">
        <w:r>
          <w:t xml:space="preserve">and</w:t>
        </w:r>
      </w:ins>
      <w:ins w:id="11091"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ins w:id="11092" w:author="PR Preview" w:date="2026-01-01T00:00:00Z">
        <w:r>
          <w:t xml:space="preserve">,</w:t>
        </w:r>
      </w:ins>
      <w:ins w:id="11093" w:author="PR Preview" w:date="2026-01-01T00:00:00Z">
        <w:r>
          <w:t xml:space="preserve"> </w:t>
        </w:r>
      </w:ins>
      <w:ins w:id="11094" w:author="PR Preview" w:date="2026-01-01T00:00:00Z">
        <w:r>
          <w:t xml:space="preserve">the factorization in</w:t>
        </w:r>
      </w:ins>
      <w:ins w:id="11095" w:author="PR Preview" w:date="2026-01-01T00:00:00Z">
        <w:r>
          <w:t xml:space="preserve"> </w:t>
        </w:r>
      </w:ins>
      <w:hyperlink w:anchor="exm-rank-factorization">
        <w:ins w:id="11096" w:author="PR Preview" w:date="2026-01-01T00:00:00Z">
          <w:r>
            <w:rPr>
              <w:rStyle w:val="Hyperlink"/>
            </w:rPr>
            <w:t xml:space="preserve">Example 77</w:t>
          </w:r>
        </w:ins>
      </w:hyperlink>
      <w:ins w:id="11097" w:author="PR Preview" w:date="2026-01-01T00:00:00Z">
        <w:r>
          <w:t xml:space="preserve">.</w:t>
        </w:r>
      </w:ins>
    </w:p>
    <w:bookmarkEnd w:id="298"/>
    <w:bookmarkEnd w:id="299"/>
    <w:bookmarkStart w:id="322" w:name="sec-direct-sums"/>
    <w:p>
      <w:pPr>
        <w:pStyle w:val="Heading2"/>
      </w:pPr>
      <w:r>
        <w:t xml:space="preserve">7 Sums and direct sums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00" name="Picture"/>
                  <a:graphic>
                    <a:graphicData uri="http://schemas.openxmlformats.org/drawingml/2006/picture">
                      <pic:pic>
                        <pic:nvPicPr>
                          <pic:cNvPr descr="/opt/quarto/share/formats/docx/note.png" id="30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w:t>
            </w:r>
            <w:r>
              <w:t xml:space="preserve"> </w:t>
            </w:r>
            <w:hyperlink w:anchor="sec-orthogonal-complements">
              <w:r>
                <w:rPr>
                  <w:rStyle w:val="Hyperlink"/>
                </w:rPr>
                <w:t xml:space="preserve">Section 8</w:t>
              </w:r>
            </w:hyperlink>
            <w:r>
              <w:t xml:space="preserve"> </w:t>
            </w:r>
            <w:r>
              <w:t xml:space="preserve">and</w:t>
            </w:r>
            <w:r>
              <w:t xml:space="preserve"> </w:t>
            </w:r>
            <w:hyperlink w:anchor="sec-fundamental-theorem">
              <w:r>
                <w:rPr>
                  <w:rStyle w:val="Hyperlink"/>
                </w:rPr>
                <w:t xml:space="preserve">Section 9</w:t>
              </w:r>
            </w:hyperlink>
            <w:r>
              <w:t xml:space="preserve"> </w:t>
            </w:r>
            <w:r>
              <w:t xml:space="preserve">are adapted from</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proves that a subspace and its orthogonal complement together make up</w:t>
            </w:r>
            <w:r>
              <w:t xml:space="preserve"> </w:t>
            </w:r>
            <m:oMath>
              <m:sSup>
                <m:e>
                  <m:r>
                    <m:rPr>
                      <m:scr m:val="double-struck"/>
                      <m:sty m:val="p"/>
                    </m:rPr>
                    <m:t>R</m:t>
                  </m:r>
                </m:e>
                <m:sup>
                  <m:r>
                    <m:t>p</m:t>
                  </m:r>
                </m:sup>
              </m:sSup>
            </m:oMath>
            <w:r>
              <w:t xml:space="preserve"> </w:t>
            </w:r>
            <w:r>
              <w:t xml:space="preserve">by extending an orthonormal basis;</w:t>
            </w:r>
            <w:r>
              <w:t xml:space="preserve"> </w:t>
            </w:r>
            <w:r>
              <w:t xml:space="preserve">the proof here uses the rank-nullity theorem (</w:t>
            </w:r>
            <w:hyperlink w:anchor="thm-rank-nullity">
              <w:r>
                <w:rPr>
                  <w:rStyle w:val="Hyperlink"/>
                </w:rPr>
                <w:t xml:space="preserve">Theorem 39</w:t>
              </w:r>
            </w:hyperlink>
            <w:r>
              <w:t xml:space="preserve">) instead.</w:t>
            </w:r>
          </w:p>
          <w:p/>
        </w:tc>
      </w:tr>
    </w:tbl>
    <w:bookmarkStart w:id="302" w:name="def-subspace-sum"/>
    <w:p>
      <w:pPr>
        <w:pStyle w:val="BodyText"/>
      </w:pPr>
      <w:r>
        <w:rPr>
          <w:b/>
          <w:bCs/>
        </w:rPr>
        <w:t xml:space="preserve">Definition 63 (Sum of subspaces)</w:t>
      </w:r>
      <w:r>
        <w:t xml:space="preserve"> </w:t>
      </w:r>
      <w:r>
        <w:t xml:space="preserve">The</w:t>
      </w:r>
      <w:r>
        <w:t xml:space="preserve"> </w:t>
      </w:r>
      <w:r>
        <w:rPr>
          <w:b/>
          <w:bCs/>
        </w:rPr>
        <w:t xml:space="preserve">sum</w:t>
      </w:r>
      <w:r>
        <w:t xml:space="preserve"> </w:t>
      </w:r>
      <w:r>
        <w:t xml:space="preserve">of two subspaces</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is the set of all sums of a vector from</w:t>
      </w:r>
      <w:r>
        <w:t xml:space="preserve"> </w:t>
      </w:r>
      <m:oMath>
        <m:sSub>
          <m:e>
            <m:r>
              <m:rPr>
                <m:scr m:val="script"/>
                <m:sty m:val="p"/>
              </m:rPr>
              <m:t>S</m:t>
            </m:r>
          </m:e>
          <m:sub>
            <m:r>
              <m:t>1</m:t>
            </m:r>
          </m:sub>
        </m:sSub>
      </m:oMath>
      <w:r>
        <w:t xml:space="preserve"> </w:t>
      </w:r>
      <w:r>
        <w:t xml:space="preserve">and a vector from</w:t>
      </w:r>
      <w:r>
        <w:t xml:space="preserve"> </w:t>
      </w:r>
      <m:oMath>
        <m:sSub>
          <m:e>
            <m:r>
              <m:rPr>
                <m:scr m:val="script"/>
                <m:sty m:val="p"/>
              </m:rPr>
              <m:t>S</m:t>
            </m:r>
          </m:e>
          <m:sub>
            <m:r>
              <m:t>2</m:t>
            </m:r>
          </m:sub>
        </m:sSub>
      </m:oMath>
      <w:r>
        <w:t xml:space="preserve">:</w:t>
      </w:r>
    </w:p>
    <w:p>
      <w:pPr>
        <w:pStyle w:val="BodyText"/>
      </w:pPr>
      <m:oMathPara>
        <m:oMathParaPr>
          <m:jc m:val="center"/>
        </m:oMathParaPr>
        <m:oMath>
          <m:sSub>
            <m:e>
              <m:r>
                <m:rPr>
                  <m:scr m:val="script"/>
                  <m:sty m:val="p"/>
                </m:rPr>
                <m:t>S</m:t>
              </m:r>
            </m:e>
            <m:sub>
              <m:r>
                <m:t>1</m:t>
              </m:r>
            </m:sub>
          </m:sSub>
          <m:r>
            <m:rPr>
              <m:sty m:val="p"/>
            </m:rPr>
            <m:t>+</m:t>
          </m:r>
          <m:sSub>
            <m:e>
              <m:r>
                <m:rPr>
                  <m:scr m:val="script"/>
                  <m:sty m:val="p"/>
                </m:rPr>
                <m:t>S</m:t>
              </m:r>
            </m:e>
            <m:sub>
              <m:r>
                <m:t>2</m:t>
              </m:r>
            </m:sub>
          </m:sSub>
          <m:limUpp>
            <m:e>
              <m:r>
                <m:rPr>
                  <m:sty m:val="p"/>
                </m:rPr>
                <m:t>=</m:t>
              </m:r>
            </m:e>
            <m:lim>
              <m:r>
                <m:rPr>
                  <m:nor/>
                  <m:sty m:val="p"/>
                </m:rPr>
                <m:t>def</m:t>
              </m:r>
            </m:lim>
          </m:limUpp>
          <m:r>
            <m:t>​</m:t>
          </m:r>
          <m:d>
            <m:dPr>
              <m:begChr m:val="{"/>
              <m:sepChr m:val=""/>
              <m:endChr m:val="}"/>
              <m:grow/>
            </m:dPr>
            <m:e>
              <m:sSub>
                <m:e>
                  <m:limLow>
                    <m:e>
                      <m:r>
                        <m:t>x</m:t>
                      </m:r>
                    </m:e>
                    <m:lim>
                      <m:r>
                        <m:rPr>
                          <m:sty m:val="p"/>
                        </m:rPr>
                        <m:t>∼</m:t>
                      </m:r>
                    </m:lim>
                  </m:limLow>
                </m:e>
                <m:sub>
                  <m:r>
                    <m:t>1</m:t>
                  </m:r>
                </m:sub>
              </m:sSub>
              <m:r>
                <m:rPr>
                  <m:sty m:val="p"/>
                </m:rPr>
                <m:t>+</m:t>
              </m:r>
              <m:sSub>
                <m:e>
                  <m:limLow>
                    <m:e>
                      <m:r>
                        <m:t>x</m:t>
                      </m:r>
                    </m:e>
                    <m:lim>
                      <m:r>
                        <m:rPr>
                          <m:sty m:val="p"/>
                        </m:rPr>
                        <m:t>∼</m:t>
                      </m:r>
                    </m:lim>
                  </m:limLow>
                </m:e>
                <m:sub>
                  <m:r>
                    <m:t>2</m:t>
                  </m:r>
                </m:sub>
              </m:sSub>
              <m:r>
                <m:rPr>
                  <m:sty m:val="p"/>
                </m:rPr>
                <m:t>:</m:t>
              </m:r>
              <m:sSub>
                <m:e>
                  <m:limLow>
                    <m:e>
                      <m:r>
                        <m:t>x</m:t>
                      </m:r>
                    </m:e>
                    <m:lim>
                      <m:r>
                        <m:rPr>
                          <m:sty m:val="p"/>
                        </m:rPr>
                        <m:t>∼</m:t>
                      </m:r>
                    </m:lim>
                  </m:limLow>
                </m:e>
                <m:sub>
                  <m:r>
                    <m:t>1</m:t>
                  </m:r>
                </m:sub>
              </m:sSub>
              <m:r>
                <m:rPr>
                  <m:sty m:val="p"/>
                </m:rPr>
                <m:t>∈</m:t>
              </m:r>
              <m:sSub>
                <m:e>
                  <m:r>
                    <m:rPr>
                      <m:scr m:val="script"/>
                      <m:sty m:val="p"/>
                    </m:rPr>
                    <m:t>S</m:t>
                  </m:r>
                </m:e>
                <m:sub>
                  <m:r>
                    <m:t>1</m:t>
                  </m:r>
                </m:sub>
              </m:sSub>
              <m:r>
                <m:rPr>
                  <m:sty m:val="p"/>
                </m:rPr>
                <m:t>,</m:t>
              </m:r>
              <m:r>
                <m:t> </m:t>
              </m:r>
              <m:sSub>
                <m:e>
                  <m:limLow>
                    <m:e>
                      <m:r>
                        <m:t>x</m:t>
                      </m:r>
                    </m:e>
                    <m:lim>
                      <m:r>
                        <m:rPr>
                          <m:sty m:val="p"/>
                        </m:rPr>
                        <m:t>∼</m:t>
                      </m:r>
                    </m:lim>
                  </m:limLow>
                </m:e>
                <m:sub>
                  <m:r>
                    <m:t>2</m:t>
                  </m:r>
                </m:sub>
              </m:sSub>
              <m:r>
                <m:rPr>
                  <m:sty m:val="p"/>
                </m:rPr>
                <m:t>∈</m:t>
              </m:r>
              <m:sSub>
                <m:e>
                  <m:r>
                    <m:rPr>
                      <m:scr m:val="script"/>
                      <m:sty m:val="p"/>
                    </m:rPr>
                    <m:t>S</m:t>
                  </m:r>
                </m:e>
                <m:sub>
                  <m:r>
                    <m:t>2</m:t>
                  </m:r>
                </m:sub>
              </m:sSub>
            </m:e>
          </m:d>
          <m:r>
            <m:t>​</m:t>
          </m:r>
          <m:r>
            <m:rPr>
              <m:sty m:val="p"/>
            </m:rPr>
            <m:t>.</m:t>
          </m:r>
        </m:oMath>
      </m:oMathPara>
    </w:p>
    <w:p>
      <w:pPr>
        <w:pStyle w:val="BodyText"/>
      </w:pPr>
      <w:ins w:id="11098" w:author="PR Preview" w:date="2026-01-01T00:00:00Z">
        <w:r>
          <w:t xml:space="preserve">$$
    \mathcal{S}_1 + \mathcal{S}_2
    \stackrel{\text{def}}{=}
    \mathopen{}\left\{\mathord{\smash[b]{\underset{\raise.3ex\hbox{$\scriptstyle\sim$}}{x}}\vphantom{x}}_1 + \mathord{\smash[b]{\underset{\raise.3ex\hbox{$\scriptstyle\sim$}}{x}}\vphantom{x}}_2 : \mathord{\smash[b]{\underset{\raise.3ex\hbox{$\scriptstyle\sim$}}{x}}\vphantom{x}}_1 \in \mathcal{S}_1,\ \mathord{\smash[b]{\underset{\raise.3ex\hbox{$\scriptstyle\sim$}}{x}}\vphantom{x}}_2 \in \mathcal{S}_2\right\}\mathclose{}.
    $$</w:t>
        </w:r>
      </w:ins>
    </w:p>
    <w:bookmarkEnd w:id="302"/>
    <w:bookmarkStart w:id="303" w:name="exm-subspace-sum"/>
    <w:p>
      <w:pPr>
        <w:pStyle w:val="FirstParagraph"/>
      </w:pPr>
      <w:r>
        <w:rPr>
          <w:b/>
          <w:bCs/>
        </w:rPr>
        <w:t xml:space="preserve">Example 79 (Two lines sum to a plane)</w:t>
      </w:r>
      <w:r>
        <w:t xml:space="preserve"> </w:t>
      </w:r>
      <w:r>
        <w:t xml:space="preserve">Let</w:t>
      </w:r>
      <w:r>
        <w:t xml:space="preserve"> </w:t>
      </w:r>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r>
        <w:t xml:space="preserve"> </w:t>
      </w:r>
      <w:r>
        <w:t xml:space="preserve">and</w:t>
      </w:r>
      <w:r>
        <w:t xml:space="preserve"> </w:t>
      </w:r>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r>
        <w:t xml:space="preserve">,</w:t>
      </w:r>
      <w:r>
        <w:t xml:space="preserve"> </w:t>
      </w:r>
      <w:r>
        <w:t xml:space="preserve">two lines in</w:t>
      </w:r>
      <w:r>
        <w:t xml:space="preserve"> </w:t>
      </w:r>
      <m:oMath>
        <m:sSup>
          <m:e>
            <m:r>
              <m:rPr>
                <m:scr m:val="double-struck"/>
                <m:sty m:val="p"/>
              </m:rPr>
              <m:t>R</m:t>
            </m:r>
          </m:e>
          <m:sup>
            <m:r>
              <m:t>3</m:t>
            </m:r>
          </m:sup>
        </m:sSup>
      </m:oMath>
      <w:r>
        <w:t xml:space="preserve">.</w:t>
      </w:r>
      <w:r>
        <w:t xml:space="preserve"> </w:t>
      </w:r>
      <w:r>
        <w:t xml:space="preserve">A vector of</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has the form</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r>
          <m:rPr>
            <m:sty m:val="p"/>
          </m:rPr>
          <m:t>=</m:t>
        </m:r>
        <m:r>
          <m:rPr>
            <m:sty m:val="p"/>
          </m:rPr>
          <m:t>(</m:t>
        </m:r>
        <m:r>
          <m:t>a</m:t>
        </m:r>
        <m:r>
          <m:rPr>
            <m:sty m:val="p"/>
          </m:rPr>
          <m:t>,</m:t>
        </m:r>
        <m:r>
          <m:t>b</m:t>
        </m:r>
        <m:r>
          <m:rPr>
            <m:sty m:val="p"/>
          </m:rPr>
          <m:t>,</m:t>
        </m:r>
        <m:r>
          <m:t>0</m:t>
        </m:r>
        <m:r>
          <m:rPr>
            <m:sty m:val="p"/>
          </m:rPr>
          <m:t>)</m:t>
        </m:r>
      </m:oMath>
      <w:r>
        <w:t xml:space="preserve">,</w:t>
      </w:r>
      <w:r>
        <w:t xml:space="preserve"> </w:t>
      </w:r>
      <w:r>
        <w:t xml:space="preserve">and</w:t>
      </w:r>
      <w:r>
        <w:t xml:space="preserve"> </w:t>
      </w:r>
      <m:oMath>
        <m:r>
          <m:t>a</m:t>
        </m:r>
      </m:oMath>
      <w:r>
        <w:t xml:space="preserve"> </w:t>
      </w:r>
      <w:r>
        <w:t xml:space="preserve">and</w:t>
      </w:r>
      <w:r>
        <w:t xml:space="preserve"> </w:t>
      </w:r>
      <m:oMath>
        <m:r>
          <m:t>b</m:t>
        </m:r>
      </m:oMath>
      <w:r>
        <w:t xml:space="preserve"> </w:t>
      </w:r>
      <w:r>
        <w:t xml:space="preserve">can be any numbers,</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p>
    <w:bookmarkEnd w:id="303"/>
    <w:bookmarkStart w:id="304" w:name="exm-sum-not-union"/>
    <w:p>
      <w:pPr>
        <w:pStyle w:val="BodyText"/>
      </w:pPr>
      <w:r>
        <w:rPr>
          <w:b/>
          <w:bCs/>
        </w:rPr>
        <w:t xml:space="preserve">Example 80 (The sum is not the union)</w:t>
      </w:r>
      <w:r>
        <w:t xml:space="preserve"> </w:t>
      </w:r>
      <w:r>
        <w:t xml:space="preserve">For the two lines in</w:t>
      </w:r>
      <w:r>
        <w:t xml:space="preserve"> </w:t>
      </w:r>
      <w:hyperlink w:anchor="exm-subspace-sum">
        <w:r>
          <w:rPr>
            <w:rStyle w:val="Hyperlink"/>
          </w:rPr>
          <w:t xml:space="preserve">Example 79</w:t>
        </w:r>
      </w:hyperlink>
      <w:r>
        <w:t xml:space="preserve">,</w:t>
      </w:r>
      <w:r>
        <w:t xml:space="preserve"> </w:t>
      </w:r>
      <w:r>
        <w:t xml:space="preserve">the union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contains</w:t>
      </w:r>
      <w:r>
        <w:t xml:space="preserve"> </w:t>
      </w:r>
      <m:oMath>
        <m:r>
          <m:rPr>
            <m:sty m:val="p"/>
          </m:rPr>
          <m:t>(</m:t>
        </m:r>
        <m:r>
          <m:t>1</m:t>
        </m:r>
        <m:r>
          <m:rPr>
            <m:sty m:val="p"/>
          </m:rPr>
          <m:t>,</m:t>
        </m:r>
        <m:r>
          <m:t>0</m:t>
        </m:r>
        <m:r>
          <m:rPr>
            <m:sty m:val="p"/>
          </m:rPr>
          <m:t>,</m:t>
        </m:r>
        <m:r>
          <m:t>0</m:t>
        </m:r>
        <m:r>
          <m:rPr>
            <m:sty m:val="p"/>
          </m:rPr>
          <m:t>)</m:t>
        </m:r>
      </m:oMath>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but not their sum</w:t>
      </w:r>
      <w:r>
        <w:t xml:space="preserve"> </w:t>
      </w:r>
      <m:oMath>
        <m:r>
          <m:rPr>
            <m:sty m:val="p"/>
          </m:rPr>
          <m:t>(</m:t>
        </m:r>
        <m:r>
          <m:t>1</m:t>
        </m:r>
        <m:r>
          <m:rPr>
            <m:sty m:val="p"/>
          </m:rPr>
          <m:t>,</m:t>
        </m:r>
        <m:r>
          <m:t>1</m:t>
        </m:r>
        <m:r>
          <m:rPr>
            <m:sty m:val="p"/>
          </m:rPr>
          <m:t>,</m:t>
        </m:r>
        <m:r>
          <m:t>0</m:t>
        </m:r>
        <m:r>
          <m:rPr>
            <m:sty m:val="p"/>
          </m:rPr>
          <m:t>)</m:t>
        </m:r>
      </m:oMath>
      <w:r>
        <w:t xml:space="preserve">:</w:t>
      </w:r>
      <w:r>
        <w:t xml:space="preserve"> </w:t>
      </w:r>
      <w:r>
        <w:t xml:space="preserve">every multiple of</w:t>
      </w:r>
      <w:r>
        <w:t xml:space="preserve"> </w:t>
      </w:r>
      <m:oMath>
        <m:r>
          <m:rPr>
            <m:sty m:val="p"/>
          </m:rPr>
          <m:t>(</m:t>
        </m:r>
        <m:r>
          <m:t>1</m:t>
        </m:r>
        <m:r>
          <m:rPr>
            <m:sty m:val="p"/>
          </m:rPr>
          <m:t>,</m:t>
        </m:r>
        <m:r>
          <m:t>0</m:t>
        </m:r>
        <m:r>
          <m:rPr>
            <m:sty m:val="p"/>
          </m:rPr>
          <m:t>,</m:t>
        </m:r>
        <m:r>
          <m:t>0</m:t>
        </m:r>
        <m:r>
          <m:rPr>
            <m:sty m:val="p"/>
          </m:rPr>
          <m:t>)</m:t>
        </m:r>
      </m:oMath>
      <w:r>
        <w:t xml:space="preserve"> </w:t>
      </w:r>
      <w:r>
        <w:t xml:space="preserve">has second entry</w:t>
      </w:r>
      <w:r>
        <w:t xml:space="preserve"> </w:t>
      </w:r>
      <m:oMath>
        <m:r>
          <m:t>0</m:t>
        </m:r>
      </m:oMath>
      <w:r>
        <w:t xml:space="preserve">,</w:t>
      </w:r>
      <w:r>
        <w:t xml:space="preserve"> </w:t>
      </w:r>
      <w:r>
        <w:t xml:space="preserve">and every multiple of</w:t>
      </w:r>
      <w:r>
        <w:t xml:space="preserve"> </w:t>
      </w:r>
      <m:oMath>
        <m:r>
          <m:rPr>
            <m:sty m:val="p"/>
          </m:rPr>
          <m:t>(</m:t>
        </m:r>
        <m:r>
          <m:t>0</m:t>
        </m:r>
        <m:r>
          <m:rPr>
            <m:sty m:val="p"/>
          </m:rPr>
          <m:t>,</m:t>
        </m:r>
        <m:r>
          <m:t>1</m:t>
        </m:r>
        <m:r>
          <m:rPr>
            <m:sty m:val="p"/>
          </m:rPr>
          <m:t>,</m:t>
        </m:r>
        <m:r>
          <m:t>0</m:t>
        </m:r>
        <m:r>
          <m:rPr>
            <m:sty m:val="p"/>
          </m:rPr>
          <m:t>)</m:t>
        </m:r>
      </m:oMath>
      <w:r>
        <w:t xml:space="preserve"> </w:t>
      </w:r>
      <w:r>
        <w:t xml:space="preserve">has first entry</w:t>
      </w:r>
      <w:r>
        <w:t xml:space="preserve"> </w:t>
      </w:r>
      <m:oMath>
        <m:r>
          <m:t>0</m:t>
        </m:r>
      </m:oMath>
      <w:r>
        <w:t xml:space="preserve">.</w:t>
      </w:r>
      <w:r>
        <w:t xml:space="preserve"> </w:t>
      </w:r>
      <w:r>
        <w:t xml:space="preserve">So the union is not closed under addition and is not a subspace,</w:t>
      </w:r>
      <w:r>
        <w:t xml:space="preserve"> </w:t>
      </w:r>
      <w:r>
        <w:t xml:space="preserve">while the sum, the whole plane</w:t>
      </w:r>
      <w:r>
        <w:t xml:space="preserve"> </w:t>
      </w:r>
      <m:oMath>
        <m:r>
          <m:t>z</m:t>
        </m:r>
        <m:r>
          <m:rPr>
            <m:sty m:val="p"/>
          </m:rPr>
          <m:t>=</m:t>
        </m:r>
        <m:r>
          <m:t>0</m:t>
        </m:r>
      </m:oMath>
      <w:r>
        <w:t xml:space="preserve">, is.</w:t>
      </w:r>
    </w:p>
    <w:bookmarkEnd w:id="304"/>
    <w:bookmarkStart w:id="305" w:name="thm-sum-intersection-subspace"/>
    <w:p>
      <w:pPr>
        <w:pStyle w:val="BodyText"/>
      </w:pPr>
      <w:r>
        <w:rPr>
          <w:b/>
          <w:bCs/>
        </w:rPr>
        <w:t xml:space="preserve">Theorem 46 (Sums and intersections of subspaces are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r>
        <w:t xml:space="preserve"> </w:t>
      </w:r>
      <w:r>
        <w:t xml:space="preserve">then</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subspace-sum">
        <w:r>
          <w:rPr>
            <w:rStyle w:val="Hyperlink"/>
          </w:rPr>
          <w:t xml:space="preserve">Definition 63</w:t>
        </w:r>
      </w:hyperlink>
      <w:r>
        <w:t xml:space="preserve">)</w:t>
      </w:r>
      <w:r>
        <w:t xml:space="preserve"> </w:t>
      </w:r>
      <w:r>
        <w:t xml:space="preserve">and</w:t>
      </w:r>
      <w:r>
        <w:t xml:space="preserve"> </w:t>
      </w:r>
      <m:oMath>
        <m:sSub>
          <m:e>
            <m:r>
              <m:rPr>
                <m:scr m:val="script"/>
                <m:sty m:val="p"/>
              </m:rPr>
              <m:t>S</m:t>
            </m:r>
          </m:e>
          <m:sub>
            <m:r>
              <m:t>1</m:t>
            </m:r>
          </m:sub>
        </m:sSub>
        <m:r>
          <m:rPr>
            <m:sty m:val="p"/>
          </m:rPr>
          <m:t>∩</m:t>
        </m:r>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w:t>
      </w:r>
    </w:p>
    <w:bookmarkEnd w:id="305"/>
    <w:p>
      <w:pPr>
        <w:pStyle w:val="BodyText"/>
      </w:pPr>
      <w:del w:id="11099" w:author="PR Preview" w:date="2026-01-01T00:00:00Z">
        <w:r>
          <w:rPr>
            <w:i/>
            <w:iCs/>
          </w:rPr>
          <w:delText xml:space="preserve">Proof</w:delText>
        </w:r>
      </w:del>
      <w:del w:id="11100" w:author="PR Preview" w:date="2026-01-01T00:00:00Z">
        <w:r>
          <w:delText xml:space="preserve">. </w:delText>
        </w:r>
      </w:del>
      <w:del w:id="11101" w:author="PR Preview" w:date="2026-01-01T00:00:00Z">
        <w:r>
          <w:delText xml:space="preserve">Both</w:delText>
        </w:r>
      </w:del>
      <w:del w:id="11102" w:author="PR Preview" w:date="2026-01-01T00:00:00Z">
        <w:r>
          <w:delText xml:space="preserve"> </w:delText>
        </w:r>
      </w:del>
      <m:oMath>
        <m:sSub>
          <m:e>
            <m:r>
              <m:rPr>
                <m:scr m:val="script"/>
                <m:sty m:val="p"/>
              </m:rPr>
              <m:t>S</m:t>
            </m:r>
          </m:e>
          <m:sub>
            <m:r>
              <m:t>1</m:t>
            </m:r>
          </m:sub>
        </m:sSub>
      </m:oMath>
      <w:del w:id="11103" w:author="PR Preview" w:date="2026-01-01T00:00:00Z">
        <w:r>
          <w:delText xml:space="preserve"> </w:delText>
        </w:r>
      </w:del>
      <w:del w:id="11104" w:author="PR Preview" w:date="2026-01-01T00:00:00Z">
        <w:r>
          <w:delText xml:space="preserve">and</w:delText>
        </w:r>
      </w:del>
      <w:del w:id="11105" w:author="PR Preview" w:date="2026-01-01T00:00:00Z">
        <w:r>
          <w:delText xml:space="preserve"> </w:delText>
        </w:r>
      </w:del>
      <m:oMath>
        <m:sSub>
          <m:e>
            <m:r>
              <m:rPr>
                <m:scr m:val="script"/>
                <m:sty m:val="p"/>
              </m:rPr>
              <m:t>S</m:t>
            </m:r>
          </m:e>
          <m:sub>
            <m:r>
              <m:t>2</m:t>
            </m:r>
          </m:sub>
        </m:sSub>
      </m:oMath>
      <w:del w:id="11106" w:author="PR Preview" w:date="2026-01-01T00:00:00Z">
        <w:r>
          <w:delText xml:space="preserve"> </w:delText>
        </w:r>
      </w:del>
      <w:del w:id="11107" w:author="PR Preview" w:date="2026-01-01T00:00:00Z">
        <w:r>
          <w:delText xml:space="preserve">contain</w:delText>
        </w:r>
      </w:del>
      <w:del w:id="11108" w:author="PR Preview" w:date="2026-01-01T00:00:00Z">
        <w:r>
          <w:delText xml:space="preserve"> </w:delText>
        </w:r>
      </w:del>
      <m:oMath>
        <m:limLow>
          <m:e>
            <m:r>
              <m:t>0</m:t>
            </m:r>
          </m:e>
          <m:lim>
            <m:r>
              <m:rPr>
                <m:sty m:val="p"/>
              </m:rPr>
              <m:t>∼</m:t>
            </m:r>
          </m:lim>
        </m:limLow>
      </m:oMath>
      <w:del w:id="11109" w:author="PR Preview" w:date="2026-01-01T00:00:00Z">
        <w:r>
          <w:delText xml:space="preserve"> </w:delText>
        </w:r>
      </w:del>
      <w:del w:id="11110" w:author="PR Preview" w:date="2026-01-01T00:00:00Z">
        <w:r>
          <w:delText xml:space="preserve">(</w:delText>
        </w:r>
      </w:del>
      <w:hyperlink w:anchor="thm-subspace-zero">
        <w:del w:id="11111" w:author="PR Preview" w:date="2026-01-01T00:00:00Z">
          <w:r>
            <w:rPr>
              <w:rStyle w:val="Hyperlink"/>
            </w:rPr>
            <w:delText xml:space="preserve">Theorem 21</w:delText>
          </w:r>
        </w:del>
      </w:hyperlink>
      <w:del w:id="11112" w:author="PR Preview" w:date="2026-01-01T00:00:00Z">
        <w:r>
          <w:delText xml:space="preserve">).</w:delText>
        </w:r>
      </w:del>
    </w:p>
    <w:p>
      <w:pPr>
        <w:pStyle w:val="BodyText"/>
      </w:pPr>
      <w:del w:id="11113" w:author="PR Preview" w:date="2026-01-01T00:00:00Z">
        <w:r>
          <w:rPr>
            <w:b/>
            <w:bCs/>
          </w:rPr>
          <w:delText xml:space="preserve">The sum.</w:delText>
        </w:r>
      </w:del>
      <w:del w:id="11114" w:author="PR Preview" w:date="2026-01-01T00:00:00Z">
        <w:r>
          <w:delText xml:space="preserve"> </w:delText>
        </w:r>
      </w:del>
      <w:del w:id="11115" w:author="PR Preview" w:date="2026-01-01T00:00:00Z">
        <w:r>
          <w:delText xml:space="preserve">It is not empty: it contains</w:delText>
        </w:r>
      </w:del>
      <w:del w:id="11116" w:author="PR Preview" w:date="2026-01-01T00:00:00Z">
        <w:r>
          <w:delText xml:space="preserve"> </w:delText>
        </w:r>
      </w:del>
      <m:oMath>
        <m:limLow>
          <m:e>
            <m:r>
              <m:t>0</m:t>
            </m:r>
          </m:e>
          <m:lim>
            <m:r>
              <m:rPr>
                <m:sty m:val="p"/>
              </m:rPr>
              <m:t>∼</m:t>
            </m:r>
          </m:lim>
        </m:limLow>
        <m:r>
          <m:rPr>
            <m:sty m:val="p"/>
          </m:rPr>
          <m:t>+</m:t>
        </m:r>
        <m:limLow>
          <m:e>
            <m:r>
              <m:t>0</m:t>
            </m:r>
          </m:e>
          <m:lim>
            <m:r>
              <m:rPr>
                <m:sty m:val="p"/>
              </m:rPr>
              <m:t>∼</m:t>
            </m:r>
          </m:lim>
        </m:limLow>
        <m:r>
          <m:rPr>
            <m:sty m:val="p"/>
          </m:rPr>
          <m:t>=</m:t>
        </m:r>
        <m:limLow>
          <m:e>
            <m:r>
              <m:t>0</m:t>
            </m:r>
          </m:e>
          <m:lim>
            <m:r>
              <m:rPr>
                <m:sty m:val="p"/>
              </m:rPr>
              <m:t>∼</m:t>
            </m:r>
          </m:lim>
        </m:limLow>
      </m:oMath>
      <w:del w:id="11117" w:author="PR Preview" w:date="2026-01-01T00:00:00Z">
        <w:r>
          <w:delText xml:space="preserve">.</w:delText>
        </w:r>
      </w:del>
      <w:del w:id="11118" w:author="PR Preview" w:date="2026-01-01T00:00:00Z">
        <w:r>
          <w:delText xml:space="preserve"> </w:delText>
        </w:r>
      </w:del>
      <w:del w:id="11119" w:author="PR Preview" w:date="2026-01-01T00:00:00Z">
        <w:r>
          <w:delText xml:space="preserve">Take two of its vectors,</w:delText>
        </w:r>
      </w:del>
      <w:del w:id="11120" w:author="PR Preview" w:date="2026-01-01T00:00:00Z">
        <w:r>
          <w:delText xml:space="preserve"> </w:delText>
        </w:r>
      </w:del>
      <m:oMath>
        <m:limLow>
          <m:e>
            <m:r>
              <m:t>u</m:t>
            </m:r>
          </m:e>
          <m:lim>
            <m:r>
              <m:rPr>
                <m:sty m:val="p"/>
              </m:rPr>
              <m:t>∼</m:t>
            </m:r>
          </m:lim>
        </m:limLow>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oMath>
      <w:del w:id="11121" w:author="PR Preview" w:date="2026-01-01T00:00:00Z">
        <w:r>
          <w:delText xml:space="preserve"> </w:delText>
        </w:r>
      </w:del>
      <w:del w:id="11122" w:author="PR Preview" w:date="2026-01-01T00:00:00Z">
        <w:r>
          <w:delText xml:space="preserve">and</w:delText>
        </w:r>
      </w:del>
      <w:del w:id="11123" w:author="PR Preview" w:date="2026-01-01T00:00:00Z">
        <w:r>
          <w:delText xml:space="preserve"> </w:delText>
        </w:r>
      </w:del>
      <m:oMath>
        <m:limLow>
          <m:e>
            <m:r>
              <m:t>w</m:t>
            </m:r>
          </m:e>
          <m:lim>
            <m:r>
              <m:rPr>
                <m:sty m:val="p"/>
              </m:rPr>
              <m:t>∼</m:t>
            </m:r>
          </m:lim>
        </m:limLow>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oMath>
      <w:del w:id="11124" w:author="PR Preview" w:date="2026-01-01T00:00:00Z">
        <w:r>
          <w:delText xml:space="preserve">,</w:delText>
        </w:r>
      </w:del>
      <w:del w:id="11125" w:author="PR Preview" w:date="2026-01-01T00:00:00Z">
        <w:r>
          <w:delText xml:space="preserve"> </w:delText>
        </w:r>
      </w:del>
      <w:del w:id="11126" w:author="PR Preview" w:date="2026-01-01T00:00:00Z">
        <w:r>
          <w:delText xml:space="preserve">with</w:delText>
        </w:r>
      </w:del>
      <w:del w:id="11127" w:author="PR Preview" w:date="2026-01-01T00:00:00Z">
        <w:r>
          <w:delText xml:space="preserve"> </w:delText>
        </w:r>
      </w:del>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del w:id="11128" w:author="PR Preview" w:date="2026-01-01T00:00:00Z">
        <w:r>
          <w:delText xml:space="preserve"> </w:delText>
        </w:r>
      </w:del>
      <w:del w:id="11129" w:author="PR Preview" w:date="2026-01-01T00:00:00Z">
        <w:r>
          <w:delText xml:space="preserve">and</w:delText>
        </w:r>
      </w:del>
      <w:del w:id="11130" w:author="PR Preview" w:date="2026-01-01T00:00:00Z">
        <w:r>
          <w:delText xml:space="preserve"> </w:delText>
        </w:r>
      </w:del>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del w:id="11131" w:author="PR Preview" w:date="2026-01-01T00:00:00Z">
        <w:r>
          <w:delText xml:space="preserve">,</w:delText>
        </w:r>
      </w:del>
      <w:del w:id="11132" w:author="PR Preview" w:date="2026-01-01T00:00:00Z">
        <w:r>
          <w:delText xml:space="preserve"> </w:delText>
        </w:r>
      </w:del>
      <w:del w:id="11133" w:author="PR Preview" w:date="2026-01-01T00:00:00Z">
        <w:r>
          <w:delText xml:space="preserve">and a number</w:delText>
        </w:r>
      </w:del>
      <w:del w:id="11134" w:author="PR Preview" w:date="2026-01-01T00:00:00Z">
        <w:r>
          <w:delText xml:space="preserve"> </w:delText>
        </w:r>
      </w:del>
      <m:oMath>
        <m:r>
          <m:t>c</m:t>
        </m:r>
      </m:oMath>
      <w:del w:id="11135" w:author="PR Preview" w:date="2026-01-01T00:00:00Z">
        <w:r>
          <w:delText xml:space="preserve">.</w:delText>
        </w:r>
      </w:del>
      <w:del w:id="11136" w:author="PR Preview" w:date="2026-01-01T00:00:00Z">
        <w:r>
          <w:delText xml:space="preserve"> </w:delText>
        </w:r>
      </w:del>
      <w:del w:id="11137" w:author="PR Preview" w:date="2026-01-01T00:00:00Z">
        <w:r>
          <w:delText xml:space="preserve">Then</w:delText>
        </w:r>
      </w:del>
    </w:p>
    <w:p>
      <w:pPr>
        <w:pStyle w:val="BodyText"/>
      </w:pPr>
      <m:oMathPara>
        <m:oMathParaPr>
          <m:jc m:val="center"/>
        </m:oMathParaPr>
        <m:oMath>
          <m:eqArr>
            <m:e>
              <m:limLow>
                <m:e>
                  <m:r>
                    <m:t>u</m:t>
                  </m:r>
                </m:e>
                <m:lim>
                  <m:r>
                    <m:rPr>
                      <m:sty m:val="p"/>
                    </m:rPr>
                    <m:t>∼</m:t>
                  </m:r>
                </m:lim>
              </m:limLow>
              <m:r>
                <m:rPr>
                  <m:sty m:val="p"/>
                </m:rPr>
                <m:t>+</m:t>
              </m:r>
              <m:limLow>
                <m:e>
                  <m:r>
                    <m:t>w</m:t>
                  </m:r>
                </m:e>
                <m:lim>
                  <m:r>
                    <m:rPr>
                      <m:sty m:val="p"/>
                    </m:rPr>
                    <m:t>∼</m:t>
                  </m:r>
                </m:lim>
              </m:limLow>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r>
                <m:rPr>
                  <m:sty m:val="p"/>
                </m:rPr>
                <m:t>(</m:t>
              </m:r>
              <m:sSub>
                <m:e>
                  <m:limLow>
                    <m:e>
                      <m:r>
                        <m:t>w</m:t>
                      </m:r>
                    </m:e>
                    <m:lim>
                      <m:r>
                        <m:rPr>
                          <m:sty m:val="p"/>
                        </m:rPr>
                        <m:t>∼</m:t>
                      </m:r>
                    </m:lim>
                  </m:limLow>
                </m:e>
                <m:sub>
                  <m:r>
                    <m:t>1</m:t>
                  </m:r>
                </m:sub>
              </m:sSub>
              <m:r>
                <m:rPr>
                  <m:sty m:val="p"/>
                </m:rPr>
                <m:t>+</m:t>
              </m:r>
              <m:sSub>
                <m:e>
                  <m:limLow>
                    <m:e>
                      <m:r>
                        <m:t>w</m:t>
                      </m:r>
                    </m:e>
                    <m:lim>
                      <m:r>
                        <m:rPr>
                          <m:sty m:val="p"/>
                        </m:rPr>
                        <m:t>∼</m:t>
                      </m:r>
                    </m:lim>
                  </m:limLow>
                </m:e>
                <m:sub>
                  <m:r>
                    <m:t>2</m:t>
                  </m:r>
                </m:sub>
              </m:sSub>
              <m:r>
                <m:rPr>
                  <m:sty m:val="p"/>
                </m:rPr>
                <m:t>)</m:t>
              </m:r>
              <m:r>
                <m:t>&amp;</m:t>
              </m:r>
              <m:r>
                <m:t>&amp;</m:t>
              </m:r>
              <m:r>
                <m:rPr>
                  <m:nor/>
                  <m:sty m:val="p"/>
                </m:rPr>
                <m:t>(substitute)</m:t>
              </m:r>
            </m:e>
            <m:e>
              <m:r>
                <m:t>&amp;</m:t>
              </m:r>
              <m:r>
                <m:rPr>
                  <m:sty m:val="p"/>
                </m:rPr>
                <m:t>=</m:t>
              </m:r>
              <m:r>
                <m:rPr>
                  <m:sty m:val="p"/>
                </m:rPr>
                <m:t>(</m:t>
              </m:r>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r>
                <m:rPr>
                  <m:sty m:val="p"/>
                </m:rPr>
                <m:t>,</m:t>
              </m:r>
              <m:r>
                <m:t>&amp;</m:t>
              </m:r>
              <m:r>
                <m:t>&amp;</m:t>
              </m:r>
              <m:r>
                <m:rPr>
                  <m:nor/>
                  <m:sty m:val="p"/>
                </m:rPr>
                <m:t>(regroup; vector addition is entrywise)</m:t>
              </m:r>
            </m:e>
          </m:eqArr>
        </m:oMath>
      </m:oMathPara>
    </w:p>
    <w:p>
      <w:pPr>
        <w:pStyle w:val="FirstParagraph"/>
      </w:pPr>
      <w:del w:id="11138" w:author="PR Preview" w:date="2026-01-01T00:00:00Z">
        <w:r>
          <w:delText xml:space="preserve">where</w:delText>
        </w:r>
      </w:del>
      <w:del w:id="11139" w:author="PR Preview" w:date="2026-01-01T00:00:00Z">
        <w:r>
          <w:delText xml:space="preserve"> </w:delText>
        </w:r>
      </w:del>
      <m:oMath>
        <m:sSub>
          <m:e>
            <m:limLow>
              <m:e>
                <m:r>
                  <m:t>u</m:t>
                </m:r>
              </m:e>
              <m:lim>
                <m:r>
                  <m:rPr>
                    <m:sty m:val="p"/>
                  </m:rPr>
                  <m:t>∼</m:t>
                </m:r>
              </m:lim>
            </m:limLow>
          </m:e>
          <m:sub>
            <m:r>
              <m:t>1</m:t>
            </m:r>
          </m:sub>
        </m:sSub>
        <m:r>
          <m:rPr>
            <m:sty m:val="p"/>
          </m:rPr>
          <m:t>+</m:t>
        </m:r>
        <m:sSub>
          <m:e>
            <m:limLow>
              <m:e>
                <m:r>
                  <m:t>w</m:t>
                </m:r>
              </m:e>
              <m:lim>
                <m:r>
                  <m:rPr>
                    <m:sty m:val="p"/>
                  </m:rPr>
                  <m:t>∼</m:t>
                </m:r>
              </m:lim>
            </m:limLow>
          </m:e>
          <m:sub>
            <m:r>
              <m:t>1</m:t>
            </m:r>
          </m:sub>
        </m:sSub>
        <m:r>
          <m:rPr>
            <m:sty m:val="p"/>
          </m:rPr>
          <m:t>∈</m:t>
        </m:r>
        <m:sSub>
          <m:e>
            <m:r>
              <m:rPr>
                <m:scr m:val="script"/>
                <m:sty m:val="p"/>
              </m:rPr>
              <m:t>S</m:t>
            </m:r>
          </m:e>
          <m:sub>
            <m:r>
              <m:t>1</m:t>
            </m:r>
          </m:sub>
        </m:sSub>
      </m:oMath>
      <w:del w:id="11140" w:author="PR Preview" w:date="2026-01-01T00:00:00Z">
        <w:r>
          <w:delText xml:space="preserve"> </w:delText>
        </w:r>
      </w:del>
      <w:del w:id="11141" w:author="PR Preview" w:date="2026-01-01T00:00:00Z">
        <w:r>
          <w:delText xml:space="preserve">and</w:delText>
        </w:r>
      </w:del>
      <w:del w:id="11142" w:author="PR Preview" w:date="2026-01-01T00:00:00Z">
        <w:r>
          <w:delText xml:space="preserve"> </w:delText>
        </w:r>
      </w:del>
      <m:oMath>
        <m:sSub>
          <m:e>
            <m:limLow>
              <m:e>
                <m:r>
                  <m:t>u</m:t>
                </m:r>
              </m:e>
              <m:lim>
                <m:r>
                  <m:rPr>
                    <m:sty m:val="p"/>
                  </m:rPr>
                  <m:t>∼</m:t>
                </m:r>
              </m:lim>
            </m:limLow>
          </m:e>
          <m:sub>
            <m:r>
              <m:t>2</m:t>
            </m:r>
          </m:sub>
        </m:sSub>
        <m:r>
          <m:rPr>
            <m:sty m:val="p"/>
          </m:rPr>
          <m:t>+</m:t>
        </m:r>
        <m:sSub>
          <m:e>
            <m:limLow>
              <m:e>
                <m:r>
                  <m:t>w</m:t>
                </m:r>
              </m:e>
              <m:lim>
                <m:r>
                  <m:rPr>
                    <m:sty m:val="p"/>
                  </m:rPr>
                  <m:t>∼</m:t>
                </m:r>
              </m:lim>
            </m:limLow>
          </m:e>
          <m:sub>
            <m:r>
              <m:t>2</m:t>
            </m:r>
          </m:sub>
        </m:sSub>
        <m:r>
          <m:rPr>
            <m:sty m:val="p"/>
          </m:rPr>
          <m:t>∈</m:t>
        </m:r>
        <m:sSub>
          <m:e>
            <m:r>
              <m:rPr>
                <m:scr m:val="script"/>
                <m:sty m:val="p"/>
              </m:rPr>
              <m:t>S</m:t>
            </m:r>
          </m:e>
          <m:sub>
            <m:r>
              <m:t>2</m:t>
            </m:r>
          </m:sub>
        </m:sSub>
      </m:oMath>
      <w:del w:id="11143" w:author="PR Preview" w:date="2026-01-01T00:00:00Z">
        <w:r>
          <w:delText xml:space="preserve">,</w:delText>
        </w:r>
      </w:del>
      <w:del w:id="11144" w:author="PR Preview" w:date="2026-01-01T00:00:00Z">
        <w:r>
          <w:delText xml:space="preserve"> </w:delText>
        </w:r>
      </w:del>
      <w:del w:id="11145" w:author="PR Preview" w:date="2026-01-01T00:00:00Z">
        <w:r>
          <w:delText xml:space="preserve">because each subspace is closed under addition.</w:delText>
        </w:r>
      </w:del>
      <w:del w:id="11146" w:author="PR Preview" w:date="2026-01-01T00:00:00Z">
        <w:r>
          <w:delText xml:space="preserve"> </w:delText>
        </w:r>
      </w:del>
      <w:del w:id="11147" w:author="PR Preview" w:date="2026-01-01T00:00:00Z">
        <w:r>
          <w:delText xml:space="preserve">Likewise</w:delText>
        </w:r>
      </w:del>
    </w:p>
    <w:p>
      <w:pPr>
        <w:pStyle w:val="BodyText"/>
      </w:pPr>
      <m:oMathPara>
        <m:oMathParaPr>
          <m:jc m:val="center"/>
        </m:oMathParaPr>
        <m:oMath>
          <m:eqArr>
            <m:e>
              <m:r>
                <m:t>c</m:t>
              </m:r>
              <m:r>
                <m:t> </m:t>
              </m:r>
              <m:limLow>
                <m:e>
                  <m:r>
                    <m:t>u</m:t>
                  </m:r>
                </m:e>
                <m:lim>
                  <m:r>
                    <m:rPr>
                      <m:sty m:val="p"/>
                    </m:rPr>
                    <m:t>∼</m:t>
                  </m:r>
                </m:lim>
              </m:limLow>
              <m:r>
                <m:t>&amp;</m:t>
              </m:r>
              <m:r>
                <m:rPr>
                  <m:sty m:val="p"/>
                </m:rPr>
                <m:t>=</m:t>
              </m:r>
              <m:r>
                <m:t>c</m:t>
              </m:r>
              <m:r>
                <m:t> </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t>&amp;</m:t>
              </m:r>
              <m:r>
                <m:t>&amp;</m:t>
              </m:r>
              <m:r>
                <m:rPr>
                  <m:nor/>
                  <m:sty m:val="p"/>
                </m:rPr>
                <m:t>(substitute)</m:t>
              </m:r>
            </m:e>
            <m:e>
              <m:r>
                <m:t>&amp;</m:t>
              </m:r>
              <m:r>
                <m:rPr>
                  <m:sty m:val="p"/>
                </m:rPr>
                <m:t>=</m:t>
              </m:r>
              <m:r>
                <m:t>c</m:t>
              </m:r>
              <m:r>
                <m:t> </m:t>
              </m:r>
              <m:sSub>
                <m:e>
                  <m:limLow>
                    <m:e>
                      <m:r>
                        <m:t>u</m:t>
                      </m:r>
                    </m:e>
                    <m:lim>
                      <m:r>
                        <m:rPr>
                          <m:sty m:val="p"/>
                        </m:rPr>
                        <m:t>∼</m:t>
                      </m:r>
                    </m:lim>
                  </m:limLow>
                </m:e>
                <m:sub>
                  <m:r>
                    <m:t>1</m:t>
                  </m:r>
                </m:sub>
              </m:sSub>
              <m:r>
                <m:rPr>
                  <m:sty m:val="p"/>
                </m:rPr>
                <m:t>+</m:t>
              </m:r>
              <m:r>
                <m:t>c</m:t>
              </m:r>
              <m:r>
                <m:t> </m:t>
              </m:r>
              <m:sSub>
                <m:e>
                  <m:limLow>
                    <m:e>
                      <m:r>
                        <m:t>u</m:t>
                      </m:r>
                    </m:e>
                    <m:lim>
                      <m:r>
                        <m:rPr>
                          <m:sty m:val="p"/>
                        </m:rPr>
                        <m:t>∼</m:t>
                      </m:r>
                    </m:lim>
                  </m:limLow>
                </m:e>
                <m:sub>
                  <m:r>
                    <m:t>2</m:t>
                  </m:r>
                </m:sub>
              </m:sSub>
              <m:r>
                <m:rPr>
                  <m:sty m:val="p"/>
                </m:rPr>
                <m:t>,</m:t>
              </m:r>
              <m:r>
                <m:t>&amp;</m:t>
              </m:r>
              <m:r>
                <m:t>&amp;</m:t>
              </m:r>
              <m:r>
                <m:rPr>
                  <m:nor/>
                  <m:sty m:val="p"/>
                </m:rPr>
                <m:t>(distribute </m:t>
              </m:r>
              <m:r>
                <m:t>c</m:t>
              </m:r>
              <m:r>
                <m:rPr>
                  <m:nor/>
                  <m:sty m:val="p"/>
                </m:rPr>
                <m:t> entrywise)</m:t>
              </m:r>
            </m:e>
          </m:eqArr>
        </m:oMath>
      </m:oMathPara>
    </w:p>
    <w:p>
      <w:pPr>
        <w:pStyle w:val="FirstParagraph"/>
      </w:pPr>
      <w:del w:id="11148" w:author="PR Preview" w:date="2026-01-01T00:00:00Z">
        <w:r>
          <w:delText xml:space="preserve">where</w:delText>
        </w:r>
      </w:del>
      <w:del w:id="11149" w:author="PR Preview" w:date="2026-01-01T00:00:00Z">
        <w:r>
          <w:delText xml:space="preserve"> </w:delText>
        </w:r>
      </w:del>
      <m:oMath>
        <m:r>
          <m:t>c</m:t>
        </m:r>
        <m:r>
          <m:t> </m:t>
        </m:r>
        <m:sSub>
          <m:e>
            <m:limLow>
              <m:e>
                <m:r>
                  <m:t>u</m:t>
                </m:r>
              </m:e>
              <m:lim>
                <m:r>
                  <m:rPr>
                    <m:sty m:val="p"/>
                  </m:rPr>
                  <m:t>∼</m:t>
                </m:r>
              </m:lim>
            </m:limLow>
          </m:e>
          <m:sub>
            <m:r>
              <m:t>1</m:t>
            </m:r>
          </m:sub>
        </m:sSub>
        <m:r>
          <m:rPr>
            <m:sty m:val="p"/>
          </m:rPr>
          <m:t>∈</m:t>
        </m:r>
        <m:sSub>
          <m:e>
            <m:r>
              <m:rPr>
                <m:scr m:val="script"/>
                <m:sty m:val="p"/>
              </m:rPr>
              <m:t>S</m:t>
            </m:r>
          </m:e>
          <m:sub>
            <m:r>
              <m:t>1</m:t>
            </m:r>
          </m:sub>
        </m:sSub>
      </m:oMath>
      <w:del w:id="11150" w:author="PR Preview" w:date="2026-01-01T00:00:00Z">
        <w:r>
          <w:delText xml:space="preserve"> </w:delText>
        </w:r>
      </w:del>
      <w:del w:id="11151" w:author="PR Preview" w:date="2026-01-01T00:00:00Z">
        <w:r>
          <w:delText xml:space="preserve">and</w:delText>
        </w:r>
      </w:del>
      <w:del w:id="11152" w:author="PR Preview" w:date="2026-01-01T00:00:00Z">
        <w:r>
          <w:delText xml:space="preserve"> </w:delText>
        </w:r>
      </w:del>
      <m:oMath>
        <m:r>
          <m:t>c</m:t>
        </m:r>
        <m:r>
          <m:t> </m:t>
        </m:r>
        <m:sSub>
          <m:e>
            <m:limLow>
              <m:e>
                <m:r>
                  <m:t>u</m:t>
                </m:r>
              </m:e>
              <m:lim>
                <m:r>
                  <m:rPr>
                    <m:sty m:val="p"/>
                  </m:rPr>
                  <m:t>∼</m:t>
                </m:r>
              </m:lim>
            </m:limLow>
          </m:e>
          <m:sub>
            <m:r>
              <m:t>2</m:t>
            </m:r>
          </m:sub>
        </m:sSub>
        <m:r>
          <m:rPr>
            <m:sty m:val="p"/>
          </m:rPr>
          <m:t>∈</m:t>
        </m:r>
        <m:sSub>
          <m:e>
            <m:r>
              <m:rPr>
                <m:scr m:val="script"/>
                <m:sty m:val="p"/>
              </m:rPr>
              <m:t>S</m:t>
            </m:r>
          </m:e>
          <m:sub>
            <m:r>
              <m:t>2</m:t>
            </m:r>
          </m:sub>
        </m:sSub>
      </m:oMath>
      <w:del w:id="11153" w:author="PR Preview" w:date="2026-01-01T00:00:00Z">
        <w:r>
          <w:delText xml:space="preserve">,</w:delText>
        </w:r>
      </w:del>
      <w:del w:id="11154" w:author="PR Preview" w:date="2026-01-01T00:00:00Z">
        <w:r>
          <w:delText xml:space="preserve"> </w:delText>
        </w:r>
      </w:del>
      <w:del w:id="11155" w:author="PR Preview" w:date="2026-01-01T00:00:00Z">
        <w:r>
          <w:delText xml:space="preserve">because each subspace is closed under scalar multiplication.</w:delText>
        </w:r>
      </w:del>
      <w:del w:id="11156" w:author="PR Preview" w:date="2026-01-01T00:00:00Z">
        <w:r>
          <w:delText xml:space="preserve"> </w:delText>
        </w:r>
      </w:del>
      <w:del w:id="11157" w:author="PR Preview" w:date="2026-01-01T00:00:00Z">
        <w:r>
          <w:delText xml:space="preserve">So</w:delText>
        </w:r>
      </w:del>
      <w:del w:id="11158"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1159" w:author="PR Preview" w:date="2026-01-01T00:00:00Z">
        <w:r>
          <w:delText xml:space="preserve"> </w:delText>
        </w:r>
      </w:del>
      <w:del w:id="11160" w:author="PR Preview" w:date="2026-01-01T00:00:00Z">
        <w:r>
          <w:delText xml:space="preserve">and</w:delText>
        </w:r>
      </w:del>
      <w:del w:id="11161" w:author="PR Preview" w:date="2026-01-01T00:00:00Z">
        <w:r>
          <w:delText xml:space="preserve"> </w:delText>
        </w:r>
      </w:del>
      <m:oMath>
        <m:r>
          <m:t>c</m:t>
        </m:r>
        <m:r>
          <m:t> </m:t>
        </m:r>
        <m:limLow>
          <m:e>
            <m:r>
              <m:t>u</m:t>
            </m:r>
          </m:e>
          <m:lim>
            <m:r>
              <m:rPr>
                <m:sty m:val="p"/>
              </m:rPr>
              <m:t>∼</m:t>
            </m:r>
          </m:lim>
        </m:limLow>
      </m:oMath>
      <w:del w:id="11162" w:author="PR Preview" w:date="2026-01-01T00:00:00Z">
        <w:r>
          <w:delText xml:space="preserve"> </w:delText>
        </w:r>
      </w:del>
      <w:del w:id="11163" w:author="PR Preview" w:date="2026-01-01T00:00:00Z">
        <w:r>
          <w:delText xml:space="preserve">are in</w:delText>
        </w:r>
      </w:del>
      <w:del w:id="11164"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165" w:author="PR Preview" w:date="2026-01-01T00:00:00Z">
        <w:r>
          <w:delText xml:space="preserve">.</w:delText>
        </w:r>
      </w:del>
    </w:p>
    <w:p>
      <w:pPr>
        <w:pStyle w:val="BodyText"/>
      </w:pPr>
      <w:del w:id="11166" w:author="PR Preview" w:date="2026-01-01T00:00:00Z">
        <w:r>
          <w:rPr>
            <w:b/>
            <w:bCs/>
          </w:rPr>
          <w:delText xml:space="preserve">The intersection.</w:delText>
        </w:r>
      </w:del>
      <w:del w:id="11167" w:author="PR Preview" w:date="2026-01-01T00:00:00Z">
        <w:r>
          <w:delText xml:space="preserve"> </w:delText>
        </w:r>
      </w:del>
      <w:del w:id="11168" w:author="PR Preview" w:date="2026-01-01T00:00:00Z">
        <w:r>
          <w:delText xml:space="preserve">It is not empty: it contains</w:delText>
        </w:r>
      </w:del>
      <w:del w:id="11169" w:author="PR Preview" w:date="2026-01-01T00:00:00Z">
        <w:r>
          <w:delText xml:space="preserve"> </w:delText>
        </w:r>
      </w:del>
      <m:oMath>
        <m:limLow>
          <m:e>
            <m:r>
              <m:t>0</m:t>
            </m:r>
          </m:e>
          <m:lim>
            <m:r>
              <m:rPr>
                <m:sty m:val="p"/>
              </m:rPr>
              <m:t>∼</m:t>
            </m:r>
          </m:lim>
        </m:limLow>
      </m:oMath>
      <w:del w:id="11170" w:author="PR Preview" w:date="2026-01-01T00:00:00Z">
        <w:r>
          <w:delText xml:space="preserve">.</w:delText>
        </w:r>
      </w:del>
      <w:del w:id="11171" w:author="PR Preview" w:date="2026-01-01T00:00:00Z">
        <w:r>
          <w:delText xml:space="preserve"> </w:delText>
        </w:r>
      </w:del>
      <w:del w:id="11172" w:author="PR Preview" w:date="2026-01-01T00:00:00Z">
        <w:r>
          <w:delText xml:space="preserve">If</w:delText>
        </w:r>
      </w:del>
      <w:del w:id="11173" w:author="PR Preview" w:date="2026-01-01T00:00:00Z">
        <w:r>
          <w:delText xml:space="preserve"> </w:delText>
        </w:r>
      </w:del>
      <m:oMath>
        <m:limLow>
          <m:e>
            <m:r>
              <m:t>u</m:t>
            </m:r>
          </m:e>
          <m:lim>
            <m:r>
              <m:rPr>
                <m:sty m:val="p"/>
              </m:rPr>
              <m:t>∼</m:t>
            </m:r>
          </m:lim>
        </m:limLow>
      </m:oMath>
      <w:del w:id="11174" w:author="PR Preview" w:date="2026-01-01T00:00:00Z">
        <w:r>
          <w:delText xml:space="preserve"> </w:delText>
        </w:r>
      </w:del>
      <w:del w:id="11175" w:author="PR Preview" w:date="2026-01-01T00:00:00Z">
        <w:r>
          <w:delText xml:space="preserve">and</w:delText>
        </w:r>
      </w:del>
      <w:del w:id="11176" w:author="PR Preview" w:date="2026-01-01T00:00:00Z">
        <w:r>
          <w:delText xml:space="preserve"> </w:delText>
        </w:r>
      </w:del>
      <m:oMath>
        <m:limLow>
          <m:e>
            <m:r>
              <m:t>w</m:t>
            </m:r>
          </m:e>
          <m:lim>
            <m:r>
              <m:rPr>
                <m:sty m:val="p"/>
              </m:rPr>
              <m:t>∼</m:t>
            </m:r>
          </m:lim>
        </m:limLow>
      </m:oMath>
      <w:del w:id="11177" w:author="PR Preview" w:date="2026-01-01T00:00:00Z">
        <w:r>
          <w:delText xml:space="preserve"> </w:delText>
        </w:r>
      </w:del>
      <w:del w:id="11178" w:author="PR Preview" w:date="2026-01-01T00:00:00Z">
        <w:r>
          <w:delText xml:space="preserve">are in both</w:delText>
        </w:r>
      </w:del>
      <w:del w:id="11179" w:author="PR Preview" w:date="2026-01-01T00:00:00Z">
        <w:r>
          <w:delText xml:space="preserve"> </w:delText>
        </w:r>
      </w:del>
      <m:oMath>
        <m:sSub>
          <m:e>
            <m:r>
              <m:rPr>
                <m:scr m:val="script"/>
                <m:sty m:val="p"/>
              </m:rPr>
              <m:t>S</m:t>
            </m:r>
          </m:e>
          <m:sub>
            <m:r>
              <m:t>1</m:t>
            </m:r>
          </m:sub>
        </m:sSub>
      </m:oMath>
      <w:del w:id="11180" w:author="PR Preview" w:date="2026-01-01T00:00:00Z">
        <w:r>
          <w:delText xml:space="preserve"> </w:delText>
        </w:r>
      </w:del>
      <w:del w:id="11181" w:author="PR Preview" w:date="2026-01-01T00:00:00Z">
        <w:r>
          <w:delText xml:space="preserve">and</w:delText>
        </w:r>
      </w:del>
      <w:del w:id="11182" w:author="PR Preview" w:date="2026-01-01T00:00:00Z">
        <w:r>
          <w:delText xml:space="preserve"> </w:delText>
        </w:r>
      </w:del>
      <m:oMath>
        <m:sSub>
          <m:e>
            <m:r>
              <m:rPr>
                <m:scr m:val="script"/>
                <m:sty m:val="p"/>
              </m:rPr>
              <m:t>S</m:t>
            </m:r>
          </m:e>
          <m:sub>
            <m:r>
              <m:t>2</m:t>
            </m:r>
          </m:sub>
        </m:sSub>
      </m:oMath>
      <w:del w:id="11183" w:author="PR Preview" w:date="2026-01-01T00:00:00Z">
        <w:r>
          <w:delText xml:space="preserve">,</w:delText>
        </w:r>
      </w:del>
      <w:del w:id="11184" w:author="PR Preview" w:date="2026-01-01T00:00:00Z">
        <w:r>
          <w:delText xml:space="preserve"> </w:delText>
        </w:r>
      </w:del>
      <w:del w:id="11185" w:author="PR Preview" w:date="2026-01-01T00:00:00Z">
        <w:r>
          <w:delText xml:space="preserve">then</w:delText>
        </w:r>
      </w:del>
      <w:del w:id="11186"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1187" w:author="PR Preview" w:date="2026-01-01T00:00:00Z">
        <w:r>
          <w:delText xml:space="preserve"> </w:delText>
        </w:r>
      </w:del>
      <w:del w:id="11188" w:author="PR Preview" w:date="2026-01-01T00:00:00Z">
        <w:r>
          <w:delText xml:space="preserve">and</w:delText>
        </w:r>
      </w:del>
      <w:del w:id="11189" w:author="PR Preview" w:date="2026-01-01T00:00:00Z">
        <w:r>
          <w:delText xml:space="preserve"> </w:delText>
        </w:r>
      </w:del>
      <m:oMath>
        <m:r>
          <m:t>c</m:t>
        </m:r>
        <m:r>
          <m:t> </m:t>
        </m:r>
        <m:limLow>
          <m:e>
            <m:r>
              <m:t>u</m:t>
            </m:r>
          </m:e>
          <m:lim>
            <m:r>
              <m:rPr>
                <m:sty m:val="p"/>
              </m:rPr>
              <m:t>∼</m:t>
            </m:r>
          </m:lim>
        </m:limLow>
      </m:oMath>
      <w:del w:id="11190" w:author="PR Preview" w:date="2026-01-01T00:00:00Z">
        <w:r>
          <w:delText xml:space="preserve"> </w:delText>
        </w:r>
      </w:del>
      <w:del w:id="11191" w:author="PR Preview" w:date="2026-01-01T00:00:00Z">
        <w:r>
          <w:delText xml:space="preserve">are in</w:delText>
        </w:r>
      </w:del>
      <w:del w:id="11192" w:author="PR Preview" w:date="2026-01-01T00:00:00Z">
        <w:r>
          <w:delText xml:space="preserve"> </w:delText>
        </w:r>
      </w:del>
      <m:oMath>
        <m:sSub>
          <m:e>
            <m:r>
              <m:rPr>
                <m:scr m:val="script"/>
                <m:sty m:val="p"/>
              </m:rPr>
              <m:t>S</m:t>
            </m:r>
          </m:e>
          <m:sub>
            <m:r>
              <m:t>1</m:t>
            </m:r>
          </m:sub>
        </m:sSub>
      </m:oMath>
      <w:del w:id="11193" w:author="PR Preview" w:date="2026-01-01T00:00:00Z">
        <w:r>
          <w:delText xml:space="preserve">,</w:delText>
        </w:r>
      </w:del>
      <w:del w:id="11194" w:author="PR Preview" w:date="2026-01-01T00:00:00Z">
        <w:r>
          <w:delText xml:space="preserve"> </w:delText>
        </w:r>
      </w:del>
      <w:del w:id="11195" w:author="PR Preview" w:date="2026-01-01T00:00:00Z">
        <w:r>
          <w:delText xml:space="preserve">because</w:delText>
        </w:r>
      </w:del>
      <w:del w:id="11196" w:author="PR Preview" w:date="2026-01-01T00:00:00Z">
        <w:r>
          <w:delText xml:space="preserve"> </w:delText>
        </w:r>
      </w:del>
      <m:oMath>
        <m:sSub>
          <m:e>
            <m:r>
              <m:rPr>
                <m:scr m:val="script"/>
                <m:sty m:val="p"/>
              </m:rPr>
              <m:t>S</m:t>
            </m:r>
          </m:e>
          <m:sub>
            <m:r>
              <m:t>1</m:t>
            </m:r>
          </m:sub>
        </m:sSub>
      </m:oMath>
      <w:del w:id="11197" w:author="PR Preview" w:date="2026-01-01T00:00:00Z">
        <w:r>
          <w:delText xml:space="preserve"> </w:delText>
        </w:r>
      </w:del>
      <w:del w:id="11198" w:author="PR Preview" w:date="2026-01-01T00:00:00Z">
        <w:r>
          <w:delText xml:space="preserve">is a subspace,</w:delText>
        </w:r>
      </w:del>
      <w:del w:id="11199" w:author="PR Preview" w:date="2026-01-01T00:00:00Z">
        <w:r>
          <w:delText xml:space="preserve"> </w:delText>
        </w:r>
      </w:del>
      <w:del w:id="11200" w:author="PR Preview" w:date="2026-01-01T00:00:00Z">
        <w:r>
          <w:delText xml:space="preserve">and in</w:delText>
        </w:r>
      </w:del>
      <w:del w:id="11201" w:author="PR Preview" w:date="2026-01-01T00:00:00Z">
        <w:r>
          <w:delText xml:space="preserve"> </w:delText>
        </w:r>
      </w:del>
      <m:oMath>
        <m:sSub>
          <m:e>
            <m:r>
              <m:rPr>
                <m:scr m:val="script"/>
                <m:sty m:val="p"/>
              </m:rPr>
              <m:t>S</m:t>
            </m:r>
          </m:e>
          <m:sub>
            <m:r>
              <m:t>2</m:t>
            </m:r>
          </m:sub>
        </m:sSub>
      </m:oMath>
      <w:del w:id="11202" w:author="PR Preview" w:date="2026-01-01T00:00:00Z">
        <w:r>
          <w:delText xml:space="preserve"> </w:delText>
        </w:r>
      </w:del>
      <w:del w:id="11203" w:author="PR Preview" w:date="2026-01-01T00:00:00Z">
        <w:r>
          <w:delText xml:space="preserve">for the same reason,</w:delText>
        </w:r>
      </w:del>
      <w:del w:id="11204" w:author="PR Preview" w:date="2026-01-01T00:00:00Z">
        <w:r>
          <w:delText xml:space="preserve"> </w:delText>
        </w:r>
      </w:del>
      <w:del w:id="11205" w:author="PR Preview" w:date="2026-01-01T00:00:00Z">
        <w:r>
          <w:delText xml:space="preserve">so they are in</w:delText>
        </w:r>
      </w:del>
      <w:del w:id="1120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207" w:author="PR Preview" w:date="2026-01-01T00:00:00Z">
        <w:r>
          <w:delText xml:space="preserve">.</w:delText>
        </w:r>
      </w:del>
    </w:p>
    <w:p>
      <w:pPr>
        <w:pStyle w:val="BodyText"/>
      </w:pPr>
      <w:ins w:id="11208" w:author="PR Preview" w:date="2026-01-01T00:00:00Z">
        <w:r>
          <w:rPr>
            <w:i/>
            <w:iCs/>
          </w:rPr>
          <w:t xml:space="preserve">Proof</w:t>
        </w:r>
      </w:ins>
      <w:ins w:id="11209" w:author="PR Preview" w:date="2026-01-01T00:00:00Z">
        <w:r>
          <w:t xml:space="preserve">. </w:t>
        </w:r>
      </w:ins>
      <w:ins w:id="11210" w:author="PR Preview" w:date="2026-01-01T00:00:00Z">
        <w:r>
          <w:t xml:space="preserve">Both</w:t>
        </w:r>
      </w:ins>
      <w:ins w:id="11211" w:author="PR Preview" w:date="2026-01-01T00:00:00Z">
        <w:r>
          <w:t xml:space="preserve"> </w:t>
        </w:r>
      </w:ins>
      <m:oMath>
        <m:sSub>
          <m:e>
            <m:r>
              <m:rPr>
                <m:scr m:val="script"/>
                <m:sty m:val="p"/>
              </m:rPr>
              <m:t>S</m:t>
            </m:r>
          </m:e>
          <m:sub>
            <m:r>
              <m:t>1</m:t>
            </m:r>
          </m:sub>
        </m:sSub>
      </m:oMath>
      <w:ins w:id="11212" w:author="PR Preview" w:date="2026-01-01T00:00:00Z">
        <w:r>
          <w:t xml:space="preserve"> </w:t>
        </w:r>
      </w:ins>
      <w:ins w:id="11213" w:author="PR Preview" w:date="2026-01-01T00:00:00Z">
        <w:r>
          <w:t xml:space="preserve">and</w:t>
        </w:r>
      </w:ins>
      <w:ins w:id="11214" w:author="PR Preview" w:date="2026-01-01T00:00:00Z">
        <w:r>
          <w:t xml:space="preserve"> </w:t>
        </w:r>
      </w:ins>
      <m:oMath>
        <m:sSub>
          <m:e>
            <m:r>
              <m:rPr>
                <m:scr m:val="script"/>
                <m:sty m:val="p"/>
              </m:rPr>
              <m:t>S</m:t>
            </m:r>
          </m:e>
          <m:sub>
            <m:r>
              <m:t>2</m:t>
            </m:r>
          </m:sub>
        </m:sSub>
      </m:oMath>
      <w:ins w:id="11215" w:author="PR Preview" w:date="2026-01-01T00:00:00Z">
        <w:r>
          <w:t xml:space="preserve"> </w:t>
        </w:r>
      </w:ins>
      <w:ins w:id="11216" w:author="PR Preview" w:date="2026-01-01T00:00:00Z">
        <w:r>
          <w:t xml:space="preserve">contain</w:t>
        </w:r>
      </w:ins>
      <w:ins w:id="11217" w:author="PR Preview" w:date="2026-01-01T00:00:00Z">
        <w:r>
          <w:t xml:space="preserve"> </w:t>
        </w:r>
      </w:ins>
      <w:ins w:id="11218" w:author="PR Preview" w:date="2026-01-01T00:00:00Z">
        <w:r>
          <w:t xml:space="preserve">$\mathord{\smash[b]{\underset{\raise.3ex\hbox{$\scriptstyle\sim$}}{0}}\vphantom{0}}$</w:t>
        </w:r>
      </w:ins>
      <w:ins w:id="11219" w:author="PR Preview" w:date="2026-01-01T00:00:00Z">
        <w:r>
          <w:t xml:space="preserve"> </w:t>
        </w:r>
      </w:ins>
      <w:ins w:id="11220" w:author="PR Preview" w:date="2026-01-01T00:00:00Z">
        <w:r>
          <w:t xml:space="preserve">(</w:t>
        </w:r>
      </w:ins>
      <w:hyperlink w:anchor="thm-subspace-zero">
        <w:ins w:id="11221" w:author="PR Preview" w:date="2026-01-01T00:00:00Z">
          <w:r>
            <w:rPr>
              <w:rStyle w:val="Hyperlink"/>
            </w:rPr>
            <w:t xml:space="preserve">Theorem 21</w:t>
          </w:r>
        </w:ins>
      </w:hyperlink>
      <w:ins w:id="11222" w:author="PR Preview" w:date="2026-01-01T00:00:00Z">
        <w:r>
          <w:t xml:space="preserve">).</w:t>
        </w:r>
      </w:ins>
    </w:p>
    <w:p>
      <w:pPr>
        <w:pStyle w:val="BodyText"/>
      </w:pPr>
      <w:ins w:id="11223" w:author="PR Preview" w:date="2026-01-01T00:00:00Z">
        <w:r>
          <w:rPr>
            <w:b/>
            <w:bCs/>
          </w:rPr>
          <w:t xml:space="preserve">The sum.</w:t>
        </w:r>
      </w:ins>
      <w:ins w:id="11224" w:author="PR Preview" w:date="2026-01-01T00:00:00Z">
        <w:r>
          <w:t xml:space="preserve"> </w:t>
        </w:r>
      </w:ins>
      <w:ins w:id="11225" w:author="PR Preview" w:date="2026-01-01T00:00:00Z">
        <w:r>
          <w:t xml:space="preserve">It is not empty: it contains</w:t>
        </w:r>
      </w:ins>
      <w:ins w:id="11226" w:author="PR Preview" w:date="2026-01-01T00:00:00Z">
        <w:r>
          <w:t xml:space="preserve"> </w:t>
        </w:r>
      </w:ins>
      <w:ins w:id="11227" w:author="PR Preview" w:date="2026-01-01T00:00:00Z">
        <w:r>
          <w:t xml:space="preserve">$\mathord{\smash[b]{\underset{\raise.3ex\hbox{$\scriptstyle\sim$}}{0}}\vphantom{0}}+ \mathord{\smash[b]{\underset{\raise.3ex\hbox{$\scriptstyle\sim$}}{0}}\vphantom{0}}= \mathord{\smash[b]{\underset{\raise.3ex\hbox{$\scriptstyle\sim$}}{0}}\vphantom{0}}$</w:t>
        </w:r>
      </w:ins>
      <w:ins w:id="11228" w:author="PR Preview" w:date="2026-01-01T00:00:00Z">
        <w:r>
          <w:t xml:space="preserve">.</w:t>
        </w:r>
      </w:ins>
      <w:ins w:id="11229" w:author="PR Preview" w:date="2026-01-01T00:00:00Z">
        <w:r>
          <w:t xml:space="preserve"> </w:t>
        </w:r>
      </w:ins>
      <w:ins w:id="11230" w:author="PR Preview" w:date="2026-01-01T00:00:00Z">
        <w:r>
          <w:t xml:space="preserve">Take two of its vectors,</w:t>
        </w:r>
      </w:ins>
      <w:ins w:id="11231" w:author="PR Preview" w:date="2026-01-01T00:00:00Z">
        <w:r>
          <w:t xml:space="preserve"> </w:t>
        </w:r>
      </w:ins>
      <w:ins w:id="11232" w:author="PR Preview" w:date="2026-01-01T00:00:00Z">
        <w:r>
          <w:t xml:space="preserve">$\mathord{\smash[b]{\underset{\raise.3ex\hbox{$\scriptstyle\sim$}}{u}}\vphantom{u}} = \mathord{\smash[b]{\underset{\raise.3ex\hbox{$\scriptstyle\sim$}}{u}}\vphantom{u}}_1 + \mathord{\smash[b]{\underset{\raise.3ex\hbox{$\scriptstyle\sim$}}{u}}\vphantom{u}}_2$</w:t>
        </w:r>
      </w:ins>
      <w:ins w:id="11233" w:author="PR Preview" w:date="2026-01-01T00:00:00Z">
        <w:r>
          <w:t xml:space="preserve"> </w:t>
        </w:r>
      </w:ins>
      <w:ins w:id="11234" w:author="PR Preview" w:date="2026-01-01T00:00:00Z">
        <w:r>
          <w:t xml:space="preserve">and</w:t>
        </w:r>
      </w:ins>
      <w:ins w:id="11235" w:author="PR Preview" w:date="2026-01-01T00:00:00Z">
        <w:r>
          <w:t xml:space="preserve"> </w:t>
        </w:r>
      </w:ins>
      <w:ins w:id="11236" w:author="PR Preview" w:date="2026-01-01T00:00:00Z">
        <w:r>
          <w:t xml:space="preserve">$\mathord{\smash[b]{\underset{\raise.3ex\hbox{$\scriptstyle\sim$}}{w}}\vphantom{w}} = \mathord{\smash[b]{\underset{\raise.3ex\hbox{$\scriptstyle\sim$}}{w}}\vphantom{w}}_1 + \mathord{\smash[b]{\underset{\raise.3ex\hbox{$\scriptstyle\sim$}}{w}}\vphantom{w}}_2$</w:t>
        </w:r>
      </w:ins>
      <w:ins w:id="11237" w:author="PR Preview" w:date="2026-01-01T00:00:00Z">
        <w:r>
          <w:t xml:space="preserve">,</w:t>
        </w:r>
      </w:ins>
      <w:ins w:id="11238" w:author="PR Preview" w:date="2026-01-01T00:00:00Z">
        <w:r>
          <w:t xml:space="preserve"> </w:t>
        </w:r>
      </w:ins>
      <w:ins w:id="11239" w:author="PR Preview" w:date="2026-01-01T00:00:00Z">
        <w:r>
          <w:t xml:space="preserve">with</w:t>
        </w:r>
      </w:ins>
      <w:ins w:id="11240" w:author="PR Preview" w:date="2026-01-01T00:00:00Z">
        <w:r>
          <w:t xml:space="preserve"> </w:t>
        </w:r>
      </w:ins>
      <w:ins w:id="11241" w:author="PR Preview" w:date="2026-01-01T00:00:00Z">
        <w:r>
          <w:t xml:space="preserve">$\mathord{\smash[b]{\underset{\raise.3ex\hbox{$\scriptstyle\sim$}}{u}}\vphantom{u}}_1, \mathord{\smash[b]{\underset{\raise.3ex\hbox{$\scriptstyle\sim$}}{w}}\vphantom{w}}_1 \in \mathcal{S}_1$</w:t>
        </w:r>
      </w:ins>
      <w:ins w:id="11242" w:author="PR Preview" w:date="2026-01-01T00:00:00Z">
        <w:r>
          <w:t xml:space="preserve"> </w:t>
        </w:r>
      </w:ins>
      <w:ins w:id="11243" w:author="PR Preview" w:date="2026-01-01T00:00:00Z">
        <w:r>
          <w:t xml:space="preserve">and</w:t>
        </w:r>
      </w:ins>
      <w:ins w:id="11244" w:author="PR Preview" w:date="2026-01-01T00:00:00Z">
        <w:r>
          <w:t xml:space="preserve"> </w:t>
        </w:r>
      </w:ins>
      <w:ins w:id="11245" w:author="PR Preview" w:date="2026-01-01T00:00:00Z">
        <w:r>
          <w:t xml:space="preserve">$\mathord{\smash[b]{\underset{\raise.3ex\hbox{$\scriptstyle\sim$}}{u}}\vphantom{u}}_2, \mathord{\smash[b]{\underset{\raise.3ex\hbox{$\scriptstyle\sim$}}{w}}\vphantom{w}}_2 \in \mathcal{S}_2$</w:t>
        </w:r>
      </w:ins>
      <w:ins w:id="11246" w:author="PR Preview" w:date="2026-01-01T00:00:00Z">
        <w:r>
          <w:t xml:space="preserve">,</w:t>
        </w:r>
      </w:ins>
      <w:ins w:id="11247" w:author="PR Preview" w:date="2026-01-01T00:00:00Z">
        <w:r>
          <w:t xml:space="preserve"> </w:t>
        </w:r>
      </w:ins>
      <w:ins w:id="11248" w:author="PR Preview" w:date="2026-01-01T00:00:00Z">
        <w:r>
          <w:t xml:space="preserve">and a number</w:t>
        </w:r>
      </w:ins>
      <w:ins w:id="11249" w:author="PR Preview" w:date="2026-01-01T00:00:00Z">
        <w:r>
          <w:t xml:space="preserve"> </w:t>
        </w:r>
      </w:ins>
      <m:oMath>
        <m:r>
          <m:t>c</m:t>
        </m:r>
      </m:oMath>
      <w:ins w:id="11250" w:author="PR Preview" w:date="2026-01-01T00:00:00Z">
        <w:r>
          <w:t xml:space="preserve">.</w:t>
        </w:r>
      </w:ins>
      <w:ins w:id="11251" w:author="PR Preview" w:date="2026-01-01T00:00:00Z">
        <w:r>
          <w:t xml:space="preserve"> </w:t>
        </w:r>
      </w:ins>
      <w:ins w:id="11252" w:author="PR Preview" w:date="2026-01-01T00:00:00Z">
        <w:r>
          <w:t xml:space="preserve">Then</w:t>
        </w:r>
      </w:ins>
    </w:p>
    <w:p>
      <w:pPr>
        <w:pStyle w:val="BodyText"/>
      </w:pPr>
      <w:ins w:id="11253" w:author="PR Preview" w:date="2026-01-01T00:00:00Z">
        <w:r>
          <w:t xml:space="preserve">$$
    \begin{aligned}
    \mathord{\smash[b]{\underset{\raise.3ex\hbox{$\scriptstyle\sim$}}{u}}\vphantom{u}} + \mathord{\smash[b]{\underset{\raise.3ex\hbox{$\scriptstyle\sim$}}{w}}\vphantom{w}}
    &amp;= (\mathord{\smash[b]{\underset{\raise.3ex\hbox{$\scriptstyle\sim$}}{u}}\vphantom{u}}_1 + \mathord{\smash[b]{\underset{\raise.3ex\hbox{$\scriptstyle\sim$}}{u}}\vphantom{u}}_2) + (\mathord{\smash[b]{\underset{\raise.3ex\hbox{$\scriptstyle\sim$}}{w}}\vphantom{w}}_1 + \mathord{\smash[b]{\underset{\raise.3ex\hbox{$\scriptstyle\sim$}}{w}}\vphantom{w}}_2)
    &amp;&amp; \text{(substitute)}
    \\
    &amp;= (\mathord{\smash[b]{\underset{\raise.3ex\hbox{$\scriptstyle\sim$}}{u}}\vphantom{u}}_1 + \mathord{\smash[b]{\underset{\raise.3ex\hbox{$\scriptstyle\sim$}}{w}}\vphantom{w}}_1) + (\mathord{\smash[b]{\underset{\raise.3ex\hbox{$\scriptstyle\sim$}}{u}}\vphantom{u}}_2 + \mathord{\smash[b]{\underset{\raise.3ex\hbox{$\scriptstyle\sim$}}{w}}\vphantom{w}}_2),
    &amp;&amp; \text{(regroup; vector addition is entrywise)}
    \end{aligned}
    $$</w:t>
        </w:r>
      </w:ins>
    </w:p>
    <w:p>
      <w:pPr>
        <w:pStyle w:val="FirstParagraph"/>
      </w:pPr>
      <w:ins w:id="11254" w:author="PR Preview" w:date="2026-01-01T00:00:00Z">
        <w:r>
          <w:t xml:space="preserve">where</w:t>
        </w:r>
      </w:ins>
      <w:ins w:id="11255" w:author="PR Preview" w:date="2026-01-01T00:00:00Z">
        <w:r>
          <w:t xml:space="preserve"> </w:t>
        </w:r>
      </w:ins>
      <w:ins w:id="11256" w:author="PR Preview" w:date="2026-01-01T00:00:00Z">
        <w:r>
          <w:t xml:space="preserve">$\mathord{\smash[b]{\underset{\raise.3ex\hbox{$\scriptstyle\sim$}}{u}}\vphantom{u}}_1 + \mathord{\smash[b]{\underset{\raise.3ex\hbox{$\scriptstyle\sim$}}{w}}\vphantom{w}}_1 \in \mathcal{S}_1$</w:t>
        </w:r>
      </w:ins>
      <w:ins w:id="11257" w:author="PR Preview" w:date="2026-01-01T00:00:00Z">
        <w:r>
          <w:t xml:space="preserve"> </w:t>
        </w:r>
      </w:ins>
      <w:ins w:id="11258" w:author="PR Preview" w:date="2026-01-01T00:00:00Z">
        <w:r>
          <w:t xml:space="preserve">and</w:t>
        </w:r>
      </w:ins>
      <w:ins w:id="11259" w:author="PR Preview" w:date="2026-01-01T00:00:00Z">
        <w:r>
          <w:t xml:space="preserve"> </w:t>
        </w:r>
      </w:ins>
      <w:ins w:id="11260" w:author="PR Preview" w:date="2026-01-01T00:00:00Z">
        <w:r>
          <w:t xml:space="preserve">$\mathord{\smash[b]{\underset{\raise.3ex\hbox{$\scriptstyle\sim$}}{u}}\vphantom{u}}_2 + \mathord{\smash[b]{\underset{\raise.3ex\hbox{$\scriptstyle\sim$}}{w}}\vphantom{w}}_2 \in \mathcal{S}_2$</w:t>
        </w:r>
      </w:ins>
      <w:ins w:id="11261" w:author="PR Preview" w:date="2026-01-01T00:00:00Z">
        <w:r>
          <w:t xml:space="preserve">,</w:t>
        </w:r>
      </w:ins>
      <w:ins w:id="11262" w:author="PR Preview" w:date="2026-01-01T00:00:00Z">
        <w:r>
          <w:t xml:space="preserve"> </w:t>
        </w:r>
      </w:ins>
      <w:ins w:id="11263" w:author="PR Preview" w:date="2026-01-01T00:00:00Z">
        <w:r>
          <w:t xml:space="preserve">because each subspace is closed under addition.</w:t>
        </w:r>
      </w:ins>
      <w:ins w:id="11264" w:author="PR Preview" w:date="2026-01-01T00:00:00Z">
        <w:r>
          <w:t xml:space="preserve"> </w:t>
        </w:r>
      </w:ins>
      <w:ins w:id="11265" w:author="PR Preview" w:date="2026-01-01T00:00:00Z">
        <w:r>
          <w:t xml:space="preserve">Likewise</w:t>
        </w:r>
      </w:ins>
    </w:p>
    <w:p>
      <w:pPr>
        <w:pStyle w:val="BodyText"/>
      </w:pPr>
      <w:ins w:id="11266" w:author="PR Preview" w:date="2026-01-01T00:00:00Z">
        <w:r>
          <w:t xml:space="preserve">$$
    \begin{aligned}
    c\,\mathord{\smash[b]{\underset{\raise.3ex\hbox{$\scriptstyle\sim$}}{u}}\vphantom{u}}
    &amp;= c\,(\mathord{\smash[b]{\underset{\raise.3ex\hbox{$\scriptstyle\sim$}}{u}}\vphantom{u}}_1 + \mathord{\smash[b]{\underset{\raise.3ex\hbox{$\scriptstyle\sim$}}{u}}\vphantom{u}}_2)
    &amp;&amp; \text{(substitute)}
    \\
    &amp;= c\,\mathord{\smash[b]{\underset{\raise.3ex\hbox{$\scriptstyle\sim$}}{u}}\vphantom{u}}_1 + c\,\mathord{\smash[b]{\underset{\raise.3ex\hbox{$\scriptstyle\sim$}}{u}}\vphantom{u}}_2,
    &amp;&amp; \text{(distribute } c \text{ entrywise)}
    \end{aligned}
    $$</w:t>
        </w:r>
      </w:ins>
    </w:p>
    <w:p>
      <w:pPr>
        <w:pStyle w:val="FirstParagraph"/>
      </w:pPr>
      <w:ins w:id="11267" w:author="PR Preview" w:date="2026-01-01T00:00:00Z">
        <w:r>
          <w:t xml:space="preserve">where</w:t>
        </w:r>
      </w:ins>
      <w:ins w:id="11268" w:author="PR Preview" w:date="2026-01-01T00:00:00Z">
        <w:r>
          <w:t xml:space="preserve"> </w:t>
        </w:r>
      </w:ins>
      <w:ins w:id="11269" w:author="PR Preview" w:date="2026-01-01T00:00:00Z">
        <w:r>
          <w:t xml:space="preserve">$c\,\mathord{\smash[b]{\underset{\raise.3ex\hbox{$\scriptstyle\sim$}}{u}}\vphantom{u}}_1 \in \mathcal{S}_1$</w:t>
        </w:r>
      </w:ins>
      <w:ins w:id="11270" w:author="PR Preview" w:date="2026-01-01T00:00:00Z">
        <w:r>
          <w:t xml:space="preserve"> </w:t>
        </w:r>
      </w:ins>
      <w:ins w:id="11271" w:author="PR Preview" w:date="2026-01-01T00:00:00Z">
        <w:r>
          <w:t xml:space="preserve">and</w:t>
        </w:r>
      </w:ins>
      <w:ins w:id="11272" w:author="PR Preview" w:date="2026-01-01T00:00:00Z">
        <w:r>
          <w:t xml:space="preserve"> </w:t>
        </w:r>
      </w:ins>
      <w:ins w:id="11273" w:author="PR Preview" w:date="2026-01-01T00:00:00Z">
        <w:r>
          <w:t xml:space="preserve">$c\,\mathord{\smash[b]{\underset{\raise.3ex\hbox{$\scriptstyle\sim$}}{u}}\vphantom{u}}_2 \in \mathcal{S}_2$</w:t>
        </w:r>
      </w:ins>
      <w:ins w:id="11274" w:author="PR Preview" w:date="2026-01-01T00:00:00Z">
        <w:r>
          <w:t xml:space="preserve">,</w:t>
        </w:r>
      </w:ins>
      <w:ins w:id="11275" w:author="PR Preview" w:date="2026-01-01T00:00:00Z">
        <w:r>
          <w:t xml:space="preserve"> </w:t>
        </w:r>
      </w:ins>
      <w:ins w:id="11276" w:author="PR Preview" w:date="2026-01-01T00:00:00Z">
        <w:r>
          <w:t xml:space="preserve">because each subspace is closed under scalar multiplication.</w:t>
        </w:r>
      </w:ins>
      <w:ins w:id="11277" w:author="PR Preview" w:date="2026-01-01T00:00:00Z">
        <w:r>
          <w:t xml:space="preserve"> </w:t>
        </w:r>
      </w:ins>
      <w:ins w:id="11278" w:author="PR Preview" w:date="2026-01-01T00:00:00Z">
        <w:r>
          <w:t xml:space="preserve">So</w:t>
        </w:r>
      </w:ins>
      <w:ins w:id="11279" w:author="PR Preview" w:date="2026-01-01T00:00:00Z">
        <w:r>
          <w:t xml:space="preserve"> </w:t>
        </w:r>
      </w:ins>
      <w:ins w:id="11280" w:author="PR Preview" w:date="2026-01-01T00:00:00Z">
        <w:r>
          <w:t xml:space="preserve">$\mathord{\smash[b]{\underset{\raise.3ex\hbox{$\scriptstyle\sim$}}{u}}\vphantom{u}} + \mathord{\smash[b]{\underset{\raise.3ex\hbox{$\scriptstyle\sim$}}{w}}\vphantom{w}}$</w:t>
        </w:r>
      </w:ins>
      <w:ins w:id="11281" w:author="PR Preview" w:date="2026-01-01T00:00:00Z">
        <w:r>
          <w:t xml:space="preserve"> </w:t>
        </w:r>
      </w:ins>
      <w:ins w:id="11282" w:author="PR Preview" w:date="2026-01-01T00:00:00Z">
        <w:r>
          <w:t xml:space="preserve">and</w:t>
        </w:r>
      </w:ins>
      <w:ins w:id="11283" w:author="PR Preview" w:date="2026-01-01T00:00:00Z">
        <w:r>
          <w:t xml:space="preserve"> </w:t>
        </w:r>
      </w:ins>
      <w:ins w:id="11284" w:author="PR Preview" w:date="2026-01-01T00:00:00Z">
        <w:r>
          <w:t xml:space="preserve">$c\,\mathord{\smash[b]{\underset{\raise.3ex\hbox{$\scriptstyle\sim$}}{u}}\vphantom{u}}$</w:t>
        </w:r>
      </w:ins>
      <w:ins w:id="11285" w:author="PR Preview" w:date="2026-01-01T00:00:00Z">
        <w:r>
          <w:t xml:space="preserve"> </w:t>
        </w:r>
      </w:ins>
      <w:ins w:id="11286" w:author="PR Preview" w:date="2026-01-01T00:00:00Z">
        <w:r>
          <w:t xml:space="preserve">are in</w:t>
        </w:r>
      </w:ins>
      <w:ins w:id="11287"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288" w:author="PR Preview" w:date="2026-01-01T00:00:00Z">
        <w:r>
          <w:t xml:space="preserve">.</w:t>
        </w:r>
      </w:ins>
    </w:p>
    <w:p>
      <w:pPr>
        <w:pStyle w:val="BodyText"/>
      </w:pPr>
      <w:ins w:id="11289" w:author="PR Preview" w:date="2026-01-01T00:00:00Z">
        <w:r>
          <w:rPr>
            <w:b/>
            <w:bCs/>
          </w:rPr>
          <w:t xml:space="preserve">The intersection.</w:t>
        </w:r>
      </w:ins>
      <w:ins w:id="11290" w:author="PR Preview" w:date="2026-01-01T00:00:00Z">
        <w:r>
          <w:t xml:space="preserve"> </w:t>
        </w:r>
      </w:ins>
      <w:ins w:id="11291" w:author="PR Preview" w:date="2026-01-01T00:00:00Z">
        <w:r>
          <w:t xml:space="preserve">It is not empty: it contains</w:t>
        </w:r>
      </w:ins>
      <w:ins w:id="11292" w:author="PR Preview" w:date="2026-01-01T00:00:00Z">
        <w:r>
          <w:t xml:space="preserve"> </w:t>
        </w:r>
      </w:ins>
      <w:ins w:id="11293" w:author="PR Preview" w:date="2026-01-01T00:00:00Z">
        <w:r>
          <w:t xml:space="preserve">$\mathord{\smash[b]{\underset{\raise.3ex\hbox{$\scriptstyle\sim$}}{0}}\vphantom{0}}$</w:t>
        </w:r>
      </w:ins>
      <w:ins w:id="11294" w:author="PR Preview" w:date="2026-01-01T00:00:00Z">
        <w:r>
          <w:t xml:space="preserve">.</w:t>
        </w:r>
      </w:ins>
      <w:ins w:id="11295" w:author="PR Preview" w:date="2026-01-01T00:00:00Z">
        <w:r>
          <w:t xml:space="preserve"> </w:t>
        </w:r>
      </w:ins>
      <w:ins w:id="11296" w:author="PR Preview" w:date="2026-01-01T00:00:00Z">
        <w:r>
          <w:t xml:space="preserve">If</w:t>
        </w:r>
      </w:ins>
      <w:ins w:id="11297" w:author="PR Preview" w:date="2026-01-01T00:00:00Z">
        <w:r>
          <w:t xml:space="preserve"> </w:t>
        </w:r>
      </w:ins>
      <w:ins w:id="11298" w:author="PR Preview" w:date="2026-01-01T00:00:00Z">
        <w:r>
          <w:t xml:space="preserve">$\mathord{\smash[b]{\underset{\raise.3ex\hbox{$\scriptstyle\sim$}}{u}}\vphantom{u}}$</w:t>
        </w:r>
      </w:ins>
      <w:ins w:id="11299" w:author="PR Preview" w:date="2026-01-01T00:00:00Z">
        <w:r>
          <w:t xml:space="preserve"> </w:t>
        </w:r>
      </w:ins>
      <w:ins w:id="11300" w:author="PR Preview" w:date="2026-01-01T00:00:00Z">
        <w:r>
          <w:t xml:space="preserve">and</w:t>
        </w:r>
      </w:ins>
      <w:ins w:id="11301" w:author="PR Preview" w:date="2026-01-01T00:00:00Z">
        <w:r>
          <w:t xml:space="preserve"> </w:t>
        </w:r>
      </w:ins>
      <w:ins w:id="11302" w:author="PR Preview" w:date="2026-01-01T00:00:00Z">
        <w:r>
          <w:t xml:space="preserve">$\mathord{\smash[b]{\underset{\raise.3ex\hbox{$\scriptstyle\sim$}}{w}}\vphantom{w}}$</w:t>
        </w:r>
      </w:ins>
      <w:ins w:id="11303" w:author="PR Preview" w:date="2026-01-01T00:00:00Z">
        <w:r>
          <w:t xml:space="preserve"> </w:t>
        </w:r>
      </w:ins>
      <w:ins w:id="11304" w:author="PR Preview" w:date="2026-01-01T00:00:00Z">
        <w:r>
          <w:t xml:space="preserve">are in both</w:t>
        </w:r>
      </w:ins>
      <w:ins w:id="11305" w:author="PR Preview" w:date="2026-01-01T00:00:00Z">
        <w:r>
          <w:t xml:space="preserve"> </w:t>
        </w:r>
      </w:ins>
      <m:oMath>
        <m:sSub>
          <m:e>
            <m:r>
              <m:rPr>
                <m:scr m:val="script"/>
                <m:sty m:val="p"/>
              </m:rPr>
              <m:t>S</m:t>
            </m:r>
          </m:e>
          <m:sub>
            <m:r>
              <m:t>1</m:t>
            </m:r>
          </m:sub>
        </m:sSub>
      </m:oMath>
      <w:ins w:id="11306" w:author="PR Preview" w:date="2026-01-01T00:00:00Z">
        <w:r>
          <w:t xml:space="preserve"> </w:t>
        </w:r>
      </w:ins>
      <w:ins w:id="11307" w:author="PR Preview" w:date="2026-01-01T00:00:00Z">
        <w:r>
          <w:t xml:space="preserve">and</w:t>
        </w:r>
      </w:ins>
      <w:ins w:id="11308" w:author="PR Preview" w:date="2026-01-01T00:00:00Z">
        <w:r>
          <w:t xml:space="preserve"> </w:t>
        </w:r>
      </w:ins>
      <m:oMath>
        <m:sSub>
          <m:e>
            <m:r>
              <m:rPr>
                <m:scr m:val="script"/>
                <m:sty m:val="p"/>
              </m:rPr>
              <m:t>S</m:t>
            </m:r>
          </m:e>
          <m:sub>
            <m:r>
              <m:t>2</m:t>
            </m:r>
          </m:sub>
        </m:sSub>
      </m:oMath>
      <w:ins w:id="11309" w:author="PR Preview" w:date="2026-01-01T00:00:00Z">
        <w:r>
          <w:t xml:space="preserve">,</w:t>
        </w:r>
      </w:ins>
      <w:ins w:id="11310" w:author="PR Preview" w:date="2026-01-01T00:00:00Z">
        <w:r>
          <w:t xml:space="preserve"> </w:t>
        </w:r>
      </w:ins>
      <w:ins w:id="11311" w:author="PR Preview" w:date="2026-01-01T00:00:00Z">
        <w:r>
          <w:t xml:space="preserve">then</w:t>
        </w:r>
      </w:ins>
      <w:ins w:id="11312" w:author="PR Preview" w:date="2026-01-01T00:00:00Z">
        <w:r>
          <w:t xml:space="preserve"> </w:t>
        </w:r>
      </w:ins>
      <w:ins w:id="11313" w:author="PR Preview" w:date="2026-01-01T00:00:00Z">
        <w:r>
          <w:t xml:space="preserve">$\mathord{\smash[b]{\underset{\raise.3ex\hbox{$\scriptstyle\sim$}}{u}}\vphantom{u}} + \mathord{\smash[b]{\underset{\raise.3ex\hbox{$\scriptstyle\sim$}}{w}}\vphantom{w}}$</w:t>
        </w:r>
      </w:ins>
      <w:ins w:id="11314" w:author="PR Preview" w:date="2026-01-01T00:00:00Z">
        <w:r>
          <w:t xml:space="preserve"> </w:t>
        </w:r>
      </w:ins>
      <w:ins w:id="11315" w:author="PR Preview" w:date="2026-01-01T00:00:00Z">
        <w:r>
          <w:t xml:space="preserve">and</w:t>
        </w:r>
      </w:ins>
      <w:ins w:id="11316" w:author="PR Preview" w:date="2026-01-01T00:00:00Z">
        <w:r>
          <w:t xml:space="preserve"> </w:t>
        </w:r>
      </w:ins>
      <w:ins w:id="11317" w:author="PR Preview" w:date="2026-01-01T00:00:00Z">
        <w:r>
          <w:t xml:space="preserve">$c\,\mathord{\smash[b]{\underset{\raise.3ex\hbox{$\scriptstyle\sim$}}{u}}\vphantom{u}}$</w:t>
        </w:r>
      </w:ins>
      <w:ins w:id="11318" w:author="PR Preview" w:date="2026-01-01T00:00:00Z">
        <w:r>
          <w:t xml:space="preserve"> </w:t>
        </w:r>
      </w:ins>
      <w:ins w:id="11319" w:author="PR Preview" w:date="2026-01-01T00:00:00Z">
        <w:r>
          <w:t xml:space="preserve">are in</w:t>
        </w:r>
      </w:ins>
      <w:ins w:id="11320" w:author="PR Preview" w:date="2026-01-01T00:00:00Z">
        <w:r>
          <w:t xml:space="preserve"> </w:t>
        </w:r>
      </w:ins>
      <m:oMath>
        <m:sSub>
          <m:e>
            <m:r>
              <m:rPr>
                <m:scr m:val="script"/>
                <m:sty m:val="p"/>
              </m:rPr>
              <m:t>S</m:t>
            </m:r>
          </m:e>
          <m:sub>
            <m:r>
              <m:t>1</m:t>
            </m:r>
          </m:sub>
        </m:sSub>
      </m:oMath>
      <w:ins w:id="11321" w:author="PR Preview" w:date="2026-01-01T00:00:00Z">
        <w:r>
          <w:t xml:space="preserve">,</w:t>
        </w:r>
      </w:ins>
      <w:ins w:id="11322" w:author="PR Preview" w:date="2026-01-01T00:00:00Z">
        <w:r>
          <w:t xml:space="preserve"> </w:t>
        </w:r>
      </w:ins>
      <w:ins w:id="11323" w:author="PR Preview" w:date="2026-01-01T00:00:00Z">
        <w:r>
          <w:t xml:space="preserve">because</w:t>
        </w:r>
      </w:ins>
      <w:ins w:id="11324" w:author="PR Preview" w:date="2026-01-01T00:00:00Z">
        <w:r>
          <w:t xml:space="preserve"> </w:t>
        </w:r>
      </w:ins>
      <m:oMath>
        <m:sSub>
          <m:e>
            <m:r>
              <m:rPr>
                <m:scr m:val="script"/>
                <m:sty m:val="p"/>
              </m:rPr>
              <m:t>S</m:t>
            </m:r>
          </m:e>
          <m:sub>
            <m:r>
              <m:t>1</m:t>
            </m:r>
          </m:sub>
        </m:sSub>
      </m:oMath>
      <w:ins w:id="11325" w:author="PR Preview" w:date="2026-01-01T00:00:00Z">
        <w:r>
          <w:t xml:space="preserve"> </w:t>
        </w:r>
      </w:ins>
      <w:ins w:id="11326" w:author="PR Preview" w:date="2026-01-01T00:00:00Z">
        <w:r>
          <w:t xml:space="preserve">is a subspace,</w:t>
        </w:r>
      </w:ins>
      <w:ins w:id="11327" w:author="PR Preview" w:date="2026-01-01T00:00:00Z">
        <w:r>
          <w:t xml:space="preserve"> </w:t>
        </w:r>
      </w:ins>
      <w:ins w:id="11328" w:author="PR Preview" w:date="2026-01-01T00:00:00Z">
        <w:r>
          <w:t xml:space="preserve">and in</w:t>
        </w:r>
      </w:ins>
      <w:ins w:id="11329" w:author="PR Preview" w:date="2026-01-01T00:00:00Z">
        <w:r>
          <w:t xml:space="preserve"> </w:t>
        </w:r>
      </w:ins>
      <m:oMath>
        <m:sSub>
          <m:e>
            <m:r>
              <m:rPr>
                <m:scr m:val="script"/>
                <m:sty m:val="p"/>
              </m:rPr>
              <m:t>S</m:t>
            </m:r>
          </m:e>
          <m:sub>
            <m:r>
              <m:t>2</m:t>
            </m:r>
          </m:sub>
        </m:sSub>
      </m:oMath>
      <w:ins w:id="11330" w:author="PR Preview" w:date="2026-01-01T00:00:00Z">
        <w:r>
          <w:t xml:space="preserve"> </w:t>
        </w:r>
      </w:ins>
      <w:ins w:id="11331" w:author="PR Preview" w:date="2026-01-01T00:00:00Z">
        <w:r>
          <w:t xml:space="preserve">for the same reason,</w:t>
        </w:r>
      </w:ins>
      <w:ins w:id="11332" w:author="PR Preview" w:date="2026-01-01T00:00:00Z">
        <w:r>
          <w:t xml:space="preserve"> </w:t>
        </w:r>
      </w:ins>
      <w:ins w:id="11333" w:author="PR Preview" w:date="2026-01-01T00:00:00Z">
        <w:r>
          <w:t xml:space="preserve">so they are in</w:t>
        </w:r>
      </w:ins>
      <w:ins w:id="11334"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335" w:author="PR Preview" w:date="2026-01-01T00:00:00Z">
        <w:r>
          <w:t xml:space="preserve">.</w:t>
        </w:r>
      </w:ins>
    </w:p>
    <w:bookmarkStart w:id="306" w:name="exm-sum-intersection-subspace"/>
    <w:p>
      <w:pPr>
        <w:pStyle w:val="BodyText"/>
      </w:pPr>
      <w:r>
        <w:rPr>
          <w:b/>
          <w:bCs/>
        </w:rPr>
        <w:t xml:space="preserve">Example 81 (Two planes in</w:t>
      </w:r>
      <w:r>
        <w:rPr>
          <w:b/>
          <w:bCs/>
        </w:rPr>
        <w:t xml:space="preserve"> </w:t>
      </w:r>
      <m:oMath>
        <m:sSup>
          <m:e>
            <m:r>
              <m:rPr>
                <m:scr m:val="double-struck"/>
                <m:sty m:val="p"/>
              </m:rPr>
              <m:t>R</m:t>
            </m:r>
          </m:e>
          <m:sup>
            <m:r>
              <m:t>3</m:t>
            </m:r>
          </m:sup>
        </m:sSup>
      </m:oMath>
      <w:r>
        <w:rPr>
          <w:b/>
          <w:bCs/>
        </w:rPr>
        <w:t xml:space="preserv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w:t>
      </w:r>
      <w:r>
        <w:t xml:space="preserve"> </w:t>
      </w:r>
      <w:r>
        <w:t xml:space="preserve">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c</m:t>
            </m:r>
            <m:r>
              <m:rPr>
                <m:sty m:val="p"/>
              </m:rPr>
              <m:t>)</m:t>
            </m:r>
            <m:r>
              <m:rPr>
                <m:sty m:val="p"/>
              </m:rPr>
              <m:t>:</m:t>
            </m:r>
            <m:r>
              <m:t>b</m:t>
            </m:r>
            <m:r>
              <m:rPr>
                <m:sty m:val="p"/>
              </m:rPr>
              <m:t>,</m:t>
            </m:r>
            <m:r>
              <m:t>c</m:t>
            </m:r>
            <m:r>
              <m:rPr>
                <m:sty m:val="p"/>
              </m:rPr>
              <m:t>∈</m:t>
            </m:r>
            <m:r>
              <m:rPr>
                <m:scr m:val="double-struck"/>
                <m:sty m:val="p"/>
              </m:rPr>
              <m:t>R</m:t>
            </m:r>
          </m:e>
        </m:d>
        <m:r>
          <m:t>​</m:t>
        </m:r>
      </m:oMath>
      <w:r>
        <w:t xml:space="preserve">,</w:t>
      </w:r>
      <w:r>
        <w:t xml:space="preserve"> </w:t>
      </w:r>
      <w:r>
        <w:t xml:space="preserve">the plane</w:t>
      </w:r>
      <w:r>
        <w:t xml:space="preserve"> </w:t>
      </w:r>
      <m:oMath>
        <m:r>
          <m:t>x</m:t>
        </m:r>
        <m:r>
          <m:rPr>
            <m:sty m:val="p"/>
          </m:rPr>
          <m:t>=</m:t>
        </m:r>
        <m:r>
          <m:t>0</m:t>
        </m:r>
      </m:oMath>
      <w:r>
        <w:t xml:space="preserve">.</w:t>
      </w:r>
    </w:p>
    <w:p>
      <w:pPr>
        <w:pStyle w:val="Compact"/>
        <w:numPr>
          <w:ilvl w:val="0"/>
          <w:numId w:val="1036"/>
        </w:numPr>
      </w:pPr>
      <w:r>
        <w:rPr>
          <w:b/>
          <w:bCs/>
        </w:rPr>
        <w:t xml:space="preserve">Intersection:</w:t>
      </w:r>
      <w:r>
        <w:t xml:space="preserve"> </w:t>
      </w:r>
      <w:r>
        <w:t xml:space="preserve">a vector in both has third entry</w:t>
      </w:r>
      <w:r>
        <w:t xml:space="preserve"> </w:t>
      </w:r>
      <m:oMath>
        <m:r>
          <m:t>0</m:t>
        </m:r>
      </m:oMath>
      <w:r>
        <w:t xml:space="preserve"> </w:t>
      </w:r>
      <w:r>
        <w:t xml:space="preserve">and first entry</w:t>
      </w:r>
      <w:r>
        <w:t xml:space="preserve"> </w:t>
      </w:r>
      <m:oMath>
        <m:r>
          <m:t>0</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r>
              <m:rPr>
                <m:sty m:val="p"/>
              </m:rPr>
              <m:t>(</m:t>
            </m:r>
            <m:r>
              <m:t>0</m:t>
            </m:r>
            <m:r>
              <m:rPr>
                <m:sty m:val="p"/>
              </m:rPr>
              <m:t>,</m:t>
            </m:r>
            <m:r>
              <m:t>b</m:t>
            </m:r>
            <m:r>
              <m:rPr>
                <m:sty m:val="p"/>
              </m:rPr>
              <m:t>,</m:t>
            </m:r>
            <m:r>
              <m:t>0</m:t>
            </m:r>
            <m:r>
              <m:rPr>
                <m:sty m:val="p"/>
              </m:rPr>
              <m:t>)</m:t>
            </m:r>
            <m:r>
              <m:rPr>
                <m:sty m:val="p"/>
              </m:rPr>
              <m:t>:</m:t>
            </m:r>
            <m:r>
              <m:t>b</m:t>
            </m:r>
            <m:r>
              <m:rPr>
                <m:sty m:val="p"/>
              </m:rPr>
              <m:t>∈</m:t>
            </m:r>
            <m:r>
              <m:rPr>
                <m:scr m:val="double-struck"/>
                <m:sty m:val="p"/>
              </m:rPr>
              <m:t>R</m:t>
            </m:r>
          </m:e>
        </m:d>
        <m:r>
          <m:t>​</m:t>
        </m:r>
      </m:oMath>
      <w:r>
        <w:t xml:space="preserve">,</w:t>
      </w:r>
      <w:r>
        <w:t xml:space="preserve"> </w:t>
      </w:r>
      <w:r>
        <w:t xml:space="preserve">the</w:t>
      </w:r>
      <w:r>
        <w:t xml:space="preserve"> </w:t>
      </w:r>
      <m:oMath>
        <m:r>
          <m:t>y</m:t>
        </m:r>
      </m:oMath>
      <w:r>
        <w:t xml:space="preserve">-axis, which is a line through the origin.</w:t>
      </w:r>
    </w:p>
    <w:p>
      <w:pPr>
        <w:pStyle w:val="Compact"/>
        <w:numPr>
          <w:ilvl w:val="0"/>
          <w:numId w:val="1036"/>
        </w:numPr>
      </w:pPr>
      <w:r>
        <w:rPr>
          <w:b/>
          <w:bCs/>
        </w:rPr>
        <w:t xml:space="preserve">Sum:</w:t>
      </w:r>
      <w:r>
        <w:t xml:space="preserve"> </w:t>
      </w:r>
      <m:oMath>
        <m:r>
          <m:rPr>
            <m:sty m:val="p"/>
          </m:rPr>
          <m:t>(</m:t>
        </m:r>
        <m:r>
          <m:t>a</m:t>
        </m:r>
        <m:r>
          <m:rPr>
            <m:sty m:val="p"/>
          </m:rPr>
          <m:t>,</m:t>
        </m:r>
        <m:r>
          <m:t>b</m:t>
        </m:r>
        <m:r>
          <m:rPr>
            <m:sty m:val="p"/>
          </m:rPr>
          <m:t>,</m:t>
        </m:r>
        <m:r>
          <m:t>0</m:t>
        </m:r>
        <m:r>
          <m:rPr>
            <m:sty m:val="p"/>
          </m:rPr>
          <m:t>)</m:t>
        </m:r>
        <m:r>
          <m:rPr>
            <m:sty m:val="p"/>
          </m:rPr>
          <m:t>+</m:t>
        </m:r>
        <m:r>
          <m:rPr>
            <m:sty m:val="p"/>
          </m:rPr>
          <m:t>(</m:t>
        </m:r>
        <m:r>
          <m:t>0</m:t>
        </m:r>
        <m:r>
          <m:rPr>
            <m:sty m:val="p"/>
          </m:rPr>
          <m:t>,</m:t>
        </m:r>
        <m:sSup>
          <m:e>
            <m:r>
              <m:t>b</m:t>
            </m:r>
          </m:e>
          <m:sup>
            <m:r>
              <m:rPr>
                <m:sty m:val="p"/>
              </m:rPr>
              <m:t>′</m:t>
            </m:r>
          </m:sup>
        </m:sSup>
        <m:r>
          <m:rPr>
            <m:sty m:val="p"/>
          </m:rPr>
          <m:t>,</m:t>
        </m:r>
        <m:r>
          <m:t>c</m:t>
        </m:r>
        <m:r>
          <m:rPr>
            <m:sty m:val="p"/>
          </m:rPr>
          <m:t>)</m:t>
        </m:r>
        <m:r>
          <m:rPr>
            <m:sty m:val="p"/>
          </m:rPr>
          <m:t>=</m:t>
        </m:r>
        <m:r>
          <m:rPr>
            <m:sty m:val="p"/>
          </m:rPr>
          <m:t>(</m:t>
        </m:r>
        <m:r>
          <m:t>a</m:t>
        </m:r>
        <m:r>
          <m:rPr>
            <m:sty m:val="p"/>
          </m:rPr>
          <m:t>,</m:t>
        </m:r>
        <m:r>
          <m:t>b</m:t>
        </m:r>
        <m:r>
          <m:rPr>
            <m:sty m:val="p"/>
          </m:rPr>
          <m:t>+</m:t>
        </m:r>
        <m:sSup>
          <m:e>
            <m:r>
              <m:t>b</m:t>
            </m:r>
          </m:e>
          <m:sup>
            <m:r>
              <m:rPr>
                <m:sty m:val="p"/>
              </m:rPr>
              <m:t>′</m:t>
            </m:r>
          </m:sup>
        </m:sSup>
        <m:r>
          <m:rPr>
            <m:sty m:val="p"/>
          </m:rPr>
          <m:t>,</m:t>
        </m:r>
        <m:r>
          <m:t>c</m:t>
        </m:r>
        <m:r>
          <m:rPr>
            <m:sty m:val="p"/>
          </m:rPr>
          <m:t>)</m:t>
        </m:r>
      </m:oMath>
      <w:r>
        <w:t xml:space="preserve">,</w:t>
      </w:r>
      <w:r>
        <w:t xml:space="preserve"> </w:t>
      </w:r>
      <w:r>
        <w:t xml:space="preserve">and any</w:t>
      </w:r>
      <w:r>
        <w:t xml:space="preserve"> </w:t>
      </w:r>
      <m:oMath>
        <m:r>
          <m:rPr>
            <m:sty m:val="p"/>
          </m:rPr>
          <m:t>(</m:t>
        </m:r>
        <m:r>
          <m:t>x</m:t>
        </m:r>
        <m:r>
          <m:rPr>
            <m:sty m:val="p"/>
          </m:rPr>
          <m:t>,</m:t>
        </m:r>
        <m:r>
          <m:t>y</m:t>
        </m:r>
        <m:r>
          <m:rPr>
            <m:sty m:val="p"/>
          </m:rPr>
          <m:t>,</m:t>
        </m:r>
        <m:r>
          <m:t>z</m:t>
        </m:r>
        <m:r>
          <m:rPr>
            <m:sty m:val="p"/>
          </m:rPr>
          <m:t>)</m:t>
        </m:r>
      </m:oMath>
      <w:r>
        <w:t xml:space="preserve"> </w:t>
      </w:r>
      <w:r>
        <w:t xml:space="preserve">arises this way,</w:t>
      </w:r>
      <w:r>
        <w:t xml:space="preserve"> </w:t>
      </w:r>
      <w:r>
        <w:t xml:space="preserve">with</w:t>
      </w:r>
      <w:r>
        <w:t xml:space="preserve"> </w:t>
      </w:r>
      <m:oMath>
        <m:r>
          <m:t>a</m:t>
        </m:r>
        <m:r>
          <m:rPr>
            <m:sty m:val="p"/>
          </m:rPr>
          <m:t>=</m:t>
        </m:r>
        <m:r>
          <m:t>x</m:t>
        </m:r>
      </m:oMath>
      <w:r>
        <w:t xml:space="preserve">,</w:t>
      </w:r>
      <w:r>
        <w:t xml:space="preserve"> </w:t>
      </w:r>
      <m:oMath>
        <m:r>
          <m:t>b</m:t>
        </m:r>
        <m:r>
          <m:rPr>
            <m:sty m:val="p"/>
          </m:rPr>
          <m:t>=</m:t>
        </m:r>
        <m:r>
          <m:t>y</m:t>
        </m:r>
      </m:oMath>
      <w:r>
        <w:t xml:space="preserve">,</w:t>
      </w:r>
      <w:r>
        <w:t xml:space="preserve"> </w:t>
      </w:r>
      <m:oMath>
        <m:sSup>
          <m:e>
            <m:r>
              <m:t>b</m:t>
            </m:r>
          </m:e>
          <m:sup>
            <m:r>
              <m:rPr>
                <m:sty m:val="p"/>
              </m:rPr>
              <m:t>′</m:t>
            </m:r>
          </m:sup>
        </m:sSup>
        <m:r>
          <m:rPr>
            <m:sty m:val="p"/>
          </m:rPr>
          <m:t>=</m:t>
        </m:r>
        <m:r>
          <m:t>0</m:t>
        </m:r>
      </m:oMath>
      <w:r>
        <w:t xml:space="preserve"> </w:t>
      </w:r>
      <w:r>
        <w:t xml:space="preserve">and</w:t>
      </w:r>
      <w:r>
        <w:t xml:space="preserve"> </w:t>
      </w:r>
      <m:oMath>
        <m:r>
          <m:t>c</m:t>
        </m:r>
        <m:r>
          <m:rPr>
            <m:sty m:val="p"/>
          </m:rPr>
          <m:t>=</m:t>
        </m:r>
        <m:r>
          <m:t>z</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bookmarkEnd w:id="306"/>
    <w:bookmarkStart w:id="307" w:name="thm-dim-sum"/>
    <w:p>
      <w:pPr>
        <w:pStyle w:val="FirstParagraph"/>
      </w:pPr>
      <w:r>
        <w:rPr>
          <w:b/>
          <w:bCs/>
        </w:rPr>
        <w:t xml:space="preserve">Theorem 47 (The dimension of a sum of subspaces)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oMath>
      </m:oMathPara>
    </w:p>
    <w:bookmarkEnd w:id="307"/>
    <w:p>
      <w:pPr>
        <w:pStyle w:val="FirstParagraph"/>
      </w:pPr>
      <w:r>
        <w:rPr>
          <w:i/>
          <w:iCs/>
        </w:rPr>
        <w:t xml:space="preserve">Proof</w:t>
      </w:r>
      <w:r>
        <w:t xml:space="preserve">. </w:t>
      </w:r>
      <w:r>
        <w:t xml:space="preserve">All three sets in the formula are subspaces</w:t>
      </w:r>
      <w:r>
        <w:t xml:space="preserve"> </w:t>
      </w:r>
      <w:r>
        <w:t xml:space="preserve">(</w:t>
      </w:r>
      <w:hyperlink w:anchor="thm-sum-intersection-subspace">
        <w:r>
          <w:rPr>
            <w:rStyle w:val="Hyperlink"/>
          </w:rPr>
          <w:t xml:space="preserve">Theorem 46</w:t>
        </w:r>
      </w:hyperlink>
      <w:r>
        <w:t xml:space="preserve">),</w:t>
      </w:r>
      <w:r>
        <w:t xml:space="preserve"> </w:t>
      </w:r>
      <w:r>
        <w:t xml:space="preserve">so each has a dimension (</w:t>
      </w:r>
      <w:hyperlink w:anchor="def-dimension">
        <w:r>
          <w:rPr>
            <w:rStyle w:val="Hyperlink"/>
          </w:rPr>
          <w:t xml:space="preserve">Definition 51</w:t>
        </w:r>
      </w:hyperlink>
      <w:r>
        <w:t xml:space="preserve">).</w:t>
      </w:r>
      <w:r>
        <w:t xml:space="preserve"> </w:t>
      </w:r>
      <w:r>
        <w:t xml:space="preserve">Let</w:t>
      </w:r>
      <w:r>
        <w:t xml:space="preserve"> </w:t>
      </w:r>
      <m:oMath>
        <m:r>
          <m:t>k</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oMath>
      <w:r>
        <w:t xml:space="preserve">,</w:t>
      </w:r>
      <w:r>
        <w:t xml:space="preserve"> </w:t>
      </w:r>
      <m:oMath>
        <m:sSub>
          <m:e>
            <m:r>
              <m:t>d</m:t>
            </m:r>
          </m:e>
          <m:sub>
            <m:r>
              <m:t>1</m:t>
            </m:r>
          </m:sub>
        </m:sSub>
        <m:r>
          <m:rPr>
            <m:sty m:val="p"/>
          </m:rPr>
          <m:t>=</m:t>
        </m:r>
        <m:r>
          <m:rPr>
            <m:sty m:val="p"/>
          </m:rPr>
          <m:t>dim</m:t>
        </m:r>
        <m:r>
          <m:rPr>
            <m:sty m:val="p"/>
          </m:rPr>
          <m:t>(</m:t>
        </m:r>
        <m:sSub>
          <m:e>
            <m:r>
              <m:rPr>
                <m:scr m:val="script"/>
                <m:sty m:val="p"/>
              </m:rPr>
              <m:t>S</m:t>
            </m:r>
          </m:e>
          <m:sub>
            <m:r>
              <m:t>1</m:t>
            </m:r>
          </m:sub>
        </m:sSub>
        <m:r>
          <m:rPr>
            <m:sty m:val="p"/>
          </m:rPr>
          <m:t>)</m:t>
        </m:r>
      </m:oMath>
      <w:r>
        <w:t xml:space="preserve"> </w:t>
      </w:r>
      <w:r>
        <w:t xml:space="preserve">and</w:t>
      </w:r>
      <w:r>
        <w:t xml:space="preserve"> </w:t>
      </w:r>
      <m:oMath>
        <m:sSub>
          <m:e>
            <m:r>
              <m:t>d</m:t>
            </m:r>
          </m:e>
          <m:sub>
            <m:r>
              <m:t>2</m:t>
            </m:r>
          </m:sub>
        </m:sSub>
        <m:r>
          <m:rPr>
            <m:sty m:val="p"/>
          </m:rPr>
          <m:t>=</m:t>
        </m:r>
        <m:r>
          <m:rPr>
            <m:sty m:val="p"/>
          </m:rPr>
          <m:t>dim</m:t>
        </m:r>
        <m:r>
          <m:rPr>
            <m:sty m:val="p"/>
          </m:rPr>
          <m:t>(</m:t>
        </m:r>
        <m:sSub>
          <m:e>
            <m:r>
              <m:rPr>
                <m:scr m:val="script"/>
                <m:sty m:val="p"/>
              </m:rPr>
              <m:t>S</m:t>
            </m:r>
          </m:e>
          <m:sub>
            <m:r>
              <m:t>2</m:t>
            </m:r>
          </m:sub>
        </m:sSub>
        <m:r>
          <m:rPr>
            <m:sty m:val="p"/>
          </m:rPr>
          <m:t>)</m:t>
        </m:r>
      </m:oMath>
      <w:r>
        <w:t xml:space="preserve">.</w:t>
      </w:r>
    </w:p>
    <w:p>
      <w:pPr>
        <w:pStyle w:val="BodyText"/>
      </w:pPr>
      <w:del w:id="11336" w:author="PR Preview" w:date="2026-01-01T00:00:00Z">
        <w:r>
          <w:rPr>
            <w:b/>
            <w:bCs/>
          </w:rPr>
          <w:delText xml:space="preserve">Build a list.</w:delText>
        </w:r>
      </w:del>
      <w:del w:id="11337" w:author="PR Preview" w:date="2026-01-01T00:00:00Z">
        <w:r>
          <w:delText xml:space="preserve"> </w:delText>
        </w:r>
      </w:del>
      <w:del w:id="11338" w:author="PR Preview" w:date="2026-01-01T00:00:00Z">
        <w:r>
          <w:delText xml:space="preserve">Choose a basis</w:delText>
        </w:r>
      </w:del>
      <w:del w:id="11339"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oMath>
      <w:del w:id="11340" w:author="PR Preview" w:date="2026-01-01T00:00:00Z">
        <w:r>
          <w:delText xml:space="preserve"> </w:delText>
        </w:r>
      </w:del>
      <w:del w:id="11341" w:author="PR Preview" w:date="2026-01-01T00:00:00Z">
        <w:r>
          <w:delText xml:space="preserve">of</w:delText>
        </w:r>
      </w:del>
      <w:del w:id="1134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343" w:author="PR Preview" w:date="2026-01-01T00:00:00Z">
        <w:r>
          <w:delText xml:space="preserve"> </w:delText>
        </w:r>
      </w:del>
      <w:del w:id="11344" w:author="PR Preview" w:date="2026-01-01T00:00:00Z">
        <w:r>
          <w:delText xml:space="preserve">(</w:delText>
        </w:r>
      </w:del>
      <w:hyperlink w:anchor="thm-extend-basis">
        <w:del w:id="11345" w:author="PR Preview" w:date="2026-01-01T00:00:00Z">
          <w:r>
            <w:rPr>
              <w:rStyle w:val="Hyperlink"/>
            </w:rPr>
            <w:delText xml:space="preserve">Theorem 29</w:delText>
          </w:r>
        </w:del>
      </w:hyperlink>
      <w:del w:id="11346" w:author="PR Preview" w:date="2026-01-01T00:00:00Z">
        <w:r>
          <w:delText xml:space="preserve">).</w:delText>
        </w:r>
      </w:del>
      <w:del w:id="11347" w:author="PR Preview" w:date="2026-01-01T00:00:00Z">
        <w:r>
          <w:delText xml:space="preserve"> </w:delText>
        </w:r>
      </w:del>
      <w:del w:id="11348" w:author="PR Preview" w:date="2026-01-01T00:00:00Z">
        <w:r>
          <w:delText xml:space="preserve">These vectors are linearly independent and lie in</w:delText>
        </w:r>
      </w:del>
      <w:del w:id="11349" w:author="PR Preview" w:date="2026-01-01T00:00:00Z">
        <w:r>
          <w:delText xml:space="preserve"> </w:delText>
        </w:r>
      </w:del>
      <m:oMath>
        <m:sSub>
          <m:e>
            <m:r>
              <m:rPr>
                <m:scr m:val="script"/>
                <m:sty m:val="p"/>
              </m:rPr>
              <m:t>S</m:t>
            </m:r>
          </m:e>
          <m:sub>
            <m:r>
              <m:t>1</m:t>
            </m:r>
          </m:sub>
        </m:sSub>
      </m:oMath>
      <w:del w:id="11350" w:author="PR Preview" w:date="2026-01-01T00:00:00Z">
        <w:r>
          <w:delText xml:space="preserve">,</w:delText>
        </w:r>
      </w:del>
      <w:del w:id="11351" w:author="PR Preview" w:date="2026-01-01T00:00:00Z">
        <w:r>
          <w:delText xml:space="preserve"> </w:delText>
        </w:r>
      </w:del>
      <w:del w:id="11352" w:author="PR Preview" w:date="2026-01-01T00:00:00Z">
        <w:r>
          <w:delText xml:space="preserve">so</w:delText>
        </w:r>
      </w:del>
      <w:del w:id="11353" w:author="PR Preview" w:date="2026-01-01T00:00:00Z">
        <w:r>
          <w:delText xml:space="preserve"> </w:delText>
        </w:r>
      </w:del>
      <w:hyperlink w:anchor="thm-extend-basis">
        <w:del w:id="11354" w:author="PR Preview" w:date="2026-01-01T00:00:00Z">
          <w:r>
            <w:rPr>
              <w:rStyle w:val="Hyperlink"/>
            </w:rPr>
            <w:delText xml:space="preserve">Theorem 29</w:delText>
          </w:r>
        </w:del>
      </w:hyperlink>
      <w:del w:id="11355" w:author="PR Preview" w:date="2026-01-01T00:00:00Z">
        <w:r>
          <w:delText xml:space="preserve"> </w:delText>
        </w:r>
      </w:del>
      <w:del w:id="11356" w:author="PR Preview" w:date="2026-01-01T00:00:00Z">
        <w:r>
          <w:delText xml:space="preserve">extends them to a basis</w:delText>
        </w:r>
      </w:del>
      <w:del w:id="11357"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sSub>
              <m:e>
                <m:r>
                  <m:t>d</m:t>
                </m:r>
              </m:e>
              <m:sub>
                <m:r>
                  <m:t>1</m:t>
                </m:r>
              </m:sub>
            </m:sSub>
            <m:r>
              <m:rPr>
                <m:sty m:val="p"/>
              </m:rPr>
              <m:t>−</m:t>
            </m:r>
            <m:r>
              <m:t>k</m:t>
            </m:r>
          </m:sub>
        </m:sSub>
      </m:oMath>
      <w:del w:id="11358" w:author="PR Preview" w:date="2026-01-01T00:00:00Z">
        <w:r>
          <w:delText xml:space="preserve"> </w:delText>
        </w:r>
      </w:del>
      <w:del w:id="11359" w:author="PR Preview" w:date="2026-01-01T00:00:00Z">
        <w:r>
          <w:delText xml:space="preserve">of</w:delText>
        </w:r>
      </w:del>
      <w:del w:id="11360" w:author="PR Preview" w:date="2026-01-01T00:00:00Z">
        <w:r>
          <w:delText xml:space="preserve"> </w:delText>
        </w:r>
      </w:del>
      <m:oMath>
        <m:sSub>
          <m:e>
            <m:r>
              <m:rPr>
                <m:scr m:val="script"/>
                <m:sty m:val="p"/>
              </m:rPr>
              <m:t>S</m:t>
            </m:r>
          </m:e>
          <m:sub>
            <m:r>
              <m:t>1</m:t>
            </m:r>
          </m:sub>
        </m:sSub>
      </m:oMath>
      <w:del w:id="11361" w:author="PR Preview" w:date="2026-01-01T00:00:00Z">
        <w:r>
          <w:delText xml:space="preserve">,</w:delText>
        </w:r>
      </w:del>
      <w:del w:id="11362" w:author="PR Preview" w:date="2026-01-01T00:00:00Z">
        <w:r>
          <w:delText xml:space="preserve"> </w:delText>
        </w:r>
      </w:del>
      <w:del w:id="11363" w:author="PR Preview" w:date="2026-01-01T00:00:00Z">
        <w:r>
          <w:delText xml:space="preserve">which has</w:delText>
        </w:r>
      </w:del>
      <w:del w:id="11364" w:author="PR Preview" w:date="2026-01-01T00:00:00Z">
        <w:r>
          <w:delText xml:space="preserve"> </w:delText>
        </w:r>
      </w:del>
      <m:oMath>
        <m:sSub>
          <m:e>
            <m:r>
              <m:t>d</m:t>
            </m:r>
          </m:e>
          <m:sub>
            <m:r>
              <m:t>1</m:t>
            </m:r>
          </m:sub>
        </m:sSub>
      </m:oMath>
      <w:del w:id="11365" w:author="PR Preview" w:date="2026-01-01T00:00:00Z">
        <w:r>
          <w:delText xml:space="preserve"> </w:delText>
        </w:r>
      </w:del>
      <w:del w:id="11366" w:author="PR Preview" w:date="2026-01-01T00:00:00Z">
        <w:r>
          <w:delText xml:space="preserve">vectors (</w:delText>
        </w:r>
      </w:del>
      <w:hyperlink w:anchor="thm-basis-size">
        <w:del w:id="11367" w:author="PR Preview" w:date="2026-01-01T00:00:00Z">
          <w:r>
            <w:rPr>
              <w:rStyle w:val="Hyperlink"/>
            </w:rPr>
            <w:delText xml:space="preserve">Theorem 27</w:delText>
          </w:r>
        </w:del>
      </w:hyperlink>
      <w:del w:id="11368" w:author="PR Preview" w:date="2026-01-01T00:00:00Z">
        <w:r>
          <w:delText xml:space="preserve">).</w:delText>
        </w:r>
      </w:del>
      <w:del w:id="11369" w:author="PR Preview" w:date="2026-01-01T00:00:00Z">
        <w:r>
          <w:delText xml:space="preserve"> </w:delText>
        </w:r>
      </w:del>
      <w:del w:id="11370" w:author="PR Preview" w:date="2026-01-01T00:00:00Z">
        <w:r>
          <w:delText xml:space="preserve">In the same way, extend them to a basis</w:delText>
        </w:r>
      </w:del>
      <w:del w:id="11371" w:author="PR Preview" w:date="2026-01-01T00:00:00Z">
        <w:r>
          <w:delText xml:space="preserve"> </w:delText>
        </w:r>
      </w:del>
      <m:oMath>
        <m:sSub>
          <m:e>
            <m:limLow>
              <m:e>
                <m:r>
                  <m:t>z</m:t>
                </m:r>
              </m:e>
              <m:lim>
                <m:r>
                  <m:rPr>
                    <m:sty m:val="p"/>
                  </m:rPr>
                  <m:t>∼</m:t>
                </m:r>
              </m:lim>
            </m:limLow>
          </m:e>
          <m:sub>
            <m:r>
              <m:t>1</m:t>
            </m:r>
          </m:sub>
        </m:sSub>
        <m:r>
          <m:rPr>
            <m:sty m:val="p"/>
          </m:rPr>
          <m:t>,</m:t>
        </m:r>
        <m:r>
          <m:rPr>
            <m:sty m:val="p"/>
          </m:rPr>
          <m:t>…</m:t>
        </m:r>
        <m:r>
          <m:rPr>
            <m:sty m:val="p"/>
          </m:rPr>
          <m:t>,</m:t>
        </m:r>
        <m:sSub>
          <m:e>
            <m:limLow>
              <m:e>
                <m:r>
                  <m:t>z</m:t>
                </m:r>
              </m:e>
              <m:lim>
                <m:r>
                  <m:rPr>
                    <m:sty m:val="p"/>
                  </m:rPr>
                  <m:t>∼</m:t>
                </m:r>
              </m:lim>
            </m:limLow>
          </m:e>
          <m:sub>
            <m:r>
              <m:t>k</m:t>
            </m:r>
          </m:sub>
        </m:sSub>
        <m:r>
          <m:rPr>
            <m:sty m:val="p"/>
          </m:rPr>
          <m:t>,</m:t>
        </m:r>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sSub>
              <m:e>
                <m:r>
                  <m:t>d</m:t>
                </m:r>
              </m:e>
              <m:sub>
                <m:r>
                  <m:t>2</m:t>
                </m:r>
              </m:sub>
            </m:sSub>
            <m:r>
              <m:rPr>
                <m:sty m:val="p"/>
              </m:rPr>
              <m:t>−</m:t>
            </m:r>
            <m:r>
              <m:t>k</m:t>
            </m:r>
          </m:sub>
        </m:sSub>
      </m:oMath>
      <w:del w:id="11372" w:author="PR Preview" w:date="2026-01-01T00:00:00Z">
        <w:r>
          <w:delText xml:space="preserve"> </w:delText>
        </w:r>
      </w:del>
      <w:del w:id="11373" w:author="PR Preview" w:date="2026-01-01T00:00:00Z">
        <w:r>
          <w:delText xml:space="preserve">of</w:delText>
        </w:r>
      </w:del>
      <w:del w:id="11374" w:author="PR Preview" w:date="2026-01-01T00:00:00Z">
        <w:r>
          <w:delText xml:space="preserve"> </w:delText>
        </w:r>
      </w:del>
      <m:oMath>
        <m:sSub>
          <m:e>
            <m:r>
              <m:rPr>
                <m:scr m:val="script"/>
                <m:sty m:val="p"/>
              </m:rPr>
              <m:t>S</m:t>
            </m:r>
          </m:e>
          <m:sub>
            <m:r>
              <m:t>2</m:t>
            </m:r>
          </m:sub>
        </m:sSub>
      </m:oMath>
      <w:del w:id="11375" w:author="PR Preview" w:date="2026-01-01T00:00:00Z">
        <w:r>
          <w:delText xml:space="preserve">.</w:delText>
        </w:r>
      </w:del>
      <w:del w:id="11376" w:author="PR Preview" w:date="2026-01-01T00:00:00Z">
        <w:r>
          <w:delText xml:space="preserve"> </w:delText>
        </w:r>
      </w:del>
      <w:del w:id="11377" w:author="PR Preview" w:date="2026-01-01T00:00:00Z">
        <w:r>
          <w:delText xml:space="preserve">We show that the</w:delText>
        </w:r>
      </w:del>
      <w:del w:id="11378" w:author="PR Preview" w:date="2026-01-01T00:00:00Z">
        <w:r>
          <w:delText xml:space="preserve"> </w:delText>
        </w:r>
      </w:del>
      <m:oMath>
        <m:limLow>
          <m:e>
            <m:r>
              <m:t>z</m:t>
            </m:r>
          </m:e>
          <m:lim>
            <m:r>
              <m:rPr>
                <m:sty m:val="p"/>
              </m:rPr>
              <m:t>∼</m:t>
            </m:r>
          </m:lim>
        </m:limLow>
      </m:oMath>
      <w:del w:id="11379" w:author="PR Preview" w:date="2026-01-01T00:00:00Z">
        <w:r>
          <w:delText xml:space="preserve">’s,</w:delText>
        </w:r>
      </w:del>
      <w:del w:id="11380" w:author="PR Preview" w:date="2026-01-01T00:00:00Z">
        <w:r>
          <w:delText xml:space="preserve"> </w:delText>
        </w:r>
      </w:del>
      <m:oMath>
        <m:limLow>
          <m:e>
            <m:r>
              <m:t>x</m:t>
            </m:r>
          </m:e>
          <m:lim>
            <m:r>
              <m:rPr>
                <m:sty m:val="p"/>
              </m:rPr>
              <m:t>∼</m:t>
            </m:r>
          </m:lim>
        </m:limLow>
      </m:oMath>
      <w:del w:id="11381" w:author="PR Preview" w:date="2026-01-01T00:00:00Z">
        <w:r>
          <w:delText xml:space="preserve">’s and</w:delText>
        </w:r>
      </w:del>
      <w:del w:id="11382" w:author="PR Preview" w:date="2026-01-01T00:00:00Z">
        <w:r>
          <w:delText xml:space="preserve"> </w:delText>
        </w:r>
      </w:del>
      <m:oMath>
        <m:limLow>
          <m:e>
            <m:r>
              <m:t>y</m:t>
            </m:r>
          </m:e>
          <m:lim>
            <m:r>
              <m:rPr>
                <m:sty m:val="p"/>
              </m:rPr>
              <m:t>∼</m:t>
            </m:r>
          </m:lim>
        </m:limLow>
      </m:oMath>
      <w:del w:id="11383" w:author="PR Preview" w:date="2026-01-01T00:00:00Z">
        <w:r>
          <w:delText xml:space="preserve">’s together,</w:delText>
        </w:r>
      </w:del>
      <w:del w:id="11384" w:author="PR Preview" w:date="2026-01-01T00:00:00Z">
        <w:r>
          <w:delText xml:space="preserve"> </w:delText>
        </w:r>
      </w:del>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del w:id="11385" w:author="PR Preview" w:date="2026-01-01T00:00:00Z">
        <w:r>
          <w:delText xml:space="preserve"> </w:delText>
        </w:r>
      </w:del>
      <w:del w:id="11386" w:author="PR Preview" w:date="2026-01-01T00:00:00Z">
        <w:r>
          <w:delText xml:space="preserve">vectors,</w:delText>
        </w:r>
      </w:del>
      <w:del w:id="11387" w:author="PR Preview" w:date="2026-01-01T00:00:00Z">
        <w:r>
          <w:delText xml:space="preserve"> </w:delText>
        </w:r>
      </w:del>
      <w:del w:id="11388" w:author="PR Preview" w:date="2026-01-01T00:00:00Z">
        <w:r>
          <w:delText xml:space="preserve">are a basis of</w:delText>
        </w:r>
      </w:del>
      <w:del w:id="11389"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390" w:author="PR Preview" w:date="2026-01-01T00:00:00Z">
        <w:r>
          <w:delText xml:space="preserve"> </w:delText>
        </w:r>
      </w:del>
      <w:del w:id="11391" w:author="PR Preview" w:date="2026-01-01T00:00:00Z">
        <w:r>
          <w:delText xml:space="preserve">(</w:delText>
        </w:r>
      </w:del>
      <w:hyperlink w:anchor="def-basis">
        <w:del w:id="11392" w:author="PR Preview" w:date="2026-01-01T00:00:00Z">
          <w:r>
            <w:rPr>
              <w:rStyle w:val="Hyperlink"/>
            </w:rPr>
            <w:delText xml:space="preserve">Definition 48</w:delText>
          </w:r>
        </w:del>
      </w:hyperlink>
      <w:del w:id="11393" w:author="PR Preview" w:date="2026-01-01T00:00:00Z">
        <w:r>
          <w:delText xml:space="preserve">).</w:delText>
        </w:r>
      </w:del>
    </w:p>
    <w:p>
      <w:pPr>
        <w:pStyle w:val="BodyText"/>
      </w:pPr>
      <w:del w:id="11394" w:author="PR Preview" w:date="2026-01-01T00:00:00Z">
        <w:r>
          <w:rPr>
            <w:b/>
            <w:bCs/>
          </w:rPr>
          <w:delText xml:space="preserve">They span</w:delText>
        </w:r>
      </w:del>
      <w:del w:id="11395" w:author="PR Preview" w:date="2026-01-01T00:00:00Z">
        <w:r>
          <w:rPr>
            <w:b/>
            <w:bCs/>
          </w:rPr>
          <w:delText xml:space="preserve"> </w:delText>
        </w:r>
      </w:del>
      <m:oMath>
        <m:sSub>
          <m:e>
            <m:r>
              <m:rPr>
                <m:scr m:val="script"/>
                <m:sty m:val="p"/>
              </m:rPr>
              <m:t>S</m:t>
            </m:r>
          </m:e>
          <m:sub>
            <m:r>
              <m:t>1</m:t>
            </m:r>
          </m:sub>
        </m:sSub>
        <m:r>
          <m:rPr>
            <m:sty m:val="p"/>
          </m:rPr>
          <m:t>+</m:t>
        </m:r>
        <m:sSub>
          <m:e>
            <m:r>
              <m:rPr>
                <m:scr m:val="script"/>
                <m:sty m:val="p"/>
              </m:rPr>
              <m:t>S</m:t>
            </m:r>
          </m:e>
          <m:sub>
            <m:r>
              <m:t>2</m:t>
            </m:r>
          </m:sub>
        </m:sSub>
      </m:oMath>
      <w:del w:id="11396" w:author="PR Preview" w:date="2026-01-01T00:00:00Z">
        <w:r>
          <w:rPr>
            <w:b/>
            <w:bCs/>
          </w:rPr>
          <w:delText xml:space="preserve">.</w:delText>
        </w:r>
      </w:del>
      <w:del w:id="11397" w:author="PR Preview" w:date="2026-01-01T00:00:00Z">
        <w:r>
          <w:delText xml:space="preserve"> </w:delText>
        </w:r>
      </w:del>
      <w:del w:id="11398" w:author="PR Preview" w:date="2026-01-01T00:00:00Z">
        <w:r>
          <w:delText xml:space="preserve">Any</w:delText>
        </w:r>
      </w:del>
      <w:del w:id="11399" w:author="PR Preview" w:date="2026-01-01T00:00:00Z">
        <w:r>
          <w:delText xml:space="preserve"> </w:delText>
        </w:r>
      </w:del>
      <m:oMath>
        <m:limLow>
          <m:e>
            <m:r>
              <m:t>v</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1400" w:author="PR Preview" w:date="2026-01-01T00:00:00Z">
        <w:r>
          <w:delText xml:space="preserve"> </w:delText>
        </w:r>
      </w:del>
      <w:del w:id="11401" w:author="PR Preview" w:date="2026-01-01T00:00:00Z">
        <w:r>
          <w:delText xml:space="preserve">is</w:delText>
        </w:r>
      </w:del>
      <w:del w:id="11402" w:author="PR Preview" w:date="2026-01-01T00:00:00Z">
        <w:r>
          <w:delText xml:space="preserve"> </w:delText>
        </w:r>
      </w:del>
      <m:oMath>
        <m:sSub>
          <m:e>
            <m:limLow>
              <m:e>
                <m:r>
                  <m:t>v</m:t>
                </m:r>
              </m:e>
              <m:lim>
                <m:r>
                  <m:rPr>
                    <m:sty m:val="p"/>
                  </m:rPr>
                  <m:t>∼</m:t>
                </m:r>
              </m:lim>
            </m:limLow>
          </m:e>
          <m:sub>
            <m:r>
              <m:t>1</m:t>
            </m:r>
          </m:sub>
        </m:sSub>
        <m:r>
          <m:rPr>
            <m:sty m:val="p"/>
          </m:rPr>
          <m:t>+</m:t>
        </m:r>
        <m:sSub>
          <m:e>
            <m:limLow>
              <m:e>
                <m:r>
                  <m:t>v</m:t>
                </m:r>
              </m:e>
              <m:lim>
                <m:r>
                  <m:rPr>
                    <m:sty m:val="p"/>
                  </m:rPr>
                  <m:t>∼</m:t>
                </m:r>
              </m:lim>
            </m:limLow>
          </m:e>
          <m:sub>
            <m:r>
              <m:t>2</m:t>
            </m:r>
          </m:sub>
        </m:sSub>
      </m:oMath>
      <w:del w:id="11403" w:author="PR Preview" w:date="2026-01-01T00:00:00Z">
        <w:r>
          <w:delText xml:space="preserve"> </w:delText>
        </w:r>
      </w:del>
      <w:del w:id="11404" w:author="PR Preview" w:date="2026-01-01T00:00:00Z">
        <w:r>
          <w:delText xml:space="preserve">with</w:delText>
        </w:r>
      </w:del>
      <w:del w:id="11405" w:author="PR Preview" w:date="2026-01-01T00:00:00Z">
        <w:r>
          <w:delText xml:space="preserve"> </w:delText>
        </w:r>
      </w:del>
      <m:oMath>
        <m:sSub>
          <m:e>
            <m:limLow>
              <m:e>
                <m:r>
                  <m:t>v</m:t>
                </m:r>
              </m:e>
              <m:lim>
                <m:r>
                  <m:rPr>
                    <m:sty m:val="p"/>
                  </m:rPr>
                  <m:t>∼</m:t>
                </m:r>
              </m:lim>
            </m:limLow>
          </m:e>
          <m:sub>
            <m:r>
              <m:t>1</m:t>
            </m:r>
          </m:sub>
        </m:sSub>
        <m:r>
          <m:rPr>
            <m:sty m:val="p"/>
          </m:rPr>
          <m:t>∈</m:t>
        </m:r>
        <m:sSub>
          <m:e>
            <m:r>
              <m:rPr>
                <m:scr m:val="script"/>
                <m:sty m:val="p"/>
              </m:rPr>
              <m:t>S</m:t>
            </m:r>
          </m:e>
          <m:sub>
            <m:r>
              <m:t>1</m:t>
            </m:r>
          </m:sub>
        </m:sSub>
      </m:oMath>
      <w:del w:id="11406" w:author="PR Preview" w:date="2026-01-01T00:00:00Z">
        <w:r>
          <w:delText xml:space="preserve"> </w:delText>
        </w:r>
      </w:del>
      <w:del w:id="11407" w:author="PR Preview" w:date="2026-01-01T00:00:00Z">
        <w:r>
          <w:delText xml:space="preserve">and</w:delText>
        </w:r>
      </w:del>
      <w:del w:id="11408" w:author="PR Preview" w:date="2026-01-01T00:00:00Z">
        <w:r>
          <w:delText xml:space="preserve"> </w:delText>
        </w:r>
      </w:del>
      <m:oMath>
        <m:sSub>
          <m:e>
            <m:limLow>
              <m:e>
                <m:r>
                  <m:t>v</m:t>
                </m:r>
              </m:e>
              <m:lim>
                <m:r>
                  <m:rPr>
                    <m:sty m:val="p"/>
                  </m:rPr>
                  <m:t>∼</m:t>
                </m:r>
              </m:lim>
            </m:limLow>
          </m:e>
          <m:sub>
            <m:r>
              <m:t>2</m:t>
            </m:r>
          </m:sub>
        </m:sSub>
        <m:r>
          <m:rPr>
            <m:sty m:val="p"/>
          </m:rPr>
          <m:t>∈</m:t>
        </m:r>
        <m:sSub>
          <m:e>
            <m:r>
              <m:rPr>
                <m:scr m:val="script"/>
                <m:sty m:val="p"/>
              </m:rPr>
              <m:t>S</m:t>
            </m:r>
          </m:e>
          <m:sub>
            <m:r>
              <m:t>2</m:t>
            </m:r>
          </m:sub>
        </m:sSub>
      </m:oMath>
      <w:del w:id="11409" w:author="PR Preview" w:date="2026-01-01T00:00:00Z">
        <w:r>
          <w:delText xml:space="preserve">.</w:delText>
        </w:r>
      </w:del>
      <w:del w:id="11410" w:author="PR Preview" w:date="2026-01-01T00:00:00Z">
        <w:r>
          <w:delText xml:space="preserve"> </w:delText>
        </w:r>
      </w:del>
      <m:oMath>
        <m:sSub>
          <m:e>
            <m:limLow>
              <m:e>
                <m:r>
                  <m:t>v</m:t>
                </m:r>
              </m:e>
              <m:lim>
                <m:r>
                  <m:rPr>
                    <m:sty m:val="p"/>
                  </m:rPr>
                  <m:t>∼</m:t>
                </m:r>
              </m:lim>
            </m:limLow>
          </m:e>
          <m:sub>
            <m:r>
              <m:t>1</m:t>
            </m:r>
          </m:sub>
        </m:sSub>
      </m:oMath>
      <w:del w:id="11411" w:author="PR Preview" w:date="2026-01-01T00:00:00Z">
        <w:r>
          <w:delText xml:space="preserve"> </w:delText>
        </w:r>
      </w:del>
      <w:del w:id="11412" w:author="PR Preview" w:date="2026-01-01T00:00:00Z">
        <w:r>
          <w:delText xml:space="preserve">is a linear combination of the</w:delText>
        </w:r>
      </w:del>
      <w:del w:id="11413" w:author="PR Preview" w:date="2026-01-01T00:00:00Z">
        <w:r>
          <w:delText xml:space="preserve"> </w:delText>
        </w:r>
      </w:del>
      <m:oMath>
        <m:limLow>
          <m:e>
            <m:r>
              <m:t>z</m:t>
            </m:r>
          </m:e>
          <m:lim>
            <m:r>
              <m:rPr>
                <m:sty m:val="p"/>
              </m:rPr>
              <m:t>∼</m:t>
            </m:r>
          </m:lim>
        </m:limLow>
      </m:oMath>
      <w:del w:id="11414" w:author="PR Preview" w:date="2026-01-01T00:00:00Z">
        <w:r>
          <w:delText xml:space="preserve">’s and</w:delText>
        </w:r>
      </w:del>
      <w:del w:id="11415" w:author="PR Preview" w:date="2026-01-01T00:00:00Z">
        <w:r>
          <w:delText xml:space="preserve"> </w:delText>
        </w:r>
      </w:del>
      <m:oMath>
        <m:limLow>
          <m:e>
            <m:r>
              <m:t>x</m:t>
            </m:r>
          </m:e>
          <m:lim>
            <m:r>
              <m:rPr>
                <m:sty m:val="p"/>
              </m:rPr>
              <m:t>∼</m:t>
            </m:r>
          </m:lim>
        </m:limLow>
      </m:oMath>
      <w:del w:id="11416" w:author="PR Preview" w:date="2026-01-01T00:00:00Z">
        <w:r>
          <w:delText xml:space="preserve">’s,</w:delText>
        </w:r>
      </w:del>
      <w:del w:id="11417" w:author="PR Preview" w:date="2026-01-01T00:00:00Z">
        <w:r>
          <w:delText xml:space="preserve"> </w:delText>
        </w:r>
      </w:del>
      <w:del w:id="11418" w:author="PR Preview" w:date="2026-01-01T00:00:00Z">
        <w:r>
          <w:delText xml:space="preserve">and</w:delText>
        </w:r>
      </w:del>
      <w:del w:id="11419" w:author="PR Preview" w:date="2026-01-01T00:00:00Z">
        <w:r>
          <w:delText xml:space="preserve"> </w:delText>
        </w:r>
      </w:del>
      <m:oMath>
        <m:sSub>
          <m:e>
            <m:limLow>
              <m:e>
                <m:r>
                  <m:t>v</m:t>
                </m:r>
              </m:e>
              <m:lim>
                <m:r>
                  <m:rPr>
                    <m:sty m:val="p"/>
                  </m:rPr>
                  <m:t>∼</m:t>
                </m:r>
              </m:lim>
            </m:limLow>
          </m:e>
          <m:sub>
            <m:r>
              <m:t>2</m:t>
            </m:r>
          </m:sub>
        </m:sSub>
      </m:oMath>
      <w:del w:id="11420" w:author="PR Preview" w:date="2026-01-01T00:00:00Z">
        <w:r>
          <w:delText xml:space="preserve"> </w:delText>
        </w:r>
      </w:del>
      <w:del w:id="11421" w:author="PR Preview" w:date="2026-01-01T00:00:00Z">
        <w:r>
          <w:delText xml:space="preserve">is a linear combination of the</w:delText>
        </w:r>
      </w:del>
      <w:del w:id="11422" w:author="PR Preview" w:date="2026-01-01T00:00:00Z">
        <w:r>
          <w:delText xml:space="preserve"> </w:delText>
        </w:r>
      </w:del>
      <m:oMath>
        <m:limLow>
          <m:e>
            <m:r>
              <m:t>z</m:t>
            </m:r>
          </m:e>
          <m:lim>
            <m:r>
              <m:rPr>
                <m:sty m:val="p"/>
              </m:rPr>
              <m:t>∼</m:t>
            </m:r>
          </m:lim>
        </m:limLow>
      </m:oMath>
      <w:del w:id="11423" w:author="PR Preview" w:date="2026-01-01T00:00:00Z">
        <w:r>
          <w:delText xml:space="preserve">’s and</w:delText>
        </w:r>
      </w:del>
      <w:del w:id="11424" w:author="PR Preview" w:date="2026-01-01T00:00:00Z">
        <w:r>
          <w:delText xml:space="preserve"> </w:delText>
        </w:r>
      </w:del>
      <m:oMath>
        <m:limLow>
          <m:e>
            <m:r>
              <m:t>y</m:t>
            </m:r>
          </m:e>
          <m:lim>
            <m:r>
              <m:rPr>
                <m:sty m:val="p"/>
              </m:rPr>
              <m:t>∼</m:t>
            </m:r>
          </m:lim>
        </m:limLow>
      </m:oMath>
      <w:del w:id="11425" w:author="PR Preview" w:date="2026-01-01T00:00:00Z">
        <w:r>
          <w:delText xml:space="preserve">’s,</w:delText>
        </w:r>
      </w:del>
      <w:del w:id="11426" w:author="PR Preview" w:date="2026-01-01T00:00:00Z">
        <w:r>
          <w:delText xml:space="preserve"> </w:delText>
        </w:r>
      </w:del>
      <w:del w:id="11427" w:author="PR Preview" w:date="2026-01-01T00:00:00Z">
        <w:r>
          <w:delText xml:space="preserve">so their sum is a linear combination of all three groups.</w:delText>
        </w:r>
      </w:del>
      <w:del w:id="11428" w:author="PR Preview" w:date="2026-01-01T00:00:00Z">
        <w:r>
          <w:delText xml:space="preserve"> </w:delText>
        </w:r>
      </w:del>
      <w:del w:id="11429" w:author="PR Preview" w:date="2026-01-01T00:00:00Z">
        <w:r>
          <w:delText xml:space="preserve">Conversely, each vector in the list is in</w:delText>
        </w:r>
      </w:del>
      <w:del w:id="11430"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31" w:author="PR Preview" w:date="2026-01-01T00:00:00Z">
        <w:r>
          <w:delText xml:space="preserve"> </w:delText>
        </w:r>
      </w:del>
      <w:del w:id="11432" w:author="PR Preview" w:date="2026-01-01T00:00:00Z">
        <w:r>
          <w:delText xml:space="preserve">(for example,</w:delText>
        </w:r>
      </w:del>
      <w:del w:id="11433" w:author="PR Preview" w:date="2026-01-01T00:00:00Z">
        <w:r>
          <w:delText xml:space="preserve"> </w:delText>
        </w:r>
      </w:del>
      <m:oMath>
        <m:sSub>
          <m:e>
            <m:limLow>
              <m:e>
                <m:r>
                  <m:t>x</m:t>
                </m:r>
              </m:e>
              <m:lim>
                <m:r>
                  <m:rPr>
                    <m:sty m:val="p"/>
                  </m:rPr>
                  <m:t>∼</m:t>
                </m:r>
              </m:lim>
            </m:limLow>
          </m:e>
          <m:sub>
            <m:r>
              <m:t>1</m:t>
            </m:r>
          </m:sub>
        </m:sSub>
        <m:r>
          <m:rPr>
            <m:sty m:val="p"/>
          </m:rPr>
          <m:t>=</m:t>
        </m:r>
        <m:sSub>
          <m:e>
            <m:limLow>
              <m:e>
                <m:r>
                  <m:t>x</m:t>
                </m:r>
              </m:e>
              <m:lim>
                <m:r>
                  <m:rPr>
                    <m:sty m:val="p"/>
                  </m:rPr>
                  <m:t>∼</m:t>
                </m:r>
              </m:lim>
            </m:limLow>
          </m:e>
          <m:sub>
            <m:r>
              <m:t>1</m:t>
            </m:r>
          </m:sub>
        </m:sSub>
        <m:r>
          <m:rPr>
            <m:sty m:val="p"/>
          </m:rPr>
          <m:t>+</m:t>
        </m:r>
        <m:limLow>
          <m:e>
            <m:r>
              <m:t>0</m:t>
            </m:r>
          </m:e>
          <m:lim>
            <m:r>
              <m:rPr>
                <m:sty m:val="p"/>
              </m:rPr>
              <m:t>∼</m:t>
            </m:r>
          </m:lim>
        </m:limLow>
      </m:oMath>
      <w:del w:id="11434" w:author="PR Preview" w:date="2026-01-01T00:00:00Z">
        <w:r>
          <w:delText xml:space="preserve">),</w:delText>
        </w:r>
      </w:del>
      <w:del w:id="11435" w:author="PR Preview" w:date="2026-01-01T00:00:00Z">
        <w:r>
          <w:delText xml:space="preserve"> </w:delText>
        </w:r>
      </w:del>
      <w:del w:id="11436" w:author="PR Preview" w:date="2026-01-01T00:00:00Z">
        <w:r>
          <w:delText xml:space="preserve">and</w:delText>
        </w:r>
      </w:del>
      <w:del w:id="11437"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oMath>
      <w:del w:id="11438" w:author="PR Preview" w:date="2026-01-01T00:00:00Z">
        <w:r>
          <w:delText xml:space="preserve"> </w:delText>
        </w:r>
      </w:del>
      <w:del w:id="11439" w:author="PR Preview" w:date="2026-01-01T00:00:00Z">
        <w:r>
          <w:delText xml:space="preserve">is a subspace,</w:delText>
        </w:r>
      </w:del>
      <w:del w:id="11440" w:author="PR Preview" w:date="2026-01-01T00:00:00Z">
        <w:r>
          <w:delText xml:space="preserve"> </w:delText>
        </w:r>
      </w:del>
      <w:del w:id="11441" w:author="PR Preview" w:date="2026-01-01T00:00:00Z">
        <w:r>
          <w:delText xml:space="preserve">so it contains every linear combination of them.</w:delText>
        </w:r>
      </w:del>
    </w:p>
    <w:p>
      <w:pPr>
        <w:pStyle w:val="BodyText"/>
      </w:pPr>
      <w:ins w:id="11442" w:author="PR Preview" w:date="2026-01-01T00:00:00Z">
        <w:r>
          <w:rPr>
            <w:b/>
            <w:bCs/>
          </w:rPr>
          <w:t xml:space="preserve">Build a list.</w:t>
        </w:r>
      </w:ins>
      <w:ins w:id="11443" w:author="PR Preview" w:date="2026-01-01T00:00:00Z">
        <w:r>
          <w:t xml:space="preserve"> </w:t>
        </w:r>
      </w:ins>
      <w:ins w:id="11444" w:author="PR Preview" w:date="2026-01-01T00:00:00Z">
        <w:r>
          <w:t xml:space="preserve">Choose a basis</w:t>
        </w:r>
      </w:ins>
      <w:ins w:id="11445" w:author="PR Preview" w:date="2026-01-01T00:00:00Z">
        <w:r>
          <w:t xml:space="preserve"> </w:t>
        </w:r>
      </w:ins>
      <w:ins w:id="11446" w:author="PR Preview" w:date="2026-01-01T00:00:00Z">
        <w:r>
          <w:t xml:space="preserve">$\mathord{\smash[b]{\underset{\raise.3ex\hbox{$\scriptstyle\sim$}}{z}}\vphantom{z}}_1, \ldots, \mathord{\smash[b]{\underset{\raise.3ex\hbox{$\scriptstyle\sim$}}{z}}\vphantom{z}}_k$</w:t>
        </w:r>
      </w:ins>
      <w:ins w:id="11447" w:author="PR Preview" w:date="2026-01-01T00:00:00Z">
        <w:r>
          <w:t xml:space="preserve"> </w:t>
        </w:r>
      </w:ins>
      <w:ins w:id="11448" w:author="PR Preview" w:date="2026-01-01T00:00:00Z">
        <w:r>
          <w:t xml:space="preserve">of</w:t>
        </w:r>
      </w:ins>
      <w:ins w:id="11449"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450" w:author="PR Preview" w:date="2026-01-01T00:00:00Z">
        <w:r>
          <w:t xml:space="preserve"> </w:t>
        </w:r>
      </w:ins>
      <w:ins w:id="11451" w:author="PR Preview" w:date="2026-01-01T00:00:00Z">
        <w:r>
          <w:t xml:space="preserve">(</w:t>
        </w:r>
      </w:ins>
      <w:hyperlink w:anchor="thm-extend-basis">
        <w:ins w:id="11452" w:author="PR Preview" w:date="2026-01-01T00:00:00Z">
          <w:r>
            <w:rPr>
              <w:rStyle w:val="Hyperlink"/>
            </w:rPr>
            <w:t xml:space="preserve">Theorem 29</w:t>
          </w:r>
        </w:ins>
      </w:hyperlink>
      <w:ins w:id="11453" w:author="PR Preview" w:date="2026-01-01T00:00:00Z">
        <w:r>
          <w:t xml:space="preserve">).</w:t>
        </w:r>
      </w:ins>
      <w:ins w:id="11454" w:author="PR Preview" w:date="2026-01-01T00:00:00Z">
        <w:r>
          <w:t xml:space="preserve"> </w:t>
        </w:r>
      </w:ins>
      <w:ins w:id="11455" w:author="PR Preview" w:date="2026-01-01T00:00:00Z">
        <w:r>
          <w:t xml:space="preserve">These vectors are linearly independent and lie in</w:t>
        </w:r>
      </w:ins>
      <w:ins w:id="11456" w:author="PR Preview" w:date="2026-01-01T00:00:00Z">
        <w:r>
          <w:t xml:space="preserve"> </w:t>
        </w:r>
      </w:ins>
      <m:oMath>
        <m:sSub>
          <m:e>
            <m:r>
              <m:rPr>
                <m:scr m:val="script"/>
                <m:sty m:val="p"/>
              </m:rPr>
              <m:t>S</m:t>
            </m:r>
          </m:e>
          <m:sub>
            <m:r>
              <m:t>1</m:t>
            </m:r>
          </m:sub>
        </m:sSub>
      </m:oMath>
      <w:ins w:id="11457" w:author="PR Preview" w:date="2026-01-01T00:00:00Z">
        <w:r>
          <w:t xml:space="preserve">,</w:t>
        </w:r>
      </w:ins>
      <w:ins w:id="11458" w:author="PR Preview" w:date="2026-01-01T00:00:00Z">
        <w:r>
          <w:t xml:space="preserve"> </w:t>
        </w:r>
      </w:ins>
      <w:ins w:id="11459" w:author="PR Preview" w:date="2026-01-01T00:00:00Z">
        <w:r>
          <w:t xml:space="preserve">so</w:t>
        </w:r>
      </w:ins>
      <w:ins w:id="11460" w:author="PR Preview" w:date="2026-01-01T00:00:00Z">
        <w:r>
          <w:t xml:space="preserve"> </w:t>
        </w:r>
      </w:ins>
      <w:hyperlink w:anchor="thm-extend-basis">
        <w:ins w:id="11461" w:author="PR Preview" w:date="2026-01-01T00:00:00Z">
          <w:r>
            <w:rPr>
              <w:rStyle w:val="Hyperlink"/>
            </w:rPr>
            <w:t xml:space="preserve">Theorem 29</w:t>
          </w:r>
        </w:ins>
      </w:hyperlink>
      <w:ins w:id="11462" w:author="PR Preview" w:date="2026-01-01T00:00:00Z">
        <w:r>
          <w:t xml:space="preserve"> </w:t>
        </w:r>
      </w:ins>
      <w:ins w:id="11463" w:author="PR Preview" w:date="2026-01-01T00:00:00Z">
        <w:r>
          <w:t xml:space="preserve">extends them to a basis</w:t>
        </w:r>
      </w:ins>
      <w:ins w:id="11464" w:author="PR Preview" w:date="2026-01-01T00:00:00Z">
        <w:r>
          <w:t xml:space="preserve"> </w:t>
        </w:r>
      </w:ins>
      <w:ins w:id="11465" w:author="PR Preview" w:date="2026-01-01T00:00:00Z">
        <w:r>
          <w:t xml:space="preserve">$\mathord{\smash[b]{\underset{\raise.3ex\hbox{$\scriptstyle\sim$}}{z}}\vphantom{z}}_1, \ldots, \mathord{\smash[b]{\underset{\raise.3ex\hbox{$\scriptstyle\sim$}}{z}}\vphantom{z}}_k, \mathord{\smash[b]{\underset{\raise.3ex\hbox{$\scriptstyle\sim$}}{x}}\vphantom{x}}_1, \ldots, \mathord{\smash[b]{\underset{\raise.3ex\hbox{$\scriptstyle\sim$}}{x}}\vphantom{x}}_{d_1 - k}$</w:t>
        </w:r>
      </w:ins>
      <w:ins w:id="11466" w:author="PR Preview" w:date="2026-01-01T00:00:00Z">
        <w:r>
          <w:t xml:space="preserve"> </w:t>
        </w:r>
      </w:ins>
      <w:ins w:id="11467" w:author="PR Preview" w:date="2026-01-01T00:00:00Z">
        <w:r>
          <w:t xml:space="preserve">of</w:t>
        </w:r>
      </w:ins>
      <w:ins w:id="11468" w:author="PR Preview" w:date="2026-01-01T00:00:00Z">
        <w:r>
          <w:t xml:space="preserve"> </w:t>
        </w:r>
      </w:ins>
      <m:oMath>
        <m:sSub>
          <m:e>
            <m:r>
              <m:rPr>
                <m:scr m:val="script"/>
                <m:sty m:val="p"/>
              </m:rPr>
              <m:t>S</m:t>
            </m:r>
          </m:e>
          <m:sub>
            <m:r>
              <m:t>1</m:t>
            </m:r>
          </m:sub>
        </m:sSub>
      </m:oMath>
      <w:ins w:id="11469" w:author="PR Preview" w:date="2026-01-01T00:00:00Z">
        <w:r>
          <w:t xml:space="preserve">,</w:t>
        </w:r>
      </w:ins>
      <w:ins w:id="11470" w:author="PR Preview" w:date="2026-01-01T00:00:00Z">
        <w:r>
          <w:t xml:space="preserve"> </w:t>
        </w:r>
      </w:ins>
      <w:ins w:id="11471" w:author="PR Preview" w:date="2026-01-01T00:00:00Z">
        <w:r>
          <w:t xml:space="preserve">which has</w:t>
        </w:r>
      </w:ins>
      <w:ins w:id="11472" w:author="PR Preview" w:date="2026-01-01T00:00:00Z">
        <w:r>
          <w:t xml:space="preserve"> </w:t>
        </w:r>
      </w:ins>
      <m:oMath>
        <m:sSub>
          <m:e>
            <m:r>
              <m:t>d</m:t>
            </m:r>
          </m:e>
          <m:sub>
            <m:r>
              <m:t>1</m:t>
            </m:r>
          </m:sub>
        </m:sSub>
      </m:oMath>
      <w:ins w:id="11473" w:author="PR Preview" w:date="2026-01-01T00:00:00Z">
        <w:r>
          <w:t xml:space="preserve"> </w:t>
        </w:r>
      </w:ins>
      <w:ins w:id="11474" w:author="PR Preview" w:date="2026-01-01T00:00:00Z">
        <w:r>
          <w:t xml:space="preserve">vectors (</w:t>
        </w:r>
      </w:ins>
      <w:hyperlink w:anchor="thm-basis-size">
        <w:ins w:id="11475" w:author="PR Preview" w:date="2026-01-01T00:00:00Z">
          <w:r>
            <w:rPr>
              <w:rStyle w:val="Hyperlink"/>
            </w:rPr>
            <w:t xml:space="preserve">Theorem 27</w:t>
          </w:r>
        </w:ins>
      </w:hyperlink>
      <w:ins w:id="11476" w:author="PR Preview" w:date="2026-01-01T00:00:00Z">
        <w:r>
          <w:t xml:space="preserve">).</w:t>
        </w:r>
      </w:ins>
      <w:ins w:id="11477" w:author="PR Preview" w:date="2026-01-01T00:00:00Z">
        <w:r>
          <w:t xml:space="preserve"> </w:t>
        </w:r>
      </w:ins>
      <w:ins w:id="11478" w:author="PR Preview" w:date="2026-01-01T00:00:00Z">
        <w:r>
          <w:t xml:space="preserve">In the same way, extend them to a basis</w:t>
        </w:r>
      </w:ins>
      <w:ins w:id="11479" w:author="PR Preview" w:date="2026-01-01T00:00:00Z">
        <w:r>
          <w:t xml:space="preserve"> </w:t>
        </w:r>
      </w:ins>
      <w:ins w:id="11480" w:author="PR Preview" w:date="2026-01-01T00:00:00Z">
        <w:r>
          <w:t xml:space="preserve">$\mathord{\smash[b]{\underset{\raise.3ex\hbox{$\scriptstyle\sim$}}{z}}\vphantom{z}}_1, \ldots, \mathord{\smash[b]{\underset{\raise.3ex\hbox{$\scriptstyle\sim$}}{z}}\vphantom{z}}_k, \mathord{\smash[b]{\underset{\raise.3ex\hbox{$\scriptstyle\sim$}}{y}}\vphantom{y}}_1, \ldots, \mathord{\smash[b]{\underset{\raise.3ex\hbox{$\scriptstyle\sim$}}{y}}\vphantom{y}}_{d_2 - k}$</w:t>
        </w:r>
      </w:ins>
      <w:ins w:id="11481" w:author="PR Preview" w:date="2026-01-01T00:00:00Z">
        <w:r>
          <w:t xml:space="preserve"> </w:t>
        </w:r>
      </w:ins>
      <w:ins w:id="11482" w:author="PR Preview" w:date="2026-01-01T00:00:00Z">
        <w:r>
          <w:t xml:space="preserve">of</w:t>
        </w:r>
      </w:ins>
      <w:ins w:id="11483" w:author="PR Preview" w:date="2026-01-01T00:00:00Z">
        <w:r>
          <w:t xml:space="preserve"> </w:t>
        </w:r>
      </w:ins>
      <m:oMath>
        <m:sSub>
          <m:e>
            <m:r>
              <m:rPr>
                <m:scr m:val="script"/>
                <m:sty m:val="p"/>
              </m:rPr>
              <m:t>S</m:t>
            </m:r>
          </m:e>
          <m:sub>
            <m:r>
              <m:t>2</m:t>
            </m:r>
          </m:sub>
        </m:sSub>
      </m:oMath>
      <w:ins w:id="11484" w:author="PR Preview" w:date="2026-01-01T00:00:00Z">
        <w:r>
          <w:t xml:space="preserve">.</w:t>
        </w:r>
      </w:ins>
      <w:ins w:id="11485" w:author="PR Preview" w:date="2026-01-01T00:00:00Z">
        <w:r>
          <w:t xml:space="preserve"> </w:t>
        </w:r>
      </w:ins>
      <w:ins w:id="11486" w:author="PR Preview" w:date="2026-01-01T00:00:00Z">
        <w:r>
          <w:t xml:space="preserve">We show that the</w:t>
        </w:r>
      </w:ins>
      <w:ins w:id="11487" w:author="PR Preview" w:date="2026-01-01T00:00:00Z">
        <w:r>
          <w:t xml:space="preserve"> </w:t>
        </w:r>
      </w:ins>
      <w:ins w:id="11488" w:author="PR Preview" w:date="2026-01-01T00:00:00Z">
        <w:r>
          <w:t xml:space="preserve">$\mathord{\smash[b]{\underset{\raise.3ex\hbox{$\scriptstyle\sim$}}{z}}\vphantom{z}}$</w:t>
        </w:r>
      </w:ins>
      <w:ins w:id="11489" w:author="PR Preview" w:date="2026-01-01T00:00:00Z">
        <w:r>
          <w:t xml:space="preserve">’s,</w:t>
        </w:r>
      </w:ins>
      <w:ins w:id="11490" w:author="PR Preview" w:date="2026-01-01T00:00:00Z">
        <w:r>
          <w:t xml:space="preserve"> </w:t>
        </w:r>
      </w:ins>
      <w:ins w:id="11491" w:author="PR Preview" w:date="2026-01-01T00:00:00Z">
        <w:r>
          <w:t xml:space="preserve">$\mathord{\smash[b]{\underset{\raise.3ex\hbox{$\scriptstyle\sim$}}{x}}\vphantom{x}}$</w:t>
        </w:r>
      </w:ins>
      <w:ins w:id="11492" w:author="PR Preview" w:date="2026-01-01T00:00:00Z">
        <w:r>
          <w:t xml:space="preserve">’s and</w:t>
        </w:r>
      </w:ins>
      <w:ins w:id="11493" w:author="PR Preview" w:date="2026-01-01T00:00:00Z">
        <w:r>
          <w:t xml:space="preserve"> </w:t>
        </w:r>
      </w:ins>
      <w:ins w:id="11494" w:author="PR Preview" w:date="2026-01-01T00:00:00Z">
        <w:r>
          <w:t xml:space="preserve">$\mathord{\smash[b]{\underset{\raise.3ex\hbox{$\scriptstyle\sim$}}{y}}\vphantom{y}}$</w:t>
        </w:r>
      </w:ins>
      <w:ins w:id="11495" w:author="PR Preview" w:date="2026-01-01T00:00:00Z">
        <w:r>
          <w:t xml:space="preserve">’s together,</w:t>
        </w:r>
      </w:ins>
      <w:ins w:id="11496" w:author="PR Preview" w:date="2026-01-01T00:00:00Z">
        <w:r>
          <w:t xml:space="preserve"> </w:t>
        </w:r>
      </w:ins>
      <m:oMath>
        <m:r>
          <m:t>k</m:t>
        </m:r>
        <m:r>
          <m:rPr>
            <m:sty m:val="p"/>
          </m:rPr>
          <m:t>+</m:t>
        </m:r>
        <m:r>
          <m:rPr>
            <m:sty m:val="p"/>
          </m:rPr>
          <m:t>(</m:t>
        </m:r>
        <m:sSub>
          <m:e>
            <m:r>
              <m:t>d</m:t>
            </m:r>
          </m:e>
          <m:sub>
            <m:r>
              <m:t>1</m:t>
            </m:r>
          </m:sub>
        </m:sSub>
        <m:r>
          <m:rPr>
            <m:sty m:val="p"/>
          </m:rPr>
          <m:t>−</m:t>
        </m:r>
        <m:r>
          <m:t>k</m:t>
        </m:r>
        <m:r>
          <m:rPr>
            <m:sty m:val="p"/>
          </m:rPr>
          <m:t>)</m:t>
        </m:r>
        <m:r>
          <m:rPr>
            <m:sty m:val="p"/>
          </m:rPr>
          <m:t>+</m:t>
        </m:r>
        <m:r>
          <m:rPr>
            <m:sty m:val="p"/>
          </m:rPr>
          <m:t>(</m:t>
        </m:r>
        <m:sSub>
          <m:e>
            <m:r>
              <m:t>d</m:t>
            </m:r>
          </m:e>
          <m:sub>
            <m:r>
              <m:t>2</m:t>
            </m:r>
          </m:sub>
        </m:sSub>
        <m:r>
          <m:rPr>
            <m:sty m:val="p"/>
          </m:rPr>
          <m:t>−</m:t>
        </m:r>
        <m:r>
          <m:t>k</m:t>
        </m:r>
        <m:r>
          <m:rPr>
            <m:sty m:val="p"/>
          </m:rPr>
          <m:t>)</m:t>
        </m:r>
        <m:r>
          <m:rPr>
            <m:sty m:val="p"/>
          </m:rPr>
          <m:t>=</m:t>
        </m:r>
        <m:sSub>
          <m:e>
            <m:r>
              <m:t>d</m:t>
            </m:r>
          </m:e>
          <m:sub>
            <m:r>
              <m:t>1</m:t>
            </m:r>
          </m:sub>
        </m:sSub>
        <m:r>
          <m:rPr>
            <m:sty m:val="p"/>
          </m:rPr>
          <m:t>+</m:t>
        </m:r>
        <m:sSub>
          <m:e>
            <m:r>
              <m:t>d</m:t>
            </m:r>
          </m:e>
          <m:sub>
            <m:r>
              <m:t>2</m:t>
            </m:r>
          </m:sub>
        </m:sSub>
        <m:r>
          <m:rPr>
            <m:sty m:val="p"/>
          </m:rPr>
          <m:t>−</m:t>
        </m:r>
        <m:r>
          <m:t>k</m:t>
        </m:r>
      </m:oMath>
      <w:ins w:id="11497" w:author="PR Preview" w:date="2026-01-01T00:00:00Z">
        <w:r>
          <w:t xml:space="preserve"> </w:t>
        </w:r>
      </w:ins>
      <w:ins w:id="11498" w:author="PR Preview" w:date="2026-01-01T00:00:00Z">
        <w:r>
          <w:t xml:space="preserve">vectors,</w:t>
        </w:r>
      </w:ins>
      <w:ins w:id="11499" w:author="PR Preview" w:date="2026-01-01T00:00:00Z">
        <w:r>
          <w:t xml:space="preserve"> </w:t>
        </w:r>
      </w:ins>
      <w:ins w:id="11500" w:author="PR Preview" w:date="2026-01-01T00:00:00Z">
        <w:r>
          <w:t xml:space="preserve">are a basis of</w:t>
        </w:r>
      </w:ins>
      <w:ins w:id="11501"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02" w:author="PR Preview" w:date="2026-01-01T00:00:00Z">
        <w:r>
          <w:t xml:space="preserve"> </w:t>
        </w:r>
      </w:ins>
      <w:ins w:id="11503" w:author="PR Preview" w:date="2026-01-01T00:00:00Z">
        <w:r>
          <w:t xml:space="preserve">(</w:t>
        </w:r>
      </w:ins>
      <w:hyperlink w:anchor="def-basis">
        <w:ins w:id="11504" w:author="PR Preview" w:date="2026-01-01T00:00:00Z">
          <w:r>
            <w:rPr>
              <w:rStyle w:val="Hyperlink"/>
            </w:rPr>
            <w:t xml:space="preserve">Definition 48</w:t>
          </w:r>
        </w:ins>
      </w:hyperlink>
      <w:ins w:id="11505" w:author="PR Preview" w:date="2026-01-01T00:00:00Z">
        <w:r>
          <w:t xml:space="preserve">).</w:t>
        </w:r>
      </w:ins>
    </w:p>
    <w:p>
      <w:pPr>
        <w:pStyle w:val="BodyText"/>
      </w:pPr>
      <w:ins w:id="11506" w:author="PR Preview" w:date="2026-01-01T00:00:00Z">
        <w:r>
          <w:rPr>
            <w:b/>
            <w:bCs/>
          </w:rPr>
          <w:t xml:space="preserve">They span</w:t>
        </w:r>
      </w:ins>
      <w:ins w:id="11507" w:author="PR Preview" w:date="2026-01-01T00:00:00Z">
        <w:r>
          <w:rPr>
            <w:b/>
            <w:bCs/>
          </w:rPr>
          <w:t xml:space="preserve"> </w:t>
        </w:r>
      </w:ins>
      <m:oMath>
        <m:sSub>
          <m:e>
            <m:r>
              <m:rPr>
                <m:scr m:val="script"/>
                <m:sty m:val="p"/>
              </m:rPr>
              <m:t>S</m:t>
            </m:r>
          </m:e>
          <m:sub>
            <m:r>
              <m:t>1</m:t>
            </m:r>
          </m:sub>
        </m:sSub>
        <m:r>
          <m:rPr>
            <m:sty m:val="p"/>
          </m:rPr>
          <m:t>+</m:t>
        </m:r>
        <m:sSub>
          <m:e>
            <m:r>
              <m:rPr>
                <m:scr m:val="script"/>
                <m:sty m:val="p"/>
              </m:rPr>
              <m:t>S</m:t>
            </m:r>
          </m:e>
          <m:sub>
            <m:r>
              <m:t>2</m:t>
            </m:r>
          </m:sub>
        </m:sSub>
      </m:oMath>
      <w:ins w:id="11508" w:author="PR Preview" w:date="2026-01-01T00:00:00Z">
        <w:r>
          <w:rPr>
            <w:b/>
            <w:bCs/>
          </w:rPr>
          <w:t xml:space="preserve">.</w:t>
        </w:r>
      </w:ins>
      <w:ins w:id="11509" w:author="PR Preview" w:date="2026-01-01T00:00:00Z">
        <w:r>
          <w:t xml:space="preserve"> </w:t>
        </w:r>
      </w:ins>
      <w:ins w:id="11510" w:author="PR Preview" w:date="2026-01-01T00:00:00Z">
        <w:r>
          <w:t xml:space="preserve">Any</w:t>
        </w:r>
      </w:ins>
      <w:ins w:id="11511" w:author="PR Preview" w:date="2026-01-01T00:00:00Z">
        <w:r>
          <w:t xml:space="preserve"> </w:t>
        </w:r>
      </w:ins>
      <w:ins w:id="11512" w:author="PR Preview" w:date="2026-01-01T00:00:00Z">
        <w:r>
          <w:t xml:space="preserve">$\mathord{\smash[b]{\underset{\raise.3ex\hbox{$\scriptstyle\sim$}}{v}}\vphantom{v}} \in \mathcal{S}_1 + \mathcal{S}_2$</w:t>
        </w:r>
      </w:ins>
      <w:ins w:id="11513" w:author="PR Preview" w:date="2026-01-01T00:00:00Z">
        <w:r>
          <w:t xml:space="preserve"> </w:t>
        </w:r>
      </w:ins>
      <w:ins w:id="11514" w:author="PR Preview" w:date="2026-01-01T00:00:00Z">
        <w:r>
          <w:t xml:space="preserve">is</w:t>
        </w:r>
      </w:ins>
      <w:ins w:id="11515" w:author="PR Preview" w:date="2026-01-01T00:00:00Z">
        <w:r>
          <w:t xml:space="preserve"> </w:t>
        </w:r>
      </w:ins>
      <w:ins w:id="11516" w:author="PR Preview" w:date="2026-01-01T00:00:00Z">
        <w:r>
          <w:t xml:space="preserve">$\mathord{\smash[b]{\underset{\raise.3ex\hbox{$\scriptstyle\sim$}}{v}}\vphantom{v}}_1 + \mathord{\smash[b]{\underset{\raise.3ex\hbox{$\scriptstyle\sim$}}{v}}\vphantom{v}}_2$</w:t>
        </w:r>
      </w:ins>
      <w:ins w:id="11517" w:author="PR Preview" w:date="2026-01-01T00:00:00Z">
        <w:r>
          <w:t xml:space="preserve"> </w:t>
        </w:r>
      </w:ins>
      <w:ins w:id="11518" w:author="PR Preview" w:date="2026-01-01T00:00:00Z">
        <w:r>
          <w:t xml:space="preserve">with</w:t>
        </w:r>
      </w:ins>
      <w:ins w:id="11519" w:author="PR Preview" w:date="2026-01-01T00:00:00Z">
        <w:r>
          <w:t xml:space="preserve"> </w:t>
        </w:r>
      </w:ins>
      <w:ins w:id="11520" w:author="PR Preview" w:date="2026-01-01T00:00:00Z">
        <w:r>
          <w:t xml:space="preserve">$\mathord{\smash[b]{\underset{\raise.3ex\hbox{$\scriptstyle\sim$}}{v}}\vphantom{v}}_1 \in \mathcal{S}_1$</w:t>
        </w:r>
      </w:ins>
      <w:ins w:id="11521" w:author="PR Preview" w:date="2026-01-01T00:00:00Z">
        <w:r>
          <w:t xml:space="preserve"> </w:t>
        </w:r>
      </w:ins>
      <w:ins w:id="11522" w:author="PR Preview" w:date="2026-01-01T00:00:00Z">
        <w:r>
          <w:t xml:space="preserve">and</w:t>
        </w:r>
      </w:ins>
      <w:ins w:id="11523" w:author="PR Preview" w:date="2026-01-01T00:00:00Z">
        <w:r>
          <w:t xml:space="preserve"> </w:t>
        </w:r>
      </w:ins>
      <w:ins w:id="11524" w:author="PR Preview" w:date="2026-01-01T00:00:00Z">
        <w:r>
          <w:t xml:space="preserve">$\mathord{\smash[b]{\underset{\raise.3ex\hbox{$\scriptstyle\sim$}}{v}}\vphantom{v}}_2 \in \mathcal{S}_2$</w:t>
        </w:r>
      </w:ins>
      <w:ins w:id="11525" w:author="PR Preview" w:date="2026-01-01T00:00:00Z">
        <w:r>
          <w:t xml:space="preserve">.</w:t>
        </w:r>
      </w:ins>
      <w:ins w:id="11526" w:author="PR Preview" w:date="2026-01-01T00:00:00Z">
        <w:r>
          <w:t xml:space="preserve"> </w:t>
        </w:r>
      </w:ins>
      <w:ins w:id="11527" w:author="PR Preview" w:date="2026-01-01T00:00:00Z">
        <w:r>
          <w:t xml:space="preserve">$\mathord{\smash[b]{\underset{\raise.3ex\hbox{$\scriptstyle\sim$}}{v}}\vphantom{v}}_1$</w:t>
        </w:r>
      </w:ins>
      <w:ins w:id="11528" w:author="PR Preview" w:date="2026-01-01T00:00:00Z">
        <w:r>
          <w:t xml:space="preserve"> </w:t>
        </w:r>
      </w:ins>
      <w:ins w:id="11529" w:author="PR Preview" w:date="2026-01-01T00:00:00Z">
        <w:r>
          <w:t xml:space="preserve">is a linear combination of the</w:t>
        </w:r>
      </w:ins>
      <w:ins w:id="11530" w:author="PR Preview" w:date="2026-01-01T00:00:00Z">
        <w:r>
          <w:t xml:space="preserve"> </w:t>
        </w:r>
      </w:ins>
      <w:ins w:id="11531" w:author="PR Preview" w:date="2026-01-01T00:00:00Z">
        <w:r>
          <w:t xml:space="preserve">$\mathord{\smash[b]{\underset{\raise.3ex\hbox{$\scriptstyle\sim$}}{z}}\vphantom{z}}$</w:t>
        </w:r>
      </w:ins>
      <w:ins w:id="11532" w:author="PR Preview" w:date="2026-01-01T00:00:00Z">
        <w:r>
          <w:t xml:space="preserve">’s and</w:t>
        </w:r>
      </w:ins>
      <w:ins w:id="11533" w:author="PR Preview" w:date="2026-01-01T00:00:00Z">
        <w:r>
          <w:t xml:space="preserve"> </w:t>
        </w:r>
      </w:ins>
      <w:ins w:id="11534" w:author="PR Preview" w:date="2026-01-01T00:00:00Z">
        <w:r>
          <w:t xml:space="preserve">$\mathord{\smash[b]{\underset{\raise.3ex\hbox{$\scriptstyle\sim$}}{x}}\vphantom{x}}$</w:t>
        </w:r>
      </w:ins>
      <w:ins w:id="11535" w:author="PR Preview" w:date="2026-01-01T00:00:00Z">
        <w:r>
          <w:t xml:space="preserve">’s,</w:t>
        </w:r>
      </w:ins>
      <w:ins w:id="11536" w:author="PR Preview" w:date="2026-01-01T00:00:00Z">
        <w:r>
          <w:t xml:space="preserve"> </w:t>
        </w:r>
      </w:ins>
      <w:ins w:id="11537" w:author="PR Preview" w:date="2026-01-01T00:00:00Z">
        <w:r>
          <w:t xml:space="preserve">and</w:t>
        </w:r>
      </w:ins>
      <w:ins w:id="11538" w:author="PR Preview" w:date="2026-01-01T00:00:00Z">
        <w:r>
          <w:t xml:space="preserve"> </w:t>
        </w:r>
      </w:ins>
      <w:ins w:id="11539" w:author="PR Preview" w:date="2026-01-01T00:00:00Z">
        <w:r>
          <w:t xml:space="preserve">$\mathord{\smash[b]{\underset{\raise.3ex\hbox{$\scriptstyle\sim$}}{v}}\vphantom{v}}_2$</w:t>
        </w:r>
      </w:ins>
      <w:ins w:id="11540" w:author="PR Preview" w:date="2026-01-01T00:00:00Z">
        <w:r>
          <w:t xml:space="preserve"> </w:t>
        </w:r>
      </w:ins>
      <w:ins w:id="11541" w:author="PR Preview" w:date="2026-01-01T00:00:00Z">
        <w:r>
          <w:t xml:space="preserve">is a linear combination of the</w:t>
        </w:r>
      </w:ins>
      <w:ins w:id="11542" w:author="PR Preview" w:date="2026-01-01T00:00:00Z">
        <w:r>
          <w:t xml:space="preserve"> </w:t>
        </w:r>
      </w:ins>
      <w:ins w:id="11543" w:author="PR Preview" w:date="2026-01-01T00:00:00Z">
        <w:r>
          <w:t xml:space="preserve">$\mathord{\smash[b]{\underset{\raise.3ex\hbox{$\scriptstyle\sim$}}{z}}\vphantom{z}}$</w:t>
        </w:r>
      </w:ins>
      <w:ins w:id="11544" w:author="PR Preview" w:date="2026-01-01T00:00:00Z">
        <w:r>
          <w:t xml:space="preserve">’s and</w:t>
        </w:r>
      </w:ins>
      <w:ins w:id="11545" w:author="PR Preview" w:date="2026-01-01T00:00:00Z">
        <w:r>
          <w:t xml:space="preserve"> </w:t>
        </w:r>
      </w:ins>
      <w:ins w:id="11546" w:author="PR Preview" w:date="2026-01-01T00:00:00Z">
        <w:r>
          <w:t xml:space="preserve">$\mathord{\smash[b]{\underset{\raise.3ex\hbox{$\scriptstyle\sim$}}{y}}\vphantom{y}}$</w:t>
        </w:r>
      </w:ins>
      <w:ins w:id="11547" w:author="PR Preview" w:date="2026-01-01T00:00:00Z">
        <w:r>
          <w:t xml:space="preserve">’s,</w:t>
        </w:r>
      </w:ins>
      <w:ins w:id="11548" w:author="PR Preview" w:date="2026-01-01T00:00:00Z">
        <w:r>
          <w:t xml:space="preserve"> </w:t>
        </w:r>
      </w:ins>
      <w:ins w:id="11549" w:author="PR Preview" w:date="2026-01-01T00:00:00Z">
        <w:r>
          <w:t xml:space="preserve">so their sum is a linear combination of all three groups.</w:t>
        </w:r>
      </w:ins>
      <w:ins w:id="11550" w:author="PR Preview" w:date="2026-01-01T00:00:00Z">
        <w:r>
          <w:t xml:space="preserve"> </w:t>
        </w:r>
      </w:ins>
      <w:ins w:id="11551" w:author="PR Preview" w:date="2026-01-01T00:00:00Z">
        <w:r>
          <w:t xml:space="preserve">Conversely, each vector in the list is in</w:t>
        </w:r>
      </w:ins>
      <w:ins w:id="11552"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53" w:author="PR Preview" w:date="2026-01-01T00:00:00Z">
        <w:r>
          <w:t xml:space="preserve"> </w:t>
        </w:r>
      </w:ins>
      <w:ins w:id="11554" w:author="PR Preview" w:date="2026-01-01T00:00:00Z">
        <w:r>
          <w:t xml:space="preserve">(for example,</w:t>
        </w:r>
      </w:ins>
      <w:ins w:id="11555" w:author="PR Preview" w:date="2026-01-01T00:00:00Z">
        <w:r>
          <w:t xml:space="preserve"> </w:t>
        </w:r>
      </w:ins>
      <w:ins w:id="11556" w:author="PR Preview" w:date="2026-01-01T00:00:00Z">
        <w:r>
          <w:t xml:space="preserve">$\mathord{\smash[b]{\underset{\raise.3ex\hbox{$\scriptstyle\sim$}}{x}}\vphantom{x}}_1 = \mathord{\smash[b]{\underset{\raise.3ex\hbox{$\scriptstyle\sim$}}{x}}\vphantom{x}}_1 + \mathord{\smash[b]{\underset{\raise.3ex\hbox{$\scriptstyle\sim$}}{0}}\vphantom{0}}$</w:t>
        </w:r>
      </w:ins>
      <w:ins w:id="11557" w:author="PR Preview" w:date="2026-01-01T00:00:00Z">
        <w:r>
          <w:t xml:space="preserve">),</w:t>
        </w:r>
      </w:ins>
      <w:ins w:id="11558" w:author="PR Preview" w:date="2026-01-01T00:00:00Z">
        <w:r>
          <w:t xml:space="preserve"> </w:t>
        </w:r>
      </w:ins>
      <w:ins w:id="11559" w:author="PR Preview" w:date="2026-01-01T00:00:00Z">
        <w:r>
          <w:t xml:space="preserve">and</w:t>
        </w:r>
      </w:ins>
      <w:ins w:id="11560" w:author="PR Preview" w:date="2026-01-01T00:00:00Z">
        <w:r>
          <w:t xml:space="preserve"> </w:t>
        </w:r>
      </w:ins>
      <m:oMath>
        <m:sSub>
          <m:e>
            <m:r>
              <m:rPr>
                <m:scr m:val="script"/>
                <m:sty m:val="p"/>
              </m:rPr>
              <m:t>S</m:t>
            </m:r>
          </m:e>
          <m:sub>
            <m:r>
              <m:t>1</m:t>
            </m:r>
          </m:sub>
        </m:sSub>
        <m:r>
          <m:rPr>
            <m:sty m:val="p"/>
          </m:rPr>
          <m:t>+</m:t>
        </m:r>
        <m:sSub>
          <m:e>
            <m:r>
              <m:rPr>
                <m:scr m:val="script"/>
                <m:sty m:val="p"/>
              </m:rPr>
              <m:t>S</m:t>
            </m:r>
          </m:e>
          <m:sub>
            <m:r>
              <m:t>2</m:t>
            </m:r>
          </m:sub>
        </m:sSub>
      </m:oMath>
      <w:ins w:id="11561" w:author="PR Preview" w:date="2026-01-01T00:00:00Z">
        <w:r>
          <w:t xml:space="preserve"> </w:t>
        </w:r>
      </w:ins>
      <w:ins w:id="11562" w:author="PR Preview" w:date="2026-01-01T00:00:00Z">
        <w:r>
          <w:t xml:space="preserve">is a subspace,</w:t>
        </w:r>
      </w:ins>
      <w:ins w:id="11563" w:author="PR Preview" w:date="2026-01-01T00:00:00Z">
        <w:r>
          <w:t xml:space="preserve"> </w:t>
        </w:r>
      </w:ins>
      <w:ins w:id="11564" w:author="PR Preview" w:date="2026-01-01T00:00:00Z">
        <w:r>
          <w:t xml:space="preserve">so it contains every linear combination of them.</w:t>
        </w:r>
      </w:ins>
    </w:p>
    <w:p>
      <w:pPr>
        <w:pStyle w:val="BodyText"/>
      </w:pPr>
      <w:r>
        <w:rPr>
          <w:b/>
          <w:bCs/>
        </w:rPr>
        <w:t xml:space="preserve">They are linearly independent.</w:t>
      </w:r>
      <w:r>
        <w:t xml:space="preserve"> </w:t>
      </w:r>
      <w:r>
        <w:t xml:space="preserve">Suppose</w:t>
      </w:r>
    </w:p>
    <w:p>
      <w:pPr>
        <w:pStyle w:val="BodyText"/>
      </w:pPr>
      <m:oMathPara>
        <m:oMathParaPr>
          <m:jc m:val="center"/>
        </m:oMathParaPr>
        <m:oMath>
          <m:nary>
            <m:naryPr>
              <m:chr m:val="∑"/>
              <m:limLoc m:val="undOvr"/>
              <m:subHide m:val="off"/>
              <m:supHide m:val="off"/>
            </m:naryPr>
            <m:sub>
              <m:r>
                <m:t>i</m:t>
              </m:r>
              <m:r>
                <m:rPr>
                  <m:sty m:val="p"/>
                </m:rPr>
                <m:t>=</m:t>
              </m:r>
              <m:r>
                <m:t>1</m:t>
              </m:r>
            </m:sub>
            <m:sup>
              <m:r>
                <m:t>k</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sSub>
                <m:e>
                  <m:r>
                    <m:t>b</m:t>
                  </m:r>
                </m:e>
                <m:sub>
                  <m:r>
                    <m:t>j</m:t>
                  </m:r>
                </m:sub>
              </m:sSub>
            </m:e>
          </m:nary>
          <m:sSub>
            <m:e>
              <m:limLow>
                <m:e>
                  <m:r>
                    <m:t>x</m:t>
                  </m:r>
                </m:e>
                <m:lim>
                  <m:r>
                    <m:rPr>
                      <m:sty m:val="p"/>
                    </m:rPr>
                    <m:t>∼</m:t>
                  </m:r>
                </m:lim>
              </m:limLow>
            </m:e>
            <m:sub>
              <m:r>
                <m:t>j</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rPr>
              <m:sty m:val="p"/>
            </m:rPr>
            <m:t>=</m:t>
          </m:r>
          <m:limLow>
            <m:e>
              <m:r>
                <m:t>0</m:t>
              </m:r>
            </m:e>
            <m:lim>
              <m:r>
                <m:rPr>
                  <m:sty m:val="p"/>
                </m:rPr>
                <m:t>∼</m:t>
              </m:r>
            </m:lim>
          </m:limLow>
          <m:r>
            <m:rPr>
              <m:sty m:val="p"/>
            </m:rPr>
            <m:t>.</m:t>
          </m:r>
        </m:oMath>
      </m:oMathPara>
    </w:p>
    <w:p>
      <w:pPr>
        <w:pStyle w:val="FirstParagraph"/>
      </w:pPr>
      <w:del w:id="11565" w:author="PR Preview" w:date="2026-01-01T00:00:00Z">
        <w:r>
          <w:delText xml:space="preserve">Let</w:delText>
        </w:r>
      </w:del>
      <w:del w:id="11566" w:author="PR Preview" w:date="2026-01-01T00:00:00Z">
        <w:r>
          <w:delText xml:space="preserve"> </w:delText>
        </w:r>
      </w:del>
      <m:oMath>
        <m:limLow>
          <m:e>
            <m:r>
              <m:t>w</m:t>
            </m:r>
          </m:e>
          <m:lim>
            <m:r>
              <m:rPr>
                <m:sty m:val="p"/>
              </m:rPr>
              <m:t>∼</m:t>
            </m:r>
          </m:lim>
        </m:limLow>
        <m:limUpp>
          <m:e>
            <m:r>
              <m:rPr>
                <m:sty m:val="p"/>
              </m:rPr>
              <m:t>=</m:t>
            </m:r>
          </m:e>
          <m:lim>
            <m:r>
              <m:rPr>
                <m:nor/>
                <m:sty m:val="p"/>
              </m:rPr>
              <m:t>def</m:t>
            </m:r>
          </m:lim>
        </m:limUpp>
        <m:nary>
          <m:naryPr>
            <m:chr m:val="∑"/>
            <m:limLoc m:val="undOvr"/>
            <m:subHide m:val="off"/>
            <m:supHide m:val="on"/>
          </m:naryPr>
          <m:sub>
            <m:r>
              <m:t>l</m:t>
            </m:r>
          </m:sub>
          <m:sup>
            <m:r>
              <m:t>​</m:t>
            </m:r>
          </m:sup>
          <m:e>
            <m:sSub>
              <m:e>
                <m:r>
                  <m:t>c</m:t>
                </m:r>
              </m:e>
              <m:sub>
                <m:r>
                  <m:t>l</m:t>
                </m:r>
              </m:sub>
            </m:sSub>
          </m:e>
        </m:nary>
        <m:sSub>
          <m:e>
            <m:limLow>
              <m:e>
                <m:r>
                  <m:t>y</m:t>
                </m:r>
              </m:e>
              <m:lim>
                <m:r>
                  <m:rPr>
                    <m:sty m:val="p"/>
                  </m:rPr>
                  <m:t>∼</m:t>
                </m:r>
              </m:lim>
            </m:limLow>
          </m:e>
          <m:sub>
            <m:r>
              <m:t>l</m:t>
            </m:r>
          </m:sub>
        </m:sSub>
      </m:oMath>
      <w:del w:id="11567" w:author="PR Preview" w:date="2026-01-01T00:00:00Z">
        <w:r>
          <w:delText xml:space="preserve">.</w:delText>
        </w:r>
      </w:del>
      <w:del w:id="11568" w:author="PR Preview" w:date="2026-01-01T00:00:00Z">
        <w:r>
          <w:delText xml:space="preserve"> </w:delText>
        </w:r>
      </w:del>
      <w:del w:id="11569" w:author="PR Preview" w:date="2026-01-01T00:00:00Z">
        <w:r>
          <w:delText xml:space="preserve">Then</w:delText>
        </w:r>
      </w:del>
      <w:del w:id="11570" w:author="PR Preview" w:date="2026-01-01T00:00:00Z">
        <w:r>
          <w:delText xml:space="preserve"> </w:delText>
        </w:r>
      </w:del>
      <m:oMath>
        <m:limLow>
          <m:e>
            <m:r>
              <m:t>w</m:t>
            </m:r>
          </m:e>
          <m:lim>
            <m:r>
              <m:rPr>
                <m:sty m:val="p"/>
              </m:rPr>
              <m:t>∼</m:t>
            </m:r>
          </m:lim>
        </m:limLow>
        <m:r>
          <m:rPr>
            <m:sty m:val="p"/>
          </m:rPr>
          <m:t>∈</m:t>
        </m:r>
        <m:sSub>
          <m:e>
            <m:r>
              <m:rPr>
                <m:scr m:val="script"/>
                <m:sty m:val="p"/>
              </m:rPr>
              <m:t>S</m:t>
            </m:r>
          </m:e>
          <m:sub>
            <m:r>
              <m:t>2</m:t>
            </m:r>
          </m:sub>
        </m:sSub>
      </m:oMath>
      <w:del w:id="11571" w:author="PR Preview" w:date="2026-01-01T00:00:00Z">
        <w:r>
          <w:delText xml:space="preserve">,</w:delText>
        </w:r>
      </w:del>
      <w:del w:id="11572" w:author="PR Preview" w:date="2026-01-01T00:00:00Z">
        <w:r>
          <w:delText xml:space="preserve"> </w:delText>
        </w:r>
      </w:del>
      <w:del w:id="11573" w:author="PR Preview" w:date="2026-01-01T00:00:00Z">
        <w:r>
          <w:delText xml:space="preserve">because it is a linear combination of vectors of</w:delText>
        </w:r>
      </w:del>
      <w:del w:id="11574" w:author="PR Preview" w:date="2026-01-01T00:00:00Z">
        <w:r>
          <w:delText xml:space="preserve"> </w:delText>
        </w:r>
      </w:del>
      <m:oMath>
        <m:sSub>
          <m:e>
            <m:r>
              <m:rPr>
                <m:scr m:val="script"/>
                <m:sty m:val="p"/>
              </m:rPr>
              <m:t>S</m:t>
            </m:r>
          </m:e>
          <m:sub>
            <m:r>
              <m:t>2</m:t>
            </m:r>
          </m:sub>
        </m:sSub>
      </m:oMath>
      <w:del w:id="11575" w:author="PR Preview" w:date="2026-01-01T00:00:00Z">
        <w:r>
          <w:delText xml:space="preserve">.</w:delText>
        </w:r>
      </w:del>
      <w:del w:id="11576" w:author="PR Preview" w:date="2026-01-01T00:00:00Z">
        <w:r>
          <w:delText xml:space="preserve"> </w:delText>
        </w:r>
      </w:del>
      <w:del w:id="11577" w:author="PR Preview" w:date="2026-01-01T00:00:00Z">
        <w:r>
          <w:delText xml:space="preserve">Subtracting</w:delText>
        </w:r>
      </w:del>
      <w:del w:id="11578" w:author="PR Preview" w:date="2026-01-01T00:00:00Z">
        <w:r>
          <w:delText xml:space="preserve"> </w:delText>
        </w:r>
      </w:del>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oMath>
      <w:del w:id="11579" w:author="PR Preview" w:date="2026-01-01T00:00:00Z">
        <w:r>
          <w:delText xml:space="preserve"> </w:delText>
        </w:r>
      </w:del>
      <w:del w:id="11580" w:author="PR Preview" w:date="2026-01-01T00:00:00Z">
        <w:r>
          <w:delText xml:space="preserve">from both sides of the supposed equation gives</w:delText>
        </w:r>
      </w:del>
    </w:p>
    <w:p>
      <w:pPr>
        <w:pStyle w:val="BodyText"/>
      </w:pPr>
      <m:oMathPara>
        <m:oMathParaPr>
          <m:jc m:val="center"/>
        </m:oMathParaPr>
        <m:oMath>
          <m:limLow>
            <m:e>
              <m:r>
                <m:t>w</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r>
            <m:rPr>
              <m:sty m:val="p"/>
            </m:rPr>
            <m:t>−</m:t>
          </m:r>
          <m:sSub>
            <m:e>
              <m:r>
                <m:t>a</m:t>
              </m:r>
            </m:e>
            <m:sub>
              <m:r>
                <m:t>i</m:t>
              </m:r>
            </m:sub>
          </m:sSub>
          <m:r>
            <m:rPr>
              <m:sty m:val="p"/>
            </m:rPr>
            <m:t>)</m:t>
          </m:r>
          <m:r>
            <m:t> </m:t>
          </m:r>
          <m:sSub>
            <m:e>
              <m:limLow>
                <m:e>
                  <m:r>
                    <m:t>z</m:t>
                  </m:r>
                </m:e>
                <m:lim>
                  <m:r>
                    <m:rPr>
                      <m:sty m:val="p"/>
                    </m:rPr>
                    <m:t>∼</m:t>
                  </m:r>
                </m:lim>
              </m:limLow>
            </m:e>
            <m:sub>
              <m:r>
                <m:t>i</m:t>
              </m:r>
            </m:sub>
          </m:sSub>
          <m:r>
            <m:rPr>
              <m:sty m:val="p"/>
            </m:rPr>
            <m:t>+</m:t>
          </m:r>
          <m:nary>
            <m:naryPr>
              <m:chr m:val="∑"/>
              <m:limLoc m:val="undOvr"/>
              <m:subHide m:val="off"/>
              <m:supHide m:val="off"/>
            </m:naryPr>
            <m:sub>
              <m:r>
                <m:t>j</m:t>
              </m:r>
              <m:r>
                <m:rPr>
                  <m:sty m:val="p"/>
                </m:rPr>
                <m:t>=</m:t>
              </m:r>
              <m:r>
                <m:t>1</m:t>
              </m:r>
            </m:sub>
            <m:sup>
              <m:sSub>
                <m:e>
                  <m:r>
                    <m:t>d</m:t>
                  </m:r>
                </m:e>
                <m:sub>
                  <m:r>
                    <m:t>1</m:t>
                  </m:r>
                </m:sub>
              </m:sSub>
              <m:r>
                <m:rPr>
                  <m:sty m:val="p"/>
                </m:rPr>
                <m:t>−</m:t>
              </m:r>
              <m:r>
                <m:t>k</m:t>
              </m:r>
            </m:sup>
            <m:e>
              <m:r>
                <m:rPr>
                  <m:sty m:val="p"/>
                </m:rPr>
                <m:t>(</m:t>
              </m:r>
            </m:e>
          </m:nary>
          <m:r>
            <m:rPr>
              <m:sty m:val="p"/>
            </m:rPr>
            <m:t>−</m:t>
          </m:r>
          <m:sSub>
            <m:e>
              <m:r>
                <m:t>b</m:t>
              </m:r>
            </m:e>
            <m:sub>
              <m:r>
                <m:t>j</m:t>
              </m:r>
            </m:sub>
          </m:sSub>
          <m:r>
            <m:rPr>
              <m:sty m:val="p"/>
            </m:rPr>
            <m:t>)</m:t>
          </m:r>
          <m:r>
            <m:t> </m:t>
          </m:r>
          <m:sSub>
            <m:e>
              <m:limLow>
                <m:e>
                  <m:r>
                    <m:t>x</m:t>
                  </m:r>
                </m:e>
                <m:lim>
                  <m:r>
                    <m:rPr>
                      <m:sty m:val="p"/>
                    </m:rPr>
                    <m:t>∼</m:t>
                  </m:r>
                </m:lim>
              </m:limLow>
            </m:e>
            <m:sub>
              <m:r>
                <m:t>j</m:t>
              </m:r>
            </m:sub>
          </m:sSub>
          <m:r>
            <m:rPr>
              <m:sty m:val="p"/>
            </m:rPr>
            <m:t>,</m:t>
          </m:r>
        </m:oMath>
      </m:oMathPara>
    </w:p>
    <w:p>
      <w:pPr>
        <w:pStyle w:val="FirstParagraph"/>
      </w:pPr>
      <w:del w:id="11581" w:author="PR Preview" w:date="2026-01-01T00:00:00Z">
        <w:r>
          <w:delText xml:space="preserve">a linear combination of vectors of</w:delText>
        </w:r>
      </w:del>
      <w:del w:id="11582" w:author="PR Preview" w:date="2026-01-01T00:00:00Z">
        <w:r>
          <w:delText xml:space="preserve"> </w:delText>
        </w:r>
      </w:del>
      <m:oMath>
        <m:sSub>
          <m:e>
            <m:r>
              <m:rPr>
                <m:scr m:val="script"/>
                <m:sty m:val="p"/>
              </m:rPr>
              <m:t>S</m:t>
            </m:r>
          </m:e>
          <m:sub>
            <m:r>
              <m:t>1</m:t>
            </m:r>
          </m:sub>
        </m:sSub>
      </m:oMath>
      <w:del w:id="11583" w:author="PR Preview" w:date="2026-01-01T00:00:00Z">
        <w:r>
          <w:delText xml:space="preserve">,</w:delText>
        </w:r>
      </w:del>
      <w:del w:id="11584" w:author="PR Preview" w:date="2026-01-01T00:00:00Z">
        <w:r>
          <w:delText xml:space="preserve"> </w:delText>
        </w:r>
      </w:del>
      <w:del w:id="11585" w:author="PR Preview" w:date="2026-01-01T00:00:00Z">
        <w:r>
          <w:delText xml:space="preserve">so</w:delText>
        </w:r>
      </w:del>
      <w:del w:id="11586" w:author="PR Preview" w:date="2026-01-01T00:00:00Z">
        <w:r>
          <w:delText xml:space="preserve"> </w:delText>
        </w:r>
      </w:del>
      <m:oMath>
        <m:limLow>
          <m:e>
            <m:r>
              <m:t>w</m:t>
            </m:r>
          </m:e>
          <m:lim>
            <m:r>
              <m:rPr>
                <m:sty m:val="p"/>
              </m:rPr>
              <m:t>∼</m:t>
            </m:r>
          </m:lim>
        </m:limLow>
        <m:r>
          <m:rPr>
            <m:sty m:val="p"/>
          </m:rPr>
          <m:t>∈</m:t>
        </m:r>
        <m:sSub>
          <m:e>
            <m:r>
              <m:rPr>
                <m:scr m:val="script"/>
                <m:sty m:val="p"/>
              </m:rPr>
              <m:t>S</m:t>
            </m:r>
          </m:e>
          <m:sub>
            <m:r>
              <m:t>1</m:t>
            </m:r>
          </m:sub>
        </m:sSub>
      </m:oMath>
      <w:del w:id="11587" w:author="PR Preview" w:date="2026-01-01T00:00:00Z">
        <w:r>
          <w:delText xml:space="preserve"> </w:delText>
        </w:r>
      </w:del>
      <w:del w:id="11588" w:author="PR Preview" w:date="2026-01-01T00:00:00Z">
        <w:r>
          <w:delText xml:space="preserve">too.</w:delText>
        </w:r>
      </w:del>
      <w:del w:id="11589" w:author="PR Preview" w:date="2026-01-01T00:00:00Z">
        <w:r>
          <w:delText xml:space="preserve"> </w:delText>
        </w:r>
      </w:del>
      <w:del w:id="11590" w:author="PR Preview" w:date="2026-01-01T00:00:00Z">
        <w:r>
          <w:delText xml:space="preserve">So</w:delText>
        </w:r>
      </w:del>
      <w:del w:id="11591" w:author="PR Preview" w:date="2026-01-01T00:00:00Z">
        <w:r>
          <w:delText xml:space="preserve"> </w:delText>
        </w:r>
      </w:del>
      <m:oMath>
        <m:limLow>
          <m:e>
            <m:r>
              <m:t>w</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1592" w:author="PR Preview" w:date="2026-01-01T00:00:00Z">
        <w:r>
          <w:delText xml:space="preserve">,</w:delText>
        </w:r>
      </w:del>
      <w:del w:id="11593" w:author="PR Preview" w:date="2026-01-01T00:00:00Z">
        <w:r>
          <w:delText xml:space="preserve"> </w:delText>
        </w:r>
      </w:del>
      <w:del w:id="11594" w:author="PR Preview" w:date="2026-01-01T00:00:00Z">
        <w:r>
          <w:delText xml:space="preserve">and</w:delText>
        </w:r>
      </w:del>
      <w:del w:id="11595" w:author="PR Preview" w:date="2026-01-01T00:00:00Z">
        <w:r>
          <w:delText xml:space="preserve"> </w:delText>
        </w:r>
      </w:del>
      <m:oMath>
        <m:limLow>
          <m:e>
            <m:r>
              <m:t>w</m:t>
            </m:r>
          </m:e>
          <m:lim>
            <m:r>
              <m:rPr>
                <m:sty m:val="p"/>
              </m:rPr>
              <m:t>∼</m:t>
            </m:r>
          </m:lim>
        </m:limLow>
        <m:r>
          <m:rPr>
            <m:sty m:val="p"/>
          </m:rPr>
          <m:t>=</m:t>
        </m:r>
        <m:nary>
          <m:naryPr>
            <m:chr m:val="∑"/>
            <m:limLoc m:val="undOvr"/>
            <m:subHide m:val="off"/>
            <m:supHide m:val="on"/>
          </m:naryPr>
          <m:sub>
            <m:r>
              <m:t>i</m:t>
            </m:r>
          </m:sub>
          <m:sup>
            <m:r>
              <m:t>​</m:t>
            </m:r>
          </m:sup>
          <m:e>
            <m:sSub>
              <m:e>
                <m:r>
                  <m:t>e</m:t>
                </m:r>
              </m:e>
              <m:sub>
                <m:r>
                  <m:t>i</m:t>
                </m:r>
              </m:sub>
            </m:sSub>
          </m:e>
        </m:nary>
        <m:sSub>
          <m:e>
            <m:limLow>
              <m:e>
                <m:r>
                  <m:t>z</m:t>
                </m:r>
              </m:e>
              <m:lim>
                <m:r>
                  <m:rPr>
                    <m:sty m:val="p"/>
                  </m:rPr>
                  <m:t>∼</m:t>
                </m:r>
              </m:lim>
            </m:limLow>
          </m:e>
          <m:sub>
            <m:r>
              <m:t>i</m:t>
            </m:r>
          </m:sub>
        </m:sSub>
      </m:oMath>
      <w:del w:id="11596" w:author="PR Preview" w:date="2026-01-01T00:00:00Z">
        <w:r>
          <w:delText xml:space="preserve"> </w:delText>
        </w:r>
      </w:del>
      <w:del w:id="11597" w:author="PR Preview" w:date="2026-01-01T00:00:00Z">
        <w:r>
          <w:delText xml:space="preserve">for some numbers</w:delText>
        </w:r>
      </w:del>
      <w:del w:id="11598" w:author="PR Preview" w:date="2026-01-01T00:00:00Z">
        <w:r>
          <w:delText xml:space="preserve"> </w:delText>
        </w:r>
      </w:del>
      <m:oMath>
        <m:sSub>
          <m:e>
            <m:r>
              <m:t>e</m:t>
            </m:r>
          </m:e>
          <m:sub>
            <m:r>
              <m:t>i</m:t>
            </m:r>
          </m:sub>
        </m:sSub>
      </m:oMath>
      <w:del w:id="11599" w:author="PR Preview" w:date="2026-01-01T00:00:00Z">
        <w:r>
          <w:delText xml:space="preserve">,</w:delText>
        </w:r>
      </w:del>
      <w:del w:id="11600" w:author="PR Preview" w:date="2026-01-01T00:00:00Z">
        <w:r>
          <w:delText xml:space="preserve"> </w:delText>
        </w:r>
      </w:del>
      <w:del w:id="11601" w:author="PR Preview" w:date="2026-01-01T00:00:00Z">
        <w:r>
          <w:delText xml:space="preserve">since the</w:delText>
        </w:r>
      </w:del>
      <w:del w:id="11602" w:author="PR Preview" w:date="2026-01-01T00:00:00Z">
        <w:r>
          <w:delText xml:space="preserve"> </w:delText>
        </w:r>
      </w:del>
      <m:oMath>
        <m:limLow>
          <m:e>
            <m:r>
              <m:t>z</m:t>
            </m:r>
          </m:e>
          <m:lim>
            <m:r>
              <m:rPr>
                <m:sty m:val="p"/>
              </m:rPr>
              <m:t>∼</m:t>
            </m:r>
          </m:lim>
        </m:limLow>
      </m:oMath>
      <w:del w:id="11603" w:author="PR Preview" w:date="2026-01-01T00:00:00Z">
        <w:r>
          <w:delText xml:space="preserve">’s span the intersection.</w:delText>
        </w:r>
      </w:del>
      <w:del w:id="11604" w:author="PR Preview" w:date="2026-01-01T00:00:00Z">
        <w:r>
          <w:delText xml:space="preserve"> </w:delText>
        </w:r>
      </w:del>
      <w:del w:id="11605" w:author="PR Preview" w:date="2026-01-01T00:00:00Z">
        <w:r>
          <w:delText xml:space="preserve">Then</w:delText>
        </w:r>
      </w:del>
    </w:p>
    <w:p>
      <w:pPr>
        <w:pStyle w:val="BodyText"/>
      </w:pPr>
      <m:oMathPara>
        <m:oMathParaPr>
          <m:jc m:val="center"/>
        </m:oMathParaPr>
        <m:oMath>
          <m:eqArr>
            <m:e>
              <m:limLow>
                <m:e>
                  <m:r>
                    <m:t>0</m:t>
                  </m:r>
                </m:e>
                <m:lim>
                  <m:r>
                    <m:rPr>
                      <m:sty m:val="p"/>
                    </m:rPr>
                    <m:t>∼</m:t>
                  </m:r>
                </m:lim>
              </m:limLow>
              <m:r>
                <m:t>&amp;</m:t>
              </m:r>
              <m:r>
                <m:rPr>
                  <m:sty m:val="p"/>
                </m:rPr>
                <m:t>=</m:t>
              </m:r>
              <m:limLow>
                <m:e>
                  <m:r>
                    <m:t>w</m:t>
                  </m:r>
                </m:e>
                <m:lim>
                  <m:r>
                    <m:rPr>
                      <m:sty m:val="p"/>
                    </m:rPr>
                    <m:t>∼</m:t>
                  </m:r>
                </m:lim>
              </m:limLow>
              <m:r>
                <m:rPr>
                  <m:sty m:val="p"/>
                </m:rPr>
                <m:t>−</m:t>
              </m:r>
              <m:limLow>
                <m:e>
                  <m:r>
                    <m:t>w</m:t>
                  </m:r>
                </m:e>
                <m:lim>
                  <m:r>
                    <m:rPr>
                      <m:sty m:val="p"/>
                    </m:rPr>
                    <m:t>∼</m:t>
                  </m:r>
                </m:lim>
              </m:limLow>
              <m:r>
                <m:t>&amp;</m:t>
              </m:r>
              <m:r>
                <m:t>&amp;</m:t>
              </m:r>
              <m:r>
                <m:rPr>
                  <m:nor/>
                  <m:sty m:val="p"/>
                </m:rPr>
                <m:t>(a vector minus itself)</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sSub>
                    <m:e>
                      <m:r>
                        <m:t>c</m:t>
                      </m:r>
                    </m:e>
                    <m:sub>
                      <m:r>
                        <m:t>l</m:t>
                      </m:r>
                    </m:sub>
                  </m:sSub>
                </m:e>
              </m:nary>
              <m:sSub>
                <m:e>
                  <m:limLow>
                    <m:e>
                      <m:r>
                        <m:t>y</m:t>
                      </m:r>
                    </m:e>
                    <m:lim>
                      <m:r>
                        <m:rPr>
                          <m:sty m:val="p"/>
                        </m:rPr>
                        <m:t>∼</m:t>
                      </m:r>
                    </m:lim>
                  </m:limLow>
                </m:e>
                <m:sub>
                  <m:r>
                    <m:t>l</m:t>
                  </m:r>
                </m:sub>
              </m:sSub>
              <m:r>
                <m:t>&amp;</m:t>
              </m:r>
              <m:r>
                <m:t>&amp;</m:t>
              </m:r>
              <m:r>
                <m:rPr>
                  <m:nor/>
                  <m:sty m:val="p"/>
                </m:rPr>
                <m:t>(substitute the two expressions for </m:t>
              </m:r>
              <m:limLow>
                <m:e>
                  <m:r>
                    <m:t>w</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e</m:t>
                      </m:r>
                    </m:e>
                    <m:sub>
                      <m:r>
                        <m:t>i</m:t>
                      </m:r>
                    </m:sub>
                  </m:sSub>
                </m:e>
              </m:nary>
              <m:sSub>
                <m:e>
                  <m:limLow>
                    <m:e>
                      <m:r>
                        <m:t>z</m:t>
                      </m:r>
                    </m:e>
                    <m:lim>
                      <m:r>
                        <m:rPr>
                          <m:sty m:val="p"/>
                        </m:rPr>
                        <m:t>∼</m:t>
                      </m:r>
                    </m:lim>
                  </m:limLow>
                </m:e>
                <m:sub>
                  <m:r>
                    <m:t>i</m:t>
                  </m:r>
                </m:sub>
              </m:sSub>
              <m:r>
                <m:rPr>
                  <m:sty m:val="p"/>
                </m:rPr>
                <m:t>+</m:t>
              </m:r>
              <m:nary>
                <m:naryPr>
                  <m:chr m:val="∑"/>
                  <m:limLoc m:val="undOvr"/>
                  <m:subHide m:val="off"/>
                  <m:supHide m:val="off"/>
                </m:naryPr>
                <m:sub>
                  <m:r>
                    <m:t>l</m:t>
                  </m:r>
                  <m:r>
                    <m:rPr>
                      <m:sty m:val="p"/>
                    </m:rPr>
                    <m:t>=</m:t>
                  </m:r>
                  <m:r>
                    <m:t>1</m:t>
                  </m:r>
                </m:sub>
                <m:sup>
                  <m:sSub>
                    <m:e>
                      <m:r>
                        <m:t>d</m:t>
                      </m:r>
                    </m:e>
                    <m:sub>
                      <m:r>
                        <m:t>2</m:t>
                      </m:r>
                    </m:sub>
                  </m:sSub>
                  <m:r>
                    <m:rPr>
                      <m:sty m:val="p"/>
                    </m:rPr>
                    <m:t>−</m:t>
                  </m:r>
                  <m:r>
                    <m:t>k</m:t>
                  </m:r>
                </m:sup>
                <m:e>
                  <m:r>
                    <m:rPr>
                      <m:sty m:val="p"/>
                    </m:rPr>
                    <m:t>(</m:t>
                  </m:r>
                </m:e>
              </m:nary>
              <m:r>
                <m:rPr>
                  <m:sty m:val="p"/>
                </m:rPr>
                <m:t>−</m:t>
              </m:r>
              <m:sSub>
                <m:e>
                  <m:r>
                    <m:t>c</m:t>
                  </m:r>
                </m:e>
                <m:sub>
                  <m:r>
                    <m:t>l</m:t>
                  </m:r>
                </m:sub>
              </m:sSub>
              <m:r>
                <m:rPr>
                  <m:sty m:val="p"/>
                </m:rPr>
                <m:t>)</m:t>
              </m:r>
              <m:r>
                <m:t> </m:t>
              </m:r>
              <m:sSub>
                <m:e>
                  <m:limLow>
                    <m:e>
                      <m:r>
                        <m:t>y</m:t>
                      </m:r>
                    </m:e>
                    <m:lim>
                      <m:r>
                        <m:rPr>
                          <m:sty m:val="p"/>
                        </m:rPr>
                        <m:t>∼</m:t>
                      </m:r>
                    </m:lim>
                  </m:limLow>
                </m:e>
                <m:sub>
                  <m:r>
                    <m:t>l</m:t>
                  </m:r>
                </m:sub>
              </m:sSub>
              <m:r>
                <m:rPr>
                  <m:sty m:val="p"/>
                </m:rPr>
                <m:t>,</m:t>
              </m:r>
              <m:r>
                <m:t>&amp;</m:t>
              </m:r>
              <m:r>
                <m:t>&amp;</m:t>
              </m:r>
              <m:r>
                <m:rPr>
                  <m:nor/>
                  <m:sty m:val="p"/>
                </m:rPr>
                <m:t>(write each subtraction as adding </m:t>
              </m:r>
              <m:r>
                <m:rPr>
                  <m:sty m:val="p"/>
                </m:rPr>
                <m:t>−</m:t>
              </m:r>
              <m:r>
                <m:t>1</m:t>
              </m:r>
              <m:r>
                <m:rPr>
                  <m:nor/>
                  <m:sty m:val="p"/>
                </m:rPr>
                <m:t> times)</m:t>
              </m:r>
            </m:e>
          </m:eqArr>
        </m:oMath>
      </m:oMathPara>
    </w:p>
    <w:p>
      <w:pPr>
        <w:pStyle w:val="FirstParagraph"/>
      </w:pPr>
      <w:del w:id="11606" w:author="PR Preview" w:date="2026-01-01T00:00:00Z">
        <w:r>
          <w:delText xml:space="preserve">and because the</w:delText>
        </w:r>
      </w:del>
      <w:del w:id="11607" w:author="PR Preview" w:date="2026-01-01T00:00:00Z">
        <w:r>
          <w:delText xml:space="preserve"> </w:delText>
        </w:r>
      </w:del>
      <m:oMath>
        <m:limLow>
          <m:e>
            <m:r>
              <m:t>z</m:t>
            </m:r>
          </m:e>
          <m:lim>
            <m:r>
              <m:rPr>
                <m:sty m:val="p"/>
              </m:rPr>
              <m:t>∼</m:t>
            </m:r>
          </m:lim>
        </m:limLow>
      </m:oMath>
      <w:del w:id="11608" w:author="PR Preview" w:date="2026-01-01T00:00:00Z">
        <w:r>
          <w:delText xml:space="preserve">’s and</w:delText>
        </w:r>
      </w:del>
      <w:del w:id="11609" w:author="PR Preview" w:date="2026-01-01T00:00:00Z">
        <w:r>
          <w:delText xml:space="preserve"> </w:delText>
        </w:r>
      </w:del>
      <m:oMath>
        <m:limLow>
          <m:e>
            <m:r>
              <m:t>y</m:t>
            </m:r>
          </m:e>
          <m:lim>
            <m:r>
              <m:rPr>
                <m:sty m:val="p"/>
              </m:rPr>
              <m:t>∼</m:t>
            </m:r>
          </m:lim>
        </m:limLow>
      </m:oMath>
      <w:del w:id="11610" w:author="PR Preview" w:date="2026-01-01T00:00:00Z">
        <w:r>
          <w:delText xml:space="preserve">’s are a basis of</w:delText>
        </w:r>
      </w:del>
      <w:del w:id="11611" w:author="PR Preview" w:date="2026-01-01T00:00:00Z">
        <w:r>
          <w:delText xml:space="preserve"> </w:delText>
        </w:r>
      </w:del>
      <m:oMath>
        <m:sSub>
          <m:e>
            <m:r>
              <m:rPr>
                <m:scr m:val="script"/>
                <m:sty m:val="p"/>
              </m:rPr>
              <m:t>S</m:t>
            </m:r>
          </m:e>
          <m:sub>
            <m:r>
              <m:t>2</m:t>
            </m:r>
          </m:sub>
        </m:sSub>
      </m:oMath>
      <w:del w:id="11612" w:author="PR Preview" w:date="2026-01-01T00:00:00Z">
        <w:r>
          <w:delText xml:space="preserve">,</w:delText>
        </w:r>
      </w:del>
      <w:del w:id="11613" w:author="PR Preview" w:date="2026-01-01T00:00:00Z">
        <w:r>
          <w:delText xml:space="preserve"> </w:delText>
        </w:r>
      </w:del>
      <w:del w:id="11614" w:author="PR Preview" w:date="2026-01-01T00:00:00Z">
        <w:r>
          <w:delText xml:space="preserve">every</w:delText>
        </w:r>
      </w:del>
      <w:del w:id="11615" w:author="PR Preview" w:date="2026-01-01T00:00:00Z">
        <w:r>
          <w:delText xml:space="preserve"> </w:delText>
        </w:r>
      </w:del>
      <m:oMath>
        <m:sSub>
          <m:e>
            <m:r>
              <m:t>c</m:t>
            </m:r>
          </m:e>
          <m:sub>
            <m:r>
              <m:t>l</m:t>
            </m:r>
          </m:sub>
        </m:sSub>
        <m:r>
          <m:rPr>
            <m:sty m:val="p"/>
          </m:rPr>
          <m:t>=</m:t>
        </m:r>
        <m:r>
          <m:t>0</m:t>
        </m:r>
      </m:oMath>
      <w:del w:id="11616" w:author="PR Preview" w:date="2026-01-01T00:00:00Z">
        <w:r>
          <w:delText xml:space="preserve">.</w:delText>
        </w:r>
      </w:del>
      <w:del w:id="11617" w:author="PR Preview" w:date="2026-01-01T00:00:00Z">
        <w:r>
          <w:delText xml:space="preserve"> </w:delText>
        </w:r>
      </w:del>
      <w:del w:id="11618" w:author="PR Preview" w:date="2026-01-01T00:00:00Z">
        <w:r>
          <w:delText xml:space="preserve">The supposed equation then reads</w:delText>
        </w:r>
      </w:del>
      <w:del w:id="11619" w:author="PR Preview" w:date="2026-01-01T00:00:00Z">
        <w:r>
          <w:delText xml:space="preserve"> </w:delText>
        </w:r>
      </w:del>
      <m:oMath>
        <m:nary>
          <m:naryPr>
            <m:chr m:val="∑"/>
            <m:limLoc m:val="undOvr"/>
            <m:subHide m:val="off"/>
            <m:supHide m:val="on"/>
          </m:naryPr>
          <m:sub>
            <m:r>
              <m:t>i</m:t>
            </m:r>
          </m:sub>
          <m:sup>
            <m:r>
              <m:t>​</m:t>
            </m:r>
          </m:sup>
          <m:e>
            <m:sSub>
              <m:e>
                <m:r>
                  <m:t>a</m:t>
                </m:r>
              </m:e>
              <m:sub>
                <m:r>
                  <m:t>i</m:t>
                </m:r>
              </m:sub>
            </m:sSub>
          </m:e>
        </m:nary>
        <m:sSub>
          <m:e>
            <m:limLow>
              <m:e>
                <m:r>
                  <m:t>z</m:t>
                </m:r>
              </m:e>
              <m:lim>
                <m:r>
                  <m:rPr>
                    <m:sty m:val="p"/>
                  </m:rPr>
                  <m:t>∼</m:t>
                </m:r>
              </m:lim>
            </m:limLow>
          </m:e>
          <m:sub>
            <m:r>
              <m:t>i</m:t>
            </m:r>
          </m:sub>
        </m:sSub>
        <m:r>
          <m:rPr>
            <m:sty m:val="p"/>
          </m:rPr>
          <m:t>+</m:t>
        </m:r>
        <m:nary>
          <m:naryPr>
            <m:chr m:val="∑"/>
            <m:limLoc m:val="undOvr"/>
            <m:subHide m:val="off"/>
            <m:supHide m:val="on"/>
          </m:naryPr>
          <m:sub>
            <m:r>
              <m:t>j</m:t>
            </m:r>
          </m:sub>
          <m:sup>
            <m:r>
              <m:t>​</m:t>
            </m:r>
          </m:sup>
          <m:e>
            <m:sSub>
              <m:e>
                <m:r>
                  <m:t>b</m:t>
                </m:r>
              </m:e>
              <m:sub>
                <m:r>
                  <m:t>j</m:t>
                </m:r>
              </m:sub>
            </m:sSub>
          </m:e>
        </m:nary>
        <m:sSub>
          <m:e>
            <m:limLow>
              <m:e>
                <m:r>
                  <m:t>x</m:t>
                </m:r>
              </m:e>
              <m:lim>
                <m:r>
                  <m:rPr>
                    <m:sty m:val="p"/>
                  </m:rPr>
                  <m:t>∼</m:t>
                </m:r>
              </m:lim>
            </m:limLow>
          </m:e>
          <m:sub>
            <m:r>
              <m:t>j</m:t>
            </m:r>
          </m:sub>
        </m:sSub>
        <m:r>
          <m:rPr>
            <m:sty m:val="p"/>
          </m:rPr>
          <m:t>=</m:t>
        </m:r>
        <m:limLow>
          <m:e>
            <m:r>
              <m:t>0</m:t>
            </m:r>
          </m:e>
          <m:lim>
            <m:r>
              <m:rPr>
                <m:sty m:val="p"/>
              </m:rPr>
              <m:t>∼</m:t>
            </m:r>
          </m:lim>
        </m:limLow>
      </m:oMath>
      <w:del w:id="11620" w:author="PR Preview" w:date="2026-01-01T00:00:00Z">
        <w:r>
          <w:delText xml:space="preserve">,</w:delText>
        </w:r>
      </w:del>
      <w:del w:id="11621" w:author="PR Preview" w:date="2026-01-01T00:00:00Z">
        <w:r>
          <w:delText xml:space="preserve"> </w:delText>
        </w:r>
      </w:del>
      <w:del w:id="11622" w:author="PR Preview" w:date="2026-01-01T00:00:00Z">
        <w:r>
          <w:delText xml:space="preserve">and because the</w:delText>
        </w:r>
      </w:del>
      <w:del w:id="11623" w:author="PR Preview" w:date="2026-01-01T00:00:00Z">
        <w:r>
          <w:delText xml:space="preserve"> </w:delText>
        </w:r>
      </w:del>
      <m:oMath>
        <m:limLow>
          <m:e>
            <m:r>
              <m:t>z</m:t>
            </m:r>
          </m:e>
          <m:lim>
            <m:r>
              <m:rPr>
                <m:sty m:val="p"/>
              </m:rPr>
              <m:t>∼</m:t>
            </m:r>
          </m:lim>
        </m:limLow>
      </m:oMath>
      <w:del w:id="11624" w:author="PR Preview" w:date="2026-01-01T00:00:00Z">
        <w:r>
          <w:delText xml:space="preserve">’s and</w:delText>
        </w:r>
      </w:del>
      <w:del w:id="11625" w:author="PR Preview" w:date="2026-01-01T00:00:00Z">
        <w:r>
          <w:delText xml:space="preserve"> </w:delText>
        </w:r>
      </w:del>
      <m:oMath>
        <m:limLow>
          <m:e>
            <m:r>
              <m:t>x</m:t>
            </m:r>
          </m:e>
          <m:lim>
            <m:r>
              <m:rPr>
                <m:sty m:val="p"/>
              </m:rPr>
              <m:t>∼</m:t>
            </m:r>
          </m:lim>
        </m:limLow>
      </m:oMath>
      <w:del w:id="11626" w:author="PR Preview" w:date="2026-01-01T00:00:00Z">
        <w:r>
          <w:delText xml:space="preserve">’s are a basis of</w:delText>
        </w:r>
      </w:del>
      <w:del w:id="11627" w:author="PR Preview" w:date="2026-01-01T00:00:00Z">
        <w:r>
          <w:delText xml:space="preserve"> </w:delText>
        </w:r>
      </w:del>
      <m:oMath>
        <m:sSub>
          <m:e>
            <m:r>
              <m:rPr>
                <m:scr m:val="script"/>
                <m:sty m:val="p"/>
              </m:rPr>
              <m:t>S</m:t>
            </m:r>
          </m:e>
          <m:sub>
            <m:r>
              <m:t>1</m:t>
            </m:r>
          </m:sub>
        </m:sSub>
      </m:oMath>
      <w:del w:id="11628" w:author="PR Preview" w:date="2026-01-01T00:00:00Z">
        <w:r>
          <w:delText xml:space="preserve">,</w:delText>
        </w:r>
      </w:del>
      <w:del w:id="11629" w:author="PR Preview" w:date="2026-01-01T00:00:00Z">
        <w:r>
          <w:delText xml:space="preserve"> </w:delText>
        </w:r>
      </w:del>
      <w:del w:id="11630" w:author="PR Preview" w:date="2026-01-01T00:00:00Z">
        <w:r>
          <w:delText xml:space="preserve">every</w:delText>
        </w:r>
      </w:del>
      <w:del w:id="11631" w:author="PR Preview" w:date="2026-01-01T00:00:00Z">
        <w:r>
          <w:delText xml:space="preserve"> </w:delText>
        </w:r>
      </w:del>
      <m:oMath>
        <m:sSub>
          <m:e>
            <m:r>
              <m:t>a</m:t>
            </m:r>
          </m:e>
          <m:sub>
            <m:r>
              <m:t>i</m:t>
            </m:r>
          </m:sub>
        </m:sSub>
      </m:oMath>
      <w:del w:id="11632" w:author="PR Preview" w:date="2026-01-01T00:00:00Z">
        <w:r>
          <w:delText xml:space="preserve"> </w:delText>
        </w:r>
      </w:del>
      <w:del w:id="11633" w:author="PR Preview" w:date="2026-01-01T00:00:00Z">
        <w:r>
          <w:delText xml:space="preserve">and</w:delText>
        </w:r>
      </w:del>
      <w:del w:id="11634" w:author="PR Preview" w:date="2026-01-01T00:00:00Z">
        <w:r>
          <w:delText xml:space="preserve"> </w:delText>
        </w:r>
      </w:del>
      <m:oMath>
        <m:sSub>
          <m:e>
            <m:r>
              <m:t>b</m:t>
            </m:r>
          </m:e>
          <m:sub>
            <m:r>
              <m:t>j</m:t>
            </m:r>
          </m:sub>
        </m:sSub>
      </m:oMath>
      <w:del w:id="11635" w:author="PR Preview" w:date="2026-01-01T00:00:00Z">
        <w:r>
          <w:delText xml:space="preserve"> </w:delText>
        </w:r>
      </w:del>
      <w:del w:id="11636" w:author="PR Preview" w:date="2026-01-01T00:00:00Z">
        <w:r>
          <w:delText xml:space="preserve">is</w:delText>
        </w:r>
      </w:del>
      <w:del w:id="11637" w:author="PR Preview" w:date="2026-01-01T00:00:00Z">
        <w:r>
          <w:delText xml:space="preserve"> </w:delText>
        </w:r>
      </w:del>
      <m:oMath>
        <m:r>
          <m:t>0</m:t>
        </m:r>
      </m:oMath>
      <w:del w:id="11638" w:author="PR Preview" w:date="2026-01-01T00:00:00Z">
        <w:r>
          <w:delText xml:space="preserve">.</w:delText>
        </w:r>
      </w:del>
    </w:p>
    <w:p>
      <w:pPr>
        <w:pStyle w:val="BodyText"/>
      </w:pPr>
      <w:del w:id="11639" w:author="PR Preview" w:date="2026-01-01T00:00:00Z">
        <w:r>
          <w:delText xml:space="preserve">So</w:delText>
        </w:r>
      </w:del>
      <w:del w:id="11640"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del w:id="11641" w:author="PR Preview" w:date="2026-01-01T00:00:00Z">
        <w:r>
          <w:delText xml:space="preserve">.</w:delText>
        </w:r>
      </w:del>
      <w:del w:id="11642" w:author="PR Preview" w:date="2026-01-01T00:00:00Z">
        <w:r>
          <w:delText xml:space="preserve"> </w:delText>
        </w:r>
      </w:del>
      <w:del w:id="11643" w:author="PR Preview" w:date="2026-01-01T00:00:00Z">
        <w:r>
          <w:delText xml:space="preserve">When some of the groups are empty</w:delText>
        </w:r>
      </w:del>
      <w:del w:id="11644" w:author="PR Preview" w:date="2026-01-01T00:00:00Z">
        <w:r>
          <w:delText xml:space="preserve"> </w:delText>
        </w:r>
      </w:del>
      <w:del w:id="11645" w:author="PR Preview" w:date="2026-01-01T00:00:00Z">
        <w:r>
          <w:delText xml:space="preserve">(for example</w:delText>
        </w:r>
      </w:del>
      <w:del w:id="11646" w:author="PR Preview" w:date="2026-01-01T00:00:00Z">
        <w:r>
          <w:delText xml:space="preserve"> </w:delText>
        </w:r>
      </w:del>
      <m:oMath>
        <m:r>
          <m:t>k</m:t>
        </m:r>
        <m:r>
          <m:rPr>
            <m:sty m:val="p"/>
          </m:rPr>
          <m:t>=</m:t>
        </m:r>
        <m:r>
          <m:t>0</m:t>
        </m:r>
      </m:oMath>
      <w:del w:id="11647" w:author="PR Preview" w:date="2026-01-01T00:00:00Z">
        <w:r>
          <w:delText xml:space="preserve">, or</w:delText>
        </w:r>
      </w:del>
      <w:del w:id="1164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del w:id="11649" w:author="PR Preview" w:date="2026-01-01T00:00:00Z">
        <w:r>
          <w:delText xml:space="preserve">),</w:delText>
        </w:r>
      </w:del>
      <w:del w:id="11650" w:author="PR Preview" w:date="2026-01-01T00:00:00Z">
        <w:r>
          <w:delText xml:space="preserve"> </w:delText>
        </w:r>
      </w:del>
      <w:del w:id="11651" w:author="PR Preview" w:date="2026-01-01T00:00:00Z">
        <w:r>
          <w:delText xml:space="preserve">the sums over them are</w:delText>
        </w:r>
      </w:del>
      <w:del w:id="11652" w:author="PR Preview" w:date="2026-01-01T00:00:00Z">
        <w:r>
          <w:delText xml:space="preserve"> </w:delText>
        </w:r>
      </w:del>
      <m:oMath>
        <m:limLow>
          <m:e>
            <m:r>
              <m:t>0</m:t>
            </m:r>
          </m:e>
          <m:lim>
            <m:r>
              <m:rPr>
                <m:sty m:val="p"/>
              </m:rPr>
              <m:t>∼</m:t>
            </m:r>
          </m:lim>
        </m:limLow>
      </m:oMath>
      <w:del w:id="11653" w:author="PR Preview" w:date="2026-01-01T00:00:00Z">
        <w:r>
          <w:delText xml:space="preserve"> </w:delText>
        </w:r>
      </w:del>
      <w:del w:id="11654" w:author="PR Preview" w:date="2026-01-01T00:00:00Z">
        <w:r>
          <w:delText xml:space="preserve">and the argument goes through unchanged.</w:delText>
        </w:r>
      </w:del>
    </w:p>
    <w:p>
      <w:pPr>
        <w:pStyle w:val="BodyText"/>
      </w:pPr>
      <w:del w:id="11655" w:author="PR Preview" w:date="2026-01-01T00:00:00Z">
        <w:r>
          <w:rPr>
            <w:b/>
            <w:bCs/>
          </w:rPr>
          <w:delText xml:space="preserve">Example 82 (Two planes in</w:delText>
        </w:r>
      </w:del>
      <w:del w:id="11656" w:author="PR Preview" w:date="2026-01-01T00:00:00Z">
        <w:r>
          <w:rPr>
            <w:b/>
            <w:bCs/>
          </w:rPr>
          <w:delText xml:space="preserve"> </w:delText>
        </w:r>
      </w:del>
      <m:oMath>
        <m:sSup>
          <m:e>
            <m:r>
              <m:rPr>
                <m:scr m:val="double-struck"/>
                <m:sty m:val="p"/>
              </m:rPr>
              <m:t>R</m:t>
            </m:r>
          </m:e>
          <m:sup>
            <m:r>
              <m:t>3</m:t>
            </m:r>
          </m:sup>
        </m:sSup>
      </m:oMath>
      <w:del w:id="11657" w:author="PR Preview" w:date="2026-01-01T00:00:00Z">
        <w:r>
          <w:rPr>
            <w:b/>
            <w:bCs/>
          </w:rPr>
          <w:delText xml:space="preserve">, by dimension)</w:delText>
        </w:r>
      </w:del>
      <w:del w:id="11658" w:author="PR Preview" w:date="2026-01-01T00:00:00Z">
        <w:r>
          <w:delText xml:space="preserve"> </w:delText>
        </w:r>
      </w:del>
      <w:del w:id="11659" w:author="PR Preview" w:date="2026-01-01T00:00:00Z">
        <w:r>
          <w:delText xml:space="preserve">For the planes</w:delText>
        </w:r>
      </w:del>
      <w:del w:id="11660" w:author="PR Preview" w:date="2026-01-01T00:00:00Z">
        <w:r>
          <w:delText xml:space="preserve"> </w:delText>
        </w:r>
      </w:del>
      <m:oMath>
        <m:r>
          <m:t>z</m:t>
        </m:r>
        <m:r>
          <m:rPr>
            <m:sty m:val="p"/>
          </m:rPr>
          <m:t>=</m:t>
        </m:r>
        <m:r>
          <m:t>0</m:t>
        </m:r>
      </m:oMath>
      <w:del w:id="11661" w:author="PR Preview" w:date="2026-01-01T00:00:00Z">
        <w:r>
          <w:delText xml:space="preserve"> </w:delText>
        </w:r>
      </w:del>
      <w:del w:id="11662" w:author="PR Preview" w:date="2026-01-01T00:00:00Z">
        <w:r>
          <w:delText xml:space="preserve">and</w:delText>
        </w:r>
      </w:del>
      <w:del w:id="11663" w:author="PR Preview" w:date="2026-01-01T00:00:00Z">
        <w:r>
          <w:delText xml:space="preserve"> </w:delText>
        </w:r>
      </w:del>
      <m:oMath>
        <m:r>
          <m:t>x</m:t>
        </m:r>
        <m:r>
          <m:rPr>
            <m:sty m:val="p"/>
          </m:rPr>
          <m:t>=</m:t>
        </m:r>
        <m:r>
          <m:t>0</m:t>
        </m:r>
      </m:oMath>
      <w:del w:id="11664" w:author="PR Preview" w:date="2026-01-01T00:00:00Z">
        <w:r>
          <w:delText xml:space="preserve"> </w:delText>
        </w:r>
      </w:del>
      <w:del w:id="11665" w:author="PR Preview" w:date="2026-01-01T00:00:00Z">
        <w:r>
          <w:delText xml:space="preserve">in</w:delText>
        </w:r>
      </w:del>
      <w:del w:id="11666" w:author="PR Preview" w:date="2026-01-01T00:00:00Z">
        <w:r>
          <w:delText xml:space="preserve"> </w:delText>
        </w:r>
      </w:del>
      <w:hyperlink w:anchor="exm-sum-intersection-subspace">
        <w:del w:id="11667" w:author="PR Preview" w:date="2026-01-01T00:00:00Z">
          <w:r>
            <w:rPr>
              <w:rStyle w:val="Hyperlink"/>
            </w:rPr>
            <w:delText xml:space="preserve">Example 81</w:delText>
          </w:r>
        </w:del>
      </w:hyperlink>
      <w:del w:id="11668" w:author="PR Preview" w:date="2026-01-01T00:00:00Z">
        <w:r>
          <w:delText xml:space="preserve">,</w:delText>
        </w:r>
      </w:del>
      <w:del w:id="11669" w:author="PR Preview" w:date="2026-01-01T00:00:00Z">
        <w:r>
          <w:delText xml:space="preserve"> </w:delText>
        </w:r>
      </w:del>
      <w:del w:id="11670" w:author="PR Preview" w:date="2026-01-01T00:00:00Z">
        <w:r>
          <w:delText xml:space="preserve">each has dimension</w:delText>
        </w:r>
      </w:del>
      <w:del w:id="11671" w:author="PR Preview" w:date="2026-01-01T00:00:00Z">
        <w:r>
          <w:delText xml:space="preserve"> </w:delText>
        </w:r>
      </w:del>
      <m:oMath>
        <m:r>
          <m:t>2</m:t>
        </m:r>
      </m:oMath>
      <w:del w:id="11672" w:author="PR Preview" w:date="2026-01-01T00:00:00Z">
        <w:r>
          <w:delText xml:space="preserve">:</w:delText>
        </w:r>
      </w:del>
      <w:del w:id="11673" w:author="PR Preview" w:date="2026-01-01T00:00:00Z">
        <w:r>
          <w:delText xml:space="preserve"> </w:delText>
        </w:r>
      </w:del>
      <w:del w:id="11674" w:author="PR Preview" w:date="2026-01-01T00:00:00Z">
        <w:r>
          <w:delText xml:space="preserve">the plane</w:delText>
        </w:r>
      </w:del>
      <w:del w:id="11675" w:author="PR Preview" w:date="2026-01-01T00:00:00Z">
        <w:r>
          <w:delText xml:space="preserve"> </w:delText>
        </w:r>
      </w:del>
      <m:oMath>
        <m:r>
          <m:t>z</m:t>
        </m:r>
        <m:r>
          <m:rPr>
            <m:sty m:val="p"/>
          </m:rPr>
          <m:t>=</m:t>
        </m:r>
        <m:r>
          <m:t>0</m:t>
        </m:r>
      </m:oMath>
      <w:del w:id="11676" w:author="PR Preview" w:date="2026-01-01T00:00:00Z">
        <w:r>
          <w:delText xml:space="preserve"> </w:delText>
        </w:r>
      </w:del>
      <w:del w:id="11677" w:author="PR Preview" w:date="2026-01-01T00:00:00Z">
        <w:r>
          <w:delText xml:space="preserve">has basis</w:delText>
        </w:r>
      </w:del>
      <w:del w:id="11678" w:author="PR Preview" w:date="2026-01-01T00:00:00Z">
        <w:r>
          <w:delText xml:space="preserve"> </w:delText>
        </w:r>
      </w:del>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del w:id="11679" w:author="PR Preview" w:date="2026-01-01T00:00:00Z">
        <w:r>
          <w:delText xml:space="preserve"> </w:delText>
        </w:r>
      </w:del>
      <w:del w:id="11680" w:author="PR Preview" w:date="2026-01-01T00:00:00Z">
        <w:r>
          <w:delText xml:space="preserve">(</w:delText>
        </w:r>
      </w:del>
      <w:hyperlink w:anchor="exm-dimension">
        <w:del w:id="11681" w:author="PR Preview" w:date="2026-01-01T00:00:00Z">
          <w:r>
            <w:rPr>
              <w:rStyle w:val="Hyperlink"/>
            </w:rPr>
            <w:delText xml:space="preserve">Example 50</w:delText>
          </w:r>
        </w:del>
      </w:hyperlink>
      <w:del w:id="11682" w:author="PR Preview" w:date="2026-01-01T00:00:00Z">
        <w:r>
          <w:delText xml:space="preserve">),</w:delText>
        </w:r>
      </w:del>
      <w:del w:id="11683" w:author="PR Preview" w:date="2026-01-01T00:00:00Z">
        <w:r>
          <w:delText xml:space="preserve"> </w:delText>
        </w:r>
      </w:del>
      <w:del w:id="11684" w:author="PR Preview" w:date="2026-01-01T00:00:00Z">
        <w:r>
          <w:delText xml:space="preserve">and the plane</w:delText>
        </w:r>
      </w:del>
      <w:del w:id="11685" w:author="PR Preview" w:date="2026-01-01T00:00:00Z">
        <w:r>
          <w:delText xml:space="preserve"> </w:delText>
        </w:r>
      </w:del>
      <m:oMath>
        <m:r>
          <m:t>x</m:t>
        </m:r>
        <m:r>
          <m:rPr>
            <m:sty m:val="p"/>
          </m:rPr>
          <m:t>=</m:t>
        </m:r>
        <m:r>
          <m:t>0</m:t>
        </m:r>
      </m:oMath>
      <w:del w:id="11686" w:author="PR Preview" w:date="2026-01-01T00:00:00Z">
        <w:r>
          <w:delText xml:space="preserve"> </w:delText>
        </w:r>
      </w:del>
      <w:del w:id="11687" w:author="PR Preview" w:date="2026-01-01T00:00:00Z">
        <w:r>
          <w:delText xml:space="preserve">has basis</w:delText>
        </w:r>
      </w:del>
      <w:del w:id="11688" w:author="PR Preview" w:date="2026-01-01T00:00:00Z">
        <w:r>
          <w:delText xml:space="preserve"> </w:delText>
        </w:r>
      </w:del>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1689" w:author="PR Preview" w:date="2026-01-01T00:00:00Z">
        <w:r>
          <w:delText xml:space="preserve"> </w:delText>
        </w:r>
      </w:del>
      <w:del w:id="11690" w:author="PR Preview" w:date="2026-01-01T00:00:00Z">
        <w:r>
          <w:delText xml:space="preserve">by the same argument.</w:delText>
        </w:r>
      </w:del>
      <w:del w:id="11691" w:author="PR Preview" w:date="2026-01-01T00:00:00Z">
        <w:r>
          <w:delText xml:space="preserve"> </w:delText>
        </w:r>
      </w:del>
      <w:del w:id="11692" w:author="PR Preview" w:date="2026-01-01T00:00:00Z">
        <w:r>
          <w:delText xml:space="preserve">Their intersection, the</w:delText>
        </w:r>
      </w:del>
      <w:del w:id="11693" w:author="PR Preview" w:date="2026-01-01T00:00:00Z">
        <w:r>
          <w:delText xml:space="preserve"> </w:delText>
        </w:r>
      </w:del>
      <m:oMath>
        <m:r>
          <m:t>y</m:t>
        </m:r>
      </m:oMath>
      <w:del w:id="11694" w:author="PR Preview" w:date="2026-01-01T00:00:00Z">
        <w:r>
          <w:delText xml:space="preserve">-axis</w:delText>
        </w:r>
      </w:del>
      <w:del w:id="11695" w:author="PR Preview" w:date="2026-01-01T00:00:00Z">
        <w:r>
          <w:delText xml:space="preserve"> </w:delText>
        </w:r>
      </w:del>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1696" w:author="PR Preview" w:date="2026-01-01T00:00:00Z">
        <w:r>
          <w:delText xml:space="preserve">,</w:delText>
        </w:r>
      </w:del>
      <w:del w:id="11697" w:author="PR Preview" w:date="2026-01-01T00:00:00Z">
        <w:r>
          <w:delText xml:space="preserve"> </w:delText>
        </w:r>
      </w:del>
      <w:del w:id="11698" w:author="PR Preview" w:date="2026-01-01T00:00:00Z">
        <w:r>
          <w:delText xml:space="preserve">has dimension</w:delText>
        </w:r>
      </w:del>
      <w:del w:id="11699" w:author="PR Preview" w:date="2026-01-01T00:00:00Z">
        <w:r>
          <w:delText xml:space="preserve"> </w:delText>
        </w:r>
      </w:del>
      <m:oMath>
        <m:r>
          <m:t>1</m:t>
        </m:r>
      </m:oMath>
      <w:del w:id="11700" w:author="PR Preview" w:date="2026-01-01T00:00:00Z">
        <w:r>
          <w:delText xml:space="preserve">,</w:delText>
        </w:r>
      </w:del>
      <w:del w:id="11701" w:author="PR Preview" w:date="2026-01-01T00:00:00Z">
        <w:r>
          <w:delText xml:space="preserve"> </w:delText>
        </w:r>
      </w:del>
      <w:del w:id="11702" w:author="PR Preview" w:date="2026-01-01T00:00:00Z">
        <w:r>
          <w:delText xml:space="preserve">because the single nonzero vector</w:delText>
        </w:r>
      </w:del>
      <w:del w:id="11703" w:author="PR Preview" w:date="2026-01-01T00:00:00Z">
        <w:r>
          <w:delText xml:space="preserve"> </w:delText>
        </w:r>
      </w:del>
      <m:oMath>
        <m:r>
          <m:rPr>
            <m:sty m:val="p"/>
          </m:rPr>
          <m:t>(</m:t>
        </m:r>
        <m:r>
          <m:t>0</m:t>
        </m:r>
        <m:r>
          <m:rPr>
            <m:sty m:val="p"/>
          </m:rPr>
          <m:t>,</m:t>
        </m:r>
        <m:r>
          <m:t>1</m:t>
        </m:r>
        <m:r>
          <m:rPr>
            <m:sty m:val="p"/>
          </m:rPr>
          <m:t>,</m:t>
        </m:r>
        <m:r>
          <m:t>0</m:t>
        </m:r>
        <m:r>
          <m:rPr>
            <m:sty m:val="p"/>
          </m:rPr>
          <m:t>)</m:t>
        </m:r>
      </m:oMath>
      <w:del w:id="11704" w:author="PR Preview" w:date="2026-01-01T00:00:00Z">
        <w:r>
          <w:delText xml:space="preserve"> </w:delText>
        </w:r>
      </w:del>
      <w:del w:id="11705" w:author="PR Preview" w:date="2026-01-01T00:00:00Z">
        <w:r>
          <w:delText xml:space="preserve">is linearly independent</w:delText>
        </w:r>
      </w:del>
      <w:del w:id="11706" w:author="PR Preview" w:date="2026-01-01T00:00:00Z">
        <w:r>
          <w:delText xml:space="preserve"> </w:delText>
        </w:r>
      </w:del>
      <w:del w:id="11707" w:author="PR Preview" w:date="2026-01-01T00:00:00Z">
        <w:r>
          <w:delText xml:space="preserve">(</w:delText>
        </w:r>
      </w:del>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del w:id="11708" w:author="PR Preview" w:date="2026-01-01T00:00:00Z">
        <w:r>
          <w:delText xml:space="preserve"> </w:delText>
        </w:r>
      </w:del>
      <w:del w:id="11709" w:author="PR Preview" w:date="2026-01-01T00:00:00Z">
        <w:r>
          <w:delText xml:space="preserve">is</w:delText>
        </w:r>
      </w:del>
      <w:del w:id="11710" w:author="PR Preview" w:date="2026-01-01T00:00:00Z">
        <w:r>
          <w:delText xml:space="preserve"> </w:delText>
        </w:r>
      </w:del>
      <m:oMath>
        <m:limLow>
          <m:e>
            <m:r>
              <m:t>0</m:t>
            </m:r>
          </m:e>
          <m:lim>
            <m:r>
              <m:rPr>
                <m:sty m:val="p"/>
              </m:rPr>
              <m:t>∼</m:t>
            </m:r>
          </m:lim>
        </m:limLow>
      </m:oMath>
      <w:del w:id="11711" w:author="PR Preview" w:date="2026-01-01T00:00:00Z">
        <w:r>
          <w:delText xml:space="preserve"> </w:delText>
        </w:r>
      </w:del>
      <w:del w:id="11712" w:author="PR Preview" w:date="2026-01-01T00:00:00Z">
        <w:r>
          <w:delText xml:space="preserve">only if</w:delText>
        </w:r>
      </w:del>
      <w:del w:id="11713" w:author="PR Preview" w:date="2026-01-01T00:00:00Z">
        <w:r>
          <w:delText xml:space="preserve"> </w:delText>
        </w:r>
      </w:del>
      <m:oMath>
        <m:r>
          <m:t>c</m:t>
        </m:r>
        <m:r>
          <m:rPr>
            <m:sty m:val="p"/>
          </m:rPr>
          <m:t>=</m:t>
        </m:r>
        <m:r>
          <m:t>0</m:t>
        </m:r>
      </m:oMath>
      <w:del w:id="11714" w:author="PR Preview" w:date="2026-01-01T00:00:00Z">
        <w:r>
          <w:delText xml:space="preserve">)</w:delText>
        </w:r>
      </w:del>
      <w:del w:id="11715" w:author="PR Preview" w:date="2026-01-01T00:00:00Z">
        <w:r>
          <w:delText xml:space="preserve"> </w:delText>
        </w:r>
      </w:del>
      <w:del w:id="11716" w:author="PR Preview" w:date="2026-01-01T00:00:00Z">
        <w:r>
          <w:delText xml:space="preserve">and so is a basis of it.</w:delText>
        </w:r>
      </w:del>
      <w:del w:id="11717" w:author="PR Preview" w:date="2026-01-01T00:00:00Z">
        <w:r>
          <w:delText xml:space="preserve"> </w:delText>
        </w:r>
      </w:del>
      <w:hyperlink w:anchor="thm-dim-sum">
        <w:del w:id="11718" w:author="PR Preview" w:date="2026-01-01T00:00:00Z">
          <w:r>
            <w:rPr>
              <w:rStyle w:val="Hyperlink"/>
            </w:rPr>
            <w:delText xml:space="preserve">Theorem 47</w:delText>
          </w:r>
        </w:del>
      </w:hyperlink>
      <w:del w:id="11719" w:author="PR Preview" w:date="2026-01-01T00:00:00Z">
        <w:r>
          <w:delText xml:space="preserve"> </w:delText>
        </w:r>
      </w:del>
      <w:del w:id="11720" w:author="PR Preview" w:date="2026-01-01T00:00:00Z">
        <w:r>
          <w:delText xml:space="preserve">gives</w:delText>
        </w:r>
      </w:del>
    </w:p>
    <w:p>
      <w:pPr>
        <w:pStyle w:val="BodyText"/>
      </w:pPr>
      <w:ins w:id="11721" w:author="PR Preview" w:date="2026-01-01T00:00:00Z">
        <w:r>
          <w:t xml:space="preserve">$$
    \sum_{i=1}^{k} a_i \mathord{\smash[b]{\underset{\raise.3ex\hbox{$\scriptstyle\sim$}}{z}}\vphantom{z}}_i
    + \sum_{j=1}^{d_1 - k} b_j \mathord{\smash[b]{\underset{\raise.3ex\hbox{$\scriptstyle\sim$}}{x}}\vphantom{x}}_j
    + \sum_{l=1}^{d_2 - k} c_l \mathord{\smash[b]{\underset{\raise.3ex\hbox{$\scriptstyle\sim$}}{y}}\vphantom{y}}_l
    = \mathord{\smash[b]{\underset{\raise.3ex\hbox{$\scriptstyle\sim$}}{0}}\vphantom{0}}.
    $$</w:t>
        </w:r>
      </w:ins>
    </w:p>
    <w:p>
      <w:pPr>
        <w:pStyle w:val="FirstParagraph"/>
      </w:pPr>
      <w:ins w:id="11722" w:author="PR Preview" w:date="2026-01-01T00:00:00Z">
        <w:r>
          <w:t xml:space="preserve">Let</w:t>
        </w:r>
      </w:ins>
      <w:ins w:id="11723" w:author="PR Preview" w:date="2026-01-01T00:00:00Z">
        <w:r>
          <w:t xml:space="preserve"> </w:t>
        </w:r>
      </w:ins>
      <w:ins w:id="11724" w:author="PR Preview" w:date="2026-01-01T00:00:00Z">
        <w:r>
          <w:t xml:space="preserve">$\mathord{\smash[b]{\underset{\raise.3ex\hbox{$\scriptstyle\sim$}}{w}}\vphantom{w}} \stackrel{\text{def}}{=}\sum_{l} c_l \mathord{\smash[b]{\underset{\raise.3ex\hbox{$\scriptstyle\sim$}}{y}}\vphantom{y}}_l$</w:t>
        </w:r>
      </w:ins>
      <w:ins w:id="11725" w:author="PR Preview" w:date="2026-01-01T00:00:00Z">
        <w:r>
          <w:t xml:space="preserve">.</w:t>
        </w:r>
      </w:ins>
      <w:ins w:id="11726" w:author="PR Preview" w:date="2026-01-01T00:00:00Z">
        <w:r>
          <w:t xml:space="preserve"> </w:t>
        </w:r>
      </w:ins>
      <w:ins w:id="11727" w:author="PR Preview" w:date="2026-01-01T00:00:00Z">
        <w:r>
          <w:t xml:space="preserve">Then</w:t>
        </w:r>
      </w:ins>
      <w:ins w:id="11728" w:author="PR Preview" w:date="2026-01-01T00:00:00Z">
        <w:r>
          <w:t xml:space="preserve"> </w:t>
        </w:r>
      </w:ins>
      <w:ins w:id="11729" w:author="PR Preview" w:date="2026-01-01T00:00:00Z">
        <w:r>
          <w:t xml:space="preserve">$\mathord{\smash[b]{\underset{\raise.3ex\hbox{$\scriptstyle\sim$}}{w}}\vphantom{w}} \in \mathcal{S}_2$</w:t>
        </w:r>
      </w:ins>
      <w:ins w:id="11730" w:author="PR Preview" w:date="2026-01-01T00:00:00Z">
        <w:r>
          <w:t xml:space="preserve">,</w:t>
        </w:r>
      </w:ins>
      <w:ins w:id="11731" w:author="PR Preview" w:date="2026-01-01T00:00:00Z">
        <w:r>
          <w:t xml:space="preserve"> </w:t>
        </w:r>
      </w:ins>
      <w:ins w:id="11732" w:author="PR Preview" w:date="2026-01-01T00:00:00Z">
        <w:r>
          <w:t xml:space="preserve">because it is a linear combination of vectors of</w:t>
        </w:r>
      </w:ins>
      <w:ins w:id="11733" w:author="PR Preview" w:date="2026-01-01T00:00:00Z">
        <w:r>
          <w:t xml:space="preserve"> </w:t>
        </w:r>
      </w:ins>
      <m:oMath>
        <m:sSub>
          <m:e>
            <m:r>
              <m:rPr>
                <m:scr m:val="script"/>
                <m:sty m:val="p"/>
              </m:rPr>
              <m:t>S</m:t>
            </m:r>
          </m:e>
          <m:sub>
            <m:r>
              <m:t>2</m:t>
            </m:r>
          </m:sub>
        </m:sSub>
      </m:oMath>
      <w:ins w:id="11734" w:author="PR Preview" w:date="2026-01-01T00:00:00Z">
        <w:r>
          <w:t xml:space="preserve">.</w:t>
        </w:r>
      </w:ins>
      <w:ins w:id="11735" w:author="PR Preview" w:date="2026-01-01T00:00:00Z">
        <w:r>
          <w:t xml:space="preserve"> </w:t>
        </w:r>
      </w:ins>
      <w:ins w:id="11736" w:author="PR Preview" w:date="2026-01-01T00:00:00Z">
        <w:r>
          <w:t xml:space="preserve">Subtracting</w:t>
        </w:r>
      </w:ins>
      <w:ins w:id="11737" w:author="PR Preview" w:date="2026-01-01T00:00:00Z">
        <w:r>
          <w:t xml:space="preserve"> </w:t>
        </w:r>
      </w:ins>
      <w:ins w:id="11738" w:author="PR Preview" w:date="2026-01-01T00:00:00Z">
        <w:r>
          <w:t xml:space="preserve">$\sum_{i} a_i \mathord{\smash[b]{\underset{\raise.3ex\hbox{$\scriptstyle\sim$}}{z}}\vphantom{z}}_i + \sum_{j} b_j \mathord{\smash[b]{\underset{\raise.3ex\hbox{$\scriptstyle\sim$}}{x}}\vphantom{x}}_j$</w:t>
        </w:r>
      </w:ins>
      <w:ins w:id="11739" w:author="PR Preview" w:date="2026-01-01T00:00:00Z">
        <w:r>
          <w:t xml:space="preserve"> </w:t>
        </w:r>
      </w:ins>
      <w:ins w:id="11740" w:author="PR Preview" w:date="2026-01-01T00:00:00Z">
        <w:r>
          <w:t xml:space="preserve">from both sides of the supposed equation gives</w:t>
        </w:r>
      </w:ins>
    </w:p>
    <w:p>
      <w:pPr>
        <w:pStyle w:val="BodyText"/>
      </w:pPr>
      <w:ins w:id="11741" w:author="PR Preview" w:date="2026-01-01T00:00:00Z">
        <w:r>
          <w:t xml:space="preserve">$$
    \mathord{\smash[b]{\underset{\raise.3ex\hbox{$\scriptstyle\sim$}}{w}}\vphantom{w}} = \sum_{i=1}^{k} (-a_i)\,\mathord{\smash[b]{\underset{\raise.3ex\hbox{$\scriptstyle\sim$}}{z}}\vphantom{z}}_i + \sum_{j=1}^{d_1 - k} (-b_j)\,\mathord{\smash[b]{\underset{\raise.3ex\hbox{$\scriptstyle\sim$}}{x}}\vphantom{x}}_j,
    $$</w:t>
        </w:r>
      </w:ins>
    </w:p>
    <w:p>
      <w:pPr>
        <w:pStyle w:val="FirstParagraph"/>
      </w:pPr>
      <w:ins w:id="11742" w:author="PR Preview" w:date="2026-01-01T00:00:00Z">
        <w:r>
          <w:t xml:space="preserve">a linear combination of vectors of</w:t>
        </w:r>
      </w:ins>
      <w:ins w:id="11743" w:author="PR Preview" w:date="2026-01-01T00:00:00Z">
        <w:r>
          <w:t xml:space="preserve"> </w:t>
        </w:r>
      </w:ins>
      <m:oMath>
        <m:sSub>
          <m:e>
            <m:r>
              <m:rPr>
                <m:scr m:val="script"/>
                <m:sty m:val="p"/>
              </m:rPr>
              <m:t>S</m:t>
            </m:r>
          </m:e>
          <m:sub>
            <m:r>
              <m:t>1</m:t>
            </m:r>
          </m:sub>
        </m:sSub>
      </m:oMath>
      <w:ins w:id="11744" w:author="PR Preview" w:date="2026-01-01T00:00:00Z">
        <w:r>
          <w:t xml:space="preserve">,</w:t>
        </w:r>
      </w:ins>
      <w:ins w:id="11745" w:author="PR Preview" w:date="2026-01-01T00:00:00Z">
        <w:r>
          <w:t xml:space="preserve"> </w:t>
        </w:r>
      </w:ins>
      <w:ins w:id="11746" w:author="PR Preview" w:date="2026-01-01T00:00:00Z">
        <w:r>
          <w:t xml:space="preserve">so</w:t>
        </w:r>
      </w:ins>
      <w:ins w:id="11747" w:author="PR Preview" w:date="2026-01-01T00:00:00Z">
        <w:r>
          <w:t xml:space="preserve"> </w:t>
        </w:r>
      </w:ins>
      <w:ins w:id="11748" w:author="PR Preview" w:date="2026-01-01T00:00:00Z">
        <w:r>
          <w:t xml:space="preserve">$\mathord{\smash[b]{\underset{\raise.3ex\hbox{$\scriptstyle\sim$}}{w}}\vphantom{w}} \in \mathcal{S}_1$</w:t>
        </w:r>
      </w:ins>
      <w:ins w:id="11749" w:author="PR Preview" w:date="2026-01-01T00:00:00Z">
        <w:r>
          <w:t xml:space="preserve"> </w:t>
        </w:r>
      </w:ins>
      <w:ins w:id="11750" w:author="PR Preview" w:date="2026-01-01T00:00:00Z">
        <w:r>
          <w:t xml:space="preserve">too.</w:t>
        </w:r>
      </w:ins>
      <w:ins w:id="11751" w:author="PR Preview" w:date="2026-01-01T00:00:00Z">
        <w:r>
          <w:t xml:space="preserve"> </w:t>
        </w:r>
      </w:ins>
      <w:ins w:id="11752" w:author="PR Preview" w:date="2026-01-01T00:00:00Z">
        <w:r>
          <w:t xml:space="preserve">So</w:t>
        </w:r>
      </w:ins>
      <w:ins w:id="11753" w:author="PR Preview" w:date="2026-01-01T00:00:00Z">
        <w:r>
          <w:t xml:space="preserve"> </w:t>
        </w:r>
      </w:ins>
      <w:ins w:id="11754" w:author="PR Preview" w:date="2026-01-01T00:00:00Z">
        <w:r>
          <w:t xml:space="preserve">$\mathord{\smash[b]{\underset{\raise.3ex\hbox{$\scriptstyle\sim$}}{w}}\vphantom{w}} \in \mathcal{S}_1 \cap \mathcal{S}_2$</w:t>
        </w:r>
      </w:ins>
      <w:ins w:id="11755" w:author="PR Preview" w:date="2026-01-01T00:00:00Z">
        <w:r>
          <w:t xml:space="preserve">,</w:t>
        </w:r>
      </w:ins>
      <w:ins w:id="11756" w:author="PR Preview" w:date="2026-01-01T00:00:00Z">
        <w:r>
          <w:t xml:space="preserve"> </w:t>
        </w:r>
      </w:ins>
      <w:ins w:id="11757" w:author="PR Preview" w:date="2026-01-01T00:00:00Z">
        <w:r>
          <w:t xml:space="preserve">and</w:t>
        </w:r>
      </w:ins>
      <w:ins w:id="11758" w:author="PR Preview" w:date="2026-01-01T00:00:00Z">
        <w:r>
          <w:t xml:space="preserve"> </w:t>
        </w:r>
      </w:ins>
      <w:ins w:id="11759" w:author="PR Preview" w:date="2026-01-01T00:00:00Z">
        <w:r>
          <w:t xml:space="preserve">$\mathord{\smash[b]{\underset{\raise.3ex\hbox{$\scriptstyle\sim$}}{w}}\vphantom{w}} = \sum_{i} e_i \mathord{\smash[b]{\underset{\raise.3ex\hbox{$\scriptstyle\sim$}}{z}}\vphantom{z}}_i$</w:t>
        </w:r>
      </w:ins>
      <w:ins w:id="11760" w:author="PR Preview" w:date="2026-01-01T00:00:00Z">
        <w:r>
          <w:t xml:space="preserve"> </w:t>
        </w:r>
      </w:ins>
      <w:ins w:id="11761" w:author="PR Preview" w:date="2026-01-01T00:00:00Z">
        <w:r>
          <w:t xml:space="preserve">for some numbers</w:t>
        </w:r>
      </w:ins>
      <w:ins w:id="11762" w:author="PR Preview" w:date="2026-01-01T00:00:00Z">
        <w:r>
          <w:t xml:space="preserve"> </w:t>
        </w:r>
      </w:ins>
      <m:oMath>
        <m:sSub>
          <m:e>
            <m:r>
              <m:t>e</m:t>
            </m:r>
          </m:e>
          <m:sub>
            <m:r>
              <m:t>i</m:t>
            </m:r>
          </m:sub>
        </m:sSub>
      </m:oMath>
      <w:ins w:id="11763" w:author="PR Preview" w:date="2026-01-01T00:00:00Z">
        <w:r>
          <w:t xml:space="preserve">,</w:t>
        </w:r>
      </w:ins>
      <w:ins w:id="11764" w:author="PR Preview" w:date="2026-01-01T00:00:00Z">
        <w:r>
          <w:t xml:space="preserve"> </w:t>
        </w:r>
      </w:ins>
      <w:ins w:id="11765" w:author="PR Preview" w:date="2026-01-01T00:00:00Z">
        <w:r>
          <w:t xml:space="preserve">since the</w:t>
        </w:r>
      </w:ins>
      <w:ins w:id="11766" w:author="PR Preview" w:date="2026-01-01T00:00:00Z">
        <w:r>
          <w:t xml:space="preserve"> </w:t>
        </w:r>
      </w:ins>
      <w:ins w:id="11767" w:author="PR Preview" w:date="2026-01-01T00:00:00Z">
        <w:r>
          <w:t xml:space="preserve">$\mathord{\smash[b]{\underset{\raise.3ex\hbox{$\scriptstyle\sim$}}{z}}\vphantom{z}}$</w:t>
        </w:r>
      </w:ins>
      <w:ins w:id="11768" w:author="PR Preview" w:date="2026-01-01T00:00:00Z">
        <w:r>
          <w:t xml:space="preserve">’s span the intersection.</w:t>
        </w:r>
      </w:ins>
      <w:ins w:id="11769" w:author="PR Preview" w:date="2026-01-01T00:00:00Z">
        <w:r>
          <w:t xml:space="preserve"> </w:t>
        </w:r>
      </w:ins>
      <w:ins w:id="11770" w:author="PR Preview" w:date="2026-01-01T00:00:00Z">
        <w:r>
          <w:t xml:space="preserve">Then</w:t>
        </w:r>
      </w:ins>
    </w:p>
    <w:p>
      <w:pPr>
        <w:pStyle w:val="BodyText"/>
      </w:pPr>
      <w:ins w:id="11771" w:author="PR Preview" w:date="2026-01-01T00:00:00Z">
        <w:r>
          <w:t xml:space="preserve">$$
    \begin{aligned}
    \mathord{\smash[b]{\underset{\raise.3ex\hbox{$\scriptstyle\sim$}}{0}}\vphantom{0}}
    &amp;= \mathord{\smash[b]{\underset{\raise.3ex\hbox{$\scriptstyle\sim$}}{w}}\vphantom{w}} - \mathord{\smash[b]{\underset{\raise.3ex\hbox{$\scriptstyle\sim$}}{w}}\vphantom{w}}
    &amp;&amp; \text{(a vector minus itself)}
    \\
    &amp;= \sum_{i=1}^{k} e_i \mathord{\smash[b]{\underset{\raise.3ex\hbox{$\scriptstyle\sim$}}{z}}\vphantom{z}}_i - \sum_{l=1}^{d_2 - k} c_l \mathord{\smash[b]{\underset{\raise.3ex\hbox{$\scriptstyle\sim$}}{y}}\vphantom{y}}_l
    &amp;&amp; \text{(substitute the two expressions for } \mathord{\smash[b]{\underset{\raise.3ex\hbox{$\scriptstyle\sim$}}{w}}\vphantom{w}} \text{)}
    \\
    &amp;= \sum_{i=1}^{k} e_i \mathord{\smash[b]{\underset{\raise.3ex\hbox{$\scriptstyle\sim$}}{z}}\vphantom{z}}_i + \sum_{l=1}^{d_2 - k} (-c_l)\,\mathord{\smash[b]{\underset{\raise.3ex\hbox{$\scriptstyle\sim$}}{y}}\vphantom{y}}_l,
    &amp;&amp; \text{(write each subtraction as adding } -1 \text{ times)}
    \end{aligned}
    $$</w:t>
        </w:r>
      </w:ins>
    </w:p>
    <w:p>
      <w:pPr>
        <w:pStyle w:val="FirstParagraph"/>
      </w:pPr>
      <w:ins w:id="11772" w:author="PR Preview" w:date="2026-01-01T00:00:00Z">
        <w:r>
          <w:t xml:space="preserve">and because the</w:t>
        </w:r>
      </w:ins>
      <w:ins w:id="11773" w:author="PR Preview" w:date="2026-01-01T00:00:00Z">
        <w:r>
          <w:t xml:space="preserve"> </w:t>
        </w:r>
      </w:ins>
      <w:ins w:id="11774" w:author="PR Preview" w:date="2026-01-01T00:00:00Z">
        <w:r>
          <w:t xml:space="preserve">$\mathord{\smash[b]{\underset{\raise.3ex\hbox{$\scriptstyle\sim$}}{z}}\vphantom{z}}$</w:t>
        </w:r>
      </w:ins>
      <w:ins w:id="11775" w:author="PR Preview" w:date="2026-01-01T00:00:00Z">
        <w:r>
          <w:t xml:space="preserve">’s and</w:t>
        </w:r>
      </w:ins>
      <w:ins w:id="11776" w:author="PR Preview" w:date="2026-01-01T00:00:00Z">
        <w:r>
          <w:t xml:space="preserve"> </w:t>
        </w:r>
      </w:ins>
      <w:ins w:id="11777" w:author="PR Preview" w:date="2026-01-01T00:00:00Z">
        <w:r>
          <w:t xml:space="preserve">$\mathord{\smash[b]{\underset{\raise.3ex\hbox{$\scriptstyle\sim$}}{y}}\vphantom{y}}$</w:t>
        </w:r>
      </w:ins>
      <w:ins w:id="11778" w:author="PR Preview" w:date="2026-01-01T00:00:00Z">
        <w:r>
          <w:t xml:space="preserve">’s are a basis of</w:t>
        </w:r>
      </w:ins>
      <w:ins w:id="11779" w:author="PR Preview" w:date="2026-01-01T00:00:00Z">
        <w:r>
          <w:t xml:space="preserve"> </w:t>
        </w:r>
      </w:ins>
      <m:oMath>
        <m:sSub>
          <m:e>
            <m:r>
              <m:rPr>
                <m:scr m:val="script"/>
                <m:sty m:val="p"/>
              </m:rPr>
              <m:t>S</m:t>
            </m:r>
          </m:e>
          <m:sub>
            <m:r>
              <m:t>2</m:t>
            </m:r>
          </m:sub>
        </m:sSub>
      </m:oMath>
      <w:ins w:id="11780" w:author="PR Preview" w:date="2026-01-01T00:00:00Z">
        <w:r>
          <w:t xml:space="preserve">,</w:t>
        </w:r>
      </w:ins>
      <w:ins w:id="11781" w:author="PR Preview" w:date="2026-01-01T00:00:00Z">
        <w:r>
          <w:t xml:space="preserve"> </w:t>
        </w:r>
      </w:ins>
      <w:ins w:id="11782" w:author="PR Preview" w:date="2026-01-01T00:00:00Z">
        <w:r>
          <w:t xml:space="preserve">every</w:t>
        </w:r>
      </w:ins>
      <w:ins w:id="11783" w:author="PR Preview" w:date="2026-01-01T00:00:00Z">
        <w:r>
          <w:t xml:space="preserve"> </w:t>
        </w:r>
      </w:ins>
      <m:oMath>
        <m:sSub>
          <m:e>
            <m:r>
              <m:t>c</m:t>
            </m:r>
          </m:e>
          <m:sub>
            <m:r>
              <m:t>l</m:t>
            </m:r>
          </m:sub>
        </m:sSub>
        <m:r>
          <m:rPr>
            <m:sty m:val="p"/>
          </m:rPr>
          <m:t>=</m:t>
        </m:r>
        <m:r>
          <m:t>0</m:t>
        </m:r>
      </m:oMath>
      <w:ins w:id="11784" w:author="PR Preview" w:date="2026-01-01T00:00:00Z">
        <w:r>
          <w:t xml:space="preserve">.</w:t>
        </w:r>
      </w:ins>
      <w:ins w:id="11785" w:author="PR Preview" w:date="2026-01-01T00:00:00Z">
        <w:r>
          <w:t xml:space="preserve"> </w:t>
        </w:r>
      </w:ins>
      <w:ins w:id="11786" w:author="PR Preview" w:date="2026-01-01T00:00:00Z">
        <w:r>
          <w:t xml:space="preserve">The supposed equation then reads</w:t>
        </w:r>
      </w:ins>
      <w:ins w:id="11787" w:author="PR Preview" w:date="2026-01-01T00:00:00Z">
        <w:r>
          <w:t xml:space="preserve"> </w:t>
        </w:r>
      </w:ins>
      <w:ins w:id="11788" w:author="PR Preview" w:date="2026-01-01T00:00:00Z">
        <w:r>
          <w:t xml:space="preserve">$\sum_{i} a_i \mathord{\smash[b]{\underset{\raise.3ex\hbox{$\scriptstyle\sim$}}{z}}\vphantom{z}}_i + \sum_{j} b_j \mathord{\smash[b]{\underset{\raise.3ex\hbox{$\scriptstyle\sim$}}{x}}\vphantom{x}}_j = \mathord{\smash[b]{\underset{\raise.3ex\hbox{$\scriptstyle\sim$}}{0}}\vphantom{0}}$</w:t>
        </w:r>
      </w:ins>
      <w:ins w:id="11789" w:author="PR Preview" w:date="2026-01-01T00:00:00Z">
        <w:r>
          <w:t xml:space="preserve">,</w:t>
        </w:r>
      </w:ins>
      <w:ins w:id="11790" w:author="PR Preview" w:date="2026-01-01T00:00:00Z">
        <w:r>
          <w:t xml:space="preserve"> </w:t>
        </w:r>
      </w:ins>
      <w:ins w:id="11791" w:author="PR Preview" w:date="2026-01-01T00:00:00Z">
        <w:r>
          <w:t xml:space="preserve">and because the</w:t>
        </w:r>
      </w:ins>
      <w:ins w:id="11792" w:author="PR Preview" w:date="2026-01-01T00:00:00Z">
        <w:r>
          <w:t xml:space="preserve"> </w:t>
        </w:r>
      </w:ins>
      <w:ins w:id="11793" w:author="PR Preview" w:date="2026-01-01T00:00:00Z">
        <w:r>
          <w:t xml:space="preserve">$\mathord{\smash[b]{\underset{\raise.3ex\hbox{$\scriptstyle\sim$}}{z}}\vphantom{z}}$</w:t>
        </w:r>
      </w:ins>
      <w:ins w:id="11794" w:author="PR Preview" w:date="2026-01-01T00:00:00Z">
        <w:r>
          <w:t xml:space="preserve">’s and</w:t>
        </w:r>
      </w:ins>
      <w:ins w:id="11795" w:author="PR Preview" w:date="2026-01-01T00:00:00Z">
        <w:r>
          <w:t xml:space="preserve"> </w:t>
        </w:r>
      </w:ins>
      <w:ins w:id="11796" w:author="PR Preview" w:date="2026-01-01T00:00:00Z">
        <w:r>
          <w:t xml:space="preserve">$\mathord{\smash[b]{\underset{\raise.3ex\hbox{$\scriptstyle\sim$}}{x}}\vphantom{x}}$</w:t>
        </w:r>
      </w:ins>
      <w:ins w:id="11797" w:author="PR Preview" w:date="2026-01-01T00:00:00Z">
        <w:r>
          <w:t xml:space="preserve">’s are a basis of</w:t>
        </w:r>
      </w:ins>
      <w:ins w:id="11798" w:author="PR Preview" w:date="2026-01-01T00:00:00Z">
        <w:r>
          <w:t xml:space="preserve"> </w:t>
        </w:r>
      </w:ins>
      <m:oMath>
        <m:sSub>
          <m:e>
            <m:r>
              <m:rPr>
                <m:scr m:val="script"/>
                <m:sty m:val="p"/>
              </m:rPr>
              <m:t>S</m:t>
            </m:r>
          </m:e>
          <m:sub>
            <m:r>
              <m:t>1</m:t>
            </m:r>
          </m:sub>
        </m:sSub>
      </m:oMath>
      <w:ins w:id="11799" w:author="PR Preview" w:date="2026-01-01T00:00:00Z">
        <w:r>
          <w:t xml:space="preserve">,</w:t>
        </w:r>
      </w:ins>
      <w:ins w:id="11800" w:author="PR Preview" w:date="2026-01-01T00:00:00Z">
        <w:r>
          <w:t xml:space="preserve"> </w:t>
        </w:r>
      </w:ins>
      <w:ins w:id="11801" w:author="PR Preview" w:date="2026-01-01T00:00:00Z">
        <w:r>
          <w:t xml:space="preserve">every</w:t>
        </w:r>
      </w:ins>
      <w:ins w:id="11802" w:author="PR Preview" w:date="2026-01-01T00:00:00Z">
        <w:r>
          <w:t xml:space="preserve"> </w:t>
        </w:r>
      </w:ins>
      <m:oMath>
        <m:sSub>
          <m:e>
            <m:r>
              <m:t>a</m:t>
            </m:r>
          </m:e>
          <m:sub>
            <m:r>
              <m:t>i</m:t>
            </m:r>
          </m:sub>
        </m:sSub>
      </m:oMath>
      <w:ins w:id="11803" w:author="PR Preview" w:date="2026-01-01T00:00:00Z">
        <w:r>
          <w:t xml:space="preserve"> </w:t>
        </w:r>
      </w:ins>
      <w:ins w:id="11804" w:author="PR Preview" w:date="2026-01-01T00:00:00Z">
        <w:r>
          <w:t xml:space="preserve">and</w:t>
        </w:r>
      </w:ins>
      <w:ins w:id="11805" w:author="PR Preview" w:date="2026-01-01T00:00:00Z">
        <w:r>
          <w:t xml:space="preserve"> </w:t>
        </w:r>
      </w:ins>
      <m:oMath>
        <m:sSub>
          <m:e>
            <m:r>
              <m:t>b</m:t>
            </m:r>
          </m:e>
          <m:sub>
            <m:r>
              <m:t>j</m:t>
            </m:r>
          </m:sub>
        </m:sSub>
      </m:oMath>
      <w:ins w:id="11806" w:author="PR Preview" w:date="2026-01-01T00:00:00Z">
        <w:r>
          <w:t xml:space="preserve"> </w:t>
        </w:r>
      </w:ins>
      <w:ins w:id="11807" w:author="PR Preview" w:date="2026-01-01T00:00:00Z">
        <w:r>
          <w:t xml:space="preserve">is</w:t>
        </w:r>
      </w:ins>
      <w:ins w:id="11808" w:author="PR Preview" w:date="2026-01-01T00:00:00Z">
        <w:r>
          <w:t xml:space="preserve"> </w:t>
        </w:r>
      </w:ins>
      <m:oMath>
        <m:r>
          <m:t>0</m:t>
        </m:r>
      </m:oMath>
      <w:ins w:id="11809" w:author="PR Preview" w:date="2026-01-01T00:00:00Z">
        <w:r>
          <w:t xml:space="preserve">.</w:t>
        </w:r>
      </w:ins>
    </w:p>
    <w:p>
      <w:pPr>
        <w:pStyle w:val="BodyText"/>
      </w:pPr>
      <w:ins w:id="11810" w:author="PR Preview" w:date="2026-01-01T00:00:00Z">
        <w:r>
          <w:t xml:space="preserve">So</w:t>
        </w:r>
      </w:ins>
      <w:ins w:id="11811"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sSub>
          <m:e>
            <m:r>
              <m:t>d</m:t>
            </m:r>
          </m:e>
          <m:sub>
            <m:r>
              <m:t>1</m:t>
            </m:r>
          </m:sub>
        </m:sSub>
        <m:r>
          <m:rPr>
            <m:sty m:val="p"/>
          </m:rPr>
          <m:t>+</m:t>
        </m:r>
        <m:sSub>
          <m:e>
            <m:r>
              <m:t>d</m:t>
            </m:r>
          </m:e>
          <m:sub>
            <m:r>
              <m:t>2</m:t>
            </m:r>
          </m:sub>
        </m:sSub>
        <m:r>
          <m:rPr>
            <m:sty m:val="p"/>
          </m:rPr>
          <m:t>−</m:t>
        </m:r>
        <m:r>
          <m:t>k</m:t>
        </m:r>
      </m:oMath>
      <w:ins w:id="11812" w:author="PR Preview" w:date="2026-01-01T00:00:00Z">
        <w:r>
          <w:t xml:space="preserve">.</w:t>
        </w:r>
      </w:ins>
      <w:ins w:id="11813" w:author="PR Preview" w:date="2026-01-01T00:00:00Z">
        <w:r>
          <w:t xml:space="preserve"> </w:t>
        </w:r>
      </w:ins>
      <w:ins w:id="11814" w:author="PR Preview" w:date="2026-01-01T00:00:00Z">
        <w:r>
          <w:t xml:space="preserve">When some of the groups are empty</w:t>
        </w:r>
      </w:ins>
      <w:ins w:id="11815" w:author="PR Preview" w:date="2026-01-01T00:00:00Z">
        <w:r>
          <w:t xml:space="preserve"> </w:t>
        </w:r>
      </w:ins>
      <w:ins w:id="11816" w:author="PR Preview" w:date="2026-01-01T00:00:00Z">
        <w:r>
          <w:t xml:space="preserve">(for example</w:t>
        </w:r>
      </w:ins>
      <w:ins w:id="11817" w:author="PR Preview" w:date="2026-01-01T00:00:00Z">
        <w:r>
          <w:t xml:space="preserve"> </w:t>
        </w:r>
      </w:ins>
      <m:oMath>
        <m:r>
          <m:t>k</m:t>
        </m:r>
        <m:r>
          <m:rPr>
            <m:sty m:val="p"/>
          </m:rPr>
          <m:t>=</m:t>
        </m:r>
        <m:r>
          <m:t>0</m:t>
        </m:r>
      </m:oMath>
      <w:ins w:id="11818" w:author="PR Preview" w:date="2026-01-01T00:00:00Z">
        <w:r>
          <w:t xml:space="preserve">, or</w:t>
        </w:r>
      </w:ins>
      <w:ins w:id="11819" w:author="PR Preview" w:date="2026-01-01T00:00:00Z">
        <w:r>
          <w:t xml:space="preserve"> </w:t>
        </w:r>
      </w:ins>
      <m:oMath>
        <m:sSub>
          <m:e>
            <m:r>
              <m:rPr>
                <m:scr m:val="script"/>
                <m:sty m:val="p"/>
              </m:rPr>
              <m:t>S</m:t>
            </m:r>
          </m:e>
          <m:sub>
            <m:r>
              <m:t>1</m:t>
            </m:r>
          </m:sub>
        </m:sSub>
        <m:r>
          <m:rPr>
            <m:sty m:val="p"/>
          </m:rPr>
          <m:t>=</m:t>
        </m:r>
        <m:sSub>
          <m:e>
            <m:r>
              <m:rPr>
                <m:scr m:val="script"/>
                <m:sty m:val="p"/>
              </m:rPr>
              <m:t>S</m:t>
            </m:r>
          </m:e>
          <m:sub>
            <m:r>
              <m:t>1</m:t>
            </m:r>
          </m:sub>
        </m:sSub>
        <m:r>
          <m:rPr>
            <m:sty m:val="p"/>
          </m:rPr>
          <m:t>∩</m:t>
        </m:r>
        <m:sSub>
          <m:e>
            <m:r>
              <m:rPr>
                <m:scr m:val="script"/>
                <m:sty m:val="p"/>
              </m:rPr>
              <m:t>S</m:t>
            </m:r>
          </m:e>
          <m:sub>
            <m:r>
              <m:t>2</m:t>
            </m:r>
          </m:sub>
        </m:sSub>
      </m:oMath>
      <w:ins w:id="11820" w:author="PR Preview" w:date="2026-01-01T00:00:00Z">
        <w:r>
          <w:t xml:space="preserve">),</w:t>
        </w:r>
      </w:ins>
      <w:ins w:id="11821" w:author="PR Preview" w:date="2026-01-01T00:00:00Z">
        <w:r>
          <w:t xml:space="preserve"> </w:t>
        </w:r>
      </w:ins>
      <w:ins w:id="11822" w:author="PR Preview" w:date="2026-01-01T00:00:00Z">
        <w:r>
          <w:t xml:space="preserve">the sums over them are</w:t>
        </w:r>
      </w:ins>
      <w:ins w:id="11823" w:author="PR Preview" w:date="2026-01-01T00:00:00Z">
        <w:r>
          <w:t xml:space="preserve"> </w:t>
        </w:r>
      </w:ins>
      <w:ins w:id="11824" w:author="PR Preview" w:date="2026-01-01T00:00:00Z">
        <w:r>
          <w:t xml:space="preserve">$\mathord{\smash[b]{\underset{\raise.3ex\hbox{$\scriptstyle\sim$}}{0}}\vphantom{0}}$</w:t>
        </w:r>
      </w:ins>
      <w:ins w:id="11825" w:author="PR Preview" w:date="2026-01-01T00:00:00Z">
        <w:r>
          <w:t xml:space="preserve"> </w:t>
        </w:r>
      </w:ins>
      <w:ins w:id="11826" w:author="PR Preview" w:date="2026-01-01T00:00:00Z">
        <w:r>
          <w:t xml:space="preserve">and the argument goes through unchanged.</w:t>
        </w:r>
      </w:ins>
    </w:p>
    <w:bookmarkStart w:id="308" w:name="exm-dim-sum"/>
    <w:p>
      <w:pPr>
        <w:pStyle w:val="BodyText"/>
      </w:pPr>
      <w:ins w:id="11827" w:author="PR Preview" w:date="2026-01-01T00:00:00Z">
        <w:r>
          <w:rPr>
            <w:b/>
            <w:bCs/>
          </w:rPr>
          <w:t xml:space="preserve">Example 82 (Two planes in</w:t>
        </w:r>
      </w:ins>
      <w:ins w:id="11828" w:author="PR Preview" w:date="2026-01-01T00:00:00Z">
        <w:r>
          <w:rPr>
            <w:b/>
            <w:bCs/>
          </w:rPr>
          <w:t xml:space="preserve"> </w:t>
        </w:r>
      </w:ins>
      <m:oMath>
        <m:sSup>
          <m:e>
            <m:r>
              <m:rPr>
                <m:scr m:val="double-struck"/>
                <m:sty m:val="p"/>
              </m:rPr>
              <m:t>R</m:t>
            </m:r>
          </m:e>
          <m:sup>
            <m:r>
              <m:t>3</m:t>
            </m:r>
          </m:sup>
        </m:sSup>
      </m:oMath>
      <w:ins w:id="11829" w:author="PR Preview" w:date="2026-01-01T00:00:00Z">
        <w:r>
          <w:rPr>
            <w:b/>
            <w:bCs/>
          </w:rPr>
          <w:t xml:space="preserve">, by dimension)</w:t>
        </w:r>
      </w:ins>
      <w:ins w:id="11830" w:author="PR Preview" w:date="2026-01-01T00:00:00Z">
        <w:r>
          <w:t xml:space="preserve"> </w:t>
        </w:r>
      </w:ins>
      <w:ins w:id="11831" w:author="PR Preview" w:date="2026-01-01T00:00:00Z">
        <w:r>
          <w:t xml:space="preserve">For the planes</w:t>
        </w:r>
      </w:ins>
      <w:ins w:id="11832" w:author="PR Preview" w:date="2026-01-01T00:00:00Z">
        <w:r>
          <w:t xml:space="preserve"> </w:t>
        </w:r>
      </w:ins>
      <m:oMath>
        <m:r>
          <m:t>z</m:t>
        </m:r>
        <m:r>
          <m:rPr>
            <m:sty m:val="p"/>
          </m:rPr>
          <m:t>=</m:t>
        </m:r>
        <m:r>
          <m:t>0</m:t>
        </m:r>
      </m:oMath>
      <w:ins w:id="11833" w:author="PR Preview" w:date="2026-01-01T00:00:00Z">
        <w:r>
          <w:t xml:space="preserve"> </w:t>
        </w:r>
      </w:ins>
      <w:ins w:id="11834" w:author="PR Preview" w:date="2026-01-01T00:00:00Z">
        <w:r>
          <w:t xml:space="preserve">and</w:t>
        </w:r>
      </w:ins>
      <w:ins w:id="11835" w:author="PR Preview" w:date="2026-01-01T00:00:00Z">
        <w:r>
          <w:t xml:space="preserve"> </w:t>
        </w:r>
      </w:ins>
      <m:oMath>
        <m:r>
          <m:t>x</m:t>
        </m:r>
        <m:r>
          <m:rPr>
            <m:sty m:val="p"/>
          </m:rPr>
          <m:t>=</m:t>
        </m:r>
        <m:r>
          <m:t>0</m:t>
        </m:r>
      </m:oMath>
      <w:ins w:id="11836" w:author="PR Preview" w:date="2026-01-01T00:00:00Z">
        <w:r>
          <w:t xml:space="preserve"> </w:t>
        </w:r>
      </w:ins>
      <w:ins w:id="11837" w:author="PR Preview" w:date="2026-01-01T00:00:00Z">
        <w:r>
          <w:t xml:space="preserve">in</w:t>
        </w:r>
      </w:ins>
      <w:ins w:id="11838" w:author="PR Preview" w:date="2026-01-01T00:00:00Z">
        <w:r>
          <w:t xml:space="preserve"> </w:t>
        </w:r>
      </w:ins>
      <w:hyperlink w:anchor="exm-sum-intersection-subspace">
        <w:ins w:id="11839" w:author="PR Preview" w:date="2026-01-01T00:00:00Z">
          <w:r>
            <w:rPr>
              <w:rStyle w:val="Hyperlink"/>
            </w:rPr>
            <w:t xml:space="preserve">Example 81</w:t>
          </w:r>
        </w:ins>
      </w:hyperlink>
      <w:ins w:id="11840" w:author="PR Preview" w:date="2026-01-01T00:00:00Z">
        <w:r>
          <w:t xml:space="preserve">,</w:t>
        </w:r>
      </w:ins>
      <w:ins w:id="11841" w:author="PR Preview" w:date="2026-01-01T00:00:00Z">
        <w:r>
          <w:t xml:space="preserve"> </w:t>
        </w:r>
      </w:ins>
      <w:ins w:id="11842" w:author="PR Preview" w:date="2026-01-01T00:00:00Z">
        <w:r>
          <w:t xml:space="preserve">each has dimension</w:t>
        </w:r>
      </w:ins>
      <w:ins w:id="11843" w:author="PR Preview" w:date="2026-01-01T00:00:00Z">
        <w:r>
          <w:t xml:space="preserve"> </w:t>
        </w:r>
      </w:ins>
      <m:oMath>
        <m:r>
          <m:t>2</m:t>
        </m:r>
      </m:oMath>
      <w:ins w:id="11844" w:author="PR Preview" w:date="2026-01-01T00:00:00Z">
        <w:r>
          <w:t xml:space="preserve">:</w:t>
        </w:r>
      </w:ins>
      <w:ins w:id="11845" w:author="PR Preview" w:date="2026-01-01T00:00:00Z">
        <w:r>
          <w:t xml:space="preserve"> </w:t>
        </w:r>
      </w:ins>
      <w:ins w:id="11846" w:author="PR Preview" w:date="2026-01-01T00:00:00Z">
        <w:r>
          <w:t xml:space="preserve">the plane</w:t>
        </w:r>
      </w:ins>
      <w:ins w:id="11847" w:author="PR Preview" w:date="2026-01-01T00:00:00Z">
        <w:r>
          <w:t xml:space="preserve"> </w:t>
        </w:r>
      </w:ins>
      <m:oMath>
        <m:r>
          <m:t>z</m:t>
        </m:r>
        <m:r>
          <m:rPr>
            <m:sty m:val="p"/>
          </m:rPr>
          <m:t>=</m:t>
        </m:r>
        <m:r>
          <m:t>0</m:t>
        </m:r>
      </m:oMath>
      <w:ins w:id="11848" w:author="PR Preview" w:date="2026-01-01T00:00:00Z">
        <w:r>
          <w:t xml:space="preserve"> </w:t>
        </w:r>
      </w:ins>
      <w:ins w:id="11849" w:author="PR Preview" w:date="2026-01-01T00:00:00Z">
        <w:r>
          <w:t xml:space="preserve">has basis</w:t>
        </w:r>
      </w:ins>
      <w:ins w:id="11850" w:author="PR Preview" w:date="2026-01-01T00:00:00Z">
        <w:r>
          <w:t xml:space="preserve"> </w:t>
        </w:r>
      </w:ins>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ins w:id="11851" w:author="PR Preview" w:date="2026-01-01T00:00:00Z">
        <w:r>
          <w:t xml:space="preserve"> </w:t>
        </w:r>
      </w:ins>
      <w:ins w:id="11852" w:author="PR Preview" w:date="2026-01-01T00:00:00Z">
        <w:r>
          <w:t xml:space="preserve">(</w:t>
        </w:r>
      </w:ins>
      <w:hyperlink w:anchor="exm-dimension">
        <w:ins w:id="11853" w:author="PR Preview" w:date="2026-01-01T00:00:00Z">
          <w:r>
            <w:rPr>
              <w:rStyle w:val="Hyperlink"/>
            </w:rPr>
            <w:t xml:space="preserve">Example 50</w:t>
          </w:r>
        </w:ins>
      </w:hyperlink>
      <w:ins w:id="11854" w:author="PR Preview" w:date="2026-01-01T00:00:00Z">
        <w:r>
          <w:t xml:space="preserve">),</w:t>
        </w:r>
      </w:ins>
      <w:ins w:id="11855" w:author="PR Preview" w:date="2026-01-01T00:00:00Z">
        <w:r>
          <w:t xml:space="preserve"> </w:t>
        </w:r>
      </w:ins>
      <w:ins w:id="11856" w:author="PR Preview" w:date="2026-01-01T00:00:00Z">
        <w:r>
          <w:t xml:space="preserve">and the plane</w:t>
        </w:r>
      </w:ins>
      <w:ins w:id="11857" w:author="PR Preview" w:date="2026-01-01T00:00:00Z">
        <w:r>
          <w:t xml:space="preserve"> </w:t>
        </w:r>
      </w:ins>
      <m:oMath>
        <m:r>
          <m:t>x</m:t>
        </m:r>
        <m:r>
          <m:rPr>
            <m:sty m:val="p"/>
          </m:rPr>
          <m:t>=</m:t>
        </m:r>
        <m:r>
          <m:t>0</m:t>
        </m:r>
      </m:oMath>
      <w:ins w:id="11858" w:author="PR Preview" w:date="2026-01-01T00:00:00Z">
        <w:r>
          <w:t xml:space="preserve"> </w:t>
        </w:r>
      </w:ins>
      <w:ins w:id="11859" w:author="PR Preview" w:date="2026-01-01T00:00:00Z">
        <w:r>
          <w:t xml:space="preserve">has basis</w:t>
        </w:r>
      </w:ins>
      <w:ins w:id="11860" w:author="PR Preview" w:date="2026-01-01T00:00:00Z">
        <w:r>
          <w:t xml:space="preserve"> </w:t>
        </w:r>
      </w:ins>
      <m:oMath>
        <m:r>
          <m:rPr>
            <m:sty m:val="p"/>
          </m:rPr>
          <m:t>(</m:t>
        </m:r>
        <m:r>
          <m:t>0</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ins w:id="11861" w:author="PR Preview" w:date="2026-01-01T00:00:00Z">
        <w:r>
          <w:t xml:space="preserve"> </w:t>
        </w:r>
      </w:ins>
      <w:ins w:id="11862" w:author="PR Preview" w:date="2026-01-01T00:00:00Z">
        <w:r>
          <w:t xml:space="preserve">by the same argument.</w:t>
        </w:r>
      </w:ins>
      <w:ins w:id="11863" w:author="PR Preview" w:date="2026-01-01T00:00:00Z">
        <w:r>
          <w:t xml:space="preserve"> </w:t>
        </w:r>
      </w:ins>
      <w:ins w:id="11864" w:author="PR Preview" w:date="2026-01-01T00:00:00Z">
        <w:r>
          <w:t xml:space="preserve">Their intersection, the</w:t>
        </w:r>
      </w:ins>
      <w:ins w:id="11865" w:author="PR Preview" w:date="2026-01-01T00:00:00Z">
        <w:r>
          <w:t xml:space="preserve"> </w:t>
        </w:r>
      </w:ins>
      <m:oMath>
        <m:r>
          <m:t>y</m:t>
        </m:r>
      </m:oMath>
      <w:ins w:id="11866" w:author="PR Preview" w:date="2026-01-01T00:00:00Z">
        <w:r>
          <w:t xml:space="preserve">-axis</w:t>
        </w:r>
      </w:ins>
      <w:ins w:id="11867" w:author="PR Preview" w:date="2026-01-01T00:00:00Z">
        <w:r>
          <w:t xml:space="preserve"> </w:t>
        </w:r>
      </w:ins>
      <m:oMath>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1868" w:author="PR Preview" w:date="2026-01-01T00:00:00Z">
        <w:r>
          <w:t xml:space="preserve">,</w:t>
        </w:r>
      </w:ins>
      <w:ins w:id="11869" w:author="PR Preview" w:date="2026-01-01T00:00:00Z">
        <w:r>
          <w:t xml:space="preserve"> </w:t>
        </w:r>
      </w:ins>
      <w:ins w:id="11870" w:author="PR Preview" w:date="2026-01-01T00:00:00Z">
        <w:r>
          <w:t xml:space="preserve">has dimension</w:t>
        </w:r>
      </w:ins>
      <w:ins w:id="11871" w:author="PR Preview" w:date="2026-01-01T00:00:00Z">
        <w:r>
          <w:t xml:space="preserve"> </w:t>
        </w:r>
      </w:ins>
      <m:oMath>
        <m:r>
          <m:t>1</m:t>
        </m:r>
      </m:oMath>
      <w:ins w:id="11872" w:author="PR Preview" w:date="2026-01-01T00:00:00Z">
        <w:r>
          <w:t xml:space="preserve">,</w:t>
        </w:r>
      </w:ins>
      <w:ins w:id="11873" w:author="PR Preview" w:date="2026-01-01T00:00:00Z">
        <w:r>
          <w:t xml:space="preserve"> </w:t>
        </w:r>
      </w:ins>
      <w:ins w:id="11874" w:author="PR Preview" w:date="2026-01-01T00:00:00Z">
        <w:r>
          <w:t xml:space="preserve">because the single nonzero vector</w:t>
        </w:r>
      </w:ins>
      <w:ins w:id="11875" w:author="PR Preview" w:date="2026-01-01T00:00:00Z">
        <w:r>
          <w:t xml:space="preserve"> </w:t>
        </w:r>
      </w:ins>
      <m:oMath>
        <m:r>
          <m:rPr>
            <m:sty m:val="p"/>
          </m:rPr>
          <m:t>(</m:t>
        </m:r>
        <m:r>
          <m:t>0</m:t>
        </m:r>
        <m:r>
          <m:rPr>
            <m:sty m:val="p"/>
          </m:rPr>
          <m:t>,</m:t>
        </m:r>
        <m:r>
          <m:t>1</m:t>
        </m:r>
        <m:r>
          <m:rPr>
            <m:sty m:val="p"/>
          </m:rPr>
          <m:t>,</m:t>
        </m:r>
        <m:r>
          <m:t>0</m:t>
        </m:r>
        <m:r>
          <m:rPr>
            <m:sty m:val="p"/>
          </m:rPr>
          <m:t>)</m:t>
        </m:r>
      </m:oMath>
      <w:ins w:id="11876" w:author="PR Preview" w:date="2026-01-01T00:00:00Z">
        <w:r>
          <w:t xml:space="preserve"> </w:t>
        </w:r>
      </w:ins>
      <w:ins w:id="11877" w:author="PR Preview" w:date="2026-01-01T00:00:00Z">
        <w:r>
          <w:t xml:space="preserve">is linearly independent</w:t>
        </w:r>
      </w:ins>
      <w:ins w:id="11878" w:author="PR Preview" w:date="2026-01-01T00:00:00Z">
        <w:r>
          <w:t xml:space="preserve"> </w:t>
        </w:r>
      </w:ins>
      <w:ins w:id="11879" w:author="PR Preview" w:date="2026-01-01T00:00:00Z">
        <w:r>
          <w:t xml:space="preserve">(</w:t>
        </w:r>
      </w:ins>
      <m:oMath>
        <m:r>
          <m:t>c</m:t>
        </m:r>
        <m:r>
          <m:t> </m:t>
        </m:r>
        <m:r>
          <m:rPr>
            <m:sty m:val="p"/>
          </m:rPr>
          <m:t>(</m:t>
        </m:r>
        <m:r>
          <m:t>0</m:t>
        </m:r>
        <m:r>
          <m:rPr>
            <m:sty m:val="p"/>
          </m:rPr>
          <m:t>,</m:t>
        </m:r>
        <m:r>
          <m:t>1</m:t>
        </m:r>
        <m:r>
          <m:rPr>
            <m:sty m:val="p"/>
          </m:rPr>
          <m:t>,</m:t>
        </m:r>
        <m:r>
          <m:t>0</m:t>
        </m:r>
        <m:r>
          <m:rPr>
            <m:sty m:val="p"/>
          </m:rPr>
          <m:t>)</m:t>
        </m:r>
        <m:r>
          <m:rPr>
            <m:sty m:val="p"/>
          </m:rPr>
          <m:t>=</m:t>
        </m:r>
        <m:r>
          <m:rPr>
            <m:sty m:val="p"/>
          </m:rPr>
          <m:t>(</m:t>
        </m:r>
        <m:r>
          <m:t>0</m:t>
        </m:r>
        <m:r>
          <m:rPr>
            <m:sty m:val="p"/>
          </m:rPr>
          <m:t>,</m:t>
        </m:r>
        <m:r>
          <m:t>c</m:t>
        </m:r>
        <m:r>
          <m:rPr>
            <m:sty m:val="p"/>
          </m:rPr>
          <m:t>,</m:t>
        </m:r>
        <m:r>
          <m:t>0</m:t>
        </m:r>
        <m:r>
          <m:rPr>
            <m:sty m:val="p"/>
          </m:rPr>
          <m:t>)</m:t>
        </m:r>
      </m:oMath>
      <w:ins w:id="11880" w:author="PR Preview" w:date="2026-01-01T00:00:00Z">
        <w:r>
          <w:t xml:space="preserve"> </w:t>
        </w:r>
      </w:ins>
      <w:ins w:id="11881" w:author="PR Preview" w:date="2026-01-01T00:00:00Z">
        <w:r>
          <w:t xml:space="preserve">is</w:t>
        </w:r>
      </w:ins>
      <w:ins w:id="11882" w:author="PR Preview" w:date="2026-01-01T00:00:00Z">
        <w:r>
          <w:t xml:space="preserve"> </w:t>
        </w:r>
      </w:ins>
      <w:ins w:id="11883" w:author="PR Preview" w:date="2026-01-01T00:00:00Z">
        <w:r>
          <w:t xml:space="preserve">$\mathord{\smash[b]{\underset{\raise.3ex\hbox{$\scriptstyle\sim$}}{0}}\vphantom{0}}$</w:t>
        </w:r>
      </w:ins>
      <w:ins w:id="11884" w:author="PR Preview" w:date="2026-01-01T00:00:00Z">
        <w:r>
          <w:t xml:space="preserve"> </w:t>
        </w:r>
      </w:ins>
      <w:ins w:id="11885" w:author="PR Preview" w:date="2026-01-01T00:00:00Z">
        <w:r>
          <w:t xml:space="preserve">only if</w:t>
        </w:r>
      </w:ins>
      <w:ins w:id="11886" w:author="PR Preview" w:date="2026-01-01T00:00:00Z">
        <w:r>
          <w:t xml:space="preserve"> </w:t>
        </w:r>
      </w:ins>
      <m:oMath>
        <m:r>
          <m:t>c</m:t>
        </m:r>
        <m:r>
          <m:rPr>
            <m:sty m:val="p"/>
          </m:rPr>
          <m:t>=</m:t>
        </m:r>
        <m:r>
          <m:t>0</m:t>
        </m:r>
      </m:oMath>
      <w:ins w:id="11887" w:author="PR Preview" w:date="2026-01-01T00:00:00Z">
        <w:r>
          <w:t xml:space="preserve">)</w:t>
        </w:r>
      </w:ins>
      <w:ins w:id="11888" w:author="PR Preview" w:date="2026-01-01T00:00:00Z">
        <w:r>
          <w:t xml:space="preserve"> </w:t>
        </w:r>
      </w:ins>
      <w:ins w:id="11889" w:author="PR Preview" w:date="2026-01-01T00:00:00Z">
        <w:r>
          <w:t xml:space="preserve">and so is a basis of it.</w:t>
        </w:r>
      </w:ins>
      <w:ins w:id="11890" w:author="PR Preview" w:date="2026-01-01T00:00:00Z">
        <w:r>
          <w:t xml:space="preserve"> </w:t>
        </w:r>
      </w:ins>
      <w:hyperlink w:anchor="thm-dim-sum">
        <w:ins w:id="11891" w:author="PR Preview" w:date="2026-01-01T00:00:00Z">
          <w:r>
            <w:rPr>
              <w:rStyle w:val="Hyperlink"/>
            </w:rPr>
            <w:t xml:space="preserve">Theorem 47</w:t>
          </w:r>
        </w:ins>
      </w:hyperlink>
      <w:ins w:id="11892" w:author="PR Preview" w:date="2026-01-01T00:00:00Z">
        <w:r>
          <w:t xml:space="preserve"> </w:t>
        </w:r>
      </w:ins>
      <w:ins w:id="11893" w:author="PR Preview" w:date="2026-01-01T00:00:00Z">
        <w:r>
          <w:t xml:space="preserve">gives</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r>
                <m:rPr>
                  <m:sty m:val="p"/>
                </m:rPr>
                <m:t>+</m:t>
              </m:r>
              <m:r>
                <m:t>2</m:t>
              </m:r>
              <m:r>
                <m:rPr>
                  <m:sty m:val="p"/>
                </m:rPr>
                <m:t>−</m:t>
              </m:r>
              <m:r>
                <m:t>1</m:t>
              </m:r>
            </m:e>
            <m:e>
              <m:r>
                <m:t>&amp;</m:t>
              </m:r>
              <m:r>
                <m:rPr>
                  <m:sty m:val="p"/>
                </m:rPr>
                <m:t>=</m:t>
              </m:r>
              <m:r>
                <m:t>3</m:t>
              </m:r>
              <m:r>
                <m:rPr>
                  <m:sty m:val="p"/>
                </m:rPr>
                <m:t>,</m:t>
              </m:r>
            </m:e>
          </m:eqArr>
        </m:oMath>
      </m:oMathPara>
    </w:p>
    <w:p>
      <w:pPr>
        <w:pStyle w:val="FirstParagraph"/>
      </w:pPr>
      <w:r>
        <w:t xml:space="preserve">which agrees with</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bookmarkEnd w:id="308"/>
    <w:bookmarkStart w:id="309" w:name="cor-dim-subadditive"/>
    <w:p>
      <w:pPr>
        <w:pStyle w:val="BodyText"/>
      </w:pPr>
      <w:r>
        <w:rPr>
          <w:b/>
          <w:bCs/>
        </w:rPr>
        <w:t xml:space="preserve">Corollary 4 (The dimension of a sum is at most the sum of the dimensions)</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subspaces of</w:t>
      </w:r>
      <w:r>
        <w:t xml:space="preserve"> </w:t>
      </w:r>
      <m:oMath>
        <m:sSup>
          <m:e>
            <m:r>
              <m:rPr>
                <m:scr m:val="double-struck"/>
                <m:sty m:val="p"/>
              </m:rPr>
              <m:t>R</m:t>
            </m:r>
          </m:e>
          <m:sup>
            <m:r>
              <m:t>p</m:t>
            </m:r>
          </m:sup>
        </m:sSup>
      </m:oMath>
      <w:r>
        <w:t xml:space="preserve">, then</w:t>
      </w:r>
    </w:p>
    <w:p>
      <w:pPr>
        <w:pStyle w:val="BodyText"/>
      </w:pPr>
      <m:oMathPara>
        <m:oMathParaPr>
          <m:jc m:val="center"/>
        </m:oMathParaP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r>
            <m:rPr>
              <m:sty m:val="p"/>
            </m:rPr>
            <m:t>,</m:t>
          </m:r>
        </m:oMath>
      </m:oMathPara>
    </w:p>
    <w:p>
      <w:pPr>
        <w:pStyle w:val="FirstParagraph"/>
      </w:pPr>
      <w:del w:id="11894" w:author="PR Preview" w:date="2026-01-01T00:00:00Z">
        <w:r>
          <w:delText xml:space="preserve">with equality exactly when</w:delText>
        </w:r>
      </w:del>
      <w:del w:id="11895"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1896" w:author="PR Preview" w:date="2026-01-01T00:00:00Z">
        <w:r>
          <w:delText xml:space="preserve">.</w:delText>
        </w:r>
      </w:del>
    </w:p>
    <w:p>
      <w:pPr>
        <w:pStyle w:val="BodyText"/>
      </w:pPr>
      <w:del w:id="11897" w:author="PR Preview" w:date="2026-01-01T00:00:00Z">
        <w:r>
          <w:rPr>
            <w:i/>
            <w:iCs/>
          </w:rPr>
          <w:delText xml:space="preserve">Proof</w:delText>
        </w:r>
      </w:del>
      <w:del w:id="11898" w:author="PR Preview" w:date="2026-01-01T00:00:00Z">
        <w:r>
          <w:delText xml:space="preserve">. </w:delText>
        </w:r>
      </w:del>
      <w:del w:id="11899" w:author="PR Preview" w:date="2026-01-01T00:00:00Z">
        <w:r>
          <w:delText xml:space="preserve">By</w:delText>
        </w:r>
      </w:del>
      <w:del w:id="11900" w:author="PR Preview" w:date="2026-01-01T00:00:00Z">
        <w:r>
          <w:delText xml:space="preserve"> </w:delText>
        </w:r>
      </w:del>
      <w:hyperlink w:anchor="thm-dim-sum">
        <w:del w:id="11901" w:author="PR Preview" w:date="2026-01-01T00:00:00Z">
          <w:r>
            <w:rPr>
              <w:rStyle w:val="Hyperlink"/>
            </w:rPr>
            <w:delText xml:space="preserve">Theorem 47</w:delText>
          </w:r>
        </w:del>
      </w:hyperlink>
      <w:del w:id="11902" w:author="PR Preview" w:date="2026-01-01T00:00:00Z">
        <w:r>
          <w:delText xml:space="preserve">, the two sides differ by</w:delText>
        </w:r>
      </w:del>
      <w:del w:id="11903"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del w:id="11904" w:author="PR Preview" w:date="2026-01-01T00:00:00Z">
        <w:r>
          <w:delText xml:space="preserve">.</w:delText>
        </w:r>
      </w:del>
      <w:del w:id="11905" w:author="PR Preview" w:date="2026-01-01T00:00:00Z">
        <w:r>
          <w:delText xml:space="preserve"> </w:delText>
        </w:r>
      </w:del>
      <w:del w:id="11906" w:author="PR Preview" w:date="2026-01-01T00:00:00Z">
        <w:r>
          <w:delText xml:space="preserve">That dimension is</w:delText>
        </w:r>
      </w:del>
      <w:del w:id="11907" w:author="PR Preview" w:date="2026-01-01T00:00:00Z">
        <w:r>
          <w:delText xml:space="preserve"> </w:delText>
        </w:r>
      </w:del>
      <m:oMath>
        <m:r>
          <m:t>0</m:t>
        </m:r>
      </m:oMath>
      <w:del w:id="11908" w:author="PR Preview" w:date="2026-01-01T00:00:00Z">
        <w:r>
          <w:delText xml:space="preserve"> </w:delText>
        </w:r>
      </w:del>
      <w:del w:id="11909" w:author="PR Preview" w:date="2026-01-01T00:00:00Z">
        <w:r>
          <w:delText xml:space="preserve">exactly when a basis of the intersection is the empty list,</w:delText>
        </w:r>
      </w:del>
      <w:del w:id="11910" w:author="PR Preview" w:date="2026-01-01T00:00:00Z">
        <w:r>
          <w:delText xml:space="preserve"> </w:delText>
        </w:r>
      </w:del>
      <w:del w:id="11911" w:author="PR Preview" w:date="2026-01-01T00:00:00Z">
        <w:r>
          <w:delText xml:space="preserve">that is, when the intersection is the span of the empty list,</w:delText>
        </w:r>
      </w:del>
      <w:del w:id="11912" w:author="PR Preview" w:date="2026-01-01T00:00:00Z">
        <w:r>
          <w:delText xml:space="preserve"> </w:delText>
        </w:r>
      </w:del>
      <m:oMath>
        <m:r>
          <m:t>​</m:t>
        </m:r>
        <m:d>
          <m:dPr>
            <m:begChr m:val="{"/>
            <m:sepChr m:val=""/>
            <m:endChr m:val="}"/>
            <m:grow/>
          </m:dPr>
          <m:e>
            <m:limLow>
              <m:e>
                <m:r>
                  <m:t>0</m:t>
                </m:r>
              </m:e>
              <m:lim>
                <m:r>
                  <m:rPr>
                    <m:sty m:val="p"/>
                  </m:rPr>
                  <m:t>∼</m:t>
                </m:r>
              </m:lim>
            </m:limLow>
          </m:e>
        </m:d>
        <m:r>
          <m:t>​</m:t>
        </m:r>
      </m:oMath>
      <w:del w:id="11913" w:author="PR Preview" w:date="2026-01-01T00:00:00Z">
        <w:r>
          <w:delText xml:space="preserve"> </w:delText>
        </w:r>
      </w:del>
      <w:del w:id="11914" w:author="PR Preview" w:date="2026-01-01T00:00:00Z">
        <w:r>
          <w:delText xml:space="preserve">(</w:delText>
        </w:r>
      </w:del>
      <w:hyperlink w:anchor="def-span">
        <w:del w:id="11915" w:author="PR Preview" w:date="2026-01-01T00:00:00Z">
          <w:r>
            <w:rPr>
              <w:rStyle w:val="Hyperlink"/>
            </w:rPr>
            <w:delText xml:space="preserve">Definition 47</w:delText>
          </w:r>
        </w:del>
      </w:hyperlink>
      <w:del w:id="11916" w:author="PR Preview" w:date="2026-01-01T00:00:00Z">
        <w:r>
          <w:delText xml:space="preserve">,</w:delText>
        </w:r>
      </w:del>
      <w:del w:id="11917" w:author="PR Preview" w:date="2026-01-01T00:00:00Z">
        <w:r>
          <w:delText xml:space="preserve"> </w:delText>
        </w:r>
      </w:del>
      <w:hyperlink w:anchor="exm-dimension">
        <w:del w:id="11918" w:author="PR Preview" w:date="2026-01-01T00:00:00Z">
          <w:r>
            <w:rPr>
              <w:rStyle w:val="Hyperlink"/>
            </w:rPr>
            <w:delText xml:space="preserve">Example 50</w:delText>
          </w:r>
        </w:del>
      </w:hyperlink>
      <w:del w:id="11919" w:author="PR Preview" w:date="2026-01-01T00:00:00Z">
        <w:r>
          <w:delText xml:space="preserve">).</w:delText>
        </w:r>
      </w:del>
    </w:p>
    <w:p>
      <w:pPr>
        <w:pStyle w:val="FirstParagraph"/>
      </w:pPr>
      <w:ins w:id="11920" w:author="PR Preview" w:date="2026-01-01T00:00:00Z">
        <w:r>
          <w:t xml:space="preserve">with equality exactly when</w:t>
        </w:r>
      </w:ins>
      <w:ins w:id="11921" w:author="PR Preview" w:date="2026-01-01T00:00:00Z">
        <w:r>
          <w:t xml:space="preserve"> </w:t>
        </w:r>
      </w:ins>
      <w:ins w:id="11922" w:author="PR Preview" w:date="2026-01-01T00:00:00Z">
        <w:r>
          <w:t xml:space="preserve">$\mathcal{S}_1 \cap \mathcal{S}_2 = \mathopen{}\left\{\mathord{\smash[b]{\underset{\raise.3ex\hbox{$\scriptstyle\sim$}}{0}}\vphantom{0}}\right\}\mathclose{}$</w:t>
        </w:r>
      </w:ins>
      <w:ins w:id="11923" w:author="PR Preview" w:date="2026-01-01T00:00:00Z">
        <w:r>
          <w:t xml:space="preserve">.</w:t>
        </w:r>
      </w:ins>
    </w:p>
    <w:bookmarkEnd w:id="309"/>
    <w:p>
      <w:pPr>
        <w:pStyle w:val="BodyText"/>
      </w:pPr>
      <w:ins w:id="11924" w:author="PR Preview" w:date="2026-01-01T00:00:00Z">
        <w:r>
          <w:rPr>
            <w:i/>
            <w:iCs/>
          </w:rPr>
          <w:t xml:space="preserve">Proof</w:t>
        </w:r>
      </w:ins>
      <w:ins w:id="11925" w:author="PR Preview" w:date="2026-01-01T00:00:00Z">
        <w:r>
          <w:t xml:space="preserve">. </w:t>
        </w:r>
      </w:ins>
      <w:ins w:id="11926" w:author="PR Preview" w:date="2026-01-01T00:00:00Z">
        <w:r>
          <w:t xml:space="preserve">By</w:t>
        </w:r>
      </w:ins>
      <w:ins w:id="11927" w:author="PR Preview" w:date="2026-01-01T00:00:00Z">
        <w:r>
          <w:t xml:space="preserve"> </w:t>
        </w:r>
      </w:ins>
      <w:hyperlink w:anchor="thm-dim-sum">
        <w:ins w:id="11928" w:author="PR Preview" w:date="2026-01-01T00:00:00Z">
          <w:r>
            <w:rPr>
              <w:rStyle w:val="Hyperlink"/>
            </w:rPr>
            <w:t xml:space="preserve">Theorem 47</w:t>
          </w:r>
        </w:ins>
      </w:hyperlink>
      <w:ins w:id="11929" w:author="PR Preview" w:date="2026-01-01T00:00:00Z">
        <w:r>
          <w:t xml:space="preserve">, the two sides differ by</w:t>
        </w:r>
      </w:ins>
      <w:ins w:id="11930"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0</m:t>
        </m:r>
      </m:oMath>
      <w:ins w:id="11931" w:author="PR Preview" w:date="2026-01-01T00:00:00Z">
        <w:r>
          <w:t xml:space="preserve">.</w:t>
        </w:r>
      </w:ins>
      <w:ins w:id="11932" w:author="PR Preview" w:date="2026-01-01T00:00:00Z">
        <w:r>
          <w:t xml:space="preserve"> </w:t>
        </w:r>
      </w:ins>
      <w:ins w:id="11933" w:author="PR Preview" w:date="2026-01-01T00:00:00Z">
        <w:r>
          <w:t xml:space="preserve">That dimension is</w:t>
        </w:r>
      </w:ins>
      <w:ins w:id="11934" w:author="PR Preview" w:date="2026-01-01T00:00:00Z">
        <w:r>
          <w:t xml:space="preserve"> </w:t>
        </w:r>
      </w:ins>
      <m:oMath>
        <m:r>
          <m:t>0</m:t>
        </m:r>
      </m:oMath>
      <w:ins w:id="11935" w:author="PR Preview" w:date="2026-01-01T00:00:00Z">
        <w:r>
          <w:t xml:space="preserve"> </w:t>
        </w:r>
      </w:ins>
      <w:ins w:id="11936" w:author="PR Preview" w:date="2026-01-01T00:00:00Z">
        <w:r>
          <w:t xml:space="preserve">exactly when a basis of the intersection is the empty list,</w:t>
        </w:r>
      </w:ins>
      <w:ins w:id="11937" w:author="PR Preview" w:date="2026-01-01T00:00:00Z">
        <w:r>
          <w:t xml:space="preserve"> </w:t>
        </w:r>
      </w:ins>
      <w:ins w:id="11938" w:author="PR Preview" w:date="2026-01-01T00:00:00Z">
        <w:r>
          <w:t xml:space="preserve">that is, when the intersection is the span of the empty list,</w:t>
        </w:r>
      </w:ins>
      <w:ins w:id="11939" w:author="PR Preview" w:date="2026-01-01T00:00:00Z">
        <w:r>
          <w:t xml:space="preserve"> </w:t>
        </w:r>
      </w:ins>
      <w:ins w:id="11940" w:author="PR Preview" w:date="2026-01-01T00:00:00Z">
        <w:r>
          <w:t xml:space="preserve">$\mathopen{}\left\{\mathord{\smash[b]{\underset{\raise.3ex\hbox{$\scriptstyle\sim$}}{0}}\vphantom{0}}\right\}\mathclose{}$</w:t>
        </w:r>
      </w:ins>
      <w:ins w:id="11941" w:author="PR Preview" w:date="2026-01-01T00:00:00Z">
        <w:r>
          <w:t xml:space="preserve"> </w:t>
        </w:r>
      </w:ins>
      <w:ins w:id="11942" w:author="PR Preview" w:date="2026-01-01T00:00:00Z">
        <w:r>
          <w:t xml:space="preserve">(</w:t>
        </w:r>
      </w:ins>
      <w:hyperlink w:anchor="def-span">
        <w:ins w:id="11943" w:author="PR Preview" w:date="2026-01-01T00:00:00Z">
          <w:r>
            <w:rPr>
              <w:rStyle w:val="Hyperlink"/>
            </w:rPr>
            <w:t xml:space="preserve">Definition 47</w:t>
          </w:r>
        </w:ins>
      </w:hyperlink>
      <w:ins w:id="11944" w:author="PR Preview" w:date="2026-01-01T00:00:00Z">
        <w:r>
          <w:t xml:space="preserve">,</w:t>
        </w:r>
      </w:ins>
      <w:ins w:id="11945" w:author="PR Preview" w:date="2026-01-01T00:00:00Z">
        <w:r>
          <w:t xml:space="preserve"> </w:t>
        </w:r>
      </w:ins>
      <w:hyperlink w:anchor="exm-dimension">
        <w:ins w:id="11946" w:author="PR Preview" w:date="2026-01-01T00:00:00Z">
          <w:r>
            <w:rPr>
              <w:rStyle w:val="Hyperlink"/>
            </w:rPr>
            <w:t xml:space="preserve">Example 50</w:t>
          </w:r>
        </w:ins>
      </w:hyperlink>
      <w:ins w:id="11947" w:author="PR Preview" w:date="2026-01-01T00:00:00Z">
        <w:r>
          <w:t xml:space="preserve">).</w:t>
        </w:r>
      </w:ins>
    </w:p>
    <w:bookmarkStart w:id="311" w:name="exm-dim-subadditive"/>
    <w:p>
      <w:pPr>
        <w:pStyle w:val="BodyText"/>
      </w:pPr>
      <w:r>
        <w:rPr>
          <w:b/>
          <w:bCs/>
        </w:rPr>
        <w:t xml:space="preserve">Example 83 (Equality and strict inequality)</w:t>
      </w:r>
      <w:r>
        <w:t xml:space="preserve"> </w:t>
      </w:r>
      <w:r>
        <w:t xml:space="preserve"> </w:t>
      </w:r>
    </w:p>
    <w:p>
      <w:pPr>
        <w:numPr>
          <w:ilvl w:val="0"/>
          <w:numId w:val="1037"/>
        </w:numPr>
      </w:pPr>
      <w:del w:id="11948" w:author="PR Preview" w:date="2026-01-01T00:00:00Z">
        <w:r>
          <w:delText xml:space="preserve">For the lines</w:delText>
        </w:r>
      </w:del>
      <w:del w:id="11949" w:author="PR Preview" w:date="2026-01-01T00:00:00Z">
        <w:r>
          <w:delText xml:space="preserve"> </w:delText>
        </w:r>
      </w:del>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del w:id="11950" w:author="PR Preview" w:date="2026-01-01T00:00:00Z">
        <w:r>
          <w:delText xml:space="preserve"> </w:delText>
        </w:r>
      </w:del>
      <w:del w:id="11951" w:author="PR Preview" w:date="2026-01-01T00:00:00Z">
        <w:r>
          <w:delText xml:space="preserve">and</w:delText>
        </w:r>
      </w:del>
      <w:del w:id="11952" w:author="PR Preview" w:date="2026-01-01T00:00:00Z">
        <w:r>
          <w:delText xml:space="preserve"> </w:delText>
        </w:r>
      </w:del>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del w:id="11953" w:author="PR Preview" w:date="2026-01-01T00:00:00Z">
        <w:r>
          <w:delText xml:space="preserve"> </w:delText>
        </w:r>
      </w:del>
      <w:del w:id="11954" w:author="PR Preview" w:date="2026-01-01T00:00:00Z">
        <w:r>
          <w:delText xml:space="preserve">in</w:delText>
        </w:r>
      </w:del>
      <w:del w:id="11955" w:author="PR Preview" w:date="2026-01-01T00:00:00Z">
        <w:r>
          <w:delText xml:space="preserve"> </w:delText>
        </w:r>
      </w:del>
      <w:hyperlink w:anchor="exm-subspace-sum">
        <w:del w:id="11956" w:author="PR Preview" w:date="2026-01-01T00:00:00Z">
          <w:r>
            <w:rPr>
              <w:rStyle w:val="Hyperlink"/>
            </w:rPr>
            <w:delText xml:space="preserve">Example 79</w:delText>
          </w:r>
        </w:del>
      </w:hyperlink>
      <w:del w:id="11957" w:author="PR Preview" w:date="2026-01-01T00:00:00Z">
        <w:r>
          <w:delText xml:space="preserve">,</w:delText>
        </w:r>
      </w:del>
      <w:del w:id="11958" w:author="PR Preview" w:date="2026-01-01T00:00:00Z">
        <w:r>
          <w:delText xml:space="preserve"> </w:delText>
        </w:r>
      </w:del>
      <w:del w:id="11959" w:author="PR Preview" w:date="2026-01-01T00:00:00Z">
        <w:r>
          <w:delText xml:space="preserve">a common vector satisfies</w:delText>
        </w:r>
      </w:del>
      <w:del w:id="11960" w:author="PR Preview" w:date="2026-01-01T00:00:00Z">
        <w:r>
          <w:delText xml:space="preserve"> </w:delText>
        </w:r>
      </w:del>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del w:id="11961" w:author="PR Preview" w:date="2026-01-01T00:00:00Z">
        <w:r>
          <w:delText xml:space="preserve">,</w:delText>
        </w:r>
      </w:del>
      <w:del w:id="11962" w:author="PR Preview" w:date="2026-01-01T00:00:00Z">
        <w:r>
          <w:delText xml:space="preserve"> </w:delText>
        </w:r>
      </w:del>
      <w:del w:id="11963" w:author="PR Preview" w:date="2026-01-01T00:00:00Z">
        <w:r>
          <w:delText xml:space="preserve">so</w:delText>
        </w:r>
      </w:del>
      <w:del w:id="11964" w:author="PR Preview" w:date="2026-01-01T00:00:00Z">
        <w:r>
          <w:delText xml:space="preserve"> </w:delText>
        </w:r>
      </w:del>
      <m:oMath>
        <m:r>
          <m:rPr>
            <m:sty m:val="p"/>
          </m:rPr>
          <m:t>(</m:t>
        </m:r>
        <m:r>
          <m:t>a</m:t>
        </m:r>
        <m:r>
          <m:rPr>
            <m:sty m:val="p"/>
          </m:rPr>
          <m:t>,</m:t>
        </m:r>
        <m:r>
          <m:rPr>
            <m:sty m:val="p"/>
          </m:rPr>
          <m:t>−</m:t>
        </m:r>
        <m:r>
          <m:t>b</m:t>
        </m:r>
        <m:r>
          <m:rPr>
            <m:sty m:val="p"/>
          </m:rPr>
          <m:t>,</m:t>
        </m:r>
        <m:r>
          <m:t>0</m:t>
        </m:r>
        <m:r>
          <m:rPr>
            <m:sty m:val="p"/>
          </m:rPr>
          <m:t>)</m:t>
        </m:r>
        <m:r>
          <m:rPr>
            <m:sty m:val="p"/>
          </m:rPr>
          <m:t>=</m:t>
        </m:r>
        <m:limLow>
          <m:e>
            <m:r>
              <m:t>0</m:t>
            </m:r>
          </m:e>
          <m:lim>
            <m:r>
              <m:rPr>
                <m:sty m:val="p"/>
              </m:rPr>
              <m:t>∼</m:t>
            </m:r>
          </m:lim>
        </m:limLow>
      </m:oMath>
      <w:del w:id="11965" w:author="PR Preview" w:date="2026-01-01T00:00:00Z">
        <w:r>
          <w:delText xml:space="preserve"> </w:delText>
        </w:r>
      </w:del>
      <w:del w:id="11966" w:author="PR Preview" w:date="2026-01-01T00:00:00Z">
        <w:r>
          <w:delText xml:space="preserve">and</w:delText>
        </w:r>
      </w:del>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del w:id="11967" w:author="PR Preview" w:date="2026-01-01T00:00:00Z">
        <w:r>
          <w:delText xml:space="preserve">The intersection is</w:delText>
        </w:r>
      </w:del>
      <w:del w:id="11968" w:author="PR Preview" w:date="2026-01-01T00:00:00Z">
        <w:r>
          <w:delText xml:space="preserve"> </w:delText>
        </w:r>
      </w:del>
      <m:oMath>
        <m:r>
          <m:t>​</m:t>
        </m:r>
        <m:d>
          <m:dPr>
            <m:begChr m:val="{"/>
            <m:sepChr m:val=""/>
            <m:endChr m:val="}"/>
            <m:grow/>
          </m:dPr>
          <m:e>
            <m:limLow>
              <m:e>
                <m:r>
                  <m:t>0</m:t>
                </m:r>
              </m:e>
              <m:lim>
                <m:r>
                  <m:rPr>
                    <m:sty m:val="p"/>
                  </m:rPr>
                  <m:t>∼</m:t>
                </m:r>
              </m:lim>
            </m:limLow>
          </m:e>
        </m:d>
        <m:r>
          <m:t>​</m:t>
        </m:r>
      </m:oMath>
      <w:del w:id="11969" w:author="PR Preview" w:date="2026-01-01T00:00:00Z">
        <w:r>
          <w:delText xml:space="preserve">,</w:delText>
        </w:r>
      </w:del>
      <w:del w:id="11970" w:author="PR Preview" w:date="2026-01-01T00:00:00Z">
        <w:r>
          <w:delText xml:space="preserve"> </w:delText>
        </w:r>
      </w:del>
      <w:del w:id="11971" w:author="PR Preview" w:date="2026-01-01T00:00:00Z">
        <w:r>
          <w:delText xml:space="preserve">and indeed</w:delText>
        </w:r>
      </w:del>
    </w:p>
    <w:p>
      <w:pPr>
        <w:numPr>
          <w:ilvl w:val="0"/>
          <w:numId w:val="1037"/>
        </w:numPr>
      </w:pPr>
      <w:ins w:id="11972" w:author="PR Preview" w:date="2026-01-01T00:00:00Z">
        <w:r>
          <w:t xml:space="preserve">For the lines</w:t>
        </w:r>
      </w:ins>
      <w:ins w:id="11973" w:author="PR Preview" w:date="2026-01-01T00:00:00Z">
        <w:r>
          <w:t xml:space="preserve"> </w:t>
        </w:r>
      </w:ins>
      <m:oMath>
        <m:sSub>
          <m:e>
            <m:r>
              <m:rPr>
                <m:scr m:val="script"/>
                <m:sty m:val="p"/>
              </m:rPr>
              <m:t>S</m:t>
            </m:r>
          </m:e>
          <m:sub>
            <m:r>
              <m:t>1</m:t>
            </m:r>
          </m:sub>
        </m:sSub>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oMath>
      <w:ins w:id="11974" w:author="PR Preview" w:date="2026-01-01T00:00:00Z">
        <w:r>
          <w:t xml:space="preserve"> </w:t>
        </w:r>
      </w:ins>
      <w:ins w:id="11975" w:author="PR Preview" w:date="2026-01-01T00:00:00Z">
        <w:r>
          <w:t xml:space="preserve">and</w:t>
        </w:r>
      </w:ins>
      <w:ins w:id="11976" w:author="PR Preview" w:date="2026-01-01T00:00:00Z">
        <w:r>
          <w:t xml:space="preserve"> </w:t>
        </w:r>
      </w:ins>
      <m:oMath>
        <m:sSub>
          <m:e>
            <m:r>
              <m:rPr>
                <m:scr m:val="script"/>
                <m:sty m:val="p"/>
              </m:rPr>
              <m:t>S</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r>
              <m:t>0</m:t>
            </m:r>
            <m:r>
              <m:rPr>
                <m:sty m:val="p"/>
              </m:rPr>
              <m:t>)</m:t>
            </m:r>
          </m:e>
        </m:d>
        <m:r>
          <m:t>​</m:t>
        </m:r>
      </m:oMath>
      <w:ins w:id="11977" w:author="PR Preview" w:date="2026-01-01T00:00:00Z">
        <w:r>
          <w:t xml:space="preserve"> </w:t>
        </w:r>
      </w:ins>
      <w:ins w:id="11978" w:author="PR Preview" w:date="2026-01-01T00:00:00Z">
        <w:r>
          <w:t xml:space="preserve">in</w:t>
        </w:r>
      </w:ins>
      <w:ins w:id="11979" w:author="PR Preview" w:date="2026-01-01T00:00:00Z">
        <w:r>
          <w:t xml:space="preserve"> </w:t>
        </w:r>
      </w:ins>
      <w:hyperlink w:anchor="exm-subspace-sum">
        <w:ins w:id="11980" w:author="PR Preview" w:date="2026-01-01T00:00:00Z">
          <w:r>
            <w:rPr>
              <w:rStyle w:val="Hyperlink"/>
            </w:rPr>
            <w:t xml:space="preserve">Example 79</w:t>
          </w:r>
        </w:ins>
      </w:hyperlink>
      <w:ins w:id="11981" w:author="PR Preview" w:date="2026-01-01T00:00:00Z">
        <w:r>
          <w:t xml:space="preserve">,</w:t>
        </w:r>
      </w:ins>
      <w:ins w:id="11982" w:author="PR Preview" w:date="2026-01-01T00:00:00Z">
        <w:r>
          <w:t xml:space="preserve"> </w:t>
        </w:r>
      </w:ins>
      <w:ins w:id="11983" w:author="PR Preview" w:date="2026-01-01T00:00:00Z">
        <w:r>
          <w:t xml:space="preserve">a common vector satisfies</w:t>
        </w:r>
      </w:ins>
      <w:ins w:id="11984" w:author="PR Preview" w:date="2026-01-01T00:00:00Z">
        <w:r>
          <w:t xml:space="preserve"> </w:t>
        </w:r>
      </w:ins>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0</m:t>
        </m:r>
        <m:r>
          <m:rPr>
            <m:sty m:val="p"/>
          </m:rPr>
          <m:t>,</m:t>
        </m:r>
        <m:r>
          <m:t>1</m:t>
        </m:r>
        <m:r>
          <m:rPr>
            <m:sty m:val="p"/>
          </m:rPr>
          <m:t>,</m:t>
        </m:r>
        <m:r>
          <m:t>0</m:t>
        </m:r>
        <m:r>
          <m:rPr>
            <m:sty m:val="p"/>
          </m:rPr>
          <m:t>)</m:t>
        </m:r>
      </m:oMath>
      <w:ins w:id="11985" w:author="PR Preview" w:date="2026-01-01T00:00:00Z">
        <w:r>
          <w:t xml:space="preserve">,</w:t>
        </w:r>
      </w:ins>
      <w:ins w:id="11986" w:author="PR Preview" w:date="2026-01-01T00:00:00Z">
        <w:r>
          <w:t xml:space="preserve"> </w:t>
        </w:r>
      </w:ins>
      <w:ins w:id="11987" w:author="PR Preview" w:date="2026-01-01T00:00:00Z">
        <w:r>
          <w:t xml:space="preserve">so</w:t>
        </w:r>
      </w:ins>
      <w:ins w:id="11988" w:author="PR Preview" w:date="2026-01-01T00:00:00Z">
        <w:r>
          <w:t xml:space="preserve"> </w:t>
        </w:r>
      </w:ins>
      <w:ins w:id="11989" w:author="PR Preview" w:date="2026-01-01T00:00:00Z">
        <w:r>
          <w:t xml:space="preserve">$(a, -b, 0) = \mathord{\smash[b]{\underset{\raise.3ex\hbox{$\scriptstyle\sim$}}{0}}\vphantom{0}}$</w:t>
        </w:r>
      </w:ins>
      <w:ins w:id="11990" w:author="PR Preview" w:date="2026-01-01T00:00:00Z">
        <w:r>
          <w:t xml:space="preserve"> </w:t>
        </w:r>
      </w:ins>
      <w:ins w:id="11991" w:author="PR Preview" w:date="2026-01-01T00:00:00Z">
        <w:r>
          <w:t xml:space="preserve">and</w:t>
        </w:r>
      </w:ins>
    </w:p>
    <w:p>
      <w:pPr>
        <w:pStyle w:val="BodyText"/>
      </w:pPr>
      <m:oMathPara>
        <m:oMathParaPr>
          <m:jc m:val="center"/>
        </m:oMathParaPr>
        <m:oMath>
          <m:eqArr>
            <m:e>
              <m:r>
                <m:t>a</m:t>
              </m:r>
              <m:r>
                <m:t>&amp;</m:t>
              </m:r>
              <m:r>
                <m:rPr>
                  <m:sty m:val="p"/>
                </m:rPr>
                <m:t>=</m:t>
              </m:r>
              <m:r>
                <m:t>b</m:t>
              </m:r>
            </m:e>
            <m:e>
              <m:r>
                <m:t>&amp;</m:t>
              </m:r>
              <m:r>
                <m:rPr>
                  <m:sty m:val="p"/>
                </m:rPr>
                <m:t>=</m:t>
              </m:r>
              <m:r>
                <m:t>0</m:t>
              </m:r>
              <m:r>
                <m:rPr>
                  <m:sty m:val="p"/>
                </m:rPr>
                <m:t>.</m:t>
              </m:r>
            </m:e>
          </m:eqArr>
        </m:oMath>
      </m:oMathPara>
    </w:p>
    <w:p>
      <w:pPr>
        <w:numPr>
          <w:ilvl w:val="0"/>
          <w:numId w:val="1000"/>
        </w:numPr>
      </w:pPr>
      <w:ins w:id="11992" w:author="PR Preview" w:date="2026-01-01T00:00:00Z">
        <w:r>
          <w:t xml:space="preserve">The intersection is</w:t>
        </w:r>
      </w:ins>
      <w:ins w:id="11993" w:author="PR Preview" w:date="2026-01-01T00:00:00Z">
        <w:r>
          <w:t xml:space="preserve"> </w:t>
        </w:r>
      </w:ins>
      <w:ins w:id="11994" w:author="PR Preview" w:date="2026-01-01T00:00:00Z">
        <w:r>
          <w:t xml:space="preserve">$\mathopen{}\left\{\mathord{\smash[b]{\underset{\raise.3ex\hbox{$\scriptstyle\sim$}}{0}}\vphantom{0}}\right\}\mathclose{}$</w:t>
        </w:r>
      </w:ins>
      <w:ins w:id="11995" w:author="PR Preview" w:date="2026-01-01T00:00:00Z">
        <w:r>
          <w:t xml:space="preserve">,</w:t>
        </w:r>
      </w:ins>
      <w:ins w:id="11996" w:author="PR Preview" w:date="2026-01-01T00:00:00Z">
        <w:r>
          <w:t xml:space="preserve"> </w:t>
        </w:r>
      </w:ins>
      <w:ins w:id="11997" w:author="PR Preview" w:date="2026-01-01T00:00:00Z">
        <w:r>
          <w:t xml:space="preserve">and indeed</w:t>
        </w:r>
      </w:ins>
    </w:p>
    <w:p>
      <w:pPr>
        <w:pStyle w:val="BodyText"/>
      </w:pPr>
      <m:oMathPara>
        <m:oMathParaPr>
          <m:jc m:val="center"/>
        </m:oMathParaPr>
        <m:oMath>
          <m:eqArr>
            <m:e>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t>&amp;</m:t>
              </m:r>
              <m:r>
                <m:rPr>
                  <m:sty m:val="p"/>
                </m:rPr>
                <m:t>=</m:t>
              </m:r>
              <m:r>
                <m:t>2</m:t>
              </m:r>
            </m:e>
            <m:e>
              <m:r>
                <m:t>&amp;</m:t>
              </m:r>
              <m:r>
                <m:rPr>
                  <m:sty m:val="p"/>
                </m:rPr>
                <m:t>=</m:t>
              </m:r>
              <m:r>
                <m:t>1</m:t>
              </m:r>
              <m:r>
                <m:rPr>
                  <m:sty m:val="p"/>
                </m:rPr>
                <m:t>+</m:t>
              </m:r>
              <m:r>
                <m:t>1</m:t>
              </m:r>
              <m:r>
                <m:rPr>
                  <m:sty m:val="p"/>
                </m:rPr>
                <m:t>:</m:t>
              </m:r>
            </m:e>
          </m:eqArr>
        </m:oMath>
      </m:oMathPara>
    </w:p>
    <w:p>
      <w:pPr>
        <w:numPr>
          <w:ilvl w:val="0"/>
          <w:numId w:val="1000"/>
        </w:numPr>
      </w:pPr>
      <w:r>
        <w:t xml:space="preserve">the sum is the plane</w:t>
      </w:r>
      <w:r>
        <w:t xml:space="preserve"> </w:t>
      </w:r>
      <m:oMath>
        <m:r>
          <m:t>z</m:t>
        </m:r>
        <m:r>
          <m:rPr>
            <m:sty m:val="p"/>
          </m:rPr>
          <m:t>=</m:t>
        </m:r>
        <m:r>
          <m:t>0</m:t>
        </m:r>
      </m:oMath>
      <w:r>
        <w:t xml:space="preserve"> </w:t>
      </w:r>
      <w:r>
        <w:t xml:space="preserve">(</w:t>
      </w:r>
      <w:hyperlink w:anchor="exm-subspace-sum">
        <w:r>
          <w:rPr>
            <w:rStyle w:val="Hyperlink"/>
          </w:rPr>
          <w:t xml:space="preserve">Example 79</w:t>
        </w:r>
      </w:hyperlink>
      <w:r>
        <w:t xml:space="preserve">),</w:t>
      </w:r>
      <w:r>
        <w:t xml:space="preserve"> </w:t>
      </w:r>
      <w:r>
        <w:t xml:space="preserve">which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and each line has dimension</w:t>
      </w:r>
      <w:r>
        <w:t xml:space="preserve"> </w:t>
      </w:r>
      <m:oMath>
        <m:r>
          <m:t>1</m:t>
        </m:r>
      </m:oMath>
      <w:r>
        <w:t xml:space="preserve">, with its spanning vector as a basis.</w:t>
      </w:r>
    </w:p>
    <w:p>
      <w:pPr>
        <w:numPr>
          <w:ilvl w:val="0"/>
          <w:numId w:val="1037"/>
        </w:numPr>
      </w:pPr>
      <w:r>
        <w:t xml:space="preserve">For</w:t>
      </w:r>
    </w:p>
    <w:p>
      <w:pPr>
        <w:pStyle w:val="BodyText"/>
      </w:pPr>
      <m:oMathPara>
        <m:oMathParaPr>
          <m:jc m:val="center"/>
        </m:oMathParaPr>
        <m:oMath>
          <m:eqArr>
            <m:e>
              <m:sSub>
                <m:e>
                  <m:r>
                    <m:rPr>
                      <m:scr m:val="script"/>
                      <m:sty m:val="p"/>
                    </m:rPr>
                    <m:t>S</m:t>
                  </m:r>
                </m:e>
                <m:sub>
                  <m:r>
                    <m:t>1</m:t>
                  </m:r>
                </m:sub>
              </m:sSub>
              <m:r>
                <m:t>&amp;</m:t>
              </m:r>
              <m:r>
                <m:rPr>
                  <m:sty m:val="p"/>
                </m:rPr>
                <m:t>=</m:t>
              </m:r>
              <m:sSub>
                <m:e>
                  <m:r>
                    <m:rPr>
                      <m:scr m:val="script"/>
                      <m:sty m:val="p"/>
                    </m:rPr>
                    <m:t>S</m:t>
                  </m:r>
                </m:e>
                <m:sub>
                  <m:r>
                    <m:t>2</m:t>
                  </m:r>
                </m:sub>
              </m:sSub>
            </m:e>
            <m:e>
              <m:r>
                <m:t>&amp;</m:t>
              </m:r>
              <m:r>
                <m:rPr>
                  <m:sty m:val="p"/>
                </m:rPr>
                <m:t>=</m:t>
              </m:r>
              <m:r>
                <m:rPr>
                  <m:sty m:val="p"/>
                </m:rPr>
                <m:t>span</m:t>
              </m:r>
              <m:r>
                <m:t>​</m:t>
              </m:r>
              <m:d>
                <m:dPr>
                  <m:begChr m:val="{"/>
                  <m:sepChr m:val=""/>
                  <m:endChr m:val="}"/>
                  <m:grow/>
                </m:dPr>
                <m:e>
                  <m:r>
                    <m:rPr>
                      <m:sty m:val="p"/>
                    </m:rPr>
                    <m:t>(</m:t>
                  </m:r>
                  <m:r>
                    <m:t>1</m:t>
                  </m:r>
                  <m:r>
                    <m:rPr>
                      <m:sty m:val="p"/>
                    </m:rPr>
                    <m:t>,</m:t>
                  </m:r>
                  <m:r>
                    <m:t>0</m:t>
                  </m:r>
                  <m:r>
                    <m:rPr>
                      <m:sty m:val="p"/>
                    </m:rPr>
                    <m:t>,</m:t>
                  </m:r>
                  <m:r>
                    <m:t>0</m:t>
                  </m:r>
                  <m:r>
                    <m:rPr>
                      <m:sty m:val="p"/>
                    </m:rPr>
                    <m:t>)</m:t>
                  </m:r>
                </m:e>
              </m:d>
              <m:r>
                <m:t>​</m:t>
              </m:r>
              <m:r>
                <m:rPr>
                  <m:sty m:val="p"/>
                </m:rPr>
                <m:t>,</m:t>
              </m:r>
            </m:e>
          </m:eqArr>
        </m:oMath>
      </m:oMathPara>
    </w:p>
    <w:p>
      <w:pPr>
        <w:numPr>
          <w:ilvl w:val="0"/>
          <w:numId w:val="1000"/>
        </w:numPr>
      </w:pPr>
      <w:r>
        <w:t xml:space="preserve">the sum is the same line,</w:t>
      </w:r>
      <w:r>
        <w:t xml:space="preserve"> </w:t>
      </w:r>
      <w:r>
        <w:t xml:space="preserve">because</w:t>
      </w:r>
      <w:r>
        <w:t xml:space="preserve"> </w:t>
      </w:r>
      <m:oMath>
        <m:r>
          <m:t>a</m:t>
        </m:r>
        <m:r>
          <m:t> </m:t>
        </m:r>
        <m:r>
          <m:rPr>
            <m:sty m:val="p"/>
          </m:rPr>
          <m:t>(</m:t>
        </m:r>
        <m:r>
          <m:t>1</m:t>
        </m:r>
        <m:r>
          <m:rPr>
            <m:sty m:val="p"/>
          </m:rPr>
          <m:t>,</m:t>
        </m:r>
        <m:r>
          <m:t>0</m:t>
        </m:r>
        <m:r>
          <m:rPr>
            <m:sty m:val="p"/>
          </m:rPr>
          <m:t>,</m:t>
        </m:r>
        <m:r>
          <m:t>0</m:t>
        </m:r>
        <m:r>
          <m:rPr>
            <m:sty m:val="p"/>
          </m:rPr>
          <m:t>)</m:t>
        </m:r>
        <m:r>
          <m:rPr>
            <m:sty m:val="p"/>
          </m:rPr>
          <m:t>+</m:t>
        </m:r>
        <m:r>
          <m:t>b</m:t>
        </m:r>
        <m:r>
          <m:t> </m:t>
        </m:r>
        <m:r>
          <m:rPr>
            <m:sty m:val="p"/>
          </m:rPr>
          <m:t>(</m:t>
        </m:r>
        <m:r>
          <m:t>1</m:t>
        </m:r>
        <m:r>
          <m:rPr>
            <m:sty m:val="p"/>
          </m:rPr>
          <m:t>,</m:t>
        </m:r>
        <m:r>
          <m:t>0</m:t>
        </m:r>
        <m:r>
          <m:rPr>
            <m:sty m:val="p"/>
          </m:rPr>
          <m:t>,</m:t>
        </m:r>
        <m:r>
          <m:t>0</m:t>
        </m:r>
        <m:r>
          <m:rPr>
            <m:sty m:val="p"/>
          </m:rPr>
          <m:t>)</m:t>
        </m:r>
        <m:r>
          <m:rPr>
            <m:sty m:val="p"/>
          </m:rPr>
          <m:t>=</m:t>
        </m:r>
        <m:r>
          <m:rPr>
            <m:sty m:val="p"/>
          </m:rPr>
          <m:t>(</m:t>
        </m:r>
        <m:r>
          <m:t>a</m:t>
        </m:r>
        <m:r>
          <m:rPr>
            <m:sty m:val="p"/>
          </m:rPr>
          <m:t>+</m:t>
        </m:r>
        <m:r>
          <m:t>b</m:t>
        </m:r>
        <m:r>
          <m:rPr>
            <m:sty m:val="p"/>
          </m:rPr>
          <m:t>)</m:t>
        </m:r>
        <m:r>
          <m:t> </m:t>
        </m:r>
        <m:r>
          <m:rPr>
            <m:sty m:val="p"/>
          </m:rPr>
          <m:t>(</m:t>
        </m:r>
        <m:r>
          <m:t>1</m:t>
        </m:r>
        <m:r>
          <m:rPr>
            <m:sty m:val="p"/>
          </m:rPr>
          <m:t>,</m:t>
        </m:r>
        <m:r>
          <m:t>0</m:t>
        </m:r>
        <m:r>
          <m:rPr>
            <m:sty m:val="p"/>
          </m:rPr>
          <m:t>,</m:t>
        </m:r>
        <m:r>
          <m:t>0</m:t>
        </m:r>
        <m:r>
          <m:rPr>
            <m:sty m:val="p"/>
          </m:rPr>
          <m:t>)</m:t>
        </m:r>
      </m:oMath>
      <w:r>
        <w:t xml:space="preserve">,</w:t>
      </w:r>
      <w:r>
        <w:t xml:space="preserve"> </w:t>
      </w:r>
      <w:r>
        <w:t xml:space="preserve">so</w:t>
      </w:r>
      <w:r>
        <w:t xml:space="preserve"> </w:t>
      </w:r>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t>1</m:t>
        </m:r>
        <m:r>
          <m:rPr>
            <m:sty m:val="p"/>
          </m:rPr>
          <m:t>&lt;</m:t>
        </m:r>
        <m:r>
          <m:t>1</m:t>
        </m:r>
        <m:r>
          <m:rPr>
            <m:sty m:val="p"/>
          </m:rPr>
          <m:t>+</m:t>
        </m:r>
        <m:r>
          <m:t>1</m:t>
        </m:r>
      </m:oMath>
      <w:r>
        <w:t xml:space="preserve">,</w:t>
      </w:r>
      <w:r>
        <w:t xml:space="preserve"> </w:t>
      </w:r>
      <w:r>
        <w:t xml:space="preserve">a</w:t>
      </w:r>
      <w:r>
        <w:t xml:space="preserve"> </w:t>
      </w:r>
      <w:hyperlink r:id="rId310">
        <w:r>
          <w:rPr>
            <w:rStyle w:val="Hyperlink"/>
          </w:rPr>
          <w:t xml:space="preserve">strict inequality</w:t>
        </w:r>
      </w:hyperlink>
      <w:r>
        <w:t xml:space="preserve">.</w:t>
      </w:r>
    </w:p>
    <w:bookmarkEnd w:id="311"/>
    <w:bookmarkStart w:id="312" w:name="thm-rank-subadditive"/>
    <w:p>
      <w:pPr>
        <w:pStyle w:val="FirstParagraph"/>
      </w:pPr>
      <w:r>
        <w:rPr>
          <w:b/>
          <w:bCs/>
        </w:rPr>
        <w:t xml:space="preserve">Theorem 48 (Rank is subadditive)</w:t>
      </w:r>
      <w:r>
        <w:t xml:space="preserve"> </w:t>
      </w:r>
      <w:r>
        <w:t xml:space="preserve">For</w:t>
      </w:r>
      <w:r>
        <w:t xml:space="preserve"> </w:t>
      </w:r>
      <m:oMath>
        <m:r>
          <m:t>m</m:t>
        </m:r>
        <m:r>
          <m:rPr>
            <m:sty m:val="p"/>
          </m:rPr>
          <m:t>×</m:t>
        </m:r>
        <m:r>
          <m:t>n</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rank</m:t>
          </m:r>
          <m:r>
            <m:rPr>
              <m:sty m:val="p"/>
            </m:rPr>
            <m:t>(</m:t>
          </m:r>
          <m:r>
            <m:rPr>
              <m:sty m:val="bi"/>
            </m:rPr>
            <m:t>A</m:t>
          </m:r>
          <m:r>
            <m:rPr>
              <m:sty m:val="p"/>
            </m:rPr>
            <m:t>+</m:t>
          </m:r>
          <m:r>
            <m:rPr>
              <m:sty m:val="bi"/>
            </m:rPr>
            <m:t>B</m:t>
          </m:r>
          <m:r>
            <m:rPr>
              <m:sty m:val="p"/>
            </m:rPr>
            <m:t>)</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oMath>
      </m:oMathPara>
    </w:p>
    <w:bookmarkEnd w:id="312"/>
    <w:p>
      <w:pPr>
        <w:pStyle w:val="FirstParagraph"/>
      </w:pPr>
      <w:del w:id="11998" w:author="PR Preview" w:date="2026-01-01T00:00:00Z">
        <w:r>
          <w:rPr>
            <w:i/>
            <w:iCs/>
          </w:rPr>
          <w:delText xml:space="preserve">Proof</w:delText>
        </w:r>
      </w:del>
      <w:del w:id="11999"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del w:id="12000" w:author="PR Preview" w:date="2026-01-01T00:00:00Z">
        <w:r>
          <w:rPr>
            <w:b/>
            <w:bCs/>
          </w:rPr>
          <w:delText xml:space="preserve">.</w:delText>
        </w:r>
      </w:del>
      <w:del w:id="12001" w:author="PR Preview" w:date="2026-01-01T00:00:00Z">
        <w:r>
          <w:delText xml:space="preserve"> </w:delText>
        </w:r>
      </w:del>
      <w:del w:id="12002" w:author="PR Preview" w:date="2026-01-01T00:00:00Z">
        <w:r>
          <w:delText xml:space="preserve">Any vector of</w:delText>
        </w:r>
      </w:del>
      <w:del w:id="12003" w:author="PR Preview" w:date="2026-01-01T00:00:00Z">
        <w:r>
          <w:delText xml:space="preserve"> </w:delText>
        </w:r>
      </w:del>
      <m:oMath>
        <m:r>
          <m:rPr>
            <m:scr m:val="script"/>
            <m:sty m:val="p"/>
          </m:rPr>
          <m:t>C</m:t>
        </m:r>
        <m:r>
          <m:rPr>
            <m:sty m:val="p"/>
          </m:rPr>
          <m:t>(</m:t>
        </m:r>
        <m:r>
          <m:rPr>
            <m:sty m:val="bi"/>
          </m:rPr>
          <m:t>A</m:t>
        </m:r>
        <m:r>
          <m:rPr>
            <m:sty m:val="p"/>
          </m:rPr>
          <m:t>+</m:t>
        </m:r>
        <m:r>
          <m:rPr>
            <m:sty m:val="bi"/>
          </m:rPr>
          <m:t>B</m:t>
        </m:r>
        <m:r>
          <m:rPr>
            <m:sty m:val="p"/>
          </m:rPr>
          <m:t>)</m:t>
        </m:r>
      </m:oMath>
      <w:del w:id="12004" w:author="PR Preview" w:date="2026-01-01T00:00:00Z">
        <w:r>
          <w:delText xml:space="preserve"> </w:delText>
        </w:r>
      </w:del>
      <w:del w:id="12005" w:author="PR Preview" w:date="2026-01-01T00:00:00Z">
        <w:r>
          <w:delText xml:space="preserve">is</w:delText>
        </w:r>
      </w:del>
      <w:del w:id="12006" w:author="PR Preview" w:date="2026-01-01T00:00:00Z">
        <w:r>
          <w:delText xml:space="preserve"> </w:delText>
        </w:r>
      </w:del>
      <m:oMath>
        <m:r>
          <m:rPr>
            <m:sty m:val="p"/>
          </m:rPr>
          <m:t>(</m:t>
        </m:r>
        <m:r>
          <m:rPr>
            <m:sty m:val="bi"/>
          </m:rPr>
          <m:t>A</m:t>
        </m:r>
        <m:r>
          <m:rPr>
            <m:sty m:val="p"/>
          </m:rPr>
          <m:t>+</m:t>
        </m:r>
        <m:r>
          <m:rPr>
            <m:sty m:val="bi"/>
          </m:rPr>
          <m:t>B</m:t>
        </m:r>
        <m:r>
          <m:rPr>
            <m:sty m:val="p"/>
          </m:rPr>
          <m:t>)</m:t>
        </m:r>
        <m:r>
          <m:t> </m:t>
        </m:r>
        <m:limLow>
          <m:e>
            <m:r>
              <m:t>x</m:t>
            </m:r>
          </m:e>
          <m:lim>
            <m:r>
              <m:rPr>
                <m:sty m:val="p"/>
              </m:rPr>
              <m:t>∼</m:t>
            </m:r>
          </m:lim>
        </m:limLow>
      </m:oMath>
      <w:del w:id="12007" w:author="PR Preview" w:date="2026-01-01T00:00:00Z">
        <w:r>
          <w:delText xml:space="preserve"> </w:delText>
        </w:r>
      </w:del>
      <w:del w:id="12008" w:author="PR Preview" w:date="2026-01-01T00:00:00Z">
        <w:r>
          <w:delText xml:space="preserve">for some</w:delText>
        </w:r>
      </w:del>
      <w:del w:id="12009"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12010" w:author="PR Preview" w:date="2026-01-01T00:00:00Z">
        <w:r>
          <w:delText xml:space="preserve"> </w:delText>
        </w:r>
      </w:del>
      <w:del w:id="12011" w:author="PR Preview" w:date="2026-01-01T00:00:00Z">
        <w:r>
          <w:delText xml:space="preserve">(</w:delText>
        </w:r>
      </w:del>
      <w:hyperlink w:anchor="def-column-space">
        <w:del w:id="12012" w:author="PR Preview" w:date="2026-01-01T00:00:00Z">
          <w:r>
            <w:rPr>
              <w:rStyle w:val="Hyperlink"/>
            </w:rPr>
            <w:delText xml:space="preserve">Definition 52</w:delText>
          </w:r>
        </w:del>
      </w:hyperlink>
      <w:del w:id="12013" w:author="PR Preview" w:date="2026-01-01T00:00:00Z">
        <w:r>
          <w:delText xml:space="preserve">), and</w:delText>
        </w:r>
      </w:del>
      <w:del w:id="12014" w:author="PR Preview" w:date="2026-01-01T00:00:00Z">
        <w:r>
          <w:delText xml:space="preserve"> </w:delText>
        </w:r>
      </w:del>
      <m:oMath>
        <m:r>
          <m:rPr>
            <m:sty m:val="p"/>
          </m:rPr>
          <m:t>(</m:t>
        </m:r>
        <m:r>
          <m:rPr>
            <m:sty m:val="bi"/>
          </m:rPr>
          <m:t>A</m:t>
        </m:r>
        <m:r>
          <m:rPr>
            <m:sty m:val="p"/>
          </m:rPr>
          <m:t>+</m:t>
        </m:r>
        <m:r>
          <m:rPr>
            <m:sty m:val="bi"/>
          </m:rPr>
          <m:t>B</m:t>
        </m:r>
        <m:r>
          <m:rPr>
            <m:sty m:val="p"/>
          </m:rPr>
          <m:t>)</m:t>
        </m:r>
        <m:r>
          <m:t> </m:t>
        </m:r>
        <m:limLow>
          <m:e>
            <m:r>
              <m:t>x</m:t>
            </m:r>
          </m:e>
          <m:lim>
            <m:r>
              <m:rPr>
                <m:sty m:val="p"/>
              </m:rPr>
              <m:t>∼</m:t>
            </m:r>
          </m:lim>
        </m:limLow>
        <m:r>
          <m:rPr>
            <m:sty m:val="p"/>
          </m:rPr>
          <m:t>=</m:t>
        </m:r>
        <m:r>
          <m:rPr>
            <m:sty m:val="bi"/>
          </m:rPr>
          <m:t>A</m:t>
        </m:r>
        <m:limLow>
          <m:e>
            <m:r>
              <m:t>x</m:t>
            </m:r>
          </m:e>
          <m:lim>
            <m:r>
              <m:rPr>
                <m:sty m:val="p"/>
              </m:rPr>
              <m:t>∼</m:t>
            </m:r>
          </m:lim>
        </m:limLow>
        <m:r>
          <m:rPr>
            <m:sty m:val="p"/>
          </m:rPr>
          <m:t>+</m:t>
        </m:r>
        <m:r>
          <m:rPr>
            <m:sty m:val="bi"/>
          </m:rPr>
          <m:t>B</m:t>
        </m:r>
        <m:limLow>
          <m:e>
            <m:r>
              <m:t>x</m:t>
            </m:r>
          </m:e>
          <m:lim>
            <m:r>
              <m:rPr>
                <m:sty m:val="p"/>
              </m:rPr>
              <m:t>∼</m:t>
            </m:r>
          </m:lim>
        </m:limLow>
      </m:oMath>
      <w:del w:id="12015" w:author="PR Preview" w:date="2026-01-01T00:00:00Z">
        <w:r>
          <w:delText xml:space="preserve"> </w:delText>
        </w:r>
      </w:del>
      <w:del w:id="12016" w:author="PR Preview" w:date="2026-01-01T00:00:00Z">
        <w:r>
          <w:delText xml:space="preserve">(</w:delText>
        </w:r>
      </w:del>
      <w:hyperlink w:anchor="thm-matmul-distrib">
        <w:del w:id="12017" w:author="PR Preview" w:date="2026-01-01T00:00:00Z">
          <w:r>
            <w:rPr>
              <w:rStyle w:val="Hyperlink"/>
            </w:rPr>
            <w:delText xml:space="preserve">Theorem 9</w:delText>
          </w:r>
        </w:del>
      </w:hyperlink>
      <w:del w:id="12018" w:author="PR Preview" w:date="2026-01-01T00:00:00Z">
        <w:r>
          <w:delText xml:space="preserve">, with</w:delText>
        </w:r>
      </w:del>
      <w:del w:id="12019" w:author="PR Preview" w:date="2026-01-01T00:00:00Z">
        <w:r>
          <w:delText xml:space="preserve"> </w:delText>
        </w:r>
      </w:del>
      <m:oMath>
        <m:limLow>
          <m:e>
            <m:r>
              <m:t>x</m:t>
            </m:r>
          </m:e>
          <m:lim>
            <m:r>
              <m:rPr>
                <m:sty m:val="p"/>
              </m:rPr>
              <m:t>∼</m:t>
            </m:r>
          </m:lim>
        </m:limLow>
      </m:oMath>
      <w:del w:id="12020" w:author="PR Preview" w:date="2026-01-01T00:00:00Z">
        <w:r>
          <w:delText xml:space="preserve"> </w:delText>
        </w:r>
      </w:del>
      <w:del w:id="12021" w:author="PR Preview" w:date="2026-01-01T00:00:00Z">
        <w:r>
          <w:delText xml:space="preserve">as an</w:delText>
        </w:r>
      </w:del>
      <w:del w:id="12022" w:author="PR Preview" w:date="2026-01-01T00:00:00Z">
        <w:r>
          <w:delText xml:space="preserve"> </w:delText>
        </w:r>
      </w:del>
      <m:oMath>
        <m:r>
          <m:t>n</m:t>
        </m:r>
        <m:r>
          <m:rPr>
            <m:sty m:val="p"/>
          </m:rPr>
          <m:t>×</m:t>
        </m:r>
        <m:r>
          <m:t>1</m:t>
        </m:r>
      </m:oMath>
      <w:del w:id="12023" w:author="PR Preview" w:date="2026-01-01T00:00:00Z">
        <w:r>
          <w:delText xml:space="preserve"> </w:delText>
        </w:r>
      </w:del>
      <w:del w:id="12024" w:author="PR Preview" w:date="2026-01-01T00:00:00Z">
        <w:r>
          <w:delText xml:space="preserve">matrix),</w:delText>
        </w:r>
      </w:del>
      <w:del w:id="12025" w:author="PR Preview" w:date="2026-01-01T00:00:00Z">
        <w:r>
          <w:delText xml:space="preserve"> </w:delText>
        </w:r>
      </w:del>
      <w:del w:id="12026" w:author="PR Preview" w:date="2026-01-01T00:00:00Z">
        <w:r>
          <w:delText xml:space="preserve">a vector of</w:delText>
        </w:r>
      </w:del>
      <w:del w:id="12027" w:author="PR Preview" w:date="2026-01-01T00:00:00Z">
        <w:r>
          <w:delText xml:space="preserve"> </w:delText>
        </w:r>
      </w:del>
      <m:oMath>
        <m:r>
          <m:rPr>
            <m:scr m:val="script"/>
            <m:sty m:val="p"/>
          </m:rPr>
          <m:t>C</m:t>
        </m:r>
        <m:r>
          <m:rPr>
            <m:sty m:val="p"/>
          </m:rPr>
          <m:t>(</m:t>
        </m:r>
        <m:r>
          <m:rPr>
            <m:sty m:val="bi"/>
          </m:rPr>
          <m:t>A</m:t>
        </m:r>
        <m:r>
          <m:rPr>
            <m:sty m:val="p"/>
          </m:rPr>
          <m:t>)</m:t>
        </m:r>
      </m:oMath>
      <w:del w:id="12028" w:author="PR Preview" w:date="2026-01-01T00:00:00Z">
        <w:r>
          <w:delText xml:space="preserve"> </w:delText>
        </w:r>
      </w:del>
      <w:del w:id="12029" w:author="PR Preview" w:date="2026-01-01T00:00:00Z">
        <w:r>
          <w:delText xml:space="preserve">plus a vector of</w:delText>
        </w:r>
      </w:del>
      <w:del w:id="12030" w:author="PR Preview" w:date="2026-01-01T00:00:00Z">
        <w:r>
          <w:delText xml:space="preserve"> </w:delText>
        </w:r>
      </w:del>
      <m:oMath>
        <m:r>
          <m:rPr>
            <m:scr m:val="script"/>
            <m:sty m:val="p"/>
          </m:rPr>
          <m:t>C</m:t>
        </m:r>
        <m:r>
          <m:rPr>
            <m:sty m:val="p"/>
          </m:rPr>
          <m:t>(</m:t>
        </m:r>
        <m:r>
          <m:rPr>
            <m:sty m:val="bi"/>
          </m:rPr>
          <m:t>B</m:t>
        </m:r>
        <m:r>
          <m:rPr>
            <m:sty m:val="p"/>
          </m:rPr>
          <m:t>)</m:t>
        </m:r>
      </m:oMath>
      <w:del w:id="12031" w:author="PR Preview" w:date="2026-01-01T00:00:00Z">
        <w:r>
          <w:delText xml:space="preserve">.</w:delText>
        </w:r>
      </w:del>
    </w:p>
    <w:p>
      <w:pPr>
        <w:pStyle w:val="FirstParagraph"/>
      </w:pPr>
      <w:ins w:id="12032" w:author="PR Preview" w:date="2026-01-01T00:00:00Z">
        <w:r>
          <w:rPr>
            <w:i/>
            <w:iCs/>
          </w:rPr>
          <w:t xml:space="preserve">Proof</w:t>
        </w:r>
      </w:ins>
      <w:ins w:id="12033"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oMath>
      <w:ins w:id="12034" w:author="PR Preview" w:date="2026-01-01T00:00:00Z">
        <w:r>
          <w:rPr>
            <w:b/>
            <w:bCs/>
          </w:rPr>
          <w:t xml:space="preserve">.</w:t>
        </w:r>
      </w:ins>
      <w:ins w:id="12035" w:author="PR Preview" w:date="2026-01-01T00:00:00Z">
        <w:r>
          <w:t xml:space="preserve"> </w:t>
        </w:r>
      </w:ins>
      <w:ins w:id="12036" w:author="PR Preview" w:date="2026-01-01T00:00:00Z">
        <w:r>
          <w:t xml:space="preserve">Any vector of</w:t>
        </w:r>
      </w:ins>
      <w:ins w:id="12037" w:author="PR Preview" w:date="2026-01-01T00:00:00Z">
        <w:r>
          <w:t xml:space="preserve"> </w:t>
        </w:r>
      </w:ins>
      <m:oMath>
        <m:r>
          <m:rPr>
            <m:scr m:val="script"/>
            <m:sty m:val="p"/>
          </m:rPr>
          <m:t>C</m:t>
        </m:r>
        <m:r>
          <m:rPr>
            <m:sty m:val="p"/>
          </m:rPr>
          <m:t>(</m:t>
        </m:r>
        <m:r>
          <m:rPr>
            <m:sty m:val="bi"/>
          </m:rPr>
          <m:t>A</m:t>
        </m:r>
        <m:r>
          <m:rPr>
            <m:sty m:val="p"/>
          </m:rPr>
          <m:t>+</m:t>
        </m:r>
        <m:r>
          <m:rPr>
            <m:sty m:val="bi"/>
          </m:rPr>
          <m:t>B</m:t>
        </m:r>
        <m:r>
          <m:rPr>
            <m:sty m:val="p"/>
          </m:rPr>
          <m:t>)</m:t>
        </m:r>
      </m:oMath>
      <w:ins w:id="12038" w:author="PR Preview" w:date="2026-01-01T00:00:00Z">
        <w:r>
          <w:t xml:space="preserve"> </w:t>
        </w:r>
      </w:ins>
      <w:ins w:id="12039" w:author="PR Preview" w:date="2026-01-01T00:00:00Z">
        <w:r>
          <w:t xml:space="preserve">is</w:t>
        </w:r>
      </w:ins>
      <w:ins w:id="12040" w:author="PR Preview" w:date="2026-01-01T00:00:00Z">
        <w:r>
          <w:t xml:space="preserve"> </w:t>
        </w:r>
      </w:ins>
      <w:ins w:id="12041" w:author="PR Preview" w:date="2026-01-01T00:00:00Z">
        <w:r>
          <w:t xml:space="preserve">$(\mathbf{A} + \mathbf{B})\,\mathord{\smash[b]{\underset{\raise.3ex\hbox{$\scriptstyle\sim$}}{x}}\vphantom{x}}$</w:t>
        </w:r>
      </w:ins>
      <w:ins w:id="12042" w:author="PR Preview" w:date="2026-01-01T00:00:00Z">
        <w:r>
          <w:t xml:space="preserve"> </w:t>
        </w:r>
      </w:ins>
      <w:ins w:id="12043" w:author="PR Preview" w:date="2026-01-01T00:00:00Z">
        <w:r>
          <w:t xml:space="preserve">for some</w:t>
        </w:r>
      </w:ins>
      <w:ins w:id="12044" w:author="PR Preview" w:date="2026-01-01T00:00:00Z">
        <w:r>
          <w:t xml:space="preserve"> </w:t>
        </w:r>
      </w:ins>
      <w:ins w:id="12045" w:author="PR Preview" w:date="2026-01-01T00:00:00Z">
        <w:r>
          <w:t xml:space="preserve">$\mathord{\smash[b]{\underset{\raise.3ex\hbox{$\scriptstyle\sim$}}{x}}\vphantom{x}} \in \mathbb{R}^n$</w:t>
        </w:r>
      </w:ins>
      <w:ins w:id="12046" w:author="PR Preview" w:date="2026-01-01T00:00:00Z">
        <w:r>
          <w:t xml:space="preserve"> </w:t>
        </w:r>
      </w:ins>
      <w:ins w:id="12047" w:author="PR Preview" w:date="2026-01-01T00:00:00Z">
        <w:r>
          <w:t xml:space="preserve">(</w:t>
        </w:r>
      </w:ins>
      <w:hyperlink w:anchor="def-column-space">
        <w:ins w:id="12048" w:author="PR Preview" w:date="2026-01-01T00:00:00Z">
          <w:r>
            <w:rPr>
              <w:rStyle w:val="Hyperlink"/>
            </w:rPr>
            <w:t xml:space="preserve">Definition 52</w:t>
          </w:r>
        </w:ins>
      </w:hyperlink>
      <w:ins w:id="12049" w:author="PR Preview" w:date="2026-01-01T00:00:00Z">
        <w:r>
          <w:t xml:space="preserve">), and</w:t>
        </w:r>
      </w:ins>
      <w:ins w:id="12050" w:author="PR Preview" w:date="2026-01-01T00:00:00Z">
        <w:r>
          <w:t xml:space="preserve"> </w:t>
        </w:r>
      </w:ins>
      <w:ins w:id="12051" w:author="PR Preview" w:date="2026-01-01T00:00:00Z">
        <w:r>
          <w:t xml:space="preserve">$(\mathbf{A} + \mathbf{B})\,\mathord{\smash[b]{\underset{\raise.3ex\hbox{$\scriptstyle\sim$}}{x}}\vphantom{x}} = \mathbf{A} \mathord{\smash[b]{\underset{\raise.3ex\hbox{$\scriptstyle\sim$}}{x}}\vphantom{x}} + \mathbf{B} \mathord{\smash[b]{\underset{\raise.3ex\hbox{$\scriptstyle\sim$}}{x}}\vphantom{x}}$</w:t>
        </w:r>
      </w:ins>
      <w:ins w:id="12052" w:author="PR Preview" w:date="2026-01-01T00:00:00Z">
        <w:r>
          <w:t xml:space="preserve"> </w:t>
        </w:r>
      </w:ins>
      <w:ins w:id="12053" w:author="PR Preview" w:date="2026-01-01T00:00:00Z">
        <w:r>
          <w:t xml:space="preserve">(</w:t>
        </w:r>
      </w:ins>
      <w:hyperlink w:anchor="thm-matmul-distrib">
        <w:ins w:id="12054" w:author="PR Preview" w:date="2026-01-01T00:00:00Z">
          <w:r>
            <w:rPr>
              <w:rStyle w:val="Hyperlink"/>
            </w:rPr>
            <w:t xml:space="preserve">Theorem 9</w:t>
          </w:r>
        </w:ins>
      </w:hyperlink>
      <w:ins w:id="12055" w:author="PR Preview" w:date="2026-01-01T00:00:00Z">
        <w:r>
          <w:t xml:space="preserve">, with</w:t>
        </w:r>
      </w:ins>
      <w:ins w:id="12056" w:author="PR Preview" w:date="2026-01-01T00:00:00Z">
        <w:r>
          <w:t xml:space="preserve"> </w:t>
        </w:r>
      </w:ins>
      <w:ins w:id="12057" w:author="PR Preview" w:date="2026-01-01T00:00:00Z">
        <w:r>
          <w:t xml:space="preserve">$\mathord{\smash[b]{\underset{\raise.3ex\hbox{$\scriptstyle\sim$}}{x}}\vphantom{x}}$</w:t>
        </w:r>
      </w:ins>
      <w:ins w:id="12058" w:author="PR Preview" w:date="2026-01-01T00:00:00Z">
        <w:r>
          <w:t xml:space="preserve"> </w:t>
        </w:r>
      </w:ins>
      <w:ins w:id="12059" w:author="PR Preview" w:date="2026-01-01T00:00:00Z">
        <w:r>
          <w:t xml:space="preserve">as an</w:t>
        </w:r>
      </w:ins>
      <w:ins w:id="12060" w:author="PR Preview" w:date="2026-01-01T00:00:00Z">
        <w:r>
          <w:t xml:space="preserve"> </w:t>
        </w:r>
      </w:ins>
      <m:oMath>
        <m:r>
          <m:t>n</m:t>
        </m:r>
        <m:r>
          <m:rPr>
            <m:sty m:val="p"/>
          </m:rPr>
          <m:t>×</m:t>
        </m:r>
        <m:r>
          <m:t>1</m:t>
        </m:r>
      </m:oMath>
      <w:ins w:id="12061" w:author="PR Preview" w:date="2026-01-01T00:00:00Z">
        <w:r>
          <w:t xml:space="preserve"> </w:t>
        </w:r>
      </w:ins>
      <w:ins w:id="12062" w:author="PR Preview" w:date="2026-01-01T00:00:00Z">
        <w:r>
          <w:t xml:space="preserve">matrix),</w:t>
        </w:r>
      </w:ins>
      <w:ins w:id="12063" w:author="PR Preview" w:date="2026-01-01T00:00:00Z">
        <w:r>
          <w:t xml:space="preserve"> </w:t>
        </w:r>
      </w:ins>
      <w:ins w:id="12064" w:author="PR Preview" w:date="2026-01-01T00:00:00Z">
        <w:r>
          <w:t xml:space="preserve">a vector of</w:t>
        </w:r>
      </w:ins>
      <w:ins w:id="12065" w:author="PR Preview" w:date="2026-01-01T00:00:00Z">
        <w:r>
          <w:t xml:space="preserve"> </w:t>
        </w:r>
      </w:ins>
      <m:oMath>
        <m:r>
          <m:rPr>
            <m:scr m:val="script"/>
            <m:sty m:val="p"/>
          </m:rPr>
          <m:t>C</m:t>
        </m:r>
        <m:r>
          <m:rPr>
            <m:sty m:val="p"/>
          </m:rPr>
          <m:t>(</m:t>
        </m:r>
        <m:r>
          <m:rPr>
            <m:sty m:val="bi"/>
          </m:rPr>
          <m:t>A</m:t>
        </m:r>
        <m:r>
          <m:rPr>
            <m:sty m:val="p"/>
          </m:rPr>
          <m:t>)</m:t>
        </m:r>
      </m:oMath>
      <w:ins w:id="12066" w:author="PR Preview" w:date="2026-01-01T00:00:00Z">
        <w:r>
          <w:t xml:space="preserve"> </w:t>
        </w:r>
      </w:ins>
      <w:ins w:id="12067" w:author="PR Preview" w:date="2026-01-01T00:00:00Z">
        <w:r>
          <w:t xml:space="preserve">plus a vector of</w:t>
        </w:r>
      </w:ins>
      <w:ins w:id="12068" w:author="PR Preview" w:date="2026-01-01T00:00:00Z">
        <w:r>
          <w:t xml:space="preserve"> </w:t>
        </w:r>
      </w:ins>
      <m:oMath>
        <m:r>
          <m:rPr>
            <m:scr m:val="script"/>
            <m:sty m:val="p"/>
          </m:rPr>
          <m:t>C</m:t>
        </m:r>
        <m:r>
          <m:rPr>
            <m:sty m:val="p"/>
          </m:rPr>
          <m:t>(</m:t>
        </m:r>
        <m:r>
          <m:rPr>
            <m:sty m:val="bi"/>
          </m:rPr>
          <m:t>B</m:t>
        </m:r>
        <m:r>
          <m:rPr>
            <m:sty m:val="p"/>
          </m:rPr>
          <m:t>)</m:t>
        </m:r>
      </m:oMath>
      <w:ins w:id="12069" w:author="PR Preview" w:date="2026-01-01T00:00:00Z">
        <w:r>
          <w:t xml:space="preserve">.</w:t>
        </w:r>
      </w:ins>
    </w:p>
    <w:p>
      <w:pPr>
        <w:pStyle w:val="BodyText"/>
      </w:pPr>
      <w:r>
        <w:rPr>
          <w:b/>
          <w:bCs/>
        </w:rPr>
        <w:t xml:space="preserve">Compare dimensions.</w:t>
      </w:r>
      <w:r>
        <w:t xml:space="preserve"> </w:t>
      </w:r>
      <w:r>
        <w:t xml:space="preserve">All the sets involved are subspaces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w:t>
      </w:r>
      <w:r>
        <w:t xml:space="preserve"> </w:t>
      </w:r>
      <w:hyperlink w:anchor="thm-sum-intersection-subspace">
        <w:r>
          <w:rPr>
            <w:rStyle w:val="Hyperlink"/>
          </w:rPr>
          <w:t xml:space="preserve">Theorem 46</w:t>
        </w:r>
      </w:hyperlink>
      <w:r>
        <w:t xml:space="preserve">), so</w:t>
      </w:r>
    </w:p>
    <w:p>
      <w:pPr>
        <w:pStyle w:val="BodyText"/>
      </w:pPr>
      <m:oMathPara>
        <m:oMathParaPr>
          <m:jc m:val="center"/>
        </m:oMathParaPr>
        <m:oMath>
          <m:eqArr>
            <m:e>
              <m:r>
                <m:rPr>
                  <m:sty m:val="p"/>
                </m:rPr>
                <m:t>rank</m:t>
              </m:r>
              <m:r>
                <m:rPr>
                  <m:sty m:val="p"/>
                </m:rPr>
                <m:t>(</m:t>
              </m:r>
              <m:r>
                <m:rPr>
                  <m:sty m:val="bi"/>
                </m:rPr>
                <m:t>A</m:t>
              </m:r>
              <m:r>
                <m:rPr>
                  <m:sty m:val="p"/>
                </m:rPr>
                <m:t>+</m:t>
              </m:r>
              <m:r>
                <m:rPr>
                  <m:sty m:val="bi"/>
                </m:rPr>
                <m:t>B</m:t>
              </m:r>
              <m:r>
                <m:rPr>
                  <m:sty m:val="p"/>
                </m:rPr>
                <m:t>)</m:t>
              </m:r>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bi"/>
                    </m:rPr>
                    <m:t>B</m:t>
                  </m:r>
                  <m:r>
                    <m:rPr>
                      <m:sty m:val="p"/>
                    </m:rPr>
                    <m:t>)</m:t>
                  </m:r>
                </m:e>
              </m:d>
              <m:r>
                <m:t>​</m:t>
              </m:r>
              <m:r>
                <m:t>&amp;</m:t>
              </m:r>
              <m:r>
                <m:t>&amp;</m:t>
              </m:r>
              <m:r>
                <m:rPr>
                  <m:nor/>
                  <m:sty m:val="p"/>
                </m:rPr>
                <m:t>(</m:t>
              </m:r>
              <m:r>
                <m:rPr>
                  <m:nor/>
                  <m:sty m:val="p"/>
                </m:rPr>
                <m:t>Theorem 38</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B</m:t>
                  </m:r>
                  <m:r>
                    <m:rPr>
                      <m:sty m:val="p"/>
                    </m:rPr>
                    <m:t>)</m:t>
                  </m:r>
                </m:e>
              </m:d>
              <m:r>
                <m:t>​</m:t>
              </m:r>
              <m:r>
                <m:t>&amp;</m:t>
              </m:r>
              <m:r>
                <m:t>&amp;</m:t>
              </m:r>
              <m:r>
                <m:rPr>
                  <m:nor/>
                  <m:sty m:val="p"/>
                </m:rPr>
                <m:t>(the containment, and part 2 of </m:t>
              </m:r>
              <m:r>
                <m:rPr>
                  <m:nor/>
                  <m:sty m:val="p"/>
                </m:rPr>
                <m:t>Theorem 30</m:t>
              </m:r>
              <m:r>
                <m:rPr>
                  <m:nor/>
                  <m:sty m:val="p"/>
                </m:rPr>
                <m:t>)</m:t>
              </m:r>
            </m:e>
            <m:e>
              <m:r>
                <m:t>&amp;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rPr>
                  <m:sty m:val="p"/>
                </m:rPr>
                <m:t>dim</m:t>
              </m:r>
              <m:r>
                <m:t>​</m:t>
              </m:r>
              <m:d>
                <m:dPr>
                  <m:begChr m:val="("/>
                  <m:sepChr m:val=""/>
                  <m:endChr m:val=")"/>
                  <m:grow/>
                </m:dPr>
                <m:e>
                  <m:r>
                    <m:rPr>
                      <m:scr m:val="script"/>
                      <m:sty m:val="p"/>
                    </m:rPr>
                    <m:t>C</m:t>
                  </m:r>
                  <m:r>
                    <m:rPr>
                      <m:sty m:val="p"/>
                    </m:rPr>
                    <m:t>(</m:t>
                  </m:r>
                  <m:r>
                    <m:rPr>
                      <m:sty m:val="bi"/>
                    </m:rPr>
                    <m:t>B</m:t>
                  </m:r>
                  <m:r>
                    <m:rPr>
                      <m:sty m:val="p"/>
                    </m:rPr>
                    <m:t>)</m:t>
                  </m:r>
                </m:e>
              </m:d>
              <m:r>
                <m:t>​</m:t>
              </m:r>
              <m:r>
                <m:t>&amp;</m:t>
              </m:r>
              <m:r>
                <m:t>&amp;</m:t>
              </m:r>
              <m:r>
                <m:rPr>
                  <m:nor/>
                  <m:sty m:val="p"/>
                </m:rPr>
                <m:t>(</m:t>
              </m:r>
              <m:r>
                <m:rPr>
                  <m:nor/>
                  <m:sty m:val="p"/>
                </m:rPr>
                <m:t>Corollary 4</m:t>
              </m:r>
              <m:r>
                <m:rPr>
                  <m:nor/>
                  <m:sty m:val="p"/>
                </m:rPr>
                <m:t>)</m:t>
              </m:r>
            </m:e>
            <m:e>
              <m:r>
                <m:t>&amp;</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bi"/>
                </m:rPr>
                <m:t>B</m:t>
              </m:r>
              <m:r>
                <m:rPr>
                  <m:sty m:val="p"/>
                </m:rPr>
                <m:t>)</m:t>
              </m:r>
              <m:r>
                <m:rPr>
                  <m:sty m:val="p"/>
                </m:rPr>
                <m:t>.</m:t>
              </m:r>
              <m:r>
                <m:t>&amp;</m:t>
              </m:r>
              <m:r>
                <m:t>&amp;</m:t>
              </m:r>
              <m:r>
                <m:rPr>
                  <m:nor/>
                  <m:sty m:val="p"/>
                </m:rPr>
                <m:t>(</m:t>
              </m:r>
              <m:r>
                <m:rPr>
                  <m:nor/>
                  <m:sty m:val="p"/>
                </m:rPr>
                <m:t>Theorem 38</m:t>
              </m:r>
              <m:r>
                <m:rPr>
                  <m:nor/>
                  <m:sty m:val="p"/>
                </m:rPr>
                <m:t>)</m:t>
              </m:r>
            </m:e>
          </m:eqArr>
        </m:oMath>
      </m:oMathPara>
    </w:p>
    <w:bookmarkStart w:id="313" w:name="exm-rank-subadditive"/>
    <w:p>
      <w:pPr>
        <w:pStyle w:val="FirstParagraph"/>
      </w:pPr>
      <w:del w:id="12070" w:author="PR Preview" w:date="2026-01-01T00:00:00Z">
        <w:r>
          <w:rPr>
            <w:b/>
            <w:bCs/>
          </w:rPr>
          <w:delText xml:space="preserve">Example 84 (Subadditivity with equality and without)</w:delText>
        </w:r>
      </w:del>
      <w:del w:id="12071" w:author="PR Preview" w:date="2026-01-01T00:00:00Z">
        <w:r>
          <w:delText xml:space="preserve"> </w:delText>
        </w:r>
      </w:del>
      <w:del w:id="12072" w:author="PR Preview" w:date="2026-01-01T00:00:00Z">
        <w:r>
          <w:delText xml:space="preserve">Let</w:delText>
        </w:r>
      </w:del>
      <w:del w:id="12073"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12074" w:author="PR Preview" w:date="2026-01-01T00:00:00Z">
        <w:r>
          <w:delText xml:space="preserve"> </w:delText>
        </w:r>
      </w:del>
      <w:del w:id="12075" w:author="PR Preview" w:date="2026-01-01T00:00:00Z">
        <w:r>
          <w:delText xml:space="preserve">and</w:delText>
        </w:r>
      </w:del>
      <w:del w:id="12076"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del w:id="12077" w:author="PR Preview" w:date="2026-01-01T00:00:00Z">
        <w:r>
          <w:delText xml:space="preserve">.</w:delText>
        </w:r>
      </w:del>
      <w:del w:id="12078" w:author="PR Preview" w:date="2026-01-01T00:00:00Z">
        <w:r>
          <w:delText xml:space="preserve"> </w:delText>
        </w:r>
      </w:del>
      <w:del w:id="12079" w:author="PR Preview" w:date="2026-01-01T00:00:00Z">
        <w:r>
          <w:delText xml:space="preserve">Each has one nonzero column and one zero column.</w:delText>
        </w:r>
      </w:del>
      <w:del w:id="12080" w:author="PR Preview" w:date="2026-01-01T00:00:00Z">
        <w:r>
          <w:delText xml:space="preserve"> </w:delText>
        </w:r>
      </w:del>
      <w:del w:id="12081" w:author="PR Preview" w:date="2026-01-01T00:00:00Z">
        <w:r>
          <w:delText xml:space="preserve">The nonzero column on its own is linearly independent</w:delText>
        </w:r>
      </w:del>
      <w:del w:id="12082" w:author="PR Preview" w:date="2026-01-01T00:00:00Z">
        <w:r>
          <w:delText xml:space="preserve"> </w:delText>
        </w:r>
      </w:del>
      <w:del w:id="12083" w:author="PR Preview" w:date="2026-01-01T00:00:00Z">
        <w:r>
          <w:delText xml:space="preserve">(</w:delText>
        </w:r>
      </w:del>
      <m:oMath>
        <m:r>
          <m:t>c</m:t>
        </m:r>
        <m:r>
          <m:t> </m:t>
        </m:r>
        <m:limLow>
          <m:e>
            <m:r>
              <m:t>v</m:t>
            </m:r>
          </m:e>
          <m:lim>
            <m:r>
              <m:rPr>
                <m:sty m:val="p"/>
              </m:rPr>
              <m:t>∼</m:t>
            </m:r>
          </m:lim>
        </m:limLow>
        <m:r>
          <m:rPr>
            <m:sty m:val="p"/>
          </m:rPr>
          <m:t>=</m:t>
        </m:r>
        <m:sSub>
          <m:e>
            <m:limLow>
              <m:e>
                <m:r>
                  <m:t>0</m:t>
                </m:r>
              </m:e>
              <m:lim>
                <m:r>
                  <m:rPr>
                    <m:sty m:val="p"/>
                  </m:rPr>
                  <m:t>∼</m:t>
                </m:r>
              </m:lim>
            </m:limLow>
          </m:e>
          <m:sub>
            <m:r>
              <m:t>2</m:t>
            </m:r>
          </m:sub>
        </m:sSub>
      </m:oMath>
      <w:del w:id="12084" w:author="PR Preview" w:date="2026-01-01T00:00:00Z">
        <w:r>
          <w:delText xml:space="preserve"> </w:delText>
        </w:r>
      </w:del>
      <w:del w:id="12085" w:author="PR Preview" w:date="2026-01-01T00:00:00Z">
        <w:r>
          <w:delText xml:space="preserve">with</w:delText>
        </w:r>
      </w:del>
      <w:del w:id="12086" w:author="PR Preview" w:date="2026-01-01T00:00:00Z">
        <w:r>
          <w:delText xml:space="preserve"> </w:delText>
        </w:r>
      </w:del>
      <m:oMath>
        <m:limLow>
          <m:e>
            <m:r>
              <m:t>v</m:t>
            </m:r>
          </m:e>
          <m:lim>
            <m:r>
              <m:rPr>
                <m:sty m:val="p"/>
              </m:rPr>
              <m:t>∼</m:t>
            </m:r>
          </m:lim>
        </m:limLow>
        <m:r>
          <m:rPr>
            <m:sty m:val="p"/>
          </m:rPr>
          <m:t>≠</m:t>
        </m:r>
        <m:sSub>
          <m:e>
            <m:limLow>
              <m:e>
                <m:r>
                  <m:t>0</m:t>
                </m:r>
              </m:e>
              <m:lim>
                <m:r>
                  <m:rPr>
                    <m:sty m:val="p"/>
                  </m:rPr>
                  <m:t>∼</m:t>
                </m:r>
              </m:lim>
            </m:limLow>
          </m:e>
          <m:sub>
            <m:r>
              <m:t>2</m:t>
            </m:r>
          </m:sub>
        </m:sSub>
      </m:oMath>
      <w:del w:id="12087" w:author="PR Preview" w:date="2026-01-01T00:00:00Z">
        <w:r>
          <w:delText xml:space="preserve"> </w:delText>
        </w:r>
      </w:del>
      <w:del w:id="12088" w:author="PR Preview" w:date="2026-01-01T00:00:00Z">
        <w:r>
          <w:delText xml:space="preserve">forces</w:delText>
        </w:r>
      </w:del>
      <w:del w:id="12089" w:author="PR Preview" w:date="2026-01-01T00:00:00Z">
        <w:r>
          <w:delText xml:space="preserve"> </w:delText>
        </w:r>
      </w:del>
      <m:oMath>
        <m:r>
          <m:t>c</m:t>
        </m:r>
        <m:r>
          <m:rPr>
            <m:sty m:val="p"/>
          </m:rPr>
          <m:t>=</m:t>
        </m:r>
        <m:r>
          <m:t>0</m:t>
        </m:r>
      </m:oMath>
      <w:del w:id="12090" w:author="PR Preview" w:date="2026-01-01T00:00:00Z">
        <w:r>
          <w:delText xml:space="preserve">),</w:delText>
        </w:r>
      </w:del>
      <w:del w:id="12091" w:author="PR Preview" w:date="2026-01-01T00:00:00Z">
        <w:r>
          <w:delText xml:space="preserve"> </w:delText>
        </w:r>
      </w:del>
      <w:del w:id="12092" w:author="PR Preview" w:date="2026-01-01T00:00:00Z">
        <w:r>
          <w:delText xml:space="preserve">and the two columns together are not,</w:delText>
        </w:r>
      </w:del>
      <w:del w:id="12093" w:author="PR Preview" w:date="2026-01-01T00:00:00Z">
        <w:r>
          <w:delText xml:space="preserve"> </w:delText>
        </w:r>
      </w:del>
      <w:del w:id="12094" w:author="PR Preview" w:date="2026-01-01T00:00:00Z">
        <w:r>
          <w:delText xml:space="preserve">since</w:delText>
        </w:r>
      </w:del>
      <w:del w:id="12095" w:author="PR Preview" w:date="2026-01-01T00:00:00Z">
        <w:r>
          <w:delText xml:space="preserve"> </w:delText>
        </w:r>
      </w:del>
      <m:oMath>
        <m:r>
          <m:t>1</m:t>
        </m:r>
      </m:oMath>
      <w:del w:id="12096" w:author="PR Preview" w:date="2026-01-01T00:00:00Z">
        <w:r>
          <w:delText xml:space="preserve"> </w:delText>
        </w:r>
      </w:del>
      <w:del w:id="12097" w:author="PR Preview" w:date="2026-01-01T00:00:00Z">
        <w:r>
          <w:delText xml:space="preserve">times the zero column is</w:delText>
        </w:r>
      </w:del>
      <w:del w:id="12098" w:author="PR Preview" w:date="2026-01-01T00:00:00Z">
        <w:r>
          <w:delText xml:space="preserve"> </w:delText>
        </w:r>
      </w:del>
      <m:oMath>
        <m:sSub>
          <m:e>
            <m:limLow>
              <m:e>
                <m:r>
                  <m:t>0</m:t>
                </m:r>
              </m:e>
              <m:lim>
                <m:r>
                  <m:rPr>
                    <m:sty m:val="p"/>
                  </m:rPr>
                  <m:t>∼</m:t>
                </m:r>
              </m:lim>
            </m:limLow>
          </m:e>
          <m:sub>
            <m:r>
              <m:t>2</m:t>
            </m:r>
          </m:sub>
        </m:sSub>
      </m:oMath>
      <w:del w:id="12099" w:author="PR Preview" w:date="2026-01-01T00:00:00Z">
        <w:r>
          <w:delText xml:space="preserve">;</w:delText>
        </w:r>
      </w:del>
      <w:del w:id="12100" w:author="PR Preview" w:date="2026-01-01T00:00:00Z">
        <w:r>
          <w:delText xml:space="preserve"> </w:delText>
        </w:r>
      </w:del>
      <w:del w:id="12101" w:author="PR Preview" w:date="2026-01-01T00:00:00Z">
        <w:r>
          <w:delText xml:space="preserve">so each matrix has rank</w:delText>
        </w:r>
      </w:del>
      <w:del w:id="12102" w:author="PR Preview" w:date="2026-01-01T00:00:00Z">
        <w:r>
          <w:delText xml:space="preserve"> </w:delText>
        </w:r>
      </w:del>
      <m:oMath>
        <m:r>
          <m:t>1</m:t>
        </m:r>
      </m:oMath>
      <w:del w:id="12103" w:author="PR Preview" w:date="2026-01-01T00:00:00Z">
        <w:r>
          <w:delText xml:space="preserve"> </w:delText>
        </w:r>
      </w:del>
      <w:del w:id="12104" w:author="PR Preview" w:date="2026-01-01T00:00:00Z">
        <w:r>
          <w:delText xml:space="preserve">(</w:delText>
        </w:r>
      </w:del>
      <w:hyperlink w:anchor="def-rank">
        <w:del w:id="12105" w:author="PR Preview" w:date="2026-01-01T00:00:00Z">
          <w:r>
            <w:rPr>
              <w:rStyle w:val="Hyperlink"/>
            </w:rPr>
            <w:delText xml:space="preserve">Definition 44</w:delText>
          </w:r>
        </w:del>
      </w:hyperlink>
      <w:del w:id="12106" w:author="PR Preview" w:date="2026-01-01T00:00:00Z">
        <w:r>
          <w:delText xml:space="preserve">).</w:delText>
        </w:r>
      </w:del>
      <w:del w:id="12107" w:author="PR Preview" w:date="2026-01-01T00:00:00Z">
        <w:r>
          <w:delText xml:space="preserve"> </w:delText>
        </w:r>
      </w:del>
      <w:del w:id="12108" w:author="PR Preview" w:date="2026-01-01T00:00:00Z">
        <w:r>
          <w:delText xml:space="preserve">By the same argument,</w:delText>
        </w:r>
      </w:del>
      <w:del w:id="12109" w:author="PR Preview" w:date="2026-01-01T00:00:00Z">
        <w:r>
          <w:delText xml:space="preserve"> </w:delText>
        </w:r>
      </w:del>
      <m:oMath>
        <m:r>
          <m:rPr>
            <m:sty m:val="p"/>
          </m:rPr>
          <m:t>−</m:t>
        </m:r>
        <m:r>
          <m:rPr>
            <m:sty m:val="bi"/>
          </m:rPr>
          <m:t>A</m:t>
        </m:r>
      </m:oMath>
      <w:del w:id="12110" w:author="PR Preview" w:date="2026-01-01T00:00:00Z">
        <w:r>
          <w:delText xml:space="preserve"> </w:delText>
        </w:r>
      </w:del>
      <w:del w:id="12111" w:author="PR Preview" w:date="2026-01-01T00:00:00Z">
        <w:r>
          <w:delText xml:space="preserve">has rank</w:delText>
        </w:r>
      </w:del>
      <w:del w:id="12112" w:author="PR Preview" w:date="2026-01-01T00:00:00Z">
        <w:r>
          <w:delText xml:space="preserve"> </w:delText>
        </w:r>
      </w:del>
      <m:oMath>
        <m:r>
          <m:t>1</m:t>
        </m:r>
      </m:oMath>
      <w:del w:id="12113" w:author="PR Preview" w:date="2026-01-01T00:00:00Z">
        <w:r>
          <w:delText xml:space="preserve">.</w:delText>
        </w:r>
      </w:del>
    </w:p>
    <w:p>
      <w:pPr>
        <w:pStyle w:val="FirstParagraph"/>
      </w:pPr>
      <w:ins w:id="12114" w:author="PR Preview" w:date="2026-01-01T00:00:00Z">
        <w:r>
          <w:rPr>
            <w:b/>
            <w:bCs/>
          </w:rPr>
          <w:t xml:space="preserve">Example 84 (Subadditivity with equality and without)</w:t>
        </w:r>
      </w:ins>
      <w:ins w:id="12115" w:author="PR Preview" w:date="2026-01-01T00:00:00Z">
        <w:r>
          <w:t xml:space="preserve"> </w:t>
        </w:r>
      </w:ins>
      <w:ins w:id="12116" w:author="PR Preview" w:date="2026-01-01T00:00:00Z">
        <w:r>
          <w:t xml:space="preserve">Let</w:t>
        </w:r>
      </w:ins>
      <w:ins w:id="1211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12118" w:author="PR Preview" w:date="2026-01-01T00:00:00Z">
        <w:r>
          <w:t xml:space="preserve"> </w:t>
        </w:r>
      </w:ins>
      <w:ins w:id="12119" w:author="PR Preview" w:date="2026-01-01T00:00:00Z">
        <w:r>
          <w:t xml:space="preserve">and</w:t>
        </w:r>
      </w:ins>
      <w:ins w:id="12120"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r>
                    <m:t>1</m:t>
                  </m:r>
                </m:e>
              </m:mr>
            </m:m>
          </m:e>
        </m:d>
      </m:oMath>
      <w:ins w:id="12121" w:author="PR Preview" w:date="2026-01-01T00:00:00Z">
        <w:r>
          <w:t xml:space="preserve">.</w:t>
        </w:r>
      </w:ins>
      <w:ins w:id="12122" w:author="PR Preview" w:date="2026-01-01T00:00:00Z">
        <w:r>
          <w:t xml:space="preserve"> </w:t>
        </w:r>
      </w:ins>
      <w:ins w:id="12123" w:author="PR Preview" w:date="2026-01-01T00:00:00Z">
        <w:r>
          <w:t xml:space="preserve">Each has one nonzero column and one zero column.</w:t>
        </w:r>
      </w:ins>
      <w:ins w:id="12124" w:author="PR Preview" w:date="2026-01-01T00:00:00Z">
        <w:r>
          <w:t xml:space="preserve"> </w:t>
        </w:r>
      </w:ins>
      <w:ins w:id="12125" w:author="PR Preview" w:date="2026-01-01T00:00:00Z">
        <w:r>
          <w:t xml:space="preserve">The nonzero column on its own is linearly independent</w:t>
        </w:r>
      </w:ins>
      <w:ins w:id="12126" w:author="PR Preview" w:date="2026-01-01T00:00:00Z">
        <w:r>
          <w:t xml:space="preserve"> </w:t>
        </w:r>
      </w:ins>
      <w:ins w:id="12127" w:author="PR Preview" w:date="2026-01-01T00:00:00Z">
        <w:r>
          <w:t xml:space="preserve">(</w:t>
        </w:r>
      </w:ins>
      <w:ins w:id="12128" w:author="PR Preview" w:date="2026-01-01T00:00:00Z">
        <w:r>
          <w:t xml:space="preserve">$c\,\mathord{\smash[b]{\underset{\raise.3ex\hbox{$\scriptstyle\sim$}}{v}}\vphantom{v}} = \mathord{\smash[b]{\underset{\raise.3ex\hbox{$\scriptstyle\sim$}}{0}}\vphantom{0}}_2$</w:t>
        </w:r>
      </w:ins>
      <w:ins w:id="12129" w:author="PR Preview" w:date="2026-01-01T00:00:00Z">
        <w:r>
          <w:t xml:space="preserve"> </w:t>
        </w:r>
      </w:ins>
      <w:ins w:id="12130" w:author="PR Preview" w:date="2026-01-01T00:00:00Z">
        <w:r>
          <w:t xml:space="preserve">with</w:t>
        </w:r>
      </w:ins>
      <w:ins w:id="12131" w:author="PR Preview" w:date="2026-01-01T00:00:00Z">
        <w:r>
          <w:t xml:space="preserve"> </w:t>
        </w:r>
      </w:ins>
      <w:ins w:id="12132" w:author="PR Preview" w:date="2026-01-01T00:00:00Z">
        <w:r>
          <w:t xml:space="preserve">$\mathord{\smash[b]{\underset{\raise.3ex\hbox{$\scriptstyle\sim$}}{v}}\vphantom{v}} \ne \mathord{\smash[b]{\underset{\raise.3ex\hbox{$\scriptstyle\sim$}}{0}}\vphantom{0}}_2$</w:t>
        </w:r>
      </w:ins>
      <w:ins w:id="12133" w:author="PR Preview" w:date="2026-01-01T00:00:00Z">
        <w:r>
          <w:t xml:space="preserve"> </w:t>
        </w:r>
      </w:ins>
      <w:ins w:id="12134" w:author="PR Preview" w:date="2026-01-01T00:00:00Z">
        <w:r>
          <w:t xml:space="preserve">forces</w:t>
        </w:r>
      </w:ins>
      <w:ins w:id="12135" w:author="PR Preview" w:date="2026-01-01T00:00:00Z">
        <w:r>
          <w:t xml:space="preserve"> </w:t>
        </w:r>
      </w:ins>
      <m:oMath>
        <m:r>
          <m:t>c</m:t>
        </m:r>
        <m:r>
          <m:rPr>
            <m:sty m:val="p"/>
          </m:rPr>
          <m:t>=</m:t>
        </m:r>
        <m:r>
          <m:t>0</m:t>
        </m:r>
      </m:oMath>
      <w:ins w:id="12136" w:author="PR Preview" w:date="2026-01-01T00:00:00Z">
        <w:r>
          <w:t xml:space="preserve">),</w:t>
        </w:r>
      </w:ins>
      <w:ins w:id="12137" w:author="PR Preview" w:date="2026-01-01T00:00:00Z">
        <w:r>
          <w:t xml:space="preserve"> </w:t>
        </w:r>
      </w:ins>
      <w:ins w:id="12138" w:author="PR Preview" w:date="2026-01-01T00:00:00Z">
        <w:r>
          <w:t xml:space="preserve">and the two columns together are not,</w:t>
        </w:r>
      </w:ins>
      <w:ins w:id="12139" w:author="PR Preview" w:date="2026-01-01T00:00:00Z">
        <w:r>
          <w:t xml:space="preserve"> </w:t>
        </w:r>
      </w:ins>
      <w:ins w:id="12140" w:author="PR Preview" w:date="2026-01-01T00:00:00Z">
        <w:r>
          <w:t xml:space="preserve">since</w:t>
        </w:r>
      </w:ins>
      <w:ins w:id="12141" w:author="PR Preview" w:date="2026-01-01T00:00:00Z">
        <w:r>
          <w:t xml:space="preserve"> </w:t>
        </w:r>
      </w:ins>
      <m:oMath>
        <m:r>
          <m:t>1</m:t>
        </m:r>
      </m:oMath>
      <w:ins w:id="12142" w:author="PR Preview" w:date="2026-01-01T00:00:00Z">
        <w:r>
          <w:t xml:space="preserve"> </w:t>
        </w:r>
      </w:ins>
      <w:ins w:id="12143" w:author="PR Preview" w:date="2026-01-01T00:00:00Z">
        <w:r>
          <w:t xml:space="preserve">times the zero column is</w:t>
        </w:r>
      </w:ins>
      <w:ins w:id="12144" w:author="PR Preview" w:date="2026-01-01T00:00:00Z">
        <w:r>
          <w:t xml:space="preserve"> </w:t>
        </w:r>
      </w:ins>
      <w:ins w:id="12145" w:author="PR Preview" w:date="2026-01-01T00:00:00Z">
        <w:r>
          <w:t xml:space="preserve">$\mathord{\smash[b]{\underset{\raise.3ex\hbox{$\scriptstyle\sim$}}{0}}\vphantom{0}}_2$</w:t>
        </w:r>
      </w:ins>
      <w:ins w:id="12146" w:author="PR Preview" w:date="2026-01-01T00:00:00Z">
        <w:r>
          <w:t xml:space="preserve">;</w:t>
        </w:r>
      </w:ins>
      <w:ins w:id="12147" w:author="PR Preview" w:date="2026-01-01T00:00:00Z">
        <w:r>
          <w:t xml:space="preserve"> </w:t>
        </w:r>
      </w:ins>
      <w:ins w:id="12148" w:author="PR Preview" w:date="2026-01-01T00:00:00Z">
        <w:r>
          <w:t xml:space="preserve">so each matrix has rank</w:t>
        </w:r>
      </w:ins>
      <w:ins w:id="12149" w:author="PR Preview" w:date="2026-01-01T00:00:00Z">
        <w:r>
          <w:t xml:space="preserve"> </w:t>
        </w:r>
      </w:ins>
      <m:oMath>
        <m:r>
          <m:t>1</m:t>
        </m:r>
      </m:oMath>
      <w:ins w:id="12150" w:author="PR Preview" w:date="2026-01-01T00:00:00Z">
        <w:r>
          <w:t xml:space="preserve"> </w:t>
        </w:r>
      </w:ins>
      <w:ins w:id="12151" w:author="PR Preview" w:date="2026-01-01T00:00:00Z">
        <w:r>
          <w:t xml:space="preserve">(</w:t>
        </w:r>
      </w:ins>
      <w:hyperlink w:anchor="def-rank">
        <w:ins w:id="12152" w:author="PR Preview" w:date="2026-01-01T00:00:00Z">
          <w:r>
            <w:rPr>
              <w:rStyle w:val="Hyperlink"/>
            </w:rPr>
            <w:t xml:space="preserve">Definition 44</w:t>
          </w:r>
        </w:ins>
      </w:hyperlink>
      <w:ins w:id="12153" w:author="PR Preview" w:date="2026-01-01T00:00:00Z">
        <w:r>
          <w:t xml:space="preserve">).</w:t>
        </w:r>
      </w:ins>
      <w:ins w:id="12154" w:author="PR Preview" w:date="2026-01-01T00:00:00Z">
        <w:r>
          <w:t xml:space="preserve"> </w:t>
        </w:r>
      </w:ins>
      <w:ins w:id="12155" w:author="PR Preview" w:date="2026-01-01T00:00:00Z">
        <w:r>
          <w:t xml:space="preserve">By the same argument,</w:t>
        </w:r>
      </w:ins>
      <w:ins w:id="12156" w:author="PR Preview" w:date="2026-01-01T00:00:00Z">
        <w:r>
          <w:t xml:space="preserve"> </w:t>
        </w:r>
      </w:ins>
      <m:oMath>
        <m:r>
          <m:rPr>
            <m:sty m:val="p"/>
          </m:rPr>
          <m:t>−</m:t>
        </m:r>
        <m:r>
          <m:rPr>
            <m:sty m:val="bi"/>
          </m:rPr>
          <m:t>A</m:t>
        </m:r>
      </m:oMath>
      <w:ins w:id="12157" w:author="PR Preview" w:date="2026-01-01T00:00:00Z">
        <w:r>
          <w:t xml:space="preserve"> </w:t>
        </w:r>
      </w:ins>
      <w:ins w:id="12158" w:author="PR Preview" w:date="2026-01-01T00:00:00Z">
        <w:r>
          <w:t xml:space="preserve">has rank</w:t>
        </w:r>
      </w:ins>
      <w:ins w:id="12159" w:author="PR Preview" w:date="2026-01-01T00:00:00Z">
        <w:r>
          <w:t xml:space="preserve"> </w:t>
        </w:r>
      </w:ins>
      <m:oMath>
        <m:r>
          <m:t>1</m:t>
        </m:r>
      </m:oMath>
      <w:ins w:id="12160" w:author="PR Preview" w:date="2026-01-01T00:00:00Z">
        <w:r>
          <w:t xml:space="preserve">.</w:t>
        </w:r>
      </w:ins>
    </w:p>
    <w:p>
      <w:pPr>
        <w:pStyle w:val="Compact"/>
        <w:numPr>
          <w:ilvl w:val="0"/>
          <w:numId w:val="1038"/>
        </w:numPr>
      </w:pPr>
      <m:oMath>
        <m:r>
          <m:rPr>
            <m:sty m:val="bi"/>
          </m:rPr>
          <m:t>A</m:t>
        </m:r>
        <m:r>
          <m:rPr>
            <m:sty m:val="p"/>
          </m:rPr>
          <m:t>+</m:t>
        </m:r>
        <m:r>
          <m:rPr>
            <m:sty m:val="bi"/>
          </m:rPr>
          <m:t>B</m:t>
        </m:r>
      </m:oMath>
      <w:r>
        <w:t xml:space="preserve"> </w:t>
      </w:r>
      <w:r>
        <w:t xml:space="preserve">is the</w:t>
      </w:r>
      <w:r>
        <w:t xml:space="preserve"> </w:t>
      </w:r>
      <m:oMath>
        <m:r>
          <m:t>2</m:t>
        </m:r>
        <m:r>
          <m:rPr>
            <m:sty m:val="p"/>
          </m:rPr>
          <m:t>×</m:t>
        </m:r>
        <m:r>
          <m:t>2</m:t>
        </m:r>
      </m:oMath>
      <w:r>
        <w:t xml:space="preserve"> </w:t>
      </w:r>
      <w:r>
        <w:t xml:space="preserve">identity matrix, which has rank</w:t>
      </w:r>
      <w:r>
        <w:t xml:space="preserve"> </w:t>
      </w:r>
      <m:oMath>
        <m:r>
          <m:t>2</m:t>
        </m:r>
      </m:oMath>
      <w:r>
        <w:t xml:space="preserve"> </w:t>
      </w:r>
      <w:r>
        <w:t xml:space="preserve">(</w:t>
      </w:r>
      <w:hyperlink w:anchor="exm-rank-nullity">
        <w:r>
          <w:rPr>
            <w:rStyle w:val="Hyperlink"/>
          </w:rPr>
          <w:t xml:space="preserve">Example 68</w:t>
        </w:r>
      </w:hyperlink>
      <w:r>
        <w:t xml:space="preserve">),</w:t>
      </w:r>
      <w:r>
        <w:t xml:space="preserve"> </w:t>
      </w:r>
      <w:r>
        <w:t xml:space="preserve">so the bound</w:t>
      </w:r>
      <w:r>
        <w:t xml:space="preserve"> </w:t>
      </w:r>
      <m:oMath>
        <m:r>
          <m:t>2</m:t>
        </m:r>
        <m:r>
          <m:rPr>
            <m:sty m:val="p"/>
          </m:rPr>
          <m:t>≤</m:t>
        </m:r>
        <m:r>
          <m:t>1</m:t>
        </m:r>
        <m:r>
          <m:rPr>
            <m:sty m:val="p"/>
          </m:rPr>
          <m:t>+</m:t>
        </m:r>
        <m:r>
          <m:t>1</m:t>
        </m:r>
      </m:oMath>
      <w:r>
        <w:t xml:space="preserve"> </w:t>
      </w:r>
      <w:r>
        <w:t xml:space="preserve">holds with equality.</w:t>
      </w:r>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del w:id="12161" w:author="PR Preview" w:date="2026-01-01T00:00:00Z">
        <w:r>
          <w:delText xml:space="preserve"> </w:delText>
        </w:r>
      </w:del>
      <w:del w:id="12162" w:author="PR Preview" w:date="2026-01-01T00:00:00Z">
        <w:r>
          <w:delText xml:space="preserve">is the</w:delText>
        </w:r>
      </w:del>
      <w:del w:id="12163" w:author="PR Preview" w:date="2026-01-01T00:00:00Z">
        <w:r>
          <w:delText xml:space="preserve"> </w:delText>
        </w:r>
      </w:del>
      <m:oMath>
        <m:r>
          <m:t>2</m:t>
        </m:r>
        <m:r>
          <m:rPr>
            <m:sty m:val="p"/>
          </m:rPr>
          <m:t>×</m:t>
        </m:r>
        <m:r>
          <m:t>2</m:t>
        </m:r>
      </m:oMath>
      <w:del w:id="12164" w:author="PR Preview" w:date="2026-01-01T00:00:00Z">
        <w:r>
          <w:delText xml:space="preserve"> </w:delText>
        </w:r>
      </w:del>
      <w:del w:id="12165" w:author="PR Preview" w:date="2026-01-01T00:00:00Z">
        <w:r>
          <w:delText xml:space="preserve">zero matrix,</w:delText>
        </w:r>
      </w:del>
      <w:del w:id="12166" w:author="PR Preview" w:date="2026-01-01T00:00:00Z">
        <w:r>
          <w:delText xml:space="preserve"> </w:delText>
        </w:r>
      </w:del>
      <w:del w:id="12167" w:author="PR Preview" w:date="2026-01-01T00:00:00Z">
        <w:r>
          <w:delText xml:space="preserve">which has rank</w:delText>
        </w:r>
      </w:del>
      <w:del w:id="12168" w:author="PR Preview" w:date="2026-01-01T00:00:00Z">
        <w:r>
          <w:delText xml:space="preserve"> </w:delText>
        </w:r>
      </w:del>
      <m:oMath>
        <m:r>
          <m:t>0</m:t>
        </m:r>
      </m:oMath>
      <w:del w:id="12169" w:author="PR Preview" w:date="2026-01-01T00:00:00Z">
        <w:r>
          <w:delText xml:space="preserve">:</w:delText>
        </w:r>
      </w:del>
      <w:del w:id="12170" w:author="PR Preview" w:date="2026-01-01T00:00:00Z">
        <w:r>
          <w:delText xml:space="preserve"> </w:delText>
        </w:r>
      </w:del>
      <w:del w:id="12171" w:author="PR Preview" w:date="2026-01-01T00:00:00Z">
        <w:r>
          <w:delText xml:space="preserve">any nonempty list of its columns contains</w:delText>
        </w:r>
      </w:del>
      <w:del w:id="12172" w:author="PR Preview" w:date="2026-01-01T00:00:00Z">
        <w:r>
          <w:delText xml:space="preserve"> </w:delText>
        </w:r>
      </w:del>
      <m:oMath>
        <m:sSub>
          <m:e>
            <m:limLow>
              <m:e>
                <m:r>
                  <m:t>0</m:t>
                </m:r>
              </m:e>
              <m:lim>
                <m:r>
                  <m:rPr>
                    <m:sty m:val="p"/>
                  </m:rPr>
                  <m:t>∼</m:t>
                </m:r>
              </m:lim>
            </m:limLow>
          </m:e>
          <m:sub>
            <m:r>
              <m:t>2</m:t>
            </m:r>
          </m:sub>
        </m:sSub>
      </m:oMath>
      <w:del w:id="12173" w:author="PR Preview" w:date="2026-01-01T00:00:00Z">
        <w:r>
          <w:delText xml:space="preserve">,</w:delText>
        </w:r>
      </w:del>
      <w:del w:id="12174" w:author="PR Preview" w:date="2026-01-01T00:00:00Z">
        <w:r>
          <w:delText xml:space="preserve"> </w:delText>
        </w:r>
      </w:del>
      <w:del w:id="12175" w:author="PR Preview" w:date="2026-01-01T00:00:00Z">
        <w:r>
          <w:delText xml:space="preserve">and</w:delText>
        </w:r>
      </w:del>
      <w:del w:id="12176" w:author="PR Preview" w:date="2026-01-01T00:00:00Z">
        <w:r>
          <w:delText xml:space="preserve"> </w:delText>
        </w:r>
      </w:del>
      <m:oMath>
        <m:r>
          <m:t>1</m:t>
        </m:r>
        <m:r>
          <m:rPr>
            <m:sty m:val="p"/>
          </m:rPr>
          <m:t>⋅</m:t>
        </m:r>
        <m:sSub>
          <m:e>
            <m:limLow>
              <m:e>
                <m:r>
                  <m:t>0</m:t>
                </m:r>
              </m:e>
              <m:lim>
                <m:r>
                  <m:rPr>
                    <m:sty m:val="p"/>
                  </m:rPr>
                  <m:t>∼</m:t>
                </m:r>
              </m:lim>
            </m:limLow>
          </m:e>
          <m:sub>
            <m:r>
              <m:t>2</m:t>
            </m:r>
          </m:sub>
        </m:sSub>
        <m:r>
          <m:rPr>
            <m:sty m:val="p"/>
          </m:rPr>
          <m:t>=</m:t>
        </m:r>
        <m:sSub>
          <m:e>
            <m:limLow>
              <m:e>
                <m:r>
                  <m:t>0</m:t>
                </m:r>
              </m:e>
              <m:lim>
                <m:r>
                  <m:rPr>
                    <m:sty m:val="p"/>
                  </m:rPr>
                  <m:t>∼</m:t>
                </m:r>
              </m:lim>
            </m:limLow>
          </m:e>
          <m:sub>
            <m:r>
              <m:t>2</m:t>
            </m:r>
          </m:sub>
        </m:sSub>
      </m:oMath>
      <w:del w:id="12177" w:author="PR Preview" w:date="2026-01-01T00:00:00Z">
        <w:r>
          <w:delText xml:space="preserve">.</w:delText>
        </w:r>
      </w:del>
      <w:del w:id="12178" w:author="PR Preview" w:date="2026-01-01T00:00:00Z">
        <w:r>
          <w:delText xml:space="preserve"> </w:delText>
        </w:r>
      </w:del>
      <w:del w:id="12179" w:author="PR Preview" w:date="2026-01-01T00:00:00Z">
        <w:r>
          <w:delText xml:space="preserve">So the bound</w:delText>
        </w:r>
      </w:del>
      <w:del w:id="12180" w:author="PR Preview" w:date="2026-01-01T00:00:00Z">
        <w:r>
          <w:delText xml:space="preserve"> </w:delText>
        </w:r>
      </w:del>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del w:id="12181" w:author="PR Preview" w:date="2026-01-01T00:00:00Z">
        <w:r>
          <w:delText xml:space="preserve"> </w:delText>
        </w:r>
      </w:del>
      <w:del w:id="12182" w:author="PR Preview" w:date="2026-01-01T00:00:00Z">
        <w:r>
          <w:delText xml:space="preserve">is strict.</w:delText>
        </w:r>
      </w:del>
    </w:p>
    <w:p>
      <w:pPr>
        <w:pStyle w:val="Compact"/>
        <w:numPr>
          <w:ilvl w:val="0"/>
          <w:numId w:val="1038"/>
        </w:numPr>
      </w:pPr>
      <m:oMath>
        <m:r>
          <m:rPr>
            <m:sty m:val="bi"/>
          </m:rPr>
          <m:t>A</m:t>
        </m:r>
        <m:r>
          <m:rPr>
            <m:sty m:val="p"/>
          </m:rPr>
          <m:t>+</m:t>
        </m:r>
        <m:r>
          <m:rPr>
            <m:sty m:val="p"/>
          </m:rPr>
          <m:t>(</m:t>
        </m:r>
        <m:r>
          <m:rPr>
            <m:sty m:val="p"/>
          </m:rPr>
          <m:t>−</m:t>
        </m:r>
        <m:r>
          <m:rPr>
            <m:sty m:val="bi"/>
          </m:rPr>
          <m:t>A</m:t>
        </m:r>
        <m:r>
          <m:rPr>
            <m:sty m:val="p"/>
          </m:rPr>
          <m:t>)</m:t>
        </m:r>
      </m:oMath>
      <w:ins w:id="12183" w:author="PR Preview" w:date="2026-01-01T00:00:00Z">
        <w:r>
          <w:t xml:space="preserve"> </w:t>
        </w:r>
      </w:ins>
      <w:ins w:id="12184" w:author="PR Preview" w:date="2026-01-01T00:00:00Z">
        <w:r>
          <w:t xml:space="preserve">is the</w:t>
        </w:r>
      </w:ins>
      <w:ins w:id="12185" w:author="PR Preview" w:date="2026-01-01T00:00:00Z">
        <w:r>
          <w:t xml:space="preserve"> </w:t>
        </w:r>
      </w:ins>
      <m:oMath>
        <m:r>
          <m:t>2</m:t>
        </m:r>
        <m:r>
          <m:rPr>
            <m:sty m:val="p"/>
          </m:rPr>
          <m:t>×</m:t>
        </m:r>
        <m:r>
          <m:t>2</m:t>
        </m:r>
      </m:oMath>
      <w:ins w:id="12186" w:author="PR Preview" w:date="2026-01-01T00:00:00Z">
        <w:r>
          <w:t xml:space="preserve"> </w:t>
        </w:r>
      </w:ins>
      <w:ins w:id="12187" w:author="PR Preview" w:date="2026-01-01T00:00:00Z">
        <w:r>
          <w:t xml:space="preserve">zero matrix,</w:t>
        </w:r>
      </w:ins>
      <w:ins w:id="12188" w:author="PR Preview" w:date="2026-01-01T00:00:00Z">
        <w:r>
          <w:t xml:space="preserve"> </w:t>
        </w:r>
      </w:ins>
      <w:ins w:id="12189" w:author="PR Preview" w:date="2026-01-01T00:00:00Z">
        <w:r>
          <w:t xml:space="preserve">which has rank</w:t>
        </w:r>
      </w:ins>
      <w:ins w:id="12190" w:author="PR Preview" w:date="2026-01-01T00:00:00Z">
        <w:r>
          <w:t xml:space="preserve"> </w:t>
        </w:r>
      </w:ins>
      <m:oMath>
        <m:r>
          <m:t>0</m:t>
        </m:r>
      </m:oMath>
      <w:ins w:id="12191" w:author="PR Preview" w:date="2026-01-01T00:00:00Z">
        <w:r>
          <w:t xml:space="preserve">:</w:t>
        </w:r>
      </w:ins>
      <w:ins w:id="12192" w:author="PR Preview" w:date="2026-01-01T00:00:00Z">
        <w:r>
          <w:t xml:space="preserve"> </w:t>
        </w:r>
      </w:ins>
      <w:ins w:id="12193" w:author="PR Preview" w:date="2026-01-01T00:00:00Z">
        <w:r>
          <w:t xml:space="preserve">any nonempty list of its columns contains</w:t>
        </w:r>
      </w:ins>
      <w:ins w:id="12194" w:author="PR Preview" w:date="2026-01-01T00:00:00Z">
        <w:r>
          <w:t xml:space="preserve"> </w:t>
        </w:r>
      </w:ins>
      <w:ins w:id="12195" w:author="PR Preview" w:date="2026-01-01T00:00:00Z">
        <w:r>
          <w:t xml:space="preserve">$\mathord{\smash[b]{\underset{\raise.3ex\hbox{$\scriptstyle\sim$}}{0}}\vphantom{0}}_2$</w:t>
        </w:r>
      </w:ins>
      <w:ins w:id="12196" w:author="PR Preview" w:date="2026-01-01T00:00:00Z">
        <w:r>
          <w:t xml:space="preserve">,</w:t>
        </w:r>
      </w:ins>
      <w:ins w:id="12197" w:author="PR Preview" w:date="2026-01-01T00:00:00Z">
        <w:r>
          <w:t xml:space="preserve"> </w:t>
        </w:r>
      </w:ins>
      <w:ins w:id="12198" w:author="PR Preview" w:date="2026-01-01T00:00:00Z">
        <w:r>
          <w:t xml:space="preserve">and</w:t>
        </w:r>
      </w:ins>
      <w:ins w:id="12199" w:author="PR Preview" w:date="2026-01-01T00:00:00Z">
        <w:r>
          <w:t xml:space="preserve"> </w:t>
        </w:r>
      </w:ins>
      <w:ins w:id="12200" w:author="PR Preview" w:date="2026-01-01T00:00:00Z">
        <w:r>
          <w:t xml:space="preserve">$1 \cdot\mathord{\smash[b]{\underset{\raise.3ex\hbox{$\scriptstyle\sim$}}{0}}\vphantom{0}}_2 = \mathord{\smash[b]{\underset{\raise.3ex\hbox{$\scriptstyle\sim$}}{0}}\vphantom{0}}_2$</w:t>
        </w:r>
      </w:ins>
      <w:ins w:id="12201" w:author="PR Preview" w:date="2026-01-01T00:00:00Z">
        <w:r>
          <w:t xml:space="preserve">.</w:t>
        </w:r>
      </w:ins>
      <w:ins w:id="12202" w:author="PR Preview" w:date="2026-01-01T00:00:00Z">
        <w:r>
          <w:t xml:space="preserve"> </w:t>
        </w:r>
      </w:ins>
      <w:ins w:id="12203" w:author="PR Preview" w:date="2026-01-01T00:00:00Z">
        <w:r>
          <w:t xml:space="preserve">So the bound</w:t>
        </w:r>
      </w:ins>
      <w:ins w:id="12204" w:author="PR Preview" w:date="2026-01-01T00:00:00Z">
        <w:r>
          <w:t xml:space="preserve"> </w:t>
        </w:r>
      </w:ins>
      <m:oMath>
        <m:r>
          <m:t>0</m:t>
        </m:r>
        <m:r>
          <m:rPr>
            <m:sty m:val="p"/>
          </m:rPr>
          <m:t>≤</m:t>
        </m:r>
        <m:r>
          <m:rPr>
            <m:sty m:val="p"/>
          </m:rPr>
          <m:t>rank</m:t>
        </m:r>
        <m:r>
          <m:rPr>
            <m:sty m:val="p"/>
          </m:rPr>
          <m:t>(</m:t>
        </m:r>
        <m:r>
          <m:rPr>
            <m:sty m:val="bi"/>
          </m:rPr>
          <m:t>A</m:t>
        </m:r>
        <m:r>
          <m:rPr>
            <m:sty m:val="p"/>
          </m:rPr>
          <m:t>)</m:t>
        </m:r>
        <m:r>
          <m:rPr>
            <m:sty m:val="p"/>
          </m:rPr>
          <m:t>+</m:t>
        </m:r>
        <m:r>
          <m:rPr>
            <m:sty m:val="p"/>
          </m:rPr>
          <m:t>rank</m:t>
        </m:r>
        <m:r>
          <m:rPr>
            <m:sty m:val="p"/>
          </m:rPr>
          <m:t>(</m:t>
        </m:r>
        <m:r>
          <m:rPr>
            <m:sty m:val="p"/>
          </m:rPr>
          <m:t>−</m:t>
        </m:r>
        <m:r>
          <m:rPr>
            <m:sty m:val="bi"/>
          </m:rPr>
          <m:t>A</m:t>
        </m:r>
        <m:r>
          <m:rPr>
            <m:sty m:val="p"/>
          </m:rPr>
          <m:t>)</m:t>
        </m:r>
        <m:r>
          <m:rPr>
            <m:sty m:val="p"/>
          </m:rPr>
          <m:t>=</m:t>
        </m:r>
        <m:r>
          <m:t>1</m:t>
        </m:r>
        <m:r>
          <m:rPr>
            <m:sty m:val="p"/>
          </m:rPr>
          <m:t>+</m:t>
        </m:r>
        <m:r>
          <m:t>1</m:t>
        </m:r>
      </m:oMath>
      <w:ins w:id="12205" w:author="PR Preview" w:date="2026-01-01T00:00:00Z">
        <w:r>
          <w:t xml:space="preserve"> </w:t>
        </w:r>
      </w:ins>
      <w:ins w:id="12206" w:author="PR Preview" w:date="2026-01-01T00:00:00Z">
        <w:r>
          <w:t xml:space="preserve">is strict.</w:t>
        </w:r>
      </w:ins>
    </w:p>
    <w:bookmarkEnd w:id="313"/>
    <w:bookmarkStart w:id="314" w:name="def-complementary-subspaces"/>
    <w:p>
      <w:pPr>
        <w:pStyle w:val="FirstParagraph"/>
      </w:pPr>
      <w:r>
        <w:rPr>
          <w:b/>
          <w:bCs/>
        </w:rPr>
        <w:t xml:space="preserve">Definition 64 (Complementary subspaces)</w:t>
      </w:r>
      <w:r>
        <w:t xml:space="preserve"> </w:t>
      </w:r>
      <w:r>
        <w:t xml:space="preserve">Let</w:t>
      </w:r>
      <w:r>
        <w:t xml:space="preserve"> </w:t>
      </w:r>
      <m:oMath>
        <m:sSub>
          <m:e>
            <m:r>
              <m:rPr>
                <m:scr m:val="script"/>
                <m:sty m:val="p"/>
              </m:rPr>
              <m:t>S</m:t>
            </m:r>
          </m:e>
          <m:sub>
            <m:r>
              <m:t>1</m:t>
            </m:r>
          </m:sub>
        </m:sSub>
      </m:oMath>
      <w:r>
        <w:t xml:space="preserve">,</w:t>
      </w:r>
      <w:r>
        <w:t xml:space="preserve"> </w:t>
      </w:r>
      <m:oMath>
        <m:sSub>
          <m:e>
            <m:r>
              <m:rPr>
                <m:scr m:val="script"/>
                <m:sty m:val="p"/>
              </m:rPr>
              <m:t>S</m:t>
            </m:r>
          </m:e>
          <m:sub>
            <m:r>
              <m:t>2</m:t>
            </m:r>
          </m:sub>
        </m:sSub>
      </m:oMath>
      <w:r>
        <w:t xml:space="preserve"> </w:t>
      </w:r>
      <w:r>
        <w:t xml:space="preserve">and</w:t>
      </w:r>
      <w:r>
        <w:t xml:space="preserve"> </w:t>
      </w:r>
      <m:oMath>
        <m:r>
          <m:rPr>
            <m:scr m:val="script"/>
            <m:sty m:val="p"/>
          </m:rPr>
          <m:t>V</m:t>
        </m:r>
      </m:oMath>
      <w:r>
        <w:t xml:space="preserve"> </w:t>
      </w:r>
      <w:r>
        <w:t xml:space="preserve">be subspaces of</w:t>
      </w:r>
      <w:r>
        <w:t xml:space="preserve"> </w:t>
      </w:r>
      <m:oMath>
        <m:sSup>
          <m:e>
            <m:r>
              <m:rPr>
                <m:scr m:val="double-struck"/>
                <m:sty m:val="p"/>
              </m:rPr>
              <m:t>R</m:t>
            </m:r>
          </m:e>
          <m:sup>
            <m:r>
              <m:t>p</m:t>
            </m:r>
          </m:sup>
        </m:sSup>
      </m:oMath>
      <w:r>
        <w:t xml:space="preserve">.</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w:t>
      </w:r>
      <w:r>
        <w:t xml:space="preserve"> </w:t>
      </w:r>
      <w:r>
        <w:rPr>
          <w:b/>
          <w:bCs/>
        </w:rPr>
        <w:t xml:space="preserve">complementary</w:t>
      </w:r>
      <w:r>
        <w:t xml:space="preserve"> </w:t>
      </w:r>
      <w:r>
        <w:t xml:space="preserve">in</w:t>
      </w:r>
      <w:r>
        <w:t xml:space="preserve"> </w:t>
      </w:r>
      <m:oMath>
        <m:r>
          <m:rPr>
            <m:scr m:val="script"/>
            <m:sty m:val="p"/>
          </m:rPr>
          <m:t>V</m:t>
        </m:r>
      </m:oMath>
      <w:r>
        <w:t xml:space="preserve"> </w:t>
      </w:r>
      <w:r>
        <w:t xml:space="preserve">if</w:t>
      </w:r>
    </w:p>
    <w:p>
      <w:pPr>
        <w:pStyle w:val="BodyText"/>
      </w:pPr>
      <m:oMathPara>
        <m:oMathParaPr>
          <m:jc m:val="center"/>
        </m:oMathPara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r>
            <m:t> </m:t>
          </m:r>
          <m:r>
            <m:rPr>
              <m:nor/>
              <m:sty m:val="p"/>
            </m:rPr>
            <m:t>and</m:t>
          </m:r>
          <m:r>
            <m:t> </m:t>
          </m:r>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m:oMathPara>
    </w:p>
    <w:p>
      <w:pPr>
        <w:pStyle w:val="BodyText"/>
      </w:pPr>
      <w:ins w:id="12207" w:author="PR Preview" w:date="2026-01-01T00:00:00Z">
        <w:r>
          <w:t xml:space="preserve">$$
    \mathcal{V} = \mathcal{S}_1 + \mathcal{S}_2
    \quad \text{and} \quad
    \mathcal{S}_1 \cap \mathcal{S}_2 = \mathopen{}\left\{\mathord{\smash[b]{\underset{\raise.3ex\hbox{$\scriptstyle\sim$}}{0}}\vphantom{0}}\right\}\mathclose{}
    $$</w:t>
        </w:r>
      </w:ins>
    </w:p>
    <w:p>
      <w:pPr>
        <w:pStyle w:val="FirstParagraph"/>
      </w:pPr>
      <w:r>
        <w:t xml:space="preserve">(</w:t>
      </w:r>
      <w:hyperlink w:anchor="def-subspace-sum">
        <w:r>
          <w:rPr>
            <w:rStyle w:val="Hyperlink"/>
          </w:rPr>
          <w:t xml:space="preserve">Definition 63</w:t>
        </w:r>
      </w:hyperlink>
      <w:r>
        <w:t xml:space="preserve">).</w:t>
      </w:r>
    </w:p>
    <w:bookmarkEnd w:id="314"/>
    <w:bookmarkStart w:id="315" w:name="def-direct-sum"/>
    <w:p>
      <w:pPr>
        <w:pStyle w:val="BodyText"/>
      </w:pPr>
      <w:r>
        <w:rPr>
          <w:b/>
          <w:bCs/>
        </w:rPr>
        <w:t xml:space="preserve">Definition 65 (Direct sum)</w:t>
      </w:r>
      <w:r>
        <w:t xml:space="preserve"> </w:t>
      </w:r>
      <w:r>
        <w:t xml:space="preserve">If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are complementary in</w:t>
      </w:r>
      <w:r>
        <w:t xml:space="preserve"> </w:t>
      </w:r>
      <m:oMath>
        <m:r>
          <m:rPr>
            <m:scr m:val="script"/>
            <m:sty m:val="p"/>
          </m:rPr>
          <m:t>V</m:t>
        </m:r>
      </m:oMath>
      <w:r>
        <w:t xml:space="preserve"> </w:t>
      </w:r>
      <w:r>
        <w:t xml:space="preserve">(</w:t>
      </w:r>
      <w:hyperlink w:anchor="def-complementary-subspaces">
        <w:r>
          <w:rPr>
            <w:rStyle w:val="Hyperlink"/>
          </w:rPr>
          <w:t xml:space="preserve">Definition 64</w:t>
        </w:r>
      </w:hyperlink>
      <w:r>
        <w:t xml:space="preserve">),</w:t>
      </w:r>
      <w:r>
        <w:t xml:space="preserve"> </w:t>
      </w:r>
      <w:r>
        <w:t xml:space="preserve">then</w:t>
      </w:r>
      <w:r>
        <w:t xml:space="preserve"> </w:t>
      </w:r>
      <m:oMath>
        <m:r>
          <m:rPr>
            <m:scr m:val="script"/>
            <m:sty m:val="p"/>
          </m:rPr>
          <m:t>V</m:t>
        </m:r>
      </m:oMath>
      <w:r>
        <w:t xml:space="preserve"> </w:t>
      </w:r>
      <w:r>
        <w:t xml:space="preserve">is the</w:t>
      </w:r>
      <w:r>
        <w:t xml:space="preserve"> </w:t>
      </w:r>
      <w:r>
        <w:rPr>
          <w:b/>
          <w:bCs/>
        </w:rPr>
        <w:t xml:space="preserve">direct sum</w:t>
      </w:r>
      <w:r>
        <w:t xml:space="preserve"> </w:t>
      </w:r>
      <w:r>
        <w:t xml:space="preserve">of</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w:t>
      </w:r>
      <w:r>
        <w:t xml:space="preserve"> </w:t>
      </w:r>
      <w:r>
        <w:t xml:space="preserve">written</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5"/>
    <w:bookmarkStart w:id="316" w:name="exm-direct-sum"/>
    <w:p>
      <w:pPr>
        <w:pStyle w:val="BodyText"/>
      </w:pPr>
      <w:r>
        <w:rPr>
          <w:b/>
          <w:bCs/>
        </w:rPr>
        <w:t xml:space="preserve">Example 85 (</w:t>
      </w:r>
      <m:oMath>
        <m:sSup>
          <m:e>
            <m:r>
              <m:rPr>
                <m:scr m:val="double-struck"/>
                <m:sty m:val="p"/>
              </m:rPr>
              <m:t>R</m:t>
            </m:r>
          </m:e>
          <m:sup>
            <m:r>
              <m:t>3</m:t>
            </m:r>
          </m:sup>
        </m:sSup>
      </m:oMath>
      <w:r>
        <w:rPr>
          <w:b/>
          <w:bCs/>
        </w:rPr>
        <w:t xml:space="preserve"> </w:t>
      </w:r>
      <w:r>
        <w:rPr>
          <w:b/>
          <w:bCs/>
        </w:rPr>
        <w:t xml:space="preserve">is a plane plus a line)</w:t>
      </w:r>
      <w:r>
        <w:t xml:space="preserve"> </w:t>
      </w:r>
      <w:r>
        <w:t xml:space="preserve">Let</w:t>
      </w:r>
      <w:r>
        <w:t xml:space="preserve"> </w:t>
      </w:r>
      <m:oMath>
        <m:sSub>
          <m:e>
            <m:r>
              <m:rPr>
                <m:scr m:val="script"/>
                <m:sty m:val="p"/>
              </m:rPr>
              <m:t>S</m:t>
            </m:r>
          </m:e>
          <m:sub>
            <m:r>
              <m:t>1</m:t>
            </m:r>
          </m:sub>
        </m:sSub>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r>
        <w:t xml:space="preserve">, the plane</w:t>
      </w:r>
      <w:r>
        <w:t xml:space="preserve"> </w:t>
      </w:r>
      <m:oMath>
        <m:r>
          <m:t>z</m:t>
        </m:r>
        <m:r>
          <m:rPr>
            <m:sty m:val="p"/>
          </m:rPr>
          <m:t>=</m:t>
        </m:r>
        <m:r>
          <m:t>0</m:t>
        </m:r>
      </m:oMath>
      <w:r>
        <w:t xml:space="preserve">,</w:t>
      </w:r>
      <w:r>
        <w:t xml:space="preserve"> </w:t>
      </w:r>
      <w:r>
        <w:t xml:space="preserve">and</w:t>
      </w:r>
      <w:r>
        <w:t xml:space="preserve"> </w:t>
      </w:r>
      <m:oMath>
        <m:sSub>
          <m:e>
            <m:r>
              <m:rPr>
                <m:scr m:val="script"/>
                <m:sty m:val="p"/>
              </m:rPr>
              <m:t>S</m:t>
            </m:r>
          </m:e>
          <m:sub>
            <m:r>
              <m:t>2</m:t>
            </m:r>
          </m:sub>
        </m:sSub>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pStyle w:val="Compact"/>
        <w:numPr>
          <w:ilvl w:val="0"/>
          <w:numId w:val="1039"/>
        </w:numPr>
      </w:pPr>
      <w:r>
        <w:rPr>
          <w:b/>
          <w:bCs/>
        </w:rPr>
        <w:t xml:space="preserve">Sum:</w:t>
      </w:r>
      <w:r>
        <w:t xml:space="preserve"> </w:t>
      </w:r>
      <w:r>
        <w:t xml:space="preserve">any</w:t>
      </w:r>
      <w:r>
        <w:t xml:space="preserve"> </w:t>
      </w:r>
      <m:oMath>
        <m:r>
          <m:rPr>
            <m:sty m:val="p"/>
          </m:rPr>
          <m:t>(</m:t>
        </m:r>
        <m:r>
          <m:t>x</m:t>
        </m:r>
        <m:r>
          <m:rPr>
            <m:sty m:val="p"/>
          </m:rPr>
          <m:t>,</m:t>
        </m:r>
        <m:r>
          <m:t>y</m:t>
        </m:r>
        <m:r>
          <m:rPr>
            <m:sty m:val="p"/>
          </m:rPr>
          <m:t>,</m:t>
        </m:r>
        <m:r>
          <m:t>z</m:t>
        </m:r>
        <m:r>
          <m:rPr>
            <m:sty m:val="p"/>
          </m:rPr>
          <m:t>)</m:t>
        </m:r>
        <m:r>
          <m:rPr>
            <m:sty m:val="p"/>
          </m:rPr>
          <m:t>∈</m:t>
        </m:r>
        <m:sSup>
          <m:e>
            <m:r>
              <m:rPr>
                <m:scr m:val="double-struck"/>
                <m:sty m:val="p"/>
              </m:rPr>
              <m:t>R</m:t>
            </m:r>
          </m:e>
          <m:sup>
            <m:r>
              <m:t>3</m:t>
            </m:r>
          </m:sup>
        </m:sSup>
      </m:oMath>
      <w:r>
        <w:t xml:space="preserve"> </w:t>
      </w:r>
      <w:r>
        <w:t xml:space="preserve">is</w:t>
      </w:r>
      <w:r>
        <w:t xml:space="preserve"> </w:t>
      </w:r>
      <m:oMath>
        <m:r>
          <m:rPr>
            <m:sty m:val="p"/>
          </m:rPr>
          <m:t>(</m:t>
        </m:r>
        <m:r>
          <m:t>x</m:t>
        </m:r>
        <m:r>
          <m:rPr>
            <m:sty m:val="p"/>
          </m:rPr>
          <m:t>,</m:t>
        </m:r>
        <m:r>
          <m:t>y</m:t>
        </m:r>
        <m:r>
          <m:rPr>
            <m:sty m:val="p"/>
          </m:rPr>
          <m:t>,</m:t>
        </m:r>
        <m:r>
          <m:t>0</m:t>
        </m:r>
        <m:r>
          <m:rPr>
            <m:sty m:val="p"/>
          </m:rPr>
          <m:t>)</m:t>
        </m:r>
        <m:r>
          <m:rPr>
            <m:sty m:val="p"/>
          </m:rPr>
          <m:t>+</m:t>
        </m:r>
        <m:r>
          <m:rPr>
            <m:sty m:val="p"/>
          </m:rPr>
          <m:t>(</m:t>
        </m:r>
        <m:r>
          <m:t>0</m:t>
        </m:r>
        <m:r>
          <m:rPr>
            <m:sty m:val="p"/>
          </m:rPr>
          <m:t>,</m:t>
        </m:r>
        <m:r>
          <m:t>0</m:t>
        </m:r>
        <m:r>
          <m:rPr>
            <m:sty m:val="p"/>
          </m:rPr>
          <m:t>,</m:t>
        </m:r>
        <m:r>
          <m:t>z</m:t>
        </m:r>
        <m:r>
          <m:rPr>
            <m:sty m:val="p"/>
          </m:rPr>
          <m:t>)</m:t>
        </m:r>
      </m:oMath>
      <w:r>
        <w:t xml:space="preserve">,</w:t>
      </w:r>
      <w:r>
        <w:t xml:space="preserve"> </w:t>
      </w:r>
      <w:r>
        <w:t xml:space="preserve">so</w:t>
      </w:r>
      <w:r>
        <w:t xml:space="preserve"> </w:t>
      </w:r>
      <m:oMath>
        <m:sSub>
          <m:e>
            <m:r>
              <m:rPr>
                <m:scr m:val="script"/>
                <m:sty m:val="p"/>
              </m:rPr>
              <m:t>S</m:t>
            </m:r>
          </m:e>
          <m:sub>
            <m:r>
              <m:t>1</m:t>
            </m:r>
          </m:sub>
        </m:sSub>
        <m:r>
          <m:rPr>
            <m:sty m:val="p"/>
          </m:rPr>
          <m:t>+</m:t>
        </m:r>
        <m:sSub>
          <m:e>
            <m:r>
              <m:rPr>
                <m:scr m:val="script"/>
                <m:sty m:val="p"/>
              </m:rPr>
              <m:t>S</m:t>
            </m:r>
          </m:e>
          <m:sub>
            <m:r>
              <m:t>2</m:t>
            </m:r>
          </m:sub>
        </m:sSub>
        <m:r>
          <m:rPr>
            <m:sty m:val="p"/>
          </m:rPr>
          <m:t>=</m:t>
        </m:r>
        <m:sSup>
          <m:e>
            <m:r>
              <m:rPr>
                <m:scr m:val="double-struck"/>
                <m:sty m:val="p"/>
              </m:rPr>
              <m:t>R</m:t>
            </m:r>
          </m:e>
          <m:sup>
            <m:r>
              <m:t>3</m:t>
            </m:r>
          </m:sup>
        </m:sSup>
      </m:oMath>
      <w:r>
        <w:t xml:space="preserve">.</w:t>
      </w:r>
    </w:p>
    <w:p>
      <w:pPr>
        <w:pStyle w:val="Compact"/>
        <w:numPr>
          <w:ilvl w:val="0"/>
          <w:numId w:val="1039"/>
        </w:numPr>
      </w:pPr>
      <w:del w:id="12208" w:author="PR Preview" w:date="2026-01-01T00:00:00Z">
        <w:r>
          <w:rPr>
            <w:b/>
            <w:bCs/>
          </w:rPr>
          <w:delText xml:space="preserve">Intersection:</w:delText>
        </w:r>
      </w:del>
      <w:del w:id="12209" w:author="PR Preview" w:date="2026-01-01T00:00:00Z">
        <w:r>
          <w:delText xml:space="preserve"> </w:delText>
        </w:r>
      </w:del>
      <w:del w:id="12210" w:author="PR Preview" w:date="2026-01-01T00:00:00Z">
        <w:r>
          <w:delText xml:space="preserve">a vector in both has third entry</w:delText>
        </w:r>
      </w:del>
      <w:del w:id="12211" w:author="PR Preview" w:date="2026-01-01T00:00:00Z">
        <w:r>
          <w:delText xml:space="preserve"> </w:delText>
        </w:r>
      </w:del>
      <m:oMath>
        <m:r>
          <m:t>0</m:t>
        </m:r>
      </m:oMath>
      <w:del w:id="12212" w:author="PR Preview" w:date="2026-01-01T00:00:00Z">
        <w:r>
          <w:delText xml:space="preserve"> </w:delText>
        </w:r>
      </w:del>
      <w:del w:id="12213" w:author="PR Preview" w:date="2026-01-01T00:00:00Z">
        <w:r>
          <w:delText xml:space="preserve">and first and second entries</w:delText>
        </w:r>
      </w:del>
      <w:del w:id="12214" w:author="PR Preview" w:date="2026-01-01T00:00:00Z">
        <w:r>
          <w:delText xml:space="preserve"> </w:delText>
        </w:r>
      </w:del>
      <m:oMath>
        <m:r>
          <m:t>0</m:t>
        </m:r>
      </m:oMath>
      <w:del w:id="12215" w:author="PR Preview" w:date="2026-01-01T00:00:00Z">
        <w:r>
          <w:delText xml:space="preserve">,</w:delText>
        </w:r>
      </w:del>
      <w:del w:id="12216" w:author="PR Preview" w:date="2026-01-01T00:00:00Z">
        <w:r>
          <w:delText xml:space="preserve"> </w:delText>
        </w:r>
      </w:del>
      <w:del w:id="12217" w:author="PR Preview" w:date="2026-01-01T00:00:00Z">
        <w:r>
          <w:delText xml:space="preserve">so</w:delText>
        </w:r>
      </w:del>
      <w:del w:id="12218"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219" w:author="PR Preview" w:date="2026-01-01T00:00:00Z">
        <w:r>
          <w:delText xml:space="preserve">.</w:delText>
        </w:r>
      </w:del>
    </w:p>
    <w:p>
      <w:pPr>
        <w:pStyle w:val="Compact"/>
        <w:numPr>
          <w:ilvl w:val="0"/>
          <w:numId w:val="1039"/>
        </w:numPr>
      </w:pPr>
      <w:ins w:id="12220" w:author="PR Preview" w:date="2026-01-01T00:00:00Z">
        <w:r>
          <w:rPr>
            <w:b/>
            <w:bCs/>
          </w:rPr>
          <w:t xml:space="preserve">Intersection:</w:t>
        </w:r>
      </w:ins>
      <w:ins w:id="12221" w:author="PR Preview" w:date="2026-01-01T00:00:00Z">
        <w:r>
          <w:t xml:space="preserve"> </w:t>
        </w:r>
      </w:ins>
      <w:ins w:id="12222" w:author="PR Preview" w:date="2026-01-01T00:00:00Z">
        <w:r>
          <w:t xml:space="preserve">a vector in both has third entry</w:t>
        </w:r>
      </w:ins>
      <w:ins w:id="12223" w:author="PR Preview" w:date="2026-01-01T00:00:00Z">
        <w:r>
          <w:t xml:space="preserve"> </w:t>
        </w:r>
      </w:ins>
      <m:oMath>
        <m:r>
          <m:t>0</m:t>
        </m:r>
      </m:oMath>
      <w:ins w:id="12224" w:author="PR Preview" w:date="2026-01-01T00:00:00Z">
        <w:r>
          <w:t xml:space="preserve"> </w:t>
        </w:r>
      </w:ins>
      <w:ins w:id="12225" w:author="PR Preview" w:date="2026-01-01T00:00:00Z">
        <w:r>
          <w:t xml:space="preserve">and first and second entries</w:t>
        </w:r>
      </w:ins>
      <w:ins w:id="12226" w:author="PR Preview" w:date="2026-01-01T00:00:00Z">
        <w:r>
          <w:t xml:space="preserve"> </w:t>
        </w:r>
      </w:ins>
      <m:oMath>
        <m:r>
          <m:t>0</m:t>
        </m:r>
      </m:oMath>
      <w:ins w:id="12227" w:author="PR Preview" w:date="2026-01-01T00:00:00Z">
        <w:r>
          <w:t xml:space="preserve">,</w:t>
        </w:r>
      </w:ins>
      <w:ins w:id="12228" w:author="PR Preview" w:date="2026-01-01T00:00:00Z">
        <w:r>
          <w:t xml:space="preserve"> </w:t>
        </w:r>
      </w:ins>
      <w:ins w:id="12229" w:author="PR Preview" w:date="2026-01-01T00:00:00Z">
        <w:r>
          <w:t xml:space="preserve">so</w:t>
        </w:r>
      </w:ins>
      <w:ins w:id="12230" w:author="PR Preview" w:date="2026-01-01T00:00:00Z">
        <w:r>
          <w:t xml:space="preserve"> </w:t>
        </w:r>
      </w:ins>
      <w:ins w:id="12231" w:author="PR Preview" w:date="2026-01-01T00:00:00Z">
        <w:r>
          <w:t xml:space="preserve">$\mathcal{S}_1 \cap \mathcal{S}_2 = \mathopen{}\left\{\mathord{\smash[b]{\underset{\raise.3ex\hbox{$\scriptstyle\sim$}}{0}}\vphantom{0}}\right\}\mathclose{}$</w:t>
        </w:r>
      </w:ins>
      <w:ins w:id="12232" w:author="PR Preview" w:date="2026-01-01T00:00:00Z">
        <w:r>
          <w:t xml:space="preserve">.</w:t>
        </w:r>
      </w:ins>
    </w:p>
    <w:p>
      <w:pPr>
        <w:pStyle w:val="FirstParagraph"/>
      </w:pPr>
      <w:r>
        <w:t xml:space="preserve">So</w:t>
      </w:r>
      <w:r>
        <w:t xml:space="preserve"> </w:t>
      </w:r>
      <m:oMath>
        <m:sSup>
          <m:e>
            <m:r>
              <m:rPr>
                <m:scr m:val="double-struck"/>
                <m:sty m:val="p"/>
              </m:rPr>
              <m:t>R</m:t>
            </m:r>
          </m:e>
          <m:sup>
            <m:r>
              <m:t>3</m:t>
            </m:r>
          </m:sup>
        </m:sSup>
        <m:r>
          <m:rPr>
            <m:sty m:val="p"/>
          </m:rPr>
          <m:t>=</m:t>
        </m:r>
        <m:sSub>
          <m:e>
            <m:r>
              <m:rPr>
                <m:scr m:val="script"/>
                <m:sty m:val="p"/>
              </m:rPr>
              <m:t>S</m:t>
            </m:r>
          </m:e>
          <m:sub>
            <m:r>
              <m:t>1</m:t>
            </m:r>
          </m:sub>
        </m:sSub>
        <m:r>
          <m:rPr>
            <m:sty m:val="p"/>
          </m:rPr>
          <m:t>⊕</m:t>
        </m:r>
        <m:sSub>
          <m:e>
            <m:r>
              <m:rPr>
                <m:scr m:val="script"/>
                <m:sty m:val="p"/>
              </m:rPr>
              <m:t>S</m:t>
            </m:r>
          </m:e>
          <m:sub>
            <m:r>
              <m:t>2</m:t>
            </m:r>
          </m:sub>
        </m:sSub>
      </m:oMath>
      <w:r>
        <w:t xml:space="preserve">.</w:t>
      </w:r>
    </w:p>
    <w:bookmarkEnd w:id="316"/>
    <w:bookmarkStart w:id="317" w:name="exm-not-direct-sum"/>
    <w:p>
      <w:pPr>
        <w:pStyle w:val="BodyText"/>
      </w:pPr>
      <w:r>
        <w:rPr>
          <w:b/>
          <w:bCs/>
        </w:rPr>
        <w:t xml:space="preserve">Example 86 (Two planes that sum to</w:t>
      </w:r>
      <w:r>
        <w:rPr>
          <w:b/>
          <w:bCs/>
        </w:rPr>
        <w:t xml:space="preserve"> </w:t>
      </w:r>
      <m:oMath>
        <m:sSup>
          <m:e>
            <m:r>
              <m:rPr>
                <m:scr m:val="double-struck"/>
                <m:sty m:val="p"/>
              </m:rPr>
              <m:t>R</m:t>
            </m:r>
          </m:e>
          <m:sup>
            <m:r>
              <m:t>3</m:t>
            </m:r>
          </m:sup>
        </m:sSup>
      </m:oMath>
      <w:r>
        <w:rPr>
          <w:b/>
          <w:bCs/>
        </w:rPr>
        <w:t xml:space="preserve"> </w:t>
      </w:r>
      <w:r>
        <w:rPr>
          <w:b/>
          <w:bCs/>
        </w:rPr>
        <w:t xml:space="preserve">but not directly)</w:t>
      </w:r>
      <w:r>
        <w:t xml:space="preserve"> </w:t>
      </w:r>
      <w:r>
        <w:t xml:space="preserve">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sum to</w:t>
      </w:r>
      <w:r>
        <w:t xml:space="preserve"> </w:t>
      </w:r>
      <m:oMath>
        <m:sSup>
          <m:e>
            <m:r>
              <m:rPr>
                <m:scr m:val="double-struck"/>
                <m:sty m:val="p"/>
              </m:rPr>
              <m:t>R</m:t>
            </m:r>
          </m:e>
          <m:sup>
            <m:r>
              <m:t>3</m:t>
            </m:r>
          </m:sup>
        </m:sSup>
      </m:oMath>
      <w:r>
        <w:t xml:space="preserve"> </w:t>
      </w:r>
      <w:r>
        <w:t xml:space="preserve">(</w:t>
      </w:r>
      <w:hyperlink w:anchor="exm-sum-intersection-subspace">
        <w:r>
          <w:rPr>
            <w:rStyle w:val="Hyperlink"/>
          </w:rPr>
          <w:t xml:space="preserve">Example 81</w:t>
        </w:r>
      </w:hyperlink>
      <w:r>
        <w:t xml:space="preserve">),</w:t>
      </w:r>
      <w:r>
        <w:t xml:space="preserve"> </w:t>
      </w:r>
      <w:r>
        <w:t xml:space="preserve">but they share the</w:t>
      </w:r>
      <w:r>
        <w:t xml:space="preserve"> </w:t>
      </w:r>
      <m:oMath>
        <m:r>
          <m:t>y</m:t>
        </m:r>
      </m:oMath>
      <w:r>
        <w:t xml:space="preserve">-axis,</w:t>
      </w:r>
      <w:r>
        <w:t xml:space="preserve"> </w:t>
      </w:r>
      <w:r>
        <w:t xml:space="preserve">so they are not complementary,</w:t>
      </w:r>
      <w:r>
        <w:t xml:space="preserve"> </w:t>
      </w:r>
      <w:r>
        <w:t xml:space="preserve">and</w:t>
      </w:r>
      <w:r>
        <w:t xml:space="preserve"> </w:t>
      </w:r>
      <m:oMath>
        <m:sSup>
          <m:e>
            <m:r>
              <m:rPr>
                <m:scr m:val="double-struck"/>
                <m:sty m:val="p"/>
              </m:rPr>
              <m:t>R</m:t>
            </m:r>
          </m:e>
          <m:sup>
            <m:r>
              <m:t>3</m:t>
            </m:r>
          </m:sup>
        </m:sSup>
      </m:oMath>
      <w:r>
        <w:t xml:space="preserve"> </w:t>
      </w:r>
      <w:r>
        <w:t xml:space="preserve">is not their direct sum.</w:t>
      </w:r>
      <w:r>
        <w:t xml:space="preserve"> </w:t>
      </w:r>
      <w:r>
        <w:t xml:space="preserve">The shared line shows up as more than one way to split a vector:</w:t>
      </w:r>
    </w:p>
    <w:p>
      <w:pPr>
        <w:pStyle w:val="BodyText"/>
      </w:pPr>
      <m:oMathPara>
        <m:oMathParaPr>
          <m:jc m:val="center"/>
        </m:oMathParaPr>
        <m:oMath>
          <m:eqArr>
            <m:e>
              <m:r>
                <m:rPr>
                  <m:sty m:val="p"/>
                </m:rPr>
                <m:t>(</m:t>
              </m:r>
              <m:r>
                <m:t>0</m:t>
              </m:r>
              <m:r>
                <m:rPr>
                  <m:sty m:val="p"/>
                </m:rPr>
                <m:t>,</m:t>
              </m:r>
              <m:r>
                <m:t>1</m:t>
              </m:r>
              <m:r>
                <m:rPr>
                  <m:sty m:val="p"/>
                </m:rPr>
                <m:t>,</m:t>
              </m:r>
              <m:r>
                <m:t>0</m:t>
              </m:r>
              <m:r>
                <m:rPr>
                  <m:sty m:val="p"/>
                </m:rPr>
                <m:t>)</m:t>
              </m:r>
              <m:r>
                <m:t>&amp;</m:t>
              </m:r>
              <m:r>
                <m:rPr>
                  <m:sty m:val="p"/>
                </m:rPr>
                <m:t>=</m:t>
              </m:r>
              <m:r>
                <m:rPr>
                  <m:sty m:val="p"/>
                </m:rPr>
                <m:t>(</m:t>
              </m:r>
              <m:r>
                <m:t>0</m:t>
              </m:r>
              <m:r>
                <m:rPr>
                  <m:sty m:val="p"/>
                </m:rPr>
                <m:t>,</m:t>
              </m:r>
              <m:r>
                <m:t>1</m:t>
              </m:r>
              <m:r>
                <m:rPr>
                  <m:sty m:val="p"/>
                </m:rPr>
                <m:t>,</m:t>
              </m:r>
              <m:r>
                <m:t>0</m:t>
              </m:r>
              <m:r>
                <m:rPr>
                  <m:sty m:val="p"/>
                </m:rPr>
                <m:t>)</m:t>
              </m:r>
              <m:r>
                <m:rPr>
                  <m:sty m:val="p"/>
                </m:rPr>
                <m:t>+</m:t>
              </m:r>
              <m:limLow>
                <m:e>
                  <m:r>
                    <m:t>0</m:t>
                  </m:r>
                </m:e>
                <m:lim>
                  <m:r>
                    <m:rPr>
                      <m:sty m:val="p"/>
                    </m:rPr>
                    <m:t>∼</m:t>
                  </m:r>
                </m:lim>
              </m:limLow>
            </m:e>
            <m:e>
              <m:r>
                <m:t>&amp;</m:t>
              </m:r>
              <m:r>
                <m:rPr>
                  <m:sty m:val="p"/>
                </m:rPr>
                <m:t>=</m:t>
              </m:r>
              <m:limLow>
                <m:e>
                  <m:r>
                    <m:t>0</m:t>
                  </m:r>
                </m:e>
                <m:lim>
                  <m:r>
                    <m:rPr>
                      <m:sty m:val="p"/>
                    </m:rPr>
                    <m:t>∼</m:t>
                  </m:r>
                </m:lim>
              </m:limLow>
              <m:r>
                <m:rPr>
                  <m:sty m:val="p"/>
                </m:rPr>
                <m:t>+</m:t>
              </m:r>
              <m:r>
                <m:rPr>
                  <m:sty m:val="p"/>
                </m:rPr>
                <m:t>(</m:t>
              </m:r>
              <m:r>
                <m:t>0</m:t>
              </m:r>
              <m:r>
                <m:rPr>
                  <m:sty m:val="p"/>
                </m:rPr>
                <m:t>,</m:t>
              </m:r>
              <m:r>
                <m:t>1</m:t>
              </m:r>
              <m:r>
                <m:rPr>
                  <m:sty m:val="p"/>
                </m:rPr>
                <m:t>,</m:t>
              </m:r>
              <m:r>
                <m:t>0</m:t>
              </m:r>
              <m:r>
                <m:rPr>
                  <m:sty m:val="p"/>
                </m:rPr>
                <m:t>)</m:t>
              </m:r>
              <m:r>
                <m:rPr>
                  <m:sty m:val="p"/>
                </m:rPr>
                <m:t>,</m:t>
              </m:r>
            </m:e>
          </m:eqArr>
        </m:oMath>
      </m:oMathPara>
    </w:p>
    <w:p>
      <w:pPr>
        <w:pStyle w:val="BodyText"/>
      </w:pPr>
      <w:ins w:id="12233" w:author="PR Preview" w:date="2026-01-01T00:00:00Z">
        <w:r>
          <w:t xml:space="preserve">$$
    \begin{aligned}
    (0, 1, 0) &amp;= (0, 1, 0) + \mathord{\smash[b]{\underset{\raise.3ex\hbox{$\scriptstyle\sim$}}{0}}\vphantom{0}}\\
    &amp;= \mathord{\smash[b]{\underset{\raise.3ex\hbox{$\scriptstyle\sim$}}{0}}\vphantom{0}}+ (0, 1, 0),
    \end{aligned}
    $$</w:t>
        </w:r>
      </w:ins>
    </w:p>
    <w:p>
      <w:pPr>
        <w:pStyle w:val="FirstParagraph"/>
      </w:pPr>
      <w:r>
        <w:t xml:space="preserve">with the first term in the plane</w:t>
      </w:r>
      <w:r>
        <w:t xml:space="preserve"> </w:t>
      </w:r>
      <m:oMath>
        <m:r>
          <m:t>z</m:t>
        </m:r>
        <m:r>
          <m:rPr>
            <m:sty m:val="p"/>
          </m:rPr>
          <m:t>=</m:t>
        </m:r>
        <m:r>
          <m:t>0</m:t>
        </m:r>
      </m:oMath>
      <w:r>
        <w:t xml:space="preserve"> </w:t>
      </w:r>
      <w:r>
        <w:t xml:space="preserve">and the second in the plane</w:t>
      </w:r>
      <w:r>
        <w:t xml:space="preserve"> </w:t>
      </w:r>
      <m:oMath>
        <m:r>
          <m:t>x</m:t>
        </m:r>
        <m:r>
          <m:rPr>
            <m:sty m:val="p"/>
          </m:rPr>
          <m:t>=</m:t>
        </m:r>
        <m:r>
          <m:t>0</m:t>
        </m:r>
      </m:oMath>
      <w:r>
        <w:t xml:space="preserve"> </w:t>
      </w:r>
      <w:r>
        <w:t xml:space="preserve">both times.</w:t>
      </w:r>
    </w:p>
    <w:bookmarkEnd w:id="317"/>
    <w:bookmarkStart w:id="318" w:name="thm-direct-sum-equiv"/>
    <w:p>
      <w:pPr>
        <w:pStyle w:val="BodyText"/>
      </w:pPr>
      <w:r>
        <w:rPr>
          <w:b/>
          <w:bCs/>
        </w:rPr>
        <w:t xml:space="preserve">Theorem 49 (Three ways to recognize a direct sum)</w:t>
      </w:r>
      <w:r>
        <w:t xml:space="preserve"> </w:t>
      </w:r>
      <w:r>
        <w:t xml:space="preserve">Let</w:t>
      </w:r>
      <w:r>
        <w:t xml:space="preserve"> </w:t>
      </w:r>
      <m:oMath>
        <m:sSub>
          <m:e>
            <m:r>
              <m:rPr>
                <m:scr m:val="script"/>
                <m:sty m:val="p"/>
              </m:rPr>
              <m:t>S</m:t>
            </m:r>
          </m:e>
          <m:sub>
            <m:r>
              <m:t>1</m:t>
            </m:r>
          </m:sub>
        </m:sSub>
      </m:oMath>
      <w:r>
        <w:t xml:space="preserve"> </w:t>
      </w:r>
      <w:r>
        <w:t xml:space="preserve">and</w:t>
      </w:r>
      <w:r>
        <w:t xml:space="preserve"> </w:t>
      </w:r>
      <m:oMath>
        <m:sSub>
          <m:e>
            <m:r>
              <m:rPr>
                <m:scr m:val="script"/>
                <m:sty m:val="p"/>
              </m:rPr>
              <m:t>S</m:t>
            </m:r>
          </m:e>
          <m:sub>
            <m:r>
              <m:t>2</m:t>
            </m:r>
          </m:sub>
        </m:sSub>
      </m:oMath>
      <w:r>
        <w:t xml:space="preserve"> </w:t>
      </w:r>
      <w:r>
        <w:t xml:space="preserve">be subspaces of</w:t>
      </w:r>
      <w:r>
        <w:t xml:space="preserve"> </w:t>
      </w:r>
      <m:oMath>
        <m:sSup>
          <m:e>
            <m:r>
              <m:rPr>
                <m:scr m:val="double-struck"/>
                <m:sty m:val="p"/>
              </m:rPr>
              <m:t>R</m:t>
            </m:r>
          </m:e>
          <m:sup>
            <m:r>
              <m:t>p</m:t>
            </m:r>
          </m:sup>
        </m:sSup>
      </m:oMath>
      <w:r>
        <w:t xml:space="preserve">,</w:t>
      </w:r>
      <w:r>
        <w:t xml:space="preserve"> </w:t>
      </w:r>
      <w:r>
        <w:t xml:space="preserve">and let</w:t>
      </w:r>
      <w:r>
        <w:t xml:space="preserve"> </w:t>
      </w: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w:t>
      </w:r>
      <w:r>
        <w:t xml:space="preserve"> </w:t>
      </w:r>
      <w:r>
        <w:t xml:space="preserve">The following statements are equivalent:</w:t>
      </w:r>
    </w:p>
    <w:p>
      <w:pPr>
        <w:pStyle w:val="Compact"/>
        <w:numPr>
          <w:ilvl w:val="0"/>
          <w:numId w:val="1040"/>
        </w:numPr>
      </w:pPr>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r>
        <w:t xml:space="preserve"> </w:t>
      </w:r>
      <w:r>
        <w:t xml:space="preserve">(</w:t>
      </w:r>
      <w:hyperlink w:anchor="def-direct-sum">
        <w:r>
          <w:rPr>
            <w:rStyle w:val="Hyperlink"/>
          </w:rPr>
          <w:t xml:space="preserve">Definition 65</w:t>
        </w:r>
      </w:hyperlink>
      <w:r>
        <w:t xml:space="preserve">).</w:t>
      </w:r>
    </w:p>
    <w:p>
      <w:pPr>
        <w:pStyle w:val="Compact"/>
        <w:numPr>
          <w:ilvl w:val="0"/>
          <w:numId w:val="1040"/>
        </w:numPr>
      </w:pPr>
      <m:oMath>
        <m:r>
          <m:rPr>
            <m:sty m:val="p"/>
          </m:rPr>
          <m:t>dim</m:t>
        </m:r>
        <m:r>
          <m:rPr>
            <m:sty m:val="p"/>
          </m:rPr>
          <m:t>(</m:t>
        </m:r>
        <m:r>
          <m:rPr>
            <m:scr m:val="script"/>
            <m:sty m:val="p"/>
          </m:rPr>
          <m:t>V</m:t>
        </m:r>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r>
        <w:t xml:space="preserve">.</w:t>
      </w:r>
    </w:p>
    <w:p>
      <w:pPr>
        <w:pStyle w:val="Compact"/>
        <w:numPr>
          <w:ilvl w:val="0"/>
          <w:numId w:val="1040"/>
        </w:numPr>
      </w:pPr>
      <w:del w:id="12234" w:author="PR Preview" w:date="2026-01-01T00:00:00Z">
        <w:r>
          <w:delText xml:space="preserve">Every</w:delText>
        </w:r>
      </w:del>
      <w:del w:id="12235" w:author="PR Preview" w:date="2026-01-01T00:00:00Z">
        <w:r>
          <w:delText xml:space="preserve"> </w:delText>
        </w:r>
      </w:del>
      <m:oMath>
        <m:limLow>
          <m:e>
            <m:r>
              <m:t>x</m:t>
            </m:r>
          </m:e>
          <m:lim>
            <m:r>
              <m:rPr>
                <m:sty m:val="p"/>
              </m:rPr>
              <m:t>∼</m:t>
            </m:r>
          </m:lim>
        </m:limLow>
        <m:r>
          <m:rPr>
            <m:sty m:val="p"/>
          </m:rPr>
          <m:t>∈</m:t>
        </m:r>
        <m:r>
          <m:rPr>
            <m:scr m:val="script"/>
            <m:sty m:val="p"/>
          </m:rPr>
          <m:t>V</m:t>
        </m:r>
      </m:oMath>
      <w:del w:id="12236" w:author="PR Preview" w:date="2026-01-01T00:00:00Z">
        <w:r>
          <w:delText xml:space="preserve"> </w:delText>
        </w:r>
      </w:del>
      <w:del w:id="12237" w:author="PR Preview" w:date="2026-01-01T00:00:00Z">
        <w:r>
          <w:delText xml:space="preserve">can be written as</w:delText>
        </w:r>
      </w:del>
      <w:del w:id="12238" w:author="PR Preview" w:date="2026-01-01T00:00:00Z">
        <w:r>
          <w:delText xml:space="preserve"> </w:delText>
        </w:r>
      </w:del>
      <m:oMath>
        <m:limLow>
          <m:e>
            <m:r>
              <m:t>x</m:t>
            </m:r>
          </m:e>
          <m:lim>
            <m:r>
              <m:rPr>
                <m:sty m:val="p"/>
              </m:rPr>
              <m:t>∼</m:t>
            </m:r>
          </m:lim>
        </m:limLow>
        <m:r>
          <m:rPr>
            <m:sty m:val="p"/>
          </m:rPr>
          <m:t>=</m:t>
        </m:r>
        <m:sSub>
          <m:e>
            <m:limLow>
              <m:e>
                <m:r>
                  <m:t>x</m:t>
                </m:r>
              </m:e>
              <m:lim>
                <m:r>
                  <m:rPr>
                    <m:sty m:val="p"/>
                  </m:rPr>
                  <m:t>∼</m:t>
                </m:r>
              </m:lim>
            </m:limLow>
          </m:e>
          <m:sub>
            <m:r>
              <m:t>1</m:t>
            </m:r>
          </m:sub>
        </m:sSub>
        <m:r>
          <m:rPr>
            <m:sty m:val="p"/>
          </m:rPr>
          <m:t>+</m:t>
        </m:r>
        <m:sSub>
          <m:e>
            <m:limLow>
              <m:e>
                <m:r>
                  <m:t>x</m:t>
                </m:r>
              </m:e>
              <m:lim>
                <m:r>
                  <m:rPr>
                    <m:sty m:val="p"/>
                  </m:rPr>
                  <m:t>∼</m:t>
                </m:r>
              </m:lim>
            </m:limLow>
          </m:e>
          <m:sub>
            <m:r>
              <m:t>2</m:t>
            </m:r>
          </m:sub>
        </m:sSub>
      </m:oMath>
      <w:del w:id="12239" w:author="PR Preview" w:date="2026-01-01T00:00:00Z">
        <w:r>
          <w:delText xml:space="preserve"> </w:delText>
        </w:r>
      </w:del>
      <w:del w:id="12240" w:author="PR Preview" w:date="2026-01-01T00:00:00Z">
        <w:r>
          <w:delText xml:space="preserve">with</w:delText>
        </w:r>
      </w:del>
      <w:del w:id="12241" w:author="PR Preview" w:date="2026-01-01T00:00:00Z">
        <w:r>
          <w:delText xml:space="preserve"> </w:delText>
        </w:r>
      </w:del>
      <m:oMath>
        <m:sSub>
          <m:e>
            <m:limLow>
              <m:e>
                <m:r>
                  <m:t>x</m:t>
                </m:r>
              </m:e>
              <m:lim>
                <m:r>
                  <m:rPr>
                    <m:sty m:val="p"/>
                  </m:rPr>
                  <m:t>∼</m:t>
                </m:r>
              </m:lim>
            </m:limLow>
          </m:e>
          <m:sub>
            <m:r>
              <m:t>1</m:t>
            </m:r>
          </m:sub>
        </m:sSub>
        <m:r>
          <m:rPr>
            <m:sty m:val="p"/>
          </m:rPr>
          <m:t>∈</m:t>
        </m:r>
        <m:sSub>
          <m:e>
            <m:r>
              <m:rPr>
                <m:scr m:val="script"/>
                <m:sty m:val="p"/>
              </m:rPr>
              <m:t>S</m:t>
            </m:r>
          </m:e>
          <m:sub>
            <m:r>
              <m:t>1</m:t>
            </m:r>
          </m:sub>
        </m:sSub>
      </m:oMath>
      <w:del w:id="12242" w:author="PR Preview" w:date="2026-01-01T00:00:00Z">
        <w:r>
          <w:delText xml:space="preserve"> </w:delText>
        </w:r>
      </w:del>
      <w:del w:id="12243" w:author="PR Preview" w:date="2026-01-01T00:00:00Z">
        <w:r>
          <w:delText xml:space="preserve">and</w:delText>
        </w:r>
      </w:del>
      <w:del w:id="12244" w:author="PR Preview" w:date="2026-01-01T00:00:00Z">
        <w:r>
          <w:delText xml:space="preserve"> </w:delText>
        </w:r>
      </w:del>
      <m:oMath>
        <m:sSub>
          <m:e>
            <m:limLow>
              <m:e>
                <m:r>
                  <m:t>x</m:t>
                </m:r>
              </m:e>
              <m:lim>
                <m:r>
                  <m:rPr>
                    <m:sty m:val="p"/>
                  </m:rPr>
                  <m:t>∼</m:t>
                </m:r>
              </m:lim>
            </m:limLow>
          </m:e>
          <m:sub>
            <m:r>
              <m:t>2</m:t>
            </m:r>
          </m:sub>
        </m:sSub>
        <m:r>
          <m:rPr>
            <m:sty m:val="p"/>
          </m:rPr>
          <m:t>∈</m:t>
        </m:r>
        <m:sSub>
          <m:e>
            <m:r>
              <m:rPr>
                <m:scr m:val="script"/>
                <m:sty m:val="p"/>
              </m:rPr>
              <m:t>S</m:t>
            </m:r>
          </m:e>
          <m:sub>
            <m:r>
              <m:t>2</m:t>
            </m:r>
          </m:sub>
        </m:sSub>
      </m:oMath>
      <w:del w:id="12245" w:author="PR Preview" w:date="2026-01-01T00:00:00Z">
        <w:r>
          <w:delText xml:space="preserve"> </w:delText>
        </w:r>
      </w:del>
      <w:del w:id="12246" w:author="PR Preview" w:date="2026-01-01T00:00:00Z">
        <w:r>
          <w:delText xml:space="preserve">in only one way.</w:delText>
        </w:r>
      </w:del>
    </w:p>
    <w:p>
      <w:pPr>
        <w:pStyle w:val="FirstParagraph"/>
      </w:pPr>
      <w:del w:id="12247" w:author="PR Preview" w:date="2026-01-01T00:00:00Z">
        <w:r>
          <w:rPr>
            <w:i/>
            <w:iCs/>
          </w:rPr>
          <w:delText xml:space="preserve">Proof</w:delText>
        </w:r>
      </w:del>
      <w:del w:id="12248" w:author="PR Preview" w:date="2026-01-01T00:00:00Z">
        <w:r>
          <w:delText xml:space="preserve">. </w:delText>
        </w:r>
      </w:del>
      <w:del w:id="12249" w:author="PR Preview" w:date="2026-01-01T00:00:00Z">
        <w:r>
          <w:delText xml:space="preserve">Since</w:delText>
        </w:r>
      </w:del>
      <w:del w:id="12250"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2251" w:author="PR Preview" w:date="2026-01-01T00:00:00Z">
        <w:r>
          <w:delText xml:space="preserve"> </w:delText>
        </w:r>
      </w:del>
      <w:del w:id="12252" w:author="PR Preview" w:date="2026-01-01T00:00:00Z">
        <w:r>
          <w:delText xml:space="preserve">is given,</w:delText>
        </w:r>
      </w:del>
      <w:del w:id="12253" w:author="PR Preview" w:date="2026-01-01T00:00:00Z">
        <w:r>
          <w:delText xml:space="preserve"> </w:delText>
        </w:r>
      </w:del>
      <w:del w:id="12254" w:author="PR Preview" w:date="2026-01-01T00:00:00Z">
        <w:r>
          <w:delText xml:space="preserve">statement 1 says exactly that</w:delText>
        </w:r>
      </w:del>
      <w:del w:id="12255"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256" w:author="PR Preview" w:date="2026-01-01T00:00:00Z">
        <w:r>
          <w:delText xml:space="preserve">.</w:delText>
        </w:r>
      </w:del>
    </w:p>
    <w:p>
      <w:pPr>
        <w:pStyle w:val="BodyText"/>
      </w:pPr>
      <w:del w:id="12257" w:author="PR Preview" w:date="2026-01-01T00:00:00Z">
        <w:r>
          <w:rPr>
            <w:b/>
            <w:bCs/>
          </w:rPr>
          <w:delText xml:space="preserve">1 and 2 are equivalent.</w:delText>
        </w:r>
      </w:del>
      <w:del w:id="12258" w:author="PR Preview" w:date="2026-01-01T00:00:00Z">
        <w:r>
          <w:delText xml:space="preserve"> </w:delText>
        </w:r>
      </w:del>
      <w:del w:id="12259" w:author="PR Preview" w:date="2026-01-01T00:00:00Z">
        <w:r>
          <w:delText xml:space="preserve">By</w:delText>
        </w:r>
      </w:del>
      <w:del w:id="12260" w:author="PR Preview" w:date="2026-01-01T00:00:00Z">
        <w:r>
          <w:delText xml:space="preserve"> </w:delText>
        </w:r>
      </w:del>
      <w:hyperlink w:anchor="cor-dim-subadditive">
        <w:del w:id="12261" w:author="PR Preview" w:date="2026-01-01T00:00:00Z">
          <w:r>
            <w:rPr>
              <w:rStyle w:val="Hyperlink"/>
            </w:rPr>
            <w:delText xml:space="preserve">Corollary 4</w:delText>
          </w:r>
        </w:del>
      </w:hyperlink>
      <w:del w:id="12262" w:author="PR Preview" w:date="2026-01-01T00:00:00Z">
        <w:r>
          <w:delText xml:space="preserve">,</w:delText>
        </w:r>
      </w:del>
      <w:del w:id="12263" w:author="PR Preview" w:date="2026-01-01T00:00:00Z">
        <w:r>
          <w:delText xml:space="preserve"> </w:delText>
        </w:r>
      </w:del>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del w:id="12264" w:author="PR Preview" w:date="2026-01-01T00:00:00Z">
        <w:r>
          <w:delText xml:space="preserve"> </w:delText>
        </w:r>
      </w:del>
      <w:del w:id="12265" w:author="PR Preview" w:date="2026-01-01T00:00:00Z">
        <w:r>
          <w:delText xml:space="preserve">exactly when</w:delText>
        </w:r>
      </w:del>
      <w:del w:id="12266"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267" w:author="PR Preview" w:date="2026-01-01T00:00:00Z">
        <w:r>
          <w:delText xml:space="preserve">.</w:delText>
        </w:r>
      </w:del>
    </w:p>
    <w:p>
      <w:pPr>
        <w:pStyle w:val="BodyText"/>
      </w:pPr>
      <w:del w:id="12268" w:author="PR Preview" w:date="2026-01-01T00:00:00Z">
        <w:r>
          <w:rPr>
            <w:b/>
            <w:bCs/>
          </w:rPr>
          <w:delText xml:space="preserve">1 implies 3.</w:delText>
        </w:r>
      </w:del>
      <w:del w:id="12269" w:author="PR Preview" w:date="2026-01-01T00:00:00Z">
        <w:r>
          <w:delText xml:space="preserve"> </w:delText>
        </w:r>
      </w:del>
      <w:del w:id="12270" w:author="PR Preview" w:date="2026-01-01T00:00:00Z">
        <w:r>
          <w:delText xml:space="preserve">Every</w:delText>
        </w:r>
      </w:del>
      <w:del w:id="12271" w:author="PR Preview" w:date="2026-01-01T00:00:00Z">
        <w:r>
          <w:delText xml:space="preserve"> </w:delText>
        </w:r>
      </w:del>
      <m:oMath>
        <m:limLow>
          <m:e>
            <m:r>
              <m:t>x</m:t>
            </m:r>
          </m:e>
          <m:lim>
            <m:r>
              <m:rPr>
                <m:sty m:val="p"/>
              </m:rPr>
              <m:t>∼</m:t>
            </m:r>
          </m:lim>
        </m:limLow>
        <m:r>
          <m:rPr>
            <m:sty m:val="p"/>
          </m:rPr>
          <m:t>∈</m:t>
        </m:r>
        <m:r>
          <m:rPr>
            <m:scr m:val="script"/>
            <m:sty m:val="p"/>
          </m:rPr>
          <m:t>V</m:t>
        </m:r>
      </m:oMath>
      <w:del w:id="12272" w:author="PR Preview" w:date="2026-01-01T00:00:00Z">
        <w:r>
          <w:delText xml:space="preserve"> </w:delText>
        </w:r>
      </w:del>
      <w:del w:id="12273" w:author="PR Preview" w:date="2026-01-01T00:00:00Z">
        <w:r>
          <w:delText xml:space="preserve">has at least one such expression,</w:delText>
        </w:r>
      </w:del>
      <w:del w:id="12274" w:author="PR Preview" w:date="2026-01-01T00:00:00Z">
        <w:r>
          <w:delText xml:space="preserve"> </w:delText>
        </w:r>
      </w:del>
      <w:del w:id="12275" w:author="PR Preview" w:date="2026-01-01T00:00:00Z">
        <w:r>
          <w:delText xml:space="preserve">because</w:delText>
        </w:r>
      </w:del>
      <w:del w:id="12276" w:author="PR Preview" w:date="2026-01-01T00:00:00Z">
        <w:r>
          <w:delText xml:space="preserve"> </w:delText>
        </w:r>
      </w:del>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del w:id="12277" w:author="PR Preview" w:date="2026-01-01T00:00:00Z">
        <w:r>
          <w:delText xml:space="preserve">.</w:delText>
        </w:r>
      </w:del>
      <w:del w:id="12278" w:author="PR Preview" w:date="2026-01-01T00:00:00Z">
        <w:r>
          <w:delText xml:space="preserve"> </w:delText>
        </w:r>
      </w:del>
      <w:del w:id="12279" w:author="PR Preview" w:date="2026-01-01T00:00:00Z">
        <w:r>
          <w:delText xml:space="preserve">Suppose</w:delText>
        </w:r>
      </w:del>
    </w:p>
    <w:p>
      <w:pPr>
        <w:pStyle w:val="BodyText"/>
      </w:pPr>
      <m:oMathPara>
        <m:oMathParaPr>
          <m:jc m:val="center"/>
        </m:oMathParaPr>
        <m:oMath>
          <m:eqArr>
            <m:e>
              <m:limLow>
                <m:e>
                  <m:r>
                    <m:t>x</m:t>
                  </m:r>
                </m:e>
                <m:lim>
                  <m:r>
                    <m:rPr>
                      <m:sty m:val="p"/>
                    </m:rPr>
                    <m:t>∼</m:t>
                  </m:r>
                </m:lim>
              </m:limLow>
              <m:r>
                <m:t>&amp;</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e>
            <m:e>
              <m:r>
                <m:t>&amp;</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e>
          </m:eqArr>
        </m:oMath>
      </m:oMathPara>
    </w:p>
    <w:p>
      <w:pPr>
        <w:pStyle w:val="FirstParagraph"/>
      </w:pPr>
      <w:del w:id="12280" w:author="PR Preview" w:date="2026-01-01T00:00:00Z">
        <w:r>
          <w:delText xml:space="preserve">with</w:delText>
        </w:r>
      </w:del>
      <w:del w:id="12281" w:author="PR Preview" w:date="2026-01-01T00:00:00Z">
        <w:r>
          <w:delText xml:space="preserve"> </w:delText>
        </w:r>
      </w:del>
      <m:oMath>
        <m:sSub>
          <m:e>
            <m:limLow>
              <m:e>
                <m:r>
                  <m:t>u</m:t>
                </m:r>
              </m:e>
              <m:lim>
                <m:r>
                  <m:rPr>
                    <m:sty m:val="p"/>
                  </m:rPr>
                  <m:t>∼</m:t>
                </m:r>
              </m:lim>
            </m:limLow>
          </m:e>
          <m:sub>
            <m:r>
              <m:t>1</m:t>
            </m:r>
          </m:sub>
        </m:sSub>
        <m:r>
          <m:rPr>
            <m:sty m:val="p"/>
          </m:rPr>
          <m:t>,</m:t>
        </m:r>
        <m:sSub>
          <m:e>
            <m:limLow>
              <m:e>
                <m:r>
                  <m:t>v</m:t>
                </m:r>
              </m:e>
              <m:lim>
                <m:r>
                  <m:rPr>
                    <m:sty m:val="p"/>
                  </m:rPr>
                  <m:t>∼</m:t>
                </m:r>
              </m:lim>
            </m:limLow>
          </m:e>
          <m:sub>
            <m:r>
              <m:t>1</m:t>
            </m:r>
          </m:sub>
        </m:sSub>
        <m:r>
          <m:rPr>
            <m:sty m:val="p"/>
          </m:rPr>
          <m:t>∈</m:t>
        </m:r>
        <m:sSub>
          <m:e>
            <m:r>
              <m:rPr>
                <m:scr m:val="script"/>
                <m:sty m:val="p"/>
              </m:rPr>
              <m:t>S</m:t>
            </m:r>
          </m:e>
          <m:sub>
            <m:r>
              <m:t>1</m:t>
            </m:r>
          </m:sub>
        </m:sSub>
      </m:oMath>
      <w:del w:id="12282" w:author="PR Preview" w:date="2026-01-01T00:00:00Z">
        <w:r>
          <w:delText xml:space="preserve"> </w:delText>
        </w:r>
      </w:del>
      <w:del w:id="12283" w:author="PR Preview" w:date="2026-01-01T00:00:00Z">
        <w:r>
          <w:delText xml:space="preserve">and</w:delText>
        </w:r>
      </w:del>
      <w:del w:id="12284" w:author="PR Preview" w:date="2026-01-01T00:00:00Z">
        <w:r>
          <w:delText xml:space="preserve"> </w:delText>
        </w:r>
      </w:del>
      <m:oMath>
        <m:sSub>
          <m:e>
            <m:limLow>
              <m:e>
                <m:r>
                  <m:t>u</m:t>
                </m:r>
              </m:e>
              <m:lim>
                <m:r>
                  <m:rPr>
                    <m:sty m:val="p"/>
                  </m:rPr>
                  <m:t>∼</m:t>
                </m:r>
              </m:lim>
            </m:limLow>
          </m:e>
          <m:sub>
            <m:r>
              <m:t>2</m:t>
            </m:r>
          </m:sub>
        </m:sSub>
        <m:r>
          <m:rPr>
            <m:sty m:val="p"/>
          </m:rPr>
          <m:t>,</m:t>
        </m:r>
        <m:sSub>
          <m:e>
            <m:limLow>
              <m:e>
                <m:r>
                  <m:t>v</m:t>
                </m:r>
              </m:e>
              <m:lim>
                <m:r>
                  <m:rPr>
                    <m:sty m:val="p"/>
                  </m:rPr>
                  <m:t>∼</m:t>
                </m:r>
              </m:lim>
            </m:limLow>
          </m:e>
          <m:sub>
            <m:r>
              <m:t>2</m:t>
            </m:r>
          </m:sub>
        </m:sSub>
        <m:r>
          <m:rPr>
            <m:sty m:val="p"/>
          </m:rPr>
          <m:t>∈</m:t>
        </m:r>
        <m:sSub>
          <m:e>
            <m:r>
              <m:rPr>
                <m:scr m:val="script"/>
                <m:sty m:val="p"/>
              </m:rPr>
              <m:t>S</m:t>
            </m:r>
          </m:e>
          <m:sub>
            <m:r>
              <m:t>2</m:t>
            </m:r>
          </m:sub>
        </m:sSub>
      </m:oMath>
      <w:del w:id="12285" w:author="PR Preview" w:date="2026-01-01T00:00:00Z">
        <w:r>
          <w:delText xml:space="preserve">.</w:delText>
        </w:r>
      </w:del>
      <w:del w:id="12286" w:author="PR Preview" w:date="2026-01-01T00:00:00Z">
        <w:r>
          <w:delText xml:space="preserve"> </w:delText>
        </w:r>
      </w:del>
      <w:del w:id="12287" w:author="PR Preview" w:date="2026-01-01T00:00:00Z">
        <w:r>
          <w:delText xml:space="preserve">Then</w:delText>
        </w:r>
      </w:del>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v</m:t>
                      </m:r>
                    </m:e>
                    <m:lim>
                      <m:r>
                        <m:rPr>
                          <m:sty m:val="p"/>
                        </m:rPr>
                        <m:t>∼</m:t>
                      </m:r>
                    </m:lim>
                  </m:limLow>
                </m:e>
                <m:sub>
                  <m:r>
                    <m:t>1</m:t>
                  </m:r>
                </m:sub>
              </m:sSub>
              <m:r>
                <m:t>&amp;</m:t>
              </m:r>
              <m:r>
                <m:rPr>
                  <m:sty m:val="p"/>
                </m:rPr>
                <m:t>=</m:t>
              </m:r>
              <m:r>
                <m:rPr>
                  <m:sty m:val="p"/>
                </m:rPr>
                <m:t>(</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(add and subtract </m:t>
              </m:r>
              <m:sSub>
                <m:e>
                  <m:limLow>
                    <m:e>
                      <m:r>
                        <m:t>u</m:t>
                      </m:r>
                    </m:e>
                    <m:lim>
                      <m:r>
                        <m:rPr>
                          <m:sty m:val="p"/>
                        </m:rPr>
                        <m:t>∼</m:t>
                      </m:r>
                    </m:lim>
                  </m:limLow>
                </m:e>
                <m:sub>
                  <m:r>
                    <m:t>2</m:t>
                  </m:r>
                </m:sub>
              </m:sSub>
              <m:r>
                <m:rPr>
                  <m:nor/>
                  <m:sty m:val="p"/>
                </m:rPr>
                <m:t>)</m:t>
              </m:r>
            </m:e>
            <m:e>
              <m:r>
                <m:t>&amp;</m:t>
              </m:r>
              <m:r>
                <m:rPr>
                  <m:sty m:val="p"/>
                </m:rPr>
                <m:t>=</m:t>
              </m:r>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sty m:val="p"/>
                </m:rPr>
                <m:t>)</m:t>
              </m:r>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t>&amp;</m:t>
              </m:r>
              <m:r>
                <m:t>&amp;</m:t>
              </m:r>
              <m:r>
                <m:rPr>
                  <m:nor/>
                  <m:sty m:val="p"/>
                </m:rPr>
                <m:t>(substitute </m:t>
              </m:r>
              <m:sSub>
                <m:e>
                  <m:limLow>
                    <m:e>
                      <m:r>
                        <m:t>u</m:t>
                      </m:r>
                    </m:e>
                    <m:lim>
                      <m:r>
                        <m:rPr>
                          <m:sty m:val="p"/>
                        </m:rPr>
                        <m:t>∼</m:t>
                      </m:r>
                    </m:lim>
                  </m:limLow>
                </m:e>
                <m:sub>
                  <m:r>
                    <m:t>1</m:t>
                  </m:r>
                </m:sub>
              </m:sSub>
              <m:r>
                <m:rPr>
                  <m:sty m:val="p"/>
                </m:rPr>
                <m:t>+</m:t>
              </m:r>
              <m:sSub>
                <m:e>
                  <m:limLow>
                    <m:e>
                      <m:r>
                        <m:t>u</m:t>
                      </m:r>
                    </m:e>
                    <m:lim>
                      <m:r>
                        <m:rPr>
                          <m:sty m:val="p"/>
                        </m:rPr>
                        <m:t>∼</m:t>
                      </m:r>
                    </m:lim>
                  </m:limLow>
                </m:e>
                <m:sub>
                  <m:r>
                    <m:t>2</m:t>
                  </m:r>
                </m:sub>
              </m:sSub>
              <m:r>
                <m:rPr>
                  <m:sty m:val="p"/>
                </m:rPr>
                <m:t>=</m:t>
              </m:r>
              <m:sSub>
                <m:e>
                  <m:limLow>
                    <m:e>
                      <m:r>
                        <m:t>v</m:t>
                      </m:r>
                    </m:e>
                    <m:lim>
                      <m:r>
                        <m:rPr>
                          <m:sty m:val="p"/>
                        </m:rPr>
                        <m:t>∼</m:t>
                      </m:r>
                    </m:lim>
                  </m:limLow>
                </m:e>
                <m:sub>
                  <m:r>
                    <m:t>1</m:t>
                  </m:r>
                </m:sub>
              </m:sSub>
              <m:r>
                <m:rPr>
                  <m:sty m:val="p"/>
                </m:rPr>
                <m:t>+</m:t>
              </m:r>
              <m:sSub>
                <m:e>
                  <m:limLow>
                    <m:e>
                      <m:r>
                        <m:t>v</m:t>
                      </m:r>
                    </m:e>
                    <m:lim>
                      <m:r>
                        <m:rPr>
                          <m:sty m:val="p"/>
                        </m:rPr>
                        <m:t>∼</m:t>
                      </m:r>
                    </m:lim>
                  </m:limLow>
                </m:e>
                <m:sub>
                  <m:r>
                    <m:t>2</m:t>
                  </m:r>
                </m:sub>
              </m:sSub>
              <m:r>
                <m:rPr>
                  <m:nor/>
                  <m:sty m:val="p"/>
                </m:rPr>
                <m:t>)</m:t>
              </m:r>
            </m:e>
            <m:e>
              <m:r>
                <m:t>&amp;</m:t>
              </m:r>
              <m:r>
                <m:rPr>
                  <m:sty m:val="p"/>
                </m:rPr>
                <m:t>=</m:t>
              </m:r>
              <m:sSub>
                <m:e>
                  <m:limLow>
                    <m:e>
                      <m:r>
                        <m:t>v</m:t>
                      </m:r>
                    </m:e>
                    <m:lim>
                      <m:r>
                        <m:rPr>
                          <m:sty m:val="p"/>
                        </m:rPr>
                        <m:t>∼</m:t>
                      </m:r>
                    </m:lim>
                  </m:limLow>
                </m:e>
                <m:sub>
                  <m:r>
                    <m:t>2</m:t>
                  </m:r>
                </m:sub>
              </m:sSub>
              <m:r>
                <m:rPr>
                  <m:sty m:val="p"/>
                </m:rPr>
                <m:t>−</m:t>
              </m:r>
              <m:sSub>
                <m:e>
                  <m:limLow>
                    <m:e>
                      <m:r>
                        <m:t>u</m:t>
                      </m:r>
                    </m:e>
                    <m:lim>
                      <m:r>
                        <m:rPr>
                          <m:sty m:val="p"/>
                        </m:rPr>
                        <m:t>∼</m:t>
                      </m:r>
                    </m:lim>
                  </m:limLow>
                </m:e>
                <m:sub>
                  <m:r>
                    <m:t>2</m:t>
                  </m:r>
                </m:sub>
              </m:sSub>
              <m:r>
                <m:rPr>
                  <m:sty m:val="p"/>
                </m:rPr>
                <m:t>.</m:t>
              </m:r>
              <m:r>
                <m:t>&amp;</m:t>
              </m:r>
              <m:r>
                <m:t>&amp;</m:t>
              </m:r>
              <m:r>
                <m:rPr>
                  <m:nor/>
                  <m:sty m:val="p"/>
                </m:rPr>
                <m:t>(cancel </m:t>
              </m:r>
              <m:sSub>
                <m:e>
                  <m:limLow>
                    <m:e>
                      <m:r>
                        <m:t>v</m:t>
                      </m:r>
                    </m:e>
                    <m:lim>
                      <m:r>
                        <m:rPr>
                          <m:sty m:val="p"/>
                        </m:rPr>
                        <m:t>∼</m:t>
                      </m:r>
                    </m:lim>
                  </m:limLow>
                </m:e>
                <m:sub>
                  <m:r>
                    <m:t>1</m:t>
                  </m:r>
                </m:sub>
              </m:sSub>
              <m:r>
                <m:rPr>
                  <m:nor/>
                  <m:sty m:val="p"/>
                </m:rPr>
                <m:t>)</m:t>
              </m:r>
            </m:e>
          </m:eqArr>
        </m:oMath>
      </m:oMathPara>
    </w:p>
    <w:p>
      <w:pPr>
        <w:pStyle w:val="FirstParagraph"/>
      </w:pPr>
      <w:del w:id="12288" w:author="PR Preview" w:date="2026-01-01T00:00:00Z">
        <w:r>
          <w:delText xml:space="preserve">The left side is in</w:delText>
        </w:r>
      </w:del>
      <w:del w:id="12289" w:author="PR Preview" w:date="2026-01-01T00:00:00Z">
        <w:r>
          <w:delText xml:space="preserve"> </w:delText>
        </w:r>
      </w:del>
      <m:oMath>
        <m:sSub>
          <m:e>
            <m:r>
              <m:rPr>
                <m:scr m:val="script"/>
                <m:sty m:val="p"/>
              </m:rPr>
              <m:t>S</m:t>
            </m:r>
          </m:e>
          <m:sub>
            <m:r>
              <m:t>1</m:t>
            </m:r>
          </m:sub>
        </m:sSub>
      </m:oMath>
      <w:del w:id="12290" w:author="PR Preview" w:date="2026-01-01T00:00:00Z">
        <w:r>
          <w:delText xml:space="preserve"> </w:delText>
        </w:r>
      </w:del>
      <w:del w:id="12291" w:author="PR Preview" w:date="2026-01-01T00:00:00Z">
        <w:r>
          <w:delText xml:space="preserve">and the right side is in</w:delText>
        </w:r>
      </w:del>
      <w:del w:id="12292" w:author="PR Preview" w:date="2026-01-01T00:00:00Z">
        <w:r>
          <w:delText xml:space="preserve"> </w:delText>
        </w:r>
      </w:del>
      <m:oMath>
        <m:sSub>
          <m:e>
            <m:r>
              <m:rPr>
                <m:scr m:val="script"/>
                <m:sty m:val="p"/>
              </m:rPr>
              <m:t>S</m:t>
            </m:r>
          </m:e>
          <m:sub>
            <m:r>
              <m:t>2</m:t>
            </m:r>
          </m:sub>
        </m:sSub>
      </m:oMath>
      <w:del w:id="12293" w:author="PR Preview" w:date="2026-01-01T00:00:00Z">
        <w:r>
          <w:delText xml:space="preserve">,</w:delText>
        </w:r>
      </w:del>
      <w:del w:id="12294" w:author="PR Preview" w:date="2026-01-01T00:00:00Z">
        <w:r>
          <w:delText xml:space="preserve"> </w:delText>
        </w:r>
      </w:del>
      <w:del w:id="12295" w:author="PR Preview" w:date="2026-01-01T00:00:00Z">
        <w:r>
          <w:delText xml:space="preserve">because each subspace is closed under addition and scalar multiplication</w:delText>
        </w:r>
      </w:del>
      <w:del w:id="12296" w:author="PR Preview" w:date="2026-01-01T00:00:00Z">
        <w:r>
          <w:delText xml:space="preserve"> </w:delText>
        </w:r>
      </w:del>
      <w:del w:id="12297" w:author="PR Preview" w:date="2026-01-01T00:00:00Z">
        <w:r>
          <w:delText xml:space="preserve">(the difference is</w:delText>
        </w:r>
      </w:del>
      <w:del w:id="12298"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r>
          <m:t>1</m:t>
        </m:r>
        <m:r>
          <m:rPr>
            <m:sty m:val="p"/>
          </m:rPr>
          <m:t>)</m:t>
        </m:r>
        <m:r>
          <m:t> </m:t>
        </m:r>
        <m:sSub>
          <m:e>
            <m:limLow>
              <m:e>
                <m:r>
                  <m:t>v</m:t>
                </m:r>
              </m:e>
              <m:lim>
                <m:r>
                  <m:rPr>
                    <m:sty m:val="p"/>
                  </m:rPr>
                  <m:t>∼</m:t>
                </m:r>
              </m:lim>
            </m:limLow>
          </m:e>
          <m:sub>
            <m:r>
              <m:t>1</m:t>
            </m:r>
          </m:sub>
        </m:sSub>
      </m:oMath>
      <w:del w:id="12299" w:author="PR Preview" w:date="2026-01-01T00:00:00Z">
        <w:r>
          <w:delText xml:space="preserve">).</w:delText>
        </w:r>
      </w:del>
      <w:del w:id="12300" w:author="PR Preview" w:date="2026-01-01T00:00:00Z">
        <w:r>
          <w:delText xml:space="preserve"> </w:delText>
        </w:r>
      </w:del>
      <w:del w:id="12301" w:author="PR Preview" w:date="2026-01-01T00:00:00Z">
        <w:r>
          <w:delText xml:space="preserve">So both sides are in</w:delText>
        </w:r>
      </w:del>
      <w:del w:id="12302"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03" w:author="PR Preview" w:date="2026-01-01T00:00:00Z">
        <w:r>
          <w:delText xml:space="preserve">,</w:delText>
        </w:r>
      </w:del>
      <w:del w:id="12304" w:author="PR Preview" w:date="2026-01-01T00:00:00Z">
        <w:r>
          <w:delText xml:space="preserve"> </w:delText>
        </w:r>
      </w:del>
      <w:del w:id="12305" w:author="PR Preview" w:date="2026-01-01T00:00:00Z">
        <w:r>
          <w:delText xml:space="preserve">which gives</w:delText>
        </w:r>
      </w:del>
      <w:del w:id="12306" w:author="PR Preview" w:date="2026-01-01T00:00:00Z">
        <w:r>
          <w:delText xml:space="preserve"> </w:delText>
        </w:r>
      </w:del>
      <m:oMath>
        <m:sSub>
          <m:e>
            <m:limLow>
              <m:e>
                <m:r>
                  <m:t>u</m:t>
                </m:r>
              </m:e>
              <m:lim>
                <m:r>
                  <m:rPr>
                    <m:sty m:val="p"/>
                  </m:rPr>
                  <m:t>∼</m:t>
                </m:r>
              </m:lim>
            </m:limLow>
          </m:e>
          <m:sub>
            <m:r>
              <m:t>1</m:t>
            </m:r>
          </m:sub>
        </m:sSub>
        <m:r>
          <m:rPr>
            <m:sty m:val="p"/>
          </m:rPr>
          <m:t>=</m:t>
        </m:r>
        <m:sSub>
          <m:e>
            <m:limLow>
              <m:e>
                <m:r>
                  <m:t>v</m:t>
                </m:r>
              </m:e>
              <m:lim>
                <m:r>
                  <m:rPr>
                    <m:sty m:val="p"/>
                  </m:rPr>
                  <m:t>∼</m:t>
                </m:r>
              </m:lim>
            </m:limLow>
          </m:e>
          <m:sub>
            <m:r>
              <m:t>1</m:t>
            </m:r>
          </m:sub>
        </m:sSub>
      </m:oMath>
      <w:del w:id="12307" w:author="PR Preview" w:date="2026-01-01T00:00:00Z">
        <w:r>
          <w:delText xml:space="preserve"> </w:delText>
        </w:r>
      </w:del>
      <w:del w:id="12308" w:author="PR Preview" w:date="2026-01-01T00:00:00Z">
        <w:r>
          <w:delText xml:space="preserve">and</w:delText>
        </w:r>
      </w:del>
      <w:del w:id="12309" w:author="PR Preview" w:date="2026-01-01T00:00:00Z">
        <w:r>
          <w:delText xml:space="preserve"> </w:delText>
        </w:r>
      </w:del>
      <m:oMath>
        <m:sSub>
          <m:e>
            <m:limLow>
              <m:e>
                <m:r>
                  <m:t>u</m:t>
                </m:r>
              </m:e>
              <m:lim>
                <m:r>
                  <m:rPr>
                    <m:sty m:val="p"/>
                  </m:rPr>
                  <m:t>∼</m:t>
                </m:r>
              </m:lim>
            </m:limLow>
          </m:e>
          <m:sub>
            <m:r>
              <m:t>2</m:t>
            </m:r>
          </m:sub>
        </m:sSub>
        <m:r>
          <m:rPr>
            <m:sty m:val="p"/>
          </m:rPr>
          <m:t>=</m:t>
        </m:r>
        <m:sSub>
          <m:e>
            <m:limLow>
              <m:e>
                <m:r>
                  <m:t>v</m:t>
                </m:r>
              </m:e>
              <m:lim>
                <m:r>
                  <m:rPr>
                    <m:sty m:val="p"/>
                  </m:rPr>
                  <m:t>∼</m:t>
                </m:r>
              </m:lim>
            </m:limLow>
          </m:e>
          <m:sub>
            <m:r>
              <m:t>2</m:t>
            </m:r>
          </m:sub>
        </m:sSub>
      </m:oMath>
      <w:del w:id="12310" w:author="PR Preview" w:date="2026-01-01T00:00:00Z">
        <w:r>
          <w:delText xml:space="preserve">.</w:delText>
        </w:r>
      </w:del>
    </w:p>
    <w:p>
      <w:pPr>
        <w:pStyle w:val="BodyText"/>
      </w:pPr>
      <w:del w:id="12311" w:author="PR Preview" w:date="2026-01-01T00:00:00Z">
        <w:r>
          <w:rPr>
            <w:b/>
            <w:bCs/>
          </w:rPr>
          <w:delText xml:space="preserve">3 implies 1.</w:delText>
        </w:r>
      </w:del>
      <w:del w:id="12312" w:author="PR Preview" w:date="2026-01-01T00:00:00Z">
        <w:r>
          <w:delText xml:space="preserve"> </w:delText>
        </w:r>
      </w:del>
      <w:del w:id="12313" w:author="PR Preview" w:date="2026-01-01T00:00:00Z">
        <w:r>
          <w:delText xml:space="preserve">Take any</w:delText>
        </w:r>
      </w:del>
      <w:del w:id="12314" w:author="PR Preview" w:date="2026-01-01T00:00:00Z">
        <w:r>
          <w:delText xml:space="preserve"> </w:delText>
        </w:r>
      </w:del>
      <m:oMath>
        <m:limLow>
          <m:e>
            <m:r>
              <m:t>x</m:t>
            </m:r>
          </m:e>
          <m:lim>
            <m:r>
              <m:rPr>
                <m:sty m:val="p"/>
              </m:rPr>
              <m:t>∼</m:t>
            </m:r>
          </m:lim>
        </m:limLow>
        <m:r>
          <m:rPr>
            <m:sty m:val="p"/>
          </m:rPr>
          <m:t>∈</m:t>
        </m:r>
        <m:sSub>
          <m:e>
            <m:r>
              <m:rPr>
                <m:scr m:val="script"/>
                <m:sty m:val="p"/>
              </m:rPr>
              <m:t>S</m:t>
            </m:r>
          </m:e>
          <m:sub>
            <m:r>
              <m:t>1</m:t>
            </m:r>
          </m:sub>
        </m:sSub>
        <m:r>
          <m:rPr>
            <m:sty m:val="p"/>
          </m:rPr>
          <m:t>∩</m:t>
        </m:r>
        <m:sSub>
          <m:e>
            <m:r>
              <m:rPr>
                <m:scr m:val="script"/>
                <m:sty m:val="p"/>
              </m:rPr>
              <m:t>S</m:t>
            </m:r>
          </m:e>
          <m:sub>
            <m:r>
              <m:t>2</m:t>
            </m:r>
          </m:sub>
        </m:sSub>
      </m:oMath>
      <w:del w:id="12315" w:author="PR Preview" w:date="2026-01-01T00:00:00Z">
        <w:r>
          <w:delText xml:space="preserve">.</w:delText>
        </w:r>
      </w:del>
      <w:del w:id="12316" w:author="PR Preview" w:date="2026-01-01T00:00:00Z">
        <w:r>
          <w:delText xml:space="preserve"> </w:delText>
        </w:r>
      </w:del>
      <w:del w:id="12317" w:author="PR Preview" w:date="2026-01-01T00:00:00Z">
        <w:r>
          <w:delText xml:space="preserve">Then</w:delText>
        </w:r>
      </w:del>
      <w:del w:id="12318"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limLow>
          <m:e>
            <m:r>
              <m:t>0</m:t>
            </m:r>
          </m:e>
          <m:lim>
            <m:r>
              <m:rPr>
                <m:sty m:val="p"/>
              </m:rPr>
              <m:t>∼</m:t>
            </m:r>
          </m:lim>
        </m:limLow>
      </m:oMath>
      <w:del w:id="12319" w:author="PR Preview" w:date="2026-01-01T00:00:00Z">
        <w:r>
          <w:delText xml:space="preserve">, with</w:delText>
        </w:r>
      </w:del>
      <w:del w:id="12320" w:author="PR Preview" w:date="2026-01-01T00:00:00Z">
        <w:r>
          <w:delText xml:space="preserve"> </w:delText>
        </w:r>
      </w:del>
      <m:oMath>
        <m:limLow>
          <m:e>
            <m:r>
              <m:t>x</m:t>
            </m:r>
          </m:e>
          <m:lim>
            <m:r>
              <m:rPr>
                <m:sty m:val="p"/>
              </m:rPr>
              <m:t>∼</m:t>
            </m:r>
          </m:lim>
        </m:limLow>
        <m:r>
          <m:rPr>
            <m:sty m:val="p"/>
          </m:rPr>
          <m:t>∈</m:t>
        </m:r>
        <m:sSub>
          <m:e>
            <m:r>
              <m:rPr>
                <m:scr m:val="script"/>
                <m:sty m:val="p"/>
              </m:rPr>
              <m:t>S</m:t>
            </m:r>
          </m:e>
          <m:sub>
            <m:r>
              <m:t>1</m:t>
            </m:r>
          </m:sub>
        </m:sSub>
      </m:oMath>
      <w:del w:id="12321" w:author="PR Preview" w:date="2026-01-01T00:00:00Z">
        <w:r>
          <w:delText xml:space="preserve"> </w:delText>
        </w:r>
      </w:del>
      <w:del w:id="12322" w:author="PR Preview" w:date="2026-01-01T00:00:00Z">
        <w:r>
          <w:delText xml:space="preserve">and</w:delText>
        </w:r>
      </w:del>
      <w:del w:id="12323" w:author="PR Preview" w:date="2026-01-01T00:00:00Z">
        <w:r>
          <w:delText xml:space="preserve"> </w:delText>
        </w:r>
      </w:del>
      <m:oMath>
        <m:limLow>
          <m:e>
            <m:r>
              <m:t>0</m:t>
            </m:r>
          </m:e>
          <m:lim>
            <m:r>
              <m:rPr>
                <m:sty m:val="p"/>
              </m:rPr>
              <m:t>∼</m:t>
            </m:r>
          </m:lim>
        </m:limLow>
        <m:r>
          <m:rPr>
            <m:sty m:val="p"/>
          </m:rPr>
          <m:t>∈</m:t>
        </m:r>
        <m:sSub>
          <m:e>
            <m:r>
              <m:rPr>
                <m:scr m:val="script"/>
                <m:sty m:val="p"/>
              </m:rPr>
              <m:t>S</m:t>
            </m:r>
          </m:e>
          <m:sub>
            <m:r>
              <m:t>2</m:t>
            </m:r>
          </m:sub>
        </m:sSub>
      </m:oMath>
      <w:del w:id="12324" w:author="PR Preview" w:date="2026-01-01T00:00:00Z">
        <w:r>
          <w:delText xml:space="preserve">,</w:delText>
        </w:r>
      </w:del>
      <w:del w:id="12325" w:author="PR Preview" w:date="2026-01-01T00:00:00Z">
        <w:r>
          <w:delText xml:space="preserve"> </w:delText>
        </w:r>
      </w:del>
      <w:del w:id="12326" w:author="PR Preview" w:date="2026-01-01T00:00:00Z">
        <w:r>
          <w:delText xml:space="preserve">and</w:delText>
        </w:r>
      </w:del>
      <w:del w:id="12327" w:author="PR Preview" w:date="2026-01-01T00:00:00Z">
        <w:r>
          <w:delText xml:space="preserve"> </w:delText>
        </w:r>
      </w:del>
      <m:oMath>
        <m:limLow>
          <m:e>
            <m:r>
              <m:t>x</m:t>
            </m:r>
          </m:e>
          <m:lim>
            <m:r>
              <m:rPr>
                <m:sty m:val="p"/>
              </m:rPr>
              <m:t>∼</m:t>
            </m:r>
          </m:lim>
        </m:limLow>
        <m:r>
          <m:rPr>
            <m:sty m:val="p"/>
          </m:rPr>
          <m:t>=</m:t>
        </m:r>
        <m:limLow>
          <m:e>
            <m:r>
              <m:t>0</m:t>
            </m:r>
          </m:e>
          <m:lim>
            <m:r>
              <m:rPr>
                <m:sty m:val="p"/>
              </m:rPr>
              <m:t>∼</m:t>
            </m:r>
          </m:lim>
        </m:limLow>
        <m:r>
          <m:rPr>
            <m:sty m:val="p"/>
          </m:rPr>
          <m:t>+</m:t>
        </m:r>
        <m:limLow>
          <m:e>
            <m:r>
              <m:t>x</m:t>
            </m:r>
          </m:e>
          <m:lim>
            <m:r>
              <m:rPr>
                <m:sty m:val="p"/>
              </m:rPr>
              <m:t>∼</m:t>
            </m:r>
          </m:lim>
        </m:limLow>
      </m:oMath>
      <w:del w:id="12328" w:author="PR Preview" w:date="2026-01-01T00:00:00Z">
        <w:r>
          <w:delText xml:space="preserve">, with</w:delText>
        </w:r>
      </w:del>
      <w:del w:id="12329" w:author="PR Preview" w:date="2026-01-01T00:00:00Z">
        <w:r>
          <w:delText xml:space="preserve"> </w:delText>
        </w:r>
      </w:del>
      <m:oMath>
        <m:limLow>
          <m:e>
            <m:r>
              <m:t>0</m:t>
            </m:r>
          </m:e>
          <m:lim>
            <m:r>
              <m:rPr>
                <m:sty m:val="p"/>
              </m:rPr>
              <m:t>∼</m:t>
            </m:r>
          </m:lim>
        </m:limLow>
        <m:r>
          <m:rPr>
            <m:sty m:val="p"/>
          </m:rPr>
          <m:t>∈</m:t>
        </m:r>
        <m:sSub>
          <m:e>
            <m:r>
              <m:rPr>
                <m:scr m:val="script"/>
                <m:sty m:val="p"/>
              </m:rPr>
              <m:t>S</m:t>
            </m:r>
          </m:e>
          <m:sub>
            <m:r>
              <m:t>1</m:t>
            </m:r>
          </m:sub>
        </m:sSub>
      </m:oMath>
      <w:del w:id="12330" w:author="PR Preview" w:date="2026-01-01T00:00:00Z">
        <w:r>
          <w:delText xml:space="preserve"> </w:delText>
        </w:r>
      </w:del>
      <w:del w:id="12331" w:author="PR Preview" w:date="2026-01-01T00:00:00Z">
        <w:r>
          <w:delText xml:space="preserve">and</w:delText>
        </w:r>
      </w:del>
      <w:del w:id="12332" w:author="PR Preview" w:date="2026-01-01T00:00:00Z">
        <w:r>
          <w:delText xml:space="preserve"> </w:delText>
        </w:r>
      </w:del>
      <m:oMath>
        <m:limLow>
          <m:e>
            <m:r>
              <m:t>x</m:t>
            </m:r>
          </m:e>
          <m:lim>
            <m:r>
              <m:rPr>
                <m:sty m:val="p"/>
              </m:rPr>
              <m:t>∼</m:t>
            </m:r>
          </m:lim>
        </m:limLow>
        <m:r>
          <m:rPr>
            <m:sty m:val="p"/>
          </m:rPr>
          <m:t>∈</m:t>
        </m:r>
        <m:sSub>
          <m:e>
            <m:r>
              <m:rPr>
                <m:scr m:val="script"/>
                <m:sty m:val="p"/>
              </m:rPr>
              <m:t>S</m:t>
            </m:r>
          </m:e>
          <m:sub>
            <m:r>
              <m:t>2</m:t>
            </m:r>
          </m:sub>
        </m:sSub>
      </m:oMath>
      <w:del w:id="12333" w:author="PR Preview" w:date="2026-01-01T00:00:00Z">
        <w:r>
          <w:delText xml:space="preserve"> </w:delText>
        </w:r>
      </w:del>
      <w:del w:id="12334" w:author="PR Preview" w:date="2026-01-01T00:00:00Z">
        <w:r>
          <w:delText xml:space="preserve">(</w:delText>
        </w:r>
      </w:del>
      <w:hyperlink w:anchor="thm-subspace-zero">
        <w:del w:id="12335" w:author="PR Preview" w:date="2026-01-01T00:00:00Z">
          <w:r>
            <w:rPr>
              <w:rStyle w:val="Hyperlink"/>
            </w:rPr>
            <w:delText xml:space="preserve">Theorem 21</w:delText>
          </w:r>
        </w:del>
      </w:hyperlink>
      <w:del w:id="12336" w:author="PR Preview" w:date="2026-01-01T00:00:00Z">
        <w:r>
          <w:delText xml:space="preserve">).</w:delText>
        </w:r>
      </w:del>
      <w:del w:id="12337" w:author="PR Preview" w:date="2026-01-01T00:00:00Z">
        <w:r>
          <w:delText xml:space="preserve"> </w:delText>
        </w:r>
      </w:del>
      <w:del w:id="12338" w:author="PR Preview" w:date="2026-01-01T00:00:00Z">
        <w:r>
          <w:delText xml:space="preserve">By statement 3 these two expressions are the same,</w:delText>
        </w:r>
      </w:del>
      <w:del w:id="12339" w:author="PR Preview" w:date="2026-01-01T00:00:00Z">
        <w:r>
          <w:delText xml:space="preserve"> </w:delText>
        </w:r>
      </w:del>
      <w:del w:id="12340" w:author="PR Preview" w:date="2026-01-01T00:00:00Z">
        <w:r>
          <w:delText xml:space="preserve">so</w:delText>
        </w:r>
      </w:del>
      <w:del w:id="1234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2342" w:author="PR Preview" w:date="2026-01-01T00:00:00Z">
        <w:r>
          <w:delText xml:space="preserve">,</w:delText>
        </w:r>
      </w:del>
      <w:del w:id="12343" w:author="PR Preview" w:date="2026-01-01T00:00:00Z">
        <w:r>
          <w:delText xml:space="preserve"> </w:delText>
        </w:r>
      </w:del>
      <w:del w:id="12344" w:author="PR Preview" w:date="2026-01-01T00:00:00Z">
        <w:r>
          <w:delText xml:space="preserve">and</w:delText>
        </w:r>
      </w:del>
      <w:del w:id="12345" w:author="PR Preview" w:date="2026-01-01T00:00:00Z">
        <w:r>
          <w:delText xml:space="preserve"> </w:delText>
        </w:r>
      </w:del>
      <m:oMath>
        <m:sSub>
          <m:e>
            <m:r>
              <m:rPr>
                <m:scr m:val="script"/>
                <m:sty m:val="p"/>
              </m:rPr>
              <m:t>S</m:t>
            </m:r>
          </m:e>
          <m:sub>
            <m:r>
              <m:t>1</m:t>
            </m:r>
          </m:sub>
        </m:sSub>
        <m:r>
          <m:rPr>
            <m:sty m:val="p"/>
          </m:rPr>
          <m:t>∩</m:t>
        </m:r>
        <m:sSub>
          <m:e>
            <m:r>
              <m:rPr>
                <m:scr m:val="script"/>
                <m:sty m:val="p"/>
              </m:rPr>
              <m:t>S</m:t>
            </m:r>
          </m:e>
          <m:sub>
            <m:r>
              <m:t>2</m:t>
            </m:r>
          </m:sub>
        </m:sSub>
        <m:r>
          <m:rPr>
            <m:sty m:val="p"/>
          </m:rPr>
          <m:t>=</m:t>
        </m:r>
        <m:r>
          <m:t>​</m:t>
        </m:r>
        <m:d>
          <m:dPr>
            <m:begChr m:val="{"/>
            <m:sepChr m:val=""/>
            <m:endChr m:val="}"/>
            <m:grow/>
          </m:dPr>
          <m:e>
            <m:limLow>
              <m:e>
                <m:r>
                  <m:t>0</m:t>
                </m:r>
              </m:e>
              <m:lim>
                <m:r>
                  <m:rPr>
                    <m:sty m:val="p"/>
                  </m:rPr>
                  <m:t>∼</m:t>
                </m:r>
              </m:lim>
            </m:limLow>
          </m:e>
        </m:d>
        <m:r>
          <m:t>​</m:t>
        </m:r>
      </m:oMath>
      <w:del w:id="12346" w:author="PR Preview" w:date="2026-01-01T00:00:00Z">
        <w:r>
          <w:delText xml:space="preserve">.</w:delText>
        </w:r>
      </w:del>
    </w:p>
    <w:p>
      <w:pPr>
        <w:pStyle w:val="Compact"/>
        <w:numPr>
          <w:ilvl w:val="0"/>
          <w:numId w:val="1040"/>
        </w:numPr>
      </w:pPr>
      <w:ins w:id="12347" w:author="PR Preview" w:date="2026-01-01T00:00:00Z">
        <w:r>
          <w:t xml:space="preserve">Every</w:t>
        </w:r>
      </w:ins>
      <w:ins w:id="12348" w:author="PR Preview" w:date="2026-01-01T00:00:00Z">
        <w:r>
          <w:t xml:space="preserve"> </w:t>
        </w:r>
      </w:ins>
      <w:ins w:id="12349" w:author="PR Preview" w:date="2026-01-01T00:00:00Z">
        <w:r>
          <w:t xml:space="preserve">$\mathord{\smash[b]{\underset{\raise.3ex\hbox{$\scriptstyle\sim$}}{x}}\vphantom{x}} \in \mathcal{V}$</w:t>
        </w:r>
      </w:ins>
      <w:ins w:id="12350" w:author="PR Preview" w:date="2026-01-01T00:00:00Z">
        <w:r>
          <w:t xml:space="preserve"> </w:t>
        </w:r>
      </w:ins>
      <w:ins w:id="12351" w:author="PR Preview" w:date="2026-01-01T00:00:00Z">
        <w:r>
          <w:t xml:space="preserve">can be written as</w:t>
        </w:r>
      </w:ins>
      <w:ins w:id="12352" w:author="PR Preview" w:date="2026-01-01T00:00:00Z">
        <w:r>
          <w:t xml:space="preserve"> </w:t>
        </w:r>
      </w:ins>
      <w:ins w:id="12353" w:author="PR Preview" w:date="2026-01-01T00:00:00Z">
        <w:r>
          <w:t xml:space="preserve">$\mathord{\smash[b]{\underset{\raise.3ex\hbox{$\scriptstyle\sim$}}{x}}\vphantom{x}} = \mathord{\smash[b]{\underset{\raise.3ex\hbox{$\scriptstyle\sim$}}{x}}\vphantom{x}}_1 + \mathord{\smash[b]{\underset{\raise.3ex\hbox{$\scriptstyle\sim$}}{x}}\vphantom{x}}_2$</w:t>
        </w:r>
      </w:ins>
      <w:ins w:id="12354" w:author="PR Preview" w:date="2026-01-01T00:00:00Z">
        <w:r>
          <w:t xml:space="preserve"> </w:t>
        </w:r>
      </w:ins>
      <w:ins w:id="12355" w:author="PR Preview" w:date="2026-01-01T00:00:00Z">
        <w:r>
          <w:t xml:space="preserve">with</w:t>
        </w:r>
      </w:ins>
      <w:ins w:id="12356" w:author="PR Preview" w:date="2026-01-01T00:00:00Z">
        <w:r>
          <w:t xml:space="preserve"> </w:t>
        </w:r>
      </w:ins>
      <w:ins w:id="12357" w:author="PR Preview" w:date="2026-01-01T00:00:00Z">
        <w:r>
          <w:t xml:space="preserve">$\mathord{\smash[b]{\underset{\raise.3ex\hbox{$\scriptstyle\sim$}}{x}}\vphantom{x}}_1 \in \mathcal{S}_1$</w:t>
        </w:r>
      </w:ins>
      <w:ins w:id="12358" w:author="PR Preview" w:date="2026-01-01T00:00:00Z">
        <w:r>
          <w:t xml:space="preserve"> </w:t>
        </w:r>
      </w:ins>
      <w:ins w:id="12359" w:author="PR Preview" w:date="2026-01-01T00:00:00Z">
        <w:r>
          <w:t xml:space="preserve">and</w:t>
        </w:r>
      </w:ins>
      <w:ins w:id="12360" w:author="PR Preview" w:date="2026-01-01T00:00:00Z">
        <w:r>
          <w:t xml:space="preserve"> </w:t>
        </w:r>
      </w:ins>
      <w:ins w:id="12361" w:author="PR Preview" w:date="2026-01-01T00:00:00Z">
        <w:r>
          <w:t xml:space="preserve">$\mathord{\smash[b]{\underset{\raise.3ex\hbox{$\scriptstyle\sim$}}{x}}\vphantom{x}}_2 \in \mathcal{S}_2$</w:t>
        </w:r>
      </w:ins>
      <w:ins w:id="12362" w:author="PR Preview" w:date="2026-01-01T00:00:00Z">
        <w:r>
          <w:t xml:space="preserve"> </w:t>
        </w:r>
      </w:ins>
      <w:ins w:id="12363" w:author="PR Preview" w:date="2026-01-01T00:00:00Z">
        <w:r>
          <w:t xml:space="preserve">in only one way.</w:t>
        </w:r>
      </w:ins>
    </w:p>
    <w:bookmarkEnd w:id="318"/>
    <w:p>
      <w:pPr>
        <w:pStyle w:val="FirstParagraph"/>
      </w:pPr>
      <w:ins w:id="12364" w:author="PR Preview" w:date="2026-01-01T00:00:00Z">
        <w:r>
          <w:rPr>
            <w:i/>
            <w:iCs/>
          </w:rPr>
          <w:t xml:space="preserve">Proof</w:t>
        </w:r>
      </w:ins>
      <w:ins w:id="12365" w:author="PR Preview" w:date="2026-01-01T00:00:00Z">
        <w:r>
          <w:t xml:space="preserve">. </w:t>
        </w:r>
      </w:ins>
      <w:ins w:id="12366" w:author="PR Preview" w:date="2026-01-01T00:00:00Z">
        <w:r>
          <w:t xml:space="preserve">Since</w:t>
        </w:r>
      </w:ins>
      <w:ins w:id="12367"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2368" w:author="PR Preview" w:date="2026-01-01T00:00:00Z">
        <w:r>
          <w:t xml:space="preserve"> </w:t>
        </w:r>
      </w:ins>
      <w:ins w:id="12369" w:author="PR Preview" w:date="2026-01-01T00:00:00Z">
        <w:r>
          <w:t xml:space="preserve">is given,</w:t>
        </w:r>
      </w:ins>
      <w:ins w:id="12370" w:author="PR Preview" w:date="2026-01-01T00:00:00Z">
        <w:r>
          <w:t xml:space="preserve"> </w:t>
        </w:r>
      </w:ins>
      <w:ins w:id="12371" w:author="PR Preview" w:date="2026-01-01T00:00:00Z">
        <w:r>
          <w:t xml:space="preserve">statement 1 says exactly that</w:t>
        </w:r>
      </w:ins>
      <w:ins w:id="12372" w:author="PR Preview" w:date="2026-01-01T00:00:00Z">
        <w:r>
          <w:t xml:space="preserve"> </w:t>
        </w:r>
      </w:ins>
      <w:ins w:id="12373" w:author="PR Preview" w:date="2026-01-01T00:00:00Z">
        <w:r>
          <w:t xml:space="preserve">$\mathcal{S}_1 \cap \mathcal{S}_2 = \mathopen{}\left\{\mathord{\smash[b]{\underset{\raise.3ex\hbox{$\scriptstyle\sim$}}{0}}\vphantom{0}}\right\}\mathclose{}$</w:t>
        </w:r>
      </w:ins>
      <w:ins w:id="12374" w:author="PR Preview" w:date="2026-01-01T00:00:00Z">
        <w:r>
          <w:t xml:space="preserve">.</w:t>
        </w:r>
      </w:ins>
    </w:p>
    <w:p>
      <w:pPr>
        <w:pStyle w:val="BodyText"/>
      </w:pPr>
      <w:ins w:id="12375" w:author="PR Preview" w:date="2026-01-01T00:00:00Z">
        <w:r>
          <w:rPr>
            <w:b/>
            <w:bCs/>
          </w:rPr>
          <w:t xml:space="preserve">1 and 2 are equivalent.</w:t>
        </w:r>
      </w:ins>
      <w:ins w:id="12376" w:author="PR Preview" w:date="2026-01-01T00:00:00Z">
        <w:r>
          <w:t xml:space="preserve"> </w:t>
        </w:r>
      </w:ins>
      <w:ins w:id="12377" w:author="PR Preview" w:date="2026-01-01T00:00:00Z">
        <w:r>
          <w:t xml:space="preserve">By</w:t>
        </w:r>
      </w:ins>
      <w:ins w:id="12378" w:author="PR Preview" w:date="2026-01-01T00:00:00Z">
        <w:r>
          <w:t xml:space="preserve"> </w:t>
        </w:r>
      </w:ins>
      <w:hyperlink w:anchor="cor-dim-subadditive">
        <w:ins w:id="12379" w:author="PR Preview" w:date="2026-01-01T00:00:00Z">
          <w:r>
            <w:rPr>
              <w:rStyle w:val="Hyperlink"/>
            </w:rPr>
            <w:t xml:space="preserve">Corollary 4</w:t>
          </w:r>
        </w:ins>
      </w:hyperlink>
      <w:ins w:id="12380" w:author="PR Preview" w:date="2026-01-01T00:00:00Z">
        <w:r>
          <w:t xml:space="preserve">,</w:t>
        </w:r>
      </w:ins>
      <w:ins w:id="12381" w:author="PR Preview" w:date="2026-01-01T00:00:00Z">
        <w:r>
          <w:t xml:space="preserve"> </w:t>
        </w:r>
      </w:ins>
      <m:oMath>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r>
          <m:rPr>
            <m:sty m:val="p"/>
          </m:rPr>
          <m:t>=</m:t>
        </m:r>
        <m:r>
          <m:rPr>
            <m:sty m:val="p"/>
          </m:rPr>
          <m:t>dim</m:t>
        </m:r>
        <m:r>
          <m:rPr>
            <m:sty m:val="p"/>
          </m:rPr>
          <m:t>(</m:t>
        </m:r>
        <m:sSub>
          <m:e>
            <m:r>
              <m:rPr>
                <m:scr m:val="script"/>
                <m:sty m:val="p"/>
              </m:rPr>
              <m:t>S</m:t>
            </m:r>
          </m:e>
          <m:sub>
            <m:r>
              <m:t>1</m:t>
            </m:r>
          </m:sub>
        </m:sSub>
        <m:r>
          <m:rPr>
            <m:sty m:val="p"/>
          </m:rPr>
          <m:t>)</m:t>
        </m:r>
        <m:r>
          <m:rPr>
            <m:sty m:val="p"/>
          </m:rPr>
          <m:t>+</m:t>
        </m:r>
        <m:r>
          <m:rPr>
            <m:sty m:val="p"/>
          </m:rPr>
          <m:t>dim</m:t>
        </m:r>
        <m:r>
          <m:rPr>
            <m:sty m:val="p"/>
          </m:rPr>
          <m:t>(</m:t>
        </m:r>
        <m:sSub>
          <m:e>
            <m:r>
              <m:rPr>
                <m:scr m:val="script"/>
                <m:sty m:val="p"/>
              </m:rPr>
              <m:t>S</m:t>
            </m:r>
          </m:e>
          <m:sub>
            <m:r>
              <m:t>2</m:t>
            </m:r>
          </m:sub>
        </m:sSub>
        <m:r>
          <m:rPr>
            <m:sty m:val="p"/>
          </m:rPr>
          <m:t>)</m:t>
        </m:r>
      </m:oMath>
      <w:ins w:id="12382" w:author="PR Preview" w:date="2026-01-01T00:00:00Z">
        <w:r>
          <w:t xml:space="preserve"> </w:t>
        </w:r>
      </w:ins>
      <w:ins w:id="12383" w:author="PR Preview" w:date="2026-01-01T00:00:00Z">
        <w:r>
          <w:t xml:space="preserve">exactly when</w:t>
        </w:r>
      </w:ins>
      <w:ins w:id="12384" w:author="PR Preview" w:date="2026-01-01T00:00:00Z">
        <w:r>
          <w:t xml:space="preserve"> </w:t>
        </w:r>
      </w:ins>
      <w:ins w:id="12385" w:author="PR Preview" w:date="2026-01-01T00:00:00Z">
        <w:r>
          <w:t xml:space="preserve">$\mathcal{S}_1 \cap \mathcal{S}_2 = \mathopen{}\left\{\mathord{\smash[b]{\underset{\raise.3ex\hbox{$\scriptstyle\sim$}}{0}}\vphantom{0}}\right\}\mathclose{}$</w:t>
        </w:r>
      </w:ins>
      <w:ins w:id="12386" w:author="PR Preview" w:date="2026-01-01T00:00:00Z">
        <w:r>
          <w:t xml:space="preserve">.</w:t>
        </w:r>
      </w:ins>
    </w:p>
    <w:p>
      <w:pPr>
        <w:pStyle w:val="BodyText"/>
      </w:pPr>
      <w:ins w:id="12387" w:author="PR Preview" w:date="2026-01-01T00:00:00Z">
        <w:r>
          <w:rPr>
            <w:b/>
            <w:bCs/>
          </w:rPr>
          <w:t xml:space="preserve">1 implies 3.</w:t>
        </w:r>
      </w:ins>
      <w:ins w:id="12388" w:author="PR Preview" w:date="2026-01-01T00:00:00Z">
        <w:r>
          <w:t xml:space="preserve"> </w:t>
        </w:r>
      </w:ins>
      <w:ins w:id="12389" w:author="PR Preview" w:date="2026-01-01T00:00:00Z">
        <w:r>
          <w:t xml:space="preserve">Every</w:t>
        </w:r>
      </w:ins>
      <w:ins w:id="12390" w:author="PR Preview" w:date="2026-01-01T00:00:00Z">
        <w:r>
          <w:t xml:space="preserve"> </w:t>
        </w:r>
      </w:ins>
      <w:ins w:id="12391" w:author="PR Preview" w:date="2026-01-01T00:00:00Z">
        <w:r>
          <w:t xml:space="preserve">$\mathord{\smash[b]{\underset{\raise.3ex\hbox{$\scriptstyle\sim$}}{x}}\vphantom{x}} \in \mathcal{V}$</w:t>
        </w:r>
      </w:ins>
      <w:ins w:id="12392" w:author="PR Preview" w:date="2026-01-01T00:00:00Z">
        <w:r>
          <w:t xml:space="preserve"> </w:t>
        </w:r>
      </w:ins>
      <w:ins w:id="12393" w:author="PR Preview" w:date="2026-01-01T00:00:00Z">
        <w:r>
          <w:t xml:space="preserve">has at least one such expression,</w:t>
        </w:r>
      </w:ins>
      <w:ins w:id="12394" w:author="PR Preview" w:date="2026-01-01T00:00:00Z">
        <w:r>
          <w:t xml:space="preserve"> </w:t>
        </w:r>
      </w:ins>
      <w:ins w:id="12395" w:author="PR Preview" w:date="2026-01-01T00:00:00Z">
        <w:r>
          <w:t xml:space="preserve">because</w:t>
        </w:r>
      </w:ins>
      <w:ins w:id="12396" w:author="PR Preview" w:date="2026-01-01T00:00:00Z">
        <w:r>
          <w:t xml:space="preserve"> </w:t>
        </w:r>
      </w:ins>
      <m:oMath>
        <m:r>
          <m:rPr>
            <m:scr m:val="script"/>
            <m:sty m:val="p"/>
          </m:rPr>
          <m:t>V</m:t>
        </m:r>
        <m:r>
          <m:rPr>
            <m:sty m:val="p"/>
          </m:rPr>
          <m:t>=</m:t>
        </m:r>
        <m:sSub>
          <m:e>
            <m:r>
              <m:rPr>
                <m:scr m:val="script"/>
                <m:sty m:val="p"/>
              </m:rPr>
              <m:t>S</m:t>
            </m:r>
          </m:e>
          <m:sub>
            <m:r>
              <m:t>1</m:t>
            </m:r>
          </m:sub>
        </m:sSub>
        <m:r>
          <m:rPr>
            <m:sty m:val="p"/>
          </m:rPr>
          <m:t>+</m:t>
        </m:r>
        <m:sSub>
          <m:e>
            <m:r>
              <m:rPr>
                <m:scr m:val="script"/>
                <m:sty m:val="p"/>
              </m:rPr>
              <m:t>S</m:t>
            </m:r>
          </m:e>
          <m:sub>
            <m:r>
              <m:t>2</m:t>
            </m:r>
          </m:sub>
        </m:sSub>
      </m:oMath>
      <w:ins w:id="12397" w:author="PR Preview" w:date="2026-01-01T00:00:00Z">
        <w:r>
          <w:t xml:space="preserve">.</w:t>
        </w:r>
      </w:ins>
      <w:ins w:id="12398" w:author="PR Preview" w:date="2026-01-01T00:00:00Z">
        <w:r>
          <w:t xml:space="preserve"> </w:t>
        </w:r>
      </w:ins>
      <w:ins w:id="12399" w:author="PR Preview" w:date="2026-01-01T00:00:00Z">
        <w:r>
          <w:t xml:space="preserve">Suppose</w:t>
        </w:r>
      </w:ins>
    </w:p>
    <w:p>
      <w:pPr>
        <w:pStyle w:val="BodyText"/>
      </w:pPr>
      <w:ins w:id="12400" w:author="PR Preview" w:date="2026-01-01T00:00:00Z">
        <w:r>
          <w:t xml:space="preserve">$$
    \begin{aligned}
    \mathord{\smash[b]{\underset{\raise.3ex\hbox{$\scriptstyle\sim$}}{x}}\vphantom{x}} &amp;= \mathord{\smash[b]{\underset{\raise.3ex\hbox{$\scriptstyle\sim$}}{u}}\vphantom{u}}_1 + \mathord{\smash[b]{\underset{\raise.3ex\hbox{$\scriptstyle\sim$}}{u}}\vphantom{u}}_2 \\
    &amp;= \mathord{\smash[b]{\underset{\raise.3ex\hbox{$\scriptstyle\sim$}}{v}}\vphantom{v}}_1 + \mathord{\smash[b]{\underset{\raise.3ex\hbox{$\scriptstyle\sim$}}{v}}\vphantom{v}}_2,
    \end{aligned}
    $$</w:t>
        </w:r>
      </w:ins>
    </w:p>
    <w:p>
      <w:pPr>
        <w:pStyle w:val="FirstParagraph"/>
      </w:pPr>
      <w:ins w:id="12401" w:author="PR Preview" w:date="2026-01-01T00:00:00Z">
        <w:r>
          <w:t xml:space="preserve">with</w:t>
        </w:r>
      </w:ins>
      <w:ins w:id="12402" w:author="PR Preview" w:date="2026-01-01T00:00:00Z">
        <w:r>
          <w:t xml:space="preserve"> </w:t>
        </w:r>
      </w:ins>
      <w:ins w:id="12403" w:author="PR Preview" w:date="2026-01-01T00:00:00Z">
        <w:r>
          <w:t xml:space="preserve">$\mathord{\smash[b]{\underset{\raise.3ex\hbox{$\scriptstyle\sim$}}{u}}\vphantom{u}}_1, \mathord{\smash[b]{\underset{\raise.3ex\hbox{$\scriptstyle\sim$}}{v}}\vphantom{v}}_1 \in \mathcal{S}_1$</w:t>
        </w:r>
      </w:ins>
      <w:ins w:id="12404" w:author="PR Preview" w:date="2026-01-01T00:00:00Z">
        <w:r>
          <w:t xml:space="preserve"> </w:t>
        </w:r>
      </w:ins>
      <w:ins w:id="12405" w:author="PR Preview" w:date="2026-01-01T00:00:00Z">
        <w:r>
          <w:t xml:space="preserve">and</w:t>
        </w:r>
      </w:ins>
      <w:ins w:id="12406" w:author="PR Preview" w:date="2026-01-01T00:00:00Z">
        <w:r>
          <w:t xml:space="preserve"> </w:t>
        </w:r>
      </w:ins>
      <w:ins w:id="12407" w:author="PR Preview" w:date="2026-01-01T00:00:00Z">
        <w:r>
          <w:t xml:space="preserve">$\mathord{\smash[b]{\underset{\raise.3ex\hbox{$\scriptstyle\sim$}}{u}}\vphantom{u}}_2, \mathord{\smash[b]{\underset{\raise.3ex\hbox{$\scriptstyle\sim$}}{v}}\vphantom{v}}_2 \in \mathcal{S}_2$</w:t>
        </w:r>
      </w:ins>
      <w:ins w:id="12408" w:author="PR Preview" w:date="2026-01-01T00:00:00Z">
        <w:r>
          <w:t xml:space="preserve">.</w:t>
        </w:r>
      </w:ins>
      <w:ins w:id="12409" w:author="PR Preview" w:date="2026-01-01T00:00:00Z">
        <w:r>
          <w:t xml:space="preserve"> </w:t>
        </w:r>
      </w:ins>
      <w:ins w:id="12410" w:author="PR Preview" w:date="2026-01-01T00:00:00Z">
        <w:r>
          <w:t xml:space="preserve">Then</w:t>
        </w:r>
      </w:ins>
    </w:p>
    <w:p>
      <w:pPr>
        <w:pStyle w:val="BodyText"/>
      </w:pPr>
      <w:ins w:id="12411" w:author="PR Preview" w:date="2026-01-01T00:00:00Z">
        <w:r>
          <w:t xml:space="preserve">$$
    \begin{aligned}
    \mathord{\smash[b]{\underset{\raise.3ex\hbox{$\scriptstyle\sim$}}{u}}\vphantom{u}}_1 - \mathord{\smash[b]{\underset{\raise.3ex\hbox{$\scriptstyle\sim$}}{v}}\vphantom{v}}_1
    &amp;= (\mathord{\smash[b]{\underset{\raise.3ex\hbox{$\scriptstyle\sim$}}{u}}\vphantom{u}}_1 + \mathord{\smash[b]{\underset{\raise.3ex\hbox{$\scriptstyle\sim$}}{u}}\vphantom{u}}_2) - \mathord{\smash[b]{\underset{\raise.3ex\hbox{$\scriptstyle\sim$}}{u}}\vphantom{u}}_2 - \mathord{\smash[b]{\underset{\raise.3ex\hbox{$\scriptstyle\sim$}}{v}}\vphantom{v}}_1
    &amp;&amp; \text{(add and subtract } \mathord{\smash[b]{\underset{\raise.3ex\hbox{$\scriptstyle\sim$}}{u}}\vphantom{u}}_2 \text{)}
    \\
    &amp;= (\mathord{\smash[b]{\underset{\raise.3ex\hbox{$\scriptstyle\sim$}}{v}}\vphantom{v}}_1 + \mathord{\smash[b]{\underset{\raise.3ex\hbox{$\scriptstyle\sim$}}{v}}\vphantom{v}}_2) - \mathord{\smash[b]{\underset{\raise.3ex\hbox{$\scriptstyle\sim$}}{u}}\vphantom{u}}_2 - \mathord{\smash[b]{\underset{\raise.3ex\hbox{$\scriptstyle\sim$}}{v}}\vphantom{v}}_1
    &amp;&amp; \text{(substitute } \mathord{\smash[b]{\underset{\raise.3ex\hbox{$\scriptstyle\sim$}}{u}}\vphantom{u}}_1 + \mathord{\smash[b]{\underset{\raise.3ex\hbox{$\scriptstyle\sim$}}{u}}\vphantom{u}}_2 = \mathord{\smash[b]{\underset{\raise.3ex\hbox{$\scriptstyle\sim$}}{v}}\vphantom{v}}_1 + \mathord{\smash[b]{\underset{\raise.3ex\hbox{$\scriptstyle\sim$}}{v}}\vphantom{v}}_2 \text{)}
    \\
    &amp;= \mathord{\smash[b]{\underset{\raise.3ex\hbox{$\scriptstyle\sim$}}{v}}\vphantom{v}}_2 - \mathord{\smash[b]{\underset{\raise.3ex\hbox{$\scriptstyle\sim$}}{u}}\vphantom{u}}_2.
    &amp;&amp; \text{(cancel } \mathord{\smash[b]{\underset{\raise.3ex\hbox{$\scriptstyle\sim$}}{v}}\vphantom{v}}_1 \text{)}
    \end{aligned}
    $$</w:t>
        </w:r>
      </w:ins>
    </w:p>
    <w:p>
      <w:pPr>
        <w:pStyle w:val="FirstParagraph"/>
      </w:pPr>
      <w:ins w:id="12412" w:author="PR Preview" w:date="2026-01-01T00:00:00Z">
        <w:r>
          <w:t xml:space="preserve">The left side is in</w:t>
        </w:r>
      </w:ins>
      <w:ins w:id="12413" w:author="PR Preview" w:date="2026-01-01T00:00:00Z">
        <w:r>
          <w:t xml:space="preserve"> </w:t>
        </w:r>
      </w:ins>
      <m:oMath>
        <m:sSub>
          <m:e>
            <m:r>
              <m:rPr>
                <m:scr m:val="script"/>
                <m:sty m:val="p"/>
              </m:rPr>
              <m:t>S</m:t>
            </m:r>
          </m:e>
          <m:sub>
            <m:r>
              <m:t>1</m:t>
            </m:r>
          </m:sub>
        </m:sSub>
      </m:oMath>
      <w:ins w:id="12414" w:author="PR Preview" w:date="2026-01-01T00:00:00Z">
        <w:r>
          <w:t xml:space="preserve"> </w:t>
        </w:r>
      </w:ins>
      <w:ins w:id="12415" w:author="PR Preview" w:date="2026-01-01T00:00:00Z">
        <w:r>
          <w:t xml:space="preserve">and the right side is in</w:t>
        </w:r>
      </w:ins>
      <w:ins w:id="12416" w:author="PR Preview" w:date="2026-01-01T00:00:00Z">
        <w:r>
          <w:t xml:space="preserve"> </w:t>
        </w:r>
      </w:ins>
      <m:oMath>
        <m:sSub>
          <m:e>
            <m:r>
              <m:rPr>
                <m:scr m:val="script"/>
                <m:sty m:val="p"/>
              </m:rPr>
              <m:t>S</m:t>
            </m:r>
          </m:e>
          <m:sub>
            <m:r>
              <m:t>2</m:t>
            </m:r>
          </m:sub>
        </m:sSub>
      </m:oMath>
      <w:ins w:id="12417" w:author="PR Preview" w:date="2026-01-01T00:00:00Z">
        <w:r>
          <w:t xml:space="preserve">,</w:t>
        </w:r>
      </w:ins>
      <w:ins w:id="12418" w:author="PR Preview" w:date="2026-01-01T00:00:00Z">
        <w:r>
          <w:t xml:space="preserve"> </w:t>
        </w:r>
      </w:ins>
      <w:ins w:id="12419" w:author="PR Preview" w:date="2026-01-01T00:00:00Z">
        <w:r>
          <w:t xml:space="preserve">because each subspace is closed under addition and scalar multiplication</w:t>
        </w:r>
      </w:ins>
      <w:ins w:id="12420" w:author="PR Preview" w:date="2026-01-01T00:00:00Z">
        <w:r>
          <w:t xml:space="preserve"> </w:t>
        </w:r>
      </w:ins>
      <w:ins w:id="12421" w:author="PR Preview" w:date="2026-01-01T00:00:00Z">
        <w:r>
          <w:t xml:space="preserve">(the difference is</w:t>
        </w:r>
      </w:ins>
      <w:ins w:id="12422" w:author="PR Preview" w:date="2026-01-01T00:00:00Z">
        <w:r>
          <w:t xml:space="preserve"> </w:t>
        </w:r>
      </w:ins>
      <w:ins w:id="12423" w:author="PR Preview" w:date="2026-01-01T00:00:00Z">
        <w:r>
          <w:t xml:space="preserve">$\mathord{\smash[b]{\underset{\raise.3ex\hbox{$\scriptstyle\sim$}}{u}}\vphantom{u}}_1 + (-1)\,\mathord{\smash[b]{\underset{\raise.3ex\hbox{$\scriptstyle\sim$}}{v}}\vphantom{v}}_1$</w:t>
        </w:r>
      </w:ins>
      <w:ins w:id="12424" w:author="PR Preview" w:date="2026-01-01T00:00:00Z">
        <w:r>
          <w:t xml:space="preserve">).</w:t>
        </w:r>
      </w:ins>
      <w:ins w:id="12425" w:author="PR Preview" w:date="2026-01-01T00:00:00Z">
        <w:r>
          <w:t xml:space="preserve"> </w:t>
        </w:r>
      </w:ins>
      <w:ins w:id="12426" w:author="PR Preview" w:date="2026-01-01T00:00:00Z">
        <w:r>
          <w:t xml:space="preserve">So both sides are in</w:t>
        </w:r>
      </w:ins>
      <w:ins w:id="12427" w:author="PR Preview" w:date="2026-01-01T00:00:00Z">
        <w:r>
          <w:t xml:space="preserve"> </w:t>
        </w:r>
      </w:ins>
      <w:ins w:id="12428" w:author="PR Preview" w:date="2026-01-01T00:00:00Z">
        <w:r>
          <w:t xml:space="preserve">$\mathcal{S}_1 \cap \mathcal{S}_2 = \mathopen{}\left\{\mathord{\smash[b]{\underset{\raise.3ex\hbox{$\scriptstyle\sim$}}{0}}\vphantom{0}}\right\}\mathclose{}$</w:t>
        </w:r>
      </w:ins>
      <w:ins w:id="12429" w:author="PR Preview" w:date="2026-01-01T00:00:00Z">
        <w:r>
          <w:t xml:space="preserve">,</w:t>
        </w:r>
      </w:ins>
      <w:ins w:id="12430" w:author="PR Preview" w:date="2026-01-01T00:00:00Z">
        <w:r>
          <w:t xml:space="preserve"> </w:t>
        </w:r>
      </w:ins>
      <w:ins w:id="12431" w:author="PR Preview" w:date="2026-01-01T00:00:00Z">
        <w:r>
          <w:t xml:space="preserve">which gives</w:t>
        </w:r>
      </w:ins>
      <w:ins w:id="12432" w:author="PR Preview" w:date="2026-01-01T00:00:00Z">
        <w:r>
          <w:t xml:space="preserve"> </w:t>
        </w:r>
      </w:ins>
      <w:ins w:id="12433" w:author="PR Preview" w:date="2026-01-01T00:00:00Z">
        <w:r>
          <w:t xml:space="preserve">$\mathord{\smash[b]{\underset{\raise.3ex\hbox{$\scriptstyle\sim$}}{u}}\vphantom{u}}_1 = \mathord{\smash[b]{\underset{\raise.3ex\hbox{$\scriptstyle\sim$}}{v}}\vphantom{v}}_1$</w:t>
        </w:r>
      </w:ins>
      <w:ins w:id="12434" w:author="PR Preview" w:date="2026-01-01T00:00:00Z">
        <w:r>
          <w:t xml:space="preserve"> </w:t>
        </w:r>
      </w:ins>
      <w:ins w:id="12435" w:author="PR Preview" w:date="2026-01-01T00:00:00Z">
        <w:r>
          <w:t xml:space="preserve">and</w:t>
        </w:r>
      </w:ins>
      <w:ins w:id="12436" w:author="PR Preview" w:date="2026-01-01T00:00:00Z">
        <w:r>
          <w:t xml:space="preserve"> </w:t>
        </w:r>
      </w:ins>
      <w:ins w:id="12437" w:author="PR Preview" w:date="2026-01-01T00:00:00Z">
        <w:r>
          <w:t xml:space="preserve">$\mathord{\smash[b]{\underset{\raise.3ex\hbox{$\scriptstyle\sim$}}{u}}\vphantom{u}}_2 = \mathord{\smash[b]{\underset{\raise.3ex\hbox{$\scriptstyle\sim$}}{v}}\vphantom{v}}_2$</w:t>
        </w:r>
      </w:ins>
      <w:ins w:id="12438" w:author="PR Preview" w:date="2026-01-01T00:00:00Z">
        <w:r>
          <w:t xml:space="preserve">.</w:t>
        </w:r>
      </w:ins>
    </w:p>
    <w:p>
      <w:pPr>
        <w:pStyle w:val="BodyText"/>
      </w:pPr>
      <w:ins w:id="12439" w:author="PR Preview" w:date="2026-01-01T00:00:00Z">
        <w:r>
          <w:rPr>
            <w:b/>
            <w:bCs/>
          </w:rPr>
          <w:t xml:space="preserve">3 implies 1.</w:t>
        </w:r>
      </w:ins>
      <w:ins w:id="12440" w:author="PR Preview" w:date="2026-01-01T00:00:00Z">
        <w:r>
          <w:t xml:space="preserve"> </w:t>
        </w:r>
      </w:ins>
      <w:ins w:id="12441" w:author="PR Preview" w:date="2026-01-01T00:00:00Z">
        <w:r>
          <w:t xml:space="preserve">Take any</w:t>
        </w:r>
      </w:ins>
      <w:ins w:id="12442" w:author="PR Preview" w:date="2026-01-01T00:00:00Z">
        <w:r>
          <w:t xml:space="preserve"> </w:t>
        </w:r>
      </w:ins>
      <w:ins w:id="12443" w:author="PR Preview" w:date="2026-01-01T00:00:00Z">
        <w:r>
          <w:t xml:space="preserve">$\mathord{\smash[b]{\underset{\raise.3ex\hbox{$\scriptstyle\sim$}}{x}}\vphantom{x}} \in \mathcal{S}_1 \cap \mathcal{S}_2$</w:t>
        </w:r>
      </w:ins>
      <w:ins w:id="12444" w:author="PR Preview" w:date="2026-01-01T00:00:00Z">
        <w:r>
          <w:t xml:space="preserve">.</w:t>
        </w:r>
      </w:ins>
      <w:ins w:id="12445" w:author="PR Preview" w:date="2026-01-01T00:00:00Z">
        <w:r>
          <w:t xml:space="preserve"> </w:t>
        </w:r>
      </w:ins>
      <w:ins w:id="12446" w:author="PR Preview" w:date="2026-01-01T00:00:00Z">
        <w:r>
          <w:t xml:space="preserve">Then</w:t>
        </w:r>
      </w:ins>
      <w:ins w:id="12447" w:author="PR Preview" w:date="2026-01-01T00:00:00Z">
        <w:r>
          <w:t xml:space="preserve"> </w:t>
        </w:r>
      </w:ins>
      <w:ins w:id="12448" w:author="PR Preview" w:date="2026-01-01T00:00:00Z">
        <w:r>
          <w:t xml:space="preserve">$\mathord{\smash[b]{\underset{\raise.3ex\hbox{$\scriptstyle\sim$}}{x}}\vphantom{x}} = \mathord{\smash[b]{\underset{\raise.3ex\hbox{$\scriptstyle\sim$}}{x}}\vphantom{x}} + \mathord{\smash[b]{\underset{\raise.3ex\hbox{$\scriptstyle\sim$}}{0}}\vphantom{0}}$</w:t>
        </w:r>
      </w:ins>
      <w:ins w:id="12449" w:author="PR Preview" w:date="2026-01-01T00:00:00Z">
        <w:r>
          <w:t xml:space="preserve">, with</w:t>
        </w:r>
      </w:ins>
      <w:ins w:id="12450" w:author="PR Preview" w:date="2026-01-01T00:00:00Z">
        <w:r>
          <w:t xml:space="preserve"> </w:t>
        </w:r>
      </w:ins>
      <w:ins w:id="12451" w:author="PR Preview" w:date="2026-01-01T00:00:00Z">
        <w:r>
          <w:t xml:space="preserve">$\mathord{\smash[b]{\underset{\raise.3ex\hbox{$\scriptstyle\sim$}}{x}}\vphantom{x}} \in \mathcal{S}_1$</w:t>
        </w:r>
      </w:ins>
      <w:ins w:id="12452" w:author="PR Preview" w:date="2026-01-01T00:00:00Z">
        <w:r>
          <w:t xml:space="preserve"> </w:t>
        </w:r>
      </w:ins>
      <w:ins w:id="12453" w:author="PR Preview" w:date="2026-01-01T00:00:00Z">
        <w:r>
          <w:t xml:space="preserve">and</w:t>
        </w:r>
      </w:ins>
      <w:ins w:id="12454" w:author="PR Preview" w:date="2026-01-01T00:00:00Z">
        <w:r>
          <w:t xml:space="preserve"> </w:t>
        </w:r>
      </w:ins>
      <w:ins w:id="12455" w:author="PR Preview" w:date="2026-01-01T00:00:00Z">
        <w:r>
          <w:t xml:space="preserve">$\mathord{\smash[b]{\underset{\raise.3ex\hbox{$\scriptstyle\sim$}}{0}}\vphantom{0}}\in \mathcal{S}_2$</w:t>
        </w:r>
      </w:ins>
      <w:ins w:id="12456" w:author="PR Preview" w:date="2026-01-01T00:00:00Z">
        <w:r>
          <w:t xml:space="preserve">,</w:t>
        </w:r>
      </w:ins>
      <w:ins w:id="12457" w:author="PR Preview" w:date="2026-01-01T00:00:00Z">
        <w:r>
          <w:t xml:space="preserve"> </w:t>
        </w:r>
      </w:ins>
      <w:ins w:id="12458" w:author="PR Preview" w:date="2026-01-01T00:00:00Z">
        <w:r>
          <w:t xml:space="preserve">and</w:t>
        </w:r>
      </w:ins>
      <w:ins w:id="12459" w:author="PR Preview" w:date="2026-01-01T00:00:00Z">
        <w:r>
          <w:t xml:space="preserve"> </w:t>
        </w:r>
      </w:ins>
      <w:ins w:id="12460" w:author="PR Preview" w:date="2026-01-01T00:00:00Z">
        <w:r>
          <w:t xml:space="preserve">$\mathord{\smash[b]{\underset{\raise.3ex\hbox{$\scriptstyle\sim$}}{x}}\vphantom{x}} = \mathord{\smash[b]{\underset{\raise.3ex\hbox{$\scriptstyle\sim$}}{0}}\vphantom{0}}+ \mathord{\smash[b]{\underset{\raise.3ex\hbox{$\scriptstyle\sim$}}{x}}\vphantom{x}}$</w:t>
        </w:r>
      </w:ins>
      <w:ins w:id="12461" w:author="PR Preview" w:date="2026-01-01T00:00:00Z">
        <w:r>
          <w:t xml:space="preserve">, with</w:t>
        </w:r>
      </w:ins>
      <w:ins w:id="12462" w:author="PR Preview" w:date="2026-01-01T00:00:00Z">
        <w:r>
          <w:t xml:space="preserve"> </w:t>
        </w:r>
      </w:ins>
      <w:ins w:id="12463" w:author="PR Preview" w:date="2026-01-01T00:00:00Z">
        <w:r>
          <w:t xml:space="preserve">$\mathord{\smash[b]{\underset{\raise.3ex\hbox{$\scriptstyle\sim$}}{0}}\vphantom{0}}\in \mathcal{S}_1$</w:t>
        </w:r>
      </w:ins>
      <w:ins w:id="12464" w:author="PR Preview" w:date="2026-01-01T00:00:00Z">
        <w:r>
          <w:t xml:space="preserve"> </w:t>
        </w:r>
      </w:ins>
      <w:ins w:id="12465" w:author="PR Preview" w:date="2026-01-01T00:00:00Z">
        <w:r>
          <w:t xml:space="preserve">and</w:t>
        </w:r>
      </w:ins>
      <w:ins w:id="12466" w:author="PR Preview" w:date="2026-01-01T00:00:00Z">
        <w:r>
          <w:t xml:space="preserve"> </w:t>
        </w:r>
      </w:ins>
      <w:ins w:id="12467" w:author="PR Preview" w:date="2026-01-01T00:00:00Z">
        <w:r>
          <w:t xml:space="preserve">$\mathord{\smash[b]{\underset{\raise.3ex\hbox{$\scriptstyle\sim$}}{x}}\vphantom{x}} \in \mathcal{S}_2$</w:t>
        </w:r>
      </w:ins>
      <w:ins w:id="12468" w:author="PR Preview" w:date="2026-01-01T00:00:00Z">
        <w:r>
          <w:t xml:space="preserve"> </w:t>
        </w:r>
      </w:ins>
      <w:ins w:id="12469" w:author="PR Preview" w:date="2026-01-01T00:00:00Z">
        <w:r>
          <w:t xml:space="preserve">(</w:t>
        </w:r>
      </w:ins>
      <w:hyperlink w:anchor="thm-subspace-zero">
        <w:ins w:id="12470" w:author="PR Preview" w:date="2026-01-01T00:00:00Z">
          <w:r>
            <w:rPr>
              <w:rStyle w:val="Hyperlink"/>
            </w:rPr>
            <w:t xml:space="preserve">Theorem 21</w:t>
          </w:r>
        </w:ins>
      </w:hyperlink>
      <w:ins w:id="12471" w:author="PR Preview" w:date="2026-01-01T00:00:00Z">
        <w:r>
          <w:t xml:space="preserve">).</w:t>
        </w:r>
      </w:ins>
      <w:ins w:id="12472" w:author="PR Preview" w:date="2026-01-01T00:00:00Z">
        <w:r>
          <w:t xml:space="preserve"> </w:t>
        </w:r>
      </w:ins>
      <w:ins w:id="12473" w:author="PR Preview" w:date="2026-01-01T00:00:00Z">
        <w:r>
          <w:t xml:space="preserve">By statement 3 these two expressions are the same,</w:t>
        </w:r>
      </w:ins>
      <w:ins w:id="12474" w:author="PR Preview" w:date="2026-01-01T00:00:00Z">
        <w:r>
          <w:t xml:space="preserve"> </w:t>
        </w:r>
      </w:ins>
      <w:ins w:id="12475" w:author="PR Preview" w:date="2026-01-01T00:00:00Z">
        <w:r>
          <w:t xml:space="preserve">so</w:t>
        </w:r>
      </w:ins>
      <w:ins w:id="12476" w:author="PR Preview" w:date="2026-01-01T00:00:00Z">
        <w:r>
          <w:t xml:space="preserve"> </w:t>
        </w:r>
      </w:ins>
      <w:ins w:id="12477" w:author="PR Preview" w:date="2026-01-01T00:00:00Z">
        <w:r>
          <w:t xml:space="preserve">$\mathord{\smash[b]{\underset{\raise.3ex\hbox{$\scriptstyle\sim$}}{x}}\vphantom{x}} = \mathord{\smash[b]{\underset{\raise.3ex\hbox{$\scriptstyle\sim$}}{0}}\vphantom{0}}$</w:t>
        </w:r>
      </w:ins>
      <w:ins w:id="12478" w:author="PR Preview" w:date="2026-01-01T00:00:00Z">
        <w:r>
          <w:t xml:space="preserve">,</w:t>
        </w:r>
      </w:ins>
      <w:ins w:id="12479" w:author="PR Preview" w:date="2026-01-01T00:00:00Z">
        <w:r>
          <w:t xml:space="preserve"> </w:t>
        </w:r>
      </w:ins>
      <w:ins w:id="12480" w:author="PR Preview" w:date="2026-01-01T00:00:00Z">
        <w:r>
          <w:t xml:space="preserve">and</w:t>
        </w:r>
      </w:ins>
      <w:ins w:id="12481" w:author="PR Preview" w:date="2026-01-01T00:00:00Z">
        <w:r>
          <w:t xml:space="preserve"> </w:t>
        </w:r>
      </w:ins>
      <w:ins w:id="12482" w:author="PR Preview" w:date="2026-01-01T00:00:00Z">
        <w:r>
          <w:t xml:space="preserve">$\mathcal{S}_1 \cap \mathcal{S}_2 = \mathopen{}\left\{\mathord{\smash[b]{\underset{\raise.3ex\hbox{$\scriptstyle\sim$}}{0}}\vphantom{0}}\right\}\mathclose{}$</w:t>
        </w:r>
      </w:ins>
      <w:ins w:id="12483" w:author="PR Preview" w:date="2026-01-01T00:00:00Z">
        <w:r>
          <w:t xml:space="preserve">.</w:t>
        </w:r>
      </w:ins>
    </w:p>
    <w:bookmarkStart w:id="319" w:name="exm-direct-sum-equiv"/>
    <w:p>
      <w:pPr>
        <w:pStyle w:val="BodyText"/>
      </w:pPr>
      <w:r>
        <w:rPr>
          <w:b/>
          <w:bCs/>
        </w:rPr>
        <w:t xml:space="preserve">Example 87 (Checking the three statements)</w:t>
      </w:r>
      <w:r>
        <w:t xml:space="preserve"> </w:t>
      </w:r>
      <w:r>
        <w:t xml:space="preserve">For the plane</w:t>
      </w:r>
      <w:r>
        <w:t xml:space="preserve"> </w:t>
      </w:r>
      <m:oMath>
        <m:r>
          <m:t>z</m:t>
        </m:r>
        <m:r>
          <m:rPr>
            <m:sty m:val="p"/>
          </m:rPr>
          <m:t>=</m:t>
        </m:r>
        <m:r>
          <m:t>0</m:t>
        </m:r>
      </m:oMath>
      <w:r>
        <w:t xml:space="preserve"> </w:t>
      </w:r>
      <w:r>
        <w:t xml:space="preserve">and the</w:t>
      </w:r>
      <w:r>
        <w:t xml:space="preserve"> </w:t>
      </w:r>
      <m:oMath>
        <m:r>
          <m:t>z</m:t>
        </m:r>
      </m:oMath>
      <w:r>
        <w:t xml:space="preserve">-axis in</w:t>
      </w:r>
      <w:r>
        <w:t xml:space="preserve"> </w:t>
      </w:r>
      <w:hyperlink w:anchor="exm-direct-sum">
        <w:r>
          <w:rPr>
            <w:rStyle w:val="Hyperlink"/>
          </w:rPr>
          <w:t xml:space="preserve">Example 85</w:t>
        </w:r>
      </w:hyperlink>
      <w:r>
        <w:t xml:space="preserve">:</w:t>
      </w:r>
    </w:p>
    <w:p>
      <w:pPr>
        <w:numPr>
          <w:ilvl w:val="0"/>
          <w:numId w:val="1041"/>
        </w:numPr>
      </w:pPr>
      <w:r>
        <w:t xml:space="preserve">the dimensions add up:</w:t>
      </w:r>
    </w:p>
    <w:p>
      <w:pPr>
        <w:pStyle w:val="BodyText"/>
      </w:pPr>
      <m:oMathPara>
        <m:oMathParaPr>
          <m:jc m:val="center"/>
        </m:oMathParaPr>
        <m:oMath>
          <m:eqArr>
            <m:e>
              <m:r>
                <m:t>2</m:t>
              </m:r>
              <m:r>
                <m:rPr>
                  <m:sty m:val="p"/>
                </m:rPr>
                <m:t>+</m:t>
              </m:r>
              <m:r>
                <m:t>1</m:t>
              </m:r>
              <m:r>
                <m:t>&amp;</m:t>
              </m:r>
              <m:r>
                <m:rPr>
                  <m:sty m:val="p"/>
                </m:rPr>
                <m:t>=</m:t>
              </m:r>
              <m:r>
                <m:t>3</m:t>
              </m:r>
            </m:e>
            <m:e>
              <m:r>
                <m:t>&amp;</m:t>
              </m:r>
              <m:r>
                <m:rPr>
                  <m:sty m:val="p"/>
                </m:rPr>
                <m:t>=</m:t>
              </m:r>
              <m:r>
                <m:rPr>
                  <m:sty m:val="p"/>
                </m:rPr>
                <m:t>dim</m:t>
              </m:r>
              <m:r>
                <m:rPr>
                  <m:sty m:val="p"/>
                </m:rPr>
                <m:t>(</m:t>
              </m:r>
              <m:sSup>
                <m:e>
                  <m:r>
                    <m:rPr>
                      <m:scr m:val="double-struck"/>
                      <m:sty m:val="p"/>
                    </m:rPr>
                    <m:t>R</m:t>
                  </m:r>
                </m:e>
                <m:sup>
                  <m:r>
                    <m:t>3</m:t>
                  </m:r>
                </m:sup>
              </m:sSup>
              <m:r>
                <m:rPr>
                  <m:sty m:val="p"/>
                </m:rPr>
                <m:t>)</m:t>
              </m:r>
              <m:r>
                <m:rPr>
                  <m:sty m:val="p"/>
                </m:rPr>
                <m:t>,</m:t>
              </m:r>
            </m:e>
          </m:eqArr>
        </m:oMath>
      </m:oMathPara>
    </w:p>
    <w:p>
      <w:pPr>
        <w:numPr>
          <w:ilvl w:val="0"/>
          <w:numId w:val="1000"/>
        </w:numPr>
      </w:pPr>
      <w:r>
        <w:t xml:space="preserve">since the plane has dimension</w:t>
      </w:r>
      <w:r>
        <w:t xml:space="preserve"> </w:t>
      </w:r>
      <m:oMath>
        <m:r>
          <m:t>2</m:t>
        </m:r>
      </m:oMath>
      <w:r>
        <w:t xml:space="preserve"> </w:t>
      </w:r>
      <w:r>
        <w:t xml:space="preserve">(</w:t>
      </w:r>
      <w:hyperlink w:anchor="exm-dimension">
        <w:r>
          <w:rPr>
            <w:rStyle w:val="Hyperlink"/>
          </w:rPr>
          <w:t xml:space="preserve">Example 50</w:t>
        </w:r>
      </w:hyperlink>
      <w:r>
        <w:t xml:space="preserve">),</w:t>
      </w:r>
      <w:r>
        <w:t xml:space="preserve"> </w:t>
      </w:r>
      <w:r>
        <w:t xml:space="preserve">the</w:t>
      </w:r>
      <w:r>
        <w:t xml:space="preserve"> </w:t>
      </w:r>
      <m:oMath>
        <m:r>
          <m:t>z</m:t>
        </m:r>
      </m:oMath>
      <w:r>
        <w:t xml:space="preserve">-axis has the single nonzero vector</w:t>
      </w:r>
      <w:r>
        <w:t xml:space="preserve"> </w:t>
      </w:r>
      <m:oMath>
        <m:r>
          <m:rPr>
            <m:sty m:val="p"/>
          </m:rPr>
          <m:t>(</m:t>
        </m:r>
        <m:r>
          <m:t>0</m:t>
        </m:r>
        <m:r>
          <m:rPr>
            <m:sty m:val="p"/>
          </m:rPr>
          <m:t>,</m:t>
        </m:r>
        <m:r>
          <m:t>0</m:t>
        </m:r>
        <m:r>
          <m:rPr>
            <m:sty m:val="p"/>
          </m:rPr>
          <m:t>,</m:t>
        </m:r>
        <m:r>
          <m:t>1</m:t>
        </m:r>
        <m:r>
          <m:rPr>
            <m:sty m:val="p"/>
          </m:rPr>
          <m:t>)</m:t>
        </m:r>
      </m:oMath>
      <w:r>
        <w:t xml:space="preserve"> </w:t>
      </w:r>
      <w:r>
        <w:t xml:space="preserve">as a basis,</w:t>
      </w:r>
      <w:r>
        <w:t xml:space="preserve"> </w:t>
      </w:r>
      <w:r>
        <w:t xml:space="preserve">and</w:t>
      </w:r>
      <w:r>
        <w:t xml:space="preserve"> </w:t>
      </w:r>
      <m:oMath>
        <m:r>
          <m:rPr>
            <m:sty m:val="p"/>
          </m:rPr>
          <m:t>dim</m:t>
        </m:r>
        <m:r>
          <m:rPr>
            <m:sty m:val="p"/>
          </m:rPr>
          <m:t>(</m:t>
        </m:r>
        <m:sSup>
          <m:e>
            <m:r>
              <m:rPr>
                <m:scr m:val="double-struck"/>
                <m:sty m:val="p"/>
              </m:rPr>
              <m:t>R</m:t>
            </m:r>
          </m:e>
          <m:sup>
            <m:r>
              <m:t>3</m:t>
            </m:r>
          </m:sup>
        </m:sSup>
        <m:r>
          <m:rPr>
            <m:sty m:val="p"/>
          </m:rPr>
          <m:t>)</m:t>
        </m:r>
        <m:r>
          <m:rPr>
            <m:sty m:val="p"/>
          </m:rPr>
          <m:t>=</m:t>
        </m:r>
        <m:r>
          <m:t>3</m:t>
        </m:r>
      </m:oMath>
      <w:r>
        <w:t xml:space="preserve"> </w:t>
      </w:r>
      <w:r>
        <w:t xml:space="preserve">(</w:t>
      </w:r>
      <w:hyperlink w:anchor="exm-dimension">
        <w:r>
          <w:rPr>
            <w:rStyle w:val="Hyperlink"/>
          </w:rPr>
          <w:t xml:space="preserve">Example 50</w:t>
        </w:r>
      </w:hyperlink>
      <w:r>
        <w:t xml:space="preserve">);</w:t>
      </w:r>
    </w:p>
    <w:p>
      <w:pPr>
        <w:numPr>
          <w:ilvl w:val="0"/>
          <w:numId w:val="1041"/>
        </w:numPr>
      </w:pPr>
      <w:r>
        <w:t xml:space="preserve">the split is unique: if</w:t>
      </w:r>
    </w:p>
    <w:p>
      <w:pPr>
        <w:pStyle w:val="BodyText"/>
      </w:pPr>
      <m:oMathPara>
        <m:oMathParaPr>
          <m:jc m:val="center"/>
        </m:oMathParaPr>
        <m:oMath>
          <m:eqArr>
            <m:e>
              <m:r>
                <m:rPr>
                  <m:sty m:val="p"/>
                </m:rPr>
                <m:t>(</m:t>
              </m:r>
              <m:r>
                <m:t>x</m:t>
              </m:r>
              <m:r>
                <m:rPr>
                  <m:sty m:val="p"/>
                </m:rPr>
                <m:t>,</m:t>
              </m:r>
              <m:r>
                <m:t>y</m:t>
              </m:r>
              <m:r>
                <m:rPr>
                  <m:sty m:val="p"/>
                </m:rPr>
                <m:t>,</m:t>
              </m:r>
              <m:r>
                <m:t>z</m:t>
              </m:r>
              <m:r>
                <m:rPr>
                  <m:sty m:val="p"/>
                </m:rPr>
                <m:t>)</m:t>
              </m:r>
              <m:r>
                <m:t>&amp;</m:t>
              </m:r>
              <m:r>
                <m:rPr>
                  <m:sty m:val="p"/>
                </m:rPr>
                <m:t>=</m:t>
              </m:r>
              <m:r>
                <m:rPr>
                  <m:sty m:val="p"/>
                </m:rPr>
                <m:t>(</m:t>
              </m:r>
              <m:r>
                <m:t>a</m:t>
              </m:r>
              <m:r>
                <m:rPr>
                  <m:sty m:val="p"/>
                </m:rPr>
                <m:t>,</m:t>
              </m:r>
              <m:r>
                <m:t>b</m:t>
              </m:r>
              <m:r>
                <m:rPr>
                  <m:sty m:val="p"/>
                </m:rPr>
                <m:t>,</m:t>
              </m:r>
              <m:r>
                <m:t>0</m:t>
              </m:r>
              <m:r>
                <m:rPr>
                  <m:sty m:val="p"/>
                </m:rPr>
                <m:t>)</m:t>
              </m:r>
              <m:r>
                <m:rPr>
                  <m:sty m:val="p"/>
                </m:rPr>
                <m:t>+</m:t>
              </m:r>
              <m:r>
                <m:rPr>
                  <m:sty m:val="p"/>
                </m:rPr>
                <m:t>(</m:t>
              </m:r>
              <m:r>
                <m:t>0</m:t>
              </m:r>
              <m:r>
                <m:rPr>
                  <m:sty m:val="p"/>
                </m:rPr>
                <m:t>,</m:t>
              </m:r>
              <m:r>
                <m:t>0</m:t>
              </m:r>
              <m:r>
                <m:rPr>
                  <m:sty m:val="p"/>
                </m:rPr>
                <m:t>,</m:t>
              </m:r>
              <m:r>
                <m:t>c</m:t>
              </m:r>
              <m:r>
                <m:rPr>
                  <m:sty m:val="p"/>
                </m:rPr>
                <m:t>)</m:t>
              </m:r>
            </m:e>
            <m:e>
              <m:r>
                <m:t>&amp;</m:t>
              </m:r>
              <m:r>
                <m:rPr>
                  <m:sty m:val="p"/>
                </m:rPr>
                <m:t>=</m:t>
              </m:r>
              <m:r>
                <m:rPr>
                  <m:sty m:val="p"/>
                </m:rPr>
                <m:t>(</m:t>
              </m:r>
              <m:r>
                <m:t>a</m:t>
              </m:r>
              <m:r>
                <m:rPr>
                  <m:sty m:val="p"/>
                </m:rPr>
                <m:t>,</m:t>
              </m:r>
              <m:r>
                <m:t>b</m:t>
              </m:r>
              <m:r>
                <m:rPr>
                  <m:sty m:val="p"/>
                </m:rPr>
                <m:t>,</m:t>
              </m:r>
              <m:r>
                <m:t>c</m:t>
              </m:r>
              <m:r>
                <m:rPr>
                  <m:sty m:val="p"/>
                </m:rPr>
                <m:t>)</m:t>
              </m:r>
              <m:r>
                <m:rPr>
                  <m:sty m:val="p"/>
                </m:rPr>
                <m:t>,</m:t>
              </m:r>
            </m:e>
          </m:eqArr>
        </m:oMath>
      </m:oMathPara>
    </w:p>
    <w:p>
      <w:pPr>
        <w:numPr>
          <w:ilvl w:val="0"/>
          <w:numId w:val="1000"/>
        </w:numPr>
      </w:pPr>
      <w:r>
        <w:t xml:space="preserve">then</w:t>
      </w:r>
      <w:r>
        <w:t xml:space="preserve"> </w:t>
      </w:r>
      <m:oMath>
        <m:r>
          <m:t>a</m:t>
        </m:r>
        <m:r>
          <m:rPr>
            <m:sty m:val="p"/>
          </m:rPr>
          <m:t>=</m:t>
        </m:r>
        <m:r>
          <m:t>x</m:t>
        </m:r>
      </m:oMath>
      <w:r>
        <w:t xml:space="preserve">,</w:t>
      </w:r>
      <w:r>
        <w:t xml:space="preserve"> </w:t>
      </w:r>
      <m:oMath>
        <m:r>
          <m:t>b</m:t>
        </m:r>
        <m:r>
          <m:rPr>
            <m:sty m:val="p"/>
          </m:rPr>
          <m:t>=</m:t>
        </m:r>
        <m:r>
          <m:t>y</m:t>
        </m:r>
      </m:oMath>
      <w:r>
        <w:t xml:space="preserve"> </w:t>
      </w:r>
      <w:r>
        <w:t xml:space="preserve">and</w:t>
      </w:r>
      <w:r>
        <w:t xml:space="preserve"> </w:t>
      </w:r>
      <m:oMath>
        <m:r>
          <m:t>c</m:t>
        </m:r>
        <m:r>
          <m:rPr>
            <m:sty m:val="p"/>
          </m:rPr>
          <m:t>=</m:t>
        </m:r>
        <m:r>
          <m:t>z</m:t>
        </m:r>
      </m:oMath>
      <w:r>
        <w:t xml:space="preserve">.</w:t>
      </w:r>
    </w:p>
    <w:p>
      <w:pPr>
        <w:pStyle w:val="FirstParagraph"/>
      </w:pPr>
      <w:r>
        <w:t xml:space="preserve">For the planes</w:t>
      </w:r>
      <w:r>
        <w:t xml:space="preserve"> </w:t>
      </w:r>
      <m:oMath>
        <m:r>
          <m:t>z</m:t>
        </m:r>
        <m:r>
          <m:rPr>
            <m:sty m:val="p"/>
          </m:rPr>
          <m:t>=</m:t>
        </m:r>
        <m:r>
          <m:t>0</m:t>
        </m:r>
      </m:oMath>
      <w:r>
        <w:t xml:space="preserve"> </w:t>
      </w:r>
      <w:r>
        <w:t xml:space="preserve">and</w:t>
      </w:r>
      <w:r>
        <w:t xml:space="preserve"> </w:t>
      </w:r>
      <m:oMath>
        <m:r>
          <m:t>x</m:t>
        </m:r>
        <m:r>
          <m:rPr>
            <m:sty m:val="p"/>
          </m:rPr>
          <m:t>=</m:t>
        </m:r>
        <m:r>
          <m:t>0</m:t>
        </m:r>
      </m:oMath>
      <w:r>
        <w:t xml:space="preserve"> </w:t>
      </w:r>
      <w:r>
        <w:t xml:space="preserve">in</w:t>
      </w:r>
      <w:r>
        <w:t xml:space="preserve"> </w:t>
      </w:r>
      <w:hyperlink w:anchor="exm-not-direct-sum">
        <w:r>
          <w:rPr>
            <w:rStyle w:val="Hyperlink"/>
          </w:rPr>
          <w:t xml:space="preserve">Example 86</w:t>
        </w:r>
      </w:hyperlink>
      <w:r>
        <w:t xml:space="preserve">,</w:t>
      </w:r>
      <w:r>
        <w:t xml:space="preserve"> </w:t>
      </w:r>
      <w:r>
        <w:t xml:space="preserve">both statements fail:</w:t>
      </w:r>
    </w:p>
    <w:p>
      <w:pPr>
        <w:pStyle w:val="BodyText"/>
      </w:pPr>
      <m:oMathPara>
        <m:oMathParaPr>
          <m:jc m:val="center"/>
        </m:oMathParaPr>
        <m:oMath>
          <m:eqArr>
            <m:e>
              <m:r>
                <m:t>2</m:t>
              </m:r>
              <m:r>
                <m:rPr>
                  <m:sty m:val="p"/>
                </m:rPr>
                <m:t>+</m:t>
              </m:r>
              <m:r>
                <m:t>2</m:t>
              </m:r>
              <m:r>
                <m:t>&amp;</m:t>
              </m:r>
              <m:r>
                <m:rPr>
                  <m:sty m:val="p"/>
                </m:rPr>
                <m:t>=</m:t>
              </m:r>
              <m:r>
                <m:t>4</m:t>
              </m:r>
            </m:e>
            <m:e>
              <m:r>
                <m:t>&amp;</m:t>
              </m:r>
              <m:r>
                <m:rPr>
                  <m:sty m:val="p"/>
                </m:rPr>
                <m:t>≠</m:t>
              </m:r>
              <m:r>
                <m:t>3</m:t>
              </m:r>
            </m:e>
            <m:e>
              <m:r>
                <m:t>&amp;</m:t>
              </m:r>
              <m:r>
                <m:rPr>
                  <m:sty m:val="p"/>
                </m:rPr>
                <m:t>=</m:t>
              </m:r>
              <m:r>
                <m:rPr>
                  <m:sty m:val="p"/>
                </m:rPr>
                <m:t>dim</m:t>
              </m:r>
              <m:r>
                <m:rPr>
                  <m:sty m:val="p"/>
                </m:rPr>
                <m:t>(</m:t>
              </m:r>
              <m:sSub>
                <m:e>
                  <m:r>
                    <m:rPr>
                      <m:scr m:val="script"/>
                      <m:sty m:val="p"/>
                    </m:rPr>
                    <m:t>S</m:t>
                  </m:r>
                </m:e>
                <m:sub>
                  <m:r>
                    <m:t>1</m:t>
                  </m:r>
                </m:sub>
              </m:sSub>
              <m:r>
                <m:rPr>
                  <m:sty m:val="p"/>
                </m:rPr>
                <m:t>+</m:t>
              </m:r>
              <m:sSub>
                <m:e>
                  <m:r>
                    <m:rPr>
                      <m:scr m:val="script"/>
                      <m:sty m:val="p"/>
                    </m:rPr>
                    <m:t>S</m:t>
                  </m:r>
                </m:e>
                <m:sub>
                  <m:r>
                    <m:t>2</m:t>
                  </m:r>
                </m:sub>
              </m:sSub>
              <m:r>
                <m:rPr>
                  <m:sty m:val="p"/>
                </m:rPr>
                <m:t>)</m:t>
              </m:r>
            </m:e>
          </m:eqArr>
        </m:oMath>
      </m:oMathPara>
    </w:p>
    <w:p>
      <w:pPr>
        <w:pStyle w:val="FirstParagraph"/>
      </w:pPr>
      <w:r>
        <w:t xml:space="preserve">(</w:t>
      </w:r>
      <w:hyperlink w:anchor="exm-dim-sum">
        <w:r>
          <w:rPr>
            <w:rStyle w:val="Hyperlink"/>
          </w:rPr>
          <w:t xml:space="preserve">Example 82</w:t>
        </w:r>
      </w:hyperlink>
      <w:r>
        <w:t xml:space="preserve">),</w:t>
      </w:r>
      <w:r>
        <w:t xml:space="preserve"> </w:t>
      </w:r>
      <w:r>
        <w:t xml:space="preserve">and</w:t>
      </w:r>
      <w:r>
        <w:t xml:space="preserve"> </w:t>
      </w:r>
      <m:oMath>
        <m:r>
          <m:rPr>
            <m:sty m:val="p"/>
          </m:rPr>
          <m:t>(</m:t>
        </m:r>
        <m:r>
          <m:t>0</m:t>
        </m:r>
        <m:r>
          <m:rPr>
            <m:sty m:val="p"/>
          </m:rPr>
          <m:t>,</m:t>
        </m:r>
        <m:r>
          <m:t>1</m:t>
        </m:r>
        <m:r>
          <m:rPr>
            <m:sty m:val="p"/>
          </m:rPr>
          <m:t>,</m:t>
        </m:r>
        <m:r>
          <m:t>0</m:t>
        </m:r>
        <m:r>
          <m:rPr>
            <m:sty m:val="p"/>
          </m:rPr>
          <m:t>)</m:t>
        </m:r>
      </m:oMath>
      <w:r>
        <w:t xml:space="preserve"> </w:t>
      </w:r>
      <w:r>
        <w:t xml:space="preserve">splits in two ways.</w:t>
      </w:r>
    </w:p>
    <w:bookmarkEnd w:id="319"/>
    <w:bookmarkStart w:id="320" w:name="def-projection"/>
    <w:p>
      <w:pPr>
        <w:pStyle w:val="BodyText"/>
      </w:pPr>
      <w:del w:id="12484" w:author="PR Preview" w:date="2026-01-01T00:00:00Z">
        <w:r>
          <w:rPr>
            <w:b/>
            <w:bCs/>
          </w:rPr>
          <w:delText xml:space="preserve">Definition 66 (Projection onto a subspace along a complement)</w:delText>
        </w:r>
      </w:del>
      <w:del w:id="12485" w:author="PR Preview" w:date="2026-01-01T00:00:00Z">
        <w:r>
          <w:delText xml:space="preserve"> </w:delText>
        </w:r>
      </w:del>
      <w:del w:id="12486" w:author="PR Preview" w:date="2026-01-01T00:00:00Z">
        <w:r>
          <w:delText xml:space="preserve">Let</w:delText>
        </w:r>
      </w:del>
      <w:del w:id="12487" w:author="PR Preview" w:date="2026-01-01T00:00:00Z">
        <w:r>
          <w:delText xml:space="preserve"> </w:delText>
        </w:r>
      </w:del>
      <m:oMath>
        <m:r>
          <m:rPr>
            <m:scr m:val="script"/>
            <m:sty m:val="p"/>
          </m:rPr>
          <m:t>S</m:t>
        </m:r>
      </m:oMath>
      <w:del w:id="12488" w:author="PR Preview" w:date="2026-01-01T00:00:00Z">
        <w:r>
          <w:delText xml:space="preserve"> </w:delText>
        </w:r>
      </w:del>
      <w:del w:id="12489" w:author="PR Preview" w:date="2026-01-01T00:00:00Z">
        <w:r>
          <w:delText xml:space="preserve">and</w:delText>
        </w:r>
      </w:del>
      <w:del w:id="12490" w:author="PR Preview" w:date="2026-01-01T00:00:00Z">
        <w:r>
          <w:delText xml:space="preserve"> </w:delText>
        </w:r>
      </w:del>
      <m:oMath>
        <m:r>
          <m:rPr>
            <m:scr m:val="script"/>
            <m:sty m:val="p"/>
          </m:rPr>
          <m:t>T</m:t>
        </m:r>
      </m:oMath>
      <w:del w:id="12491" w:author="PR Preview" w:date="2026-01-01T00:00:00Z">
        <w:r>
          <w:delText xml:space="preserve"> </w:delText>
        </w:r>
      </w:del>
      <w:del w:id="12492" w:author="PR Preview" w:date="2026-01-01T00:00:00Z">
        <w:r>
          <w:delText xml:space="preserve">be subspaces of</w:delText>
        </w:r>
      </w:del>
      <w:del w:id="12493" w:author="PR Preview" w:date="2026-01-01T00:00:00Z">
        <w:r>
          <w:delText xml:space="preserve"> </w:delText>
        </w:r>
      </w:del>
      <m:oMath>
        <m:sSup>
          <m:e>
            <m:r>
              <m:rPr>
                <m:scr m:val="double-struck"/>
                <m:sty m:val="p"/>
              </m:rPr>
              <m:t>R</m:t>
            </m:r>
          </m:e>
          <m:sup>
            <m:r>
              <m:t>p</m:t>
            </m:r>
          </m:sup>
        </m:sSup>
      </m:oMath>
      <w:del w:id="12494" w:author="PR Preview" w:date="2026-01-01T00:00:00Z">
        <w:r>
          <w:delText xml:space="preserve"> </w:delText>
        </w:r>
      </w:del>
      <w:del w:id="12495" w:author="PR Preview" w:date="2026-01-01T00:00:00Z">
        <w:r>
          <w:delText xml:space="preserve">with</w:delText>
        </w:r>
      </w:del>
      <w:del w:id="12496" w:author="PR Preview" w:date="2026-01-01T00:00:00Z">
        <w:r>
          <w:delText xml:space="preserve"> </w:delText>
        </w:r>
      </w:del>
      <m:oMath>
        <m:sSup>
          <m:e>
            <m:r>
              <m:rPr>
                <m:scr m:val="double-struck"/>
                <m:sty m:val="p"/>
              </m:rPr>
              <m:t>R</m:t>
            </m:r>
          </m:e>
          <m:sup>
            <m:r>
              <m:t>p</m:t>
            </m:r>
          </m:sup>
        </m:sSup>
        <m:r>
          <m:rPr>
            <m:sty m:val="p"/>
          </m:rPr>
          <m:t>=</m:t>
        </m:r>
        <m:r>
          <m:rPr>
            <m:scr m:val="script"/>
            <m:sty m:val="p"/>
          </m:rPr>
          <m:t>S</m:t>
        </m:r>
        <m:r>
          <m:rPr>
            <m:sty m:val="p"/>
          </m:rPr>
          <m:t>⊕</m:t>
        </m:r>
        <m:r>
          <m:rPr>
            <m:scr m:val="script"/>
            <m:sty m:val="p"/>
          </m:rPr>
          <m:t>T</m:t>
        </m:r>
      </m:oMath>
      <w:del w:id="12497" w:author="PR Preview" w:date="2026-01-01T00:00:00Z">
        <w:r>
          <w:delText xml:space="preserve"> </w:delText>
        </w:r>
      </w:del>
      <w:del w:id="12498" w:author="PR Preview" w:date="2026-01-01T00:00:00Z">
        <w:r>
          <w:delText xml:space="preserve">(</w:delText>
        </w:r>
      </w:del>
      <w:hyperlink w:anchor="def-direct-sum">
        <w:del w:id="12499" w:author="PR Preview" w:date="2026-01-01T00:00:00Z">
          <w:r>
            <w:rPr>
              <w:rStyle w:val="Hyperlink"/>
            </w:rPr>
            <w:delText xml:space="preserve">Definition 65</w:delText>
          </w:r>
        </w:del>
      </w:hyperlink>
      <w:del w:id="12500" w:author="PR Preview" w:date="2026-01-01T00:00:00Z">
        <w:r>
          <w:delText xml:space="preserve">),</w:delText>
        </w:r>
      </w:del>
      <w:del w:id="12501" w:author="PR Preview" w:date="2026-01-01T00:00:00Z">
        <w:r>
          <w:delText xml:space="preserve"> </w:delText>
        </w:r>
      </w:del>
      <w:del w:id="12502" w:author="PR Preview" w:date="2026-01-01T00:00:00Z">
        <w:r>
          <w:delText xml:space="preserve">and let</w:delText>
        </w:r>
      </w:del>
      <w:del w:id="12503"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2504" w:author="PR Preview" w:date="2026-01-01T00:00:00Z">
        <w:r>
          <w:delText xml:space="preserve">.</w:delText>
        </w:r>
      </w:del>
      <w:del w:id="12505" w:author="PR Preview" w:date="2026-01-01T00:00:00Z">
        <w:r>
          <w:delText xml:space="preserve"> </w:delText>
        </w:r>
      </w:del>
      <w:del w:id="12506" w:author="PR Preview" w:date="2026-01-01T00:00:00Z">
        <w:r>
          <w:delText xml:space="preserve">By</w:delText>
        </w:r>
      </w:del>
      <w:del w:id="12507" w:author="PR Preview" w:date="2026-01-01T00:00:00Z">
        <w:r>
          <w:delText xml:space="preserve"> </w:delText>
        </w:r>
      </w:del>
      <w:hyperlink w:anchor="thm-direct-sum-equiv">
        <w:del w:id="12508" w:author="PR Preview" w:date="2026-01-01T00:00:00Z">
          <w:r>
            <w:rPr>
              <w:rStyle w:val="Hyperlink"/>
            </w:rPr>
            <w:delText xml:space="preserve">Theorem 49</w:delText>
          </w:r>
        </w:del>
      </w:hyperlink>
      <w:del w:id="12509" w:author="PR Preview" w:date="2026-01-01T00:00:00Z">
        <w:r>
          <w:delText xml:space="preserve">,</w:delText>
        </w:r>
      </w:del>
      <w:del w:id="12510"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12511" w:author="PR Preview" w:date="2026-01-01T00:00:00Z">
        <w:r>
          <w:delText xml:space="preserve"> </w:delText>
        </w:r>
      </w:del>
      <w:del w:id="12512" w:author="PR Preview" w:date="2026-01-01T00:00:00Z">
        <w:r>
          <w:delText xml:space="preserve">for exactly one</w:delText>
        </w:r>
      </w:del>
      <w:del w:id="12513" w:author="PR Preview" w:date="2026-01-01T00:00:00Z">
        <w:r>
          <w:delText xml:space="preserve"> </w:delText>
        </w:r>
      </w:del>
      <m:oMath>
        <m:limLow>
          <m:e>
            <m:r>
              <m:t>u</m:t>
            </m:r>
          </m:e>
          <m:lim>
            <m:r>
              <m:rPr>
                <m:sty m:val="p"/>
              </m:rPr>
              <m:t>∼</m:t>
            </m:r>
          </m:lim>
        </m:limLow>
        <m:r>
          <m:rPr>
            <m:sty m:val="p"/>
          </m:rPr>
          <m:t>∈</m:t>
        </m:r>
        <m:r>
          <m:rPr>
            <m:scr m:val="script"/>
            <m:sty m:val="p"/>
          </m:rPr>
          <m:t>S</m:t>
        </m:r>
      </m:oMath>
      <w:del w:id="12514" w:author="PR Preview" w:date="2026-01-01T00:00:00Z">
        <w:r>
          <w:delText xml:space="preserve"> </w:delText>
        </w:r>
      </w:del>
      <w:del w:id="12515" w:author="PR Preview" w:date="2026-01-01T00:00:00Z">
        <w:r>
          <w:delText xml:space="preserve">and</w:delText>
        </w:r>
      </w:del>
      <w:del w:id="12516" w:author="PR Preview" w:date="2026-01-01T00:00:00Z">
        <w:r>
          <w:delText xml:space="preserve"> </w:delText>
        </w:r>
      </w:del>
      <m:oMath>
        <m:limLow>
          <m:e>
            <m:r>
              <m:t>v</m:t>
            </m:r>
          </m:e>
          <m:lim>
            <m:r>
              <m:rPr>
                <m:sty m:val="p"/>
              </m:rPr>
              <m:t>∼</m:t>
            </m:r>
          </m:lim>
        </m:limLow>
        <m:r>
          <m:rPr>
            <m:sty m:val="p"/>
          </m:rPr>
          <m:t>∈</m:t>
        </m:r>
        <m:r>
          <m:rPr>
            <m:scr m:val="script"/>
            <m:sty m:val="p"/>
          </m:rPr>
          <m:t>T</m:t>
        </m:r>
      </m:oMath>
      <w:del w:id="12517" w:author="PR Preview" w:date="2026-01-01T00:00:00Z">
        <w:r>
          <w:delText xml:space="preserve">.</w:delText>
        </w:r>
      </w:del>
      <w:del w:id="12518" w:author="PR Preview" w:date="2026-01-01T00:00:00Z">
        <w:r>
          <w:delText xml:space="preserve"> </w:delText>
        </w:r>
      </w:del>
      <w:del w:id="12519" w:author="PR Preview" w:date="2026-01-01T00:00:00Z">
        <w:r>
          <w:delText xml:space="preserve">The vector</w:delText>
        </w:r>
      </w:del>
      <w:del w:id="12520" w:author="PR Preview" w:date="2026-01-01T00:00:00Z">
        <w:r>
          <w:delText xml:space="preserve"> </w:delText>
        </w:r>
      </w:del>
      <m:oMath>
        <m:limLow>
          <m:e>
            <m:r>
              <m:t>u</m:t>
            </m:r>
          </m:e>
          <m:lim>
            <m:r>
              <m:rPr>
                <m:sty m:val="p"/>
              </m:rPr>
              <m:t>∼</m:t>
            </m:r>
          </m:lim>
        </m:limLow>
      </m:oMath>
      <w:del w:id="12521" w:author="PR Preview" w:date="2026-01-01T00:00:00Z">
        <w:r>
          <w:delText xml:space="preserve"> </w:delText>
        </w:r>
      </w:del>
      <w:del w:id="12522" w:author="PR Preview" w:date="2026-01-01T00:00:00Z">
        <w:r>
          <w:delText xml:space="preserve">is the</w:delText>
        </w:r>
      </w:del>
      <w:del w:id="12523" w:author="PR Preview" w:date="2026-01-01T00:00:00Z">
        <w:r>
          <w:delText xml:space="preserve"> </w:delText>
        </w:r>
      </w:del>
      <w:del w:id="12524" w:author="PR Preview" w:date="2026-01-01T00:00:00Z">
        <w:r>
          <w:rPr>
            <w:b/>
            <w:bCs/>
          </w:rPr>
          <w:delText xml:space="preserve">projection</w:delText>
        </w:r>
      </w:del>
      <w:del w:id="12525" w:author="PR Preview" w:date="2026-01-01T00:00:00Z">
        <w:r>
          <w:delText xml:space="preserve"> </w:delText>
        </w:r>
      </w:del>
      <w:del w:id="12526" w:author="PR Preview" w:date="2026-01-01T00:00:00Z">
        <w:r>
          <w:delText xml:space="preserve">of</w:delText>
        </w:r>
      </w:del>
      <w:del w:id="12527" w:author="PR Preview" w:date="2026-01-01T00:00:00Z">
        <w:r>
          <w:delText xml:space="preserve"> </w:delText>
        </w:r>
      </w:del>
      <m:oMath>
        <m:limLow>
          <m:e>
            <m:r>
              <m:t>y</m:t>
            </m:r>
          </m:e>
          <m:lim>
            <m:r>
              <m:rPr>
                <m:sty m:val="p"/>
              </m:rPr>
              <m:t>∼</m:t>
            </m:r>
          </m:lim>
        </m:limLow>
      </m:oMath>
      <w:del w:id="12528" w:author="PR Preview" w:date="2026-01-01T00:00:00Z">
        <w:r>
          <w:delText xml:space="preserve"> </w:delText>
        </w:r>
      </w:del>
      <w:del w:id="12529" w:author="PR Preview" w:date="2026-01-01T00:00:00Z">
        <w:r>
          <w:delText xml:space="preserve">onto</w:delText>
        </w:r>
      </w:del>
      <w:del w:id="12530" w:author="PR Preview" w:date="2026-01-01T00:00:00Z">
        <w:r>
          <w:delText xml:space="preserve"> </w:delText>
        </w:r>
      </w:del>
      <m:oMath>
        <m:r>
          <m:rPr>
            <m:scr m:val="script"/>
            <m:sty m:val="p"/>
          </m:rPr>
          <m:t>S</m:t>
        </m:r>
      </m:oMath>
      <w:del w:id="12531" w:author="PR Preview" w:date="2026-01-01T00:00:00Z">
        <w:r>
          <w:delText xml:space="preserve"> </w:delText>
        </w:r>
      </w:del>
      <w:del w:id="12532" w:author="PR Preview" w:date="2026-01-01T00:00:00Z">
        <w:r>
          <w:delText xml:space="preserve">along</w:delText>
        </w:r>
      </w:del>
      <w:del w:id="12533" w:author="PR Preview" w:date="2026-01-01T00:00:00Z">
        <w:r>
          <w:delText xml:space="preserve"> </w:delText>
        </w:r>
      </w:del>
      <m:oMath>
        <m:r>
          <m:rPr>
            <m:scr m:val="script"/>
            <m:sty m:val="p"/>
          </m:rPr>
          <m:t>T</m:t>
        </m:r>
      </m:oMath>
      <w:del w:id="12534" w:author="PR Preview" w:date="2026-01-01T00:00:00Z">
        <w:r>
          <w:delText xml:space="preserve"> </w:delText>
        </w:r>
      </w:del>
      <w:del w:id="12535" w:author="PR Preview" w:date="2026-01-01T00:00:00Z">
        <w:r>
          <w:delText xml:space="preserve">(Banerjee and Roy 2014, Definition 6.3, p. 163)</w:delText>
        </w:r>
      </w:del>
      <w:del w:id="12536" w:author="PR Preview" w:date="2026-01-01T00:00:00Z">
        <w:r>
          <w:delText xml:space="preserve">.</w:delText>
        </w:r>
      </w:del>
    </w:p>
    <w:p>
      <w:pPr>
        <w:pStyle w:val="BodyText"/>
      </w:pPr>
      <w:del w:id="12537" w:author="PR Preview" w:date="2026-01-01T00:00:00Z">
        <w:r>
          <w:rPr>
            <w:b/>
            <w:bCs/>
          </w:rPr>
          <w:delText xml:space="preserve">Example 88 (The projection depends on the complement)</w:delText>
        </w:r>
      </w:del>
      <w:del w:id="12538" w:author="PR Preview" w:date="2026-01-01T00:00:00Z">
        <w:r>
          <w:delText xml:space="preserve"> </w:delText>
        </w:r>
      </w:del>
      <w:del w:id="12539" w:author="PR Preview" w:date="2026-01-01T00:00:00Z">
        <w:r>
          <w:delText xml:space="preserve">Let</w:delText>
        </w:r>
      </w:del>
      <w:del w:id="12540"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del w:id="12541" w:author="PR Preview" w:date="2026-01-01T00:00:00Z">
        <w:r>
          <w:delText xml:space="preserve">, the horizontal axis in</w:delText>
        </w:r>
      </w:del>
      <w:del w:id="12542" w:author="PR Preview" w:date="2026-01-01T00:00:00Z">
        <w:r>
          <w:delText xml:space="preserve"> </w:delText>
        </w:r>
      </w:del>
      <m:oMath>
        <m:sSup>
          <m:e>
            <m:r>
              <m:rPr>
                <m:scr m:val="double-struck"/>
                <m:sty m:val="p"/>
              </m:rPr>
              <m:t>R</m:t>
            </m:r>
          </m:e>
          <m:sup>
            <m:r>
              <m:t>2</m:t>
            </m:r>
          </m:sup>
        </m:sSup>
      </m:oMath>
      <w:del w:id="12543" w:author="PR Preview" w:date="2026-01-01T00:00:00Z">
        <w:r>
          <w:delText xml:space="preserve">,</w:delText>
        </w:r>
      </w:del>
      <w:del w:id="12544" w:author="PR Preview" w:date="2026-01-01T00:00:00Z">
        <w:r>
          <w:delText xml:space="preserve"> </w:delText>
        </w:r>
      </w:del>
      <w:del w:id="12545" w:author="PR Preview" w:date="2026-01-01T00:00:00Z">
        <w:r>
          <w:delText xml:space="preserve">and let</w:delText>
        </w:r>
      </w:del>
      <w:del w:id="12546"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2</m:t>
        </m:r>
        <m:r>
          <m:rPr>
            <m:sty m:val="p"/>
          </m:rPr>
          <m:t>)</m:t>
        </m:r>
      </m:oMath>
      <w:del w:id="12547" w:author="PR Preview" w:date="2026-01-01T00:00:00Z">
        <w:r>
          <w:delText xml:space="preserve">.</w:delText>
        </w:r>
      </w:del>
    </w:p>
    <w:p>
      <w:pPr>
        <w:pStyle w:val="BodyText"/>
      </w:pPr>
      <w:ins w:id="12548" w:author="PR Preview" w:date="2026-01-01T00:00:00Z">
        <w:r>
          <w:rPr>
            <w:b/>
            <w:bCs/>
          </w:rPr>
          <w:t xml:space="preserve">Definition 66 (Projection onto a subspace along a complement)</w:t>
        </w:r>
      </w:ins>
      <w:ins w:id="12549" w:author="PR Preview" w:date="2026-01-01T00:00:00Z">
        <w:r>
          <w:t xml:space="preserve"> </w:t>
        </w:r>
      </w:ins>
      <w:ins w:id="12550" w:author="PR Preview" w:date="2026-01-01T00:00:00Z">
        <w:r>
          <w:t xml:space="preserve">Let</w:t>
        </w:r>
      </w:ins>
      <w:ins w:id="12551" w:author="PR Preview" w:date="2026-01-01T00:00:00Z">
        <w:r>
          <w:t xml:space="preserve"> </w:t>
        </w:r>
      </w:ins>
      <m:oMath>
        <m:r>
          <m:rPr>
            <m:scr m:val="script"/>
            <m:sty m:val="p"/>
          </m:rPr>
          <m:t>S</m:t>
        </m:r>
      </m:oMath>
      <w:ins w:id="12552" w:author="PR Preview" w:date="2026-01-01T00:00:00Z">
        <w:r>
          <w:t xml:space="preserve"> </w:t>
        </w:r>
      </w:ins>
      <w:ins w:id="12553" w:author="PR Preview" w:date="2026-01-01T00:00:00Z">
        <w:r>
          <w:t xml:space="preserve">and</w:t>
        </w:r>
      </w:ins>
      <w:ins w:id="12554" w:author="PR Preview" w:date="2026-01-01T00:00:00Z">
        <w:r>
          <w:t xml:space="preserve"> </w:t>
        </w:r>
      </w:ins>
      <m:oMath>
        <m:r>
          <m:rPr>
            <m:scr m:val="script"/>
            <m:sty m:val="p"/>
          </m:rPr>
          <m:t>T</m:t>
        </m:r>
      </m:oMath>
      <w:ins w:id="12555" w:author="PR Preview" w:date="2026-01-01T00:00:00Z">
        <w:r>
          <w:t xml:space="preserve"> </w:t>
        </w:r>
      </w:ins>
      <w:ins w:id="12556" w:author="PR Preview" w:date="2026-01-01T00:00:00Z">
        <w:r>
          <w:t xml:space="preserve">be subspaces of</w:t>
        </w:r>
      </w:ins>
      <w:ins w:id="12557" w:author="PR Preview" w:date="2026-01-01T00:00:00Z">
        <w:r>
          <w:t xml:space="preserve"> </w:t>
        </w:r>
      </w:ins>
      <m:oMath>
        <m:sSup>
          <m:e>
            <m:r>
              <m:rPr>
                <m:scr m:val="double-struck"/>
                <m:sty m:val="p"/>
              </m:rPr>
              <m:t>R</m:t>
            </m:r>
          </m:e>
          <m:sup>
            <m:r>
              <m:t>p</m:t>
            </m:r>
          </m:sup>
        </m:sSup>
      </m:oMath>
      <w:ins w:id="12558" w:author="PR Preview" w:date="2026-01-01T00:00:00Z">
        <w:r>
          <w:t xml:space="preserve"> </w:t>
        </w:r>
      </w:ins>
      <w:ins w:id="12559" w:author="PR Preview" w:date="2026-01-01T00:00:00Z">
        <w:r>
          <w:t xml:space="preserve">with</w:t>
        </w:r>
      </w:ins>
      <w:ins w:id="12560" w:author="PR Preview" w:date="2026-01-01T00:00:00Z">
        <w:r>
          <w:t xml:space="preserve"> </w:t>
        </w:r>
      </w:ins>
      <m:oMath>
        <m:sSup>
          <m:e>
            <m:r>
              <m:rPr>
                <m:scr m:val="double-struck"/>
                <m:sty m:val="p"/>
              </m:rPr>
              <m:t>R</m:t>
            </m:r>
          </m:e>
          <m:sup>
            <m:r>
              <m:t>p</m:t>
            </m:r>
          </m:sup>
        </m:sSup>
        <m:r>
          <m:rPr>
            <m:sty m:val="p"/>
          </m:rPr>
          <m:t>=</m:t>
        </m:r>
        <m:r>
          <m:rPr>
            <m:scr m:val="script"/>
            <m:sty m:val="p"/>
          </m:rPr>
          <m:t>S</m:t>
        </m:r>
        <m:r>
          <m:rPr>
            <m:sty m:val="p"/>
          </m:rPr>
          <m:t>⊕</m:t>
        </m:r>
        <m:r>
          <m:rPr>
            <m:scr m:val="script"/>
            <m:sty m:val="p"/>
          </m:rPr>
          <m:t>T</m:t>
        </m:r>
      </m:oMath>
      <w:ins w:id="12561" w:author="PR Preview" w:date="2026-01-01T00:00:00Z">
        <w:r>
          <w:t xml:space="preserve"> </w:t>
        </w:r>
      </w:ins>
      <w:ins w:id="12562" w:author="PR Preview" w:date="2026-01-01T00:00:00Z">
        <w:r>
          <w:t xml:space="preserve">(</w:t>
        </w:r>
      </w:ins>
      <w:hyperlink w:anchor="def-direct-sum">
        <w:ins w:id="12563" w:author="PR Preview" w:date="2026-01-01T00:00:00Z">
          <w:r>
            <w:rPr>
              <w:rStyle w:val="Hyperlink"/>
            </w:rPr>
            <w:t xml:space="preserve">Definition 65</w:t>
          </w:r>
        </w:ins>
      </w:hyperlink>
      <w:ins w:id="12564" w:author="PR Preview" w:date="2026-01-01T00:00:00Z">
        <w:r>
          <w:t xml:space="preserve">),</w:t>
        </w:r>
      </w:ins>
      <w:ins w:id="12565" w:author="PR Preview" w:date="2026-01-01T00:00:00Z">
        <w:r>
          <w:t xml:space="preserve"> </w:t>
        </w:r>
      </w:ins>
      <w:ins w:id="12566" w:author="PR Preview" w:date="2026-01-01T00:00:00Z">
        <w:r>
          <w:t xml:space="preserve">and let</w:t>
        </w:r>
      </w:ins>
      <w:ins w:id="12567" w:author="PR Preview" w:date="2026-01-01T00:00:00Z">
        <w:r>
          <w:t xml:space="preserve"> </w:t>
        </w:r>
      </w:ins>
      <w:ins w:id="12568" w:author="PR Preview" w:date="2026-01-01T00:00:00Z">
        <w:r>
          <w:t xml:space="preserve">$\mathord{\smash[b]{\underset{\raise.3ex\hbox{$\scriptstyle\sim$}}{y}}\vphantom{y}} \in \mathbb{R}^p$</w:t>
        </w:r>
      </w:ins>
      <w:ins w:id="12569" w:author="PR Preview" w:date="2026-01-01T00:00:00Z">
        <w:r>
          <w:t xml:space="preserve">.</w:t>
        </w:r>
      </w:ins>
      <w:ins w:id="12570" w:author="PR Preview" w:date="2026-01-01T00:00:00Z">
        <w:r>
          <w:t xml:space="preserve"> </w:t>
        </w:r>
      </w:ins>
      <w:ins w:id="12571" w:author="PR Preview" w:date="2026-01-01T00:00:00Z">
        <w:r>
          <w:t xml:space="preserve">By</w:t>
        </w:r>
      </w:ins>
      <w:ins w:id="12572" w:author="PR Preview" w:date="2026-01-01T00:00:00Z">
        <w:r>
          <w:t xml:space="preserve"> </w:t>
        </w:r>
      </w:ins>
      <w:hyperlink w:anchor="thm-direct-sum-equiv">
        <w:ins w:id="12573" w:author="PR Preview" w:date="2026-01-01T00:00:00Z">
          <w:r>
            <w:rPr>
              <w:rStyle w:val="Hyperlink"/>
            </w:rPr>
            <w:t xml:space="preserve">Theorem 49</w:t>
          </w:r>
        </w:ins>
      </w:hyperlink>
      <w:ins w:id="12574" w:author="PR Preview" w:date="2026-01-01T00:00:00Z">
        <w:r>
          <w:t xml:space="preserve">,</w:t>
        </w:r>
      </w:ins>
      <w:ins w:id="12575" w:author="PR Preview" w:date="2026-01-01T00:00:00Z">
        <w:r>
          <w:t xml:space="preserve"> </w:t>
        </w:r>
      </w:ins>
      <w:ins w:id="12576" w:author="PR Preview" w:date="2026-01-01T00:00:00Z">
        <w:r>
          <w:t xml:space="preserve">$\mathord{\smash[b]{\underset{\raise.3ex\hbox{$\scriptstyle\sim$}}{y}}\vphantom{y}} = \mathord{\smash[b]{\underset{\raise.3ex\hbox{$\scriptstyle\sim$}}{u}}\vphantom{u}} + \mathord{\smash[b]{\underset{\raise.3ex\hbox{$\scriptstyle\sim$}}{v}}\vphantom{v}}$</w:t>
        </w:r>
      </w:ins>
      <w:ins w:id="12577" w:author="PR Preview" w:date="2026-01-01T00:00:00Z">
        <w:r>
          <w:t xml:space="preserve"> </w:t>
        </w:r>
      </w:ins>
      <w:ins w:id="12578" w:author="PR Preview" w:date="2026-01-01T00:00:00Z">
        <w:r>
          <w:t xml:space="preserve">for exactly one</w:t>
        </w:r>
      </w:ins>
      <w:ins w:id="12579" w:author="PR Preview" w:date="2026-01-01T00:00:00Z">
        <w:r>
          <w:t xml:space="preserve"> </w:t>
        </w:r>
      </w:ins>
      <w:ins w:id="12580" w:author="PR Preview" w:date="2026-01-01T00:00:00Z">
        <w:r>
          <w:t xml:space="preserve">$\mathord{\smash[b]{\underset{\raise.3ex\hbox{$\scriptstyle\sim$}}{u}}\vphantom{u}} \in \mathcal{S}$</w:t>
        </w:r>
      </w:ins>
      <w:ins w:id="12581" w:author="PR Preview" w:date="2026-01-01T00:00:00Z">
        <w:r>
          <w:t xml:space="preserve"> </w:t>
        </w:r>
      </w:ins>
      <w:ins w:id="12582" w:author="PR Preview" w:date="2026-01-01T00:00:00Z">
        <w:r>
          <w:t xml:space="preserve">and</w:t>
        </w:r>
      </w:ins>
      <w:ins w:id="12583" w:author="PR Preview" w:date="2026-01-01T00:00:00Z">
        <w:r>
          <w:t xml:space="preserve"> </w:t>
        </w:r>
      </w:ins>
      <w:ins w:id="12584" w:author="PR Preview" w:date="2026-01-01T00:00:00Z">
        <w:r>
          <w:t xml:space="preserve">$\mathord{\smash[b]{\underset{\raise.3ex\hbox{$\scriptstyle\sim$}}{v}}\vphantom{v}} \in \mathcal{T}$</w:t>
        </w:r>
      </w:ins>
      <w:ins w:id="12585" w:author="PR Preview" w:date="2026-01-01T00:00:00Z">
        <w:r>
          <w:t xml:space="preserve">.</w:t>
        </w:r>
      </w:ins>
      <w:ins w:id="12586" w:author="PR Preview" w:date="2026-01-01T00:00:00Z">
        <w:r>
          <w:t xml:space="preserve"> </w:t>
        </w:r>
      </w:ins>
      <w:ins w:id="12587" w:author="PR Preview" w:date="2026-01-01T00:00:00Z">
        <w:r>
          <w:t xml:space="preserve">The vector</w:t>
        </w:r>
      </w:ins>
      <w:ins w:id="12588" w:author="PR Preview" w:date="2026-01-01T00:00:00Z">
        <w:r>
          <w:t xml:space="preserve"> </w:t>
        </w:r>
      </w:ins>
      <w:ins w:id="12589" w:author="PR Preview" w:date="2026-01-01T00:00:00Z">
        <w:r>
          <w:t xml:space="preserve">$\mathord{\smash[b]{\underset{\raise.3ex\hbox{$\scriptstyle\sim$}}{u}}\vphantom{u}}$</w:t>
        </w:r>
      </w:ins>
      <w:ins w:id="12590" w:author="PR Preview" w:date="2026-01-01T00:00:00Z">
        <w:r>
          <w:t xml:space="preserve"> </w:t>
        </w:r>
      </w:ins>
      <w:ins w:id="12591" w:author="PR Preview" w:date="2026-01-01T00:00:00Z">
        <w:r>
          <w:t xml:space="preserve">is the</w:t>
        </w:r>
      </w:ins>
      <w:ins w:id="12592" w:author="PR Preview" w:date="2026-01-01T00:00:00Z">
        <w:r>
          <w:t xml:space="preserve"> </w:t>
        </w:r>
      </w:ins>
      <w:ins w:id="12593" w:author="PR Preview" w:date="2026-01-01T00:00:00Z">
        <w:r>
          <w:rPr>
            <w:b/>
            <w:bCs/>
          </w:rPr>
          <w:t xml:space="preserve">projection</w:t>
        </w:r>
      </w:ins>
      <w:ins w:id="12594" w:author="PR Preview" w:date="2026-01-01T00:00:00Z">
        <w:r>
          <w:t xml:space="preserve"> </w:t>
        </w:r>
      </w:ins>
      <w:ins w:id="12595" w:author="PR Preview" w:date="2026-01-01T00:00:00Z">
        <w:r>
          <w:t xml:space="preserve">of</w:t>
        </w:r>
      </w:ins>
      <w:ins w:id="12596" w:author="PR Preview" w:date="2026-01-01T00:00:00Z">
        <w:r>
          <w:t xml:space="preserve"> </w:t>
        </w:r>
      </w:ins>
      <w:ins w:id="12597" w:author="PR Preview" w:date="2026-01-01T00:00:00Z">
        <w:r>
          <w:t xml:space="preserve">$\mathord{\smash[b]{\underset{\raise.3ex\hbox{$\scriptstyle\sim$}}{y}}\vphantom{y}}$</w:t>
        </w:r>
      </w:ins>
      <w:ins w:id="12598" w:author="PR Preview" w:date="2026-01-01T00:00:00Z">
        <w:r>
          <w:t xml:space="preserve"> </w:t>
        </w:r>
      </w:ins>
      <w:ins w:id="12599" w:author="PR Preview" w:date="2026-01-01T00:00:00Z">
        <w:r>
          <w:t xml:space="preserve">onto</w:t>
        </w:r>
      </w:ins>
      <w:ins w:id="12600" w:author="PR Preview" w:date="2026-01-01T00:00:00Z">
        <w:r>
          <w:t xml:space="preserve"> </w:t>
        </w:r>
      </w:ins>
      <m:oMath>
        <m:r>
          <m:rPr>
            <m:scr m:val="script"/>
            <m:sty m:val="p"/>
          </m:rPr>
          <m:t>S</m:t>
        </m:r>
      </m:oMath>
      <w:ins w:id="12601" w:author="PR Preview" w:date="2026-01-01T00:00:00Z">
        <w:r>
          <w:t xml:space="preserve"> </w:t>
        </w:r>
      </w:ins>
      <w:ins w:id="12602" w:author="PR Preview" w:date="2026-01-01T00:00:00Z">
        <w:r>
          <w:t xml:space="preserve">along</w:t>
        </w:r>
      </w:ins>
      <w:ins w:id="12603" w:author="PR Preview" w:date="2026-01-01T00:00:00Z">
        <w:r>
          <w:t xml:space="preserve"> </w:t>
        </w:r>
      </w:ins>
      <m:oMath>
        <m:r>
          <m:rPr>
            <m:scr m:val="script"/>
            <m:sty m:val="p"/>
          </m:rPr>
          <m:t>T</m:t>
        </m:r>
      </m:oMath>
      <w:ins w:id="12604" w:author="PR Preview" w:date="2026-01-01T00:00:00Z">
        <w:r>
          <w:t xml:space="preserve"> </w:t>
        </w:r>
      </w:ins>
      <w:ins w:id="12605" w:author="PR Preview" w:date="2026-01-01T00:00:00Z">
        <w:r>
          <w:t xml:space="preserve">(Banerjee and Roy 2014, Definition 6.3, p. 163)</w:t>
        </w:r>
      </w:ins>
      <w:ins w:id="12606" w:author="PR Preview" w:date="2026-01-01T00:00:00Z">
        <w:r>
          <w:t xml:space="preserve">.</w:t>
        </w:r>
      </w:ins>
    </w:p>
    <w:bookmarkEnd w:id="320"/>
    <w:bookmarkStart w:id="321" w:name="exm-projection"/>
    <w:p>
      <w:pPr>
        <w:pStyle w:val="BodyText"/>
      </w:pPr>
      <w:ins w:id="12607" w:author="PR Preview" w:date="2026-01-01T00:00:00Z">
        <w:r>
          <w:rPr>
            <w:b/>
            <w:bCs/>
          </w:rPr>
          <w:t xml:space="preserve">Example 88 (The projection depends on the complement)</w:t>
        </w:r>
      </w:ins>
      <w:ins w:id="12608" w:author="PR Preview" w:date="2026-01-01T00:00:00Z">
        <w:r>
          <w:t xml:space="preserve"> </w:t>
        </w:r>
      </w:ins>
      <w:ins w:id="12609" w:author="PR Preview" w:date="2026-01-01T00:00:00Z">
        <w:r>
          <w:t xml:space="preserve">Let</w:t>
        </w:r>
      </w:ins>
      <w:ins w:id="12610"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0</m:t>
            </m:r>
            <m:r>
              <m:rPr>
                <m:sty m:val="p"/>
              </m:rPr>
              <m:t>)</m:t>
            </m:r>
          </m:e>
        </m:d>
        <m:r>
          <m:t>​</m:t>
        </m:r>
      </m:oMath>
      <w:ins w:id="12611" w:author="PR Preview" w:date="2026-01-01T00:00:00Z">
        <w:r>
          <w:t xml:space="preserve">, the horizontal axis in</w:t>
        </w:r>
      </w:ins>
      <w:ins w:id="12612" w:author="PR Preview" w:date="2026-01-01T00:00:00Z">
        <w:r>
          <w:t xml:space="preserve"> </w:t>
        </w:r>
      </w:ins>
      <m:oMath>
        <m:sSup>
          <m:e>
            <m:r>
              <m:rPr>
                <m:scr m:val="double-struck"/>
                <m:sty m:val="p"/>
              </m:rPr>
              <m:t>R</m:t>
            </m:r>
          </m:e>
          <m:sup>
            <m:r>
              <m:t>2</m:t>
            </m:r>
          </m:sup>
        </m:sSup>
      </m:oMath>
      <w:ins w:id="12613" w:author="PR Preview" w:date="2026-01-01T00:00:00Z">
        <w:r>
          <w:t xml:space="preserve">,</w:t>
        </w:r>
      </w:ins>
      <w:ins w:id="12614" w:author="PR Preview" w:date="2026-01-01T00:00:00Z">
        <w:r>
          <w:t xml:space="preserve"> </w:t>
        </w:r>
      </w:ins>
      <w:ins w:id="12615" w:author="PR Preview" w:date="2026-01-01T00:00:00Z">
        <w:r>
          <w:t xml:space="preserve">and let</w:t>
        </w:r>
      </w:ins>
      <w:ins w:id="12616" w:author="PR Preview" w:date="2026-01-01T00:00:00Z">
        <w:r>
          <w:t xml:space="preserve"> </w:t>
        </w:r>
      </w:ins>
      <w:ins w:id="12617" w:author="PR Preview" w:date="2026-01-01T00:00:00Z">
        <w:r>
          <w:t xml:space="preserve">$\mathord{\smash[b]{\underset{\raise.3ex\hbox{$\scriptstyle\sim$}}{y}}\vphantom{y}} = (3, 2)$</w:t>
        </w:r>
      </w:ins>
      <w:ins w:id="12618" w:author="PR Preview" w:date="2026-01-01T00:00:00Z">
        <w:r>
          <w:t xml:space="preserve">.</w:t>
        </w:r>
      </w:ins>
    </w:p>
    <w:p>
      <w:pPr>
        <w:pStyle w:val="Compact"/>
        <w:numPr>
          <w:ilvl w:val="0"/>
          <w:numId w:val="1042"/>
        </w:numPr>
      </w:pPr>
      <w:r>
        <w:rPr>
          <w:b/>
          <w:bCs/>
        </w:rPr>
        <w:t xml:space="preserve">Along</w:t>
      </w:r>
      <w:r>
        <w:rPr>
          <w:b/>
          <w:bCs/>
        </w:rPr>
        <w:t xml:space="preserve"> </w:t>
      </w:r>
      <m:oMath>
        <m:sSub>
          <m:e>
            <m:r>
              <m:rPr>
                <m:scr m:val="script"/>
                <m:sty m:val="p"/>
              </m:rPr>
              <m:t>T</m:t>
            </m:r>
          </m:e>
          <m:sub>
            <m:r>
              <m:t>1</m:t>
            </m:r>
          </m:sub>
        </m:sSub>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5</m:t>
        </m:r>
        <m:r>
          <m:rPr>
            <m:sty m:val="p"/>
          </m:rPr>
          <m:t>,</m:t>
        </m:r>
        <m:r>
          <m:t>0</m:t>
        </m:r>
        <m:r>
          <m:rPr>
            <m:sty m:val="p"/>
          </m:rPr>
          <m:t>)</m:t>
        </m:r>
        <m:r>
          <m:rPr>
            <m:sty m:val="p"/>
          </m:rPr>
          <m:t>+</m:t>
        </m:r>
        <m:r>
          <m:rPr>
            <m:sty m:val="p"/>
          </m:rPr>
          <m:t>(</m:t>
        </m:r>
        <m:r>
          <m:rPr>
            <m:sty m:val="p"/>
          </m:rPr>
          <m:t>−</m:t>
        </m:r>
        <m:r>
          <m:t>2</m:t>
        </m:r>
        <m:r>
          <m:rPr>
            <m:sty m:val="p"/>
          </m:rPr>
          <m:t>,</m:t>
        </m:r>
        <m:r>
          <m:t>2</m:t>
        </m:r>
        <m:r>
          <m:rPr>
            <m:sty m:val="p"/>
          </m:rPr>
          <m:t>)</m:t>
        </m:r>
      </m:oMath>
      <w:r>
        <w:t xml:space="preserve">,</w:t>
      </w:r>
      <w:r>
        <w:t xml:space="preserve"> </w:t>
      </w:r>
      <w:r>
        <w:t xml:space="preserve">with</w:t>
      </w:r>
      <w:r>
        <w:t xml:space="preserve"> </w:t>
      </w:r>
      <m:oMath>
        <m:r>
          <m:rPr>
            <m:sty m:val="p"/>
          </m:rPr>
          <m:t>(</m:t>
        </m:r>
        <m:r>
          <m:t>5</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rPr>
            <m:sty m:val="p"/>
          </m:rPr>
          <m:t>−</m:t>
        </m:r>
        <m:r>
          <m:t>2</m:t>
        </m:r>
        <m:r>
          <m:rPr>
            <m:sty m:val="p"/>
          </m:rPr>
          <m:t>,</m:t>
        </m:r>
        <m:r>
          <m:t>2</m:t>
        </m:r>
        <m:r>
          <m:rPr>
            <m:sty m:val="p"/>
          </m:rPr>
          <m:t>)</m:t>
        </m:r>
        <m:r>
          <m:rPr>
            <m:sty m:val="p"/>
          </m:rPr>
          <m:t>=</m:t>
        </m:r>
        <m:r>
          <m:rPr>
            <m:sty m:val="p"/>
          </m:rPr>
          <m:t>−</m:t>
        </m:r>
        <m:r>
          <m:t>2</m:t>
        </m:r>
        <m:r>
          <m:rPr>
            <m:sty m:val="p"/>
          </m:rPr>
          <m:t>⋅</m:t>
        </m:r>
        <m:r>
          <m:rPr>
            <m:sty m:val="p"/>
          </m:rPr>
          <m:t>(</m:t>
        </m:r>
        <m:r>
          <m:t>1</m:t>
        </m:r>
        <m:r>
          <m:rPr>
            <m:sty m:val="p"/>
          </m:rPr>
          <m:t>,</m:t>
        </m:r>
        <m:r>
          <m:rPr>
            <m:sty m:val="p"/>
          </m:rPr>
          <m:t>−</m:t>
        </m:r>
        <m:r>
          <m:t>1</m:t>
        </m:r>
        <m:r>
          <m:rPr>
            <m:sty m:val="p"/>
          </m:rPr>
          <m:t>)</m:t>
        </m:r>
        <m:r>
          <m:rPr>
            <m:sty m:val="p"/>
          </m:rPr>
          <m:t>∈</m:t>
        </m:r>
        <m:sSub>
          <m:e>
            <m:r>
              <m:rPr>
                <m:scr m:val="script"/>
                <m:sty m:val="p"/>
              </m:rPr>
              <m:t>T</m:t>
            </m:r>
          </m:e>
          <m:sub>
            <m:r>
              <m:t>1</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1</m:t>
            </m:r>
          </m:sub>
        </m:sSub>
      </m:oMath>
      <w:r>
        <w:t xml:space="preserve"> </w:t>
      </w:r>
      <w:r>
        <w:t xml:space="preserve">is</w:t>
      </w:r>
      <w:r>
        <w:t xml:space="preserve"> </w:t>
      </w:r>
      <m:oMath>
        <m:r>
          <m:rPr>
            <m:sty m:val="p"/>
          </m:rPr>
          <m:t>(</m:t>
        </m:r>
        <m:r>
          <m:t>5</m:t>
        </m:r>
        <m:r>
          <m:rPr>
            <m:sty m:val="p"/>
          </m:rPr>
          <m:t>,</m:t>
        </m:r>
        <m:r>
          <m:t>0</m:t>
        </m:r>
        <m:r>
          <m:rPr>
            <m:sty m:val="p"/>
          </m:rPr>
          <m:t>)</m:t>
        </m:r>
      </m:oMath>
      <w:r>
        <w:t xml:space="preserve">.</w:t>
      </w:r>
    </w:p>
    <w:p>
      <w:pPr>
        <w:pStyle w:val="Compact"/>
        <w:numPr>
          <w:ilvl w:val="0"/>
          <w:numId w:val="1042"/>
        </w:numPr>
      </w:pPr>
      <w:r>
        <w:rPr>
          <w:b/>
          <w:bCs/>
        </w:rPr>
        <w:t xml:space="preserve">Along</w:t>
      </w:r>
      <w:r>
        <w:rPr>
          <w:b/>
          <w:bCs/>
        </w:rPr>
        <w:t xml:space="preserve"> </w:t>
      </w:r>
      <m:oMath>
        <m:sSub>
          <m:e>
            <m:r>
              <m:rPr>
                <m:scr m:val="script"/>
                <m:sty m:val="p"/>
              </m:rPr>
              <m:t>T</m:t>
            </m:r>
          </m:e>
          <m:sub>
            <m:r>
              <m:t>2</m:t>
            </m:r>
          </m:sub>
        </m:sSub>
        <m:r>
          <m:rPr>
            <m:sty m:val="p"/>
          </m:rPr>
          <m:t>=</m:t>
        </m:r>
        <m:r>
          <m:rPr>
            <m:sty m:val="p"/>
          </m:rPr>
          <m:t>span</m:t>
        </m:r>
        <m:r>
          <m:t>​</m:t>
        </m:r>
        <m:d>
          <m:dPr>
            <m:begChr m:val="{"/>
            <m:sepChr m:val=""/>
            <m:endChr m:val="}"/>
            <m:grow/>
          </m:dPr>
          <m:e>
            <m:r>
              <m:rPr>
                <m:sty m:val="p"/>
              </m:rPr>
              <m:t>(</m:t>
            </m:r>
            <m:r>
              <m:t>0</m:t>
            </m:r>
            <m:r>
              <m:rPr>
                <m:sty m:val="p"/>
              </m:rPr>
              <m:t>,</m:t>
            </m:r>
            <m:r>
              <m:t>1</m:t>
            </m:r>
            <m:r>
              <m:rPr>
                <m:sty m:val="p"/>
              </m:rPr>
              <m:t>)</m:t>
            </m:r>
          </m:e>
        </m:d>
        <m:r>
          <m:t>​</m:t>
        </m:r>
      </m:oMath>
      <w:r>
        <w:rPr>
          <w:b/>
          <w:bCs/>
        </w:rPr>
        <w:t xml:space="preserve">:</w:t>
      </w:r>
      <w:r>
        <w:t xml:space="preserve"> </w:t>
      </w:r>
      <m:oMath>
        <m:r>
          <m:rPr>
            <m:sty m:val="p"/>
          </m:rPr>
          <m:t>(</m:t>
        </m:r>
        <m:r>
          <m:t>3</m:t>
        </m:r>
        <m:r>
          <m:rPr>
            <m:sty m:val="p"/>
          </m:rPr>
          <m:t>,</m:t>
        </m:r>
        <m:r>
          <m:t>2</m:t>
        </m:r>
        <m:r>
          <m:rPr>
            <m:sty m:val="p"/>
          </m:rPr>
          <m:t>)</m:t>
        </m:r>
        <m:r>
          <m:rPr>
            <m:sty m:val="p"/>
          </m:rPr>
          <m:t>=</m:t>
        </m:r>
        <m:r>
          <m:rPr>
            <m:sty m:val="p"/>
          </m:rPr>
          <m:t>(</m:t>
        </m:r>
        <m:r>
          <m:t>3</m:t>
        </m:r>
        <m:r>
          <m:rPr>
            <m:sty m:val="p"/>
          </m:rPr>
          <m:t>,</m:t>
        </m:r>
        <m:r>
          <m:t>0</m:t>
        </m:r>
        <m:r>
          <m:rPr>
            <m:sty m:val="p"/>
          </m:rPr>
          <m:t>)</m:t>
        </m:r>
        <m:r>
          <m:rPr>
            <m:sty m:val="p"/>
          </m:rPr>
          <m:t>+</m:t>
        </m:r>
        <m:r>
          <m:rPr>
            <m:sty m:val="p"/>
          </m:rPr>
          <m:t>(</m:t>
        </m:r>
        <m:r>
          <m:t>0</m:t>
        </m:r>
        <m:r>
          <m:rPr>
            <m:sty m:val="p"/>
          </m:rPr>
          <m:t>,</m:t>
        </m:r>
        <m:r>
          <m:t>2</m:t>
        </m:r>
        <m:r>
          <m:rPr>
            <m:sty m:val="p"/>
          </m:rPr>
          <m:t>)</m:t>
        </m:r>
      </m:oMath>
      <w:r>
        <w:t xml:space="preserve">,</w:t>
      </w:r>
      <w:r>
        <w:t xml:space="preserve"> </w:t>
      </w:r>
      <w:r>
        <w:t xml:space="preserve">with</w:t>
      </w:r>
      <w:r>
        <w:t xml:space="preserve"> </w:t>
      </w:r>
      <m:oMath>
        <m:r>
          <m:rPr>
            <m:sty m:val="p"/>
          </m:rPr>
          <m:t>(</m:t>
        </m:r>
        <m:r>
          <m:t>3</m:t>
        </m:r>
        <m:r>
          <m:rPr>
            <m:sty m:val="p"/>
          </m:rPr>
          <m:t>,</m:t>
        </m:r>
        <m:r>
          <m:t>0</m:t>
        </m:r>
        <m:r>
          <m:rPr>
            <m:sty m:val="p"/>
          </m:rPr>
          <m:t>)</m:t>
        </m:r>
        <m:r>
          <m:rPr>
            <m:sty m:val="p"/>
          </m:rPr>
          <m:t>∈</m:t>
        </m:r>
        <m:r>
          <m:rPr>
            <m:scr m:val="script"/>
            <m:sty m:val="p"/>
          </m:rPr>
          <m:t>S</m:t>
        </m:r>
      </m:oMath>
      <w:r>
        <w:t xml:space="preserve"> </w:t>
      </w:r>
      <w:r>
        <w:t xml:space="preserve">and</w:t>
      </w:r>
      <w:r>
        <w:t xml:space="preserve"> </w:t>
      </w:r>
      <m:oMath>
        <m:r>
          <m:rPr>
            <m:sty m:val="p"/>
          </m:rPr>
          <m:t>(</m:t>
        </m:r>
        <m:r>
          <m:t>0</m:t>
        </m:r>
        <m:r>
          <m:rPr>
            <m:sty m:val="p"/>
          </m:rPr>
          <m:t>,</m:t>
        </m:r>
        <m:r>
          <m:t>2</m:t>
        </m:r>
        <m:r>
          <m:rPr>
            <m:sty m:val="p"/>
          </m:rPr>
          <m:t>)</m:t>
        </m:r>
        <m:r>
          <m:rPr>
            <m:sty m:val="p"/>
          </m:rPr>
          <m:t>∈</m:t>
        </m:r>
        <m:sSub>
          <m:e>
            <m:r>
              <m:rPr>
                <m:scr m:val="script"/>
                <m:sty m:val="p"/>
              </m:rPr>
              <m:t>T</m:t>
            </m:r>
          </m:e>
          <m:sub>
            <m:r>
              <m:t>2</m:t>
            </m:r>
          </m:sub>
        </m:sSub>
      </m:oMath>
      <w:r>
        <w:t xml:space="preserve">,</w:t>
      </w:r>
      <w:r>
        <w:t xml:space="preserve"> </w:t>
      </w:r>
      <w:r>
        <w:t xml:space="preserve">so the projection of</w:t>
      </w:r>
      <w:r>
        <w:t xml:space="preserve"> </w:t>
      </w:r>
      <m:oMath>
        <m:r>
          <m:rPr>
            <m:sty m:val="p"/>
          </m:rPr>
          <m:t>(</m:t>
        </m:r>
        <m:r>
          <m:t>3</m:t>
        </m:r>
        <m:r>
          <m:rPr>
            <m:sty m:val="p"/>
          </m:rPr>
          <m:t>,</m:t>
        </m:r>
        <m:r>
          <m:t>2</m:t>
        </m:r>
        <m:r>
          <m:rPr>
            <m:sty m:val="p"/>
          </m:rPr>
          <m:t>)</m:t>
        </m:r>
      </m:oMath>
      <w:r>
        <w:t xml:space="preserve"> </w:t>
      </w:r>
      <w:r>
        <w:t xml:space="preserve">onto</w:t>
      </w:r>
      <w:r>
        <w:t xml:space="preserve"> </w:t>
      </w:r>
      <m:oMath>
        <m:r>
          <m:rPr>
            <m:scr m:val="script"/>
            <m:sty m:val="p"/>
          </m:rPr>
          <m:t>S</m:t>
        </m:r>
      </m:oMath>
      <w:r>
        <w:t xml:space="preserve"> </w:t>
      </w:r>
      <w:r>
        <w:t xml:space="preserve">along</w:t>
      </w:r>
      <w:r>
        <w:t xml:space="preserve"> </w:t>
      </w:r>
      <m:oMath>
        <m:sSub>
          <m:e>
            <m:r>
              <m:rPr>
                <m:scr m:val="script"/>
                <m:sty m:val="p"/>
              </m:rPr>
              <m:t>T</m:t>
            </m:r>
          </m:e>
          <m:sub>
            <m:r>
              <m:t>2</m:t>
            </m:r>
          </m:sub>
        </m:sSub>
      </m:oMath>
      <w:r>
        <w:t xml:space="preserve"> </w:t>
      </w:r>
      <w:r>
        <w:t xml:space="preserve">is</w:t>
      </w:r>
      <w:r>
        <w:t xml:space="preserve"> </w:t>
      </w:r>
      <m:oMath>
        <m:r>
          <m:rPr>
            <m:sty m:val="p"/>
          </m:rPr>
          <m:t>(</m:t>
        </m:r>
        <m:r>
          <m:t>3</m:t>
        </m:r>
        <m:r>
          <m:rPr>
            <m:sty m:val="p"/>
          </m:rPr>
          <m:t>,</m:t>
        </m:r>
        <m:r>
          <m:t>0</m:t>
        </m:r>
        <m:r>
          <m:rPr>
            <m:sty m:val="p"/>
          </m:rPr>
          <m:t>)</m:t>
        </m:r>
      </m:oMath>
      <w:r>
        <w:t xml:space="preserve">.</w:t>
      </w:r>
    </w:p>
    <w:p>
      <w:pPr>
        <w:pStyle w:val="FirstParagraph"/>
      </w:pPr>
      <w:del w:id="12619" w:author="PR Preview" w:date="2026-01-01T00:00:00Z">
        <w:r>
          <w:delText xml:space="preserve">Each of</w:delText>
        </w:r>
      </w:del>
      <w:del w:id="12620" w:author="PR Preview" w:date="2026-01-01T00:00:00Z">
        <w:r>
          <w:delText xml:space="preserve"> </w:delText>
        </w:r>
      </w:del>
      <m:oMath>
        <m:sSub>
          <m:e>
            <m:r>
              <m:rPr>
                <m:scr m:val="script"/>
                <m:sty m:val="p"/>
              </m:rPr>
              <m:t>T</m:t>
            </m:r>
          </m:e>
          <m:sub>
            <m:r>
              <m:t>1</m:t>
            </m:r>
          </m:sub>
        </m:sSub>
      </m:oMath>
      <w:del w:id="12621" w:author="PR Preview" w:date="2026-01-01T00:00:00Z">
        <w:r>
          <w:delText xml:space="preserve"> </w:delText>
        </w:r>
      </w:del>
      <w:del w:id="12622" w:author="PR Preview" w:date="2026-01-01T00:00:00Z">
        <w:r>
          <w:delText xml:space="preserve">and</w:delText>
        </w:r>
      </w:del>
      <w:del w:id="12623" w:author="PR Preview" w:date="2026-01-01T00:00:00Z">
        <w:r>
          <w:delText xml:space="preserve"> </w:delText>
        </w:r>
      </w:del>
      <m:oMath>
        <m:sSub>
          <m:e>
            <m:r>
              <m:rPr>
                <m:scr m:val="script"/>
                <m:sty m:val="p"/>
              </m:rPr>
              <m:t>T</m:t>
            </m:r>
          </m:e>
          <m:sub>
            <m:r>
              <m:t>2</m:t>
            </m:r>
          </m:sub>
        </m:sSub>
      </m:oMath>
      <w:del w:id="12624" w:author="PR Preview" w:date="2026-01-01T00:00:00Z">
        <w:r>
          <w:delText xml:space="preserve"> </w:delText>
        </w:r>
      </w:del>
      <w:del w:id="12625" w:author="PR Preview" w:date="2026-01-01T00:00:00Z">
        <w:r>
          <w:delText xml:space="preserve">is a line that meets</w:delText>
        </w:r>
      </w:del>
      <w:del w:id="12626" w:author="PR Preview" w:date="2026-01-01T00:00:00Z">
        <w:r>
          <w:delText xml:space="preserve"> </w:delText>
        </w:r>
      </w:del>
      <m:oMath>
        <m:r>
          <m:rPr>
            <m:scr m:val="script"/>
            <m:sty m:val="p"/>
          </m:rPr>
          <m:t>S</m:t>
        </m:r>
      </m:oMath>
      <w:del w:id="12627" w:author="PR Preview" w:date="2026-01-01T00:00:00Z">
        <w:r>
          <w:delText xml:space="preserve"> </w:delText>
        </w:r>
      </w:del>
      <w:del w:id="12628" w:author="PR Preview" w:date="2026-01-01T00:00:00Z">
        <w:r>
          <w:delText xml:space="preserve">only at</w:delText>
        </w:r>
      </w:del>
      <w:del w:id="12629" w:author="PR Preview" w:date="2026-01-01T00:00:00Z">
        <w:r>
          <w:delText xml:space="preserve"> </w:delText>
        </w:r>
      </w:del>
      <m:oMath>
        <m:limLow>
          <m:e>
            <m:r>
              <m:t>0</m:t>
            </m:r>
          </m:e>
          <m:lim>
            <m:r>
              <m:rPr>
                <m:sty m:val="p"/>
              </m:rPr>
              <m:t>∼</m:t>
            </m:r>
          </m:lim>
        </m:limLow>
      </m:oMath>
      <w:del w:id="12630" w:author="PR Preview" w:date="2026-01-01T00:00:00Z">
        <w:r>
          <w:delText xml:space="preserve">,</w:delText>
        </w:r>
      </w:del>
      <w:del w:id="12631" w:author="PR Preview" w:date="2026-01-01T00:00:00Z">
        <w:r>
          <w:delText xml:space="preserve"> </w:delText>
        </w:r>
      </w:del>
      <w:del w:id="12632" w:author="PR Preview" w:date="2026-01-01T00:00:00Z">
        <w:r>
          <w:delText xml:space="preserve">so</w:delText>
        </w:r>
      </w:del>
    </w:p>
    <w:p>
      <w:pPr>
        <w:pStyle w:val="FirstParagraph"/>
      </w:pPr>
      <w:ins w:id="12633" w:author="PR Preview" w:date="2026-01-01T00:00:00Z">
        <w:r>
          <w:t xml:space="preserve">Each of</w:t>
        </w:r>
      </w:ins>
      <w:ins w:id="12634" w:author="PR Preview" w:date="2026-01-01T00:00:00Z">
        <w:r>
          <w:t xml:space="preserve"> </w:t>
        </w:r>
      </w:ins>
      <m:oMath>
        <m:sSub>
          <m:e>
            <m:r>
              <m:rPr>
                <m:scr m:val="script"/>
                <m:sty m:val="p"/>
              </m:rPr>
              <m:t>T</m:t>
            </m:r>
          </m:e>
          <m:sub>
            <m:r>
              <m:t>1</m:t>
            </m:r>
          </m:sub>
        </m:sSub>
      </m:oMath>
      <w:ins w:id="12635" w:author="PR Preview" w:date="2026-01-01T00:00:00Z">
        <w:r>
          <w:t xml:space="preserve"> </w:t>
        </w:r>
      </w:ins>
      <w:ins w:id="12636" w:author="PR Preview" w:date="2026-01-01T00:00:00Z">
        <w:r>
          <w:t xml:space="preserve">and</w:t>
        </w:r>
      </w:ins>
      <w:ins w:id="12637" w:author="PR Preview" w:date="2026-01-01T00:00:00Z">
        <w:r>
          <w:t xml:space="preserve"> </w:t>
        </w:r>
      </w:ins>
      <m:oMath>
        <m:sSub>
          <m:e>
            <m:r>
              <m:rPr>
                <m:scr m:val="script"/>
                <m:sty m:val="p"/>
              </m:rPr>
              <m:t>T</m:t>
            </m:r>
          </m:e>
          <m:sub>
            <m:r>
              <m:t>2</m:t>
            </m:r>
          </m:sub>
        </m:sSub>
      </m:oMath>
      <w:ins w:id="12638" w:author="PR Preview" w:date="2026-01-01T00:00:00Z">
        <w:r>
          <w:t xml:space="preserve"> </w:t>
        </w:r>
      </w:ins>
      <w:ins w:id="12639" w:author="PR Preview" w:date="2026-01-01T00:00:00Z">
        <w:r>
          <w:t xml:space="preserve">is a line that meets</w:t>
        </w:r>
      </w:ins>
      <w:ins w:id="12640" w:author="PR Preview" w:date="2026-01-01T00:00:00Z">
        <w:r>
          <w:t xml:space="preserve"> </w:t>
        </w:r>
      </w:ins>
      <m:oMath>
        <m:r>
          <m:rPr>
            <m:scr m:val="script"/>
            <m:sty m:val="p"/>
          </m:rPr>
          <m:t>S</m:t>
        </m:r>
      </m:oMath>
      <w:ins w:id="12641" w:author="PR Preview" w:date="2026-01-01T00:00:00Z">
        <w:r>
          <w:t xml:space="preserve"> </w:t>
        </w:r>
      </w:ins>
      <w:ins w:id="12642" w:author="PR Preview" w:date="2026-01-01T00:00:00Z">
        <w:r>
          <w:t xml:space="preserve">only at</w:t>
        </w:r>
      </w:ins>
      <w:ins w:id="12643" w:author="PR Preview" w:date="2026-01-01T00:00:00Z">
        <w:r>
          <w:t xml:space="preserve"> </w:t>
        </w:r>
      </w:ins>
      <w:ins w:id="12644" w:author="PR Preview" w:date="2026-01-01T00:00:00Z">
        <w:r>
          <w:t xml:space="preserve">$\mathord{\smash[b]{\underset{\raise.3ex\hbox{$\scriptstyle\sim$}}{0}}\vphantom{0}}$</w:t>
        </w:r>
      </w:ins>
      <w:ins w:id="12645" w:author="PR Preview" w:date="2026-01-01T00:00:00Z">
        <w:r>
          <w:t xml:space="preserve">,</w:t>
        </w:r>
      </w:ins>
      <w:ins w:id="12646" w:author="PR Preview" w:date="2026-01-01T00:00:00Z">
        <w:r>
          <w:t xml:space="preserve"> </w:t>
        </w:r>
      </w:ins>
      <w:ins w:id="12647" w:author="PR Preview" w:date="2026-01-01T00:00:00Z">
        <w:r>
          <w:t xml:space="preserve">so</w:t>
        </w:r>
      </w:ins>
    </w:p>
    <w:p>
      <w:pPr>
        <w:pStyle w:val="BodyText"/>
      </w:pPr>
      <m:oMathPara>
        <m:oMathParaPr>
          <m:jc m:val="center"/>
        </m:oMathParaPr>
        <m:oMath>
          <m:eqArr>
            <m:e>
              <m:sSup>
                <m:e>
                  <m:r>
                    <m:rPr>
                      <m:scr m:val="double-struck"/>
                      <m:sty m:val="p"/>
                    </m:rPr>
                    <m:t>R</m:t>
                  </m:r>
                </m:e>
                <m:sup>
                  <m:r>
                    <m:t>2</m:t>
                  </m:r>
                </m:sup>
              </m:sSup>
              <m:r>
                <m:t>&amp;</m:t>
              </m:r>
              <m:r>
                <m:rPr>
                  <m:sty m:val="p"/>
                </m:rPr>
                <m:t>=</m:t>
              </m:r>
              <m:r>
                <m:rPr>
                  <m:scr m:val="script"/>
                  <m:sty m:val="p"/>
                </m:rPr>
                <m:t>S</m:t>
              </m:r>
              <m:r>
                <m:rPr>
                  <m:sty m:val="p"/>
                </m:rPr>
                <m:t>⊕</m:t>
              </m:r>
              <m:sSub>
                <m:e>
                  <m:r>
                    <m:rPr>
                      <m:scr m:val="script"/>
                      <m:sty m:val="p"/>
                    </m:rPr>
                    <m:t>T</m:t>
                  </m:r>
                </m:e>
                <m:sub>
                  <m:r>
                    <m:t>1</m:t>
                  </m:r>
                </m:sub>
              </m:sSub>
            </m:e>
            <m:e>
              <m:r>
                <m:t>&amp;</m:t>
              </m:r>
              <m:r>
                <m:rPr>
                  <m:sty m:val="p"/>
                </m:rPr>
                <m:t>=</m:t>
              </m:r>
              <m:r>
                <m:rPr>
                  <m:scr m:val="script"/>
                  <m:sty m:val="p"/>
                </m:rPr>
                <m:t>S</m:t>
              </m:r>
              <m:r>
                <m:rPr>
                  <m:sty m:val="p"/>
                </m:rPr>
                <m:t>⊕</m:t>
              </m:r>
              <m:sSub>
                <m:e>
                  <m:r>
                    <m:rPr>
                      <m:scr m:val="script"/>
                      <m:sty m:val="p"/>
                    </m:rPr>
                    <m:t>T</m:t>
                  </m:r>
                </m:e>
                <m:sub>
                  <m:r>
                    <m:t>2</m:t>
                  </m:r>
                </m:sub>
              </m:sSub>
            </m:e>
          </m:eqArr>
        </m:oMath>
      </m:oMathPara>
    </w:p>
    <w:p>
      <w:pPr>
        <w:pStyle w:val="FirstParagraph"/>
      </w:pPr>
      <w:r>
        <w:t xml:space="preserve">(</w:t>
      </w:r>
      <w:hyperlink w:anchor="def-direct-sum">
        <w:r>
          <w:rPr>
            <w:rStyle w:val="Hyperlink"/>
          </w:rPr>
          <w:t xml:space="preserve">Definition 65</w:t>
        </w:r>
      </w:hyperlink>
      <w:r>
        <w:t xml:space="preserve">,</w:t>
      </w:r>
      <w:r>
        <w:t xml:space="preserve"> </w:t>
      </w:r>
      <w:hyperlink w:anchor="thm-direct-sum-equiv">
        <w:r>
          <w:rPr>
            <w:rStyle w:val="Hyperlink"/>
          </w:rPr>
          <w:t xml:space="preserve">Theorem 49</w:t>
        </w:r>
      </w:hyperlink>
      <w:r>
        <w:t xml:space="preserve">).</w:t>
      </w:r>
      <w:r>
        <w:t xml:space="preserve"> </w:t>
      </w:r>
      <w:r>
        <w:t xml:space="preserve">The same vector has a different projection onto the same subspace</w:t>
      </w:r>
      <w:r>
        <w:t xml:space="preserve"> </w:t>
      </w:r>
      <w:r>
        <w:t xml:space="preserve">when the complement changes.</w:t>
      </w:r>
    </w:p>
    <w:bookmarkEnd w:id="321"/>
    <w:bookmarkEnd w:id="322"/>
    <w:bookmarkStart w:id="337" w:name="sec-orthogonal-complements"/>
    <w:p>
      <w:pPr>
        <w:pStyle w:val="Heading2"/>
      </w:pPr>
      <w:r>
        <w:t xml:space="preserve">8 Orthogonal complements</w:t>
      </w:r>
    </w:p>
    <w:bookmarkStart w:id="323" w:name="thm-dot-linear"/>
    <w:p>
      <w:pPr>
        <w:pStyle w:val="FirstParagraph"/>
      </w:pPr>
      <w:del w:id="12648" w:author="PR Preview" w:date="2026-01-01T00:00:00Z">
        <w:r>
          <w:rPr>
            <w:b/>
            <w:bCs/>
          </w:rPr>
          <w:delText xml:space="preserve">Theorem 50 (The dot product is linear in each slot)</w:delText>
        </w:r>
      </w:del>
      <w:del w:id="12649" w:author="PR Preview" w:date="2026-01-01T00:00:00Z">
        <w:r>
          <w:delText xml:space="preserve"> </w:delText>
        </w:r>
      </w:del>
      <w:del w:id="12650" w:author="PR Preview" w:date="2026-01-01T00:00:00Z">
        <w:r>
          <w:delText xml:space="preserve">For vectors</w:delText>
        </w:r>
      </w:del>
      <w:del w:id="12651" w:author="PR Preview" w:date="2026-01-01T00:00:00Z">
        <w:r>
          <w:delText xml:space="preserve"> </w:delText>
        </w:r>
      </w:del>
      <m:oMath>
        <m:limLow>
          <m:e>
            <m:r>
              <m:t>x</m:t>
            </m:r>
          </m:e>
          <m:lim>
            <m:r>
              <m:rPr>
                <m:sty m:val="p"/>
              </m:rPr>
              <m:t>∼</m:t>
            </m:r>
          </m:lim>
        </m:limLow>
        <m:r>
          <m:rPr>
            <m:sty m:val="p"/>
          </m:rPr>
          <m:t>,</m:t>
        </m:r>
        <m:limLow>
          <m:e>
            <m:r>
              <m:t>u</m:t>
            </m:r>
          </m:e>
          <m:lim>
            <m:r>
              <m:rPr>
                <m:sty m:val="p"/>
              </m:rPr>
              <m:t>∼</m:t>
            </m:r>
          </m:lim>
        </m:limLow>
        <m:r>
          <m:rPr>
            <m:sty m:val="p"/>
          </m:rPr>
          <m:t>,</m:t>
        </m:r>
        <m:limLow>
          <m:e>
            <m:r>
              <m:t>w</m:t>
            </m:r>
          </m:e>
          <m:lim>
            <m:r>
              <m:rPr>
                <m:sty m:val="p"/>
              </m:rPr>
              <m:t>∼</m:t>
            </m:r>
          </m:lim>
        </m:limLow>
        <m:r>
          <m:rPr>
            <m:sty m:val="p"/>
          </m:rPr>
          <m:t>∈</m:t>
        </m:r>
        <m:sSup>
          <m:e>
            <m:r>
              <m:rPr>
                <m:scr m:val="double-struck"/>
                <m:sty m:val="p"/>
              </m:rPr>
              <m:t>R</m:t>
            </m:r>
          </m:e>
          <m:sup>
            <m:r>
              <m:t>p</m:t>
            </m:r>
          </m:sup>
        </m:sSup>
      </m:oMath>
      <w:del w:id="12652" w:author="PR Preview" w:date="2026-01-01T00:00:00Z">
        <w:r>
          <w:delText xml:space="preserve"> </w:delText>
        </w:r>
      </w:del>
      <w:del w:id="12653" w:author="PR Preview" w:date="2026-01-01T00:00:00Z">
        <w:r>
          <w:delText xml:space="preserve">and numbers</w:delText>
        </w:r>
      </w:del>
      <w:del w:id="12654" w:author="PR Preview" w:date="2026-01-01T00:00:00Z">
        <w:r>
          <w:delText xml:space="preserve"> </w:delText>
        </w:r>
      </w:del>
      <m:oMath>
        <m:r>
          <m:t>a</m:t>
        </m:r>
        <m:r>
          <m:rPr>
            <m:sty m:val="p"/>
          </m:rPr>
          <m:t>,</m:t>
        </m:r>
        <m:r>
          <m:t>b</m:t>
        </m:r>
      </m:oMath>
      <w:del w:id="12655"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oMath>
      </m:oMathPara>
    </w:p>
    <w:p>
      <w:pPr>
        <w:pStyle w:val="FirstParagraph"/>
      </w:pPr>
      <w:ins w:id="12656" w:author="PR Preview" w:date="2026-01-01T00:00:00Z">
        <w:r>
          <w:rPr>
            <w:b/>
            <w:bCs/>
          </w:rPr>
          <w:t xml:space="preserve">Theorem 50 (The dot product is linear in each slot)</w:t>
        </w:r>
      </w:ins>
      <w:ins w:id="12657" w:author="PR Preview" w:date="2026-01-01T00:00:00Z">
        <w:r>
          <w:t xml:space="preserve"> </w:t>
        </w:r>
      </w:ins>
      <w:ins w:id="12658" w:author="PR Preview" w:date="2026-01-01T00:00:00Z">
        <w:r>
          <w:t xml:space="preserve">For vectors</w:t>
        </w:r>
      </w:ins>
      <w:ins w:id="12659" w:author="PR Preview" w:date="2026-01-01T00:00:00Z">
        <w:r>
          <w:t xml:space="preserve"> </w:t>
        </w:r>
      </w:ins>
      <w:ins w:id="12660" w:author="PR Preview" w:date="2026-01-01T00:00:00Z">
        <w:r>
          <w:t xml:space="preserve">$\mathord{\smash[b]{\underset{\raise.3ex\hbox{$\scriptstyle\sim$}}{x}}\vphantom{x}}, \mathord{\smash[b]{\underset{\raise.3ex\hbox{$\scriptstyle\sim$}}{u}}\vphantom{u}}, \mathord{\smash[b]{\underset{\raise.3ex\hbox{$\scriptstyle\sim$}}{w}}\vphantom{w}} \in \mathbb{R}^p$</w:t>
        </w:r>
      </w:ins>
      <w:ins w:id="12661" w:author="PR Preview" w:date="2026-01-01T00:00:00Z">
        <w:r>
          <w:t xml:space="preserve"> </w:t>
        </w:r>
      </w:ins>
      <w:ins w:id="12662" w:author="PR Preview" w:date="2026-01-01T00:00:00Z">
        <w:r>
          <w:t xml:space="preserve">and numbers</w:t>
        </w:r>
      </w:ins>
      <w:ins w:id="12663" w:author="PR Preview" w:date="2026-01-01T00:00:00Z">
        <w:r>
          <w:t xml:space="preserve"> </w:t>
        </w:r>
      </w:ins>
      <m:oMath>
        <m:r>
          <m:t>a</m:t>
        </m:r>
        <m:r>
          <m:rPr>
            <m:sty m:val="p"/>
          </m:rPr>
          <m:t>,</m:t>
        </m:r>
        <m:r>
          <m:t>b</m:t>
        </m:r>
      </m:oMath>
      <w:ins w:id="12664" w:author="PR Preview" w:date="2026-01-01T00:00:00Z">
        <w:r>
          <w:t xml:space="preserve">,</w:t>
        </w:r>
      </w:ins>
    </w:p>
    <w:p>
      <w:pPr>
        <w:pStyle w:val="BodyText"/>
      </w:pPr>
      <w:ins w:id="12665" w:author="PR Preview" w:date="2026-01-01T00:00:00Z">
        <w:r>
          <w:t xml:space="preserve">$$
    \mathord{\smash[b]{\underset{\raise.3ex\hbox{$\scriptstyle\sim$}}{x}}\vphantom{x}} \cdot (a\,\mathord{\smash[b]{\underset{\raise.3ex\hbox{$\scriptstyle\sim$}}{u}}\vphantom{u}} + b\,\mathord{\smash[b]{\underset{\raise.3ex\hbox{$\scriptstyle\sim$}}{w}}\vphantom{w}})
    = a\,(\mathord{\smash[b]{\underset{\raise.3ex\hbox{$\scriptstyle\sim$}}{x}}\vphantom{x}} \cdot \mathord{\smash[b]{\underset{\raise.3ex\hbox{$\scriptstyle\sim$}}{u}}\vphantom{u}}) + b\,(\mathord{\smash[b]{\underset{\raise.3ex\hbox{$\scriptstyle\sim$}}{x}}\vphantom{x}} \cdot \mathord{\smash[b]{\underset{\raise.3ex\hbox{$\scriptstyle\sim$}}{w}}\vphantom{w}})
    $$</w:t>
        </w:r>
      </w:ins>
    </w:p>
    <w:p>
      <w:pPr>
        <w:pStyle w:val="FirstParagraph"/>
      </w:pPr>
      <w:r>
        <w:t xml:space="preserve">and</w:t>
      </w:r>
    </w:p>
    <w:p>
      <w:pPr>
        <w:pStyle w:val="BodyText"/>
      </w:pPr>
      <m:oMathPara>
        <m:oMathParaPr>
          <m:jc m:val="center"/>
        </m:oMathParaPr>
        <m:oMath>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oMath>
      </m:oMathPara>
    </w:p>
    <w:p>
      <w:pPr>
        <w:pStyle w:val="BodyText"/>
      </w:pPr>
      <w:ins w:id="12666" w:author="PR Preview" w:date="2026-01-01T00:00:00Z">
        <w:r>
          <w:t xml:space="preserve">$$
    (a\,\mathord{\smash[b]{\underset{\raise.3ex\hbox{$\scriptstyle\sim$}}{u}}\vphantom{u}} + b\,\mathord{\smash[b]{\underset{\raise.3ex\hbox{$\scriptstyle\sim$}}{w}}\vphantom{w}}) \cdot \mathord{\smash[b]{\underset{\raise.3ex\hbox{$\scriptstyle\sim$}}{x}}\vphantom{x}}
    = a\,(\mathord{\smash[b]{\underset{\raise.3ex\hbox{$\scriptstyle\sim$}}{u}}\vphantom{u}} \cdot \mathord{\smash[b]{\underset{\raise.3ex\hbox{$\scriptstyle\sim$}}{x}}\vphantom{x}}) + b\,(\mathord{\smash[b]{\underset{\raise.3ex\hbox{$\scriptstyle\sim$}}{w}}\vphantom{w}} \cdot \mathord{\smash[b]{\underset{\raise.3ex\hbox{$\scriptstyle\sim$}}{x}}\vphantom{x}}).
    $$</w:t>
        </w:r>
      </w:ins>
    </w:p>
    <w:bookmarkEnd w:id="323"/>
    <w:p>
      <w:pPr>
        <w:pStyle w:val="FirstParagraph"/>
      </w:pPr>
      <w:r>
        <w:rPr>
          <w:i/>
          <w:iCs/>
        </w:rPr>
        <w:t xml:space="preserve">Proof</w:t>
      </w:r>
      <w:r>
        <w:t xml:space="preserve">. </w:t>
      </w:r>
      <w:r>
        <w:rPr>
          <w:b/>
          <w:bCs/>
        </w:rPr>
        <w:t xml:space="preserve">Second slot.</w:t>
      </w:r>
    </w:p>
    <w:p>
      <w:pPr>
        <w:pStyle w:val="BodyText"/>
      </w:pPr>
      <m:oMathPara>
        <m:oMathParaPr>
          <m:jc m:val="center"/>
        </m:oMathParaPr>
        <m:oMath>
          <m:eqArr>
            <m:e>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r>
                <m:t> </m:t>
              </m:r>
              <m:limLow>
                <m:e>
                  <m:r>
                    <m:t>u</m:t>
                  </m:r>
                </m:e>
                <m:lim>
                  <m:r>
                    <m:rPr>
                      <m:sty m:val="p"/>
                    </m:rPr>
                    <m:t>∼</m:t>
                  </m:r>
                </m:lim>
              </m:limLow>
              <m:r>
                <m:rPr>
                  <m:sty m:val="p"/>
                </m:rPr>
                <m:t>+</m:t>
              </m:r>
              <m:r>
                <m:t>b</m:t>
              </m:r>
              <m:r>
                <m:t> </m:t>
              </m:r>
              <m:limLow>
                <m:e>
                  <m:r>
                    <m:t>w</m:t>
                  </m:r>
                </m:e>
                <m:lim>
                  <m:r>
                    <m:rPr>
                      <m:sty m:val="p"/>
                    </m:rPr>
                    <m:t>∼</m:t>
                  </m:r>
                </m:lim>
              </m:limLow>
              <m:sSub>
                <m:e>
                  <m:r>
                    <m:rPr>
                      <m:sty m:val="p"/>
                    </m:rPr>
                    <m:t>)</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r>
                <m:rPr>
                  <m:sty m:val="p"/>
                </m:rPr>
                <m:t>(</m:t>
              </m:r>
              <m:r>
                <m:t>a</m:t>
              </m:r>
              <m:sSub>
                <m:e>
                  <m:r>
                    <m:t>u</m:t>
                  </m:r>
                </m:e>
                <m:sub>
                  <m:r>
                    <m:t>i</m:t>
                  </m:r>
                </m:sub>
              </m:sSub>
              <m:r>
                <m:rPr>
                  <m:sty m:val="p"/>
                </m:rPr>
                <m:t>+</m:t>
              </m:r>
              <m:r>
                <m:t>b</m:t>
              </m:r>
              <m:sSub>
                <m:e>
                  <m:r>
                    <m:t>w</m:t>
                  </m:r>
                </m:e>
                <m:sub>
                  <m:r>
                    <m:t>i</m:t>
                  </m:r>
                </m:sub>
              </m:sSub>
              <m:r>
                <m:rPr>
                  <m:sty m:val="p"/>
                </m:rPr>
                <m:t>)</m:t>
              </m:r>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r>
                    <m:t>a</m:t>
                  </m:r>
                  <m:sSub>
                    <m:e>
                      <m:r>
                        <m:t>u</m:t>
                      </m:r>
                    </m:e>
                    <m:sub>
                      <m:r>
                        <m:t>i</m:t>
                      </m:r>
                    </m:sub>
                  </m:sSub>
                  <m:r>
                    <m:rPr>
                      <m:sty m:val="p"/>
                    </m:rPr>
                    <m:t>+</m:t>
                  </m:r>
                  <m:sSub>
                    <m:e>
                      <m:r>
                        <m:t>x</m:t>
                      </m:r>
                    </m:e>
                    <m:sub>
                      <m:r>
                        <m:t>i</m:t>
                      </m:r>
                    </m:sub>
                  </m:sSub>
                  <m:r>
                    <m:t>b</m:t>
                  </m:r>
                  <m:sSub>
                    <m:e>
                      <m:r>
                        <m:t>w</m:t>
                      </m:r>
                    </m:e>
                    <m:sub>
                      <m:r>
                        <m:t>i</m:t>
                      </m:r>
                    </m:sub>
                  </m:sSub>
                </m:e>
              </m:d>
              <m:r>
                <m:t>​</m:t>
              </m:r>
              <m:r>
                <m:t>&amp;</m:t>
              </m:r>
              <m:r>
                <m:t>&amp;</m:t>
              </m:r>
              <m:r>
                <m:rPr>
                  <m:nor/>
                  <m:sty m:val="p"/>
                </m:rPr>
                <m:t>(distribute each </m:t>
              </m:r>
              <m:sSub>
                <m:e>
                  <m:r>
                    <m:t>x</m:t>
                  </m:r>
                </m:e>
                <m:sub>
                  <m:r>
                    <m:t>i</m:t>
                  </m:r>
                </m:sub>
              </m:sSub>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x</m:t>
                      </m:r>
                    </m:e>
                    <m:sub>
                      <m:r>
                        <m:t>i</m:t>
                      </m:r>
                    </m:sub>
                  </m:sSub>
                  <m:sSub>
                    <m:e>
                      <m:r>
                        <m:t>u</m:t>
                      </m:r>
                    </m:e>
                    <m:sub>
                      <m:r>
                        <m:t>i</m:t>
                      </m:r>
                    </m:sub>
                  </m:sSub>
                  <m:r>
                    <m:rPr>
                      <m:sty m:val="p"/>
                    </m:rPr>
                    <m:t>+</m:t>
                  </m:r>
                  <m:r>
                    <m:t>b</m:t>
                  </m:r>
                  <m:r>
                    <m:t> </m:t>
                  </m:r>
                  <m:sSub>
                    <m:e>
                      <m:r>
                        <m:t>x</m:t>
                      </m:r>
                    </m:e>
                    <m:sub>
                      <m:r>
                        <m:t>i</m:t>
                      </m:r>
                    </m:sub>
                  </m:sSub>
                  <m:sSub>
                    <m:e>
                      <m:r>
                        <m:t>w</m:t>
                      </m:r>
                    </m:e>
                    <m:sub>
                      <m:r>
                        <m:t>i</m:t>
                      </m:r>
                    </m:sub>
                  </m:sSub>
                </m:e>
              </m:d>
              <m:r>
                <m:t>​</m:t>
              </m:r>
              <m:r>
                <m:t>&amp;</m:t>
              </m:r>
              <m:r>
                <m:t>&amp;</m:t>
              </m:r>
              <m:r>
                <m:rPr>
                  <m:nor/>
                  <m:sty m:val="p"/>
                </m:rPr>
                <m:t>(commute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x</m:t>
                  </m:r>
                </m:e>
                <m:sub>
                  <m:r>
                    <m:t>i</m:t>
                  </m:r>
                </m:sub>
              </m:sSub>
              <m:sSub>
                <m:e>
                  <m:r>
                    <m:t>u</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x</m:t>
                  </m:r>
                </m:e>
                <m:sub>
                  <m:r>
                    <m:t>i</m:t>
                  </m:r>
                </m:sub>
              </m:sSub>
              <m:sSub>
                <m:e>
                  <m:r>
                    <m:t>w</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x</m:t>
                      </m:r>
                    </m:e>
                    <m:sub>
                      <m:r>
                        <m:t>i</m:t>
                      </m:r>
                    </m:sub>
                  </m:sSub>
                </m:e>
              </m:nary>
              <m:sSub>
                <m:e>
                  <m:r>
                    <m:t>u</m:t>
                  </m:r>
                </m:e>
                <m:sub>
                  <m:r>
                    <m:t>i</m:t>
                  </m:r>
                </m:sub>
              </m:sSub>
              <m:r>
                <m:rPr>
                  <m:sty m:val="p"/>
                </m:rPr>
                <m:t>+</m:t>
              </m:r>
              <m:r>
                <m:t>b</m:t>
              </m:r>
              <m:nary>
                <m:naryPr>
                  <m:chr m:val="∑"/>
                  <m:limLoc m:val="undOvr"/>
                  <m:subHide m:val="off"/>
                  <m:supHide m:val="off"/>
                </m:naryPr>
                <m:sub>
                  <m:r>
                    <m:t>i</m:t>
                  </m:r>
                  <m:r>
                    <m:rPr>
                      <m:sty m:val="p"/>
                    </m:rPr>
                    <m:t>=</m:t>
                  </m:r>
                  <m:r>
                    <m:t>1</m:t>
                  </m:r>
                </m:sub>
                <m:sup>
                  <m:r>
                    <m:t>p</m:t>
                  </m:r>
                </m:sup>
                <m:e>
                  <m:sSub>
                    <m:e>
                      <m:r>
                        <m:t>x</m:t>
                      </m:r>
                    </m:e>
                    <m:sub>
                      <m:r>
                        <m:t>i</m:t>
                      </m:r>
                    </m:sub>
                  </m:sSub>
                </m:e>
              </m:nary>
              <m:sSub>
                <m:e>
                  <m:r>
                    <m:t>w</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rPr>
                  <m:sty m:val="p"/>
                </m:rPr>
                <m:t>.</m:t>
              </m:r>
              <m:r>
                <m:t>&amp;</m:t>
              </m:r>
              <m:r>
                <m:t>&amp;</m:t>
              </m:r>
              <m:r>
                <m:rPr>
                  <m:nor/>
                  <m:sty m:val="p"/>
                </m:rPr>
                <m:t>(</m:t>
              </m:r>
              <m:r>
                <m:rPr>
                  <m:nor/>
                  <m:sty m:val="p"/>
                </m:rPr>
                <m:t>Definition 8</m:t>
              </m:r>
              <m:r>
                <m:rPr>
                  <m:nor/>
                  <m:sty m:val="p"/>
                </m:rPr>
                <m:t>)</m:t>
              </m:r>
            </m:e>
          </m:eqArr>
        </m:oMath>
      </m:oMathPara>
    </w:p>
    <w:p>
      <w:pPr>
        <w:pStyle w:val="BodyText"/>
      </w:pPr>
      <w:ins w:id="12667" w:author="PR Preview" w:date="2026-01-01T00:00:00Z">
        <w:r>
          <w:t xml:space="preserve">$$
    \begin{aligned}
    \mathord{\smash[b]{\underset{\raise.3ex\hbox{$\scriptstyle\sim$}}{x}}\vphantom{x}} \cdot (a\,\mathord{\smash[b]{\underset{\raise.3ex\hbox{$\scriptstyle\sim$}}{u}}\vphantom{u}} + b\,\mathord{\smash[b]{\underset{\raise.3ex\hbox{$\scriptstyle\sim$}}{w}}\vphantom{w}})
    &amp;= \sum_{i=1}^px_i\,(a\,\mathord{\smash[b]{\underset{\raise.3ex\hbox{$\scriptstyle\sim$}}{u}}\vphantom{u}} + b\,\mathord{\smash[b]{\underset{\raise.3ex\hbox{$\scriptstyle\sim$}}{w}}\vphantom{w}})_i
    &amp;&amp; \text{(}\text{Definition~8}\text{)}
    \\
    &amp;= \sum_{i=1}^px_i\,(a u_i + b w_i)
    &amp;&amp; \text{(}\text{Definition~25}\text{, }\text{Definition~7}\text{)}
    \\
    &amp;= \sum_{i=1}^p\mathopen{}\left(x_i a u_i + x_i b w_i\right)\mathclose{}
    &amp;&amp; \text{(distribute each } x_i \text{)}
    \\
    &amp;= \sum_{i=1}^p\mathopen{}\left(a\,x_i u_i + b\,x_i w_i\right)\mathclose{}
    &amp;&amp; \text{(commute the factors in each product)}
    \\
    &amp;= \sum_{i=1}^pa\,x_i u_i + \sum_{i=1}^pb\,x_i w_i
    &amp;&amp; \text{(split the finite sum)}
    \\
    &amp;= a \sum_{i=1}^px_i u_i + b \sum_{i=1}^px_i w_i
    &amp;&amp; \text{(factor } a \text{ and } b \text{ out of the sums)}
    \\
    &amp;= a\,(\mathord{\smash[b]{\underset{\raise.3ex\hbox{$\scriptstyle\sim$}}{x}}\vphantom{x}} \cdot \mathord{\smash[b]{\underset{\raise.3ex\hbox{$\scriptstyle\sim$}}{u}}\vphantom{u}}) + b\,(\mathord{\smash[b]{\underset{\raise.3ex\hbox{$\scriptstyle\sim$}}{x}}\vphantom{x}} \cdot \mathord{\smash[b]{\underset{\raise.3ex\hbox{$\scriptstyle\sim$}}{w}}\vphantom{w}}).
    &amp;&amp; \text{(}\text{Definition~8}\text{)}
    \end{aligned}
    $$</w:t>
        </w:r>
      </w:ins>
    </w:p>
    <w:p>
      <w:pPr>
        <w:pStyle w:val="FirstParagraph"/>
      </w:pPr>
      <w:r>
        <w:rPr>
          <w:b/>
          <w:bCs/>
        </w:rPr>
        <w:t xml:space="preserve">First slot.</w:t>
      </w:r>
    </w:p>
    <w:p>
      <w:pPr>
        <w:pStyle w:val="BodyText"/>
      </w:pPr>
      <m:oMathPara>
        <m:oMathParaPr>
          <m:jc m:val="center"/>
        </m:oMathParaPr>
        <m:oMath>
          <m:eqArr>
            <m:e>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limLow>
                <m:e>
                  <m:r>
                    <m:t>x</m:t>
                  </m:r>
                </m:e>
                <m:lim>
                  <m:r>
                    <m:rPr>
                      <m:sty m:val="p"/>
                    </m:rPr>
                    <m:t>∼</m:t>
                  </m:r>
                </m:lim>
              </m:limLow>
              <m:r>
                <m:t>&amp;</m:t>
              </m:r>
              <m:r>
                <m:rPr>
                  <m:sty m:val="p"/>
                </m:rPr>
                <m:t>=</m:t>
              </m:r>
              <m:limLow>
                <m:e>
                  <m:r>
                    <m:t>x</m:t>
                  </m:r>
                </m:e>
                <m:lim>
                  <m:r>
                    <m:rPr>
                      <m:sty m:val="p"/>
                    </m:rPr>
                    <m:t>∼</m:t>
                  </m:r>
                </m:lim>
              </m:limLow>
              <m:r>
                <m:rPr>
                  <m:sty m:val="p"/>
                </m:rPr>
                <m:t>⋅</m:t>
              </m:r>
              <m:r>
                <m:rPr>
                  <m:sty m:val="p"/>
                </m:rPr>
                <m:t>(</m:t>
              </m:r>
              <m:r>
                <m:t>a</m:t>
              </m:r>
              <m:r>
                <m:t> </m:t>
              </m:r>
              <m:limLow>
                <m:e>
                  <m:r>
                    <m:t>u</m:t>
                  </m:r>
                </m:e>
                <m:lim>
                  <m:r>
                    <m:rPr>
                      <m:sty m:val="p"/>
                    </m:rPr>
                    <m:t>∼</m:t>
                  </m:r>
                </m:lim>
              </m:limLow>
              <m:r>
                <m:rPr>
                  <m:sty m:val="p"/>
                </m:rPr>
                <m:t>+</m:t>
              </m:r>
              <m:r>
                <m:t>b</m:t>
              </m:r>
              <m:r>
                <m:t> </m:t>
              </m:r>
              <m:limLow>
                <m:e>
                  <m:r>
                    <m:t>w</m:t>
                  </m:r>
                </m:e>
                <m:lim>
                  <m:r>
                    <m:rPr>
                      <m:sty m:val="p"/>
                    </m:rPr>
                    <m:t>∼</m:t>
                  </m:r>
                </m:lim>
              </m:limLow>
              <m:r>
                <m:rPr>
                  <m:sty m:val="p"/>
                </m:rPr>
                <m:t>)</m:t>
              </m:r>
              <m:r>
                <m:t>&amp;</m:t>
              </m:r>
              <m:r>
                <m:t>&amp;</m:t>
              </m:r>
              <m:r>
                <m:rPr>
                  <m:nor/>
                  <m:sty m:val="p"/>
                </m:rPr>
                <m:t>(</m:t>
              </m:r>
              <m:r>
                <m:rPr>
                  <m:nor/>
                  <m:sty m:val="p"/>
                </m:rPr>
                <m:t>Theorem 1</m:t>
              </m:r>
              <m:r>
                <m:rPr>
                  <m:nor/>
                  <m:sty m:val="p"/>
                </m:rPr>
                <m:t>)</m:t>
              </m:r>
            </m:e>
            <m:e>
              <m:r>
                <m:t>&amp;</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t>&amp;</m:t>
              </m:r>
              <m:r>
                <m:rPr>
                  <m:nor/>
                  <m:sty m:val="p"/>
                </m:rPr>
                <m:t>(second slot)</m:t>
              </m:r>
            </m:e>
            <m:e>
              <m:r>
                <m:t>&amp;</m:t>
              </m:r>
              <m:r>
                <m:rPr>
                  <m:sty m:val="p"/>
                </m:rPr>
                <m:t>=</m:t>
              </m:r>
              <m:r>
                <m:t>a</m:t>
              </m:r>
              <m:r>
                <m:t> </m:t>
              </m:r>
              <m:r>
                <m:rPr>
                  <m:sty m:val="p"/>
                </m:rPr>
                <m:t>(</m:t>
              </m:r>
              <m:limLow>
                <m:e>
                  <m:r>
                    <m:t>u</m:t>
                  </m:r>
                </m:e>
                <m:lim>
                  <m:r>
                    <m:rPr>
                      <m:sty m:val="p"/>
                    </m:rPr>
                    <m:t>∼</m:t>
                  </m:r>
                </m:lim>
              </m:limLow>
              <m:r>
                <m:rPr>
                  <m:sty m:val="p"/>
                </m:rPr>
                <m:t>⋅</m:t>
              </m:r>
              <m:limLow>
                <m:e>
                  <m:r>
                    <m:t>x</m:t>
                  </m:r>
                </m:e>
                <m:lim>
                  <m:r>
                    <m:rPr>
                      <m:sty m:val="p"/>
                    </m:rPr>
                    <m:t>∼</m:t>
                  </m:r>
                </m:lim>
              </m:limLow>
              <m:r>
                <m:rPr>
                  <m:sty m:val="p"/>
                </m:rPr>
                <m:t>)</m:t>
              </m:r>
              <m:r>
                <m:rPr>
                  <m:sty m:val="p"/>
                </m:rPr>
                <m:t>+</m:t>
              </m:r>
              <m:r>
                <m:t>b</m:t>
              </m:r>
              <m:r>
                <m:t> </m:t>
              </m:r>
              <m:r>
                <m:rPr>
                  <m:sty m:val="p"/>
                </m:rPr>
                <m:t>(</m:t>
              </m:r>
              <m:limLow>
                <m:e>
                  <m:r>
                    <m:t>w</m:t>
                  </m:r>
                </m:e>
                <m:lim>
                  <m:r>
                    <m:rPr>
                      <m:sty m:val="p"/>
                    </m:rPr>
                    <m:t>∼</m:t>
                  </m:r>
                </m:lim>
              </m:limLow>
              <m:r>
                <m:rPr>
                  <m:sty m:val="p"/>
                </m:rPr>
                <m:t>⋅</m:t>
              </m:r>
              <m:limLow>
                <m:e>
                  <m:r>
                    <m:t>x</m:t>
                  </m:r>
                </m:e>
                <m:lim>
                  <m:r>
                    <m:rPr>
                      <m:sty m:val="p"/>
                    </m:rPr>
                    <m:t>∼</m:t>
                  </m:r>
                </m:lim>
              </m:limLow>
              <m:r>
                <m:rPr>
                  <m:sty m:val="p"/>
                </m:rPr>
                <m:t>)</m:t>
              </m:r>
              <m:r>
                <m:rPr>
                  <m:sty m:val="p"/>
                </m:rPr>
                <m:t>.</m:t>
              </m:r>
              <m:r>
                <m:t>&amp;</m:t>
              </m:r>
              <m:r>
                <m:t>&amp;</m:t>
              </m:r>
              <m:r>
                <m:rPr>
                  <m:nor/>
                  <m:sty m:val="p"/>
                </m:rPr>
                <m:t>(</m:t>
              </m:r>
              <m:r>
                <m:rPr>
                  <m:nor/>
                  <m:sty m:val="p"/>
                </m:rPr>
                <m:t>Theorem 1</m:t>
              </m:r>
              <m:r>
                <m:rPr>
                  <m:nor/>
                  <m:sty m:val="p"/>
                </m:rPr>
                <m:t>, twice)</m:t>
              </m:r>
            </m:e>
          </m:eqArr>
        </m:oMath>
      </m:oMathPara>
    </w:p>
    <w:p>
      <w:pPr>
        <w:pStyle w:val="BodyText"/>
      </w:pPr>
      <w:ins w:id="12668" w:author="PR Preview" w:date="2026-01-01T00:00:00Z">
        <w:r>
          <w:t xml:space="preserve">$$
    \begin{aligned}
    (a\,\mathord{\smash[b]{\underset{\raise.3ex\hbox{$\scriptstyle\sim$}}{u}}\vphantom{u}} + b\,\mathord{\smash[b]{\underset{\raise.3ex\hbox{$\scriptstyle\sim$}}{w}}\vphantom{w}}) \cdot \mathord{\smash[b]{\underset{\raise.3ex\hbox{$\scriptstyle\sim$}}{x}}\vphantom{x}}
    &amp;= \mathord{\smash[b]{\underset{\raise.3ex\hbox{$\scriptstyle\sim$}}{x}}\vphantom{x}} \cdot (a\,\mathord{\smash[b]{\underset{\raise.3ex\hbox{$\scriptstyle\sim$}}{u}}\vphantom{u}} + b\,\mathord{\smash[b]{\underset{\raise.3ex\hbox{$\scriptstyle\sim$}}{w}}\vphantom{w}})
    &amp;&amp; \text{(}\text{Theorem~1}\text{)}
    \\
    &amp;= a\,(\mathord{\smash[b]{\underset{\raise.3ex\hbox{$\scriptstyle\sim$}}{x}}\vphantom{x}} \cdot \mathord{\smash[b]{\underset{\raise.3ex\hbox{$\scriptstyle\sim$}}{u}}\vphantom{u}}) + b\,(\mathord{\smash[b]{\underset{\raise.3ex\hbox{$\scriptstyle\sim$}}{x}}\vphantom{x}} \cdot \mathord{\smash[b]{\underset{\raise.3ex\hbox{$\scriptstyle\sim$}}{w}}\vphantom{w}})
    &amp;&amp; \text{(second slot)}
    \\
    &amp;= a\,(\mathord{\smash[b]{\underset{\raise.3ex\hbox{$\scriptstyle\sim$}}{u}}\vphantom{u}} \cdot \mathord{\smash[b]{\underset{\raise.3ex\hbox{$\scriptstyle\sim$}}{x}}\vphantom{x}}) + b\,(\mathord{\smash[b]{\underset{\raise.3ex\hbox{$\scriptstyle\sim$}}{w}}\vphantom{w}} \cdot \mathord{\smash[b]{\underset{\raise.3ex\hbox{$\scriptstyle\sim$}}{x}}\vphantom{x}}).
    &amp;&amp; \text{(}\text{Theorem~1}\text{, twice)}
    \end{aligned}
    $$</w:t>
        </w:r>
      </w:ins>
    </w:p>
    <w:p>
      <w:pPr>
        <w:pStyle w:val="FirstParagraph"/>
      </w:pPr>
      <w:r>
        <w:t xml:space="preserve">Two special cases are used often.</w:t>
      </w:r>
      <w:r>
        <w:t xml:space="preserve"> </w:t>
      </w:r>
      <w:r>
        <w:t xml:space="preserve">With</w:t>
      </w:r>
    </w:p>
    <w:p>
      <w:pPr>
        <w:pStyle w:val="BodyText"/>
      </w:pPr>
      <m:oMathPara>
        <m:oMathParaPr>
          <m:jc m:val="center"/>
        </m:oMathParaPr>
        <m:oMath>
          <m:eqArr>
            <m:e>
              <m:r>
                <m:t>a</m:t>
              </m:r>
              <m:r>
                <m:t>&amp;</m:t>
              </m:r>
              <m:r>
                <m:rPr>
                  <m:sty m:val="p"/>
                </m:rPr>
                <m:t>=</m:t>
              </m:r>
              <m:r>
                <m:t>b</m:t>
              </m:r>
            </m:e>
            <m:e>
              <m:r>
                <m:t>&amp;</m:t>
              </m:r>
              <m:r>
                <m:rPr>
                  <m:sty m:val="p"/>
                </m:rPr>
                <m:t>=</m:t>
              </m:r>
              <m:r>
                <m:t>1</m:t>
              </m:r>
              <m:r>
                <m:rPr>
                  <m:sty m:val="p"/>
                </m:rPr>
                <m:t>,</m:t>
              </m:r>
            </m:e>
          </m:eqArr>
        </m:oMath>
      </m:oMathPara>
    </w:p>
    <w:p>
      <w:pPr>
        <w:pStyle w:val="FirstParagraph"/>
      </w:pPr>
      <w:del w:id="12669" w:author="PR Preview" w:date="2026-01-01T00:00:00Z">
        <w:r>
          <w:delText xml:space="preserve">and</w:delText>
        </w:r>
      </w:del>
      <w:del w:id="12670" w:author="PR Preview" w:date="2026-01-01T00:00:00Z">
        <w:r>
          <w:delText xml:space="preserve"> </w:delText>
        </w:r>
      </w:del>
      <m:oMath>
        <m:r>
          <m:t>1</m:t>
        </m:r>
        <m:r>
          <m:t> </m:t>
        </m:r>
        <m:limLow>
          <m:e>
            <m:r>
              <m:t>u</m:t>
            </m:r>
          </m:e>
          <m:lim>
            <m:r>
              <m:rPr>
                <m:sty m:val="p"/>
              </m:rPr>
              <m:t>∼</m:t>
            </m:r>
          </m:lim>
        </m:limLow>
        <m:r>
          <m:rPr>
            <m:sty m:val="p"/>
          </m:rPr>
          <m:t>=</m:t>
        </m:r>
        <m:limLow>
          <m:e>
            <m:r>
              <m:t>u</m:t>
            </m:r>
          </m:e>
          <m:lim>
            <m:r>
              <m:rPr>
                <m:sty m:val="p"/>
              </m:rPr>
              <m:t>∼</m:t>
            </m:r>
          </m:lim>
        </m:limLow>
      </m:oMath>
      <w:del w:id="12671" w:author="PR Preview" w:date="2026-01-01T00:00:00Z">
        <w:r>
          <w:delText xml:space="preserve">,</w:delText>
        </w:r>
      </w:del>
      <w:del w:id="12672" w:author="PR Preview" w:date="2026-01-01T00:00:00Z">
        <w:r>
          <w:delText xml:space="preserve"> </w:delText>
        </w:r>
      </w:del>
      <w:del w:id="12673" w:author="PR Preview" w:date="2026-01-01T00:00:00Z">
        <w:r>
          <w:delText xml:space="preserve">the theorem gives</w:delText>
        </w:r>
      </w:del>
      <w:del w:id="12674" w:author="PR Preview" w:date="2026-01-01T00:00:00Z">
        <w:r>
          <w:delText xml:space="preserve"> </w:delText>
        </w:r>
      </w:del>
      <m:oMath>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oMath>
      <w:del w:id="12675" w:author="PR Preview" w:date="2026-01-01T00:00:00Z">
        <w:r>
          <w:delText xml:space="preserve">.</w:delText>
        </w:r>
      </w:del>
      <w:del w:id="12676" w:author="PR Preview" w:date="2026-01-01T00:00:00Z">
        <w:r>
          <w:delText xml:space="preserve"> </w:delText>
        </w:r>
      </w:del>
      <w:del w:id="12677" w:author="PR Preview" w:date="2026-01-01T00:00:00Z">
        <w:r>
          <w:delText xml:space="preserve">With</w:delText>
        </w:r>
      </w:del>
      <w:del w:id="12678"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12679" w:author="PR Preview" w:date="2026-01-01T00:00:00Z">
        <w:r>
          <w:delText xml:space="preserve"> </w:delText>
        </w:r>
      </w:del>
      <w:del w:id="12680" w:author="PR Preview" w:date="2026-01-01T00:00:00Z">
        <w:r>
          <w:delText xml:space="preserve">and</w:delText>
        </w:r>
      </w:del>
      <w:del w:id="12681" w:author="PR Preview" w:date="2026-01-01T00:00:00Z">
        <w:r>
          <w:delText xml:space="preserve"> </w:delText>
        </w:r>
      </w:del>
      <m:oMath>
        <m:r>
          <m:t>b</m:t>
        </m:r>
        <m:r>
          <m:rPr>
            <m:sty m:val="p"/>
          </m:rPr>
          <m:t>=</m:t>
        </m:r>
        <m:r>
          <m:t>0</m:t>
        </m:r>
      </m:oMath>
      <w:del w:id="12682" w:author="PR Preview" w:date="2026-01-01T00:00:00Z">
        <w:r>
          <w:delText xml:space="preserve">, and</w:delText>
        </w:r>
      </w:del>
      <w:del w:id="12683" w:author="PR Preview" w:date="2026-01-01T00:00:00Z">
        <w:r>
          <w:delText xml:space="preserve"> </w:delText>
        </w:r>
      </w:del>
      <m:oMath>
        <m:r>
          <m:t>0</m:t>
        </m:r>
        <m:r>
          <m:t> </m:t>
        </m:r>
        <m:limLow>
          <m:e>
            <m:r>
              <m:t>u</m:t>
            </m:r>
          </m:e>
          <m:lim>
            <m:r>
              <m:rPr>
                <m:sty m:val="p"/>
              </m:rPr>
              <m:t>∼</m:t>
            </m:r>
          </m:lim>
        </m:limLow>
        <m:r>
          <m:rPr>
            <m:sty m:val="p"/>
          </m:rPr>
          <m:t>=</m:t>
        </m:r>
        <m:limLow>
          <m:e>
            <m:r>
              <m:t>0</m:t>
            </m:r>
          </m:e>
          <m:lim>
            <m:r>
              <m:rPr>
                <m:sty m:val="p"/>
              </m:rPr>
              <m:t>∼</m:t>
            </m:r>
          </m:lim>
        </m:limLow>
      </m:oMath>
      <w:del w:id="12684" w:author="PR Preview" w:date="2026-01-01T00:00:00Z">
        <w:r>
          <w:delText xml:space="preserve">,</w:delText>
        </w:r>
      </w:del>
      <w:del w:id="12685" w:author="PR Preview" w:date="2026-01-01T00:00:00Z">
        <w:r>
          <w:delText xml:space="preserve"> </w:delText>
        </w:r>
      </w:del>
      <w:del w:id="12686" w:author="PR Preview" w:date="2026-01-01T00:00:00Z">
        <w:r>
          <w:delText xml:space="preserve">it gives</w:delText>
        </w:r>
      </w:del>
      <w:del w:id="12687" w:author="PR Preview" w:date="2026-01-01T00:00:00Z">
        <w:r>
          <w:delText xml:space="preserve"> </w:delText>
        </w:r>
      </w:del>
      <m:oMath>
        <m:limLow>
          <m:e>
            <m:r>
              <m:t>x</m:t>
            </m:r>
          </m:e>
          <m:lim>
            <m:r>
              <m:rPr>
                <m:sty m:val="p"/>
              </m:rPr>
              <m:t>∼</m:t>
            </m:r>
          </m:lim>
        </m:limLow>
        <m:r>
          <m:rPr>
            <m:sty m:val="p"/>
          </m:rPr>
          <m:t>⋅</m:t>
        </m:r>
        <m:r>
          <m:rPr>
            <m:sty m:val="p"/>
          </m:rPr>
          <m:t>(</m:t>
        </m:r>
        <m:r>
          <m:t>a</m:t>
        </m:r>
        <m:r>
          <m:t> </m:t>
        </m:r>
        <m:limLow>
          <m:e>
            <m:r>
              <m:t>u</m:t>
            </m:r>
          </m:e>
          <m:lim>
            <m:r>
              <m:rPr>
                <m:sty m:val="p"/>
              </m:rPr>
              <m:t>∼</m:t>
            </m:r>
          </m:lim>
        </m:limLow>
        <m:r>
          <m:rPr>
            <m:sty m:val="p"/>
          </m:rPr>
          <m:t>)</m:t>
        </m:r>
        <m:r>
          <m:rPr>
            <m:sty m:val="p"/>
          </m:rPr>
          <m:t>=</m:t>
        </m:r>
        <m:r>
          <m:t>a</m:t>
        </m:r>
        <m:r>
          <m:t> </m:t>
        </m:r>
        <m:r>
          <m:rPr>
            <m:sty m:val="p"/>
          </m:rPr>
          <m:t>(</m:t>
        </m:r>
        <m:limLow>
          <m:e>
            <m:r>
              <m:t>x</m:t>
            </m:r>
          </m:e>
          <m:lim>
            <m:r>
              <m:rPr>
                <m:sty m:val="p"/>
              </m:rPr>
              <m:t>∼</m:t>
            </m:r>
          </m:lim>
        </m:limLow>
        <m:r>
          <m:rPr>
            <m:sty m:val="p"/>
          </m:rPr>
          <m:t>⋅</m:t>
        </m:r>
        <m:limLow>
          <m:e>
            <m:r>
              <m:t>u</m:t>
            </m:r>
          </m:e>
          <m:lim>
            <m:r>
              <m:rPr>
                <m:sty m:val="p"/>
              </m:rPr>
              <m:t>∼</m:t>
            </m:r>
          </m:lim>
        </m:limLow>
        <m:r>
          <m:rPr>
            <m:sty m:val="p"/>
          </m:rPr>
          <m:t>)</m:t>
        </m:r>
      </m:oMath>
      <w:del w:id="12688" w:author="PR Preview" w:date="2026-01-01T00:00:00Z">
        <w:r>
          <w:delText xml:space="preserve">,</w:delText>
        </w:r>
      </w:del>
      <w:del w:id="12689" w:author="PR Preview" w:date="2026-01-01T00:00:00Z">
        <w:r>
          <w:delText xml:space="preserve"> </w:delText>
        </w:r>
      </w:del>
      <w:del w:id="12690" w:author="PR Preview" w:date="2026-01-01T00:00:00Z">
        <w:r>
          <w:delText xml:space="preserve">and likewise in the first slot.</w:delText>
        </w:r>
      </w:del>
    </w:p>
    <w:p>
      <w:pPr>
        <w:pStyle w:val="BodyText"/>
      </w:pPr>
      <w:del w:id="12691" w:author="PR Preview" w:date="2026-01-01T00:00:00Z">
        <w:r>
          <w:rPr>
            <w:b/>
            <w:bCs/>
          </w:rPr>
          <w:delText xml:space="preserve">Example 89 (Splitting a dot product)</w:delText>
        </w:r>
      </w:del>
      <w:del w:id="12692" w:author="PR Preview" w:date="2026-01-01T00:00:00Z">
        <w:r>
          <w:delText xml:space="preserve"> </w:delText>
        </w:r>
      </w:del>
      <w:del w:id="12693" w:author="PR Preview" w:date="2026-01-01T00:00:00Z">
        <w:r>
          <w:delText xml:space="preserve">Let</w:delText>
        </w:r>
      </w:del>
      <w:del w:id="1269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2695" w:author="PR Preview" w:date="2026-01-01T00:00:00Z">
        <w:r>
          <w:delText xml:space="preserve">,</w:delText>
        </w:r>
      </w:del>
      <w:del w:id="12696" w:author="PR Preview" w:date="2026-01-01T00:00:00Z">
        <w:r>
          <w:delText xml:space="preserve"> </w:delText>
        </w:r>
      </w:del>
      <m:oMath>
        <m:limLow>
          <m:e>
            <m:r>
              <m:t>u</m:t>
            </m:r>
          </m:e>
          <m:lim>
            <m:r>
              <m:rPr>
                <m:sty m:val="p"/>
              </m:rPr>
              <m:t>∼</m:t>
            </m:r>
          </m:lim>
        </m:limLow>
        <m:r>
          <m:rPr>
            <m:sty m:val="p"/>
          </m:rPr>
          <m:t>=</m:t>
        </m:r>
        <m:r>
          <m:rPr>
            <m:sty m:val="p"/>
          </m:rPr>
          <m:t>(</m:t>
        </m:r>
        <m:r>
          <m:t>3</m:t>
        </m:r>
        <m:r>
          <m:rPr>
            <m:sty m:val="p"/>
          </m:rPr>
          <m:t>,</m:t>
        </m:r>
        <m:r>
          <m:t>0</m:t>
        </m:r>
        <m:r>
          <m:rPr>
            <m:sty m:val="p"/>
          </m:rPr>
          <m:t>)</m:t>
        </m:r>
      </m:oMath>
      <w:del w:id="12697" w:author="PR Preview" w:date="2026-01-01T00:00:00Z">
        <w:r>
          <w:delText xml:space="preserve">,</w:delText>
        </w:r>
      </w:del>
      <w:del w:id="12698" w:author="PR Preview" w:date="2026-01-01T00:00:00Z">
        <w:r>
          <w:delText xml:space="preserve"> </w:delText>
        </w:r>
      </w:del>
      <m:oMath>
        <m:limLow>
          <m:e>
            <m:r>
              <m:t>w</m:t>
            </m:r>
          </m:e>
          <m:lim>
            <m:r>
              <m:rPr>
                <m:sty m:val="p"/>
              </m:rPr>
              <m:t>∼</m:t>
            </m:r>
          </m:lim>
        </m:limLow>
        <m:r>
          <m:rPr>
            <m:sty m:val="p"/>
          </m:rPr>
          <m:t>=</m:t>
        </m:r>
        <m:r>
          <m:rPr>
            <m:sty m:val="p"/>
          </m:rPr>
          <m:t>(</m:t>
        </m:r>
        <m:r>
          <m:t>0</m:t>
        </m:r>
        <m:r>
          <m:rPr>
            <m:sty m:val="p"/>
          </m:rPr>
          <m:t>,</m:t>
        </m:r>
        <m:r>
          <m:t>1</m:t>
        </m:r>
        <m:r>
          <m:rPr>
            <m:sty m:val="p"/>
          </m:rPr>
          <m:t>)</m:t>
        </m:r>
      </m:oMath>
      <w:del w:id="12699" w:author="PR Preview" w:date="2026-01-01T00:00:00Z">
        <w:r>
          <w:delText xml:space="preserve">,</w:delText>
        </w:r>
      </w:del>
      <w:del w:id="12700" w:author="PR Preview" w:date="2026-01-01T00:00:00Z">
        <w:r>
          <w:delText xml:space="preserve"> </w:delText>
        </w:r>
      </w:del>
      <m:oMath>
        <m:r>
          <m:t>a</m:t>
        </m:r>
        <m:r>
          <m:rPr>
            <m:sty m:val="p"/>
          </m:rPr>
          <m:t>=</m:t>
        </m:r>
        <m:r>
          <m:t>2</m:t>
        </m:r>
      </m:oMath>
      <w:del w:id="12701" w:author="PR Preview" w:date="2026-01-01T00:00:00Z">
        <w:r>
          <w:delText xml:space="preserve"> </w:delText>
        </w:r>
      </w:del>
      <w:del w:id="12702" w:author="PR Preview" w:date="2026-01-01T00:00:00Z">
        <w:r>
          <w:delText xml:space="preserve">and</w:delText>
        </w:r>
      </w:del>
      <w:del w:id="12703" w:author="PR Preview" w:date="2026-01-01T00:00:00Z">
        <w:r>
          <w:delText xml:space="preserve"> </w:delText>
        </w:r>
      </w:del>
      <m:oMath>
        <m:r>
          <m:t>b</m:t>
        </m:r>
        <m:r>
          <m:rPr>
            <m:sty m:val="p"/>
          </m:rPr>
          <m:t>=</m:t>
        </m:r>
        <m:r>
          <m:rPr>
            <m:sty m:val="p"/>
          </m:rPr>
          <m:t>−</m:t>
        </m:r>
        <m:r>
          <m:t>1</m:t>
        </m:r>
      </m:oMath>
      <w:del w:id="12704" w:author="PR Preview" w:date="2026-01-01T00:00:00Z">
        <w:r>
          <w:delText xml:space="preserve">.</w:delText>
        </w:r>
      </w:del>
      <w:del w:id="12705" w:author="PR Preview" w:date="2026-01-01T00:00:00Z">
        <w:r>
          <w:delText xml:space="preserve"> </w:delText>
        </w:r>
      </w:del>
      <w:del w:id="12706" w:author="PR Preview" w:date="2026-01-01T00:00:00Z">
        <w:r>
          <w:delText xml:space="preserve">Directly,</w:delText>
        </w:r>
      </w:del>
      <w:del w:id="12707" w:author="PR Preview" w:date="2026-01-01T00:00:00Z">
        <w:r>
          <w:delText xml:space="preserve"> </w:delText>
        </w:r>
      </w:del>
      <m:oMath>
        <m:r>
          <m:t>a</m:t>
        </m:r>
        <m:r>
          <m:t> </m:t>
        </m:r>
        <m:limLow>
          <m:e>
            <m:r>
              <m:t>u</m:t>
            </m:r>
          </m:e>
          <m:lim>
            <m:r>
              <m:rPr>
                <m:sty m:val="p"/>
              </m:rPr>
              <m:t>∼</m:t>
            </m:r>
          </m:lim>
        </m:limLow>
        <m:r>
          <m:rPr>
            <m:sty m:val="p"/>
          </m:rPr>
          <m:t>+</m:t>
        </m:r>
        <m:r>
          <m:t>b</m:t>
        </m:r>
        <m:r>
          <m:t> </m:t>
        </m:r>
        <m:limLow>
          <m:e>
            <m:r>
              <m:t>w</m:t>
            </m:r>
          </m:e>
          <m:lim>
            <m:r>
              <m:rPr>
                <m:sty m:val="p"/>
              </m:rPr>
              <m:t>∼</m:t>
            </m:r>
          </m:lim>
        </m:limLow>
        <m:r>
          <m:rPr>
            <m:sty m:val="p"/>
          </m:rPr>
          <m:t>=</m:t>
        </m:r>
        <m:r>
          <m:rPr>
            <m:sty m:val="p"/>
          </m:rPr>
          <m:t>(</m:t>
        </m:r>
        <m:r>
          <m:t>6</m:t>
        </m:r>
        <m:r>
          <m:rPr>
            <m:sty m:val="p"/>
          </m:rPr>
          <m:t>,</m:t>
        </m:r>
        <m:r>
          <m:rPr>
            <m:sty m:val="p"/>
          </m:rPr>
          <m:t>−</m:t>
        </m:r>
        <m:r>
          <m:t>1</m:t>
        </m:r>
        <m:r>
          <m:rPr>
            <m:sty m:val="p"/>
          </m:rPr>
          <m:t>)</m:t>
        </m:r>
      </m:oMath>
      <w:del w:id="12708" w:author="PR Preview" w:date="2026-01-01T00:00:00Z">
        <w:r>
          <w:delText xml:space="preserve"> </w:delText>
        </w:r>
      </w:del>
      <w:del w:id="12709" w:author="PR Preview" w:date="2026-01-01T00:00:00Z">
        <w:r>
          <w:delText xml:space="preserve">and</w:delText>
        </w:r>
      </w:del>
    </w:p>
    <w:p>
      <w:pPr>
        <w:pStyle w:val="BodyText"/>
      </w:pPr>
      <m:oMathPara>
        <m:oMathParaPr>
          <m:jc m:val="center"/>
        </m:oMathParaPr>
        <m:oMath>
          <m:eqArr>
            <m:e>
              <m:limLow>
                <m:e>
                  <m:r>
                    <m:t>x</m:t>
                  </m:r>
                </m:e>
                <m:lim>
                  <m:r>
                    <m:rPr>
                      <m:sty m:val="p"/>
                    </m:rPr>
                    <m:t>∼</m:t>
                  </m:r>
                </m:lim>
              </m:limLow>
              <m:r>
                <m:rPr>
                  <m:sty m:val="p"/>
                </m:rPr>
                <m:t>⋅</m:t>
              </m:r>
              <m:r>
                <m:rPr>
                  <m:sty m:val="p"/>
                </m:rPr>
                <m:t>(</m:t>
              </m:r>
              <m:r>
                <m:t>6</m:t>
              </m:r>
              <m:r>
                <m:rPr>
                  <m:sty m:val="p"/>
                </m:rPr>
                <m:t>,</m:t>
              </m:r>
              <m:r>
                <m:rPr>
                  <m:sty m:val="p"/>
                </m:rPr>
                <m:t>−</m:t>
              </m:r>
              <m:r>
                <m:t>1</m:t>
              </m:r>
              <m:r>
                <m:rPr>
                  <m:sty m:val="p"/>
                </m:rPr>
                <m:t>)</m:t>
              </m:r>
              <m:r>
                <m:t>&amp;</m:t>
              </m:r>
              <m:r>
                <m:rPr>
                  <m:sty m:val="p"/>
                </m:rPr>
                <m:t>=</m:t>
              </m:r>
              <m:r>
                <m:t>6</m:t>
              </m:r>
              <m:r>
                <m:rPr>
                  <m:sty m:val="p"/>
                </m:rPr>
                <m:t>−</m:t>
              </m:r>
              <m:r>
                <m:t>2</m:t>
              </m:r>
            </m:e>
            <m:e>
              <m:r>
                <m:t>&amp;</m:t>
              </m:r>
              <m:r>
                <m:rPr>
                  <m:sty m:val="p"/>
                </m:rPr>
                <m:t>=</m:t>
              </m:r>
              <m:r>
                <m:t>4</m:t>
              </m:r>
              <m:r>
                <m:rPr>
                  <m:sty m:val="p"/>
                </m:rPr>
                <m:t>.</m:t>
              </m:r>
            </m:e>
          </m:eqArr>
        </m:oMath>
      </m:oMathPara>
    </w:p>
    <w:p>
      <w:pPr>
        <w:pStyle w:val="FirstParagraph"/>
      </w:pPr>
      <w:ins w:id="12710" w:author="PR Preview" w:date="2026-01-01T00:00:00Z">
        <w:r>
          <w:t xml:space="preserve">and</w:t>
        </w:r>
      </w:ins>
      <w:ins w:id="12711" w:author="PR Preview" w:date="2026-01-01T00:00:00Z">
        <w:r>
          <w:t xml:space="preserve"> </w:t>
        </w:r>
      </w:ins>
      <w:ins w:id="12712" w:author="PR Preview" w:date="2026-01-01T00:00:00Z">
        <w:r>
          <w:t xml:space="preserve">$1\,\mathord{\smash[b]{\underset{\raise.3ex\hbox{$\scriptstyle\sim$}}{u}}\vphantom{u}} = \mathord{\smash[b]{\underset{\raise.3ex\hbox{$\scriptstyle\sim$}}{u}}\vphantom{u}}$</w:t>
        </w:r>
      </w:ins>
      <w:ins w:id="12713" w:author="PR Preview" w:date="2026-01-01T00:00:00Z">
        <w:r>
          <w:t xml:space="preserve">,</w:t>
        </w:r>
      </w:ins>
      <w:ins w:id="12714" w:author="PR Preview" w:date="2026-01-01T00:00:00Z">
        <w:r>
          <w:t xml:space="preserve"> </w:t>
        </w:r>
      </w:ins>
      <w:ins w:id="12715" w:author="PR Preview" w:date="2026-01-01T00:00:00Z">
        <w:r>
          <w:t xml:space="preserve">the theorem gives</w:t>
        </w:r>
      </w:ins>
      <w:ins w:id="12716" w:author="PR Preview" w:date="2026-01-01T00:00:00Z">
        <w:r>
          <w:t xml:space="preserve"> </w:t>
        </w:r>
      </w:ins>
      <w:ins w:id="12717" w:author="PR Preview" w:date="2026-01-01T00:00:00Z">
        <w:r>
          <w:t xml:space="preserve">$\mathord{\smash[b]{\underset{\raise.3ex\hbox{$\scriptstyle\sim$}}{x}}\vphantom{x}} \cdot (\mathord{\smash[b]{\underset{\raise.3ex\hbox{$\scriptstyle\sim$}}{u}}\vphantom{u}} + \mathord{\smash[b]{\underset{\raise.3ex\hbox{$\scriptstyle\sim$}}{w}}\vphantom{w}}) = \mathord{\smash[b]{\underset{\raise.3ex\hbox{$\scriptstyle\sim$}}{x}}\vphantom{x}} \cdot \mathord{\smash[b]{\underset{\raise.3ex\hbox{$\scriptstyle\sim$}}{u}}\vphantom{u}} + \mathord{\smash[b]{\underset{\raise.3ex\hbox{$\scriptstyle\sim$}}{x}}\vphantom{x}} \cdot \mathord{\smash[b]{\underset{\raise.3ex\hbox{$\scriptstyle\sim$}}{w}}\vphantom{w}}$</w:t>
        </w:r>
      </w:ins>
      <w:ins w:id="12718" w:author="PR Preview" w:date="2026-01-01T00:00:00Z">
        <w:r>
          <w:t xml:space="preserve">.</w:t>
        </w:r>
      </w:ins>
      <w:ins w:id="12719" w:author="PR Preview" w:date="2026-01-01T00:00:00Z">
        <w:r>
          <w:t xml:space="preserve"> </w:t>
        </w:r>
      </w:ins>
      <w:ins w:id="12720" w:author="PR Preview" w:date="2026-01-01T00:00:00Z">
        <w:r>
          <w:t xml:space="preserve">With</w:t>
        </w:r>
      </w:ins>
      <w:ins w:id="12721" w:author="PR Preview" w:date="2026-01-01T00:00:00Z">
        <w:r>
          <w:t xml:space="preserve"> </w:t>
        </w:r>
      </w:ins>
      <w:ins w:id="12722" w:author="PR Preview" w:date="2026-01-01T00:00:00Z">
        <w:r>
          <w:t xml:space="preserve">$\mathord{\smash[b]{\underset{\raise.3ex\hbox{$\scriptstyle\sim$}}{w}}\vphantom{w}} = \mathord{\smash[b]{\underset{\raise.3ex\hbox{$\scriptstyle\sim$}}{u}}\vphantom{u}}$</w:t>
        </w:r>
      </w:ins>
      <w:ins w:id="12723" w:author="PR Preview" w:date="2026-01-01T00:00:00Z">
        <w:r>
          <w:t xml:space="preserve"> </w:t>
        </w:r>
      </w:ins>
      <w:ins w:id="12724" w:author="PR Preview" w:date="2026-01-01T00:00:00Z">
        <w:r>
          <w:t xml:space="preserve">and</w:t>
        </w:r>
      </w:ins>
      <w:ins w:id="12725" w:author="PR Preview" w:date="2026-01-01T00:00:00Z">
        <w:r>
          <w:t xml:space="preserve"> </w:t>
        </w:r>
      </w:ins>
      <m:oMath>
        <m:r>
          <m:t>b</m:t>
        </m:r>
        <m:r>
          <m:rPr>
            <m:sty m:val="p"/>
          </m:rPr>
          <m:t>=</m:t>
        </m:r>
        <m:r>
          <m:t>0</m:t>
        </m:r>
      </m:oMath>
      <w:ins w:id="12726" w:author="PR Preview" w:date="2026-01-01T00:00:00Z">
        <w:r>
          <w:t xml:space="preserve">, and</w:t>
        </w:r>
      </w:ins>
      <w:ins w:id="12727" w:author="PR Preview" w:date="2026-01-01T00:00:00Z">
        <w:r>
          <w:t xml:space="preserve"> </w:t>
        </w:r>
      </w:ins>
      <w:ins w:id="12728" w:author="PR Preview" w:date="2026-01-01T00:00:00Z">
        <w:r>
          <w:t xml:space="preserve">$0\,\mathord{\smash[b]{\underset{\raise.3ex\hbox{$\scriptstyle\sim$}}{u}}\vphantom{u}} = \mathord{\smash[b]{\underset{\raise.3ex\hbox{$\scriptstyle\sim$}}{0}}\vphantom{0}}$</w:t>
        </w:r>
      </w:ins>
      <w:ins w:id="12729" w:author="PR Preview" w:date="2026-01-01T00:00:00Z">
        <w:r>
          <w:t xml:space="preserve">,</w:t>
        </w:r>
      </w:ins>
      <w:ins w:id="12730" w:author="PR Preview" w:date="2026-01-01T00:00:00Z">
        <w:r>
          <w:t xml:space="preserve"> </w:t>
        </w:r>
      </w:ins>
      <w:ins w:id="12731" w:author="PR Preview" w:date="2026-01-01T00:00:00Z">
        <w:r>
          <w:t xml:space="preserve">it gives</w:t>
        </w:r>
      </w:ins>
      <w:ins w:id="12732" w:author="PR Preview" w:date="2026-01-01T00:00:00Z">
        <w:r>
          <w:t xml:space="preserve"> </w:t>
        </w:r>
      </w:ins>
      <w:ins w:id="12733" w:author="PR Preview" w:date="2026-01-01T00:00:00Z">
        <w:r>
          <w:t xml:space="preserve">$\mathord{\smash[b]{\underset{\raise.3ex\hbox{$\scriptstyle\sim$}}{x}}\vphantom{x}} \cdot (a\,\mathord{\smash[b]{\underset{\raise.3ex\hbox{$\scriptstyle\sim$}}{u}}\vphantom{u}}) = a\,(\mathord{\smash[b]{\underset{\raise.3ex\hbox{$\scriptstyle\sim$}}{x}}\vphantom{x}} \cdot \mathord{\smash[b]{\underset{\raise.3ex\hbox{$\scriptstyle\sim$}}{u}}\vphantom{u}})$</w:t>
        </w:r>
      </w:ins>
      <w:ins w:id="12734" w:author="PR Preview" w:date="2026-01-01T00:00:00Z">
        <w:r>
          <w:t xml:space="preserve">,</w:t>
        </w:r>
      </w:ins>
      <w:ins w:id="12735" w:author="PR Preview" w:date="2026-01-01T00:00:00Z">
        <w:r>
          <w:t xml:space="preserve"> </w:t>
        </w:r>
      </w:ins>
      <w:ins w:id="12736" w:author="PR Preview" w:date="2026-01-01T00:00:00Z">
        <w:r>
          <w:t xml:space="preserve">and likewise in the first slot.</w:t>
        </w:r>
      </w:ins>
    </w:p>
    <w:bookmarkStart w:id="324" w:name="exm-dot-linear"/>
    <w:p>
      <w:pPr>
        <w:pStyle w:val="BodyText"/>
      </w:pPr>
      <w:ins w:id="12737" w:author="PR Preview" w:date="2026-01-01T00:00:00Z">
        <w:r>
          <w:rPr>
            <w:b/>
            <w:bCs/>
          </w:rPr>
          <w:t xml:space="preserve">Example 89 (Splitting a dot product)</w:t>
        </w:r>
      </w:ins>
      <w:ins w:id="12738" w:author="PR Preview" w:date="2026-01-01T00:00:00Z">
        <w:r>
          <w:t xml:space="preserve"> </w:t>
        </w:r>
      </w:ins>
      <w:ins w:id="12739" w:author="PR Preview" w:date="2026-01-01T00:00:00Z">
        <w:r>
          <w:t xml:space="preserve">Let</w:t>
        </w:r>
      </w:ins>
      <w:ins w:id="12740" w:author="PR Preview" w:date="2026-01-01T00:00:00Z">
        <w:r>
          <w:t xml:space="preserve"> </w:t>
        </w:r>
      </w:ins>
      <w:ins w:id="12741" w:author="PR Preview" w:date="2026-01-01T00:00:00Z">
        <w:r>
          <w:t xml:space="preserve">$\mathord{\smash[b]{\underset{\raise.3ex\hbox{$\scriptstyle\sim$}}{x}}\vphantom{x}} = (1, 2)$</w:t>
        </w:r>
      </w:ins>
      <w:ins w:id="12742" w:author="PR Preview" w:date="2026-01-01T00:00:00Z">
        <w:r>
          <w:t xml:space="preserve">,</w:t>
        </w:r>
      </w:ins>
      <w:ins w:id="12743" w:author="PR Preview" w:date="2026-01-01T00:00:00Z">
        <w:r>
          <w:t xml:space="preserve"> </w:t>
        </w:r>
      </w:ins>
      <w:ins w:id="12744" w:author="PR Preview" w:date="2026-01-01T00:00:00Z">
        <w:r>
          <w:t xml:space="preserve">$\mathord{\smash[b]{\underset{\raise.3ex\hbox{$\scriptstyle\sim$}}{u}}\vphantom{u}} = (3, 0)$</w:t>
        </w:r>
      </w:ins>
      <w:ins w:id="12745" w:author="PR Preview" w:date="2026-01-01T00:00:00Z">
        <w:r>
          <w:t xml:space="preserve">,</w:t>
        </w:r>
      </w:ins>
      <w:ins w:id="12746" w:author="PR Preview" w:date="2026-01-01T00:00:00Z">
        <w:r>
          <w:t xml:space="preserve"> </w:t>
        </w:r>
      </w:ins>
      <w:ins w:id="12747" w:author="PR Preview" w:date="2026-01-01T00:00:00Z">
        <w:r>
          <w:t xml:space="preserve">$\mathord{\smash[b]{\underset{\raise.3ex\hbox{$\scriptstyle\sim$}}{w}}\vphantom{w}} = (0, 1)$</w:t>
        </w:r>
      </w:ins>
      <w:ins w:id="12748" w:author="PR Preview" w:date="2026-01-01T00:00:00Z">
        <w:r>
          <w:t xml:space="preserve">,</w:t>
        </w:r>
      </w:ins>
      <w:ins w:id="12749" w:author="PR Preview" w:date="2026-01-01T00:00:00Z">
        <w:r>
          <w:t xml:space="preserve"> </w:t>
        </w:r>
      </w:ins>
      <m:oMath>
        <m:r>
          <m:t>a</m:t>
        </m:r>
        <m:r>
          <m:rPr>
            <m:sty m:val="p"/>
          </m:rPr>
          <m:t>=</m:t>
        </m:r>
        <m:r>
          <m:t>2</m:t>
        </m:r>
      </m:oMath>
      <w:ins w:id="12750" w:author="PR Preview" w:date="2026-01-01T00:00:00Z">
        <w:r>
          <w:t xml:space="preserve"> </w:t>
        </w:r>
      </w:ins>
      <w:ins w:id="12751" w:author="PR Preview" w:date="2026-01-01T00:00:00Z">
        <w:r>
          <w:t xml:space="preserve">and</w:t>
        </w:r>
      </w:ins>
      <w:ins w:id="12752" w:author="PR Preview" w:date="2026-01-01T00:00:00Z">
        <w:r>
          <w:t xml:space="preserve"> </w:t>
        </w:r>
      </w:ins>
      <m:oMath>
        <m:r>
          <m:t>b</m:t>
        </m:r>
        <m:r>
          <m:rPr>
            <m:sty m:val="p"/>
          </m:rPr>
          <m:t>=</m:t>
        </m:r>
        <m:r>
          <m:rPr>
            <m:sty m:val="p"/>
          </m:rPr>
          <m:t>−</m:t>
        </m:r>
        <m:r>
          <m:t>1</m:t>
        </m:r>
      </m:oMath>
      <w:ins w:id="12753" w:author="PR Preview" w:date="2026-01-01T00:00:00Z">
        <w:r>
          <w:t xml:space="preserve">.</w:t>
        </w:r>
      </w:ins>
      <w:ins w:id="12754" w:author="PR Preview" w:date="2026-01-01T00:00:00Z">
        <w:r>
          <w:t xml:space="preserve"> </w:t>
        </w:r>
      </w:ins>
      <w:ins w:id="12755" w:author="PR Preview" w:date="2026-01-01T00:00:00Z">
        <w:r>
          <w:t xml:space="preserve">Directly,</w:t>
        </w:r>
      </w:ins>
      <w:ins w:id="12756" w:author="PR Preview" w:date="2026-01-01T00:00:00Z">
        <w:r>
          <w:t xml:space="preserve"> </w:t>
        </w:r>
      </w:ins>
      <w:ins w:id="12757" w:author="PR Preview" w:date="2026-01-01T00:00:00Z">
        <w:r>
          <w:t xml:space="preserve">$a\,\mathord{\smash[b]{\underset{\raise.3ex\hbox{$\scriptstyle\sim$}}{u}}\vphantom{u}} + b\,\mathord{\smash[b]{\underset{\raise.3ex\hbox{$\scriptstyle\sim$}}{w}}\vphantom{w}} = (6, -1)$</w:t>
        </w:r>
      </w:ins>
      <w:ins w:id="12758" w:author="PR Preview" w:date="2026-01-01T00:00:00Z">
        <w:r>
          <w:t xml:space="preserve"> </w:t>
        </w:r>
      </w:ins>
      <w:ins w:id="12759" w:author="PR Preview" w:date="2026-01-01T00:00:00Z">
        <w:r>
          <w:t xml:space="preserve">and</w:t>
        </w:r>
      </w:ins>
    </w:p>
    <w:p>
      <w:pPr>
        <w:pStyle w:val="BodyText"/>
      </w:pPr>
      <w:ins w:id="12760" w:author="PR Preview" w:date="2026-01-01T00:00:00Z">
        <w:r>
          <w:t xml:space="preserve">$$
    \begin{aligned}
    \mathord{\smash[b]{\underset{\raise.3ex\hbox{$\scriptstyle\sim$}}{x}}\vphantom{x}} \cdot (6, -1) &amp;= 6 - 2 \\
    &amp;= 4.
    \end{aligned}
    $$</w:t>
        </w:r>
      </w:ins>
    </w:p>
    <w:p>
      <w:pPr>
        <w:pStyle w:val="FirstParagraph"/>
      </w:pPr>
      <w:r>
        <w:t xml:space="preserve">By</w:t>
      </w:r>
      <w:r>
        <w:t xml:space="preserve"> </w:t>
      </w:r>
      <w:hyperlink w:anchor="thm-dot-linear">
        <w:r>
          <w:rPr>
            <w:rStyle w:val="Hyperlink"/>
          </w:rPr>
          <w:t xml:space="preserve">Theorem 50</w:t>
        </w:r>
      </w:hyperlink>
      <w:r>
        <w:t xml:space="preserve">,</w:t>
      </w:r>
    </w:p>
    <w:p>
      <w:pPr>
        <w:pStyle w:val="BodyText"/>
      </w:pPr>
      <m:oMathPara>
        <m:oMathParaPr>
          <m:jc m:val="center"/>
        </m:oMathParaPr>
        <m:oMath>
          <m:eqArr>
            <m:e>
              <m:r>
                <m:t>a</m:t>
              </m:r>
              <m:r>
                <m:t> </m:t>
              </m:r>
              <m:r>
                <m:rPr>
                  <m:sty m:val="p"/>
                </m:rPr>
                <m:t>(</m:t>
              </m:r>
              <m:limLow>
                <m:e>
                  <m:r>
                    <m:t>x</m:t>
                  </m:r>
                </m:e>
                <m:lim>
                  <m:r>
                    <m:rPr>
                      <m:sty m:val="p"/>
                    </m:rPr>
                    <m:t>∼</m:t>
                  </m:r>
                </m:lim>
              </m:limLow>
              <m:r>
                <m:rPr>
                  <m:sty m:val="p"/>
                </m:rPr>
                <m:t>⋅</m:t>
              </m:r>
              <m:limLow>
                <m:e>
                  <m:r>
                    <m:t>u</m:t>
                  </m:r>
                </m:e>
                <m:lim>
                  <m:r>
                    <m:rPr>
                      <m:sty m:val="p"/>
                    </m:rPr>
                    <m:t>∼</m:t>
                  </m:r>
                </m:lim>
              </m:limLow>
              <m:r>
                <m:rPr>
                  <m:sty m:val="p"/>
                </m:rPr>
                <m:t>)</m:t>
              </m:r>
              <m:r>
                <m:rPr>
                  <m:sty m:val="p"/>
                </m:rPr>
                <m:t>+</m:t>
              </m:r>
              <m:r>
                <m:t>b</m:t>
              </m:r>
              <m:r>
                <m:t> </m:t>
              </m:r>
              <m:r>
                <m:rPr>
                  <m:sty m:val="p"/>
                </m:rPr>
                <m:t>(</m:t>
              </m:r>
              <m:limLow>
                <m:e>
                  <m:r>
                    <m:t>x</m:t>
                  </m:r>
                </m:e>
                <m:lim>
                  <m:r>
                    <m:rPr>
                      <m:sty m:val="p"/>
                    </m:rPr>
                    <m:t>∼</m:t>
                  </m:r>
                </m:lim>
              </m:limLow>
              <m:r>
                <m:rPr>
                  <m:sty m:val="p"/>
                </m:rPr>
                <m:t>⋅</m:t>
              </m:r>
              <m:limLow>
                <m:e>
                  <m:r>
                    <m:t>w</m:t>
                  </m:r>
                </m:e>
                <m:lim>
                  <m:r>
                    <m:rPr>
                      <m:sty m:val="p"/>
                    </m:rPr>
                    <m:t>∼</m:t>
                  </m:r>
                </m:lim>
              </m:limLow>
              <m:r>
                <m:rPr>
                  <m:sty m:val="p"/>
                </m:rPr>
                <m:t>)</m:t>
              </m:r>
              <m:r>
                <m:t>&amp;</m:t>
              </m:r>
              <m:r>
                <m:rPr>
                  <m:sty m:val="p"/>
                </m:rPr>
                <m:t>=</m:t>
              </m:r>
              <m:r>
                <m:t>2</m:t>
              </m:r>
              <m:r>
                <m:rPr>
                  <m:sty m:val="p"/>
                </m:rPr>
                <m:t>⋅</m:t>
              </m:r>
              <m:r>
                <m:t>3</m:t>
              </m:r>
              <m:r>
                <m:rPr>
                  <m:sty m:val="p"/>
                </m:rPr>
                <m:t>+</m:t>
              </m:r>
              <m:r>
                <m:rPr>
                  <m:sty m:val="p"/>
                </m:rPr>
                <m:t>(</m:t>
              </m:r>
              <m:r>
                <m:rPr>
                  <m:sty m:val="p"/>
                </m:rPr>
                <m:t>−</m:t>
              </m:r>
              <m:r>
                <m:t>1</m:t>
              </m:r>
              <m:r>
                <m:rPr>
                  <m:sty m:val="p"/>
                </m:rPr>
                <m:t>)</m:t>
              </m:r>
              <m:r>
                <m:rPr>
                  <m:sty m:val="p"/>
                </m:rPr>
                <m:t>⋅</m:t>
              </m:r>
              <m:r>
                <m:t>2</m:t>
              </m:r>
            </m:e>
            <m:e>
              <m:r>
                <m:t>&amp;</m:t>
              </m:r>
              <m:r>
                <m:rPr>
                  <m:sty m:val="p"/>
                </m:rPr>
                <m:t>=</m:t>
              </m:r>
              <m:r>
                <m:t>4</m:t>
              </m:r>
              <m:r>
                <m:rPr>
                  <m:sty m:val="p"/>
                </m:rPr>
                <m:t>,</m:t>
              </m:r>
            </m:e>
          </m:eqArr>
        </m:oMath>
      </m:oMathPara>
    </w:p>
    <w:p>
      <w:pPr>
        <w:pStyle w:val="BodyText"/>
      </w:pPr>
      <w:ins w:id="12761" w:author="PR Preview" w:date="2026-01-01T00:00:00Z">
        <w:r>
          <w:t xml:space="preserve">$$
    \begin{aligned}
    a\,(\mathord{\smash[b]{\underset{\raise.3ex\hbox{$\scriptstyle\sim$}}{x}}\vphantom{x}} \cdot \mathord{\smash[b]{\underset{\raise.3ex\hbox{$\scriptstyle\sim$}}{u}}\vphantom{u}}) + b\,(\mathord{\smash[b]{\underset{\raise.3ex\hbox{$\scriptstyle\sim$}}{x}}\vphantom{x}} \cdot \mathord{\smash[b]{\underset{\raise.3ex\hbox{$\scriptstyle\sim$}}{w}}\vphantom{w}}) &amp;= 2 \cdot 3 + (-1) \cdot 2 \\
    &amp;= 4,
    \end{aligned}
    $$</w:t>
        </w:r>
      </w:ins>
    </w:p>
    <w:p>
      <w:pPr>
        <w:pStyle w:val="FirstParagraph"/>
      </w:pPr>
      <w:r>
        <w:t xml:space="preserve">the same number.</w:t>
      </w:r>
    </w:p>
    <w:bookmarkEnd w:id="324"/>
    <w:bookmarkStart w:id="325" w:name="def-orthogonal-complement"/>
    <w:p>
      <w:pPr>
        <w:pStyle w:val="BodyText"/>
      </w:pPr>
      <w:r>
        <w:rPr>
          <w:b/>
          <w:bCs/>
        </w:rPr>
        <w:t xml:space="preserve">Definition 67 (Orthogonal complement)</w:t>
      </w:r>
      <w:r>
        <w:t xml:space="preserve"> </w:t>
      </w:r>
      <w:r>
        <w:t xml:space="preserve">The</w:t>
      </w:r>
      <w:r>
        <w:t xml:space="preserve"> </w:t>
      </w:r>
      <w:r>
        <w:rPr>
          <w:b/>
          <w:bCs/>
        </w:rPr>
        <w:t xml:space="preserve">orthogonal complement</w:t>
      </w:r>
      <w:r>
        <w:t xml:space="preserve"> </w:t>
      </w:r>
      <w:r>
        <w:t xml:space="preserve">of a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 </w:t>
      </w:r>
      <w:r>
        <w:t xml:space="preserve">is the set of vectors orthogonal (</w:t>
      </w:r>
      <w:hyperlink w:anchor="def-orthogonal-vectors">
        <w:r>
          <w:rPr>
            <w:rStyle w:val="Hyperlink"/>
          </w:rPr>
          <w:t xml:space="preserve">Definition 15</w:t>
        </w:r>
      </w:hyperlink>
      <w:r>
        <w:t xml:space="preserve">)</w:t>
      </w:r>
      <w:r>
        <w:t xml:space="preserve"> </w:t>
      </w:r>
      <w:r>
        <w:t xml:space="preserve">to every vector of</w:t>
      </w:r>
      <w:r>
        <w:t xml:space="preserve"> </w:t>
      </w:r>
      <m:oMath>
        <m:r>
          <m:rPr>
            <m:scr m:val="script"/>
            <m:sty m:val="p"/>
          </m:rPr>
          <m:t>X</m:t>
        </m:r>
      </m:oMath>
      <w:r>
        <w:t xml:space="preserve">:</w:t>
      </w:r>
    </w:p>
    <w:p>
      <w:pPr>
        <w:pStyle w:val="BodyText"/>
      </w:pPr>
      <m:oMathPara>
        <m:oMathParaPr>
          <m:jc m:val="center"/>
        </m:oMathParaPr>
        <m:oMath>
          <m:sSup>
            <m:e>
              <m:r>
                <m:rPr>
                  <m:scr m:val="script"/>
                  <m:sty m:val="p"/>
                </m:rPr>
                <m:t>X</m:t>
              </m:r>
            </m:e>
            <m:sup>
              <m:r>
                <m:rPr>
                  <m:sty m:val="p"/>
                </m:rPr>
                <m:t>⟂</m:t>
              </m:r>
            </m:sup>
          </m:sSup>
          <m:limUpp>
            <m:e>
              <m:r>
                <m:rPr>
                  <m:sty m:val="p"/>
                </m:rPr>
                <m:t>=</m:t>
              </m:r>
            </m:e>
            <m:lim>
              <m:r>
                <m:rPr>
                  <m:nor/>
                  <m:sty m:val="p"/>
                </m:rPr>
                <m:t>def</m:t>
              </m:r>
            </m:lim>
          </m:limUpp>
          <m:r>
            <m:t>​</m:t>
          </m:r>
          <m:d>
            <m:dPr>
              <m:begChr m:val="{"/>
              <m:sepChr m:val=""/>
              <m:endChr m:val="}"/>
              <m:grow/>
            </m:dPr>
            <m:e>
              <m:limLow>
                <m:e>
                  <m:r>
                    <m:t>u</m:t>
                  </m:r>
                </m:e>
                <m:lim>
                  <m:r>
                    <m:rPr>
                      <m:sty m:val="p"/>
                    </m:rPr>
                    <m:t>∼</m:t>
                  </m:r>
                </m:lim>
              </m:limLow>
              <m:r>
                <m:rPr>
                  <m:sty m:val="p"/>
                </m:rPr>
                <m:t>∈</m:t>
              </m:r>
              <m:sSup>
                <m:e>
                  <m:r>
                    <m:rPr>
                      <m:scr m:val="double-struck"/>
                      <m:sty m:val="p"/>
                    </m:rPr>
                    <m:t>R</m:t>
                  </m:r>
                </m:e>
                <m:sup>
                  <m:r>
                    <m:t>p</m:t>
                  </m:r>
                </m:sup>
              </m:sSup>
              <m:r>
                <m:rPr>
                  <m:sty m:val="p"/>
                </m:rPr>
                <m:t>:</m:t>
              </m:r>
              <m:limLow>
                <m:e>
                  <m:r>
                    <m:t>x</m:t>
                  </m:r>
                </m:e>
                <m:lim>
                  <m:r>
                    <m:rPr>
                      <m:sty m:val="p"/>
                    </m:rPr>
                    <m:t>∼</m:t>
                  </m:r>
                </m:lim>
              </m:limLow>
              <m:r>
                <m:rPr>
                  <m:sty m:val="p"/>
                </m:rPr>
                <m:t>⋅</m:t>
              </m:r>
              <m:limLow>
                <m:e>
                  <m:r>
                    <m:t>u</m:t>
                  </m:r>
                </m:e>
                <m:lim>
                  <m:r>
                    <m:rPr>
                      <m:sty m:val="p"/>
                    </m:rPr>
                    <m:t>∼</m:t>
                  </m:r>
                </m:lim>
              </m:limLow>
              <m:r>
                <m:rPr>
                  <m:sty m:val="p"/>
                </m:rPr>
                <m:t>=</m:t>
              </m:r>
              <m:r>
                <m:t>0</m:t>
              </m:r>
              <m:r>
                <m:rPr>
                  <m:nor/>
                  <m:sty m:val="p"/>
                </m:rPr>
                <m:t> for all </m:t>
              </m:r>
              <m:limLow>
                <m:e>
                  <m:r>
                    <m:t>x</m:t>
                  </m:r>
                </m:e>
                <m:lim>
                  <m:r>
                    <m:rPr>
                      <m:sty m:val="p"/>
                    </m:rPr>
                    <m:t>∼</m:t>
                  </m:r>
                </m:lim>
              </m:limLow>
              <m:r>
                <m:rPr>
                  <m:sty m:val="p"/>
                </m:rPr>
                <m:t>∈</m:t>
              </m:r>
              <m:r>
                <m:rPr>
                  <m:scr m:val="script"/>
                  <m:sty m:val="p"/>
                </m:rPr>
                <m:t>X</m:t>
              </m:r>
            </m:e>
          </m:d>
          <m:r>
            <m:t>​</m:t>
          </m:r>
          <m:r>
            <m:rPr>
              <m:sty m:val="p"/>
            </m:rPr>
            <m:t>.</m:t>
          </m:r>
        </m:oMath>
      </m:oMathPara>
    </w:p>
    <w:p>
      <w:pPr>
        <w:pStyle w:val="BodyText"/>
      </w:pPr>
      <w:ins w:id="12762" w:author="PR Preview" w:date="2026-01-01T00:00:00Z">
        <w:r>
          <w:t xml:space="preserve">$$
    \mathcal{X}^\perp
    \stackrel{\text{def}}{=}
    \mathopen{}\left\{\mathord{\smash[b]{\underset{\raise.3ex\hbox{$\scriptstyle\sim$}}{u}}\vphantom{u}} \in \mathbb{R}^p : \mathord{\smash[b]{\underset{\raise.3ex\hbox{$\scriptstyle\sim$}}{x}}\vphantom{x}} \cdot \mathord{\smash[b]{\underset{\raise.3ex\hbox{$\scriptstyle\sim$}}{u}}\vphantom{u}} = 0 \text{ for all } \mathord{\smash[b]{\underset{\raise.3ex\hbox{$\scriptstyle\sim$}}{x}}\vphantom{x}} \in \mathcal{X}\right\}\mathclose{}.
    $$</w:t>
        </w:r>
      </w:ins>
    </w:p>
    <w:p>
      <w:pPr>
        <w:pStyle w:val="FirstParagraph"/>
      </w:pPr>
      <m:oMath>
        <m:sSup>
          <m:e>
            <m:r>
              <m:rPr>
                <m:scr m:val="script"/>
                <m:sty m:val="p"/>
              </m:rPr>
              <m:t>X</m:t>
            </m:r>
          </m:e>
          <m:sup>
            <m:r>
              <m:rPr>
                <m:sty m:val="p"/>
              </m:rPr>
              <m:t>⟂</m:t>
            </m:r>
          </m:sup>
        </m:sSup>
      </m:oMath>
      <w:r>
        <w:t xml:space="preserve"> </w:t>
      </w:r>
      <w:r>
        <w:t xml:space="preserve">is read</w:t>
      </w:r>
      <w:r>
        <w:t xml:space="preserve"> </w:t>
      </w:r>
      <w:r>
        <w:t xml:space="preserve">“</w:t>
      </w:r>
      <m:oMath>
        <m:r>
          <m:rPr>
            <m:scr m:val="script"/>
            <m:sty m:val="p"/>
          </m:rPr>
          <m:t>X</m:t>
        </m:r>
      </m:oMath>
      <w:r>
        <w:t xml:space="preserve"> </w:t>
      </w:r>
      <w:r>
        <w:t xml:space="preserve">perp”</w:t>
      </w:r>
      <w:r>
        <w:t xml:space="preserve">.</w:t>
      </w:r>
    </w:p>
    <w:bookmarkEnd w:id="325"/>
    <w:bookmarkStart w:id="326" w:name="exm-orthogonal-complement"/>
    <w:p>
      <w:pPr>
        <w:pStyle w:val="BodyText"/>
      </w:pPr>
      <w:r>
        <w:rPr>
          <w:b/>
          <w:bCs/>
        </w:rPr>
        <w:t xml:space="preserve">Example 90 (Orthogonal complements in</w:t>
      </w:r>
      <w:r>
        <w:rPr>
          <w:b/>
          <w:bCs/>
        </w:rPr>
        <w:t xml:space="preserve"> </w:t>
      </w:r>
      <m:oMath>
        <m:sSup>
          <m:e>
            <m:r>
              <m:rPr>
                <m:scr m:val="double-struck"/>
                <m:sty m:val="p"/>
              </m:rPr>
              <m:t>R</m:t>
            </m:r>
          </m:e>
          <m:sup>
            <m:r>
              <m:t>3</m:t>
            </m:r>
          </m:sup>
        </m:sSup>
      </m:oMath>
      <w:r>
        <w:rPr>
          <w:b/>
          <w:bCs/>
        </w:rPr>
        <w:t xml:space="preserve">)</w:t>
      </w:r>
      <w:r>
        <w:t xml:space="preserve"> </w:t>
      </w:r>
      <w:r>
        <w:t xml:space="preserve"> </w:t>
      </w:r>
    </w:p>
    <w:p>
      <w:pPr>
        <w:numPr>
          <w:ilvl w:val="0"/>
          <w:numId w:val="1043"/>
        </w:numPr>
      </w:pPr>
      <w:del w:id="12763" w:author="PR Preview" w:date="2026-01-01T00:00:00Z">
        <w:r>
          <w:rPr>
            <w:b/>
            <w:bCs/>
          </w:rPr>
          <w:delText xml:space="preserve">A plane.</w:delText>
        </w:r>
      </w:del>
      <w:del w:id="12764" w:author="PR Preview" w:date="2026-01-01T00:00:00Z">
        <w:r>
          <w:delText xml:space="preserve"> </w:delText>
        </w:r>
      </w:del>
      <w:del w:id="12765" w:author="PR Preview" w:date="2026-01-01T00:00:00Z">
        <w:r>
          <w:delText xml:space="preserve">Let</w:delText>
        </w:r>
      </w:del>
      <w:del w:id="12766" w:author="PR Preview" w:date="2026-01-01T00:00:00Z">
        <w:r>
          <w:delText xml:space="preserve"> </w:delText>
        </w:r>
      </w:del>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del w:id="12767" w:author="PR Preview" w:date="2026-01-01T00:00:00Z">
        <w:r>
          <w:delText xml:space="preserve">, the plane</w:delText>
        </w:r>
      </w:del>
      <w:del w:id="12768" w:author="PR Preview" w:date="2026-01-01T00:00:00Z">
        <w:r>
          <w:delText xml:space="preserve"> </w:delText>
        </w:r>
      </w:del>
      <m:oMath>
        <m:r>
          <m:t>z</m:t>
        </m:r>
        <m:r>
          <m:rPr>
            <m:sty m:val="p"/>
          </m:rPr>
          <m:t>=</m:t>
        </m:r>
        <m:r>
          <m:t>0</m:t>
        </m:r>
      </m:oMath>
      <w:del w:id="12769" w:author="PR Preview" w:date="2026-01-01T00:00:00Z">
        <w:r>
          <w:delText xml:space="preserve">.</w:delText>
        </w:r>
      </w:del>
      <w:del w:id="12770" w:author="PR Preview" w:date="2026-01-01T00:00:00Z">
        <w:r>
          <w:delText xml:space="preserve"> </w:delText>
        </w:r>
      </w:del>
      <w:del w:id="12771" w:author="PR Preview" w:date="2026-01-01T00:00:00Z">
        <w:r>
          <w:delText xml:space="preserve">A vector</w:delText>
        </w:r>
      </w:del>
      <w:del w:id="12772" w:author="PR Preview" w:date="2026-01-01T00:00:00Z">
        <w:r>
          <w:delText xml:space="preserve"> </w:delText>
        </w:r>
      </w:del>
      <m:oMath>
        <m:limLow>
          <m:e>
            <m:r>
              <m:t>u</m:t>
            </m:r>
          </m:e>
          <m:lim>
            <m:r>
              <m:rPr>
                <m:sty m:val="p"/>
              </m:rPr>
              <m:t>∼</m:t>
            </m:r>
          </m:lim>
        </m:limLow>
      </m:oMath>
      <w:del w:id="12773" w:author="PR Preview" w:date="2026-01-01T00:00:00Z">
        <w:r>
          <w:delText xml:space="preserve"> </w:delText>
        </w:r>
      </w:del>
      <w:del w:id="12774" w:author="PR Preview" w:date="2026-01-01T00:00:00Z">
        <w:r>
          <w:delText xml:space="preserve">is in</w:delText>
        </w:r>
      </w:del>
      <w:del w:id="12775" w:author="PR Preview" w:date="2026-01-01T00:00:00Z">
        <w:r>
          <w:delText xml:space="preserve"> </w:delText>
        </w:r>
      </w:del>
      <m:oMath>
        <m:sSup>
          <m:e>
            <m:r>
              <m:rPr>
                <m:scr m:val="script"/>
                <m:sty m:val="p"/>
              </m:rPr>
              <m:t>X</m:t>
            </m:r>
          </m:e>
          <m:sup>
            <m:r>
              <m:rPr>
                <m:sty m:val="p"/>
              </m:rPr>
              <m:t>⟂</m:t>
            </m:r>
          </m:sup>
        </m:sSup>
      </m:oMath>
      <w:del w:id="12776" w:author="PR Preview" w:date="2026-01-01T00:00:00Z">
        <w:r>
          <w:delText xml:space="preserve"> </w:delText>
        </w:r>
      </w:del>
      <w:del w:id="12777" w:author="PR Preview" w:date="2026-01-01T00:00:00Z">
        <w:r>
          <w:delText xml:space="preserve">when</w:delText>
        </w:r>
      </w:del>
    </w:p>
    <w:p>
      <w:pPr>
        <w:pStyle w:val="BodyText"/>
      </w:pPr>
      <m:oMathPara>
        <m:oMathParaPr>
          <m:jc m:val="center"/>
        </m:oMathParaPr>
        <m:oMath>
          <m:eqArr>
            <m:e>
              <m:r>
                <m:rPr>
                  <m:sty m:val="p"/>
                </m:rPr>
                <m:t>(</m:t>
              </m:r>
              <m:r>
                <m:t>a</m:t>
              </m:r>
              <m:r>
                <m:rPr>
                  <m:sty m:val="p"/>
                </m:rPr>
                <m:t>,</m:t>
              </m:r>
              <m:r>
                <m:t>b</m:t>
              </m:r>
              <m:r>
                <m:rPr>
                  <m:sty m:val="p"/>
                </m:rPr>
                <m:t>,</m:t>
              </m:r>
              <m:r>
                <m:t>0</m:t>
              </m:r>
              <m:r>
                <m:rPr>
                  <m:sty m:val="p"/>
                </m:rPr>
                <m:t>)</m:t>
              </m:r>
              <m:r>
                <m:rPr>
                  <m:sty m:val="p"/>
                </m:rPr>
                <m:t>⋅</m:t>
              </m:r>
              <m:limLow>
                <m:e>
                  <m:r>
                    <m:t>u</m:t>
                  </m:r>
                </m:e>
                <m:lim>
                  <m:r>
                    <m:rPr>
                      <m:sty m:val="p"/>
                    </m:rPr>
                    <m:t>∼</m:t>
                  </m:r>
                </m:lim>
              </m:limLow>
              <m:r>
                <m:t>&amp;</m:t>
              </m:r>
              <m:r>
                <m:rPr>
                  <m:sty m:val="p"/>
                </m:rPr>
                <m:t>=</m:t>
              </m:r>
              <m:r>
                <m:t>a</m:t>
              </m:r>
              <m:sSub>
                <m:e>
                  <m:r>
                    <m:t>u</m:t>
                  </m:r>
                </m:e>
                <m:sub>
                  <m:r>
                    <m:t>1</m:t>
                  </m:r>
                </m:sub>
              </m:sSub>
              <m:r>
                <m:rPr>
                  <m:sty m:val="p"/>
                </m:rPr>
                <m:t>+</m:t>
              </m:r>
              <m:r>
                <m:t>b</m:t>
              </m:r>
              <m:sSub>
                <m:e>
                  <m:r>
                    <m:t>u</m:t>
                  </m:r>
                </m:e>
                <m:sub>
                  <m:r>
                    <m:t>2</m:t>
                  </m:r>
                </m:sub>
              </m:sSub>
            </m:e>
            <m:e>
              <m:r>
                <m:t>&amp;</m:t>
              </m:r>
              <m:r>
                <m:rPr>
                  <m:sty m:val="p"/>
                </m:rPr>
                <m:t>=</m:t>
              </m:r>
              <m:r>
                <m:t>0</m:t>
              </m:r>
            </m:e>
          </m:eqArr>
        </m:oMath>
      </m:oMathPara>
    </w:p>
    <w:p>
      <w:pPr>
        <w:numPr>
          <w:ilvl w:val="0"/>
          <w:numId w:val="1043"/>
        </w:numPr>
      </w:pPr>
      <w:ins w:id="12778" w:author="PR Preview" w:date="2026-01-01T00:00:00Z">
        <w:r>
          <w:rPr>
            <w:b/>
            <w:bCs/>
          </w:rPr>
          <w:t xml:space="preserve">A plane.</w:t>
        </w:r>
      </w:ins>
      <w:ins w:id="12779" w:author="PR Preview" w:date="2026-01-01T00:00:00Z">
        <w:r>
          <w:t xml:space="preserve"> </w:t>
        </w:r>
      </w:ins>
      <w:ins w:id="12780" w:author="PR Preview" w:date="2026-01-01T00:00:00Z">
        <w:r>
          <w:t xml:space="preserve">Let</w:t>
        </w:r>
      </w:ins>
      <w:ins w:id="12781" w:author="PR Preview" w:date="2026-01-01T00:00:00Z">
        <w:r>
          <w:t xml:space="preserve"> </w:t>
        </w:r>
      </w:ins>
      <m:oMath>
        <m:r>
          <m:rPr>
            <m:scr m:val="script"/>
            <m:sty m:val="p"/>
          </m:rPr>
          <m:t>X</m:t>
        </m:r>
        <m:r>
          <m:rPr>
            <m:sty m:val="p"/>
          </m:rPr>
          <m:t>=</m:t>
        </m:r>
        <m:r>
          <m:t>​</m:t>
        </m:r>
        <m:d>
          <m:dPr>
            <m:begChr m:val="{"/>
            <m:sepChr m:val=""/>
            <m:endChr m:val="}"/>
            <m:grow/>
          </m:dPr>
          <m:e>
            <m:r>
              <m:rPr>
                <m:sty m:val="p"/>
              </m:rPr>
              <m:t>(</m:t>
            </m:r>
            <m:r>
              <m:t>a</m:t>
            </m:r>
            <m:r>
              <m:rPr>
                <m:sty m:val="p"/>
              </m:rPr>
              <m:t>,</m:t>
            </m:r>
            <m:r>
              <m:t>b</m:t>
            </m:r>
            <m:r>
              <m:rPr>
                <m:sty m:val="p"/>
              </m:rPr>
              <m:t>,</m:t>
            </m:r>
            <m:r>
              <m:t>0</m:t>
            </m:r>
            <m:r>
              <m:rPr>
                <m:sty m:val="p"/>
              </m:rPr>
              <m:t>)</m:t>
            </m:r>
            <m:r>
              <m:rPr>
                <m:sty m:val="p"/>
              </m:rPr>
              <m:t>:</m:t>
            </m:r>
            <m:r>
              <m:t>a</m:t>
            </m:r>
            <m:r>
              <m:rPr>
                <m:sty m:val="p"/>
              </m:rPr>
              <m:t>,</m:t>
            </m:r>
            <m:r>
              <m:t>b</m:t>
            </m:r>
            <m:r>
              <m:rPr>
                <m:sty m:val="p"/>
              </m:rPr>
              <m:t>∈</m:t>
            </m:r>
            <m:r>
              <m:rPr>
                <m:scr m:val="double-struck"/>
                <m:sty m:val="p"/>
              </m:rPr>
              <m:t>R</m:t>
            </m:r>
          </m:e>
        </m:d>
        <m:r>
          <m:t>​</m:t>
        </m:r>
      </m:oMath>
      <w:ins w:id="12782" w:author="PR Preview" w:date="2026-01-01T00:00:00Z">
        <w:r>
          <w:t xml:space="preserve">, the plane</w:t>
        </w:r>
      </w:ins>
      <w:ins w:id="12783" w:author="PR Preview" w:date="2026-01-01T00:00:00Z">
        <w:r>
          <w:t xml:space="preserve"> </w:t>
        </w:r>
      </w:ins>
      <m:oMath>
        <m:r>
          <m:t>z</m:t>
        </m:r>
        <m:r>
          <m:rPr>
            <m:sty m:val="p"/>
          </m:rPr>
          <m:t>=</m:t>
        </m:r>
        <m:r>
          <m:t>0</m:t>
        </m:r>
      </m:oMath>
      <w:ins w:id="12784" w:author="PR Preview" w:date="2026-01-01T00:00:00Z">
        <w:r>
          <w:t xml:space="preserve">.</w:t>
        </w:r>
      </w:ins>
      <w:ins w:id="12785" w:author="PR Preview" w:date="2026-01-01T00:00:00Z">
        <w:r>
          <w:t xml:space="preserve"> </w:t>
        </w:r>
      </w:ins>
      <w:ins w:id="12786" w:author="PR Preview" w:date="2026-01-01T00:00:00Z">
        <w:r>
          <w:t xml:space="preserve">A vector</w:t>
        </w:r>
      </w:ins>
      <w:ins w:id="12787" w:author="PR Preview" w:date="2026-01-01T00:00:00Z">
        <w:r>
          <w:t xml:space="preserve"> </w:t>
        </w:r>
      </w:ins>
      <w:ins w:id="12788" w:author="PR Preview" w:date="2026-01-01T00:00:00Z">
        <w:r>
          <w:t xml:space="preserve">$\mathord{\smash[b]{\underset{\raise.3ex\hbox{$\scriptstyle\sim$}}{u}}\vphantom{u}}$</w:t>
        </w:r>
      </w:ins>
      <w:ins w:id="12789" w:author="PR Preview" w:date="2026-01-01T00:00:00Z">
        <w:r>
          <w:t xml:space="preserve"> </w:t>
        </w:r>
      </w:ins>
      <w:ins w:id="12790" w:author="PR Preview" w:date="2026-01-01T00:00:00Z">
        <w:r>
          <w:t xml:space="preserve">is in</w:t>
        </w:r>
      </w:ins>
      <w:ins w:id="12791" w:author="PR Preview" w:date="2026-01-01T00:00:00Z">
        <w:r>
          <w:t xml:space="preserve"> </w:t>
        </w:r>
      </w:ins>
      <m:oMath>
        <m:sSup>
          <m:e>
            <m:r>
              <m:rPr>
                <m:scr m:val="script"/>
                <m:sty m:val="p"/>
              </m:rPr>
              <m:t>X</m:t>
            </m:r>
          </m:e>
          <m:sup>
            <m:r>
              <m:rPr>
                <m:sty m:val="p"/>
              </m:rPr>
              <m:t>⟂</m:t>
            </m:r>
          </m:sup>
        </m:sSup>
      </m:oMath>
      <w:ins w:id="12792" w:author="PR Preview" w:date="2026-01-01T00:00:00Z">
        <w:r>
          <w:t xml:space="preserve"> </w:t>
        </w:r>
      </w:ins>
      <w:ins w:id="12793" w:author="PR Preview" w:date="2026-01-01T00:00:00Z">
        <w:r>
          <w:t xml:space="preserve">when</w:t>
        </w:r>
      </w:ins>
    </w:p>
    <w:p>
      <w:pPr>
        <w:pStyle w:val="BodyText"/>
      </w:pPr>
      <w:ins w:id="12794" w:author="PR Preview" w:date="2026-01-01T00:00:00Z">
        <w:r>
          <w:t xml:space="preserve">$$
    \begin{aligned}
    (a, b, 0) \cdot \mathord{\smash[b]{\underset{\raise.3ex\hbox{$\scriptstyle\sim$}}{u}}\vphantom{u}} &amp;= a u_1 + b u_2 \\
    &amp;= 0
    \end{aligned}
    $$</w:t>
        </w:r>
      </w:ins>
    </w:p>
    <w:p>
      <w:pPr>
        <w:numPr>
          <w:ilvl w:val="0"/>
          <w:numId w:val="1000"/>
        </w:numPr>
      </w:pP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Taking</w:t>
      </w:r>
      <w:r>
        <w:t xml:space="preserve"> </w:t>
      </w:r>
      <m:oMath>
        <m:r>
          <m:rPr>
            <m:sty m:val="p"/>
          </m:rPr>
          <m:t>(</m:t>
        </m:r>
        <m:r>
          <m:t>a</m:t>
        </m:r>
        <m:r>
          <m:rPr>
            <m:sty m:val="p"/>
          </m:rPr>
          <m:t>,</m:t>
        </m:r>
        <m:r>
          <m:t>b</m:t>
        </m:r>
        <m:r>
          <m:rPr>
            <m:sty m:val="p"/>
          </m:rPr>
          <m:t>)</m:t>
        </m:r>
        <m:r>
          <m:rPr>
            <m:sty m:val="p"/>
          </m:rPr>
          <m:t>=</m:t>
        </m:r>
        <m:r>
          <m:rPr>
            <m:sty m:val="p"/>
          </m:rPr>
          <m:t>(</m:t>
        </m:r>
        <m:r>
          <m:t>1</m:t>
        </m:r>
        <m:r>
          <m:rPr>
            <m:sty m:val="p"/>
          </m:rPr>
          <m:t>,</m:t>
        </m:r>
        <m:r>
          <m:t>0</m:t>
        </m:r>
        <m:r>
          <m:rPr>
            <m:sty m:val="p"/>
          </m:rPr>
          <m:t>)</m:t>
        </m:r>
      </m:oMath>
      <w:r>
        <w:t xml:space="preserve"> </w:t>
      </w:r>
      <w:r>
        <w:t xml:space="preserve">forces</w:t>
      </w:r>
      <w:r>
        <w:t xml:space="preserve"> </w:t>
      </w:r>
      <m:oMath>
        <m:sSub>
          <m:e>
            <m:r>
              <m:t>u</m:t>
            </m:r>
          </m:e>
          <m:sub>
            <m:r>
              <m:t>1</m:t>
            </m:r>
          </m:sub>
        </m:sSub>
        <m:r>
          <m:rPr>
            <m:sty m:val="p"/>
          </m:rPr>
          <m:t>=</m:t>
        </m:r>
        <m:r>
          <m:t>0</m:t>
        </m:r>
      </m:oMath>
      <w:r>
        <w:t xml:space="preserve">,</w:t>
      </w:r>
      <w:r>
        <w:t xml:space="preserve"> </w:t>
      </w:r>
      <w:r>
        <w:t xml:space="preserve">and taking</w:t>
      </w:r>
      <w:r>
        <w:t xml:space="preserve"> </w:t>
      </w:r>
      <m:oMath>
        <m:r>
          <m:rPr>
            <m:sty m:val="p"/>
          </m:rPr>
          <m:t>(</m:t>
        </m:r>
        <m:r>
          <m:t>a</m:t>
        </m:r>
        <m:r>
          <m:rPr>
            <m:sty m:val="p"/>
          </m:rPr>
          <m:t>,</m:t>
        </m:r>
        <m:r>
          <m:t>b</m:t>
        </m:r>
        <m:r>
          <m:rPr>
            <m:sty m:val="p"/>
          </m:rPr>
          <m:t>)</m:t>
        </m:r>
        <m:r>
          <m:rPr>
            <m:sty m:val="p"/>
          </m:rPr>
          <m:t>=</m:t>
        </m:r>
        <m:r>
          <m:rPr>
            <m:sty m:val="p"/>
          </m:rPr>
          <m:t>(</m:t>
        </m:r>
        <m:r>
          <m:t>0</m:t>
        </m:r>
        <m:r>
          <m:rPr>
            <m:sty m:val="p"/>
          </m:rPr>
          <m:t>,</m:t>
        </m:r>
        <m:r>
          <m:t>1</m:t>
        </m:r>
        <m:r>
          <m:rPr>
            <m:sty m:val="p"/>
          </m:rPr>
          <m:t>)</m:t>
        </m:r>
      </m:oMath>
      <w:r>
        <w:t xml:space="preserve"> </w:t>
      </w:r>
      <w:r>
        <w:t xml:space="preserve">forces</w:t>
      </w:r>
      <w:r>
        <w:t xml:space="preserve"> </w:t>
      </w:r>
      <m:oMath>
        <m:sSub>
          <m:e>
            <m:r>
              <m:t>u</m:t>
            </m:r>
          </m:e>
          <m:sub>
            <m:r>
              <m:t>2</m:t>
            </m:r>
          </m:sub>
        </m:sSub>
        <m:r>
          <m:rPr>
            <m:sty m:val="p"/>
          </m:rPr>
          <m:t>=</m:t>
        </m:r>
        <m:r>
          <m:t>0</m:t>
        </m:r>
      </m:oMath>
      <w:r>
        <w:t xml:space="preserve">;</w:t>
      </w:r>
      <w:r>
        <w:t xml:space="preserve"> </w:t>
      </w:r>
      <w:r>
        <w:t xml:space="preserve">conversely, if</w:t>
      </w:r>
    </w:p>
    <w:p>
      <w:pPr>
        <w:pStyle w:val="BodyText"/>
      </w:pPr>
      <m:oMathPara>
        <m:oMathParaPr>
          <m:jc m:val="center"/>
        </m:oMathParaPr>
        <m:oMath>
          <m:eqArr>
            <m:e>
              <m:sSub>
                <m:e>
                  <m:r>
                    <m:t>u</m:t>
                  </m:r>
                </m:e>
                <m:sub>
                  <m:r>
                    <m:t>1</m:t>
                  </m:r>
                </m:sub>
              </m:sSub>
              <m:r>
                <m:t>&amp;</m:t>
              </m:r>
              <m:r>
                <m:rPr>
                  <m:sty m:val="p"/>
                </m:rPr>
                <m:t>=</m:t>
              </m:r>
              <m:sSub>
                <m:e>
                  <m:r>
                    <m:t>u</m:t>
                  </m:r>
                </m:e>
                <m:sub>
                  <m:r>
                    <m:t>2</m:t>
                  </m:r>
                </m:sub>
              </m:sSub>
            </m:e>
            <m:e>
              <m:r>
                <m:t>&amp;</m:t>
              </m:r>
              <m:r>
                <m:rPr>
                  <m:sty m:val="p"/>
                </m:rPr>
                <m:t>=</m:t>
              </m:r>
              <m:r>
                <m:t>0</m:t>
              </m:r>
              <m:r>
                <m:rPr>
                  <m:sty m:val="p"/>
                </m:rPr>
                <m:t>,</m:t>
              </m:r>
            </m:e>
          </m:eqArr>
        </m:oMath>
      </m:oMathPara>
    </w:p>
    <w:p>
      <w:pPr>
        <w:numPr>
          <w:ilvl w:val="0"/>
          <w:numId w:val="1000"/>
        </w:numPr>
      </w:pPr>
      <w:r>
        <w:t xml:space="preserve">then</w:t>
      </w:r>
      <w:r>
        <w:t xml:space="preserve"> </w:t>
      </w:r>
      <m:oMath>
        <m:r>
          <m:t>a</m:t>
        </m:r>
        <m:sSub>
          <m:e>
            <m:r>
              <m:t>u</m:t>
            </m:r>
          </m:e>
          <m:sub>
            <m:r>
              <m:t>1</m:t>
            </m:r>
          </m:sub>
        </m:sSub>
        <m:r>
          <m:rPr>
            <m:sty m:val="p"/>
          </m:rPr>
          <m:t>+</m:t>
        </m:r>
        <m:r>
          <m:t>b</m:t>
        </m:r>
        <m:sSub>
          <m:e>
            <m:r>
              <m:t>u</m:t>
            </m:r>
          </m:e>
          <m:sub>
            <m:r>
              <m:t>2</m:t>
            </m:r>
          </m:sub>
        </m:sSub>
        <m:r>
          <m:rPr>
            <m:sty m:val="p"/>
          </m:rPr>
          <m:t>=</m:t>
        </m:r>
        <m:r>
          <m:t>0</m:t>
        </m:r>
      </m:oMath>
      <w:r>
        <w:t xml:space="preserve"> </w:t>
      </w:r>
      <w:r>
        <w:t xml:space="preserve">for all</w:t>
      </w:r>
      <w:r>
        <w:t xml:space="preserve"> </w:t>
      </w:r>
      <m:oMath>
        <m:r>
          <m:t>a</m:t>
        </m:r>
      </m:oMath>
      <w:r>
        <w:t xml:space="preserve"> </w:t>
      </w:r>
      <w:r>
        <w:t xml:space="preserve">and</w:t>
      </w:r>
      <w:r>
        <w:t xml:space="preserve"> </w:t>
      </w:r>
      <m:oMath>
        <m:r>
          <m:t>b</m:t>
        </m:r>
      </m:oMath>
      <w:r>
        <w:t xml:space="preserve">.</w:t>
      </w:r>
      <w:r>
        <w:t xml:space="preserve"> </w:t>
      </w:r>
      <w:r>
        <w:t xml:space="preserve">So</w:t>
      </w:r>
      <w:r>
        <w:t xml:space="preserve"> </w:t>
      </w:r>
      <m:oMath>
        <m:sSup>
          <m:e>
            <m:r>
              <m:rPr>
                <m:scr m:val="script"/>
                <m:sty m:val="p"/>
              </m:rPr>
              <m:t>X</m:t>
            </m:r>
          </m:e>
          <m:sup>
            <m:r>
              <m:rPr>
                <m:sty m:val="p"/>
              </m:rPr>
              <m:t>⟂</m:t>
            </m:r>
          </m:sup>
        </m:sSup>
        <m:r>
          <m:rPr>
            <m:sty m:val="p"/>
          </m:rPr>
          <m:t>=</m:t>
        </m:r>
        <m:r>
          <m:t>​</m:t>
        </m:r>
        <m:d>
          <m:dPr>
            <m:begChr m:val="{"/>
            <m:sepChr m:val=""/>
            <m:endChr m:val="}"/>
            <m:grow/>
          </m:dPr>
          <m:e>
            <m:r>
              <m:rPr>
                <m:sty m:val="p"/>
              </m:rPr>
              <m:t>(</m:t>
            </m:r>
            <m:r>
              <m:t>0</m:t>
            </m:r>
            <m:r>
              <m:rPr>
                <m:sty m:val="p"/>
              </m:rPr>
              <m:t>,</m:t>
            </m:r>
            <m:r>
              <m:t>0</m:t>
            </m:r>
            <m:r>
              <m:rPr>
                <m:sty m:val="p"/>
              </m:rPr>
              <m:t>,</m:t>
            </m:r>
            <m:r>
              <m:t>c</m:t>
            </m:r>
            <m:r>
              <m:rPr>
                <m:sty m:val="p"/>
              </m:rPr>
              <m:t>)</m:t>
            </m:r>
            <m:r>
              <m:rPr>
                <m:sty m:val="p"/>
              </m:rPr>
              <m:t>:</m:t>
            </m:r>
            <m:r>
              <m:t>c</m:t>
            </m:r>
            <m:r>
              <m:rPr>
                <m:sty m:val="p"/>
              </m:rPr>
              <m:t>∈</m:t>
            </m:r>
            <m:r>
              <m:rPr>
                <m:scr m:val="double-struck"/>
                <m:sty m:val="p"/>
              </m:rPr>
              <m:t>R</m:t>
            </m:r>
          </m:e>
        </m:d>
        <m:r>
          <m:t>​</m:t>
        </m:r>
      </m:oMath>
      <w:r>
        <w:t xml:space="preserve">, the</w:t>
      </w:r>
      <w:r>
        <w:t xml:space="preserve"> </w:t>
      </w:r>
      <m:oMath>
        <m:r>
          <m:t>z</m:t>
        </m:r>
      </m:oMath>
      <w:r>
        <w:t xml:space="preserve">-axis.</w:t>
      </w:r>
    </w:p>
    <w:p>
      <w:pPr>
        <w:numPr>
          <w:ilvl w:val="0"/>
          <w:numId w:val="1043"/>
        </w:numPr>
      </w:pPr>
      <w:r>
        <w:rPr>
          <w:b/>
          <w:bCs/>
        </w:rPr>
        <w:t xml:space="preserve">Two vectors.</w:t>
      </w:r>
      <w:r>
        <w:t xml:space="preserve"> </w:t>
      </w:r>
      <w:r>
        <w:t xml:space="preserve">The two-element set</w:t>
      </w:r>
      <w:r>
        <w:t xml:space="preserve"> </w:t>
      </w:r>
      <m:oMath>
        <m:r>
          <m:t>​</m:t>
        </m:r>
        <m:d>
          <m:dPr>
            <m:begChr m:val="{"/>
            <m:sepChr m:val=""/>
            <m:endChr m:val="}"/>
            <m:grow/>
          </m:dPr>
          <m:e>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e>
        </m:d>
        <m:r>
          <m:t>​</m:t>
        </m:r>
      </m:oMath>
      <w:r>
        <w:t xml:space="preserve"> </w:t>
      </w:r>
      <w:r>
        <w:t xml:space="preserve">is not a subspace,</w:t>
      </w:r>
      <w:r>
        <w:t xml:space="preserve"> </w:t>
      </w:r>
      <w:r>
        <w:t xml:space="preserve">and its orthogonal complement is the</w:t>
      </w:r>
      <w:r>
        <w:t xml:space="preserve"> </w:t>
      </w:r>
      <m:oMath>
        <m:r>
          <m:t>z</m:t>
        </m:r>
      </m:oMath>
      <w:r>
        <w:t xml:space="preserve">-axis too:</w:t>
      </w:r>
      <w:r>
        <w:t xml:space="preserve"> </w:t>
      </w:r>
      <w:r>
        <w:t xml:space="preserve">the two conditions</w:t>
      </w:r>
      <w:r>
        <w:t xml:space="preserve"> </w:t>
      </w:r>
      <m:oMath>
        <m:sSub>
          <m:e>
            <m:r>
              <m:t>u</m:t>
            </m:r>
          </m:e>
          <m:sub>
            <m:r>
              <m:t>1</m:t>
            </m:r>
          </m:sub>
        </m:sSub>
        <m:r>
          <m:rPr>
            <m:sty m:val="p"/>
          </m:rPr>
          <m:t>=</m:t>
        </m:r>
        <m:r>
          <m:t>0</m:t>
        </m:r>
      </m:oMath>
      <w:r>
        <w:t xml:space="preserve"> </w:t>
      </w:r>
      <w:r>
        <w:t xml:space="preserve">and</w:t>
      </w:r>
      <w:r>
        <w:t xml:space="preserve"> </w:t>
      </w:r>
      <m:oMath>
        <m:sSub>
          <m:e>
            <m:r>
              <m:t>u</m:t>
            </m:r>
          </m:e>
          <m:sub>
            <m:r>
              <m:t>2</m:t>
            </m:r>
          </m:sub>
        </m:sSub>
        <m:r>
          <m:rPr>
            <m:sty m:val="p"/>
          </m:rPr>
          <m:t>=</m:t>
        </m:r>
        <m:r>
          <m:t>0</m:t>
        </m:r>
      </m:oMath>
      <w:r>
        <w:t xml:space="preserve"> </w:t>
      </w:r>
      <w:r>
        <w:t xml:space="preserve">are the same as for the plane.</w:t>
      </w:r>
    </w:p>
    <w:p>
      <w:pPr>
        <w:numPr>
          <w:ilvl w:val="0"/>
          <w:numId w:val="1043"/>
        </w:numPr>
      </w:pPr>
      <w:del w:id="12795" w:author="PR Preview" w:date="2026-01-01T00:00:00Z">
        <w:r>
          <w:rPr>
            <w:b/>
            <w:bCs/>
          </w:rPr>
          <w:delText xml:space="preserve">The extremes.</w:delText>
        </w:r>
      </w:del>
      <w:del w:id="12796" w:author="PR Preview" w:date="2026-01-01T00:00:00Z">
        <w:r>
          <w:delText xml:space="preserve"> </w:delText>
        </w:r>
      </w:del>
      <m:oMath>
        <m:r>
          <m:t>​</m:t>
        </m:r>
        <m:d>
          <m:dPr>
            <m:begChr m:val="{"/>
            <m:sepChr m:val=""/>
            <m:endChr m:val="}"/>
            <m:grow/>
          </m:dPr>
          <m:e>
            <m:limLow>
              <m:e>
                <m:r>
                  <m:t>0</m:t>
                </m:r>
              </m:e>
              <m:lim>
                <m:r>
                  <m:rPr>
                    <m:sty m:val="p"/>
                  </m:rPr>
                  <m:t>∼</m:t>
                </m:r>
              </m:lim>
            </m:limLow>
          </m:e>
        </m:d>
        <m:sSup>
          <m:e>
            <m:r>
              <m:t>​</m:t>
            </m:r>
          </m:e>
          <m:sup>
            <m:r>
              <m:rPr>
                <m:sty m:val="p"/>
              </m:rPr>
              <m:t>⟂</m:t>
            </m:r>
          </m:sup>
        </m:sSup>
        <m:r>
          <m:rPr>
            <m:sty m:val="p"/>
          </m:rPr>
          <m:t>=</m:t>
        </m:r>
        <m:sSup>
          <m:e>
            <m:r>
              <m:rPr>
                <m:scr m:val="double-struck"/>
                <m:sty m:val="p"/>
              </m:rPr>
              <m:t>R</m:t>
            </m:r>
          </m:e>
          <m:sup>
            <m:r>
              <m:t>3</m:t>
            </m:r>
          </m:sup>
        </m:sSup>
      </m:oMath>
      <w:del w:id="12797" w:author="PR Preview" w:date="2026-01-01T00:00:00Z">
        <w:r>
          <w:delText xml:space="preserve">, because</w:delText>
        </w:r>
      </w:del>
      <w:del w:id="12798" w:author="PR Preview" w:date="2026-01-01T00:00:00Z">
        <w:r>
          <w:delText xml:space="preserve"> </w:delText>
        </w:r>
      </w:del>
      <m:oMath>
        <m:limLow>
          <m:e>
            <m:r>
              <m:t>0</m:t>
            </m:r>
          </m:e>
          <m:lim>
            <m:r>
              <m:rPr>
                <m:sty m:val="p"/>
              </m:rPr>
              <m:t>∼</m:t>
            </m:r>
          </m:lim>
        </m:limLow>
        <m:r>
          <m:rPr>
            <m:sty m:val="p"/>
          </m:rPr>
          <m:t>⋅</m:t>
        </m:r>
        <m:limLow>
          <m:e>
            <m:r>
              <m:t>u</m:t>
            </m:r>
          </m:e>
          <m:lim>
            <m:r>
              <m:rPr>
                <m:sty m:val="p"/>
              </m:rPr>
              <m:t>∼</m:t>
            </m:r>
          </m:lim>
        </m:limLow>
        <m:r>
          <m:rPr>
            <m:sty m:val="p"/>
          </m:rPr>
          <m:t>=</m:t>
        </m:r>
        <m:r>
          <m:t>0</m:t>
        </m:r>
      </m:oMath>
      <w:del w:id="12799" w:author="PR Preview" w:date="2026-01-01T00:00:00Z">
        <w:r>
          <w:delText xml:space="preserve"> </w:delText>
        </w:r>
      </w:del>
      <w:del w:id="12800" w:author="PR Preview" w:date="2026-01-01T00:00:00Z">
        <w:r>
          <w:delText xml:space="preserve">for every</w:delText>
        </w:r>
      </w:del>
      <w:del w:id="12801" w:author="PR Preview" w:date="2026-01-01T00:00:00Z">
        <w:r>
          <w:delText xml:space="preserve"> </w:delText>
        </w:r>
      </w:del>
      <m:oMath>
        <m:limLow>
          <m:e>
            <m:r>
              <m:t>u</m:t>
            </m:r>
          </m:e>
          <m:lim>
            <m:r>
              <m:rPr>
                <m:sty m:val="p"/>
              </m:rPr>
              <m:t>∼</m:t>
            </m:r>
          </m:lim>
        </m:limLow>
      </m:oMath>
      <w:del w:id="12802" w:author="PR Preview" w:date="2026-01-01T00:00:00Z">
        <w:r>
          <w:delText xml:space="preserve">.</w:delText>
        </w:r>
      </w:del>
      <w:del w:id="12803" w:author="PR Preview" w:date="2026-01-01T00:00:00Z">
        <w:r>
          <w:delText xml:space="preserve"> </w:delText>
        </w:r>
      </w:del>
      <m:oMath>
        <m:r>
          <m:rPr>
            <m:sty m:val="p"/>
          </m:rPr>
          <m:t>(</m:t>
        </m:r>
        <m:sSup>
          <m:e>
            <m:r>
              <m:rPr>
                <m:scr m:val="double-struck"/>
                <m:sty m:val="p"/>
              </m:rPr>
              <m:t>R</m:t>
            </m:r>
          </m:e>
          <m:sup>
            <m:r>
              <m:t>3</m:t>
            </m:r>
          </m:sup>
        </m:sSup>
        <m:sSup>
          <m:e>
            <m:r>
              <m:rPr>
                <m:sty m:val="p"/>
              </m:rPr>
              <m:t>)</m:t>
            </m:r>
          </m:e>
          <m:sup>
            <m:r>
              <m:rPr>
                <m:sty m:val="p"/>
              </m:rPr>
              <m:t>⟂</m:t>
            </m:r>
          </m:sup>
        </m:sSup>
        <m:r>
          <m:rPr>
            <m:sty m:val="p"/>
          </m:rPr>
          <m:t>=</m:t>
        </m:r>
        <m:r>
          <m:t>​</m:t>
        </m:r>
        <m:d>
          <m:dPr>
            <m:begChr m:val="{"/>
            <m:sepChr m:val=""/>
            <m:endChr m:val="}"/>
            <m:grow/>
          </m:dPr>
          <m:e>
            <m:limLow>
              <m:e>
                <m:r>
                  <m:t>0</m:t>
                </m:r>
              </m:e>
              <m:lim>
                <m:r>
                  <m:rPr>
                    <m:sty m:val="p"/>
                  </m:rPr>
                  <m:t>∼</m:t>
                </m:r>
              </m:lim>
            </m:limLow>
          </m:e>
        </m:d>
        <m:r>
          <m:t>​</m:t>
        </m:r>
      </m:oMath>
      <w:del w:id="12804" w:author="PR Preview" w:date="2026-01-01T00:00:00Z">
        <w:r>
          <w:delText xml:space="preserve">,</w:delText>
        </w:r>
      </w:del>
      <w:del w:id="12805" w:author="PR Preview" w:date="2026-01-01T00:00:00Z">
        <w:r>
          <w:delText xml:space="preserve"> </w:delText>
        </w:r>
      </w:del>
      <w:del w:id="12806" w:author="PR Preview" w:date="2026-01-01T00:00:00Z">
        <w:r>
          <w:delText xml:space="preserve">because a</w:delText>
        </w:r>
      </w:del>
      <w:del w:id="12807" w:author="PR Preview" w:date="2026-01-01T00:00:00Z">
        <w:r>
          <w:delText xml:space="preserve"> </w:delText>
        </w:r>
      </w:del>
      <m:oMath>
        <m:limLow>
          <m:e>
            <m:r>
              <m:t>u</m:t>
            </m:r>
          </m:e>
          <m:lim>
            <m:r>
              <m:rPr>
                <m:sty m:val="p"/>
              </m:rPr>
              <m:t>∼</m:t>
            </m:r>
          </m:lim>
        </m:limLow>
      </m:oMath>
      <w:del w:id="12808" w:author="PR Preview" w:date="2026-01-01T00:00:00Z">
        <w:r>
          <w:delText xml:space="preserve"> </w:delText>
        </w:r>
      </w:del>
      <w:del w:id="12809" w:author="PR Preview" w:date="2026-01-01T00:00:00Z">
        <w:r>
          <w:delText xml:space="preserve">in it is orthogonal to itself,</w:delText>
        </w:r>
      </w:del>
      <w:del w:id="12810" w:author="PR Preview" w:date="2026-01-01T00:00:00Z">
        <w:r>
          <w:delText xml:space="preserve"> </w:delText>
        </w:r>
      </w:del>
      <w:del w:id="12811" w:author="PR Preview" w:date="2026-01-01T00:00:00Z">
        <w:r>
          <w:delText xml:space="preserve">and</w:delText>
        </w:r>
      </w:del>
    </w:p>
    <w:p>
      <w:pPr>
        <w:pStyle w:val="BodyText"/>
      </w:pPr>
      <m:oMathPara>
        <m:oMathParaPr>
          <m:jc m:val="center"/>
        </m:oMathParaPr>
        <m:oMath>
          <m:eqArr>
            <m:e>
              <m:limLow>
                <m:e>
                  <m:r>
                    <m:t>u</m:t>
                  </m:r>
                </m:e>
                <m:lim>
                  <m:r>
                    <m:rPr>
                      <m:sty m:val="p"/>
                    </m:rPr>
                    <m:t>∼</m:t>
                  </m:r>
                </m:lim>
              </m:limLow>
              <m:r>
                <m:rPr>
                  <m:sty m:val="p"/>
                </m:rPr>
                <m:t>⋅</m:t>
              </m:r>
              <m:limLow>
                <m:e>
                  <m:r>
                    <m:t>u</m:t>
                  </m:r>
                </m:e>
                <m:lim>
                  <m:r>
                    <m:rPr>
                      <m:sty m:val="p"/>
                    </m:rPr>
                    <m:t>∼</m:t>
                  </m:r>
                </m:lim>
              </m:limLow>
              <m:r>
                <m:t>&amp;</m:t>
              </m:r>
              <m:r>
                <m:rPr>
                  <m:sty m:val="p"/>
                </m:rPr>
                <m:t>=</m:t>
              </m:r>
              <m:sSubSup>
                <m:e>
                  <m:r>
                    <m:t>u</m:t>
                  </m:r>
                </m:e>
                <m:sub>
                  <m:r>
                    <m:t>1</m:t>
                  </m:r>
                </m:sub>
                <m:sup>
                  <m:r>
                    <m:t>2</m:t>
                  </m:r>
                </m:sup>
              </m:sSubSup>
              <m:r>
                <m:rPr>
                  <m:sty m:val="p"/>
                </m:rPr>
                <m:t>+</m:t>
              </m:r>
              <m:sSubSup>
                <m:e>
                  <m:r>
                    <m:t>u</m:t>
                  </m:r>
                </m:e>
                <m:sub>
                  <m:r>
                    <m:t>2</m:t>
                  </m:r>
                </m:sub>
                <m:sup>
                  <m:r>
                    <m:t>2</m:t>
                  </m:r>
                </m:sup>
              </m:sSubSup>
              <m:r>
                <m:rPr>
                  <m:sty m:val="p"/>
                </m:rPr>
                <m:t>+</m:t>
              </m:r>
              <m:sSubSup>
                <m:e>
                  <m:r>
                    <m:t>u</m:t>
                  </m:r>
                </m:e>
                <m:sub>
                  <m:r>
                    <m:t>3</m:t>
                  </m:r>
                </m:sub>
                <m:sup>
                  <m:r>
                    <m:t>2</m:t>
                  </m:r>
                </m:sup>
              </m:sSubSup>
            </m:e>
            <m:e>
              <m:r>
                <m:t>&amp;</m:t>
              </m:r>
              <m:r>
                <m:rPr>
                  <m:sty m:val="p"/>
                </m:rPr>
                <m:t>=</m:t>
              </m:r>
              <m:r>
                <m:t>0</m:t>
              </m:r>
            </m:e>
          </m:eqArr>
        </m:oMath>
      </m:oMathPara>
    </w:p>
    <w:p>
      <w:pPr>
        <w:numPr>
          <w:ilvl w:val="0"/>
          <w:numId w:val="1000"/>
        </w:numPr>
      </w:pPr>
      <w:del w:id="12812" w:author="PR Preview" w:date="2026-01-01T00:00:00Z">
        <w:r>
          <w:delText xml:space="preserve">forces</w:delText>
        </w:r>
      </w:del>
      <w:del w:id="12813"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12814" w:author="PR Preview" w:date="2026-01-01T00:00:00Z">
        <w:r>
          <w:delText xml:space="preserve">.</w:delText>
        </w:r>
      </w:del>
    </w:p>
    <w:p>
      <w:pPr>
        <w:numPr>
          <w:ilvl w:val="0"/>
          <w:numId w:val="1043"/>
        </w:numPr>
      </w:pPr>
      <w:ins w:id="12815" w:author="PR Preview" w:date="2026-01-01T00:00:00Z">
        <w:r>
          <w:rPr>
            <w:b/>
            <w:bCs/>
          </w:rPr>
          <w:t xml:space="preserve">The extremes.</w:t>
        </w:r>
      </w:ins>
      <w:ins w:id="12816" w:author="PR Preview" w:date="2026-01-01T00:00:00Z">
        <w:r>
          <w:t xml:space="preserve"> </w:t>
        </w:r>
      </w:ins>
      <w:ins w:id="12817" w:author="PR Preview" w:date="2026-01-01T00:00:00Z">
        <w:r>
          <w:t xml:space="preserve">$\mathopen{}\left\{\mathord{\smash[b]{\underset{\raise.3ex\hbox{$\scriptstyle\sim$}}{0}}\vphantom{0}}\right\}\mathclose{}^\perp = \mathbb{R}^3$</w:t>
        </w:r>
      </w:ins>
      <w:ins w:id="12818" w:author="PR Preview" w:date="2026-01-01T00:00:00Z">
        <w:r>
          <w:t xml:space="preserve">, because</w:t>
        </w:r>
      </w:ins>
      <w:ins w:id="12819" w:author="PR Preview" w:date="2026-01-01T00:00:00Z">
        <w:r>
          <w:t xml:space="preserve"> </w:t>
        </w:r>
      </w:ins>
      <w:ins w:id="12820" w:author="PR Preview" w:date="2026-01-01T00:00:00Z">
        <w:r>
          <w:t xml:space="preserve">$\mathord{\smash[b]{\underset{\raise.3ex\hbox{$\scriptstyle\sim$}}{0}}\vphantom{0}}\cdot \mathord{\smash[b]{\underset{\raise.3ex\hbox{$\scriptstyle\sim$}}{u}}\vphantom{u}} = 0$</w:t>
        </w:r>
      </w:ins>
      <w:ins w:id="12821" w:author="PR Preview" w:date="2026-01-01T00:00:00Z">
        <w:r>
          <w:t xml:space="preserve"> </w:t>
        </w:r>
      </w:ins>
      <w:ins w:id="12822" w:author="PR Preview" w:date="2026-01-01T00:00:00Z">
        <w:r>
          <w:t xml:space="preserve">for every</w:t>
        </w:r>
      </w:ins>
      <w:ins w:id="12823" w:author="PR Preview" w:date="2026-01-01T00:00:00Z">
        <w:r>
          <w:t xml:space="preserve"> </w:t>
        </w:r>
      </w:ins>
      <w:ins w:id="12824" w:author="PR Preview" w:date="2026-01-01T00:00:00Z">
        <w:r>
          <w:t xml:space="preserve">$\mathord{\smash[b]{\underset{\raise.3ex\hbox{$\scriptstyle\sim$}}{u}}\vphantom{u}}$</w:t>
        </w:r>
      </w:ins>
      <w:ins w:id="12825" w:author="PR Preview" w:date="2026-01-01T00:00:00Z">
        <w:r>
          <w:t xml:space="preserve">.</w:t>
        </w:r>
      </w:ins>
      <w:ins w:id="12826" w:author="PR Preview" w:date="2026-01-01T00:00:00Z">
        <w:r>
          <w:t xml:space="preserve"> </w:t>
        </w:r>
      </w:ins>
      <w:ins w:id="12827" w:author="PR Preview" w:date="2026-01-01T00:00:00Z">
        <w:r>
          <w:t xml:space="preserve">$(\mathbb{R}^3)^\perp = \mathopen{}\left\{\mathord{\smash[b]{\underset{\raise.3ex\hbox{$\scriptstyle\sim$}}{0}}\vphantom{0}}\right\}\mathclose{}$</w:t>
        </w:r>
      </w:ins>
      <w:ins w:id="12828" w:author="PR Preview" w:date="2026-01-01T00:00:00Z">
        <w:r>
          <w:t xml:space="preserve">,</w:t>
        </w:r>
      </w:ins>
      <w:ins w:id="12829" w:author="PR Preview" w:date="2026-01-01T00:00:00Z">
        <w:r>
          <w:t xml:space="preserve"> </w:t>
        </w:r>
      </w:ins>
      <w:ins w:id="12830" w:author="PR Preview" w:date="2026-01-01T00:00:00Z">
        <w:r>
          <w:t xml:space="preserve">because a</w:t>
        </w:r>
      </w:ins>
      <w:ins w:id="12831" w:author="PR Preview" w:date="2026-01-01T00:00:00Z">
        <w:r>
          <w:t xml:space="preserve"> </w:t>
        </w:r>
      </w:ins>
      <w:ins w:id="12832" w:author="PR Preview" w:date="2026-01-01T00:00:00Z">
        <w:r>
          <w:t xml:space="preserve">$\mathord{\smash[b]{\underset{\raise.3ex\hbox{$\scriptstyle\sim$}}{u}}\vphantom{u}}$</w:t>
        </w:r>
      </w:ins>
      <w:ins w:id="12833" w:author="PR Preview" w:date="2026-01-01T00:00:00Z">
        <w:r>
          <w:t xml:space="preserve"> </w:t>
        </w:r>
      </w:ins>
      <w:ins w:id="12834" w:author="PR Preview" w:date="2026-01-01T00:00:00Z">
        <w:r>
          <w:t xml:space="preserve">in it is orthogonal to itself,</w:t>
        </w:r>
      </w:ins>
      <w:ins w:id="12835" w:author="PR Preview" w:date="2026-01-01T00:00:00Z">
        <w:r>
          <w:t xml:space="preserve"> </w:t>
        </w:r>
      </w:ins>
      <w:ins w:id="12836" w:author="PR Preview" w:date="2026-01-01T00:00:00Z">
        <w:r>
          <w:t xml:space="preserve">and</w:t>
        </w:r>
      </w:ins>
    </w:p>
    <w:p>
      <w:pPr>
        <w:pStyle w:val="BodyText"/>
      </w:pPr>
      <w:ins w:id="12837" w:author="PR Preview" w:date="2026-01-01T00:00:00Z">
        <w:r>
          <w:t xml:space="preserve">$$
    \begin{aligned}
    \mathord{\smash[b]{\underset{\raise.3ex\hbox{$\scriptstyle\sim$}}{u}}\vphantom{u}} \cdot \mathord{\smash[b]{\underset{\raise.3ex\hbox{$\scriptstyle\sim$}}{u}}\vphantom{u}} &amp;= u_1^2 + u_2^2 + u_3^2 \\
    &amp;= 0
    \end{aligned}
    $$</w:t>
        </w:r>
      </w:ins>
    </w:p>
    <w:p>
      <w:pPr>
        <w:numPr>
          <w:ilvl w:val="0"/>
          <w:numId w:val="1000"/>
        </w:numPr>
      </w:pPr>
      <w:ins w:id="12838" w:author="PR Preview" w:date="2026-01-01T00:00:00Z">
        <w:r>
          <w:t xml:space="preserve">forces</w:t>
        </w:r>
      </w:ins>
      <w:ins w:id="12839" w:author="PR Preview" w:date="2026-01-01T00:00:00Z">
        <w:r>
          <w:t xml:space="preserve"> </w:t>
        </w:r>
      </w:ins>
      <w:ins w:id="12840" w:author="PR Preview" w:date="2026-01-01T00:00:00Z">
        <w:r>
          <w:t xml:space="preserve">$\mathord{\smash[b]{\underset{\raise.3ex\hbox{$\scriptstyle\sim$}}{u}}\vphantom{u}} = \mathord{\smash[b]{\underset{\raise.3ex\hbox{$\scriptstyle\sim$}}{0}}\vphantom{0}}$</w:t>
        </w:r>
      </w:ins>
      <w:ins w:id="12841" w:author="PR Preview" w:date="2026-01-01T00:00:00Z">
        <w:r>
          <w:t xml:space="preserve">.</w:t>
        </w:r>
      </w:ins>
    </w:p>
    <w:bookmarkEnd w:id="326"/>
    <w:bookmarkStart w:id="327" w:name="rem-orthogonal-complement-any-set"/>
    <w:p>
      <w:pPr>
        <w:pStyle w:val="FirstParagraph"/>
      </w:pPr>
      <w:r>
        <w:rPr>
          <w:i/>
          <w:iCs/>
        </w:rPr>
        <w:t xml:space="preserve">Remark 20</w:t>
      </w:r>
      <w:r>
        <w:t xml:space="preserve"> (The orthogonal complement of a set that is not a subspace). </w:t>
      </w:r>
      <m:oMath>
        <m:r>
          <m:rPr>
            <m:scr m:val="script"/>
            <m:sty m:val="p"/>
          </m:rPr>
          <m:t>X</m:t>
        </m:r>
      </m:oMath>
      <w:r>
        <w:t xml:space="preserve"> </w:t>
      </w:r>
      <w:r>
        <w:t xml:space="preserve">in</w:t>
      </w:r>
      <w:r>
        <w:t xml:space="preserve"> </w:t>
      </w:r>
      <w:hyperlink w:anchor="def-orthogonal-complement">
        <w:r>
          <w:rPr>
            <w:rStyle w:val="Hyperlink"/>
          </w:rPr>
          <w:t xml:space="preserve">Definition 67</w:t>
        </w:r>
      </w:hyperlink>
      <w:r>
        <w:t xml:space="preserve"> </w:t>
      </w:r>
      <w:r>
        <w:t xml:space="preserve">need not be a subspace.</w:t>
      </w:r>
    </w:p>
    <w:bookmarkEnd w:id="327"/>
    <w:bookmarkStart w:id="328" w:name="thm-orthogonal-complement-subspace"/>
    <w:p>
      <w:pPr>
        <w:pStyle w:val="BodyText"/>
      </w:pPr>
      <w:r>
        <w:rPr>
          <w:b/>
          <w:bCs/>
        </w:rPr>
        <w:t xml:space="preserve">Theorem 51 (An orthogonal complement is a subspace)</w:t>
      </w:r>
      <w:r>
        <w:t xml:space="preserve"> </w:t>
      </w:r>
      <w:r>
        <w:t xml:space="preserve">For any set</w:t>
      </w:r>
      <w:r>
        <w:t xml:space="preserve"> </w:t>
      </w:r>
      <m:oMath>
        <m:r>
          <m:rPr>
            <m:scr m:val="script"/>
            <m:sty m:val="p"/>
          </m:rPr>
          <m:t>X</m:t>
        </m:r>
      </m:oMath>
      <w:r>
        <w:t xml:space="preserve"> </w:t>
      </w:r>
      <w:r>
        <w:t xml:space="preserve">of vectors in</w:t>
      </w:r>
      <w:r>
        <w:t xml:space="preserve"> </w:t>
      </w:r>
      <m:oMath>
        <m:sSup>
          <m:e>
            <m:r>
              <m:rPr>
                <m:scr m:val="double-struck"/>
                <m:sty m:val="p"/>
              </m:rPr>
              <m:t>R</m:t>
            </m:r>
          </m:e>
          <m:sup>
            <m:r>
              <m:t>p</m:t>
            </m:r>
          </m:sup>
        </m:sSup>
      </m:oMath>
      <w:r>
        <w:t xml:space="preserve">,</w:t>
      </w:r>
      <w:r>
        <w:t xml:space="preserve"> </w:t>
      </w:r>
      <m:oMath>
        <m:sSup>
          <m:e>
            <m:r>
              <m:rPr>
                <m:scr m:val="script"/>
                <m:sty m:val="p"/>
              </m:rPr>
              <m:t>X</m:t>
            </m:r>
          </m:e>
          <m:sup>
            <m:r>
              <m:rPr>
                <m:sty m:val="p"/>
              </m:rPr>
              <m:t>⟂</m:t>
            </m:r>
          </m:sup>
        </m:sSup>
      </m:oMath>
      <w:r>
        <w:t xml:space="preserve"> </w:t>
      </w:r>
      <w:r>
        <w:t xml:space="preserve">(</w:t>
      </w:r>
      <w:hyperlink w:anchor="def-orthogonal-complement">
        <w:r>
          <w:rPr>
            <w:rStyle w:val="Hyperlink"/>
          </w:rPr>
          <w:t xml:space="preserve">Definition 67</w:t>
        </w:r>
      </w:hyperlink>
      <w:r>
        <w:t xml:space="preserve">)</w:t>
      </w:r>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def-subspace">
        <w:r>
          <w:rPr>
            <w:rStyle w:val="Hyperlink"/>
          </w:rPr>
          <w:t xml:space="preserve">Definition 46</w:t>
        </w:r>
      </w:hyperlink>
      <w:r>
        <w:t xml:space="preserve">).</w:t>
      </w:r>
    </w:p>
    <w:bookmarkEnd w:id="328"/>
    <w:p>
      <w:pPr>
        <w:pStyle w:val="BodyText"/>
      </w:pPr>
      <w:r>
        <w:rPr>
          <w:i/>
          <w:iCs/>
        </w:rPr>
        <w:t xml:space="preserve">Proof</w:t>
      </w:r>
      <w:r>
        <w:t xml:space="preserve">. </w:t>
      </w:r>
      <m:oMath>
        <m:sSup>
          <m:e>
            <m:r>
              <m:rPr>
                <m:scr m:val="script"/>
                <m:sty m:val="p"/>
              </m:rPr>
              <m:t>X</m:t>
            </m:r>
          </m:e>
          <m:sup>
            <m:r>
              <m:rPr>
                <m:sty m:val="p"/>
              </m:rPr>
              <m:t>⟂</m:t>
            </m:r>
          </m:sup>
        </m:sSup>
      </m:oMath>
      <w:r>
        <w:t xml:space="preserve"> </w:t>
      </w:r>
      <w:r>
        <w:t xml:space="preserve">is not empty:</w:t>
      </w:r>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FirstParagraph"/>
      </w:pPr>
      <w:del w:id="12842" w:author="PR Preview" w:date="2026-01-01T00:00:00Z">
        <w:r>
          <w:delText xml:space="preserve">for every</w:delText>
        </w:r>
      </w:del>
      <w:del w:id="12843" w:author="PR Preview" w:date="2026-01-01T00:00:00Z">
        <w:r>
          <w:delText xml:space="preserve"> </w:delText>
        </w:r>
      </w:del>
      <m:oMath>
        <m:limLow>
          <m:e>
            <m:r>
              <m:t>x</m:t>
            </m:r>
          </m:e>
          <m:lim>
            <m:r>
              <m:rPr>
                <m:sty m:val="p"/>
              </m:rPr>
              <m:t>∼</m:t>
            </m:r>
          </m:lim>
        </m:limLow>
      </m:oMath>
      <w:del w:id="12844" w:author="PR Preview" w:date="2026-01-01T00:00:00Z">
        <w:r>
          <w:delText xml:space="preserve">,</w:delText>
        </w:r>
      </w:del>
      <w:del w:id="12845" w:author="PR Preview" w:date="2026-01-01T00:00:00Z">
        <w:r>
          <w:delText xml:space="preserve"> </w:delText>
        </w:r>
      </w:del>
      <w:del w:id="12846" w:author="PR Preview" w:date="2026-01-01T00:00:00Z">
        <w:r>
          <w:delText xml:space="preserve">so</w:delText>
        </w:r>
      </w:del>
      <w:del w:id="12847" w:author="PR Preview" w:date="2026-01-01T00:00:00Z">
        <w:r>
          <w:delText xml:space="preserve"> </w:delText>
        </w:r>
      </w:del>
      <m:oMath>
        <m:limLow>
          <m:e>
            <m:r>
              <m:t>0</m:t>
            </m:r>
          </m:e>
          <m:lim>
            <m:r>
              <m:rPr>
                <m:sty m:val="p"/>
              </m:rPr>
              <m:t>∼</m:t>
            </m:r>
          </m:lim>
        </m:limLow>
        <m:r>
          <m:rPr>
            <m:sty m:val="p"/>
          </m:rPr>
          <m:t>∈</m:t>
        </m:r>
        <m:sSup>
          <m:e>
            <m:r>
              <m:rPr>
                <m:scr m:val="script"/>
                <m:sty m:val="p"/>
              </m:rPr>
              <m:t>X</m:t>
            </m:r>
          </m:e>
          <m:sup>
            <m:r>
              <m:rPr>
                <m:sty m:val="p"/>
              </m:rPr>
              <m:t>⟂</m:t>
            </m:r>
          </m:sup>
        </m:sSup>
      </m:oMath>
      <w:del w:id="12848" w:author="PR Preview" w:date="2026-01-01T00:00:00Z">
        <w:r>
          <w:delText xml:space="preserve">.</w:delText>
        </w:r>
      </w:del>
      <w:del w:id="12849" w:author="PR Preview" w:date="2026-01-01T00:00:00Z">
        <w:r>
          <w:delText xml:space="preserve"> </w:delText>
        </w:r>
      </w:del>
      <w:del w:id="12850" w:author="PR Preview" w:date="2026-01-01T00:00:00Z">
        <w:r>
          <w:delText xml:space="preserve">Let</w:delText>
        </w:r>
      </w:del>
      <w:del w:id="12851"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oMath>
      <w:del w:id="12852" w:author="PR Preview" w:date="2026-01-01T00:00:00Z">
        <w:r>
          <w:delText xml:space="preserve">, let</w:delText>
        </w:r>
      </w:del>
      <w:del w:id="12853" w:author="PR Preview" w:date="2026-01-01T00:00:00Z">
        <w:r>
          <w:delText xml:space="preserve"> </w:delText>
        </w:r>
      </w:del>
      <m:oMath>
        <m:r>
          <m:t>c</m:t>
        </m:r>
        <m:r>
          <m:rPr>
            <m:sty m:val="p"/>
          </m:rPr>
          <m:t>∈</m:t>
        </m:r>
        <m:r>
          <m:rPr>
            <m:scr m:val="double-struck"/>
            <m:sty m:val="p"/>
          </m:rPr>
          <m:t>R</m:t>
        </m:r>
      </m:oMath>
      <w:del w:id="12854" w:author="PR Preview" w:date="2026-01-01T00:00:00Z">
        <w:r>
          <w:delText xml:space="preserve">,</w:delText>
        </w:r>
      </w:del>
      <w:del w:id="12855" w:author="PR Preview" w:date="2026-01-01T00:00:00Z">
        <w:r>
          <w:delText xml:space="preserve"> </w:delText>
        </w:r>
      </w:del>
      <w:del w:id="12856" w:author="PR Preview" w:date="2026-01-01T00:00:00Z">
        <w:r>
          <w:delText xml:space="preserve">and let</w:delText>
        </w:r>
      </w:del>
      <w:del w:id="12857" w:author="PR Preview" w:date="2026-01-01T00:00:00Z">
        <w:r>
          <w:delText xml:space="preserve"> </w:delText>
        </w:r>
      </w:del>
      <m:oMath>
        <m:limLow>
          <m:e>
            <m:r>
              <m:t>x</m:t>
            </m:r>
          </m:e>
          <m:lim>
            <m:r>
              <m:rPr>
                <m:sty m:val="p"/>
              </m:rPr>
              <m:t>∼</m:t>
            </m:r>
          </m:lim>
        </m:limLow>
        <m:r>
          <m:rPr>
            <m:sty m:val="p"/>
          </m:rPr>
          <m:t>∈</m:t>
        </m:r>
        <m:r>
          <m:rPr>
            <m:scr m:val="script"/>
            <m:sty m:val="p"/>
          </m:rPr>
          <m:t>X</m:t>
        </m:r>
      </m:oMath>
      <w:del w:id="12858" w:author="PR Preview" w:date="2026-01-01T00:00:00Z">
        <w:r>
          <w:delText xml:space="preserve">.</w:delText>
        </w:r>
      </w:del>
    </w:p>
    <w:p>
      <w:pPr>
        <w:pStyle w:val="BodyText"/>
      </w:pPr>
      <w:ins w:id="12859" w:author="PR Preview" w:date="2026-01-01T00:00:00Z">
        <w:r>
          <w:t xml:space="preserve">$$
    \begin{aligned}
    \mathord{\smash[b]{\underset{\raise.3ex\hbox{$\scriptstyle\sim$}}{x}}\vphantom{x}} \cdot \mathord{\smash[b]{\underset{\raise.3ex\hbox{$\scriptstyle\sim$}}{0}}\vphantom{0}}&amp;= \sum_i x_i \cdot 0 \\
    &amp;= 0
    \end{aligned}
    $$</w:t>
        </w:r>
      </w:ins>
    </w:p>
    <w:p>
      <w:pPr>
        <w:pStyle w:val="FirstParagraph"/>
      </w:pPr>
      <w:ins w:id="12860" w:author="PR Preview" w:date="2026-01-01T00:00:00Z">
        <w:r>
          <w:t xml:space="preserve">for every</w:t>
        </w:r>
      </w:ins>
      <w:ins w:id="12861" w:author="PR Preview" w:date="2026-01-01T00:00:00Z">
        <w:r>
          <w:t xml:space="preserve"> </w:t>
        </w:r>
      </w:ins>
      <w:ins w:id="12862" w:author="PR Preview" w:date="2026-01-01T00:00:00Z">
        <w:r>
          <w:t xml:space="preserve">$\mathord{\smash[b]{\underset{\raise.3ex\hbox{$\scriptstyle\sim$}}{x}}\vphantom{x}}$</w:t>
        </w:r>
      </w:ins>
      <w:ins w:id="12863" w:author="PR Preview" w:date="2026-01-01T00:00:00Z">
        <w:r>
          <w:t xml:space="preserve">,</w:t>
        </w:r>
      </w:ins>
      <w:ins w:id="12864" w:author="PR Preview" w:date="2026-01-01T00:00:00Z">
        <w:r>
          <w:t xml:space="preserve"> </w:t>
        </w:r>
      </w:ins>
      <w:ins w:id="12865" w:author="PR Preview" w:date="2026-01-01T00:00:00Z">
        <w:r>
          <w:t xml:space="preserve">so</w:t>
        </w:r>
      </w:ins>
      <w:ins w:id="12866" w:author="PR Preview" w:date="2026-01-01T00:00:00Z">
        <w:r>
          <w:t xml:space="preserve"> </w:t>
        </w:r>
      </w:ins>
      <w:ins w:id="12867" w:author="PR Preview" w:date="2026-01-01T00:00:00Z">
        <w:r>
          <w:t xml:space="preserve">$\mathord{\smash[b]{\underset{\raise.3ex\hbox{$\scriptstyle\sim$}}{0}}\vphantom{0}}\in \mathcal{X}^\perp$</w:t>
        </w:r>
      </w:ins>
      <w:ins w:id="12868" w:author="PR Preview" w:date="2026-01-01T00:00:00Z">
        <w:r>
          <w:t xml:space="preserve">.</w:t>
        </w:r>
      </w:ins>
      <w:ins w:id="12869" w:author="PR Preview" w:date="2026-01-01T00:00:00Z">
        <w:r>
          <w:t xml:space="preserve"> </w:t>
        </w:r>
      </w:ins>
      <w:ins w:id="12870" w:author="PR Preview" w:date="2026-01-01T00:00:00Z">
        <w:r>
          <w:t xml:space="preserve">Let</w:t>
        </w:r>
      </w:ins>
      <w:ins w:id="12871" w:author="PR Preview" w:date="2026-01-01T00:00:00Z">
        <w:r>
          <w:t xml:space="preserve"> </w:t>
        </w:r>
      </w:ins>
      <w:ins w:id="12872" w:author="PR Preview" w:date="2026-01-01T00:00:00Z">
        <w:r>
          <w:t xml:space="preserve">$\mathord{\smash[b]{\underset{\raise.3ex\hbox{$\scriptstyle\sim$}}{u}}\vphantom{u}}, \mathord{\smash[b]{\underset{\raise.3ex\hbox{$\scriptstyle\sim$}}{w}}\vphantom{w}} \in \mathcal{X}^\perp$</w:t>
        </w:r>
      </w:ins>
      <w:ins w:id="12873" w:author="PR Preview" w:date="2026-01-01T00:00:00Z">
        <w:r>
          <w:t xml:space="preserve">, let</w:t>
        </w:r>
      </w:ins>
      <w:ins w:id="12874" w:author="PR Preview" w:date="2026-01-01T00:00:00Z">
        <w:r>
          <w:t xml:space="preserve"> </w:t>
        </w:r>
      </w:ins>
      <m:oMath>
        <m:r>
          <m:t>c</m:t>
        </m:r>
        <m:r>
          <m:rPr>
            <m:sty m:val="p"/>
          </m:rPr>
          <m:t>∈</m:t>
        </m:r>
        <m:r>
          <m:rPr>
            <m:scr m:val="double-struck"/>
            <m:sty m:val="p"/>
          </m:rPr>
          <m:t>R</m:t>
        </m:r>
      </m:oMath>
      <w:ins w:id="12875" w:author="PR Preview" w:date="2026-01-01T00:00:00Z">
        <w:r>
          <w:t xml:space="preserve">,</w:t>
        </w:r>
      </w:ins>
      <w:ins w:id="12876" w:author="PR Preview" w:date="2026-01-01T00:00:00Z">
        <w:r>
          <w:t xml:space="preserve"> </w:t>
        </w:r>
      </w:ins>
      <w:ins w:id="12877" w:author="PR Preview" w:date="2026-01-01T00:00:00Z">
        <w:r>
          <w:t xml:space="preserve">and let</w:t>
        </w:r>
      </w:ins>
      <w:ins w:id="12878" w:author="PR Preview" w:date="2026-01-01T00:00:00Z">
        <w:r>
          <w:t xml:space="preserve"> </w:t>
        </w:r>
      </w:ins>
      <w:ins w:id="12879" w:author="PR Preview" w:date="2026-01-01T00:00:00Z">
        <w:r>
          <w:t xml:space="preserve">$\mathord{\smash[b]{\underset{\raise.3ex\hbox{$\scriptstyle\sim$}}{x}}\vphantom{x}} \in \mathcal{X}$</w:t>
        </w:r>
      </w:ins>
      <w:ins w:id="12880" w:author="PR Preview" w:date="2026-01-01T00:00:00Z">
        <w:r>
          <w:t xml:space="preserve">.</w:t>
        </w:r>
      </w:ins>
    </w:p>
    <w:p>
      <w:pPr>
        <w:pStyle w:val="BodyText"/>
      </w:pPr>
      <w:r>
        <w:rPr>
          <w:b/>
          <w:bCs/>
        </w:rPr>
        <w:t xml:space="preserve">Addition.</w:t>
      </w:r>
    </w:p>
    <w:p>
      <w:pPr>
        <w:pStyle w:val="BodyText"/>
      </w:pPr>
      <m:oMathPara>
        <m:oMathParaPr>
          <m:jc m:val="center"/>
        </m:oMathParaPr>
        <m:oMath>
          <m:eqArr>
            <m:e>
              <m:limLow>
                <m:e>
                  <m:r>
                    <m:t>x</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t>&amp;</m:t>
              </m:r>
              <m:r>
                <m:rPr>
                  <m:sty m:val="p"/>
                </m:rPr>
                <m:t>=</m:t>
              </m:r>
              <m:limLow>
                <m:e>
                  <m:r>
                    <m:t>x</m:t>
                  </m:r>
                </m:e>
                <m:lim>
                  <m:r>
                    <m:rPr>
                      <m:sty m:val="p"/>
                    </m:rPr>
                    <m:t>∼</m:t>
                  </m:r>
                </m:lim>
              </m:limLow>
              <m:r>
                <m:rPr>
                  <m:sty m:val="p"/>
                </m:rPr>
                <m:t>⋅</m:t>
              </m:r>
              <m:limLow>
                <m:e>
                  <m:r>
                    <m:t>u</m:t>
                  </m:r>
                </m:e>
                <m:lim>
                  <m:r>
                    <m:rPr>
                      <m:sty m:val="p"/>
                    </m:rPr>
                    <m:t>∼</m:t>
                  </m:r>
                </m:lim>
              </m:limLow>
              <m:r>
                <m:rPr>
                  <m:sty m:val="p"/>
                </m:rPr>
                <m:t>+</m:t>
              </m:r>
              <m:limLow>
                <m:e>
                  <m:r>
                    <m:t>x</m:t>
                  </m:r>
                </m:e>
                <m:lim>
                  <m:r>
                    <m:rPr>
                      <m:sty m:val="p"/>
                    </m:rPr>
                    <m:t>∼</m:t>
                  </m:r>
                </m:lim>
              </m:limLow>
              <m:r>
                <m:rPr>
                  <m:sty m:val="p"/>
                </m:rPr>
                <m:t>⋅</m:t>
              </m:r>
              <m:limLow>
                <m:e>
                  <m:r>
                    <m:t>w</m:t>
                  </m:r>
                </m:e>
                <m:lim>
                  <m:r>
                    <m:rPr>
                      <m:sty m:val="p"/>
                    </m:rPr>
                    <m:t>∼</m:t>
                  </m:r>
                </m:lim>
              </m:limLow>
              <m:r>
                <m:t>&amp;</m:t>
              </m:r>
              <m:r>
                <m:t>&amp;</m:t>
              </m:r>
              <m:r>
                <m:rPr>
                  <m:nor/>
                  <m:sty m:val="p"/>
                </m:rPr>
                <m:t>(</m:t>
              </m:r>
              <m:r>
                <m:rPr>
                  <m:nor/>
                  <m:sty m:val="p"/>
                </m:rPr>
                <m:t>Theorem 50</m:t>
              </m:r>
              <m:r>
                <m:rPr>
                  <m:nor/>
                  <m:sty m:val="p"/>
                </m:rPr>
                <m:t>, special case </m:t>
              </m:r>
              <m:r>
                <m:t>a</m:t>
              </m:r>
              <m:r>
                <m:rPr>
                  <m:nor/>
                  <m:sty m:val="p"/>
                </m:rPr>
                <m:t> and </m:t>
              </m:r>
              <m:r>
                <m:t>b</m:t>
              </m:r>
              <m:r>
                <m:rPr>
                  <m:nor/>
                  <m:sty m:val="p"/>
                </m:rPr>
                <m:t> both equal to </m:t>
              </m:r>
              <m:r>
                <m:t>1</m:t>
              </m:r>
              <m:r>
                <m:rPr>
                  <m:nor/>
                  <m:sty m:val="p"/>
                </m:rPr>
                <m:t>)</m:t>
              </m:r>
            </m:e>
            <m:e>
              <m:r>
                <m:t>&amp;</m:t>
              </m:r>
              <m:r>
                <m:rPr>
                  <m:sty m:val="p"/>
                </m:rPr>
                <m:t>=</m:t>
              </m:r>
              <m:r>
                <m:t>0</m:t>
              </m:r>
              <m:r>
                <m:rPr>
                  <m:sty m:val="p"/>
                </m:rPr>
                <m:t>+</m:t>
              </m:r>
              <m:r>
                <m:t>0</m:t>
              </m:r>
              <m:r>
                <m:t>&amp;</m:t>
              </m:r>
              <m:r>
                <m:t>&amp;</m:t>
              </m:r>
              <m:r>
                <m:rPr>
                  <m:nor/>
                  <m:sty m:val="p"/>
                </m:rPr>
                <m:t>(</m:t>
              </m:r>
              <m:limLow>
                <m:e>
                  <m:r>
                    <m:t>u</m:t>
                  </m:r>
                </m:e>
                <m:lim>
                  <m:r>
                    <m:rPr>
                      <m:sty m:val="p"/>
                    </m:rPr>
                    <m:t>∼</m:t>
                  </m:r>
                </m:lim>
              </m:limLow>
              <m:r>
                <m:rPr>
                  <m:sty m:val="p"/>
                </m:rPr>
                <m:t>,</m:t>
              </m:r>
              <m:limLow>
                <m:e>
                  <m:r>
                    <m:t>w</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BodyText"/>
      </w:pPr>
      <w:ins w:id="12881" w:author="PR Preview" w:date="2026-01-01T00:00:00Z">
        <w:r>
          <w:t xml:space="preserve">$$
    \begin{aligned}
    \mathord{\smash[b]{\underset{\raise.3ex\hbox{$\scriptstyle\sim$}}{x}}\vphantom{x}} \cdot (\mathord{\smash[b]{\underset{\raise.3ex\hbox{$\scriptstyle\sim$}}{u}}\vphantom{u}} + \mathord{\smash[b]{\underset{\raise.3ex\hbox{$\scriptstyle\sim$}}{w}}\vphantom{w}})
    &amp;= \mathord{\smash[b]{\underset{\raise.3ex\hbox{$\scriptstyle\sim$}}{x}}\vphantom{x}} \cdot \mathord{\smash[b]{\underset{\raise.3ex\hbox{$\scriptstyle\sim$}}{u}}\vphantom{u}} + \mathord{\smash[b]{\underset{\raise.3ex\hbox{$\scriptstyle\sim$}}{x}}\vphantom{x}} \cdot \mathord{\smash[b]{\underset{\raise.3ex\hbox{$\scriptstyle\sim$}}{w}}\vphantom{w}}
    &amp;&amp; \text{(}\text{Theorem~50}\text{, special case } a \text{ and } b \text{ both equal to } 1 \text{)}
    \\
    &amp;= 0 + 0
    &amp;&amp; \text{(} \mathord{\smash[b]{\underset{\raise.3ex\hbox{$\scriptstyle\sim$}}{u}}\vphantom{u}}, \mathord{\smash[b]{\underset{\raise.3ex\hbox{$\scriptstyle\sim$}}{w}}\vphantom{w}} \in \mathcal{X}^\perp \text{)}
    \\
    &amp;= 0.
    &amp;&amp; \text{(arithmetic)}
    \end{aligned}
    $$</w:t>
        </w:r>
      </w:ins>
    </w:p>
    <w:p>
      <w:pPr>
        <w:pStyle w:val="FirstParagraph"/>
      </w:pPr>
      <w:r>
        <w:rPr>
          <w:b/>
          <w:bCs/>
        </w:rPr>
        <w:t xml:space="preserve">Scalar multiplication.</w:t>
      </w:r>
    </w:p>
    <w:p>
      <w:pPr>
        <w:pStyle w:val="BodyText"/>
      </w:pPr>
      <m:oMathPara>
        <m:oMathParaPr>
          <m:jc m:val="center"/>
        </m:oMathParaPr>
        <m:oMath>
          <m:eqArr>
            <m:e>
              <m:limLow>
                <m:e>
                  <m:r>
                    <m:t>x</m:t>
                  </m:r>
                </m:e>
                <m:lim>
                  <m:r>
                    <m:rPr>
                      <m:sty m:val="p"/>
                    </m:rPr>
                    <m:t>∼</m:t>
                  </m:r>
                </m:lim>
              </m:limLow>
              <m:r>
                <m:rPr>
                  <m:sty m:val="p"/>
                </m:rPr>
                <m:t>⋅</m:t>
              </m:r>
              <m:r>
                <m:rPr>
                  <m:sty m:val="p"/>
                </m:rPr>
                <m:t>(</m:t>
              </m:r>
              <m:r>
                <m:t>c</m:t>
              </m:r>
              <m:r>
                <m:t> </m:t>
              </m:r>
              <m:limLow>
                <m:e>
                  <m:r>
                    <m:t>u</m:t>
                  </m:r>
                </m:e>
                <m:lim>
                  <m:r>
                    <m:rPr>
                      <m:sty m:val="p"/>
                    </m:rPr>
                    <m:t>∼</m:t>
                  </m:r>
                </m:lim>
              </m:limLow>
              <m:r>
                <m:rPr>
                  <m:sty m:val="p"/>
                </m:rPr>
                <m:t>)</m:t>
              </m:r>
              <m:r>
                <m:t>&amp;</m:t>
              </m:r>
              <m:r>
                <m:rPr>
                  <m:sty m:val="p"/>
                </m:rPr>
                <m:t>=</m:t>
              </m:r>
              <m:r>
                <m:t>c</m:t>
              </m:r>
              <m:r>
                <m:t> </m:t>
              </m:r>
              <m:r>
                <m:rPr>
                  <m:sty m:val="p"/>
                </m:rPr>
                <m:t>(</m:t>
              </m:r>
              <m:limLow>
                <m:e>
                  <m:r>
                    <m:t>x</m:t>
                  </m:r>
                </m:e>
                <m:lim>
                  <m:r>
                    <m:rPr>
                      <m:sty m:val="p"/>
                    </m:rPr>
                    <m:t>∼</m:t>
                  </m:r>
                </m:lim>
              </m:limLow>
              <m:r>
                <m:rPr>
                  <m:sty m:val="p"/>
                </m:rPr>
                <m:t>⋅</m:t>
              </m:r>
              <m:limLow>
                <m:e>
                  <m:r>
                    <m:t>u</m:t>
                  </m:r>
                </m:e>
                <m:lim>
                  <m:r>
                    <m:rPr>
                      <m:sty m:val="p"/>
                    </m:rPr>
                    <m:t>∼</m:t>
                  </m:r>
                </m:lim>
              </m:limLow>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c</m:t>
              </m:r>
              <m:r>
                <m:rPr>
                  <m:sty m:val="p"/>
                </m:rPr>
                <m:t>⋅</m:t>
              </m:r>
              <m:r>
                <m:t>0</m:t>
              </m:r>
              <m:r>
                <m:t>&amp;</m:t>
              </m:r>
              <m:r>
                <m:t>&amp;</m:t>
              </m:r>
              <m:r>
                <m:rPr>
                  <m:nor/>
                  <m:sty m:val="p"/>
                </m:rPr>
                <m:t>(</m:t>
              </m:r>
              <m:limLow>
                <m:e>
                  <m:r>
                    <m:t>u</m:t>
                  </m:r>
                </m:e>
                <m:lim>
                  <m:r>
                    <m:rPr>
                      <m:sty m:val="p"/>
                    </m:rPr>
                    <m:t>∼</m:t>
                  </m:r>
                </m:lim>
              </m:limLow>
              <m:r>
                <m:rPr>
                  <m:sty m:val="p"/>
                </m:rPr>
                <m:t>∈</m:t>
              </m:r>
              <m:sSup>
                <m:e>
                  <m:r>
                    <m:rPr>
                      <m:scr m:val="script"/>
                      <m:sty m:val="p"/>
                    </m:rPr>
                    <m:t>X</m:t>
                  </m:r>
                </m:e>
                <m:sup>
                  <m:r>
                    <m:rPr>
                      <m:sty m:val="p"/>
                    </m:rPr>
                    <m:t>⟂</m:t>
                  </m:r>
                </m:sup>
              </m:sSup>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2882" w:author="PR Preview" w:date="2026-01-01T00:00:00Z">
        <w:r>
          <w:delText xml:space="preserve">These two equations hold for every</w:delText>
        </w:r>
      </w:del>
      <w:del w:id="12883" w:author="PR Preview" w:date="2026-01-01T00:00:00Z">
        <w:r>
          <w:delText xml:space="preserve"> </w:delText>
        </w:r>
      </w:del>
      <m:oMath>
        <m:limLow>
          <m:e>
            <m:r>
              <m:t>x</m:t>
            </m:r>
          </m:e>
          <m:lim>
            <m:r>
              <m:rPr>
                <m:sty m:val="p"/>
              </m:rPr>
              <m:t>∼</m:t>
            </m:r>
          </m:lim>
        </m:limLow>
        <m:r>
          <m:rPr>
            <m:sty m:val="p"/>
          </m:rPr>
          <m:t>∈</m:t>
        </m:r>
        <m:r>
          <m:rPr>
            <m:scr m:val="script"/>
            <m:sty m:val="p"/>
          </m:rPr>
          <m:t>X</m:t>
        </m:r>
      </m:oMath>
      <w:del w:id="12884" w:author="PR Preview" w:date="2026-01-01T00:00:00Z">
        <w:r>
          <w:delText xml:space="preserve">,</w:delText>
        </w:r>
      </w:del>
      <w:del w:id="12885" w:author="PR Preview" w:date="2026-01-01T00:00:00Z">
        <w:r>
          <w:delText xml:space="preserve"> </w:delText>
        </w:r>
      </w:del>
      <w:del w:id="12886" w:author="PR Preview" w:date="2026-01-01T00:00:00Z">
        <w:r>
          <w:delText xml:space="preserve">so</w:delText>
        </w:r>
      </w:del>
      <w:del w:id="12887" w:author="PR Preview" w:date="2026-01-01T00:00:00Z">
        <w:r>
          <w:delText xml:space="preserve"> </w:delText>
        </w:r>
      </w:del>
      <m:oMath>
        <m:limLow>
          <m:e>
            <m:r>
              <m:t>u</m:t>
            </m:r>
          </m:e>
          <m:lim>
            <m:r>
              <m:rPr>
                <m:sty m:val="p"/>
              </m:rPr>
              <m:t>∼</m:t>
            </m:r>
          </m:lim>
        </m:limLow>
        <m:r>
          <m:rPr>
            <m:sty m:val="p"/>
          </m:rPr>
          <m:t>+</m:t>
        </m:r>
        <m:limLow>
          <m:e>
            <m:r>
              <m:t>w</m:t>
            </m:r>
          </m:e>
          <m:lim>
            <m:r>
              <m:rPr>
                <m:sty m:val="p"/>
              </m:rPr>
              <m:t>∼</m:t>
            </m:r>
          </m:lim>
        </m:limLow>
      </m:oMath>
      <w:del w:id="12888" w:author="PR Preview" w:date="2026-01-01T00:00:00Z">
        <w:r>
          <w:delText xml:space="preserve"> </w:delText>
        </w:r>
      </w:del>
      <w:del w:id="12889" w:author="PR Preview" w:date="2026-01-01T00:00:00Z">
        <w:r>
          <w:delText xml:space="preserve">and</w:delText>
        </w:r>
      </w:del>
      <w:del w:id="12890" w:author="PR Preview" w:date="2026-01-01T00:00:00Z">
        <w:r>
          <w:delText xml:space="preserve"> </w:delText>
        </w:r>
      </w:del>
      <m:oMath>
        <m:r>
          <m:t>c</m:t>
        </m:r>
        <m:r>
          <m:t> </m:t>
        </m:r>
        <m:limLow>
          <m:e>
            <m:r>
              <m:t>u</m:t>
            </m:r>
          </m:e>
          <m:lim>
            <m:r>
              <m:rPr>
                <m:sty m:val="p"/>
              </m:rPr>
              <m:t>∼</m:t>
            </m:r>
          </m:lim>
        </m:limLow>
      </m:oMath>
      <w:del w:id="12891" w:author="PR Preview" w:date="2026-01-01T00:00:00Z">
        <w:r>
          <w:delText xml:space="preserve"> </w:delText>
        </w:r>
      </w:del>
      <w:del w:id="12892" w:author="PR Preview" w:date="2026-01-01T00:00:00Z">
        <w:r>
          <w:delText xml:space="preserve">are in</w:delText>
        </w:r>
      </w:del>
      <w:del w:id="12893" w:author="PR Preview" w:date="2026-01-01T00:00:00Z">
        <w:r>
          <w:delText xml:space="preserve"> </w:delText>
        </w:r>
      </w:del>
      <m:oMath>
        <m:sSup>
          <m:e>
            <m:r>
              <m:rPr>
                <m:scr m:val="script"/>
                <m:sty m:val="p"/>
              </m:rPr>
              <m:t>X</m:t>
            </m:r>
          </m:e>
          <m:sup>
            <m:r>
              <m:rPr>
                <m:sty m:val="p"/>
              </m:rPr>
              <m:t>⟂</m:t>
            </m:r>
          </m:sup>
        </m:sSup>
      </m:oMath>
      <w:del w:id="12894" w:author="PR Preview" w:date="2026-01-01T00:00:00Z">
        <w:r>
          <w:delText xml:space="preserve">.</w:delText>
        </w:r>
      </w:del>
    </w:p>
    <w:p>
      <w:pPr>
        <w:pStyle w:val="BodyText"/>
      </w:pPr>
      <w:ins w:id="12895" w:author="PR Preview" w:date="2026-01-01T00:00:00Z">
        <w:r>
          <w:t xml:space="preserve">$$
    \begin{aligned}
    \mathord{\smash[b]{\underset{\raise.3ex\hbox{$\scriptstyle\sim$}}{x}}\vphantom{x}} \cdot (c\,\mathord{\smash[b]{\underset{\raise.3ex\hbox{$\scriptstyle\sim$}}{u}}\vphantom{u}})
    &amp;= c\,(\mathord{\smash[b]{\underset{\raise.3ex\hbox{$\scriptstyle\sim$}}{x}}\vphantom{x}} \cdot \mathord{\smash[b]{\underset{\raise.3ex\hbox{$\scriptstyle\sim$}}{u}}\vphantom{u}})
    &amp;&amp; \text{(}\text{Theorem~50}\text{, special case } b = 0 \text{)}
    \\
    &amp;= c \cdot 0
    &amp;&amp; \text{(} \mathord{\smash[b]{\underset{\raise.3ex\hbox{$\scriptstyle\sim$}}{u}}\vphantom{u}} \in \mathcal{X}^\perp \text{)}
    \\
    &amp;= 0.
    &amp;&amp; \text{(arithmetic)}
    \end{aligned}
    $$</w:t>
        </w:r>
      </w:ins>
    </w:p>
    <w:p>
      <w:pPr>
        <w:pStyle w:val="FirstParagraph"/>
      </w:pPr>
      <w:ins w:id="12896" w:author="PR Preview" w:date="2026-01-01T00:00:00Z">
        <w:r>
          <w:t xml:space="preserve">These two equations hold for every</w:t>
        </w:r>
      </w:ins>
      <w:ins w:id="12897" w:author="PR Preview" w:date="2026-01-01T00:00:00Z">
        <w:r>
          <w:t xml:space="preserve"> </w:t>
        </w:r>
      </w:ins>
      <w:ins w:id="12898" w:author="PR Preview" w:date="2026-01-01T00:00:00Z">
        <w:r>
          <w:t xml:space="preserve">$\mathord{\smash[b]{\underset{\raise.3ex\hbox{$\scriptstyle\sim$}}{x}}\vphantom{x}} \in \mathcal{X}$</w:t>
        </w:r>
      </w:ins>
      <w:ins w:id="12899" w:author="PR Preview" w:date="2026-01-01T00:00:00Z">
        <w:r>
          <w:t xml:space="preserve">,</w:t>
        </w:r>
      </w:ins>
      <w:ins w:id="12900" w:author="PR Preview" w:date="2026-01-01T00:00:00Z">
        <w:r>
          <w:t xml:space="preserve"> </w:t>
        </w:r>
      </w:ins>
      <w:ins w:id="12901" w:author="PR Preview" w:date="2026-01-01T00:00:00Z">
        <w:r>
          <w:t xml:space="preserve">so</w:t>
        </w:r>
      </w:ins>
      <w:ins w:id="12902" w:author="PR Preview" w:date="2026-01-01T00:00:00Z">
        <w:r>
          <w:t xml:space="preserve"> </w:t>
        </w:r>
      </w:ins>
      <w:ins w:id="12903" w:author="PR Preview" w:date="2026-01-01T00:00:00Z">
        <w:r>
          <w:t xml:space="preserve">$\mathord{\smash[b]{\underset{\raise.3ex\hbox{$\scriptstyle\sim$}}{u}}\vphantom{u}} + \mathord{\smash[b]{\underset{\raise.3ex\hbox{$\scriptstyle\sim$}}{w}}\vphantom{w}}$</w:t>
        </w:r>
      </w:ins>
      <w:ins w:id="12904" w:author="PR Preview" w:date="2026-01-01T00:00:00Z">
        <w:r>
          <w:t xml:space="preserve"> </w:t>
        </w:r>
      </w:ins>
      <w:ins w:id="12905" w:author="PR Preview" w:date="2026-01-01T00:00:00Z">
        <w:r>
          <w:t xml:space="preserve">and</w:t>
        </w:r>
      </w:ins>
      <w:ins w:id="12906" w:author="PR Preview" w:date="2026-01-01T00:00:00Z">
        <w:r>
          <w:t xml:space="preserve"> </w:t>
        </w:r>
      </w:ins>
      <w:ins w:id="12907" w:author="PR Preview" w:date="2026-01-01T00:00:00Z">
        <w:r>
          <w:t xml:space="preserve">$c\,\mathord{\smash[b]{\underset{\raise.3ex\hbox{$\scriptstyle\sim$}}{u}}\vphantom{u}}$</w:t>
        </w:r>
      </w:ins>
      <w:ins w:id="12908" w:author="PR Preview" w:date="2026-01-01T00:00:00Z">
        <w:r>
          <w:t xml:space="preserve"> </w:t>
        </w:r>
      </w:ins>
      <w:ins w:id="12909" w:author="PR Preview" w:date="2026-01-01T00:00:00Z">
        <w:r>
          <w:t xml:space="preserve">are in</w:t>
        </w:r>
      </w:ins>
      <w:ins w:id="12910" w:author="PR Preview" w:date="2026-01-01T00:00:00Z">
        <w:r>
          <w:t xml:space="preserve"> </w:t>
        </w:r>
      </w:ins>
      <m:oMath>
        <m:sSup>
          <m:e>
            <m:r>
              <m:rPr>
                <m:scr m:val="script"/>
                <m:sty m:val="p"/>
              </m:rPr>
              <m:t>X</m:t>
            </m:r>
          </m:e>
          <m:sup>
            <m:r>
              <m:rPr>
                <m:sty m:val="p"/>
              </m:rPr>
              <m:t>⟂</m:t>
            </m:r>
          </m:sup>
        </m:sSup>
      </m:oMath>
      <w:ins w:id="12911" w:author="PR Preview" w:date="2026-01-01T00:00:00Z">
        <w:r>
          <w:t xml:space="preserve">.</w:t>
        </w:r>
      </w:ins>
    </w:p>
    <w:bookmarkStart w:id="329" w:name="exm-orthogonal-complement-subspace"/>
    <w:p>
      <w:pPr>
        <w:pStyle w:val="BodyText"/>
      </w:pPr>
      <w:r>
        <w:rPr>
          <w:b/>
          <w:bCs/>
        </w:rPr>
        <w:t xml:space="preserve">Example 91 (The complement of a single vector is a line)</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2</m:t>
            </m:r>
            <m:r>
              <m:rPr>
                <m:sty m:val="p"/>
              </m:rPr>
              <m:t>)</m:t>
            </m:r>
          </m:e>
        </m:d>
        <m:r>
          <m:t>​</m:t>
        </m:r>
      </m:oMath>
      <w:r>
        <w:t xml:space="preserve"> </w:t>
      </w:r>
      <w:r>
        <w:t xml:space="preserve">in</w:t>
      </w:r>
      <w:r>
        <w:t xml:space="preserve"> </w:t>
      </w:r>
      <m:oMath>
        <m:sSup>
          <m:e>
            <m:r>
              <m:rPr>
                <m:scr m:val="double-struck"/>
                <m:sty m:val="p"/>
              </m:rPr>
              <m:t>R</m:t>
            </m:r>
          </m:e>
          <m:sup>
            <m:r>
              <m:t>2</m:t>
            </m:r>
          </m:sup>
        </m:sSup>
      </m:oMath>
      <w:r>
        <w:t xml:space="preserve"> </w:t>
      </w:r>
      <w:r>
        <w:t xml:space="preserve">is not a subspace:</w:t>
      </w:r>
      <w:r>
        <w:t xml:space="preserve"> </w:t>
      </w:r>
      <m:oMath>
        <m:r>
          <m:t>2</m:t>
        </m:r>
        <m:r>
          <m:t> </m:t>
        </m:r>
        <m:r>
          <m:rPr>
            <m:sty m:val="p"/>
          </m:rPr>
          <m:t>(</m:t>
        </m:r>
        <m:r>
          <m:t>1</m:t>
        </m:r>
        <m:r>
          <m:rPr>
            <m:sty m:val="p"/>
          </m:rPr>
          <m:t>,</m:t>
        </m:r>
        <m:r>
          <m:t>2</m:t>
        </m:r>
        <m:r>
          <m:rPr>
            <m:sty m:val="p"/>
          </m:rPr>
          <m:t>)</m:t>
        </m:r>
        <m:r>
          <m:rPr>
            <m:sty m:val="p"/>
          </m:rPr>
          <m:t>=</m:t>
        </m:r>
        <m:r>
          <m:rPr>
            <m:sty m:val="p"/>
          </m:rPr>
          <m:t>(</m:t>
        </m:r>
        <m:r>
          <m:t>2</m:t>
        </m:r>
        <m:r>
          <m:rPr>
            <m:sty m:val="p"/>
          </m:rPr>
          <m:t>,</m:t>
        </m:r>
        <m:r>
          <m:t>4</m:t>
        </m:r>
        <m:r>
          <m:rPr>
            <m:sty m:val="p"/>
          </m:rPr>
          <m:t>)</m:t>
        </m:r>
      </m:oMath>
      <w:r>
        <w:t xml:space="preserve"> </w:t>
      </w:r>
      <w:r>
        <w:t xml:space="preserve">is not in it.</w:t>
      </w:r>
      <w:r>
        <w:t xml:space="preserve"> </w:t>
      </w:r>
      <w:r>
        <w:t xml:space="preserve">Its orthogonal complement is</w:t>
      </w:r>
    </w:p>
    <w:p>
      <w:pPr>
        <w:pStyle w:val="BodyText"/>
      </w:pPr>
      <m:oMathPara>
        <m:oMathParaPr>
          <m:jc m:val="center"/>
        </m:oMathParaPr>
        <m:oMath>
          <m:eqArr>
            <m:e>
              <m:sSup>
                <m:e>
                  <m:r>
                    <m:rPr>
                      <m:scr m:val="script"/>
                      <m:sty m:val="p"/>
                    </m:rPr>
                    <m:t>X</m:t>
                  </m:r>
                </m:e>
                <m:sup>
                  <m:r>
                    <m:rPr>
                      <m:sty m:val="p"/>
                    </m:rPr>
                    <m:t>⟂</m:t>
                  </m:r>
                </m:sup>
              </m:sSup>
              <m:r>
                <m:t>&amp;</m:t>
              </m:r>
              <m:r>
                <m:rPr>
                  <m:sty m:val="p"/>
                </m:rPr>
                <m:t>=</m:t>
              </m:r>
              <m:r>
                <m:t>​</m:t>
              </m:r>
              <m:d>
                <m:dPr>
                  <m:begChr m:val="{"/>
                  <m:sepChr m:val=""/>
                  <m:endChr m:val="}"/>
                  <m:grow/>
                </m:dPr>
                <m:e>
                  <m:limLow>
                    <m:e>
                      <m:r>
                        <m:t>u</m:t>
                      </m:r>
                    </m:e>
                    <m:lim>
                      <m:r>
                        <m:rPr>
                          <m:sty m:val="p"/>
                        </m:rPr>
                        <m:t>∼</m:t>
                      </m:r>
                    </m:lim>
                  </m:limLow>
                  <m:r>
                    <m:rPr>
                      <m:sty m:val="p"/>
                    </m:rPr>
                    <m:t>∈</m:t>
                  </m:r>
                  <m:sSup>
                    <m:e>
                      <m:r>
                        <m:rPr>
                          <m:scr m:val="double-struck"/>
                          <m:sty m:val="p"/>
                        </m:rPr>
                        <m:t>R</m:t>
                      </m:r>
                    </m:e>
                    <m:sup>
                      <m:r>
                        <m:t>2</m:t>
                      </m:r>
                    </m:sup>
                  </m:sSup>
                  <m:r>
                    <m:rPr>
                      <m:sty m:val="p"/>
                    </m:rPr>
                    <m:t>:</m:t>
                  </m:r>
                  <m:sSub>
                    <m:e>
                      <m:r>
                        <m:t>u</m:t>
                      </m:r>
                    </m:e>
                    <m:sub>
                      <m:r>
                        <m:t>1</m:t>
                      </m:r>
                    </m:sub>
                  </m:sSub>
                  <m:r>
                    <m:rPr>
                      <m:sty m:val="p"/>
                    </m:rPr>
                    <m:t>+</m:t>
                  </m:r>
                  <m:r>
                    <m:t>2</m:t>
                  </m:r>
                  <m:sSub>
                    <m:e>
                      <m:r>
                        <m:t>u</m:t>
                      </m:r>
                    </m:e>
                    <m:sub>
                      <m:r>
                        <m:t>2</m:t>
                      </m:r>
                    </m:sub>
                  </m:sSub>
                  <m:r>
                    <m:rPr>
                      <m:sty m:val="p"/>
                    </m:rPr>
                    <m:t>=</m:t>
                  </m:r>
                  <m:r>
                    <m:t>0</m:t>
                  </m:r>
                </m:e>
              </m:d>
              <m:r>
                <m:t>​</m:t>
              </m:r>
            </m:e>
            <m:e>
              <m:r>
                <m:t>&amp;</m:t>
              </m:r>
              <m:r>
                <m:rPr>
                  <m:sty m:val="p"/>
                </m:rPr>
                <m:t>=</m:t>
              </m:r>
              <m:r>
                <m:t>​</m:t>
              </m:r>
              <m:d>
                <m:dPr>
                  <m:begChr m:val="{"/>
                  <m:sepChr m:val=""/>
                  <m:endChr m:val="}"/>
                  <m:grow/>
                </m:dPr>
                <m:e>
                  <m:r>
                    <m:t>c</m:t>
                  </m:r>
                  <m:r>
                    <m:t> </m:t>
                  </m:r>
                  <m:r>
                    <m:rPr>
                      <m:sty m:val="p"/>
                    </m:rPr>
                    <m:t>(</m:t>
                  </m:r>
                  <m:r>
                    <m:rPr>
                      <m:sty m:val="p"/>
                    </m:rPr>
                    <m:t>−</m:t>
                  </m:r>
                  <m:r>
                    <m:t>2</m:t>
                  </m:r>
                  <m:r>
                    <m:rPr>
                      <m:sty m:val="p"/>
                    </m:rPr>
                    <m:t>,</m:t>
                  </m:r>
                  <m:r>
                    <m:t>1</m:t>
                  </m:r>
                  <m:r>
                    <m:rPr>
                      <m:sty m:val="p"/>
                    </m:rPr>
                    <m:t>)</m:t>
                  </m:r>
                  <m:r>
                    <m:rPr>
                      <m:sty m:val="p"/>
                    </m:rPr>
                    <m:t>:</m:t>
                  </m:r>
                  <m:r>
                    <m:t>c</m:t>
                  </m:r>
                  <m:r>
                    <m:rPr>
                      <m:sty m:val="p"/>
                    </m:rPr>
                    <m:t>∈</m:t>
                  </m:r>
                  <m:r>
                    <m:rPr>
                      <m:scr m:val="double-struck"/>
                      <m:sty m:val="p"/>
                    </m:rPr>
                    <m:t>R</m:t>
                  </m:r>
                </m:e>
              </m:d>
              <m:r>
                <m:t>​</m:t>
              </m:r>
              <m:r>
                <m:rPr>
                  <m:sty m:val="p"/>
                </m:rPr>
                <m:t>,</m:t>
              </m:r>
            </m:e>
          </m:eqArr>
        </m:oMath>
      </m:oMathPara>
    </w:p>
    <w:p>
      <w:pPr>
        <w:pStyle w:val="BodyText"/>
      </w:pPr>
      <w:ins w:id="12912" w:author="PR Preview" w:date="2026-01-01T00:00:00Z">
        <w:r>
          <w:t xml:space="preserve">$$
    \begin{aligned}
    \mathcal{X}^\perp
    &amp;= \mathopen{}\left\{\mathord{\smash[b]{\underset{\raise.3ex\hbox{$\scriptstyle\sim$}}{u}}\vphantom{u}} \in \mathbb{R}^2 : u_1 + 2 u_2 = 0\right\}\mathclose{} \\
    &amp;= \mathopen{}\left\{c\,(-2, 1) : c \in \mathbb{R}\right\}\mathclose{},
    \end{aligned}
    $$</w:t>
        </w:r>
      </w:ins>
    </w:p>
    <w:p>
      <w:pPr>
        <w:pStyle w:val="FirstParagraph"/>
      </w:pPr>
      <w:r>
        <w:t xml:space="preserve">since</w:t>
      </w:r>
      <w:r>
        <w:t xml:space="preserve"> </w:t>
      </w:r>
      <m:oMath>
        <m:sSub>
          <m:e>
            <m:r>
              <m:t>u</m:t>
            </m:r>
          </m:e>
          <m:sub>
            <m:r>
              <m:t>1</m:t>
            </m:r>
          </m:sub>
        </m:sSub>
        <m:r>
          <m:rPr>
            <m:sty m:val="p"/>
          </m:rPr>
          <m:t>+</m:t>
        </m:r>
        <m:r>
          <m:t>2</m:t>
        </m:r>
        <m:sSub>
          <m:e>
            <m:r>
              <m:t>u</m:t>
            </m:r>
          </m:e>
          <m:sub>
            <m:r>
              <m:t>2</m:t>
            </m:r>
          </m:sub>
        </m:sSub>
        <m:r>
          <m:rPr>
            <m:sty m:val="p"/>
          </m:rPr>
          <m:t>=</m:t>
        </m:r>
        <m:r>
          <m:t>0</m:t>
        </m:r>
      </m:oMath>
      <w:r>
        <w:t xml:space="preserve"> </w:t>
      </w:r>
      <w:r>
        <w:t xml:space="preserve">means</w:t>
      </w:r>
    </w:p>
    <w:p>
      <w:pPr>
        <w:pStyle w:val="BodyText"/>
      </w:pPr>
      <m:oMathPara>
        <m:oMathParaPr>
          <m:jc m:val="center"/>
        </m:oMathParaPr>
        <m:oMath>
          <m:eqArr>
            <m:e>
              <m:limLow>
                <m:e>
                  <m:r>
                    <m:t>u</m:t>
                  </m:r>
                </m:e>
                <m:lim>
                  <m:r>
                    <m:rPr>
                      <m:sty m:val="p"/>
                    </m:rPr>
                    <m:t>∼</m:t>
                  </m:r>
                </m:lim>
              </m:limLow>
              <m:r>
                <m:t>&amp;</m:t>
              </m:r>
              <m:r>
                <m:rPr>
                  <m:sty m:val="p"/>
                </m:rPr>
                <m:t>=</m:t>
              </m:r>
              <m:r>
                <m:rPr>
                  <m:sty m:val="p"/>
                </m:rPr>
                <m:t>(</m:t>
              </m:r>
              <m:r>
                <m:rPr>
                  <m:sty m:val="p"/>
                </m:rPr>
                <m:t>−</m:t>
              </m:r>
              <m:r>
                <m:t>2</m:t>
              </m:r>
              <m:sSub>
                <m:e>
                  <m:r>
                    <m:t>u</m:t>
                  </m:r>
                </m:e>
                <m:sub>
                  <m:r>
                    <m:t>2</m:t>
                  </m:r>
                </m:sub>
              </m:sSub>
              <m:r>
                <m:rPr>
                  <m:sty m:val="p"/>
                </m:rPr>
                <m:t>,</m:t>
              </m:r>
              <m:sSub>
                <m:e>
                  <m:r>
                    <m:t>u</m:t>
                  </m:r>
                </m:e>
                <m:sub>
                  <m:r>
                    <m:t>2</m:t>
                  </m:r>
                </m:sub>
              </m:sSub>
              <m:r>
                <m:rPr>
                  <m:sty m:val="p"/>
                </m:rPr>
                <m:t>)</m:t>
              </m:r>
            </m:e>
            <m:e>
              <m:r>
                <m:t>&amp;</m:t>
              </m:r>
              <m:r>
                <m:rPr>
                  <m:sty m:val="p"/>
                </m:rPr>
                <m:t>=</m:t>
              </m:r>
              <m:sSub>
                <m:e>
                  <m:r>
                    <m:t>u</m:t>
                  </m:r>
                </m:e>
                <m:sub>
                  <m:r>
                    <m:t>2</m:t>
                  </m:r>
                </m:sub>
              </m:sSub>
              <m:r>
                <m:t> </m:t>
              </m:r>
              <m:r>
                <m:rPr>
                  <m:sty m:val="p"/>
                </m:rPr>
                <m:t>(</m:t>
              </m:r>
              <m:r>
                <m:rPr>
                  <m:sty m:val="p"/>
                </m:rPr>
                <m:t>−</m:t>
              </m:r>
              <m:r>
                <m:t>2</m:t>
              </m:r>
              <m:r>
                <m:rPr>
                  <m:sty m:val="p"/>
                </m:rPr>
                <m:t>,</m:t>
              </m:r>
              <m:r>
                <m:t>1</m:t>
              </m:r>
              <m:r>
                <m:rPr>
                  <m:sty m:val="p"/>
                </m:rPr>
                <m:t>)</m:t>
              </m:r>
              <m:r>
                <m:rPr>
                  <m:sty m:val="p"/>
                </m:rPr>
                <m:t>.</m:t>
              </m:r>
            </m:e>
          </m:eqArr>
        </m:oMath>
      </m:oMathPara>
    </w:p>
    <w:p>
      <w:pPr>
        <w:pStyle w:val="BodyText"/>
      </w:pPr>
      <w:ins w:id="12913" w:author="PR Preview" w:date="2026-01-01T00:00:00Z">
        <w:r>
          <w:t xml:space="preserve">$$
    \begin{aligned}
    \mathord{\smash[b]{\underset{\raise.3ex\hbox{$\scriptstyle\sim$}}{u}}\vphantom{u}} &amp;= (-2u_2, u_2) \\
    &amp;= u_2\,(-2, 1).
    \end{aligned}
    $$</w:t>
        </w:r>
      </w:ins>
    </w:p>
    <w:p>
      <w:pPr>
        <w:pStyle w:val="FirstParagraph"/>
      </w:pPr>
      <w:r>
        <w:t xml:space="preserve">That set is</w:t>
      </w:r>
      <w:r>
        <w:t xml:space="preserve"> </w:t>
      </w:r>
      <m:oMath>
        <m:r>
          <m:rPr>
            <m:sty m:val="p"/>
          </m:rPr>
          <m:t>span</m:t>
        </m:r>
        <m:r>
          <m:t>​</m:t>
        </m:r>
        <m:d>
          <m:dPr>
            <m:begChr m:val="{"/>
            <m:sepChr m:val=""/>
            <m:endChr m:val="}"/>
            <m:grow/>
          </m:dPr>
          <m:e>
            <m:r>
              <m:rPr>
                <m:sty m:val="p"/>
              </m:rPr>
              <m:t>(</m:t>
            </m:r>
            <m:r>
              <m:rPr>
                <m:sty m:val="p"/>
              </m:rPr>
              <m:t>−</m:t>
            </m:r>
            <m:r>
              <m:t>2</m:t>
            </m:r>
            <m:r>
              <m:rPr>
                <m:sty m:val="p"/>
              </m:rPr>
              <m:t>,</m:t>
            </m:r>
            <m:r>
              <m:t>1</m:t>
            </m:r>
            <m:r>
              <m:rPr>
                <m:sty m:val="p"/>
              </m:rPr>
              <m:t>)</m:t>
            </m:r>
          </m:e>
        </m:d>
        <m:r>
          <m:t>​</m:t>
        </m:r>
      </m:oMath>
      <w:r>
        <w:t xml:space="preserve">,</w:t>
      </w:r>
      <w:r>
        <w:t xml:space="preserve"> </w:t>
      </w:r>
      <w:r>
        <w:t xml:space="preserve">a subspace by</w:t>
      </w:r>
      <w:r>
        <w:t xml:space="preserve"> </w:t>
      </w:r>
      <w:hyperlink w:anchor="thm-span-subspace">
        <w:r>
          <w:rPr>
            <w:rStyle w:val="Hyperlink"/>
          </w:rPr>
          <w:t xml:space="preserve">Theorem 22</w:t>
        </w:r>
      </w:hyperlink>
      <w:r>
        <w:t xml:space="preserve">,</w:t>
      </w:r>
      <w:r>
        <w:t xml:space="preserve"> </w:t>
      </w:r>
      <w:r>
        <w:t xml:space="preserve">as</w:t>
      </w:r>
      <w:r>
        <w:t xml:space="preserve"> </w:t>
      </w:r>
      <w:hyperlink w:anchor="thm-orthogonal-complement-subspace">
        <w:r>
          <w:rPr>
            <w:rStyle w:val="Hyperlink"/>
          </w:rPr>
          <w:t xml:space="preserve">Theorem 51</w:t>
        </w:r>
      </w:hyperlink>
      <w:r>
        <w:t xml:space="preserve"> </w:t>
      </w:r>
      <w:r>
        <w:t xml:space="preserve">says it must be.</w:t>
      </w:r>
      <w:r>
        <w:t xml:space="preserve"> </w:t>
      </w:r>
      <w:r>
        <w:t xml:space="preserve">It contains</w:t>
      </w:r>
      <w:r>
        <w:t xml:space="preserve"> </w:t>
      </w:r>
      <m:oMath>
        <m:r>
          <m:rPr>
            <m:sty m:val="p"/>
          </m:rPr>
          <m:t>(</m:t>
        </m:r>
        <m:r>
          <m:rPr>
            <m:sty m:val="p"/>
          </m:rPr>
          <m:t>−</m:t>
        </m:r>
        <m:r>
          <m:t>2</m:t>
        </m:r>
        <m:r>
          <m:rPr>
            <m:sty m:val="p"/>
          </m:rPr>
          <m:t>,</m:t>
        </m:r>
        <m:r>
          <m:t>1</m:t>
        </m:r>
        <m:r>
          <m:rPr>
            <m:sty m:val="p"/>
          </m:rPr>
          <m:t>)</m:t>
        </m:r>
      </m:oMath>
      <w:r>
        <w:t xml:space="preserve">, the vector</w:t>
      </w:r>
      <w:r>
        <w:t xml:space="preserve"> </w:t>
      </w:r>
      <w:hyperlink w:anchor="rem-orthogonal-perpendicular">
        <w:r>
          <w:rPr>
            <w:rStyle w:val="Hyperlink"/>
          </w:rPr>
          <w:t xml:space="preserve">Remark 8</w:t>
        </w:r>
      </w:hyperlink>
      <w:r>
        <w:t xml:space="preserve"> </w:t>
      </w:r>
      <w:r>
        <w:t xml:space="preserve">found perpendicular to</w:t>
      </w:r>
      <w:r>
        <w:t xml:space="preserve"> </w:t>
      </w:r>
      <m:oMath>
        <m:r>
          <m:rPr>
            <m:sty m:val="p"/>
          </m:rPr>
          <m:t>(</m:t>
        </m:r>
        <m:r>
          <m:t>1</m:t>
        </m:r>
        <m:r>
          <m:rPr>
            <m:sty m:val="p"/>
          </m:rPr>
          <m:t>,</m:t>
        </m:r>
        <m:r>
          <m:t>2</m:t>
        </m:r>
        <m:r>
          <m:rPr>
            <m:sty m:val="p"/>
          </m:rPr>
          <m:t>)</m:t>
        </m:r>
      </m:oMath>
      <w:r>
        <w:t xml:space="preserve">.</w:t>
      </w:r>
    </w:p>
    <w:bookmarkEnd w:id="329"/>
    <w:bookmarkStart w:id="330" w:name="thm-complement-null-space"/>
    <w:p>
      <w:pPr>
        <w:pStyle w:val="BodyText"/>
      </w:pPr>
      <w:r>
        <w:rPr>
          <w:b/>
          <w:bCs/>
        </w:rPr>
        <w:t xml:space="preserve">Theorem 52 (The orthogonal complement of a column space is a null space)</w:t>
      </w:r>
      <w:r>
        <w:t xml:space="preserve"> </w:t>
      </w:r>
      <w:r>
        <w:t xml:space="preserve">For any</w:t>
      </w:r>
      <w:r>
        <w:t xml:space="preserve"> </w:t>
      </w:r>
      <m:oMath>
        <m:r>
          <m:t>m</m:t>
        </m:r>
        <m:r>
          <m:rPr>
            <m:sty m:val="p"/>
          </m:rPr>
          <m:t>×</m:t>
        </m:r>
        <m:r>
          <m:t>n</m:t>
        </m:r>
      </m:oMath>
      <w:r>
        <w:t xml:space="preserve"> </w:t>
      </w:r>
      <w:r>
        <w:t xml:space="preserve">matrix</w:t>
      </w:r>
      <w:r>
        <w:t xml:space="preserve"> </w:t>
      </w:r>
      <m:oMath>
        <m:r>
          <m:rPr>
            <m:sty m:val="bi"/>
          </m:rPr>
          <m:t>A</m:t>
        </m:r>
      </m:oMath>
      <w:r>
        <w:t xml:space="preserve">,</w:t>
      </w:r>
    </w:p>
    <w:p>
      <w:pPr>
        <w:pStyle w:val="BodyText"/>
      </w:pPr>
      <m:oMathPara>
        <m:oMathParaPr>
          <m:jc m:val="center"/>
        </m:oMathPara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r>
            <m:rPr>
              <m:sty m:val="p"/>
            </m:rPr>
            <m:t>.</m:t>
          </m:r>
        </m:oMath>
      </m:oMathPara>
    </w:p>
    <w:bookmarkEnd w:id="330"/>
    <w:p>
      <w:pPr>
        <w:pStyle w:val="FirstParagraph"/>
      </w:pPr>
      <w:del w:id="12914" w:author="PR Preview" w:date="2026-01-01T00:00:00Z">
        <w:r>
          <w:rPr>
            <w:i/>
            <w:iCs/>
          </w:rPr>
          <w:delText xml:space="preserve">Proof</w:delText>
        </w:r>
      </w:del>
      <w:del w:id="12915" w:author="PR Preview" w:date="2026-01-01T00:00:00Z">
        <w:r>
          <w:delText xml:space="preserve">. </w:delText>
        </w:r>
      </w:del>
      <w:del w:id="12916" w:author="PR Preview" w:date="2026-01-01T00:00:00Z">
        <w:r>
          <w:delText xml:space="preserve">Let</w:delText>
        </w:r>
      </w:del>
      <w:del w:id="12917"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12918" w:author="PR Preview" w:date="2026-01-01T00:00:00Z">
        <w:r>
          <w:delText xml:space="preserve"> </w:delText>
        </w:r>
      </w:del>
      <w:del w:id="12919" w:author="PR Preview" w:date="2026-01-01T00:00:00Z">
        <w:r>
          <w:delText xml:space="preserve">be the columns of</w:delText>
        </w:r>
      </w:del>
      <w:del w:id="12920" w:author="PR Preview" w:date="2026-01-01T00:00:00Z">
        <w:r>
          <w:delText xml:space="preserve"> </w:delText>
        </w:r>
      </w:del>
      <m:oMath>
        <m:r>
          <m:rPr>
            <m:sty m:val="bi"/>
          </m:rPr>
          <m:t>A</m:t>
        </m:r>
      </m:oMath>
      <w:del w:id="12921" w:author="PR Preview" w:date="2026-01-01T00:00:00Z">
        <w:r>
          <w:delText xml:space="preserve">,</w:delText>
        </w:r>
      </w:del>
      <w:del w:id="12922" w:author="PR Preview" w:date="2026-01-01T00:00:00Z">
        <w:r>
          <w:delText xml:space="preserve"> </w:delText>
        </w:r>
      </w:del>
      <w:del w:id="12923" w:author="PR Preview" w:date="2026-01-01T00:00:00Z">
        <w:r>
          <w:delText xml:space="preserve">so</w:delText>
        </w:r>
      </w:del>
      <w:del w:id="12924" w:author="PR Preview" w:date="2026-01-01T00:00:00Z">
        <w:r>
          <w:delText xml:space="preserve"> </w:delText>
        </w:r>
      </w:del>
      <m:oMath>
        <m:sSub>
          <m:e>
            <m:limLow>
              <m:e>
                <m:r>
                  <m:t>a</m:t>
                </m:r>
              </m:e>
              <m:lim>
                <m:r>
                  <m:rPr>
                    <m:sty m:val="p"/>
                  </m:rPr>
                  <m:t>∼</m:t>
                </m:r>
              </m:lim>
            </m:limLow>
          </m:e>
          <m:sub>
            <m:r>
              <m:t>j</m:t>
            </m:r>
          </m:sub>
        </m:sSub>
        <m:r>
          <m:rPr>
            <m:sty m:val="p"/>
          </m:rPr>
          <m:t>=</m:t>
        </m:r>
        <m:r>
          <m:rPr>
            <m:sty m:val="p"/>
          </m:rPr>
          <m:t>(</m:t>
        </m:r>
        <m:sSub>
          <m:e>
            <m:r>
              <m:t>a</m:t>
            </m:r>
          </m:e>
          <m:sub>
            <m:r>
              <m:t>1</m:t>
            </m:r>
            <m:r>
              <m:t>j</m:t>
            </m:r>
          </m:sub>
        </m:sSub>
        <m:r>
          <m:rPr>
            <m:sty m:val="p"/>
          </m:rPr>
          <m:t>,</m:t>
        </m:r>
        <m:r>
          <m:rPr>
            <m:sty m:val="p"/>
          </m:rPr>
          <m:t>…</m:t>
        </m:r>
        <m:r>
          <m:rPr>
            <m:sty m:val="p"/>
          </m:rPr>
          <m:t>,</m:t>
        </m:r>
        <m:sSub>
          <m:e>
            <m:r>
              <m:t>a</m:t>
            </m:r>
          </m:e>
          <m:sub>
            <m:r>
              <m:t>m</m:t>
            </m:r>
            <m:r>
              <m:t>j</m:t>
            </m:r>
          </m:sub>
        </m:sSub>
        <m:r>
          <m:rPr>
            <m:sty m:val="p"/>
          </m:rPr>
          <m:t>)</m:t>
        </m:r>
      </m:oMath>
      <w:del w:id="12925" w:author="PR Preview" w:date="2026-01-01T00:00:00Z">
        <w:r>
          <w:delText xml:space="preserve">.</w:delText>
        </w:r>
      </w:del>
      <w:del w:id="12926" w:author="PR Preview" w:date="2026-01-01T00:00:00Z">
        <w:r>
          <w:delText xml:space="preserve"> </w:delText>
        </w:r>
      </w:del>
      <w:del w:id="12927" w:author="PR Preview" w:date="2026-01-01T00:00:00Z">
        <w:r>
          <w:delText xml:space="preserve">For</w:delText>
        </w:r>
      </w:del>
      <w:del w:id="12928" w:author="PR Preview" w:date="2026-01-01T00:00:00Z">
        <w:r>
          <w:delText xml:space="preserve"> </w:delText>
        </w:r>
      </w:del>
      <m:oMath>
        <m:limLow>
          <m:e>
            <m:r>
              <m:t>x</m:t>
            </m:r>
          </m:e>
          <m:lim>
            <m:r>
              <m:rPr>
                <m:sty m:val="p"/>
              </m:rPr>
              <m:t>∼</m:t>
            </m:r>
          </m:lim>
        </m:limLow>
        <m:r>
          <m:rPr>
            <m:sty m:val="p"/>
          </m:rPr>
          <m:t>∈</m:t>
        </m:r>
        <m:sSup>
          <m:e>
            <m:r>
              <m:rPr>
                <m:scr m:val="double-struck"/>
                <m:sty m:val="p"/>
              </m:rPr>
              <m:t>R</m:t>
            </m:r>
          </m:e>
          <m:sup>
            <m:r>
              <m:t>m</m:t>
            </m:r>
          </m:sup>
        </m:sSup>
      </m:oMath>
      <w:del w:id="12929" w:author="PR Preview" w:date="2026-01-01T00:00:00Z">
        <w:r>
          <w:delText xml:space="preserve">, entry</w:delText>
        </w:r>
      </w:del>
      <w:del w:id="12930" w:author="PR Preview" w:date="2026-01-01T00:00:00Z">
        <w:r>
          <w:delText xml:space="preserve"> </w:delText>
        </w:r>
      </w:del>
      <m:oMath>
        <m:r>
          <m:t>j</m:t>
        </m:r>
      </m:oMath>
      <w:del w:id="12931" w:author="PR Preview" w:date="2026-01-01T00:00:00Z">
        <w:r>
          <w:delText xml:space="preserve"> </w:delText>
        </w:r>
      </w:del>
      <w:del w:id="12932" w:author="PR Preview" w:date="2026-01-01T00:00:00Z">
        <w:r>
          <w:delText xml:space="preserve">of</w:delText>
        </w:r>
      </w:del>
      <w:del w:id="12933" w:author="PR Preview" w:date="2026-01-01T00:00:00Z">
        <w:r>
          <w:delText xml:space="preserve"> </w:delText>
        </w:r>
      </w:del>
      <m:oMath>
        <m:sSup>
          <m:e>
            <m:r>
              <m:rPr>
                <m:sty m:val="bi"/>
              </m:rPr>
              <m:t>A</m:t>
            </m:r>
          </m:e>
          <m:sup>
            <m:r>
              <m:rPr>
                <m:sty m:val="p"/>
              </m:rPr>
              <m:t>⊤</m:t>
            </m:r>
          </m:sup>
        </m:sSup>
        <m:limLow>
          <m:e>
            <m:r>
              <m:t>x</m:t>
            </m:r>
          </m:e>
          <m:lim>
            <m:r>
              <m:rPr>
                <m:sty m:val="p"/>
              </m:rPr>
              <m:t>∼</m:t>
            </m:r>
          </m:lim>
        </m:limLow>
      </m:oMath>
      <w:del w:id="12934" w:author="PR Preview" w:date="2026-01-01T00:00:00Z">
        <w:r>
          <w:delText xml:space="preserve"> </w:delText>
        </w:r>
      </w:del>
      <w:del w:id="12935" w:author="PR Preview" w:date="2026-01-01T00:00:00Z">
        <w:r>
          <w:delText xml:space="preserve">is</w:delText>
        </w:r>
      </w:del>
    </w:p>
    <w:p>
      <w:pPr>
        <w:pStyle w:val="BodyText"/>
      </w:pPr>
      <m:oMathPara>
        <m:oMathParaPr>
          <m:jc m:val="center"/>
        </m:oMathParaPr>
        <m:oMath>
          <m:eqArr>
            <m:e>
              <m:r>
                <m:rPr>
                  <m:sty m:val="p"/>
                </m:rPr>
                <m:t>(</m:t>
              </m:r>
              <m:sSup>
                <m:e>
                  <m:r>
                    <m:rPr>
                      <m:sty m:val="bi"/>
                    </m:rPr>
                    <m:t>A</m:t>
                  </m:r>
                </m:e>
                <m:sup>
                  <m:r>
                    <m:rPr>
                      <m:sty m:val="p"/>
                    </m:rPr>
                    <m:t>⊤</m:t>
                  </m:r>
                </m:sup>
              </m:sSup>
              <m:limLow>
                <m:e>
                  <m:r>
                    <m:t>x</m:t>
                  </m:r>
                </m:e>
                <m:lim>
                  <m:r>
                    <m:rPr>
                      <m:sty m:val="p"/>
                    </m:rPr>
                    <m:t>∼</m:t>
                  </m:r>
                </m:lim>
              </m:limLow>
              <m:sSub>
                <m:e>
                  <m:r>
                    <m:rPr>
                      <m:sty m:val="p"/>
                    </m:rPr>
                    <m:t>)</m:t>
                  </m:r>
                </m:e>
                <m:sub>
                  <m:r>
                    <m:t>j</m:t>
                  </m:r>
                </m:sub>
              </m:sSub>
              <m:r>
                <m:t>&amp;</m:t>
              </m:r>
              <m:r>
                <m:rPr>
                  <m:sty m:val="p"/>
                </m:rPr>
                <m:t>=</m:t>
              </m:r>
              <m:nary>
                <m:naryPr>
                  <m:chr m:val="∑"/>
                  <m:limLoc m:val="undOvr"/>
                  <m:subHide m:val="off"/>
                  <m:supHide m:val="off"/>
                </m:naryPr>
                <m:sub>
                  <m:r>
                    <m:t>i</m:t>
                  </m:r>
                  <m:r>
                    <m:rPr>
                      <m:sty m:val="p"/>
                    </m:rPr>
                    <m:t>=</m:t>
                  </m:r>
                  <m:r>
                    <m:t>1</m:t>
                  </m:r>
                </m:sub>
                <m:sup>
                  <m:r>
                    <m:t>m</m:t>
                  </m:r>
                </m:sup>
                <m:e>
                  <m:r>
                    <m:rPr>
                      <m:sty m:val="p"/>
                    </m:rPr>
                    <m:t>(</m:t>
                  </m:r>
                </m:e>
              </m:nary>
              <m:sSup>
                <m:e>
                  <m:r>
                    <m:rPr>
                      <m:sty m:val="bi"/>
                    </m:rPr>
                    <m:t>A</m:t>
                  </m:r>
                </m:e>
                <m:sup>
                  <m:r>
                    <m:rPr>
                      <m:sty m:val="p"/>
                    </m:rPr>
                    <m:t>⊤</m:t>
                  </m:r>
                </m:sup>
              </m:sSup>
              <m:sSub>
                <m:e>
                  <m:r>
                    <m:rPr>
                      <m:sty m:val="p"/>
                    </m:rPr>
                    <m:t>)</m:t>
                  </m:r>
                </m:e>
                <m:sub>
                  <m:r>
                    <m:t>j</m:t>
                  </m:r>
                  <m:r>
                    <m:t>i</m:t>
                  </m:r>
                </m:sub>
              </m:sSub>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m:t>
              </m:r>
              <m:r>
                <m:rPr>
                  <m:nor/>
                  <m:sty m:val="p"/>
                </m:rPr>
                <m:t>Definition 22</m:t>
              </m:r>
              <m:r>
                <m:rPr>
                  <m:nor/>
                  <m:sty m:val="p"/>
                </m:rPr>
                <m:t>)</m:t>
              </m:r>
            </m:e>
            <m:e>
              <m:r>
                <m:t>&amp;</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qArr>
        </m:oMath>
      </m:oMathPara>
    </w:p>
    <w:p>
      <w:pPr>
        <w:pStyle w:val="FirstParagraph"/>
      </w:pPr>
      <w:del w:id="12936" w:author="PR Preview" w:date="2026-01-01T00:00:00Z">
        <w:r>
          <w:delText xml:space="preserve">So</w:delText>
        </w:r>
      </w:del>
      <w:del w:id="12937" w:author="PR Preview" w:date="2026-01-01T00:00:00Z">
        <w:r>
          <w:delText xml:space="preserve"> </w:delText>
        </w:r>
      </w:del>
      <m:oMath>
        <m:limLow>
          <m:e>
            <m:r>
              <m:t>x</m:t>
            </m:r>
          </m:e>
          <m:lim>
            <m:r>
              <m:rPr>
                <m:sty m:val="p"/>
              </m:rPr>
              <m:t>∼</m:t>
            </m:r>
          </m:lim>
        </m:limLow>
        <m:r>
          <m:rPr>
            <m:sty m:val="p"/>
          </m:rPr>
          <m:t>∈</m:t>
        </m:r>
        <m:r>
          <m:rPr>
            <m:scr m:val="script"/>
            <m:sty m:val="p"/>
          </m:rPr>
          <m:t>N</m:t>
        </m:r>
        <m:r>
          <m:rPr>
            <m:sty m:val="p"/>
          </m:rPr>
          <m:t>(</m:t>
        </m:r>
        <m:sSup>
          <m:e>
            <m:r>
              <m:rPr>
                <m:sty m:val="bi"/>
              </m:rPr>
              <m:t>A</m:t>
            </m:r>
          </m:e>
          <m:sup>
            <m:r>
              <m:rPr>
                <m:sty m:val="p"/>
              </m:rPr>
              <m:t>⊤</m:t>
            </m:r>
          </m:sup>
        </m:sSup>
        <m:r>
          <m:rPr>
            <m:sty m:val="p"/>
          </m:rPr>
          <m:t>)</m:t>
        </m:r>
      </m:oMath>
      <w:del w:id="12938" w:author="PR Preview" w:date="2026-01-01T00:00:00Z">
        <w:r>
          <w:delText xml:space="preserve"> </w:delText>
        </w:r>
      </w:del>
      <w:del w:id="12939" w:author="PR Preview" w:date="2026-01-01T00:00:00Z">
        <w:r>
          <w:delText xml:space="preserve">(</w:delText>
        </w:r>
      </w:del>
      <w:hyperlink w:anchor="def-null-space">
        <w:del w:id="12940" w:author="PR Preview" w:date="2026-01-01T00:00:00Z">
          <w:r>
            <w:rPr>
              <w:rStyle w:val="Hyperlink"/>
            </w:rPr>
            <w:delText xml:space="preserve">Definition 54</w:delText>
          </w:r>
        </w:del>
      </w:hyperlink>
      <w:del w:id="12941" w:author="PR Preview" w:date="2026-01-01T00:00:00Z">
        <w:r>
          <w:delText xml:space="preserve">)</w:delText>
        </w:r>
      </w:del>
      <w:del w:id="12942" w:author="PR Preview" w:date="2026-01-01T00:00:00Z">
        <w:r>
          <w:delText xml:space="preserve"> </w:delText>
        </w:r>
      </w:del>
      <w:del w:id="12943" w:author="PR Preview" w:date="2026-01-01T00:00:00Z">
        <w:r>
          <w:delText xml:space="preserve">exactly when</w:delText>
        </w:r>
      </w:del>
      <w:del w:id="12944" w:author="PR Preview" w:date="2026-01-01T00:00:00Z">
        <w:r>
          <w:delText xml:space="preserve"> </w:delText>
        </w:r>
      </w:del>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del w:id="12945" w:author="PR Preview" w:date="2026-01-01T00:00:00Z">
        <w:r>
          <w:delText xml:space="preserve"> </w:delText>
        </w:r>
      </w:del>
      <w:del w:id="12946" w:author="PR Preview" w:date="2026-01-01T00:00:00Z">
        <w:r>
          <w:delText xml:space="preserve">for every column</w:delText>
        </w:r>
      </w:del>
      <w:del w:id="12947" w:author="PR Preview" w:date="2026-01-01T00:00:00Z">
        <w:r>
          <w:delText xml:space="preserve"> </w:delText>
        </w:r>
      </w:del>
      <m:oMath>
        <m:sSub>
          <m:e>
            <m:limLow>
              <m:e>
                <m:r>
                  <m:t>a</m:t>
                </m:r>
              </m:e>
              <m:lim>
                <m:r>
                  <m:rPr>
                    <m:sty m:val="p"/>
                  </m:rPr>
                  <m:t>∼</m:t>
                </m:r>
              </m:lim>
            </m:limLow>
          </m:e>
          <m:sub>
            <m:r>
              <m:t>j</m:t>
            </m:r>
          </m:sub>
        </m:sSub>
      </m:oMath>
      <w:del w:id="12948" w:author="PR Preview" w:date="2026-01-01T00:00:00Z">
        <w:r>
          <w:delText xml:space="preserve">.</w:delText>
        </w:r>
      </w:del>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2949" w:author="PR Preview" w:date="2026-01-01T00:00:00Z">
        <w:r>
          <w:rPr>
            <w:b/>
            <w:bCs/>
          </w:rPr>
          <w:delText xml:space="preserve">.</w:delText>
        </w:r>
      </w:del>
      <w:del w:id="12950" w:author="PR Preview" w:date="2026-01-01T00:00:00Z">
        <w:r>
          <w:delText xml:space="preserve"> </w:delText>
        </w:r>
      </w:del>
      <w:del w:id="12951" w:author="PR Preview" w:date="2026-01-01T00:00:00Z">
        <w:r>
          <w:delText xml:space="preserve">Each column</w:delText>
        </w:r>
      </w:del>
      <w:del w:id="12952" w:author="PR Preview" w:date="2026-01-01T00:00:00Z">
        <w:r>
          <w:delText xml:space="preserve"> </w:delText>
        </w:r>
      </w:del>
      <m:oMath>
        <m:sSub>
          <m:e>
            <m:limLow>
              <m:e>
                <m:r>
                  <m:t>a</m:t>
                </m:r>
              </m:e>
              <m:lim>
                <m:r>
                  <m:rPr>
                    <m:sty m:val="p"/>
                  </m:rPr>
                  <m:t>∼</m:t>
                </m:r>
              </m:lim>
            </m:limLow>
          </m:e>
          <m:sub>
            <m:r>
              <m:t>j</m:t>
            </m:r>
          </m:sub>
        </m:sSub>
      </m:oMath>
      <w:del w:id="12953" w:author="PR Preview" w:date="2026-01-01T00:00:00Z">
        <w:r>
          <w:delText xml:space="preserve"> </w:delText>
        </w:r>
      </w:del>
      <w:del w:id="12954" w:author="PR Preview" w:date="2026-01-01T00:00:00Z">
        <w:r>
          <w:delText xml:space="preserve">is in</w:delText>
        </w:r>
      </w:del>
      <w:del w:id="12955" w:author="PR Preview" w:date="2026-01-01T00:00:00Z">
        <w:r>
          <w:delText xml:space="preserve"> </w:delText>
        </w:r>
      </w:del>
      <m:oMath>
        <m:r>
          <m:rPr>
            <m:scr m:val="script"/>
            <m:sty m:val="p"/>
          </m:rPr>
          <m:t>C</m:t>
        </m:r>
        <m:r>
          <m:rPr>
            <m:sty m:val="p"/>
          </m:rPr>
          <m:t>(</m:t>
        </m:r>
        <m:r>
          <m:rPr>
            <m:sty m:val="bi"/>
          </m:rPr>
          <m:t>A</m:t>
        </m:r>
        <m:r>
          <m:rPr>
            <m:sty m:val="p"/>
          </m:rPr>
          <m:t>)</m:t>
        </m:r>
      </m:oMath>
      <w:del w:id="12956" w:author="PR Preview" w:date="2026-01-01T00:00:00Z">
        <w:r>
          <w:delText xml:space="preserve"> </w:delText>
        </w:r>
      </w:del>
      <w:del w:id="12957" w:author="PR Preview" w:date="2026-01-01T00:00:00Z">
        <w:r>
          <w:delText xml:space="preserve">(</w:delText>
        </w:r>
      </w:del>
      <w:hyperlink w:anchor="thm-column-space-span">
        <w:del w:id="12958" w:author="PR Preview" w:date="2026-01-01T00:00:00Z">
          <w:r>
            <w:rPr>
              <w:rStyle w:val="Hyperlink"/>
            </w:rPr>
            <w:delText xml:space="preserve">Theorem 32</w:delText>
          </w:r>
        </w:del>
      </w:hyperlink>
      <w:del w:id="12959" w:author="PR Preview" w:date="2026-01-01T00:00:00Z">
        <w:r>
          <w:delText xml:space="preserve">),</w:delText>
        </w:r>
      </w:del>
      <w:del w:id="12960" w:author="PR Preview" w:date="2026-01-01T00:00:00Z">
        <w:r>
          <w:delText xml:space="preserve"> </w:delText>
        </w:r>
      </w:del>
      <w:del w:id="12961" w:author="PR Preview" w:date="2026-01-01T00:00:00Z">
        <w:r>
          <w:delText xml:space="preserve">so a vector orthogonal to all of</w:delText>
        </w:r>
      </w:del>
      <w:del w:id="12962" w:author="PR Preview" w:date="2026-01-01T00:00:00Z">
        <w:r>
          <w:delText xml:space="preserve"> </w:delText>
        </w:r>
      </w:del>
      <m:oMath>
        <m:r>
          <m:rPr>
            <m:scr m:val="script"/>
            <m:sty m:val="p"/>
          </m:rPr>
          <m:t>C</m:t>
        </m:r>
        <m:r>
          <m:rPr>
            <m:sty m:val="p"/>
          </m:rPr>
          <m:t>(</m:t>
        </m:r>
        <m:r>
          <m:rPr>
            <m:sty m:val="bi"/>
          </m:rPr>
          <m:t>A</m:t>
        </m:r>
        <m:r>
          <m:rPr>
            <m:sty m:val="p"/>
          </m:rPr>
          <m:t>)</m:t>
        </m:r>
      </m:oMath>
      <w:del w:id="12963" w:author="PR Preview" w:date="2026-01-01T00:00:00Z">
        <w:r>
          <w:delText xml:space="preserve"> </w:delText>
        </w:r>
      </w:del>
      <w:del w:id="12964" w:author="PR Preview" w:date="2026-01-01T00:00:00Z">
        <w:r>
          <w:delText xml:space="preserve">is orthogonal to every column.</w:delText>
        </w:r>
      </w:del>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del w:id="12965" w:author="PR Preview" w:date="2026-01-01T00:00:00Z">
        <w:r>
          <w:rPr>
            <w:b/>
            <w:bCs/>
          </w:rPr>
          <w:delText xml:space="preserve">.</w:delText>
        </w:r>
      </w:del>
      <w:del w:id="12966" w:author="PR Preview" w:date="2026-01-01T00:00:00Z">
        <w:r>
          <w:delText xml:space="preserve"> </w:delText>
        </w:r>
      </w:del>
      <w:del w:id="12967" w:author="PR Preview" w:date="2026-01-01T00:00:00Z">
        <w:r>
          <w:delText xml:space="preserve">Suppose</w:delText>
        </w:r>
      </w:del>
      <w:del w:id="12968" w:author="PR Preview" w:date="2026-01-01T00:00:00Z">
        <w:r>
          <w:delText xml:space="preserve"> </w:delText>
        </w:r>
      </w:del>
      <m:oMath>
        <m:sSub>
          <m:e>
            <m:limLow>
              <m:e>
                <m:r>
                  <m:t>a</m:t>
                </m:r>
              </m:e>
              <m:lim>
                <m:r>
                  <m:rPr>
                    <m:sty m:val="p"/>
                  </m:rPr>
                  <m:t>∼</m:t>
                </m:r>
              </m:lim>
            </m:limLow>
          </m:e>
          <m:sub>
            <m:r>
              <m:t>j</m:t>
            </m:r>
          </m:sub>
        </m:sSub>
        <m:r>
          <m:rPr>
            <m:sty m:val="p"/>
          </m:rPr>
          <m:t>⋅</m:t>
        </m:r>
        <m:limLow>
          <m:e>
            <m:r>
              <m:t>x</m:t>
            </m:r>
          </m:e>
          <m:lim>
            <m:r>
              <m:rPr>
                <m:sty m:val="p"/>
              </m:rPr>
              <m:t>∼</m:t>
            </m:r>
          </m:lim>
        </m:limLow>
        <m:r>
          <m:rPr>
            <m:sty m:val="p"/>
          </m:rPr>
          <m:t>=</m:t>
        </m:r>
        <m:r>
          <m:t>0</m:t>
        </m:r>
      </m:oMath>
      <w:del w:id="12969" w:author="PR Preview" w:date="2026-01-01T00:00:00Z">
        <w:r>
          <w:delText xml:space="preserve"> </w:delText>
        </w:r>
      </w:del>
      <w:del w:id="12970" w:author="PR Preview" w:date="2026-01-01T00:00:00Z">
        <w:r>
          <w:delText xml:space="preserve">for every</w:delText>
        </w:r>
      </w:del>
      <w:del w:id="12971" w:author="PR Preview" w:date="2026-01-01T00:00:00Z">
        <w:r>
          <w:delText xml:space="preserve"> </w:delText>
        </w:r>
      </w:del>
      <m:oMath>
        <m:r>
          <m:t>j</m:t>
        </m:r>
      </m:oMath>
      <w:del w:id="12972" w:author="PR Preview" w:date="2026-01-01T00:00:00Z">
        <w:r>
          <w:delText xml:space="preserve">,</w:delText>
        </w:r>
      </w:del>
      <w:del w:id="12973" w:author="PR Preview" w:date="2026-01-01T00:00:00Z">
        <w:r>
          <w:delText xml:space="preserve"> </w:delText>
        </w:r>
      </w:del>
      <w:del w:id="12974" w:author="PR Preview" w:date="2026-01-01T00:00:00Z">
        <w:r>
          <w:delText xml:space="preserve">and take any</w:delText>
        </w:r>
      </w:del>
      <w:del w:id="12975" w:author="PR Preview" w:date="2026-01-01T00:00:00Z">
        <w:r>
          <w:delText xml:space="preserve"> </w:delText>
        </w:r>
      </w:del>
      <m:oMath>
        <m:limLow>
          <m:e>
            <m:r>
              <m:t>y</m:t>
            </m:r>
          </m:e>
          <m:lim>
            <m:r>
              <m:rPr>
                <m:sty m:val="p"/>
              </m:rPr>
              <m:t>∼</m:t>
            </m:r>
          </m:lim>
        </m:limLow>
        <m:r>
          <m:rPr>
            <m:sty m:val="p"/>
          </m:rPr>
          <m:t>∈</m:t>
        </m:r>
        <m:r>
          <m:rPr>
            <m:scr m:val="script"/>
            <m:sty m:val="p"/>
          </m:rPr>
          <m:t>C</m:t>
        </m:r>
        <m:r>
          <m:rPr>
            <m:sty m:val="p"/>
          </m:rPr>
          <m:t>(</m:t>
        </m:r>
        <m:r>
          <m:rPr>
            <m:sty m:val="bi"/>
          </m:rPr>
          <m:t>A</m:t>
        </m:r>
        <m:r>
          <m:rPr>
            <m:sty m:val="p"/>
          </m:rPr>
          <m:t>)</m:t>
        </m:r>
      </m:oMath>
      <w:del w:id="12976" w:author="PR Preview" w:date="2026-01-01T00:00:00Z">
        <w:r>
          <w:delText xml:space="preserve">,</w:delText>
        </w:r>
      </w:del>
      <w:del w:id="12977" w:author="PR Preview" w:date="2026-01-01T00:00:00Z">
        <w:r>
          <w:delText xml:space="preserve"> </w:delText>
        </w:r>
      </w:del>
      <w:del w:id="12978" w:author="PR Preview" w:date="2026-01-01T00:00:00Z">
        <w:r>
          <w:delText xml:space="preserve">so</w:delText>
        </w:r>
      </w:del>
      <w:del w:id="12979" w:author="PR Preview" w:date="2026-01-01T00:00:00Z">
        <w:r>
          <w:delText xml:space="preserve"> </w:delText>
        </w:r>
      </w:del>
      <m:oMath>
        <m:limLow>
          <m:e>
            <m:r>
              <m:t>y</m:t>
            </m:r>
          </m:e>
          <m:lim>
            <m:r>
              <m:rPr>
                <m:sty m:val="p"/>
              </m:rPr>
              <m:t>∼</m:t>
            </m:r>
          </m:lim>
        </m:limLow>
        <m:r>
          <m:rPr>
            <m:sty m:val="p"/>
          </m:rPr>
          <m:t>=</m:t>
        </m:r>
        <m:r>
          <m:rPr>
            <m:sty m:val="bi"/>
          </m:rPr>
          <m:t>A</m:t>
        </m:r>
        <m:limLow>
          <m:e>
            <m:r>
              <m:t>z</m:t>
            </m:r>
          </m:e>
          <m:lim>
            <m:r>
              <m:rPr>
                <m:sty m:val="p"/>
              </m:rPr>
              <m:t>∼</m:t>
            </m:r>
          </m:lim>
        </m:limLow>
      </m:oMath>
      <w:del w:id="12980" w:author="PR Preview" w:date="2026-01-01T00:00:00Z">
        <w:r>
          <w:delText xml:space="preserve"> </w:delText>
        </w:r>
      </w:del>
      <w:del w:id="12981" w:author="PR Preview" w:date="2026-01-01T00:00:00Z">
        <w:r>
          <w:delText xml:space="preserve">for some</w:delText>
        </w:r>
      </w:del>
      <w:del w:id="12982" w:author="PR Preview" w:date="2026-01-01T00:00:00Z">
        <w:r>
          <w:delText xml:space="preserve"> </w:delText>
        </w:r>
      </w:del>
      <m:oMath>
        <m:limLow>
          <m:e>
            <m:r>
              <m:t>z</m:t>
            </m:r>
          </m:e>
          <m:lim>
            <m:r>
              <m:rPr>
                <m:sty m:val="p"/>
              </m:rPr>
              <m:t>∼</m:t>
            </m:r>
          </m:lim>
        </m:limLow>
        <m:r>
          <m:rPr>
            <m:sty m:val="p"/>
          </m:rPr>
          <m:t>∈</m:t>
        </m:r>
        <m:sSup>
          <m:e>
            <m:r>
              <m:rPr>
                <m:scr m:val="double-struck"/>
                <m:sty m:val="p"/>
              </m:rPr>
              <m:t>R</m:t>
            </m:r>
          </m:e>
          <m:sup>
            <m:r>
              <m:t>n</m:t>
            </m:r>
          </m:sup>
        </m:sSup>
      </m:oMath>
      <w:del w:id="12983" w:author="PR Preview" w:date="2026-01-01T00:00:00Z">
        <w:r>
          <w:delText xml:space="preserve"> </w:delText>
        </w:r>
      </w:del>
      <w:del w:id="12984" w:author="PR Preview" w:date="2026-01-01T00:00:00Z">
        <w:r>
          <w:delText xml:space="preserve">(</w:delText>
        </w:r>
      </w:del>
      <w:hyperlink w:anchor="def-column-space">
        <w:del w:id="12985" w:author="PR Preview" w:date="2026-01-01T00:00:00Z">
          <w:r>
            <w:rPr>
              <w:rStyle w:val="Hyperlink"/>
            </w:rPr>
            <w:delText xml:space="preserve">Definition 52</w:delText>
          </w:r>
        </w:del>
      </w:hyperlink>
      <w:del w:id="12986" w:author="PR Preview" w:date="2026-01-01T00:00:00Z">
        <w:r>
          <w:delText xml:space="preserve">).</w:delText>
        </w:r>
      </w:del>
      <w:del w:id="12987" w:author="PR Preview" w:date="2026-01-01T00:00:00Z">
        <w:r>
          <w:delText xml:space="preserve"> </w:delText>
        </w:r>
      </w:del>
      <w:del w:id="12988" w:author="PR Preview" w:date="2026-01-01T00:00:00Z">
        <w:r>
          <w:delText xml:space="preserve">Then</w:delText>
        </w:r>
      </w:del>
    </w:p>
    <w:p>
      <w:pPr>
        <w:pStyle w:val="BodyText"/>
      </w:pPr>
      <m:oMathPara>
        <m:oMathParaPr>
          <m:jc m:val="center"/>
        </m:oMathParaPr>
        <m:oMath>
          <m:eqArr>
            <m:e>
              <m:limLow>
                <m:e>
                  <m:r>
                    <m:t>y</m:t>
                  </m:r>
                </m:e>
                <m:lim>
                  <m:r>
                    <m:rPr>
                      <m:sty m:val="p"/>
                    </m:rPr>
                    <m:t>∼</m:t>
                  </m:r>
                </m:lim>
              </m:limLow>
              <m:r>
                <m:rPr>
                  <m:sty m:val="p"/>
                </m:rPr>
                <m:t>⋅</m:t>
              </m:r>
              <m:limLow>
                <m:e>
                  <m:r>
                    <m:t>x</m:t>
                  </m:r>
                </m:e>
                <m:lim>
                  <m:r>
                    <m:rPr>
                      <m:sty m:val="p"/>
                    </m:rPr>
                    <m:t>∼</m:t>
                  </m:r>
                </m:lim>
              </m:limLow>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limLow>
                <m:e>
                  <m:r>
                    <m:t>z</m:t>
                  </m:r>
                </m:e>
                <m:lim>
                  <m:r>
                    <m:rPr>
                      <m:sty m:val="p"/>
                    </m:rPr>
                    <m:t>∼</m:t>
                  </m:r>
                </m:lim>
              </m:limLow>
              <m:sSub>
                <m:e>
                  <m:r>
                    <m:rPr>
                      <m:sty m:val="p"/>
                    </m:rPr>
                    <m:t>)</m:t>
                  </m:r>
                </m:e>
                <m:sub>
                  <m:r>
                    <m:t>i</m:t>
                  </m:r>
                </m:sub>
              </m:sSub>
              <m:r>
                <m:t> </m:t>
              </m:r>
              <m:sSub>
                <m:e>
                  <m:r>
                    <m:t>x</m:t>
                  </m:r>
                </m:e>
                <m:sub>
                  <m:r>
                    <m:t>i</m:t>
                  </m:r>
                </m:sub>
              </m:sSub>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m</m:t>
                  </m:r>
                </m:sup>
                <m:e>
                  <m:r>
                    <m:t>​</m:t>
                  </m:r>
                </m:e>
              </m:nary>
              <m:d>
                <m:dPr>
                  <m:begChr m:val="("/>
                  <m:sepChr m:val=""/>
                  <m:endChr m:val=")"/>
                  <m:grow/>
                </m:dPr>
                <m:e>
                  <m:nary>
                    <m:naryPr>
                      <m:chr m:val="∑"/>
                      <m:limLoc m:val="undOvr"/>
                      <m:subHide m:val="off"/>
                      <m:supHide m:val="off"/>
                    </m:naryPr>
                    <m:sub>
                      <m:r>
                        <m:t>j</m:t>
                      </m:r>
                      <m:r>
                        <m:rPr>
                          <m:sty m:val="p"/>
                        </m:rPr>
                        <m:t>=</m:t>
                      </m:r>
                      <m:r>
                        <m:t>1</m:t>
                      </m:r>
                    </m:sub>
                    <m:sup>
                      <m:r>
                        <m:t>n</m:t>
                      </m:r>
                    </m:sup>
                    <m:e>
                      <m:sSub>
                        <m:e>
                          <m:r>
                            <m:t>a</m:t>
                          </m:r>
                        </m:e>
                        <m:sub>
                          <m:r>
                            <m:t>i</m:t>
                          </m:r>
                          <m:r>
                            <m:t>j</m:t>
                          </m:r>
                        </m:sub>
                      </m:sSub>
                    </m:e>
                  </m:nary>
                  <m:sSub>
                    <m:e>
                      <m:r>
                        <m:t>z</m:t>
                      </m:r>
                    </m:e>
                    <m:sub>
                      <m:r>
                        <m:t>j</m:t>
                      </m:r>
                    </m:sub>
                  </m:sSub>
                </m:e>
              </m:d>
              <m:r>
                <m:t>​</m:t>
              </m:r>
              <m:r>
                <m:t> </m:t>
              </m:r>
              <m:sSub>
                <m:e>
                  <m:r>
                    <m:t>x</m:t>
                  </m:r>
                </m:e>
                <m:sub>
                  <m:r>
                    <m:t>i</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j</m:t>
                      </m:r>
                      <m:r>
                        <m:rPr>
                          <m:sty m:val="p"/>
                        </m:rPr>
                        <m:t>=</m:t>
                      </m:r>
                      <m:r>
                        <m:t>1</m:t>
                      </m:r>
                    </m:sub>
                    <m:sup>
                      <m:r>
                        <m:t>n</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j</m:t>
                          </m:r>
                        </m:sub>
                      </m:sSub>
                    </m:e>
                  </m:nary>
                </m:e>
              </m:nary>
              <m:r>
                <m:t> </m:t>
              </m:r>
              <m:sSub>
                <m:e>
                  <m:r>
                    <m:t>z</m:t>
                  </m:r>
                </m:e>
                <m:sub>
                  <m:r>
                    <m:t>j</m:t>
                  </m:r>
                </m:sub>
              </m:sSub>
              <m:r>
                <m:t> </m:t>
              </m:r>
              <m:sSub>
                <m:e>
                  <m:r>
                    <m:t>x</m:t>
                  </m:r>
                </m:e>
                <m:sub>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nary>
                <m:naryPr>
                  <m:chr m:val="∑"/>
                  <m:limLoc m:val="undOvr"/>
                  <m:subHide m:val="off"/>
                  <m:supHide m:val="off"/>
                </m:naryPr>
                <m:sub>
                  <m:r>
                    <m:t>i</m:t>
                  </m:r>
                  <m:r>
                    <m:rPr>
                      <m:sty m:val="p"/>
                    </m:rPr>
                    <m:t>=</m:t>
                  </m:r>
                  <m:r>
                    <m:t>1</m:t>
                  </m:r>
                </m:sub>
                <m:sup>
                  <m:r>
                    <m:t>m</m:t>
                  </m:r>
                </m:sup>
                <m:e>
                  <m:sSub>
                    <m:e>
                      <m:r>
                        <m:t>a</m:t>
                      </m:r>
                    </m:e>
                    <m:sub>
                      <m:r>
                        <m:t>i</m:t>
                      </m:r>
                      <m:r>
                        <m:t>j</m:t>
                      </m:r>
                    </m:sub>
                  </m:sSub>
                </m:e>
              </m:nary>
              <m:r>
                <m:t> </m:t>
              </m:r>
              <m:sSub>
                <m:e>
                  <m:r>
                    <m:t>x</m:t>
                  </m:r>
                </m:e>
                <m:sub>
                  <m:r>
                    <m:t>i</m:t>
                  </m:r>
                </m:sub>
              </m:sSub>
              <m:r>
                <m:t>&amp;</m:t>
              </m:r>
              <m:r>
                <m:t>&amp;</m:t>
              </m:r>
              <m:r>
                <m:rPr>
                  <m:nor/>
                  <m:sty m:val="p"/>
                </m:rPr>
                <m:t>(commute, then factor </m:t>
              </m:r>
              <m:sSub>
                <m:e>
                  <m:r>
                    <m:t>z</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t> </m:t>
              </m:r>
              <m:r>
                <m:rPr>
                  <m:sty m:val="p"/>
                </m:rPr>
                <m:t>(</m:t>
              </m:r>
              <m:sSub>
                <m:e>
                  <m:limLow>
                    <m:e>
                      <m:r>
                        <m:t>a</m:t>
                      </m:r>
                    </m:e>
                    <m:lim>
                      <m:r>
                        <m:rPr>
                          <m:sty m:val="p"/>
                        </m:rPr>
                        <m:t>∼</m:t>
                      </m:r>
                    </m:lim>
                  </m:limLow>
                </m:e>
                <m:sub>
                  <m:r>
                    <m:t>j</m:t>
                  </m:r>
                </m:sub>
              </m:sSub>
              <m:r>
                <m:rPr>
                  <m:sty m:val="p"/>
                </m:rPr>
                <m:t>⋅</m:t>
              </m:r>
              <m:limLow>
                <m:e>
                  <m:r>
                    <m:t>x</m:t>
                  </m:r>
                </m:e>
                <m:lim>
                  <m:r>
                    <m:rPr>
                      <m:sty m:val="p"/>
                    </m:rPr>
                    <m:t>∼</m:t>
                  </m:r>
                </m:lim>
              </m:limLow>
              <m:r>
                <m:rPr>
                  <m:sty m:val="p"/>
                </m:rPr>
                <m:t>)</m:t>
              </m:r>
              <m:r>
                <m:t>&amp;</m:t>
              </m:r>
              <m:r>
                <m:t>&amp;</m:t>
              </m:r>
              <m:r>
                <m:rPr>
                  <m:nor/>
                  <m:sty m:val="p"/>
                </m:rPr>
                <m:t>(</m:t>
              </m:r>
              <m:r>
                <m:rPr>
                  <m:nor/>
                  <m:sty m:val="p"/>
                </m:rPr>
                <m:t>Definition 8</m:t>
              </m:r>
              <m:r>
                <m:rPr>
                  <m:nor/>
                  <m:sty m:val="p"/>
                </m:rPr>
                <m:t>)</m:t>
              </m:r>
            </m:e>
            <m:e>
              <m:r>
                <m:t>&amp;</m:t>
              </m:r>
              <m:r>
                <m:rPr>
                  <m:sty m:val="p"/>
                </m:rPr>
                <m:t>=</m:t>
              </m:r>
              <m:nary>
                <m:naryPr>
                  <m:chr m:val="∑"/>
                  <m:limLoc m:val="undOvr"/>
                  <m:subHide m:val="off"/>
                  <m:supHide m:val="off"/>
                </m:naryPr>
                <m:sub>
                  <m:r>
                    <m:t>j</m:t>
                  </m:r>
                  <m:r>
                    <m:rPr>
                      <m:sty m:val="p"/>
                    </m:rPr>
                    <m:t>=</m:t>
                  </m:r>
                  <m:r>
                    <m:t>1</m:t>
                  </m:r>
                </m:sub>
                <m:sup>
                  <m:r>
                    <m:t>n</m:t>
                  </m:r>
                </m:sup>
                <m:e>
                  <m:sSub>
                    <m:e>
                      <m:r>
                        <m:t>z</m:t>
                      </m:r>
                    </m:e>
                    <m:sub>
                      <m:r>
                        <m:t>j</m:t>
                      </m:r>
                    </m:sub>
                  </m:sSub>
                </m:e>
              </m:nary>
              <m:r>
                <m:rPr>
                  <m:sty m:val="p"/>
                </m:rPr>
                <m:t>⋅</m:t>
              </m:r>
              <m:r>
                <m:t>0</m:t>
              </m:r>
              <m:r>
                <m:t>&amp;</m:t>
              </m:r>
              <m:r>
                <m:t>&amp;</m:t>
              </m:r>
              <m:r>
                <m:rPr>
                  <m:nor/>
                  <m:sty m:val="p"/>
                </m:rPr>
                <m:t>(each </m:t>
              </m:r>
              <m:sSub>
                <m:e>
                  <m:limLow>
                    <m:e>
                      <m:r>
                        <m:t>a</m:t>
                      </m:r>
                    </m:e>
                    <m:lim>
                      <m:r>
                        <m:rPr>
                          <m:sty m:val="p"/>
                        </m:rPr>
                        <m:t>∼</m:t>
                      </m:r>
                    </m:lim>
                  </m:limLow>
                </m:e>
                <m:sub>
                  <m:r>
                    <m:t>j</m:t>
                  </m:r>
                </m:sub>
              </m:sSub>
              <m:r>
                <m:rPr>
                  <m:sty m:val="p"/>
                </m:rPr>
                <m:t>⋅</m:t>
              </m:r>
              <m:limLow>
                <m:e>
                  <m:r>
                    <m:t>x</m:t>
                  </m:r>
                </m:e>
                <m:lim>
                  <m:r>
                    <m:rPr>
                      <m:sty m:val="p"/>
                    </m:rPr>
                    <m:t>∼</m:t>
                  </m:r>
                </m:lim>
              </m:limLow>
              <m:r>
                <m:rPr>
                  <m:sty m:val="p"/>
                </m:rPr>
                <m:t>=</m:t>
              </m:r>
              <m:r>
                <m:t>0</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2989" w:author="PR Preview" w:date="2026-01-01T00:00:00Z">
        <w:r>
          <w:delText xml:space="preserve">So</w:delText>
        </w:r>
      </w:del>
      <w:del w:id="12990" w:author="PR Preview" w:date="2026-01-01T00:00:00Z">
        <w:r>
          <w:delText xml:space="preserve"> </w:delText>
        </w:r>
      </w:del>
      <m:oMath>
        <m:limLow>
          <m:e>
            <m:r>
              <m:t>x</m:t>
            </m:r>
          </m:e>
          <m:lim>
            <m:r>
              <m:rPr>
                <m:sty m:val="p"/>
              </m:rPr>
              <m:t>∼</m:t>
            </m:r>
          </m:lim>
        </m:limLow>
      </m:oMath>
      <w:del w:id="12991" w:author="PR Preview" w:date="2026-01-01T00:00:00Z">
        <w:r>
          <w:delText xml:space="preserve"> </w:delText>
        </w:r>
      </w:del>
      <w:del w:id="12992" w:author="PR Preview" w:date="2026-01-01T00:00:00Z">
        <w:r>
          <w:delText xml:space="preserve">is orthogonal to every vector of</w:delText>
        </w:r>
      </w:del>
      <w:del w:id="12993" w:author="PR Preview" w:date="2026-01-01T00:00:00Z">
        <w:r>
          <w:delText xml:space="preserve"> </w:delText>
        </w:r>
      </w:del>
      <m:oMath>
        <m:r>
          <m:rPr>
            <m:scr m:val="script"/>
            <m:sty m:val="p"/>
          </m:rPr>
          <m:t>C</m:t>
        </m:r>
        <m:r>
          <m:rPr>
            <m:sty m:val="p"/>
          </m:rPr>
          <m:t>(</m:t>
        </m:r>
        <m:r>
          <m:rPr>
            <m:sty m:val="bi"/>
          </m:rPr>
          <m:t>A</m:t>
        </m:r>
        <m:r>
          <m:rPr>
            <m:sty m:val="p"/>
          </m:rPr>
          <m:t>)</m:t>
        </m:r>
      </m:oMath>
      <w:del w:id="12994" w:author="PR Preview" w:date="2026-01-01T00:00:00Z">
        <w:r>
          <w:delText xml:space="preserve">.</w:delText>
        </w:r>
      </w:del>
    </w:p>
    <w:p>
      <w:pPr>
        <w:pStyle w:val="FirstParagraph"/>
      </w:pPr>
      <w:ins w:id="12995" w:author="PR Preview" w:date="2026-01-01T00:00:00Z">
        <w:r>
          <w:rPr>
            <w:i/>
            <w:iCs/>
          </w:rPr>
          <w:t xml:space="preserve">Proof</w:t>
        </w:r>
      </w:ins>
      <w:ins w:id="12996" w:author="PR Preview" w:date="2026-01-01T00:00:00Z">
        <w:r>
          <w:t xml:space="preserve">. </w:t>
        </w:r>
      </w:ins>
      <w:ins w:id="12997" w:author="PR Preview" w:date="2026-01-01T00:00:00Z">
        <w:r>
          <w:t xml:space="preserve">Let</w:t>
        </w:r>
      </w:ins>
      <w:ins w:id="12998" w:author="PR Preview" w:date="2026-01-01T00:00:00Z">
        <w:r>
          <w:t xml:space="preserve"> </w:t>
        </w:r>
      </w:ins>
      <w:ins w:id="12999" w:author="PR Preview" w:date="2026-01-01T00:00:00Z">
        <w:r>
          <w:t xml:space="preserve">$\mathord{\smash[b]{\underset{\raise.3ex\hbox{$\scriptstyle\sim$}}{a}}\vphantom{a}}_1, \ldots, \mathord{\smash[b]{\underset{\raise.3ex\hbox{$\scriptstyle\sim$}}{a}}\vphantom{a}}_n$</w:t>
        </w:r>
      </w:ins>
      <w:ins w:id="13000" w:author="PR Preview" w:date="2026-01-01T00:00:00Z">
        <w:r>
          <w:t xml:space="preserve"> </w:t>
        </w:r>
      </w:ins>
      <w:ins w:id="13001" w:author="PR Preview" w:date="2026-01-01T00:00:00Z">
        <w:r>
          <w:t xml:space="preserve">be the columns of</w:t>
        </w:r>
      </w:ins>
      <w:ins w:id="13002" w:author="PR Preview" w:date="2026-01-01T00:00:00Z">
        <w:r>
          <w:t xml:space="preserve"> </w:t>
        </w:r>
      </w:ins>
      <m:oMath>
        <m:r>
          <m:rPr>
            <m:sty m:val="bi"/>
          </m:rPr>
          <m:t>A</m:t>
        </m:r>
      </m:oMath>
      <w:ins w:id="13003" w:author="PR Preview" w:date="2026-01-01T00:00:00Z">
        <w:r>
          <w:t xml:space="preserve">,</w:t>
        </w:r>
      </w:ins>
      <w:ins w:id="13004" w:author="PR Preview" w:date="2026-01-01T00:00:00Z">
        <w:r>
          <w:t xml:space="preserve"> </w:t>
        </w:r>
      </w:ins>
      <w:ins w:id="13005" w:author="PR Preview" w:date="2026-01-01T00:00:00Z">
        <w:r>
          <w:t xml:space="preserve">so</w:t>
        </w:r>
      </w:ins>
      <w:ins w:id="13006" w:author="PR Preview" w:date="2026-01-01T00:00:00Z">
        <w:r>
          <w:t xml:space="preserve"> </w:t>
        </w:r>
      </w:ins>
      <w:ins w:id="13007" w:author="PR Preview" w:date="2026-01-01T00:00:00Z">
        <w:r>
          <w:t xml:space="preserve">$\mathord{\smash[b]{\underset{\raise.3ex\hbox{$\scriptstyle\sim$}}{a}}\vphantom{a}}_j = (a_{1j}, \ldots, a_{mj})$</w:t>
        </w:r>
      </w:ins>
      <w:ins w:id="13008" w:author="PR Preview" w:date="2026-01-01T00:00:00Z">
        <w:r>
          <w:t xml:space="preserve">.</w:t>
        </w:r>
      </w:ins>
      <w:ins w:id="13009" w:author="PR Preview" w:date="2026-01-01T00:00:00Z">
        <w:r>
          <w:t xml:space="preserve"> </w:t>
        </w:r>
      </w:ins>
      <w:ins w:id="13010" w:author="PR Preview" w:date="2026-01-01T00:00:00Z">
        <w:r>
          <w:t xml:space="preserve">For</w:t>
        </w:r>
      </w:ins>
      <w:ins w:id="13011" w:author="PR Preview" w:date="2026-01-01T00:00:00Z">
        <w:r>
          <w:t xml:space="preserve"> </w:t>
        </w:r>
      </w:ins>
      <w:ins w:id="13012" w:author="PR Preview" w:date="2026-01-01T00:00:00Z">
        <w:r>
          <w:t xml:space="preserve">$\mathord{\smash[b]{\underset{\raise.3ex\hbox{$\scriptstyle\sim$}}{x}}\vphantom{x}} \in \mathbb{R}^m$</w:t>
        </w:r>
      </w:ins>
      <w:ins w:id="13013" w:author="PR Preview" w:date="2026-01-01T00:00:00Z">
        <w:r>
          <w:t xml:space="preserve">, entry</w:t>
        </w:r>
      </w:ins>
      <w:ins w:id="13014" w:author="PR Preview" w:date="2026-01-01T00:00:00Z">
        <w:r>
          <w:t xml:space="preserve"> </w:t>
        </w:r>
      </w:ins>
      <m:oMath>
        <m:r>
          <m:t>j</m:t>
        </m:r>
      </m:oMath>
      <w:ins w:id="13015" w:author="PR Preview" w:date="2026-01-01T00:00:00Z">
        <w:r>
          <w:t xml:space="preserve"> </w:t>
        </w:r>
      </w:ins>
      <w:ins w:id="13016" w:author="PR Preview" w:date="2026-01-01T00:00:00Z">
        <w:r>
          <w:t xml:space="preserve">of</w:t>
        </w:r>
      </w:ins>
      <w:ins w:id="13017" w:author="PR Preview" w:date="2026-01-01T00:00:00Z">
        <w:r>
          <w:t xml:space="preserve"> </w:t>
        </w:r>
      </w:ins>
      <w:ins w:id="13018" w:author="PR Preview" w:date="2026-01-01T00:00:00Z">
        <w:r>
          <w:t xml:space="preserve">${\mathbf{A}}^{\top} \mathord{\smash[b]{\underset{\raise.3ex\hbox{$\scriptstyle\sim$}}{x}}\vphantom{x}}$</w:t>
        </w:r>
      </w:ins>
      <w:ins w:id="13019" w:author="PR Preview" w:date="2026-01-01T00:00:00Z">
        <w:r>
          <w:t xml:space="preserve"> </w:t>
        </w:r>
      </w:ins>
      <w:ins w:id="13020" w:author="PR Preview" w:date="2026-01-01T00:00:00Z">
        <w:r>
          <w:t xml:space="preserve">is</w:t>
        </w:r>
      </w:ins>
    </w:p>
    <w:p>
      <w:pPr>
        <w:pStyle w:val="BodyText"/>
      </w:pPr>
      <w:ins w:id="13021" w:author="PR Preview" w:date="2026-01-01T00:00:00Z">
        <w:r>
          <w:t xml:space="preserve">$$
    \begin{aligned}
    ({\mathbf{A}}^{\top} \mathord{\smash[b]{\underset{\raise.3ex\hbox{$\scriptstyle\sim$}}{x}}\vphantom{x}})_j
    &amp;= \sum_{i=1}^{m} ({\mathbf{A}}^{\top})_{ji}\, x_i
    &amp;&amp; \text{(}\text{Definition~32}\text{)}
    \\
    &amp;= \sum_{i=1}^{m} a_{ij}\, x_i
    &amp;&amp; \text{(}\text{Definition~22}\text{)}
    \\
    &amp;= \mathord{\smash[b]{\underset{\raise.3ex\hbox{$\scriptstyle\sim$}}{a}}\vphantom{a}}_j \cdot \mathord{\smash[b]{\underset{\raise.3ex\hbox{$\scriptstyle\sim$}}{x}}\vphantom{x}}.
    &amp;&amp; \text{(}\text{Definition~8}\text{)}
    \end{aligned}
    $$</w:t>
        </w:r>
      </w:ins>
    </w:p>
    <w:p>
      <w:pPr>
        <w:pStyle w:val="FirstParagraph"/>
      </w:pPr>
      <w:ins w:id="13022" w:author="PR Preview" w:date="2026-01-01T00:00:00Z">
        <w:r>
          <w:t xml:space="preserve">So</w:t>
        </w:r>
      </w:ins>
      <w:ins w:id="13023" w:author="PR Preview" w:date="2026-01-01T00:00:00Z">
        <w:r>
          <w:t xml:space="preserve"> </w:t>
        </w:r>
      </w:ins>
      <w:ins w:id="13024" w:author="PR Preview" w:date="2026-01-01T00:00:00Z">
        <w:r>
          <w:t xml:space="preserve">$\mathord{\smash[b]{\underset{\raise.3ex\hbox{$\scriptstyle\sim$}}{x}}\vphantom{x}} \in \mathcal{N}({\mathbf{A}}^{\top})$</w:t>
        </w:r>
      </w:ins>
      <w:ins w:id="13025" w:author="PR Preview" w:date="2026-01-01T00:00:00Z">
        <w:r>
          <w:t xml:space="preserve"> </w:t>
        </w:r>
      </w:ins>
      <w:ins w:id="13026" w:author="PR Preview" w:date="2026-01-01T00:00:00Z">
        <w:r>
          <w:t xml:space="preserve">(</w:t>
        </w:r>
      </w:ins>
      <w:hyperlink w:anchor="def-null-space">
        <w:ins w:id="13027" w:author="PR Preview" w:date="2026-01-01T00:00:00Z">
          <w:r>
            <w:rPr>
              <w:rStyle w:val="Hyperlink"/>
            </w:rPr>
            <w:t xml:space="preserve">Definition 54</w:t>
          </w:r>
        </w:ins>
      </w:hyperlink>
      <w:ins w:id="13028" w:author="PR Preview" w:date="2026-01-01T00:00:00Z">
        <w:r>
          <w:t xml:space="preserve">)</w:t>
        </w:r>
      </w:ins>
      <w:ins w:id="13029" w:author="PR Preview" w:date="2026-01-01T00:00:00Z">
        <w:r>
          <w:t xml:space="preserve"> </w:t>
        </w:r>
      </w:ins>
      <w:ins w:id="13030" w:author="PR Preview" w:date="2026-01-01T00:00:00Z">
        <w:r>
          <w:t xml:space="preserve">exactly when</w:t>
        </w:r>
      </w:ins>
      <w:ins w:id="13031" w:author="PR Preview" w:date="2026-01-01T00:00:00Z">
        <w:r>
          <w:t xml:space="preserve"> </w:t>
        </w:r>
      </w:ins>
      <w:ins w:id="13032" w:author="PR Preview" w:date="2026-01-01T00:00:00Z">
        <w:r>
          <w:t xml:space="preserve">$\mathord{\smash[b]{\underset{\raise.3ex\hbox{$\scriptstyle\sim$}}{a}}\vphantom{a}}_j \cdot \mathord{\smash[b]{\underset{\raise.3ex\hbox{$\scriptstyle\sim$}}{x}}\vphantom{x}} = 0$</w:t>
        </w:r>
      </w:ins>
      <w:ins w:id="13033" w:author="PR Preview" w:date="2026-01-01T00:00:00Z">
        <w:r>
          <w:t xml:space="preserve"> </w:t>
        </w:r>
      </w:ins>
      <w:ins w:id="13034" w:author="PR Preview" w:date="2026-01-01T00:00:00Z">
        <w:r>
          <w:t xml:space="preserve">for every column</w:t>
        </w:r>
      </w:ins>
      <w:ins w:id="13035" w:author="PR Preview" w:date="2026-01-01T00:00:00Z">
        <w:r>
          <w:t xml:space="preserve"> </w:t>
        </w:r>
      </w:ins>
      <w:ins w:id="13036" w:author="PR Preview" w:date="2026-01-01T00:00:00Z">
        <w:r>
          <w:t xml:space="preserve">$\mathord{\smash[b]{\underset{\raise.3ex\hbox{$\scriptstyle\sim$}}{a}}\vphantom{a}}_j$</w:t>
        </w:r>
      </w:ins>
      <w:ins w:id="13037" w:author="PR Preview" w:date="2026-01-01T00:00:00Z">
        <w:r>
          <w:t xml:space="preserve">.</w:t>
        </w:r>
      </w:ins>
    </w:p>
    <w:p>
      <w:pPr>
        <w:pStyle w:val="BodyText"/>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3038" w:author="PR Preview" w:date="2026-01-01T00:00:00Z">
        <w:r>
          <w:rPr>
            <w:b/>
            <w:bCs/>
          </w:rPr>
          <w:t xml:space="preserve">.</w:t>
        </w:r>
      </w:ins>
      <w:ins w:id="13039" w:author="PR Preview" w:date="2026-01-01T00:00:00Z">
        <w:r>
          <w:t xml:space="preserve"> </w:t>
        </w:r>
      </w:ins>
      <w:ins w:id="13040" w:author="PR Preview" w:date="2026-01-01T00:00:00Z">
        <w:r>
          <w:t xml:space="preserve">Each column</w:t>
        </w:r>
      </w:ins>
      <w:ins w:id="13041" w:author="PR Preview" w:date="2026-01-01T00:00:00Z">
        <w:r>
          <w:t xml:space="preserve"> </w:t>
        </w:r>
      </w:ins>
      <w:ins w:id="13042" w:author="PR Preview" w:date="2026-01-01T00:00:00Z">
        <w:r>
          <w:t xml:space="preserve">$\mathord{\smash[b]{\underset{\raise.3ex\hbox{$\scriptstyle\sim$}}{a}}\vphantom{a}}_j$</w:t>
        </w:r>
      </w:ins>
      <w:ins w:id="13043" w:author="PR Preview" w:date="2026-01-01T00:00:00Z">
        <w:r>
          <w:t xml:space="preserve"> </w:t>
        </w:r>
      </w:ins>
      <w:ins w:id="13044" w:author="PR Preview" w:date="2026-01-01T00:00:00Z">
        <w:r>
          <w:t xml:space="preserve">is in</w:t>
        </w:r>
      </w:ins>
      <w:ins w:id="13045" w:author="PR Preview" w:date="2026-01-01T00:00:00Z">
        <w:r>
          <w:t xml:space="preserve"> </w:t>
        </w:r>
      </w:ins>
      <m:oMath>
        <m:r>
          <m:rPr>
            <m:scr m:val="script"/>
            <m:sty m:val="p"/>
          </m:rPr>
          <m:t>C</m:t>
        </m:r>
        <m:r>
          <m:rPr>
            <m:sty m:val="p"/>
          </m:rPr>
          <m:t>(</m:t>
        </m:r>
        <m:r>
          <m:rPr>
            <m:sty m:val="bi"/>
          </m:rPr>
          <m:t>A</m:t>
        </m:r>
        <m:r>
          <m:rPr>
            <m:sty m:val="p"/>
          </m:rPr>
          <m:t>)</m:t>
        </m:r>
      </m:oMath>
      <w:ins w:id="13046" w:author="PR Preview" w:date="2026-01-01T00:00:00Z">
        <w:r>
          <w:t xml:space="preserve"> </w:t>
        </w:r>
      </w:ins>
      <w:ins w:id="13047" w:author="PR Preview" w:date="2026-01-01T00:00:00Z">
        <w:r>
          <w:t xml:space="preserve">(</w:t>
        </w:r>
      </w:ins>
      <w:hyperlink w:anchor="thm-column-space-span">
        <w:ins w:id="13048" w:author="PR Preview" w:date="2026-01-01T00:00:00Z">
          <w:r>
            <w:rPr>
              <w:rStyle w:val="Hyperlink"/>
            </w:rPr>
            <w:t xml:space="preserve">Theorem 32</w:t>
          </w:r>
        </w:ins>
      </w:hyperlink>
      <w:ins w:id="13049" w:author="PR Preview" w:date="2026-01-01T00:00:00Z">
        <w:r>
          <w:t xml:space="preserve">),</w:t>
        </w:r>
      </w:ins>
      <w:ins w:id="13050" w:author="PR Preview" w:date="2026-01-01T00:00:00Z">
        <w:r>
          <w:t xml:space="preserve"> </w:t>
        </w:r>
      </w:ins>
      <w:ins w:id="13051" w:author="PR Preview" w:date="2026-01-01T00:00:00Z">
        <w:r>
          <w:t xml:space="preserve">so a vector orthogonal to all of</w:t>
        </w:r>
      </w:ins>
      <w:ins w:id="13052" w:author="PR Preview" w:date="2026-01-01T00:00:00Z">
        <w:r>
          <w:t xml:space="preserve"> </w:t>
        </w:r>
      </w:ins>
      <m:oMath>
        <m:r>
          <m:rPr>
            <m:scr m:val="script"/>
            <m:sty m:val="p"/>
          </m:rPr>
          <m:t>C</m:t>
        </m:r>
        <m:r>
          <m:rPr>
            <m:sty m:val="p"/>
          </m:rPr>
          <m:t>(</m:t>
        </m:r>
        <m:r>
          <m:rPr>
            <m:sty m:val="bi"/>
          </m:rPr>
          <m:t>A</m:t>
        </m:r>
        <m:r>
          <m:rPr>
            <m:sty m:val="p"/>
          </m:rPr>
          <m:t>)</m:t>
        </m:r>
      </m:oMath>
      <w:ins w:id="13053" w:author="PR Preview" w:date="2026-01-01T00:00:00Z">
        <w:r>
          <w:t xml:space="preserve"> </w:t>
        </w:r>
      </w:ins>
      <w:ins w:id="13054" w:author="PR Preview" w:date="2026-01-01T00:00:00Z">
        <w:r>
          <w:t xml:space="preserve">is orthogonal to every column.</w:t>
        </w:r>
      </w:ins>
    </w:p>
    <w:p>
      <w:pPr>
        <w:pStyle w:val="BodyText"/>
      </w:pPr>
      <m:oMath>
        <m:r>
          <m:rPr>
            <m:scr m:val="script"/>
            <m:sty m:val="p"/>
          </m:rPr>
          <m:t>N</m:t>
        </m:r>
        <m:r>
          <m:rPr>
            <m:sty m:val="p"/>
          </m:rPr>
          <m:t>(</m:t>
        </m:r>
        <m:sSup>
          <m:e>
            <m:r>
              <m:rPr>
                <m:sty m:val="bi"/>
              </m:rPr>
              <m:t>A</m:t>
            </m:r>
          </m:e>
          <m:sup>
            <m:r>
              <m:rPr>
                <m:sty m:val="p"/>
              </m:rPr>
              <m:t>⊤</m:t>
            </m:r>
          </m:sup>
        </m:sSup>
        <m:r>
          <m:rPr>
            <m:sty m:val="p"/>
          </m:rPr>
          <m:t>)</m:t>
        </m:r>
        <m:r>
          <m:rPr>
            <m:sty m:val="p"/>
          </m:rPr>
          <m:t>⊆</m:t>
        </m:r>
        <m:r>
          <m:rPr>
            <m:scr m:val="script"/>
            <m:sty m:val="p"/>
          </m:rPr>
          <m:t>C</m:t>
        </m:r>
        <m:r>
          <m:rPr>
            <m:sty m:val="p"/>
          </m:rPr>
          <m:t>(</m:t>
        </m:r>
        <m:r>
          <m:rPr>
            <m:sty m:val="bi"/>
          </m:rPr>
          <m:t>A</m:t>
        </m:r>
        <m:sSup>
          <m:e>
            <m:r>
              <m:rPr>
                <m:sty m:val="p"/>
              </m:rPr>
              <m:t>)</m:t>
            </m:r>
          </m:e>
          <m:sup>
            <m:r>
              <m:rPr>
                <m:sty m:val="p"/>
              </m:rPr>
              <m:t>⟂</m:t>
            </m:r>
          </m:sup>
        </m:sSup>
      </m:oMath>
      <w:ins w:id="13055" w:author="PR Preview" w:date="2026-01-01T00:00:00Z">
        <w:r>
          <w:rPr>
            <w:b/>
            <w:bCs/>
          </w:rPr>
          <w:t xml:space="preserve">.</w:t>
        </w:r>
      </w:ins>
      <w:ins w:id="13056" w:author="PR Preview" w:date="2026-01-01T00:00:00Z">
        <w:r>
          <w:t xml:space="preserve"> </w:t>
        </w:r>
      </w:ins>
      <w:ins w:id="13057" w:author="PR Preview" w:date="2026-01-01T00:00:00Z">
        <w:r>
          <w:t xml:space="preserve">Suppose</w:t>
        </w:r>
      </w:ins>
      <w:ins w:id="13058" w:author="PR Preview" w:date="2026-01-01T00:00:00Z">
        <w:r>
          <w:t xml:space="preserve"> </w:t>
        </w:r>
      </w:ins>
      <w:ins w:id="13059" w:author="PR Preview" w:date="2026-01-01T00:00:00Z">
        <w:r>
          <w:t xml:space="preserve">$\mathord{\smash[b]{\underset{\raise.3ex\hbox{$\scriptstyle\sim$}}{a}}\vphantom{a}}_j \cdot \mathord{\smash[b]{\underset{\raise.3ex\hbox{$\scriptstyle\sim$}}{x}}\vphantom{x}} = 0$</w:t>
        </w:r>
      </w:ins>
      <w:ins w:id="13060" w:author="PR Preview" w:date="2026-01-01T00:00:00Z">
        <w:r>
          <w:t xml:space="preserve"> </w:t>
        </w:r>
      </w:ins>
      <w:ins w:id="13061" w:author="PR Preview" w:date="2026-01-01T00:00:00Z">
        <w:r>
          <w:t xml:space="preserve">for every</w:t>
        </w:r>
      </w:ins>
      <w:ins w:id="13062" w:author="PR Preview" w:date="2026-01-01T00:00:00Z">
        <w:r>
          <w:t xml:space="preserve"> </w:t>
        </w:r>
      </w:ins>
      <m:oMath>
        <m:r>
          <m:t>j</m:t>
        </m:r>
      </m:oMath>
      <w:ins w:id="13063" w:author="PR Preview" w:date="2026-01-01T00:00:00Z">
        <w:r>
          <w:t xml:space="preserve">,</w:t>
        </w:r>
      </w:ins>
      <w:ins w:id="13064" w:author="PR Preview" w:date="2026-01-01T00:00:00Z">
        <w:r>
          <w:t xml:space="preserve"> </w:t>
        </w:r>
      </w:ins>
      <w:ins w:id="13065" w:author="PR Preview" w:date="2026-01-01T00:00:00Z">
        <w:r>
          <w:t xml:space="preserve">and take any</w:t>
        </w:r>
      </w:ins>
      <w:ins w:id="13066" w:author="PR Preview" w:date="2026-01-01T00:00:00Z">
        <w:r>
          <w:t xml:space="preserve"> </w:t>
        </w:r>
      </w:ins>
      <w:ins w:id="13067" w:author="PR Preview" w:date="2026-01-01T00:00:00Z">
        <w:r>
          <w:t xml:space="preserve">$\mathord{\smash[b]{\underset{\raise.3ex\hbox{$\scriptstyle\sim$}}{y}}\vphantom{y}} \in \mathcal{C}(\mathbf{A})$</w:t>
        </w:r>
      </w:ins>
      <w:ins w:id="13068" w:author="PR Preview" w:date="2026-01-01T00:00:00Z">
        <w:r>
          <w:t xml:space="preserve">,</w:t>
        </w:r>
      </w:ins>
      <w:ins w:id="13069" w:author="PR Preview" w:date="2026-01-01T00:00:00Z">
        <w:r>
          <w:t xml:space="preserve"> </w:t>
        </w:r>
      </w:ins>
      <w:ins w:id="13070" w:author="PR Preview" w:date="2026-01-01T00:00:00Z">
        <w:r>
          <w:t xml:space="preserve">so</w:t>
        </w:r>
      </w:ins>
      <w:ins w:id="13071" w:author="PR Preview" w:date="2026-01-01T00:00:00Z">
        <w:r>
          <w:t xml:space="preserve"> </w:t>
        </w:r>
      </w:ins>
      <w:ins w:id="13072" w:author="PR Preview" w:date="2026-01-01T00:00:00Z">
        <w:r>
          <w:t xml:space="preserve">$\mathord{\smash[b]{\underset{\raise.3ex\hbox{$\scriptstyle\sim$}}{y}}\vphantom{y}} = \mathbf{A} \mathord{\smash[b]{\underset{\raise.3ex\hbox{$\scriptstyle\sim$}}{z}}\vphantom{z}}$</w:t>
        </w:r>
      </w:ins>
      <w:ins w:id="13073" w:author="PR Preview" w:date="2026-01-01T00:00:00Z">
        <w:r>
          <w:t xml:space="preserve"> </w:t>
        </w:r>
      </w:ins>
      <w:ins w:id="13074" w:author="PR Preview" w:date="2026-01-01T00:00:00Z">
        <w:r>
          <w:t xml:space="preserve">for some</w:t>
        </w:r>
      </w:ins>
      <w:ins w:id="13075" w:author="PR Preview" w:date="2026-01-01T00:00:00Z">
        <w:r>
          <w:t xml:space="preserve"> </w:t>
        </w:r>
      </w:ins>
      <w:ins w:id="13076" w:author="PR Preview" w:date="2026-01-01T00:00:00Z">
        <w:r>
          <w:t xml:space="preserve">$\mathord{\smash[b]{\underset{\raise.3ex\hbox{$\scriptstyle\sim$}}{z}}\vphantom{z}} \in \mathbb{R}^n$</w:t>
        </w:r>
      </w:ins>
      <w:ins w:id="13077" w:author="PR Preview" w:date="2026-01-01T00:00:00Z">
        <w:r>
          <w:t xml:space="preserve"> </w:t>
        </w:r>
      </w:ins>
      <w:ins w:id="13078" w:author="PR Preview" w:date="2026-01-01T00:00:00Z">
        <w:r>
          <w:t xml:space="preserve">(</w:t>
        </w:r>
      </w:ins>
      <w:hyperlink w:anchor="def-column-space">
        <w:ins w:id="13079" w:author="PR Preview" w:date="2026-01-01T00:00:00Z">
          <w:r>
            <w:rPr>
              <w:rStyle w:val="Hyperlink"/>
            </w:rPr>
            <w:t xml:space="preserve">Definition 52</w:t>
          </w:r>
        </w:ins>
      </w:hyperlink>
      <w:ins w:id="13080" w:author="PR Preview" w:date="2026-01-01T00:00:00Z">
        <w:r>
          <w:t xml:space="preserve">).</w:t>
        </w:r>
      </w:ins>
      <w:ins w:id="13081" w:author="PR Preview" w:date="2026-01-01T00:00:00Z">
        <w:r>
          <w:t xml:space="preserve"> </w:t>
        </w:r>
      </w:ins>
      <w:ins w:id="13082" w:author="PR Preview" w:date="2026-01-01T00:00:00Z">
        <w:r>
          <w:t xml:space="preserve">Then</w:t>
        </w:r>
      </w:ins>
    </w:p>
    <w:p>
      <w:pPr>
        <w:pStyle w:val="BodyText"/>
      </w:pPr>
      <w:ins w:id="13083" w:author="PR Preview" w:date="2026-01-01T00:00:00Z">
        <w:r>
          <w:t xml:space="preserve">$$
    \begin{aligned}
    \mathord{\smash[b]{\underset{\raise.3ex\hbox{$\scriptstyle\sim$}}{y}}\vphantom{y}} \cdot \mathord{\smash[b]{\underset{\raise.3ex\hbox{$\scriptstyle\sim$}}{x}}\vphantom{x}}
    &amp;= \sum_{i=1}^{m} (\mathbf{A} \mathord{\smash[b]{\underset{\raise.3ex\hbox{$\scriptstyle\sim$}}{z}}\vphantom{z}})_i\, x_i
    &amp;&amp; \text{(}\text{Definition~8}\text{)}
    \\
    &amp;= \sum_{i=1}^{m} \mathopen{}\left(\sum_{j=1}^na_{ij} z_j\right)\mathclose{}\, x_i
    &amp;&amp; \text{(}\text{Definition~32}\text{)}
    \\
    &amp;= \sum_{i=1}^{m} \sum_{j=1}^na_{ij}\, z_j\, x_i
    &amp;&amp; \text{(distribute each } x_i \text{ over the inner sum)}
    \\
    &amp;= \sum_{j=1}^n\sum_{i=1}^{m} a_{ij}\, z_j\, x_i
    &amp;&amp; \text{(swap the order of the finite sums)}
    \\
    &amp;= \sum_{j=1}^nz_j \sum_{i=1}^{m} a_{ij}\, x_i
    &amp;&amp; \text{(commute, then factor } z_j \text{ out of the inner sum)}
    \\
    &amp;= \sum_{j=1}^nz_j\, (\mathord{\smash[b]{\underset{\raise.3ex\hbox{$\scriptstyle\sim$}}{a}}\vphantom{a}}_j \cdot \mathord{\smash[b]{\underset{\raise.3ex\hbox{$\scriptstyle\sim$}}{x}}\vphantom{x}})
    &amp;&amp; \text{(}\text{Definition~8}\text{)}
    \\
    &amp;= \sum_{j=1}^nz_j \cdot 0
    &amp;&amp; \text{(each } \mathord{\smash[b]{\underset{\raise.3ex\hbox{$\scriptstyle\sim$}}{a}}\vphantom{a}}_j \cdot \mathord{\smash[b]{\underset{\raise.3ex\hbox{$\scriptstyle\sim$}}{x}}\vphantom{x}} = 0 \text{)}
    \\
    &amp;= 0.
    &amp;&amp; \text{(arithmetic)}
    \end{aligned}
    $$</w:t>
        </w:r>
      </w:ins>
    </w:p>
    <w:p>
      <w:pPr>
        <w:pStyle w:val="FirstParagraph"/>
      </w:pPr>
      <w:ins w:id="13084" w:author="PR Preview" w:date="2026-01-01T00:00:00Z">
        <w:r>
          <w:t xml:space="preserve">So</w:t>
        </w:r>
      </w:ins>
      <w:ins w:id="13085" w:author="PR Preview" w:date="2026-01-01T00:00:00Z">
        <w:r>
          <w:t xml:space="preserve"> </w:t>
        </w:r>
      </w:ins>
      <w:ins w:id="13086" w:author="PR Preview" w:date="2026-01-01T00:00:00Z">
        <w:r>
          <w:t xml:space="preserve">$\mathord{\smash[b]{\underset{\raise.3ex\hbox{$\scriptstyle\sim$}}{x}}\vphantom{x}}$</w:t>
        </w:r>
      </w:ins>
      <w:ins w:id="13087" w:author="PR Preview" w:date="2026-01-01T00:00:00Z">
        <w:r>
          <w:t xml:space="preserve"> </w:t>
        </w:r>
      </w:ins>
      <w:ins w:id="13088" w:author="PR Preview" w:date="2026-01-01T00:00:00Z">
        <w:r>
          <w:t xml:space="preserve">is orthogonal to every vector of</w:t>
        </w:r>
      </w:ins>
      <w:ins w:id="13089" w:author="PR Preview" w:date="2026-01-01T00:00:00Z">
        <w:r>
          <w:t xml:space="preserve"> </w:t>
        </w:r>
      </w:ins>
      <m:oMath>
        <m:r>
          <m:rPr>
            <m:scr m:val="script"/>
            <m:sty m:val="p"/>
          </m:rPr>
          <m:t>C</m:t>
        </m:r>
        <m:r>
          <m:rPr>
            <m:sty m:val="p"/>
          </m:rPr>
          <m:t>(</m:t>
        </m:r>
        <m:r>
          <m:rPr>
            <m:sty m:val="bi"/>
          </m:rPr>
          <m:t>A</m:t>
        </m:r>
        <m:r>
          <m:rPr>
            <m:sty m:val="p"/>
          </m:rPr>
          <m:t>)</m:t>
        </m:r>
      </m:oMath>
      <w:ins w:id="13090" w:author="PR Preview" w:date="2026-01-01T00:00:00Z">
        <w:r>
          <w:t xml:space="preserve">.</w:t>
        </w:r>
      </w:ins>
    </w:p>
    <w:bookmarkStart w:id="331" w:name="exm-complement-null-space"/>
    <w:p>
      <w:pPr>
        <w:pStyle w:val="BodyText"/>
      </w:pPr>
      <w:r>
        <w:rPr>
          <w:b/>
          <w:bCs/>
        </w:rPr>
        <w:t xml:space="preserve">Example 92 (The complement of the column space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(1).</w:t>
      </w:r>
      <w:r>
        <w:t xml:space="preserve"> </w:t>
      </w:r>
      <w:hyperlink w:anchor="exm-null-space">
        <w:r>
          <w:rPr>
            <w:rStyle w:val="Hyperlink"/>
          </w:rPr>
          <w:t xml:space="preserve">Example 58</w:t>
        </w:r>
      </w:hyperlink>
      <w:r>
        <w:t xml:space="preserve"> </w:t>
      </w:r>
      <w:r>
        <w:t xml:space="preserve">found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w:t>
      </w:r>
      <w:r>
        <w:t xml:space="preserve"> </w:t>
      </w:r>
      <w:r>
        <w:t xml:space="preserve">so by</w:t>
      </w:r>
      <w:r>
        <w:t xml:space="preserve"> </w:t>
      </w:r>
      <w:hyperlink w:anchor="thm-complement-null-space">
        <w:r>
          <w:rPr>
            <w:rStyle w:val="Hyperlink"/>
          </w:rPr>
          <w:t xml:space="preserve">Theorem 52</w:t>
        </w:r>
      </w:hyperlink>
      <w:r>
        <w:t xml:space="preserve"> </w:t>
      </w:r>
      <w:r>
        <w:t xml:space="preserve">this line is</w:t>
      </w:r>
      <w:r>
        <w:t xml:space="preserve"> </w:t>
      </w:r>
      <m:oMath>
        <m:r>
          <m:rPr>
            <m:scr m:val="script"/>
            <m:sty m:val="p"/>
          </m:rPr>
          <m:t>C</m:t>
        </m:r>
        <m:r>
          <m:rPr>
            <m:sty m:val="p"/>
          </m:rPr>
          <m:t>(</m:t>
        </m:r>
        <m:r>
          <m:rPr>
            <m:sty m:val="bi"/>
          </m:rPr>
          <m:t>A</m:t>
        </m:r>
        <m:sSup>
          <m:e>
            <m:r>
              <m:rPr>
                <m:sty m:val="p"/>
              </m:rPr>
              <m:t>)</m:t>
            </m:r>
          </m:e>
          <m:sup>
            <m:r>
              <m:rPr>
                <m:sty m:val="p"/>
              </m:rPr>
              <m:t>⟂</m:t>
            </m:r>
          </m:sup>
        </m:sSup>
      </m:oMath>
      <w:r>
        <w:t xml:space="preserve">.</w:t>
      </w:r>
      <w:r>
        <w:t xml:space="preserve"> </w:t>
      </w:r>
      <w:r>
        <w:t xml:space="preserve">Directly, for any</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r>
                    <m:rPr>
                      <m:sty m:val="p"/>
                    </m:rPr>
                    <m:t>(</m:t>
                  </m:r>
                  <m:r>
                    <m:t>1</m:t>
                  </m:r>
                  <m:r>
                    <m:rPr>
                      <m:sty m:val="p"/>
                    </m:rPr>
                    <m:t>,</m:t>
                  </m:r>
                  <m:r>
                    <m:t>3</m:t>
                  </m:r>
                  <m:r>
                    <m:rPr>
                      <m:sty m:val="p"/>
                    </m:rPr>
                    <m:t>)</m:t>
                  </m:r>
                </m:e>
              </m:d>
              <m:r>
                <m:t>​</m:t>
              </m:r>
              <m:r>
                <m:rPr>
                  <m:sty m:val="p"/>
                </m:rPr>
                <m:t>⋅</m:t>
              </m:r>
              <m:r>
                <m:rPr>
                  <m:sty m:val="p"/>
                </m:rPr>
                <m:t>(</m:t>
              </m:r>
              <m:r>
                <m:rPr>
                  <m:sty m:val="p"/>
                </m:rPr>
                <m:t>−</m:t>
              </m:r>
              <m:r>
                <m:t>3</m:t>
              </m:r>
              <m:r>
                <m:rPr>
                  <m:sty m:val="p"/>
                </m:rPr>
                <m:t>,</m:t>
              </m:r>
              <m:r>
                <m:t>1</m:t>
              </m:r>
              <m:r>
                <m:rPr>
                  <m:sty m:val="p"/>
                </m:rPr>
                <m:t>)</m:t>
              </m:r>
              <m:r>
                <m:t>&amp;</m:t>
              </m:r>
              <m:r>
                <m:rPr>
                  <m:sty m:val="p"/>
                </m:rPr>
                <m:t>=</m:t>
              </m:r>
              <m:r>
                <m:t>c</m:t>
              </m:r>
              <m:r>
                <m:t> </m:t>
              </m:r>
              <m:r>
                <m:t>​</m:t>
              </m:r>
              <m:d>
                <m:dPr>
                  <m:begChr m:val="("/>
                  <m:sepChr m:val=""/>
                  <m:endChr m:val=")"/>
                  <m:grow/>
                </m:dPr>
                <m:e>
                  <m:r>
                    <m:rPr>
                      <m:sty m:val="p"/>
                    </m:rPr>
                    <m:t>(</m:t>
                  </m:r>
                  <m:r>
                    <m:t>1</m:t>
                  </m:r>
                  <m:r>
                    <m:rPr>
                      <m:sty m:val="p"/>
                    </m:rPr>
                    <m:t>,</m:t>
                  </m:r>
                  <m:r>
                    <m:t>3</m:t>
                  </m:r>
                  <m:r>
                    <m:rPr>
                      <m:sty m:val="p"/>
                    </m:rPr>
                    <m:t>)</m:t>
                  </m:r>
                  <m:r>
                    <m:rPr>
                      <m:sty m:val="p"/>
                    </m:rPr>
                    <m:t>⋅</m:t>
                  </m:r>
                  <m:r>
                    <m:rPr>
                      <m:sty m:val="p"/>
                    </m:rPr>
                    <m:t>(</m:t>
                  </m:r>
                  <m:r>
                    <m:rPr>
                      <m:sty m:val="p"/>
                    </m:rPr>
                    <m:t>−</m:t>
                  </m:r>
                  <m:r>
                    <m:t>3</m:t>
                  </m:r>
                  <m:r>
                    <m:rPr>
                      <m:sty m:val="p"/>
                    </m:rPr>
                    <m:t>,</m:t>
                  </m:r>
                  <m:r>
                    <m:t>1</m:t>
                  </m:r>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c</m:t>
              </m:r>
              <m:r>
                <m:t> </m:t>
              </m:r>
              <m:r>
                <m:rPr>
                  <m:sty m:val="p"/>
                </m:rPr>
                <m:t>(</m:t>
              </m:r>
              <m:r>
                <m:rPr>
                  <m:sty m:val="p"/>
                </m:rPr>
                <m:t>−</m:t>
              </m:r>
              <m:r>
                <m:t>3</m:t>
              </m:r>
              <m:r>
                <m:rPr>
                  <m:sty m:val="p"/>
                </m:rPr>
                <m:t>+</m:t>
              </m:r>
              <m:r>
                <m:t>3</m:t>
              </m:r>
              <m:r>
                <m:rPr>
                  <m:sty m:val="p"/>
                </m:rPr>
                <m:t>)</m:t>
              </m:r>
              <m:r>
                <m:t>&amp;</m:t>
              </m:r>
              <m:r>
                <m:t>&amp;</m:t>
              </m:r>
              <m:r>
                <m:rPr>
                  <m:nor/>
                  <m:sty m:val="p"/>
                </m:rPr>
                <m:t>(</m:t>
              </m:r>
              <m:r>
                <m:rPr>
                  <m:nor/>
                  <m:sty m:val="p"/>
                </m:rPr>
                <m:t>Definition 8</m:t>
              </m:r>
              <m:r>
                <m:rPr>
                  <m:nor/>
                  <m:sty m:val="p"/>
                </m:rPr>
                <m:t>)</m:t>
              </m:r>
            </m:e>
            <m:e>
              <m:r>
                <m:t>&amp;</m:t>
              </m:r>
              <m:r>
                <m:rPr>
                  <m:sty m:val="p"/>
                </m:rPr>
                <m:t>=</m:t>
              </m:r>
              <m:r>
                <m:t>0</m:t>
              </m:r>
              <m:r>
                <m:rPr>
                  <m:sty m:val="p"/>
                </m:rPr>
                <m:t>.</m:t>
              </m:r>
              <m:r>
                <m:t>&amp;</m:t>
              </m:r>
              <m:r>
                <m:t>&amp;</m:t>
              </m:r>
              <m:r>
                <m:rPr>
                  <m:nor/>
                  <m:sty m:val="p"/>
                </m:rPr>
                <m:t>(arithmetic)</m:t>
              </m:r>
            </m:e>
          </m:eqArr>
        </m:oMath>
      </m:oMathPara>
    </w:p>
    <w:bookmarkEnd w:id="331"/>
    <w:bookmarkStart w:id="332" w:name="thm-orthogonal-direct-sum"/>
    <w:p>
      <w:pPr>
        <w:pStyle w:val="FirstParagraph"/>
      </w:pPr>
      <w:r>
        <w:rPr>
          <w:b/>
          <w:bCs/>
        </w:rPr>
        <w:t xml:space="preserve">Theorem 53 (A subspace and its orthogonal complement make up the whole space)</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 Then</w:t>
      </w:r>
    </w:p>
    <w:p>
      <w:pPr>
        <w:pStyle w:val="Compact"/>
        <w:numPr>
          <w:ilvl w:val="0"/>
          <w:numId w:val="1044"/>
        </w:numPr>
      </w:pPr>
      <m:oMath>
        <m:r>
          <m:rPr>
            <m:scr m:val="script"/>
            <m:sty m:val="p"/>
          </m:rPr>
          <m:t>S</m:t>
        </m:r>
        <m:r>
          <m:rPr>
            <m:sty m:val="p"/>
          </m:rPr>
          <m:t>∩</m:t>
        </m:r>
        <m:sSup>
          <m:e>
            <m:r>
              <m:rPr>
                <m:scr m:val="script"/>
                <m:sty m:val="p"/>
              </m:rPr>
              <m:t>S</m:t>
            </m:r>
          </m:e>
          <m:sup>
            <m:r>
              <m:rPr>
                <m:sty m:val="p"/>
              </m:rPr>
              <m:t>⟂</m:t>
            </m:r>
          </m:sup>
        </m:sSup>
        <m:r>
          <m:rPr>
            <m:sty m:val="p"/>
          </m:rPr>
          <m:t>=</m:t>
        </m:r>
        <m:r>
          <m:t>​</m:t>
        </m:r>
        <m:d>
          <m:dPr>
            <m:begChr m:val="{"/>
            <m:sepChr m:val=""/>
            <m:endChr m:val="}"/>
            <m:grow/>
          </m:dPr>
          <m:e>
            <m:limLow>
              <m:e>
                <m:r>
                  <m:t>0</m:t>
                </m:r>
              </m:e>
              <m:lim>
                <m:r>
                  <m:rPr>
                    <m:sty m:val="p"/>
                  </m:rPr>
                  <m:t>∼</m:t>
                </m:r>
              </m:lim>
            </m:limLow>
          </m:e>
        </m:d>
        <m:r>
          <m:t>​</m:t>
        </m:r>
      </m:oMath>
      <w:del w:id="13091" w:author="PR Preview" w:date="2026-01-01T00:00:00Z">
        <w:r>
          <w:delText xml:space="preserve">;</w:delText>
        </w:r>
      </w:del>
    </w:p>
    <w:p>
      <w:pPr>
        <w:pStyle w:val="Compact"/>
        <w:numPr>
          <w:ilvl w:val="0"/>
          <w:numId w:val="1044"/>
        </w:numPr>
      </w:pPr>
      <w:ins w:id="13092" w:author="PR Preview" w:date="2026-01-01T00:00:00Z">
        <w:r>
          <w:t xml:space="preserve">$\mathcal{S} \cap \mathcal{S}^\perp = \mathopen{}\left\{\mathord{\smash[b]{\underset{\raise.3ex\hbox{$\scriptstyle\sim$}}{0}}\vphantom{0}}\right\}\mathclose{}$</w:t>
        </w:r>
      </w:ins>
      <w:ins w:id="13093" w:author="PR Preview" w:date="2026-01-01T00:00:00Z">
        <w:r>
          <w:t xml:space="preserve">;</w:t>
        </w:r>
      </w:ins>
    </w:p>
    <w:p>
      <w:pPr>
        <w:pStyle w:val="Compact"/>
        <w:numPr>
          <w:ilvl w:val="0"/>
          <w:numId w:val="1044"/>
        </w:numPr>
      </w:pPr>
      <m:oMath>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t>p</m:t>
        </m:r>
      </m:oMath>
      <w:r>
        <w:t xml:space="preserve">;</w:t>
      </w:r>
    </w:p>
    <w:p>
      <w:pPr>
        <w:pStyle w:val="Compact"/>
        <w:numPr>
          <w:ilvl w:val="0"/>
          <w:numId w:val="1044"/>
        </w:numPr>
      </w:pP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 </w:t>
      </w:r>
      <w:r>
        <w:t xml:space="preserve">(</w:t>
      </w:r>
      <w:hyperlink w:anchor="def-direct-sum">
        <w:r>
          <w:rPr>
            <w:rStyle w:val="Hyperlink"/>
          </w:rPr>
          <w:t xml:space="preserve">Definition 65</w:t>
        </w:r>
      </w:hyperlink>
      <w:r>
        <w:t xml:space="preserve">).</w:t>
      </w:r>
    </w:p>
    <w:p>
      <w:pPr>
        <w:pStyle w:val="FirstParagraph"/>
      </w:pPr>
      <w:del w:id="13094" w:author="PR Preview" w:date="2026-01-01T00:00:00Z">
        <w:r>
          <w:delText xml:space="preserve">So every</w:delText>
        </w:r>
      </w:del>
      <w:del w:id="13095"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3096" w:author="PR Preview" w:date="2026-01-01T00:00:00Z">
        <w:r>
          <w:delText xml:space="preserve"> </w:delText>
        </w:r>
      </w:del>
      <w:del w:id="13097" w:author="PR Preview" w:date="2026-01-01T00:00:00Z">
        <w:r>
          <w:delText xml:space="preserve">can be written as</w:delText>
        </w:r>
      </w:del>
      <w:del w:id="13098"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13099" w:author="PR Preview" w:date="2026-01-01T00:00:00Z">
        <w:r>
          <w:delText xml:space="preserve"> </w:delText>
        </w:r>
      </w:del>
      <w:del w:id="13100" w:author="PR Preview" w:date="2026-01-01T00:00:00Z">
        <w:r>
          <w:delText xml:space="preserve">with</w:delText>
        </w:r>
      </w:del>
      <w:del w:id="13101" w:author="PR Preview" w:date="2026-01-01T00:00:00Z">
        <w:r>
          <w:delText xml:space="preserve"> </w:delText>
        </w:r>
      </w:del>
      <m:oMath>
        <m:limLow>
          <m:e>
            <m:r>
              <m:t>u</m:t>
            </m:r>
          </m:e>
          <m:lim>
            <m:r>
              <m:rPr>
                <m:sty m:val="p"/>
              </m:rPr>
              <m:t>∼</m:t>
            </m:r>
          </m:lim>
        </m:limLow>
        <m:r>
          <m:rPr>
            <m:sty m:val="p"/>
          </m:rPr>
          <m:t>∈</m:t>
        </m:r>
        <m:r>
          <m:rPr>
            <m:scr m:val="script"/>
            <m:sty m:val="p"/>
          </m:rPr>
          <m:t>S</m:t>
        </m:r>
      </m:oMath>
      <w:del w:id="13102" w:author="PR Preview" w:date="2026-01-01T00:00:00Z">
        <w:r>
          <w:delText xml:space="preserve"> </w:delText>
        </w:r>
      </w:del>
      <w:del w:id="13103" w:author="PR Preview" w:date="2026-01-01T00:00:00Z">
        <w:r>
          <w:delText xml:space="preserve">and</w:delText>
        </w:r>
      </w:del>
      <w:del w:id="13104"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13105" w:author="PR Preview" w:date="2026-01-01T00:00:00Z">
        <w:r>
          <w:delText xml:space="preserve"> </w:delText>
        </w:r>
      </w:del>
      <w:del w:id="13106" w:author="PR Preview" w:date="2026-01-01T00:00:00Z">
        <w:r>
          <w:delText xml:space="preserve">in only one way (</w:delText>
        </w:r>
      </w:del>
      <w:hyperlink w:anchor="thm-direct-sum-equiv">
        <w:del w:id="13107" w:author="PR Preview" w:date="2026-01-01T00:00:00Z">
          <w:r>
            <w:rPr>
              <w:rStyle w:val="Hyperlink"/>
            </w:rPr>
            <w:delText xml:space="preserve">Theorem 49</w:delText>
          </w:r>
        </w:del>
      </w:hyperlink>
      <w:del w:id="13108" w:author="PR Preview" w:date="2026-01-01T00:00:00Z">
        <w:r>
          <w:delText xml:space="preserve">).</w:delText>
        </w:r>
      </w:del>
    </w:p>
    <w:p>
      <w:pPr>
        <w:pStyle w:val="FirstParagraph"/>
      </w:pPr>
      <w:ins w:id="13109" w:author="PR Preview" w:date="2026-01-01T00:00:00Z">
        <w:r>
          <w:t xml:space="preserve">So every</w:t>
        </w:r>
      </w:ins>
      <w:ins w:id="13110" w:author="PR Preview" w:date="2026-01-01T00:00:00Z">
        <w:r>
          <w:t xml:space="preserve"> </w:t>
        </w:r>
      </w:ins>
      <w:ins w:id="13111" w:author="PR Preview" w:date="2026-01-01T00:00:00Z">
        <w:r>
          <w:t xml:space="preserve">$\mathord{\smash[b]{\underset{\raise.3ex\hbox{$\scriptstyle\sim$}}{y}}\vphantom{y}} \in \mathbb{R}^p$</w:t>
        </w:r>
      </w:ins>
      <w:ins w:id="13112" w:author="PR Preview" w:date="2026-01-01T00:00:00Z">
        <w:r>
          <w:t xml:space="preserve"> </w:t>
        </w:r>
      </w:ins>
      <w:ins w:id="13113" w:author="PR Preview" w:date="2026-01-01T00:00:00Z">
        <w:r>
          <w:t xml:space="preserve">can be written as</w:t>
        </w:r>
      </w:ins>
      <w:ins w:id="13114" w:author="PR Preview" w:date="2026-01-01T00:00:00Z">
        <w:r>
          <w:t xml:space="preserve"> </w:t>
        </w:r>
      </w:ins>
      <w:ins w:id="13115" w:author="PR Preview" w:date="2026-01-01T00:00:00Z">
        <w:r>
          <w:t xml:space="preserve">$\mathord{\smash[b]{\underset{\raise.3ex\hbox{$\scriptstyle\sim$}}{y}}\vphantom{y}} = \mathord{\smash[b]{\underset{\raise.3ex\hbox{$\scriptstyle\sim$}}{u}}\vphantom{u}} + \mathord{\smash[b]{\underset{\raise.3ex\hbox{$\scriptstyle\sim$}}{v}}\vphantom{v}}$</w:t>
        </w:r>
      </w:ins>
      <w:ins w:id="13116" w:author="PR Preview" w:date="2026-01-01T00:00:00Z">
        <w:r>
          <w:t xml:space="preserve"> </w:t>
        </w:r>
      </w:ins>
      <w:ins w:id="13117" w:author="PR Preview" w:date="2026-01-01T00:00:00Z">
        <w:r>
          <w:t xml:space="preserve">with</w:t>
        </w:r>
      </w:ins>
      <w:ins w:id="13118" w:author="PR Preview" w:date="2026-01-01T00:00:00Z">
        <w:r>
          <w:t xml:space="preserve"> </w:t>
        </w:r>
      </w:ins>
      <w:ins w:id="13119" w:author="PR Preview" w:date="2026-01-01T00:00:00Z">
        <w:r>
          <w:t xml:space="preserve">$\mathord{\smash[b]{\underset{\raise.3ex\hbox{$\scriptstyle\sim$}}{u}}\vphantom{u}} \in \mathcal{S}$</w:t>
        </w:r>
      </w:ins>
      <w:ins w:id="13120" w:author="PR Preview" w:date="2026-01-01T00:00:00Z">
        <w:r>
          <w:t xml:space="preserve"> </w:t>
        </w:r>
      </w:ins>
      <w:ins w:id="13121" w:author="PR Preview" w:date="2026-01-01T00:00:00Z">
        <w:r>
          <w:t xml:space="preserve">and</w:t>
        </w:r>
      </w:ins>
      <w:ins w:id="13122" w:author="PR Preview" w:date="2026-01-01T00:00:00Z">
        <w:r>
          <w:t xml:space="preserve"> </w:t>
        </w:r>
      </w:ins>
      <w:ins w:id="13123" w:author="PR Preview" w:date="2026-01-01T00:00:00Z">
        <w:r>
          <w:t xml:space="preserve">$\mathord{\smash[b]{\underset{\raise.3ex\hbox{$\scriptstyle\sim$}}{v}}\vphantom{v}} \in \mathcal{S}^\perp$</w:t>
        </w:r>
      </w:ins>
      <w:ins w:id="13124" w:author="PR Preview" w:date="2026-01-01T00:00:00Z">
        <w:r>
          <w:t xml:space="preserve"> </w:t>
        </w:r>
      </w:ins>
      <w:ins w:id="13125" w:author="PR Preview" w:date="2026-01-01T00:00:00Z">
        <w:r>
          <w:t xml:space="preserve">in only one way (</w:t>
        </w:r>
      </w:ins>
      <w:hyperlink w:anchor="thm-direct-sum-equiv">
        <w:ins w:id="13126" w:author="PR Preview" w:date="2026-01-01T00:00:00Z">
          <w:r>
            <w:rPr>
              <w:rStyle w:val="Hyperlink"/>
            </w:rPr>
            <w:t xml:space="preserve">Theorem 49</w:t>
          </w:r>
        </w:ins>
      </w:hyperlink>
      <w:ins w:id="13127" w:author="PR Preview" w:date="2026-01-01T00:00:00Z">
        <w:r>
          <w:t xml:space="preserve">).</w:t>
        </w:r>
      </w:ins>
    </w:p>
    <w:bookmarkEnd w:id="332"/>
    <w:p>
      <w:pPr>
        <w:pStyle w:val="BodyText"/>
      </w:pPr>
      <w:r>
        <w:rPr>
          <w:i/>
          <w:iCs/>
        </w:rPr>
        <w:t xml:space="preserve">Proof</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it has a dimension (</w:t>
      </w:r>
      <w:hyperlink w:anchor="def-dimension">
        <w:r>
          <w:rPr>
            <w:rStyle w:val="Hyperlink"/>
          </w:rPr>
          <w:t xml:space="preserve">Definition 51</w:t>
        </w:r>
      </w:hyperlink>
      <w:r>
        <w:t xml:space="preserve">).</w:t>
      </w:r>
    </w:p>
    <w:p>
      <w:pPr>
        <w:pStyle w:val="BodyText"/>
      </w:pPr>
      <w:del w:id="13128" w:author="PR Preview" w:date="2026-01-01T00:00:00Z">
        <w:r>
          <w:rPr>
            <w:b/>
            <w:bCs/>
          </w:rPr>
          <w:delText xml:space="preserve">Part 1.</w:delText>
        </w:r>
      </w:del>
      <w:del w:id="13129" w:author="PR Preview" w:date="2026-01-01T00:00:00Z">
        <w:r>
          <w:delText xml:space="preserve"> </w:delText>
        </w:r>
      </w:del>
      <w:del w:id="13130" w:author="PR Preview" w:date="2026-01-01T00:00:00Z">
        <w:r>
          <w:delText xml:space="preserve">Both</w:delText>
        </w:r>
      </w:del>
      <w:del w:id="13131" w:author="PR Preview" w:date="2026-01-01T00:00:00Z">
        <w:r>
          <w:delText xml:space="preserve"> </w:delText>
        </w:r>
      </w:del>
      <m:oMath>
        <m:r>
          <m:rPr>
            <m:scr m:val="script"/>
            <m:sty m:val="p"/>
          </m:rPr>
          <m:t>S</m:t>
        </m:r>
      </m:oMath>
      <w:del w:id="13132" w:author="PR Preview" w:date="2026-01-01T00:00:00Z">
        <w:r>
          <w:delText xml:space="preserve"> </w:delText>
        </w:r>
      </w:del>
      <w:del w:id="13133" w:author="PR Preview" w:date="2026-01-01T00:00:00Z">
        <w:r>
          <w:delText xml:space="preserve">and</w:delText>
        </w:r>
      </w:del>
      <w:del w:id="13134" w:author="PR Preview" w:date="2026-01-01T00:00:00Z">
        <w:r>
          <w:delText xml:space="preserve"> </w:delText>
        </w:r>
      </w:del>
      <m:oMath>
        <m:sSup>
          <m:e>
            <m:r>
              <m:rPr>
                <m:scr m:val="script"/>
                <m:sty m:val="p"/>
              </m:rPr>
              <m:t>S</m:t>
            </m:r>
          </m:e>
          <m:sup>
            <m:r>
              <m:rPr>
                <m:sty m:val="p"/>
              </m:rPr>
              <m:t>⟂</m:t>
            </m:r>
          </m:sup>
        </m:sSup>
      </m:oMath>
      <w:del w:id="13135" w:author="PR Preview" w:date="2026-01-01T00:00:00Z">
        <w:r>
          <w:delText xml:space="preserve"> </w:delText>
        </w:r>
      </w:del>
      <w:del w:id="13136" w:author="PR Preview" w:date="2026-01-01T00:00:00Z">
        <w:r>
          <w:delText xml:space="preserve">contain</w:delText>
        </w:r>
      </w:del>
      <w:del w:id="13137" w:author="PR Preview" w:date="2026-01-01T00:00:00Z">
        <w:r>
          <w:delText xml:space="preserve"> </w:delText>
        </w:r>
      </w:del>
      <m:oMath>
        <m:limLow>
          <m:e>
            <m:r>
              <m:t>0</m:t>
            </m:r>
          </m:e>
          <m:lim>
            <m:r>
              <m:rPr>
                <m:sty m:val="p"/>
              </m:rPr>
              <m:t>∼</m:t>
            </m:r>
          </m:lim>
        </m:limLow>
      </m:oMath>
      <w:del w:id="13138" w:author="PR Preview" w:date="2026-01-01T00:00:00Z">
        <w:r>
          <w:delText xml:space="preserve"> </w:delText>
        </w:r>
      </w:del>
      <w:del w:id="13139" w:author="PR Preview" w:date="2026-01-01T00:00:00Z">
        <w:r>
          <w:delText xml:space="preserve">(</w:delText>
        </w:r>
      </w:del>
      <w:hyperlink w:anchor="thm-subspace-zero">
        <w:del w:id="13140" w:author="PR Preview" w:date="2026-01-01T00:00:00Z">
          <w:r>
            <w:rPr>
              <w:rStyle w:val="Hyperlink"/>
            </w:rPr>
            <w:delText xml:space="preserve">Theorem 21</w:delText>
          </w:r>
        </w:del>
      </w:hyperlink>
      <w:del w:id="13141" w:author="PR Preview" w:date="2026-01-01T00:00:00Z">
        <w:r>
          <w:delText xml:space="preserve">).</w:delText>
        </w:r>
      </w:del>
      <w:del w:id="13142" w:author="PR Preview" w:date="2026-01-01T00:00:00Z">
        <w:r>
          <w:delText xml:space="preserve"> </w:delText>
        </w:r>
      </w:del>
      <w:del w:id="13143" w:author="PR Preview" w:date="2026-01-01T00:00:00Z">
        <w:r>
          <w:delText xml:space="preserve">If</w:delText>
        </w:r>
      </w:del>
      <w:del w:id="13144" w:author="PR Preview" w:date="2026-01-01T00:00:00Z">
        <w:r>
          <w:delText xml:space="preserve"> </w:delText>
        </w:r>
      </w:del>
      <m:oMath>
        <m:limLow>
          <m:e>
            <m:r>
              <m:t>x</m:t>
            </m:r>
          </m:e>
          <m:lim>
            <m:r>
              <m:rPr>
                <m:sty m:val="p"/>
              </m:rPr>
              <m:t>∼</m:t>
            </m:r>
          </m:lim>
        </m:limLow>
      </m:oMath>
      <w:del w:id="13145" w:author="PR Preview" w:date="2026-01-01T00:00:00Z">
        <w:r>
          <w:delText xml:space="preserve"> </w:delText>
        </w:r>
      </w:del>
      <w:del w:id="13146" w:author="PR Preview" w:date="2026-01-01T00:00:00Z">
        <w:r>
          <w:delText xml:space="preserve">is in both,</w:delText>
        </w:r>
      </w:del>
      <w:del w:id="13147" w:author="PR Preview" w:date="2026-01-01T00:00:00Z">
        <w:r>
          <w:delText xml:space="preserve"> </w:delText>
        </w:r>
      </w:del>
      <w:del w:id="13148" w:author="PR Preview" w:date="2026-01-01T00:00:00Z">
        <w:r>
          <w:delText xml:space="preserve">then</w:delText>
        </w:r>
      </w:del>
      <w:del w:id="13149" w:author="PR Preview" w:date="2026-01-01T00:00:00Z">
        <w:r>
          <w:delText xml:space="preserve"> </w:delText>
        </w:r>
      </w:del>
      <m:oMath>
        <m:limLow>
          <m:e>
            <m:r>
              <m:t>x</m:t>
            </m:r>
          </m:e>
          <m:lim>
            <m:r>
              <m:rPr>
                <m:sty m:val="p"/>
              </m:rPr>
              <m:t>∼</m:t>
            </m:r>
          </m:lim>
        </m:limLow>
      </m:oMath>
      <w:del w:id="13150" w:author="PR Preview" w:date="2026-01-01T00:00:00Z">
        <w:r>
          <w:delText xml:space="preserve"> </w:delText>
        </w:r>
      </w:del>
      <w:del w:id="13151" w:author="PR Preview" w:date="2026-01-01T00:00:00Z">
        <w:r>
          <w:delText xml:space="preserve">is orthogonal to every vector of</w:delText>
        </w:r>
      </w:del>
      <w:del w:id="13152" w:author="PR Preview" w:date="2026-01-01T00:00:00Z">
        <w:r>
          <w:delText xml:space="preserve"> </w:delText>
        </w:r>
      </w:del>
      <m:oMath>
        <m:r>
          <m:rPr>
            <m:scr m:val="script"/>
            <m:sty m:val="p"/>
          </m:rPr>
          <m:t>S</m:t>
        </m:r>
      </m:oMath>
      <w:del w:id="13153" w:author="PR Preview" w:date="2026-01-01T00:00:00Z">
        <w:r>
          <w:delText xml:space="preserve">,</w:delText>
        </w:r>
      </w:del>
      <w:del w:id="13154" w:author="PR Preview" w:date="2026-01-01T00:00:00Z">
        <w:r>
          <w:delText xml:space="preserve"> </w:delText>
        </w:r>
      </w:del>
      <m:oMath>
        <m:limLow>
          <m:e>
            <m:r>
              <m:t>x</m:t>
            </m:r>
          </m:e>
          <m:lim>
            <m:r>
              <m:rPr>
                <m:sty m:val="p"/>
              </m:rPr>
              <m:t>∼</m:t>
            </m:r>
          </m:lim>
        </m:limLow>
      </m:oMath>
      <w:del w:id="13155" w:author="PR Preview" w:date="2026-01-01T00:00:00Z">
        <w:r>
          <w:delText xml:space="preserve"> </w:delText>
        </w:r>
      </w:del>
      <w:del w:id="13156" w:author="PR Preview" w:date="2026-01-01T00:00:00Z">
        <w:r>
          <w:delText xml:space="preserve">itself included,</w:delText>
        </w:r>
      </w:del>
      <w:del w:id="13157" w:author="PR Preview" w:date="2026-01-01T00:00:00Z">
        <w:r>
          <w:delText xml:space="preserve"> </w:delText>
        </w:r>
      </w:del>
      <w:del w:id="13158" w:author="PR Preview" w:date="2026-01-01T00:00:00Z">
        <w:r>
          <w:delText xml:space="preserve">so</w:delText>
        </w:r>
      </w:del>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sSubSup>
                <m:e>
                  <m:r>
                    <m:t>x</m:t>
                  </m:r>
                </m:e>
                <m:sub>
                  <m:r>
                    <m:t>1</m:t>
                  </m:r>
                </m:sub>
                <m:sup>
                  <m:r>
                    <m:t>2</m:t>
                  </m:r>
                </m:sup>
              </m:sSubSup>
              <m:r>
                <m:rPr>
                  <m:sty m:val="p"/>
                </m:rPr>
                <m:t>+</m:t>
              </m:r>
              <m:r>
                <m:rPr>
                  <m:sty m:val="p"/>
                </m:rPr>
                <m:t>⋯</m:t>
              </m:r>
              <m:r>
                <m:rPr>
                  <m:sty m:val="p"/>
                </m:rPr>
                <m:t>+</m:t>
              </m:r>
              <m:sSubSup>
                <m:e>
                  <m:r>
                    <m:t>x</m:t>
                  </m:r>
                </m:e>
                <m:sub>
                  <m:r>
                    <m:t>p</m:t>
                  </m:r>
                </m:sub>
                <m:sup>
                  <m:r>
                    <m:t>2</m:t>
                  </m:r>
                </m:sup>
              </m:sSubSup>
            </m:e>
            <m:e>
              <m:r>
                <m:t>&amp;</m:t>
              </m:r>
              <m:r>
                <m:rPr>
                  <m:sty m:val="p"/>
                </m:rPr>
                <m:t>=</m:t>
              </m:r>
              <m:r>
                <m:t>0</m:t>
              </m:r>
              <m:r>
                <m:rPr>
                  <m:sty m:val="p"/>
                </m:rPr>
                <m:t>,</m:t>
              </m:r>
            </m:e>
          </m:eqArr>
        </m:oMath>
      </m:oMathPara>
    </w:p>
    <w:p>
      <w:pPr>
        <w:pStyle w:val="BodyText"/>
      </w:pPr>
      <w:ins w:id="13159" w:author="PR Preview" w:date="2026-01-01T00:00:00Z">
        <w:r>
          <w:rPr>
            <w:b/>
            <w:bCs/>
          </w:rPr>
          <w:t xml:space="preserve">Part 1.</w:t>
        </w:r>
      </w:ins>
      <w:ins w:id="13160" w:author="PR Preview" w:date="2026-01-01T00:00:00Z">
        <w:r>
          <w:t xml:space="preserve"> </w:t>
        </w:r>
      </w:ins>
      <w:ins w:id="13161" w:author="PR Preview" w:date="2026-01-01T00:00:00Z">
        <w:r>
          <w:t xml:space="preserve">Both</w:t>
        </w:r>
      </w:ins>
      <w:ins w:id="13162" w:author="PR Preview" w:date="2026-01-01T00:00:00Z">
        <w:r>
          <w:t xml:space="preserve"> </w:t>
        </w:r>
      </w:ins>
      <m:oMath>
        <m:r>
          <m:rPr>
            <m:scr m:val="script"/>
            <m:sty m:val="p"/>
          </m:rPr>
          <m:t>S</m:t>
        </m:r>
      </m:oMath>
      <w:ins w:id="13163" w:author="PR Preview" w:date="2026-01-01T00:00:00Z">
        <w:r>
          <w:t xml:space="preserve"> </w:t>
        </w:r>
      </w:ins>
      <w:ins w:id="13164" w:author="PR Preview" w:date="2026-01-01T00:00:00Z">
        <w:r>
          <w:t xml:space="preserve">and</w:t>
        </w:r>
      </w:ins>
      <w:ins w:id="13165" w:author="PR Preview" w:date="2026-01-01T00:00:00Z">
        <w:r>
          <w:t xml:space="preserve"> </w:t>
        </w:r>
      </w:ins>
      <m:oMath>
        <m:sSup>
          <m:e>
            <m:r>
              <m:rPr>
                <m:scr m:val="script"/>
                <m:sty m:val="p"/>
              </m:rPr>
              <m:t>S</m:t>
            </m:r>
          </m:e>
          <m:sup>
            <m:r>
              <m:rPr>
                <m:sty m:val="p"/>
              </m:rPr>
              <m:t>⟂</m:t>
            </m:r>
          </m:sup>
        </m:sSup>
      </m:oMath>
      <w:ins w:id="13166" w:author="PR Preview" w:date="2026-01-01T00:00:00Z">
        <w:r>
          <w:t xml:space="preserve"> </w:t>
        </w:r>
      </w:ins>
      <w:ins w:id="13167" w:author="PR Preview" w:date="2026-01-01T00:00:00Z">
        <w:r>
          <w:t xml:space="preserve">contain</w:t>
        </w:r>
      </w:ins>
      <w:ins w:id="13168" w:author="PR Preview" w:date="2026-01-01T00:00:00Z">
        <w:r>
          <w:t xml:space="preserve"> </w:t>
        </w:r>
      </w:ins>
      <w:ins w:id="13169" w:author="PR Preview" w:date="2026-01-01T00:00:00Z">
        <w:r>
          <w:t xml:space="preserve">$\mathord{\smash[b]{\underset{\raise.3ex\hbox{$\scriptstyle\sim$}}{0}}\vphantom{0}}$</w:t>
        </w:r>
      </w:ins>
      <w:ins w:id="13170" w:author="PR Preview" w:date="2026-01-01T00:00:00Z">
        <w:r>
          <w:t xml:space="preserve"> </w:t>
        </w:r>
      </w:ins>
      <w:ins w:id="13171" w:author="PR Preview" w:date="2026-01-01T00:00:00Z">
        <w:r>
          <w:t xml:space="preserve">(</w:t>
        </w:r>
      </w:ins>
      <w:hyperlink w:anchor="thm-subspace-zero">
        <w:ins w:id="13172" w:author="PR Preview" w:date="2026-01-01T00:00:00Z">
          <w:r>
            <w:rPr>
              <w:rStyle w:val="Hyperlink"/>
            </w:rPr>
            <w:t xml:space="preserve">Theorem 21</w:t>
          </w:r>
        </w:ins>
      </w:hyperlink>
      <w:ins w:id="13173" w:author="PR Preview" w:date="2026-01-01T00:00:00Z">
        <w:r>
          <w:t xml:space="preserve">).</w:t>
        </w:r>
      </w:ins>
      <w:ins w:id="13174" w:author="PR Preview" w:date="2026-01-01T00:00:00Z">
        <w:r>
          <w:t xml:space="preserve"> </w:t>
        </w:r>
      </w:ins>
      <w:ins w:id="13175" w:author="PR Preview" w:date="2026-01-01T00:00:00Z">
        <w:r>
          <w:t xml:space="preserve">If</w:t>
        </w:r>
      </w:ins>
      <w:ins w:id="13176" w:author="PR Preview" w:date="2026-01-01T00:00:00Z">
        <w:r>
          <w:t xml:space="preserve"> </w:t>
        </w:r>
      </w:ins>
      <w:ins w:id="13177" w:author="PR Preview" w:date="2026-01-01T00:00:00Z">
        <w:r>
          <w:t xml:space="preserve">$\mathord{\smash[b]{\underset{\raise.3ex\hbox{$\scriptstyle\sim$}}{x}}\vphantom{x}}$</w:t>
        </w:r>
      </w:ins>
      <w:ins w:id="13178" w:author="PR Preview" w:date="2026-01-01T00:00:00Z">
        <w:r>
          <w:t xml:space="preserve"> </w:t>
        </w:r>
      </w:ins>
      <w:ins w:id="13179" w:author="PR Preview" w:date="2026-01-01T00:00:00Z">
        <w:r>
          <w:t xml:space="preserve">is in both,</w:t>
        </w:r>
      </w:ins>
      <w:ins w:id="13180" w:author="PR Preview" w:date="2026-01-01T00:00:00Z">
        <w:r>
          <w:t xml:space="preserve"> </w:t>
        </w:r>
      </w:ins>
      <w:ins w:id="13181" w:author="PR Preview" w:date="2026-01-01T00:00:00Z">
        <w:r>
          <w:t xml:space="preserve">then</w:t>
        </w:r>
      </w:ins>
      <w:ins w:id="13182" w:author="PR Preview" w:date="2026-01-01T00:00:00Z">
        <w:r>
          <w:t xml:space="preserve"> </w:t>
        </w:r>
      </w:ins>
      <w:ins w:id="13183" w:author="PR Preview" w:date="2026-01-01T00:00:00Z">
        <w:r>
          <w:t xml:space="preserve">$\mathord{\smash[b]{\underset{\raise.3ex\hbox{$\scriptstyle\sim$}}{x}}\vphantom{x}}$</w:t>
        </w:r>
      </w:ins>
      <w:ins w:id="13184" w:author="PR Preview" w:date="2026-01-01T00:00:00Z">
        <w:r>
          <w:t xml:space="preserve"> </w:t>
        </w:r>
      </w:ins>
      <w:ins w:id="13185" w:author="PR Preview" w:date="2026-01-01T00:00:00Z">
        <w:r>
          <w:t xml:space="preserve">is orthogonal to every vector of</w:t>
        </w:r>
      </w:ins>
      <w:ins w:id="13186" w:author="PR Preview" w:date="2026-01-01T00:00:00Z">
        <w:r>
          <w:t xml:space="preserve"> </w:t>
        </w:r>
      </w:ins>
      <m:oMath>
        <m:r>
          <m:rPr>
            <m:scr m:val="script"/>
            <m:sty m:val="p"/>
          </m:rPr>
          <m:t>S</m:t>
        </m:r>
      </m:oMath>
      <w:ins w:id="13187" w:author="PR Preview" w:date="2026-01-01T00:00:00Z">
        <w:r>
          <w:t xml:space="preserve">,</w:t>
        </w:r>
      </w:ins>
      <w:ins w:id="13188" w:author="PR Preview" w:date="2026-01-01T00:00:00Z">
        <w:r>
          <w:t xml:space="preserve"> </w:t>
        </w:r>
      </w:ins>
      <w:ins w:id="13189" w:author="PR Preview" w:date="2026-01-01T00:00:00Z">
        <w:r>
          <w:t xml:space="preserve">$\mathord{\smash[b]{\underset{\raise.3ex\hbox{$\scriptstyle\sim$}}{x}}\vphantom{x}}$</w:t>
        </w:r>
      </w:ins>
      <w:ins w:id="13190" w:author="PR Preview" w:date="2026-01-01T00:00:00Z">
        <w:r>
          <w:t xml:space="preserve"> </w:t>
        </w:r>
      </w:ins>
      <w:ins w:id="13191" w:author="PR Preview" w:date="2026-01-01T00:00:00Z">
        <w:r>
          <w:t xml:space="preserve">itself included,</w:t>
        </w:r>
      </w:ins>
      <w:ins w:id="13192" w:author="PR Preview" w:date="2026-01-01T00:00:00Z">
        <w:r>
          <w:t xml:space="preserve"> </w:t>
        </w:r>
      </w:ins>
      <w:ins w:id="13193" w:author="PR Preview" w:date="2026-01-01T00:00:00Z">
        <w:r>
          <w:t xml:space="preserve">so</w:t>
        </w:r>
      </w:ins>
    </w:p>
    <w:p>
      <w:pPr>
        <w:pStyle w:val="BodyText"/>
      </w:pPr>
      <w:ins w:id="13194" w:author="PR Preview" w:date="2026-01-01T00:00:00Z">
        <w:r>
          <w:t xml:space="preserve">$$
    \begin{aligned}
    \mathord{\smash[b]{\underset{\raise.3ex\hbox{$\scriptstyle\sim$}}{x}}\vphantom{x}} \cdot \mathord{\smash[b]{\underset{\raise.3ex\hbox{$\scriptstyle\sim$}}{x}}\vphantom{x}} &amp;= x_1^2 + \cdots + x_p^2 \\
    &amp;= 0,
    \end{aligned}
    $$</w:t>
        </w:r>
      </w:ins>
    </w:p>
    <w:p>
      <w:pPr>
        <w:pStyle w:val="FirstParagraph"/>
      </w:pPr>
      <w:r>
        <w:t xml:space="preserve">which forces every</w:t>
      </w:r>
      <w:r>
        <w:t xml:space="preserve"> </w:t>
      </w:r>
      <m:oMath>
        <m:sSub>
          <m:e>
            <m:r>
              <m:t>x</m:t>
            </m:r>
          </m:e>
          <m:sub>
            <m:r>
              <m:t>i</m:t>
            </m:r>
          </m:sub>
        </m:sSub>
        <m:r>
          <m:rPr>
            <m:sty m:val="p"/>
          </m:rPr>
          <m:t>=</m:t>
        </m:r>
        <m:r>
          <m:t>0</m:t>
        </m:r>
      </m:oMath>
      <w:r>
        <w:t xml:space="preserve">.</w:t>
      </w:r>
    </w:p>
    <w:p>
      <w:pPr>
        <w:pStyle w:val="BodyText"/>
      </w:pPr>
      <w:del w:id="13195" w:author="PR Preview" w:date="2026-01-01T00:00:00Z">
        <w:r>
          <w:rPr>
            <w:b/>
            <w:bCs/>
          </w:rPr>
          <w:delText xml:space="preserve">Part 2.</w:delText>
        </w:r>
      </w:del>
      <w:del w:id="13196" w:author="PR Preview" w:date="2026-01-01T00:00:00Z">
        <w:r>
          <w:delText xml:space="preserve"> </w:delText>
        </w:r>
      </w:del>
      <w:del w:id="13197" w:author="PR Preview" w:date="2026-01-01T00:00:00Z">
        <w:r>
          <w:delText xml:space="preserve">Let</w:delText>
        </w:r>
      </w:del>
      <w:del w:id="13198" w:author="PR Preview" w:date="2026-01-01T00:00:00Z">
        <w:r>
          <w:delText xml:space="preserve"> </w:delText>
        </w:r>
      </w:del>
      <m:oMath>
        <m:r>
          <m:t>d</m:t>
        </m:r>
        <m:r>
          <m:rPr>
            <m:sty m:val="p"/>
          </m:rPr>
          <m:t>=</m:t>
        </m:r>
        <m:r>
          <m:rPr>
            <m:sty m:val="p"/>
          </m:rPr>
          <m:t>dim</m:t>
        </m:r>
        <m:r>
          <m:rPr>
            <m:sty m:val="p"/>
          </m:rPr>
          <m:t>(</m:t>
        </m:r>
        <m:r>
          <m:rPr>
            <m:scr m:val="script"/>
            <m:sty m:val="p"/>
          </m:rPr>
          <m:t>S</m:t>
        </m:r>
        <m:r>
          <m:rPr>
            <m:sty m:val="p"/>
          </m:rPr>
          <m:t>)</m:t>
        </m:r>
      </m:oMath>
      <w:del w:id="13199" w:author="PR Preview" w:date="2026-01-01T00:00:00Z">
        <w:r>
          <w:delText xml:space="preserve">.</w:delText>
        </w:r>
      </w:del>
      <w:del w:id="13200" w:author="PR Preview" w:date="2026-01-01T00:00:00Z">
        <w:r>
          <w:delText xml:space="preserve"> </w:delText>
        </w:r>
      </w:del>
      <w:del w:id="13201" w:author="PR Preview" w:date="2026-01-01T00:00:00Z">
        <w:r>
          <w:delText xml:space="preserve">If</w:delText>
        </w:r>
      </w:del>
      <w:del w:id="13202" w:author="PR Preview" w:date="2026-01-01T00:00:00Z">
        <w:r>
          <w:delText xml:space="preserve"> </w:delText>
        </w:r>
      </w:del>
      <m:oMath>
        <m:r>
          <m:t>d</m:t>
        </m:r>
        <m:r>
          <m:rPr>
            <m:sty m:val="p"/>
          </m:rPr>
          <m:t>=</m:t>
        </m:r>
        <m:r>
          <m:t>0</m:t>
        </m:r>
      </m:oMath>
      <w:del w:id="13203" w:author="PR Preview" w:date="2026-01-01T00:00:00Z">
        <w:r>
          <w:delText xml:space="preserve">, then</w:delText>
        </w:r>
      </w:del>
      <w:del w:id="13204" w:author="PR Preview" w:date="2026-01-01T00:00:00Z">
        <w:r>
          <w:delText xml:space="preserve"> </w:delText>
        </w:r>
      </w:del>
      <m:oMath>
        <m:r>
          <m:rPr>
            <m:scr m:val="script"/>
            <m:sty m:val="p"/>
          </m:rPr>
          <m:t>S</m:t>
        </m:r>
      </m:oMath>
      <w:del w:id="13205" w:author="PR Preview" w:date="2026-01-01T00:00:00Z">
        <w:r>
          <w:delText xml:space="preserve"> </w:delText>
        </w:r>
      </w:del>
      <w:del w:id="13206" w:author="PR Preview" w:date="2026-01-01T00:00:00Z">
        <w:r>
          <w:delText xml:space="preserve">has a basis (</w:delText>
        </w:r>
      </w:del>
      <w:hyperlink w:anchor="thm-extend-basis">
        <w:del w:id="13207" w:author="PR Preview" w:date="2026-01-01T00:00:00Z">
          <w:r>
            <w:rPr>
              <w:rStyle w:val="Hyperlink"/>
            </w:rPr>
            <w:delText xml:space="preserve">Theorem 29</w:delText>
          </w:r>
        </w:del>
      </w:hyperlink>
      <w:del w:id="13208" w:author="PR Preview" w:date="2026-01-01T00:00:00Z">
        <w:r>
          <w:delText xml:space="preserve">)</w:delText>
        </w:r>
      </w:del>
      <w:del w:id="13209" w:author="PR Preview" w:date="2026-01-01T00:00:00Z">
        <w:r>
          <w:delText xml:space="preserve"> </w:delText>
        </w:r>
      </w:del>
      <w:del w:id="13210" w:author="PR Preview" w:date="2026-01-01T00:00:00Z">
        <w:r>
          <w:delText xml:space="preserve">with</w:delText>
        </w:r>
      </w:del>
      <w:del w:id="13211" w:author="PR Preview" w:date="2026-01-01T00:00:00Z">
        <w:r>
          <w:delText xml:space="preserve"> </w:delText>
        </w:r>
      </w:del>
      <m:oMath>
        <m:r>
          <m:t>0</m:t>
        </m:r>
      </m:oMath>
      <w:del w:id="13212" w:author="PR Preview" w:date="2026-01-01T00:00:00Z">
        <w:r>
          <w:delText xml:space="preserve"> </w:delText>
        </w:r>
      </w:del>
      <w:del w:id="13213" w:author="PR Preview" w:date="2026-01-01T00:00:00Z">
        <w:r>
          <w:delText xml:space="preserve">vectors (</w:delText>
        </w:r>
      </w:del>
      <w:hyperlink w:anchor="def-dimension">
        <w:del w:id="13214" w:author="PR Preview" w:date="2026-01-01T00:00:00Z">
          <w:r>
            <w:rPr>
              <w:rStyle w:val="Hyperlink"/>
            </w:rPr>
            <w:delText xml:space="preserve">Definition 51</w:delText>
          </w:r>
        </w:del>
      </w:hyperlink>
      <w:del w:id="13215" w:author="PR Preview" w:date="2026-01-01T00:00:00Z">
        <w:r>
          <w:delText xml:space="preserve">), the empty list,</w:delText>
        </w:r>
      </w:del>
      <w:del w:id="13216" w:author="PR Preview" w:date="2026-01-01T00:00:00Z">
        <w:r>
          <w:delText xml:space="preserve"> </w:delText>
        </w:r>
      </w:del>
      <w:del w:id="13217" w:author="PR Preview" w:date="2026-01-01T00:00:00Z">
        <w:r>
          <w:delText xml:space="preserve">whose span is</w:delText>
        </w:r>
      </w:del>
      <w:del w:id="13218" w:author="PR Preview" w:date="2026-01-01T00:00:00Z">
        <w:r>
          <w:delText xml:space="preserve"> </w:delText>
        </w:r>
      </w:del>
      <m:oMath>
        <m:r>
          <m:t>​</m:t>
        </m:r>
        <m:d>
          <m:dPr>
            <m:begChr m:val="{"/>
            <m:sepChr m:val=""/>
            <m:endChr m:val="}"/>
            <m:grow/>
          </m:dPr>
          <m:e>
            <m:limLow>
              <m:e>
                <m:r>
                  <m:t>0</m:t>
                </m:r>
              </m:e>
              <m:lim>
                <m:r>
                  <m:rPr>
                    <m:sty m:val="p"/>
                  </m:rPr>
                  <m:t>∼</m:t>
                </m:r>
              </m:lim>
            </m:limLow>
          </m:e>
        </m:d>
        <m:r>
          <m:t>​</m:t>
        </m:r>
      </m:oMath>
      <w:del w:id="13219" w:author="PR Preview" w:date="2026-01-01T00:00:00Z">
        <w:r>
          <w:delText xml:space="preserve"> </w:delText>
        </w:r>
      </w:del>
      <w:del w:id="13220" w:author="PR Preview" w:date="2026-01-01T00:00:00Z">
        <w:r>
          <w:delText xml:space="preserve">(</w:delText>
        </w:r>
      </w:del>
      <w:hyperlink w:anchor="def-span">
        <w:del w:id="13221" w:author="PR Preview" w:date="2026-01-01T00:00:00Z">
          <w:r>
            <w:rPr>
              <w:rStyle w:val="Hyperlink"/>
            </w:rPr>
            <w:delText xml:space="preserve">Definition 47</w:delText>
          </w:r>
        </w:del>
      </w:hyperlink>
      <w:del w:id="13222" w:author="PR Preview" w:date="2026-01-01T00:00:00Z">
        <w:r>
          <w:delText xml:space="preserve">);</w:delText>
        </w:r>
      </w:del>
      <w:del w:id="13223" w:author="PR Preview" w:date="2026-01-01T00:00:00Z">
        <w:r>
          <w:delText xml:space="preserve"> </w:delText>
        </w:r>
      </w:del>
      <w:del w:id="13224" w:author="PR Preview" w:date="2026-01-01T00:00:00Z">
        <w:r>
          <w:delText xml:space="preserve">so</w:delText>
        </w:r>
      </w:del>
      <w:del w:id="13225" w:author="PR Preview" w:date="2026-01-01T00:00:00Z">
        <w:r>
          <w:delText xml:space="preserve"> </w:delText>
        </w:r>
      </w:del>
      <m:oMath>
        <m:r>
          <m:rPr>
            <m:scr m:val="script"/>
            <m:sty m:val="p"/>
          </m:rPr>
          <m:t>S</m:t>
        </m:r>
        <m:r>
          <m:rPr>
            <m:sty m:val="p"/>
          </m:rPr>
          <m:t>=</m:t>
        </m:r>
        <m:r>
          <m:t>​</m:t>
        </m:r>
        <m:d>
          <m:dPr>
            <m:begChr m:val="{"/>
            <m:sepChr m:val=""/>
            <m:endChr m:val="}"/>
            <m:grow/>
          </m:dPr>
          <m:e>
            <m:limLow>
              <m:e>
                <m:r>
                  <m:t>0</m:t>
                </m:r>
              </m:e>
              <m:lim>
                <m:r>
                  <m:rPr>
                    <m:sty m:val="p"/>
                  </m:rPr>
                  <m:t>∼</m:t>
                </m:r>
              </m:lim>
            </m:limLow>
          </m:e>
        </m:d>
        <m:r>
          <m:t>​</m:t>
        </m:r>
      </m:oMath>
      <w:del w:id="13226" w:author="PR Preview" w:date="2026-01-01T00:00:00Z">
        <w:r>
          <w:delText xml:space="preserve">,</w:delText>
        </w:r>
      </w:del>
      <w:del w:id="13227" w:author="PR Preview" w:date="2026-01-01T00:00:00Z">
        <w:r>
          <w:delText xml:space="preserve"> </w:delText>
        </w:r>
      </w:del>
      <m:oMath>
        <m:sSup>
          <m:e>
            <m:r>
              <m:rPr>
                <m:scr m:val="script"/>
                <m:sty m:val="p"/>
              </m:rPr>
              <m:t>S</m:t>
            </m:r>
          </m:e>
          <m:sup>
            <m:r>
              <m:rPr>
                <m:sty m:val="p"/>
              </m:rPr>
              <m:t>⟂</m:t>
            </m:r>
          </m:sup>
        </m:sSup>
        <m:r>
          <m:rPr>
            <m:sty m:val="p"/>
          </m:rPr>
          <m:t>=</m:t>
        </m:r>
        <m:sSup>
          <m:e>
            <m:r>
              <m:rPr>
                <m:scr m:val="double-struck"/>
                <m:sty m:val="p"/>
              </m:rPr>
              <m:t>R</m:t>
            </m:r>
          </m:e>
          <m:sup>
            <m:r>
              <m:t>p</m:t>
            </m:r>
          </m:sup>
        </m:sSup>
      </m:oMath>
      <w:del w:id="13228" w:author="PR Preview" w:date="2026-01-01T00:00:00Z">
        <w:r>
          <w:delText xml:space="preserve"> </w:delText>
        </w:r>
      </w:del>
      <w:del w:id="13229" w:author="PR Preview" w:date="2026-01-01T00:00:00Z">
        <w:r>
          <w:delText xml:space="preserve">(every</w:delText>
        </w:r>
      </w:del>
      <w:del w:id="13230" w:author="PR Preview" w:date="2026-01-01T00:00:00Z">
        <w:r>
          <w:delText xml:space="preserve"> </w:delText>
        </w:r>
      </w:del>
      <m:oMath>
        <m:limLow>
          <m:e>
            <m:r>
              <m:t>u</m:t>
            </m:r>
          </m:e>
          <m:lim>
            <m:r>
              <m:rPr>
                <m:sty m:val="p"/>
              </m:rPr>
              <m:t>∼</m:t>
            </m:r>
          </m:lim>
        </m:limLow>
      </m:oMath>
      <w:del w:id="13231" w:author="PR Preview" w:date="2026-01-01T00:00:00Z">
        <w:r>
          <w:delText xml:space="preserve"> </w:delText>
        </w:r>
      </w:del>
      <w:del w:id="13232" w:author="PR Preview" w:date="2026-01-01T00:00:00Z">
        <w:r>
          <w:delText xml:space="preserve">satisfies</w:delText>
        </w:r>
      </w:del>
      <w:del w:id="13233" w:author="PR Preview" w:date="2026-01-01T00:00:00Z">
        <w:r>
          <w:delText xml:space="preserve"> </w:delText>
        </w:r>
      </w:del>
      <m:oMath>
        <m:limLow>
          <m:e>
            <m:r>
              <m:t>0</m:t>
            </m:r>
          </m:e>
          <m:lim>
            <m:r>
              <m:rPr>
                <m:sty m:val="p"/>
              </m:rPr>
              <m:t>∼</m:t>
            </m:r>
          </m:lim>
        </m:limLow>
        <m:r>
          <m:rPr>
            <m:sty m:val="p"/>
          </m:rPr>
          <m:t>⋅</m:t>
        </m:r>
        <m:limLow>
          <m:e>
            <m:r>
              <m:t>u</m:t>
            </m:r>
          </m:e>
          <m:lim>
            <m:r>
              <m:rPr>
                <m:sty m:val="p"/>
              </m:rPr>
              <m:t>∼</m:t>
            </m:r>
          </m:lim>
        </m:limLow>
        <m:r>
          <m:rPr>
            <m:sty m:val="p"/>
          </m:rPr>
          <m:t>=</m:t>
        </m:r>
        <m:r>
          <m:t>0</m:t>
        </m:r>
      </m:oMath>
      <w:del w:id="13234" w:author="PR Preview" w:date="2026-01-01T00:00:00Z">
        <w:r>
          <w:delText xml:space="preserve">),</w:delText>
        </w:r>
      </w:del>
      <w:del w:id="13235" w:author="PR Preview" w:date="2026-01-01T00:00:00Z">
        <w:r>
          <w:delText xml:space="preserve"> </w:delText>
        </w:r>
      </w:del>
      <w:del w:id="13236" w:author="PR Preview" w:date="2026-01-01T00:00:00Z">
        <w:r>
          <w:delText xml:space="preserve">and</w:delText>
        </w:r>
      </w:del>
      <w:del w:id="13237" w:author="PR Preview" w:date="2026-01-01T00:00:00Z">
        <w:r>
          <w:delText xml:space="preserve"> </w:delText>
        </w:r>
      </w:del>
      <m:oMath>
        <m:r>
          <m:t>0</m:t>
        </m:r>
        <m:r>
          <m:rPr>
            <m:sty m:val="p"/>
          </m:rPr>
          <m:t>+</m:t>
        </m:r>
        <m:r>
          <m:t>p</m:t>
        </m:r>
        <m:r>
          <m:rPr>
            <m:sty m:val="p"/>
          </m:rPr>
          <m:t>=</m:t>
        </m:r>
        <m:r>
          <m:t>p</m:t>
        </m:r>
      </m:oMath>
      <w:del w:id="13238" w:author="PR Preview" w:date="2026-01-01T00:00:00Z">
        <w:r>
          <w:delText xml:space="preserve"> </w:delText>
        </w:r>
      </w:del>
      <w:del w:id="13239" w:author="PR Preview" w:date="2026-01-01T00:00:00Z">
        <w:r>
          <w:delText xml:space="preserve">(</w:delText>
        </w:r>
      </w:del>
      <w:hyperlink w:anchor="exm-dimension">
        <w:del w:id="13240" w:author="PR Preview" w:date="2026-01-01T00:00:00Z">
          <w:r>
            <w:rPr>
              <w:rStyle w:val="Hyperlink"/>
            </w:rPr>
            <w:delText xml:space="preserve">Example 50</w:delText>
          </w:r>
        </w:del>
      </w:hyperlink>
      <w:del w:id="13241" w:author="PR Preview" w:date="2026-01-01T00:00:00Z">
        <w:r>
          <w:delText xml:space="preserve">).</w:delText>
        </w:r>
      </w:del>
      <w:del w:id="13242" w:author="PR Preview" w:date="2026-01-01T00:00:00Z">
        <w:r>
          <w:delText xml:space="preserve"> </w:delText>
        </w:r>
      </w:del>
      <w:del w:id="13243" w:author="PR Preview" w:date="2026-01-01T00:00:00Z">
        <w:r>
          <w:delText xml:space="preserve">If</w:delText>
        </w:r>
      </w:del>
      <w:del w:id="13244" w:author="PR Preview" w:date="2026-01-01T00:00:00Z">
        <w:r>
          <w:delText xml:space="preserve"> </w:delText>
        </w:r>
      </w:del>
      <m:oMath>
        <m:r>
          <m:t>d</m:t>
        </m:r>
        <m:r>
          <m:rPr>
            <m:sty m:val="p"/>
          </m:rPr>
          <m:t>≥</m:t>
        </m:r>
        <m:r>
          <m:t>1</m:t>
        </m:r>
      </m:oMath>
      <w:del w:id="13245" w:author="PR Preview" w:date="2026-01-01T00:00:00Z">
        <w:r>
          <w:delText xml:space="preserve">, choose a basis</w:delText>
        </w:r>
      </w:del>
      <w:del w:id="13246"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d</m:t>
            </m:r>
          </m:sub>
        </m:sSub>
      </m:oMath>
      <w:del w:id="13247" w:author="PR Preview" w:date="2026-01-01T00:00:00Z">
        <w:r>
          <w:delText xml:space="preserve"> </w:delText>
        </w:r>
      </w:del>
      <w:del w:id="13248" w:author="PR Preview" w:date="2026-01-01T00:00:00Z">
        <w:r>
          <w:delText xml:space="preserve">of</w:delText>
        </w:r>
      </w:del>
      <w:del w:id="13249" w:author="PR Preview" w:date="2026-01-01T00:00:00Z">
        <w:r>
          <w:delText xml:space="preserve"> </w:delText>
        </w:r>
      </w:del>
      <m:oMath>
        <m:r>
          <m:rPr>
            <m:scr m:val="script"/>
            <m:sty m:val="p"/>
          </m:rPr>
          <m:t>S</m:t>
        </m:r>
      </m:oMath>
      <w:del w:id="13250" w:author="PR Preview" w:date="2026-01-01T00:00:00Z">
        <w:r>
          <w:delText xml:space="preserve"> </w:delText>
        </w:r>
      </w:del>
      <w:del w:id="13251" w:author="PR Preview" w:date="2026-01-01T00:00:00Z">
        <w:r>
          <w:delText xml:space="preserve">(</w:delText>
        </w:r>
      </w:del>
      <w:hyperlink w:anchor="thm-extend-basis">
        <w:del w:id="13252" w:author="PR Preview" w:date="2026-01-01T00:00:00Z">
          <w:r>
            <w:rPr>
              <w:rStyle w:val="Hyperlink"/>
            </w:rPr>
            <w:delText xml:space="preserve">Theorem 29</w:delText>
          </w:r>
        </w:del>
      </w:hyperlink>
      <w:del w:id="13253" w:author="PR Preview" w:date="2026-01-01T00:00:00Z">
        <w:r>
          <w:delText xml:space="preserve">),</w:delText>
        </w:r>
      </w:del>
      <w:del w:id="13254" w:author="PR Preview" w:date="2026-01-01T00:00:00Z">
        <w:r>
          <w:delText xml:space="preserve"> </w:delText>
        </w:r>
      </w:del>
      <w:del w:id="13255" w:author="PR Preview" w:date="2026-01-01T00:00:00Z">
        <w:r>
          <w:delText xml:space="preserve">and let</w:delText>
        </w:r>
      </w:del>
      <w:del w:id="13256" w:author="PR Preview" w:date="2026-01-01T00:00:00Z">
        <w:r>
          <w:delText xml:space="preserve"> </w:delText>
        </w:r>
      </w:del>
      <m:oMath>
        <m:r>
          <m:rPr>
            <m:sty m:val="bi"/>
          </m:rPr>
          <m:t>A</m:t>
        </m:r>
      </m:oMath>
      <w:del w:id="13257" w:author="PR Preview" w:date="2026-01-01T00:00:00Z">
        <w:r>
          <w:delText xml:space="preserve"> </w:delText>
        </w:r>
      </w:del>
      <w:del w:id="13258" w:author="PR Preview" w:date="2026-01-01T00:00:00Z">
        <w:r>
          <w:delText xml:space="preserve">be the</w:delText>
        </w:r>
      </w:del>
      <w:del w:id="13259" w:author="PR Preview" w:date="2026-01-01T00:00:00Z">
        <w:r>
          <w:delText xml:space="preserve"> </w:delText>
        </w:r>
      </w:del>
      <m:oMath>
        <m:r>
          <m:t>p</m:t>
        </m:r>
        <m:r>
          <m:rPr>
            <m:sty m:val="p"/>
          </m:rPr>
          <m:t>×</m:t>
        </m:r>
        <m:r>
          <m:t>d</m:t>
        </m:r>
      </m:oMath>
      <w:del w:id="13260" w:author="PR Preview" w:date="2026-01-01T00:00:00Z">
        <w:r>
          <w:delText xml:space="preserve"> </w:delText>
        </w:r>
      </w:del>
      <w:del w:id="13261" w:author="PR Preview" w:date="2026-01-01T00:00:00Z">
        <w:r>
          <w:delText xml:space="preserve">matrix with these columns.</w:delText>
        </w:r>
      </w:del>
      <w:del w:id="13262" w:author="PR Preview" w:date="2026-01-01T00:00:00Z">
        <w:r>
          <w:delText xml:space="preserve"> </w:delText>
        </w:r>
      </w:del>
      <w:del w:id="13263" w:author="PR Preview" w:date="2026-01-01T00:00:00Z">
        <w:r>
          <w:delText xml:space="preserve">The basis spans</w:delText>
        </w:r>
      </w:del>
      <w:del w:id="13264" w:author="PR Preview" w:date="2026-01-01T00:00:00Z">
        <w:r>
          <w:delText xml:space="preserve"> </w:delText>
        </w:r>
      </w:del>
      <m:oMath>
        <m:r>
          <m:rPr>
            <m:scr m:val="script"/>
            <m:sty m:val="p"/>
          </m:rPr>
          <m:t>S</m:t>
        </m:r>
      </m:oMath>
      <w:del w:id="13265" w:author="PR Preview" w:date="2026-01-01T00:00:00Z">
        <w:r>
          <w:delText xml:space="preserve">,</w:delText>
        </w:r>
      </w:del>
      <w:del w:id="13266" w:author="PR Preview" w:date="2026-01-01T00:00:00Z">
        <w:r>
          <w:delText xml:space="preserve"> </w:delText>
        </w:r>
      </w:del>
      <w:del w:id="13267" w:author="PR Preview" w:date="2026-01-01T00:00:00Z">
        <w:r>
          <w:delText xml:space="preserve">so</w:delText>
        </w:r>
      </w:del>
      <w:del w:id="13268" w:author="PR Preview" w:date="2026-01-01T00:00:00Z">
        <w:r>
          <w:delText xml:space="preserve"> </w:delText>
        </w:r>
      </w:del>
      <m:oMath>
        <m:r>
          <m:rPr>
            <m:scr m:val="script"/>
            <m:sty m:val="p"/>
          </m:rPr>
          <m:t>S</m:t>
        </m:r>
        <m:r>
          <m:rPr>
            <m:sty m:val="p"/>
          </m:rPr>
          <m:t>=</m:t>
        </m:r>
        <m:r>
          <m:rPr>
            <m:scr m:val="script"/>
            <m:sty m:val="p"/>
          </m:rPr>
          <m:t>C</m:t>
        </m:r>
        <m:r>
          <m:rPr>
            <m:sty m:val="p"/>
          </m:rPr>
          <m:t>(</m:t>
        </m:r>
        <m:r>
          <m:rPr>
            <m:sty m:val="bi"/>
          </m:rPr>
          <m:t>A</m:t>
        </m:r>
        <m:r>
          <m:rPr>
            <m:sty m:val="p"/>
          </m:rPr>
          <m:t>)</m:t>
        </m:r>
      </m:oMath>
      <w:del w:id="13269" w:author="PR Preview" w:date="2026-01-01T00:00:00Z">
        <w:r>
          <w:delText xml:space="preserve"> </w:delText>
        </w:r>
      </w:del>
      <w:del w:id="13270" w:author="PR Preview" w:date="2026-01-01T00:00:00Z">
        <w:r>
          <w:delText xml:space="preserve">(</w:delText>
        </w:r>
      </w:del>
      <w:hyperlink w:anchor="thm-column-space-span">
        <w:del w:id="13271" w:author="PR Preview" w:date="2026-01-01T00:00:00Z">
          <w:r>
            <w:rPr>
              <w:rStyle w:val="Hyperlink"/>
            </w:rPr>
            <w:delText xml:space="preserve">Theorem 32</w:delText>
          </w:r>
        </w:del>
      </w:hyperlink>
      <w:del w:id="13272" w:author="PR Preview" w:date="2026-01-01T00:00:00Z">
        <w:r>
          <w:delText xml:space="preserve">),</w:delText>
        </w:r>
      </w:del>
      <w:del w:id="13273" w:author="PR Preview" w:date="2026-01-01T00:00:00Z">
        <w:r>
          <w:delText xml:space="preserve"> </w:delText>
        </w:r>
      </w:del>
      <w:del w:id="13274" w:author="PR Preview" w:date="2026-01-01T00:00:00Z">
        <w:r>
          <w:delText xml:space="preserve">and</w:delText>
        </w:r>
      </w:del>
      <w:del w:id="13275" w:author="PR Preview" w:date="2026-01-01T00:00:00Z">
        <w:r>
          <w:delText xml:space="preserve"> </w:delText>
        </w:r>
      </w:del>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13276" w:author="PR Preview" w:date="2026-01-01T00:00:00Z">
        <w:r>
          <w:delText xml:space="preserve"> </w:delText>
        </w:r>
      </w:del>
      <w:del w:id="13277" w:author="PR Preview" w:date="2026-01-01T00:00:00Z">
        <w:r>
          <w:delText xml:space="preserve">(</w:delText>
        </w:r>
      </w:del>
      <w:hyperlink w:anchor="thm-complement-null-space">
        <w:del w:id="13278" w:author="PR Preview" w:date="2026-01-01T00:00:00Z">
          <w:r>
            <w:rPr>
              <w:rStyle w:val="Hyperlink"/>
            </w:rPr>
            <w:delText xml:space="preserve">Theorem 52</w:delText>
          </w:r>
        </w:del>
      </w:hyperlink>
      <w:del w:id="13279" w:author="PR Preview" w:date="2026-01-01T00:00:00Z">
        <w:r>
          <w:delText xml:space="preserve">).</w:delText>
        </w:r>
      </w:del>
      <w:del w:id="13280" w:author="PR Preview" w:date="2026-01-01T00:00:00Z">
        <w:r>
          <w:delText xml:space="preserve"> </w:delText>
        </w:r>
      </w:del>
      <m:oMath>
        <m:sSup>
          <m:e>
            <m:r>
              <m:rPr>
                <m:sty m:val="bi"/>
              </m:rPr>
              <m:t>A</m:t>
            </m:r>
          </m:e>
          <m:sup>
            <m:r>
              <m:rPr>
                <m:sty m:val="p"/>
              </m:rPr>
              <m:t>⊤</m:t>
            </m:r>
          </m:sup>
        </m:sSup>
      </m:oMath>
      <w:del w:id="13281" w:author="PR Preview" w:date="2026-01-01T00:00:00Z">
        <w:r>
          <w:delText xml:space="preserve"> </w:delText>
        </w:r>
      </w:del>
      <w:del w:id="13282" w:author="PR Preview" w:date="2026-01-01T00:00:00Z">
        <w:r>
          <w:delText xml:space="preserve">is</w:delText>
        </w:r>
      </w:del>
      <w:del w:id="13283" w:author="PR Preview" w:date="2026-01-01T00:00:00Z">
        <w:r>
          <w:delText xml:space="preserve"> </w:delText>
        </w:r>
      </w:del>
      <m:oMath>
        <m:r>
          <m:t>d</m:t>
        </m:r>
        <m:r>
          <m:rPr>
            <m:sty m:val="p"/>
          </m:rPr>
          <m:t>×</m:t>
        </m:r>
        <m:r>
          <m:t>p</m:t>
        </m:r>
      </m:oMath>
      <w:del w:id="13284" w:author="PR Preview" w:date="2026-01-01T00:00:00Z">
        <w:r>
          <w:delText xml:space="preserve">, so</w:delText>
        </w:r>
      </w:del>
    </w:p>
    <w:p>
      <w:pPr>
        <w:pStyle w:val="BodyText"/>
      </w:pPr>
      <w:ins w:id="13285" w:author="PR Preview" w:date="2026-01-01T00:00:00Z">
        <w:r>
          <w:rPr>
            <w:b/>
            <w:bCs/>
          </w:rPr>
          <w:t xml:space="preserve">Part 2.</w:t>
        </w:r>
      </w:ins>
      <w:ins w:id="13286" w:author="PR Preview" w:date="2026-01-01T00:00:00Z">
        <w:r>
          <w:t xml:space="preserve"> </w:t>
        </w:r>
      </w:ins>
      <w:ins w:id="13287" w:author="PR Preview" w:date="2026-01-01T00:00:00Z">
        <w:r>
          <w:t xml:space="preserve">Let</w:t>
        </w:r>
      </w:ins>
      <w:ins w:id="13288" w:author="PR Preview" w:date="2026-01-01T00:00:00Z">
        <w:r>
          <w:t xml:space="preserve"> </w:t>
        </w:r>
      </w:ins>
      <m:oMath>
        <m:r>
          <m:t>d</m:t>
        </m:r>
        <m:r>
          <m:rPr>
            <m:sty m:val="p"/>
          </m:rPr>
          <m:t>=</m:t>
        </m:r>
        <m:r>
          <m:rPr>
            <m:sty m:val="p"/>
          </m:rPr>
          <m:t>dim</m:t>
        </m:r>
        <m:r>
          <m:rPr>
            <m:sty m:val="p"/>
          </m:rPr>
          <m:t>(</m:t>
        </m:r>
        <m:r>
          <m:rPr>
            <m:scr m:val="script"/>
            <m:sty m:val="p"/>
          </m:rPr>
          <m:t>S</m:t>
        </m:r>
        <m:r>
          <m:rPr>
            <m:sty m:val="p"/>
          </m:rPr>
          <m:t>)</m:t>
        </m:r>
      </m:oMath>
      <w:ins w:id="13289" w:author="PR Preview" w:date="2026-01-01T00:00:00Z">
        <w:r>
          <w:t xml:space="preserve">.</w:t>
        </w:r>
      </w:ins>
      <w:ins w:id="13290" w:author="PR Preview" w:date="2026-01-01T00:00:00Z">
        <w:r>
          <w:t xml:space="preserve"> </w:t>
        </w:r>
      </w:ins>
      <w:ins w:id="13291" w:author="PR Preview" w:date="2026-01-01T00:00:00Z">
        <w:r>
          <w:t xml:space="preserve">If</w:t>
        </w:r>
      </w:ins>
      <w:ins w:id="13292" w:author="PR Preview" w:date="2026-01-01T00:00:00Z">
        <w:r>
          <w:t xml:space="preserve"> </w:t>
        </w:r>
      </w:ins>
      <m:oMath>
        <m:r>
          <m:t>d</m:t>
        </m:r>
        <m:r>
          <m:rPr>
            <m:sty m:val="p"/>
          </m:rPr>
          <m:t>=</m:t>
        </m:r>
        <m:r>
          <m:t>0</m:t>
        </m:r>
      </m:oMath>
      <w:ins w:id="13293" w:author="PR Preview" w:date="2026-01-01T00:00:00Z">
        <w:r>
          <w:t xml:space="preserve">, then</w:t>
        </w:r>
      </w:ins>
      <w:ins w:id="13294" w:author="PR Preview" w:date="2026-01-01T00:00:00Z">
        <w:r>
          <w:t xml:space="preserve"> </w:t>
        </w:r>
      </w:ins>
      <m:oMath>
        <m:r>
          <m:rPr>
            <m:scr m:val="script"/>
            <m:sty m:val="p"/>
          </m:rPr>
          <m:t>S</m:t>
        </m:r>
      </m:oMath>
      <w:ins w:id="13295" w:author="PR Preview" w:date="2026-01-01T00:00:00Z">
        <w:r>
          <w:t xml:space="preserve"> </w:t>
        </w:r>
      </w:ins>
      <w:ins w:id="13296" w:author="PR Preview" w:date="2026-01-01T00:00:00Z">
        <w:r>
          <w:t xml:space="preserve">has a basis (</w:t>
        </w:r>
      </w:ins>
      <w:hyperlink w:anchor="thm-extend-basis">
        <w:ins w:id="13297" w:author="PR Preview" w:date="2026-01-01T00:00:00Z">
          <w:r>
            <w:rPr>
              <w:rStyle w:val="Hyperlink"/>
            </w:rPr>
            <w:t xml:space="preserve">Theorem 29</w:t>
          </w:r>
        </w:ins>
      </w:hyperlink>
      <w:ins w:id="13298" w:author="PR Preview" w:date="2026-01-01T00:00:00Z">
        <w:r>
          <w:t xml:space="preserve">)</w:t>
        </w:r>
      </w:ins>
      <w:ins w:id="13299" w:author="PR Preview" w:date="2026-01-01T00:00:00Z">
        <w:r>
          <w:t xml:space="preserve"> </w:t>
        </w:r>
      </w:ins>
      <w:ins w:id="13300" w:author="PR Preview" w:date="2026-01-01T00:00:00Z">
        <w:r>
          <w:t xml:space="preserve">with</w:t>
        </w:r>
      </w:ins>
      <w:ins w:id="13301" w:author="PR Preview" w:date="2026-01-01T00:00:00Z">
        <w:r>
          <w:t xml:space="preserve"> </w:t>
        </w:r>
      </w:ins>
      <m:oMath>
        <m:r>
          <m:t>0</m:t>
        </m:r>
      </m:oMath>
      <w:ins w:id="13302" w:author="PR Preview" w:date="2026-01-01T00:00:00Z">
        <w:r>
          <w:t xml:space="preserve"> </w:t>
        </w:r>
      </w:ins>
      <w:ins w:id="13303" w:author="PR Preview" w:date="2026-01-01T00:00:00Z">
        <w:r>
          <w:t xml:space="preserve">vectors (</w:t>
        </w:r>
      </w:ins>
      <w:hyperlink w:anchor="def-dimension">
        <w:ins w:id="13304" w:author="PR Preview" w:date="2026-01-01T00:00:00Z">
          <w:r>
            <w:rPr>
              <w:rStyle w:val="Hyperlink"/>
            </w:rPr>
            <w:t xml:space="preserve">Definition 51</w:t>
          </w:r>
        </w:ins>
      </w:hyperlink>
      <w:ins w:id="13305" w:author="PR Preview" w:date="2026-01-01T00:00:00Z">
        <w:r>
          <w:t xml:space="preserve">), the empty list,</w:t>
        </w:r>
      </w:ins>
      <w:ins w:id="13306" w:author="PR Preview" w:date="2026-01-01T00:00:00Z">
        <w:r>
          <w:t xml:space="preserve"> </w:t>
        </w:r>
      </w:ins>
      <w:ins w:id="13307" w:author="PR Preview" w:date="2026-01-01T00:00:00Z">
        <w:r>
          <w:t xml:space="preserve">whose span is</w:t>
        </w:r>
      </w:ins>
      <w:ins w:id="13308" w:author="PR Preview" w:date="2026-01-01T00:00:00Z">
        <w:r>
          <w:t xml:space="preserve"> </w:t>
        </w:r>
      </w:ins>
      <w:ins w:id="13309" w:author="PR Preview" w:date="2026-01-01T00:00:00Z">
        <w:r>
          <w:t xml:space="preserve">$\mathopen{}\left\{\mathord{\smash[b]{\underset{\raise.3ex\hbox{$\scriptstyle\sim$}}{0}}\vphantom{0}}\right\}\mathclose{}$</w:t>
        </w:r>
      </w:ins>
      <w:ins w:id="13310" w:author="PR Preview" w:date="2026-01-01T00:00:00Z">
        <w:r>
          <w:t xml:space="preserve"> </w:t>
        </w:r>
      </w:ins>
      <w:ins w:id="13311" w:author="PR Preview" w:date="2026-01-01T00:00:00Z">
        <w:r>
          <w:t xml:space="preserve">(</w:t>
        </w:r>
      </w:ins>
      <w:hyperlink w:anchor="def-span">
        <w:ins w:id="13312" w:author="PR Preview" w:date="2026-01-01T00:00:00Z">
          <w:r>
            <w:rPr>
              <w:rStyle w:val="Hyperlink"/>
            </w:rPr>
            <w:t xml:space="preserve">Definition 47</w:t>
          </w:r>
        </w:ins>
      </w:hyperlink>
      <w:ins w:id="13313" w:author="PR Preview" w:date="2026-01-01T00:00:00Z">
        <w:r>
          <w:t xml:space="preserve">);</w:t>
        </w:r>
      </w:ins>
      <w:ins w:id="13314" w:author="PR Preview" w:date="2026-01-01T00:00:00Z">
        <w:r>
          <w:t xml:space="preserve"> </w:t>
        </w:r>
      </w:ins>
      <w:ins w:id="13315" w:author="PR Preview" w:date="2026-01-01T00:00:00Z">
        <w:r>
          <w:t xml:space="preserve">so</w:t>
        </w:r>
      </w:ins>
      <w:ins w:id="13316" w:author="PR Preview" w:date="2026-01-01T00:00:00Z">
        <w:r>
          <w:t xml:space="preserve"> </w:t>
        </w:r>
      </w:ins>
      <w:ins w:id="13317" w:author="PR Preview" w:date="2026-01-01T00:00:00Z">
        <w:r>
          <w:t xml:space="preserve">$\mathcal{S} = \mathopen{}\left\{\mathord{\smash[b]{\underset{\raise.3ex\hbox{$\scriptstyle\sim$}}{0}}\vphantom{0}}\right\}\mathclose{}$</w:t>
        </w:r>
      </w:ins>
      <w:ins w:id="13318" w:author="PR Preview" w:date="2026-01-01T00:00:00Z">
        <w:r>
          <w:t xml:space="preserve">,</w:t>
        </w:r>
      </w:ins>
      <w:ins w:id="13319" w:author="PR Preview" w:date="2026-01-01T00:00:00Z">
        <w:r>
          <w:t xml:space="preserve"> </w:t>
        </w:r>
      </w:ins>
      <m:oMath>
        <m:sSup>
          <m:e>
            <m:r>
              <m:rPr>
                <m:scr m:val="script"/>
                <m:sty m:val="p"/>
              </m:rPr>
              <m:t>S</m:t>
            </m:r>
          </m:e>
          <m:sup>
            <m:r>
              <m:rPr>
                <m:sty m:val="p"/>
              </m:rPr>
              <m:t>⟂</m:t>
            </m:r>
          </m:sup>
        </m:sSup>
        <m:r>
          <m:rPr>
            <m:sty m:val="p"/>
          </m:rPr>
          <m:t>=</m:t>
        </m:r>
        <m:sSup>
          <m:e>
            <m:r>
              <m:rPr>
                <m:scr m:val="double-struck"/>
                <m:sty m:val="p"/>
              </m:rPr>
              <m:t>R</m:t>
            </m:r>
          </m:e>
          <m:sup>
            <m:r>
              <m:t>p</m:t>
            </m:r>
          </m:sup>
        </m:sSup>
      </m:oMath>
      <w:ins w:id="13320" w:author="PR Preview" w:date="2026-01-01T00:00:00Z">
        <w:r>
          <w:t xml:space="preserve"> </w:t>
        </w:r>
      </w:ins>
      <w:ins w:id="13321" w:author="PR Preview" w:date="2026-01-01T00:00:00Z">
        <w:r>
          <w:t xml:space="preserve">(every</w:t>
        </w:r>
      </w:ins>
      <w:ins w:id="13322" w:author="PR Preview" w:date="2026-01-01T00:00:00Z">
        <w:r>
          <w:t xml:space="preserve"> </w:t>
        </w:r>
      </w:ins>
      <w:ins w:id="13323" w:author="PR Preview" w:date="2026-01-01T00:00:00Z">
        <w:r>
          <w:t xml:space="preserve">$\mathord{\smash[b]{\underset{\raise.3ex\hbox{$\scriptstyle\sim$}}{u}}\vphantom{u}}$</w:t>
        </w:r>
      </w:ins>
      <w:ins w:id="13324" w:author="PR Preview" w:date="2026-01-01T00:00:00Z">
        <w:r>
          <w:t xml:space="preserve"> </w:t>
        </w:r>
      </w:ins>
      <w:ins w:id="13325" w:author="PR Preview" w:date="2026-01-01T00:00:00Z">
        <w:r>
          <w:t xml:space="preserve">satisfies</w:t>
        </w:r>
      </w:ins>
      <w:ins w:id="13326" w:author="PR Preview" w:date="2026-01-01T00:00:00Z">
        <w:r>
          <w:t xml:space="preserve"> </w:t>
        </w:r>
      </w:ins>
      <w:ins w:id="13327" w:author="PR Preview" w:date="2026-01-01T00:00:00Z">
        <w:r>
          <w:t xml:space="preserve">$\mathord{\smash[b]{\underset{\raise.3ex\hbox{$\scriptstyle\sim$}}{0}}\vphantom{0}}\cdot \mathord{\smash[b]{\underset{\raise.3ex\hbox{$\scriptstyle\sim$}}{u}}\vphantom{u}} = 0$</w:t>
        </w:r>
      </w:ins>
      <w:ins w:id="13328" w:author="PR Preview" w:date="2026-01-01T00:00:00Z">
        <w:r>
          <w:t xml:space="preserve">),</w:t>
        </w:r>
      </w:ins>
      <w:ins w:id="13329" w:author="PR Preview" w:date="2026-01-01T00:00:00Z">
        <w:r>
          <w:t xml:space="preserve"> </w:t>
        </w:r>
      </w:ins>
      <w:ins w:id="13330" w:author="PR Preview" w:date="2026-01-01T00:00:00Z">
        <w:r>
          <w:t xml:space="preserve">and</w:t>
        </w:r>
      </w:ins>
      <w:ins w:id="13331" w:author="PR Preview" w:date="2026-01-01T00:00:00Z">
        <w:r>
          <w:t xml:space="preserve"> </w:t>
        </w:r>
      </w:ins>
      <m:oMath>
        <m:r>
          <m:t>0</m:t>
        </m:r>
        <m:r>
          <m:rPr>
            <m:sty m:val="p"/>
          </m:rPr>
          <m:t>+</m:t>
        </m:r>
        <m:r>
          <m:t>p</m:t>
        </m:r>
        <m:r>
          <m:rPr>
            <m:sty m:val="p"/>
          </m:rPr>
          <m:t>=</m:t>
        </m:r>
        <m:r>
          <m:t>p</m:t>
        </m:r>
      </m:oMath>
      <w:ins w:id="13332" w:author="PR Preview" w:date="2026-01-01T00:00:00Z">
        <w:r>
          <w:t xml:space="preserve"> </w:t>
        </w:r>
      </w:ins>
      <w:ins w:id="13333" w:author="PR Preview" w:date="2026-01-01T00:00:00Z">
        <w:r>
          <w:t xml:space="preserve">(</w:t>
        </w:r>
      </w:ins>
      <w:hyperlink w:anchor="exm-dimension">
        <w:ins w:id="13334" w:author="PR Preview" w:date="2026-01-01T00:00:00Z">
          <w:r>
            <w:rPr>
              <w:rStyle w:val="Hyperlink"/>
            </w:rPr>
            <w:t xml:space="preserve">Example 50</w:t>
          </w:r>
        </w:ins>
      </w:hyperlink>
      <w:ins w:id="13335" w:author="PR Preview" w:date="2026-01-01T00:00:00Z">
        <w:r>
          <w:t xml:space="preserve">).</w:t>
        </w:r>
      </w:ins>
      <w:ins w:id="13336" w:author="PR Preview" w:date="2026-01-01T00:00:00Z">
        <w:r>
          <w:t xml:space="preserve"> </w:t>
        </w:r>
      </w:ins>
      <w:ins w:id="13337" w:author="PR Preview" w:date="2026-01-01T00:00:00Z">
        <w:r>
          <w:t xml:space="preserve">If</w:t>
        </w:r>
      </w:ins>
      <w:ins w:id="13338" w:author="PR Preview" w:date="2026-01-01T00:00:00Z">
        <w:r>
          <w:t xml:space="preserve"> </w:t>
        </w:r>
      </w:ins>
      <m:oMath>
        <m:r>
          <m:t>d</m:t>
        </m:r>
        <m:r>
          <m:rPr>
            <m:sty m:val="p"/>
          </m:rPr>
          <m:t>≥</m:t>
        </m:r>
        <m:r>
          <m:t>1</m:t>
        </m:r>
      </m:oMath>
      <w:ins w:id="13339" w:author="PR Preview" w:date="2026-01-01T00:00:00Z">
        <w:r>
          <w:t xml:space="preserve">, choose a basis</w:t>
        </w:r>
      </w:ins>
      <w:ins w:id="13340" w:author="PR Preview" w:date="2026-01-01T00:00:00Z">
        <w:r>
          <w:t xml:space="preserve"> </w:t>
        </w:r>
      </w:ins>
      <w:ins w:id="13341" w:author="PR Preview" w:date="2026-01-01T00:00:00Z">
        <w:r>
          <w:t xml:space="preserve">$\mathord{\smash[b]{\underset{\raise.3ex\hbox{$\scriptstyle\sim$}}{a}}\vphantom{a}}_1, \ldots, \mathord{\smash[b]{\underset{\raise.3ex\hbox{$\scriptstyle\sim$}}{a}}\vphantom{a}}_d$</w:t>
        </w:r>
      </w:ins>
      <w:ins w:id="13342" w:author="PR Preview" w:date="2026-01-01T00:00:00Z">
        <w:r>
          <w:t xml:space="preserve"> </w:t>
        </w:r>
      </w:ins>
      <w:ins w:id="13343" w:author="PR Preview" w:date="2026-01-01T00:00:00Z">
        <w:r>
          <w:t xml:space="preserve">of</w:t>
        </w:r>
      </w:ins>
      <w:ins w:id="13344" w:author="PR Preview" w:date="2026-01-01T00:00:00Z">
        <w:r>
          <w:t xml:space="preserve"> </w:t>
        </w:r>
      </w:ins>
      <m:oMath>
        <m:r>
          <m:rPr>
            <m:scr m:val="script"/>
            <m:sty m:val="p"/>
          </m:rPr>
          <m:t>S</m:t>
        </m:r>
      </m:oMath>
      <w:ins w:id="13345" w:author="PR Preview" w:date="2026-01-01T00:00:00Z">
        <w:r>
          <w:t xml:space="preserve"> </w:t>
        </w:r>
      </w:ins>
      <w:ins w:id="13346" w:author="PR Preview" w:date="2026-01-01T00:00:00Z">
        <w:r>
          <w:t xml:space="preserve">(</w:t>
        </w:r>
      </w:ins>
      <w:hyperlink w:anchor="thm-extend-basis">
        <w:ins w:id="13347" w:author="PR Preview" w:date="2026-01-01T00:00:00Z">
          <w:r>
            <w:rPr>
              <w:rStyle w:val="Hyperlink"/>
            </w:rPr>
            <w:t xml:space="preserve">Theorem 29</w:t>
          </w:r>
        </w:ins>
      </w:hyperlink>
      <w:ins w:id="13348" w:author="PR Preview" w:date="2026-01-01T00:00:00Z">
        <w:r>
          <w:t xml:space="preserve">),</w:t>
        </w:r>
      </w:ins>
      <w:ins w:id="13349" w:author="PR Preview" w:date="2026-01-01T00:00:00Z">
        <w:r>
          <w:t xml:space="preserve"> </w:t>
        </w:r>
      </w:ins>
      <w:ins w:id="13350" w:author="PR Preview" w:date="2026-01-01T00:00:00Z">
        <w:r>
          <w:t xml:space="preserve">and let</w:t>
        </w:r>
      </w:ins>
      <w:ins w:id="13351" w:author="PR Preview" w:date="2026-01-01T00:00:00Z">
        <w:r>
          <w:t xml:space="preserve"> </w:t>
        </w:r>
      </w:ins>
      <m:oMath>
        <m:r>
          <m:rPr>
            <m:sty m:val="bi"/>
          </m:rPr>
          <m:t>A</m:t>
        </m:r>
      </m:oMath>
      <w:ins w:id="13352" w:author="PR Preview" w:date="2026-01-01T00:00:00Z">
        <w:r>
          <w:t xml:space="preserve"> </w:t>
        </w:r>
      </w:ins>
      <w:ins w:id="13353" w:author="PR Preview" w:date="2026-01-01T00:00:00Z">
        <w:r>
          <w:t xml:space="preserve">be the</w:t>
        </w:r>
      </w:ins>
      <w:ins w:id="13354" w:author="PR Preview" w:date="2026-01-01T00:00:00Z">
        <w:r>
          <w:t xml:space="preserve"> </w:t>
        </w:r>
      </w:ins>
      <m:oMath>
        <m:r>
          <m:t>p</m:t>
        </m:r>
        <m:r>
          <m:rPr>
            <m:sty m:val="p"/>
          </m:rPr>
          <m:t>×</m:t>
        </m:r>
        <m:r>
          <m:t>d</m:t>
        </m:r>
      </m:oMath>
      <w:ins w:id="13355" w:author="PR Preview" w:date="2026-01-01T00:00:00Z">
        <w:r>
          <w:t xml:space="preserve"> </w:t>
        </w:r>
      </w:ins>
      <w:ins w:id="13356" w:author="PR Preview" w:date="2026-01-01T00:00:00Z">
        <w:r>
          <w:t xml:space="preserve">matrix with these columns.</w:t>
        </w:r>
      </w:ins>
      <w:ins w:id="13357" w:author="PR Preview" w:date="2026-01-01T00:00:00Z">
        <w:r>
          <w:t xml:space="preserve"> </w:t>
        </w:r>
      </w:ins>
      <w:ins w:id="13358" w:author="PR Preview" w:date="2026-01-01T00:00:00Z">
        <w:r>
          <w:t xml:space="preserve">The basis spans</w:t>
        </w:r>
      </w:ins>
      <w:ins w:id="13359" w:author="PR Preview" w:date="2026-01-01T00:00:00Z">
        <w:r>
          <w:t xml:space="preserve"> </w:t>
        </w:r>
      </w:ins>
      <m:oMath>
        <m:r>
          <m:rPr>
            <m:scr m:val="script"/>
            <m:sty m:val="p"/>
          </m:rPr>
          <m:t>S</m:t>
        </m:r>
      </m:oMath>
      <w:ins w:id="13360" w:author="PR Preview" w:date="2026-01-01T00:00:00Z">
        <w:r>
          <w:t xml:space="preserve">,</w:t>
        </w:r>
      </w:ins>
      <w:ins w:id="13361" w:author="PR Preview" w:date="2026-01-01T00:00:00Z">
        <w:r>
          <w:t xml:space="preserve"> </w:t>
        </w:r>
      </w:ins>
      <w:ins w:id="13362" w:author="PR Preview" w:date="2026-01-01T00:00:00Z">
        <w:r>
          <w:t xml:space="preserve">so</w:t>
        </w:r>
      </w:ins>
      <w:ins w:id="13363" w:author="PR Preview" w:date="2026-01-01T00:00:00Z">
        <w:r>
          <w:t xml:space="preserve"> </w:t>
        </w:r>
      </w:ins>
      <m:oMath>
        <m:r>
          <m:rPr>
            <m:scr m:val="script"/>
            <m:sty m:val="p"/>
          </m:rPr>
          <m:t>S</m:t>
        </m:r>
        <m:r>
          <m:rPr>
            <m:sty m:val="p"/>
          </m:rPr>
          <m:t>=</m:t>
        </m:r>
        <m:r>
          <m:rPr>
            <m:scr m:val="script"/>
            <m:sty m:val="p"/>
          </m:rPr>
          <m:t>C</m:t>
        </m:r>
        <m:r>
          <m:rPr>
            <m:sty m:val="p"/>
          </m:rPr>
          <m:t>(</m:t>
        </m:r>
        <m:r>
          <m:rPr>
            <m:sty m:val="bi"/>
          </m:rPr>
          <m:t>A</m:t>
        </m:r>
        <m:r>
          <m:rPr>
            <m:sty m:val="p"/>
          </m:rPr>
          <m:t>)</m:t>
        </m:r>
      </m:oMath>
      <w:ins w:id="13364" w:author="PR Preview" w:date="2026-01-01T00:00:00Z">
        <w:r>
          <w:t xml:space="preserve"> </w:t>
        </w:r>
      </w:ins>
      <w:ins w:id="13365" w:author="PR Preview" w:date="2026-01-01T00:00:00Z">
        <w:r>
          <w:t xml:space="preserve">(</w:t>
        </w:r>
      </w:ins>
      <w:hyperlink w:anchor="thm-column-space-span">
        <w:ins w:id="13366" w:author="PR Preview" w:date="2026-01-01T00:00:00Z">
          <w:r>
            <w:rPr>
              <w:rStyle w:val="Hyperlink"/>
            </w:rPr>
            <w:t xml:space="preserve">Theorem 32</w:t>
          </w:r>
        </w:ins>
      </w:hyperlink>
      <w:ins w:id="13367" w:author="PR Preview" w:date="2026-01-01T00:00:00Z">
        <w:r>
          <w:t xml:space="preserve">),</w:t>
        </w:r>
      </w:ins>
      <w:ins w:id="13368" w:author="PR Preview" w:date="2026-01-01T00:00:00Z">
        <w:r>
          <w:t xml:space="preserve"> </w:t>
        </w:r>
      </w:ins>
      <w:ins w:id="13369" w:author="PR Preview" w:date="2026-01-01T00:00:00Z">
        <w:r>
          <w:t xml:space="preserve">and</w:t>
        </w:r>
      </w:ins>
      <w:ins w:id="13370" w:author="PR Preview" w:date="2026-01-01T00:00:00Z">
        <w:r>
          <w:t xml:space="preserve"> </w:t>
        </w:r>
      </w:ins>
      <m:oMath>
        <m:sSup>
          <m:e>
            <m:r>
              <m:rPr>
                <m:scr m:val="script"/>
                <m:sty m:val="p"/>
              </m:rPr>
              <m:t>S</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13371" w:author="PR Preview" w:date="2026-01-01T00:00:00Z">
        <w:r>
          <w:t xml:space="preserve"> </w:t>
        </w:r>
      </w:ins>
      <w:ins w:id="13372" w:author="PR Preview" w:date="2026-01-01T00:00:00Z">
        <w:r>
          <w:t xml:space="preserve">(</w:t>
        </w:r>
      </w:ins>
      <w:hyperlink w:anchor="thm-complement-null-space">
        <w:ins w:id="13373" w:author="PR Preview" w:date="2026-01-01T00:00:00Z">
          <w:r>
            <w:rPr>
              <w:rStyle w:val="Hyperlink"/>
            </w:rPr>
            <w:t xml:space="preserve">Theorem 52</w:t>
          </w:r>
        </w:ins>
      </w:hyperlink>
      <w:ins w:id="13374" w:author="PR Preview" w:date="2026-01-01T00:00:00Z">
        <w:r>
          <w:t xml:space="preserve">).</w:t>
        </w:r>
      </w:ins>
      <w:ins w:id="13375" w:author="PR Preview" w:date="2026-01-01T00:00:00Z">
        <w:r>
          <w:t xml:space="preserve"> </w:t>
        </w:r>
      </w:ins>
      <m:oMath>
        <m:sSup>
          <m:e>
            <m:r>
              <m:rPr>
                <m:sty m:val="bi"/>
              </m:rPr>
              <m:t>A</m:t>
            </m:r>
          </m:e>
          <m:sup>
            <m:r>
              <m:rPr>
                <m:sty m:val="p"/>
              </m:rPr>
              <m:t>⊤</m:t>
            </m:r>
          </m:sup>
        </m:sSup>
      </m:oMath>
      <w:ins w:id="13376" w:author="PR Preview" w:date="2026-01-01T00:00:00Z">
        <w:r>
          <w:t xml:space="preserve"> </w:t>
        </w:r>
      </w:ins>
      <w:ins w:id="13377" w:author="PR Preview" w:date="2026-01-01T00:00:00Z">
        <w:r>
          <w:t xml:space="preserve">is</w:t>
        </w:r>
      </w:ins>
      <w:ins w:id="13378" w:author="PR Preview" w:date="2026-01-01T00:00:00Z">
        <w:r>
          <w:t xml:space="preserve"> </w:t>
        </w:r>
      </w:ins>
      <m:oMath>
        <m:r>
          <m:t>d</m:t>
        </m:r>
        <m:r>
          <m:rPr>
            <m:sty m:val="p"/>
          </m:rPr>
          <m:t>×</m:t>
        </m:r>
        <m:r>
          <m:t>p</m:t>
        </m:r>
      </m:oMath>
      <w:ins w:id="13379" w:author="PR Preview" w:date="2026-01-01T00:00:00Z">
        <w:r>
          <w:t xml:space="preserve">, so</w:t>
        </w:r>
      </w:ins>
    </w:p>
    <w:p>
      <w:pPr>
        <w:pStyle w:val="BodyText"/>
      </w:pPr>
      <m:oMathPara>
        <m:oMathParaPr>
          <m:jc m:val="center"/>
        </m:oMathParaPr>
        <m:oMath>
          <m:eqArr>
            <m:e>
              <m:r>
                <m:rPr>
                  <m:sty m:val="p"/>
                </m:rPr>
                <m:t>dim</m:t>
              </m:r>
              <m:r>
                <m:rPr>
                  <m:sty m:val="p"/>
                </m:rPr>
                <m:t>(</m:t>
              </m:r>
              <m:sSup>
                <m:e>
                  <m:r>
                    <m:rPr>
                      <m:scr m:val="script"/>
                      <m:sty m:val="p"/>
                    </m:rPr>
                    <m:t>S</m:t>
                  </m:r>
                </m:e>
                <m:sup>
                  <m:r>
                    <m:rPr>
                      <m:sty m:val="p"/>
                    </m:rPr>
                    <m:t>⟂</m:t>
                  </m:r>
                </m:sup>
              </m:sSup>
              <m:r>
                <m:rPr>
                  <m:sty m:val="p"/>
                </m:rPr>
                <m:t>)</m:t>
              </m:r>
              <m:r>
                <m:t>&amp;</m:t>
              </m:r>
              <m:r>
                <m:rPr>
                  <m:sty m:val="p"/>
                </m:rPr>
                <m:t>=</m:t>
              </m:r>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t>&amp;</m:t>
              </m:r>
              <m:r>
                <m:t>&amp;</m:t>
              </m:r>
              <m:r>
                <m:rPr>
                  <m:nor/>
                  <m:sty m:val="p"/>
                </m:rPr>
                <m:t>(</m:t>
              </m:r>
              <m:r>
                <m:rPr>
                  <m:nor/>
                  <m:sty m:val="p"/>
                </m:rPr>
                <m:t>Theorem 52</m:t>
              </m:r>
              <m:r>
                <m:rPr>
                  <m:nor/>
                  <m:sty m:val="p"/>
                </m:rPr>
                <m:t>)</m:t>
              </m:r>
            </m:e>
            <m:e>
              <m:r>
                <m:t>&amp;</m:t>
              </m:r>
              <m:r>
                <m:rPr>
                  <m:sty m:val="p"/>
                </m:rPr>
                <m:t>=</m:t>
              </m:r>
              <m:r>
                <m:rPr>
                  <m:sty m:val="p"/>
                </m:rPr>
                <m:t>nullity</m:t>
              </m:r>
              <m:r>
                <m:rPr>
                  <m:sty m:val="p"/>
                </m:rPr>
                <m:t>(</m:t>
              </m:r>
              <m:sSup>
                <m:e>
                  <m:r>
                    <m:rPr>
                      <m:sty m:val="bi"/>
                    </m:rPr>
                    <m:t>A</m:t>
                  </m:r>
                </m:e>
                <m:sup>
                  <m:r>
                    <m:rPr>
                      <m:sty m:val="p"/>
                    </m:rPr>
                    <m:t>⊤</m:t>
                  </m:r>
                </m:sup>
              </m:sSup>
              <m:r>
                <m:rPr>
                  <m:sty m:val="p"/>
                </m:rPr>
                <m:t>)</m:t>
              </m:r>
              <m:r>
                <m:t>&amp;</m:t>
              </m:r>
              <m:r>
                <m:t>&amp;</m:t>
              </m:r>
              <m:r>
                <m:rPr>
                  <m:nor/>
                  <m:sty m:val="p"/>
                </m:rPr>
                <m:t>(</m:t>
              </m:r>
              <m:r>
                <m:rPr>
                  <m:nor/>
                  <m:sty m:val="p"/>
                </m:rPr>
                <m:t>Definition 58</m:t>
              </m:r>
              <m:r>
                <m:rPr>
                  <m:nor/>
                  <m:sty m:val="p"/>
                </m:rPr>
                <m:t>)</m:t>
              </m:r>
            </m:e>
            <m:e>
              <m:r>
                <m:t>&amp;</m:t>
              </m:r>
              <m:r>
                <m:rPr>
                  <m:sty m:val="p"/>
                </m:rPr>
                <m:t>=</m:t>
              </m:r>
              <m:r>
                <m:t>p</m:t>
              </m:r>
              <m:r>
                <m:rPr>
                  <m:sty m:val="p"/>
                </m:rPr>
                <m:t>−</m:t>
              </m:r>
              <m:r>
                <m:rPr>
                  <m:sty m:val="p"/>
                </m:rPr>
                <m:t>rank</m:t>
              </m:r>
              <m:r>
                <m:rPr>
                  <m:sty m:val="p"/>
                </m:rPr>
                <m:t>(</m:t>
              </m:r>
              <m:sSup>
                <m:e>
                  <m:r>
                    <m:rPr>
                      <m:sty m:val="bi"/>
                    </m:rPr>
                    <m:t>A</m:t>
                  </m:r>
                </m:e>
                <m:sup>
                  <m:r>
                    <m:rPr>
                      <m:sty m:val="p"/>
                    </m:rPr>
                    <m:t>⊤</m:t>
                  </m:r>
                </m:sup>
              </m:sSup>
              <m:r>
                <m:rPr>
                  <m:sty m:val="p"/>
                </m:rPr>
                <m:t>)</m:t>
              </m:r>
              <m:r>
                <m:t>&amp;</m:t>
              </m:r>
              <m:r>
                <m:t>&amp;</m:t>
              </m:r>
              <m:r>
                <m:rPr>
                  <m:nor/>
                  <m:sty m:val="p"/>
                </m:rPr>
                <m:t>(</m:t>
              </m:r>
              <m:r>
                <m:rPr>
                  <m:nor/>
                  <m:sty m:val="p"/>
                </m:rPr>
                <m:t>Theorem 39</m:t>
              </m:r>
              <m:r>
                <m:rPr>
                  <m:nor/>
                  <m:sty m:val="p"/>
                </m:rPr>
                <m:t>, for the </m:t>
              </m:r>
              <m:r>
                <m:t>p</m:t>
              </m:r>
              <m:r>
                <m:rPr>
                  <m:nor/>
                  <m:sty m:val="p"/>
                </m:rPr>
                <m:t> columns of </m:t>
              </m:r>
              <m:sSup>
                <m:e>
                  <m:r>
                    <m:rPr>
                      <m:sty m:val="bi"/>
                    </m:rPr>
                    <m:t>A</m:t>
                  </m:r>
                </m:e>
                <m:sup>
                  <m:r>
                    <m:rPr>
                      <m:sty m:val="p"/>
                    </m:rPr>
                    <m:t>⊤</m:t>
                  </m:r>
                </m:sup>
              </m:sSup>
              <m:r>
                <m:rPr>
                  <m:nor/>
                  <m:sty m:val="p"/>
                </m:rPr>
                <m:t>)</m:t>
              </m:r>
            </m:e>
            <m:e>
              <m:r>
                <m:t>&amp;</m:t>
              </m:r>
              <m:r>
                <m:rPr>
                  <m:sty m:val="p"/>
                </m:rPr>
                <m:t>=</m:t>
              </m:r>
              <m:r>
                <m:t>p</m:t>
              </m:r>
              <m:r>
                <m:rPr>
                  <m:sty m:val="p"/>
                </m:rPr>
                <m:t>−</m:t>
              </m:r>
              <m:r>
                <m:rPr>
                  <m:sty m:val="p"/>
                </m:rPr>
                <m:t>rank</m:t>
              </m:r>
              <m:r>
                <m:rPr>
                  <m:sty m:val="p"/>
                </m:rPr>
                <m:t>(</m:t>
              </m:r>
              <m:r>
                <m:rPr>
                  <m:sty m:val="bi"/>
                </m:rPr>
                <m:t>A</m:t>
              </m:r>
              <m:r>
                <m:rPr>
                  <m:sty m:val="p"/>
                </m:rPr>
                <m:t>)</m:t>
              </m:r>
              <m:r>
                <m:t>&amp;</m:t>
              </m:r>
              <m:r>
                <m:t>&amp;</m:t>
              </m:r>
              <m:r>
                <m:rPr>
                  <m:nor/>
                  <m:sty m:val="p"/>
                </m:rPr>
                <m:t>(</m:t>
              </m:r>
              <m:r>
                <m:rPr>
                  <m:nor/>
                  <m:sty m:val="p"/>
                </m:rPr>
                <m:t>Theorem 41</m:t>
              </m:r>
              <m:r>
                <m:rPr>
                  <m:nor/>
                  <m:sty m:val="p"/>
                </m:rPr>
                <m:t>)</m:t>
              </m:r>
            </m:e>
            <m:e>
              <m:r>
                <m:t>&amp;</m:t>
              </m:r>
              <m:r>
                <m:rPr>
                  <m:sty m:val="p"/>
                </m:rPr>
                <m:t>=</m:t>
              </m:r>
              <m:r>
                <m:t>p</m:t>
              </m:r>
              <m:r>
                <m:rPr>
                  <m:sty m:val="p"/>
                </m:rPr>
                <m:t>−</m:t>
              </m:r>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t>&amp;</m:t>
              </m:r>
              <m:r>
                <m:rPr>
                  <m:nor/>
                  <m:sty m:val="p"/>
                </m:rPr>
                <m:t>(</m:t>
              </m:r>
              <m:r>
                <m:rPr>
                  <m:nor/>
                  <m:sty m:val="p"/>
                </m:rPr>
                <m:t>Theorem 38</m:t>
              </m:r>
              <m:r>
                <m:rPr>
                  <m:nor/>
                  <m:sty m:val="p"/>
                </m:rPr>
                <m:t>)</m:t>
              </m:r>
            </m:e>
            <m:e>
              <m:r>
                <m:t>&amp;</m:t>
              </m:r>
              <m:r>
                <m:rPr>
                  <m:sty m:val="p"/>
                </m:rPr>
                <m:t>=</m:t>
              </m:r>
              <m:r>
                <m:t>p</m:t>
              </m:r>
              <m:r>
                <m:rPr>
                  <m:sty m:val="p"/>
                </m:rPr>
                <m:t>−</m:t>
              </m:r>
              <m:r>
                <m:t>d</m:t>
              </m:r>
              <m:r>
                <m:rPr>
                  <m:sty m:val="p"/>
                </m:rPr>
                <m:t>.</m:t>
              </m:r>
              <m:r>
                <m:t>&amp;</m:t>
              </m:r>
              <m:r>
                <m:t>&amp;</m:t>
              </m:r>
              <m:r>
                <m:rPr>
                  <m:nor/>
                  <m:sty m:val="p"/>
                </m:rPr>
                <m:t>(</m:t>
              </m:r>
              <m:r>
                <m:rPr>
                  <m:scr m:val="script"/>
                  <m:sty m:val="p"/>
                </m:rPr>
                <m:t>C</m:t>
              </m:r>
              <m:r>
                <m:rPr>
                  <m:sty m:val="p"/>
                </m:rPr>
                <m:t>(</m:t>
              </m:r>
              <m:r>
                <m:rPr>
                  <m:sty m:val="bi"/>
                </m:rPr>
                <m:t>A</m:t>
              </m:r>
              <m:r>
                <m:rPr>
                  <m:sty m:val="p"/>
                </m:rPr>
                <m:t>)</m:t>
              </m:r>
              <m:r>
                <m:rPr>
                  <m:sty m:val="p"/>
                </m:rPr>
                <m:t>=</m:t>
              </m:r>
              <m:r>
                <m:rPr>
                  <m:scr m:val="script"/>
                  <m:sty m:val="p"/>
                </m:rPr>
                <m:t>S</m:t>
              </m:r>
              <m:r>
                <m:rPr>
                  <m:nor/>
                  <m:sty m:val="p"/>
                </m:rPr>
                <m:t>)</m:t>
              </m:r>
            </m:e>
          </m:eqArr>
        </m:oMath>
      </m:oMathPara>
    </w:p>
    <w:p>
      <w:pPr>
        <w:pStyle w:val="FirstParagraph"/>
      </w:pPr>
      <w:r>
        <w:rPr>
          <w:b/>
          <w:bCs/>
        </w:rPr>
        <w:t xml:space="preserve">Part 3.</w:t>
      </w:r>
      <w:r>
        <w:t xml:space="preserve"> </w:t>
      </w:r>
      <m:oMath>
        <m:r>
          <m:rPr>
            <m:scr m:val="script"/>
            <m:sty m:val="p"/>
          </m:rPr>
          <m:t>S</m:t>
        </m:r>
        <m:r>
          <m:rPr>
            <m:sty m:val="p"/>
          </m:rPr>
          <m:t>+</m:t>
        </m:r>
        <m:sSup>
          <m:e>
            <m:r>
              <m:rPr>
                <m:scr m:val="script"/>
                <m:sty m:val="p"/>
              </m:rPr>
              <m:t>S</m:t>
            </m:r>
          </m:e>
          <m:sup>
            <m:r>
              <m:rPr>
                <m:sty m:val="p"/>
              </m:rPr>
              <m:t>⟂</m:t>
            </m:r>
          </m:sup>
        </m:sSup>
      </m:oMath>
      <w:r>
        <w:t xml:space="preserve"> </w:t>
      </w:r>
      <w:r>
        <w:t xml:space="preserve">is a subspace of</w:t>
      </w:r>
      <w:r>
        <w:t xml:space="preserve"> </w:t>
      </w:r>
      <m:oMath>
        <m:sSup>
          <m:e>
            <m:r>
              <m:rPr>
                <m:scr m:val="double-struck"/>
                <m:sty m:val="p"/>
              </m:rPr>
              <m:t>R</m:t>
            </m:r>
          </m:e>
          <m:sup>
            <m:r>
              <m:t>p</m:t>
            </m:r>
          </m:sup>
        </m:sSup>
      </m:oMath>
      <w:r>
        <w:t xml:space="preserve"> </w:t>
      </w:r>
      <w:r>
        <w:t xml:space="preserve">(</w:t>
      </w:r>
      <w:hyperlink w:anchor="thm-sum-intersection-subspace">
        <w:r>
          <w:rPr>
            <w:rStyle w:val="Hyperlink"/>
          </w:rPr>
          <w:t xml:space="preserve">Theorem 46</w:t>
        </w:r>
      </w:hyperlink>
      <w:r>
        <w:t xml:space="preserve">), and</w:t>
      </w:r>
    </w:p>
    <w:p>
      <w:pPr>
        <w:pStyle w:val="BodyText"/>
      </w:pPr>
      <m:oMathPara>
        <m:oMathParaPr>
          <m:jc m:val="center"/>
        </m:oMathParaPr>
        <m:oMath>
          <m:eqArr>
            <m:e>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rPr>
                  <m:sty m:val="p"/>
                </m:rPr>
                <m:t>=</m:t>
              </m:r>
              <m:r>
                <m:rPr>
                  <m:sty m:val="p"/>
                </m:rPr>
                <m:t>dim</m:t>
              </m:r>
              <m:r>
                <m:rPr>
                  <m:sty m:val="p"/>
                </m:rPr>
                <m:t>(</m:t>
              </m:r>
              <m:r>
                <m:rPr>
                  <m:scr m:val="script"/>
                  <m:sty m:val="p"/>
                </m:rPr>
                <m:t>S</m:t>
              </m:r>
              <m:r>
                <m:rPr>
                  <m:sty m:val="p"/>
                </m:rPr>
                <m:t>)</m:t>
              </m:r>
              <m:r>
                <m:rPr>
                  <m:sty m:val="p"/>
                </m:rPr>
                <m:t>+</m:t>
              </m:r>
              <m:r>
                <m:rPr>
                  <m:sty m:val="p"/>
                </m:rPr>
                <m:t>dim</m:t>
              </m:r>
              <m:r>
                <m:rPr>
                  <m:sty m:val="p"/>
                </m:rPr>
                <m:t>(</m:t>
              </m:r>
              <m:sSup>
                <m:e>
                  <m:r>
                    <m:rPr>
                      <m:scr m:val="script"/>
                      <m:sty m:val="p"/>
                    </m:rPr>
                    <m:t>S</m:t>
                  </m:r>
                </m:e>
                <m:sup>
                  <m:r>
                    <m:rPr>
                      <m:sty m:val="p"/>
                    </m:rPr>
                    <m:t>⟂</m:t>
                  </m:r>
                </m:sup>
              </m:sSup>
              <m:r>
                <m:rPr>
                  <m:sty m:val="p"/>
                </m:rPr>
                <m:t>)</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47</m:t>
              </m:r>
              <m:r>
                <m:rPr>
                  <m:nor/>
                  <m:sty m:val="p"/>
                </m:rPr>
                <m:t>)</m:t>
              </m:r>
            </m:e>
            <m:e>
              <m:r>
                <m:t>&amp;</m:t>
              </m:r>
              <m:r>
                <m:rPr>
                  <m:sty m:val="p"/>
                </m:rPr>
                <m:t>=</m:t>
              </m:r>
              <m:r>
                <m:t>p</m:t>
              </m:r>
              <m:r>
                <m:rPr>
                  <m:sty m:val="p"/>
                </m:rPr>
                <m:t>−</m:t>
              </m:r>
              <m:r>
                <m:rPr>
                  <m:sty m:val="p"/>
                </m:rPr>
                <m:t>dim</m:t>
              </m:r>
              <m:r>
                <m:rPr>
                  <m:sty m:val="p"/>
                </m:rPr>
                <m:t>(</m:t>
              </m:r>
              <m:r>
                <m:rPr>
                  <m:scr m:val="script"/>
                  <m:sty m:val="p"/>
                </m:rPr>
                <m:t>S</m:t>
              </m:r>
              <m:r>
                <m:rPr>
                  <m:sty m:val="p"/>
                </m:rPr>
                <m:t>∩</m:t>
              </m:r>
              <m:sSup>
                <m:e>
                  <m:r>
                    <m:rPr>
                      <m:scr m:val="script"/>
                      <m:sty m:val="p"/>
                    </m:rPr>
                    <m:t>S</m:t>
                  </m:r>
                </m:e>
                <m:sup>
                  <m:r>
                    <m:rPr>
                      <m:sty m:val="p"/>
                    </m:rPr>
                    <m:t>⟂</m:t>
                  </m:r>
                </m:sup>
              </m:sSup>
              <m:r>
                <m:rPr>
                  <m:sty m:val="p"/>
                </m:rPr>
                <m:t>)</m:t>
              </m:r>
              <m:r>
                <m:t>&amp;</m:t>
              </m:r>
              <m:r>
                <m:t>&amp;</m:t>
              </m:r>
              <m:r>
                <m:rPr>
                  <m:nor/>
                  <m:sty m:val="p"/>
                </m:rPr>
                <m:t>(part 2)</m:t>
              </m:r>
            </m:e>
            <m:e>
              <m:r>
                <m:t>&amp;</m:t>
              </m:r>
              <m:r>
                <m:rPr>
                  <m:sty m:val="p"/>
                </m:rPr>
                <m:t>=</m:t>
              </m:r>
              <m:r>
                <m:t>p</m:t>
              </m:r>
              <m:r>
                <m:rPr>
                  <m:sty m:val="p"/>
                </m:rPr>
                <m:t>−</m:t>
              </m:r>
              <m:r>
                <m:t>0</m:t>
              </m:r>
              <m:r>
                <m:t>&amp;</m:t>
              </m:r>
              <m:r>
                <m:t>&amp;</m:t>
              </m:r>
              <m:r>
                <m:rPr>
                  <m:nor/>
                  <m:sty m:val="p"/>
                </m:rPr>
                <m:t>(part 1, and </m:t>
              </m:r>
              <m:r>
                <m:rPr>
                  <m:sty m:val="p"/>
                </m:rPr>
                <m:t>dim</m:t>
              </m:r>
              <m:r>
                <m:rPr>
                  <m:sty m:val="p"/>
                </m:rPr>
                <m:t>(</m:t>
              </m:r>
              <m:r>
                <m:t>​</m:t>
              </m:r>
              <m:d>
                <m:dPr>
                  <m:begChr m:val="{"/>
                  <m:sepChr m:val=""/>
                  <m:endChr m:val="}"/>
                  <m:grow/>
                </m:dPr>
                <m:e>
                  <m:limLow>
                    <m:e>
                      <m:r>
                        <m:t>0</m:t>
                      </m:r>
                    </m:e>
                    <m:lim>
                      <m:r>
                        <m:rPr>
                          <m:sty m:val="p"/>
                        </m:rPr>
                        <m:t>∼</m:t>
                      </m:r>
                    </m:lim>
                  </m:limLow>
                </m:e>
              </m:d>
              <m:r>
                <m:t>​</m:t>
              </m:r>
              <m:r>
                <m:rPr>
                  <m:sty m:val="p"/>
                </m:rPr>
                <m:t>)</m:t>
              </m:r>
              <m:r>
                <m:rPr>
                  <m:sty m:val="p"/>
                </m:rPr>
                <m:t>=</m:t>
              </m:r>
              <m:r>
                <m:t>0</m:t>
              </m:r>
              <m:r>
                <m:rPr>
                  <m:nor/>
                  <m:sty m:val="p"/>
                </m:rPr>
                <m:t> by </m:t>
              </m:r>
              <m:r>
                <m:rPr>
                  <m:nor/>
                  <m:sty m:val="p"/>
                </m:rPr>
                <m:t>Example 50</m:t>
              </m:r>
              <m:r>
                <m:rPr>
                  <m:nor/>
                  <m:sty m:val="p"/>
                </m:rPr>
                <m:t>)</m:t>
              </m:r>
            </m:e>
            <m:e>
              <m:r>
                <m:t>&amp;</m:t>
              </m:r>
              <m:r>
                <m:rPr>
                  <m:sty m:val="p"/>
                </m:rPr>
                <m:t>=</m:t>
              </m:r>
              <m:r>
                <m:t>p</m:t>
              </m:r>
              <m:r>
                <m:rPr>
                  <m:sty m:val="p"/>
                </m:rPr>
                <m:t>.</m:t>
              </m:r>
              <m:r>
                <m:t>&amp;</m:t>
              </m:r>
              <m:r>
                <m:t>&amp;</m:t>
              </m:r>
              <m:r>
                <m:rPr>
                  <m:nor/>
                  <m:sty m:val="p"/>
                </m:rPr>
                <m:t>(arithmetic)</m:t>
              </m:r>
            </m:e>
          </m:eqArr>
        </m:oMath>
      </m:oMathPara>
    </w:p>
    <w:p>
      <w:pPr>
        <w:pStyle w:val="BodyText"/>
      </w:pPr>
      <w:ins w:id="13380" w:author="PR Preview" w:date="2026-01-01T00:00:00Z">
        <w:r>
          <w:t xml:space="preserve">$$
    \begin{aligned}
    \dim(\mathcal{S} + \mathcal{S}^\perp)
    &amp;= \dim(\mathcal{S}) + \dim(\mathcal{S}^\perp) - \dim(\mathcal{S} \cap \mathcal{S}^\perp)
    &amp;&amp; \text{(}\text{Theorem~47}\text{)}
    \\
    &amp;= p - \dim(\mathcal{S} \cap \mathcal{S}^\perp)
    &amp;&amp; \text{(part 2)}
    \\
    &amp;= p - 0
    &amp;&amp; \text{(part 1, and } \dim(\mathopen{}\left\{\mathord{\smash[b]{\underset{\raise.3ex\hbox{$\scriptstyle\sim$}}{0}}\vphantom{0}}\right\}\mathclose{}) = 0 \text{ by }\text{Example~50}\text{)}
    \\
    &amp;= p.
    &amp;&amp; \text{(arithmetic)}
    \end{aligned}
    $$</w:t>
        </w:r>
      </w:ins>
    </w:p>
    <w:p>
      <w:pPr>
        <w:pStyle w:val="FirstParagraph"/>
      </w:pPr>
      <w:r>
        <w:t xml:space="preserve">Since</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m:oMath>
        <m:sSup>
          <m:e>
            <m:r>
              <m:rPr>
                <m:scr m:val="double-struck"/>
                <m:sty m:val="p"/>
              </m:rPr>
              <m:t>R</m:t>
            </m:r>
          </m:e>
          <m:sup>
            <m:r>
              <m:t>p</m:t>
            </m:r>
          </m:sup>
        </m:sSup>
      </m:oMath>
      <w:r>
        <w:t xml:space="preserve"> </w:t>
      </w:r>
      <w:r>
        <w:t xml:space="preserve">is a subspace (</w:t>
      </w:r>
      <w:hyperlink w:anchor="exm-subspace">
        <w:r>
          <w:rPr>
            <w:rStyle w:val="Hyperlink"/>
          </w:rPr>
          <w:t xml:space="preserve">Example 37</w:t>
        </w:r>
      </w:hyperlink>
      <w:r>
        <w:t xml:space="preserve">)</w:t>
      </w:r>
      <w:r>
        <w:t xml:space="preserve"> </w:t>
      </w:r>
      <w:r>
        <w:t xml:space="preserve">and</w:t>
      </w:r>
      <w:r>
        <w:t xml:space="preserve"> </w:t>
      </w:r>
      <m:oMath>
        <m:r>
          <m:rPr>
            <m:sty m:val="p"/>
          </m:rPr>
          <m:t>dim</m:t>
        </m:r>
        <m:r>
          <m:rPr>
            <m:sty m:val="p"/>
          </m:rPr>
          <m:t>(</m:t>
        </m:r>
        <m:sSup>
          <m:e>
            <m:r>
              <m:rPr>
                <m:scr m:val="double-struck"/>
                <m:sty m:val="p"/>
              </m:rPr>
              <m:t>R</m:t>
            </m:r>
          </m:e>
          <m:sup>
            <m:r>
              <m:t>p</m:t>
            </m:r>
          </m:sup>
        </m:sSup>
        <m:r>
          <m:rPr>
            <m:sty m:val="p"/>
          </m:rPr>
          <m:t>)</m:t>
        </m:r>
        <m:r>
          <m:rPr>
            <m:sty m:val="p"/>
          </m:rPr>
          <m:t>=</m:t>
        </m:r>
        <m:r>
          <m:t>p</m:t>
        </m:r>
      </m:oMath>
      <w:r>
        <w:t xml:space="preserve"> </w:t>
      </w:r>
      <w:r>
        <w:t xml:space="preserve">(</w:t>
      </w:r>
      <w:hyperlink w:anchor="exm-dimension">
        <w:r>
          <w:rPr>
            <w:rStyle w:val="Hyperlink"/>
          </w:rPr>
          <w:t xml:space="preserve">Example 50</w:t>
        </w:r>
      </w:hyperlink>
      <w:r>
        <w:t xml:space="preserve">),</w:t>
      </w:r>
      <w:r>
        <w:t xml:space="preserve"> </w:t>
      </w:r>
      <w:hyperlink w:anchor="thm-subspace-equal-dim">
        <w:r>
          <w:rPr>
            <w:rStyle w:val="Hyperlink"/>
          </w:rPr>
          <w:t xml:space="preserve">Theorem 31</w:t>
        </w:r>
      </w:hyperlink>
      <w:r>
        <w:t xml:space="preserve"> </w:t>
      </w:r>
      <w:r>
        <w:t xml:space="preserve">gives</w:t>
      </w:r>
      <w:r>
        <w:t xml:space="preserve"> </w:t>
      </w:r>
      <m:oMath>
        <m:r>
          <m:rPr>
            <m:scr m:val="script"/>
            <m:sty m:val="p"/>
          </m:rPr>
          <m:t>S</m:t>
        </m:r>
        <m:r>
          <m:rPr>
            <m:sty m:val="p"/>
          </m:rPr>
          <m:t>+</m:t>
        </m:r>
        <m:sSup>
          <m:e>
            <m:r>
              <m:rPr>
                <m:scr m:val="script"/>
                <m:sty m:val="p"/>
              </m:rPr>
              <m:t>S</m:t>
            </m:r>
          </m:e>
          <m:sup>
            <m:r>
              <m:rPr>
                <m:sty m:val="p"/>
              </m:rPr>
              <m:t>⟂</m:t>
            </m:r>
          </m:sup>
        </m:sSup>
        <m:r>
          <m:rPr>
            <m:sty m:val="p"/>
          </m:rPr>
          <m:t>=</m:t>
        </m:r>
        <m:sSup>
          <m:e>
            <m:r>
              <m:rPr>
                <m:scr m:val="double-struck"/>
                <m:sty m:val="p"/>
              </m:rPr>
              <m:t>R</m:t>
            </m:r>
          </m:e>
          <m:sup>
            <m:r>
              <m:t>p</m:t>
            </m:r>
          </m:sup>
        </m:sSup>
      </m:oMath>
      <w:r>
        <w:t xml:space="preserve">.</w:t>
      </w:r>
      <w:r>
        <w:t xml:space="preserve"> </w:t>
      </w:r>
      <w:r>
        <w:t xml:space="preserve">Together with part 1,</w:t>
      </w:r>
      <w:r>
        <w:t xml:space="preserve"> </w:t>
      </w:r>
      <m:oMath>
        <m:sSup>
          <m:e>
            <m:r>
              <m:rPr>
                <m:scr m:val="double-struck"/>
                <m:sty m:val="p"/>
              </m:rPr>
              <m:t>R</m:t>
            </m:r>
          </m:e>
          <m:sup>
            <m:r>
              <m:t>p</m:t>
            </m:r>
          </m:sup>
        </m:sSup>
        <m:r>
          <m:rPr>
            <m:sty m:val="p"/>
          </m:rPr>
          <m:t>=</m:t>
        </m:r>
        <m:r>
          <m:rPr>
            <m:scr m:val="script"/>
            <m:sty m:val="p"/>
          </m:rPr>
          <m:t>S</m:t>
        </m:r>
        <m:r>
          <m:rPr>
            <m:sty m:val="p"/>
          </m:rPr>
          <m:t>⊕</m:t>
        </m:r>
        <m:sSup>
          <m:e>
            <m:r>
              <m:rPr>
                <m:scr m:val="script"/>
                <m:sty m:val="p"/>
              </m:rPr>
              <m:t>S</m:t>
            </m:r>
          </m:e>
          <m:sup>
            <m:r>
              <m:rPr>
                <m:sty m:val="p"/>
              </m:rPr>
              <m:t>⟂</m:t>
            </m:r>
          </m:sup>
        </m:sSup>
      </m:oMath>
      <w:r>
        <w:t xml:space="preserve">.</w:t>
      </w:r>
      <w:r>
        <w:t xml:space="preserve"> </w:t>
      </w:r>
      <w:r>
        <w:t xml:space="preserve">The uniqueness of the split then follows from</w:t>
      </w:r>
      <w:r>
        <w:t xml:space="preserve"> </w:t>
      </w:r>
      <w:hyperlink w:anchor="thm-direct-sum-equiv">
        <w:r>
          <w:rPr>
            <w:rStyle w:val="Hyperlink"/>
          </w:rPr>
          <w:t xml:space="preserve">Theorem 49</w:t>
        </w:r>
      </w:hyperlink>
      <w:r>
        <w:t xml:space="preserve"> </w:t>
      </w:r>
      <w:r>
        <w:t xml:space="preserve">(statement 1 implies statement 3).</w:t>
      </w:r>
    </w:p>
    <w:bookmarkStart w:id="333" w:name="exm-orthogonal-direct-sum"/>
    <w:p>
      <w:pPr>
        <w:pStyle w:val="BodyText"/>
      </w:pPr>
      <w:del w:id="13381" w:author="PR Preview" w:date="2026-01-01T00:00:00Z">
        <w:r>
          <w:rPr>
            <w:b/>
            <w:bCs/>
          </w:rPr>
          <w:delText xml:space="preserve">Example 93 (Splitting a vector of</w:delText>
        </w:r>
      </w:del>
      <w:del w:id="13382" w:author="PR Preview" w:date="2026-01-01T00:00:00Z">
        <w:r>
          <w:rPr>
            <w:b/>
            <w:bCs/>
          </w:rPr>
          <w:delText xml:space="preserve"> </w:delText>
        </w:r>
      </w:del>
      <m:oMath>
        <m:sSup>
          <m:e>
            <m:r>
              <m:rPr>
                <m:scr m:val="double-struck"/>
                <m:sty m:val="p"/>
              </m:rPr>
              <m:t>R</m:t>
            </m:r>
          </m:e>
          <m:sup>
            <m:r>
              <m:t>3</m:t>
            </m:r>
          </m:sup>
        </m:sSup>
      </m:oMath>
      <w:del w:id="13383" w:author="PR Preview" w:date="2026-01-01T00:00:00Z">
        <w:r>
          <w:rPr>
            <w:b/>
            <w:bCs/>
          </w:rPr>
          <w:delText xml:space="preserve"> </w:delText>
        </w:r>
      </w:del>
      <w:del w:id="13384" w:author="PR Preview" w:date="2026-01-01T00:00:00Z">
        <w:r>
          <w:rPr>
            <w:b/>
            <w:bCs/>
          </w:rPr>
          <w:delText xml:space="preserve">along a line and its complement)</w:delText>
        </w:r>
      </w:del>
      <w:del w:id="13385" w:author="PR Preview" w:date="2026-01-01T00:00:00Z">
        <w:r>
          <w:delText xml:space="preserve"> </w:delText>
        </w:r>
      </w:del>
      <w:del w:id="13386" w:author="PR Preview" w:date="2026-01-01T00:00:00Z">
        <w:r>
          <w:delText xml:space="preserve">Let</w:delText>
        </w:r>
      </w:del>
      <w:del w:id="1338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3388" w:author="PR Preview" w:date="2026-01-01T00:00:00Z">
        <w:r>
          <w:delText xml:space="preserve"> </w:delText>
        </w:r>
      </w:del>
      <w:del w:id="13389" w:author="PR Preview" w:date="2026-01-01T00:00:00Z">
        <w:r>
          <w:delText xml:space="preserve">in</w:delText>
        </w:r>
      </w:del>
      <w:del w:id="13390" w:author="PR Preview" w:date="2026-01-01T00:00:00Z">
        <w:r>
          <w:delText xml:space="preserve"> </w:delText>
        </w:r>
      </w:del>
      <m:oMath>
        <m:sSup>
          <m:e>
            <m:r>
              <m:rPr>
                <m:scr m:val="double-struck"/>
                <m:sty m:val="p"/>
              </m:rPr>
              <m:t>R</m:t>
            </m:r>
          </m:e>
          <m:sup>
            <m:r>
              <m:t>3</m:t>
            </m:r>
          </m:sup>
        </m:sSup>
      </m:oMath>
      <w:del w:id="13391" w:author="PR Preview" w:date="2026-01-01T00:00:00Z">
        <w:r>
          <w:delText xml:space="preserve">.</w:delText>
        </w:r>
      </w:del>
      <w:del w:id="13392" w:author="PR Preview" w:date="2026-01-01T00:00:00Z">
        <w:r>
          <w:delText xml:space="preserve"> </w:delText>
        </w:r>
      </w:del>
      <w:del w:id="13393" w:author="PR Preview" w:date="2026-01-01T00:00:00Z">
        <w:r>
          <w:delText xml:space="preserve">A single nonzero vector is linearly independent</w:delText>
        </w:r>
      </w:del>
      <w:del w:id="13394" w:author="PR Preview" w:date="2026-01-01T00:00:00Z">
        <w:r>
          <w:delText xml:space="preserve"> </w:delText>
        </w:r>
      </w:del>
      <w:del w:id="13395" w:author="PR Preview" w:date="2026-01-01T00:00:00Z">
        <w:r>
          <w:delText xml:space="preserve">(</w:delText>
        </w:r>
      </w:del>
      <m:oMath>
        <m:r>
          <m:t>c</m:t>
        </m:r>
        <m:r>
          <m:t> </m:t>
        </m:r>
        <m:limLow>
          <m:e>
            <m:r>
              <m:t>v</m:t>
            </m:r>
          </m:e>
          <m:lim>
            <m:r>
              <m:rPr>
                <m:sty m:val="p"/>
              </m:rPr>
              <m:t>∼</m:t>
            </m:r>
          </m:lim>
        </m:limLow>
        <m:r>
          <m:rPr>
            <m:sty m:val="p"/>
          </m:rPr>
          <m:t>=</m:t>
        </m:r>
        <m:limLow>
          <m:e>
            <m:r>
              <m:t>0</m:t>
            </m:r>
          </m:e>
          <m:lim>
            <m:r>
              <m:rPr>
                <m:sty m:val="p"/>
              </m:rPr>
              <m:t>∼</m:t>
            </m:r>
          </m:lim>
        </m:limLow>
      </m:oMath>
      <w:del w:id="13396" w:author="PR Preview" w:date="2026-01-01T00:00:00Z">
        <w:r>
          <w:delText xml:space="preserve"> </w:delText>
        </w:r>
      </w:del>
      <w:del w:id="13397" w:author="PR Preview" w:date="2026-01-01T00:00:00Z">
        <w:r>
          <w:delText xml:space="preserve">with</w:delText>
        </w:r>
      </w:del>
      <w:del w:id="13398"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3399" w:author="PR Preview" w:date="2026-01-01T00:00:00Z">
        <w:r>
          <w:delText xml:space="preserve"> </w:delText>
        </w:r>
      </w:del>
      <w:del w:id="13400" w:author="PR Preview" w:date="2026-01-01T00:00:00Z">
        <w:r>
          <w:delText xml:space="preserve">forces</w:delText>
        </w:r>
      </w:del>
      <w:del w:id="13401" w:author="PR Preview" w:date="2026-01-01T00:00:00Z">
        <w:r>
          <w:delText xml:space="preserve"> </w:delText>
        </w:r>
      </w:del>
      <m:oMath>
        <m:r>
          <m:t>c</m:t>
        </m:r>
        <m:r>
          <m:rPr>
            <m:sty m:val="p"/>
          </m:rPr>
          <m:t>=</m:t>
        </m:r>
        <m:r>
          <m:t>0</m:t>
        </m:r>
      </m:oMath>
      <w:del w:id="13402" w:author="PR Preview" w:date="2026-01-01T00:00:00Z">
        <w:r>
          <w:delText xml:space="preserve">),</w:delText>
        </w:r>
      </w:del>
      <w:del w:id="13403" w:author="PR Preview" w:date="2026-01-01T00:00:00Z">
        <w:r>
          <w:delText xml:space="preserve"> </w:delText>
        </w:r>
      </w:del>
      <w:del w:id="13404" w:author="PR Preview" w:date="2026-01-01T00:00:00Z">
        <w:r>
          <w:delText xml:space="preserve">so</w:delText>
        </w:r>
      </w:del>
      <w:del w:id="13405" w:author="PR Preview" w:date="2026-01-01T00:00:00Z">
        <w:r>
          <w:delText xml:space="preserve"> </w:delText>
        </w:r>
      </w:del>
      <m:oMath>
        <m:r>
          <m:rPr>
            <m:sty m:val="p"/>
          </m:rPr>
          <m:t>(</m:t>
        </m:r>
        <m:r>
          <m:t>1</m:t>
        </m:r>
        <m:r>
          <m:rPr>
            <m:sty m:val="p"/>
          </m:rPr>
          <m:t>,</m:t>
        </m:r>
        <m:r>
          <m:t>1</m:t>
        </m:r>
        <m:r>
          <m:rPr>
            <m:sty m:val="p"/>
          </m:rPr>
          <m:t>,</m:t>
        </m:r>
        <m:r>
          <m:t>0</m:t>
        </m:r>
        <m:r>
          <m:rPr>
            <m:sty m:val="p"/>
          </m:rPr>
          <m:t>)</m:t>
        </m:r>
      </m:oMath>
      <w:del w:id="13406" w:author="PR Preview" w:date="2026-01-01T00:00:00Z">
        <w:r>
          <w:delText xml:space="preserve"> </w:delText>
        </w:r>
      </w:del>
      <w:del w:id="13407" w:author="PR Preview" w:date="2026-01-01T00:00:00Z">
        <w:r>
          <w:delText xml:space="preserve">is a basis of</w:delText>
        </w:r>
      </w:del>
      <w:del w:id="13408" w:author="PR Preview" w:date="2026-01-01T00:00:00Z">
        <w:r>
          <w:delText xml:space="preserve"> </w:delText>
        </w:r>
      </w:del>
      <m:oMath>
        <m:r>
          <m:rPr>
            <m:scr m:val="script"/>
            <m:sty m:val="p"/>
          </m:rPr>
          <m:t>S</m:t>
        </m:r>
      </m:oMath>
      <w:del w:id="13409" w:author="PR Preview" w:date="2026-01-01T00:00:00Z">
        <w:r>
          <w:delText xml:space="preserve"> </w:delText>
        </w:r>
      </w:del>
      <w:del w:id="13410" w:author="PR Preview" w:date="2026-01-01T00:00:00Z">
        <w:r>
          <w:delText xml:space="preserve">and</w:delText>
        </w:r>
      </w:del>
      <w:del w:id="13411" w:author="PR Preview" w:date="2026-01-01T00:00:00Z">
        <w:r>
          <w:delText xml:space="preserve"> </w:delText>
        </w:r>
      </w:del>
      <m:oMath>
        <m:r>
          <m:rPr>
            <m:sty m:val="p"/>
          </m:rPr>
          <m:t>dim</m:t>
        </m:r>
        <m:r>
          <m:rPr>
            <m:sty m:val="p"/>
          </m:rPr>
          <m:t>(</m:t>
        </m:r>
        <m:r>
          <m:rPr>
            <m:scr m:val="script"/>
            <m:sty m:val="p"/>
          </m:rPr>
          <m:t>S</m:t>
        </m:r>
        <m:r>
          <m:rPr>
            <m:sty m:val="p"/>
          </m:rPr>
          <m:t>)</m:t>
        </m:r>
        <m:r>
          <m:rPr>
            <m:sty m:val="p"/>
          </m:rPr>
          <m:t>=</m:t>
        </m:r>
        <m:r>
          <m:t>1</m:t>
        </m:r>
      </m:oMath>
      <w:del w:id="13412" w:author="PR Preview" w:date="2026-01-01T00:00:00Z">
        <w:r>
          <w:delText xml:space="preserve">.</w:delText>
        </w:r>
      </w:del>
      <w:del w:id="13413" w:author="PR Preview" w:date="2026-01-01T00:00:00Z">
        <w:r>
          <w:delText xml:space="preserve"> </w:delText>
        </w:r>
      </w:del>
      <w:del w:id="13414" w:author="PR Preview" w:date="2026-01-01T00:00:00Z">
        <w:r>
          <w:delText xml:space="preserve">A vector</w:delText>
        </w:r>
      </w:del>
      <w:del w:id="13415" w:author="PR Preview" w:date="2026-01-01T00:00:00Z">
        <w:r>
          <w:delText xml:space="preserve"> </w:delText>
        </w:r>
      </w:del>
      <m:oMath>
        <m:limLow>
          <m:e>
            <m:r>
              <m:t>u</m:t>
            </m:r>
          </m:e>
          <m:lim>
            <m:r>
              <m:rPr>
                <m:sty m:val="p"/>
              </m:rPr>
              <m:t>∼</m:t>
            </m:r>
          </m:lim>
        </m:limLow>
      </m:oMath>
      <w:del w:id="13416" w:author="PR Preview" w:date="2026-01-01T00:00:00Z">
        <w:r>
          <w:delText xml:space="preserve"> </w:delText>
        </w:r>
      </w:del>
      <w:del w:id="13417" w:author="PR Preview" w:date="2026-01-01T00:00:00Z">
        <w:r>
          <w:delText xml:space="preserve">is in</w:delText>
        </w:r>
      </w:del>
      <w:del w:id="13418" w:author="PR Preview" w:date="2026-01-01T00:00:00Z">
        <w:r>
          <w:delText xml:space="preserve"> </w:delText>
        </w:r>
      </w:del>
      <m:oMath>
        <m:sSup>
          <m:e>
            <m:r>
              <m:rPr>
                <m:scr m:val="script"/>
                <m:sty m:val="p"/>
              </m:rPr>
              <m:t>S</m:t>
            </m:r>
          </m:e>
          <m:sup>
            <m:r>
              <m:rPr>
                <m:sty m:val="p"/>
              </m:rPr>
              <m:t>⟂</m:t>
            </m:r>
          </m:sup>
        </m:sSup>
      </m:oMath>
      <w:del w:id="13419" w:author="PR Preview" w:date="2026-01-01T00:00:00Z">
        <w:r>
          <w:delText xml:space="preserve"> </w:delText>
        </w:r>
      </w:del>
      <w:del w:id="13420" w:author="PR Preview" w:date="2026-01-01T00:00:00Z">
        <w:r>
          <w:delText xml:space="preserve">exactly when</w:delText>
        </w:r>
      </w:del>
      <w:del w:id="13421" w:author="PR Preview" w:date="2026-01-01T00:00:00Z">
        <w:r>
          <w:delText xml:space="preserve"> </w:delText>
        </w:r>
      </w:del>
      <m:oMath>
        <m:sSub>
          <m:e>
            <m:r>
              <m:t>u</m:t>
            </m:r>
          </m:e>
          <m:sub>
            <m:r>
              <m:t>1</m:t>
            </m:r>
          </m:sub>
        </m:sSub>
        <m:r>
          <m:rPr>
            <m:sty m:val="p"/>
          </m:rPr>
          <m:t>+</m:t>
        </m:r>
        <m:sSub>
          <m:e>
            <m:r>
              <m:t>u</m:t>
            </m:r>
          </m:e>
          <m:sub>
            <m:r>
              <m:t>2</m:t>
            </m:r>
          </m:sub>
        </m:sSub>
        <m:r>
          <m:rPr>
            <m:sty m:val="p"/>
          </m:rPr>
          <m:t>=</m:t>
        </m:r>
        <m:r>
          <m:t>0</m:t>
        </m:r>
      </m:oMath>
      <w:del w:id="13422" w:author="PR Preview" w:date="2026-01-01T00:00:00Z">
        <w:r>
          <w:delText xml:space="preserve">:</w:delText>
        </w:r>
      </w:del>
      <w:del w:id="13423" w:author="PR Preview" w:date="2026-01-01T00:00:00Z">
        <w:r>
          <w:delText xml:space="preserve"> </w:delText>
        </w:r>
      </w:del>
      <w:del w:id="13424" w:author="PR Preview" w:date="2026-01-01T00:00:00Z">
        <w:r>
          <w:delText xml:space="preserve">that condition says</w:delText>
        </w:r>
      </w:del>
      <w:del w:id="13425" w:author="PR Preview" w:date="2026-01-01T00:00:00Z">
        <w:r>
          <w:delText xml:space="preserve"> </w:delText>
        </w:r>
      </w:del>
      <m:oMath>
        <m:r>
          <m:rPr>
            <m:sty m:val="p"/>
          </m:rPr>
          <m:t>(</m:t>
        </m:r>
        <m:r>
          <m:t>1</m:t>
        </m:r>
        <m:r>
          <m:rPr>
            <m:sty m:val="p"/>
          </m:rPr>
          <m:t>,</m:t>
        </m:r>
        <m:r>
          <m:t>1</m:t>
        </m:r>
        <m:r>
          <m:rPr>
            <m:sty m:val="p"/>
          </m:rPr>
          <m:t>,</m:t>
        </m:r>
        <m:r>
          <m:t>0</m:t>
        </m:r>
        <m:r>
          <m:rPr>
            <m:sty m:val="p"/>
          </m:rPr>
          <m:t>)</m:t>
        </m:r>
        <m:r>
          <m:rPr>
            <m:sty m:val="p"/>
          </m:rPr>
          <m:t>⋅</m:t>
        </m:r>
        <m:limLow>
          <m:e>
            <m:r>
              <m:t>u</m:t>
            </m:r>
          </m:e>
          <m:lim>
            <m:r>
              <m:rPr>
                <m:sty m:val="p"/>
              </m:rPr>
              <m:t>∼</m:t>
            </m:r>
          </m:lim>
        </m:limLow>
        <m:r>
          <m:rPr>
            <m:sty m:val="p"/>
          </m:rPr>
          <m:t>=</m:t>
        </m:r>
        <m:r>
          <m:t>0</m:t>
        </m:r>
      </m:oMath>
      <w:del w:id="13426" w:author="PR Preview" w:date="2026-01-01T00:00:00Z">
        <w:r>
          <w:delText xml:space="preserve">,</w:delText>
        </w:r>
      </w:del>
      <w:del w:id="13427" w:author="PR Preview" w:date="2026-01-01T00:00:00Z">
        <w:r>
          <w:delText xml:space="preserve"> </w:delText>
        </w:r>
      </w:del>
      <w:del w:id="13428" w:author="PR Preview" w:date="2026-01-01T00:00:00Z">
        <w:r>
          <w:delText xml:space="preserve">and then</w:delText>
        </w:r>
      </w:del>
    </w:p>
    <w:p>
      <w:pPr>
        <w:pStyle w:val="BodyText"/>
      </w:pPr>
      <m:oMathPara>
        <m:oMathParaPr>
          <m:jc m:val="center"/>
        </m:oMathParaPr>
        <m:oMath>
          <m:eqArr>
            <m:e>
              <m:r>
                <m:t>c</m:t>
              </m:r>
              <m:r>
                <m:t> </m:t>
              </m:r>
              <m:r>
                <m:rPr>
                  <m:sty m:val="p"/>
                </m:rPr>
                <m:t>(</m:t>
              </m:r>
              <m:r>
                <m:t>1</m:t>
              </m:r>
              <m:r>
                <m:rPr>
                  <m:sty m:val="p"/>
                </m:rPr>
                <m:t>,</m:t>
              </m:r>
              <m:r>
                <m:t>1</m:t>
              </m:r>
              <m:r>
                <m:rPr>
                  <m:sty m:val="p"/>
                </m:rPr>
                <m:t>,</m:t>
              </m:r>
              <m:r>
                <m:t>0</m:t>
              </m:r>
              <m:r>
                <m:rPr>
                  <m:sty m:val="p"/>
                </m:rPr>
                <m:t>)</m:t>
              </m:r>
              <m:r>
                <m:rPr>
                  <m:sty m:val="p"/>
                </m:rPr>
                <m:t>⋅</m:t>
              </m:r>
              <m:limLow>
                <m:e>
                  <m:r>
                    <m:t>u</m:t>
                  </m:r>
                </m:e>
                <m:lim>
                  <m:r>
                    <m:rPr>
                      <m:sty m:val="p"/>
                    </m:rPr>
                    <m:t>∼</m:t>
                  </m:r>
                </m:lim>
              </m:limLow>
              <m:r>
                <m:t>&amp;</m:t>
              </m:r>
              <m:r>
                <m:rPr>
                  <m:sty m:val="p"/>
                </m:rPr>
                <m:t>=</m:t>
              </m:r>
              <m:r>
                <m:t>c</m:t>
              </m:r>
              <m:r>
                <m:t> </m:t>
              </m:r>
              <m:r>
                <m:rPr>
                  <m:sty m:val="p"/>
                </m:rPr>
                <m:t>(</m:t>
              </m:r>
              <m:sSub>
                <m:e>
                  <m:r>
                    <m:t>u</m:t>
                  </m:r>
                </m:e>
                <m:sub>
                  <m:r>
                    <m:t>1</m:t>
                  </m:r>
                </m:sub>
              </m:sSub>
              <m:r>
                <m:rPr>
                  <m:sty m:val="p"/>
                </m:rPr>
                <m:t>+</m:t>
              </m:r>
              <m:sSub>
                <m:e>
                  <m:r>
                    <m:t>u</m:t>
                  </m:r>
                </m:e>
                <m:sub>
                  <m:r>
                    <m:t>2</m:t>
                  </m:r>
                </m:sub>
              </m:sSub>
              <m:r>
                <m:rPr>
                  <m:sty m:val="p"/>
                </m:rPr>
                <m:t>)</m:t>
              </m:r>
            </m:e>
            <m:e>
              <m:r>
                <m:t>&amp;</m:t>
              </m:r>
              <m:r>
                <m:rPr>
                  <m:sty m:val="p"/>
                </m:rPr>
                <m:t>=</m:t>
              </m:r>
              <m:r>
                <m:t>0</m:t>
              </m:r>
            </m:e>
          </m:eqArr>
        </m:oMath>
      </m:oMathPara>
    </w:p>
    <w:p>
      <w:pPr>
        <w:pStyle w:val="BodyText"/>
      </w:pPr>
      <w:ins w:id="13429" w:author="PR Preview" w:date="2026-01-01T00:00:00Z">
        <w:r>
          <w:rPr>
            <w:b/>
            <w:bCs/>
          </w:rPr>
          <w:t xml:space="preserve">Example 93 (Splitting a vector of</w:t>
        </w:r>
      </w:ins>
      <w:ins w:id="13430" w:author="PR Preview" w:date="2026-01-01T00:00:00Z">
        <w:r>
          <w:rPr>
            <w:b/>
            <w:bCs/>
          </w:rPr>
          <w:t xml:space="preserve"> </w:t>
        </w:r>
      </w:ins>
      <m:oMath>
        <m:sSup>
          <m:e>
            <m:r>
              <m:rPr>
                <m:scr m:val="double-struck"/>
                <m:sty m:val="p"/>
              </m:rPr>
              <m:t>R</m:t>
            </m:r>
          </m:e>
          <m:sup>
            <m:r>
              <m:t>3</m:t>
            </m:r>
          </m:sup>
        </m:sSup>
      </m:oMath>
      <w:ins w:id="13431" w:author="PR Preview" w:date="2026-01-01T00:00:00Z">
        <w:r>
          <w:rPr>
            <w:b/>
            <w:bCs/>
          </w:rPr>
          <w:t xml:space="preserve"> </w:t>
        </w:r>
      </w:ins>
      <w:ins w:id="13432" w:author="PR Preview" w:date="2026-01-01T00:00:00Z">
        <w:r>
          <w:rPr>
            <w:b/>
            <w:bCs/>
          </w:rPr>
          <w:t xml:space="preserve">along a line and its complement)</w:t>
        </w:r>
      </w:ins>
      <w:ins w:id="13433" w:author="PR Preview" w:date="2026-01-01T00:00:00Z">
        <w:r>
          <w:t xml:space="preserve"> </w:t>
        </w:r>
      </w:ins>
      <w:ins w:id="13434" w:author="PR Preview" w:date="2026-01-01T00:00:00Z">
        <w:r>
          <w:t xml:space="preserve">Let</w:t>
        </w:r>
      </w:ins>
      <w:ins w:id="13435"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3436" w:author="PR Preview" w:date="2026-01-01T00:00:00Z">
        <w:r>
          <w:t xml:space="preserve"> </w:t>
        </w:r>
      </w:ins>
      <w:ins w:id="13437" w:author="PR Preview" w:date="2026-01-01T00:00:00Z">
        <w:r>
          <w:t xml:space="preserve">in</w:t>
        </w:r>
      </w:ins>
      <w:ins w:id="13438" w:author="PR Preview" w:date="2026-01-01T00:00:00Z">
        <w:r>
          <w:t xml:space="preserve"> </w:t>
        </w:r>
      </w:ins>
      <m:oMath>
        <m:sSup>
          <m:e>
            <m:r>
              <m:rPr>
                <m:scr m:val="double-struck"/>
                <m:sty m:val="p"/>
              </m:rPr>
              <m:t>R</m:t>
            </m:r>
          </m:e>
          <m:sup>
            <m:r>
              <m:t>3</m:t>
            </m:r>
          </m:sup>
        </m:sSup>
      </m:oMath>
      <w:ins w:id="13439" w:author="PR Preview" w:date="2026-01-01T00:00:00Z">
        <w:r>
          <w:t xml:space="preserve">.</w:t>
        </w:r>
      </w:ins>
      <w:ins w:id="13440" w:author="PR Preview" w:date="2026-01-01T00:00:00Z">
        <w:r>
          <w:t xml:space="preserve"> </w:t>
        </w:r>
      </w:ins>
      <w:ins w:id="13441" w:author="PR Preview" w:date="2026-01-01T00:00:00Z">
        <w:r>
          <w:t xml:space="preserve">A single nonzero vector is linearly independent</w:t>
        </w:r>
      </w:ins>
      <w:ins w:id="13442" w:author="PR Preview" w:date="2026-01-01T00:00:00Z">
        <w:r>
          <w:t xml:space="preserve"> </w:t>
        </w:r>
      </w:ins>
      <w:ins w:id="13443" w:author="PR Preview" w:date="2026-01-01T00:00:00Z">
        <w:r>
          <w:t xml:space="preserve">(</w:t>
        </w:r>
      </w:ins>
      <w:ins w:id="13444" w:author="PR Preview" w:date="2026-01-01T00:00:00Z">
        <w:r>
          <w:t xml:space="preserve">$c\,\mathord{\smash[b]{\underset{\raise.3ex\hbox{$\scriptstyle\sim$}}{v}}\vphantom{v}} = \mathord{\smash[b]{\underset{\raise.3ex\hbox{$\scriptstyle\sim$}}{0}}\vphantom{0}}$</w:t>
        </w:r>
      </w:ins>
      <w:ins w:id="13445" w:author="PR Preview" w:date="2026-01-01T00:00:00Z">
        <w:r>
          <w:t xml:space="preserve"> </w:t>
        </w:r>
      </w:ins>
      <w:ins w:id="13446" w:author="PR Preview" w:date="2026-01-01T00:00:00Z">
        <w:r>
          <w:t xml:space="preserve">with</w:t>
        </w:r>
      </w:ins>
      <w:ins w:id="13447" w:author="PR Preview" w:date="2026-01-01T00:00:00Z">
        <w:r>
          <w:t xml:space="preserve"> </w:t>
        </w:r>
      </w:ins>
      <w:ins w:id="13448" w:author="PR Preview" w:date="2026-01-01T00:00:00Z">
        <w:r>
          <w:t xml:space="preserve">$\mathord{\smash[b]{\underset{\raise.3ex\hbox{$\scriptstyle\sim$}}{v}}\vphantom{v}} \ne \mathord{\smash[b]{\underset{\raise.3ex\hbox{$\scriptstyle\sim$}}{0}}\vphantom{0}}$</w:t>
        </w:r>
      </w:ins>
      <w:ins w:id="13449" w:author="PR Preview" w:date="2026-01-01T00:00:00Z">
        <w:r>
          <w:t xml:space="preserve"> </w:t>
        </w:r>
      </w:ins>
      <w:ins w:id="13450" w:author="PR Preview" w:date="2026-01-01T00:00:00Z">
        <w:r>
          <w:t xml:space="preserve">forces</w:t>
        </w:r>
      </w:ins>
      <w:ins w:id="13451" w:author="PR Preview" w:date="2026-01-01T00:00:00Z">
        <w:r>
          <w:t xml:space="preserve"> </w:t>
        </w:r>
      </w:ins>
      <m:oMath>
        <m:r>
          <m:t>c</m:t>
        </m:r>
        <m:r>
          <m:rPr>
            <m:sty m:val="p"/>
          </m:rPr>
          <m:t>=</m:t>
        </m:r>
        <m:r>
          <m:t>0</m:t>
        </m:r>
      </m:oMath>
      <w:ins w:id="13452" w:author="PR Preview" w:date="2026-01-01T00:00:00Z">
        <w:r>
          <w:t xml:space="preserve">),</w:t>
        </w:r>
      </w:ins>
      <w:ins w:id="13453" w:author="PR Preview" w:date="2026-01-01T00:00:00Z">
        <w:r>
          <w:t xml:space="preserve"> </w:t>
        </w:r>
      </w:ins>
      <w:ins w:id="13454" w:author="PR Preview" w:date="2026-01-01T00:00:00Z">
        <w:r>
          <w:t xml:space="preserve">so</w:t>
        </w:r>
      </w:ins>
      <w:ins w:id="13455" w:author="PR Preview" w:date="2026-01-01T00:00:00Z">
        <w:r>
          <w:t xml:space="preserve"> </w:t>
        </w:r>
      </w:ins>
      <m:oMath>
        <m:r>
          <m:rPr>
            <m:sty m:val="p"/>
          </m:rPr>
          <m:t>(</m:t>
        </m:r>
        <m:r>
          <m:t>1</m:t>
        </m:r>
        <m:r>
          <m:rPr>
            <m:sty m:val="p"/>
          </m:rPr>
          <m:t>,</m:t>
        </m:r>
        <m:r>
          <m:t>1</m:t>
        </m:r>
        <m:r>
          <m:rPr>
            <m:sty m:val="p"/>
          </m:rPr>
          <m:t>,</m:t>
        </m:r>
        <m:r>
          <m:t>0</m:t>
        </m:r>
        <m:r>
          <m:rPr>
            <m:sty m:val="p"/>
          </m:rPr>
          <m:t>)</m:t>
        </m:r>
      </m:oMath>
      <w:ins w:id="13456" w:author="PR Preview" w:date="2026-01-01T00:00:00Z">
        <w:r>
          <w:t xml:space="preserve"> </w:t>
        </w:r>
      </w:ins>
      <w:ins w:id="13457" w:author="PR Preview" w:date="2026-01-01T00:00:00Z">
        <w:r>
          <w:t xml:space="preserve">is a basis of</w:t>
        </w:r>
      </w:ins>
      <w:ins w:id="13458" w:author="PR Preview" w:date="2026-01-01T00:00:00Z">
        <w:r>
          <w:t xml:space="preserve"> </w:t>
        </w:r>
      </w:ins>
      <m:oMath>
        <m:r>
          <m:rPr>
            <m:scr m:val="script"/>
            <m:sty m:val="p"/>
          </m:rPr>
          <m:t>S</m:t>
        </m:r>
      </m:oMath>
      <w:ins w:id="13459" w:author="PR Preview" w:date="2026-01-01T00:00:00Z">
        <w:r>
          <w:t xml:space="preserve"> </w:t>
        </w:r>
      </w:ins>
      <w:ins w:id="13460" w:author="PR Preview" w:date="2026-01-01T00:00:00Z">
        <w:r>
          <w:t xml:space="preserve">and</w:t>
        </w:r>
      </w:ins>
      <w:ins w:id="13461" w:author="PR Preview" w:date="2026-01-01T00:00:00Z">
        <w:r>
          <w:t xml:space="preserve"> </w:t>
        </w:r>
      </w:ins>
      <m:oMath>
        <m:r>
          <m:rPr>
            <m:sty m:val="p"/>
          </m:rPr>
          <m:t>dim</m:t>
        </m:r>
        <m:r>
          <m:rPr>
            <m:sty m:val="p"/>
          </m:rPr>
          <m:t>(</m:t>
        </m:r>
        <m:r>
          <m:rPr>
            <m:scr m:val="script"/>
            <m:sty m:val="p"/>
          </m:rPr>
          <m:t>S</m:t>
        </m:r>
        <m:r>
          <m:rPr>
            <m:sty m:val="p"/>
          </m:rPr>
          <m:t>)</m:t>
        </m:r>
        <m:r>
          <m:rPr>
            <m:sty m:val="p"/>
          </m:rPr>
          <m:t>=</m:t>
        </m:r>
        <m:r>
          <m:t>1</m:t>
        </m:r>
      </m:oMath>
      <w:ins w:id="13462" w:author="PR Preview" w:date="2026-01-01T00:00:00Z">
        <w:r>
          <w:t xml:space="preserve">.</w:t>
        </w:r>
      </w:ins>
      <w:ins w:id="13463" w:author="PR Preview" w:date="2026-01-01T00:00:00Z">
        <w:r>
          <w:t xml:space="preserve"> </w:t>
        </w:r>
      </w:ins>
      <w:ins w:id="13464" w:author="PR Preview" w:date="2026-01-01T00:00:00Z">
        <w:r>
          <w:t xml:space="preserve">A vector</w:t>
        </w:r>
      </w:ins>
      <w:ins w:id="13465" w:author="PR Preview" w:date="2026-01-01T00:00:00Z">
        <w:r>
          <w:t xml:space="preserve"> </w:t>
        </w:r>
      </w:ins>
      <w:ins w:id="13466" w:author="PR Preview" w:date="2026-01-01T00:00:00Z">
        <w:r>
          <w:t xml:space="preserve">$\mathord{\smash[b]{\underset{\raise.3ex\hbox{$\scriptstyle\sim$}}{u}}\vphantom{u}}$</w:t>
        </w:r>
      </w:ins>
      <w:ins w:id="13467" w:author="PR Preview" w:date="2026-01-01T00:00:00Z">
        <w:r>
          <w:t xml:space="preserve"> </w:t>
        </w:r>
      </w:ins>
      <w:ins w:id="13468" w:author="PR Preview" w:date="2026-01-01T00:00:00Z">
        <w:r>
          <w:t xml:space="preserve">is in</w:t>
        </w:r>
      </w:ins>
      <w:ins w:id="13469" w:author="PR Preview" w:date="2026-01-01T00:00:00Z">
        <w:r>
          <w:t xml:space="preserve"> </w:t>
        </w:r>
      </w:ins>
      <m:oMath>
        <m:sSup>
          <m:e>
            <m:r>
              <m:rPr>
                <m:scr m:val="script"/>
                <m:sty m:val="p"/>
              </m:rPr>
              <m:t>S</m:t>
            </m:r>
          </m:e>
          <m:sup>
            <m:r>
              <m:rPr>
                <m:sty m:val="p"/>
              </m:rPr>
              <m:t>⟂</m:t>
            </m:r>
          </m:sup>
        </m:sSup>
      </m:oMath>
      <w:ins w:id="13470" w:author="PR Preview" w:date="2026-01-01T00:00:00Z">
        <w:r>
          <w:t xml:space="preserve"> </w:t>
        </w:r>
      </w:ins>
      <w:ins w:id="13471" w:author="PR Preview" w:date="2026-01-01T00:00:00Z">
        <w:r>
          <w:t xml:space="preserve">exactly when</w:t>
        </w:r>
      </w:ins>
      <w:ins w:id="13472" w:author="PR Preview" w:date="2026-01-01T00:00:00Z">
        <w:r>
          <w:t xml:space="preserve"> </w:t>
        </w:r>
      </w:ins>
      <m:oMath>
        <m:sSub>
          <m:e>
            <m:r>
              <m:t>u</m:t>
            </m:r>
          </m:e>
          <m:sub>
            <m:r>
              <m:t>1</m:t>
            </m:r>
          </m:sub>
        </m:sSub>
        <m:r>
          <m:rPr>
            <m:sty m:val="p"/>
          </m:rPr>
          <m:t>+</m:t>
        </m:r>
        <m:sSub>
          <m:e>
            <m:r>
              <m:t>u</m:t>
            </m:r>
          </m:e>
          <m:sub>
            <m:r>
              <m:t>2</m:t>
            </m:r>
          </m:sub>
        </m:sSub>
        <m:r>
          <m:rPr>
            <m:sty m:val="p"/>
          </m:rPr>
          <m:t>=</m:t>
        </m:r>
        <m:r>
          <m:t>0</m:t>
        </m:r>
      </m:oMath>
      <w:ins w:id="13473" w:author="PR Preview" w:date="2026-01-01T00:00:00Z">
        <w:r>
          <w:t xml:space="preserve">:</w:t>
        </w:r>
      </w:ins>
      <w:ins w:id="13474" w:author="PR Preview" w:date="2026-01-01T00:00:00Z">
        <w:r>
          <w:t xml:space="preserve"> </w:t>
        </w:r>
      </w:ins>
      <w:ins w:id="13475" w:author="PR Preview" w:date="2026-01-01T00:00:00Z">
        <w:r>
          <w:t xml:space="preserve">that condition says</w:t>
        </w:r>
      </w:ins>
      <w:ins w:id="13476" w:author="PR Preview" w:date="2026-01-01T00:00:00Z">
        <w:r>
          <w:t xml:space="preserve"> </w:t>
        </w:r>
      </w:ins>
      <w:ins w:id="13477" w:author="PR Preview" w:date="2026-01-01T00:00:00Z">
        <w:r>
          <w:t xml:space="preserve">$(1, 1, 0) \cdot \mathord{\smash[b]{\underset{\raise.3ex\hbox{$\scriptstyle\sim$}}{u}}\vphantom{u}} = 0$</w:t>
        </w:r>
      </w:ins>
      <w:ins w:id="13478" w:author="PR Preview" w:date="2026-01-01T00:00:00Z">
        <w:r>
          <w:t xml:space="preserve">,</w:t>
        </w:r>
      </w:ins>
      <w:ins w:id="13479" w:author="PR Preview" w:date="2026-01-01T00:00:00Z">
        <w:r>
          <w:t xml:space="preserve"> </w:t>
        </w:r>
      </w:ins>
      <w:ins w:id="13480" w:author="PR Preview" w:date="2026-01-01T00:00:00Z">
        <w:r>
          <w:t xml:space="preserve">and then</w:t>
        </w:r>
      </w:ins>
    </w:p>
    <w:p>
      <w:pPr>
        <w:pStyle w:val="BodyText"/>
      </w:pPr>
      <w:ins w:id="13481" w:author="PR Preview" w:date="2026-01-01T00:00:00Z">
        <w:r>
          <w:t xml:space="preserve">$$
    \begin{aligned}
    c\,(1, 1, 0) \cdot \mathord{\smash[b]{\underset{\raise.3ex\hbox{$\scriptstyle\sim$}}{u}}\vphantom{u}} &amp;= c\,(u_1 + u_2) \\
    &amp;= 0
    \end{aligned}
    $$</w:t>
        </w:r>
      </w:ins>
    </w:p>
    <w:p>
      <w:pPr>
        <w:pStyle w:val="FirstParagraph"/>
      </w:pPr>
      <w:r>
        <w:t xml:space="preserve">for every</w:t>
      </w:r>
      <w:r>
        <w:t xml:space="preserve"> </w:t>
      </w:r>
      <m:oMath>
        <m:r>
          <m:t>c</m:t>
        </m:r>
      </m:oMath>
      <w:r>
        <w:t xml:space="preserve">.</w:t>
      </w:r>
      <w:r>
        <w:t xml:space="preserve"> </w:t>
      </w:r>
      <w:r>
        <w:t xml:space="preserve">So</w:t>
      </w:r>
    </w:p>
    <w:p>
      <w:pPr>
        <w:pStyle w:val="BodyText"/>
      </w:pPr>
      <m:oMathPara>
        <m:oMathParaPr>
          <m:jc m:val="center"/>
        </m:oMathParaPr>
        <m:oMath>
          <m:eqArr>
            <m:e>
              <m:sSup>
                <m:e>
                  <m:r>
                    <m:rPr>
                      <m:scr m:val="script"/>
                      <m:sty m:val="p"/>
                    </m:rPr>
                    <m:t>S</m:t>
                  </m:r>
                </m:e>
                <m:sup>
                  <m:r>
                    <m:rPr>
                      <m:sty m:val="p"/>
                    </m:rPr>
                    <m:t>⟂</m:t>
                  </m:r>
                </m:sup>
              </m:sSup>
              <m:r>
                <m:t>&amp;</m:t>
              </m:r>
              <m:r>
                <m:rPr>
                  <m:sty m:val="p"/>
                </m:rPr>
                <m:t>=</m:t>
              </m:r>
              <m:r>
                <m:t>​</m:t>
              </m:r>
              <m:d>
                <m:dPr>
                  <m:begChr m:val="{"/>
                  <m:sepChr m:val=""/>
                  <m:endChr m:val="}"/>
                  <m:grow/>
                </m:dPr>
                <m:e>
                  <m:r>
                    <m:rPr>
                      <m:sty m:val="p"/>
                    </m:rPr>
                    <m:t>(</m:t>
                  </m:r>
                  <m:r>
                    <m:t>a</m:t>
                  </m:r>
                  <m:r>
                    <m:rPr>
                      <m:sty m:val="p"/>
                    </m:rPr>
                    <m:t>,</m:t>
                  </m:r>
                  <m:r>
                    <m:rPr>
                      <m:sty m:val="p"/>
                    </m:rPr>
                    <m:t>−</m:t>
                  </m:r>
                  <m:r>
                    <m:t>a</m:t>
                  </m:r>
                  <m:r>
                    <m:rPr>
                      <m:sty m:val="p"/>
                    </m:rPr>
                    <m:t>,</m:t>
                  </m:r>
                  <m:r>
                    <m:t>c</m:t>
                  </m:r>
                  <m:r>
                    <m:rPr>
                      <m:sty m:val="p"/>
                    </m:rPr>
                    <m:t>)</m:t>
                  </m:r>
                  <m:r>
                    <m:rPr>
                      <m:sty m:val="p"/>
                    </m:rPr>
                    <m:t>:</m:t>
                  </m:r>
                  <m:r>
                    <m:t>a</m:t>
                  </m:r>
                  <m:r>
                    <m:rPr>
                      <m:sty m:val="p"/>
                    </m:rPr>
                    <m:t>,</m:t>
                  </m:r>
                  <m:r>
                    <m:t>c</m:t>
                  </m:r>
                  <m:r>
                    <m:rPr>
                      <m:sty m:val="p"/>
                    </m:rPr>
                    <m:t>∈</m:t>
                  </m:r>
                  <m:r>
                    <m:rPr>
                      <m:scr m:val="double-struck"/>
                      <m:sty m:val="p"/>
                    </m:rPr>
                    <m:t>R</m:t>
                  </m:r>
                </m:e>
              </m:d>
              <m:r>
                <m:t>​</m:t>
              </m:r>
            </m:e>
            <m:e>
              <m:r>
                <m:t>&amp;</m:t>
              </m:r>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r>
                <m:rPr>
                  <m:sty m:val="p"/>
                </m:rPr>
                <m:t>.</m:t>
              </m:r>
            </m:e>
          </m:eqArr>
        </m:oMath>
      </m:oMathPara>
    </w:p>
    <w:p>
      <w:pPr>
        <w:pStyle w:val="FirstParagraph"/>
      </w:pPr>
      <w:del w:id="13482" w:author="PR Preview" w:date="2026-01-01T00:00:00Z">
        <w:r>
          <w:delText xml:space="preserve">Those two vectors are linearly independent,</w:delText>
        </w:r>
      </w:del>
      <w:del w:id="13483" w:author="PR Preview" w:date="2026-01-01T00:00:00Z">
        <w:r>
          <w:delText xml:space="preserve"> </w:delText>
        </w:r>
      </w:del>
      <w:del w:id="13484" w:author="PR Preview" w:date="2026-01-01T00:00:00Z">
        <w:r>
          <w:delText xml:space="preserve">because</w:delText>
        </w:r>
      </w:del>
      <w:del w:id="13485" w:author="PR Preview" w:date="2026-01-01T00:00:00Z">
        <w:r>
          <w:delText xml:space="preserve"> </w:delText>
        </w:r>
      </w:del>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del w:id="13486" w:author="PR Preview" w:date="2026-01-01T00:00:00Z">
        <w:r>
          <w:delText xml:space="preserve"> </w:delText>
        </w:r>
      </w:del>
      <w:del w:id="13487" w:author="PR Preview" w:date="2026-01-01T00:00:00Z">
        <w:r>
          <w:delText xml:space="preserve">is</w:delText>
        </w:r>
      </w:del>
      <w:del w:id="13488" w:author="PR Preview" w:date="2026-01-01T00:00:00Z">
        <w:r>
          <w:delText xml:space="preserve"> </w:delText>
        </w:r>
      </w:del>
      <m:oMath>
        <m:limLow>
          <m:e>
            <m:r>
              <m:t>0</m:t>
            </m:r>
          </m:e>
          <m:lim>
            <m:r>
              <m:rPr>
                <m:sty m:val="p"/>
              </m:rPr>
              <m:t>∼</m:t>
            </m:r>
          </m:lim>
        </m:limLow>
      </m:oMath>
      <w:del w:id="13489" w:author="PR Preview" w:date="2026-01-01T00:00:00Z">
        <w:r>
          <w:delText xml:space="preserve"> </w:delText>
        </w:r>
      </w:del>
      <w:del w:id="13490" w:author="PR Preview" w:date="2026-01-01T00:00:00Z">
        <w:r>
          <w:delText xml:space="preserve">only if</w:delText>
        </w:r>
      </w:del>
    </w:p>
    <w:p>
      <w:pPr>
        <w:pStyle w:val="FirstParagraph"/>
      </w:pPr>
      <w:ins w:id="13491" w:author="PR Preview" w:date="2026-01-01T00:00:00Z">
        <w:r>
          <w:t xml:space="preserve">Those two vectors are linearly independent,</w:t>
        </w:r>
      </w:ins>
      <w:ins w:id="13492" w:author="PR Preview" w:date="2026-01-01T00:00:00Z">
        <w:r>
          <w:t xml:space="preserve"> </w:t>
        </w:r>
      </w:ins>
      <w:ins w:id="13493" w:author="PR Preview" w:date="2026-01-01T00:00:00Z">
        <w:r>
          <w:t xml:space="preserve">because</w:t>
        </w:r>
      </w:ins>
      <w:ins w:id="13494" w:author="PR Preview" w:date="2026-01-01T00:00:00Z">
        <w:r>
          <w:t xml:space="preserve"> </w:t>
        </w:r>
      </w:ins>
      <m:oMath>
        <m:r>
          <m:t>a</m:t>
        </m:r>
        <m:r>
          <m:t> </m:t>
        </m:r>
        <m:r>
          <m:rPr>
            <m:sty m:val="p"/>
          </m:rPr>
          <m:t>(</m:t>
        </m:r>
        <m:r>
          <m:t>1</m:t>
        </m:r>
        <m:r>
          <m:rPr>
            <m:sty m:val="p"/>
          </m:rPr>
          <m:t>,</m:t>
        </m:r>
        <m:r>
          <m:rPr>
            <m:sty m:val="p"/>
          </m:rPr>
          <m:t>−</m:t>
        </m:r>
        <m:r>
          <m:t>1</m:t>
        </m:r>
        <m:r>
          <m:rPr>
            <m:sty m:val="p"/>
          </m:rPr>
          <m:t>,</m:t>
        </m:r>
        <m:r>
          <m:t>0</m:t>
        </m:r>
        <m:r>
          <m:rPr>
            <m:sty m:val="p"/>
          </m:rPr>
          <m:t>)</m:t>
        </m:r>
        <m:r>
          <m:rPr>
            <m:sty m:val="p"/>
          </m:rPr>
          <m:t>+</m:t>
        </m:r>
        <m:r>
          <m:t>c</m:t>
        </m:r>
        <m:r>
          <m:t> </m:t>
        </m:r>
        <m:r>
          <m:rPr>
            <m:sty m:val="p"/>
          </m:rPr>
          <m:t>(</m:t>
        </m:r>
        <m:r>
          <m:t>0</m:t>
        </m:r>
        <m:r>
          <m:rPr>
            <m:sty m:val="p"/>
          </m:rPr>
          <m:t>,</m:t>
        </m:r>
        <m:r>
          <m:t>0</m:t>
        </m:r>
        <m:r>
          <m:rPr>
            <m:sty m:val="p"/>
          </m:rPr>
          <m:t>,</m:t>
        </m:r>
        <m:r>
          <m:t>1</m:t>
        </m:r>
        <m:r>
          <m:rPr>
            <m:sty m:val="p"/>
          </m:rPr>
          <m:t>)</m:t>
        </m:r>
        <m:r>
          <m:rPr>
            <m:sty m:val="p"/>
          </m:rPr>
          <m:t>=</m:t>
        </m:r>
        <m:r>
          <m:rPr>
            <m:sty m:val="p"/>
          </m:rPr>
          <m:t>(</m:t>
        </m:r>
        <m:r>
          <m:t>a</m:t>
        </m:r>
        <m:r>
          <m:rPr>
            <m:sty m:val="p"/>
          </m:rPr>
          <m:t>,</m:t>
        </m:r>
        <m:r>
          <m:rPr>
            <m:sty m:val="p"/>
          </m:rPr>
          <m:t>−</m:t>
        </m:r>
        <m:r>
          <m:t>a</m:t>
        </m:r>
        <m:r>
          <m:rPr>
            <m:sty m:val="p"/>
          </m:rPr>
          <m:t>,</m:t>
        </m:r>
        <m:r>
          <m:t>c</m:t>
        </m:r>
        <m:r>
          <m:rPr>
            <m:sty m:val="p"/>
          </m:rPr>
          <m:t>)</m:t>
        </m:r>
      </m:oMath>
      <w:ins w:id="13495" w:author="PR Preview" w:date="2026-01-01T00:00:00Z">
        <w:r>
          <w:t xml:space="preserve"> </w:t>
        </w:r>
      </w:ins>
      <w:ins w:id="13496" w:author="PR Preview" w:date="2026-01-01T00:00:00Z">
        <w:r>
          <w:t xml:space="preserve">is</w:t>
        </w:r>
      </w:ins>
      <w:ins w:id="13497" w:author="PR Preview" w:date="2026-01-01T00:00:00Z">
        <w:r>
          <w:t xml:space="preserve"> </w:t>
        </w:r>
      </w:ins>
      <w:ins w:id="13498" w:author="PR Preview" w:date="2026-01-01T00:00:00Z">
        <w:r>
          <w:t xml:space="preserve">$\mathord{\smash[b]{\underset{\raise.3ex\hbox{$\scriptstyle\sim$}}{0}}\vphantom{0}}$</w:t>
        </w:r>
      </w:ins>
      <w:ins w:id="13499" w:author="PR Preview" w:date="2026-01-01T00:00:00Z">
        <w:r>
          <w:t xml:space="preserve"> </w:t>
        </w:r>
      </w:ins>
      <w:ins w:id="13500" w:author="PR Preview" w:date="2026-01-01T00:00:00Z">
        <w:r>
          <w:t xml:space="preserve">only if</w:t>
        </w:r>
      </w:ins>
    </w:p>
    <w:p>
      <w:pPr>
        <w:pStyle w:val="BodyText"/>
      </w:pPr>
      <m:oMathPara>
        <m:oMathParaPr>
          <m:jc m:val="center"/>
        </m:oMathParaPr>
        <m:oMath>
          <m:eqArr>
            <m:e>
              <m:r>
                <m:t>a</m:t>
              </m:r>
              <m:r>
                <m:t>&amp;</m:t>
              </m:r>
              <m:r>
                <m:rPr>
                  <m:sty m:val="p"/>
                </m:rPr>
                <m:t>=</m:t>
              </m:r>
              <m:r>
                <m:t>c</m:t>
              </m:r>
            </m:e>
            <m:e>
              <m:r>
                <m:t>&amp;</m:t>
              </m:r>
              <m:r>
                <m:rPr>
                  <m:sty m:val="p"/>
                </m:rPr>
                <m:t>=</m:t>
              </m:r>
              <m:r>
                <m:t>0</m:t>
              </m:r>
              <m:r>
                <m:rPr>
                  <m:sty m:val="p"/>
                </m:rPr>
                <m:t>,</m:t>
              </m:r>
            </m:e>
          </m:eqArr>
        </m:oMath>
      </m:oMathPara>
    </w:p>
    <w:p>
      <w:pPr>
        <w:pStyle w:val="FirstParagraph"/>
      </w:pPr>
      <w:r>
        <w:t xml:space="preserve">so</w:t>
      </w:r>
      <w:r>
        <w:t xml:space="preserve"> </w:t>
      </w:r>
      <m:oMath>
        <m:r>
          <m:rPr>
            <m:sty m:val="p"/>
          </m:rPr>
          <m:t>dim</m:t>
        </m:r>
        <m:r>
          <m:rPr>
            <m:sty m:val="p"/>
          </m:rPr>
          <m:t>(</m:t>
        </m:r>
        <m:sSup>
          <m:e>
            <m:r>
              <m:rPr>
                <m:scr m:val="script"/>
                <m:sty m:val="p"/>
              </m:rPr>
              <m:t>S</m:t>
            </m:r>
          </m:e>
          <m:sup>
            <m:r>
              <m:rPr>
                <m:sty m:val="p"/>
              </m:rPr>
              <m:t>⟂</m:t>
            </m:r>
          </m:sup>
        </m:sSup>
        <m:r>
          <m:rPr>
            <m:sty m:val="p"/>
          </m:rPr>
          <m:t>)</m:t>
        </m:r>
        <m:r>
          <m:rPr>
            <m:sty m:val="p"/>
          </m:rPr>
          <m:t>=</m:t>
        </m:r>
        <m:r>
          <m:t>2</m:t>
        </m:r>
      </m:oMath>
      <w:r>
        <w:t xml:space="preserve">, and</w:t>
      </w:r>
      <w:r>
        <w:t xml:space="preserve"> </w:t>
      </w:r>
      <m:oMath>
        <m:r>
          <m:t>1</m:t>
        </m:r>
        <m:r>
          <m:rPr>
            <m:sty m:val="p"/>
          </m:rPr>
          <m:t>+</m:t>
        </m:r>
        <m:r>
          <m:t>2</m:t>
        </m:r>
        <m:r>
          <m:rPr>
            <m:sty m:val="p"/>
          </m:rPr>
          <m:t>=</m:t>
        </m:r>
        <m:r>
          <m:t>3</m:t>
        </m:r>
      </m:oMath>
      <w:r>
        <w:t xml:space="preserve">, as part 2 says.</w:t>
      </w:r>
    </w:p>
    <w:p>
      <w:pPr>
        <w:pStyle w:val="BodyText"/>
      </w:pPr>
      <w:del w:id="13501" w:author="PR Preview" w:date="2026-01-01T00:00:00Z">
        <w:r>
          <w:delText xml:space="preserve">To split</w:delText>
        </w:r>
      </w:del>
      <w:del w:id="13502"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13503" w:author="PR Preview" w:date="2026-01-01T00:00:00Z">
        <w:r>
          <w:delText xml:space="preserve">,</w:delText>
        </w:r>
      </w:del>
      <w:del w:id="13504" w:author="PR Preview" w:date="2026-01-01T00:00:00Z">
        <w:r>
          <w:delText xml:space="preserve"> </w:delText>
        </w:r>
      </w:del>
      <w:del w:id="13505" w:author="PR Preview" w:date="2026-01-01T00:00:00Z">
        <w:r>
          <w:delText xml:space="preserve">look for</w:delText>
        </w:r>
      </w:del>
      <w:del w:id="13506" w:author="PR Preview" w:date="2026-01-01T00:00:00Z">
        <w:r>
          <w:delText xml:space="preserve"> </w:delText>
        </w:r>
      </w:del>
      <m:oMath>
        <m:limLow>
          <m:e>
            <m:r>
              <m:t>u</m:t>
            </m:r>
          </m:e>
          <m:lim>
            <m:r>
              <m:rPr>
                <m:sty m:val="p"/>
              </m:rPr>
              <m:t>∼</m:t>
            </m:r>
          </m:lim>
        </m:limLow>
        <m:r>
          <m:rPr>
            <m:sty m:val="p"/>
          </m:rPr>
          <m:t>=</m:t>
        </m:r>
        <m:r>
          <m:t>t</m:t>
        </m:r>
        <m:r>
          <m:t> </m:t>
        </m:r>
        <m:r>
          <m:rPr>
            <m:sty m:val="p"/>
          </m:rPr>
          <m:t>(</m:t>
        </m:r>
        <m:r>
          <m:t>1</m:t>
        </m:r>
        <m:r>
          <m:rPr>
            <m:sty m:val="p"/>
          </m:rPr>
          <m:t>,</m:t>
        </m:r>
        <m:r>
          <m:t>1</m:t>
        </m:r>
        <m:r>
          <m:rPr>
            <m:sty m:val="p"/>
          </m:rPr>
          <m:t>,</m:t>
        </m:r>
        <m:r>
          <m:t>0</m:t>
        </m:r>
        <m:r>
          <m:rPr>
            <m:sty m:val="p"/>
          </m:rPr>
          <m:t>)</m:t>
        </m:r>
      </m:oMath>
      <w:del w:id="13507" w:author="PR Preview" w:date="2026-01-01T00:00:00Z">
        <w:r>
          <w:delText xml:space="preserve"> </w:delText>
        </w:r>
      </w:del>
      <w:del w:id="13508" w:author="PR Preview" w:date="2026-01-01T00:00:00Z">
        <w:r>
          <w:delText xml:space="preserve">with</w:delText>
        </w:r>
      </w:del>
    </w:p>
    <w:p>
      <w:pPr>
        <w:pStyle w:val="BodyText"/>
      </w:pPr>
      <m:oMathPara>
        <m:oMathParaPr>
          <m:jc m:val="center"/>
        </m:oMathParaPr>
        <m:oMath>
          <m:eqArr>
            <m:e>
              <m:limLow>
                <m:e>
                  <m:r>
                    <m:t>v</m:t>
                  </m:r>
                </m:e>
                <m:lim>
                  <m:r>
                    <m:rPr>
                      <m:sty m:val="p"/>
                    </m:rPr>
                    <m:t>∼</m:t>
                  </m:r>
                </m:lim>
              </m:limLow>
              <m:r>
                <m:t>&amp;</m:t>
              </m:r>
              <m:r>
                <m:rPr>
                  <m:sty m:val="p"/>
                </m:rPr>
                <m:t>=</m:t>
              </m:r>
              <m:limLow>
                <m:e>
                  <m:r>
                    <m:t>y</m:t>
                  </m:r>
                </m:e>
                <m:lim>
                  <m:r>
                    <m:rPr>
                      <m:sty m:val="p"/>
                    </m:rPr>
                    <m:t>∼</m:t>
                  </m:r>
                </m:lim>
              </m:limLow>
              <m:r>
                <m:rPr>
                  <m:sty m:val="p"/>
                </m:rPr>
                <m:t>−</m:t>
              </m:r>
              <m:limLow>
                <m:e>
                  <m:r>
                    <m:t>u</m:t>
                  </m:r>
                </m:e>
                <m:lim>
                  <m:r>
                    <m:rPr>
                      <m:sty m:val="p"/>
                    </m:rPr>
                    <m:t>∼</m:t>
                  </m:r>
                </m:lim>
              </m:limLow>
            </m:e>
            <m:e>
              <m:r>
                <m:t>&amp;</m:t>
              </m:r>
              <m:r>
                <m:rPr>
                  <m:sty m:val="p"/>
                </m:rPr>
                <m:t>=</m:t>
              </m:r>
              <m:r>
                <m:rPr>
                  <m:sty m:val="p"/>
                </m:rPr>
                <m:t>(</m:t>
              </m:r>
              <m:r>
                <m:t>3</m:t>
              </m:r>
              <m:r>
                <m:rPr>
                  <m:sty m:val="p"/>
                </m:rPr>
                <m:t>−</m:t>
              </m:r>
              <m:r>
                <m:t>t</m:t>
              </m:r>
              <m:r>
                <m:rPr>
                  <m:sty m:val="p"/>
                </m:rPr>
                <m:t>,</m:t>
              </m:r>
              <m:r>
                <m:t>1</m:t>
              </m:r>
              <m:r>
                <m:rPr>
                  <m:sty m:val="p"/>
                </m:rPr>
                <m:t>−</m:t>
              </m:r>
              <m:r>
                <m:t>t</m:t>
              </m:r>
              <m:r>
                <m:rPr>
                  <m:sty m:val="p"/>
                </m:rPr>
                <m:t>,</m:t>
              </m:r>
              <m:r>
                <m:t>2</m:t>
              </m:r>
              <m:r>
                <m:rPr>
                  <m:sty m:val="p"/>
                </m:rPr>
                <m:t>)</m:t>
              </m:r>
            </m:e>
          </m:eqArr>
        </m:oMath>
      </m:oMathPara>
    </w:p>
    <w:p>
      <w:pPr>
        <w:pStyle w:val="FirstParagraph"/>
      </w:pPr>
      <w:del w:id="13509" w:author="PR Preview" w:date="2026-01-01T00:00:00Z">
        <w:r>
          <w:delText xml:space="preserve">in</w:delText>
        </w:r>
      </w:del>
      <w:del w:id="13510" w:author="PR Preview" w:date="2026-01-01T00:00:00Z">
        <w:r>
          <w:delText xml:space="preserve"> </w:delText>
        </w:r>
      </w:del>
      <m:oMath>
        <m:sSup>
          <m:e>
            <m:r>
              <m:rPr>
                <m:scr m:val="script"/>
                <m:sty m:val="p"/>
              </m:rPr>
              <m:t>S</m:t>
            </m:r>
          </m:e>
          <m:sup>
            <m:r>
              <m:rPr>
                <m:sty m:val="p"/>
              </m:rPr>
              <m:t>⟂</m:t>
            </m:r>
          </m:sup>
        </m:sSup>
      </m:oMath>
      <w:del w:id="13511" w:author="PR Preview" w:date="2026-01-01T00:00:00Z">
        <w:r>
          <w:delText xml:space="preserve">:</w:delText>
        </w:r>
      </w:del>
      <w:del w:id="13512" w:author="PR Preview" w:date="2026-01-01T00:00:00Z">
        <w:r>
          <w:delText xml:space="preserve"> </w:delText>
        </w:r>
      </w:del>
      <w:del w:id="13513" w:author="PR Preview" w:date="2026-01-01T00:00:00Z">
        <w:r>
          <w:delText xml:space="preserve">that membership needs</w:delText>
        </w:r>
      </w:del>
      <w:del w:id="13514" w:author="PR Preview" w:date="2026-01-01T00:00:00Z">
        <w:r>
          <w:delText xml:space="preserve"> </w:delText>
        </w:r>
      </w:del>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del w:id="13515" w:author="PR Preview" w:date="2026-01-01T00:00:00Z">
        <w:r>
          <w:delText xml:space="preserve">, so</w:delText>
        </w:r>
      </w:del>
      <w:del w:id="13516" w:author="PR Preview" w:date="2026-01-01T00:00:00Z">
        <w:r>
          <w:delText xml:space="preserve"> </w:delText>
        </w:r>
      </w:del>
      <m:oMath>
        <m:r>
          <m:t>t</m:t>
        </m:r>
        <m:r>
          <m:rPr>
            <m:sty m:val="p"/>
          </m:rPr>
          <m:t>=</m:t>
        </m:r>
        <m:r>
          <m:t>2</m:t>
        </m:r>
      </m:oMath>
      <w:del w:id="13517" w:author="PR Preview" w:date="2026-01-01T00:00:00Z">
        <w:r>
          <w:delText xml:space="preserve">.</w:delText>
        </w:r>
      </w:del>
      <w:del w:id="13518" w:author="PR Preview" w:date="2026-01-01T00:00:00Z">
        <w:r>
          <w:delText xml:space="preserve"> </w:delText>
        </w:r>
      </w:del>
      <w:del w:id="13519" w:author="PR Preview" w:date="2026-01-01T00:00:00Z">
        <w:r>
          <w:delText xml:space="preserve">Then</w:delText>
        </w:r>
      </w:del>
      <w:del w:id="13520" w:author="PR Preview" w:date="2026-01-01T00:00:00Z">
        <w:r>
          <w:delText xml:space="preserve"> </w:delText>
        </w:r>
      </w:del>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del w:id="13521" w:author="PR Preview" w:date="2026-01-01T00:00:00Z">
        <w:r>
          <w:delText xml:space="preserve"> </w:delText>
        </w:r>
      </w:del>
      <w:del w:id="13522" w:author="PR Preview" w:date="2026-01-01T00:00:00Z">
        <w:r>
          <w:delText xml:space="preserve">and</w:delText>
        </w:r>
      </w:del>
      <w:del w:id="13523" w:author="PR Preview" w:date="2026-01-01T00:00:00Z">
        <w:r>
          <w:delText xml:space="preserve"> </w:delText>
        </w:r>
      </w:del>
      <m:oMath>
        <m:limLow>
          <m:e>
            <m:r>
              <m:t>v</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del w:id="13524" w:author="PR Preview" w:date="2026-01-01T00:00:00Z">
        <w:r>
          <w:delText xml:space="preserve">,</w:delText>
        </w:r>
      </w:del>
      <w:del w:id="13525" w:author="PR Preview" w:date="2026-01-01T00:00:00Z">
        <w:r>
          <w:delText xml:space="preserve"> </w:delText>
        </w:r>
      </w:del>
      <w:del w:id="13526" w:author="PR Preview" w:date="2026-01-01T00:00:00Z">
        <w:r>
          <w:delText xml:space="preserve">with</w:delText>
        </w:r>
      </w:del>
      <w:del w:id="13527"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r>
          <m:rPr>
            <m:sty m:val="p"/>
          </m:rPr>
          <m:t>(</m:t>
        </m:r>
        <m:r>
          <m:t>3</m:t>
        </m:r>
        <m:r>
          <m:rPr>
            <m:sty m:val="p"/>
          </m:rPr>
          <m:t>,</m:t>
        </m:r>
        <m:r>
          <m:t>1</m:t>
        </m:r>
        <m:r>
          <m:rPr>
            <m:sty m:val="p"/>
          </m:rPr>
          <m:t>,</m:t>
        </m:r>
        <m:r>
          <m:t>2</m:t>
        </m:r>
        <m:r>
          <m:rPr>
            <m:sty m:val="p"/>
          </m:rPr>
          <m:t>)</m:t>
        </m:r>
      </m:oMath>
      <w:del w:id="13528" w:author="PR Preview" w:date="2026-01-01T00:00:00Z">
        <w:r>
          <w:delText xml:space="preserve"> </w:delText>
        </w:r>
      </w:del>
      <w:del w:id="13529" w:author="PR Preview" w:date="2026-01-01T00:00:00Z">
        <w:r>
          <w:delText xml:space="preserve">and</w:delText>
        </w:r>
      </w:del>
    </w:p>
    <w:p>
      <w:pPr>
        <w:pStyle w:val="BodyText"/>
      </w:pPr>
      <w:ins w:id="13530" w:author="PR Preview" w:date="2026-01-01T00:00:00Z">
        <w:r>
          <w:t xml:space="preserve">To split</w:t>
        </w:r>
      </w:ins>
      <w:ins w:id="13531" w:author="PR Preview" w:date="2026-01-01T00:00:00Z">
        <w:r>
          <w:t xml:space="preserve"> </w:t>
        </w:r>
      </w:ins>
      <w:ins w:id="13532" w:author="PR Preview" w:date="2026-01-01T00:00:00Z">
        <w:r>
          <w:t xml:space="preserve">$\mathord{\smash[b]{\underset{\raise.3ex\hbox{$\scriptstyle\sim$}}{y}}\vphantom{y}} = (3, 1, 2)$</w:t>
        </w:r>
      </w:ins>
      <w:ins w:id="13533" w:author="PR Preview" w:date="2026-01-01T00:00:00Z">
        <w:r>
          <w:t xml:space="preserve">,</w:t>
        </w:r>
      </w:ins>
      <w:ins w:id="13534" w:author="PR Preview" w:date="2026-01-01T00:00:00Z">
        <w:r>
          <w:t xml:space="preserve"> </w:t>
        </w:r>
      </w:ins>
      <w:ins w:id="13535" w:author="PR Preview" w:date="2026-01-01T00:00:00Z">
        <w:r>
          <w:t xml:space="preserve">look for</w:t>
        </w:r>
      </w:ins>
      <w:ins w:id="13536" w:author="PR Preview" w:date="2026-01-01T00:00:00Z">
        <w:r>
          <w:t xml:space="preserve"> </w:t>
        </w:r>
      </w:ins>
      <w:ins w:id="13537" w:author="PR Preview" w:date="2026-01-01T00:00:00Z">
        <w:r>
          <w:t xml:space="preserve">$\mathord{\smash[b]{\underset{\raise.3ex\hbox{$\scriptstyle\sim$}}{u}}\vphantom{u}} = t\,(1, 1, 0)$</w:t>
        </w:r>
      </w:ins>
      <w:ins w:id="13538" w:author="PR Preview" w:date="2026-01-01T00:00:00Z">
        <w:r>
          <w:t xml:space="preserve"> </w:t>
        </w:r>
      </w:ins>
      <w:ins w:id="13539" w:author="PR Preview" w:date="2026-01-01T00:00:00Z">
        <w:r>
          <w:t xml:space="preserve">with</w:t>
        </w:r>
      </w:ins>
    </w:p>
    <w:p>
      <w:pPr>
        <w:pStyle w:val="BodyText"/>
      </w:pPr>
      <w:ins w:id="13540" w:author="PR Preview" w:date="2026-01-01T00:00:00Z">
        <w:r>
          <w:t xml:space="preserve">$$
    \begin{aligned}
    \mathord{\smash[b]{\underset{\raise.3ex\hbox{$\scriptstyle\sim$}}{v}}\vphantom{v}} &amp;= \mathord{\smash[b]{\underset{\raise.3ex\hbox{$\scriptstyle\sim$}}{y}}\vphantom{y}} - \mathord{\smash[b]{\underset{\raise.3ex\hbox{$\scriptstyle\sim$}}{u}}\vphantom{u}} \\
    &amp;= (3 - t, 1 - t, 2)
    \end{aligned}
    $$</w:t>
        </w:r>
      </w:ins>
    </w:p>
    <w:p>
      <w:pPr>
        <w:pStyle w:val="FirstParagraph"/>
      </w:pPr>
      <w:ins w:id="13541" w:author="PR Preview" w:date="2026-01-01T00:00:00Z">
        <w:r>
          <w:t xml:space="preserve">in</w:t>
        </w:r>
      </w:ins>
      <w:ins w:id="13542" w:author="PR Preview" w:date="2026-01-01T00:00:00Z">
        <w:r>
          <w:t xml:space="preserve"> </w:t>
        </w:r>
      </w:ins>
      <m:oMath>
        <m:sSup>
          <m:e>
            <m:r>
              <m:rPr>
                <m:scr m:val="script"/>
                <m:sty m:val="p"/>
              </m:rPr>
              <m:t>S</m:t>
            </m:r>
          </m:e>
          <m:sup>
            <m:r>
              <m:rPr>
                <m:sty m:val="p"/>
              </m:rPr>
              <m:t>⟂</m:t>
            </m:r>
          </m:sup>
        </m:sSup>
      </m:oMath>
      <w:ins w:id="13543" w:author="PR Preview" w:date="2026-01-01T00:00:00Z">
        <w:r>
          <w:t xml:space="preserve">:</w:t>
        </w:r>
      </w:ins>
      <w:ins w:id="13544" w:author="PR Preview" w:date="2026-01-01T00:00:00Z">
        <w:r>
          <w:t xml:space="preserve"> </w:t>
        </w:r>
      </w:ins>
      <w:ins w:id="13545" w:author="PR Preview" w:date="2026-01-01T00:00:00Z">
        <w:r>
          <w:t xml:space="preserve">that membership needs</w:t>
        </w:r>
      </w:ins>
      <w:ins w:id="13546" w:author="PR Preview" w:date="2026-01-01T00:00:00Z">
        <w:r>
          <w:t xml:space="preserve"> </w:t>
        </w:r>
      </w:ins>
      <m:oMath>
        <m:r>
          <m:rPr>
            <m:sty m:val="p"/>
          </m:rPr>
          <m:t>(</m:t>
        </m:r>
        <m:r>
          <m:t>3</m:t>
        </m:r>
        <m:r>
          <m:rPr>
            <m:sty m:val="p"/>
          </m:rPr>
          <m:t>−</m:t>
        </m:r>
        <m:r>
          <m:t>t</m:t>
        </m:r>
        <m:r>
          <m:rPr>
            <m:sty m:val="p"/>
          </m:rPr>
          <m:t>)</m:t>
        </m:r>
        <m:r>
          <m:rPr>
            <m:sty m:val="p"/>
          </m:rPr>
          <m:t>+</m:t>
        </m:r>
        <m:r>
          <m:rPr>
            <m:sty m:val="p"/>
          </m:rPr>
          <m:t>(</m:t>
        </m:r>
        <m:r>
          <m:t>1</m:t>
        </m:r>
        <m:r>
          <m:rPr>
            <m:sty m:val="p"/>
          </m:rPr>
          <m:t>−</m:t>
        </m:r>
        <m:r>
          <m:t>t</m:t>
        </m:r>
        <m:r>
          <m:rPr>
            <m:sty m:val="p"/>
          </m:rPr>
          <m:t>)</m:t>
        </m:r>
        <m:r>
          <m:rPr>
            <m:sty m:val="p"/>
          </m:rPr>
          <m:t>=</m:t>
        </m:r>
        <m:r>
          <m:t>0</m:t>
        </m:r>
      </m:oMath>
      <w:ins w:id="13547" w:author="PR Preview" w:date="2026-01-01T00:00:00Z">
        <w:r>
          <w:t xml:space="preserve">, so</w:t>
        </w:r>
      </w:ins>
      <w:ins w:id="13548" w:author="PR Preview" w:date="2026-01-01T00:00:00Z">
        <w:r>
          <w:t xml:space="preserve"> </w:t>
        </w:r>
      </w:ins>
      <m:oMath>
        <m:r>
          <m:t>t</m:t>
        </m:r>
        <m:r>
          <m:rPr>
            <m:sty m:val="p"/>
          </m:rPr>
          <m:t>=</m:t>
        </m:r>
        <m:r>
          <m:t>2</m:t>
        </m:r>
      </m:oMath>
      <w:ins w:id="13549" w:author="PR Preview" w:date="2026-01-01T00:00:00Z">
        <w:r>
          <w:t xml:space="preserve">.</w:t>
        </w:r>
      </w:ins>
      <w:ins w:id="13550" w:author="PR Preview" w:date="2026-01-01T00:00:00Z">
        <w:r>
          <w:t xml:space="preserve"> </w:t>
        </w:r>
      </w:ins>
      <w:ins w:id="13551" w:author="PR Preview" w:date="2026-01-01T00:00:00Z">
        <w:r>
          <w:t xml:space="preserve">Then</w:t>
        </w:r>
      </w:ins>
      <w:ins w:id="13552" w:author="PR Preview" w:date="2026-01-01T00:00:00Z">
        <w:r>
          <w:t xml:space="preserve"> </w:t>
        </w:r>
      </w:ins>
      <w:ins w:id="13553" w:author="PR Preview" w:date="2026-01-01T00:00:00Z">
        <w:r>
          <w:t xml:space="preserve">$\mathord{\smash[b]{\underset{\raise.3ex\hbox{$\scriptstyle\sim$}}{u}}\vphantom{u}} = (2, 2, 0)$</w:t>
        </w:r>
      </w:ins>
      <w:ins w:id="13554" w:author="PR Preview" w:date="2026-01-01T00:00:00Z">
        <w:r>
          <w:t xml:space="preserve"> </w:t>
        </w:r>
      </w:ins>
      <w:ins w:id="13555" w:author="PR Preview" w:date="2026-01-01T00:00:00Z">
        <w:r>
          <w:t xml:space="preserve">and</w:t>
        </w:r>
      </w:ins>
      <w:ins w:id="13556" w:author="PR Preview" w:date="2026-01-01T00:00:00Z">
        <w:r>
          <w:t xml:space="preserve"> </w:t>
        </w:r>
      </w:ins>
      <w:ins w:id="13557" w:author="PR Preview" w:date="2026-01-01T00:00:00Z">
        <w:r>
          <w:t xml:space="preserve">$\mathord{\smash[b]{\underset{\raise.3ex\hbox{$\scriptstyle\sim$}}{v}}\vphantom{v}} = (1, -1, 2)$</w:t>
        </w:r>
      </w:ins>
      <w:ins w:id="13558" w:author="PR Preview" w:date="2026-01-01T00:00:00Z">
        <w:r>
          <w:t xml:space="preserve">,</w:t>
        </w:r>
      </w:ins>
      <w:ins w:id="13559" w:author="PR Preview" w:date="2026-01-01T00:00:00Z">
        <w:r>
          <w:t xml:space="preserve"> </w:t>
        </w:r>
      </w:ins>
      <w:ins w:id="13560" w:author="PR Preview" w:date="2026-01-01T00:00:00Z">
        <w:r>
          <w:t xml:space="preserve">with</w:t>
        </w:r>
      </w:ins>
      <w:ins w:id="13561" w:author="PR Preview" w:date="2026-01-01T00:00:00Z">
        <w:r>
          <w:t xml:space="preserve"> </w:t>
        </w:r>
      </w:ins>
      <w:ins w:id="13562" w:author="PR Preview" w:date="2026-01-01T00:00:00Z">
        <w:r>
          <w:t xml:space="preserve">$\mathord{\smash[b]{\underset{\raise.3ex\hbox{$\scriptstyle\sim$}}{u}}\vphantom{u}} + \mathord{\smash[b]{\underset{\raise.3ex\hbox{$\scriptstyle\sim$}}{v}}\vphantom{v}} = (3, 1, 2)$</w:t>
        </w:r>
      </w:ins>
      <w:ins w:id="13563" w:author="PR Preview" w:date="2026-01-01T00:00:00Z">
        <w:r>
          <w:t xml:space="preserve"> </w:t>
        </w:r>
      </w:ins>
      <w:ins w:id="13564" w:author="PR Preview" w:date="2026-01-01T00:00:00Z">
        <w:r>
          <w:t xml:space="preserve">and</w:t>
        </w:r>
      </w:ins>
    </w:p>
    <w:p>
      <w:pPr>
        <w:pStyle w:val="BodyText"/>
      </w:pPr>
      <m:oMathPara>
        <m:oMathParaPr>
          <m:jc m:val="center"/>
        </m:oMathParaPr>
        <m:oMath>
          <m:eqArr>
            <m:e>
              <m:r>
                <m:rPr>
                  <m:sty m:val="p"/>
                </m:rPr>
                <m:t>(</m:t>
              </m:r>
              <m:r>
                <m:t>1</m:t>
              </m:r>
              <m:r>
                <m:rPr>
                  <m:sty m:val="p"/>
                </m:rPr>
                <m:t>,</m:t>
              </m:r>
              <m:r>
                <m:t>1</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r>
                <m:t>&amp;</m:t>
              </m:r>
              <m:r>
                <m:rPr>
                  <m:sty m:val="p"/>
                </m:rPr>
                <m:t>=</m:t>
              </m:r>
              <m:r>
                <m:t>1</m:t>
              </m:r>
              <m:r>
                <m:rPr>
                  <m:sty m:val="p"/>
                </m:rPr>
                <m:t>−</m:t>
              </m:r>
              <m:r>
                <m:t>1</m:t>
              </m:r>
              <m:r>
                <m:rPr>
                  <m:sty m:val="p"/>
                </m:rPr>
                <m:t>+</m:t>
              </m:r>
              <m:r>
                <m:t>0</m:t>
              </m:r>
            </m:e>
            <m:e>
              <m:r>
                <m:t>&amp;</m:t>
              </m:r>
              <m:r>
                <m:rPr>
                  <m:sty m:val="p"/>
                </m:rPr>
                <m:t>=</m:t>
              </m:r>
              <m:r>
                <m:t>0</m:t>
              </m:r>
              <m:r>
                <m:rPr>
                  <m:sty m:val="p"/>
                </m:rPr>
                <m:t>.</m:t>
              </m:r>
            </m:e>
          </m:eqArr>
        </m:oMath>
      </m:oMathPara>
    </w:p>
    <w:bookmarkEnd w:id="333"/>
    <w:bookmarkStart w:id="334" w:name="thm-double-complement"/>
    <w:p>
      <w:pPr>
        <w:pStyle w:val="FirstParagraph"/>
      </w:pPr>
      <w:r>
        <w:rPr>
          <w:b/>
          <w:bCs/>
        </w:rPr>
        <w:t xml:space="preserve">Theorem 54 (The orthogonal complement of the orthogonal complement)</w:t>
      </w:r>
      <w:r>
        <w:t xml:space="preserve"> </w:t>
      </w:r>
      <w:r>
        <w:t xml:space="preserve">For any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w:t>
      </w:r>
    </w:p>
    <w:p>
      <w:pPr>
        <w:pStyle w:val="BodyText"/>
      </w:pPr>
      <m:oMathPara>
        <m:oMathParaPr>
          <m:jc m:val="center"/>
        </m:oMathParaPr>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S</m:t>
          </m:r>
          <m:r>
            <m:rPr>
              <m:sty m:val="p"/>
            </m:rPr>
            <m:t>.</m:t>
          </m:r>
        </m:oMath>
      </m:oMathPara>
    </w:p>
    <w:bookmarkEnd w:id="334"/>
    <w:p>
      <w:pPr>
        <w:pStyle w:val="FirstParagraph"/>
      </w:pPr>
      <w:del w:id="13565" w:author="PR Preview" w:date="2026-01-01T00:00:00Z">
        <w:r>
          <w:rPr>
            <w:i/>
            <w:iCs/>
          </w:rPr>
          <w:delText xml:space="preserve">Proof</w:delText>
        </w:r>
      </w:del>
      <w:del w:id="13566" w:author="PR Preview" w:date="2026-01-01T00:00:00Z">
        <w:r>
          <w:delText xml:space="preserve">. </w:delText>
        </w:r>
      </w:del>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567" w:author="PR Preview" w:date="2026-01-01T00:00:00Z">
        <w:r>
          <w:rPr>
            <w:b/>
            <w:bCs/>
          </w:rPr>
          <w:delText xml:space="preserve">.</w:delText>
        </w:r>
      </w:del>
      <w:del w:id="13568" w:author="PR Preview" w:date="2026-01-01T00:00:00Z">
        <w:r>
          <w:delText xml:space="preserve"> </w:delText>
        </w:r>
      </w:del>
      <w:del w:id="13569" w:author="PR Preview" w:date="2026-01-01T00:00:00Z">
        <w:r>
          <w:delText xml:space="preserve">Take</w:delText>
        </w:r>
      </w:del>
      <w:del w:id="13570" w:author="PR Preview" w:date="2026-01-01T00:00:00Z">
        <w:r>
          <w:delText xml:space="preserve"> </w:delText>
        </w:r>
      </w:del>
      <m:oMath>
        <m:limLow>
          <m:e>
            <m:r>
              <m:t>s</m:t>
            </m:r>
          </m:e>
          <m:lim>
            <m:r>
              <m:rPr>
                <m:sty m:val="p"/>
              </m:rPr>
              <m:t>∼</m:t>
            </m:r>
          </m:lim>
        </m:limLow>
        <m:r>
          <m:rPr>
            <m:sty m:val="p"/>
          </m:rPr>
          <m:t>∈</m:t>
        </m:r>
        <m:r>
          <m:rPr>
            <m:scr m:val="script"/>
            <m:sty m:val="p"/>
          </m:rPr>
          <m:t>S</m:t>
        </m:r>
      </m:oMath>
      <w:del w:id="13571" w:author="PR Preview" w:date="2026-01-01T00:00:00Z">
        <w:r>
          <w:delText xml:space="preserve"> </w:delText>
        </w:r>
      </w:del>
      <w:del w:id="13572" w:author="PR Preview" w:date="2026-01-01T00:00:00Z">
        <w:r>
          <w:delText xml:space="preserve">and any</w:delText>
        </w:r>
      </w:del>
      <w:del w:id="13573"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13574" w:author="PR Preview" w:date="2026-01-01T00:00:00Z">
        <w:r>
          <w:delText xml:space="preserve">.</w:delText>
        </w:r>
      </w:del>
      <w:del w:id="13575" w:author="PR Preview" w:date="2026-01-01T00:00:00Z">
        <w:r>
          <w:delText xml:space="preserve"> </w:delText>
        </w:r>
      </w:del>
      <w:del w:id="13576" w:author="PR Preview" w:date="2026-01-01T00:00:00Z">
        <w:r>
          <w:delText xml:space="preserve">By</w:delText>
        </w:r>
      </w:del>
      <w:del w:id="13577" w:author="PR Preview" w:date="2026-01-01T00:00:00Z">
        <w:r>
          <w:delText xml:space="preserve"> </w:delText>
        </w:r>
      </w:del>
      <w:hyperlink w:anchor="def-orthogonal-complement">
        <w:del w:id="13578" w:author="PR Preview" w:date="2026-01-01T00:00:00Z">
          <w:r>
            <w:rPr>
              <w:rStyle w:val="Hyperlink"/>
            </w:rPr>
            <w:delText xml:space="preserve">Definition 67</w:delText>
          </w:r>
        </w:del>
      </w:hyperlink>
      <w:del w:id="13579" w:author="PR Preview" w:date="2026-01-01T00:00:00Z">
        <w:r>
          <w:delText xml:space="preserve">,</w:delText>
        </w:r>
      </w:del>
      <w:del w:id="13580" w:author="PR Preview" w:date="2026-01-01T00:00:00Z">
        <w:r>
          <w:delText xml:space="preserve"> </w:delText>
        </w:r>
      </w:del>
      <m:oMath>
        <m:limLow>
          <m:e>
            <m:r>
              <m:t>s</m:t>
            </m:r>
          </m:e>
          <m:lim>
            <m:r>
              <m:rPr>
                <m:sty m:val="p"/>
              </m:rPr>
              <m:t>∼</m:t>
            </m:r>
          </m:lim>
        </m:limLow>
        <m:r>
          <m:rPr>
            <m:sty m:val="p"/>
          </m:rPr>
          <m:t>⋅</m:t>
        </m:r>
        <m:limLow>
          <m:e>
            <m:r>
              <m:t>v</m:t>
            </m:r>
          </m:e>
          <m:lim>
            <m:r>
              <m:rPr>
                <m:sty m:val="p"/>
              </m:rPr>
              <m:t>∼</m:t>
            </m:r>
          </m:lim>
        </m:limLow>
        <m:r>
          <m:rPr>
            <m:sty m:val="p"/>
          </m:rPr>
          <m:t>=</m:t>
        </m:r>
        <m:r>
          <m:t>0</m:t>
        </m:r>
      </m:oMath>
      <w:del w:id="13581" w:author="PR Preview" w:date="2026-01-01T00:00:00Z">
        <w:r>
          <w:delText xml:space="preserve">,</w:delText>
        </w:r>
      </w:del>
      <w:del w:id="13582" w:author="PR Preview" w:date="2026-01-01T00:00:00Z">
        <w:r>
          <w:delText xml:space="preserve"> </w:delText>
        </w:r>
      </w:del>
      <w:del w:id="13583" w:author="PR Preview" w:date="2026-01-01T00:00:00Z">
        <w:r>
          <w:delText xml:space="preserve">so</w:delText>
        </w:r>
      </w:del>
      <w:del w:id="13584" w:author="PR Preview" w:date="2026-01-01T00:00:00Z">
        <w:r>
          <w:delText xml:space="preserve"> </w:delText>
        </w:r>
      </w:del>
      <m:oMath>
        <m:limLow>
          <m:e>
            <m:r>
              <m:t>v</m:t>
            </m:r>
          </m:e>
          <m:lim>
            <m:r>
              <m:rPr>
                <m:sty m:val="p"/>
              </m:rPr>
              <m:t>∼</m:t>
            </m:r>
          </m:lim>
        </m:limLow>
        <m:r>
          <m:rPr>
            <m:sty m:val="p"/>
          </m:rPr>
          <m:t>⋅</m:t>
        </m:r>
        <m:limLow>
          <m:e>
            <m:r>
              <m:t>s</m:t>
            </m:r>
          </m:e>
          <m:lim>
            <m:r>
              <m:rPr>
                <m:sty m:val="p"/>
              </m:rPr>
              <m:t>∼</m:t>
            </m:r>
          </m:lim>
        </m:limLow>
        <m:r>
          <m:rPr>
            <m:sty m:val="p"/>
          </m:rPr>
          <m:t>=</m:t>
        </m:r>
        <m:r>
          <m:t>0</m:t>
        </m:r>
      </m:oMath>
      <w:del w:id="13585" w:author="PR Preview" w:date="2026-01-01T00:00:00Z">
        <w:r>
          <w:delText xml:space="preserve"> </w:delText>
        </w:r>
      </w:del>
      <w:del w:id="13586" w:author="PR Preview" w:date="2026-01-01T00:00:00Z">
        <w:r>
          <w:delText xml:space="preserve">too (</w:delText>
        </w:r>
      </w:del>
      <w:hyperlink w:anchor="thm-lincom-symmetric">
        <w:del w:id="13587" w:author="PR Preview" w:date="2026-01-01T00:00:00Z">
          <w:r>
            <w:rPr>
              <w:rStyle w:val="Hyperlink"/>
            </w:rPr>
            <w:delText xml:space="preserve">Theorem 1</w:delText>
          </w:r>
        </w:del>
      </w:hyperlink>
      <w:del w:id="13588" w:author="PR Preview" w:date="2026-01-01T00:00:00Z">
        <w:r>
          <w:delText xml:space="preserve">).</w:delText>
        </w:r>
      </w:del>
      <w:del w:id="13589" w:author="PR Preview" w:date="2026-01-01T00:00:00Z">
        <w:r>
          <w:delText xml:space="preserve"> </w:delText>
        </w:r>
      </w:del>
      <w:del w:id="13590" w:author="PR Preview" w:date="2026-01-01T00:00:00Z">
        <w:r>
          <w:delText xml:space="preserve">So</w:delText>
        </w:r>
      </w:del>
      <w:del w:id="13591" w:author="PR Preview" w:date="2026-01-01T00:00:00Z">
        <w:r>
          <w:delText xml:space="preserve"> </w:delText>
        </w:r>
      </w:del>
      <m:oMath>
        <m:limLow>
          <m:e>
            <m:r>
              <m:t>s</m:t>
            </m:r>
          </m:e>
          <m:lim>
            <m:r>
              <m:rPr>
                <m:sty m:val="p"/>
              </m:rPr>
              <m:t>∼</m:t>
            </m:r>
          </m:lim>
        </m:limLow>
      </m:oMath>
      <w:del w:id="13592" w:author="PR Preview" w:date="2026-01-01T00:00:00Z">
        <w:r>
          <w:delText xml:space="preserve"> </w:delText>
        </w:r>
      </w:del>
      <w:del w:id="13593" w:author="PR Preview" w:date="2026-01-01T00:00:00Z">
        <w:r>
          <w:delText xml:space="preserve">is orthogonal to every vector of</w:delText>
        </w:r>
      </w:del>
      <w:del w:id="13594" w:author="PR Preview" w:date="2026-01-01T00:00:00Z">
        <w:r>
          <w:delText xml:space="preserve"> </w:delText>
        </w:r>
      </w:del>
      <m:oMath>
        <m:sSup>
          <m:e>
            <m:r>
              <m:rPr>
                <m:scr m:val="script"/>
                <m:sty m:val="p"/>
              </m:rPr>
              <m:t>S</m:t>
            </m:r>
          </m:e>
          <m:sup>
            <m:r>
              <m:rPr>
                <m:sty m:val="p"/>
              </m:rPr>
              <m:t>⟂</m:t>
            </m:r>
          </m:sup>
        </m:sSup>
      </m:oMath>
      <w:del w:id="13595" w:author="PR Preview" w:date="2026-01-01T00:00:00Z">
        <w:r>
          <w:delText xml:space="preserve">,</w:delText>
        </w:r>
      </w:del>
      <w:del w:id="13596" w:author="PR Preview" w:date="2026-01-01T00:00:00Z">
        <w:r>
          <w:delText xml:space="preserve"> </w:delText>
        </w:r>
      </w:del>
      <w:del w:id="13597" w:author="PR Preview" w:date="2026-01-01T00:00:00Z">
        <w:r>
          <w:delText xml:space="preserve">that is,</w:delText>
        </w:r>
      </w:del>
      <w:del w:id="13598" w:author="PR Preview" w:date="2026-01-01T00:00:00Z">
        <w:r>
          <w:delText xml:space="preserve"> </w:delText>
        </w:r>
      </w:del>
      <m:oMath>
        <m:limLow>
          <m:e>
            <m:r>
              <m:t>s</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599" w:author="PR Preview" w:date="2026-01-01T00:00:00Z">
        <w:r>
          <w:delText xml:space="preserve">.</w:delText>
        </w:r>
      </w:del>
    </w:p>
    <w:p>
      <w:pPr>
        <w:pStyle w:val="FirstParagraph"/>
      </w:pPr>
      <w:ins w:id="13600" w:author="PR Preview" w:date="2026-01-01T00:00:00Z">
        <w:r>
          <w:rPr>
            <w:i/>
            <w:iCs/>
          </w:rPr>
          <w:t xml:space="preserve">Proof</w:t>
        </w:r>
      </w:ins>
      <w:ins w:id="13601" w:author="PR Preview" w:date="2026-01-01T00:00:00Z">
        <w:r>
          <w:t xml:space="preserve">. </w:t>
        </w:r>
      </w:ins>
      <m:oMath>
        <m:r>
          <m:rPr>
            <m:scr m:val="script"/>
            <m:sty m:val="p"/>
          </m:rPr>
          <m:t>S</m:t>
        </m:r>
        <m:r>
          <m:rPr>
            <m:sty m:val="p"/>
          </m:rPr>
          <m:t>⊆</m:t>
        </m:r>
        <m:r>
          <m:rPr>
            <m:sty m:val="p"/>
          </m:rPr>
          <m:t>(</m:t>
        </m:r>
        <m:sSup>
          <m:e>
            <m:r>
              <m:rPr>
                <m:scr m:val="script"/>
                <m:sty m:val="p"/>
              </m:rPr>
              <m:t>S</m:t>
            </m:r>
          </m:e>
          <m:sup>
            <m:r>
              <m:rPr>
                <m:sty m:val="p"/>
              </m:rPr>
              <m:t>⟂</m:t>
            </m:r>
          </m:sup>
        </m:sSup>
        <m:sSup>
          <m:e>
            <m:r>
              <m:rPr>
                <m:sty m:val="p"/>
              </m:rPr>
              <m:t>)</m:t>
            </m:r>
          </m:e>
          <m:sup>
            <m:r>
              <m:rPr>
                <m:sty m:val="p"/>
              </m:rPr>
              <m:t>⟂</m:t>
            </m:r>
          </m:sup>
        </m:sSup>
      </m:oMath>
      <w:ins w:id="13602" w:author="PR Preview" w:date="2026-01-01T00:00:00Z">
        <w:r>
          <w:rPr>
            <w:b/>
            <w:bCs/>
          </w:rPr>
          <w:t xml:space="preserve">.</w:t>
        </w:r>
      </w:ins>
      <w:ins w:id="13603" w:author="PR Preview" w:date="2026-01-01T00:00:00Z">
        <w:r>
          <w:t xml:space="preserve"> </w:t>
        </w:r>
      </w:ins>
      <w:ins w:id="13604" w:author="PR Preview" w:date="2026-01-01T00:00:00Z">
        <w:r>
          <w:t xml:space="preserve">Take</w:t>
        </w:r>
      </w:ins>
      <w:ins w:id="13605" w:author="PR Preview" w:date="2026-01-01T00:00:00Z">
        <w:r>
          <w:t xml:space="preserve"> </w:t>
        </w:r>
      </w:ins>
      <w:ins w:id="13606" w:author="PR Preview" w:date="2026-01-01T00:00:00Z">
        <w:r>
          <w:t xml:space="preserve">$\mathord{\smash[b]{\underset{\raise.3ex\hbox{$\scriptstyle\sim$}}{s}}\vphantom{s}} \in \mathcal{S}$</w:t>
        </w:r>
      </w:ins>
      <w:ins w:id="13607" w:author="PR Preview" w:date="2026-01-01T00:00:00Z">
        <w:r>
          <w:t xml:space="preserve"> </w:t>
        </w:r>
      </w:ins>
      <w:ins w:id="13608" w:author="PR Preview" w:date="2026-01-01T00:00:00Z">
        <w:r>
          <w:t xml:space="preserve">and any</w:t>
        </w:r>
      </w:ins>
      <w:ins w:id="13609" w:author="PR Preview" w:date="2026-01-01T00:00:00Z">
        <w:r>
          <w:t xml:space="preserve"> </w:t>
        </w:r>
      </w:ins>
      <w:ins w:id="13610" w:author="PR Preview" w:date="2026-01-01T00:00:00Z">
        <w:r>
          <w:t xml:space="preserve">$\mathord{\smash[b]{\underset{\raise.3ex\hbox{$\scriptstyle\sim$}}{v}}\vphantom{v}} \in \mathcal{S}^\perp$</w:t>
        </w:r>
      </w:ins>
      <w:ins w:id="13611" w:author="PR Preview" w:date="2026-01-01T00:00:00Z">
        <w:r>
          <w:t xml:space="preserve">.</w:t>
        </w:r>
      </w:ins>
      <w:ins w:id="13612" w:author="PR Preview" w:date="2026-01-01T00:00:00Z">
        <w:r>
          <w:t xml:space="preserve"> </w:t>
        </w:r>
      </w:ins>
      <w:ins w:id="13613" w:author="PR Preview" w:date="2026-01-01T00:00:00Z">
        <w:r>
          <w:t xml:space="preserve">By</w:t>
        </w:r>
      </w:ins>
      <w:ins w:id="13614" w:author="PR Preview" w:date="2026-01-01T00:00:00Z">
        <w:r>
          <w:t xml:space="preserve"> </w:t>
        </w:r>
      </w:ins>
      <w:hyperlink w:anchor="def-orthogonal-complement">
        <w:ins w:id="13615" w:author="PR Preview" w:date="2026-01-01T00:00:00Z">
          <w:r>
            <w:rPr>
              <w:rStyle w:val="Hyperlink"/>
            </w:rPr>
            <w:t xml:space="preserve">Definition 67</w:t>
          </w:r>
        </w:ins>
      </w:hyperlink>
      <w:ins w:id="13616" w:author="PR Preview" w:date="2026-01-01T00:00:00Z">
        <w:r>
          <w:t xml:space="preserve">,</w:t>
        </w:r>
      </w:ins>
      <w:ins w:id="13617" w:author="PR Preview" w:date="2026-01-01T00:00:00Z">
        <w:r>
          <w:t xml:space="preserve"> </w:t>
        </w:r>
      </w:ins>
      <w:ins w:id="13618" w:author="PR Preview" w:date="2026-01-01T00:00:00Z">
        <w:r>
          <w:t xml:space="preserve">$\mathord{\smash[b]{\underset{\raise.3ex\hbox{$\scriptstyle\sim$}}{s}}\vphantom{s}} \cdot \mathord{\smash[b]{\underset{\raise.3ex\hbox{$\scriptstyle\sim$}}{v}}\vphantom{v}} = 0$</w:t>
        </w:r>
      </w:ins>
      <w:ins w:id="13619" w:author="PR Preview" w:date="2026-01-01T00:00:00Z">
        <w:r>
          <w:t xml:space="preserve">,</w:t>
        </w:r>
      </w:ins>
      <w:ins w:id="13620" w:author="PR Preview" w:date="2026-01-01T00:00:00Z">
        <w:r>
          <w:t xml:space="preserve"> </w:t>
        </w:r>
      </w:ins>
      <w:ins w:id="13621" w:author="PR Preview" w:date="2026-01-01T00:00:00Z">
        <w:r>
          <w:t xml:space="preserve">so</w:t>
        </w:r>
      </w:ins>
      <w:ins w:id="13622" w:author="PR Preview" w:date="2026-01-01T00:00:00Z">
        <w:r>
          <w:t xml:space="preserve"> </w:t>
        </w:r>
      </w:ins>
      <w:ins w:id="13623" w:author="PR Preview" w:date="2026-01-01T00:00:00Z">
        <w:r>
          <w:t xml:space="preserve">$\mathord{\smash[b]{\underset{\raise.3ex\hbox{$\scriptstyle\sim$}}{v}}\vphantom{v}} \cdot \mathord{\smash[b]{\underset{\raise.3ex\hbox{$\scriptstyle\sim$}}{s}}\vphantom{s}} = 0$</w:t>
        </w:r>
      </w:ins>
      <w:ins w:id="13624" w:author="PR Preview" w:date="2026-01-01T00:00:00Z">
        <w:r>
          <w:t xml:space="preserve"> </w:t>
        </w:r>
      </w:ins>
      <w:ins w:id="13625" w:author="PR Preview" w:date="2026-01-01T00:00:00Z">
        <w:r>
          <w:t xml:space="preserve">too (</w:t>
        </w:r>
      </w:ins>
      <w:hyperlink w:anchor="thm-lincom-symmetric">
        <w:ins w:id="13626" w:author="PR Preview" w:date="2026-01-01T00:00:00Z">
          <w:r>
            <w:rPr>
              <w:rStyle w:val="Hyperlink"/>
            </w:rPr>
            <w:t xml:space="preserve">Theorem 1</w:t>
          </w:r>
        </w:ins>
      </w:hyperlink>
      <w:ins w:id="13627" w:author="PR Preview" w:date="2026-01-01T00:00:00Z">
        <w:r>
          <w:t xml:space="preserve">).</w:t>
        </w:r>
      </w:ins>
      <w:ins w:id="13628" w:author="PR Preview" w:date="2026-01-01T00:00:00Z">
        <w:r>
          <w:t xml:space="preserve"> </w:t>
        </w:r>
      </w:ins>
      <w:ins w:id="13629" w:author="PR Preview" w:date="2026-01-01T00:00:00Z">
        <w:r>
          <w:t xml:space="preserve">So</w:t>
        </w:r>
      </w:ins>
      <w:ins w:id="13630" w:author="PR Preview" w:date="2026-01-01T00:00:00Z">
        <w:r>
          <w:t xml:space="preserve"> </w:t>
        </w:r>
      </w:ins>
      <w:ins w:id="13631" w:author="PR Preview" w:date="2026-01-01T00:00:00Z">
        <w:r>
          <w:t xml:space="preserve">$\mathord{\smash[b]{\underset{\raise.3ex\hbox{$\scriptstyle\sim$}}{s}}\vphantom{s}}$</w:t>
        </w:r>
      </w:ins>
      <w:ins w:id="13632" w:author="PR Preview" w:date="2026-01-01T00:00:00Z">
        <w:r>
          <w:t xml:space="preserve"> </w:t>
        </w:r>
      </w:ins>
      <w:ins w:id="13633" w:author="PR Preview" w:date="2026-01-01T00:00:00Z">
        <w:r>
          <w:t xml:space="preserve">is orthogonal to every vector of</w:t>
        </w:r>
      </w:ins>
      <w:ins w:id="13634" w:author="PR Preview" w:date="2026-01-01T00:00:00Z">
        <w:r>
          <w:t xml:space="preserve"> </w:t>
        </w:r>
      </w:ins>
      <m:oMath>
        <m:sSup>
          <m:e>
            <m:r>
              <m:rPr>
                <m:scr m:val="script"/>
                <m:sty m:val="p"/>
              </m:rPr>
              <m:t>S</m:t>
            </m:r>
          </m:e>
          <m:sup>
            <m:r>
              <m:rPr>
                <m:sty m:val="p"/>
              </m:rPr>
              <m:t>⟂</m:t>
            </m:r>
          </m:sup>
        </m:sSup>
      </m:oMath>
      <w:ins w:id="13635" w:author="PR Preview" w:date="2026-01-01T00:00:00Z">
        <w:r>
          <w:t xml:space="preserve">,</w:t>
        </w:r>
      </w:ins>
      <w:ins w:id="13636" w:author="PR Preview" w:date="2026-01-01T00:00:00Z">
        <w:r>
          <w:t xml:space="preserve"> </w:t>
        </w:r>
      </w:ins>
      <w:ins w:id="13637" w:author="PR Preview" w:date="2026-01-01T00:00:00Z">
        <w:r>
          <w:t xml:space="preserve">that is,</w:t>
        </w:r>
      </w:ins>
      <w:ins w:id="13638" w:author="PR Preview" w:date="2026-01-01T00:00:00Z">
        <w:r>
          <w:t xml:space="preserve"> </w:t>
        </w:r>
      </w:ins>
      <w:ins w:id="13639" w:author="PR Preview" w:date="2026-01-01T00:00:00Z">
        <w:r>
          <w:t xml:space="preserve">$\mathord{\smash[b]{\underset{\raise.3ex\hbox{$\scriptstyle\sim$}}{s}}\vphantom{s}} \in (\mathcal{S}^\perp)^\perp$</w:t>
        </w:r>
      </w:ins>
      <w:ins w:id="13640" w:author="PR Preview" w:date="2026-01-01T00:00:00Z">
        <w:r>
          <w:t xml:space="preserve">.</w:t>
        </w:r>
      </w:ins>
    </w:p>
    <w:p>
      <w:pPr>
        <w:pStyle w:val="BodyText"/>
      </w:pPr>
      <w:r>
        <w:rPr>
          <w:b/>
          <w:bCs/>
        </w:rPr>
        <w:t xml:space="preserve">Equal dimensions.</w:t>
      </w:r>
      <w:r>
        <w:t xml:space="preserve"> </w:t>
      </w:r>
      <m:oMath>
        <m:sSup>
          <m:e>
            <m:r>
              <m:rPr>
                <m:scr m:val="script"/>
                <m:sty m:val="p"/>
              </m:rPr>
              <m:t>S</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so part 2 of</w:t>
      </w:r>
      <w:r>
        <w:t xml:space="preserve"> </w:t>
      </w:r>
      <w:hyperlink w:anchor="thm-orthogonal-direct-sum">
        <w:r>
          <w:rPr>
            <w:rStyle w:val="Hyperlink"/>
          </w:rPr>
          <w:t xml:space="preserve">Theorem 53</w:t>
        </w:r>
      </w:hyperlink>
      <w:r>
        <w:t xml:space="preserve"> </w:t>
      </w:r>
      <w:r>
        <w:t xml:space="preserve">applies to it as well as to</w:t>
      </w:r>
      <w:r>
        <w:t xml:space="preserve"> </w:t>
      </w:r>
      <m:oMath>
        <m:r>
          <m:rPr>
            <m:scr m:val="script"/>
            <m:sty m:val="p"/>
          </m:rPr>
          <m:t>S</m:t>
        </m:r>
      </m:oMath>
      <w:r>
        <w:t xml:space="preserve">:</w:t>
      </w:r>
    </w:p>
    <w:p>
      <w:pPr>
        <w:pStyle w:val="BodyText"/>
      </w:pPr>
      <m:oMathPara>
        <m:oMathParaPr>
          <m:jc m:val="center"/>
        </m:oMathParaPr>
        <m:oMath>
          <m:eqArr>
            <m:e>
              <m:r>
                <m:rPr>
                  <m:sty m:val="p"/>
                </m:rPr>
                <m:t>dim</m:t>
              </m:r>
              <m:r>
                <m:t>​</m:t>
              </m:r>
              <m:d>
                <m:dPr>
                  <m:begChr m:val="("/>
                  <m:sepChr m:val=""/>
                  <m:endChr m:val=")"/>
                  <m:grow/>
                </m:dPr>
                <m:e>
                  <m:r>
                    <m:rPr>
                      <m:sty m:val="p"/>
                    </m:rPr>
                    <m:t>(</m:t>
                  </m:r>
                  <m:sSup>
                    <m:e>
                      <m:r>
                        <m:rPr>
                          <m:scr m:val="script"/>
                          <m:sty m:val="p"/>
                        </m:rPr>
                        <m:t>S</m:t>
                      </m:r>
                    </m:e>
                    <m:sup>
                      <m:r>
                        <m:rPr>
                          <m:sty m:val="p"/>
                        </m:rPr>
                        <m:t>⟂</m:t>
                      </m:r>
                    </m:sup>
                  </m:sSup>
                  <m:sSup>
                    <m:e>
                      <m:r>
                        <m:rPr>
                          <m:sty m:val="p"/>
                        </m:rPr>
                        <m:t>)</m:t>
                      </m:r>
                    </m:e>
                    <m:sup>
                      <m:r>
                        <m:rPr>
                          <m:sty m:val="p"/>
                        </m:rPr>
                        <m:t>⟂</m:t>
                      </m:r>
                    </m:sup>
                  </m:sSup>
                </m:e>
              </m:d>
              <m:r>
                <m:t>​</m:t>
              </m:r>
              <m:r>
                <m:t>&amp;</m:t>
              </m:r>
              <m:r>
                <m:rPr>
                  <m:sty m:val="p"/>
                </m:rPr>
                <m:t>=</m:t>
              </m:r>
              <m:r>
                <m:t>p</m:t>
              </m:r>
              <m:r>
                <m:rPr>
                  <m:sty m:val="p"/>
                </m:rPr>
                <m:t>−</m:t>
              </m:r>
              <m:r>
                <m:rPr>
                  <m:sty m:val="p"/>
                </m:rPr>
                <m:t>dim</m:t>
              </m:r>
              <m:r>
                <m:rPr>
                  <m:sty m:val="p"/>
                </m:rPr>
                <m:t>(</m:t>
              </m:r>
              <m:sSup>
                <m:e>
                  <m:r>
                    <m:rPr>
                      <m:scr m:val="script"/>
                      <m:sty m:val="p"/>
                    </m:rPr>
                    <m:t>S</m:t>
                  </m:r>
                </m:e>
                <m:sup>
                  <m:r>
                    <m:rPr>
                      <m:sty m:val="p"/>
                    </m:rPr>
                    <m:t>⟂</m:t>
                  </m:r>
                </m:sup>
              </m:sSup>
              <m:r>
                <m:rPr>
                  <m:sty m:val="p"/>
                </m:rPr>
                <m:t>)</m:t>
              </m:r>
              <m:r>
                <m:t>&amp;</m:t>
              </m:r>
              <m:r>
                <m:t>&amp;</m:t>
              </m:r>
              <m:r>
                <m:rPr>
                  <m:nor/>
                  <m:sty m:val="p"/>
                </m:rPr>
                <m:t>(</m:t>
              </m:r>
              <m:r>
                <m:rPr>
                  <m:nor/>
                  <m:sty m:val="p"/>
                </m:rPr>
                <m:t>Theorem 53</m:t>
              </m:r>
              <m:r>
                <m:rPr>
                  <m:nor/>
                  <m:sty m:val="p"/>
                </m:rPr>
                <m:t>, applied to </m:t>
              </m:r>
              <m:sSup>
                <m:e>
                  <m:r>
                    <m:rPr>
                      <m:scr m:val="script"/>
                      <m:sty m:val="p"/>
                    </m:rPr>
                    <m:t>S</m:t>
                  </m:r>
                </m:e>
                <m:sup>
                  <m:r>
                    <m:rPr>
                      <m:sty m:val="p"/>
                    </m:rPr>
                    <m:t>⟂</m:t>
                  </m:r>
                </m:sup>
              </m:sSup>
              <m:r>
                <m:rPr>
                  <m:nor/>
                  <m:sty m:val="p"/>
                </m:rPr>
                <m:t>)</m:t>
              </m:r>
            </m:e>
            <m:e>
              <m:r>
                <m:t>&amp;</m:t>
              </m:r>
              <m:r>
                <m:rPr>
                  <m:sty m:val="p"/>
                </m:rPr>
                <m:t>=</m:t>
              </m:r>
              <m:r>
                <m:t>p</m:t>
              </m:r>
              <m:r>
                <m:rPr>
                  <m:sty m:val="p"/>
                </m:rPr>
                <m:t>−</m:t>
              </m:r>
              <m:r>
                <m:t>​</m:t>
              </m:r>
              <m:d>
                <m:dPr>
                  <m:begChr m:val="("/>
                  <m:sepChr m:val=""/>
                  <m:endChr m:val=")"/>
                  <m:grow/>
                </m:dPr>
                <m:e>
                  <m:r>
                    <m:t>p</m:t>
                  </m:r>
                  <m:r>
                    <m:rPr>
                      <m:sty m:val="p"/>
                    </m:rPr>
                    <m:t>−</m:t>
                  </m:r>
                  <m:r>
                    <m:rPr>
                      <m:sty m:val="p"/>
                    </m:rPr>
                    <m:t>dim</m:t>
                  </m:r>
                  <m:r>
                    <m:rPr>
                      <m:sty m:val="p"/>
                    </m:rPr>
                    <m:t>(</m:t>
                  </m:r>
                  <m:r>
                    <m:rPr>
                      <m:scr m:val="script"/>
                      <m:sty m:val="p"/>
                    </m:rPr>
                    <m:t>S</m:t>
                  </m:r>
                  <m:r>
                    <m:rPr>
                      <m:sty m:val="p"/>
                    </m:rPr>
                    <m:t>)</m:t>
                  </m:r>
                </m:e>
              </m:d>
              <m:r>
                <m:t>​</m:t>
              </m:r>
              <m:r>
                <m:t>&amp;</m:t>
              </m:r>
              <m:r>
                <m:t>&amp;</m:t>
              </m:r>
              <m:r>
                <m:rPr>
                  <m:nor/>
                  <m:sty m:val="p"/>
                </m:rPr>
                <m:t>(</m:t>
              </m:r>
              <m:r>
                <m:rPr>
                  <m:nor/>
                  <m:sty m:val="p"/>
                </m:rPr>
                <m:t>Theorem 53</m:t>
              </m:r>
              <m:r>
                <m:rPr>
                  <m:nor/>
                  <m:sty m:val="p"/>
                </m:rPr>
                <m:t>, applied to </m:t>
              </m:r>
              <m:r>
                <m:rPr>
                  <m:scr m:val="script"/>
                  <m:sty m:val="p"/>
                </m:rPr>
                <m:t>S</m:t>
              </m:r>
              <m:r>
                <m:rPr>
                  <m:nor/>
                  <m:sty m:val="p"/>
                </m:rPr>
                <m:t>)</m:t>
              </m:r>
            </m:e>
            <m:e>
              <m:r>
                <m:t>&amp;</m:t>
              </m:r>
              <m:r>
                <m:rPr>
                  <m:sty m:val="p"/>
                </m:rPr>
                <m:t>=</m:t>
              </m:r>
              <m:r>
                <m:rPr>
                  <m:sty m:val="p"/>
                </m:rPr>
                <m:t>dim</m:t>
              </m:r>
              <m:r>
                <m:rPr>
                  <m:sty m:val="p"/>
                </m:rPr>
                <m:t>(</m:t>
              </m:r>
              <m:r>
                <m:rPr>
                  <m:scr m:val="script"/>
                  <m:sty m:val="p"/>
                </m:rPr>
                <m:t>S</m:t>
              </m:r>
              <m:r>
                <m:rPr>
                  <m:sty m:val="p"/>
                </m:rPr>
                <m:t>)</m:t>
              </m:r>
              <m:r>
                <m:rPr>
                  <m:sty m:val="p"/>
                </m:rPr>
                <m:t>.</m:t>
              </m:r>
              <m:r>
                <m:t>&amp;</m:t>
              </m:r>
              <m:r>
                <m:t>&amp;</m:t>
              </m:r>
              <m:r>
                <m:rPr>
                  <m:nor/>
                  <m:sty m:val="p"/>
                </m:rPr>
                <m:t>(arithmetic)</m:t>
              </m:r>
            </m:e>
          </m:eqArr>
        </m:oMath>
      </m:oMathPara>
    </w:p>
    <w:p>
      <w:pPr>
        <w:pStyle w:val="FirstParagraph"/>
      </w:pPr>
      <m:oMath>
        <m:r>
          <m:rPr>
            <m:sty m:val="p"/>
          </m:rPr>
          <m:t>(</m:t>
        </m:r>
        <m:sSup>
          <m:e>
            <m:r>
              <m:rPr>
                <m:scr m:val="script"/>
                <m:sty m:val="p"/>
              </m:rPr>
              <m:t>S</m:t>
            </m:r>
          </m:e>
          <m:sup>
            <m:r>
              <m:rPr>
                <m:sty m:val="p"/>
              </m:rPr>
              <m:t>⟂</m:t>
            </m:r>
          </m:sup>
        </m:sSup>
        <m:sSup>
          <m:e>
            <m:r>
              <m:rPr>
                <m:sty m:val="p"/>
              </m:rPr>
              <m:t>)</m:t>
            </m:r>
          </m:e>
          <m:sup>
            <m:r>
              <m:rPr>
                <m:sty m:val="p"/>
              </m:rPr>
              <m:t>⟂</m:t>
            </m:r>
          </m:sup>
        </m:sSup>
      </m:oMath>
      <w:r>
        <w:t xml:space="preserve"> </w:t>
      </w:r>
      <w:r>
        <w:t xml:space="preserve">is a subspace (</w:t>
      </w:r>
      <w:hyperlink w:anchor="thm-orthogonal-complement-subspace">
        <w:r>
          <w:rPr>
            <w:rStyle w:val="Hyperlink"/>
          </w:rPr>
          <w:t xml:space="preserve">Theorem 51</w:t>
        </w:r>
      </w:hyperlink>
      <w:r>
        <w:t xml:space="preserve">)</w:t>
      </w:r>
      <w:r>
        <w:t xml:space="preserve"> </w:t>
      </w:r>
      <w:r>
        <w:t xml:space="preserve">that contains</w:t>
      </w:r>
      <w:r>
        <w:t xml:space="preserve"> </w:t>
      </w:r>
      <m:oMath>
        <m:r>
          <m:rPr>
            <m:scr m:val="script"/>
            <m:sty m:val="p"/>
          </m:rPr>
          <m:t>S</m:t>
        </m:r>
      </m:oMath>
      <w:r>
        <w:t xml:space="preserve"> </w:t>
      </w:r>
      <w:r>
        <w:t xml:space="preserve">and has the same dimension,</w:t>
      </w:r>
      <w:r>
        <w:t xml:space="preserve"> </w:t>
      </w:r>
      <w:r>
        <w:t xml:space="preserve">so it equals</w:t>
      </w:r>
      <w:r>
        <w:t xml:space="preserve"> </w:t>
      </w:r>
      <m:oMath>
        <m:r>
          <m:rPr>
            <m:scr m:val="script"/>
            <m:sty m:val="p"/>
          </m:rPr>
          <m:t>S</m:t>
        </m:r>
      </m:oMath>
      <w:r>
        <w:t xml:space="preserve"> </w:t>
      </w:r>
      <w:r>
        <w:t xml:space="preserve">(</w:t>
      </w:r>
      <w:hyperlink w:anchor="thm-subspace-equal-dim">
        <w:r>
          <w:rPr>
            <w:rStyle w:val="Hyperlink"/>
          </w:rPr>
          <w:t xml:space="preserve">Theorem 31</w:t>
        </w:r>
      </w:hyperlink>
      <w:r>
        <w:t xml:space="preserve">).</w:t>
      </w:r>
    </w:p>
    <w:bookmarkStart w:id="335" w:name="exm-double-complement"/>
    <w:p>
      <w:pPr>
        <w:pStyle w:val="BodyText"/>
      </w:pPr>
      <w:del w:id="13641" w:author="PR Preview" w:date="2026-01-01T00:00:00Z">
        <w:r>
          <w:rPr>
            <w:b/>
            <w:bCs/>
          </w:rPr>
          <w:delText xml:space="preserve">Example 94 (Back to the line)</w:delText>
        </w:r>
      </w:del>
      <w:del w:id="13642" w:author="PR Preview" w:date="2026-01-01T00:00:00Z">
        <w:r>
          <w:delText xml:space="preserve"> </w:delText>
        </w:r>
      </w:del>
      <w:del w:id="13643" w:author="PR Preview" w:date="2026-01-01T00:00:00Z">
        <w:r>
          <w:delText xml:space="preserve">In</w:delText>
        </w:r>
      </w:del>
      <w:del w:id="13644" w:author="PR Preview" w:date="2026-01-01T00:00:00Z">
        <w:r>
          <w:delText xml:space="preserve"> </w:delText>
        </w:r>
      </w:del>
      <w:hyperlink w:anchor="exm-orthogonal-direct-sum">
        <w:del w:id="13645" w:author="PR Preview" w:date="2026-01-01T00:00:00Z">
          <w:r>
            <w:rPr>
              <w:rStyle w:val="Hyperlink"/>
            </w:rPr>
            <w:delText xml:space="preserve">Example 93</w:delText>
          </w:r>
        </w:del>
      </w:hyperlink>
      <w:del w:id="13646" w:author="PR Preview" w:date="2026-01-01T00:00:00Z">
        <w:r>
          <w:delText xml:space="preserve">,</w:delText>
        </w:r>
      </w:del>
      <w:del w:id="13647"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13648" w:author="PR Preview" w:date="2026-01-01T00:00:00Z">
        <w:r>
          <w:delText xml:space="preserve"> </w:delText>
        </w:r>
      </w:del>
      <w:del w:id="13649" w:author="PR Preview" w:date="2026-01-01T00:00:00Z">
        <w:r>
          <w:delText xml:space="preserve">and</w:delText>
        </w:r>
      </w:del>
      <w:del w:id="13650" w:author="PR Preview" w:date="2026-01-01T00:00:00Z">
        <w:r>
          <w:delText xml:space="preserve"> </w:delText>
        </w:r>
      </w:del>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del w:id="13651" w:author="PR Preview" w:date="2026-01-01T00:00:00Z">
        <w:r>
          <w:delText xml:space="preserve">.</w:delText>
        </w:r>
      </w:del>
      <w:del w:id="13652" w:author="PR Preview" w:date="2026-01-01T00:00:00Z">
        <w:r>
          <w:delText xml:space="preserve"> </w:delText>
        </w:r>
      </w:del>
      <w:del w:id="13653" w:author="PR Preview" w:date="2026-01-01T00:00:00Z">
        <w:r>
          <w:delText xml:space="preserve">Put those two spanning vectors in the columns of the</w:delText>
        </w:r>
      </w:del>
      <w:del w:id="13654" w:author="PR Preview" w:date="2026-01-01T00:00:00Z">
        <w:r>
          <w:delText xml:space="preserve"> </w:delText>
        </w:r>
      </w:del>
      <m:oMath>
        <m:r>
          <m:t>3</m:t>
        </m:r>
        <m:r>
          <m:rPr>
            <m:sty m:val="p"/>
          </m:rPr>
          <m:t>×</m:t>
        </m:r>
        <m:r>
          <m:t>2</m:t>
        </m:r>
      </m:oMath>
      <w:del w:id="13655" w:author="PR Preview" w:date="2026-01-01T00:00:00Z">
        <w:r>
          <w:delText xml:space="preserve"> </w:delText>
        </w:r>
      </w:del>
      <w:del w:id="13656" w:author="PR Preview" w:date="2026-01-01T00:00:00Z">
        <w:r>
          <w:delText xml:space="preserve">matrix</w:delText>
        </w:r>
      </w:del>
      <w:del w:id="13657"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del w:id="13658" w:author="PR Preview" w:date="2026-01-01T00:00:00Z">
        <w:r>
          <w:delText xml:space="preserve">,</w:delText>
        </w:r>
      </w:del>
      <w:del w:id="13659" w:author="PR Preview" w:date="2026-01-01T00:00:00Z">
        <w:r>
          <w:delText xml:space="preserve"> </w:delText>
        </w:r>
      </w:del>
      <w:del w:id="13660" w:author="PR Preview" w:date="2026-01-01T00:00:00Z">
        <w:r>
          <w:delText xml:space="preserve">so</w:delText>
        </w:r>
      </w:del>
      <w:del w:id="13661" w:author="PR Preview" w:date="2026-01-01T00:00:00Z">
        <w:r>
          <w:delText xml:space="preserve"> </w:delText>
        </w:r>
      </w:del>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del w:id="13662" w:author="PR Preview" w:date="2026-01-01T00:00:00Z">
        <w:r>
          <w:delText xml:space="preserve"> </w:delText>
        </w:r>
      </w:del>
      <w:del w:id="13663" w:author="PR Preview" w:date="2026-01-01T00:00:00Z">
        <w:r>
          <w:delText xml:space="preserve">(</w:delText>
        </w:r>
      </w:del>
      <w:hyperlink w:anchor="thm-column-space-span">
        <w:del w:id="13664" w:author="PR Preview" w:date="2026-01-01T00:00:00Z">
          <w:r>
            <w:rPr>
              <w:rStyle w:val="Hyperlink"/>
            </w:rPr>
            <w:delText xml:space="preserve">Theorem 32</w:delText>
          </w:r>
        </w:del>
      </w:hyperlink>
      <w:del w:id="13665" w:author="PR Preview" w:date="2026-01-01T00:00:00Z">
        <w:r>
          <w:delText xml:space="preserve">)</w:delText>
        </w:r>
      </w:del>
      <w:del w:id="13666" w:author="PR Preview" w:date="2026-01-01T00:00:00Z">
        <w:r>
          <w:delText xml:space="preserve"> </w:delText>
        </w:r>
      </w:del>
      <w:del w:id="13667" w:author="PR Preview" w:date="2026-01-01T00:00:00Z">
        <w:r>
          <w:delText xml:space="preserve">and</w:delText>
        </w:r>
      </w:del>
      <w:del w:id="13668" w:author="PR Preview" w:date="2026-01-01T00:00:00Z">
        <w:r>
          <w:delText xml:space="preserve"> </w:delText>
        </w:r>
      </w:del>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del w:id="13669" w:author="PR Preview" w:date="2026-01-01T00:00:00Z">
        <w:r>
          <w:delText xml:space="preserve"> </w:delText>
        </w:r>
      </w:del>
      <w:del w:id="13670" w:author="PR Preview" w:date="2026-01-01T00:00:00Z">
        <w:r>
          <w:delText xml:space="preserve">(</w:delText>
        </w:r>
      </w:del>
      <w:hyperlink w:anchor="thm-complement-null-space">
        <w:del w:id="13671" w:author="PR Preview" w:date="2026-01-01T00:00:00Z">
          <w:r>
            <w:rPr>
              <w:rStyle w:val="Hyperlink"/>
            </w:rPr>
            <w:delText xml:space="preserve">Theorem 52</w:delText>
          </w:r>
        </w:del>
      </w:hyperlink>
      <w:del w:id="13672" w:author="PR Preview" w:date="2026-01-01T00:00:00Z">
        <w:r>
          <w:delText xml:space="preserve">).</w:delText>
        </w:r>
      </w:del>
      <w:del w:id="13673" w:author="PR Preview" w:date="2026-01-01T00:00:00Z">
        <w:r>
          <w:delText xml:space="preserve"> </w:delText>
        </w:r>
      </w:del>
      <w:del w:id="13674" w:author="PR Preview" w:date="2026-01-01T00:00:00Z">
        <w:r>
          <w:delText xml:space="preserve">Since</w:delText>
        </w:r>
      </w:del>
      <w:del w:id="13675" w:author="PR Preview" w:date="2026-01-01T00:00:00Z">
        <w:r>
          <w:delText xml:space="preserve"> </w:delText>
        </w:r>
      </w:del>
      <m:oMath>
        <m:sSup>
          <m:e>
            <m:r>
              <m:rPr>
                <m:sty m:val="bi"/>
              </m:rPr>
              <m:t>B</m:t>
            </m:r>
          </m:e>
          <m:sup>
            <m:r>
              <m:rPr>
                <m:sty m:val="p"/>
              </m:rPr>
              <m:t>⊤</m:t>
            </m:r>
          </m:sup>
        </m:sSup>
        <m:limLow>
          <m:e>
            <m:r>
              <m:t>w</m:t>
            </m:r>
          </m:e>
          <m:lim>
            <m:r>
              <m:rPr>
                <m:sty m:val="p"/>
              </m:rPr>
              <m:t>∼</m:t>
            </m:r>
          </m:lim>
        </m:limLow>
        <m:r>
          <m:rPr>
            <m:sty m:val="p"/>
          </m:rPr>
          <m:t>=</m:t>
        </m:r>
        <m:r>
          <m:rPr>
            <m:sty m:val="p"/>
          </m:rPr>
          <m:t>(</m:t>
        </m:r>
        <m:sSub>
          <m:e>
            <m:r>
              <m:t>w</m:t>
            </m:r>
          </m:e>
          <m:sub>
            <m:r>
              <m:t>1</m:t>
            </m:r>
          </m:sub>
        </m:sSub>
        <m:r>
          <m:rPr>
            <m:sty m:val="p"/>
          </m:rPr>
          <m:t>−</m:t>
        </m:r>
        <m:sSub>
          <m:e>
            <m:r>
              <m:t>w</m:t>
            </m:r>
          </m:e>
          <m:sub>
            <m:r>
              <m:t>2</m:t>
            </m:r>
          </m:sub>
        </m:sSub>
        <m:r>
          <m:rPr>
            <m:sty m:val="p"/>
          </m:rPr>
          <m:t>,</m:t>
        </m:r>
        <m:r>
          <m:t> </m:t>
        </m:r>
        <m:sSub>
          <m:e>
            <m:r>
              <m:t>w</m:t>
            </m:r>
          </m:e>
          <m:sub>
            <m:r>
              <m:t>3</m:t>
            </m:r>
          </m:sub>
        </m:sSub>
        <m:r>
          <m:rPr>
            <m:sty m:val="p"/>
          </m:rPr>
          <m:t>)</m:t>
        </m:r>
      </m:oMath>
      <w:del w:id="13676" w:author="PR Preview" w:date="2026-01-01T00:00:00Z">
        <w:r>
          <w:delText xml:space="preserve"> </w:delText>
        </w:r>
      </w:del>
      <w:del w:id="13677" w:author="PR Preview" w:date="2026-01-01T00:00:00Z">
        <w:r>
          <w:delText xml:space="preserve">(</w:delText>
        </w:r>
      </w:del>
      <w:hyperlink w:anchor="def-matvec-mult">
        <w:del w:id="13678" w:author="PR Preview" w:date="2026-01-01T00:00:00Z">
          <w:r>
            <w:rPr>
              <w:rStyle w:val="Hyperlink"/>
            </w:rPr>
            <w:delText xml:space="preserve">Definition 32</w:delText>
          </w:r>
        </w:del>
      </w:hyperlink>
      <w:del w:id="13679" w:author="PR Preview" w:date="2026-01-01T00:00:00Z">
        <w:r>
          <w:delText xml:space="preserve">),</w:delText>
        </w:r>
      </w:del>
      <w:del w:id="13680" w:author="PR Preview" w:date="2026-01-01T00:00:00Z">
        <w:r>
          <w:delText xml:space="preserve"> </w:delText>
        </w:r>
      </w:del>
      <m:oMath>
        <m:limLow>
          <m:e>
            <m:r>
              <m:t>w</m:t>
            </m:r>
          </m:e>
          <m:lim>
            <m:r>
              <m:rPr>
                <m:sty m:val="p"/>
              </m:rPr>
              <m:t>∼</m:t>
            </m:r>
          </m:lim>
        </m:limLow>
        <m:r>
          <m:rPr>
            <m:sty m:val="p"/>
          </m:rPr>
          <m:t>∈</m:t>
        </m:r>
        <m:r>
          <m:rPr>
            <m:sty m:val="p"/>
          </m:rPr>
          <m:t>(</m:t>
        </m:r>
        <m:sSup>
          <m:e>
            <m:r>
              <m:rPr>
                <m:scr m:val="script"/>
                <m:sty m:val="p"/>
              </m:rPr>
              <m:t>S</m:t>
            </m:r>
          </m:e>
          <m:sup>
            <m:r>
              <m:rPr>
                <m:sty m:val="p"/>
              </m:rPr>
              <m:t>⟂</m:t>
            </m:r>
          </m:sup>
        </m:sSup>
        <m:sSup>
          <m:e>
            <m:r>
              <m:rPr>
                <m:sty m:val="p"/>
              </m:rPr>
              <m:t>)</m:t>
            </m:r>
          </m:e>
          <m:sup>
            <m:r>
              <m:rPr>
                <m:sty m:val="p"/>
              </m:rPr>
              <m:t>⟂</m:t>
            </m:r>
          </m:sup>
        </m:sSup>
      </m:oMath>
      <w:del w:id="13681" w:author="PR Preview" w:date="2026-01-01T00:00:00Z">
        <w:r>
          <w:delText xml:space="preserve"> </w:delText>
        </w:r>
      </w:del>
      <w:del w:id="13682" w:author="PR Preview" w:date="2026-01-01T00:00:00Z">
        <w:r>
          <w:delText xml:space="preserve">exactly when</w:delText>
        </w:r>
      </w:del>
      <w:del w:id="13683" w:author="PR Preview" w:date="2026-01-01T00:00:00Z">
        <w:r>
          <w:delText xml:space="preserve"> </w:delText>
        </w:r>
      </w:del>
      <m:oMath>
        <m:sSub>
          <m:e>
            <m:r>
              <m:t>w</m:t>
            </m:r>
          </m:e>
          <m:sub>
            <m:r>
              <m:t>1</m:t>
            </m:r>
          </m:sub>
        </m:sSub>
        <m:r>
          <m:rPr>
            <m:sty m:val="p"/>
          </m:rPr>
          <m:t>−</m:t>
        </m:r>
        <m:sSub>
          <m:e>
            <m:r>
              <m:t>w</m:t>
            </m:r>
          </m:e>
          <m:sub>
            <m:r>
              <m:t>2</m:t>
            </m:r>
          </m:sub>
        </m:sSub>
        <m:r>
          <m:rPr>
            <m:sty m:val="p"/>
          </m:rPr>
          <m:t>=</m:t>
        </m:r>
        <m:r>
          <m:t>0</m:t>
        </m:r>
      </m:oMath>
      <w:del w:id="13684" w:author="PR Preview" w:date="2026-01-01T00:00:00Z">
        <w:r>
          <w:delText xml:space="preserve"> </w:delText>
        </w:r>
      </w:del>
      <w:del w:id="13685" w:author="PR Preview" w:date="2026-01-01T00:00:00Z">
        <w:r>
          <w:delText xml:space="preserve">and</w:delText>
        </w:r>
      </w:del>
      <w:del w:id="13686" w:author="PR Preview" w:date="2026-01-01T00:00:00Z">
        <w:r>
          <w:delText xml:space="preserve"> </w:delText>
        </w:r>
      </w:del>
      <m:oMath>
        <m:sSub>
          <m:e>
            <m:r>
              <m:t>w</m:t>
            </m:r>
          </m:e>
          <m:sub>
            <m:r>
              <m:t>3</m:t>
            </m:r>
          </m:sub>
        </m:sSub>
        <m:r>
          <m:rPr>
            <m:sty m:val="p"/>
          </m:rPr>
          <m:t>=</m:t>
        </m:r>
        <m:r>
          <m:t>0</m:t>
        </m:r>
      </m:oMath>
      <w:del w:id="13687" w:author="PR Preview" w:date="2026-01-01T00:00:00Z">
        <w:r>
          <w:delText xml:space="preserve">.</w:delText>
        </w:r>
      </w:del>
      <w:del w:id="13688" w:author="PR Preview" w:date="2026-01-01T00:00:00Z">
        <w:r>
          <w:delText xml:space="preserve"> </w:delText>
        </w:r>
      </w:del>
      <w:del w:id="13689" w:author="PR Preview" w:date="2026-01-01T00:00:00Z">
        <w:r>
          <w:delText xml:space="preserve">So</w:delText>
        </w:r>
      </w:del>
    </w:p>
    <w:p>
      <w:pPr>
        <w:pStyle w:val="BodyText"/>
      </w:pPr>
      <w:ins w:id="13690" w:author="PR Preview" w:date="2026-01-01T00:00:00Z">
        <w:r>
          <w:rPr>
            <w:b/>
            <w:bCs/>
          </w:rPr>
          <w:t xml:space="preserve">Example 94 (Back to the line)</w:t>
        </w:r>
      </w:ins>
      <w:ins w:id="13691" w:author="PR Preview" w:date="2026-01-01T00:00:00Z">
        <w:r>
          <w:t xml:space="preserve"> </w:t>
        </w:r>
      </w:ins>
      <w:ins w:id="13692" w:author="PR Preview" w:date="2026-01-01T00:00:00Z">
        <w:r>
          <w:t xml:space="preserve">In</w:t>
        </w:r>
      </w:ins>
      <w:ins w:id="13693" w:author="PR Preview" w:date="2026-01-01T00:00:00Z">
        <w:r>
          <w:t xml:space="preserve"> </w:t>
        </w:r>
      </w:ins>
      <w:hyperlink w:anchor="exm-orthogonal-direct-sum">
        <w:ins w:id="13694" w:author="PR Preview" w:date="2026-01-01T00:00:00Z">
          <w:r>
            <w:rPr>
              <w:rStyle w:val="Hyperlink"/>
            </w:rPr>
            <w:t xml:space="preserve">Example 93</w:t>
          </w:r>
        </w:ins>
      </w:hyperlink>
      <w:ins w:id="13695" w:author="PR Preview" w:date="2026-01-01T00:00:00Z">
        <w:r>
          <w:t xml:space="preserve">,</w:t>
        </w:r>
      </w:ins>
      <w:ins w:id="13696"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13697" w:author="PR Preview" w:date="2026-01-01T00:00:00Z">
        <w:r>
          <w:t xml:space="preserve"> </w:t>
        </w:r>
      </w:ins>
      <w:ins w:id="13698" w:author="PR Preview" w:date="2026-01-01T00:00:00Z">
        <w:r>
          <w:t xml:space="preserve">and</w:t>
        </w:r>
      </w:ins>
      <w:ins w:id="13699" w:author="PR Preview" w:date="2026-01-01T00:00:00Z">
        <w:r>
          <w:t xml:space="preserve"> </w:t>
        </w:r>
      </w:ins>
      <m:oMath>
        <m:sSup>
          <m:e>
            <m:r>
              <m:rPr>
                <m:scr m:val="script"/>
                <m:sty m:val="p"/>
              </m:rPr>
              <m:t>S</m:t>
            </m:r>
          </m:e>
          <m:sup>
            <m:r>
              <m:rPr>
                <m:sty m:val="p"/>
              </m:rPr>
              <m:t>⟂</m:t>
            </m:r>
          </m:sup>
        </m:sSup>
        <m:r>
          <m:rPr>
            <m:sty m:val="p"/>
          </m:rPr>
          <m:t>=</m:t>
        </m:r>
        <m:r>
          <m:rPr>
            <m:sty m:val="p"/>
          </m:rPr>
          <m:t>span</m:t>
        </m:r>
        <m:r>
          <m:t>​</m:t>
        </m:r>
        <m:d>
          <m:dPr>
            <m:begChr m:val="{"/>
            <m:sepChr m:val=""/>
            <m:endChr m:val="}"/>
            <m:grow/>
          </m:dPr>
          <m:e>
            <m:r>
              <m:rPr>
                <m:sty m:val="p"/>
              </m:rPr>
              <m:t>(</m:t>
            </m:r>
            <m:r>
              <m:t>1</m:t>
            </m:r>
            <m:r>
              <m:rPr>
                <m:sty m:val="p"/>
              </m:rPr>
              <m:t>,</m:t>
            </m:r>
            <m:r>
              <m:rPr>
                <m:sty m:val="p"/>
              </m:rPr>
              <m:t>−</m:t>
            </m:r>
            <m:r>
              <m:t>1</m:t>
            </m:r>
            <m:r>
              <m:rPr>
                <m:sty m:val="p"/>
              </m:rPr>
              <m:t>,</m:t>
            </m:r>
            <m:r>
              <m:t>0</m:t>
            </m:r>
            <m:r>
              <m:rPr>
                <m:sty m:val="p"/>
              </m:rPr>
              <m:t>)</m:t>
            </m:r>
            <m:r>
              <m:rPr>
                <m:sty m:val="p"/>
              </m:rPr>
              <m:t>,</m:t>
            </m:r>
            <m:r>
              <m:rPr>
                <m:sty m:val="p"/>
              </m:rPr>
              <m:t>(</m:t>
            </m:r>
            <m:r>
              <m:t>0</m:t>
            </m:r>
            <m:r>
              <m:rPr>
                <m:sty m:val="p"/>
              </m:rPr>
              <m:t>,</m:t>
            </m:r>
            <m:r>
              <m:t>0</m:t>
            </m:r>
            <m:r>
              <m:rPr>
                <m:sty m:val="p"/>
              </m:rPr>
              <m:t>,</m:t>
            </m:r>
            <m:r>
              <m:t>1</m:t>
            </m:r>
            <m:r>
              <m:rPr>
                <m:sty m:val="p"/>
              </m:rPr>
              <m:t>)</m:t>
            </m:r>
          </m:e>
        </m:d>
        <m:r>
          <m:t>​</m:t>
        </m:r>
      </m:oMath>
      <w:ins w:id="13700" w:author="PR Preview" w:date="2026-01-01T00:00:00Z">
        <w:r>
          <w:t xml:space="preserve">.</w:t>
        </w:r>
      </w:ins>
      <w:ins w:id="13701" w:author="PR Preview" w:date="2026-01-01T00:00:00Z">
        <w:r>
          <w:t xml:space="preserve"> </w:t>
        </w:r>
      </w:ins>
      <w:ins w:id="13702" w:author="PR Preview" w:date="2026-01-01T00:00:00Z">
        <w:r>
          <w:t xml:space="preserve">Put those two spanning vectors in the columns of the</w:t>
        </w:r>
      </w:ins>
      <w:ins w:id="13703" w:author="PR Preview" w:date="2026-01-01T00:00:00Z">
        <w:r>
          <w:t xml:space="preserve"> </w:t>
        </w:r>
      </w:ins>
      <m:oMath>
        <m:r>
          <m:t>3</m:t>
        </m:r>
        <m:r>
          <m:rPr>
            <m:sty m:val="p"/>
          </m:rPr>
          <m:t>×</m:t>
        </m:r>
        <m:r>
          <m:t>2</m:t>
        </m:r>
      </m:oMath>
      <w:ins w:id="13704" w:author="PR Preview" w:date="2026-01-01T00:00:00Z">
        <w:r>
          <w:t xml:space="preserve"> </w:t>
        </w:r>
      </w:ins>
      <w:ins w:id="13705" w:author="PR Preview" w:date="2026-01-01T00:00:00Z">
        <w:r>
          <w:t xml:space="preserve">matrix</w:t>
        </w:r>
      </w:ins>
      <w:ins w:id="13706"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rPr>
                      <m:sty m:val="p"/>
                    </m:rPr>
                    <m:t>−</m:t>
                  </m:r>
                  <m:r>
                    <m:t>1</m:t>
                  </m:r>
                </m:e>
                <m:e>
                  <m:r>
                    <m:t>0</m:t>
                  </m:r>
                </m:e>
              </m:mr>
              <m:mr>
                <m:e>
                  <m:r>
                    <m:t>0</m:t>
                  </m:r>
                </m:e>
                <m:e>
                  <m:r>
                    <m:t>1</m:t>
                  </m:r>
                </m:e>
              </m:mr>
            </m:m>
          </m:e>
        </m:d>
      </m:oMath>
      <w:ins w:id="13707" w:author="PR Preview" w:date="2026-01-01T00:00:00Z">
        <w:r>
          <w:t xml:space="preserve">,</w:t>
        </w:r>
      </w:ins>
      <w:ins w:id="13708" w:author="PR Preview" w:date="2026-01-01T00:00:00Z">
        <w:r>
          <w:t xml:space="preserve"> </w:t>
        </w:r>
      </w:ins>
      <w:ins w:id="13709" w:author="PR Preview" w:date="2026-01-01T00:00:00Z">
        <w:r>
          <w:t xml:space="preserve">so</w:t>
        </w:r>
      </w:ins>
      <w:ins w:id="13710" w:author="PR Preview" w:date="2026-01-01T00:00:00Z">
        <w:r>
          <w:t xml:space="preserve"> </w:t>
        </w:r>
      </w:ins>
      <m:oMath>
        <m:sSup>
          <m:e>
            <m:r>
              <m:rPr>
                <m:scr m:val="script"/>
                <m:sty m:val="p"/>
              </m:rPr>
              <m:t>S</m:t>
            </m:r>
          </m:e>
          <m:sup>
            <m:r>
              <m:rPr>
                <m:sty m:val="p"/>
              </m:rPr>
              <m:t>⟂</m:t>
            </m:r>
          </m:sup>
        </m:sSup>
        <m:r>
          <m:rPr>
            <m:sty m:val="p"/>
          </m:rPr>
          <m:t>=</m:t>
        </m:r>
        <m:r>
          <m:rPr>
            <m:scr m:val="script"/>
            <m:sty m:val="p"/>
          </m:rPr>
          <m:t>C</m:t>
        </m:r>
        <m:r>
          <m:rPr>
            <m:sty m:val="p"/>
          </m:rPr>
          <m:t>(</m:t>
        </m:r>
        <m:r>
          <m:rPr>
            <m:sty m:val="bi"/>
          </m:rPr>
          <m:t>B</m:t>
        </m:r>
        <m:r>
          <m:rPr>
            <m:sty m:val="p"/>
          </m:rPr>
          <m:t>)</m:t>
        </m:r>
      </m:oMath>
      <w:ins w:id="13711" w:author="PR Preview" w:date="2026-01-01T00:00:00Z">
        <w:r>
          <w:t xml:space="preserve"> </w:t>
        </w:r>
      </w:ins>
      <w:ins w:id="13712" w:author="PR Preview" w:date="2026-01-01T00:00:00Z">
        <w:r>
          <w:t xml:space="preserve">(</w:t>
        </w:r>
      </w:ins>
      <w:hyperlink w:anchor="thm-column-space-span">
        <w:ins w:id="13713" w:author="PR Preview" w:date="2026-01-01T00:00:00Z">
          <w:r>
            <w:rPr>
              <w:rStyle w:val="Hyperlink"/>
            </w:rPr>
            <w:t xml:space="preserve">Theorem 32</w:t>
          </w:r>
        </w:ins>
      </w:hyperlink>
      <w:ins w:id="13714" w:author="PR Preview" w:date="2026-01-01T00:00:00Z">
        <w:r>
          <w:t xml:space="preserve">)</w:t>
        </w:r>
      </w:ins>
      <w:ins w:id="13715" w:author="PR Preview" w:date="2026-01-01T00:00:00Z">
        <w:r>
          <w:t xml:space="preserve"> </w:t>
        </w:r>
      </w:ins>
      <w:ins w:id="13716" w:author="PR Preview" w:date="2026-01-01T00:00:00Z">
        <w:r>
          <w:t xml:space="preserve">and</w:t>
        </w:r>
      </w:ins>
      <w:ins w:id="13717" w:author="PR Preview" w:date="2026-01-01T00:00:00Z">
        <w:r>
          <w:t xml:space="preserve"> </w:t>
        </w:r>
      </w:ins>
      <m:oMath>
        <m:r>
          <m:rPr>
            <m:sty m:val="p"/>
          </m:rPr>
          <m:t>(</m:t>
        </m:r>
        <m:sSup>
          <m:e>
            <m:r>
              <m:rPr>
                <m:scr m:val="script"/>
                <m:sty m:val="p"/>
              </m:rPr>
              <m:t>S</m:t>
            </m:r>
          </m:e>
          <m:sup>
            <m:r>
              <m:rPr>
                <m:sty m:val="p"/>
              </m:rPr>
              <m:t>⟂</m:t>
            </m:r>
          </m:sup>
        </m:sSup>
        <m:sSup>
          <m:e>
            <m:r>
              <m:rPr>
                <m:sty m:val="p"/>
              </m:rPr>
              <m:t>)</m:t>
            </m:r>
          </m:e>
          <m:sup>
            <m:r>
              <m:rPr>
                <m:sty m:val="p"/>
              </m:rPr>
              <m:t>⟂</m:t>
            </m:r>
          </m:sup>
        </m:sSup>
        <m:r>
          <m:rPr>
            <m:sty m:val="p"/>
          </m:rPr>
          <m:t>=</m:t>
        </m:r>
        <m:r>
          <m:rPr>
            <m:scr m:val="script"/>
            <m:sty m:val="p"/>
          </m:rPr>
          <m:t>N</m:t>
        </m:r>
        <m:r>
          <m:rPr>
            <m:sty m:val="p"/>
          </m:rPr>
          <m:t>(</m:t>
        </m:r>
        <m:sSup>
          <m:e>
            <m:r>
              <m:rPr>
                <m:sty m:val="bi"/>
              </m:rPr>
              <m:t>B</m:t>
            </m:r>
          </m:e>
          <m:sup>
            <m:r>
              <m:rPr>
                <m:sty m:val="p"/>
              </m:rPr>
              <m:t>⊤</m:t>
            </m:r>
          </m:sup>
        </m:sSup>
        <m:r>
          <m:rPr>
            <m:sty m:val="p"/>
          </m:rPr>
          <m:t>)</m:t>
        </m:r>
      </m:oMath>
      <w:ins w:id="13718" w:author="PR Preview" w:date="2026-01-01T00:00:00Z">
        <w:r>
          <w:t xml:space="preserve"> </w:t>
        </w:r>
      </w:ins>
      <w:ins w:id="13719" w:author="PR Preview" w:date="2026-01-01T00:00:00Z">
        <w:r>
          <w:t xml:space="preserve">(</w:t>
        </w:r>
      </w:ins>
      <w:hyperlink w:anchor="thm-complement-null-space">
        <w:ins w:id="13720" w:author="PR Preview" w:date="2026-01-01T00:00:00Z">
          <w:r>
            <w:rPr>
              <w:rStyle w:val="Hyperlink"/>
            </w:rPr>
            <w:t xml:space="preserve">Theorem 52</w:t>
          </w:r>
        </w:ins>
      </w:hyperlink>
      <w:ins w:id="13721" w:author="PR Preview" w:date="2026-01-01T00:00:00Z">
        <w:r>
          <w:t xml:space="preserve">).</w:t>
        </w:r>
      </w:ins>
      <w:ins w:id="13722" w:author="PR Preview" w:date="2026-01-01T00:00:00Z">
        <w:r>
          <w:t xml:space="preserve"> </w:t>
        </w:r>
      </w:ins>
      <w:ins w:id="13723" w:author="PR Preview" w:date="2026-01-01T00:00:00Z">
        <w:r>
          <w:t xml:space="preserve">Since</w:t>
        </w:r>
      </w:ins>
      <w:ins w:id="13724" w:author="PR Preview" w:date="2026-01-01T00:00:00Z">
        <w:r>
          <w:t xml:space="preserve"> </w:t>
        </w:r>
      </w:ins>
      <w:ins w:id="13725" w:author="PR Preview" w:date="2026-01-01T00:00:00Z">
        <w:r>
          <w:t xml:space="preserve">${\mathbf{B}}^{\top} \mathord{\smash[b]{\underset{\raise.3ex\hbox{$\scriptstyle\sim$}}{w}}\vphantom{w}} = (w_1 - w_2,\ w_3)$</w:t>
        </w:r>
      </w:ins>
      <w:ins w:id="13726" w:author="PR Preview" w:date="2026-01-01T00:00:00Z">
        <w:r>
          <w:t xml:space="preserve"> </w:t>
        </w:r>
      </w:ins>
      <w:ins w:id="13727" w:author="PR Preview" w:date="2026-01-01T00:00:00Z">
        <w:r>
          <w:t xml:space="preserve">(</w:t>
        </w:r>
      </w:ins>
      <w:hyperlink w:anchor="def-matvec-mult">
        <w:ins w:id="13728" w:author="PR Preview" w:date="2026-01-01T00:00:00Z">
          <w:r>
            <w:rPr>
              <w:rStyle w:val="Hyperlink"/>
            </w:rPr>
            <w:t xml:space="preserve">Definition 32</w:t>
          </w:r>
        </w:ins>
      </w:hyperlink>
      <w:ins w:id="13729" w:author="PR Preview" w:date="2026-01-01T00:00:00Z">
        <w:r>
          <w:t xml:space="preserve">),</w:t>
        </w:r>
      </w:ins>
      <w:ins w:id="13730" w:author="PR Preview" w:date="2026-01-01T00:00:00Z">
        <w:r>
          <w:t xml:space="preserve"> </w:t>
        </w:r>
      </w:ins>
      <w:ins w:id="13731" w:author="PR Preview" w:date="2026-01-01T00:00:00Z">
        <w:r>
          <w:t xml:space="preserve">$\mathord{\smash[b]{\underset{\raise.3ex\hbox{$\scriptstyle\sim$}}{w}}\vphantom{w}} \in (\mathcal{S}^\perp)^\perp$</w:t>
        </w:r>
      </w:ins>
      <w:ins w:id="13732" w:author="PR Preview" w:date="2026-01-01T00:00:00Z">
        <w:r>
          <w:t xml:space="preserve"> </w:t>
        </w:r>
      </w:ins>
      <w:ins w:id="13733" w:author="PR Preview" w:date="2026-01-01T00:00:00Z">
        <w:r>
          <w:t xml:space="preserve">exactly when</w:t>
        </w:r>
      </w:ins>
      <w:ins w:id="13734" w:author="PR Preview" w:date="2026-01-01T00:00:00Z">
        <w:r>
          <w:t xml:space="preserve"> </w:t>
        </w:r>
      </w:ins>
      <m:oMath>
        <m:sSub>
          <m:e>
            <m:r>
              <m:t>w</m:t>
            </m:r>
          </m:e>
          <m:sub>
            <m:r>
              <m:t>1</m:t>
            </m:r>
          </m:sub>
        </m:sSub>
        <m:r>
          <m:rPr>
            <m:sty m:val="p"/>
          </m:rPr>
          <m:t>−</m:t>
        </m:r>
        <m:sSub>
          <m:e>
            <m:r>
              <m:t>w</m:t>
            </m:r>
          </m:e>
          <m:sub>
            <m:r>
              <m:t>2</m:t>
            </m:r>
          </m:sub>
        </m:sSub>
        <m:r>
          <m:rPr>
            <m:sty m:val="p"/>
          </m:rPr>
          <m:t>=</m:t>
        </m:r>
        <m:r>
          <m:t>0</m:t>
        </m:r>
      </m:oMath>
      <w:ins w:id="13735" w:author="PR Preview" w:date="2026-01-01T00:00:00Z">
        <w:r>
          <w:t xml:space="preserve"> </w:t>
        </w:r>
      </w:ins>
      <w:ins w:id="13736" w:author="PR Preview" w:date="2026-01-01T00:00:00Z">
        <w:r>
          <w:t xml:space="preserve">and</w:t>
        </w:r>
      </w:ins>
      <w:ins w:id="13737" w:author="PR Preview" w:date="2026-01-01T00:00:00Z">
        <w:r>
          <w:t xml:space="preserve"> </w:t>
        </w:r>
      </w:ins>
      <m:oMath>
        <m:sSub>
          <m:e>
            <m:r>
              <m:t>w</m:t>
            </m:r>
          </m:e>
          <m:sub>
            <m:r>
              <m:t>3</m:t>
            </m:r>
          </m:sub>
        </m:sSub>
        <m:r>
          <m:rPr>
            <m:sty m:val="p"/>
          </m:rPr>
          <m:t>=</m:t>
        </m:r>
        <m:r>
          <m:t>0</m:t>
        </m:r>
      </m:oMath>
      <w:ins w:id="13738" w:author="PR Preview" w:date="2026-01-01T00:00:00Z">
        <w:r>
          <w:t xml:space="preserve">.</w:t>
        </w:r>
      </w:ins>
      <w:ins w:id="13739" w:author="PR Preview" w:date="2026-01-01T00:00:00Z">
        <w:r>
          <w:t xml:space="preserve"> </w:t>
        </w:r>
      </w:ins>
      <w:ins w:id="13740" w:author="PR Preview" w:date="2026-01-01T00:00:00Z">
        <w:r>
          <w:t xml:space="preserve">So</w:t>
        </w:r>
      </w:ins>
    </w:p>
    <w:p>
      <w:pPr>
        <w:pStyle w:val="BodyText"/>
      </w:pPr>
      <m:oMathPara>
        <m:oMathParaPr>
          <m:jc m:val="center"/>
        </m:oMathParaPr>
        <m:oMath>
          <m:eqArr>
            <m:e>
              <m:r>
                <m:rPr>
                  <m:sty m:val="p"/>
                </m:rPr>
                <m:t>(</m:t>
              </m:r>
              <m:sSup>
                <m:e>
                  <m:r>
                    <m:rPr>
                      <m:scr m:val="script"/>
                      <m:sty m:val="p"/>
                    </m:rPr>
                    <m:t>S</m:t>
                  </m:r>
                </m:e>
                <m:sup>
                  <m:r>
                    <m:rPr>
                      <m:sty m:val="p"/>
                    </m:rPr>
                    <m:t>⟂</m:t>
                  </m:r>
                </m:sup>
              </m:sSup>
              <m:sSup>
                <m:e>
                  <m:r>
                    <m:rPr>
                      <m:sty m:val="p"/>
                    </m:rPr>
                    <m:t>)</m:t>
                  </m:r>
                </m:e>
                <m:sup>
                  <m:r>
                    <m:rPr>
                      <m:sty m:val="p"/>
                    </m:rPr>
                    <m:t>⟂</m:t>
                  </m:r>
                </m:sup>
              </m:sSup>
              <m:r>
                <m:t>&amp;</m:t>
              </m:r>
              <m:r>
                <m:rPr>
                  <m:sty m:val="p"/>
                </m:rPr>
                <m:t>=</m:t>
              </m:r>
              <m:r>
                <m:t>​</m:t>
              </m:r>
              <m:d>
                <m:dPr>
                  <m:begChr m:val="{"/>
                  <m:sepChr m:val=""/>
                  <m:endChr m:val="}"/>
                  <m:grow/>
                </m:dPr>
                <m:e>
                  <m:r>
                    <m:rPr>
                      <m:sty m:val="p"/>
                    </m:rPr>
                    <m:t>(</m:t>
                  </m:r>
                  <m:r>
                    <m:t>a</m:t>
                  </m:r>
                  <m:r>
                    <m:rPr>
                      <m:sty m:val="p"/>
                    </m:rPr>
                    <m:t>,</m:t>
                  </m:r>
                  <m:r>
                    <m:t>a</m:t>
                  </m:r>
                  <m:r>
                    <m:rPr>
                      <m:sty m:val="p"/>
                    </m:rPr>
                    <m:t>,</m:t>
                  </m:r>
                  <m:r>
                    <m:t>0</m:t>
                  </m:r>
                  <m:r>
                    <m:rPr>
                      <m:sty m:val="p"/>
                    </m:rPr>
                    <m:t>)</m:t>
                  </m:r>
                  <m:r>
                    <m:rPr>
                      <m:sty m:val="p"/>
                    </m:rPr>
                    <m:t>:</m:t>
                  </m:r>
                  <m:r>
                    <m:t>a</m:t>
                  </m:r>
                  <m:r>
                    <m:rPr>
                      <m:sty m:val="p"/>
                    </m:rPr>
                    <m:t>∈</m:t>
                  </m:r>
                  <m:r>
                    <m:rPr>
                      <m:scr m:val="double-struck"/>
                      <m:sty m:val="p"/>
                    </m:rPr>
                    <m:t>R</m:t>
                  </m:r>
                </m:e>
              </m:d>
              <m:r>
                <m:t>​</m:t>
              </m:r>
            </m:e>
            <m:e>
              <m:r>
                <m:t>&amp;</m:t>
              </m:r>
              <m:r>
                <m:rPr>
                  <m:sty m:val="p"/>
                </m:rPr>
                <m:t>=</m:t>
              </m:r>
              <m:r>
                <m:rPr>
                  <m:scr m:val="script"/>
                  <m:sty m:val="p"/>
                </m:rPr>
                <m:t>S</m:t>
              </m:r>
              <m:r>
                <m:rPr>
                  <m:sty m:val="p"/>
                </m:rPr>
                <m:t>.</m:t>
              </m:r>
            </m:e>
          </m:eqArr>
        </m:oMath>
      </m:oMathPara>
    </w:p>
    <w:bookmarkEnd w:id="335"/>
    <w:bookmarkStart w:id="336" w:name="exm-double-complement-fails"/>
    <w:p>
      <w:pPr>
        <w:pStyle w:val="FirstParagraph"/>
      </w:pPr>
      <w:r>
        <w:rPr>
          <w:b/>
          <w:bCs/>
        </w:rPr>
        <w:t xml:space="preserve">Example 95 (A set that is not a subspace does not come back)</w:t>
      </w:r>
      <w:r>
        <w:t xml:space="preserve"> </w:t>
      </w:r>
      <w:r>
        <w:t xml:space="preserve">The one-element set</w:t>
      </w:r>
      <w:r>
        <w:t xml:space="preserve"> </w:t>
      </w:r>
      <m:oMath>
        <m:r>
          <m:rPr>
            <m:scr m:val="script"/>
            <m:sty m:val="p"/>
          </m:rPr>
          <m:t>X</m:t>
        </m:r>
        <m:r>
          <m:rPr>
            <m:sty m:val="p"/>
          </m:rPr>
          <m:t>=</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is not a subspace.</w:t>
      </w:r>
      <w:r>
        <w:t xml:space="preserve"> </w:t>
      </w:r>
      <w:r>
        <w:t xml:space="preserve">Its orthogonal complement is the same as that of</w:t>
      </w:r>
      <w:r>
        <w:t xml:space="preserve"> </w:t>
      </w:r>
      <m:oMath>
        <m:r>
          <m:rPr>
            <m:scr m:val="script"/>
            <m:sty m:val="p"/>
          </m:rPr>
          <m:t>S</m:t>
        </m:r>
      </m:oMath>
      <w:r>
        <w:t xml:space="preserve"> </w:t>
      </w:r>
      <w:r>
        <w:t xml:space="preserve">in</w:t>
      </w:r>
      <w:r>
        <w:t xml:space="preserve"> </w:t>
      </w:r>
      <w:hyperlink w:anchor="exm-double-complement">
        <w:r>
          <w:rPr>
            <w:rStyle w:val="Hyperlink"/>
          </w:rPr>
          <w:t xml:space="preserve">Example 94</w:t>
        </w:r>
      </w:hyperlink>
      <w:r>
        <w:t xml:space="preserve">,</w:t>
      </w:r>
      <w:r>
        <w:t xml:space="preserve"> </w:t>
      </w:r>
      <w:r>
        <w:t xml:space="preserve">since both are defined by the single condition</w:t>
      </w:r>
      <w:r>
        <w:t xml:space="preserve"> </w:t>
      </w:r>
      <m:oMath>
        <m:sSub>
          <m:e>
            <m:r>
              <m:t>u</m:t>
            </m:r>
          </m:e>
          <m:sub>
            <m:r>
              <m:t>1</m:t>
            </m:r>
          </m:sub>
        </m:sSub>
        <m:r>
          <m:rPr>
            <m:sty m:val="p"/>
          </m:rPr>
          <m:t>+</m:t>
        </m:r>
        <m:sSub>
          <m:e>
            <m:r>
              <m:t>u</m:t>
            </m:r>
          </m:e>
          <m:sub>
            <m:r>
              <m:t>2</m:t>
            </m:r>
          </m:sub>
        </m:sSub>
        <m:r>
          <m:rPr>
            <m:sty m:val="p"/>
          </m:rPr>
          <m:t>=</m:t>
        </m:r>
        <m:r>
          <m:t>0</m:t>
        </m:r>
      </m:oMath>
      <w:r>
        <w:t xml:space="preserve">,</w:t>
      </w:r>
      <w:r>
        <w:t xml:space="preserve"> </w:t>
      </w:r>
      <w:r>
        <w:t xml:space="preserve">so</w:t>
      </w:r>
      <w:r>
        <w:t xml:space="preserve"> </w:t>
      </w:r>
      <m:oMath>
        <m:r>
          <m:rPr>
            <m:sty m:val="p"/>
          </m:rPr>
          <m:t>(</m:t>
        </m:r>
        <m:sSup>
          <m:e>
            <m:r>
              <m:rPr>
                <m:scr m:val="script"/>
                <m:sty m:val="p"/>
              </m:rPr>
              <m:t>X</m:t>
            </m:r>
          </m:e>
          <m:sup>
            <m:r>
              <m:rPr>
                <m:sty m:val="p"/>
              </m:rPr>
              <m:t>⟂</m:t>
            </m:r>
          </m:sup>
        </m:sSup>
        <m:sSup>
          <m:e>
            <m:r>
              <m:rPr>
                <m:sty m:val="p"/>
              </m:rPr>
              <m:t>)</m:t>
            </m:r>
          </m:e>
          <m:sup>
            <m:r>
              <m:rPr>
                <m:sty m:val="p"/>
              </m:rPr>
              <m:t>⟂</m:t>
            </m:r>
          </m:sup>
        </m:sSup>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w:t>
      </w:r>
      <w:r>
        <w:t xml:space="preserve"> </w:t>
      </w:r>
      <w:r>
        <w:t xml:space="preserve">which contains</w:t>
      </w:r>
      <w:r>
        <w:t xml:space="preserve"> </w:t>
      </w:r>
      <m:oMath>
        <m:r>
          <m:rPr>
            <m:sty m:val="p"/>
          </m:rPr>
          <m:t>(</m:t>
        </m:r>
        <m:r>
          <m:t>2</m:t>
        </m:r>
        <m:r>
          <m:rPr>
            <m:sty m:val="p"/>
          </m:rPr>
          <m:t>,</m:t>
        </m:r>
        <m:r>
          <m:t>2</m:t>
        </m:r>
        <m:r>
          <m:rPr>
            <m:sty m:val="p"/>
          </m:rPr>
          <m:t>,</m:t>
        </m:r>
        <m:r>
          <m:t>0</m:t>
        </m:r>
        <m:r>
          <m:rPr>
            <m:sty m:val="p"/>
          </m:rPr>
          <m:t>)</m:t>
        </m:r>
        <m:r>
          <m:rPr>
            <m:sty m:val="p"/>
          </m:rPr>
          <m:t>∉</m:t>
        </m:r>
        <m:r>
          <m:rPr>
            <m:scr m:val="script"/>
            <m:sty m:val="p"/>
          </m:rPr>
          <m:t>X</m:t>
        </m:r>
      </m:oMath>
      <w:r>
        <w:t xml:space="preserve">.</w:t>
      </w:r>
      <w:r>
        <w:t xml:space="preserve"> </w:t>
      </w:r>
      <w:hyperlink w:anchor="thm-double-complement">
        <w:r>
          <w:rPr>
            <w:rStyle w:val="Hyperlink"/>
          </w:rPr>
          <w:t xml:space="preserve">Theorem 54</w:t>
        </w:r>
      </w:hyperlink>
      <w:r>
        <w:t xml:space="preserve"> </w:t>
      </w:r>
      <w:r>
        <w:t xml:space="preserve">needs</w:t>
      </w:r>
      <w:r>
        <w:t xml:space="preserve"> </w:t>
      </w:r>
      <m:oMath>
        <m:r>
          <m:rPr>
            <m:scr m:val="script"/>
            <m:sty m:val="p"/>
          </m:rPr>
          <m:t>S</m:t>
        </m:r>
      </m:oMath>
      <w:r>
        <w:t xml:space="preserve"> </w:t>
      </w:r>
      <w:r>
        <w:t xml:space="preserve">to be a subspace.</w:t>
      </w:r>
    </w:p>
    <w:bookmarkEnd w:id="336"/>
    <w:bookmarkEnd w:id="337"/>
    <w:bookmarkStart w:id="340" w:name="sec-fundamental-theorem"/>
    <w:p>
      <w:pPr>
        <w:pStyle w:val="Heading2"/>
      </w:pPr>
      <w:r>
        <w:t xml:space="preserve">9 The fundamental theorem of linear algebra</w:t>
      </w:r>
    </w:p>
    <w:bookmarkStart w:id="338" w:name="thm-fundamental-subspaces"/>
    <w:p>
      <w:pPr>
        <w:pStyle w:val="FirstParagraph"/>
      </w:pPr>
      <w:r>
        <w:rPr>
          <w:b/>
          <w:bCs/>
        </w:rPr>
        <w:t xml:space="preserve">Theorem 55 (Fundamental theorem of linear algebra)</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r</m:t>
        </m:r>
      </m:oMath>
      <w:r>
        <w:t xml:space="preserve">. Then</w:t>
      </w:r>
    </w:p>
    <w:p>
      <w:pPr>
        <w:numPr>
          <w:ilvl w:val="0"/>
          <w:numId w:val="1045"/>
        </w:numPr>
      </w:pPr>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m</m:t>
            </m:r>
          </m:sup>
        </m:sSup>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oMath>
      <w:r>
        <w:t xml:space="preserve">;</w:t>
      </w:r>
    </w:p>
    <w:p>
      <w:pPr>
        <w:numPr>
          <w:ilvl w:val="0"/>
          <w:numId w:val="1045"/>
        </w:numPr>
      </w:pPr>
      <m:oMath>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oMath>
      <w:r>
        <w:t xml:space="preserve">;</w:t>
      </w:r>
    </w:p>
    <w:p>
      <w:pPr>
        <w:numPr>
          <w:ilvl w:val="0"/>
          <w:numId w:val="1045"/>
        </w:numPr>
      </w:pPr>
      <m:oMath>
        <m:r>
          <m:rPr>
            <m:scr m:val="script"/>
            <m:sty m:val="p"/>
          </m:rPr>
          <m:t>N</m:t>
        </m:r>
        <m:r>
          <m:rPr>
            <m:sty m:val="p"/>
          </m:rPr>
          <m:t>(</m:t>
        </m:r>
        <m:r>
          <m:rPr>
            <m:sty m:val="bi"/>
          </m:rPr>
          <m:t>A</m:t>
        </m:r>
        <m:sSup>
          <m:e>
            <m:r>
              <m:rPr>
                <m:sty m:val="p"/>
              </m:rPr>
              <m:t>)</m:t>
            </m:r>
          </m:e>
          <m:sup>
            <m:r>
              <m:rPr>
                <m:sty m:val="p"/>
              </m:rPr>
              <m:t>⟂</m:t>
            </m:r>
          </m:sup>
        </m:sSup>
        <m:r>
          <m:rPr>
            <m:sty m:val="p"/>
          </m:rPr>
          <m:t>=</m:t>
        </m:r>
        <m:r>
          <m:rPr>
            <m:scr m:val="script"/>
            <m:sty m:val="p"/>
          </m:rPr>
          <m:t>C</m:t>
        </m:r>
        <m:r>
          <m:rPr>
            <m:sty m:val="p"/>
          </m:rPr>
          <m:t>(</m:t>
        </m:r>
        <m:sSup>
          <m:e>
            <m:r>
              <m:rPr>
                <m:sty m:val="bi"/>
              </m:rPr>
              <m:t>A</m:t>
            </m:r>
          </m:e>
          <m:sup>
            <m:r>
              <m:rPr>
                <m:sty m:val="p"/>
              </m:rPr>
              <m:t>⊤</m:t>
            </m:r>
          </m:sup>
        </m:sSup>
        <m:r>
          <m:rPr>
            <m:sty m:val="p"/>
          </m:rPr>
          <m:t>)</m:t>
        </m:r>
      </m:oMath>
      <w:r>
        <w:t xml:space="preserve">,</w:t>
      </w:r>
      <w:r>
        <w:t xml:space="preserve"> </w:t>
      </w:r>
      <w:r>
        <w:t xml:space="preserve">and</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m:oMathPara>
        <m:oMathParaPr>
          <m:jc m:val="center"/>
        </m:oMathParaPr>
        <m:oMath>
          <m:eqArr>
            <m:e>
              <m:r>
                <m:rPr>
                  <m:sty m:val="p"/>
                </m:rPr>
                <m:t>dim</m:t>
              </m:r>
              <m:r>
                <m:t>​</m:t>
              </m:r>
              <m:d>
                <m:dPr>
                  <m:begChr m:val="("/>
                  <m:sepChr m:val=""/>
                  <m:endChr m:val=")"/>
                  <m:grow/>
                </m:dPr>
                <m:e>
                  <m:r>
                    <m:rPr>
                      <m:scr m:val="script"/>
                      <m:sty m:val="p"/>
                    </m:rPr>
                    <m:t>C</m:t>
                  </m:r>
                  <m:r>
                    <m:rPr>
                      <m:sty m:val="p"/>
                    </m:rPr>
                    <m:t>(</m:t>
                  </m:r>
                  <m:r>
                    <m:rPr>
                      <m:sty m:val="bi"/>
                    </m:rPr>
                    <m:t>A</m:t>
                  </m:r>
                  <m:r>
                    <m:rPr>
                      <m:sty m:val="p"/>
                    </m:rPr>
                    <m:t>)</m:t>
                  </m:r>
                </m:e>
              </m:d>
              <m:r>
                <m:t>​</m:t>
              </m:r>
              <m:r>
                <m:t>&amp;</m:t>
              </m:r>
              <m:r>
                <m:rPr>
                  <m:sty m:val="p"/>
                </m:rPr>
                <m:t>=</m:t>
              </m:r>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e>
            <m:e>
              <m:r>
                <m:t>&amp;</m:t>
              </m:r>
              <m:r>
                <m:rPr>
                  <m:sty m:val="p"/>
                </m:rPr>
                <m:t>=</m:t>
              </m:r>
              <m:r>
                <m:t>r</m:t>
              </m:r>
              <m:r>
                <m:rPr>
                  <m:sty m:val="p"/>
                </m:rPr>
                <m:t>,</m:t>
              </m:r>
            </m:e>
          </m:eqArr>
        </m:oMath>
      </m:oMathPara>
    </w:p>
    <w:p>
      <w:pPr>
        <w:numPr>
          <w:ilvl w:val="0"/>
          <w:numId w:val="1000"/>
        </w:numPr>
      </w:pP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w:t>
      </w:r>
      <w:r>
        <w:t xml:space="preserve"> </w:t>
      </w:r>
      <w:r>
        <w:t xml:space="preserve">and</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w:t>
      </w:r>
    </w:p>
    <w:bookmarkEnd w:id="338"/>
    <w:p>
      <w:pPr>
        <w:pStyle w:val="FirstParagraph"/>
      </w:pPr>
      <w:r>
        <w:rPr>
          <w:i/>
          <w:iCs/>
        </w:rPr>
        <w:t xml:space="preserve">Proof</w:t>
      </w:r>
      <w:r>
        <w:t xml:space="preserve">. </w:t>
      </w:r>
      <w:r>
        <w:rPr>
          <w:b/>
          <w:bCs/>
        </w:rPr>
        <w:t xml:space="preserve">Part 1.</w:t>
      </w:r>
      <w:r>
        <w:t xml:space="preserve"> </w:t>
      </w:r>
      <w:r>
        <w:t xml:space="preserve">The first equation is</w:t>
      </w:r>
      <w:r>
        <w:t xml:space="preserve"> </w:t>
      </w:r>
      <w:hyperlink w:anchor="thm-complement-null-space">
        <w:r>
          <w:rPr>
            <w:rStyle w:val="Hyperlink"/>
          </w:rPr>
          <w:t xml:space="preserve">Theorem 52</w:t>
        </w:r>
      </w:hyperlink>
      <w:r>
        <w:t xml:space="preserve">.</w:t>
      </w:r>
      <w:r>
        <w:t xml:space="preserve"> </w:t>
      </w:r>
      <m:oMath>
        <m:r>
          <m:rPr>
            <m:scr m:val="script"/>
            <m:sty m:val="p"/>
          </m:rPr>
          <m:t>C</m:t>
        </m:r>
        <m:r>
          <m:rPr>
            <m:sty m:val="p"/>
          </m:rPr>
          <m:t>(</m:t>
        </m:r>
        <m:r>
          <m:rPr>
            <m:sty m:val="bi"/>
          </m:rPr>
          <m:t>A</m:t>
        </m:r>
        <m:r>
          <m:rPr>
            <m:sty m:val="p"/>
          </m:rPr>
          <m:t>)</m:t>
        </m:r>
      </m:oMath>
      <w:r>
        <w:t xml:space="preserve"> </w:t>
      </w:r>
      <w:r>
        <w:t xml:space="preserve">is a subspace of</w:t>
      </w:r>
      <w:r>
        <w:t xml:space="preserve"> </w:t>
      </w:r>
      <m:oMath>
        <m:sSup>
          <m:e>
            <m:r>
              <m:rPr>
                <m:scr m:val="double-struck"/>
                <m:sty m:val="p"/>
              </m:rPr>
              <m:t>R</m:t>
            </m:r>
          </m:e>
          <m:sup>
            <m:r>
              <m:t>m</m:t>
            </m:r>
          </m:sup>
        </m:sSup>
      </m:oMath>
      <w:r>
        <w:t xml:space="preserve"> </w:t>
      </w:r>
      <w:r>
        <w:t xml:space="preserve">(</w:t>
      </w:r>
      <w:hyperlink w:anchor="thm-column-space-span">
        <w:r>
          <w:rPr>
            <w:rStyle w:val="Hyperlink"/>
          </w:rPr>
          <w:t xml:space="preserve">Theorem 32</w:t>
        </w:r>
      </w:hyperlink>
      <w:r>
        <w:t xml:space="preserve">), so</w:t>
      </w:r>
    </w:p>
    <w:p>
      <w:pPr>
        <w:pStyle w:val="BodyText"/>
      </w:pPr>
      <m:oMathPara>
        <m:oMathParaPr>
          <m:jc m:val="center"/>
        </m:oMathParaPr>
        <m:oMath>
          <m:eqArr>
            <m:e>
              <m:sSup>
                <m:e>
                  <m:r>
                    <m:rPr>
                      <m:scr m:val="double-struck"/>
                      <m:sty m:val="p"/>
                    </m:rPr>
                    <m:t>R</m:t>
                  </m:r>
                </m:e>
                <m:sup>
                  <m:r>
                    <m:t>m</m:t>
                  </m:r>
                </m:sup>
              </m:sSup>
              <m:r>
                <m:t>&amp;</m:t>
              </m:r>
              <m:r>
                <m:rPr>
                  <m:sty m:val="p"/>
                </m:rPr>
                <m:t>=</m:t>
              </m:r>
              <m:r>
                <m:rPr>
                  <m:scr m:val="script"/>
                  <m:sty m:val="p"/>
                </m:rPr>
                <m:t>C</m:t>
              </m:r>
              <m:r>
                <m:rPr>
                  <m:sty m:val="p"/>
                </m:rPr>
                <m:t>(</m:t>
              </m:r>
              <m:r>
                <m:rPr>
                  <m:sty m:val="bi"/>
                </m:rPr>
                <m:t>A</m:t>
              </m:r>
              <m:r>
                <m:rPr>
                  <m:sty m:val="p"/>
                </m:rPr>
                <m:t>)</m:t>
              </m:r>
              <m:r>
                <m:rPr>
                  <m:sty m:val="p"/>
                </m:rPr>
                <m:t>⊕</m:t>
              </m:r>
              <m:r>
                <m:rPr>
                  <m:scr m:val="script"/>
                  <m:sty m:val="p"/>
                </m:rPr>
                <m:t>C</m:t>
              </m:r>
              <m:r>
                <m:rPr>
                  <m:sty m:val="p"/>
                </m:rPr>
                <m:t>(</m:t>
              </m:r>
              <m:r>
                <m:rPr>
                  <m:sty m:val="bi"/>
                </m:rPr>
                <m:t>A</m:t>
              </m:r>
              <m:sSup>
                <m:e>
                  <m:r>
                    <m:rPr>
                      <m:sty m:val="p"/>
                    </m:rPr>
                    <m:t>)</m:t>
                  </m:r>
                </m:e>
                <m:sup>
                  <m:r>
                    <m:rPr>
                      <m:sty m:val="p"/>
                    </m:rPr>
                    <m:t>⟂</m:t>
                  </m:r>
                </m:sup>
              </m:sSup>
              <m:r>
                <m:t>&amp;</m:t>
              </m:r>
              <m:r>
                <m:t>&amp;</m:t>
              </m:r>
              <m:r>
                <m:rPr>
                  <m:nor/>
                  <m:sty m:val="p"/>
                </m:rPr>
                <m:t>(</m:t>
              </m:r>
              <m:r>
                <m:rPr>
                  <m:nor/>
                  <m:sty m:val="p"/>
                </m:rPr>
                <m:t>Theorem 53</m:t>
              </m:r>
              <m:r>
                <m:rPr>
                  <m:nor/>
                  <m:sty m:val="p"/>
                </m:rPr>
                <m:t>)</m:t>
              </m:r>
            </m:e>
            <m:e>
              <m:r>
                <m:t>&amp;</m:t>
              </m:r>
              <m:r>
                <m:rPr>
                  <m:sty m:val="p"/>
                </m:rPr>
                <m:t>=</m:t>
              </m:r>
              <m:r>
                <m:rPr>
                  <m:scr m:val="script"/>
                  <m:sty m:val="p"/>
                </m:rPr>
                <m:t>C</m:t>
              </m:r>
              <m:r>
                <m:rPr>
                  <m:sty m:val="p"/>
                </m:rPr>
                <m:t>(</m:t>
              </m:r>
              <m:r>
                <m:rPr>
                  <m:sty m:val="bi"/>
                </m:rPr>
                <m:t>A</m:t>
              </m:r>
              <m:r>
                <m:rPr>
                  <m:sty m:val="p"/>
                </m:rPr>
                <m:t>)</m:t>
              </m:r>
              <m:r>
                <m:rPr>
                  <m:sty m:val="p"/>
                </m:rPr>
                <m:t>⊕</m:t>
              </m:r>
              <m:r>
                <m:rPr>
                  <m:scr m:val="script"/>
                  <m:sty m:val="p"/>
                </m:rPr>
                <m:t>N</m:t>
              </m:r>
              <m:r>
                <m:rPr>
                  <m:sty m:val="p"/>
                </m:rPr>
                <m:t>(</m:t>
              </m:r>
              <m:sSup>
                <m:e>
                  <m:r>
                    <m:rPr>
                      <m:sty m:val="bi"/>
                    </m:rPr>
                    <m:t>A</m:t>
                  </m:r>
                </m:e>
                <m:sup>
                  <m:r>
                    <m:rPr>
                      <m:sty m:val="p"/>
                    </m:rPr>
                    <m:t>⊤</m:t>
                  </m:r>
                </m:sup>
              </m:sSup>
              <m:r>
                <m:rPr>
                  <m:sty m:val="p"/>
                </m:rPr>
                <m:t>)</m:t>
              </m:r>
              <m:r>
                <m:rPr>
                  <m:sty m:val="p"/>
                </m:rPr>
                <m:t>.</m:t>
              </m:r>
              <m:r>
                <m:t>&amp;</m:t>
              </m:r>
              <m:r>
                <m:t>&amp;</m:t>
              </m:r>
              <m:r>
                <m:rPr>
                  <m:nor/>
                  <m:sty m:val="p"/>
                </m:rPr>
                <m:t>(first equation)</m:t>
              </m:r>
            </m:e>
          </m:eqArr>
        </m:oMath>
      </m:oMathPara>
    </w:p>
    <w:p>
      <w:pPr>
        <w:pStyle w:val="FirstParagraph"/>
      </w:pPr>
      <w:r>
        <w:rPr>
          <w:b/>
          <w:bCs/>
        </w:rPr>
        <w:t xml:space="preserve">Part 2.</w:t>
      </w:r>
    </w:p>
    <w:p>
      <w:pPr>
        <w:pStyle w:val="BodyText"/>
      </w:pPr>
      <m:oMathPara>
        <m:oMathParaPr>
          <m:jc m:val="center"/>
        </m:oMathParaPr>
        <m:oMath>
          <m:eqArr>
            <m:e>
              <m:r>
                <m:rPr>
                  <m:scr m:val="script"/>
                  <m:sty m:val="p"/>
                </m:rPr>
                <m:t>C</m:t>
              </m:r>
              <m:r>
                <m:rPr>
                  <m:sty m:val="p"/>
                </m:rPr>
                <m:t>(</m:t>
              </m:r>
              <m:r>
                <m:rPr>
                  <m:sty m:val="bi"/>
                </m:rPr>
                <m:t>A</m:t>
              </m:r>
              <m:r>
                <m:rPr>
                  <m:sty m:val="p"/>
                </m:rPr>
                <m:t>)</m:t>
              </m:r>
              <m:r>
                <m:t>&amp;</m:t>
              </m:r>
              <m:r>
                <m:rPr>
                  <m:sty m:val="p"/>
                </m:rPr>
                <m:t>=</m:t>
              </m:r>
              <m:r>
                <m:t>​</m:t>
              </m:r>
              <m:d>
                <m:dPr>
                  <m:begChr m:val="("/>
                  <m:sepChr m:val=""/>
                  <m:endChr m:val=")"/>
                  <m:grow/>
                </m:dPr>
                <m:e>
                  <m:r>
                    <m:rPr>
                      <m:scr m:val="script"/>
                      <m:sty m:val="p"/>
                    </m:rPr>
                    <m:t>C</m:t>
                  </m:r>
                  <m:r>
                    <m:rPr>
                      <m:sty m:val="p"/>
                    </m:rPr>
                    <m:t>(</m:t>
                  </m:r>
                  <m:r>
                    <m:rPr>
                      <m:sty m:val="bi"/>
                    </m:rPr>
                    <m:t>A</m:t>
                  </m:r>
                  <m:sSup>
                    <m:e>
                      <m:r>
                        <m:rPr>
                          <m:sty m:val="p"/>
                        </m:rPr>
                        <m:t>)</m:t>
                      </m:r>
                    </m:e>
                    <m:sup>
                      <m:r>
                        <m:rPr>
                          <m:sty m:val="p"/>
                        </m:rPr>
                        <m:t>⟂</m:t>
                      </m:r>
                    </m:sup>
                  </m:sSup>
                </m:e>
              </m:d>
              <m:sSup>
                <m:e>
                  <m:r>
                    <m:t>​</m:t>
                  </m:r>
                </m:e>
                <m:sup>
                  <m:r>
                    <m:rPr>
                      <m:sty m:val="p"/>
                    </m:rPr>
                    <m:t>⟂</m:t>
                  </m:r>
                </m:sup>
              </m:sSup>
              <m:r>
                <m:t>&amp;</m:t>
              </m:r>
              <m:r>
                <m:t>&amp;</m:t>
              </m:r>
              <m:r>
                <m:rPr>
                  <m:nor/>
                  <m:sty m:val="p"/>
                </m:rPr>
                <m:t>(</m:t>
              </m:r>
              <m:r>
                <m:rPr>
                  <m:nor/>
                  <m:sty m:val="p"/>
                </m:rPr>
                <m:t>Theorem 54</m:t>
              </m:r>
              <m:r>
                <m:rPr>
                  <m:nor/>
                  <m:sty m:val="p"/>
                </m:rPr>
                <m:t>)</m:t>
              </m:r>
            </m:e>
            <m:e>
              <m:r>
                <m:t>&amp;</m:t>
              </m:r>
              <m:r>
                <m:rPr>
                  <m:sty m:val="p"/>
                </m:rPr>
                <m:t>=</m:t>
              </m:r>
              <m:r>
                <m:rPr>
                  <m:scr m:val="script"/>
                  <m:sty m:val="p"/>
                </m:rPr>
                <m:t>N</m:t>
              </m:r>
              <m:r>
                <m:rPr>
                  <m:sty m:val="p"/>
                </m:rPr>
                <m:t>(</m:t>
              </m:r>
              <m:sSup>
                <m:e>
                  <m:r>
                    <m:rPr>
                      <m:sty m:val="bi"/>
                    </m:rPr>
                    <m:t>A</m:t>
                  </m:r>
                </m:e>
                <m:sup>
                  <m:r>
                    <m:rPr>
                      <m:sty m:val="p"/>
                    </m:rPr>
                    <m:t>⊤</m:t>
                  </m:r>
                </m:sup>
              </m:sSup>
              <m:sSup>
                <m:e>
                  <m:r>
                    <m:rPr>
                      <m:sty m:val="p"/>
                    </m:rPr>
                    <m:t>)</m:t>
                  </m:r>
                </m:e>
                <m:sup>
                  <m:r>
                    <m:rPr>
                      <m:sty m:val="p"/>
                    </m:rPr>
                    <m:t>⟂</m:t>
                  </m:r>
                </m:sup>
              </m:sSup>
              <m:r>
                <m:rPr>
                  <m:sty m:val="p"/>
                </m:rPr>
                <m:t>.</m:t>
              </m:r>
              <m:r>
                <m:t>&amp;</m:t>
              </m:r>
              <m:r>
                <m:t>&amp;</m:t>
              </m:r>
              <m:r>
                <m:rPr>
                  <m:nor/>
                  <m:sty m:val="p"/>
                </m:rPr>
                <m:t>(part 1)</m:t>
              </m:r>
            </m:e>
          </m:eqArr>
        </m:oMath>
      </m:oMathPara>
    </w:p>
    <w:p>
      <w:pPr>
        <w:pStyle w:val="FirstParagraph"/>
      </w:pPr>
      <w:r>
        <w:rPr>
          <w:b/>
          <w:bCs/>
        </w:rPr>
        <w:t xml:space="preserve">Part 3.</w:t>
      </w:r>
      <w:r>
        <w:t xml:space="preserve"> </w:t>
      </w:r>
      <w:r>
        <w:t xml:space="preserve">Apply parts 2 and 1 to the</w:t>
      </w:r>
      <w:r>
        <w:t xml:space="preserve"> </w:t>
      </w:r>
      <m:oMath>
        <m:r>
          <m:t>n</m:t>
        </m:r>
        <m:r>
          <m:rPr>
            <m:sty m:val="p"/>
          </m:rPr>
          <m:t>×</m:t>
        </m:r>
        <m:r>
          <m:t>m</m:t>
        </m:r>
      </m:oMath>
      <w:r>
        <w:t xml:space="preserve"> </w:t>
      </w:r>
      <w:r>
        <w:t xml:space="preserve">matrix</w:t>
      </w:r>
      <w:r>
        <w:t xml:space="preserve"> </w:t>
      </w:r>
      <m:oMath>
        <m:sSup>
          <m:e>
            <m:r>
              <m:rPr>
                <m:sty m:val="bi"/>
              </m:rPr>
              <m:t>A</m:t>
            </m:r>
          </m:e>
          <m:sup>
            <m:r>
              <m:rPr>
                <m:sty m:val="p"/>
              </m:rPr>
              <m:t>⊤</m:t>
            </m:r>
          </m:sup>
        </m:sSup>
      </m:oMath>
      <w:r>
        <w:t xml:space="preserve">,</w:t>
      </w:r>
      <w:r>
        <w:t xml:space="preserve"> </w:t>
      </w:r>
      <w:r>
        <w:t xml:space="preserve">using</w:t>
      </w:r>
      <w:r>
        <w:t xml:space="preserve"> </w:t>
      </w:r>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r>
        <w:t xml:space="preserve">:</w:t>
      </w:r>
      <w:r>
        <w:t xml:space="preserve"> </w:t>
      </w:r>
      <w:r>
        <w:t xml:space="preserve">part 2 gives</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sSup>
          <m:e>
            <m:r>
              <m:rPr>
                <m:sty m:val="p"/>
              </m:rPr>
              <m:t>)</m:t>
            </m:r>
          </m:e>
          <m:sup>
            <m:r>
              <m:rPr>
                <m:sty m:val="p"/>
              </m:rPr>
              <m:t>⟂</m:t>
            </m:r>
          </m:sup>
        </m:sSup>
      </m:oMath>
      <w:r>
        <w:t xml:space="preserve">,</w:t>
      </w:r>
      <w:r>
        <w:t xml:space="preserve"> </w:t>
      </w:r>
      <w:r>
        <w:t xml:space="preserve">and part 1 gives</w:t>
      </w:r>
      <w:r>
        <w:t xml:space="preserve"> </w:t>
      </w:r>
      <m:oMath>
        <m:sSup>
          <m:e>
            <m:r>
              <m:rPr>
                <m:scr m:val="double-struck"/>
                <m:sty m:val="p"/>
              </m:rPr>
              <m:t>R</m:t>
            </m:r>
          </m:e>
          <m:sup>
            <m:r>
              <m:t>n</m:t>
            </m:r>
          </m:sup>
        </m:sSup>
        <m:r>
          <m:rPr>
            <m:sty m:val="p"/>
          </m:rPr>
          <m:t>=</m:t>
        </m:r>
        <m:r>
          <m:rPr>
            <m:scr m:val="script"/>
            <m:sty m:val="p"/>
          </m:rPr>
          <m:t>C</m:t>
        </m:r>
        <m:r>
          <m:rPr>
            <m:sty m:val="p"/>
          </m:rPr>
          <m:t>(</m:t>
        </m:r>
        <m:sSup>
          <m:e>
            <m:r>
              <m:rPr>
                <m:sty m:val="bi"/>
              </m:rPr>
              <m:t>A</m:t>
            </m:r>
          </m:e>
          <m:sup>
            <m:r>
              <m:rPr>
                <m:sty m:val="p"/>
              </m:rPr>
              <m:t>⊤</m:t>
            </m:r>
          </m:sup>
        </m:sSup>
        <m:r>
          <m:rPr>
            <m:sty m:val="p"/>
          </m:rPr>
          <m:t>)</m:t>
        </m:r>
        <m:r>
          <m:rPr>
            <m:sty m:val="p"/>
          </m:rPr>
          <m:t>⊕</m:t>
        </m:r>
        <m:r>
          <m:rPr>
            <m:scr m:val="script"/>
            <m:sty m:val="p"/>
          </m:rPr>
          <m:t>N</m:t>
        </m:r>
        <m:r>
          <m:rPr>
            <m:sty m:val="p"/>
          </m:rPr>
          <m:t>(</m:t>
        </m:r>
        <m:r>
          <m:rPr>
            <m:sty m:val="bi"/>
          </m:rPr>
          <m:t>A</m:t>
        </m:r>
        <m:r>
          <m:rPr>
            <m:sty m:val="p"/>
          </m:rPr>
          <m:t>)</m:t>
        </m:r>
      </m:oMath>
      <w:r>
        <w:t xml:space="preserve">.</w:t>
      </w:r>
    </w:p>
    <w:p>
      <w:pPr>
        <w:pStyle w:val="BodyText"/>
      </w:pPr>
      <w:r>
        <w:rPr>
          <w:b/>
          <w:bCs/>
        </w:rPr>
        <w:t xml:space="preserve">Part 4.</w:t>
      </w:r>
      <w:r>
        <w:t xml:space="preserve"> </w:t>
      </w:r>
      <m:oMath>
        <m:r>
          <m:rPr>
            <m:sty m:val="p"/>
          </m:rPr>
          <m:t>dim</m:t>
        </m:r>
        <m:r>
          <m:t>​</m:t>
        </m:r>
        <m:d>
          <m:dPr>
            <m:begChr m:val="("/>
            <m:sepChr m:val=""/>
            <m:endChr m:val=")"/>
            <m:grow/>
          </m:dPr>
          <m:e>
            <m:r>
              <m:rPr>
                <m:scr m:val="script"/>
                <m:sty m:val="p"/>
              </m:rPr>
              <m:t>C</m:t>
            </m:r>
            <m:r>
              <m:rPr>
                <m:sty m:val="p"/>
              </m:rPr>
              <m:t>(</m:t>
            </m:r>
            <m:r>
              <m:rPr>
                <m:sty m:val="bi"/>
              </m:rPr>
              <m:t>A</m:t>
            </m:r>
            <m:r>
              <m:rPr>
                <m:sty m:val="p"/>
              </m:rPr>
              <m:t>)</m:t>
            </m:r>
          </m:e>
        </m:d>
        <m:r>
          <m:t>​</m:t>
        </m:r>
        <m:r>
          <m:rPr>
            <m:sty m:val="p"/>
          </m:rPr>
          <m:t>=</m:t>
        </m:r>
        <m:r>
          <m:t>r</m:t>
        </m:r>
      </m:oMath>
      <w:r>
        <w:t xml:space="preserve"> </w:t>
      </w:r>
      <w:r>
        <w:t xml:space="preserve">by</w:t>
      </w:r>
      <w:r>
        <w:t xml:space="preserve"> </w:t>
      </w:r>
      <w:hyperlink w:anchor="thm-rank-dim">
        <w:r>
          <w:rPr>
            <w:rStyle w:val="Hyperlink"/>
          </w:rPr>
          <w:t xml:space="preserve">Theorem 38</w:t>
        </w:r>
      </w:hyperlink>
      <w:r>
        <w:t xml:space="preserve">.</w:t>
      </w:r>
      <w:r>
        <w:t xml:space="preserve"> </w:t>
      </w:r>
      <m:oMath>
        <m:r>
          <m:rPr>
            <m:sty m:val="p"/>
          </m:rPr>
          <m:t>dim</m:t>
        </m:r>
        <m:r>
          <m:t>​</m:t>
        </m:r>
        <m:d>
          <m:dPr>
            <m:begChr m:val="("/>
            <m:sepChr m:val=""/>
            <m:endChr m:val=")"/>
            <m:grow/>
          </m:dPr>
          <m:e>
            <m:r>
              <m:rPr>
                <m:scr m:val="script"/>
                <m:sty m:val="p"/>
              </m:rPr>
              <m:t>C</m:t>
            </m:r>
            <m:r>
              <m:rPr>
                <m:sty m:val="p"/>
              </m:rPr>
              <m:t>(</m:t>
            </m:r>
            <m:sSup>
              <m:e>
                <m:r>
                  <m:rPr>
                    <m:sty m:val="bi"/>
                  </m:rPr>
                  <m:t>A</m:t>
                </m:r>
              </m:e>
              <m:sup>
                <m:r>
                  <m:rPr>
                    <m:sty m:val="p"/>
                  </m:rPr>
                  <m:t>⊤</m:t>
                </m:r>
              </m:sup>
            </m:sSup>
            <m:r>
              <m:rPr>
                <m:sty m:val="p"/>
              </m:rPr>
              <m:t>)</m:t>
            </m:r>
          </m:e>
        </m:d>
        <m:r>
          <m:t>​</m:t>
        </m:r>
        <m:r>
          <m:rPr>
            <m:sty m:val="p"/>
          </m:rPr>
          <m:t>=</m:t>
        </m:r>
        <m:r>
          <m:rPr>
            <m:sty m:val="p"/>
          </m:rPr>
          <m:t>rank</m:t>
        </m:r>
        <m:r>
          <m:rPr>
            <m:sty m:val="p"/>
          </m:rPr>
          <m:t>(</m:t>
        </m:r>
        <m:sSup>
          <m:e>
            <m:r>
              <m:rPr>
                <m:sty m:val="bi"/>
              </m:rPr>
              <m:t>A</m:t>
            </m:r>
          </m:e>
          <m:sup>
            <m:r>
              <m:rPr>
                <m:sty m:val="p"/>
              </m:rPr>
              <m:t>⊤</m:t>
            </m:r>
          </m:sup>
        </m:sSup>
        <m:r>
          <m:rPr>
            <m:sty m:val="p"/>
          </m:rPr>
          <m:t>)</m:t>
        </m:r>
      </m:oMath>
      <w:r>
        <w:t xml:space="preserve"> </w:t>
      </w:r>
      <w:r>
        <w:t xml:space="preserve">by</w:t>
      </w:r>
      <w:r>
        <w:t xml:space="preserve"> </w:t>
      </w:r>
      <w:hyperlink w:anchor="thm-rank-dim">
        <w:r>
          <w:rPr>
            <w:rStyle w:val="Hyperlink"/>
          </w:rPr>
          <w:t xml:space="preserve">Theorem 38</w:t>
        </w:r>
      </w:hyperlink>
      <w:r>
        <w:t xml:space="preserve">,</w:t>
      </w:r>
      <w:r>
        <w:t xml:space="preserve"> </w:t>
      </w:r>
      <w:r>
        <w:t xml:space="preserve">and that is</w:t>
      </w:r>
      <w:r>
        <w:t xml:space="preserve"> </w:t>
      </w:r>
      <m:oMath>
        <m:r>
          <m:t>r</m:t>
        </m:r>
      </m:oMath>
      <w:r>
        <w:t xml:space="preserve"> </w:t>
      </w:r>
      <w:r>
        <w:t xml:space="preserve">by</w:t>
      </w:r>
      <w:r>
        <w:t xml:space="preserve"> </w:t>
      </w:r>
      <w:hyperlink w:anchor="thm-rank-transpose">
        <w:r>
          <w:rPr>
            <w:rStyle w:val="Hyperlink"/>
          </w:rPr>
          <w:t xml:space="preserve">Theorem 41</w:t>
        </w:r>
      </w:hyperlink>
      <w:r>
        <w:t xml:space="preserve">.</w:t>
      </w:r>
      <w:r>
        <w:t xml:space="preserve"> </w:t>
      </w:r>
      <m:oMath>
        <m:r>
          <m:rPr>
            <m:sty m:val="bi"/>
          </m:rPr>
          <m:t>A</m:t>
        </m:r>
      </m:oMath>
      <w:r>
        <w:t xml:space="preserve"> </w:t>
      </w:r>
      <w:r>
        <w:t xml:space="preserve">has</w:t>
      </w:r>
      <w:r>
        <w:t xml:space="preserve"> </w:t>
      </w:r>
      <m:oMath>
        <m:r>
          <m:t>n</m:t>
        </m:r>
      </m:oMath>
      <w:r>
        <w:t xml:space="preserve"> </w:t>
      </w:r>
      <w:r>
        <w:t xml:space="preserve">columns,</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r>
              <m:rPr>
                <m:sty m:val="bi"/>
              </m:rPr>
              <m:t>A</m:t>
            </m:r>
            <m:r>
              <m:rPr>
                <m:sty m:val="p"/>
              </m:rPr>
              <m:t>)</m:t>
            </m:r>
          </m:e>
        </m:d>
        <m:r>
          <m:t>​</m:t>
        </m:r>
        <m:r>
          <m:rPr>
            <m:sty m:val="p"/>
          </m:rPr>
          <m:t>=</m:t>
        </m:r>
        <m:r>
          <m:t>n</m:t>
        </m:r>
        <m:r>
          <m:rPr>
            <m:sty m:val="p"/>
          </m:rPr>
          <m:t>−</m:t>
        </m:r>
        <m:r>
          <m:t>r</m:t>
        </m:r>
      </m:oMath>
      <w:r>
        <w:t xml:space="preserve"> </w:t>
      </w:r>
      <w:r>
        <w:t xml:space="preserve">(</w:t>
      </w:r>
      <w:hyperlink w:anchor="def-nullity">
        <w:r>
          <w:rPr>
            <w:rStyle w:val="Hyperlink"/>
          </w:rPr>
          <w:t xml:space="preserve">Definition 58</w:t>
        </w:r>
      </w:hyperlink>
      <w:r>
        <w:t xml:space="preserve">,</w:t>
      </w:r>
      <w:r>
        <w:t xml:space="preserve"> </w:t>
      </w:r>
      <w:hyperlink w:anchor="thm-rank-nullity">
        <w:r>
          <w:rPr>
            <w:rStyle w:val="Hyperlink"/>
          </w:rPr>
          <w:t xml:space="preserve">Theorem 39</w:t>
        </w:r>
      </w:hyperlink>
      <w:r>
        <w:t xml:space="preserve">).</w:t>
      </w:r>
      <w:r>
        <w:t xml:space="preserve"> </w:t>
      </w:r>
      <m:oMath>
        <m:sSup>
          <m:e>
            <m:r>
              <m:rPr>
                <m:sty m:val="bi"/>
              </m:rPr>
              <m:t>A</m:t>
            </m:r>
          </m:e>
          <m:sup>
            <m:r>
              <m:rPr>
                <m:sty m:val="p"/>
              </m:rPr>
              <m:t>⊤</m:t>
            </m:r>
          </m:sup>
        </m:sSup>
      </m:oMath>
      <w:r>
        <w:t xml:space="preserve"> </w:t>
      </w:r>
      <w:r>
        <w:t xml:space="preserve">has</w:t>
      </w:r>
      <w:r>
        <w:t xml:space="preserve"> </w:t>
      </w:r>
      <m:oMath>
        <m:r>
          <m:t>m</m:t>
        </m:r>
      </m:oMath>
      <w:r>
        <w:t xml:space="preserve"> </w:t>
      </w:r>
      <w:r>
        <w:t xml:space="preserve">columns and rank</w:t>
      </w:r>
      <w:r>
        <w:t xml:space="preserve"> </w:t>
      </w:r>
      <m:oMath>
        <m:r>
          <m:t>r</m:t>
        </m:r>
      </m:oMath>
      <w:r>
        <w:t xml:space="preserve">,</w:t>
      </w:r>
      <w:r>
        <w:t xml:space="preserve"> </w:t>
      </w:r>
      <w:r>
        <w:t xml:space="preserve">so</w:t>
      </w:r>
      <w:r>
        <w:t xml:space="preserve"> </w:t>
      </w:r>
      <m:oMath>
        <m:r>
          <m:rPr>
            <m:sty m:val="p"/>
          </m:rPr>
          <m:t>dim</m:t>
        </m:r>
        <m:r>
          <m:t>​</m:t>
        </m:r>
        <m:d>
          <m:dPr>
            <m:begChr m:val="("/>
            <m:sepChr m:val=""/>
            <m:endChr m:val=")"/>
            <m:grow/>
          </m:dPr>
          <m:e>
            <m:r>
              <m:rPr>
                <m:scr m:val="script"/>
                <m:sty m:val="p"/>
              </m:rPr>
              <m:t>N</m:t>
            </m:r>
            <m:r>
              <m:rPr>
                <m:sty m:val="p"/>
              </m:rPr>
              <m:t>(</m:t>
            </m:r>
            <m:sSup>
              <m:e>
                <m:r>
                  <m:rPr>
                    <m:sty m:val="bi"/>
                  </m:rPr>
                  <m:t>A</m:t>
                </m:r>
              </m:e>
              <m:sup>
                <m:r>
                  <m:rPr>
                    <m:sty m:val="p"/>
                  </m:rPr>
                  <m:t>⊤</m:t>
                </m:r>
              </m:sup>
            </m:sSup>
            <m:r>
              <m:rPr>
                <m:sty m:val="p"/>
              </m:rPr>
              <m:t>)</m:t>
            </m:r>
          </m:e>
        </m:d>
        <m:r>
          <m:t>​</m:t>
        </m:r>
        <m:r>
          <m:rPr>
            <m:sty m:val="p"/>
          </m:rPr>
          <m:t>=</m:t>
        </m:r>
        <m:r>
          <m:t>m</m:t>
        </m:r>
        <m:r>
          <m:rPr>
            <m:sty m:val="p"/>
          </m:rPr>
          <m:t>−</m:t>
        </m:r>
        <m:r>
          <m:t>r</m:t>
        </m:r>
      </m:oMath>
      <w:r>
        <w:t xml:space="preserve"> </w:t>
      </w:r>
      <w:r>
        <w:t xml:space="preserve">in the same way.</w:t>
      </w:r>
    </w:p>
    <w:bookmarkStart w:id="339" w:name="exm-fundamental-subspaces"/>
    <w:p>
      <w:pPr>
        <w:pStyle w:val="BodyText"/>
      </w:pPr>
      <w:r>
        <w:rPr>
          <w:b/>
          <w:bCs/>
        </w:rPr>
        <w:t xml:space="preserve">Example 96 (The four subspaces of the matrix in</w:t>
      </w:r>
      <w:r>
        <w:rPr>
          <w:b/>
          <w:bCs/>
        </w:rPr>
        <w:t xml:space="preserve"> </w:t>
      </w:r>
      <w:hyperlink w:anchor="exm-column-space">
        <w:r>
          <w:rPr>
            <w:rStyle w:val="Hyperlink"/>
            <w:b/>
            <w:bCs/>
          </w:rPr>
          <w:t xml:space="preserve">Example 56</w:t>
        </w:r>
      </w:hyperlink>
      <w:r>
        <w:rPr>
          <w:b/>
          <w:bCs/>
        </w:rPr>
        <w:t xml:space="preserve">)</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w:t>
      </w:r>
      <w:r>
        <w:t xml:space="preserve"> </w:t>
      </w:r>
      <m:oMath>
        <m:r>
          <m:t>m</m:t>
        </m:r>
        <m:r>
          <m:rPr>
            <m:sty m:val="p"/>
          </m:rPr>
          <m:t>=</m:t>
        </m:r>
        <m:r>
          <m:t>2</m:t>
        </m:r>
      </m:oMath>
      <w:r>
        <w:t xml:space="preserve">,</w:t>
      </w:r>
      <w:r>
        <w:t xml:space="preserve"> </w:t>
      </w:r>
      <m:oMath>
        <m:r>
          <m:t>n</m:t>
        </m:r>
        <m:r>
          <m:rPr>
            <m:sty m:val="p"/>
          </m:rPr>
          <m:t>=</m:t>
        </m:r>
        <m:r>
          <m:t>3</m:t>
        </m:r>
      </m:oMath>
      <w:r>
        <w:t xml:space="preserve"> </w:t>
      </w:r>
      <w:r>
        <w:t xml:space="preserve">and</w:t>
      </w:r>
      <w:r>
        <w:t xml:space="preserve"> </w:t>
      </w:r>
      <m:oMath>
        <m:r>
          <m:t>r</m:t>
        </m:r>
        <m:r>
          <m:rPr>
            <m:sty m:val="p"/>
          </m:rPr>
          <m:t>=</m:t>
        </m:r>
        <m:r>
          <m:t>1</m:t>
        </m:r>
      </m:oMath>
      <w:r>
        <w:t xml:space="preserve"> </w:t>
      </w:r>
      <w:r>
        <w:t xml:space="preserve">(</w:t>
      </w:r>
      <w:hyperlink w:anchor="exm-rank-dim">
        <w:r>
          <w:rPr>
            <w:rStyle w:val="Hyperlink"/>
          </w:rPr>
          <w:t xml:space="preserve">Example 66</w:t>
        </w:r>
      </w:hyperlink>
      <w:r>
        <w:t xml:space="preserve">).</w:t>
      </w:r>
    </w:p>
    <w:p>
      <w:pPr>
        <w:numPr>
          <w:ilvl w:val="0"/>
          <w:numId w:val="1046"/>
        </w:numPr>
      </w:pPr>
      <w:r>
        <w:rPr>
          <w:b/>
          <w:bCs/>
        </w:rPr>
        <w:t xml:space="preserve">In</w:t>
      </w:r>
      <w:r>
        <w:rPr>
          <w:b/>
          <w:bCs/>
        </w:rPr>
        <w:t xml:space="preserve"> </w:t>
      </w:r>
      <m:oMath>
        <m:sSup>
          <m:e>
            <m:r>
              <m:rPr>
                <m:scr m:val="double-struck"/>
                <m:sty m:val="p"/>
              </m:rPr>
              <m:t>R</m:t>
            </m:r>
          </m:e>
          <m:sup>
            <m:r>
              <m:t>3</m:t>
            </m:r>
          </m:sup>
        </m:sSup>
      </m:oMath>
      <w:r>
        <w:rPr>
          <w:b/>
          <w:bCs/>
        </w:rPr>
        <w:t xml:space="preserve">:</w:t>
      </w:r>
      <w:r>
        <w:t xml:space="preserve"> </w:t>
      </w:r>
      <w:r>
        <w:t xml:space="preserve">the row space</w:t>
      </w:r>
      <w:r>
        <w:t xml:space="preserve"> </w:t>
      </w:r>
      <m:oMath>
        <m:r>
          <m:rPr>
            <m:scr m:val="script"/>
            <m:sty m:val="p"/>
          </m:rPr>
          <m:t>C</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e>
        </m:d>
        <m:r>
          <m:t>​</m:t>
        </m:r>
      </m:oMath>
    </w:p>
    <w:p>
      <w:pPr>
        <w:pStyle w:val="Compact"/>
        <w:numPr>
          <w:ilvl w:val="1"/>
          <w:numId w:val="1047"/>
        </w:numPr>
      </w:pP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2</m:t>
            </m:r>
            <m:r>
              <m:rPr>
                <m:sty m:val="p"/>
              </m:rPr>
              <m:t>,</m:t>
            </m:r>
            <m:r>
              <m:t>1</m:t>
            </m:r>
            <m:r>
              <m:rPr>
                <m:sty m:val="p"/>
              </m:rPr>
              <m:t>,</m:t>
            </m:r>
            <m:r>
              <m:t>0</m:t>
            </m:r>
            <m:r>
              <m:rPr>
                <m:sty m:val="p"/>
              </m:rPr>
              <m:t>)</m:t>
            </m:r>
            <m:r>
              <m:rPr>
                <m:sty m:val="p"/>
              </m:rPr>
              <m:t>,</m:t>
            </m:r>
            <m:r>
              <m:rPr>
                <m:sty m:val="p"/>
              </m:rPr>
              <m:t>(</m:t>
            </m:r>
            <m:r>
              <m:t>2</m:t>
            </m:r>
            <m:r>
              <m:rPr>
                <m:sty m:val="p"/>
              </m:rPr>
              <m:t>,</m:t>
            </m:r>
            <m:r>
              <m:t>0</m:t>
            </m:r>
            <m:r>
              <m:rPr>
                <m:sty m:val="p"/>
              </m:rPr>
              <m:t>,</m:t>
            </m:r>
            <m:r>
              <m:t>1</m:t>
            </m:r>
            <m:r>
              <m:rPr>
                <m:sty m:val="p"/>
              </m:rPr>
              <m:t>)</m:t>
            </m:r>
          </m:e>
        </m:d>
        <m:r>
          <m:t>​</m:t>
        </m:r>
      </m:oMath>
      <w:r>
        <w:t xml:space="preserve"> </w:t>
      </w:r>
      <w:r>
        <w:t xml:space="preserve">has dimension</w:t>
      </w:r>
      <w:r>
        <w:t xml:space="preserve"> </w:t>
      </w:r>
      <m:oMath>
        <m:r>
          <m:t>2</m:t>
        </m:r>
        <m:r>
          <m:rPr>
            <m:sty m:val="p"/>
          </m:rPr>
          <m:t>=</m:t>
        </m:r>
        <m:r>
          <m:t>n</m:t>
        </m:r>
        <m:r>
          <m:rPr>
            <m:sty m:val="p"/>
          </m:rPr>
          <m:t>−</m:t>
        </m:r>
        <m:r>
          <m:t>r</m:t>
        </m:r>
      </m:oMath>
      <w:r>
        <w:t xml:space="preserve"> </w:t>
      </w:r>
      <w:r>
        <w:t xml:space="preserve">(</w:t>
      </w:r>
      <w:hyperlink w:anchor="exm-nullity">
        <w:r>
          <w:rPr>
            <w:rStyle w:val="Hyperlink"/>
          </w:rPr>
          <w:t xml:space="preserve">Example 67</w:t>
        </w:r>
      </w:hyperlink>
      <w:r>
        <w:t xml:space="preserve">).</w:t>
      </w:r>
      <w:r>
        <w:t xml:space="preserve"> </w:t>
      </w:r>
      <w:r>
        <w:t xml:space="preserve">The spanning vectors are orthogonal:</w:t>
      </w:r>
    </w:p>
    <w:p>
      <w:pPr>
        <w:pStyle w:val="FirstParagraph"/>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1</m:t>
              </m:r>
              <m:r>
                <m:rPr>
                  <m:sty m:val="p"/>
                </m:rPr>
                <m:t>,</m:t>
              </m:r>
              <m:r>
                <m:t>0</m:t>
              </m:r>
              <m:r>
                <m:rPr>
                  <m:sty m:val="p"/>
                </m:rPr>
                <m:t>)</m:t>
              </m:r>
              <m:r>
                <m:t>&amp;</m:t>
              </m:r>
              <m:r>
                <m:rPr>
                  <m:sty m:val="p"/>
                </m:rPr>
                <m:t>=</m:t>
              </m:r>
              <m:r>
                <m:t>2</m:t>
              </m:r>
              <m:r>
                <m:rPr>
                  <m:sty m:val="p"/>
                </m:rPr>
                <m:t>−</m:t>
              </m:r>
              <m:r>
                <m:t>2</m:t>
              </m:r>
              <m:r>
                <m:rPr>
                  <m:sty m:val="p"/>
                </m:rPr>
                <m:t>+</m:t>
              </m:r>
              <m:r>
                <m:t>0</m:t>
              </m:r>
            </m:e>
            <m:e>
              <m:r>
                <m:t>&amp;</m:t>
              </m:r>
              <m:r>
                <m:rPr>
                  <m:sty m:val="p"/>
                </m:rPr>
                <m:t>=</m:t>
              </m:r>
              <m:r>
                <m:t>0</m:t>
              </m:r>
            </m:e>
          </m:eqArr>
        </m:oMath>
      </m:oMathPara>
    </w:p>
    <w:p>
      <w:pPr>
        <w:numPr>
          <w:ilvl w:val="0"/>
          <w:numId w:val="1000"/>
        </w:numPr>
      </w:pPr>
      <w:r>
        <w:t xml:space="preserve">and</w:t>
      </w:r>
    </w:p>
    <w:p>
      <w:pPr>
        <w:pStyle w:val="BodyText"/>
      </w:pPr>
      <m:oMathPara>
        <m:oMathParaPr>
          <m:jc m:val="center"/>
        </m:oMathParaPr>
        <m:oMath>
          <m:eqAr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2</m:t>
              </m:r>
              <m:r>
                <m:rPr>
                  <m:sty m:val="p"/>
                </m:rPr>
                <m:t>,</m:t>
              </m:r>
              <m:r>
                <m:t>0</m:t>
              </m:r>
              <m:r>
                <m:rPr>
                  <m:sty m:val="p"/>
                </m:rPr>
                <m:t>,</m:t>
              </m:r>
              <m:r>
                <m:t>1</m:t>
              </m:r>
              <m:r>
                <m:rPr>
                  <m:sty m:val="p"/>
                </m:rPr>
                <m:t>)</m:t>
              </m:r>
              <m:r>
                <m:t>&amp;</m:t>
              </m:r>
              <m:r>
                <m:rPr>
                  <m:sty m:val="p"/>
                </m:rPr>
                <m:t>=</m:t>
              </m:r>
              <m:r>
                <m:t>2</m:t>
              </m:r>
              <m:r>
                <m:rPr>
                  <m:sty m:val="p"/>
                </m:rPr>
                <m:t>+</m:t>
              </m:r>
              <m:r>
                <m:t>0</m:t>
              </m:r>
              <m:r>
                <m:rPr>
                  <m:sty m:val="p"/>
                </m:rPr>
                <m:t>−</m:t>
              </m:r>
              <m:r>
                <m:t>2</m:t>
              </m:r>
            </m:e>
            <m:e>
              <m:r>
                <m:t>&amp;</m:t>
              </m:r>
              <m:r>
                <m:rPr>
                  <m:sty m:val="p"/>
                </m:rPr>
                <m:t>=</m:t>
              </m:r>
              <m:r>
                <m:t>0</m:t>
              </m:r>
              <m:r>
                <m:rPr>
                  <m:sty m:val="p"/>
                </m:rPr>
                <m:t>.</m:t>
              </m:r>
            </m:e>
          </m:eqArr>
        </m:oMath>
      </m:oMathPara>
    </w:p>
    <w:p>
      <w:pPr>
        <w:numPr>
          <w:ilvl w:val="0"/>
          <w:numId w:val="1046"/>
        </w:numPr>
      </w:pPr>
      <w:r>
        <w:rPr>
          <w:b/>
          <w:bCs/>
        </w:rPr>
        <w:t xml:space="preserve">In</w:t>
      </w:r>
      <w:r>
        <w:rPr>
          <w:b/>
          <w:bCs/>
        </w:rPr>
        <w:t xml:space="preserve"> </w:t>
      </w:r>
      <m:oMath>
        <m:sSup>
          <m:e>
            <m:r>
              <m:rPr>
                <m:scr m:val="double-struck"/>
                <m:sty m:val="p"/>
              </m:rPr>
              <m:t>R</m:t>
            </m:r>
          </m:e>
          <m:sup>
            <m:r>
              <m:t>2</m:t>
            </m:r>
          </m:sup>
        </m:sSup>
      </m:oMath>
      <w:r>
        <w:rPr>
          <w:b/>
          <w:bCs/>
        </w:rPr>
        <w:t xml:space="preserve">:</w:t>
      </w:r>
      <w:r>
        <w:t xml:space="preserve"> </w:t>
      </w:r>
      <m:oMath>
        <m:r>
          <m:rPr>
            <m:scr m:val="script"/>
            <m:sty m:val="p"/>
          </m:rPr>
          <m:t>C</m:t>
        </m:r>
        <m:r>
          <m:rPr>
            <m:sty m:val="p"/>
          </m:rPr>
          <m:t>(</m:t>
        </m:r>
        <m:r>
          <m:rPr>
            <m:sty m:val="bi"/>
          </m:rPr>
          <m:t>A</m:t>
        </m:r>
        <m:r>
          <m:rPr>
            <m:sty m:val="p"/>
          </m:rPr>
          <m:t>)</m:t>
        </m:r>
        <m:r>
          <m:rPr>
            <m:sty m:val="p"/>
          </m:rPr>
          <m:t>=</m:t>
        </m:r>
        <m:r>
          <m:rPr>
            <m:sty m:val="p"/>
          </m:rPr>
          <m:t>span</m:t>
        </m:r>
        <m:r>
          <m:t>​</m:t>
        </m:r>
        <m:d>
          <m:dPr>
            <m:begChr m:val="{"/>
            <m:sepChr m:val=""/>
            <m:endChr m:val="}"/>
            <m:grow/>
          </m:dPr>
          <m:e>
            <m:r>
              <m:rPr>
                <m:sty m:val="p"/>
              </m:rPr>
              <m:t>(</m:t>
            </m:r>
            <m:r>
              <m:t>1</m:t>
            </m:r>
            <m:r>
              <m:rPr>
                <m:sty m:val="p"/>
              </m:rPr>
              <m:t>,</m:t>
            </m:r>
            <m:r>
              <m:t>3</m:t>
            </m:r>
            <m:r>
              <m:rPr>
                <m:sty m:val="p"/>
              </m:rPr>
              <m:t>)</m:t>
            </m:r>
          </m:e>
        </m:d>
        <m:r>
          <m:t>​</m:t>
        </m:r>
      </m:oMath>
      <w:r>
        <w:t xml:space="preserve"> </w:t>
      </w:r>
      <w:r>
        <w:t xml:space="preserve">has dimension</w:t>
      </w:r>
      <w:r>
        <w:t xml:space="preserve"> </w:t>
      </w:r>
      <m:oMath>
        <m:r>
          <m:t>1</m:t>
        </m:r>
        <m:r>
          <m:rPr>
            <m:sty m:val="p"/>
          </m:rPr>
          <m:t>=</m:t>
        </m:r>
        <m:r>
          <m:t>r</m:t>
        </m:r>
      </m:oMath>
      <w:r>
        <w:t xml:space="preserve">,</w:t>
      </w:r>
      <w:r>
        <w:t xml:space="preserve"> </w:t>
      </w:r>
      <w:r>
        <w:t xml:space="preserve">and</w:t>
      </w:r>
      <w:r>
        <w:t xml:space="preserve"> </w:t>
      </w:r>
      <m:oMath>
        <m:r>
          <m:rPr>
            <m:scr m:val="script"/>
            <m:sty m:val="p"/>
          </m:rPr>
          <m:t>N</m:t>
        </m:r>
        <m:r>
          <m:rPr>
            <m:sty m:val="p"/>
          </m:rPr>
          <m:t>(</m:t>
        </m:r>
        <m:sSup>
          <m:e>
            <m:r>
              <m:rPr>
                <m:sty m:val="bi"/>
              </m:rPr>
              <m:t>A</m:t>
            </m:r>
          </m:e>
          <m:sup>
            <m:r>
              <m:rPr>
                <m:sty m:val="p"/>
              </m:rPr>
              <m:t>⊤</m:t>
            </m:r>
          </m:sup>
        </m:sSup>
        <m:r>
          <m:rPr>
            <m:sty m:val="p"/>
          </m:rPr>
          <m:t>)</m:t>
        </m:r>
        <m:r>
          <m:rPr>
            <m:sty m:val="p"/>
          </m:rPr>
          <m:t>=</m:t>
        </m:r>
        <m:r>
          <m:rPr>
            <m:sty m:val="p"/>
          </m:rPr>
          <m:t>span</m:t>
        </m:r>
        <m:r>
          <m:t>​</m:t>
        </m:r>
        <m:d>
          <m:dPr>
            <m:begChr m:val="{"/>
            <m:sepChr m:val=""/>
            <m:endChr m:val="}"/>
            <m:grow/>
          </m:dPr>
          <m:e>
            <m:r>
              <m:rPr>
                <m:sty m:val="p"/>
              </m:rPr>
              <m:t>(</m:t>
            </m:r>
            <m:r>
              <m:rPr>
                <m:sty m:val="p"/>
              </m:rPr>
              <m:t>−</m:t>
            </m:r>
            <m:r>
              <m:t>3</m:t>
            </m:r>
            <m:r>
              <m:rPr>
                <m:sty m:val="p"/>
              </m:rPr>
              <m:t>,</m:t>
            </m:r>
            <m:r>
              <m:t>1</m:t>
            </m:r>
            <m:r>
              <m:rPr>
                <m:sty m:val="p"/>
              </m:rPr>
              <m:t>)</m:t>
            </m:r>
          </m:e>
        </m:d>
        <m:r>
          <m:t>​</m:t>
        </m:r>
      </m:oMath>
      <w:r>
        <w:t xml:space="preserve"> </w:t>
      </w:r>
      <w:r>
        <w:t xml:space="preserve">has dimension</w:t>
      </w:r>
      <w:r>
        <w:t xml:space="preserve"> </w:t>
      </w:r>
      <m:oMath>
        <m:r>
          <m:t>1</m:t>
        </m:r>
        <m:r>
          <m:rPr>
            <m:sty m:val="p"/>
          </m:rPr>
          <m:t>=</m:t>
        </m:r>
        <m:r>
          <m:t>m</m:t>
        </m:r>
        <m:r>
          <m:rPr>
            <m:sty m:val="p"/>
          </m:rPr>
          <m:t>−</m:t>
        </m:r>
        <m:r>
          <m:t>r</m:t>
        </m:r>
      </m:oMath>
      <w:r>
        <w:t xml:space="preserve"> </w:t>
      </w:r>
      <w:r>
        <w:t xml:space="preserve">(</w:t>
      </w:r>
      <w:hyperlink w:anchor="exm-complement-null-space">
        <w:r>
          <w:rPr>
            <w:rStyle w:val="Hyperlink"/>
          </w:rPr>
          <w:t xml:space="preserve">Example 92</w:t>
        </w:r>
      </w:hyperlink>
      <w:r>
        <w:t xml:space="preserve">).</w:t>
      </w:r>
    </w:p>
    <w:p>
      <w:pPr>
        <w:pStyle w:val="FirstParagraph"/>
      </w:pPr>
      <w:del w:id="13741" w:author="PR Preview" w:date="2026-01-01T00:00:00Z">
        <w:r>
          <w:delText xml:space="preserve">By part 3,</w:delText>
        </w:r>
      </w:del>
      <w:del w:id="13742"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0</m:t>
        </m:r>
        <m:r>
          <m:rPr>
            <m:sty m:val="p"/>
          </m:rPr>
          <m:t>,</m:t>
        </m:r>
        <m:r>
          <m:t>0</m:t>
        </m:r>
        <m:r>
          <m:rPr>
            <m:sty m:val="p"/>
          </m:rPr>
          <m:t>)</m:t>
        </m:r>
      </m:oMath>
      <w:del w:id="13743" w:author="PR Preview" w:date="2026-01-01T00:00:00Z">
        <w:r>
          <w:delText xml:space="preserve"> </w:delText>
        </w:r>
      </w:del>
      <w:del w:id="13744" w:author="PR Preview" w:date="2026-01-01T00:00:00Z">
        <w:r>
          <w:delText xml:space="preserve">splits uniquely</w:delText>
        </w:r>
      </w:del>
      <w:del w:id="13745" w:author="PR Preview" w:date="2026-01-01T00:00:00Z">
        <w:r>
          <w:delText xml:space="preserve"> </w:delText>
        </w:r>
      </w:del>
      <w:del w:id="13746" w:author="PR Preview" w:date="2026-01-01T00:00:00Z">
        <w:r>
          <w:delText xml:space="preserve">into a row-space part</w:delText>
        </w:r>
      </w:del>
      <w:del w:id="13747" w:author="PR Preview" w:date="2026-01-01T00:00:00Z">
        <w:r>
          <w:delText xml:space="preserve"> </w:delText>
        </w:r>
      </w:del>
      <m:oMath>
        <m:r>
          <m:t>t</m:t>
        </m:r>
        <m:r>
          <m:t> </m:t>
        </m:r>
        <m:r>
          <m:rPr>
            <m:sty m:val="p"/>
          </m:rPr>
          <m:t>(</m:t>
        </m:r>
        <m:r>
          <m:t>1</m:t>
        </m:r>
        <m:r>
          <m:rPr>
            <m:sty m:val="p"/>
          </m:rPr>
          <m:t>,</m:t>
        </m:r>
        <m:r>
          <m:rPr>
            <m:sty m:val="p"/>
          </m:rPr>
          <m:t>−</m:t>
        </m:r>
        <m:r>
          <m:t>2</m:t>
        </m:r>
        <m:r>
          <m:rPr>
            <m:sty m:val="p"/>
          </m:rPr>
          <m:t>,</m:t>
        </m:r>
        <m:r>
          <m:rPr>
            <m:sty m:val="p"/>
          </m:rPr>
          <m:t>−</m:t>
        </m:r>
        <m:r>
          <m:t>2</m:t>
        </m:r>
        <m:r>
          <m:rPr>
            <m:sty m:val="p"/>
          </m:rPr>
          <m:t>)</m:t>
        </m:r>
      </m:oMath>
      <w:del w:id="13748" w:author="PR Preview" w:date="2026-01-01T00:00:00Z">
        <w:r>
          <w:delText xml:space="preserve"> </w:delText>
        </w:r>
      </w:del>
      <w:del w:id="13749" w:author="PR Preview" w:date="2026-01-01T00:00:00Z">
        <w:r>
          <w:delText xml:space="preserve">and a null-space part.</w:delText>
        </w:r>
      </w:del>
      <w:del w:id="13750" w:author="PR Preview" w:date="2026-01-01T00:00:00Z">
        <w:r>
          <w:delText xml:space="preserve"> </w:delText>
        </w:r>
      </w:del>
      <w:del w:id="13751" w:author="PR Preview" w:date="2026-01-01T00:00:00Z">
        <w:r>
          <w:delText xml:space="preserve">The null-space part</w:delText>
        </w:r>
      </w:del>
      <w:del w:id="13752" w:author="PR Preview" w:date="2026-01-01T00:00:00Z">
        <w:r>
          <w:delText xml:space="preserve"> </w:delText>
        </w:r>
      </w:del>
      <m:oMath>
        <m:limLow>
          <m:e>
            <m:r>
              <m:t>y</m:t>
            </m:r>
          </m:e>
          <m:lim>
            <m:r>
              <m:rPr>
                <m:sty m:val="p"/>
              </m:rPr>
              <m:t>∼</m:t>
            </m:r>
          </m:lim>
        </m:limLow>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oMath>
      <w:del w:id="13753" w:author="PR Preview" w:date="2026-01-01T00:00:00Z">
        <w:r>
          <w:delText xml:space="preserve"> </w:delText>
        </w:r>
      </w:del>
      <w:del w:id="13754" w:author="PR Preview" w:date="2026-01-01T00:00:00Z">
        <w:r>
          <w:delText xml:space="preserve">lies in</w:delText>
        </w:r>
      </w:del>
      <w:del w:id="13755" w:author="PR Preview" w:date="2026-01-01T00:00:00Z">
        <w:r>
          <w:delText xml:space="preserve"> </w:delText>
        </w:r>
      </w:del>
      <m:oMath>
        <m:r>
          <m:rPr>
            <m:scr m:val="script"/>
            <m:sty m:val="p"/>
          </m:rPr>
          <m:t>N</m:t>
        </m:r>
        <m:r>
          <m:rPr>
            <m:sty m:val="p"/>
          </m:rPr>
          <m:t>(</m:t>
        </m:r>
        <m:r>
          <m:rPr>
            <m:sty m:val="bi"/>
          </m:rPr>
          <m:t>A</m:t>
        </m:r>
        <m:r>
          <m:rPr>
            <m:sty m:val="p"/>
          </m:rPr>
          <m:t>)</m:t>
        </m:r>
      </m:oMath>
      <w:del w:id="13756" w:author="PR Preview" w:date="2026-01-01T00:00:00Z">
        <w:r>
          <w:delText xml:space="preserve"> </w:delText>
        </w:r>
      </w:del>
      <w:del w:id="13757" w:author="PR Preview" w:date="2026-01-01T00:00:00Z">
        <w:r>
          <w:delText xml:space="preserve">(part 3),</w:delText>
        </w:r>
      </w:del>
      <w:del w:id="13758" w:author="PR Preview" w:date="2026-01-01T00:00:00Z">
        <w:r>
          <w:delText xml:space="preserve"> </w:delText>
        </w:r>
      </w:del>
      <w:del w:id="13759" w:author="PR Preview" w:date="2026-01-01T00:00:00Z">
        <w:r>
          <w:delText xml:space="preserve">and</w:delText>
        </w:r>
      </w:del>
      <w:del w:id="13760" w:author="PR Preview" w:date="2026-01-01T00:00:00Z">
        <w:r>
          <w:delText xml:space="preserve"> </w:delText>
        </w:r>
      </w:del>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del w:id="13761" w:author="PR Preview" w:date="2026-01-01T00:00:00Z">
        <w:r>
          <w:delText xml:space="preserve"> </w:delText>
        </w:r>
      </w:del>
      <w:del w:id="13762" w:author="PR Preview" w:date="2026-01-01T00:00:00Z">
        <w:r>
          <w:delText xml:space="preserve">(</w:delText>
        </w:r>
      </w:del>
      <w:hyperlink w:anchor="thm-complement-null-space">
        <w:del w:id="13763" w:author="PR Preview" w:date="2026-01-01T00:00:00Z">
          <w:r>
            <w:rPr>
              <w:rStyle w:val="Hyperlink"/>
            </w:rPr>
            <w:delText xml:space="preserve">Theorem 52</w:delText>
          </w:r>
        </w:del>
      </w:hyperlink>
      <w:del w:id="13764" w:author="PR Preview" w:date="2026-01-01T00:00:00Z">
        <w:r>
          <w:delText xml:space="preserve"> </w:delText>
        </w:r>
      </w:del>
      <w:del w:id="13765" w:author="PR Preview" w:date="2026-01-01T00:00:00Z">
        <w:r>
          <w:delText xml:space="preserve">applied to</w:delText>
        </w:r>
      </w:del>
      <w:del w:id="13766" w:author="PR Preview" w:date="2026-01-01T00:00:00Z">
        <w:r>
          <w:delText xml:space="preserve"> </w:delText>
        </w:r>
      </w:del>
      <m:oMath>
        <m:sSup>
          <m:e>
            <m:r>
              <m:rPr>
                <m:sty m:val="bi"/>
              </m:rPr>
              <m:t>A</m:t>
            </m:r>
          </m:e>
          <m:sup>
            <m:r>
              <m:rPr>
                <m:sty m:val="p"/>
              </m:rPr>
              <m:t>⊤</m:t>
            </m:r>
          </m:sup>
        </m:sSup>
      </m:oMath>
      <w:del w:id="13767" w:author="PR Preview" w:date="2026-01-01T00:00:00Z">
        <w:r>
          <w:delText xml:space="preserve">, with</w:delText>
        </w:r>
      </w:del>
      <w:del w:id="13768" w:author="PR Preview" w:date="2026-01-01T00:00:00Z">
        <w:r>
          <w:delText xml:space="preserve"> </w:delText>
        </w:r>
      </w:del>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del w:id="13769" w:author="PR Preview" w:date="2026-01-01T00:00:00Z">
        <w:r>
          <w:delText xml:space="preserve">),</w:delText>
        </w:r>
      </w:del>
      <w:del w:id="13770" w:author="PR Preview" w:date="2026-01-01T00:00:00Z">
        <w:r>
          <w:delText xml:space="preserve"> </w:delText>
        </w:r>
      </w:del>
      <w:del w:id="13771" w:author="PR Preview" w:date="2026-01-01T00:00:00Z">
        <w:r>
          <w:delText xml:space="preserve">so it must be orthogonal to</w:delText>
        </w:r>
      </w:del>
      <w:del w:id="13772" w:author="PR Preview" w:date="2026-01-01T00:00:00Z">
        <w:r>
          <w:delText xml:space="preserve"> </w:delText>
        </w:r>
      </w:del>
      <m:oMath>
        <m:r>
          <m:rPr>
            <m:sty m:val="p"/>
          </m:rPr>
          <m:t>(</m:t>
        </m:r>
        <m:r>
          <m:t>1</m:t>
        </m:r>
        <m:r>
          <m:rPr>
            <m:sty m:val="p"/>
          </m:rPr>
          <m:t>,</m:t>
        </m:r>
        <m:r>
          <m:rPr>
            <m:sty m:val="p"/>
          </m:rPr>
          <m:t>−</m:t>
        </m:r>
        <m:r>
          <m:t>2</m:t>
        </m:r>
        <m:r>
          <m:rPr>
            <m:sty m:val="p"/>
          </m:rPr>
          <m:t>,</m:t>
        </m:r>
        <m:r>
          <m:rPr>
            <m:sty m:val="p"/>
          </m:rPr>
          <m:t>−</m:t>
        </m:r>
        <m:r>
          <m:t>2</m:t>
        </m:r>
        <m:r>
          <m:rPr>
            <m:sty m:val="p"/>
          </m:rPr>
          <m:t>)</m:t>
        </m:r>
      </m:oMath>
      <w:del w:id="13773" w:author="PR Preview" w:date="2026-01-01T00:00:00Z">
        <w:r>
          <w:delText xml:space="preserve">:</w:delText>
        </w:r>
      </w:del>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del w:id="13774" w:author="PR Preview" w:date="2026-01-01T00:00:00Z">
        <w:r>
          <w:delText xml:space="preserve">so</w:delText>
        </w:r>
      </w:del>
      <w:del w:id="13775" w:author="PR Preview" w:date="2026-01-01T00:00:00Z">
        <w:r>
          <w:delText xml:space="preserve"> </w:delText>
        </w:r>
      </w:del>
      <m:oMath>
        <m:r>
          <m:t>t</m:t>
        </m:r>
        <m:r>
          <m:rPr>
            <m:sty m:val="p"/>
          </m:rPr>
          <m:t>=</m:t>
        </m:r>
        <m:f>
          <m:fPr>
            <m:type m:val="bar"/>
          </m:fPr>
          <m:num>
            <m:r>
              <m:t>1</m:t>
            </m:r>
          </m:num>
          <m:den>
            <m:r>
              <m:t>9</m:t>
            </m:r>
          </m:den>
        </m:f>
      </m:oMath>
      <w:del w:id="13776" w:author="PR Preview" w:date="2026-01-01T00:00:00Z">
        <w:r>
          <w:delText xml:space="preserve">.</w:delText>
        </w:r>
      </w:del>
      <w:del w:id="13777" w:author="PR Preview" w:date="2026-01-01T00:00:00Z">
        <w:r>
          <w:delText xml:space="preserve"> </w:delText>
        </w:r>
      </w:del>
      <w:del w:id="13778" w:author="PR Preview" w:date="2026-01-01T00:00:00Z">
        <w:r>
          <w:delText xml:space="preserve">The row-space part is</w:delText>
        </w:r>
      </w:del>
      <w:del w:id="13779" w:author="PR Preview" w:date="2026-01-01T00:00:00Z">
        <w:r>
          <w:delText xml:space="preserve"> </w:delText>
        </w:r>
      </w:del>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del w:id="13780" w:author="PR Preview" w:date="2026-01-01T00:00:00Z">
        <w:r>
          <w:delText xml:space="preserve"> </w:delText>
        </w:r>
      </w:del>
      <w:del w:id="13781" w:author="PR Preview" w:date="2026-01-01T00:00:00Z">
        <w:r>
          <w:delText xml:space="preserve">and the null-space part is</w:delText>
        </w:r>
      </w:del>
      <w:del w:id="13782" w:author="PR Preview" w:date="2026-01-01T00:00:00Z">
        <w:r>
          <w:delText xml:space="preserve"> </w:delText>
        </w:r>
      </w:del>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del w:id="13783" w:author="PR Preview" w:date="2026-01-01T00:00:00Z">
        <w:r>
          <w:delText xml:space="preserve">;</w:delText>
        </w:r>
      </w:del>
      <w:del w:id="13784" w:author="PR Preview" w:date="2026-01-01T00:00:00Z">
        <w:r>
          <w:delText xml:space="preserve"> </w:delText>
        </w:r>
      </w:del>
      <w:del w:id="13785" w:author="PR Preview" w:date="2026-01-01T00:00:00Z">
        <w:r>
          <w:delText xml:space="preserve">as a check, row 1 of</w:delText>
        </w:r>
      </w:del>
      <w:del w:id="13786" w:author="PR Preview" w:date="2026-01-01T00:00:00Z">
        <w:r>
          <w:delText xml:space="preserve"> </w:delText>
        </w:r>
      </w:del>
      <m:oMath>
        <m:r>
          <m:rPr>
            <m:sty m:val="bi"/>
          </m:rPr>
          <m:t>A</m:t>
        </m:r>
      </m:oMath>
      <w:del w:id="13787" w:author="PR Preview" w:date="2026-01-01T00:00:00Z">
        <w:r>
          <w:delText xml:space="preserve"> </w:delText>
        </w:r>
      </w:del>
      <w:del w:id="13788" w:author="PR Preview" w:date="2026-01-01T00:00:00Z">
        <w:r>
          <w:delText xml:space="preserve">gives</w:delText>
        </w:r>
      </w:del>
      <w:del w:id="13789" w:author="PR Preview" w:date="2026-01-01T00:00:00Z">
        <w:r>
          <w:delText xml:space="preserve"> </w:delText>
        </w:r>
      </w:del>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del w:id="13790" w:author="PR Preview" w:date="2026-01-01T00:00:00Z">
        <w:r>
          <w:delText xml:space="preserve">,</w:delText>
        </w:r>
      </w:del>
      <w:del w:id="13791" w:author="PR Preview" w:date="2026-01-01T00:00:00Z">
        <w:r>
          <w:delText xml:space="preserve"> </w:delText>
        </w:r>
      </w:del>
      <w:del w:id="13792" w:author="PR Preview" w:date="2026-01-01T00:00:00Z">
        <w:r>
          <w:delText xml:space="preserve">and row 2 is</w:delText>
        </w:r>
      </w:del>
      <w:del w:id="13793" w:author="PR Preview" w:date="2026-01-01T00:00:00Z">
        <w:r>
          <w:delText xml:space="preserve"> </w:delText>
        </w:r>
      </w:del>
      <m:oMath>
        <m:r>
          <m:t>3</m:t>
        </m:r>
      </m:oMath>
      <w:del w:id="13794" w:author="PR Preview" w:date="2026-01-01T00:00:00Z">
        <w:r>
          <w:delText xml:space="preserve"> </w:delText>
        </w:r>
      </w:del>
      <w:del w:id="13795" w:author="PR Preview" w:date="2026-01-01T00:00:00Z">
        <w:r>
          <w:delText xml:space="preserve">times row 1,</w:delText>
        </w:r>
      </w:del>
      <w:del w:id="13796" w:author="PR Preview" w:date="2026-01-01T00:00:00Z">
        <w:r>
          <w:delText xml:space="preserve"> </w:delText>
        </w:r>
      </w:del>
      <w:del w:id="13797" w:author="PR Preview" w:date="2026-01-01T00:00:00Z">
        <w:r>
          <w:delText xml:space="preserve">so</w:delText>
        </w:r>
      </w:del>
      <w:del w:id="13798" w:author="PR Preview" w:date="2026-01-01T00:00:00Z">
        <w:r>
          <w:delText xml:space="preserve"> </w:delText>
        </w:r>
      </w:del>
      <m:oMath>
        <m:r>
          <m:rPr>
            <m:sty m:val="bi"/>
          </m:rPr>
          <m:t>A</m:t>
        </m:r>
      </m:oMath>
      <w:del w:id="13799" w:author="PR Preview" w:date="2026-01-01T00:00:00Z">
        <w:r>
          <w:delText xml:space="preserve"> </w:delText>
        </w:r>
      </w:del>
      <w:del w:id="13800" w:author="PR Preview" w:date="2026-01-01T00:00:00Z">
        <w:r>
          <w:delText xml:space="preserve">sends the null-space part to</w:delText>
        </w:r>
      </w:del>
      <w:del w:id="13801" w:author="PR Preview" w:date="2026-01-01T00:00:00Z">
        <w:r>
          <w:delText xml:space="preserve"> </w:delText>
        </w:r>
      </w:del>
      <m:oMath>
        <m:sSub>
          <m:e>
            <m:limLow>
              <m:e>
                <m:r>
                  <m:t>0</m:t>
                </m:r>
              </m:e>
              <m:lim>
                <m:r>
                  <m:rPr>
                    <m:sty m:val="p"/>
                  </m:rPr>
                  <m:t>∼</m:t>
                </m:r>
              </m:lim>
            </m:limLow>
          </m:e>
          <m:sub>
            <m:r>
              <m:t>2</m:t>
            </m:r>
          </m:sub>
        </m:sSub>
      </m:oMath>
      <w:del w:id="13802" w:author="PR Preview" w:date="2026-01-01T00:00:00Z">
        <w:r>
          <w:delText xml:space="preserve">.</w:delText>
        </w:r>
      </w:del>
    </w:p>
    <w:p>
      <w:pPr>
        <w:pStyle w:val="FirstParagraph"/>
      </w:pPr>
      <w:ins w:id="13803" w:author="PR Preview" w:date="2026-01-01T00:00:00Z">
        <w:r>
          <w:t xml:space="preserve">By part 3,</w:t>
        </w:r>
      </w:ins>
      <w:ins w:id="13804" w:author="PR Preview" w:date="2026-01-01T00:00:00Z">
        <w:r>
          <w:t xml:space="preserve"> </w:t>
        </w:r>
      </w:ins>
      <w:ins w:id="13805" w:author="PR Preview" w:date="2026-01-01T00:00:00Z">
        <w:r>
          <w:t xml:space="preserve">$\mathord{\smash[b]{\underset{\raise.3ex\hbox{$\scriptstyle\sim$}}{y}}\vphantom{y}} = (1, 0, 0)$</w:t>
        </w:r>
      </w:ins>
      <w:ins w:id="13806" w:author="PR Preview" w:date="2026-01-01T00:00:00Z">
        <w:r>
          <w:t xml:space="preserve"> </w:t>
        </w:r>
      </w:ins>
      <w:ins w:id="13807" w:author="PR Preview" w:date="2026-01-01T00:00:00Z">
        <w:r>
          <w:t xml:space="preserve">splits uniquely</w:t>
        </w:r>
      </w:ins>
      <w:ins w:id="13808" w:author="PR Preview" w:date="2026-01-01T00:00:00Z">
        <w:r>
          <w:t xml:space="preserve"> </w:t>
        </w:r>
      </w:ins>
      <w:ins w:id="13809" w:author="PR Preview" w:date="2026-01-01T00:00:00Z">
        <w:r>
          <w:t xml:space="preserve">into a row-space part</w:t>
        </w:r>
      </w:ins>
      <w:ins w:id="13810" w:author="PR Preview" w:date="2026-01-01T00:00:00Z">
        <w:r>
          <w:t xml:space="preserve"> </w:t>
        </w:r>
      </w:ins>
      <m:oMath>
        <m:r>
          <m:t>t</m:t>
        </m:r>
        <m:r>
          <m:t> </m:t>
        </m:r>
        <m:r>
          <m:rPr>
            <m:sty m:val="p"/>
          </m:rPr>
          <m:t>(</m:t>
        </m:r>
        <m:r>
          <m:t>1</m:t>
        </m:r>
        <m:r>
          <m:rPr>
            <m:sty m:val="p"/>
          </m:rPr>
          <m:t>,</m:t>
        </m:r>
        <m:r>
          <m:rPr>
            <m:sty m:val="p"/>
          </m:rPr>
          <m:t>−</m:t>
        </m:r>
        <m:r>
          <m:t>2</m:t>
        </m:r>
        <m:r>
          <m:rPr>
            <m:sty m:val="p"/>
          </m:rPr>
          <m:t>,</m:t>
        </m:r>
        <m:r>
          <m:rPr>
            <m:sty m:val="p"/>
          </m:rPr>
          <m:t>−</m:t>
        </m:r>
        <m:r>
          <m:t>2</m:t>
        </m:r>
        <m:r>
          <m:rPr>
            <m:sty m:val="p"/>
          </m:rPr>
          <m:t>)</m:t>
        </m:r>
      </m:oMath>
      <w:ins w:id="13811" w:author="PR Preview" w:date="2026-01-01T00:00:00Z">
        <w:r>
          <w:t xml:space="preserve"> </w:t>
        </w:r>
      </w:ins>
      <w:ins w:id="13812" w:author="PR Preview" w:date="2026-01-01T00:00:00Z">
        <w:r>
          <w:t xml:space="preserve">and a null-space part.</w:t>
        </w:r>
      </w:ins>
      <w:ins w:id="13813" w:author="PR Preview" w:date="2026-01-01T00:00:00Z">
        <w:r>
          <w:t xml:space="preserve"> </w:t>
        </w:r>
      </w:ins>
      <w:ins w:id="13814" w:author="PR Preview" w:date="2026-01-01T00:00:00Z">
        <w:r>
          <w:t xml:space="preserve">The null-space part</w:t>
        </w:r>
      </w:ins>
      <w:ins w:id="13815" w:author="PR Preview" w:date="2026-01-01T00:00:00Z">
        <w:r>
          <w:t xml:space="preserve"> </w:t>
        </w:r>
      </w:ins>
      <w:ins w:id="13816" w:author="PR Preview" w:date="2026-01-01T00:00:00Z">
        <w:r>
          <w:t xml:space="preserve">$\mathord{\smash[b]{\underset{\raise.3ex\hbox{$\scriptstyle\sim$}}{y}}\vphantom{y}} - t\,(1, -2, -2)$</w:t>
        </w:r>
      </w:ins>
      <w:ins w:id="13817" w:author="PR Preview" w:date="2026-01-01T00:00:00Z">
        <w:r>
          <w:t xml:space="preserve"> </w:t>
        </w:r>
      </w:ins>
      <w:ins w:id="13818" w:author="PR Preview" w:date="2026-01-01T00:00:00Z">
        <w:r>
          <w:t xml:space="preserve">lies in</w:t>
        </w:r>
      </w:ins>
      <w:ins w:id="13819" w:author="PR Preview" w:date="2026-01-01T00:00:00Z">
        <w:r>
          <w:t xml:space="preserve"> </w:t>
        </w:r>
      </w:ins>
      <m:oMath>
        <m:r>
          <m:rPr>
            <m:scr m:val="script"/>
            <m:sty m:val="p"/>
          </m:rPr>
          <m:t>N</m:t>
        </m:r>
        <m:r>
          <m:rPr>
            <m:sty m:val="p"/>
          </m:rPr>
          <m:t>(</m:t>
        </m:r>
        <m:r>
          <m:rPr>
            <m:sty m:val="bi"/>
          </m:rPr>
          <m:t>A</m:t>
        </m:r>
        <m:r>
          <m:rPr>
            <m:sty m:val="p"/>
          </m:rPr>
          <m:t>)</m:t>
        </m:r>
      </m:oMath>
      <w:ins w:id="13820" w:author="PR Preview" w:date="2026-01-01T00:00:00Z">
        <w:r>
          <w:t xml:space="preserve"> </w:t>
        </w:r>
      </w:ins>
      <w:ins w:id="13821" w:author="PR Preview" w:date="2026-01-01T00:00:00Z">
        <w:r>
          <w:t xml:space="preserve">(part 3),</w:t>
        </w:r>
      </w:ins>
      <w:ins w:id="13822" w:author="PR Preview" w:date="2026-01-01T00:00:00Z">
        <w:r>
          <w:t xml:space="preserve"> </w:t>
        </w:r>
      </w:ins>
      <w:ins w:id="13823" w:author="PR Preview" w:date="2026-01-01T00:00:00Z">
        <w:r>
          <w:t xml:space="preserve">and</w:t>
        </w:r>
      </w:ins>
      <w:ins w:id="13824" w:author="PR Preview" w:date="2026-01-01T00:00:00Z">
        <w:r>
          <w:t xml:space="preserve"> </w:t>
        </w:r>
      </w:ins>
      <m:oMath>
        <m:r>
          <m:rPr>
            <m:scr m:val="script"/>
            <m:sty m:val="p"/>
          </m:rPr>
          <m:t>N</m:t>
        </m:r>
        <m:r>
          <m:rPr>
            <m:sty m:val="p"/>
          </m:rPr>
          <m:t>(</m:t>
        </m:r>
        <m:r>
          <m:rPr>
            <m:sty m:val="bi"/>
          </m:rPr>
          <m:t>A</m:t>
        </m:r>
        <m:r>
          <m:rPr>
            <m:sty m:val="p"/>
          </m:rPr>
          <m:t>)</m:t>
        </m:r>
        <m:r>
          <m:rPr>
            <m:sty m:val="p"/>
          </m:rPr>
          <m:t>=</m:t>
        </m:r>
        <m:r>
          <m:rPr>
            <m:scr m:val="script"/>
            <m:sty m:val="p"/>
          </m:rPr>
          <m:t>C</m:t>
        </m:r>
        <m:r>
          <m:rPr>
            <m:sty m:val="p"/>
          </m:rPr>
          <m:t>(</m:t>
        </m:r>
        <m:sSup>
          <m:e>
            <m:r>
              <m:rPr>
                <m:sty m:val="bi"/>
              </m:rPr>
              <m:t>A</m:t>
            </m:r>
          </m:e>
          <m:sup>
            <m:r>
              <m:rPr>
                <m:sty m:val="p"/>
              </m:rPr>
              <m:t>⊤</m:t>
            </m:r>
          </m:sup>
        </m:sSup>
        <m:sSup>
          <m:e>
            <m:r>
              <m:rPr>
                <m:sty m:val="p"/>
              </m:rPr>
              <m:t>)</m:t>
            </m:r>
          </m:e>
          <m:sup>
            <m:r>
              <m:rPr>
                <m:sty m:val="p"/>
              </m:rPr>
              <m:t>⟂</m:t>
            </m:r>
          </m:sup>
        </m:sSup>
      </m:oMath>
      <w:ins w:id="13825" w:author="PR Preview" w:date="2026-01-01T00:00:00Z">
        <w:r>
          <w:t xml:space="preserve"> </w:t>
        </w:r>
      </w:ins>
      <w:ins w:id="13826" w:author="PR Preview" w:date="2026-01-01T00:00:00Z">
        <w:r>
          <w:t xml:space="preserve">(</w:t>
        </w:r>
      </w:ins>
      <w:hyperlink w:anchor="thm-complement-null-space">
        <w:ins w:id="13827" w:author="PR Preview" w:date="2026-01-01T00:00:00Z">
          <w:r>
            <w:rPr>
              <w:rStyle w:val="Hyperlink"/>
            </w:rPr>
            <w:t xml:space="preserve">Theorem 52</w:t>
          </w:r>
        </w:ins>
      </w:hyperlink>
      <w:ins w:id="13828" w:author="PR Preview" w:date="2026-01-01T00:00:00Z">
        <w:r>
          <w:t xml:space="preserve"> </w:t>
        </w:r>
      </w:ins>
      <w:ins w:id="13829" w:author="PR Preview" w:date="2026-01-01T00:00:00Z">
        <w:r>
          <w:t xml:space="preserve">applied to</w:t>
        </w:r>
      </w:ins>
      <w:ins w:id="13830" w:author="PR Preview" w:date="2026-01-01T00:00:00Z">
        <w:r>
          <w:t xml:space="preserve"> </w:t>
        </w:r>
      </w:ins>
      <m:oMath>
        <m:sSup>
          <m:e>
            <m:r>
              <m:rPr>
                <m:sty m:val="bi"/>
              </m:rPr>
              <m:t>A</m:t>
            </m:r>
          </m:e>
          <m:sup>
            <m:r>
              <m:rPr>
                <m:sty m:val="p"/>
              </m:rPr>
              <m:t>⊤</m:t>
            </m:r>
          </m:sup>
        </m:sSup>
      </m:oMath>
      <w:ins w:id="13831" w:author="PR Preview" w:date="2026-01-01T00:00:00Z">
        <w:r>
          <w:t xml:space="preserve">, with</w:t>
        </w:r>
      </w:ins>
      <w:ins w:id="13832" w:author="PR Preview" w:date="2026-01-01T00:00:00Z">
        <w:r>
          <w:t xml:space="preserve"> </w:t>
        </w:r>
      </w:ins>
      <m:oMath>
        <m:sSup>
          <m:e>
            <m:r>
              <m:rPr>
                <m:sty m:val="p"/>
              </m:rPr>
              <m:t>(</m:t>
            </m:r>
            <m:sSup>
              <m:e>
                <m:r>
                  <m:rPr>
                    <m:sty m:val="bi"/>
                  </m:rPr>
                  <m:t>A</m:t>
                </m:r>
              </m:e>
              <m:sup>
                <m:r>
                  <m:rPr>
                    <m:sty m:val="p"/>
                  </m:rPr>
                  <m:t>⊤</m:t>
                </m:r>
              </m:sup>
            </m:sSup>
            <m:r>
              <m:rPr>
                <m:sty m:val="p"/>
              </m:rPr>
              <m:t>)</m:t>
            </m:r>
          </m:e>
          <m:sup>
            <m:r>
              <m:rPr>
                <m:sty m:val="p"/>
              </m:rPr>
              <m:t>⊤</m:t>
            </m:r>
          </m:sup>
        </m:sSup>
        <m:r>
          <m:rPr>
            <m:sty m:val="p"/>
          </m:rPr>
          <m:t>=</m:t>
        </m:r>
        <m:r>
          <m:rPr>
            <m:sty m:val="bi"/>
          </m:rPr>
          <m:t>A</m:t>
        </m:r>
      </m:oMath>
      <w:ins w:id="13833" w:author="PR Preview" w:date="2026-01-01T00:00:00Z">
        <w:r>
          <w:t xml:space="preserve">),</w:t>
        </w:r>
      </w:ins>
      <w:ins w:id="13834" w:author="PR Preview" w:date="2026-01-01T00:00:00Z">
        <w:r>
          <w:t xml:space="preserve"> </w:t>
        </w:r>
      </w:ins>
      <w:ins w:id="13835" w:author="PR Preview" w:date="2026-01-01T00:00:00Z">
        <w:r>
          <w:t xml:space="preserve">so it must be orthogonal to</w:t>
        </w:r>
      </w:ins>
      <w:ins w:id="13836" w:author="PR Preview" w:date="2026-01-01T00:00:00Z">
        <w:r>
          <w:t xml:space="preserve"> </w:t>
        </w:r>
      </w:ins>
      <m:oMath>
        <m:r>
          <m:rPr>
            <m:sty m:val="p"/>
          </m:rPr>
          <m:t>(</m:t>
        </m:r>
        <m:r>
          <m:t>1</m:t>
        </m:r>
        <m:r>
          <m:rPr>
            <m:sty m:val="p"/>
          </m:rPr>
          <m:t>,</m:t>
        </m:r>
        <m:r>
          <m:rPr>
            <m:sty m:val="p"/>
          </m:rPr>
          <m:t>−</m:t>
        </m:r>
        <m:r>
          <m:t>2</m:t>
        </m:r>
        <m:r>
          <m:rPr>
            <m:sty m:val="p"/>
          </m:rPr>
          <m:t>,</m:t>
        </m:r>
        <m:r>
          <m:rPr>
            <m:sty m:val="p"/>
          </m:rPr>
          <m:t>−</m:t>
        </m:r>
        <m:r>
          <m:t>2</m:t>
        </m:r>
        <m:r>
          <m:rPr>
            <m:sty m:val="p"/>
          </m:rPr>
          <m:t>)</m:t>
        </m:r>
      </m:oMath>
      <w:ins w:id="13837" w:author="PR Preview" w:date="2026-01-01T00:00:00Z">
        <w:r>
          <w:t xml:space="preserve">:</w:t>
        </w:r>
      </w:ins>
    </w:p>
    <w:p>
      <w:pPr>
        <w:pStyle w:val="BodyText"/>
      </w:pPr>
      <m:oMathPara>
        <m:oMathParaPr>
          <m:jc m:val="center"/>
        </m:oMathParaPr>
        <m:oMath>
          <m:eqArr>
            <m:e>
              <m:r>
                <m:t>0</m:t>
              </m:r>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rPr>
                      <m:sty m:val="p"/>
                    </m:rPr>
                    <m:t>(</m:t>
                  </m:r>
                  <m:r>
                    <m:t>1</m:t>
                  </m:r>
                  <m:r>
                    <m:rPr>
                      <m:sty m:val="p"/>
                    </m:rPr>
                    <m:t>,</m:t>
                  </m:r>
                  <m:r>
                    <m:t>0</m:t>
                  </m:r>
                  <m:r>
                    <m:rPr>
                      <m:sty m:val="p"/>
                    </m:rPr>
                    <m:t>,</m:t>
                  </m:r>
                  <m:r>
                    <m:t>0</m:t>
                  </m:r>
                  <m:r>
                    <m:rPr>
                      <m:sty m:val="p"/>
                    </m:rPr>
                    <m:t>)</m:t>
                  </m:r>
                  <m:r>
                    <m:rPr>
                      <m:sty m:val="p"/>
                    </m:rPr>
                    <m:t>−</m:t>
                  </m:r>
                  <m:r>
                    <m:t>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(orthogonality)</m:t>
              </m:r>
            </m:e>
            <m:e>
              <m:r>
                <m:t>&amp;</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m:t>
              </m:r>
              <m:d>
                <m:dPr>
                  <m:begChr m:val="("/>
                  <m:sepChr m:val=""/>
                  <m:endChr m:val=")"/>
                  <m:grow/>
                </m:dPr>
                <m:e>
                  <m:r>
                    <m:t>1</m:t>
                  </m:r>
                  <m:r>
                    <m:rPr>
                      <m:sty m:val="p"/>
                    </m:rPr>
                    <m:t>⋅</m:t>
                  </m:r>
                  <m:r>
                    <m:rPr>
                      <m:sty m:val="p"/>
                    </m:rPr>
                    <m:t>(</m:t>
                  </m:r>
                  <m:r>
                    <m:t>1</m:t>
                  </m:r>
                  <m:r>
                    <m:rPr>
                      <m:sty m:val="p"/>
                    </m:rPr>
                    <m:t>,</m:t>
                  </m:r>
                  <m:r>
                    <m:t>0</m:t>
                  </m:r>
                  <m:r>
                    <m:rPr>
                      <m:sty m:val="p"/>
                    </m:rPr>
                    <m:t>,</m:t>
                  </m:r>
                  <m:r>
                    <m:t>0</m:t>
                  </m:r>
                  <m:r>
                    <m:rPr>
                      <m:sty m:val="p"/>
                    </m:rPr>
                    <m:t>)</m:t>
                  </m:r>
                  <m:r>
                    <m:rPr>
                      <m:sty m:val="p"/>
                    </m:rPr>
                    <m:t>+</m:t>
                  </m:r>
                  <m:r>
                    <m:rPr>
                      <m:sty m:val="p"/>
                    </m:rPr>
                    <m:t>(</m:t>
                  </m:r>
                  <m:r>
                    <m:rPr>
                      <m:sty m:val="p"/>
                    </m:rPr>
                    <m:t>−</m:t>
                  </m:r>
                  <m:r>
                    <m:t>t</m:t>
                  </m:r>
                  <m:r>
                    <m:rPr>
                      <m:sty m:val="p"/>
                    </m:rPr>
                    <m:t>)</m:t>
                  </m:r>
                  <m:r>
                    <m:t> </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(write the difference as a linear combination)</m:t>
              </m:r>
            </m:e>
            <m:e>
              <m:r>
                <m:t>&amp;</m:t>
              </m:r>
              <m:r>
                <m:rPr>
                  <m:sty m:val="p"/>
                </m:rPr>
                <m:t>=</m:t>
              </m:r>
              <m:r>
                <m:t>1</m:t>
              </m:r>
              <m:r>
                <m:rPr>
                  <m:sty m:val="p"/>
                </m:rPr>
                <m:t>⋅</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t>0</m:t>
                  </m:r>
                  <m:r>
                    <m:rPr>
                      <m:sty m:val="p"/>
                    </m:rPr>
                    <m:t>,</m:t>
                  </m:r>
                  <m:r>
                    <m:t>0</m:t>
                  </m:r>
                  <m:r>
                    <m:rPr>
                      <m:sty m:val="p"/>
                    </m:rPr>
                    <m:t>)</m:t>
                  </m:r>
                </m:e>
              </m:d>
              <m:r>
                <m:t>​</m:t>
              </m:r>
              <m:r>
                <m:rPr>
                  <m:sty m:val="p"/>
                </m:rPr>
                <m:t>+</m:t>
              </m:r>
              <m:r>
                <m:rPr>
                  <m:sty m:val="p"/>
                </m:rPr>
                <m:t>(</m:t>
              </m:r>
              <m:r>
                <m:rPr>
                  <m:sty m:val="p"/>
                </m:rPr>
                <m:t>−</m:t>
              </m:r>
              <m:r>
                <m:t>t</m:t>
              </m:r>
              <m:r>
                <m:rPr>
                  <m:sty m:val="p"/>
                </m:rPr>
                <m:t>)</m:t>
              </m:r>
              <m:r>
                <m:t> </m:t>
              </m:r>
              <m:r>
                <m:t>​</m:t>
              </m:r>
              <m:d>
                <m:dPr>
                  <m:begChr m:val="("/>
                  <m:sepChr m:val=""/>
                  <m:endChr m:val=")"/>
                  <m:grow/>
                </m:dPr>
                <m:e>
                  <m:r>
                    <m:rPr>
                      <m:sty m:val="p"/>
                    </m:rPr>
                    <m:t>(</m:t>
                  </m:r>
                  <m:r>
                    <m:t>1</m:t>
                  </m:r>
                  <m:r>
                    <m:rPr>
                      <m:sty m:val="p"/>
                    </m:rPr>
                    <m:t>,</m:t>
                  </m:r>
                  <m:r>
                    <m:rPr>
                      <m:sty m:val="p"/>
                    </m:rPr>
                    <m:t>−</m:t>
                  </m:r>
                  <m:r>
                    <m:t>2</m:t>
                  </m:r>
                  <m:r>
                    <m:rPr>
                      <m:sty m:val="p"/>
                    </m:rPr>
                    <m:t>,</m:t>
                  </m:r>
                  <m:r>
                    <m:rPr>
                      <m:sty m:val="p"/>
                    </m:rPr>
                    <m:t>−</m:t>
                  </m:r>
                  <m:r>
                    <m:t>2</m:t>
                  </m:r>
                  <m:r>
                    <m:rPr>
                      <m:sty m:val="p"/>
                    </m:rPr>
                    <m:t>)</m:t>
                  </m:r>
                  <m:r>
                    <m:rPr>
                      <m:sty m:val="p"/>
                    </m:rPr>
                    <m:t>⋅</m:t>
                  </m:r>
                  <m:r>
                    <m:rPr>
                      <m:sty m:val="p"/>
                    </m:rPr>
                    <m:t>(</m:t>
                  </m:r>
                  <m:r>
                    <m:t>1</m:t>
                  </m:r>
                  <m:r>
                    <m:rPr>
                      <m:sty m:val="p"/>
                    </m:rPr>
                    <m:t>,</m:t>
                  </m:r>
                  <m:r>
                    <m:rPr>
                      <m:sty m:val="p"/>
                    </m:rPr>
                    <m:t>−</m:t>
                  </m:r>
                  <m:r>
                    <m:t>2</m:t>
                  </m:r>
                  <m:r>
                    <m:rPr>
                      <m:sty m:val="p"/>
                    </m:rPr>
                    <m:t>,</m:t>
                  </m:r>
                  <m:r>
                    <m:rPr>
                      <m:sty m:val="p"/>
                    </m:rPr>
                    <m:t>−</m:t>
                  </m:r>
                  <m:r>
                    <m:t>2</m:t>
                  </m:r>
                  <m:r>
                    <m:rPr>
                      <m:sty m:val="p"/>
                    </m:rPr>
                    <m:t>)</m:t>
                  </m:r>
                </m:e>
              </m:d>
              <m:r>
                <m:t>​</m:t>
              </m:r>
              <m:r>
                <m:t>&amp;</m:t>
              </m:r>
              <m:r>
                <m:t>&amp;</m:t>
              </m:r>
              <m:r>
                <m:rPr>
                  <m:nor/>
                  <m:sty m:val="p"/>
                </m:rPr>
                <m:t>(</m:t>
              </m:r>
              <m:r>
                <m:rPr>
                  <m:nor/>
                  <m:sty m:val="p"/>
                </m:rPr>
                <m:t>Theorem 50</m:t>
              </m:r>
              <m:r>
                <m:rPr>
                  <m:nor/>
                  <m:sty m:val="p"/>
                </m:rPr>
                <m:t>)</m:t>
              </m:r>
            </m:e>
            <m:e>
              <m:r>
                <m:t>&amp;</m:t>
              </m:r>
              <m:r>
                <m:rPr>
                  <m:sty m:val="p"/>
                </m:rPr>
                <m:t>=</m:t>
              </m:r>
              <m:r>
                <m:t>1</m:t>
              </m:r>
              <m:r>
                <m:rPr>
                  <m:sty m:val="p"/>
                </m:rPr>
                <m:t>⋅</m:t>
              </m:r>
              <m:r>
                <m:t>1</m:t>
              </m:r>
              <m:r>
                <m:rPr>
                  <m:sty m:val="p"/>
                </m:rPr>
                <m:t>+</m:t>
              </m:r>
              <m:r>
                <m:rPr>
                  <m:sty m:val="p"/>
                </m:rPr>
                <m:t>(</m:t>
              </m:r>
              <m:r>
                <m:rPr>
                  <m:sty m:val="p"/>
                </m:rPr>
                <m:t>−</m:t>
              </m:r>
              <m:r>
                <m:t>t</m:t>
              </m:r>
              <m:r>
                <m:rPr>
                  <m:sty m:val="p"/>
                </m:rPr>
                <m:t>)</m:t>
              </m:r>
              <m:r>
                <m:rPr>
                  <m:sty m:val="p"/>
                </m:rPr>
                <m:t>⋅</m:t>
              </m:r>
              <m:r>
                <m:t>9</m:t>
              </m:r>
              <m:r>
                <m:t>&amp;</m:t>
              </m:r>
              <m:r>
                <m:t>&amp;</m:t>
              </m:r>
              <m:r>
                <m:rPr>
                  <m:nor/>
                  <m:sty m:val="p"/>
                </m:rPr>
                <m:t>(</m:t>
              </m:r>
              <m:r>
                <m:rPr>
                  <m:nor/>
                  <m:sty m:val="p"/>
                </m:rPr>
                <m:t>Definition 8</m:t>
              </m:r>
              <m:r>
                <m:rPr>
                  <m:nor/>
                  <m:sty m:val="p"/>
                </m:rPr>
                <m:t>)</m:t>
              </m:r>
            </m:e>
            <m:e>
              <m:r>
                <m:t>&amp;</m:t>
              </m:r>
              <m:r>
                <m:rPr>
                  <m:sty m:val="p"/>
                </m:rPr>
                <m:t>=</m:t>
              </m:r>
              <m:r>
                <m:t>1</m:t>
              </m:r>
              <m:r>
                <m:rPr>
                  <m:sty m:val="p"/>
                </m:rPr>
                <m:t>−</m:t>
              </m:r>
              <m:r>
                <m:t>9</m:t>
              </m:r>
              <m:r>
                <m:t>t</m:t>
              </m:r>
              <m:r>
                <m:rPr>
                  <m:sty m:val="p"/>
                </m:rPr>
                <m:t>,</m:t>
              </m:r>
              <m:r>
                <m:t>&amp;</m:t>
              </m:r>
              <m:r>
                <m:t>&amp;</m:t>
              </m:r>
              <m:r>
                <m:rPr>
                  <m:nor/>
                  <m:sty m:val="p"/>
                </m:rPr>
                <m:t>(arithmetic)</m:t>
              </m:r>
            </m:e>
          </m:eqArr>
        </m:oMath>
      </m:oMathPara>
    </w:p>
    <w:p>
      <w:pPr>
        <w:pStyle w:val="FirstParagraph"/>
      </w:pPr>
      <w:ins w:id="13838" w:author="PR Preview" w:date="2026-01-01T00:00:00Z">
        <w:r>
          <w:t xml:space="preserve">so</w:t>
        </w:r>
      </w:ins>
      <w:ins w:id="13839" w:author="PR Preview" w:date="2026-01-01T00:00:00Z">
        <w:r>
          <w:t xml:space="preserve"> </w:t>
        </w:r>
      </w:ins>
      <m:oMath>
        <m:r>
          <m:t>t</m:t>
        </m:r>
        <m:r>
          <m:rPr>
            <m:sty m:val="p"/>
          </m:rPr>
          <m:t>=</m:t>
        </m:r>
        <m:f>
          <m:fPr>
            <m:type m:val="bar"/>
          </m:fPr>
          <m:num>
            <m:r>
              <m:t>1</m:t>
            </m:r>
          </m:num>
          <m:den>
            <m:r>
              <m:t>9</m:t>
            </m:r>
          </m:den>
        </m:f>
      </m:oMath>
      <w:ins w:id="13840" w:author="PR Preview" w:date="2026-01-01T00:00:00Z">
        <w:r>
          <w:t xml:space="preserve">.</w:t>
        </w:r>
      </w:ins>
      <w:ins w:id="13841" w:author="PR Preview" w:date="2026-01-01T00:00:00Z">
        <w:r>
          <w:t xml:space="preserve"> </w:t>
        </w:r>
      </w:ins>
      <w:ins w:id="13842" w:author="PR Preview" w:date="2026-01-01T00:00:00Z">
        <w:r>
          <w:t xml:space="preserve">The row-space part is</w:t>
        </w:r>
      </w:ins>
      <w:ins w:id="13843" w:author="PR Preview" w:date="2026-01-01T00:00:00Z">
        <w:r>
          <w:t xml:space="preserve"> </w:t>
        </w:r>
      </w:ins>
      <m:oMath>
        <m:r>
          <m:t>​</m:t>
        </m:r>
        <m:d>
          <m:dPr>
            <m:begChr m:val="("/>
            <m:sepChr m:val=""/>
            <m:endChr m:val=")"/>
            <m:grow/>
          </m:dPr>
          <m:e>
            <m:f>
              <m:fPr>
                <m:type m:val="bar"/>
              </m:fPr>
              <m:num>
                <m:r>
                  <m:t>1</m:t>
                </m:r>
              </m:num>
              <m:den>
                <m:r>
                  <m:t>9</m:t>
                </m:r>
              </m:den>
            </m:f>
            <m:r>
              <m:rPr>
                <m:sty m:val="p"/>
              </m:rPr>
              <m:t>,</m:t>
            </m:r>
            <m:r>
              <m:rPr>
                <m:sty m:val="p"/>
              </m:rPr>
              <m:t>−</m:t>
            </m:r>
            <m:f>
              <m:fPr>
                <m:type m:val="bar"/>
              </m:fPr>
              <m:num>
                <m:r>
                  <m:t>2</m:t>
                </m:r>
              </m:num>
              <m:den>
                <m:r>
                  <m:t>9</m:t>
                </m:r>
              </m:den>
            </m:f>
            <m:r>
              <m:rPr>
                <m:sty m:val="p"/>
              </m:rPr>
              <m:t>,</m:t>
            </m:r>
            <m:r>
              <m:rPr>
                <m:sty m:val="p"/>
              </m:rPr>
              <m:t>−</m:t>
            </m:r>
            <m:f>
              <m:fPr>
                <m:type m:val="bar"/>
              </m:fPr>
              <m:num>
                <m:r>
                  <m:t>2</m:t>
                </m:r>
              </m:num>
              <m:den>
                <m:r>
                  <m:t>9</m:t>
                </m:r>
              </m:den>
            </m:f>
          </m:e>
        </m:d>
        <m:r>
          <m:t>​</m:t>
        </m:r>
      </m:oMath>
      <w:ins w:id="13844" w:author="PR Preview" w:date="2026-01-01T00:00:00Z">
        <w:r>
          <w:t xml:space="preserve"> </w:t>
        </w:r>
      </w:ins>
      <w:ins w:id="13845" w:author="PR Preview" w:date="2026-01-01T00:00:00Z">
        <w:r>
          <w:t xml:space="preserve">and the null-space part is</w:t>
        </w:r>
      </w:ins>
      <w:ins w:id="13846" w:author="PR Preview" w:date="2026-01-01T00:00:00Z">
        <w:r>
          <w:t xml:space="preserve"> </w:t>
        </w:r>
      </w:ins>
      <m:oMath>
        <m:r>
          <m:t>​</m:t>
        </m:r>
        <m:d>
          <m:dPr>
            <m:begChr m:val="("/>
            <m:sepChr m:val=""/>
            <m:endChr m:val=")"/>
            <m:grow/>
          </m:dPr>
          <m:e>
            <m:f>
              <m:fPr>
                <m:type m:val="bar"/>
              </m:fPr>
              <m:num>
                <m:r>
                  <m:t>8</m:t>
                </m:r>
              </m:num>
              <m:den>
                <m:r>
                  <m:t>9</m:t>
                </m:r>
              </m:den>
            </m:f>
            <m:r>
              <m:rPr>
                <m:sty m:val="p"/>
              </m:rPr>
              <m:t>,</m:t>
            </m:r>
            <m:f>
              <m:fPr>
                <m:type m:val="bar"/>
              </m:fPr>
              <m:num>
                <m:r>
                  <m:t>2</m:t>
                </m:r>
              </m:num>
              <m:den>
                <m:r>
                  <m:t>9</m:t>
                </m:r>
              </m:den>
            </m:f>
            <m:r>
              <m:rPr>
                <m:sty m:val="p"/>
              </m:rPr>
              <m:t>,</m:t>
            </m:r>
            <m:f>
              <m:fPr>
                <m:type m:val="bar"/>
              </m:fPr>
              <m:num>
                <m:r>
                  <m:t>2</m:t>
                </m:r>
              </m:num>
              <m:den>
                <m:r>
                  <m:t>9</m:t>
                </m:r>
              </m:den>
            </m:f>
          </m:e>
        </m:d>
        <m:r>
          <m:t>​</m:t>
        </m:r>
      </m:oMath>
      <w:ins w:id="13847" w:author="PR Preview" w:date="2026-01-01T00:00:00Z">
        <w:r>
          <w:t xml:space="preserve">;</w:t>
        </w:r>
      </w:ins>
      <w:ins w:id="13848" w:author="PR Preview" w:date="2026-01-01T00:00:00Z">
        <w:r>
          <w:t xml:space="preserve"> </w:t>
        </w:r>
      </w:ins>
      <w:ins w:id="13849" w:author="PR Preview" w:date="2026-01-01T00:00:00Z">
        <w:r>
          <w:t xml:space="preserve">as a check, row 1 of</w:t>
        </w:r>
      </w:ins>
      <w:ins w:id="13850" w:author="PR Preview" w:date="2026-01-01T00:00:00Z">
        <w:r>
          <w:t xml:space="preserve"> </w:t>
        </w:r>
      </w:ins>
      <m:oMath>
        <m:r>
          <m:rPr>
            <m:sty m:val="bi"/>
          </m:rPr>
          <m:t>A</m:t>
        </m:r>
      </m:oMath>
      <w:ins w:id="13851" w:author="PR Preview" w:date="2026-01-01T00:00:00Z">
        <w:r>
          <w:t xml:space="preserve"> </w:t>
        </w:r>
      </w:ins>
      <w:ins w:id="13852" w:author="PR Preview" w:date="2026-01-01T00:00:00Z">
        <w:r>
          <w:t xml:space="preserve">gives</w:t>
        </w:r>
      </w:ins>
      <w:ins w:id="13853" w:author="PR Preview" w:date="2026-01-01T00:00:00Z">
        <w:r>
          <w:t xml:space="preserve"> </w:t>
        </w:r>
      </w:ins>
      <m:oMath>
        <m:f>
          <m:fPr>
            <m:type m:val="bar"/>
          </m:fPr>
          <m:num>
            <m:r>
              <m:t>8</m:t>
            </m:r>
          </m:num>
          <m:den>
            <m:r>
              <m:t>9</m:t>
            </m:r>
          </m:den>
        </m:f>
        <m:r>
          <m:rPr>
            <m:sty m:val="p"/>
          </m:rPr>
          <m:t>−</m:t>
        </m:r>
        <m:r>
          <m:t>2</m:t>
        </m:r>
        <m:r>
          <m:rPr>
            <m:sty m:val="p"/>
          </m:rPr>
          <m:t>⋅</m:t>
        </m:r>
        <m:f>
          <m:fPr>
            <m:type m:val="bar"/>
          </m:fPr>
          <m:num>
            <m:r>
              <m:t>2</m:t>
            </m:r>
          </m:num>
          <m:den>
            <m:r>
              <m:t>9</m:t>
            </m:r>
          </m:den>
        </m:f>
        <m:r>
          <m:rPr>
            <m:sty m:val="p"/>
          </m:rPr>
          <m:t>−</m:t>
        </m:r>
        <m:r>
          <m:t>2</m:t>
        </m:r>
        <m:r>
          <m:rPr>
            <m:sty m:val="p"/>
          </m:rPr>
          <m:t>⋅</m:t>
        </m:r>
        <m:f>
          <m:fPr>
            <m:type m:val="bar"/>
          </m:fPr>
          <m:num>
            <m:r>
              <m:t>2</m:t>
            </m:r>
          </m:num>
          <m:den>
            <m:r>
              <m:t>9</m:t>
            </m:r>
          </m:den>
        </m:f>
        <m:r>
          <m:rPr>
            <m:sty m:val="p"/>
          </m:rPr>
          <m:t>=</m:t>
        </m:r>
        <m:r>
          <m:t>0</m:t>
        </m:r>
      </m:oMath>
      <w:ins w:id="13854" w:author="PR Preview" w:date="2026-01-01T00:00:00Z">
        <w:r>
          <w:t xml:space="preserve">,</w:t>
        </w:r>
      </w:ins>
      <w:ins w:id="13855" w:author="PR Preview" w:date="2026-01-01T00:00:00Z">
        <w:r>
          <w:t xml:space="preserve"> </w:t>
        </w:r>
      </w:ins>
      <w:ins w:id="13856" w:author="PR Preview" w:date="2026-01-01T00:00:00Z">
        <w:r>
          <w:t xml:space="preserve">and row 2 is</w:t>
        </w:r>
      </w:ins>
      <w:ins w:id="13857" w:author="PR Preview" w:date="2026-01-01T00:00:00Z">
        <w:r>
          <w:t xml:space="preserve"> </w:t>
        </w:r>
      </w:ins>
      <m:oMath>
        <m:r>
          <m:t>3</m:t>
        </m:r>
      </m:oMath>
      <w:ins w:id="13858" w:author="PR Preview" w:date="2026-01-01T00:00:00Z">
        <w:r>
          <w:t xml:space="preserve"> </w:t>
        </w:r>
      </w:ins>
      <w:ins w:id="13859" w:author="PR Preview" w:date="2026-01-01T00:00:00Z">
        <w:r>
          <w:t xml:space="preserve">times row 1,</w:t>
        </w:r>
      </w:ins>
      <w:ins w:id="13860" w:author="PR Preview" w:date="2026-01-01T00:00:00Z">
        <w:r>
          <w:t xml:space="preserve"> </w:t>
        </w:r>
      </w:ins>
      <w:ins w:id="13861" w:author="PR Preview" w:date="2026-01-01T00:00:00Z">
        <w:r>
          <w:t xml:space="preserve">so</w:t>
        </w:r>
      </w:ins>
      <w:ins w:id="13862" w:author="PR Preview" w:date="2026-01-01T00:00:00Z">
        <w:r>
          <w:t xml:space="preserve"> </w:t>
        </w:r>
      </w:ins>
      <m:oMath>
        <m:r>
          <m:rPr>
            <m:sty m:val="bi"/>
          </m:rPr>
          <m:t>A</m:t>
        </m:r>
      </m:oMath>
      <w:ins w:id="13863" w:author="PR Preview" w:date="2026-01-01T00:00:00Z">
        <w:r>
          <w:t xml:space="preserve"> </w:t>
        </w:r>
      </w:ins>
      <w:ins w:id="13864" w:author="PR Preview" w:date="2026-01-01T00:00:00Z">
        <w:r>
          <w:t xml:space="preserve">sends the null-space part to</w:t>
        </w:r>
      </w:ins>
      <w:ins w:id="13865" w:author="PR Preview" w:date="2026-01-01T00:00:00Z">
        <w:r>
          <w:t xml:space="preserve"> </w:t>
        </w:r>
      </w:ins>
      <w:ins w:id="13866" w:author="PR Preview" w:date="2026-01-01T00:00:00Z">
        <w:r>
          <w:t xml:space="preserve">$\mathord{\smash[b]{\underset{\raise.3ex\hbox{$\scriptstyle\sim$}}{0}}\vphantom{0}}_2$</w:t>
        </w:r>
      </w:ins>
      <w:ins w:id="13867" w:author="PR Preview" w:date="2026-01-01T00:00:00Z">
        <w:r>
          <w:t xml:space="preserve">.</w:t>
        </w:r>
      </w:ins>
    </w:p>
    <w:bookmarkEnd w:id="339"/>
    <w:bookmarkEnd w:id="340"/>
    <w:bookmarkStart w:id="352" w:name="sec-inner-products"/>
    <w:p>
      <w:pPr>
        <w:pStyle w:val="Heading2"/>
      </w:pPr>
      <w:r>
        <w:t xml:space="preserve">10 Inner products</w:t>
      </w:r>
    </w:p>
    <w:bookmarkStart w:id="341" w:name="def-inner-product"/>
    <w:p>
      <w:pPr>
        <w:pStyle w:val="FirstParagraph"/>
      </w:pPr>
      <w:del w:id="13868" w:author="PR Preview" w:date="2026-01-01T00:00:00Z">
        <w:r>
          <w:rPr>
            <w:b/>
            <w:bCs/>
          </w:rPr>
          <w:delText xml:space="preserve">Definition 68 (Inner product)</w:delText>
        </w:r>
      </w:del>
      <w:del w:id="13869" w:author="PR Preview" w:date="2026-01-01T00:00:00Z">
        <w:r>
          <w:delText xml:space="preserve"> </w:delText>
        </w:r>
      </w:del>
      <w:del w:id="13870" w:author="PR Preview" w:date="2026-01-01T00:00:00Z">
        <w:r>
          <w:delText xml:space="preserve">An</w:delText>
        </w:r>
      </w:del>
      <w:del w:id="13871" w:author="PR Preview" w:date="2026-01-01T00:00:00Z">
        <w:r>
          <w:delText xml:space="preserve"> </w:delText>
        </w:r>
      </w:del>
      <w:del w:id="13872" w:author="PR Preview" w:date="2026-01-01T00:00:00Z">
        <w:r>
          <w:rPr>
            <w:b/>
            <w:bCs/>
          </w:rPr>
          <w:delText xml:space="preserve">inner product</w:delText>
        </w:r>
      </w:del>
      <w:del w:id="13873" w:author="PR Preview" w:date="2026-01-01T00:00:00Z">
        <w:r>
          <w:delText xml:space="preserve"> </w:delText>
        </w:r>
      </w:del>
      <w:del w:id="13874" w:author="PR Preview" w:date="2026-01-01T00:00:00Z">
        <w:r>
          <w:delText xml:space="preserve">on</w:delText>
        </w:r>
      </w:del>
      <w:del w:id="13875" w:author="PR Preview" w:date="2026-01-01T00:00:00Z">
        <w:r>
          <w:delText xml:space="preserve"> </w:delText>
        </w:r>
      </w:del>
      <m:oMath>
        <m:sSup>
          <m:e>
            <m:r>
              <m:rPr>
                <m:scr m:val="double-struck"/>
                <m:sty m:val="p"/>
              </m:rPr>
              <m:t>R</m:t>
            </m:r>
          </m:e>
          <m:sup>
            <m:r>
              <m:t>p</m:t>
            </m:r>
          </m:sup>
        </m:sSup>
      </m:oMath>
      <w:del w:id="13876" w:author="PR Preview" w:date="2026-01-01T00:00:00Z">
        <w:r>
          <w:delText xml:space="preserve"> </w:delText>
        </w:r>
      </w:del>
      <w:del w:id="13877" w:author="PR Preview" w:date="2026-01-01T00:00:00Z">
        <w:r>
          <w:delText xml:space="preserve">is a function</w:delText>
        </w:r>
      </w:del>
      <w:del w:id="13878" w:author="PR Preview" w:date="2026-01-01T00:00:00Z">
        <w:r>
          <w:delText xml:space="preserve"> </w:delText>
        </w:r>
      </w:del>
      <w:del w:id="13879" w:author="PR Preview" w:date="2026-01-01T00:00:00Z">
        <w:r>
          <w:delText xml:space="preserve">that assigns to each ordered pair of vectors</w:delText>
        </w:r>
      </w:del>
      <w:del w:id="1388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3881" w:author="PR Preview" w:date="2026-01-01T00:00:00Z">
        <w:r>
          <w:delText xml:space="preserve"> </w:delText>
        </w:r>
      </w:del>
      <w:del w:id="13882" w:author="PR Preview" w:date="2026-01-01T00:00:00Z">
        <w:r>
          <w:delText xml:space="preserve">a real number</w:delText>
        </w:r>
      </w:del>
      <w:del w:id="13883"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3884" w:author="PR Preview" w:date="2026-01-01T00:00:00Z">
        <w:r>
          <w:delText xml:space="preserve">,</w:delText>
        </w:r>
      </w:del>
      <w:del w:id="13885" w:author="PR Preview" w:date="2026-01-01T00:00:00Z">
        <w:r>
          <w:delText xml:space="preserve"> </w:delText>
        </w:r>
      </w:del>
      <w:del w:id="13886" w:author="PR Preview" w:date="2026-01-01T00:00:00Z">
        <w:r>
          <w:delText xml:space="preserve">and that has the following four properties</w:delText>
        </w:r>
      </w:del>
      <w:del w:id="13887" w:author="PR Preview" w:date="2026-01-01T00:00:00Z">
        <w:r>
          <w:delText xml:space="preserve"> </w:delText>
        </w:r>
      </w:del>
      <w:del w:id="13888" w:author="PR Preview" w:date="2026-01-01T00:00:00Z">
        <w:r>
          <w:delText xml:space="preserve">for all</w:delText>
        </w:r>
      </w:del>
      <w:del w:id="1388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13890" w:author="PR Preview" w:date="2026-01-01T00:00:00Z">
        <w:r>
          <w:delText xml:space="preserve"> </w:delText>
        </w:r>
      </w:del>
      <w:del w:id="13891" w:author="PR Preview" w:date="2026-01-01T00:00:00Z">
        <w:r>
          <w:delText xml:space="preserve">and all real numbers</w:delText>
        </w:r>
      </w:del>
      <w:del w:id="13892" w:author="PR Preview" w:date="2026-01-01T00:00:00Z">
        <w:r>
          <w:delText xml:space="preserve"> </w:delText>
        </w:r>
      </w:del>
      <m:oMath>
        <m:r>
          <m:t>a</m:t>
        </m:r>
        <m:r>
          <m:rPr>
            <m:sty m:val="p"/>
          </m:rPr>
          <m:t>,</m:t>
        </m:r>
        <m:r>
          <m:t>b</m:t>
        </m:r>
      </m:oMath>
      <w:del w:id="13893" w:author="PR Preview" w:date="2026-01-01T00:00:00Z">
        <w:r>
          <w:delText xml:space="preserve">:</w:delText>
        </w:r>
      </w:del>
    </w:p>
    <w:p>
      <w:pPr>
        <w:pStyle w:val="Compact"/>
        <w:numPr>
          <w:ilvl w:val="0"/>
          <w:numId w:val="1048"/>
        </w:numPr>
      </w:pPr>
      <w:del w:id="13894" w:author="PR Preview" w:date="2026-01-01T00:00:00Z">
        <w:r>
          <w:rPr>
            <w:b/>
            <w:bCs/>
          </w:rPr>
          <w:delText xml:space="preserve">positivity</w:delText>
        </w:r>
      </w:del>
      <w:del w:id="13895" w:author="PR Preview" w:date="2026-01-01T00:00:00Z">
        <w:r>
          <w:delText xml:space="preserve">:</w:delText>
        </w:r>
      </w:del>
      <w:del w:id="13896"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del w:id="13897" w:author="PR Preview" w:date="2026-01-01T00:00:00Z">
        <w:r>
          <w:delText xml:space="preserve">;</w:delText>
        </w:r>
      </w:del>
    </w:p>
    <w:p>
      <w:pPr>
        <w:pStyle w:val="Compact"/>
        <w:numPr>
          <w:ilvl w:val="0"/>
          <w:numId w:val="1048"/>
        </w:numPr>
      </w:pPr>
      <w:del w:id="13898" w:author="PR Preview" w:date="2026-01-01T00:00:00Z">
        <w:r>
          <w:rPr>
            <w:b/>
            <w:bCs/>
          </w:rPr>
          <w:delText xml:space="preserve">definiteness</w:delText>
        </w:r>
      </w:del>
      <w:del w:id="13899" w:author="PR Preview" w:date="2026-01-01T00:00:00Z">
        <w:r>
          <w:delText xml:space="preserve">:</w:delText>
        </w:r>
      </w:del>
      <w:del w:id="13900"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r>
          <m:t>0</m:t>
        </m:r>
      </m:oMath>
      <w:del w:id="13901" w:author="PR Preview" w:date="2026-01-01T00:00:00Z">
        <w:r>
          <w:delText xml:space="preserve"> </w:delText>
        </w:r>
      </w:del>
      <w:del w:id="13902" w:author="PR Preview" w:date="2026-01-01T00:00:00Z">
        <w:r>
          <w:delText xml:space="preserve">if and only if</w:delText>
        </w:r>
      </w:del>
      <w:del w:id="13903"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3904" w:author="PR Preview" w:date="2026-01-01T00:00:00Z">
        <w:r>
          <w:delText xml:space="preserve">;</w:delText>
        </w:r>
      </w:del>
    </w:p>
    <w:p>
      <w:pPr>
        <w:pStyle w:val="Compact"/>
        <w:numPr>
          <w:ilvl w:val="0"/>
          <w:numId w:val="1048"/>
        </w:numPr>
      </w:pPr>
      <w:del w:id="13905" w:author="PR Preview" w:date="2026-01-01T00:00:00Z">
        <w:r>
          <w:rPr>
            <w:b/>
            <w:bCs/>
          </w:rPr>
          <w:delText xml:space="preserve">linearity in the first slot</w:delText>
        </w:r>
      </w:del>
      <w:del w:id="13906" w:author="PR Preview" w:date="2026-01-01T00:00:00Z">
        <w:r>
          <w:delText xml:space="preserve">:</w:delText>
        </w:r>
      </w:del>
      <w:del w:id="13907" w:author="PR Preview" w:date="2026-01-01T00:00:00Z">
        <w:r>
          <w:delText xml:space="preserve"> </w:delText>
        </w:r>
      </w:del>
      <m:oMath>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r>
          <m:t>​</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r>
          <m:t>​</m:t>
        </m:r>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r>
          <m:t>​</m:t>
        </m:r>
      </m:oMath>
      <w:del w:id="13908" w:author="PR Preview" w:date="2026-01-01T00:00:00Z">
        <w:r>
          <w:delText xml:space="preserve">;</w:delText>
        </w:r>
      </w:del>
    </w:p>
    <w:p>
      <w:pPr>
        <w:pStyle w:val="Compact"/>
        <w:numPr>
          <w:ilvl w:val="0"/>
          <w:numId w:val="1048"/>
        </w:numPr>
      </w:pPr>
      <w:del w:id="13909" w:author="PR Preview" w:date="2026-01-01T00:00:00Z">
        <w:r>
          <w:rPr>
            <w:b/>
            <w:bCs/>
          </w:rPr>
          <w:delText xml:space="preserve">symmetry</w:delText>
        </w:r>
      </w:del>
      <w:del w:id="13910" w:author="PR Preview" w:date="2026-01-01T00:00:00Z">
        <w:r>
          <w:delText xml:space="preserve">:</w:delText>
        </w:r>
      </w:del>
      <w:del w:id="13911"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r>
          <m:t>​</m:t>
        </m:r>
      </m:oMath>
      <w:del w:id="13912" w:author="PR Preview" w:date="2026-01-01T00:00:00Z">
        <w:r>
          <w:delText xml:space="preserve">.</w:delText>
        </w:r>
      </w:del>
    </w:p>
    <w:p>
      <w:pPr>
        <w:pStyle w:val="FirstParagraph"/>
      </w:pPr>
      <w:del w:id="13913" w:author="PR Preview" w:date="2026-01-01T00:00:00Z">
        <w:r>
          <w:rPr>
            <w:i/>
            <w:iCs/>
          </w:rPr>
          <w:delText xml:space="preserve">Remark 21</w:delText>
        </w:r>
      </w:del>
      <w:del w:id="13914" w:author="PR Preview" w:date="2026-01-01T00:00:00Z">
        <w:r>
          <w:delText xml:space="preserve"> (The definition in other sources). </w:delText>
        </w:r>
      </w:del>
      <w:del w:id="13915" w:author="PR Preview" w:date="2026-01-01T00:00:00Z">
        <w:r>
          <w:delText xml:space="preserve">Axler (2024, Definition 6.2, p. 183)</w:delText>
        </w:r>
      </w:del>
      <w:del w:id="13916" w:author="PR Preview" w:date="2026-01-01T00:00:00Z">
        <w:r>
          <w:delText xml:space="preserve"> </w:delText>
        </w:r>
      </w:del>
      <w:del w:id="13917" w:author="PR Preview" w:date="2026-01-01T00:00:00Z">
        <w:r>
          <w:delText xml:space="preserve">states the same definition</w:delText>
        </w:r>
      </w:del>
      <w:del w:id="13918" w:author="PR Preview" w:date="2026-01-01T00:00:00Z">
        <w:r>
          <w:delText xml:space="preserve"> </w:delText>
        </w:r>
      </w:del>
      <w:del w:id="13919" w:author="PR Preview" w:date="2026-01-01T00:00:00Z">
        <w:r>
          <w:delText xml:space="preserve">for any vector space over the real or complex numbers.</w:delText>
        </w:r>
      </w:del>
      <w:del w:id="13920" w:author="PR Preview" w:date="2026-01-01T00:00:00Z">
        <w:r>
          <w:delText xml:space="preserve"> </w:delText>
        </w:r>
      </w:del>
      <w:del w:id="13921" w:author="PR Preview" w:date="2026-01-01T00:00:00Z">
        <w:r>
          <w:delText xml:space="preserve">Axler splits linearity in the first slot into additivity and homogeneity,</w:delText>
        </w:r>
      </w:del>
      <w:del w:id="13922" w:author="PR Preview" w:date="2026-01-01T00:00:00Z">
        <w:r>
          <w:delText xml:space="preserve"> </w:delText>
        </w:r>
      </w:del>
      <w:del w:id="13923" w:author="PR Preview" w:date="2026-01-01T00:00:00Z">
        <w:r>
          <w:delText xml:space="preserve">and his last property is</w:delText>
        </w:r>
      </w:del>
      <w:del w:id="13924" w:author="PR Preview" w:date="2026-01-01T00:00:00Z">
        <w:r>
          <w:delText xml:space="preserve"> </w:delText>
        </w:r>
      </w:del>
      <w:del w:id="13925" w:author="PR Preview" w:date="2026-01-01T00:00:00Z">
        <w:r>
          <w:rPr>
            <w:i/>
            <w:iCs/>
          </w:rPr>
          <w:delText xml:space="preserve">conjugate</w:delText>
        </w:r>
      </w:del>
      <w:del w:id="13926" w:author="PR Preview" w:date="2026-01-01T00:00:00Z">
        <w:r>
          <w:delText xml:space="preserve"> </w:delText>
        </w:r>
      </w:del>
      <w:del w:id="13927" w:author="PR Preview" w:date="2026-01-01T00:00:00Z">
        <w:r>
          <w:delText xml:space="preserve">symmetry,</w:delText>
        </w:r>
      </w:del>
      <w:del w:id="13928"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r>
          <m:rPr>
            <m:sty m:val="p"/>
          </m:rPr>
          <m:t>=</m:t>
        </m:r>
        <m:bar>
          <m:barPr>
            <m:pos m:val="top"/>
          </m:barPr>
          <m:e>
            <m:r>
              <m:t>​</m:t>
            </m:r>
            <m:d>
              <m:dPr>
                <m:begChr m:val="⟨"/>
                <m:sepChr m:val=""/>
                <m:endChr m:val="⟩"/>
                <m:grow/>
              </m:dPr>
              <m:e>
                <m:limLow>
                  <m:e>
                    <m:r>
                      <m:t>v</m:t>
                    </m:r>
                  </m:e>
                  <m:lim>
                    <m:r>
                      <m:rPr>
                        <m:sty m:val="p"/>
                      </m:rPr>
                      <m:t>∼</m:t>
                    </m:r>
                  </m:lim>
                </m:limLow>
                <m:r>
                  <m:rPr>
                    <m:sty m:val="p"/>
                  </m:rPr>
                  <m:t>,</m:t>
                </m:r>
                <m:limLow>
                  <m:e>
                    <m:r>
                      <m:t>u</m:t>
                    </m:r>
                  </m:e>
                  <m:lim>
                    <m:r>
                      <m:rPr>
                        <m:sty m:val="p"/>
                      </m:rPr>
                      <m:t>∼</m:t>
                    </m:r>
                  </m:lim>
                </m:limLow>
              </m:e>
            </m:d>
            <m:r>
              <m:t>​</m:t>
            </m:r>
          </m:e>
        </m:bar>
      </m:oMath>
      <w:del w:id="13929" w:author="PR Preview" w:date="2026-01-01T00:00:00Z">
        <w:r>
          <w:delText xml:space="preserve">,</w:delText>
        </w:r>
      </w:del>
      <w:del w:id="13930" w:author="PR Preview" w:date="2026-01-01T00:00:00Z">
        <w:r>
          <w:delText xml:space="preserve"> </w:delText>
        </w:r>
      </w:del>
      <w:del w:id="13931" w:author="PR Preview" w:date="2026-01-01T00:00:00Z">
        <w:r>
          <w:delText xml:space="preserve">which for real numbers is the same as symmetry.</w:delText>
        </w:r>
      </w:del>
      <w:del w:id="13932" w:author="PR Preview" w:date="2026-01-01T00:00:00Z">
        <w:r>
          <w:delText xml:space="preserve"> </w:delText>
        </w:r>
      </w:del>
      <w:del w:id="13933" w:author="PR Preview" w:date="2026-01-01T00:00:00Z">
        <w:r>
          <w:delText xml:space="preserve">Symmetry and linearity in the first slot together give linearity in the second slot.</w:delText>
        </w:r>
      </w:del>
    </w:p>
    <w:p>
      <w:pPr>
        <w:pStyle w:val="FirstParagraph"/>
      </w:pPr>
      <w:ins w:id="13934" w:author="PR Preview" w:date="2026-01-01T00:00:00Z">
        <w:r>
          <w:rPr>
            <w:b/>
            <w:bCs/>
          </w:rPr>
          <w:t xml:space="preserve">Definition 68 (Inner product)</w:t>
        </w:r>
      </w:ins>
      <w:ins w:id="13935" w:author="PR Preview" w:date="2026-01-01T00:00:00Z">
        <w:r>
          <w:t xml:space="preserve"> </w:t>
        </w:r>
      </w:ins>
      <w:ins w:id="13936" w:author="PR Preview" w:date="2026-01-01T00:00:00Z">
        <w:r>
          <w:t xml:space="preserve">An</w:t>
        </w:r>
      </w:ins>
      <w:ins w:id="13937" w:author="PR Preview" w:date="2026-01-01T00:00:00Z">
        <w:r>
          <w:t xml:space="preserve"> </w:t>
        </w:r>
      </w:ins>
      <w:ins w:id="13938" w:author="PR Preview" w:date="2026-01-01T00:00:00Z">
        <w:r>
          <w:rPr>
            <w:b/>
            <w:bCs/>
          </w:rPr>
          <w:t xml:space="preserve">inner product</w:t>
        </w:r>
      </w:ins>
      <w:ins w:id="13939" w:author="PR Preview" w:date="2026-01-01T00:00:00Z">
        <w:r>
          <w:t xml:space="preserve"> </w:t>
        </w:r>
      </w:ins>
      <w:ins w:id="13940" w:author="PR Preview" w:date="2026-01-01T00:00:00Z">
        <w:r>
          <w:t xml:space="preserve">on</w:t>
        </w:r>
      </w:ins>
      <w:ins w:id="13941" w:author="PR Preview" w:date="2026-01-01T00:00:00Z">
        <w:r>
          <w:t xml:space="preserve"> </w:t>
        </w:r>
      </w:ins>
      <m:oMath>
        <m:sSup>
          <m:e>
            <m:r>
              <m:rPr>
                <m:scr m:val="double-struck"/>
                <m:sty m:val="p"/>
              </m:rPr>
              <m:t>R</m:t>
            </m:r>
          </m:e>
          <m:sup>
            <m:r>
              <m:t>p</m:t>
            </m:r>
          </m:sup>
        </m:sSup>
      </m:oMath>
      <w:ins w:id="13942" w:author="PR Preview" w:date="2026-01-01T00:00:00Z">
        <w:r>
          <w:t xml:space="preserve"> </w:t>
        </w:r>
      </w:ins>
      <w:ins w:id="13943" w:author="PR Preview" w:date="2026-01-01T00:00:00Z">
        <w:r>
          <w:t xml:space="preserve">is a function</w:t>
        </w:r>
      </w:ins>
      <w:ins w:id="13944" w:author="PR Preview" w:date="2026-01-01T00:00:00Z">
        <w:r>
          <w:t xml:space="preserve"> </w:t>
        </w:r>
      </w:ins>
      <w:ins w:id="13945" w:author="PR Preview" w:date="2026-01-01T00:00:00Z">
        <w:r>
          <w:t xml:space="preserve">that assigns to each ordered pair of vectors</w:t>
        </w:r>
      </w:ins>
      <w:ins w:id="13946" w:author="PR Preview" w:date="2026-01-01T00:00:00Z">
        <w:r>
          <w:t xml:space="preserve"> </w:t>
        </w:r>
      </w:ins>
      <w:ins w:id="13947" w:author="PR Preview" w:date="2026-01-01T00:00:00Z">
        <w:r>
          <w:t xml:space="preserve">$\mathord{\smash[b]{\underset{\raise.3ex\hbox{$\scriptstyle\sim$}}{x}}\vphantom{x}}, \mathord{\smash[b]{\underset{\raise.3ex\hbox{$\scriptstyle\sim$}}{y}}\vphantom{y}}\in \mathbb{R}^p$</w:t>
        </w:r>
      </w:ins>
      <w:ins w:id="13948" w:author="PR Preview" w:date="2026-01-01T00:00:00Z">
        <w:r>
          <w:t xml:space="preserve"> </w:t>
        </w:r>
      </w:ins>
      <w:ins w:id="13949" w:author="PR Preview" w:date="2026-01-01T00:00:00Z">
        <w:r>
          <w:t xml:space="preserve">a real number</w:t>
        </w:r>
      </w:ins>
      <w:ins w:id="13950" w:author="PR Preview" w:date="2026-01-01T00:00:00Z">
        <w:r>
          <w:t xml:space="preserve"> </w:t>
        </w:r>
      </w:ins>
      <w:ins w:id="13951" w:author="PR Preview" w:date="2026-01-01T00:00:00Z">
        <w:r>
          <w:t xml:space="preserve">$\mathopen{}\left\langle \mathord{\smash[b]{\underset{\raise.3ex\hbox{$\scriptstyle\sim$}}{x}}\vphantom{x}}, \mathord{\smash[b]{\underset{\raise.3ex\hbox{$\scriptstyle\sim$}}{y}}\vphantom{y}}\right\rangle\mathclose{}$</w:t>
        </w:r>
      </w:ins>
      <w:ins w:id="13952" w:author="PR Preview" w:date="2026-01-01T00:00:00Z">
        <w:r>
          <w:t xml:space="preserve">,</w:t>
        </w:r>
      </w:ins>
      <w:ins w:id="13953" w:author="PR Preview" w:date="2026-01-01T00:00:00Z">
        <w:r>
          <w:t xml:space="preserve"> </w:t>
        </w:r>
      </w:ins>
      <w:ins w:id="13954" w:author="PR Preview" w:date="2026-01-01T00:00:00Z">
        <w:r>
          <w:t xml:space="preserve">and that has the following four properties</w:t>
        </w:r>
      </w:ins>
      <w:ins w:id="13955" w:author="PR Preview" w:date="2026-01-01T00:00:00Z">
        <w:r>
          <w:t xml:space="preserve"> </w:t>
        </w:r>
      </w:ins>
      <w:ins w:id="13956" w:author="PR Preview" w:date="2026-01-01T00:00:00Z">
        <w:r>
          <w:t xml:space="preserve">for all</w:t>
        </w:r>
      </w:ins>
      <w:ins w:id="13957" w:author="PR Preview" w:date="2026-01-01T00:00:00Z">
        <w:r>
          <w:t xml:space="preserve"> </w:t>
        </w:r>
      </w:ins>
      <w:ins w:id="13958" w:author="PR Preview" w:date="2026-01-01T00:00:00Z">
        <w:r>
          <w:t xml:space="preserve">$\mathord{\smash[b]{\underset{\raise.3ex\hbox{$\scriptstyle\sim$}}{x}}\vphantom{x}}, \mathord{\smash[b]{\underset{\raise.3ex\hbox{$\scriptstyle\sim$}}{y}}\vphantom{y}}, \mathord{\smash[b]{\underset{\raise.3ex\hbox{$\scriptstyle\sim$}}{z}}\vphantom{z}} \in \mathbb{R}^p$</w:t>
        </w:r>
      </w:ins>
      <w:ins w:id="13959" w:author="PR Preview" w:date="2026-01-01T00:00:00Z">
        <w:r>
          <w:t xml:space="preserve"> </w:t>
        </w:r>
      </w:ins>
      <w:ins w:id="13960" w:author="PR Preview" w:date="2026-01-01T00:00:00Z">
        <w:r>
          <w:t xml:space="preserve">and all real numbers</w:t>
        </w:r>
      </w:ins>
      <w:ins w:id="13961" w:author="PR Preview" w:date="2026-01-01T00:00:00Z">
        <w:r>
          <w:t xml:space="preserve"> </w:t>
        </w:r>
      </w:ins>
      <m:oMath>
        <m:r>
          <m:t>a</m:t>
        </m:r>
        <m:r>
          <m:rPr>
            <m:sty m:val="p"/>
          </m:rPr>
          <m:t>,</m:t>
        </m:r>
        <m:r>
          <m:t>b</m:t>
        </m:r>
      </m:oMath>
      <w:ins w:id="13962" w:author="PR Preview" w:date="2026-01-01T00:00:00Z">
        <w:r>
          <w:t xml:space="preserve">:</w:t>
        </w:r>
      </w:ins>
    </w:p>
    <w:p>
      <w:pPr>
        <w:pStyle w:val="Compact"/>
        <w:numPr>
          <w:ilvl w:val="0"/>
          <w:numId w:val="1048"/>
        </w:numPr>
      </w:pPr>
      <w:ins w:id="13963" w:author="PR Preview" w:date="2026-01-01T00:00:00Z">
        <w:r>
          <w:rPr>
            <w:b/>
            <w:bCs/>
          </w:rPr>
          <w:t xml:space="preserve">positivity</w:t>
        </w:r>
      </w:ins>
      <w:ins w:id="13964" w:author="PR Preview" w:date="2026-01-01T00:00:00Z">
        <w:r>
          <w:t xml:space="preserve">:</w:t>
        </w:r>
      </w:ins>
      <w:ins w:id="13965" w:author="PR Preview" w:date="2026-01-01T00:00:00Z">
        <w:r>
          <w:t xml:space="preserve"> </w:t>
        </w:r>
      </w:ins>
      <w:ins w:id="13966" w:author="PR Preview" w:date="2026-01-01T00:00:00Z">
        <w:r>
          <w:t xml:space="preserve">$\mathopen{}\left\langle \mathord{\smash[b]{\underset{\raise.3ex\hbox{$\scriptstyle\sim$}}{x}}\vphantom{x}}, \mathord{\smash[b]{\underset{\raise.3ex\hbox{$\scriptstyle\sim$}}{x}}\vphantom{x}}\right\rangle\mathclose{} \ge 0$</w:t>
        </w:r>
      </w:ins>
      <w:ins w:id="13967" w:author="PR Preview" w:date="2026-01-01T00:00:00Z">
        <w:r>
          <w:t xml:space="preserve">;</w:t>
        </w:r>
      </w:ins>
    </w:p>
    <w:p>
      <w:pPr>
        <w:pStyle w:val="Compact"/>
        <w:numPr>
          <w:ilvl w:val="0"/>
          <w:numId w:val="1048"/>
        </w:numPr>
      </w:pPr>
      <w:ins w:id="13968" w:author="PR Preview" w:date="2026-01-01T00:00:00Z">
        <w:r>
          <w:rPr>
            <w:b/>
            <w:bCs/>
          </w:rPr>
          <w:t xml:space="preserve">definiteness</w:t>
        </w:r>
      </w:ins>
      <w:ins w:id="13969" w:author="PR Preview" w:date="2026-01-01T00:00:00Z">
        <w:r>
          <w:t xml:space="preserve">:</w:t>
        </w:r>
      </w:ins>
      <w:ins w:id="13970" w:author="PR Preview" w:date="2026-01-01T00:00:00Z">
        <w:r>
          <w:t xml:space="preserve"> </w:t>
        </w:r>
      </w:ins>
      <w:ins w:id="13971" w:author="PR Preview" w:date="2026-01-01T00:00:00Z">
        <w:r>
          <w:t xml:space="preserve">$\mathopen{}\left\langle \mathord{\smash[b]{\underset{\raise.3ex\hbox{$\scriptstyle\sim$}}{x}}\vphantom{x}}, \mathord{\smash[b]{\underset{\raise.3ex\hbox{$\scriptstyle\sim$}}{x}}\vphantom{x}}\right\rangle\mathclose{} = 0$</w:t>
        </w:r>
      </w:ins>
      <w:ins w:id="13972" w:author="PR Preview" w:date="2026-01-01T00:00:00Z">
        <w:r>
          <w:t xml:space="preserve"> </w:t>
        </w:r>
      </w:ins>
      <w:ins w:id="13973" w:author="PR Preview" w:date="2026-01-01T00:00:00Z">
        <w:r>
          <w:t xml:space="preserve">if and only if</w:t>
        </w:r>
      </w:ins>
      <w:ins w:id="13974" w:author="PR Preview" w:date="2026-01-01T00:00:00Z">
        <w:r>
          <w:t xml:space="preserve"> </w:t>
        </w:r>
      </w:ins>
      <w:ins w:id="13975" w:author="PR Preview" w:date="2026-01-01T00:00:00Z">
        <w:r>
          <w:t xml:space="preserve">$\mathord{\smash[b]{\underset{\raise.3ex\hbox{$\scriptstyle\sim$}}{x}}\vphantom{x}}= \mathord{\smash[b]{\underset{\raise.3ex\hbox{$\scriptstyle\sim$}}{0}}\vphantom{0}}_{p \times 1}$</w:t>
        </w:r>
      </w:ins>
      <w:ins w:id="13976" w:author="PR Preview" w:date="2026-01-01T00:00:00Z">
        <w:r>
          <w:t xml:space="preserve">;</w:t>
        </w:r>
      </w:ins>
    </w:p>
    <w:p>
      <w:pPr>
        <w:pStyle w:val="Compact"/>
        <w:numPr>
          <w:ilvl w:val="0"/>
          <w:numId w:val="1048"/>
        </w:numPr>
      </w:pPr>
      <w:ins w:id="13977" w:author="PR Preview" w:date="2026-01-01T00:00:00Z">
        <w:r>
          <w:rPr>
            <w:b/>
            <w:bCs/>
          </w:rPr>
          <w:t xml:space="preserve">linearity in the first slot</w:t>
        </w:r>
      </w:ins>
      <w:ins w:id="13978" w:author="PR Preview" w:date="2026-01-01T00:00:00Z">
        <w:r>
          <w:t xml:space="preserve">:</w:t>
        </w:r>
      </w:ins>
      <w:ins w:id="13979" w:author="PR Preview" w:date="2026-01-01T00:00:00Z">
        <w:r>
          <w:t xml:space="preserve"> </w:t>
        </w:r>
      </w:ins>
      <w:ins w:id="13980" w:author="PR Preview" w:date="2026-01-01T00:00:00Z">
        <w:r>
          <w:t xml:space="preserve">$\mathopen{}\left\langle a\,\mathord{\smash[b]{\underset{\raise.3ex\hbox{$\scriptstyle\sim$}}{x}}\vphantom{x}}+ b\,\mathord{\smash[b]{\underset{\raise.3ex\hbox{$\scriptstyle\sim$}}{y}}\vphantom{y}}, \mathord{\smash[b]{\underset{\raise.3ex\hbox{$\scriptstyle\sim$}}{z}}\vphantom{z}}\right\rangle\mathclose{} = a\,\mathopen{}\left\langle \mathord{\smash[b]{\underset{\raise.3ex\hbox{$\scriptstyle\sim$}}{x}}\vphantom{x}}, \mathord{\smash[b]{\underset{\raise.3ex\hbox{$\scriptstyle\sim$}}{z}}\vphantom{z}}\right\rangle\mathclose{} + b\,\mathopen{}\left\langle \mathord{\smash[b]{\underset{\raise.3ex\hbox{$\scriptstyle\sim$}}{y}}\vphantom{y}}, \mathord{\smash[b]{\underset{\raise.3ex\hbox{$\scriptstyle\sim$}}{z}}\vphantom{z}}\right\rangle\mathclose{}$</w:t>
        </w:r>
      </w:ins>
      <w:ins w:id="13981" w:author="PR Preview" w:date="2026-01-01T00:00:00Z">
        <w:r>
          <w:t xml:space="preserve">;</w:t>
        </w:r>
      </w:ins>
    </w:p>
    <w:p>
      <w:pPr>
        <w:pStyle w:val="Compact"/>
        <w:numPr>
          <w:ilvl w:val="0"/>
          <w:numId w:val="1048"/>
        </w:numPr>
      </w:pPr>
      <w:ins w:id="13982" w:author="PR Preview" w:date="2026-01-01T00:00:00Z">
        <w:r>
          <w:rPr>
            <w:b/>
            <w:bCs/>
          </w:rPr>
          <w:t xml:space="preserve">symmetry</w:t>
        </w:r>
      </w:ins>
      <w:ins w:id="13983" w:author="PR Preview" w:date="2026-01-01T00:00:00Z">
        <w:r>
          <w:t xml:space="preserve">:</w:t>
        </w:r>
      </w:ins>
      <w:ins w:id="13984" w:author="PR Preview" w:date="2026-01-01T00:00:00Z">
        <w:r>
          <w:t xml:space="preserve"> </w:t>
        </w:r>
      </w:ins>
      <w:ins w:id="13985" w:author="PR Preview" w:date="2026-01-01T00:00:00Z">
        <w:r>
          <w:t xml:space="preserve">$\mathopen{}\left\langle \mathord{\smash[b]{\underset{\raise.3ex\hbox{$\scriptstyle\sim$}}{x}}\vphantom{x}}, \mathord{\smash[b]{\underset{\raise.3ex\hbox{$\scriptstyle\sim$}}{y}}\vphantom{y}}\right\rangle\mathclose{} = \mathopen{}\left\langle \mathord{\smash[b]{\underset{\raise.3ex\hbox{$\scriptstyle\sim$}}{y}}\vphantom{y}}, \mathord{\smash[b]{\underset{\raise.3ex\hbox{$\scriptstyle\sim$}}{x}}\vphantom{x}}\right\rangle\mathclose{}$</w:t>
        </w:r>
      </w:ins>
      <w:ins w:id="13986" w:author="PR Preview" w:date="2026-01-01T00:00:00Z">
        <w:r>
          <w:t xml:space="preserve">.</w:t>
        </w:r>
      </w:ins>
    </w:p>
    <w:bookmarkEnd w:id="341"/>
    <w:bookmarkStart w:id="342" w:name="rem-inner-product-other-sources"/>
    <w:p>
      <w:pPr>
        <w:pStyle w:val="FirstParagraph"/>
      </w:pPr>
      <w:ins w:id="13987" w:author="PR Preview" w:date="2026-01-01T00:00:00Z">
        <w:r>
          <w:rPr>
            <w:i/>
            <w:iCs/>
          </w:rPr>
          <w:t xml:space="preserve">Remark 21</w:t>
        </w:r>
      </w:ins>
      <w:ins w:id="13988" w:author="PR Preview" w:date="2026-01-01T00:00:00Z">
        <w:r>
          <w:t xml:space="preserve"> (The definition in other sources). </w:t>
        </w:r>
      </w:ins>
      <w:ins w:id="13989" w:author="PR Preview" w:date="2026-01-01T00:00:00Z">
        <w:r>
          <w:t xml:space="preserve">Axler (2024, Definition 6.2, p. 183)</w:t>
        </w:r>
      </w:ins>
      <w:ins w:id="13990" w:author="PR Preview" w:date="2026-01-01T00:00:00Z">
        <w:r>
          <w:t xml:space="preserve"> </w:t>
        </w:r>
      </w:ins>
      <w:ins w:id="13991" w:author="PR Preview" w:date="2026-01-01T00:00:00Z">
        <w:r>
          <w:t xml:space="preserve">states the same definition</w:t>
        </w:r>
      </w:ins>
      <w:ins w:id="13992" w:author="PR Preview" w:date="2026-01-01T00:00:00Z">
        <w:r>
          <w:t xml:space="preserve"> </w:t>
        </w:r>
      </w:ins>
      <w:ins w:id="13993" w:author="PR Preview" w:date="2026-01-01T00:00:00Z">
        <w:r>
          <w:t xml:space="preserve">for any vector space over the real or complex numbers.</w:t>
        </w:r>
      </w:ins>
      <w:ins w:id="13994" w:author="PR Preview" w:date="2026-01-01T00:00:00Z">
        <w:r>
          <w:t xml:space="preserve"> </w:t>
        </w:r>
      </w:ins>
      <w:ins w:id="13995" w:author="PR Preview" w:date="2026-01-01T00:00:00Z">
        <w:r>
          <w:t xml:space="preserve">Axler splits linearity in the first slot into additivity and homogeneity,</w:t>
        </w:r>
      </w:ins>
      <w:ins w:id="13996" w:author="PR Preview" w:date="2026-01-01T00:00:00Z">
        <w:r>
          <w:t xml:space="preserve"> </w:t>
        </w:r>
      </w:ins>
      <w:ins w:id="13997" w:author="PR Preview" w:date="2026-01-01T00:00:00Z">
        <w:r>
          <w:t xml:space="preserve">and his last property is</w:t>
        </w:r>
      </w:ins>
      <w:ins w:id="13998" w:author="PR Preview" w:date="2026-01-01T00:00:00Z">
        <w:r>
          <w:t xml:space="preserve"> </w:t>
        </w:r>
      </w:ins>
      <w:ins w:id="13999" w:author="PR Preview" w:date="2026-01-01T00:00:00Z">
        <w:r>
          <w:rPr>
            <w:i/>
            <w:iCs/>
          </w:rPr>
          <w:t xml:space="preserve">conjugate</w:t>
        </w:r>
      </w:ins>
      <w:ins w:id="14000" w:author="PR Preview" w:date="2026-01-01T00:00:00Z">
        <w:r>
          <w:t xml:space="preserve"> </w:t>
        </w:r>
      </w:ins>
      <w:ins w:id="14001" w:author="PR Preview" w:date="2026-01-01T00:00:00Z">
        <w:r>
          <w:t xml:space="preserve">symmetry,</w:t>
        </w:r>
      </w:ins>
      <w:ins w:id="14002" w:author="PR Preview" w:date="2026-01-01T00:00:00Z">
        <w:r>
          <w:t xml:space="preserve"> </w:t>
        </w:r>
      </w:ins>
      <w:ins w:id="14003" w:author="PR Preview" w:date="2026-01-01T00:00:00Z">
        <w:r>
          <w:t xml:space="preserve">$\mathopen{}\left\langle \mathord{\smash[b]{\underset{\raise.3ex\hbox{$\scriptstyle\sim$}}{u}}\vphantom{u}}, \mathord{\smash[b]{\underset{\raise.3ex\hbox{$\scriptstyle\sim$}}{v}}\vphantom{v}}\right\rangle\mathclose{} = \overline{\mathopen{}\left\langle \mathord{\smash[b]{\underset{\raise.3ex\hbox{$\scriptstyle\sim$}}{v}}\vphantom{v}}, \mathord{\smash[b]{\underset{\raise.3ex\hbox{$\scriptstyle\sim$}}{u}}\vphantom{u}}\right\rangle\mathclose{}}$</w:t>
        </w:r>
      </w:ins>
      <w:ins w:id="14004" w:author="PR Preview" w:date="2026-01-01T00:00:00Z">
        <w:r>
          <w:t xml:space="preserve">,</w:t>
        </w:r>
      </w:ins>
      <w:ins w:id="14005" w:author="PR Preview" w:date="2026-01-01T00:00:00Z">
        <w:r>
          <w:t xml:space="preserve"> </w:t>
        </w:r>
      </w:ins>
      <w:ins w:id="14006" w:author="PR Preview" w:date="2026-01-01T00:00:00Z">
        <w:r>
          <w:t xml:space="preserve">which for real numbers is the same as symmetry.</w:t>
        </w:r>
      </w:ins>
      <w:ins w:id="14007" w:author="PR Preview" w:date="2026-01-01T00:00:00Z">
        <w:r>
          <w:t xml:space="preserve"> </w:t>
        </w:r>
      </w:ins>
      <w:ins w:id="14008" w:author="PR Preview" w:date="2026-01-01T00:00:00Z">
        <w:r>
          <w:t xml:space="preserve">Symmetry and linearity in the first slot together give linearity in the second slot.</w:t>
        </w:r>
      </w:ins>
    </w:p>
    <w:bookmarkEnd w:id="342"/>
    <w:bookmarkStart w:id="343" w:name="exm-dot-product-inner-product"/>
    <w:p>
      <w:pPr>
        <w:pStyle w:val="BodyText"/>
      </w:pPr>
      <w:r>
        <w:rPr>
          <w:b/>
          <w:bCs/>
        </w:rPr>
        <w:t xml:space="preserve">Example 97 (The dot product is an inner product)</w:t>
      </w:r>
      <w:r>
        <w:t xml:space="preserve"> </w:t>
      </w:r>
      <w:r>
        <w:t xml:space="preserve">The dot product (2) is an inner product on</w:t>
      </w:r>
      <w:r>
        <w:t xml:space="preserve"> </w:t>
      </w:r>
      <m:oMath>
        <m:sSup>
          <m:e>
            <m:r>
              <m:rPr>
                <m:scr m:val="double-struck"/>
                <m:sty m:val="p"/>
              </m:rPr>
              <m:t>R</m:t>
            </m:r>
          </m:e>
          <m:sup>
            <m:r>
              <m:t>p</m:t>
            </m:r>
          </m:sup>
        </m:sSup>
      </m:oMath>
      <w:r>
        <w:t xml:space="preserve">,</w:t>
      </w:r>
      <w:r>
        <w:t xml:space="preserve"> </w:t>
      </w:r>
      <w:r>
        <w:t xml:space="preserve">called the</w:t>
      </w:r>
      <w:r>
        <w:t xml:space="preserve"> </w:t>
      </w:r>
      <w:r>
        <w:rPr>
          <w:b/>
          <w:bCs/>
        </w:rPr>
        <w:t xml:space="preserve">Euclidean</w:t>
      </w:r>
      <w:r>
        <w:t xml:space="preserve"> </w:t>
      </w:r>
      <w:r>
        <w:t xml:space="preserve">or</w:t>
      </w:r>
      <w:r>
        <w:t xml:space="preserve"> </w:t>
      </w:r>
      <w:r>
        <w:rPr>
          <w:b/>
          <w:bCs/>
        </w:rPr>
        <w:t xml:space="preserve">standard</w:t>
      </w:r>
      <w:r>
        <w:t xml:space="preserve"> </w:t>
      </w:r>
      <w:r>
        <w:t xml:space="preserve">inner product.</w:t>
      </w:r>
      <w:r>
        <w:t xml:space="preserve"> </w:t>
      </w:r>
      <w:r>
        <w:t xml:space="preserve">Each of the four properties in</w:t>
      </w:r>
      <w:r>
        <w:t xml:space="preserve"> </w:t>
      </w:r>
      <w:hyperlink w:anchor="def-inner-product">
        <w:r>
          <w:rPr>
            <w:rStyle w:val="Hyperlink"/>
          </w:rPr>
          <w:t xml:space="preserve">Definition 68</w:t>
        </w:r>
      </w:hyperlink>
      <w:r>
        <w:t xml:space="preserve"> </w:t>
      </w:r>
      <w:r>
        <w:t xml:space="preserve">holds:</w:t>
      </w:r>
    </w:p>
    <w:p>
      <w:pPr>
        <w:pStyle w:val="Compact"/>
        <w:numPr>
          <w:ilvl w:val="0"/>
          <w:numId w:val="1049"/>
        </w:numPr>
      </w:pPr>
      <w:del w:id="14009" w:author="PR Preview" w:date="2026-01-01T00:00:00Z">
        <w:r>
          <w:rPr>
            <w:b/>
            <w:bCs/>
          </w:rPr>
          <w:delText xml:space="preserve">positivity</w:delText>
        </w:r>
      </w:del>
      <w:del w:id="14010" w:author="PR Preview" w:date="2026-01-01T00:00:00Z">
        <w:r>
          <w:delText xml:space="preserve">:</w:delText>
        </w:r>
      </w:del>
      <w:del w:id="14011"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del w:id="14012" w:author="PR Preview" w:date="2026-01-01T00:00:00Z">
        <w:r>
          <w:delText xml:space="preserve"> </w:delText>
        </w:r>
      </w:del>
      <w:del w:id="14013" w:author="PR Preview" w:date="2026-01-01T00:00:00Z">
        <w:r>
          <w:delText xml:space="preserve">is a sum of squares, so it is at least</w:delText>
        </w:r>
      </w:del>
      <w:del w:id="14014" w:author="PR Preview" w:date="2026-01-01T00:00:00Z">
        <w:r>
          <w:delText xml:space="preserve"> </w:delText>
        </w:r>
      </w:del>
      <m:oMath>
        <m:r>
          <m:t>0</m:t>
        </m:r>
      </m:oMath>
      <w:del w:id="14015" w:author="PR Preview" w:date="2026-01-01T00:00:00Z">
        <w:r>
          <w:delText xml:space="preserve">;</w:delText>
        </w:r>
      </w:del>
    </w:p>
    <w:p>
      <w:pPr>
        <w:pStyle w:val="Compact"/>
        <w:numPr>
          <w:ilvl w:val="0"/>
          <w:numId w:val="1049"/>
        </w:numPr>
      </w:pPr>
      <w:del w:id="14016" w:author="PR Preview" w:date="2026-01-01T00:00:00Z">
        <w:r>
          <w:rPr>
            <w:b/>
            <w:bCs/>
          </w:rPr>
          <w:delText xml:space="preserve">definiteness</w:delText>
        </w:r>
      </w:del>
      <w:del w:id="14017" w:author="PR Preview" w:date="2026-01-01T00:00:00Z">
        <w:r>
          <w:delText xml:space="preserve">: a sum of squares is</w:delText>
        </w:r>
      </w:del>
      <w:del w:id="14018" w:author="PR Preview" w:date="2026-01-01T00:00:00Z">
        <w:r>
          <w:delText xml:space="preserve"> </w:delText>
        </w:r>
      </w:del>
      <m:oMath>
        <m:r>
          <m:t>0</m:t>
        </m:r>
      </m:oMath>
      <w:del w:id="14019" w:author="PR Preview" w:date="2026-01-01T00:00:00Z">
        <w:r>
          <w:delText xml:space="preserve"> </w:delText>
        </w:r>
      </w:del>
      <w:del w:id="14020" w:author="PR Preview" w:date="2026-01-01T00:00:00Z">
        <w:r>
          <w:delText xml:space="preserve">exactly when every term is</w:delText>
        </w:r>
      </w:del>
      <w:del w:id="14021" w:author="PR Preview" w:date="2026-01-01T00:00:00Z">
        <w:r>
          <w:delText xml:space="preserve"> </w:delText>
        </w:r>
      </w:del>
      <m:oMath>
        <m:r>
          <m:t>0</m:t>
        </m:r>
      </m:oMath>
      <w:del w:id="14022" w:author="PR Preview" w:date="2026-01-01T00:00:00Z">
        <w:r>
          <w:delText xml:space="preserve">,</w:delText>
        </w:r>
      </w:del>
      <w:del w:id="14023" w:author="PR Preview" w:date="2026-01-01T00:00:00Z">
        <w:r>
          <w:delText xml:space="preserve"> </w:delText>
        </w:r>
      </w:del>
      <w:del w:id="14024" w:author="PR Preview" w:date="2026-01-01T00:00:00Z">
        <w:r>
          <w:delText xml:space="preserve">so</w:delText>
        </w:r>
      </w:del>
      <w:del w:id="14025" w:author="PR Preview" w:date="2026-01-01T00:00:00Z">
        <w:r>
          <w:delText xml:space="preserve"> </w:delText>
        </w:r>
      </w:del>
      <m:oMath>
        <m:limLow>
          <m:e>
            <m:r>
              <m:t>x</m:t>
            </m:r>
          </m:e>
          <m:lim>
            <m:r>
              <m:rPr>
                <m:sty m:val="p"/>
              </m:rPr>
              <m:t>∼</m:t>
            </m:r>
          </m:lim>
        </m:limLow>
        <m:r>
          <m:rPr>
            <m:sty m:val="p"/>
          </m:rPr>
          <m:t>⋅</m:t>
        </m:r>
        <m:limLow>
          <m:e>
            <m:r>
              <m:t>x</m:t>
            </m:r>
          </m:e>
          <m:lim>
            <m:r>
              <m:rPr>
                <m:sty m:val="p"/>
              </m:rPr>
              <m:t>∼</m:t>
            </m:r>
          </m:lim>
        </m:limLow>
        <m:r>
          <m:rPr>
            <m:sty m:val="p"/>
          </m:rPr>
          <m:t>=</m:t>
        </m:r>
        <m:r>
          <m:t>0</m:t>
        </m:r>
      </m:oMath>
      <w:del w:id="14026" w:author="PR Preview" w:date="2026-01-01T00:00:00Z">
        <w:r>
          <w:delText xml:space="preserve"> </w:delText>
        </w:r>
      </w:del>
      <w:del w:id="14027" w:author="PR Preview" w:date="2026-01-01T00:00:00Z">
        <w:r>
          <w:delText xml:space="preserve">exactly when every</w:delText>
        </w:r>
      </w:del>
      <w:del w:id="14028" w:author="PR Preview" w:date="2026-01-01T00:00:00Z">
        <w:r>
          <w:delText xml:space="preserve"> </w:delText>
        </w:r>
      </w:del>
      <m:oMath>
        <m:sSub>
          <m:e>
            <m:r>
              <m:t>x</m:t>
            </m:r>
          </m:e>
          <m:sub>
            <m:r>
              <m:t>i</m:t>
            </m:r>
          </m:sub>
        </m:sSub>
        <m:r>
          <m:rPr>
            <m:sty m:val="p"/>
          </m:rPr>
          <m:t>=</m:t>
        </m:r>
        <m:r>
          <m:t>0</m:t>
        </m:r>
      </m:oMath>
      <w:del w:id="14029" w:author="PR Preview" w:date="2026-01-01T00:00:00Z">
        <w:r>
          <w:delText xml:space="preserve">,</w:delText>
        </w:r>
      </w:del>
      <w:del w:id="14030" w:author="PR Preview" w:date="2026-01-01T00:00:00Z">
        <w:r>
          <w:delText xml:space="preserve"> </w:delText>
        </w:r>
      </w:del>
      <w:del w:id="14031" w:author="PR Preview" w:date="2026-01-01T00:00:00Z">
        <w:r>
          <w:delText xml:space="preserve">that is, when</w:delText>
        </w:r>
      </w:del>
      <w:del w:id="14032"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4033" w:author="PR Preview" w:date="2026-01-01T00:00:00Z">
        <w:r>
          <w:delText xml:space="preserve">;</w:delText>
        </w:r>
      </w:del>
    </w:p>
    <w:p>
      <w:pPr>
        <w:pStyle w:val="Compact"/>
        <w:numPr>
          <w:ilvl w:val="0"/>
          <w:numId w:val="1049"/>
        </w:numPr>
      </w:pPr>
      <w:ins w:id="14034" w:author="PR Preview" w:date="2026-01-01T00:00:00Z">
        <w:r>
          <w:rPr>
            <w:b/>
            <w:bCs/>
          </w:rPr>
          <w:t xml:space="preserve">positivity</w:t>
        </w:r>
      </w:ins>
      <w:ins w:id="14035" w:author="PR Preview" w:date="2026-01-01T00:00:00Z">
        <w:r>
          <w:t xml:space="preserve">:</w:t>
        </w:r>
      </w:ins>
      <w:ins w:id="14036" w:author="PR Preview" w:date="2026-01-01T00:00:00Z">
        <w:r>
          <w:t xml:space="preserve"> </w:t>
        </w:r>
      </w:ins>
      <w:ins w:id="14037" w:author="PR Preview" w:date="2026-01-01T00:00:00Z">
        <w:r>
          <w:t xml:space="preserve">$\mathord{\smash[b]{\underset{\raise.3ex\hbox{$\scriptstyle\sim$}}{x}}\vphantom{x}}\cdot \mathord{\smash[b]{\underset{\raise.3ex\hbox{$\scriptstyle\sim$}}{x}}\vphantom{x}}= \sum_{i=1}^px_i^2$</w:t>
        </w:r>
      </w:ins>
      <w:ins w:id="14038" w:author="PR Preview" w:date="2026-01-01T00:00:00Z">
        <w:r>
          <w:t xml:space="preserve"> </w:t>
        </w:r>
      </w:ins>
      <w:ins w:id="14039" w:author="PR Preview" w:date="2026-01-01T00:00:00Z">
        <w:r>
          <w:t xml:space="preserve">is a sum of squares, so it is at least</w:t>
        </w:r>
      </w:ins>
      <w:ins w:id="14040" w:author="PR Preview" w:date="2026-01-01T00:00:00Z">
        <w:r>
          <w:t xml:space="preserve"> </w:t>
        </w:r>
      </w:ins>
      <m:oMath>
        <m:r>
          <m:t>0</m:t>
        </m:r>
      </m:oMath>
      <w:ins w:id="14041" w:author="PR Preview" w:date="2026-01-01T00:00:00Z">
        <w:r>
          <w:t xml:space="preserve">;</w:t>
        </w:r>
      </w:ins>
    </w:p>
    <w:p>
      <w:pPr>
        <w:pStyle w:val="Compact"/>
        <w:numPr>
          <w:ilvl w:val="0"/>
          <w:numId w:val="1049"/>
        </w:numPr>
      </w:pPr>
      <w:ins w:id="14042" w:author="PR Preview" w:date="2026-01-01T00:00:00Z">
        <w:r>
          <w:rPr>
            <w:b/>
            <w:bCs/>
          </w:rPr>
          <w:t xml:space="preserve">definiteness</w:t>
        </w:r>
      </w:ins>
      <w:ins w:id="14043" w:author="PR Preview" w:date="2026-01-01T00:00:00Z">
        <w:r>
          <w:t xml:space="preserve">: a sum of squares is</w:t>
        </w:r>
      </w:ins>
      <w:ins w:id="14044" w:author="PR Preview" w:date="2026-01-01T00:00:00Z">
        <w:r>
          <w:t xml:space="preserve"> </w:t>
        </w:r>
      </w:ins>
      <m:oMath>
        <m:r>
          <m:t>0</m:t>
        </m:r>
      </m:oMath>
      <w:ins w:id="14045" w:author="PR Preview" w:date="2026-01-01T00:00:00Z">
        <w:r>
          <w:t xml:space="preserve"> </w:t>
        </w:r>
      </w:ins>
      <w:ins w:id="14046" w:author="PR Preview" w:date="2026-01-01T00:00:00Z">
        <w:r>
          <w:t xml:space="preserve">exactly when every term is</w:t>
        </w:r>
      </w:ins>
      <w:ins w:id="14047" w:author="PR Preview" w:date="2026-01-01T00:00:00Z">
        <w:r>
          <w:t xml:space="preserve"> </w:t>
        </w:r>
      </w:ins>
      <m:oMath>
        <m:r>
          <m:t>0</m:t>
        </m:r>
      </m:oMath>
      <w:ins w:id="14048" w:author="PR Preview" w:date="2026-01-01T00:00:00Z">
        <w:r>
          <w:t xml:space="preserve">,</w:t>
        </w:r>
      </w:ins>
      <w:ins w:id="14049" w:author="PR Preview" w:date="2026-01-01T00:00:00Z">
        <w:r>
          <w:t xml:space="preserve"> </w:t>
        </w:r>
      </w:ins>
      <w:ins w:id="14050" w:author="PR Preview" w:date="2026-01-01T00:00:00Z">
        <w:r>
          <w:t xml:space="preserve">so</w:t>
        </w:r>
      </w:ins>
      <w:ins w:id="14051" w:author="PR Preview" w:date="2026-01-01T00:00:00Z">
        <w:r>
          <w:t xml:space="preserve"> </w:t>
        </w:r>
      </w:ins>
      <w:ins w:id="14052" w:author="PR Preview" w:date="2026-01-01T00:00:00Z">
        <w:r>
          <w:t xml:space="preserve">$\mathord{\smash[b]{\underset{\raise.3ex\hbox{$\scriptstyle\sim$}}{x}}\vphantom{x}}\cdot \mathord{\smash[b]{\underset{\raise.3ex\hbox{$\scriptstyle\sim$}}{x}}\vphantom{x}}= 0$</w:t>
        </w:r>
      </w:ins>
      <w:ins w:id="14053" w:author="PR Preview" w:date="2026-01-01T00:00:00Z">
        <w:r>
          <w:t xml:space="preserve"> </w:t>
        </w:r>
      </w:ins>
      <w:ins w:id="14054" w:author="PR Preview" w:date="2026-01-01T00:00:00Z">
        <w:r>
          <w:t xml:space="preserve">exactly when every</w:t>
        </w:r>
      </w:ins>
      <w:ins w:id="14055" w:author="PR Preview" w:date="2026-01-01T00:00:00Z">
        <w:r>
          <w:t xml:space="preserve"> </w:t>
        </w:r>
      </w:ins>
      <m:oMath>
        <m:sSub>
          <m:e>
            <m:r>
              <m:t>x</m:t>
            </m:r>
          </m:e>
          <m:sub>
            <m:r>
              <m:t>i</m:t>
            </m:r>
          </m:sub>
        </m:sSub>
        <m:r>
          <m:rPr>
            <m:sty m:val="p"/>
          </m:rPr>
          <m:t>=</m:t>
        </m:r>
        <m:r>
          <m:t>0</m:t>
        </m:r>
      </m:oMath>
      <w:ins w:id="14056" w:author="PR Preview" w:date="2026-01-01T00:00:00Z">
        <w:r>
          <w:t xml:space="preserve">,</w:t>
        </w:r>
      </w:ins>
      <w:ins w:id="14057" w:author="PR Preview" w:date="2026-01-01T00:00:00Z">
        <w:r>
          <w:t xml:space="preserve"> </w:t>
        </w:r>
      </w:ins>
      <w:ins w:id="14058" w:author="PR Preview" w:date="2026-01-01T00:00:00Z">
        <w:r>
          <w:t xml:space="preserve">that is, when</w:t>
        </w:r>
      </w:ins>
      <w:ins w:id="14059" w:author="PR Preview" w:date="2026-01-01T00:00:00Z">
        <w:r>
          <w:t xml:space="preserve"> </w:t>
        </w:r>
      </w:ins>
      <w:ins w:id="14060" w:author="PR Preview" w:date="2026-01-01T00:00:00Z">
        <w:r>
          <w:t xml:space="preserve">$\mathord{\smash[b]{\underset{\raise.3ex\hbox{$\scriptstyle\sim$}}{x}}\vphantom{x}}= \mathord{\smash[b]{\underset{\raise.3ex\hbox{$\scriptstyle\sim$}}{0}}\vphantom{0}}_{p \times 1}$</w:t>
        </w:r>
      </w:ins>
      <w:ins w:id="14061" w:author="PR Preview" w:date="2026-01-01T00:00:00Z">
        <w:r>
          <w:t xml:space="preserve">;</w:t>
        </w:r>
      </w:ins>
    </w:p>
    <w:p>
      <w:pPr>
        <w:pStyle w:val="Compact"/>
        <w:numPr>
          <w:ilvl w:val="0"/>
          <w:numId w:val="1049"/>
        </w:numPr>
      </w:pPr>
      <w:r>
        <w:rPr>
          <w:b/>
          <w:bCs/>
        </w:rPr>
        <w:t xml:space="preserve">linearity in the first slot</w:t>
      </w:r>
      <w:r>
        <w:t xml:space="preserve">: this property is the first-slot half of</w:t>
      </w:r>
      <w:r>
        <w:t xml:space="preserve"> </w:t>
      </w:r>
      <w:hyperlink w:anchor="thm-dot-linear">
        <w:r>
          <w:rPr>
            <w:rStyle w:val="Hyperlink"/>
          </w:rPr>
          <w:t xml:space="preserve">Theorem 50</w:t>
        </w:r>
      </w:hyperlink>
      <w:r>
        <w:t xml:space="preserve">;</w:t>
      </w:r>
    </w:p>
    <w:p>
      <w:pPr>
        <w:pStyle w:val="Compact"/>
        <w:numPr>
          <w:ilvl w:val="0"/>
          <w:numId w:val="1049"/>
        </w:numPr>
      </w:pPr>
      <w:r>
        <w:rPr>
          <w:b/>
          <w:bCs/>
        </w:rPr>
        <w:t xml:space="preserve">symmetry</w:t>
      </w:r>
      <w:r>
        <w:t xml:space="preserve">: this property is</w:t>
      </w:r>
      <w:r>
        <w:t xml:space="preserve"> </w:t>
      </w:r>
      <w:hyperlink w:anchor="thm-lincom-symmetric">
        <w:r>
          <w:rPr>
            <w:rStyle w:val="Hyperlink"/>
          </w:rPr>
          <w:t xml:space="preserve">Theorem 1</w:t>
        </w:r>
      </w:hyperlink>
      <w:r>
        <w:t xml:space="preserve">.</w:t>
      </w:r>
    </w:p>
    <w:p>
      <w:pPr>
        <w:pStyle w:val="FirstParagraph"/>
      </w:pPr>
      <w:del w:id="14062" w:author="PR Preview" w:date="2026-01-01T00:00:00Z">
        <w:r>
          <w:delText xml:space="preserve">For instance, with</w:delText>
        </w:r>
      </w:del>
      <w:del w:id="1406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2</m:t>
        </m:r>
        <m:r>
          <m:rPr>
            <m:sty m:val="p"/>
          </m:rPr>
          <m:t>,</m:t>
        </m:r>
        <m:r>
          <m:t>2</m:t>
        </m:r>
        <m:r>
          <m:rPr>
            <m:sty m:val="p"/>
          </m:rPr>
          <m:t>)</m:t>
        </m:r>
      </m:oMath>
      <w:del w:id="14064"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x</m:t>
                  </m:r>
                </m:e>
                <m:lim>
                  <m:r>
                    <m:rPr>
                      <m:sty m:val="p"/>
                    </m:rPr>
                    <m:t>∼</m:t>
                  </m:r>
                </m:lim>
              </m:limLow>
              <m:r>
                <m:t>&amp;</m:t>
              </m:r>
              <m:r>
                <m:rPr>
                  <m:sty m:val="p"/>
                </m:rPr>
                <m:t>=</m:t>
              </m:r>
              <m:r>
                <m:t>1</m:t>
              </m:r>
              <m:r>
                <m:rPr>
                  <m:sty m:val="p"/>
                </m:rPr>
                <m:t>⋅</m:t>
              </m:r>
              <m:r>
                <m:t>1</m:t>
              </m:r>
              <m:r>
                <m:rPr>
                  <m:sty m:val="p"/>
                </m:rPr>
                <m:t>+</m:t>
              </m:r>
              <m:r>
                <m:rPr>
                  <m:sty m:val="p"/>
                </m:rPr>
                <m:t>(</m:t>
              </m:r>
              <m:r>
                <m:rPr>
                  <m:sty m:val="p"/>
                </m:rPr>
                <m:t>−</m:t>
              </m:r>
              <m:r>
                <m:t>2</m:t>
              </m:r>
              <m:r>
                <m:rPr>
                  <m:sty m:val="p"/>
                </m:rPr>
                <m:t>)</m:t>
              </m:r>
              <m:r>
                <m:rPr>
                  <m:sty m:val="p"/>
                </m:rPr>
                <m:t>⋅</m:t>
              </m:r>
              <m:r>
                <m:rPr>
                  <m:sty m:val="p"/>
                </m:rPr>
                <m:t>(</m:t>
              </m:r>
              <m:r>
                <m:rPr>
                  <m:sty m:val="p"/>
                </m:rPr>
                <m:t>−</m:t>
              </m:r>
              <m:r>
                <m:t>2</m:t>
              </m:r>
              <m:r>
                <m:rPr>
                  <m:sty m:val="p"/>
                </m:rPr>
                <m:t>)</m:t>
              </m:r>
              <m:r>
                <m:rPr>
                  <m:sty m:val="p"/>
                </m:rPr>
                <m:t>+</m:t>
              </m:r>
              <m:r>
                <m:t>2</m:t>
              </m:r>
              <m:r>
                <m:rPr>
                  <m:sty m:val="p"/>
                </m:rPr>
                <m:t>⋅</m:t>
              </m:r>
              <m:r>
                <m:t>2</m:t>
              </m:r>
              <m:r>
                <m:t>&amp;</m:t>
              </m:r>
              <m:r>
                <m:t>&amp;</m:t>
              </m:r>
              <m:r>
                <m:rPr>
                  <m:nor/>
                  <m:sty m:val="p"/>
                </m:rPr>
                <m:t>(definition of the dot product)</m:t>
              </m:r>
            </m:e>
            <m:e>
              <m:r>
                <m:t>&amp;</m:t>
              </m:r>
              <m:r>
                <m:rPr>
                  <m:sty m:val="p"/>
                </m:rPr>
                <m:t>=</m:t>
              </m:r>
              <m:r>
                <m:t>1</m:t>
              </m:r>
              <m:r>
                <m:rPr>
                  <m:sty m:val="p"/>
                </m:rPr>
                <m:t>+</m:t>
              </m:r>
              <m:r>
                <m:t>4</m:t>
              </m:r>
              <m:r>
                <m:rPr>
                  <m:sty m:val="p"/>
                </m:rPr>
                <m:t>+</m:t>
              </m:r>
              <m:r>
                <m:t>4</m:t>
              </m:r>
              <m:r>
                <m:t>&amp;</m:t>
              </m:r>
              <m:r>
                <m:t>&amp;</m:t>
              </m:r>
              <m:r>
                <m:rPr>
                  <m:nor/>
                  <m:sty m:val="p"/>
                </m:rPr>
                <m:t>(multiply)</m:t>
              </m:r>
            </m:e>
            <m:e>
              <m:r>
                <m:t>&amp;</m:t>
              </m:r>
              <m:r>
                <m:rPr>
                  <m:sty m:val="p"/>
                </m:rPr>
                <m:t>=</m:t>
              </m:r>
              <m:r>
                <m:t>9</m:t>
              </m:r>
              <m:r>
                <m:t>&amp;</m:t>
              </m:r>
              <m:r>
                <m:t>&amp;</m:t>
              </m:r>
              <m:r>
                <m:rPr>
                  <m:nor/>
                  <m:sty m:val="p"/>
                </m:rPr>
                <m:t>(add)</m:t>
              </m:r>
            </m:e>
          </m:eqArr>
        </m:oMath>
      </m:oMathPara>
    </w:p>
    <w:p>
      <w:pPr>
        <w:pStyle w:val="FirstParagraph"/>
      </w:pPr>
      <w:ins w:id="14065" w:author="PR Preview" w:date="2026-01-01T00:00:00Z">
        <w:r>
          <w:t xml:space="preserve">For instance, with</w:t>
        </w:r>
      </w:ins>
      <w:ins w:id="14066" w:author="PR Preview" w:date="2026-01-01T00:00:00Z">
        <w:r>
          <w:t xml:space="preserve"> </w:t>
        </w:r>
      </w:ins>
      <w:ins w:id="14067" w:author="PR Preview" w:date="2026-01-01T00:00:00Z">
        <w:r>
          <w:t xml:space="preserve">$\mathord{\smash[b]{\underset{\raise.3ex\hbox{$\scriptstyle\sim$}}{x}}\vphantom{x}}= (1, -2, 2)$</w:t>
        </w:r>
      </w:ins>
      <w:ins w:id="14068" w:author="PR Preview" w:date="2026-01-01T00:00:00Z">
        <w:r>
          <w:t xml:space="preserve">,</w:t>
        </w:r>
      </w:ins>
    </w:p>
    <w:p>
      <w:pPr>
        <w:pStyle w:val="BodyText"/>
      </w:pPr>
      <w:ins w:id="14069" w:author="PR Preview" w:date="2026-01-01T00:00:00Z">
        <w:r>
          <w:t xml:space="preserve">$$
    \begin{aligned}
    \mathord{\smash[b]{\underset{\raise.3ex\hbox{$\scriptstyle\sim$}}{x}}\vphantom{x}}\cdot \mathord{\smash[b]{\underset{\raise.3ex\hbox{$\scriptstyle\sim$}}{x}}\vphantom{x}}
    &amp;= 1 \cdot 1 + (-2) \cdot(-2) + 2 \cdot 2
    &amp;&amp; \text{(definition of the dot product)}
    \\
    &amp;= 1 + 4 + 4
    &amp;&amp; \text{(multiply)}
    \\
    &amp;= 9
    &amp;&amp; \text{(add)}
    \end{aligned}
    $$</w:t>
        </w:r>
      </w:ins>
    </w:p>
    <w:p>
      <w:pPr>
        <w:pStyle w:val="FirstParagraph"/>
      </w:pPr>
      <w:r>
        <w:t xml:space="preserve">which is positive, as positivity and definiteness require of a nonzero vector.</w:t>
      </w:r>
    </w:p>
    <w:bookmarkEnd w:id="343"/>
    <w:bookmarkStart w:id="344" w:name="def-inner-product-space"/>
    <w:p>
      <w:pPr>
        <w:pStyle w:val="BodyText"/>
      </w:pPr>
      <w:r>
        <w:rPr>
          <w:b/>
          <w:bCs/>
        </w:rPr>
        <w:t xml:space="preserve">Definition 69 (Inner product space)</w:t>
      </w:r>
      <w:r>
        <w:t xml:space="preserve"> </w:t>
      </w:r>
      <w:r>
        <w:t xml:space="preserve">A</w:t>
      </w:r>
      <w:r>
        <w:t xml:space="preserve"> </w:t>
      </w:r>
      <w:r>
        <w:rPr>
          <w:b/>
          <w:bCs/>
        </w:rPr>
        <w:t xml:space="preserve">real inner product space</w:t>
      </w:r>
      <w:r>
        <w:t xml:space="preserve"> </w:t>
      </w:r>
      <w:r>
        <w:t xml:space="preserve">is a pair</w:t>
      </w:r>
      <w:r>
        <w:t xml:space="preserve"> </w:t>
      </w:r>
      <m:oMath>
        <m:r>
          <m:rPr>
            <m:sty m:val="p"/>
          </m:rPr>
          <m:t>(</m:t>
        </m:r>
        <m:r>
          <m:t>V</m:t>
        </m:r>
        <m:r>
          <m:rPr>
            <m:sty m:val="p"/>
          </m:rPr>
          <m:t>,</m:t>
        </m:r>
        <m:r>
          <m:t>​</m:t>
        </m:r>
        <m:d>
          <m:dPr>
            <m:begChr m:val="⟨"/>
            <m:sepChr m:val=""/>
            <m:endChr m:val="⟩"/>
            <m:grow/>
          </m:dPr>
          <m:e>
            <m:r>
              <m:rPr>
                <m:sty m:val="p"/>
              </m:rPr>
              <m:t>⋅</m:t>
            </m:r>
            <m:r>
              <m:rPr>
                <m:sty m:val="p"/>
              </m:rPr>
              <m:t>,</m:t>
            </m:r>
            <m:r>
              <m:rPr>
                <m:sty m:val="p"/>
              </m:rPr>
              <m:t>⋅</m:t>
            </m:r>
          </m:e>
        </m:d>
        <m:r>
          <m:t>​</m:t>
        </m:r>
        <m:r>
          <m:rPr>
            <m:sty m:val="p"/>
          </m:rPr>
          <m:t>)</m:t>
        </m:r>
      </m:oMath>
      <w:r>
        <w:t xml:space="preserve"> </w:t>
      </w:r>
      <w:r>
        <w:t xml:space="preserve">of a real vector space</w:t>
      </w:r>
      <w:r>
        <w:t xml:space="preserve"> </w:t>
      </w:r>
      <m:oMath>
        <m:r>
          <m:t>V</m:t>
        </m:r>
      </m:oMath>
      <w:r>
        <w:t xml:space="preserve"> </w:t>
      </w:r>
      <w:r>
        <w:t xml:space="preserve">and an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on it,</w:t>
      </w:r>
      <w:r>
        <w:t xml:space="preserve"> </w:t>
      </w:r>
      <w:r>
        <w:t xml:space="preserve">a function with the four properties of</w:t>
      </w:r>
      <w:r>
        <w:t xml:space="preserve"> </w:t>
      </w:r>
      <w:hyperlink w:anchor="def-inner-product">
        <w:r>
          <w:rPr>
            <w:rStyle w:val="Hyperlink"/>
          </w:rPr>
          <w:t xml:space="preserve">Definition 68</w:t>
        </w:r>
      </w:hyperlink>
      <w:r>
        <w:t xml:space="preserve">.</w:t>
      </w:r>
      <w:r>
        <w:t xml:space="preserve"> </w:t>
      </w:r>
      <w:r>
        <w:t xml:space="preserve">We say that</w:t>
      </w:r>
      <w:r>
        <w:t xml:space="preserve"> </w:t>
      </w:r>
      <m:oMath>
        <m:r>
          <m:t>V</m:t>
        </m:r>
      </m:oMath>
      <w:r>
        <w:t xml:space="preserve"> </w:t>
      </w:r>
      <w:r>
        <w:t xml:space="preserve">is</w:t>
      </w:r>
      <w:r>
        <w:t xml:space="preserve"> </w:t>
      </w:r>
      <w:r>
        <w:rPr>
          <w:b/>
          <w:bCs/>
        </w:rPr>
        <w:t xml:space="preserve">equipped with</w:t>
      </w:r>
      <w:r>
        <w:t xml:space="preserve"> </w:t>
      </w:r>
      <w:r>
        <w:t xml:space="preserve">that inner product:</w:t>
      </w:r>
      <w:r>
        <w:t xml:space="preserve"> </w:t>
      </w:r>
      <w:r>
        <w:t xml:space="preserve">the inner product is part of the data of the space,</w:t>
      </w:r>
      <w:r>
        <w:t xml:space="preserve"> </w:t>
      </w:r>
      <w:r>
        <w:t xml:space="preserve">so the same set of vectors with a different inner product is a different inner product space.</w:t>
      </w:r>
      <w:r>
        <w:t xml:space="preserve"> </w:t>
      </w:r>
      <w:hyperlink w:anchor="def-inner-product">
        <w:r>
          <w:rPr>
            <w:rStyle w:val="Hyperlink"/>
          </w:rPr>
          <w:t xml:space="preserve">Definition 68</w:t>
        </w:r>
      </w:hyperlink>
      <w:r>
        <w:t xml:space="preserve"> </w:t>
      </w:r>
      <w:r>
        <w:t xml:space="preserve">states the properties for</w:t>
      </w:r>
      <w:r>
        <w:t xml:space="preserve"> </w:t>
      </w:r>
      <m:oMath>
        <m:r>
          <m:t>V</m:t>
        </m:r>
        <m:r>
          <m:rPr>
            <m:sty m:val="p"/>
          </m:rPr>
          <m:t>=</m:t>
        </m:r>
        <m:sSup>
          <m:e>
            <m:r>
              <m:rPr>
                <m:scr m:val="double-struck"/>
                <m:sty m:val="p"/>
              </m:rPr>
              <m:t>R</m:t>
            </m:r>
          </m:e>
          <m:sup>
            <m:r>
              <m:t>p</m:t>
            </m:r>
          </m:sup>
        </m:sSup>
      </m:oMath>
      <w:r>
        <w:t xml:space="preserve"> </w:t>
      </w:r>
      <w:r>
        <w:t xml:space="preserve">(</w:t>
      </w:r>
      <w:hyperlink w:anchor="def-real-coordinate-space">
        <w:r>
          <w:rPr>
            <w:rStyle w:val="Hyperlink"/>
          </w:rPr>
          <w:t xml:space="preserve">Definition 2</w:t>
        </w:r>
      </w:hyperlink>
      <w:r>
        <w:t xml:space="preserve">),</w:t>
      </w:r>
      <w:r>
        <w:t xml:space="preserve"> </w:t>
      </w:r>
      <w:r>
        <w:t xml:space="preserve">and the same four properties define an inner product on other real vector spaces,</w:t>
      </w:r>
      <w:r>
        <w:t xml:space="preserve"> </w:t>
      </w:r>
      <w:r>
        <w:t xml:space="preserve">such as spaces of matrices or functions.</w:t>
      </w:r>
    </w:p>
    <w:bookmarkEnd w:id="344"/>
    <w:bookmarkStart w:id="345" w:name="exm-inner-product-space"/>
    <w:p>
      <w:pPr>
        <w:pStyle w:val="BodyText"/>
      </w:pPr>
      <w:del w:id="14070" w:author="PR Preview" w:date="2026-01-01T00:00:00Z">
        <w:r>
          <w:rPr>
            <w:b/>
            <w:bCs/>
          </w:rPr>
          <w:delText xml:space="preserve">Example 98 (Real coordinate space as an inner product space)</w:delText>
        </w:r>
      </w:del>
      <w:del w:id="14071" w:author="PR Preview" w:date="2026-01-01T00:00:00Z">
        <w:r>
          <w:delText xml:space="preserve"> </w:delText>
        </w:r>
      </w:del>
      <w:del w:id="14072" w:author="PR Preview" w:date="2026-01-01T00:00:00Z">
        <w:r>
          <w:delText xml:space="preserve">The Euclidean space</w:delText>
        </w:r>
      </w:del>
      <w:del w:id="14073" w:author="PR Preview" w:date="2026-01-01T00:00:00Z">
        <w:r>
          <w:delText xml:space="preserve"> </w:delText>
        </w:r>
      </w:del>
      <m:oMath>
        <m:sSup>
          <m:e>
            <m:r>
              <m:rPr>
                <m:scr m:val="double-struck"/>
                <m:sty m:val="p"/>
              </m:rPr>
              <m:t>R</m:t>
            </m:r>
          </m:e>
          <m:sup>
            <m:r>
              <m:t>p</m:t>
            </m:r>
          </m:sup>
        </m:sSup>
      </m:oMath>
      <w:del w:id="14074" w:author="PR Preview" w:date="2026-01-01T00:00:00Z">
        <w:r>
          <w:delText xml:space="preserve"> </w:delText>
        </w:r>
      </w:del>
      <w:del w:id="14075" w:author="PR Preview" w:date="2026-01-01T00:00:00Z">
        <w:r>
          <w:delText xml:space="preserve">equipped with the standard dot product (2),</w:delText>
        </w:r>
      </w:del>
      <w:del w:id="14076" w:author="PR Preview" w:date="2026-01-01T00:00:00Z">
        <w:r>
          <w:delText xml:space="preserve"> </w:delText>
        </w:r>
      </w:del>
      <w:del w:id="14077" w:author="PR Preview" w:date="2026-01-01T00:00:00Z">
        <w:r>
          <w:delText xml:space="preserve">that is, the pair</w:delText>
        </w:r>
      </w:del>
      <w:del w:id="14078"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4079" w:author="PR Preview" w:date="2026-01-01T00:00:00Z">
        <w:r>
          <w:delText xml:space="preserve"> </w:delText>
        </w:r>
      </w:del>
      <w:del w:id="14080" w:author="PR Preview" w:date="2026-01-01T00:00:00Z">
        <w:r>
          <w:delText xml:space="preserve">with</w:delText>
        </w:r>
      </w:del>
      <w:del w:id="14081"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limLow>
          <m:e>
            <m:r>
              <m:t>x</m:t>
            </m:r>
          </m:e>
          <m:lim>
            <m:r>
              <m:rPr>
                <m:sty m:val="p"/>
              </m:rPr>
              <m:t>∼</m:t>
            </m:r>
          </m:lim>
        </m:limLow>
        <m:r>
          <m:rPr>
            <m:sty m:val="p"/>
          </m:rPr>
          <m:t>⋅</m:t>
        </m:r>
        <m:limLow>
          <m:e>
            <m:r>
              <m:t>y</m:t>
            </m:r>
          </m:e>
          <m:lim>
            <m:r>
              <m:rPr>
                <m:sty m:val="p"/>
              </m:rPr>
              <m:t>∼</m:t>
            </m:r>
          </m:lim>
        </m:limLow>
      </m:oMath>
      <w:del w:id="14082" w:author="PR Preview" w:date="2026-01-01T00:00:00Z">
        <w:r>
          <w:delText xml:space="preserve">,</w:delText>
        </w:r>
      </w:del>
      <w:del w:id="14083" w:author="PR Preview" w:date="2026-01-01T00:00:00Z">
        <w:r>
          <w:delText xml:space="preserve"> </w:delText>
        </w:r>
      </w:del>
      <w:del w:id="14084" w:author="PR Preview" w:date="2026-01-01T00:00:00Z">
        <w:r>
          <w:delText xml:space="preserve">is an inner product space, because the dot product satisfies the four inner product axioms (</w:delText>
        </w:r>
      </w:del>
      <w:hyperlink w:anchor="exm-dot-product-inner-product">
        <w:del w:id="14085" w:author="PR Preview" w:date="2026-01-01T00:00:00Z">
          <w:r>
            <w:rPr>
              <w:rStyle w:val="Hyperlink"/>
            </w:rPr>
            <w:delText xml:space="preserve">Example 97</w:delText>
          </w:r>
        </w:del>
      </w:hyperlink>
      <w:del w:id="14086" w:author="PR Preview" w:date="2026-01-01T00:00:00Z">
        <w:r>
          <w:delText xml:space="preserve">).</w:delText>
        </w:r>
      </w:del>
      <w:del w:id="14087" w:author="PR Preview" w:date="2026-01-01T00:00:00Z">
        <w:r>
          <w:delText xml:space="preserve"> </w:delText>
        </w:r>
      </w:del>
      <w:del w:id="14088" w:author="PR Preview" w:date="2026-01-01T00:00:00Z">
        <w:r>
          <w:delText xml:space="preserve">For</w:delText>
        </w:r>
      </w:del>
      <w:del w:id="14089" w:author="PR Preview" w:date="2026-01-01T00:00:00Z">
        <w:r>
          <w:delText xml:space="preserve"> </w:delText>
        </w:r>
      </w:del>
      <m:oMath>
        <m:r>
          <m:t>p</m:t>
        </m:r>
        <m:r>
          <m:rPr>
            <m:sty m:val="p"/>
          </m:rPr>
          <m:t>=</m:t>
        </m:r>
        <m:r>
          <m:t>2</m:t>
        </m:r>
      </m:oMath>
      <w:del w:id="14090" w:author="PR Preview" w:date="2026-01-01T00:00:00Z">
        <w:r>
          <w:delText xml:space="preserve">, any vector</w:delText>
        </w:r>
      </w:del>
      <w:del w:id="1409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14092" w:author="PR Preview" w:date="2026-01-01T00:00:00Z">
        <w:r>
          <w:delText xml:space="preserve"> </w:delText>
        </w:r>
      </w:del>
      <w:del w:id="14093" w:author="PR Preview" w:date="2026-01-01T00:00:00Z">
        <w:r>
          <w:delText xml:space="preserve">has squared norm</w:delText>
        </w:r>
      </w:del>
      <w:del w:id="1409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m:t>
        </m:r>
        <m:sSubSup>
          <m:e>
            <m:r>
              <m:t>x</m:t>
            </m:r>
          </m:e>
          <m:sub>
            <m:r>
              <m:t>1</m:t>
            </m:r>
          </m:sub>
          <m:sup>
            <m:r>
              <m:t>2</m:t>
            </m:r>
          </m:sup>
        </m:sSubSup>
        <m:r>
          <m:rPr>
            <m:sty m:val="p"/>
          </m:rPr>
          <m:t>+</m:t>
        </m:r>
        <m:sSubSup>
          <m:e>
            <m:r>
              <m:t>x</m:t>
            </m:r>
          </m:e>
          <m:sub>
            <m:r>
              <m:t>2</m:t>
            </m:r>
          </m:sub>
          <m:sup>
            <m:r>
              <m:t>2</m:t>
            </m:r>
          </m:sup>
        </m:sSubSup>
        <m:r>
          <m:rPr>
            <m:sty m:val="p"/>
          </m:rPr>
          <m:t>≥</m:t>
        </m:r>
        <m:r>
          <m:t>0</m:t>
        </m:r>
      </m:oMath>
      <w:del w:id="14095" w:author="PR Preview" w:date="2026-01-01T00:00:00Z">
        <w:r>
          <w:delText xml:space="preserve">,</w:delText>
        </w:r>
      </w:del>
      <w:del w:id="14096" w:author="PR Preview" w:date="2026-01-01T00:00:00Z">
        <w:r>
          <w:delText xml:space="preserve"> </w:delText>
        </w:r>
      </w:del>
      <w:del w:id="14097" w:author="PR Preview" w:date="2026-01-01T00:00:00Z">
        <w:r>
          <w:delText xml:space="preserve">which is zero if and only if</w:delText>
        </w:r>
      </w:del>
    </w:p>
    <w:p>
      <w:pPr>
        <w:pStyle w:val="BodyText"/>
      </w:pPr>
      <w:ins w:id="14098" w:author="PR Preview" w:date="2026-01-01T00:00:00Z">
        <w:r>
          <w:rPr>
            <w:b/>
            <w:bCs/>
          </w:rPr>
          <w:t xml:space="preserve">Example 98 (Real coordinate space as an inner product space)</w:t>
        </w:r>
      </w:ins>
      <w:ins w:id="14099" w:author="PR Preview" w:date="2026-01-01T00:00:00Z">
        <w:r>
          <w:t xml:space="preserve"> </w:t>
        </w:r>
      </w:ins>
      <w:ins w:id="14100" w:author="PR Preview" w:date="2026-01-01T00:00:00Z">
        <w:r>
          <w:t xml:space="preserve">The Euclidean space</w:t>
        </w:r>
      </w:ins>
      <w:ins w:id="14101" w:author="PR Preview" w:date="2026-01-01T00:00:00Z">
        <w:r>
          <w:t xml:space="preserve"> </w:t>
        </w:r>
      </w:ins>
      <m:oMath>
        <m:sSup>
          <m:e>
            <m:r>
              <m:rPr>
                <m:scr m:val="double-struck"/>
                <m:sty m:val="p"/>
              </m:rPr>
              <m:t>R</m:t>
            </m:r>
          </m:e>
          <m:sup>
            <m:r>
              <m:t>p</m:t>
            </m:r>
          </m:sup>
        </m:sSup>
      </m:oMath>
      <w:ins w:id="14102" w:author="PR Preview" w:date="2026-01-01T00:00:00Z">
        <w:r>
          <w:t xml:space="preserve"> </w:t>
        </w:r>
      </w:ins>
      <w:ins w:id="14103" w:author="PR Preview" w:date="2026-01-01T00:00:00Z">
        <w:r>
          <w:t xml:space="preserve">equipped with the standard dot product (2),</w:t>
        </w:r>
      </w:ins>
      <w:ins w:id="14104" w:author="PR Preview" w:date="2026-01-01T00:00:00Z">
        <w:r>
          <w:t xml:space="preserve"> </w:t>
        </w:r>
      </w:ins>
      <w:ins w:id="14105" w:author="PR Preview" w:date="2026-01-01T00:00:00Z">
        <w:r>
          <w:t xml:space="preserve">that is, the pair</w:t>
        </w:r>
      </w:ins>
      <w:ins w:id="14106"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4107" w:author="PR Preview" w:date="2026-01-01T00:00:00Z">
        <w:r>
          <w:t xml:space="preserve"> </w:t>
        </w:r>
      </w:ins>
      <w:ins w:id="14108" w:author="PR Preview" w:date="2026-01-01T00:00:00Z">
        <w:r>
          <w:t xml:space="preserve">with</w:t>
        </w:r>
      </w:ins>
      <w:ins w:id="14109" w:author="PR Preview" w:date="2026-01-01T00:00:00Z">
        <w:r>
          <w:t xml:space="preserve"> </w:t>
        </w:r>
      </w:ins>
      <w:ins w:id="14110" w:author="PR Preview" w:date="2026-01-01T00:00:00Z">
        <w:r>
          <w:t xml:space="preserve">$\mathopen{}\left\langle \mathord{\smash[b]{\underset{\raise.3ex\hbox{$\scriptstyle\sim$}}{x}}\vphantom{x}}, \mathord{\smash[b]{\underset{\raise.3ex\hbox{$\scriptstyle\sim$}}{y}}\vphantom{y}}\right\rangle\mathclose{} = \mathord{\smash[b]{\underset{\raise.3ex\hbox{$\scriptstyle\sim$}}{x}}\vphantom{x}}\cdot \mathord{\smash[b]{\underset{\raise.3ex\hbox{$\scriptstyle\sim$}}{y}}\vphantom{y}}$</w:t>
        </w:r>
      </w:ins>
      <w:ins w:id="14111" w:author="PR Preview" w:date="2026-01-01T00:00:00Z">
        <w:r>
          <w:t xml:space="preserve">,</w:t>
        </w:r>
      </w:ins>
      <w:ins w:id="14112" w:author="PR Preview" w:date="2026-01-01T00:00:00Z">
        <w:r>
          <w:t xml:space="preserve"> </w:t>
        </w:r>
      </w:ins>
      <w:ins w:id="14113" w:author="PR Preview" w:date="2026-01-01T00:00:00Z">
        <w:r>
          <w:t xml:space="preserve">is an inner product space, because the dot product satisfies the four inner product axioms (</w:t>
        </w:r>
      </w:ins>
      <w:hyperlink w:anchor="exm-dot-product-inner-product">
        <w:ins w:id="14114" w:author="PR Preview" w:date="2026-01-01T00:00:00Z">
          <w:r>
            <w:rPr>
              <w:rStyle w:val="Hyperlink"/>
            </w:rPr>
            <w:t xml:space="preserve">Example 97</w:t>
          </w:r>
        </w:ins>
      </w:hyperlink>
      <w:ins w:id="14115" w:author="PR Preview" w:date="2026-01-01T00:00:00Z">
        <w:r>
          <w:t xml:space="preserve">).</w:t>
        </w:r>
      </w:ins>
      <w:ins w:id="14116" w:author="PR Preview" w:date="2026-01-01T00:00:00Z">
        <w:r>
          <w:t xml:space="preserve"> </w:t>
        </w:r>
      </w:ins>
      <w:ins w:id="14117" w:author="PR Preview" w:date="2026-01-01T00:00:00Z">
        <w:r>
          <w:t xml:space="preserve">For</w:t>
        </w:r>
      </w:ins>
      <w:ins w:id="14118" w:author="PR Preview" w:date="2026-01-01T00:00:00Z">
        <w:r>
          <w:t xml:space="preserve"> </w:t>
        </w:r>
      </w:ins>
      <m:oMath>
        <m:r>
          <m:t>p</m:t>
        </m:r>
        <m:r>
          <m:rPr>
            <m:sty m:val="p"/>
          </m:rPr>
          <m:t>=</m:t>
        </m:r>
        <m:r>
          <m:t>2</m:t>
        </m:r>
      </m:oMath>
      <w:ins w:id="14119" w:author="PR Preview" w:date="2026-01-01T00:00:00Z">
        <w:r>
          <w:t xml:space="preserve">, any vector</w:t>
        </w:r>
      </w:ins>
      <w:ins w:id="14120" w:author="PR Preview" w:date="2026-01-01T00:00:00Z">
        <w:r>
          <w:t xml:space="preserve"> </w:t>
        </w:r>
      </w:ins>
      <w:ins w:id="14121" w:author="PR Preview" w:date="2026-01-01T00:00:00Z">
        <w:r>
          <w:t xml:space="preserve">$\mathord{\smash[b]{\underset{\raise.3ex\hbox{$\scriptstyle\sim$}}{x}}\vphantom{x}}= (x_1, x_2) \in \mathbb{R}^2$</w:t>
        </w:r>
      </w:ins>
      <w:ins w:id="14122" w:author="PR Preview" w:date="2026-01-01T00:00:00Z">
        <w:r>
          <w:t xml:space="preserve"> </w:t>
        </w:r>
      </w:ins>
      <w:ins w:id="14123" w:author="PR Preview" w:date="2026-01-01T00:00:00Z">
        <w:r>
          <w:t xml:space="preserve">has squared norm</w:t>
        </w:r>
      </w:ins>
      <w:ins w:id="14124" w:author="PR Preview" w:date="2026-01-01T00:00:00Z">
        <w:r>
          <w:t xml:space="preserve"> </w:t>
        </w:r>
      </w:ins>
      <w:ins w:id="14125" w:author="PR Preview" w:date="2026-01-01T00:00:00Z">
        <w:r>
          <w:t xml:space="preserve">$\mathopen{}\left\langle \mathord{\smash[b]{\underset{\raise.3ex\hbox{$\scriptstyle\sim$}}{x}}\vphantom{x}}, \mathord{\smash[b]{\underset{\raise.3ex\hbox{$\scriptstyle\sim$}}{x}}\vphantom{x}}\right\rangle\mathclose{} = x_1^2 + x_2^2 \ge 0$</w:t>
        </w:r>
      </w:ins>
      <w:ins w:id="14126" w:author="PR Preview" w:date="2026-01-01T00:00:00Z">
        <w:r>
          <w:t xml:space="preserve">,</w:t>
        </w:r>
      </w:ins>
      <w:ins w:id="14127" w:author="PR Preview" w:date="2026-01-01T00:00:00Z">
        <w:r>
          <w:t xml:space="preserve"> </w:t>
        </w:r>
      </w:ins>
      <w:ins w:id="14128" w:author="PR Preview" w:date="2026-01-01T00:00:00Z">
        <w:r>
          <w:t xml:space="preserve">which is zero if and only if</w:t>
        </w:r>
      </w:ins>
    </w:p>
    <w:p>
      <w:pPr>
        <w:pStyle w:val="BodyText"/>
      </w:pPr>
      <m:oMathPara>
        <m:oMathParaPr>
          <m:jc m:val="center"/>
        </m:oMathParaPr>
        <m:oMath>
          <m:eqArr>
            <m:e>
              <m:sSub>
                <m:e>
                  <m:r>
                    <m:t>x</m:t>
                  </m:r>
                </m:e>
                <m:sub>
                  <m:r>
                    <m:t>1</m:t>
                  </m:r>
                </m:sub>
              </m:sSub>
              <m:r>
                <m:t>&amp;</m:t>
              </m:r>
              <m:r>
                <m:rPr>
                  <m:sty m:val="p"/>
                </m:rPr>
                <m:t>=</m:t>
              </m:r>
              <m:sSub>
                <m:e>
                  <m:r>
                    <m:t>x</m:t>
                  </m:r>
                </m:e>
                <m:sub>
                  <m:r>
                    <m:t>2</m:t>
                  </m:r>
                </m:sub>
              </m:sSub>
            </m:e>
            <m:e>
              <m:r>
                <m:t>&amp;</m:t>
              </m:r>
              <m:r>
                <m:rPr>
                  <m:sty m:val="p"/>
                </m:rPr>
                <m:t>=</m:t>
              </m:r>
              <m:r>
                <m:t>0</m:t>
              </m:r>
              <m:r>
                <m:rPr>
                  <m:sty m:val="p"/>
                </m:rPr>
                <m:t>.</m:t>
              </m:r>
            </m:e>
          </m:eqArr>
        </m:oMath>
      </m:oMathPara>
    </w:p>
    <w:p>
      <w:pPr>
        <w:pStyle w:val="FirstParagraph"/>
      </w:pPr>
      <w:r>
        <w:t xml:space="preserve">Equipping the same vector space</w:t>
      </w:r>
      <w:r>
        <w:t xml:space="preserve"> </w:t>
      </w:r>
      <m:oMath>
        <m:sSup>
          <m:e>
            <m:r>
              <m:rPr>
                <m:scr m:val="double-struck"/>
                <m:sty m:val="p"/>
              </m:rPr>
              <m:t>R</m:t>
            </m:r>
          </m:e>
          <m:sup>
            <m:r>
              <m:t>p</m:t>
            </m:r>
          </m:sup>
        </m:sSup>
      </m:oMath>
      <w:r>
        <w:t xml:space="preserve"> </w:t>
      </w:r>
      <w:r>
        <w:t xml:space="preserve">with different inner products</w:t>
      </w:r>
      <w:r>
        <w:t xml:space="preserve"> </w:t>
      </w:r>
      <w:r>
        <w:t xml:space="preserve">yields different inner product spaces with different geometric notions of angle and distance on the same set of vectors.</w:t>
      </w:r>
    </w:p>
    <w:bookmarkEnd w:id="345"/>
    <w:bookmarkStart w:id="346" w:name="exm-weighted-inner-product"/>
    <w:p>
      <w:pPr>
        <w:pStyle w:val="BodyText"/>
      </w:pPr>
      <w:del w:id="14129" w:author="PR Preview" w:date="2026-01-01T00:00:00Z">
        <w:r>
          <w:rPr>
            <w:b/>
            <w:bCs/>
          </w:rPr>
          <w:delText xml:space="preserve">Example 99 (A weighted inner product)</w:delText>
        </w:r>
      </w:del>
      <w:del w:id="14130" w:author="PR Preview" w:date="2026-01-01T00:00:00Z">
        <w:r>
          <w:delText xml:space="preserve"> </w:delText>
        </w:r>
      </w:del>
      <w:del w:id="14131" w:author="PR Preview" w:date="2026-01-01T00:00:00Z">
        <w:r>
          <w:delText xml:space="preserve">Let</w:delText>
        </w:r>
      </w:del>
      <w:del w:id="14132" w:author="PR Preview" w:date="2026-01-01T00:00:00Z">
        <w:r>
          <w:delText xml:space="preserve"> </w:delText>
        </w:r>
      </w:del>
      <m:oMath>
        <m:limLow>
          <m:e>
            <m:r>
              <m:t>c</m:t>
            </m:r>
          </m:e>
          <m:lim>
            <m:r>
              <m:rPr>
                <m:sty m:val="p"/>
              </m:rPr>
              <m:t>∼</m:t>
            </m:r>
          </m:lim>
        </m:limLow>
        <m:r>
          <m:rPr>
            <m:sty m:val="p"/>
          </m:rPr>
          <m:t>=</m:t>
        </m:r>
        <m:r>
          <m:rPr>
            <m:sty m:val="p"/>
          </m:rPr>
          <m:t>(</m:t>
        </m:r>
        <m:sSub>
          <m:e>
            <m:r>
              <m:t>c</m:t>
            </m:r>
          </m:e>
          <m:sub>
            <m:r>
              <m:t>1</m:t>
            </m:r>
          </m:sub>
        </m:sSub>
        <m:r>
          <m:rPr>
            <m:sty m:val="p"/>
          </m:rPr>
          <m:t>,</m:t>
        </m:r>
        <m:r>
          <m:rPr>
            <m:sty m:val="p"/>
          </m:rPr>
          <m:t>…</m:t>
        </m:r>
        <m:r>
          <m:rPr>
            <m:sty m:val="p"/>
          </m:rPr>
          <m:t>,</m:t>
        </m:r>
        <m:sSub>
          <m:e>
            <m:r>
              <m:t>c</m:t>
            </m:r>
          </m:e>
          <m:sub>
            <m:r>
              <m:t>p</m:t>
            </m:r>
          </m:sub>
        </m:sSub>
        <m:r>
          <m:rPr>
            <m:sty m:val="p"/>
          </m:rPr>
          <m:t>)</m:t>
        </m:r>
      </m:oMath>
      <w:del w:id="14133" w:author="PR Preview" w:date="2026-01-01T00:00:00Z">
        <w:r>
          <w:delText xml:space="preserve"> </w:delText>
        </w:r>
      </w:del>
      <w:del w:id="14134" w:author="PR Preview" w:date="2026-01-01T00:00:00Z">
        <w:r>
          <w:delText xml:space="preserve">be a vector of positive numbers, and define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c</m:t>
                  </m:r>
                </m:e>
                <m:sub>
                  <m:r>
                    <m:t>i</m:t>
                  </m:r>
                </m:sub>
              </m:sSub>
            </m:e>
          </m:nary>
          <m:r>
            <m:t> </m:t>
          </m:r>
          <m:sSub>
            <m:e>
              <m:r>
                <m:t>x</m:t>
              </m:r>
            </m:e>
            <m:sub>
              <m:r>
                <m:t>i</m:t>
              </m:r>
            </m:sub>
          </m:sSub>
          <m:sSub>
            <m:e>
              <m:r>
                <m:t>y</m:t>
              </m:r>
            </m:e>
            <m:sub>
              <m:r>
                <m:t>i</m:t>
              </m:r>
            </m:sub>
          </m:sSub>
          <m:r>
            <m:rPr>
              <m:sty m:val="p"/>
            </m:rPr>
            <m:t>.</m:t>
          </m:r>
        </m:oMath>
      </m:oMathPara>
    </w:p>
    <w:p>
      <w:pPr>
        <w:pStyle w:val="BodyText"/>
      </w:pPr>
      <w:ins w:id="14135" w:author="PR Preview" w:date="2026-01-01T00:00:00Z">
        <w:r>
          <w:rPr>
            <w:b/>
            <w:bCs/>
          </w:rPr>
          <w:t xml:space="preserve">Example 99 (A weighted inner product)</w:t>
        </w:r>
      </w:ins>
      <w:ins w:id="14136" w:author="PR Preview" w:date="2026-01-01T00:00:00Z">
        <w:r>
          <w:t xml:space="preserve"> </w:t>
        </w:r>
      </w:ins>
      <w:ins w:id="14137" w:author="PR Preview" w:date="2026-01-01T00:00:00Z">
        <w:r>
          <w:t xml:space="preserve">Let</w:t>
        </w:r>
      </w:ins>
      <w:ins w:id="14138" w:author="PR Preview" w:date="2026-01-01T00:00:00Z">
        <w:r>
          <w:t xml:space="preserve"> </w:t>
        </w:r>
      </w:ins>
      <w:ins w:id="14139" w:author="PR Preview" w:date="2026-01-01T00:00:00Z">
        <w:r>
          <w:t xml:space="preserve">$\mathord{\smash[b]{\underset{\raise.3ex\hbox{$\scriptstyle\sim$}}{c}}\vphantom{c}} = (c_1, \ldots, c_p)$</w:t>
        </w:r>
      </w:ins>
      <w:ins w:id="14140" w:author="PR Preview" w:date="2026-01-01T00:00:00Z">
        <w:r>
          <w:t xml:space="preserve"> </w:t>
        </w:r>
      </w:ins>
      <w:ins w:id="14141" w:author="PR Preview" w:date="2026-01-01T00:00:00Z">
        <w:r>
          <w:t xml:space="preserve">be a vector of positive numbers, and define</w:t>
        </w:r>
      </w:ins>
    </w:p>
    <w:p>
      <w:pPr>
        <w:pStyle w:val="BodyText"/>
      </w:pPr>
      <w:ins w:id="14142" w:author="PR Preview" w:date="2026-01-01T00:00:00Z">
        <w:r>
          <w:t xml:space="preserve">$$\mathopen{}\left\langle \mathord{\smash[b]{\underset{\raise.3ex\hbox{$\scriptstyle\sim$}}{x}}\vphantom{x}}, \mathord{\smash[b]{\underset{\raise.3ex\hbox{$\scriptstyle\sim$}}{y}}\vphantom{y}}\right\rangle\mathclose{}_{\mathord{\smash[b]{\underset{\raise.3ex\hbox{$\scriptstyle\sim$}}{c}}\vphantom{c}}} \stackrel{\text{def}}{=}\sum_{i=1}^pc_i\,x_i y_i.$$</w:t>
        </w:r>
      </w:ins>
    </w:p>
    <w:p>
      <w:pPr>
        <w:pStyle w:val="FirstParagraph"/>
      </w:pPr>
      <w:r>
        <w:t xml:space="preserve">This function is also an inner product on</w:t>
      </w:r>
      <w:r>
        <w:t xml:space="preserve"> </w:t>
      </w:r>
      <m:oMath>
        <m:sSup>
          <m:e>
            <m:r>
              <m:rPr>
                <m:scr m:val="double-struck"/>
                <m:sty m:val="p"/>
              </m:rPr>
              <m:t>R</m:t>
            </m:r>
          </m:e>
          <m:sup>
            <m:r>
              <m:t>p</m:t>
            </m:r>
          </m:sup>
        </m:sSup>
      </m:oMath>
      <w:r>
        <w:t xml:space="preserve"> </w:t>
      </w:r>
      <w:r>
        <w:t xml:space="preserve">(Axler 2024, Example 6.3(b), p. 184)</w:t>
      </w:r>
      <w:r>
        <w:t xml:space="preserve">:</w:t>
      </w:r>
    </w:p>
    <w:p>
      <w:pPr>
        <w:pStyle w:val="Compact"/>
        <w:numPr>
          <w:ilvl w:val="0"/>
          <w:numId w:val="1050"/>
        </w:numPr>
      </w:pPr>
      <w:del w:id="14143" w:author="PR Preview" w:date="2026-01-01T00:00:00Z">
        <w:r>
          <w:rPr>
            <w:b/>
            <w:bCs/>
          </w:rPr>
          <w:delText xml:space="preserve">positivity</w:delText>
        </w:r>
      </w:del>
      <w:del w:id="14144" w:author="PR Preview" w:date="2026-01-01T00:00:00Z">
        <w:r>
          <w:delText xml:space="preserve">:</w:delText>
        </w:r>
      </w:del>
      <w:del w:id="14145"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sSubSup>
          <m:e>
            <m:r>
              <m:t>x</m:t>
            </m:r>
          </m:e>
          <m:sub>
            <m:r>
              <m:t>i</m:t>
            </m:r>
          </m:sub>
          <m:sup>
            <m:r>
              <m:t>2</m:t>
            </m:r>
          </m:sup>
        </m:sSubSup>
      </m:oMath>
      <w:del w:id="14146" w:author="PR Preview" w:date="2026-01-01T00:00:00Z">
        <w:r>
          <w:delText xml:space="preserve">,</w:delText>
        </w:r>
      </w:del>
      <w:del w:id="14147" w:author="PR Preview" w:date="2026-01-01T00:00:00Z">
        <w:r>
          <w:delText xml:space="preserve"> </w:delText>
        </w:r>
      </w:del>
      <w:del w:id="14148" w:author="PR Preview" w:date="2026-01-01T00:00:00Z">
        <w:r>
          <w:delText xml:space="preserve">and each term</w:delText>
        </w:r>
      </w:del>
      <w:del w:id="14149" w:author="PR Preview" w:date="2026-01-01T00:00:00Z">
        <w:r>
          <w:delText xml:space="preserve"> </w:delText>
        </w:r>
      </w:del>
      <m:oMath>
        <m:sSub>
          <m:e>
            <m:r>
              <m:t>c</m:t>
            </m:r>
          </m:e>
          <m:sub>
            <m:r>
              <m:t>i</m:t>
            </m:r>
          </m:sub>
        </m:sSub>
        <m:r>
          <m:t> </m:t>
        </m:r>
        <m:sSubSup>
          <m:e>
            <m:r>
              <m:t>x</m:t>
            </m:r>
          </m:e>
          <m:sub>
            <m:r>
              <m:t>i</m:t>
            </m:r>
          </m:sub>
          <m:sup>
            <m:r>
              <m:t>2</m:t>
            </m:r>
          </m:sup>
        </m:sSubSup>
      </m:oMath>
      <w:del w:id="14150" w:author="PR Preview" w:date="2026-01-01T00:00:00Z">
        <w:r>
          <w:delText xml:space="preserve"> </w:delText>
        </w:r>
      </w:del>
      <w:del w:id="14151" w:author="PR Preview" w:date="2026-01-01T00:00:00Z">
        <w:r>
          <w:delText xml:space="preserve">is a positive number times a square, so the sum is at least</w:delText>
        </w:r>
      </w:del>
      <w:del w:id="14152" w:author="PR Preview" w:date="2026-01-01T00:00:00Z">
        <w:r>
          <w:delText xml:space="preserve"> </w:delText>
        </w:r>
      </w:del>
      <m:oMath>
        <m:r>
          <m:t>0</m:t>
        </m:r>
      </m:oMath>
      <w:del w:id="14153" w:author="PR Preview" w:date="2026-01-01T00:00:00Z">
        <w:r>
          <w:delText xml:space="preserve">;</w:delText>
        </w:r>
      </w:del>
    </w:p>
    <w:p>
      <w:pPr>
        <w:pStyle w:val="Compact"/>
        <w:numPr>
          <w:ilvl w:val="0"/>
          <w:numId w:val="1050"/>
        </w:numPr>
      </w:pPr>
      <w:del w:id="14154" w:author="PR Preview" w:date="2026-01-01T00:00:00Z">
        <w:r>
          <w:rPr>
            <w:b/>
            <w:bCs/>
          </w:rPr>
          <w:delText xml:space="preserve">definiteness</w:delText>
        </w:r>
      </w:del>
      <w:del w:id="14155" w:author="PR Preview" w:date="2026-01-01T00:00:00Z">
        <w:r>
          <w:delText xml:space="preserve">: a sum of nonnegative terms is</w:delText>
        </w:r>
      </w:del>
      <w:del w:id="14156" w:author="PR Preview" w:date="2026-01-01T00:00:00Z">
        <w:r>
          <w:delText xml:space="preserve"> </w:delText>
        </w:r>
      </w:del>
      <m:oMath>
        <m:r>
          <m:t>0</m:t>
        </m:r>
      </m:oMath>
      <w:del w:id="14157" w:author="PR Preview" w:date="2026-01-01T00:00:00Z">
        <w:r>
          <w:delText xml:space="preserve"> </w:delText>
        </w:r>
      </w:del>
      <w:del w:id="14158" w:author="PR Preview" w:date="2026-01-01T00:00:00Z">
        <w:r>
          <w:delText xml:space="preserve">exactly when every term is</w:delText>
        </w:r>
      </w:del>
      <w:del w:id="14159" w:author="PR Preview" w:date="2026-01-01T00:00:00Z">
        <w:r>
          <w:delText xml:space="preserve"> </w:delText>
        </w:r>
      </w:del>
      <m:oMath>
        <m:r>
          <m:t>0</m:t>
        </m:r>
      </m:oMath>
      <w:del w:id="14160" w:author="PR Preview" w:date="2026-01-01T00:00:00Z">
        <w:r>
          <w:delText xml:space="preserve">,</w:delText>
        </w:r>
      </w:del>
      <w:del w:id="14161" w:author="PR Preview" w:date="2026-01-01T00:00:00Z">
        <w:r>
          <w:delText xml:space="preserve"> </w:delText>
        </w:r>
      </w:del>
      <w:del w:id="14162" w:author="PR Preview" w:date="2026-01-01T00:00:00Z">
        <w:r>
          <w:delText xml:space="preserve">and</w:delText>
        </w:r>
      </w:del>
      <w:del w:id="14163" w:author="PR Preview" w:date="2026-01-01T00:00:00Z">
        <w:r>
          <w:delText xml:space="preserve"> </w:delText>
        </w:r>
      </w:del>
      <m:oMath>
        <m:sSub>
          <m:e>
            <m:r>
              <m:t>c</m:t>
            </m:r>
          </m:e>
          <m:sub>
            <m:r>
              <m:t>i</m:t>
            </m:r>
          </m:sub>
        </m:sSub>
        <m:r>
          <m:t> </m:t>
        </m:r>
        <m:sSubSup>
          <m:e>
            <m:r>
              <m:t>x</m:t>
            </m:r>
          </m:e>
          <m:sub>
            <m:r>
              <m:t>i</m:t>
            </m:r>
          </m:sub>
          <m:sup>
            <m:r>
              <m:t>2</m:t>
            </m:r>
          </m:sup>
        </m:sSubSup>
        <m:r>
          <m:rPr>
            <m:sty m:val="p"/>
          </m:rPr>
          <m:t>=</m:t>
        </m:r>
        <m:r>
          <m:t>0</m:t>
        </m:r>
      </m:oMath>
      <w:del w:id="14164" w:author="PR Preview" w:date="2026-01-01T00:00:00Z">
        <w:r>
          <w:delText xml:space="preserve"> </w:delText>
        </w:r>
      </w:del>
      <w:del w:id="14165" w:author="PR Preview" w:date="2026-01-01T00:00:00Z">
        <w:r>
          <w:delText xml:space="preserve">exactly when</w:delText>
        </w:r>
      </w:del>
      <w:del w:id="14166" w:author="PR Preview" w:date="2026-01-01T00:00:00Z">
        <w:r>
          <w:delText xml:space="preserve"> </w:delText>
        </w:r>
      </w:del>
      <m:oMath>
        <m:sSub>
          <m:e>
            <m:r>
              <m:t>x</m:t>
            </m:r>
          </m:e>
          <m:sub>
            <m:r>
              <m:t>i</m:t>
            </m:r>
          </m:sub>
        </m:sSub>
        <m:r>
          <m:rPr>
            <m:sty m:val="p"/>
          </m:rPr>
          <m:t>=</m:t>
        </m:r>
        <m:r>
          <m:t>0</m:t>
        </m:r>
      </m:oMath>
      <w:del w:id="14167" w:author="PR Preview" w:date="2026-01-01T00:00:00Z">
        <w:r>
          <w:delText xml:space="preserve">, because</w:delText>
        </w:r>
      </w:del>
      <w:del w:id="14168" w:author="PR Preview" w:date="2026-01-01T00:00:00Z">
        <w:r>
          <w:delText xml:space="preserve"> </w:delText>
        </w:r>
      </w:del>
      <m:oMath>
        <m:sSub>
          <m:e>
            <m:r>
              <m:t>c</m:t>
            </m:r>
          </m:e>
          <m:sub>
            <m:r>
              <m:t>i</m:t>
            </m:r>
          </m:sub>
        </m:sSub>
        <m:r>
          <m:rPr>
            <m:sty m:val="p"/>
          </m:rPr>
          <m:t>&gt;</m:t>
        </m:r>
        <m:r>
          <m:t>0</m:t>
        </m:r>
      </m:oMath>
      <w:del w:id="14169" w:author="PR Preview" w:date="2026-01-01T00:00:00Z">
        <w:r>
          <w:delText xml:space="preserve">;</w:delText>
        </w:r>
      </w:del>
      <w:del w:id="14170" w:author="PR Preview" w:date="2026-01-01T00:00:00Z">
        <w:r>
          <w:delText xml:space="preserve"> </w:delText>
        </w:r>
      </w:del>
      <w:del w:id="14171" w:author="PR Preview" w:date="2026-01-01T00:00:00Z">
        <w:r>
          <w:delText xml:space="preserve">so</w:delText>
        </w:r>
      </w:del>
      <w:del w:id="14172"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r>
          <m:rPr>
            <m:sty m:val="p"/>
          </m:rPr>
          <m:t>=</m:t>
        </m:r>
        <m:r>
          <m:t>0</m:t>
        </m:r>
      </m:oMath>
      <w:del w:id="14173" w:author="PR Preview" w:date="2026-01-01T00:00:00Z">
        <w:r>
          <w:delText xml:space="preserve"> </w:delText>
        </w:r>
      </w:del>
      <w:del w:id="14174" w:author="PR Preview" w:date="2026-01-01T00:00:00Z">
        <w:r>
          <w:delText xml:space="preserve">exactly when</w:delText>
        </w:r>
      </w:del>
      <w:del w:id="14175"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14176" w:author="PR Preview" w:date="2026-01-01T00:00:00Z">
        <w:r>
          <w:delText xml:space="preserve">;</w:delText>
        </w:r>
      </w:del>
    </w:p>
    <w:p>
      <w:pPr>
        <w:pStyle w:val="Compact"/>
        <w:numPr>
          <w:ilvl w:val="0"/>
          <w:numId w:val="1050"/>
        </w:numPr>
      </w:pPr>
      <w:ins w:id="14177" w:author="PR Preview" w:date="2026-01-01T00:00:00Z">
        <w:r>
          <w:rPr>
            <w:b/>
            <w:bCs/>
          </w:rPr>
          <w:t xml:space="preserve">positivity</w:t>
        </w:r>
      </w:ins>
      <w:ins w:id="14178" w:author="PR Preview" w:date="2026-01-01T00:00:00Z">
        <w:r>
          <w:t xml:space="preserve">:</w:t>
        </w:r>
      </w:ins>
      <w:ins w:id="14179" w:author="PR Preview" w:date="2026-01-01T00:00:00Z">
        <w:r>
          <w:t xml:space="preserve"> </w:t>
        </w:r>
      </w:ins>
      <w:ins w:id="14180" w:author="PR Preview" w:date="2026-01-01T00:00:00Z">
        <w:r>
          <w:t xml:space="preserve">$\mathopen{}\left\langle \mathord{\smash[b]{\underset{\raise.3ex\hbox{$\scriptstyle\sim$}}{x}}\vphantom{x}}, \mathord{\smash[b]{\underset{\raise.3ex\hbox{$\scriptstyle\sim$}}{x}}\vphantom{x}}\right\rangle\mathclose{}_{\mathord{\smash[b]{\underset{\raise.3ex\hbox{$\scriptstyle\sim$}}{c}}\vphantom{c}}} = \sum_{i=1}^pc_i\,x_i^2$</w:t>
        </w:r>
      </w:ins>
      <w:ins w:id="14181" w:author="PR Preview" w:date="2026-01-01T00:00:00Z">
        <w:r>
          <w:t xml:space="preserve">,</w:t>
        </w:r>
      </w:ins>
      <w:ins w:id="14182" w:author="PR Preview" w:date="2026-01-01T00:00:00Z">
        <w:r>
          <w:t xml:space="preserve"> </w:t>
        </w:r>
      </w:ins>
      <w:ins w:id="14183" w:author="PR Preview" w:date="2026-01-01T00:00:00Z">
        <w:r>
          <w:t xml:space="preserve">and each term</w:t>
        </w:r>
      </w:ins>
      <w:ins w:id="14184" w:author="PR Preview" w:date="2026-01-01T00:00:00Z">
        <w:r>
          <w:t xml:space="preserve"> </w:t>
        </w:r>
      </w:ins>
      <m:oMath>
        <m:sSub>
          <m:e>
            <m:r>
              <m:t>c</m:t>
            </m:r>
          </m:e>
          <m:sub>
            <m:r>
              <m:t>i</m:t>
            </m:r>
          </m:sub>
        </m:sSub>
        <m:r>
          <m:t> </m:t>
        </m:r>
        <m:sSubSup>
          <m:e>
            <m:r>
              <m:t>x</m:t>
            </m:r>
          </m:e>
          <m:sub>
            <m:r>
              <m:t>i</m:t>
            </m:r>
          </m:sub>
          <m:sup>
            <m:r>
              <m:t>2</m:t>
            </m:r>
          </m:sup>
        </m:sSubSup>
      </m:oMath>
      <w:ins w:id="14185" w:author="PR Preview" w:date="2026-01-01T00:00:00Z">
        <w:r>
          <w:t xml:space="preserve"> </w:t>
        </w:r>
      </w:ins>
      <w:ins w:id="14186" w:author="PR Preview" w:date="2026-01-01T00:00:00Z">
        <w:r>
          <w:t xml:space="preserve">is a positive number times a square, so the sum is at least</w:t>
        </w:r>
      </w:ins>
      <w:ins w:id="14187" w:author="PR Preview" w:date="2026-01-01T00:00:00Z">
        <w:r>
          <w:t xml:space="preserve"> </w:t>
        </w:r>
      </w:ins>
      <m:oMath>
        <m:r>
          <m:t>0</m:t>
        </m:r>
      </m:oMath>
      <w:ins w:id="14188" w:author="PR Preview" w:date="2026-01-01T00:00:00Z">
        <w:r>
          <w:t xml:space="preserve">;</w:t>
        </w:r>
      </w:ins>
    </w:p>
    <w:p>
      <w:pPr>
        <w:pStyle w:val="Compact"/>
        <w:numPr>
          <w:ilvl w:val="0"/>
          <w:numId w:val="1050"/>
        </w:numPr>
      </w:pPr>
      <w:ins w:id="14189" w:author="PR Preview" w:date="2026-01-01T00:00:00Z">
        <w:r>
          <w:rPr>
            <w:b/>
            <w:bCs/>
          </w:rPr>
          <w:t xml:space="preserve">definiteness</w:t>
        </w:r>
      </w:ins>
      <w:ins w:id="14190" w:author="PR Preview" w:date="2026-01-01T00:00:00Z">
        <w:r>
          <w:t xml:space="preserve">: a sum of nonnegative terms is</w:t>
        </w:r>
      </w:ins>
      <w:ins w:id="14191" w:author="PR Preview" w:date="2026-01-01T00:00:00Z">
        <w:r>
          <w:t xml:space="preserve"> </w:t>
        </w:r>
      </w:ins>
      <m:oMath>
        <m:r>
          <m:t>0</m:t>
        </m:r>
      </m:oMath>
      <w:ins w:id="14192" w:author="PR Preview" w:date="2026-01-01T00:00:00Z">
        <w:r>
          <w:t xml:space="preserve"> </w:t>
        </w:r>
      </w:ins>
      <w:ins w:id="14193" w:author="PR Preview" w:date="2026-01-01T00:00:00Z">
        <w:r>
          <w:t xml:space="preserve">exactly when every term is</w:t>
        </w:r>
      </w:ins>
      <w:ins w:id="14194" w:author="PR Preview" w:date="2026-01-01T00:00:00Z">
        <w:r>
          <w:t xml:space="preserve"> </w:t>
        </w:r>
      </w:ins>
      <m:oMath>
        <m:r>
          <m:t>0</m:t>
        </m:r>
      </m:oMath>
      <w:ins w:id="14195" w:author="PR Preview" w:date="2026-01-01T00:00:00Z">
        <w:r>
          <w:t xml:space="preserve">,</w:t>
        </w:r>
      </w:ins>
      <w:ins w:id="14196" w:author="PR Preview" w:date="2026-01-01T00:00:00Z">
        <w:r>
          <w:t xml:space="preserve"> </w:t>
        </w:r>
      </w:ins>
      <w:ins w:id="14197" w:author="PR Preview" w:date="2026-01-01T00:00:00Z">
        <w:r>
          <w:t xml:space="preserve">and</w:t>
        </w:r>
      </w:ins>
      <w:ins w:id="14198" w:author="PR Preview" w:date="2026-01-01T00:00:00Z">
        <w:r>
          <w:t xml:space="preserve"> </w:t>
        </w:r>
      </w:ins>
      <m:oMath>
        <m:sSub>
          <m:e>
            <m:r>
              <m:t>c</m:t>
            </m:r>
          </m:e>
          <m:sub>
            <m:r>
              <m:t>i</m:t>
            </m:r>
          </m:sub>
        </m:sSub>
        <m:r>
          <m:t> </m:t>
        </m:r>
        <m:sSubSup>
          <m:e>
            <m:r>
              <m:t>x</m:t>
            </m:r>
          </m:e>
          <m:sub>
            <m:r>
              <m:t>i</m:t>
            </m:r>
          </m:sub>
          <m:sup>
            <m:r>
              <m:t>2</m:t>
            </m:r>
          </m:sup>
        </m:sSubSup>
        <m:r>
          <m:rPr>
            <m:sty m:val="p"/>
          </m:rPr>
          <m:t>=</m:t>
        </m:r>
        <m:r>
          <m:t>0</m:t>
        </m:r>
      </m:oMath>
      <w:ins w:id="14199" w:author="PR Preview" w:date="2026-01-01T00:00:00Z">
        <w:r>
          <w:t xml:space="preserve"> </w:t>
        </w:r>
      </w:ins>
      <w:ins w:id="14200" w:author="PR Preview" w:date="2026-01-01T00:00:00Z">
        <w:r>
          <w:t xml:space="preserve">exactly when</w:t>
        </w:r>
      </w:ins>
      <w:ins w:id="14201" w:author="PR Preview" w:date="2026-01-01T00:00:00Z">
        <w:r>
          <w:t xml:space="preserve"> </w:t>
        </w:r>
      </w:ins>
      <m:oMath>
        <m:sSub>
          <m:e>
            <m:r>
              <m:t>x</m:t>
            </m:r>
          </m:e>
          <m:sub>
            <m:r>
              <m:t>i</m:t>
            </m:r>
          </m:sub>
        </m:sSub>
        <m:r>
          <m:rPr>
            <m:sty m:val="p"/>
          </m:rPr>
          <m:t>=</m:t>
        </m:r>
        <m:r>
          <m:t>0</m:t>
        </m:r>
      </m:oMath>
      <w:ins w:id="14202" w:author="PR Preview" w:date="2026-01-01T00:00:00Z">
        <w:r>
          <w:t xml:space="preserve">, because</w:t>
        </w:r>
      </w:ins>
      <w:ins w:id="14203" w:author="PR Preview" w:date="2026-01-01T00:00:00Z">
        <w:r>
          <w:t xml:space="preserve"> </w:t>
        </w:r>
      </w:ins>
      <m:oMath>
        <m:sSub>
          <m:e>
            <m:r>
              <m:t>c</m:t>
            </m:r>
          </m:e>
          <m:sub>
            <m:r>
              <m:t>i</m:t>
            </m:r>
          </m:sub>
        </m:sSub>
        <m:r>
          <m:rPr>
            <m:sty m:val="p"/>
          </m:rPr>
          <m:t>&gt;</m:t>
        </m:r>
        <m:r>
          <m:t>0</m:t>
        </m:r>
      </m:oMath>
      <w:ins w:id="14204" w:author="PR Preview" w:date="2026-01-01T00:00:00Z">
        <w:r>
          <w:t xml:space="preserve">;</w:t>
        </w:r>
      </w:ins>
      <w:ins w:id="14205" w:author="PR Preview" w:date="2026-01-01T00:00:00Z">
        <w:r>
          <w:t xml:space="preserve"> </w:t>
        </w:r>
      </w:ins>
      <w:ins w:id="14206" w:author="PR Preview" w:date="2026-01-01T00:00:00Z">
        <w:r>
          <w:t xml:space="preserve">so</w:t>
        </w:r>
      </w:ins>
      <w:ins w:id="14207" w:author="PR Preview" w:date="2026-01-01T00:00:00Z">
        <w:r>
          <w:t xml:space="preserve"> </w:t>
        </w:r>
      </w:ins>
      <w:ins w:id="14208" w:author="PR Preview" w:date="2026-01-01T00:00:00Z">
        <w:r>
          <w:t xml:space="preserve">$\mathopen{}\left\langle \mathord{\smash[b]{\underset{\raise.3ex\hbox{$\scriptstyle\sim$}}{x}}\vphantom{x}}, \mathord{\smash[b]{\underset{\raise.3ex\hbox{$\scriptstyle\sim$}}{x}}\vphantom{x}}\right\rangle\mathclose{}_{\mathord{\smash[b]{\underset{\raise.3ex\hbox{$\scriptstyle\sim$}}{c}}\vphantom{c}}} = 0$</w:t>
        </w:r>
      </w:ins>
      <w:ins w:id="14209" w:author="PR Preview" w:date="2026-01-01T00:00:00Z">
        <w:r>
          <w:t xml:space="preserve"> </w:t>
        </w:r>
      </w:ins>
      <w:ins w:id="14210" w:author="PR Preview" w:date="2026-01-01T00:00:00Z">
        <w:r>
          <w:t xml:space="preserve">exactly when</w:t>
        </w:r>
      </w:ins>
      <w:ins w:id="14211" w:author="PR Preview" w:date="2026-01-01T00:00:00Z">
        <w:r>
          <w:t xml:space="preserve"> </w:t>
        </w:r>
      </w:ins>
      <w:ins w:id="14212" w:author="PR Preview" w:date="2026-01-01T00:00:00Z">
        <w:r>
          <w:t xml:space="preserve">$\mathord{\smash[b]{\underset{\raise.3ex\hbox{$\scriptstyle\sim$}}{x}}\vphantom{x}}= \mathord{\smash[b]{\underset{\raise.3ex\hbox{$\scriptstyle\sim$}}{0}}\vphantom{0}}_{p \times 1}$</w:t>
        </w:r>
      </w:ins>
      <w:ins w:id="14213" w:author="PR Preview" w:date="2026-01-01T00:00:00Z">
        <w:r>
          <w:t xml:space="preserve">;</w:t>
        </w:r>
      </w:ins>
    </w:p>
    <w:p>
      <w:pPr>
        <w:pStyle w:val="Compact"/>
        <w:numPr>
          <w:ilvl w:val="0"/>
          <w:numId w:val="1050"/>
        </w:numPr>
      </w:pPr>
      <w:r>
        <w:rPr>
          <w:b/>
          <w:bCs/>
        </w:rPr>
        <w:t xml:space="preserve">linearity in the first slot</w:t>
      </w:r>
      <w:r>
        <w:t xml:space="preserve">: see the derivation after this list;</w:t>
      </w:r>
    </w:p>
    <w:p>
      <w:pPr>
        <w:pStyle w:val="Compact"/>
        <w:numPr>
          <w:ilvl w:val="0"/>
          <w:numId w:val="1050"/>
        </w:numPr>
      </w:pPr>
      <w:del w:id="14214" w:author="PR Preview" w:date="2026-01-01T00:00:00Z">
        <w:r>
          <w:rPr>
            <w:b/>
            <w:bCs/>
          </w:rPr>
          <w:delText xml:space="preserve">symmetry</w:delText>
        </w:r>
      </w:del>
      <w:del w:id="14215" w:author="PR Preview" w:date="2026-01-01T00:00:00Z">
        <w:r>
          <w:delText xml:space="preserve">:</w:delText>
        </w:r>
      </w:del>
      <w:del w:id="14216" w:author="PR Preview" w:date="2026-01-01T00:00:00Z">
        <w:r>
          <w:delText xml:space="preserve"> </w:delText>
        </w:r>
      </w:del>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del w:id="14217" w:author="PR Preview" w:date="2026-01-01T00:00:00Z">
        <w:r>
          <w:delText xml:space="preserve"> </w:delText>
        </w:r>
      </w:del>
      <w:del w:id="14218" w:author="PR Preview" w:date="2026-01-01T00:00:00Z">
        <w:r>
          <w:delText xml:space="preserve">for each</w:delText>
        </w:r>
      </w:del>
      <w:del w:id="14219" w:author="PR Preview" w:date="2026-01-01T00:00:00Z">
        <w:r>
          <w:delText xml:space="preserve"> </w:delText>
        </w:r>
      </w:del>
      <m:oMath>
        <m:r>
          <m:t>i</m:t>
        </m:r>
      </m:oMath>
      <w:del w:id="14220" w:author="PR Preview" w:date="2026-01-01T00:00:00Z">
        <w:r>
          <w:delText xml:space="preserve">,</w:delText>
        </w:r>
      </w:del>
      <w:del w:id="14221" w:author="PR Preview" w:date="2026-01-01T00:00:00Z">
        <w:r>
          <w:delText xml:space="preserve"> </w:delText>
        </w:r>
      </w:del>
      <w:del w:id="14222" w:author="PR Preview" w:date="2026-01-01T00:00:00Z">
        <w:r>
          <w:delText xml:space="preserve">so</w:delText>
        </w:r>
      </w:del>
      <w:del w:id="14223"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rPr>
            <m:sty m:val="p"/>
          </m:rPr>
          <m:t>=</m:t>
        </m:r>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limLow>
              <m:e>
                <m:r>
                  <m:t>c</m:t>
                </m:r>
              </m:e>
              <m:lim>
                <m:r>
                  <m:rPr>
                    <m:sty m:val="p"/>
                  </m:rPr>
                  <m:t>∼</m:t>
                </m:r>
              </m:lim>
            </m:limLow>
          </m:sub>
        </m:sSub>
      </m:oMath>
      <w:del w:id="14224" w:author="PR Preview" w:date="2026-01-01T00:00:00Z">
        <w:r>
          <w:delText xml:space="preserve">.</w:delText>
        </w:r>
      </w:del>
    </w:p>
    <w:p>
      <w:pPr>
        <w:pStyle w:val="FirstParagraph"/>
      </w:pPr>
      <w:del w:id="14225" w:author="PR Preview" w:date="2026-01-01T00:00:00Z">
        <w:r>
          <w:delText xml:space="preserve">For linearity in the first slot,</w:delText>
        </w:r>
      </w:del>
      <w:del w:id="14226" w:author="PR Preview" w:date="2026-01-01T00:00:00Z">
        <w:r>
          <w:delText xml:space="preserve"> </w:delText>
        </w:r>
      </w:del>
      <w:del w:id="14227" w:author="PR Preview" w:date="2026-01-01T00:00:00Z">
        <w:r>
          <w:delText xml:space="preserve">take</w:delText>
        </w:r>
      </w:del>
      <w:del w:id="1422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14229" w:author="PR Preview" w:date="2026-01-01T00:00:00Z">
        <w:r>
          <w:delText xml:space="preserve"> </w:delText>
        </w:r>
      </w:del>
      <w:del w:id="14230" w:author="PR Preview" w:date="2026-01-01T00:00:00Z">
        <w:r>
          <w:delText xml:space="preserve">and real numbers</w:delText>
        </w:r>
      </w:del>
      <w:del w:id="14231" w:author="PR Preview" w:date="2026-01-01T00:00:00Z">
        <w:r>
          <w:delText xml:space="preserve"> </w:delText>
        </w:r>
      </w:del>
      <m:oMath>
        <m:r>
          <m:t>a</m:t>
        </m:r>
        <m:r>
          <m:rPr>
            <m:sty m:val="p"/>
          </m:rPr>
          <m:t>,</m:t>
        </m:r>
        <m:r>
          <m:t>b</m:t>
        </m:r>
      </m:oMath>
      <w:del w:id="14232" w:author="PR Preview" w:date="2026-01-01T00:00:00Z">
        <w:r>
          <w:delText xml:space="preserve">:</w:delText>
        </w:r>
      </w:del>
    </w:p>
    <w:p>
      <w:pPr>
        <w:pStyle w:val="BodyTex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r>
                <m:t> </m:t>
              </m:r>
              <m:limLow>
                <m:e>
                  <m:r>
                    <m:t>x</m:t>
                  </m:r>
                </m:e>
                <m:lim>
                  <m:r>
                    <m:rPr>
                      <m:sty m:val="p"/>
                    </m:rPr>
                    <m:t>∼</m:t>
                  </m:r>
                </m:lim>
              </m:limLow>
              <m:r>
                <m:rPr>
                  <m:sty m:val="p"/>
                </m:rPr>
                <m:t>+</m:t>
              </m:r>
              <m:r>
                <m:t>b</m:t>
              </m:r>
              <m:r>
                <m:t> </m:t>
              </m:r>
              <m:limLow>
                <m:e>
                  <m:r>
                    <m:t>y</m:t>
                  </m:r>
                </m:e>
                <m:lim>
                  <m:r>
                    <m:rPr>
                      <m:sty m:val="p"/>
                    </m:rPr>
                    <m:t>∼</m:t>
                  </m:r>
                </m:lim>
              </m:limLow>
              <m:sSub>
                <m:e>
                  <m:r>
                    <m:rPr>
                      <m:sty m:val="p"/>
                    </m:rPr>
                    <m:t>)</m:t>
                  </m:r>
                </m:e>
                <m:sub>
                  <m:r>
                    <m:t>i</m:t>
                  </m:r>
                </m:sub>
              </m:sSub>
              <m:r>
                <m:t> </m:t>
              </m:r>
              <m:sSub>
                <m:e>
                  <m:r>
                    <m:t>z</m:t>
                  </m:r>
                </m:e>
                <m:sub>
                  <m:r>
                    <m:t>i</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c</m:t>
                      </m:r>
                    </m:e>
                    <m:sub>
                      <m:r>
                        <m:t>i</m:t>
                      </m:r>
                    </m:sub>
                  </m:sSub>
                </m:e>
              </m:nary>
              <m:r>
                <m:t> </m:t>
              </m:r>
              <m:r>
                <m:rPr>
                  <m:sty m:val="p"/>
                </m:rPr>
                <m:t>(</m:t>
              </m:r>
              <m:r>
                <m:t>a</m:t>
              </m:r>
              <m:sSub>
                <m:e>
                  <m:r>
                    <m:t>x</m:t>
                  </m:r>
                </m:e>
                <m:sub>
                  <m:r>
                    <m:t>i</m:t>
                  </m:r>
                </m:sub>
              </m:sSub>
              <m:r>
                <m:rPr>
                  <m:sty m:val="p"/>
                </m:rPr>
                <m:t>+</m:t>
              </m:r>
              <m:r>
                <m:t>b</m:t>
              </m:r>
              <m:sSub>
                <m:e>
                  <m:r>
                    <m:t>y</m:t>
                  </m:r>
                </m:e>
                <m:sub>
                  <m:r>
                    <m:t>i</m:t>
                  </m:r>
                </m:sub>
              </m:sSub>
              <m:r>
                <m:rPr>
                  <m:sty m:val="p"/>
                </m:rPr>
                <m:t>)</m:t>
              </m:r>
              <m:r>
                <m:t> </m:t>
              </m:r>
              <m:sSub>
                <m:e>
                  <m:r>
                    <m:t>z</m:t>
                  </m:r>
                </m:e>
                <m:sub>
                  <m:r>
                    <m:t>i</m:t>
                  </m:r>
                </m:sub>
              </m:sSub>
              <m:r>
                <m:t>&amp;</m:t>
              </m:r>
              <m:r>
                <m:t>&amp;</m:t>
              </m:r>
              <m:r>
                <m:rPr>
                  <m:nor/>
                  <m:sty m:val="p"/>
                </m:rPr>
                <m:t>(</m:t>
              </m:r>
              <m:r>
                <m:rPr>
                  <m:nor/>
                  <m:sty m:val="p"/>
                </m:rPr>
                <m:t>Definition 25</m:t>
              </m:r>
              <m:r>
                <m:rPr>
                  <m:nor/>
                  <m:sty m:val="p"/>
                </m:rPr>
                <m:t>, </m:t>
              </m:r>
              <m:r>
                <m:rPr>
                  <m:nor/>
                  <m:sty m:val="p"/>
                </m:rPr>
                <m:t>Definition 7</m:t>
              </m:r>
              <m:r>
                <m:rPr>
                  <m:nor/>
                  <m:sty m:val="p"/>
                </m:rPr>
                <m:t>)</m:t>
              </m:r>
            </m:e>
            <m:e>
              <m:r>
                <m:t>&amp;</m:t>
              </m:r>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r>
                    <m:t>a</m:t>
                  </m:r>
                  <m:r>
                    <m:t> </m:t>
                  </m:r>
                  <m:sSub>
                    <m:e>
                      <m:r>
                        <m:t>c</m:t>
                      </m:r>
                    </m:e>
                    <m:sub>
                      <m:r>
                        <m:t>i</m:t>
                      </m:r>
                    </m:sub>
                  </m:sSub>
                  <m:sSub>
                    <m:e>
                      <m:r>
                        <m:t>x</m:t>
                      </m:r>
                    </m:e>
                    <m:sub>
                      <m:r>
                        <m:t>i</m:t>
                      </m:r>
                    </m:sub>
                  </m:sSub>
                  <m:sSub>
                    <m:e>
                      <m:r>
                        <m:t>z</m:t>
                      </m:r>
                    </m:e>
                    <m:sub>
                      <m:r>
                        <m:t>i</m:t>
                      </m:r>
                    </m:sub>
                  </m:sSub>
                  <m:r>
                    <m:rPr>
                      <m:sty m:val="p"/>
                    </m:rPr>
                    <m:t>+</m:t>
                  </m:r>
                  <m:r>
                    <m:t>b</m:t>
                  </m:r>
                  <m:r>
                    <m:t> </m:t>
                  </m:r>
                  <m:sSub>
                    <m:e>
                      <m:r>
                        <m:t>c</m:t>
                      </m:r>
                    </m:e>
                    <m:sub>
                      <m:r>
                        <m:t>i</m:t>
                      </m:r>
                    </m:sub>
                  </m:sSub>
                  <m:sSub>
                    <m:e>
                      <m:r>
                        <m:t>y</m:t>
                      </m:r>
                    </m:e>
                    <m:sub>
                      <m:r>
                        <m:t>i</m:t>
                      </m:r>
                    </m:sub>
                  </m:sSub>
                  <m:sSub>
                    <m:e>
                      <m:r>
                        <m:t>z</m:t>
                      </m:r>
                    </m:e>
                    <m:sub>
                      <m:r>
                        <m:t>i</m:t>
                      </m:r>
                    </m:sub>
                  </m:sSub>
                </m:e>
              </m:d>
              <m:r>
                <m:t>​</m:t>
              </m:r>
              <m:r>
                <m:t>&amp;</m:t>
              </m:r>
              <m:r>
                <m:t>&amp;</m:t>
              </m:r>
              <m:r>
                <m:rPr>
                  <m:nor/>
                  <m:sty m:val="p"/>
                </m:rPr>
                <m:t>(distribute, and commute the factors in each product)</m:t>
              </m:r>
            </m:e>
            <m:e>
              <m:r>
                <m:t>&amp;</m:t>
              </m:r>
              <m:r>
                <m:rPr>
                  <m:sty m:val="p"/>
                </m:rPr>
                <m:t>=</m:t>
              </m:r>
              <m:nary>
                <m:naryPr>
                  <m:chr m:val="∑"/>
                  <m:limLoc m:val="undOvr"/>
                  <m:subHide m:val="off"/>
                  <m:supHide m:val="off"/>
                </m:naryPr>
                <m:sub>
                  <m:r>
                    <m:t>i</m:t>
                  </m:r>
                  <m:r>
                    <m:rPr>
                      <m:sty m:val="p"/>
                    </m:rPr>
                    <m:t>=</m:t>
                  </m:r>
                  <m:r>
                    <m:t>1</m:t>
                  </m:r>
                </m:sub>
                <m:sup>
                  <m:r>
                    <m:t>p</m:t>
                  </m:r>
                </m:sup>
                <m:e>
                  <m:r>
                    <m:t>a</m:t>
                  </m:r>
                </m:e>
              </m:nary>
              <m:r>
                <m:t> </m:t>
              </m:r>
              <m:sSub>
                <m:e>
                  <m:r>
                    <m:t>c</m:t>
                  </m:r>
                </m:e>
                <m:sub>
                  <m:r>
                    <m:t>i</m:t>
                  </m:r>
                </m:sub>
              </m:sSub>
              <m:sSub>
                <m:e>
                  <m:r>
                    <m:t>x</m:t>
                  </m:r>
                </m:e>
                <m:sub>
                  <m:r>
                    <m:t>i</m:t>
                  </m:r>
                </m:sub>
              </m:sSub>
              <m:sSub>
                <m:e>
                  <m:r>
                    <m:t>z</m:t>
                  </m:r>
                </m:e>
                <m:sub>
                  <m:r>
                    <m:t>i</m:t>
                  </m:r>
                </m:sub>
              </m:sSub>
              <m:r>
                <m:rPr>
                  <m:sty m:val="p"/>
                </m:rPr>
                <m:t>+</m:t>
              </m:r>
              <m:nary>
                <m:naryPr>
                  <m:chr m:val="∑"/>
                  <m:limLoc m:val="undOvr"/>
                  <m:subHide m:val="off"/>
                  <m:supHide m:val="off"/>
                </m:naryPr>
                <m:sub>
                  <m:r>
                    <m:t>i</m:t>
                  </m:r>
                  <m:r>
                    <m:rPr>
                      <m:sty m:val="p"/>
                    </m:rPr>
                    <m:t>=</m:t>
                  </m:r>
                  <m:r>
                    <m:t>1</m:t>
                  </m:r>
                </m:sub>
                <m:sup>
                  <m:r>
                    <m:t>p</m:t>
                  </m:r>
                </m:sup>
                <m:e>
                  <m:r>
                    <m:t>b</m:t>
                  </m:r>
                </m:e>
              </m:nary>
              <m:r>
                <m:t> </m:t>
              </m:r>
              <m:sSub>
                <m:e>
                  <m:r>
                    <m:t>c</m:t>
                  </m:r>
                </m:e>
                <m:sub>
                  <m:r>
                    <m:t>i</m:t>
                  </m:r>
                </m:sub>
              </m:sSub>
              <m:sSub>
                <m:e>
                  <m:r>
                    <m:t>y</m:t>
                  </m:r>
                </m:e>
                <m:sub>
                  <m:r>
                    <m:t>i</m:t>
                  </m:r>
                </m:sub>
              </m:sSub>
              <m:sSub>
                <m:e>
                  <m:r>
                    <m:t>z</m:t>
                  </m:r>
                </m:e>
                <m:sub>
                  <m:r>
                    <m:t>i</m:t>
                  </m:r>
                </m:sub>
              </m:sSub>
              <m:r>
                <m:t>&amp;</m:t>
              </m:r>
              <m:r>
                <m:t>&amp;</m:t>
              </m:r>
              <m:r>
                <m:rPr>
                  <m:nor/>
                  <m:sty m:val="p"/>
                </m:rPr>
                <m:t>(split the finite sum)</m:t>
              </m:r>
            </m:e>
            <m:e>
              <m:r>
                <m:t>&amp;</m:t>
              </m:r>
              <m:r>
                <m:rPr>
                  <m:sty m:val="p"/>
                </m:rPr>
                <m:t>=</m:t>
              </m:r>
              <m:r>
                <m:t>a</m:t>
              </m:r>
              <m:nary>
                <m:naryPr>
                  <m:chr m:val="∑"/>
                  <m:limLoc m:val="undOvr"/>
                  <m:subHide m:val="off"/>
                  <m:supHide m:val="off"/>
                </m:naryPr>
                <m:sub>
                  <m:r>
                    <m:t>i</m:t>
                  </m:r>
                  <m:r>
                    <m:rPr>
                      <m:sty m:val="p"/>
                    </m:rPr>
                    <m:t>=</m:t>
                  </m:r>
                  <m:r>
                    <m:t>1</m:t>
                  </m:r>
                </m:sub>
                <m:sup>
                  <m:r>
                    <m:t>p</m:t>
                  </m:r>
                </m:sup>
                <m:e>
                  <m:sSub>
                    <m:e>
                      <m:r>
                        <m:t>c</m:t>
                      </m:r>
                    </m:e>
                    <m:sub>
                      <m:r>
                        <m:t>i</m:t>
                      </m:r>
                    </m:sub>
                  </m:sSub>
                </m:e>
              </m:nary>
              <m:sSub>
                <m:e>
                  <m:r>
                    <m:t>x</m:t>
                  </m:r>
                </m:e>
                <m:sub>
                  <m:r>
                    <m:t>i</m:t>
                  </m:r>
                </m:sub>
              </m:sSub>
              <m:sSub>
                <m:e>
                  <m:r>
                    <m:t>z</m:t>
                  </m:r>
                </m:e>
                <m:sub>
                  <m:r>
                    <m:t>i</m:t>
                  </m:r>
                </m:sub>
              </m:sSub>
              <m:r>
                <m:rPr>
                  <m:sty m:val="p"/>
                </m:rPr>
                <m:t>+</m:t>
              </m:r>
              <m:r>
                <m:t>b</m:t>
              </m:r>
              <m:nary>
                <m:naryPr>
                  <m:chr m:val="∑"/>
                  <m:limLoc m:val="undOvr"/>
                  <m:subHide m:val="off"/>
                  <m:supHide m:val="off"/>
                </m:naryPr>
                <m:sub>
                  <m:r>
                    <m:t>i</m:t>
                  </m:r>
                  <m:r>
                    <m:rPr>
                      <m:sty m:val="p"/>
                    </m:rPr>
                    <m:t>=</m:t>
                  </m:r>
                  <m:r>
                    <m:t>1</m:t>
                  </m:r>
                </m:sub>
                <m:sup>
                  <m:r>
                    <m:t>p</m:t>
                  </m:r>
                </m:sup>
                <m:e>
                  <m:sSub>
                    <m:e>
                      <m:r>
                        <m:t>c</m:t>
                      </m:r>
                    </m:e>
                    <m:sub>
                      <m:r>
                        <m:t>i</m:t>
                      </m:r>
                    </m:sub>
                  </m:sSub>
                </m:e>
              </m:nary>
              <m:sSub>
                <m:e>
                  <m:r>
                    <m:t>y</m:t>
                  </m:r>
                </m:e>
                <m:sub>
                  <m:r>
                    <m:t>i</m:t>
                  </m:r>
                </m:sub>
              </m:sSub>
              <m:sSub>
                <m:e>
                  <m:r>
                    <m:t>z</m:t>
                  </m:r>
                </m:e>
                <m:sub>
                  <m:r>
                    <m:t>i</m:t>
                  </m:r>
                </m:sub>
              </m:sSub>
              <m:r>
                <m:t>&amp;</m:t>
              </m:r>
              <m:r>
                <m:t>&amp;</m:t>
              </m:r>
              <m:r>
                <m:rPr>
                  <m:nor/>
                  <m:sty m:val="p"/>
                </m:rPr>
                <m:t>(factor </m:t>
              </m:r>
              <m:r>
                <m:t>a</m:t>
              </m:r>
              <m:r>
                <m:rPr>
                  <m:nor/>
                  <m:sty m:val="p"/>
                </m:rPr>
                <m:t> and </m:t>
              </m:r>
              <m:r>
                <m:t>b</m:t>
              </m:r>
              <m:r>
                <m:rPr>
                  <m:nor/>
                  <m:sty m:val="p"/>
                </m:rPr>
                <m:t> out of the sums)</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limLow>
                    <m:e>
                      <m:r>
                        <m:t>c</m:t>
                      </m:r>
                    </m:e>
                    <m:lim>
                      <m:r>
                        <m:rPr>
                          <m:sty m:val="p"/>
                        </m:rPr>
                        <m:t>∼</m:t>
                      </m:r>
                    </m:lim>
                  </m:limLow>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qArr>
        </m:oMath>
      </m:oMathPara>
    </w:p>
    <w:p>
      <w:pPr>
        <w:pStyle w:val="FirstParagraph"/>
      </w:pPr>
      <w:del w:id="14233" w:author="PR Preview" w:date="2026-01-01T00:00:00Z">
        <w:r>
          <w:delText xml:space="preserve">Different inner products can give different numbers for the same pair of vectors.</w:delText>
        </w:r>
      </w:del>
      <w:del w:id="14234" w:author="PR Preview" w:date="2026-01-01T00:00:00Z">
        <w:r>
          <w:delText xml:space="preserve"> </w:delText>
        </w:r>
      </w:del>
      <w:del w:id="14235" w:author="PR Preview" w:date="2026-01-01T00:00:00Z">
        <w:r>
          <w:delText xml:space="preserve">With</w:delText>
        </w:r>
      </w:del>
      <w:del w:id="14236" w:author="PR Preview" w:date="2026-01-01T00:00:00Z">
        <w:r>
          <w:delText xml:space="preserve"> </w:delText>
        </w:r>
      </w:del>
      <m:oMath>
        <m:r>
          <m:t>p</m:t>
        </m:r>
        <m:r>
          <m:rPr>
            <m:sty m:val="p"/>
          </m:rPr>
          <m:t>=</m:t>
        </m:r>
        <m:r>
          <m:t>2</m:t>
        </m:r>
      </m:oMath>
      <w:del w:id="14237" w:author="PR Preview" w:date="2026-01-01T00:00:00Z">
        <w:r>
          <w:delText xml:space="preserve">,</w:delText>
        </w:r>
      </w:del>
      <w:del w:id="14238" w:author="PR Preview" w:date="2026-01-01T00:00:00Z">
        <w:r>
          <w:delText xml:space="preserve"> </w:delText>
        </w:r>
      </w:del>
      <m:oMath>
        <m:limLow>
          <m:e>
            <m:r>
              <m:t>c</m:t>
            </m:r>
          </m:e>
          <m:lim>
            <m:r>
              <m:rPr>
                <m:sty m:val="p"/>
              </m:rPr>
              <m:t>∼</m:t>
            </m:r>
          </m:lim>
        </m:limLow>
        <m:r>
          <m:rPr>
            <m:sty m:val="p"/>
          </m:rPr>
          <m:t>=</m:t>
        </m:r>
        <m:r>
          <m:rPr>
            <m:sty m:val="p"/>
          </m:rPr>
          <m:t>(</m:t>
        </m:r>
        <m:r>
          <m:t>2</m:t>
        </m:r>
        <m:r>
          <m:rPr>
            <m:sty m:val="p"/>
          </m:rPr>
          <m:t>,</m:t>
        </m:r>
        <m:r>
          <m:t>1</m:t>
        </m:r>
        <m:r>
          <m:rPr>
            <m:sty m:val="p"/>
          </m:rPr>
          <m:t>)</m:t>
        </m:r>
      </m:oMath>
      <w:del w:id="14239" w:author="PR Preview" w:date="2026-01-01T00:00:00Z">
        <w:r>
          <w:delText xml:space="preserve">,</w:delText>
        </w:r>
      </w:del>
      <w:del w:id="14240"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3</m:t>
        </m:r>
        <m:r>
          <m:rPr>
            <m:sty m:val="p"/>
          </m:rPr>
          <m:t>)</m:t>
        </m:r>
      </m:oMath>
      <w:del w:id="14241" w:author="PR Preview" w:date="2026-01-01T00:00:00Z">
        <w:r>
          <w:delText xml:space="preserve"> </w:delText>
        </w:r>
      </w:del>
      <w:del w:id="14242" w:author="PR Preview" w:date="2026-01-01T00:00:00Z">
        <w:r>
          <w:delText xml:space="preserve">and</w:delText>
        </w:r>
      </w:del>
      <w:del w:id="14243" w:author="PR Preview" w:date="2026-01-01T00:00:00Z">
        <w:r>
          <w:delText xml:space="preserve"> </w:delText>
        </w:r>
      </w:del>
      <m:oMath>
        <m:limLow>
          <m:e>
            <m:r>
              <m:t>y</m:t>
            </m:r>
          </m:e>
          <m:lim>
            <m:r>
              <m:rPr>
                <m:sty m:val="p"/>
              </m:rPr>
              <m:t>∼</m:t>
            </m:r>
          </m:lim>
        </m:limLow>
        <m:r>
          <m:rPr>
            <m:sty m:val="p"/>
          </m:rPr>
          <m:t>=</m:t>
        </m:r>
        <m:r>
          <m:rPr>
            <m:sty m:val="p"/>
          </m:rPr>
          <m:t>(</m:t>
        </m:r>
        <m:r>
          <m:t>4</m:t>
        </m:r>
        <m:r>
          <m:rPr>
            <m:sty m:val="p"/>
          </m:rPr>
          <m:t>,</m:t>
        </m:r>
        <m:r>
          <m:rPr>
            <m:sty m:val="p"/>
          </m:rPr>
          <m:t>−</m:t>
        </m:r>
        <m:r>
          <m:t>1</m:t>
        </m:r>
        <m:r>
          <m:rPr>
            <m:sty m:val="p"/>
          </m:rPr>
          <m:t>)</m:t>
        </m:r>
      </m:oMath>
      <w:del w:id="14244"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4</m:t>
              </m:r>
              <m:r>
                <m:rPr>
                  <m:sty m:val="p"/>
                </m:rPr>
                <m:t>+</m:t>
              </m:r>
              <m:r>
                <m:t>1</m:t>
              </m:r>
              <m:r>
                <m:rPr>
                  <m:sty m:val="p"/>
                </m:rPr>
                <m:t>⋅</m:t>
              </m:r>
              <m:r>
                <m:t>3</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8</m:t>
              </m:r>
              <m:r>
                <m:rPr>
                  <m:sty m:val="p"/>
                </m:rPr>
                <m:t>−</m:t>
              </m:r>
              <m:r>
                <m:t>3</m:t>
              </m:r>
              <m:r>
                <m:t>&amp;</m:t>
              </m:r>
              <m:r>
                <m:t>&amp;</m:t>
              </m:r>
              <m:r>
                <m:rPr>
                  <m:nor/>
                  <m:sty m:val="p"/>
                </m:rPr>
                <m:t>(multiply)</m:t>
              </m:r>
            </m:e>
            <m:e>
              <m:r>
                <m:t>&amp;</m:t>
              </m:r>
              <m:r>
                <m:rPr>
                  <m:sty m:val="p"/>
                </m:rPr>
                <m:t>=</m:t>
              </m:r>
              <m:r>
                <m:t>5</m:t>
              </m:r>
              <m:r>
                <m:t>&amp;</m:t>
              </m:r>
              <m:r>
                <m:t>&amp;</m:t>
              </m:r>
              <m:r>
                <m:rPr>
                  <m:nor/>
                  <m:sty m:val="p"/>
                </m:rPr>
                <m:t>(subtract)</m:t>
              </m:r>
            </m:e>
          </m:eqArr>
        </m:oMath>
      </m:oMathPara>
    </w:p>
    <w:p>
      <w:pPr>
        <w:pStyle w:val="Compact"/>
        <w:numPr>
          <w:ilvl w:val="0"/>
          <w:numId w:val="1050"/>
        </w:numPr>
      </w:pPr>
      <w:ins w:id="14245" w:author="PR Preview" w:date="2026-01-01T00:00:00Z">
        <w:r>
          <w:rPr>
            <w:b/>
            <w:bCs/>
          </w:rPr>
          <w:t xml:space="preserve">symmetry</w:t>
        </w:r>
      </w:ins>
      <w:ins w:id="14246" w:author="PR Preview" w:date="2026-01-01T00:00:00Z">
        <w:r>
          <w:t xml:space="preserve">:</w:t>
        </w:r>
      </w:ins>
      <w:ins w:id="14247" w:author="PR Preview" w:date="2026-01-01T00:00:00Z">
        <w:r>
          <w:t xml:space="preserve"> </w:t>
        </w:r>
      </w:ins>
      <m:oMath>
        <m:sSub>
          <m:e>
            <m:r>
              <m:t>c</m:t>
            </m:r>
          </m:e>
          <m:sub>
            <m:r>
              <m:t>i</m:t>
            </m:r>
          </m:sub>
        </m:sSub>
        <m:r>
          <m:t> </m:t>
        </m:r>
        <m:sSub>
          <m:e>
            <m:r>
              <m:t>x</m:t>
            </m:r>
          </m:e>
          <m:sub>
            <m:r>
              <m:t>i</m:t>
            </m:r>
          </m:sub>
        </m:sSub>
        <m:sSub>
          <m:e>
            <m:r>
              <m:t>y</m:t>
            </m:r>
          </m:e>
          <m:sub>
            <m:r>
              <m:t>i</m:t>
            </m:r>
          </m:sub>
        </m:sSub>
        <m:r>
          <m:rPr>
            <m:sty m:val="p"/>
          </m:rPr>
          <m:t>=</m:t>
        </m:r>
        <m:sSub>
          <m:e>
            <m:r>
              <m:t>c</m:t>
            </m:r>
          </m:e>
          <m:sub>
            <m:r>
              <m:t>i</m:t>
            </m:r>
          </m:sub>
        </m:sSub>
        <m:r>
          <m:t> </m:t>
        </m:r>
        <m:sSub>
          <m:e>
            <m:r>
              <m:t>y</m:t>
            </m:r>
          </m:e>
          <m:sub>
            <m:r>
              <m:t>i</m:t>
            </m:r>
          </m:sub>
        </m:sSub>
        <m:sSub>
          <m:e>
            <m:r>
              <m:t>x</m:t>
            </m:r>
          </m:e>
          <m:sub>
            <m:r>
              <m:t>i</m:t>
            </m:r>
          </m:sub>
        </m:sSub>
      </m:oMath>
      <w:ins w:id="14248" w:author="PR Preview" w:date="2026-01-01T00:00:00Z">
        <w:r>
          <w:t xml:space="preserve"> </w:t>
        </w:r>
      </w:ins>
      <w:ins w:id="14249" w:author="PR Preview" w:date="2026-01-01T00:00:00Z">
        <w:r>
          <w:t xml:space="preserve">for each</w:t>
        </w:r>
      </w:ins>
      <w:ins w:id="14250" w:author="PR Preview" w:date="2026-01-01T00:00:00Z">
        <w:r>
          <w:t xml:space="preserve"> </w:t>
        </w:r>
      </w:ins>
      <m:oMath>
        <m:r>
          <m:t>i</m:t>
        </m:r>
      </m:oMath>
      <w:ins w:id="14251" w:author="PR Preview" w:date="2026-01-01T00:00:00Z">
        <w:r>
          <w:t xml:space="preserve">,</w:t>
        </w:r>
      </w:ins>
      <w:ins w:id="14252" w:author="PR Preview" w:date="2026-01-01T00:00:00Z">
        <w:r>
          <w:t xml:space="preserve"> </w:t>
        </w:r>
      </w:ins>
      <w:ins w:id="14253" w:author="PR Preview" w:date="2026-01-01T00:00:00Z">
        <w:r>
          <w:t xml:space="preserve">so</w:t>
        </w:r>
      </w:ins>
      <w:ins w:id="14254" w:author="PR Preview" w:date="2026-01-01T00:00:00Z">
        <w:r>
          <w:t xml:space="preserve"> </w:t>
        </w:r>
      </w:ins>
      <w:ins w:id="14255" w:author="PR Preview" w:date="2026-01-01T00:00:00Z">
        <w:r>
          <w:t xml:space="preserve">$\mathopen{}\left\langle \mathord{\smash[b]{\underset{\raise.3ex\hbox{$\scriptstyle\sim$}}{x}}\vphantom{x}}, \mathord{\smash[b]{\underset{\raise.3ex\hbox{$\scriptstyle\sim$}}{y}}\vphantom{y}}\right\rangle\mathclose{}_{\mathord{\smash[b]{\underset{\raise.3ex\hbox{$\scriptstyle\sim$}}{c}}\vphantom{c}}} = \mathopen{}\left\langle \mathord{\smash[b]{\underset{\raise.3ex\hbox{$\scriptstyle\sim$}}{y}}\vphantom{y}}, \mathord{\smash[b]{\underset{\raise.3ex\hbox{$\scriptstyle\sim$}}{x}}\vphantom{x}}\right\rangle\mathclose{}_{\mathord{\smash[b]{\underset{\raise.3ex\hbox{$\scriptstyle\sim$}}{c}}\vphantom{c}}}$</w:t>
        </w:r>
      </w:ins>
      <w:ins w:id="14256" w:author="PR Preview" w:date="2026-01-01T00:00:00Z">
        <w:r>
          <w:t xml:space="preserve">.</w:t>
        </w:r>
      </w:ins>
    </w:p>
    <w:p>
      <w:pPr>
        <w:pStyle w:val="FirstParagraph"/>
      </w:pPr>
      <w:ins w:id="14257" w:author="PR Preview" w:date="2026-01-01T00:00:00Z">
        <w:r>
          <w:t xml:space="preserve">For linearity in the first slot,</w:t>
        </w:r>
      </w:ins>
      <w:ins w:id="14258" w:author="PR Preview" w:date="2026-01-01T00:00:00Z">
        <w:r>
          <w:t xml:space="preserve"> </w:t>
        </w:r>
      </w:ins>
      <w:ins w:id="14259" w:author="PR Preview" w:date="2026-01-01T00:00:00Z">
        <w:r>
          <w:t xml:space="preserve">take</w:t>
        </w:r>
      </w:ins>
      <w:ins w:id="14260" w:author="PR Preview" w:date="2026-01-01T00:00:00Z">
        <w:r>
          <w:t xml:space="preserve"> </w:t>
        </w:r>
      </w:ins>
      <w:ins w:id="14261" w:author="PR Preview" w:date="2026-01-01T00:00:00Z">
        <w:r>
          <w:t xml:space="preserve">$\mathord{\smash[b]{\underset{\raise.3ex\hbox{$\scriptstyle\sim$}}{x}}\vphantom{x}}, \mathord{\smash[b]{\underset{\raise.3ex\hbox{$\scriptstyle\sim$}}{y}}\vphantom{y}}, \mathord{\smash[b]{\underset{\raise.3ex\hbox{$\scriptstyle\sim$}}{z}}\vphantom{z}} \in \mathbb{R}^p$</w:t>
        </w:r>
      </w:ins>
      <w:ins w:id="14262" w:author="PR Preview" w:date="2026-01-01T00:00:00Z">
        <w:r>
          <w:t xml:space="preserve"> </w:t>
        </w:r>
      </w:ins>
      <w:ins w:id="14263" w:author="PR Preview" w:date="2026-01-01T00:00:00Z">
        <w:r>
          <w:t xml:space="preserve">and real numbers</w:t>
        </w:r>
      </w:ins>
      <w:ins w:id="14264" w:author="PR Preview" w:date="2026-01-01T00:00:00Z">
        <w:r>
          <w:t xml:space="preserve"> </w:t>
        </w:r>
      </w:ins>
      <m:oMath>
        <m:r>
          <m:t>a</m:t>
        </m:r>
        <m:r>
          <m:rPr>
            <m:sty m:val="p"/>
          </m:rPr>
          <m:t>,</m:t>
        </m:r>
        <m:r>
          <m:t>b</m:t>
        </m:r>
      </m:oMath>
      <w:ins w:id="14265" w:author="PR Preview" w:date="2026-01-01T00:00:00Z">
        <w:r>
          <w:t xml:space="preserve">:</w:t>
        </w:r>
      </w:ins>
    </w:p>
    <w:p>
      <w:pPr>
        <w:pStyle w:val="BodyText"/>
      </w:pPr>
      <w:ins w:id="14266"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\mathord{\smash[b]{\underset{\raise.3ex\hbox{$\scriptstyle\sim$}}{z}}\vphantom{z}}\right\rangle\mathclose{}_{\mathord{\smash[b]{\underset{\raise.3ex\hbox{$\scriptstyle\sim$}}{c}}\vphantom{c}}}
    &amp;= \sum_{i=1}^pc_i\,(a\,\mathord{\smash[b]{\underset{\raise.3ex\hbox{$\scriptstyle\sim$}}{x}}\vphantom{x}}+ b\,\mathord{\smash[b]{\underset{\raise.3ex\hbox{$\scriptstyle\sim$}}{y}}\vphantom{y}})_i\,z_i
    &amp;&amp; \text{(definition of } \mathopen{}\left\langle \cdot, \cdot\right\rangle\mathclose{}_{\mathord{\smash[b]{\underset{\raise.3ex\hbox{$\scriptstyle\sim$}}{c}}\vphantom{c}}} \text{)}
    \\
    &amp;= \sum_{i=1}^pc_i\,(a x_i + b y_i)\,z_i
    &amp;&amp; \text{(}\text{Definition~25}\text{, }\text{Definition~7}\text{)}
    \\
    &amp;= \sum_{i=1}^p\mathopen{}\left(a\,c_i x_i z_i + b\,c_i y_i z_i\right)\mathclose{}
    &amp;&amp; \text{(distribute, and commute the factors in each product)}
    \\
    &amp;= \sum_{i=1}^pa\,c_i x_i z_i + \sum_{i=1}^pb\,c_i y_i z_i
    &amp;&amp; \text{(split the finite sum)}
    \\
    &amp;= a \sum_{i=1}^pc_i x_i z_i + b \sum_{i=1}^pc_i y_i z_i
    &amp;&amp; \text{(factor } a \text{ and } b \text{ out of the sums)}
    \\
    &amp;= a\,\mathopen{}\left\langle \mathord{\smash[b]{\underset{\raise.3ex\hbox{$\scriptstyle\sim$}}{x}}\vphantom{x}}, \mathord{\smash[b]{\underset{\raise.3ex\hbox{$\scriptstyle\sim$}}{z}}\vphantom{z}}\right\rangle\mathclose{}_{\mathord{\smash[b]{\underset{\raise.3ex\hbox{$\scriptstyle\sim$}}{c}}\vphantom{c}}} + b\,\mathopen{}\left\langle \mathord{\smash[b]{\underset{\raise.3ex\hbox{$\scriptstyle\sim$}}{y}}\vphantom{y}}, \mathord{\smash[b]{\underset{\raise.3ex\hbox{$\scriptstyle\sim$}}{z}}\vphantom{z}}\right\rangle\mathclose{}_{\mathord{\smash[b]{\underset{\raise.3ex\hbox{$\scriptstyle\sim$}}{c}}\vphantom{c}}}
    &amp;&amp; \text{(definition of } \mathopen{}\left\langle \cdot, \cdot\right\rangle\mathclose{}_{\mathord{\smash[b]{\underset{\raise.3ex\hbox{$\scriptstyle\sim$}}{c}}\vphantom{c}}} \text{)}
    \end{aligned}
    $$</w:t>
        </w:r>
      </w:ins>
    </w:p>
    <w:p>
      <w:pPr>
        <w:pStyle w:val="FirstParagraph"/>
      </w:pPr>
      <w:ins w:id="14267" w:author="PR Preview" w:date="2026-01-01T00:00:00Z">
        <w:r>
          <w:t xml:space="preserve">Different inner products can give different numbers for the same pair of vectors.</w:t>
        </w:r>
      </w:ins>
      <w:ins w:id="14268" w:author="PR Preview" w:date="2026-01-01T00:00:00Z">
        <w:r>
          <w:t xml:space="preserve"> </w:t>
        </w:r>
      </w:ins>
      <w:ins w:id="14269" w:author="PR Preview" w:date="2026-01-01T00:00:00Z">
        <w:r>
          <w:t xml:space="preserve">With</w:t>
        </w:r>
      </w:ins>
      <w:ins w:id="14270" w:author="PR Preview" w:date="2026-01-01T00:00:00Z">
        <w:r>
          <w:t xml:space="preserve"> </w:t>
        </w:r>
      </w:ins>
      <m:oMath>
        <m:r>
          <m:t>p</m:t>
        </m:r>
        <m:r>
          <m:rPr>
            <m:sty m:val="p"/>
          </m:rPr>
          <m:t>=</m:t>
        </m:r>
        <m:r>
          <m:t>2</m:t>
        </m:r>
      </m:oMath>
      <w:ins w:id="14271" w:author="PR Preview" w:date="2026-01-01T00:00:00Z">
        <w:r>
          <w:t xml:space="preserve">,</w:t>
        </w:r>
      </w:ins>
      <w:ins w:id="14272" w:author="PR Preview" w:date="2026-01-01T00:00:00Z">
        <w:r>
          <w:t xml:space="preserve"> </w:t>
        </w:r>
      </w:ins>
      <w:ins w:id="14273" w:author="PR Preview" w:date="2026-01-01T00:00:00Z">
        <w:r>
          <w:t xml:space="preserve">$\mathord{\smash[b]{\underset{\raise.3ex\hbox{$\scriptstyle\sim$}}{c}}\vphantom{c}} = (2, 1)$</w:t>
        </w:r>
      </w:ins>
      <w:ins w:id="14274" w:author="PR Preview" w:date="2026-01-01T00:00:00Z">
        <w:r>
          <w:t xml:space="preserve">,</w:t>
        </w:r>
      </w:ins>
      <w:ins w:id="14275" w:author="PR Preview" w:date="2026-01-01T00:00:00Z">
        <w:r>
          <w:t xml:space="preserve"> </w:t>
        </w:r>
      </w:ins>
      <w:ins w:id="14276" w:author="PR Preview" w:date="2026-01-01T00:00:00Z">
        <w:r>
          <w:t xml:space="preserve">$\mathord{\smash[b]{\underset{\raise.3ex\hbox{$\scriptstyle\sim$}}{x}}\vphantom{x}}= (1, 3)$</w:t>
        </w:r>
      </w:ins>
      <w:ins w:id="14277" w:author="PR Preview" w:date="2026-01-01T00:00:00Z">
        <w:r>
          <w:t xml:space="preserve"> </w:t>
        </w:r>
      </w:ins>
      <w:ins w:id="14278" w:author="PR Preview" w:date="2026-01-01T00:00:00Z">
        <w:r>
          <w:t xml:space="preserve">and</w:t>
        </w:r>
      </w:ins>
      <w:ins w:id="14279" w:author="PR Preview" w:date="2026-01-01T00:00:00Z">
        <w:r>
          <w:t xml:space="preserve"> </w:t>
        </w:r>
      </w:ins>
      <w:ins w:id="14280" w:author="PR Preview" w:date="2026-01-01T00:00:00Z">
        <w:r>
          <w:t xml:space="preserve">$\mathord{\smash[b]{\underset{\raise.3ex\hbox{$\scriptstyle\sim$}}{y}}\vphantom{y}}= (4, -1)$</w:t>
        </w:r>
      </w:ins>
      <w:ins w:id="14281" w:author="PR Preview" w:date="2026-01-01T00:00:00Z">
        <w:r>
          <w:t xml:space="preserve">:</w:t>
        </w:r>
      </w:ins>
    </w:p>
    <w:p>
      <w:pPr>
        <w:pStyle w:val="BodyText"/>
      </w:pPr>
      <w:ins w:id="14282"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4 + 1 \cdot 3 \cdot(-1)
    &amp;&amp; \text{(definition of } \mathopen{}\left\langle \cdot, \cdot\right\rangle\mathclose{}_{\mathord{\smash[b]{\underset{\raise.3ex\hbox{$\scriptstyle\sim$}}{c}}\vphantom{c}}} \text{)}
    \\
    &amp;= 8 - 3
    &amp;&amp; \text{(multiply)}
    \\
    &amp;= 5
    &amp;&amp; \text{(subtract)}
    \end{aligned}
    $$</w:t>
        </w:r>
      </w:ins>
    </w:p>
    <w:p>
      <w:pPr>
        <w:pStyle w:val="FirstParagraph"/>
      </w:pPr>
      <w:r>
        <w:t xml:space="preserve">while the dot product of the same vectors is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4</m:t>
              </m:r>
              <m:r>
                <m:rPr>
                  <m:sty m:val="p"/>
                </m:rPr>
                <m:t>+</m:t>
              </m:r>
              <m:r>
                <m:t>3</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4</m:t>
              </m:r>
              <m:r>
                <m:rPr>
                  <m:sty m:val="p"/>
                </m:rPr>
                <m:t>−</m:t>
              </m:r>
              <m:r>
                <m:t>3</m:t>
              </m:r>
              <m:r>
                <m:t>&amp;</m:t>
              </m:r>
              <m:r>
                <m:t>&amp;</m:t>
              </m:r>
              <m:r>
                <m:rPr>
                  <m:nor/>
                  <m:sty m:val="p"/>
                </m:rPr>
                <m:t>(multiply)</m:t>
              </m:r>
            </m:e>
            <m:e>
              <m:r>
                <m:t>&amp;</m:t>
              </m:r>
              <m:r>
                <m:rPr>
                  <m:sty m:val="p"/>
                </m:rPr>
                <m:t>=</m:t>
              </m:r>
              <m:r>
                <m:t>1</m:t>
              </m:r>
              <m:r>
                <m:t>&amp;</m:t>
              </m:r>
              <m:r>
                <m:t>&amp;</m:t>
              </m:r>
              <m:r>
                <m:rPr>
                  <m:nor/>
                  <m:sty m:val="p"/>
                </m:rPr>
                <m:t>(subtract)</m:t>
              </m:r>
            </m:e>
          </m:eqArr>
        </m:oMath>
      </m:oMathPara>
    </w:p>
    <w:p>
      <w:pPr>
        <w:pStyle w:val="BodyText"/>
      </w:pPr>
      <w:ins w:id="14283" w:author="PR Preview" w:date="2026-01-01T00:00:00Z">
        <w:r>
          <w:t xml:space="preserve">$$
    \begin{aligned}
    \mathord{\smash[b]{\underset{\raise.3ex\hbox{$\scriptstyle\sim$}}{x}}\vphantom{x}}\cdot \mathord{\smash[b]{\underset{\raise.3ex\hbox{$\scriptstyle\sim$}}{y}}\vphantom{y}}
    &amp;= 1 \cdot 4 + 3 \cdot(-1)
    &amp;&amp; \text{(definition of the dot product)}
    \\
    &amp;= 4 - 3
    &amp;&amp; \text{(multiply)}
    \\
    &amp;= 1
    &amp;&amp; \text{(subtract)}
    \end{aligned}
    $$</w:t>
        </w:r>
      </w:ins>
    </w:p>
    <w:bookmarkEnd w:id="346"/>
    <w:bookmarkStart w:id="348" w:name="exm-not-inner-product"/>
    <w:p>
      <w:pPr>
        <w:pStyle w:val="FirstParagraph"/>
      </w:pPr>
      <w:r>
        <w:rPr>
          <w:b/>
          <w:bCs/>
        </w:rPr>
        <w:t xml:space="preserve">Example 100 (Functions that are not inner products)</w:t>
      </w:r>
      <w:r>
        <w:t xml:space="preserve"> </w:t>
      </w:r>
      <w:r>
        <w:t xml:space="preserve">Each of these functions on</w:t>
      </w:r>
      <w:r>
        <w:t xml:space="preserve"> </w:t>
      </w:r>
      <m:oMath>
        <m:sSup>
          <m:e>
            <m:r>
              <m:rPr>
                <m:scr m:val="double-struck"/>
                <m:sty m:val="p"/>
              </m:rPr>
              <m:t>R</m:t>
            </m:r>
          </m:e>
          <m:sup>
            <m:r>
              <m:t>2</m:t>
            </m:r>
          </m:sup>
        </m:sSup>
      </m:oMath>
      <w:r>
        <w:t xml:space="preserve"> </w:t>
      </w:r>
      <w:r>
        <w:t xml:space="preserve">has some of the properties in</w:t>
      </w:r>
      <w:r>
        <w:t xml:space="preserve"> </w:t>
      </w:r>
      <w:hyperlink w:anchor="def-inner-product">
        <w:r>
          <w:rPr>
            <w:rStyle w:val="Hyperlink"/>
          </w:rPr>
          <w:t xml:space="preserve">Definition 68</w:t>
        </w:r>
      </w:hyperlink>
      <w:r>
        <w:t xml:space="preserve">, but not all four:</w:t>
      </w:r>
    </w:p>
    <w:p>
      <w:pPr>
        <w:numPr>
          <w:ilvl w:val="0"/>
          <w:numId w:val="1051"/>
        </w:numPr>
      </w:pPr>
      <m:oMath>
        <m:r>
          <m:t>f</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r>
          <m:rPr>
            <m:sty m:val="p"/>
          </m:rPr>
          <m:t>−</m:t>
        </m:r>
        <m:sSub>
          <m:e>
            <m:r>
              <m:t>x</m:t>
            </m:r>
          </m:e>
          <m:sub>
            <m:r>
              <m:t>2</m:t>
            </m:r>
          </m:sub>
        </m:sSub>
        <m:sSub>
          <m:e>
            <m:r>
              <m:t>y</m:t>
            </m:r>
          </m:e>
          <m:sub>
            <m:r>
              <m:t>2</m:t>
            </m:r>
          </m:sub>
        </m:sSub>
      </m:oMath>
      <w:del w:id="14284" w:author="PR Preview" w:date="2026-01-01T00:00:00Z">
        <w:r>
          <w:delText xml:space="preserve"> </w:delText>
        </w:r>
      </w:del>
      <w:del w:id="14285" w:author="PR Preview" w:date="2026-01-01T00:00:00Z">
        <w:r>
          <w:delText xml:space="preserve">is symmetric, because</w:delText>
        </w:r>
      </w:del>
      <w:del w:id="14286" w:author="PR Preview" w:date="2026-01-01T00:00:00Z">
        <w:r>
          <w:delText xml:space="preserve"> </w:delText>
        </w:r>
      </w:del>
      <m:oMath>
        <m:sSub>
          <m:e>
            <m:r>
              <m:t>x</m:t>
            </m:r>
          </m:e>
          <m:sub>
            <m:r>
              <m:t>i</m:t>
            </m:r>
          </m:sub>
        </m:sSub>
        <m:sSub>
          <m:e>
            <m:r>
              <m:t>y</m:t>
            </m:r>
          </m:e>
          <m:sub>
            <m:r>
              <m:t>i</m:t>
            </m:r>
          </m:sub>
        </m:sSub>
        <m:r>
          <m:rPr>
            <m:sty m:val="p"/>
          </m:rPr>
          <m:t>=</m:t>
        </m:r>
        <m:sSub>
          <m:e>
            <m:r>
              <m:t>y</m:t>
            </m:r>
          </m:e>
          <m:sub>
            <m:r>
              <m:t>i</m:t>
            </m:r>
          </m:sub>
        </m:sSub>
        <m:sSub>
          <m:e>
            <m:r>
              <m:t>x</m:t>
            </m:r>
          </m:e>
          <m:sub>
            <m:r>
              <m:t>i</m:t>
            </m:r>
          </m:sub>
        </m:sSub>
      </m:oMath>
      <w:del w:id="14287" w:author="PR Preview" w:date="2026-01-01T00:00:00Z">
        <w:r>
          <w:delText xml:space="preserve">,</w:delText>
        </w:r>
      </w:del>
      <w:del w:id="14288" w:author="PR Preview" w:date="2026-01-01T00:00:00Z">
        <w:r>
          <w:delText xml:space="preserve"> </w:delText>
        </w:r>
      </w:del>
      <w:del w:id="14289" w:author="PR Preview" w:date="2026-01-01T00:00:00Z">
        <w:r>
          <w:delText xml:space="preserve">and linear in the first slot, because it is a linear combination of</w:delText>
        </w:r>
      </w:del>
      <w:del w:id="14290" w:author="PR Preview" w:date="2026-01-01T00:00:00Z">
        <w:r>
          <w:delText xml:space="preserve"> </w:delText>
        </w:r>
      </w:del>
      <m:oMath>
        <m:sSub>
          <m:e>
            <m:r>
              <m:t>x</m:t>
            </m:r>
          </m:e>
          <m:sub>
            <m:r>
              <m:t>1</m:t>
            </m:r>
          </m:sub>
        </m:sSub>
      </m:oMath>
      <w:del w:id="14291" w:author="PR Preview" w:date="2026-01-01T00:00:00Z">
        <w:r>
          <w:delText xml:space="preserve"> </w:delText>
        </w:r>
      </w:del>
      <w:del w:id="14292" w:author="PR Preview" w:date="2026-01-01T00:00:00Z">
        <w:r>
          <w:delText xml:space="preserve">and</w:delText>
        </w:r>
      </w:del>
      <w:del w:id="14293" w:author="PR Preview" w:date="2026-01-01T00:00:00Z">
        <w:r>
          <w:delText xml:space="preserve"> </w:delText>
        </w:r>
      </w:del>
      <m:oMath>
        <m:sSub>
          <m:e>
            <m:r>
              <m:t>x</m:t>
            </m:r>
          </m:e>
          <m:sub>
            <m:r>
              <m:t>2</m:t>
            </m:r>
          </m:sub>
        </m:sSub>
      </m:oMath>
      <w:del w:id="14294" w:author="PR Preview" w:date="2026-01-01T00:00:00Z">
        <w:r>
          <w:delText xml:space="preserve"> </w:delText>
        </w:r>
      </w:del>
      <w:del w:id="14295" w:author="PR Preview" w:date="2026-01-01T00:00:00Z">
        <w:r>
          <w:delText xml:space="preserve">with coefficients</w:delText>
        </w:r>
      </w:del>
      <w:del w:id="14296" w:author="PR Preview" w:date="2026-01-01T00:00:00Z">
        <w:r>
          <w:delText xml:space="preserve"> </w:delText>
        </w:r>
      </w:del>
      <m:oMath>
        <m:sSub>
          <m:e>
            <m:r>
              <m:t>y</m:t>
            </m:r>
          </m:e>
          <m:sub>
            <m:r>
              <m:t>1</m:t>
            </m:r>
          </m:sub>
        </m:sSub>
      </m:oMath>
      <w:del w:id="14297" w:author="PR Preview" w:date="2026-01-01T00:00:00Z">
        <w:r>
          <w:delText xml:space="preserve"> </w:delText>
        </w:r>
      </w:del>
      <w:del w:id="14298" w:author="PR Preview" w:date="2026-01-01T00:00:00Z">
        <w:r>
          <w:delText xml:space="preserve">and</w:delText>
        </w:r>
      </w:del>
      <w:del w:id="14299" w:author="PR Preview" w:date="2026-01-01T00:00:00Z">
        <w:r>
          <w:delText xml:space="preserve"> </w:delText>
        </w:r>
      </w:del>
      <m:oMath>
        <m:r>
          <m:rPr>
            <m:sty m:val="p"/>
          </m:rPr>
          <m:t>−</m:t>
        </m:r>
        <m:sSub>
          <m:e>
            <m:r>
              <m:t>y</m:t>
            </m:r>
          </m:e>
          <m:sub>
            <m:r>
              <m:t>2</m:t>
            </m:r>
          </m:sub>
        </m:sSub>
      </m:oMath>
      <w:del w:id="14300" w:author="PR Preview" w:date="2026-01-01T00:00:00Z">
        <w:r>
          <w:delText xml:space="preserve">.</w:delText>
        </w:r>
      </w:del>
      <w:del w:id="14301" w:author="PR Preview" w:date="2026-01-01T00:00:00Z">
        <w:r>
          <w:delText xml:space="preserve"> </w:delText>
        </w:r>
      </w:del>
      <w:del w:id="14302" w:author="PR Preview" w:date="2026-01-01T00:00:00Z">
        <w:r>
          <w:delText xml:space="preserve">It fails positivity:</w:delText>
        </w:r>
      </w:del>
      <w:del w:id="14303" w:author="PR Preview" w:date="2026-01-01T00:00:00Z">
        <w:r>
          <w:delText xml:space="preserve"> </w:delText>
        </w:r>
      </w:del>
      <w:del w:id="14304" w:author="PR Preview" w:date="2026-01-01T00:00:00Z">
        <w:r>
          <w:delText xml:space="preserve">for</w:delText>
        </w:r>
      </w:del>
      <w:del w:id="14305" w:author="PR Preview" w:date="2026-01-01T00:00:00Z">
        <w:r>
          <w:delText xml:space="preserve"> </w:delText>
        </w:r>
      </w:del>
      <m:oMath>
        <m:limLow>
          <m:e>
            <m:r>
              <m:t>x</m:t>
            </m:r>
          </m:e>
          <m:lim>
            <m:r>
              <m:rPr>
                <m:sty m:val="p"/>
              </m:rPr>
              <m:t>∼</m:t>
            </m:r>
          </m:lim>
        </m:limLow>
        <m:r>
          <m:rPr>
            <m:sty m:val="p"/>
          </m:rPr>
          <m:t>=</m:t>
        </m:r>
        <m:r>
          <m:rPr>
            <m:sty m:val="p"/>
          </m:rPr>
          <m:t>(</m:t>
        </m:r>
        <m:r>
          <m:t>0</m:t>
        </m:r>
        <m:r>
          <m:rPr>
            <m:sty m:val="p"/>
          </m:rPr>
          <m:t>,</m:t>
        </m:r>
        <m:r>
          <m:t>1</m:t>
        </m:r>
        <m:r>
          <m:rPr>
            <m:sty m:val="p"/>
          </m:rPr>
          <m:t>)</m:t>
        </m:r>
      </m:oMath>
      <w:del w:id="14306"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r>
                <m:rPr>
                  <m:sty m:val="p"/>
                </m:rPr>
                <m:t>−</m:t>
              </m:r>
              <m:r>
                <m:t>1</m:t>
              </m:r>
              <m:r>
                <m:rPr>
                  <m:sty m:val="p"/>
                </m:rPr>
                <m:t>⋅</m:t>
              </m:r>
              <m:r>
                <m:t>1</m:t>
              </m:r>
            </m:e>
            <m:e>
              <m:r>
                <m:t>&amp;</m:t>
              </m:r>
              <m:r>
                <m:rPr>
                  <m:sty m:val="p"/>
                </m:rPr>
                <m:t>=</m:t>
              </m:r>
              <m:r>
                <m:rPr>
                  <m:sty m:val="p"/>
                </m:rPr>
                <m:t>−</m:t>
              </m:r>
              <m:r>
                <m:t>1</m:t>
              </m:r>
            </m:e>
            <m:e>
              <m:r>
                <m:t>&amp;</m:t>
              </m:r>
              <m:r>
                <m:rPr>
                  <m:sty m:val="p"/>
                </m:rPr>
                <m:t>&lt;</m:t>
              </m:r>
              <m:r>
                <m:t>0</m:t>
              </m:r>
              <m:r>
                <m:rPr>
                  <m:sty m:val="p"/>
                </m:rPr>
                <m:t>.</m:t>
              </m:r>
            </m:e>
          </m:eqArr>
        </m:oMath>
      </m:oMathPara>
    </w:p>
    <w:p>
      <w:pPr>
        <w:numPr>
          <w:ilvl w:val="0"/>
          <w:numId w:val="1000"/>
        </w:numPr>
      </w:pPr>
      <w:del w:id="14307" w:author="PR Preview" w:date="2026-01-01T00:00:00Z">
        <w:r>
          <w:delText xml:space="preserve">It also fails definiteness:</w:delText>
        </w:r>
      </w:del>
      <w:del w:id="14308" w:author="PR Preview" w:date="2026-01-01T00:00:00Z">
        <w:r>
          <w:delText xml:space="preserve"> </w:delText>
        </w:r>
      </w:del>
      <w:del w:id="14309" w:author="PR Preview" w:date="2026-01-01T00:00:00Z">
        <w:r>
          <w:delText xml:space="preserve">for</w:delText>
        </w:r>
      </w:del>
      <w:del w:id="14310"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14311" w:author="PR Preview" w:date="2026-01-01T00:00:00Z">
        <w:r>
          <w:delText xml:space="preserve">,</w:delText>
        </w:r>
      </w:del>
    </w:p>
    <w:p>
      <w:pPr>
        <w:pStyle w:val="BodyText"/>
      </w:pPr>
      <m:oMathPara>
        <m:oMathParaPr>
          <m:jc m:val="center"/>
        </m:oMathParaPr>
        <m:oMath>
          <m:eqArr>
            <m:e>
              <m:r>
                <m:t>f</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1</m:t>
              </m:r>
              <m:r>
                <m:rPr>
                  <m:sty m:val="p"/>
                </m:rPr>
                <m:t>⋅</m:t>
              </m:r>
              <m:r>
                <m:t>1</m:t>
              </m:r>
              <m:r>
                <m:rPr>
                  <m:sty m:val="p"/>
                </m:rPr>
                <m:t>−</m:t>
              </m:r>
              <m:r>
                <m:t>1</m:t>
              </m:r>
              <m:r>
                <m:rPr>
                  <m:sty m:val="p"/>
                </m:rPr>
                <m:t>⋅</m:t>
              </m:r>
              <m:r>
                <m:t>1</m:t>
              </m:r>
            </m:e>
            <m:e>
              <m:r>
                <m:t>&amp;</m:t>
              </m:r>
              <m:r>
                <m:rPr>
                  <m:sty m:val="p"/>
                </m:rPr>
                <m:t>=</m:t>
              </m:r>
              <m:r>
                <m:t>0</m:t>
              </m:r>
            </m:e>
          </m:eqArr>
        </m:oMath>
      </m:oMathPara>
    </w:p>
    <w:p>
      <w:pPr>
        <w:numPr>
          <w:ilvl w:val="0"/>
          <w:numId w:val="1000"/>
        </w:numPr>
      </w:pPr>
      <w:del w:id="14312" w:author="PR Preview" w:date="2026-01-01T00:00:00Z">
        <w:r>
          <w:delText xml:space="preserve">although</w:delText>
        </w:r>
      </w:del>
      <w:del w:id="14313"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del w:id="14314" w:author="PR Preview" w:date="2026-01-01T00:00:00Z">
        <w:r>
          <w:delText xml:space="preserve">.</w:delText>
        </w:r>
      </w:del>
    </w:p>
    <w:p>
      <w:pPr>
        <w:numPr>
          <w:ilvl w:val="0"/>
          <w:numId w:val="1051"/>
        </w:numPr>
      </w:pPr>
      <m:oMath>
        <m:r>
          <m:t>g</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sSub>
          <m:e>
            <m:r>
              <m:t>x</m:t>
            </m:r>
          </m:e>
          <m:sub>
            <m:r>
              <m:t>1</m:t>
            </m:r>
          </m:sub>
        </m:sSub>
        <m:sSub>
          <m:e>
            <m:r>
              <m:t>y</m:t>
            </m:r>
          </m:e>
          <m:sub>
            <m:r>
              <m:t>1</m:t>
            </m:r>
          </m:sub>
        </m:sSub>
      </m:oMath>
      <w:del w:id="14315" w:author="PR Preview" w:date="2026-01-01T00:00:00Z">
        <w:r>
          <w:delText xml:space="preserve"> </w:delText>
        </w:r>
      </w:del>
      <w:del w:id="14316" w:author="PR Preview" w:date="2026-01-01T00:00:00Z">
        <w:r>
          <w:delText xml:space="preserve">is symmetric and linear in the first slot, for the same reasons as</w:delText>
        </w:r>
      </w:del>
      <w:del w:id="14317" w:author="PR Preview" w:date="2026-01-01T00:00:00Z">
        <w:r>
          <w:delText xml:space="preserve"> </w:delText>
        </w:r>
      </w:del>
      <m:oMath>
        <m:r>
          <m:t>f</m:t>
        </m:r>
      </m:oMath>
      <w:del w:id="14318" w:author="PR Preview" w:date="2026-01-01T00:00:00Z">
        <w:r>
          <w:delText xml:space="preserve">,</w:delText>
        </w:r>
      </w:del>
      <w:del w:id="14319" w:author="PR Preview" w:date="2026-01-01T00:00:00Z">
        <w:r>
          <w:delText xml:space="preserve"> </w:delText>
        </w:r>
      </w:del>
      <w:del w:id="14320" w:author="PR Preview" w:date="2026-01-01T00:00:00Z">
        <w:r>
          <w:delText xml:space="preserve">and has positivity, because</w:delText>
        </w:r>
      </w:del>
      <w:del w:id="14321" w:author="PR Preview" w:date="2026-01-01T00:00:00Z">
        <w:r>
          <w:delText xml:space="preserve"> </w:delText>
        </w:r>
      </w:del>
      <m:oMath>
        <m:r>
          <m:t>g</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r>
          <m:t>0</m:t>
        </m:r>
      </m:oMath>
      <w:del w:id="14322" w:author="PR Preview" w:date="2026-01-01T00:00:00Z">
        <w:r>
          <w:delText xml:space="preserve">.</w:delText>
        </w:r>
      </w:del>
      <w:del w:id="14323" w:author="PR Preview" w:date="2026-01-01T00:00:00Z">
        <w:r>
          <w:delText xml:space="preserve"> </w:delText>
        </w:r>
      </w:del>
      <w:del w:id="14324" w:author="PR Preview" w:date="2026-01-01T00:00:00Z">
        <w:r>
          <w:delText xml:space="preserve">It fails definiteness:</w:delText>
        </w:r>
      </w:del>
      <w:del w:id="14325" w:author="PR Preview" w:date="2026-01-01T00:00:00Z">
        <w:r>
          <w:delText xml:space="preserve"> </w:delText>
        </w:r>
      </w:del>
      <w:del w:id="14326" w:author="PR Preview" w:date="2026-01-01T00:00:00Z">
        <w:r>
          <w:delText xml:space="preserve">for</w:delText>
        </w:r>
      </w:del>
      <w:del w:id="14327" w:author="PR Preview" w:date="2026-01-01T00:00:00Z">
        <w:r>
          <w:delText xml:space="preserve"> </w:delText>
        </w:r>
      </w:del>
      <m:oMath>
        <m:limLow>
          <m:e>
            <m:r>
              <m:t>x</m:t>
            </m:r>
          </m:e>
          <m:lim>
            <m:r>
              <m:rPr>
                <m:sty m:val="p"/>
              </m:rPr>
              <m:t>∼</m:t>
            </m:r>
          </m:lim>
        </m:limLow>
        <m:r>
          <m:rPr>
            <m:sty m:val="p"/>
          </m:rPr>
          <m:t>=</m:t>
        </m:r>
        <m:r>
          <m:rPr>
            <m:sty m:val="p"/>
          </m:rPr>
          <m:t>(</m:t>
        </m:r>
        <m:r>
          <m:t>0</m:t>
        </m:r>
        <m:r>
          <m:rPr>
            <m:sty m:val="p"/>
          </m:rPr>
          <m:t>,</m:t>
        </m:r>
        <m:r>
          <m:t>1</m:t>
        </m:r>
        <m:r>
          <m:rPr>
            <m:sty m:val="p"/>
          </m:rPr>
          <m:t>)</m:t>
        </m:r>
      </m:oMath>
      <w:del w:id="14328" w:author="PR Preview" w:date="2026-01-01T00:00:00Z">
        <w:r>
          <w:delText xml:space="preserve">,</w:delText>
        </w:r>
      </w:del>
    </w:p>
    <w:p>
      <w:pPr>
        <w:pStyle w:val="BodyText"/>
      </w:pPr>
      <m:oMathPara>
        <m:oMathParaPr>
          <m:jc m:val="center"/>
        </m:oMathParaPr>
        <m:oMath>
          <m:eqArr>
            <m:e>
              <m:r>
                <m:t>g</m:t>
              </m:r>
              <m:r>
                <m:rPr>
                  <m:sty m:val="p"/>
                </m:rPr>
                <m:t>(</m:t>
              </m:r>
              <m:limLow>
                <m:e>
                  <m:r>
                    <m:t>x</m:t>
                  </m:r>
                </m:e>
                <m:lim>
                  <m:r>
                    <m:rPr>
                      <m:sty m:val="p"/>
                    </m:rPr>
                    <m:t>∼</m:t>
                  </m:r>
                </m:lim>
              </m:limLow>
              <m:r>
                <m:rPr>
                  <m:sty m:val="p"/>
                </m:rPr>
                <m:t>,</m:t>
              </m:r>
              <m:limLow>
                <m:e>
                  <m:r>
                    <m:t>x</m:t>
                  </m:r>
                </m:e>
                <m:lim>
                  <m:r>
                    <m:rPr>
                      <m:sty m:val="p"/>
                    </m:rPr>
                    <m:t>∼</m:t>
                  </m:r>
                </m:lim>
              </m:limLow>
              <m:r>
                <m:rPr>
                  <m:sty m:val="p"/>
                </m:rPr>
                <m:t>)</m:t>
              </m:r>
              <m:r>
                <m:t>&amp;</m:t>
              </m:r>
              <m:r>
                <m:rPr>
                  <m:sty m:val="p"/>
                </m:rPr>
                <m:t>=</m:t>
              </m:r>
              <m:r>
                <m:t>0</m:t>
              </m:r>
              <m:r>
                <m:rPr>
                  <m:sty m:val="p"/>
                </m:rPr>
                <m:t>⋅</m:t>
              </m:r>
              <m:r>
                <m:t>0</m:t>
              </m:r>
            </m:e>
            <m:e>
              <m:r>
                <m:t>&amp;</m:t>
              </m:r>
              <m:r>
                <m:rPr>
                  <m:sty m:val="p"/>
                </m:rPr>
                <m:t>=</m:t>
              </m:r>
              <m:r>
                <m:t>0</m:t>
              </m:r>
            </m:e>
          </m:eqArr>
        </m:oMath>
      </m:oMathPara>
    </w:p>
    <w:p>
      <w:pPr>
        <w:numPr>
          <w:ilvl w:val="0"/>
          <w:numId w:val="1000"/>
        </w:numPr>
      </w:pPr>
      <w:del w:id="14329" w:author="PR Preview" w:date="2026-01-01T00:00:00Z">
        <w:r>
          <w:delText xml:space="preserve">although</w:delText>
        </w:r>
      </w:del>
      <w:del w:id="14330"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2</m:t>
            </m:r>
            <m:r>
              <m:rPr>
                <m:sty m:val="p"/>
              </m:rPr>
              <m:t>×</m:t>
            </m:r>
            <m:r>
              <m:t>1</m:t>
            </m:r>
          </m:sub>
        </m:sSub>
      </m:oMath>
      <w:del w:id="14331" w:author="PR Preview" w:date="2026-01-01T00:00:00Z">
        <w:r>
          <w:delText xml:space="preserve">.</w:delText>
        </w:r>
      </w:del>
    </w:p>
    <w:p>
      <w:pPr>
        <w:numPr>
          <w:ilvl w:val="0"/>
          <w:numId w:val="1051"/>
        </w:numPr>
      </w:pPr>
      <m:oMath>
        <m:r>
          <m:t>h</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r>
          <m:t>​</m:t>
        </m:r>
        <m:d>
          <m:dPr>
            <m:begChr m:val="|"/>
            <m:sepChr m:val=""/>
            <m:endChr m:val="|"/>
            <m:grow/>
          </m:dPr>
          <m:e>
            <m:sSub>
              <m:e>
                <m:r>
                  <m:t>x</m:t>
                </m:r>
              </m:e>
              <m:sub>
                <m:r>
                  <m:t>1</m:t>
                </m:r>
              </m:sub>
            </m:sSub>
            <m:sSub>
              <m:e>
                <m:r>
                  <m:t>y</m:t>
                </m:r>
              </m:e>
              <m:sub>
                <m:r>
                  <m:t>1</m:t>
                </m:r>
              </m:sub>
            </m:sSub>
          </m:e>
        </m:d>
        <m:r>
          <m:t>​</m:t>
        </m:r>
        <m:r>
          <m:rPr>
            <m:sty m:val="p"/>
          </m:rPr>
          <m:t>+</m:t>
        </m:r>
        <m:r>
          <m:t>​</m:t>
        </m:r>
        <m:d>
          <m:dPr>
            <m:begChr m:val="|"/>
            <m:sepChr m:val=""/>
            <m:endChr m:val="|"/>
            <m:grow/>
          </m:dPr>
          <m:e>
            <m:sSub>
              <m:e>
                <m:r>
                  <m:t>x</m:t>
                </m:r>
              </m:e>
              <m:sub>
                <m:r>
                  <m:t>2</m:t>
                </m:r>
              </m:sub>
            </m:sSub>
            <m:sSub>
              <m:e>
                <m:r>
                  <m:t>y</m:t>
                </m:r>
              </m:e>
              <m:sub>
                <m:r>
                  <m:t>2</m:t>
                </m:r>
              </m:sub>
            </m:sSub>
          </m:e>
        </m:d>
        <m:r>
          <m:t>​</m:t>
        </m:r>
      </m:oMath>
      <w:del w:id="14332" w:author="PR Preview" w:date="2026-01-01T00:00:00Z">
        <w:r>
          <w:delText xml:space="preserve">,</w:delText>
        </w:r>
      </w:del>
      <w:del w:id="14333" w:author="PR Preview" w:date="2026-01-01T00:00:00Z">
        <w:r>
          <w:delText xml:space="preserve"> </w:delText>
        </w:r>
      </w:del>
      <w:del w:id="14334" w:author="PR Preview" w:date="2026-01-01T00:00:00Z">
        <w:r>
          <w:delText xml:space="preserve">where</w:delText>
        </w:r>
      </w:del>
      <w:del w:id="14335" w:author="PR Preview" w:date="2026-01-01T00:00:00Z">
        <w:r>
          <w:delText xml:space="preserve"> </w:delText>
        </w:r>
      </w:del>
      <m:oMath>
        <m:r>
          <m:t>​</m:t>
        </m:r>
        <m:d>
          <m:dPr>
            <m:begChr m:val="|"/>
            <m:sepChr m:val=""/>
            <m:endChr m:val="|"/>
            <m:grow/>
          </m:dPr>
          <m:e>
            <m:r>
              <m:rPr>
                <m:sty m:val="p"/>
              </m:rPr>
              <m:t>⋅</m:t>
            </m:r>
          </m:e>
        </m:d>
        <m:r>
          <m:t>​</m:t>
        </m:r>
      </m:oMath>
      <w:del w:id="14336" w:author="PR Preview" w:date="2026-01-01T00:00:00Z">
        <w:r>
          <w:delText xml:space="preserve"> </w:delText>
        </w:r>
      </w:del>
      <w:del w:id="14337" w:author="PR Preview" w:date="2026-01-01T00:00:00Z">
        <w:r>
          <w:delText xml:space="preserve">is the</w:delText>
        </w:r>
      </w:del>
      <w:del w:id="14338" w:author="PR Preview" w:date="2026-01-01T00:00:00Z">
        <w:r>
          <w:delText xml:space="preserve"> </w:delText>
        </w:r>
      </w:del>
      <w:hyperlink r:id="rId347">
        <w:del w:id="14339" w:author="PR Preview" w:date="2026-01-01T00:00:00Z">
          <w:r>
            <w:rPr>
              <w:rStyle w:val="Hyperlink"/>
            </w:rPr>
            <w:delText xml:space="preserve">absolute value</w:delText>
          </w:r>
        </w:del>
      </w:hyperlink>
      <w:del w:id="14340" w:author="PR Preview" w:date="2026-01-01T00:00:00Z">
        <w:r>
          <w:delText xml:space="preserve">, is symmetric, because</w:delText>
        </w:r>
      </w:del>
      <w:del w:id="14341" w:author="PR Preview" w:date="2026-01-01T00:00:00Z">
        <w:r>
          <w:delText xml:space="preserve"> </w:delText>
        </w:r>
      </w:del>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del w:id="14342" w:author="PR Preview" w:date="2026-01-01T00:00:00Z">
        <w:r>
          <w:delText xml:space="preserve">,</w:delText>
        </w:r>
      </w:del>
      <w:del w:id="14343" w:author="PR Preview" w:date="2026-01-01T00:00:00Z">
        <w:r>
          <w:delText xml:space="preserve"> </w:delText>
        </w:r>
      </w:del>
      <w:del w:id="14344" w:author="PR Preview" w:date="2026-01-01T00:00:00Z">
        <w:r>
          <w:delText xml:space="preserve">and has positivity and definiteness, because</w:delText>
        </w:r>
      </w:del>
      <w:del w:id="14345" w:author="PR Preview" w:date="2026-01-01T00:00:00Z">
        <w:r>
          <w:delText xml:space="preserve"> </w:delText>
        </w:r>
      </w:del>
      <m:oMath>
        <m:r>
          <m:t>h</m:t>
        </m:r>
        <m:r>
          <m:rPr>
            <m:sty m:val="p"/>
          </m:rPr>
          <m:t>(</m:t>
        </m:r>
        <m:limLow>
          <m:e>
            <m:r>
              <m:t>x</m:t>
            </m:r>
          </m:e>
          <m:lim>
            <m:r>
              <m:rPr>
                <m:sty m:val="p"/>
              </m:rPr>
              <m:t>∼</m:t>
            </m:r>
          </m:lim>
        </m:limLow>
        <m:r>
          <m:rPr>
            <m:sty m:val="p"/>
          </m:rPr>
          <m:t>,</m:t>
        </m:r>
        <m:limLow>
          <m:e>
            <m:r>
              <m:t>x</m:t>
            </m:r>
          </m:e>
          <m:lim>
            <m:r>
              <m:rPr>
                <m:sty m:val="p"/>
              </m:rPr>
              <m:t>∼</m:t>
            </m:r>
          </m:lim>
        </m:limLow>
        <m:r>
          <m:rPr>
            <m:sty m:val="p"/>
          </m:rPr>
          <m:t>)</m:t>
        </m:r>
        <m:r>
          <m:rPr>
            <m:sty m:val="p"/>
          </m:rPr>
          <m:t>=</m:t>
        </m:r>
        <m:sSubSup>
          <m:e>
            <m:r>
              <m:t>x</m:t>
            </m:r>
          </m:e>
          <m:sub>
            <m:r>
              <m:t>1</m:t>
            </m:r>
          </m:sub>
          <m:sup>
            <m:r>
              <m:t>2</m:t>
            </m:r>
          </m:sup>
        </m:sSubSup>
        <m:r>
          <m:rPr>
            <m:sty m:val="p"/>
          </m:rPr>
          <m:t>+</m:t>
        </m:r>
        <m:sSubSup>
          <m:e>
            <m:r>
              <m:t>x</m:t>
            </m:r>
          </m:e>
          <m:sub>
            <m:r>
              <m:t>2</m:t>
            </m:r>
          </m:sub>
          <m:sup>
            <m:r>
              <m:t>2</m:t>
            </m:r>
          </m:sup>
        </m:sSubSup>
      </m:oMath>
      <w:del w:id="14346" w:author="PR Preview" w:date="2026-01-01T00:00:00Z">
        <w:r>
          <w:delText xml:space="preserve"> </w:delText>
        </w:r>
      </w:del>
      <w:del w:id="14347" w:author="PR Preview" w:date="2026-01-01T00:00:00Z">
        <w:r>
          <w:delText xml:space="preserve">is a sum of squares.</w:delText>
        </w:r>
      </w:del>
      <w:del w:id="14348" w:author="PR Preview" w:date="2026-01-01T00:00:00Z">
        <w:r>
          <w:delText xml:space="preserve"> </w:delText>
        </w:r>
      </w:del>
      <w:del w:id="14349" w:author="PR Preview" w:date="2026-01-01T00:00:00Z">
        <w:r>
          <w:delText xml:space="preserve">It is not linear in the first slot:</w:delText>
        </w:r>
      </w:del>
      <w:del w:id="14350" w:author="PR Preview" w:date="2026-01-01T00:00:00Z">
        <w:r>
          <w:delText xml:space="preserve"> </w:delText>
        </w:r>
      </w:del>
      <w:del w:id="14351" w:author="PR Preview" w:date="2026-01-01T00:00:00Z">
        <w:r>
          <w:delText xml:space="preserve">take</w:delText>
        </w:r>
      </w:del>
    </w:p>
    <w:p>
      <w:pPr>
        <w:pStyle w:val="BodyText"/>
      </w:pPr>
      <m:oMathPara>
        <m:oMathParaPr>
          <m:jc m:val="center"/>
        </m:oMathParaPr>
        <m:oMath>
          <m:eqArr>
            <m:e>
              <m:limLow>
                <m:e>
                  <m:r>
                    <m:t>x</m:t>
                  </m:r>
                </m:e>
                <m:lim>
                  <m:r>
                    <m:rPr>
                      <m:sty m:val="p"/>
                    </m:rPr>
                    <m:t>∼</m:t>
                  </m:r>
                </m:lim>
              </m:limLow>
              <m:r>
                <m:t>&amp;</m:t>
              </m:r>
              <m:r>
                <m:rPr>
                  <m:sty m:val="p"/>
                </m:rPr>
                <m:t>=</m:t>
              </m:r>
              <m:limLow>
                <m:e>
                  <m:r>
                    <m:t>y</m:t>
                  </m:r>
                </m:e>
                <m:lim>
                  <m:r>
                    <m:rPr>
                      <m:sty m:val="p"/>
                    </m:rPr>
                    <m:t>∼</m:t>
                  </m:r>
                </m:lim>
              </m:limLow>
            </m:e>
            <m:e>
              <m:r>
                <m:t>&amp;</m:t>
              </m:r>
              <m:r>
                <m:rPr>
                  <m:sty m:val="p"/>
                </m:rPr>
                <m:t>=</m:t>
              </m:r>
              <m:r>
                <m:rPr>
                  <m:sty m:val="p"/>
                </m:rPr>
                <m:t>(</m:t>
              </m:r>
              <m:r>
                <m:t>1</m:t>
              </m:r>
              <m:r>
                <m:rPr>
                  <m:sty m:val="p"/>
                </m:rPr>
                <m:t>,</m:t>
              </m:r>
              <m:r>
                <m:t>0</m:t>
              </m:r>
              <m:r>
                <m:rPr>
                  <m:sty m:val="p"/>
                </m:rPr>
                <m:t>)</m:t>
              </m:r>
              <m:r>
                <m:rPr>
                  <m:sty m:val="p"/>
                </m:rPr>
                <m:t>,</m:t>
              </m:r>
            </m:e>
          </m:eqArr>
        </m:oMath>
      </m:oMathPara>
    </w:p>
    <w:p>
      <w:pPr>
        <w:numPr>
          <w:ilvl w:val="0"/>
          <w:numId w:val="1051"/>
        </w:numPr>
      </w:pPr>
      <w:ins w:id="14352" w:author="PR Preview" w:date="2026-01-01T00:00:00Z">
        <w:r>
          <w:t xml:space="preserve">$f(\mathord{\smash[b]{\underset{\raise.3ex\hbox{$\scriptstyle\sim$}}{x}}\vphantom{x}}, \mathord{\smash[b]{\underset{\raise.3ex\hbox{$\scriptstyle\sim$}}{y}}\vphantom{y}}) \stackrel{\text{def}}{=}x_1 y_1 - x_2 y_2$</w:t>
        </w:r>
      </w:ins>
      <w:ins w:id="14353" w:author="PR Preview" w:date="2026-01-01T00:00:00Z">
        <w:r>
          <w:t xml:space="preserve"> </w:t>
        </w:r>
      </w:ins>
      <w:ins w:id="14354" w:author="PR Preview" w:date="2026-01-01T00:00:00Z">
        <w:r>
          <w:t xml:space="preserve">is symmetric, because</w:t>
        </w:r>
      </w:ins>
      <w:ins w:id="14355" w:author="PR Preview" w:date="2026-01-01T00:00:00Z">
        <w:r>
          <w:t xml:space="preserve"> </w:t>
        </w:r>
      </w:ins>
      <m:oMath>
        <m:sSub>
          <m:e>
            <m:r>
              <m:t>x</m:t>
            </m:r>
          </m:e>
          <m:sub>
            <m:r>
              <m:t>i</m:t>
            </m:r>
          </m:sub>
        </m:sSub>
        <m:sSub>
          <m:e>
            <m:r>
              <m:t>y</m:t>
            </m:r>
          </m:e>
          <m:sub>
            <m:r>
              <m:t>i</m:t>
            </m:r>
          </m:sub>
        </m:sSub>
        <m:r>
          <m:rPr>
            <m:sty m:val="p"/>
          </m:rPr>
          <m:t>=</m:t>
        </m:r>
        <m:sSub>
          <m:e>
            <m:r>
              <m:t>y</m:t>
            </m:r>
          </m:e>
          <m:sub>
            <m:r>
              <m:t>i</m:t>
            </m:r>
          </m:sub>
        </m:sSub>
        <m:sSub>
          <m:e>
            <m:r>
              <m:t>x</m:t>
            </m:r>
          </m:e>
          <m:sub>
            <m:r>
              <m:t>i</m:t>
            </m:r>
          </m:sub>
        </m:sSub>
      </m:oMath>
      <w:ins w:id="14356" w:author="PR Preview" w:date="2026-01-01T00:00:00Z">
        <w:r>
          <w:t xml:space="preserve">,</w:t>
        </w:r>
      </w:ins>
      <w:ins w:id="14357" w:author="PR Preview" w:date="2026-01-01T00:00:00Z">
        <w:r>
          <w:t xml:space="preserve"> </w:t>
        </w:r>
      </w:ins>
      <w:ins w:id="14358" w:author="PR Preview" w:date="2026-01-01T00:00:00Z">
        <w:r>
          <w:t xml:space="preserve">and linear in the first slot, because it is a linear combination of</w:t>
        </w:r>
      </w:ins>
      <w:ins w:id="14359" w:author="PR Preview" w:date="2026-01-01T00:00:00Z">
        <w:r>
          <w:t xml:space="preserve"> </w:t>
        </w:r>
      </w:ins>
      <m:oMath>
        <m:sSub>
          <m:e>
            <m:r>
              <m:t>x</m:t>
            </m:r>
          </m:e>
          <m:sub>
            <m:r>
              <m:t>1</m:t>
            </m:r>
          </m:sub>
        </m:sSub>
      </m:oMath>
      <w:ins w:id="14360" w:author="PR Preview" w:date="2026-01-01T00:00:00Z">
        <w:r>
          <w:t xml:space="preserve"> </w:t>
        </w:r>
      </w:ins>
      <w:ins w:id="14361" w:author="PR Preview" w:date="2026-01-01T00:00:00Z">
        <w:r>
          <w:t xml:space="preserve">and</w:t>
        </w:r>
      </w:ins>
      <w:ins w:id="14362" w:author="PR Preview" w:date="2026-01-01T00:00:00Z">
        <w:r>
          <w:t xml:space="preserve"> </w:t>
        </w:r>
      </w:ins>
      <m:oMath>
        <m:sSub>
          <m:e>
            <m:r>
              <m:t>x</m:t>
            </m:r>
          </m:e>
          <m:sub>
            <m:r>
              <m:t>2</m:t>
            </m:r>
          </m:sub>
        </m:sSub>
      </m:oMath>
      <w:ins w:id="14363" w:author="PR Preview" w:date="2026-01-01T00:00:00Z">
        <w:r>
          <w:t xml:space="preserve"> </w:t>
        </w:r>
      </w:ins>
      <w:ins w:id="14364" w:author="PR Preview" w:date="2026-01-01T00:00:00Z">
        <w:r>
          <w:t xml:space="preserve">with coefficients</w:t>
        </w:r>
      </w:ins>
      <w:ins w:id="14365" w:author="PR Preview" w:date="2026-01-01T00:00:00Z">
        <w:r>
          <w:t xml:space="preserve"> </w:t>
        </w:r>
      </w:ins>
      <m:oMath>
        <m:sSub>
          <m:e>
            <m:r>
              <m:t>y</m:t>
            </m:r>
          </m:e>
          <m:sub>
            <m:r>
              <m:t>1</m:t>
            </m:r>
          </m:sub>
        </m:sSub>
      </m:oMath>
      <w:ins w:id="14366" w:author="PR Preview" w:date="2026-01-01T00:00:00Z">
        <w:r>
          <w:t xml:space="preserve"> </w:t>
        </w:r>
      </w:ins>
      <w:ins w:id="14367" w:author="PR Preview" w:date="2026-01-01T00:00:00Z">
        <w:r>
          <w:t xml:space="preserve">and</w:t>
        </w:r>
      </w:ins>
      <w:ins w:id="14368" w:author="PR Preview" w:date="2026-01-01T00:00:00Z">
        <w:r>
          <w:t xml:space="preserve"> </w:t>
        </w:r>
      </w:ins>
      <m:oMath>
        <m:r>
          <m:rPr>
            <m:sty m:val="p"/>
          </m:rPr>
          <m:t>−</m:t>
        </m:r>
        <m:sSub>
          <m:e>
            <m:r>
              <m:t>y</m:t>
            </m:r>
          </m:e>
          <m:sub>
            <m:r>
              <m:t>2</m:t>
            </m:r>
          </m:sub>
        </m:sSub>
      </m:oMath>
      <w:ins w:id="14369" w:author="PR Preview" w:date="2026-01-01T00:00:00Z">
        <w:r>
          <w:t xml:space="preserve">.</w:t>
        </w:r>
      </w:ins>
      <w:ins w:id="14370" w:author="PR Preview" w:date="2026-01-01T00:00:00Z">
        <w:r>
          <w:t xml:space="preserve"> </w:t>
        </w:r>
      </w:ins>
      <w:ins w:id="14371" w:author="PR Preview" w:date="2026-01-01T00:00:00Z">
        <w:r>
          <w:t xml:space="preserve">It fails positivity:</w:t>
        </w:r>
      </w:ins>
      <w:ins w:id="14372" w:author="PR Preview" w:date="2026-01-01T00:00:00Z">
        <w:r>
          <w:t xml:space="preserve"> </w:t>
        </w:r>
      </w:ins>
      <w:ins w:id="14373" w:author="PR Preview" w:date="2026-01-01T00:00:00Z">
        <w:r>
          <w:t xml:space="preserve">for</w:t>
        </w:r>
      </w:ins>
      <w:ins w:id="14374" w:author="PR Preview" w:date="2026-01-01T00:00:00Z">
        <w:r>
          <w:t xml:space="preserve"> </w:t>
        </w:r>
      </w:ins>
      <w:ins w:id="14375" w:author="PR Preview" w:date="2026-01-01T00:00:00Z">
        <w:r>
          <w:t xml:space="preserve">$\mathord{\smash[b]{\underset{\raise.3ex\hbox{$\scriptstyle\sim$}}{x}}\vphantom{x}}= (0, 1)$</w:t>
        </w:r>
      </w:ins>
      <w:ins w:id="14376" w:author="PR Preview" w:date="2026-01-01T00:00:00Z">
        <w:r>
          <w:t xml:space="preserve">,</w:t>
        </w:r>
      </w:ins>
    </w:p>
    <w:p>
      <w:pPr>
        <w:pStyle w:val="BodyText"/>
      </w:pPr>
      <w:ins w:id="14377" w:author="PR Preview" w:date="2026-01-01T00:00:00Z">
        <w:r>
          <w:t xml:space="preserve">$$
    \begin{aligned}
    f(\mathord{\smash[b]{\underset{\raise.3ex\hbox{$\scriptstyle\sim$}}{x}}\vphantom{x}}, \mathord{\smash[b]{\underset{\raise.3ex\hbox{$\scriptstyle\sim$}}{x}}\vphantom{x}}) &amp;= 0 \cdot 0 - 1 \cdot 1 \\
    &amp;= -1 \\
    &amp;&lt; 0.
    \end{aligned}
    $$</w:t>
        </w:r>
      </w:ins>
    </w:p>
    <w:p>
      <w:pPr>
        <w:numPr>
          <w:ilvl w:val="0"/>
          <w:numId w:val="1000"/>
        </w:numPr>
      </w:pPr>
      <w:ins w:id="14378" w:author="PR Preview" w:date="2026-01-01T00:00:00Z">
        <w:r>
          <w:t xml:space="preserve">It also fails definiteness:</w:t>
        </w:r>
      </w:ins>
      <w:ins w:id="14379" w:author="PR Preview" w:date="2026-01-01T00:00:00Z">
        <w:r>
          <w:t xml:space="preserve"> </w:t>
        </w:r>
      </w:ins>
      <w:ins w:id="14380" w:author="PR Preview" w:date="2026-01-01T00:00:00Z">
        <w:r>
          <w:t xml:space="preserve">for</w:t>
        </w:r>
      </w:ins>
      <w:ins w:id="14381" w:author="PR Preview" w:date="2026-01-01T00:00:00Z">
        <w:r>
          <w:t xml:space="preserve"> </w:t>
        </w:r>
      </w:ins>
      <w:ins w:id="14382" w:author="PR Preview" w:date="2026-01-01T00:00:00Z">
        <w:r>
          <w:t xml:space="preserve">$\mathord{\smash[b]{\underset{\raise.3ex\hbox{$\scriptstyle\sim$}}{x}}\vphantom{x}}= (1, 1)$</w:t>
        </w:r>
      </w:ins>
      <w:ins w:id="14383" w:author="PR Preview" w:date="2026-01-01T00:00:00Z">
        <w:r>
          <w:t xml:space="preserve">,</w:t>
        </w:r>
      </w:ins>
    </w:p>
    <w:p>
      <w:pPr>
        <w:pStyle w:val="BodyText"/>
      </w:pPr>
      <w:ins w:id="14384" w:author="PR Preview" w:date="2026-01-01T00:00:00Z">
        <w:r>
          <w:t xml:space="preserve">$$
    \begin{aligned}
    f(\mathord{\smash[b]{\underset{\raise.3ex\hbox{$\scriptstyle\sim$}}{x}}\vphantom{x}}, \mathord{\smash[b]{\underset{\raise.3ex\hbox{$\scriptstyle\sim$}}{x}}\vphantom{x}}) &amp;= 1 \cdot 1 - 1 \cdot 1 \\
    &amp;= 0
    \end{aligned}
    $$</w:t>
        </w:r>
      </w:ins>
    </w:p>
    <w:p>
      <w:pPr>
        <w:numPr>
          <w:ilvl w:val="0"/>
          <w:numId w:val="1000"/>
        </w:numPr>
      </w:pPr>
      <w:ins w:id="14385" w:author="PR Preview" w:date="2026-01-01T00:00:00Z">
        <w:r>
          <w:t xml:space="preserve">although</w:t>
        </w:r>
      </w:ins>
      <w:ins w:id="14386" w:author="PR Preview" w:date="2026-01-01T00:00:00Z">
        <w:r>
          <w:t xml:space="preserve"> </w:t>
        </w:r>
      </w:ins>
      <w:ins w:id="14387" w:author="PR Preview" w:date="2026-01-01T00:00:00Z">
        <w:r>
          <w:t xml:space="preserve">$\mathord{\smash[b]{\underset{\raise.3ex\hbox{$\scriptstyle\sim$}}{x}}\vphantom{x}}\neq \mathord{\smash[b]{\underset{\raise.3ex\hbox{$\scriptstyle\sim$}}{0}}\vphantom{0}}_{2 \times 1}$</w:t>
        </w:r>
      </w:ins>
      <w:ins w:id="14388" w:author="PR Preview" w:date="2026-01-01T00:00:00Z">
        <w:r>
          <w:t xml:space="preserve">.</w:t>
        </w:r>
      </w:ins>
    </w:p>
    <w:p>
      <w:pPr>
        <w:numPr>
          <w:ilvl w:val="0"/>
          <w:numId w:val="1051"/>
        </w:numPr>
      </w:pPr>
      <w:ins w:id="14389" w:author="PR Preview" w:date="2026-01-01T00:00:00Z">
        <w:r>
          <w:t xml:space="preserve">$g(\mathord{\smash[b]{\underset{\raise.3ex\hbox{$\scriptstyle\sim$}}{x}}\vphantom{x}}, \mathord{\smash[b]{\underset{\raise.3ex\hbox{$\scriptstyle\sim$}}{y}}\vphantom{y}}) \stackrel{\text{def}}{=}x_1 y_1$</w:t>
        </w:r>
      </w:ins>
      <w:ins w:id="14390" w:author="PR Preview" w:date="2026-01-01T00:00:00Z">
        <w:r>
          <w:t xml:space="preserve"> </w:t>
        </w:r>
      </w:ins>
      <w:ins w:id="14391" w:author="PR Preview" w:date="2026-01-01T00:00:00Z">
        <w:r>
          <w:t xml:space="preserve">is symmetric and linear in the first slot, for the same reasons as</w:t>
        </w:r>
      </w:ins>
      <w:ins w:id="14392" w:author="PR Preview" w:date="2026-01-01T00:00:00Z">
        <w:r>
          <w:t xml:space="preserve"> </w:t>
        </w:r>
      </w:ins>
      <m:oMath>
        <m:r>
          <m:t>f</m:t>
        </m:r>
      </m:oMath>
      <w:ins w:id="14393" w:author="PR Preview" w:date="2026-01-01T00:00:00Z">
        <w:r>
          <w:t xml:space="preserve">,</w:t>
        </w:r>
      </w:ins>
      <w:ins w:id="14394" w:author="PR Preview" w:date="2026-01-01T00:00:00Z">
        <w:r>
          <w:t xml:space="preserve"> </w:t>
        </w:r>
      </w:ins>
      <w:ins w:id="14395" w:author="PR Preview" w:date="2026-01-01T00:00:00Z">
        <w:r>
          <w:t xml:space="preserve">and has positivity, because</w:t>
        </w:r>
      </w:ins>
      <w:ins w:id="14396" w:author="PR Preview" w:date="2026-01-01T00:00:00Z">
        <w:r>
          <w:t xml:space="preserve"> </w:t>
        </w:r>
      </w:ins>
      <w:ins w:id="14397" w:author="PR Preview" w:date="2026-01-01T00:00:00Z">
        <w:r>
          <w:t xml:space="preserve">$g(\mathord{\smash[b]{\underset{\raise.3ex\hbox{$\scriptstyle\sim$}}{x}}\vphantom{x}}, \mathord{\smash[b]{\underset{\raise.3ex\hbox{$\scriptstyle\sim$}}{x}}\vphantom{x}}) = x_1^2 \ge 0$</w:t>
        </w:r>
      </w:ins>
      <w:ins w:id="14398" w:author="PR Preview" w:date="2026-01-01T00:00:00Z">
        <w:r>
          <w:t xml:space="preserve">.</w:t>
        </w:r>
      </w:ins>
      <w:ins w:id="14399" w:author="PR Preview" w:date="2026-01-01T00:00:00Z">
        <w:r>
          <w:t xml:space="preserve"> </w:t>
        </w:r>
      </w:ins>
      <w:ins w:id="14400" w:author="PR Preview" w:date="2026-01-01T00:00:00Z">
        <w:r>
          <w:t xml:space="preserve">It fails definiteness:</w:t>
        </w:r>
      </w:ins>
      <w:ins w:id="14401" w:author="PR Preview" w:date="2026-01-01T00:00:00Z">
        <w:r>
          <w:t xml:space="preserve"> </w:t>
        </w:r>
      </w:ins>
      <w:ins w:id="14402" w:author="PR Preview" w:date="2026-01-01T00:00:00Z">
        <w:r>
          <w:t xml:space="preserve">for</w:t>
        </w:r>
      </w:ins>
      <w:ins w:id="14403" w:author="PR Preview" w:date="2026-01-01T00:00:00Z">
        <w:r>
          <w:t xml:space="preserve"> </w:t>
        </w:r>
      </w:ins>
      <w:ins w:id="14404" w:author="PR Preview" w:date="2026-01-01T00:00:00Z">
        <w:r>
          <w:t xml:space="preserve">$\mathord{\smash[b]{\underset{\raise.3ex\hbox{$\scriptstyle\sim$}}{x}}\vphantom{x}}= (0, 1)$</w:t>
        </w:r>
      </w:ins>
      <w:ins w:id="14405" w:author="PR Preview" w:date="2026-01-01T00:00:00Z">
        <w:r>
          <w:t xml:space="preserve">,</w:t>
        </w:r>
      </w:ins>
    </w:p>
    <w:p>
      <w:pPr>
        <w:pStyle w:val="BodyText"/>
      </w:pPr>
      <w:ins w:id="14406" w:author="PR Preview" w:date="2026-01-01T00:00:00Z">
        <w:r>
          <w:t xml:space="preserve">$$
    \begin{aligned}
    g(\mathord{\smash[b]{\underset{\raise.3ex\hbox{$\scriptstyle\sim$}}{x}}\vphantom{x}}, \mathord{\smash[b]{\underset{\raise.3ex\hbox{$\scriptstyle\sim$}}{x}}\vphantom{x}}) &amp;= 0 \cdot 0 \\
    &amp;= 0
    \end{aligned}
    $$</w:t>
        </w:r>
      </w:ins>
    </w:p>
    <w:p>
      <w:pPr>
        <w:numPr>
          <w:ilvl w:val="0"/>
          <w:numId w:val="1000"/>
        </w:numPr>
      </w:pPr>
      <w:ins w:id="14407" w:author="PR Preview" w:date="2026-01-01T00:00:00Z">
        <w:r>
          <w:t xml:space="preserve">although</w:t>
        </w:r>
      </w:ins>
      <w:ins w:id="14408" w:author="PR Preview" w:date="2026-01-01T00:00:00Z">
        <w:r>
          <w:t xml:space="preserve"> </w:t>
        </w:r>
      </w:ins>
      <w:ins w:id="14409" w:author="PR Preview" w:date="2026-01-01T00:00:00Z">
        <w:r>
          <w:t xml:space="preserve">$\mathord{\smash[b]{\underset{\raise.3ex\hbox{$\scriptstyle\sim$}}{x}}\vphantom{x}}\neq \mathord{\smash[b]{\underset{\raise.3ex\hbox{$\scriptstyle\sim$}}{0}}\vphantom{0}}_{2 \times 1}$</w:t>
        </w:r>
      </w:ins>
      <w:ins w:id="14410" w:author="PR Preview" w:date="2026-01-01T00:00:00Z">
        <w:r>
          <w:t xml:space="preserve">.</w:t>
        </w:r>
      </w:ins>
    </w:p>
    <w:p>
      <w:pPr>
        <w:numPr>
          <w:ilvl w:val="0"/>
          <w:numId w:val="1051"/>
        </w:numPr>
      </w:pPr>
      <w:ins w:id="14411" w:author="PR Preview" w:date="2026-01-01T00:00:00Z">
        <w:r>
          <w:t xml:space="preserve">$h(\mathord{\smash[b]{\underset{\raise.3ex\hbox{$\scriptstyle\sim$}}{x}}\vphantom{x}}, \mathord{\smash[b]{\underset{\raise.3ex\hbox{$\scriptstyle\sim$}}{y}}\vphantom{y}}) \stackrel{\text{def}}{=}\mathopen{}\left|x_1 y_1\right|\mathclose{} + \mathopen{}\left|x_2 y_2\right|\mathclose{}$</w:t>
        </w:r>
      </w:ins>
      <w:ins w:id="14412" w:author="PR Preview" w:date="2026-01-01T00:00:00Z">
        <w:r>
          <w:t xml:space="preserve">,</w:t>
        </w:r>
      </w:ins>
      <w:ins w:id="14413" w:author="PR Preview" w:date="2026-01-01T00:00:00Z">
        <w:r>
          <w:t xml:space="preserve"> </w:t>
        </w:r>
      </w:ins>
      <w:ins w:id="14414" w:author="PR Preview" w:date="2026-01-01T00:00:00Z">
        <w:r>
          <w:t xml:space="preserve">where</w:t>
        </w:r>
      </w:ins>
      <w:ins w:id="14415" w:author="PR Preview" w:date="2026-01-01T00:00:00Z">
        <w:r>
          <w:t xml:space="preserve"> </w:t>
        </w:r>
      </w:ins>
      <m:oMath>
        <m:r>
          <m:t>​</m:t>
        </m:r>
        <m:d>
          <m:dPr>
            <m:begChr m:val="|"/>
            <m:sepChr m:val=""/>
            <m:endChr m:val="|"/>
            <m:grow/>
          </m:dPr>
          <m:e>
            <m:r>
              <m:rPr>
                <m:sty m:val="p"/>
              </m:rPr>
              <m:t>⋅</m:t>
            </m:r>
          </m:e>
        </m:d>
        <m:r>
          <m:t>​</m:t>
        </m:r>
      </m:oMath>
      <w:ins w:id="14416" w:author="PR Preview" w:date="2026-01-01T00:00:00Z">
        <w:r>
          <w:t xml:space="preserve"> </w:t>
        </w:r>
      </w:ins>
      <w:ins w:id="14417" w:author="PR Preview" w:date="2026-01-01T00:00:00Z">
        <w:r>
          <w:t xml:space="preserve">is the</w:t>
        </w:r>
      </w:ins>
      <w:ins w:id="14418" w:author="PR Preview" w:date="2026-01-01T00:00:00Z">
        <w:r>
          <w:t xml:space="preserve"> </w:t>
        </w:r>
      </w:ins>
      <w:hyperlink r:id="rId347">
        <w:ins w:id="14419" w:author="PR Preview" w:date="2026-01-01T00:00:00Z">
          <w:r>
            <w:rPr>
              <w:rStyle w:val="Hyperlink"/>
            </w:rPr>
            <w:t xml:space="preserve">absolute value</w:t>
          </w:r>
        </w:ins>
      </w:hyperlink>
      <w:ins w:id="14420" w:author="PR Preview" w:date="2026-01-01T00:00:00Z">
        <w:r>
          <w:t xml:space="preserve">, is symmetric, because</w:t>
        </w:r>
      </w:ins>
      <w:ins w:id="14421" w:author="PR Preview" w:date="2026-01-01T00:00:00Z">
        <w:r>
          <w:t xml:space="preserve"> </w:t>
        </w:r>
      </w:ins>
      <m:oMath>
        <m:r>
          <m:t>​</m:t>
        </m:r>
        <m:d>
          <m:dPr>
            <m:begChr m:val="|"/>
            <m:sepChr m:val=""/>
            <m:endChr m:val="|"/>
            <m:grow/>
          </m:dPr>
          <m:e>
            <m:sSub>
              <m:e>
                <m:r>
                  <m:t>x</m:t>
                </m:r>
              </m:e>
              <m:sub>
                <m:r>
                  <m:t>i</m:t>
                </m:r>
              </m:sub>
            </m:sSub>
            <m:sSub>
              <m:e>
                <m:r>
                  <m:t>y</m:t>
                </m:r>
              </m:e>
              <m:sub>
                <m:r>
                  <m:t>i</m:t>
                </m:r>
              </m:sub>
            </m:sSub>
          </m:e>
        </m:d>
        <m:r>
          <m:t>​</m:t>
        </m:r>
        <m:r>
          <m:rPr>
            <m:sty m:val="p"/>
          </m:rPr>
          <m:t>=</m:t>
        </m:r>
        <m:r>
          <m:t>​</m:t>
        </m:r>
        <m:d>
          <m:dPr>
            <m:begChr m:val="|"/>
            <m:sepChr m:val=""/>
            <m:endChr m:val="|"/>
            <m:grow/>
          </m:dPr>
          <m:e>
            <m:sSub>
              <m:e>
                <m:r>
                  <m:t>y</m:t>
                </m:r>
              </m:e>
              <m:sub>
                <m:r>
                  <m:t>i</m:t>
                </m:r>
              </m:sub>
            </m:sSub>
            <m:sSub>
              <m:e>
                <m:r>
                  <m:t>x</m:t>
                </m:r>
              </m:e>
              <m:sub>
                <m:r>
                  <m:t>i</m:t>
                </m:r>
              </m:sub>
            </m:sSub>
          </m:e>
        </m:d>
        <m:r>
          <m:t>​</m:t>
        </m:r>
      </m:oMath>
      <w:ins w:id="14422" w:author="PR Preview" w:date="2026-01-01T00:00:00Z">
        <w:r>
          <w:t xml:space="preserve">,</w:t>
        </w:r>
      </w:ins>
      <w:ins w:id="14423" w:author="PR Preview" w:date="2026-01-01T00:00:00Z">
        <w:r>
          <w:t xml:space="preserve"> </w:t>
        </w:r>
      </w:ins>
      <w:ins w:id="14424" w:author="PR Preview" w:date="2026-01-01T00:00:00Z">
        <w:r>
          <w:t xml:space="preserve">and has positivity and definiteness, because</w:t>
        </w:r>
      </w:ins>
      <w:ins w:id="14425" w:author="PR Preview" w:date="2026-01-01T00:00:00Z">
        <w:r>
          <w:t xml:space="preserve"> </w:t>
        </w:r>
      </w:ins>
      <w:ins w:id="14426" w:author="PR Preview" w:date="2026-01-01T00:00:00Z">
        <w:r>
          <w:t xml:space="preserve">$h(\mathord{\smash[b]{\underset{\raise.3ex\hbox{$\scriptstyle\sim$}}{x}}\vphantom{x}}, \mathord{\smash[b]{\underset{\raise.3ex\hbox{$\scriptstyle\sim$}}{x}}\vphantom{x}}) = x_1^2 + x_2^2$</w:t>
        </w:r>
      </w:ins>
      <w:ins w:id="14427" w:author="PR Preview" w:date="2026-01-01T00:00:00Z">
        <w:r>
          <w:t xml:space="preserve"> </w:t>
        </w:r>
      </w:ins>
      <w:ins w:id="14428" w:author="PR Preview" w:date="2026-01-01T00:00:00Z">
        <w:r>
          <w:t xml:space="preserve">is a sum of squares.</w:t>
        </w:r>
      </w:ins>
      <w:ins w:id="14429" w:author="PR Preview" w:date="2026-01-01T00:00:00Z">
        <w:r>
          <w:t xml:space="preserve"> </w:t>
        </w:r>
      </w:ins>
      <w:ins w:id="14430" w:author="PR Preview" w:date="2026-01-01T00:00:00Z">
        <w:r>
          <w:t xml:space="preserve">It is not linear in the first slot:</w:t>
        </w:r>
      </w:ins>
      <w:ins w:id="14431" w:author="PR Preview" w:date="2026-01-01T00:00:00Z">
        <w:r>
          <w:t xml:space="preserve"> </w:t>
        </w:r>
      </w:ins>
      <w:ins w:id="14432" w:author="PR Preview" w:date="2026-01-01T00:00:00Z">
        <w:r>
          <w:t xml:space="preserve">take</w:t>
        </w:r>
      </w:ins>
    </w:p>
    <w:p>
      <w:pPr>
        <w:pStyle w:val="BodyText"/>
      </w:pPr>
      <w:ins w:id="14433" w:author="PR Preview" w:date="2026-01-01T00:00:00Z">
        <w:r>
          <w:t xml:space="preserve">$$
    \begin{aligned}
    \mathord{\smash[b]{\underset{\raise.3ex\hbox{$\scriptstyle\sim$}}{x}}\vphantom{x}}&amp;= \mathord{\smash[b]{\underset{\raise.3ex\hbox{$\scriptstyle\sim$}}{y}}\vphantom{y}}\\
    &amp;= (1, 0),
    \end{aligned}
    $$</w:t>
        </w:r>
      </w:ins>
    </w:p>
    <w:p>
      <w:pPr>
        <w:numPr>
          <w:ilvl w:val="0"/>
          <w:numId w:val="1000"/>
        </w:numPr>
      </w:pPr>
      <m:oMath>
        <m:r>
          <m:t>a</m:t>
        </m:r>
        <m:r>
          <m:rPr>
            <m:sty m:val="p"/>
          </m:rPr>
          <m:t>=</m:t>
        </m:r>
        <m:r>
          <m:rPr>
            <m:sty m:val="p"/>
          </m:rPr>
          <m:t>−</m:t>
        </m:r>
        <m:r>
          <m:t>1</m:t>
        </m:r>
      </m:oMath>
      <w:r>
        <w:t xml:space="preserve"> </w:t>
      </w:r>
      <w:r>
        <w:t xml:space="preserve">and</w:t>
      </w:r>
      <w:r>
        <w:t xml:space="preserve"> </w:t>
      </w:r>
      <m:oMath>
        <m:r>
          <m:t>b</m:t>
        </m:r>
        <m:r>
          <m:rPr>
            <m:sty m:val="p"/>
          </m:rPr>
          <m:t>=</m:t>
        </m:r>
        <m:r>
          <m:t>0</m:t>
        </m:r>
      </m:oMath>
      <w:r>
        <w:t xml:space="preserve">;</w:t>
      </w:r>
      <w:r>
        <w:t xml:space="preserve"> </w:t>
      </w:r>
      <w:r>
        <w:t xml:space="preserve">then</w:t>
      </w:r>
    </w:p>
    <w:p>
      <w:pPr>
        <w:pStyle w:val="BodyText"/>
      </w:pPr>
      <m:oMathPara>
        <m:oMathParaPr>
          <m:jc m:val="center"/>
        </m:oMathParaPr>
        <m:oMath>
          <m:eqArr>
            <m:e>
              <m:r>
                <m:t>h</m:t>
              </m:r>
              <m:r>
                <m:rPr>
                  <m:sty m:val="p"/>
                </m:rPr>
                <m:t>(</m:t>
              </m:r>
              <m:r>
                <m:t>a</m:t>
              </m:r>
              <m:r>
                <m:t> </m:t>
              </m:r>
              <m:limLow>
                <m:e>
                  <m:r>
                    <m:t>x</m:t>
                  </m:r>
                </m:e>
                <m:lim>
                  <m:r>
                    <m:rPr>
                      <m:sty m:val="p"/>
                    </m:rPr>
                    <m:t>∼</m:t>
                  </m:r>
                </m:lim>
              </m:limLow>
              <m:r>
                <m:rPr>
                  <m:sty m:val="p"/>
                </m:rPr>
                <m:t>,</m:t>
              </m:r>
              <m:limLow>
                <m:e>
                  <m:r>
                    <m:t>y</m:t>
                  </m:r>
                </m:e>
                <m:lim>
                  <m:r>
                    <m:rPr>
                      <m:sty m:val="p"/>
                    </m:rPr>
                    <m:t>∼</m:t>
                  </m:r>
                </m:lim>
              </m:limLow>
              <m:r>
                <m:rPr>
                  <m:sty m:val="p"/>
                </m:rPr>
                <m:t>)</m:t>
              </m:r>
              <m:r>
                <m:t>&amp;</m:t>
              </m:r>
              <m:r>
                <m:rPr>
                  <m:sty m:val="p"/>
                </m:rPr>
                <m:t>=</m:t>
              </m:r>
              <m:r>
                <m:t>​</m:t>
              </m:r>
              <m:d>
                <m:dPr>
                  <m:begChr m:val="|"/>
                  <m:sepChr m:val=""/>
                  <m:endChr m:val="|"/>
                  <m:grow/>
                </m:dPr>
                <m:e>
                  <m:r>
                    <m:rPr>
                      <m:sty m:val="p"/>
                    </m:rPr>
                    <m:t>(</m:t>
                  </m:r>
                  <m:r>
                    <m:rPr>
                      <m:sty m:val="p"/>
                    </m:rPr>
                    <m:t>−</m:t>
                  </m:r>
                  <m:r>
                    <m:t>1</m:t>
                  </m:r>
                  <m:r>
                    <m:rPr>
                      <m:sty m:val="p"/>
                    </m:rPr>
                    <m:t>)</m:t>
                  </m:r>
                  <m:r>
                    <m:rPr>
                      <m:sty m:val="p"/>
                    </m:rPr>
                    <m:t>⋅</m:t>
                  </m:r>
                  <m:r>
                    <m:t>1</m:t>
                  </m:r>
                </m:e>
              </m:d>
              <m:r>
                <m:t>​</m:t>
              </m:r>
              <m:r>
                <m:rPr>
                  <m:sty m:val="p"/>
                </m:rPr>
                <m:t>+</m:t>
              </m:r>
              <m:r>
                <m:t>​</m:t>
              </m:r>
              <m:d>
                <m:dPr>
                  <m:begChr m:val="|"/>
                  <m:sepChr m:val=""/>
                  <m:endChr m:val="|"/>
                  <m:grow/>
                </m:dPr>
                <m:e>
                  <m:r>
                    <m:t>0</m:t>
                  </m:r>
                  <m:r>
                    <m:rPr>
                      <m:sty m:val="p"/>
                    </m:rPr>
                    <m:t>⋅</m:t>
                  </m:r>
                  <m:r>
                    <m:t>0</m:t>
                  </m:r>
                </m:e>
              </m:d>
              <m:r>
                <m:t>​</m:t>
              </m:r>
            </m:e>
            <m:e>
              <m:r>
                <m:t>&amp;</m:t>
              </m:r>
              <m:r>
                <m:rPr>
                  <m:sty m:val="p"/>
                </m:rPr>
                <m:t>=</m:t>
              </m:r>
              <m:r>
                <m:t>1</m:t>
              </m:r>
              <m:r>
                <m:rPr>
                  <m:sty m:val="p"/>
                </m:rPr>
                <m:t>,</m:t>
              </m:r>
            </m:e>
          </m:eqArr>
        </m:oMath>
      </m:oMathPara>
    </w:p>
    <w:p>
      <w:pPr>
        <w:pStyle w:val="BodyText"/>
      </w:pPr>
      <w:ins w:id="14434" w:author="PR Preview" w:date="2026-01-01T00:00:00Z">
        <w:r>
          <w:t xml:space="preserve">$$
    \begin{aligned}
    h(a\,\mathord{\smash[b]{\underset{\raise.3ex\hbox{$\scriptstyle\sim$}}{x}}\vphantom{x}}, \mathord{\smash[b]{\underset{\raise.3ex\hbox{$\scriptstyle\sim$}}{y}}\vphantom{y}}) &amp;= \mathopen{}\left|(-1) \cdot 1\right|\mathclose{} + \mathopen{}\left|0 \cdot 0\right|\mathclose{} \\
    &amp;= 1,
    \end{aligned}
    $$</w:t>
        </w:r>
      </w:ins>
    </w:p>
    <w:p>
      <w:pPr>
        <w:numPr>
          <w:ilvl w:val="0"/>
          <w:numId w:val="1000"/>
        </w:numPr>
      </w:pPr>
      <w:r>
        <w:t xml:space="preserve">while</w:t>
      </w:r>
    </w:p>
    <w:p>
      <w:pPr>
        <w:pStyle w:val="BodyText"/>
      </w:pPr>
      <m:oMathPara>
        <m:oMathParaPr>
          <m:jc m:val="center"/>
        </m:oMathParaPr>
        <m:oMath>
          <m:eqArr>
            <m:e>
              <m:r>
                <m:t>a</m:t>
              </m:r>
              <m:r>
                <m:t> </m:t>
              </m:r>
              <m:r>
                <m:t>h</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r>
                <m:rPr>
                  <m:sty m:val="p"/>
                </m:rPr>
                <m:t>(</m:t>
              </m:r>
              <m:r>
                <m:rPr>
                  <m:sty m:val="p"/>
                </m:rPr>
                <m:t>−</m:t>
              </m:r>
              <m:r>
                <m:t>1</m:t>
              </m:r>
              <m:r>
                <m:rPr>
                  <m:sty m:val="p"/>
                </m:rPr>
                <m:t>)</m:t>
              </m:r>
              <m:r>
                <m:rPr>
                  <m:sty m:val="p"/>
                </m:rPr>
                <m:t>⋅</m:t>
              </m:r>
              <m:r>
                <m:rPr>
                  <m:sty m:val="p"/>
                </m:rPr>
                <m:t>(</m:t>
              </m:r>
              <m:r>
                <m:t>​</m:t>
              </m:r>
              <m:d>
                <m:dPr>
                  <m:begChr m:val="|"/>
                  <m:sepChr m:val=""/>
                  <m:endChr m:val="|"/>
                  <m:grow/>
                </m:dPr>
                <m:e>
                  <m:r>
                    <m:t>1</m:t>
                  </m:r>
                  <m:r>
                    <m:rPr>
                      <m:sty m:val="p"/>
                    </m:rPr>
                    <m:t>⋅</m:t>
                  </m:r>
                  <m:r>
                    <m:t>1</m:t>
                  </m:r>
                </m:e>
              </m:d>
              <m:r>
                <m:t>​</m:t>
              </m:r>
              <m:r>
                <m:rPr>
                  <m:sty m:val="p"/>
                </m:rPr>
                <m:t>+</m:t>
              </m:r>
              <m:r>
                <m:t>​</m:t>
              </m:r>
              <m:d>
                <m:dPr>
                  <m:begChr m:val="|"/>
                  <m:sepChr m:val=""/>
                  <m:endChr m:val="|"/>
                  <m:grow/>
                </m:dPr>
                <m:e>
                  <m:r>
                    <m:t>0</m:t>
                  </m:r>
                  <m:r>
                    <m:rPr>
                      <m:sty m:val="p"/>
                    </m:rPr>
                    <m:t>⋅</m:t>
                  </m:r>
                  <m:r>
                    <m:t>0</m:t>
                  </m:r>
                </m:e>
              </m:d>
              <m:r>
                <m:t>​</m:t>
              </m:r>
              <m:r>
                <m:rPr>
                  <m:sty m:val="p"/>
                </m:rPr>
                <m:t>)</m:t>
              </m:r>
            </m:e>
            <m:e>
              <m:r>
                <m:t>&amp;</m:t>
              </m:r>
              <m:r>
                <m:rPr>
                  <m:sty m:val="p"/>
                </m:rPr>
                <m:t>=</m:t>
              </m:r>
              <m:r>
                <m:rPr>
                  <m:sty m:val="p"/>
                </m:rPr>
                <m:t>−</m:t>
              </m:r>
              <m:r>
                <m:t>1</m:t>
              </m:r>
              <m:r>
                <m:rPr>
                  <m:sty m:val="p"/>
                </m:rPr>
                <m:t>.</m:t>
              </m:r>
            </m:e>
          </m:eqArr>
        </m:oMath>
      </m:oMathPara>
    </w:p>
    <w:p>
      <w:pPr>
        <w:pStyle w:val="FirstParagraph"/>
      </w:pPr>
      <w:del w:id="14435" w:author="PR Preview" w:date="2026-01-01T00:00:00Z">
        <w:r>
          <w:rPr>
            <w:b/>
            <w:bCs/>
          </w:rPr>
          <w:delText xml:space="preserve">Definition 70 (Orthogonality in an inner product space)</w:delText>
        </w:r>
      </w:del>
      <w:del w:id="14436" w:author="PR Preview" w:date="2026-01-01T00:00:00Z">
        <w:r>
          <w:delText xml:space="preserve"> </w:delText>
        </w:r>
      </w:del>
      <w:del w:id="14437" w:author="PR Preview" w:date="2026-01-01T00:00:00Z">
        <w:r>
          <w:delText xml:space="preserve">In an inner product space (</w:delText>
        </w:r>
      </w:del>
      <w:hyperlink w:anchor="def-inner-product-space">
        <w:del w:id="14438" w:author="PR Preview" w:date="2026-01-01T00:00:00Z">
          <w:r>
            <w:rPr>
              <w:rStyle w:val="Hyperlink"/>
            </w:rPr>
            <w:delText xml:space="preserve">Definition 69</w:delText>
          </w:r>
        </w:del>
      </w:hyperlink>
      <w:del w:id="14439" w:author="PR Preview" w:date="2026-01-01T00:00:00Z">
        <w:r>
          <w:delText xml:space="preserve">)</w:delText>
        </w:r>
      </w:del>
      <w:del w:id="14440" w:author="PR Preview" w:date="2026-01-01T00:00:00Z">
        <w:r>
          <w:delText xml:space="preserve"> </w:delText>
        </w:r>
      </w:del>
      <w:del w:id="14441" w:author="PR Preview" w:date="2026-01-01T00:00:00Z">
        <w:r>
          <w:delText xml:space="preserve">with inner product</w:delText>
        </w:r>
      </w:del>
      <w:del w:id="14442"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4443" w:author="PR Preview" w:date="2026-01-01T00:00:00Z">
        <w:r>
          <w:delText xml:space="preserve">,</w:delText>
        </w:r>
      </w:del>
      <w:del w:id="14444" w:author="PR Preview" w:date="2026-01-01T00:00:00Z">
        <w:r>
          <w:delText xml:space="preserve"> </w:delText>
        </w:r>
      </w:del>
      <w:del w:id="14445" w:author="PR Preview" w:date="2026-01-01T00:00:00Z">
        <w:r>
          <w:delText xml:space="preserve">two vectors</w:delText>
        </w:r>
      </w:del>
      <w:del w:id="14446" w:author="PR Preview" w:date="2026-01-01T00:00:00Z">
        <w:r>
          <w:delText xml:space="preserve"> </w:delText>
        </w:r>
      </w:del>
      <m:oMath>
        <m:limLow>
          <m:e>
            <m:r>
              <m:t>x</m:t>
            </m:r>
          </m:e>
          <m:lim>
            <m:r>
              <m:rPr>
                <m:sty m:val="p"/>
              </m:rPr>
              <m:t>∼</m:t>
            </m:r>
          </m:lim>
        </m:limLow>
      </m:oMath>
      <w:del w:id="14447" w:author="PR Preview" w:date="2026-01-01T00:00:00Z">
        <w:r>
          <w:delText xml:space="preserve"> </w:delText>
        </w:r>
      </w:del>
      <w:del w:id="14448" w:author="PR Preview" w:date="2026-01-01T00:00:00Z">
        <w:r>
          <w:delText xml:space="preserve">and</w:delText>
        </w:r>
      </w:del>
      <w:del w:id="14449" w:author="PR Preview" w:date="2026-01-01T00:00:00Z">
        <w:r>
          <w:delText xml:space="preserve"> </w:delText>
        </w:r>
      </w:del>
      <m:oMath>
        <m:limLow>
          <m:e>
            <m:r>
              <m:t>y</m:t>
            </m:r>
          </m:e>
          <m:lim>
            <m:r>
              <m:rPr>
                <m:sty m:val="p"/>
              </m:rPr>
              <m:t>∼</m:t>
            </m:r>
          </m:lim>
        </m:limLow>
      </m:oMath>
      <w:del w:id="14450" w:author="PR Preview" w:date="2026-01-01T00:00:00Z">
        <w:r>
          <w:delText xml:space="preserve"> </w:delText>
        </w:r>
      </w:del>
      <w:del w:id="14451" w:author="PR Preview" w:date="2026-01-01T00:00:00Z">
        <w:r>
          <w:delText xml:space="preserve">are</w:delText>
        </w:r>
      </w:del>
      <w:del w:id="14452" w:author="PR Preview" w:date="2026-01-01T00:00:00Z">
        <w:r>
          <w:delText xml:space="preserve"> </w:delText>
        </w:r>
      </w:del>
      <w:del w:id="14453" w:author="PR Preview" w:date="2026-01-01T00:00:00Z">
        <w:r>
          <w:rPr>
            <w:b/>
            <w:bCs/>
          </w:rPr>
          <w:delText xml:space="preserve">orthogonal with respect to</w:delText>
        </w:r>
      </w:del>
      <w:del w:id="14454"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14455" w:author="PR Preview" w:date="2026-01-01T00:00:00Z">
        <w:r>
          <w:delText xml:space="preserve">,</w:delText>
        </w:r>
      </w:del>
      <w:del w:id="14456" w:author="PR Preview" w:date="2026-01-01T00:00:00Z">
        <w:r>
          <w:delText xml:space="preserve"> </w:delText>
        </w:r>
      </w:del>
      <w:del w:id="14457" w:author="PR Preview" w:date="2026-01-01T00:00:00Z">
        <w:r>
          <w:delText xml:space="preserve">written</w:delText>
        </w:r>
      </w:del>
      <w:del w:id="1445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459" w:author="PR Preview" w:date="2026-01-01T00:00:00Z">
        <w:r>
          <w:delText xml:space="preserve">, if</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0</m:t>
          </m:r>
        </m:oMath>
      </m:oMathPara>
    </w:p>
    <w:p>
      <w:pPr>
        <w:pStyle w:val="BodyText"/>
      </w:pPr>
      <w:ins w:id="14460" w:author="PR Preview" w:date="2026-01-01T00:00:00Z">
        <w:r>
          <w:t xml:space="preserve">$$
    \begin{aligned}
    a\,h(\mathord{\smash[b]{\underset{\raise.3ex\hbox{$\scriptstyle\sim$}}{x}}\vphantom{x}}, \mathord{\smash[b]{\underset{\raise.3ex\hbox{$\scriptstyle\sim$}}{y}}\vphantom{y}}) &amp;= (-1) \cdot(\mathopen{}\left|1 \cdot 1\right|\mathclose{} + \mathopen{}\left|0 \cdot 0\right|\mathclose{}) \\
    &amp;= -1.
    \end{aligned}
    $$</w:t>
        </w:r>
      </w:ins>
    </w:p>
    <w:bookmarkEnd w:id="348"/>
    <w:bookmarkStart w:id="349" w:name="def-orthogonal-inner-product"/>
    <w:p>
      <w:pPr>
        <w:pStyle w:val="FirstParagraph"/>
      </w:pPr>
      <w:ins w:id="14461" w:author="PR Preview" w:date="2026-01-01T00:00:00Z">
        <w:r>
          <w:rPr>
            <w:b/>
            <w:bCs/>
          </w:rPr>
          <w:t xml:space="preserve">Definition 70 (Orthogonality in an inner product space)</w:t>
        </w:r>
      </w:ins>
      <w:ins w:id="14462" w:author="PR Preview" w:date="2026-01-01T00:00:00Z">
        <w:r>
          <w:t xml:space="preserve"> </w:t>
        </w:r>
      </w:ins>
      <w:ins w:id="14463" w:author="PR Preview" w:date="2026-01-01T00:00:00Z">
        <w:r>
          <w:t xml:space="preserve">In an inner product space (</w:t>
        </w:r>
      </w:ins>
      <w:hyperlink w:anchor="def-inner-product-space">
        <w:ins w:id="14464" w:author="PR Preview" w:date="2026-01-01T00:00:00Z">
          <w:r>
            <w:rPr>
              <w:rStyle w:val="Hyperlink"/>
            </w:rPr>
            <w:t xml:space="preserve">Definition 69</w:t>
          </w:r>
        </w:ins>
      </w:hyperlink>
      <w:ins w:id="14465" w:author="PR Preview" w:date="2026-01-01T00:00:00Z">
        <w:r>
          <w:t xml:space="preserve">)</w:t>
        </w:r>
      </w:ins>
      <w:ins w:id="14466" w:author="PR Preview" w:date="2026-01-01T00:00:00Z">
        <w:r>
          <w:t xml:space="preserve"> </w:t>
        </w:r>
      </w:ins>
      <w:ins w:id="14467" w:author="PR Preview" w:date="2026-01-01T00:00:00Z">
        <w:r>
          <w:t xml:space="preserve">with inner product</w:t>
        </w:r>
      </w:ins>
      <w:ins w:id="14468"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4469" w:author="PR Preview" w:date="2026-01-01T00:00:00Z">
        <w:r>
          <w:t xml:space="preserve">,</w:t>
        </w:r>
      </w:ins>
      <w:ins w:id="14470" w:author="PR Preview" w:date="2026-01-01T00:00:00Z">
        <w:r>
          <w:t xml:space="preserve"> </w:t>
        </w:r>
      </w:ins>
      <w:ins w:id="14471" w:author="PR Preview" w:date="2026-01-01T00:00:00Z">
        <w:r>
          <w:t xml:space="preserve">two vectors</w:t>
        </w:r>
      </w:ins>
      <w:ins w:id="14472" w:author="PR Preview" w:date="2026-01-01T00:00:00Z">
        <w:r>
          <w:t xml:space="preserve"> </w:t>
        </w:r>
      </w:ins>
      <w:ins w:id="14473" w:author="PR Preview" w:date="2026-01-01T00:00:00Z">
        <w:r>
          <w:t xml:space="preserve">$\mathord{\smash[b]{\underset{\raise.3ex\hbox{$\scriptstyle\sim$}}{x}}\vphantom{x}}$</w:t>
        </w:r>
      </w:ins>
      <w:ins w:id="14474" w:author="PR Preview" w:date="2026-01-01T00:00:00Z">
        <w:r>
          <w:t xml:space="preserve"> </w:t>
        </w:r>
      </w:ins>
      <w:ins w:id="14475" w:author="PR Preview" w:date="2026-01-01T00:00:00Z">
        <w:r>
          <w:t xml:space="preserve">and</w:t>
        </w:r>
      </w:ins>
      <w:ins w:id="14476" w:author="PR Preview" w:date="2026-01-01T00:00:00Z">
        <w:r>
          <w:t xml:space="preserve"> </w:t>
        </w:r>
      </w:ins>
      <w:ins w:id="14477" w:author="PR Preview" w:date="2026-01-01T00:00:00Z">
        <w:r>
          <w:t xml:space="preserve">$\mathord{\smash[b]{\underset{\raise.3ex\hbox{$\scriptstyle\sim$}}{y}}\vphantom{y}}$</w:t>
        </w:r>
      </w:ins>
      <w:ins w:id="14478" w:author="PR Preview" w:date="2026-01-01T00:00:00Z">
        <w:r>
          <w:t xml:space="preserve"> </w:t>
        </w:r>
      </w:ins>
      <w:ins w:id="14479" w:author="PR Preview" w:date="2026-01-01T00:00:00Z">
        <w:r>
          <w:t xml:space="preserve">are</w:t>
        </w:r>
      </w:ins>
      <w:ins w:id="14480" w:author="PR Preview" w:date="2026-01-01T00:00:00Z">
        <w:r>
          <w:t xml:space="preserve"> </w:t>
        </w:r>
      </w:ins>
      <w:ins w:id="14481" w:author="PR Preview" w:date="2026-01-01T00:00:00Z">
        <w:r>
          <w:rPr>
            <w:b/>
            <w:bCs/>
          </w:rPr>
          <w:t xml:space="preserve">orthogonal with respect to</w:t>
        </w:r>
      </w:ins>
      <w:ins w:id="14482"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14483" w:author="PR Preview" w:date="2026-01-01T00:00:00Z">
        <w:r>
          <w:t xml:space="preserve">,</w:t>
        </w:r>
      </w:ins>
      <w:ins w:id="14484" w:author="PR Preview" w:date="2026-01-01T00:00:00Z">
        <w:r>
          <w:t xml:space="preserve"> </w:t>
        </w:r>
      </w:ins>
      <w:ins w:id="14485" w:author="PR Preview" w:date="2026-01-01T00:00:00Z">
        <w:r>
          <w:t xml:space="preserve">written</w:t>
        </w:r>
      </w:ins>
      <w:ins w:id="14486" w:author="PR Preview" w:date="2026-01-01T00:00:00Z">
        <w:r>
          <w:t xml:space="preserve"> </w:t>
        </w:r>
      </w:ins>
      <w:ins w:id="14487" w:author="PR Preview" w:date="2026-01-01T00:00:00Z">
        <w:r>
          <w:t xml:space="preserve">$\mathord{\smash[b]{\underset{\raise.3ex\hbox{$\scriptstyle\sim$}}{x}}\vphantom{x}}\perp \mathord{\smash[b]{\underset{\raise.3ex\hbox{$\scriptstyle\sim$}}{y}}\vphantom{y}}$</w:t>
        </w:r>
      </w:ins>
      <w:ins w:id="14488" w:author="PR Preview" w:date="2026-01-01T00:00:00Z">
        <w:r>
          <w:t xml:space="preserve">, if</w:t>
        </w:r>
      </w:ins>
    </w:p>
    <w:p>
      <w:pPr>
        <w:pStyle w:val="BodyText"/>
      </w:pPr>
      <w:ins w:id="14489" w:author="PR Preview" w:date="2026-01-01T00:00:00Z">
        <w:r>
          <w:t xml:space="preserve">$$\mathopen{}\left\langle \mathord{\smash[b]{\underset{\raise.3ex\hbox{$\scriptstyle\sim$}}{x}}\vphantom{x}}, \mathord{\smash[b]{\underset{\raise.3ex\hbox{$\scriptstyle\sim$}}{y}}\vphantom{y}}\right\rangle\mathclose{} = 0$$</w:t>
        </w:r>
      </w:ins>
    </w:p>
    <w:p>
      <w:pPr>
        <w:pStyle w:val="FirstParagraph"/>
      </w:pPr>
      <w:r>
        <w:t xml:space="preserve">(Banerjee and Roy 2014, Definition 7.3, p. 181)</w:t>
      </w:r>
      <w:r>
        <w:t xml:space="preserve">.</w:t>
      </w:r>
    </w:p>
    <w:bookmarkEnd w:id="349"/>
    <w:bookmarkStart w:id="350" w:name="exm-orthogonal-inner-product"/>
    <w:p>
      <w:pPr>
        <w:pStyle w:val="BodyText"/>
      </w:pPr>
      <w:del w:id="14490" w:author="PR Preview" w:date="2026-01-01T00:00:00Z">
        <w:r>
          <w:rPr>
            <w:b/>
            <w:bCs/>
          </w:rPr>
          <w:delText xml:space="preserve">Example 101 (Orthogonality depends on the inner product)</w:delText>
        </w:r>
      </w:del>
      <w:del w:id="14491" w:author="PR Preview" w:date="2026-01-01T00:00:00Z">
        <w:r>
          <w:delText xml:space="preserve"> </w:delText>
        </w:r>
      </w:del>
      <w:del w:id="14492" w:author="PR Preview" w:date="2026-01-01T00:00:00Z">
        <w:r>
          <w:delText xml:space="preserve">Take the weighted inner product of</w:delText>
        </w:r>
      </w:del>
      <w:del w:id="14493" w:author="PR Preview" w:date="2026-01-01T00:00:00Z">
        <w:r>
          <w:delText xml:space="preserve"> </w:delText>
        </w:r>
      </w:del>
      <w:hyperlink w:anchor="exm-weighted-inner-product">
        <w:del w:id="14494" w:author="PR Preview" w:date="2026-01-01T00:00:00Z">
          <w:r>
            <w:rPr>
              <w:rStyle w:val="Hyperlink"/>
            </w:rPr>
            <w:delText xml:space="preserve">Example 99</w:delText>
          </w:r>
        </w:del>
      </w:hyperlink>
      <w:del w:id="14495" w:author="PR Preview" w:date="2026-01-01T00:00:00Z">
        <w:r>
          <w:delText xml:space="preserve"> </w:delText>
        </w:r>
      </w:del>
      <w:del w:id="14496" w:author="PR Preview" w:date="2026-01-01T00:00:00Z">
        <w:r>
          <w:delText xml:space="preserve">with</w:delText>
        </w:r>
      </w:del>
      <w:del w:id="14497" w:author="PR Preview" w:date="2026-01-01T00:00:00Z">
        <w:r>
          <w:delText xml:space="preserve"> </w:delText>
        </w:r>
      </w:del>
      <m:oMath>
        <m:limLow>
          <m:e>
            <m:r>
              <m:t>c</m:t>
            </m:r>
          </m:e>
          <m:lim>
            <m:r>
              <m:rPr>
                <m:sty m:val="p"/>
              </m:rPr>
              <m:t>∼</m:t>
            </m:r>
          </m:lim>
        </m:limLow>
        <m:r>
          <m:rPr>
            <m:sty m:val="p"/>
          </m:rPr>
          <m:t>=</m:t>
        </m:r>
        <m:r>
          <m:rPr>
            <m:sty m:val="p"/>
          </m:rPr>
          <m:t>(</m:t>
        </m:r>
        <m:r>
          <m:t>2</m:t>
        </m:r>
        <m:r>
          <m:rPr>
            <m:sty m:val="p"/>
          </m:rPr>
          <m:t>,</m:t>
        </m:r>
        <m:r>
          <m:t>1</m:t>
        </m:r>
        <m:r>
          <m:rPr>
            <m:sty m:val="p"/>
          </m:rPr>
          <m:t>)</m:t>
        </m:r>
      </m:oMath>
      <w:del w:id="14498" w:author="PR Preview" w:date="2026-01-01T00:00:00Z">
        <w:r>
          <w:delText xml:space="preserve">,</w:delText>
        </w:r>
      </w:del>
      <w:del w:id="14499" w:author="PR Preview" w:date="2026-01-01T00:00:00Z">
        <w:r>
          <w:delText xml:space="preserve"> </w:delText>
        </w:r>
      </w:del>
      <w:del w:id="14500" w:author="PR Preview" w:date="2026-01-01T00:00:00Z">
        <w:r>
          <w:delText xml:space="preserve">and let</w:delText>
        </w:r>
      </w:del>
      <w:del w:id="14501"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4502" w:author="PR Preview" w:date="2026-01-01T00:00:00Z">
        <w:r>
          <w:delText xml:space="preserve"> </w:delText>
        </w:r>
      </w:del>
      <w:del w:id="14503" w:author="PR Preview" w:date="2026-01-01T00:00:00Z">
        <w:r>
          <w:delText xml:space="preserve">and</w:delText>
        </w:r>
      </w:del>
      <w:del w:id="14504"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rPr>
            <m:sty m:val="p"/>
          </m:rPr>
          <m:t>−</m:t>
        </m:r>
        <m:r>
          <m:t>1</m:t>
        </m:r>
        <m:r>
          <m:rPr>
            <m:sty m:val="p"/>
          </m:rPr>
          <m:t>)</m:t>
        </m:r>
      </m:oMath>
      <w:del w:id="14505" w:author="PR Preview" w:date="2026-01-01T00:00:00Z">
        <w:r>
          <w:delText xml:space="preserve">.</w:delText>
        </w:r>
      </w:del>
      <w:del w:id="14506" w:author="PR Preview" w:date="2026-01-01T00:00:00Z">
        <w:r>
          <w:delText xml:space="preserve"> </w:delText>
        </w:r>
      </w:del>
      <w:del w:id="14507" w:author="PR Preview" w:date="2026-01-01T00:00:00Z">
        <w:r>
          <w:delText xml:space="preserve">Then</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limLow>
                    <m:e>
                      <m:r>
                        <m:t>c</m:t>
                      </m:r>
                    </m:e>
                    <m:lim>
                      <m:r>
                        <m:rPr>
                          <m:sty m:val="p"/>
                        </m:rPr>
                        <m:t>∼</m:t>
                      </m:r>
                    </m:lim>
                  </m:limLow>
                </m:sub>
              </m:sSub>
              <m:r>
                <m:t>&amp;</m:t>
              </m:r>
              <m:r>
                <m:rPr>
                  <m:sty m:val="p"/>
                </m:rPr>
                <m:t>=</m:t>
              </m:r>
              <m:r>
                <m:t>2</m:t>
              </m:r>
              <m:r>
                <m:rPr>
                  <m:sty m:val="p"/>
                </m:rPr>
                <m:t>⋅</m:t>
              </m:r>
              <m:r>
                <m:t>1</m:t>
              </m:r>
              <m:r>
                <m:rPr>
                  <m:sty m:val="p"/>
                </m:rPr>
                <m:t>⋅</m:t>
              </m:r>
              <m:r>
                <m:t>1</m:t>
              </m:r>
              <m:r>
                <m:rPr>
                  <m:sty m:val="p"/>
                </m:rPr>
                <m:t>+</m:t>
              </m:r>
              <m:r>
                <m:t>1</m:t>
              </m:r>
              <m:r>
                <m:rPr>
                  <m:sty m:val="p"/>
                </m:rPr>
                <m:t>⋅</m:t>
              </m:r>
              <m:r>
                <m:t>2</m:t>
              </m:r>
              <m:r>
                <m:rPr>
                  <m:sty m:val="p"/>
                </m:rPr>
                <m:t>⋅</m:t>
              </m:r>
              <m:r>
                <m:rPr>
                  <m:sty m:val="p"/>
                </m:rPr>
                <m:t>(</m:t>
              </m:r>
              <m:r>
                <m:rPr>
                  <m:sty m:val="p"/>
                </m:rPr>
                <m:t>−</m:t>
              </m:r>
              <m:r>
                <m:t>1</m:t>
              </m:r>
              <m:r>
                <m:rPr>
                  <m:sty m:val="p"/>
                </m:rPr>
                <m:t>)</m:t>
              </m:r>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r>
                <m:rPr>
                  <m:nor/>
                  <m:sty m:val="p"/>
                </m:rPr>
                <m:t>)</m:t>
              </m:r>
            </m:e>
            <m:e>
              <m:r>
                <m:t>&amp;</m:t>
              </m:r>
              <m:r>
                <m:rPr>
                  <m:sty m:val="p"/>
                </m:rPr>
                <m:t>=</m:t>
              </m:r>
              <m:r>
                <m:t>2</m:t>
              </m:r>
              <m:r>
                <m:rPr>
                  <m:sty m:val="p"/>
                </m:rPr>
                <m:t>−</m:t>
              </m:r>
              <m:r>
                <m:t>2</m:t>
              </m:r>
              <m:r>
                <m:t>&amp;</m:t>
              </m:r>
              <m:r>
                <m:t>&amp;</m:t>
              </m:r>
              <m:r>
                <m:rPr>
                  <m:nor/>
                  <m:sty m:val="p"/>
                </m:rPr>
                <m:t>(multiply)</m:t>
              </m:r>
            </m:e>
            <m:e>
              <m:r>
                <m:t>&amp;</m:t>
              </m:r>
              <m:r>
                <m:rPr>
                  <m:sty m:val="p"/>
                </m:rPr>
                <m:t>=</m:t>
              </m:r>
              <m:r>
                <m:t>0</m:t>
              </m:r>
              <m:r>
                <m:rPr>
                  <m:sty m:val="p"/>
                </m:rPr>
                <m:t>,</m:t>
              </m:r>
              <m:r>
                <m:t>&amp;</m:t>
              </m:r>
              <m:r>
                <m:t>&amp;</m:t>
              </m:r>
              <m:r>
                <m:rPr>
                  <m:nor/>
                  <m:sty m:val="p"/>
                </m:rPr>
                <m:t>(subtract)</m:t>
              </m:r>
            </m:e>
          </m:eqArr>
        </m:oMath>
      </m:oMathPara>
    </w:p>
    <w:p>
      <w:pPr>
        <w:pStyle w:val="FirstParagraph"/>
      </w:pPr>
      <w:del w:id="14508" w:author="PR Preview" w:date="2026-01-01T00:00:00Z">
        <w:r>
          <w:delText xml:space="preserve">so</w:delText>
        </w:r>
      </w:del>
      <w:del w:id="14509" w:author="PR Preview" w:date="2026-01-01T00:00:00Z">
        <w:r>
          <w:delText xml:space="preserve"> </w:delText>
        </w:r>
      </w:del>
      <m:oMath>
        <m:limLow>
          <m:e>
            <m:r>
              <m:t>x</m:t>
            </m:r>
          </m:e>
          <m:lim>
            <m:r>
              <m:rPr>
                <m:sty m:val="p"/>
              </m:rPr>
              <m:t>∼</m:t>
            </m:r>
          </m:lim>
        </m:limLow>
      </m:oMath>
      <w:del w:id="14510" w:author="PR Preview" w:date="2026-01-01T00:00:00Z">
        <w:r>
          <w:delText xml:space="preserve"> </w:delText>
        </w:r>
      </w:del>
      <w:del w:id="14511" w:author="PR Preview" w:date="2026-01-01T00:00:00Z">
        <w:r>
          <w:delText xml:space="preserve">and</w:delText>
        </w:r>
      </w:del>
      <w:del w:id="14512" w:author="PR Preview" w:date="2026-01-01T00:00:00Z">
        <w:r>
          <w:delText xml:space="preserve"> </w:delText>
        </w:r>
      </w:del>
      <m:oMath>
        <m:limLow>
          <m:e>
            <m:r>
              <m:t>y</m:t>
            </m:r>
          </m:e>
          <m:lim>
            <m:r>
              <m:rPr>
                <m:sty m:val="p"/>
              </m:rPr>
              <m:t>∼</m:t>
            </m:r>
          </m:lim>
        </m:limLow>
      </m:oMath>
      <w:del w:id="14513" w:author="PR Preview" w:date="2026-01-01T00:00:00Z">
        <w:r>
          <w:delText xml:space="preserve"> </w:delText>
        </w:r>
      </w:del>
      <w:del w:id="14514" w:author="PR Preview" w:date="2026-01-01T00:00:00Z">
        <w:r>
          <w:delText xml:space="preserve">are orthogonal with respect to</w:delText>
        </w:r>
      </w:del>
      <w:del w:id="14515" w:author="PR Preview" w:date="2026-01-01T00:00:00Z">
        <w:r>
          <w:delText xml:space="preserve"> </w:delText>
        </w:r>
      </w:del>
      <m:oMath>
        <m:r>
          <m:t>​</m:t>
        </m:r>
        <m:d>
          <m:dPr>
            <m:begChr m:val="⟨"/>
            <m:sepChr m:val=""/>
            <m:endChr m:val="⟩"/>
            <m:grow/>
          </m:dPr>
          <m:e>
            <m:r>
              <m:rPr>
                <m:sty m:val="p"/>
              </m:rPr>
              <m:t>⋅</m:t>
            </m:r>
            <m:r>
              <m:rPr>
                <m:sty m:val="p"/>
              </m:rPr>
              <m:t>,</m:t>
            </m:r>
            <m:r>
              <m:rPr>
                <m:sty m:val="p"/>
              </m:rPr>
              <m:t>⋅</m:t>
            </m:r>
          </m:e>
        </m:d>
        <m:sSub>
          <m:e>
            <m:r>
              <m:t>​</m:t>
            </m:r>
          </m:e>
          <m:sub>
            <m:limLow>
              <m:e>
                <m:r>
                  <m:t>c</m:t>
                </m:r>
              </m:e>
              <m:lim>
                <m:r>
                  <m:rPr>
                    <m:sty m:val="p"/>
                  </m:rPr>
                  <m:t>∼</m:t>
                </m:r>
              </m:lim>
            </m:limLow>
          </m:sub>
        </m:sSub>
      </m:oMath>
      <w:del w:id="14516" w:author="PR Preview" w:date="2026-01-01T00:00:00Z">
        <w:r>
          <w:delText xml:space="preserve">.</w:delText>
        </w:r>
      </w:del>
      <w:del w:id="14517" w:author="PR Preview" w:date="2026-01-01T00:00:00Z">
        <w:r>
          <w:delText xml:space="preserve"> </w:delText>
        </w:r>
      </w:del>
      <w:del w:id="14518" w:author="PR Preview" w:date="2026-01-01T00:00:00Z">
        <w:r>
          <w:delText xml:space="preserve">They are not orthogonal with respect to the dot product,</w:delText>
        </w:r>
      </w:del>
      <w:del w:id="14519" w:author="PR Preview" w:date="2026-01-01T00:00:00Z">
        <w:r>
          <w:delText xml:space="preserve"> </w:delText>
        </w:r>
      </w:del>
      <w:del w:id="14520" w:author="PR Preview" w:date="2026-01-01T00:00:00Z">
        <w:r>
          <w:delText xml:space="preserve">since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1</m:t>
              </m:r>
              <m:r>
                <m:rPr>
                  <m:sty m:val="p"/>
                </m:rPr>
                <m:t>+</m:t>
              </m:r>
              <m:r>
                <m:t>2</m:t>
              </m:r>
              <m:r>
                <m:rPr>
                  <m:sty m:val="p"/>
                </m:rPr>
                <m:t>⋅</m:t>
              </m:r>
              <m:r>
                <m:rPr>
                  <m:sty m:val="p"/>
                </m:rPr>
                <m:t>(</m:t>
              </m:r>
              <m:r>
                <m:rPr>
                  <m:sty m:val="p"/>
                </m:rPr>
                <m:t>−</m:t>
              </m:r>
              <m:r>
                <m:t>1</m:t>
              </m:r>
              <m:r>
                <m:rPr>
                  <m:sty m:val="p"/>
                </m:rPr>
                <m:t>)</m:t>
              </m:r>
            </m:e>
            <m:e>
              <m:r>
                <m:t>&amp;</m:t>
              </m:r>
              <m:r>
                <m:rPr>
                  <m:sty m:val="p"/>
                </m:rPr>
                <m:t>=</m:t>
              </m:r>
              <m:r>
                <m:rPr>
                  <m:sty m:val="p"/>
                </m:rPr>
                <m:t>−</m:t>
              </m:r>
              <m:r>
                <m:t>1</m:t>
              </m:r>
            </m:e>
            <m:e>
              <m:r>
                <m:t>&amp;</m:t>
              </m:r>
              <m:r>
                <m:rPr>
                  <m:sty m:val="p"/>
                </m:rPr>
                <m:t>≠</m:t>
              </m:r>
              <m:r>
                <m:t>0</m:t>
              </m:r>
              <m:r>
                <m:rPr>
                  <m:sty m:val="p"/>
                </m:rPr>
                <m:t>.</m:t>
              </m:r>
            </m:e>
          </m:eqArr>
        </m:oMath>
      </m:oMathPara>
    </w:p>
    <w:p>
      <w:pPr>
        <w:pStyle w:val="BodyText"/>
      </w:pPr>
      <w:ins w:id="14521" w:author="PR Preview" w:date="2026-01-01T00:00:00Z">
        <w:r>
          <w:rPr>
            <w:b/>
            <w:bCs/>
          </w:rPr>
          <w:t xml:space="preserve">Example 101 (Orthogonality depends on the inner product)</w:t>
        </w:r>
      </w:ins>
      <w:ins w:id="14522" w:author="PR Preview" w:date="2026-01-01T00:00:00Z">
        <w:r>
          <w:t xml:space="preserve"> </w:t>
        </w:r>
      </w:ins>
      <w:ins w:id="14523" w:author="PR Preview" w:date="2026-01-01T00:00:00Z">
        <w:r>
          <w:t xml:space="preserve">Take the weighted inner product of</w:t>
        </w:r>
      </w:ins>
      <w:ins w:id="14524" w:author="PR Preview" w:date="2026-01-01T00:00:00Z">
        <w:r>
          <w:t xml:space="preserve"> </w:t>
        </w:r>
      </w:ins>
      <w:hyperlink w:anchor="exm-weighted-inner-product">
        <w:ins w:id="14525" w:author="PR Preview" w:date="2026-01-01T00:00:00Z">
          <w:r>
            <w:rPr>
              <w:rStyle w:val="Hyperlink"/>
            </w:rPr>
            <w:t xml:space="preserve">Example 99</w:t>
          </w:r>
        </w:ins>
      </w:hyperlink>
      <w:ins w:id="14526" w:author="PR Preview" w:date="2026-01-01T00:00:00Z">
        <w:r>
          <w:t xml:space="preserve"> </w:t>
        </w:r>
      </w:ins>
      <w:ins w:id="14527" w:author="PR Preview" w:date="2026-01-01T00:00:00Z">
        <w:r>
          <w:t xml:space="preserve">with</w:t>
        </w:r>
      </w:ins>
      <w:ins w:id="14528" w:author="PR Preview" w:date="2026-01-01T00:00:00Z">
        <w:r>
          <w:t xml:space="preserve"> </w:t>
        </w:r>
      </w:ins>
      <w:ins w:id="14529" w:author="PR Preview" w:date="2026-01-01T00:00:00Z">
        <w:r>
          <w:t xml:space="preserve">$\mathord{\smash[b]{\underset{\raise.3ex\hbox{$\scriptstyle\sim$}}{c}}\vphantom{c}} = (2, 1)$</w:t>
        </w:r>
      </w:ins>
      <w:ins w:id="14530" w:author="PR Preview" w:date="2026-01-01T00:00:00Z">
        <w:r>
          <w:t xml:space="preserve">,</w:t>
        </w:r>
      </w:ins>
      <w:ins w:id="14531" w:author="PR Preview" w:date="2026-01-01T00:00:00Z">
        <w:r>
          <w:t xml:space="preserve"> </w:t>
        </w:r>
      </w:ins>
      <w:ins w:id="14532" w:author="PR Preview" w:date="2026-01-01T00:00:00Z">
        <w:r>
          <w:t xml:space="preserve">and let</w:t>
        </w:r>
      </w:ins>
      <w:ins w:id="14533" w:author="PR Preview" w:date="2026-01-01T00:00:00Z">
        <w:r>
          <w:t xml:space="preserve"> </w:t>
        </w:r>
      </w:ins>
      <w:ins w:id="14534" w:author="PR Preview" w:date="2026-01-01T00:00:00Z">
        <w:r>
          <w:t xml:space="preserve">$\mathord{\smash[b]{\underset{\raise.3ex\hbox{$\scriptstyle\sim$}}{x}}\vphantom{x}}= (1, 2)$</w:t>
        </w:r>
      </w:ins>
      <w:ins w:id="14535" w:author="PR Preview" w:date="2026-01-01T00:00:00Z">
        <w:r>
          <w:t xml:space="preserve"> </w:t>
        </w:r>
      </w:ins>
      <w:ins w:id="14536" w:author="PR Preview" w:date="2026-01-01T00:00:00Z">
        <w:r>
          <w:t xml:space="preserve">and</w:t>
        </w:r>
      </w:ins>
      <w:ins w:id="14537" w:author="PR Preview" w:date="2026-01-01T00:00:00Z">
        <w:r>
          <w:t xml:space="preserve"> </w:t>
        </w:r>
      </w:ins>
      <w:ins w:id="14538" w:author="PR Preview" w:date="2026-01-01T00:00:00Z">
        <w:r>
          <w:t xml:space="preserve">$\mathord{\smash[b]{\underset{\raise.3ex\hbox{$\scriptstyle\sim$}}{y}}\vphantom{y}}= (1, -1)$</w:t>
        </w:r>
      </w:ins>
      <w:ins w:id="14539" w:author="PR Preview" w:date="2026-01-01T00:00:00Z">
        <w:r>
          <w:t xml:space="preserve">.</w:t>
        </w:r>
      </w:ins>
      <w:ins w:id="14540" w:author="PR Preview" w:date="2026-01-01T00:00:00Z">
        <w:r>
          <w:t xml:space="preserve"> </w:t>
        </w:r>
      </w:ins>
      <w:ins w:id="14541" w:author="PR Preview" w:date="2026-01-01T00:00:00Z">
        <w:r>
          <w:t xml:space="preserve">Then</w:t>
        </w:r>
      </w:ins>
    </w:p>
    <w:p>
      <w:pPr>
        <w:pStyle w:val="BodyText"/>
      </w:pPr>
      <w:ins w:id="14542" w:author="PR Preview" w:date="2026-01-01T00:00:00Z">
        <w:r>
          <w:t xml:space="preserve">$$
    \begin{aligned}
    \mathopen{}\left\langle \mathord{\smash[b]{\underset{\raise.3ex\hbox{$\scriptstyle\sim$}}{x}}\vphantom{x}}, \mathord{\smash[b]{\underset{\raise.3ex\hbox{$\scriptstyle\sim$}}{y}}\vphantom{y}}\right\rangle\mathclose{}_{\mathord{\smash[b]{\underset{\raise.3ex\hbox{$\scriptstyle\sim$}}{c}}\vphantom{c}}}
    &amp;= 2 \cdot 1 \cdot 1 + 1 \cdot 2 \cdot(-1)
    &amp;&amp; \text{(definition of } \mathopen{}\left\langle \cdot, \cdot\right\rangle\mathclose{}_{\mathord{\smash[b]{\underset{\raise.3ex\hbox{$\scriptstyle\sim$}}{c}}\vphantom{c}}} \text{)}
    \\
    &amp;= 2 - 2
    &amp;&amp; \text{(multiply)}
    \\
    &amp;= 0,
    &amp;&amp; \text{(subtract)}
    \end{aligned}
    $$</w:t>
        </w:r>
      </w:ins>
    </w:p>
    <w:p>
      <w:pPr>
        <w:pStyle w:val="FirstParagraph"/>
      </w:pPr>
      <w:ins w:id="14543" w:author="PR Preview" w:date="2026-01-01T00:00:00Z">
        <w:r>
          <w:t xml:space="preserve">so</w:t>
        </w:r>
      </w:ins>
      <w:ins w:id="14544" w:author="PR Preview" w:date="2026-01-01T00:00:00Z">
        <w:r>
          <w:t xml:space="preserve"> </w:t>
        </w:r>
      </w:ins>
      <w:ins w:id="14545" w:author="PR Preview" w:date="2026-01-01T00:00:00Z">
        <w:r>
          <w:t xml:space="preserve">$\mathord{\smash[b]{\underset{\raise.3ex\hbox{$\scriptstyle\sim$}}{x}}\vphantom{x}}$</w:t>
        </w:r>
      </w:ins>
      <w:ins w:id="14546" w:author="PR Preview" w:date="2026-01-01T00:00:00Z">
        <w:r>
          <w:t xml:space="preserve"> </w:t>
        </w:r>
      </w:ins>
      <w:ins w:id="14547" w:author="PR Preview" w:date="2026-01-01T00:00:00Z">
        <w:r>
          <w:t xml:space="preserve">and</w:t>
        </w:r>
      </w:ins>
      <w:ins w:id="14548" w:author="PR Preview" w:date="2026-01-01T00:00:00Z">
        <w:r>
          <w:t xml:space="preserve"> </w:t>
        </w:r>
      </w:ins>
      <w:ins w:id="14549" w:author="PR Preview" w:date="2026-01-01T00:00:00Z">
        <w:r>
          <w:t xml:space="preserve">$\mathord{\smash[b]{\underset{\raise.3ex\hbox{$\scriptstyle\sim$}}{y}}\vphantom{y}}$</w:t>
        </w:r>
      </w:ins>
      <w:ins w:id="14550" w:author="PR Preview" w:date="2026-01-01T00:00:00Z">
        <w:r>
          <w:t xml:space="preserve"> </w:t>
        </w:r>
      </w:ins>
      <w:ins w:id="14551" w:author="PR Preview" w:date="2026-01-01T00:00:00Z">
        <w:r>
          <w:t xml:space="preserve">are orthogonal with respect to</w:t>
        </w:r>
      </w:ins>
      <w:ins w:id="14552" w:author="PR Preview" w:date="2026-01-01T00:00:00Z">
        <w:r>
          <w:t xml:space="preserve"> </w:t>
        </w:r>
      </w:ins>
      <w:ins w:id="14553" w:author="PR Preview" w:date="2026-01-01T00:00:00Z">
        <w:r>
          <w:t xml:space="preserve">$\mathopen{}\left\langle \cdot, \cdot\right\rangle\mathclose{}_{\mathord{\smash[b]{\underset{\raise.3ex\hbox{$\scriptstyle\sim$}}{c}}\vphantom{c}}}$</w:t>
        </w:r>
      </w:ins>
      <w:ins w:id="14554" w:author="PR Preview" w:date="2026-01-01T00:00:00Z">
        <w:r>
          <w:t xml:space="preserve">.</w:t>
        </w:r>
      </w:ins>
      <w:ins w:id="14555" w:author="PR Preview" w:date="2026-01-01T00:00:00Z">
        <w:r>
          <w:t xml:space="preserve"> </w:t>
        </w:r>
      </w:ins>
      <w:ins w:id="14556" w:author="PR Preview" w:date="2026-01-01T00:00:00Z">
        <w:r>
          <w:t xml:space="preserve">They are not orthogonal with respect to the dot product,</w:t>
        </w:r>
      </w:ins>
      <w:ins w:id="14557" w:author="PR Preview" w:date="2026-01-01T00:00:00Z">
        <w:r>
          <w:t xml:space="preserve"> </w:t>
        </w:r>
      </w:ins>
      <w:ins w:id="14558" w:author="PR Preview" w:date="2026-01-01T00:00:00Z">
        <w:r>
          <w:t xml:space="preserve">since</w:t>
        </w:r>
      </w:ins>
    </w:p>
    <w:p>
      <w:pPr>
        <w:pStyle w:val="BodyText"/>
      </w:pPr>
      <w:ins w:id="14559" w:author="PR Preview" w:date="2026-01-01T00:00:00Z">
        <w:r>
          <w:t xml:space="preserve">$$
    \begin{aligned}
    \mathord{\smash[b]{\underset{\raise.3ex\hbox{$\scriptstyle\sim$}}{x}}\vphantom{x}}\cdot \mathord{\smash[b]{\underset{\raise.3ex\hbox{$\scriptstyle\sim$}}{y}}\vphantom{y}}&amp;= 1 \cdot 1 + 2 \cdot(-1) \\
    &amp;= -1 \\
    &amp;\ne 0.
    \end{aligned}
    $$</w:t>
        </w:r>
      </w:ins>
    </w:p>
    <w:bookmarkEnd w:id="350"/>
    <w:bookmarkStart w:id="351" w:name="rem-orthogonal-inner-product-dot-product"/>
    <w:p>
      <w:pPr>
        <w:pStyle w:val="FirstParagraph"/>
      </w:pPr>
      <w:r>
        <w:rPr>
          <w:i/>
          <w:iCs/>
        </w:rPr>
        <w:t xml:space="preserve">Remark 22</w:t>
      </w:r>
      <w:r>
        <w:t xml:space="preserve"> (Orthogonality for the dot product). </w:t>
      </w:r>
      <w:r>
        <w:t xml:space="preserve">With the dot product as the inner product (</w:t>
      </w:r>
      <w:hyperlink w:anchor="exm-dot-product-inner-product">
        <w:r>
          <w:rPr>
            <w:rStyle w:val="Hyperlink"/>
          </w:rPr>
          <w:t xml:space="preserve">Example 97</w:t>
        </w:r>
      </w:hyperlink>
      <w:r>
        <w:t xml:space="preserve">),</w:t>
      </w:r>
      <w:r>
        <w:t xml:space="preserve"> </w:t>
      </w:r>
      <w:r>
        <w:t xml:space="preserve">the condition of</w:t>
      </w:r>
      <w:r>
        <w:t xml:space="preserve"> </w:t>
      </w:r>
      <w:hyperlink w:anchor="def-orthogonal-inner-product">
        <w:r>
          <w:rPr>
            <w:rStyle w:val="Hyperlink"/>
          </w:rPr>
          <w:t xml:space="preserve">Definition 70</w:t>
        </w:r>
      </w:hyperlink>
      <w:r>
        <w:t xml:space="preserve"> </w:t>
      </w:r>
      <w:r>
        <w:t xml:space="preserve">is orthogonality as in</w:t>
      </w:r>
      <w:r>
        <w:t xml:space="preserve"> </w:t>
      </w:r>
      <w:hyperlink w:anchor="def-orthogonal-vectors">
        <w:r>
          <w:rPr>
            <w:rStyle w:val="Hyperlink"/>
          </w:rPr>
          <w:t xml:space="preserve">Definition 15</w:t>
        </w:r>
      </w:hyperlink>
      <w:r>
        <w:t xml:space="preserve">.</w:t>
      </w:r>
    </w:p>
    <w:bookmarkEnd w:id="351"/>
    <w:bookmarkEnd w:id="352"/>
    <w:bookmarkStart w:id="386" w:name="sec-cauchy-schwarz"/>
    <w:p>
      <w:pPr>
        <w:pStyle w:val="Heading2"/>
      </w:pPr>
      <w:r>
        <w:t xml:space="preserve">11 Cauchy-Schwarz and the triangle inequality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53" name="Picture"/>
                  <a:graphic>
                    <a:graphicData uri="http://schemas.openxmlformats.org/drawingml/2006/picture">
                      <pic:pic>
                        <pic:nvPicPr>
                          <pic:cNvPr descr="/opt/quarto/share/formats/docx/note.png" id="354"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of the triangle inequality to class;</w:t>
            </w:r>
            <w:r>
              <w:t xml:space="preserve"> </w:t>
            </w:r>
            <w:r>
              <w:t xml:space="preserve">it is written out here.</w:t>
            </w:r>
          </w:p>
          <w:p/>
        </w:tc>
      </w:tr>
    </w:tbl>
    <w:bookmarkStart w:id="355" w:name="thm-norm-properties"/>
    <w:p>
      <w:pPr>
        <w:pStyle w:val="BodyText"/>
      </w:pPr>
      <w:del w:id="14560" w:author="PR Preview" w:date="2026-01-01T00:00:00Z">
        <w:r>
          <w:rPr>
            <w:b/>
            <w:bCs/>
          </w:rPr>
          <w:delText xml:space="preserve">Theorem 56 (Basic properties of the Euclidean norm)</w:delText>
        </w:r>
      </w:del>
      <w:del w:id="14561" w:author="PR Preview" w:date="2026-01-01T00:00:00Z">
        <w:r>
          <w:delText xml:space="preserve"> </w:delText>
        </w:r>
      </w:del>
      <w:del w:id="14562" w:author="PR Preview" w:date="2026-01-01T00:00:00Z">
        <w:r>
          <w:delText xml:space="preserve">For any</w:delText>
        </w:r>
      </w:del>
      <w:del w:id="14563"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4564" w:author="PR Preview" w:date="2026-01-01T00:00:00Z">
        <w:r>
          <w:delText xml:space="preserve"> </w:delText>
        </w:r>
      </w:del>
      <w:del w:id="14565" w:author="PR Preview" w:date="2026-01-01T00:00:00Z">
        <w:r>
          <w:delText xml:space="preserve">and any number</w:delText>
        </w:r>
      </w:del>
      <w:del w:id="14566" w:author="PR Preview" w:date="2026-01-01T00:00:00Z">
        <w:r>
          <w:delText xml:space="preserve"> </w:delText>
        </w:r>
      </w:del>
      <m:oMath>
        <m:r>
          <m:t>c</m:t>
        </m:r>
      </m:oMath>
      <w:del w:id="14567" w:author="PR Preview" w:date="2026-01-01T00:00:00Z">
        <w:r>
          <w:delText xml:space="preserve">:</w:delText>
        </w:r>
      </w:del>
    </w:p>
    <w:p>
      <w:pPr>
        <w:pStyle w:val="Compact"/>
        <w:numPr>
          <w:ilvl w:val="0"/>
          <w:numId w:val="1052"/>
        </w:numPr>
      </w:pPr>
      <m:oMath>
        <m:r>
          <m:t>​</m:t>
        </m:r>
        <m:d>
          <m:dPr>
            <m:begChr m:val="∥"/>
            <m:sepChr m:val=""/>
            <m:endChr m:val="∥"/>
            <m:grow/>
          </m:dPr>
          <m:e>
            <m:limLow>
              <m:e>
                <m:r>
                  <m:t>x</m:t>
                </m:r>
              </m:e>
              <m:lim>
                <m:r>
                  <m:rPr>
                    <m:sty m:val="p"/>
                  </m:rPr>
                  <m:t>∼</m:t>
                </m:r>
              </m:lim>
            </m:limLow>
          </m:e>
        </m:d>
        <m:r>
          <m:t>​</m:t>
        </m:r>
        <m:r>
          <m:rPr>
            <m:sty m:val="p"/>
          </m:rPr>
          <m:t>≥</m:t>
        </m:r>
        <m:r>
          <m:t>0</m:t>
        </m:r>
      </m:oMath>
      <w:del w:id="14568" w:author="PR Preview" w:date="2026-01-01T00:00:00Z">
        <w:r>
          <w:delText xml:space="preserve">, and</w:delText>
        </w:r>
      </w:del>
      <w:del w:id="14569"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4570" w:author="PR Preview" w:date="2026-01-01T00:00:00Z">
        <w:r>
          <w:delText xml:space="preserve"> </w:delText>
        </w:r>
      </w:del>
      <w:del w:id="14571" w:author="PR Preview" w:date="2026-01-01T00:00:00Z">
        <w:r>
          <w:delText xml:space="preserve">if and only if</w:delText>
        </w:r>
      </w:del>
      <w:del w:id="1457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4573" w:author="PR Preview" w:date="2026-01-01T00:00:00Z">
        <w:r>
          <w:delText xml:space="preserve">;</w:delText>
        </w:r>
      </w:del>
    </w:p>
    <w:p>
      <w:pPr>
        <w:pStyle w:val="Compact"/>
        <w:numPr>
          <w:ilvl w:val="0"/>
          <w:numId w:val="1052"/>
        </w:numPr>
      </w:pPr>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del w:id="14574" w:author="PR Preview" w:date="2026-01-01T00:00:00Z">
        <w:r>
          <w:delText xml:space="preserve">.</w:delText>
        </w:r>
      </w:del>
    </w:p>
    <w:p>
      <w:pPr>
        <w:pStyle w:val="FirstParagraph"/>
      </w:pPr>
      <w:del w:id="14575" w:author="PR Preview" w:date="2026-01-01T00:00:00Z">
        <w:r>
          <w:rPr>
            <w:i/>
            <w:iCs/>
          </w:rPr>
          <w:delText xml:space="preserve">Proof</w:delText>
        </w:r>
      </w:del>
      <w:del w:id="14576" w:author="PR Preview" w:date="2026-01-01T00:00:00Z">
        <w:r>
          <w:delText xml:space="preserve">. </w:delText>
        </w:r>
      </w:del>
      <w:del w:id="14577" w:author="PR Preview" w:date="2026-01-01T00:00:00Z">
        <w:r>
          <w:rPr>
            <w:b/>
            <w:bCs/>
          </w:rPr>
          <w:delText xml:space="preserve">Part 1.</w:delText>
        </w:r>
      </w:del>
      <w:del w:id="14578"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ad>
          <m:radPr>
            <m:degHide m:val="on"/>
          </m:radPr>
          <m:deg/>
          <m:e>
            <m:sSubSup>
              <m:e>
                <m:r>
                  <m:t>x</m:t>
                </m:r>
              </m:e>
              <m:sub>
                <m:r>
                  <m:t>1</m:t>
                </m:r>
              </m:sub>
              <m:sup>
                <m:r>
                  <m:t>2</m:t>
                </m:r>
              </m:sup>
            </m:sSubSup>
            <m:r>
              <m:rPr>
                <m:sty m:val="p"/>
              </m:rPr>
              <m:t>+</m:t>
            </m:r>
            <m:r>
              <m:rPr>
                <m:sty m:val="p"/>
              </m:rPr>
              <m:t>⋯</m:t>
            </m:r>
            <m:r>
              <m:rPr>
                <m:sty m:val="p"/>
              </m:rPr>
              <m:t>+</m:t>
            </m:r>
            <m:sSubSup>
              <m:e>
                <m:r>
                  <m:t>x</m:t>
                </m:r>
              </m:e>
              <m:sub>
                <m:r>
                  <m:t>p</m:t>
                </m:r>
              </m:sub>
              <m:sup>
                <m:r>
                  <m:t>2</m:t>
                </m:r>
              </m:sup>
            </m:sSubSup>
          </m:e>
        </m:rad>
      </m:oMath>
      <w:del w:id="14579" w:author="PR Preview" w:date="2026-01-01T00:00:00Z">
        <w:r>
          <w:delText xml:space="preserve"> </w:delText>
        </w:r>
      </w:del>
      <w:del w:id="14580" w:author="PR Preview" w:date="2026-01-01T00:00:00Z">
        <w:r>
          <w:delText xml:space="preserve">(</w:delText>
        </w:r>
      </w:del>
      <w:hyperlink w:anchor="eq-l2-norm">
        <w:del w:id="14581" w:author="PR Preview" w:date="2026-01-01T00:00:00Z">
          <w:r>
            <w:rPr>
              <w:rStyle w:val="Hyperlink"/>
            </w:rPr>
            <w:delText xml:space="preserve">Equation 2</w:delText>
          </w:r>
        </w:del>
      </w:hyperlink>
      <w:del w:id="14582" w:author="PR Preview" w:date="2026-01-01T00:00:00Z">
        <w:r>
          <w:delText xml:space="preserve">)</w:delText>
        </w:r>
      </w:del>
      <w:del w:id="14583" w:author="PR Preview" w:date="2026-01-01T00:00:00Z">
        <w:r>
          <w:delText xml:space="preserve"> </w:delText>
        </w:r>
      </w:del>
      <w:del w:id="14584" w:author="PR Preview" w:date="2026-01-01T00:00:00Z">
        <w:r>
          <w:delText xml:space="preserve">is the square root of a sum of squares, so it is at least</w:delText>
        </w:r>
      </w:del>
      <w:del w:id="14585" w:author="PR Preview" w:date="2026-01-01T00:00:00Z">
        <w:r>
          <w:delText xml:space="preserve"> </w:delText>
        </w:r>
      </w:del>
      <m:oMath>
        <m:r>
          <m:t>0</m:t>
        </m:r>
      </m:oMath>
      <w:del w:id="14586" w:author="PR Preview" w:date="2026-01-01T00:00:00Z">
        <w:r>
          <w:delText xml:space="preserve">.</w:delText>
        </w:r>
      </w:del>
      <w:del w:id="14587" w:author="PR Preview" w:date="2026-01-01T00:00:00Z">
        <w:r>
          <w:delText xml:space="preserve"> </w:delText>
        </w:r>
      </w:del>
      <w:del w:id="14588" w:author="PR Preview" w:date="2026-01-01T00:00:00Z">
        <w:r>
          <w:delText xml:space="preserve">It is</w:delText>
        </w:r>
      </w:del>
      <w:del w:id="14589" w:author="PR Preview" w:date="2026-01-01T00:00:00Z">
        <w:r>
          <w:delText xml:space="preserve"> </w:delText>
        </w:r>
      </w:del>
      <m:oMath>
        <m:r>
          <m:t>0</m:t>
        </m:r>
      </m:oMath>
      <w:del w:id="14590" w:author="PR Preview" w:date="2026-01-01T00:00:00Z">
        <w:r>
          <w:delText xml:space="preserve"> </w:delText>
        </w:r>
      </w:del>
      <w:del w:id="14591" w:author="PR Preview" w:date="2026-01-01T00:00:00Z">
        <w:r>
          <w:delText xml:space="preserve">exactly when</w:delText>
        </w:r>
      </w:del>
      <w:del w:id="14592" w:author="PR Preview" w:date="2026-01-01T00:00:00Z">
        <w:r>
          <w:delText xml:space="preserve"> </w:delText>
        </w:r>
      </w:del>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del w:id="14593" w:author="PR Preview" w:date="2026-01-01T00:00:00Z">
        <w:r>
          <w:delText xml:space="preserve">,</w:delText>
        </w:r>
      </w:del>
      <w:del w:id="14594" w:author="PR Preview" w:date="2026-01-01T00:00:00Z">
        <w:r>
          <w:delText xml:space="preserve"> </w:delText>
        </w:r>
      </w:del>
      <w:del w:id="14595" w:author="PR Preview" w:date="2026-01-01T00:00:00Z">
        <w:r>
          <w:delText xml:space="preserve">and a sum of squares is</w:delText>
        </w:r>
      </w:del>
      <w:del w:id="14596" w:author="PR Preview" w:date="2026-01-01T00:00:00Z">
        <w:r>
          <w:delText xml:space="preserve"> </w:delText>
        </w:r>
      </w:del>
      <m:oMath>
        <m:r>
          <m:t>0</m:t>
        </m:r>
      </m:oMath>
      <w:del w:id="14597" w:author="PR Preview" w:date="2026-01-01T00:00:00Z">
        <w:r>
          <w:delText xml:space="preserve"> </w:delText>
        </w:r>
      </w:del>
      <w:del w:id="14598" w:author="PR Preview" w:date="2026-01-01T00:00:00Z">
        <w:r>
          <w:delText xml:space="preserve">exactly when every term is</w:delText>
        </w:r>
      </w:del>
      <w:del w:id="14599" w:author="PR Preview" w:date="2026-01-01T00:00:00Z">
        <w:r>
          <w:delText xml:space="preserve"> </w:delText>
        </w:r>
      </w:del>
      <m:oMath>
        <m:r>
          <m:t>0</m:t>
        </m:r>
      </m:oMath>
      <w:del w:id="14600" w:author="PR Preview" w:date="2026-01-01T00:00:00Z">
        <w:r>
          <w:delText xml:space="preserve">,</w:delText>
        </w:r>
      </w:del>
      <w:del w:id="14601" w:author="PR Preview" w:date="2026-01-01T00:00:00Z">
        <w:r>
          <w:delText xml:space="preserve"> </w:delText>
        </w:r>
      </w:del>
      <w:del w:id="14602" w:author="PR Preview" w:date="2026-01-01T00:00:00Z">
        <w:r>
          <w:delText xml:space="preserve">that is, when every</w:delText>
        </w:r>
      </w:del>
      <w:del w:id="14603" w:author="PR Preview" w:date="2026-01-01T00:00:00Z">
        <w:r>
          <w:delText xml:space="preserve"> </w:delText>
        </w:r>
      </w:del>
      <m:oMath>
        <m:sSub>
          <m:e>
            <m:r>
              <m:t>x</m:t>
            </m:r>
          </m:e>
          <m:sub>
            <m:r>
              <m:t>i</m:t>
            </m:r>
          </m:sub>
        </m:sSub>
        <m:r>
          <m:rPr>
            <m:sty m:val="p"/>
          </m:rPr>
          <m:t>=</m:t>
        </m:r>
        <m:r>
          <m:t>0</m:t>
        </m:r>
      </m:oMath>
      <w:del w:id="14604" w:author="PR Preview" w:date="2026-01-01T00:00:00Z">
        <w:r>
          <w:delText xml:space="preserve">:</w:delText>
        </w:r>
      </w:del>
      <w:del w:id="14605" w:author="PR Preview" w:date="2026-01-01T00:00:00Z">
        <w:r>
          <w:delText xml:space="preserve"> </w:delText>
        </w:r>
      </w:del>
      <w:del w:id="14606" w:author="PR Preview" w:date="2026-01-01T00:00:00Z">
        <w:r>
          <w:delText xml:space="preserve">if some</w:delText>
        </w:r>
      </w:del>
      <w:del w:id="14607" w:author="PR Preview" w:date="2026-01-01T00:00:00Z">
        <w:r>
          <w:delText xml:space="preserve"> </w:delText>
        </w:r>
      </w:del>
      <m:oMath>
        <m:sSub>
          <m:e>
            <m:r>
              <m:t>x</m:t>
            </m:r>
          </m:e>
          <m:sub>
            <m:r>
              <m:t>i</m:t>
            </m:r>
          </m:sub>
        </m:sSub>
        <m:r>
          <m:rPr>
            <m:sty m:val="p"/>
          </m:rPr>
          <m:t>≠</m:t>
        </m:r>
        <m:r>
          <m:t>0</m:t>
        </m:r>
      </m:oMath>
      <w:del w:id="14608" w:author="PR Preview" w:date="2026-01-01T00:00:00Z">
        <w:r>
          <w:delText xml:space="preserve">, its square is positive and the sum is positive,</w:delText>
        </w:r>
      </w:del>
      <w:del w:id="14609" w:author="PR Preview" w:date="2026-01-01T00:00:00Z">
        <w:r>
          <w:delText xml:space="preserve"> </w:delText>
        </w:r>
      </w:del>
      <w:del w:id="14610" w:author="PR Preview" w:date="2026-01-01T00:00:00Z">
        <w:r>
          <w:delText xml:space="preserve">and if every</w:delText>
        </w:r>
      </w:del>
      <w:del w:id="14611" w:author="PR Preview" w:date="2026-01-01T00:00:00Z">
        <w:r>
          <w:delText xml:space="preserve"> </w:delText>
        </w:r>
      </w:del>
      <m:oMath>
        <m:sSub>
          <m:e>
            <m:r>
              <m:t>x</m:t>
            </m:r>
          </m:e>
          <m:sub>
            <m:r>
              <m:t>i</m:t>
            </m:r>
          </m:sub>
        </m:sSub>
        <m:r>
          <m:rPr>
            <m:sty m:val="p"/>
          </m:rPr>
          <m:t>=</m:t>
        </m:r>
        <m:r>
          <m:t>0</m:t>
        </m:r>
      </m:oMath>
      <w:del w:id="14612" w:author="PR Preview" w:date="2026-01-01T00:00:00Z">
        <w:r>
          <w:delText xml:space="preserve">, the sum is</w:delText>
        </w:r>
      </w:del>
      <w:del w:id="14613" w:author="PR Preview" w:date="2026-01-01T00:00:00Z">
        <w:r>
          <w:delText xml:space="preserve"> </w:delText>
        </w:r>
      </w:del>
      <m:oMath>
        <m:r>
          <m:t>0</m:t>
        </m:r>
      </m:oMath>
      <w:del w:id="14614" w:author="PR Preview" w:date="2026-01-01T00:00:00Z">
        <w:r>
          <w:delText xml:space="preserve">.</w:delText>
        </w:r>
      </w:del>
    </w:p>
    <w:p>
      <w:pPr>
        <w:pStyle w:val="BodyText"/>
      </w:pPr>
      <w:ins w:id="14615" w:author="PR Preview" w:date="2026-01-01T00:00:00Z">
        <w:r>
          <w:rPr>
            <w:b/>
            <w:bCs/>
          </w:rPr>
          <w:t xml:space="preserve">Theorem 56 (Basic properties of the Euclidean norm)</w:t>
        </w:r>
      </w:ins>
      <w:ins w:id="14616" w:author="PR Preview" w:date="2026-01-01T00:00:00Z">
        <w:r>
          <w:t xml:space="preserve"> </w:t>
        </w:r>
      </w:ins>
      <w:ins w:id="14617" w:author="PR Preview" w:date="2026-01-01T00:00:00Z">
        <w:r>
          <w:t xml:space="preserve">For any</w:t>
        </w:r>
      </w:ins>
      <w:ins w:id="14618" w:author="PR Preview" w:date="2026-01-01T00:00:00Z">
        <w:r>
          <w:t xml:space="preserve"> </w:t>
        </w:r>
      </w:ins>
      <w:ins w:id="14619" w:author="PR Preview" w:date="2026-01-01T00:00:00Z">
        <w:r>
          <w:t xml:space="preserve">$\mathord{\smash[b]{\underset{\raise.3ex\hbox{$\scriptstyle\sim$}}{x}}\vphantom{x}} \in \mathbb{R}^p$</w:t>
        </w:r>
      </w:ins>
      <w:ins w:id="14620" w:author="PR Preview" w:date="2026-01-01T00:00:00Z">
        <w:r>
          <w:t xml:space="preserve"> </w:t>
        </w:r>
      </w:ins>
      <w:ins w:id="14621" w:author="PR Preview" w:date="2026-01-01T00:00:00Z">
        <w:r>
          <w:t xml:space="preserve">and any number</w:t>
        </w:r>
      </w:ins>
      <w:ins w:id="14622" w:author="PR Preview" w:date="2026-01-01T00:00:00Z">
        <w:r>
          <w:t xml:space="preserve"> </w:t>
        </w:r>
      </w:ins>
      <m:oMath>
        <m:r>
          <m:t>c</m:t>
        </m:r>
      </m:oMath>
      <w:ins w:id="14623" w:author="PR Preview" w:date="2026-01-01T00:00:00Z">
        <w:r>
          <w:t xml:space="preserve">:</w:t>
        </w:r>
      </w:ins>
    </w:p>
    <w:p>
      <w:pPr>
        <w:pStyle w:val="Compact"/>
        <w:numPr>
          <w:ilvl w:val="0"/>
          <w:numId w:val="1052"/>
        </w:numPr>
      </w:pPr>
      <w:ins w:id="14624" w:author="PR Preview" w:date="2026-01-01T00:00:00Z">
        <w:r>
          <w:t xml:space="preserve">$\mathopen{}\left\lVert\mathord{\smash[b]{\underset{\raise.3ex\hbox{$\scriptstyle\sim$}}{x}}\vphantom{x}}\right\rVert\mathclose{} \ge 0$</w:t>
        </w:r>
      </w:ins>
      <w:ins w:id="14625" w:author="PR Preview" w:date="2026-01-01T00:00:00Z">
        <w:r>
          <w:t xml:space="preserve">, and</w:t>
        </w:r>
      </w:ins>
      <w:ins w:id="14626" w:author="PR Preview" w:date="2026-01-01T00:00:00Z">
        <w:r>
          <w:t xml:space="preserve"> </w:t>
        </w:r>
      </w:ins>
      <w:ins w:id="14627" w:author="PR Preview" w:date="2026-01-01T00:00:00Z">
        <w:r>
          <w:t xml:space="preserve">$\mathopen{}\left\lVert\mathord{\smash[b]{\underset{\raise.3ex\hbox{$\scriptstyle\sim$}}{x}}\vphantom{x}}\right\rVert\mathclose{} = 0$</w:t>
        </w:r>
      </w:ins>
      <w:ins w:id="14628" w:author="PR Preview" w:date="2026-01-01T00:00:00Z">
        <w:r>
          <w:t xml:space="preserve"> </w:t>
        </w:r>
      </w:ins>
      <w:ins w:id="14629" w:author="PR Preview" w:date="2026-01-01T00:00:00Z">
        <w:r>
          <w:t xml:space="preserve">if and only if</w:t>
        </w:r>
      </w:ins>
      <w:ins w:id="14630" w:author="PR Preview" w:date="2026-01-01T00:00:00Z">
        <w:r>
          <w:t xml:space="preserve"> </w:t>
        </w:r>
      </w:ins>
      <w:ins w:id="14631" w:author="PR Preview" w:date="2026-01-01T00:00:00Z">
        <w:r>
          <w:t xml:space="preserve">$\mathord{\smash[b]{\underset{\raise.3ex\hbox{$\scriptstyle\sim$}}{x}}\vphantom{x}} = \mathord{\smash[b]{\underset{\raise.3ex\hbox{$\scriptstyle\sim$}}{0}}\vphantom{0}}$</w:t>
        </w:r>
      </w:ins>
      <w:ins w:id="14632" w:author="PR Preview" w:date="2026-01-01T00:00:00Z">
        <w:r>
          <w:t xml:space="preserve">;</w:t>
        </w:r>
      </w:ins>
    </w:p>
    <w:p>
      <w:pPr>
        <w:pStyle w:val="Compact"/>
        <w:numPr>
          <w:ilvl w:val="0"/>
          <w:numId w:val="1052"/>
        </w:numPr>
      </w:pPr>
      <w:ins w:id="14633" w:author="PR Preview" w:date="2026-01-01T00:00:00Z">
        <w:r>
          <w:t xml:space="preserve">$\mathopen{}\left\lVert c\,\mathord{\smash[b]{\underset{\raise.3ex\hbox{$\scriptstyle\sim$}}{x}}\vphantom{x}}\right\rVert\mathclose{} = \mathopen{}\left|c\right|\mathclose{}\,\mathopen{}\left\lVert\mathord{\smash[b]{\underset{\raise.3ex\hbox{$\scriptstyle\sim$}}{x}}\vphantom{x}}\right\rVert\mathclose{}$</w:t>
        </w:r>
      </w:ins>
      <w:ins w:id="14634" w:author="PR Preview" w:date="2026-01-01T00:00:00Z">
        <w:r>
          <w:t xml:space="preserve">.</w:t>
        </w:r>
      </w:ins>
    </w:p>
    <w:bookmarkEnd w:id="355"/>
    <w:p>
      <w:pPr>
        <w:pStyle w:val="FirstParagraph"/>
      </w:pPr>
      <w:ins w:id="14635" w:author="PR Preview" w:date="2026-01-01T00:00:00Z">
        <w:r>
          <w:rPr>
            <w:i/>
            <w:iCs/>
          </w:rPr>
          <w:t xml:space="preserve">Proof</w:t>
        </w:r>
      </w:ins>
      <w:ins w:id="14636" w:author="PR Preview" w:date="2026-01-01T00:00:00Z">
        <w:r>
          <w:t xml:space="preserve">. </w:t>
        </w:r>
      </w:ins>
      <w:ins w:id="14637" w:author="PR Preview" w:date="2026-01-01T00:00:00Z">
        <w:r>
          <w:rPr>
            <w:b/>
            <w:bCs/>
          </w:rPr>
          <w:t xml:space="preserve">Part 1.</w:t>
        </w:r>
      </w:ins>
      <w:ins w:id="14638" w:author="PR Preview" w:date="2026-01-01T00:00:00Z">
        <w:r>
          <w:t xml:space="preserve"> </w:t>
        </w:r>
      </w:ins>
      <w:ins w:id="14639" w:author="PR Preview" w:date="2026-01-01T00:00:00Z">
        <w:r>
          <w:t xml:space="preserve">$\mathopen{}\left\lVert\mathord{\smash[b]{\underset{\raise.3ex\hbox{$\scriptstyle\sim$}}{x}}\vphantom{x}}\right\rVert\mathclose{} = \sqrt{x_1^2 + \cdots + x_p^2}$</w:t>
        </w:r>
      </w:ins>
      <w:ins w:id="14640" w:author="PR Preview" w:date="2026-01-01T00:00:00Z">
        <w:r>
          <w:t xml:space="preserve"> </w:t>
        </w:r>
      </w:ins>
      <w:ins w:id="14641" w:author="PR Preview" w:date="2026-01-01T00:00:00Z">
        <w:r>
          <w:t xml:space="preserve">(</w:t>
        </w:r>
      </w:ins>
      <w:hyperlink w:anchor="eq-l2-norm">
        <w:ins w:id="14642" w:author="PR Preview" w:date="2026-01-01T00:00:00Z">
          <w:r>
            <w:rPr>
              <w:rStyle w:val="Hyperlink"/>
            </w:rPr>
            <w:t xml:space="preserve">Equation 2</w:t>
          </w:r>
        </w:ins>
      </w:hyperlink>
      <w:ins w:id="14643" w:author="PR Preview" w:date="2026-01-01T00:00:00Z">
        <w:r>
          <w:t xml:space="preserve">)</w:t>
        </w:r>
      </w:ins>
      <w:ins w:id="14644" w:author="PR Preview" w:date="2026-01-01T00:00:00Z">
        <w:r>
          <w:t xml:space="preserve"> </w:t>
        </w:r>
      </w:ins>
      <w:ins w:id="14645" w:author="PR Preview" w:date="2026-01-01T00:00:00Z">
        <w:r>
          <w:t xml:space="preserve">is the square root of a sum of squares, so it is at least</w:t>
        </w:r>
      </w:ins>
      <w:ins w:id="14646" w:author="PR Preview" w:date="2026-01-01T00:00:00Z">
        <w:r>
          <w:t xml:space="preserve"> </w:t>
        </w:r>
      </w:ins>
      <m:oMath>
        <m:r>
          <m:t>0</m:t>
        </m:r>
      </m:oMath>
      <w:ins w:id="14647" w:author="PR Preview" w:date="2026-01-01T00:00:00Z">
        <w:r>
          <w:t xml:space="preserve">.</w:t>
        </w:r>
      </w:ins>
      <w:ins w:id="14648" w:author="PR Preview" w:date="2026-01-01T00:00:00Z">
        <w:r>
          <w:t xml:space="preserve"> </w:t>
        </w:r>
      </w:ins>
      <w:ins w:id="14649" w:author="PR Preview" w:date="2026-01-01T00:00:00Z">
        <w:r>
          <w:t xml:space="preserve">It is</w:t>
        </w:r>
      </w:ins>
      <w:ins w:id="14650" w:author="PR Preview" w:date="2026-01-01T00:00:00Z">
        <w:r>
          <w:t xml:space="preserve"> </w:t>
        </w:r>
      </w:ins>
      <m:oMath>
        <m:r>
          <m:t>0</m:t>
        </m:r>
      </m:oMath>
      <w:ins w:id="14651" w:author="PR Preview" w:date="2026-01-01T00:00:00Z">
        <w:r>
          <w:t xml:space="preserve"> </w:t>
        </w:r>
      </w:ins>
      <w:ins w:id="14652" w:author="PR Preview" w:date="2026-01-01T00:00:00Z">
        <w:r>
          <w:t xml:space="preserve">exactly when</w:t>
        </w:r>
      </w:ins>
      <w:ins w:id="14653" w:author="PR Preview" w:date="2026-01-01T00:00:00Z">
        <w:r>
          <w:t xml:space="preserve"> </w:t>
        </w:r>
      </w:ins>
      <m:oMath>
        <m:sSubSup>
          <m:e>
            <m:r>
              <m:t>x</m:t>
            </m:r>
          </m:e>
          <m:sub>
            <m:r>
              <m:t>1</m:t>
            </m:r>
          </m:sub>
          <m:sup>
            <m:r>
              <m:t>2</m:t>
            </m:r>
          </m:sup>
        </m:sSubSup>
        <m:r>
          <m:rPr>
            <m:sty m:val="p"/>
          </m:rPr>
          <m:t>+</m:t>
        </m:r>
        <m:r>
          <m:rPr>
            <m:sty m:val="p"/>
          </m:rPr>
          <m:t>⋯</m:t>
        </m:r>
        <m:r>
          <m:rPr>
            <m:sty m:val="p"/>
          </m:rPr>
          <m:t>+</m:t>
        </m:r>
        <m:sSubSup>
          <m:e>
            <m:r>
              <m:t>x</m:t>
            </m:r>
          </m:e>
          <m:sub>
            <m:r>
              <m:t>p</m:t>
            </m:r>
          </m:sub>
          <m:sup>
            <m:r>
              <m:t>2</m:t>
            </m:r>
          </m:sup>
        </m:sSubSup>
        <m:r>
          <m:rPr>
            <m:sty m:val="p"/>
          </m:rPr>
          <m:t>=</m:t>
        </m:r>
        <m:r>
          <m:t>0</m:t>
        </m:r>
      </m:oMath>
      <w:ins w:id="14654" w:author="PR Preview" w:date="2026-01-01T00:00:00Z">
        <w:r>
          <w:t xml:space="preserve">,</w:t>
        </w:r>
      </w:ins>
      <w:ins w:id="14655" w:author="PR Preview" w:date="2026-01-01T00:00:00Z">
        <w:r>
          <w:t xml:space="preserve"> </w:t>
        </w:r>
      </w:ins>
      <w:ins w:id="14656" w:author="PR Preview" w:date="2026-01-01T00:00:00Z">
        <w:r>
          <w:t xml:space="preserve">and a sum of squares is</w:t>
        </w:r>
      </w:ins>
      <w:ins w:id="14657" w:author="PR Preview" w:date="2026-01-01T00:00:00Z">
        <w:r>
          <w:t xml:space="preserve"> </w:t>
        </w:r>
      </w:ins>
      <m:oMath>
        <m:r>
          <m:t>0</m:t>
        </m:r>
      </m:oMath>
      <w:ins w:id="14658" w:author="PR Preview" w:date="2026-01-01T00:00:00Z">
        <w:r>
          <w:t xml:space="preserve"> </w:t>
        </w:r>
      </w:ins>
      <w:ins w:id="14659" w:author="PR Preview" w:date="2026-01-01T00:00:00Z">
        <w:r>
          <w:t xml:space="preserve">exactly when every term is</w:t>
        </w:r>
      </w:ins>
      <w:ins w:id="14660" w:author="PR Preview" w:date="2026-01-01T00:00:00Z">
        <w:r>
          <w:t xml:space="preserve"> </w:t>
        </w:r>
      </w:ins>
      <m:oMath>
        <m:r>
          <m:t>0</m:t>
        </m:r>
      </m:oMath>
      <w:ins w:id="14661" w:author="PR Preview" w:date="2026-01-01T00:00:00Z">
        <w:r>
          <w:t xml:space="preserve">,</w:t>
        </w:r>
      </w:ins>
      <w:ins w:id="14662" w:author="PR Preview" w:date="2026-01-01T00:00:00Z">
        <w:r>
          <w:t xml:space="preserve"> </w:t>
        </w:r>
      </w:ins>
      <w:ins w:id="14663" w:author="PR Preview" w:date="2026-01-01T00:00:00Z">
        <w:r>
          <w:t xml:space="preserve">that is, when every</w:t>
        </w:r>
      </w:ins>
      <w:ins w:id="14664" w:author="PR Preview" w:date="2026-01-01T00:00:00Z">
        <w:r>
          <w:t xml:space="preserve"> </w:t>
        </w:r>
      </w:ins>
      <m:oMath>
        <m:sSub>
          <m:e>
            <m:r>
              <m:t>x</m:t>
            </m:r>
          </m:e>
          <m:sub>
            <m:r>
              <m:t>i</m:t>
            </m:r>
          </m:sub>
        </m:sSub>
        <m:r>
          <m:rPr>
            <m:sty m:val="p"/>
          </m:rPr>
          <m:t>=</m:t>
        </m:r>
        <m:r>
          <m:t>0</m:t>
        </m:r>
      </m:oMath>
      <w:ins w:id="14665" w:author="PR Preview" w:date="2026-01-01T00:00:00Z">
        <w:r>
          <w:t xml:space="preserve">:</w:t>
        </w:r>
      </w:ins>
      <w:ins w:id="14666" w:author="PR Preview" w:date="2026-01-01T00:00:00Z">
        <w:r>
          <w:t xml:space="preserve"> </w:t>
        </w:r>
      </w:ins>
      <w:ins w:id="14667" w:author="PR Preview" w:date="2026-01-01T00:00:00Z">
        <w:r>
          <w:t xml:space="preserve">if some</w:t>
        </w:r>
      </w:ins>
      <w:ins w:id="14668" w:author="PR Preview" w:date="2026-01-01T00:00:00Z">
        <w:r>
          <w:t xml:space="preserve"> </w:t>
        </w:r>
      </w:ins>
      <m:oMath>
        <m:sSub>
          <m:e>
            <m:r>
              <m:t>x</m:t>
            </m:r>
          </m:e>
          <m:sub>
            <m:r>
              <m:t>i</m:t>
            </m:r>
          </m:sub>
        </m:sSub>
        <m:r>
          <m:rPr>
            <m:sty m:val="p"/>
          </m:rPr>
          <m:t>≠</m:t>
        </m:r>
        <m:r>
          <m:t>0</m:t>
        </m:r>
      </m:oMath>
      <w:ins w:id="14669" w:author="PR Preview" w:date="2026-01-01T00:00:00Z">
        <w:r>
          <w:t xml:space="preserve">, its square is positive and the sum is positive,</w:t>
        </w:r>
      </w:ins>
      <w:ins w:id="14670" w:author="PR Preview" w:date="2026-01-01T00:00:00Z">
        <w:r>
          <w:t xml:space="preserve"> </w:t>
        </w:r>
      </w:ins>
      <w:ins w:id="14671" w:author="PR Preview" w:date="2026-01-01T00:00:00Z">
        <w:r>
          <w:t xml:space="preserve">and if every</w:t>
        </w:r>
      </w:ins>
      <w:ins w:id="14672" w:author="PR Preview" w:date="2026-01-01T00:00:00Z">
        <w:r>
          <w:t xml:space="preserve"> </w:t>
        </w:r>
      </w:ins>
      <m:oMath>
        <m:sSub>
          <m:e>
            <m:r>
              <m:t>x</m:t>
            </m:r>
          </m:e>
          <m:sub>
            <m:r>
              <m:t>i</m:t>
            </m:r>
          </m:sub>
        </m:sSub>
        <m:r>
          <m:rPr>
            <m:sty m:val="p"/>
          </m:rPr>
          <m:t>=</m:t>
        </m:r>
        <m:r>
          <m:t>0</m:t>
        </m:r>
      </m:oMath>
      <w:ins w:id="14673" w:author="PR Preview" w:date="2026-01-01T00:00:00Z">
        <w:r>
          <w:t xml:space="preserve">, the sum is</w:t>
        </w:r>
      </w:ins>
      <w:ins w:id="14674" w:author="PR Preview" w:date="2026-01-01T00:00:00Z">
        <w:r>
          <w:t xml:space="preserve"> </w:t>
        </w:r>
      </w:ins>
      <m:oMath>
        <m:r>
          <m:t>0</m:t>
        </m:r>
      </m:oMath>
      <w:ins w:id="14675" w:author="PR Preview" w:date="2026-01-01T00:00:00Z">
        <w:r>
          <w:t xml:space="preserve">.</w:t>
        </w:r>
      </w:ins>
    </w:p>
    <w:p>
      <w:pPr>
        <w:pStyle w:val="BodyText"/>
      </w:pPr>
      <w:r>
        <w:rPr>
          <w:b/>
          <w:bCs/>
        </w:rPr>
        <w:t xml:space="preserve">Part 2.</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r>
                <m:t>​</m:t>
              </m:r>
              <m:r>
                <m:t>&amp;</m:t>
              </m:r>
              <m:r>
                <m:rPr>
                  <m:sty m:val="p"/>
                </m:rPr>
                <m:t>=</m:t>
              </m:r>
              <m:rad>
                <m:radPr>
                  <m:degHide m:val="on"/>
                </m:radPr>
                <m:deg/>
                <m:e>
                  <m:nary>
                    <m:naryPr>
                      <m:chr m:val="∑"/>
                      <m:limLoc m:val="undOvr"/>
                      <m:subHide m:val="off"/>
                      <m:supHide m:val="off"/>
                    </m:naryPr>
                    <m:sub>
                      <m:r>
                        <m:t>i</m:t>
                      </m:r>
                      <m:r>
                        <m:rPr>
                          <m:sty m:val="p"/>
                        </m:rPr>
                        <m:t>=</m:t>
                      </m:r>
                      <m:r>
                        <m:t>1</m:t>
                      </m:r>
                    </m:sub>
                    <m:sup>
                      <m:r>
                        <m:t>p</m:t>
                      </m:r>
                    </m:sup>
                    <m:e>
                      <m:r>
                        <m:rPr>
                          <m:sty m:val="p"/>
                        </m:rPr>
                        <m:t>(</m:t>
                      </m:r>
                    </m:e>
                  </m:nary>
                  <m:r>
                    <m:t>c</m:t>
                  </m:r>
                  <m:r>
                    <m:t> </m:t>
                  </m:r>
                  <m:sSub>
                    <m:e>
                      <m:r>
                        <m:t>x</m:t>
                      </m:r>
                    </m:e>
                    <m:sub>
                      <m:r>
                        <m:t>i</m:t>
                      </m:r>
                    </m:sub>
                  </m:sSub>
                  <m:sSup>
                    <m:e>
                      <m:r>
                        <m:rPr>
                          <m:sty m:val="p"/>
                        </m:rPr>
                        <m:t>)</m:t>
                      </m:r>
                    </m:e>
                    <m:sup>
                      <m:r>
                        <m:t>2</m:t>
                      </m:r>
                    </m:sup>
                  </m:sSup>
                </m:e>
              </m:rad>
              <m:r>
                <m:t>&amp;</m:t>
              </m:r>
              <m:r>
                <m:t>&amp;</m:t>
              </m:r>
              <m:r>
                <m:rPr>
                  <m:nor/>
                  <m:sty m:val="p"/>
                </m:rPr>
                <m:t>(</m:t>
              </m:r>
              <m:r>
                <m:rPr>
                  <m:nor/>
                  <m:sty m:val="p"/>
                </m:rPr>
                <m:t>Equation 2</m:t>
              </m:r>
              <m:r>
                <m:rPr>
                  <m:nor/>
                  <m:sty m:val="p"/>
                </m:rPr>
                <m:t>, and </m:t>
              </m:r>
              <m:r>
                <m:rPr>
                  <m:nor/>
                  <m:sty m:val="p"/>
                </m:rPr>
                <m:t>Definition 25</m:t>
              </m:r>
              <m:r>
                <m:rPr>
                  <m:nor/>
                  <m:sty m:val="p"/>
                </m:rPr>
                <m:t>)</m:t>
              </m:r>
            </m:e>
            <m:e>
              <m:r>
                <m:t>&amp;</m:t>
              </m:r>
              <m:r>
                <m:rPr>
                  <m:sty m:val="p"/>
                </m:rPr>
                <m:t>=</m:t>
              </m:r>
              <m:rad>
                <m:radPr>
                  <m:degHide m:val="on"/>
                </m:radPr>
                <m:deg/>
                <m:e>
                  <m:nary>
                    <m:naryPr>
                      <m:chr m:val="∑"/>
                      <m:limLoc m:val="undOvr"/>
                      <m:subHide m:val="off"/>
                      <m:supHide m:val="off"/>
                    </m:naryPr>
                    <m:sub>
                      <m:r>
                        <m:t>i</m:t>
                      </m:r>
                      <m:r>
                        <m:rPr>
                          <m:sty m:val="p"/>
                        </m:rPr>
                        <m:t>=</m:t>
                      </m:r>
                      <m:r>
                        <m:t>1</m:t>
                      </m:r>
                    </m:sub>
                    <m:sup>
                      <m:r>
                        <m:t>p</m:t>
                      </m:r>
                    </m:sup>
                    <m:e>
                      <m:sSup>
                        <m:e>
                          <m:r>
                            <m:t>c</m:t>
                          </m:r>
                        </m:e>
                        <m:sup>
                          <m:r>
                            <m:t>2</m:t>
                          </m:r>
                        </m:sup>
                      </m:sSup>
                    </m:e>
                  </m:nary>
                  <m:sSubSup>
                    <m:e>
                      <m:r>
                        <m:t>x</m:t>
                      </m:r>
                    </m:e>
                    <m:sub>
                      <m:r>
                        <m:t>i</m:t>
                      </m:r>
                    </m:sub>
                    <m:sup>
                      <m:r>
                        <m:t>2</m:t>
                      </m:r>
                    </m:sup>
                  </m:sSubSup>
                </m:e>
              </m:rad>
              <m:r>
                <m:t>&amp;</m:t>
              </m:r>
              <m:r>
                <m:t>&amp;</m:t>
              </m:r>
              <m:r>
                <m:rPr>
                  <m:nor/>
                  <m:sty m:val="p"/>
                </m:rPr>
                <m:t>(</m:t>
              </m:r>
              <m:r>
                <m:rPr>
                  <m:sty m:val="p"/>
                </m:rPr>
                <m:t>(</m:t>
              </m:r>
              <m:r>
                <m:t>c</m:t>
              </m:r>
              <m:r>
                <m:t> </m:t>
              </m:r>
              <m:sSub>
                <m:e>
                  <m:r>
                    <m:t>x</m:t>
                  </m:r>
                </m:e>
                <m:sub>
                  <m:r>
                    <m:t>i</m:t>
                  </m:r>
                </m:sub>
              </m:sSub>
              <m:sSup>
                <m:e>
                  <m:r>
                    <m:rPr>
                      <m:sty m:val="p"/>
                    </m:rPr>
                    <m:t>)</m:t>
                  </m:r>
                </m:e>
                <m:sup>
                  <m:r>
                    <m:t>2</m:t>
                  </m:r>
                </m:sup>
              </m:sSup>
              <m:r>
                <m:rPr>
                  <m:sty m:val="p"/>
                </m:rPr>
                <m:t>=</m:t>
              </m:r>
              <m:sSup>
                <m:e>
                  <m:r>
                    <m:t>c</m:t>
                  </m:r>
                </m:e>
                <m:sup>
                  <m:r>
                    <m:t>2</m:t>
                  </m:r>
                </m:sup>
              </m:sSup>
              <m:sSubSup>
                <m:e>
                  <m:r>
                    <m:t>x</m:t>
                  </m:r>
                </m:e>
                <m:sub>
                  <m:r>
                    <m:t>i</m:t>
                  </m:r>
                </m:sub>
                <m:sup>
                  <m:r>
                    <m:t>2</m:t>
                  </m:r>
                </m:sup>
              </m:sSubSup>
              <m:r>
                <m:rPr>
                  <m:nor/>
                  <m:sty m:val="p"/>
                </m:rPr>
                <m:t>)</m:t>
              </m:r>
            </m:e>
            <m:e>
              <m:r>
                <m:t>&amp;</m:t>
              </m:r>
              <m:r>
                <m:rPr>
                  <m:sty m:val="p"/>
                </m:rPr>
                <m:t>=</m:t>
              </m:r>
              <m:rad>
                <m:radPr>
                  <m:degHide m:val="on"/>
                </m:radPr>
                <m:deg/>
                <m:e>
                  <m:sSup>
                    <m:e>
                      <m:r>
                        <m:t>c</m:t>
                      </m:r>
                    </m:e>
                    <m:sup>
                      <m:r>
                        <m:t>2</m:t>
                      </m:r>
                    </m:sup>
                  </m:sSup>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(factor </m:t>
              </m:r>
              <m:sSup>
                <m:e>
                  <m:r>
                    <m:t>c</m:t>
                  </m:r>
                </m:e>
                <m:sup>
                  <m:r>
                    <m:t>2</m:t>
                  </m:r>
                </m:sup>
              </m:sSup>
              <m:r>
                <m:rPr>
                  <m:nor/>
                  <m:sty m:val="p"/>
                </m:rPr>
                <m:t> out of the sum)</m:t>
              </m:r>
            </m:e>
            <m:e>
              <m:r>
                <m:t>&amp;</m:t>
              </m:r>
              <m:r>
                <m:rPr>
                  <m:sty m:val="p"/>
                </m:rPr>
                <m:t>=</m:t>
              </m:r>
              <m:rad>
                <m:radPr>
                  <m:degHide m:val="on"/>
                </m:radPr>
                <m:deg/>
                <m:e>
                  <m:sSup>
                    <m:e>
                      <m:r>
                        <m:t>c</m:t>
                      </m:r>
                    </m:e>
                    <m:sup>
                      <m:r>
                        <m:t>2</m:t>
                      </m:r>
                    </m:sup>
                  </m:sSup>
                </m:e>
              </m:rad>
              <m:r>
                <m:t> </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r>
                <m:t>&amp;</m:t>
              </m:r>
              <m:r>
                <m:t>&amp;</m:t>
              </m:r>
              <m:r>
                <m:rPr>
                  <m:nor/>
                  <m:sty m:val="p"/>
                </m:rPr>
                <m:t>(the square root of a product of nonnegative numbers)</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r>
                <m:rPr>
                  <m:sty m:val="p"/>
                </m:rPr>
                <m:t>.</m:t>
              </m:r>
              <m:r>
                <m:t>&amp;</m:t>
              </m:r>
              <m:r>
                <m:t>&amp;</m:t>
              </m:r>
              <m:r>
                <m:rPr>
                  <m:nor/>
                  <m:sty m:val="p"/>
                </m:rPr>
                <m:t>(</m:t>
              </m:r>
              <m:rad>
                <m:radPr>
                  <m:degHide m:val="on"/>
                </m:radPr>
                <m:deg/>
                <m:e>
                  <m:sSup>
                    <m:e>
                      <m:r>
                        <m:t>c</m:t>
                      </m:r>
                    </m:e>
                    <m:sup>
                      <m:r>
                        <m:t>2</m:t>
                      </m:r>
                    </m:sup>
                  </m:sSup>
                </m:e>
              </m:rad>
              <m:r>
                <m:rPr>
                  <m:sty m:val="p"/>
                </m:rPr>
                <m:t>=</m:t>
              </m:r>
              <m:r>
                <m:t>​</m:t>
              </m:r>
              <m:d>
                <m:dPr>
                  <m:begChr m:val="|"/>
                  <m:sepChr m:val=""/>
                  <m:endChr m:val="|"/>
                  <m:grow/>
                </m:dPr>
                <m:e>
                  <m:r>
                    <m:t>c</m:t>
                  </m:r>
                </m:e>
              </m:d>
              <m:r>
                <m:t>​</m:t>
              </m:r>
              <m:r>
                <m:rPr>
                  <m:nor/>
                  <m:sty m:val="p"/>
                </m:rPr>
                <m:t>, and </m:t>
              </m:r>
              <m:r>
                <m:rPr>
                  <m:nor/>
                  <m:sty m:val="p"/>
                </m:rPr>
                <m:t>Equation 2</m:t>
              </m:r>
              <m:r>
                <m:rPr>
                  <m:nor/>
                  <m:sty m:val="p"/>
                </m:rPr>
                <m:t>)</m:t>
              </m:r>
            </m:e>
          </m:eqArr>
        </m:oMath>
      </m:oMathPara>
    </w:p>
    <w:p>
      <w:pPr>
        <w:pStyle w:val="FirstParagraph"/>
      </w:pPr>
      <w:del w:id="14676" w:author="PR Preview" w:date="2026-01-01T00:00:00Z">
        <w:r>
          <w:rPr>
            <w:b/>
            <w:bCs/>
          </w:rPr>
          <w:delText xml:space="preserve">Example 102 (Scaling a vector scales its length)</w:delText>
        </w:r>
      </w:del>
      <w:del w:id="14677" w:author="PR Preview" w:date="2026-01-01T00:00:00Z">
        <w:r>
          <w:delText xml:space="preserve"> </w:delText>
        </w:r>
      </w:del>
      <w:del w:id="14678" w:author="PR Preview" w:date="2026-01-01T00:00:00Z">
        <w:r>
          <w:delText xml:space="preserve">For</w:delText>
        </w:r>
      </w:del>
      <w:del w:id="14679"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14680" w:author="PR Preview" w:date="2026-01-01T00:00:00Z">
        <w:r>
          <w:delText xml:space="preserve">,</w:delText>
        </w:r>
      </w:del>
      <w:del w:id="14681"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5</m:t>
        </m:r>
      </m:oMath>
      <w:del w:id="14682" w:author="PR Preview" w:date="2026-01-01T00:00:00Z">
        <w:r>
          <w:delText xml:space="preserve"> </w:delText>
        </w:r>
      </w:del>
      <w:del w:id="14683" w:author="PR Preview" w:date="2026-01-01T00:00:00Z">
        <w:r>
          <w:delText xml:space="preserve">(</w:delText>
        </w:r>
      </w:del>
      <w:hyperlink w:anchor="exm-euclidean-norm">
        <w:del w:id="14684" w:author="PR Preview" w:date="2026-01-01T00:00:00Z">
          <w:r>
            <w:rPr>
              <w:rStyle w:val="Hyperlink"/>
            </w:rPr>
            <w:delText xml:space="preserve">Example 11</w:delText>
          </w:r>
        </w:del>
      </w:hyperlink>
      <w:del w:id="14685" w:author="PR Preview" w:date="2026-01-01T00:00:00Z">
        <w:r>
          <w:delText xml:space="preserve">).</w:delText>
        </w:r>
      </w:del>
      <w:del w:id="14686" w:author="PR Preview" w:date="2026-01-01T00:00:00Z">
        <w:r>
          <w:delText xml:space="preserve"> </w:delText>
        </w:r>
      </w:del>
      <w:del w:id="14687" w:author="PR Preview" w:date="2026-01-01T00:00:00Z">
        <w:r>
          <w:delText xml:space="preserve">Then</w:delText>
        </w:r>
      </w:del>
      <w:del w:id="14688" w:author="PR Preview" w:date="2026-01-01T00:00:00Z">
        <w:r>
          <w:delText xml:space="preserve"> </w:delText>
        </w:r>
      </w:del>
      <m:oMath>
        <m:r>
          <m:rPr>
            <m:sty m:val="p"/>
          </m:rPr>
          <m:t>−</m:t>
        </m:r>
        <m:r>
          <m:t>2</m:t>
        </m:r>
        <m:r>
          <m:t> </m:t>
        </m:r>
        <m:limLow>
          <m:e>
            <m:r>
              <m:t>x</m:t>
            </m:r>
          </m:e>
          <m:lim>
            <m:r>
              <m:rPr>
                <m:sty m:val="p"/>
              </m:rPr>
              <m:t>∼</m:t>
            </m:r>
          </m:lim>
        </m:limLow>
        <m:r>
          <m:rPr>
            <m:sty m:val="p"/>
          </m:rPr>
          <m:t>=</m:t>
        </m:r>
        <m:r>
          <m:rPr>
            <m:sty m:val="p"/>
          </m:rPr>
          <m:t>(</m:t>
        </m:r>
        <m:r>
          <m:rPr>
            <m:sty m:val="p"/>
          </m:rPr>
          <m:t>−</m:t>
        </m:r>
        <m:r>
          <m:t>6</m:t>
        </m:r>
        <m:r>
          <m:rPr>
            <m:sty m:val="p"/>
          </m:rPr>
          <m:t>,</m:t>
        </m:r>
        <m:r>
          <m:rPr>
            <m:sty m:val="p"/>
          </m:rPr>
          <m:t>−</m:t>
        </m:r>
        <m:r>
          <m:t>8</m:t>
        </m:r>
        <m:r>
          <m:rPr>
            <m:sty m:val="p"/>
          </m:rPr>
          <m:t>)</m:t>
        </m:r>
      </m:oMath>
      <w:del w:id="14689" w:author="PR Preview" w:date="2026-01-01T00:00:00Z">
        <w:r>
          <w:delText xml:space="preserve"> </w:delText>
        </w:r>
      </w:del>
      <w:del w:id="14690" w:author="PR Preview" w:date="2026-01-01T00:00:00Z">
        <w:r>
          <w:delText xml:space="preserve">has norm</w:delText>
        </w:r>
      </w:del>
    </w:p>
    <w:p>
      <w:pPr>
        <w:pStyle w:val="BodyText"/>
      </w:pPr>
      <w:ins w:id="14691" w:author="PR Preview" w:date="2026-01-01T00:00:00Z">
        <w:r>
          <w:t xml:space="preserve">$$
    \begin{aligned}
    \mathopen{}\left\lVert c\,\mathord{\smash[b]{\underset{\raise.3ex\hbox{$\scriptstyle\sim$}}{x}}\vphantom{x}}\right\rVert\mathclose{}
    &amp;= \sqrt{\sum_{i=1}^p(c\,x_i)^2}
    &amp;&amp; \text{(}\text{Equation~2}\text{, and }\text{Definition~25}\text{)}
    \\
    &amp;= \sqrt{\sum_{i=1}^pc^2 x_i^2}
    &amp;&amp; \text{(} (c\,x_i)^2 = c^2 x_i^2 \text{)}
    \\
    &amp;= \sqrt{c^2 \sum_{i=1}^px_i^2}
    &amp;&amp; \text{(factor } c^2 \text{ out of the sum)}
    \\
    &amp;= \sqrt{c^2}\,\sqrt{\sum_{i=1}^px_i^2}
    &amp;&amp; \text{(the square root of a product of nonnegative numbers)}
    \\
    &amp;= \mathopen{}\left|c\right|\mathclose{}\,\mathopen{}\left\lVert\mathord{\smash[b]{\underset{\raise.3ex\hbox{$\scriptstyle\sim$}}{x}}\vphantom{x}}\right\rVert\mathclose{}.
    &amp;&amp; \text{(} \sqrt{c^2} = \mathopen{}\left|c\right|\mathclose{} \text{, and }\text{Equation~2}\text{)}
    \end{aligned}
    $$</w:t>
        </w:r>
      </w:ins>
    </w:p>
    <w:bookmarkStart w:id="356" w:name="exm-norm-properties"/>
    <w:p>
      <w:pPr>
        <w:pStyle w:val="FirstParagraph"/>
      </w:pPr>
      <w:ins w:id="14692" w:author="PR Preview" w:date="2026-01-01T00:00:00Z">
        <w:r>
          <w:rPr>
            <w:b/>
            <w:bCs/>
          </w:rPr>
          <w:t xml:space="preserve">Example 102 (Scaling a vector scales its length)</w:t>
        </w:r>
      </w:ins>
      <w:ins w:id="14693" w:author="PR Preview" w:date="2026-01-01T00:00:00Z">
        <w:r>
          <w:t xml:space="preserve"> </w:t>
        </w:r>
      </w:ins>
      <w:ins w:id="14694" w:author="PR Preview" w:date="2026-01-01T00:00:00Z">
        <w:r>
          <w:t xml:space="preserve">For</w:t>
        </w:r>
      </w:ins>
      <w:ins w:id="14695" w:author="PR Preview" w:date="2026-01-01T00:00:00Z">
        <w:r>
          <w:t xml:space="preserve"> </w:t>
        </w:r>
      </w:ins>
      <w:ins w:id="14696" w:author="PR Preview" w:date="2026-01-01T00:00:00Z">
        <w:r>
          <w:t xml:space="preserve">$\mathord{\smash[b]{\underset{\raise.3ex\hbox{$\scriptstyle\sim$}}{x}}\vphantom{x}} = (3, 4)$</w:t>
        </w:r>
      </w:ins>
      <w:ins w:id="14697" w:author="PR Preview" w:date="2026-01-01T00:00:00Z">
        <w:r>
          <w:t xml:space="preserve">,</w:t>
        </w:r>
      </w:ins>
      <w:ins w:id="14698" w:author="PR Preview" w:date="2026-01-01T00:00:00Z">
        <w:r>
          <w:t xml:space="preserve"> </w:t>
        </w:r>
      </w:ins>
      <w:ins w:id="14699" w:author="PR Preview" w:date="2026-01-01T00:00:00Z">
        <w:r>
          <w:t xml:space="preserve">$\mathopen{}\left\lVert\mathord{\smash[b]{\underset{\raise.3ex\hbox{$\scriptstyle\sim$}}{x}}\vphantom{x}}\right\rVert\mathclose{} = 5$</w:t>
        </w:r>
      </w:ins>
      <w:ins w:id="14700" w:author="PR Preview" w:date="2026-01-01T00:00:00Z">
        <w:r>
          <w:t xml:space="preserve"> </w:t>
        </w:r>
      </w:ins>
      <w:ins w:id="14701" w:author="PR Preview" w:date="2026-01-01T00:00:00Z">
        <w:r>
          <w:t xml:space="preserve">(</w:t>
        </w:r>
      </w:ins>
      <w:hyperlink w:anchor="exm-euclidean-norm">
        <w:ins w:id="14702" w:author="PR Preview" w:date="2026-01-01T00:00:00Z">
          <w:r>
            <w:rPr>
              <w:rStyle w:val="Hyperlink"/>
            </w:rPr>
            <w:t xml:space="preserve">Example 11</w:t>
          </w:r>
        </w:ins>
      </w:hyperlink>
      <w:ins w:id="14703" w:author="PR Preview" w:date="2026-01-01T00:00:00Z">
        <w:r>
          <w:t xml:space="preserve">).</w:t>
        </w:r>
      </w:ins>
      <w:ins w:id="14704" w:author="PR Preview" w:date="2026-01-01T00:00:00Z">
        <w:r>
          <w:t xml:space="preserve"> </w:t>
        </w:r>
      </w:ins>
      <w:ins w:id="14705" w:author="PR Preview" w:date="2026-01-01T00:00:00Z">
        <w:r>
          <w:t xml:space="preserve">Then</w:t>
        </w:r>
      </w:ins>
      <w:ins w:id="14706" w:author="PR Preview" w:date="2026-01-01T00:00:00Z">
        <w:r>
          <w:t xml:space="preserve"> </w:t>
        </w:r>
      </w:ins>
      <w:ins w:id="14707" w:author="PR Preview" w:date="2026-01-01T00:00:00Z">
        <w:r>
          <w:t xml:space="preserve">$-2\,\mathord{\smash[b]{\underset{\raise.3ex\hbox{$\scriptstyle\sim$}}{x}}\vphantom{x}} = (-6, -8)$</w:t>
        </w:r>
      </w:ins>
      <w:ins w:id="14708" w:author="PR Preview" w:date="2026-01-01T00:00:00Z">
        <w:r>
          <w:t xml:space="preserve"> </w:t>
        </w:r>
      </w:ins>
      <w:ins w:id="14709" w:author="PR Preview" w:date="2026-01-01T00:00:00Z">
        <w:r>
          <w:t xml:space="preserve">has norm</w:t>
        </w:r>
      </w:ins>
    </w:p>
    <w:p>
      <w:pPr>
        <w:pStyle w:val="BodyText"/>
      </w:pPr>
      <m:oMathPara>
        <m:oMathParaPr>
          <m:jc m:val="center"/>
        </m:oMathParaPr>
        <m:oMath>
          <m:eqArr>
            <m:e>
              <m:rad>
                <m:radPr>
                  <m:degHide m:val="on"/>
                </m:radPr>
                <m:deg/>
                <m:e>
                  <m:r>
                    <m:t>36</m:t>
                  </m:r>
                  <m:r>
                    <m:rPr>
                      <m:sty m:val="p"/>
                    </m:rPr>
                    <m:t>+</m:t>
                  </m:r>
                  <m:r>
                    <m:t>64</m:t>
                  </m:r>
                </m:e>
              </m:rad>
              <m:r>
                <m:t>&amp;</m:t>
              </m:r>
              <m:r>
                <m:rPr>
                  <m:sty m:val="p"/>
                </m:rPr>
                <m:t>=</m:t>
              </m:r>
              <m:r>
                <m:t>10</m:t>
              </m:r>
            </m:e>
            <m:e>
              <m:r>
                <m:t>&amp;</m:t>
              </m:r>
              <m:r>
                <m:rPr>
                  <m:sty m:val="p"/>
                </m:rPr>
                <m:t>=</m:t>
              </m:r>
              <m:r>
                <m:t>​</m:t>
              </m:r>
              <m:d>
                <m:dPr>
                  <m:begChr m:val="|"/>
                  <m:sepChr m:val=""/>
                  <m:endChr m:val="|"/>
                  <m:grow/>
                </m:dPr>
                <m:e>
                  <m:r>
                    <m:rPr>
                      <m:sty m:val="p"/>
                    </m:rPr>
                    <m:t>−</m:t>
                  </m:r>
                  <m:r>
                    <m:t>2</m:t>
                  </m:r>
                </m:e>
              </m:d>
              <m:r>
                <m:t>​</m:t>
              </m:r>
              <m:r>
                <m:rPr>
                  <m:sty m:val="p"/>
                </m:rPr>
                <m:t>⋅</m:t>
              </m:r>
              <m:r>
                <m:t>5</m:t>
              </m:r>
              <m:r>
                <m:rPr>
                  <m:sty m:val="p"/>
                </m:rPr>
                <m:t>,</m:t>
              </m:r>
            </m:e>
          </m:eqArr>
        </m:oMath>
      </m:oMathPara>
    </w:p>
    <w:p>
      <w:pPr>
        <w:pStyle w:val="FirstParagraph"/>
      </w:pPr>
      <w:r>
        <w:t xml:space="preserve">as part 2 says.</w:t>
      </w:r>
      <w:r>
        <w:t xml:space="preserve"> </w:t>
      </w:r>
      <w:r>
        <w:t xml:space="preserve">Dividing by the norm gives a vector of length</w:t>
      </w:r>
      <w:r>
        <w:t xml:space="preserve"> </w:t>
      </w:r>
      <m:oMath>
        <m:r>
          <m:t>1</m:t>
        </m:r>
      </m:oMath>
      <w:r>
        <w:t xml:space="preserve">:</w:t>
      </w:r>
    </w:p>
    <w:p>
      <w:pPr>
        <w:pStyle w:val="BodyText"/>
      </w:pPr>
      <m:oMathPara>
        <m:oMathParaPr>
          <m:jc m:val="center"/>
        </m:oMathParaPr>
        <m:oMath>
          <m:eqArr>
            <m:e>
              <m:r>
                <m:t>​</m:t>
              </m:r>
              <m:d>
                <m:dPr>
                  <m:begChr m:val="∥"/>
                  <m:sepChr m:val=""/>
                  <m:endChr m:val="∥"/>
                  <m:grow/>
                </m:dPr>
                <m:e>
                  <m:f>
                    <m:fPr>
                      <m:type m:val="lin"/>
                    </m:fPr>
                    <m:num>
                      <m:r>
                        <m:t>1</m:t>
                      </m:r>
                    </m:num>
                    <m:den>
                      <m:r>
                        <m:t>5</m:t>
                      </m:r>
                    </m:den>
                  </m:f>
                  <m:r>
                    <m:t> </m:t>
                  </m:r>
                  <m:limLow>
                    <m:e>
                      <m:r>
                        <m:t>x</m:t>
                      </m:r>
                    </m:e>
                    <m:lim>
                      <m:r>
                        <m:rPr>
                          <m:sty m:val="p"/>
                        </m:rPr>
                        <m:t>∼</m:t>
                      </m:r>
                    </m:lim>
                  </m:limLow>
                </m:e>
              </m:d>
              <m:r>
                <m:t>​</m:t>
              </m:r>
              <m:r>
                <m:t>&amp;</m:t>
              </m:r>
              <m:r>
                <m:rPr>
                  <m:sty m:val="p"/>
                </m:rPr>
                <m:t>=</m:t>
              </m:r>
              <m:f>
                <m:fPr>
                  <m:type m:val="lin"/>
                </m:fPr>
                <m:num>
                  <m:r>
                    <m:t>1</m:t>
                  </m:r>
                </m:num>
                <m:den>
                  <m:r>
                    <m:t>5</m:t>
                  </m:r>
                </m:den>
              </m:f>
              <m:r>
                <m:rPr>
                  <m:sty m:val="p"/>
                </m:rPr>
                <m:t>⋅</m:t>
              </m:r>
              <m:r>
                <m:t>5</m:t>
              </m:r>
            </m:e>
            <m:e>
              <m:r>
                <m:t>&amp;</m:t>
              </m:r>
              <m:r>
                <m:rPr>
                  <m:sty m:val="p"/>
                </m:rPr>
                <m:t>=</m:t>
              </m:r>
              <m:r>
                <m:t>1</m:t>
              </m:r>
              <m:r>
                <m:rPr>
                  <m:sty m:val="p"/>
                </m:rPr>
                <m:t>,</m:t>
              </m:r>
            </m:e>
          </m:eqArr>
        </m:oMath>
      </m:oMathPara>
    </w:p>
    <w:p>
      <w:pPr>
        <w:pStyle w:val="FirstParagraph"/>
      </w:pPr>
      <w:del w:id="14710" w:author="PR Preview" w:date="2026-01-01T00:00:00Z">
        <w:r>
          <w:delText xml:space="preserve">and</w:delText>
        </w:r>
      </w:del>
      <w:del w:id="14711" w:author="PR Preview" w:date="2026-01-01T00:00:00Z">
        <w:r>
          <w:delText xml:space="preserve"> </w:delText>
        </w:r>
      </w:del>
      <m:oMath>
        <m:f>
          <m:fPr>
            <m:type m:val="lin"/>
          </m:fPr>
          <m:num>
            <m:r>
              <m:t>1</m:t>
            </m:r>
          </m:num>
          <m:den>
            <m:r>
              <m:t>5</m:t>
            </m:r>
          </m:den>
        </m:f>
        <m:r>
          <m:t> </m:t>
        </m:r>
        <m:limLow>
          <m:e>
            <m:r>
              <m:t>x</m:t>
            </m:r>
          </m:e>
          <m:lim>
            <m:r>
              <m:rPr>
                <m:sty m:val="p"/>
              </m:rPr>
              <m:t>∼</m:t>
            </m:r>
          </m:lim>
        </m:limLow>
        <m:r>
          <m:rPr>
            <m:sty m:val="p"/>
          </m:rPr>
          <m:t>=</m:t>
        </m:r>
        <m:r>
          <m:rPr>
            <m:sty m:val="p"/>
          </m:rPr>
          <m:t>(</m:t>
        </m:r>
        <m:r>
          <m:t>0.6</m:t>
        </m:r>
        <m:r>
          <m:rPr>
            <m:sty m:val="p"/>
          </m:rPr>
          <m:t>,</m:t>
        </m:r>
        <m:r>
          <m:t>0.8</m:t>
        </m:r>
        <m:r>
          <m:rPr>
            <m:sty m:val="p"/>
          </m:rPr>
          <m:t>)</m:t>
        </m:r>
      </m:oMath>
      <w:del w:id="14712" w:author="PR Preview" w:date="2026-01-01T00:00:00Z">
        <w:r>
          <w:delText xml:space="preserve"> </w:delText>
        </w:r>
      </w:del>
      <w:del w:id="14713" w:author="PR Preview" w:date="2026-01-01T00:00:00Z">
        <w:r>
          <w:delText xml:space="preserve">is the unit vector in</w:delText>
        </w:r>
      </w:del>
      <w:del w:id="14714" w:author="PR Preview" w:date="2026-01-01T00:00:00Z">
        <w:r>
          <w:delText xml:space="preserve"> </w:delText>
        </w:r>
      </w:del>
      <w:hyperlink w:anchor="exm-euclidean-norm">
        <w:del w:id="14715" w:author="PR Preview" w:date="2026-01-01T00:00:00Z">
          <w:r>
            <w:rPr>
              <w:rStyle w:val="Hyperlink"/>
            </w:rPr>
            <w:delText xml:space="preserve">Example 11</w:delText>
          </w:r>
        </w:del>
      </w:hyperlink>
      <w:del w:id="14716" w:author="PR Preview" w:date="2026-01-01T00:00:00Z">
        <w:r>
          <w:delText xml:space="preserve">.</w:delText>
        </w:r>
      </w:del>
    </w:p>
    <w:p>
      <w:pPr>
        <w:pStyle w:val="BodyText"/>
      </w:pPr>
      <w:del w:id="14717" w:author="PR Preview" w:date="2026-01-01T00:00:00Z">
        <w:r>
          <w:rPr>
            <w:b/>
            <w:bCs/>
          </w:rPr>
          <w:delText xml:space="preserve">Theorem 57 (The squared norm of a sum)</w:delText>
        </w:r>
      </w:del>
      <w:del w:id="14718" w:author="PR Preview" w:date="2026-01-01T00:00:00Z">
        <w:r>
          <w:delText xml:space="preserve"> </w:delText>
        </w:r>
      </w:del>
      <w:del w:id="14719" w:author="PR Preview" w:date="2026-01-01T00:00:00Z">
        <w:r>
          <w:delText xml:space="preserve">For any</w:delText>
        </w:r>
      </w:del>
      <w:del w:id="1472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4721"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oMath>
      </m:oMathPara>
    </w:p>
    <w:p>
      <w:pPr>
        <w:pStyle w:val="FirstParagraph"/>
      </w:pPr>
      <w:del w:id="14722" w:author="PR Preview" w:date="2026-01-01T00:00:00Z">
        <w:r>
          <w:delText xml:space="preserve">In particular, if</w:delText>
        </w:r>
      </w:del>
      <w:del w:id="1472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724" w:author="PR Preview" w:date="2026-01-01T00:00:00Z">
        <w:r>
          <w:delText xml:space="preserve"> </w:delText>
        </w:r>
      </w:del>
      <w:del w:id="14725" w:author="PR Preview" w:date="2026-01-01T00:00:00Z">
        <w:r>
          <w:delText xml:space="preserve">(</w:delText>
        </w:r>
      </w:del>
      <w:hyperlink w:anchor="def-orthogonal-vectors">
        <w:del w:id="14726" w:author="PR Preview" w:date="2026-01-01T00:00:00Z">
          <w:r>
            <w:rPr>
              <w:rStyle w:val="Hyperlink"/>
            </w:rPr>
            <w:delText xml:space="preserve">Definition 15</w:delText>
          </w:r>
        </w:del>
      </w:hyperlink>
      <w:del w:id="14727" w:author="PR Preview" w:date="2026-01-01T00:00:00Z">
        <w:r>
          <w:delText xml:space="preserve">), then</w:delText>
        </w:r>
      </w:del>
      <w:del w:id="1472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rPr>
            <m:sty m:val="p"/>
          </m:rPr>
          <m:t>+</m:t>
        </m:r>
        <m:r>
          <m:t>​</m:t>
        </m:r>
        <m:d>
          <m:dPr>
            <m:begChr m:val="∥"/>
            <m:sepChr m:val=""/>
            <m:endChr m:val="∥"/>
            <m:grow/>
          </m:dPr>
          <m:e>
            <m:limLow>
              <m:e>
                <m:r>
                  <m:t>y</m:t>
                </m:r>
              </m:e>
              <m:lim>
                <m:r>
                  <m:rPr>
                    <m:sty m:val="p"/>
                  </m:rPr>
                  <m:t>∼</m:t>
                </m:r>
              </m:lim>
            </m:limLow>
          </m:e>
        </m:d>
        <m:sSup>
          <m:e>
            <m:r>
              <m:t>​</m:t>
            </m:r>
          </m:e>
          <m:sup>
            <m:r>
              <m:t>2</m:t>
            </m:r>
          </m:sup>
        </m:sSup>
      </m:oMath>
      <w:del w:id="14729" w:author="PR Preview" w:date="2026-01-01T00:00:00Z">
        <w:r>
          <w:delText xml:space="preserve"> </w:delText>
        </w:r>
      </w:del>
      <w:del w:id="14730" w:author="PR Preview" w:date="2026-01-01T00:00:00Z">
        <w:r>
          <w:delText xml:space="preserve">(the</w:delText>
        </w:r>
      </w:del>
      <w:del w:id="14731" w:author="PR Preview" w:date="2026-01-01T00:00:00Z">
        <w:r>
          <w:delText xml:space="preserve"> </w:delText>
        </w:r>
      </w:del>
      <w:del w:id="14732" w:author="PR Preview" w:date="2026-01-01T00:00:00Z">
        <w:r>
          <w:rPr>
            <w:b/>
            <w:bCs/>
          </w:rPr>
          <w:delText xml:space="preserve">Pythagorean theorem</w:delText>
        </w:r>
      </w:del>
      <w:del w:id="14733" w:author="PR Preview" w:date="2026-01-01T00:00:00Z">
        <w:r>
          <w:delText xml:space="preserve">).</w:delText>
        </w:r>
      </w:del>
    </w:p>
    <w:p>
      <w:pPr>
        <w:pStyle w:val="BodyText"/>
      </w:pPr>
      <w:ins w:id="14734" w:author="PR Preview" w:date="2026-01-01T00:00:00Z">
        <w:r>
          <w:t xml:space="preserve">$$
    \begin{aligned}
    \mathopen{}\left\lVert\tfrac{1}{5}\,\mathord{\smash[b]{\underset{\raise.3ex\hbox{$\scriptstyle\sim$}}{x}}\vphantom{x}}\right\rVert\mathclose{} &amp;= \tfrac{1}{5} \cdot 5 \\
    &amp;= 1,
    \end{aligned}
    $$</w:t>
        </w:r>
      </w:ins>
    </w:p>
    <w:p>
      <w:pPr>
        <w:pStyle w:val="FirstParagraph"/>
      </w:pPr>
      <w:ins w:id="14735" w:author="PR Preview" w:date="2026-01-01T00:00:00Z">
        <w:r>
          <w:t xml:space="preserve">and</w:t>
        </w:r>
      </w:ins>
      <w:ins w:id="14736" w:author="PR Preview" w:date="2026-01-01T00:00:00Z">
        <w:r>
          <w:t xml:space="preserve"> </w:t>
        </w:r>
      </w:ins>
      <w:ins w:id="14737" w:author="PR Preview" w:date="2026-01-01T00:00:00Z">
        <w:r>
          <w:t xml:space="preserve">$\tfrac{1}{5}\,\mathord{\smash[b]{\underset{\raise.3ex\hbox{$\scriptstyle\sim$}}{x}}\vphantom{x}} = (0.6, 0.8)$</w:t>
        </w:r>
      </w:ins>
      <w:ins w:id="14738" w:author="PR Preview" w:date="2026-01-01T00:00:00Z">
        <w:r>
          <w:t xml:space="preserve"> </w:t>
        </w:r>
      </w:ins>
      <w:ins w:id="14739" w:author="PR Preview" w:date="2026-01-01T00:00:00Z">
        <w:r>
          <w:t xml:space="preserve">is the unit vector in</w:t>
        </w:r>
      </w:ins>
      <w:ins w:id="14740" w:author="PR Preview" w:date="2026-01-01T00:00:00Z">
        <w:r>
          <w:t xml:space="preserve"> </w:t>
        </w:r>
      </w:ins>
      <w:hyperlink w:anchor="exm-euclidean-norm">
        <w:ins w:id="14741" w:author="PR Preview" w:date="2026-01-01T00:00:00Z">
          <w:r>
            <w:rPr>
              <w:rStyle w:val="Hyperlink"/>
            </w:rPr>
            <w:t xml:space="preserve">Example 11</w:t>
          </w:r>
        </w:ins>
      </w:hyperlink>
      <w:ins w:id="14742" w:author="PR Preview" w:date="2026-01-01T00:00:00Z">
        <w:r>
          <w:t xml:space="preserve">.</w:t>
        </w:r>
      </w:ins>
    </w:p>
    <w:bookmarkEnd w:id="356"/>
    <w:bookmarkStart w:id="357" w:name="thm-norm-sum-square"/>
    <w:p>
      <w:pPr>
        <w:pStyle w:val="BodyText"/>
      </w:pPr>
      <w:ins w:id="14743" w:author="PR Preview" w:date="2026-01-01T00:00:00Z">
        <w:r>
          <w:rPr>
            <w:b/>
            <w:bCs/>
          </w:rPr>
          <w:t xml:space="preserve">Theorem 57 (The squared norm of a sum)</w:t>
        </w:r>
      </w:ins>
      <w:ins w:id="14744" w:author="PR Preview" w:date="2026-01-01T00:00:00Z">
        <w:r>
          <w:t xml:space="preserve"> </w:t>
        </w:r>
      </w:ins>
      <w:ins w:id="14745" w:author="PR Preview" w:date="2026-01-01T00:00:00Z">
        <w:r>
          <w:t xml:space="preserve">For any</w:t>
        </w:r>
      </w:ins>
      <w:ins w:id="14746" w:author="PR Preview" w:date="2026-01-01T00:00:00Z">
        <w:r>
          <w:t xml:space="preserve"> </w:t>
        </w:r>
      </w:ins>
      <w:ins w:id="14747" w:author="PR Preview" w:date="2026-01-01T00:00:00Z">
        <w:r>
          <w:t xml:space="preserve">$\mathord{\smash[b]{\underset{\raise.3ex\hbox{$\scriptstyle\sim$}}{x}}\vphantom{x}}, \mathord{\smash[b]{\underset{\raise.3ex\hbox{$\scriptstyle\sim$}}{y}}\vphantom{y}} \in \mathbb{R}^p$</w:t>
        </w:r>
      </w:ins>
      <w:ins w:id="14748" w:author="PR Preview" w:date="2026-01-01T00:00:00Z">
        <w:r>
          <w:t xml:space="preserve">,</w:t>
        </w:r>
      </w:ins>
    </w:p>
    <w:p>
      <w:pPr>
        <w:pStyle w:val="BodyText"/>
      </w:pPr>
      <w:ins w:id="14749" w:author="PR Preview" w:date="2026-01-01T00:00:00Z">
        <w:r>
          <w:t xml:space="preserve">$$
    \mathopen{}\left\lVert\mathord{\smash[b]{\underset{\raise.3ex\hbox{$\scriptstyle\sim$}}{x}}\vphantom{x}} + \mathord{\smash[b]{\underset{\raise.3ex\hbox{$\scriptstyle\sim$}}{y}}\vphantom{y}}\right\rVert\mathclose{}^2
    =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w:t>
        </w:r>
      </w:ins>
    </w:p>
    <w:p>
      <w:pPr>
        <w:pStyle w:val="FirstParagraph"/>
      </w:pPr>
      <w:ins w:id="14750" w:author="PR Preview" w:date="2026-01-01T00:00:00Z">
        <w:r>
          <w:t xml:space="preserve">In particular, if</w:t>
        </w:r>
      </w:ins>
      <w:ins w:id="14751" w:author="PR Preview" w:date="2026-01-01T00:00:00Z">
        <w:r>
          <w:t xml:space="preserve"> </w:t>
        </w:r>
      </w:ins>
      <w:ins w:id="14752" w:author="PR Preview" w:date="2026-01-01T00:00:00Z">
        <w:r>
          <w:t xml:space="preserve">$\mathord{\smash[b]{\underset{\raise.3ex\hbox{$\scriptstyle\sim$}}{x}}\vphantom{x}} \perp \mathord{\smash[b]{\underset{\raise.3ex\hbox{$\scriptstyle\sim$}}{y}}\vphantom{y}}$</w:t>
        </w:r>
      </w:ins>
      <w:ins w:id="14753" w:author="PR Preview" w:date="2026-01-01T00:00:00Z">
        <w:r>
          <w:t xml:space="preserve"> </w:t>
        </w:r>
      </w:ins>
      <w:ins w:id="14754" w:author="PR Preview" w:date="2026-01-01T00:00:00Z">
        <w:r>
          <w:t xml:space="preserve">(</w:t>
        </w:r>
      </w:ins>
      <w:hyperlink w:anchor="def-orthogonal-vectors">
        <w:ins w:id="14755" w:author="PR Preview" w:date="2026-01-01T00:00:00Z">
          <w:r>
            <w:rPr>
              <w:rStyle w:val="Hyperlink"/>
            </w:rPr>
            <w:t xml:space="preserve">Definition 15</w:t>
          </w:r>
        </w:ins>
      </w:hyperlink>
      <w:ins w:id="14756" w:author="PR Preview" w:date="2026-01-01T00:00:00Z">
        <w:r>
          <w:t xml:space="preserve">), then</w:t>
        </w:r>
      </w:ins>
      <w:ins w:id="14757" w:author="PR Preview" w:date="2026-01-01T00:00:00Z">
        <w:r>
          <w:t xml:space="preserve"> </w:t>
        </w:r>
      </w:ins>
      <w:ins w:id="14758" w:author="PR Preview" w:date="2026-01-01T00:00:00Z">
        <w:r>
          <w:t xml:space="preserve">$\mathopen{}\left\lVert\mathord{\smash[b]{\underset{\raise.3ex\hbox{$\scriptstyle\sim$}}{x}}\vphantom{x}} + \mathord{\smash[b]{\underset{\raise.3ex\hbox{$\scriptstyle\sim$}}{y}}\vphantom{y}}\right\rVert\mathclose{}^2 = \mathopen{}\left\lVert\mathord{\smash[b]{\underset{\raise.3ex\hbox{$\scriptstyle\sim$}}{x}}\vphantom{x}}\right\rVert\mathclose{}^2 + \mathopen{}\left\lVert\mathord{\smash[b]{\underset{\raise.3ex\hbox{$\scriptstyle\sim$}}{y}}\vphantom{y}}\right\rVert\mathclose{}^2$</w:t>
        </w:r>
      </w:ins>
      <w:ins w:id="14759" w:author="PR Preview" w:date="2026-01-01T00:00:00Z">
        <w:r>
          <w:t xml:space="preserve"> </w:t>
        </w:r>
      </w:ins>
      <w:ins w:id="14760" w:author="PR Preview" w:date="2026-01-01T00:00:00Z">
        <w:r>
          <w:t xml:space="preserve">(the</w:t>
        </w:r>
      </w:ins>
      <w:ins w:id="14761" w:author="PR Preview" w:date="2026-01-01T00:00:00Z">
        <w:r>
          <w:t xml:space="preserve"> </w:t>
        </w:r>
      </w:ins>
      <w:ins w:id="14762" w:author="PR Preview" w:date="2026-01-01T00:00:00Z">
        <w:r>
          <w:rPr>
            <w:b/>
            <w:bCs/>
          </w:rPr>
          <w:t xml:space="preserve">Pythagorean theorem</w:t>
        </w:r>
      </w:ins>
      <w:ins w:id="14763" w:author="PR Preview" w:date="2026-01-01T00:00:00Z">
        <w:r>
          <w:t xml:space="preserve">).</w:t>
        </w:r>
      </w:ins>
    </w:p>
    <w:bookmarkEnd w:id="357"/>
    <w:p>
      <w:pPr>
        <w:pStyle w:val="BodyText"/>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(square both sides of </m:t>
              </m:r>
              <m:r>
                <m:rPr>
                  <m:nor/>
                  <m:sty m:val="p"/>
                </m:rPr>
                <m:t>Equation 2</m:t>
              </m:r>
              <m:r>
                <m:rPr>
                  <m:nor/>
                  <m:sty m:val="p"/>
                </m:rPr>
                <m:t>)</m:t>
              </m:r>
            </m:e>
            <m:e>
              <m:r>
                <m:t>&amp;</m:t>
              </m:r>
              <m:r>
                <m:rPr>
                  <m:sty m:val="p"/>
                </m:rPr>
                <m:t>=</m:t>
              </m:r>
              <m:limLow>
                <m:e>
                  <m:r>
                    <m:t>x</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r>
                <m:rPr>
                  <m:sty m:val="p"/>
                </m:rPr>
                <m:t>(</m:t>
              </m:r>
              <m:limLow>
                <m:e>
                  <m:r>
                    <m:t>x</m:t>
                  </m:r>
                </m:e>
                <m:lim>
                  <m:r>
                    <m:rPr>
                      <m:sty m:val="p"/>
                    </m:rPr>
                    <m:t>∼</m:t>
                  </m:r>
                </m:lim>
              </m:limLow>
              <m:r>
                <m:rPr>
                  <m:sty m:val="p"/>
                </m:rPr>
                <m:t>+</m:t>
              </m:r>
              <m:limLow>
                <m:e>
                  <m:r>
                    <m:t>y</m:t>
                  </m:r>
                </m:e>
                <m:lim>
                  <m:r>
                    <m:rPr>
                      <m:sty m:val="p"/>
                    </m:rPr>
                    <m:t>∼</m:t>
                  </m:r>
                </m:lim>
              </m:limLow>
              <m:r>
                <m:rPr>
                  <m:sty m:val="p"/>
                </m:rPr>
                <m:t>)</m:t>
              </m:r>
              <m:r>
                <m:t>&amp;</m:t>
              </m:r>
              <m:r>
                <m:t>&amp;</m:t>
              </m:r>
              <m:r>
                <m:rPr>
                  <m:nor/>
                  <m:sty m:val="p"/>
                </m:rPr>
                <m:t>(</m:t>
              </m:r>
              <m:r>
                <m:rPr>
                  <m:nor/>
                  <m:sty m:val="p"/>
                </m:rPr>
                <m:t>Theorem 50</m:t>
              </m:r>
              <m:r>
                <m:rPr>
                  <m:nor/>
                  <m:sty m:val="p"/>
                </m:rPr>
                <m:t>, first slot, </m:t>
              </m:r>
              <m:r>
                <m:t>a</m:t>
              </m:r>
              <m:r>
                <m:rPr>
                  <m:nor/>
                  <m:sty m:val="p"/>
                </m:rPr>
                <m:t> and </m:t>
              </m:r>
              <m:r>
                <m:t>b</m:t>
              </m:r>
              <m:r>
                <m:rPr>
                  <m:nor/>
                  <m:sty m:val="p"/>
                </m:rPr>
                <m:t> both equal to </m:t>
              </m:r>
              <m:r>
                <m:t>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50</m:t>
              </m:r>
              <m:r>
                <m:rPr>
                  <m:nor/>
                  <m:sty m:val="p"/>
                </m:rPr>
                <m:t>, second slot, </m:t>
              </m:r>
              <m:r>
                <m:t>a</m:t>
              </m:r>
              <m:r>
                <m:rPr>
                  <m:nor/>
                  <m:sty m:val="p"/>
                </m:rPr>
                <m:t> and </m:t>
              </m:r>
              <m:r>
                <m:t>b</m:t>
              </m:r>
              <m:r>
                <m:rPr>
                  <m:nor/>
                  <m:sty m:val="p"/>
                </m:rPr>
                <m:t> both equal to </m:t>
              </m:r>
              <m:r>
                <m:t>1</m:t>
              </m:r>
              <m:r>
                <m:rPr>
                  <m:nor/>
                  <m:sty m:val="p"/>
                </m:rPr>
                <m:t>, twice)</m:t>
              </m:r>
            </m:e>
            <m:e>
              <m:r>
                <m:t>&amp;</m:t>
              </m:r>
              <m:r>
                <m:rPr>
                  <m:sty m:val="p"/>
                </m:rPr>
                <m:t>=</m:t>
              </m:r>
              <m:limLow>
                <m:e>
                  <m:r>
                    <m:t>x</m:t>
                  </m:r>
                </m:e>
                <m:lim>
                  <m:r>
                    <m:rPr>
                      <m:sty m:val="p"/>
                    </m:rPr>
                    <m:t>∼</m:t>
                  </m:r>
                </m:lim>
              </m:limLow>
              <m:r>
                <m:rPr>
                  <m:sty m:val="p"/>
                </m:rPr>
                <m:t>⋅</m:t>
              </m:r>
              <m:limLow>
                <m:e>
                  <m:r>
                    <m:t>x</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x</m:t>
                  </m:r>
                </m:e>
                <m:lim>
                  <m:r>
                    <m:rPr>
                      <m:sty m:val="p"/>
                    </m:rPr>
                    <m:t>∼</m:t>
                  </m:r>
                </m:lim>
              </m:limLow>
              <m:r>
                <m:rPr>
                  <m:sty m:val="p"/>
                </m:rPr>
                <m:t>⋅</m:t>
              </m:r>
              <m:limLow>
                <m:e>
                  <m:r>
                    <m:t>y</m:t>
                  </m:r>
                </m:e>
                <m:lim>
                  <m:r>
                    <m:rPr>
                      <m:sty m:val="p"/>
                    </m:rPr>
                    <m:t>∼</m:t>
                  </m:r>
                </m:lim>
              </m:limLow>
              <m:r>
                <m:rPr>
                  <m:sty m:val="p"/>
                </m:rPr>
                <m:t>+</m:t>
              </m:r>
              <m:limLow>
                <m:e>
                  <m:r>
                    <m:t>y</m:t>
                  </m:r>
                </m:e>
                <m:lim>
                  <m:r>
                    <m:rPr>
                      <m:sty m:val="p"/>
                    </m:rPr>
                    <m:t>∼</m:t>
                  </m:r>
                </m:lim>
              </m:limLow>
              <m:r>
                <m:rPr>
                  <m:sty m:val="p"/>
                </m:rPr>
                <m:t>⋅</m:t>
              </m:r>
              <m:limLow>
                <m:e>
                  <m:r>
                    <m:t>y</m:t>
                  </m:r>
                </m:e>
                <m:lim>
                  <m:r>
                    <m:rPr>
                      <m:sty m:val="p"/>
                    </m:rPr>
                    <m:t>∼</m:t>
                  </m:r>
                </m:lim>
              </m:limLow>
              <m:r>
                <m:t>&amp;</m:t>
              </m:r>
              <m:r>
                <m:t>&amp;</m:t>
              </m:r>
              <m:r>
                <m:rPr>
                  <m:nor/>
                  <m:sty m:val="p"/>
                </m:rPr>
                <m:t>(</m:t>
              </m:r>
              <m:r>
                <m:rPr>
                  <m:nor/>
                  <m:sty m:val="p"/>
                </m:rPr>
                <m:t>Theorem 1</m:t>
              </m:r>
              <m:r>
                <m:rPr>
                  <m:nor/>
                  <m:sty m:val="p"/>
                </m:rPr>
                <m:t>)</m:t>
              </m:r>
            </m:e>
            <m:e>
              <m:r>
                <m:t>&amp;</m:t>
              </m:r>
              <m:r>
                <m:rPr>
                  <m:sty m:val="p"/>
                </m:rPr>
                <m:t>=</m:t>
              </m:r>
              <m:limLow>
                <m:e>
                  <m:r>
                    <m:t>x</m:t>
                  </m:r>
                </m:e>
                <m:lim>
                  <m:r>
                    <m:rPr>
                      <m:sty m:val="p"/>
                    </m:rPr>
                    <m:t>∼</m:t>
                  </m:r>
                </m:lim>
              </m:limLow>
              <m:r>
                <m:rPr>
                  <m:sty m:val="p"/>
                </m:rPr>
                <m:t>⋅</m:t>
              </m:r>
              <m:limLow>
                <m:e>
                  <m:r>
                    <m:t>x</m:t>
                  </m:r>
                </m:e>
                <m:lim>
                  <m:r>
                    <m:rPr>
                      <m:sty m:val="p"/>
                    </m:rPr>
                    <m:t>∼</m:t>
                  </m:r>
                </m:lim>
              </m:limLow>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limLow>
                <m:e>
                  <m:r>
                    <m:t>y</m:t>
                  </m:r>
                </m:e>
                <m:lim>
                  <m:r>
                    <m:rPr>
                      <m:sty m:val="p"/>
                    </m:rPr>
                    <m:t>∼</m:t>
                  </m:r>
                </m:lim>
              </m:limLow>
              <m:r>
                <m:rPr>
                  <m:sty m:val="p"/>
                </m:rPr>
                <m:t>⋅</m:t>
              </m:r>
              <m:limLow>
                <m:e>
                  <m:r>
                    <m:t>y</m:t>
                  </m:r>
                </m:e>
                <m:lim>
                  <m:r>
                    <m:rPr>
                      <m:sty m:val="p"/>
                    </m:rPr>
                    <m:t>∼</m:t>
                  </m:r>
                </m:lim>
              </m:limLow>
              <m:r>
                <m:t>&amp;</m:t>
              </m:r>
              <m:r>
                <m:t>&amp;</m:t>
              </m:r>
              <m:r>
                <m:rPr>
                  <m:nor/>
                  <m:sty m:val="p"/>
                </m:rPr>
                <m:t>(combine like terms)</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t>
              </m:r>
              <m:r>
                <m:rPr>
                  <m:nor/>
                  <m:sty m:val="p"/>
                </m:rPr>
                <m:t>Equation 2</m:t>
              </m:r>
              <m:r>
                <m:rPr>
                  <m:nor/>
                  <m:sty m:val="p"/>
                </m:rPr>
                <m:t>, squared)</m:t>
              </m:r>
            </m:e>
          </m:eqArr>
        </m:oMath>
      </m:oMathPara>
    </w:p>
    <w:p>
      <w:pPr>
        <w:pStyle w:val="FirstParagraph"/>
      </w:pPr>
      <w:del w:id="14764" w:author="PR Preview" w:date="2026-01-01T00:00:00Z">
        <w:r>
          <w:delText xml:space="preserve">If</w:delText>
        </w:r>
      </w:del>
      <w:del w:id="14765"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766" w:author="PR Preview" w:date="2026-01-01T00:00:00Z">
        <w:r>
          <w:delText xml:space="preserve">, then</w:delText>
        </w:r>
      </w:del>
      <w:del w:id="14767"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0</m:t>
        </m:r>
      </m:oMath>
      <w:del w:id="14768" w:author="PR Preview" w:date="2026-01-01T00:00:00Z">
        <w:r>
          <w:delText xml:space="preserve">,</w:delText>
        </w:r>
      </w:del>
      <w:del w:id="14769" w:author="PR Preview" w:date="2026-01-01T00:00:00Z">
        <w:r>
          <w:delText xml:space="preserve"> </w:delText>
        </w:r>
      </w:del>
      <w:del w:id="14770" w:author="PR Preview" w:date="2026-01-01T00:00:00Z">
        <w:r>
          <w:delText xml:space="preserve">and the middle term drops out.</w:delText>
        </w:r>
      </w:del>
    </w:p>
    <w:p>
      <w:pPr>
        <w:pStyle w:val="BodyText"/>
      </w:pPr>
      <w:del w:id="14771" w:author="PR Preview" w:date="2026-01-01T00:00:00Z">
        <w:r>
          <w:rPr>
            <w:b/>
            <w:bCs/>
          </w:rPr>
          <w:delText xml:space="preserve">Example 103 (Checking the expansion)</w:delText>
        </w:r>
      </w:del>
      <w:del w:id="14772" w:author="PR Preview" w:date="2026-01-01T00:00:00Z">
        <w:r>
          <w:delText xml:space="preserve"> </w:delText>
        </w:r>
      </w:del>
      <w:del w:id="14773" w:author="PR Preview" w:date="2026-01-01T00:00:00Z">
        <w:r>
          <w:delText xml:space="preserve">For</w:delText>
        </w:r>
      </w:del>
      <w:del w:id="14774"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0</m:t>
        </m:r>
        <m:r>
          <m:rPr>
            <m:sty m:val="p"/>
          </m:rPr>
          <m:t>)</m:t>
        </m:r>
      </m:oMath>
      <w:del w:id="14775" w:author="PR Preview" w:date="2026-01-01T00:00:00Z">
        <w:r>
          <w:delText xml:space="preserve"> </w:delText>
        </w:r>
      </w:del>
      <w:del w:id="14776" w:author="PR Preview" w:date="2026-01-01T00:00:00Z">
        <w:r>
          <w:delText xml:space="preserve">and</w:delText>
        </w:r>
      </w:del>
      <w:del w:id="14777"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4</m:t>
        </m:r>
        <m:r>
          <m:rPr>
            <m:sty m:val="p"/>
          </m:rPr>
          <m:t>)</m:t>
        </m:r>
      </m:oMath>
      <w:del w:id="14778" w:author="PR Preview" w:date="2026-01-01T00:00:00Z">
        <w:r>
          <w:delText xml:space="preserve">:</w:delText>
        </w:r>
      </w:del>
      <w:del w:id="1477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rPr>
            <m:sty m:val="p"/>
          </m:rPr>
          <m:t>(</m:t>
        </m:r>
        <m:r>
          <m:t>4</m:t>
        </m:r>
        <m:r>
          <m:rPr>
            <m:sty m:val="p"/>
          </m:rPr>
          <m:t>,</m:t>
        </m:r>
        <m:r>
          <m:t>4</m:t>
        </m:r>
        <m:r>
          <m:rPr>
            <m:sty m:val="p"/>
          </m:rPr>
          <m:t>)</m:t>
        </m:r>
      </m:oMath>
      <w:del w:id="14780" w:author="PR Preview" w:date="2026-01-01T00:00:00Z">
        <w:r>
          <w:delText xml:space="preserve">, so</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16</m:t>
              </m:r>
              <m:r>
                <m:rPr>
                  <m:sty m:val="p"/>
                </m:rPr>
                <m:t>+</m:t>
              </m:r>
              <m:r>
                <m:t>16</m:t>
              </m:r>
            </m:e>
            <m:e>
              <m:r>
                <m:t>&amp;</m:t>
              </m:r>
              <m:r>
                <m:rPr>
                  <m:sty m:val="p"/>
                </m:rPr>
                <m:t>=</m:t>
              </m:r>
              <m:r>
                <m:t>32</m:t>
              </m:r>
              <m:r>
                <m:rPr>
                  <m:sty m:val="p"/>
                </m:rPr>
                <m:t>,</m:t>
              </m:r>
            </m:e>
          </m:eqArr>
        </m:oMath>
      </m:oMathPara>
    </w:p>
    <w:p>
      <w:pPr>
        <w:pStyle w:val="BodyText"/>
      </w:pPr>
      <w:ins w:id="14781" w:author="PR Preview" w:date="2026-01-01T00:00:00Z">
        <w:r>
          <w:t xml:space="preserve">$$
    \begin{aligned}
    \mathopen{}\left\lVert\mathord{\smash[b]{\underset{\raise.3ex\hbox{$\scriptstyle\sim$}}{x}}\vphantom{x}} + \mathord{\smash[b]{\underset{\raise.3ex\hbox{$\scriptstyle\sim$}}{y}}\vphantom{y}}\right\rVert\mathclose{}^2
    &amp;= (\mathord{\smash[b]{\underset{\raise.3ex\hbox{$\scriptstyle\sim$}}{x}}\vphantom{x}} + \mathord{\smash[b]{\underset{\raise.3ex\hbox{$\scriptstyle\sim$}}{y}}\vphantom{y}}) \cdot (\mathord{\smash[b]{\underset{\raise.3ex\hbox{$\scriptstyle\sim$}}{x}}\vphantom{x}} + \mathord{\smash[b]{\underset{\raise.3ex\hbox{$\scriptstyle\sim$}}{y}}\vphantom{y}})
    &amp;&amp; \text{(square both sides of }\text{Equation~2}\text{)}
    \\
    &amp;= \mathord{\smash[b]{\underset{\raise.3ex\hbox{$\scriptstyle\sim$}}{x}}\vphantom{x}} \cdot (\mathord{\smash[b]{\underset{\raise.3ex\hbox{$\scriptstyle\sim$}}{x}}\vphantom{x}} + \mathord{\smash[b]{\underset{\raise.3ex\hbox{$\scriptstyle\sim$}}{y}}\vphantom{y}}) + \mathord{\smash[b]{\underset{\raise.3ex\hbox{$\scriptstyle\sim$}}{y}}\vphantom{y}} \cdot (\mathord{\smash[b]{\underset{\raise.3ex\hbox{$\scriptstyle\sim$}}{x}}\vphantom{x}} + \mathord{\smash[b]{\underset{\raise.3ex\hbox{$\scriptstyle\sim$}}{y}}\vphantom{y}})
    &amp;&amp; \text{(}\text{Theorem~50}\text{, first slot, } a \text{ and } b \text{ both equal to } 1 \text{)}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\mathord{\smash[b]{\underset{\raise.3ex\hbox{$\scriptstyle\sim$}}{y}}\vphantom{y}} \cdot \mathord{\smash[b]{\underset{\raise.3ex\hbox{$\scriptstyle\sim$}}{x}}\vphantom{x}} + \mathord{\smash[b]{\underset{\raise.3ex\hbox{$\scriptstyle\sim$}}{y}}\vphantom{y}} \cdot \mathord{\smash[b]{\underset{\raise.3ex\hbox{$\scriptstyle\sim$}}{y}}\vphantom{y}}
    &amp;&amp; \text{(}\text{Theorem~50}\text{, second slot, } a \text{ and } b \text{ both equal to } 1 \text{, twice)}
    \\
    &amp;= \mathord{\smash[b]{\underset{\raise.3ex\hbox{$\scriptstyle\sim$}}{x}}\vphantom{x}} \cdot \mathord{\smash[b]{\underset{\raise.3ex\hbox{$\scriptstyle\sim$}}{x}}\vphantom{x}} + \mathord{\smash[b]{\underset{\raise.3ex\hbox{$\scriptstyle\sim$}}{x}}\vphantom{x}} \cdot \mathord{\smash[b]{\underset{\raise.3ex\hbox{$\scriptstyle\sim$}}{y}}\vphantom{y}} + \mathord{\smash[b]{\underset{\raise.3ex\hbox{$\scriptstyle\sim$}}{x}}\vphantom{x}} \cdot \mathord{\smash[b]{\underset{\raise.3ex\hbox{$\scriptstyle\sim$}}{y}}\vphantom{y}} + \mathord{\smash[b]{\underset{\raise.3ex\hbox{$\scriptstyle\sim$}}{y}}\vphantom{y}} \cdot \mathord{\smash[b]{\underset{\raise.3ex\hbox{$\scriptstyle\sim$}}{y}}\vphantom{y}}
    &amp;&amp; \text{(}\text{Theorem~1}\text{)}
    \\
    &amp;= \mathord{\smash[b]{\underset{\raise.3ex\hbox{$\scriptstyle\sim$}}{x}}\vphantom{x}} \cdot \mathord{\smash[b]{\underset{\raise.3ex\hbox{$\scriptstyle\sim$}}{x}}\vphantom{x}} + 2\,(\mathord{\smash[b]{\underset{\raise.3ex\hbox{$\scriptstyle\sim$}}{x}}\vphantom{x}} \cdot \mathord{\smash[b]{\underset{\raise.3ex\hbox{$\scriptstyle\sim$}}{y}}\vphantom{y}}) + \mathord{\smash[b]{\underset{\raise.3ex\hbox{$\scriptstyle\sim$}}{y}}\vphantom{y}} \cdot \mathord{\smash[b]{\underset{\raise.3ex\hbox{$\scriptstyle\sim$}}{y}}\vphantom{y}}
    &amp;&amp; \text{(combine like terms)}
    \\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\text{(}\text{Equation~2}\text{, squared)}
    \end{aligned}
    $$</w:t>
        </w:r>
      </w:ins>
    </w:p>
    <w:p>
      <w:pPr>
        <w:pStyle w:val="FirstParagraph"/>
      </w:pPr>
      <w:ins w:id="14782" w:author="PR Preview" w:date="2026-01-01T00:00:00Z">
        <w:r>
          <w:t xml:space="preserve">If</w:t>
        </w:r>
      </w:ins>
      <w:ins w:id="14783" w:author="PR Preview" w:date="2026-01-01T00:00:00Z">
        <w:r>
          <w:t xml:space="preserve"> </w:t>
        </w:r>
      </w:ins>
      <w:ins w:id="14784" w:author="PR Preview" w:date="2026-01-01T00:00:00Z">
        <w:r>
          <w:t xml:space="preserve">$\mathord{\smash[b]{\underset{\raise.3ex\hbox{$\scriptstyle\sim$}}{x}}\vphantom{x}} \perp \mathord{\smash[b]{\underset{\raise.3ex\hbox{$\scriptstyle\sim$}}{y}}\vphantom{y}}$</w:t>
        </w:r>
      </w:ins>
      <w:ins w:id="14785" w:author="PR Preview" w:date="2026-01-01T00:00:00Z">
        <w:r>
          <w:t xml:space="preserve">, then</w:t>
        </w:r>
      </w:ins>
      <w:ins w:id="14786" w:author="PR Preview" w:date="2026-01-01T00:00:00Z">
        <w:r>
          <w:t xml:space="preserve"> </w:t>
        </w:r>
      </w:ins>
      <w:ins w:id="14787" w:author="PR Preview" w:date="2026-01-01T00:00:00Z">
        <w:r>
          <w:t xml:space="preserve">$\mathord{\smash[b]{\underset{\raise.3ex\hbox{$\scriptstyle\sim$}}{x}}\vphantom{x}} \cdot \mathord{\smash[b]{\underset{\raise.3ex\hbox{$\scriptstyle\sim$}}{y}}\vphantom{y}} = 0$</w:t>
        </w:r>
      </w:ins>
      <w:ins w:id="14788" w:author="PR Preview" w:date="2026-01-01T00:00:00Z">
        <w:r>
          <w:t xml:space="preserve">,</w:t>
        </w:r>
      </w:ins>
      <w:ins w:id="14789" w:author="PR Preview" w:date="2026-01-01T00:00:00Z">
        <w:r>
          <w:t xml:space="preserve"> </w:t>
        </w:r>
      </w:ins>
      <w:ins w:id="14790" w:author="PR Preview" w:date="2026-01-01T00:00:00Z">
        <w:r>
          <w:t xml:space="preserve">and the middle term drops out.</w:t>
        </w:r>
      </w:ins>
    </w:p>
    <w:bookmarkStart w:id="358" w:name="exm-norm-sum-square"/>
    <w:p>
      <w:pPr>
        <w:pStyle w:val="BodyText"/>
      </w:pPr>
      <w:ins w:id="14791" w:author="PR Preview" w:date="2026-01-01T00:00:00Z">
        <w:r>
          <w:rPr>
            <w:b/>
            <w:bCs/>
          </w:rPr>
          <w:t xml:space="preserve">Example 103 (Checking the expansion)</w:t>
        </w:r>
      </w:ins>
      <w:ins w:id="14792" w:author="PR Preview" w:date="2026-01-01T00:00:00Z">
        <w:r>
          <w:t xml:space="preserve"> </w:t>
        </w:r>
      </w:ins>
      <w:ins w:id="14793" w:author="PR Preview" w:date="2026-01-01T00:00:00Z">
        <w:r>
          <w:t xml:space="preserve">For</w:t>
        </w:r>
      </w:ins>
      <w:ins w:id="14794" w:author="PR Preview" w:date="2026-01-01T00:00:00Z">
        <w:r>
          <w:t xml:space="preserve"> </w:t>
        </w:r>
      </w:ins>
      <w:ins w:id="14795" w:author="PR Preview" w:date="2026-01-01T00:00:00Z">
        <w:r>
          <w:t xml:space="preserve">$\mathord{\smash[b]{\underset{\raise.3ex\hbox{$\scriptstyle\sim$}}{x}}\vphantom{x}} = (3, 0)$</w:t>
        </w:r>
      </w:ins>
      <w:ins w:id="14796" w:author="PR Preview" w:date="2026-01-01T00:00:00Z">
        <w:r>
          <w:t xml:space="preserve"> </w:t>
        </w:r>
      </w:ins>
      <w:ins w:id="14797" w:author="PR Preview" w:date="2026-01-01T00:00:00Z">
        <w:r>
          <w:t xml:space="preserve">and</w:t>
        </w:r>
      </w:ins>
      <w:ins w:id="14798" w:author="PR Preview" w:date="2026-01-01T00:00:00Z">
        <w:r>
          <w:t xml:space="preserve"> </w:t>
        </w:r>
      </w:ins>
      <w:ins w:id="14799" w:author="PR Preview" w:date="2026-01-01T00:00:00Z">
        <w:r>
          <w:t xml:space="preserve">$\mathord{\smash[b]{\underset{\raise.3ex\hbox{$\scriptstyle\sim$}}{y}}\vphantom{y}} = (1, 4)$</w:t>
        </w:r>
      </w:ins>
      <w:ins w:id="14800" w:author="PR Preview" w:date="2026-01-01T00:00:00Z">
        <w:r>
          <w:t xml:space="preserve">:</w:t>
        </w:r>
      </w:ins>
      <w:ins w:id="14801" w:author="PR Preview" w:date="2026-01-01T00:00:00Z">
        <w:r>
          <w:t xml:space="preserve"> </w:t>
        </w:r>
      </w:ins>
      <w:ins w:id="14802" w:author="PR Preview" w:date="2026-01-01T00:00:00Z">
        <w:r>
          <w:t xml:space="preserve">$\mathord{\smash[b]{\underset{\raise.3ex\hbox{$\scriptstyle\sim$}}{x}}\vphantom{x}} + \mathord{\smash[b]{\underset{\raise.3ex\hbox{$\scriptstyle\sim$}}{y}}\vphantom{y}} = (4, 4)$</w:t>
        </w:r>
      </w:ins>
      <w:ins w:id="14803" w:author="PR Preview" w:date="2026-01-01T00:00:00Z">
        <w:r>
          <w:t xml:space="preserve">, so</w:t>
        </w:r>
      </w:ins>
    </w:p>
    <w:p>
      <w:pPr>
        <w:pStyle w:val="BodyText"/>
      </w:pPr>
      <w:ins w:id="14804" w:author="PR Preview" w:date="2026-01-01T00:00:00Z">
        <w:r>
          <w:t xml:space="preserve">$$
    \begin{aligned}
    \mathopen{}\left\lVert\mathord{\smash[b]{\underset{\raise.3ex\hbox{$\scriptstyle\sim$}}{x}}\vphantom{x}} + \mathord{\smash[b]{\underset{\raise.3ex\hbox{$\scriptstyle\sim$}}{y}}\vphantom{y}}\right\rVert\mathclose{}^2 &amp;= 16 + 16 \\
    &amp;= 32,
    \end{aligned}
    $$</w:t>
        </w:r>
      </w:ins>
    </w:p>
    <w:p>
      <w:pPr>
        <w:pStyle w:val="FirstParagraph"/>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rPr>
                  <m:sty m:val="p"/>
                </m:rPr>
                <m:t>=</m:t>
              </m:r>
              <m:r>
                <m:t>9</m:t>
              </m:r>
              <m:r>
                <m:rPr>
                  <m:sty m:val="p"/>
                </m:rPr>
                <m:t>+</m:t>
              </m:r>
              <m:r>
                <m:t>2</m:t>
              </m:r>
              <m:r>
                <m:rPr>
                  <m:sty m:val="p"/>
                </m:rPr>
                <m:t>⋅</m:t>
              </m:r>
              <m:r>
                <m:t>3</m:t>
              </m:r>
              <m:r>
                <m:rPr>
                  <m:sty m:val="p"/>
                </m:rPr>
                <m:t>+</m:t>
              </m:r>
              <m:r>
                <m:t>17</m:t>
              </m:r>
            </m:e>
            <m:e>
              <m:r>
                <m:t>&amp;</m:t>
              </m:r>
              <m:r>
                <m:rPr>
                  <m:sty m:val="p"/>
                </m:rPr>
                <m:t>=</m:t>
              </m:r>
              <m:r>
                <m:t>32</m:t>
              </m:r>
              <m:r>
                <m:rPr>
                  <m:sty m:val="p"/>
                </m:rPr>
                <m:t>.</m:t>
              </m:r>
            </m:e>
          </m:eqArr>
        </m:oMath>
      </m:oMathPara>
    </w:p>
    <w:p>
      <w:pPr>
        <w:pStyle w:val="BodyText"/>
      </w:pPr>
      <w:ins w:id="14805" w:author="PR Preview" w:date="2026-01-01T00:00:00Z">
        <w:r>
          <w:t xml:space="preserve">$$
    \begin{aligned}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 9 + 2 \cdot 3 + 17 \\
    &amp;= 32.
    \end{aligned}
    $$</w:t>
        </w:r>
      </w:ins>
    </w:p>
    <w:p>
      <w:pPr>
        <w:pStyle w:val="FirstParagraph"/>
      </w:pPr>
      <w:r>
        <w:t xml:space="preserve">For the orthogonal vectors</w:t>
      </w:r>
      <w:r>
        <w:t xml:space="preserve"> </w:t>
      </w:r>
      <m:oMath>
        <m:r>
          <m:rPr>
            <m:sty m:val="p"/>
          </m:rPr>
          <m:t>(</m:t>
        </m:r>
        <m:r>
          <m:t>3</m:t>
        </m:r>
        <m:r>
          <m:rPr>
            <m:sty m:val="p"/>
          </m:rPr>
          <m:t>,</m:t>
        </m:r>
        <m:r>
          <m:t>0</m:t>
        </m:r>
        <m:r>
          <m:rPr>
            <m:sty m:val="p"/>
          </m:rPr>
          <m:t>)</m:t>
        </m:r>
      </m:oMath>
      <w:r>
        <w:t xml:space="preserve"> </w:t>
      </w:r>
      <w:r>
        <w:t xml:space="preserve">and</w:t>
      </w:r>
      <w:r>
        <w:t xml:space="preserve"> </w:t>
      </w:r>
      <m:oMath>
        <m:r>
          <m:rPr>
            <m:sty m:val="p"/>
          </m:rPr>
          <m:t>(</m:t>
        </m:r>
        <m:r>
          <m:t>0</m:t>
        </m:r>
        <m:r>
          <m:rPr>
            <m:sty m:val="p"/>
          </m:rPr>
          <m:t>,</m:t>
        </m:r>
        <m:r>
          <m:t>4</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3</m:t>
                  </m:r>
                  <m:r>
                    <m:rPr>
                      <m:sty m:val="p"/>
                    </m:rPr>
                    <m:t>,</m:t>
                  </m:r>
                  <m:r>
                    <m:t>4</m:t>
                  </m:r>
                  <m:r>
                    <m:rPr>
                      <m:sty m:val="p"/>
                    </m:rPr>
                    <m:t>)</m:t>
                  </m:r>
                </m:e>
              </m:d>
              <m:sSup>
                <m:e>
                  <m:r>
                    <m:t>​</m:t>
                  </m:r>
                </m:e>
                <m:sup>
                  <m:r>
                    <m:t>2</m:t>
                  </m:r>
                </m:sup>
              </m:sSup>
              <m:r>
                <m:t>&amp;</m:t>
              </m:r>
              <m:r>
                <m:rPr>
                  <m:sty m:val="p"/>
                </m:rPr>
                <m:t>=</m:t>
              </m:r>
              <m:r>
                <m:t>25</m:t>
              </m:r>
            </m:e>
            <m:e>
              <m:r>
                <m:t>&amp;</m:t>
              </m:r>
              <m:r>
                <m:rPr>
                  <m:sty m:val="p"/>
                </m:rPr>
                <m:t>=</m:t>
              </m:r>
              <m:r>
                <m:t>9</m:t>
              </m:r>
              <m:r>
                <m:rPr>
                  <m:sty m:val="p"/>
                </m:rPr>
                <m:t>+</m:t>
              </m:r>
              <m:r>
                <m:t>16</m:t>
              </m:r>
              <m:r>
                <m:rPr>
                  <m:sty m:val="p"/>
                </m:rPr>
                <m:t>,</m:t>
              </m:r>
            </m:e>
          </m:eqArr>
        </m:oMath>
      </m:oMathPara>
    </w:p>
    <w:p>
      <w:pPr>
        <w:pStyle w:val="FirstParagraph"/>
      </w:pPr>
      <w:r>
        <w:t xml:space="preserve">the</w:t>
      </w:r>
      <w:r>
        <w:t xml:space="preserve"> </w:t>
      </w:r>
      <m:oMath>
        <m:r>
          <m:t>3</m:t>
        </m:r>
      </m:oMath>
      <w:r>
        <w:t xml:space="preserve">-</w:t>
      </w:r>
      <m:oMath>
        <m:r>
          <m:t>4</m:t>
        </m:r>
      </m:oMath>
      <w:r>
        <w:t xml:space="preserve">-</w:t>
      </w:r>
      <m:oMath>
        <m:r>
          <m:t>5</m:t>
        </m:r>
      </m:oMath>
      <w:r>
        <w:t xml:space="preserve"> </w:t>
      </w:r>
      <w:r>
        <w:t xml:space="preserve">right triangle.</w:t>
      </w:r>
    </w:p>
    <w:bookmarkEnd w:id="358"/>
    <w:bookmarkStart w:id="359" w:name="thm-cauchy-schwarz"/>
    <w:p>
      <w:pPr>
        <w:pStyle w:val="BodyText"/>
      </w:pPr>
      <w:del w:id="14806" w:author="PR Preview" w:date="2026-01-01T00:00:00Z">
        <w:r>
          <w:rPr>
            <w:b/>
            <w:bCs/>
          </w:rPr>
          <w:delText xml:space="preserve">Theorem 58 (Cauchy-Schwarz inequality)</w:delText>
        </w:r>
      </w:del>
      <w:del w:id="14807" w:author="PR Preview" w:date="2026-01-01T00:00:00Z">
        <w:r>
          <w:delText xml:space="preserve"> </w:delText>
        </w:r>
      </w:del>
      <w:del w:id="14808" w:author="PR Preview" w:date="2026-01-01T00:00:00Z">
        <w:r>
          <w:delText xml:space="preserve">For any</w:delText>
        </w:r>
      </w:del>
      <w:del w:id="1480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4810"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oMath>
      </m:oMathPara>
    </w:p>
    <w:p>
      <w:pPr>
        <w:pStyle w:val="FirstParagraph"/>
      </w:pPr>
      <w:del w:id="14811" w:author="PR Preview" w:date="2026-01-01T00:00:00Z">
        <w:r>
          <w:delText xml:space="preserve">with equality exactly when</w:delText>
        </w:r>
      </w:del>
      <w:del w:id="14812" w:author="PR Preview" w:date="2026-01-01T00:00:00Z">
        <w:r>
          <w:delText xml:space="preserve"> </w:delText>
        </w:r>
      </w:del>
      <m:oMath>
        <m:limLow>
          <m:e>
            <m:r>
              <m:t>x</m:t>
            </m:r>
          </m:e>
          <m:lim>
            <m:r>
              <m:rPr>
                <m:sty m:val="p"/>
              </m:rPr>
              <m:t>∼</m:t>
            </m:r>
          </m:lim>
        </m:limLow>
      </m:oMath>
      <w:del w:id="14813" w:author="PR Preview" w:date="2026-01-01T00:00:00Z">
        <w:r>
          <w:delText xml:space="preserve"> </w:delText>
        </w:r>
      </w:del>
      <w:del w:id="14814" w:author="PR Preview" w:date="2026-01-01T00:00:00Z">
        <w:r>
          <w:delText xml:space="preserve">and</w:delText>
        </w:r>
      </w:del>
      <w:del w:id="14815" w:author="PR Preview" w:date="2026-01-01T00:00:00Z">
        <w:r>
          <w:delText xml:space="preserve"> </w:delText>
        </w:r>
      </w:del>
      <m:oMath>
        <m:limLow>
          <m:e>
            <m:r>
              <m:t>y</m:t>
            </m:r>
          </m:e>
          <m:lim>
            <m:r>
              <m:rPr>
                <m:sty m:val="p"/>
              </m:rPr>
              <m:t>∼</m:t>
            </m:r>
          </m:lim>
        </m:limLow>
      </m:oMath>
      <w:del w:id="14816" w:author="PR Preview" w:date="2026-01-01T00:00:00Z">
        <w:r>
          <w:delText xml:space="preserve"> </w:delText>
        </w:r>
      </w:del>
      <w:del w:id="14817" w:author="PR Preview" w:date="2026-01-01T00:00:00Z">
        <w:r>
          <w:delText xml:space="preserve">are linearly dependent</w:delText>
        </w:r>
      </w:del>
      <w:del w:id="14818" w:author="PR Preview" w:date="2026-01-01T00:00:00Z">
        <w:r>
          <w:delText xml:space="preserve"> </w:delText>
        </w:r>
      </w:del>
      <w:del w:id="14819" w:author="PR Preview" w:date="2026-01-01T00:00:00Z">
        <w:r>
          <w:delText xml:space="preserve">(</w:delText>
        </w:r>
      </w:del>
      <w:hyperlink w:anchor="def-linearly-independent">
        <w:del w:id="14820" w:author="PR Preview" w:date="2026-01-01T00:00:00Z">
          <w:r>
            <w:rPr>
              <w:rStyle w:val="Hyperlink"/>
            </w:rPr>
            <w:delText xml:space="preserve">Definition 43</w:delText>
          </w:r>
        </w:del>
      </w:hyperlink>
      <w:del w:id="14821" w:author="PR Preview" w:date="2026-01-01T00:00:00Z">
        <w:r>
          <w:delText xml:space="preserve">).</w:delText>
        </w:r>
      </w:del>
    </w:p>
    <w:p>
      <w:pPr>
        <w:pStyle w:val="BodyText"/>
      </w:pPr>
      <w:del w:id="14822" w:author="PR Preview" w:date="2026-01-01T00:00:00Z">
        <w:r>
          <w:rPr>
            <w:i/>
            <w:iCs/>
          </w:rPr>
          <w:delText xml:space="preserve">Proof</w:delText>
        </w:r>
      </w:del>
      <w:del w:id="14823" w:author="PR Preview" w:date="2026-01-01T00:00:00Z">
        <w:r>
          <w:delText xml:space="preserve">. </w:delText>
        </w:r>
      </w:del>
      <w:del w:id="14824" w:author="PR Preview" w:date="2026-01-01T00:00:00Z">
        <w:r>
          <w:rPr>
            <w:b/>
            <w:bCs/>
          </w:rPr>
          <w:delText xml:space="preserve">If</w:delText>
        </w:r>
      </w:del>
      <w:del w:id="14825" w:author="PR Preview" w:date="2026-01-01T00:00:00Z">
        <w:r>
          <w:rPr>
            <w:b/>
            <w:bCs/>
          </w:rPr>
          <w:delText xml:space="preserve"> </w:delText>
        </w:r>
      </w:del>
      <m:oMath>
        <m:limLow>
          <m:e>
            <m:r>
              <m:t>y</m:t>
            </m:r>
          </m:e>
          <m:lim>
            <m:r>
              <m:rPr>
                <m:sty m:val="p"/>
              </m:rPr>
              <m:t>∼</m:t>
            </m:r>
          </m:lim>
        </m:limLow>
        <m:r>
          <m:rPr>
            <m:sty m:val="p"/>
          </m:rPr>
          <m:t>=</m:t>
        </m:r>
        <m:limLow>
          <m:e>
            <m:r>
              <m:t>0</m:t>
            </m:r>
          </m:e>
          <m:lim>
            <m:r>
              <m:rPr>
                <m:sty m:val="p"/>
              </m:rPr>
              <m:t>∼</m:t>
            </m:r>
          </m:lim>
        </m:limLow>
      </m:oMath>
      <w:del w:id="14826" w:author="PR Preview" w:date="2026-01-01T00:00:00Z">
        <w:r>
          <w:rPr>
            <w:b/>
            <w:bCs/>
          </w:rPr>
          <w:delText xml:space="preserve">.</w:delText>
        </w:r>
      </w:del>
      <w:del w:id="14827" w:author="PR Preview" w:date="2026-01-01T00:00:00Z">
        <w:r>
          <w:delText xml:space="preserve"> </w:delText>
        </w:r>
      </w:del>
      <w:del w:id="14828" w:author="PR Preview" w:date="2026-01-01T00:00:00Z">
        <w:r>
          <w:delText xml:space="preserve">Then</w:delText>
        </w:r>
      </w:del>
    </w:p>
    <w:p>
      <w:pPr>
        <w:pStyle w:val="BodyText"/>
      </w:pPr>
      <m:oMathPara>
        <m:oMathParaPr>
          <m:jc m:val="center"/>
        </m:oMathParaPr>
        <m:oMath>
          <m:eqArr>
            <m:e>
              <m:limLow>
                <m:e>
                  <m:r>
                    <m:t>x</m:t>
                  </m:r>
                </m:e>
                <m:lim>
                  <m:r>
                    <m:rPr>
                      <m:sty m:val="p"/>
                    </m:rPr>
                    <m:t>∼</m:t>
                  </m:r>
                </m:lim>
              </m:limLow>
              <m:r>
                <m:rPr>
                  <m:sty m:val="p"/>
                </m:rPr>
                <m:t>⋅</m:t>
              </m:r>
              <m:limLow>
                <m:e>
                  <m:r>
                    <m:t>0</m:t>
                  </m:r>
                </m:e>
                <m:lim>
                  <m:r>
                    <m:rPr>
                      <m:sty m:val="p"/>
                    </m:rPr>
                    <m:t>∼</m:t>
                  </m:r>
                </m:lim>
              </m:limLow>
              <m:r>
                <m:t>&amp;</m:t>
              </m:r>
              <m:r>
                <m:rPr>
                  <m:sty m:val="p"/>
                </m:rPr>
                <m:t>=</m:t>
              </m:r>
              <m:nary>
                <m:naryPr>
                  <m:chr m:val="∑"/>
                  <m:limLoc m:val="undOvr"/>
                  <m:subHide m:val="off"/>
                  <m:supHide m:val="on"/>
                </m:naryPr>
                <m:sub>
                  <m:r>
                    <m:t>i</m:t>
                  </m:r>
                </m:sub>
                <m:sup>
                  <m:r>
                    <m:t>​</m:t>
                  </m:r>
                </m:sup>
                <m:e>
                  <m:sSub>
                    <m:e>
                      <m:r>
                        <m:t>x</m:t>
                      </m:r>
                    </m:e>
                    <m:sub>
                      <m:r>
                        <m:t>i</m:t>
                      </m:r>
                    </m:sub>
                  </m:sSub>
                </m:e>
              </m:nary>
              <m:r>
                <m:rPr>
                  <m:sty m:val="p"/>
                </m:rPr>
                <m:t>⋅</m:t>
              </m:r>
              <m:r>
                <m:t>0</m:t>
              </m:r>
            </m:e>
            <m:e>
              <m:r>
                <m:t>&amp;</m:t>
              </m:r>
              <m:r>
                <m:rPr>
                  <m:sty m:val="p"/>
                </m:rPr>
                <m:t>=</m:t>
              </m:r>
              <m:r>
                <m:t>0</m:t>
              </m:r>
            </m:e>
          </m:eqArr>
        </m:oMath>
      </m:oMathPara>
    </w:p>
    <w:p>
      <w:pPr>
        <w:pStyle w:val="Compact"/>
        <w:numPr>
          <w:ilvl w:val="0"/>
          <w:numId w:val="1047"/>
        </w:numPr>
      </w:pPr>
      <w:del w:id="14829" w:author="PR Preview" w:date="2026-01-01T00:00:00Z">
        <w:r>
          <w:delText xml:space="preserve">and</w:delText>
        </w:r>
      </w:del>
      <w:del w:id="14830" w:author="PR Preview" w:date="2026-01-01T00:00:00Z">
        <w:r>
          <w:delText xml:space="preserve"> </w:delText>
        </w:r>
      </w:del>
      <m:oMath>
        <m:r>
          <m:t>​</m:t>
        </m:r>
        <m:d>
          <m:dPr>
            <m:begChr m:val="∥"/>
            <m:sepChr m:val=""/>
            <m:endChr m:val="∥"/>
            <m:grow/>
          </m:dPr>
          <m:e>
            <m:limLow>
              <m:e>
                <m:r>
                  <m:t>0</m:t>
                </m:r>
              </m:e>
              <m:lim>
                <m:r>
                  <m:rPr>
                    <m:sty m:val="p"/>
                  </m:rPr>
                  <m:t>∼</m:t>
                </m:r>
              </m:lim>
            </m:limLow>
          </m:e>
        </m:d>
        <m:r>
          <m:t>​</m:t>
        </m:r>
        <m:r>
          <m:rPr>
            <m:sty m:val="p"/>
          </m:rPr>
          <m:t>=</m:t>
        </m:r>
        <m:r>
          <m:t>0</m:t>
        </m:r>
      </m:oMath>
      <w:del w:id="14831" w:author="PR Preview" w:date="2026-01-01T00:00:00Z">
        <w:r>
          <w:delText xml:space="preserve"> </w:delText>
        </w:r>
      </w:del>
      <w:del w:id="14832" w:author="PR Preview" w:date="2026-01-01T00:00:00Z">
        <w:r>
          <w:delText xml:space="preserve">(</w:delText>
        </w:r>
      </w:del>
      <w:hyperlink w:anchor="thm-norm-properties">
        <w:del w:id="14833" w:author="PR Preview" w:date="2026-01-01T00:00:00Z">
          <w:r>
            <w:rPr>
              <w:rStyle w:val="Hyperlink"/>
            </w:rPr>
            <w:delText xml:space="preserve">Theorem 56</w:delText>
          </w:r>
        </w:del>
      </w:hyperlink>
      <w:del w:id="14834" w:author="PR Preview" w:date="2026-01-01T00:00:00Z">
        <w:r>
          <w:delText xml:space="preserve">, part 1),</w:delText>
        </w:r>
      </w:del>
      <w:del w:id="14835" w:author="PR Preview" w:date="2026-01-01T00:00:00Z">
        <w:r>
          <w:delText xml:space="preserve"> </w:delText>
        </w:r>
      </w:del>
      <w:del w:id="14836" w:author="PR Preview" w:date="2026-01-01T00:00:00Z">
        <w:r>
          <w:delText xml:space="preserve">so both sides are</w:delText>
        </w:r>
      </w:del>
      <w:del w:id="14837" w:author="PR Preview" w:date="2026-01-01T00:00:00Z">
        <w:r>
          <w:delText xml:space="preserve"> </w:delText>
        </w:r>
      </w:del>
      <m:oMath>
        <m:r>
          <m:t>0</m:t>
        </m:r>
      </m:oMath>
      <w:del w:id="14838" w:author="PR Preview" w:date="2026-01-01T00:00:00Z">
        <w:r>
          <w:delText xml:space="preserve"> </w:delText>
        </w:r>
      </w:del>
      <w:del w:id="14839" w:author="PR Preview" w:date="2026-01-01T00:00:00Z">
        <w:r>
          <w:delText xml:space="preserve">and equality holds;</w:delText>
        </w:r>
      </w:del>
      <w:del w:id="14840" w:author="PR Preview" w:date="2026-01-01T00:00:00Z">
        <w:r>
          <w:delText xml:space="preserve"> </w:delText>
        </w:r>
      </w:del>
      <w:del w:id="14841" w:author="PR Preview" w:date="2026-01-01T00:00:00Z">
        <w:r>
          <w:delText xml:space="preserve">and</w:delText>
        </w:r>
      </w:del>
      <w:del w:id="14842"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14843" w:author="PR Preview" w:date="2026-01-01T00:00:00Z">
        <w:r>
          <w:delText xml:space="preserve"> </w:delText>
        </w:r>
      </w:del>
      <w:del w:id="14844" w:author="PR Preview" w:date="2026-01-01T00:00:00Z">
        <w:r>
          <w:delText xml:space="preserve">are linearly dependent, because</w:delText>
        </w:r>
      </w:del>
      <w:del w:id="14845" w:author="PR Preview" w:date="2026-01-01T00:00:00Z">
        <w:r>
          <w:delText xml:space="preserve"> </w:delText>
        </w:r>
      </w:del>
      <m:oMath>
        <m:r>
          <m:t>0</m:t>
        </m:r>
        <m:r>
          <m:t> </m:t>
        </m:r>
        <m:limLow>
          <m:e>
            <m:r>
              <m:t>x</m:t>
            </m:r>
          </m:e>
          <m:lim>
            <m:r>
              <m:rPr>
                <m:sty m:val="p"/>
              </m:rPr>
              <m:t>∼</m:t>
            </m:r>
          </m:lim>
        </m:limLow>
        <m:r>
          <m:rPr>
            <m:sty m:val="p"/>
          </m:rPr>
          <m:t>+</m:t>
        </m:r>
        <m:r>
          <m:t>1</m:t>
        </m:r>
        <m:r>
          <m:t> </m:t>
        </m:r>
        <m:limLow>
          <m:e>
            <m:r>
              <m:t>y</m:t>
            </m:r>
          </m:e>
          <m:lim>
            <m:r>
              <m:rPr>
                <m:sty m:val="p"/>
              </m:rPr>
              <m:t>∼</m:t>
            </m:r>
          </m:lim>
        </m:limLow>
        <m:r>
          <m:rPr>
            <m:sty m:val="p"/>
          </m:rPr>
          <m:t>=</m:t>
        </m:r>
        <m:limLow>
          <m:e>
            <m:r>
              <m:t>0</m:t>
            </m:r>
          </m:e>
          <m:lim>
            <m:r>
              <m:rPr>
                <m:sty m:val="p"/>
              </m:rPr>
              <m:t>∼</m:t>
            </m:r>
          </m:lim>
        </m:limLow>
      </m:oMath>
      <w:del w:id="14846" w:author="PR Preview" w:date="2026-01-01T00:00:00Z">
        <w:r>
          <w:delText xml:space="preserve">.</w:delText>
        </w:r>
      </w:del>
    </w:p>
    <w:p>
      <w:pPr>
        <w:pStyle w:val="FirstParagraph"/>
      </w:pPr>
      <w:del w:id="14847" w:author="PR Preview" w:date="2026-01-01T00:00:00Z">
        <w:r>
          <w:rPr>
            <w:b/>
            <w:bCs/>
          </w:rPr>
          <w:delText xml:space="preserve">If</w:delText>
        </w:r>
      </w:del>
      <w:del w:id="14848" w:author="PR Preview" w:date="2026-01-01T00:00:00Z">
        <w:r>
          <w:rPr>
            <w:b/>
            <w:bCs/>
          </w:rPr>
          <w:delText xml:space="preserve"> </w:delText>
        </w:r>
      </w:del>
      <m:oMath>
        <m:limLow>
          <m:e>
            <m:r>
              <m:t>y</m:t>
            </m:r>
          </m:e>
          <m:lim>
            <m:r>
              <m:rPr>
                <m:sty m:val="p"/>
              </m:rPr>
              <m:t>∼</m:t>
            </m:r>
          </m:lim>
        </m:limLow>
        <m:r>
          <m:rPr>
            <m:sty m:val="p"/>
          </m:rPr>
          <m:t>≠</m:t>
        </m:r>
        <m:limLow>
          <m:e>
            <m:r>
              <m:t>0</m:t>
            </m:r>
          </m:e>
          <m:lim>
            <m:r>
              <m:rPr>
                <m:sty m:val="p"/>
              </m:rPr>
              <m:t>∼</m:t>
            </m:r>
          </m:lim>
        </m:limLow>
      </m:oMath>
      <w:del w:id="14849" w:author="PR Preview" w:date="2026-01-01T00:00:00Z">
        <w:r>
          <w:rPr>
            <w:b/>
            <w:bCs/>
          </w:rPr>
          <w:delText xml:space="preserve">.</w:delText>
        </w:r>
      </w:del>
      <w:del w:id="14850" w:author="PR Preview" w:date="2026-01-01T00:00:00Z">
        <w:r>
          <w:delText xml:space="preserve"> </w:delText>
        </w:r>
      </w:del>
      <w:del w:id="14851" w:author="PR Preview" w:date="2026-01-01T00:00:00Z">
        <w:r>
          <w:delText xml:space="preserve">Then</w:delText>
        </w:r>
      </w:del>
      <w:del w:id="14852"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&gt;</m:t>
        </m:r>
        <m:r>
          <m:t>0</m:t>
        </m:r>
      </m:oMath>
      <w:del w:id="14853" w:author="PR Preview" w:date="2026-01-01T00:00:00Z">
        <w:r>
          <w:delText xml:space="preserve"> </w:delText>
        </w:r>
      </w:del>
      <w:del w:id="14854" w:author="PR Preview" w:date="2026-01-01T00:00:00Z">
        <w:r>
          <w:delText xml:space="preserve">(</w:delText>
        </w:r>
      </w:del>
      <w:hyperlink w:anchor="thm-norm-properties">
        <w:del w:id="14855" w:author="PR Preview" w:date="2026-01-01T00:00:00Z">
          <w:r>
            <w:rPr>
              <w:rStyle w:val="Hyperlink"/>
            </w:rPr>
            <w:delText xml:space="preserve">Theorem 56</w:delText>
          </w:r>
        </w:del>
      </w:hyperlink>
      <w:del w:id="14856" w:author="PR Preview" w:date="2026-01-01T00:00:00Z">
        <w:r>
          <w:delText xml:space="preserve">, part 1).</w:delText>
        </w:r>
      </w:del>
      <w:del w:id="14857" w:author="PR Preview" w:date="2026-01-01T00:00:00Z">
        <w:r>
          <w:delText xml:space="preserve"> </w:delText>
        </w:r>
      </w:del>
      <w:del w:id="14858" w:author="PR Preview" w:date="2026-01-01T00:00:00Z">
        <w:r>
          <w:delText xml:space="preserve">Let</w:delText>
        </w:r>
      </w:del>
      <w:del w:id="14859" w:author="PR Preview" w:date="2026-01-01T00:00:00Z">
        <w:r>
          <w:delText xml:space="preserve"> </w:delText>
        </w:r>
      </w:del>
      <m:oMath>
        <m:r>
          <m:t>t</m:t>
        </m:r>
        <m:limUpp>
          <m:e>
            <m:r>
              <m:rPr>
                <m:sty m:val="p"/>
              </m:rPr>
              <m:t>=</m:t>
            </m:r>
          </m:e>
          <m:lim>
            <m:r>
              <m:rPr>
                <m:nor/>
                <m:sty m:val="p"/>
              </m:rPr>
              <m:t>def</m:t>
            </m:r>
          </m:lim>
        </m:limUpp>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oMath>
      <w:del w:id="14860" w:author="PR Preview" w:date="2026-01-01T00:00:00Z">
        <w:r>
          <w:delText xml:space="preserve">. Then</w:delText>
        </w:r>
      </w:del>
    </w:p>
    <w:p>
      <w:pPr>
        <w:pStyle w:val="BodyText"/>
      </w:pPr>
      <w:bookmarkStart w:id="360" w:name="eq-cauchy-schwarz-chain"/>
      <m:oMathPara>
        <m:oMathParaPr>
          <m:jc m:val="center"/>
        </m:oMathParaPr>
        <m:oMath>
          <m:eqArr>
            <m:e>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e>
              </m:d>
              <m:sSup>
                <m:e>
                  <m:r>
                    <m:t>​</m:t>
                  </m:r>
                </m:e>
                <m:sup>
                  <m:r>
                    <m:t>2</m:t>
                  </m:r>
                </m:sup>
              </m:sSup>
              <m:r>
                <m:t>&amp;</m:t>
              </m:r>
              <m:r>
                <m:t>&amp;</m:t>
              </m:r>
              <m:r>
                <m:rPr>
                  <m:nor/>
                  <m:sty m:val="p"/>
                </m:rPr>
                <m:t>(</m:t>
              </m:r>
              <m:limLow>
                <m:e>
                  <m:r>
                    <m:t>x</m:t>
                  </m:r>
                </m:e>
                <m:lim>
                  <m:r>
                    <m:rPr>
                      <m:sty m:val="p"/>
                    </m:rPr>
                    <m:t>∼</m:t>
                  </m:r>
                </m:lim>
              </m:limLow>
              <m:r>
                <m:rPr>
                  <m:sty m:val="p"/>
                </m:rPr>
                <m:t>−</m:t>
              </m:r>
              <m:limLow>
                <m:e>
                  <m:r>
                    <m:t>v</m:t>
                  </m:r>
                </m:e>
                <m:lim>
                  <m:r>
                    <m:rPr>
                      <m:sty m:val="p"/>
                    </m:rPr>
                    <m:t>∼</m:t>
                  </m:r>
                </m:lim>
              </m:limLow>
              <m:r>
                <m:rPr>
                  <m:sty m:val="p"/>
                </m:rPr>
                <m:t>=</m:t>
              </m:r>
              <m:limLow>
                <m:e>
                  <m:r>
                    <m:t>x</m:t>
                  </m:r>
                </m:e>
                <m:lim>
                  <m:r>
                    <m:rPr>
                      <m:sty m:val="p"/>
                    </m:rPr>
                    <m:t>∼</m:t>
                  </m:r>
                </m:lim>
              </m:limLow>
              <m:r>
                <m:rPr>
                  <m:sty m:val="p"/>
                </m:rPr>
                <m:t>+</m:t>
              </m:r>
              <m:r>
                <m:rPr>
                  <m:sty m:val="p"/>
                </m:rPr>
                <m:t>(</m:t>
              </m:r>
              <m:r>
                <m:rPr>
                  <m:sty m:val="p"/>
                </m:rPr>
                <m:t>−</m:t>
              </m:r>
              <m:r>
                <m:t>1</m:t>
              </m:r>
              <m:r>
                <m:rPr>
                  <m:sty m:val="p"/>
                </m:rPr>
                <m:t>)</m:t>
              </m:r>
              <m:r>
                <m:t> </m:t>
              </m:r>
              <m:limLow>
                <m:e>
                  <m:r>
                    <m:t>v</m:t>
                  </m:r>
                </m:e>
                <m:lim>
                  <m:r>
                    <m:rPr>
                      <m:sty m:val="p"/>
                    </m:rPr>
                    <m:t>∼</m:t>
                  </m:r>
                </m:lim>
              </m:limLow>
              <m:r>
                <m:rPr>
                  <m:nor/>
                  <m:sty m:val="p"/>
                </m:rPr>
                <m:t>)</m:t>
              </m:r>
            </m:e>
            <m:e>
              <m:r>
                <m:t>&amp;</m:t>
              </m:r>
              <m:r>
                <m:rPr>
                  <m:sty m:val="p"/>
                </m:rPr>
                <m:t>=</m:t>
              </m:r>
              <m:r>
                <m:t>​</m:t>
              </m:r>
              <m:d>
                <m:dPr>
                  <m:begChr m:val="∥"/>
                  <m:sepChr m:val=""/>
                  <m:endChr m:val="∥"/>
                  <m:grow/>
                </m:dPr>
                <m:e>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sty m:val="p"/>
                </m:rPr>
                <m:t>(</m:t>
              </m:r>
              <m:r>
                <m:rPr>
                  <m:sty m:val="p"/>
                </m:rPr>
                <m:t>−</m:t>
              </m:r>
              <m:r>
                <m:t>1</m:t>
              </m:r>
              <m:r>
                <m:rPr>
                  <m:sty m:val="p"/>
                </m:rPr>
                <m:t>)</m:t>
              </m:r>
              <m:r>
                <m:t> </m:t>
              </m:r>
              <m:r>
                <m:rPr>
                  <m:sty m:val="p"/>
                </m:rPr>
                <m:t>(</m:t>
              </m:r>
              <m:r>
                <m:t>t</m:t>
              </m:r>
              <m:r>
                <m:t> </m:t>
              </m:r>
              <m:limLow>
                <m:e>
                  <m:r>
                    <m:t>y</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nor/>
                  <m:sty m:val="p"/>
                </m:rPr>
                <m:t>, entrywise)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r>
                    <m:rPr>
                      <m:sty m:val="p"/>
                    </m:rPr>
                    <m:t>(</m:t>
                  </m:r>
                  <m:r>
                    <m:rPr>
                      <m:sty m:val="p"/>
                    </m:rPr>
                    <m:t>(</m:t>
                  </m:r>
                  <m:r>
                    <m:rPr>
                      <m:sty m:val="p"/>
                    </m:rPr>
                    <m:t>−</m:t>
                  </m:r>
                  <m:r>
                    <m:t>t</m:t>
                  </m:r>
                  <m:r>
                    <m:rPr>
                      <m:sty m:val="p"/>
                    </m:rPr>
                    <m:t>)</m:t>
                  </m:r>
                  <m:r>
                    <m:t> </m:t>
                  </m:r>
                  <m:limLow>
                    <m:e>
                      <m:r>
                        <m:t>y</m:t>
                      </m:r>
                    </m:e>
                    <m:lim>
                      <m:r>
                        <m:rPr>
                          <m:sty m:val="p"/>
                        </m:rPr>
                        <m:t>∼</m:t>
                      </m:r>
                    </m:lim>
                  </m:limLow>
                  <m:r>
                    <m:rPr>
                      <m:sty m:val="p"/>
                    </m:rPr>
                    <m:t>)</m:t>
                  </m:r>
                </m:e>
              </m:d>
              <m: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rPr>
                      <m:sty m:val="p"/>
                    </m:rPr>
                    <m:t>−</m:t>
                  </m:r>
                  <m:r>
                    <m:t>t</m:t>
                  </m:r>
                  <m:r>
                    <m:rPr>
                      <m:sty m:val="p"/>
                    </m:rPr>
                    <m:t>)</m:t>
                  </m:r>
                  <m:r>
                    <m:t> </m:t>
                  </m:r>
                  <m:limLow>
                    <m:e>
                      <m:r>
                        <m:t>y</m:t>
                      </m:r>
                    </m:e>
                    <m:lim>
                      <m:r>
                        <m:rPr>
                          <m:sty m:val="p"/>
                        </m:rPr>
                        <m:t>∼</m:t>
                      </m:r>
                    </m:lim>
                  </m:limLow>
                </m:e>
              </m:d>
              <m:sSup>
                <m:e>
                  <m:r>
                    <m:t>​</m:t>
                  </m:r>
                </m:e>
                <m:sup>
                  <m:r>
                    <m:t>2</m:t>
                  </m:r>
                </m:sup>
              </m:sSup>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t>​</m:t>
                  </m:r>
                  <m:d>
                    <m:dPr>
                      <m:begChr m:val="|"/>
                      <m:sepChr m:val=""/>
                      <m:endChr m:val="|"/>
                      <m:grow/>
                    </m:dPr>
                    <m:e>
                      <m:r>
                        <m:rPr>
                          <m:sty m:val="p"/>
                        </m:rPr>
                        <m:t>−</m:t>
                      </m:r>
                      <m:r>
                        <m:t>t</m:t>
                      </m:r>
                    </m:e>
                  </m:d>
                  <m:r>
                    <m:t>​</m:t>
                  </m:r>
                  <m:r>
                    <m:t> </m:t>
                  </m:r>
                  <m:r>
                    <m:t>​</m:t>
                  </m:r>
                  <m:d>
                    <m:dPr>
                      <m:begChr m:val="∥"/>
                      <m:sepChr m:val=""/>
                      <m:endChr m:val="∥"/>
                      <m:grow/>
                    </m:dPr>
                    <m:e>
                      <m:limLow>
                        <m:e>
                          <m:r>
                            <m:t>y</m:t>
                          </m:r>
                        </m:e>
                        <m:lim>
                          <m:r>
                            <m:rPr>
                              <m:sty m:val="p"/>
                            </m:rPr>
                            <m:t>∼</m:t>
                          </m:r>
                        </m:lim>
                      </m:limLow>
                    </m:e>
                  </m:d>
                  <m:r>
                    <m:t>​</m:t>
                  </m:r>
                </m:e>
              </m:d>
              <m:sSup>
                <m:e>
                  <m:r>
                    <m:t>​</m:t>
                  </m:r>
                </m:e>
                <m:sup>
                  <m:r>
                    <m:t>2</m:t>
                  </m:r>
                </m:sup>
              </m:sSup>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r>
                <m:rPr>
                  <m:sty m:val="p"/>
                </m:rPr>
                <m:t>−</m:t>
              </m:r>
              <m:r>
                <m:t>t</m:t>
              </m:r>
              <m:r>
                <m:rPr>
                  <m:sty m:val="p"/>
                </m:rPr>
                <m: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r>
                    <m:rPr>
                      <m:sty m:val="p"/>
                    </m:rPr>
                    <m:t>−</m:t>
                  </m:r>
                  <m:r>
                    <m:t>t</m:t>
                  </m:r>
                </m:e>
              </m:d>
              <m:sSup>
                <m:e>
                  <m:r>
                    <m: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sty m:val="p"/>
                </m:rPr>
                <m:t>(</m:t>
              </m:r>
              <m:r>
                <m:t>a</m:t>
              </m:r>
              <m:r>
                <m:t>b</m:t>
              </m:r>
              <m:sSup>
                <m:e>
                  <m:r>
                    <m:rPr>
                      <m:sty m:val="p"/>
                    </m:rPr>
                    <m:t>)</m:t>
                  </m:r>
                </m:e>
                <m:sup>
                  <m:r>
                    <m:t>2</m:t>
                  </m:r>
                </m:sup>
              </m:sSup>
              <m:r>
                <m:rPr>
                  <m:sty m:val="p"/>
                </m:rPr>
                <m:t>=</m:t>
              </m:r>
              <m:sSup>
                <m:e>
                  <m:r>
                    <m:t>a</m:t>
                  </m:r>
                </m:e>
                <m:sup>
                  <m:r>
                    <m:t>2</m:t>
                  </m:r>
                </m:sup>
              </m:sSup>
              <m:sSup>
                <m:e>
                  <m:r>
                    <m:t>b</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t</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sSup>
                <m:e>
                  <m:r>
                    <m:t>t</m:t>
                  </m:r>
                </m:e>
                <m:sup>
                  <m:r>
                    <m:t>2</m:t>
                  </m:r>
                </m:sup>
              </m:sSup>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t>2</m:t>
              </m:r>
              <m:r>
                <m:t> </m:t>
              </m:r>
              <m:r>
                <m:rPr>
                  <m:sty m:val="p"/>
                </m:rPr>
                <m:t>(</m:t>
              </m:r>
              <m:r>
                <m:rPr>
                  <m:sty m:val="p"/>
                </m:rPr>
                <m:t>−</m:t>
              </m:r>
              <m:r>
                <m:t>t</m:t>
              </m:r>
              <m:r>
                <m:rPr>
                  <m:sty m:val="p"/>
                </m:rPr>
                <m:t>)</m:t>
              </m:r>
              <m:r>
                <m:rPr>
                  <m:sty m:val="p"/>
                </m:rPr>
                <m:t>=</m:t>
              </m:r>
              <m:r>
                <m:rPr>
                  <m:sty m:val="p"/>
                </m:rPr>
                <m:t>−</m:t>
              </m:r>
              <m:r>
                <m:t>2</m:t>
              </m:r>
              <m:r>
                <m:t>t</m:t>
              </m:r>
              <m:r>
                <m:rPr>
                  <m:nor/>
                  <m:sty m:val="p"/>
                </m:rPr>
                <m:t> and </m:t>
              </m:r>
              <m:r>
                <m:t>​</m:t>
              </m:r>
              <m:d>
                <m:dPr>
                  <m:begChr m:val="|"/>
                  <m:sepChr m:val=""/>
                  <m:endChr m:val="|"/>
                  <m:grow/>
                </m:dPr>
                <m:e>
                  <m:r>
                    <m:rPr>
                      <m:sty m:val="p"/>
                    </m:rPr>
                    <m:t>−</m:t>
                  </m:r>
                  <m:r>
                    <m:t>t</m:t>
                  </m:r>
                </m:e>
              </m:d>
              <m:sSup>
                <m:e>
                  <m:r>
                    <m:t>​</m:t>
                  </m:r>
                </m:e>
                <m:sup>
                  <m:r>
                    <m:t>2</m:t>
                  </m:r>
                </m:sup>
              </m:sSup>
              <m:r>
                <m:rPr>
                  <m:sty m:val="p"/>
                </m:rPr>
                <m:t>=</m:t>
              </m:r>
              <m:sSup>
                <m:e>
                  <m:r>
                    <m:t>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4</m:t>
                      </m:r>
                    </m:sup>
                  </m:sSup>
                </m:den>
              </m:f>
              <m:r>
                <m:t> </m:t>
              </m:r>
              <m:r>
                <m:t>​</m:t>
              </m:r>
              <m:d>
                <m:dPr>
                  <m:begChr m:val="∥"/>
                  <m:sepChr m:val=""/>
                  <m:endChr m:val="∥"/>
                  <m:grow/>
                </m:dPr>
                <m:e>
                  <m:limLow>
                    <m:e>
                      <m:r>
                        <m:t>y</m:t>
                      </m:r>
                    </m:e>
                    <m:lim>
                      <m:r>
                        <m:rPr>
                          <m:sty m:val="p"/>
                        </m:rPr>
                        <m:t>∼</m:t>
                      </m:r>
                    </m:lim>
                  </m:limLow>
                </m:e>
              </m:d>
              <m:sSup>
                <m:e>
                  <m:r>
                    <m:t>​</m:t>
                  </m:r>
                </m:e>
                <m:sup>
                  <m:r>
                    <m:t>2</m:t>
                  </m:r>
                </m:sup>
              </m:sSup>
              <m:r>
                <m:t>&amp;</m:t>
              </m:r>
              <m:r>
                <m:t>&amp;</m:t>
              </m:r>
              <m:r>
                <m:rPr>
                  <m:nor/>
                  <m:sty m:val="p"/>
                </m:rPr>
                <m:t>(substitute </m:t>
              </m:r>
              <m:r>
                <m:t>t</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(cancel one factor </m:t>
              </m:r>
              <m:r>
                <m:t>​</m:t>
              </m:r>
              <m:d>
                <m:dPr>
                  <m:begChr m:val="∥"/>
                  <m:sepChr m:val=""/>
                  <m:endChr m:val="∥"/>
                  <m:grow/>
                </m:dPr>
                <m:e>
                  <m:limLow>
                    <m:e>
                      <m:r>
                        <m:t>y</m:t>
                      </m:r>
                    </m:e>
                    <m:lim>
                      <m:r>
                        <m:rPr>
                          <m:sty m:val="p"/>
                        </m:rPr>
                        <m:t>∼</m:t>
                      </m:r>
                    </m:lim>
                  </m:limLow>
                </m:e>
              </m:d>
              <m:sSup>
                <m:e>
                  <m:r>
                    <m:t>​</m:t>
                  </m:r>
                </m:e>
                <m:sup>
                  <m:r>
                    <m:t>2</m:t>
                  </m:r>
                </m:sup>
              </m:sSup>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rPr>
                  <m:sty m:val="p"/>
                </m:rPr>
                <m:t>.</m:t>
              </m:r>
              <m:r>
                <m:t>&amp;</m:t>
              </m:r>
              <m:r>
                <m:t>&amp;</m:t>
              </m:r>
              <m:r>
                <m:rPr>
                  <m:nor/>
                  <m:sty m:val="p"/>
                </m:rPr>
                <m:t>(combine the last two terms)</m:t>
              </m:r>
            </m:e>
          </m:eqArr>
          <m:r>
            <m:t>  </m:t>
          </m:r>
          <m:r>
            <m:rPr>
              <m:sty m:val="p"/>
            </m:rPr>
            <m:t>(</m:t>
          </m:r>
          <m:r>
            <m:t>6</m:t>
          </m:r>
          <m:r>
            <m:rPr>
              <m:sty m:val="p"/>
            </m:rPr>
            <m:t>)</m:t>
          </m:r>
        </m:oMath>
      </m:oMathPara>
      <w:bookmarkEnd w:id="360"/>
    </w:p>
    <w:p>
      <w:pPr>
        <w:pStyle w:val="BodyText"/>
      </w:pPr>
      <w:ins w:id="14861" w:author="PR Preview" w:date="2026-01-01T00:00:00Z">
        <w:r>
          <w:rPr>
            <w:b/>
            <w:bCs/>
          </w:rPr>
          <w:t xml:space="preserve">Theorem 58 (Cauchy-Schwarz inequality)</w:t>
        </w:r>
      </w:ins>
      <w:ins w:id="14862" w:author="PR Preview" w:date="2026-01-01T00:00:00Z">
        <w:r>
          <w:t xml:space="preserve"> </w:t>
        </w:r>
      </w:ins>
      <w:ins w:id="14863" w:author="PR Preview" w:date="2026-01-01T00:00:00Z">
        <w:r>
          <w:t xml:space="preserve">For any</w:t>
        </w:r>
      </w:ins>
      <w:ins w:id="14864" w:author="PR Preview" w:date="2026-01-01T00:00:00Z">
        <w:r>
          <w:t xml:space="preserve"> </w:t>
        </w:r>
      </w:ins>
      <w:ins w:id="14865" w:author="PR Preview" w:date="2026-01-01T00:00:00Z">
        <w:r>
          <w:t xml:space="preserve">$\mathord{\smash[b]{\underset{\raise.3ex\hbox{$\scriptstyle\sim$}}{x}}\vphantom{x}}, \mathord{\smash[b]{\underset{\raise.3ex\hbox{$\scriptstyle\sim$}}{y}}\vphantom{y}} \in \mathbb{R}^p$</w:t>
        </w:r>
      </w:ins>
      <w:ins w:id="14866" w:author="PR Preview" w:date="2026-01-01T00:00:00Z">
        <w:r>
          <w:t xml:space="preserve">,</w:t>
        </w:r>
      </w:ins>
    </w:p>
    <w:p>
      <w:pPr>
        <w:pStyle w:val="BodyText"/>
      </w:pPr>
      <w:ins w:id="14867" w:author="PR Preview" w:date="2026-01-01T00:00:00Z">
        <w:r>
          <w:t xml:space="preserve">$$
    \mathopen{}\left|\mathord{\smash[b]{\underset{\raise.3ex\hbox{$\scriptstyle\sim$}}{x}}\vphantom{x}}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
    $$</w:t>
        </w:r>
      </w:ins>
    </w:p>
    <w:p>
      <w:pPr>
        <w:pStyle w:val="FirstParagraph"/>
      </w:pPr>
      <w:ins w:id="14868" w:author="PR Preview" w:date="2026-01-01T00:00:00Z">
        <w:r>
          <w:t xml:space="preserve">with equality exactly when</w:t>
        </w:r>
      </w:ins>
      <w:ins w:id="14869" w:author="PR Preview" w:date="2026-01-01T00:00:00Z">
        <w:r>
          <w:t xml:space="preserve"> </w:t>
        </w:r>
      </w:ins>
      <w:ins w:id="14870" w:author="PR Preview" w:date="2026-01-01T00:00:00Z">
        <w:r>
          <w:t xml:space="preserve">$\mathord{\smash[b]{\underset{\raise.3ex\hbox{$\scriptstyle\sim$}}{x}}\vphantom{x}}$</w:t>
        </w:r>
      </w:ins>
      <w:ins w:id="14871" w:author="PR Preview" w:date="2026-01-01T00:00:00Z">
        <w:r>
          <w:t xml:space="preserve"> </w:t>
        </w:r>
      </w:ins>
      <w:ins w:id="14872" w:author="PR Preview" w:date="2026-01-01T00:00:00Z">
        <w:r>
          <w:t xml:space="preserve">and</w:t>
        </w:r>
      </w:ins>
      <w:ins w:id="14873" w:author="PR Preview" w:date="2026-01-01T00:00:00Z">
        <w:r>
          <w:t xml:space="preserve"> </w:t>
        </w:r>
      </w:ins>
      <w:ins w:id="14874" w:author="PR Preview" w:date="2026-01-01T00:00:00Z">
        <w:r>
          <w:t xml:space="preserve">$\mathord{\smash[b]{\underset{\raise.3ex\hbox{$\scriptstyle\sim$}}{y}}\vphantom{y}}$</w:t>
        </w:r>
      </w:ins>
      <w:ins w:id="14875" w:author="PR Preview" w:date="2026-01-01T00:00:00Z">
        <w:r>
          <w:t xml:space="preserve"> </w:t>
        </w:r>
      </w:ins>
      <w:ins w:id="14876" w:author="PR Preview" w:date="2026-01-01T00:00:00Z">
        <w:r>
          <w:t xml:space="preserve">are linearly dependent</w:t>
        </w:r>
      </w:ins>
      <w:ins w:id="14877" w:author="PR Preview" w:date="2026-01-01T00:00:00Z">
        <w:r>
          <w:t xml:space="preserve"> </w:t>
        </w:r>
      </w:ins>
      <w:ins w:id="14878" w:author="PR Preview" w:date="2026-01-01T00:00:00Z">
        <w:r>
          <w:t xml:space="preserve">(</w:t>
        </w:r>
      </w:ins>
      <w:hyperlink w:anchor="def-linearly-independent">
        <w:ins w:id="14879" w:author="PR Preview" w:date="2026-01-01T00:00:00Z">
          <w:r>
            <w:rPr>
              <w:rStyle w:val="Hyperlink"/>
            </w:rPr>
            <w:t xml:space="preserve">Definition 43</w:t>
          </w:r>
        </w:ins>
      </w:hyperlink>
      <w:ins w:id="14880" w:author="PR Preview" w:date="2026-01-01T00:00:00Z">
        <w:r>
          <w:t xml:space="preserve">).</w:t>
        </w:r>
      </w:ins>
    </w:p>
    <w:bookmarkEnd w:id="359"/>
    <w:p>
      <w:pPr>
        <w:pStyle w:val="BodyText"/>
      </w:pPr>
      <w:ins w:id="14881" w:author="PR Preview" w:date="2026-01-01T00:00:00Z">
        <w:r>
          <w:rPr>
            <w:i/>
            <w:iCs/>
          </w:rPr>
          <w:t xml:space="preserve">Proof</w:t>
        </w:r>
      </w:ins>
      <w:ins w:id="14882" w:author="PR Preview" w:date="2026-01-01T00:00:00Z">
        <w:r>
          <w:t xml:space="preserve">. </w:t>
        </w:r>
      </w:ins>
      <w:ins w:id="14883" w:author="PR Preview" w:date="2026-01-01T00:00:00Z">
        <w:r>
          <w:rPr>
            <w:b/>
            <w:bCs/>
          </w:rPr>
          <w:t xml:space="preserve">If</w:t>
        </w:r>
      </w:ins>
      <w:ins w:id="14884" w:author="PR Preview" w:date="2026-01-01T00:00:00Z">
        <w:r>
          <w:rPr>
            <w:b/>
            <w:bCs/>
          </w:rPr>
          <w:t xml:space="preserve"> </w:t>
        </w:r>
      </w:ins>
      <w:ins w:id="14885" w:author="PR Preview" w:date="2026-01-01T00:00:00Z">
        <w:r>
          <w:rPr>
            <w:b/>
            <w:bCs/>
          </w:rPr>
          <w:t xml:space="preserve">$\mathord{\smash[b]{\underset{\raise.3ex\hbox{$\scriptstyle\sim$}}{y}}\vphantom{y}} = \mathord{\smash[b]{\underset{\raise.3ex\hbox{$\scriptstyle\sim$}}{0}}\vphantom{0}}$</w:t>
        </w:r>
      </w:ins>
      <w:ins w:id="14886" w:author="PR Preview" w:date="2026-01-01T00:00:00Z">
        <w:r>
          <w:rPr>
            <w:b/>
            <w:bCs/>
          </w:rPr>
          <w:t xml:space="preserve">.</w:t>
        </w:r>
      </w:ins>
      <w:ins w:id="14887" w:author="PR Preview" w:date="2026-01-01T00:00:00Z">
        <w:r>
          <w:t xml:space="preserve"> </w:t>
        </w:r>
      </w:ins>
      <w:ins w:id="14888" w:author="PR Preview" w:date="2026-01-01T00:00:00Z">
        <w:r>
          <w:t xml:space="preserve">Then</w:t>
        </w:r>
      </w:ins>
    </w:p>
    <w:p>
      <w:pPr>
        <w:pStyle w:val="BodyText"/>
      </w:pPr>
      <w:ins w:id="14889" w:author="PR Preview" w:date="2026-01-01T00:00:00Z">
        <w:r>
          <w:t xml:space="preserve">$$
    \begin{aligned}
    \mathord{\smash[b]{\underset{\raise.3ex\hbox{$\scriptstyle\sim$}}{x}}\vphantom{x}} \cdot \mathord{\smash[b]{\underset{\raise.3ex\hbox{$\scriptstyle\sim$}}{0}}\vphantom{0}}&amp;= \sum_i x_i \cdot 0 \\
    &amp;= 0
    \end{aligned}
    $$</w:t>
        </w:r>
      </w:ins>
    </w:p>
    <w:p>
      <w:pPr>
        <w:pStyle w:val="Compact"/>
        <w:numPr>
          <w:ilvl w:val="0"/>
          <w:numId w:val="1047"/>
        </w:numPr>
      </w:pPr>
      <w:ins w:id="14890" w:author="PR Preview" w:date="2026-01-01T00:00:00Z">
        <w:r>
          <w:t xml:space="preserve">and</w:t>
        </w:r>
      </w:ins>
      <w:ins w:id="14891" w:author="PR Preview" w:date="2026-01-01T00:00:00Z">
        <w:r>
          <w:t xml:space="preserve"> </w:t>
        </w:r>
      </w:ins>
      <w:ins w:id="14892" w:author="PR Preview" w:date="2026-01-01T00:00:00Z">
        <w:r>
          <w:t xml:space="preserve">$\mathopen{}\left\lVert\mathord{\smash[b]{\underset{\raise.3ex\hbox{$\scriptstyle\sim$}}{0}}\vphantom{0}}\right\rVert\mathclose{} = 0$</w:t>
        </w:r>
      </w:ins>
      <w:ins w:id="14893" w:author="PR Preview" w:date="2026-01-01T00:00:00Z">
        <w:r>
          <w:t xml:space="preserve"> </w:t>
        </w:r>
      </w:ins>
      <w:ins w:id="14894" w:author="PR Preview" w:date="2026-01-01T00:00:00Z">
        <w:r>
          <w:t xml:space="preserve">(</w:t>
        </w:r>
      </w:ins>
      <w:hyperlink w:anchor="thm-norm-properties">
        <w:ins w:id="14895" w:author="PR Preview" w:date="2026-01-01T00:00:00Z">
          <w:r>
            <w:rPr>
              <w:rStyle w:val="Hyperlink"/>
            </w:rPr>
            <w:t xml:space="preserve">Theorem 56</w:t>
          </w:r>
        </w:ins>
      </w:hyperlink>
      <w:ins w:id="14896" w:author="PR Preview" w:date="2026-01-01T00:00:00Z">
        <w:r>
          <w:t xml:space="preserve">, part 1),</w:t>
        </w:r>
      </w:ins>
      <w:ins w:id="14897" w:author="PR Preview" w:date="2026-01-01T00:00:00Z">
        <w:r>
          <w:t xml:space="preserve"> </w:t>
        </w:r>
      </w:ins>
      <w:ins w:id="14898" w:author="PR Preview" w:date="2026-01-01T00:00:00Z">
        <w:r>
          <w:t xml:space="preserve">so both sides are</w:t>
        </w:r>
      </w:ins>
      <w:ins w:id="14899" w:author="PR Preview" w:date="2026-01-01T00:00:00Z">
        <w:r>
          <w:t xml:space="preserve"> </w:t>
        </w:r>
      </w:ins>
      <m:oMath>
        <m:r>
          <m:t>0</m:t>
        </m:r>
      </m:oMath>
      <w:ins w:id="14900" w:author="PR Preview" w:date="2026-01-01T00:00:00Z">
        <w:r>
          <w:t xml:space="preserve"> </w:t>
        </w:r>
      </w:ins>
      <w:ins w:id="14901" w:author="PR Preview" w:date="2026-01-01T00:00:00Z">
        <w:r>
          <w:t xml:space="preserve">and equality holds;</w:t>
        </w:r>
      </w:ins>
      <w:ins w:id="14902" w:author="PR Preview" w:date="2026-01-01T00:00:00Z">
        <w:r>
          <w:t xml:space="preserve"> </w:t>
        </w:r>
      </w:ins>
      <w:ins w:id="14903" w:author="PR Preview" w:date="2026-01-01T00:00:00Z">
        <w:r>
          <w:t xml:space="preserve">and</w:t>
        </w:r>
      </w:ins>
      <w:ins w:id="14904" w:author="PR Preview" w:date="2026-01-01T00:00:00Z">
        <w:r>
          <w:t xml:space="preserve"> </w:t>
        </w:r>
      </w:ins>
      <w:ins w:id="14905" w:author="PR Preview" w:date="2026-01-01T00:00:00Z">
        <w:r>
          <w:t xml:space="preserve">$\mathord{\smash[b]{\underset{\raise.3ex\hbox{$\scriptstyle\sim$}}{x}}\vphantom{x}}, \mathord{\smash[b]{\underset{\raise.3ex\hbox{$\scriptstyle\sim$}}{y}}\vphantom{y}}$</w:t>
        </w:r>
      </w:ins>
      <w:ins w:id="14906" w:author="PR Preview" w:date="2026-01-01T00:00:00Z">
        <w:r>
          <w:t xml:space="preserve"> </w:t>
        </w:r>
      </w:ins>
      <w:ins w:id="14907" w:author="PR Preview" w:date="2026-01-01T00:00:00Z">
        <w:r>
          <w:t xml:space="preserve">are linearly dependent, because</w:t>
        </w:r>
      </w:ins>
      <w:ins w:id="14908" w:author="PR Preview" w:date="2026-01-01T00:00:00Z">
        <w:r>
          <w:t xml:space="preserve"> </w:t>
        </w:r>
      </w:ins>
      <w:ins w:id="14909" w:author="PR Preview" w:date="2026-01-01T00:00:00Z">
        <w:r>
          <w:t xml:space="preserve">$0\,\mathord{\smash[b]{\underset{\raise.3ex\hbox{$\scriptstyle\sim$}}{x}}\vphantom{x}} + 1\,\mathord{\smash[b]{\underset{\raise.3ex\hbox{$\scriptstyle\sim$}}{y}}\vphantom{y}} = \mathord{\smash[b]{\underset{\raise.3ex\hbox{$\scriptstyle\sim$}}{0}}\vphantom{0}}$</w:t>
        </w:r>
      </w:ins>
      <w:ins w:id="14910" w:author="PR Preview" w:date="2026-01-01T00:00:00Z">
        <w:r>
          <w:t xml:space="preserve">.</w:t>
        </w:r>
      </w:ins>
    </w:p>
    <w:p>
      <w:pPr>
        <w:pStyle w:val="FirstParagraph"/>
      </w:pPr>
      <w:ins w:id="14911" w:author="PR Preview" w:date="2026-01-01T00:00:00Z">
        <w:r>
          <w:rPr>
            <w:b/>
            <w:bCs/>
          </w:rPr>
          <w:t xml:space="preserve">If</w:t>
        </w:r>
      </w:ins>
      <w:ins w:id="14912" w:author="PR Preview" w:date="2026-01-01T00:00:00Z">
        <w:r>
          <w:rPr>
            <w:b/>
            <w:bCs/>
          </w:rPr>
          <w:t xml:space="preserve"> </w:t>
        </w:r>
      </w:ins>
      <w:ins w:id="14913" w:author="PR Preview" w:date="2026-01-01T00:00:00Z">
        <w:r>
          <w:rPr>
            <w:b/>
            <w:bCs/>
          </w:rPr>
          <w:t xml:space="preserve">$\mathord{\smash[b]{\underset{\raise.3ex\hbox{$\scriptstyle\sim$}}{y}}\vphantom{y}} \ne \mathord{\smash[b]{\underset{\raise.3ex\hbox{$\scriptstyle\sim$}}{0}}\vphantom{0}}$</w:t>
        </w:r>
      </w:ins>
      <w:ins w:id="14914" w:author="PR Preview" w:date="2026-01-01T00:00:00Z">
        <w:r>
          <w:rPr>
            <w:b/>
            <w:bCs/>
          </w:rPr>
          <w:t xml:space="preserve">.</w:t>
        </w:r>
      </w:ins>
      <w:ins w:id="14915" w:author="PR Preview" w:date="2026-01-01T00:00:00Z">
        <w:r>
          <w:t xml:space="preserve"> </w:t>
        </w:r>
      </w:ins>
      <w:ins w:id="14916" w:author="PR Preview" w:date="2026-01-01T00:00:00Z">
        <w:r>
          <w:t xml:space="preserve">Then</w:t>
        </w:r>
      </w:ins>
      <w:ins w:id="14917" w:author="PR Preview" w:date="2026-01-01T00:00:00Z">
        <w:r>
          <w:t xml:space="preserve"> </w:t>
        </w:r>
      </w:ins>
      <w:ins w:id="14918" w:author="PR Preview" w:date="2026-01-01T00:00:00Z">
        <w:r>
          <w:t xml:space="preserve">$\mathopen{}\left\lVert\mathord{\smash[b]{\underset{\raise.3ex\hbox{$\scriptstyle\sim$}}{y}}\vphantom{y}}\right\rVert\mathclose{} &gt; 0$</w:t>
        </w:r>
      </w:ins>
      <w:ins w:id="14919" w:author="PR Preview" w:date="2026-01-01T00:00:00Z">
        <w:r>
          <w:t xml:space="preserve"> </w:t>
        </w:r>
      </w:ins>
      <w:ins w:id="14920" w:author="PR Preview" w:date="2026-01-01T00:00:00Z">
        <w:r>
          <w:t xml:space="preserve">(</w:t>
        </w:r>
      </w:ins>
      <w:hyperlink w:anchor="thm-norm-properties">
        <w:ins w:id="14921" w:author="PR Preview" w:date="2026-01-01T00:00:00Z">
          <w:r>
            <w:rPr>
              <w:rStyle w:val="Hyperlink"/>
            </w:rPr>
            <w:t xml:space="preserve">Theorem 56</w:t>
          </w:r>
        </w:ins>
      </w:hyperlink>
      <w:ins w:id="14922" w:author="PR Preview" w:date="2026-01-01T00:00:00Z">
        <w:r>
          <w:t xml:space="preserve">, part 1).</w:t>
        </w:r>
      </w:ins>
      <w:ins w:id="14923" w:author="PR Preview" w:date="2026-01-01T00:00:00Z">
        <w:r>
          <w:t xml:space="preserve"> </w:t>
        </w:r>
      </w:ins>
      <w:ins w:id="14924" w:author="PR Preview" w:date="2026-01-01T00:00:00Z">
        <w:r>
          <w:t xml:space="preserve">Let</w:t>
        </w:r>
      </w:ins>
      <w:ins w:id="14925" w:author="PR Preview" w:date="2026-01-01T00:00:00Z">
        <w:r>
          <w:t xml:space="preserve"> </w:t>
        </w:r>
      </w:ins>
      <w:ins w:id="14926" w:author="PR Preview" w:date="2026-01-01T00:00:00Z">
        <w:r>
          <w:t xml:space="preserve">$t \stackrel{\text{def}}{=}(\mathord{\smash[b]{\underset{\raise.3ex\hbox{$\scriptstyle\sim$}}{x}}\vphantom{x}} \cdot \mathord{\smash[b]{\underset{\raise.3ex\hbox{$\scriptstyle\sim$}}{y}}\vphantom{y}}) / \mathopen{}\left\lVert\mathord{\smash[b]{\underset{\raise.3ex\hbox{$\scriptstyle\sim$}}{y}}\vphantom{y}}\right\rVert\mathclose{}^2$</w:t>
        </w:r>
      </w:ins>
      <w:ins w:id="14927" w:author="PR Preview" w:date="2026-01-01T00:00:00Z">
        <w:r>
          <w:t xml:space="preserve">. Then</w:t>
        </w:r>
      </w:ins>
    </w:p>
    <w:p>
      <w:pPr>
        <w:pStyle w:val="BodyText"/>
      </w:pPr>
      <w:bookmarkStart w:id="360" w:name="eq-cauchy-schwarz-chain"/>
      <w:ins w:id="14928" w:author="PR Preview" w:date="2026-01-01T00:00:00Z">
        <w:r>
          <w:t xml:space="preserve">$$
    \begin{aligned}
    \mathopen{}\left\lVert\mathord{\smash[b]{\underset{\raise.3ex\hbox{$\scriptstyle\sim$}}{x}}\vphantom{x}} - t\,\mathord{\smash[b]{\underset{\raise.3ex\hbox{$\scriptstyle\sim$}}{y}}\vphantom{y}}\right\rVert\mathclose{}^2
    &amp;= \mathopen{}\left\lVert\mathord{\smash[b]{\underset{\raise.3ex\hbox{$\scriptstyle\sim$}}{x}}\vphantom{x}} + (-1)\,(t\,\mathord{\smash[b]{\underset{\raise.3ex\hbox{$\scriptstyle\sim$}}{y}}\vphantom{y}})\right\rVert\mathclose{}^2
    &amp;&amp; \text{(} \mathord{\smash[b]{\underset{\raise.3ex\hbox{$\scriptstyle\sim$}}{x}}\vphantom{x}} - \mathord{\smash[b]{\underset{\raise.3ex\hbox{$\scriptstyle\sim$}}{v}}\vphantom{v}} = \mathord{\smash[b]{\underset{\raise.3ex\hbox{$\scriptstyle\sim$}}{x}}\vphantom{x}} + (-1)\,\mathord{\smash[b]{\underset{\raise.3ex\hbox{$\scriptstyle\sim$}}{v}}\vphantom{v}} \text{)}
    \\
    &amp;= \mathopen{}\left\lVert\mathord{\smash[b]{\underset{\raise.3ex\hbox{$\scriptstyle\sim$}}{x}}\vphantom{x}} + (-t)\,\mathord{\smash[b]{\underset{\raise.3ex\hbox{$\scriptstyle\sim$}}{y}}\vphantom{y}}\right\rVert\mathclose{}^2
    &amp;&amp; \text{(} (-1)\,(t\,\mathord{\smash[b]{\underset{\raise.3ex\hbox{$\scriptstyle\sim$}}{y}}\vphantom{y}}) = (-t)\,\mathord{\smash[b]{\underset{\raise.3ex\hbox{$\scriptstyle\sim$}}{y}}\vphantom{y}} \text{, entrywise)}
    \\
    &amp;= \mathopen{}\left\lVert\mathord{\smash[b]{\underset{\raise.3ex\hbox{$\scriptstyle\sim$}}{x}}\vphantom{x}}\right\rVert\mathclose{}^2 + 2\,\mathopen{}\left(\mathord{\smash[b]{\underset{\raise.3ex\hbox{$\scriptstyle\sim$}}{x}}\vphantom{x}} \cdot ((-t)\,\mathord{\smash[b]{\underset{\raise.3ex\hbox{$\scriptstyle\sim$}}{y}}\vphantom{y}})\right)\mathclose{} + \mathopen{}\left\lVert(-t)\,\mathord{\smash[b]{\underset{\raise.3ex\hbox{$\scriptstyle\sim$}}{y}}\vphantom{y}}\right\rVert\mathclose{}^2
    &amp;&amp; \text{(}\text{Theorem~57}\text{)}
    \\
    &amp;= \mathopen{}\left\lVert\mathord{\smash[b]{\underset{\raise.3ex\hbox{$\scriptstyle\sim$}}{x}}\vphantom{x}}\right\rVert\mathclose{}^2 + 2\,(-t)\,(\mathord{\smash[b]{\underset{\raise.3ex\hbox{$\scriptstyle\sim$}}{x}}\vphantom{x}} \cdot \mathord{\smash[b]{\underset{\raise.3ex\hbox{$\scriptstyle\sim$}}{y}}\vphantom{y}}) + \mathopen{}\left\lVert(-t)\,\mathord{\smash[b]{\underset{\raise.3ex\hbox{$\scriptstyle\sim$}}{y}}\vphantom{y}}\right\rVert\mathclose{}^2
    &amp;&amp; \text{(}\text{Theorem~50}\text{, special case } b = 0 \text{)}
    \\
    &amp;= \mathopen{}\left\lVert\mathord{\smash[b]{\underset{\raise.3ex\hbox{$\scriptstyle\sim$}}{x}}\vphantom{x}}\right\rVert\mathclose{}^2 + 2\,(-t)\,(\mathord{\smash[b]{\underset{\raise.3ex\hbox{$\scriptstyle\sim$}}{x}}\vphantom{x}} \cdot \mathord{\smash[b]{\underset{\raise.3ex\hbox{$\scriptstyle\sim$}}{y}}\vphantom{y}}) + \mathopen{}\left(\mathopen{}\left|-t\right|\mathclose{}\,\mathopen{}\left\lVert\mathord{\smash[b]{\underset{\raise.3ex\hbox{$\scriptstyle\sim$}}{y}}\vphantom{y}}\right\rVert\mathclose{}\right)\mathclose{}^2
    &amp;&amp; \text{(}\text{Theorem~56}\text{, part 2)}
    \\
    &amp;= \mathopen{}\left\lVert\mathord{\smash[b]{\underset{\raise.3ex\hbox{$\scriptstyle\sim$}}{x}}\vphantom{x}}\right\rVert\mathclose{}^2 + 2\,(-t)\,(\mathord{\smash[b]{\underset{\raise.3ex\hbox{$\scriptstyle\sim$}}{x}}\vphantom{x}} \cdot \mathord{\smash[b]{\underset{\raise.3ex\hbox{$\scriptstyle\sim$}}{y}}\vphantom{y}}) + \mathopen{}\left|-t\right|\mathclose{}^2\,\mathopen{}\left\lVert\mathord{\smash[b]{\underset{\raise.3ex\hbox{$\scriptstyle\sim$}}{y}}\vphantom{y}}\right\rVert\mathclose{}^2
    &amp;&amp; \text{(} (ab)^2 = a^2 b^2 \text{)}
    \\
    &amp;= \mathopen{}\left\lVert\mathord{\smash[b]{\underset{\raise.3ex\hbox{$\scriptstyle\sim$}}{x}}\vphantom{x}}\right\rVert\mathclose{}^2 - 2t\,(\mathord{\smash[b]{\underset{\raise.3ex\hbox{$\scriptstyle\sim$}}{x}}\vphantom{x}} \cdot \mathord{\smash[b]{\underset{\raise.3ex\hbox{$\scriptstyle\sim$}}{y}}\vphantom{y}}) + t^2\,\mathopen{}\left\lVert\mathord{\smash[b]{\underset{\raise.3ex\hbox{$\scriptstyle\sim$}}{y}}\vphantom{y}}\right\rVert\mathclose{}^2
    &amp;&amp; \text{(} 2\,(-t) = -2t \text{ and } \mathopen{}\left|-t\right|\mathclose{}^2 = t^2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4}\,\mathopen{}\left\lVert\mathord{\smash[b]{\underset{\raise.3ex\hbox{$\scriptstyle\sim$}}{y}}\vphantom{y}}\right\rVert\mathclose{}^2
    &amp;&amp; \text{(substitute } t \text{)}
    \\
    &amp;= \mathopen{}\left\lVert\mathord{\smash[b]{\underset{\raise.3ex\hbox{$\scriptstyle\sim$}}{x}}\vphantom{x}}\right\rVert\mathclose{}^2 - 2\,\frac{(\mathord{\smash[b]{\underset{\raise.3ex\hbox{$\scriptstyle\sim$}}{x}}\vphantom{x}} \cdot \mathord{\smash[b]{\underset{\raise.3ex\hbox{$\scriptstyle\sim$}}{y}}\vphantom{y}})^2}{\mathopen{}\left\lVert\mathord{\smash[b]{\underset{\raise.3ex\hbox{$\scriptstyle\sim$}}{y}}\vphantom{y}}\right\rVert\mathclose{}^2}
     + \frac{(\mathord{\smash[b]{\underset{\raise.3ex\hbox{$\scriptstyle\sim$}}{x}}\vphantom{x}} \cdot \mathord{\smash[b]{\underset{\raise.3ex\hbox{$\scriptstyle\sim$}}{y}}\vphantom{y}})^2}{\mathopen{}\left\lVert\mathord{\smash[b]{\underset{\raise.3ex\hbox{$\scriptstyle\sim$}}{y}}\vphantom{y}}\right\rVert\mathclose{}^2}
    &amp;&amp; \text{(cancel one factor } \mathopen{}\left\lVert\mathord{\smash[b]{\underset{\raise.3ex\hbox{$\scriptstyle\sim$}}{y}}\vphantom{y}}\right\rVert\mathclose{}^2 \text{)}
    \\
    &amp;=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\text{(combine the last two terms)}
    \end{aligned}
     \qquad(6)$$</w:t>
        </w:r>
      </w:ins>
      <w:bookmarkEnd w:id="360"/>
    </w:p>
    <w:p>
      <w:pPr>
        <w:pStyle w:val="FirstParagraph"/>
      </w:pPr>
      <w:r>
        <w:t xml:space="preserve">The left side is at least</w:t>
      </w:r>
      <w:r>
        <w:t xml:space="preserve"> </w:t>
      </w:r>
      <m:oMath>
        <m:r>
          <m:t>0</m:t>
        </m:r>
      </m:oMath>
      <w:r>
        <w:t xml:space="preserve"> </w:t>
      </w:r>
      <w:r>
        <w:t xml:space="preserve">(</w:t>
      </w:r>
      <w:hyperlink w:anchor="thm-norm-properties">
        <w:r>
          <w:rPr>
            <w:rStyle w:val="Hyperlink"/>
          </w:rPr>
          <w:t xml:space="preserve">Theorem 56</w:t>
        </w:r>
      </w:hyperlink>
      <w:r>
        <w:t xml:space="preserve">, part 1), so</w:t>
      </w:r>
    </w:p>
    <w:p>
      <w:pPr>
        <w:pStyle w:val="BodyText"/>
      </w:pPr>
      <m:oMathPara>
        <m:oMathParaPr>
          <m:jc m:val="center"/>
        </m:oMathParaPr>
        <m:oMath>
          <m:eqArr>
            <m:e>
              <m:r>
                <m:t>0</m:t>
              </m:r>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t>&amp;</m:t>
              </m:r>
              <m:r>
                <m:rPr>
                  <m:nor/>
                  <m:sty m:val="p"/>
                </m:rPr>
                <m:t>(</m:t>
              </m:r>
              <m:r>
                <m:rPr>
                  <m:nor/>
                  <m:sty m:val="p"/>
                </m:rPr>
                <m:t>Equation 6</m:t>
              </m:r>
              <m:r>
                <m:rPr>
                  <m:nor/>
                  <m:sty m:val="p"/>
                </m:rPr>
                <m:t>)</m:t>
              </m:r>
            </m:e>
            <m:e>
              <m:f>
                <m:fPr>
                  <m:type m:val="bar"/>
                </m:fPr>
                <m:num>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num>
                <m:den>
                  <m:r>
                    <m:t>​</m:t>
                  </m:r>
                  <m:d>
                    <m:dPr>
                      <m:begChr m:val="∥"/>
                      <m:sepChr m:val=""/>
                      <m:endChr m:val="∥"/>
                      <m:grow/>
                    </m:dPr>
                    <m:e>
                      <m:limLow>
                        <m:e>
                          <m:r>
                            <m:t>y</m:t>
                          </m:r>
                        </m:e>
                        <m:lim>
                          <m:r>
                            <m:rPr>
                              <m:sty m:val="p"/>
                            </m:rPr>
                            <m:t>∼</m:t>
                          </m:r>
                        </m:lim>
                      </m:limLow>
                    </m:e>
                  </m:d>
                  <m:sSup>
                    <m:e>
                      <m:r>
                        <m:t>​</m:t>
                      </m:r>
                    </m:e>
                    <m:sup>
                      <m:r>
                        <m:t>2</m:t>
                      </m:r>
                    </m:sup>
                  </m:sSup>
                </m:den>
              </m:f>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(add </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nor/>
                  <m:sty m:val="p"/>
                </m:rPr>
                <m:t> to both sides)</m:t>
              </m:r>
            </m:e>
            <m:e>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r>
                <m:rPr>
                  <m:sty m:val="p"/>
                </m:rPr>
                <m:t>,</m:t>
              </m:r>
              <m:r>
                <m:t>&amp;</m:t>
              </m:r>
              <m:r>
                <m:t>&amp;</m:t>
              </m:r>
              <m:r>
                <m:rPr>
                  <m:nor/>
                  <m:sty m:val="p"/>
                </m:rPr>
                <m:t>(multiply both sides by </m:t>
              </m:r>
              <m:r>
                <m:t>​</m:t>
              </m:r>
              <m:d>
                <m:dPr>
                  <m:begChr m:val="∥"/>
                  <m:sepChr m:val=""/>
                  <m:endChr m:val="∥"/>
                  <m:grow/>
                </m:dPr>
                <m:e>
                  <m:limLow>
                    <m:e>
                      <m:r>
                        <m:t>y</m:t>
                      </m:r>
                    </m:e>
                    <m:lim>
                      <m:r>
                        <m:rPr>
                          <m:sty m:val="p"/>
                        </m:rPr>
                        <m:t>∼</m:t>
                      </m:r>
                    </m:lim>
                  </m:limLow>
                </m:e>
              </m:d>
              <m:sSup>
                <m:e>
                  <m:r>
                    <m:t>​</m:t>
                  </m:r>
                </m:e>
                <m:sup>
                  <m:r>
                    <m:t>2</m:t>
                  </m:r>
                </m:sup>
              </m:sSup>
              <m:r>
                <m:rPr>
                  <m:sty m:val="p"/>
                </m:rPr>
                <m:t>&gt;</m:t>
              </m:r>
              <m:r>
                <m:t>0</m:t>
              </m:r>
              <m:r>
                <m:rPr>
                  <m:nor/>
                  <m:sty m:val="p"/>
                </m:rPr>
                <m:t>)</m:t>
              </m:r>
            </m:e>
          </m:eqArr>
        </m:oMath>
      </m:oMathPara>
    </w:p>
    <w:p>
      <w:pPr>
        <w:pStyle w:val="FirstParagraph"/>
      </w:pPr>
      <w:del w:id="14929" w:author="PR Preview" w:date="2026-01-01T00:00:00Z">
        <w:r>
          <w:delText xml:space="preserve">and taking nonnegative square roots of both sides,</w:delText>
        </w:r>
      </w:del>
      <w:del w:id="14930" w:author="PR Preview" w:date="2026-01-01T00:00:00Z">
        <w:r>
          <w:delText xml:space="preserve"> </w:delText>
        </w:r>
      </w:del>
      <w:del w:id="14931" w:author="PR Preview" w:date="2026-01-01T00:00:00Z">
        <w:r>
          <w:delText xml:space="preserve">which preserves the inequality,</w:delText>
        </w:r>
      </w:del>
      <w:del w:id="14932" w:author="PR Preview" w:date="2026-01-01T00:00:00Z">
        <w:r>
          <w:delText xml:space="preserve"> </w:delText>
        </w:r>
      </w:del>
      <w:del w:id="14933" w:author="PR Preview" w:date="2026-01-01T00:00:00Z">
        <w:r>
          <w:delText xml:space="preserve">gives</w:delText>
        </w:r>
      </w:del>
      <w:del w:id="1493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oMath>
      <w:del w:id="14935" w:author="PR Preview" w:date="2026-01-01T00:00:00Z">
        <w:r>
          <w:delText xml:space="preserve">.</w:delText>
        </w:r>
      </w:del>
    </w:p>
    <w:p>
      <w:pPr>
        <w:pStyle w:val="BodyText"/>
      </w:pPr>
      <w:del w:id="14936" w:author="PR Preview" w:date="2026-01-01T00:00:00Z">
        <w:r>
          <w:rPr>
            <w:b/>
            <w:bCs/>
          </w:rPr>
          <w:delText xml:space="preserve">When equality holds (</w:delText>
        </w:r>
      </w:del>
      <m:oMath>
        <m:limLow>
          <m:e>
            <m:r>
              <m:t>y</m:t>
            </m:r>
          </m:e>
          <m:lim>
            <m:r>
              <m:rPr>
                <m:sty m:val="p"/>
              </m:rPr>
              <m:t>∼</m:t>
            </m:r>
          </m:lim>
        </m:limLow>
        <m:r>
          <m:rPr>
            <m:sty m:val="p"/>
          </m:rPr>
          <m:t>≠</m:t>
        </m:r>
        <m:limLow>
          <m:e>
            <m:r>
              <m:t>0</m:t>
            </m:r>
          </m:e>
          <m:lim>
            <m:r>
              <m:rPr>
                <m:sty m:val="p"/>
              </m:rPr>
              <m:t>∼</m:t>
            </m:r>
          </m:lim>
        </m:limLow>
      </m:oMath>
      <w:del w:id="14937" w:author="PR Preview" w:date="2026-01-01T00:00:00Z">
        <w:r>
          <w:rPr>
            <w:b/>
            <w:bCs/>
          </w:rPr>
          <w:delText xml:space="preserve">).</w:delText>
        </w:r>
      </w:del>
      <w:del w:id="14938" w:author="PR Preview" w:date="2026-01-01T00:00:00Z">
        <w:r>
          <w:delText xml:space="preserve"> </w:delText>
        </w:r>
      </w:del>
      <w:del w:id="14939" w:author="PR Preview" w:date="2026-01-01T00:00:00Z">
        <w:r>
          <w:delText xml:space="preserve">Both sides of the inequality are nonnegative,</w:delText>
        </w:r>
      </w:del>
      <w:del w:id="14940" w:author="PR Preview" w:date="2026-01-01T00:00:00Z">
        <w:r>
          <w:delText xml:space="preserve"> </w:delText>
        </w:r>
      </w:del>
      <w:del w:id="14941" w:author="PR Preview" w:date="2026-01-01T00:00:00Z">
        <w:r>
          <w:delText xml:space="preserve">so equality holds exactly when</w:delText>
        </w:r>
      </w:del>
      <w:del w:id="14942" w:author="PR Preview" w:date="2026-01-01T00:00:00Z">
        <w:r>
          <w:delText xml:space="preserve"> </w:delText>
        </w:r>
      </w:del>
      <m:oMath>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x</m:t>
                </m:r>
              </m:e>
              <m:lim>
                <m:r>
                  <m:rPr>
                    <m:sty m:val="p"/>
                  </m:rPr>
                  <m:t>∼</m:t>
                </m:r>
              </m:lim>
            </m:limLow>
          </m:e>
        </m:d>
        <m:sSup>
          <m:e>
            <m:r>
              <m:t>​</m:t>
            </m:r>
          </m:e>
          <m:sup>
            <m:r>
              <m:t>2</m:t>
            </m:r>
          </m:sup>
        </m:sSup>
        <m:r>
          <m:t> </m:t>
        </m:r>
        <m:r>
          <m:t>​</m:t>
        </m:r>
        <m:d>
          <m:dPr>
            <m:begChr m:val="∥"/>
            <m:sepChr m:val=""/>
            <m:endChr m:val="∥"/>
            <m:grow/>
          </m:dPr>
          <m:e>
            <m:limLow>
              <m:e>
                <m:r>
                  <m:t>y</m:t>
                </m:r>
              </m:e>
              <m:lim>
                <m:r>
                  <m:rPr>
                    <m:sty m:val="p"/>
                  </m:rPr>
                  <m:t>∼</m:t>
                </m:r>
              </m:lim>
            </m:limLow>
          </m:e>
        </m:d>
        <m:sSup>
          <m:e>
            <m:r>
              <m:t>​</m:t>
            </m:r>
          </m:e>
          <m:sup>
            <m:r>
              <m:t>2</m:t>
            </m:r>
          </m:sup>
        </m:sSup>
      </m:oMath>
      <w:del w:id="14943" w:author="PR Preview" w:date="2026-01-01T00:00:00Z">
        <w:r>
          <w:delText xml:space="preserve">,</w:delText>
        </w:r>
      </w:del>
      <w:del w:id="14944" w:author="PR Preview" w:date="2026-01-01T00:00:00Z">
        <w:r>
          <w:delText xml:space="preserve"> </w:delText>
        </w:r>
      </w:del>
      <w:del w:id="14945" w:author="PR Preview" w:date="2026-01-01T00:00:00Z">
        <w:r>
          <w:delText xml:space="preserve">that is (dividing by</w:delText>
        </w:r>
      </w:del>
      <w:del w:id="14946" w:author="PR Preview" w:date="2026-01-01T00:00:00Z">
        <w:r>
          <w:delText xml:space="preserve"> </w:delText>
        </w:r>
      </w:del>
      <m:oMath>
        <m:r>
          <m:t>​</m:t>
        </m:r>
        <m:d>
          <m:dPr>
            <m:begChr m:val="∥"/>
            <m:sepChr m:val=""/>
            <m:endChr m:val="∥"/>
            <m:grow/>
          </m:dPr>
          <m:e>
            <m:limLow>
              <m:e>
                <m:r>
                  <m:t>y</m:t>
                </m:r>
              </m:e>
              <m:lim>
                <m:r>
                  <m:rPr>
                    <m:sty m:val="p"/>
                  </m:rPr>
                  <m:t>∼</m:t>
                </m:r>
              </m:lim>
            </m:limLow>
          </m:e>
        </m:d>
        <m:sSup>
          <m:e>
            <m:r>
              <m:t>​</m:t>
            </m:r>
          </m:e>
          <m:sup>
            <m:r>
              <m:t>2</m:t>
            </m:r>
          </m:sup>
        </m:sSup>
        <m:r>
          <m:rPr>
            <m:sty m:val="p"/>
          </m:rPr>
          <m:t>&gt;</m:t>
        </m:r>
        <m:r>
          <m:t>0</m:t>
        </m:r>
      </m:oMath>
      <w:del w:id="14947" w:author="PR Preview" w:date="2026-01-01T00:00:00Z">
        <w:r>
          <w:delText xml:space="preserve"> </w:delText>
        </w:r>
      </w:del>
      <w:del w:id="14948" w:author="PR Preview" w:date="2026-01-01T00:00:00Z">
        <w:r>
          <w:delText xml:space="preserve">and rearranging),</w:delText>
        </w:r>
      </w:del>
      <w:del w:id="14949" w:author="PR Preview" w:date="2026-01-01T00:00:00Z">
        <w:r>
          <w:delText xml:space="preserve"> </w:delText>
        </w:r>
      </w:del>
      <w:del w:id="14950" w:author="PR Preview" w:date="2026-01-01T00:00:00Z">
        <w:r>
          <w:delText xml:space="preserve">when</w:delText>
        </w:r>
      </w:del>
      <w:del w:id="14951" w:author="PR Preview" w:date="2026-01-01T00:00:00Z">
        <w:r>
          <w:delText xml:space="preserve"> </w:delText>
        </w:r>
      </w:del>
      <m:oMath>
        <m:r>
          <m:t>​</m:t>
        </m:r>
        <m:d>
          <m:dPr>
            <m:begChr m:val="∥"/>
            <m:sepChr m:val=""/>
            <m:endChr m:val="∥"/>
            <m:grow/>
          </m:dPr>
          <m:e>
            <m:limLow>
              <m:e>
                <m:r>
                  <m:t>x</m:t>
                </m:r>
              </m:e>
              <m:lim>
                <m:r>
                  <m:rPr>
                    <m:sty m:val="p"/>
                  </m:rPr>
                  <m:t>∼</m:t>
                </m:r>
              </m:lim>
            </m:limLow>
          </m:e>
        </m:d>
        <m:sSup>
          <m:e>
            <m:r>
              <m:t>​</m:t>
            </m:r>
          </m:e>
          <m:sup>
            <m:r>
              <m:t>2</m:t>
            </m:r>
          </m:sup>
        </m:sSup>
        <m:r>
          <m:rPr>
            <m:sty m:val="p"/>
          </m:rPr>
          <m:t>−</m:t>
        </m:r>
        <m:r>
          <m:rPr>
            <m:sty m:val="p"/>
          </m:rPr>
          <m:t>(</m:t>
        </m:r>
        <m:limLow>
          <m:e>
            <m:r>
              <m:t>x</m:t>
            </m:r>
          </m:e>
          <m:lim>
            <m:r>
              <m:rPr>
                <m:sty m:val="p"/>
              </m:rPr>
              <m:t>∼</m:t>
            </m:r>
          </m:lim>
        </m:limLow>
        <m:r>
          <m:rPr>
            <m:sty m:val="p"/>
          </m:rPr>
          <m:t>⋅</m:t>
        </m:r>
        <m:limLow>
          <m:e>
            <m:r>
              <m:t>y</m:t>
            </m:r>
          </m:e>
          <m:lim>
            <m:r>
              <m:rPr>
                <m:sty m:val="p"/>
              </m:rPr>
              <m:t>∼</m:t>
            </m:r>
          </m:lim>
        </m:limLow>
        <m:sSup>
          <m:e>
            <m:r>
              <m:rPr>
                <m:sty m:val="p"/>
              </m:rPr>
              <m:t>)</m:t>
            </m:r>
          </m:e>
          <m:sup>
            <m:r>
              <m:t>2</m:t>
            </m:r>
          </m:sup>
        </m:sSup>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oMath>
      <w:del w:id="14952" w:author="PR Preview" w:date="2026-01-01T00:00:00Z">
        <w:r>
          <w:delText xml:space="preserve">.</w:delText>
        </w:r>
      </w:del>
      <w:del w:id="14953" w:author="PR Preview" w:date="2026-01-01T00:00:00Z">
        <w:r>
          <w:delText xml:space="preserve"> </w:delText>
        </w:r>
      </w:del>
      <w:del w:id="14954" w:author="PR Preview" w:date="2026-01-01T00:00:00Z">
        <w:r>
          <w:delText xml:space="preserve">By</w:delText>
        </w:r>
      </w:del>
      <w:del w:id="14955" w:author="PR Preview" w:date="2026-01-01T00:00:00Z">
        <w:r>
          <w:delText xml:space="preserve"> </w:delText>
        </w:r>
      </w:del>
      <w:hyperlink w:anchor="eq-cauchy-schwarz-chain">
        <w:del w:id="14956" w:author="PR Preview" w:date="2026-01-01T00:00:00Z">
          <w:r>
            <w:rPr>
              <w:rStyle w:val="Hyperlink"/>
            </w:rPr>
            <w:delText xml:space="preserve">Equation 6</w:delText>
          </w:r>
        </w:del>
      </w:hyperlink>
      <w:del w:id="14957" w:author="PR Preview" w:date="2026-01-01T00:00:00Z">
        <w:r>
          <w:delText xml:space="preserve">, that quantity is</w:delText>
        </w:r>
      </w:del>
      <w:del w:id="14958" w:author="PR Preview" w:date="2026-01-01T00:00:00Z">
        <w:r>
          <w:delText xml:space="preserve"> </w:delText>
        </w:r>
      </w:del>
      <m:oMath>
        <m:r>
          <m:t>​</m:t>
        </m:r>
        <m:d>
          <m:dPr>
            <m:begChr m:val="∥"/>
            <m:sepChr m:val=""/>
            <m:endChr m:val="∥"/>
            <m:grow/>
          </m:dPr>
          <m:e>
            <m:limLow>
              <m:e>
                <m:r>
                  <m:t>x</m:t>
                </m:r>
              </m:e>
              <m:lim>
                <m:r>
                  <m:rPr>
                    <m:sty m:val="p"/>
                  </m:rPr>
                  <m:t>∼</m:t>
                </m:r>
              </m:lim>
            </m:limLow>
            <m:r>
              <m:rPr>
                <m:sty m:val="p"/>
              </m:rPr>
              <m:t>−</m:t>
            </m:r>
            <m:r>
              <m:t>t</m:t>
            </m:r>
            <m:r>
              <m:t> </m:t>
            </m:r>
            <m:limLow>
              <m:e>
                <m:r>
                  <m:t>y</m:t>
                </m:r>
              </m:e>
              <m:lim>
                <m:r>
                  <m:rPr>
                    <m:sty m:val="p"/>
                  </m:rPr>
                  <m:t>∼</m:t>
                </m:r>
              </m:lim>
            </m:limLow>
          </m:e>
        </m:d>
        <m:sSup>
          <m:e>
            <m:r>
              <m:t>​</m:t>
            </m:r>
          </m:e>
          <m:sup>
            <m:r>
              <m:t>2</m:t>
            </m:r>
          </m:sup>
        </m:sSup>
      </m:oMath>
      <w:del w:id="14959" w:author="PR Preview" w:date="2026-01-01T00:00:00Z">
        <w:r>
          <w:delText xml:space="preserve">,</w:delText>
        </w:r>
      </w:del>
      <w:del w:id="14960" w:author="PR Preview" w:date="2026-01-01T00:00:00Z">
        <w:r>
          <w:delText xml:space="preserve"> </w:delText>
        </w:r>
      </w:del>
      <w:del w:id="14961" w:author="PR Preview" w:date="2026-01-01T00:00:00Z">
        <w:r>
          <w:delText xml:space="preserve">so equality holds exactly when</w:delText>
        </w:r>
      </w:del>
      <w:del w:id="14962"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r>
          <m:rPr>
            <m:sty m:val="p"/>
          </m:rPr>
          <m:t>=</m:t>
        </m:r>
        <m:limLow>
          <m:e>
            <m:r>
              <m:t>0</m:t>
            </m:r>
          </m:e>
          <m:lim>
            <m:r>
              <m:rPr>
                <m:sty m:val="p"/>
              </m:rPr>
              <m:t>∼</m:t>
            </m:r>
          </m:lim>
        </m:limLow>
      </m:oMath>
      <w:del w:id="14963" w:author="PR Preview" w:date="2026-01-01T00:00:00Z">
        <w:r>
          <w:delText xml:space="preserve"> </w:delText>
        </w:r>
      </w:del>
      <w:del w:id="14964" w:author="PR Preview" w:date="2026-01-01T00:00:00Z">
        <w:r>
          <w:delText xml:space="preserve">(</w:delText>
        </w:r>
      </w:del>
      <w:hyperlink w:anchor="thm-norm-properties">
        <w:del w:id="14965" w:author="PR Preview" w:date="2026-01-01T00:00:00Z">
          <w:r>
            <w:rPr>
              <w:rStyle w:val="Hyperlink"/>
            </w:rPr>
            <w:delText xml:space="preserve">Theorem 56</w:delText>
          </w:r>
        </w:del>
      </w:hyperlink>
      <w:del w:id="14966" w:author="PR Preview" w:date="2026-01-01T00:00:00Z">
        <w:r>
          <w:delText xml:space="preserve">, part 1),</w:delText>
        </w:r>
      </w:del>
      <w:del w:id="14967" w:author="PR Preview" w:date="2026-01-01T00:00:00Z">
        <w:r>
          <w:delText xml:space="preserve"> </w:delText>
        </w:r>
      </w:del>
      <w:del w:id="14968" w:author="PR Preview" w:date="2026-01-01T00:00:00Z">
        <w:r>
          <w:delText xml:space="preserve">that is, when</w:delText>
        </w:r>
      </w:del>
      <w:del w:id="14969"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oMath>
      <w:del w:id="14970" w:author="PR Preview" w:date="2026-01-01T00:00:00Z">
        <w:r>
          <w:delText xml:space="preserve">.</w:delText>
        </w:r>
      </w:del>
    </w:p>
    <w:p>
      <w:pPr>
        <w:numPr>
          <w:ilvl w:val="0"/>
          <w:numId w:val="1053"/>
        </w:numPr>
      </w:pPr>
      <w:del w:id="14971" w:author="PR Preview" w:date="2026-01-01T00:00:00Z">
        <w:r>
          <w:delText xml:space="preserve">If</w:delText>
        </w:r>
      </w:del>
      <w:del w:id="14972" w:author="PR Preview" w:date="2026-01-01T00:00:00Z">
        <w:r>
          <w:delText xml:space="preserve"> </w:delText>
        </w:r>
      </w:del>
      <m:oMath>
        <m:limLow>
          <m:e>
            <m:r>
              <m:t>x</m:t>
            </m:r>
          </m:e>
          <m:lim>
            <m:r>
              <m:rPr>
                <m:sty m:val="p"/>
              </m:rPr>
              <m:t>∼</m:t>
            </m:r>
          </m:lim>
        </m:limLow>
        <m:r>
          <m:rPr>
            <m:sty m:val="p"/>
          </m:rPr>
          <m:t>=</m:t>
        </m:r>
        <m:r>
          <m:t>t</m:t>
        </m:r>
        <m:r>
          <m:t> </m:t>
        </m:r>
        <m:limLow>
          <m:e>
            <m:r>
              <m:t>y</m:t>
            </m:r>
          </m:e>
          <m:lim>
            <m:r>
              <m:rPr>
                <m:sty m:val="p"/>
              </m:rPr>
              <m:t>∼</m:t>
            </m:r>
          </m:lim>
        </m:limLow>
      </m:oMath>
      <w:del w:id="14973" w:author="PR Preview" w:date="2026-01-01T00:00:00Z">
        <w:r>
          <w:delText xml:space="preserve">, then</w:delText>
        </w:r>
      </w:del>
      <w:del w:id="14974" w:author="PR Preview" w:date="2026-01-01T00:00:00Z">
        <w:r>
          <w:delText xml:space="preserve"> </w:delText>
        </w:r>
      </w:del>
      <m:oMath>
        <m:r>
          <m:t>1</m:t>
        </m:r>
        <m:r>
          <m:t> </m:t>
        </m:r>
        <m:limLow>
          <m:e>
            <m:r>
              <m:t>x</m:t>
            </m:r>
          </m:e>
          <m:lim>
            <m:r>
              <m:rPr>
                <m:sty m:val="p"/>
              </m:rPr>
              <m:t>∼</m:t>
            </m:r>
          </m:lim>
        </m:limLow>
        <m:r>
          <m:rPr>
            <m:sty m:val="p"/>
          </m:rPr>
          <m:t>+</m:t>
        </m:r>
        <m:r>
          <m:rPr>
            <m:sty m:val="p"/>
          </m:rPr>
          <m:t>(</m:t>
        </m:r>
        <m:r>
          <m:rPr>
            <m:sty m:val="p"/>
          </m:rPr>
          <m:t>−</m:t>
        </m:r>
        <m:r>
          <m:t>t</m:t>
        </m:r>
        <m:r>
          <m:rPr>
            <m:sty m:val="p"/>
          </m:rPr>
          <m:t>)</m:t>
        </m:r>
        <m:r>
          <m:t> </m:t>
        </m:r>
        <m:limLow>
          <m:e>
            <m:r>
              <m:t>y</m:t>
            </m:r>
          </m:e>
          <m:lim>
            <m:r>
              <m:rPr>
                <m:sty m:val="p"/>
              </m:rPr>
              <m:t>∼</m:t>
            </m:r>
          </m:lim>
        </m:limLow>
        <m:r>
          <m:rPr>
            <m:sty m:val="p"/>
          </m:rPr>
          <m:t>=</m:t>
        </m:r>
        <m:limLow>
          <m:e>
            <m:r>
              <m:t>0</m:t>
            </m:r>
          </m:e>
          <m:lim>
            <m:r>
              <m:rPr>
                <m:sty m:val="p"/>
              </m:rPr>
              <m:t>∼</m:t>
            </m:r>
          </m:lim>
        </m:limLow>
      </m:oMath>
      <w:del w:id="14975" w:author="PR Preview" w:date="2026-01-01T00:00:00Z">
        <w:r>
          <w:delText xml:space="preserve">,</w:delText>
        </w:r>
      </w:del>
      <w:del w:id="14976" w:author="PR Preview" w:date="2026-01-01T00:00:00Z">
        <w:r>
          <w:delText xml:space="preserve"> </w:delText>
        </w:r>
      </w:del>
      <w:del w:id="14977" w:author="PR Preview" w:date="2026-01-01T00:00:00Z">
        <w:r>
          <w:delText xml:space="preserve">so the two vectors are linearly dependent.</w:delText>
        </w:r>
      </w:del>
    </w:p>
    <w:p>
      <w:pPr>
        <w:numPr>
          <w:ilvl w:val="0"/>
          <w:numId w:val="1053"/>
        </w:numPr>
      </w:pPr>
      <w:del w:id="14978" w:author="PR Preview" w:date="2026-01-01T00:00:00Z">
        <w:r>
          <w:delText xml:space="preserve">Conversely, suppose</w:delText>
        </w:r>
      </w:del>
      <w:del w:id="14979" w:author="PR Preview" w:date="2026-01-01T00:00:00Z">
        <w:r>
          <w:delText xml:space="preserve"> </w:delText>
        </w:r>
      </w:del>
      <m:oMath>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0</m:t>
            </m:r>
          </m:e>
          <m:lim>
            <m:r>
              <m:rPr>
                <m:sty m:val="p"/>
              </m:rPr>
              <m:t>∼</m:t>
            </m:r>
          </m:lim>
        </m:limLow>
      </m:oMath>
      <w:del w:id="14980" w:author="PR Preview" w:date="2026-01-01T00:00:00Z">
        <w:r>
          <w:delText xml:space="preserve"> </w:delText>
        </w:r>
      </w:del>
      <w:del w:id="14981" w:author="PR Preview" w:date="2026-01-01T00:00:00Z">
        <w:r>
          <w:delText xml:space="preserve">with</w:delText>
        </w:r>
      </w:del>
      <w:del w:id="14982" w:author="PR Preview" w:date="2026-01-01T00:00:00Z">
        <w:r>
          <w:delText xml:space="preserve"> </w:delText>
        </w:r>
      </w:del>
      <m:oMath>
        <m:r>
          <m:t>a</m:t>
        </m:r>
        <m:r>
          <m:rPr>
            <m:sty m:val="p"/>
          </m:rPr>
          <m:t>,</m:t>
        </m:r>
        <m:r>
          <m:t>b</m:t>
        </m:r>
      </m:oMath>
      <w:del w:id="14983" w:author="PR Preview" w:date="2026-01-01T00:00:00Z">
        <w:r>
          <w:delText xml:space="preserve"> </w:delText>
        </w:r>
      </w:del>
      <w:del w:id="14984" w:author="PR Preview" w:date="2026-01-01T00:00:00Z">
        <w:r>
          <w:delText xml:space="preserve">not both</w:delText>
        </w:r>
      </w:del>
      <w:del w:id="14985" w:author="PR Preview" w:date="2026-01-01T00:00:00Z">
        <w:r>
          <w:delText xml:space="preserve"> </w:delText>
        </w:r>
      </w:del>
      <m:oMath>
        <m:r>
          <m:t>0</m:t>
        </m:r>
      </m:oMath>
      <w:del w:id="14986" w:author="PR Preview" w:date="2026-01-01T00:00:00Z">
        <w:r>
          <w:delText xml:space="preserve">.</w:delText>
        </w:r>
      </w:del>
      <w:del w:id="14987" w:author="PR Preview" w:date="2026-01-01T00:00:00Z">
        <w:r>
          <w:delText xml:space="preserve"> </w:delText>
        </w:r>
      </w:del>
      <w:del w:id="14988" w:author="PR Preview" w:date="2026-01-01T00:00:00Z">
        <w:r>
          <w:delText xml:space="preserve">Then</w:delText>
        </w:r>
      </w:del>
      <w:del w:id="14989" w:author="PR Preview" w:date="2026-01-01T00:00:00Z">
        <w:r>
          <w:delText xml:space="preserve"> </w:delText>
        </w:r>
      </w:del>
      <m:oMath>
        <m:r>
          <m:t>a</m:t>
        </m:r>
        <m:r>
          <m:rPr>
            <m:sty m:val="p"/>
          </m:rPr>
          <m:t>≠</m:t>
        </m:r>
        <m:r>
          <m:t>0</m:t>
        </m:r>
      </m:oMath>
      <w:del w:id="14990" w:author="PR Preview" w:date="2026-01-01T00:00:00Z">
        <w:r>
          <w:delText xml:space="preserve">:</w:delText>
        </w:r>
      </w:del>
      <w:del w:id="14991" w:author="PR Preview" w:date="2026-01-01T00:00:00Z">
        <w:r>
          <w:delText xml:space="preserve"> </w:delText>
        </w:r>
      </w:del>
      <w:del w:id="14992" w:author="PR Preview" w:date="2026-01-01T00:00:00Z">
        <w:r>
          <w:delText xml:space="preserve">otherwise</w:delText>
        </w:r>
      </w:del>
      <w:del w:id="14993" w:author="PR Preview" w:date="2026-01-01T00:00:00Z">
        <w:r>
          <w:delText xml:space="preserve"> </w:delText>
        </w:r>
      </w:del>
      <m:oMath>
        <m:r>
          <m:t>b</m:t>
        </m:r>
        <m:r>
          <m:rPr>
            <m:sty m:val="p"/>
          </m:rPr>
          <m:t>≠</m:t>
        </m:r>
        <m:r>
          <m:t>0</m:t>
        </m:r>
      </m:oMath>
      <w:del w:id="14994" w:author="PR Preview" w:date="2026-01-01T00:00:00Z">
        <w:r>
          <w:delText xml:space="preserve"> </w:delText>
        </w:r>
      </w:del>
      <w:del w:id="14995" w:author="PR Preview" w:date="2026-01-01T00:00:00Z">
        <w:r>
          <w:delText xml:space="preserve">and</w:delText>
        </w:r>
      </w:del>
      <w:del w:id="14996" w:author="PR Preview" w:date="2026-01-01T00:00:00Z">
        <w:r>
          <w:delText xml:space="preserve"> </w:delText>
        </w:r>
      </w:del>
      <m:oMath>
        <m:r>
          <m:t>b</m:t>
        </m:r>
        <m:r>
          <m:t> </m:t>
        </m:r>
        <m:limLow>
          <m:e>
            <m:r>
              <m:t>y</m:t>
            </m:r>
          </m:e>
          <m:lim>
            <m:r>
              <m:rPr>
                <m:sty m:val="p"/>
              </m:rPr>
              <m:t>∼</m:t>
            </m:r>
          </m:lim>
        </m:limLow>
        <m:r>
          <m:rPr>
            <m:sty m:val="p"/>
          </m:rPr>
          <m:t>=</m:t>
        </m:r>
        <m:limLow>
          <m:e>
            <m:r>
              <m:t>0</m:t>
            </m:r>
          </m:e>
          <m:lim>
            <m:r>
              <m:rPr>
                <m:sty m:val="p"/>
              </m:rPr>
              <m:t>∼</m:t>
            </m:r>
          </m:lim>
        </m:limLow>
      </m:oMath>
      <w:del w:id="14997" w:author="PR Preview" w:date="2026-01-01T00:00:00Z">
        <w:r>
          <w:delText xml:space="preserve">,</w:delText>
        </w:r>
      </w:del>
      <w:del w:id="14998" w:author="PR Preview" w:date="2026-01-01T00:00:00Z">
        <w:r>
          <w:delText xml:space="preserve"> </w:delText>
        </w:r>
      </w:del>
      <w:del w:id="14999" w:author="PR Preview" w:date="2026-01-01T00:00:00Z">
        <w:r>
          <w:delText xml:space="preserve">so</w:delText>
        </w:r>
      </w:del>
    </w:p>
    <w:p>
      <w:pPr>
        <w:pStyle w:val="BodyText"/>
      </w:pPr>
      <m:oMathPara>
        <m:oMathParaPr>
          <m:jc m:val="center"/>
        </m:oMathParaPr>
        <m:oMath>
          <m:eqArr>
            <m:e>
              <m:limLow>
                <m:e>
                  <m:r>
                    <m:t>y</m:t>
                  </m:r>
                </m:e>
                <m:lim>
                  <m:r>
                    <m:rPr>
                      <m:sty m:val="p"/>
                    </m:rPr>
                    <m:t>∼</m:t>
                  </m:r>
                </m:lim>
              </m:limLow>
              <m:r>
                <m:t>&amp;</m:t>
              </m:r>
              <m:r>
                <m:rPr>
                  <m:sty m:val="p"/>
                </m:rPr>
                <m:t>=</m:t>
              </m:r>
              <m:f>
                <m:fPr>
                  <m:type m:val="lin"/>
                </m:fPr>
                <m:num>
                  <m:r>
                    <m:t>1</m:t>
                  </m:r>
                </m:num>
                <m:den>
                  <m:r>
                    <m:t>b</m:t>
                  </m:r>
                </m:den>
              </m:f>
              <m:r>
                <m:t> </m:t>
              </m:r>
              <m:r>
                <m:rPr>
                  <m:sty m:val="p"/>
                </m:rPr>
                <m:t>(</m:t>
              </m:r>
              <m:r>
                <m:t>b</m:t>
              </m:r>
              <m:r>
                <m:t> </m:t>
              </m:r>
              <m:limLow>
                <m:e>
                  <m:r>
                    <m:t>y</m:t>
                  </m:r>
                </m:e>
                <m:lim>
                  <m:r>
                    <m:rPr>
                      <m:sty m:val="p"/>
                    </m:rPr>
                    <m:t>∼</m:t>
                  </m:r>
                </m:lim>
              </m:limLow>
              <m:r>
                <m:rPr>
                  <m:sty m:val="p"/>
                </m:rPr>
                <m:t>)</m:t>
              </m:r>
            </m:e>
            <m:e>
              <m:r>
                <m:t>&amp;</m:t>
              </m:r>
              <m:r>
                <m:rPr>
                  <m:sty m:val="p"/>
                </m:rPr>
                <m:t>=</m:t>
              </m:r>
              <m:limLow>
                <m:e>
                  <m:r>
                    <m:t>0</m:t>
                  </m:r>
                </m:e>
                <m:lim>
                  <m:r>
                    <m:rPr>
                      <m:sty m:val="p"/>
                    </m:rPr>
                    <m:t>∼</m:t>
                  </m:r>
                </m:lim>
              </m:limLow>
              <m:r>
                <m:rPr>
                  <m:sty m:val="p"/>
                </m:rPr>
                <m:t>,</m:t>
              </m:r>
            </m:e>
          </m:eqArr>
        </m:oMath>
      </m:oMathPara>
    </w:p>
    <w:p>
      <w:pPr>
        <w:numPr>
          <w:ilvl w:val="0"/>
          <w:numId w:val="1000"/>
        </w:numPr>
      </w:pPr>
      <w:del w:id="15000" w:author="PR Preview" w:date="2026-01-01T00:00:00Z">
        <w:r>
          <w:delText xml:space="preserve">contrary to assumption.</w:delText>
        </w:r>
      </w:del>
      <w:del w:id="15001" w:author="PR Preview" w:date="2026-01-01T00:00:00Z">
        <w:r>
          <w:delText xml:space="preserve"> </w:delText>
        </w:r>
      </w:del>
      <w:del w:id="15002" w:author="PR Preview" w:date="2026-01-01T00:00:00Z">
        <w:r>
          <w:delText xml:space="preserve">Subtracting</w:delText>
        </w:r>
      </w:del>
      <w:del w:id="15003" w:author="PR Preview" w:date="2026-01-01T00:00:00Z">
        <w:r>
          <w:delText xml:space="preserve"> </w:delText>
        </w:r>
      </w:del>
      <m:oMath>
        <m:r>
          <m:t>b</m:t>
        </m:r>
        <m:r>
          <m:t> </m:t>
        </m:r>
        <m:limLow>
          <m:e>
            <m:r>
              <m:t>y</m:t>
            </m:r>
          </m:e>
          <m:lim>
            <m:r>
              <m:rPr>
                <m:sty m:val="p"/>
              </m:rPr>
              <m:t>∼</m:t>
            </m:r>
          </m:lim>
        </m:limLow>
      </m:oMath>
      <w:del w:id="15004" w:author="PR Preview" w:date="2026-01-01T00:00:00Z">
        <w:r>
          <w:delText xml:space="preserve"> </w:delText>
        </w:r>
      </w:del>
      <w:del w:id="15005" w:author="PR Preview" w:date="2026-01-01T00:00:00Z">
        <w:r>
          <w:delText xml:space="preserve">from both sides gives</w:delText>
        </w:r>
      </w:del>
      <w:del w:id="15006" w:author="PR Preview" w:date="2026-01-01T00:00:00Z">
        <w:r>
          <w:delText xml:space="preserve"> </w:delText>
        </w:r>
      </w:del>
      <m:oMath>
        <m:r>
          <m:t>a</m:t>
        </m:r>
        <m:r>
          <m:t> </m:t>
        </m:r>
        <m:limLow>
          <m:e>
            <m:r>
              <m:t>x</m:t>
            </m:r>
          </m:e>
          <m:lim>
            <m:r>
              <m:rPr>
                <m:sty m:val="p"/>
              </m:rPr>
              <m:t>∼</m:t>
            </m:r>
          </m:lim>
        </m:limLow>
        <m:r>
          <m:rPr>
            <m:sty m:val="p"/>
          </m:rPr>
          <m:t>=</m:t>
        </m:r>
        <m:r>
          <m:rPr>
            <m:sty m:val="p"/>
          </m:rPr>
          <m:t>−</m:t>
        </m:r>
        <m:r>
          <m:t>b</m:t>
        </m:r>
        <m:r>
          <m:t> </m:t>
        </m:r>
        <m:limLow>
          <m:e>
            <m:r>
              <m:t>y</m:t>
            </m:r>
          </m:e>
          <m:lim>
            <m:r>
              <m:rPr>
                <m:sty m:val="p"/>
              </m:rPr>
              <m:t>∼</m:t>
            </m:r>
          </m:lim>
        </m:limLow>
      </m:oMath>
      <w:del w:id="15007" w:author="PR Preview" w:date="2026-01-01T00:00:00Z">
        <w:r>
          <w:delText xml:space="preserve">,</w:delText>
        </w:r>
      </w:del>
      <w:del w:id="15008" w:author="PR Preview" w:date="2026-01-01T00:00:00Z">
        <w:r>
          <w:delText xml:space="preserve"> </w:delText>
        </w:r>
      </w:del>
      <w:del w:id="15009" w:author="PR Preview" w:date="2026-01-01T00:00:00Z">
        <w:r>
          <w:delText xml:space="preserve">and multiplying by</w:delText>
        </w:r>
      </w:del>
      <w:del w:id="15010" w:author="PR Preview" w:date="2026-01-01T00:00:00Z">
        <w:r>
          <w:delText xml:space="preserve"> </w:delText>
        </w:r>
      </w:del>
      <m:oMath>
        <m:f>
          <m:fPr>
            <m:type m:val="lin"/>
          </m:fPr>
          <m:num>
            <m:r>
              <m:t>1</m:t>
            </m:r>
          </m:num>
          <m:den>
            <m:r>
              <m:t>a</m:t>
            </m:r>
          </m:den>
        </m:f>
      </m:oMath>
      <w:del w:id="15011" w:author="PR Preview" w:date="2026-01-01T00:00:00Z">
        <w:r>
          <w:delText xml:space="preserve"> </w:delText>
        </w:r>
      </w:del>
      <w:del w:id="15012" w:author="PR Preview" w:date="2026-01-01T00:00:00Z">
        <w:r>
          <w:delText xml:space="preserve">gives</w:delText>
        </w:r>
      </w:del>
      <w:del w:id="15013" w:author="PR Preview" w:date="2026-01-01T00:00:00Z">
        <w:r>
          <w:delText xml:space="preserve"> </w:delText>
        </w:r>
      </w:del>
      <m:oMath>
        <m:limLow>
          <m:e>
            <m:r>
              <m:t>x</m:t>
            </m:r>
          </m:e>
          <m:lim>
            <m:r>
              <m:rPr>
                <m:sty m:val="p"/>
              </m:rPr>
              <m:t>∼</m:t>
            </m:r>
          </m:lim>
        </m:limLow>
        <m:r>
          <m:rPr>
            <m:sty m:val="p"/>
          </m:rPr>
          <m:t>=</m:t>
        </m:r>
        <m:r>
          <m:t>s</m:t>
        </m:r>
        <m:r>
          <m:t> </m:t>
        </m:r>
        <m:limLow>
          <m:e>
            <m:r>
              <m:t>y</m:t>
            </m:r>
          </m:e>
          <m:lim>
            <m:r>
              <m:rPr>
                <m:sty m:val="p"/>
              </m:rPr>
              <m:t>∼</m:t>
            </m:r>
          </m:lim>
        </m:limLow>
      </m:oMath>
      <w:del w:id="15014" w:author="PR Preview" w:date="2026-01-01T00:00:00Z">
        <w:r>
          <w:delText xml:space="preserve"> </w:delText>
        </w:r>
      </w:del>
      <w:del w:id="15015" w:author="PR Preview" w:date="2026-01-01T00:00:00Z">
        <w:r>
          <w:delText xml:space="preserve">with</w:delText>
        </w:r>
      </w:del>
      <w:del w:id="15016" w:author="PR Preview" w:date="2026-01-01T00:00:00Z">
        <w:r>
          <w:delText xml:space="preserve"> </w:delText>
        </w:r>
      </w:del>
      <m:oMath>
        <m:r>
          <m:t>s</m:t>
        </m:r>
        <m:r>
          <m:rPr>
            <m:sty m:val="p"/>
          </m:rPr>
          <m:t>=</m:t>
        </m:r>
        <m:r>
          <m:rPr>
            <m:sty m:val="p"/>
          </m:rPr>
          <m:t>−</m:t>
        </m:r>
        <m:r>
          <m:t>b</m:t>
        </m:r>
        <m:r>
          <m:rPr>
            <m:sty m:val="p"/>
          </m:rPr>
          <m:t>/</m:t>
        </m:r>
        <m:r>
          <m:t>a</m:t>
        </m:r>
      </m:oMath>
      <w:del w:id="15017" w:author="PR Preview" w:date="2026-01-01T00:00:00Z">
        <w:r>
          <w:delText xml:space="preserve">. Then</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s</m:t>
                  </m:r>
                  <m:r>
                    <m:t> </m:t>
                  </m:r>
                  <m:limLow>
                    <m:e>
                      <m:r>
                        <m:t>y</m:t>
                      </m:r>
                    </m:e>
                    <m:lim>
                      <m:r>
                        <m:rPr>
                          <m:sty m:val="p"/>
                        </m:rPr>
                        <m:t>∼</m:t>
                      </m:r>
                    </m:lim>
                  </m:limLow>
                  <m:r>
                    <m:rPr>
                      <m:sty m:val="p"/>
                    </m:rPr>
                    <m:t>)</m:t>
                  </m:r>
                  <m:r>
                    <m:rPr>
                      <m:sty m:val="p"/>
                    </m:rPr>
                    <m:t>⋅</m:t>
                  </m:r>
                  <m:limLow>
                    <m:e>
                      <m:r>
                        <m:t>y</m:t>
                      </m:r>
                    </m:e>
                    <m:lim>
                      <m:r>
                        <m:rPr>
                          <m:sty m:val="p"/>
                        </m:rPr>
                        <m:t>∼</m:t>
                      </m:r>
                    </m:lim>
                  </m:limLow>
                </m:e>
              </m:d>
              <m:r>
                <m:t>​</m:t>
              </m:r>
              <m:r>
                <m:t>&amp;</m:t>
              </m:r>
              <m:r>
                <m:t>&amp;</m:t>
              </m:r>
              <m:r>
                <m:rPr>
                  <m:nor/>
                  <m:sty m:val="p"/>
                </m:rPr>
                <m:t>(substitute </m:t>
              </m:r>
              <m:limLow>
                <m:e>
                  <m:r>
                    <m:t>x</m:t>
                  </m:r>
                </m:e>
                <m:lim>
                  <m:r>
                    <m:rPr>
                      <m:sty m:val="p"/>
                    </m:rPr>
                    <m:t>∼</m:t>
                  </m:r>
                </m:lim>
              </m:limLow>
              <m:r>
                <m:rPr>
                  <m:sty m:val="p"/>
                </m:rPr>
                <m:t>=</m:t>
              </m:r>
              <m:r>
                <m:t>s</m:t>
              </m:r>
              <m:r>
                <m:t> </m:t>
              </m:r>
              <m:limLow>
                <m:e>
                  <m:r>
                    <m:t>y</m:t>
                  </m:r>
                </m:e>
                <m:lim>
                  <m:r>
                    <m:rPr>
                      <m:sty m:val="p"/>
                    </m:rPr>
                    <m:t>∼</m:t>
                  </m:r>
                </m:lim>
              </m:limLow>
              <m:r>
                <m:rPr>
                  <m:nor/>
                  <m:sty m:val="p"/>
                </m:rPr>
                <m:t>)</m:t>
              </m:r>
            </m:e>
            <m:e>
              <m:r>
                <m:t>&amp;</m:t>
              </m:r>
              <m:r>
                <m:rPr>
                  <m:sty m:val="p"/>
                </m:rPr>
                <m:t>=</m:t>
              </m:r>
              <m:r>
                <m:t>​</m:t>
              </m:r>
              <m:d>
                <m:dPr>
                  <m:begChr m:val="|"/>
                  <m:sepChr m:val=""/>
                  <m:endChr m:val="|"/>
                  <m:grow/>
                </m:dPr>
                <m:e>
                  <m:r>
                    <m:t>s</m:t>
                  </m:r>
                  <m:r>
                    <m:t> </m:t>
                  </m:r>
                  <m:r>
                    <m:rPr>
                      <m:sty m:val="p"/>
                    </m:rPr>
                    <m:t>(</m:t>
                  </m:r>
                  <m:limLow>
                    <m:e>
                      <m:r>
                        <m:t>y</m:t>
                      </m:r>
                    </m:e>
                    <m:lim>
                      <m:r>
                        <m:rPr>
                          <m:sty m:val="p"/>
                        </m:rPr>
                        <m:t>∼</m:t>
                      </m:r>
                    </m:lim>
                  </m:limLow>
                  <m:r>
                    <m:rPr>
                      <m:sty m:val="p"/>
                    </m:rPr>
                    <m:t>⋅</m:t>
                  </m:r>
                  <m:limLow>
                    <m:e>
                      <m:r>
                        <m:t>y</m:t>
                      </m:r>
                    </m:e>
                    <m:lim>
                      <m:r>
                        <m:rPr>
                          <m:sty m:val="p"/>
                        </m:rPr>
                        <m:t>∼</m:t>
                      </m:r>
                    </m:lim>
                  </m:limLow>
                  <m:r>
                    <m:rPr>
                      <m:sty m:val="p"/>
                    </m:rPr>
                    <m:t>)</m:t>
                  </m:r>
                </m:e>
              </m:d>
              <m:r>
                <m:t>​</m:t>
              </m:r>
              <m:r>
                <m:t>&amp;</m:t>
              </m:r>
              <m:r>
                <m:t>&amp;</m:t>
              </m:r>
              <m:r>
                <m:rPr>
                  <m:nor/>
                  <m:sty m:val="p"/>
                </m:rPr>
                <m:t>(</m:t>
              </m:r>
              <m:r>
                <m:rPr>
                  <m:nor/>
                  <m:sty m:val="p"/>
                </m:rPr>
                <m:t>Theorem 50</m:t>
              </m:r>
              <m:r>
                <m:rPr>
                  <m:nor/>
                  <m:sty m:val="p"/>
                </m:rPr>
                <m:t>, special case </m:t>
              </m:r>
              <m:r>
                <m:t>b</m:t>
              </m:r>
              <m:r>
                <m:rPr>
                  <m:sty m:val="p"/>
                </m:rPr>
                <m:t>=</m:t>
              </m:r>
              <m:r>
                <m:t>0</m:t>
              </m:r>
              <m:r>
                <m:rPr>
                  <m:nor/>
                  <m:sty m:val="p"/>
                </m:rPr>
                <m:t>, first slot)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r>
                    <m:rPr>
                      <m:sty m:val="p"/>
                    </m:rPr>
                    <m:t>⋅</m:t>
                  </m:r>
                  <m:limLow>
                    <m:e>
                      <m:r>
                        <m:t>y</m:t>
                      </m:r>
                    </m:e>
                    <m:lim>
                      <m:r>
                        <m:rPr>
                          <m:sty m:val="p"/>
                        </m:rPr>
                        <m:t>∼</m:t>
                      </m:r>
                    </m:lim>
                  </m:limLow>
                </m:e>
              </m:d>
              <m:r>
                <m:t>​</m:t>
              </m:r>
              <m:r>
                <m:t>&amp;</m:t>
              </m:r>
              <m:r>
                <m:t>&amp;</m:t>
              </m:r>
              <m:r>
                <m:rPr>
                  <m:nor/>
                  <m:sty m:val="p"/>
                </m:rPr>
                <m:t>(</m:t>
              </m:r>
              <m:r>
                <m:t>​</m:t>
              </m:r>
              <m:d>
                <m:dPr>
                  <m:begChr m:val="|"/>
                  <m:sepChr m:val=""/>
                  <m:endChr m:val="|"/>
                  <m:grow/>
                </m:dPr>
                <m:e>
                  <m:r>
                    <m:t>a</m:t>
                  </m:r>
                  <m:r>
                    <m:t>b</m:t>
                  </m:r>
                </m:e>
              </m:d>
              <m:r>
                <m:t>​</m:t>
              </m:r>
              <m:r>
                <m:rPr>
                  <m:sty m:val="p"/>
                </m:rPr>
                <m:t>=</m:t>
              </m:r>
              <m:r>
                <m:t>​</m:t>
              </m:r>
              <m:d>
                <m:dPr>
                  <m:begChr m:val="|"/>
                  <m:sepChr m:val=""/>
                  <m:endChr m:val="|"/>
                  <m:grow/>
                </m:dPr>
                <m:e>
                  <m:r>
                    <m:t>a</m:t>
                  </m:r>
                </m:e>
              </m:d>
              <m:r>
                <m:t>​</m:t>
              </m:r>
              <m:r>
                <m:t> </m:t>
              </m:r>
              <m:r>
                <m:t>​</m:t>
              </m:r>
              <m:d>
                <m:dPr>
                  <m:begChr m:val="|"/>
                  <m:sepChr m:val=""/>
                  <m:endChr m:val="|"/>
                  <m:grow/>
                </m:dPr>
                <m:e>
                  <m:r>
                    <m:t>b</m:t>
                  </m:r>
                </m:e>
              </m:d>
              <m:r>
                <m:t>​</m:t>
              </m:r>
              <m:r>
                <m:rPr>
                  <m:nor/>
                  <m:sty m:val="p"/>
                </m:rPr>
                <m:t>)</m:t>
              </m:r>
            </m:e>
            <m:e>
              <m:r>
                <m:t>&amp;</m:t>
              </m:r>
              <m:r>
                <m:rPr>
                  <m:sty m:val="p"/>
                </m:rPr>
                <m:t>=</m:t>
              </m:r>
              <m:r>
                <m:t>​</m:t>
              </m:r>
              <m:d>
                <m:dPr>
                  <m:begChr m:val="|"/>
                  <m:sepChr m:val=""/>
                  <m:endChr m:val="|"/>
                  <m:grow/>
                </m:dPr>
                <m:e>
                  <m:r>
                    <m:t>s</m:t>
                  </m:r>
                </m:e>
              </m:d>
              <m:r>
                <m:t>​</m:t>
              </m:r>
              <m:r>
                <m:t> </m:t>
              </m:r>
              <m:r>
                <m:t>​</m:t>
              </m:r>
              <m:d>
                <m:dPr>
                  <m:begChr m:val="∥"/>
                  <m:sepChr m:val=""/>
                  <m:endChr m:val="∥"/>
                  <m:grow/>
                </m:dPr>
                <m:e>
                  <m:limLow>
                    <m:e>
                      <m:r>
                        <m:t>y</m:t>
                      </m:r>
                    </m:e>
                    <m:lim>
                      <m:r>
                        <m:rPr>
                          <m:sty m:val="p"/>
                        </m:rPr>
                        <m:t>∼</m:t>
                      </m:r>
                    </m:lim>
                  </m:limLow>
                </m:e>
              </m:d>
              <m:sSup>
                <m:e>
                  <m:r>
                    <m:t>​</m:t>
                  </m:r>
                </m:e>
                <m:sup>
                  <m:r>
                    <m:t>2</m:t>
                  </m:r>
                </m:sup>
              </m:sSup>
              <m:r>
                <m:t>&amp;</m:t>
              </m:r>
              <m:r>
                <m:t>&amp;</m:t>
              </m:r>
              <m:r>
                <m:rPr>
                  <m:nor/>
                  <m:sty m:val="p"/>
                </m:rPr>
                <m:t>(</m:t>
              </m:r>
              <m:limLow>
                <m:e>
                  <m:r>
                    <m:t>y</m:t>
                  </m:r>
                </m:e>
                <m:lim>
                  <m:r>
                    <m:rPr>
                      <m:sty m:val="p"/>
                    </m:rPr>
                    <m:t>∼</m:t>
                  </m:r>
                </m:lim>
              </m:limLow>
              <m:r>
                <m:rPr>
                  <m:sty m:val="p"/>
                </m:rPr>
                <m:t>⋅</m:t>
              </m:r>
              <m:limLow>
                <m:e>
                  <m:r>
                    <m:t>y</m:t>
                  </m:r>
                </m:e>
                <m:lim>
                  <m:r>
                    <m:rPr>
                      <m:sty m:val="p"/>
                    </m:rPr>
                    <m:t>∼</m:t>
                  </m:r>
                </m:lim>
              </m:limLow>
              <m:r>
                <m:rPr>
                  <m:sty m:val="p"/>
                </m:rPr>
                <m:t>=</m:t>
              </m:r>
              <m:r>
                <m:t>​</m:t>
              </m:r>
              <m:d>
                <m:dPr>
                  <m:begChr m:val="∥"/>
                  <m:sepChr m:val=""/>
                  <m:endChr m:val="∥"/>
                  <m:grow/>
                </m:dPr>
                <m:e>
                  <m:limLow>
                    <m:e>
                      <m:r>
                        <m:t>y</m:t>
                      </m:r>
                    </m:e>
                    <m:lim>
                      <m:r>
                        <m:rPr>
                          <m:sty m:val="p"/>
                        </m:rPr>
                        <m:t>∼</m:t>
                      </m:r>
                    </m:lim>
                  </m:limLow>
                </m:e>
              </m:d>
              <m:sSup>
                <m:e>
                  <m:r>
                    <m:t>​</m:t>
                  </m:r>
                </m:e>
                <m:sup>
                  <m:r>
                    <m:t>2</m:t>
                  </m:r>
                </m:sup>
              </m:sSup>
              <m:r>
                <m:rPr>
                  <m:sty m:val="p"/>
                </m:rPr>
                <m:t>≥</m:t>
              </m:r>
              <m:r>
                <m:t>0</m:t>
              </m:r>
              <m:r>
                <m:rPr>
                  <m:nor/>
                  <m:sty m:val="p"/>
                </m:rPr>
                <m:t>, </m:t>
              </m:r>
              <m:r>
                <m:rPr>
                  <m:nor/>
                  <m:sty m:val="p"/>
                </m:rPr>
                <m:t>Equation 2</m:t>
              </m:r>
              <m:r>
                <m:rPr>
                  <m:nor/>
                  <m:sty m:val="p"/>
                </m:rPr>
                <m:t>)</m:t>
              </m:r>
            </m:e>
            <m:e>
              <m:r>
                <m:t>&amp;</m:t>
              </m:r>
              <m:r>
                <m:rPr>
                  <m:sty m:val="p"/>
                </m:rPr>
                <m:t>=</m:t>
              </m:r>
              <m:r>
                <m:t>​</m:t>
              </m:r>
              <m:d>
                <m:dPr>
                  <m:begChr m:val="("/>
                  <m:sepChr m:val=""/>
                  <m:endChr m:val=")"/>
                  <m:grow/>
                </m:dPr>
                <m:e>
                  <m:r>
                    <m:t>​</m:t>
                  </m:r>
                  <m:d>
                    <m:dPr>
                      <m:begChr m:val="|"/>
                      <m:sepChr m:val=""/>
                      <m:endChr m:val="|"/>
                      <m:grow/>
                    </m:dPr>
                    <m:e>
                      <m:r>
                        <m:t>s</m:t>
                      </m:r>
                    </m:e>
                  </m:d>
                  <m:r>
                    <m:t>​</m:t>
                  </m:r>
                  <m:r>
                    <m:t> </m:t>
                  </m:r>
                  <m:r>
                    <m:t>​</m:t>
                  </m:r>
                  <m:d>
                    <m:dPr>
                      <m:begChr m:val="∥"/>
                      <m:sepChr m:val=""/>
                      <m:endChr m:val="∥"/>
                      <m:grow/>
                    </m:dPr>
                    <m:e>
                      <m:limLow>
                        <m:e>
                          <m:r>
                            <m:t>y</m:t>
                          </m:r>
                        </m:e>
                        <m:lim>
                          <m:r>
                            <m:rPr>
                              <m:sty m:val="p"/>
                            </m:rPr>
                            <m:t>∼</m:t>
                          </m:r>
                        </m:lim>
                      </m:limLow>
                    </m:e>
                  </m:d>
                  <m:r>
                    <m:t>​</m:t>
                  </m:r>
                </m:e>
              </m:d>
              <m:r>
                <m:t>​</m:t>
              </m:r>
              <m:r>
                <m:t> </m:t>
              </m:r>
              <m:r>
                <m:t>​</m:t>
              </m:r>
              <m:d>
                <m:dPr>
                  <m:begChr m:val="∥"/>
                  <m:sepChr m:val=""/>
                  <m:endChr m:val="∥"/>
                  <m:grow/>
                </m:dPr>
                <m:e>
                  <m:limLow>
                    <m:e>
                      <m:r>
                        <m:t>y</m:t>
                      </m:r>
                    </m:e>
                    <m:lim>
                      <m:r>
                        <m:rPr>
                          <m:sty m:val="p"/>
                        </m:rPr>
                        <m:t>∼</m:t>
                      </m:r>
                    </m:lim>
                  </m:limLow>
                </m:e>
              </m:d>
              <m:r>
                <m:t>​</m:t>
              </m:r>
              <m:r>
                <m:t>&amp;</m:t>
              </m:r>
              <m:r>
                <m:t>&amp;</m:t>
              </m:r>
              <m:r>
                <m:rPr>
                  <m:nor/>
                  <m:sty m:val="p"/>
                </m:rPr>
                <m:t>(regroup)</m:t>
              </m:r>
            </m:e>
            <m:e>
              <m:r>
                <m:t>&amp;</m:t>
              </m:r>
              <m:r>
                <m:rPr>
                  <m:sty m:val="p"/>
                </m:rPr>
                <m:t>=</m:t>
              </m:r>
              <m:r>
                <m:t>​</m:t>
              </m:r>
              <m:d>
                <m:dPr>
                  <m:begChr m:val="∥"/>
                  <m:sepChr m:val=""/>
                  <m:endChr m:val="∥"/>
                  <m:grow/>
                </m:dPr>
                <m:e>
                  <m:r>
                    <m:t>s</m:t>
                  </m:r>
                  <m:r>
                    <m:t> </m:t>
                  </m:r>
                  <m:limLow>
                    <m:e>
                      <m:r>
                        <m:t>y</m:t>
                      </m:r>
                    </m:e>
                    <m:lim>
                      <m:r>
                        <m:rPr>
                          <m:sty m:val="p"/>
                        </m:rPr>
                        <m:t>∼</m:t>
                      </m:r>
                    </m:lim>
                  </m:limLow>
                </m:e>
              </m:d>
              <m:r>
                <m:t>​</m:t>
              </m:r>
              <m:r>
                <m:t> </m:t>
              </m:r>
              <m:r>
                <m:t>​</m:t>
              </m:r>
              <m:d>
                <m:dPr>
                  <m:begChr m:val="∥"/>
                  <m:sepChr m:val=""/>
                  <m:endChr m:val="∥"/>
                  <m:grow/>
                </m:dPr>
                <m:e>
                  <m:limLow>
                    <m:e>
                      <m:r>
                        <m:t>y</m:t>
                      </m:r>
                    </m:e>
                    <m:lim>
                      <m:r>
                        <m:rPr>
                          <m:sty m:val="p"/>
                        </m:rPr>
                        <m:t>∼</m:t>
                      </m:r>
                    </m:lim>
                  </m:limLow>
                </m:e>
              </m:d>
              <m:r>
                <m:t>​</m:t>
              </m:r>
              <m:r>
                <m:t>&amp;</m:t>
              </m:r>
              <m:r>
                <m:t>&amp;</m:t>
              </m:r>
              <m:r>
                <m:rPr>
                  <m:nor/>
                  <m:sty m:val="p"/>
                </m:rPr>
                <m:t>(</m:t>
              </m:r>
              <m:r>
                <m:rPr>
                  <m:nor/>
                  <m:sty m:val="p"/>
                </m:rPr>
                <m:t>Theorem 56</m:t>
              </m:r>
              <m:r>
                <m:rPr>
                  <m:nor/>
                  <m:sty m:val="p"/>
                </m:rPr>
                <m:t>, part 2)</m:t>
              </m:r>
            </m:e>
            <m:e>
              <m:r>
                <m:t>&amp;</m:t>
              </m:r>
              <m:r>
                <m:rPr>
                  <m:sty m:val="p"/>
                </m:rPr>
                <m:t>=</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&amp;</m:t>
              </m:r>
              <m:r>
                <m:t>&amp;</m:t>
              </m:r>
              <m:r>
                <m:rPr>
                  <m:nor/>
                  <m:sty m:val="p"/>
                </m:rPr>
                <m:t>(</m:t>
              </m:r>
              <m:r>
                <m:t>s</m:t>
              </m:r>
              <m:r>
                <m:t> </m:t>
              </m:r>
              <m:limLow>
                <m:e>
                  <m:r>
                    <m:t>y</m:t>
                  </m:r>
                </m:e>
                <m:lim>
                  <m:r>
                    <m:rPr>
                      <m:sty m:val="p"/>
                    </m:rPr>
                    <m:t>∼</m:t>
                  </m:r>
                </m:lim>
              </m:limLow>
              <m:r>
                <m:rPr>
                  <m:sty m:val="p"/>
                </m:rPr>
                <m:t>=</m:t>
              </m:r>
              <m:limLow>
                <m:e>
                  <m:r>
                    <m:t>x</m:t>
                  </m:r>
                </m:e>
                <m:lim>
                  <m:r>
                    <m:rPr>
                      <m:sty m:val="p"/>
                    </m:rPr>
                    <m:t>∼</m:t>
                  </m:r>
                </m:lim>
              </m:limLow>
              <m:r>
                <m:rPr>
                  <m:nor/>
                  <m:sty m:val="p"/>
                </m:rPr>
                <m:t>)</m:t>
              </m:r>
            </m:e>
          </m:eqArr>
        </m:oMath>
      </m:oMathPara>
    </w:p>
    <w:p>
      <w:pPr>
        <w:pStyle w:val="BodyText"/>
      </w:pPr>
      <w:ins w:id="15018" w:author="PR Preview" w:date="2026-01-01T00:00:00Z">
        <w:r>
          <w:t xml:space="preserve">$$
    \begin{aligned}
    0
    &amp;\le \mathopen{}\left\lVert\mathord{\smash[b]{\underset{\raise.3ex\hbox{$\scriptstyle\sim$}}{x}}\vphantom{x}}\right\rVert\mathclose{}^2 - \frac{(\mathord{\smash[b]{\underset{\raise.3ex\hbox{$\scriptstyle\sim$}}{x}}\vphantom{x}} \cdot \mathord{\smash[b]{\underset{\raise.3ex\hbox{$\scriptstyle\sim$}}{y}}\vphantom{y}})^2}{\mathopen{}\left\lVert\mathord{\smash[b]{\underset{\raise.3ex\hbox{$\scriptstyle\sim$}}{y}}\vphantom{y}}\right\rVert\mathclose{}^2}
    &amp;&amp; \text{(}\text{Equation~6}\text{)}
    \\
    \frac{(\mathord{\smash[b]{\underset{\raise.3ex\hbox{$\scriptstyle\sim$}}{x}}\vphantom{x}} \cdot \mathord{\smash[b]{\underset{\raise.3ex\hbox{$\scriptstyle\sim$}}{y}}\vphantom{y}})^2}{\mathopen{}\left\lVert\mathord{\smash[b]{\underset{\raise.3ex\hbox{$\scriptstyle\sim$}}{y}}\vphantom{y}}\right\rVert\mathclose{}^2}
    &amp;\le \mathopen{}\left\lVert\mathord{\smash[b]{\underset{\raise.3ex\hbox{$\scriptstyle\sim$}}{x}}\vphantom{x}}\right\rVert\mathclose{}^2
    &amp;&amp; \text{(add } (\mathord{\smash[b]{\underset{\raise.3ex\hbox{$\scriptstyle\sim$}}{x}}\vphantom{x}} \cdot \mathord{\smash[b]{\underset{\raise.3ex\hbox{$\scriptstyle\sim$}}{y}}\vphantom{y}})^2 / \mathopen{}\left\lVert\mathord{\smash[b]{\underset{\raise.3ex\hbox{$\scriptstyle\sim$}}{y}}\vphantom{y}}\right\rVert\mathclose{}^2 \text{ to both sides)}
    \\
    (\mathord{\smash[b]{\underset{\raise.3ex\hbox{$\scriptstyle\sim$}}{x}}\vphantom{x}} \cdot \mathord{\smash[b]{\underset{\raise.3ex\hbox{$\scriptstyle\sim$}}{y}}\vphantom{y}})^2
    &amp;\le \mathopen{}\left\lVert\mathord{\smash[b]{\underset{\raise.3ex\hbox{$\scriptstyle\sim$}}{x}}\vphantom{x}}\right\rVert\mathclose{}^2\,\mathopen{}\left\lVert\mathord{\smash[b]{\underset{\raise.3ex\hbox{$\scriptstyle\sim$}}{y}}\vphantom{y}}\right\rVert\mathclose{}^2,
    &amp;&amp; \text{(multiply both sides by } \mathopen{}\left\lVert\mathord{\smash[b]{\underset{\raise.3ex\hbox{$\scriptstyle\sim$}}{y}}\vphantom{y}}\right\rVert\mathclose{}^2 &gt; 0 \text{)}
    \end{aligned}
    $$</w:t>
        </w:r>
      </w:ins>
    </w:p>
    <w:p>
      <w:pPr>
        <w:pStyle w:val="FirstParagraph"/>
      </w:pPr>
      <w:ins w:id="15019" w:author="PR Preview" w:date="2026-01-01T00:00:00Z">
        <w:r>
          <w:t xml:space="preserve">and taking nonnegative square roots of both sides,</w:t>
        </w:r>
      </w:ins>
      <w:ins w:id="15020" w:author="PR Preview" w:date="2026-01-01T00:00:00Z">
        <w:r>
          <w:t xml:space="preserve"> </w:t>
        </w:r>
      </w:ins>
      <w:ins w:id="15021" w:author="PR Preview" w:date="2026-01-01T00:00:00Z">
        <w:r>
          <w:t xml:space="preserve">which preserves the inequality,</w:t>
        </w:r>
      </w:ins>
      <w:ins w:id="15022" w:author="PR Preview" w:date="2026-01-01T00:00:00Z">
        <w:r>
          <w:t xml:space="preserve"> </w:t>
        </w:r>
      </w:ins>
      <w:ins w:id="15023" w:author="PR Preview" w:date="2026-01-01T00:00:00Z">
        <w:r>
          <w:t xml:space="preserve">gives</w:t>
        </w:r>
      </w:ins>
      <w:ins w:id="15024" w:author="PR Preview" w:date="2026-01-01T00:00:00Z">
        <w:r>
          <w:t xml:space="preserve"> </w:t>
        </w:r>
      </w:ins>
      <w:ins w:id="15025" w:author="PR Preview" w:date="2026-01-01T00:00:00Z">
        <w:r>
          <w:t xml:space="preserve">$\mathopen{}\left|\mathord{\smash[b]{\underset{\raise.3ex\hbox{$\scriptstyle\sim$}}{x}}\vphantom{x}} \cdot \mathord{\smash[b]{\underset{\raise.3ex\hbox{$\scriptstyle\sim$}}{y}}\vphantom{y}}\right|\mathclose{} \le \mathopen{}\left\lVert\mathord{\smash[b]{\underset{\raise.3ex\hbox{$\scriptstyle\sim$}}{x}}\vphantom{x}}\right\rVert\mathclose{}\,\mathopen{}\left\lVert\mathord{\smash[b]{\underset{\raise.3ex\hbox{$\scriptstyle\sim$}}{y}}\vphantom{y}}\right\rVert\mathclose{}$</w:t>
        </w:r>
      </w:ins>
      <w:ins w:id="15026" w:author="PR Preview" w:date="2026-01-01T00:00:00Z">
        <w:r>
          <w:t xml:space="preserve">.</w:t>
        </w:r>
      </w:ins>
    </w:p>
    <w:p>
      <w:pPr>
        <w:pStyle w:val="BodyText"/>
      </w:pPr>
      <w:ins w:id="15027" w:author="PR Preview" w:date="2026-01-01T00:00:00Z">
        <w:r>
          <w:rPr>
            <w:b/>
            <w:bCs/>
          </w:rPr>
          <w:t xml:space="preserve">When equality holds (</w:t>
        </w:r>
      </w:ins>
      <w:ins w:id="15028" w:author="PR Preview" w:date="2026-01-01T00:00:00Z">
        <w:r>
          <w:rPr>
            <w:b/>
            <w:bCs/>
          </w:rPr>
          <w:t xml:space="preserve">$\mathord{\smash[b]{\underset{\raise.3ex\hbox{$\scriptstyle\sim$}}{y}}\vphantom{y}} \ne \mathord{\smash[b]{\underset{\raise.3ex\hbox{$\scriptstyle\sim$}}{0}}\vphantom{0}}$</w:t>
        </w:r>
      </w:ins>
      <w:ins w:id="15029" w:author="PR Preview" w:date="2026-01-01T00:00:00Z">
        <w:r>
          <w:rPr>
            <w:b/>
            <w:bCs/>
          </w:rPr>
          <w:t xml:space="preserve">).</w:t>
        </w:r>
      </w:ins>
      <w:ins w:id="15030" w:author="PR Preview" w:date="2026-01-01T00:00:00Z">
        <w:r>
          <w:t xml:space="preserve"> </w:t>
        </w:r>
      </w:ins>
      <w:ins w:id="15031" w:author="PR Preview" w:date="2026-01-01T00:00:00Z">
        <w:r>
          <w:t xml:space="preserve">Both sides of the inequality are nonnegative,</w:t>
        </w:r>
      </w:ins>
      <w:ins w:id="15032" w:author="PR Preview" w:date="2026-01-01T00:00:00Z">
        <w:r>
          <w:t xml:space="preserve"> </w:t>
        </w:r>
      </w:ins>
      <w:ins w:id="15033" w:author="PR Preview" w:date="2026-01-01T00:00:00Z">
        <w:r>
          <w:t xml:space="preserve">so equality holds exactly when</w:t>
        </w:r>
      </w:ins>
      <w:ins w:id="15034" w:author="PR Preview" w:date="2026-01-01T00:00:00Z">
        <w:r>
          <w:t xml:space="preserve"> </w:t>
        </w:r>
      </w:ins>
      <w:ins w:id="15035" w:author="PR Preview" w:date="2026-01-01T00:00:00Z">
        <w:r>
          <w:t xml:space="preserve">$(\mathord{\smash[b]{\underset{\raise.3ex\hbox{$\scriptstyle\sim$}}{x}}\vphantom{x}} \cdot \mathord{\smash[b]{\underset{\raise.3ex\hbox{$\scriptstyle\sim$}}{y}}\vphantom{y}})^2 = \mathopen{}\left\lVert\mathord{\smash[b]{\underset{\raise.3ex\hbox{$\scriptstyle\sim$}}{x}}\vphantom{x}}\right\rVert\mathclose{}^2\,\mathopen{}\left\lVert\mathord{\smash[b]{\underset{\raise.3ex\hbox{$\scriptstyle\sim$}}{y}}\vphantom{y}}\right\rVert\mathclose{}^2$</w:t>
        </w:r>
      </w:ins>
      <w:ins w:id="15036" w:author="PR Preview" w:date="2026-01-01T00:00:00Z">
        <w:r>
          <w:t xml:space="preserve">,</w:t>
        </w:r>
      </w:ins>
      <w:ins w:id="15037" w:author="PR Preview" w:date="2026-01-01T00:00:00Z">
        <w:r>
          <w:t xml:space="preserve"> </w:t>
        </w:r>
      </w:ins>
      <w:ins w:id="15038" w:author="PR Preview" w:date="2026-01-01T00:00:00Z">
        <w:r>
          <w:t xml:space="preserve">that is (dividing by</w:t>
        </w:r>
      </w:ins>
      <w:ins w:id="15039" w:author="PR Preview" w:date="2026-01-01T00:00:00Z">
        <w:r>
          <w:t xml:space="preserve"> </w:t>
        </w:r>
      </w:ins>
      <w:ins w:id="15040" w:author="PR Preview" w:date="2026-01-01T00:00:00Z">
        <w:r>
          <w:t xml:space="preserve">$\mathopen{}\left\lVert\mathord{\smash[b]{\underset{\raise.3ex\hbox{$\scriptstyle\sim$}}{y}}\vphantom{y}}\right\rVert\mathclose{}^2 &gt; 0$</w:t>
        </w:r>
      </w:ins>
      <w:ins w:id="15041" w:author="PR Preview" w:date="2026-01-01T00:00:00Z">
        <w:r>
          <w:t xml:space="preserve"> </w:t>
        </w:r>
      </w:ins>
      <w:ins w:id="15042" w:author="PR Preview" w:date="2026-01-01T00:00:00Z">
        <w:r>
          <w:t xml:space="preserve">and rearranging),</w:t>
        </w:r>
      </w:ins>
      <w:ins w:id="15043" w:author="PR Preview" w:date="2026-01-01T00:00:00Z">
        <w:r>
          <w:t xml:space="preserve"> </w:t>
        </w:r>
      </w:ins>
      <w:ins w:id="15044" w:author="PR Preview" w:date="2026-01-01T00:00:00Z">
        <w:r>
          <w:t xml:space="preserve">when</w:t>
        </w:r>
      </w:ins>
      <w:ins w:id="15045" w:author="PR Preview" w:date="2026-01-01T00:00:00Z">
        <w:r>
          <w:t xml:space="preserve"> </w:t>
        </w:r>
      </w:ins>
      <w:ins w:id="15046" w:author="PR Preview" w:date="2026-01-01T00:00:00Z">
        <w:r>
          <w:t xml:space="preserve">$\mathopen{}\left\lVert\mathord{\smash[b]{\underset{\raise.3ex\hbox{$\scriptstyle\sim$}}{x}}\vphantom{x}}\right\rVert\mathclose{}^2 - (\mathord{\smash[b]{\underset{\raise.3ex\hbox{$\scriptstyle\sim$}}{x}}\vphantom{x}} \cdot \mathord{\smash[b]{\underset{\raise.3ex\hbox{$\scriptstyle\sim$}}{y}}\vphantom{y}})^2 / \mathopen{}\left\lVert\mathord{\smash[b]{\underset{\raise.3ex\hbox{$\scriptstyle\sim$}}{y}}\vphantom{y}}\right\rVert\mathclose{}^2 = 0$</w:t>
        </w:r>
      </w:ins>
      <w:ins w:id="15047" w:author="PR Preview" w:date="2026-01-01T00:00:00Z">
        <w:r>
          <w:t xml:space="preserve">.</w:t>
        </w:r>
      </w:ins>
      <w:ins w:id="15048" w:author="PR Preview" w:date="2026-01-01T00:00:00Z">
        <w:r>
          <w:t xml:space="preserve"> </w:t>
        </w:r>
      </w:ins>
      <w:ins w:id="15049" w:author="PR Preview" w:date="2026-01-01T00:00:00Z">
        <w:r>
          <w:t xml:space="preserve">By</w:t>
        </w:r>
      </w:ins>
      <w:ins w:id="15050" w:author="PR Preview" w:date="2026-01-01T00:00:00Z">
        <w:r>
          <w:t xml:space="preserve"> </w:t>
        </w:r>
      </w:ins>
      <w:hyperlink w:anchor="eq-cauchy-schwarz-chain">
        <w:ins w:id="15051" w:author="PR Preview" w:date="2026-01-01T00:00:00Z">
          <w:r>
            <w:rPr>
              <w:rStyle w:val="Hyperlink"/>
            </w:rPr>
            <w:t xml:space="preserve">Equation 6</w:t>
          </w:r>
        </w:ins>
      </w:hyperlink>
      <w:ins w:id="15052" w:author="PR Preview" w:date="2026-01-01T00:00:00Z">
        <w:r>
          <w:t xml:space="preserve">, that quantity is</w:t>
        </w:r>
      </w:ins>
      <w:ins w:id="15053" w:author="PR Preview" w:date="2026-01-01T00:00:00Z">
        <w:r>
          <w:t xml:space="preserve"> </w:t>
        </w:r>
      </w:ins>
      <w:ins w:id="15054" w:author="PR Preview" w:date="2026-01-01T00:00:00Z">
        <w:r>
          <w:t xml:space="preserve">$\mathopen{}\left\lVert\mathord{\smash[b]{\underset{\raise.3ex\hbox{$\scriptstyle\sim$}}{x}}\vphantom{x}} - t\,\mathord{\smash[b]{\underset{\raise.3ex\hbox{$\scriptstyle\sim$}}{y}}\vphantom{y}}\right\rVert\mathclose{}^2$</w:t>
        </w:r>
      </w:ins>
      <w:ins w:id="15055" w:author="PR Preview" w:date="2026-01-01T00:00:00Z">
        <w:r>
          <w:t xml:space="preserve">,</w:t>
        </w:r>
      </w:ins>
      <w:ins w:id="15056" w:author="PR Preview" w:date="2026-01-01T00:00:00Z">
        <w:r>
          <w:t xml:space="preserve"> </w:t>
        </w:r>
      </w:ins>
      <w:ins w:id="15057" w:author="PR Preview" w:date="2026-01-01T00:00:00Z">
        <w:r>
          <w:t xml:space="preserve">so equality holds exactly when</w:t>
        </w:r>
      </w:ins>
      <w:ins w:id="15058" w:author="PR Preview" w:date="2026-01-01T00:00:00Z">
        <w:r>
          <w:t xml:space="preserve"> </w:t>
        </w:r>
      </w:ins>
      <w:ins w:id="15059" w:author="PR Preview" w:date="2026-01-01T00:00:00Z">
        <w:r>
          <w:t xml:space="preserve">$\mathord{\smash[b]{\underset{\raise.3ex\hbox{$\scriptstyle\sim$}}{x}}\vphantom{x}} - t\,\mathord{\smash[b]{\underset{\raise.3ex\hbox{$\scriptstyle\sim$}}{y}}\vphantom{y}} = \mathord{\smash[b]{\underset{\raise.3ex\hbox{$\scriptstyle\sim$}}{0}}\vphantom{0}}$</w:t>
        </w:r>
      </w:ins>
      <w:ins w:id="15060" w:author="PR Preview" w:date="2026-01-01T00:00:00Z">
        <w:r>
          <w:t xml:space="preserve"> </w:t>
        </w:r>
      </w:ins>
      <w:ins w:id="15061" w:author="PR Preview" w:date="2026-01-01T00:00:00Z">
        <w:r>
          <w:t xml:space="preserve">(</w:t>
        </w:r>
      </w:ins>
      <w:hyperlink w:anchor="thm-norm-properties">
        <w:ins w:id="15062" w:author="PR Preview" w:date="2026-01-01T00:00:00Z">
          <w:r>
            <w:rPr>
              <w:rStyle w:val="Hyperlink"/>
            </w:rPr>
            <w:t xml:space="preserve">Theorem 56</w:t>
          </w:r>
        </w:ins>
      </w:hyperlink>
      <w:ins w:id="15063" w:author="PR Preview" w:date="2026-01-01T00:00:00Z">
        <w:r>
          <w:t xml:space="preserve">, part 1),</w:t>
        </w:r>
      </w:ins>
      <w:ins w:id="15064" w:author="PR Preview" w:date="2026-01-01T00:00:00Z">
        <w:r>
          <w:t xml:space="preserve"> </w:t>
        </w:r>
      </w:ins>
      <w:ins w:id="15065" w:author="PR Preview" w:date="2026-01-01T00:00:00Z">
        <w:r>
          <w:t xml:space="preserve">that is, when</w:t>
        </w:r>
      </w:ins>
      <w:ins w:id="15066" w:author="PR Preview" w:date="2026-01-01T00:00:00Z">
        <w:r>
          <w:t xml:space="preserve"> </w:t>
        </w:r>
      </w:ins>
      <w:ins w:id="15067" w:author="PR Preview" w:date="2026-01-01T00:00:00Z">
        <w:r>
          <w:t xml:space="preserve">$\mathord{\smash[b]{\underset{\raise.3ex\hbox{$\scriptstyle\sim$}}{x}}\vphantom{x}} = t\,\mathord{\smash[b]{\underset{\raise.3ex\hbox{$\scriptstyle\sim$}}{y}}\vphantom{y}}$</w:t>
        </w:r>
      </w:ins>
      <w:ins w:id="15068" w:author="PR Preview" w:date="2026-01-01T00:00:00Z">
        <w:r>
          <w:t xml:space="preserve">.</w:t>
        </w:r>
      </w:ins>
    </w:p>
    <w:p>
      <w:pPr>
        <w:numPr>
          <w:ilvl w:val="0"/>
          <w:numId w:val="1053"/>
        </w:numPr>
      </w:pPr>
      <w:ins w:id="15069" w:author="PR Preview" w:date="2026-01-01T00:00:00Z">
        <w:r>
          <w:t xml:space="preserve">If</w:t>
        </w:r>
      </w:ins>
      <w:ins w:id="15070" w:author="PR Preview" w:date="2026-01-01T00:00:00Z">
        <w:r>
          <w:t xml:space="preserve"> </w:t>
        </w:r>
      </w:ins>
      <w:ins w:id="15071" w:author="PR Preview" w:date="2026-01-01T00:00:00Z">
        <w:r>
          <w:t xml:space="preserve">$\mathord{\smash[b]{\underset{\raise.3ex\hbox{$\scriptstyle\sim$}}{x}}\vphantom{x}} = t\,\mathord{\smash[b]{\underset{\raise.3ex\hbox{$\scriptstyle\sim$}}{y}}\vphantom{y}}$</w:t>
        </w:r>
      </w:ins>
      <w:ins w:id="15072" w:author="PR Preview" w:date="2026-01-01T00:00:00Z">
        <w:r>
          <w:t xml:space="preserve">, then</w:t>
        </w:r>
      </w:ins>
      <w:ins w:id="15073" w:author="PR Preview" w:date="2026-01-01T00:00:00Z">
        <w:r>
          <w:t xml:space="preserve"> </w:t>
        </w:r>
      </w:ins>
      <w:ins w:id="15074" w:author="PR Preview" w:date="2026-01-01T00:00:00Z">
        <w:r>
          <w:t xml:space="preserve">$1\,\mathord{\smash[b]{\underset{\raise.3ex\hbox{$\scriptstyle\sim$}}{x}}\vphantom{x}} + (-t)\,\mathord{\smash[b]{\underset{\raise.3ex\hbox{$\scriptstyle\sim$}}{y}}\vphantom{y}} = \mathord{\smash[b]{\underset{\raise.3ex\hbox{$\scriptstyle\sim$}}{0}}\vphantom{0}}$</w:t>
        </w:r>
      </w:ins>
      <w:ins w:id="15075" w:author="PR Preview" w:date="2026-01-01T00:00:00Z">
        <w:r>
          <w:t xml:space="preserve">,</w:t>
        </w:r>
      </w:ins>
      <w:ins w:id="15076" w:author="PR Preview" w:date="2026-01-01T00:00:00Z">
        <w:r>
          <w:t xml:space="preserve"> </w:t>
        </w:r>
      </w:ins>
      <w:ins w:id="15077" w:author="PR Preview" w:date="2026-01-01T00:00:00Z">
        <w:r>
          <w:t xml:space="preserve">so the two vectors are linearly dependent.</w:t>
        </w:r>
      </w:ins>
    </w:p>
    <w:p>
      <w:pPr>
        <w:numPr>
          <w:ilvl w:val="0"/>
          <w:numId w:val="1053"/>
        </w:numPr>
      </w:pPr>
      <w:ins w:id="15078" w:author="PR Preview" w:date="2026-01-01T00:00:00Z">
        <w:r>
          <w:t xml:space="preserve">Conversely, suppose</w:t>
        </w:r>
      </w:ins>
      <w:ins w:id="15079" w:author="PR Preview" w:date="2026-01-01T00:00:00Z">
        <w:r>
          <w:t xml:space="preserve"> </w:t>
        </w:r>
      </w:ins>
      <w:ins w:id="15080" w:author="PR Preview" w:date="2026-01-01T00:00:00Z">
        <w:r>
          <w:t xml:space="preserve">$a\,\mathord{\smash[b]{\underset{\raise.3ex\hbox{$\scriptstyle\sim$}}{x}}\vphantom{x}} + b\,\mathord{\smash[b]{\underset{\raise.3ex\hbox{$\scriptstyle\sim$}}{y}}\vphantom{y}} = \mathord{\smash[b]{\underset{\raise.3ex\hbox{$\scriptstyle\sim$}}{0}}\vphantom{0}}$</w:t>
        </w:r>
      </w:ins>
      <w:ins w:id="15081" w:author="PR Preview" w:date="2026-01-01T00:00:00Z">
        <w:r>
          <w:t xml:space="preserve"> </w:t>
        </w:r>
      </w:ins>
      <w:ins w:id="15082" w:author="PR Preview" w:date="2026-01-01T00:00:00Z">
        <w:r>
          <w:t xml:space="preserve">with</w:t>
        </w:r>
      </w:ins>
      <w:ins w:id="15083" w:author="PR Preview" w:date="2026-01-01T00:00:00Z">
        <w:r>
          <w:t xml:space="preserve"> </w:t>
        </w:r>
      </w:ins>
      <m:oMath>
        <m:r>
          <m:t>a</m:t>
        </m:r>
        <m:r>
          <m:rPr>
            <m:sty m:val="p"/>
          </m:rPr>
          <m:t>,</m:t>
        </m:r>
        <m:r>
          <m:t>b</m:t>
        </m:r>
      </m:oMath>
      <w:ins w:id="15084" w:author="PR Preview" w:date="2026-01-01T00:00:00Z">
        <w:r>
          <w:t xml:space="preserve"> </w:t>
        </w:r>
      </w:ins>
      <w:ins w:id="15085" w:author="PR Preview" w:date="2026-01-01T00:00:00Z">
        <w:r>
          <w:t xml:space="preserve">not both</w:t>
        </w:r>
      </w:ins>
      <w:ins w:id="15086" w:author="PR Preview" w:date="2026-01-01T00:00:00Z">
        <w:r>
          <w:t xml:space="preserve"> </w:t>
        </w:r>
      </w:ins>
      <m:oMath>
        <m:r>
          <m:t>0</m:t>
        </m:r>
      </m:oMath>
      <w:ins w:id="15087" w:author="PR Preview" w:date="2026-01-01T00:00:00Z">
        <w:r>
          <w:t xml:space="preserve">.</w:t>
        </w:r>
      </w:ins>
      <w:ins w:id="15088" w:author="PR Preview" w:date="2026-01-01T00:00:00Z">
        <w:r>
          <w:t xml:space="preserve"> </w:t>
        </w:r>
      </w:ins>
      <w:ins w:id="15089" w:author="PR Preview" w:date="2026-01-01T00:00:00Z">
        <w:r>
          <w:t xml:space="preserve">Then</w:t>
        </w:r>
      </w:ins>
      <w:ins w:id="15090" w:author="PR Preview" w:date="2026-01-01T00:00:00Z">
        <w:r>
          <w:t xml:space="preserve"> </w:t>
        </w:r>
      </w:ins>
      <m:oMath>
        <m:r>
          <m:t>a</m:t>
        </m:r>
        <m:r>
          <m:rPr>
            <m:sty m:val="p"/>
          </m:rPr>
          <m:t>≠</m:t>
        </m:r>
        <m:r>
          <m:t>0</m:t>
        </m:r>
      </m:oMath>
      <w:ins w:id="15091" w:author="PR Preview" w:date="2026-01-01T00:00:00Z">
        <w:r>
          <w:t xml:space="preserve">:</w:t>
        </w:r>
      </w:ins>
      <w:ins w:id="15092" w:author="PR Preview" w:date="2026-01-01T00:00:00Z">
        <w:r>
          <w:t xml:space="preserve"> </w:t>
        </w:r>
      </w:ins>
      <w:ins w:id="15093" w:author="PR Preview" w:date="2026-01-01T00:00:00Z">
        <w:r>
          <w:t xml:space="preserve">otherwise</w:t>
        </w:r>
      </w:ins>
      <w:ins w:id="15094" w:author="PR Preview" w:date="2026-01-01T00:00:00Z">
        <w:r>
          <w:t xml:space="preserve"> </w:t>
        </w:r>
      </w:ins>
      <m:oMath>
        <m:r>
          <m:t>b</m:t>
        </m:r>
        <m:r>
          <m:rPr>
            <m:sty m:val="p"/>
          </m:rPr>
          <m:t>≠</m:t>
        </m:r>
        <m:r>
          <m:t>0</m:t>
        </m:r>
      </m:oMath>
      <w:ins w:id="15095" w:author="PR Preview" w:date="2026-01-01T00:00:00Z">
        <w:r>
          <w:t xml:space="preserve"> </w:t>
        </w:r>
      </w:ins>
      <w:ins w:id="15096" w:author="PR Preview" w:date="2026-01-01T00:00:00Z">
        <w:r>
          <w:t xml:space="preserve">and</w:t>
        </w:r>
      </w:ins>
      <w:ins w:id="15097" w:author="PR Preview" w:date="2026-01-01T00:00:00Z">
        <w:r>
          <w:t xml:space="preserve"> </w:t>
        </w:r>
      </w:ins>
      <w:ins w:id="15098" w:author="PR Preview" w:date="2026-01-01T00:00:00Z">
        <w:r>
          <w:t xml:space="preserve">$b\,\mathord{\smash[b]{\underset{\raise.3ex\hbox{$\scriptstyle\sim$}}{y}}\vphantom{y}} = \mathord{\smash[b]{\underset{\raise.3ex\hbox{$\scriptstyle\sim$}}{0}}\vphantom{0}}$</w:t>
        </w:r>
      </w:ins>
      <w:ins w:id="15099" w:author="PR Preview" w:date="2026-01-01T00:00:00Z">
        <w:r>
          <w:t xml:space="preserve">,</w:t>
        </w:r>
      </w:ins>
      <w:ins w:id="15100" w:author="PR Preview" w:date="2026-01-01T00:00:00Z">
        <w:r>
          <w:t xml:space="preserve"> </w:t>
        </w:r>
      </w:ins>
      <w:ins w:id="15101" w:author="PR Preview" w:date="2026-01-01T00:00:00Z">
        <w:r>
          <w:t xml:space="preserve">so</w:t>
        </w:r>
      </w:ins>
    </w:p>
    <w:p>
      <w:pPr>
        <w:pStyle w:val="BodyText"/>
      </w:pPr>
      <w:ins w:id="15102" w:author="PR Preview" w:date="2026-01-01T00:00:00Z">
        <w:r>
          <w:t xml:space="preserve">$$
    \begin{aligned}
    \mathord{\smash[b]{\underset{\raise.3ex\hbox{$\scriptstyle\sim$}}{y}}\vphantom{y}} &amp;= \tfrac{1}{b}\,(b\,\mathord{\smash[b]{\underset{\raise.3ex\hbox{$\scriptstyle\sim$}}{y}}\vphantom{y}}) \\
    &amp;= \mathord{\smash[b]{\underset{\raise.3ex\hbox{$\scriptstyle\sim$}}{0}}\vphantom{0}},
    \end{aligned}
    $$</w:t>
        </w:r>
      </w:ins>
    </w:p>
    <w:p>
      <w:pPr>
        <w:numPr>
          <w:ilvl w:val="0"/>
          <w:numId w:val="1000"/>
        </w:numPr>
      </w:pPr>
      <w:ins w:id="15103" w:author="PR Preview" w:date="2026-01-01T00:00:00Z">
        <w:r>
          <w:t xml:space="preserve">contrary to assumption.</w:t>
        </w:r>
      </w:ins>
      <w:ins w:id="15104" w:author="PR Preview" w:date="2026-01-01T00:00:00Z">
        <w:r>
          <w:t xml:space="preserve"> </w:t>
        </w:r>
      </w:ins>
      <w:ins w:id="15105" w:author="PR Preview" w:date="2026-01-01T00:00:00Z">
        <w:r>
          <w:t xml:space="preserve">Subtracting</w:t>
        </w:r>
      </w:ins>
      <w:ins w:id="15106" w:author="PR Preview" w:date="2026-01-01T00:00:00Z">
        <w:r>
          <w:t xml:space="preserve"> </w:t>
        </w:r>
      </w:ins>
      <w:ins w:id="15107" w:author="PR Preview" w:date="2026-01-01T00:00:00Z">
        <w:r>
          <w:t xml:space="preserve">$b\,\mathord{\smash[b]{\underset{\raise.3ex\hbox{$\scriptstyle\sim$}}{y}}\vphantom{y}}$</w:t>
        </w:r>
      </w:ins>
      <w:ins w:id="15108" w:author="PR Preview" w:date="2026-01-01T00:00:00Z">
        <w:r>
          <w:t xml:space="preserve"> </w:t>
        </w:r>
      </w:ins>
      <w:ins w:id="15109" w:author="PR Preview" w:date="2026-01-01T00:00:00Z">
        <w:r>
          <w:t xml:space="preserve">from both sides gives</w:t>
        </w:r>
      </w:ins>
      <w:ins w:id="15110" w:author="PR Preview" w:date="2026-01-01T00:00:00Z">
        <w:r>
          <w:t xml:space="preserve"> </w:t>
        </w:r>
      </w:ins>
      <w:ins w:id="15111" w:author="PR Preview" w:date="2026-01-01T00:00:00Z">
        <w:r>
          <w:t xml:space="preserve">$a\,\mathord{\smash[b]{\underset{\raise.3ex\hbox{$\scriptstyle\sim$}}{x}}\vphantom{x}} = -b\,\mathord{\smash[b]{\underset{\raise.3ex\hbox{$\scriptstyle\sim$}}{y}}\vphantom{y}}$</w:t>
        </w:r>
      </w:ins>
      <w:ins w:id="15112" w:author="PR Preview" w:date="2026-01-01T00:00:00Z">
        <w:r>
          <w:t xml:space="preserve">,</w:t>
        </w:r>
      </w:ins>
      <w:ins w:id="15113" w:author="PR Preview" w:date="2026-01-01T00:00:00Z">
        <w:r>
          <w:t xml:space="preserve"> </w:t>
        </w:r>
      </w:ins>
      <w:ins w:id="15114" w:author="PR Preview" w:date="2026-01-01T00:00:00Z">
        <w:r>
          <w:t xml:space="preserve">and multiplying by</w:t>
        </w:r>
      </w:ins>
      <w:ins w:id="15115" w:author="PR Preview" w:date="2026-01-01T00:00:00Z">
        <w:r>
          <w:t xml:space="preserve"> </w:t>
        </w:r>
      </w:ins>
      <m:oMath>
        <m:f>
          <m:fPr>
            <m:type m:val="lin"/>
          </m:fPr>
          <m:num>
            <m:r>
              <m:t>1</m:t>
            </m:r>
          </m:num>
          <m:den>
            <m:r>
              <m:t>a</m:t>
            </m:r>
          </m:den>
        </m:f>
      </m:oMath>
      <w:ins w:id="15116" w:author="PR Preview" w:date="2026-01-01T00:00:00Z">
        <w:r>
          <w:t xml:space="preserve"> </w:t>
        </w:r>
      </w:ins>
      <w:ins w:id="15117" w:author="PR Preview" w:date="2026-01-01T00:00:00Z">
        <w:r>
          <w:t xml:space="preserve">gives</w:t>
        </w:r>
      </w:ins>
      <w:ins w:id="15118" w:author="PR Preview" w:date="2026-01-01T00:00:00Z">
        <w:r>
          <w:t xml:space="preserve"> </w:t>
        </w:r>
      </w:ins>
      <w:ins w:id="15119" w:author="PR Preview" w:date="2026-01-01T00:00:00Z">
        <w:r>
          <w:t xml:space="preserve">$\mathord{\smash[b]{\underset{\raise.3ex\hbox{$\scriptstyle\sim$}}{x}}\vphantom{x}} = s\,\mathord{\smash[b]{\underset{\raise.3ex\hbox{$\scriptstyle\sim$}}{y}}\vphantom{y}}$</w:t>
        </w:r>
      </w:ins>
      <w:ins w:id="15120" w:author="PR Preview" w:date="2026-01-01T00:00:00Z">
        <w:r>
          <w:t xml:space="preserve"> </w:t>
        </w:r>
      </w:ins>
      <w:ins w:id="15121" w:author="PR Preview" w:date="2026-01-01T00:00:00Z">
        <w:r>
          <w:t xml:space="preserve">with</w:t>
        </w:r>
      </w:ins>
      <w:ins w:id="15122" w:author="PR Preview" w:date="2026-01-01T00:00:00Z">
        <w:r>
          <w:t xml:space="preserve"> </w:t>
        </w:r>
      </w:ins>
      <m:oMath>
        <m:r>
          <m:t>s</m:t>
        </m:r>
        <m:r>
          <m:rPr>
            <m:sty m:val="p"/>
          </m:rPr>
          <m:t>=</m:t>
        </m:r>
        <m:r>
          <m:rPr>
            <m:sty m:val="p"/>
          </m:rPr>
          <m:t>−</m:t>
        </m:r>
        <m:r>
          <m:t>b</m:t>
        </m:r>
        <m:r>
          <m:rPr>
            <m:sty m:val="p"/>
          </m:rPr>
          <m:t>/</m:t>
        </m:r>
        <m:r>
          <m:t>a</m:t>
        </m:r>
      </m:oMath>
      <w:ins w:id="15123" w:author="PR Preview" w:date="2026-01-01T00:00:00Z">
        <w:r>
          <w:t xml:space="preserve">. Then</w:t>
        </w:r>
      </w:ins>
    </w:p>
    <w:p>
      <w:pPr>
        <w:pStyle w:val="BodyText"/>
      </w:pPr>
      <w:ins w:id="15124" w:author="PR Preview" w:date="2026-01-01T00:00:00Z">
        <w:r>
          <w:t xml:space="preserve">$$
    \begin{aligned}
    \mathopen{}\left|\mathord{\smash[b]{\underset{\raise.3ex\hbox{$\scriptstyle\sim$}}{x}}\vphantom{x}} \cdot \mathord{\smash[b]{\underset{\raise.3ex\hbox{$\scriptstyle\sim$}}{y}}\vphantom{y}}\right|\mathclose{}
    &amp;= \mathopen{}\left|(s\,\mathord{\smash[b]{\underset{\raise.3ex\hbox{$\scriptstyle\sim$}}{y}}\vphantom{y}}) \cdot \mathord{\smash[b]{\underset{\raise.3ex\hbox{$\scriptstyle\sim$}}{y}}\vphantom{y}}\right|\mathclose{}
    &amp;&amp; \text{(substitute } \mathord{\smash[b]{\underset{\raise.3ex\hbox{$\scriptstyle\sim$}}{x}}\vphantom{x}} = s\,\mathord{\smash[b]{\underset{\raise.3ex\hbox{$\scriptstyle\sim$}}{y}}\vphantom{y}} \text{)}
    \\
    &amp;= \mathopen{}\left|s\,(\mathord{\smash[b]{\underset{\raise.3ex\hbox{$\scriptstyle\sim$}}{y}}\vphantom{y}} \cdot \mathord{\smash[b]{\underset{\raise.3ex\hbox{$\scriptstyle\sim$}}{y}}\vphantom{y}})\right|\mathclose{}
    &amp;&amp; \text{(}\text{Theorem~50}\text{, special case } b = 0 \text{, first slot)}
    \\
    &amp;= \mathopen{}\left|s\right|\mathclose{}\,\mathopen{}\left|\mathord{\smash[b]{\underset{\raise.3ex\hbox{$\scriptstyle\sim$}}{y}}\vphantom{y}} \cdot \mathord{\smash[b]{\underset{\raise.3ex\hbox{$\scriptstyle\sim$}}{y}}\vphantom{y}}\right|\mathclose{}
    &amp;&amp; \text{(} \mathopen{}\left|ab\right|\mathclose{} = \mathopen{}\left|a\right|\mathclose{}\,\mathopen{}\left|b\right|\mathclose{} \text{)}
    \\
    &amp;= \mathopen{}\left|s\right|\mathclose{}\,\mathopen{}\left\lVert\mathord{\smash[b]{\underset{\raise.3ex\hbox{$\scriptstyle\sim$}}{y}}\vphantom{y}}\right\rVert\mathclose{}^2
    &amp;&amp; \text{(} \mathord{\smash[b]{\underset{\raise.3ex\hbox{$\scriptstyle\sim$}}{y}}\vphantom{y}} \cdot \mathord{\smash[b]{\underset{\raise.3ex\hbox{$\scriptstyle\sim$}}{y}}\vphantom{y}} = \mathopen{}\left\lVert\mathord{\smash[b]{\underset{\raise.3ex\hbox{$\scriptstyle\sim$}}{y}}\vphantom{y}}\right\rVert\mathclose{}^2 \ge 0 \text{, }\text{Equation~2}\text{)}
    \\
    &amp;= \mathopen{}\left(\mathopen{}\left|s\right|\mathclose{}\,\mathopen{}\left\lVert\mathord{\smash[b]{\underset{\raise.3ex\hbox{$\scriptstyle\sim$}}{y}}\vphantom{y}}\right\rVert\mathclose{}\right)\mathclose{}\,\mathopen{}\left\lVert\mathord{\smash[b]{\underset{\raise.3ex\hbox{$\scriptstyle\sim$}}{y}}\vphantom{y}}\right\rVert\mathclose{}
    &amp;&amp; \text{(regroup)}
    \\
    &amp;= \mathopen{}\left\lVert s\,\mathord{\smash[b]{\underset{\raise.3ex\hbox{$\scriptstyle\sim$}}{y}}\vphantom{y}}\right\rVert\mathclose{}\,\mathopen{}\left\lVert\mathord{\smash[b]{\underset{\raise.3ex\hbox{$\scriptstyle\sim$}}{y}}\vphantom{y}}\right\rVert\mathclose{}
    &amp;&amp; \text{(}\text{Theorem~56}\text{, part 2)}
    \\
    &amp;= \mathopen{}\left\lVert\mathord{\smash[b]{\underset{\raise.3ex\hbox{$\scriptstyle\sim$}}{x}}\vphantom{x}}\right\rVert\mathclose{}\,\mathopen{}\left\lVert\mathord{\smash[b]{\underset{\raise.3ex\hbox{$\scriptstyle\sim$}}{y}}\vphantom{y}}\right\rVert\mathclose{},
    &amp;&amp; \text{(} s\,\mathord{\smash[b]{\underset{\raise.3ex\hbox{$\scriptstyle\sim$}}{y}}\vphantom{y}} = \mathord{\smash[b]{\underset{\raise.3ex\hbox{$\scriptstyle\sim$}}{x}}\vphantom{x}} \text{)}
    \end{aligned}
    $$</w:t>
        </w:r>
      </w:ins>
    </w:p>
    <w:p>
      <w:pPr>
        <w:numPr>
          <w:ilvl w:val="0"/>
          <w:numId w:val="1000"/>
        </w:numPr>
      </w:pPr>
      <w:r>
        <w:t xml:space="preserve">so equality holds.</w:t>
      </w:r>
    </w:p>
    <w:bookmarkStart w:id="361" w:name="exm-cauchy-schwarz"/>
    <w:p>
      <w:pPr>
        <w:pStyle w:val="FirstParagraph"/>
      </w:pPr>
      <w:r>
        <w:rPr>
          <w:b/>
          <w:bCs/>
        </w:rPr>
        <w:t xml:space="preserve">Example 104 (A strict case and an equality case)</w:t>
      </w:r>
      <w:r>
        <w:t xml:space="preserve"> </w:t>
      </w:r>
      <w:r>
        <w:t xml:space="preserve"> </w:t>
      </w:r>
    </w:p>
    <w:p>
      <w:pPr>
        <w:numPr>
          <w:ilvl w:val="0"/>
          <w:numId w:val="1054"/>
        </w:numPr>
      </w:pPr>
      <w:del w:id="15125" w:author="PR Preview" w:date="2026-01-01T00:00:00Z">
        <w:r>
          <w:delText xml:space="preserve">For</w:delText>
        </w:r>
      </w:del>
      <w:del w:id="15126"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5127" w:author="PR Preview" w:date="2026-01-01T00:00:00Z">
        <w:r>
          <w:delText xml:space="preserve"> </w:delText>
        </w:r>
      </w:del>
      <w:del w:id="15128" w:author="PR Preview" w:date="2026-01-01T00:00:00Z">
        <w:r>
          <w:delText xml:space="preserve">and</w:delText>
        </w:r>
      </w:del>
      <w:del w:id="15129"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4</m:t>
        </m:r>
        <m:r>
          <m:rPr>
            <m:sty m:val="p"/>
          </m:rPr>
          <m:t>)</m:t>
        </m:r>
      </m:oMath>
      <w:del w:id="15130" w:author="PR Preview" w:date="2026-01-01T00:00:00Z">
        <w:r>
          <w:delText xml:space="preserve">:</w:delText>
        </w:r>
      </w:del>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3</m:t>
              </m:r>
              <m:r>
                <m:rPr>
                  <m:sty m:val="p"/>
                </m:rPr>
                <m:t>+</m:t>
              </m:r>
              <m:r>
                <m:t>8</m:t>
              </m:r>
            </m:e>
            <m:e>
              <m:r>
                <m:t>&amp;</m:t>
              </m:r>
              <m:r>
                <m:rPr>
                  <m:sty m:val="p"/>
                </m:rPr>
                <m:t>=</m:t>
              </m:r>
              <m:r>
                <m:t>11</m:t>
              </m:r>
              <m:r>
                <m:rPr>
                  <m:sty m:val="p"/>
                </m:rPr>
                <m:t>,</m:t>
              </m:r>
            </m:e>
          </m:eqArr>
        </m:oMath>
      </m:oMathPara>
    </w:p>
    <w:p>
      <w:pPr>
        <w:numPr>
          <w:ilvl w:val="0"/>
          <w:numId w:val="1000"/>
        </w:numPr>
      </w:pPr>
      <w:del w:id="15131" w:author="PR Preview" w:date="2026-01-01T00:00:00Z">
        <w:r>
          <w:delText xml:space="preserve">while</w:delText>
        </w:r>
      </w:del>
      <w:del w:id="15132" w:author="PR Preview" w:date="2026-01-01T00:00:00Z">
        <w:r>
          <w:delText xml:space="preserve"> </w:delText>
        </w:r>
      </w:del>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ad>
          <m:radPr>
            <m:degHide m:val="on"/>
          </m:radPr>
          <m:deg/>
          <m:e>
            <m:r>
              <m:t>5</m:t>
            </m:r>
          </m:e>
        </m:rad>
        <m:r>
          <m:rPr>
            <m:sty m:val="p"/>
          </m:rPr>
          <m:t>⋅</m:t>
        </m:r>
        <m:r>
          <m:t>5</m:t>
        </m:r>
        <m:r>
          <m:rPr>
            <m:sty m:val="p"/>
          </m:rPr>
          <m:t>≈</m:t>
        </m:r>
        <m:r>
          <m:t>11.18</m:t>
        </m:r>
      </m:oMath>
      <w:del w:id="15133" w:author="PR Preview" w:date="2026-01-01T00:00:00Z">
        <w:r>
          <w:delText xml:space="preserve">.</w:delText>
        </w:r>
      </w:del>
      <w:del w:id="15134" w:author="PR Preview" w:date="2026-01-01T00:00:00Z">
        <w:r>
          <w:delText xml:space="preserve"> </w:delText>
        </w:r>
      </w:del>
      <w:del w:id="15135" w:author="PR Preview" w:date="2026-01-01T00:00:00Z">
        <w:r>
          <w:delText xml:space="preserve">The inequality is strict, and the vectors are linearly independent:</w:delText>
        </w:r>
      </w:del>
      <w:del w:id="15136" w:author="PR Preview" w:date="2026-01-01T00:00:00Z">
        <w:r>
          <w:delText xml:space="preserve"> </w:delText>
        </w:r>
      </w:del>
      <m:oMath>
        <m:r>
          <m:rPr>
            <m:sty m:val="p"/>
          </m:rPr>
          <m:t>(</m:t>
        </m:r>
        <m:r>
          <m:t>3</m:t>
        </m:r>
        <m:r>
          <m:rPr>
            <m:sty m:val="p"/>
          </m:rPr>
          <m:t>,</m:t>
        </m:r>
        <m:r>
          <m:t>4</m:t>
        </m:r>
        <m:r>
          <m:rPr>
            <m:sty m:val="p"/>
          </m:rPr>
          <m:t>)</m:t>
        </m:r>
      </m:oMath>
      <w:del w:id="15137" w:author="PR Preview" w:date="2026-01-01T00:00:00Z">
        <w:r>
          <w:delText xml:space="preserve"> </w:delText>
        </w:r>
      </w:del>
      <w:del w:id="15138" w:author="PR Preview" w:date="2026-01-01T00:00:00Z">
        <w:r>
          <w:delText xml:space="preserve">is not a multiple of</w:delText>
        </w:r>
      </w:del>
      <w:del w:id="15139" w:author="PR Preview" w:date="2026-01-01T00:00:00Z">
        <w:r>
          <w:delText xml:space="preserve"> </w:delText>
        </w:r>
      </w:del>
      <m:oMath>
        <m:r>
          <m:rPr>
            <m:sty m:val="p"/>
          </m:rPr>
          <m:t>(</m:t>
        </m:r>
        <m:r>
          <m:t>1</m:t>
        </m:r>
        <m:r>
          <m:rPr>
            <m:sty m:val="p"/>
          </m:rPr>
          <m:t>,</m:t>
        </m:r>
        <m:r>
          <m:t>2</m:t>
        </m:r>
        <m:r>
          <m:rPr>
            <m:sty m:val="p"/>
          </m:rPr>
          <m:t>)</m:t>
        </m:r>
      </m:oMath>
      <w:del w:id="15140" w:author="PR Preview" w:date="2026-01-01T00:00:00Z">
        <w:r>
          <w:delText xml:space="preserve">, since</w:delText>
        </w:r>
      </w:del>
      <w:del w:id="15141" w:author="PR Preview" w:date="2026-01-01T00:00:00Z">
        <w:r>
          <w:delText xml:space="preserve"> </w:delText>
        </w:r>
      </w:del>
      <m:oMath>
        <m:r>
          <m:t>3</m:t>
        </m:r>
        <m:r>
          <m:rPr>
            <m:sty m:val="p"/>
          </m:rPr>
          <m:t>⋅</m:t>
        </m:r>
        <m:r>
          <m:t>2</m:t>
        </m:r>
        <m:r>
          <m:rPr>
            <m:sty m:val="p"/>
          </m:rPr>
          <m:t>≠</m:t>
        </m:r>
        <m:r>
          <m:t>4</m:t>
        </m:r>
      </m:oMath>
      <w:del w:id="15142" w:author="PR Preview" w:date="2026-01-01T00:00:00Z">
        <w:r>
          <w:delText xml:space="preserve">.</w:delText>
        </w:r>
      </w:del>
    </w:p>
    <w:p>
      <w:pPr>
        <w:numPr>
          <w:ilvl w:val="0"/>
          <w:numId w:val="1054"/>
        </w:numPr>
      </w:pPr>
      <w:del w:id="15143" w:author="PR Preview" w:date="2026-01-01T00:00:00Z">
        <w:r>
          <w:delText xml:space="preserve">For</w:delText>
        </w:r>
      </w:del>
      <w:del w:id="1514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5145" w:author="PR Preview" w:date="2026-01-01T00:00:00Z">
        <w:r>
          <w:delText xml:space="preserve"> </w:delText>
        </w:r>
      </w:del>
      <w:del w:id="15146" w:author="PR Preview" w:date="2026-01-01T00:00:00Z">
        <w:r>
          <w:delText xml:space="preserve">and</w:delText>
        </w:r>
      </w:del>
    </w:p>
    <w:p>
      <w:pPr>
        <w:pStyle w:val="BodyText"/>
      </w:pPr>
      <m:oMathPara>
        <m:oMathParaPr>
          <m:jc m:val="center"/>
        </m:oMathParaPr>
        <m:oMath>
          <m:eqArr>
            <m:e>
              <m:limLow>
                <m:e>
                  <m:r>
                    <m:t>y</m:t>
                  </m:r>
                </m:e>
                <m:lim>
                  <m:r>
                    <m:rPr>
                      <m:sty m:val="p"/>
                    </m:rPr>
                    <m:t>∼</m:t>
                  </m:r>
                </m:lim>
              </m:limLow>
              <m:r>
                <m:t>&amp;</m:t>
              </m:r>
              <m:r>
                <m:rPr>
                  <m:sty m:val="p"/>
                </m:rPr>
                <m:t>=</m:t>
              </m:r>
              <m:r>
                <m:rPr>
                  <m:sty m:val="p"/>
                </m:rPr>
                <m:t>(</m:t>
              </m:r>
              <m:r>
                <m:t>2</m:t>
              </m:r>
              <m:r>
                <m:rPr>
                  <m:sty m:val="p"/>
                </m:rPr>
                <m:t>,</m:t>
              </m:r>
              <m:r>
                <m:t>4</m:t>
              </m:r>
              <m:r>
                <m:rPr>
                  <m:sty m:val="p"/>
                </m:rPr>
                <m:t>)</m:t>
              </m:r>
            </m:e>
            <m:e>
              <m:r>
                <m:t>&amp;</m:t>
              </m:r>
              <m:r>
                <m:rPr>
                  <m:sty m:val="p"/>
                </m:rPr>
                <m:t>=</m:t>
              </m:r>
              <m:r>
                <m:t>2</m:t>
              </m:r>
              <m:r>
                <m:t> </m:t>
              </m:r>
              <m:limLow>
                <m:e>
                  <m:r>
                    <m:t>x</m:t>
                  </m:r>
                </m:e>
                <m:lim>
                  <m:r>
                    <m:rPr>
                      <m:sty m:val="p"/>
                    </m:rPr>
                    <m:t>∼</m:t>
                  </m:r>
                </m:lim>
              </m:limLow>
              <m:r>
                <m:rPr>
                  <m:sty m:val="p"/>
                </m:rPr>
                <m:t>:</m:t>
              </m:r>
            </m:e>
          </m:eqArr>
        </m:oMath>
      </m:oMathPara>
    </w:p>
    <w:p>
      <w:pPr>
        <w:pStyle w:val="FirstParagraph"/>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2</m:t>
              </m:r>
              <m:r>
                <m:rPr>
                  <m:sty m:val="p"/>
                </m:rPr>
                <m:t>+</m:t>
              </m:r>
              <m:r>
                <m:t>8</m:t>
              </m:r>
            </m:e>
            <m:e>
              <m:r>
                <m:t>&amp;</m:t>
              </m:r>
              <m:r>
                <m:rPr>
                  <m:sty m:val="p"/>
                </m:rPr>
                <m:t>=</m:t>
              </m:r>
              <m:r>
                <m:t>10</m:t>
              </m:r>
            </m:e>
          </m:eqArr>
        </m:oMath>
      </m:oMathPara>
    </w:p>
    <w:p>
      <w:pPr>
        <w:numPr>
          <w:ilvl w:val="0"/>
          <w:numId w:val="1054"/>
        </w:numPr>
      </w:pPr>
      <w:ins w:id="15147" w:author="PR Preview" w:date="2026-01-01T00:00:00Z">
        <w:r>
          <w:t xml:space="preserve">For</w:t>
        </w:r>
      </w:ins>
      <w:ins w:id="15148" w:author="PR Preview" w:date="2026-01-01T00:00:00Z">
        <w:r>
          <w:t xml:space="preserve"> </w:t>
        </w:r>
      </w:ins>
      <w:ins w:id="15149" w:author="PR Preview" w:date="2026-01-01T00:00:00Z">
        <w:r>
          <w:t xml:space="preserve">$\mathord{\smash[b]{\underset{\raise.3ex\hbox{$\scriptstyle\sim$}}{x}}\vphantom{x}} = (1, 2)$</w:t>
        </w:r>
      </w:ins>
      <w:ins w:id="15150" w:author="PR Preview" w:date="2026-01-01T00:00:00Z">
        <w:r>
          <w:t xml:space="preserve"> </w:t>
        </w:r>
      </w:ins>
      <w:ins w:id="15151" w:author="PR Preview" w:date="2026-01-01T00:00:00Z">
        <w:r>
          <w:t xml:space="preserve">and</w:t>
        </w:r>
      </w:ins>
      <w:ins w:id="15152" w:author="PR Preview" w:date="2026-01-01T00:00:00Z">
        <w:r>
          <w:t xml:space="preserve"> </w:t>
        </w:r>
      </w:ins>
      <w:ins w:id="15153" w:author="PR Preview" w:date="2026-01-01T00:00:00Z">
        <w:r>
          <w:t xml:space="preserve">$\mathord{\smash[b]{\underset{\raise.3ex\hbox{$\scriptstyle\sim$}}{y}}\vphantom{y}} = (3, 4)$</w:t>
        </w:r>
      </w:ins>
      <w:ins w:id="15154" w:author="PR Preview" w:date="2026-01-01T00:00:00Z">
        <w:r>
          <w:t xml:space="preserve">:</w:t>
        </w:r>
      </w:ins>
    </w:p>
    <w:p>
      <w:pPr>
        <w:pStyle w:val="BodyText"/>
      </w:pPr>
      <w:ins w:id="15155" w:author="PR Preview" w:date="2026-01-01T00:00:00Z">
        <w:r>
          <w:t xml:space="preserve">$$
    \begin{aligned}
    \mathord{\smash[b]{\underset{\raise.3ex\hbox{$\scriptstyle\sim$}}{x}}\vphantom{x}} \cdot \mathord{\smash[b]{\underset{\raise.3ex\hbox{$\scriptstyle\sim$}}{y}}\vphantom{y}} &amp;= 3 + 8 \\
    &amp;= 11,
    \end{aligned}
    $$</w:t>
        </w:r>
      </w:ins>
    </w:p>
    <w:p>
      <w:pPr>
        <w:numPr>
          <w:ilvl w:val="0"/>
          <w:numId w:val="1000"/>
        </w:numPr>
      </w:pPr>
      <w:ins w:id="15156" w:author="PR Preview" w:date="2026-01-01T00:00:00Z">
        <w:r>
          <w:t xml:space="preserve">while</w:t>
        </w:r>
      </w:ins>
      <w:ins w:id="15157" w:author="PR Preview" w:date="2026-01-01T00:00:00Z">
        <w:r>
          <w:t xml:space="preserve"> </w:t>
        </w:r>
      </w:ins>
      <w:ins w:id="15158" w:author="PR Preview" w:date="2026-01-01T00:00:00Z">
        <w:r>
          <w:t xml:space="preserve">$\mathopen{}\left\lVert\mathord{\smash[b]{\underset{\raise.3ex\hbox{$\scriptstyle\sim$}}{x}}\vphantom{x}}\right\rVert\mathclose{}\,\mathopen{}\left\lVert\mathord{\smash[b]{\underset{\raise.3ex\hbox{$\scriptstyle\sim$}}{y}}\vphantom{y}}\right\rVert\mathclose{} = \sqrt{5} \cdot 5 \approx 11.18$</w:t>
        </w:r>
      </w:ins>
      <w:ins w:id="15159" w:author="PR Preview" w:date="2026-01-01T00:00:00Z">
        <w:r>
          <w:t xml:space="preserve">.</w:t>
        </w:r>
      </w:ins>
      <w:ins w:id="15160" w:author="PR Preview" w:date="2026-01-01T00:00:00Z">
        <w:r>
          <w:t xml:space="preserve"> </w:t>
        </w:r>
      </w:ins>
      <w:ins w:id="15161" w:author="PR Preview" w:date="2026-01-01T00:00:00Z">
        <w:r>
          <w:t xml:space="preserve">The inequality is strict, and the vectors are linearly independent:</w:t>
        </w:r>
      </w:ins>
      <w:ins w:id="15162" w:author="PR Preview" w:date="2026-01-01T00:00:00Z">
        <w:r>
          <w:t xml:space="preserve"> </w:t>
        </w:r>
      </w:ins>
      <m:oMath>
        <m:r>
          <m:rPr>
            <m:sty m:val="p"/>
          </m:rPr>
          <m:t>(</m:t>
        </m:r>
        <m:r>
          <m:t>3</m:t>
        </m:r>
        <m:r>
          <m:rPr>
            <m:sty m:val="p"/>
          </m:rPr>
          <m:t>,</m:t>
        </m:r>
        <m:r>
          <m:t>4</m:t>
        </m:r>
        <m:r>
          <m:rPr>
            <m:sty m:val="p"/>
          </m:rPr>
          <m:t>)</m:t>
        </m:r>
      </m:oMath>
      <w:ins w:id="15163" w:author="PR Preview" w:date="2026-01-01T00:00:00Z">
        <w:r>
          <w:t xml:space="preserve"> </w:t>
        </w:r>
      </w:ins>
      <w:ins w:id="15164" w:author="PR Preview" w:date="2026-01-01T00:00:00Z">
        <w:r>
          <w:t xml:space="preserve">is not a multiple of</w:t>
        </w:r>
      </w:ins>
      <w:ins w:id="15165" w:author="PR Preview" w:date="2026-01-01T00:00:00Z">
        <w:r>
          <w:t xml:space="preserve"> </w:t>
        </w:r>
      </w:ins>
      <m:oMath>
        <m:r>
          <m:rPr>
            <m:sty m:val="p"/>
          </m:rPr>
          <m:t>(</m:t>
        </m:r>
        <m:r>
          <m:t>1</m:t>
        </m:r>
        <m:r>
          <m:rPr>
            <m:sty m:val="p"/>
          </m:rPr>
          <m:t>,</m:t>
        </m:r>
        <m:r>
          <m:t>2</m:t>
        </m:r>
        <m:r>
          <m:rPr>
            <m:sty m:val="p"/>
          </m:rPr>
          <m:t>)</m:t>
        </m:r>
      </m:oMath>
      <w:ins w:id="15166" w:author="PR Preview" w:date="2026-01-01T00:00:00Z">
        <w:r>
          <w:t xml:space="preserve">, since</w:t>
        </w:r>
      </w:ins>
      <w:ins w:id="15167" w:author="PR Preview" w:date="2026-01-01T00:00:00Z">
        <w:r>
          <w:t xml:space="preserve"> </w:t>
        </w:r>
      </w:ins>
      <m:oMath>
        <m:r>
          <m:t>3</m:t>
        </m:r>
        <m:r>
          <m:rPr>
            <m:sty m:val="p"/>
          </m:rPr>
          <m:t>⋅</m:t>
        </m:r>
        <m:r>
          <m:t>2</m:t>
        </m:r>
        <m:r>
          <m:rPr>
            <m:sty m:val="p"/>
          </m:rPr>
          <m:t>≠</m:t>
        </m:r>
        <m:r>
          <m:t>4</m:t>
        </m:r>
      </m:oMath>
      <w:ins w:id="15168" w:author="PR Preview" w:date="2026-01-01T00:00:00Z">
        <w:r>
          <w:t xml:space="preserve">.</w:t>
        </w:r>
      </w:ins>
    </w:p>
    <w:p>
      <w:pPr>
        <w:numPr>
          <w:ilvl w:val="0"/>
          <w:numId w:val="1054"/>
        </w:numPr>
      </w:pPr>
      <w:ins w:id="15169" w:author="PR Preview" w:date="2026-01-01T00:00:00Z">
        <w:r>
          <w:t xml:space="preserve">For</w:t>
        </w:r>
      </w:ins>
      <w:ins w:id="15170" w:author="PR Preview" w:date="2026-01-01T00:00:00Z">
        <w:r>
          <w:t xml:space="preserve"> </w:t>
        </w:r>
      </w:ins>
      <w:ins w:id="15171" w:author="PR Preview" w:date="2026-01-01T00:00:00Z">
        <w:r>
          <w:t xml:space="preserve">$\mathord{\smash[b]{\underset{\raise.3ex\hbox{$\scriptstyle\sim$}}{x}}\vphantom{x}} = (1, 2)$</w:t>
        </w:r>
      </w:ins>
      <w:ins w:id="15172" w:author="PR Preview" w:date="2026-01-01T00:00:00Z">
        <w:r>
          <w:t xml:space="preserve"> </w:t>
        </w:r>
      </w:ins>
      <w:ins w:id="15173" w:author="PR Preview" w:date="2026-01-01T00:00:00Z">
        <w:r>
          <w:t xml:space="preserve">and</w:t>
        </w:r>
      </w:ins>
    </w:p>
    <w:p>
      <w:pPr>
        <w:pStyle w:val="BodyText"/>
      </w:pPr>
      <w:ins w:id="15174" w:author="PR Preview" w:date="2026-01-01T00:00:00Z">
        <w:r>
          <w:t xml:space="preserve">$$
    \begin{aligned}
    \mathord{\smash[b]{\underset{\raise.3ex\hbox{$\scriptstyle\sim$}}{y}}\vphantom{y}} &amp;= (2, 4) \\
    &amp;= 2\,\mathord{\smash[b]{\underset{\raise.3ex\hbox{$\scriptstyle\sim$}}{x}}\vphantom{x}}:
    \end{aligned}
    $$</w:t>
        </w:r>
      </w:ins>
    </w:p>
    <w:p>
      <w:pPr>
        <w:pStyle w:val="FirstParagraph"/>
      </w:pPr>
      <w:ins w:id="15175" w:author="PR Preview" w:date="2026-01-01T00:00:00Z">
        <w:r>
          <w:t xml:space="preserve">$$
    \begin{aligned}
    \mathord{\smash[b]{\underset{\raise.3ex\hbox{$\scriptstyle\sim$}}{x}}\vphantom{x}} \cdot \mathord{\smash[b]{\underset{\raise.3ex\hbox{$\scriptstyle\sim$}}{y}}\vphantom{y}} &amp;= 2 + 8 \\
    &amp;= 10
    \end{aligned}
    $$</w:t>
        </w:r>
      </w:ins>
    </w:p>
    <w:p>
      <w:pPr>
        <w:numPr>
          <w:ilvl w:val="0"/>
          <w:numId w:val="1000"/>
        </w:numPr>
      </w:pPr>
      <w:r>
        <w:t xml:space="preserve">and</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t>&amp;</m:t>
              </m:r>
              <m:r>
                <m:rPr>
                  <m:sty m:val="p"/>
                </m:rPr>
                <m:t>=</m:t>
              </m:r>
              <m:rad>
                <m:radPr>
                  <m:degHide m:val="on"/>
                </m:radPr>
                <m:deg/>
                <m:e>
                  <m:r>
                    <m:t>5</m:t>
                  </m:r>
                </m:e>
              </m:rad>
              <m:r>
                <m:t> </m:t>
              </m:r>
              <m:rad>
                <m:radPr>
                  <m:degHide m:val="on"/>
                </m:radPr>
                <m:deg/>
                <m:e>
                  <m:r>
                    <m:t>20</m:t>
                  </m:r>
                </m:e>
              </m:rad>
            </m:e>
            <m:e>
              <m:r>
                <m:t>&amp;</m:t>
              </m:r>
              <m:r>
                <m:rPr>
                  <m:sty m:val="p"/>
                </m:rPr>
                <m:t>=</m:t>
              </m:r>
              <m:rad>
                <m:radPr>
                  <m:degHide m:val="on"/>
                </m:radPr>
                <m:deg/>
                <m:e>
                  <m:r>
                    <m:t>100</m:t>
                  </m:r>
                </m:e>
              </m:rad>
            </m:e>
            <m:e>
              <m:r>
                <m:t>&amp;</m:t>
              </m:r>
              <m:r>
                <m:rPr>
                  <m:sty m:val="p"/>
                </m:rPr>
                <m:t>=</m:t>
              </m:r>
              <m:r>
                <m:t>10</m:t>
              </m:r>
              <m:r>
                <m:rPr>
                  <m:sty m:val="p"/>
                </m:rPr>
                <m:t>,</m:t>
              </m:r>
            </m:e>
          </m:eqArr>
        </m:oMath>
      </m:oMathPara>
    </w:p>
    <w:p>
      <w:pPr>
        <w:pStyle w:val="BodyText"/>
      </w:pPr>
      <w:ins w:id="15176" w:author="PR Preview" w:date="2026-01-01T00:00:00Z">
        <w:r>
          <w:t xml:space="preserve">$$
    \begin{aligned}
    \mathopen{}\left\lVert\mathord{\smash[b]{\underset{\raise.3ex\hbox{$\scriptstyle\sim$}}{x}}\vphantom{x}}\right\rVert\mathclose{}\,\mathopen{}\left\lVert\mathord{\smash[b]{\underset{\raise.3ex\hbox{$\scriptstyle\sim$}}{y}}\vphantom{y}}\right\rVert\mathclose{} &amp;= \sqrt{5}\,\sqrt{20} \\
    &amp;= \sqrt{100} \\
    &amp;= 10,
    \end{aligned}
    $$</w:t>
        </w:r>
      </w:ins>
    </w:p>
    <w:p>
      <w:pPr>
        <w:numPr>
          <w:ilvl w:val="0"/>
          <w:numId w:val="1000"/>
        </w:numPr>
      </w:pPr>
      <w:r>
        <w:t xml:space="preserve">so equality holds.</w:t>
      </w:r>
    </w:p>
    <w:bookmarkEnd w:id="361"/>
    <w:bookmarkStart w:id="362" w:name="thm-triangle-inequality"/>
    <w:p>
      <w:pPr>
        <w:pStyle w:val="FirstParagraph"/>
      </w:pPr>
      <w:del w:id="15177" w:author="PR Preview" w:date="2026-01-01T00:00:00Z">
        <w:r>
          <w:rPr>
            <w:b/>
            <w:bCs/>
          </w:rPr>
          <w:delText xml:space="preserve">Theorem 59 (Triangle inequality)</w:delText>
        </w:r>
      </w:del>
      <w:del w:id="15178" w:author="PR Preview" w:date="2026-01-01T00:00:00Z">
        <w:r>
          <w:delText xml:space="preserve"> </w:delText>
        </w:r>
      </w:del>
      <w:del w:id="15179" w:author="PR Preview" w:date="2026-01-01T00:00:00Z">
        <w:r>
          <w:delText xml:space="preserve">For any</w:delText>
        </w:r>
      </w:del>
      <w:del w:id="1518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5181" w:author="PR Preview" w:date="2026-01-01T00:00:00Z">
        <w:r>
          <w:delText xml:space="preserve">,</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oMath>
      </m:oMathPara>
    </w:p>
    <w:p>
      <w:pPr>
        <w:pStyle w:val="FirstParagraph"/>
      </w:pPr>
      <w:ins w:id="15182" w:author="PR Preview" w:date="2026-01-01T00:00:00Z">
        <w:r>
          <w:rPr>
            <w:b/>
            <w:bCs/>
          </w:rPr>
          <w:t xml:space="preserve">Theorem 59 (Triangle inequality)</w:t>
        </w:r>
      </w:ins>
      <w:ins w:id="15183" w:author="PR Preview" w:date="2026-01-01T00:00:00Z">
        <w:r>
          <w:t xml:space="preserve"> </w:t>
        </w:r>
      </w:ins>
      <w:ins w:id="15184" w:author="PR Preview" w:date="2026-01-01T00:00:00Z">
        <w:r>
          <w:t xml:space="preserve">For any</w:t>
        </w:r>
      </w:ins>
      <w:ins w:id="15185" w:author="PR Preview" w:date="2026-01-01T00:00:00Z">
        <w:r>
          <w:t xml:space="preserve"> </w:t>
        </w:r>
      </w:ins>
      <w:ins w:id="15186" w:author="PR Preview" w:date="2026-01-01T00:00:00Z">
        <w:r>
          <w:t xml:space="preserve">$\mathord{\smash[b]{\underset{\raise.3ex\hbox{$\scriptstyle\sim$}}{x}}\vphantom{x}}, \mathord{\smash[b]{\underset{\raise.3ex\hbox{$\scriptstyle\sim$}}{y}}\vphantom{y}} \in \mathbb{R}^p$</w:t>
        </w:r>
      </w:ins>
      <w:ins w:id="15187" w:author="PR Preview" w:date="2026-01-01T00:00:00Z">
        <w:r>
          <w:t xml:space="preserve">,</w:t>
        </w:r>
      </w:ins>
    </w:p>
    <w:p>
      <w:pPr>
        <w:pStyle w:val="BodyText"/>
      </w:pPr>
      <w:ins w:id="15188" w:author="PR Preview" w:date="2026-01-01T00:00:00Z">
        <w:r>
          <w:t xml:space="preserve">$$
    \mathopen{}\left\lVert\mathord{\smash[b]{\underset{\raise.3ex\hbox{$\scriptstyle\sim$}}{x}}\vphantom{x}} + \mathord{\smash[b]{\underset{\raise.3ex\hbox{$\scriptstyle\sim$}}{y}}\vphantom{y}}\right\rVert\mathclose{} \le \mathopen{}\left\lVert\mathord{\smash[b]{\underset{\raise.3ex\hbox{$\scriptstyle\sim$}}{x}}\vphantom{x}}\right\rVert\mathclose{} + \mathopen{}\left\lVert\mathord{\smash[b]{\underset{\raise.3ex\hbox{$\scriptstyle\sim$}}{y}}\vphantom{y}}\right\rVert\mathclose{}.
    $$</w:t>
        </w:r>
      </w:ins>
    </w:p>
    <w:bookmarkEnd w:id="362"/>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p>
                <m:e>
                  <m:r>
                    <m:t>​</m:t>
                  </m:r>
                </m:e>
                <m:sup>
                  <m:r>
                    <m:t>2</m:t>
                  </m:r>
                </m:sup>
              </m:sSup>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57</m:t>
              </m:r>
              <m:r>
                <m:rPr>
                  <m:nor/>
                  <m:sty m:val="p"/>
                </m:rPr>
                <m:t>)</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(a number is at most its absolute value)</m:t>
              </m:r>
            </m:e>
            <m:e>
              <m:r>
                <m:t>&amp;</m:t>
              </m:r>
              <m:r>
                <m:rPr>
                  <m:sty m:val="p"/>
                </m:rPr>
                <m:t>≤</m:t>
              </m:r>
              <m:r>
                <m:t>​</m:t>
              </m:r>
              <m:d>
                <m:dPr>
                  <m:begChr m:val="∥"/>
                  <m:sepChr m:val=""/>
                  <m:endChr m:val="∥"/>
                  <m:grow/>
                </m:dPr>
                <m:e>
                  <m:limLow>
                    <m:e>
                      <m:r>
                        <m:t>x</m:t>
                      </m:r>
                    </m:e>
                    <m:lim>
                      <m:r>
                        <m:rPr>
                          <m:sty m:val="p"/>
                        </m:rPr>
                        <m:t>∼</m:t>
                      </m:r>
                    </m:lim>
                  </m:limLow>
                </m:e>
              </m:d>
              <m:sSup>
                <m:e>
                  <m:r>
                    <m:t>​</m:t>
                  </m:r>
                </m:e>
                <m:sup>
                  <m:r>
                    <m:t>2</m:t>
                  </m:r>
                </m:sup>
              </m:sSup>
              <m:r>
                <m:rPr>
                  <m:sty m:val="p"/>
                </m:rPr>
                <m:t>+</m:t>
              </m:r>
              <m:r>
                <m:t>2</m:t>
              </m:r>
              <m:r>
                <m:t> </m:t>
              </m:r>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m:t>
              </m:r>
              <m:r>
                <m:t>​</m:t>
              </m:r>
              <m:d>
                <m:dPr>
                  <m:begChr m:val="∥"/>
                  <m:sepChr m:val=""/>
                  <m:endChr m:val="∥"/>
                  <m:grow/>
                </m:dPr>
                <m:e>
                  <m:limLow>
                    <m:e>
                      <m:r>
                        <m:t>y</m:t>
                      </m:r>
                    </m:e>
                    <m:lim>
                      <m:r>
                        <m:rPr>
                          <m:sty m:val="p"/>
                        </m:rPr>
                        <m:t>∼</m:t>
                      </m:r>
                    </m:lim>
                  </m:limLow>
                </m:e>
              </m:d>
              <m:sSup>
                <m:e>
                  <m:r>
                    <m:t>​</m:t>
                  </m:r>
                </m:e>
                <m:sup>
                  <m:r>
                    <m:t>2</m:t>
                  </m:r>
                </m:sup>
              </m:sSup>
              <m:r>
                <m:t>&amp;</m:t>
              </m:r>
              <m:r>
                <m:t>&amp;</m:t>
              </m:r>
              <m:r>
                <m:rPr>
                  <m:nor/>
                  <m:sty m:val="p"/>
                </m:rPr>
                <m:t>(</m:t>
              </m:r>
              <m:r>
                <m:rPr>
                  <m:nor/>
                  <m:sty m:val="p"/>
                </m:rPr>
                <m:t>Theorem 58</m:t>
              </m:r>
              <m:r>
                <m:rPr>
                  <m:nor/>
                  <m:sty m:val="p"/>
                </m:rPr>
                <m:t>)</m:t>
              </m:r>
            </m:e>
            <m:e>
              <m:r>
                <m:t>&amp;</m:t>
              </m:r>
              <m:r>
                <m:rPr>
                  <m:sty m:val="p"/>
                </m:rPr>
                <m:t>=</m:t>
              </m:r>
              <m:r>
                <m:t>​</m:t>
              </m:r>
              <m:d>
                <m:dPr>
                  <m:begChr m:val="("/>
                  <m:sepChr m:val=""/>
                  <m:endChr m:val=")"/>
                  <m:grow/>
                </m:dP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e>
              </m:d>
              <m:sSup>
                <m:e>
                  <m:r>
                    <m:t>​</m:t>
                  </m:r>
                </m:e>
                <m:sup>
                  <m:r>
                    <m:t>2</m:t>
                  </m:r>
                </m:sup>
              </m:sSup>
              <m:r>
                <m:rPr>
                  <m:sty m:val="p"/>
                </m:rPr>
                <m:t>.</m:t>
              </m:r>
              <m:r>
                <m:t>&amp;</m:t>
              </m:r>
              <m:r>
                <m:t>&amp;</m:t>
              </m:r>
              <m:r>
                <m:rPr>
                  <m:nor/>
                  <m:sty m:val="p"/>
                </m:rPr>
                <m:t>(expand the square)</m:t>
              </m:r>
            </m:e>
          </m:eqArr>
        </m:oMath>
      </m:oMathPara>
    </w:p>
    <w:p>
      <w:pPr>
        <w:pStyle w:val="FirstParagraph"/>
      </w:pPr>
      <w:del w:id="15189" w:author="PR Preview" w:date="2026-01-01T00:00:00Z">
        <w:r>
          <w:delText xml:space="preserve">Both</w:delText>
        </w:r>
      </w:del>
      <w:del w:id="15190"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5191" w:author="PR Preview" w:date="2026-01-01T00:00:00Z">
        <w:r>
          <w:delText xml:space="preserve"> </w:delText>
        </w:r>
      </w:del>
      <w:del w:id="15192" w:author="PR Preview" w:date="2026-01-01T00:00:00Z">
        <w:r>
          <w:delText xml:space="preserve">and</w:delText>
        </w:r>
      </w:del>
      <w:del w:id="15193"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del w:id="15194" w:author="PR Preview" w:date="2026-01-01T00:00:00Z">
        <w:r>
          <w:delText xml:space="preserve"> </w:delText>
        </w:r>
      </w:del>
      <w:del w:id="15195" w:author="PR Preview" w:date="2026-01-01T00:00:00Z">
        <w:r>
          <w:delText xml:space="preserve">are nonnegative (</w:delText>
        </w:r>
      </w:del>
      <w:hyperlink w:anchor="thm-norm-properties">
        <w:del w:id="15196" w:author="PR Preview" w:date="2026-01-01T00:00:00Z">
          <w:r>
            <w:rPr>
              <w:rStyle w:val="Hyperlink"/>
            </w:rPr>
            <w:delText xml:space="preserve">Theorem 56</w:delText>
          </w:r>
        </w:del>
      </w:hyperlink>
      <w:del w:id="15197" w:author="PR Preview" w:date="2026-01-01T00:00:00Z">
        <w:r>
          <w:delText xml:space="preserve">),</w:delText>
        </w:r>
      </w:del>
      <w:del w:id="15198" w:author="PR Preview" w:date="2026-01-01T00:00:00Z">
        <w:r>
          <w:delText xml:space="preserve"> </w:delText>
        </w:r>
      </w:del>
      <w:del w:id="15199" w:author="PR Preview" w:date="2026-01-01T00:00:00Z">
        <w:r>
          <w:delText xml:space="preserve">and for nonnegative numbers</w:delText>
        </w:r>
      </w:del>
      <w:del w:id="15200" w:author="PR Preview" w:date="2026-01-01T00:00:00Z">
        <w:r>
          <w:delText xml:space="preserve"> </w:delText>
        </w:r>
      </w:del>
      <m:oMath>
        <m:sSup>
          <m:e>
            <m:r>
              <m:t>a</m:t>
            </m:r>
          </m:e>
          <m:sup>
            <m:r>
              <m:t>2</m:t>
            </m:r>
          </m:sup>
        </m:sSup>
        <m:r>
          <m:rPr>
            <m:sty m:val="p"/>
          </m:rPr>
          <m:t>≤</m:t>
        </m:r>
        <m:sSup>
          <m:e>
            <m:r>
              <m:t>b</m:t>
            </m:r>
          </m:e>
          <m:sup>
            <m:r>
              <m:t>2</m:t>
            </m:r>
          </m:sup>
        </m:sSup>
      </m:oMath>
      <w:del w:id="15201" w:author="PR Preview" w:date="2026-01-01T00:00:00Z">
        <w:r>
          <w:delText xml:space="preserve"> </w:delText>
        </w:r>
      </w:del>
      <w:del w:id="15202" w:author="PR Preview" w:date="2026-01-01T00:00:00Z">
        <w:r>
          <w:delText xml:space="preserve">implies</w:delText>
        </w:r>
      </w:del>
      <w:del w:id="15203" w:author="PR Preview" w:date="2026-01-01T00:00:00Z">
        <w:r>
          <w:delText xml:space="preserve"> </w:delText>
        </w:r>
      </w:del>
      <m:oMath>
        <m:r>
          <m:t>a</m:t>
        </m:r>
        <m:r>
          <m:rPr>
            <m:sty m:val="p"/>
          </m:rPr>
          <m:t>≤</m:t>
        </m:r>
        <m:r>
          <m:t>b</m:t>
        </m:r>
      </m:oMath>
      <w:del w:id="15204" w:author="PR Preview" w:date="2026-01-01T00:00:00Z">
        <w:r>
          <w:delText xml:space="preserve">.</w:delText>
        </w:r>
      </w:del>
    </w:p>
    <w:p>
      <w:pPr>
        <w:pStyle w:val="BodyText"/>
      </w:pPr>
      <w:ins w:id="15205" w:author="PR Preview" w:date="2026-01-01T00:00:00Z">
        <w:r>
          <w:t xml:space="preserve">$$
    \begin{aligned}
    \mathopen{}\left\lVert\mathord{\smash[b]{\underset{\raise.3ex\hbox{$\scriptstyle\sim$}}{x}}\vphantom{x}} + \mathord{\smash[b]{\underset{\raise.3ex\hbox{$\scriptstyle\sim$}}{y}}\vphantom{y}}\right\rVert\mathclose{}^2
    &amp;= \mathopen{}\left\lVert\mathord{\smash[b]{\underset{\raise.3ex\hbox{$\scriptstyle\sim$}}{x}}\vphantom{x}}\right\rVert\mathclose{}^2 + 2\,(\mathord{\smash[b]{\underset{\raise.3ex\hbox{$\scriptstyle\sim$}}{x}}\vphantom{x}} \cdot \mathord{\smash[b]{\underset{\raise.3ex\hbox{$\scriptstyle\sim$}}{y}}\vphantom{y}}) + \mathopen{}\left\lVert\mathord{\smash[b]{\underset{\raise.3ex\hbox{$\scriptstyle\sim$}}{y}}\vphantom{y}}\right\rVert\mathclose{}^2
    &amp;&amp; \text{(}\text{Theorem~57}\text{)}
    \\
    &amp;\le \mathopen{}\left\lVert\mathord{\smash[b]{\underset{\raise.3ex\hbox{$\scriptstyle\sim$}}{x}}\vphantom{x}}\right\rVert\mathclose{}^2 + 2\,\mathopen{}\left|\mathord{\smash[b]{\underset{\raise.3ex\hbox{$\scriptstyle\sim$}}{x}}\vphantom{x}} \cdot \mathord{\smash[b]{\underset{\raise.3ex\hbox{$\scriptstyle\sim$}}{y}}\vphantom{y}}\right|\mathclose{} + \mathopen{}\left\lVert\mathord{\smash[b]{\underset{\raise.3ex\hbox{$\scriptstyle\sim$}}{y}}\vphantom{y}}\right\rVert\mathclose{}^2
    &amp;&amp; \text{(a number is at most its absolute value)}
    \\
    &amp;\le \mathopen{}\left\lVert\mathord{\smash[b]{\underset{\raise.3ex\hbox{$\scriptstyle\sim$}}{x}}\vphantom{x}}\right\rVert\mathclose{}^2 + 2\,\mathopen{}\left\lVert\mathord{\smash[b]{\underset{\raise.3ex\hbox{$\scriptstyle\sim$}}{x}}\vphantom{x}}\right\rVert\mathclose{}\,\mathopen{}\left\lVert\mathord{\smash[b]{\underset{\raise.3ex\hbox{$\scriptstyle\sim$}}{y}}\vphantom{y}}\right\rVert\mathclose{} + \mathopen{}\left\lVert\mathord{\smash[b]{\underset{\raise.3ex\hbox{$\scriptstyle\sim$}}{y}}\vphantom{y}}\right\rVert\mathclose{}^2
    &amp;&amp; \text{(}\text{Theorem~58}\text{)}
    \\
    &amp;= \mathopen{}\left(\mathopen{}\left\lVert\mathord{\smash[b]{\underset{\raise.3ex\hbox{$\scriptstyle\sim$}}{x}}\vphantom{x}}\right\rVert\mathclose{} + \mathopen{}\left\lVert\mathord{\smash[b]{\underset{\raise.3ex\hbox{$\scriptstyle\sim$}}{y}}\vphantom{y}}\right\rVert\mathclose{}\right)\mathclose{}^2.
    &amp;&amp; \text{(expand the square)}
    \end{aligned}
    $$</w:t>
        </w:r>
      </w:ins>
    </w:p>
    <w:p>
      <w:pPr>
        <w:pStyle w:val="FirstParagraph"/>
      </w:pPr>
      <w:ins w:id="15206" w:author="PR Preview" w:date="2026-01-01T00:00:00Z">
        <w:r>
          <w:t xml:space="preserve">Both</w:t>
        </w:r>
      </w:ins>
      <w:ins w:id="15207" w:author="PR Preview" w:date="2026-01-01T00:00:00Z">
        <w:r>
          <w:t xml:space="preserve"> </w:t>
        </w:r>
      </w:ins>
      <w:ins w:id="15208" w:author="PR Preview" w:date="2026-01-01T00:00:00Z">
        <w:r>
          <w:t xml:space="preserve">$\mathopen{}\left\lVert\mathord{\smash[b]{\underset{\raise.3ex\hbox{$\scriptstyle\sim$}}{x}}\vphantom{x}} + \mathord{\smash[b]{\underset{\raise.3ex\hbox{$\scriptstyle\sim$}}{y}}\vphantom{y}}\right\rVert\mathclose{}$</w:t>
        </w:r>
      </w:ins>
      <w:ins w:id="15209" w:author="PR Preview" w:date="2026-01-01T00:00:00Z">
        <w:r>
          <w:t xml:space="preserve"> </w:t>
        </w:r>
      </w:ins>
      <w:ins w:id="15210" w:author="PR Preview" w:date="2026-01-01T00:00:00Z">
        <w:r>
          <w:t xml:space="preserve">and</w:t>
        </w:r>
      </w:ins>
      <w:ins w:id="15211" w:author="PR Preview" w:date="2026-01-01T00:00:00Z">
        <w:r>
          <w:t xml:space="preserve"> </w:t>
        </w:r>
      </w:ins>
      <w:ins w:id="15212" w:author="PR Preview" w:date="2026-01-01T00:00:00Z">
        <w:r>
          <w:t xml:space="preserve">$\mathopen{}\left\lVert\mathord{\smash[b]{\underset{\raise.3ex\hbox{$\scriptstyle\sim$}}{x}}\vphantom{x}}\right\rVert\mathclose{} + \mathopen{}\left\lVert\mathord{\smash[b]{\underset{\raise.3ex\hbox{$\scriptstyle\sim$}}{y}}\vphantom{y}}\right\rVert\mathclose{}$</w:t>
        </w:r>
      </w:ins>
      <w:ins w:id="15213" w:author="PR Preview" w:date="2026-01-01T00:00:00Z">
        <w:r>
          <w:t xml:space="preserve"> </w:t>
        </w:r>
      </w:ins>
      <w:ins w:id="15214" w:author="PR Preview" w:date="2026-01-01T00:00:00Z">
        <w:r>
          <w:t xml:space="preserve">are nonnegative (</w:t>
        </w:r>
      </w:ins>
      <w:hyperlink w:anchor="thm-norm-properties">
        <w:ins w:id="15215" w:author="PR Preview" w:date="2026-01-01T00:00:00Z">
          <w:r>
            <w:rPr>
              <w:rStyle w:val="Hyperlink"/>
            </w:rPr>
            <w:t xml:space="preserve">Theorem 56</w:t>
          </w:r>
        </w:ins>
      </w:hyperlink>
      <w:ins w:id="15216" w:author="PR Preview" w:date="2026-01-01T00:00:00Z">
        <w:r>
          <w:t xml:space="preserve">),</w:t>
        </w:r>
      </w:ins>
      <w:ins w:id="15217" w:author="PR Preview" w:date="2026-01-01T00:00:00Z">
        <w:r>
          <w:t xml:space="preserve"> </w:t>
        </w:r>
      </w:ins>
      <w:ins w:id="15218" w:author="PR Preview" w:date="2026-01-01T00:00:00Z">
        <w:r>
          <w:t xml:space="preserve">and for nonnegative numbers</w:t>
        </w:r>
      </w:ins>
      <w:ins w:id="15219" w:author="PR Preview" w:date="2026-01-01T00:00:00Z">
        <w:r>
          <w:t xml:space="preserve"> </w:t>
        </w:r>
      </w:ins>
      <m:oMath>
        <m:sSup>
          <m:e>
            <m:r>
              <m:t>a</m:t>
            </m:r>
          </m:e>
          <m:sup>
            <m:r>
              <m:t>2</m:t>
            </m:r>
          </m:sup>
        </m:sSup>
        <m:r>
          <m:rPr>
            <m:sty m:val="p"/>
          </m:rPr>
          <m:t>≤</m:t>
        </m:r>
        <m:sSup>
          <m:e>
            <m:r>
              <m:t>b</m:t>
            </m:r>
          </m:e>
          <m:sup>
            <m:r>
              <m:t>2</m:t>
            </m:r>
          </m:sup>
        </m:sSup>
      </m:oMath>
      <w:ins w:id="15220" w:author="PR Preview" w:date="2026-01-01T00:00:00Z">
        <w:r>
          <w:t xml:space="preserve"> </w:t>
        </w:r>
      </w:ins>
      <w:ins w:id="15221" w:author="PR Preview" w:date="2026-01-01T00:00:00Z">
        <w:r>
          <w:t xml:space="preserve">implies</w:t>
        </w:r>
      </w:ins>
      <w:ins w:id="15222" w:author="PR Preview" w:date="2026-01-01T00:00:00Z">
        <w:r>
          <w:t xml:space="preserve"> </w:t>
        </w:r>
      </w:ins>
      <m:oMath>
        <m:r>
          <m:t>a</m:t>
        </m:r>
        <m:r>
          <m:rPr>
            <m:sty m:val="p"/>
          </m:rPr>
          <m:t>≤</m:t>
        </m:r>
        <m:r>
          <m:t>b</m:t>
        </m:r>
      </m:oMath>
      <w:ins w:id="15223" w:author="PR Preview" w:date="2026-01-01T00:00:00Z">
        <w:r>
          <w:t xml:space="preserve">.</w:t>
        </w:r>
      </w:ins>
    </w:p>
    <w:bookmarkStart w:id="363" w:name="exm-triangle-inequality"/>
    <w:p>
      <w:pPr>
        <w:pStyle w:val="BodyText"/>
      </w:pPr>
      <w:r>
        <w:rPr>
          <w:b/>
          <w:bCs/>
        </w:rPr>
        <w:t xml:space="preserve">Example 105 (A strict case and an equality case)</w:t>
      </w:r>
      <w:r>
        <w:t xml:space="preserve"> </w:t>
      </w:r>
      <w:r>
        <w:t xml:space="preserve"> </w:t>
      </w:r>
    </w:p>
    <w:p>
      <w:pPr>
        <w:numPr>
          <w:ilvl w:val="0"/>
          <w:numId w:val="1055"/>
        </w:numPr>
      </w:pPr>
      <w:del w:id="15224" w:author="PR Preview" w:date="2026-01-01T00:00:00Z">
        <w:r>
          <w:delText xml:space="preserve">For</w:delText>
        </w:r>
      </w:del>
      <w:del w:id="15225"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0</m:t>
        </m:r>
        <m:r>
          <m:rPr>
            <m:sty m:val="p"/>
          </m:rPr>
          <m:t>)</m:t>
        </m:r>
      </m:oMath>
      <w:del w:id="15226" w:author="PR Preview" w:date="2026-01-01T00:00:00Z">
        <w:r>
          <w:delText xml:space="preserve"> </w:delText>
        </w:r>
      </w:del>
      <w:del w:id="15227" w:author="PR Preview" w:date="2026-01-01T00:00:00Z">
        <w:r>
          <w:delText xml:space="preserve">and</w:delText>
        </w:r>
      </w:del>
      <w:del w:id="15228" w:author="PR Preview" w:date="2026-01-01T00:00:00Z">
        <w:r>
          <w:delText xml:space="preserve"> </w:delText>
        </w:r>
      </w:del>
      <m:oMath>
        <m:limLow>
          <m:e>
            <m:r>
              <m:t>y</m:t>
            </m:r>
          </m:e>
          <m:lim>
            <m:r>
              <m:rPr>
                <m:sty m:val="p"/>
              </m:rPr>
              <m:t>∼</m:t>
            </m:r>
          </m:lim>
        </m:limLow>
        <m:r>
          <m:rPr>
            <m:sty m:val="p"/>
          </m:rPr>
          <m:t>=</m:t>
        </m:r>
        <m:r>
          <m:rPr>
            <m:sty m:val="p"/>
          </m:rPr>
          <m:t>(</m:t>
        </m:r>
        <m:r>
          <m:t>0</m:t>
        </m:r>
        <m:r>
          <m:rPr>
            <m:sty m:val="p"/>
          </m:rPr>
          <m:t>,</m:t>
        </m:r>
        <m:r>
          <m:t>4</m:t>
        </m:r>
        <m:r>
          <m:rPr>
            <m:sty m:val="p"/>
          </m:rPr>
          <m:t>)</m:t>
        </m:r>
      </m:oMath>
      <w:del w:id="15229"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r>
                    <m:rPr>
                      <m:sty m:val="p"/>
                    </m:rPr>
                    <m:t>(</m:t>
                  </m:r>
                  <m:r>
                    <m:t>3</m:t>
                  </m:r>
                  <m:r>
                    <m:rPr>
                      <m:sty m:val="p"/>
                    </m:rPr>
                    <m:t>,</m:t>
                  </m:r>
                  <m:r>
                    <m:t>4</m:t>
                  </m:r>
                  <m:r>
                    <m:rPr>
                      <m:sty m:val="p"/>
                    </m:rPr>
                    <m:t>)</m:t>
                  </m:r>
                </m:e>
              </m:d>
              <m:r>
                <m:t>​</m:t>
              </m:r>
            </m:e>
            <m:e>
              <m:r>
                <m:t>&amp;</m:t>
              </m:r>
              <m:r>
                <m:rPr>
                  <m:sty m:val="p"/>
                </m:rPr>
                <m:t>=</m:t>
              </m:r>
              <m:r>
                <m:t>5</m:t>
              </m:r>
              <m:r>
                <m:rPr>
                  <m:sty m:val="p"/>
                </m:rPr>
                <m:t>,</m:t>
              </m:r>
            </m:e>
          </m:eqArr>
        </m:oMath>
      </m:oMathPara>
    </w:p>
    <w:p>
      <w:pPr>
        <w:numPr>
          <w:ilvl w:val="0"/>
          <w:numId w:val="1055"/>
        </w:numPr>
      </w:pPr>
      <w:ins w:id="15230" w:author="PR Preview" w:date="2026-01-01T00:00:00Z">
        <w:r>
          <w:t xml:space="preserve">For</w:t>
        </w:r>
      </w:ins>
      <w:ins w:id="15231" w:author="PR Preview" w:date="2026-01-01T00:00:00Z">
        <w:r>
          <w:t xml:space="preserve"> </w:t>
        </w:r>
      </w:ins>
      <w:ins w:id="15232" w:author="PR Preview" w:date="2026-01-01T00:00:00Z">
        <w:r>
          <w:t xml:space="preserve">$\mathord{\smash[b]{\underset{\raise.3ex\hbox{$\scriptstyle\sim$}}{x}}\vphantom{x}} = (3, 0)$</w:t>
        </w:r>
      </w:ins>
      <w:ins w:id="15233" w:author="PR Preview" w:date="2026-01-01T00:00:00Z">
        <w:r>
          <w:t xml:space="preserve"> </w:t>
        </w:r>
      </w:ins>
      <w:ins w:id="15234" w:author="PR Preview" w:date="2026-01-01T00:00:00Z">
        <w:r>
          <w:t xml:space="preserve">and</w:t>
        </w:r>
      </w:ins>
      <w:ins w:id="15235" w:author="PR Preview" w:date="2026-01-01T00:00:00Z">
        <w:r>
          <w:t xml:space="preserve"> </w:t>
        </w:r>
      </w:ins>
      <w:ins w:id="15236" w:author="PR Preview" w:date="2026-01-01T00:00:00Z">
        <w:r>
          <w:t xml:space="preserve">$\mathord{\smash[b]{\underset{\raise.3ex\hbox{$\scriptstyle\sim$}}{y}}\vphantom{y}} = (0, 4)$</w:t>
        </w:r>
      </w:ins>
      <w:ins w:id="15237" w:author="PR Preview" w:date="2026-01-01T00:00:00Z">
        <w:r>
          <w:t xml:space="preserve">:</w:t>
        </w:r>
      </w:ins>
    </w:p>
    <w:p>
      <w:pPr>
        <w:pStyle w:val="BodyText"/>
      </w:pPr>
      <w:ins w:id="15238" w:author="PR Preview" w:date="2026-01-01T00:00:00Z">
        <w:r>
          <w:t xml:space="preserve">$$
    \begin{aligned}
    \mathopen{}\left\lVert\mathord{\smash[b]{\underset{\raise.3ex\hbox{$\scriptstyle\sim$}}{x}}\vphantom{x}} + \mathord{\smash[b]{\underset{\raise.3ex\hbox{$\scriptstyle\sim$}}{y}}\vphantom{y}}\right\rVert\mathclose{} &amp;= \mathopen{}\left\lVert(3, 4)\right\rVert\mathclose{} \\
    &amp;= 5,
    \end{aligned}
    $$</w:t>
        </w:r>
      </w:ins>
    </w:p>
    <w:p>
      <w:pPr>
        <w:numPr>
          <w:ilvl w:val="0"/>
          <w:numId w:val="1000"/>
        </w:numPr>
      </w:pPr>
      <w:r>
        <w:t xml:space="preserve">while</w:t>
      </w:r>
    </w:p>
    <w:p>
      <w:pPr>
        <w:pStyle w:val="BodyText"/>
      </w:pPr>
      <m:oMathPara>
        <m:oMathParaPr>
          <m:jc m:val="center"/>
        </m:oMathParaPr>
        <m:oMath>
          <m:eqArr>
            <m:e>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t>&amp;</m:t>
              </m:r>
              <m:r>
                <m:rPr>
                  <m:sty m:val="p"/>
                </m:rPr>
                <m:t>=</m:t>
              </m:r>
              <m:r>
                <m:t>3</m:t>
              </m:r>
              <m:r>
                <m:rPr>
                  <m:sty m:val="p"/>
                </m:rPr>
                <m:t>+</m:t>
              </m:r>
              <m:r>
                <m:t>4</m:t>
              </m:r>
            </m:e>
            <m:e>
              <m:r>
                <m:t>&amp;</m:t>
              </m:r>
              <m:r>
                <m:rPr>
                  <m:sty m:val="p"/>
                </m:rPr>
                <m:t>=</m:t>
              </m:r>
              <m:r>
                <m:t>7</m:t>
              </m:r>
              <m:r>
                <m:rPr>
                  <m:sty m:val="p"/>
                </m:rPr>
                <m:t>.</m:t>
              </m:r>
            </m:e>
          </m:eqArr>
        </m:oMath>
      </m:oMathPara>
    </w:p>
    <w:p>
      <w:pPr>
        <w:numPr>
          <w:ilvl w:val="0"/>
          <w:numId w:val="1055"/>
        </w:numPr>
      </w:pPr>
      <w:del w:id="15239" w:author="PR Preview" w:date="2026-01-01T00:00:00Z">
        <w:r>
          <w:delText xml:space="preserve">For</w:delText>
        </w:r>
      </w:del>
      <w:del w:id="15240"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0</m:t>
        </m:r>
        <m:r>
          <m:rPr>
            <m:sty m:val="p"/>
          </m:rPr>
          <m:t>)</m:t>
        </m:r>
      </m:oMath>
      <w:del w:id="15241" w:author="PR Preview" w:date="2026-01-01T00:00:00Z">
        <w:r>
          <w:delText xml:space="preserve"> </w:delText>
        </w:r>
      </w:del>
      <w:del w:id="15242" w:author="PR Preview" w:date="2026-01-01T00:00:00Z">
        <w:r>
          <w:delText xml:space="preserve">and</w:delText>
        </w:r>
      </w:del>
      <w:del w:id="15243" w:author="PR Preview" w:date="2026-01-01T00:00:00Z">
        <w:r>
          <w:delText xml:space="preserve"> </w:delText>
        </w:r>
      </w:del>
      <m:oMath>
        <m:limLow>
          <m:e>
            <m:r>
              <m:t>y</m:t>
            </m:r>
          </m:e>
          <m:lim>
            <m:r>
              <m:rPr>
                <m:sty m:val="p"/>
              </m:rPr>
              <m:t>∼</m:t>
            </m:r>
          </m:lim>
        </m:limLow>
        <m:r>
          <m:rPr>
            <m:sty m:val="p"/>
          </m:rPr>
          <m:t>=</m:t>
        </m:r>
        <m:r>
          <m:rPr>
            <m:sty m:val="p"/>
          </m:rPr>
          <m:t>(</m:t>
        </m:r>
        <m:r>
          <m:t>2</m:t>
        </m:r>
        <m:r>
          <m:rPr>
            <m:sty m:val="p"/>
          </m:rPr>
          <m:t>,</m:t>
        </m:r>
        <m:r>
          <m:t>0</m:t>
        </m:r>
        <m:r>
          <m:rPr>
            <m:sty m:val="p"/>
          </m:rPr>
          <m:t>)</m:t>
        </m:r>
      </m:oMath>
      <w:del w:id="15244" w:author="PR Preview" w:date="2026-01-01T00:00:00Z">
        <w:r>
          <w:delText xml:space="preserve">, which point the same way:</w:delText>
        </w:r>
      </w:del>
    </w:p>
    <w:p>
      <w:pPr>
        <w:pStyle w:val="BodyText"/>
      </w:pPr>
      <w:ins w:id="15245" w:author="PR Preview" w:date="2026-01-01T00:00:00Z">
        <w:r>
          <w:t xml:space="preserve">$$
    \begin{aligned}
    \mathopen{}\left\lVert\mathord{\smash[b]{\underset{\raise.3ex\hbox{$\scriptstyle\sim$}}{x}}\vphantom{x}}\right\rVert\mathclose{} + \mathopen{}\left\lVert\mathord{\smash[b]{\underset{\raise.3ex\hbox{$\scriptstyle\sim$}}{y}}\vphantom{y}}\right\rVert\mathclose{} &amp;= 3 + 4 \\
    &amp;= 7.
    \end{aligned}
    $$</w:t>
        </w:r>
      </w:ins>
    </w:p>
    <w:p>
      <w:pPr>
        <w:numPr>
          <w:ilvl w:val="0"/>
          <w:numId w:val="1055"/>
        </w:numPr>
      </w:pPr>
      <w:ins w:id="15246" w:author="PR Preview" w:date="2026-01-01T00:00:00Z">
        <w:r>
          <w:t xml:space="preserve">For</w:t>
        </w:r>
      </w:ins>
      <w:ins w:id="15247" w:author="PR Preview" w:date="2026-01-01T00:00:00Z">
        <w:r>
          <w:t xml:space="preserve"> </w:t>
        </w:r>
      </w:ins>
      <w:ins w:id="15248" w:author="PR Preview" w:date="2026-01-01T00:00:00Z">
        <w:r>
          <w:t xml:space="preserve">$\mathord{\smash[b]{\underset{\raise.3ex\hbox{$\scriptstyle\sim$}}{x}}\vphantom{x}} = (1, 0)$</w:t>
        </w:r>
      </w:ins>
      <w:ins w:id="15249" w:author="PR Preview" w:date="2026-01-01T00:00:00Z">
        <w:r>
          <w:t xml:space="preserve"> </w:t>
        </w:r>
      </w:ins>
      <w:ins w:id="15250" w:author="PR Preview" w:date="2026-01-01T00:00:00Z">
        <w:r>
          <w:t xml:space="preserve">and</w:t>
        </w:r>
      </w:ins>
      <w:ins w:id="15251" w:author="PR Preview" w:date="2026-01-01T00:00:00Z">
        <w:r>
          <w:t xml:space="preserve"> </w:t>
        </w:r>
      </w:ins>
      <w:ins w:id="15252" w:author="PR Preview" w:date="2026-01-01T00:00:00Z">
        <w:r>
          <w:t xml:space="preserve">$\mathord{\smash[b]{\underset{\raise.3ex\hbox{$\scriptstyle\sim$}}{y}}\vphantom{y}} = (2, 0)$</w:t>
        </w:r>
      </w:ins>
      <w:ins w:id="15253" w:author="PR Preview" w:date="2026-01-01T00:00:00Z">
        <w:r>
          <w:t xml:space="preserve">, which point the same way:</w:t>
        </w:r>
      </w:ins>
    </w:p>
    <w:p>
      <w:pPr>
        <w:pStyle w:val="BodyText"/>
      </w:pPr>
      <m:oMathPara>
        <m:oMathParaPr>
          <m:jc m:val="center"/>
        </m:oMathParaPr>
        <m:oMath>
          <m:eqArr>
            <m:e>
              <m:r>
                <m:t>​</m:t>
              </m:r>
              <m:d>
                <m:dPr>
                  <m:begChr m:val="∥"/>
                  <m:sepChr m:val=""/>
                  <m:endChr m:val="∥"/>
                  <m:grow/>
                </m:dPr>
                <m:e>
                  <m:r>
                    <m:rPr>
                      <m:sty m:val="p"/>
                    </m:rPr>
                    <m:t>(</m:t>
                  </m:r>
                  <m:r>
                    <m:t>3</m:t>
                  </m:r>
                  <m:r>
                    <m:rPr>
                      <m:sty m:val="p"/>
                    </m:rPr>
                    <m:t>,</m:t>
                  </m:r>
                  <m:r>
                    <m:t>0</m:t>
                  </m:r>
                  <m:r>
                    <m:rPr>
                      <m:sty m:val="p"/>
                    </m:rPr>
                    <m:t>)</m:t>
                  </m:r>
                </m:e>
              </m:d>
              <m:r>
                <m:t>​</m:t>
              </m:r>
              <m:r>
                <m:t>&amp;</m:t>
              </m:r>
              <m:r>
                <m:rPr>
                  <m:sty m:val="p"/>
                </m:rPr>
                <m:t>=</m:t>
              </m:r>
              <m:r>
                <m:t>3</m:t>
              </m:r>
            </m:e>
            <m:e>
              <m:r>
                <m:t>&amp;</m:t>
              </m:r>
              <m:r>
                <m:rPr>
                  <m:sty m:val="p"/>
                </m:rPr>
                <m:t>=</m:t>
              </m:r>
              <m:r>
                <m:t>1</m:t>
              </m:r>
              <m:r>
                <m:rPr>
                  <m:sty m:val="p"/>
                </m:rPr>
                <m:t>+</m:t>
              </m:r>
              <m:r>
                <m:t>2</m:t>
              </m:r>
              <m:r>
                <m:rPr>
                  <m:sty m:val="p"/>
                </m:rPr>
                <m:t>,</m:t>
              </m:r>
            </m:e>
          </m:eqArr>
        </m:oMath>
      </m:oMathPara>
    </w:p>
    <w:p>
      <w:pPr>
        <w:numPr>
          <w:ilvl w:val="0"/>
          <w:numId w:val="1000"/>
        </w:numPr>
      </w:pPr>
      <w:r>
        <w:t xml:space="preserve">so equality holds.</w:t>
      </w:r>
    </w:p>
    <w:bookmarkEnd w:id="363"/>
    <w:bookmarkStart w:id="364" w:name="def-norm"/>
    <w:p>
      <w:pPr>
        <w:pStyle w:val="FirstParagraph"/>
      </w:pPr>
      <w:del w:id="15254" w:author="PR Preview" w:date="2026-01-01T00:00:00Z">
        <w:r>
          <w:rPr>
            <w:b/>
            <w:bCs/>
          </w:rPr>
          <w:delText xml:space="preserve">Definition 71 (Norm (normed vector space, normed space))</w:delText>
        </w:r>
      </w:del>
      <w:del w:id="15255" w:author="PR Preview" w:date="2026-01-01T00:00:00Z">
        <w:r>
          <w:delText xml:space="preserve"> </w:delText>
        </w:r>
      </w:del>
      <w:del w:id="15256" w:author="PR Preview" w:date="2026-01-01T00:00:00Z">
        <w:r>
          <w:delText xml:space="preserve">A</w:delText>
        </w:r>
      </w:del>
      <w:del w:id="15257" w:author="PR Preview" w:date="2026-01-01T00:00:00Z">
        <w:r>
          <w:delText xml:space="preserve"> </w:delText>
        </w:r>
      </w:del>
      <w:del w:id="15258" w:author="PR Preview" w:date="2026-01-01T00:00:00Z">
        <w:r>
          <w:rPr>
            <w:b/>
            <w:bCs/>
          </w:rPr>
          <w:delText xml:space="preserve">norm</w:delText>
        </w:r>
      </w:del>
      <w:del w:id="15259" w:author="PR Preview" w:date="2026-01-01T00:00:00Z">
        <w:r>
          <w:delText xml:space="preserve"> </w:delText>
        </w:r>
      </w:del>
      <w:del w:id="15260" w:author="PR Preview" w:date="2026-01-01T00:00:00Z">
        <w:r>
          <w:delText xml:space="preserve">on a real vector space</w:delText>
        </w:r>
      </w:del>
      <w:del w:id="15261" w:author="PR Preview" w:date="2026-01-01T00:00:00Z">
        <w:r>
          <w:delText xml:space="preserve"> </w:delText>
        </w:r>
      </w:del>
      <m:oMath>
        <m:r>
          <m:t>V</m:t>
        </m:r>
      </m:oMath>
      <w:del w:id="15262" w:author="PR Preview" w:date="2026-01-01T00:00:00Z">
        <w:r>
          <w:delText xml:space="preserve"> </w:delText>
        </w:r>
      </w:del>
      <w:del w:id="15263" w:author="PR Preview" w:date="2026-01-01T00:00:00Z">
        <w:r>
          <w:delText xml:space="preserve">is a function</w:delText>
        </w:r>
      </w:del>
      <w:del w:id="15264" w:author="PR Preview" w:date="2026-01-01T00:00:00Z">
        <w:r>
          <w:delText xml:space="preserve"> </w:delText>
        </w:r>
      </w:del>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del w:id="15265" w:author="PR Preview" w:date="2026-01-01T00:00:00Z">
        <w:r>
          <w:delText xml:space="preserve"> </w:delText>
        </w:r>
      </w:del>
      <w:del w:id="15266" w:author="PR Preview" w:date="2026-01-01T00:00:00Z">
        <w:r>
          <w:delText xml:space="preserve">that assigns to each vector</w:delText>
        </w:r>
      </w:del>
      <w:del w:id="15267" w:author="PR Preview" w:date="2026-01-01T00:00:00Z">
        <w:r>
          <w:delText xml:space="preserve"> </w:delText>
        </w:r>
      </w:del>
      <m:oMath>
        <m:limLow>
          <m:e>
            <m:r>
              <m:t>x</m:t>
            </m:r>
          </m:e>
          <m:lim>
            <m:r>
              <m:rPr>
                <m:sty m:val="p"/>
              </m:rPr>
              <m:t>∼</m:t>
            </m:r>
          </m:lim>
        </m:limLow>
        <m:r>
          <m:rPr>
            <m:sty m:val="p"/>
          </m:rPr>
          <m:t>∈</m:t>
        </m:r>
        <m:r>
          <m:t>V</m:t>
        </m:r>
      </m:oMath>
      <w:del w:id="15268" w:author="PR Preview" w:date="2026-01-01T00:00:00Z">
        <w:r>
          <w:delText xml:space="preserve"> </w:delText>
        </w:r>
      </w:del>
      <w:del w:id="15269" w:author="PR Preview" w:date="2026-01-01T00:00:00Z">
        <w:r>
          <w:delText xml:space="preserve">a nonnegative real number</w:delText>
        </w:r>
      </w:del>
      <w:del w:id="15270" w:author="PR Preview" w:date="2026-01-01T00:00:00Z">
        <w:r>
          <w:delText xml:space="preserve"> </w:delText>
        </w:r>
      </w:del>
      <m:oMath>
        <m:r>
          <m:t>​</m:t>
        </m:r>
        <m:d>
          <m:dPr>
            <m:begChr m:val="∥"/>
            <m:sepChr m:val=""/>
            <m:endChr m:val="∥"/>
            <m:grow/>
          </m:dPr>
          <m:e>
            <m:limLow>
              <m:e>
                <m:r>
                  <m:t>x</m:t>
                </m:r>
              </m:e>
              <m:lim>
                <m:r>
                  <m:rPr>
                    <m:sty m:val="p"/>
                  </m:rPr>
                  <m:t>∼</m:t>
                </m:r>
              </m:lim>
            </m:limLow>
          </m:e>
        </m:d>
        <m:r>
          <m:t>​</m:t>
        </m:r>
      </m:oMath>
      <w:del w:id="15271" w:author="PR Preview" w:date="2026-01-01T00:00:00Z">
        <w:r>
          <w:delText xml:space="preserve">,</w:delText>
        </w:r>
      </w:del>
      <w:del w:id="15272" w:author="PR Preview" w:date="2026-01-01T00:00:00Z">
        <w:r>
          <w:delText xml:space="preserve"> </w:delText>
        </w:r>
      </w:del>
      <w:del w:id="15273" w:author="PR Preview" w:date="2026-01-01T00:00:00Z">
        <w:r>
          <w:delText xml:space="preserve">and satisfies the following three axioms for all</w:delText>
        </w:r>
      </w:del>
      <w:del w:id="15274"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V</m:t>
        </m:r>
      </m:oMath>
      <w:del w:id="15275" w:author="PR Preview" w:date="2026-01-01T00:00:00Z">
        <w:r>
          <w:delText xml:space="preserve"> </w:delText>
        </w:r>
      </w:del>
      <w:del w:id="15276" w:author="PR Preview" w:date="2026-01-01T00:00:00Z">
        <w:r>
          <w:delText xml:space="preserve">and all scalars</w:delText>
        </w:r>
      </w:del>
      <w:del w:id="15277" w:author="PR Preview" w:date="2026-01-01T00:00:00Z">
        <w:r>
          <w:delText xml:space="preserve"> </w:delText>
        </w:r>
      </w:del>
      <m:oMath>
        <m:r>
          <m:t>c</m:t>
        </m:r>
        <m:r>
          <m:rPr>
            <m:sty m:val="p"/>
          </m:rPr>
          <m:t>∈</m:t>
        </m:r>
        <m:r>
          <m:rPr>
            <m:scr m:val="double-struck"/>
            <m:sty m:val="p"/>
          </m:rPr>
          <m:t>R</m:t>
        </m:r>
      </m:oMath>
      <w:del w:id="15278" w:author="PR Preview" w:date="2026-01-01T00:00:00Z">
        <w:r>
          <w:delText xml:space="preserve">:</w:delText>
        </w:r>
      </w:del>
    </w:p>
    <w:p>
      <w:pPr>
        <w:pStyle w:val="Compact"/>
        <w:numPr>
          <w:ilvl w:val="0"/>
          <w:numId w:val="1056"/>
        </w:numPr>
      </w:pPr>
      <w:del w:id="15279" w:author="PR Preview" w:date="2026-01-01T00:00:00Z">
        <w:r>
          <w:rPr>
            <w:b/>
            <w:bCs/>
          </w:rPr>
          <w:delText xml:space="preserve">Positivity and definiteness</w:delText>
        </w:r>
      </w:del>
      <w:del w:id="15280" w:author="PR Preview" w:date="2026-01-01T00:00:00Z">
        <w:r>
          <w:delText xml:space="preserve">:</w:delText>
        </w:r>
      </w:del>
      <w:del w:id="15281"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5282" w:author="PR Preview" w:date="2026-01-01T00:00:00Z">
        <w:r>
          <w:delText xml:space="preserve">, and</w:delText>
        </w:r>
      </w:del>
      <w:del w:id="15283"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0</m:t>
        </m:r>
      </m:oMath>
      <w:del w:id="15284" w:author="PR Preview" w:date="2026-01-01T00:00:00Z">
        <w:r>
          <w:delText xml:space="preserve"> </w:delText>
        </w:r>
      </w:del>
      <w:del w:id="15285" w:author="PR Preview" w:date="2026-01-01T00:00:00Z">
        <w:r>
          <w:delText xml:space="preserve">if and only if</w:delText>
        </w:r>
      </w:del>
      <w:del w:id="1528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287" w:author="PR Preview" w:date="2026-01-01T00:00:00Z">
        <w:r>
          <w:delText xml:space="preserve">;</w:delText>
        </w:r>
      </w:del>
    </w:p>
    <w:p>
      <w:pPr>
        <w:pStyle w:val="Compact"/>
        <w:numPr>
          <w:ilvl w:val="0"/>
          <w:numId w:val="1056"/>
        </w:numPr>
      </w:pPr>
      <w:del w:id="15288" w:author="PR Preview" w:date="2026-01-01T00:00:00Z">
        <w:r>
          <w:rPr>
            <w:b/>
            <w:bCs/>
          </w:rPr>
          <w:delText xml:space="preserve">Absolute homogeneity</w:delText>
        </w:r>
      </w:del>
      <w:del w:id="15289" w:author="PR Preview" w:date="2026-01-01T00:00:00Z">
        <w:r>
          <w:delText xml:space="preserve">:</w:delText>
        </w:r>
      </w:del>
      <w:del w:id="15290" w:author="PR Preview" w:date="2026-01-01T00:00:00Z">
        <w:r>
          <w:delText xml:space="preserve"> </w:delText>
        </w:r>
      </w:del>
      <m:oMath>
        <m:r>
          <m:t>​</m:t>
        </m:r>
        <m:d>
          <m:dPr>
            <m:begChr m:val="∥"/>
            <m:sepChr m:val=""/>
            <m:endChr m:val="∥"/>
            <m:grow/>
          </m:dPr>
          <m:e>
            <m:r>
              <m:t>c</m:t>
            </m:r>
            <m:r>
              <m:t> </m:t>
            </m:r>
            <m:limLow>
              <m:e>
                <m:r>
                  <m:t>x</m:t>
                </m:r>
              </m:e>
              <m:lim>
                <m:r>
                  <m:rPr>
                    <m:sty m:val="p"/>
                  </m:rPr>
                  <m:t>∼</m:t>
                </m:r>
              </m:lim>
            </m:limLow>
          </m:e>
        </m:d>
        <m:r>
          <m:t>​</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r>
          <m:t>​</m:t>
        </m:r>
      </m:oMath>
      <w:del w:id="15291" w:author="PR Preview" w:date="2026-01-01T00:00:00Z">
        <w:r>
          <w:delText xml:space="preserve">;</w:delText>
        </w:r>
      </w:del>
    </w:p>
    <w:p>
      <w:pPr>
        <w:pStyle w:val="Compact"/>
        <w:numPr>
          <w:ilvl w:val="0"/>
          <w:numId w:val="1056"/>
        </w:numPr>
      </w:pPr>
      <w:del w:id="15292" w:author="PR Preview" w:date="2026-01-01T00:00:00Z">
        <w:r>
          <w:rPr>
            <w:b/>
            <w:bCs/>
          </w:rPr>
          <w:delText xml:space="preserve">Subadditivity (triangle inequality)</w:delText>
        </w:r>
      </w:del>
      <w:del w:id="15293" w:author="PR Preview" w:date="2026-01-01T00:00:00Z">
        <w:r>
          <w:delText xml:space="preserve">:</w:delText>
        </w:r>
      </w:del>
      <w:del w:id="1529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oMath>
      <w:del w:id="15295" w:author="PR Preview" w:date="2026-01-01T00:00:00Z">
        <w:r>
          <w:delText xml:space="preserve">.</w:delText>
        </w:r>
      </w:del>
    </w:p>
    <w:p>
      <w:pPr>
        <w:pStyle w:val="FirstParagraph"/>
      </w:pPr>
      <w:ins w:id="15296" w:author="PR Preview" w:date="2026-01-01T00:00:00Z">
        <w:r>
          <w:rPr>
            <w:b/>
            <w:bCs/>
          </w:rPr>
          <w:t xml:space="preserve">Definition 71 (Norm (normed vector space, normed space))</w:t>
        </w:r>
      </w:ins>
      <w:ins w:id="15297" w:author="PR Preview" w:date="2026-01-01T00:00:00Z">
        <w:r>
          <w:t xml:space="preserve"> </w:t>
        </w:r>
      </w:ins>
      <w:ins w:id="15298" w:author="PR Preview" w:date="2026-01-01T00:00:00Z">
        <w:r>
          <w:t xml:space="preserve">A</w:t>
        </w:r>
      </w:ins>
      <w:ins w:id="15299" w:author="PR Preview" w:date="2026-01-01T00:00:00Z">
        <w:r>
          <w:t xml:space="preserve"> </w:t>
        </w:r>
      </w:ins>
      <w:ins w:id="15300" w:author="PR Preview" w:date="2026-01-01T00:00:00Z">
        <w:r>
          <w:rPr>
            <w:b/>
            <w:bCs/>
          </w:rPr>
          <w:t xml:space="preserve">norm</w:t>
        </w:r>
      </w:ins>
      <w:ins w:id="15301" w:author="PR Preview" w:date="2026-01-01T00:00:00Z">
        <w:r>
          <w:t xml:space="preserve"> </w:t>
        </w:r>
      </w:ins>
      <w:ins w:id="15302" w:author="PR Preview" w:date="2026-01-01T00:00:00Z">
        <w:r>
          <w:t xml:space="preserve">on a real vector space</w:t>
        </w:r>
      </w:ins>
      <w:ins w:id="15303" w:author="PR Preview" w:date="2026-01-01T00:00:00Z">
        <w:r>
          <w:t xml:space="preserve"> </w:t>
        </w:r>
      </w:ins>
      <m:oMath>
        <m:r>
          <m:t>V</m:t>
        </m:r>
      </m:oMath>
      <w:ins w:id="15304" w:author="PR Preview" w:date="2026-01-01T00:00:00Z">
        <w:r>
          <w:t xml:space="preserve"> </w:t>
        </w:r>
      </w:ins>
      <w:ins w:id="15305" w:author="PR Preview" w:date="2026-01-01T00:00:00Z">
        <w:r>
          <w:t xml:space="preserve">is a function</w:t>
        </w:r>
      </w:ins>
      <w:ins w:id="15306" w:author="PR Preview" w:date="2026-01-01T00:00:00Z">
        <w:r>
          <w:t xml:space="preserve"> </w:t>
        </w:r>
      </w:ins>
      <m:oMath>
        <m:r>
          <m:t>​</m:t>
        </m:r>
        <m:d>
          <m:dPr>
            <m:begChr m:val="∥"/>
            <m:sepChr m:val=""/>
            <m:endChr m:val="∥"/>
            <m:grow/>
          </m:dPr>
          <m:e>
            <m:r>
              <m:rPr>
                <m:sty m:val="p"/>
              </m:rPr>
              <m:t>⋅</m:t>
            </m:r>
          </m:e>
        </m:d>
        <m:r>
          <m:t>​</m:t>
        </m:r>
        <m:r>
          <m:rPr>
            <m:sty m:val="p"/>
          </m:rPr>
          <m:t>:</m:t>
        </m:r>
        <m:r>
          <m:t>V</m:t>
        </m:r>
        <m:r>
          <m:rPr>
            <m:sty m:val="p"/>
          </m:rPr>
          <m:t>→</m:t>
        </m:r>
        <m:r>
          <m:rPr>
            <m:sty m:val="p"/>
          </m:rPr>
          <m:t>[</m:t>
        </m:r>
        <m:r>
          <m:t>0</m:t>
        </m:r>
        <m:r>
          <m:rPr>
            <m:sty m:val="p"/>
          </m:rPr>
          <m:t>,</m:t>
        </m:r>
        <m:r>
          <m:rPr>
            <m:sty m:val="p"/>
          </m:rPr>
          <m:t>∞</m:t>
        </m:r>
        <m:r>
          <m:rPr>
            <m:sty m:val="p"/>
          </m:rPr>
          <m:t>)</m:t>
        </m:r>
      </m:oMath>
      <w:ins w:id="15307" w:author="PR Preview" w:date="2026-01-01T00:00:00Z">
        <w:r>
          <w:t xml:space="preserve"> </w:t>
        </w:r>
      </w:ins>
      <w:ins w:id="15308" w:author="PR Preview" w:date="2026-01-01T00:00:00Z">
        <w:r>
          <w:t xml:space="preserve">that assigns to each vector</w:t>
        </w:r>
      </w:ins>
      <w:ins w:id="15309" w:author="PR Preview" w:date="2026-01-01T00:00:00Z">
        <w:r>
          <w:t xml:space="preserve"> </w:t>
        </w:r>
      </w:ins>
      <w:ins w:id="15310" w:author="PR Preview" w:date="2026-01-01T00:00:00Z">
        <w:r>
          <w:t xml:space="preserve">$\mathord{\smash[b]{\underset{\raise.3ex\hbox{$\scriptstyle\sim$}}{x}}\vphantom{x}}\in V$</w:t>
        </w:r>
      </w:ins>
      <w:ins w:id="15311" w:author="PR Preview" w:date="2026-01-01T00:00:00Z">
        <w:r>
          <w:t xml:space="preserve"> </w:t>
        </w:r>
      </w:ins>
      <w:ins w:id="15312" w:author="PR Preview" w:date="2026-01-01T00:00:00Z">
        <w:r>
          <w:t xml:space="preserve">a nonnegative real number</w:t>
        </w:r>
      </w:ins>
      <w:ins w:id="15313" w:author="PR Preview" w:date="2026-01-01T00:00:00Z">
        <w:r>
          <w:t xml:space="preserve"> </w:t>
        </w:r>
      </w:ins>
      <w:ins w:id="15314" w:author="PR Preview" w:date="2026-01-01T00:00:00Z">
        <w:r>
          <w:t xml:space="preserve">$\mathopen{}\left\lVert\mathord{\smash[b]{\underset{\raise.3ex\hbox{$\scriptstyle\sim$}}{x}}\vphantom{x}}\right\rVert\mathclose{}$</w:t>
        </w:r>
      </w:ins>
      <w:ins w:id="15315" w:author="PR Preview" w:date="2026-01-01T00:00:00Z">
        <w:r>
          <w:t xml:space="preserve">,</w:t>
        </w:r>
      </w:ins>
      <w:ins w:id="15316" w:author="PR Preview" w:date="2026-01-01T00:00:00Z">
        <w:r>
          <w:t xml:space="preserve"> </w:t>
        </w:r>
      </w:ins>
      <w:ins w:id="15317" w:author="PR Preview" w:date="2026-01-01T00:00:00Z">
        <w:r>
          <w:t xml:space="preserve">and satisfies the following three axioms for all</w:t>
        </w:r>
      </w:ins>
      <w:ins w:id="15318" w:author="PR Preview" w:date="2026-01-01T00:00:00Z">
        <w:r>
          <w:t xml:space="preserve"> </w:t>
        </w:r>
      </w:ins>
      <w:ins w:id="15319" w:author="PR Preview" w:date="2026-01-01T00:00:00Z">
        <w:r>
          <w:t xml:space="preserve">$\mathord{\smash[b]{\underset{\raise.3ex\hbox{$\scriptstyle\sim$}}{x}}\vphantom{x}}, \mathord{\smash[b]{\underset{\raise.3ex\hbox{$\scriptstyle\sim$}}{y}}\vphantom{y}}\in V$</w:t>
        </w:r>
      </w:ins>
      <w:ins w:id="15320" w:author="PR Preview" w:date="2026-01-01T00:00:00Z">
        <w:r>
          <w:t xml:space="preserve"> </w:t>
        </w:r>
      </w:ins>
      <w:ins w:id="15321" w:author="PR Preview" w:date="2026-01-01T00:00:00Z">
        <w:r>
          <w:t xml:space="preserve">and all scalars</w:t>
        </w:r>
      </w:ins>
      <w:ins w:id="15322" w:author="PR Preview" w:date="2026-01-01T00:00:00Z">
        <w:r>
          <w:t xml:space="preserve"> </w:t>
        </w:r>
      </w:ins>
      <m:oMath>
        <m:r>
          <m:t>c</m:t>
        </m:r>
        <m:r>
          <m:rPr>
            <m:sty m:val="p"/>
          </m:rPr>
          <m:t>∈</m:t>
        </m:r>
        <m:r>
          <m:rPr>
            <m:scr m:val="double-struck"/>
            <m:sty m:val="p"/>
          </m:rPr>
          <m:t>R</m:t>
        </m:r>
      </m:oMath>
      <w:ins w:id="15323" w:author="PR Preview" w:date="2026-01-01T00:00:00Z">
        <w:r>
          <w:t xml:space="preserve">:</w:t>
        </w:r>
      </w:ins>
    </w:p>
    <w:p>
      <w:pPr>
        <w:pStyle w:val="Compact"/>
        <w:numPr>
          <w:ilvl w:val="0"/>
          <w:numId w:val="1056"/>
        </w:numPr>
      </w:pPr>
      <w:ins w:id="15324" w:author="PR Preview" w:date="2026-01-01T00:00:00Z">
        <w:r>
          <w:rPr>
            <w:b/>
            <w:bCs/>
          </w:rPr>
          <w:t xml:space="preserve">Positivity and definiteness</w:t>
        </w:r>
      </w:ins>
      <w:ins w:id="15325" w:author="PR Preview" w:date="2026-01-01T00:00:00Z">
        <w:r>
          <w:t xml:space="preserve">:</w:t>
        </w:r>
      </w:ins>
      <w:ins w:id="15326" w:author="PR Preview" w:date="2026-01-01T00:00:00Z">
        <w:r>
          <w:t xml:space="preserve"> </w:t>
        </w:r>
      </w:ins>
      <w:ins w:id="15327" w:author="PR Preview" w:date="2026-01-01T00:00:00Z">
        <w:r>
          <w:t xml:space="preserve">$\mathopen{}\left\lVert\mathord{\smash[b]{\underset{\raise.3ex\hbox{$\scriptstyle\sim$}}{x}}\vphantom{x}}\right\rVert\mathclose{} \ge 0$</w:t>
        </w:r>
      </w:ins>
      <w:ins w:id="15328" w:author="PR Preview" w:date="2026-01-01T00:00:00Z">
        <w:r>
          <w:t xml:space="preserve">, and</w:t>
        </w:r>
      </w:ins>
      <w:ins w:id="15329" w:author="PR Preview" w:date="2026-01-01T00:00:00Z">
        <w:r>
          <w:t xml:space="preserve"> </w:t>
        </w:r>
      </w:ins>
      <w:ins w:id="15330" w:author="PR Preview" w:date="2026-01-01T00:00:00Z">
        <w:r>
          <w:t xml:space="preserve">$\mathopen{}\left\lVert\mathord{\smash[b]{\underset{\raise.3ex\hbox{$\scriptstyle\sim$}}{x}}\vphantom{x}}\right\rVert\mathclose{} = 0$</w:t>
        </w:r>
      </w:ins>
      <w:ins w:id="15331" w:author="PR Preview" w:date="2026-01-01T00:00:00Z">
        <w:r>
          <w:t xml:space="preserve"> </w:t>
        </w:r>
      </w:ins>
      <w:ins w:id="15332" w:author="PR Preview" w:date="2026-01-01T00:00:00Z">
        <w:r>
          <w:t xml:space="preserve">if and only if</w:t>
        </w:r>
      </w:ins>
      <w:ins w:id="15333" w:author="PR Preview" w:date="2026-01-01T00:00:00Z">
        <w:r>
          <w:t xml:space="preserve"> </w:t>
        </w:r>
      </w:ins>
      <w:ins w:id="15334" w:author="PR Preview" w:date="2026-01-01T00:00:00Z">
        <w:r>
          <w:t xml:space="preserve">$\mathord{\smash[b]{\underset{\raise.3ex\hbox{$\scriptstyle\sim$}}{x}}\vphantom{x}}= \mathord{\smash[b]{\underset{\raise.3ex\hbox{$\scriptstyle\sim$}}{0}}\vphantom{0}}$</w:t>
        </w:r>
      </w:ins>
      <w:ins w:id="15335" w:author="PR Preview" w:date="2026-01-01T00:00:00Z">
        <w:r>
          <w:t xml:space="preserve">;</w:t>
        </w:r>
      </w:ins>
    </w:p>
    <w:p>
      <w:pPr>
        <w:pStyle w:val="Compact"/>
        <w:numPr>
          <w:ilvl w:val="0"/>
          <w:numId w:val="1056"/>
        </w:numPr>
      </w:pPr>
      <w:ins w:id="15336" w:author="PR Preview" w:date="2026-01-01T00:00:00Z">
        <w:r>
          <w:rPr>
            <w:b/>
            <w:bCs/>
          </w:rPr>
          <w:t xml:space="preserve">Absolute homogeneity</w:t>
        </w:r>
      </w:ins>
      <w:ins w:id="15337" w:author="PR Preview" w:date="2026-01-01T00:00:00Z">
        <w:r>
          <w:t xml:space="preserve">:</w:t>
        </w:r>
      </w:ins>
      <w:ins w:id="15338" w:author="PR Preview" w:date="2026-01-01T00:00:00Z">
        <w:r>
          <w:t xml:space="preserve"> </w:t>
        </w:r>
      </w:ins>
      <w:ins w:id="15339" w:author="PR Preview" w:date="2026-01-01T00:00:00Z">
        <w:r>
          <w:t xml:space="preserve">$\mathopen{}\left\lVert c\,\mathord{\smash[b]{\underset{\raise.3ex\hbox{$\scriptstyle\sim$}}{x}}\vphantom{x}}\right\rVert\mathclose{} = \mathopen{}\left|c\right|\mathclose{}\,\mathopen{}\left\lVert\mathord{\smash[b]{\underset{\raise.3ex\hbox{$\scriptstyle\sim$}}{x}}\vphantom{x}}\right\rVert\mathclose{}$</w:t>
        </w:r>
      </w:ins>
      <w:ins w:id="15340" w:author="PR Preview" w:date="2026-01-01T00:00:00Z">
        <w:r>
          <w:t xml:space="preserve">;</w:t>
        </w:r>
      </w:ins>
    </w:p>
    <w:p>
      <w:pPr>
        <w:pStyle w:val="Compact"/>
        <w:numPr>
          <w:ilvl w:val="0"/>
          <w:numId w:val="1056"/>
        </w:numPr>
      </w:pPr>
      <w:ins w:id="15341" w:author="PR Preview" w:date="2026-01-01T00:00:00Z">
        <w:r>
          <w:rPr>
            <w:b/>
            <w:bCs/>
          </w:rPr>
          <w:t xml:space="preserve">Subadditivity (triangle inequality)</w:t>
        </w:r>
      </w:ins>
      <w:ins w:id="15342" w:author="PR Preview" w:date="2026-01-01T00:00:00Z">
        <w:r>
          <w:t xml:space="preserve">:</w:t>
        </w:r>
      </w:ins>
      <w:ins w:id="15343" w:author="PR Preview" w:date="2026-01-01T00:00:00Z">
        <w:r>
          <w:t xml:space="preserve"> </w:t>
        </w:r>
      </w:ins>
      <w:ins w:id="15344" w:author="PR Preview" w:date="2026-01-01T00:00:00Z">
        <w:r>
          <w:t xml:space="preserve">$\mathopen{}\left\lVert\mathord{\smash[b]{\underset{\raise.3ex\hbox{$\scriptstyle\sim$}}{x}}\vphantom{x}}+ \mathord{\smash[b]{\underset{\raise.3ex\hbox{$\scriptstyle\sim$}}{y}}\vphantom{y}}\right\rVert\mathclose{} \le \mathopen{}\left\lVert\mathord{\smash[b]{\underset{\raise.3ex\hbox{$\scriptstyle\sim$}}{x}}\vphantom{x}}\right\rVert\mathclose{} + \mathopen{}\left\lVert\mathord{\smash[b]{\underset{\raise.3ex\hbox{$\scriptstyle\sim$}}{y}}\vphantom{y}}\right\rVert\mathclose{}$</w:t>
        </w:r>
      </w:ins>
      <w:ins w:id="15345" w:author="PR Preview" w:date="2026-01-01T00:00:00Z">
        <w:r>
          <w:t xml:space="preserve">.</w:t>
        </w:r>
      </w:ins>
    </w:p>
    <w:p>
      <w:pPr>
        <w:pStyle w:val="FirstParagraph"/>
      </w:pPr>
      <w:r>
        <w:t xml:space="preserve">A vector space equipped with a norm is called a</w:t>
      </w:r>
      <w:r>
        <w:t xml:space="preserve"> </w:t>
      </w:r>
      <w:r>
        <w:rPr>
          <w:b/>
          <w:bCs/>
        </w:rPr>
        <w:t xml:space="preserve">normed vector space</w:t>
      </w:r>
      <w:r>
        <w:t xml:space="preserve"> </w:t>
      </w:r>
      <w:r>
        <w:t xml:space="preserve">(or</w:t>
      </w:r>
      <w:r>
        <w:t xml:space="preserve"> </w:t>
      </w:r>
      <w:r>
        <w:rPr>
          <w:b/>
          <w:bCs/>
        </w:rPr>
        <w:t xml:space="preserve">normed space</w:t>
      </w:r>
      <w:r>
        <w:t xml:space="preserve">).</w:t>
      </w:r>
    </w:p>
    <w:bookmarkEnd w:id="364"/>
    <w:bookmarkStart w:id="365" w:name="exm-norm-euclidean"/>
    <w:p>
      <w:pPr>
        <w:pStyle w:val="BodyText"/>
      </w:pPr>
      <w:r>
        <w:rPr>
          <w:b/>
          <w:bCs/>
        </w:rPr>
        <w:t xml:space="preserve">Example 106 (Euclidean space as a normed vector space)</w:t>
      </w:r>
      <w:r>
        <w:t xml:space="preserve"> </w:t>
      </w:r>
      <w:r>
        <w:t xml:space="preserve">The Euclidean space</w:t>
      </w:r>
      <w:r>
        <w:t xml:space="preserve"> </w:t>
      </w:r>
      <m:oMath>
        <m:sSup>
          <m:e>
            <m:r>
              <m:rPr>
                <m:scr m:val="double-struck"/>
                <m:sty m:val="p"/>
              </m:rPr>
              <m:t>R</m:t>
            </m:r>
          </m:e>
          <m:sup>
            <m:r>
              <m:t>p</m:t>
            </m:r>
          </m:sup>
        </m:sSup>
      </m:oMath>
      <w:r>
        <w:t xml:space="preserve"> </w:t>
      </w:r>
      <w:r>
        <w:t xml:space="preserve">equipped with the Euclidean norm (</w:t>
      </w:r>
      <w:hyperlink w:anchor="def-euclidean-norm">
        <w:r>
          <w:rPr>
            <w:rStyle w:val="Hyperlink"/>
          </w:rPr>
          <w:t xml:space="preserve">Definition 16</w:t>
        </w:r>
      </w:hyperlink>
      <w:r>
        <w:t xml:space="preserve">)</w:t>
      </w:r>
      <w:r>
        <w:t xml:space="preserve"> </w:t>
      </w:r>
      <w:r>
        <w:t xml:space="preserve">is a normed vector space:</w:t>
      </w:r>
    </w:p>
    <w:p>
      <w:pPr>
        <w:pStyle w:val="Compact"/>
        <w:numPr>
          <w:ilvl w:val="0"/>
          <w:numId w:val="1057"/>
        </w:numPr>
      </w:pPr>
      <w:r>
        <w:t xml:space="preserve">Positivity and absolute homogeneity hold by</w:t>
      </w:r>
      <w:r>
        <w:t xml:space="preserve"> </w:t>
      </w:r>
      <w:hyperlink w:anchor="thm-norm-properties">
        <w:r>
          <w:rPr>
            <w:rStyle w:val="Hyperlink"/>
          </w:rPr>
          <w:t xml:space="preserve">Theorem 56</w:t>
        </w:r>
      </w:hyperlink>
      <w:r>
        <w:t xml:space="preserve">.</w:t>
      </w:r>
    </w:p>
    <w:p>
      <w:pPr>
        <w:pStyle w:val="Compact"/>
        <w:numPr>
          <w:ilvl w:val="0"/>
          <w:numId w:val="1057"/>
        </w:numPr>
      </w:pPr>
      <w:r>
        <w:t xml:space="preserve">The triangle inequality holds by</w:t>
      </w:r>
      <w:r>
        <w:t xml:space="preserve"> </w:t>
      </w:r>
      <w:hyperlink w:anchor="thm-triangle-inequality">
        <w:r>
          <w:rPr>
            <w:rStyle w:val="Hyperlink"/>
          </w:rPr>
          <w:t xml:space="preserve">Theorem 59</w:t>
        </w:r>
      </w:hyperlink>
      <w:r>
        <w:t xml:space="preserve">.</w:t>
      </w:r>
    </w:p>
    <w:p>
      <w:pPr>
        <w:pStyle w:val="FirstParagraph"/>
      </w:pPr>
      <w:del w:id="15346" w:author="PR Preview" w:date="2026-01-01T00:00:00Z">
        <w:r>
          <w:delText xml:space="preserve">Every inner product space</w:delText>
        </w:r>
      </w:del>
      <w:del w:id="15347"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del w:id="15348" w:author="PR Preview" w:date="2026-01-01T00:00:00Z">
        <w:r>
          <w:delText xml:space="preserve"> </w:delText>
        </w:r>
      </w:del>
      <w:del w:id="15349" w:author="PR Preview" w:date="2026-01-01T00:00:00Z">
        <w:r>
          <w:delText xml:space="preserve">(</w:delText>
        </w:r>
      </w:del>
      <w:hyperlink w:anchor="def-inner-product-space">
        <w:del w:id="15350" w:author="PR Preview" w:date="2026-01-01T00:00:00Z">
          <w:r>
            <w:rPr>
              <w:rStyle w:val="Hyperlink"/>
            </w:rPr>
            <w:delText xml:space="preserve">Definition 69</w:delText>
          </w:r>
        </w:del>
      </w:hyperlink>
      <w:del w:id="15351" w:author="PR Preview" w:date="2026-01-01T00:00:00Z">
        <w:r>
          <w:delText xml:space="preserve">)</w:delText>
        </w:r>
      </w:del>
      <w:del w:id="15352" w:author="PR Preview" w:date="2026-01-01T00:00:00Z">
        <w:r>
          <w:delText xml:space="preserve"> </w:delText>
        </w:r>
      </w:del>
      <w:del w:id="15353" w:author="PR Preview" w:date="2026-01-01T00:00:00Z">
        <w:r>
          <w:delText xml:space="preserve">naturally defines an induced norm</w:delText>
        </w:r>
      </w:del>
      <w:del w:id="15354" w:author="PR Preview" w:date="2026-01-01T00:00:00Z">
        <w:r>
          <w:delText xml:space="preserve"> </w:delText>
        </w:r>
      </w:del>
      <m:oMath>
        <m:r>
          <m:t>​</m:t>
        </m:r>
        <m:d>
          <m:dPr>
            <m:begChr m:val="∥"/>
            <m:sepChr m:val=""/>
            <m:endChr m:val="∥"/>
            <m:grow/>
          </m:dPr>
          <m:e>
            <m:limLow>
              <m:e>
                <m:r>
                  <m:t>x</m:t>
                </m:r>
              </m:e>
              <m:lim>
                <m:r>
                  <m:rPr>
                    <m:sty m:val="p"/>
                  </m:rPr>
                  <m:t>∼</m:t>
                </m:r>
              </m:lim>
            </m:limLow>
          </m:e>
        </m:d>
        <m:r>
          <m:t>​</m:t>
        </m:r>
        <m:limUpp>
          <m:e>
            <m:r>
              <m:rPr>
                <m:sty m:val="p"/>
              </m:rPr>
              <m:t>=</m:t>
            </m:r>
          </m:e>
          <m:lim>
            <m:r>
              <m:rPr>
                <m:nor/>
                <m:sty m:val="p"/>
              </m:rPr>
              <m:t>def</m:t>
            </m:r>
          </m:lim>
        </m:limUpp>
        <m:rad>
          <m:radPr>
            <m:degHide m:val="on"/>
          </m:radPr>
          <m:deg/>
          <m:e>
            <m:r>
              <m:t>​</m:t>
            </m:r>
            <m:d>
              <m:dPr>
                <m:begChr m:val="⟨"/>
                <m:sepChr m:val=""/>
                <m:endChr m:val="⟩"/>
                <m:grow/>
              </m:dPr>
              <m:e>
                <m:limLow>
                  <m:e>
                    <m:r>
                      <m:t>x</m:t>
                    </m:r>
                  </m:e>
                  <m:lim>
                    <m:r>
                      <m:rPr>
                        <m:sty m:val="p"/>
                      </m:rPr>
                      <m:t>∼</m:t>
                    </m:r>
                  </m:lim>
                </m:limLow>
                <m:r>
                  <m:rPr>
                    <m:sty m:val="p"/>
                  </m:rPr>
                  <m:t>,</m:t>
                </m:r>
                <m:limLow>
                  <m:e>
                    <m:r>
                      <m:t>x</m:t>
                    </m:r>
                  </m:e>
                  <m:lim>
                    <m:r>
                      <m:rPr>
                        <m:sty m:val="p"/>
                      </m:rPr>
                      <m:t>∼</m:t>
                    </m:r>
                  </m:lim>
                </m:limLow>
              </m:e>
            </m:d>
            <m:r>
              <m:t>​</m:t>
            </m:r>
          </m:e>
        </m:rad>
      </m:oMath>
      <w:del w:id="15355" w:author="PR Preview" w:date="2026-01-01T00:00:00Z">
        <w:r>
          <w:delText xml:space="preserve">,</w:delText>
        </w:r>
      </w:del>
      <w:del w:id="15356" w:author="PR Preview" w:date="2026-01-01T00:00:00Z">
        <w:r>
          <w:delText xml:space="preserve"> </w:delText>
        </w:r>
      </w:del>
      <w:del w:id="15357" w:author="PR Preview" w:date="2026-01-01T00:00:00Z">
        <w:r>
          <w:delText xml:space="preserve">which satisfies all three norm axioms.</w:delText>
        </w:r>
      </w:del>
    </w:p>
    <w:p>
      <w:pPr>
        <w:pStyle w:val="BodyText"/>
      </w:pPr>
      <w:del w:id="15358" w:author="PR Preview" w:date="2026-01-01T00:00:00Z">
        <w:r>
          <w:rPr>
            <w:b/>
            <w:bCs/>
          </w:rPr>
          <w:delText xml:space="preserve">Definition 72 (Vector</w:delText>
        </w:r>
      </w:del>
      <w:del w:id="15359" w:author="PR Preview" w:date="2026-01-01T00:00:00Z">
        <w:r>
          <w:rPr>
            <w:b/>
            <w:bCs/>
          </w:rPr>
          <w:delText xml:space="preserve"> </w:delText>
        </w:r>
      </w:del>
      <m:oMath>
        <m:r>
          <m:t>p</m:t>
        </m:r>
      </m:oMath>
      <w:del w:id="15360" w:author="PR Preview" w:date="2026-01-01T00:00:00Z">
        <w:r>
          <w:rPr>
            <w:b/>
            <w:bCs/>
          </w:rPr>
          <w:delText xml:space="preserve">-norm (</w:delText>
        </w:r>
      </w:del>
      <m:oMath>
        <m:sSub>
          <m:e>
            <m:r>
              <m:t>ℓ</m:t>
            </m:r>
          </m:e>
          <m:sub>
            <m:r>
              <m:t>p</m:t>
            </m:r>
          </m:sub>
        </m:sSub>
      </m:oMath>
      <w:del w:id="15361" w:author="PR Preview" w:date="2026-01-01T00:00:00Z">
        <w:r>
          <w:rPr>
            <w:b/>
            <w:bCs/>
          </w:rPr>
          <w:delText xml:space="preserve"> </w:delText>
        </w:r>
      </w:del>
      <w:del w:id="15362" w:author="PR Preview" w:date="2026-01-01T00:00:00Z">
        <w:r>
          <w:rPr>
            <w:b/>
            <w:bCs/>
          </w:rPr>
          <w:delText xml:space="preserve">norm,</w:delText>
        </w:r>
      </w:del>
      <w:del w:id="15363" w:author="PR Preview" w:date="2026-01-01T00:00:00Z">
        <w:r>
          <w:rPr>
            <w:b/>
            <w:bCs/>
          </w:rPr>
          <w:delText xml:space="preserve"> </w:delText>
        </w:r>
      </w:del>
      <m:oMath>
        <m:sSub>
          <m:e>
            <m:r>
              <m:t>ℓ</m:t>
            </m:r>
          </m:e>
          <m:sub>
            <m:r>
              <m:t>1</m:t>
            </m:r>
          </m:sub>
        </m:sSub>
      </m:oMath>
      <w:del w:id="15364" w:author="PR Preview" w:date="2026-01-01T00:00:00Z">
        <w:r>
          <w:rPr>
            <w:b/>
            <w:bCs/>
          </w:rPr>
          <w:delText xml:space="preserve"> </w:delText>
        </w:r>
      </w:del>
      <w:del w:id="15365" w:author="PR Preview" w:date="2026-01-01T00:00:00Z">
        <w:r>
          <w:rPr>
            <w:b/>
            <w:bCs/>
          </w:rPr>
          <w:delText xml:space="preserve">norm, taxicab norm, Manhattan norm,</w:delText>
        </w:r>
      </w:del>
      <w:del w:id="15366" w:author="PR Preview" w:date="2026-01-01T00:00:00Z">
        <w:r>
          <w:rPr>
            <w:b/>
            <w:bCs/>
          </w:rPr>
          <w:delText xml:space="preserve"> </w:delText>
        </w:r>
      </w:del>
      <m:oMath>
        <m:sSub>
          <m:e>
            <m:r>
              <m:t>ℓ</m:t>
            </m:r>
          </m:e>
          <m:sub>
            <m:r>
              <m:t>2</m:t>
            </m:r>
          </m:sub>
        </m:sSub>
      </m:oMath>
      <w:del w:id="15367" w:author="PR Preview" w:date="2026-01-01T00:00:00Z">
        <w:r>
          <w:rPr>
            <w:b/>
            <w:bCs/>
          </w:rPr>
          <w:delText xml:space="preserve"> </w:delText>
        </w:r>
      </w:del>
      <w:del w:id="15368" w:author="PR Preview" w:date="2026-01-01T00:00:00Z">
        <w:r>
          <w:rPr>
            <w:b/>
            <w:bCs/>
          </w:rPr>
          <w:delText xml:space="preserve">norm, infinity norm))</w:delText>
        </w:r>
      </w:del>
      <w:del w:id="15369" w:author="PR Preview" w:date="2026-01-01T00:00:00Z">
        <w:r>
          <w:delText xml:space="preserve"> </w:delText>
        </w:r>
      </w:del>
      <w:del w:id="15370" w:author="PR Preview" w:date="2026-01-01T00:00:00Z">
        <w:r>
          <w:delText xml:space="preserve">For a vector</w:delText>
        </w:r>
      </w:del>
      <w:del w:id="15371"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372" w:author="PR Preview" w:date="2026-01-01T00:00:00Z">
        <w:r>
          <w:delText xml:space="preserve"> </w:delText>
        </w:r>
      </w:del>
      <w:del w:id="15373" w:author="PR Preview" w:date="2026-01-01T00:00:00Z">
        <w:r>
          <w:delText xml:space="preserve">and any real number</w:delText>
        </w:r>
      </w:del>
      <w:del w:id="15374" w:author="PR Preview" w:date="2026-01-01T00:00:00Z">
        <w:r>
          <w:delText xml:space="preserve"> </w:delText>
        </w:r>
      </w:del>
      <m:oMath>
        <m:r>
          <m:t>k</m:t>
        </m:r>
        <m:r>
          <m:rPr>
            <m:sty m:val="p"/>
          </m:rPr>
          <m:t>≥</m:t>
        </m:r>
        <m:r>
          <m:t>1</m:t>
        </m:r>
      </m:oMath>
      <w:del w:id="15375" w:author="PR Preview" w:date="2026-01-01T00:00:00Z">
        <w:r>
          <w:delText xml:space="preserve">,</w:delText>
        </w:r>
      </w:del>
      <w:del w:id="15376" w:author="PR Preview" w:date="2026-01-01T00:00:00Z">
        <w:r>
          <w:delText xml:space="preserve"> </w:delText>
        </w:r>
      </w:del>
      <w:del w:id="15377" w:author="PR Preview" w:date="2026-01-01T00:00:00Z">
        <w:r>
          <w:delText xml:space="preserve">the</w:delText>
        </w:r>
      </w:del>
      <w:del w:id="15378" w:author="PR Preview" w:date="2026-01-01T00:00:00Z">
        <w:r>
          <w:delText xml:space="preserve"> </w:delText>
        </w:r>
      </w:del>
      <w:del w:id="15379" w:author="PR Preview" w:date="2026-01-01T00:00:00Z">
        <w:r>
          <w:rPr>
            <w:b/>
            <w:bCs/>
          </w:rPr>
          <w:delText xml:space="preserve">vector</w:delText>
        </w:r>
      </w:del>
      <w:del w:id="15380" w:author="PR Preview" w:date="2026-01-01T00:00:00Z">
        <w:r>
          <w:rPr>
            <w:b/>
            <w:bCs/>
          </w:rPr>
          <w:delText xml:space="preserve"> </w:delText>
        </w:r>
      </w:del>
      <m:oMath>
        <m:r>
          <m:t>p</m:t>
        </m:r>
      </m:oMath>
      <w:del w:id="15381" w:author="PR Preview" w:date="2026-01-01T00:00:00Z">
        <w:r>
          <w:rPr>
            <w:b/>
            <w:bCs/>
          </w:rPr>
          <w:delText xml:space="preserve">-norm</w:delText>
        </w:r>
      </w:del>
      <w:del w:id="15382" w:author="PR Preview" w:date="2026-01-01T00:00:00Z">
        <w:r>
          <w:delText xml:space="preserve"> </w:delText>
        </w:r>
      </w:del>
      <w:del w:id="15383" w:author="PR Preview" w:date="2026-01-01T00:00:00Z">
        <w:r>
          <w:delText xml:space="preserve">(or</w:delText>
        </w:r>
      </w:del>
      <w:del w:id="15384" w:author="PR Preview" w:date="2026-01-01T00:00:00Z">
        <w:r>
          <w:delText xml:space="preserve"> </w:delText>
        </w:r>
      </w:del>
      <m:oMath>
        <m:sSub>
          <m:e>
            <m:r>
              <m:t>ℓ</m:t>
            </m:r>
          </m:e>
          <m:sub>
            <m:r>
              <m:t>p</m:t>
            </m:r>
          </m:sub>
        </m:sSub>
      </m:oMath>
      <w:del w:id="15385" w:author="PR Preview" w:date="2026-01-01T00:00:00Z">
        <w:r>
          <w:rPr>
            <w:b/>
            <w:bCs/>
          </w:rPr>
          <w:delText xml:space="preserve"> </w:delText>
        </w:r>
      </w:del>
      <w:del w:id="15386" w:author="PR Preview" w:date="2026-01-01T00:00:00Z">
        <w:r>
          <w:rPr>
            <w:b/>
            <w:bCs/>
          </w:rPr>
          <w:delText xml:space="preserve">norm</w:delText>
        </w:r>
      </w:del>
      <w:del w:id="15387" w:author="PR Preview" w:date="2026-01-01T00:00:00Z">
        <w:r>
          <w:delText xml:space="preserve">, traditionally named with parameter</w:delText>
        </w:r>
      </w:del>
      <w:del w:id="15388" w:author="PR Preview" w:date="2026-01-01T00:00:00Z">
        <w:r>
          <w:delText xml:space="preserve"> </w:delText>
        </w:r>
      </w:del>
      <m:oMath>
        <m:r>
          <m:t>p</m:t>
        </m:r>
      </m:oMath>
      <w:del w:id="15389" w:author="PR Preview" w:date="2026-01-01T00:00:00Z">
        <w:r>
          <w:delText xml:space="preserve"> </w:delText>
        </w:r>
      </w:del>
      <w:del w:id="15390" w:author="PR Preview" w:date="2026-01-01T00:00:00Z">
        <w:r>
          <w:delText xml:space="preserve">but denoted here with exponent</w:delText>
        </w:r>
      </w:del>
      <w:del w:id="15391" w:author="PR Preview" w:date="2026-01-01T00:00:00Z">
        <w:r>
          <w:delText xml:space="preserve"> </w:delText>
        </w:r>
      </w:del>
      <m:oMath>
        <m:r>
          <m:t>k</m:t>
        </m:r>
      </m:oMath>
      <w:del w:id="15392" w:author="PR Preview" w:date="2026-01-01T00:00:00Z">
        <w:r>
          <w:delText xml:space="preserve"> </w:delText>
        </w:r>
      </w:del>
      <w:del w:id="15393" w:author="PR Preview" w:date="2026-01-01T00:00:00Z">
        <w:r>
          <w:delText xml:space="preserve">to avoid clashing with the ambient vector dimension</w:delText>
        </w:r>
      </w:del>
      <w:del w:id="15394" w:author="PR Preview" w:date="2026-01-01T00:00:00Z">
        <w:r>
          <w:delText xml:space="preserve"> </w:delText>
        </w:r>
      </w:del>
      <m:oMath>
        <m:r>
          <m:t>p</m:t>
        </m:r>
      </m:oMath>
      <w:del w:id="15395" w:author="PR Preview" w:date="2026-01-01T00:00:00Z">
        <w:r>
          <w:delText xml:space="preserve">) is:</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t>k</m:t>
              </m:r>
            </m:sub>
          </m:sSub>
          <m:limUpp>
            <m:e>
              <m:r>
                <m:rPr>
                  <m:sty m:val="p"/>
                </m:rPr>
                <m:t>=</m:t>
              </m:r>
            </m:e>
            <m:lim>
              <m:r>
                <m:rPr>
                  <m:nor/>
                  <m:sty m:val="p"/>
                </m:rPr>
                <m:t>def</m:t>
              </m:r>
            </m:lim>
          </m:limUpp>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rPr>
              <m:sty m:val="p"/>
            </m:rPr>
            <m:t>.</m:t>
          </m:r>
        </m:oMath>
      </m:oMathPara>
    </w:p>
    <w:p>
      <w:pPr>
        <w:pStyle w:val="FirstParagraph"/>
      </w:pPr>
      <w:ins w:id="15396" w:author="PR Preview" w:date="2026-01-01T00:00:00Z">
        <w:r>
          <w:t xml:space="preserve">Every inner product space</w:t>
        </w:r>
      </w:ins>
      <w:ins w:id="15397"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r>
          <m:t>​</m:t>
        </m:r>
        <m:r>
          <m:rPr>
            <m:sty m:val="p"/>
          </m:rPr>
          <m:t>)</m:t>
        </m:r>
      </m:oMath>
      <w:ins w:id="15398" w:author="PR Preview" w:date="2026-01-01T00:00:00Z">
        <w:r>
          <w:t xml:space="preserve"> </w:t>
        </w:r>
      </w:ins>
      <w:ins w:id="15399" w:author="PR Preview" w:date="2026-01-01T00:00:00Z">
        <w:r>
          <w:t xml:space="preserve">(</w:t>
        </w:r>
      </w:ins>
      <w:hyperlink w:anchor="def-inner-product-space">
        <w:ins w:id="15400" w:author="PR Preview" w:date="2026-01-01T00:00:00Z">
          <w:r>
            <w:rPr>
              <w:rStyle w:val="Hyperlink"/>
            </w:rPr>
            <w:t xml:space="preserve">Definition 69</w:t>
          </w:r>
        </w:ins>
      </w:hyperlink>
      <w:ins w:id="15401" w:author="PR Preview" w:date="2026-01-01T00:00:00Z">
        <w:r>
          <w:t xml:space="preserve">)</w:t>
        </w:r>
      </w:ins>
      <w:ins w:id="15402" w:author="PR Preview" w:date="2026-01-01T00:00:00Z">
        <w:r>
          <w:t xml:space="preserve"> </w:t>
        </w:r>
      </w:ins>
      <w:ins w:id="15403" w:author="PR Preview" w:date="2026-01-01T00:00:00Z">
        <w:r>
          <w:t xml:space="preserve">naturally defines an induced norm</w:t>
        </w:r>
      </w:ins>
      <w:ins w:id="15404" w:author="PR Preview" w:date="2026-01-01T00:00:00Z">
        <w:r>
          <w:t xml:space="preserve"> </w:t>
        </w:r>
      </w:ins>
      <w:ins w:id="15405" w:author="PR Preview" w:date="2026-01-01T00:00:00Z">
        <w:r>
          <w:t xml:space="preserve">$\mathopen{}\left\lVert\mathord{\smash[b]{\underset{\raise.3ex\hbox{$\scriptstyle\sim$}}{x}}\vphantom{x}}\right\rVert\mathclose{} \stackrel{\text{def}}{=}\sqrt{\mathopen{}\left\langle \mathord{\smash[b]{\underset{\raise.3ex\hbox{$\scriptstyle\sim$}}{x}}\vphantom{x}}, \mathord{\smash[b]{\underset{\raise.3ex\hbox{$\scriptstyle\sim$}}{x}}\vphantom{x}}\right\rangle\mathclose{}}$</w:t>
        </w:r>
      </w:ins>
      <w:ins w:id="15406" w:author="PR Preview" w:date="2026-01-01T00:00:00Z">
        <w:r>
          <w:t xml:space="preserve">,</w:t>
        </w:r>
      </w:ins>
      <w:ins w:id="15407" w:author="PR Preview" w:date="2026-01-01T00:00:00Z">
        <w:r>
          <w:t xml:space="preserve"> </w:t>
        </w:r>
      </w:ins>
      <w:ins w:id="15408" w:author="PR Preview" w:date="2026-01-01T00:00:00Z">
        <w:r>
          <w:t xml:space="preserve">which satisfies all three norm axioms.</w:t>
        </w:r>
      </w:ins>
    </w:p>
    <w:bookmarkEnd w:id="365"/>
    <w:bookmarkStart w:id="366" w:name="def-vector-p-norm"/>
    <w:p>
      <w:pPr>
        <w:pStyle w:val="BodyText"/>
      </w:pPr>
      <w:ins w:id="15409" w:author="PR Preview" w:date="2026-01-01T00:00:00Z">
        <w:r>
          <w:rPr>
            <w:b/>
            <w:bCs/>
          </w:rPr>
          <w:t xml:space="preserve">Definition 72 (Vector</w:t>
        </w:r>
      </w:ins>
      <w:ins w:id="15410" w:author="PR Preview" w:date="2026-01-01T00:00:00Z">
        <w:r>
          <w:rPr>
            <w:b/>
            <w:bCs/>
          </w:rPr>
          <w:t xml:space="preserve"> </w:t>
        </w:r>
      </w:ins>
      <m:oMath>
        <m:r>
          <m:t>p</m:t>
        </m:r>
      </m:oMath>
      <w:ins w:id="15411" w:author="PR Preview" w:date="2026-01-01T00:00:00Z">
        <w:r>
          <w:rPr>
            <w:b/>
            <w:bCs/>
          </w:rPr>
          <w:t xml:space="preserve">-norm (</w:t>
        </w:r>
      </w:ins>
      <m:oMath>
        <m:sSub>
          <m:e>
            <m:r>
              <m:t>ℓ</m:t>
            </m:r>
          </m:e>
          <m:sub>
            <m:r>
              <m:t>p</m:t>
            </m:r>
          </m:sub>
        </m:sSub>
      </m:oMath>
      <w:ins w:id="15412" w:author="PR Preview" w:date="2026-01-01T00:00:00Z">
        <w:r>
          <w:rPr>
            <w:b/>
            <w:bCs/>
          </w:rPr>
          <w:t xml:space="preserve"> </w:t>
        </w:r>
      </w:ins>
      <w:ins w:id="15413" w:author="PR Preview" w:date="2026-01-01T00:00:00Z">
        <w:r>
          <w:rPr>
            <w:b/>
            <w:bCs/>
          </w:rPr>
          <w:t xml:space="preserve">norm,</w:t>
        </w:r>
      </w:ins>
      <w:ins w:id="15414" w:author="PR Preview" w:date="2026-01-01T00:00:00Z">
        <w:r>
          <w:rPr>
            <w:b/>
            <w:bCs/>
          </w:rPr>
          <w:t xml:space="preserve"> </w:t>
        </w:r>
      </w:ins>
      <m:oMath>
        <m:sSub>
          <m:e>
            <m:r>
              <m:t>ℓ</m:t>
            </m:r>
          </m:e>
          <m:sub>
            <m:r>
              <m:t>1</m:t>
            </m:r>
          </m:sub>
        </m:sSub>
      </m:oMath>
      <w:ins w:id="15415" w:author="PR Preview" w:date="2026-01-01T00:00:00Z">
        <w:r>
          <w:rPr>
            <w:b/>
            <w:bCs/>
          </w:rPr>
          <w:t xml:space="preserve"> </w:t>
        </w:r>
      </w:ins>
      <w:ins w:id="15416" w:author="PR Preview" w:date="2026-01-01T00:00:00Z">
        <w:r>
          <w:rPr>
            <w:b/>
            <w:bCs/>
          </w:rPr>
          <w:t xml:space="preserve">norm, taxicab norm, Manhattan norm,</w:t>
        </w:r>
      </w:ins>
      <w:ins w:id="15417" w:author="PR Preview" w:date="2026-01-01T00:00:00Z">
        <w:r>
          <w:rPr>
            <w:b/>
            <w:bCs/>
          </w:rPr>
          <w:t xml:space="preserve"> </w:t>
        </w:r>
      </w:ins>
      <m:oMath>
        <m:sSub>
          <m:e>
            <m:r>
              <m:t>ℓ</m:t>
            </m:r>
          </m:e>
          <m:sub>
            <m:r>
              <m:t>2</m:t>
            </m:r>
          </m:sub>
        </m:sSub>
      </m:oMath>
      <w:ins w:id="15418" w:author="PR Preview" w:date="2026-01-01T00:00:00Z">
        <w:r>
          <w:rPr>
            <w:b/>
            <w:bCs/>
          </w:rPr>
          <w:t xml:space="preserve"> </w:t>
        </w:r>
      </w:ins>
      <w:ins w:id="15419" w:author="PR Preview" w:date="2026-01-01T00:00:00Z">
        <w:r>
          <w:rPr>
            <w:b/>
            <w:bCs/>
          </w:rPr>
          <w:t xml:space="preserve">norm, infinity norm))</w:t>
        </w:r>
      </w:ins>
      <w:ins w:id="15420" w:author="PR Preview" w:date="2026-01-01T00:00:00Z">
        <w:r>
          <w:t xml:space="preserve"> </w:t>
        </w:r>
      </w:ins>
      <w:ins w:id="15421" w:author="PR Preview" w:date="2026-01-01T00:00:00Z">
        <w:r>
          <w:t xml:space="preserve">For a vector</w:t>
        </w:r>
      </w:ins>
      <w:ins w:id="15422" w:author="PR Preview" w:date="2026-01-01T00:00:00Z">
        <w:r>
          <w:t xml:space="preserve"> </w:t>
        </w:r>
      </w:ins>
      <w:ins w:id="15423" w:author="PR Preview" w:date="2026-01-01T00:00:00Z">
        <w:r>
          <w:t xml:space="preserve">$\mathord{\smash[b]{\underset{\raise.3ex\hbox{$\scriptstyle\sim$}}{x}}\vphantom{x}}= (x_1, \ldots, x_p) \in \mathbb{R}^p$</w:t>
        </w:r>
      </w:ins>
      <w:ins w:id="15424" w:author="PR Preview" w:date="2026-01-01T00:00:00Z">
        <w:r>
          <w:t xml:space="preserve"> </w:t>
        </w:r>
      </w:ins>
      <w:ins w:id="15425" w:author="PR Preview" w:date="2026-01-01T00:00:00Z">
        <w:r>
          <w:t xml:space="preserve">and any real number</w:t>
        </w:r>
      </w:ins>
      <w:ins w:id="15426" w:author="PR Preview" w:date="2026-01-01T00:00:00Z">
        <w:r>
          <w:t xml:space="preserve"> </w:t>
        </w:r>
      </w:ins>
      <m:oMath>
        <m:r>
          <m:t>k</m:t>
        </m:r>
        <m:r>
          <m:rPr>
            <m:sty m:val="p"/>
          </m:rPr>
          <m:t>≥</m:t>
        </m:r>
        <m:r>
          <m:t>1</m:t>
        </m:r>
      </m:oMath>
      <w:ins w:id="15427" w:author="PR Preview" w:date="2026-01-01T00:00:00Z">
        <w:r>
          <w:t xml:space="preserve">,</w:t>
        </w:r>
      </w:ins>
      <w:ins w:id="15428" w:author="PR Preview" w:date="2026-01-01T00:00:00Z">
        <w:r>
          <w:t xml:space="preserve"> </w:t>
        </w:r>
      </w:ins>
      <w:ins w:id="15429" w:author="PR Preview" w:date="2026-01-01T00:00:00Z">
        <w:r>
          <w:t xml:space="preserve">the</w:t>
        </w:r>
      </w:ins>
      <w:ins w:id="15430" w:author="PR Preview" w:date="2026-01-01T00:00:00Z">
        <w:r>
          <w:t xml:space="preserve"> </w:t>
        </w:r>
      </w:ins>
      <w:ins w:id="15431" w:author="PR Preview" w:date="2026-01-01T00:00:00Z">
        <w:r>
          <w:rPr>
            <w:b/>
            <w:bCs/>
          </w:rPr>
          <w:t xml:space="preserve">vector</w:t>
        </w:r>
      </w:ins>
      <w:ins w:id="15432" w:author="PR Preview" w:date="2026-01-01T00:00:00Z">
        <w:r>
          <w:rPr>
            <w:b/>
            <w:bCs/>
          </w:rPr>
          <w:t xml:space="preserve"> </w:t>
        </w:r>
      </w:ins>
      <m:oMath>
        <m:r>
          <m:t>p</m:t>
        </m:r>
      </m:oMath>
      <w:ins w:id="15433" w:author="PR Preview" w:date="2026-01-01T00:00:00Z">
        <w:r>
          <w:rPr>
            <w:b/>
            <w:bCs/>
          </w:rPr>
          <w:t xml:space="preserve">-norm</w:t>
        </w:r>
      </w:ins>
      <w:ins w:id="15434" w:author="PR Preview" w:date="2026-01-01T00:00:00Z">
        <w:r>
          <w:t xml:space="preserve"> </w:t>
        </w:r>
      </w:ins>
      <w:ins w:id="15435" w:author="PR Preview" w:date="2026-01-01T00:00:00Z">
        <w:r>
          <w:t xml:space="preserve">(or</w:t>
        </w:r>
      </w:ins>
      <w:ins w:id="15436" w:author="PR Preview" w:date="2026-01-01T00:00:00Z">
        <w:r>
          <w:t xml:space="preserve"> </w:t>
        </w:r>
      </w:ins>
      <m:oMath>
        <m:sSub>
          <m:e>
            <m:r>
              <m:t>ℓ</m:t>
            </m:r>
          </m:e>
          <m:sub>
            <m:r>
              <m:t>p</m:t>
            </m:r>
          </m:sub>
        </m:sSub>
      </m:oMath>
      <w:ins w:id="15437" w:author="PR Preview" w:date="2026-01-01T00:00:00Z">
        <w:r>
          <w:rPr>
            <w:b/>
            <w:bCs/>
          </w:rPr>
          <w:t xml:space="preserve"> </w:t>
        </w:r>
      </w:ins>
      <w:ins w:id="15438" w:author="PR Preview" w:date="2026-01-01T00:00:00Z">
        <w:r>
          <w:rPr>
            <w:b/>
            <w:bCs/>
          </w:rPr>
          <w:t xml:space="preserve">norm</w:t>
        </w:r>
      </w:ins>
      <w:ins w:id="15439" w:author="PR Preview" w:date="2026-01-01T00:00:00Z">
        <w:r>
          <w:t xml:space="preserve">, traditionally named with parameter</w:t>
        </w:r>
      </w:ins>
      <w:ins w:id="15440" w:author="PR Preview" w:date="2026-01-01T00:00:00Z">
        <w:r>
          <w:t xml:space="preserve"> </w:t>
        </w:r>
      </w:ins>
      <m:oMath>
        <m:r>
          <m:t>p</m:t>
        </m:r>
      </m:oMath>
      <w:ins w:id="15441" w:author="PR Preview" w:date="2026-01-01T00:00:00Z">
        <w:r>
          <w:t xml:space="preserve"> </w:t>
        </w:r>
      </w:ins>
      <w:ins w:id="15442" w:author="PR Preview" w:date="2026-01-01T00:00:00Z">
        <w:r>
          <w:t xml:space="preserve">but denoted here with exponent</w:t>
        </w:r>
      </w:ins>
      <w:ins w:id="15443" w:author="PR Preview" w:date="2026-01-01T00:00:00Z">
        <w:r>
          <w:t xml:space="preserve"> </w:t>
        </w:r>
      </w:ins>
      <m:oMath>
        <m:r>
          <m:t>k</m:t>
        </m:r>
      </m:oMath>
      <w:ins w:id="15444" w:author="PR Preview" w:date="2026-01-01T00:00:00Z">
        <w:r>
          <w:t xml:space="preserve"> </w:t>
        </w:r>
      </w:ins>
      <w:ins w:id="15445" w:author="PR Preview" w:date="2026-01-01T00:00:00Z">
        <w:r>
          <w:t xml:space="preserve">to avoid clashing with the ambient vector dimension</w:t>
        </w:r>
      </w:ins>
      <w:ins w:id="15446" w:author="PR Preview" w:date="2026-01-01T00:00:00Z">
        <w:r>
          <w:t xml:space="preserve"> </w:t>
        </w:r>
      </w:ins>
      <m:oMath>
        <m:r>
          <m:t>p</m:t>
        </m:r>
      </m:oMath>
      <w:ins w:id="15447" w:author="PR Preview" w:date="2026-01-01T00:00:00Z">
        <w:r>
          <w:t xml:space="preserve">) is:</w:t>
        </w:r>
      </w:ins>
    </w:p>
    <w:p>
      <w:pPr>
        <w:pStyle w:val="BodyText"/>
      </w:pPr>
      <w:ins w:id="15448" w:author="PR Preview" w:date="2026-01-01T00:00:00Z">
        <w:r>
          <w:t xml:space="preserve">$$
    \mathopen{}\left\lVert\mathord{\smash[b]{\underset{\raise.3ex\hbox{$\scriptstyle\sim$}}{x}}\vphantom{x}}\right\rVert\mathclose{}_k \stackrel{\text{def}}{=}\mathopen{}\left(\sum_{i=1}^p\mathopen{}\left|x_i\right|\mathclose{}^k\right)\mathclose{}^{1/k}.
    $$</w:t>
        </w:r>
      </w:ins>
    </w:p>
    <w:p>
      <w:pPr>
        <w:pStyle w:val="FirstParagraph"/>
      </w:pPr>
      <w:r>
        <w:t xml:space="preserve">The cases</w:t>
      </w:r>
      <w:r>
        <w:t xml:space="preserve"> </w:t>
      </w:r>
      <m:oMath>
        <m:r>
          <m:t>k</m:t>
        </m:r>
        <m:r>
          <m:rPr>
            <m:sty m:val="p"/>
          </m:rPr>
          <m:t>=</m:t>
        </m:r>
        <m:r>
          <m:t>1</m:t>
        </m:r>
      </m:oMath>
      <w:r>
        <w:t xml:space="preserve"> </w:t>
      </w:r>
      <w:r>
        <w:t xml:space="preserve">and</w:t>
      </w:r>
      <w:r>
        <w:t xml:space="preserve"> </w:t>
      </w:r>
      <m:oMath>
        <m:r>
          <m:t>k</m:t>
        </m:r>
        <m:r>
          <m:rPr>
            <m:sty m:val="p"/>
          </m:rPr>
          <m:t>=</m:t>
        </m:r>
        <m:r>
          <m:t>2</m:t>
        </m:r>
      </m:oMath>
      <w:r>
        <w:t xml:space="preserve"> </w:t>
      </w:r>
      <w:r>
        <w:t xml:space="preserve">are named the</w:t>
      </w:r>
      <w:r>
        <w:t xml:space="preserve"> </w:t>
      </w:r>
      <m:oMath>
        <m:sSub>
          <m:e>
            <m:r>
              <m:t>ℓ</m:t>
            </m:r>
          </m:e>
          <m:sub>
            <m:r>
              <m:t>1</m:t>
            </m:r>
          </m:sub>
        </m:sSub>
      </m:oMath>
      <w:r>
        <w:rPr>
          <w:b/>
          <w:bCs/>
        </w:rPr>
        <w:t xml:space="preserve"> </w:t>
      </w:r>
      <w:r>
        <w:rPr>
          <w:b/>
          <w:bCs/>
        </w:rPr>
        <w:t xml:space="preserve">norm</w:t>
      </w:r>
      <w:r>
        <w:t xml:space="preserve"> </w:t>
      </w:r>
      <w:r>
        <w:t xml:space="preserve">(also the</w:t>
      </w:r>
      <w:r>
        <w:t xml:space="preserve"> </w:t>
      </w:r>
      <w:r>
        <w:rPr>
          <w:b/>
          <w:bCs/>
        </w:rPr>
        <w:t xml:space="preserve">taxicab norm</w:t>
      </w:r>
      <w:r>
        <w:t xml:space="preserve"> </w:t>
      </w:r>
      <w:r>
        <w:t xml:space="preserve">or</w:t>
      </w:r>
      <w:r>
        <w:t xml:space="preserve"> </w:t>
      </w:r>
      <w:r>
        <w:rPr>
          <w:b/>
          <w:bCs/>
        </w:rPr>
        <w:t xml:space="preserve">Manhattan norm</w:t>
      </w:r>
      <w:r>
        <w:t xml:space="preserve">)</w:t>
      </w:r>
      <w:r>
        <w:t xml:space="preserve"> </w:t>
      </w:r>
      <w:r>
        <w:t xml:space="preserve">and the</w:t>
      </w:r>
      <w:r>
        <w:t xml:space="preserve"> </w:t>
      </w:r>
      <m:oMath>
        <m:sSub>
          <m:e>
            <m:r>
              <m:t>ℓ</m:t>
            </m:r>
          </m:e>
          <m:sub>
            <m:r>
              <m:t>2</m:t>
            </m:r>
          </m:sub>
        </m:sSub>
      </m:oMath>
      <w:r>
        <w:rPr>
          <w:b/>
          <w:bCs/>
        </w:rPr>
        <w:t xml:space="preserve"> </w:t>
      </w:r>
      <w:r>
        <w:rPr>
          <w:b/>
          <w:bCs/>
        </w:rPr>
        <w:t xml:space="preserve">norm</w:t>
      </w:r>
      <w:r>
        <w:t xml:space="preserve">.</w:t>
      </w:r>
    </w:p>
    <w:bookmarkEnd w:id="366"/>
    <w:bookmarkStart w:id="367" w:name="exm-vector-p-norm"/>
    <w:p>
      <w:pPr>
        <w:pStyle w:val="BodyText"/>
      </w:pPr>
      <w:del w:id="15449" w:author="PR Preview" w:date="2026-01-01T00:00:00Z">
        <w:r>
          <w:rPr>
            <w:b/>
            <w:bCs/>
          </w:rPr>
          <w:delText xml:space="preserve">Example 107 (Calculating</w:delText>
        </w:r>
      </w:del>
      <w:del w:id="15450" w:author="PR Preview" w:date="2026-01-01T00:00:00Z">
        <w:r>
          <w:rPr>
            <w:b/>
            <w:bCs/>
          </w:rPr>
          <w:delText xml:space="preserve"> </w:delText>
        </w:r>
      </w:del>
      <m:oMath>
        <m:sSub>
          <m:e>
            <m:r>
              <m:t>ℓ</m:t>
            </m:r>
          </m:e>
          <m:sub>
            <m:r>
              <m:t>1</m:t>
            </m:r>
          </m:sub>
        </m:sSub>
      </m:oMath>
      <w:del w:id="15451" w:author="PR Preview" w:date="2026-01-01T00:00:00Z">
        <w:r>
          <w:rPr>
            <w:b/>
            <w:bCs/>
          </w:rPr>
          <w:delText xml:space="preserve">,</w:delText>
        </w:r>
      </w:del>
      <w:del w:id="15452" w:author="PR Preview" w:date="2026-01-01T00:00:00Z">
        <w:r>
          <w:rPr>
            <w:b/>
            <w:bCs/>
          </w:rPr>
          <w:delText xml:space="preserve"> </w:delText>
        </w:r>
      </w:del>
      <m:oMath>
        <m:sSub>
          <m:e>
            <m:r>
              <m:t>ℓ</m:t>
            </m:r>
          </m:e>
          <m:sub>
            <m:r>
              <m:t>2</m:t>
            </m:r>
          </m:sub>
        </m:sSub>
      </m:oMath>
      <w:del w:id="15453" w:author="PR Preview" w:date="2026-01-01T00:00:00Z">
        <w:r>
          <w:rPr>
            <w:b/>
            <w:bCs/>
          </w:rPr>
          <w:delText xml:space="preserve">, and</w:delText>
        </w:r>
      </w:del>
      <w:del w:id="15454" w:author="PR Preview" w:date="2026-01-01T00:00:00Z">
        <w:r>
          <w:rPr>
            <w:b/>
            <w:bCs/>
          </w:rPr>
          <w:delText xml:space="preserve"> </w:delText>
        </w:r>
      </w:del>
      <m:oMath>
        <m:sSub>
          <m:e>
            <m:r>
              <m:t>ℓ</m:t>
            </m:r>
          </m:e>
          <m:sub>
            <m:r>
              <m:rPr>
                <m:sty m:val="p"/>
              </m:rPr>
              <m:t>∞</m:t>
            </m:r>
          </m:sub>
        </m:sSub>
      </m:oMath>
      <w:del w:id="15455" w:author="PR Preview" w:date="2026-01-01T00:00:00Z">
        <w:r>
          <w:rPr>
            <w:b/>
            <w:bCs/>
          </w:rPr>
          <w:delText xml:space="preserve"> </w:delText>
        </w:r>
      </w:del>
      <w:del w:id="15456" w:author="PR Preview" w:date="2026-01-01T00:00:00Z">
        <w:r>
          <w:rPr>
            <w:b/>
            <w:bCs/>
          </w:rPr>
          <w:delText xml:space="preserve">norms)</w:delText>
        </w:r>
      </w:del>
      <w:del w:id="15457" w:author="PR Preview" w:date="2026-01-01T00:00:00Z">
        <w:r>
          <w:delText xml:space="preserve"> </w:delText>
        </w:r>
      </w:del>
      <w:del w:id="15458" w:author="PR Preview" w:date="2026-01-01T00:00:00Z">
        <w:r>
          <w:delText xml:space="preserve">For</w:delText>
        </w:r>
      </w:del>
      <w:del w:id="15459"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rPr>
            <m:sty m:val="p"/>
          </m:rPr>
          <m:t>−</m:t>
        </m:r>
        <m:r>
          <m:t>4</m:t>
        </m:r>
        <m:r>
          <m:rPr>
            <m:sty m:val="p"/>
          </m:rPr>
          <m:t>)</m:t>
        </m:r>
        <m:r>
          <m:rPr>
            <m:sty m:val="p"/>
          </m:rPr>
          <m:t>∈</m:t>
        </m:r>
        <m:sSup>
          <m:e>
            <m:r>
              <m:rPr>
                <m:scr m:val="double-struck"/>
                <m:sty m:val="p"/>
              </m:rPr>
              <m:t>R</m:t>
            </m:r>
          </m:e>
          <m:sup>
            <m:r>
              <m:t>2</m:t>
            </m:r>
          </m:sup>
        </m:sSup>
      </m:oMath>
      <w:del w:id="15460" w:author="PR Preview" w:date="2026-01-01T00:00:00Z">
        <w:r>
          <w:delText xml:space="preserve">:</w:delText>
        </w:r>
      </w:del>
    </w:p>
    <w:p>
      <w:pPr>
        <w:pStyle w:val="BodyText"/>
      </w:pPr>
      <w:ins w:id="15461" w:author="PR Preview" w:date="2026-01-01T00:00:00Z">
        <w:r>
          <w:rPr>
            <w:b/>
            <w:bCs/>
          </w:rPr>
          <w:t xml:space="preserve">Example 107 (Calculating</w:t>
        </w:r>
      </w:ins>
      <w:ins w:id="15462" w:author="PR Preview" w:date="2026-01-01T00:00:00Z">
        <w:r>
          <w:rPr>
            <w:b/>
            <w:bCs/>
          </w:rPr>
          <w:t xml:space="preserve"> </w:t>
        </w:r>
      </w:ins>
      <m:oMath>
        <m:sSub>
          <m:e>
            <m:r>
              <m:t>ℓ</m:t>
            </m:r>
          </m:e>
          <m:sub>
            <m:r>
              <m:t>1</m:t>
            </m:r>
          </m:sub>
        </m:sSub>
      </m:oMath>
      <w:ins w:id="15463" w:author="PR Preview" w:date="2026-01-01T00:00:00Z">
        <w:r>
          <w:rPr>
            <w:b/>
            <w:bCs/>
          </w:rPr>
          <w:t xml:space="preserve">,</w:t>
        </w:r>
      </w:ins>
      <w:ins w:id="15464" w:author="PR Preview" w:date="2026-01-01T00:00:00Z">
        <w:r>
          <w:rPr>
            <w:b/>
            <w:bCs/>
          </w:rPr>
          <w:t xml:space="preserve"> </w:t>
        </w:r>
      </w:ins>
      <m:oMath>
        <m:sSub>
          <m:e>
            <m:r>
              <m:t>ℓ</m:t>
            </m:r>
          </m:e>
          <m:sub>
            <m:r>
              <m:t>2</m:t>
            </m:r>
          </m:sub>
        </m:sSub>
      </m:oMath>
      <w:ins w:id="15465" w:author="PR Preview" w:date="2026-01-01T00:00:00Z">
        <w:r>
          <w:rPr>
            <w:b/>
            <w:bCs/>
          </w:rPr>
          <w:t xml:space="preserve">, and</w:t>
        </w:r>
      </w:ins>
      <w:ins w:id="15466" w:author="PR Preview" w:date="2026-01-01T00:00:00Z">
        <w:r>
          <w:rPr>
            <w:b/>
            <w:bCs/>
          </w:rPr>
          <w:t xml:space="preserve"> </w:t>
        </w:r>
      </w:ins>
      <m:oMath>
        <m:sSub>
          <m:e>
            <m:r>
              <m:t>ℓ</m:t>
            </m:r>
          </m:e>
          <m:sub>
            <m:r>
              <m:rPr>
                <m:sty m:val="p"/>
              </m:rPr>
              <m:t>∞</m:t>
            </m:r>
          </m:sub>
        </m:sSub>
      </m:oMath>
      <w:ins w:id="15467" w:author="PR Preview" w:date="2026-01-01T00:00:00Z">
        <w:r>
          <w:rPr>
            <w:b/>
            <w:bCs/>
          </w:rPr>
          <w:t xml:space="preserve"> </w:t>
        </w:r>
      </w:ins>
      <w:ins w:id="15468" w:author="PR Preview" w:date="2026-01-01T00:00:00Z">
        <w:r>
          <w:rPr>
            <w:b/>
            <w:bCs/>
          </w:rPr>
          <w:t xml:space="preserve">norms)</w:t>
        </w:r>
      </w:ins>
      <w:ins w:id="15469" w:author="PR Preview" w:date="2026-01-01T00:00:00Z">
        <w:r>
          <w:t xml:space="preserve"> </w:t>
        </w:r>
      </w:ins>
      <w:ins w:id="15470" w:author="PR Preview" w:date="2026-01-01T00:00:00Z">
        <w:r>
          <w:t xml:space="preserve">For</w:t>
        </w:r>
      </w:ins>
      <w:ins w:id="15471" w:author="PR Preview" w:date="2026-01-01T00:00:00Z">
        <w:r>
          <w:t xml:space="preserve"> </w:t>
        </w:r>
      </w:ins>
      <w:ins w:id="15472" w:author="PR Preview" w:date="2026-01-01T00:00:00Z">
        <w:r>
          <w:t xml:space="preserve">$\mathord{\smash[b]{\underset{\raise.3ex\hbox{$\scriptstyle\sim$}}{x}}\vphantom{x}}= (3, -4) \in \mathbb{R}^2$</w:t>
        </w:r>
      </w:ins>
      <w:ins w:id="15473" w:author="PR Preview" w:date="2026-01-01T00:00:00Z">
        <w:r>
          <w:t xml:space="preserve">:</w:t>
        </w:r>
      </w:ins>
    </w:p>
    <w:p>
      <w:pPr>
        <w:numPr>
          <w:ilvl w:val="0"/>
          <w:numId w:val="1058"/>
        </w:numPr>
      </w:pPr>
      <m:oMath>
        <m:sSub>
          <m:e>
            <m:r>
              <m:t>ℓ</m:t>
            </m:r>
          </m:e>
          <m:sub>
            <m:r>
              <m:t>1</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1</m:t>
                  </m:r>
                </m:sub>
              </m:sSub>
              <m:r>
                <m:t>&amp;</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e>
            <m:e>
              <m:r>
                <m:t>&amp;</m:t>
              </m:r>
              <m:r>
                <m:rPr>
                  <m:sty m:val="p"/>
                </m:rPr>
                <m:t>=</m:t>
              </m:r>
              <m:r>
                <m:t>3</m:t>
              </m:r>
              <m:r>
                <m:rPr>
                  <m:sty m:val="p"/>
                </m:rPr>
                <m:t>+</m:t>
              </m:r>
              <m:r>
                <m:t>4</m:t>
              </m:r>
            </m:e>
            <m:e>
              <m:r>
                <m:t>&amp;</m:t>
              </m:r>
              <m:r>
                <m:rPr>
                  <m:sty m:val="p"/>
                </m:rPr>
                <m:t>=</m:t>
              </m:r>
              <m:r>
                <m:t>7</m:t>
              </m:r>
              <m:r>
                <m:rPr>
                  <m:sty m:val="p"/>
                </m:rPr>
                <m:t>.</m:t>
              </m:r>
            </m:e>
          </m:eqArr>
        </m:oMath>
      </m:oMathPara>
    </w:p>
    <w:p>
      <w:pPr>
        <w:pStyle w:val="BodyText"/>
      </w:pPr>
      <w:ins w:id="15474" w:author="PR Preview" w:date="2026-01-01T00:00:00Z">
        <w:r>
          <w:t xml:space="preserve">$$
    \begin{aligned}
    \mathopen{}\left\lVert\mathord{\smash[b]{\underset{\raise.3ex\hbox{$\scriptstyle\sim$}}{x}}\vphantom{x}}\right\rVert\mathclose{}_1 &amp;= \mathopen{}\left|3\right|\mathclose{} + \mathopen{}\left|-4\right|\mathclose{} \\
    &amp;= 3 + 4 \\
    &amp;= 7.
    \end{aligned}
    $$</w:t>
        </w:r>
      </w:ins>
    </w:p>
    <w:p>
      <w:pPr>
        <w:numPr>
          <w:ilvl w:val="0"/>
          <w:numId w:val="1058"/>
        </w:numPr>
      </w:pPr>
      <m:oMath>
        <m:sSub>
          <m:e>
            <m:r>
              <m:t>ℓ</m:t>
            </m:r>
          </m:e>
          <m:sub>
            <m:r>
              <m:t>2</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t>2</m:t>
                  </m:r>
                </m:sub>
              </m:sSub>
              <m:r>
                <m:t>&amp;</m:t>
              </m:r>
              <m:r>
                <m:rPr>
                  <m:sty m:val="p"/>
                </m:rPr>
                <m:t>=</m:t>
              </m:r>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e>
            <m:e>
              <m:r>
                <m:t>&amp;</m:t>
              </m:r>
              <m:r>
                <m:rPr>
                  <m:sty m:val="p"/>
                </m:rPr>
                <m:t>=</m:t>
              </m:r>
              <m:rad>
                <m:radPr>
                  <m:degHide m:val="on"/>
                </m:radPr>
                <m:deg/>
                <m:e>
                  <m:r>
                    <m:t>9</m:t>
                  </m:r>
                  <m:r>
                    <m:rPr>
                      <m:sty m:val="p"/>
                    </m:rPr>
                    <m:t>+</m:t>
                  </m:r>
                  <m:r>
                    <m:t>16</m:t>
                  </m:r>
                </m:e>
              </m:rad>
            </m:e>
            <m:e>
              <m:r>
                <m:t>&amp;</m:t>
              </m:r>
              <m:r>
                <m:rPr>
                  <m:sty m:val="p"/>
                </m:rPr>
                <m:t>=</m:t>
              </m:r>
              <m:rad>
                <m:radPr>
                  <m:degHide m:val="on"/>
                </m:radPr>
                <m:deg/>
                <m:e>
                  <m:r>
                    <m:t>25</m:t>
                  </m:r>
                </m:e>
              </m:rad>
            </m:e>
            <m:e>
              <m:r>
                <m:t>&amp;</m:t>
              </m:r>
              <m:r>
                <m:rPr>
                  <m:sty m:val="p"/>
                </m:rPr>
                <m:t>=</m:t>
              </m:r>
              <m:r>
                <m:t>5</m:t>
              </m:r>
              <m:r>
                <m:rPr>
                  <m:sty m:val="p"/>
                </m:rPr>
                <m:t>.</m:t>
              </m:r>
            </m:e>
          </m:eqArr>
        </m:oMath>
      </m:oMathPara>
    </w:p>
    <w:p>
      <w:pPr>
        <w:pStyle w:val="BodyText"/>
      </w:pPr>
      <w:ins w:id="15475" w:author="PR Preview" w:date="2026-01-01T00:00:00Z">
        <w:r>
          <w:t xml:space="preserve">$$
    \begin{aligned}
    \mathopen{}\left\lVert\mathord{\smash[b]{\underset{\raise.3ex\hbox{$\scriptstyle\sim$}}{x}}\vphantom{x}}\right\rVert\mathclose{}_2 &amp;= \sqrt{3^2 + (-4)^2} \\
    &amp;= \sqrt{9 + 16} \\
    &amp;= \sqrt{25} \\
    &amp;= 5.
    \end{aligned}
    $$</w:t>
        </w:r>
      </w:ins>
    </w:p>
    <w:p>
      <w:pPr>
        <w:numPr>
          <w:ilvl w:val="0"/>
          <w:numId w:val="1058"/>
        </w:numPr>
      </w:pPr>
      <m:oMath>
        <m:sSub>
          <m:e>
            <m:r>
              <m:t>ℓ</m:t>
            </m:r>
          </m:e>
          <m:sub>
            <m:r>
              <m:rPr>
                <m:sty m:val="p"/>
              </m:rPr>
              <m:t>∞</m:t>
            </m:r>
          </m:sub>
        </m:sSub>
      </m:oMath>
      <w:r>
        <w:t xml:space="preserve"> </w:t>
      </w:r>
      <w:r>
        <w:t xml:space="preserve">norm:</w:t>
      </w:r>
    </w:p>
    <w:p>
      <w:pPr>
        <w:pStyle w:val="BodyText"/>
      </w:pPr>
      <m:oMathPara>
        <m:oMathParaPr>
          <m:jc m:val="center"/>
        </m:oMathParaPr>
        <m:oMath>
          <m:eqArr>
            <m:e>
              <m:r>
                <m:t>​</m:t>
              </m:r>
              <m:d>
                <m:dPr>
                  <m:begChr m:val="∥"/>
                  <m:sepChr m:val=""/>
                  <m:endChr m:val="∥"/>
                  <m:grow/>
                </m:dPr>
                <m:e>
                  <m:limLow>
                    <m:e>
                      <m:r>
                        <m:t>x</m:t>
                      </m:r>
                    </m:e>
                    <m:lim>
                      <m:r>
                        <m:rPr>
                          <m:sty m:val="p"/>
                        </m:rPr>
                        <m:t>∼</m:t>
                      </m:r>
                    </m:lim>
                  </m:limLow>
                </m:e>
              </m:d>
              <m:sSub>
                <m:e>
                  <m:r>
                    <m:t>​</m:t>
                  </m:r>
                </m:e>
                <m:sub>
                  <m:r>
                    <m:rPr>
                      <m:sty m:val="p"/>
                    </m:rPr>
                    <m:t>∞</m:t>
                  </m:r>
                </m:sub>
              </m:sSub>
              <m:r>
                <m:t>&amp;</m:t>
              </m:r>
              <m:r>
                <m:rPr>
                  <m:sty m:val="p"/>
                </m:rPr>
                <m:t>=</m:t>
              </m:r>
              <m:r>
                <m:rPr>
                  <m:sty m:val="p"/>
                </m:rPr>
                <m:t>max</m:t>
              </m:r>
              <m:r>
                <m:rPr>
                  <m:sty m:val="p"/>
                </m:rPr>
                <m:t>(</m:t>
              </m:r>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e>
            <m:e>
              <m:r>
                <m:t>&amp;</m:t>
              </m:r>
              <m:r>
                <m:rPr>
                  <m:sty m:val="p"/>
                </m:rPr>
                <m:t>=</m:t>
              </m:r>
              <m:r>
                <m:t>4</m:t>
              </m:r>
              <m:r>
                <m:rPr>
                  <m:sty m:val="p"/>
                </m:rPr>
                <m:t>.</m:t>
              </m:r>
            </m:e>
          </m:eqArr>
        </m:oMath>
      </m:oMathPara>
    </w:p>
    <w:p>
      <w:pPr>
        <w:pStyle w:val="FirstParagraph"/>
      </w:pPr>
      <w:del w:id="15476" w:author="PR Preview" w:date="2026-01-01T00:00:00Z">
        <w:r>
          <w:delText xml:space="preserve">Notice that</w:delText>
        </w:r>
      </w:del>
      <w:del w:id="15477" w:author="PR Preview" w:date="2026-01-01T00:00:00Z">
        <w:r>
          <w:delText xml:space="preserve"> </w:delText>
        </w:r>
      </w:del>
      <m:oMath>
        <m:r>
          <m:t>4</m:t>
        </m:r>
        <m:r>
          <m:rPr>
            <m:sty m:val="p"/>
          </m:rPr>
          <m:t>≤</m:t>
        </m:r>
        <m:r>
          <m:t>5</m:t>
        </m:r>
        <m:r>
          <m:rPr>
            <m:sty m:val="p"/>
          </m:rPr>
          <m:t>≤</m:t>
        </m:r>
        <m:r>
          <m:t>7</m:t>
        </m:r>
      </m:oMath>
      <w:del w:id="15478" w:author="PR Preview" w:date="2026-01-01T00:00:00Z">
        <w:r>
          <w:delText xml:space="preserve">. For any vector</w:delText>
        </w:r>
      </w:del>
      <w:del w:id="15479"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15480" w:author="PR Preview" w:date="2026-01-01T00:00:00Z">
        <w:r>
          <w:delText xml:space="preserve">, the norms satisfy the chain of inequalities:</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t>2</m:t>
              </m:r>
            </m:sub>
          </m:sSub>
          <m:r>
            <m:rPr>
              <m:sty m:val="p"/>
            </m:rPr>
            <m:t>≤</m:t>
          </m:r>
          <m:r>
            <m:t>​</m:t>
          </m:r>
          <m:d>
            <m:dPr>
              <m:begChr m:val="∥"/>
              <m:sepChr m:val=""/>
              <m:endChr m:val="∥"/>
              <m:grow/>
            </m:dPr>
            <m:e>
              <m:limLow>
                <m:e>
                  <m:r>
                    <m:t>x</m:t>
                  </m:r>
                </m:e>
                <m:lim>
                  <m:r>
                    <m:rPr>
                      <m:sty m:val="p"/>
                    </m:rPr>
                    <m:t>∼</m:t>
                  </m:r>
                </m:lim>
              </m:limLow>
            </m:e>
          </m:d>
          <m:sSub>
            <m:e>
              <m:r>
                <m:t>​</m:t>
              </m:r>
            </m:e>
            <m:sub>
              <m:r>
                <m:t>1</m:t>
              </m:r>
            </m:sub>
          </m:sSub>
          <m:r>
            <m:rPr>
              <m:sty m:val="p"/>
            </m:rPr>
            <m:t>≤</m:t>
          </m:r>
          <m:rad>
            <m:radPr>
              <m:degHide m:val="on"/>
            </m:radPr>
            <m:deg/>
            <m:e>
              <m:r>
                <m:t>p</m:t>
              </m:r>
            </m:e>
          </m:rad>
          <m:r>
            <m:t> </m:t>
          </m:r>
          <m:r>
            <m:t>​</m:t>
          </m:r>
          <m:d>
            <m:dPr>
              <m:begChr m:val="∥"/>
              <m:sepChr m:val=""/>
              <m:endChr m:val="∥"/>
              <m:grow/>
            </m:dPr>
            <m:e>
              <m:limLow>
                <m:e>
                  <m:r>
                    <m:t>x</m:t>
                  </m:r>
                </m:e>
                <m:lim>
                  <m:r>
                    <m:rPr>
                      <m:sty m:val="p"/>
                    </m:rPr>
                    <m:t>∼</m:t>
                  </m:r>
                </m:lim>
              </m:limLow>
            </m:e>
          </m:d>
          <m:sSub>
            <m:e>
              <m:r>
                <m:t>​</m:t>
              </m:r>
            </m:e>
            <m:sub>
              <m:r>
                <m:t>2</m:t>
              </m:r>
            </m:sub>
          </m:sSub>
          <m:r>
            <m:rPr>
              <m:sty m:val="p"/>
            </m:rPr>
            <m:t>≤</m:t>
          </m:r>
          <m:r>
            <m:t>p</m:t>
          </m:r>
          <m:r>
            <m:t> </m:t>
          </m:r>
          <m:r>
            <m:t>​</m:t>
          </m:r>
          <m:d>
            <m:dPr>
              <m:begChr m:val="∥"/>
              <m:sepChr m:val=""/>
              <m:endChr m:val="∥"/>
              <m:grow/>
            </m:dPr>
            <m:e>
              <m:limLow>
                <m:e>
                  <m:r>
                    <m:t>x</m:t>
                  </m:r>
                </m:e>
                <m:lim>
                  <m:r>
                    <m:rPr>
                      <m:sty m:val="p"/>
                    </m:rPr>
                    <m:t>∼</m:t>
                  </m:r>
                </m:lim>
              </m:limLow>
            </m:e>
          </m:d>
          <m:sSub>
            <m:e>
              <m:r>
                <m:t>​</m:t>
              </m:r>
            </m:e>
            <m:sub>
              <m:r>
                <m:rPr>
                  <m:sty m:val="p"/>
                </m:rPr>
                <m:t>∞</m:t>
              </m:r>
            </m:sub>
          </m:sSub>
          <m:r>
            <m:rPr>
              <m:sty m:val="p"/>
            </m:rPr>
            <m:t>.</m:t>
          </m:r>
        </m:oMath>
      </m:oMathPara>
    </w:p>
    <w:p>
      <w:pPr>
        <w:pStyle w:val="FirstParagraph"/>
      </w:pPr>
      <w:del w:id="15481" w:author="PR Preview" w:date="2026-01-01T00:00:00Z">
        <w:r>
          <w:rPr>
            <w:i/>
            <w:iCs/>
          </w:rPr>
          <w:delText xml:space="preserve">Remark 23</w:delText>
        </w:r>
      </w:del>
      <w:del w:id="15482" w:author="PR Preview" w:date="2026-01-01T00:00:00Z">
        <w:r>
          <w:delText xml:space="preserve"> (Unit balls and regularization in machine learning). </w:delText>
        </w:r>
      </w:del>
      <w:del w:id="15483" w:author="PR Preview" w:date="2026-01-01T00:00:00Z">
        <w:r>
          <w:delText xml:space="preserve">The unit ball in</w:delText>
        </w:r>
      </w:del>
      <w:del w:id="15484" w:author="PR Preview" w:date="2026-01-01T00:00:00Z">
        <w:r>
          <w:delText xml:space="preserve"> </w:delText>
        </w:r>
      </w:del>
      <m:oMath>
        <m:sSup>
          <m:e>
            <m:r>
              <m:rPr>
                <m:scr m:val="double-struck"/>
                <m:sty m:val="p"/>
              </m:rPr>
              <m:t>R</m:t>
            </m:r>
          </m:e>
          <m:sup>
            <m:r>
              <m:t>2</m:t>
            </m:r>
          </m:sup>
        </m:sSup>
      </m:oMath>
      <w:del w:id="15485" w:author="PR Preview" w:date="2026-01-01T00:00:00Z">
        <w:r>
          <w:delText xml:space="preserve"> </w:delText>
        </w:r>
      </w:del>
      <w:del w:id="15486" w:author="PR Preview" w:date="2026-01-01T00:00:00Z">
        <w:r>
          <w:delText xml:space="preserve">under the</w:delText>
        </w:r>
      </w:del>
      <w:del w:id="15487" w:author="PR Preview" w:date="2026-01-01T00:00:00Z">
        <w:r>
          <w:delText xml:space="preserve"> </w:delText>
        </w:r>
      </w:del>
      <m:oMath>
        <m:sSub>
          <m:e>
            <m:r>
              <m:t>ℓ</m:t>
            </m:r>
          </m:e>
          <m:sub>
            <m:r>
              <m:t>p</m:t>
            </m:r>
          </m:sub>
        </m:sSub>
      </m:oMath>
      <w:del w:id="15488" w:author="PR Preview" w:date="2026-01-01T00:00:00Z">
        <w:r>
          <w:delText xml:space="preserve"> </w:delText>
        </w:r>
      </w:del>
      <w:del w:id="15489" w:author="PR Preview" w:date="2026-01-01T00:00:00Z">
        <w:r>
          <w:delText xml:space="preserve">norm is the set</w:delText>
        </w:r>
      </w:del>
      <w:del w:id="15490" w:author="PR Preview" w:date="2026-01-01T00:00:00Z">
        <w:r>
          <w:delText xml:space="preserve"> </w:delText>
        </w:r>
      </w:del>
      <m:oMath>
        <m:r>
          <m:t>​</m:t>
        </m:r>
        <m:d>
          <m:dPr>
            <m:begChr m:val="{"/>
            <m:sepChr m:val=""/>
            <m:endChr m:val="}"/>
            <m:grow/>
          </m:dPr>
          <m:e>
            <m:limLow>
              <m:e>
                <m:r>
                  <m:t>x</m:t>
                </m:r>
              </m:e>
              <m:lim>
                <m:r>
                  <m:rPr>
                    <m:sty m:val="p"/>
                  </m:rPr>
                  <m:t>∼</m:t>
                </m:r>
              </m:lim>
            </m:limLow>
            <m:r>
              <m:rPr>
                <m:sty m:val="p"/>
              </m:rPr>
              <m:t>∈</m:t>
            </m:r>
            <m:sSup>
              <m:e>
                <m:r>
                  <m:rPr>
                    <m:scr m:val="double-struck"/>
                    <m:sty m:val="p"/>
                  </m:rPr>
                  <m:t>R</m:t>
                </m:r>
              </m:e>
              <m:sup>
                <m:r>
                  <m:t>2</m:t>
                </m:r>
              </m:sup>
            </m:sSup>
            <m:r>
              <m:rPr>
                <m:sty m:val="p"/>
              </m:rPr>
              <m:t>:</m:t>
            </m:r>
            <m:r>
              <m:t>​</m:t>
            </m:r>
            <m:d>
              <m:dPr>
                <m:begChr m:val="∥"/>
                <m:sepChr m:val=""/>
                <m:endChr m:val="∥"/>
                <m:grow/>
              </m:dPr>
              <m:e>
                <m:limLow>
                  <m:e>
                    <m:r>
                      <m:t>x</m:t>
                    </m:r>
                  </m:e>
                  <m:lim>
                    <m:r>
                      <m:rPr>
                        <m:sty m:val="p"/>
                      </m:rPr>
                      <m:t>∼</m:t>
                    </m:r>
                  </m:lim>
                </m:limLow>
              </m:e>
            </m:d>
            <m:sSub>
              <m:e>
                <m:r>
                  <m:t>​</m:t>
                </m:r>
              </m:e>
              <m:sub>
                <m:r>
                  <m:t>k</m:t>
                </m:r>
              </m:sub>
            </m:sSub>
            <m:r>
              <m:rPr>
                <m:sty m:val="p"/>
              </m:rPr>
              <m:t>≤</m:t>
            </m:r>
            <m:r>
              <m:t>1</m:t>
            </m:r>
          </m:e>
        </m:d>
        <m:r>
          <m:t>​</m:t>
        </m:r>
      </m:oMath>
      <w:del w:id="15491" w:author="PR Preview" w:date="2026-01-01T00:00:00Z">
        <w:r>
          <w:delText xml:space="preserve">:</w:delText>
        </w:r>
      </w:del>
    </w:p>
    <w:p>
      <w:pPr>
        <w:pStyle w:val="BodyText"/>
      </w:pPr>
      <w:ins w:id="15492" w:author="PR Preview" w:date="2026-01-01T00:00:00Z">
        <w:r>
          <w:t xml:space="preserve">$$
    \begin{aligned}
    \mathopen{}\left\lVert\mathord{\smash[b]{\underset{\raise.3ex\hbox{$\scriptstyle\sim$}}{x}}\vphantom{x}}\right\rVert\mathclose{}_\infty &amp;= \max(\mathopen{}\left|3\right|\mathclose{}, \mathopen{}\left|-4\right|\mathclose{}) \\
    &amp;= 4.
    \end{aligned}
    $$</w:t>
        </w:r>
      </w:ins>
    </w:p>
    <w:p>
      <w:pPr>
        <w:pStyle w:val="FirstParagraph"/>
      </w:pPr>
      <w:ins w:id="15493" w:author="PR Preview" w:date="2026-01-01T00:00:00Z">
        <w:r>
          <w:t xml:space="preserve">Notice that</w:t>
        </w:r>
      </w:ins>
      <w:ins w:id="15494" w:author="PR Preview" w:date="2026-01-01T00:00:00Z">
        <w:r>
          <w:t xml:space="preserve"> </w:t>
        </w:r>
      </w:ins>
      <m:oMath>
        <m:r>
          <m:t>4</m:t>
        </m:r>
        <m:r>
          <m:rPr>
            <m:sty m:val="p"/>
          </m:rPr>
          <m:t>≤</m:t>
        </m:r>
        <m:r>
          <m:t>5</m:t>
        </m:r>
        <m:r>
          <m:rPr>
            <m:sty m:val="p"/>
          </m:rPr>
          <m:t>≤</m:t>
        </m:r>
        <m:r>
          <m:t>7</m:t>
        </m:r>
      </m:oMath>
      <w:ins w:id="15495" w:author="PR Preview" w:date="2026-01-01T00:00:00Z">
        <w:r>
          <w:t xml:space="preserve">. For any vector</w:t>
        </w:r>
      </w:ins>
      <w:ins w:id="15496" w:author="PR Preview" w:date="2026-01-01T00:00:00Z">
        <w:r>
          <w:t xml:space="preserve"> </w:t>
        </w:r>
      </w:ins>
      <w:ins w:id="15497" w:author="PR Preview" w:date="2026-01-01T00:00:00Z">
        <w:r>
          <w:t xml:space="preserve">$\mathord{\smash[b]{\underset{\raise.3ex\hbox{$\scriptstyle\sim$}}{x}}\vphantom{x}}\in \mathbb{R}^p$</w:t>
        </w:r>
      </w:ins>
      <w:ins w:id="15498" w:author="PR Preview" w:date="2026-01-01T00:00:00Z">
        <w:r>
          <w:t xml:space="preserve">, the norms satisfy the chain of inequalities:</w:t>
        </w:r>
      </w:ins>
    </w:p>
    <w:p>
      <w:pPr>
        <w:pStyle w:val="BodyText"/>
      </w:pPr>
      <w:ins w:id="15499" w:author="PR Preview" w:date="2026-01-01T00:00:00Z">
        <w:r>
          <w:t xml:space="preserve">$$
    \mathopen{}\left\lVert\mathord{\smash[b]{\underset{\raise.3ex\hbox{$\scriptstyle\sim$}}{x}}\vphantom{x}}\right\rVert\mathclose{}_\infty \le \mathopen{}\left\lVert\mathord{\smash[b]{\underset{\raise.3ex\hbox{$\scriptstyle\sim$}}{x}}\vphantom{x}}\right\rVert\mathclose{}_2 \le \mathopen{}\left\lVert\mathord{\smash[b]{\underset{\raise.3ex\hbox{$\scriptstyle\sim$}}{x}}\vphantom{x}}\right\rVert\mathclose{}_1 \le \sqrt{p}\,\mathopen{}\left\lVert\mathord{\smash[b]{\underset{\raise.3ex\hbox{$\scriptstyle\sim$}}{x}}\vphantom{x}}\right\rVert\mathclose{}_2 \le p\,\mathopen{}\left\lVert\mathord{\smash[b]{\underset{\raise.3ex\hbox{$\scriptstyle\sim$}}{x}}\vphantom{x}}\right\rVert\mathclose{}_\infty.
    $$</w:t>
        </w:r>
      </w:ins>
    </w:p>
    <w:bookmarkEnd w:id="367"/>
    <w:bookmarkStart w:id="368" w:name="rem-vector-norms-sparsity"/>
    <w:p>
      <w:pPr>
        <w:pStyle w:val="FirstParagraph"/>
      </w:pPr>
      <w:ins w:id="15500" w:author="PR Preview" w:date="2026-01-01T00:00:00Z">
        <w:r>
          <w:rPr>
            <w:i/>
            <w:iCs/>
          </w:rPr>
          <w:t xml:space="preserve">Remark 23</w:t>
        </w:r>
      </w:ins>
      <w:ins w:id="15501" w:author="PR Preview" w:date="2026-01-01T00:00:00Z">
        <w:r>
          <w:t xml:space="preserve"> (Unit balls and regularization in machine learning). </w:t>
        </w:r>
      </w:ins>
      <w:ins w:id="15502" w:author="PR Preview" w:date="2026-01-01T00:00:00Z">
        <w:r>
          <w:t xml:space="preserve">The unit ball in</w:t>
        </w:r>
      </w:ins>
      <w:ins w:id="15503" w:author="PR Preview" w:date="2026-01-01T00:00:00Z">
        <w:r>
          <w:t xml:space="preserve"> </w:t>
        </w:r>
      </w:ins>
      <m:oMath>
        <m:sSup>
          <m:e>
            <m:r>
              <m:rPr>
                <m:scr m:val="double-struck"/>
                <m:sty m:val="p"/>
              </m:rPr>
              <m:t>R</m:t>
            </m:r>
          </m:e>
          <m:sup>
            <m:r>
              <m:t>2</m:t>
            </m:r>
          </m:sup>
        </m:sSup>
      </m:oMath>
      <w:ins w:id="15504" w:author="PR Preview" w:date="2026-01-01T00:00:00Z">
        <w:r>
          <w:t xml:space="preserve"> </w:t>
        </w:r>
      </w:ins>
      <w:ins w:id="15505" w:author="PR Preview" w:date="2026-01-01T00:00:00Z">
        <w:r>
          <w:t xml:space="preserve">under the</w:t>
        </w:r>
      </w:ins>
      <w:ins w:id="15506" w:author="PR Preview" w:date="2026-01-01T00:00:00Z">
        <w:r>
          <w:t xml:space="preserve"> </w:t>
        </w:r>
      </w:ins>
      <m:oMath>
        <m:sSub>
          <m:e>
            <m:r>
              <m:t>ℓ</m:t>
            </m:r>
          </m:e>
          <m:sub>
            <m:r>
              <m:t>p</m:t>
            </m:r>
          </m:sub>
        </m:sSub>
      </m:oMath>
      <w:ins w:id="15507" w:author="PR Preview" w:date="2026-01-01T00:00:00Z">
        <w:r>
          <w:t xml:space="preserve"> </w:t>
        </w:r>
      </w:ins>
      <w:ins w:id="15508" w:author="PR Preview" w:date="2026-01-01T00:00:00Z">
        <w:r>
          <w:t xml:space="preserve">norm is the set</w:t>
        </w:r>
      </w:ins>
      <w:ins w:id="15509" w:author="PR Preview" w:date="2026-01-01T00:00:00Z">
        <w:r>
          <w:t xml:space="preserve"> </w:t>
        </w:r>
      </w:ins>
      <w:ins w:id="15510" w:author="PR Preview" w:date="2026-01-01T00:00:00Z">
        <w:r>
          <w:t xml:space="preserve">$\mathopen{}\left\{\mathord{\smash[b]{\underset{\raise.3ex\hbox{$\scriptstyle\sim$}}{x}}\vphantom{x}}\in \mathbb{R}^2 : \mathopen{}\left\lVert\mathord{\smash[b]{\underset{\raise.3ex\hbox{$\scriptstyle\sim$}}{x}}\vphantom{x}}\right\rVert\mathclose{}_k \le 1\right\}\mathclose{}$</w:t>
        </w:r>
      </w:ins>
      <w:ins w:id="15511" w:author="PR Preview" w:date="2026-01-01T00:00:00Z">
        <w:r>
          <w:t xml:space="preserve">:</w:t>
        </w:r>
      </w:ins>
    </w:p>
    <w:p>
      <w:pPr>
        <w:pStyle w:val="Compact"/>
        <w:numPr>
          <w:ilvl w:val="0"/>
          <w:numId w:val="1059"/>
        </w:numPr>
      </w:pPr>
      <w:r>
        <w:t xml:space="preserve">For</w:t>
      </w:r>
      <w:r>
        <w:t xml:space="preserve"> </w:t>
      </w:r>
      <m:oMath>
        <m:r>
          <m:t>k</m:t>
        </m:r>
        <m:r>
          <m:rPr>
            <m:sty m:val="p"/>
          </m:rPr>
          <m:t>=</m:t>
        </m:r>
        <m:r>
          <m:t>1</m:t>
        </m:r>
      </m:oMath>
      <w:r>
        <w:t xml:space="preserve">, the unit ball is a diamond (cross-polytope) with sharp vertices along the coordinate axes</w:t>
      </w:r>
      <w:r>
        <w:t xml:space="preserve"> </w:t>
      </w:r>
      <m:oMath>
        <m:r>
          <m:rPr>
            <m:sty m:val="p"/>
          </m:rPr>
          <m:t>(</m:t>
        </m:r>
        <m:r>
          <m:rPr>
            <m:sty m:val="p"/>
          </m:rPr>
          <m:t>±</m:t>
        </m:r>
        <m:r>
          <m:t>1</m:t>
        </m:r>
        <m:r>
          <m:rPr>
            <m:sty m:val="p"/>
          </m:rPr>
          <m:t>,</m:t>
        </m:r>
        <m:r>
          <m:t>0</m:t>
        </m:r>
        <m:r>
          <m:rPr>
            <m:sty m:val="p"/>
          </m:rPr>
          <m:t>)</m:t>
        </m:r>
      </m:oMath>
      <w:r>
        <w:t xml:space="preserve"> </w:t>
      </w:r>
      <w:r>
        <w:t xml:space="preserve">and</w:t>
      </w:r>
      <w:r>
        <w:t xml:space="preserve"> </w:t>
      </w:r>
      <m:oMath>
        <m:r>
          <m:rPr>
            <m:sty m:val="p"/>
          </m:rPr>
          <m:t>(</m:t>
        </m:r>
        <m:r>
          <m:t>0</m:t>
        </m:r>
        <m:r>
          <m:rPr>
            <m:sty m:val="p"/>
          </m:rPr>
          <m:t>,</m:t>
        </m:r>
        <m:r>
          <m:rPr>
            <m:sty m:val="p"/>
          </m:rPr>
          <m:t>±</m:t>
        </m:r>
        <m:r>
          <m:t>1</m:t>
        </m:r>
        <m:r>
          <m:rPr>
            <m:sty m:val="p"/>
          </m:rPr>
          <m:t>)</m:t>
        </m:r>
      </m:oMath>
      <w:r>
        <w:t xml:space="preserve">.</w:t>
      </w:r>
    </w:p>
    <w:p>
      <w:pPr>
        <w:pStyle w:val="Compact"/>
        <w:numPr>
          <w:ilvl w:val="0"/>
          <w:numId w:val="1059"/>
        </w:numPr>
      </w:pPr>
      <w:r>
        <w:t xml:space="preserve">For</w:t>
      </w:r>
      <w:r>
        <w:t xml:space="preserve"> </w:t>
      </w:r>
      <m:oMath>
        <m:r>
          <m:t>k</m:t>
        </m:r>
        <m:r>
          <m:rPr>
            <m:sty m:val="p"/>
          </m:rPr>
          <m:t>=</m:t>
        </m:r>
        <m:r>
          <m:t>2</m:t>
        </m:r>
      </m:oMath>
      <w:r>
        <w:t xml:space="preserve">, the unit ball is the smooth round Euclidean unit disk.</w:t>
      </w:r>
    </w:p>
    <w:p>
      <w:pPr>
        <w:pStyle w:val="Compact"/>
        <w:numPr>
          <w:ilvl w:val="0"/>
          <w:numId w:val="1059"/>
        </w:numPr>
      </w:pPr>
      <w:r>
        <w:t xml:space="preserve">For</w:t>
      </w:r>
      <w:r>
        <w:t xml:space="preserve"> </w:t>
      </w:r>
      <m:oMath>
        <m:r>
          <m:t>k</m:t>
        </m:r>
        <m:r>
          <m:rPr>
            <m:sty m:val="p"/>
          </m:rPr>
          <m:t>=</m:t>
        </m:r>
        <m:r>
          <m:rPr>
            <m:sty m:val="p"/>
          </m:rPr>
          <m:t>∞</m:t>
        </m:r>
      </m:oMath>
      <w:r>
        <w:t xml:space="preserve">, the unit ball is an axis-aligned square with vertices</w:t>
      </w:r>
      <w:r>
        <w:t xml:space="preserve"> </w:t>
      </w:r>
      <m:oMath>
        <m:r>
          <m:rPr>
            <m:sty m:val="p"/>
          </m:rPr>
          <m:t>(</m:t>
        </m:r>
        <m:r>
          <m:rPr>
            <m:sty m:val="p"/>
          </m:rPr>
          <m:t>±</m:t>
        </m:r>
        <m:r>
          <m:t>1</m:t>
        </m:r>
        <m:r>
          <m:rPr>
            <m:sty m:val="p"/>
          </m:rPr>
          <m:t>,</m:t>
        </m:r>
        <m:r>
          <m:rPr>
            <m:sty m:val="p"/>
          </m:rPr>
          <m:t>±</m:t>
        </m:r>
        <m:r>
          <m:t>1</m:t>
        </m:r>
        <m:r>
          <m:rPr>
            <m:sty m:val="p"/>
          </m:rPr>
          <m:t>)</m:t>
        </m:r>
      </m:oMath>
      <w:r>
        <w:t xml:space="preserve">.</w:t>
      </w:r>
    </w:p>
    <w:p>
      <w:pPr>
        <w:pStyle w:val="FirstParagraph"/>
      </w:pPr>
      <w:r>
        <w:t xml:space="preserve">In regression and machine learning, adding an</w:t>
      </w:r>
      <w:r>
        <w:t xml:space="preserve"> </w:t>
      </w:r>
      <m:oMath>
        <m:sSub>
          <m:e>
            <m:r>
              <m:t>ℓ</m:t>
            </m:r>
          </m:e>
          <m:sub>
            <m:r>
              <m:t>1</m:t>
            </m:r>
          </m:sub>
        </m:sSub>
      </m:oMath>
      <w:r>
        <w:t xml:space="preserve"> </w:t>
      </w:r>
      <w:r>
        <w:t xml:space="preserve">penalty (Lasso regularization) to an objective function encourages sparse solutions:</w:t>
      </w:r>
      <w:r>
        <w:t xml:space="preserve"> </w:t>
      </w:r>
      <w:r>
        <w:t xml:space="preserve">the level curves of the loss function tend to make contact with the sharp corners of the</w:t>
      </w:r>
      <w:r>
        <w:t xml:space="preserve"> </w:t>
      </w:r>
      <m:oMath>
        <m:sSub>
          <m:e>
            <m:r>
              <m:t>ℓ</m:t>
            </m:r>
          </m:e>
          <m:sub>
            <m:r>
              <m:t>1</m:t>
            </m:r>
          </m:sub>
        </m:sSub>
      </m:oMath>
      <w:r>
        <w:t xml:space="preserve"> </w:t>
      </w:r>
      <w:r>
        <w:t xml:space="preserve">unit ball on the coordinate axes, setting irrelevant feature weights exactly to zero.</w:t>
      </w:r>
      <w:r>
        <w:t xml:space="preserve"> </w:t>
      </w:r>
      <w:r>
        <w:t xml:space="preserve">In contrast, the smooth spherical</w:t>
      </w:r>
      <w:r>
        <w:t xml:space="preserve"> </w:t>
      </w:r>
      <m:oMath>
        <m:sSub>
          <m:e>
            <m:r>
              <m:t>ℓ</m:t>
            </m:r>
          </m:e>
          <m:sub>
            <m:r>
              <m:t>2</m:t>
            </m:r>
          </m:sub>
        </m:sSub>
      </m:oMath>
      <w:r>
        <w:t xml:space="preserve"> </w:t>
      </w:r>
      <w:r>
        <w:t xml:space="preserve">penalty (Ridge regularization) shrinks all weights toward zero without setting them exactly to zero.</w:t>
      </w:r>
    </w:p>
    <w:bookmarkEnd w:id="368"/>
    <w:bookmarkStart w:id="369" w:name="def-infinity-norm"/>
    <w:p>
      <w:pPr>
        <w:pStyle w:val="BodyText"/>
      </w:pPr>
      <w:del w:id="15512" w:author="PR Preview" w:date="2026-01-01T00:00:00Z">
        <w:r>
          <w:rPr>
            <w:b/>
            <w:bCs/>
          </w:rPr>
          <w:delText xml:space="preserve">Definition 73 (Infinity norm (</w:delText>
        </w:r>
      </w:del>
      <m:oMath>
        <m:sSub>
          <m:e>
            <m:r>
              <m:t>ℓ</m:t>
            </m:r>
          </m:e>
          <m:sub>
            <m:r>
              <m:rPr>
                <m:sty m:val="p"/>
              </m:rPr>
              <m:t>∞</m:t>
            </m:r>
          </m:sub>
        </m:sSub>
      </m:oMath>
      <w:del w:id="15513" w:author="PR Preview" w:date="2026-01-01T00:00:00Z">
        <w:r>
          <w:rPr>
            <w:b/>
            <w:bCs/>
          </w:rPr>
          <w:delText xml:space="preserve"> </w:delText>
        </w:r>
      </w:del>
      <w:del w:id="15514" w:author="PR Preview" w:date="2026-01-01T00:00:00Z">
        <w:r>
          <w:rPr>
            <w:b/>
            <w:bCs/>
          </w:rPr>
          <w:delText xml:space="preserve">norm, maximum norm, Chebyshev norm))</w:delText>
        </w:r>
      </w:del>
      <w:del w:id="15515" w:author="PR Preview" w:date="2026-01-01T00:00:00Z">
        <w:r>
          <w:delText xml:space="preserve"> </w:delText>
        </w:r>
      </w:del>
      <w:del w:id="15516" w:author="PR Preview" w:date="2026-01-01T00:00:00Z">
        <w:r>
          <w:delText xml:space="preserve">For a vector</w:delText>
        </w:r>
      </w:del>
      <w:del w:id="15517"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518" w:author="PR Preview" w:date="2026-01-01T00:00:00Z">
        <w:r>
          <w:delText xml:space="preserve">,</w:delText>
        </w:r>
      </w:del>
      <w:del w:id="15519" w:author="PR Preview" w:date="2026-01-01T00:00:00Z">
        <w:r>
          <w:delText xml:space="preserve"> </w:delText>
        </w:r>
      </w:del>
      <w:del w:id="15520" w:author="PR Preview" w:date="2026-01-01T00:00:00Z">
        <w:r>
          <w:delText xml:space="preserve">the</w:delText>
        </w:r>
      </w:del>
      <w:del w:id="15521" w:author="PR Preview" w:date="2026-01-01T00:00:00Z">
        <w:r>
          <w:delText xml:space="preserve"> </w:delText>
        </w:r>
      </w:del>
      <w:del w:id="15522" w:author="PR Preview" w:date="2026-01-01T00:00:00Z">
        <w:r>
          <w:rPr>
            <w:b/>
            <w:bCs/>
          </w:rPr>
          <w:delText xml:space="preserve">infinity norm</w:delText>
        </w:r>
      </w:del>
      <w:del w:id="15523" w:author="PR Preview" w:date="2026-01-01T00:00:00Z">
        <w:r>
          <w:delText xml:space="preserve"> </w:delText>
        </w:r>
      </w:del>
      <w:del w:id="15524" w:author="PR Preview" w:date="2026-01-01T00:00:00Z">
        <w:r>
          <w:delText xml:space="preserve">(also the</w:delText>
        </w:r>
      </w:del>
      <w:del w:id="15525" w:author="PR Preview" w:date="2026-01-01T00:00:00Z">
        <w:r>
          <w:delText xml:space="preserve"> </w:delText>
        </w:r>
      </w:del>
      <m:oMath>
        <m:sSub>
          <m:e>
            <m:r>
              <m:t>ℓ</m:t>
            </m:r>
          </m:e>
          <m:sub>
            <m:r>
              <m:rPr>
                <m:sty m:val="p"/>
              </m:rPr>
              <m:t>∞</m:t>
            </m:r>
          </m:sub>
        </m:sSub>
      </m:oMath>
      <w:del w:id="15526" w:author="PR Preview" w:date="2026-01-01T00:00:00Z">
        <w:r>
          <w:rPr>
            <w:b/>
            <w:bCs/>
          </w:rPr>
          <w:delText xml:space="preserve"> </w:delText>
        </w:r>
      </w:del>
      <w:del w:id="15527" w:author="PR Preview" w:date="2026-01-01T00:00:00Z">
        <w:r>
          <w:rPr>
            <w:b/>
            <w:bCs/>
          </w:rPr>
          <w:delText xml:space="preserve">norm</w:delText>
        </w:r>
      </w:del>
      <w:del w:id="15528" w:author="PR Preview" w:date="2026-01-01T00:00:00Z">
        <w:r>
          <w:delText xml:space="preserve">,</w:delText>
        </w:r>
      </w:del>
      <w:del w:id="15529" w:author="PR Preview" w:date="2026-01-01T00:00:00Z">
        <w:r>
          <w:delText xml:space="preserve"> </w:delText>
        </w:r>
      </w:del>
      <w:del w:id="15530" w:author="PR Preview" w:date="2026-01-01T00:00:00Z">
        <w:r>
          <w:rPr>
            <w:b/>
            <w:bCs/>
          </w:rPr>
          <w:delText xml:space="preserve">maximum norm</w:delText>
        </w:r>
      </w:del>
      <w:del w:id="15531" w:author="PR Preview" w:date="2026-01-01T00:00:00Z">
        <w:r>
          <w:delText xml:space="preserve">, or</w:delText>
        </w:r>
      </w:del>
      <w:del w:id="15532" w:author="PR Preview" w:date="2026-01-01T00:00:00Z">
        <w:r>
          <w:delText xml:space="preserve"> </w:delText>
        </w:r>
      </w:del>
      <w:del w:id="15533" w:author="PR Preview" w:date="2026-01-01T00:00:00Z">
        <w:r>
          <w:rPr>
            <w:b/>
            <w:bCs/>
          </w:rPr>
          <w:delText xml:space="preserve">Chebyshev norm</w:delText>
        </w:r>
      </w:del>
      <w:del w:id="15534" w:author="PR Preview" w:date="2026-01-01T00:00:00Z">
        <w:r>
          <w:delText xml:space="preserve">) is defined separately from the</w:delText>
        </w:r>
      </w:del>
      <w:del w:id="15535" w:author="PR Preview" w:date="2026-01-01T00:00:00Z">
        <w:r>
          <w:delText xml:space="preserve"> </w:delText>
        </w:r>
      </w:del>
      <m:oMath>
        <m:r>
          <m:t>p</m:t>
        </m:r>
      </m:oMath>
      <w:del w:id="15536" w:author="PR Preview" w:date="2026-01-01T00:00:00Z">
        <w:r>
          <w:delText xml:space="preserve">-norms (</w:delText>
        </w:r>
      </w:del>
      <w:hyperlink w:anchor="def-vector-p-norm">
        <w:del w:id="15537" w:author="PR Preview" w:date="2026-01-01T00:00:00Z">
          <w:r>
            <w:rPr>
              <w:rStyle w:val="Hyperlink"/>
            </w:rPr>
            <w:delText xml:space="preserve">Definition 72</w:delText>
          </w:r>
        </w:del>
      </w:hyperlink>
      <w:del w:id="15538" w:author="PR Preview" w:date="2026-01-01T00:00:00Z">
        <w:r>
          <w:delText xml:space="preserve">) by</w:delText>
        </w:r>
      </w:del>
    </w:p>
    <w:p>
      <w:pPr>
        <w:pStyle w:val="BodyText"/>
      </w:pPr>
      <m:oMathPara>
        <m:oMathParaPr>
          <m:jc m:val="center"/>
        </m:oMathParaPr>
        <m:oMath>
          <m:r>
            <m:t>​</m:t>
          </m:r>
          <m:d>
            <m:dPr>
              <m:begChr m:val="∥"/>
              <m:sepChr m:val=""/>
              <m:endChr m:val="∥"/>
              <m:grow/>
            </m:dPr>
            <m:e>
              <m:limLow>
                <m:e>
                  <m:r>
                    <m:t>x</m:t>
                  </m:r>
                </m:e>
                <m:lim>
                  <m:r>
                    <m:rPr>
                      <m:sty m:val="p"/>
                    </m:rPr>
                    <m:t>∼</m:t>
                  </m:r>
                </m:lim>
              </m:limLow>
            </m:e>
          </m:d>
          <m:sSub>
            <m:e>
              <m:r>
                <m:t>​</m:t>
              </m:r>
            </m:e>
            <m:sub>
              <m:r>
                <m:rPr>
                  <m:sty m:val="p"/>
                </m:rPr>
                <m:t>∞</m:t>
              </m:r>
            </m:sub>
          </m:sSub>
          <m:limUpp>
            <m:e>
              <m:r>
                <m:rPr>
                  <m:sty m:val="p"/>
                </m:rPr>
                <m:t>=</m:t>
              </m:r>
            </m:e>
            <m:lim>
              <m:r>
                <m:rPr>
                  <m:nor/>
                  <m:sty m:val="p"/>
                </m:rPr>
                <m:t>def</m:t>
              </m:r>
            </m:lim>
          </m:limUpp>
          <m:limLow>
            <m:e>
              <m:r>
                <m:rPr>
                  <m:sty m:val="p"/>
                </m:rPr>
                <m:t>max</m:t>
              </m:r>
            </m:e>
            <m:lim>
              <m:r>
                <m:t>1</m:t>
              </m:r>
              <m:r>
                <m:rPr>
                  <m:sty m:val="p"/>
                </m:rPr>
                <m:t>≤</m:t>
              </m:r>
              <m:r>
                <m:t>i</m:t>
              </m:r>
              <m:r>
                <m:rPr>
                  <m:sty m:val="p"/>
                </m:rPr>
                <m:t>≤</m:t>
              </m:r>
              <m:r>
                <m:t>p</m:t>
              </m:r>
            </m:lim>
          </m:limLow>
          <m:r>
            <m:t>​</m:t>
          </m:r>
          <m:d>
            <m:dPr>
              <m:begChr m:val="|"/>
              <m:sepChr m:val=""/>
              <m:endChr m:val="|"/>
              <m:grow/>
            </m:dPr>
            <m:e>
              <m:sSub>
                <m:e>
                  <m:r>
                    <m:t>x</m:t>
                  </m:r>
                </m:e>
                <m:sub>
                  <m:r>
                    <m:t>i</m:t>
                  </m:r>
                </m:sub>
              </m:sSub>
            </m:e>
          </m:d>
          <m:r>
            <m:t>​</m:t>
          </m:r>
          <m:r>
            <m:rPr>
              <m:sty m:val="p"/>
            </m:rPr>
            <m:t>.</m:t>
          </m:r>
        </m:oMath>
      </m:oMathPara>
    </w:p>
    <w:p>
      <w:pPr>
        <w:pStyle w:val="FirstParagraph"/>
      </w:pPr>
      <w:del w:id="15539" w:author="PR Preview" w:date="2026-01-01T00:00:00Z">
        <w:r>
          <w:rPr>
            <w:b/>
            <w:bCs/>
          </w:rPr>
          <w:delText xml:space="preserve">Theorem 60 (The</w:delText>
        </w:r>
      </w:del>
      <w:del w:id="15540" w:author="PR Preview" w:date="2026-01-01T00:00:00Z">
        <w:r>
          <w:rPr>
            <w:b/>
            <w:bCs/>
          </w:rPr>
          <w:delText xml:space="preserve"> </w:delText>
        </w:r>
      </w:del>
      <m:oMath>
        <m:sSub>
          <m:e>
            <m:r>
              <m:t>ℓ</m:t>
            </m:r>
          </m:e>
          <m:sub>
            <m:r>
              <m:t>1</m:t>
            </m:r>
          </m:sub>
        </m:sSub>
      </m:oMath>
      <w:del w:id="15541" w:author="PR Preview" w:date="2026-01-01T00:00:00Z">
        <w:r>
          <w:rPr>
            <w:b/>
            <w:bCs/>
          </w:rPr>
          <w:delText xml:space="preserve">,</w:delText>
        </w:r>
      </w:del>
      <w:del w:id="15542" w:author="PR Preview" w:date="2026-01-01T00:00:00Z">
        <w:r>
          <w:rPr>
            <w:b/>
            <w:bCs/>
          </w:rPr>
          <w:delText xml:space="preserve"> </w:delText>
        </w:r>
      </w:del>
      <m:oMath>
        <m:sSub>
          <m:e>
            <m:r>
              <m:t>ℓ</m:t>
            </m:r>
          </m:e>
          <m:sub>
            <m:r>
              <m:t>2</m:t>
            </m:r>
          </m:sub>
        </m:sSub>
      </m:oMath>
      <w:del w:id="15543" w:author="PR Preview" w:date="2026-01-01T00:00:00Z">
        <w:r>
          <w:rPr>
            <w:b/>
            <w:bCs/>
          </w:rPr>
          <w:delText xml:space="preserve"> </w:delText>
        </w:r>
      </w:del>
      <w:del w:id="15544" w:author="PR Preview" w:date="2026-01-01T00:00:00Z">
        <w:r>
          <w:rPr>
            <w:b/>
            <w:bCs/>
          </w:rPr>
          <w:delText xml:space="preserve">and infinity norms, and the norm axioms)</w:delText>
        </w:r>
      </w:del>
      <w:del w:id="15545" w:author="PR Preview" w:date="2026-01-01T00:00:00Z">
        <w:r>
          <w:delText xml:space="preserve"> </w:delText>
        </w:r>
      </w:del>
      <w:del w:id="15546" w:author="PR Preview" w:date="2026-01-01T00:00:00Z">
        <w:r>
          <w:delText xml:space="preserve">Let</w:delText>
        </w:r>
      </w:del>
      <w:del w:id="15547"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r>
          <m:rPr>
            <m:sty m:val="p"/>
          </m:rPr>
          <m:t>…</m:t>
        </m:r>
        <m:r>
          <m:rPr>
            <m:sty m:val="p"/>
          </m:rPr>
          <m:t>,</m:t>
        </m:r>
        <m:sSub>
          <m:e>
            <m:r>
              <m:t>x</m:t>
            </m:r>
          </m:e>
          <m:sub>
            <m:r>
              <m:t>p</m:t>
            </m:r>
          </m:sub>
        </m:sSub>
        <m:r>
          <m:rPr>
            <m:sty m:val="p"/>
          </m:rPr>
          <m:t>)</m:t>
        </m:r>
        <m:r>
          <m:rPr>
            <m:sty m:val="p"/>
          </m:rPr>
          <m:t>∈</m:t>
        </m:r>
        <m:sSup>
          <m:e>
            <m:r>
              <m:rPr>
                <m:scr m:val="double-struck"/>
                <m:sty m:val="p"/>
              </m:rPr>
              <m:t>R</m:t>
            </m:r>
          </m:e>
          <m:sup>
            <m:r>
              <m:t>p</m:t>
            </m:r>
          </m:sup>
        </m:sSup>
      </m:oMath>
      <w:del w:id="15548" w:author="PR Preview" w:date="2026-01-01T00:00:00Z">
        <w:r>
          <w:delText xml:space="preserve">.</w:delText>
        </w:r>
      </w:del>
    </w:p>
    <w:p>
      <w:pPr>
        <w:pStyle w:val="Compact"/>
        <w:numPr>
          <w:ilvl w:val="0"/>
          <w:numId w:val="1060"/>
        </w:numPr>
      </w:pPr>
      <m:oMath>
        <m:r>
          <m:t>​</m:t>
        </m:r>
        <m:d>
          <m:dPr>
            <m:begChr m:val="∥"/>
            <m:sepChr m:val=""/>
            <m:endChr m:val="∥"/>
            <m:grow/>
          </m:dPr>
          <m:e>
            <m:limLow>
              <m:e>
                <m:r>
                  <m:t>x</m:t>
                </m:r>
              </m:e>
              <m:lim>
                <m:r>
                  <m:rPr>
                    <m:sty m:val="p"/>
                  </m:rPr>
                  <m:t>∼</m:t>
                </m:r>
              </m:lim>
            </m:limLow>
          </m:e>
        </m:d>
        <m:sSub>
          <m:e>
            <m:r>
              <m:t>​</m:t>
            </m:r>
          </m:e>
          <m:sub>
            <m:r>
              <m:t>1</m:t>
            </m:r>
          </m:sub>
        </m:sSub>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del w:id="15549" w:author="PR Preview" w:date="2026-01-01T00:00:00Z">
        <w:r>
          <w:delText xml:space="preserve">, and</w:delText>
        </w:r>
      </w:del>
      <w:del w:id="15550"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2</m:t>
            </m:r>
          </m:sub>
        </m:sSub>
        <m:r>
          <m:rPr>
            <m:sty m:val="p"/>
          </m:rPr>
          <m:t>=</m:t>
        </m:r>
        <m:rad>
          <m:radPr>
            <m:degHide m:val="on"/>
          </m:radPr>
          <m:deg/>
          <m:e>
            <m:nary>
              <m:naryPr>
                <m:chr m:val="∑"/>
                <m:limLoc m:val="undOvr"/>
                <m:subHide m:val="off"/>
                <m:supHide m:val="off"/>
              </m:naryPr>
              <m:sub>
                <m:r>
                  <m:t>i</m:t>
                </m:r>
                <m:r>
                  <m:rPr>
                    <m:sty m:val="p"/>
                  </m:rPr>
                  <m:t>=</m:t>
                </m:r>
                <m:r>
                  <m:t>1</m:t>
                </m:r>
              </m:sub>
              <m:sup>
                <m:r>
                  <m:t>p</m:t>
                </m:r>
              </m:sup>
              <m:e>
                <m:sSubSup>
                  <m:e>
                    <m:r>
                      <m:t>x</m:t>
                    </m:r>
                  </m:e>
                  <m:sub>
                    <m:r>
                      <m:t>i</m:t>
                    </m:r>
                  </m:sub>
                  <m:sup>
                    <m:r>
                      <m:t>2</m:t>
                    </m:r>
                  </m:sup>
                </m:sSubSup>
              </m:e>
            </m:nary>
          </m:e>
        </m:rad>
      </m:oMath>
      <w:del w:id="15551" w:author="PR Preview" w:date="2026-01-01T00:00:00Z">
        <w:r>
          <w:delText xml:space="preserve">,</w:delText>
        </w:r>
      </w:del>
      <w:del w:id="15552" w:author="PR Preview" w:date="2026-01-01T00:00:00Z">
        <w:r>
          <w:delText xml:space="preserve"> </w:delText>
        </w:r>
      </w:del>
      <w:del w:id="15553" w:author="PR Preview" w:date="2026-01-01T00:00:00Z">
        <w:r>
          <w:delText xml:space="preserve">which is the Euclidean norm (</w:delText>
        </w:r>
      </w:del>
      <w:hyperlink w:anchor="def-euclidean-norm">
        <w:del w:id="15554" w:author="PR Preview" w:date="2026-01-01T00:00:00Z">
          <w:r>
            <w:rPr>
              <w:rStyle w:val="Hyperlink"/>
            </w:rPr>
            <w:delText xml:space="preserve">Definition 16</w:delText>
          </w:r>
        </w:del>
      </w:hyperlink>
      <w:del w:id="15555" w:author="PR Preview" w:date="2026-01-01T00:00:00Z">
        <w:r>
          <w:delText xml:space="preserve">).</w:delText>
        </w:r>
      </w:del>
    </w:p>
    <w:p>
      <w:pPr>
        <w:pStyle w:val="Compact"/>
        <w:numPr>
          <w:ilvl w:val="0"/>
          <w:numId w:val="1060"/>
        </w:numPr>
      </w:pPr>
      <m:oMath>
        <m:r>
          <m:t>​</m:t>
        </m:r>
        <m:d>
          <m:dPr>
            <m:begChr m:val="∥"/>
            <m:sepChr m:val=""/>
            <m:endChr m:val="∥"/>
            <m:grow/>
          </m:dPr>
          <m:e>
            <m:limLow>
              <m:e>
                <m:r>
                  <m:t>x</m:t>
                </m:r>
              </m:e>
              <m:lim>
                <m:r>
                  <m:rPr>
                    <m:sty m:val="p"/>
                  </m:rPr>
                  <m:t>∼</m:t>
                </m:r>
              </m:lim>
            </m:limLow>
          </m:e>
        </m:d>
        <m:sSub>
          <m:e>
            <m:r>
              <m:t>​</m:t>
            </m:r>
          </m:e>
          <m:sub>
            <m:r>
              <m:rPr>
                <m:sty m:val="p"/>
              </m:rPr>
              <m:t>∞</m:t>
            </m:r>
          </m:sub>
        </m:sSub>
        <m:r>
          <m:rPr>
            <m:sty m:val="p"/>
          </m:rPr>
          <m:t>=</m:t>
        </m:r>
        <m:sSub>
          <m:e>
            <m:r>
              <m:rPr>
                <m:sty m:val="p"/>
              </m:rPr>
              <m:t>lim</m:t>
            </m:r>
          </m:e>
          <m:sub>
            <m:r>
              <m:t>k</m:t>
            </m:r>
            <m:r>
              <m:rPr>
                <m:sty m:val="p"/>
              </m:rPr>
              <m:t>→</m:t>
            </m:r>
            <m:r>
              <m:rPr>
                <m:sty m:val="p"/>
              </m:rPr>
              <m:t>∞</m:t>
            </m:r>
          </m:sub>
        </m:sSub>
        <m:r>
          <m:t>​</m:t>
        </m:r>
        <m:d>
          <m:dPr>
            <m:begChr m:val="∥"/>
            <m:sepChr m:val=""/>
            <m:endChr m:val="∥"/>
            <m:grow/>
          </m:dPr>
          <m:e>
            <m:limLow>
              <m:e>
                <m:r>
                  <m:t>x</m:t>
                </m:r>
              </m:e>
              <m:lim>
                <m:r>
                  <m:rPr>
                    <m:sty m:val="p"/>
                  </m:rPr>
                  <m:t>∼</m:t>
                </m:r>
              </m:lim>
            </m:limLow>
          </m:e>
        </m:d>
        <m:sSub>
          <m:e>
            <m:r>
              <m:t>​</m:t>
            </m:r>
          </m:e>
          <m:sub>
            <m:r>
              <m:t>k</m:t>
            </m:r>
          </m:sub>
        </m:sSub>
      </m:oMath>
      <w:del w:id="15556" w:author="PR Preview" w:date="2026-01-01T00:00:00Z">
        <w:r>
          <w:delText xml:space="preserve">.</w:delText>
        </w:r>
      </w:del>
    </w:p>
    <w:p>
      <w:pPr>
        <w:pStyle w:val="BodyText"/>
      </w:pPr>
      <w:ins w:id="15557" w:author="PR Preview" w:date="2026-01-01T00:00:00Z">
        <w:r>
          <w:rPr>
            <w:b/>
            <w:bCs/>
          </w:rPr>
          <w:t xml:space="preserve">Definition 73 (Infinity norm (</w:t>
        </w:r>
      </w:ins>
      <m:oMath>
        <m:sSub>
          <m:e>
            <m:r>
              <m:t>ℓ</m:t>
            </m:r>
          </m:e>
          <m:sub>
            <m:r>
              <m:rPr>
                <m:sty m:val="p"/>
              </m:rPr>
              <m:t>∞</m:t>
            </m:r>
          </m:sub>
        </m:sSub>
      </m:oMath>
      <w:ins w:id="15558" w:author="PR Preview" w:date="2026-01-01T00:00:00Z">
        <w:r>
          <w:rPr>
            <w:b/>
            <w:bCs/>
          </w:rPr>
          <w:t xml:space="preserve"> </w:t>
        </w:r>
      </w:ins>
      <w:ins w:id="15559" w:author="PR Preview" w:date="2026-01-01T00:00:00Z">
        <w:r>
          <w:rPr>
            <w:b/>
            <w:bCs/>
          </w:rPr>
          <w:t xml:space="preserve">norm, maximum norm, Chebyshev norm))</w:t>
        </w:r>
      </w:ins>
      <w:ins w:id="15560" w:author="PR Preview" w:date="2026-01-01T00:00:00Z">
        <w:r>
          <w:t xml:space="preserve"> </w:t>
        </w:r>
      </w:ins>
      <w:ins w:id="15561" w:author="PR Preview" w:date="2026-01-01T00:00:00Z">
        <w:r>
          <w:t xml:space="preserve">For a vector</w:t>
        </w:r>
      </w:ins>
      <w:ins w:id="15562" w:author="PR Preview" w:date="2026-01-01T00:00:00Z">
        <w:r>
          <w:t xml:space="preserve"> </w:t>
        </w:r>
      </w:ins>
      <w:ins w:id="15563" w:author="PR Preview" w:date="2026-01-01T00:00:00Z">
        <w:r>
          <w:t xml:space="preserve">$\mathord{\smash[b]{\underset{\raise.3ex\hbox{$\scriptstyle\sim$}}{x}}\vphantom{x}}= (x_1, \ldots, x_p) \in \mathbb{R}^p$</w:t>
        </w:r>
      </w:ins>
      <w:ins w:id="15564" w:author="PR Preview" w:date="2026-01-01T00:00:00Z">
        <w:r>
          <w:t xml:space="preserve">,</w:t>
        </w:r>
      </w:ins>
      <w:ins w:id="15565" w:author="PR Preview" w:date="2026-01-01T00:00:00Z">
        <w:r>
          <w:t xml:space="preserve"> </w:t>
        </w:r>
      </w:ins>
      <w:ins w:id="15566" w:author="PR Preview" w:date="2026-01-01T00:00:00Z">
        <w:r>
          <w:t xml:space="preserve">the</w:t>
        </w:r>
      </w:ins>
      <w:ins w:id="15567" w:author="PR Preview" w:date="2026-01-01T00:00:00Z">
        <w:r>
          <w:t xml:space="preserve"> </w:t>
        </w:r>
      </w:ins>
      <w:ins w:id="15568" w:author="PR Preview" w:date="2026-01-01T00:00:00Z">
        <w:r>
          <w:rPr>
            <w:b/>
            <w:bCs/>
          </w:rPr>
          <w:t xml:space="preserve">infinity norm</w:t>
        </w:r>
      </w:ins>
      <w:ins w:id="15569" w:author="PR Preview" w:date="2026-01-01T00:00:00Z">
        <w:r>
          <w:t xml:space="preserve"> </w:t>
        </w:r>
      </w:ins>
      <w:ins w:id="15570" w:author="PR Preview" w:date="2026-01-01T00:00:00Z">
        <w:r>
          <w:t xml:space="preserve">(also the</w:t>
        </w:r>
      </w:ins>
      <w:ins w:id="15571" w:author="PR Preview" w:date="2026-01-01T00:00:00Z">
        <w:r>
          <w:t xml:space="preserve"> </w:t>
        </w:r>
      </w:ins>
      <m:oMath>
        <m:sSub>
          <m:e>
            <m:r>
              <m:t>ℓ</m:t>
            </m:r>
          </m:e>
          <m:sub>
            <m:r>
              <m:rPr>
                <m:sty m:val="p"/>
              </m:rPr>
              <m:t>∞</m:t>
            </m:r>
          </m:sub>
        </m:sSub>
      </m:oMath>
      <w:ins w:id="15572" w:author="PR Preview" w:date="2026-01-01T00:00:00Z">
        <w:r>
          <w:rPr>
            <w:b/>
            <w:bCs/>
          </w:rPr>
          <w:t xml:space="preserve"> </w:t>
        </w:r>
      </w:ins>
      <w:ins w:id="15573" w:author="PR Preview" w:date="2026-01-01T00:00:00Z">
        <w:r>
          <w:rPr>
            <w:b/>
            <w:bCs/>
          </w:rPr>
          <w:t xml:space="preserve">norm</w:t>
        </w:r>
      </w:ins>
      <w:ins w:id="15574" w:author="PR Preview" w:date="2026-01-01T00:00:00Z">
        <w:r>
          <w:t xml:space="preserve">,</w:t>
        </w:r>
      </w:ins>
      <w:ins w:id="15575" w:author="PR Preview" w:date="2026-01-01T00:00:00Z">
        <w:r>
          <w:t xml:space="preserve"> </w:t>
        </w:r>
      </w:ins>
      <w:ins w:id="15576" w:author="PR Preview" w:date="2026-01-01T00:00:00Z">
        <w:r>
          <w:rPr>
            <w:b/>
            <w:bCs/>
          </w:rPr>
          <w:t xml:space="preserve">maximum norm</w:t>
        </w:r>
      </w:ins>
      <w:ins w:id="15577" w:author="PR Preview" w:date="2026-01-01T00:00:00Z">
        <w:r>
          <w:t xml:space="preserve">, or</w:t>
        </w:r>
      </w:ins>
      <w:ins w:id="15578" w:author="PR Preview" w:date="2026-01-01T00:00:00Z">
        <w:r>
          <w:t xml:space="preserve"> </w:t>
        </w:r>
      </w:ins>
      <w:ins w:id="15579" w:author="PR Preview" w:date="2026-01-01T00:00:00Z">
        <w:r>
          <w:rPr>
            <w:b/>
            <w:bCs/>
          </w:rPr>
          <w:t xml:space="preserve">Chebyshev norm</w:t>
        </w:r>
      </w:ins>
      <w:ins w:id="15580" w:author="PR Preview" w:date="2026-01-01T00:00:00Z">
        <w:r>
          <w:t xml:space="preserve">) is defined separately from the</w:t>
        </w:r>
      </w:ins>
      <w:ins w:id="15581" w:author="PR Preview" w:date="2026-01-01T00:00:00Z">
        <w:r>
          <w:t xml:space="preserve"> </w:t>
        </w:r>
      </w:ins>
      <m:oMath>
        <m:r>
          <m:t>p</m:t>
        </m:r>
      </m:oMath>
      <w:ins w:id="15582" w:author="PR Preview" w:date="2026-01-01T00:00:00Z">
        <w:r>
          <w:t xml:space="preserve">-norms (</w:t>
        </w:r>
      </w:ins>
      <w:hyperlink w:anchor="def-vector-p-norm">
        <w:ins w:id="15583" w:author="PR Preview" w:date="2026-01-01T00:00:00Z">
          <w:r>
            <w:rPr>
              <w:rStyle w:val="Hyperlink"/>
            </w:rPr>
            <w:t xml:space="preserve">Definition 72</w:t>
          </w:r>
        </w:ins>
      </w:hyperlink>
      <w:ins w:id="15584" w:author="PR Preview" w:date="2026-01-01T00:00:00Z">
        <w:r>
          <w:t xml:space="preserve">) by</w:t>
        </w:r>
      </w:ins>
    </w:p>
    <w:p>
      <w:pPr>
        <w:pStyle w:val="BodyText"/>
      </w:pPr>
      <w:ins w:id="15585" w:author="PR Preview" w:date="2026-01-01T00:00:00Z">
        <w:r>
          <w:t xml:space="preserve">$$
    \mathopen{}\left\lVert\mathord{\smash[b]{\underset{\raise.3ex\hbox{$\scriptstyle\sim$}}{x}}\vphantom{x}}\right\rVert\mathclose{}_\infty \stackrel{\text{def}}{=}\max_{1 \le i \le p} \mathopen{}\left|x_i\right|\mathclose{}.
    $$</w:t>
        </w:r>
      </w:ins>
    </w:p>
    <w:bookmarkEnd w:id="369"/>
    <w:bookmarkStart w:id="370" w:name="thm-vector-p-norm"/>
    <w:p>
      <w:pPr>
        <w:pStyle w:val="FirstParagraph"/>
      </w:pPr>
      <w:ins w:id="15586" w:author="PR Preview" w:date="2026-01-01T00:00:00Z">
        <w:r>
          <w:rPr>
            <w:b/>
            <w:bCs/>
          </w:rPr>
          <w:t xml:space="preserve">Theorem 60 (The</w:t>
        </w:r>
      </w:ins>
      <w:ins w:id="15587" w:author="PR Preview" w:date="2026-01-01T00:00:00Z">
        <w:r>
          <w:rPr>
            <w:b/>
            <w:bCs/>
          </w:rPr>
          <w:t xml:space="preserve"> </w:t>
        </w:r>
      </w:ins>
      <m:oMath>
        <m:sSub>
          <m:e>
            <m:r>
              <m:t>ℓ</m:t>
            </m:r>
          </m:e>
          <m:sub>
            <m:r>
              <m:t>1</m:t>
            </m:r>
          </m:sub>
        </m:sSub>
      </m:oMath>
      <w:ins w:id="15588" w:author="PR Preview" w:date="2026-01-01T00:00:00Z">
        <w:r>
          <w:rPr>
            <w:b/>
            <w:bCs/>
          </w:rPr>
          <w:t xml:space="preserve">,</w:t>
        </w:r>
      </w:ins>
      <w:ins w:id="15589" w:author="PR Preview" w:date="2026-01-01T00:00:00Z">
        <w:r>
          <w:rPr>
            <w:b/>
            <w:bCs/>
          </w:rPr>
          <w:t xml:space="preserve"> </w:t>
        </w:r>
      </w:ins>
      <m:oMath>
        <m:sSub>
          <m:e>
            <m:r>
              <m:t>ℓ</m:t>
            </m:r>
          </m:e>
          <m:sub>
            <m:r>
              <m:t>2</m:t>
            </m:r>
          </m:sub>
        </m:sSub>
      </m:oMath>
      <w:ins w:id="15590" w:author="PR Preview" w:date="2026-01-01T00:00:00Z">
        <w:r>
          <w:rPr>
            <w:b/>
            <w:bCs/>
          </w:rPr>
          <w:t xml:space="preserve"> </w:t>
        </w:r>
      </w:ins>
      <w:ins w:id="15591" w:author="PR Preview" w:date="2026-01-01T00:00:00Z">
        <w:r>
          <w:rPr>
            <w:b/>
            <w:bCs/>
          </w:rPr>
          <w:t xml:space="preserve">and infinity norms, and the norm axioms)</w:t>
        </w:r>
      </w:ins>
      <w:ins w:id="15592" w:author="PR Preview" w:date="2026-01-01T00:00:00Z">
        <w:r>
          <w:t xml:space="preserve"> </w:t>
        </w:r>
      </w:ins>
      <w:ins w:id="15593" w:author="PR Preview" w:date="2026-01-01T00:00:00Z">
        <w:r>
          <w:t xml:space="preserve">Let</w:t>
        </w:r>
      </w:ins>
      <w:ins w:id="15594" w:author="PR Preview" w:date="2026-01-01T00:00:00Z">
        <w:r>
          <w:t xml:space="preserve"> </w:t>
        </w:r>
      </w:ins>
      <w:ins w:id="15595" w:author="PR Preview" w:date="2026-01-01T00:00:00Z">
        <w:r>
          <w:t xml:space="preserve">$\mathord{\smash[b]{\underset{\raise.3ex\hbox{$\scriptstyle\sim$}}{x}}\vphantom{x}}= (x_1, \ldots, x_p) \in \mathbb{R}^p$</w:t>
        </w:r>
      </w:ins>
      <w:ins w:id="15596" w:author="PR Preview" w:date="2026-01-01T00:00:00Z">
        <w:r>
          <w:t xml:space="preserve">.</w:t>
        </w:r>
      </w:ins>
    </w:p>
    <w:p>
      <w:pPr>
        <w:pStyle w:val="Compact"/>
        <w:numPr>
          <w:ilvl w:val="0"/>
          <w:numId w:val="1060"/>
        </w:numPr>
      </w:pPr>
      <w:ins w:id="15597" w:author="PR Preview" w:date="2026-01-01T00:00:00Z">
        <w:r>
          <w:t xml:space="preserve">$\mathopen{}\left\lVert\mathord{\smash[b]{\underset{\raise.3ex\hbox{$\scriptstyle\sim$}}{x}}\vphantom{x}}\right\rVert\mathclose{}_1 = \sum_{i=1}^p\mathopen{}\left|x_i\right|\mathclose{}$</w:t>
        </w:r>
      </w:ins>
      <w:ins w:id="15598" w:author="PR Preview" w:date="2026-01-01T00:00:00Z">
        <w:r>
          <w:t xml:space="preserve">, and</w:t>
        </w:r>
      </w:ins>
      <w:ins w:id="15599" w:author="PR Preview" w:date="2026-01-01T00:00:00Z">
        <w:r>
          <w:t xml:space="preserve"> </w:t>
        </w:r>
      </w:ins>
      <w:ins w:id="15600" w:author="PR Preview" w:date="2026-01-01T00:00:00Z">
        <w:r>
          <w:t xml:space="preserve">$\mathopen{}\left\lVert\mathord{\smash[b]{\underset{\raise.3ex\hbox{$\scriptstyle\sim$}}{x}}\vphantom{x}}\right\rVert\mathclose{}_2 = \sqrt{\sum_{i=1}^px_i^2}$</w:t>
        </w:r>
      </w:ins>
      <w:ins w:id="15601" w:author="PR Preview" w:date="2026-01-01T00:00:00Z">
        <w:r>
          <w:t xml:space="preserve">,</w:t>
        </w:r>
      </w:ins>
      <w:ins w:id="15602" w:author="PR Preview" w:date="2026-01-01T00:00:00Z">
        <w:r>
          <w:t xml:space="preserve"> </w:t>
        </w:r>
      </w:ins>
      <w:ins w:id="15603" w:author="PR Preview" w:date="2026-01-01T00:00:00Z">
        <w:r>
          <w:t xml:space="preserve">which is the Euclidean norm (</w:t>
        </w:r>
      </w:ins>
      <w:hyperlink w:anchor="def-euclidean-norm">
        <w:ins w:id="15604" w:author="PR Preview" w:date="2026-01-01T00:00:00Z">
          <w:r>
            <w:rPr>
              <w:rStyle w:val="Hyperlink"/>
            </w:rPr>
            <w:t xml:space="preserve">Definition 16</w:t>
          </w:r>
        </w:ins>
      </w:hyperlink>
      <w:ins w:id="15605" w:author="PR Preview" w:date="2026-01-01T00:00:00Z">
        <w:r>
          <w:t xml:space="preserve">).</w:t>
        </w:r>
      </w:ins>
    </w:p>
    <w:p>
      <w:pPr>
        <w:pStyle w:val="Compact"/>
        <w:numPr>
          <w:ilvl w:val="0"/>
          <w:numId w:val="1060"/>
        </w:numPr>
      </w:pPr>
      <w:ins w:id="15606" w:author="PR Preview" w:date="2026-01-01T00:00:00Z">
        <w:r>
          <w:t xml:space="preserve">$\mathopen{}\left\lVert\mathord{\smash[b]{\underset{\raise.3ex\hbox{$\scriptstyle\sim$}}{x}}\vphantom{x}}\right\rVert\mathclose{}_\infty = \lim_{k \to \infty} \mathopen{}\left\lVert\mathord{\smash[b]{\underset{\raise.3ex\hbox{$\scriptstyle\sim$}}{x}}\vphantom{x}}\right\rVert\mathclose{}_k$</w:t>
        </w:r>
      </w:ins>
      <w:ins w:id="15607" w:author="PR Preview" w:date="2026-01-01T00:00:00Z">
        <w:r>
          <w:t xml:space="preserve">.</w:t>
        </w:r>
      </w:ins>
    </w:p>
    <w:p>
      <w:pPr>
        <w:pStyle w:val="Compact"/>
        <w:numPr>
          <w:ilvl w:val="0"/>
          <w:numId w:val="1060"/>
        </w:numPr>
      </w:pPr>
      <w:r>
        <w:t xml:space="preserve">For every real number</w:t>
      </w:r>
      <w:r>
        <w:t xml:space="preserve"> </w:t>
      </w:r>
      <m:oMath>
        <m:r>
          <m:t>k</m:t>
        </m:r>
        <m:r>
          <m:rPr>
            <m:sty m:val="p"/>
          </m:rPr>
          <m:t>≥</m:t>
        </m:r>
        <m:r>
          <m:t>1</m:t>
        </m:r>
      </m:oMath>
      <w:r>
        <w:t xml:space="preserve">, and for</w:t>
      </w:r>
      <w:r>
        <w:t xml:space="preserve"> </w:t>
      </w:r>
      <m:oMath>
        <m:r>
          <m:t>k</m:t>
        </m:r>
        <m:r>
          <m:rPr>
            <m:sty m:val="p"/>
          </m:rPr>
          <m:t>=</m:t>
        </m:r>
        <m:r>
          <m:rPr>
            <m:sty m:val="p"/>
          </m:rPr>
          <m:t>∞</m:t>
        </m:r>
      </m:oMath>
      <w:r>
        <w:t xml:space="preserve">,</w:t>
      </w:r>
      <w:r>
        <w:t xml:space="preserve"> </w:t>
      </w:r>
      <m:oMath>
        <m:r>
          <m:t>​</m:t>
        </m:r>
        <m:d>
          <m:dPr>
            <m:begChr m:val="∥"/>
            <m:sepChr m:val=""/>
            <m:endChr m:val="∥"/>
            <m:grow/>
          </m:dPr>
          <m:e>
            <m:r>
              <m:rPr>
                <m:sty m:val="p"/>
              </m:rPr>
              <m:t>⋅</m:t>
            </m:r>
          </m:e>
        </m:d>
        <m:sSub>
          <m:e>
            <m:r>
              <m:t>​</m:t>
            </m:r>
          </m:e>
          <m:sub>
            <m:r>
              <m:t>k</m:t>
            </m:r>
          </m:sub>
        </m:sSub>
      </m:oMath>
      <w:r>
        <w:t xml:space="preserve"> </w:t>
      </w:r>
      <w:r>
        <w:t xml:space="preserve">is a norm on</w:t>
      </w:r>
      <w:r>
        <w:t xml:space="preserve"> </w:t>
      </w:r>
      <m:oMath>
        <m:sSup>
          <m:e>
            <m:r>
              <m:rPr>
                <m:scr m:val="double-struck"/>
                <m:sty m:val="p"/>
              </m:rPr>
              <m:t>R</m:t>
            </m:r>
          </m:e>
          <m:sup>
            <m:r>
              <m:t>p</m:t>
            </m:r>
          </m:sup>
        </m:sSup>
      </m:oMath>
      <w:r>
        <w:t xml:space="preserve"> </w:t>
      </w:r>
      <w:r>
        <w:t xml:space="preserve">(</w:t>
      </w:r>
      <w:hyperlink w:anchor="def-norm">
        <w:r>
          <w:rPr>
            <w:rStyle w:val="Hyperlink"/>
          </w:rPr>
          <w:t xml:space="preserve">Definition 71</w:t>
        </w:r>
      </w:hyperlink>
      <w:r>
        <w:t xml:space="preserve">).</w:t>
      </w:r>
    </w:p>
    <w:bookmarkEnd w:id="370"/>
    <w:p>
      <w:pPr>
        <w:pStyle w:val="FirstParagraph"/>
      </w:pPr>
      <w:r>
        <w:rPr>
          <w:i/>
          <w:iCs/>
        </w:rPr>
        <w:t xml:space="preserve">Proof</w:t>
      </w:r>
      <w:r>
        <w:t xml:space="preserve">. </w:t>
      </w:r>
      <w:r>
        <w:rPr>
          <w:b/>
          <w:bCs/>
        </w:rPr>
        <w:t xml:space="preserve">Part 1.</w:t>
      </w:r>
      <w:r>
        <w:t xml:space="preserve"> </w:t>
      </w:r>
      <w:r>
        <w:t xml:space="preserve">Setting</w:t>
      </w:r>
      <w:r>
        <w:t xml:space="preserve"> </w:t>
      </w:r>
      <m:oMath>
        <m:r>
          <m:t>k</m:t>
        </m:r>
        <m:r>
          <m:rPr>
            <m:sty m:val="p"/>
          </m:rPr>
          <m:t>=</m:t>
        </m:r>
        <m:r>
          <m:t>1</m:t>
        </m:r>
      </m:oMath>
      <w:r>
        <w:t xml:space="preserve"> </w:t>
      </w:r>
      <w:r>
        <w:t xml:space="preserve">in</w:t>
      </w:r>
      <w:r>
        <w:t xml:space="preserve"> </w:t>
      </w:r>
      <w:hyperlink w:anchor="def-vector-p-norm">
        <w:r>
          <w:rPr>
            <w:rStyle w:val="Hyperlink"/>
          </w:rPr>
          <w:t xml:space="preserve">Definition 72</w:t>
        </w:r>
      </w:hyperlink>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e>
        </m:d>
        <m:sSup>
          <m:e>
            <m:r>
              <m:t>​</m:t>
            </m:r>
          </m:e>
          <m:sup>
            <m:r>
              <m:t>1</m:t>
            </m:r>
            <m:r>
              <m:rPr>
                <m:sty m:val="p"/>
              </m:rPr>
              <m:t>/</m:t>
            </m:r>
            <m:r>
              <m:t>1</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r>
          <m:t>​</m:t>
        </m:r>
      </m:oMath>
      <w:r>
        <w:t xml:space="preserve">.</w:t>
      </w:r>
      <w:r>
        <w:t xml:space="preserve"> </w:t>
      </w:r>
      <w:r>
        <w:t xml:space="preserve">Setting</w:t>
      </w:r>
      <w:r>
        <w:t xml:space="preserve"> </w:t>
      </w:r>
      <m:oMath>
        <m:r>
          <m:t>k</m:t>
        </m:r>
        <m:r>
          <m:rPr>
            <m:sty m:val="p"/>
          </m:rPr>
          <m:t>=</m:t>
        </m:r>
        <m:r>
          <m:t>2</m:t>
        </m:r>
      </m:oMath>
      <w:r>
        <w:t xml:space="preserve"> </w:t>
      </w:r>
      <w:r>
        <w:t xml:space="preserve">gives</w:t>
      </w:r>
      <w:r>
        <w:t xml:space="preserve"> </w:t>
      </w:r>
      <m:oMath>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2</m:t>
                </m:r>
              </m:sup>
            </m:sSup>
          </m:e>
        </m:d>
        <m:sSup>
          <m:e>
            <m:r>
              <m:t>​</m:t>
            </m:r>
          </m:e>
          <m:sup>
            <m:r>
              <m:t>1</m:t>
            </m:r>
            <m:r>
              <m:rPr>
                <m:sty m:val="p"/>
              </m:rPr>
              <m:t>/</m:t>
            </m:r>
            <m:r>
              <m:t>2</m:t>
            </m:r>
          </m:sup>
        </m:sSup>
      </m:oMath>
      <w:r>
        <w:t xml:space="preserve">,</w:t>
      </w:r>
      <w:r>
        <w:t xml:space="preserve"> </w:t>
      </w:r>
      <w:r>
        <w:t xml:space="preserve">and</w:t>
      </w:r>
      <w:r>
        <w:t xml:space="preserve"> </w:t>
      </w:r>
      <m:oMath>
        <m:r>
          <m:t>​</m:t>
        </m:r>
        <m:d>
          <m:dPr>
            <m:begChr m:val="|"/>
            <m:sepChr m:val=""/>
            <m:endChr m:val="|"/>
            <m:grow/>
          </m:dPr>
          <m:e>
            <m:sSub>
              <m:e>
                <m:r>
                  <m:t>x</m:t>
                </m:r>
              </m:e>
              <m:sub>
                <m:r>
                  <m:t>i</m:t>
                </m:r>
              </m:sub>
            </m:sSub>
          </m:e>
        </m:d>
        <m:sSup>
          <m:e>
            <m:r>
              <m:t>​</m:t>
            </m:r>
          </m:e>
          <m:sup>
            <m:r>
              <m:t>2</m:t>
            </m:r>
          </m:sup>
        </m:sSup>
        <m:r>
          <m:rPr>
            <m:sty m:val="p"/>
          </m:rPr>
          <m:t>=</m:t>
        </m:r>
        <m:sSubSup>
          <m:e>
            <m:r>
              <m:t>x</m:t>
            </m:r>
          </m:e>
          <m:sub>
            <m:r>
              <m:t>i</m:t>
            </m:r>
          </m:sub>
          <m:sup>
            <m:r>
              <m:t>2</m:t>
            </m:r>
          </m:sup>
        </m:sSubSup>
      </m:oMath>
      <w:r>
        <w:t xml:space="preserve"> </w:t>
      </w:r>
      <w:r>
        <w:t xml:space="preserve">for every real number</w:t>
      </w:r>
      <w:r>
        <w:t xml:space="preserve"> </w:t>
      </w:r>
      <m:oMath>
        <m:sSub>
          <m:e>
            <m:r>
              <m:t>x</m:t>
            </m:r>
          </m:e>
          <m:sub>
            <m:r>
              <m:t>i</m:t>
            </m:r>
          </m:sub>
        </m:sSub>
      </m:oMath>
      <w:r>
        <w:t xml:space="preserve">.</w:t>
      </w:r>
    </w:p>
    <w:p>
      <w:pPr>
        <w:pStyle w:val="BodyText"/>
      </w:pPr>
      <w:del w:id="15608" w:author="PR Preview" w:date="2026-01-01T00:00:00Z">
        <w:r>
          <w:rPr>
            <w:b/>
            <w:bCs/>
          </w:rPr>
          <w:delText xml:space="preserve">Part 2.</w:delText>
        </w:r>
      </w:del>
      <w:del w:id="15609" w:author="PR Preview" w:date="2026-01-01T00:00:00Z">
        <w:r>
          <w:delText xml:space="preserve"> </w:delText>
        </w:r>
      </w:del>
      <w:del w:id="15610" w:author="PR Preview" w:date="2026-01-01T00:00:00Z">
        <w:r>
          <w:delText xml:space="preserve">If</w:delText>
        </w:r>
      </w:del>
      <w:del w:id="1561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612" w:author="PR Preview" w:date="2026-01-01T00:00:00Z">
        <w:r>
          <w:delText xml:space="preserve">, every</w:delText>
        </w:r>
      </w:del>
      <w:del w:id="15613"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614" w:author="PR Preview" w:date="2026-01-01T00:00:00Z">
        <w:r>
          <w:delText xml:space="preserve"> </w:delText>
        </w:r>
      </w:del>
      <w:del w:id="15615" w:author="PR Preview" w:date="2026-01-01T00:00:00Z">
        <w:r>
          <w:delText xml:space="preserve">is</w:delText>
        </w:r>
      </w:del>
      <w:del w:id="15616" w:author="PR Preview" w:date="2026-01-01T00:00:00Z">
        <w:r>
          <w:delText xml:space="preserve"> </w:delText>
        </w:r>
      </w:del>
      <m:oMath>
        <m:r>
          <m:t>0</m:t>
        </m:r>
      </m:oMath>
      <w:del w:id="15617" w:author="PR Preview" w:date="2026-01-01T00:00:00Z">
        <w:r>
          <w:delText xml:space="preserve">, and so is</w:delText>
        </w:r>
      </w:del>
      <w:del w:id="15618"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rPr>
                <m:sty m:val="p"/>
              </m:rPr>
              <m:t>∞</m:t>
            </m:r>
          </m:sub>
        </m:sSub>
      </m:oMath>
      <w:del w:id="15619" w:author="PR Preview" w:date="2026-01-01T00:00:00Z">
        <w:r>
          <w:delText xml:space="preserve">.</w:delText>
        </w:r>
      </w:del>
      <w:del w:id="15620" w:author="PR Preview" w:date="2026-01-01T00:00:00Z">
        <w:r>
          <w:delText xml:space="preserve"> </w:delText>
        </w:r>
      </w:del>
      <w:del w:id="15621" w:author="PR Preview" w:date="2026-01-01T00:00:00Z">
        <w:r>
          <w:delText xml:space="preserve">Otherwise, let</w:delText>
        </w:r>
      </w:del>
      <w:del w:id="15622" w:author="PR Preview" w:date="2026-01-01T00:00:00Z">
        <w:r>
          <w:delText xml:space="preserve"> </w:delText>
        </w:r>
      </w:del>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del w:id="15623" w:author="PR Preview" w:date="2026-01-01T00:00:00Z">
        <w:r>
          <w:delText xml:space="preserve">, and pick</w:delText>
        </w:r>
      </w:del>
      <w:del w:id="15624" w:author="PR Preview" w:date="2026-01-01T00:00:00Z">
        <w:r>
          <w:delText xml:space="preserve"> </w:delText>
        </w:r>
      </w:del>
      <m:oMath>
        <m:r>
          <m:t>j</m:t>
        </m:r>
      </m:oMath>
      <w:del w:id="15625" w:author="PR Preview" w:date="2026-01-01T00:00:00Z">
        <w:r>
          <w:delText xml:space="preserve"> </w:delText>
        </w:r>
      </w:del>
      <w:del w:id="15626" w:author="PR Preview" w:date="2026-01-01T00:00:00Z">
        <w:r>
          <w:delText xml:space="preserve">with</w:delText>
        </w:r>
      </w:del>
      <w:del w:id="15627" w:author="PR Preview" w:date="2026-01-01T00:00:00Z">
        <w:r>
          <w:delText xml:space="preserve"> </w:delText>
        </w:r>
      </w:del>
      <m:oMath>
        <m:r>
          <m:t>​</m:t>
        </m:r>
        <m:d>
          <m:dPr>
            <m:begChr m:val="|"/>
            <m:sepChr m:val=""/>
            <m:endChr m:val="|"/>
            <m:grow/>
          </m:dPr>
          <m:e>
            <m:sSub>
              <m:e>
                <m:r>
                  <m:t>x</m:t>
                </m:r>
              </m:e>
              <m:sub>
                <m:r>
                  <m:t>j</m:t>
                </m:r>
              </m:sub>
            </m:sSub>
          </m:e>
        </m:d>
        <m:r>
          <m:t>​</m:t>
        </m:r>
        <m:r>
          <m:rPr>
            <m:sty m:val="p"/>
          </m:rPr>
          <m:t>=</m:t>
        </m:r>
        <m:r>
          <m:t>M</m:t>
        </m:r>
      </m:oMath>
      <w:del w:id="15628" w:author="PR Preview" w:date="2026-01-01T00:00:00Z">
        <w:r>
          <w:delText xml:space="preserve">.</w:delText>
        </w:r>
      </w:del>
      <w:del w:id="15629" w:author="PR Preview" w:date="2026-01-01T00:00:00Z">
        <w:r>
          <w:delText xml:space="preserve"> </w:delText>
        </w:r>
      </w:del>
      <w:del w:id="15630" w:author="PR Preview" w:date="2026-01-01T00:00:00Z">
        <w:r>
          <w:delText xml:space="preserve">Every term of</w:delText>
        </w:r>
      </w:del>
      <w:del w:id="15631"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del w:id="15632" w:author="PR Preview" w:date="2026-01-01T00:00:00Z">
        <w:r>
          <w:delText xml:space="preserve"> </w:delText>
        </w:r>
      </w:del>
      <w:del w:id="15633" w:author="PR Preview" w:date="2026-01-01T00:00:00Z">
        <w:r>
          <w:delText xml:space="preserve">is at most</w:delText>
        </w:r>
      </w:del>
      <w:del w:id="15634" w:author="PR Preview" w:date="2026-01-01T00:00:00Z">
        <w:r>
          <w:delText xml:space="preserve"> </w:delText>
        </w:r>
      </w:del>
      <m:oMath>
        <m:sSup>
          <m:e>
            <m:r>
              <m:t>M</m:t>
            </m:r>
          </m:e>
          <m:sup>
            <m:r>
              <m:t>k</m:t>
            </m:r>
          </m:sup>
        </m:sSup>
      </m:oMath>
      <w:del w:id="15635" w:author="PR Preview" w:date="2026-01-01T00:00:00Z">
        <w:r>
          <w:delText xml:space="preserve">, and the</w:delText>
        </w:r>
      </w:del>
      <w:del w:id="15636" w:author="PR Preview" w:date="2026-01-01T00:00:00Z">
        <w:r>
          <w:delText xml:space="preserve"> </w:delText>
        </w:r>
      </w:del>
      <m:oMath>
        <m:r>
          <m:t>j</m:t>
        </m:r>
      </m:oMath>
      <w:del w:id="15637" w:author="PR Preview" w:date="2026-01-01T00:00:00Z">
        <w:r>
          <w:delText xml:space="preserve">th term equals</w:delText>
        </w:r>
      </w:del>
      <w:del w:id="15638" w:author="PR Preview" w:date="2026-01-01T00:00:00Z">
        <w:r>
          <w:delText xml:space="preserve"> </w:delText>
        </w:r>
      </w:del>
      <m:oMath>
        <m:sSup>
          <m:e>
            <m:r>
              <m:t>M</m:t>
            </m:r>
          </m:e>
          <m:sup>
            <m:r>
              <m:t>k</m:t>
            </m:r>
          </m:sup>
        </m:sSup>
      </m:oMath>
      <w:del w:id="15639" w:author="PR Preview" w:date="2026-01-01T00:00:00Z">
        <w:r>
          <w:delText xml:space="preserve">, so</w:delText>
        </w:r>
      </w:del>
    </w:p>
    <w:p>
      <w:pPr>
        <w:pStyle w:val="BodyText"/>
      </w:pPr>
      <w:ins w:id="15640" w:author="PR Preview" w:date="2026-01-01T00:00:00Z">
        <w:r>
          <w:rPr>
            <w:b/>
            <w:bCs/>
          </w:rPr>
          <w:t xml:space="preserve">Part 2.</w:t>
        </w:r>
      </w:ins>
      <w:ins w:id="15641" w:author="PR Preview" w:date="2026-01-01T00:00:00Z">
        <w:r>
          <w:t xml:space="preserve"> </w:t>
        </w:r>
      </w:ins>
      <w:ins w:id="15642" w:author="PR Preview" w:date="2026-01-01T00:00:00Z">
        <w:r>
          <w:t xml:space="preserve">If</w:t>
        </w:r>
      </w:ins>
      <w:ins w:id="15643" w:author="PR Preview" w:date="2026-01-01T00:00:00Z">
        <w:r>
          <w:t xml:space="preserve"> </w:t>
        </w:r>
      </w:ins>
      <w:ins w:id="15644" w:author="PR Preview" w:date="2026-01-01T00:00:00Z">
        <w:r>
          <w:t xml:space="preserve">$\mathord{\smash[b]{\underset{\raise.3ex\hbox{$\scriptstyle\sim$}}{x}}\vphantom{x}}= \mathord{\smash[b]{\underset{\raise.3ex\hbox{$\scriptstyle\sim$}}{0}}\vphantom{0}}$</w:t>
        </w:r>
      </w:ins>
      <w:ins w:id="15645" w:author="PR Preview" w:date="2026-01-01T00:00:00Z">
        <w:r>
          <w:t xml:space="preserve">, every</w:t>
        </w:r>
      </w:ins>
      <w:ins w:id="15646" w:author="PR Preview" w:date="2026-01-01T00:00:00Z">
        <w:r>
          <w:t xml:space="preserve"> </w:t>
        </w:r>
      </w:ins>
      <w:ins w:id="15647" w:author="PR Preview" w:date="2026-01-01T00:00:00Z">
        <w:r>
          <w:t xml:space="preserve">$\mathopen{}\left\lVert\mathord{\smash[b]{\underset{\raise.3ex\hbox{$\scriptstyle\sim$}}{x}}\vphantom{x}}\right\rVert\mathclose{}_k$</w:t>
        </w:r>
      </w:ins>
      <w:ins w:id="15648" w:author="PR Preview" w:date="2026-01-01T00:00:00Z">
        <w:r>
          <w:t xml:space="preserve"> </w:t>
        </w:r>
      </w:ins>
      <w:ins w:id="15649" w:author="PR Preview" w:date="2026-01-01T00:00:00Z">
        <w:r>
          <w:t xml:space="preserve">is</w:t>
        </w:r>
      </w:ins>
      <w:ins w:id="15650" w:author="PR Preview" w:date="2026-01-01T00:00:00Z">
        <w:r>
          <w:t xml:space="preserve"> </w:t>
        </w:r>
      </w:ins>
      <m:oMath>
        <m:r>
          <m:t>0</m:t>
        </m:r>
      </m:oMath>
      <w:ins w:id="15651" w:author="PR Preview" w:date="2026-01-01T00:00:00Z">
        <w:r>
          <w:t xml:space="preserve">, and so is</w:t>
        </w:r>
      </w:ins>
      <w:ins w:id="15652" w:author="PR Preview" w:date="2026-01-01T00:00:00Z">
        <w:r>
          <w:t xml:space="preserve"> </w:t>
        </w:r>
      </w:ins>
      <w:ins w:id="15653" w:author="PR Preview" w:date="2026-01-01T00:00:00Z">
        <w:r>
          <w:t xml:space="preserve">$\mathopen{}\left\lVert\mathord{\smash[b]{\underset{\raise.3ex\hbox{$\scriptstyle\sim$}}{x}}\vphantom{x}}\right\rVert\mathclose{}_\infty$</w:t>
        </w:r>
      </w:ins>
      <w:ins w:id="15654" w:author="PR Preview" w:date="2026-01-01T00:00:00Z">
        <w:r>
          <w:t xml:space="preserve">.</w:t>
        </w:r>
      </w:ins>
      <w:ins w:id="15655" w:author="PR Preview" w:date="2026-01-01T00:00:00Z">
        <w:r>
          <w:t xml:space="preserve"> </w:t>
        </w:r>
      </w:ins>
      <w:ins w:id="15656" w:author="PR Preview" w:date="2026-01-01T00:00:00Z">
        <w:r>
          <w:t xml:space="preserve">Otherwise, let</w:t>
        </w:r>
      </w:ins>
      <w:ins w:id="15657" w:author="PR Preview" w:date="2026-01-01T00:00:00Z">
        <w:r>
          <w:t xml:space="preserve"> </w:t>
        </w:r>
      </w:ins>
      <m:oMath>
        <m:r>
          <m:t>M</m:t>
        </m:r>
        <m:limUpp>
          <m:e>
            <m:r>
              <m:rPr>
                <m:sty m:val="p"/>
              </m:rPr>
              <m:t>=</m:t>
            </m:r>
          </m:e>
          <m:lim>
            <m:r>
              <m:rPr>
                <m:nor/>
                <m:sty m:val="p"/>
              </m:rPr>
              <m:t>def</m:t>
            </m:r>
          </m:lim>
        </m:limUpp>
        <m:sSub>
          <m:e>
            <m:r>
              <m:rPr>
                <m:sty m:val="p"/>
              </m:rPr>
              <m:t>max</m:t>
            </m:r>
          </m:e>
          <m:sub>
            <m:r>
              <m:t>i</m:t>
            </m:r>
          </m:sub>
        </m:sSub>
        <m:r>
          <m:t>​</m:t>
        </m:r>
        <m:d>
          <m:dPr>
            <m:begChr m:val="|"/>
            <m:sepChr m:val=""/>
            <m:endChr m:val="|"/>
            <m:grow/>
          </m:dPr>
          <m:e>
            <m:sSub>
              <m:e>
                <m:r>
                  <m:t>x</m:t>
                </m:r>
              </m:e>
              <m:sub>
                <m:r>
                  <m:t>i</m:t>
                </m:r>
              </m:sub>
            </m:sSub>
          </m:e>
        </m:d>
        <m:r>
          <m:t>​</m:t>
        </m:r>
        <m:r>
          <m:rPr>
            <m:sty m:val="p"/>
          </m:rPr>
          <m:t>&gt;</m:t>
        </m:r>
        <m:r>
          <m:t>0</m:t>
        </m:r>
      </m:oMath>
      <w:ins w:id="15658" w:author="PR Preview" w:date="2026-01-01T00:00:00Z">
        <w:r>
          <w:t xml:space="preserve">, and pick</w:t>
        </w:r>
      </w:ins>
      <w:ins w:id="15659" w:author="PR Preview" w:date="2026-01-01T00:00:00Z">
        <w:r>
          <w:t xml:space="preserve"> </w:t>
        </w:r>
      </w:ins>
      <m:oMath>
        <m:r>
          <m:t>j</m:t>
        </m:r>
      </m:oMath>
      <w:ins w:id="15660" w:author="PR Preview" w:date="2026-01-01T00:00:00Z">
        <w:r>
          <w:t xml:space="preserve"> </w:t>
        </w:r>
      </w:ins>
      <w:ins w:id="15661" w:author="PR Preview" w:date="2026-01-01T00:00:00Z">
        <w:r>
          <w:t xml:space="preserve">with</w:t>
        </w:r>
      </w:ins>
      <w:ins w:id="15662" w:author="PR Preview" w:date="2026-01-01T00:00:00Z">
        <w:r>
          <w:t xml:space="preserve"> </w:t>
        </w:r>
      </w:ins>
      <m:oMath>
        <m:r>
          <m:t>​</m:t>
        </m:r>
        <m:d>
          <m:dPr>
            <m:begChr m:val="|"/>
            <m:sepChr m:val=""/>
            <m:endChr m:val="|"/>
            <m:grow/>
          </m:dPr>
          <m:e>
            <m:sSub>
              <m:e>
                <m:r>
                  <m:t>x</m:t>
                </m:r>
              </m:e>
              <m:sub>
                <m:r>
                  <m:t>j</m:t>
                </m:r>
              </m:sub>
            </m:sSub>
          </m:e>
        </m:d>
        <m:r>
          <m:t>​</m:t>
        </m:r>
        <m:r>
          <m:rPr>
            <m:sty m:val="p"/>
          </m:rPr>
          <m:t>=</m:t>
        </m:r>
        <m:r>
          <m:t>M</m:t>
        </m:r>
      </m:oMath>
      <w:ins w:id="15663" w:author="PR Preview" w:date="2026-01-01T00:00:00Z">
        <w:r>
          <w:t xml:space="preserve">.</w:t>
        </w:r>
      </w:ins>
      <w:ins w:id="15664" w:author="PR Preview" w:date="2026-01-01T00:00:00Z">
        <w:r>
          <w:t xml:space="preserve"> </w:t>
        </w:r>
      </w:ins>
      <w:ins w:id="15665" w:author="PR Preview" w:date="2026-01-01T00:00:00Z">
        <w:r>
          <w:t xml:space="preserve">Every term of</w:t>
        </w:r>
      </w:ins>
      <w:ins w:id="15666"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15667" w:author="PR Preview" w:date="2026-01-01T00:00:00Z">
        <w:r>
          <w:t xml:space="preserve"> </w:t>
        </w:r>
      </w:ins>
      <w:ins w:id="15668" w:author="PR Preview" w:date="2026-01-01T00:00:00Z">
        <w:r>
          <w:t xml:space="preserve">is at most</w:t>
        </w:r>
      </w:ins>
      <w:ins w:id="15669" w:author="PR Preview" w:date="2026-01-01T00:00:00Z">
        <w:r>
          <w:t xml:space="preserve"> </w:t>
        </w:r>
      </w:ins>
      <m:oMath>
        <m:sSup>
          <m:e>
            <m:r>
              <m:t>M</m:t>
            </m:r>
          </m:e>
          <m:sup>
            <m:r>
              <m:t>k</m:t>
            </m:r>
          </m:sup>
        </m:sSup>
      </m:oMath>
      <w:ins w:id="15670" w:author="PR Preview" w:date="2026-01-01T00:00:00Z">
        <w:r>
          <w:t xml:space="preserve">, and the</w:t>
        </w:r>
      </w:ins>
      <w:ins w:id="15671" w:author="PR Preview" w:date="2026-01-01T00:00:00Z">
        <w:r>
          <w:t xml:space="preserve"> </w:t>
        </w:r>
      </w:ins>
      <m:oMath>
        <m:r>
          <m:t>j</m:t>
        </m:r>
      </m:oMath>
      <w:ins w:id="15672" w:author="PR Preview" w:date="2026-01-01T00:00:00Z">
        <w:r>
          <w:t xml:space="preserve">th term equals</w:t>
        </w:r>
      </w:ins>
      <w:ins w:id="15673" w:author="PR Preview" w:date="2026-01-01T00:00:00Z">
        <w:r>
          <w:t xml:space="preserve"> </w:t>
        </w:r>
      </w:ins>
      <m:oMath>
        <m:sSup>
          <m:e>
            <m:r>
              <m:t>M</m:t>
            </m:r>
          </m:e>
          <m:sup>
            <m:r>
              <m:t>k</m:t>
            </m:r>
          </m:sup>
        </m:sSup>
      </m:oMath>
      <w:ins w:id="15674" w:author="PR Preview" w:date="2026-01-01T00:00:00Z">
        <w:r>
          <w:t xml:space="preserve">, so</w:t>
        </w:r>
      </w:ins>
    </w:p>
    <w:p>
      <w:pPr>
        <w:pStyle w:val="BodyText"/>
      </w:pPr>
      <m:oMathPara>
        <m:oMathParaPr>
          <m:jc m:val="center"/>
        </m:oMathParaPr>
        <m:oMath>
          <m:sSup>
            <m:e>
              <m:r>
                <m:t>M</m:t>
              </m:r>
            </m:e>
            <m:sup>
              <m:r>
                <m:t>k</m:t>
              </m:r>
            </m:sup>
          </m:sSup>
          <m:r>
            <m:rPr>
              <m:sty m:val="p"/>
            </m:rPr>
            <m:t>≤</m:t>
          </m:r>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r>
            <m:rPr>
              <m:sty m:val="p"/>
            </m:rPr>
            <m:t>≤</m:t>
          </m:r>
          <m:r>
            <m:t>p</m:t>
          </m:r>
          <m:r>
            <m:t> </m:t>
          </m:r>
          <m:sSup>
            <m:e>
              <m:r>
                <m:t>M</m:t>
              </m:r>
            </m:e>
            <m:sup>
              <m:r>
                <m:t>k</m:t>
              </m:r>
            </m:sup>
          </m:sSup>
          <m:r>
            <m:rPr>
              <m:sty m:val="p"/>
            </m:rPr>
            <m:t>.</m:t>
          </m:r>
        </m:oMath>
      </m:oMathPara>
    </w:p>
    <w:p>
      <w:pPr>
        <w:pStyle w:val="FirstParagraph"/>
      </w:pPr>
      <w:r>
        <w:t xml:space="preserve">Taking the</w:t>
      </w:r>
      <w:r>
        <w:t xml:space="preserve"> </w:t>
      </w:r>
      <m:oMath>
        <m:r>
          <m:t>1</m:t>
        </m:r>
        <m:r>
          <m:rPr>
            <m:sty m:val="p"/>
          </m:rPr>
          <m:t>/</m:t>
        </m:r>
        <m:r>
          <m:t>k</m:t>
        </m:r>
      </m:oMath>
      <w:r>
        <w:t xml:space="preserve"> </w:t>
      </w:r>
      <w:r>
        <w:t xml:space="preserve">power, which preserves order on</w:t>
      </w:r>
      <w:r>
        <w:t xml:space="preserve"> </w:t>
      </w:r>
      <m:oMath>
        <m:r>
          <m:rPr>
            <m:sty m:val="p"/>
          </m:rPr>
          <m:t>[</m:t>
        </m:r>
        <m:r>
          <m:t>0</m:t>
        </m:r>
        <m:r>
          <m:rPr>
            <m:sty m:val="p"/>
          </m:rPr>
          <m:t>,</m:t>
        </m:r>
        <m:r>
          <m:rPr>
            <m:sty m:val="p"/>
          </m:rPr>
          <m:t>∞</m:t>
        </m:r>
        <m:r>
          <m:rPr>
            <m:sty m:val="p"/>
          </m:rPr>
          <m:t>)</m:t>
        </m:r>
      </m:oMath>
      <w:r>
        <w:t xml:space="preserve">, gives</w:t>
      </w:r>
    </w:p>
    <w:p>
      <w:pPr>
        <w:pStyle w:val="BodyText"/>
      </w:pPr>
      <m:oMathPara>
        <m:oMathParaPr>
          <m:jc m:val="center"/>
        </m:oMathParaPr>
        <m:oMath>
          <m:r>
            <m:t>M</m:t>
          </m:r>
          <m:r>
            <m:rPr>
              <m:sty m:val="p"/>
            </m:rPr>
            <m:t>≤</m:t>
          </m:r>
          <m:r>
            <m:t>​</m:t>
          </m:r>
          <m:d>
            <m:dPr>
              <m:begChr m:val="∥"/>
              <m:sepChr m:val=""/>
              <m:endChr m:val="∥"/>
              <m:grow/>
            </m:dPr>
            <m:e>
              <m:limLow>
                <m:e>
                  <m:r>
                    <m:t>x</m:t>
                  </m:r>
                </m:e>
                <m:lim>
                  <m:r>
                    <m:rPr>
                      <m:sty m:val="p"/>
                    </m:rPr>
                    <m:t>∼</m:t>
                  </m:r>
                </m:lim>
              </m:limLow>
            </m:e>
          </m:d>
          <m:sSub>
            <m:e>
              <m:r>
                <m:t>​</m:t>
              </m:r>
            </m:e>
            <m:sub>
              <m:r>
                <m:t>k</m:t>
              </m:r>
            </m:sub>
          </m:sSub>
          <m:r>
            <m:rPr>
              <m:sty m:val="p"/>
            </m:rPr>
            <m:t>≤</m:t>
          </m:r>
          <m:sSup>
            <m:e>
              <m:r>
                <m:t>p</m:t>
              </m:r>
            </m:e>
            <m:sup>
              <m:r>
                <m:t>1</m:t>
              </m:r>
              <m:r>
                <m:rPr>
                  <m:sty m:val="p"/>
                </m:rPr>
                <m:t>/</m:t>
              </m:r>
              <m:r>
                <m:t>k</m:t>
              </m:r>
            </m:sup>
          </m:sSup>
          <m:r>
            <m:t>M</m:t>
          </m:r>
          <m:r>
            <m:rPr>
              <m:sty m:val="p"/>
            </m:rPr>
            <m:t>.</m:t>
          </m:r>
        </m:oMath>
      </m:oMathPara>
    </w:p>
    <w:p>
      <w:pPr>
        <w:pStyle w:val="FirstParagraph"/>
      </w:pPr>
      <w:del w:id="15675" w:author="PR Preview" w:date="2026-01-01T00:00:00Z">
        <w:r>
          <w:delText xml:space="preserve">As</w:delText>
        </w:r>
      </w:del>
      <w:del w:id="15676" w:author="PR Preview" w:date="2026-01-01T00:00:00Z">
        <w:r>
          <w:delText xml:space="preserve"> </w:delText>
        </w:r>
      </w:del>
      <m:oMath>
        <m:r>
          <m:t>k</m:t>
        </m:r>
        <m:r>
          <m:rPr>
            <m:sty m:val="p"/>
          </m:rPr>
          <m:t>→</m:t>
        </m:r>
        <m:r>
          <m:rPr>
            <m:sty m:val="p"/>
          </m:rPr>
          <m:t>∞</m:t>
        </m:r>
      </m:oMath>
      <w:del w:id="15677" w:author="PR Preview" w:date="2026-01-01T00:00:00Z">
        <w:r>
          <w:delText xml:space="preserve">,</w:delText>
        </w:r>
      </w:del>
      <w:del w:id="15678" w:author="PR Preview" w:date="2026-01-01T00:00:00Z">
        <w:r>
          <w:delText xml:space="preserve"> </w:delText>
        </w:r>
      </w:del>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del w:id="15679" w:author="PR Preview" w:date="2026-01-01T00:00:00Z">
        <w:r>
          <w:delText xml:space="preserve">,</w:delText>
        </w:r>
      </w:del>
      <w:del w:id="15680" w:author="PR Preview" w:date="2026-01-01T00:00:00Z">
        <w:r>
          <w:delText xml:space="preserve"> </w:delText>
        </w:r>
      </w:del>
      <w:del w:id="15681" w:author="PR Preview" w:date="2026-01-01T00:00:00Z">
        <w:r>
          <w:delText xml:space="preserve">so</w:delText>
        </w:r>
      </w:del>
      <w:del w:id="15682"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683" w:author="PR Preview" w:date="2026-01-01T00:00:00Z">
        <w:r>
          <w:delText xml:space="preserve"> </w:delText>
        </w:r>
      </w:del>
      <w:del w:id="15684" w:author="PR Preview" w:date="2026-01-01T00:00:00Z">
        <w:r>
          <w:delText xml:space="preserve">is squeezed between</w:delText>
        </w:r>
      </w:del>
      <w:del w:id="15685" w:author="PR Preview" w:date="2026-01-01T00:00:00Z">
        <w:r>
          <w:delText xml:space="preserve"> </w:delText>
        </w:r>
      </w:del>
      <m:oMath>
        <m:r>
          <m:t>M</m:t>
        </m:r>
      </m:oMath>
      <w:del w:id="15686" w:author="PR Preview" w:date="2026-01-01T00:00:00Z">
        <w:r>
          <w:delText xml:space="preserve"> </w:delText>
        </w:r>
      </w:del>
      <w:del w:id="15687" w:author="PR Preview" w:date="2026-01-01T00:00:00Z">
        <w:r>
          <w:delText xml:space="preserve">and a quantity that tends to</w:delText>
        </w:r>
      </w:del>
      <w:del w:id="15688" w:author="PR Preview" w:date="2026-01-01T00:00:00Z">
        <w:r>
          <w:delText xml:space="preserve"> </w:delText>
        </w:r>
      </w:del>
      <m:oMath>
        <m:r>
          <m:t>M</m:t>
        </m:r>
      </m:oMath>
      <w:del w:id="15689" w:author="PR Preview" w:date="2026-01-01T00:00:00Z">
        <w:r>
          <w:delText xml:space="preserve">.</w:delText>
        </w:r>
      </w:del>
      <w:del w:id="15690" w:author="PR Preview" w:date="2026-01-01T00:00:00Z">
        <w:r>
          <w:delText xml:space="preserve"> </w:delText>
        </w:r>
      </w:del>
      <w:del w:id="15691" w:author="PR Preview" w:date="2026-01-01T00:00:00Z">
        <w:r>
          <w:delText xml:space="preserve">Thus</w:delText>
        </w:r>
      </w:del>
      <w:del w:id="15692"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r>
          <m:rPr>
            <m:sty m:val="p"/>
          </m:rPr>
          <m:t>→</m:t>
        </m:r>
        <m:r>
          <m:t>M</m:t>
        </m:r>
        <m:r>
          <m:rPr>
            <m:sty m:val="p"/>
          </m:rPr>
          <m:t>=</m:t>
        </m:r>
        <m:r>
          <m:t>​</m:t>
        </m:r>
        <m:d>
          <m:dPr>
            <m:begChr m:val="∥"/>
            <m:sepChr m:val=""/>
            <m:endChr m:val="∥"/>
            <m:grow/>
          </m:dPr>
          <m:e>
            <m:limLow>
              <m:e>
                <m:r>
                  <m:t>x</m:t>
                </m:r>
              </m:e>
              <m:lim>
                <m:r>
                  <m:rPr>
                    <m:sty m:val="p"/>
                  </m:rPr>
                  <m:t>∼</m:t>
                </m:r>
              </m:lim>
            </m:limLow>
          </m:e>
        </m:d>
        <m:sSub>
          <m:e>
            <m:r>
              <m:t>​</m:t>
            </m:r>
          </m:e>
          <m:sub>
            <m:r>
              <m:rPr>
                <m:sty m:val="p"/>
              </m:rPr>
              <m:t>∞</m:t>
            </m:r>
          </m:sub>
        </m:sSub>
      </m:oMath>
      <w:del w:id="15693" w:author="PR Preview" w:date="2026-01-01T00:00:00Z">
        <w:r>
          <w:delText xml:space="preserve">.</w:delText>
        </w:r>
      </w:del>
    </w:p>
    <w:p>
      <w:pPr>
        <w:pStyle w:val="BodyText"/>
      </w:pPr>
      <w:ins w:id="15694" w:author="PR Preview" w:date="2026-01-01T00:00:00Z">
        <w:r>
          <w:t xml:space="preserve">$$
    M \le \mathopen{}\left\lVert\mathord{\smash[b]{\underset{\raise.3ex\hbox{$\scriptstyle\sim$}}{x}}\vphantom{x}}\right\rVert\mathclose{}_k \le p^{1/k} M.
    $$</w:t>
        </w:r>
      </w:ins>
    </w:p>
    <w:p>
      <w:pPr>
        <w:pStyle w:val="FirstParagraph"/>
      </w:pPr>
      <w:ins w:id="15695" w:author="PR Preview" w:date="2026-01-01T00:00:00Z">
        <w:r>
          <w:t xml:space="preserve">As</w:t>
        </w:r>
      </w:ins>
      <w:ins w:id="15696" w:author="PR Preview" w:date="2026-01-01T00:00:00Z">
        <w:r>
          <w:t xml:space="preserve"> </w:t>
        </w:r>
      </w:ins>
      <m:oMath>
        <m:r>
          <m:t>k</m:t>
        </m:r>
        <m:r>
          <m:rPr>
            <m:sty m:val="p"/>
          </m:rPr>
          <m:t>→</m:t>
        </m:r>
        <m:r>
          <m:rPr>
            <m:sty m:val="p"/>
          </m:rPr>
          <m:t>∞</m:t>
        </m:r>
      </m:oMath>
      <w:ins w:id="15697" w:author="PR Preview" w:date="2026-01-01T00:00:00Z">
        <w:r>
          <w:t xml:space="preserve">,</w:t>
        </w:r>
      </w:ins>
      <w:ins w:id="15698" w:author="PR Preview" w:date="2026-01-01T00:00:00Z">
        <w:r>
          <w:t xml:space="preserve"> </w:t>
        </w:r>
      </w:ins>
      <m:oMath>
        <m:sSup>
          <m:e>
            <m:r>
              <m:t>p</m:t>
            </m:r>
          </m:e>
          <m:sup>
            <m:r>
              <m:t>1</m:t>
            </m:r>
            <m:r>
              <m:rPr>
                <m:sty m:val="p"/>
              </m:rPr>
              <m:t>/</m:t>
            </m:r>
            <m:r>
              <m:t>k</m:t>
            </m:r>
          </m:sup>
        </m:sSup>
        <m:r>
          <m:rPr>
            <m:sty m:val="p"/>
          </m:rPr>
          <m:t>=</m:t>
        </m:r>
        <m:r>
          <m:rPr>
            <m:sty m:val="p"/>
          </m:rPr>
          <m:t>exp</m:t>
        </m:r>
        <m:r>
          <m:t>​</m:t>
        </m:r>
        <m:d>
          <m:dPr>
            <m:begChr m:val="{"/>
            <m:sepChr m:val=""/>
            <m:endChr m:val="}"/>
            <m:grow/>
          </m:dPr>
          <m:e>
            <m:f>
              <m:fPr>
                <m:type m:val="bar"/>
              </m:fPr>
              <m:num>
                <m:r>
                  <m:rPr>
                    <m:sty m:val="p"/>
                  </m:rPr>
                  <m:t>ln</m:t>
                </m:r>
                <m:r>
                  <m:t>p</m:t>
                </m:r>
              </m:num>
              <m:den>
                <m:r>
                  <m:t>k</m:t>
                </m:r>
              </m:den>
            </m:f>
          </m:e>
        </m:d>
        <m:r>
          <m:t>​</m:t>
        </m:r>
        <m:r>
          <m:rPr>
            <m:sty m:val="p"/>
          </m:rPr>
          <m:t>→</m:t>
        </m:r>
        <m:r>
          <m:t>1</m:t>
        </m:r>
      </m:oMath>
      <w:ins w:id="15699" w:author="PR Preview" w:date="2026-01-01T00:00:00Z">
        <w:r>
          <w:t xml:space="preserve">,</w:t>
        </w:r>
      </w:ins>
      <w:ins w:id="15700" w:author="PR Preview" w:date="2026-01-01T00:00:00Z">
        <w:r>
          <w:t xml:space="preserve"> </w:t>
        </w:r>
      </w:ins>
      <w:ins w:id="15701" w:author="PR Preview" w:date="2026-01-01T00:00:00Z">
        <w:r>
          <w:t xml:space="preserve">so</w:t>
        </w:r>
      </w:ins>
      <w:ins w:id="15702" w:author="PR Preview" w:date="2026-01-01T00:00:00Z">
        <w:r>
          <w:t xml:space="preserve"> </w:t>
        </w:r>
      </w:ins>
      <w:ins w:id="15703" w:author="PR Preview" w:date="2026-01-01T00:00:00Z">
        <w:r>
          <w:t xml:space="preserve">$\mathopen{}\left\lVert\mathord{\smash[b]{\underset{\raise.3ex\hbox{$\scriptstyle\sim$}}{x}}\vphantom{x}}\right\rVert\mathclose{}_k$</w:t>
        </w:r>
      </w:ins>
      <w:ins w:id="15704" w:author="PR Preview" w:date="2026-01-01T00:00:00Z">
        <w:r>
          <w:t xml:space="preserve"> </w:t>
        </w:r>
      </w:ins>
      <w:ins w:id="15705" w:author="PR Preview" w:date="2026-01-01T00:00:00Z">
        <w:r>
          <w:t xml:space="preserve">is squeezed between</w:t>
        </w:r>
      </w:ins>
      <w:ins w:id="15706" w:author="PR Preview" w:date="2026-01-01T00:00:00Z">
        <w:r>
          <w:t xml:space="preserve"> </w:t>
        </w:r>
      </w:ins>
      <m:oMath>
        <m:r>
          <m:t>M</m:t>
        </m:r>
      </m:oMath>
      <w:ins w:id="15707" w:author="PR Preview" w:date="2026-01-01T00:00:00Z">
        <w:r>
          <w:t xml:space="preserve"> </w:t>
        </w:r>
      </w:ins>
      <w:ins w:id="15708" w:author="PR Preview" w:date="2026-01-01T00:00:00Z">
        <w:r>
          <w:t xml:space="preserve">and a quantity that tends to</w:t>
        </w:r>
      </w:ins>
      <w:ins w:id="15709" w:author="PR Preview" w:date="2026-01-01T00:00:00Z">
        <w:r>
          <w:t xml:space="preserve"> </w:t>
        </w:r>
      </w:ins>
      <m:oMath>
        <m:r>
          <m:t>M</m:t>
        </m:r>
      </m:oMath>
      <w:ins w:id="15710" w:author="PR Preview" w:date="2026-01-01T00:00:00Z">
        <w:r>
          <w:t xml:space="preserve">.</w:t>
        </w:r>
      </w:ins>
      <w:ins w:id="15711" w:author="PR Preview" w:date="2026-01-01T00:00:00Z">
        <w:r>
          <w:t xml:space="preserve"> </w:t>
        </w:r>
      </w:ins>
      <w:ins w:id="15712" w:author="PR Preview" w:date="2026-01-01T00:00:00Z">
        <w:r>
          <w:t xml:space="preserve">Thus</w:t>
        </w:r>
      </w:ins>
      <w:ins w:id="15713" w:author="PR Preview" w:date="2026-01-01T00:00:00Z">
        <w:r>
          <w:t xml:space="preserve"> </w:t>
        </w:r>
      </w:ins>
      <w:ins w:id="15714" w:author="PR Preview" w:date="2026-01-01T00:00:00Z">
        <w:r>
          <w:t xml:space="preserve">$\mathopen{}\left\lVert\mathord{\smash[b]{\underset{\raise.3ex\hbox{$\scriptstyle\sim$}}{x}}\vphantom{x}}\right\rVert\mathclose{}_k \to M = \mathopen{}\left\lVert\mathord{\smash[b]{\underset{\raise.3ex\hbox{$\scriptstyle\sim$}}{x}}\vphantom{x}}\right\rVert\mathclose{}_\infty$</w:t>
        </w:r>
      </w:ins>
      <w:ins w:id="15715" w:author="PR Preview" w:date="2026-01-01T00:00:00Z">
        <w:r>
          <w:t xml:space="preserve">.</w:t>
        </w:r>
      </w:ins>
    </w:p>
    <w:p>
      <w:pPr>
        <w:pStyle w:val="BodyText"/>
      </w:pPr>
      <w:r>
        <w:rPr>
          <w:b/>
          <w:bCs/>
        </w:rPr>
        <w:t xml:space="preserve">Part 3, finite</w:t>
      </w:r>
      <w:r>
        <w:rPr>
          <w:b/>
          <w:bCs/>
        </w:rPr>
        <w:t xml:space="preserve"> </w:t>
      </w:r>
      <m:oMath>
        <m:r>
          <m:t>k</m:t>
        </m:r>
      </m:oMath>
      <w:r>
        <w:rPr>
          <w:b/>
          <w:bCs/>
        </w:rPr>
        <w:t xml:space="preserve">.</w:t>
      </w:r>
    </w:p>
    <w:p>
      <w:pPr>
        <w:numPr>
          <w:ilvl w:val="0"/>
          <w:numId w:val="1061"/>
        </w:numPr>
      </w:pPr>
      <w:del w:id="15716" w:author="PR Preview" w:date="2026-01-01T00:00:00Z">
        <w:r>
          <w:rPr>
            <w:i/>
            <w:iCs/>
          </w:rPr>
          <w:delText xml:space="preserve">Positivity and definiteness.</w:delText>
        </w:r>
      </w:del>
      <w:del w:id="15717" w:author="PR Preview" w:date="2026-01-01T00:00:00Z">
        <w:r>
          <w:delText xml:space="preserve"> </w:delText>
        </w:r>
      </w:del>
      <w:del w:id="15718" w:author="PR Preview" w:date="2026-01-01T00:00:00Z">
        <w:r>
          <w:delText xml:space="preserve">Each term</w:delText>
        </w:r>
      </w:del>
      <w:del w:id="15719" w:author="PR Preview" w:date="2026-01-01T00:00:00Z">
        <w:r>
          <w:delText xml:space="preserve"> </w:delText>
        </w:r>
      </w:del>
      <m:oMath>
        <m:r>
          <m:t>​</m:t>
        </m:r>
        <m:d>
          <m:dPr>
            <m:begChr m:val="|"/>
            <m:sepChr m:val=""/>
            <m:endChr m:val="|"/>
            <m:grow/>
          </m:dPr>
          <m:e>
            <m:sSub>
              <m:e>
                <m:r>
                  <m:t>x</m:t>
                </m:r>
              </m:e>
              <m:sub>
                <m:r>
                  <m:t>i</m:t>
                </m:r>
              </m:sub>
            </m:sSub>
          </m:e>
        </m:d>
        <m:sSup>
          <m:e>
            <m:r>
              <m:t>​</m:t>
            </m:r>
          </m:e>
          <m:sup>
            <m:r>
              <m:t>k</m:t>
            </m:r>
          </m:sup>
        </m:sSup>
      </m:oMath>
      <w:del w:id="15720" w:author="PR Preview" w:date="2026-01-01T00:00:00Z">
        <w:r>
          <w:delText xml:space="preserve"> </w:delText>
        </w:r>
      </w:del>
      <w:del w:id="15721" w:author="PR Preview" w:date="2026-01-01T00:00:00Z">
        <w:r>
          <w:delText xml:space="preserve">is at least</w:delText>
        </w:r>
      </w:del>
      <w:del w:id="15722" w:author="PR Preview" w:date="2026-01-01T00:00:00Z">
        <w:r>
          <w:delText xml:space="preserve"> </w:delText>
        </w:r>
      </w:del>
      <m:oMath>
        <m:r>
          <m:t>0</m:t>
        </m:r>
      </m:oMath>
      <w:del w:id="15723" w:author="PR Preview" w:date="2026-01-01T00:00:00Z">
        <w:r>
          <w:delText xml:space="preserve">, so</w:delText>
        </w:r>
      </w:del>
      <w:del w:id="15724"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r>
          <m:rPr>
            <m:sty m:val="p"/>
          </m:rPr>
          <m:t>≥</m:t>
        </m:r>
        <m:r>
          <m:t>0</m:t>
        </m:r>
      </m:oMath>
      <w:del w:id="15725" w:author="PR Preview" w:date="2026-01-01T00:00:00Z">
        <w:r>
          <w:delText xml:space="preserve">.</w:delText>
        </w:r>
      </w:del>
      <w:del w:id="15726" w:author="PR Preview" w:date="2026-01-01T00:00:00Z">
        <w:r>
          <w:delText xml:space="preserve"> </w:delText>
        </w:r>
      </w:del>
      <w:del w:id="15727" w:author="PR Preview" w:date="2026-01-01T00:00:00Z">
        <w:r>
          <w:delText xml:space="preserve">The sum</w:delText>
        </w:r>
      </w:del>
      <w:del w:id="15728"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del w:id="15729" w:author="PR Preview" w:date="2026-01-01T00:00:00Z">
        <w:r>
          <w:delText xml:space="preserve"> </w:delText>
        </w:r>
      </w:del>
      <w:del w:id="15730" w:author="PR Preview" w:date="2026-01-01T00:00:00Z">
        <w:r>
          <w:delText xml:space="preserve">is</w:delText>
        </w:r>
      </w:del>
      <w:del w:id="15731" w:author="PR Preview" w:date="2026-01-01T00:00:00Z">
        <w:r>
          <w:delText xml:space="preserve"> </w:delText>
        </w:r>
      </w:del>
      <m:oMath>
        <m:r>
          <m:t>0</m:t>
        </m:r>
      </m:oMath>
      <w:del w:id="15732" w:author="PR Preview" w:date="2026-01-01T00:00:00Z">
        <w:r>
          <w:delText xml:space="preserve"> </w:delText>
        </w:r>
      </w:del>
      <w:del w:id="15733" w:author="PR Preview" w:date="2026-01-01T00:00:00Z">
        <w:r>
          <w:delText xml:space="preserve">exactly when every term is</w:delText>
        </w:r>
      </w:del>
      <w:del w:id="15734" w:author="PR Preview" w:date="2026-01-01T00:00:00Z">
        <w:r>
          <w:delText xml:space="preserve"> </w:delText>
        </w:r>
      </w:del>
      <m:oMath>
        <m:r>
          <m:t>0</m:t>
        </m:r>
      </m:oMath>
      <w:del w:id="15735" w:author="PR Preview" w:date="2026-01-01T00:00:00Z">
        <w:r>
          <w:delText xml:space="preserve">, that is, when</w:delText>
        </w:r>
      </w:del>
      <w:del w:id="1573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737" w:author="PR Preview" w:date="2026-01-01T00:00:00Z">
        <w:r>
          <w:delText xml:space="preserve">.</w:delText>
        </w:r>
      </w:del>
    </w:p>
    <w:p>
      <w:pPr>
        <w:numPr>
          <w:ilvl w:val="0"/>
          <w:numId w:val="1061"/>
        </w:numPr>
      </w:pPr>
      <w:ins w:id="15738" w:author="PR Preview" w:date="2026-01-01T00:00:00Z">
        <w:r>
          <w:rPr>
            <w:i/>
            <w:iCs/>
          </w:rPr>
          <w:t xml:space="preserve">Positivity and definiteness.</w:t>
        </w:r>
      </w:ins>
      <w:ins w:id="15739" w:author="PR Preview" w:date="2026-01-01T00:00:00Z">
        <w:r>
          <w:t xml:space="preserve"> </w:t>
        </w:r>
      </w:ins>
      <w:ins w:id="15740" w:author="PR Preview" w:date="2026-01-01T00:00:00Z">
        <w:r>
          <w:t xml:space="preserve">Each term</w:t>
        </w:r>
      </w:ins>
      <w:ins w:id="15741" w:author="PR Preview" w:date="2026-01-01T00:00:00Z">
        <w:r>
          <w:t xml:space="preserve"> </w:t>
        </w:r>
      </w:ins>
      <m:oMath>
        <m:r>
          <m:t>​</m:t>
        </m:r>
        <m:d>
          <m:dPr>
            <m:begChr m:val="|"/>
            <m:sepChr m:val=""/>
            <m:endChr m:val="|"/>
            <m:grow/>
          </m:dPr>
          <m:e>
            <m:sSub>
              <m:e>
                <m:r>
                  <m:t>x</m:t>
                </m:r>
              </m:e>
              <m:sub>
                <m:r>
                  <m:t>i</m:t>
                </m:r>
              </m:sub>
            </m:sSub>
          </m:e>
        </m:d>
        <m:sSup>
          <m:e>
            <m:r>
              <m:t>​</m:t>
            </m:r>
          </m:e>
          <m:sup>
            <m:r>
              <m:t>k</m:t>
            </m:r>
          </m:sup>
        </m:sSup>
      </m:oMath>
      <w:ins w:id="15742" w:author="PR Preview" w:date="2026-01-01T00:00:00Z">
        <w:r>
          <w:t xml:space="preserve"> </w:t>
        </w:r>
      </w:ins>
      <w:ins w:id="15743" w:author="PR Preview" w:date="2026-01-01T00:00:00Z">
        <w:r>
          <w:t xml:space="preserve">is at least</w:t>
        </w:r>
      </w:ins>
      <w:ins w:id="15744" w:author="PR Preview" w:date="2026-01-01T00:00:00Z">
        <w:r>
          <w:t xml:space="preserve"> </w:t>
        </w:r>
      </w:ins>
      <m:oMath>
        <m:r>
          <m:t>0</m:t>
        </m:r>
      </m:oMath>
      <w:ins w:id="15745" w:author="PR Preview" w:date="2026-01-01T00:00:00Z">
        <w:r>
          <w:t xml:space="preserve">, so</w:t>
        </w:r>
      </w:ins>
      <w:ins w:id="15746" w:author="PR Preview" w:date="2026-01-01T00:00:00Z">
        <w:r>
          <w:t xml:space="preserve"> </w:t>
        </w:r>
      </w:ins>
      <w:ins w:id="15747" w:author="PR Preview" w:date="2026-01-01T00:00:00Z">
        <w:r>
          <w:t xml:space="preserve">$\mathopen{}\left\lVert\mathord{\smash[b]{\underset{\raise.3ex\hbox{$\scriptstyle\sim$}}{x}}\vphantom{x}}\right\rVert\mathclose{}_k \ge 0$</w:t>
        </w:r>
      </w:ins>
      <w:ins w:id="15748" w:author="PR Preview" w:date="2026-01-01T00:00:00Z">
        <w:r>
          <w:t xml:space="preserve">.</w:t>
        </w:r>
      </w:ins>
      <w:ins w:id="15749" w:author="PR Preview" w:date="2026-01-01T00:00:00Z">
        <w:r>
          <w:t xml:space="preserve"> </w:t>
        </w:r>
      </w:ins>
      <w:ins w:id="15750" w:author="PR Preview" w:date="2026-01-01T00:00:00Z">
        <w:r>
          <w:t xml:space="preserve">The sum</w:t>
        </w:r>
      </w:ins>
      <w:ins w:id="15751" w:author="PR Preview" w:date="2026-01-01T00:00:00Z">
        <w:r>
          <w:t xml:space="preserve"> </w:t>
        </w:r>
      </w:ins>
      <m:oMath>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oMath>
      <w:ins w:id="15752" w:author="PR Preview" w:date="2026-01-01T00:00:00Z">
        <w:r>
          <w:t xml:space="preserve"> </w:t>
        </w:r>
      </w:ins>
      <w:ins w:id="15753" w:author="PR Preview" w:date="2026-01-01T00:00:00Z">
        <w:r>
          <w:t xml:space="preserve">is</w:t>
        </w:r>
      </w:ins>
      <w:ins w:id="15754" w:author="PR Preview" w:date="2026-01-01T00:00:00Z">
        <w:r>
          <w:t xml:space="preserve"> </w:t>
        </w:r>
      </w:ins>
      <m:oMath>
        <m:r>
          <m:t>0</m:t>
        </m:r>
      </m:oMath>
      <w:ins w:id="15755" w:author="PR Preview" w:date="2026-01-01T00:00:00Z">
        <w:r>
          <w:t xml:space="preserve"> </w:t>
        </w:r>
      </w:ins>
      <w:ins w:id="15756" w:author="PR Preview" w:date="2026-01-01T00:00:00Z">
        <w:r>
          <w:t xml:space="preserve">exactly when every term is</w:t>
        </w:r>
      </w:ins>
      <w:ins w:id="15757" w:author="PR Preview" w:date="2026-01-01T00:00:00Z">
        <w:r>
          <w:t xml:space="preserve"> </w:t>
        </w:r>
      </w:ins>
      <m:oMath>
        <m:r>
          <m:t>0</m:t>
        </m:r>
      </m:oMath>
      <w:ins w:id="15758" w:author="PR Preview" w:date="2026-01-01T00:00:00Z">
        <w:r>
          <w:t xml:space="preserve">, that is, when</w:t>
        </w:r>
      </w:ins>
      <w:ins w:id="15759" w:author="PR Preview" w:date="2026-01-01T00:00:00Z">
        <w:r>
          <w:t xml:space="preserve"> </w:t>
        </w:r>
      </w:ins>
      <w:ins w:id="15760" w:author="PR Preview" w:date="2026-01-01T00:00:00Z">
        <w:r>
          <w:t xml:space="preserve">$\mathord{\smash[b]{\underset{\raise.3ex\hbox{$\scriptstyle\sim$}}{x}}\vphantom{x}}= \mathord{\smash[b]{\underset{\raise.3ex\hbox{$\scriptstyle\sim$}}{0}}\vphantom{0}}$</w:t>
        </w:r>
      </w:ins>
      <w:ins w:id="15761" w:author="PR Preview" w:date="2026-01-01T00:00:00Z">
        <w:r>
          <w:t xml:space="preserve">.</w:t>
        </w:r>
      </w:ins>
    </w:p>
    <w:p>
      <w:pPr>
        <w:numPr>
          <w:ilvl w:val="0"/>
          <w:numId w:val="1061"/>
        </w:numPr>
      </w:pPr>
      <w:r>
        <w:rPr>
          <w:i/>
          <w:iCs/>
        </w:rPr>
        <w:t xml:space="preserve">Absolute homogeneity.</w:t>
      </w:r>
      <w:r>
        <w:t xml:space="preserve"> </w:t>
      </w:r>
      <w:r>
        <w:t xml:space="preserve">For a number</w:t>
      </w:r>
      <w:r>
        <w:t xml:space="preserve"> </w:t>
      </w:r>
      <m:oMath>
        <m:r>
          <m:t>c</m:t>
        </m:r>
      </m:oMath>
      <w:r>
        <w:t xml:space="preserve">,</w:t>
      </w:r>
    </w:p>
    <w:p>
      <w:pPr>
        <w:pStyle w:val="BodyText"/>
      </w:pPr>
      <m:oMathPara>
        <m:oMathParaPr>
          <m:jc m:val="center"/>
        </m:oMathParaPr>
        <m:oMath>
          <m:eqArr>
            <m:e>
              <m:r>
                <m:t>​</m:t>
              </m:r>
              <m:d>
                <m:dPr>
                  <m:begChr m:val="∥"/>
                  <m:sepChr m:val=""/>
                  <m:endChr m:val="∥"/>
                  <m:grow/>
                </m:dPr>
                <m:e>
                  <m:r>
                    <m:t>c</m:t>
                  </m:r>
                  <m:r>
                    <m:t> </m:t>
                  </m:r>
                  <m:limLow>
                    <m:e>
                      <m:r>
                        <m:t>x</m:t>
                      </m:r>
                    </m:e>
                    <m:lim>
                      <m:r>
                        <m:rPr>
                          <m:sty m:val="p"/>
                        </m:rPr>
                        <m:t>∼</m:t>
                      </m:r>
                    </m:lim>
                  </m:limLow>
                </m:e>
              </m:d>
              <m:sSub>
                <m:e>
                  <m:r>
                    <m:t>​</m:t>
                  </m:r>
                </m:e>
                <m:sub>
                  <m:r>
                    <m:t>k</m:t>
                  </m:r>
                </m:sub>
              </m:sSub>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r>
                        <m:t>​</m:t>
                      </m:r>
                    </m:e>
                  </m:nary>
                  <m:d>
                    <m:dPr>
                      <m:begChr m:val="|"/>
                      <m:sepChr m:val=""/>
                      <m:endChr m:val="|"/>
                      <m:grow/>
                    </m:dPr>
                    <m:e>
                      <m:r>
                        <m:t>c</m:t>
                      </m:r>
                      <m:r>
                        <m:t> </m:t>
                      </m:r>
                      <m:sSub>
                        <m:e>
                          <m:r>
                            <m:t>x</m:t>
                          </m:r>
                        </m:e>
                        <m:sub>
                          <m:r>
                            <m:t>i</m:t>
                          </m:r>
                        </m:sub>
                      </m:sSub>
                    </m:e>
                  </m:d>
                  <m:sSup>
                    <m:e>
                      <m:r>
                        <m:t>​</m:t>
                      </m:r>
                    </m:e>
                    <m:sup>
                      <m:r>
                        <m:t>k</m:t>
                      </m:r>
                    </m:sup>
                  </m:sSup>
                </m:e>
              </m:d>
              <m:sSup>
                <m:e>
                  <m:r>
                    <m:t>​</m:t>
                  </m:r>
                </m:e>
                <m:sup>
                  <m:r>
                    <m:t>1</m:t>
                  </m:r>
                  <m:r>
                    <m:rPr>
                      <m:sty m:val="p"/>
                    </m:rPr>
                    <m:t>/</m:t>
                  </m:r>
                  <m:r>
                    <m:t>k</m:t>
                  </m:r>
                </m:sup>
              </m:sSup>
              <m:r>
                <m:t>&amp;</m:t>
              </m:r>
              <m:r>
                <m:t>&amp;</m:t>
              </m:r>
              <m:r>
                <m:rPr>
                  <m:nor/>
                  <m:sty m:val="p"/>
                </m:rPr>
                <m:t>(definition)</m:t>
              </m:r>
            </m:e>
            <m:e>
              <m:r>
                <m:t>&amp;</m:t>
              </m:r>
              <m:r>
                <m:rPr>
                  <m:sty m:val="p"/>
                </m:rPr>
                <m:t>=</m:t>
              </m:r>
              <m:r>
                <m:t>​</m:t>
              </m:r>
              <m:d>
                <m:dPr>
                  <m:begChr m:val="("/>
                  <m:sepChr m:val=""/>
                  <m:endChr m:val=")"/>
                  <m:grow/>
                </m:dPr>
                <m:e>
                  <m:r>
                    <m:t>​</m:t>
                  </m:r>
                  <m:d>
                    <m:dPr>
                      <m:begChr m:val="|"/>
                      <m:sepChr m:val=""/>
                      <m:endChr m:val="|"/>
                      <m:grow/>
                    </m:dPr>
                    <m:e>
                      <m:r>
                        <m:t>c</m:t>
                      </m:r>
                    </m:e>
                  </m:d>
                  <m:sSup>
                    <m:e>
                      <m:r>
                        <m:t>​</m:t>
                      </m:r>
                    </m:e>
                    <m:sup>
                      <m:r>
                        <m:t>k</m:t>
                      </m:r>
                    </m:sup>
                  </m:sSup>
                  <m:nary>
                    <m:naryPr>
                      <m:chr m:val="∑"/>
                      <m:limLoc m:val="undOvr"/>
                      <m:subHide m:val="off"/>
                      <m:supHide m:val="off"/>
                    </m:naryPr>
                    <m:sub>
                      <m:r>
                        <m:t>i</m:t>
                      </m:r>
                      <m:r>
                        <m:rPr>
                          <m:sty m:val="p"/>
                        </m:rPr>
                        <m:t>=</m:t>
                      </m:r>
                      <m:r>
                        <m:t>1</m:t>
                      </m:r>
                    </m:sub>
                    <m:sup>
                      <m:r>
                        <m:t>p</m:t>
                      </m:r>
                    </m:sup>
                    <m:e>
                      <m:r>
                        <m:t>​</m:t>
                      </m:r>
                    </m:e>
                  </m:nary>
                  <m:d>
                    <m:dPr>
                      <m:begChr m:val="|"/>
                      <m:sepChr m:val=""/>
                      <m:endChr m:val="|"/>
                      <m:grow/>
                    </m:dPr>
                    <m:e>
                      <m:sSub>
                        <m:e>
                          <m:r>
                            <m:t>x</m:t>
                          </m:r>
                        </m:e>
                        <m:sub>
                          <m:r>
                            <m:t>i</m:t>
                          </m:r>
                        </m:sub>
                      </m:sSub>
                    </m:e>
                  </m:d>
                  <m:sSup>
                    <m:e>
                      <m:r>
                        <m:t>​</m:t>
                      </m:r>
                    </m:e>
                    <m:sup>
                      <m:r>
                        <m:t>k</m:t>
                      </m:r>
                    </m:sup>
                  </m:sSup>
                </m:e>
              </m:d>
              <m:sSup>
                <m:e>
                  <m:r>
                    <m:t>​</m:t>
                  </m:r>
                </m:e>
                <m:sup>
                  <m:r>
                    <m:t>1</m:t>
                  </m:r>
                  <m:r>
                    <m:rPr>
                      <m:sty m:val="p"/>
                    </m:rPr>
                    <m:t>/</m:t>
                  </m:r>
                  <m:r>
                    <m:t>k</m:t>
                  </m:r>
                </m:sup>
              </m:sSup>
              <m:r>
                <m:t>&amp;</m:t>
              </m:r>
              <m:r>
                <m:t>&amp;</m:t>
              </m:r>
              <m:r>
                <m:rPr>
                  <m:nor/>
                  <m:sty m:val="p"/>
                </m:rPr>
                <m:t>(</m:t>
              </m:r>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r>
                <m:t> </m:t>
              </m:r>
              <m:r>
                <m:t>​</m:t>
              </m:r>
              <m:d>
                <m:dPr>
                  <m:begChr m:val="|"/>
                  <m:sepChr m:val=""/>
                  <m:endChr m:val="|"/>
                  <m:grow/>
                </m:dPr>
                <m:e>
                  <m:sSub>
                    <m:e>
                      <m:r>
                        <m:t>x</m:t>
                      </m:r>
                    </m:e>
                    <m:sub>
                      <m:r>
                        <m:t>i</m:t>
                      </m:r>
                    </m:sub>
                  </m:sSub>
                </m:e>
              </m:d>
              <m:r>
                <m:t>​</m:t>
              </m:r>
              <m:r>
                <m:rPr>
                  <m:nor/>
                  <m:sty m:val="p"/>
                </m:rPr>
                <m:t>, and factor out </m:t>
              </m:r>
              <m:r>
                <m:t>​</m:t>
              </m:r>
              <m:d>
                <m:dPr>
                  <m:begChr m:val="|"/>
                  <m:sepChr m:val=""/>
                  <m:endChr m:val="|"/>
                  <m:grow/>
                </m:dPr>
                <m:e>
                  <m:r>
                    <m:t>c</m:t>
                  </m:r>
                </m:e>
              </m:d>
              <m:sSup>
                <m:e>
                  <m:r>
                    <m:t>​</m:t>
                  </m:r>
                </m:e>
                <m:sup>
                  <m:r>
                    <m:t>k</m:t>
                  </m:r>
                </m:sup>
              </m:sSup>
              <m:r>
                <m:rPr>
                  <m:nor/>
                  <m:sty m:val="p"/>
                </m:rPr>
                <m:t>)</m:t>
              </m:r>
            </m:e>
            <m:e>
              <m:r>
                <m:t>&amp;</m:t>
              </m:r>
              <m:r>
                <m:rPr>
                  <m:sty m:val="p"/>
                </m:rPr>
                <m:t>=</m:t>
              </m:r>
              <m:r>
                <m:t>​</m:t>
              </m:r>
              <m:d>
                <m:dPr>
                  <m:begChr m:val="|"/>
                  <m:sepChr m:val=""/>
                  <m:endChr m:val="|"/>
                  <m:grow/>
                </m:dPr>
                <m:e>
                  <m:r>
                    <m:t>c</m:t>
                  </m:r>
                </m:e>
              </m:d>
              <m:r>
                <m:t>​</m:t>
              </m:r>
              <m:r>
                <m:t> </m:t>
              </m:r>
              <m:r>
                <m:t>​</m:t>
              </m:r>
              <m:d>
                <m:dPr>
                  <m:begChr m:val="∥"/>
                  <m:sepChr m:val=""/>
                  <m:endChr m:val="∥"/>
                  <m:grow/>
                </m:dPr>
                <m:e>
                  <m:limLow>
                    <m:e>
                      <m:r>
                        <m:t>x</m:t>
                      </m:r>
                    </m:e>
                    <m:lim>
                      <m:r>
                        <m:rPr>
                          <m:sty m:val="p"/>
                        </m:rPr>
                        <m:t>∼</m:t>
                      </m:r>
                    </m:lim>
                  </m:limLow>
                </m:e>
              </m:d>
              <m:sSub>
                <m:e>
                  <m:r>
                    <m:t>​</m:t>
                  </m:r>
                </m:e>
                <m:sub>
                  <m:r>
                    <m:t>k</m:t>
                  </m:r>
                </m:sub>
              </m:sSub>
              <m:r>
                <m:rPr>
                  <m:sty m:val="p"/>
                </m:rPr>
                <m:t>.</m:t>
              </m:r>
              <m:r>
                <m:t>&amp;</m:t>
              </m:r>
              <m:r>
                <m:t>&amp;</m:t>
              </m:r>
              <m:r>
                <m:rPr>
                  <m:nor/>
                  <m:sty m:val="p"/>
                </m:rPr>
                <m:t>(take the </m:t>
              </m:r>
              <m:r>
                <m:t>1</m:t>
              </m:r>
              <m:r>
                <m:rPr>
                  <m:sty m:val="p"/>
                </m:rPr>
                <m:t>/</m:t>
              </m:r>
              <m:r>
                <m:t>k</m:t>
              </m:r>
              <m:r>
                <m:rPr>
                  <m:nor/>
                  <m:sty m:val="p"/>
                </m:rPr>
                <m:t> power of each factor)</m:t>
              </m:r>
            </m:e>
          </m:eqArr>
        </m:oMath>
      </m:oMathPara>
    </w:p>
    <w:p>
      <w:pPr>
        <w:numPr>
          <w:ilvl w:val="0"/>
          <w:numId w:val="1061"/>
        </w:numPr>
      </w:pPr>
      <w:del w:id="15762" w:author="PR Preview" w:date="2026-01-01T00:00:00Z">
        <w:r>
          <w:rPr>
            <w:i/>
            <w:iCs/>
          </w:rPr>
          <w:delText xml:space="preserve">Triangle inequality.</w:delText>
        </w:r>
      </w:del>
      <w:del w:id="15763" w:author="PR Preview" w:date="2026-01-01T00:00:00Z">
        <w:r>
          <w:delText xml:space="preserve"> </w:delText>
        </w:r>
      </w:del>
      <w:del w:id="15764" w:author="PR Preview" w:date="2026-01-01T00:00:00Z">
        <w:r>
          <w:delText xml:space="preserve">Let</w:delText>
        </w:r>
      </w:del>
      <w:del w:id="15765"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15766" w:author="PR Preview" w:date="2026-01-01T00:00:00Z">
        <w:r>
          <w:delText xml:space="preserve">.</w:delText>
        </w:r>
      </w:del>
      <w:del w:id="15767" w:author="PR Preview" w:date="2026-01-01T00:00:00Z">
        <w:r>
          <w:delText xml:space="preserve"> </w:delText>
        </w:r>
      </w:del>
      <w:del w:id="15768" w:author="PR Preview" w:date="2026-01-01T00:00:00Z">
        <w:r>
          <w:delText xml:space="preserve">If</w:delText>
        </w:r>
      </w:del>
      <w:del w:id="15769"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770" w:author="PR Preview" w:date="2026-01-01T00:00:00Z">
        <w:r>
          <w:delText xml:space="preserve"> </w:delText>
        </w:r>
      </w:del>
      <w:del w:id="15771" w:author="PR Preview" w:date="2026-01-01T00:00:00Z">
        <w:r>
          <w:delText xml:space="preserve">or</w:delText>
        </w:r>
      </w:del>
      <w:del w:id="15772" w:author="PR Preview" w:date="2026-01-01T00:00:00Z">
        <w:r>
          <w:delText xml:space="preserve"> </w:delText>
        </w:r>
      </w:del>
      <m:oMath>
        <m:limLow>
          <m:e>
            <m:r>
              <m:t>y</m:t>
            </m:r>
          </m:e>
          <m:lim>
            <m:r>
              <m:rPr>
                <m:sty m:val="p"/>
              </m:rPr>
              <m:t>∼</m:t>
            </m:r>
          </m:lim>
        </m:limLow>
        <m:r>
          <m:rPr>
            <m:sty m:val="p"/>
          </m:rPr>
          <m:t>=</m:t>
        </m:r>
        <m:limLow>
          <m:e>
            <m:r>
              <m:t>0</m:t>
            </m:r>
          </m:e>
          <m:lim>
            <m:r>
              <m:rPr>
                <m:sty m:val="p"/>
              </m:rPr>
              <m:t>∼</m:t>
            </m:r>
          </m:lim>
        </m:limLow>
      </m:oMath>
      <w:del w:id="15773" w:author="PR Preview" w:date="2026-01-01T00:00:00Z">
        <w:r>
          <w:delText xml:space="preserve">, both sides of</w:delText>
        </w:r>
      </w:del>
      <w:del w:id="1577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m:t>
        </m:r>
        <m:d>
          <m:dPr>
            <m:begChr m:val="∥"/>
            <m:sepChr m:val=""/>
            <m:endChr m:val="∥"/>
            <m:grow/>
          </m:dPr>
          <m:e>
            <m:limLow>
              <m:e>
                <m:r>
                  <m:t>x</m:t>
                </m:r>
              </m:e>
              <m:lim>
                <m:r>
                  <m:rPr>
                    <m:sty m:val="p"/>
                  </m:rPr>
                  <m:t>∼</m:t>
                </m:r>
              </m:lim>
            </m:limLow>
          </m:e>
        </m:d>
        <m:sSub>
          <m:e>
            <m:r>
              <m:t>​</m:t>
            </m:r>
          </m:e>
          <m:sub>
            <m:r>
              <m:t>k</m:t>
            </m:r>
          </m:sub>
        </m:sSub>
        <m:r>
          <m:rPr>
            <m:sty m:val="p"/>
          </m:rPr>
          <m:t>+</m:t>
        </m:r>
        <m:r>
          <m:t>​</m:t>
        </m:r>
        <m:d>
          <m:dPr>
            <m:begChr m:val="∥"/>
            <m:sepChr m:val=""/>
            <m:endChr m:val="∥"/>
            <m:grow/>
          </m:dPr>
          <m:e>
            <m:limLow>
              <m:e>
                <m:r>
                  <m:t>y</m:t>
                </m:r>
              </m:e>
              <m:lim>
                <m:r>
                  <m:rPr>
                    <m:sty m:val="p"/>
                  </m:rPr>
                  <m:t>∼</m:t>
                </m:r>
              </m:lim>
            </m:limLow>
          </m:e>
        </m:d>
        <m:sSub>
          <m:e>
            <m:r>
              <m:t>​</m:t>
            </m:r>
          </m:e>
          <m:sub>
            <m:r>
              <m:t>k</m:t>
            </m:r>
          </m:sub>
        </m:sSub>
      </m:oMath>
      <w:del w:id="15775" w:author="PR Preview" w:date="2026-01-01T00:00:00Z">
        <w:r>
          <w:delText xml:space="preserve"> </w:delText>
        </w:r>
      </w:del>
      <w:del w:id="15776" w:author="PR Preview" w:date="2026-01-01T00:00:00Z">
        <w:r>
          <w:delText xml:space="preserve">are equal.</w:delText>
        </w:r>
      </w:del>
      <w:del w:id="15777" w:author="PR Preview" w:date="2026-01-01T00:00:00Z">
        <w:r>
          <w:delText xml:space="preserve"> </w:delText>
        </w:r>
      </w:del>
      <w:del w:id="15778" w:author="PR Preview" w:date="2026-01-01T00:00:00Z">
        <w:r>
          <w:delText xml:space="preserve">Otherwise, let</w:delText>
        </w:r>
      </w:del>
      <w:del w:id="15779" w:author="PR Preview" w:date="2026-01-01T00:00:00Z">
        <w:r>
          <w:delText xml:space="preserve"> </w:delText>
        </w:r>
      </w:del>
      <m:oMath>
        <m:r>
          <m:t>a</m:t>
        </m:r>
        <m:limUpp>
          <m:e>
            <m:r>
              <m:rPr>
                <m:sty m:val="p"/>
              </m:rPr>
              <m:t>=</m:t>
            </m:r>
          </m:e>
          <m:lim>
            <m:r>
              <m:rPr>
                <m:nor/>
                <m:sty m:val="p"/>
              </m:rPr>
              <m:t>def</m:t>
            </m:r>
          </m:lim>
        </m:limUpp>
        <m:r>
          <m:t>​</m:t>
        </m:r>
        <m:d>
          <m:dPr>
            <m:begChr m:val="∥"/>
            <m:sepChr m:val=""/>
            <m:endChr m:val="∥"/>
            <m:grow/>
          </m:dPr>
          <m:e>
            <m:limLow>
              <m:e>
                <m:r>
                  <m:t>x</m:t>
                </m:r>
              </m:e>
              <m:lim>
                <m:r>
                  <m:rPr>
                    <m:sty m:val="p"/>
                  </m:rPr>
                  <m:t>∼</m:t>
                </m:r>
              </m:lim>
            </m:limLow>
          </m:e>
        </m:d>
        <m:sSub>
          <m:e>
            <m:r>
              <m:t>​</m:t>
            </m:r>
          </m:e>
          <m:sub>
            <m:r>
              <m:t>k</m:t>
            </m:r>
          </m:sub>
        </m:sSub>
        <m:r>
          <m:rPr>
            <m:sty m:val="p"/>
          </m:rPr>
          <m:t>&gt;</m:t>
        </m:r>
        <m:r>
          <m:t>0</m:t>
        </m:r>
      </m:oMath>
      <w:del w:id="15780" w:author="PR Preview" w:date="2026-01-01T00:00:00Z">
        <w:r>
          <w:delText xml:space="preserve">,</w:delText>
        </w:r>
      </w:del>
      <w:del w:id="15781" w:author="PR Preview" w:date="2026-01-01T00:00:00Z">
        <w:r>
          <w:delText xml:space="preserve"> </w:delText>
        </w:r>
      </w:del>
      <m:oMath>
        <m:r>
          <m:t>b</m:t>
        </m:r>
        <m:limUpp>
          <m:e>
            <m:r>
              <m:rPr>
                <m:sty m:val="p"/>
              </m:rPr>
              <m:t>=</m:t>
            </m:r>
          </m:e>
          <m:lim>
            <m:r>
              <m:rPr>
                <m:nor/>
                <m:sty m:val="p"/>
              </m:rPr>
              <m:t>def</m:t>
            </m:r>
          </m:lim>
        </m:limUpp>
        <m:r>
          <m:t>​</m:t>
        </m:r>
        <m:d>
          <m:dPr>
            <m:begChr m:val="∥"/>
            <m:sepChr m:val=""/>
            <m:endChr m:val="∥"/>
            <m:grow/>
          </m:dPr>
          <m:e>
            <m:limLow>
              <m:e>
                <m:r>
                  <m:t>y</m:t>
                </m:r>
              </m:e>
              <m:lim>
                <m:r>
                  <m:rPr>
                    <m:sty m:val="p"/>
                  </m:rPr>
                  <m:t>∼</m:t>
                </m:r>
              </m:lim>
            </m:limLow>
          </m:e>
        </m:d>
        <m:sSub>
          <m:e>
            <m:r>
              <m:t>​</m:t>
            </m:r>
          </m:e>
          <m:sub>
            <m:r>
              <m:t>k</m:t>
            </m:r>
          </m:sub>
        </m:sSub>
        <m:r>
          <m:rPr>
            <m:sty m:val="p"/>
          </m:rPr>
          <m:t>&gt;</m:t>
        </m:r>
        <m:r>
          <m:t>0</m:t>
        </m:r>
      </m:oMath>
      <w:del w:id="15782" w:author="PR Preview" w:date="2026-01-01T00:00:00Z">
        <w:r>
          <w:delText xml:space="preserve">,</w:delText>
        </w:r>
      </w:del>
      <w:del w:id="15783" w:author="PR Preview" w:date="2026-01-01T00:00:00Z">
        <w:r>
          <w:delText xml:space="preserve"> </w:delText>
        </w:r>
      </w:del>
      <m:oMath>
        <m:r>
          <m:t>λ</m:t>
        </m:r>
        <m:limUpp>
          <m:e>
            <m:r>
              <m:rPr>
                <m:sty m:val="p"/>
              </m:rPr>
              <m:t>=</m:t>
            </m:r>
          </m:e>
          <m:lim>
            <m:r>
              <m:rPr>
                <m:nor/>
                <m:sty m:val="p"/>
              </m:rPr>
              <m:t>def</m:t>
            </m:r>
          </m:lim>
        </m:limUpp>
        <m:f>
          <m:fPr>
            <m:type m:val="bar"/>
          </m:fPr>
          <m:num>
            <m:r>
              <m:t>a</m:t>
            </m:r>
          </m:num>
          <m:den>
            <m:r>
              <m:t>a</m:t>
            </m:r>
            <m:r>
              <m:rPr>
                <m:sty m:val="p"/>
              </m:rPr>
              <m:t>+</m:t>
            </m:r>
            <m:r>
              <m:t>b</m:t>
            </m:r>
          </m:den>
        </m:f>
      </m:oMath>
      <w:del w:id="15784" w:author="PR Preview" w:date="2026-01-01T00:00:00Z">
        <w:r>
          <w:delText xml:space="preserve">,</w:delText>
        </w:r>
      </w:del>
      <w:del w:id="15785" w:author="PR Preview" w:date="2026-01-01T00:00:00Z">
        <w:r>
          <w:delText xml:space="preserve"> </w:delText>
        </w:r>
      </w:del>
      <m:oMath>
        <m:limLow>
          <m:e>
            <m:r>
              <m:t>u</m:t>
            </m:r>
          </m:e>
          <m:lim>
            <m:r>
              <m:rPr>
                <m:sty m:val="p"/>
              </m:rPr>
              <m:t>∼</m:t>
            </m:r>
          </m:lim>
        </m:limLow>
        <m:limUpp>
          <m:e>
            <m:r>
              <m:rPr>
                <m:sty m:val="p"/>
              </m:rPr>
              <m:t>=</m:t>
            </m:r>
          </m:e>
          <m:lim>
            <m:r>
              <m:rPr>
                <m:nor/>
                <m:sty m:val="p"/>
              </m:rPr>
              <m:t>def</m:t>
            </m:r>
          </m:lim>
        </m:limUpp>
        <m:limLow>
          <m:e>
            <m:r>
              <m:t>x</m:t>
            </m:r>
          </m:e>
          <m:lim>
            <m:r>
              <m:rPr>
                <m:sty m:val="p"/>
              </m:rPr>
              <m:t>∼</m:t>
            </m:r>
          </m:lim>
        </m:limLow>
        <m:r>
          <m:rPr>
            <m:sty m:val="p"/>
          </m:rPr>
          <m:t>/</m:t>
        </m:r>
        <m:r>
          <m:t>a</m:t>
        </m:r>
      </m:oMath>
      <w:del w:id="15786" w:author="PR Preview" w:date="2026-01-01T00:00:00Z">
        <w:r>
          <w:delText xml:space="preserve"> </w:delText>
        </w:r>
      </w:del>
      <w:del w:id="15787" w:author="PR Preview" w:date="2026-01-01T00:00:00Z">
        <w:r>
          <w:delText xml:space="preserve">and</w:delText>
        </w:r>
      </w:del>
      <w:del w:id="15788" w:author="PR Preview" w:date="2026-01-01T00:00:00Z">
        <w:r>
          <w:delText xml:space="preserve"> </w:delText>
        </w:r>
      </w:del>
      <m:oMath>
        <m:limLow>
          <m:e>
            <m:r>
              <m:t>v</m:t>
            </m:r>
          </m:e>
          <m:lim>
            <m:r>
              <m:rPr>
                <m:sty m:val="p"/>
              </m:rPr>
              <m:t>∼</m:t>
            </m:r>
          </m:lim>
        </m:limLow>
        <m:limUpp>
          <m:e>
            <m:r>
              <m:rPr>
                <m:sty m:val="p"/>
              </m:rPr>
              <m:t>=</m:t>
            </m:r>
          </m:e>
          <m:lim>
            <m:r>
              <m:rPr>
                <m:nor/>
                <m:sty m:val="p"/>
              </m:rPr>
              <m:t>def</m:t>
            </m:r>
          </m:lim>
        </m:limUpp>
        <m:limLow>
          <m:e>
            <m:r>
              <m:t>y</m:t>
            </m:r>
          </m:e>
          <m:lim>
            <m:r>
              <m:rPr>
                <m:sty m:val="p"/>
              </m:rPr>
              <m:t>∼</m:t>
            </m:r>
          </m:lim>
        </m:limLow>
        <m:r>
          <m:rPr>
            <m:sty m:val="p"/>
          </m:rPr>
          <m:t>/</m:t>
        </m:r>
        <m:r>
          <m:t>b</m:t>
        </m:r>
      </m:oMath>
      <w:del w:id="15789" w:author="PR Preview" w:date="2026-01-01T00:00:00Z">
        <w:r>
          <w:delText xml:space="preserve">.</w:delText>
        </w:r>
      </w:del>
      <w:del w:id="15790" w:author="PR Preview" w:date="2026-01-01T00:00:00Z">
        <w:r>
          <w:delText xml:space="preserve"> </w:delText>
        </w:r>
      </w:del>
      <w:del w:id="15791" w:author="PR Preview" w:date="2026-01-01T00:00:00Z">
        <w:r>
          <w:delText xml:space="preserve">By absolute homogeneity,</w:delText>
        </w:r>
      </w:del>
      <w:del w:id="15792" w:author="PR Preview" w:date="2026-01-01T00:00:00Z">
        <w:r>
          <w:delText xml:space="preserve"> </w:delText>
        </w:r>
      </w:del>
      <m:oMath>
        <m:r>
          <m:t>​</m:t>
        </m:r>
        <m:d>
          <m:dPr>
            <m:begChr m:val="∥"/>
            <m:sepChr m:val=""/>
            <m:endChr m:val="∥"/>
            <m:grow/>
          </m:dPr>
          <m:e>
            <m:limLow>
              <m:e>
                <m:r>
                  <m:t>u</m:t>
                </m:r>
              </m:e>
              <m:lim>
                <m:r>
                  <m:rPr>
                    <m:sty m:val="p"/>
                  </m:rPr>
                  <m:t>∼</m:t>
                </m:r>
              </m:lim>
            </m:limLow>
          </m:e>
        </m:d>
        <m:sSub>
          <m:e>
            <m:r>
              <m:t>​</m:t>
            </m:r>
          </m:e>
          <m:sub>
            <m:r>
              <m:t>k</m:t>
            </m:r>
          </m:sub>
        </m:sSub>
        <m:r>
          <m:rPr>
            <m:sty m:val="p"/>
          </m:rPr>
          <m:t>=</m:t>
        </m:r>
        <m:r>
          <m:t>​</m:t>
        </m:r>
        <m:d>
          <m:dPr>
            <m:begChr m:val="∥"/>
            <m:sepChr m:val=""/>
            <m:endChr m:val="∥"/>
            <m:grow/>
          </m:dPr>
          <m:e>
            <m:limLow>
              <m:e>
                <m:r>
                  <m:t>v</m:t>
                </m:r>
              </m:e>
              <m:lim>
                <m:r>
                  <m:rPr>
                    <m:sty m:val="p"/>
                  </m:rPr>
                  <m:t>∼</m:t>
                </m:r>
              </m:lim>
            </m:limLow>
          </m:e>
        </m:d>
        <m:sSub>
          <m:e>
            <m:r>
              <m:t>​</m:t>
            </m:r>
          </m:e>
          <m:sub>
            <m:r>
              <m:t>k</m:t>
            </m:r>
          </m:sub>
        </m:sSub>
        <m:r>
          <m:rPr>
            <m:sty m:val="p"/>
          </m:rPr>
          <m:t>=</m:t>
        </m:r>
        <m:r>
          <m:t>1</m:t>
        </m:r>
      </m:oMath>
      <w:del w:id="15793" w:author="PR Preview" w:date="2026-01-01T00:00:00Z">
        <w:r>
          <w:delText xml:space="preserve">,</w:delText>
        </w:r>
      </w:del>
      <w:del w:id="15794" w:author="PR Preview" w:date="2026-01-01T00:00:00Z">
        <w:r>
          <w:delText xml:space="preserve"> </w:delText>
        </w:r>
      </w:del>
      <w:del w:id="15795" w:author="PR Preview" w:date="2026-01-01T00:00:00Z">
        <w:r>
          <w:delText xml:space="preserve">and</w:delText>
        </w:r>
      </w:del>
    </w:p>
    <w:p>
      <w:pPr>
        <w:pStyle w:val="BodyText"/>
      </w:pPr>
      <m:oMathPara>
        <m:oMathParaPr>
          <m:jc m:val="center"/>
        </m:oMathParaPr>
        <m:oMath>
          <m:f>
            <m:fPr>
              <m:type m:val="bar"/>
            </m:fPr>
            <m:num>
              <m:limLow>
                <m:e>
                  <m:r>
                    <m:t>x</m:t>
                  </m:r>
                </m:e>
                <m:lim>
                  <m:r>
                    <m:rPr>
                      <m:sty m:val="p"/>
                    </m:rPr>
                    <m:t>∼</m:t>
                  </m:r>
                </m:lim>
              </m:limLow>
              <m:r>
                <m:rPr>
                  <m:sty m:val="p"/>
                </m:rPr>
                <m:t>+</m:t>
              </m:r>
              <m:limLow>
                <m:e>
                  <m:r>
                    <m:t>y</m:t>
                  </m:r>
                </m:e>
                <m:lim>
                  <m:r>
                    <m:rPr>
                      <m:sty m:val="p"/>
                    </m:rPr>
                    <m:t>∼</m:t>
                  </m:r>
                </m:lim>
              </m:limLow>
            </m:num>
            <m:den>
              <m:r>
                <m:t>a</m:t>
              </m:r>
              <m:r>
                <m:rPr>
                  <m:sty m:val="p"/>
                </m:rPr>
                <m:t>+</m:t>
              </m:r>
              <m:r>
                <m:t>b</m:t>
              </m:r>
            </m:den>
          </m:f>
          <m:r>
            <m:rPr>
              <m:sty m:val="p"/>
            </m:rPr>
            <m:t>=</m:t>
          </m:r>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r>
            <m:rPr>
              <m:sty m:val="p"/>
            </m:rPr>
            <m:t>.</m:t>
          </m:r>
        </m:oMath>
      </m:oMathPara>
    </w:p>
    <w:p>
      <w:pPr>
        <w:pStyle w:val="BodyText"/>
      </w:pPr>
      <w:ins w:id="15796" w:author="PR Preview" w:date="2026-01-01T00:00:00Z">
        <w:r>
          <w:t xml:space="preserve">$$
    \begin{aligned}
    \mathopen{}\left\lVert c\,\mathord{\smash[b]{\underset{\raise.3ex\hbox{$\scriptstyle\sim$}}{x}}\vphantom{x}}\right\rVert\mathclose{}_k
    &amp;= \mathopen{}\left(\sum_{i=1}^p\mathopen{}\left|c\,x_i\right|\mathclose{}^k\right)\mathclose{}^{1/k}
    &amp;&amp; \text{(definition)}
    \\
    &amp;= \mathopen{}\left(\mathopen{}\left|c\right|\mathclose{}^k \sum_{i=1}^p\mathopen{}\left|x_i\right|\mathclose{}^k\right)\mathclose{}^{1/k}
    &amp;&amp; \text{(} \mathopen{}\left|c\,x_i\right|\mathclose{} = \mathopen{}\left|c\right|\mathclose{}\,\mathopen{}\left|x_i\right|\mathclose{} \text{, and factor out } \mathopen{}\left|c\right|\mathclose{}^k \text{)}
    \\
    &amp;= \mathopen{}\left|c\right|\mathclose{}\,\mathopen{}\left\lVert\mathord{\smash[b]{\underset{\raise.3ex\hbox{$\scriptstyle\sim$}}{x}}\vphantom{x}}\right\rVert\mathclose{}_k.
    &amp;&amp; \text{(take the } 1/k \text{ power of each factor)}
    \end{aligned}
    $$</w:t>
        </w:r>
      </w:ins>
    </w:p>
    <w:p>
      <w:pPr>
        <w:numPr>
          <w:ilvl w:val="0"/>
          <w:numId w:val="1061"/>
        </w:numPr>
      </w:pPr>
      <w:ins w:id="15797" w:author="PR Preview" w:date="2026-01-01T00:00:00Z">
        <w:r>
          <w:rPr>
            <w:i/>
            <w:iCs/>
          </w:rPr>
          <w:t xml:space="preserve">Triangle inequality.</w:t>
        </w:r>
      </w:ins>
      <w:ins w:id="15798" w:author="PR Preview" w:date="2026-01-01T00:00:00Z">
        <w:r>
          <w:t xml:space="preserve"> </w:t>
        </w:r>
      </w:ins>
      <w:ins w:id="15799" w:author="PR Preview" w:date="2026-01-01T00:00:00Z">
        <w:r>
          <w:t xml:space="preserve">Let</w:t>
        </w:r>
      </w:ins>
      <w:ins w:id="15800" w:author="PR Preview" w:date="2026-01-01T00:00:00Z">
        <w:r>
          <w:t xml:space="preserve"> </w:t>
        </w:r>
      </w:ins>
      <w:ins w:id="15801" w:author="PR Preview" w:date="2026-01-01T00:00:00Z">
        <w:r>
          <w:t xml:space="preserve">$\mathord{\smash[b]{\underset{\raise.3ex\hbox{$\scriptstyle\sim$}}{y}}\vphantom{y}}\in \mathbb{R}^p$</w:t>
        </w:r>
      </w:ins>
      <w:ins w:id="15802" w:author="PR Preview" w:date="2026-01-01T00:00:00Z">
        <w:r>
          <w:t xml:space="preserve">.</w:t>
        </w:r>
      </w:ins>
      <w:ins w:id="15803" w:author="PR Preview" w:date="2026-01-01T00:00:00Z">
        <w:r>
          <w:t xml:space="preserve"> </w:t>
        </w:r>
      </w:ins>
      <w:ins w:id="15804" w:author="PR Preview" w:date="2026-01-01T00:00:00Z">
        <w:r>
          <w:t xml:space="preserve">If</w:t>
        </w:r>
      </w:ins>
      <w:ins w:id="15805" w:author="PR Preview" w:date="2026-01-01T00:00:00Z">
        <w:r>
          <w:t xml:space="preserve"> </w:t>
        </w:r>
      </w:ins>
      <w:ins w:id="15806" w:author="PR Preview" w:date="2026-01-01T00:00:00Z">
        <w:r>
          <w:t xml:space="preserve">$\mathord{\smash[b]{\underset{\raise.3ex\hbox{$\scriptstyle\sim$}}{x}}\vphantom{x}}= \mathord{\smash[b]{\underset{\raise.3ex\hbox{$\scriptstyle\sim$}}{0}}\vphantom{0}}$</w:t>
        </w:r>
      </w:ins>
      <w:ins w:id="15807" w:author="PR Preview" w:date="2026-01-01T00:00:00Z">
        <w:r>
          <w:t xml:space="preserve"> </w:t>
        </w:r>
      </w:ins>
      <w:ins w:id="15808" w:author="PR Preview" w:date="2026-01-01T00:00:00Z">
        <w:r>
          <w:t xml:space="preserve">or</w:t>
        </w:r>
      </w:ins>
      <w:ins w:id="15809" w:author="PR Preview" w:date="2026-01-01T00:00:00Z">
        <w:r>
          <w:t xml:space="preserve"> </w:t>
        </w:r>
      </w:ins>
      <w:ins w:id="15810" w:author="PR Preview" w:date="2026-01-01T00:00:00Z">
        <w:r>
          <w:t xml:space="preserve">$\mathord{\smash[b]{\underset{\raise.3ex\hbox{$\scriptstyle\sim$}}{y}}\vphantom{y}}= \mathord{\smash[b]{\underset{\raise.3ex\hbox{$\scriptstyle\sim$}}{0}}\vphantom{0}}$</w:t>
        </w:r>
      </w:ins>
      <w:ins w:id="15811" w:author="PR Preview" w:date="2026-01-01T00:00:00Z">
        <w:r>
          <w:t xml:space="preserve">, both sides of</w:t>
        </w:r>
      </w:ins>
      <w:ins w:id="15812" w:author="PR Preview" w:date="2026-01-01T00:00:00Z">
        <w:r>
          <w:t xml:space="preserve"> </w:t>
        </w:r>
      </w:ins>
      <w:ins w:id="15813" w:author="PR Preview" w:date="2026-01-01T00:00:00Z">
        <w:r>
          <w:t xml:space="preserve">$\mathopen{}\left\lVert\mathord{\smash[b]{\underset{\raise.3ex\hbox{$\scriptstyle\sim$}}{x}}\vphantom{x}}+ \mathord{\smash[b]{\underset{\raise.3ex\hbox{$\scriptstyle\sim$}}{y}}\vphantom{y}}\right\rVert\mathclose{}_k \le \mathopen{}\left\lVert\mathord{\smash[b]{\underset{\raise.3ex\hbox{$\scriptstyle\sim$}}{x}}\vphantom{x}}\right\rVert\mathclose{}_k + \mathopen{}\left\lVert\mathord{\smash[b]{\underset{\raise.3ex\hbox{$\scriptstyle\sim$}}{y}}\vphantom{y}}\right\rVert\mathclose{}_k$</w:t>
        </w:r>
      </w:ins>
      <w:ins w:id="15814" w:author="PR Preview" w:date="2026-01-01T00:00:00Z">
        <w:r>
          <w:t xml:space="preserve"> </w:t>
        </w:r>
      </w:ins>
      <w:ins w:id="15815" w:author="PR Preview" w:date="2026-01-01T00:00:00Z">
        <w:r>
          <w:t xml:space="preserve">are equal.</w:t>
        </w:r>
      </w:ins>
      <w:ins w:id="15816" w:author="PR Preview" w:date="2026-01-01T00:00:00Z">
        <w:r>
          <w:t xml:space="preserve"> </w:t>
        </w:r>
      </w:ins>
      <w:ins w:id="15817" w:author="PR Preview" w:date="2026-01-01T00:00:00Z">
        <w:r>
          <w:t xml:space="preserve">Otherwise, let</w:t>
        </w:r>
      </w:ins>
      <w:ins w:id="15818" w:author="PR Preview" w:date="2026-01-01T00:00:00Z">
        <w:r>
          <w:t xml:space="preserve"> </w:t>
        </w:r>
      </w:ins>
      <w:ins w:id="15819" w:author="PR Preview" w:date="2026-01-01T00:00:00Z">
        <w:r>
          <w:t xml:space="preserve">$a \stackrel{\text{def}}{=}\mathopen{}\left\lVert\mathord{\smash[b]{\underset{\raise.3ex\hbox{$\scriptstyle\sim$}}{x}}\vphantom{x}}\right\rVert\mathclose{}_k &gt; 0$</w:t>
        </w:r>
      </w:ins>
      <w:ins w:id="15820" w:author="PR Preview" w:date="2026-01-01T00:00:00Z">
        <w:r>
          <w:t xml:space="preserve">,</w:t>
        </w:r>
      </w:ins>
      <w:ins w:id="15821" w:author="PR Preview" w:date="2026-01-01T00:00:00Z">
        <w:r>
          <w:t xml:space="preserve"> </w:t>
        </w:r>
      </w:ins>
      <w:ins w:id="15822" w:author="PR Preview" w:date="2026-01-01T00:00:00Z">
        <w:r>
          <w:t xml:space="preserve">$b \stackrel{\text{def}}{=}\mathopen{}\left\lVert\mathord{\smash[b]{\underset{\raise.3ex\hbox{$\scriptstyle\sim$}}{y}}\vphantom{y}}\right\rVert\mathclose{}_k &gt; 0$</w:t>
        </w:r>
      </w:ins>
      <w:ins w:id="15823" w:author="PR Preview" w:date="2026-01-01T00:00:00Z">
        <w:r>
          <w:t xml:space="preserve">,</w:t>
        </w:r>
      </w:ins>
      <w:ins w:id="15824" w:author="PR Preview" w:date="2026-01-01T00:00:00Z">
        <w:r>
          <w:t xml:space="preserve"> </w:t>
        </w:r>
      </w:ins>
      <m:oMath>
        <m:r>
          <m:t>λ</m:t>
        </m:r>
        <m:limUpp>
          <m:e>
            <m:r>
              <m:rPr>
                <m:sty m:val="p"/>
              </m:rPr>
              <m:t>=</m:t>
            </m:r>
          </m:e>
          <m:lim>
            <m:r>
              <m:rPr>
                <m:nor/>
                <m:sty m:val="p"/>
              </m:rPr>
              <m:t>def</m:t>
            </m:r>
          </m:lim>
        </m:limUpp>
        <m:f>
          <m:fPr>
            <m:type m:val="bar"/>
          </m:fPr>
          <m:num>
            <m:r>
              <m:t>a</m:t>
            </m:r>
          </m:num>
          <m:den>
            <m:r>
              <m:t>a</m:t>
            </m:r>
            <m:r>
              <m:rPr>
                <m:sty m:val="p"/>
              </m:rPr>
              <m:t>+</m:t>
            </m:r>
            <m:r>
              <m:t>b</m:t>
            </m:r>
          </m:den>
        </m:f>
      </m:oMath>
      <w:ins w:id="15825" w:author="PR Preview" w:date="2026-01-01T00:00:00Z">
        <w:r>
          <w:t xml:space="preserve">,</w:t>
        </w:r>
      </w:ins>
      <w:ins w:id="15826" w:author="PR Preview" w:date="2026-01-01T00:00:00Z">
        <w:r>
          <w:t xml:space="preserve"> </w:t>
        </w:r>
      </w:ins>
      <w:ins w:id="15827" w:author="PR Preview" w:date="2026-01-01T00:00:00Z">
        <w:r>
          <w:t xml:space="preserve">$\mathord{\smash[b]{\underset{\raise.3ex\hbox{$\scriptstyle\sim$}}{u}}\vphantom{u}} \stackrel{\text{def}}{=}\mathord{\smash[b]{\underset{\raise.3ex\hbox{$\scriptstyle\sim$}}{x}}\vphantom{x}}/ a$</w:t>
        </w:r>
      </w:ins>
      <w:ins w:id="15828" w:author="PR Preview" w:date="2026-01-01T00:00:00Z">
        <w:r>
          <w:t xml:space="preserve"> </w:t>
        </w:r>
      </w:ins>
      <w:ins w:id="15829" w:author="PR Preview" w:date="2026-01-01T00:00:00Z">
        <w:r>
          <w:t xml:space="preserve">and</w:t>
        </w:r>
      </w:ins>
      <w:ins w:id="15830" w:author="PR Preview" w:date="2026-01-01T00:00:00Z">
        <w:r>
          <w:t xml:space="preserve"> </w:t>
        </w:r>
      </w:ins>
      <w:ins w:id="15831" w:author="PR Preview" w:date="2026-01-01T00:00:00Z">
        <w:r>
          <w:t xml:space="preserve">$\mathord{\smash[b]{\underset{\raise.3ex\hbox{$\scriptstyle\sim$}}{v}}\vphantom{v}} \stackrel{\text{def}}{=}\mathord{\smash[b]{\underset{\raise.3ex\hbox{$\scriptstyle\sim$}}{y}}\vphantom{y}}/ b$</w:t>
        </w:r>
      </w:ins>
      <w:ins w:id="15832" w:author="PR Preview" w:date="2026-01-01T00:00:00Z">
        <w:r>
          <w:t xml:space="preserve">.</w:t>
        </w:r>
      </w:ins>
      <w:ins w:id="15833" w:author="PR Preview" w:date="2026-01-01T00:00:00Z">
        <w:r>
          <w:t xml:space="preserve"> </w:t>
        </w:r>
      </w:ins>
      <w:ins w:id="15834" w:author="PR Preview" w:date="2026-01-01T00:00:00Z">
        <w:r>
          <w:t xml:space="preserve">By absolute homogeneity,</w:t>
        </w:r>
      </w:ins>
      <w:ins w:id="15835" w:author="PR Preview" w:date="2026-01-01T00:00:00Z">
        <w:r>
          <w:t xml:space="preserve"> </w:t>
        </w:r>
      </w:ins>
      <w:ins w:id="15836" w:author="PR Preview" w:date="2026-01-01T00:00:00Z">
        <w:r>
          <w:t xml:space="preserve">$\mathopen{}\left\lVert\mathord{\smash[b]{\underset{\raise.3ex\hbox{$\scriptstyle\sim$}}{u}}\vphantom{u}}\right\rVert\mathclose{}_k = \mathopen{}\left\lVert\mathord{\smash[b]{\underset{\raise.3ex\hbox{$\scriptstyle\sim$}}{v}}\vphantom{v}}\right\rVert\mathclose{}_k = 1$</w:t>
        </w:r>
      </w:ins>
      <w:ins w:id="15837" w:author="PR Preview" w:date="2026-01-01T00:00:00Z">
        <w:r>
          <w:t xml:space="preserve">,</w:t>
        </w:r>
      </w:ins>
      <w:ins w:id="15838" w:author="PR Preview" w:date="2026-01-01T00:00:00Z">
        <w:r>
          <w:t xml:space="preserve"> </w:t>
        </w:r>
      </w:ins>
      <w:ins w:id="15839" w:author="PR Preview" w:date="2026-01-01T00:00:00Z">
        <w:r>
          <w:t xml:space="preserve">and</w:t>
        </w:r>
      </w:ins>
    </w:p>
    <w:p>
      <w:pPr>
        <w:pStyle w:val="BodyText"/>
      </w:pPr>
      <w:ins w:id="15840" w:author="PR Preview" w:date="2026-01-01T00:00:00Z">
        <w:r>
          <w:t xml:space="preserve">$$
    \frac{\mathord{\smash[b]{\underset{\raise.3ex\hbox{$\scriptstyle\sim$}}{x}}\vphantom{x}}+ \mathord{\smash[b]{\underset{\raise.3ex\hbox{$\scriptstyle\sim$}}{y}}\vphantom{y}}}{a + b} = \lambda\,\mathord{\smash[b]{\underset{\raise.3ex\hbox{$\scriptstyle\sim$}}{u}}\vphantom{u}} + (1 - \lambda)\,\mathord{\smash[b]{\underset{\raise.3ex\hbox{$\scriptstyle\sim$}}{v}}\vphantom{v}}.
    $$</w:t>
        </w:r>
      </w:ins>
    </w:p>
    <w:p>
      <w:pPr>
        <w:numPr>
          <w:ilvl w:val="0"/>
          <w:numId w:val="1000"/>
        </w:numPr>
      </w:pPr>
      <w:r>
        <w:t xml:space="preserve">The function</w:t>
      </w:r>
      <w:r>
        <w:t xml:space="preserve"> </w:t>
      </w:r>
      <m:oMath>
        <m:r>
          <m:t>s</m:t>
        </m:r>
        <m:r>
          <m:rPr>
            <m:sty m:val="p"/>
          </m:rPr>
          <m:t>↦</m:t>
        </m:r>
        <m:sSup>
          <m:e>
            <m:r>
              <m:t>s</m:t>
            </m:r>
          </m:e>
          <m:sup>
            <m:r>
              <m:t>k</m:t>
            </m:r>
          </m:sup>
        </m:sSup>
      </m:oMath>
      <w:r>
        <w:t xml:space="preserve"> </w:t>
      </w:r>
      <w:r>
        <w:t xml:space="preserve">is non-decreasing and convex on</w:t>
      </w:r>
      <w:r>
        <w:t xml:space="preserve"> </w:t>
      </w:r>
      <m:oMath>
        <m:r>
          <m:rPr>
            <m:sty m:val="p"/>
          </m:rPr>
          <m:t>[</m:t>
        </m:r>
        <m:r>
          <m:t>0</m:t>
        </m:r>
        <m:r>
          <m:rPr>
            <m:sty m:val="p"/>
          </m:rPr>
          <m:t>,</m:t>
        </m:r>
        <m:r>
          <m:rPr>
            <m:sty m:val="p"/>
          </m:rPr>
          <m:t>∞</m:t>
        </m:r>
        <m:r>
          <m:rPr>
            <m:sty m:val="p"/>
          </m:rPr>
          <m:t>)</m:t>
        </m:r>
      </m:oMath>
      <w:r>
        <w:t xml:space="preserve"> </w:t>
      </w:r>
      <w:r>
        <w:t xml:space="preserve">(its second derivative</w:t>
      </w:r>
      <w:r>
        <w:t xml:space="preserve"> </w:t>
      </w:r>
      <m:oMath>
        <m:r>
          <m:t>k</m:t>
        </m:r>
        <m:r>
          <m:rPr>
            <m:sty m:val="p"/>
          </m:rPr>
          <m:t>(</m:t>
        </m:r>
        <m:r>
          <m:t>k</m:t>
        </m:r>
        <m:r>
          <m:rPr>
            <m:sty m:val="p"/>
          </m:rPr>
          <m:t>−</m:t>
        </m:r>
        <m:r>
          <m:t>1</m:t>
        </m:r>
        <m:r>
          <m:rPr>
            <m:sty m:val="p"/>
          </m:rPr>
          <m:t>)</m:t>
        </m:r>
        <m:sSup>
          <m:e>
            <m:r>
              <m:t>s</m:t>
            </m:r>
          </m:e>
          <m:sup>
            <m:r>
              <m:t>k</m:t>
            </m:r>
            <m:r>
              <m:rPr>
                <m:sty m:val="p"/>
              </m:rPr>
              <m:t>−</m:t>
            </m:r>
            <m:r>
              <m:t>2</m:t>
            </m:r>
          </m:sup>
        </m:sSup>
      </m:oMath>
      <w:r>
        <w:t xml:space="preserve"> </w:t>
      </w:r>
      <w:r>
        <w:t xml:space="preserve">is nonnegative).</w:t>
      </w:r>
      <w:r>
        <w:t xml:space="preserve"> </w:t>
      </w:r>
      <w:r>
        <w:t xml:space="preserve">So for each coordinate</w:t>
      </w:r>
      <w:r>
        <w:t xml:space="preserve"> </w:t>
      </w:r>
      <m:oMath>
        <m:r>
          <m:t>i</m:t>
        </m:r>
      </m:oMath>
      <w:r>
        <w:t xml:space="preserve">,</w:t>
      </w:r>
    </w:p>
    <w:p>
      <w:pPr>
        <w:pStyle w:val="BodyText"/>
      </w:pPr>
      <m:oMathPara>
        <m:oMathParaPr>
          <m:jc m:val="center"/>
        </m:oMathParaPr>
        <m:oMath>
          <m:eqArr>
            <m:e>
              <m:r>
                <m:t>​</m:t>
              </m:r>
              <m:d>
                <m:dPr>
                  <m:begChr m:val="|"/>
                  <m:sepChr m:val=""/>
                  <m:endChr m:val="|"/>
                  <m:grow/>
                </m:dPr>
                <m:e>
                  <m:r>
                    <m:t>λ</m:t>
                  </m:r>
                  <m:sSub>
                    <m:e>
                      <m:r>
                        <m:t>u</m:t>
                      </m:r>
                    </m:e>
                    <m:sub>
                      <m:r>
                        <m:t>i</m:t>
                      </m:r>
                    </m:sub>
                  </m:sSub>
                  <m:r>
                    <m:rPr>
                      <m:sty m:val="p"/>
                    </m:rPr>
                    <m:t>+</m:t>
                  </m:r>
                  <m:r>
                    <m:rPr>
                      <m:sty m:val="p"/>
                    </m:rPr>
                    <m:t>(</m:t>
                  </m:r>
                  <m:r>
                    <m:t>1</m:t>
                  </m:r>
                  <m:r>
                    <m:rPr>
                      <m:sty m:val="p"/>
                    </m:rPr>
                    <m:t>−</m:t>
                  </m:r>
                  <m:r>
                    <m:t>λ</m:t>
                  </m:r>
                  <m:r>
                    <m:rPr>
                      <m:sty m:val="p"/>
                    </m:rPr>
                    <m:t>)</m:t>
                  </m:r>
                  <m:sSub>
                    <m:e>
                      <m:r>
                        <m:t>v</m:t>
                      </m:r>
                    </m:e>
                    <m:sub>
                      <m:r>
                        <m:t>i</m:t>
                      </m:r>
                    </m:sub>
                  </m:sSub>
                </m:e>
              </m:d>
              <m:sSup>
                <m:e>
                  <m:r>
                    <m:t>​</m:t>
                  </m:r>
                </m:e>
                <m:sup>
                  <m:r>
                    <m:t>k</m:t>
                  </m:r>
                </m:sup>
              </m:sSup>
              <m:r>
                <m:t>&amp;</m:t>
              </m:r>
              <m:r>
                <m:rPr>
                  <m:sty m:val="p"/>
                </m:rPr>
                <m:t>≤</m:t>
              </m:r>
              <m:r>
                <m:t>​</m:t>
              </m:r>
              <m:d>
                <m:dPr>
                  <m:begChr m:val="("/>
                  <m:sepChr m:val=""/>
                  <m:endChr m:val=")"/>
                  <m:grow/>
                </m:dPr>
                <m:e>
                  <m:r>
                    <m:t>λ</m:t>
                  </m:r>
                  <m:r>
                    <m:t>​</m:t>
                  </m:r>
                  <m:d>
                    <m:dPr>
                      <m:begChr m:val="|"/>
                      <m:sepChr m:val=""/>
                      <m:endChr m:val="|"/>
                      <m:grow/>
                    </m:dPr>
                    <m:e>
                      <m:sSub>
                        <m:e>
                          <m:r>
                            <m:t>u</m:t>
                          </m:r>
                        </m:e>
                        <m:sub>
                          <m:r>
                            <m:t>i</m:t>
                          </m:r>
                        </m:sub>
                      </m:sSub>
                    </m:e>
                  </m:d>
                  <m:r>
                    <m:t>​</m:t>
                  </m:r>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r>
                    <m:t>​</m:t>
                  </m:r>
                </m:e>
              </m:d>
              <m:sSup>
                <m:e>
                  <m:r>
                    <m:t>​</m:t>
                  </m:r>
                </m:e>
                <m:sup>
                  <m:r>
                    <m:t>k</m:t>
                  </m:r>
                </m:sup>
              </m:sSup>
              <m:r>
                <m:t>&amp;</m:t>
              </m:r>
              <m:r>
                <m:t>&amp;</m:t>
              </m:r>
              <m:r>
                <m:rPr>
                  <m:nor/>
                  <m:sty m:val="p"/>
                </m:rPr>
                <m:t>(triangle inequality for numbers; </m:t>
              </m:r>
              <m:sSup>
                <m:e>
                  <m:r>
                    <m:t>s</m:t>
                  </m:r>
                </m:e>
                <m:sup>
                  <m:r>
                    <m:t>k</m:t>
                  </m:r>
                </m:sup>
              </m:sSup>
              <m:r>
                <m:rPr>
                  <m:nor/>
                  <m:sty m:val="p"/>
                </m:rPr>
                <m:t> is non-decreasing)</m:t>
              </m:r>
            </m:e>
            <m:e>
              <m:r>
                <m:t>&amp;</m:t>
              </m:r>
              <m:r>
                <m:rPr>
                  <m:sty m:val="p"/>
                </m:rPr>
                <m:t>≤</m:t>
              </m:r>
              <m:r>
                <m:t>λ</m:t>
              </m:r>
              <m:r>
                <m:t>​</m:t>
              </m:r>
              <m:d>
                <m:dPr>
                  <m:begChr m:val="|"/>
                  <m:sepChr m:val=""/>
                  <m:endChr m:val="|"/>
                  <m:grow/>
                </m:dPr>
                <m:e>
                  <m:sSub>
                    <m:e>
                      <m:r>
                        <m:t>u</m:t>
                      </m:r>
                    </m:e>
                    <m:sub>
                      <m:r>
                        <m:t>i</m:t>
                      </m:r>
                    </m:sub>
                  </m:sSub>
                </m:e>
              </m:d>
              <m:sSup>
                <m:e>
                  <m:r>
                    <m:t>​</m:t>
                  </m:r>
                </m:e>
                <m:sup>
                  <m:r>
                    <m:t>k</m:t>
                  </m:r>
                </m:sup>
              </m:sSup>
              <m:r>
                <m:rPr>
                  <m:sty m:val="p"/>
                </m:rPr>
                <m:t>+</m:t>
              </m:r>
              <m:r>
                <m:rPr>
                  <m:sty m:val="p"/>
                </m:rPr>
                <m:t>(</m:t>
              </m:r>
              <m:r>
                <m:t>1</m:t>
              </m:r>
              <m:r>
                <m:rPr>
                  <m:sty m:val="p"/>
                </m:rPr>
                <m:t>−</m:t>
              </m:r>
              <m:r>
                <m:t>λ</m:t>
              </m:r>
              <m:r>
                <m:rPr>
                  <m:sty m:val="p"/>
                </m:rPr>
                <m:t>)</m:t>
              </m:r>
              <m:r>
                <m:t>​</m:t>
              </m:r>
              <m:d>
                <m:dPr>
                  <m:begChr m:val="|"/>
                  <m:sepChr m:val=""/>
                  <m:endChr m:val="|"/>
                  <m:grow/>
                </m:dPr>
                <m:e>
                  <m:sSub>
                    <m:e>
                      <m:r>
                        <m:t>v</m:t>
                      </m:r>
                    </m:e>
                    <m:sub>
                      <m:r>
                        <m:t>i</m:t>
                      </m:r>
                    </m:sub>
                  </m:sSub>
                </m:e>
              </m:d>
              <m:sSup>
                <m:e>
                  <m:r>
                    <m:t>​</m:t>
                  </m:r>
                </m:e>
                <m:sup>
                  <m:r>
                    <m:t>k</m:t>
                  </m:r>
                </m:sup>
              </m:sSup>
              <m:r>
                <m:rPr>
                  <m:sty m:val="p"/>
                </m:rPr>
                <m:t>.</m:t>
              </m:r>
              <m:r>
                <m:t>&amp;</m:t>
              </m:r>
              <m:r>
                <m:t>&amp;</m:t>
              </m:r>
              <m:r>
                <m:rPr>
                  <m:nor/>
                  <m:sty m:val="p"/>
                </m:rPr>
                <m:t>(</m:t>
              </m:r>
              <m:sSup>
                <m:e>
                  <m:r>
                    <m:t>s</m:t>
                  </m:r>
                </m:e>
                <m:sup>
                  <m:r>
                    <m:t>k</m:t>
                  </m:r>
                </m:sup>
              </m:sSup>
              <m:r>
                <m:rPr>
                  <m:nor/>
                  <m:sty m:val="p"/>
                </m:rPr>
                <m:t> is convex)</m:t>
              </m:r>
            </m:e>
          </m:eqArr>
        </m:oMath>
      </m:oMathPara>
    </w:p>
    <w:p>
      <w:pPr>
        <w:numPr>
          <w:ilvl w:val="0"/>
          <w:numId w:val="1000"/>
        </w:numPr>
      </w:pPr>
      <w:del w:id="15841" w:author="PR Preview" w:date="2026-01-01T00:00:00Z">
        <w:r>
          <w:delText xml:space="preserve">Summing over</w:delText>
        </w:r>
      </w:del>
      <w:del w:id="15842" w:author="PR Preview" w:date="2026-01-01T00:00:00Z">
        <w:r>
          <w:delText xml:space="preserve"> </w:delText>
        </w:r>
      </w:del>
      <m:oMath>
        <m:r>
          <m:t>i</m:t>
        </m:r>
      </m:oMath>
      <w:del w:id="15843" w:author="PR Preview" w:date="2026-01-01T00:00:00Z">
        <w:r>
          <w:delText xml:space="preserve">, and using</w:delText>
        </w:r>
      </w:del>
      <w:del w:id="15844" w:author="PR Preview" w:date="2026-01-01T00:00:00Z">
        <w:r>
          <w:delText xml:space="preserve"> </w:delText>
        </w:r>
      </w:del>
      <m:oMath>
        <m:nary>
          <m:naryPr>
            <m:chr m:val="∑"/>
            <m:limLoc m:val="undOvr"/>
            <m:subHide m:val="off"/>
            <m:supHide m:val="off"/>
          </m:naryPr>
          <m:sub>
            <m:r>
              <m:t>i</m:t>
            </m:r>
            <m:r>
              <m:rPr>
                <m:sty m:val="p"/>
              </m:rPr>
              <m:t>=</m:t>
            </m:r>
            <m:r>
              <m:t>1</m:t>
            </m:r>
          </m:sub>
          <m:sup>
            <m:r>
              <m:t>p</m:t>
            </m:r>
          </m:sup>
          <m:e>
            <m:r>
              <m:t>​</m:t>
            </m:r>
          </m:e>
        </m:nary>
        <m:d>
          <m:dPr>
            <m:begChr m:val="|"/>
            <m:sepChr m:val=""/>
            <m:endChr m:val="|"/>
            <m:grow/>
          </m:dPr>
          <m:e>
            <m:sSub>
              <m:e>
                <m:r>
                  <m:t>u</m:t>
                </m:r>
              </m:e>
              <m:sub>
                <m:r>
                  <m:t>i</m:t>
                </m:r>
              </m:sub>
            </m:sSub>
          </m:e>
        </m:d>
        <m:sSup>
          <m:e>
            <m:r>
              <m:t>​</m:t>
            </m:r>
          </m:e>
          <m:sup>
            <m:r>
              <m:t>k</m:t>
            </m:r>
          </m:sup>
        </m:sSup>
        <m:r>
          <m:rPr>
            <m:sty m:val="p"/>
          </m:rPr>
          <m:t>=</m:t>
        </m:r>
        <m:r>
          <m:t>​</m:t>
        </m:r>
        <m:d>
          <m:dPr>
            <m:begChr m:val="∥"/>
            <m:sepChr m:val=""/>
            <m:endChr m:val="∥"/>
            <m:grow/>
          </m:dPr>
          <m:e>
            <m:limLow>
              <m:e>
                <m:r>
                  <m:t>u</m:t>
                </m:r>
              </m:e>
              <m:lim>
                <m:r>
                  <m:rPr>
                    <m:sty m:val="p"/>
                  </m:rPr>
                  <m:t>∼</m:t>
                </m:r>
              </m:lim>
            </m:limLow>
          </m:e>
        </m:d>
        <m:sSubSup>
          <m:e>
            <m:r>
              <m:t>​</m:t>
            </m:r>
          </m:e>
          <m:sub>
            <m:r>
              <m:t>k</m:t>
            </m:r>
          </m:sub>
          <m:sup>
            <m:r>
              <m:t>k</m:t>
            </m:r>
          </m:sup>
        </m:sSubSup>
        <m:r>
          <m:rPr>
            <m:sty m:val="p"/>
          </m:rPr>
          <m:t>=</m:t>
        </m:r>
        <m:r>
          <m:t>1</m:t>
        </m:r>
      </m:oMath>
      <w:del w:id="15845" w:author="PR Preview" w:date="2026-01-01T00:00:00Z">
        <w:r>
          <w:delText xml:space="preserve"> </w:delText>
        </w:r>
      </w:del>
      <w:del w:id="15846" w:author="PR Preview" w:date="2026-01-01T00:00:00Z">
        <w:r>
          <w:delText xml:space="preserve">and likewise for</w:delText>
        </w:r>
      </w:del>
      <w:del w:id="15847" w:author="PR Preview" w:date="2026-01-01T00:00:00Z">
        <w:r>
          <w:delText xml:space="preserve"> </w:delText>
        </w:r>
      </w:del>
      <m:oMath>
        <m:limLow>
          <m:e>
            <m:r>
              <m:t>v</m:t>
            </m:r>
          </m:e>
          <m:lim>
            <m:r>
              <m:rPr>
                <m:sty m:val="p"/>
              </m:rPr>
              <m:t>∼</m:t>
            </m:r>
          </m:lim>
        </m:limLow>
      </m:oMath>
      <w:del w:id="15848" w:author="PR Preview" w:date="2026-01-01T00:00:00Z">
        <w:r>
          <w:delText xml:space="preserve">,</w:delText>
        </w:r>
      </w:del>
    </w:p>
    <w:p>
      <w:pPr>
        <w:pStyle w:val="BodyText"/>
      </w:pPr>
      <m:oMathPara>
        <m:oMathParaPr>
          <m:jc m:val="center"/>
        </m:oMathParaPr>
        <m:oMath>
          <m:r>
            <m:t>​</m:t>
          </m:r>
          <m:d>
            <m:dPr>
              <m:begChr m:val="∥"/>
              <m:sepChr m:val=""/>
              <m:endChr m:val="∥"/>
              <m:grow/>
            </m:dPr>
            <m:e>
              <m:r>
                <m:t>λ</m:t>
              </m:r>
              <m:r>
                <m:t> </m:t>
              </m:r>
              <m:limLow>
                <m:e>
                  <m:r>
                    <m:t>u</m:t>
                  </m:r>
                </m:e>
                <m:lim>
                  <m:r>
                    <m:rPr>
                      <m:sty m:val="p"/>
                    </m:rPr>
                    <m:t>∼</m:t>
                  </m:r>
                </m:lim>
              </m:limLow>
              <m:r>
                <m:rPr>
                  <m:sty m:val="p"/>
                </m:rPr>
                <m:t>+</m:t>
              </m:r>
              <m:r>
                <m:rPr>
                  <m:sty m:val="p"/>
                </m:rPr>
                <m:t>(</m:t>
              </m:r>
              <m:r>
                <m:t>1</m:t>
              </m:r>
              <m:r>
                <m:rPr>
                  <m:sty m:val="p"/>
                </m:rPr>
                <m:t>−</m:t>
              </m:r>
              <m:r>
                <m:t>λ</m:t>
              </m:r>
              <m:r>
                <m:rPr>
                  <m:sty m:val="p"/>
                </m:rPr>
                <m:t>)</m:t>
              </m:r>
              <m:r>
                <m:t> </m:t>
              </m:r>
              <m:limLow>
                <m:e>
                  <m:r>
                    <m:t>v</m:t>
                  </m:r>
                </m:e>
                <m:lim>
                  <m:r>
                    <m:rPr>
                      <m:sty m:val="p"/>
                    </m:rPr>
                    <m:t>∼</m:t>
                  </m:r>
                </m:lim>
              </m:limLow>
            </m:e>
          </m:d>
          <m:sSubSup>
            <m:e>
              <m:r>
                <m:t>​</m:t>
              </m:r>
            </m:e>
            <m:sub>
              <m:r>
                <m:t>k</m:t>
              </m:r>
            </m:sub>
            <m:sup>
              <m:r>
                <m:t>k</m:t>
              </m:r>
            </m:sup>
          </m:sSubSup>
          <m:r>
            <m:rPr>
              <m:sty m:val="p"/>
            </m:rPr>
            <m:t>≤</m:t>
          </m:r>
          <m:r>
            <m:t>λ</m:t>
          </m:r>
          <m:r>
            <m:rPr>
              <m:sty m:val="p"/>
            </m:rPr>
            <m:t>+</m:t>
          </m:r>
          <m:r>
            <m:rPr>
              <m:sty m:val="p"/>
            </m:rPr>
            <m:t>(</m:t>
          </m:r>
          <m:r>
            <m:t>1</m:t>
          </m:r>
          <m:r>
            <m:rPr>
              <m:sty m:val="p"/>
            </m:rPr>
            <m:t>−</m:t>
          </m:r>
          <m:r>
            <m:t>λ</m:t>
          </m:r>
          <m:r>
            <m:rPr>
              <m:sty m:val="p"/>
            </m:rPr>
            <m:t>)</m:t>
          </m:r>
          <m:r>
            <m:rPr>
              <m:sty m:val="p"/>
            </m:rPr>
            <m:t>=</m:t>
          </m:r>
          <m:r>
            <m:t>1</m:t>
          </m:r>
          <m:r>
            <m:rPr>
              <m:sty m:val="p"/>
            </m:rPr>
            <m:t>.</m:t>
          </m:r>
        </m:oMath>
      </m:oMathPara>
    </w:p>
    <w:p>
      <w:pPr>
        <w:numPr>
          <w:ilvl w:val="0"/>
          <w:numId w:val="1000"/>
        </w:numPr>
      </w:pPr>
      <w:del w:id="15849" w:author="PR Preview" w:date="2026-01-01T00:00:00Z">
        <w:r>
          <w:delText xml:space="preserve">So</w:delText>
        </w:r>
      </w:del>
      <w:del w:id="15850"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rPr>
            <m:sty m:val="p"/>
          </m:rPr>
          <m:t>(</m:t>
        </m:r>
        <m:r>
          <m:t>a</m:t>
        </m:r>
        <m:r>
          <m:rPr>
            <m:sty m:val="p"/>
          </m:rPr>
          <m:t>+</m:t>
        </m:r>
        <m:r>
          <m:t>b</m:t>
        </m:r>
        <m:r>
          <m:rPr>
            <m:sty m:val="p"/>
          </m:rPr>
          <m:t>)</m:t>
        </m:r>
        <m:r>
          <m:rPr>
            <m:sty m:val="p"/>
          </m:rPr>
          <m:t>≤</m:t>
        </m:r>
        <m:r>
          <m:t>1</m:t>
        </m:r>
      </m:oMath>
      <w:del w:id="15851" w:author="PR Preview" w:date="2026-01-01T00:00:00Z">
        <w:r>
          <w:delText xml:space="preserve"> </w:delText>
        </w:r>
      </w:del>
      <w:del w:id="15852" w:author="PR Preview" w:date="2026-01-01T00:00:00Z">
        <w:r>
          <w:delText xml:space="preserve">by absolute homogeneity, that is,</w:delText>
        </w:r>
      </w:del>
      <w:del w:id="15853"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t>k</m:t>
            </m:r>
          </m:sub>
        </m:sSub>
        <m:r>
          <m:rPr>
            <m:sty m:val="p"/>
          </m:rPr>
          <m:t>≤</m:t>
        </m:r>
        <m:r>
          <m:t>a</m:t>
        </m:r>
        <m:r>
          <m:rPr>
            <m:sty m:val="p"/>
          </m:rPr>
          <m:t>+</m:t>
        </m:r>
        <m:r>
          <m:t>b</m:t>
        </m:r>
      </m:oMath>
      <w:del w:id="15854" w:author="PR Preview" w:date="2026-01-01T00:00:00Z">
        <w:r>
          <w:delText xml:space="preserve">.</w:delText>
        </w:r>
      </w:del>
    </w:p>
    <w:p>
      <w:pPr>
        <w:pStyle w:val="FirstParagraph"/>
      </w:pPr>
      <w:del w:id="15855" w:author="PR Preview" w:date="2026-01-01T00:00:00Z">
        <w:r>
          <w:rPr>
            <w:b/>
            <w:bCs/>
          </w:rPr>
          <w:delText xml:space="preserve">Part 3,</w:delText>
        </w:r>
      </w:del>
      <w:del w:id="15856" w:author="PR Preview" w:date="2026-01-01T00:00:00Z">
        <w:r>
          <w:rPr>
            <w:b/>
            <w:bCs/>
          </w:rPr>
          <w:delText xml:space="preserve"> </w:delText>
        </w:r>
      </w:del>
      <m:oMath>
        <m:r>
          <m:t>k</m:t>
        </m:r>
        <m:r>
          <m:rPr>
            <m:sty m:val="p"/>
          </m:rPr>
          <m:t>=</m:t>
        </m:r>
        <m:r>
          <m:rPr>
            <m:sty m:val="p"/>
          </m:rPr>
          <m:t>∞</m:t>
        </m:r>
      </m:oMath>
      <w:del w:id="15857" w:author="PR Preview" w:date="2026-01-01T00:00:00Z">
        <w:r>
          <w:rPr>
            <w:b/>
            <w:bCs/>
          </w:rPr>
          <w:delText xml:space="preserve">.</w:delText>
        </w:r>
      </w:del>
      <w:del w:id="15858" w:author="PR Preview" w:date="2026-01-01T00:00:00Z">
        <w:r>
          <w:delText xml:space="preserve"> </w:delText>
        </w:r>
      </w:del>
      <w:del w:id="15859" w:author="PR Preview" w:date="2026-01-01T00:00:00Z">
        <w:r>
          <w:delText xml:space="preserve">Every</w:delText>
        </w:r>
      </w:del>
      <w:del w:id="15860" w:author="PR Preview" w:date="2026-01-01T00:00:00Z">
        <w:r>
          <w:delText xml:space="preserve"> </w:delText>
        </w:r>
      </w:del>
      <m:oMath>
        <m:r>
          <m:t>​</m:t>
        </m:r>
        <m:d>
          <m:dPr>
            <m:begChr m:val="|"/>
            <m:sepChr m:val=""/>
            <m:endChr m:val="|"/>
            <m:grow/>
          </m:dPr>
          <m:e>
            <m:sSub>
              <m:e>
                <m:r>
                  <m:t>x</m:t>
                </m:r>
              </m:e>
              <m:sub>
                <m:r>
                  <m:t>i</m:t>
                </m:r>
              </m:sub>
            </m:sSub>
          </m:e>
        </m:d>
        <m:r>
          <m:t>​</m:t>
        </m:r>
      </m:oMath>
      <w:del w:id="15861" w:author="PR Preview" w:date="2026-01-01T00:00:00Z">
        <w:r>
          <w:delText xml:space="preserve"> </w:delText>
        </w:r>
      </w:del>
      <w:del w:id="15862" w:author="PR Preview" w:date="2026-01-01T00:00:00Z">
        <w:r>
          <w:delText xml:space="preserve">is at least</w:delText>
        </w:r>
      </w:del>
      <w:del w:id="15863" w:author="PR Preview" w:date="2026-01-01T00:00:00Z">
        <w:r>
          <w:delText xml:space="preserve"> </w:delText>
        </w:r>
      </w:del>
      <m:oMath>
        <m:r>
          <m:t>0</m:t>
        </m:r>
      </m:oMath>
      <w:del w:id="15864" w:author="PR Preview" w:date="2026-01-01T00:00:00Z">
        <w:r>
          <w:delText xml:space="preserve">, and the largest of them is</w:delText>
        </w:r>
      </w:del>
      <w:del w:id="15865" w:author="PR Preview" w:date="2026-01-01T00:00:00Z">
        <w:r>
          <w:delText xml:space="preserve"> </w:delText>
        </w:r>
      </w:del>
      <m:oMath>
        <m:r>
          <m:t>0</m:t>
        </m:r>
      </m:oMath>
      <w:del w:id="15866" w:author="PR Preview" w:date="2026-01-01T00:00:00Z">
        <w:r>
          <w:delText xml:space="preserve"> </w:delText>
        </w:r>
      </w:del>
      <w:del w:id="15867" w:author="PR Preview" w:date="2026-01-01T00:00:00Z">
        <w:r>
          <w:delText xml:space="preserve">exactly when</w:delText>
        </w:r>
      </w:del>
      <w:del w:id="15868"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5869" w:author="PR Preview" w:date="2026-01-01T00:00:00Z">
        <w:r>
          <w:delText xml:space="preserve">.</w:delText>
        </w:r>
      </w:del>
      <w:del w:id="15870" w:author="PR Preview" w:date="2026-01-01T00:00:00Z">
        <w:r>
          <w:delText xml:space="preserve"> </w:delText>
        </w:r>
      </w:del>
      <w:del w:id="15871" w:author="PR Preview" w:date="2026-01-01T00:00:00Z">
        <w:r>
          <w:delText xml:space="preserve">For a number</w:delText>
        </w:r>
      </w:del>
      <w:del w:id="15872" w:author="PR Preview" w:date="2026-01-01T00:00:00Z">
        <w:r>
          <w:delText xml:space="preserve"> </w:delText>
        </w:r>
      </w:del>
      <m:oMath>
        <m:r>
          <m:t>c</m:t>
        </m:r>
      </m:oMath>
      <w:del w:id="15873" w:author="PR Preview" w:date="2026-01-01T00:00:00Z">
        <w:r>
          <w:delText xml:space="preserve">,</w:delText>
        </w:r>
      </w:del>
      <w:del w:id="15874" w:author="PR Preview" w:date="2026-01-01T00:00:00Z">
        <w:r>
          <w:delText xml:space="preserve"> </w:delText>
        </w:r>
      </w:del>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del w:id="15875" w:author="PR Preview" w:date="2026-01-01T00:00:00Z">
        <w:r>
          <w:delText xml:space="preserve">.</w:delText>
        </w:r>
      </w:del>
      <w:del w:id="15876" w:author="PR Preview" w:date="2026-01-01T00:00:00Z">
        <w:r>
          <w:delText xml:space="preserve"> </w:delText>
        </w:r>
      </w:del>
      <w:del w:id="15877" w:author="PR Preview" w:date="2026-01-01T00:00:00Z">
        <w:r>
          <w:delText xml:space="preserve">For each</w:delText>
        </w:r>
      </w:del>
      <w:del w:id="15878" w:author="PR Preview" w:date="2026-01-01T00:00:00Z">
        <w:r>
          <w:delText xml:space="preserve"> </w:delText>
        </w:r>
      </w:del>
      <m:oMath>
        <m:r>
          <m:t>i</m:t>
        </m:r>
      </m:oMath>
      <w:del w:id="15879" w:author="PR Preview" w:date="2026-01-01T00:00:00Z">
        <w:r>
          <w:delText xml:space="preserve">,</w:delText>
        </w:r>
      </w:del>
    </w:p>
    <w:p>
      <w:pPr>
        <w:pStyle w:val="BodyText"/>
      </w:pPr>
      <m:oMathPara>
        <m:oMathParaPr>
          <m:jc m:val="center"/>
        </m:oMathParaPr>
        <m:oMath>
          <m:eqArr>
            <m:e>
              <m:r>
                <m:t>​</m:t>
              </m:r>
              <m:d>
                <m:dPr>
                  <m:begChr m:val="|"/>
                  <m:sepChr m:val=""/>
                  <m:endChr m:val="|"/>
                  <m:grow/>
                </m:dPr>
                <m:e>
                  <m:sSub>
                    <m:e>
                      <m:r>
                        <m:t>x</m:t>
                      </m:r>
                    </m:e>
                    <m:sub>
                      <m:r>
                        <m:t>i</m:t>
                      </m:r>
                    </m:sub>
                  </m:sSub>
                  <m:r>
                    <m:rPr>
                      <m:sty m:val="p"/>
                    </m:rPr>
                    <m:t>+</m:t>
                  </m:r>
                  <m:sSub>
                    <m:e>
                      <m:r>
                        <m:t>y</m:t>
                      </m:r>
                    </m:e>
                    <m:sub>
                      <m:r>
                        <m:t>i</m:t>
                      </m:r>
                    </m:sub>
                  </m:sSub>
                </m:e>
              </m:d>
              <m:r>
                <m:t>​</m:t>
              </m:r>
              <m:r>
                <m:t>&amp;</m:t>
              </m:r>
              <m:r>
                <m:rPr>
                  <m:sty m:val="p"/>
                </m:rPr>
                <m:t>≤</m:t>
              </m:r>
              <m:r>
                <m:t>​</m:t>
              </m:r>
              <m:d>
                <m:dPr>
                  <m:begChr m:val="|"/>
                  <m:sepChr m:val=""/>
                  <m:endChr m:val="|"/>
                  <m:grow/>
                </m:dPr>
                <m:e>
                  <m:sSub>
                    <m:e>
                      <m:r>
                        <m:t>x</m:t>
                      </m:r>
                    </m:e>
                    <m:sub>
                      <m:r>
                        <m:t>i</m:t>
                      </m:r>
                    </m:sub>
                  </m:sSub>
                </m:e>
              </m:d>
              <m:r>
                <m:t>​</m:t>
              </m:r>
              <m:r>
                <m:rPr>
                  <m:sty m:val="p"/>
                </m:rPr>
                <m:t>+</m:t>
              </m:r>
              <m:r>
                <m:t>​</m:t>
              </m:r>
              <m:d>
                <m:dPr>
                  <m:begChr m:val="|"/>
                  <m:sepChr m:val=""/>
                  <m:endChr m:val="|"/>
                  <m:grow/>
                </m:dPr>
                <m:e>
                  <m:sSub>
                    <m:e>
                      <m:r>
                        <m:t>y</m:t>
                      </m:r>
                    </m:e>
                    <m:sub>
                      <m:r>
                        <m:t>i</m:t>
                      </m:r>
                    </m:sub>
                  </m:sSub>
                </m:e>
              </m:d>
              <m:r>
                <m:t>​</m:t>
              </m:r>
              <m:r>
                <m:t>&amp;</m:t>
              </m:r>
              <m:r>
                <m:t>&amp;</m:t>
              </m:r>
              <m:r>
                <m:rPr>
                  <m:nor/>
                  <m:sty m:val="p"/>
                </m:rPr>
                <m:t>(triangle inequality for numbers)</m:t>
              </m:r>
            </m:e>
            <m:e>
              <m:r>
                <m:t>&amp;</m:t>
              </m:r>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r>
                <m:rPr>
                  <m:sty m:val="p"/>
                </m:rPr>
                <m:t>,</m:t>
              </m:r>
              <m:r>
                <m:t>&amp;</m:t>
              </m:r>
              <m:r>
                <m:t>&amp;</m:t>
              </m:r>
              <m:r>
                <m:rPr>
                  <m:nor/>
                  <m:sty m:val="p"/>
                </m:rPr>
                <m:t>(each is at most the maximum)</m:t>
              </m:r>
            </m:e>
          </m:eqArr>
        </m:oMath>
      </m:oMathPara>
    </w:p>
    <w:p>
      <w:pPr>
        <w:pStyle w:val="FirstParagraph"/>
      </w:pPr>
      <w:del w:id="15880" w:author="PR Preview" w:date="2026-01-01T00:00:00Z">
        <w:r>
          <w:delText xml:space="preserve">and taking the maximum over</w:delText>
        </w:r>
      </w:del>
      <w:del w:id="15881" w:author="PR Preview" w:date="2026-01-01T00:00:00Z">
        <w:r>
          <w:delText xml:space="preserve"> </w:delText>
        </w:r>
      </w:del>
      <m:oMath>
        <m:r>
          <m:t>i</m:t>
        </m:r>
      </m:oMath>
      <w:del w:id="15882" w:author="PR Preview" w:date="2026-01-01T00:00:00Z">
        <w:r>
          <w:delText xml:space="preserve"> </w:delText>
        </w:r>
      </w:del>
      <w:del w:id="15883" w:author="PR Preview" w:date="2026-01-01T00:00:00Z">
        <w:r>
          <w:delText xml:space="preserve">on the left gives</w:delText>
        </w:r>
      </w:del>
      <w:del w:id="1588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p"/>
              </m:rPr>
              <m:t>∞</m:t>
            </m:r>
          </m:sub>
        </m:sSub>
        <m:r>
          <m:rPr>
            <m:sty m:val="p"/>
          </m:rPr>
          <m:t>≤</m:t>
        </m:r>
        <m:r>
          <m:t>​</m:t>
        </m:r>
        <m:d>
          <m:dPr>
            <m:begChr m:val="∥"/>
            <m:sepChr m:val=""/>
            <m:endChr m:val="∥"/>
            <m:grow/>
          </m:dPr>
          <m:e>
            <m:limLow>
              <m:e>
                <m:r>
                  <m:t>x</m:t>
                </m:r>
              </m:e>
              <m:lim>
                <m:r>
                  <m:rPr>
                    <m:sty m:val="p"/>
                  </m:rPr>
                  <m:t>∼</m:t>
                </m:r>
              </m:lim>
            </m:limLow>
          </m:e>
        </m:d>
        <m:sSub>
          <m:e>
            <m:r>
              <m:t>​</m:t>
            </m:r>
          </m:e>
          <m:sub>
            <m:r>
              <m:rPr>
                <m:sty m:val="p"/>
              </m:rPr>
              <m:t>∞</m:t>
            </m:r>
          </m:sub>
        </m:sSub>
        <m:r>
          <m:rPr>
            <m:sty m:val="p"/>
          </m:rPr>
          <m:t>+</m:t>
        </m:r>
        <m:r>
          <m:t>​</m:t>
        </m:r>
        <m:d>
          <m:dPr>
            <m:begChr m:val="∥"/>
            <m:sepChr m:val=""/>
            <m:endChr m:val="∥"/>
            <m:grow/>
          </m:dPr>
          <m:e>
            <m:limLow>
              <m:e>
                <m:r>
                  <m:t>y</m:t>
                </m:r>
              </m:e>
              <m:lim>
                <m:r>
                  <m:rPr>
                    <m:sty m:val="p"/>
                  </m:rPr>
                  <m:t>∼</m:t>
                </m:r>
              </m:lim>
            </m:limLow>
          </m:e>
        </m:d>
        <m:sSub>
          <m:e>
            <m:r>
              <m:t>​</m:t>
            </m:r>
          </m:e>
          <m:sub>
            <m:r>
              <m:rPr>
                <m:sty m:val="p"/>
              </m:rPr>
              <m:t>∞</m:t>
            </m:r>
          </m:sub>
        </m:sSub>
      </m:oMath>
      <w:del w:id="15885" w:author="PR Preview" w:date="2026-01-01T00:00:00Z">
        <w:r>
          <w:delText xml:space="preserve">.</w:delText>
        </w:r>
      </w:del>
    </w:p>
    <w:p>
      <w:pPr>
        <w:pStyle w:val="BodyText"/>
      </w:pPr>
      <w:del w:id="15886" w:author="PR Preview" w:date="2026-01-01T00:00:00Z">
        <w:r>
          <w:rPr>
            <w:b/>
            <w:bCs/>
          </w:rPr>
          <w:delText xml:space="preserve">Example 108 (The</w:delText>
        </w:r>
      </w:del>
      <w:del w:id="15887" w:author="PR Preview" w:date="2026-01-01T00:00:00Z">
        <w:r>
          <w:rPr>
            <w:b/>
            <w:bCs/>
          </w:rPr>
          <w:delText xml:space="preserve"> </w:delText>
        </w:r>
      </w:del>
      <m:oMath>
        <m:sSub>
          <m:e>
            <m:r>
              <m:t>ℓ</m:t>
            </m:r>
          </m:e>
          <m:sub>
            <m:r>
              <m:t>k</m:t>
            </m:r>
          </m:sub>
        </m:sSub>
      </m:oMath>
      <w:del w:id="15888" w:author="PR Preview" w:date="2026-01-01T00:00:00Z">
        <w:r>
          <w:rPr>
            <w:b/>
            <w:bCs/>
          </w:rPr>
          <w:delText xml:space="preserve"> </w:delText>
        </w:r>
      </w:del>
      <w:del w:id="15889" w:author="PR Preview" w:date="2026-01-01T00:00:00Z">
        <w:r>
          <w:rPr>
            <w:b/>
            <w:bCs/>
          </w:rPr>
          <w:delText xml:space="preserve">norm approaches the maximum norm as</w:delText>
        </w:r>
      </w:del>
      <w:del w:id="15890" w:author="PR Preview" w:date="2026-01-01T00:00:00Z">
        <w:r>
          <w:rPr>
            <w:b/>
            <w:bCs/>
          </w:rPr>
          <w:delText xml:space="preserve"> </w:delText>
        </w:r>
      </w:del>
      <m:oMath>
        <m:r>
          <m:t>k</m:t>
        </m:r>
      </m:oMath>
      <w:del w:id="15891" w:author="PR Preview" w:date="2026-01-01T00:00:00Z">
        <w:r>
          <w:rPr>
            <w:b/>
            <w:bCs/>
          </w:rPr>
          <w:delText xml:space="preserve"> </w:delText>
        </w:r>
      </w:del>
      <w:del w:id="15892" w:author="PR Preview" w:date="2026-01-01T00:00:00Z">
        <w:r>
          <w:rPr>
            <w:b/>
            <w:bCs/>
          </w:rPr>
          <w:delText xml:space="preserve">grows)</w:delText>
        </w:r>
      </w:del>
      <w:del w:id="15893" w:author="PR Preview" w:date="2026-01-01T00:00:00Z">
        <w:r>
          <w:delText xml:space="preserve"> </w:delText>
        </w:r>
      </w:del>
      <w:del w:id="15894" w:author="PR Preview" w:date="2026-01-01T00:00:00Z">
        <w:r>
          <w:delText xml:space="preserve">Take</w:delText>
        </w:r>
      </w:del>
      <w:del w:id="15895"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rPr>
            <m:sty m:val="p"/>
          </m:rPr>
          <m:t>−</m:t>
        </m:r>
        <m:r>
          <m:t>4</m:t>
        </m:r>
        <m:r>
          <m:rPr>
            <m:sty m:val="p"/>
          </m:rPr>
          <m:t>)</m:t>
        </m:r>
      </m:oMath>
      <w:del w:id="15896" w:author="PR Preview" w:date="2026-01-01T00:00:00Z">
        <w:r>
          <w:delText xml:space="preserve"> </w:delText>
        </w:r>
      </w:del>
      <w:del w:id="15897" w:author="PR Preview" w:date="2026-01-01T00:00:00Z">
        <w:r>
          <w:delText xml:space="preserve">and</w:delText>
        </w:r>
      </w:del>
      <w:del w:id="15898" w:author="PR Preview" w:date="2026-01-01T00:00:00Z">
        <w:r>
          <w:delText xml:space="preserve"> </w:delText>
        </w:r>
      </w:del>
      <m:oMath>
        <m:limLow>
          <m:e>
            <m:r>
              <m:t>y</m:t>
            </m:r>
          </m:e>
          <m:lim>
            <m:r>
              <m:rPr>
                <m:sty m:val="p"/>
              </m:rPr>
              <m:t>∼</m:t>
            </m:r>
          </m:lim>
        </m:limLow>
        <m:r>
          <m:rPr>
            <m:sty m:val="p"/>
          </m:rPr>
          <m:t>=</m:t>
        </m:r>
        <m:r>
          <m:rPr>
            <m:sty m:val="p"/>
          </m:rPr>
          <m:t>(</m:t>
        </m:r>
        <m:r>
          <m:rPr>
            <m:sty m:val="p"/>
          </m:rPr>
          <m:t>−</m:t>
        </m:r>
        <m:r>
          <m:t>1</m:t>
        </m:r>
        <m:r>
          <m:rPr>
            <m:sty m:val="p"/>
          </m:rPr>
          <m:t>,</m:t>
        </m:r>
        <m:r>
          <m:t>5</m:t>
        </m:r>
        <m:r>
          <m:rPr>
            <m:sty m:val="p"/>
          </m:rPr>
          <m:t>)</m:t>
        </m:r>
      </m:oMath>
      <w:del w:id="15899" w:author="PR Preview" w:date="2026-01-01T00:00:00Z">
        <w:r>
          <w:delText xml:space="preserve"> </w:delText>
        </w:r>
      </w:del>
      <w:del w:id="15900" w:author="PR Preview" w:date="2026-01-01T00:00:00Z">
        <w:r>
          <w:delText xml:space="preserve">in</w:delText>
        </w:r>
      </w:del>
      <w:del w:id="15901" w:author="PR Preview" w:date="2026-01-01T00:00:00Z">
        <w:r>
          <w:delText xml:space="preserve"> </w:delText>
        </w:r>
      </w:del>
      <m:oMath>
        <m:sSup>
          <m:e>
            <m:r>
              <m:rPr>
                <m:scr m:val="double-struck"/>
                <m:sty m:val="p"/>
              </m:rPr>
              <m:t>R</m:t>
            </m:r>
          </m:e>
          <m:sup>
            <m:r>
              <m:t>2</m:t>
            </m:r>
          </m:sup>
        </m:sSup>
      </m:oMath>
      <w:del w:id="15902" w:author="PR Preview" w:date="2026-01-01T00:00:00Z">
        <w:r>
          <w:delText xml:space="preserve">.</w:delText>
        </w:r>
      </w:del>
      <w:del w:id="15903" w:author="PR Preview" w:date="2026-01-01T00:00:00Z">
        <w:r>
          <w:delText xml:space="preserve"> </w:delText>
        </w:r>
      </w:del>
      <w:del w:id="15904" w:author="PR Preview" w:date="2026-01-01T00:00:00Z">
        <w:r>
          <w:delText xml:space="preserve">The code computes</w:delText>
        </w:r>
      </w:del>
      <w:del w:id="15905" w:author="PR Preview" w:date="2026-01-01T00:00:00Z">
        <w:r>
          <w:delText xml:space="preserve"> </w:delText>
        </w:r>
      </w:del>
      <m:oMath>
        <m:r>
          <m:t>​</m:t>
        </m:r>
        <m:d>
          <m:dPr>
            <m:begChr m:val="∥"/>
            <m:sepChr m:val=""/>
            <m:endChr m:val="∥"/>
            <m:grow/>
          </m:dPr>
          <m:e>
            <m:limLow>
              <m:e>
                <m:r>
                  <m:t>x</m:t>
                </m:r>
              </m:e>
              <m:lim>
                <m:r>
                  <m:rPr>
                    <m:sty m:val="p"/>
                  </m:rPr>
                  <m:t>∼</m:t>
                </m:r>
              </m:lim>
            </m:limLow>
          </m:e>
        </m:d>
        <m:sSub>
          <m:e>
            <m:r>
              <m:t>​</m:t>
            </m:r>
          </m:e>
          <m:sub>
            <m:r>
              <m:t>k</m:t>
            </m:r>
          </m:sub>
        </m:sSub>
      </m:oMath>
      <w:del w:id="15906" w:author="PR Preview" w:date="2026-01-01T00:00:00Z">
        <w:r>
          <w:delText xml:space="preserve"> </w:delText>
        </w:r>
      </w:del>
      <w:del w:id="15907" w:author="PR Preview" w:date="2026-01-01T00:00:00Z">
        <w:r>
          <w:delText xml:space="preserve">for several values of</w:delText>
        </w:r>
      </w:del>
      <w:del w:id="15908" w:author="PR Preview" w:date="2026-01-01T00:00:00Z">
        <w:r>
          <w:delText xml:space="preserve"> </w:delText>
        </w:r>
      </w:del>
      <m:oMath>
        <m:r>
          <m:t>k</m:t>
        </m:r>
      </m:oMath>
      <w:del w:id="15909" w:author="PR Preview" w:date="2026-01-01T00:00:00Z">
        <w:r>
          <w:delText xml:space="preserve">, including</w:delText>
        </w:r>
      </w:del>
      <w:del w:id="15910" w:author="PR Preview" w:date="2026-01-01T00:00:00Z">
        <w:r>
          <w:delText xml:space="preserve"> </w:delText>
        </w:r>
      </w:del>
      <m:oMath>
        <m:r>
          <m:t>k</m:t>
        </m:r>
        <m:r>
          <m:rPr>
            <m:sty m:val="p"/>
          </m:rPr>
          <m:t>=</m:t>
        </m:r>
        <m:r>
          <m:rPr>
            <m:sty m:val="p"/>
          </m:rPr>
          <m:t>∞</m:t>
        </m:r>
      </m:oMath>
      <w:del w:id="15911" w:author="PR Preview" w:date="2026-01-01T00:00:00Z">
        <w:r>
          <w:delText xml:space="preserve"> </w:delText>
        </w:r>
      </w:del>
      <w:del w:id="15912" w:author="PR Preview" w:date="2026-01-01T00:00:00Z">
        <w:r>
          <w:delText xml:space="preserve">as the maximum,</w:delText>
        </w:r>
      </w:del>
      <w:del w:id="15913" w:author="PR Preview" w:date="2026-01-01T00:00:00Z">
        <w:r>
          <w:delText xml:space="preserve"> </w:delText>
        </w:r>
      </w:del>
      <w:del w:id="15914" w:author="PR Preview" w:date="2026-01-01T00:00:00Z">
        <w:r>
          <w:delText xml:space="preserve">and checks the triangle inequality for</w:delText>
        </w:r>
      </w:del>
      <w:del w:id="15915" w:author="PR Preview" w:date="2026-01-01T00:00:00Z">
        <w:r>
          <w:delText xml:space="preserve"> </w:delText>
        </w:r>
      </w:del>
      <m:oMath>
        <m:limLow>
          <m:e>
            <m:r>
              <m:t>x</m:t>
            </m:r>
          </m:e>
          <m:lim>
            <m:r>
              <m:rPr>
                <m:sty m:val="p"/>
              </m:rPr>
              <m:t>∼</m:t>
            </m:r>
          </m:lim>
        </m:limLow>
      </m:oMath>
      <w:del w:id="15916" w:author="PR Preview" w:date="2026-01-01T00:00:00Z">
        <w:r>
          <w:delText xml:space="preserve"> </w:delText>
        </w:r>
      </w:del>
      <w:del w:id="15917" w:author="PR Preview" w:date="2026-01-01T00:00:00Z">
        <w:r>
          <w:delText xml:space="preserve">and</w:delText>
        </w:r>
      </w:del>
      <w:del w:id="15918" w:author="PR Preview" w:date="2026-01-01T00:00:00Z">
        <w:r>
          <w:delText xml:space="preserve"> </w:delText>
        </w:r>
      </w:del>
      <m:oMath>
        <m:limLow>
          <m:e>
            <m:r>
              <m:t>y</m:t>
            </m:r>
          </m:e>
          <m:lim>
            <m:r>
              <m:rPr>
                <m:sty m:val="p"/>
              </m:rPr>
              <m:t>∼</m:t>
            </m:r>
          </m:lim>
        </m:limLow>
      </m:oMath>
      <w:del w:id="15919" w:author="PR Preview" w:date="2026-01-01T00:00:00Z">
        <w:r>
          <w:delText xml:space="preserve"> </w:delText>
        </w:r>
      </w:del>
      <w:del w:id="15920" w:author="PR Preview" w:date="2026-01-01T00:00:00Z">
        <w:r>
          <w:delText xml:space="preserve">at each of them.</w:delText>
        </w:r>
      </w:del>
    </w:p>
    <w:p>
      <w:pPr>
        <w:numPr>
          <w:ilvl w:val="0"/>
          <w:numId w:val="1000"/>
        </w:numPr>
      </w:pPr>
      <w:ins w:id="15921" w:author="PR Preview" w:date="2026-01-01T00:00:00Z">
        <w:r>
          <w:t xml:space="preserve">Summing over</w:t>
        </w:r>
      </w:ins>
      <w:ins w:id="15922" w:author="PR Preview" w:date="2026-01-01T00:00:00Z">
        <w:r>
          <w:t xml:space="preserve"> </w:t>
        </w:r>
      </w:ins>
      <m:oMath>
        <m:r>
          <m:t>i</m:t>
        </m:r>
      </m:oMath>
      <w:ins w:id="15923" w:author="PR Preview" w:date="2026-01-01T00:00:00Z">
        <w:r>
          <w:t xml:space="preserve">, and using</w:t>
        </w:r>
      </w:ins>
      <w:ins w:id="15924" w:author="PR Preview" w:date="2026-01-01T00:00:00Z">
        <w:r>
          <w:t xml:space="preserve"> </w:t>
        </w:r>
      </w:ins>
      <w:ins w:id="15925" w:author="PR Preview" w:date="2026-01-01T00:00:00Z">
        <w:r>
          <w:t xml:space="preserve">$\sum_{i=1}^p\mathopen{}\left|u_i\right|\mathclose{}^k = \mathopen{}\left\lVert\mathord{\smash[b]{\underset{\raise.3ex\hbox{$\scriptstyle\sim$}}{u}}\vphantom{u}}\right\rVert\mathclose{}_k^k = 1$</w:t>
        </w:r>
      </w:ins>
      <w:ins w:id="15926" w:author="PR Preview" w:date="2026-01-01T00:00:00Z">
        <w:r>
          <w:t xml:space="preserve"> </w:t>
        </w:r>
      </w:ins>
      <w:ins w:id="15927" w:author="PR Preview" w:date="2026-01-01T00:00:00Z">
        <w:r>
          <w:t xml:space="preserve">and likewise for</w:t>
        </w:r>
      </w:ins>
      <w:ins w:id="15928" w:author="PR Preview" w:date="2026-01-01T00:00:00Z">
        <w:r>
          <w:t xml:space="preserve"> </w:t>
        </w:r>
      </w:ins>
      <w:ins w:id="15929" w:author="PR Preview" w:date="2026-01-01T00:00:00Z">
        <w:r>
          <w:t xml:space="preserve">$\mathord{\smash[b]{\underset{\raise.3ex\hbox{$\scriptstyle\sim$}}{v}}\vphantom{v}}$</w:t>
        </w:r>
      </w:ins>
      <w:ins w:id="15930" w:author="PR Preview" w:date="2026-01-01T00:00:00Z">
        <w:r>
          <w:t xml:space="preserve">,</w:t>
        </w:r>
      </w:ins>
    </w:p>
    <w:p>
      <w:pPr>
        <w:pStyle w:val="BodyText"/>
      </w:pPr>
      <w:ins w:id="15931" w:author="PR Preview" w:date="2026-01-01T00:00:00Z">
        <w:r>
          <w:t xml:space="preserve">$$
    \mathopen{}\left\lVert\lambda\,\mathord{\smash[b]{\underset{\raise.3ex\hbox{$\scriptstyle\sim$}}{u}}\vphantom{u}} + (1 - \lambda)\,\mathord{\smash[b]{\underset{\raise.3ex\hbox{$\scriptstyle\sim$}}{v}}\vphantom{v}}\right\rVert\mathclose{}_k^k \le \lambda + (1 - \lambda) = 1.
    $$</w:t>
        </w:r>
      </w:ins>
    </w:p>
    <w:p>
      <w:pPr>
        <w:numPr>
          <w:ilvl w:val="0"/>
          <w:numId w:val="1000"/>
        </w:numPr>
      </w:pPr>
      <w:ins w:id="15932" w:author="PR Preview" w:date="2026-01-01T00:00:00Z">
        <w:r>
          <w:t xml:space="preserve">So</w:t>
        </w:r>
      </w:ins>
      <w:ins w:id="15933" w:author="PR Preview" w:date="2026-01-01T00:00:00Z">
        <w:r>
          <w:t xml:space="preserve"> </w:t>
        </w:r>
      </w:ins>
      <w:ins w:id="15934" w:author="PR Preview" w:date="2026-01-01T00:00:00Z">
        <w:r>
          <w:t xml:space="preserve">$\mathopen{}\left\lVert\mathord{\smash[b]{\underset{\raise.3ex\hbox{$\scriptstyle\sim$}}{x}}\vphantom{x}}+ \mathord{\smash[b]{\underset{\raise.3ex\hbox{$\scriptstyle\sim$}}{y}}\vphantom{y}}\right\rVert\mathclose{}_k / (a + b) \le 1$</w:t>
        </w:r>
      </w:ins>
      <w:ins w:id="15935" w:author="PR Preview" w:date="2026-01-01T00:00:00Z">
        <w:r>
          <w:t xml:space="preserve"> </w:t>
        </w:r>
      </w:ins>
      <w:ins w:id="15936" w:author="PR Preview" w:date="2026-01-01T00:00:00Z">
        <w:r>
          <w:t xml:space="preserve">by absolute homogeneity, that is,</w:t>
        </w:r>
      </w:ins>
      <w:ins w:id="15937" w:author="PR Preview" w:date="2026-01-01T00:00:00Z">
        <w:r>
          <w:t xml:space="preserve"> </w:t>
        </w:r>
      </w:ins>
      <w:ins w:id="15938" w:author="PR Preview" w:date="2026-01-01T00:00:00Z">
        <w:r>
          <w:t xml:space="preserve">$\mathopen{}\left\lVert\mathord{\smash[b]{\underset{\raise.3ex\hbox{$\scriptstyle\sim$}}{x}}\vphantom{x}}+ \mathord{\smash[b]{\underset{\raise.3ex\hbox{$\scriptstyle\sim$}}{y}}\vphantom{y}}\right\rVert\mathclose{}_k \le a + b$</w:t>
        </w:r>
      </w:ins>
      <w:ins w:id="15939" w:author="PR Preview" w:date="2026-01-01T00:00:00Z">
        <w:r>
          <w:t xml:space="preserve">.</w:t>
        </w:r>
      </w:ins>
    </w:p>
    <w:p>
      <w:pPr>
        <w:pStyle w:val="FirstParagraph"/>
      </w:pPr>
      <w:ins w:id="15940" w:author="PR Preview" w:date="2026-01-01T00:00:00Z">
        <w:r>
          <w:rPr>
            <w:b/>
            <w:bCs/>
          </w:rPr>
          <w:t xml:space="preserve">Part 3,</w:t>
        </w:r>
      </w:ins>
      <w:ins w:id="15941" w:author="PR Preview" w:date="2026-01-01T00:00:00Z">
        <w:r>
          <w:rPr>
            <w:b/>
            <w:bCs/>
          </w:rPr>
          <w:t xml:space="preserve"> </w:t>
        </w:r>
      </w:ins>
      <m:oMath>
        <m:r>
          <m:t>k</m:t>
        </m:r>
        <m:r>
          <m:rPr>
            <m:sty m:val="p"/>
          </m:rPr>
          <m:t>=</m:t>
        </m:r>
        <m:r>
          <m:rPr>
            <m:sty m:val="p"/>
          </m:rPr>
          <m:t>∞</m:t>
        </m:r>
      </m:oMath>
      <w:ins w:id="15942" w:author="PR Preview" w:date="2026-01-01T00:00:00Z">
        <w:r>
          <w:rPr>
            <w:b/>
            <w:bCs/>
          </w:rPr>
          <w:t xml:space="preserve">.</w:t>
        </w:r>
      </w:ins>
      <w:ins w:id="15943" w:author="PR Preview" w:date="2026-01-01T00:00:00Z">
        <w:r>
          <w:t xml:space="preserve"> </w:t>
        </w:r>
      </w:ins>
      <w:ins w:id="15944" w:author="PR Preview" w:date="2026-01-01T00:00:00Z">
        <w:r>
          <w:t xml:space="preserve">Every</w:t>
        </w:r>
      </w:ins>
      <w:ins w:id="15945" w:author="PR Preview" w:date="2026-01-01T00:00:00Z">
        <w:r>
          <w:t xml:space="preserve"> </w:t>
        </w:r>
      </w:ins>
      <m:oMath>
        <m:r>
          <m:t>​</m:t>
        </m:r>
        <m:d>
          <m:dPr>
            <m:begChr m:val="|"/>
            <m:sepChr m:val=""/>
            <m:endChr m:val="|"/>
            <m:grow/>
          </m:dPr>
          <m:e>
            <m:sSub>
              <m:e>
                <m:r>
                  <m:t>x</m:t>
                </m:r>
              </m:e>
              <m:sub>
                <m:r>
                  <m:t>i</m:t>
                </m:r>
              </m:sub>
            </m:sSub>
          </m:e>
        </m:d>
        <m:r>
          <m:t>​</m:t>
        </m:r>
      </m:oMath>
      <w:ins w:id="15946" w:author="PR Preview" w:date="2026-01-01T00:00:00Z">
        <w:r>
          <w:t xml:space="preserve"> </w:t>
        </w:r>
      </w:ins>
      <w:ins w:id="15947" w:author="PR Preview" w:date="2026-01-01T00:00:00Z">
        <w:r>
          <w:t xml:space="preserve">is at least</w:t>
        </w:r>
      </w:ins>
      <w:ins w:id="15948" w:author="PR Preview" w:date="2026-01-01T00:00:00Z">
        <w:r>
          <w:t xml:space="preserve"> </w:t>
        </w:r>
      </w:ins>
      <m:oMath>
        <m:r>
          <m:t>0</m:t>
        </m:r>
      </m:oMath>
      <w:ins w:id="15949" w:author="PR Preview" w:date="2026-01-01T00:00:00Z">
        <w:r>
          <w:t xml:space="preserve">, and the largest of them is</w:t>
        </w:r>
      </w:ins>
      <w:ins w:id="15950" w:author="PR Preview" w:date="2026-01-01T00:00:00Z">
        <w:r>
          <w:t xml:space="preserve"> </w:t>
        </w:r>
      </w:ins>
      <m:oMath>
        <m:r>
          <m:t>0</m:t>
        </m:r>
      </m:oMath>
      <w:ins w:id="15951" w:author="PR Preview" w:date="2026-01-01T00:00:00Z">
        <w:r>
          <w:t xml:space="preserve"> </w:t>
        </w:r>
      </w:ins>
      <w:ins w:id="15952" w:author="PR Preview" w:date="2026-01-01T00:00:00Z">
        <w:r>
          <w:t xml:space="preserve">exactly when</w:t>
        </w:r>
      </w:ins>
      <w:ins w:id="15953" w:author="PR Preview" w:date="2026-01-01T00:00:00Z">
        <w:r>
          <w:t xml:space="preserve"> </w:t>
        </w:r>
      </w:ins>
      <w:ins w:id="15954" w:author="PR Preview" w:date="2026-01-01T00:00:00Z">
        <w:r>
          <w:t xml:space="preserve">$\mathord{\smash[b]{\underset{\raise.3ex\hbox{$\scriptstyle\sim$}}{x}}\vphantom{x}}= \mathord{\smash[b]{\underset{\raise.3ex\hbox{$\scriptstyle\sim$}}{0}}\vphantom{0}}$</w:t>
        </w:r>
      </w:ins>
      <w:ins w:id="15955" w:author="PR Preview" w:date="2026-01-01T00:00:00Z">
        <w:r>
          <w:t xml:space="preserve">.</w:t>
        </w:r>
      </w:ins>
      <w:ins w:id="15956" w:author="PR Preview" w:date="2026-01-01T00:00:00Z">
        <w:r>
          <w:t xml:space="preserve"> </w:t>
        </w:r>
      </w:ins>
      <w:ins w:id="15957" w:author="PR Preview" w:date="2026-01-01T00:00:00Z">
        <w:r>
          <w:t xml:space="preserve">For a number</w:t>
        </w:r>
      </w:ins>
      <w:ins w:id="15958" w:author="PR Preview" w:date="2026-01-01T00:00:00Z">
        <w:r>
          <w:t xml:space="preserve"> </w:t>
        </w:r>
      </w:ins>
      <m:oMath>
        <m:r>
          <m:t>c</m:t>
        </m:r>
      </m:oMath>
      <w:ins w:id="15959" w:author="PR Preview" w:date="2026-01-01T00:00:00Z">
        <w:r>
          <w:t xml:space="preserve">,</w:t>
        </w:r>
      </w:ins>
      <w:ins w:id="15960" w:author="PR Preview" w:date="2026-01-01T00:00:00Z">
        <w:r>
          <w:t xml:space="preserve"> </w:t>
        </w:r>
      </w:ins>
      <m:oMath>
        <m:sSub>
          <m:e>
            <m:r>
              <m:rPr>
                <m:sty m:val="p"/>
              </m:rPr>
              <m:t>max</m:t>
            </m:r>
          </m:e>
          <m:sub>
            <m:r>
              <m:t>i</m:t>
            </m:r>
          </m:sub>
        </m:sSub>
        <m:r>
          <m:t>​</m:t>
        </m:r>
        <m:d>
          <m:dPr>
            <m:begChr m:val="|"/>
            <m:sepChr m:val=""/>
            <m:endChr m:val="|"/>
            <m:grow/>
          </m:dPr>
          <m:e>
            <m:r>
              <m:t>c</m:t>
            </m:r>
            <m:r>
              <m:t> </m:t>
            </m:r>
            <m:sSub>
              <m:e>
                <m:r>
                  <m:t>x</m:t>
                </m:r>
              </m:e>
              <m:sub>
                <m:r>
                  <m:t>i</m:t>
                </m:r>
              </m:sub>
            </m:sSub>
          </m:e>
        </m:d>
        <m:r>
          <m:t>​</m:t>
        </m:r>
        <m:r>
          <m:rPr>
            <m:sty m:val="p"/>
          </m:rPr>
          <m:t>=</m:t>
        </m:r>
        <m:r>
          <m:t>​</m:t>
        </m:r>
        <m:d>
          <m:dPr>
            <m:begChr m:val="|"/>
            <m:sepChr m:val=""/>
            <m:endChr m:val="|"/>
            <m:grow/>
          </m:dPr>
          <m:e>
            <m:r>
              <m:t>c</m:t>
            </m:r>
          </m:e>
        </m:d>
        <m:r>
          <m:t>​</m:t>
        </m:r>
        <m:sSub>
          <m:e>
            <m:r>
              <m:rPr>
                <m:sty m:val="p"/>
              </m:rPr>
              <m:t>max</m:t>
            </m:r>
          </m:e>
          <m:sub>
            <m:r>
              <m:t>i</m:t>
            </m:r>
          </m:sub>
        </m:sSub>
        <m:r>
          <m:t>​</m:t>
        </m:r>
        <m:d>
          <m:dPr>
            <m:begChr m:val="|"/>
            <m:sepChr m:val=""/>
            <m:endChr m:val="|"/>
            <m:grow/>
          </m:dPr>
          <m:e>
            <m:sSub>
              <m:e>
                <m:r>
                  <m:t>x</m:t>
                </m:r>
              </m:e>
              <m:sub>
                <m:r>
                  <m:t>i</m:t>
                </m:r>
              </m:sub>
            </m:sSub>
          </m:e>
        </m:d>
        <m:r>
          <m:t>​</m:t>
        </m:r>
      </m:oMath>
      <w:ins w:id="15961" w:author="PR Preview" w:date="2026-01-01T00:00:00Z">
        <w:r>
          <w:t xml:space="preserve">.</w:t>
        </w:r>
      </w:ins>
      <w:ins w:id="15962" w:author="PR Preview" w:date="2026-01-01T00:00:00Z">
        <w:r>
          <w:t xml:space="preserve"> </w:t>
        </w:r>
      </w:ins>
      <w:ins w:id="15963" w:author="PR Preview" w:date="2026-01-01T00:00:00Z">
        <w:r>
          <w:t xml:space="preserve">For each</w:t>
        </w:r>
      </w:ins>
      <w:ins w:id="15964" w:author="PR Preview" w:date="2026-01-01T00:00:00Z">
        <w:r>
          <w:t xml:space="preserve"> </w:t>
        </w:r>
      </w:ins>
      <m:oMath>
        <m:r>
          <m:t>i</m:t>
        </m:r>
      </m:oMath>
      <w:ins w:id="15965" w:author="PR Preview" w:date="2026-01-01T00:00:00Z">
        <w:r>
          <w:t xml:space="preserve">,</w:t>
        </w:r>
      </w:ins>
    </w:p>
    <w:p>
      <w:pPr>
        <w:pStyle w:val="BodyText"/>
      </w:pPr>
      <w:ins w:id="15966" w:author="PR Preview" w:date="2026-01-01T00:00:00Z">
        <w:r>
          <w:t xml:space="preserve">$$
    \begin{aligned}
    \mathopen{}\left|x_i + y_i\right|\mathclose{}
    &amp;\le \mathopen{}\left|x_i\right|\mathclose{} + \mathopen{}\left|y_i\right|\mathclose{}
    &amp;&amp; \text{(triangle inequality for numbers)}
    \\
    &amp;\le \mathopen{}\left\lVert\mathord{\smash[b]{\underset{\raise.3ex\hbox{$\scriptstyle\sim$}}{x}}\vphantom{x}}\right\rVert\mathclose{}_\infty + \mathopen{}\left\lVert\mathord{\smash[b]{\underset{\raise.3ex\hbox{$\scriptstyle\sim$}}{y}}\vphantom{y}}\right\rVert\mathclose{}_\infty,
    &amp;&amp; \text{(each is at most the maximum)}
    \end{aligned}
    $$</w:t>
        </w:r>
      </w:ins>
    </w:p>
    <w:p>
      <w:pPr>
        <w:pStyle w:val="FirstParagraph"/>
      </w:pPr>
      <w:ins w:id="15967" w:author="PR Preview" w:date="2026-01-01T00:00:00Z">
        <w:r>
          <w:t xml:space="preserve">and taking the maximum over</w:t>
        </w:r>
      </w:ins>
      <w:ins w:id="15968" w:author="PR Preview" w:date="2026-01-01T00:00:00Z">
        <w:r>
          <w:t xml:space="preserve"> </w:t>
        </w:r>
      </w:ins>
      <m:oMath>
        <m:r>
          <m:t>i</m:t>
        </m:r>
      </m:oMath>
      <w:ins w:id="15969" w:author="PR Preview" w:date="2026-01-01T00:00:00Z">
        <w:r>
          <w:t xml:space="preserve"> </w:t>
        </w:r>
      </w:ins>
      <w:ins w:id="15970" w:author="PR Preview" w:date="2026-01-01T00:00:00Z">
        <w:r>
          <w:t xml:space="preserve">on the left gives</w:t>
        </w:r>
      </w:ins>
      <w:ins w:id="15971" w:author="PR Preview" w:date="2026-01-01T00:00:00Z">
        <w:r>
          <w:t xml:space="preserve"> </w:t>
        </w:r>
      </w:ins>
      <w:ins w:id="15972" w:author="PR Preview" w:date="2026-01-01T00:00:00Z">
        <w:r>
          <w:t xml:space="preserve">$\mathopen{}\left\lVert\mathord{\smash[b]{\underset{\raise.3ex\hbox{$\scriptstyle\sim$}}{x}}\vphantom{x}}+ \mathord{\smash[b]{\underset{\raise.3ex\hbox{$\scriptstyle\sim$}}{y}}\vphantom{y}}\right\rVert\mathclose{}_\infty \le \mathopen{}\left\lVert\mathord{\smash[b]{\underset{\raise.3ex\hbox{$\scriptstyle\sim$}}{x}}\vphantom{x}}\right\rVert\mathclose{}_\infty + \mathopen{}\left\lVert\mathord{\smash[b]{\underset{\raise.3ex\hbox{$\scriptstyle\sim$}}{y}}\vphantom{y}}\right\rVert\mathclose{}_\infty$</w:t>
        </w:r>
      </w:ins>
      <w:ins w:id="15973" w:author="PR Preview" w:date="2026-01-01T00:00:00Z">
        <w:r>
          <w:t xml:space="preserve">.</w:t>
        </w:r>
      </w:ins>
    </w:p>
    <w:bookmarkStart w:id="371" w:name="exm-vector-p-norm-limit"/>
    <w:p>
      <w:pPr>
        <w:pStyle w:val="BodyText"/>
      </w:pPr>
      <w:ins w:id="15974" w:author="PR Preview" w:date="2026-01-01T00:00:00Z">
        <w:r>
          <w:rPr>
            <w:b/>
            <w:bCs/>
          </w:rPr>
          <w:t xml:space="preserve">Example 108 (The</w:t>
        </w:r>
      </w:ins>
      <w:ins w:id="15975" w:author="PR Preview" w:date="2026-01-01T00:00:00Z">
        <w:r>
          <w:rPr>
            <w:b/>
            <w:bCs/>
          </w:rPr>
          <w:t xml:space="preserve"> </w:t>
        </w:r>
      </w:ins>
      <m:oMath>
        <m:sSub>
          <m:e>
            <m:r>
              <m:t>ℓ</m:t>
            </m:r>
          </m:e>
          <m:sub>
            <m:r>
              <m:t>k</m:t>
            </m:r>
          </m:sub>
        </m:sSub>
      </m:oMath>
      <w:ins w:id="15976" w:author="PR Preview" w:date="2026-01-01T00:00:00Z">
        <w:r>
          <w:rPr>
            <w:b/>
            <w:bCs/>
          </w:rPr>
          <w:t xml:space="preserve"> </w:t>
        </w:r>
      </w:ins>
      <w:ins w:id="15977" w:author="PR Preview" w:date="2026-01-01T00:00:00Z">
        <w:r>
          <w:rPr>
            <w:b/>
            <w:bCs/>
          </w:rPr>
          <w:t xml:space="preserve">norm approaches the maximum norm as</w:t>
        </w:r>
      </w:ins>
      <w:ins w:id="15978" w:author="PR Preview" w:date="2026-01-01T00:00:00Z">
        <w:r>
          <w:rPr>
            <w:b/>
            <w:bCs/>
          </w:rPr>
          <w:t xml:space="preserve"> </w:t>
        </w:r>
      </w:ins>
      <m:oMath>
        <m:r>
          <m:t>k</m:t>
        </m:r>
      </m:oMath>
      <w:ins w:id="15979" w:author="PR Preview" w:date="2026-01-01T00:00:00Z">
        <w:r>
          <w:rPr>
            <w:b/>
            <w:bCs/>
          </w:rPr>
          <w:t xml:space="preserve"> </w:t>
        </w:r>
      </w:ins>
      <w:ins w:id="15980" w:author="PR Preview" w:date="2026-01-01T00:00:00Z">
        <w:r>
          <w:rPr>
            <w:b/>
            <w:bCs/>
          </w:rPr>
          <w:t xml:space="preserve">grows)</w:t>
        </w:r>
      </w:ins>
      <w:ins w:id="15981" w:author="PR Preview" w:date="2026-01-01T00:00:00Z">
        <w:r>
          <w:t xml:space="preserve"> </w:t>
        </w:r>
      </w:ins>
      <w:ins w:id="15982" w:author="PR Preview" w:date="2026-01-01T00:00:00Z">
        <w:r>
          <w:t xml:space="preserve">Take</w:t>
        </w:r>
      </w:ins>
      <w:ins w:id="15983" w:author="PR Preview" w:date="2026-01-01T00:00:00Z">
        <w:r>
          <w:t xml:space="preserve"> </w:t>
        </w:r>
      </w:ins>
      <w:ins w:id="15984" w:author="PR Preview" w:date="2026-01-01T00:00:00Z">
        <w:r>
          <w:t xml:space="preserve">$\mathord{\smash[b]{\underset{\raise.3ex\hbox{$\scriptstyle\sim$}}{x}}\vphantom{x}}= (3, -4)$</w:t>
        </w:r>
      </w:ins>
      <w:ins w:id="15985" w:author="PR Preview" w:date="2026-01-01T00:00:00Z">
        <w:r>
          <w:t xml:space="preserve"> </w:t>
        </w:r>
      </w:ins>
      <w:ins w:id="15986" w:author="PR Preview" w:date="2026-01-01T00:00:00Z">
        <w:r>
          <w:t xml:space="preserve">and</w:t>
        </w:r>
      </w:ins>
      <w:ins w:id="15987" w:author="PR Preview" w:date="2026-01-01T00:00:00Z">
        <w:r>
          <w:t xml:space="preserve"> </w:t>
        </w:r>
      </w:ins>
      <w:ins w:id="15988" w:author="PR Preview" w:date="2026-01-01T00:00:00Z">
        <w:r>
          <w:t xml:space="preserve">$\mathord{\smash[b]{\underset{\raise.3ex\hbox{$\scriptstyle\sim$}}{y}}\vphantom{y}}= (-1, 5)$</w:t>
        </w:r>
      </w:ins>
      <w:ins w:id="15989" w:author="PR Preview" w:date="2026-01-01T00:00:00Z">
        <w:r>
          <w:t xml:space="preserve"> </w:t>
        </w:r>
      </w:ins>
      <w:ins w:id="15990" w:author="PR Preview" w:date="2026-01-01T00:00:00Z">
        <w:r>
          <w:t xml:space="preserve">in</w:t>
        </w:r>
      </w:ins>
      <w:ins w:id="15991" w:author="PR Preview" w:date="2026-01-01T00:00:00Z">
        <w:r>
          <w:t xml:space="preserve"> </w:t>
        </w:r>
      </w:ins>
      <m:oMath>
        <m:sSup>
          <m:e>
            <m:r>
              <m:rPr>
                <m:scr m:val="double-struck"/>
                <m:sty m:val="p"/>
              </m:rPr>
              <m:t>R</m:t>
            </m:r>
          </m:e>
          <m:sup>
            <m:r>
              <m:t>2</m:t>
            </m:r>
          </m:sup>
        </m:sSup>
      </m:oMath>
      <w:ins w:id="15992" w:author="PR Preview" w:date="2026-01-01T00:00:00Z">
        <w:r>
          <w:t xml:space="preserve">.</w:t>
        </w:r>
      </w:ins>
      <w:ins w:id="15993" w:author="PR Preview" w:date="2026-01-01T00:00:00Z">
        <w:r>
          <w:t xml:space="preserve"> </w:t>
        </w:r>
      </w:ins>
      <w:ins w:id="15994" w:author="PR Preview" w:date="2026-01-01T00:00:00Z">
        <w:r>
          <w:t xml:space="preserve">The code computes</w:t>
        </w:r>
      </w:ins>
      <w:ins w:id="15995" w:author="PR Preview" w:date="2026-01-01T00:00:00Z">
        <w:r>
          <w:t xml:space="preserve"> </w:t>
        </w:r>
      </w:ins>
      <w:ins w:id="15996" w:author="PR Preview" w:date="2026-01-01T00:00:00Z">
        <w:r>
          <w:t xml:space="preserve">$\mathopen{}\left\lVert\mathord{\smash[b]{\underset{\raise.3ex\hbox{$\scriptstyle\sim$}}{x}}\vphantom{x}}\right\rVert\mathclose{}_k$</w:t>
        </w:r>
      </w:ins>
      <w:ins w:id="15997" w:author="PR Preview" w:date="2026-01-01T00:00:00Z">
        <w:r>
          <w:t xml:space="preserve"> </w:t>
        </w:r>
      </w:ins>
      <w:ins w:id="15998" w:author="PR Preview" w:date="2026-01-01T00:00:00Z">
        <w:r>
          <w:t xml:space="preserve">for several values of</w:t>
        </w:r>
      </w:ins>
      <w:ins w:id="15999" w:author="PR Preview" w:date="2026-01-01T00:00:00Z">
        <w:r>
          <w:t xml:space="preserve"> </w:t>
        </w:r>
      </w:ins>
      <m:oMath>
        <m:r>
          <m:t>k</m:t>
        </m:r>
      </m:oMath>
      <w:ins w:id="16000" w:author="PR Preview" w:date="2026-01-01T00:00:00Z">
        <w:r>
          <w:t xml:space="preserve">, including</w:t>
        </w:r>
      </w:ins>
      <w:ins w:id="16001" w:author="PR Preview" w:date="2026-01-01T00:00:00Z">
        <w:r>
          <w:t xml:space="preserve"> </w:t>
        </w:r>
      </w:ins>
      <m:oMath>
        <m:r>
          <m:t>k</m:t>
        </m:r>
        <m:r>
          <m:rPr>
            <m:sty m:val="p"/>
          </m:rPr>
          <m:t>=</m:t>
        </m:r>
        <m:r>
          <m:rPr>
            <m:sty m:val="p"/>
          </m:rPr>
          <m:t>∞</m:t>
        </m:r>
      </m:oMath>
      <w:ins w:id="16002" w:author="PR Preview" w:date="2026-01-01T00:00:00Z">
        <w:r>
          <w:t xml:space="preserve"> </w:t>
        </w:r>
      </w:ins>
      <w:ins w:id="16003" w:author="PR Preview" w:date="2026-01-01T00:00:00Z">
        <w:r>
          <w:t xml:space="preserve">as the maximum,</w:t>
        </w:r>
      </w:ins>
      <w:ins w:id="16004" w:author="PR Preview" w:date="2026-01-01T00:00:00Z">
        <w:r>
          <w:t xml:space="preserve"> </w:t>
        </w:r>
      </w:ins>
      <w:ins w:id="16005" w:author="PR Preview" w:date="2026-01-01T00:00:00Z">
        <w:r>
          <w:t xml:space="preserve">and checks the triangle inequality for</w:t>
        </w:r>
      </w:ins>
      <w:ins w:id="16006" w:author="PR Preview" w:date="2026-01-01T00:00:00Z">
        <w:r>
          <w:t xml:space="preserve"> </w:t>
        </w:r>
      </w:ins>
      <w:ins w:id="16007" w:author="PR Preview" w:date="2026-01-01T00:00:00Z">
        <w:r>
          <w:t xml:space="preserve">$\mathord{\smash[b]{\underset{\raise.3ex\hbox{$\scriptstyle\sim$}}{x}}\vphantom{x}}$</w:t>
        </w:r>
      </w:ins>
      <w:ins w:id="16008" w:author="PR Preview" w:date="2026-01-01T00:00:00Z">
        <w:r>
          <w:t xml:space="preserve"> </w:t>
        </w:r>
      </w:ins>
      <w:ins w:id="16009" w:author="PR Preview" w:date="2026-01-01T00:00:00Z">
        <w:r>
          <w:t xml:space="preserve">and</w:t>
        </w:r>
      </w:ins>
      <w:ins w:id="16010" w:author="PR Preview" w:date="2026-01-01T00:00:00Z">
        <w:r>
          <w:t xml:space="preserve"> </w:t>
        </w:r>
      </w:ins>
      <w:ins w:id="16011" w:author="PR Preview" w:date="2026-01-01T00:00:00Z">
        <w:r>
          <w:t xml:space="preserve">$\mathord{\smash[b]{\underset{\raise.3ex\hbox{$\scriptstyle\sim$}}{y}}\vphantom{y}}$</w:t>
        </w:r>
      </w:ins>
      <w:ins w:id="16012" w:author="PR Preview" w:date="2026-01-01T00:00:00Z">
        <w:r>
          <w:t xml:space="preserve"> </w:t>
        </w:r>
      </w:ins>
      <w:ins w:id="16013" w:author="PR Preview" w:date="2026-01-01T00:00:00Z">
        <w:r>
          <w:t xml:space="preserve">at each of them.</w:t>
        </w:r>
      </w:ins>
    </w:p>
    <w:p>
      <w:pPr>
        <w:pStyle w:val="SourceCode"/>
      </w:pPr>
      <w:r>
        <w:rPr>
          <w:rStyle w:val="NormalTok"/>
        </w:rPr>
        <w:t xml:space="preserve">lk_norm </w:t>
      </w:r>
      <w:r>
        <w:rPr>
          <w:rStyle w:val="OtherTok"/>
        </w:rPr>
        <w:t xml:space="preserve">&lt;-</w:t>
      </w:r>
      <w:r>
        <w:rPr>
          <w:rStyle w:val="NormalTok"/>
        </w:rPr>
        <w:t xml:space="preserve"> </w:t>
      </w:r>
      <w:r>
        <w:rPr>
          <w:rStyle w:val="ControlFlowTok"/>
        </w:rPr>
        <w:t xml:space="preserve">function</w:t>
      </w:r>
      <w:r>
        <w:rPr>
          <w:rStyle w:val="NormalTok"/>
        </w:rPr>
        <w:t xml:space="preserve">(x, k) {</w:t>
      </w:r>
      <w:r>
        <w:br/>
      </w:r>
      <w:r>
        <w:rPr>
          <w:rStyle w:val="NormalTok"/>
        </w:rPr>
        <w:t xml:space="preserve">  </w:t>
      </w:r>
      <w:r>
        <w:rPr>
          <w:rStyle w:val="ControlFlowTok"/>
        </w:rPr>
        <w:t xml:space="preserve">if</w:t>
      </w:r>
      <w:r>
        <w:rPr>
          <w:rStyle w:val="NormalTok"/>
        </w:rPr>
        <w:t xml:space="preserve"> (</w:t>
      </w:r>
      <w:r>
        <w:rPr>
          <w:rStyle w:val="FunctionTok"/>
        </w:rPr>
        <w:t xml:space="preserve">is.infinite</w:t>
      </w:r>
      <w:r>
        <w:rPr>
          <w:rStyle w:val="NormalTok"/>
        </w:rPr>
        <w:t xml:space="preserve">(k)) </w:t>
      </w:r>
      <w:r>
        <w:rPr>
          <w:rStyle w:val="FunctionTok"/>
        </w:rPr>
        <w:t xml:space="preserve">max</w:t>
      </w:r>
      <w:r>
        <w:rPr>
          <w:rStyle w:val="NormalTok"/>
        </w:rPr>
        <w:t xml:space="preserve">(</w:t>
      </w:r>
      <w:r>
        <w:rPr>
          <w:rStyle w:val="FunctionTok"/>
        </w:rPr>
        <w:t xml:space="preserve">abs</w:t>
      </w:r>
      <w:r>
        <w:rPr>
          <w:rStyle w:val="NormalTok"/>
        </w:rPr>
        <w:t xml:space="preserve">(x)) </w:t>
      </w:r>
      <w:r>
        <w:rPr>
          <w:rStyle w:val="ControlFlowTok"/>
        </w:rPr>
        <w:t xml:space="preserve">else</w:t>
      </w:r>
      <w:r>
        <w:rPr>
          <w:rStyle w:val="NormalTok"/>
        </w:rPr>
        <w:t xml:space="preserve"> </w:t>
      </w:r>
      <w:r>
        <w:rPr>
          <w:rStyle w:val="FunctionTok"/>
        </w:rPr>
        <w:t xml:space="preserve">sum</w:t>
      </w:r>
      <w:r>
        <w:rPr>
          <w:rStyle w:val="NormalTok"/>
        </w:rPr>
        <w:t xml:space="preserve">(</w:t>
      </w:r>
      <w:r>
        <w:rPr>
          <w:rStyle w:val="FunctionTok"/>
        </w:rPr>
        <w:t xml:space="preserve">abs</w:t>
      </w:r>
      <w:r>
        <w:rPr>
          <w:rStyle w:val="NormalTok"/>
        </w:rPr>
        <w:t xml:space="preserve">(x)</w:t>
      </w:r>
      <w:r>
        <w:rPr>
          <w:rStyle w:val="SpecialCharTok"/>
        </w:rPr>
        <w:t xml:space="preserve">^</w:t>
      </w:r>
      <w:r>
        <w:rPr>
          <w:rStyle w:val="NormalTok"/>
        </w:rPr>
        <w:t xml:space="preserve">k)</w:t>
      </w:r>
      <w:r>
        <w:rPr>
          <w:rStyle w:val="SpecialCharTok"/>
        </w:rPr>
        <w:t xml:space="preserve">^</w:t>
      </w:r>
      <w:r>
        <w:rPr>
          <w:rStyle w:val="NormalTok"/>
        </w:rPr>
        <w:t xml:space="preserve">(</w:t>
      </w:r>
      <w:r>
        <w:rPr>
          <w:rStyle w:val="DecValTok"/>
        </w:rPr>
        <w:t xml:space="preserve">1</w:t>
      </w:r>
      <w:r>
        <w:rPr>
          <w:rStyle w:val="NormalTok"/>
        </w:rPr>
        <w:t xml:space="preserve"> </w:t>
      </w:r>
      <w:r>
        <w:rPr>
          <w:rStyle w:val="SpecialCharTok"/>
        </w:rPr>
        <w:t xml:space="preserve">/</w:t>
      </w:r>
      <w:r>
        <w:rPr>
          <w:rStyle w:val="NormalTok"/>
        </w:rPr>
        <w:t xml:space="preserve"> k)</w:t>
      </w:r>
      <w:r>
        <w:br/>
      </w:r>
      <w:r>
        <w:rPr>
          <w:rStyle w:val="NormalTok"/>
        </w:rPr>
        <w:t xml:space="preserve">}</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4</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SpecialCharTok"/>
        </w:rPr>
        <w:t xml:space="preserve">-</w:t>
      </w:r>
      <w:r>
        <w:rPr>
          <w:rStyle w:val="DecValTok"/>
        </w:rPr>
        <w:t xml:space="preserve">1</w:t>
      </w:r>
      <w:r>
        <w:rPr>
          <w:rStyle w:val="NormalTok"/>
        </w:rPr>
        <w:t xml:space="preserve">, </w:t>
      </w:r>
      <w:r>
        <w:rPr>
          <w:rStyle w:val="DecValTok"/>
        </w:rPr>
        <w:t xml:space="preserve">5</w:t>
      </w:r>
      <w:r>
        <w:rPr>
          <w:rStyle w:val="NormalTok"/>
        </w:rPr>
        <w:t xml:space="preserve">)</w:t>
      </w:r>
      <w:r>
        <w:br/>
      </w:r>
      <w:r>
        <w:rPr>
          <w:rStyle w:val="NormalTok"/>
        </w:rPr>
        <w:t xml:space="preserve">ks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8</w:t>
      </w:r>
      <w:r>
        <w:rPr>
          <w:rStyle w:val="NormalTok"/>
        </w:rPr>
        <w:t xml:space="preserve">, </w:t>
      </w:r>
      <w:r>
        <w:rPr>
          <w:rStyle w:val="DecValTok"/>
        </w:rPr>
        <w:t xml:space="preserve">16</w:t>
      </w:r>
      <w:r>
        <w:rPr>
          <w:rStyle w:val="NormalTok"/>
        </w:rPr>
        <w:t xml:space="preserve">, </w:t>
      </w:r>
      <w:r>
        <w:rPr>
          <w:rStyle w:val="DecValTok"/>
        </w:rPr>
        <w:t xml:space="preserve">32</w:t>
      </w:r>
      <w:r>
        <w:rPr>
          <w:rStyle w:val="NormalTok"/>
        </w:rPr>
        <w:t xml:space="preserve">, </w:t>
      </w:r>
      <w:r>
        <w:rPr>
          <w:rStyle w:val="DecValTok"/>
        </w:rPr>
        <w:t xml:space="preserve">64</w:t>
      </w:r>
      <w:r>
        <w:rPr>
          <w:rStyle w:val="NormalTok"/>
        </w:rPr>
        <w:t xml:space="preserve">, </w:t>
      </w:r>
      <w:r>
        <w:rPr>
          <w:rStyle w:val="ConstantTok"/>
        </w:rPr>
        <w:t xml:space="preserve">Inf</w:t>
      </w:r>
      <w:r>
        <w:rPr>
          <w:rStyle w:val="NormalTok"/>
        </w:rPr>
        <w:t xml:space="preserve">)</w:t>
      </w:r>
      <w:r>
        <w:br/>
      </w:r>
      <w:r>
        <w:rPr>
          <w:rStyle w:val="NormalTok"/>
        </w:rPr>
        <w:t xml:space="preserve">norms </w:t>
      </w:r>
      <w:r>
        <w:rPr>
          <w:rStyle w:val="OtherTok"/>
        </w:rPr>
        <w:t xml:space="preserve">&lt;-</w:t>
      </w:r>
      <w:r>
        <w:rPr>
          <w:rStyle w:val="NormalTok"/>
        </w:rPr>
        <w:t xml:space="preserve"> </w:t>
      </w:r>
      <w:r>
        <w:rPr>
          <w:rStyle w:val="FunctionTok"/>
        </w:rPr>
        <w:t xml:space="preserve">sapply</w:t>
      </w:r>
      <w:r>
        <w:rPr>
          <w:rStyle w:val="NormalTok"/>
        </w:rPr>
        <w:t xml:space="preserve">(ks, </w:t>
      </w:r>
      <w:r>
        <w:rPr>
          <w:rStyle w:val="ControlFlowTok"/>
        </w:rPr>
        <w:t xml:space="preserve">function</w:t>
      </w:r>
      <w:r>
        <w:rPr>
          <w:rStyle w:val="NormalTok"/>
        </w:rPr>
        <w:t xml:space="preserve">(k) </w:t>
      </w:r>
      <w:r>
        <w:rPr>
          <w:rStyle w:val="FunctionTok"/>
        </w:rPr>
        <w:t xml:space="preserve">lk_norm</w:t>
      </w:r>
      <w:r>
        <w:rPr>
          <w:rStyle w:val="NormalTok"/>
        </w:rPr>
        <w:t xml:space="preserve">(x, k))</w:t>
      </w:r>
      <w:r>
        <w:br/>
      </w:r>
      <w:r>
        <w:rPr>
          <w:rStyle w:val="NormalTok"/>
        </w:rPr>
        <w:t xml:space="preserve">triangle </w:t>
      </w:r>
      <w:r>
        <w:rPr>
          <w:rStyle w:val="OtherTok"/>
        </w:rPr>
        <w:t xml:space="preserve">&lt;-</w:t>
      </w:r>
      <w:r>
        <w:rPr>
          <w:rStyle w:val="NormalTok"/>
        </w:rPr>
        <w:t xml:space="preserve"> </w:t>
      </w:r>
      <w:r>
        <w:rPr>
          <w:rStyle w:val="FunctionTok"/>
        </w:rPr>
        <w:t xml:space="preserve">sapply</w:t>
      </w:r>
      <w:r>
        <w:rPr>
          <w:rStyle w:val="NormalTok"/>
        </w:rPr>
        <w:t xml:space="preserve">(</w:t>
      </w:r>
      <w:r>
        <w:br/>
      </w:r>
      <w:r>
        <w:rPr>
          <w:rStyle w:val="NormalTok"/>
        </w:rPr>
        <w:t xml:space="preserve">  ks,</w:t>
      </w:r>
      <w:r>
        <w:br/>
      </w:r>
      <w:r>
        <w:rPr>
          <w:rStyle w:val="NormalTok"/>
        </w:rPr>
        <w:t xml:space="preserve">  </w:t>
      </w:r>
      <w:r>
        <w:rPr>
          <w:rStyle w:val="ControlFlowTok"/>
        </w:rPr>
        <w:t xml:space="preserve">function</w:t>
      </w:r>
      <w:r>
        <w:rPr>
          <w:rStyle w:val="NormalTok"/>
        </w:rPr>
        <w:t xml:space="preserve">(k) </w:t>
      </w:r>
      <w:r>
        <w:rPr>
          <w:rStyle w:val="FunctionTok"/>
        </w:rPr>
        <w:t xml:space="preserve">lk_norm</w:t>
      </w:r>
      <w:r>
        <w:rPr>
          <w:rStyle w:val="NormalTok"/>
        </w:rPr>
        <w:t xml:space="preserve">(x </w:t>
      </w:r>
      <w:r>
        <w:rPr>
          <w:rStyle w:val="SpecialCharTok"/>
        </w:rPr>
        <w:t xml:space="preserve">+</w:t>
      </w:r>
      <w:r>
        <w:rPr>
          <w:rStyle w:val="NormalTok"/>
        </w:rPr>
        <w:t xml:space="preserve"> y, k) </w:t>
      </w:r>
      <w:r>
        <w:rPr>
          <w:rStyle w:val="SpecialCharTok"/>
        </w:rPr>
        <w:t xml:space="preserve">&lt;=</w:t>
      </w:r>
      <w:r>
        <w:rPr>
          <w:rStyle w:val="NormalTok"/>
        </w:rPr>
        <w:t xml:space="preserve"> </w:t>
      </w:r>
      <w:r>
        <w:rPr>
          <w:rStyle w:val="FunctionTok"/>
        </w:rPr>
        <w:t xml:space="preserve">lk_norm</w:t>
      </w:r>
      <w:r>
        <w:rPr>
          <w:rStyle w:val="NormalTok"/>
        </w:rPr>
        <w:t xml:space="preserve">(x, k) </w:t>
      </w:r>
      <w:r>
        <w:rPr>
          <w:rStyle w:val="SpecialCharTok"/>
        </w:rPr>
        <w:t xml:space="preserve">+</w:t>
      </w:r>
      <w:r>
        <w:rPr>
          <w:rStyle w:val="NormalTok"/>
        </w:rPr>
        <w:t xml:space="preserve"> </w:t>
      </w:r>
      <w:r>
        <w:rPr>
          <w:rStyle w:val="FunctionTok"/>
        </w:rPr>
        <w:t xml:space="preserve">lk_norm</w:t>
      </w:r>
      <w:r>
        <w:rPr>
          <w:rStyle w:val="NormalTok"/>
        </w:rPr>
        <w:t xml:space="preserve">(y, k)</w:t>
      </w:r>
      <w:r>
        <w:br/>
      </w:r>
      <w:r>
        <w:rPr>
          <w:rStyle w:val="NormalTok"/>
        </w:rPr>
        <w:t xml:space="preserve">)</w:t>
      </w:r>
      <w:r>
        <w:br/>
      </w:r>
      <w:r>
        <w:rPr>
          <w:rStyle w:val="FunctionTok"/>
        </w:rPr>
        <w:t xml:space="preserve">data.frame</w:t>
      </w:r>
      <w:r>
        <w:rPr>
          <w:rStyle w:val="NormalTok"/>
        </w:rPr>
        <w:t xml:space="preserve">(</w:t>
      </w:r>
      <w:r>
        <w:rPr>
          <w:rStyle w:val="AttributeTok"/>
        </w:rPr>
        <w:t xml:space="preserve">k =</w:t>
      </w:r>
      <w:r>
        <w:rPr>
          <w:rStyle w:val="NormalTok"/>
        </w:rPr>
        <w:t xml:space="preserve"> ks, </w:t>
      </w:r>
      <w:r>
        <w:rPr>
          <w:rStyle w:val="AttributeTok"/>
        </w:rPr>
        <w:t xml:space="preserve">norm =</w:t>
      </w:r>
      <w:r>
        <w:rPr>
          <w:rStyle w:val="NormalTok"/>
        </w:rPr>
        <w:t xml:space="preserve"> norms, </w:t>
      </w:r>
      <w:r>
        <w:rPr>
          <w:rStyle w:val="AttributeTok"/>
        </w:rPr>
        <w:t xml:space="preserve">triangle_holds =</w:t>
      </w:r>
      <w:r>
        <w:rPr>
          <w:rStyle w:val="NormalTok"/>
        </w:rPr>
        <w:t xml:space="preserve"> triangle)</w:t>
      </w:r>
      <w:r>
        <w:br/>
      </w:r>
      <w:r>
        <w:rPr>
          <w:rStyle w:val="CommentTok"/>
        </w:rPr>
        <w:t xml:space="preserve">#&gt; # A tibble: 8 × 3</w:t>
      </w:r>
      <w:r>
        <w:br/>
      </w:r>
      <w:r>
        <w:rPr>
          <w:rStyle w:val="CommentTok"/>
        </w:rPr>
        <w:t xml:space="preserve">#&gt;       k  norm triangle_holds</w:t>
      </w:r>
      <w:r>
        <w:br/>
      </w:r>
      <w:r>
        <w:rPr>
          <w:rStyle w:val="CommentTok"/>
        </w:rPr>
        <w:t xml:space="preserve">#&gt;   &lt;dbl&gt; &lt;dbl&gt; &lt;lgl&gt;         </w:t>
      </w:r>
      <w:r>
        <w:br/>
      </w:r>
      <w:r>
        <w:rPr>
          <w:rStyle w:val="CommentTok"/>
        </w:rPr>
        <w:t xml:space="preserve">#&gt; 1     1  7    TRUE          </w:t>
      </w:r>
      <w:r>
        <w:br/>
      </w:r>
      <w:r>
        <w:rPr>
          <w:rStyle w:val="CommentTok"/>
        </w:rPr>
        <w:t xml:space="preserve">#&gt; 2     2  5    TRUE          </w:t>
      </w:r>
      <w:r>
        <w:br/>
      </w:r>
      <w:r>
        <w:rPr>
          <w:rStyle w:val="CommentTok"/>
        </w:rPr>
        <w:t xml:space="preserve">#&gt; 3     4  4.28 TRUE          </w:t>
      </w:r>
      <w:r>
        <w:br/>
      </w:r>
      <w:r>
        <w:rPr>
          <w:rStyle w:val="CommentTok"/>
        </w:rPr>
        <w:t xml:space="preserve">#&gt; 4     8  4.05 TRUE          </w:t>
      </w:r>
      <w:r>
        <w:br/>
      </w:r>
      <w:r>
        <w:rPr>
          <w:rStyle w:val="CommentTok"/>
        </w:rPr>
        <w:t xml:space="preserve">#&gt; 5    16  4.00 TRUE          </w:t>
      </w:r>
      <w:r>
        <w:br/>
      </w:r>
      <w:r>
        <w:rPr>
          <w:rStyle w:val="CommentTok"/>
        </w:rPr>
        <w:t xml:space="preserve">#&gt; 6    32  4.00 TRUE          </w:t>
      </w:r>
      <w:r>
        <w:br/>
      </w:r>
      <w:r>
        <w:rPr>
          <w:rStyle w:val="CommentTok"/>
        </w:rPr>
        <w:t xml:space="preserve">#&gt; 7    64  4.00 TRUE          </w:t>
      </w:r>
      <w:r>
        <w:br/>
      </w:r>
      <w:r>
        <w:rPr>
          <w:rStyle w:val="CommentTok"/>
        </w:rPr>
        <w:t xml:space="preserve">#&gt; 8   Inf  4    TRUE</w:t>
      </w:r>
    </w:p>
    <w:p>
      <w:pPr>
        <w:pStyle w:val="FirstParagraph"/>
      </w:pPr>
      <w:r>
        <w:t xml:space="preserve">By part 1 of</w:t>
      </w:r>
      <w:r>
        <w:t xml:space="preserve"> </w:t>
      </w:r>
      <w:hyperlink w:anchor="thm-vector-p-norm">
        <w:r>
          <w:rPr>
            <w:rStyle w:val="Hyperlink"/>
          </w:rPr>
          <w:t xml:space="preserve">Theorem 60</w:t>
        </w:r>
      </w:hyperlink>
      <w:r>
        <w:t xml:space="preserve">, the</w:t>
      </w:r>
      <w:r>
        <w:t xml:space="preserve"> </w:t>
      </w:r>
      <m:oMath>
        <m:sSub>
          <m:e>
            <m:r>
              <m:t>ℓ</m:t>
            </m:r>
          </m:e>
          <m:sub>
            <m:r>
              <m:t>1</m:t>
            </m:r>
          </m:sub>
        </m:sSub>
      </m:oMath>
      <w:r>
        <w:t xml:space="preserve"> </w:t>
      </w:r>
      <w:r>
        <w:t xml:space="preserve">norm 7 equals</w:t>
      </w:r>
      <w:r>
        <w:t xml:space="preserve"> </w:t>
      </w:r>
      <m:oMath>
        <m:r>
          <m:t>​</m:t>
        </m:r>
        <m:d>
          <m:dPr>
            <m:begChr m:val="|"/>
            <m:sepChr m:val=""/>
            <m:endChr m:val="|"/>
            <m:grow/>
          </m:dPr>
          <m:e>
            <m:r>
              <m:t>3</m:t>
            </m:r>
          </m:e>
        </m:d>
        <m:r>
          <m:t>​</m:t>
        </m:r>
        <m:r>
          <m:rPr>
            <m:sty m:val="p"/>
          </m:rPr>
          <m:t>+</m:t>
        </m:r>
        <m:r>
          <m:t>​</m:t>
        </m:r>
        <m:d>
          <m:dPr>
            <m:begChr m:val="|"/>
            <m:sepChr m:val=""/>
            <m:endChr m:val="|"/>
            <m:grow/>
          </m:dPr>
          <m:e>
            <m:r>
              <m:rPr>
                <m:sty m:val="p"/>
              </m:rPr>
              <m:t>−</m:t>
            </m:r>
            <m:r>
              <m:t>4</m:t>
            </m:r>
          </m:e>
        </m:d>
        <m:r>
          <m:t>​</m:t>
        </m:r>
        <m:r>
          <m:rPr>
            <m:sty m:val="p"/>
          </m:rPr>
          <m:t>=</m:t>
        </m:r>
        <m:r>
          <m:t>7</m:t>
        </m:r>
      </m:oMath>
      <w:r>
        <w:t xml:space="preserve">,</w:t>
      </w:r>
      <w:r>
        <w:t xml:space="preserve"> </w:t>
      </w:r>
      <w:r>
        <w:t xml:space="preserve">and the</w:t>
      </w:r>
      <w:r>
        <w:t xml:space="preserve"> </w:t>
      </w:r>
      <m:oMath>
        <m:sSub>
          <m:e>
            <m:r>
              <m:t>ℓ</m:t>
            </m:r>
          </m:e>
          <m:sub>
            <m:r>
              <m:t>2</m:t>
            </m:r>
          </m:sub>
        </m:sSub>
      </m:oMath>
      <w:r>
        <w:t xml:space="preserve"> </w:t>
      </w:r>
      <w:r>
        <w:t xml:space="preserve">norm 5 equals</w:t>
      </w:r>
      <w:r>
        <w:t xml:space="preserve"> </w:t>
      </w:r>
      <m:oMath>
        <m:rad>
          <m:radPr>
            <m:degHide m:val="on"/>
          </m:radPr>
          <m:deg/>
          <m:e>
            <m:sSup>
              <m:e>
                <m:r>
                  <m:t>3</m:t>
                </m:r>
              </m:e>
              <m:sup>
                <m:r>
                  <m:t>2</m:t>
                </m:r>
              </m:sup>
            </m:sSup>
            <m:r>
              <m:rPr>
                <m:sty m:val="p"/>
              </m:rPr>
              <m:t>+</m:t>
            </m:r>
            <m:r>
              <m:rPr>
                <m:sty m:val="p"/>
              </m:rPr>
              <m:t>(</m:t>
            </m:r>
            <m:r>
              <m:rPr>
                <m:sty m:val="p"/>
              </m:rPr>
              <m:t>−</m:t>
            </m:r>
            <m:r>
              <m:t>4</m:t>
            </m:r>
            <m:sSup>
              <m:e>
                <m:r>
                  <m:rPr>
                    <m:sty m:val="p"/>
                  </m:rPr>
                  <m:t>)</m:t>
                </m:r>
              </m:e>
              <m:sup>
                <m:r>
                  <m:t>2</m:t>
                </m:r>
              </m:sup>
            </m:sSup>
          </m:e>
        </m:rad>
        <m:r>
          <m:rPr>
            <m:sty m:val="p"/>
          </m:rPr>
          <m:t>=</m:t>
        </m:r>
        <m:r>
          <m:t>5</m:t>
        </m:r>
      </m:oMath>
      <w:r>
        <w:t xml:space="preserve">.</w:t>
      </w:r>
      <w:r>
        <w:t xml:space="preserve"> </w:t>
      </w:r>
      <w:r>
        <w:t xml:space="preserve">By part 2, the norms approach the maximum norm 4:</w:t>
      </w:r>
      <w:r>
        <w:t xml:space="preserve"> </w:t>
      </w:r>
      <w:r>
        <w:t xml:space="preserve">at</w:t>
      </w:r>
      <w:r>
        <w:t xml:space="preserve"> </w:t>
      </w:r>
      <m:oMath>
        <m:r>
          <m:t>k</m:t>
        </m:r>
        <m:r>
          <m:rPr>
            <m:sty m:val="p"/>
          </m:rPr>
          <m:t>=</m:t>
        </m:r>
        <m:r>
          <m:t>64</m:t>
        </m:r>
      </m:oMath>
      <w:r>
        <w:t xml:space="preserve"> </w:t>
      </w:r>
      <w:r>
        <w:t xml:space="preserve">the</w:t>
      </w:r>
      <w:r>
        <w:t xml:space="preserve"> </w:t>
      </w:r>
      <m:oMath>
        <m:sSub>
          <m:e>
            <m:r>
              <m:t>ℓ</m:t>
            </m:r>
          </m:e>
          <m:sub>
            <m:r>
              <m:t>k</m:t>
            </m:r>
          </m:sub>
        </m:sSub>
      </m:oMath>
      <w:r>
        <w:t xml:space="preserve"> </w:t>
      </w:r>
      <w:r>
        <w:t xml:space="preserve">norm is within</w:t>
      </w:r>
      <w:r>
        <w:t xml:space="preserve"> </w:t>
      </w:r>
      <w:r>
        <w:t xml:space="preserve">0.00000000063 of it.</w:t>
      </w:r>
      <w:r>
        <w:t xml:space="preserve"> </w:t>
      </w:r>
      <w:r>
        <w:t xml:space="preserve">By part 3, the triangle inequality holds at all 8 of the 8 values of</w:t>
      </w:r>
      <w:r>
        <w:t xml:space="preserve"> </w:t>
      </w:r>
      <m:oMath>
        <m:r>
          <m:t>k</m:t>
        </m:r>
      </m:oMath>
      <w:r>
        <w:t xml:space="preserve">.</w:t>
      </w:r>
    </w:p>
    <w:bookmarkEnd w:id="371"/>
    <w:bookmarkStart w:id="373" w:name="def-angle"/>
    <w:p>
      <w:pPr>
        <w:pStyle w:val="BodyText"/>
      </w:pPr>
      <w:del w:id="16014" w:author="PR Preview" w:date="2026-01-01T00:00:00Z">
        <w:r>
          <w:rPr>
            <w:b/>
            <w:bCs/>
          </w:rPr>
          <w:delText xml:space="preserve">Definition 74 (Angle between two vectors)</w:delText>
        </w:r>
      </w:del>
      <w:del w:id="16015" w:author="PR Preview" w:date="2026-01-01T00:00:00Z">
        <w:r>
          <w:delText xml:space="preserve"> </w:delText>
        </w:r>
      </w:del>
      <w:del w:id="16016" w:author="PR Preview" w:date="2026-01-01T00:00:00Z">
        <w:r>
          <w:delText xml:space="preserve">The</w:delText>
        </w:r>
      </w:del>
      <w:del w:id="16017" w:author="PR Preview" w:date="2026-01-01T00:00:00Z">
        <w:r>
          <w:delText xml:space="preserve"> </w:delText>
        </w:r>
      </w:del>
      <w:del w:id="16018" w:author="PR Preview" w:date="2026-01-01T00:00:00Z">
        <w:r>
          <w:rPr>
            <w:b/>
            <w:bCs/>
          </w:rPr>
          <w:delText xml:space="preserve">angle</w:delText>
        </w:r>
      </w:del>
      <w:del w:id="16019" w:author="PR Preview" w:date="2026-01-01T00:00:00Z">
        <w:r>
          <w:delText xml:space="preserve"> </w:delText>
        </w:r>
      </w:del>
      <w:del w:id="16020" w:author="PR Preview" w:date="2026-01-01T00:00:00Z">
        <w:r>
          <w:delText xml:space="preserve">between two nonzero vectors</w:delText>
        </w:r>
      </w:del>
      <w:del w:id="1602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022" w:author="PR Preview" w:date="2026-01-01T00:00:00Z">
        <w:r>
          <w:delText xml:space="preserve"> </w:delText>
        </w:r>
      </w:del>
      <w:del w:id="16023" w:author="PR Preview" w:date="2026-01-01T00:00:00Z">
        <w:r>
          <w:delText xml:space="preserve">is the unique number</w:delText>
        </w:r>
      </w:del>
      <w:del w:id="16024" w:author="PR Preview" w:date="2026-01-01T00:00:00Z">
        <w:r>
          <w:delText xml:space="preserve"> </w:delText>
        </w:r>
      </w:del>
      <m:oMath>
        <m:r>
          <m:t>θ</m:t>
        </m:r>
        <m:r>
          <m:rPr>
            <m:sty m:val="p"/>
          </m:rPr>
          <m:t>∈</m:t>
        </m:r>
        <m:r>
          <m:rPr>
            <m:sty m:val="p"/>
          </m:rPr>
          <m:t>[</m:t>
        </m:r>
        <m:r>
          <m:t>0</m:t>
        </m:r>
        <m:r>
          <m:rPr>
            <m:sty m:val="p"/>
          </m:rPr>
          <m:t>,</m:t>
        </m:r>
        <m:r>
          <m:t>π</m:t>
        </m:r>
        <m:r>
          <m:rPr>
            <m:sty m:val="p"/>
          </m:rPr>
          <m:t>]</m:t>
        </m:r>
      </m:oMath>
      <w:del w:id="16025" w:author="PR Preview" w:date="2026-01-01T00:00:00Z">
        <w:r>
          <w:delText xml:space="preserve"> </w:delText>
        </w:r>
      </w:del>
      <w:del w:id="16026" w:author="PR Preview" w:date="2026-01-01T00:00:00Z">
        <w:r>
          <w:delText xml:space="preserve">whose cosine (</w:delText>
        </w:r>
      </w:del>
      <w:hyperlink r:id="rId372">
        <w:del w:id="16027" w:author="PR Preview" w:date="2026-01-01T00:00:00Z">
          <w:r>
            <w:rPr>
              <w:rStyle w:val="Hyperlink"/>
            </w:rPr>
            <w:delText xml:space="preserve">Definition 3 in Trigonometry</w:delText>
          </w:r>
        </w:del>
      </w:hyperlink>
      <w:del w:id="16028" w:author="PR Preview" w:date="2026-01-01T00:00:00Z">
        <w:r>
          <w:delText xml:space="preserve">) satisfies</w:delText>
        </w:r>
      </w:del>
    </w:p>
    <w:p>
      <w:pPr>
        <w:pStyle w:val="BodyText"/>
      </w:pPr>
      <m:oMathPara>
        <m:oMathParaPr>
          <m:jc m:val="center"/>
        </m:oMathParaPr>
        <m:oMath>
          <m:r>
            <m:rPr>
              <m:sty m:val="p"/>
            </m:rPr>
            <m:t>cos</m:t>
          </m:r>
          <m:r>
            <m:t>θ</m:t>
          </m:r>
          <m:r>
            <m:rPr>
              <m:sty m:val="p"/>
            </m:rPr>
            <m:t>=</m:t>
          </m:r>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pStyle w:val="BodyText"/>
      </w:pPr>
      <w:ins w:id="16029" w:author="PR Preview" w:date="2026-01-01T00:00:00Z">
        <w:r>
          <w:rPr>
            <w:b/>
            <w:bCs/>
          </w:rPr>
          <w:t xml:space="preserve">Definition 74 (Angle between two vectors)</w:t>
        </w:r>
      </w:ins>
      <w:ins w:id="16030" w:author="PR Preview" w:date="2026-01-01T00:00:00Z">
        <w:r>
          <w:t xml:space="preserve"> </w:t>
        </w:r>
      </w:ins>
      <w:ins w:id="16031" w:author="PR Preview" w:date="2026-01-01T00:00:00Z">
        <w:r>
          <w:t xml:space="preserve">The</w:t>
        </w:r>
      </w:ins>
      <w:ins w:id="16032" w:author="PR Preview" w:date="2026-01-01T00:00:00Z">
        <w:r>
          <w:t xml:space="preserve"> </w:t>
        </w:r>
      </w:ins>
      <w:ins w:id="16033" w:author="PR Preview" w:date="2026-01-01T00:00:00Z">
        <w:r>
          <w:rPr>
            <w:b/>
            <w:bCs/>
          </w:rPr>
          <w:t xml:space="preserve">angle</w:t>
        </w:r>
      </w:ins>
      <w:ins w:id="16034" w:author="PR Preview" w:date="2026-01-01T00:00:00Z">
        <w:r>
          <w:t xml:space="preserve"> </w:t>
        </w:r>
      </w:ins>
      <w:ins w:id="16035" w:author="PR Preview" w:date="2026-01-01T00:00:00Z">
        <w:r>
          <w:t xml:space="preserve">between two nonzero vectors</w:t>
        </w:r>
      </w:ins>
      <w:ins w:id="16036" w:author="PR Preview" w:date="2026-01-01T00:00:00Z">
        <w:r>
          <w:t xml:space="preserve"> </w:t>
        </w:r>
      </w:ins>
      <w:ins w:id="16037" w:author="PR Preview" w:date="2026-01-01T00:00:00Z">
        <w:r>
          <w:t xml:space="preserve">$\mathord{\smash[b]{\underset{\raise.3ex\hbox{$\scriptstyle\sim$}}{x}}\vphantom{x}}, \mathord{\smash[b]{\underset{\raise.3ex\hbox{$\scriptstyle\sim$}}{y}}\vphantom{y}} \in \mathbb{R}^p$</w:t>
        </w:r>
      </w:ins>
      <w:ins w:id="16038" w:author="PR Preview" w:date="2026-01-01T00:00:00Z">
        <w:r>
          <w:t xml:space="preserve"> </w:t>
        </w:r>
      </w:ins>
      <w:ins w:id="16039" w:author="PR Preview" w:date="2026-01-01T00:00:00Z">
        <w:r>
          <w:t xml:space="preserve">is the unique number</w:t>
        </w:r>
      </w:ins>
      <w:ins w:id="16040" w:author="PR Preview" w:date="2026-01-01T00:00:00Z">
        <w:r>
          <w:t xml:space="preserve"> </w:t>
        </w:r>
      </w:ins>
      <m:oMath>
        <m:r>
          <m:t>θ</m:t>
        </m:r>
        <m:r>
          <m:rPr>
            <m:sty m:val="p"/>
          </m:rPr>
          <m:t>∈</m:t>
        </m:r>
        <m:r>
          <m:rPr>
            <m:sty m:val="p"/>
          </m:rPr>
          <m:t>[</m:t>
        </m:r>
        <m:r>
          <m:t>0</m:t>
        </m:r>
        <m:r>
          <m:rPr>
            <m:sty m:val="p"/>
          </m:rPr>
          <m:t>,</m:t>
        </m:r>
        <m:r>
          <m:t>π</m:t>
        </m:r>
        <m:r>
          <m:rPr>
            <m:sty m:val="p"/>
          </m:rPr>
          <m:t>]</m:t>
        </m:r>
      </m:oMath>
      <w:ins w:id="16041" w:author="PR Preview" w:date="2026-01-01T00:00:00Z">
        <w:r>
          <w:t xml:space="preserve"> </w:t>
        </w:r>
      </w:ins>
      <w:ins w:id="16042" w:author="PR Preview" w:date="2026-01-01T00:00:00Z">
        <w:r>
          <w:t xml:space="preserve">whose cosine (</w:t>
        </w:r>
      </w:ins>
      <w:hyperlink r:id="rId372">
        <w:ins w:id="16043" w:author="PR Preview" w:date="2026-01-01T00:00:00Z">
          <w:r>
            <w:rPr>
              <w:rStyle w:val="Hyperlink"/>
            </w:rPr>
            <w:t xml:space="preserve">Definition 3 in Trigonometry</w:t>
          </w:r>
        </w:ins>
      </w:hyperlink>
      <w:ins w:id="16044" w:author="PR Preview" w:date="2026-01-01T00:00:00Z">
        <w:r>
          <w:t xml:space="preserve">) satisfies</w:t>
        </w:r>
      </w:ins>
    </w:p>
    <w:p>
      <w:pPr>
        <w:pStyle w:val="BodyText"/>
      </w:pPr>
      <w:ins w:id="16045" w:author="PR Preview" w:date="2026-01-01T00:00:00Z">
        <w:r>
          <w:t xml:space="preserve">$$
    \cos\theta= \frac{\mathord{\smash[b]{\underset{\raise.3ex\hbox{$\scriptstyle\sim$}}{x}}\vphantom{x}} \cdot \mathord{\smash[b]{\underset{\raise.3ex\hbox{$\scriptstyle\sim$}}{y}}\vphantom{y}}}{\mathopen{}\left\lVert\mathord{\smash[b]{\underset{\raise.3ex\hbox{$\scriptstyle\sim$}}{x}}\vphantom{x}}\right\rVert\mathclose{}\,\mathopen{}\left\lVert\mathord{\smash[b]{\underset{\raise.3ex\hbox{$\scriptstyle\sim$}}{y}}\vphantom{y}}\right\rVert\mathclose{}}.
    $$</w:t>
        </w:r>
      </w:ins>
    </w:p>
    <w:bookmarkEnd w:id="373"/>
    <w:bookmarkStart w:id="375" w:name="rem-angle-well-defined"/>
    <w:p>
      <w:pPr>
        <w:pStyle w:val="FirstParagraph"/>
      </w:pPr>
      <w:r>
        <w:rPr>
          <w:i/>
          <w:iCs/>
        </w:rPr>
        <w:t xml:space="preserve">Remark 24</w:t>
      </w:r>
      <w:r>
        <w:t xml:space="preserve"> (Why the angle is well defined). </w:t>
      </w:r>
      <w:r>
        <w:t xml:space="preserve">The denominator is positive, because both vectors are nonzero (</w:t>
      </w:r>
      <w:hyperlink w:anchor="thm-norm-properties">
        <w:r>
          <w:rPr>
            <w:rStyle w:val="Hyperlink"/>
          </w:rPr>
          <w:t xml:space="preserve">Theorem 56</w:t>
        </w:r>
      </w:hyperlink>
      <w:r>
        <w:t xml:space="preserve">),</w:t>
      </w:r>
      <w:r>
        <w:t xml:space="preserve"> </w:t>
      </w:r>
      <w:r>
        <w:t xml:space="preserve">and by</w:t>
      </w:r>
      <w:r>
        <w:t xml:space="preserve"> </w:t>
      </w:r>
      <w:hyperlink w:anchor="thm-cauchy-schwarz">
        <w:r>
          <w:rPr>
            <w:rStyle w:val="Hyperlink"/>
          </w:rPr>
          <w:t xml:space="preserve">Theorem 58</w:t>
        </w:r>
      </w:hyperlink>
      <w:r>
        <w:t xml:space="preserve"> </w:t>
      </w:r>
      <w:r>
        <w:t xml:space="preserve">the ratio lies between</w:t>
      </w:r>
      <w:r>
        <w:t xml:space="preserve"> </w:t>
      </w:r>
      <m:oMath>
        <m:r>
          <m:rPr>
            <m:sty m:val="p"/>
          </m:rPr>
          <m:t>−</m:t>
        </m:r>
        <m:r>
          <m:t>1</m:t>
        </m:r>
      </m:oMath>
      <w:r>
        <w:t xml:space="preserve"> </w:t>
      </w:r>
      <w:r>
        <w:t xml:space="preserve">and</w:t>
      </w:r>
      <w:r>
        <w:t xml:space="preserve"> </w:t>
      </w:r>
      <m:oMath>
        <m:r>
          <m:t>1</m:t>
        </m:r>
      </m:oMath>
      <w:r>
        <w:t xml:space="preserve">.</w:t>
      </w:r>
      <w:r>
        <w:t xml:space="preserve"> </w:t>
      </w:r>
      <w:r>
        <w:t xml:space="preserve">On</w:t>
      </w:r>
      <w:r>
        <w:t xml:space="preserve"> </w:t>
      </w:r>
      <m:oMath>
        <m:r>
          <m:rPr>
            <m:sty m:val="p"/>
          </m:rPr>
          <m:t>[</m:t>
        </m:r>
        <m:r>
          <m:t>0</m:t>
        </m:r>
        <m:r>
          <m:rPr>
            <m:sty m:val="p"/>
          </m:rPr>
          <m:t>,</m:t>
        </m:r>
        <m:r>
          <m:t>π</m:t>
        </m:r>
        <m:r>
          <m:rPr>
            <m:sty m:val="p"/>
          </m:rPr>
          <m:t>]</m:t>
        </m:r>
      </m:oMath>
      <w:r>
        <w:t xml:space="preserve">,</w:t>
      </w:r>
      <w:r>
        <w:t xml:space="preserve"> </w:t>
      </w:r>
      <m:oMath>
        <m:r>
          <m:rPr>
            <m:sty m:val="p"/>
          </m:rPr>
          <m:t>cos</m:t>
        </m:r>
      </m:oMath>
      <w:r>
        <w:t xml:space="preserve"> </w:t>
      </w:r>
      <w:r>
        <w:t xml:space="preserve">is decreasing from</w:t>
      </w:r>
      <w:r>
        <w:t xml:space="preserve"> </w:t>
      </w:r>
      <m:oMath>
        <m:r>
          <m:t>1</m:t>
        </m:r>
      </m:oMath>
      <w:r>
        <w:t xml:space="preserve"> </w:t>
      </w:r>
      <w:r>
        <w:t xml:space="preserve">to</w:t>
      </w:r>
      <w:r>
        <w:t xml:space="preserve"> </w:t>
      </w:r>
      <m:oMath>
        <m:r>
          <m:rPr>
            <m:sty m:val="p"/>
          </m:rPr>
          <m:t>−</m:t>
        </m:r>
        <m:r>
          <m:t>1</m:t>
        </m:r>
      </m:oMath>
      <w:r>
        <w:t xml:space="preserve"> </w:t>
      </w:r>
      <w:r>
        <w:t xml:space="preserve">and takes each value in</w:t>
      </w:r>
      <w:r>
        <w:t xml:space="preserve"> </w:t>
      </w:r>
      <m:oMath>
        <m:r>
          <m:rPr>
            <m:sty m:val="p"/>
          </m:rPr>
          <m:t>[</m:t>
        </m:r>
        <m:r>
          <m:rPr>
            <m:sty m:val="p"/>
          </m:rPr>
          <m:t>−</m:t>
        </m:r>
        <m:r>
          <m:t>1</m:t>
        </m:r>
        <m:r>
          <m:rPr>
            <m:sty m:val="p"/>
          </m:rPr>
          <m:t>,</m:t>
        </m:r>
        <m:r>
          <m:t>1</m:t>
        </m:r>
        <m:r>
          <m:rPr>
            <m:sty m:val="p"/>
          </m:rPr>
          <m:t>]</m:t>
        </m:r>
      </m:oMath>
      <w:r>
        <w:t xml:space="preserve"> </w:t>
      </w:r>
      <w:r>
        <w:t xml:space="preserve">exactly once (</w:t>
      </w:r>
      <w:hyperlink r:id="rId374">
        <w:r>
          <w:rPr>
            <w:rStyle w:val="Hyperlink"/>
          </w:rPr>
          <w:t xml:space="preserve">Theorem 2 in Trigonometry</w:t>
        </w:r>
      </w:hyperlink>
      <w:r>
        <w:t xml:space="preserve">),</w:t>
      </w:r>
      <w:r>
        <w:t xml:space="preserve"> </w:t>
      </w:r>
      <w:r>
        <w:t xml:space="preserve">so there is exactly one such</w:t>
      </w:r>
      <w:r>
        <w:t xml:space="preserve"> </w:t>
      </w:r>
      <m:oMath>
        <m:r>
          <m:t>θ</m:t>
        </m:r>
      </m:oMath>
      <w:r>
        <w:t xml:space="preserve">.</w:t>
      </w:r>
    </w:p>
    <w:bookmarkEnd w:id="375"/>
    <w:bookmarkStart w:id="376" w:name="cor-right-angle-orthogonal"/>
    <w:p>
      <w:pPr>
        <w:pStyle w:val="BodyText"/>
      </w:pPr>
      <w:del w:id="16046" w:author="PR Preview" w:date="2026-01-01T00:00:00Z">
        <w:r>
          <w:rPr>
            <w:b/>
            <w:bCs/>
          </w:rPr>
          <w:delText xml:space="preserve">Corollary 5 (A right angle means orthogonal)</w:delText>
        </w:r>
      </w:del>
      <w:del w:id="16047" w:author="PR Preview" w:date="2026-01-01T00:00:00Z">
        <w:r>
          <w:delText xml:space="preserve"> </w:delText>
        </w:r>
      </w:del>
      <w:del w:id="16048" w:author="PR Preview" w:date="2026-01-01T00:00:00Z">
        <w:r>
          <w:delText xml:space="preserve">For nonzero vectors</w:delText>
        </w:r>
      </w:del>
      <w:del w:id="1604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050" w:author="PR Preview" w:date="2026-01-01T00:00:00Z">
        <w:r>
          <w:delText xml:space="preserve"> </w:delText>
        </w:r>
      </w:del>
      <w:del w:id="16051" w:author="PR Preview" w:date="2026-01-01T00:00:00Z">
        <w:r>
          <w:delText xml:space="preserve">with angle</w:delText>
        </w:r>
      </w:del>
      <w:del w:id="16052" w:author="PR Preview" w:date="2026-01-01T00:00:00Z">
        <w:r>
          <w:delText xml:space="preserve"> </w:delText>
        </w:r>
      </w:del>
      <m:oMath>
        <m:r>
          <m:t>θ</m:t>
        </m:r>
      </m:oMath>
      <w:del w:id="16053" w:author="PR Preview" w:date="2026-01-01T00:00:00Z">
        <w:r>
          <w:delText xml:space="preserve"> </w:delText>
        </w:r>
      </w:del>
      <w:del w:id="16054" w:author="PR Preview" w:date="2026-01-01T00:00:00Z">
        <w:r>
          <w:delText xml:space="preserve">(</w:delText>
        </w:r>
      </w:del>
      <w:hyperlink w:anchor="def-angle">
        <w:del w:id="16055" w:author="PR Preview" w:date="2026-01-01T00:00:00Z">
          <w:r>
            <w:rPr>
              <w:rStyle w:val="Hyperlink"/>
            </w:rPr>
            <w:delText xml:space="preserve">Definition 74</w:delText>
          </w:r>
        </w:del>
      </w:hyperlink>
      <w:del w:id="16056" w:author="PR Preview" w:date="2026-01-01T00:00:00Z">
        <w:r>
          <w:delText xml:space="preserve">),</w:delText>
        </w:r>
      </w:del>
    </w:p>
    <w:p>
      <w:pPr>
        <w:pStyle w:val="BodyText"/>
      </w:pPr>
      <m:oMathPara>
        <m:oMathParaPr>
          <m:jc m:val="center"/>
        </m:oMathParaPr>
        <m:oMath>
          <m:r>
            <m:t>θ</m:t>
          </m:r>
          <m:r>
            <m:rPr>
              <m:sty m:val="p"/>
            </m:rPr>
            <m:t>=</m:t>
          </m:r>
          <m:f>
            <m:fPr>
              <m:type m:val="bar"/>
            </m:fPr>
            <m:num>
              <m:r>
                <m:t>π</m:t>
              </m:r>
            </m:num>
            <m:den>
              <m:r>
                <m:t>2</m:t>
              </m:r>
            </m:den>
          </m:f>
          <m:r>
            <m:t> </m:t>
          </m:r>
          <m:r>
            <m:rPr>
              <m:sty m:val="p"/>
            </m:rPr>
            <m:t>⇔</m:t>
          </m:r>
          <m:r>
            <m:t> </m:t>
          </m:r>
          <m:limLow>
            <m:e>
              <m:r>
                <m:t>x</m:t>
              </m:r>
            </m:e>
            <m:lim>
              <m:r>
                <m:rPr>
                  <m:sty m:val="p"/>
                </m:rPr>
                <m:t>∼</m:t>
              </m:r>
            </m:lim>
          </m:limLow>
          <m:r>
            <m:rPr>
              <m:sty m:val="p"/>
            </m:rPr>
            <m:t>⋅</m:t>
          </m:r>
          <m:limLow>
            <m:e>
              <m:r>
                <m:t>y</m:t>
              </m:r>
            </m:e>
            <m:lim>
              <m:r>
                <m:rPr>
                  <m:sty m:val="p"/>
                </m:rPr>
                <m:t>∼</m:t>
              </m:r>
            </m:lim>
          </m:limLow>
          <m:r>
            <m:rPr>
              <m:sty m:val="p"/>
            </m:rPr>
            <m:t>=</m:t>
          </m:r>
          <m:r>
            <m:t>0</m:t>
          </m:r>
          <m:r>
            <m:rPr>
              <m:sty m:val="p"/>
            </m:rPr>
            <m:t>,</m:t>
          </m:r>
        </m:oMath>
      </m:oMathPara>
    </w:p>
    <w:p>
      <w:pPr>
        <w:pStyle w:val="BodyText"/>
      </w:pPr>
      <w:ins w:id="16057" w:author="PR Preview" w:date="2026-01-01T00:00:00Z">
        <w:r>
          <w:rPr>
            <w:b/>
            <w:bCs/>
          </w:rPr>
          <w:t xml:space="preserve">Corollary 5 (A right angle means orthogonal)</w:t>
        </w:r>
      </w:ins>
      <w:ins w:id="16058" w:author="PR Preview" w:date="2026-01-01T00:00:00Z">
        <w:r>
          <w:t xml:space="preserve"> </w:t>
        </w:r>
      </w:ins>
      <w:ins w:id="16059" w:author="PR Preview" w:date="2026-01-01T00:00:00Z">
        <w:r>
          <w:t xml:space="preserve">For nonzero vectors</w:t>
        </w:r>
      </w:ins>
      <w:ins w:id="16060" w:author="PR Preview" w:date="2026-01-01T00:00:00Z">
        <w:r>
          <w:t xml:space="preserve"> </w:t>
        </w:r>
      </w:ins>
      <w:ins w:id="16061" w:author="PR Preview" w:date="2026-01-01T00:00:00Z">
        <w:r>
          <w:t xml:space="preserve">$\mathord{\smash[b]{\underset{\raise.3ex\hbox{$\scriptstyle\sim$}}{x}}\vphantom{x}}, \mathord{\smash[b]{\underset{\raise.3ex\hbox{$\scriptstyle\sim$}}{y}}\vphantom{y}} \in \mathbb{R}^p$</w:t>
        </w:r>
      </w:ins>
      <w:ins w:id="16062" w:author="PR Preview" w:date="2026-01-01T00:00:00Z">
        <w:r>
          <w:t xml:space="preserve"> </w:t>
        </w:r>
      </w:ins>
      <w:ins w:id="16063" w:author="PR Preview" w:date="2026-01-01T00:00:00Z">
        <w:r>
          <w:t xml:space="preserve">with angle</w:t>
        </w:r>
      </w:ins>
      <w:ins w:id="16064" w:author="PR Preview" w:date="2026-01-01T00:00:00Z">
        <w:r>
          <w:t xml:space="preserve"> </w:t>
        </w:r>
      </w:ins>
      <m:oMath>
        <m:r>
          <m:t>θ</m:t>
        </m:r>
      </m:oMath>
      <w:ins w:id="16065" w:author="PR Preview" w:date="2026-01-01T00:00:00Z">
        <w:r>
          <w:t xml:space="preserve"> </w:t>
        </w:r>
      </w:ins>
      <w:ins w:id="16066" w:author="PR Preview" w:date="2026-01-01T00:00:00Z">
        <w:r>
          <w:t xml:space="preserve">(</w:t>
        </w:r>
      </w:ins>
      <w:hyperlink w:anchor="def-angle">
        <w:ins w:id="16067" w:author="PR Preview" w:date="2026-01-01T00:00:00Z">
          <w:r>
            <w:rPr>
              <w:rStyle w:val="Hyperlink"/>
            </w:rPr>
            <w:t xml:space="preserve">Definition 74</w:t>
          </w:r>
        </w:ins>
      </w:hyperlink>
      <w:ins w:id="16068" w:author="PR Preview" w:date="2026-01-01T00:00:00Z">
        <w:r>
          <w:t xml:space="preserve">),</w:t>
        </w:r>
      </w:ins>
    </w:p>
    <w:p>
      <w:pPr>
        <w:pStyle w:val="BodyText"/>
      </w:pPr>
      <w:ins w:id="16069" w:author="PR Preview" w:date="2026-01-01T00:00:00Z">
        <w:r>
          <w:t xml:space="preserve">$$
    \theta= \frac{\pi}{2}
    \quad\Longleftrightarrow\quad
    \mathord{\smash[b]{\underset{\raise.3ex\hbox{$\scriptstyle\sim$}}{x}}\vphantom{x}} \cdot \mathord{\smash[b]{\underset{\raise.3ex\hbox{$\scriptstyle\sim$}}{y}}\vphantom{y}} = 0,
    $$</w:t>
        </w:r>
      </w:ins>
    </w:p>
    <w:p>
      <w:pPr>
        <w:pStyle w:val="FirstParagraph"/>
      </w:pPr>
      <w:r>
        <w:t xml:space="preserve">so for nonzero vectors, orthogonal (</w:t>
      </w:r>
      <w:hyperlink w:anchor="def-orthogonal-vectors">
        <w:r>
          <w:rPr>
            <w:rStyle w:val="Hyperlink"/>
          </w:rPr>
          <w:t xml:space="preserve">Definition 15</w:t>
        </w:r>
      </w:hyperlink>
      <w:r>
        <w:t xml:space="preserve">) means at a right angle.</w:t>
      </w:r>
    </w:p>
    <w:bookmarkEnd w:id="376"/>
    <w:p>
      <w:pPr>
        <w:pStyle w:val="BodyText"/>
      </w:pPr>
      <w:del w:id="16070" w:author="PR Preview" w:date="2026-01-01T00:00:00Z">
        <w:r>
          <w:rPr>
            <w:i/>
            <w:iCs/>
          </w:rPr>
          <w:delText xml:space="preserve">Proof</w:delText>
        </w:r>
      </w:del>
      <w:del w:id="16071" w:author="PR Preview" w:date="2026-01-01T00:00:00Z">
        <w:r>
          <w:delText xml:space="preserve">. </w:delText>
        </w:r>
      </w:del>
      <w:del w:id="16072" w:author="PR Preview" w:date="2026-01-01T00:00:00Z">
        <w:r>
          <w:delText xml:space="preserve">Since</w:delText>
        </w:r>
      </w:del>
      <w:del w:id="16073" w:author="PR Preview" w:date="2026-01-01T00:00:00Z">
        <w:r>
          <w:delText xml:space="preserve"> </w:delText>
        </w:r>
      </w:del>
      <m:oMath>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r>
          <m:rPr>
            <m:sty m:val="p"/>
          </m:rPr>
          <m:t>&gt;</m:t>
        </m:r>
        <m:r>
          <m:t>0</m:t>
        </m:r>
      </m:oMath>
      <w:del w:id="16074" w:author="PR Preview" w:date="2026-01-01T00:00:00Z">
        <w:r>
          <w:delText xml:space="preserve"> </w:delText>
        </w:r>
      </w:del>
      <w:del w:id="16075" w:author="PR Preview" w:date="2026-01-01T00:00:00Z">
        <w:r>
          <w:delText xml:space="preserve">(</w:delText>
        </w:r>
      </w:del>
      <w:hyperlink w:anchor="thm-norm-properties">
        <w:del w:id="16076" w:author="PR Preview" w:date="2026-01-01T00:00:00Z">
          <w:r>
            <w:rPr>
              <w:rStyle w:val="Hyperlink"/>
            </w:rPr>
            <w:delText xml:space="preserve">Theorem 56</w:delText>
          </w:r>
        </w:del>
      </w:hyperlink>
      <w:del w:id="16077" w:author="PR Preview" w:date="2026-01-01T00:00:00Z">
        <w:r>
          <w:delText xml:space="preserve">),</w:delText>
        </w:r>
      </w:del>
      <w:del w:id="16078" w:author="PR Preview" w:date="2026-01-01T00:00:00Z">
        <w:r>
          <w:delText xml:space="preserve"> </w:delText>
        </w:r>
      </w:del>
      <m:oMath>
        <m:r>
          <m:rPr>
            <m:sty m:val="p"/>
          </m:rPr>
          <m:t>cos</m:t>
        </m:r>
        <m:r>
          <m:t>θ</m:t>
        </m:r>
        <m:r>
          <m:rPr>
            <m:sty m:val="p"/>
          </m:rPr>
          <m:t>=</m:t>
        </m:r>
        <m:r>
          <m:t>0</m:t>
        </m:r>
      </m:oMath>
      <w:del w:id="16079" w:author="PR Preview" w:date="2026-01-01T00:00:00Z">
        <w:r>
          <w:delText xml:space="preserve"> </w:delText>
        </w:r>
      </w:del>
      <w:del w:id="16080" w:author="PR Preview" w:date="2026-01-01T00:00:00Z">
        <w:r>
          <w:delText xml:space="preserve">exactly when</w:delText>
        </w:r>
      </w:del>
      <w:del w:id="1608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0</m:t>
        </m:r>
      </m:oMath>
      <w:del w:id="16082" w:author="PR Preview" w:date="2026-01-01T00:00:00Z">
        <w:r>
          <w:delText xml:space="preserve">.</w:delText>
        </w:r>
      </w:del>
      <w:del w:id="16083" w:author="PR Preview" w:date="2026-01-01T00:00:00Z">
        <w:r>
          <w:delText xml:space="preserve"> </w:delText>
        </w:r>
      </w:del>
      <w:del w:id="16084" w:author="PR Preview" w:date="2026-01-01T00:00:00Z">
        <w:r>
          <w:delText xml:space="preserve">On</w:delText>
        </w:r>
      </w:del>
      <w:del w:id="16085" w:author="PR Preview" w:date="2026-01-01T00:00:00Z">
        <w:r>
          <w:delText xml:space="preserve"> </w:delText>
        </w:r>
      </w:del>
      <m:oMath>
        <m:r>
          <m:rPr>
            <m:sty m:val="p"/>
          </m:rPr>
          <m:t>[</m:t>
        </m:r>
        <m:r>
          <m:t>0</m:t>
        </m:r>
        <m:r>
          <m:rPr>
            <m:sty m:val="p"/>
          </m:rPr>
          <m:t>,</m:t>
        </m:r>
        <m:r>
          <m:t>π</m:t>
        </m:r>
        <m:r>
          <m:rPr>
            <m:sty m:val="p"/>
          </m:rPr>
          <m:t>]</m:t>
        </m:r>
      </m:oMath>
      <w:del w:id="16086" w:author="PR Preview" w:date="2026-01-01T00:00:00Z">
        <w:r>
          <w:delText xml:space="preserve">,</w:delText>
        </w:r>
      </w:del>
      <w:del w:id="16087" w:author="PR Preview" w:date="2026-01-01T00:00:00Z">
        <w:r>
          <w:delText xml:space="preserve"> </w:delText>
        </w:r>
      </w:del>
      <m:oMath>
        <m:r>
          <m:rPr>
            <m:sty m:val="p"/>
          </m:rPr>
          <m:t>cos</m:t>
        </m:r>
      </m:oMath>
      <w:del w:id="16088" w:author="PR Preview" w:date="2026-01-01T00:00:00Z">
        <w:r>
          <w:delText xml:space="preserve"> </w:delText>
        </w:r>
      </w:del>
      <w:del w:id="16089" w:author="PR Preview" w:date="2026-01-01T00:00:00Z">
        <w:r>
          <w:delText xml:space="preserve">vanishes only at</w:delText>
        </w:r>
      </w:del>
      <w:del w:id="16090" w:author="PR Preview" w:date="2026-01-01T00:00:00Z">
        <w:r>
          <w:delText xml:space="preserve"> </w:delText>
        </w:r>
      </w:del>
      <m:oMath>
        <m:r>
          <m:t>π</m:t>
        </m:r>
        <m:r>
          <m:rPr>
            <m:sty m:val="p"/>
          </m:rPr>
          <m:t>/</m:t>
        </m:r>
        <m:r>
          <m:t>2</m:t>
        </m:r>
      </m:oMath>
      <w:del w:id="16091" w:author="PR Preview" w:date="2026-01-01T00:00:00Z">
        <w:r>
          <w:delText xml:space="preserve">.</w:delText>
        </w:r>
      </w:del>
    </w:p>
    <w:p>
      <w:pPr>
        <w:pStyle w:val="BodyText"/>
      </w:pPr>
      <w:ins w:id="16092" w:author="PR Preview" w:date="2026-01-01T00:00:00Z">
        <w:r>
          <w:rPr>
            <w:i/>
            <w:iCs/>
          </w:rPr>
          <w:t xml:space="preserve">Proof</w:t>
        </w:r>
      </w:ins>
      <w:ins w:id="16093" w:author="PR Preview" w:date="2026-01-01T00:00:00Z">
        <w:r>
          <w:t xml:space="preserve">. </w:t>
        </w:r>
      </w:ins>
      <w:ins w:id="16094" w:author="PR Preview" w:date="2026-01-01T00:00:00Z">
        <w:r>
          <w:t xml:space="preserve">Since</w:t>
        </w:r>
      </w:ins>
      <w:ins w:id="16095" w:author="PR Preview" w:date="2026-01-01T00:00:00Z">
        <w:r>
          <w:t xml:space="preserve"> </w:t>
        </w:r>
      </w:ins>
      <w:ins w:id="16096" w:author="PR Preview" w:date="2026-01-01T00:00:00Z">
        <w:r>
          <w:t xml:space="preserve">$\mathopen{}\left\lVert\mathord{\smash[b]{\underset{\raise.3ex\hbox{$\scriptstyle\sim$}}{x}}\vphantom{x}}\right\rVert\mathclose{}\,\mathopen{}\left\lVert\mathord{\smash[b]{\underset{\raise.3ex\hbox{$\scriptstyle\sim$}}{y}}\vphantom{y}}\right\rVert\mathclose{} &gt; 0$</w:t>
        </w:r>
      </w:ins>
      <w:ins w:id="16097" w:author="PR Preview" w:date="2026-01-01T00:00:00Z">
        <w:r>
          <w:t xml:space="preserve"> </w:t>
        </w:r>
      </w:ins>
      <w:ins w:id="16098" w:author="PR Preview" w:date="2026-01-01T00:00:00Z">
        <w:r>
          <w:t xml:space="preserve">(</w:t>
        </w:r>
      </w:ins>
      <w:hyperlink w:anchor="thm-norm-properties">
        <w:ins w:id="16099" w:author="PR Preview" w:date="2026-01-01T00:00:00Z">
          <w:r>
            <w:rPr>
              <w:rStyle w:val="Hyperlink"/>
            </w:rPr>
            <w:t xml:space="preserve">Theorem 56</w:t>
          </w:r>
        </w:ins>
      </w:hyperlink>
      <w:ins w:id="16100" w:author="PR Preview" w:date="2026-01-01T00:00:00Z">
        <w:r>
          <w:t xml:space="preserve">),</w:t>
        </w:r>
      </w:ins>
      <w:ins w:id="16101" w:author="PR Preview" w:date="2026-01-01T00:00:00Z">
        <w:r>
          <w:t xml:space="preserve"> </w:t>
        </w:r>
      </w:ins>
      <m:oMath>
        <m:r>
          <m:rPr>
            <m:sty m:val="p"/>
          </m:rPr>
          <m:t>cos</m:t>
        </m:r>
        <m:r>
          <m:t>θ</m:t>
        </m:r>
        <m:r>
          <m:rPr>
            <m:sty m:val="p"/>
          </m:rPr>
          <m:t>=</m:t>
        </m:r>
        <m:r>
          <m:t>0</m:t>
        </m:r>
      </m:oMath>
      <w:ins w:id="16102" w:author="PR Preview" w:date="2026-01-01T00:00:00Z">
        <w:r>
          <w:t xml:space="preserve"> </w:t>
        </w:r>
      </w:ins>
      <w:ins w:id="16103" w:author="PR Preview" w:date="2026-01-01T00:00:00Z">
        <w:r>
          <w:t xml:space="preserve">exactly when</w:t>
        </w:r>
      </w:ins>
      <w:ins w:id="16104" w:author="PR Preview" w:date="2026-01-01T00:00:00Z">
        <w:r>
          <w:t xml:space="preserve"> </w:t>
        </w:r>
      </w:ins>
      <w:ins w:id="16105" w:author="PR Preview" w:date="2026-01-01T00:00:00Z">
        <w:r>
          <w:t xml:space="preserve">$\mathord{\smash[b]{\underset{\raise.3ex\hbox{$\scriptstyle\sim$}}{x}}\vphantom{x}} \cdot \mathord{\smash[b]{\underset{\raise.3ex\hbox{$\scriptstyle\sim$}}{y}}\vphantom{y}} = 0$</w:t>
        </w:r>
      </w:ins>
      <w:ins w:id="16106" w:author="PR Preview" w:date="2026-01-01T00:00:00Z">
        <w:r>
          <w:t xml:space="preserve">.</w:t>
        </w:r>
      </w:ins>
      <w:ins w:id="16107" w:author="PR Preview" w:date="2026-01-01T00:00:00Z">
        <w:r>
          <w:t xml:space="preserve"> </w:t>
        </w:r>
      </w:ins>
      <w:ins w:id="16108" w:author="PR Preview" w:date="2026-01-01T00:00:00Z">
        <w:r>
          <w:t xml:space="preserve">On</w:t>
        </w:r>
      </w:ins>
      <w:ins w:id="16109" w:author="PR Preview" w:date="2026-01-01T00:00:00Z">
        <w:r>
          <w:t xml:space="preserve"> </w:t>
        </w:r>
      </w:ins>
      <m:oMath>
        <m:r>
          <m:rPr>
            <m:sty m:val="p"/>
          </m:rPr>
          <m:t>[</m:t>
        </m:r>
        <m:r>
          <m:t>0</m:t>
        </m:r>
        <m:r>
          <m:rPr>
            <m:sty m:val="p"/>
          </m:rPr>
          <m:t>,</m:t>
        </m:r>
        <m:r>
          <m:t>π</m:t>
        </m:r>
        <m:r>
          <m:rPr>
            <m:sty m:val="p"/>
          </m:rPr>
          <m:t>]</m:t>
        </m:r>
      </m:oMath>
      <w:ins w:id="16110" w:author="PR Preview" w:date="2026-01-01T00:00:00Z">
        <w:r>
          <w:t xml:space="preserve">,</w:t>
        </w:r>
      </w:ins>
      <w:ins w:id="16111" w:author="PR Preview" w:date="2026-01-01T00:00:00Z">
        <w:r>
          <w:t xml:space="preserve"> </w:t>
        </w:r>
      </w:ins>
      <m:oMath>
        <m:r>
          <m:rPr>
            <m:sty m:val="p"/>
          </m:rPr>
          <m:t>cos</m:t>
        </m:r>
      </m:oMath>
      <w:ins w:id="16112" w:author="PR Preview" w:date="2026-01-01T00:00:00Z">
        <w:r>
          <w:t xml:space="preserve"> </w:t>
        </w:r>
      </w:ins>
      <w:ins w:id="16113" w:author="PR Preview" w:date="2026-01-01T00:00:00Z">
        <w:r>
          <w:t xml:space="preserve">vanishes only at</w:t>
        </w:r>
      </w:ins>
      <w:ins w:id="16114" w:author="PR Preview" w:date="2026-01-01T00:00:00Z">
        <w:r>
          <w:t xml:space="preserve"> </w:t>
        </w:r>
      </w:ins>
      <m:oMath>
        <m:r>
          <m:t>π</m:t>
        </m:r>
        <m:r>
          <m:rPr>
            <m:sty m:val="p"/>
          </m:rPr>
          <m:t>/</m:t>
        </m:r>
        <m:r>
          <m:t>2</m:t>
        </m:r>
      </m:oMath>
      <w:ins w:id="16115" w:author="PR Preview" w:date="2026-01-01T00:00:00Z">
        <w:r>
          <w:t xml:space="preserve">.</w:t>
        </w:r>
      </w:ins>
    </w:p>
    <w:bookmarkStart w:id="377" w:name="exm-angle"/>
    <w:p>
      <w:pPr>
        <w:pStyle w:val="BodyText"/>
      </w:pPr>
      <w:r>
        <w:rPr>
          <w:b/>
          <w:bCs/>
        </w:rPr>
        <w:t xml:space="preserve">Example 109 (Some angles in the plane)</w:t>
      </w:r>
      <w:r>
        <w:t xml:space="preserve"> </w:t>
      </w:r>
      <w:r>
        <w:t xml:space="preserve"> </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t>1</m:t>
        </m:r>
        <m:r>
          <m:rPr>
            <m:sty m:val="p"/>
          </m:rPr>
          <m:t>,</m:t>
        </m:r>
        <m:r>
          <m:t>1</m:t>
        </m:r>
        <m:r>
          <m:rPr>
            <m:sty m:val="p"/>
          </m:rPr>
          <m:t>)</m:t>
        </m:r>
      </m:oMath>
      <w:r>
        <w:t xml:space="preserve">:</w:t>
      </w:r>
      <w:r>
        <w:t xml:space="preserve"> </w:t>
      </w:r>
      <m:oMath>
        <m:r>
          <m:rPr>
            <m:sty m:val="p"/>
          </m:rPr>
          <m:t>cos</m:t>
        </m:r>
        <m:r>
          <m:t>θ</m:t>
        </m:r>
        <m:r>
          <m:rPr>
            <m:sty m:val="p"/>
          </m:rPr>
          <m:t>=</m:t>
        </m:r>
        <m:f>
          <m:fPr>
            <m:type m:val="bar"/>
          </m:fPr>
          <m:num>
            <m:r>
              <m:t>1</m:t>
            </m:r>
          </m:num>
          <m:den>
            <m:r>
              <m:t>1</m:t>
            </m:r>
            <m:r>
              <m:rPr>
                <m:sty m:val="p"/>
              </m:rPr>
              <m:t>⋅</m:t>
            </m:r>
            <m:rad>
              <m:radPr>
                <m:degHide m:val="on"/>
              </m:radPr>
              <m:deg/>
              <m:e>
                <m:r>
                  <m:t>2</m:t>
                </m:r>
              </m:e>
            </m:rad>
          </m:den>
        </m:f>
      </m:oMath>
      <w:r>
        <w:t xml:space="preserve">, so</w:t>
      </w:r>
      <w:r>
        <w:t xml:space="preserve"> </w:t>
      </w:r>
      <m:oMath>
        <m:r>
          <m:t>θ</m:t>
        </m:r>
        <m:r>
          <m:rPr>
            <m:sty m:val="p"/>
          </m:rPr>
          <m:t>=</m:t>
        </m:r>
        <m:r>
          <m:t>π</m:t>
        </m:r>
        <m:r>
          <m:rPr>
            <m:sty m:val="p"/>
          </m:rPr>
          <m:t>/</m:t>
        </m:r>
        <m:r>
          <m:t>4</m:t>
        </m:r>
      </m:oMath>
      <w:r>
        <w:t xml:space="preserve">.</w:t>
      </w:r>
    </w:p>
    <w:p>
      <w:pPr>
        <w:numPr>
          <w:ilvl w:val="0"/>
          <w:numId w:val="1062"/>
        </w:numPr>
      </w:pPr>
      <m:oMath>
        <m:r>
          <m:rPr>
            <m:sty m:val="p"/>
          </m:rPr>
          <m:t>(</m:t>
        </m:r>
        <m:r>
          <m:t>1</m:t>
        </m:r>
        <m:r>
          <m:rPr>
            <m:sty m:val="p"/>
          </m:rPr>
          <m:t>,</m:t>
        </m:r>
        <m:r>
          <m:t>2</m:t>
        </m:r>
        <m:r>
          <m:rPr>
            <m:sty m:val="p"/>
          </m:rPr>
          <m:t>)</m:t>
        </m:r>
      </m:oMath>
      <w:r>
        <w:t xml:space="preserve"> </w:t>
      </w:r>
      <w:r>
        <w:t xml:space="preserve">and</w:t>
      </w:r>
      <w:r>
        <w:t xml:space="preserve"> </w:t>
      </w:r>
      <m:oMath>
        <m:r>
          <m:rPr>
            <m:sty m:val="p"/>
          </m:rPr>
          <m:t>(</m:t>
        </m:r>
        <m:r>
          <m:rPr>
            <m:sty m:val="p"/>
          </m:rPr>
          <m:t>−</m:t>
        </m:r>
        <m:r>
          <m:t>2</m:t>
        </m:r>
        <m:r>
          <m:rPr>
            <m:sty m:val="p"/>
          </m:rPr>
          <m:t>,</m:t>
        </m:r>
        <m:r>
          <m:t>1</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r>
                <m:t>0</m:t>
              </m:r>
              <m:r>
                <m:rPr>
                  <m:sty m:val="p"/>
                </m:rPr>
                <m:t>,</m:t>
              </m:r>
            </m:e>
          </m:eqArr>
        </m:oMath>
      </m:oMathPara>
    </w:p>
    <w:p>
      <w:pPr>
        <w:numPr>
          <w:ilvl w:val="0"/>
          <w:numId w:val="1000"/>
        </w:numPr>
      </w:pPr>
      <w:r>
        <w:t xml:space="preserve">so</w:t>
      </w:r>
      <w:r>
        <w:t xml:space="preserve"> </w:t>
      </w:r>
      <m:oMath>
        <m:r>
          <m:t>θ</m:t>
        </m:r>
        <m:r>
          <m:rPr>
            <m:sty m:val="p"/>
          </m:rPr>
          <m:t>=</m:t>
        </m:r>
        <m:r>
          <m:t>π</m:t>
        </m:r>
        <m:r>
          <m:rPr>
            <m:sty m:val="p"/>
          </m:rPr>
          <m:t>/</m:t>
        </m:r>
        <m:r>
          <m:t>2</m:t>
        </m:r>
      </m:oMath>
      <w:r>
        <w:t xml:space="preserve">.</w:t>
      </w:r>
    </w:p>
    <w:p>
      <w:pPr>
        <w:numPr>
          <w:ilvl w:val="0"/>
          <w:numId w:val="1062"/>
        </w:numPr>
      </w:pPr>
      <m:oMath>
        <m:r>
          <m:rPr>
            <m:sty m:val="p"/>
          </m:rPr>
          <m:t>(</m:t>
        </m:r>
        <m:r>
          <m:t>1</m:t>
        </m:r>
        <m:r>
          <m:rPr>
            <m:sty m:val="p"/>
          </m:rPr>
          <m:t>,</m:t>
        </m:r>
        <m:r>
          <m:t>0</m:t>
        </m:r>
        <m:r>
          <m:rPr>
            <m:sty m:val="p"/>
          </m:rPr>
          <m:t>)</m:t>
        </m:r>
      </m:oMath>
      <w:r>
        <w:t xml:space="preserve"> </w:t>
      </w:r>
      <w:r>
        <w:t xml:space="preserve">and</w:t>
      </w:r>
      <w:r>
        <w:t xml:space="preserve"> </w:t>
      </w:r>
      <m:oMath>
        <m:r>
          <m:rPr>
            <m:sty m:val="p"/>
          </m:rPr>
          <m:t>(</m:t>
        </m:r>
        <m:r>
          <m:rPr>
            <m:sty m:val="p"/>
          </m:rPr>
          <m:t>−</m:t>
        </m:r>
        <m:r>
          <m:t>3</m:t>
        </m:r>
        <m:r>
          <m:rPr>
            <m:sty m:val="p"/>
          </m:rPr>
          <m:t>,</m:t>
        </m:r>
        <m:r>
          <m:t>0</m:t>
        </m:r>
        <m:r>
          <m:rPr>
            <m:sty m:val="p"/>
          </m:rPr>
          <m:t>)</m:t>
        </m:r>
      </m:oMath>
      <w:r>
        <w:t xml:space="preserve">:</w:t>
      </w:r>
    </w:p>
    <w:p>
      <w:pPr>
        <w:pStyle w:val="BodyText"/>
      </w:pPr>
      <m:oMathPara>
        <m:oMathParaPr>
          <m:jc m:val="center"/>
        </m:oMathParaPr>
        <m:oMath>
          <m:eqArr>
            <m:e>
              <m:r>
                <m:rPr>
                  <m:sty m:val="p"/>
                </m:rPr>
                <m:t>cos</m:t>
              </m:r>
              <m:r>
                <m:t>θ</m:t>
              </m:r>
              <m:r>
                <m:t>&amp;</m:t>
              </m:r>
              <m:r>
                <m:rPr>
                  <m:sty m:val="p"/>
                </m:rPr>
                <m:t>=</m:t>
              </m:r>
              <m:f>
                <m:fPr>
                  <m:type m:val="bar"/>
                </m:fPr>
                <m:num>
                  <m:r>
                    <m:rPr>
                      <m:sty m:val="p"/>
                    </m:rPr>
                    <m:t>−</m:t>
                  </m:r>
                  <m:r>
                    <m:t>3</m:t>
                  </m:r>
                </m:num>
                <m:den>
                  <m:r>
                    <m:t>1</m:t>
                  </m:r>
                  <m:r>
                    <m:rPr>
                      <m:sty m:val="p"/>
                    </m:rPr>
                    <m:t>⋅</m:t>
                  </m:r>
                  <m:r>
                    <m:t>3</m:t>
                  </m:r>
                </m:den>
              </m:f>
            </m:e>
            <m:e>
              <m:r>
                <m:t>&amp;</m:t>
              </m:r>
              <m:r>
                <m:rPr>
                  <m:sty m:val="p"/>
                </m:rPr>
                <m:t>=</m:t>
              </m:r>
              <m:r>
                <m:rPr>
                  <m:sty m:val="p"/>
                </m:rPr>
                <m:t>−</m:t>
              </m:r>
              <m:r>
                <m:t>1</m:t>
              </m:r>
              <m:r>
                <m:rPr>
                  <m:sty m:val="p"/>
                </m:rPr>
                <m:t>,</m:t>
              </m:r>
            </m:e>
          </m:eqArr>
        </m:oMath>
      </m:oMathPara>
    </w:p>
    <w:p>
      <w:pPr>
        <w:numPr>
          <w:ilvl w:val="0"/>
          <w:numId w:val="1000"/>
        </w:numPr>
      </w:pPr>
      <w:r>
        <w:t xml:space="preserve">so</w:t>
      </w:r>
      <w:r>
        <w:t xml:space="preserve"> </w:t>
      </w:r>
      <m:oMath>
        <m:r>
          <m:t>θ</m:t>
        </m:r>
        <m:r>
          <m:rPr>
            <m:sty m:val="p"/>
          </m:rPr>
          <m:t>=</m:t>
        </m:r>
        <m:r>
          <m:t>π</m:t>
        </m:r>
      </m:oMath>
      <w:r>
        <w:t xml:space="preserve">.</w:t>
      </w:r>
    </w:p>
    <w:p>
      <w:pPr>
        <w:numPr>
          <w:ilvl w:val="0"/>
          <w:numId w:val="1062"/>
        </w:numPr>
      </w:pPr>
      <m:oMath>
        <m:r>
          <m:rPr>
            <m:sty m:val="p"/>
          </m:rPr>
          <m:t>(</m:t>
        </m:r>
        <m:r>
          <m:t>1</m:t>
        </m:r>
        <m:r>
          <m:rPr>
            <m:sty m:val="p"/>
          </m:rPr>
          <m:t>,</m:t>
        </m:r>
        <m:r>
          <m:t>0</m:t>
        </m:r>
        <m:r>
          <m:rPr>
            <m:sty m:val="p"/>
          </m:rPr>
          <m:t>)</m:t>
        </m:r>
      </m:oMath>
      <w:del w:id="16116" w:author="PR Preview" w:date="2026-01-01T00:00:00Z">
        <w:r>
          <w:delText xml:space="preserve"> </w:delText>
        </w:r>
      </w:del>
      <w:del w:id="16117" w:author="PR Preview" w:date="2026-01-01T00:00:00Z">
        <w:r>
          <w:delText xml:space="preserve">and</w:delText>
        </w:r>
      </w:del>
      <w:del w:id="16118" w:author="PR Preview" w:date="2026-01-01T00:00:00Z">
        <w:r>
          <w:delText xml:space="preserve"> </w:delText>
        </w:r>
      </w:del>
      <m:oMath>
        <m:limLow>
          <m:e>
            <m:r>
              <m:t>0</m:t>
            </m:r>
          </m:e>
          <m:lim>
            <m:r>
              <m:rPr>
                <m:sty m:val="p"/>
              </m:rPr>
              <m:t>∼</m:t>
            </m:r>
          </m:lim>
        </m:limLow>
      </m:oMath>
      <w:del w:id="16119" w:author="PR Preview" w:date="2026-01-01T00:00:00Z">
        <w:r>
          <w:delText xml:space="preserve">: there is no angle,</w:delText>
        </w:r>
      </w:del>
      <w:del w:id="16120" w:author="PR Preview" w:date="2026-01-01T00:00:00Z">
        <w:r>
          <w:delText xml:space="preserve"> </w:delText>
        </w:r>
      </w:del>
      <w:del w:id="16121" w:author="PR Preview" w:date="2026-01-01T00:00:00Z">
        <w:r>
          <w:delText xml:space="preserve">because the ratio would divide by</w:delText>
        </w:r>
      </w:del>
      <w:del w:id="16122" w:author="PR Preview" w:date="2026-01-01T00:00:00Z">
        <w:r>
          <w:delText xml:space="preserve"> </w:delText>
        </w:r>
      </w:del>
      <m:oMath>
        <m:r>
          <m:t>​</m:t>
        </m:r>
        <m:d>
          <m:dPr>
            <m:begChr m:val="∥"/>
            <m:sepChr m:val=""/>
            <m:endChr m:val="∥"/>
            <m:grow/>
          </m:dPr>
          <m:e>
            <m:limLow>
              <m:e>
                <m:r>
                  <m:t>0</m:t>
                </m:r>
              </m:e>
              <m:lim>
                <m:r>
                  <m:rPr>
                    <m:sty m:val="p"/>
                  </m:rPr>
                  <m:t>∼</m:t>
                </m:r>
              </m:lim>
            </m:limLow>
          </m:e>
        </m:d>
        <m:r>
          <m:t>​</m:t>
        </m:r>
        <m:r>
          <m:rPr>
            <m:sty m:val="p"/>
          </m:rPr>
          <m:t>=</m:t>
        </m:r>
        <m:r>
          <m:t>0</m:t>
        </m:r>
      </m:oMath>
      <w:del w:id="16123" w:author="PR Preview" w:date="2026-01-01T00:00:00Z">
        <w:r>
          <w:delText xml:space="preserve">.</w:delText>
        </w:r>
      </w:del>
    </w:p>
    <w:p>
      <w:pPr>
        <w:pStyle w:val="FirstParagraph"/>
      </w:pPr>
      <w:del w:id="16124" w:author="PR Preview" w:date="2026-01-01T00:00:00Z">
        <w:r>
          <w:rPr>
            <w:b/>
            <w:bCs/>
          </w:rPr>
          <w:delText xml:space="preserve">Definition 75 (Cosine similarity)</w:delText>
        </w:r>
      </w:del>
      <w:del w:id="16125" w:author="PR Preview" w:date="2026-01-01T00:00:00Z">
        <w:r>
          <w:delText xml:space="preserve"> </w:delText>
        </w:r>
      </w:del>
      <w:del w:id="16126" w:author="PR Preview" w:date="2026-01-01T00:00:00Z">
        <w:r>
          <w:delText xml:space="preserve">The</w:delText>
        </w:r>
      </w:del>
      <w:del w:id="16127" w:author="PR Preview" w:date="2026-01-01T00:00:00Z">
        <w:r>
          <w:delText xml:space="preserve"> </w:delText>
        </w:r>
      </w:del>
      <w:del w:id="16128" w:author="PR Preview" w:date="2026-01-01T00:00:00Z">
        <w:r>
          <w:rPr>
            <w:b/>
            <w:bCs/>
          </w:rPr>
          <w:delText xml:space="preserve">cosine similarity</w:delText>
        </w:r>
      </w:del>
      <w:del w:id="16129" w:author="PR Preview" w:date="2026-01-01T00:00:00Z">
        <w:r>
          <w:delText xml:space="preserve"> </w:delText>
        </w:r>
      </w:del>
      <w:del w:id="16130" w:author="PR Preview" w:date="2026-01-01T00:00:00Z">
        <w:r>
          <w:delText xml:space="preserve">between two nonzero vectors</w:delText>
        </w:r>
      </w:del>
      <w:del w:id="1613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132" w:author="PR Preview" w:date="2026-01-01T00:00:00Z">
        <w:r>
          <w:delText xml:space="preserve"> </w:delText>
        </w:r>
      </w:del>
      <w:del w:id="16133" w:author="PR Preview" w:date="2026-01-01T00:00:00Z">
        <w:r>
          <w:delText xml:space="preserve">is</w:delText>
        </w:r>
      </w:del>
      <w:del w:id="16134" w:author="PR Preview" w:date="2026-01-01T00:00:00Z">
        <w:r>
          <w:delText xml:space="preserve"> </w:delText>
        </w:r>
      </w:del>
      <w:del w:id="16135" w:author="PR Preview" w:date="2026-01-01T00:00:00Z">
        <w:r>
          <w:delText xml:space="preserve">their dot product divided by the product of their lengths:</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limLow>
                <m:e>
                  <m:r>
                    <m:t>x</m:t>
                  </m:r>
                </m:e>
                <m:lim>
                  <m:r>
                    <m:rPr>
                      <m:sty m:val="p"/>
                    </m:rPr>
                    <m:t>∼</m:t>
                  </m:r>
                </m:lim>
              </m:limLow>
              <m:r>
                <m:rPr>
                  <m:sty m:val="p"/>
                </m:rPr>
                <m:t>⋅</m:t>
              </m:r>
              <m:limLow>
                <m:e>
                  <m:r>
                    <m:t>y</m:t>
                  </m:r>
                </m:e>
                <m:lim>
                  <m:r>
                    <m:rPr>
                      <m:sty m:val="p"/>
                    </m:rPr>
                    <m:t>∼</m:t>
                  </m:r>
                </m:lim>
              </m:limLow>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62"/>
        </w:numPr>
      </w:pPr>
      <m:oMath>
        <m:r>
          <m:rPr>
            <m:sty m:val="p"/>
          </m:rPr>
          <m:t>(</m:t>
        </m:r>
        <m:r>
          <m:t>1</m:t>
        </m:r>
        <m:r>
          <m:rPr>
            <m:sty m:val="p"/>
          </m:rPr>
          <m:t>,</m:t>
        </m:r>
        <m:r>
          <m:t>0</m:t>
        </m:r>
        <m:r>
          <m:rPr>
            <m:sty m:val="p"/>
          </m:rPr>
          <m:t>)</m:t>
        </m:r>
      </m:oMath>
      <w:ins w:id="16136" w:author="PR Preview" w:date="2026-01-01T00:00:00Z">
        <w:r>
          <w:t xml:space="preserve"> </w:t>
        </w:r>
      </w:ins>
      <w:ins w:id="16137" w:author="PR Preview" w:date="2026-01-01T00:00:00Z">
        <w:r>
          <w:t xml:space="preserve">and</w:t>
        </w:r>
      </w:ins>
      <w:ins w:id="16138" w:author="PR Preview" w:date="2026-01-01T00:00:00Z">
        <w:r>
          <w:t xml:space="preserve"> </w:t>
        </w:r>
      </w:ins>
      <w:ins w:id="16139" w:author="PR Preview" w:date="2026-01-01T00:00:00Z">
        <w:r>
          <w:t xml:space="preserve">$\mathord{\smash[b]{\underset{\raise.3ex\hbox{$\scriptstyle\sim$}}{0}}\vphantom{0}}$</w:t>
        </w:r>
      </w:ins>
      <w:ins w:id="16140" w:author="PR Preview" w:date="2026-01-01T00:00:00Z">
        <w:r>
          <w:t xml:space="preserve">: there is no angle,</w:t>
        </w:r>
      </w:ins>
      <w:ins w:id="16141" w:author="PR Preview" w:date="2026-01-01T00:00:00Z">
        <w:r>
          <w:t xml:space="preserve"> </w:t>
        </w:r>
      </w:ins>
      <w:ins w:id="16142" w:author="PR Preview" w:date="2026-01-01T00:00:00Z">
        <w:r>
          <w:t xml:space="preserve">because the ratio would divide by</w:t>
        </w:r>
      </w:ins>
      <w:ins w:id="16143" w:author="PR Preview" w:date="2026-01-01T00:00:00Z">
        <w:r>
          <w:t xml:space="preserve"> </w:t>
        </w:r>
      </w:ins>
      <w:ins w:id="16144" w:author="PR Preview" w:date="2026-01-01T00:00:00Z">
        <w:r>
          <w:t xml:space="preserve">$\mathopen{}\left\lVert\mathord{\smash[b]{\underset{\raise.3ex\hbox{$\scriptstyle\sim$}}{0}}\vphantom{0}}\right\rVert\mathclose{} = 0$</w:t>
        </w:r>
      </w:ins>
      <w:ins w:id="16145" w:author="PR Preview" w:date="2026-01-01T00:00:00Z">
        <w:r>
          <w:t xml:space="preserve">.</w:t>
        </w:r>
      </w:ins>
    </w:p>
    <w:bookmarkEnd w:id="377"/>
    <w:bookmarkStart w:id="378" w:name="def-cosine-similarity"/>
    <w:p>
      <w:pPr>
        <w:pStyle w:val="FirstParagraph"/>
      </w:pPr>
      <w:ins w:id="16146" w:author="PR Preview" w:date="2026-01-01T00:00:00Z">
        <w:r>
          <w:rPr>
            <w:b/>
            <w:bCs/>
          </w:rPr>
          <w:t xml:space="preserve">Definition 75 (Cosine similarity)</w:t>
        </w:r>
      </w:ins>
      <w:ins w:id="16147" w:author="PR Preview" w:date="2026-01-01T00:00:00Z">
        <w:r>
          <w:t xml:space="preserve"> </w:t>
        </w:r>
      </w:ins>
      <w:ins w:id="16148" w:author="PR Preview" w:date="2026-01-01T00:00:00Z">
        <w:r>
          <w:t xml:space="preserve">The</w:t>
        </w:r>
      </w:ins>
      <w:ins w:id="16149" w:author="PR Preview" w:date="2026-01-01T00:00:00Z">
        <w:r>
          <w:t xml:space="preserve"> </w:t>
        </w:r>
      </w:ins>
      <w:ins w:id="16150" w:author="PR Preview" w:date="2026-01-01T00:00:00Z">
        <w:r>
          <w:rPr>
            <w:b/>
            <w:bCs/>
          </w:rPr>
          <w:t xml:space="preserve">cosine similarity</w:t>
        </w:r>
      </w:ins>
      <w:ins w:id="16151" w:author="PR Preview" w:date="2026-01-01T00:00:00Z">
        <w:r>
          <w:t xml:space="preserve"> </w:t>
        </w:r>
      </w:ins>
      <w:ins w:id="16152" w:author="PR Preview" w:date="2026-01-01T00:00:00Z">
        <w:r>
          <w:t xml:space="preserve">between two nonzero vectors</w:t>
        </w:r>
      </w:ins>
      <w:ins w:id="16153" w:author="PR Preview" w:date="2026-01-01T00:00:00Z">
        <w:r>
          <w:t xml:space="preserve"> </w:t>
        </w:r>
      </w:ins>
      <w:ins w:id="16154" w:author="PR Preview" w:date="2026-01-01T00:00:00Z">
        <w:r>
          <w:t xml:space="preserve">$\mathord{\smash[b]{\underset{\raise.3ex\hbox{$\scriptstyle\sim$}}{x}}\vphantom{x}}, \mathord{\smash[b]{\underset{\raise.3ex\hbox{$\scriptstyle\sim$}}{y}}\vphantom{y}}\in \mathbb{R}^p$</w:t>
        </w:r>
      </w:ins>
      <w:ins w:id="16155" w:author="PR Preview" w:date="2026-01-01T00:00:00Z">
        <w:r>
          <w:t xml:space="preserve"> </w:t>
        </w:r>
      </w:ins>
      <w:ins w:id="16156" w:author="PR Preview" w:date="2026-01-01T00:00:00Z">
        <w:r>
          <w:t xml:space="preserve">is</w:t>
        </w:r>
      </w:ins>
      <w:ins w:id="16157" w:author="PR Preview" w:date="2026-01-01T00:00:00Z">
        <w:r>
          <w:t xml:space="preserve"> </w:t>
        </w:r>
      </w:ins>
      <w:ins w:id="16158" w:author="PR Preview" w:date="2026-01-01T00:00:00Z">
        <w:r>
          <w:t xml:space="preserve">their dot product divided by the product of their lengths:</w:t>
        </w:r>
      </w:ins>
    </w:p>
    <w:p>
      <w:pPr>
        <w:pStyle w:val="BodyText"/>
      </w:pPr>
      <w:ins w:id="16159" w:author="PR Preview" w:date="2026-01-01T00:00:00Z">
        <w:r>
          <w:t xml:space="preserve">$$
    \operatorname{cossim}(\mathord{\smash[b]{\underset{\raise.3ex\hbox{$\scriptstyle\sim$}}{x}}\vphantom{x}}, \mathord{\smash[b]{\underset{\raise.3ex\hbox{$\scriptstyle\sim$}}{y}}\vphantom{y}}) \stackrel{\text{def}}{=}\frac{\mathord{\smash[b]{\underset{\raise.3ex\hbox{$\scriptstyle\sim$}}{x}}\vphantom{x}}\cdot \mathord{\smash[b]{\underset{\raise.3ex\hbox{$\scriptstyle\sim$}}{y}}\vphantom{y}}}{\mathopen{}\left\lVert\mathord{\smash[b]{\underset{\raise.3ex\hbox{$\scriptstyle\sim$}}{x}}\vphantom{x}}\right\rVert\mathclose{}\,\mathopen{}\left\lVert\mathord{\smash[b]{\underset{\raise.3ex\hbox{$\scriptstyle\sim$}}{y}}\vphantom{y}}\right\rVert\mathclose{}}.
    $$</w:t>
        </w:r>
      </w:ins>
    </w:p>
    <w:bookmarkEnd w:id="378"/>
    <w:bookmarkStart w:id="379" w:name="exm-cosine-similarity"/>
    <w:p>
      <w:pPr>
        <w:pStyle w:val="FirstParagraph"/>
      </w:pPr>
      <w:r>
        <w:rPr>
          <w:b/>
          <w:bCs/>
        </w:rPr>
        <w:t xml:space="preserve">Example 110 (Cosine similarity of parallel, orthogonal, and arbitrary vectors)</w:t>
      </w:r>
      <w:r>
        <w:t xml:space="preserve"> </w:t>
      </w:r>
      <w:r>
        <w:t xml:space="preserve">For vectors in</w:t>
      </w:r>
      <w:r>
        <w:t xml:space="preserve"> </w:t>
      </w:r>
      <m:oMath>
        <m:sSup>
          <m:e>
            <m:r>
              <m:rPr>
                <m:scr m:val="double-struck"/>
                <m:sty m:val="p"/>
              </m:rPr>
              <m:t>R</m:t>
            </m:r>
          </m:e>
          <m:sup>
            <m:r>
              <m:t>2</m:t>
            </m:r>
          </m:sup>
        </m:sSup>
      </m:oMath>
      <w:r>
        <w:t xml:space="preserve">:</w:t>
      </w:r>
    </w:p>
    <w:p>
      <w:pPr>
        <w:numPr>
          <w:ilvl w:val="0"/>
          <w:numId w:val="1063"/>
        </w:numPr>
      </w:pPr>
      <w:del w:id="16160" w:author="PR Preview" w:date="2026-01-01T00:00:00Z">
        <w:r>
          <w:delText xml:space="preserve">Parallel vectors</w:delText>
        </w:r>
      </w:del>
      <w:del w:id="16161"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6162" w:author="PR Preview" w:date="2026-01-01T00:00:00Z">
        <w:r>
          <w:delText xml:space="preserve"> </w:delText>
        </w:r>
      </w:del>
      <w:del w:id="16163" w:author="PR Preview" w:date="2026-01-01T00:00:00Z">
        <w:r>
          <w:delText xml:space="preserve">and</w:delText>
        </w:r>
      </w:del>
      <w:del w:id="16164" w:author="PR Preview" w:date="2026-01-01T00:00:00Z">
        <w:r>
          <w:delText xml:space="preserve"> </w:delText>
        </w:r>
      </w:del>
      <m:oMath>
        <m:limLow>
          <m:e>
            <m:r>
              <m:t>y</m:t>
            </m:r>
          </m:e>
          <m:lim>
            <m:r>
              <m:rPr>
                <m:sty m:val="p"/>
              </m:rPr>
              <m:t>∼</m:t>
            </m:r>
          </m:lim>
        </m:limLow>
        <m:r>
          <m:rPr>
            <m:sty m:val="p"/>
          </m:rPr>
          <m:t>=</m:t>
        </m:r>
        <m:r>
          <m:rPr>
            <m:sty m:val="p"/>
          </m:rPr>
          <m:t>(</m:t>
        </m:r>
        <m:r>
          <m:t>2</m:t>
        </m:r>
        <m:r>
          <m:rPr>
            <m:sty m:val="p"/>
          </m:rPr>
          <m:t>,</m:t>
        </m:r>
        <m:r>
          <m:t>4</m:t>
        </m:r>
        <m:r>
          <m:rPr>
            <m:sty m:val="p"/>
          </m:rPr>
          <m:t>)</m:t>
        </m:r>
      </m:oMath>
      <w:del w:id="16165"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2</m:t>
                  </m:r>
                  <m:r>
                    <m:rPr>
                      <m:sty m:val="p"/>
                    </m:rPr>
                    <m:t>+</m:t>
                  </m:r>
                  <m:r>
                    <m:t>8</m:t>
                  </m:r>
                </m:num>
                <m:den>
                  <m:rad>
                    <m:radPr>
                      <m:degHide m:val="on"/>
                    </m:radPr>
                    <m:deg/>
                    <m:e>
                      <m:r>
                        <m:t>5</m:t>
                      </m:r>
                    </m:e>
                  </m:rad>
                  <m:r>
                    <m:t> </m:t>
                  </m:r>
                  <m:rad>
                    <m:radPr>
                      <m:degHide m:val="on"/>
                    </m:radPr>
                    <m:deg/>
                    <m:e>
                      <m:r>
                        <m:t>20</m:t>
                      </m:r>
                    </m:e>
                  </m:rad>
                </m:den>
              </m:f>
            </m:e>
            <m:e>
              <m:r>
                <m:t>&amp;</m:t>
              </m:r>
              <m:r>
                <m:rPr>
                  <m:sty m:val="p"/>
                </m:rPr>
                <m:t>=</m:t>
              </m:r>
              <m:f>
                <m:fPr>
                  <m:type m:val="bar"/>
                </m:fPr>
                <m:num>
                  <m:r>
                    <m:t>10</m:t>
                  </m:r>
                </m:num>
                <m:den>
                  <m:r>
                    <m:t>10</m:t>
                  </m:r>
                </m:den>
              </m:f>
            </m:e>
            <m:e>
              <m:r>
                <m:t>&amp;</m:t>
              </m:r>
              <m:r>
                <m:rPr>
                  <m:sty m:val="p"/>
                </m:rPr>
                <m:t>=</m:t>
              </m:r>
              <m:r>
                <m:t>1</m:t>
              </m:r>
              <m:r>
                <m:rPr>
                  <m:sty m:val="p"/>
                </m:rPr>
                <m:t>.</m:t>
              </m:r>
            </m:e>
          </m:eqArr>
        </m:oMath>
      </m:oMathPara>
    </w:p>
    <w:p>
      <w:pPr>
        <w:numPr>
          <w:ilvl w:val="0"/>
          <w:numId w:val="1063"/>
        </w:numPr>
      </w:pPr>
      <w:del w:id="16166" w:author="PR Preview" w:date="2026-01-01T00:00:00Z">
        <w:r>
          <w:delText xml:space="preserve">Orthogonal vectors</w:delText>
        </w:r>
      </w:del>
      <w:del w:id="1616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6168" w:author="PR Preview" w:date="2026-01-01T00:00:00Z">
        <w:r>
          <w:delText xml:space="preserve"> </w:delText>
        </w:r>
      </w:del>
      <w:del w:id="16169" w:author="PR Preview" w:date="2026-01-01T00:00:00Z">
        <w:r>
          <w:delText xml:space="preserve">and</w:delText>
        </w:r>
      </w:del>
      <w:del w:id="16170" w:author="PR Preview" w:date="2026-01-01T00:00:00Z">
        <w:r>
          <w:delText xml:space="preserve"> </w:delText>
        </w:r>
      </w:del>
      <m:oMath>
        <m:limLow>
          <m:e>
            <m:r>
              <m:t>y</m:t>
            </m:r>
          </m:e>
          <m:lim>
            <m:r>
              <m:rPr>
                <m:sty m:val="p"/>
              </m:rPr>
              <m:t>∼</m:t>
            </m:r>
          </m:lim>
        </m:limLow>
        <m:r>
          <m:rPr>
            <m:sty m:val="p"/>
          </m:rPr>
          <m:t>=</m:t>
        </m:r>
        <m:r>
          <m:rPr>
            <m:sty m:val="p"/>
          </m:rPr>
          <m:t>(</m:t>
        </m:r>
        <m:r>
          <m:rPr>
            <m:sty m:val="p"/>
          </m:rPr>
          <m:t>−</m:t>
        </m:r>
        <m:r>
          <m:t>2</m:t>
        </m:r>
        <m:r>
          <m:rPr>
            <m:sty m:val="p"/>
          </m:rPr>
          <m:t>,</m:t>
        </m:r>
        <m:r>
          <m:t>1</m:t>
        </m:r>
        <m:r>
          <m:rPr>
            <m:sty m:val="p"/>
          </m:rPr>
          <m:t>)</m:t>
        </m:r>
      </m:oMath>
      <w:del w:id="16171"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rPr>
                      <m:sty m:val="p"/>
                    </m:rPr>
                    <m:t>−</m:t>
                  </m:r>
                  <m:r>
                    <m:t>2</m:t>
                  </m:r>
                  <m:r>
                    <m:rPr>
                      <m:sty m:val="p"/>
                    </m:rPr>
                    <m:t>+</m:t>
                  </m:r>
                  <m:r>
                    <m:t>2</m:t>
                  </m:r>
                </m:num>
                <m:den>
                  <m:rad>
                    <m:radPr>
                      <m:degHide m:val="on"/>
                    </m:radPr>
                    <m:deg/>
                    <m:e>
                      <m:r>
                        <m:t>5</m:t>
                      </m:r>
                    </m:e>
                  </m:rad>
                  <m:r>
                    <m:t> </m:t>
                  </m:r>
                  <m:rad>
                    <m:radPr>
                      <m:degHide m:val="on"/>
                    </m:radPr>
                    <m:deg/>
                    <m:e>
                      <m:r>
                        <m:t>5</m:t>
                      </m:r>
                    </m:e>
                  </m:rad>
                </m:den>
              </m:f>
            </m:e>
            <m:e>
              <m:r>
                <m:t>&amp;</m:t>
              </m:r>
              <m:r>
                <m:rPr>
                  <m:sty m:val="p"/>
                </m:rPr>
                <m:t>=</m:t>
              </m:r>
              <m:f>
                <m:fPr>
                  <m:type m:val="bar"/>
                </m:fPr>
                <m:num>
                  <m:r>
                    <m:t>0</m:t>
                  </m:r>
                </m:num>
                <m:den>
                  <m:r>
                    <m:t>5</m:t>
                  </m:r>
                </m:den>
              </m:f>
            </m:e>
            <m:e>
              <m:r>
                <m:t>&amp;</m:t>
              </m:r>
              <m:r>
                <m:rPr>
                  <m:sty m:val="p"/>
                </m:rPr>
                <m:t>=</m:t>
              </m:r>
              <m:r>
                <m:t>0</m:t>
              </m:r>
              <m:r>
                <m:rPr>
                  <m:sty m:val="p"/>
                </m:rPr>
                <m:t>.</m:t>
              </m:r>
            </m:e>
          </m:eqArr>
        </m:oMath>
      </m:oMathPara>
    </w:p>
    <w:p>
      <w:pPr>
        <w:numPr>
          <w:ilvl w:val="0"/>
          <w:numId w:val="1063"/>
        </w:numPr>
      </w:pPr>
      <w:del w:id="16172" w:author="PR Preview" w:date="2026-01-01T00:00:00Z">
        <w:r>
          <w:delText xml:space="preserve">Arbitrary vectors</w:delText>
        </w:r>
      </w:del>
      <w:del w:id="1617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0</m:t>
        </m:r>
        <m:r>
          <m:rPr>
            <m:sty m:val="p"/>
          </m:rPr>
          <m:t>)</m:t>
        </m:r>
      </m:oMath>
      <w:del w:id="16174" w:author="PR Preview" w:date="2026-01-01T00:00:00Z">
        <w:r>
          <w:delText xml:space="preserve"> </w:delText>
        </w:r>
      </w:del>
      <w:del w:id="16175" w:author="PR Preview" w:date="2026-01-01T00:00:00Z">
        <w:r>
          <w:delText xml:space="preserve">and</w:delText>
        </w:r>
      </w:del>
      <w:del w:id="16176"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1</m:t>
        </m:r>
        <m:r>
          <m:rPr>
            <m:sty m:val="p"/>
          </m:rPr>
          <m:t>)</m:t>
        </m:r>
      </m:oMath>
      <w:del w:id="16177" w:author="PR Preview" w:date="2026-01-01T00:00:00Z">
        <w:r>
          <w:delText xml:space="preserve">:</w:delText>
        </w:r>
      </w:del>
    </w:p>
    <w:p>
      <w:pPr>
        <w:pStyle w:val="BodyText"/>
      </w:pPr>
      <m:oMathPara>
        <m:oMathParaPr>
          <m:jc m:val="center"/>
        </m:oMathParaPr>
        <m:oMath>
          <m:eqArr>
            <m:e>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t>&amp;</m:t>
              </m:r>
              <m:r>
                <m:rPr>
                  <m:sty m:val="p"/>
                </m:rPr>
                <m:t>=</m:t>
              </m:r>
              <m:f>
                <m:fPr>
                  <m:type m:val="bar"/>
                </m:fPr>
                <m:num>
                  <m:r>
                    <m:t>1</m:t>
                  </m:r>
                  <m:r>
                    <m:rPr>
                      <m:sty m:val="p"/>
                    </m:rPr>
                    <m:t>⋅</m:t>
                  </m:r>
                  <m:r>
                    <m:t>1</m:t>
                  </m:r>
                  <m:r>
                    <m:rPr>
                      <m:sty m:val="p"/>
                    </m:rPr>
                    <m:t>+</m:t>
                  </m:r>
                  <m:r>
                    <m:t>0</m:t>
                  </m:r>
                  <m:r>
                    <m:rPr>
                      <m:sty m:val="p"/>
                    </m:rPr>
                    <m:t>⋅</m:t>
                  </m:r>
                  <m:r>
                    <m:t>1</m:t>
                  </m:r>
                </m:num>
                <m:den>
                  <m:r>
                    <m:t>1</m:t>
                  </m:r>
                  <m:r>
                    <m:rPr>
                      <m:sty m:val="p"/>
                    </m:rPr>
                    <m:t>⋅</m:t>
                  </m:r>
                  <m:rad>
                    <m:radPr>
                      <m:degHide m:val="on"/>
                    </m:radPr>
                    <m:deg/>
                    <m:e>
                      <m:r>
                        <m:t>2</m:t>
                      </m:r>
                    </m:e>
                  </m:rad>
                </m:den>
              </m:f>
            </m:e>
            <m:e>
              <m:r>
                <m:t>&amp;</m:t>
              </m:r>
              <m:r>
                <m:rPr>
                  <m:sty m:val="p"/>
                </m:rPr>
                <m:t>=</m:t>
              </m:r>
              <m:f>
                <m:fPr>
                  <m:type m:val="bar"/>
                </m:fPr>
                <m:num>
                  <m:r>
                    <m:t>1</m:t>
                  </m:r>
                </m:num>
                <m:den>
                  <m:rad>
                    <m:radPr>
                      <m:degHide m:val="on"/>
                    </m:radPr>
                    <m:deg/>
                    <m:e>
                      <m:r>
                        <m:t>2</m:t>
                      </m:r>
                    </m:e>
                  </m:rad>
                </m:den>
              </m:f>
              <m:r>
                <m:rPr>
                  <m:sty m:val="p"/>
                </m:rPr>
                <m:t>.</m:t>
              </m:r>
            </m:e>
          </m:eqArr>
        </m:oMath>
      </m:oMathPara>
    </w:p>
    <w:p>
      <w:pPr>
        <w:pStyle w:val="FirstParagraph"/>
      </w:pPr>
      <w:del w:id="16178" w:author="PR Preview" w:date="2026-01-01T00:00:00Z">
        <w:r>
          <w:delText xml:space="preserve">When both vectors have unit Euclidean norm (</w:delText>
        </w:r>
      </w:del>
      <m:oMath>
        <m:r>
          <m:t>​</m:t>
        </m:r>
        <m:d>
          <m:dPr>
            <m:begChr m:val="∥"/>
            <m:sepChr m:val=""/>
            <m:endChr m:val="∥"/>
            <m:grow/>
          </m:dPr>
          <m:e>
            <m:limLow>
              <m:e>
                <m:r>
                  <m:t>x</m:t>
                </m:r>
              </m:e>
              <m:lim>
                <m:r>
                  <m:rPr>
                    <m:sty m:val="p"/>
                  </m:rPr>
                  <m:t>∼</m:t>
                </m:r>
              </m:lim>
            </m:limLow>
          </m:e>
        </m:d>
        <m:r>
          <m:t>​</m:t>
        </m:r>
        <m:r>
          <m:rPr>
            <m:sty m:val="p"/>
          </m:rPr>
          <m:t>=</m:t>
        </m:r>
        <m:r>
          <m:t>1</m:t>
        </m:r>
      </m:oMath>
      <w:del w:id="16179" w:author="PR Preview" w:date="2026-01-01T00:00:00Z">
        <w:r>
          <w:delText xml:space="preserve"> </w:delText>
        </w:r>
      </w:del>
      <w:del w:id="16180" w:author="PR Preview" w:date="2026-01-01T00:00:00Z">
        <w:r>
          <w:delText xml:space="preserve">and</w:delText>
        </w:r>
      </w:del>
      <w:del w:id="16181"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m:t>
        </m:r>
        <m:r>
          <m:t>1</m:t>
        </m:r>
      </m:oMath>
      <w:del w:id="16182" w:author="PR Preview" w:date="2026-01-01T00:00:00Z">
        <w:r>
          <w:delText xml:space="preserve">),</w:delText>
        </w:r>
      </w:del>
      <w:del w:id="16183" w:author="PR Preview" w:date="2026-01-01T00:00:00Z">
        <w:r>
          <w:delText xml:space="preserve"> </w:delText>
        </w:r>
      </w:del>
      <w:del w:id="16184" w:author="PR Preview" w:date="2026-01-01T00:00:00Z">
        <w:r>
          <w:delText xml:space="preserve">cosine similarity equals their inner product:</w:delText>
        </w:r>
      </w:del>
      <w:del w:id="16185"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16186" w:author="PR Preview" w:date="2026-01-01T00:00:00Z">
        <w:r>
          <w:delText xml:space="preserve">.</w:delText>
        </w:r>
      </w:del>
    </w:p>
    <w:p>
      <w:pPr>
        <w:pStyle w:val="BodyText"/>
      </w:pPr>
      <w:del w:id="16187" w:author="PR Preview" w:date="2026-01-01T00:00:00Z">
        <w:r>
          <w:rPr>
            <w:b/>
            <w:bCs/>
          </w:rPr>
          <w:delText xml:space="preserve">Corollary 6 (Cosine similarity is the cosine of the angle)</w:delText>
        </w:r>
      </w:del>
      <w:del w:id="16188" w:author="PR Preview" w:date="2026-01-01T00:00:00Z">
        <w:r>
          <w:delText xml:space="preserve"> </w:delText>
        </w:r>
      </w:del>
      <w:del w:id="16189" w:author="PR Preview" w:date="2026-01-01T00:00:00Z">
        <w:r>
          <w:delText xml:space="preserve">For nonzero vectors</w:delText>
        </w:r>
      </w:del>
      <w:del w:id="1619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16191" w:author="PR Preview" w:date="2026-01-01T00:00:00Z">
        <w:r>
          <w:delText xml:space="preserve"> </w:delText>
        </w:r>
      </w:del>
      <w:del w:id="16192" w:author="PR Preview" w:date="2026-01-01T00:00:00Z">
        <w:r>
          <w:delText xml:space="preserve">with angle</w:delText>
        </w:r>
      </w:del>
      <w:del w:id="16193" w:author="PR Preview" w:date="2026-01-01T00:00:00Z">
        <w:r>
          <w:delText xml:space="preserve"> </w:delText>
        </w:r>
      </w:del>
      <m:oMath>
        <m:r>
          <m:t>θ</m:t>
        </m:r>
      </m:oMath>
      <w:del w:id="16194" w:author="PR Preview" w:date="2026-01-01T00:00:00Z">
        <w:r>
          <w:delText xml:space="preserve"> </w:delText>
        </w:r>
      </w:del>
      <w:del w:id="16195" w:author="PR Preview" w:date="2026-01-01T00:00:00Z">
        <w:r>
          <w:delText xml:space="preserve">between them (</w:delText>
        </w:r>
      </w:del>
      <w:hyperlink w:anchor="def-angle">
        <w:del w:id="16196" w:author="PR Preview" w:date="2026-01-01T00:00:00Z">
          <w:r>
            <w:rPr>
              <w:rStyle w:val="Hyperlink"/>
            </w:rPr>
            <w:delText xml:space="preserve">Definition 74</w:delText>
          </w:r>
        </w:del>
      </w:hyperlink>
      <w:del w:id="16197" w:author="PR Preview" w:date="2026-01-01T00:00:00Z">
        <w:r>
          <w:delText xml:space="preserve">),</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rPr>
              <m:sty m:val="p"/>
            </m:rPr>
            <m:t>cos</m:t>
          </m:r>
          <m:r>
            <m:t>θ</m:t>
          </m:r>
          <m:r>
            <m:rPr>
              <m:sty m:val="p"/>
            </m:rPr>
            <m:t>.</m:t>
          </m:r>
        </m:oMath>
      </m:oMathPara>
    </w:p>
    <w:p>
      <w:pPr>
        <w:pStyle w:val="FirstParagraph"/>
      </w:pPr>
      <w:del w:id="16198" w:author="PR Preview" w:date="2026-01-01T00:00:00Z">
        <w:r>
          <w:rPr>
            <w:i/>
            <w:iCs/>
          </w:rPr>
          <w:delText xml:space="preserve">Proof</w:delText>
        </w:r>
      </w:del>
      <w:del w:id="16199" w:author="PR Preview" w:date="2026-01-01T00:00:00Z">
        <w:r>
          <w:delText xml:space="preserve">. </w:delText>
        </w:r>
      </w:del>
      <w:del w:id="16200" w:author="PR Preview" w:date="2026-01-01T00:00:00Z">
        <w:r>
          <w:delText xml:space="preserve">The ratio that</w:delText>
        </w:r>
      </w:del>
      <w:del w:id="16201" w:author="PR Preview" w:date="2026-01-01T00:00:00Z">
        <w:r>
          <w:delText xml:space="preserve"> </w:delText>
        </w:r>
      </w:del>
      <w:hyperlink w:anchor="def-angle">
        <w:del w:id="16202" w:author="PR Preview" w:date="2026-01-01T00:00:00Z">
          <w:r>
            <w:rPr>
              <w:rStyle w:val="Hyperlink"/>
            </w:rPr>
            <w:delText xml:space="preserve">Definition 74</w:delText>
          </w:r>
        </w:del>
      </w:hyperlink>
      <w:del w:id="16203" w:author="PR Preview" w:date="2026-01-01T00:00:00Z">
        <w:r>
          <w:delText xml:space="preserve"> </w:delText>
        </w:r>
      </w:del>
      <w:del w:id="16204" w:author="PR Preview" w:date="2026-01-01T00:00:00Z">
        <w:r>
          <w:delText xml:space="preserve">sets equal to</w:delText>
        </w:r>
      </w:del>
      <w:del w:id="16205" w:author="PR Preview" w:date="2026-01-01T00:00:00Z">
        <w:r>
          <w:delText xml:space="preserve"> </w:delText>
        </w:r>
      </w:del>
      <m:oMath>
        <m:r>
          <m:rPr>
            <m:sty m:val="p"/>
          </m:rPr>
          <m:t>cos</m:t>
        </m:r>
        <m:r>
          <m:t>θ</m:t>
        </m:r>
      </m:oMath>
      <w:del w:id="16206" w:author="PR Preview" w:date="2026-01-01T00:00:00Z">
        <w:r>
          <w:delText xml:space="preserve"> </w:delText>
        </w:r>
      </w:del>
      <w:del w:id="16207" w:author="PR Preview" w:date="2026-01-01T00:00:00Z">
        <w:r>
          <w:delText xml:space="preserve">is the ratio that</w:delText>
        </w:r>
      </w:del>
      <w:del w:id="16208" w:author="PR Preview" w:date="2026-01-01T00:00:00Z">
        <w:r>
          <w:delText xml:space="preserve"> </w:delText>
        </w:r>
      </w:del>
      <w:hyperlink w:anchor="def-cosine-similarity">
        <w:del w:id="16209" w:author="PR Preview" w:date="2026-01-01T00:00:00Z">
          <w:r>
            <w:rPr>
              <w:rStyle w:val="Hyperlink"/>
            </w:rPr>
            <w:delText xml:space="preserve">Definition 75</w:delText>
          </w:r>
        </w:del>
      </w:hyperlink>
      <w:del w:id="16210" w:author="PR Preview" w:date="2026-01-01T00:00:00Z">
        <w:r>
          <w:delText xml:space="preserve"> </w:delText>
        </w:r>
      </w:del>
      <w:del w:id="16211" w:author="PR Preview" w:date="2026-01-01T00:00:00Z">
        <w:r>
          <w:delText xml:space="preserve">defines as</w:delText>
        </w:r>
      </w:del>
      <w:del w:id="16212"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oMath>
      <w:del w:id="16213" w:author="PR Preview" w:date="2026-01-01T00:00:00Z">
        <w:r>
          <w:delText xml:space="preserve">.</w:delText>
        </w:r>
      </w:del>
    </w:p>
    <w:p>
      <w:pPr>
        <w:numPr>
          <w:ilvl w:val="0"/>
          <w:numId w:val="1063"/>
        </w:numPr>
      </w:pPr>
      <w:ins w:id="16214" w:author="PR Preview" w:date="2026-01-01T00:00:00Z">
        <w:r>
          <w:t xml:space="preserve">Parallel vectors</w:t>
        </w:r>
      </w:ins>
      <w:ins w:id="16215" w:author="PR Preview" w:date="2026-01-01T00:00:00Z">
        <w:r>
          <w:t xml:space="preserve"> </w:t>
        </w:r>
      </w:ins>
      <w:ins w:id="16216" w:author="PR Preview" w:date="2026-01-01T00:00:00Z">
        <w:r>
          <w:t xml:space="preserve">$\mathord{\smash[b]{\underset{\raise.3ex\hbox{$\scriptstyle\sim$}}{x}}\vphantom{x}}= (1, 2)$</w:t>
        </w:r>
      </w:ins>
      <w:ins w:id="16217" w:author="PR Preview" w:date="2026-01-01T00:00:00Z">
        <w:r>
          <w:t xml:space="preserve"> </w:t>
        </w:r>
      </w:ins>
      <w:ins w:id="16218" w:author="PR Preview" w:date="2026-01-01T00:00:00Z">
        <w:r>
          <w:t xml:space="preserve">and</w:t>
        </w:r>
      </w:ins>
      <w:ins w:id="16219" w:author="PR Preview" w:date="2026-01-01T00:00:00Z">
        <w:r>
          <w:t xml:space="preserve"> </w:t>
        </w:r>
      </w:ins>
      <w:ins w:id="16220" w:author="PR Preview" w:date="2026-01-01T00:00:00Z">
        <w:r>
          <w:t xml:space="preserve">$\mathord{\smash[b]{\underset{\raise.3ex\hbox{$\scriptstyle\sim$}}{y}}\vphantom{y}}= (2, 4)$</w:t>
        </w:r>
      </w:ins>
      <w:ins w:id="16221" w:author="PR Preview" w:date="2026-01-01T00:00:00Z">
        <w:r>
          <w:t xml:space="preserve">:</w:t>
        </w:r>
      </w:ins>
    </w:p>
    <w:p>
      <w:pPr>
        <w:pStyle w:val="BodyText"/>
      </w:pPr>
      <w:ins w:id="16222" w:author="PR Preview" w:date="2026-01-01T00:00:00Z">
        <w:r>
          <w:t xml:space="preserve">$$
    \begin{aligned}
    \operatorname{cossim}(\mathord{\smash[b]{\underset{\raise.3ex\hbox{$\scriptstyle\sim$}}{x}}\vphantom{x}}, \mathord{\smash[b]{\underset{\raise.3ex\hbox{$\scriptstyle\sim$}}{y}}\vphantom{y}}) &amp;= \frac{2 + 8}{\sqrt{5}\,\sqrt{20}} \\
    &amp;= \frac{10}{10} \\
    &amp;= 1.
    \end{aligned}
    $$</w:t>
        </w:r>
      </w:ins>
    </w:p>
    <w:p>
      <w:pPr>
        <w:numPr>
          <w:ilvl w:val="0"/>
          <w:numId w:val="1063"/>
        </w:numPr>
      </w:pPr>
      <w:ins w:id="16223" w:author="PR Preview" w:date="2026-01-01T00:00:00Z">
        <w:r>
          <w:t xml:space="preserve">Orthogonal vectors</w:t>
        </w:r>
      </w:ins>
      <w:ins w:id="16224" w:author="PR Preview" w:date="2026-01-01T00:00:00Z">
        <w:r>
          <w:t xml:space="preserve"> </w:t>
        </w:r>
      </w:ins>
      <w:ins w:id="16225" w:author="PR Preview" w:date="2026-01-01T00:00:00Z">
        <w:r>
          <w:t xml:space="preserve">$\mathord{\smash[b]{\underset{\raise.3ex\hbox{$\scriptstyle\sim$}}{x}}\vphantom{x}}= (1, 2)$</w:t>
        </w:r>
      </w:ins>
      <w:ins w:id="16226" w:author="PR Preview" w:date="2026-01-01T00:00:00Z">
        <w:r>
          <w:t xml:space="preserve"> </w:t>
        </w:r>
      </w:ins>
      <w:ins w:id="16227" w:author="PR Preview" w:date="2026-01-01T00:00:00Z">
        <w:r>
          <w:t xml:space="preserve">and</w:t>
        </w:r>
      </w:ins>
      <w:ins w:id="16228" w:author="PR Preview" w:date="2026-01-01T00:00:00Z">
        <w:r>
          <w:t xml:space="preserve"> </w:t>
        </w:r>
      </w:ins>
      <w:ins w:id="16229" w:author="PR Preview" w:date="2026-01-01T00:00:00Z">
        <w:r>
          <w:t xml:space="preserve">$\mathord{\smash[b]{\underset{\raise.3ex\hbox{$\scriptstyle\sim$}}{y}}\vphantom{y}}= (-2, 1)$</w:t>
        </w:r>
      </w:ins>
      <w:ins w:id="16230" w:author="PR Preview" w:date="2026-01-01T00:00:00Z">
        <w:r>
          <w:t xml:space="preserve">:</w:t>
        </w:r>
      </w:ins>
    </w:p>
    <w:p>
      <w:pPr>
        <w:pStyle w:val="BodyText"/>
      </w:pPr>
      <w:ins w:id="16231" w:author="PR Preview" w:date="2026-01-01T00:00:00Z">
        <w:r>
          <w:t xml:space="preserve">$$
    \begin{aligned}
    \operatorname{cossim}(\mathord{\smash[b]{\underset{\raise.3ex\hbox{$\scriptstyle\sim$}}{x}}\vphantom{x}}, \mathord{\smash[b]{\underset{\raise.3ex\hbox{$\scriptstyle\sim$}}{y}}\vphantom{y}}) &amp;= \frac{-2 + 2}{\sqrt{5}\,\sqrt{5}} \\
    &amp;= \frac{0}{5} \\
    &amp;= 0.
    \end{aligned}
    $$</w:t>
        </w:r>
      </w:ins>
    </w:p>
    <w:p>
      <w:pPr>
        <w:numPr>
          <w:ilvl w:val="0"/>
          <w:numId w:val="1063"/>
        </w:numPr>
      </w:pPr>
      <w:ins w:id="16232" w:author="PR Preview" w:date="2026-01-01T00:00:00Z">
        <w:r>
          <w:t xml:space="preserve">Arbitrary vectors</w:t>
        </w:r>
      </w:ins>
      <w:ins w:id="16233" w:author="PR Preview" w:date="2026-01-01T00:00:00Z">
        <w:r>
          <w:t xml:space="preserve"> </w:t>
        </w:r>
      </w:ins>
      <w:ins w:id="16234" w:author="PR Preview" w:date="2026-01-01T00:00:00Z">
        <w:r>
          <w:t xml:space="preserve">$\mathord{\smash[b]{\underset{\raise.3ex\hbox{$\scriptstyle\sim$}}{x}}\vphantom{x}}= (1, 0)$</w:t>
        </w:r>
      </w:ins>
      <w:ins w:id="16235" w:author="PR Preview" w:date="2026-01-01T00:00:00Z">
        <w:r>
          <w:t xml:space="preserve"> </w:t>
        </w:r>
      </w:ins>
      <w:ins w:id="16236" w:author="PR Preview" w:date="2026-01-01T00:00:00Z">
        <w:r>
          <w:t xml:space="preserve">and</w:t>
        </w:r>
      </w:ins>
      <w:ins w:id="16237" w:author="PR Preview" w:date="2026-01-01T00:00:00Z">
        <w:r>
          <w:t xml:space="preserve"> </w:t>
        </w:r>
      </w:ins>
      <w:ins w:id="16238" w:author="PR Preview" w:date="2026-01-01T00:00:00Z">
        <w:r>
          <w:t xml:space="preserve">$\mathord{\smash[b]{\underset{\raise.3ex\hbox{$\scriptstyle\sim$}}{y}}\vphantom{y}}= (1, 1)$</w:t>
        </w:r>
      </w:ins>
      <w:ins w:id="16239" w:author="PR Preview" w:date="2026-01-01T00:00:00Z">
        <w:r>
          <w:t xml:space="preserve">:</w:t>
        </w:r>
      </w:ins>
    </w:p>
    <w:p>
      <w:pPr>
        <w:pStyle w:val="BodyText"/>
      </w:pPr>
      <w:ins w:id="16240" w:author="PR Preview" w:date="2026-01-01T00:00:00Z">
        <w:r>
          <w:t xml:space="preserve">$$
    \begin{aligned}
    \operatorname{cossim}(\mathord{\smash[b]{\underset{\raise.3ex\hbox{$\scriptstyle\sim$}}{x}}\vphantom{x}}, \mathord{\smash[b]{\underset{\raise.3ex\hbox{$\scriptstyle\sim$}}{y}}\vphantom{y}}) &amp;= \frac{1 \cdot 1 + 0 \cdot 1}{1 \cdot\sqrt{2}} \\
    &amp;= \frac{1}{\sqrt{2}}.
    \end{aligned}
    $$</w:t>
        </w:r>
      </w:ins>
    </w:p>
    <w:p>
      <w:pPr>
        <w:pStyle w:val="FirstParagraph"/>
      </w:pPr>
      <w:ins w:id="16241" w:author="PR Preview" w:date="2026-01-01T00:00:00Z">
        <w:r>
          <w:t xml:space="preserve">When both vectors have unit Euclidean norm (</w:t>
        </w:r>
      </w:ins>
      <w:ins w:id="16242" w:author="PR Preview" w:date="2026-01-01T00:00:00Z">
        <w:r>
          <w:t xml:space="preserve">$\mathopen{}\left\lVert\mathord{\smash[b]{\underset{\raise.3ex\hbox{$\scriptstyle\sim$}}{x}}\vphantom{x}}\right\rVert\mathclose{} = 1$</w:t>
        </w:r>
      </w:ins>
      <w:ins w:id="16243" w:author="PR Preview" w:date="2026-01-01T00:00:00Z">
        <w:r>
          <w:t xml:space="preserve"> </w:t>
        </w:r>
      </w:ins>
      <w:ins w:id="16244" w:author="PR Preview" w:date="2026-01-01T00:00:00Z">
        <w:r>
          <w:t xml:space="preserve">and</w:t>
        </w:r>
      </w:ins>
      <w:ins w:id="16245" w:author="PR Preview" w:date="2026-01-01T00:00:00Z">
        <w:r>
          <w:t xml:space="preserve"> </w:t>
        </w:r>
      </w:ins>
      <w:ins w:id="16246" w:author="PR Preview" w:date="2026-01-01T00:00:00Z">
        <w:r>
          <w:t xml:space="preserve">$\mathopen{}\left\lVert\mathord{\smash[b]{\underset{\raise.3ex\hbox{$\scriptstyle\sim$}}{y}}\vphantom{y}}\right\rVert\mathclose{} = 1$</w:t>
        </w:r>
      </w:ins>
      <w:ins w:id="16247" w:author="PR Preview" w:date="2026-01-01T00:00:00Z">
        <w:r>
          <w:t xml:space="preserve">),</w:t>
        </w:r>
      </w:ins>
      <w:ins w:id="16248" w:author="PR Preview" w:date="2026-01-01T00:00:00Z">
        <w:r>
          <w:t xml:space="preserve"> </w:t>
        </w:r>
      </w:ins>
      <w:ins w:id="16249" w:author="PR Preview" w:date="2026-01-01T00:00:00Z">
        <w:r>
          <w:t xml:space="preserve">cosine similarity equals their inner product:</w:t>
        </w:r>
      </w:ins>
      <w:ins w:id="16250" w:author="PR Preview" w:date="2026-01-01T00:00:00Z">
        <w:r>
          <w:t xml:space="preserve"> </w:t>
        </w:r>
      </w:ins>
      <w:ins w:id="16251" w:author="PR Preview" w:date="2026-01-01T00:00:00Z">
        <w:r>
          <w:t xml:space="preserve">$\operatorname{cossim}(\mathord{\smash[b]{\underset{\raise.3ex\hbox{$\scriptstyle\sim$}}{x}}\vphantom{x}},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w:t>
        </w:r>
      </w:ins>
      <w:ins w:id="16252" w:author="PR Preview" w:date="2026-01-01T00:00:00Z">
        <w:r>
          <w:t xml:space="preserve">.</w:t>
        </w:r>
      </w:ins>
    </w:p>
    <w:bookmarkEnd w:id="379"/>
    <w:bookmarkStart w:id="380" w:name="cor-cosine-similarity-angle"/>
    <w:p>
      <w:pPr>
        <w:pStyle w:val="BodyText"/>
      </w:pPr>
      <w:ins w:id="16253" w:author="PR Preview" w:date="2026-01-01T00:00:00Z">
        <w:r>
          <w:rPr>
            <w:b/>
            <w:bCs/>
          </w:rPr>
          <w:t xml:space="preserve">Corollary 6 (Cosine similarity is the cosine of the angle)</w:t>
        </w:r>
      </w:ins>
      <w:ins w:id="16254" w:author="PR Preview" w:date="2026-01-01T00:00:00Z">
        <w:r>
          <w:t xml:space="preserve"> </w:t>
        </w:r>
      </w:ins>
      <w:ins w:id="16255" w:author="PR Preview" w:date="2026-01-01T00:00:00Z">
        <w:r>
          <w:t xml:space="preserve">For nonzero vectors</w:t>
        </w:r>
      </w:ins>
      <w:ins w:id="16256" w:author="PR Preview" w:date="2026-01-01T00:00:00Z">
        <w:r>
          <w:t xml:space="preserve"> </w:t>
        </w:r>
      </w:ins>
      <w:ins w:id="16257" w:author="PR Preview" w:date="2026-01-01T00:00:00Z">
        <w:r>
          <w:t xml:space="preserve">$\mathord{\smash[b]{\underset{\raise.3ex\hbox{$\scriptstyle\sim$}}{x}}\vphantom{x}}, \mathord{\smash[b]{\underset{\raise.3ex\hbox{$\scriptstyle\sim$}}{y}}\vphantom{y}}\in \mathbb{R}^p$</w:t>
        </w:r>
      </w:ins>
      <w:ins w:id="16258" w:author="PR Preview" w:date="2026-01-01T00:00:00Z">
        <w:r>
          <w:t xml:space="preserve"> </w:t>
        </w:r>
      </w:ins>
      <w:ins w:id="16259" w:author="PR Preview" w:date="2026-01-01T00:00:00Z">
        <w:r>
          <w:t xml:space="preserve">with angle</w:t>
        </w:r>
      </w:ins>
      <w:ins w:id="16260" w:author="PR Preview" w:date="2026-01-01T00:00:00Z">
        <w:r>
          <w:t xml:space="preserve"> </w:t>
        </w:r>
      </w:ins>
      <m:oMath>
        <m:r>
          <m:t>θ</m:t>
        </m:r>
      </m:oMath>
      <w:ins w:id="16261" w:author="PR Preview" w:date="2026-01-01T00:00:00Z">
        <w:r>
          <w:t xml:space="preserve"> </w:t>
        </w:r>
      </w:ins>
      <w:ins w:id="16262" w:author="PR Preview" w:date="2026-01-01T00:00:00Z">
        <w:r>
          <w:t xml:space="preserve">between them (</w:t>
        </w:r>
      </w:ins>
      <w:hyperlink w:anchor="def-angle">
        <w:ins w:id="16263" w:author="PR Preview" w:date="2026-01-01T00:00:00Z">
          <w:r>
            <w:rPr>
              <w:rStyle w:val="Hyperlink"/>
            </w:rPr>
            <w:t xml:space="preserve">Definition 74</w:t>
          </w:r>
        </w:ins>
      </w:hyperlink>
      <w:ins w:id="16264" w:author="PR Preview" w:date="2026-01-01T00:00:00Z">
        <w:r>
          <w:t xml:space="preserve">),</w:t>
        </w:r>
      </w:ins>
    </w:p>
    <w:p>
      <w:pPr>
        <w:pStyle w:val="BodyText"/>
      </w:pPr>
      <w:ins w:id="16265" w:author="PR Preview" w:date="2026-01-01T00:00:00Z">
        <w:r>
          <w:t xml:space="preserve">$$
    \operatorname{cossim}(\mathord{\smash[b]{\underset{\raise.3ex\hbox{$\scriptstyle\sim$}}{x}}\vphantom{x}}, \mathord{\smash[b]{\underset{\raise.3ex\hbox{$\scriptstyle\sim$}}{y}}\vphantom{y}}) = \cos\theta.
    $$</w:t>
        </w:r>
      </w:ins>
    </w:p>
    <w:bookmarkEnd w:id="380"/>
    <w:p>
      <w:pPr>
        <w:pStyle w:val="FirstParagraph"/>
      </w:pPr>
      <w:ins w:id="16266" w:author="PR Preview" w:date="2026-01-01T00:00:00Z">
        <w:r>
          <w:rPr>
            <w:i/>
            <w:iCs/>
          </w:rPr>
          <w:t xml:space="preserve">Proof</w:t>
        </w:r>
      </w:ins>
      <w:ins w:id="16267" w:author="PR Preview" w:date="2026-01-01T00:00:00Z">
        <w:r>
          <w:t xml:space="preserve">. </w:t>
        </w:r>
      </w:ins>
      <w:ins w:id="16268" w:author="PR Preview" w:date="2026-01-01T00:00:00Z">
        <w:r>
          <w:t xml:space="preserve">The ratio that</w:t>
        </w:r>
      </w:ins>
      <w:ins w:id="16269" w:author="PR Preview" w:date="2026-01-01T00:00:00Z">
        <w:r>
          <w:t xml:space="preserve"> </w:t>
        </w:r>
      </w:ins>
      <w:hyperlink w:anchor="def-angle">
        <w:ins w:id="16270" w:author="PR Preview" w:date="2026-01-01T00:00:00Z">
          <w:r>
            <w:rPr>
              <w:rStyle w:val="Hyperlink"/>
            </w:rPr>
            <w:t xml:space="preserve">Definition 74</w:t>
          </w:r>
        </w:ins>
      </w:hyperlink>
      <w:ins w:id="16271" w:author="PR Preview" w:date="2026-01-01T00:00:00Z">
        <w:r>
          <w:t xml:space="preserve"> </w:t>
        </w:r>
      </w:ins>
      <w:ins w:id="16272" w:author="PR Preview" w:date="2026-01-01T00:00:00Z">
        <w:r>
          <w:t xml:space="preserve">sets equal to</w:t>
        </w:r>
      </w:ins>
      <w:ins w:id="16273" w:author="PR Preview" w:date="2026-01-01T00:00:00Z">
        <w:r>
          <w:t xml:space="preserve"> </w:t>
        </w:r>
      </w:ins>
      <m:oMath>
        <m:r>
          <m:rPr>
            <m:sty m:val="p"/>
          </m:rPr>
          <m:t>cos</m:t>
        </m:r>
        <m:r>
          <m:t>θ</m:t>
        </m:r>
      </m:oMath>
      <w:ins w:id="16274" w:author="PR Preview" w:date="2026-01-01T00:00:00Z">
        <w:r>
          <w:t xml:space="preserve"> </w:t>
        </w:r>
      </w:ins>
      <w:ins w:id="16275" w:author="PR Preview" w:date="2026-01-01T00:00:00Z">
        <w:r>
          <w:t xml:space="preserve">is the ratio that</w:t>
        </w:r>
      </w:ins>
      <w:ins w:id="16276" w:author="PR Preview" w:date="2026-01-01T00:00:00Z">
        <w:r>
          <w:t xml:space="preserve"> </w:t>
        </w:r>
      </w:ins>
      <w:hyperlink w:anchor="def-cosine-similarity">
        <w:ins w:id="16277" w:author="PR Preview" w:date="2026-01-01T00:00:00Z">
          <w:r>
            <w:rPr>
              <w:rStyle w:val="Hyperlink"/>
            </w:rPr>
            <w:t xml:space="preserve">Definition 75</w:t>
          </w:r>
        </w:ins>
      </w:hyperlink>
      <w:ins w:id="16278" w:author="PR Preview" w:date="2026-01-01T00:00:00Z">
        <w:r>
          <w:t xml:space="preserve"> </w:t>
        </w:r>
      </w:ins>
      <w:ins w:id="16279" w:author="PR Preview" w:date="2026-01-01T00:00:00Z">
        <w:r>
          <w:t xml:space="preserve">defines as</w:t>
        </w:r>
      </w:ins>
      <w:ins w:id="16280" w:author="PR Preview" w:date="2026-01-01T00:00:00Z">
        <w:r>
          <w:t xml:space="preserve"> </w:t>
        </w:r>
      </w:ins>
      <w:ins w:id="16281" w:author="PR Preview" w:date="2026-01-01T00:00:00Z">
        <w:r>
          <w:t xml:space="preserve">$\operatorname{cossim}(\mathord{\smash[b]{\underset{\raise.3ex\hbox{$\scriptstyle\sim$}}{x}}\vphantom{x}}, \mathord{\smash[b]{\underset{\raise.3ex\hbox{$\scriptstyle\sim$}}{y}}\vphantom{y}})$</w:t>
        </w:r>
      </w:ins>
      <w:ins w:id="16282" w:author="PR Preview" w:date="2026-01-01T00:00:00Z">
        <w:r>
          <w:t xml:space="preserve">.</w:t>
        </w:r>
      </w:ins>
    </w:p>
    <w:bookmarkStart w:id="381" w:name="X64c41f557e7f698c947bb0d906d626137043d1e"/>
    <w:p>
      <w:pPr>
        <w:pStyle w:val="BodyText"/>
      </w:pPr>
      <w:r>
        <w:rPr>
          <w:b/>
          <w:bCs/>
        </w:rPr>
        <w:t xml:space="preserve">Definition 76 (Cosine similarity in an inner product space)</w:t>
      </w:r>
      <w:r>
        <w:t xml:space="preserve"> </w:t>
      </w:r>
      <w:r>
        <w:t xml:space="preserve">In a general real inner product space (</w:t>
      </w:r>
      <w:hyperlink w:anchor="def-inner-product-space">
        <w:r>
          <w:rPr>
            <w:rStyle w:val="Hyperlink"/>
          </w:rPr>
          <w:t xml:space="preserve">Definition 69</w:t>
        </w:r>
      </w:hyperlink>
      <w:r>
        <w:t xml:space="preserve">) with inner product</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and induced norm</w:t>
      </w:r>
      <w:r>
        <w:t xml:space="preserve"> </w:t>
      </w:r>
      <m:oMath>
        <m:r>
          <m:t>​</m:t>
        </m:r>
        <m:d>
          <m:dPr>
            <m:begChr m:val="∥"/>
            <m:sepChr m:val=""/>
            <m:endChr m:val="∥"/>
            <m:grow/>
          </m:dPr>
          <m:e>
            <m:r>
              <m:rPr>
                <m:sty m:val="p"/>
              </m:rPr>
              <m:t>⋅</m:t>
            </m:r>
          </m:e>
        </m:d>
        <m:r>
          <m:t>​</m:t>
        </m:r>
      </m:oMath>
      <w:r>
        <w:t xml:space="preserve">, the</w:t>
      </w:r>
      <w:r>
        <w:t xml:space="preserve"> </w:t>
      </w:r>
      <w:r>
        <w:rPr>
          <w:b/>
          <w:bCs/>
        </w:rPr>
        <w:t xml:space="preserve">cosine similarity</w:t>
      </w:r>
      <w:r>
        <w:t xml:space="preserve"> </w:t>
      </w:r>
      <w:r>
        <w:t xml:space="preserve">is</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limUpp>
            <m:e>
              <m:r>
                <m:rPr>
                  <m:sty m:val="p"/>
                </m:rPr>
                <m:t>=</m:t>
              </m:r>
            </m:e>
            <m:lim>
              <m:r>
                <m:rPr>
                  <m:nor/>
                  <m:sty m:val="p"/>
                </m:rPr>
                <m:t>def</m:t>
              </m:r>
            </m:lim>
          </m:limUpp>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pStyle w:val="FirstParagraph"/>
      </w:pPr>
      <w:del w:id="16283" w:author="PR Preview" w:date="2026-01-01T00:00:00Z">
        <w:r>
          <w:rPr>
            <w:b/>
            <w:bCs/>
          </w:rPr>
          <w:delText xml:space="preserve">Corollary 7 (Cosine similarity of unit vectors is their inner product)</w:delText>
        </w:r>
      </w:del>
      <w:del w:id="16284" w:author="PR Preview" w:date="2026-01-01T00:00:00Z">
        <w:r>
          <w:delText xml:space="preserve"> </w:delText>
        </w:r>
      </w:del>
      <w:del w:id="16285" w:author="PR Preview" w:date="2026-01-01T00:00:00Z">
        <w:r>
          <w:delText xml:space="preserve">In a real inner product space (</w:delText>
        </w:r>
      </w:del>
      <w:hyperlink w:anchor="def-inner-product-space">
        <w:del w:id="16286" w:author="PR Preview" w:date="2026-01-01T00:00:00Z">
          <w:r>
            <w:rPr>
              <w:rStyle w:val="Hyperlink"/>
            </w:rPr>
            <w:delText xml:space="preserve">Definition 69</w:delText>
          </w:r>
        </w:del>
      </w:hyperlink>
      <w:del w:id="16287" w:author="PR Preview" w:date="2026-01-01T00:00:00Z">
        <w:r>
          <w:delText xml:space="preserve">),</w:delText>
        </w:r>
      </w:del>
      <w:del w:id="16288" w:author="PR Preview" w:date="2026-01-01T00:00:00Z">
        <w:r>
          <w:delText xml:space="preserve"> </w:delText>
        </w:r>
      </w:del>
      <w:del w:id="16289" w:author="PR Preview" w:date="2026-01-01T00:00:00Z">
        <w:r>
          <w:delText xml:space="preserve">for all vectors</w:delText>
        </w:r>
      </w:del>
      <w:del w:id="16290" w:author="PR Preview" w:date="2026-01-01T00:00:00Z">
        <w:r>
          <w:delText xml:space="preserve"> </w:delText>
        </w:r>
      </w:del>
      <m:oMath>
        <m:limLow>
          <m:e>
            <m:r>
              <m:t>x</m:t>
            </m:r>
          </m:e>
          <m:lim>
            <m:r>
              <m:rPr>
                <m:sty m:val="p"/>
              </m:rPr>
              <m:t>∼</m:t>
            </m:r>
          </m:lim>
        </m:limLow>
      </m:oMath>
      <w:del w:id="16291" w:author="PR Preview" w:date="2026-01-01T00:00:00Z">
        <w:r>
          <w:delText xml:space="preserve"> </w:delText>
        </w:r>
      </w:del>
      <w:del w:id="16292" w:author="PR Preview" w:date="2026-01-01T00:00:00Z">
        <w:r>
          <w:delText xml:space="preserve">and</w:delText>
        </w:r>
      </w:del>
      <w:del w:id="16293" w:author="PR Preview" w:date="2026-01-01T00:00:00Z">
        <w:r>
          <w:delText xml:space="preserve"> </w:delText>
        </w:r>
      </w:del>
      <m:oMath>
        <m:limLow>
          <m:e>
            <m:r>
              <m:t>y</m:t>
            </m:r>
          </m:e>
          <m:lim>
            <m:r>
              <m:rPr>
                <m:sty m:val="p"/>
              </m:rPr>
              <m:t>∼</m:t>
            </m:r>
          </m:lim>
        </m:limLow>
      </m:oMath>
      <w:del w:id="16294" w:author="PR Preview" w:date="2026-01-01T00:00:00Z">
        <w:r>
          <w:delText xml:space="preserve"> </w:delText>
        </w:r>
      </w:del>
      <w:del w:id="16295" w:author="PR Preview" w:date="2026-01-01T00:00:00Z">
        <w:r>
          <w:delText xml:space="preserve">with</w:delText>
        </w:r>
      </w:del>
      <w:del w:id="16296"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
          <m:t>1</m:t>
        </m:r>
      </m:oMath>
      <w:del w:id="16297" w:author="PR Preview" w:date="2026-01-01T00:00:00Z">
        <w:r>
          <w:delText xml:space="preserve">,</w:delText>
        </w:r>
      </w:del>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p>
      <w:pPr>
        <w:pStyle w:val="BodyText"/>
      </w:pPr>
      <w:ins w:id="16298" w:author="PR Preview" w:date="2026-01-01T00:00:00Z">
        <w:r>
          <w:t xml:space="preserve">$$
    \operatorname{cossim}(\mathord{\smash[b]{\underset{\raise.3ex\hbox{$\scriptstyle\sim$}}{x}}\vphantom{x}}, \mathord{\smash[b]{\underset{\raise.3ex\hbox{$\scriptstyle\sim$}}{y}}\vphantom{y}}) \stackrel{\text{def}}{=}\frac{\mathopen{}\left\langle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bookmarkEnd w:id="381"/>
    <w:bookmarkStart w:id="382" w:name="cor-cosine-similarity-unit-vectors"/>
    <w:p>
      <w:pPr>
        <w:pStyle w:val="FirstParagraph"/>
      </w:pPr>
      <w:ins w:id="16299" w:author="PR Preview" w:date="2026-01-01T00:00:00Z">
        <w:r>
          <w:rPr>
            <w:b/>
            <w:bCs/>
          </w:rPr>
          <w:t xml:space="preserve">Corollary 7 (Cosine similarity of unit vectors is their inner product)</w:t>
        </w:r>
      </w:ins>
      <w:ins w:id="16300" w:author="PR Preview" w:date="2026-01-01T00:00:00Z">
        <w:r>
          <w:t xml:space="preserve"> </w:t>
        </w:r>
      </w:ins>
      <w:ins w:id="16301" w:author="PR Preview" w:date="2026-01-01T00:00:00Z">
        <w:r>
          <w:t xml:space="preserve">In a real inner product space (</w:t>
        </w:r>
      </w:ins>
      <w:hyperlink w:anchor="def-inner-product-space">
        <w:ins w:id="16302" w:author="PR Preview" w:date="2026-01-01T00:00:00Z">
          <w:r>
            <w:rPr>
              <w:rStyle w:val="Hyperlink"/>
            </w:rPr>
            <w:t xml:space="preserve">Definition 69</w:t>
          </w:r>
        </w:ins>
      </w:hyperlink>
      <w:ins w:id="16303" w:author="PR Preview" w:date="2026-01-01T00:00:00Z">
        <w:r>
          <w:t xml:space="preserve">),</w:t>
        </w:r>
      </w:ins>
      <w:ins w:id="16304" w:author="PR Preview" w:date="2026-01-01T00:00:00Z">
        <w:r>
          <w:t xml:space="preserve"> </w:t>
        </w:r>
      </w:ins>
      <w:ins w:id="16305" w:author="PR Preview" w:date="2026-01-01T00:00:00Z">
        <w:r>
          <w:t xml:space="preserve">for all vectors</w:t>
        </w:r>
      </w:ins>
      <w:ins w:id="16306" w:author="PR Preview" w:date="2026-01-01T00:00:00Z">
        <w:r>
          <w:t xml:space="preserve"> </w:t>
        </w:r>
      </w:ins>
      <w:ins w:id="16307" w:author="PR Preview" w:date="2026-01-01T00:00:00Z">
        <w:r>
          <w:t xml:space="preserve">$\mathord{\smash[b]{\underset{\raise.3ex\hbox{$\scriptstyle\sim$}}{x}}\vphantom{x}}$</w:t>
        </w:r>
      </w:ins>
      <w:ins w:id="16308" w:author="PR Preview" w:date="2026-01-01T00:00:00Z">
        <w:r>
          <w:t xml:space="preserve"> </w:t>
        </w:r>
      </w:ins>
      <w:ins w:id="16309" w:author="PR Preview" w:date="2026-01-01T00:00:00Z">
        <w:r>
          <w:t xml:space="preserve">and</w:t>
        </w:r>
      </w:ins>
      <w:ins w:id="16310" w:author="PR Preview" w:date="2026-01-01T00:00:00Z">
        <w:r>
          <w:t xml:space="preserve"> </w:t>
        </w:r>
      </w:ins>
      <w:ins w:id="16311" w:author="PR Preview" w:date="2026-01-01T00:00:00Z">
        <w:r>
          <w:t xml:space="preserve">$\mathord{\smash[b]{\underset{\raise.3ex\hbox{$\scriptstyle\sim$}}{y}}\vphantom{y}}$</w:t>
        </w:r>
      </w:ins>
      <w:ins w:id="16312" w:author="PR Preview" w:date="2026-01-01T00:00:00Z">
        <w:r>
          <w:t xml:space="preserve"> </w:t>
        </w:r>
      </w:ins>
      <w:ins w:id="16313" w:author="PR Preview" w:date="2026-01-01T00:00:00Z">
        <w:r>
          <w:t xml:space="preserve">with</w:t>
        </w:r>
      </w:ins>
      <w:ins w:id="16314" w:author="PR Preview" w:date="2026-01-01T00:00:00Z">
        <w:r>
          <w:t xml:space="preserve"> </w:t>
        </w:r>
      </w:ins>
      <w:ins w:id="16315" w:author="PR Preview" w:date="2026-01-01T00:00:00Z">
        <w:r>
          <w:t xml:space="preserve">$\mathopen{}\left\lVert\mathord{\smash[b]{\underset{\raise.3ex\hbox{$\scriptstyle\sim$}}{x}}\vphantom{x}}\right\rVert\mathclose{} = \mathopen{}\left\lVert\mathord{\smash[b]{\underset{\raise.3ex\hbox{$\scriptstyle\sim$}}{y}}\vphantom{y}}\right\rVert\mathclose{} = 1$</w:t>
        </w:r>
      </w:ins>
      <w:ins w:id="16316" w:author="PR Preview" w:date="2026-01-01T00:00:00Z">
        <w:r>
          <w:t xml:space="preserve">,</w:t>
        </w:r>
      </w:ins>
    </w:p>
    <w:p>
      <w:pPr>
        <w:pStyle w:val="BodyText"/>
      </w:pPr>
      <w:ins w:id="16317" w:author="PR Preview" w:date="2026-01-01T00:00:00Z">
        <w:r>
          <w:t xml:space="preserve">$$
    \operatorname{cossim}(\mathord{\smash[b]{\underset{\raise.3ex\hbox{$\scriptstyle\sim$}}{x}}\vphantom{x}}, \mathord{\smash[b]{\underset{\raise.3ex\hbox{$\scriptstyle\sim$}}{y}}\vphantom{y}}) = \mathopen{}\left\langle \mathord{\smash[b]{\underset{\raise.3ex\hbox{$\scriptstyle\sim$}}{x}}\vphantom{x}}, \mathord{\smash[b]{\underset{\raise.3ex\hbox{$\scriptstyle\sim$}}{y}}\vphantom{y}}\right\rangle\mathclose{}.
    $$</w:t>
        </w:r>
      </w:ins>
    </w:p>
    <w:bookmarkEnd w:id="382"/>
    <w:p>
      <w:pPr>
        <w:pStyle w:val="FirstParagraph"/>
      </w:pPr>
      <w:r>
        <w:rPr>
          <w:i/>
          <w:iCs/>
        </w:rPr>
        <w:t xml:space="preserve">Proof</w:t>
      </w:r>
      <w:r>
        <w:t xml:space="preserve">. </w:t>
      </w:r>
      <w:r>
        <w:t xml:space="preserve">Both norms in the denominator of</w:t>
      </w:r>
      <w:r>
        <w:t xml:space="preserve"> </w:t>
      </w:r>
      <w:hyperlink w:anchor="X64c41f557e7f698c947bb0d906d626137043d1e">
        <w:r>
          <w:rPr>
            <w:rStyle w:val="Hyperlink"/>
          </w:rPr>
          <w:t xml:space="preserve">Definition 76</w:t>
        </w:r>
      </w:hyperlink>
      <w:r>
        <w:t xml:space="preserve"> </w:t>
      </w:r>
      <w:r>
        <w:t xml:space="preserve">equal</w:t>
      </w:r>
      <w:r>
        <w:t xml:space="preserve"> </w:t>
      </w:r>
      <m:oMath>
        <m:r>
          <m:t>1</m:t>
        </m:r>
      </m:oMath>
      <w:r>
        <w:t xml:space="preserve">, so</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1</m:t>
              </m:r>
              <m:r>
                <m:rPr>
                  <m:sty m:val="p"/>
                </m:rPr>
                <m:t>⋅</m:t>
              </m:r>
              <m:r>
                <m:t>1</m:t>
              </m:r>
            </m:den>
          </m:f>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oMath>
      </m:oMathPara>
    </w:p>
    <w:p>
      <w:pPr>
        <w:pStyle w:val="FirstParagraph"/>
      </w:pPr>
      <w:del w:id="16318" w:author="PR Preview" w:date="2026-01-01T00:00:00Z">
        <w:r>
          <w:rPr>
            <w:b/>
            <w:bCs/>
          </w:rPr>
          <w:delText xml:space="preserve">Theorem 61 (Pearson correlation is the cosine similarity of the centered vectors)</w:delText>
        </w:r>
      </w:del>
      <w:del w:id="16319" w:author="PR Preview" w:date="2026-01-01T00:00:00Z">
        <w:r>
          <w:delText xml:space="preserve"> </w:delText>
        </w:r>
      </w:del>
      <w:del w:id="16320" w:author="PR Preview" w:date="2026-01-01T00:00:00Z">
        <w:r>
          <w:delText xml:space="preserve">Let</w:delText>
        </w:r>
      </w:del>
      <w:del w:id="16321"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n</m:t>
            </m:r>
          </m:sup>
        </m:sSup>
      </m:oMath>
      <w:del w:id="16322" w:author="PR Preview" w:date="2026-01-01T00:00:00Z">
        <w:r>
          <w:delText xml:space="preserve"> </w:delText>
        </w:r>
      </w:del>
      <w:del w:id="16323" w:author="PR Preview" w:date="2026-01-01T00:00:00Z">
        <w:r>
          <w:delText xml:space="preserve">be two vectors that are not constant,</w:delText>
        </w:r>
      </w:del>
      <w:del w:id="16324" w:author="PR Preview" w:date="2026-01-01T00:00:00Z">
        <w:r>
          <w:delText xml:space="preserve"> </w:delText>
        </w:r>
      </w:del>
      <w:del w:id="16325" w:author="PR Preview" w:date="2026-01-01T00:00:00Z">
        <w:r>
          <w:delText xml:space="preserve">with means</w:delText>
        </w:r>
      </w:del>
      <w:del w:id="16326" w:author="PR Preview" w:date="2026-01-01T00:00:00Z">
        <w:r>
          <w:delText xml:space="preserve"> </w:delText>
        </w:r>
      </w:del>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del w:id="16327" w:author="PR Preview" w:date="2026-01-01T00:00:00Z">
        <w:r>
          <w:delText xml:space="preserve"> </w:delText>
        </w:r>
      </w:del>
      <w:del w:id="16328" w:author="PR Preview" w:date="2026-01-01T00:00:00Z">
        <w:r>
          <w:delText xml:space="preserve">and</w:delText>
        </w:r>
      </w:del>
      <w:del w:id="16329" w:author="PR Preview" w:date="2026-01-01T00:00:00Z">
        <w:r>
          <w:delText xml:space="preserve"> </w:delText>
        </w:r>
      </w:del>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del w:id="16330" w:author="PR Preview" w:date="2026-01-01T00:00:00Z">
        <w:r>
          <w:delText xml:space="preserve">.</w:delText>
        </w:r>
      </w:del>
      <w:del w:id="16331" w:author="PR Preview" w:date="2026-01-01T00:00:00Z">
        <w:r>
          <w:delText xml:space="preserve"> </w:delText>
        </w:r>
      </w:del>
      <w:del w:id="16332" w:author="PR Preview" w:date="2026-01-01T00:00:00Z">
        <w:r>
          <w:delText xml:space="preserve">Write</w:delText>
        </w:r>
      </w:del>
      <w:del w:id="16333" w:author="PR Preview" w:date="2026-01-01T00:00:00Z">
        <w:r>
          <w:delText xml:space="preserve"> </w:delText>
        </w:r>
      </w:del>
      <m:oMath>
        <m:sSup>
          <m:e>
            <m:limLow>
              <m:e>
                <m:r>
                  <m:t>x</m:t>
                </m:r>
              </m:e>
              <m:lim>
                <m:r>
                  <m:rPr>
                    <m:sty m:val="p"/>
                  </m:rPr>
                  <m:t>∼</m:t>
                </m:r>
              </m:lim>
            </m:limLow>
          </m:e>
          <m:sup>
            <m:r>
              <m:rPr>
                <m:sty m:val="p"/>
              </m:rPr>
              <m:t>c</m:t>
            </m:r>
          </m:sup>
        </m:sSup>
        <m:r>
          <m:rPr>
            <m:sty m:val="p"/>
          </m:rPr>
          <m:t>=</m:t>
        </m:r>
        <m:limLow>
          <m:e>
            <m:r>
              <m:t>x</m:t>
            </m:r>
          </m:e>
          <m:lim>
            <m:r>
              <m:rPr>
                <m:sty m:val="p"/>
              </m:rPr>
              <m:t>∼</m:t>
            </m:r>
          </m:lim>
        </m:limLow>
        <m:r>
          <m:rPr>
            <m:sty m:val="p"/>
          </m:rPr>
          <m:t>−</m:t>
        </m:r>
        <m:acc>
          <m:accPr>
            <m:chr m:val="‾"/>
          </m:accPr>
          <m:e>
            <m:r>
              <m:t>x</m:t>
            </m:r>
          </m:e>
        </m:acc>
        <m:r>
          <m:t> </m:t>
        </m:r>
        <m:limLow>
          <m:e>
            <m:r>
              <m:t>1</m:t>
            </m:r>
          </m:e>
          <m:lim>
            <m:r>
              <m:rPr>
                <m:sty m:val="p"/>
              </m:rPr>
              <m:t>∼</m:t>
            </m:r>
          </m:lim>
        </m:limLow>
      </m:oMath>
      <w:del w:id="16334" w:author="PR Preview" w:date="2026-01-01T00:00:00Z">
        <w:r>
          <w:delText xml:space="preserve"> </w:delText>
        </w:r>
      </w:del>
      <w:del w:id="16335" w:author="PR Preview" w:date="2026-01-01T00:00:00Z">
        <w:r>
          <w:delText xml:space="preserve">and</w:delText>
        </w:r>
      </w:del>
      <w:del w:id="16336" w:author="PR Preview" w:date="2026-01-01T00:00:00Z">
        <w:r>
          <w:delText xml:space="preserve"> </w:delText>
        </w:r>
      </w:del>
      <m:oMath>
        <m:sSup>
          <m:e>
            <m:limLow>
              <m:e>
                <m:r>
                  <m:t>y</m:t>
                </m:r>
              </m:e>
              <m:lim>
                <m:r>
                  <m:rPr>
                    <m:sty m:val="p"/>
                  </m:rPr>
                  <m:t>∼</m:t>
                </m:r>
              </m:lim>
            </m:limLow>
          </m:e>
          <m:sup>
            <m:r>
              <m:rPr>
                <m:sty m:val="p"/>
              </m:rPr>
              <m:t>c</m:t>
            </m:r>
          </m:sup>
        </m:sSup>
        <m:r>
          <m:rPr>
            <m:sty m:val="p"/>
          </m:rPr>
          <m:t>=</m:t>
        </m:r>
        <m:limLow>
          <m:e>
            <m:r>
              <m:t>y</m:t>
            </m:r>
          </m:e>
          <m:lim>
            <m:r>
              <m:rPr>
                <m:sty m:val="p"/>
              </m:rPr>
              <m:t>∼</m:t>
            </m:r>
          </m:lim>
        </m:limLow>
        <m:r>
          <m:rPr>
            <m:sty m:val="p"/>
          </m:rPr>
          <m:t>−</m:t>
        </m:r>
        <m:acc>
          <m:accPr>
            <m:chr m:val="‾"/>
          </m:accPr>
          <m:e>
            <m:r>
              <m:t>y</m:t>
            </m:r>
          </m:e>
        </m:acc>
        <m:r>
          <m:t> </m:t>
        </m:r>
        <m:limLow>
          <m:e>
            <m:r>
              <m:t>1</m:t>
            </m:r>
          </m:e>
          <m:lim>
            <m:r>
              <m:rPr>
                <m:sty m:val="p"/>
              </m:rPr>
              <m:t>∼</m:t>
            </m:r>
          </m:lim>
        </m:limLow>
      </m:oMath>
      <w:del w:id="16337" w:author="PR Preview" w:date="2026-01-01T00:00:00Z">
        <w:r>
          <w:delText xml:space="preserve"> </w:delText>
        </w:r>
      </w:del>
      <w:del w:id="16338" w:author="PR Preview" w:date="2026-01-01T00:00:00Z">
        <w:r>
          <w:delText xml:space="preserve">for the</w:delText>
        </w:r>
      </w:del>
      <w:del w:id="16339" w:author="PR Preview" w:date="2026-01-01T00:00:00Z">
        <w:r>
          <w:delText xml:space="preserve"> </w:delText>
        </w:r>
      </w:del>
      <w:del w:id="16340" w:author="PR Preview" w:date="2026-01-01T00:00:00Z">
        <w:r>
          <w:rPr>
            <w:b/>
            <w:bCs/>
          </w:rPr>
          <w:delText xml:space="preserve">centered</w:delText>
        </w:r>
      </w:del>
      <w:del w:id="16341" w:author="PR Preview" w:date="2026-01-01T00:00:00Z">
        <w:r>
          <w:delText xml:space="preserve"> </w:delText>
        </w:r>
      </w:del>
      <w:del w:id="16342" w:author="PR Preview" w:date="2026-01-01T00:00:00Z">
        <w:r>
          <w:delText xml:space="preserve">vectors, whose means are zero.</w:delText>
        </w:r>
      </w:del>
      <w:del w:id="16343" w:author="PR Preview" w:date="2026-01-01T00:00:00Z">
        <w:r>
          <w:delText xml:space="preserve"> </w:delText>
        </w:r>
      </w:del>
      <w:del w:id="16344" w:author="PR Preview" w:date="2026-01-01T00:00:00Z">
        <w:r>
          <w:delText xml:space="preserve">Then the</w:delText>
        </w:r>
      </w:del>
      <w:del w:id="16345" w:author="PR Preview" w:date="2026-01-01T00:00:00Z">
        <w:r>
          <w:delText xml:space="preserve"> </w:delText>
        </w:r>
      </w:del>
      <w:hyperlink r:id="rId383">
        <w:del w:id="16346" w:author="PR Preview" w:date="2026-01-01T00:00:00Z">
          <w:r>
            <w:rPr>
              <w:rStyle w:val="Hyperlink"/>
            </w:rPr>
            <w:delText xml:space="preserve">Pearson correlation coefficient</w:delText>
          </w:r>
        </w:del>
      </w:hyperlink>
      <w:del w:id="16347" w:author="PR Preview" w:date="2026-01-01T00:00:00Z">
        <w:r>
          <w:delText xml:space="preserve"> </w:delText>
        </w:r>
      </w:del>
      <m:oMath>
        <m:r>
          <m:t>r</m:t>
        </m:r>
      </m:oMath>
      <w:del w:id="16348" w:author="PR Preview" w:date="2026-01-01T00:00:00Z">
        <w:r>
          <w:delText xml:space="preserve"> </w:delText>
        </w:r>
      </w:del>
      <w:del w:id="16349" w:author="PR Preview" w:date="2026-01-01T00:00:00Z">
        <w:r>
          <w:delText xml:space="preserve">of the</w:delText>
        </w:r>
      </w:del>
      <w:del w:id="16350" w:author="PR Preview" w:date="2026-01-01T00:00:00Z">
        <w:r>
          <w:delText xml:space="preserve"> </w:delText>
        </w:r>
      </w:del>
      <m:oMath>
        <m:r>
          <m:t>n</m:t>
        </m:r>
      </m:oMath>
      <w:del w:id="16351" w:author="PR Preview" w:date="2026-01-01T00:00:00Z">
        <w:r>
          <w:delText xml:space="preserve"> </w:delText>
        </w:r>
      </w:del>
      <w:del w:id="16352" w:author="PR Preview" w:date="2026-01-01T00:00:00Z">
        <w:r>
          <w:delText xml:space="preserve">pairs</w:delText>
        </w:r>
      </w:del>
      <w:del w:id="16353" w:author="PR Preview" w:date="2026-01-01T00:00:00Z">
        <w:r>
          <w:delText xml:space="preserve"> </w:delText>
        </w:r>
      </w:del>
      <m:oMath>
        <m:r>
          <m:rPr>
            <m:sty m:val="p"/>
          </m:rPr>
          <m:t>(</m:t>
        </m:r>
        <m:sSub>
          <m:e>
            <m:r>
              <m:t>x</m:t>
            </m:r>
          </m:e>
          <m:sub>
            <m:r>
              <m:t>i</m:t>
            </m:r>
          </m:sub>
        </m:sSub>
        <m:r>
          <m:rPr>
            <m:sty m:val="p"/>
          </m:rPr>
          <m:t>,</m:t>
        </m:r>
        <m:sSub>
          <m:e>
            <m:r>
              <m:t>y</m:t>
            </m:r>
          </m:e>
          <m:sub>
            <m:r>
              <m:t>i</m:t>
            </m:r>
          </m:sub>
        </m:sSub>
        <m:r>
          <m:rPr>
            <m:sty m:val="p"/>
          </m:rPr>
          <m:t>)</m:t>
        </m:r>
      </m:oMath>
      <w:del w:id="16354" w:author="PR Preview" w:date="2026-01-01T00:00:00Z">
        <w:r>
          <w:delText xml:space="preserve"> </w:delText>
        </w:r>
      </w:del>
      <w:del w:id="16355" w:author="PR Preview" w:date="2026-01-01T00:00:00Z">
        <w:r>
          <w:delText xml:space="preserve">is the cosine similarity (</w:delText>
        </w:r>
      </w:del>
      <w:hyperlink w:anchor="def-cosine-similarity">
        <w:del w:id="16356" w:author="PR Preview" w:date="2026-01-01T00:00:00Z">
          <w:r>
            <w:rPr>
              <w:rStyle w:val="Hyperlink"/>
            </w:rPr>
            <w:delText xml:space="preserve">Definition 75</w:delText>
          </w:r>
        </w:del>
      </w:hyperlink>
      <w:del w:id="16357" w:author="PR Preview" w:date="2026-01-01T00:00:00Z">
        <w:r>
          <w:delText xml:space="preserve">) of the centered vectors:</w:delText>
        </w:r>
      </w:del>
    </w:p>
    <w:p>
      <w:pPr>
        <w:pStyle w:val="BodyText"/>
      </w:pPr>
      <m:oMathPara>
        <m:oMathParaPr>
          <m:jc m:val="center"/>
        </m:oMathParaPr>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oMath>
      </m:oMathPara>
    </w:p>
    <w:p>
      <w:pPr>
        <w:pStyle w:val="FirstParagraph"/>
      </w:pPr>
      <w:del w:id="16358" w:author="PR Preview" w:date="2026-01-01T00:00:00Z">
        <w:r>
          <w:rPr>
            <w:i/>
            <w:iCs/>
          </w:rPr>
          <w:delText xml:space="preserve">Proof</w:delText>
        </w:r>
      </w:del>
      <w:del w:id="16359" w:author="PR Preview" w:date="2026-01-01T00:00:00Z">
        <w:r>
          <w:delText xml:space="preserve">. </w:delText>
        </w:r>
      </w:del>
      <w:del w:id="16360" w:author="PR Preview" w:date="2026-01-01T00:00:00Z">
        <w:r>
          <w:delText xml:space="preserve">Entry</w:delText>
        </w:r>
      </w:del>
      <w:del w:id="16361" w:author="PR Preview" w:date="2026-01-01T00:00:00Z">
        <w:r>
          <w:delText xml:space="preserve"> </w:delText>
        </w:r>
      </w:del>
      <m:oMath>
        <m:r>
          <m:t>i</m:t>
        </m:r>
      </m:oMath>
      <w:del w:id="16362" w:author="PR Preview" w:date="2026-01-01T00:00:00Z">
        <w:r>
          <w:delText xml:space="preserve"> </w:delText>
        </w:r>
      </w:del>
      <w:del w:id="16363" w:author="PR Preview" w:date="2026-01-01T00:00:00Z">
        <w:r>
          <w:delText xml:space="preserve">of</w:delText>
        </w:r>
      </w:del>
      <w:del w:id="16364" w:author="PR Preview" w:date="2026-01-01T00:00:00Z">
        <w:r>
          <w:delText xml:space="preserve"> </w:delText>
        </w:r>
      </w:del>
      <m:oMath>
        <m:sSup>
          <m:e>
            <m:limLow>
              <m:e>
                <m:r>
                  <m:t>x</m:t>
                </m:r>
              </m:e>
              <m:lim>
                <m:r>
                  <m:rPr>
                    <m:sty m:val="p"/>
                  </m:rPr>
                  <m:t>∼</m:t>
                </m:r>
              </m:lim>
            </m:limLow>
          </m:e>
          <m:sup>
            <m:r>
              <m:rPr>
                <m:sty m:val="p"/>
              </m:rPr>
              <m:t>c</m:t>
            </m:r>
          </m:sup>
        </m:sSup>
      </m:oMath>
      <w:del w:id="16365" w:author="PR Preview" w:date="2026-01-01T00:00:00Z">
        <w:r>
          <w:delText xml:space="preserve"> </w:delText>
        </w:r>
      </w:del>
      <w:del w:id="16366" w:author="PR Preview" w:date="2026-01-01T00:00:00Z">
        <w:r>
          <w:delText xml:space="preserve">is</w:delText>
        </w:r>
      </w:del>
      <w:del w:id="16367" w:author="PR Preview" w:date="2026-01-01T00:00:00Z">
        <w:r>
          <w:delText xml:space="preserve"> </w:delText>
        </w:r>
      </w:del>
      <m:oMath>
        <m:sSub>
          <m:e>
            <m:r>
              <m:t>x</m:t>
            </m:r>
          </m:e>
          <m:sub>
            <m:r>
              <m:t>i</m:t>
            </m:r>
          </m:sub>
        </m:sSub>
        <m:r>
          <m:rPr>
            <m:sty m:val="p"/>
          </m:rPr>
          <m:t>−</m:t>
        </m:r>
        <m:acc>
          <m:accPr>
            <m:chr m:val="‾"/>
          </m:accPr>
          <m:e>
            <m:r>
              <m:t>x</m:t>
            </m:r>
          </m:e>
        </m:acc>
      </m:oMath>
      <w:del w:id="16368" w:author="PR Preview" w:date="2026-01-01T00:00:00Z">
        <w:r>
          <w:delText xml:space="preserve">, and entry</w:delText>
        </w:r>
      </w:del>
      <w:del w:id="16369" w:author="PR Preview" w:date="2026-01-01T00:00:00Z">
        <w:r>
          <w:delText xml:space="preserve"> </w:delText>
        </w:r>
      </w:del>
      <m:oMath>
        <m:r>
          <m:t>i</m:t>
        </m:r>
      </m:oMath>
      <w:del w:id="16370" w:author="PR Preview" w:date="2026-01-01T00:00:00Z">
        <w:r>
          <w:delText xml:space="preserve"> </w:delText>
        </w:r>
      </w:del>
      <w:del w:id="16371" w:author="PR Preview" w:date="2026-01-01T00:00:00Z">
        <w:r>
          <w:delText xml:space="preserve">of</w:delText>
        </w:r>
      </w:del>
      <w:del w:id="16372" w:author="PR Preview" w:date="2026-01-01T00:00:00Z">
        <w:r>
          <w:delText xml:space="preserve"> </w:delText>
        </w:r>
      </w:del>
      <m:oMath>
        <m:sSup>
          <m:e>
            <m:limLow>
              <m:e>
                <m:r>
                  <m:t>y</m:t>
                </m:r>
              </m:e>
              <m:lim>
                <m:r>
                  <m:rPr>
                    <m:sty m:val="p"/>
                  </m:rPr>
                  <m:t>∼</m:t>
                </m:r>
              </m:lim>
            </m:limLow>
          </m:e>
          <m:sup>
            <m:r>
              <m:rPr>
                <m:sty m:val="p"/>
              </m:rPr>
              <m:t>c</m:t>
            </m:r>
          </m:sup>
        </m:sSup>
      </m:oMath>
      <w:del w:id="16373" w:author="PR Preview" w:date="2026-01-01T00:00:00Z">
        <w:r>
          <w:delText xml:space="preserve"> </w:delText>
        </w:r>
      </w:del>
      <w:del w:id="16374" w:author="PR Preview" w:date="2026-01-01T00:00:00Z">
        <w:r>
          <w:delText xml:space="preserve">is</w:delText>
        </w:r>
      </w:del>
      <w:del w:id="16375" w:author="PR Preview" w:date="2026-01-01T00:00:00Z">
        <w:r>
          <w:delText xml:space="preserve"> </w:delText>
        </w:r>
      </w:del>
      <m:oMath>
        <m:sSub>
          <m:e>
            <m:r>
              <m:t>y</m:t>
            </m:r>
          </m:e>
          <m:sub>
            <m:r>
              <m:t>i</m:t>
            </m:r>
          </m:sub>
        </m:sSub>
        <m:r>
          <m:rPr>
            <m:sty m:val="p"/>
          </m:rPr>
          <m:t>−</m:t>
        </m:r>
        <m:acc>
          <m:accPr>
            <m:chr m:val="‾"/>
          </m:accPr>
          <m:e>
            <m:r>
              <m:t>y</m:t>
            </m:r>
          </m:e>
        </m:acc>
      </m:oMath>
      <w:del w:id="16376" w:author="PR Preview" w:date="2026-01-01T00:00:00Z">
        <w:r>
          <w:delText xml:space="preserve">.</w:delText>
        </w:r>
      </w:del>
      <w:del w:id="16377" w:author="PR Preview" w:date="2026-01-01T00:00:00Z">
        <w:r>
          <w:delText xml:space="preserve"> </w:delText>
        </w:r>
      </w:del>
      <w:del w:id="16378" w:author="PR Preview" w:date="2026-01-01T00:00:00Z">
        <w:r>
          <w:delText xml:space="preserve">Neither centered vector is zero, because neither</w:delText>
        </w:r>
      </w:del>
      <w:del w:id="16379" w:author="PR Preview" w:date="2026-01-01T00:00:00Z">
        <w:r>
          <w:delText xml:space="preserve"> </w:delText>
        </w:r>
      </w:del>
      <m:oMath>
        <m:limLow>
          <m:e>
            <m:r>
              <m:t>x</m:t>
            </m:r>
          </m:e>
          <m:lim>
            <m:r>
              <m:rPr>
                <m:sty m:val="p"/>
              </m:rPr>
              <m:t>∼</m:t>
            </m:r>
          </m:lim>
        </m:limLow>
      </m:oMath>
      <w:del w:id="16380" w:author="PR Preview" w:date="2026-01-01T00:00:00Z">
        <w:r>
          <w:delText xml:space="preserve"> </w:delText>
        </w:r>
      </w:del>
      <w:del w:id="16381" w:author="PR Preview" w:date="2026-01-01T00:00:00Z">
        <w:r>
          <w:delText xml:space="preserve">nor</w:delText>
        </w:r>
      </w:del>
      <w:del w:id="16382" w:author="PR Preview" w:date="2026-01-01T00:00:00Z">
        <w:r>
          <w:delText xml:space="preserve"> </w:delText>
        </w:r>
      </w:del>
      <m:oMath>
        <m:limLow>
          <m:e>
            <m:r>
              <m:t>y</m:t>
            </m:r>
          </m:e>
          <m:lim>
            <m:r>
              <m:rPr>
                <m:sty m:val="p"/>
              </m:rPr>
              <m:t>∼</m:t>
            </m:r>
          </m:lim>
        </m:limLow>
      </m:oMath>
      <w:del w:id="16383" w:author="PR Preview" w:date="2026-01-01T00:00:00Z">
        <w:r>
          <w:delText xml:space="preserve"> </w:delText>
        </w:r>
      </w:del>
      <w:del w:id="16384" w:author="PR Preview" w:date="2026-01-01T00:00:00Z">
        <w:r>
          <w:delText xml:space="preserve">is constant, so the cosine similarity is defined.</w:delText>
        </w:r>
      </w:del>
      <w:del w:id="16385" w:author="PR Preview" w:date="2026-01-01T00:00:00Z">
        <w:r>
          <w:delText xml:space="preserve"> </w:delText>
        </w:r>
      </w:del>
      <w:del w:id="16386" w:author="PR Preview" w:date="2026-01-01T00:00:00Z">
        <w:r>
          <w:delText xml:space="preserve">The three pieces of the cosine similarity are</w:delText>
        </w:r>
      </w:del>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r>
                <m:rPr>
                  <m:sty m:val="p"/>
                </m:rPr>
                <m:t>)</m:t>
              </m:r>
              <m:r>
                <m:rPr>
                  <m:sty m:val="p"/>
                </m:rPr>
                <m:t>(</m:t>
              </m:r>
              <m:sSub>
                <m:e>
                  <m:r>
                    <m:t>y</m:t>
                  </m:r>
                </m:e>
                <m:sub>
                  <m:r>
                    <m:t>i</m:t>
                  </m:r>
                </m:sub>
              </m:sSub>
              <m:r>
                <m:rPr>
                  <m:sty m:val="p"/>
                </m:rPr>
                <m:t>−</m:t>
              </m:r>
              <m:acc>
                <m:accPr>
                  <m:chr m:val="‾"/>
                </m:accPr>
                <m:e>
                  <m:r>
                    <m:t>y</m:t>
                  </m:r>
                </m:e>
              </m:acc>
              <m:r>
                <m:rPr>
                  <m:sty m:val="p"/>
                </m:rPr>
                <m:t>)</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x</m:t>
                      </m:r>
                    </m:e>
                    <m:sub>
                      <m:r>
                        <m:t>i</m:t>
                      </m:r>
                    </m:sub>
                  </m:sSub>
                  <m:r>
                    <m:rPr>
                      <m:sty m:val="p"/>
                    </m:rPr>
                    <m:t>−</m:t>
                  </m:r>
                  <m:acc>
                    <m:accPr>
                      <m:chr m:val="‾"/>
                    </m:accPr>
                    <m:e>
                      <m:r>
                        <m:t>x</m:t>
                      </m:r>
                    </m:e>
                  </m:acc>
                  <m:sSup>
                    <m:e>
                      <m:r>
                        <m:rPr>
                          <m:sty m:val="p"/>
                        </m:rPr>
                        <m:t>)</m:t>
                      </m:r>
                    </m:e>
                    <m:sup>
                      <m:r>
                        <m:t>2</m:t>
                      </m:r>
                    </m:sup>
                  </m:sSup>
                </m:e>
              </m:rad>
              <m:r>
                <m:rPr>
                  <m:sty m:val="p"/>
                </m:rPr>
                <m:t>,</m:t>
              </m:r>
            </m:e>
            <m:e>
              <m:r>
                <m:t>​</m:t>
              </m:r>
              <m:d>
                <m:dPr>
                  <m:begChr m:val="∥"/>
                  <m:sepChr m:val=""/>
                  <m:endChr m:val="∥"/>
                  <m:grow/>
                </m:dPr>
                <m:e>
                  <m:sSup>
                    <m:e>
                      <m:limLow>
                        <m:e>
                          <m:r>
                            <m:t>y</m:t>
                          </m:r>
                        </m:e>
                        <m:lim>
                          <m:r>
                            <m:rPr>
                              <m:sty m:val="p"/>
                            </m:rPr>
                            <m:t>∼</m:t>
                          </m:r>
                        </m:lim>
                      </m:limLow>
                    </m:e>
                    <m:sup>
                      <m:r>
                        <m:rPr>
                          <m:sty m:val="p"/>
                        </m:rPr>
                        <m:t>c</m:t>
                      </m:r>
                    </m:sup>
                  </m:sSup>
                </m:e>
              </m:d>
              <m:r>
                <m:t>​</m:t>
              </m:r>
              <m:r>
                <m:t>&amp;</m:t>
              </m:r>
              <m:r>
                <m:rPr>
                  <m:sty m:val="p"/>
                </m:rPr>
                <m:t>=</m:t>
              </m:r>
              <m:rad>
                <m:radPr>
                  <m:degHide m:val="on"/>
                </m:radPr>
                <m:deg/>
                <m:e>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e>
              </m:rad>
              <m:r>
                <m:rPr>
                  <m:sty m:val="p"/>
                </m:rPr>
                <m:t>,</m:t>
              </m:r>
            </m:e>
          </m:eqArr>
        </m:oMath>
      </m:oMathPara>
    </w:p>
    <w:p>
      <w:pPr>
        <w:pStyle w:val="BodyText"/>
      </w:pPr>
      <w:ins w:id="16387"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\mathord{\smash[b]{\underset{\raise.3ex\hbox{$\scriptstyle\sim$}}{y}}\vphantom{y}}\right\rangle\mathclose{}}{1 \cdot 1} = \mathopen{}\left\langle \mathord{\smash[b]{\underset{\raise.3ex\hbox{$\scriptstyle\sim$}}{x}}\vphantom{x}}, \mathord{\smash[b]{\underset{\raise.3ex\hbox{$\scriptstyle\sim$}}{y}}\vphantom{y}}\right\rangle\mathclose{}.
    $$</w:t>
        </w:r>
      </w:ins>
    </w:p>
    <w:bookmarkStart w:id="384" w:name="thm-pearson-cosine-centered"/>
    <w:p>
      <w:pPr>
        <w:pStyle w:val="FirstParagraph"/>
      </w:pPr>
      <w:ins w:id="16388" w:author="PR Preview" w:date="2026-01-01T00:00:00Z">
        <w:r>
          <w:rPr>
            <w:b/>
            <w:bCs/>
          </w:rPr>
          <w:t xml:space="preserve">Theorem 61 (Pearson correlation is the cosine similarity of the centered vectors)</w:t>
        </w:r>
      </w:ins>
      <w:ins w:id="16389" w:author="PR Preview" w:date="2026-01-01T00:00:00Z">
        <w:r>
          <w:t xml:space="preserve"> </w:t>
        </w:r>
      </w:ins>
      <w:ins w:id="16390" w:author="PR Preview" w:date="2026-01-01T00:00:00Z">
        <w:r>
          <w:t xml:space="preserve">Let</w:t>
        </w:r>
      </w:ins>
      <w:ins w:id="16391" w:author="PR Preview" w:date="2026-01-01T00:00:00Z">
        <w:r>
          <w:t xml:space="preserve"> </w:t>
        </w:r>
      </w:ins>
      <w:ins w:id="16392" w:author="PR Preview" w:date="2026-01-01T00:00:00Z">
        <w:r>
          <w:t xml:space="preserve">$\mathord{\smash[b]{\underset{\raise.3ex\hbox{$\scriptstyle\sim$}}{x}}\vphantom{x}}, \mathord{\smash[b]{\underset{\raise.3ex\hbox{$\scriptstyle\sim$}}{y}}\vphantom{y}}\in \mathbb{R}^n$</w:t>
        </w:r>
      </w:ins>
      <w:ins w:id="16393" w:author="PR Preview" w:date="2026-01-01T00:00:00Z">
        <w:r>
          <w:t xml:space="preserve"> </w:t>
        </w:r>
      </w:ins>
      <w:ins w:id="16394" w:author="PR Preview" w:date="2026-01-01T00:00:00Z">
        <w:r>
          <w:t xml:space="preserve">be two vectors that are not constant,</w:t>
        </w:r>
      </w:ins>
      <w:ins w:id="16395" w:author="PR Preview" w:date="2026-01-01T00:00:00Z">
        <w:r>
          <w:t xml:space="preserve"> </w:t>
        </w:r>
      </w:ins>
      <w:ins w:id="16396" w:author="PR Preview" w:date="2026-01-01T00:00:00Z">
        <w:r>
          <w:t xml:space="preserve">with means</w:t>
        </w:r>
      </w:ins>
      <w:ins w:id="16397" w:author="PR Preview" w:date="2026-01-01T00:00:00Z">
        <w:r>
          <w:t xml:space="preserve"> </w:t>
        </w:r>
      </w:ins>
      <m:oMath>
        <m:acc>
          <m:accPr>
            <m:chr m:val="‾"/>
          </m:accPr>
          <m:e>
            <m:r>
              <m:t>x</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x</m:t>
                </m:r>
              </m:e>
              <m:sub>
                <m:r>
                  <m:t>i</m:t>
                </m:r>
              </m:sub>
            </m:sSub>
          </m:e>
        </m:nary>
      </m:oMath>
      <w:ins w:id="16398" w:author="PR Preview" w:date="2026-01-01T00:00:00Z">
        <w:r>
          <w:t xml:space="preserve"> </w:t>
        </w:r>
      </w:ins>
      <w:ins w:id="16399" w:author="PR Preview" w:date="2026-01-01T00:00:00Z">
        <w:r>
          <w:t xml:space="preserve">and</w:t>
        </w:r>
      </w:ins>
      <w:ins w:id="16400" w:author="PR Preview" w:date="2026-01-01T00:00:00Z">
        <w:r>
          <w:t xml:space="preserve"> </w:t>
        </w:r>
      </w:ins>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ins w:id="16401" w:author="PR Preview" w:date="2026-01-01T00:00:00Z">
        <w:r>
          <w:t xml:space="preserve">.</w:t>
        </w:r>
      </w:ins>
      <w:ins w:id="16402" w:author="PR Preview" w:date="2026-01-01T00:00:00Z">
        <w:r>
          <w:t xml:space="preserve"> </w:t>
        </w:r>
      </w:ins>
      <w:ins w:id="16403" w:author="PR Preview" w:date="2026-01-01T00:00:00Z">
        <w:r>
          <w:t xml:space="preserve">Write</w:t>
        </w:r>
      </w:ins>
      <w:ins w:id="16404" w:author="PR Preview" w:date="2026-01-01T00:00:00Z">
        <w:r>
          <w:t xml:space="preserve"> </w:t>
        </w:r>
      </w:ins>
      <w:ins w:id="16405" w:author="PR Preview" w:date="2026-01-01T00:00:00Z">
        <w:r>
          <w:t xml:space="preserve">${\mathord{\smash[b]{\underset{\raise.3ex\hbox{$\scriptstyle\sim$}}{x}}\vphantom{x}}}^{\mathrm{c}} = \mathord{\smash[b]{\underset{\raise.3ex\hbox{$\scriptstyle\sim$}}{x}}\vphantom{x}}- \bar{x}\,\mathord{\smash[b]{\underset{\raise.3ex\hbox{$\scriptstyle\sim$}}{1}}\vphantom{1}}$</w:t>
        </w:r>
      </w:ins>
      <w:ins w:id="16406" w:author="PR Preview" w:date="2026-01-01T00:00:00Z">
        <w:r>
          <w:t xml:space="preserve"> </w:t>
        </w:r>
      </w:ins>
      <w:ins w:id="16407" w:author="PR Preview" w:date="2026-01-01T00:00:00Z">
        <w:r>
          <w:t xml:space="preserve">and</w:t>
        </w:r>
      </w:ins>
      <w:ins w:id="16408" w:author="PR Preview" w:date="2026-01-01T00:00:00Z">
        <w:r>
          <w:t xml:space="preserve"> </w:t>
        </w:r>
      </w:ins>
      <w:ins w:id="16409" w:author="PR Preview" w:date="2026-01-01T00:00:00Z">
        <w:r>
          <w:t xml:space="preserve">${\mathord{\smash[b]{\underset{\raise.3ex\hbox{$\scriptstyle\sim$}}{y}}\vphantom{y}}}^{\mathrm{c}} = \mathord{\smash[b]{\underset{\raise.3ex\hbox{$\scriptstyle\sim$}}{y}}\vphantom{y}}- \bar{y}\,\mathord{\smash[b]{\underset{\raise.3ex\hbox{$\scriptstyle\sim$}}{1}}\vphantom{1}}$</w:t>
        </w:r>
      </w:ins>
      <w:ins w:id="16410" w:author="PR Preview" w:date="2026-01-01T00:00:00Z">
        <w:r>
          <w:t xml:space="preserve"> </w:t>
        </w:r>
      </w:ins>
      <w:ins w:id="16411" w:author="PR Preview" w:date="2026-01-01T00:00:00Z">
        <w:r>
          <w:t xml:space="preserve">for the</w:t>
        </w:r>
      </w:ins>
      <w:ins w:id="16412" w:author="PR Preview" w:date="2026-01-01T00:00:00Z">
        <w:r>
          <w:t xml:space="preserve"> </w:t>
        </w:r>
      </w:ins>
      <w:ins w:id="16413" w:author="PR Preview" w:date="2026-01-01T00:00:00Z">
        <w:r>
          <w:rPr>
            <w:b/>
            <w:bCs/>
          </w:rPr>
          <w:t xml:space="preserve">centered</w:t>
        </w:r>
      </w:ins>
      <w:ins w:id="16414" w:author="PR Preview" w:date="2026-01-01T00:00:00Z">
        <w:r>
          <w:t xml:space="preserve"> </w:t>
        </w:r>
      </w:ins>
      <w:ins w:id="16415" w:author="PR Preview" w:date="2026-01-01T00:00:00Z">
        <w:r>
          <w:t xml:space="preserve">vectors, whose means are zero.</w:t>
        </w:r>
      </w:ins>
      <w:ins w:id="16416" w:author="PR Preview" w:date="2026-01-01T00:00:00Z">
        <w:r>
          <w:t xml:space="preserve"> </w:t>
        </w:r>
      </w:ins>
      <w:ins w:id="16417" w:author="PR Preview" w:date="2026-01-01T00:00:00Z">
        <w:r>
          <w:t xml:space="preserve">Then the</w:t>
        </w:r>
      </w:ins>
      <w:ins w:id="16418" w:author="PR Preview" w:date="2026-01-01T00:00:00Z">
        <w:r>
          <w:t xml:space="preserve"> </w:t>
        </w:r>
      </w:ins>
      <w:hyperlink r:id="rId383">
        <w:ins w:id="16419" w:author="PR Preview" w:date="2026-01-01T00:00:00Z">
          <w:r>
            <w:rPr>
              <w:rStyle w:val="Hyperlink"/>
            </w:rPr>
            <w:t xml:space="preserve">Pearson correlation coefficient</w:t>
          </w:r>
        </w:ins>
      </w:hyperlink>
      <w:ins w:id="16420" w:author="PR Preview" w:date="2026-01-01T00:00:00Z">
        <w:r>
          <w:t xml:space="preserve"> </w:t>
        </w:r>
      </w:ins>
      <m:oMath>
        <m:r>
          <m:t>r</m:t>
        </m:r>
      </m:oMath>
      <w:ins w:id="16421" w:author="PR Preview" w:date="2026-01-01T00:00:00Z">
        <w:r>
          <w:t xml:space="preserve"> </w:t>
        </w:r>
      </w:ins>
      <w:ins w:id="16422" w:author="PR Preview" w:date="2026-01-01T00:00:00Z">
        <w:r>
          <w:t xml:space="preserve">of the</w:t>
        </w:r>
      </w:ins>
      <w:ins w:id="16423" w:author="PR Preview" w:date="2026-01-01T00:00:00Z">
        <w:r>
          <w:t xml:space="preserve"> </w:t>
        </w:r>
      </w:ins>
      <m:oMath>
        <m:r>
          <m:t>n</m:t>
        </m:r>
      </m:oMath>
      <w:ins w:id="16424" w:author="PR Preview" w:date="2026-01-01T00:00:00Z">
        <w:r>
          <w:t xml:space="preserve"> </w:t>
        </w:r>
      </w:ins>
      <w:ins w:id="16425" w:author="PR Preview" w:date="2026-01-01T00:00:00Z">
        <w:r>
          <w:t xml:space="preserve">pairs</w:t>
        </w:r>
      </w:ins>
      <w:ins w:id="16426" w:author="PR Preview" w:date="2026-01-01T00:00:00Z">
        <w:r>
          <w:t xml:space="preserve"> </w:t>
        </w:r>
      </w:ins>
      <m:oMath>
        <m:r>
          <m:rPr>
            <m:sty m:val="p"/>
          </m:rPr>
          <m:t>(</m:t>
        </m:r>
        <m:sSub>
          <m:e>
            <m:r>
              <m:t>x</m:t>
            </m:r>
          </m:e>
          <m:sub>
            <m:r>
              <m:t>i</m:t>
            </m:r>
          </m:sub>
        </m:sSub>
        <m:r>
          <m:rPr>
            <m:sty m:val="p"/>
          </m:rPr>
          <m:t>,</m:t>
        </m:r>
        <m:sSub>
          <m:e>
            <m:r>
              <m:t>y</m:t>
            </m:r>
          </m:e>
          <m:sub>
            <m:r>
              <m:t>i</m:t>
            </m:r>
          </m:sub>
        </m:sSub>
        <m:r>
          <m:rPr>
            <m:sty m:val="p"/>
          </m:rPr>
          <m:t>)</m:t>
        </m:r>
      </m:oMath>
      <w:ins w:id="16427" w:author="PR Preview" w:date="2026-01-01T00:00:00Z">
        <w:r>
          <w:t xml:space="preserve"> </w:t>
        </w:r>
      </w:ins>
      <w:ins w:id="16428" w:author="PR Preview" w:date="2026-01-01T00:00:00Z">
        <w:r>
          <w:t xml:space="preserve">is the cosine similarity (</w:t>
        </w:r>
      </w:ins>
      <w:hyperlink w:anchor="def-cosine-similarity">
        <w:ins w:id="16429" w:author="PR Preview" w:date="2026-01-01T00:00:00Z">
          <w:r>
            <w:rPr>
              <w:rStyle w:val="Hyperlink"/>
            </w:rPr>
            <w:t xml:space="preserve">Definition 75</w:t>
          </w:r>
        </w:ins>
      </w:hyperlink>
      <w:ins w:id="16430" w:author="PR Preview" w:date="2026-01-01T00:00:00Z">
        <w:r>
          <w:t xml:space="preserve">) of the centered vectors:</w:t>
        </w:r>
      </w:ins>
    </w:p>
    <w:p>
      <w:pPr>
        <w:pStyle w:val="BodyText"/>
      </w:pPr>
      <w:ins w:id="16431" w:author="PR Preview" w:date="2026-01-01T00:00:00Z">
        <w:r>
          <w:t xml:space="preserve">$$
    r = \operatorname{cossim}({\mathord{\smash[b]{\underset{\raise.3ex\hbox{$\scriptstyle\sim$}}{x}}\vphantom{x}}}^{\mathrm{c}}, {\mathord{\smash[b]{\underset{\raise.3ex\hbox{$\scriptstyle\sim$}}{y}}\vphantom{y}}}^{\mathrm{c}}).
    $$</w:t>
        </w:r>
      </w:ins>
    </w:p>
    <w:bookmarkEnd w:id="384"/>
    <w:p>
      <w:pPr>
        <w:pStyle w:val="FirstParagraph"/>
      </w:pPr>
      <w:ins w:id="16432" w:author="PR Preview" w:date="2026-01-01T00:00:00Z">
        <w:r>
          <w:rPr>
            <w:i/>
            <w:iCs/>
          </w:rPr>
          <w:t xml:space="preserve">Proof</w:t>
        </w:r>
      </w:ins>
      <w:ins w:id="16433" w:author="PR Preview" w:date="2026-01-01T00:00:00Z">
        <w:r>
          <w:t xml:space="preserve">. </w:t>
        </w:r>
      </w:ins>
      <w:ins w:id="16434" w:author="PR Preview" w:date="2026-01-01T00:00:00Z">
        <w:r>
          <w:t xml:space="preserve">Entry</w:t>
        </w:r>
      </w:ins>
      <w:ins w:id="16435" w:author="PR Preview" w:date="2026-01-01T00:00:00Z">
        <w:r>
          <w:t xml:space="preserve"> </w:t>
        </w:r>
      </w:ins>
      <m:oMath>
        <m:r>
          <m:t>i</m:t>
        </m:r>
      </m:oMath>
      <w:ins w:id="16436" w:author="PR Preview" w:date="2026-01-01T00:00:00Z">
        <w:r>
          <w:t xml:space="preserve"> </w:t>
        </w:r>
      </w:ins>
      <w:ins w:id="16437" w:author="PR Preview" w:date="2026-01-01T00:00:00Z">
        <w:r>
          <w:t xml:space="preserve">of</w:t>
        </w:r>
      </w:ins>
      <w:ins w:id="16438" w:author="PR Preview" w:date="2026-01-01T00:00:00Z">
        <w:r>
          <w:t xml:space="preserve"> </w:t>
        </w:r>
      </w:ins>
      <w:ins w:id="16439" w:author="PR Preview" w:date="2026-01-01T00:00:00Z">
        <w:r>
          <w:t xml:space="preserve">${\mathord{\smash[b]{\underset{\raise.3ex\hbox{$\scriptstyle\sim$}}{x}}\vphantom{x}}}^{\mathrm{c}}$</w:t>
        </w:r>
      </w:ins>
      <w:ins w:id="16440" w:author="PR Preview" w:date="2026-01-01T00:00:00Z">
        <w:r>
          <w:t xml:space="preserve"> </w:t>
        </w:r>
      </w:ins>
      <w:ins w:id="16441" w:author="PR Preview" w:date="2026-01-01T00:00:00Z">
        <w:r>
          <w:t xml:space="preserve">is</w:t>
        </w:r>
      </w:ins>
      <w:ins w:id="16442" w:author="PR Preview" w:date="2026-01-01T00:00:00Z">
        <w:r>
          <w:t xml:space="preserve"> </w:t>
        </w:r>
      </w:ins>
      <m:oMath>
        <m:sSub>
          <m:e>
            <m:r>
              <m:t>x</m:t>
            </m:r>
          </m:e>
          <m:sub>
            <m:r>
              <m:t>i</m:t>
            </m:r>
          </m:sub>
        </m:sSub>
        <m:r>
          <m:rPr>
            <m:sty m:val="p"/>
          </m:rPr>
          <m:t>−</m:t>
        </m:r>
        <m:acc>
          <m:accPr>
            <m:chr m:val="‾"/>
          </m:accPr>
          <m:e>
            <m:r>
              <m:t>x</m:t>
            </m:r>
          </m:e>
        </m:acc>
      </m:oMath>
      <w:ins w:id="16443" w:author="PR Preview" w:date="2026-01-01T00:00:00Z">
        <w:r>
          <w:t xml:space="preserve">, and entry</w:t>
        </w:r>
      </w:ins>
      <w:ins w:id="16444" w:author="PR Preview" w:date="2026-01-01T00:00:00Z">
        <w:r>
          <w:t xml:space="preserve"> </w:t>
        </w:r>
      </w:ins>
      <m:oMath>
        <m:r>
          <m:t>i</m:t>
        </m:r>
      </m:oMath>
      <w:ins w:id="16445" w:author="PR Preview" w:date="2026-01-01T00:00:00Z">
        <w:r>
          <w:t xml:space="preserve"> </w:t>
        </w:r>
      </w:ins>
      <w:ins w:id="16446" w:author="PR Preview" w:date="2026-01-01T00:00:00Z">
        <w:r>
          <w:t xml:space="preserve">of</w:t>
        </w:r>
      </w:ins>
      <w:ins w:id="16447" w:author="PR Preview" w:date="2026-01-01T00:00:00Z">
        <w:r>
          <w:t xml:space="preserve"> </w:t>
        </w:r>
      </w:ins>
      <w:ins w:id="16448" w:author="PR Preview" w:date="2026-01-01T00:00:00Z">
        <w:r>
          <w:t xml:space="preserve">${\mathord{\smash[b]{\underset{\raise.3ex\hbox{$\scriptstyle\sim$}}{y}}\vphantom{y}}}^{\mathrm{c}}$</w:t>
        </w:r>
      </w:ins>
      <w:ins w:id="16449" w:author="PR Preview" w:date="2026-01-01T00:00:00Z">
        <w:r>
          <w:t xml:space="preserve"> </w:t>
        </w:r>
      </w:ins>
      <w:ins w:id="16450" w:author="PR Preview" w:date="2026-01-01T00:00:00Z">
        <w:r>
          <w:t xml:space="preserve">is</w:t>
        </w:r>
      </w:ins>
      <w:ins w:id="16451" w:author="PR Preview" w:date="2026-01-01T00:00:00Z">
        <w:r>
          <w:t xml:space="preserve"> </w:t>
        </w:r>
      </w:ins>
      <m:oMath>
        <m:sSub>
          <m:e>
            <m:r>
              <m:t>y</m:t>
            </m:r>
          </m:e>
          <m:sub>
            <m:r>
              <m:t>i</m:t>
            </m:r>
          </m:sub>
        </m:sSub>
        <m:r>
          <m:rPr>
            <m:sty m:val="p"/>
          </m:rPr>
          <m:t>−</m:t>
        </m:r>
        <m:acc>
          <m:accPr>
            <m:chr m:val="‾"/>
          </m:accPr>
          <m:e>
            <m:r>
              <m:t>y</m:t>
            </m:r>
          </m:e>
        </m:acc>
      </m:oMath>
      <w:ins w:id="16452" w:author="PR Preview" w:date="2026-01-01T00:00:00Z">
        <w:r>
          <w:t xml:space="preserve">.</w:t>
        </w:r>
      </w:ins>
      <w:ins w:id="16453" w:author="PR Preview" w:date="2026-01-01T00:00:00Z">
        <w:r>
          <w:t xml:space="preserve"> </w:t>
        </w:r>
      </w:ins>
      <w:ins w:id="16454" w:author="PR Preview" w:date="2026-01-01T00:00:00Z">
        <w:r>
          <w:t xml:space="preserve">Neither centered vector is zero, because neither</w:t>
        </w:r>
      </w:ins>
      <w:ins w:id="16455" w:author="PR Preview" w:date="2026-01-01T00:00:00Z">
        <w:r>
          <w:t xml:space="preserve"> </w:t>
        </w:r>
      </w:ins>
      <w:ins w:id="16456" w:author="PR Preview" w:date="2026-01-01T00:00:00Z">
        <w:r>
          <w:t xml:space="preserve">$\mathord{\smash[b]{\underset{\raise.3ex\hbox{$\scriptstyle\sim$}}{x}}\vphantom{x}}$</w:t>
        </w:r>
      </w:ins>
      <w:ins w:id="16457" w:author="PR Preview" w:date="2026-01-01T00:00:00Z">
        <w:r>
          <w:t xml:space="preserve"> </w:t>
        </w:r>
      </w:ins>
      <w:ins w:id="16458" w:author="PR Preview" w:date="2026-01-01T00:00:00Z">
        <w:r>
          <w:t xml:space="preserve">nor</w:t>
        </w:r>
      </w:ins>
      <w:ins w:id="16459" w:author="PR Preview" w:date="2026-01-01T00:00:00Z">
        <w:r>
          <w:t xml:space="preserve"> </w:t>
        </w:r>
      </w:ins>
      <w:ins w:id="16460" w:author="PR Preview" w:date="2026-01-01T00:00:00Z">
        <w:r>
          <w:t xml:space="preserve">$\mathord{\smash[b]{\underset{\raise.3ex\hbox{$\scriptstyle\sim$}}{y}}\vphantom{y}}$</w:t>
        </w:r>
      </w:ins>
      <w:ins w:id="16461" w:author="PR Preview" w:date="2026-01-01T00:00:00Z">
        <w:r>
          <w:t xml:space="preserve"> </w:t>
        </w:r>
      </w:ins>
      <w:ins w:id="16462" w:author="PR Preview" w:date="2026-01-01T00:00:00Z">
        <w:r>
          <w:t xml:space="preserve">is constant, so the cosine similarity is defined.</w:t>
        </w:r>
      </w:ins>
      <w:ins w:id="16463" w:author="PR Preview" w:date="2026-01-01T00:00:00Z">
        <w:r>
          <w:t xml:space="preserve"> </w:t>
        </w:r>
      </w:ins>
      <w:ins w:id="16464" w:author="PR Preview" w:date="2026-01-01T00:00:00Z">
        <w:r>
          <w:t xml:space="preserve">The three pieces of the cosine similarity are</w:t>
        </w:r>
      </w:ins>
    </w:p>
    <w:p>
      <w:pPr>
        <w:pStyle w:val="BodyText"/>
      </w:pPr>
      <w:ins w:id="16465" w:author="PR Preview" w:date="2026-01-01T00:00:00Z">
        <w:r>
          <w:t xml:space="preserve">$$
    \begin{aligned}
    {\mathord{\smash[b]{\underset{\raise.3ex\hbox{$\scriptstyle\sim$}}{x}}\vphantom{x}}}^{\mathrm{c}} \cdot {\mathord{\smash[b]{\underset{\raise.3ex\hbox{$\scriptstyle\sim$}}{y}}\vphantom{y}}}^{\mathrm{c}} &amp;= \sum_{i=1}^n(x_i - \bar{x})(y_i - \bar{y}), \\
    \mathopen{}\left\lVert{\mathord{\smash[b]{\underset{\raise.3ex\hbox{$\scriptstyle\sim$}}{x}}\vphantom{x}}}^{\mathrm{c}}\right\rVert\mathclose{} &amp;= \sqrt{\sum_{i=1}^n(x_i - \bar{x})^2}, \\
    \mathopen{}\left\lVert{\mathord{\smash[b]{\underset{\raise.3ex\hbox{$\scriptstyle\sim$}}{y}}\vphantom{y}}}^{\mathrm{c}}\right\rVert\mathclose{} &amp;= \sqrt{\sum_{i=1}^n(y_i - \bar{y})^2},
    \end{aligned}
    $$</w:t>
        </w:r>
      </w:ins>
    </w:p>
    <w:p>
      <w:pPr>
        <w:pStyle w:val="FirstParagraph"/>
      </w:pPr>
      <w:r>
        <w:t xml:space="preserve">by the definitions of the dot product and the Euclidean norm.</w:t>
      </w:r>
      <w:r>
        <w:t xml:space="preserve"> </w:t>
      </w:r>
      <w:r>
        <w:t xml:space="preserve">Dividing the first by the product of the other two gives the formula for</w:t>
      </w:r>
      <w:r>
        <w:t xml:space="preserve"> </w:t>
      </w:r>
      <m:oMath>
        <m:r>
          <m:t>r</m:t>
        </m:r>
      </m:oMath>
      <w:r>
        <w:t xml:space="preserve">.</w:t>
      </w:r>
    </w:p>
    <w:bookmarkStart w:id="385" w:name="exm-pearson-cosine-centered"/>
    <w:p>
      <w:pPr>
        <w:pStyle w:val="BodyText"/>
      </w:pPr>
      <w:del w:id="16466" w:author="PR Preview" w:date="2026-01-01T00:00:00Z">
        <w:r>
          <w:rPr>
            <w:b/>
            <w:bCs/>
          </w:rPr>
          <w:delText xml:space="preserve">Example 111 (Centering changes the cosine similarity)</w:delText>
        </w:r>
      </w:del>
      <w:del w:id="16467" w:author="PR Preview" w:date="2026-01-01T00:00:00Z">
        <w:r>
          <w:delText xml:space="preserve"> </w:delText>
        </w:r>
      </w:del>
      <w:del w:id="16468" w:author="PR Preview" w:date="2026-01-01T00:00:00Z">
        <w:r>
          <w:delText xml:space="preserve">Take</w:delText>
        </w:r>
      </w:del>
      <w:del w:id="16469"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470" w:author="PR Preview" w:date="2026-01-01T00:00:00Z">
        <w:r>
          <w:delText xml:space="preserve"> </w:delText>
        </w:r>
      </w:del>
      <w:del w:id="16471" w:author="PR Preview" w:date="2026-01-01T00:00:00Z">
        <w:r>
          <w:delText xml:space="preserve">and</w:delText>
        </w:r>
      </w:del>
      <w:del w:id="16472" w:author="PR Preview" w:date="2026-01-01T00:00:00Z">
        <w:r>
          <w:delText xml:space="preserve"> </w:delText>
        </w:r>
      </w:del>
      <m:oMath>
        <m:limLow>
          <m:e>
            <m:r>
              <m:t>y</m:t>
            </m:r>
          </m:e>
          <m:lim>
            <m:r>
              <m:rPr>
                <m:sty m:val="p"/>
              </m:rPr>
              <m:t>∼</m:t>
            </m:r>
          </m:lim>
        </m:limLow>
        <m:r>
          <m:rPr>
            <m:sty m:val="p"/>
          </m:rPr>
          <m:t>=</m:t>
        </m:r>
        <m:r>
          <m:rPr>
            <m:sty m:val="p"/>
          </m:rPr>
          <m:t>(</m:t>
        </m:r>
        <m:r>
          <m:t>1</m:t>
        </m:r>
        <m:r>
          <m:rPr>
            <m:sty m:val="p"/>
          </m:rPr>
          <m:t>,</m:t>
        </m:r>
        <m:r>
          <m:t>3</m:t>
        </m:r>
        <m:r>
          <m:rPr>
            <m:sty m:val="p"/>
          </m:rPr>
          <m:t>,</m:t>
        </m:r>
        <m:r>
          <m:t>2</m:t>
        </m:r>
        <m:r>
          <m:rPr>
            <m:sty m:val="p"/>
          </m:rPr>
          <m:t>)</m:t>
        </m:r>
      </m:oMath>
      <w:del w:id="16473" w:author="PR Preview" w:date="2026-01-01T00:00:00Z">
        <w:r>
          <w:delText xml:space="preserve">.</w:delText>
        </w:r>
      </w:del>
      <w:del w:id="16474" w:author="PR Preview" w:date="2026-01-01T00:00:00Z">
        <w:r>
          <w:delText xml:space="preserve"> </w:delText>
        </w:r>
      </w:del>
      <w:del w:id="16475" w:author="PR Preview" w:date="2026-01-01T00:00:00Z">
        <w:r>
          <w:delText xml:space="preserve">Their means are</w:delText>
        </w:r>
      </w:del>
      <w:del w:id="16476" w:author="PR Preview" w:date="2026-01-01T00:00:00Z">
        <w:r>
          <w:delText xml:space="preserve"> </w:delText>
        </w:r>
      </w:del>
      <m:oMath>
        <m:acc>
          <m:accPr>
            <m:chr m:val="‾"/>
          </m:accPr>
          <m:e>
            <m:r>
              <m:t>x</m:t>
            </m:r>
          </m:e>
        </m:acc>
        <m:r>
          <m:rPr>
            <m:sty m:val="p"/>
          </m:rPr>
          <m:t>=</m:t>
        </m:r>
        <m:acc>
          <m:accPr>
            <m:chr m:val="‾"/>
          </m:accPr>
          <m:e>
            <m:r>
              <m:t>y</m:t>
            </m:r>
          </m:e>
        </m:acc>
        <m:r>
          <m:rPr>
            <m:sty m:val="p"/>
          </m:rPr>
          <m:t>=</m:t>
        </m:r>
        <m:r>
          <m:t>2</m:t>
        </m:r>
      </m:oMath>
      <w:del w:id="16477" w:author="PR Preview" w:date="2026-01-01T00:00:00Z">
        <w:r>
          <w:delText xml:space="preserve">, so</w:delText>
        </w:r>
      </w:del>
      <w:del w:id="16478" w:author="PR Preview" w:date="2026-01-01T00:00:00Z">
        <w:r>
          <w:delText xml:space="preserve"> </w:delText>
        </w:r>
      </w:del>
      <m:oMath>
        <m:sSup>
          <m:e>
            <m:limLow>
              <m:e>
                <m:r>
                  <m:t>x</m:t>
                </m:r>
              </m:e>
              <m:lim>
                <m:r>
                  <m:rPr>
                    <m:sty m:val="p"/>
                  </m:rPr>
                  <m:t>∼</m:t>
                </m:r>
              </m:lim>
            </m:limLow>
          </m:e>
          <m:sup>
            <m:r>
              <m:rPr>
                <m:sty m:val="p"/>
              </m:rPr>
              <m:t>c</m:t>
            </m:r>
          </m:sup>
        </m:sSup>
        <m:r>
          <m:rPr>
            <m:sty m:val="p"/>
          </m:rPr>
          <m:t>=</m:t>
        </m:r>
        <m:r>
          <m:rPr>
            <m:sty m:val="p"/>
          </m:rPr>
          <m:t>(</m:t>
        </m:r>
        <m:r>
          <m:rPr>
            <m:sty m:val="p"/>
          </m:rPr>
          <m:t>−</m:t>
        </m:r>
        <m:r>
          <m:t>1</m:t>
        </m:r>
        <m:r>
          <m:rPr>
            <m:sty m:val="p"/>
          </m:rPr>
          <m:t>,</m:t>
        </m:r>
        <m:r>
          <m:t>0</m:t>
        </m:r>
        <m:r>
          <m:rPr>
            <m:sty m:val="p"/>
          </m:rPr>
          <m:t>,</m:t>
        </m:r>
        <m:r>
          <m:t>1</m:t>
        </m:r>
        <m:r>
          <m:rPr>
            <m:sty m:val="p"/>
          </m:rPr>
          <m:t>)</m:t>
        </m:r>
      </m:oMath>
      <w:del w:id="16479" w:author="PR Preview" w:date="2026-01-01T00:00:00Z">
        <w:r>
          <w:delText xml:space="preserve"> </w:delText>
        </w:r>
      </w:del>
      <w:del w:id="16480" w:author="PR Preview" w:date="2026-01-01T00:00:00Z">
        <w:r>
          <w:delText xml:space="preserve">and</w:delText>
        </w:r>
      </w:del>
      <w:del w:id="16481" w:author="PR Preview" w:date="2026-01-01T00:00:00Z">
        <w:r>
          <w:delText xml:space="preserve"> </w:delText>
        </w:r>
      </w:del>
      <m:oMath>
        <m:sSup>
          <m:e>
            <m:limLow>
              <m:e>
                <m:r>
                  <m:t>y</m:t>
                </m:r>
              </m:e>
              <m:lim>
                <m:r>
                  <m:rPr>
                    <m:sty m:val="p"/>
                  </m:rPr>
                  <m:t>∼</m:t>
                </m:r>
              </m:lim>
            </m:limLow>
          </m:e>
          <m:sup>
            <m:r>
              <m:rPr>
                <m:sty m:val="p"/>
              </m:rPr>
              <m:t>c</m:t>
            </m:r>
          </m:sup>
        </m:sSup>
        <m:r>
          <m:rPr>
            <m:sty m:val="p"/>
          </m:rPr>
          <m:t>=</m:t>
        </m:r>
        <m:r>
          <m:rPr>
            <m:sty m:val="p"/>
          </m:rPr>
          <m:t>(</m:t>
        </m:r>
        <m:r>
          <m:rPr>
            <m:sty m:val="p"/>
          </m:rPr>
          <m:t>−</m:t>
        </m:r>
        <m:r>
          <m:t>1</m:t>
        </m:r>
        <m:r>
          <m:rPr>
            <m:sty m:val="p"/>
          </m:rPr>
          <m:t>,</m:t>
        </m:r>
        <m:r>
          <m:t>1</m:t>
        </m:r>
        <m:r>
          <m:rPr>
            <m:sty m:val="p"/>
          </m:rPr>
          <m:t>,</m:t>
        </m:r>
        <m:r>
          <m:t>0</m:t>
        </m:r>
        <m:r>
          <m:rPr>
            <m:sty m:val="p"/>
          </m:rPr>
          <m:t>)</m:t>
        </m:r>
      </m:oMath>
      <w:del w:id="16482" w:author="PR Preview" w:date="2026-01-01T00:00:00Z">
        <w:r>
          <w:delText xml:space="preserve">.</w:delText>
        </w:r>
      </w:del>
      <w:del w:id="16483" w:author="PR Preview" w:date="2026-01-01T00:00:00Z">
        <w:r>
          <w:delText xml:space="preserve"> </w:delText>
        </w:r>
      </w:del>
      <w:del w:id="16484"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t>&amp;</m:t>
              </m:r>
              <m:r>
                <m:rPr>
                  <m:sty m:val="p"/>
                </m:rPr>
                <m:t>=</m:t>
              </m:r>
              <m:r>
                <m:t>1</m:t>
              </m:r>
              <m:r>
                <m:rPr>
                  <m:sty m:val="p"/>
                </m:rPr>
                <m:t>+</m:t>
              </m:r>
              <m:r>
                <m:t>0</m:t>
              </m:r>
              <m:r>
                <m:rPr>
                  <m:sty m:val="p"/>
                </m:rPr>
                <m:t>+</m:t>
              </m:r>
              <m:r>
                <m:t>0</m:t>
              </m:r>
              <m:r>
                <m:rPr>
                  <m:sty m:val="p"/>
                </m:rPr>
                <m:t>=</m:t>
              </m:r>
              <m:r>
                <m:t>1</m:t>
              </m:r>
              <m:r>
                <m:rPr>
                  <m:sty m:val="p"/>
                </m:rPr>
                <m:t>,</m:t>
              </m:r>
            </m:e>
            <m:e>
              <m:r>
                <m:t>​</m:t>
              </m:r>
              <m:d>
                <m:dPr>
                  <m:begChr m:val="∥"/>
                  <m:sepChr m:val=""/>
                  <m:endChr m:val="∥"/>
                  <m:grow/>
                </m:dPr>
                <m:e>
                  <m:sSup>
                    <m:e>
                      <m:limLow>
                        <m:e>
                          <m:r>
                            <m:t>x</m:t>
                          </m:r>
                        </m:e>
                        <m:lim>
                          <m:r>
                            <m:rPr>
                              <m:sty m:val="p"/>
                            </m:rPr>
                            <m:t>∼</m:t>
                          </m:r>
                        </m:lim>
                      </m:limLow>
                    </m:e>
                    <m:sup>
                      <m:r>
                        <m:rPr>
                          <m:sty m:val="p"/>
                        </m:rPr>
                        <m:t>c</m:t>
                      </m:r>
                    </m:sup>
                  </m:sSup>
                </m:e>
              </m:d>
              <m:r>
                <m:t>​</m:t>
              </m:r>
              <m:r>
                <m:t>&amp;</m:t>
              </m:r>
              <m:r>
                <m:rPr>
                  <m:sty m:val="p"/>
                </m:rPr>
                <m:t>=</m:t>
              </m:r>
              <m:r>
                <m:t>​</m:t>
              </m:r>
              <m:d>
                <m:dPr>
                  <m:begChr m:val="∥"/>
                  <m:sepChr m:val=""/>
                  <m:endChr m:val="∥"/>
                  <m:grow/>
                </m:dPr>
                <m:e>
                  <m:sSup>
                    <m:e>
                      <m:limLow>
                        <m:e>
                          <m:r>
                            <m:t>y</m:t>
                          </m:r>
                        </m:e>
                        <m:lim>
                          <m:r>
                            <m:rPr>
                              <m:sty m:val="p"/>
                            </m:rPr>
                            <m:t>∼</m:t>
                          </m:r>
                        </m:lim>
                      </m:limLow>
                    </m:e>
                    <m:sup>
                      <m:r>
                        <m:rPr>
                          <m:sty m:val="p"/>
                        </m:rPr>
                        <m:t>c</m:t>
                      </m:r>
                    </m:sup>
                  </m:sSup>
                </m:e>
              </m:d>
              <m:r>
                <m:t>​</m:t>
              </m:r>
              <m:r>
                <m:rPr>
                  <m:sty m:val="p"/>
                </m:rPr>
                <m:t>=</m:t>
              </m:r>
              <m:rad>
                <m:radPr>
                  <m:degHide m:val="on"/>
                </m:radPr>
                <m:deg/>
                <m:e>
                  <m:r>
                    <m:t>2</m:t>
                  </m:r>
                </m:e>
              </m:rad>
              <m:r>
                <m:rPr>
                  <m:sty m:val="p"/>
                </m:rPr>
                <m:t>,</m:t>
              </m:r>
            </m:e>
          </m:eqArr>
        </m:oMath>
      </m:oMathPara>
    </w:p>
    <w:p>
      <w:pPr>
        <w:pStyle w:val="FirstParagraph"/>
      </w:pPr>
      <w:del w:id="16485" w:author="PR Preview" w:date="2026-01-01T00:00:00Z">
        <w:r>
          <w:delText xml:space="preserve">so</w:delText>
        </w:r>
      </w:del>
      <w:del w:id="16486" w:author="PR Preview" w:date="2026-01-01T00:00:00Z">
        <w:r>
          <w:delText xml:space="preserve"> </w:delText>
        </w:r>
      </w:del>
      <m:oMath>
        <m:r>
          <m:t>r</m:t>
        </m:r>
        <m:r>
          <m:rPr>
            <m:sty m:val="p"/>
          </m:rPr>
          <m:t>=</m:t>
        </m:r>
        <m:r>
          <m:rPr>
            <m:sty m:val="p"/>
          </m:rPr>
          <m:t>cossim</m:t>
        </m:r>
        <m:r>
          <m:rPr>
            <m:sty m:val="p"/>
          </m:rPr>
          <m:t>(</m:t>
        </m:r>
        <m:sSup>
          <m:e>
            <m:limLow>
              <m:e>
                <m:r>
                  <m:t>x</m:t>
                </m:r>
              </m:e>
              <m:lim>
                <m:r>
                  <m:rPr>
                    <m:sty m:val="p"/>
                  </m:rPr>
                  <m:t>∼</m:t>
                </m:r>
              </m:lim>
            </m:limLow>
          </m:e>
          <m:sup>
            <m:r>
              <m:rPr>
                <m:sty m:val="p"/>
              </m:rPr>
              <m:t>c</m:t>
            </m:r>
          </m:sup>
        </m:sSup>
        <m:r>
          <m:rPr>
            <m:sty m:val="p"/>
          </m:rPr>
          <m:t>,</m:t>
        </m:r>
        <m:sSup>
          <m:e>
            <m:limLow>
              <m:e>
                <m:r>
                  <m:t>y</m:t>
                </m:r>
              </m:e>
              <m:lim>
                <m:r>
                  <m:rPr>
                    <m:sty m:val="p"/>
                  </m:rPr>
                  <m:t>∼</m:t>
                </m:r>
              </m:lim>
            </m:limLow>
          </m:e>
          <m:sup>
            <m:r>
              <m:rPr>
                <m:sty m:val="p"/>
              </m:rPr>
              <m:t>c</m:t>
            </m:r>
          </m:sup>
        </m:sSup>
        <m:r>
          <m:rPr>
            <m:sty m:val="p"/>
          </m:rPr>
          <m:t>)</m:t>
        </m:r>
        <m:r>
          <m:rPr>
            <m:sty m:val="p"/>
          </m:rPr>
          <m:t>=</m:t>
        </m:r>
        <m:r>
          <m:t>1</m:t>
        </m:r>
        <m:r>
          <m:rPr>
            <m:sty m:val="p"/>
          </m:rPr>
          <m:t>/</m:t>
        </m:r>
        <m:r>
          <m:t>2</m:t>
        </m:r>
      </m:oMath>
      <w:del w:id="16487" w:author="PR Preview" w:date="2026-01-01T00:00:00Z">
        <w:r>
          <w:delText xml:space="preserve">.</w:delText>
        </w:r>
      </w:del>
    </w:p>
    <w:p>
      <w:pPr>
        <w:pStyle w:val="BodyText"/>
      </w:pPr>
      <w:del w:id="16488" w:author="PR Preview" w:date="2026-01-01T00:00:00Z">
        <w:r>
          <w:delText xml:space="preserve">Without centering,</w:delText>
        </w:r>
      </w:del>
      <w:del w:id="16489"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r>
          <m:t>1</m:t>
        </m:r>
        <m:r>
          <m:rPr>
            <m:sty m:val="p"/>
          </m:rPr>
          <m:t>+</m:t>
        </m:r>
        <m:r>
          <m:t>6</m:t>
        </m:r>
        <m:r>
          <m:rPr>
            <m:sty m:val="p"/>
          </m:rPr>
          <m:t>+</m:t>
        </m:r>
        <m:r>
          <m:t>6</m:t>
        </m:r>
        <m:r>
          <m:rPr>
            <m:sty m:val="p"/>
          </m:rPr>
          <m:t>=</m:t>
        </m:r>
        <m:r>
          <m:t>13</m:t>
        </m:r>
      </m:oMath>
      <w:del w:id="16490" w:author="PR Preview" w:date="2026-01-01T00:00:00Z">
        <w:r>
          <w:delText xml:space="preserve"> </w:delText>
        </w:r>
      </w:del>
      <w:del w:id="16491" w:author="PR Preview" w:date="2026-01-01T00:00:00Z">
        <w:r>
          <w:delText xml:space="preserve">and</w:delText>
        </w:r>
      </w:del>
      <w:del w:id="16492"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m:t>
        </m:r>
        <m:d>
          <m:dPr>
            <m:begChr m:val="∥"/>
            <m:sepChr m:val=""/>
            <m:endChr m:val="∥"/>
            <m:grow/>
          </m:dPr>
          <m:e>
            <m:limLow>
              <m:e>
                <m:r>
                  <m:t>y</m:t>
                </m:r>
              </m:e>
              <m:lim>
                <m:r>
                  <m:rPr>
                    <m:sty m:val="p"/>
                  </m:rPr>
                  <m:t>∼</m:t>
                </m:r>
              </m:lim>
            </m:limLow>
          </m:e>
        </m:d>
        <m:r>
          <m:t>​</m:t>
        </m:r>
        <m:r>
          <m:rPr>
            <m:sty m:val="p"/>
          </m:rPr>
          <m:t>=</m:t>
        </m:r>
        <m:rad>
          <m:radPr>
            <m:degHide m:val="on"/>
          </m:radPr>
          <m:deg/>
          <m:e>
            <m:r>
              <m:t>14</m:t>
            </m:r>
          </m:e>
        </m:rad>
      </m:oMath>
      <w:del w:id="16493" w:author="PR Preview" w:date="2026-01-01T00:00:00Z">
        <w:r>
          <w:delText xml:space="preserve">,</w:delText>
        </w:r>
      </w:del>
      <w:del w:id="16494" w:author="PR Preview" w:date="2026-01-01T00:00:00Z">
        <w:r>
          <w:delText xml:space="preserve"> </w:delText>
        </w:r>
      </w:del>
      <w:del w:id="16495" w:author="PR Preview" w:date="2026-01-01T00:00:00Z">
        <w:r>
          <w:delText xml:space="preserve">so</w:delText>
        </w:r>
      </w:del>
      <w:del w:id="16496" w:author="PR Preview" w:date="2026-01-01T00:00:00Z">
        <w:r>
          <w:delText xml:space="preserve"> </w:delText>
        </w:r>
      </w:del>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
          <m:t>13</m:t>
        </m:r>
        <m:r>
          <m:rPr>
            <m:sty m:val="p"/>
          </m:rPr>
          <m:t>/</m:t>
        </m:r>
        <m:r>
          <m:t>14</m:t>
        </m:r>
      </m:oMath>
      <w:del w:id="16497" w:author="PR Preview" w:date="2026-01-01T00:00:00Z">
        <w:r>
          <w:delText xml:space="preserve">.</w:delText>
        </w:r>
      </w:del>
      <w:del w:id="16498" w:author="PR Preview" w:date="2026-01-01T00:00:00Z">
        <w:r>
          <w:delText xml:space="preserve"> </w:delText>
        </w:r>
      </w:del>
      <w:del w:id="16499" w:author="PR Preview" w:date="2026-01-01T00:00:00Z">
        <w:r>
          <w:delText xml:space="preserve">The uncentered value is close to</w:delText>
        </w:r>
      </w:del>
      <w:del w:id="16500" w:author="PR Preview" w:date="2026-01-01T00:00:00Z">
        <w:r>
          <w:delText xml:space="preserve"> </w:delText>
        </w:r>
      </w:del>
      <m:oMath>
        <m:r>
          <m:t>1</m:t>
        </m:r>
      </m:oMath>
      <w:del w:id="16501" w:author="PR Preview" w:date="2026-01-01T00:00:00Z">
        <w:r>
          <w:delText xml:space="preserve"> </w:delText>
        </w:r>
      </w:del>
      <w:del w:id="16502" w:author="PR Preview" w:date="2026-01-01T00:00:00Z">
        <w:r>
          <w:delText xml:space="preserve">mostly because both vectors have positive entries and the same mean, not because they move together.</w:delText>
        </w:r>
      </w:del>
    </w:p>
    <w:p>
      <w:pPr>
        <w:pStyle w:val="BodyText"/>
      </w:pPr>
      <w:ins w:id="16503" w:author="PR Preview" w:date="2026-01-01T00:00:00Z">
        <w:r>
          <w:rPr>
            <w:b/>
            <w:bCs/>
          </w:rPr>
          <w:t xml:space="preserve">Example 111 (Centering changes the cosine similarity)</w:t>
        </w:r>
      </w:ins>
      <w:ins w:id="16504" w:author="PR Preview" w:date="2026-01-01T00:00:00Z">
        <w:r>
          <w:t xml:space="preserve"> </w:t>
        </w:r>
      </w:ins>
      <w:ins w:id="16505" w:author="PR Preview" w:date="2026-01-01T00:00:00Z">
        <w:r>
          <w:t xml:space="preserve">Take</w:t>
        </w:r>
      </w:ins>
      <w:ins w:id="16506" w:author="PR Preview" w:date="2026-01-01T00:00:00Z">
        <w:r>
          <w:t xml:space="preserve"> </w:t>
        </w:r>
      </w:ins>
      <w:ins w:id="16507" w:author="PR Preview" w:date="2026-01-01T00:00:00Z">
        <w:r>
          <w:t xml:space="preserve">$\mathord{\smash[b]{\underset{\raise.3ex\hbox{$\scriptstyle\sim$}}{x}}\vphantom{x}}= (1, 2, 3)$</w:t>
        </w:r>
      </w:ins>
      <w:ins w:id="16508" w:author="PR Preview" w:date="2026-01-01T00:00:00Z">
        <w:r>
          <w:t xml:space="preserve"> </w:t>
        </w:r>
      </w:ins>
      <w:ins w:id="16509" w:author="PR Preview" w:date="2026-01-01T00:00:00Z">
        <w:r>
          <w:t xml:space="preserve">and</w:t>
        </w:r>
      </w:ins>
      <w:ins w:id="16510" w:author="PR Preview" w:date="2026-01-01T00:00:00Z">
        <w:r>
          <w:t xml:space="preserve"> </w:t>
        </w:r>
      </w:ins>
      <w:ins w:id="16511" w:author="PR Preview" w:date="2026-01-01T00:00:00Z">
        <w:r>
          <w:t xml:space="preserve">$\mathord{\smash[b]{\underset{\raise.3ex\hbox{$\scriptstyle\sim$}}{y}}\vphantom{y}}= (1, 3, 2)$</w:t>
        </w:r>
      </w:ins>
      <w:ins w:id="16512" w:author="PR Preview" w:date="2026-01-01T00:00:00Z">
        <w:r>
          <w:t xml:space="preserve">.</w:t>
        </w:r>
      </w:ins>
      <w:ins w:id="16513" w:author="PR Preview" w:date="2026-01-01T00:00:00Z">
        <w:r>
          <w:t xml:space="preserve"> </w:t>
        </w:r>
      </w:ins>
      <w:ins w:id="16514" w:author="PR Preview" w:date="2026-01-01T00:00:00Z">
        <w:r>
          <w:t xml:space="preserve">Their means are</w:t>
        </w:r>
      </w:ins>
      <w:ins w:id="16515" w:author="PR Preview" w:date="2026-01-01T00:00:00Z">
        <w:r>
          <w:t xml:space="preserve"> </w:t>
        </w:r>
      </w:ins>
      <m:oMath>
        <m:acc>
          <m:accPr>
            <m:chr m:val="‾"/>
          </m:accPr>
          <m:e>
            <m:r>
              <m:t>x</m:t>
            </m:r>
          </m:e>
        </m:acc>
        <m:r>
          <m:rPr>
            <m:sty m:val="p"/>
          </m:rPr>
          <m:t>=</m:t>
        </m:r>
        <m:acc>
          <m:accPr>
            <m:chr m:val="‾"/>
          </m:accPr>
          <m:e>
            <m:r>
              <m:t>y</m:t>
            </m:r>
          </m:e>
        </m:acc>
        <m:r>
          <m:rPr>
            <m:sty m:val="p"/>
          </m:rPr>
          <m:t>=</m:t>
        </m:r>
        <m:r>
          <m:t>2</m:t>
        </m:r>
      </m:oMath>
      <w:ins w:id="16516" w:author="PR Preview" w:date="2026-01-01T00:00:00Z">
        <w:r>
          <w:t xml:space="preserve">, so</w:t>
        </w:r>
      </w:ins>
      <w:ins w:id="16517" w:author="PR Preview" w:date="2026-01-01T00:00:00Z">
        <w:r>
          <w:t xml:space="preserve"> </w:t>
        </w:r>
      </w:ins>
      <w:ins w:id="16518" w:author="PR Preview" w:date="2026-01-01T00:00:00Z">
        <w:r>
          <w:t xml:space="preserve">${\mathord{\smash[b]{\underset{\raise.3ex\hbox{$\scriptstyle\sim$}}{x}}\vphantom{x}}}^{\mathrm{c}} = (-1, 0, 1)$</w:t>
        </w:r>
      </w:ins>
      <w:ins w:id="16519" w:author="PR Preview" w:date="2026-01-01T00:00:00Z">
        <w:r>
          <w:t xml:space="preserve"> </w:t>
        </w:r>
      </w:ins>
      <w:ins w:id="16520" w:author="PR Preview" w:date="2026-01-01T00:00:00Z">
        <w:r>
          <w:t xml:space="preserve">and</w:t>
        </w:r>
      </w:ins>
      <w:ins w:id="16521" w:author="PR Preview" w:date="2026-01-01T00:00:00Z">
        <w:r>
          <w:t xml:space="preserve"> </w:t>
        </w:r>
      </w:ins>
      <w:ins w:id="16522" w:author="PR Preview" w:date="2026-01-01T00:00:00Z">
        <w:r>
          <w:t xml:space="preserve">${\mathord{\smash[b]{\underset{\raise.3ex\hbox{$\scriptstyle\sim$}}{y}}\vphantom{y}}}^{\mathrm{c}} = (-1, 1, 0)$</w:t>
        </w:r>
      </w:ins>
      <w:ins w:id="16523" w:author="PR Preview" w:date="2026-01-01T00:00:00Z">
        <w:r>
          <w:t xml:space="preserve">.</w:t>
        </w:r>
      </w:ins>
      <w:ins w:id="16524" w:author="PR Preview" w:date="2026-01-01T00:00:00Z">
        <w:r>
          <w:t xml:space="preserve"> </w:t>
        </w:r>
      </w:ins>
      <w:ins w:id="16525" w:author="PR Preview" w:date="2026-01-01T00:00:00Z">
        <w:r>
          <w:t xml:space="preserve">Then</w:t>
        </w:r>
      </w:ins>
    </w:p>
    <w:p>
      <w:pPr>
        <w:pStyle w:val="BodyText"/>
      </w:pPr>
      <w:ins w:id="16526" w:author="PR Preview" w:date="2026-01-01T00:00:00Z">
        <w:r>
          <w:t xml:space="preserve">$$
    \begin{aligned}
    {\mathord{\smash[b]{\underset{\raise.3ex\hbox{$\scriptstyle\sim$}}{x}}\vphantom{x}}}^{\mathrm{c}} \cdot {\mathord{\smash[b]{\underset{\raise.3ex\hbox{$\scriptstyle\sim$}}{y}}\vphantom{y}}}^{\mathrm{c}} &amp;= 1 + 0 + 0 = 1, \\
    \mathopen{}\left\lVert{\mathord{\smash[b]{\underset{\raise.3ex\hbox{$\scriptstyle\sim$}}{x}}\vphantom{x}}}^{\mathrm{c}}\right\rVert\mathclose{} &amp;= \mathopen{}\left\lVert{\mathord{\smash[b]{\underset{\raise.3ex\hbox{$\scriptstyle\sim$}}{y}}\vphantom{y}}}^{\mathrm{c}}\right\rVert\mathclose{} = \sqrt{2},
    \end{aligned}
    $$</w:t>
        </w:r>
      </w:ins>
    </w:p>
    <w:p>
      <w:pPr>
        <w:pStyle w:val="FirstParagraph"/>
      </w:pPr>
      <w:ins w:id="16527" w:author="PR Preview" w:date="2026-01-01T00:00:00Z">
        <w:r>
          <w:t xml:space="preserve">so</w:t>
        </w:r>
      </w:ins>
      <w:ins w:id="16528" w:author="PR Preview" w:date="2026-01-01T00:00:00Z">
        <w:r>
          <w:t xml:space="preserve"> </w:t>
        </w:r>
      </w:ins>
      <w:ins w:id="16529" w:author="PR Preview" w:date="2026-01-01T00:00:00Z">
        <w:r>
          <w:t xml:space="preserve">$r = \operatorname{cossim}({\mathord{\smash[b]{\underset{\raise.3ex\hbox{$\scriptstyle\sim$}}{x}}\vphantom{x}}}^{\mathrm{c}}, {\mathord{\smash[b]{\underset{\raise.3ex\hbox{$\scriptstyle\sim$}}{y}}\vphantom{y}}}^{\mathrm{c}}) = 1 / 2$</w:t>
        </w:r>
      </w:ins>
      <w:ins w:id="16530" w:author="PR Preview" w:date="2026-01-01T00:00:00Z">
        <w:r>
          <w:t xml:space="preserve">.</w:t>
        </w:r>
      </w:ins>
    </w:p>
    <w:p>
      <w:pPr>
        <w:pStyle w:val="BodyText"/>
      </w:pPr>
      <w:ins w:id="16531" w:author="PR Preview" w:date="2026-01-01T00:00:00Z">
        <w:r>
          <w:t xml:space="preserve">Without centering,</w:t>
        </w:r>
      </w:ins>
      <w:ins w:id="16532" w:author="PR Preview" w:date="2026-01-01T00:00:00Z">
        <w:r>
          <w:t xml:space="preserve"> </w:t>
        </w:r>
      </w:ins>
      <w:ins w:id="16533" w:author="PR Preview" w:date="2026-01-01T00:00:00Z">
        <w:r>
          <w:t xml:space="preserve">$\mathord{\smash[b]{\underset{\raise.3ex\hbox{$\scriptstyle\sim$}}{x}}\vphantom{x}}\cdot \mathord{\smash[b]{\underset{\raise.3ex\hbox{$\scriptstyle\sim$}}{y}}\vphantom{y}}= 1 + 6 + 6 = 13$</w:t>
        </w:r>
      </w:ins>
      <w:ins w:id="16534" w:author="PR Preview" w:date="2026-01-01T00:00:00Z">
        <w:r>
          <w:t xml:space="preserve"> </w:t>
        </w:r>
      </w:ins>
      <w:ins w:id="16535" w:author="PR Preview" w:date="2026-01-01T00:00:00Z">
        <w:r>
          <w:t xml:space="preserve">and</w:t>
        </w:r>
      </w:ins>
      <w:ins w:id="16536" w:author="PR Preview" w:date="2026-01-01T00:00:00Z">
        <w:r>
          <w:t xml:space="preserve"> </w:t>
        </w:r>
      </w:ins>
      <w:ins w:id="16537" w:author="PR Preview" w:date="2026-01-01T00:00:00Z">
        <w:r>
          <w:t xml:space="preserve">$\mathopen{}\left\lVert\mathord{\smash[b]{\underset{\raise.3ex\hbox{$\scriptstyle\sim$}}{x}}\vphantom{x}}\right\rVert\mathclose{} = \mathopen{}\left\lVert\mathord{\smash[b]{\underset{\raise.3ex\hbox{$\scriptstyle\sim$}}{y}}\vphantom{y}}\right\rVert\mathclose{} = \sqrt{14}$</w:t>
        </w:r>
      </w:ins>
      <w:ins w:id="16538" w:author="PR Preview" w:date="2026-01-01T00:00:00Z">
        <w:r>
          <w:t xml:space="preserve">,</w:t>
        </w:r>
      </w:ins>
      <w:ins w:id="16539" w:author="PR Preview" w:date="2026-01-01T00:00:00Z">
        <w:r>
          <w:t xml:space="preserve"> </w:t>
        </w:r>
      </w:ins>
      <w:ins w:id="16540" w:author="PR Preview" w:date="2026-01-01T00:00:00Z">
        <w:r>
          <w:t xml:space="preserve">so</w:t>
        </w:r>
      </w:ins>
      <w:ins w:id="16541" w:author="PR Preview" w:date="2026-01-01T00:00:00Z">
        <w:r>
          <w:t xml:space="preserve"> </w:t>
        </w:r>
      </w:ins>
      <w:ins w:id="16542" w:author="PR Preview" w:date="2026-01-01T00:00:00Z">
        <w:r>
          <w:t xml:space="preserve">$\operatorname{cossim}(\mathord{\smash[b]{\underset{\raise.3ex\hbox{$\scriptstyle\sim$}}{x}}\vphantom{x}}, \mathord{\smash[b]{\underset{\raise.3ex\hbox{$\scriptstyle\sim$}}{y}}\vphantom{y}}) = 13 / 14$</w:t>
        </w:r>
      </w:ins>
      <w:ins w:id="16543" w:author="PR Preview" w:date="2026-01-01T00:00:00Z">
        <w:r>
          <w:t xml:space="preserve">.</w:t>
        </w:r>
      </w:ins>
      <w:ins w:id="16544" w:author="PR Preview" w:date="2026-01-01T00:00:00Z">
        <w:r>
          <w:t xml:space="preserve"> </w:t>
        </w:r>
      </w:ins>
      <w:ins w:id="16545" w:author="PR Preview" w:date="2026-01-01T00:00:00Z">
        <w:r>
          <w:t xml:space="preserve">The uncentered value is close to</w:t>
        </w:r>
      </w:ins>
      <w:ins w:id="16546" w:author="PR Preview" w:date="2026-01-01T00:00:00Z">
        <w:r>
          <w:t xml:space="preserve"> </w:t>
        </w:r>
      </w:ins>
      <m:oMath>
        <m:r>
          <m:t>1</m:t>
        </m:r>
      </m:oMath>
      <w:ins w:id="16547" w:author="PR Preview" w:date="2026-01-01T00:00:00Z">
        <w:r>
          <w:t xml:space="preserve"> </w:t>
        </w:r>
      </w:ins>
      <w:ins w:id="16548" w:author="PR Preview" w:date="2026-01-01T00:00:00Z">
        <w:r>
          <w:t xml:space="preserve">mostly because both vectors have positive entries and the same mean, not because they move together.</w:t>
        </w:r>
      </w:ins>
    </w:p>
    <w:bookmarkEnd w:id="385"/>
    <w:bookmarkEnd w:id="386"/>
    <w:bookmarkStart w:id="405" w:name="sec-gram-schmidt"/>
    <w:p>
      <w:pPr>
        <w:pStyle w:val="Heading2"/>
      </w:pPr>
      <w:r>
        <w:t xml:space="preserve">12 Orthonormal bases and Gram-Schmidt</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387" name="Picture"/>
                  <a:graphic>
                    <a:graphicData uri="http://schemas.openxmlformats.org/drawingml/2006/picture">
                      <pic:pic>
                        <pic:nvPicPr>
                          <pic:cNvPr descr="/opt/quarto/share/formats/docx/note.png" id="38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Like</w:t>
            </w:r>
            <w:r>
              <w:t xml:space="preserve"> </w:t>
            </w:r>
            <w:hyperlink w:anchor="sec-cauchy-schwarz">
              <w:r>
                <w:rPr>
                  <w:rStyle w:val="Hyperlink"/>
                </w:rPr>
                <w:t xml:space="preserve">Section 11</w:t>
              </w:r>
            </w:hyperlink>
            <w:r>
              <w:t xml:space="preserve">, this section is adapted from</w:t>
            </w:r>
            <w:r>
              <w:t xml:space="preserve"> </w:t>
            </w:r>
            <w:r>
              <w:t xml:space="preserve">Zhou (2024i)</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leaves the proof that orthonormal vectors are linearly independent to class;</w:t>
            </w:r>
            <w:r>
              <w:t xml:space="preserve"> </w:t>
            </w:r>
            <w:r>
              <w:t xml:space="preserve">it is written out here.</w:t>
            </w:r>
          </w:p>
          <w:p/>
        </w:tc>
      </w:tr>
    </w:tbl>
    <w:bookmarkStart w:id="389" w:name="thm-dot-linear-sum"/>
    <w:p>
      <w:pPr>
        <w:pStyle w:val="BodyText"/>
      </w:pPr>
      <w:del w:id="16549" w:author="PR Preview" w:date="2026-01-01T00:00:00Z">
        <w:r>
          <w:rPr>
            <w:b/>
            <w:bCs/>
          </w:rPr>
          <w:delText xml:space="preserve">Theorem 62 (The dot product of a vector with a linear combination)</w:delText>
        </w:r>
      </w:del>
      <w:del w:id="16550" w:author="PR Preview" w:date="2026-01-01T00:00:00Z">
        <w:r>
          <w:delText xml:space="preserve"> </w:delText>
        </w:r>
      </w:del>
      <w:del w:id="16551" w:author="PR Preview" w:date="2026-01-01T00:00:00Z">
        <w:r>
          <w:delText xml:space="preserve">For vectors</w:delText>
        </w:r>
      </w:del>
      <w:del w:id="16552" w:author="PR Preview" w:date="2026-01-01T00:00:00Z">
        <w:r>
          <w:delText xml:space="preserve"> </w:delText>
        </w:r>
      </w:del>
      <m:oMath>
        <m:limLow>
          <m:e>
            <m:r>
              <m:t>x</m:t>
            </m:r>
          </m:e>
          <m:lim>
            <m:r>
              <m:rPr>
                <m:sty m:val="p"/>
              </m:rPr>
              <m:t>∼</m:t>
            </m:r>
          </m:lim>
        </m:limLow>
        <m:r>
          <m:rPr>
            <m:sty m:val="p"/>
          </m:rPr>
          <m:t>,</m:t>
        </m:r>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k</m:t>
            </m:r>
          </m:sub>
        </m:sSub>
        <m:r>
          <m:rPr>
            <m:sty m:val="p"/>
          </m:rPr>
          <m:t>∈</m:t>
        </m:r>
        <m:sSup>
          <m:e>
            <m:r>
              <m:rPr>
                <m:scr m:val="double-struck"/>
                <m:sty m:val="p"/>
              </m:rPr>
              <m:t>R</m:t>
            </m:r>
          </m:e>
          <m:sup>
            <m:r>
              <m:t>p</m:t>
            </m:r>
          </m:sup>
        </m:sSup>
      </m:oMath>
      <w:del w:id="16553" w:author="PR Preview" w:date="2026-01-01T00:00:00Z">
        <w:r>
          <w:delText xml:space="preserve"> </w:delText>
        </w:r>
      </w:del>
      <w:del w:id="16554" w:author="PR Preview" w:date="2026-01-01T00:00:00Z">
        <w:r>
          <w:delText xml:space="preserve">and numbers</w:delText>
        </w:r>
      </w:del>
      <w:del w:id="16555" w:author="PR Preview" w:date="2026-01-01T00:00:00Z">
        <w:r>
          <w:delText xml:space="preserve"> </w:delText>
        </w:r>
      </w:del>
      <m:oMath>
        <m:sSub>
          <m:e>
            <m:r>
              <m:t>c</m:t>
            </m:r>
          </m:e>
          <m:sub>
            <m:r>
              <m:t>1</m:t>
            </m:r>
          </m:sub>
        </m:sSub>
        <m:r>
          <m:rPr>
            <m:sty m:val="p"/>
          </m:rPr>
          <m:t>,</m:t>
        </m:r>
        <m:r>
          <m:rPr>
            <m:sty m:val="p"/>
          </m:rPr>
          <m:t>…</m:t>
        </m:r>
        <m:r>
          <m:rPr>
            <m:sty m:val="p"/>
          </m:rPr>
          <m:t>,</m:t>
        </m:r>
        <m:sSub>
          <m:e>
            <m:r>
              <m:t>c</m:t>
            </m:r>
          </m:e>
          <m:sub>
            <m:r>
              <m:t>k</m:t>
            </m:r>
          </m:sub>
        </m:sSub>
      </m:oMath>
      <w:del w:id="16556" w:author="PR Preview" w:date="2026-01-01T00:00:00Z">
        <w:r>
          <w:delText xml:space="preserve">, with</w:delText>
        </w:r>
      </w:del>
      <w:del w:id="16557" w:author="PR Preview" w:date="2026-01-01T00:00:00Z">
        <w:r>
          <w:delText xml:space="preserve"> </w:delText>
        </w:r>
      </w:del>
      <m:oMath>
        <m:r>
          <m:t>k</m:t>
        </m:r>
        <m:r>
          <m:rPr>
            <m:sty m:val="p"/>
          </m:rPr>
          <m:t>≥</m:t>
        </m:r>
        <m:r>
          <m:t>1</m:t>
        </m:r>
      </m:oMath>
      <w:del w:id="16558" w:author="PR Preview" w:date="2026-01-01T00:00:00Z">
        <w:r>
          <w:delText xml:space="preserve">,</w:delText>
        </w:r>
      </w:del>
    </w:p>
    <w:p>
      <w:pPr>
        <w:pStyle w:val="BodyText"/>
      </w:pPr>
      <m:oMathPara>
        <m:oMathParaPr>
          <m:jc m:val="center"/>
        </m:oMathParaPr>
        <m:oMath>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oMath>
      </m:oMathPara>
    </w:p>
    <w:p>
      <w:pPr>
        <w:pStyle w:val="FirstParagraph"/>
      </w:pPr>
      <w:del w:id="16559" w:author="PR Preview" w:date="2026-01-01T00:00:00Z">
        <w:r>
          <w:rPr>
            <w:i/>
            <w:iCs/>
          </w:rPr>
          <w:delText xml:space="preserve">Proof</w:delText>
        </w:r>
      </w:del>
      <w:del w:id="16560" w:author="PR Preview" w:date="2026-01-01T00:00:00Z">
        <w:r>
          <w:delText xml:space="preserve">. </w:delText>
        </w:r>
      </w:del>
      <w:del w:id="16561" w:author="PR Preview" w:date="2026-01-01T00:00:00Z">
        <w:r>
          <w:delText xml:space="preserve">Write</w:delText>
        </w:r>
      </w:del>
      <w:del w:id="16562" w:author="PR Preview" w:date="2026-01-01T00:00:00Z">
        <w:r>
          <w:delText xml:space="preserve"> </w:delText>
        </w:r>
      </w:del>
      <m:oMath>
        <m:sSub>
          <m:e>
            <m:r>
              <m:t>u</m:t>
            </m:r>
          </m:e>
          <m:sub>
            <m:r>
              <m:t>j</m:t>
            </m:r>
            <m:r>
              <m:t>i</m:t>
            </m:r>
          </m:sub>
        </m:sSub>
      </m:oMath>
      <w:del w:id="16563" w:author="PR Preview" w:date="2026-01-01T00:00:00Z">
        <w:r>
          <w:delText xml:space="preserve"> </w:delText>
        </w:r>
      </w:del>
      <w:del w:id="16564" w:author="PR Preview" w:date="2026-01-01T00:00:00Z">
        <w:r>
          <w:delText xml:space="preserve">for entry</w:delText>
        </w:r>
      </w:del>
      <w:del w:id="16565" w:author="PR Preview" w:date="2026-01-01T00:00:00Z">
        <w:r>
          <w:delText xml:space="preserve"> </w:delText>
        </w:r>
      </w:del>
      <m:oMath>
        <m:r>
          <m:t>i</m:t>
        </m:r>
      </m:oMath>
      <w:del w:id="16566" w:author="PR Preview" w:date="2026-01-01T00:00:00Z">
        <w:r>
          <w:delText xml:space="preserve"> </w:delText>
        </w:r>
      </w:del>
      <w:del w:id="16567" w:author="PR Preview" w:date="2026-01-01T00:00:00Z">
        <w:r>
          <w:delText xml:space="preserve">of</w:delText>
        </w:r>
      </w:del>
      <w:del w:id="16568" w:author="PR Preview" w:date="2026-01-01T00:00:00Z">
        <w:r>
          <w:delText xml:space="preserve"> </w:delText>
        </w:r>
      </w:del>
      <m:oMath>
        <m:sSub>
          <m:e>
            <m:limLow>
              <m:e>
                <m:r>
                  <m:t>u</m:t>
                </m:r>
              </m:e>
              <m:lim>
                <m:r>
                  <m:rPr>
                    <m:sty m:val="p"/>
                  </m:rPr>
                  <m:t>∼</m:t>
                </m:r>
              </m:lim>
            </m:limLow>
          </m:e>
          <m:sub>
            <m:r>
              <m:t>j</m:t>
            </m:r>
          </m:sub>
        </m:sSub>
      </m:oMath>
      <w:del w:id="16569" w:author="PR Preview" w:date="2026-01-01T00:00:00Z">
        <w:r>
          <w:delText xml:space="preserve">. Then</w:delText>
        </w:r>
      </w:del>
    </w:p>
    <w:p>
      <w:pPr>
        <w:pStyle w:val="BodyText"/>
      </w:pPr>
      <m:oMathPara>
        <m:oMathParaPr>
          <m:jc m:val="center"/>
        </m:oMathParaPr>
        <m:oMath>
          <m:eqArr>
            <m:e>
              <m:limLow>
                <m:e>
                  <m:r>
                    <m:t>x</m:t>
                  </m:r>
                </m:e>
                <m:lim>
                  <m:r>
                    <m:rPr>
                      <m:sty m:val="p"/>
                    </m:rPr>
                    <m:t>∼</m:t>
                  </m:r>
                </m:lim>
              </m:limLow>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u</m:t>
                          </m:r>
                        </m:e>
                        <m:lim>
                          <m:r>
                            <m:rPr>
                              <m:sty m:val="p"/>
                            </m:rPr>
                            <m:t>∼</m:t>
                          </m:r>
                        </m:lim>
                      </m:limLow>
                    </m:e>
                    <m:sub>
                      <m:r>
                        <m:t>j</m:t>
                      </m:r>
                    </m:sub>
                  </m:sSub>
                </m:e>
              </m:d>
              <m:r>
                <m:t>​</m:t>
              </m:r>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k</m:t>
                  </m:r>
                </m:sup>
                <m:e>
                  <m:sSub>
                    <m:e>
                      <m:r>
                        <m:t>c</m:t>
                      </m:r>
                    </m:e>
                    <m:sub>
                      <m:r>
                        <m:t>j</m:t>
                      </m:r>
                    </m:sub>
                  </m:sSub>
                </m:e>
              </m:nary>
              <m:sSub>
                <m:e>
                  <m:r>
                    <m:t>u</m:t>
                  </m:r>
                </m:e>
                <m:sub>
                  <m:r>
                    <m:t>j</m:t>
                  </m:r>
                  <m:r>
                    <m:t>i</m:t>
                  </m:r>
                </m:sub>
              </m:sSub>
              <m:r>
                <m:t>&amp;</m:t>
              </m:r>
              <m:r>
                <m:t>&amp;</m:t>
              </m:r>
              <m:r>
                <m:rPr>
                  <m:nor/>
                  <m:sty m:val="p"/>
                </m:rPr>
                <m:t>(</m:t>
              </m:r>
              <m:r>
                <m:rPr>
                  <m:nor/>
                  <m:sty m:val="p"/>
                </m:rPr>
                <m:t>Definition 8</m:t>
              </m:r>
              <m:r>
                <m:rPr>
                  <m:nor/>
                  <m:sty m:val="p"/>
                </m:rPr>
                <m:t>, </m:t>
              </m:r>
              <m:r>
                <m:rPr>
                  <m:nor/>
                  <m:sty m:val="p"/>
                </m:rPr>
                <m:t>Definition 9</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k</m:t>
                      </m:r>
                    </m:sup>
                    <m:e>
                      <m:sSub>
                        <m:e>
                          <m:r>
                            <m:t>x</m:t>
                          </m:r>
                        </m:e>
                        <m:sub>
                          <m:r>
                            <m:t>i</m:t>
                          </m:r>
                        </m:sub>
                      </m:sSub>
                    </m:e>
                  </m:nary>
                </m:e>
              </m:nary>
              <m:sSub>
                <m:e>
                  <m:r>
                    <m:t>c</m:t>
                  </m:r>
                </m:e>
                <m:sub>
                  <m:r>
                    <m:t>j</m:t>
                  </m:r>
                </m:sub>
              </m:sSub>
              <m:sSub>
                <m:e>
                  <m:r>
                    <m:t>u</m:t>
                  </m:r>
                </m:e>
                <m:sub>
                  <m:r>
                    <m:t>j</m:t>
                  </m:r>
                  <m:r>
                    <m:t>i</m:t>
                  </m:r>
                </m:sub>
              </m:sSub>
              <m:r>
                <m:t>&amp;</m:t>
              </m:r>
              <m:r>
                <m:t>&amp;</m:t>
              </m:r>
              <m:r>
                <m:rPr>
                  <m:nor/>
                  <m:sty m:val="p"/>
                </m:rPr>
                <m:t>(distribute each </m:t>
              </m:r>
              <m:sSub>
                <m:e>
                  <m:r>
                    <m:t>x</m:t>
                  </m:r>
                </m:e>
                <m:sub>
                  <m:r>
                    <m:t>i</m:t>
                  </m:r>
                </m:sub>
              </m:sSub>
              <m:r>
                <m:rPr>
                  <m:nor/>
                  <m:sty m:val="p"/>
                </m:rPr>
                <m:t> over the inner sum)</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x</m:t>
                          </m:r>
                        </m:e>
                        <m:sub>
                          <m:r>
                            <m:t>i</m:t>
                          </m:r>
                        </m:sub>
                      </m:sSub>
                    </m:e>
                  </m:nary>
                </m:e>
              </m:nary>
              <m:sSub>
                <m:e>
                  <m:r>
                    <m:t>c</m:t>
                  </m:r>
                </m:e>
                <m:sub>
                  <m:r>
                    <m:t>j</m:t>
                  </m:r>
                </m:sub>
              </m:sSub>
              <m:sSub>
                <m:e>
                  <m:r>
                    <m:t>u</m:t>
                  </m:r>
                </m:e>
                <m:sub>
                  <m:r>
                    <m:t>j</m:t>
                  </m:r>
                  <m:r>
                    <m:t>i</m:t>
                  </m:r>
                </m:sub>
              </m:sSub>
              <m:r>
                <m:t>&amp;</m:t>
              </m:r>
              <m:r>
                <m:t>&amp;</m:t>
              </m:r>
              <m:r>
                <m:rPr>
                  <m:nor/>
                  <m:sty m:val="p"/>
                </m:rPr>
                <m:t>(swap the order of the finite sums)</m:t>
              </m:r>
            </m:e>
            <m:e>
              <m:r>
                <m:t>&amp;</m:t>
              </m:r>
              <m:r>
                <m:rPr>
                  <m:sty m:val="p"/>
                </m:rPr>
                <m:t>=</m:t>
              </m:r>
              <m:nary>
                <m:naryPr>
                  <m:chr m:val="∑"/>
                  <m:limLoc m:val="undOvr"/>
                  <m:subHide m:val="off"/>
                  <m:supHide m:val="off"/>
                </m:naryPr>
                <m:sub>
                  <m:r>
                    <m:t>j</m:t>
                  </m:r>
                  <m:r>
                    <m:rPr>
                      <m:sty m:val="p"/>
                    </m:rPr>
                    <m:t>=</m:t>
                  </m:r>
                  <m:r>
                    <m:t>1</m:t>
                  </m:r>
                </m:sub>
                <m:sup>
                  <m:r>
                    <m:t>k</m:t>
                  </m:r>
                </m:sup>
                <m:e>
                  <m:nary>
                    <m:naryPr>
                      <m:chr m:val="∑"/>
                      <m:limLoc m:val="undOvr"/>
                      <m:subHide m:val="off"/>
                      <m:supHide m:val="off"/>
                    </m:naryPr>
                    <m:sub>
                      <m:r>
                        <m:t>i</m:t>
                      </m:r>
                      <m:r>
                        <m:rPr>
                          <m:sty m:val="p"/>
                        </m:rPr>
                        <m:t>=</m:t>
                      </m:r>
                      <m:r>
                        <m:t>1</m:t>
                      </m:r>
                    </m:sub>
                    <m:sup>
                      <m:r>
                        <m:t>p</m:t>
                      </m:r>
                    </m:sup>
                    <m:e>
                      <m:sSub>
                        <m:e>
                          <m:r>
                            <m:t>c</m:t>
                          </m:r>
                        </m:e>
                        <m:sub>
                          <m:r>
                            <m:t>j</m:t>
                          </m:r>
                        </m:sub>
                      </m:sSub>
                    </m:e>
                  </m:nary>
                </m:e>
              </m:nary>
              <m:sSub>
                <m:e>
                  <m:r>
                    <m:t>x</m:t>
                  </m:r>
                </m:e>
                <m:sub>
                  <m:r>
                    <m:t>i</m:t>
                  </m:r>
                </m:sub>
              </m:sSub>
              <m:sSub>
                <m:e>
                  <m:r>
                    <m:t>u</m:t>
                  </m:r>
                </m:e>
                <m:sub>
                  <m:r>
                    <m:t>j</m:t>
                  </m:r>
                  <m:r>
                    <m:t>i</m:t>
                  </m:r>
                </m:sub>
              </m:sSub>
              <m:r>
                <m:t>&amp;</m:t>
              </m:r>
              <m:r>
                <m:t>&amp;</m:t>
              </m:r>
              <m:r>
                <m:rPr>
                  <m:nor/>
                  <m:sty m:val="p"/>
                </m:rPr>
                <m:t>(commute the factors in each product)</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nary>
                <m:naryPr>
                  <m:chr m:val="∑"/>
                  <m:limLoc m:val="undOvr"/>
                  <m:subHide m:val="off"/>
                  <m:supHide m:val="off"/>
                </m:naryPr>
                <m:sub>
                  <m:r>
                    <m:t>i</m:t>
                  </m:r>
                  <m:r>
                    <m:rPr>
                      <m:sty m:val="p"/>
                    </m:rPr>
                    <m:t>=</m:t>
                  </m:r>
                  <m:r>
                    <m:t>1</m:t>
                  </m:r>
                </m:sub>
                <m:sup>
                  <m:r>
                    <m:t>p</m:t>
                  </m:r>
                </m:sup>
                <m:e>
                  <m:sSub>
                    <m:e>
                      <m:r>
                        <m:t>x</m:t>
                      </m:r>
                    </m:e>
                    <m:sub>
                      <m:r>
                        <m:t>i</m:t>
                      </m:r>
                    </m:sub>
                  </m:sSub>
                </m:e>
              </m:nary>
              <m:sSub>
                <m:e>
                  <m:r>
                    <m:t>u</m:t>
                  </m:r>
                </m:e>
                <m:sub>
                  <m:r>
                    <m:t>j</m:t>
                  </m:r>
                  <m:r>
                    <m:t>i</m:t>
                  </m:r>
                </m:sub>
              </m:sSub>
              <m:r>
                <m:t>&amp;</m:t>
              </m:r>
              <m:r>
                <m:t>&amp;</m:t>
              </m:r>
              <m:r>
                <m:rPr>
                  <m:nor/>
                  <m:sty m:val="p"/>
                </m:rPr>
                <m:t>(factor </m:t>
              </m:r>
              <m:sSub>
                <m:e>
                  <m:r>
                    <m:t>c</m:t>
                  </m:r>
                </m:e>
                <m:sub>
                  <m:r>
                    <m:t>j</m:t>
                  </m:r>
                </m:sub>
              </m:sSub>
              <m:r>
                <m:rPr>
                  <m:nor/>
                  <m:sty m:val="p"/>
                </m:rPr>
                <m:t> out of the inner sum)</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limLow>
                <m:e>
                  <m:r>
                    <m:t>x</m:t>
                  </m:r>
                </m:e>
                <m:lim>
                  <m:r>
                    <m:rPr>
                      <m:sty m:val="p"/>
                    </m:rPr>
                    <m:t>∼</m:t>
                  </m:r>
                </m:lim>
              </m:limLow>
              <m:r>
                <m:rPr>
                  <m:sty m:val="p"/>
                </m:rPr>
                <m:t>⋅</m:t>
              </m:r>
              <m:sSub>
                <m:e>
                  <m:limLow>
                    <m:e>
                      <m:r>
                        <m:t>u</m:t>
                      </m:r>
                    </m:e>
                    <m:lim>
                      <m:r>
                        <m:rPr>
                          <m:sty m:val="p"/>
                        </m:rPr>
                        <m:t>∼</m:t>
                      </m:r>
                    </m:lim>
                  </m:limLow>
                </m:e>
                <m:sub>
                  <m:r>
                    <m:t>j</m:t>
                  </m:r>
                </m:sub>
              </m:sSub>
              <m:r>
                <m:rPr>
                  <m:sty m:val="p"/>
                </m:rPr>
                <m:t>)</m:t>
              </m:r>
              <m:r>
                <m:rPr>
                  <m:sty m:val="p"/>
                </m:rPr>
                <m:t>.</m:t>
              </m:r>
              <m:r>
                <m:t>&amp;</m:t>
              </m:r>
              <m:r>
                <m:t>&amp;</m:t>
              </m:r>
              <m:r>
                <m:rPr>
                  <m:nor/>
                  <m:sty m:val="p"/>
                </m:rPr>
                <m:t>(</m:t>
              </m:r>
              <m:r>
                <m:rPr>
                  <m:nor/>
                  <m:sty m:val="p"/>
                </m:rPr>
                <m:t>Definition 8</m:t>
              </m:r>
              <m:r>
                <m:rPr>
                  <m:nor/>
                  <m:sty m:val="p"/>
                </m:rPr>
                <m:t>)</m:t>
              </m:r>
            </m:e>
          </m:eqArr>
        </m:oMath>
      </m:oMathPara>
    </w:p>
    <w:p>
      <w:pPr>
        <w:pStyle w:val="FirstParagraph"/>
      </w:pPr>
      <w:del w:id="16570" w:author="PR Preview" w:date="2026-01-01T00:00:00Z">
        <w:r>
          <w:rPr>
            <w:b/>
            <w:bCs/>
          </w:rPr>
          <w:delText xml:space="preserve">Example 112 (Dotting with a combination of three vectors)</w:delText>
        </w:r>
      </w:del>
      <w:del w:id="16571" w:author="PR Preview" w:date="2026-01-01T00:00:00Z">
        <w:r>
          <w:delText xml:space="preserve"> </w:delText>
        </w:r>
      </w:del>
      <w:del w:id="16572" w:author="PR Preview" w:date="2026-01-01T00:00:00Z">
        <w:r>
          <w:delText xml:space="preserve">Let</w:delText>
        </w:r>
      </w:del>
      <w:del w:id="1657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574" w:author="PR Preview" w:date="2026-01-01T00:00:00Z">
        <w:r>
          <w:delText xml:space="preserve"> </w:delText>
        </w:r>
      </w:del>
      <w:del w:id="16575" w:author="PR Preview" w:date="2026-01-01T00:00:00Z">
        <w:r>
          <w:delText xml:space="preserve">and take the combination</w:delText>
        </w:r>
      </w:del>
      <w:del w:id="16576" w:author="PR Preview" w:date="2026-01-01T00:00:00Z">
        <w:r>
          <w:delText xml:space="preserve"> </w:delText>
        </w:r>
      </w:del>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del w:id="16577" w:author="PR Preview" w:date="2026-01-01T00:00:00Z">
        <w:r>
          <w:delText xml:space="preserve">.</w:delText>
        </w:r>
      </w:del>
      <w:del w:id="16578" w:author="PR Preview" w:date="2026-01-01T00:00:00Z">
        <w:r>
          <w:delText xml:space="preserve"> </w:delText>
        </w:r>
      </w:del>
      <w:del w:id="16579" w:author="PR Preview" w:date="2026-01-01T00:00:00Z">
        <w:r>
          <w:delText xml:space="preserve">Directly,</w:delText>
        </w:r>
      </w:del>
    </w:p>
    <w:p>
      <w:pPr>
        <w:pStyle w:val="BodyText"/>
      </w:pPr>
      <m:oMathPara>
        <m:oMathParaPr>
          <m:jc m:val="center"/>
        </m:oMathParaPr>
        <m:oMath>
          <m:eqArr>
            <m:e>
              <m:limLow>
                <m:e>
                  <m:r>
                    <m:t>x</m:t>
                  </m:r>
                </m:e>
                <m:lim>
                  <m:r>
                    <m:rPr>
                      <m:sty m:val="p"/>
                    </m:rPr>
                    <m:t>∼</m:t>
                  </m:r>
                </m:lim>
              </m:limLow>
              <m:r>
                <m:rPr>
                  <m:sty m:val="p"/>
                </m:rPr>
                <m:t>⋅</m:t>
              </m:r>
              <m:r>
                <m:rPr>
                  <m:sty m:val="p"/>
                </m:rPr>
                <m:t>(</m:t>
              </m:r>
              <m:r>
                <m:t>2</m:t>
              </m:r>
              <m:r>
                <m:rPr>
                  <m:sty m:val="p"/>
                </m:rPr>
                <m:t>,</m:t>
              </m:r>
              <m:r>
                <m:rPr>
                  <m:sty m:val="p"/>
                </m:rPr>
                <m:t>−</m:t>
              </m:r>
              <m:r>
                <m:t>1</m:t>
              </m:r>
              <m:r>
                <m:rPr>
                  <m:sty m:val="p"/>
                </m:rPr>
                <m:t>,</m:t>
              </m:r>
              <m:r>
                <m:t>4</m:t>
              </m:r>
              <m:r>
                <m:rPr>
                  <m:sty m:val="p"/>
                </m:rPr>
                <m:t>)</m:t>
              </m:r>
              <m:r>
                <m:t>&amp;</m:t>
              </m:r>
              <m:r>
                <m:rPr>
                  <m:sty m:val="p"/>
                </m:rPr>
                <m:t>=</m:t>
              </m:r>
              <m:r>
                <m:t>2</m:t>
              </m:r>
              <m:r>
                <m:rPr>
                  <m:sty m:val="p"/>
                </m:rPr>
                <m:t>−</m:t>
              </m:r>
              <m:r>
                <m:t>2</m:t>
              </m:r>
              <m:r>
                <m:rPr>
                  <m:sty m:val="p"/>
                </m:rPr>
                <m:t>+</m:t>
              </m:r>
              <m:r>
                <m:t>12</m:t>
              </m:r>
            </m:e>
            <m:e>
              <m:r>
                <m:t>&amp;</m:t>
              </m:r>
              <m:r>
                <m:rPr>
                  <m:sty m:val="p"/>
                </m:rPr>
                <m:t>=</m:t>
              </m:r>
              <m:r>
                <m:t>12</m:t>
              </m:r>
              <m:r>
                <m:rPr>
                  <m:sty m:val="p"/>
                </m:rPr>
                <m:t>.</m:t>
              </m:r>
            </m:e>
          </m:eqArr>
        </m:oMath>
      </m:oMathPara>
    </w:p>
    <w:p>
      <w:pPr>
        <w:pStyle w:val="BodyText"/>
      </w:pPr>
      <w:ins w:id="16580" w:author="PR Preview" w:date="2026-01-01T00:00:00Z">
        <w:r>
          <w:rPr>
            <w:b/>
            <w:bCs/>
          </w:rPr>
          <w:t xml:space="preserve">Theorem 62 (The dot product of a vector with a linear combination)</w:t>
        </w:r>
      </w:ins>
      <w:ins w:id="16581" w:author="PR Preview" w:date="2026-01-01T00:00:00Z">
        <w:r>
          <w:t xml:space="preserve"> </w:t>
        </w:r>
      </w:ins>
      <w:ins w:id="16582" w:author="PR Preview" w:date="2026-01-01T00:00:00Z">
        <w:r>
          <w:t xml:space="preserve">For vectors</w:t>
        </w:r>
      </w:ins>
      <w:ins w:id="16583" w:author="PR Preview" w:date="2026-01-01T00:00:00Z">
        <w:r>
          <w:t xml:space="preserve"> </w:t>
        </w:r>
      </w:ins>
      <w:ins w:id="16584" w:author="PR Preview" w:date="2026-01-01T00:00:00Z">
        <w:r>
          <w:t xml:space="preserve">$\mathord{\smash[b]{\underset{\raise.3ex\hbox{$\scriptstyle\sim$}}{x}}\vphantom{x}}, \mathord{\smash[b]{\underset{\raise.3ex\hbox{$\scriptstyle\sim$}}{u}}\vphantom{u}}_1, \ldots, \mathord{\smash[b]{\underset{\raise.3ex\hbox{$\scriptstyle\sim$}}{u}}\vphantom{u}}_k \in \mathbb{R}^p$</w:t>
        </w:r>
      </w:ins>
      <w:ins w:id="16585" w:author="PR Preview" w:date="2026-01-01T00:00:00Z">
        <w:r>
          <w:t xml:space="preserve"> </w:t>
        </w:r>
      </w:ins>
      <w:ins w:id="16586" w:author="PR Preview" w:date="2026-01-01T00:00:00Z">
        <w:r>
          <w:t xml:space="preserve">and numbers</w:t>
        </w:r>
      </w:ins>
      <w:ins w:id="16587" w:author="PR Preview" w:date="2026-01-01T00:00:00Z">
        <w:r>
          <w:t xml:space="preserve"> </w:t>
        </w:r>
      </w:ins>
      <m:oMath>
        <m:sSub>
          <m:e>
            <m:r>
              <m:t>c</m:t>
            </m:r>
          </m:e>
          <m:sub>
            <m:r>
              <m:t>1</m:t>
            </m:r>
          </m:sub>
        </m:sSub>
        <m:r>
          <m:rPr>
            <m:sty m:val="p"/>
          </m:rPr>
          <m:t>,</m:t>
        </m:r>
        <m:r>
          <m:rPr>
            <m:sty m:val="p"/>
          </m:rPr>
          <m:t>…</m:t>
        </m:r>
        <m:r>
          <m:rPr>
            <m:sty m:val="p"/>
          </m:rPr>
          <m:t>,</m:t>
        </m:r>
        <m:sSub>
          <m:e>
            <m:r>
              <m:t>c</m:t>
            </m:r>
          </m:e>
          <m:sub>
            <m:r>
              <m:t>k</m:t>
            </m:r>
          </m:sub>
        </m:sSub>
      </m:oMath>
      <w:ins w:id="16588" w:author="PR Preview" w:date="2026-01-01T00:00:00Z">
        <w:r>
          <w:t xml:space="preserve">, with</w:t>
        </w:r>
      </w:ins>
      <w:ins w:id="16589" w:author="PR Preview" w:date="2026-01-01T00:00:00Z">
        <w:r>
          <w:t xml:space="preserve"> </w:t>
        </w:r>
      </w:ins>
      <m:oMath>
        <m:r>
          <m:t>k</m:t>
        </m:r>
        <m:r>
          <m:rPr>
            <m:sty m:val="p"/>
          </m:rPr>
          <m:t>≥</m:t>
        </m:r>
        <m:r>
          <m:t>1</m:t>
        </m:r>
      </m:oMath>
      <w:ins w:id="16590" w:author="PR Preview" w:date="2026-01-01T00:00:00Z">
        <w:r>
          <w:t xml:space="preserve">,</w:t>
        </w:r>
      </w:ins>
    </w:p>
    <w:p>
      <w:pPr>
        <w:pStyle w:val="BodyText"/>
      </w:pPr>
      <w:ins w:id="16591" w:author="PR Preview" w:date="2026-01-01T00:00:00Z">
        <w:r>
          <w:t xml:space="preserve">$$
    \mathord{\smash[b]{\underset{\raise.3ex\hbox{$\scriptstyle\sim$}}{x}}\vphantom{x}} \cdot \mathopen{}\left(\sum_{j=1}^{k} c_j \mathord{\smash[b]{\underset{\raise.3ex\hbox{$\scriptstyle\sim$}}{u}}\vphantom{u}}_j\right)\mathclose{}
    = \sum_{j=1}^{k} c_j\,(\mathord{\smash[b]{\underset{\raise.3ex\hbox{$\scriptstyle\sim$}}{x}}\vphantom{x}} \cdot \mathord{\smash[b]{\underset{\raise.3ex\hbox{$\scriptstyle\sim$}}{u}}\vphantom{u}}_j).
    $$</w:t>
        </w:r>
      </w:ins>
    </w:p>
    <w:bookmarkEnd w:id="389"/>
    <w:p>
      <w:pPr>
        <w:pStyle w:val="FirstParagraph"/>
      </w:pPr>
      <w:ins w:id="16592" w:author="PR Preview" w:date="2026-01-01T00:00:00Z">
        <w:r>
          <w:rPr>
            <w:i/>
            <w:iCs/>
          </w:rPr>
          <w:t xml:space="preserve">Proof</w:t>
        </w:r>
      </w:ins>
      <w:ins w:id="16593" w:author="PR Preview" w:date="2026-01-01T00:00:00Z">
        <w:r>
          <w:t xml:space="preserve">. </w:t>
        </w:r>
      </w:ins>
      <w:ins w:id="16594" w:author="PR Preview" w:date="2026-01-01T00:00:00Z">
        <w:r>
          <w:t xml:space="preserve">Write</w:t>
        </w:r>
      </w:ins>
      <w:ins w:id="16595" w:author="PR Preview" w:date="2026-01-01T00:00:00Z">
        <w:r>
          <w:t xml:space="preserve"> </w:t>
        </w:r>
      </w:ins>
      <m:oMath>
        <m:sSub>
          <m:e>
            <m:r>
              <m:t>u</m:t>
            </m:r>
          </m:e>
          <m:sub>
            <m:r>
              <m:t>j</m:t>
            </m:r>
            <m:r>
              <m:t>i</m:t>
            </m:r>
          </m:sub>
        </m:sSub>
      </m:oMath>
      <w:ins w:id="16596" w:author="PR Preview" w:date="2026-01-01T00:00:00Z">
        <w:r>
          <w:t xml:space="preserve"> </w:t>
        </w:r>
      </w:ins>
      <w:ins w:id="16597" w:author="PR Preview" w:date="2026-01-01T00:00:00Z">
        <w:r>
          <w:t xml:space="preserve">for entry</w:t>
        </w:r>
      </w:ins>
      <w:ins w:id="16598" w:author="PR Preview" w:date="2026-01-01T00:00:00Z">
        <w:r>
          <w:t xml:space="preserve"> </w:t>
        </w:r>
      </w:ins>
      <m:oMath>
        <m:r>
          <m:t>i</m:t>
        </m:r>
      </m:oMath>
      <w:ins w:id="16599" w:author="PR Preview" w:date="2026-01-01T00:00:00Z">
        <w:r>
          <w:t xml:space="preserve"> </w:t>
        </w:r>
      </w:ins>
      <w:ins w:id="16600" w:author="PR Preview" w:date="2026-01-01T00:00:00Z">
        <w:r>
          <w:t xml:space="preserve">of</w:t>
        </w:r>
      </w:ins>
      <w:ins w:id="16601" w:author="PR Preview" w:date="2026-01-01T00:00:00Z">
        <w:r>
          <w:t xml:space="preserve"> </w:t>
        </w:r>
      </w:ins>
      <w:ins w:id="16602" w:author="PR Preview" w:date="2026-01-01T00:00:00Z">
        <w:r>
          <w:t xml:space="preserve">$\mathord{\smash[b]{\underset{\raise.3ex\hbox{$\scriptstyle\sim$}}{u}}\vphantom{u}}_j$</w:t>
        </w:r>
      </w:ins>
      <w:ins w:id="16603" w:author="PR Preview" w:date="2026-01-01T00:00:00Z">
        <w:r>
          <w:t xml:space="preserve">. Then</w:t>
        </w:r>
      </w:ins>
    </w:p>
    <w:p>
      <w:pPr>
        <w:pStyle w:val="BodyText"/>
      </w:pPr>
      <w:ins w:id="16604" w:author="PR Preview" w:date="2026-01-01T00:00:00Z">
        <w:r>
          <w:t xml:space="preserve">$$
    \begin{aligned}
    \mathord{\smash[b]{\underset{\raise.3ex\hbox{$\scriptstyle\sim$}}{x}}\vphantom{x}} \cdot \mathopen{}\left(\sum_{j=1}^{k} c_j \mathord{\smash[b]{\underset{\raise.3ex\hbox{$\scriptstyle\sim$}}{u}}\vphantom{u}}_j\right)\mathclose{}
    &amp;= \sum_{i=1}^px_i \sum_{j=1}^{k} c_j u_{ji}
    &amp;&amp; \text{(}\text{Definition~8}\text{, }\text{Definition~9}\text{)}
    \\
    &amp;= \sum_{i=1}^p\sum_{j=1}^{k} x_i c_j u_{ji}
    &amp;&amp; \text{(distribute each } x_i \text{ over the inner sum)}
    \\
    &amp;= \sum_{j=1}^{k} \sum_{i=1}^px_i c_j u_{ji}
    &amp;&amp; \text{(swap the order of the finite sums)}
    \\
    &amp;= \sum_{j=1}^{k} \sum_{i=1}^pc_j x_i u_{ji}
    &amp;&amp; \text{(commute the factors in each product)}
    \\
    &amp;= \sum_{j=1}^{k} c_j \sum_{i=1}^px_i u_{ji}
    &amp;&amp; \text{(factor } c_j \text{ out of the inner sum)}
    \\
    &amp;= \sum_{j=1}^{k} c_j\,(\mathord{\smash[b]{\underset{\raise.3ex\hbox{$\scriptstyle\sim$}}{x}}\vphantom{x}} \cdot \mathord{\smash[b]{\underset{\raise.3ex\hbox{$\scriptstyle\sim$}}{u}}\vphantom{u}}_j).
    &amp;&amp; \text{(}\text{Definition~8}\text{)}
    \end{aligned}
    $$</w:t>
        </w:r>
      </w:ins>
    </w:p>
    <w:bookmarkStart w:id="390" w:name="exm-dot-linear-sum"/>
    <w:p>
      <w:pPr>
        <w:pStyle w:val="FirstParagraph"/>
      </w:pPr>
      <w:ins w:id="16605" w:author="PR Preview" w:date="2026-01-01T00:00:00Z">
        <w:r>
          <w:rPr>
            <w:b/>
            <w:bCs/>
          </w:rPr>
          <w:t xml:space="preserve">Example 112 (Dotting with a combination of three vectors)</w:t>
        </w:r>
      </w:ins>
      <w:ins w:id="16606" w:author="PR Preview" w:date="2026-01-01T00:00:00Z">
        <w:r>
          <w:t xml:space="preserve"> </w:t>
        </w:r>
      </w:ins>
      <w:ins w:id="16607" w:author="PR Preview" w:date="2026-01-01T00:00:00Z">
        <w:r>
          <w:t xml:space="preserve">Let</w:t>
        </w:r>
      </w:ins>
      <w:ins w:id="16608" w:author="PR Preview" w:date="2026-01-01T00:00:00Z">
        <w:r>
          <w:t xml:space="preserve"> </w:t>
        </w:r>
      </w:ins>
      <w:ins w:id="16609" w:author="PR Preview" w:date="2026-01-01T00:00:00Z">
        <w:r>
          <w:t xml:space="preserve">$\mathord{\smash[b]{\underset{\raise.3ex\hbox{$\scriptstyle\sim$}}{x}}\vphantom{x}} = (1, 2, 3)$</w:t>
        </w:r>
      </w:ins>
      <w:ins w:id="16610" w:author="PR Preview" w:date="2026-01-01T00:00:00Z">
        <w:r>
          <w:t xml:space="preserve"> </w:t>
        </w:r>
      </w:ins>
      <w:ins w:id="16611" w:author="PR Preview" w:date="2026-01-01T00:00:00Z">
        <w:r>
          <w:t xml:space="preserve">and take the combination</w:t>
        </w:r>
      </w:ins>
      <w:ins w:id="16612" w:author="PR Preview" w:date="2026-01-01T00:00:00Z">
        <w:r>
          <w:t xml:space="preserve"> </w:t>
        </w:r>
      </w:ins>
      <m:oMath>
        <m:r>
          <m:t>2</m:t>
        </m:r>
        <m:r>
          <m:t> </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r>
          <m:rPr>
            <m:sty m:val="p"/>
          </m:rPr>
          <m:t>+</m:t>
        </m:r>
        <m:r>
          <m:t>4</m:t>
        </m:r>
        <m:r>
          <m:t> </m:t>
        </m:r>
        <m:r>
          <m:rPr>
            <m:sty m:val="p"/>
          </m:rPr>
          <m:t>(</m:t>
        </m:r>
        <m:r>
          <m:t>0</m:t>
        </m:r>
        <m:r>
          <m:rPr>
            <m:sty m:val="p"/>
          </m:rPr>
          <m:t>,</m:t>
        </m:r>
        <m:r>
          <m:t>0</m:t>
        </m:r>
        <m:r>
          <m:rPr>
            <m:sty m:val="p"/>
          </m:rPr>
          <m:t>,</m:t>
        </m:r>
        <m:r>
          <m:t>1</m:t>
        </m:r>
        <m:r>
          <m:rPr>
            <m:sty m:val="p"/>
          </m:rPr>
          <m:t>)</m:t>
        </m:r>
        <m:r>
          <m:rPr>
            <m:sty m:val="p"/>
          </m:rPr>
          <m:t>=</m:t>
        </m:r>
        <m:r>
          <m:rPr>
            <m:sty m:val="p"/>
          </m:rPr>
          <m:t>(</m:t>
        </m:r>
        <m:r>
          <m:t>2</m:t>
        </m:r>
        <m:r>
          <m:rPr>
            <m:sty m:val="p"/>
          </m:rPr>
          <m:t>,</m:t>
        </m:r>
        <m:r>
          <m:rPr>
            <m:sty m:val="p"/>
          </m:rPr>
          <m:t>−</m:t>
        </m:r>
        <m:r>
          <m:t>1</m:t>
        </m:r>
        <m:r>
          <m:rPr>
            <m:sty m:val="p"/>
          </m:rPr>
          <m:t>,</m:t>
        </m:r>
        <m:r>
          <m:t>4</m:t>
        </m:r>
        <m:r>
          <m:rPr>
            <m:sty m:val="p"/>
          </m:rPr>
          <m:t>)</m:t>
        </m:r>
      </m:oMath>
      <w:ins w:id="16613" w:author="PR Preview" w:date="2026-01-01T00:00:00Z">
        <w:r>
          <w:t xml:space="preserve">.</w:t>
        </w:r>
      </w:ins>
      <w:ins w:id="16614" w:author="PR Preview" w:date="2026-01-01T00:00:00Z">
        <w:r>
          <w:t xml:space="preserve"> </w:t>
        </w:r>
      </w:ins>
      <w:ins w:id="16615" w:author="PR Preview" w:date="2026-01-01T00:00:00Z">
        <w:r>
          <w:t xml:space="preserve">Directly,</w:t>
        </w:r>
      </w:ins>
    </w:p>
    <w:p>
      <w:pPr>
        <w:pStyle w:val="BodyText"/>
      </w:pPr>
      <w:ins w:id="16616" w:author="PR Preview" w:date="2026-01-01T00:00:00Z">
        <w:r>
          <w:t xml:space="preserve">$$
    \begin{aligned}
    \mathord{\smash[b]{\underset{\raise.3ex\hbox{$\scriptstyle\sim$}}{x}}\vphantom{x}} \cdot (2, -1, 4) &amp;= 2 - 2 + 12 \\
    &amp;= 12.
    \end{aligned}
    $$</w:t>
        </w:r>
      </w:ins>
    </w:p>
    <w:p>
      <w:pPr>
        <w:pStyle w:val="FirstParagraph"/>
      </w:pPr>
      <w:r>
        <w:t xml:space="preserve">By</w:t>
      </w:r>
      <w:r>
        <w:t xml:space="preserve"> </w:t>
      </w:r>
      <w:hyperlink w:anchor="thm-dot-linear-sum">
        <w:r>
          <w:rPr>
            <w:rStyle w:val="Hyperlink"/>
          </w:rPr>
          <w:t xml:space="preserve">Theorem 62</w:t>
        </w:r>
      </w:hyperlink>
      <w:r>
        <w:t xml:space="preserve">,</w:t>
      </w:r>
      <w:r>
        <w:t xml:space="preserve"> </w:t>
      </w:r>
      <m:oMath>
        <m:r>
          <m:t>2</m:t>
        </m:r>
        <m:r>
          <m:rPr>
            <m:sty m:val="p"/>
          </m:rPr>
          <m:t>⋅</m:t>
        </m:r>
        <m:r>
          <m:t>1</m:t>
        </m:r>
        <m:r>
          <m:rPr>
            <m:sty m:val="p"/>
          </m:rPr>
          <m:t>−</m:t>
        </m:r>
        <m:r>
          <m:t>1</m:t>
        </m:r>
        <m:r>
          <m:rPr>
            <m:sty m:val="p"/>
          </m:rPr>
          <m:t>⋅</m:t>
        </m:r>
        <m:r>
          <m:t>2</m:t>
        </m:r>
        <m:r>
          <m:rPr>
            <m:sty m:val="p"/>
          </m:rPr>
          <m:t>+</m:t>
        </m:r>
        <m:r>
          <m:t>4</m:t>
        </m:r>
        <m:r>
          <m:rPr>
            <m:sty m:val="p"/>
          </m:rPr>
          <m:t>⋅</m:t>
        </m:r>
        <m:r>
          <m:t>3</m:t>
        </m:r>
        <m:r>
          <m:rPr>
            <m:sty m:val="p"/>
          </m:rPr>
          <m:t>=</m:t>
        </m:r>
        <m:r>
          <m:t>12</m:t>
        </m:r>
      </m:oMath>
      <w:r>
        <w:t xml:space="preserve">, the same number.</w:t>
      </w:r>
    </w:p>
    <w:bookmarkEnd w:id="390"/>
    <w:bookmarkStart w:id="391" w:name="thm-orthonormal-independent"/>
    <w:p>
      <w:pPr>
        <w:pStyle w:val="BodyText"/>
      </w:pPr>
      <w:del w:id="16617" w:author="PR Preview" w:date="2026-01-01T00:00:00Z">
        <w:r>
          <w:rPr>
            <w:b/>
            <w:bCs/>
          </w:rPr>
          <w:delText xml:space="preserve">Theorem 63 (Orthonormal vectors are linearly independent)</w:delText>
        </w:r>
      </w:del>
      <w:del w:id="16618" w:author="PR Preview" w:date="2026-01-01T00:00:00Z">
        <w:r>
          <w:delText xml:space="preserve"> </w:delText>
        </w:r>
      </w:del>
      <w:del w:id="16619" w:author="PR Preview" w:date="2026-01-01T00:00:00Z">
        <w:r>
          <w:delText xml:space="preserve">If</w:delText>
        </w:r>
      </w:del>
      <w:del w:id="16620"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6621" w:author="PR Preview" w:date="2026-01-01T00:00:00Z">
        <w:r>
          <w:delText xml:space="preserve"> </w:delText>
        </w:r>
      </w:del>
      <w:del w:id="16622" w:author="PR Preview" w:date="2026-01-01T00:00:00Z">
        <w:r>
          <w:delText xml:space="preserve">are orthonormal (</w:delText>
        </w:r>
      </w:del>
      <w:hyperlink w:anchor="def-orthonormal-vectors">
        <w:del w:id="16623" w:author="PR Preview" w:date="2026-01-01T00:00:00Z">
          <w:r>
            <w:rPr>
              <w:rStyle w:val="Hyperlink"/>
            </w:rPr>
            <w:delText xml:space="preserve">Definition 19</w:delText>
          </w:r>
        </w:del>
      </w:hyperlink>
      <w:del w:id="16624" w:author="PR Preview" w:date="2026-01-01T00:00:00Z">
        <w:r>
          <w:delText xml:space="preserve">),</w:delText>
        </w:r>
      </w:del>
      <w:del w:id="16625" w:author="PR Preview" w:date="2026-01-01T00:00:00Z">
        <w:r>
          <w:delText xml:space="preserve"> </w:delText>
        </w:r>
      </w:del>
      <w:del w:id="16626" w:author="PR Preview" w:date="2026-01-01T00:00:00Z">
        <w:r>
          <w:delText xml:space="preserve">then they are linearly independent (</w:delText>
        </w:r>
      </w:del>
      <w:hyperlink w:anchor="def-linearly-independent">
        <w:del w:id="16627" w:author="PR Preview" w:date="2026-01-01T00:00:00Z">
          <w:r>
            <w:rPr>
              <w:rStyle w:val="Hyperlink"/>
            </w:rPr>
            <w:delText xml:space="preserve">Definition 43</w:delText>
          </w:r>
        </w:del>
      </w:hyperlink>
      <w:del w:id="16628" w:author="PR Preview" w:date="2026-01-01T00:00:00Z">
        <w:r>
          <w:delText xml:space="preserve">).</w:delText>
        </w:r>
      </w:del>
    </w:p>
    <w:p>
      <w:pPr>
        <w:pStyle w:val="BodyText"/>
      </w:pPr>
      <w:del w:id="16629" w:author="PR Preview" w:date="2026-01-01T00:00:00Z">
        <w:r>
          <w:rPr>
            <w:i/>
            <w:iCs/>
          </w:rPr>
          <w:delText xml:space="preserve">Proof</w:delText>
        </w:r>
      </w:del>
      <w:del w:id="16630" w:author="PR Preview" w:date="2026-01-01T00:00:00Z">
        <w:r>
          <w:delText xml:space="preserve">. </w:delText>
        </w:r>
      </w:del>
      <w:del w:id="16631" w:author="PR Preview" w:date="2026-01-01T00:00:00Z">
        <w:r>
          <w:delText xml:space="preserve">Suppose</w:delText>
        </w:r>
      </w:del>
      <w:del w:id="16632" w:author="PR Preview" w:date="2026-01-01T00:00:00Z">
        <w:r>
          <w:delText xml:space="preserve"> </w:delText>
        </w:r>
      </w:del>
      <m:oMath>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r>
          <m:rPr>
            <m:sty m:val="p"/>
          </m:rPr>
          <m:t>=</m:t>
        </m:r>
        <m:limLow>
          <m:e>
            <m:r>
              <m:t>0</m:t>
            </m:r>
          </m:e>
          <m:lim>
            <m:r>
              <m:rPr>
                <m:sty m:val="p"/>
              </m:rPr>
              <m:t>∼</m:t>
            </m:r>
          </m:lim>
        </m:limLow>
      </m:oMath>
      <w:del w:id="16633" w:author="PR Preview" w:date="2026-01-01T00:00:00Z">
        <w:r>
          <w:delText xml:space="preserve">,</w:delText>
        </w:r>
      </w:del>
      <w:del w:id="16634" w:author="PR Preview" w:date="2026-01-01T00:00:00Z">
        <w:r>
          <w:delText xml:space="preserve"> </w:delText>
        </w:r>
      </w:del>
      <w:del w:id="16635" w:author="PR Preview" w:date="2026-01-01T00:00:00Z">
        <w:r>
          <w:delText xml:space="preserve">and fix any</w:delText>
        </w:r>
      </w:del>
      <w:del w:id="16636" w:author="PR Preview" w:date="2026-01-01T00:00:00Z">
        <w:r>
          <w:delText xml:space="preserve"> </w:delText>
        </w:r>
      </w:del>
      <m:oMath>
        <m:r>
          <m:t>i</m:t>
        </m:r>
      </m:oMath>
      <w:del w:id="16637" w:author="PR Preview" w:date="2026-01-01T00:00:00Z">
        <w:r>
          <w:delText xml:space="preserve"> </w:delText>
        </w:r>
      </w:del>
      <w:del w:id="16638" w:author="PR Preview" w:date="2026-01-01T00:00:00Z">
        <w:r>
          <w:delText xml:space="preserve">between</w:delText>
        </w:r>
      </w:del>
      <w:del w:id="16639" w:author="PR Preview" w:date="2026-01-01T00:00:00Z">
        <w:r>
          <w:delText xml:space="preserve"> </w:delText>
        </w:r>
      </w:del>
      <m:oMath>
        <m:r>
          <m:t>1</m:t>
        </m:r>
      </m:oMath>
      <w:del w:id="16640" w:author="PR Preview" w:date="2026-01-01T00:00:00Z">
        <w:r>
          <w:delText xml:space="preserve"> </w:delText>
        </w:r>
      </w:del>
      <w:del w:id="16641" w:author="PR Preview" w:date="2026-01-01T00:00:00Z">
        <w:r>
          <w:delText xml:space="preserve">and</w:delText>
        </w:r>
      </w:del>
      <w:del w:id="16642" w:author="PR Preview" w:date="2026-01-01T00:00:00Z">
        <w:r>
          <w:delText xml:space="preserve"> </w:delText>
        </w:r>
      </w:del>
      <m:oMath>
        <m:r>
          <m:t>k</m:t>
        </m:r>
      </m:oMath>
      <w:del w:id="16643" w:author="PR Preview" w:date="2026-01-01T00:00:00Z">
        <w:r>
          <w:delText xml:space="preserve">. Then</w:delText>
        </w:r>
      </w:del>
    </w:p>
    <w:p>
      <w:pPr>
        <w:pStyle w:val="BodyText"/>
      </w:pPr>
      <m:oMathPara>
        <m:oMathParaPr>
          <m:jc m:val="center"/>
        </m:oMathParaPr>
        <m:oMath>
          <m:eqArr>
            <m:e>
              <m:r>
                <m:t>0</m:t>
              </m:r>
              <m:r>
                <m:t>&amp;</m:t>
              </m:r>
              <m:r>
                <m:rPr>
                  <m:sty m:val="p"/>
                </m:rPr>
                <m:t>=</m:t>
              </m:r>
              <m:sSub>
                <m:e>
                  <m:limLow>
                    <m:e>
                      <m:r>
                        <m:t>q</m:t>
                      </m:r>
                    </m:e>
                    <m:lim>
                      <m:r>
                        <m:rPr>
                          <m:sty m:val="p"/>
                        </m:rPr>
                        <m:t>∼</m:t>
                      </m:r>
                    </m:lim>
                  </m:limLow>
                </m:e>
                <m:sub>
                  <m:r>
                    <m:t>i</m:t>
                  </m:r>
                </m:sub>
              </m:sSub>
              <m:r>
                <m:rPr>
                  <m:sty m:val="p"/>
                </m:rPr>
                <m:t>⋅</m:t>
              </m:r>
              <m:limLow>
                <m:e>
                  <m:r>
                    <m:t>0</m:t>
                  </m:r>
                </m:e>
                <m:lim>
                  <m:r>
                    <m:rPr>
                      <m:sty m:val="p"/>
                    </m:rPr>
                    <m:t>∼</m:t>
                  </m:r>
                </m:lim>
              </m:limLow>
              <m:r>
                <m:t>&amp;</m:t>
              </m:r>
              <m:r>
                <m:t>&amp;</m:t>
              </m:r>
              <m:r>
                <m:rPr>
                  <m:nor/>
                  <m:sty m:val="p"/>
                </m:rPr>
                <m:t>(every term of the dot product is </m:t>
              </m:r>
              <m:r>
                <m:t>0</m:t>
              </m:r>
              <m:r>
                <m:rPr>
                  <m:nor/>
                  <m:sty m:val="p"/>
                </m:rPr>
                <m:t>)</m:t>
              </m:r>
            </m:e>
            <m:e>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 the supposed equation)</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nor/>
                  <m:sty m:val="p"/>
                </m:rPr>
                <m:t> is </m:t>
              </m:r>
              <m:r>
                <m:t>1</m:t>
              </m:r>
              <m:r>
                <m:rPr>
                  <m:nor/>
                  <m:sty m:val="p"/>
                </m:rPr>
                <m:t> if </m:t>
              </m:r>
              <m:r>
                <m:t>j</m:t>
              </m:r>
              <m:r>
                <m:rPr>
                  <m:sty m:val="p"/>
                </m:rPr>
                <m:t>=</m:t>
              </m:r>
              <m:r>
                <m:t>i</m:t>
              </m:r>
              <m:r>
                <m:rPr>
                  <m:nor/>
                  <m:sty m:val="p"/>
                </m:rPr>
                <m:t> and </m:t>
              </m:r>
              <m:r>
                <m:t>0</m:t>
              </m:r>
              <m:r>
                <m:rPr>
                  <m:nor/>
                  <m:sty m:val="p"/>
                </m:rPr>
                <m:t> otherwise)</m:t>
              </m:r>
            </m:e>
          </m:eqArr>
        </m:oMath>
      </m:oMathPara>
    </w:p>
    <w:p>
      <w:pPr>
        <w:pStyle w:val="BodyText"/>
      </w:pPr>
      <w:ins w:id="16644" w:author="PR Preview" w:date="2026-01-01T00:00:00Z">
        <w:r>
          <w:rPr>
            <w:b/>
            <w:bCs/>
          </w:rPr>
          <w:t xml:space="preserve">Theorem 63 (Orthonormal vectors are linearly independent)</w:t>
        </w:r>
      </w:ins>
      <w:ins w:id="16645" w:author="PR Preview" w:date="2026-01-01T00:00:00Z">
        <w:r>
          <w:t xml:space="preserve"> </w:t>
        </w:r>
      </w:ins>
      <w:ins w:id="16646" w:author="PR Preview" w:date="2026-01-01T00:00:00Z">
        <w:r>
          <w:t xml:space="preserve">If</w:t>
        </w:r>
      </w:ins>
      <w:ins w:id="16647" w:author="PR Preview" w:date="2026-01-01T00:00:00Z">
        <w:r>
          <w:t xml:space="preserve"> </w:t>
        </w:r>
      </w:ins>
      <w:ins w:id="16648" w:author="PR Preview" w:date="2026-01-01T00:00:00Z">
        <w:r>
          <w:t xml:space="preserve">$\mathord{\smash[b]{\underset{\raise.3ex\hbox{$\scriptstyle\sim$}}{q}}\vphantom{q}}_1, \ldots, \mathord{\smash[b]{\underset{\raise.3ex\hbox{$\scriptstyle\sim$}}{q}}\vphantom{q}}_k$</w:t>
        </w:r>
      </w:ins>
      <w:ins w:id="16649" w:author="PR Preview" w:date="2026-01-01T00:00:00Z">
        <w:r>
          <w:t xml:space="preserve"> </w:t>
        </w:r>
      </w:ins>
      <w:ins w:id="16650" w:author="PR Preview" w:date="2026-01-01T00:00:00Z">
        <w:r>
          <w:t xml:space="preserve">are orthonormal (</w:t>
        </w:r>
      </w:ins>
      <w:hyperlink w:anchor="def-orthonormal-vectors">
        <w:ins w:id="16651" w:author="PR Preview" w:date="2026-01-01T00:00:00Z">
          <w:r>
            <w:rPr>
              <w:rStyle w:val="Hyperlink"/>
            </w:rPr>
            <w:t xml:space="preserve">Definition 19</w:t>
          </w:r>
        </w:ins>
      </w:hyperlink>
      <w:ins w:id="16652" w:author="PR Preview" w:date="2026-01-01T00:00:00Z">
        <w:r>
          <w:t xml:space="preserve">),</w:t>
        </w:r>
      </w:ins>
      <w:ins w:id="16653" w:author="PR Preview" w:date="2026-01-01T00:00:00Z">
        <w:r>
          <w:t xml:space="preserve"> </w:t>
        </w:r>
      </w:ins>
      <w:ins w:id="16654" w:author="PR Preview" w:date="2026-01-01T00:00:00Z">
        <w:r>
          <w:t xml:space="preserve">then they are linearly independent (</w:t>
        </w:r>
      </w:ins>
      <w:hyperlink w:anchor="def-linearly-independent">
        <w:ins w:id="16655" w:author="PR Preview" w:date="2026-01-01T00:00:00Z">
          <w:r>
            <w:rPr>
              <w:rStyle w:val="Hyperlink"/>
            </w:rPr>
            <w:t xml:space="preserve">Definition 43</w:t>
          </w:r>
        </w:ins>
      </w:hyperlink>
      <w:ins w:id="16656" w:author="PR Preview" w:date="2026-01-01T00:00:00Z">
        <w:r>
          <w:t xml:space="preserve">).</w:t>
        </w:r>
      </w:ins>
    </w:p>
    <w:bookmarkEnd w:id="391"/>
    <w:p>
      <w:pPr>
        <w:pStyle w:val="BodyText"/>
      </w:pPr>
      <w:ins w:id="16657" w:author="PR Preview" w:date="2026-01-01T00:00:00Z">
        <w:r>
          <w:rPr>
            <w:i/>
            <w:iCs/>
          </w:rPr>
          <w:t xml:space="preserve">Proof</w:t>
        </w:r>
      </w:ins>
      <w:ins w:id="16658" w:author="PR Preview" w:date="2026-01-01T00:00:00Z">
        <w:r>
          <w:t xml:space="preserve">. </w:t>
        </w:r>
      </w:ins>
      <w:ins w:id="16659" w:author="PR Preview" w:date="2026-01-01T00:00:00Z">
        <w:r>
          <w:t xml:space="preserve">Suppose</w:t>
        </w:r>
      </w:ins>
      <w:ins w:id="16660" w:author="PR Preview" w:date="2026-01-01T00:00:00Z">
        <w:r>
          <w:t xml:space="preserve"> </w:t>
        </w:r>
      </w:ins>
      <w:ins w:id="16661" w:author="PR Preview" w:date="2026-01-01T00:00:00Z">
        <w:r>
          <w:t xml:space="preserve">$\sum_{j=1}^{k} c_j \mathord{\smash[b]{\underset{\raise.3ex\hbox{$\scriptstyle\sim$}}{q}}\vphantom{q}}_j = \mathord{\smash[b]{\underset{\raise.3ex\hbox{$\scriptstyle\sim$}}{0}}\vphantom{0}}$</w:t>
        </w:r>
      </w:ins>
      <w:ins w:id="16662" w:author="PR Preview" w:date="2026-01-01T00:00:00Z">
        <w:r>
          <w:t xml:space="preserve">,</w:t>
        </w:r>
      </w:ins>
      <w:ins w:id="16663" w:author="PR Preview" w:date="2026-01-01T00:00:00Z">
        <w:r>
          <w:t xml:space="preserve"> </w:t>
        </w:r>
      </w:ins>
      <w:ins w:id="16664" w:author="PR Preview" w:date="2026-01-01T00:00:00Z">
        <w:r>
          <w:t xml:space="preserve">and fix any</w:t>
        </w:r>
      </w:ins>
      <w:ins w:id="16665" w:author="PR Preview" w:date="2026-01-01T00:00:00Z">
        <w:r>
          <w:t xml:space="preserve"> </w:t>
        </w:r>
      </w:ins>
      <m:oMath>
        <m:r>
          <m:t>i</m:t>
        </m:r>
      </m:oMath>
      <w:ins w:id="16666" w:author="PR Preview" w:date="2026-01-01T00:00:00Z">
        <w:r>
          <w:t xml:space="preserve"> </w:t>
        </w:r>
      </w:ins>
      <w:ins w:id="16667" w:author="PR Preview" w:date="2026-01-01T00:00:00Z">
        <w:r>
          <w:t xml:space="preserve">between</w:t>
        </w:r>
      </w:ins>
      <w:ins w:id="16668" w:author="PR Preview" w:date="2026-01-01T00:00:00Z">
        <w:r>
          <w:t xml:space="preserve"> </w:t>
        </w:r>
      </w:ins>
      <m:oMath>
        <m:r>
          <m:t>1</m:t>
        </m:r>
      </m:oMath>
      <w:ins w:id="16669" w:author="PR Preview" w:date="2026-01-01T00:00:00Z">
        <w:r>
          <w:t xml:space="preserve"> </w:t>
        </w:r>
      </w:ins>
      <w:ins w:id="16670" w:author="PR Preview" w:date="2026-01-01T00:00:00Z">
        <w:r>
          <w:t xml:space="preserve">and</w:t>
        </w:r>
      </w:ins>
      <w:ins w:id="16671" w:author="PR Preview" w:date="2026-01-01T00:00:00Z">
        <w:r>
          <w:t xml:space="preserve"> </w:t>
        </w:r>
      </w:ins>
      <m:oMath>
        <m:r>
          <m:t>k</m:t>
        </m:r>
      </m:oMath>
      <w:ins w:id="16672" w:author="PR Preview" w:date="2026-01-01T00:00:00Z">
        <w:r>
          <w:t xml:space="preserve">. Then</w:t>
        </w:r>
      </w:ins>
    </w:p>
    <w:p>
      <w:pPr>
        <w:pStyle w:val="BodyText"/>
      </w:pPr>
      <w:ins w:id="16673" w:author="PR Preview" w:date="2026-01-01T00:00:00Z">
        <w:r>
          <w:t xml:space="preserve">$$
    \begin{aligned}
    0
    &amp;= \mathord{\smash[b]{\underset{\raise.3ex\hbox{$\scriptstyle\sim$}}{q}}\vphantom{q}}_i \cdot \mathord{\smash[b]{\underset{\raise.3ex\hbox{$\scriptstyle\sim$}}{0}}\vphantom{0}}
    &amp;&amp; \text{(every term of the dot product is } 0 \text{)}
    \\
    &amp;= \mathord{\smash[b]{\underset{\raise.3ex\hbox{$\scriptstyle\sim$}}{q}}\vphantom{q}}_i \cdot \mathopen{}\left(\sum_{j=1}^{k} c_j \mathord{\smash[b]{\underset{\raise.3ex\hbox{$\scriptstyle\sim$}}{q}}\vphantom{q}}_j\right)\mathclose{}
    &amp;&amp; \text{(substitute the supposed equation)}
    \\
    &amp;= \sum_{j=1}^{k} c_j\,(\mathord{\smash[b]{\underset{\raise.3ex\hbox{$\scriptstyle\sim$}}{q}}\vphantom{q}}_i \cdot \mathord{\smash[b]{\underset{\raise.3ex\hbox{$\scriptstyle\sim$}}{q}}\vphantom{q}}_j)
    &amp;&amp; \text{(}\text{Theorem~62}\text{)}
    \\
    &amp;= c_i.
    &amp;&amp; \text{(} \mathord{\smash[b]{\underset{\raise.3ex\hbox{$\scriptstyle\sim$}}{q}}\vphantom{q}}_i \cdot \mathord{\smash[b]{\underset{\raise.3ex\hbox{$\scriptstyle\sim$}}{q}}\vphantom{q}}_j \text{ is } 1 \text{ if } j = i \text{ and } 0 \text{ otherwise)}
    \end{aligned}
    $$</w:t>
        </w:r>
      </w:ins>
    </w:p>
    <w:p>
      <w:pPr>
        <w:pStyle w:val="FirstParagraph"/>
      </w:pPr>
      <w:r>
        <w:t xml:space="preserve">So every</w:t>
      </w:r>
      <w:r>
        <w:t xml:space="preserve"> </w:t>
      </w:r>
      <m:oMath>
        <m:sSub>
          <m:e>
            <m:r>
              <m:t>c</m:t>
            </m:r>
          </m:e>
          <m:sub>
            <m:r>
              <m:t>i</m:t>
            </m:r>
          </m:sub>
        </m:sSub>
        <m:r>
          <m:rPr>
            <m:sty m:val="p"/>
          </m:rPr>
          <m:t>=</m:t>
        </m:r>
        <m:r>
          <m:t>0</m:t>
        </m:r>
      </m:oMath>
      <w:r>
        <w:t xml:space="preserve">.</w:t>
      </w:r>
    </w:p>
    <w:bookmarkStart w:id="392" w:name="exm-orthonormal-independent"/>
    <w:p>
      <w:pPr>
        <w:pStyle w:val="BodyText"/>
      </w:pPr>
      <w:r>
        <w:rPr>
          <w:b/>
          <w:bCs/>
        </w:rPr>
        <w:t xml:space="preserve">Example 113 (Three orthonormal vectors in</w:t>
      </w:r>
      <w:r>
        <w:rPr>
          <w:b/>
          <w:bCs/>
        </w:rPr>
        <w:t xml:space="preserve"> </w:t>
      </w:r>
      <m:oMath>
        <m:sSup>
          <m:e>
            <m:r>
              <m:rPr>
                <m:scr m:val="double-struck"/>
                <m:sty m:val="p"/>
              </m:rPr>
              <m:t>R</m:t>
            </m:r>
          </m:e>
          <m:sup>
            <m:r>
              <m:t>3</m:t>
            </m:r>
          </m:sup>
        </m:sSup>
      </m:oMath>
      <w:r>
        <w:rPr>
          <w:b/>
          <w:bCs/>
        </w:rPr>
        <w:t xml:space="preserve">)</w:t>
      </w:r>
      <w:r>
        <w:t xml:space="preserve"> </w:t>
      </w:r>
      <w:r>
        <w:t xml:space="preserve">Let</w:t>
      </w:r>
    </w:p>
    <w:p>
      <w:pPr>
        <w:pStyle w:val="BodyText"/>
      </w:pPr>
      <m:oMathPara>
        <m:oMathParaPr>
          <m:jc m:val="center"/>
        </m:oMathParaPr>
        <m:oMath>
          <m:sSub>
            <m:e>
              <m:limLow>
                <m:e>
                  <m:r>
                    <m:t>q</m:t>
                  </m:r>
                </m:e>
                <m:lim>
                  <m:r>
                    <m:rPr>
                      <m:sty m:val="p"/>
                    </m:rPr>
                    <m:t>∼</m:t>
                  </m:r>
                </m:lim>
              </m:limLow>
            </m:e>
            <m:sub>
              <m:r>
                <m:t>1</m:t>
              </m:r>
            </m:sub>
          </m:sSub>
          <m:r>
            <m:rPr>
              <m:sty m:val="p"/>
            </m:rPr>
            <m:t>=</m:t>
          </m:r>
          <m:r>
            <m:rPr>
              <m:sty m:val="p"/>
            </m:rPr>
            <m:t>(</m:t>
          </m:r>
          <m:r>
            <m:t>0</m:t>
          </m:r>
          <m:r>
            <m:rPr>
              <m:sty m:val="p"/>
            </m:rPr>
            <m:t>,</m:t>
          </m:r>
          <m:r>
            <m:t>0</m:t>
          </m:r>
          <m:r>
            <m:rPr>
              <m:sty m:val="p"/>
            </m:rPr>
            <m:t>,</m:t>
          </m:r>
          <m:r>
            <m:t>1</m:t>
          </m:r>
          <m:r>
            <m:rPr>
              <m:sty m:val="p"/>
            </m:rPr>
            <m:t>)</m:t>
          </m:r>
          <m:r>
            <m:rPr>
              <m:sty m:val="p"/>
            </m:rPr>
            <m:t>,</m:t>
          </m:r>
          <m:r>
            <m:t> </m:t>
          </m:r>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r>
            <m:t> </m:t>
          </m:r>
          <m:sSub>
            <m:e>
              <m:limLow>
                <m:e>
                  <m:r>
                    <m:t>q</m:t>
                  </m:r>
                </m:e>
                <m:lim>
                  <m:r>
                    <m:rPr>
                      <m:sty m:val="p"/>
                    </m:rPr>
                    <m:t>∼</m:t>
                  </m:r>
                </m:lim>
              </m:limLow>
            </m:e>
            <m:sub>
              <m:r>
                <m:t>3</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rPr>
              <m:sty m:val="p"/>
            </m:rPr>
            <m:t>.</m:t>
          </m:r>
        </m:oMath>
      </m:oMathPara>
    </w:p>
    <w:p>
      <w:pPr>
        <w:pStyle w:val="BodyText"/>
      </w:pPr>
      <w:ins w:id="16674" w:author="PR Preview" w:date="2026-01-01T00:00:00Z">
        <w:r>
          <w:t xml:space="preserve">$$
    \mathord{\smash[b]{\underset{\raise.3ex\hbox{$\scriptstyle\sim$}}{q}}\vphantom{q}}_1 = (0, 0, 1), \quad
    \mathord{\smash[b]{\underset{\raise.3ex\hbox{$\scriptstyle\sim$}}{q}}\vphantom{q}}_2 = \tfrac{1}{\sqrt{2}}\,(1, 1, 0), \quad
    \mathord{\smash[b]{\underset{\raise.3ex\hbox{$\scriptstyle\sim$}}{q}}\vphantom{q}}_3 = \tfrac{1}{\sqrt{2}}\,(1, -1, 0).
    $$</w:t>
        </w:r>
      </w:ins>
    </w:p>
    <w:p>
      <w:pPr>
        <w:pStyle w:val="FirstParagraph"/>
      </w:pPr>
      <w:r>
        <w:t xml:space="preserve">Each has norm</w:t>
      </w:r>
      <w:r>
        <w:t xml:space="preserve"> </w:t>
      </w:r>
      <m:oMath>
        <m:r>
          <m:t>1</m:t>
        </m:r>
      </m:oMath>
      <w:r>
        <w:t xml:space="preserve">:</w:t>
      </w:r>
    </w:p>
    <w:p>
      <w:pPr>
        <w:pStyle w:val="BodyText"/>
      </w:pPr>
      <m:oMathPara>
        <m:oMathParaPr>
          <m:jc m:val="center"/>
        </m:oMathParaPr>
        <m:oMath>
          <m:eqArr>
            <m:e>
              <m:r>
                <m:t>​</m:t>
              </m:r>
              <m:d>
                <m:dPr>
                  <m:begChr m:val="∥"/>
                  <m:sepChr m:val=""/>
                  <m:endChr m:val="∥"/>
                  <m:grow/>
                </m:dPr>
                <m:e>
                  <m:sSub>
                    <m:e>
                      <m:limLow>
                        <m:e>
                          <m:r>
                            <m:t>q</m:t>
                          </m:r>
                        </m:e>
                        <m:lim>
                          <m:r>
                            <m:rPr>
                              <m:sty m:val="p"/>
                            </m:rPr>
                            <m:t>∼</m:t>
                          </m:r>
                        </m:lim>
                      </m:limLow>
                    </m:e>
                    <m:sub>
                      <m:r>
                        <m:t>2</m:t>
                      </m:r>
                    </m:sub>
                  </m:sSub>
                </m:e>
              </m:d>
              <m:sSup>
                <m:e>
                  <m:r>
                    <m:t>​</m:t>
                  </m:r>
                </m:e>
                <m:sup>
                  <m:r>
                    <m:t>2</m:t>
                  </m:r>
                </m:sup>
              </m:sSup>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1</m:t>
              </m:r>
              <m:r>
                <m:rPr>
                  <m:sty m:val="p"/>
                </m:rPr>
                <m:t>,</m:t>
              </m:r>
            </m:e>
          </m:eqArr>
        </m:oMath>
      </m:oMathPara>
    </w:p>
    <w:p>
      <w:pPr>
        <w:pStyle w:val="FirstParagraph"/>
      </w:pPr>
      <w:del w:id="16675" w:author="PR Preview" w:date="2026-01-01T00:00:00Z">
        <w:r>
          <w:delText xml:space="preserve">and likewise for the others.</w:delText>
        </w:r>
      </w:del>
      <w:del w:id="16676" w:author="PR Preview" w:date="2026-01-01T00:00:00Z">
        <w:r>
          <w:delText xml:space="preserve"> </w:delText>
        </w:r>
      </w:del>
      <w:del w:id="16677" w:author="PR Preview" w:date="2026-01-01T00:00:00Z">
        <w:r>
          <w:delText xml:space="preserve">They are mutually orthogonal:</w:delText>
        </w:r>
      </w:del>
      <w:del w:id="16678"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t>0</m:t>
        </m:r>
      </m:oMath>
      <w:del w:id="16679" w:author="PR Preview" w:date="2026-01-01T00:00:00Z">
        <w:r>
          <w:delText xml:space="preserve"> </w:delText>
        </w:r>
      </w:del>
      <w:del w:id="16680" w:author="PR Preview" w:date="2026-01-01T00:00:00Z">
        <w:r>
          <w:delText xml:space="preserve">and</w:delText>
        </w:r>
      </w:del>
      <w:del w:id="16681"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3</m:t>
            </m:r>
          </m:sub>
        </m:sSub>
        <m:r>
          <m:rPr>
            <m:sty m:val="p"/>
          </m:rPr>
          <m:t>=</m:t>
        </m:r>
        <m:r>
          <m:t>0</m:t>
        </m:r>
      </m:oMath>
      <w:del w:id="16682" w:author="PR Preview" w:date="2026-01-01T00:00:00Z">
        <w:r>
          <w:delText xml:space="preserve">,</w:delText>
        </w:r>
      </w:del>
      <w:del w:id="16683" w:author="PR Preview" w:date="2026-01-01T00:00:00Z">
        <w:r>
          <w:delText xml:space="preserve"> </w:delText>
        </w:r>
      </w:del>
      <w:del w:id="16684" w:author="PR Preview" w:date="2026-01-01T00:00:00Z">
        <w:r>
          <w:delText xml:space="preserve">because</w:delText>
        </w:r>
      </w:del>
      <w:del w:id="16685" w:author="PR Preview" w:date="2026-01-01T00:00:00Z">
        <w:r>
          <w:delText xml:space="preserve"> </w:delText>
        </w:r>
      </w:del>
      <m:oMath>
        <m:sSub>
          <m:e>
            <m:limLow>
              <m:e>
                <m:r>
                  <m:t>q</m:t>
                </m:r>
              </m:e>
              <m:lim>
                <m:r>
                  <m:rPr>
                    <m:sty m:val="p"/>
                  </m:rPr>
                  <m:t>∼</m:t>
                </m:r>
              </m:lim>
            </m:limLow>
          </m:e>
          <m:sub>
            <m:r>
              <m:t>1</m:t>
            </m:r>
          </m:sub>
        </m:sSub>
      </m:oMath>
      <w:del w:id="16686" w:author="PR Preview" w:date="2026-01-01T00:00:00Z">
        <w:r>
          <w:delText xml:space="preserve"> </w:delText>
        </w:r>
      </w:del>
      <w:del w:id="16687" w:author="PR Preview" w:date="2026-01-01T00:00:00Z">
        <w:r>
          <w:delText xml:space="preserve">has its only nonzero entry where the others have</w:delText>
        </w:r>
      </w:del>
      <w:del w:id="16688" w:author="PR Preview" w:date="2026-01-01T00:00:00Z">
        <w:r>
          <w:delText xml:space="preserve"> </w:delText>
        </w:r>
      </w:del>
      <m:oMath>
        <m:r>
          <m:t>0</m:t>
        </m:r>
      </m:oMath>
      <w:del w:id="16689" w:author="PR Preview" w:date="2026-01-01T00:00:00Z">
        <w:r>
          <w:delText xml:space="preserve">,</w:delText>
        </w:r>
      </w:del>
      <w:del w:id="16690" w:author="PR Preview" w:date="2026-01-01T00:00:00Z">
        <w:r>
          <w:delText xml:space="preserve"> </w:delText>
        </w:r>
      </w:del>
      <w:del w:id="16691"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16692" w:author="PR Preview" w:date="2026-01-01T00:00:00Z">
        <w:r>
          <w:delText xml:space="preserve">So by</w:delText>
        </w:r>
      </w:del>
      <w:del w:id="16693" w:author="PR Preview" w:date="2026-01-01T00:00:00Z">
        <w:r>
          <w:delText xml:space="preserve"> </w:delText>
        </w:r>
      </w:del>
      <w:hyperlink w:anchor="thm-orthonormal-independent">
        <w:del w:id="16694" w:author="PR Preview" w:date="2026-01-01T00:00:00Z">
          <w:r>
            <w:rPr>
              <w:rStyle w:val="Hyperlink"/>
            </w:rPr>
            <w:delText xml:space="preserve">Theorem 63</w:delText>
          </w:r>
        </w:del>
      </w:hyperlink>
      <w:del w:id="16695" w:author="PR Preview" w:date="2026-01-01T00:00:00Z">
        <w:r>
          <w:delText xml:space="preserve"> </w:delText>
        </w:r>
      </w:del>
      <w:del w:id="16696" w:author="PR Preview" w:date="2026-01-01T00:00:00Z">
        <w:r>
          <w:delText xml:space="preserve">they are linearly independent,</w:delText>
        </w:r>
      </w:del>
      <w:del w:id="16697" w:author="PR Preview" w:date="2026-01-01T00:00:00Z">
        <w:r>
          <w:delText xml:space="preserve"> </w:delText>
        </w:r>
      </w:del>
      <w:del w:id="16698" w:author="PR Preview" w:date="2026-01-01T00:00:00Z">
        <w:r>
          <w:delText xml:space="preserve">with no need to solve</w:delText>
        </w:r>
      </w:del>
      <w:del w:id="16699" w:author="PR Preview" w:date="2026-01-01T00:00:00Z">
        <w:r>
          <w:delText xml:space="preserve"> </w:delText>
        </w:r>
      </w:del>
      <m:oMath>
        <m:sSub>
          <m:e>
            <m:r>
              <m:t>c</m:t>
            </m:r>
          </m:e>
          <m:sub>
            <m:r>
              <m:t>1</m:t>
            </m:r>
          </m:sub>
        </m:sSub>
        <m:sSub>
          <m:e>
            <m:limLow>
              <m:e>
                <m:r>
                  <m:t>q</m:t>
                </m:r>
              </m:e>
              <m:lim>
                <m:r>
                  <m:rPr>
                    <m:sty m:val="p"/>
                  </m:rPr>
                  <m:t>∼</m:t>
                </m:r>
              </m:lim>
            </m:limLow>
          </m:e>
          <m:sub>
            <m:r>
              <m:t>1</m:t>
            </m:r>
          </m:sub>
        </m:sSub>
        <m:r>
          <m:rPr>
            <m:sty m:val="p"/>
          </m:rPr>
          <m:t>+</m:t>
        </m:r>
        <m:sSub>
          <m:e>
            <m:r>
              <m:t>c</m:t>
            </m:r>
          </m:e>
          <m:sub>
            <m:r>
              <m:t>2</m:t>
            </m:r>
          </m:sub>
        </m:sSub>
        <m:sSub>
          <m:e>
            <m:limLow>
              <m:e>
                <m:r>
                  <m:t>q</m:t>
                </m:r>
              </m:e>
              <m:lim>
                <m:r>
                  <m:rPr>
                    <m:sty m:val="p"/>
                  </m:rPr>
                  <m:t>∼</m:t>
                </m:r>
              </m:lim>
            </m:limLow>
          </m:e>
          <m:sub>
            <m:r>
              <m:t>2</m:t>
            </m:r>
          </m:sub>
        </m:sSub>
        <m:r>
          <m:rPr>
            <m:sty m:val="p"/>
          </m:rPr>
          <m:t>+</m:t>
        </m:r>
        <m:sSub>
          <m:e>
            <m:r>
              <m:t>c</m:t>
            </m:r>
          </m:e>
          <m:sub>
            <m:r>
              <m:t>3</m:t>
            </m:r>
          </m:sub>
        </m:sSub>
        <m:sSub>
          <m:e>
            <m:limLow>
              <m:e>
                <m:r>
                  <m:t>q</m:t>
                </m:r>
              </m:e>
              <m:lim>
                <m:r>
                  <m:rPr>
                    <m:sty m:val="p"/>
                  </m:rPr>
                  <m:t>∼</m:t>
                </m:r>
              </m:lim>
            </m:limLow>
          </m:e>
          <m:sub>
            <m:r>
              <m:t>3</m:t>
            </m:r>
          </m:sub>
        </m:sSub>
        <m:r>
          <m:rPr>
            <m:sty m:val="p"/>
          </m:rPr>
          <m:t>=</m:t>
        </m:r>
        <m:limLow>
          <m:e>
            <m:r>
              <m:t>0</m:t>
            </m:r>
          </m:e>
          <m:lim>
            <m:r>
              <m:rPr>
                <m:sty m:val="p"/>
              </m:rPr>
              <m:t>∼</m:t>
            </m:r>
          </m:lim>
        </m:limLow>
      </m:oMath>
      <w:del w:id="16700" w:author="PR Preview" w:date="2026-01-01T00:00:00Z">
        <w:r>
          <w:delText xml:space="preserve">.</w:delText>
        </w:r>
      </w:del>
    </w:p>
    <w:p>
      <w:pPr>
        <w:pStyle w:val="BodyText"/>
      </w:pPr>
      <w:del w:id="16701" w:author="PR Preview" w:date="2026-01-01T00:00:00Z">
        <w:r>
          <w:delText xml:space="preserve">The converse fails:</w:delText>
        </w:r>
      </w:del>
      <w:del w:id="16702" w:author="PR Preview" w:date="2026-01-01T00:00:00Z">
        <w:r>
          <w:delText xml:space="preserve"> </w:delText>
        </w:r>
      </w:del>
      <m:oMath>
        <m:r>
          <m:rPr>
            <m:sty m:val="p"/>
          </m:rPr>
          <m:t>(</m:t>
        </m:r>
        <m:r>
          <m:t>1</m:t>
        </m:r>
        <m:r>
          <m:rPr>
            <m:sty m:val="p"/>
          </m:rPr>
          <m:t>,</m:t>
        </m:r>
        <m:r>
          <m:t>0</m:t>
        </m:r>
        <m:r>
          <m:rPr>
            <m:sty m:val="p"/>
          </m:rPr>
          <m:t>)</m:t>
        </m:r>
      </m:oMath>
      <w:del w:id="16703" w:author="PR Preview" w:date="2026-01-01T00:00:00Z">
        <w:r>
          <w:delText xml:space="preserve"> </w:delText>
        </w:r>
      </w:del>
      <w:del w:id="16704" w:author="PR Preview" w:date="2026-01-01T00:00:00Z">
        <w:r>
          <w:delText xml:space="preserve">and</w:delText>
        </w:r>
      </w:del>
      <w:del w:id="16705" w:author="PR Preview" w:date="2026-01-01T00:00:00Z">
        <w:r>
          <w:delText xml:space="preserve"> </w:delText>
        </w:r>
      </w:del>
      <m:oMath>
        <m:r>
          <m:rPr>
            <m:sty m:val="p"/>
          </m:rPr>
          <m:t>(</m:t>
        </m:r>
        <m:r>
          <m:t>1</m:t>
        </m:r>
        <m:r>
          <m:rPr>
            <m:sty m:val="p"/>
          </m:rPr>
          <m:t>,</m:t>
        </m:r>
        <m:r>
          <m:t>1</m:t>
        </m:r>
        <m:r>
          <m:rPr>
            <m:sty m:val="p"/>
          </m:rPr>
          <m:t>)</m:t>
        </m:r>
      </m:oMath>
      <w:del w:id="16706" w:author="PR Preview" w:date="2026-01-01T00:00:00Z">
        <w:r>
          <w:delText xml:space="preserve"> </w:delText>
        </w:r>
      </w:del>
      <w:del w:id="16707" w:author="PR Preview" w:date="2026-01-01T00:00:00Z">
        <w:r>
          <w:delText xml:space="preserve">are linearly independent,</w:delText>
        </w:r>
      </w:del>
      <w:del w:id="16708" w:author="PR Preview" w:date="2026-01-01T00:00:00Z">
        <w:r>
          <w:delText xml:space="preserve"> </w:delText>
        </w:r>
      </w:del>
      <w:del w:id="16709" w:author="PR Preview" w:date="2026-01-01T00:00:00Z">
        <w:r>
          <w:delText xml:space="preserve">since</w:delText>
        </w:r>
      </w:del>
      <w:del w:id="16710" w:author="PR Preview" w:date="2026-01-01T00:00:00Z">
        <w:r>
          <w:delText xml:space="preserve"> </w:delText>
        </w:r>
      </w:del>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del w:id="16711" w:author="PR Preview" w:date="2026-01-01T00:00:00Z">
        <w:r>
          <w:delText xml:space="preserve"> </w:delText>
        </w:r>
      </w:del>
      <w:del w:id="16712" w:author="PR Preview" w:date="2026-01-01T00:00:00Z">
        <w:r>
          <w:delText xml:space="preserve">is</w:delText>
        </w:r>
      </w:del>
      <w:del w:id="16713" w:author="PR Preview" w:date="2026-01-01T00:00:00Z">
        <w:r>
          <w:delText xml:space="preserve"> </w:delText>
        </w:r>
      </w:del>
      <m:oMath>
        <m:limLow>
          <m:e>
            <m:r>
              <m:t>0</m:t>
            </m:r>
          </m:e>
          <m:lim>
            <m:r>
              <m:rPr>
                <m:sty m:val="p"/>
              </m:rPr>
              <m:t>∼</m:t>
            </m:r>
          </m:lim>
        </m:limLow>
      </m:oMath>
      <w:del w:id="16714" w:author="PR Preview" w:date="2026-01-01T00:00:00Z">
        <w:r>
          <w:delText xml:space="preserve"> </w:delText>
        </w:r>
      </w:del>
      <w:del w:id="16715" w:author="PR Preview" w:date="2026-01-01T00:00:00Z">
        <w:r>
          <w:delText xml:space="preserve">only if</w:delText>
        </w:r>
      </w:del>
      <w:del w:id="16716" w:author="PR Preview" w:date="2026-01-01T00:00:00Z">
        <w:r>
          <w:delText xml:space="preserve"> </w:delText>
        </w:r>
      </w:del>
      <m:oMath>
        <m:sSub>
          <m:e>
            <m:r>
              <m:t>c</m:t>
            </m:r>
          </m:e>
          <m:sub>
            <m:r>
              <m:t>2</m:t>
            </m:r>
          </m:sub>
        </m:sSub>
        <m:r>
          <m:rPr>
            <m:sty m:val="p"/>
          </m:rPr>
          <m:t>=</m:t>
        </m:r>
        <m:r>
          <m:t>0</m:t>
        </m:r>
      </m:oMath>
      <w:del w:id="16717" w:author="PR Preview" w:date="2026-01-01T00:00:00Z">
        <w:r>
          <w:delText xml:space="preserve"> </w:delText>
        </w:r>
      </w:del>
      <w:del w:id="16718" w:author="PR Preview" w:date="2026-01-01T00:00:00Z">
        <w:r>
          <w:delText xml:space="preserve">and then</w:delText>
        </w:r>
      </w:del>
      <w:del w:id="16719" w:author="PR Preview" w:date="2026-01-01T00:00:00Z">
        <w:r>
          <w:delText xml:space="preserve"> </w:delText>
        </w:r>
      </w:del>
      <m:oMath>
        <m:sSub>
          <m:e>
            <m:r>
              <m:t>c</m:t>
            </m:r>
          </m:e>
          <m:sub>
            <m:r>
              <m:t>1</m:t>
            </m:r>
          </m:sub>
        </m:sSub>
        <m:r>
          <m:rPr>
            <m:sty m:val="p"/>
          </m:rPr>
          <m:t>=</m:t>
        </m:r>
        <m:r>
          <m:t>0</m:t>
        </m:r>
      </m:oMath>
      <w:del w:id="16720" w:author="PR Preview" w:date="2026-01-01T00:00:00Z">
        <w:r>
          <w:delText xml:space="preserve">,</w:delText>
        </w:r>
      </w:del>
      <w:del w:id="16721" w:author="PR Preview" w:date="2026-01-01T00:00:00Z">
        <w:r>
          <w:delText xml:space="preserve"> </w:delText>
        </w:r>
      </w:del>
      <w:del w:id="16722" w:author="PR Preview" w:date="2026-01-01T00:00:00Z">
        <w:r>
          <w:delText xml:space="preserve">but they are not orthonormal, since</w:delText>
        </w:r>
      </w:del>
      <w:del w:id="16723" w:author="PR Preview" w:date="2026-01-01T00:00:00Z">
        <w:r>
          <w:delText xml:space="preserve"> </w:delText>
        </w:r>
      </w:del>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del w:id="16724" w:author="PR Preview" w:date="2026-01-01T00:00:00Z">
        <w:r>
          <w:delText xml:space="preserve">.</w:delText>
        </w:r>
      </w:del>
    </w:p>
    <w:p>
      <w:pPr>
        <w:pStyle w:val="BodyText"/>
      </w:pPr>
      <w:ins w:id="16725" w:author="PR Preview" w:date="2026-01-01T00:00:00Z">
        <w:r>
          <w:t xml:space="preserve">$$
    \begin{aligned}
    \mathopen{}\left\lVert\mathord{\smash[b]{\underset{\raise.3ex\hbox{$\scriptstyle\sim$}}{q}}\vphantom{q}}_2\right\rVert\mathclose{}^2 &amp;= \tfrac{1}{2}\,(1 + 1 + 0) \\
    &amp;= 1,
    \end{aligned}
    $$</w:t>
        </w:r>
      </w:ins>
    </w:p>
    <w:p>
      <w:pPr>
        <w:pStyle w:val="FirstParagraph"/>
      </w:pPr>
      <w:ins w:id="16726" w:author="PR Preview" w:date="2026-01-01T00:00:00Z">
        <w:r>
          <w:t xml:space="preserve">and likewise for the others.</w:t>
        </w:r>
      </w:ins>
      <w:ins w:id="16727" w:author="PR Preview" w:date="2026-01-01T00:00:00Z">
        <w:r>
          <w:t xml:space="preserve"> </w:t>
        </w:r>
      </w:ins>
      <w:ins w:id="16728" w:author="PR Preview" w:date="2026-01-01T00:00:00Z">
        <w:r>
          <w:t xml:space="preserve">They are mutually orthogonal:</w:t>
        </w:r>
      </w:ins>
      <w:ins w:id="16729" w:author="PR Preview" w:date="2026-01-01T00:00:00Z">
        <w:r>
          <w:t xml:space="preserve"> </w:t>
        </w:r>
      </w:ins>
      <w:ins w:id="16730" w:author="PR Preview" w:date="2026-01-01T00:00:00Z">
        <w:r>
          <w:t xml:space="preserve">$\mathord{\smash[b]{\underset{\raise.3ex\hbox{$\scriptstyle\sim$}}{q}}\vphantom{q}}_1 \cdot \mathord{\smash[b]{\underset{\raise.3ex\hbox{$\scriptstyle\sim$}}{q}}\vphantom{q}}_2 = 0$</w:t>
        </w:r>
      </w:ins>
      <w:ins w:id="16731" w:author="PR Preview" w:date="2026-01-01T00:00:00Z">
        <w:r>
          <w:t xml:space="preserve"> </w:t>
        </w:r>
      </w:ins>
      <w:ins w:id="16732" w:author="PR Preview" w:date="2026-01-01T00:00:00Z">
        <w:r>
          <w:t xml:space="preserve">and</w:t>
        </w:r>
      </w:ins>
      <w:ins w:id="16733" w:author="PR Preview" w:date="2026-01-01T00:00:00Z">
        <w:r>
          <w:t xml:space="preserve"> </w:t>
        </w:r>
      </w:ins>
      <w:ins w:id="16734" w:author="PR Preview" w:date="2026-01-01T00:00:00Z">
        <w:r>
          <w:t xml:space="preserve">$\mathord{\smash[b]{\underset{\raise.3ex\hbox{$\scriptstyle\sim$}}{q}}\vphantom{q}}_1 \cdot \mathord{\smash[b]{\underset{\raise.3ex\hbox{$\scriptstyle\sim$}}{q}}\vphantom{q}}_3 = 0$</w:t>
        </w:r>
      </w:ins>
      <w:ins w:id="16735" w:author="PR Preview" w:date="2026-01-01T00:00:00Z">
        <w:r>
          <w:t xml:space="preserve">,</w:t>
        </w:r>
      </w:ins>
      <w:ins w:id="16736" w:author="PR Preview" w:date="2026-01-01T00:00:00Z">
        <w:r>
          <w:t xml:space="preserve"> </w:t>
        </w:r>
      </w:ins>
      <w:ins w:id="16737" w:author="PR Preview" w:date="2026-01-01T00:00:00Z">
        <w:r>
          <w:t xml:space="preserve">because</w:t>
        </w:r>
      </w:ins>
      <w:ins w:id="16738" w:author="PR Preview" w:date="2026-01-01T00:00:00Z">
        <w:r>
          <w:t xml:space="preserve"> </w:t>
        </w:r>
      </w:ins>
      <w:ins w:id="16739" w:author="PR Preview" w:date="2026-01-01T00:00:00Z">
        <w:r>
          <w:t xml:space="preserve">$\mathord{\smash[b]{\underset{\raise.3ex\hbox{$\scriptstyle\sim$}}{q}}\vphantom{q}}_1$</w:t>
        </w:r>
      </w:ins>
      <w:ins w:id="16740" w:author="PR Preview" w:date="2026-01-01T00:00:00Z">
        <w:r>
          <w:t xml:space="preserve"> </w:t>
        </w:r>
      </w:ins>
      <w:ins w:id="16741" w:author="PR Preview" w:date="2026-01-01T00:00:00Z">
        <w:r>
          <w:t xml:space="preserve">has its only nonzero entry where the others have</w:t>
        </w:r>
      </w:ins>
      <w:ins w:id="16742" w:author="PR Preview" w:date="2026-01-01T00:00:00Z">
        <w:r>
          <w:t xml:space="preserve"> </w:t>
        </w:r>
      </w:ins>
      <m:oMath>
        <m:r>
          <m:t>0</m:t>
        </m:r>
      </m:oMath>
      <w:ins w:id="16743" w:author="PR Preview" w:date="2026-01-01T00:00:00Z">
        <w:r>
          <w:t xml:space="preserve">,</w:t>
        </w:r>
      </w:ins>
      <w:ins w:id="16744" w:author="PR Preview" w:date="2026-01-01T00:00:00Z">
        <w:r>
          <w:t xml:space="preserve"> </w:t>
        </w:r>
      </w:ins>
      <w:ins w:id="16745" w:author="PR Preview" w:date="2026-01-01T00:00:00Z">
        <w:r>
          <w:t xml:space="preserve">and</w:t>
        </w:r>
      </w:ins>
    </w:p>
    <w:p>
      <w:pPr>
        <w:pStyle w:val="BodyText"/>
      </w:pPr>
      <w:ins w:id="16746" w:author="PR Preview" w:date="2026-01-01T00:00:00Z">
        <w:r>
          <w:t xml:space="preserve">$$
    \begin{aligned}
    \mathord{\smash[b]{\underset{\raise.3ex\hbox{$\scriptstyle\sim$}}{q}}\vphantom{q}}_2 \cdot \mathord{\smash[b]{\underset{\raise.3ex\hbox{$\scriptstyle\sim$}}{q}}\vphantom{q}}_3 &amp;= \tfrac{1}{2}\,(1 - 1 + 0) \\
    &amp;= 0.
    \end{aligned}
    $$</w:t>
        </w:r>
      </w:ins>
    </w:p>
    <w:p>
      <w:pPr>
        <w:pStyle w:val="FirstParagraph"/>
      </w:pPr>
      <w:ins w:id="16747" w:author="PR Preview" w:date="2026-01-01T00:00:00Z">
        <w:r>
          <w:t xml:space="preserve">So by</w:t>
        </w:r>
      </w:ins>
      <w:ins w:id="16748" w:author="PR Preview" w:date="2026-01-01T00:00:00Z">
        <w:r>
          <w:t xml:space="preserve"> </w:t>
        </w:r>
      </w:ins>
      <w:hyperlink w:anchor="thm-orthonormal-independent">
        <w:ins w:id="16749" w:author="PR Preview" w:date="2026-01-01T00:00:00Z">
          <w:r>
            <w:rPr>
              <w:rStyle w:val="Hyperlink"/>
            </w:rPr>
            <w:t xml:space="preserve">Theorem 63</w:t>
          </w:r>
        </w:ins>
      </w:hyperlink>
      <w:ins w:id="16750" w:author="PR Preview" w:date="2026-01-01T00:00:00Z">
        <w:r>
          <w:t xml:space="preserve"> </w:t>
        </w:r>
      </w:ins>
      <w:ins w:id="16751" w:author="PR Preview" w:date="2026-01-01T00:00:00Z">
        <w:r>
          <w:t xml:space="preserve">they are linearly independent,</w:t>
        </w:r>
      </w:ins>
      <w:ins w:id="16752" w:author="PR Preview" w:date="2026-01-01T00:00:00Z">
        <w:r>
          <w:t xml:space="preserve"> </w:t>
        </w:r>
      </w:ins>
      <w:ins w:id="16753" w:author="PR Preview" w:date="2026-01-01T00:00:00Z">
        <w:r>
          <w:t xml:space="preserve">with no need to solve</w:t>
        </w:r>
      </w:ins>
      <w:ins w:id="16754" w:author="PR Preview" w:date="2026-01-01T00:00:00Z">
        <w:r>
          <w:t xml:space="preserve"> </w:t>
        </w:r>
      </w:ins>
      <w:ins w:id="16755" w:author="PR Preview" w:date="2026-01-01T00:00:00Z">
        <w:r>
          <w:t xml:space="preserve">$c_1 \mathord{\smash[b]{\underset{\raise.3ex\hbox{$\scriptstyle\sim$}}{q}}\vphantom{q}}_1 + c_2 \mathord{\smash[b]{\underset{\raise.3ex\hbox{$\scriptstyle\sim$}}{q}}\vphantom{q}}_2 + c_3 \mathord{\smash[b]{\underset{\raise.3ex\hbox{$\scriptstyle\sim$}}{q}}\vphantom{q}}_3 = \mathord{\smash[b]{\underset{\raise.3ex\hbox{$\scriptstyle\sim$}}{0}}\vphantom{0}}$</w:t>
        </w:r>
      </w:ins>
      <w:ins w:id="16756" w:author="PR Preview" w:date="2026-01-01T00:00:00Z">
        <w:r>
          <w:t xml:space="preserve">.</w:t>
        </w:r>
      </w:ins>
    </w:p>
    <w:p>
      <w:pPr>
        <w:pStyle w:val="BodyText"/>
      </w:pPr>
      <w:ins w:id="16757" w:author="PR Preview" w:date="2026-01-01T00:00:00Z">
        <w:r>
          <w:t xml:space="preserve">The converse fails:</w:t>
        </w:r>
      </w:ins>
      <w:ins w:id="16758" w:author="PR Preview" w:date="2026-01-01T00:00:00Z">
        <w:r>
          <w:t xml:space="preserve"> </w:t>
        </w:r>
      </w:ins>
      <m:oMath>
        <m:r>
          <m:rPr>
            <m:sty m:val="p"/>
          </m:rPr>
          <m:t>(</m:t>
        </m:r>
        <m:r>
          <m:t>1</m:t>
        </m:r>
        <m:r>
          <m:rPr>
            <m:sty m:val="p"/>
          </m:rPr>
          <m:t>,</m:t>
        </m:r>
        <m:r>
          <m:t>0</m:t>
        </m:r>
        <m:r>
          <m:rPr>
            <m:sty m:val="p"/>
          </m:rPr>
          <m:t>)</m:t>
        </m:r>
      </m:oMath>
      <w:ins w:id="16759" w:author="PR Preview" w:date="2026-01-01T00:00:00Z">
        <w:r>
          <w:t xml:space="preserve"> </w:t>
        </w:r>
      </w:ins>
      <w:ins w:id="16760" w:author="PR Preview" w:date="2026-01-01T00:00:00Z">
        <w:r>
          <w:t xml:space="preserve">and</w:t>
        </w:r>
      </w:ins>
      <w:ins w:id="16761" w:author="PR Preview" w:date="2026-01-01T00:00:00Z">
        <w:r>
          <w:t xml:space="preserve"> </w:t>
        </w:r>
      </w:ins>
      <m:oMath>
        <m:r>
          <m:rPr>
            <m:sty m:val="p"/>
          </m:rPr>
          <m:t>(</m:t>
        </m:r>
        <m:r>
          <m:t>1</m:t>
        </m:r>
        <m:r>
          <m:rPr>
            <m:sty m:val="p"/>
          </m:rPr>
          <m:t>,</m:t>
        </m:r>
        <m:r>
          <m:t>1</m:t>
        </m:r>
        <m:r>
          <m:rPr>
            <m:sty m:val="p"/>
          </m:rPr>
          <m:t>)</m:t>
        </m:r>
      </m:oMath>
      <w:ins w:id="16762" w:author="PR Preview" w:date="2026-01-01T00:00:00Z">
        <w:r>
          <w:t xml:space="preserve"> </w:t>
        </w:r>
      </w:ins>
      <w:ins w:id="16763" w:author="PR Preview" w:date="2026-01-01T00:00:00Z">
        <w:r>
          <w:t xml:space="preserve">are linearly independent,</w:t>
        </w:r>
      </w:ins>
      <w:ins w:id="16764" w:author="PR Preview" w:date="2026-01-01T00:00:00Z">
        <w:r>
          <w:t xml:space="preserve"> </w:t>
        </w:r>
      </w:ins>
      <w:ins w:id="16765" w:author="PR Preview" w:date="2026-01-01T00:00:00Z">
        <w:r>
          <w:t xml:space="preserve">since</w:t>
        </w:r>
      </w:ins>
      <w:ins w:id="16766" w:author="PR Preview" w:date="2026-01-01T00:00:00Z">
        <w:r>
          <w:t xml:space="preserve"> </w:t>
        </w:r>
      </w:ins>
      <m:oMath>
        <m:sSub>
          <m:e>
            <m:r>
              <m:t>c</m:t>
            </m:r>
          </m:e>
          <m:sub>
            <m:r>
              <m:t>1</m:t>
            </m:r>
          </m:sub>
        </m:sSub>
        <m:r>
          <m:rPr>
            <m:sty m:val="p"/>
          </m:rPr>
          <m:t>(</m:t>
        </m:r>
        <m:r>
          <m:t>1</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2</m:t>
            </m:r>
          </m:sub>
        </m:sSub>
        <m:r>
          <m:rPr>
            <m:sty m:val="p"/>
          </m:rPr>
          <m:t>)</m:t>
        </m:r>
      </m:oMath>
      <w:ins w:id="16767" w:author="PR Preview" w:date="2026-01-01T00:00:00Z">
        <w:r>
          <w:t xml:space="preserve"> </w:t>
        </w:r>
      </w:ins>
      <w:ins w:id="16768" w:author="PR Preview" w:date="2026-01-01T00:00:00Z">
        <w:r>
          <w:t xml:space="preserve">is</w:t>
        </w:r>
      </w:ins>
      <w:ins w:id="16769" w:author="PR Preview" w:date="2026-01-01T00:00:00Z">
        <w:r>
          <w:t xml:space="preserve"> </w:t>
        </w:r>
      </w:ins>
      <w:ins w:id="16770" w:author="PR Preview" w:date="2026-01-01T00:00:00Z">
        <w:r>
          <w:t xml:space="preserve">$\mathord{\smash[b]{\underset{\raise.3ex\hbox{$\scriptstyle\sim$}}{0}}\vphantom{0}}$</w:t>
        </w:r>
      </w:ins>
      <w:ins w:id="16771" w:author="PR Preview" w:date="2026-01-01T00:00:00Z">
        <w:r>
          <w:t xml:space="preserve"> </w:t>
        </w:r>
      </w:ins>
      <w:ins w:id="16772" w:author="PR Preview" w:date="2026-01-01T00:00:00Z">
        <w:r>
          <w:t xml:space="preserve">only if</w:t>
        </w:r>
      </w:ins>
      <w:ins w:id="16773" w:author="PR Preview" w:date="2026-01-01T00:00:00Z">
        <w:r>
          <w:t xml:space="preserve"> </w:t>
        </w:r>
      </w:ins>
      <m:oMath>
        <m:sSub>
          <m:e>
            <m:r>
              <m:t>c</m:t>
            </m:r>
          </m:e>
          <m:sub>
            <m:r>
              <m:t>2</m:t>
            </m:r>
          </m:sub>
        </m:sSub>
        <m:r>
          <m:rPr>
            <m:sty m:val="p"/>
          </m:rPr>
          <m:t>=</m:t>
        </m:r>
        <m:r>
          <m:t>0</m:t>
        </m:r>
      </m:oMath>
      <w:ins w:id="16774" w:author="PR Preview" w:date="2026-01-01T00:00:00Z">
        <w:r>
          <w:t xml:space="preserve"> </w:t>
        </w:r>
      </w:ins>
      <w:ins w:id="16775" w:author="PR Preview" w:date="2026-01-01T00:00:00Z">
        <w:r>
          <w:t xml:space="preserve">and then</w:t>
        </w:r>
      </w:ins>
      <w:ins w:id="16776" w:author="PR Preview" w:date="2026-01-01T00:00:00Z">
        <w:r>
          <w:t xml:space="preserve"> </w:t>
        </w:r>
      </w:ins>
      <m:oMath>
        <m:sSub>
          <m:e>
            <m:r>
              <m:t>c</m:t>
            </m:r>
          </m:e>
          <m:sub>
            <m:r>
              <m:t>1</m:t>
            </m:r>
          </m:sub>
        </m:sSub>
        <m:r>
          <m:rPr>
            <m:sty m:val="p"/>
          </m:rPr>
          <m:t>=</m:t>
        </m:r>
        <m:r>
          <m:t>0</m:t>
        </m:r>
      </m:oMath>
      <w:ins w:id="16777" w:author="PR Preview" w:date="2026-01-01T00:00:00Z">
        <w:r>
          <w:t xml:space="preserve">,</w:t>
        </w:r>
      </w:ins>
      <w:ins w:id="16778" w:author="PR Preview" w:date="2026-01-01T00:00:00Z">
        <w:r>
          <w:t xml:space="preserve"> </w:t>
        </w:r>
      </w:ins>
      <w:ins w:id="16779" w:author="PR Preview" w:date="2026-01-01T00:00:00Z">
        <w:r>
          <w:t xml:space="preserve">but they are not orthonormal, since</w:t>
        </w:r>
      </w:ins>
      <w:ins w:id="16780" w:author="PR Preview" w:date="2026-01-01T00:00:00Z">
        <w:r>
          <w:t xml:space="preserve"> </w:t>
        </w:r>
      </w:ins>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r>
          <m:rPr>
            <m:sty m:val="p"/>
          </m:rPr>
          <m:t>≠</m:t>
        </m:r>
        <m:r>
          <m:t>0</m:t>
        </m:r>
      </m:oMath>
      <w:ins w:id="16781" w:author="PR Preview" w:date="2026-01-01T00:00:00Z">
        <w:r>
          <w:t xml:space="preserve">.</w:t>
        </w:r>
      </w:ins>
    </w:p>
    <w:bookmarkEnd w:id="392"/>
    <w:bookmarkStart w:id="393" w:name="def-orthonormal-basis"/>
    <w:p>
      <w:pPr>
        <w:pStyle w:val="BodyText"/>
      </w:pPr>
      <w:r>
        <w:rPr>
          <w:b/>
          <w:bCs/>
        </w:rPr>
        <w:t xml:space="preserve">Definition 77 (Orthonormal basis)</w:t>
      </w:r>
      <w:r>
        <w:t xml:space="preserve"> </w:t>
      </w:r>
      <w:r>
        <w:t xml:space="preserve">An</w:t>
      </w:r>
      <w:r>
        <w:t xml:space="preserve"> </w:t>
      </w:r>
      <w:r>
        <w:rPr>
          <w:b/>
          <w:bCs/>
        </w:rPr>
        <w:t xml:space="preserve">orthonormal basis</w:t>
      </w:r>
      <w:r>
        <w:t xml:space="preserve"> </w:t>
      </w:r>
      <w:r>
        <w:t xml:space="preserve">of a subspace</w:t>
      </w:r>
      <w:r>
        <w:t xml:space="preserve"> </w:t>
      </w:r>
      <m:oMath>
        <m:r>
          <m:rPr>
            <m:scr m:val="script"/>
            <m:sty m:val="p"/>
          </m:rPr>
          <m:t>S</m:t>
        </m:r>
      </m:oMath>
      <w:r>
        <w:t xml:space="preserve"> </w:t>
      </w:r>
      <w:r>
        <w:t xml:space="preserve">of</w:t>
      </w:r>
      <w:r>
        <w:t xml:space="preserve"> </w:t>
      </w:r>
      <m:oMath>
        <m:sSup>
          <m:e>
            <m:r>
              <m:rPr>
                <m:scr m:val="double-struck"/>
                <m:sty m:val="p"/>
              </m:rPr>
              <m:t>R</m:t>
            </m:r>
          </m:e>
          <m:sup>
            <m:r>
              <m:t>p</m:t>
            </m:r>
          </m:sup>
        </m:sSup>
      </m:oMath>
      <w:r>
        <w:t xml:space="preserve"> </w:t>
      </w:r>
      <w:r>
        <w:t xml:space="preserve">is a basis of</w:t>
      </w:r>
      <w:r>
        <w:t xml:space="preserve"> </w:t>
      </w:r>
      <m:oMath>
        <m:r>
          <m:rPr>
            <m:scr m:val="script"/>
            <m:sty m:val="p"/>
          </m:rPr>
          <m:t>S</m:t>
        </m:r>
      </m:oMath>
      <w:r>
        <w:t xml:space="preserve"> </w:t>
      </w:r>
      <w:r>
        <w:t xml:space="preserve">(</w:t>
      </w:r>
      <w:hyperlink w:anchor="def-basis">
        <w:r>
          <w:rPr>
            <w:rStyle w:val="Hyperlink"/>
          </w:rPr>
          <w:t xml:space="preserve">Definition 48</w:t>
        </w:r>
      </w:hyperlink>
      <w:r>
        <w:t xml:space="preserve">)</w:t>
      </w:r>
      <w:r>
        <w:t xml:space="preserve"> </w:t>
      </w:r>
      <w:r>
        <w:t xml:space="preserve">whose vectors are orthonormal (</w:t>
      </w:r>
      <w:hyperlink w:anchor="def-orthonormal-vectors">
        <w:r>
          <w:rPr>
            <w:rStyle w:val="Hyperlink"/>
          </w:rPr>
          <w:t xml:space="preserve">Definition 19</w:t>
        </w:r>
      </w:hyperlink>
      <w:r>
        <w:t xml:space="preserve">).</w:t>
      </w:r>
    </w:p>
    <w:bookmarkEnd w:id="393"/>
    <w:bookmarkStart w:id="394" w:name="exm-orthonormal-basis"/>
    <w:p>
      <w:pPr>
        <w:pStyle w:val="BodyText"/>
      </w:pPr>
      <w:r>
        <w:rPr>
          <w:b/>
          <w:bCs/>
        </w:rPr>
        <w:t xml:space="preserve">Example 114 (Orthonormal bases of</w:t>
      </w:r>
      <w:r>
        <w:rPr>
          <w:b/>
          <w:bCs/>
        </w:rPr>
        <w:t xml:space="preserve"> </w:t>
      </w:r>
      <m:oMath>
        <m:sSup>
          <m:e>
            <m:r>
              <m:rPr>
                <m:scr m:val="double-struck"/>
                <m:sty m:val="p"/>
              </m:rPr>
              <m:t>R</m:t>
            </m:r>
          </m:e>
          <m:sup>
            <m:r>
              <m:t>3</m:t>
            </m:r>
          </m:sup>
        </m:sSup>
      </m:oMath>
      <w:r>
        <w:rPr>
          <w:b/>
          <w:bCs/>
        </w:rPr>
        <w:t xml:space="preserve">)</w:t>
      </w:r>
      <w:r>
        <w:t xml:space="preserve"> </w:t>
      </w:r>
      <w:r>
        <w:t xml:space="preserve"> </w:t>
      </w:r>
    </w:p>
    <w:p>
      <w:pPr>
        <w:pStyle w:val="Compact"/>
        <w:numPr>
          <w:ilvl w:val="0"/>
          <w:numId w:val="1064"/>
        </w:numPr>
      </w:pPr>
      <w:del w:id="16782" w:author="PR Preview" w:date="2026-01-01T00:00:00Z">
        <w:r>
          <w:delText xml:space="preserve">The indicator vectors</w:delText>
        </w:r>
      </w:del>
      <w:del w:id="16783" w:author="PR Preview" w:date="2026-01-01T00:00:00Z">
        <w:r>
          <w:delText xml:space="preserve"> </w:delText>
        </w:r>
      </w:del>
      <m:oMath>
        <m:sSub>
          <m:e>
            <m:limLow>
              <m:e>
                <m:r>
                  <m:t>e</m:t>
                </m:r>
              </m:e>
              <m:lim>
                <m:r>
                  <m:rPr>
                    <m:sty m:val="p"/>
                  </m:rPr>
                  <m:t>∼</m:t>
                </m:r>
              </m:lim>
            </m:limLow>
          </m:e>
          <m:sub>
            <m:r>
              <m:t>1</m:t>
            </m:r>
          </m:sub>
        </m:sSub>
        <m:r>
          <m:rPr>
            <m:sty m:val="p"/>
          </m:rPr>
          <m:t>,</m:t>
        </m:r>
        <m:sSub>
          <m:e>
            <m:limLow>
              <m:e>
                <m:r>
                  <m:t>e</m:t>
                </m:r>
              </m:e>
              <m:lim>
                <m:r>
                  <m:rPr>
                    <m:sty m:val="p"/>
                  </m:rPr>
                  <m:t>∼</m:t>
                </m:r>
              </m:lim>
            </m:limLow>
          </m:e>
          <m:sub>
            <m:r>
              <m:t>2</m:t>
            </m:r>
          </m:sub>
        </m:sSub>
        <m:r>
          <m:rPr>
            <m:sty m:val="p"/>
          </m:rPr>
          <m:t>,</m:t>
        </m:r>
        <m:sSub>
          <m:e>
            <m:limLow>
              <m:e>
                <m:r>
                  <m:t>e</m:t>
                </m:r>
              </m:e>
              <m:lim>
                <m:r>
                  <m:rPr>
                    <m:sty m:val="p"/>
                  </m:rPr>
                  <m:t>∼</m:t>
                </m:r>
              </m:lim>
            </m:limLow>
          </m:e>
          <m:sub>
            <m:r>
              <m:t>3</m:t>
            </m:r>
          </m:sub>
        </m:sSub>
      </m:oMath>
      <w:del w:id="16784" w:author="PR Preview" w:date="2026-01-01T00:00:00Z">
        <w:r>
          <w:delText xml:space="preserve"> </w:delText>
        </w:r>
      </w:del>
      <w:del w:id="16785" w:author="PR Preview" w:date="2026-01-01T00:00:00Z">
        <w:r>
          <w:delText xml:space="preserve">are orthonormal</w:delText>
        </w:r>
      </w:del>
    </w:p>
    <w:p>
      <w:pPr>
        <w:pStyle w:val="Compact"/>
        <w:numPr>
          <w:ilvl w:val="0"/>
          <w:numId w:val="1064"/>
        </w:numPr>
      </w:pPr>
      <w:ins w:id="16786" w:author="PR Preview" w:date="2026-01-01T00:00:00Z">
        <w:r>
          <w:t xml:space="preserve">The indicator vectors</w:t>
        </w:r>
      </w:ins>
      <w:ins w:id="16787" w:author="PR Preview" w:date="2026-01-01T00:00:00Z">
        <w:r>
          <w:t xml:space="preserve"> </w:t>
        </w:r>
      </w:ins>
      <w:ins w:id="16788" w:author="PR Preview" w:date="2026-01-01T00:00:00Z">
        <w:r>
          <w:t xml:space="preserve">$\mathord{\smash[b]{\underset{\raise.3ex\hbox{$\scriptstyle\sim$}}{e}}\vphantom{e}}_1, \mathord{\smash[b]{\underset{\raise.3ex\hbox{$\scriptstyle\sim$}}{e}}\vphantom{e}}_2, \mathord{\smash[b]{\underset{\raise.3ex\hbox{$\scriptstyle\sim$}}{e}}\vphantom{e}}_3$</w:t>
        </w:r>
      </w:ins>
      <w:ins w:id="16789" w:author="PR Preview" w:date="2026-01-01T00:00:00Z">
        <w:r>
          <w:t xml:space="preserve"> </w:t>
        </w:r>
      </w:ins>
      <w:ins w:id="16790" w:author="PR Preview" w:date="2026-01-01T00:00:00Z">
        <w:r>
          <w:t xml:space="preserve">are orthonormal</w:t>
        </w:r>
      </w:ins>
    </w:p>
    <w:p>
      <w:pPr>
        <w:pStyle w:val="Compact"/>
        <w:numPr>
          <w:ilvl w:val="1"/>
          <w:numId w:val="1047"/>
        </w:numPr>
      </w:pPr>
      <w:r>
        <w:t xml:space="preserve">and a basis of</w:t>
      </w:r>
      <w:r>
        <w:t xml:space="preserve"> </w:t>
      </w:r>
      <m:oMath>
        <m:sSup>
          <m:e>
            <m:r>
              <m:rPr>
                <m:scr m:val="double-struck"/>
                <m:sty m:val="p"/>
              </m:rPr>
              <m:t>R</m:t>
            </m:r>
          </m:e>
          <m:sup>
            <m:r>
              <m:t>3</m:t>
            </m:r>
          </m:sup>
        </m:sSup>
      </m:oMath>
      <w:r>
        <w:t xml:space="preserve"> </w:t>
      </w:r>
      <w:r>
        <w:t xml:space="preserve">(</w:t>
      </w:r>
      <w:hyperlink w:anchor="exm-dimension">
        <w:r>
          <w:rPr>
            <w:rStyle w:val="Hyperlink"/>
          </w:rPr>
          <w:t xml:space="preserve">Example 50</w:t>
        </w:r>
      </w:hyperlink>
      <w:r>
        <w:t xml:space="preserve">).</w:t>
      </w:r>
    </w:p>
    <w:p>
      <w:pPr>
        <w:pStyle w:val="Compact"/>
        <w:numPr>
          <w:ilvl w:val="0"/>
          <w:numId w:val="1064"/>
        </w:numPr>
      </w:pPr>
      <w:del w:id="16791" w:author="PR Preview" w:date="2026-01-01T00:00:00Z">
        <w:r>
          <w:delText xml:space="preserve">The vectors</w:delText>
        </w:r>
      </w:del>
      <w:del w:id="16792"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6793" w:author="PR Preview" w:date="2026-01-01T00:00:00Z">
        <w:r>
          <w:delText xml:space="preserve"> </w:delText>
        </w:r>
      </w:del>
      <w:del w:id="16794" w:author="PR Preview" w:date="2026-01-01T00:00:00Z">
        <w:r>
          <w:delText xml:space="preserve">of</w:delText>
        </w:r>
      </w:del>
      <w:del w:id="16795" w:author="PR Preview" w:date="2026-01-01T00:00:00Z">
        <w:r>
          <w:delText xml:space="preserve"> </w:delText>
        </w:r>
      </w:del>
      <w:hyperlink w:anchor="exm-orthonormal-independent">
        <w:del w:id="16796" w:author="PR Preview" w:date="2026-01-01T00:00:00Z">
          <w:r>
            <w:rPr>
              <w:rStyle w:val="Hyperlink"/>
            </w:rPr>
            <w:delText xml:space="preserve">Example 113</w:delText>
          </w:r>
        </w:del>
      </w:hyperlink>
      <w:del w:id="16797" w:author="PR Preview" w:date="2026-01-01T00:00:00Z">
        <w:r>
          <w:delText xml:space="preserve"> </w:delText>
        </w:r>
      </w:del>
      <w:del w:id="16798" w:author="PR Preview" w:date="2026-01-01T00:00:00Z">
        <w:r>
          <w:delText xml:space="preserve">are orthonormal and linearly independent,</w:delText>
        </w:r>
      </w:del>
      <w:del w:id="16799" w:author="PR Preview" w:date="2026-01-01T00:00:00Z">
        <w:r>
          <w:delText xml:space="preserve"> </w:delText>
        </w:r>
      </w:del>
      <w:del w:id="16800" w:author="PR Preview" w:date="2026-01-01T00:00:00Z">
        <w:r>
          <w:delText xml:space="preserve">so they are a basis of their span (</w:delText>
        </w:r>
      </w:del>
      <w:hyperlink w:anchor="def-basis">
        <w:del w:id="16801" w:author="PR Preview" w:date="2026-01-01T00:00:00Z">
          <w:r>
            <w:rPr>
              <w:rStyle w:val="Hyperlink"/>
            </w:rPr>
            <w:delText xml:space="preserve">Definition 48</w:delText>
          </w:r>
        </w:del>
      </w:hyperlink>
      <w:del w:id="16802" w:author="PR Preview" w:date="2026-01-01T00:00:00Z">
        <w:r>
          <w:delText xml:space="preserve">),</w:delText>
        </w:r>
      </w:del>
      <w:del w:id="16803" w:author="PR Preview" w:date="2026-01-01T00:00:00Z">
        <w:r>
          <w:delText xml:space="preserve"> </w:delText>
        </w:r>
      </w:del>
      <w:del w:id="16804" w:author="PR Preview" w:date="2026-01-01T00:00:00Z">
        <w:r>
          <w:delText xml:space="preserve">which therefore has dimension</w:delText>
        </w:r>
      </w:del>
      <w:del w:id="16805" w:author="PR Preview" w:date="2026-01-01T00:00:00Z">
        <w:r>
          <w:delText xml:space="preserve"> </w:delText>
        </w:r>
      </w:del>
      <m:oMath>
        <m:r>
          <m:t>3</m:t>
        </m:r>
      </m:oMath>
      <w:del w:id="16806" w:author="PR Preview" w:date="2026-01-01T00:00:00Z">
        <w:r>
          <w:delText xml:space="preserve"> </w:delText>
        </w:r>
      </w:del>
      <w:del w:id="16807" w:author="PR Preview" w:date="2026-01-01T00:00:00Z">
        <w:r>
          <w:delText xml:space="preserve">(</w:delText>
        </w:r>
      </w:del>
      <w:hyperlink w:anchor="def-dimension">
        <w:del w:id="16808" w:author="PR Preview" w:date="2026-01-01T00:00:00Z">
          <w:r>
            <w:rPr>
              <w:rStyle w:val="Hyperlink"/>
            </w:rPr>
            <w:delText xml:space="preserve">Definition 51</w:delText>
          </w:r>
        </w:del>
      </w:hyperlink>
      <w:del w:id="16809" w:author="PR Preview" w:date="2026-01-01T00:00:00Z">
        <w:r>
          <w:delText xml:space="preserve">)</w:delText>
        </w:r>
      </w:del>
      <w:del w:id="16810" w:author="PR Preview" w:date="2026-01-01T00:00:00Z">
        <w:r>
          <w:delText xml:space="preserve"> </w:delText>
        </w:r>
      </w:del>
      <w:del w:id="16811" w:author="PR Preview" w:date="2026-01-01T00:00:00Z">
        <w:r>
          <w:delText xml:space="preserve">and is all of</w:delText>
        </w:r>
      </w:del>
      <w:del w:id="16812" w:author="PR Preview" w:date="2026-01-01T00:00:00Z">
        <w:r>
          <w:delText xml:space="preserve"> </w:delText>
        </w:r>
      </w:del>
      <m:oMath>
        <m:sSup>
          <m:e>
            <m:r>
              <m:rPr>
                <m:scr m:val="double-struck"/>
                <m:sty m:val="p"/>
              </m:rPr>
              <m:t>R</m:t>
            </m:r>
          </m:e>
          <m:sup>
            <m:r>
              <m:t>3</m:t>
            </m:r>
          </m:sup>
        </m:sSup>
      </m:oMath>
      <w:del w:id="16813" w:author="PR Preview" w:date="2026-01-01T00:00:00Z">
        <w:r>
          <w:delText xml:space="preserve"> </w:delText>
        </w:r>
      </w:del>
      <w:del w:id="16814" w:author="PR Preview" w:date="2026-01-01T00:00:00Z">
        <w:r>
          <w:delText xml:space="preserve">(</w:delText>
        </w:r>
      </w:del>
      <w:hyperlink w:anchor="thm-subspace-equal-dim">
        <w:del w:id="16815" w:author="PR Preview" w:date="2026-01-01T00:00:00Z">
          <w:r>
            <w:rPr>
              <w:rStyle w:val="Hyperlink"/>
            </w:rPr>
            <w:delText xml:space="preserve">Theorem 31</w:delText>
          </w:r>
        </w:del>
      </w:hyperlink>
      <w:del w:id="16816" w:author="PR Preview" w:date="2026-01-01T00:00:00Z">
        <w:r>
          <w:delText xml:space="preserve">,</w:delText>
        </w:r>
      </w:del>
      <w:del w:id="16817" w:author="PR Preview" w:date="2026-01-01T00:00:00Z">
        <w:r>
          <w:delText xml:space="preserve"> </w:delText>
        </w:r>
      </w:del>
      <w:hyperlink w:anchor="exm-dimension">
        <w:del w:id="16818" w:author="PR Preview" w:date="2026-01-01T00:00:00Z">
          <w:r>
            <w:rPr>
              <w:rStyle w:val="Hyperlink"/>
            </w:rPr>
            <w:delText xml:space="preserve">Example 50</w:delText>
          </w:r>
        </w:del>
      </w:hyperlink>
      <w:del w:id="16819" w:author="PR Preview" w:date="2026-01-01T00:00:00Z">
        <w:r>
          <w:delText xml:space="preserve">).</w:delText>
        </w:r>
      </w:del>
      <w:del w:id="16820" w:author="PR Preview" w:date="2026-01-01T00:00:00Z">
        <w:r>
          <w:delText xml:space="preserve"> </w:delText>
        </w:r>
      </w:del>
      <w:del w:id="16821" w:author="PR Preview" w:date="2026-01-01T00:00:00Z">
        <w:r>
          <w:delText xml:space="preserve">So they are an orthonormal basis of</w:delText>
        </w:r>
      </w:del>
      <w:del w:id="16822" w:author="PR Preview" w:date="2026-01-01T00:00:00Z">
        <w:r>
          <w:delText xml:space="preserve"> </w:delText>
        </w:r>
      </w:del>
      <m:oMath>
        <m:sSup>
          <m:e>
            <m:r>
              <m:rPr>
                <m:scr m:val="double-struck"/>
                <m:sty m:val="p"/>
              </m:rPr>
              <m:t>R</m:t>
            </m:r>
          </m:e>
          <m:sup>
            <m:r>
              <m:t>3</m:t>
            </m:r>
          </m:sup>
        </m:sSup>
      </m:oMath>
      <w:del w:id="16823" w:author="PR Preview" w:date="2026-01-01T00:00:00Z">
        <w:r>
          <w:delText xml:space="preserve"> </w:delText>
        </w:r>
      </w:del>
      <w:del w:id="16824" w:author="PR Preview" w:date="2026-01-01T00:00:00Z">
        <w:r>
          <w:delText xml:space="preserve">too.</w:delText>
        </w:r>
      </w:del>
    </w:p>
    <w:p>
      <w:pPr>
        <w:pStyle w:val="Compact"/>
        <w:numPr>
          <w:ilvl w:val="0"/>
          <w:numId w:val="1064"/>
        </w:numPr>
      </w:pPr>
      <w:ins w:id="16825" w:author="PR Preview" w:date="2026-01-01T00:00:00Z">
        <w:r>
          <w:t xml:space="preserve">The vectors</w:t>
        </w:r>
      </w:ins>
      <w:ins w:id="16826" w:author="PR Preview" w:date="2026-01-01T00:00:00Z">
        <w:r>
          <w:t xml:space="preserve"> </w:t>
        </w:r>
      </w:ins>
      <w:ins w:id="16827" w:author="PR Preview" w:date="2026-01-01T00:00:00Z">
        <w:r>
          <w:t xml:space="preserve">$\mathord{\smash[b]{\underset{\raise.3ex\hbox{$\scriptstyle\sim$}}{q}}\vphantom{q}}_1, \mathord{\smash[b]{\underset{\raise.3ex\hbox{$\scriptstyle\sim$}}{q}}\vphantom{q}}_2, \mathord{\smash[b]{\underset{\raise.3ex\hbox{$\scriptstyle\sim$}}{q}}\vphantom{q}}_3$</w:t>
        </w:r>
      </w:ins>
      <w:ins w:id="16828" w:author="PR Preview" w:date="2026-01-01T00:00:00Z">
        <w:r>
          <w:t xml:space="preserve"> </w:t>
        </w:r>
      </w:ins>
      <w:ins w:id="16829" w:author="PR Preview" w:date="2026-01-01T00:00:00Z">
        <w:r>
          <w:t xml:space="preserve">of</w:t>
        </w:r>
      </w:ins>
      <w:ins w:id="16830" w:author="PR Preview" w:date="2026-01-01T00:00:00Z">
        <w:r>
          <w:t xml:space="preserve"> </w:t>
        </w:r>
      </w:ins>
      <w:hyperlink w:anchor="exm-orthonormal-independent">
        <w:ins w:id="16831" w:author="PR Preview" w:date="2026-01-01T00:00:00Z">
          <w:r>
            <w:rPr>
              <w:rStyle w:val="Hyperlink"/>
            </w:rPr>
            <w:t xml:space="preserve">Example 113</w:t>
          </w:r>
        </w:ins>
      </w:hyperlink>
      <w:ins w:id="16832" w:author="PR Preview" w:date="2026-01-01T00:00:00Z">
        <w:r>
          <w:t xml:space="preserve"> </w:t>
        </w:r>
      </w:ins>
      <w:ins w:id="16833" w:author="PR Preview" w:date="2026-01-01T00:00:00Z">
        <w:r>
          <w:t xml:space="preserve">are orthonormal and linearly independent,</w:t>
        </w:r>
      </w:ins>
      <w:ins w:id="16834" w:author="PR Preview" w:date="2026-01-01T00:00:00Z">
        <w:r>
          <w:t xml:space="preserve"> </w:t>
        </w:r>
      </w:ins>
      <w:ins w:id="16835" w:author="PR Preview" w:date="2026-01-01T00:00:00Z">
        <w:r>
          <w:t xml:space="preserve">so they are a basis of their span (</w:t>
        </w:r>
      </w:ins>
      <w:hyperlink w:anchor="def-basis">
        <w:ins w:id="16836" w:author="PR Preview" w:date="2026-01-01T00:00:00Z">
          <w:r>
            <w:rPr>
              <w:rStyle w:val="Hyperlink"/>
            </w:rPr>
            <w:t xml:space="preserve">Definition 48</w:t>
          </w:r>
        </w:ins>
      </w:hyperlink>
      <w:ins w:id="16837" w:author="PR Preview" w:date="2026-01-01T00:00:00Z">
        <w:r>
          <w:t xml:space="preserve">),</w:t>
        </w:r>
      </w:ins>
      <w:ins w:id="16838" w:author="PR Preview" w:date="2026-01-01T00:00:00Z">
        <w:r>
          <w:t xml:space="preserve"> </w:t>
        </w:r>
      </w:ins>
      <w:ins w:id="16839" w:author="PR Preview" w:date="2026-01-01T00:00:00Z">
        <w:r>
          <w:t xml:space="preserve">which therefore has dimension</w:t>
        </w:r>
      </w:ins>
      <w:ins w:id="16840" w:author="PR Preview" w:date="2026-01-01T00:00:00Z">
        <w:r>
          <w:t xml:space="preserve"> </w:t>
        </w:r>
      </w:ins>
      <m:oMath>
        <m:r>
          <m:t>3</m:t>
        </m:r>
      </m:oMath>
      <w:ins w:id="16841" w:author="PR Preview" w:date="2026-01-01T00:00:00Z">
        <w:r>
          <w:t xml:space="preserve"> </w:t>
        </w:r>
      </w:ins>
      <w:ins w:id="16842" w:author="PR Preview" w:date="2026-01-01T00:00:00Z">
        <w:r>
          <w:t xml:space="preserve">(</w:t>
        </w:r>
      </w:ins>
      <w:hyperlink w:anchor="def-dimension">
        <w:ins w:id="16843" w:author="PR Preview" w:date="2026-01-01T00:00:00Z">
          <w:r>
            <w:rPr>
              <w:rStyle w:val="Hyperlink"/>
            </w:rPr>
            <w:t xml:space="preserve">Definition 51</w:t>
          </w:r>
        </w:ins>
      </w:hyperlink>
      <w:ins w:id="16844" w:author="PR Preview" w:date="2026-01-01T00:00:00Z">
        <w:r>
          <w:t xml:space="preserve">)</w:t>
        </w:r>
      </w:ins>
      <w:ins w:id="16845" w:author="PR Preview" w:date="2026-01-01T00:00:00Z">
        <w:r>
          <w:t xml:space="preserve"> </w:t>
        </w:r>
      </w:ins>
      <w:ins w:id="16846" w:author="PR Preview" w:date="2026-01-01T00:00:00Z">
        <w:r>
          <w:t xml:space="preserve">and is all of</w:t>
        </w:r>
      </w:ins>
      <w:ins w:id="16847" w:author="PR Preview" w:date="2026-01-01T00:00:00Z">
        <w:r>
          <w:t xml:space="preserve"> </w:t>
        </w:r>
      </w:ins>
      <m:oMath>
        <m:sSup>
          <m:e>
            <m:r>
              <m:rPr>
                <m:scr m:val="double-struck"/>
                <m:sty m:val="p"/>
              </m:rPr>
              <m:t>R</m:t>
            </m:r>
          </m:e>
          <m:sup>
            <m:r>
              <m:t>3</m:t>
            </m:r>
          </m:sup>
        </m:sSup>
      </m:oMath>
      <w:ins w:id="16848" w:author="PR Preview" w:date="2026-01-01T00:00:00Z">
        <w:r>
          <w:t xml:space="preserve"> </w:t>
        </w:r>
      </w:ins>
      <w:ins w:id="16849" w:author="PR Preview" w:date="2026-01-01T00:00:00Z">
        <w:r>
          <w:t xml:space="preserve">(</w:t>
        </w:r>
      </w:ins>
      <w:hyperlink w:anchor="thm-subspace-equal-dim">
        <w:ins w:id="16850" w:author="PR Preview" w:date="2026-01-01T00:00:00Z">
          <w:r>
            <w:rPr>
              <w:rStyle w:val="Hyperlink"/>
            </w:rPr>
            <w:t xml:space="preserve">Theorem 31</w:t>
          </w:r>
        </w:ins>
      </w:hyperlink>
      <w:ins w:id="16851" w:author="PR Preview" w:date="2026-01-01T00:00:00Z">
        <w:r>
          <w:t xml:space="preserve">,</w:t>
        </w:r>
      </w:ins>
      <w:ins w:id="16852" w:author="PR Preview" w:date="2026-01-01T00:00:00Z">
        <w:r>
          <w:t xml:space="preserve"> </w:t>
        </w:r>
      </w:ins>
      <w:hyperlink w:anchor="exm-dimension">
        <w:ins w:id="16853" w:author="PR Preview" w:date="2026-01-01T00:00:00Z">
          <w:r>
            <w:rPr>
              <w:rStyle w:val="Hyperlink"/>
            </w:rPr>
            <w:t xml:space="preserve">Example 50</w:t>
          </w:r>
        </w:ins>
      </w:hyperlink>
      <w:ins w:id="16854" w:author="PR Preview" w:date="2026-01-01T00:00:00Z">
        <w:r>
          <w:t xml:space="preserve">).</w:t>
        </w:r>
      </w:ins>
      <w:ins w:id="16855" w:author="PR Preview" w:date="2026-01-01T00:00:00Z">
        <w:r>
          <w:t xml:space="preserve"> </w:t>
        </w:r>
      </w:ins>
      <w:ins w:id="16856" w:author="PR Preview" w:date="2026-01-01T00:00:00Z">
        <w:r>
          <w:t xml:space="preserve">So they are an orthonormal basis of</w:t>
        </w:r>
      </w:ins>
      <w:ins w:id="16857" w:author="PR Preview" w:date="2026-01-01T00:00:00Z">
        <w:r>
          <w:t xml:space="preserve"> </w:t>
        </w:r>
      </w:ins>
      <m:oMath>
        <m:sSup>
          <m:e>
            <m:r>
              <m:rPr>
                <m:scr m:val="double-struck"/>
                <m:sty m:val="p"/>
              </m:rPr>
              <m:t>R</m:t>
            </m:r>
          </m:e>
          <m:sup>
            <m:r>
              <m:t>3</m:t>
            </m:r>
          </m:sup>
        </m:sSup>
      </m:oMath>
      <w:ins w:id="16858" w:author="PR Preview" w:date="2026-01-01T00:00:00Z">
        <w:r>
          <w:t xml:space="preserve"> </w:t>
        </w:r>
      </w:ins>
      <w:ins w:id="16859" w:author="PR Preview" w:date="2026-01-01T00:00:00Z">
        <w:r>
          <w:t xml:space="preserve">too.</w:t>
        </w:r>
      </w:ins>
    </w:p>
    <w:bookmarkEnd w:id="394"/>
    <w:bookmarkStart w:id="395" w:name="exm-not-orthonormal-basis"/>
    <w:p>
      <w:pPr>
        <w:pStyle w:val="FirstParagraph"/>
      </w:pPr>
      <w:r>
        <w:rPr>
          <w:b/>
          <w:bCs/>
        </w:rPr>
        <w:t xml:space="preserve">Example 115 (Bases that are not orthonormal, and orthonormal lists that are not bases)</w:t>
      </w:r>
      <w:r>
        <w:t xml:space="preserve"> </w:t>
      </w:r>
      <w:r>
        <w:t xml:space="preserve"> </w:t>
      </w:r>
    </w:p>
    <w:p>
      <w:pPr>
        <w:pStyle w:val="Compact"/>
        <w:numPr>
          <w:ilvl w:val="0"/>
          <w:numId w:val="1065"/>
        </w:numPr>
      </w:pP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is a basis of</w:t>
      </w:r>
      <w:r>
        <w:t xml:space="preserve"> </w:t>
      </w:r>
      <m:oMath>
        <m:sSup>
          <m:e>
            <m:r>
              <m:rPr>
                <m:scr m:val="double-struck"/>
                <m:sty m:val="p"/>
              </m:rPr>
              <m:t>R</m:t>
            </m:r>
          </m:e>
          <m:sup>
            <m:r>
              <m:t>2</m:t>
            </m:r>
          </m:sup>
        </m:sSup>
      </m:oMath>
      <w:r>
        <w:t xml:space="preserve"> </w:t>
      </w:r>
      <w:r>
        <w:t xml:space="preserve">(</w:t>
      </w:r>
      <w:hyperlink w:anchor="exm-basis">
        <w:r>
          <w:rPr>
            <w:rStyle w:val="Hyperlink"/>
          </w:rPr>
          <w:t xml:space="preserve">Example 45</w:t>
        </w:r>
      </w:hyperlink>
      <w:r>
        <w:t xml:space="preserve">).</w:t>
      </w:r>
      <w:r>
        <w:t xml:space="preserve"> </w:t>
      </w:r>
      <w:r>
        <w:t xml:space="preserve">It is not an orthonormal basis, since</w:t>
      </w:r>
      <w:r>
        <w:t xml:space="preserve"> </w:t>
      </w:r>
      <m:oMath>
        <m:r>
          <m:rPr>
            <m:sty m:val="p"/>
          </m:rPr>
          <m:t>(</m:t>
        </m:r>
        <m:r>
          <m:t>1</m:t>
        </m:r>
        <m:r>
          <m:rPr>
            <m:sty m:val="p"/>
          </m:rPr>
          <m:t>,</m:t>
        </m:r>
        <m:r>
          <m:t>0</m:t>
        </m:r>
        <m:r>
          <m:rPr>
            <m:sty m:val="p"/>
          </m:rPr>
          <m:t>)</m:t>
        </m:r>
        <m:r>
          <m:rPr>
            <m:sty m:val="p"/>
          </m:rPr>
          <m:t>⋅</m:t>
        </m:r>
        <m:r>
          <m:rPr>
            <m:sty m:val="p"/>
          </m:rPr>
          <m:t>(</m:t>
        </m:r>
        <m:r>
          <m:t>1</m:t>
        </m:r>
        <m:r>
          <m:rPr>
            <m:sty m:val="p"/>
          </m:rPr>
          <m:t>,</m:t>
        </m:r>
        <m:r>
          <m:t>1</m:t>
        </m:r>
        <m:r>
          <m:rPr>
            <m:sty m:val="p"/>
          </m:rPr>
          <m:t>)</m:t>
        </m:r>
        <m:r>
          <m:rPr>
            <m:sty m:val="p"/>
          </m:rPr>
          <m:t>=</m:t>
        </m:r>
        <m:r>
          <m:t>1</m:t>
        </m:r>
      </m:oMath>
      <w:r>
        <w:t xml:space="preserve">.</w:t>
      </w:r>
    </w:p>
    <w:p>
      <w:pPr>
        <w:pStyle w:val="Compact"/>
        <w:numPr>
          <w:ilvl w:val="0"/>
          <w:numId w:val="1065"/>
        </w:numPr>
      </w:pPr>
      <m:oMath>
        <m:r>
          <m:rPr>
            <m:sty m:val="p"/>
          </m:rPr>
          <m:t>(</m:t>
        </m:r>
        <m:r>
          <m:t>1</m:t>
        </m:r>
        <m:r>
          <m:rPr>
            <m:sty m:val="p"/>
          </m:rPr>
          <m:t>,</m:t>
        </m:r>
        <m:r>
          <m:t>0</m:t>
        </m:r>
        <m:r>
          <m:rPr>
            <m:sty m:val="p"/>
          </m:rPr>
          <m:t>,</m:t>
        </m:r>
        <m:r>
          <m:t>0</m:t>
        </m:r>
        <m:r>
          <m:rPr>
            <m:sty m:val="p"/>
          </m:rPr>
          <m:t>)</m:t>
        </m:r>
        <m:r>
          <m:rPr>
            <m:sty m:val="p"/>
          </m:rPr>
          <m:t>,</m:t>
        </m:r>
        <m:r>
          <m:rPr>
            <m:sty m:val="p"/>
          </m:rPr>
          <m:t>(</m:t>
        </m:r>
        <m:r>
          <m:t>0</m:t>
        </m:r>
        <m:r>
          <m:rPr>
            <m:sty m:val="p"/>
          </m:rPr>
          <m:t>,</m:t>
        </m:r>
        <m:r>
          <m:t>1</m:t>
        </m:r>
        <m:r>
          <m:rPr>
            <m:sty m:val="p"/>
          </m:rPr>
          <m:t>,</m:t>
        </m:r>
        <m:r>
          <m:t>0</m:t>
        </m:r>
        <m:r>
          <m:rPr>
            <m:sty m:val="p"/>
          </m:rPr>
          <m:t>)</m:t>
        </m:r>
      </m:oMath>
      <w:r>
        <w:t xml:space="preserve"> </w:t>
      </w:r>
      <w:r>
        <w:t xml:space="preserve">is orthonormal but not a basis of</w:t>
      </w:r>
      <w:r>
        <w:t xml:space="preserve"> </w:t>
      </w:r>
      <m:oMath>
        <m:sSup>
          <m:e>
            <m:r>
              <m:rPr>
                <m:scr m:val="double-struck"/>
                <m:sty m:val="p"/>
              </m:rPr>
              <m:t>R</m:t>
            </m:r>
          </m:e>
          <m:sup>
            <m:r>
              <m:t>3</m:t>
            </m:r>
          </m:sup>
        </m:sSup>
      </m:oMath>
      <w:r>
        <w:t xml:space="preserve">:</w:t>
      </w:r>
      <w:r>
        <w:t xml:space="preserve"> </w:t>
      </w:r>
      <w:r>
        <w:t xml:space="preserve">its span is the plane</w:t>
      </w:r>
      <w:r>
        <w:t xml:space="preserve"> </w:t>
      </w:r>
      <m:oMath>
        <m:r>
          <m:t>z</m:t>
        </m:r>
        <m:r>
          <m:rPr>
            <m:sty m:val="p"/>
          </m:rPr>
          <m:t>=</m:t>
        </m:r>
        <m:r>
          <m:t>0</m:t>
        </m:r>
      </m:oMath>
      <w:r>
        <w:t xml:space="preserve"> </w:t>
      </w:r>
      <w:r>
        <w:t xml:space="preserve">(</w:t>
      </w:r>
      <w:hyperlink w:anchor="exm-span">
        <w:r>
          <w:rPr>
            <w:rStyle w:val="Hyperlink"/>
          </w:rPr>
          <w:t xml:space="preserve">Example 40</w:t>
        </w:r>
      </w:hyperlink>
      <w:r>
        <w:t xml:space="preserve">),</w:t>
      </w:r>
      <w:r>
        <w:t xml:space="preserve"> </w:t>
      </w:r>
      <w:r>
        <w:t xml:space="preserve">which does not contain</w:t>
      </w:r>
      <w:r>
        <w:t xml:space="preserve"> </w:t>
      </w:r>
      <m:oMath>
        <m:r>
          <m:rPr>
            <m:sty m:val="p"/>
          </m:rPr>
          <m:t>(</m:t>
        </m:r>
        <m:r>
          <m:t>0</m:t>
        </m:r>
        <m:r>
          <m:rPr>
            <m:sty m:val="p"/>
          </m:rPr>
          <m:t>,</m:t>
        </m:r>
        <m:r>
          <m:t>0</m:t>
        </m:r>
        <m:r>
          <m:rPr>
            <m:sty m:val="p"/>
          </m:rPr>
          <m:t>,</m:t>
        </m:r>
        <m:r>
          <m:t>1</m:t>
        </m:r>
        <m:r>
          <m:rPr>
            <m:sty m:val="p"/>
          </m:rPr>
          <m:t>)</m:t>
        </m:r>
      </m:oMath>
      <w:r>
        <w:t xml:space="preserve">.</w:t>
      </w:r>
    </w:p>
    <w:bookmarkEnd w:id="395"/>
    <w:bookmarkStart w:id="396" w:name="thm-orthonormal-expansion"/>
    <w:p>
      <w:pPr>
        <w:pStyle w:val="FirstParagraph"/>
      </w:pPr>
      <w:del w:id="16860" w:author="PR Preview" w:date="2026-01-01T00:00:00Z">
        <w:r>
          <w:rPr>
            <w:b/>
            <w:bCs/>
          </w:rPr>
          <w:delText xml:space="preserve">Theorem 64 (Coordinates in an orthonormal basis are dot products)</w:delText>
        </w:r>
      </w:del>
      <w:del w:id="16861" w:author="PR Preview" w:date="2026-01-01T00:00:00Z">
        <w:r>
          <w:delText xml:space="preserve"> </w:delText>
        </w:r>
      </w:del>
      <w:del w:id="16862" w:author="PR Preview" w:date="2026-01-01T00:00:00Z">
        <w:r>
          <w:delText xml:space="preserve">If</w:delText>
        </w:r>
      </w:del>
      <w:del w:id="16863"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6864" w:author="PR Preview" w:date="2026-01-01T00:00:00Z">
        <w:r>
          <w:delText xml:space="preserve"> </w:delText>
        </w:r>
      </w:del>
      <w:del w:id="16865" w:author="PR Preview" w:date="2026-01-01T00:00:00Z">
        <w:r>
          <w:delText xml:space="preserve">is an orthonormal basis of a subspace</w:delText>
        </w:r>
      </w:del>
      <w:del w:id="16866" w:author="PR Preview" w:date="2026-01-01T00:00:00Z">
        <w:r>
          <w:delText xml:space="preserve"> </w:delText>
        </w:r>
      </w:del>
      <m:oMath>
        <m:r>
          <m:rPr>
            <m:scr m:val="script"/>
            <m:sty m:val="p"/>
          </m:rPr>
          <m:t>S</m:t>
        </m:r>
      </m:oMath>
      <w:del w:id="16867" w:author="PR Preview" w:date="2026-01-01T00:00:00Z">
        <w:r>
          <w:delText xml:space="preserve"> </w:delText>
        </w:r>
      </w:del>
      <w:del w:id="16868" w:author="PR Preview" w:date="2026-01-01T00:00:00Z">
        <w:r>
          <w:delText xml:space="preserve">(</w:delText>
        </w:r>
      </w:del>
      <w:hyperlink w:anchor="def-orthonormal-basis">
        <w:del w:id="16869" w:author="PR Preview" w:date="2026-01-01T00:00:00Z">
          <w:r>
            <w:rPr>
              <w:rStyle w:val="Hyperlink"/>
            </w:rPr>
            <w:delText xml:space="preserve">Definition 77</w:delText>
          </w:r>
        </w:del>
      </w:hyperlink>
      <w:del w:id="16870" w:author="PR Preview" w:date="2026-01-01T00:00:00Z">
        <w:r>
          <w:delText xml:space="preserve">), then every</w:delText>
        </w:r>
      </w:del>
      <w:del w:id="16871" w:author="PR Preview" w:date="2026-01-01T00:00:00Z">
        <w:r>
          <w:delText xml:space="preserve"> </w:delText>
        </w:r>
      </w:del>
      <m:oMath>
        <m:limLow>
          <m:e>
            <m:r>
              <m:t>x</m:t>
            </m:r>
          </m:e>
          <m:lim>
            <m:r>
              <m:rPr>
                <m:sty m:val="p"/>
              </m:rPr>
              <m:t>∼</m:t>
            </m:r>
          </m:lim>
        </m:limLow>
        <m:r>
          <m:rPr>
            <m:sty m:val="p"/>
          </m:rPr>
          <m:t>∈</m:t>
        </m:r>
        <m:r>
          <m:rPr>
            <m:scr m:val="script"/>
            <m:sty m:val="p"/>
          </m:rPr>
          <m:t>S</m:t>
        </m:r>
      </m:oMath>
      <w:del w:id="16872" w:author="PR Preview" w:date="2026-01-01T00:00:00Z">
        <w:r>
          <w:delText xml:space="preserve"> </w:delText>
        </w:r>
      </w:del>
      <w:del w:id="16873" w:author="PR Preview" w:date="2026-01-01T00:00:00Z">
        <w:r>
          <w:delText xml:space="preserve">satisfies</w:delText>
        </w:r>
      </w:del>
    </w:p>
    <w:p>
      <w:pPr>
        <w:pStyle w:val="BodyText"/>
      </w:pPr>
      <m:oMathPara>
        <m:oMathParaPr>
          <m:jc m:val="center"/>
        </m:oMathParaPr>
        <m:oMath>
          <m:limLow>
            <m:e>
              <m:r>
                <m:t>x</m:t>
              </m:r>
            </m:e>
            <m:lim>
              <m:r>
                <m:rPr>
                  <m:sty m:val="p"/>
                </m:rPr>
                <m:t>∼</m:t>
              </m:r>
            </m:lim>
          </m:limLow>
          <m:r>
            <m:rPr>
              <m:sty m:val="p"/>
            </m:rPr>
            <m:t>=</m:t>
          </m:r>
          <m:nary>
            <m:naryPr>
              <m:chr m:val="∑"/>
              <m:limLoc m:val="undOvr"/>
              <m:subHide m:val="off"/>
              <m:supHide m:val="off"/>
            </m:naryPr>
            <m:sub>
              <m:r>
                <m:t>i</m:t>
              </m:r>
              <m:r>
                <m:rPr>
                  <m:sty m:val="p"/>
                </m:rPr>
                <m:t>=</m:t>
              </m:r>
              <m:r>
                <m:t>1</m:t>
              </m:r>
            </m:sub>
            <m:sup>
              <m:r>
                <m:t>k</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rPr>
              <m:sty m:val="p"/>
            </m:rPr>
            <m:t>.</m:t>
          </m:r>
        </m:oMath>
      </m:oMathPara>
    </w:p>
    <w:p>
      <w:pPr>
        <w:pStyle w:val="FirstParagraph"/>
      </w:pPr>
      <w:del w:id="16874" w:author="PR Preview" w:date="2026-01-01T00:00:00Z">
        <w:r>
          <w:rPr>
            <w:i/>
            <w:iCs/>
          </w:rPr>
          <w:delText xml:space="preserve">Proof</w:delText>
        </w:r>
      </w:del>
      <w:del w:id="16875" w:author="PR Preview" w:date="2026-01-01T00:00:00Z">
        <w:r>
          <w:delText xml:space="preserve">. </w:delText>
        </w:r>
      </w:del>
      <w:del w:id="16876" w:author="PR Preview" w:date="2026-01-01T00:00:00Z">
        <w:r>
          <w:delText xml:space="preserve">The basis spans</w:delText>
        </w:r>
      </w:del>
      <w:del w:id="16877" w:author="PR Preview" w:date="2026-01-01T00:00:00Z">
        <w:r>
          <w:delText xml:space="preserve"> </w:delText>
        </w:r>
      </w:del>
      <m:oMath>
        <m:r>
          <m:rPr>
            <m:scr m:val="script"/>
            <m:sty m:val="p"/>
          </m:rPr>
          <m:t>S</m:t>
        </m:r>
      </m:oMath>
      <w:del w:id="16878" w:author="PR Preview" w:date="2026-01-01T00:00:00Z">
        <w:r>
          <w:delText xml:space="preserve">,</w:delText>
        </w:r>
      </w:del>
      <w:del w:id="16879" w:author="PR Preview" w:date="2026-01-01T00:00:00Z">
        <w:r>
          <w:delText xml:space="preserve"> </w:delText>
        </w:r>
      </w:del>
      <w:del w:id="16880" w:author="PR Preview" w:date="2026-01-01T00:00:00Z">
        <w:r>
          <w:delText xml:space="preserve">so</w:delText>
        </w:r>
      </w:del>
      <w:del w:id="16881" w:author="PR Preview" w:date="2026-01-01T00:00:00Z">
        <w:r>
          <w:delText xml:space="preserve"> </w:delText>
        </w:r>
      </w:del>
      <m:oMath>
        <m:limLow>
          <m:e>
            <m:r>
              <m:t>x</m:t>
            </m:r>
          </m:e>
          <m:lim>
            <m:r>
              <m:rPr>
                <m:sty m:val="p"/>
              </m:rPr>
              <m:t>∼</m:t>
            </m:r>
          </m:lim>
        </m:limLow>
        <m:r>
          <m:rPr>
            <m:sty m:val="p"/>
          </m:rPr>
          <m:t>=</m:t>
        </m:r>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oMath>
      <w:del w:id="16882" w:author="PR Preview" w:date="2026-01-01T00:00:00Z">
        <w:r>
          <w:delText xml:space="preserve"> </w:delText>
        </w:r>
      </w:del>
      <w:del w:id="16883" w:author="PR Preview" w:date="2026-01-01T00:00:00Z">
        <w:r>
          <w:delText xml:space="preserve">for some numbers</w:delText>
        </w:r>
      </w:del>
      <w:del w:id="16884" w:author="PR Preview" w:date="2026-01-01T00:00:00Z">
        <w:r>
          <w:delText xml:space="preserve"> </w:delText>
        </w:r>
      </w:del>
      <m:oMath>
        <m:sSub>
          <m:e>
            <m:r>
              <m:t>c</m:t>
            </m:r>
          </m:e>
          <m:sub>
            <m:r>
              <m:t>j</m:t>
            </m:r>
          </m:sub>
        </m:sSub>
      </m:oMath>
      <w:del w:id="16885" w:author="PR Preview" w:date="2026-01-01T00:00:00Z">
        <w:r>
          <w:delText xml:space="preserve">.</w:delText>
        </w:r>
      </w:del>
      <w:del w:id="16886" w:author="PR Preview" w:date="2026-01-01T00:00:00Z">
        <w:r>
          <w:delText xml:space="preserve"> </w:delText>
        </w:r>
      </w:del>
      <w:del w:id="16887" w:author="PR Preview" w:date="2026-01-01T00:00:00Z">
        <w:r>
          <w:delText xml:space="preserve">For each</w:delText>
        </w:r>
      </w:del>
      <w:del w:id="16888" w:author="PR Preview" w:date="2026-01-01T00:00:00Z">
        <w:r>
          <w:delText xml:space="preserve"> </w:delText>
        </w:r>
      </w:del>
      <m:oMath>
        <m:r>
          <m:t>i</m:t>
        </m:r>
      </m:oMath>
      <w:del w:id="16889"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i</m:t>
                  </m:r>
                </m:sub>
              </m:sSub>
              <m:r>
                <m:rPr>
                  <m:sty m:val="p"/>
                </m:rPr>
                <m:t>⋅</m:t>
              </m:r>
              <m:limLow>
                <m:e>
                  <m:r>
                    <m:t>x</m:t>
                  </m:r>
                </m:e>
                <m:lim>
                  <m:r>
                    <m:rPr>
                      <m:sty m:val="p"/>
                    </m:rPr>
                    <m:t>∼</m:t>
                  </m:r>
                </m:lim>
              </m:limLow>
              <m:r>
                <m:t>&amp;</m:t>
              </m:r>
              <m:r>
                <m:rPr>
                  <m:sty m:val="p"/>
                </m:rPr>
                <m:t>=</m:t>
              </m:r>
              <m:sSub>
                <m:e>
                  <m:limLow>
                    <m:e>
                      <m:r>
                        <m:t>q</m:t>
                      </m:r>
                    </m:e>
                    <m:lim>
                      <m:r>
                        <m:rPr>
                          <m:sty m:val="p"/>
                        </m:rPr>
                        <m:t>∼</m:t>
                      </m:r>
                    </m:lim>
                  </m:limLow>
                </m:e>
                <m:sub>
                  <m:r>
                    <m:t>i</m:t>
                  </m:r>
                </m:sub>
              </m:sSub>
              <m:r>
                <m:rPr>
                  <m:sty m:val="p"/>
                </m:rPr>
                <m:t>⋅</m:t>
              </m:r>
              <m:r>
                <m:t>​</m:t>
              </m:r>
              <m:d>
                <m:dPr>
                  <m:begChr m:val="("/>
                  <m:sepChr m:val=""/>
                  <m:endChr m:val=")"/>
                  <m:grow/>
                </m:dPr>
                <m:e>
                  <m:nary>
                    <m:naryPr>
                      <m:chr m:val="∑"/>
                      <m:limLoc m:val="undOvr"/>
                      <m:subHide m:val="off"/>
                      <m:supHide m:val="off"/>
                    </m:naryPr>
                    <m:sub>
                      <m:r>
                        <m:t>j</m:t>
                      </m:r>
                      <m:r>
                        <m:rPr>
                          <m:sty m:val="p"/>
                        </m:rPr>
                        <m:t>=</m:t>
                      </m:r>
                      <m:r>
                        <m:t>1</m:t>
                      </m:r>
                    </m:sub>
                    <m:sup>
                      <m:r>
                        <m:t>k</m:t>
                      </m:r>
                    </m:sup>
                    <m:e>
                      <m:sSub>
                        <m:e>
                          <m:r>
                            <m:t>c</m:t>
                          </m:r>
                        </m:e>
                        <m:sub>
                          <m:r>
                            <m:t>j</m:t>
                          </m:r>
                        </m:sub>
                      </m:sSub>
                    </m:e>
                  </m:nary>
                  <m:sSub>
                    <m:e>
                      <m:limLow>
                        <m:e>
                          <m:r>
                            <m:t>q</m:t>
                          </m:r>
                        </m:e>
                        <m:lim>
                          <m:r>
                            <m:rPr>
                              <m:sty m:val="p"/>
                            </m:rPr>
                            <m:t>∼</m:t>
                          </m:r>
                        </m:lim>
                      </m:limLow>
                    </m:e>
                    <m:sub>
                      <m:r>
                        <m:t>j</m:t>
                      </m:r>
                    </m:sub>
                  </m:sSub>
                </m:e>
              </m:d>
              <m:r>
                <m:t>​</m:t>
              </m:r>
              <m:r>
                <m:t>&amp;</m:t>
              </m:r>
              <m:r>
                <m:t>&amp;</m:t>
              </m:r>
              <m:r>
                <m:rPr>
                  <m:nor/>
                  <m:sty m:val="p"/>
                </m:rPr>
                <m:t>(substitute)</m:t>
              </m:r>
            </m:e>
            <m:e>
              <m:r>
                <m:t>&amp;</m:t>
              </m:r>
              <m:r>
                <m:rPr>
                  <m:sty m:val="p"/>
                </m:rPr>
                <m:t>=</m:t>
              </m:r>
              <m:nary>
                <m:naryPr>
                  <m:chr m:val="∑"/>
                  <m:limLoc m:val="undOvr"/>
                  <m:subHide m:val="off"/>
                  <m:supHide m:val="off"/>
                </m:naryPr>
                <m:sub>
                  <m:r>
                    <m:t>j</m:t>
                  </m:r>
                  <m:r>
                    <m:rPr>
                      <m:sty m:val="p"/>
                    </m:rPr>
                    <m:t>=</m:t>
                  </m:r>
                  <m:r>
                    <m:t>1</m:t>
                  </m:r>
                </m:sub>
                <m:sup>
                  <m:r>
                    <m:t>k</m:t>
                  </m:r>
                </m:sup>
                <m:e>
                  <m:sSub>
                    <m:e>
                      <m:r>
                        <m:t>c</m:t>
                      </m:r>
                    </m:e>
                    <m:sub>
                      <m:r>
                        <m:t>j</m:t>
                      </m:r>
                    </m:sub>
                  </m:sSub>
                </m:e>
              </m:nary>
              <m:r>
                <m:t> </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r>
                    <m:t>c</m:t>
                  </m:r>
                </m:e>
                <m:sub>
                  <m:r>
                    <m:t>i</m:t>
                  </m:r>
                </m:sub>
              </m:sSub>
              <m:r>
                <m:rPr>
                  <m:sty m:val="p"/>
                </m:rPr>
                <m:t>,</m:t>
              </m:r>
              <m:r>
                <m:t>&amp;</m:t>
              </m:r>
              <m:r>
                <m:t>&amp;</m:t>
              </m:r>
              <m:r>
                <m:rPr>
                  <m:nor/>
                  <m:sty m:val="p"/>
                </m:rPr>
                <m:t>(</m:t>
              </m:r>
              <m:r>
                <m:rPr>
                  <m:nor/>
                  <m:sty m:val="p"/>
                </m:rPr>
                <m:t>Definition 19</m:t>
              </m:r>
              <m:r>
                <m:rPr>
                  <m:nor/>
                  <m:sty m:val="p"/>
                </m:rPr>
                <m:t>)</m:t>
              </m:r>
            </m:e>
          </m:eqArr>
        </m:oMath>
      </m:oMathPara>
    </w:p>
    <w:p>
      <w:pPr>
        <w:pStyle w:val="FirstParagraph"/>
      </w:pPr>
      <w:del w:id="16890" w:author="PR Preview" w:date="2026-01-01T00:00:00Z">
        <w:r>
          <w:delText xml:space="preserve">so each coefficient</w:delText>
        </w:r>
      </w:del>
      <w:del w:id="16891" w:author="PR Preview" w:date="2026-01-01T00:00:00Z">
        <w:r>
          <w:delText xml:space="preserve"> </w:delText>
        </w:r>
      </w:del>
      <m:oMath>
        <m:sSub>
          <m:e>
            <m:r>
              <m:t>c</m:t>
            </m:r>
          </m:e>
          <m:sub>
            <m:r>
              <m:t>i</m:t>
            </m:r>
          </m:sub>
        </m:sSub>
      </m:oMath>
      <w:del w:id="16892" w:author="PR Preview" w:date="2026-01-01T00:00:00Z">
        <w:r>
          <w:delText xml:space="preserve"> </w:delText>
        </w:r>
      </w:del>
      <w:del w:id="16893" w:author="PR Preview" w:date="2026-01-01T00:00:00Z">
        <w:r>
          <w:delText xml:space="preserve">is</w:delText>
        </w:r>
      </w:del>
      <w:del w:id="16894" w:author="PR Preview" w:date="2026-01-01T00:00:00Z">
        <w:r>
          <w:delText xml:space="preserve"> </w:delText>
        </w:r>
      </w:del>
      <m:oMath>
        <m:sSub>
          <m:e>
            <m:limLow>
              <m:e>
                <m:r>
                  <m:t>q</m:t>
                </m:r>
              </m:e>
              <m:lim>
                <m:r>
                  <m:rPr>
                    <m:sty m:val="p"/>
                  </m:rPr>
                  <m:t>∼</m:t>
                </m:r>
              </m:lim>
            </m:limLow>
          </m:e>
          <m:sub>
            <m:r>
              <m:t>i</m:t>
            </m:r>
          </m:sub>
        </m:sSub>
        <m:r>
          <m:rPr>
            <m:sty m:val="p"/>
          </m:rPr>
          <m:t>⋅</m:t>
        </m:r>
        <m:limLow>
          <m:e>
            <m:r>
              <m:t>x</m:t>
            </m:r>
          </m:e>
          <m:lim>
            <m:r>
              <m:rPr>
                <m:sty m:val="p"/>
              </m:rPr>
              <m:t>∼</m:t>
            </m:r>
          </m:lim>
        </m:limLow>
      </m:oMath>
      <w:del w:id="16895" w:author="PR Preview" w:date="2026-01-01T00:00:00Z">
        <w:r>
          <w:delText xml:space="preserve">.</w:delText>
        </w:r>
      </w:del>
    </w:p>
    <w:p>
      <w:pPr>
        <w:pStyle w:val="BodyText"/>
      </w:pPr>
      <w:del w:id="16896" w:author="PR Preview" w:date="2026-01-01T00:00:00Z">
        <w:r>
          <w:rPr>
            <w:b/>
            <w:bCs/>
          </w:rPr>
          <w:delText xml:space="preserve">Example 116 (Expanding a vector in an orthonormal basis)</w:delText>
        </w:r>
      </w:del>
      <w:del w:id="16897" w:author="PR Preview" w:date="2026-01-01T00:00:00Z">
        <w:r>
          <w:delText xml:space="preserve"> </w:delText>
        </w:r>
      </w:del>
      <w:del w:id="16898" w:author="PR Preview" w:date="2026-01-01T00:00:00Z">
        <w:r>
          <w:delText xml:space="preserve">With the orthonormal basis</w:delText>
        </w:r>
      </w:del>
      <w:del w:id="16899"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6900" w:author="PR Preview" w:date="2026-01-01T00:00:00Z">
        <w:r>
          <w:delText xml:space="preserve"> </w:delText>
        </w:r>
      </w:del>
      <w:del w:id="16901" w:author="PR Preview" w:date="2026-01-01T00:00:00Z">
        <w:r>
          <w:delText xml:space="preserve">of</w:delText>
        </w:r>
      </w:del>
      <w:del w:id="16902" w:author="PR Preview" w:date="2026-01-01T00:00:00Z">
        <w:r>
          <w:delText xml:space="preserve"> </w:delText>
        </w:r>
      </w:del>
      <m:oMath>
        <m:sSup>
          <m:e>
            <m:r>
              <m:rPr>
                <m:scr m:val="double-struck"/>
                <m:sty m:val="p"/>
              </m:rPr>
              <m:t>R</m:t>
            </m:r>
          </m:e>
          <m:sup>
            <m:r>
              <m:t>3</m:t>
            </m:r>
          </m:sup>
        </m:sSup>
      </m:oMath>
      <w:del w:id="16903" w:author="PR Preview" w:date="2026-01-01T00:00:00Z">
        <w:r>
          <w:delText xml:space="preserve"> </w:delText>
        </w:r>
      </w:del>
      <w:del w:id="16904" w:author="PR Preview" w:date="2026-01-01T00:00:00Z">
        <w:r>
          <w:delText xml:space="preserve">from</w:delText>
        </w:r>
      </w:del>
      <w:del w:id="16905" w:author="PR Preview" w:date="2026-01-01T00:00:00Z">
        <w:r>
          <w:delText xml:space="preserve"> </w:delText>
        </w:r>
      </w:del>
      <w:hyperlink w:anchor="exm-orthonormal-basis">
        <w:del w:id="16906" w:author="PR Preview" w:date="2026-01-01T00:00:00Z">
          <w:r>
            <w:rPr>
              <w:rStyle w:val="Hyperlink"/>
            </w:rPr>
            <w:delText xml:space="preserve">Example 114</w:delText>
          </w:r>
        </w:del>
      </w:hyperlink>
      <w:del w:id="16907" w:author="PR Preview" w:date="2026-01-01T00:00:00Z">
        <w:r>
          <w:delText xml:space="preserve"> </w:delText>
        </w:r>
      </w:del>
      <w:del w:id="16908" w:author="PR Preview" w:date="2026-01-01T00:00:00Z">
        <w:r>
          <w:delText xml:space="preserve">and</w:delText>
        </w:r>
      </w:del>
      <w:del w:id="16909"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r>
          <m:t>3</m:t>
        </m:r>
        <m:r>
          <m:rPr>
            <m:sty m:val="p"/>
          </m:rPr>
          <m:t>)</m:t>
        </m:r>
      </m:oMath>
      <w:del w:id="16910" w:author="PR Preview" w:date="2026-01-01T00:00:00Z">
        <w:r>
          <w:delText xml:space="preserve">:</w:delText>
        </w:r>
      </w:del>
      <w:del w:id="16911" w:author="PR Preview" w:date="2026-01-01T00:00:00Z">
        <w:r>
          <w:delText xml:space="preserve"> </w:delText>
        </w:r>
      </w:del>
      <m:oMath>
        <m:sSub>
          <m:e>
            <m:limLow>
              <m:e>
                <m:r>
                  <m:t>q</m:t>
                </m:r>
              </m:e>
              <m:lim>
                <m:r>
                  <m:rPr>
                    <m:sty m:val="p"/>
                  </m:rPr>
                  <m:t>∼</m:t>
                </m:r>
              </m:lim>
            </m:limLow>
          </m:e>
          <m:sub>
            <m:r>
              <m:t>1</m:t>
            </m:r>
          </m:sub>
        </m:sSub>
        <m:r>
          <m:rPr>
            <m:sty m:val="p"/>
          </m:rPr>
          <m:t>⋅</m:t>
        </m:r>
        <m:limLow>
          <m:e>
            <m:r>
              <m:t>x</m:t>
            </m:r>
          </m:e>
          <m:lim>
            <m:r>
              <m:rPr>
                <m:sty m:val="p"/>
              </m:rPr>
              <m:t>∼</m:t>
            </m:r>
          </m:lim>
        </m:limLow>
        <m:r>
          <m:rPr>
            <m:sty m:val="p"/>
          </m:rPr>
          <m:t>=</m:t>
        </m:r>
        <m:r>
          <m:t>3</m:t>
        </m:r>
      </m:oMath>
      <w:del w:id="16912"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2</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f>
                <m:fPr>
                  <m:type m:val="lin"/>
                </m:fPr>
                <m:num>
                  <m:r>
                    <m:t>3</m:t>
                  </m:r>
                </m:num>
                <m:den>
                  <m:rad>
                    <m:radPr>
                      <m:degHide m:val="on"/>
                    </m:radPr>
                    <m:deg/>
                    <m:e>
                      <m:r>
                        <m:t>2</m:t>
                      </m:r>
                    </m:e>
                  </m:rad>
                </m:den>
              </m:f>
            </m:e>
          </m:eqArr>
        </m:oMath>
      </m:oMathPara>
    </w:p>
    <w:p>
      <w:pPr>
        <w:pStyle w:val="FirstParagraph"/>
      </w:pPr>
      <w:ins w:id="16913" w:author="PR Preview" w:date="2026-01-01T00:00:00Z">
        <w:r>
          <w:rPr>
            <w:b/>
            <w:bCs/>
          </w:rPr>
          <w:t xml:space="preserve">Theorem 64 (Coordinates in an orthonormal basis are dot products)</w:t>
        </w:r>
      </w:ins>
      <w:ins w:id="16914" w:author="PR Preview" w:date="2026-01-01T00:00:00Z">
        <w:r>
          <w:t xml:space="preserve"> </w:t>
        </w:r>
      </w:ins>
      <w:ins w:id="16915" w:author="PR Preview" w:date="2026-01-01T00:00:00Z">
        <w:r>
          <w:t xml:space="preserve">If</w:t>
        </w:r>
      </w:ins>
      <w:ins w:id="16916" w:author="PR Preview" w:date="2026-01-01T00:00:00Z">
        <w:r>
          <w:t xml:space="preserve"> </w:t>
        </w:r>
      </w:ins>
      <w:ins w:id="16917" w:author="PR Preview" w:date="2026-01-01T00:00:00Z">
        <w:r>
          <w:t xml:space="preserve">$\mathord{\smash[b]{\underset{\raise.3ex\hbox{$\scriptstyle\sim$}}{q}}\vphantom{q}}_1, \ldots, \mathord{\smash[b]{\underset{\raise.3ex\hbox{$\scriptstyle\sim$}}{q}}\vphantom{q}}_k$</w:t>
        </w:r>
      </w:ins>
      <w:ins w:id="16918" w:author="PR Preview" w:date="2026-01-01T00:00:00Z">
        <w:r>
          <w:t xml:space="preserve"> </w:t>
        </w:r>
      </w:ins>
      <w:ins w:id="16919" w:author="PR Preview" w:date="2026-01-01T00:00:00Z">
        <w:r>
          <w:t xml:space="preserve">is an orthonormal basis of a subspace</w:t>
        </w:r>
      </w:ins>
      <w:ins w:id="16920" w:author="PR Preview" w:date="2026-01-01T00:00:00Z">
        <w:r>
          <w:t xml:space="preserve"> </w:t>
        </w:r>
      </w:ins>
      <m:oMath>
        <m:r>
          <m:rPr>
            <m:scr m:val="script"/>
            <m:sty m:val="p"/>
          </m:rPr>
          <m:t>S</m:t>
        </m:r>
      </m:oMath>
      <w:ins w:id="16921" w:author="PR Preview" w:date="2026-01-01T00:00:00Z">
        <w:r>
          <w:t xml:space="preserve"> </w:t>
        </w:r>
      </w:ins>
      <w:ins w:id="16922" w:author="PR Preview" w:date="2026-01-01T00:00:00Z">
        <w:r>
          <w:t xml:space="preserve">(</w:t>
        </w:r>
      </w:ins>
      <w:hyperlink w:anchor="def-orthonormal-basis">
        <w:ins w:id="16923" w:author="PR Preview" w:date="2026-01-01T00:00:00Z">
          <w:r>
            <w:rPr>
              <w:rStyle w:val="Hyperlink"/>
            </w:rPr>
            <w:t xml:space="preserve">Definition 77</w:t>
          </w:r>
        </w:ins>
      </w:hyperlink>
      <w:ins w:id="16924" w:author="PR Preview" w:date="2026-01-01T00:00:00Z">
        <w:r>
          <w:t xml:space="preserve">), then every</w:t>
        </w:r>
      </w:ins>
      <w:ins w:id="16925" w:author="PR Preview" w:date="2026-01-01T00:00:00Z">
        <w:r>
          <w:t xml:space="preserve"> </w:t>
        </w:r>
      </w:ins>
      <w:ins w:id="16926" w:author="PR Preview" w:date="2026-01-01T00:00:00Z">
        <w:r>
          <w:t xml:space="preserve">$\mathord{\smash[b]{\underset{\raise.3ex\hbox{$\scriptstyle\sim$}}{x}}\vphantom{x}} \in \mathcal{S}$</w:t>
        </w:r>
      </w:ins>
      <w:ins w:id="16927" w:author="PR Preview" w:date="2026-01-01T00:00:00Z">
        <w:r>
          <w:t xml:space="preserve"> </w:t>
        </w:r>
      </w:ins>
      <w:ins w:id="16928" w:author="PR Preview" w:date="2026-01-01T00:00:00Z">
        <w:r>
          <w:t xml:space="preserve">satisfies</w:t>
        </w:r>
      </w:ins>
    </w:p>
    <w:p>
      <w:pPr>
        <w:pStyle w:val="BodyText"/>
      </w:pPr>
      <w:ins w:id="16929" w:author="PR Preview" w:date="2026-01-01T00:00:00Z">
        <w:r>
          <w:t xml:space="preserve">$$
    \mathord{\smash[b]{\underset{\raise.3ex\hbox{$\scriptstyle\sim$}}{x}}\vphantom{x}} = \sum_{i=1}^{k} (\mathord{\smash[b]{\underset{\raise.3ex\hbox{$\scriptstyle\sim$}}{q}}\vphantom{q}}_i \cdot \mathord{\smash[b]{\underset{\raise.3ex\hbox{$\scriptstyle\sim$}}{x}}\vphantom{x}})\,\mathord{\smash[b]{\underset{\raise.3ex\hbox{$\scriptstyle\sim$}}{q}}\vphantom{q}}_i.
    $$</w:t>
        </w:r>
      </w:ins>
    </w:p>
    <w:bookmarkEnd w:id="396"/>
    <w:p>
      <w:pPr>
        <w:pStyle w:val="FirstParagraph"/>
      </w:pPr>
      <w:ins w:id="16930" w:author="PR Preview" w:date="2026-01-01T00:00:00Z">
        <w:r>
          <w:rPr>
            <w:i/>
            <w:iCs/>
          </w:rPr>
          <w:t xml:space="preserve">Proof</w:t>
        </w:r>
      </w:ins>
      <w:ins w:id="16931" w:author="PR Preview" w:date="2026-01-01T00:00:00Z">
        <w:r>
          <w:t xml:space="preserve">. </w:t>
        </w:r>
      </w:ins>
      <w:ins w:id="16932" w:author="PR Preview" w:date="2026-01-01T00:00:00Z">
        <w:r>
          <w:t xml:space="preserve">The basis spans</w:t>
        </w:r>
      </w:ins>
      <w:ins w:id="16933" w:author="PR Preview" w:date="2026-01-01T00:00:00Z">
        <w:r>
          <w:t xml:space="preserve"> </w:t>
        </w:r>
      </w:ins>
      <m:oMath>
        <m:r>
          <m:rPr>
            <m:scr m:val="script"/>
            <m:sty m:val="p"/>
          </m:rPr>
          <m:t>S</m:t>
        </m:r>
      </m:oMath>
      <w:ins w:id="16934" w:author="PR Preview" w:date="2026-01-01T00:00:00Z">
        <w:r>
          <w:t xml:space="preserve">,</w:t>
        </w:r>
      </w:ins>
      <w:ins w:id="16935" w:author="PR Preview" w:date="2026-01-01T00:00:00Z">
        <w:r>
          <w:t xml:space="preserve"> </w:t>
        </w:r>
      </w:ins>
      <w:ins w:id="16936" w:author="PR Preview" w:date="2026-01-01T00:00:00Z">
        <w:r>
          <w:t xml:space="preserve">so</w:t>
        </w:r>
      </w:ins>
      <w:ins w:id="16937" w:author="PR Preview" w:date="2026-01-01T00:00:00Z">
        <w:r>
          <w:t xml:space="preserve"> </w:t>
        </w:r>
      </w:ins>
      <w:ins w:id="16938" w:author="PR Preview" w:date="2026-01-01T00:00:00Z">
        <w:r>
          <w:t xml:space="preserve">$\mathord{\smash[b]{\underset{\raise.3ex\hbox{$\scriptstyle\sim$}}{x}}\vphantom{x}} = \sum_{j=1}^{k} c_j \mathord{\smash[b]{\underset{\raise.3ex\hbox{$\scriptstyle\sim$}}{q}}\vphantom{q}}_j$</w:t>
        </w:r>
      </w:ins>
      <w:ins w:id="16939" w:author="PR Preview" w:date="2026-01-01T00:00:00Z">
        <w:r>
          <w:t xml:space="preserve"> </w:t>
        </w:r>
      </w:ins>
      <w:ins w:id="16940" w:author="PR Preview" w:date="2026-01-01T00:00:00Z">
        <w:r>
          <w:t xml:space="preserve">for some numbers</w:t>
        </w:r>
      </w:ins>
      <w:ins w:id="16941" w:author="PR Preview" w:date="2026-01-01T00:00:00Z">
        <w:r>
          <w:t xml:space="preserve"> </w:t>
        </w:r>
      </w:ins>
      <m:oMath>
        <m:sSub>
          <m:e>
            <m:r>
              <m:t>c</m:t>
            </m:r>
          </m:e>
          <m:sub>
            <m:r>
              <m:t>j</m:t>
            </m:r>
          </m:sub>
        </m:sSub>
      </m:oMath>
      <w:ins w:id="16942" w:author="PR Preview" w:date="2026-01-01T00:00:00Z">
        <w:r>
          <w:t xml:space="preserve">.</w:t>
        </w:r>
      </w:ins>
      <w:ins w:id="16943" w:author="PR Preview" w:date="2026-01-01T00:00:00Z">
        <w:r>
          <w:t xml:space="preserve"> </w:t>
        </w:r>
      </w:ins>
      <w:ins w:id="16944" w:author="PR Preview" w:date="2026-01-01T00:00:00Z">
        <w:r>
          <w:t xml:space="preserve">For each</w:t>
        </w:r>
      </w:ins>
      <w:ins w:id="16945" w:author="PR Preview" w:date="2026-01-01T00:00:00Z">
        <w:r>
          <w:t xml:space="preserve"> </w:t>
        </w:r>
      </w:ins>
      <m:oMath>
        <m:r>
          <m:t>i</m:t>
        </m:r>
      </m:oMath>
      <w:ins w:id="16946" w:author="PR Preview" w:date="2026-01-01T00:00:00Z">
        <w:r>
          <w:t xml:space="preserve">,</w:t>
        </w:r>
      </w:ins>
    </w:p>
    <w:p>
      <w:pPr>
        <w:pStyle w:val="BodyText"/>
      </w:pPr>
      <w:ins w:id="16947" w:author="PR Preview" w:date="2026-01-01T00:00:00Z">
        <w:r>
          <w:t xml:space="preserve">$$
    \begin{aligned}
    \mathord{\smash[b]{\underset{\raise.3ex\hbox{$\scriptstyle\sim$}}{q}}\vphantom{q}}_i \cdot \mathord{\smash[b]{\underset{\raise.3ex\hbox{$\scriptstyle\sim$}}{x}}\vphantom{x}}
    &amp;= \mathord{\smash[b]{\underset{\raise.3ex\hbox{$\scriptstyle\sim$}}{q}}\vphantom{q}}_i \cdot \mathopen{}\left(\sum_{j=1}^{k} c_j \mathord{\smash[b]{\underset{\raise.3ex\hbox{$\scriptstyle\sim$}}{q}}\vphantom{q}}_j\right)\mathclose{}
    &amp;&amp; \text{(substitute)}
    \\
    &amp;= \sum_{j=1}^{k} c_j\,(\mathord{\smash[b]{\underset{\raise.3ex\hbox{$\scriptstyle\sim$}}{q}}\vphantom{q}}_i \cdot \mathord{\smash[b]{\underset{\raise.3ex\hbox{$\scriptstyle\sim$}}{q}}\vphantom{q}}_j)
    &amp;&amp; \text{(}\text{Theorem~62}\text{)}
    \\
    &amp;= c_i,
    &amp;&amp; \text{(}\text{Definition~19}\text{)}
    \end{aligned}
    $$</w:t>
        </w:r>
      </w:ins>
    </w:p>
    <w:p>
      <w:pPr>
        <w:pStyle w:val="FirstParagraph"/>
      </w:pPr>
      <w:ins w:id="16948" w:author="PR Preview" w:date="2026-01-01T00:00:00Z">
        <w:r>
          <w:t xml:space="preserve">so each coefficient</w:t>
        </w:r>
      </w:ins>
      <w:ins w:id="16949" w:author="PR Preview" w:date="2026-01-01T00:00:00Z">
        <w:r>
          <w:t xml:space="preserve"> </w:t>
        </w:r>
      </w:ins>
      <m:oMath>
        <m:sSub>
          <m:e>
            <m:r>
              <m:t>c</m:t>
            </m:r>
          </m:e>
          <m:sub>
            <m:r>
              <m:t>i</m:t>
            </m:r>
          </m:sub>
        </m:sSub>
      </m:oMath>
      <w:ins w:id="16950" w:author="PR Preview" w:date="2026-01-01T00:00:00Z">
        <w:r>
          <w:t xml:space="preserve"> </w:t>
        </w:r>
      </w:ins>
      <w:ins w:id="16951" w:author="PR Preview" w:date="2026-01-01T00:00:00Z">
        <w:r>
          <w:t xml:space="preserve">is</w:t>
        </w:r>
      </w:ins>
      <w:ins w:id="16952" w:author="PR Preview" w:date="2026-01-01T00:00:00Z">
        <w:r>
          <w:t xml:space="preserve"> </w:t>
        </w:r>
      </w:ins>
      <w:ins w:id="16953" w:author="PR Preview" w:date="2026-01-01T00:00:00Z">
        <w:r>
          <w:t xml:space="preserve">$\mathord{\smash[b]{\underset{\raise.3ex\hbox{$\scriptstyle\sim$}}{q}}\vphantom{q}}_i \cdot \mathord{\smash[b]{\underset{\raise.3ex\hbox{$\scriptstyle\sim$}}{x}}\vphantom{x}}$</w:t>
        </w:r>
      </w:ins>
      <w:ins w:id="16954" w:author="PR Preview" w:date="2026-01-01T00:00:00Z">
        <w:r>
          <w:t xml:space="preserve">.</w:t>
        </w:r>
      </w:ins>
    </w:p>
    <w:bookmarkStart w:id="397" w:name="exm-orthonormal-expansion"/>
    <w:p>
      <w:pPr>
        <w:pStyle w:val="BodyText"/>
      </w:pPr>
      <w:ins w:id="16955" w:author="PR Preview" w:date="2026-01-01T00:00:00Z">
        <w:r>
          <w:rPr>
            <w:b/>
            <w:bCs/>
          </w:rPr>
          <w:t xml:space="preserve">Example 116 (Expanding a vector in an orthonormal basis)</w:t>
        </w:r>
      </w:ins>
      <w:ins w:id="16956" w:author="PR Preview" w:date="2026-01-01T00:00:00Z">
        <w:r>
          <w:t xml:space="preserve"> </w:t>
        </w:r>
      </w:ins>
      <w:ins w:id="16957" w:author="PR Preview" w:date="2026-01-01T00:00:00Z">
        <w:r>
          <w:t xml:space="preserve">With the orthonormal basis</w:t>
        </w:r>
      </w:ins>
      <w:ins w:id="16958" w:author="PR Preview" w:date="2026-01-01T00:00:00Z">
        <w:r>
          <w:t xml:space="preserve"> </w:t>
        </w:r>
      </w:ins>
      <w:ins w:id="16959" w:author="PR Preview" w:date="2026-01-01T00:00:00Z">
        <w:r>
          <w:t xml:space="preserve">$\mathord{\smash[b]{\underset{\raise.3ex\hbox{$\scriptstyle\sim$}}{q}}\vphantom{q}}_1, \mathord{\smash[b]{\underset{\raise.3ex\hbox{$\scriptstyle\sim$}}{q}}\vphantom{q}}_2, \mathord{\smash[b]{\underset{\raise.3ex\hbox{$\scriptstyle\sim$}}{q}}\vphantom{q}}_3$</w:t>
        </w:r>
      </w:ins>
      <w:ins w:id="16960" w:author="PR Preview" w:date="2026-01-01T00:00:00Z">
        <w:r>
          <w:t xml:space="preserve"> </w:t>
        </w:r>
      </w:ins>
      <w:ins w:id="16961" w:author="PR Preview" w:date="2026-01-01T00:00:00Z">
        <w:r>
          <w:t xml:space="preserve">of</w:t>
        </w:r>
      </w:ins>
      <w:ins w:id="16962" w:author="PR Preview" w:date="2026-01-01T00:00:00Z">
        <w:r>
          <w:t xml:space="preserve"> </w:t>
        </w:r>
      </w:ins>
      <m:oMath>
        <m:sSup>
          <m:e>
            <m:r>
              <m:rPr>
                <m:scr m:val="double-struck"/>
                <m:sty m:val="p"/>
              </m:rPr>
              <m:t>R</m:t>
            </m:r>
          </m:e>
          <m:sup>
            <m:r>
              <m:t>3</m:t>
            </m:r>
          </m:sup>
        </m:sSup>
      </m:oMath>
      <w:ins w:id="16963" w:author="PR Preview" w:date="2026-01-01T00:00:00Z">
        <w:r>
          <w:t xml:space="preserve"> </w:t>
        </w:r>
      </w:ins>
      <w:ins w:id="16964" w:author="PR Preview" w:date="2026-01-01T00:00:00Z">
        <w:r>
          <w:t xml:space="preserve">from</w:t>
        </w:r>
      </w:ins>
      <w:ins w:id="16965" w:author="PR Preview" w:date="2026-01-01T00:00:00Z">
        <w:r>
          <w:t xml:space="preserve"> </w:t>
        </w:r>
      </w:ins>
      <w:hyperlink w:anchor="exm-orthonormal-basis">
        <w:ins w:id="16966" w:author="PR Preview" w:date="2026-01-01T00:00:00Z">
          <w:r>
            <w:rPr>
              <w:rStyle w:val="Hyperlink"/>
            </w:rPr>
            <w:t xml:space="preserve">Example 114</w:t>
          </w:r>
        </w:ins>
      </w:hyperlink>
      <w:ins w:id="16967" w:author="PR Preview" w:date="2026-01-01T00:00:00Z">
        <w:r>
          <w:t xml:space="preserve"> </w:t>
        </w:r>
      </w:ins>
      <w:ins w:id="16968" w:author="PR Preview" w:date="2026-01-01T00:00:00Z">
        <w:r>
          <w:t xml:space="preserve">and</w:t>
        </w:r>
      </w:ins>
      <w:ins w:id="16969" w:author="PR Preview" w:date="2026-01-01T00:00:00Z">
        <w:r>
          <w:t xml:space="preserve"> </w:t>
        </w:r>
      </w:ins>
      <w:ins w:id="16970" w:author="PR Preview" w:date="2026-01-01T00:00:00Z">
        <w:r>
          <w:t xml:space="preserve">$\mathord{\smash[b]{\underset{\raise.3ex\hbox{$\scriptstyle\sim$}}{x}}\vphantom{x}} = (1, 2, 3)$</w:t>
        </w:r>
      </w:ins>
      <w:ins w:id="16971" w:author="PR Preview" w:date="2026-01-01T00:00:00Z">
        <w:r>
          <w:t xml:space="preserve">:</w:t>
        </w:r>
      </w:ins>
      <w:ins w:id="16972" w:author="PR Preview" w:date="2026-01-01T00:00:00Z">
        <w:r>
          <w:t xml:space="preserve"> </w:t>
        </w:r>
      </w:ins>
      <w:ins w:id="16973" w:author="PR Preview" w:date="2026-01-01T00:00:00Z">
        <w:r>
          <w:t xml:space="preserve">$\mathord{\smash[b]{\underset{\raise.3ex\hbox{$\scriptstyle\sim$}}{q}}\vphantom{q}}_1 \cdot \mathord{\smash[b]{\underset{\raise.3ex\hbox{$\scriptstyle\sim$}}{x}}\vphantom{x}} = 3$</w:t>
        </w:r>
      </w:ins>
      <w:ins w:id="16974" w:author="PR Preview" w:date="2026-01-01T00:00:00Z">
        <w:r>
          <w:t xml:space="preserve">,</w:t>
        </w:r>
      </w:ins>
    </w:p>
    <w:p>
      <w:pPr>
        <w:pStyle w:val="BodyText"/>
      </w:pPr>
      <w:ins w:id="16975" w:author="PR Preview" w:date="2026-01-01T00:00:00Z">
        <w:r>
          <w:t xml:space="preserve">$$
    \begin{aligned}
    \mathord{\smash[b]{\underset{\raise.3ex\hbox{$\scriptstyle\sim$}}{q}}\vphantom{q}}_2 \cdot \mathord{\smash[b]{\underset{\raise.3ex\hbox{$\scriptstyle\sim$}}{x}}\vphantom{x}} &amp;= \tfrac{1}{\sqrt{2}}\,(1 + 2) \\
    &amp;= \tfrac{3}{\sqrt{2}}
    \end{aligned}
    $$</w:t>
        </w:r>
      </w:ins>
    </w:p>
    <w:p>
      <w:pPr>
        <w:pStyle w:val="FirstParagraph"/>
      </w:pPr>
      <w:r>
        <w:t xml:space="preserve">and</w:t>
      </w:r>
    </w:p>
    <w:p>
      <w:pPr>
        <w:pStyle w:val="BodyText"/>
      </w:pPr>
      <m:oMathPara>
        <m:oMathParaPr>
          <m:jc m:val="center"/>
        </m:oMathParaPr>
        <m:oMath>
          <m:eqArr>
            <m:e>
              <m:sSub>
                <m:e>
                  <m:limLow>
                    <m:e>
                      <m:r>
                        <m:t>q</m:t>
                      </m:r>
                    </m:e>
                    <m:lim>
                      <m:r>
                        <m:rPr>
                          <m:sty m:val="p"/>
                        </m:rPr>
                        <m:t>∼</m:t>
                      </m:r>
                    </m:lim>
                  </m:limLow>
                </m:e>
                <m:sub>
                  <m:r>
                    <m:t>3</m:t>
                  </m:r>
                </m:sub>
              </m:sSub>
              <m:r>
                <m:rPr>
                  <m:sty m:val="p"/>
                </m:rPr>
                <m:t>⋅</m:t>
              </m:r>
              <m:limLow>
                <m:e>
                  <m:r>
                    <m:t>x</m:t>
                  </m:r>
                </m:e>
                <m:lim>
                  <m:r>
                    <m:rPr>
                      <m:sty m:val="p"/>
                    </m:rPr>
                    <m:t>∼</m:t>
                  </m:r>
                </m:lim>
              </m:limLow>
              <m:r>
                <m:t>&amp;</m:t>
              </m:r>
              <m:r>
                <m:rPr>
                  <m:sty m:val="p"/>
                </m:rPr>
                <m:t>=</m:t>
              </m:r>
              <m:f>
                <m:fPr>
                  <m:type m:val="lin"/>
                </m:fPr>
                <m:num>
                  <m:r>
                    <m:t>1</m:t>
                  </m:r>
                </m:num>
                <m:den>
                  <m:rad>
                    <m:radPr>
                      <m:degHide m:val="on"/>
                    </m:radPr>
                    <m:deg/>
                    <m:e>
                      <m:r>
                        <m:t>2</m:t>
                      </m:r>
                    </m:e>
                  </m:rad>
                </m:den>
              </m:f>
              <m:r>
                <m:t> </m:t>
              </m:r>
              <m:r>
                <m:rPr>
                  <m:sty m:val="p"/>
                </m:rPr>
                <m:t>(</m:t>
              </m:r>
              <m:r>
                <m:t>1</m:t>
              </m:r>
              <m:r>
                <m:rPr>
                  <m:sty m:val="p"/>
                </m:rPr>
                <m:t>−</m:t>
              </m:r>
              <m:r>
                <m:t>2</m:t>
              </m:r>
              <m:r>
                <m:rPr>
                  <m:sty m:val="p"/>
                </m:rPr>
                <m:t>)</m:t>
              </m:r>
            </m:e>
            <m:e>
              <m:r>
                <m:t>&amp;</m:t>
              </m:r>
              <m:r>
                <m:rPr>
                  <m:sty m:val="p"/>
                </m:rPr>
                <m:t>=</m:t>
              </m:r>
              <m:r>
                <m:rPr>
                  <m:sty m:val="p"/>
                </m:rPr>
                <m:t>−</m:t>
              </m:r>
              <m:f>
                <m:fPr>
                  <m:type m:val="lin"/>
                </m:fPr>
                <m:num>
                  <m:r>
                    <m:t>1</m:t>
                  </m:r>
                </m:num>
                <m:den>
                  <m:rad>
                    <m:radPr>
                      <m:degHide m:val="on"/>
                    </m:radPr>
                    <m:deg/>
                    <m:e>
                      <m:r>
                        <m:t>2</m:t>
                      </m:r>
                    </m:e>
                  </m:rad>
                </m:den>
              </m:f>
              <m:r>
                <m:rPr>
                  <m:sty m:val="p"/>
                </m:rPr>
                <m:t>.</m:t>
              </m:r>
            </m:e>
          </m:eqArr>
        </m:oMath>
      </m:oMathPara>
    </w:p>
    <w:p>
      <w:pPr>
        <w:pStyle w:val="BodyText"/>
      </w:pPr>
      <w:ins w:id="16976" w:author="PR Preview" w:date="2026-01-01T00:00:00Z">
        <w:r>
          <w:t xml:space="preserve">$$
    \begin{aligned}
    \mathord{\smash[b]{\underset{\raise.3ex\hbox{$\scriptstyle\sim$}}{q}}\vphantom{q}}_3 \cdot \mathord{\smash[b]{\underset{\raise.3ex\hbox{$\scriptstyle\sim$}}{x}}\vphantom{x}} &amp;= \tfrac{1}{\sqrt{2}}\,(1 - 2) \\
    &amp;= -\tfrac{1}{\sqrt{2}}.
    \end{aligned}
    $$</w:t>
        </w:r>
      </w:ins>
    </w:p>
    <w:p>
      <w:pPr>
        <w:pStyle w:val="FirstParagraph"/>
      </w:pPr>
      <w:r>
        <w:t xml:space="preserve">Then</w:t>
      </w:r>
    </w:p>
    <w:p>
      <w:pPr>
        <w:pStyle w:val="BodyText"/>
      </w:pPr>
      <m:oMathPara>
        <m:oMathParaPr>
          <m:jc m:val="center"/>
        </m:oMathParaPr>
        <m:oMath>
          <m:eqArr>
            <m:e>
              <m:nary>
                <m:naryPr>
                  <m:chr m:val="∑"/>
                  <m:limLoc m:val="undOvr"/>
                  <m:subHide m:val="off"/>
                  <m:supHide m:val="off"/>
                </m:naryPr>
                <m:sub>
                  <m:r>
                    <m:t>i</m:t>
                  </m:r>
                  <m:r>
                    <m:rPr>
                      <m:sty m:val="p"/>
                    </m:rPr>
                    <m:t>=</m:t>
                  </m:r>
                  <m:r>
                    <m:t>1</m:t>
                  </m:r>
                </m:sub>
                <m:sup>
                  <m:r>
                    <m:t>3</m:t>
                  </m:r>
                </m:sup>
                <m:e>
                  <m:r>
                    <m:rPr>
                      <m:sty m:val="p"/>
                    </m:rPr>
                    <m:t>(</m:t>
                  </m:r>
                </m:e>
              </m:nary>
              <m:sSub>
                <m:e>
                  <m:limLow>
                    <m:e>
                      <m:r>
                        <m:t>q</m:t>
                      </m:r>
                    </m:e>
                    <m:lim>
                      <m:r>
                        <m:rPr>
                          <m:sty m:val="p"/>
                        </m:rPr>
                        <m:t>∼</m:t>
                      </m:r>
                    </m:lim>
                  </m:limLow>
                </m:e>
                <m:sub>
                  <m:r>
                    <m:t>i</m:t>
                  </m:r>
                </m:sub>
              </m:sSub>
              <m:r>
                <m:rPr>
                  <m:sty m:val="p"/>
                </m:rPr>
                <m:t>⋅</m:t>
              </m:r>
              <m:limLow>
                <m:e>
                  <m:r>
                    <m:t>x</m:t>
                  </m:r>
                </m:e>
                <m:lim>
                  <m:r>
                    <m:rPr>
                      <m:sty m:val="p"/>
                    </m:rPr>
                    <m:t>∼</m:t>
                  </m:r>
                </m:lim>
              </m:limLow>
              <m:r>
                <m:rPr>
                  <m:sty m:val="p"/>
                </m:rPr>
                <m:t>)</m:t>
              </m:r>
              <m:r>
                <m:t> </m:t>
              </m:r>
              <m:sSub>
                <m:e>
                  <m:limLow>
                    <m:e>
                      <m:r>
                        <m:t>q</m:t>
                      </m:r>
                    </m:e>
                    <m:lim>
                      <m:r>
                        <m:rPr>
                          <m:sty m:val="p"/>
                        </m:rPr>
                        <m:t>∼</m:t>
                      </m:r>
                    </m:lim>
                  </m:limLow>
                </m:e>
                <m:sub>
                  <m:r>
                    <m:t>i</m:t>
                  </m:r>
                </m:sub>
              </m:sSub>
              <m:r>
                <m:t>&amp;</m:t>
              </m:r>
              <m:r>
                <m:rPr>
                  <m:sty m:val="p"/>
                </m:rPr>
                <m:t>=</m:t>
              </m:r>
              <m:r>
                <m:t>3</m:t>
              </m:r>
              <m:r>
                <m:t> </m:t>
              </m:r>
              <m:r>
                <m:rPr>
                  <m:sty m:val="p"/>
                </m:rPr>
                <m:t>(</m:t>
              </m:r>
              <m:r>
                <m:t>0</m:t>
              </m:r>
              <m:r>
                <m:rPr>
                  <m:sty m:val="p"/>
                </m:rPr>
                <m:t>,</m:t>
              </m:r>
              <m:r>
                <m:t>0</m:t>
              </m:r>
              <m:r>
                <m:rPr>
                  <m:sty m:val="p"/>
                </m:rPr>
                <m:t>,</m:t>
              </m:r>
              <m:r>
                <m:t>1</m:t>
              </m:r>
              <m:r>
                <m:rPr>
                  <m:sty m:val="p"/>
                </m:rPr>
                <m:t>)</m:t>
              </m:r>
              <m:r>
                <m:rPr>
                  <m:sty m:val="p"/>
                </m:rPr>
                <m:t>+</m:t>
              </m:r>
              <m:f>
                <m:fPr>
                  <m:type m:val="lin"/>
                </m:fPr>
                <m:num>
                  <m:r>
                    <m:t>3</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r>
                <m:t>&amp;</m:t>
              </m:r>
              <m:r>
                <m:t>&amp;</m:t>
              </m:r>
              <m:r>
                <m:rPr>
                  <m:nor/>
                  <m:sty m:val="p"/>
                </m:rPr>
                <m:t>(substitute)</m:t>
              </m:r>
            </m:e>
            <m:e>
              <m:r>
                <m:t>&amp;</m:t>
              </m:r>
              <m:r>
                <m:rPr>
                  <m:sty m:val="p"/>
                </m:rPr>
                <m:t>=</m:t>
              </m:r>
              <m:r>
                <m:rPr>
                  <m:sty m:val="p"/>
                </m:rPr>
                <m:t>(</m:t>
              </m:r>
              <m:r>
                <m:t>0</m:t>
              </m:r>
              <m:r>
                <m:rPr>
                  <m:sty m:val="p"/>
                </m:rPr>
                <m:t>,</m:t>
              </m:r>
              <m:r>
                <m:t>0</m:t>
              </m:r>
              <m:r>
                <m:rPr>
                  <m:sty m:val="p"/>
                </m:rPr>
                <m:t>,</m:t>
              </m:r>
              <m:r>
                <m:t>3</m:t>
              </m:r>
              <m:r>
                <m:rPr>
                  <m:sty m:val="p"/>
                </m:rPr>
                <m:t>)</m:t>
              </m:r>
              <m:r>
                <m:rPr>
                  <m:sty m:val="p"/>
                </m:rPr>
                <m:t>+</m:t>
              </m:r>
              <m:r>
                <m:t>​</m:t>
              </m:r>
              <m:d>
                <m:dPr>
                  <m:begChr m:val="("/>
                  <m:sepChr m:val=""/>
                  <m:endChr m:val=")"/>
                  <m:grow/>
                </m:dPr>
                <m:e>
                  <m:f>
                    <m:fPr>
                      <m:type m:val="lin"/>
                    </m:fPr>
                    <m:num>
                      <m:r>
                        <m:t>3</m:t>
                      </m:r>
                    </m:num>
                    <m:den>
                      <m:r>
                        <m:t>2</m:t>
                      </m:r>
                    </m:den>
                  </m:f>
                  <m:r>
                    <m:rPr>
                      <m:sty m:val="p"/>
                    </m:rPr>
                    <m:t>,</m:t>
                  </m:r>
                  <m:f>
                    <m:fPr>
                      <m:type m:val="lin"/>
                    </m:fPr>
                    <m:num>
                      <m:r>
                        <m:t>3</m:t>
                      </m:r>
                    </m:num>
                    <m:den>
                      <m:r>
                        <m:t>2</m:t>
                      </m:r>
                    </m:den>
                  </m:f>
                  <m:r>
                    <m:rPr>
                      <m:sty m:val="p"/>
                    </m:rPr>
                    <m:t>,</m:t>
                  </m:r>
                  <m:r>
                    <m:t>0</m:t>
                  </m:r>
                </m:e>
              </m:d>
              <m:r>
                <m:t>​</m:t>
              </m:r>
              <m:r>
                <m:rPr>
                  <m:sty m:val="p"/>
                </m:rPr>
                <m:t>+</m:t>
              </m:r>
              <m:r>
                <m:t>​</m:t>
              </m:r>
              <m:d>
                <m:dPr>
                  <m:begChr m:val="("/>
                  <m:sepChr m:val=""/>
                  <m:endChr m:val=")"/>
                  <m:grow/>
                </m:dPr>
                <m:e>
                  <m:r>
                    <m:rPr>
                      <m:sty m:val="p"/>
                    </m:rPr>
                    <m:t>−</m:t>
                  </m:r>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 each term)</m:t>
              </m:r>
            </m:e>
            <m:e>
              <m:r>
                <m:t>&amp;</m:t>
              </m:r>
              <m:r>
                <m:rPr>
                  <m:sty m:val="p"/>
                </m:rPr>
                <m:t>=</m:t>
              </m:r>
              <m:r>
                <m:rPr>
                  <m:sty m:val="p"/>
                </m:rPr>
                <m:t>(</m:t>
              </m:r>
              <m:r>
                <m:t>1</m:t>
              </m:r>
              <m:r>
                <m:rPr>
                  <m:sty m:val="p"/>
                </m:rPr>
                <m:t>,</m:t>
              </m:r>
              <m:r>
                <m:t>2</m:t>
              </m:r>
              <m:r>
                <m:rPr>
                  <m:sty m:val="p"/>
                </m:rPr>
                <m:t>,</m:t>
              </m:r>
              <m:r>
                <m:t>3</m:t>
              </m:r>
              <m:r>
                <m:rPr>
                  <m:sty m:val="p"/>
                </m:rPr>
                <m:t>)</m:t>
              </m:r>
              <m:r>
                <m:rPr>
                  <m:sty m:val="p"/>
                </m:rPr>
                <m:t>,</m:t>
              </m:r>
              <m:r>
                <m:t>&amp;</m:t>
              </m:r>
              <m:r>
                <m:t>&amp;</m:t>
              </m:r>
              <m:r>
                <m:rPr>
                  <m:nor/>
                  <m:sty m:val="p"/>
                </m:rPr>
                <m:t>(add entrywise)</m:t>
              </m:r>
            </m:e>
          </m:eqArr>
        </m:oMath>
      </m:oMathPara>
    </w:p>
    <w:p>
      <w:pPr>
        <w:pStyle w:val="FirstParagraph"/>
      </w:pPr>
      <w:del w:id="16977" w:author="PR Preview" w:date="2026-01-01T00:00:00Z">
        <w:r>
          <w:delText xml:space="preserve">which is</w:delText>
        </w:r>
      </w:del>
      <w:del w:id="16978" w:author="PR Preview" w:date="2026-01-01T00:00:00Z">
        <w:r>
          <w:delText xml:space="preserve"> </w:delText>
        </w:r>
      </w:del>
      <m:oMath>
        <m:limLow>
          <m:e>
            <m:r>
              <m:t>x</m:t>
            </m:r>
          </m:e>
          <m:lim>
            <m:r>
              <m:rPr>
                <m:sty m:val="p"/>
              </m:rPr>
              <m:t>∼</m:t>
            </m:r>
          </m:lim>
        </m:limLow>
      </m:oMath>
      <w:del w:id="16979" w:author="PR Preview" w:date="2026-01-01T00:00:00Z">
        <w:r>
          <w:delText xml:space="preserve">, as</w:delText>
        </w:r>
      </w:del>
      <w:del w:id="16980" w:author="PR Preview" w:date="2026-01-01T00:00:00Z">
        <w:r>
          <w:delText xml:space="preserve"> </w:delText>
        </w:r>
      </w:del>
      <w:hyperlink w:anchor="thm-orthonormal-expansion">
        <w:del w:id="16981" w:author="PR Preview" w:date="2026-01-01T00:00:00Z">
          <w:r>
            <w:rPr>
              <w:rStyle w:val="Hyperlink"/>
            </w:rPr>
            <w:delText xml:space="preserve">Theorem 64</w:delText>
          </w:r>
        </w:del>
      </w:hyperlink>
      <w:del w:id="16982" w:author="PR Preview" w:date="2026-01-01T00:00:00Z">
        <w:r>
          <w:delText xml:space="preserve"> </w:delText>
        </w:r>
      </w:del>
      <w:del w:id="16983" w:author="PR Preview" w:date="2026-01-01T00:00:00Z">
        <w:r>
          <w:delText xml:space="preserve">says.</w:delText>
        </w:r>
      </w:del>
    </w:p>
    <w:p>
      <w:pPr>
        <w:pStyle w:val="BodyText"/>
      </w:pPr>
      <w:del w:id="16984" w:author="PR Preview" w:date="2026-01-01T00:00:00Z">
        <w:r>
          <w:rPr>
            <w:b/>
            <w:bCs/>
          </w:rPr>
          <w:delText xml:space="preserve">Definition 78 (Gram-Schmidt process)</w:delText>
        </w:r>
      </w:del>
      <w:del w:id="16985" w:author="PR Preview" w:date="2026-01-01T00:00:00Z">
        <w:r>
          <w:delText xml:space="preserve"> </w:delText>
        </w:r>
      </w:del>
      <w:del w:id="16986" w:author="PR Preview" w:date="2026-01-01T00:00:00Z">
        <w:r>
          <w:delText xml:space="preserve">The</w:delText>
        </w:r>
      </w:del>
      <w:del w:id="16987" w:author="PR Preview" w:date="2026-01-01T00:00:00Z">
        <w:r>
          <w:delText xml:space="preserve"> </w:delText>
        </w:r>
      </w:del>
      <w:del w:id="16988" w:author="PR Preview" w:date="2026-01-01T00:00:00Z">
        <w:r>
          <w:rPr>
            <w:b/>
            <w:bCs/>
          </w:rPr>
          <w:delText xml:space="preserve">Gram-Schmidt process</w:delText>
        </w:r>
      </w:del>
      <w:del w:id="16989" w:author="PR Preview" w:date="2026-01-01T00:00:00Z">
        <w:r>
          <w:delText xml:space="preserve"> </w:delText>
        </w:r>
      </w:del>
      <w:del w:id="16990" w:author="PR Preview" w:date="2026-01-01T00:00:00Z">
        <w:r>
          <w:delText xml:space="preserve">takes vectors</w:delText>
        </w:r>
      </w:del>
      <w:del w:id="16991"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del w:id="16992" w:author="PR Preview" w:date="2026-01-01T00:00:00Z">
        <w:r>
          <w:delText xml:space="preserve"> </w:delText>
        </w:r>
      </w:del>
      <w:del w:id="16993" w:author="PR Preview" w:date="2026-01-01T00:00:00Z">
        <w:r>
          <w:delText xml:space="preserve">and, for</w:delText>
        </w:r>
      </w:del>
      <w:del w:id="16994" w:author="PR Preview" w:date="2026-01-01T00:00:00Z">
        <w:r>
          <w:delText xml:space="preserve"> </w:delText>
        </w:r>
      </w:del>
      <m:oMath>
        <m:r>
          <m:t>i</m:t>
        </m:r>
        <m:r>
          <m:rPr>
            <m:sty m:val="p"/>
          </m:rPr>
          <m:t>=</m:t>
        </m:r>
        <m:r>
          <m:t>1</m:t>
        </m:r>
        <m:r>
          <m:rPr>
            <m:sty m:val="p"/>
          </m:rPr>
          <m:t>,</m:t>
        </m:r>
        <m:r>
          <m:t>2</m:t>
        </m:r>
        <m:r>
          <m:rPr>
            <m:sty m:val="p"/>
          </m:rPr>
          <m:t>,</m:t>
        </m:r>
        <m:r>
          <m:rPr>
            <m:sty m:val="p"/>
          </m:rPr>
          <m:t>…</m:t>
        </m:r>
        <m:r>
          <m:rPr>
            <m:sty m:val="p"/>
          </m:rPr>
          <m:t>,</m:t>
        </m:r>
        <m:r>
          <m:t>k</m:t>
        </m:r>
      </m:oMath>
      <w:del w:id="16995" w:author="PR Preview" w:date="2026-01-01T00:00:00Z">
        <w:r>
          <w:delText xml:space="preserve"> </w:delText>
        </w:r>
      </w:del>
      <w:del w:id="16996" w:author="PR Preview" w:date="2026-01-01T00:00:00Z">
        <w:r>
          <w:delText xml:space="preserve">in turn:</w:delText>
        </w:r>
      </w:del>
    </w:p>
    <w:p>
      <w:pPr>
        <w:pStyle w:val="Compact"/>
        <w:numPr>
          <w:ilvl w:val="0"/>
          <w:numId w:val="1066"/>
        </w:numPr>
      </w:pPr>
      <w:del w:id="16997" w:author="PR Preview" w:date="2026-01-01T00:00:00Z">
        <w:r>
          <w:rPr>
            <w:b/>
            <w:bCs/>
          </w:rPr>
          <w:delText xml:space="preserve">Orthogonalize:</w:delText>
        </w:r>
      </w:del>
      <w:del w:id="16998" w:author="PR Preview" w:date="2026-01-01T00:00:00Z">
        <w:r>
          <w:delText xml:space="preserve"> </w:delText>
        </w:r>
      </w:del>
      <m:oMath>
        <m:sSubSup>
          <m:e>
            <m:limLow>
              <m:e>
                <m:r>
                  <m:t>q</m:t>
                </m:r>
              </m:e>
              <m:lim>
                <m:r>
                  <m:rPr>
                    <m:sty m:val="p"/>
                  </m:rPr>
                  <m:t>∼</m:t>
                </m:r>
              </m:lim>
            </m:limLow>
          </m:e>
          <m:sub>
            <m:r>
              <m:t>i</m:t>
            </m:r>
          </m:sub>
          <m:sup>
            <m:r>
              <m:rPr>
                <m:sty m:val="p"/>
              </m:rPr>
              <m:t>′</m:t>
            </m:r>
          </m:sup>
        </m:sSubSup>
        <m:limUpp>
          <m:e>
            <m:r>
              <m:rPr>
                <m:sty m:val="p"/>
              </m:rPr>
              <m:t>=</m:t>
            </m:r>
          </m:e>
          <m:lim>
            <m:r>
              <m:rPr>
                <m:nor/>
                <m:sty m:val="p"/>
              </m:rPr>
              <m:t>def</m:t>
            </m:r>
          </m:lim>
        </m:limUpp>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6999" w:author="PR Preview" w:date="2026-01-01T00:00:00Z">
        <w:r>
          <w:delText xml:space="preserve"> </w:delText>
        </w:r>
      </w:del>
      <w:del w:id="17000" w:author="PR Preview" w:date="2026-01-01T00:00:00Z">
        <w:r>
          <w:delText xml:space="preserve">(for</w:delText>
        </w:r>
      </w:del>
      <w:del w:id="17001" w:author="PR Preview" w:date="2026-01-01T00:00:00Z">
        <w:r>
          <w:delText xml:space="preserve"> </w:delText>
        </w:r>
      </w:del>
      <m:oMath>
        <m:r>
          <m:t>i</m:t>
        </m:r>
        <m:r>
          <m:rPr>
            <m:sty m:val="p"/>
          </m:rPr>
          <m:t>=</m:t>
        </m:r>
        <m:r>
          <m:t>1</m:t>
        </m:r>
      </m:oMath>
      <w:del w:id="17002" w:author="PR Preview" w:date="2026-01-01T00:00:00Z">
        <w:r>
          <w:delText xml:space="preserve"> </w:delText>
        </w:r>
      </w:del>
      <w:del w:id="17003" w:author="PR Preview" w:date="2026-01-01T00:00:00Z">
        <w:r>
          <w:delText xml:space="preserve">the sum is empty, so</w:delText>
        </w:r>
      </w:del>
      <w:del w:id="17004" w:author="PR Preview" w:date="2026-01-01T00:00:00Z">
        <w:r>
          <w:delText xml:space="preserve"> </w:delText>
        </w:r>
      </w:del>
      <m:oMath>
        <m:sSubSup>
          <m:e>
            <m:limLow>
              <m:e>
                <m:r>
                  <m:t>q</m:t>
                </m:r>
              </m:e>
              <m:lim>
                <m:r>
                  <m:rPr>
                    <m:sty m:val="p"/>
                  </m:rPr>
                  <m:t>∼</m:t>
                </m:r>
              </m:lim>
            </m:limLow>
          </m:e>
          <m:sub>
            <m:r>
              <m:t>1</m:t>
            </m:r>
          </m:sub>
          <m:sup>
            <m:r>
              <m:rPr>
                <m:sty m:val="p"/>
              </m:rPr>
              <m:t>′</m:t>
            </m:r>
          </m:sup>
        </m:sSubSup>
        <m:r>
          <m:rPr>
            <m:sty m:val="p"/>
          </m:rPr>
          <m:t>=</m:t>
        </m:r>
        <m:sSub>
          <m:e>
            <m:limLow>
              <m:e>
                <m:r>
                  <m:t>a</m:t>
                </m:r>
              </m:e>
              <m:lim>
                <m:r>
                  <m:rPr>
                    <m:sty m:val="p"/>
                  </m:rPr>
                  <m:t>∼</m:t>
                </m:r>
              </m:lim>
            </m:limLow>
          </m:e>
          <m:sub>
            <m:r>
              <m:t>1</m:t>
            </m:r>
          </m:sub>
        </m:sSub>
      </m:oMath>
      <w:del w:id="17005" w:author="PR Preview" w:date="2026-01-01T00:00:00Z">
        <w:r>
          <w:delText xml:space="preserve">);</w:delText>
        </w:r>
      </w:del>
    </w:p>
    <w:p>
      <w:pPr>
        <w:pStyle w:val="Compact"/>
        <w:numPr>
          <w:ilvl w:val="0"/>
          <w:numId w:val="1066"/>
        </w:numPr>
      </w:pPr>
      <w:del w:id="17006" w:author="PR Preview" w:date="2026-01-01T00:00:00Z">
        <w:r>
          <w:rPr>
            <w:b/>
            <w:bCs/>
          </w:rPr>
          <w:delText xml:space="preserve">Test:</w:delText>
        </w:r>
      </w:del>
      <w:del w:id="17007" w:author="PR Preview" w:date="2026-01-01T00:00:00Z">
        <w:r>
          <w:delText xml:space="preserve"> </w:delText>
        </w:r>
      </w:del>
      <w:del w:id="17008" w:author="PR Preview" w:date="2026-01-01T00:00:00Z">
        <w:r>
          <w:delText xml:space="preserve">if</w:delText>
        </w:r>
      </w:del>
      <w:del w:id="17009"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010" w:author="PR Preview" w:date="2026-01-01T00:00:00Z">
        <w:r>
          <w:delText xml:space="preserve">, stop;</w:delText>
        </w:r>
      </w:del>
    </w:p>
    <w:p>
      <w:pPr>
        <w:pStyle w:val="Compact"/>
        <w:numPr>
          <w:ilvl w:val="0"/>
          <w:numId w:val="1066"/>
        </w:numPr>
      </w:pPr>
      <w:del w:id="17011" w:author="PR Preview" w:date="2026-01-01T00:00:00Z">
        <w:r>
          <w:rPr>
            <w:b/>
            <w:bCs/>
          </w:rPr>
          <w:delText xml:space="preserve">Normalize:</w:delText>
        </w:r>
      </w:del>
      <w:del w:id="17012" w:author="PR Preview" w:date="2026-01-01T00:00:00Z">
        <w:r>
          <w:delText xml:space="preserve"> </w:delText>
        </w:r>
      </w:del>
      <m:oMath>
        <m:sSub>
          <m:e>
            <m:limLow>
              <m:e>
                <m:r>
                  <m:t>q</m:t>
                </m:r>
              </m:e>
              <m:lim>
                <m:r>
                  <m:rPr>
                    <m:sty m:val="p"/>
                  </m:rPr>
                  <m:t>∼</m:t>
                </m:r>
              </m:lim>
            </m:limLow>
          </m:e>
          <m:sub>
            <m:r>
              <m:t>i</m:t>
            </m:r>
          </m:sub>
        </m:sSub>
        <m:limUpp>
          <m:e>
            <m:r>
              <m:rPr>
                <m:sty m:val="p"/>
              </m:rPr>
              <m:t>=</m:t>
            </m:r>
          </m:e>
          <m:lim>
            <m:r>
              <m:rPr>
                <m:nor/>
                <m:sty m:val="p"/>
              </m:rPr>
              <m:t>def</m:t>
            </m:r>
          </m:lim>
        </m:limUpp>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013" w:author="PR Preview" w:date="2026-01-01T00:00:00Z">
        <w:r>
          <w:delText xml:space="preserve">.</w:delText>
        </w:r>
      </w:del>
    </w:p>
    <w:p>
      <w:pPr>
        <w:pStyle w:val="FirstParagraph"/>
      </w:pPr>
      <w:del w:id="17014" w:author="PR Preview" w:date="2026-01-01T00:00:00Z">
        <w:r>
          <w:delText xml:space="preserve">The output is the list</w:delText>
        </w:r>
      </w:del>
      <w:del w:id="17015"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r>
          <m:rPr>
            <m:sty m:val="p"/>
          </m:rPr>
          <m:t>…</m:t>
        </m:r>
      </m:oMath>
      <w:del w:id="17016" w:author="PR Preview" w:date="2026-01-01T00:00:00Z">
        <w:r>
          <w:delText xml:space="preserve"> </w:delText>
        </w:r>
      </w:del>
      <w:del w:id="17017" w:author="PR Preview" w:date="2026-01-01T00:00:00Z">
        <w:r>
          <w:delText xml:space="preserve">produced before the process stops,</w:delText>
        </w:r>
      </w:del>
      <w:del w:id="17018" w:author="PR Preview" w:date="2026-01-01T00:00:00Z">
        <w:r>
          <w:delText xml:space="preserve"> </w:delText>
        </w:r>
      </w:del>
      <w:del w:id="17019" w:author="PR Preview" w:date="2026-01-01T00:00:00Z">
        <w:r>
          <w:delText xml:space="preserve">or all</w:delText>
        </w:r>
      </w:del>
      <w:del w:id="17020" w:author="PR Preview" w:date="2026-01-01T00:00:00Z">
        <w:r>
          <w:delText xml:space="preserve"> </w:delText>
        </w:r>
      </w:del>
      <m:oMath>
        <m:r>
          <m:t>k</m:t>
        </m:r>
      </m:oMath>
      <w:del w:id="17021" w:author="PR Preview" w:date="2026-01-01T00:00:00Z">
        <w:r>
          <w:delText xml:space="preserve"> </w:delText>
        </w:r>
      </w:del>
      <w:del w:id="17022" w:author="PR Preview" w:date="2026-01-01T00:00:00Z">
        <w:r>
          <w:delText xml:space="preserve">of them if it never stops.</w:delText>
        </w:r>
      </w:del>
    </w:p>
    <w:p>
      <w:pPr>
        <w:pStyle w:val="BodyText"/>
      </w:pPr>
      <w:del w:id="17023" w:author="PR Preview" w:date="2026-01-01T00:00:00Z">
        <w:r>
          <w:rPr>
            <w:b/>
            <w:bCs/>
          </w:rPr>
          <w:delText xml:space="preserve">Example 117 (Two steps of Gram-Schmidt in</w:delText>
        </w:r>
      </w:del>
      <w:del w:id="17024" w:author="PR Preview" w:date="2026-01-01T00:00:00Z">
        <w:r>
          <w:rPr>
            <w:b/>
            <w:bCs/>
          </w:rPr>
          <w:delText xml:space="preserve"> </w:delText>
        </w:r>
      </w:del>
      <m:oMath>
        <m:sSup>
          <m:e>
            <m:r>
              <m:rPr>
                <m:scr m:val="double-struck"/>
                <m:sty m:val="p"/>
              </m:rPr>
              <m:t>R</m:t>
            </m:r>
          </m:e>
          <m:sup>
            <m:r>
              <m:t>3</m:t>
            </m:r>
          </m:sup>
        </m:sSup>
      </m:oMath>
      <w:del w:id="17025" w:author="PR Preview" w:date="2026-01-01T00:00:00Z">
        <w:r>
          <w:rPr>
            <w:b/>
            <w:bCs/>
          </w:rPr>
          <w:delText xml:space="preserve">)</w:delText>
        </w:r>
      </w:del>
      <w:del w:id="17026" w:author="PR Preview" w:date="2026-01-01T00:00:00Z">
        <w:r>
          <w:delText xml:space="preserve"> </w:delText>
        </w:r>
      </w:del>
      <w:del w:id="17027" w:author="PR Preview" w:date="2026-01-01T00:00:00Z">
        <w:r>
          <w:delText xml:space="preserve">Let</w:delText>
        </w:r>
      </w:del>
      <w:del w:id="17028"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17029" w:author="PR Preview" w:date="2026-01-01T00:00:00Z">
        <w:r>
          <w:delText xml:space="preserve"> </w:delText>
        </w:r>
      </w:del>
      <w:del w:id="17030" w:author="PR Preview" w:date="2026-01-01T00:00:00Z">
        <w:r>
          <w:delText xml:space="preserve">and</w:delText>
        </w:r>
      </w:del>
      <w:del w:id="17031" w:author="PR Preview" w:date="2026-01-01T00:00:00Z">
        <w:r>
          <w:delText xml:space="preserve"> </w:delText>
        </w:r>
      </w:del>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del w:id="17032" w:author="PR Preview" w:date="2026-01-01T00:00:00Z">
        <w:r>
          <w:delText xml:space="preserve">.</w:delText>
        </w:r>
      </w:del>
    </w:p>
    <w:p>
      <w:pPr>
        <w:numPr>
          <w:ilvl w:val="0"/>
          <w:numId w:val="1067"/>
        </w:numPr>
      </w:pPr>
      <w:del w:id="17033" w:author="PR Preview" w:date="2026-01-01T00:00:00Z">
        <w:r>
          <w:rPr>
            <w:b/>
            <w:bCs/>
          </w:rPr>
          <w:delText xml:space="preserve">Step 1.</w:delText>
        </w:r>
      </w:del>
      <w:del w:id="17034" w:author="PR Preview" w:date="2026-01-01T00:00:00Z">
        <w:r>
          <w:delText xml:space="preserve"> </w:delText>
        </w:r>
      </w:del>
      <m:oMath>
        <m:sSubSup>
          <m:e>
            <m:limLow>
              <m:e>
                <m:r>
                  <m:t>q</m:t>
                </m:r>
              </m:e>
              <m:lim>
                <m:r>
                  <m:rPr>
                    <m:sty m:val="p"/>
                  </m:rPr>
                  <m:t>∼</m:t>
                </m:r>
              </m:lim>
            </m:limLow>
          </m:e>
          <m:sub>
            <m:r>
              <m:t>1</m:t>
            </m:r>
          </m:sub>
          <m:sup>
            <m:r>
              <m:rPr>
                <m:sty m:val="p"/>
              </m:rPr>
              <m:t>′</m:t>
            </m:r>
          </m:sup>
        </m:sSubSup>
        <m:r>
          <m:rPr>
            <m:sty m:val="p"/>
          </m:rPr>
          <m:t>=</m:t>
        </m:r>
        <m:r>
          <m:rPr>
            <m:sty m:val="p"/>
          </m:rPr>
          <m:t>(</m:t>
        </m:r>
        <m:r>
          <m:t>1</m:t>
        </m:r>
        <m:r>
          <m:rPr>
            <m:sty m:val="p"/>
          </m:rPr>
          <m:t>,</m:t>
        </m:r>
        <m:r>
          <m:t>1</m:t>
        </m:r>
        <m:r>
          <m:rPr>
            <m:sty m:val="p"/>
          </m:rPr>
          <m:t>,</m:t>
        </m:r>
        <m:r>
          <m:t>0</m:t>
        </m:r>
        <m:r>
          <m:rPr>
            <m:sty m:val="p"/>
          </m:rPr>
          <m:t>)</m:t>
        </m:r>
      </m:oMath>
      <w:del w:id="17035" w:author="PR Preview" w:date="2026-01-01T00:00:00Z">
        <w:r>
          <w:delText xml:space="preserve">, with norm</w:delText>
        </w:r>
      </w:del>
      <w:del w:id="17036" w:author="PR Preview" w:date="2026-01-01T00:00:00Z">
        <w:r>
          <w:delText xml:space="preserve"> </w:delText>
        </w:r>
      </w:del>
      <m:oMath>
        <m:rad>
          <m:radPr>
            <m:degHide m:val="on"/>
          </m:radPr>
          <m:deg/>
          <m:e>
            <m:r>
              <m:t>2</m:t>
            </m:r>
          </m:e>
        </m:rad>
      </m:oMath>
      <w:del w:id="17037" w:author="PR Preview" w:date="2026-01-01T00:00:00Z">
        <w:r>
          <w:delText xml:space="preserve">,</w:delText>
        </w:r>
      </w:del>
      <w:del w:id="17038" w:author="PR Preview" w:date="2026-01-01T00:00:00Z">
        <w:r>
          <w:delText xml:space="preserve"> </w:delText>
        </w:r>
      </w:del>
      <w:del w:id="17039" w:author="PR Preview" w:date="2026-01-01T00:00:00Z">
        <w:r>
          <w:delText xml:space="preserve">so</w:delText>
        </w:r>
      </w:del>
      <w:del w:id="17040"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7041" w:author="PR Preview" w:date="2026-01-01T00:00:00Z">
        <w:r>
          <w:delText xml:space="preserve">.</w:delText>
        </w:r>
      </w:del>
    </w:p>
    <w:p>
      <w:pPr>
        <w:pStyle w:val="BodyText"/>
      </w:pPr>
      <w:ins w:id="17042" w:author="PR Preview" w:date="2026-01-01T00:00:00Z">
        <w:r>
          <w:t xml:space="preserve">$$
    \begin{aligned}
    \sum_{i=1}^{3} (\mathord{\smash[b]{\underset{\raise.3ex\hbox{$\scriptstyle\sim$}}{q}}\vphantom{q}}_i \cdot \mathord{\smash[b]{\underset{\raise.3ex\hbox{$\scriptstyle\sim$}}{x}}\vphantom{x}})\,\mathord{\smash[b]{\underset{\raise.3ex\hbox{$\scriptstyle\sim$}}{q}}\vphantom{q}}_i
    &amp;= 3\,(0, 0, 1) + \tfrac{3}{\sqrt{2}} \cdot\tfrac{1}{\sqrt{2}}\,(1, 1, 0)
     - \tfrac{1}{\sqrt{2}} \cdot\tfrac{1}{\sqrt{2}}\,(1, -1, 0)
    &amp;&amp; \text{(substitute)}
    \\
    &amp;= (0, 0, 3) + \mathopen{}\left(\tfrac{3}{2}, \tfrac{3}{2}, 0\right)\mathclose{} + \mathopen{}\left(-\tfrac{1}{2}, \tfrac{1}{2}, 0\right)\mathclose{}
    &amp;&amp; \text{(multiply out each term)}
    \\
    &amp;= (1, 2, 3),
    &amp;&amp; \text{(add entrywise)}
    \end{aligned}
    $$</w:t>
        </w:r>
      </w:ins>
    </w:p>
    <w:p>
      <w:pPr>
        <w:pStyle w:val="FirstParagraph"/>
      </w:pPr>
      <w:ins w:id="17043" w:author="PR Preview" w:date="2026-01-01T00:00:00Z">
        <w:r>
          <w:t xml:space="preserve">which is</w:t>
        </w:r>
      </w:ins>
      <w:ins w:id="17044" w:author="PR Preview" w:date="2026-01-01T00:00:00Z">
        <w:r>
          <w:t xml:space="preserve"> </w:t>
        </w:r>
      </w:ins>
      <w:ins w:id="17045" w:author="PR Preview" w:date="2026-01-01T00:00:00Z">
        <w:r>
          <w:t xml:space="preserve">$\mathord{\smash[b]{\underset{\raise.3ex\hbox{$\scriptstyle\sim$}}{x}}\vphantom{x}}$</w:t>
        </w:r>
      </w:ins>
      <w:ins w:id="17046" w:author="PR Preview" w:date="2026-01-01T00:00:00Z">
        <w:r>
          <w:t xml:space="preserve">, as</w:t>
        </w:r>
      </w:ins>
      <w:ins w:id="17047" w:author="PR Preview" w:date="2026-01-01T00:00:00Z">
        <w:r>
          <w:t xml:space="preserve"> </w:t>
        </w:r>
      </w:ins>
      <w:hyperlink w:anchor="thm-orthonormal-expansion">
        <w:ins w:id="17048" w:author="PR Preview" w:date="2026-01-01T00:00:00Z">
          <w:r>
            <w:rPr>
              <w:rStyle w:val="Hyperlink"/>
            </w:rPr>
            <w:t xml:space="preserve">Theorem 64</w:t>
          </w:r>
        </w:ins>
      </w:hyperlink>
      <w:ins w:id="17049" w:author="PR Preview" w:date="2026-01-01T00:00:00Z">
        <w:r>
          <w:t xml:space="preserve"> </w:t>
        </w:r>
      </w:ins>
      <w:ins w:id="17050" w:author="PR Preview" w:date="2026-01-01T00:00:00Z">
        <w:r>
          <w:t xml:space="preserve">says.</w:t>
        </w:r>
      </w:ins>
    </w:p>
    <w:bookmarkEnd w:id="397"/>
    <w:bookmarkStart w:id="398" w:name="def-gram-schmidt"/>
    <w:p>
      <w:pPr>
        <w:pStyle w:val="BodyText"/>
      </w:pPr>
      <w:ins w:id="17051" w:author="PR Preview" w:date="2026-01-01T00:00:00Z">
        <w:r>
          <w:rPr>
            <w:b/>
            <w:bCs/>
          </w:rPr>
          <w:t xml:space="preserve">Definition 78 (Gram-Schmidt process)</w:t>
        </w:r>
      </w:ins>
      <w:ins w:id="17052" w:author="PR Preview" w:date="2026-01-01T00:00:00Z">
        <w:r>
          <w:t xml:space="preserve"> </w:t>
        </w:r>
      </w:ins>
      <w:ins w:id="17053" w:author="PR Preview" w:date="2026-01-01T00:00:00Z">
        <w:r>
          <w:t xml:space="preserve">The</w:t>
        </w:r>
      </w:ins>
      <w:ins w:id="17054" w:author="PR Preview" w:date="2026-01-01T00:00:00Z">
        <w:r>
          <w:t xml:space="preserve"> </w:t>
        </w:r>
      </w:ins>
      <w:ins w:id="17055" w:author="PR Preview" w:date="2026-01-01T00:00:00Z">
        <w:r>
          <w:rPr>
            <w:b/>
            <w:bCs/>
          </w:rPr>
          <w:t xml:space="preserve">Gram-Schmidt process</w:t>
        </w:r>
      </w:ins>
      <w:ins w:id="17056" w:author="PR Preview" w:date="2026-01-01T00:00:00Z">
        <w:r>
          <w:t xml:space="preserve"> </w:t>
        </w:r>
      </w:ins>
      <w:ins w:id="17057" w:author="PR Preview" w:date="2026-01-01T00:00:00Z">
        <w:r>
          <w:t xml:space="preserve">takes vectors</w:t>
        </w:r>
      </w:ins>
      <w:ins w:id="17058" w:author="PR Preview" w:date="2026-01-01T00:00:00Z">
        <w:r>
          <w:t xml:space="preserve"> </w:t>
        </w:r>
      </w:ins>
      <w:ins w:id="17059" w:author="PR Preview" w:date="2026-01-01T00:00:00Z">
        <w:r>
          <w:t xml:space="preserve">$\mathord{\smash[b]{\underset{\raise.3ex\hbox{$\scriptstyle\sim$}}{a}}\vphantom{a}}_1, \ldots, \mathord{\smash[b]{\underset{\raise.3ex\hbox{$\scriptstyle\sim$}}{a}}\vphantom{a}}_k \in \mathbb{R}^p$</w:t>
        </w:r>
      </w:ins>
      <w:ins w:id="17060" w:author="PR Preview" w:date="2026-01-01T00:00:00Z">
        <w:r>
          <w:t xml:space="preserve"> </w:t>
        </w:r>
      </w:ins>
      <w:ins w:id="17061" w:author="PR Preview" w:date="2026-01-01T00:00:00Z">
        <w:r>
          <w:t xml:space="preserve">and, for</w:t>
        </w:r>
      </w:ins>
      <w:ins w:id="17062" w:author="PR Preview" w:date="2026-01-01T00:00:00Z">
        <w:r>
          <w:t xml:space="preserve"> </w:t>
        </w:r>
      </w:ins>
      <m:oMath>
        <m:r>
          <m:t>i</m:t>
        </m:r>
        <m:r>
          <m:rPr>
            <m:sty m:val="p"/>
          </m:rPr>
          <m:t>=</m:t>
        </m:r>
        <m:r>
          <m:t>1</m:t>
        </m:r>
        <m:r>
          <m:rPr>
            <m:sty m:val="p"/>
          </m:rPr>
          <m:t>,</m:t>
        </m:r>
        <m:r>
          <m:t>2</m:t>
        </m:r>
        <m:r>
          <m:rPr>
            <m:sty m:val="p"/>
          </m:rPr>
          <m:t>,</m:t>
        </m:r>
        <m:r>
          <m:rPr>
            <m:sty m:val="p"/>
          </m:rPr>
          <m:t>…</m:t>
        </m:r>
        <m:r>
          <m:rPr>
            <m:sty m:val="p"/>
          </m:rPr>
          <m:t>,</m:t>
        </m:r>
        <m:r>
          <m:t>k</m:t>
        </m:r>
      </m:oMath>
      <w:ins w:id="17063" w:author="PR Preview" w:date="2026-01-01T00:00:00Z">
        <w:r>
          <w:t xml:space="preserve"> </w:t>
        </w:r>
      </w:ins>
      <w:ins w:id="17064" w:author="PR Preview" w:date="2026-01-01T00:00:00Z">
        <w:r>
          <w:t xml:space="preserve">in turn:</w:t>
        </w:r>
      </w:ins>
    </w:p>
    <w:p>
      <w:pPr>
        <w:pStyle w:val="Compact"/>
        <w:numPr>
          <w:ilvl w:val="0"/>
          <w:numId w:val="1066"/>
        </w:numPr>
      </w:pPr>
      <w:ins w:id="17065" w:author="PR Preview" w:date="2026-01-01T00:00:00Z">
        <w:r>
          <w:rPr>
            <w:b/>
            <w:bCs/>
          </w:rPr>
          <w:t xml:space="preserve">Orthogonalize:</w:t>
        </w:r>
      </w:ins>
      <w:ins w:id="17066" w:author="PR Preview" w:date="2026-01-01T00:00:00Z">
        <w:r>
          <w:t xml:space="preserve"> </w:t>
        </w:r>
      </w:ins>
      <w:ins w:id="17067" w:author="PR Preview" w:date="2026-01-01T00:00:00Z">
        <w:r>
          <w:t xml:space="preserve">$\mathord{\smash[b]{\underset{\raise.3ex\hbox{$\scriptstyle\sim$}}{q}}\vphantom{q}}'_i \stackrel{\text{def}}{=}\mathord{\smash[b]{\underset{\raise.3ex\hbox{$\scriptstyle\sim$}}{a}}\vphantom{a}}_i - \sum_{j=1}^{i-1} (\mathord{\smash[b]{\underset{\raise.3ex\hbox{$\scriptstyle\sim$}}{q}}\vphantom{q}}_j \cdot \mathord{\smash[b]{\underset{\raise.3ex\hbox{$\scriptstyle\sim$}}{a}}\vphantom{a}}_i)\,\mathord{\smash[b]{\underset{\raise.3ex\hbox{$\scriptstyle\sim$}}{q}}\vphantom{q}}_j$</w:t>
        </w:r>
      </w:ins>
      <w:ins w:id="17068" w:author="PR Preview" w:date="2026-01-01T00:00:00Z">
        <w:r>
          <w:t xml:space="preserve"> </w:t>
        </w:r>
      </w:ins>
      <w:ins w:id="17069" w:author="PR Preview" w:date="2026-01-01T00:00:00Z">
        <w:r>
          <w:t xml:space="preserve">(for</w:t>
        </w:r>
      </w:ins>
      <w:ins w:id="17070" w:author="PR Preview" w:date="2026-01-01T00:00:00Z">
        <w:r>
          <w:t xml:space="preserve"> </w:t>
        </w:r>
      </w:ins>
      <m:oMath>
        <m:r>
          <m:t>i</m:t>
        </m:r>
        <m:r>
          <m:rPr>
            <m:sty m:val="p"/>
          </m:rPr>
          <m:t>=</m:t>
        </m:r>
        <m:r>
          <m:t>1</m:t>
        </m:r>
      </m:oMath>
      <w:ins w:id="17071" w:author="PR Preview" w:date="2026-01-01T00:00:00Z">
        <w:r>
          <w:t xml:space="preserve"> </w:t>
        </w:r>
      </w:ins>
      <w:ins w:id="17072" w:author="PR Preview" w:date="2026-01-01T00:00:00Z">
        <w:r>
          <w:t xml:space="preserve">the sum is empty, so</w:t>
        </w:r>
      </w:ins>
      <w:ins w:id="17073" w:author="PR Preview" w:date="2026-01-01T00:00:00Z">
        <w:r>
          <w:t xml:space="preserve"> </w:t>
        </w:r>
      </w:ins>
      <w:ins w:id="17074" w:author="PR Preview" w:date="2026-01-01T00:00:00Z">
        <w:r>
          <w:t xml:space="preserve">$\mathord{\smash[b]{\underset{\raise.3ex\hbox{$\scriptstyle\sim$}}{q}}\vphantom{q}}'_1 = \mathord{\smash[b]{\underset{\raise.3ex\hbox{$\scriptstyle\sim$}}{a}}\vphantom{a}}_1$</w:t>
        </w:r>
      </w:ins>
      <w:ins w:id="17075" w:author="PR Preview" w:date="2026-01-01T00:00:00Z">
        <w:r>
          <w:t xml:space="preserve">);</w:t>
        </w:r>
      </w:ins>
    </w:p>
    <w:p>
      <w:pPr>
        <w:pStyle w:val="Compact"/>
        <w:numPr>
          <w:ilvl w:val="0"/>
          <w:numId w:val="1066"/>
        </w:numPr>
      </w:pPr>
      <w:ins w:id="17076" w:author="PR Preview" w:date="2026-01-01T00:00:00Z">
        <w:r>
          <w:rPr>
            <w:b/>
            <w:bCs/>
          </w:rPr>
          <w:t xml:space="preserve">Test:</w:t>
        </w:r>
      </w:ins>
      <w:ins w:id="17077" w:author="PR Preview" w:date="2026-01-01T00:00:00Z">
        <w:r>
          <w:t xml:space="preserve"> </w:t>
        </w:r>
      </w:ins>
      <w:ins w:id="17078" w:author="PR Preview" w:date="2026-01-01T00:00:00Z">
        <w:r>
          <w:t xml:space="preserve">if</w:t>
        </w:r>
      </w:ins>
      <w:ins w:id="17079" w:author="PR Preview" w:date="2026-01-01T00:00:00Z">
        <w:r>
          <w:t xml:space="preserve"> </w:t>
        </w:r>
      </w:ins>
      <w:ins w:id="17080" w:author="PR Preview" w:date="2026-01-01T00:00:00Z">
        <w:r>
          <w:t xml:space="preserve">$\mathord{\smash[b]{\underset{\raise.3ex\hbox{$\scriptstyle\sim$}}{q}}\vphantom{q}}'_i = \mathord{\smash[b]{\underset{\raise.3ex\hbox{$\scriptstyle\sim$}}{0}}\vphantom{0}}$</w:t>
        </w:r>
      </w:ins>
      <w:ins w:id="17081" w:author="PR Preview" w:date="2026-01-01T00:00:00Z">
        <w:r>
          <w:t xml:space="preserve">, stop;</w:t>
        </w:r>
      </w:ins>
    </w:p>
    <w:p>
      <w:pPr>
        <w:pStyle w:val="Compact"/>
        <w:numPr>
          <w:ilvl w:val="0"/>
          <w:numId w:val="1066"/>
        </w:numPr>
      </w:pPr>
      <w:ins w:id="17082" w:author="PR Preview" w:date="2026-01-01T00:00:00Z">
        <w:r>
          <w:rPr>
            <w:b/>
            <w:bCs/>
          </w:rPr>
          <w:t xml:space="preserve">Normalize:</w:t>
        </w:r>
      </w:ins>
      <w:ins w:id="17083" w:author="PR Preview" w:date="2026-01-01T00:00:00Z">
        <w:r>
          <w:t xml:space="preserve"> </w:t>
        </w:r>
      </w:ins>
      <w:ins w:id="17084" w:author="PR Preview" w:date="2026-01-01T00:00:00Z">
        <w:r>
          <w:t xml:space="preserve">$\mathord{\smash[b]{\underset{\raise.3ex\hbox{$\scriptstyle\sim$}}{q}}\vphantom{q}}_i \stackrel{\text{def}}{=}\mathord{\smash[b]{\underset{\raise.3ex\hbox{$\scriptstyle\sim$}}{q}}\vphantom{q}}'_i / \mathopen{}\left\lVert\mathord{\smash[b]{\underset{\raise.3ex\hbox{$\scriptstyle\sim$}}{q}}\vphantom{q}}'_i\right\rVert\mathclose{}$</w:t>
        </w:r>
      </w:ins>
      <w:ins w:id="17085" w:author="PR Preview" w:date="2026-01-01T00:00:00Z">
        <w:r>
          <w:t xml:space="preserve">.</w:t>
        </w:r>
      </w:ins>
    </w:p>
    <w:p>
      <w:pPr>
        <w:pStyle w:val="FirstParagraph"/>
      </w:pPr>
      <w:ins w:id="17086" w:author="PR Preview" w:date="2026-01-01T00:00:00Z">
        <w:r>
          <w:t xml:space="preserve">The output is the list</w:t>
        </w:r>
      </w:ins>
      <w:ins w:id="17087" w:author="PR Preview" w:date="2026-01-01T00:00:00Z">
        <w:r>
          <w:t xml:space="preserve"> </w:t>
        </w:r>
      </w:ins>
      <w:ins w:id="17088" w:author="PR Preview" w:date="2026-01-01T00:00:00Z">
        <w:r>
          <w:t xml:space="preserve">$\mathord{\smash[b]{\underset{\raise.3ex\hbox{$\scriptstyle\sim$}}{q}}\vphantom{q}}_1, \mathord{\smash[b]{\underset{\raise.3ex\hbox{$\scriptstyle\sim$}}{q}}\vphantom{q}}_2, \ldots$</w:t>
        </w:r>
      </w:ins>
      <w:ins w:id="17089" w:author="PR Preview" w:date="2026-01-01T00:00:00Z">
        <w:r>
          <w:t xml:space="preserve"> </w:t>
        </w:r>
      </w:ins>
      <w:ins w:id="17090" w:author="PR Preview" w:date="2026-01-01T00:00:00Z">
        <w:r>
          <w:t xml:space="preserve">produced before the process stops,</w:t>
        </w:r>
      </w:ins>
      <w:ins w:id="17091" w:author="PR Preview" w:date="2026-01-01T00:00:00Z">
        <w:r>
          <w:t xml:space="preserve"> </w:t>
        </w:r>
      </w:ins>
      <w:ins w:id="17092" w:author="PR Preview" w:date="2026-01-01T00:00:00Z">
        <w:r>
          <w:t xml:space="preserve">or all</w:t>
        </w:r>
      </w:ins>
      <w:ins w:id="17093" w:author="PR Preview" w:date="2026-01-01T00:00:00Z">
        <w:r>
          <w:t xml:space="preserve"> </w:t>
        </w:r>
      </w:ins>
      <m:oMath>
        <m:r>
          <m:t>k</m:t>
        </m:r>
      </m:oMath>
      <w:ins w:id="17094" w:author="PR Preview" w:date="2026-01-01T00:00:00Z">
        <w:r>
          <w:t xml:space="preserve"> </w:t>
        </w:r>
      </w:ins>
      <w:ins w:id="17095" w:author="PR Preview" w:date="2026-01-01T00:00:00Z">
        <w:r>
          <w:t xml:space="preserve">of them if it never stops.</w:t>
        </w:r>
      </w:ins>
    </w:p>
    <w:bookmarkEnd w:id="398"/>
    <w:bookmarkStart w:id="399" w:name="exm-gram-schmidt"/>
    <w:p>
      <w:pPr>
        <w:pStyle w:val="BodyText"/>
      </w:pPr>
      <w:ins w:id="17096" w:author="PR Preview" w:date="2026-01-01T00:00:00Z">
        <w:r>
          <w:rPr>
            <w:b/>
            <w:bCs/>
          </w:rPr>
          <w:t xml:space="preserve">Example 117 (Two steps of Gram-Schmidt in</w:t>
        </w:r>
      </w:ins>
      <w:ins w:id="17097" w:author="PR Preview" w:date="2026-01-01T00:00:00Z">
        <w:r>
          <w:rPr>
            <w:b/>
            <w:bCs/>
          </w:rPr>
          <w:t xml:space="preserve"> </w:t>
        </w:r>
      </w:ins>
      <m:oMath>
        <m:sSup>
          <m:e>
            <m:r>
              <m:rPr>
                <m:scr m:val="double-struck"/>
                <m:sty m:val="p"/>
              </m:rPr>
              <m:t>R</m:t>
            </m:r>
          </m:e>
          <m:sup>
            <m:r>
              <m:t>3</m:t>
            </m:r>
          </m:sup>
        </m:sSup>
      </m:oMath>
      <w:ins w:id="17098" w:author="PR Preview" w:date="2026-01-01T00:00:00Z">
        <w:r>
          <w:rPr>
            <w:b/>
            <w:bCs/>
          </w:rPr>
          <w:t xml:space="preserve">)</w:t>
        </w:r>
      </w:ins>
      <w:ins w:id="17099" w:author="PR Preview" w:date="2026-01-01T00:00:00Z">
        <w:r>
          <w:t xml:space="preserve"> </w:t>
        </w:r>
      </w:ins>
      <w:ins w:id="17100" w:author="PR Preview" w:date="2026-01-01T00:00:00Z">
        <w:r>
          <w:t xml:space="preserve">Let</w:t>
        </w:r>
      </w:ins>
      <w:ins w:id="17101" w:author="PR Preview" w:date="2026-01-01T00:00:00Z">
        <w:r>
          <w:t xml:space="preserve"> </w:t>
        </w:r>
      </w:ins>
      <w:ins w:id="17102" w:author="PR Preview" w:date="2026-01-01T00:00:00Z">
        <w:r>
          <w:t xml:space="preserve">$\mathord{\smash[b]{\underset{\raise.3ex\hbox{$\scriptstyle\sim$}}{a}}\vphantom{a}}_1 = (1, 1, 0)$</w:t>
        </w:r>
      </w:ins>
      <w:ins w:id="17103" w:author="PR Preview" w:date="2026-01-01T00:00:00Z">
        <w:r>
          <w:t xml:space="preserve"> </w:t>
        </w:r>
      </w:ins>
      <w:ins w:id="17104" w:author="PR Preview" w:date="2026-01-01T00:00:00Z">
        <w:r>
          <w:t xml:space="preserve">and</w:t>
        </w:r>
      </w:ins>
      <w:ins w:id="17105" w:author="PR Preview" w:date="2026-01-01T00:00:00Z">
        <w:r>
          <w:t xml:space="preserve"> </w:t>
        </w:r>
      </w:ins>
      <w:ins w:id="17106" w:author="PR Preview" w:date="2026-01-01T00:00:00Z">
        <w:r>
          <w:t xml:space="preserve">$\mathord{\smash[b]{\underset{\raise.3ex\hbox{$\scriptstyle\sim$}}{a}}\vphantom{a}}_2 = (1, 0, 1)$</w:t>
        </w:r>
      </w:ins>
      <w:ins w:id="17107" w:author="PR Preview" w:date="2026-01-01T00:00:00Z">
        <w:r>
          <w:t xml:space="preserve">.</w:t>
        </w:r>
      </w:ins>
    </w:p>
    <w:p>
      <w:pPr>
        <w:numPr>
          <w:ilvl w:val="0"/>
          <w:numId w:val="1067"/>
        </w:numPr>
      </w:pPr>
      <w:ins w:id="17108" w:author="PR Preview" w:date="2026-01-01T00:00:00Z">
        <w:r>
          <w:rPr>
            <w:b/>
            <w:bCs/>
          </w:rPr>
          <w:t xml:space="preserve">Step 1.</w:t>
        </w:r>
      </w:ins>
      <w:ins w:id="17109" w:author="PR Preview" w:date="2026-01-01T00:00:00Z">
        <w:r>
          <w:t xml:space="preserve"> </w:t>
        </w:r>
      </w:ins>
      <w:ins w:id="17110" w:author="PR Preview" w:date="2026-01-01T00:00:00Z">
        <w:r>
          <w:t xml:space="preserve">$\mathord{\smash[b]{\underset{\raise.3ex\hbox{$\scriptstyle\sim$}}{q}}\vphantom{q}}'_1 = (1, 1, 0)$</w:t>
        </w:r>
      </w:ins>
      <w:ins w:id="17111" w:author="PR Preview" w:date="2026-01-01T00:00:00Z">
        <w:r>
          <w:t xml:space="preserve">, with norm</w:t>
        </w:r>
      </w:ins>
      <w:ins w:id="17112" w:author="PR Preview" w:date="2026-01-01T00:00:00Z">
        <w:r>
          <w:t xml:space="preserve"> </w:t>
        </w:r>
      </w:ins>
      <m:oMath>
        <m:rad>
          <m:radPr>
            <m:degHide m:val="on"/>
          </m:radPr>
          <m:deg/>
          <m:e>
            <m:r>
              <m:t>2</m:t>
            </m:r>
          </m:e>
        </m:rad>
      </m:oMath>
      <w:ins w:id="17113" w:author="PR Preview" w:date="2026-01-01T00:00:00Z">
        <w:r>
          <w:t xml:space="preserve">,</w:t>
        </w:r>
      </w:ins>
      <w:ins w:id="17114" w:author="PR Preview" w:date="2026-01-01T00:00:00Z">
        <w:r>
          <w:t xml:space="preserve"> </w:t>
        </w:r>
      </w:ins>
      <w:ins w:id="17115" w:author="PR Preview" w:date="2026-01-01T00:00:00Z">
        <w:r>
          <w:t xml:space="preserve">so</w:t>
        </w:r>
      </w:ins>
      <w:ins w:id="17116" w:author="PR Preview" w:date="2026-01-01T00:00:00Z">
        <w:r>
          <w:t xml:space="preserve"> </w:t>
        </w:r>
      </w:ins>
      <w:ins w:id="17117" w:author="PR Preview" w:date="2026-01-01T00:00:00Z">
        <w:r>
          <w:t xml:space="preserve">$\mathord{\smash[b]{\underset{\raise.3ex\hbox{$\scriptstyle\sim$}}{q}}\vphantom{q}}_1 = \tfrac{1}{\sqrt{2}}\,(1, 1, 0)$</w:t>
        </w:r>
      </w:ins>
      <w:ins w:id="17118" w:author="PR Preview" w:date="2026-01-01T00:00:00Z">
        <w:r>
          <w:t xml:space="preserve">.</w:t>
        </w:r>
      </w:ins>
    </w:p>
    <w:p>
      <w:pPr>
        <w:numPr>
          <w:ilvl w:val="0"/>
          <w:numId w:val="1067"/>
        </w:numPr>
      </w:pPr>
      <w:r>
        <w:rPr>
          <w:b/>
          <w:bCs/>
        </w:rPr>
        <w:t xml:space="preserve">Step 2.</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2</m:t>
                      </m:r>
                    </m:e>
                  </m:rad>
                </m:den>
              </m:f>
              <m:r>
                <m:t> </m:t>
              </m:r>
              <m:r>
                <m:rPr>
                  <m:sty m:val="p"/>
                </m:rPr>
                <m:t>(</m:t>
              </m:r>
              <m:r>
                <m:t>1</m:t>
              </m:r>
              <m:r>
                <m:rPr>
                  <m:sty m:val="p"/>
                </m:rPr>
                <m:t>+</m:t>
              </m:r>
              <m:r>
                <m:t>0</m:t>
              </m:r>
              <m:r>
                <m:rPr>
                  <m:sty m:val="p"/>
                </m:rPr>
                <m:t>+</m:t>
              </m:r>
              <m:r>
                <m:t>0</m:t>
              </m:r>
              <m:r>
                <m:rPr>
                  <m:sty m:val="p"/>
                </m:rPr>
                <m:t>)</m:t>
              </m:r>
            </m:e>
            <m:e>
              <m:r>
                <m:t>&amp;</m:t>
              </m:r>
              <m:r>
                <m:rPr>
                  <m:sty m:val="p"/>
                </m:rPr>
                <m:t>=</m:t>
              </m:r>
              <m:f>
                <m:fPr>
                  <m:type m:val="lin"/>
                </m:fPr>
                <m:num>
                  <m:r>
                    <m:t>1</m:t>
                  </m:r>
                </m:num>
                <m:den>
                  <m:rad>
                    <m:radPr>
                      <m:degHide m:val="on"/>
                    </m:radPr>
                    <m:deg/>
                    <m:e>
                      <m:r>
                        <m:t>2</m:t>
                      </m:r>
                    </m:e>
                  </m:rad>
                </m:den>
              </m:f>
              <m:r>
                <m:rPr>
                  <m:sty m:val="p"/>
                </m:rPr>
                <m:t>,</m:t>
              </m:r>
            </m:e>
          </m:eqArr>
        </m:oMath>
      </m:oMathPara>
    </w:p>
    <w:p>
      <w:pPr>
        <w:pStyle w:val="BodyText"/>
      </w:pPr>
      <w:ins w:id="17119" w:author="PR Preview" w:date="2026-01-01T00:00:00Z">
        <w:r>
          <w:t xml:space="preserve">$$
    \begin{aligned}
    \mathord{\smash[b]{\underset{\raise.3ex\hbox{$\scriptstyle\sim$}}{q}}\vphantom{q}}_1 \cdot \mathord{\smash[b]{\underset{\raise.3ex\hbox{$\scriptstyle\sim$}}{a}}\vphantom{a}}_2 &amp;= \tfrac{1}{\sqrt{2}}\,(1 + 0 + 0) \\
    &amp;= \tfrac{1}{\sqrt{2}},
    \end{aligned}
    $$</w:t>
        </w:r>
      </w:ins>
    </w:p>
    <w:p>
      <w:pPr>
        <w:numPr>
          <w:ilvl w:val="0"/>
          <w:numId w:val="1000"/>
        </w:numPr>
      </w:pPr>
      <w:r>
        <w:t xml:space="preserve">so</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t>&amp;</m:t>
              </m:r>
              <m:r>
                <m:t>&amp;</m:t>
              </m:r>
              <m:r>
                <m:rPr>
                  <m:nor/>
                  <m:sty m:val="p"/>
                </m:rPr>
                <m:t>(orthogonalize)</m:t>
              </m:r>
            </m:e>
            <m:e>
              <m:r>
                <m:t>&amp;</m:t>
              </m:r>
              <m:r>
                <m:rPr>
                  <m:sty m:val="p"/>
                </m:rPr>
                <m:t>=</m:t>
              </m:r>
              <m:r>
                <m:rPr>
                  <m:sty m:val="p"/>
                </m:rPr>
                <m:t>(</m:t>
              </m:r>
              <m:r>
                <m:t>1</m:t>
              </m:r>
              <m:r>
                <m:rPr>
                  <m:sty m:val="p"/>
                </m:rPr>
                <m:t>,</m:t>
              </m:r>
              <m:r>
                <m:t>0</m:t>
              </m:r>
              <m:r>
                <m:rPr>
                  <m:sty m:val="p"/>
                </m:rPr>
                <m:t>,</m:t>
              </m:r>
              <m:r>
                <m:t>1</m:t>
              </m:r>
              <m:r>
                <m:rPr>
                  <m:sty m:val="p"/>
                </m:rPr>
                <m:t>)</m:t>
              </m:r>
              <m:r>
                <m:rPr>
                  <m:sty m:val="p"/>
                </m:rPr>
                <m:t>−</m:t>
              </m:r>
              <m:r>
                <m:t>​</m:t>
              </m:r>
              <m:d>
                <m:dPr>
                  <m:begChr m:val="("/>
                  <m:sepChr m:val=""/>
                  <m:endChr m:val=")"/>
                  <m:grow/>
                </m:dPr>
                <m:e>
                  <m:f>
                    <m:fPr>
                      <m:type m:val="lin"/>
                    </m:fPr>
                    <m:num>
                      <m:r>
                        <m:t>1</m:t>
                      </m:r>
                    </m:num>
                    <m:den>
                      <m:r>
                        <m:t>2</m:t>
                      </m:r>
                    </m:den>
                  </m:f>
                  <m:r>
                    <m:rPr>
                      <m:sty m:val="p"/>
                    </m:rPr>
                    <m:t>,</m:t>
                  </m:r>
                  <m:f>
                    <m:fPr>
                      <m:type m:val="lin"/>
                    </m:fPr>
                    <m:num>
                      <m:r>
                        <m:t>1</m:t>
                      </m:r>
                    </m:num>
                    <m:den>
                      <m:r>
                        <m:t>2</m:t>
                      </m:r>
                    </m:den>
                  </m:f>
                  <m:r>
                    <m:rPr>
                      <m:sty m:val="p"/>
                    </m:rPr>
                    <m:t>,</m:t>
                  </m:r>
                  <m:r>
                    <m:t>0</m:t>
                  </m:r>
                </m:e>
              </m:d>
              <m:r>
                <m:t>​</m:t>
              </m:r>
              <m:r>
                <m:t>&amp;</m:t>
              </m:r>
              <m:r>
                <m:t>&amp;</m:t>
              </m:r>
              <m:r>
                <m:rPr>
                  <m:nor/>
                  <m:sty m:val="p"/>
                </m:rPr>
                <m:t>(multiply out)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r>
                <m:rPr>
                  <m:sty m:val="p"/>
                </m:rPr>
                <m:t>,</m:t>
              </m:r>
              <m:r>
                <m:t>&amp;</m:t>
              </m:r>
              <m:r>
                <m:t>&amp;</m:t>
              </m:r>
              <m:r>
                <m:rPr>
                  <m:nor/>
                  <m:sty m:val="p"/>
                </m:rPr>
                <m:t>(subtract entrywise)</m:t>
              </m:r>
            </m:e>
          </m:eqArr>
        </m:oMath>
      </m:oMathPara>
    </w:p>
    <w:p>
      <w:pPr>
        <w:pStyle w:val="BodyText"/>
      </w:pPr>
      <w:ins w:id="17120" w:author="PR Preview" w:date="2026-01-01T00:00:00Z">
        <w:r>
          <w:t xml:space="preserve">$$
    \begin{aligned}
    \mathord{\smash[b]{\underset{\raise.3ex\hbox{$\scriptstyle\sim$}}{q}}\vphantom{q}}'_2
    &amp;= (1, 0, 1) - \tfrac{1}{\sqrt{2}} \cdot\tfrac{1}{\sqrt{2}}\,(1, 1, 0)
    &amp;&amp; \text{(orthogonalize)}
    \\
    &amp;= (1, 0, 1) - \mathopen{}\left(\tfrac{1}{2}, \tfrac{1}{2}, 0\right)\mathclose{}
    &amp;&amp; \text{(multiply out)}
    \\
    &amp;= \mathopen{}\left(\tfrac{1}{2}, -\tfrac{1}{2}, 1\right)\mathclose{},
    &amp;&amp; \text{(subtract entrywise)}
    \end{aligned}
    $$</w:t>
        </w:r>
      </w:ins>
    </w:p>
    <w:p>
      <w:pPr>
        <w:numPr>
          <w:ilvl w:val="0"/>
          <w:numId w:val="1000"/>
        </w:numPr>
      </w:pPr>
      <w:r>
        <w:t xml:space="preserve">with norm</w:t>
      </w:r>
      <w:r>
        <w:t xml:space="preserve"> </w:t>
      </w:r>
      <m:oMath>
        <m:rad>
          <m:radPr>
            <m:degHide m:val="on"/>
          </m:radPr>
          <m:deg/>
          <m:e>
            <m:f>
              <m:fPr>
                <m:type m:val="lin"/>
              </m:fPr>
              <m:num>
                <m:r>
                  <m:t>1</m:t>
                </m:r>
              </m:num>
              <m:den>
                <m:r>
                  <m:t>4</m:t>
                </m:r>
              </m:den>
            </m:f>
            <m:r>
              <m:rPr>
                <m:sty m:val="p"/>
              </m:rPr>
              <m:t>+</m:t>
            </m:r>
            <m:f>
              <m:fPr>
                <m:type m:val="lin"/>
              </m:fPr>
              <m:num>
                <m:r>
                  <m:t>1</m:t>
                </m:r>
              </m:num>
              <m:den>
                <m:r>
                  <m:t>4</m:t>
                </m:r>
              </m:den>
            </m:f>
            <m:r>
              <m:rPr>
                <m:sty m:val="p"/>
              </m:rPr>
              <m:t>+</m:t>
            </m:r>
            <m:r>
              <m:t>1</m:t>
            </m:r>
          </m:e>
        </m:rad>
        <m:r>
          <m:rPr>
            <m:sty m:val="p"/>
          </m:rPr>
          <m:t>=</m:t>
        </m:r>
        <m:rad>
          <m:radPr>
            <m:degHide m:val="on"/>
          </m:radPr>
          <m:deg/>
          <m:e>
            <m:f>
              <m:fPr>
                <m:type m:val="lin"/>
              </m:fPr>
              <m:num>
                <m:r>
                  <m:t>3</m:t>
                </m:r>
              </m:num>
              <m:den>
                <m:r>
                  <m:t>2</m:t>
                </m:r>
              </m:den>
            </m:f>
          </m:e>
        </m:rad>
      </m:oMath>
      <w:r>
        <w:t xml:space="preserve">,</w:t>
      </w:r>
      <w:r>
        <w:t xml:space="preserve"> </w:t>
      </w:r>
      <w:r>
        <w:t xml:space="preserve">so</w:t>
      </w:r>
    </w:p>
    <w:p>
      <w:pPr>
        <w:pStyle w:val="BodyText"/>
      </w:pPr>
      <m:oMathPara>
        <m:oMathParaPr>
          <m:jc m:val="center"/>
        </m:oMathParaPr>
        <m:oMath>
          <m:eqArr>
            <m:e>
              <m:sSub>
                <m:e>
                  <m:limLow>
                    <m:e>
                      <m:r>
                        <m:t>q</m:t>
                      </m:r>
                    </m:e>
                    <m:lim>
                      <m:r>
                        <m:rPr>
                          <m:sty m:val="p"/>
                        </m:rPr>
                        <m:t>∼</m:t>
                      </m:r>
                    </m:lim>
                  </m:limLow>
                </m:e>
                <m:sub>
                  <m:r>
                    <m:t>2</m:t>
                  </m:r>
                </m:sub>
              </m:sSub>
              <m:r>
                <m:t>&amp;</m:t>
              </m:r>
              <m:r>
                <m:rPr>
                  <m:sty m:val="p"/>
                </m:rPr>
                <m:t>=</m:t>
              </m:r>
              <m:rad>
                <m:radPr>
                  <m:degHide m:val="on"/>
                </m:radPr>
                <m:deg/>
                <m:e>
                  <m:f>
                    <m:fPr>
                      <m:type m:val="lin"/>
                    </m:fPr>
                    <m:num>
                      <m:r>
                        <m:t>2</m:t>
                      </m:r>
                    </m:num>
                    <m:den>
                      <m:r>
                        <m:t>3</m:t>
                      </m:r>
                    </m:den>
                  </m:f>
                </m:e>
              </m:rad>
              <m:r>
                <m:t> </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1</m:t>
                  </m:r>
                </m:e>
              </m:d>
              <m:r>
                <m:t>​</m:t>
              </m:r>
            </m:e>
            <m:e>
              <m:r>
                <m:t>&amp;</m:t>
              </m:r>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rPr>
                  <m:sty m:val="p"/>
                </m:rPr>
                <m:t>.</m:t>
              </m:r>
            </m:e>
          </m:eqArr>
        </m:oMath>
      </m:oMathPara>
    </w:p>
    <w:p>
      <w:pPr>
        <w:pStyle w:val="BodyText"/>
      </w:pPr>
      <w:ins w:id="17121" w:author="PR Preview" w:date="2026-01-01T00:00:00Z">
        <w:r>
          <w:t xml:space="preserve">$$
    \begin{aligned}
    \mathord{\smash[b]{\underset{\raise.3ex\hbox{$\scriptstyle\sim$}}{q}}\vphantom{q}}_2 &amp;= \sqrt{\tfrac{2}{3}}\,\mathopen{}\left(\tfrac{1}{2}, -\tfrac{1}{2}, 1\right)\mathclose{} \\
    &amp;= \tfrac{1}{\sqrt{6}}\,(1, -1, 2).
    \end{aligned}
    $$</w:t>
        </w:r>
      </w:ins>
    </w:p>
    <w:p>
      <w:pPr>
        <w:pStyle w:val="FirstParagraph"/>
      </w:pPr>
      <w:r>
        <w:t xml:space="preserve">As a check,</w:t>
      </w:r>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2</m:t>
                  </m:r>
                </m:sub>
              </m:sSub>
              <m:r>
                <m:t>&amp;</m:t>
              </m:r>
              <m:r>
                <m:rPr>
                  <m:sty m:val="p"/>
                </m:rPr>
                <m:t>=</m:t>
              </m:r>
              <m:f>
                <m:fPr>
                  <m:type m:val="lin"/>
                </m:fPr>
                <m:num>
                  <m:r>
                    <m:t>1</m:t>
                  </m:r>
                </m:num>
                <m:den>
                  <m:rad>
                    <m:radPr>
                      <m:degHide m:val="on"/>
                    </m:radPr>
                    <m:deg/>
                    <m:e>
                      <m:r>
                        <m:t>12</m:t>
                      </m:r>
                    </m:e>
                  </m:rad>
                </m:den>
              </m:f>
              <m:r>
                <m:t> </m:t>
              </m:r>
              <m:r>
                <m:rPr>
                  <m:sty m:val="p"/>
                </m:rPr>
                <m:t>(</m:t>
              </m:r>
              <m:r>
                <m:t>1</m:t>
              </m:r>
              <m:r>
                <m:rPr>
                  <m:sty m:val="p"/>
                </m:rPr>
                <m:t>−</m:t>
              </m:r>
              <m:r>
                <m:t>1</m:t>
              </m:r>
              <m:r>
                <m:rPr>
                  <m:sty m:val="p"/>
                </m:rPr>
                <m:t>+</m:t>
              </m:r>
              <m:r>
                <m:t>0</m:t>
              </m:r>
              <m:r>
                <m:rPr>
                  <m:sty m:val="p"/>
                </m:rPr>
                <m:t>)</m:t>
              </m:r>
            </m:e>
            <m:e>
              <m:r>
                <m:t>&amp;</m:t>
              </m:r>
              <m:r>
                <m:rPr>
                  <m:sty m:val="p"/>
                </m:rPr>
                <m:t>=</m:t>
              </m:r>
              <m:r>
                <m:t>0</m:t>
              </m:r>
              <m:r>
                <m:rPr>
                  <m:sty m:val="p"/>
                </m:rPr>
                <m:t>.</m:t>
              </m:r>
            </m:e>
          </m:eqArr>
        </m:oMath>
      </m:oMathPara>
    </w:p>
    <w:p>
      <w:pPr>
        <w:pStyle w:val="FirstParagraph"/>
      </w:pPr>
      <w:del w:id="17122" w:author="PR Preview" w:date="2026-01-01T00:00:00Z">
        <w:r>
          <w:rPr>
            <w:b/>
            <w:bCs/>
          </w:rPr>
          <w:delText xml:space="preserve">Example 118 (Gram-Schmidt stops on dependent vectors)</w:delText>
        </w:r>
      </w:del>
      <w:del w:id="17123" w:author="PR Preview" w:date="2026-01-01T00:00:00Z">
        <w:r>
          <w:delText xml:space="preserve"> </w:delText>
        </w:r>
      </w:del>
      <w:del w:id="17124" w:author="PR Preview" w:date="2026-01-01T00:00:00Z">
        <w:r>
          <w:delText xml:space="preserve">Let</w:delText>
        </w:r>
      </w:del>
      <w:del w:id="17125"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2</m:t>
        </m:r>
        <m:r>
          <m:rPr>
            <m:sty m:val="p"/>
          </m:rPr>
          <m:t>)</m:t>
        </m:r>
      </m:oMath>
      <w:del w:id="17126" w:author="PR Preview" w:date="2026-01-01T00:00:00Z">
        <w:r>
          <w:delText xml:space="preserve"> </w:delText>
        </w:r>
      </w:del>
      <w:del w:id="17127" w:author="PR Preview" w:date="2026-01-01T00:00:00Z">
        <w:r>
          <w:delText xml:space="preserve">and</w:delText>
        </w:r>
      </w:del>
      <w:del w:id="17128" w:author="PR Preview" w:date="2026-01-01T00:00:00Z">
        <w:r>
          <w:delText xml:space="preserve"> </w:delText>
        </w:r>
      </w:del>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del w:id="17129" w:author="PR Preview" w:date="2026-01-01T00:00:00Z">
        <w:r>
          <w:delText xml:space="preserve">.</w:delText>
        </w:r>
      </w:del>
      <w:del w:id="17130" w:author="PR Preview" w:date="2026-01-01T00:00:00Z">
        <w:r>
          <w:delText xml:space="preserve"> </w:delText>
        </w:r>
      </w:del>
      <w:del w:id="17131" w:author="PR Preview" w:date="2026-01-01T00:00:00Z">
        <w:r>
          <w:delText xml:space="preserve">Step 1 gives</w:delText>
        </w:r>
      </w:del>
      <w:del w:id="17132"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oMath>
      <w:del w:id="17133" w:author="PR Preview" w:date="2026-01-01T00:00:00Z">
        <w:r>
          <w:delText xml:space="preserve">.</w:delText>
        </w:r>
      </w:del>
      <w:del w:id="17134" w:author="PR Preview" w:date="2026-01-01T00:00:00Z">
        <w:r>
          <w:delText xml:space="preserve"> </w:delText>
        </w:r>
      </w:del>
      <w:del w:id="17135" w:author="PR Preview" w:date="2026-01-01T00:00:00Z">
        <w:r>
          <w:delText xml:space="preserve">In step 2,</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f>
                <m:fPr>
                  <m:type m:val="lin"/>
                </m:fPr>
                <m:num>
                  <m:r>
                    <m:t>1</m:t>
                  </m:r>
                </m:num>
                <m:den>
                  <m:rad>
                    <m:radPr>
                      <m:degHide m:val="on"/>
                    </m:radPr>
                    <m:deg/>
                    <m:e>
                      <m:r>
                        <m:t>5</m:t>
                      </m:r>
                    </m:e>
                  </m:rad>
                </m:den>
              </m:f>
              <m:r>
                <m:t> </m:t>
              </m:r>
              <m:r>
                <m:rPr>
                  <m:sty m:val="p"/>
                </m:rPr>
                <m:t>(</m:t>
              </m:r>
              <m:r>
                <m:t>2</m:t>
              </m:r>
              <m:r>
                <m:rPr>
                  <m:sty m:val="p"/>
                </m:rPr>
                <m:t>+</m:t>
              </m:r>
              <m:r>
                <m:t>8</m:t>
              </m:r>
              <m:r>
                <m:rPr>
                  <m:sty m:val="p"/>
                </m:rPr>
                <m:t>)</m:t>
              </m:r>
            </m:e>
            <m:e>
              <m:r>
                <m:t>&amp;</m:t>
              </m:r>
              <m:r>
                <m:rPr>
                  <m:sty m:val="p"/>
                </m:rPr>
                <m:t>=</m:t>
              </m:r>
              <m:f>
                <m:fPr>
                  <m:type m:val="lin"/>
                </m:fPr>
                <m:num>
                  <m:r>
                    <m:t>10</m:t>
                  </m:r>
                </m:num>
                <m:den>
                  <m:rad>
                    <m:radPr>
                      <m:degHide m:val="on"/>
                    </m:radPr>
                    <m:deg/>
                    <m:e>
                      <m:r>
                        <m:t>5</m:t>
                      </m:r>
                    </m:e>
                  </m:rad>
                </m:den>
              </m:f>
              <m:r>
                <m:rPr>
                  <m:sty m:val="p"/>
                </m:rPr>
                <m:t>,</m:t>
              </m:r>
            </m:e>
          </m:eqArr>
        </m:oMath>
      </m:oMathPara>
    </w:p>
    <w:p>
      <w:pPr>
        <w:pStyle w:val="BodyText"/>
      </w:pPr>
      <w:ins w:id="17136" w:author="PR Preview" w:date="2026-01-01T00:00:00Z">
        <w:r>
          <w:t xml:space="preserve">$$
    \begin{aligned}
    \mathord{\smash[b]{\underset{\raise.3ex\hbox{$\scriptstyle\sim$}}{q}}\vphantom{q}}_1 \cdot \mathord{\smash[b]{\underset{\raise.3ex\hbox{$\scriptstyle\sim$}}{q}}\vphantom{q}}_2 &amp;= \tfrac{1}{\sqrt{12}}\,(1 - 1 + 0) \\
    &amp;= 0.
    \end{aligned}
    $$</w:t>
        </w:r>
      </w:ins>
    </w:p>
    <w:bookmarkEnd w:id="399"/>
    <w:bookmarkStart w:id="400" w:name="exm-gram-schmidt-stops"/>
    <w:p>
      <w:pPr>
        <w:pStyle w:val="FirstParagraph"/>
      </w:pPr>
      <w:ins w:id="17137" w:author="PR Preview" w:date="2026-01-01T00:00:00Z">
        <w:r>
          <w:rPr>
            <w:b/>
            <w:bCs/>
          </w:rPr>
          <w:t xml:space="preserve">Example 118 (Gram-Schmidt stops on dependent vectors)</w:t>
        </w:r>
      </w:ins>
      <w:ins w:id="17138" w:author="PR Preview" w:date="2026-01-01T00:00:00Z">
        <w:r>
          <w:t xml:space="preserve"> </w:t>
        </w:r>
      </w:ins>
      <w:ins w:id="17139" w:author="PR Preview" w:date="2026-01-01T00:00:00Z">
        <w:r>
          <w:t xml:space="preserve">Let</w:t>
        </w:r>
      </w:ins>
      <w:ins w:id="17140" w:author="PR Preview" w:date="2026-01-01T00:00:00Z">
        <w:r>
          <w:t xml:space="preserve"> </w:t>
        </w:r>
      </w:ins>
      <w:ins w:id="17141" w:author="PR Preview" w:date="2026-01-01T00:00:00Z">
        <w:r>
          <w:t xml:space="preserve">$\mathord{\smash[b]{\underset{\raise.3ex\hbox{$\scriptstyle\sim$}}{a}}\vphantom{a}}_1 = (1, 2)$</w:t>
        </w:r>
      </w:ins>
      <w:ins w:id="17142" w:author="PR Preview" w:date="2026-01-01T00:00:00Z">
        <w:r>
          <w:t xml:space="preserve"> </w:t>
        </w:r>
      </w:ins>
      <w:ins w:id="17143" w:author="PR Preview" w:date="2026-01-01T00:00:00Z">
        <w:r>
          <w:t xml:space="preserve">and</w:t>
        </w:r>
      </w:ins>
      <w:ins w:id="17144" w:author="PR Preview" w:date="2026-01-01T00:00:00Z">
        <w:r>
          <w:t xml:space="preserve"> </w:t>
        </w:r>
      </w:ins>
      <w:ins w:id="17145" w:author="PR Preview" w:date="2026-01-01T00:00:00Z">
        <w:r>
          <w:t xml:space="preserve">$\mathord{\smash[b]{\underset{\raise.3ex\hbox{$\scriptstyle\sim$}}{a}}\vphantom{a}}_2 = (2, 4)$</w:t>
        </w:r>
      </w:ins>
      <w:ins w:id="17146" w:author="PR Preview" w:date="2026-01-01T00:00:00Z">
        <w:r>
          <w:t xml:space="preserve">.</w:t>
        </w:r>
      </w:ins>
      <w:ins w:id="17147" w:author="PR Preview" w:date="2026-01-01T00:00:00Z">
        <w:r>
          <w:t xml:space="preserve"> </w:t>
        </w:r>
      </w:ins>
      <w:ins w:id="17148" w:author="PR Preview" w:date="2026-01-01T00:00:00Z">
        <w:r>
          <w:t xml:space="preserve">Step 1 gives</w:t>
        </w:r>
      </w:ins>
      <w:ins w:id="17149" w:author="PR Preview" w:date="2026-01-01T00:00:00Z">
        <w:r>
          <w:t xml:space="preserve"> </w:t>
        </w:r>
      </w:ins>
      <w:ins w:id="17150" w:author="PR Preview" w:date="2026-01-01T00:00:00Z">
        <w:r>
          <w:t xml:space="preserve">$\mathord{\smash[b]{\underset{\raise.3ex\hbox{$\scriptstyle\sim$}}{q}}\vphantom{q}}_1 = \tfrac{1}{\sqrt{5}}\,(1, 2)$</w:t>
        </w:r>
      </w:ins>
      <w:ins w:id="17151" w:author="PR Preview" w:date="2026-01-01T00:00:00Z">
        <w:r>
          <w:t xml:space="preserve">.</w:t>
        </w:r>
      </w:ins>
      <w:ins w:id="17152" w:author="PR Preview" w:date="2026-01-01T00:00:00Z">
        <w:r>
          <w:t xml:space="preserve"> </w:t>
        </w:r>
      </w:ins>
      <w:ins w:id="17153" w:author="PR Preview" w:date="2026-01-01T00:00:00Z">
        <w:r>
          <w:t xml:space="preserve">In step 2,</w:t>
        </w:r>
      </w:ins>
    </w:p>
    <w:p>
      <w:pPr>
        <w:pStyle w:val="BodyText"/>
      </w:pPr>
      <w:ins w:id="17154" w:author="PR Preview" w:date="2026-01-01T00:00:00Z">
        <w:r>
          <w:t xml:space="preserve">$$
    \begin{aligned}
    \mathord{\smash[b]{\underset{\raise.3ex\hbox{$\scriptstyle\sim$}}{q}}\vphantom{q}}_1 \cdot \mathord{\smash[b]{\underset{\raise.3ex\hbox{$\scriptstyle\sim$}}{a}}\vphantom{a}}_2 &amp;= \tfrac{1}{\sqrt{5}}\,(2 + 8) \\
    &amp;= \tfrac{10}{\sqrt{5}},
    \end{aligned}
    $$</w:t>
        </w:r>
      </w:ins>
    </w:p>
    <w:p>
      <w:pPr>
        <w:pStyle w:val="FirstParagraph"/>
      </w:pPr>
      <w:r>
        <w:t xml:space="preserve">and</w:t>
      </w:r>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2</m:t>
              </m:r>
              <m:r>
                <m:rPr>
                  <m:sty m:val="p"/>
                </m:rPr>
                <m:t>,</m:t>
              </m:r>
              <m:r>
                <m:t>4</m:t>
              </m:r>
              <m:r>
                <m:rPr>
                  <m:sty m:val="p"/>
                </m:rPr>
                <m:t>)</m:t>
              </m:r>
              <m:r>
                <m:rPr>
                  <m:sty m:val="p"/>
                </m:rPr>
                <m:t>−</m:t>
              </m:r>
              <m:f>
                <m:fPr>
                  <m:type m:val="lin"/>
                </m:fPr>
                <m:num>
                  <m:r>
                    <m:t>10</m:t>
                  </m:r>
                </m:num>
                <m:den>
                  <m:rad>
                    <m:radPr>
                      <m:degHide m:val="on"/>
                    </m:radPr>
                    <m:deg/>
                    <m:e>
                      <m:r>
                        <m:t>5</m:t>
                      </m:r>
                    </m:e>
                  </m:rad>
                </m:den>
              </m:f>
              <m:r>
                <m:rPr>
                  <m:sty m:val="p"/>
                </m:rPr>
                <m:t>⋅</m:t>
              </m:r>
              <m:f>
                <m:fPr>
                  <m:type m:val="lin"/>
                </m:fPr>
                <m:num>
                  <m:r>
                    <m:t>1</m:t>
                  </m:r>
                </m:num>
                <m:den>
                  <m:rad>
                    <m:radPr>
                      <m:degHide m:val="on"/>
                    </m:radPr>
                    <m:deg/>
                    <m:e>
                      <m:r>
                        <m:t>5</m:t>
                      </m:r>
                    </m:e>
                  </m:rad>
                </m:den>
              </m:f>
              <m:r>
                <m:t> </m:t>
              </m:r>
              <m:r>
                <m:rPr>
                  <m:sty m:val="p"/>
                </m:rPr>
                <m:t>(</m:t>
              </m:r>
              <m:r>
                <m:t>1</m:t>
              </m:r>
              <m:r>
                <m:rPr>
                  <m:sty m:val="p"/>
                </m:rPr>
                <m:t>,</m:t>
              </m:r>
              <m:r>
                <m:t>2</m:t>
              </m:r>
              <m:r>
                <m:rPr>
                  <m:sty m:val="p"/>
                </m:rPr>
                <m:t>)</m:t>
              </m:r>
            </m:e>
            <m:e>
              <m:r>
                <m:t>&amp;</m:t>
              </m:r>
              <m:r>
                <m:rPr>
                  <m:sty m:val="p"/>
                </m:rPr>
                <m:t>=</m:t>
              </m:r>
              <m:r>
                <m:rPr>
                  <m:sty m:val="p"/>
                </m:rPr>
                <m:t>(</m:t>
              </m:r>
              <m:r>
                <m:t>2</m:t>
              </m:r>
              <m:r>
                <m:rPr>
                  <m:sty m:val="p"/>
                </m:rPr>
                <m:t>,</m:t>
              </m:r>
              <m:r>
                <m:t>4</m:t>
              </m:r>
              <m:r>
                <m:rPr>
                  <m:sty m:val="p"/>
                </m:rPr>
                <m:t>)</m:t>
              </m:r>
              <m:r>
                <m:rPr>
                  <m:sty m:val="p"/>
                </m:rPr>
                <m:t>−</m:t>
              </m:r>
              <m:r>
                <m:t>2</m:t>
              </m:r>
              <m:r>
                <m:t> </m:t>
              </m:r>
              <m:r>
                <m:rPr>
                  <m:sty m:val="p"/>
                </m:rPr>
                <m:t>(</m:t>
              </m:r>
              <m:r>
                <m:t>1</m:t>
              </m:r>
              <m:r>
                <m:rPr>
                  <m:sty m:val="p"/>
                </m:rPr>
                <m:t>,</m:t>
              </m:r>
              <m:r>
                <m:t>2</m:t>
              </m:r>
              <m:r>
                <m:rPr>
                  <m:sty m:val="p"/>
                </m:rPr>
                <m:t>)</m:t>
              </m:r>
            </m:e>
            <m:e>
              <m:r>
                <m:t>&amp;</m:t>
              </m:r>
              <m:r>
                <m:rPr>
                  <m:sty m:val="p"/>
                </m:rPr>
                <m:t>=</m:t>
              </m:r>
              <m:limLow>
                <m:e>
                  <m:r>
                    <m:t>0</m:t>
                  </m:r>
                </m:e>
                <m:lim>
                  <m:r>
                    <m:rPr>
                      <m:sty m:val="p"/>
                    </m:rPr>
                    <m:t>∼</m:t>
                  </m:r>
                </m:lim>
              </m:limLow>
              <m:r>
                <m:rPr>
                  <m:sty m:val="p"/>
                </m:rPr>
                <m:t>,</m:t>
              </m:r>
            </m:e>
          </m:eqArr>
        </m:oMath>
      </m:oMathPara>
    </w:p>
    <w:p>
      <w:pPr>
        <w:pStyle w:val="FirstParagraph"/>
      </w:pPr>
      <w:del w:id="17155" w:author="PR Preview" w:date="2026-01-01T00:00:00Z">
        <w:r>
          <w:delText xml:space="preserve">so the process stops:</w:delText>
        </w:r>
      </w:del>
      <w:del w:id="17156" w:author="PR Preview" w:date="2026-01-01T00:00:00Z">
        <w:r>
          <w:delText xml:space="preserve"> </w:delText>
        </w:r>
      </w:del>
      <m:oMath>
        <m:sSub>
          <m:e>
            <m:limLow>
              <m:e>
                <m:r>
                  <m:t>a</m:t>
                </m:r>
              </m:e>
              <m:lim>
                <m:r>
                  <m:rPr>
                    <m:sty m:val="p"/>
                  </m:rPr>
                  <m:t>∼</m:t>
                </m:r>
              </m:lim>
            </m:limLow>
          </m:e>
          <m:sub>
            <m:r>
              <m:t>2</m:t>
            </m:r>
          </m:sub>
        </m:sSub>
      </m:oMath>
      <w:del w:id="17157" w:author="PR Preview" w:date="2026-01-01T00:00:00Z">
        <w:r>
          <w:delText xml:space="preserve"> </w:delText>
        </w:r>
      </w:del>
      <w:del w:id="17158" w:author="PR Preview" w:date="2026-01-01T00:00:00Z">
        <w:r>
          <w:delText xml:space="preserve">is a multiple of</w:delText>
        </w:r>
      </w:del>
      <w:del w:id="17159" w:author="PR Preview" w:date="2026-01-01T00:00:00Z">
        <w:r>
          <w:delText xml:space="preserve"> </w:delText>
        </w:r>
      </w:del>
      <m:oMath>
        <m:sSub>
          <m:e>
            <m:limLow>
              <m:e>
                <m:r>
                  <m:t>a</m:t>
                </m:r>
              </m:e>
              <m:lim>
                <m:r>
                  <m:rPr>
                    <m:sty m:val="p"/>
                  </m:rPr>
                  <m:t>∼</m:t>
                </m:r>
              </m:lim>
            </m:limLow>
          </m:e>
          <m:sub>
            <m:r>
              <m:t>1</m:t>
            </m:r>
          </m:sub>
        </m:sSub>
      </m:oMath>
      <w:del w:id="17160" w:author="PR Preview" w:date="2026-01-01T00:00:00Z">
        <w:r>
          <w:delText xml:space="preserve">.</w:delText>
        </w:r>
      </w:del>
    </w:p>
    <w:p>
      <w:pPr>
        <w:pStyle w:val="BodyText"/>
      </w:pPr>
      <w:del w:id="17161" w:author="PR Preview" w:date="2026-01-01T00:00:00Z">
        <w:r>
          <w:rPr>
            <w:b/>
            <w:bCs/>
          </w:rPr>
          <w:delText xml:space="preserve">Theorem 65 (What Gram-Schmidt produces)</w:delText>
        </w:r>
      </w:del>
      <w:del w:id="17162" w:author="PR Preview" w:date="2026-01-01T00:00:00Z">
        <w:r>
          <w:delText xml:space="preserve"> </w:delText>
        </w:r>
      </w:del>
      <w:del w:id="17163" w:author="PR Preview" w:date="2026-01-01T00:00:00Z">
        <w:r>
          <w:delText xml:space="preserve">Run the Gram-Schmidt process (</w:delText>
        </w:r>
      </w:del>
      <w:hyperlink w:anchor="def-gram-schmidt">
        <w:del w:id="17164" w:author="PR Preview" w:date="2026-01-01T00:00:00Z">
          <w:r>
            <w:rPr>
              <w:rStyle w:val="Hyperlink"/>
            </w:rPr>
            <w:delText xml:space="preserve">Definition 78</w:delText>
          </w:r>
        </w:del>
      </w:hyperlink>
      <w:del w:id="17165" w:author="PR Preview" w:date="2026-01-01T00:00:00Z">
        <w:r>
          <w:delText xml:space="preserve">) on</w:delText>
        </w:r>
      </w:del>
      <w:del w:id="17166"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r>
          <m:rPr>
            <m:sty m:val="p"/>
          </m:rPr>
          <m:t>∈</m:t>
        </m:r>
        <m:sSup>
          <m:e>
            <m:r>
              <m:rPr>
                <m:scr m:val="double-struck"/>
                <m:sty m:val="p"/>
              </m:rPr>
              <m:t>R</m:t>
            </m:r>
          </m:e>
          <m:sup>
            <m:r>
              <m:t>p</m:t>
            </m:r>
          </m:sup>
        </m:sSup>
      </m:oMath>
      <w:del w:id="17167" w:author="PR Preview" w:date="2026-01-01T00:00:00Z">
        <w:r>
          <w:delText xml:space="preserve">.</w:delText>
        </w:r>
      </w:del>
    </w:p>
    <w:p>
      <w:pPr>
        <w:pStyle w:val="Compact"/>
        <w:numPr>
          <w:ilvl w:val="0"/>
          <w:numId w:val="1068"/>
        </w:numPr>
      </w:pPr>
      <w:del w:id="17168" w:author="PR Preview" w:date="2026-01-01T00:00:00Z">
        <w:r>
          <w:delText xml:space="preserve">If it has produced</w:delText>
        </w:r>
      </w:del>
      <w:del w:id="17169"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170" w:author="PR Preview" w:date="2026-01-01T00:00:00Z">
        <w:r>
          <w:delText xml:space="preserve"> </w:delText>
        </w:r>
      </w:del>
      <w:del w:id="17171" w:author="PR Preview" w:date="2026-01-01T00:00:00Z">
        <w:r>
          <w:delText xml:space="preserve">without stopping,</w:delText>
        </w:r>
      </w:del>
      <w:del w:id="17172" w:author="PR Preview" w:date="2026-01-01T00:00:00Z">
        <w:r>
          <w:delText xml:space="preserve"> </w:delText>
        </w:r>
      </w:del>
      <w:del w:id="17173" w:author="PR Preview" w:date="2026-01-01T00:00:00Z">
        <w:r>
          <w:delText xml:space="preserve">then</w:delText>
        </w:r>
      </w:del>
      <w:del w:id="17174"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175" w:author="PR Preview" w:date="2026-01-01T00:00:00Z">
        <w:r>
          <w:delText xml:space="preserve"> </w:delText>
        </w:r>
      </w:del>
      <w:del w:id="17176" w:author="PR Preview" w:date="2026-01-01T00:00:00Z">
        <w:r>
          <w:delText xml:space="preserve">are orthonormal</w:delText>
        </w:r>
      </w:del>
      <w:del w:id="17177" w:author="PR Preview" w:date="2026-01-01T00:00:00Z">
        <w:r>
          <w:delText xml:space="preserve"> </w:delText>
        </w:r>
      </w:del>
      <w:del w:id="17178" w:author="PR Preview" w:date="2026-01-01T00:00:00Z">
        <w:r>
          <w:delText xml:space="preserve">and</w:delText>
        </w:r>
      </w:del>
      <w:del w:id="17179"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del w:id="17180" w:author="PR Preview" w:date="2026-01-01T00:00:00Z">
        <w:r>
          <w:delText xml:space="preserve">.</w:delText>
        </w:r>
      </w:del>
    </w:p>
    <w:p>
      <w:pPr>
        <w:pStyle w:val="Compact"/>
        <w:numPr>
          <w:ilvl w:val="0"/>
          <w:numId w:val="1068"/>
        </w:numPr>
      </w:pPr>
      <w:del w:id="17181" w:author="PR Preview" w:date="2026-01-01T00:00:00Z">
        <w:r>
          <w:delText xml:space="preserve">If it reaches step</w:delText>
        </w:r>
      </w:del>
      <w:del w:id="17182" w:author="PR Preview" w:date="2026-01-01T00:00:00Z">
        <w:r>
          <w:delText xml:space="preserve"> </w:delText>
        </w:r>
      </w:del>
      <m:oMath>
        <m:r>
          <m:t>i</m:t>
        </m:r>
      </m:oMath>
      <w:del w:id="17183" w:author="PR Preview" w:date="2026-01-01T00:00:00Z">
        <w:r>
          <w:delText xml:space="preserve"> </w:delText>
        </w:r>
      </w:del>
      <w:del w:id="17184" w:author="PR Preview" w:date="2026-01-01T00:00:00Z">
        <w:r>
          <w:delText xml:space="preserve">(that is, it did not stop at steps</w:delText>
        </w:r>
      </w:del>
      <w:del w:id="17185" w:author="PR Preview" w:date="2026-01-01T00:00:00Z">
        <w:r>
          <w:delText xml:space="preserve"> </w:delText>
        </w:r>
      </w:del>
      <m:oMath>
        <m:r>
          <m:t>1</m:t>
        </m:r>
        <m:r>
          <m:rPr>
            <m:sty m:val="p"/>
          </m:rPr>
          <m:t>,</m:t>
        </m:r>
        <m:r>
          <m:rPr>
            <m:sty m:val="p"/>
          </m:rPr>
          <m:t>…</m:t>
        </m:r>
        <m:r>
          <m:rPr>
            <m:sty m:val="p"/>
          </m:rPr>
          <m:t>,</m:t>
        </m:r>
        <m:r>
          <m:t>i</m:t>
        </m:r>
        <m:r>
          <m:rPr>
            <m:sty m:val="p"/>
          </m:rPr>
          <m:t>−</m:t>
        </m:r>
        <m:r>
          <m:t>1</m:t>
        </m:r>
      </m:oMath>
      <w:del w:id="17186" w:author="PR Preview" w:date="2026-01-01T00:00:00Z">
        <w:r>
          <w:delText xml:space="preserve">),</w:delText>
        </w:r>
      </w:del>
      <w:del w:id="17187" w:author="PR Preview" w:date="2026-01-01T00:00:00Z">
        <w:r>
          <w:delText xml:space="preserve"> </w:delText>
        </w:r>
      </w:del>
      <w:del w:id="17188" w:author="PR Preview" w:date="2026-01-01T00:00:00Z">
        <w:r>
          <w:delText xml:space="preserve">it stops there</w:delText>
        </w:r>
      </w:del>
      <w:del w:id="17189" w:author="PR Preview" w:date="2026-01-01T00:00:00Z">
        <w:r>
          <w:delText xml:space="preserve"> </w:delText>
        </w:r>
      </w:del>
      <w:del w:id="17190" w:author="PR Preview" w:date="2026-01-01T00:00:00Z">
        <w:r>
          <w:delText xml:space="preserve">exactly when</w:delText>
        </w:r>
      </w:del>
      <w:del w:id="17191" w:author="PR Preview" w:date="2026-01-01T00:00:00Z">
        <w:r>
          <w:delText xml:space="preserve"> </w:delText>
        </w:r>
      </w:del>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del w:id="17192" w:author="PR Preview" w:date="2026-01-01T00:00:00Z">
        <w:r>
          <w:delText xml:space="preserve">.</w:delText>
        </w:r>
      </w:del>
    </w:p>
    <w:p>
      <w:pPr>
        <w:pStyle w:val="Compact"/>
        <w:numPr>
          <w:ilvl w:val="0"/>
          <w:numId w:val="1068"/>
        </w:numPr>
      </w:pPr>
      <w:del w:id="17193" w:author="PR Preview" w:date="2026-01-01T00:00:00Z">
        <w:r>
          <w:delText xml:space="preserve">It completes all</w:delText>
        </w:r>
      </w:del>
      <w:del w:id="17194" w:author="PR Preview" w:date="2026-01-01T00:00:00Z">
        <w:r>
          <w:delText xml:space="preserve"> </w:delText>
        </w:r>
      </w:del>
      <m:oMath>
        <m:r>
          <m:t>k</m:t>
        </m:r>
      </m:oMath>
      <w:del w:id="17195" w:author="PR Preview" w:date="2026-01-01T00:00:00Z">
        <w:r>
          <w:delText xml:space="preserve"> </w:delText>
        </w:r>
      </w:del>
      <w:del w:id="17196" w:author="PR Preview" w:date="2026-01-01T00:00:00Z">
        <w:r>
          <w:delText xml:space="preserve">steps</w:delText>
        </w:r>
      </w:del>
      <w:del w:id="17197" w:author="PR Preview" w:date="2026-01-01T00:00:00Z">
        <w:r>
          <w:delText xml:space="preserve"> </w:delText>
        </w:r>
      </w:del>
      <w:del w:id="17198" w:author="PR Preview" w:date="2026-01-01T00:00:00Z">
        <w:r>
          <w:delText xml:space="preserve">exactly when</w:delText>
        </w:r>
      </w:del>
      <w:del w:id="17199"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17200" w:author="PR Preview" w:date="2026-01-01T00:00:00Z">
        <w:r>
          <w:delText xml:space="preserve"> </w:delText>
        </w:r>
      </w:del>
      <w:del w:id="17201" w:author="PR Preview" w:date="2026-01-01T00:00:00Z">
        <w:r>
          <w:delText xml:space="preserve">are linearly independent;</w:delText>
        </w:r>
      </w:del>
      <w:del w:id="17202" w:author="PR Preview" w:date="2026-01-01T00:00:00Z">
        <w:r>
          <w:delText xml:space="preserve"> </w:delText>
        </w:r>
      </w:del>
      <w:del w:id="17203" w:author="PR Preview" w:date="2026-01-01T00:00:00Z">
        <w:r>
          <w:delText xml:space="preserve">then</w:delText>
        </w:r>
      </w:del>
      <w:del w:id="17204"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7205" w:author="PR Preview" w:date="2026-01-01T00:00:00Z">
        <w:r>
          <w:delText xml:space="preserve"> </w:delText>
        </w:r>
      </w:del>
      <w:del w:id="17206" w:author="PR Preview" w:date="2026-01-01T00:00:00Z">
        <w:r>
          <w:delText xml:space="preserve">is an orthonormal basis</w:delText>
        </w:r>
      </w:del>
      <w:del w:id="17207" w:author="PR Preview" w:date="2026-01-01T00:00:00Z">
        <w:r>
          <w:delText xml:space="preserve"> </w:delText>
        </w:r>
      </w:del>
      <w:del w:id="17208" w:author="PR Preview" w:date="2026-01-01T00:00:00Z">
        <w:r>
          <w:delText xml:space="preserve">of</w:delText>
        </w:r>
      </w:del>
      <w:del w:id="17209"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del w:id="17210" w:author="PR Preview" w:date="2026-01-01T00:00:00Z">
        <w:r>
          <w:delText xml:space="preserve"> </w:delText>
        </w:r>
      </w:del>
      <w:del w:id="17211" w:author="PR Preview" w:date="2026-01-01T00:00:00Z">
        <w:r>
          <w:delText xml:space="preserve">(</w:delText>
        </w:r>
      </w:del>
      <w:hyperlink w:anchor="def-orthonormal-basis">
        <w:del w:id="17212" w:author="PR Preview" w:date="2026-01-01T00:00:00Z">
          <w:r>
            <w:rPr>
              <w:rStyle w:val="Hyperlink"/>
            </w:rPr>
            <w:delText xml:space="preserve">Definition 77</w:delText>
          </w:r>
        </w:del>
      </w:hyperlink>
      <w:del w:id="17213" w:author="PR Preview" w:date="2026-01-01T00:00:00Z">
        <w:r>
          <w:delText xml:space="preserve">).</w:delText>
        </w:r>
      </w:del>
    </w:p>
    <w:p>
      <w:pPr>
        <w:pStyle w:val="FirstParagraph"/>
      </w:pPr>
      <w:del w:id="17214" w:author="PR Preview" w:date="2026-01-01T00:00:00Z">
        <w:r>
          <w:rPr>
            <w:i/>
            <w:iCs/>
          </w:rPr>
          <w:delText xml:space="preserve">Proof</w:delText>
        </w:r>
      </w:del>
      <w:del w:id="17215" w:author="PR Preview" w:date="2026-01-01T00:00:00Z">
        <w:r>
          <w:delText xml:space="preserve">. </w:delText>
        </w:r>
      </w:del>
      <w:del w:id="17216" w:author="PR Preview" w:date="2026-01-01T00:00:00Z">
        <w:r>
          <w:rPr>
            <w:b/>
            <w:bCs/>
          </w:rPr>
          <w:delText xml:space="preserve">Parts 1 and 2, by</w:delText>
        </w:r>
      </w:del>
      <w:del w:id="17217" w:author="PR Preview" w:date="2026-01-01T00:00:00Z">
        <w:r>
          <w:rPr>
            <w:b/>
            <w:bCs/>
          </w:rPr>
          <w:delText xml:space="preserve"> </w:delText>
        </w:r>
      </w:del>
      <w:hyperlink r:id="rId142">
        <w:del w:id="17218" w:author="PR Preview" w:date="2026-01-01T00:00:00Z">
          <w:r>
            <w:rPr>
              <w:rStyle w:val="Hyperlink"/>
              <w:b/>
              <w:bCs/>
            </w:rPr>
            <w:delText xml:space="preserve">induction</w:delText>
          </w:r>
        </w:del>
      </w:hyperlink>
      <w:del w:id="17219" w:author="PR Preview" w:date="2026-01-01T00:00:00Z">
        <w:r>
          <w:rPr>
            <w:b/>
            <w:bCs/>
          </w:rPr>
          <w:delText xml:space="preserve"> </w:delText>
        </w:r>
      </w:del>
      <w:del w:id="17220" w:author="PR Preview" w:date="2026-01-01T00:00:00Z">
        <w:r>
          <w:rPr>
            <w:b/>
            <w:bCs/>
          </w:rPr>
          <w:delText xml:space="preserve">on</w:delText>
        </w:r>
      </w:del>
      <w:del w:id="17221" w:author="PR Preview" w:date="2026-01-01T00:00:00Z">
        <w:r>
          <w:rPr>
            <w:b/>
            <w:bCs/>
          </w:rPr>
          <w:delText xml:space="preserve"> </w:delText>
        </w:r>
      </w:del>
      <m:oMath>
        <m:r>
          <m:t>i</m:t>
        </m:r>
      </m:oMath>
      <w:del w:id="17222" w:author="PR Preview" w:date="2026-01-01T00:00:00Z">
        <w:r>
          <w:rPr>
            <w:b/>
            <w:bCs/>
          </w:rPr>
          <w:delText xml:space="preserve">.</w:delText>
        </w:r>
      </w:del>
      <w:del w:id="17223" w:author="PR Preview" w:date="2026-01-01T00:00:00Z">
        <w:r>
          <w:delText xml:space="preserve"> </w:delText>
        </w:r>
      </w:del>
      <w:del w:id="17224" w:author="PR Preview" w:date="2026-01-01T00:00:00Z">
        <w:r>
          <w:delText xml:space="preserve">Before step</w:delText>
        </w:r>
      </w:del>
      <w:del w:id="17225" w:author="PR Preview" w:date="2026-01-01T00:00:00Z">
        <w:r>
          <w:delText xml:space="preserve"> </w:delText>
        </w:r>
      </w:del>
      <m:oMath>
        <m:r>
          <m:t>1</m:t>
        </m:r>
      </m:oMath>
      <w:del w:id="17226" w:author="PR Preview" w:date="2026-01-01T00:00:00Z">
        <w:r>
          <w:delText xml:space="preserve">, the list of</w:delText>
        </w:r>
      </w:del>
      <w:del w:id="17227" w:author="PR Preview" w:date="2026-01-01T00:00:00Z">
        <w:r>
          <w:delText xml:space="preserve"> </w:delText>
        </w:r>
      </w:del>
      <m:oMath>
        <m:limLow>
          <m:e>
            <m:r>
              <m:t>q</m:t>
            </m:r>
          </m:e>
          <m:lim>
            <m:r>
              <m:rPr>
                <m:sty m:val="p"/>
              </m:rPr>
              <m:t>∼</m:t>
            </m:r>
          </m:lim>
        </m:limLow>
      </m:oMath>
      <w:del w:id="17228" w:author="PR Preview" w:date="2026-01-01T00:00:00Z">
        <w:r>
          <w:delText xml:space="preserve">’s is empty,</w:delText>
        </w:r>
      </w:del>
      <w:del w:id="17229" w:author="PR Preview" w:date="2026-01-01T00:00:00Z">
        <w:r>
          <w:delText xml:space="preserve"> </w:delText>
        </w:r>
      </w:del>
      <w:del w:id="17230" w:author="PR Preview" w:date="2026-01-01T00:00:00Z">
        <w:r>
          <w:delText xml:space="preserve">which is orthonormal, and both spans are</w:delText>
        </w:r>
      </w:del>
      <w:del w:id="17231" w:author="PR Preview" w:date="2026-01-01T00:00:00Z">
        <w:r>
          <w:delText xml:space="preserve"> </w:delText>
        </w:r>
      </w:del>
      <m:oMath>
        <m:r>
          <m:t>​</m:t>
        </m:r>
        <m:d>
          <m:dPr>
            <m:begChr m:val="{"/>
            <m:sepChr m:val=""/>
            <m:endChr m:val="}"/>
            <m:grow/>
          </m:dPr>
          <m:e>
            <m:limLow>
              <m:e>
                <m:r>
                  <m:t>0</m:t>
                </m:r>
              </m:e>
              <m:lim>
                <m:r>
                  <m:rPr>
                    <m:sty m:val="p"/>
                  </m:rPr>
                  <m:t>∼</m:t>
                </m:r>
              </m:lim>
            </m:limLow>
          </m:e>
        </m:d>
        <m:r>
          <m:t>​</m:t>
        </m:r>
      </m:oMath>
      <w:del w:id="17232" w:author="PR Preview" w:date="2026-01-01T00:00:00Z">
        <w:r>
          <w:delText xml:space="preserve"> </w:delText>
        </w:r>
      </w:del>
      <w:del w:id="17233" w:author="PR Preview" w:date="2026-01-01T00:00:00Z">
        <w:r>
          <w:delText xml:space="preserve">(</w:delText>
        </w:r>
      </w:del>
      <w:hyperlink w:anchor="def-span">
        <w:del w:id="17234" w:author="PR Preview" w:date="2026-01-01T00:00:00Z">
          <w:r>
            <w:rPr>
              <w:rStyle w:val="Hyperlink"/>
            </w:rPr>
            <w:delText xml:space="preserve">Definition 47</w:delText>
          </w:r>
        </w:del>
      </w:hyperlink>
      <w:del w:id="17235" w:author="PR Preview" w:date="2026-01-01T00:00:00Z">
        <w:r>
          <w:delText xml:space="preserve">).</w:delText>
        </w:r>
      </w:del>
      <w:del w:id="17236" w:author="PR Preview" w:date="2026-01-01T00:00:00Z">
        <w:r>
          <w:delText xml:space="preserve"> </w:delText>
        </w:r>
      </w:del>
      <w:del w:id="17237" w:author="PR Preview" w:date="2026-01-01T00:00:00Z">
        <w:r>
          <w:delText xml:space="preserve">Suppose part 1 holds after step</w:delText>
        </w:r>
      </w:del>
      <w:del w:id="17238" w:author="PR Preview" w:date="2026-01-01T00:00:00Z">
        <w:r>
          <w:delText xml:space="preserve"> </w:delText>
        </w:r>
      </w:del>
      <m:oMath>
        <m:r>
          <m:t>i</m:t>
        </m:r>
        <m:r>
          <m:rPr>
            <m:sty m:val="p"/>
          </m:rPr>
          <m:t>−</m:t>
        </m:r>
        <m:r>
          <m:t>1</m:t>
        </m:r>
      </m:oMath>
      <w:del w:id="17239" w:author="PR Preview" w:date="2026-01-01T00:00:00Z">
        <w:r>
          <w:delText xml:space="preserve">,</w:delText>
        </w:r>
      </w:del>
      <w:del w:id="17240" w:author="PR Preview" w:date="2026-01-01T00:00:00Z">
        <w:r>
          <w:delText xml:space="preserve"> </w:delText>
        </w:r>
      </w:del>
      <w:del w:id="17241" w:author="PR Preview" w:date="2026-01-01T00:00:00Z">
        <w:r>
          <w:delText xml:space="preserve">and write</w:delText>
        </w:r>
      </w:del>
    </w:p>
    <w:p>
      <w:pPr>
        <w:pStyle w:val="BodyText"/>
      </w:pPr>
      <m:oMathPara>
        <m:oMathParaPr>
          <m:jc m:val="center"/>
        </m:oMathParaPr>
        <m:oMath>
          <m:eqArr>
            <m:e>
              <m:sSub>
                <m:e>
                  <m:r>
                    <m:rPr>
                      <m:scr m:val="script"/>
                      <m:sty m:val="p"/>
                    </m:rPr>
                    <m:t>S</m:t>
                  </m:r>
                </m:e>
                <m:sub>
                  <m:r>
                    <m:t>i</m:t>
                  </m:r>
                  <m:r>
                    <m:rPr>
                      <m:sty m:val="p"/>
                    </m:rPr>
                    <m:t>−</m:t>
                  </m:r>
                  <m:r>
                    <m:t>1</m:t>
                  </m:r>
                </m:sub>
              </m:sSub>
              <m:r>
                <m:t>&amp;</m:t>
              </m:r>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e>
            <m:e>
              <m:r>
                <m:t>&amp;</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e>
          </m:eqArr>
        </m:oMath>
      </m:oMathPara>
    </w:p>
    <w:p>
      <w:pPr>
        <w:pStyle w:val="FirstParagraph"/>
      </w:pPr>
      <w:del w:id="17242" w:author="PR Preview" w:date="2026-01-01T00:00:00Z">
        <w:r>
          <w:delText xml:space="preserve">The orthonormal vectors</w:delText>
        </w:r>
      </w:del>
      <w:del w:id="17243"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del w:id="17244" w:author="PR Preview" w:date="2026-01-01T00:00:00Z">
        <w:r>
          <w:delText xml:space="preserve"> </w:delText>
        </w:r>
      </w:del>
      <w:del w:id="17245" w:author="PR Preview" w:date="2026-01-01T00:00:00Z">
        <w:r>
          <w:delText xml:space="preserve">are linearly independent</w:delText>
        </w:r>
      </w:del>
      <w:del w:id="17246" w:author="PR Preview" w:date="2026-01-01T00:00:00Z">
        <w:r>
          <w:delText xml:space="preserve"> </w:delText>
        </w:r>
      </w:del>
      <w:del w:id="17247" w:author="PR Preview" w:date="2026-01-01T00:00:00Z">
        <w:r>
          <w:delText xml:space="preserve">(</w:delText>
        </w:r>
      </w:del>
      <w:hyperlink w:anchor="thm-orthonormal-independent">
        <w:del w:id="17248" w:author="PR Preview" w:date="2026-01-01T00:00:00Z">
          <w:r>
            <w:rPr>
              <w:rStyle w:val="Hyperlink"/>
            </w:rPr>
            <w:delText xml:space="preserve">Theorem 63</w:delText>
          </w:r>
        </w:del>
      </w:hyperlink>
      <w:del w:id="17249" w:author="PR Preview" w:date="2026-01-01T00:00:00Z">
        <w:r>
          <w:delText xml:space="preserve">) and span</w:delText>
        </w:r>
      </w:del>
      <w:del w:id="17250" w:author="PR Preview" w:date="2026-01-01T00:00:00Z">
        <w:r>
          <w:delText xml:space="preserve"> </w:delText>
        </w:r>
      </w:del>
      <m:oMath>
        <m:sSub>
          <m:e>
            <m:r>
              <m:rPr>
                <m:scr m:val="script"/>
                <m:sty m:val="p"/>
              </m:rPr>
              <m:t>S</m:t>
            </m:r>
          </m:e>
          <m:sub>
            <m:r>
              <m:t>i</m:t>
            </m:r>
            <m:r>
              <m:rPr>
                <m:sty m:val="p"/>
              </m:rPr>
              <m:t>−</m:t>
            </m:r>
            <m:r>
              <m:t>1</m:t>
            </m:r>
          </m:sub>
        </m:sSub>
      </m:oMath>
      <w:del w:id="17251" w:author="PR Preview" w:date="2026-01-01T00:00:00Z">
        <w:r>
          <w:delText xml:space="preserve">,</w:delText>
        </w:r>
      </w:del>
      <w:del w:id="17252" w:author="PR Preview" w:date="2026-01-01T00:00:00Z">
        <w:r>
          <w:delText xml:space="preserve"> </w:delText>
        </w:r>
      </w:del>
      <w:del w:id="17253" w:author="PR Preview" w:date="2026-01-01T00:00:00Z">
        <w:r>
          <w:delText xml:space="preserve">so they are an orthonormal basis of it.</w:delText>
        </w:r>
      </w:del>
    </w:p>
    <w:p>
      <w:pPr>
        <w:pStyle w:val="BodyText"/>
      </w:pPr>
      <m:oMath>
        <m:sSubSup>
          <m:e>
            <m:limLow>
              <m:e>
                <m:r>
                  <m:t>q</m:t>
                </m:r>
              </m:e>
              <m:lim>
                <m:r>
                  <m:rPr>
                    <m:sty m:val="p"/>
                  </m:rPr>
                  <m:t>∼</m:t>
                </m:r>
              </m:lim>
            </m:limLow>
          </m:e>
          <m:sub>
            <m:r>
              <m:t>i</m:t>
            </m:r>
          </m:sub>
          <m:sup>
            <m:r>
              <m:rPr>
                <m:sty m:val="p"/>
              </m:rPr>
              <m:t>′</m:t>
            </m:r>
          </m:sup>
        </m:sSubSup>
      </m:oMath>
      <w:del w:id="17254" w:author="PR Preview" w:date="2026-01-01T00:00:00Z">
        <w:r>
          <w:rPr>
            <w:i/>
            <w:iCs/>
          </w:rPr>
          <w:delText xml:space="preserve"> </w:delText>
        </w:r>
      </w:del>
      <w:del w:id="17255" w:author="PR Preview" w:date="2026-01-01T00:00:00Z">
        <w:r>
          <w:rPr>
            <w:i/>
            <w:iCs/>
          </w:rPr>
          <w:delText xml:space="preserve">is orthogonal to the earlier</w:delText>
        </w:r>
      </w:del>
      <w:del w:id="17256" w:author="PR Preview" w:date="2026-01-01T00:00:00Z">
        <w:r>
          <w:rPr>
            <w:i/>
            <w:iCs/>
          </w:rPr>
          <w:delText xml:space="preserve"> </w:delText>
        </w:r>
      </w:del>
      <m:oMath>
        <m:limLow>
          <m:e>
            <m:r>
              <m:t>q</m:t>
            </m:r>
          </m:e>
          <m:lim>
            <m:r>
              <m:rPr>
                <m:sty m:val="p"/>
              </m:rPr>
              <m:t>∼</m:t>
            </m:r>
          </m:lim>
        </m:limLow>
      </m:oMath>
      <w:del w:id="17257" w:author="PR Preview" w:date="2026-01-01T00:00:00Z">
        <w:r>
          <w:rPr>
            <w:i/>
            <w:iCs/>
          </w:rPr>
          <w:delText xml:space="preserve">’s.</w:delText>
        </w:r>
      </w:del>
      <w:del w:id="17258" w:author="PR Preview" w:date="2026-01-01T00:00:00Z">
        <w:r>
          <w:delText xml:space="preserve"> </w:delText>
        </w:r>
      </w:del>
      <w:del w:id="17259" w:author="PR Preview" w:date="2026-01-01T00:00:00Z">
        <w:r>
          <w:delText xml:space="preserve">For each</w:delText>
        </w:r>
      </w:del>
      <w:del w:id="17260" w:author="PR Preview" w:date="2026-01-01T00:00:00Z">
        <w:r>
          <w:delText xml:space="preserve"> </w:delText>
        </w:r>
      </w:del>
      <m:oMath>
        <m:r>
          <m:t>l</m:t>
        </m:r>
        <m:r>
          <m:rPr>
            <m:sty m:val="p"/>
          </m:rPr>
          <m:t>&lt;</m:t>
        </m:r>
        <m:r>
          <m:t>i</m:t>
        </m:r>
      </m:oMath>
      <w:del w:id="17261"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t>&amp;</m:t>
              </m:r>
              <m:r>
                <m:rPr>
                  <m:sty m:val="p"/>
                </m:rPr>
                <m:t>=</m:t>
              </m:r>
              <m:sSub>
                <m:e>
                  <m:limLow>
                    <m:e>
                      <m:r>
                        <m:t>q</m:t>
                      </m:r>
                    </m:e>
                    <m:lim>
                      <m:r>
                        <m:rPr>
                          <m:sty m:val="p"/>
                        </m:rPr>
                        <m:t>∼</m:t>
                      </m:r>
                    </m:lim>
                  </m:limLow>
                </m:e>
                <m:sub>
                  <m:r>
                    <m:t>l</m:t>
                  </m:r>
                </m:sub>
              </m:sSub>
              <m:r>
                <m:rPr>
                  <m:sty m:val="p"/>
                </m:rPr>
                <m:t>⋅</m:t>
              </m:r>
              <m:r>
                <m:t>​</m:t>
              </m:r>
              <m:d>
                <m:dPr>
                  <m:begChr m:val="("/>
                  <m:sepChr m:val=""/>
                  <m:endChr m:val=")"/>
                  <m:grow/>
                </m:dPr>
                <m:e>
                  <m:r>
                    <m:t>1</m:t>
                  </m:r>
                  <m:r>
                    <m:t> </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sSub>
                    <m:e>
                      <m:limLow>
                        <m:e>
                          <m:r>
                            <m:t>q</m:t>
                          </m:r>
                        </m:e>
                        <m:lim>
                          <m:r>
                            <m:rPr>
                              <m:sty m:val="p"/>
                            </m:rPr>
                            <m:t>∼</m:t>
                          </m:r>
                        </m:lim>
                      </m:limLow>
                    </m:e>
                    <m:sub>
                      <m:r>
                        <m:t>j</m:t>
                      </m:r>
                    </m:sub>
                  </m:sSub>
                </m:e>
              </m:d>
              <m:r>
                <m:t>​</m:t>
              </m:r>
              <m:r>
                <m:t>&amp;</m:t>
              </m:r>
              <m:r>
                <m:t>&amp;</m:t>
              </m:r>
              <m:r>
                <m:rPr>
                  <m:nor/>
                  <m:sty m:val="p"/>
                </m:rPr>
                <m:t>(</m:t>
              </m:r>
              <m:r>
                <m:rPr>
                  <m:nor/>
                  <m:sty m:val="p"/>
                </m:rPr>
                <m:t>Definition 78</m:t>
              </m:r>
              <m:r>
                <m:rPr>
                  <m:nor/>
                  <m:sty m:val="p"/>
                </m:rPr>
                <m:t>, as a linear combination)</m:t>
              </m:r>
            </m:e>
            <m:e>
              <m:r>
                <m:t>&amp;</m:t>
              </m:r>
              <m:r>
                <m:rPr>
                  <m:sty m:val="p"/>
                </m:rPr>
                <m:t>=</m:t>
              </m:r>
              <m:r>
                <m:t>1</m:t>
              </m:r>
              <m:r>
                <m:t> </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r>
                <m:rPr>
                  <m:sty m:val="p"/>
                </m:rPr>
                <m:t>+</m:t>
              </m:r>
              <m:nary>
                <m:naryPr>
                  <m:chr m:val="∑"/>
                  <m:limLoc m:val="undOvr"/>
                  <m:subHide m:val="off"/>
                  <m:supHide m:val="off"/>
                </m:naryPr>
                <m:sub>
                  <m:r>
                    <m:t>j</m:t>
                  </m:r>
                  <m:r>
                    <m:rPr>
                      <m:sty m:val="p"/>
                    </m:rPr>
                    <m:t>=</m:t>
                  </m:r>
                  <m:r>
                    <m:t>1</m:t>
                  </m:r>
                </m:sub>
                <m:sup>
                  <m:r>
                    <m:t>i</m:t>
                  </m:r>
                  <m:r>
                    <m:rPr>
                      <m:sty m:val="p"/>
                    </m:rPr>
                    <m:t>−</m:t>
                  </m:r>
                  <m:r>
                    <m:t>1</m:t>
                  </m:r>
                </m:sup>
                <m:e>
                  <m:r>
                    <m:t>​</m:t>
                  </m:r>
                </m:e>
              </m:nary>
              <m:d>
                <m:dPr>
                  <m:begChr m:val="("/>
                  <m:sepChr m:val=""/>
                  <m:endChr m:val=")"/>
                  <m:grow/>
                </m:dPr>
                <m:e>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e>
              </m:d>
              <m: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Theorem 62</m:t>
              </m:r>
              <m:r>
                <m:rPr>
                  <m:nor/>
                  <m:sty m:val="p"/>
                </m:rPr>
                <m:t>)</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r>
                <m:rPr>
                  <m:sty m:val="p"/>
                </m:rPr>
                <m:t>(</m:t>
              </m:r>
              <m:sSub>
                <m:e>
                  <m:limLow>
                    <m:e>
                      <m:r>
                        <m:t>q</m:t>
                      </m:r>
                    </m:e>
                    <m:lim>
                      <m:r>
                        <m:rPr>
                          <m:sty m:val="p"/>
                        </m:rPr>
                        <m:t>∼</m:t>
                      </m:r>
                    </m:lim>
                  </m:limLow>
                </m:e>
                <m:sub>
                  <m:r>
                    <m:t>l</m:t>
                  </m:r>
                </m:sub>
              </m:sSub>
              <m:r>
                <m:rPr>
                  <m:sty m:val="p"/>
                </m:rPr>
                <m:t>⋅</m:t>
              </m:r>
              <m:sSub>
                <m:e>
                  <m:limLow>
                    <m:e>
                      <m:r>
                        <m:t>q</m:t>
                      </m:r>
                    </m:e>
                    <m:lim>
                      <m:r>
                        <m:rPr>
                          <m:sty m:val="p"/>
                        </m:rPr>
                        <m:t>∼</m:t>
                      </m:r>
                    </m:lim>
                  </m:limLow>
                </m:e>
                <m:sub>
                  <m:r>
                    <m:t>j</m:t>
                  </m:r>
                </m:sub>
              </m:sSub>
              <m:r>
                <m:rPr>
                  <m:sty m:val="p"/>
                </m:rPr>
                <m:t>)</m:t>
              </m:r>
              <m:r>
                <m:t>&amp;</m:t>
              </m:r>
              <m:r>
                <m:t>&amp;</m:t>
              </m:r>
              <m:r>
                <m:rPr>
                  <m:nor/>
                  <m:sty m:val="p"/>
                </m:rPr>
                <m:t>(</m:t>
              </m:r>
              <m:r>
                <m:t>1</m:t>
              </m:r>
              <m:r>
                <m:t> </m:t>
              </m:r>
              <m:r>
                <m:t>z</m:t>
              </m:r>
              <m:r>
                <m:rPr>
                  <m:sty m:val="p"/>
                </m:rPr>
                <m:t>=</m:t>
              </m:r>
              <m:r>
                <m:t>z</m:t>
              </m:r>
              <m:r>
                <m:rPr>
                  <m:nor/>
                  <m:sty m:val="p"/>
                </m:rPr>
                <m:t>, and pull the minus signs out of the sum)</m:t>
              </m:r>
            </m:e>
            <m:e>
              <m:r>
                <m:t>&amp;</m:t>
              </m:r>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rPr>
                  <m:sty m:val="p"/>
                </m:rPr>
                <m:t>−</m:t>
              </m:r>
              <m:sSub>
                <m:e>
                  <m:limLow>
                    <m:e>
                      <m:r>
                        <m:t>q</m:t>
                      </m:r>
                    </m:e>
                    <m:lim>
                      <m:r>
                        <m:rPr>
                          <m:sty m:val="p"/>
                        </m:rPr>
                        <m:t>∼</m:t>
                      </m:r>
                    </m:lim>
                  </m:limLow>
                </m:e>
                <m:sub>
                  <m:r>
                    <m:t>l</m:t>
                  </m:r>
                </m:sub>
              </m:sSub>
              <m:r>
                <m:rPr>
                  <m:sty m:val="p"/>
                </m:rPr>
                <m:t>⋅</m:t>
              </m:r>
              <m:sSub>
                <m:e>
                  <m:limLow>
                    <m:e>
                      <m:r>
                        <m:t>a</m:t>
                      </m:r>
                    </m:e>
                    <m:lim>
                      <m:r>
                        <m:rPr>
                          <m:sty m:val="p"/>
                        </m:rPr>
                        <m:t>∼</m:t>
                      </m:r>
                    </m:lim>
                  </m:limLow>
                </m:e>
                <m:sub>
                  <m:r>
                    <m:t>i</m:t>
                  </m:r>
                </m:sub>
              </m:sSub>
              <m:r>
                <m:t>&amp;</m:t>
              </m:r>
              <m:r>
                <m:t>&amp;</m:t>
              </m:r>
              <m:r>
                <m:rPr>
                  <m:nor/>
                  <m:sty m:val="p"/>
                </m:rPr>
                <m:t>(only the </m:t>
              </m:r>
              <m:r>
                <m:t>j</m:t>
              </m:r>
              <m:r>
                <m:rPr>
                  <m:sty m:val="p"/>
                </m:rPr>
                <m:t>=</m:t>
              </m:r>
              <m:r>
                <m:t>l</m:t>
              </m:r>
              <m:r>
                <m:rPr>
                  <m:nor/>
                  <m:sty m:val="p"/>
                </m:rPr>
                <m:t> term survives, </m:t>
              </m:r>
              <m:r>
                <m:rPr>
                  <m:nor/>
                  <m:sty m:val="p"/>
                </m:rPr>
                <m:t>Definition 19</m:t>
              </m:r>
              <m:r>
                <m:rPr>
                  <m:nor/>
                  <m:sty m:val="p"/>
                </m:rPr>
                <m:t>)</m:t>
              </m:r>
            </m:e>
            <m:e>
              <m:r>
                <m:t>&amp;</m:t>
              </m:r>
              <m:r>
                <m:rPr>
                  <m:sty m:val="p"/>
                </m:rPr>
                <m:t>=</m:t>
              </m:r>
              <m:r>
                <m:t>0</m:t>
              </m:r>
              <m:r>
                <m:rPr>
                  <m:sty m:val="p"/>
                </m:rPr>
                <m:t>.</m:t>
              </m:r>
              <m:r>
                <m:t>&amp;</m:t>
              </m:r>
              <m:r>
                <m:t>&amp;</m:t>
              </m:r>
              <m:r>
                <m:rPr>
                  <m:nor/>
                  <m:sty m:val="p"/>
                </m:rPr>
                <m:t>(arithmetic)</m:t>
              </m:r>
            </m:e>
          </m:eqArr>
        </m:oMath>
      </m:oMathPara>
    </w:p>
    <w:p>
      <w:pPr>
        <w:pStyle w:val="FirstParagraph"/>
      </w:pPr>
      <w:del w:id="17262" w:author="PR Preview" w:date="2026-01-01T00:00:00Z">
        <w:r>
          <w:rPr>
            <w:i/>
            <w:iCs/>
          </w:rPr>
          <w:delText xml:space="preserve">Part 2 at step</w:delText>
        </w:r>
      </w:del>
      <w:del w:id="17263" w:author="PR Preview" w:date="2026-01-01T00:00:00Z">
        <w:r>
          <w:rPr>
            <w:i/>
            <w:iCs/>
          </w:rPr>
          <w:delText xml:space="preserve"> </w:delText>
        </w:r>
      </w:del>
      <m:oMath>
        <m:r>
          <m:t>i</m:t>
        </m:r>
      </m:oMath>
      <w:del w:id="17264" w:author="PR Preview" w:date="2026-01-01T00:00:00Z">
        <w:r>
          <w:rPr>
            <w:i/>
            <w:iCs/>
          </w:rPr>
          <w:delText xml:space="preserve">.</w:delText>
        </w:r>
      </w:del>
      <w:del w:id="17265" w:author="PR Preview" w:date="2026-01-01T00:00:00Z">
        <w:r>
          <w:delText xml:space="preserve"> </w:delText>
        </w:r>
      </w:del>
      <w:del w:id="17266" w:author="PR Preview" w:date="2026-01-01T00:00:00Z">
        <w:r>
          <w:delText xml:space="preserve">If</w:delText>
        </w:r>
      </w:del>
      <w:del w:id="17267"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268" w:author="PR Preview" w:date="2026-01-01T00:00:00Z">
        <w:r>
          <w:delText xml:space="preserve">, then</w:delText>
        </w:r>
      </w:del>
      <w:del w:id="17269" w:author="PR Preview" w:date="2026-01-01T00:00:00Z">
        <w:r>
          <w:delText xml:space="preserve"> </w:delText>
        </w:r>
      </w:del>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sSub>
          <m:e>
            <m:r>
              <m:rPr>
                <m:scr m:val="script"/>
                <m:sty m:val="p"/>
              </m:rPr>
              <m:t>S</m:t>
            </m:r>
          </m:e>
          <m:sub>
            <m:r>
              <m:t>i</m:t>
            </m:r>
            <m:r>
              <m:rPr>
                <m:sty m:val="p"/>
              </m:rPr>
              <m:t>−</m:t>
            </m:r>
            <m:r>
              <m:t>1</m:t>
            </m:r>
          </m:sub>
        </m:sSub>
      </m:oMath>
      <w:del w:id="17270" w:author="PR Preview" w:date="2026-01-01T00:00:00Z">
        <w:r>
          <w:delText xml:space="preserve">.</w:delText>
        </w:r>
      </w:del>
      <w:del w:id="17271" w:author="PR Preview" w:date="2026-01-01T00:00:00Z">
        <w:r>
          <w:delText xml:space="preserve"> </w:delText>
        </w:r>
      </w:del>
      <w:del w:id="17272" w:author="PR Preview" w:date="2026-01-01T00:00:00Z">
        <w:r>
          <w:delText xml:space="preserve">Conversely, if</w:delText>
        </w:r>
      </w:del>
      <w:del w:id="17273" w:author="PR Preview" w:date="2026-01-01T00:00:00Z">
        <w:r>
          <w:delText xml:space="preserve"> </w:delText>
        </w:r>
      </w:del>
      <m:oMath>
        <m:sSub>
          <m:e>
            <m:limLow>
              <m:e>
                <m:r>
                  <m:t>a</m:t>
                </m:r>
              </m:e>
              <m:lim>
                <m:r>
                  <m:rPr>
                    <m:sty m:val="p"/>
                  </m:rPr>
                  <m:t>∼</m:t>
                </m:r>
              </m:lim>
            </m:limLow>
          </m:e>
          <m:sub>
            <m:r>
              <m:t>i</m:t>
            </m:r>
          </m:sub>
        </m:sSub>
        <m:r>
          <m:rPr>
            <m:sty m:val="p"/>
          </m:rPr>
          <m:t>∈</m:t>
        </m:r>
        <m:sSub>
          <m:e>
            <m:r>
              <m:rPr>
                <m:scr m:val="script"/>
                <m:sty m:val="p"/>
              </m:rPr>
              <m:t>S</m:t>
            </m:r>
          </m:e>
          <m:sub>
            <m:r>
              <m:t>i</m:t>
            </m:r>
            <m:r>
              <m:rPr>
                <m:sty m:val="p"/>
              </m:rPr>
              <m:t>−</m:t>
            </m:r>
            <m:r>
              <m:t>1</m:t>
            </m:r>
          </m:sub>
        </m:sSub>
      </m:oMath>
      <w:del w:id="17274" w:author="PR Preview" w:date="2026-01-01T00:00:00Z">
        <w:r>
          <w:delText xml:space="preserve">, then</w:delText>
        </w:r>
      </w:del>
      <w:del w:id="17275" w:author="PR Preview" w:date="2026-01-01T00:00:00Z">
        <w:r>
          <w:delText xml:space="preserve"> </w:delText>
        </w:r>
      </w:del>
      <m:oMath>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276" w:author="PR Preview" w:date="2026-01-01T00:00:00Z">
        <w:r>
          <w:delText xml:space="preserve"> </w:delText>
        </w:r>
      </w:del>
      <w:del w:id="17277" w:author="PR Preview" w:date="2026-01-01T00:00:00Z">
        <w:r>
          <w:delText xml:space="preserve">(</w:delText>
        </w:r>
      </w:del>
      <w:hyperlink w:anchor="thm-orthonormal-expansion">
        <w:del w:id="17278" w:author="PR Preview" w:date="2026-01-01T00:00:00Z">
          <w:r>
            <w:rPr>
              <w:rStyle w:val="Hyperlink"/>
            </w:rPr>
            <w:delText xml:space="preserve">Theorem 64</w:delText>
          </w:r>
        </w:del>
      </w:hyperlink>
      <w:del w:id="17279" w:author="PR Preview" w:date="2026-01-01T00:00:00Z">
        <w:r>
          <w:delText xml:space="preserve">), so</w:delText>
        </w:r>
      </w:del>
      <w:del w:id="17280"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281" w:author="PR Preview" w:date="2026-01-01T00:00:00Z">
        <w:r>
          <w:delText xml:space="preserve">.</w:delText>
        </w:r>
      </w:del>
    </w:p>
    <w:p>
      <w:pPr>
        <w:pStyle w:val="BodyText"/>
      </w:pPr>
      <w:del w:id="17282" w:author="PR Preview" w:date="2026-01-01T00:00:00Z">
        <w:r>
          <w:rPr>
            <w:i/>
            <w:iCs/>
          </w:rPr>
          <w:delText xml:space="preserve">Part 1 at step</w:delText>
        </w:r>
      </w:del>
      <w:del w:id="17283" w:author="PR Preview" w:date="2026-01-01T00:00:00Z">
        <w:r>
          <w:rPr>
            <w:i/>
            <w:iCs/>
          </w:rPr>
          <w:delText xml:space="preserve"> </w:delText>
        </w:r>
      </w:del>
      <m:oMath>
        <m:r>
          <m:t>i</m:t>
        </m:r>
      </m:oMath>
      <w:del w:id="17284" w:author="PR Preview" w:date="2026-01-01T00:00:00Z">
        <w:r>
          <w:rPr>
            <w:i/>
            <w:iCs/>
          </w:rPr>
          <w:delText xml:space="preserve">, if the process does not stop.</w:delText>
        </w:r>
      </w:del>
      <w:del w:id="17285" w:author="PR Preview" w:date="2026-01-01T00:00:00Z">
        <w:r>
          <w:delText xml:space="preserve"> </w:delText>
        </w:r>
      </w:del>
      <w:del w:id="17286" w:author="PR Preview" w:date="2026-01-01T00:00:00Z">
        <w:r>
          <w:delText xml:space="preserve">Then</w:delText>
        </w:r>
      </w:del>
      <w:del w:id="17287"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17288" w:author="PR Preview" w:date="2026-01-01T00:00:00Z">
        <w:r>
          <w:delText xml:space="preserve">, so</w:delText>
        </w:r>
      </w:del>
      <w:del w:id="17289" w:author="PR Preview" w:date="2026-01-01T00:00:00Z">
        <w:r>
          <w:delText xml:space="preserve"> </w:delText>
        </w:r>
      </w:del>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del w:id="17290" w:author="PR Preview" w:date="2026-01-01T00:00:00Z">
        <w:r>
          <w:delText xml:space="preserve">,</w:delText>
        </w:r>
      </w:del>
      <w:del w:id="17291" w:author="PR Preview" w:date="2026-01-01T00:00:00Z">
        <w:r>
          <w:delText xml:space="preserve"> </w:delText>
        </w:r>
      </w:del>
      <w:del w:id="17292" w:author="PR Preview" w:date="2026-01-01T00:00:00Z">
        <w:r>
          <w:delText xml:space="preserve">and</w:delText>
        </w:r>
      </w:del>
      <w:del w:id="17293" w:author="PR Preview" w:date="2026-01-01T00:00:00Z">
        <w:r>
          <w:delText xml:space="preserve"> </w:delText>
        </w:r>
      </w:del>
      <m:oMath>
        <m:sSub>
          <m:e>
            <m:limLow>
              <m:e>
                <m:r>
                  <m:t>q</m:t>
                </m:r>
              </m:e>
              <m:lim>
                <m:r>
                  <m:rPr>
                    <m:sty m:val="p"/>
                  </m:rPr>
                  <m:t>∼</m:t>
                </m:r>
              </m:lim>
            </m:limLow>
          </m:e>
          <m:sub>
            <m:r>
              <m:t>i</m:t>
            </m:r>
          </m:sub>
        </m:sSub>
        <m:r>
          <m:rPr>
            <m:sty m:val="p"/>
          </m:rPr>
          <m:t>=</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294" w:author="PR Preview" w:date="2026-01-01T00:00:00Z">
        <w:r>
          <w:delText xml:space="preserve"> </w:delText>
        </w:r>
      </w:del>
      <w:del w:id="17295" w:author="PR Preview" w:date="2026-01-01T00:00:00Z">
        <w:r>
          <w:delText xml:space="preserve">has</w:delText>
        </w:r>
      </w:del>
      <w:del w:id="17296" w:author="PR Preview" w:date="2026-01-01T00:00:00Z">
        <w:r>
          <w:delText xml:space="preserve"> </w:delText>
        </w:r>
      </w:del>
      <w:del w:id="17297" w:author="PR Preview" w:date="2026-01-01T00:00:00Z">
        <w:r>
          <w:delText xml:space="preserve">norm</w:delText>
        </w:r>
      </w:del>
      <w:del w:id="17298" w:author="PR Preview" w:date="2026-01-01T00:00:00Z">
        <w:r>
          <w:delText xml:space="preserve"> </w:delText>
        </w:r>
      </w:del>
      <m:oMath>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m:t>
        </m:r>
        <m:r>
          <m:t>1</m:t>
        </m:r>
      </m:oMath>
      <w:del w:id="17299" w:author="PR Preview" w:date="2026-01-01T00:00:00Z">
        <w:r>
          <w:delText xml:space="preserve"> </w:delText>
        </w:r>
      </w:del>
      <w:del w:id="17300" w:author="PR Preview" w:date="2026-01-01T00:00:00Z">
        <w:r>
          <w:delText xml:space="preserve">(</w:delText>
        </w:r>
      </w:del>
      <w:hyperlink w:anchor="thm-norm-properties">
        <w:del w:id="17301" w:author="PR Preview" w:date="2026-01-01T00:00:00Z">
          <w:r>
            <w:rPr>
              <w:rStyle w:val="Hyperlink"/>
            </w:rPr>
            <w:delText xml:space="preserve">Theorem 56</w:delText>
          </w:r>
        </w:del>
      </w:hyperlink>
      <w:del w:id="17302" w:author="PR Preview" w:date="2026-01-01T00:00:00Z">
        <w:r>
          <w:delText xml:space="preserve">)</w:delText>
        </w:r>
      </w:del>
      <w:del w:id="17303" w:author="PR Preview" w:date="2026-01-01T00:00:00Z">
        <w:r>
          <w:delText xml:space="preserve"> </w:delText>
        </w:r>
      </w:del>
      <w:del w:id="17304" w:author="PR Preview" w:date="2026-01-01T00:00:00Z">
        <w:r>
          <w:delText xml:space="preserve">and for</w:delText>
        </w:r>
      </w:del>
      <w:del w:id="17305" w:author="PR Preview" w:date="2026-01-01T00:00:00Z">
        <w:r>
          <w:delText xml:space="preserve"> </w:delText>
        </w:r>
      </w:del>
      <m:oMath>
        <m:r>
          <m:t>l</m:t>
        </m:r>
        <m:r>
          <m:rPr>
            <m:sty m:val="p"/>
          </m:rPr>
          <m:t>&lt;</m:t>
        </m:r>
        <m:r>
          <m:t>i</m:t>
        </m:r>
      </m:oMath>
    </w:p>
    <w:p>
      <w:pPr>
        <w:pStyle w:val="BodyText"/>
      </w:pPr>
      <m:oMathPara>
        <m:oMathParaPr>
          <m:jc m:val="center"/>
        </m:oMathParaPr>
        <m:oMath>
          <m:eqArr>
            <m:e>
              <m:sSub>
                <m:e>
                  <m:limLow>
                    <m:e>
                      <m:r>
                        <m:t>q</m:t>
                      </m:r>
                    </m:e>
                    <m:lim>
                      <m:r>
                        <m:rPr>
                          <m:sty m:val="p"/>
                        </m:rPr>
                        <m:t>∼</m:t>
                      </m:r>
                    </m:lim>
                  </m:limLow>
                </m:e>
                <m:sub>
                  <m:r>
                    <m:t>l</m:t>
                  </m:r>
                </m:sub>
              </m:sSub>
              <m:r>
                <m:rPr>
                  <m:sty m:val="p"/>
                </m:rPr>
                <m:t>⋅</m:t>
              </m:r>
              <m:sSub>
                <m:e>
                  <m:limLow>
                    <m:e>
                      <m:r>
                        <m:t>q</m:t>
                      </m:r>
                    </m:e>
                    <m:lim>
                      <m:r>
                        <m:rPr>
                          <m:sty m:val="p"/>
                        </m:rPr>
                        <m:t>∼</m:t>
                      </m:r>
                    </m:lim>
                  </m:limLow>
                </m:e>
                <m:sub>
                  <m:r>
                    <m:t>i</m:t>
                  </m:r>
                </m:sub>
              </m:sSub>
              <m:r>
                <m:t>&amp;</m:t>
              </m:r>
              <m:r>
                <m:rPr>
                  <m:sty m:val="p"/>
                </m:rPr>
                <m:t>=</m:t>
              </m:r>
              <m:f>
                <m:fPr>
                  <m:type m:val="bar"/>
                </m:fPr>
                <m:num>
                  <m:r>
                    <m:t>1</m:t>
                  </m:r>
                </m:num>
                <m:den>
                  <m:r>
                    <m:t>​</m:t>
                  </m:r>
                  <m:d>
                    <m:dPr>
                      <m:begChr m:val="∥"/>
                      <m:sepChr m:val=""/>
                      <m:endChr m:val="∥"/>
                      <m:grow/>
                    </m:dPr>
                    <m:e>
                      <m:sSubSup>
                        <m:e>
                          <m:limLow>
                            <m:e>
                              <m:r>
                                <m:t>q</m:t>
                              </m:r>
                            </m:e>
                            <m:lim>
                              <m:r>
                                <m:rPr>
                                  <m:sty m:val="p"/>
                                </m:rPr>
                                <m:t>∼</m:t>
                              </m:r>
                            </m:lim>
                          </m:limLow>
                        </m:e>
                        <m:sub>
                          <m:r>
                            <m:t>i</m:t>
                          </m:r>
                        </m:sub>
                        <m:sup>
                          <m:r>
                            <m:rPr>
                              <m:sty m:val="p"/>
                            </m:rPr>
                            <m:t>′</m:t>
                          </m:r>
                        </m:sup>
                      </m:sSubSup>
                    </m:e>
                  </m:d>
                  <m:r>
                    <m:t>​</m:t>
                  </m:r>
                </m:den>
              </m:f>
              <m:r>
                <m:t> </m:t>
              </m:r>
              <m:r>
                <m:rPr>
                  <m:sty m:val="p"/>
                </m:rPr>
                <m:t>(</m:t>
              </m:r>
              <m:sSub>
                <m:e>
                  <m:limLow>
                    <m:e>
                      <m:r>
                        <m:t>q</m:t>
                      </m:r>
                    </m:e>
                    <m:lim>
                      <m:r>
                        <m:rPr>
                          <m:sty m:val="p"/>
                        </m:rPr>
                        <m:t>∼</m:t>
                      </m:r>
                    </m:lim>
                  </m:limLow>
                </m:e>
                <m:sub>
                  <m:r>
                    <m:t>l</m:t>
                  </m:r>
                </m:sub>
              </m:sSub>
              <m:r>
                <m:rPr>
                  <m:sty m:val="p"/>
                </m:rPr>
                <m:t>⋅</m:t>
              </m:r>
              <m:sSubSup>
                <m:e>
                  <m:limLow>
                    <m:e>
                      <m:r>
                        <m:t>q</m:t>
                      </m:r>
                    </m:e>
                    <m:lim>
                      <m:r>
                        <m:rPr>
                          <m:sty m:val="p"/>
                        </m:rPr>
                        <m:t>∼</m:t>
                      </m:r>
                    </m:lim>
                  </m:limLow>
                </m:e>
                <m:sub>
                  <m:r>
                    <m:t>i</m:t>
                  </m:r>
                </m:sub>
                <m:sup>
                  <m:r>
                    <m:rPr>
                      <m:sty m:val="p"/>
                    </m:rPr>
                    <m:t>′</m:t>
                  </m:r>
                </m:sup>
              </m:sSubSup>
              <m:r>
                <m:rPr>
                  <m:sty m:val="p"/>
                </m:rPr>
                <m:t>)</m:t>
              </m:r>
              <m:r>
                <m:t>&amp;</m:t>
              </m:r>
              <m:r>
                <m:t>&amp;</m:t>
              </m:r>
              <m:r>
                <m:rPr>
                  <m:nor/>
                  <m:sty m:val="p"/>
                </m:rPr>
                <m:t>(</m:t>
              </m:r>
              <m:r>
                <m:rPr>
                  <m:nor/>
                  <m:sty m:val="p"/>
                </m:rPr>
                <m:t>Theorem 50</m:t>
              </m:r>
              <m:r>
                <m:rPr>
                  <m:nor/>
                  <m:sty m:val="p"/>
                </m:rPr>
                <m:t>, special case </m:t>
              </m:r>
              <m:r>
                <m:t>b</m:t>
              </m:r>
              <m:r>
                <m:rPr>
                  <m:sty m:val="p"/>
                </m:rPr>
                <m:t>=</m:t>
              </m:r>
              <m:r>
                <m:t>0</m:t>
              </m:r>
              <m:r>
                <m:rPr>
                  <m:nor/>
                  <m:sty m:val="p"/>
                </m:rPr>
                <m:t>)</m:t>
              </m:r>
            </m:e>
            <m:e>
              <m:r>
                <m:t>&amp;</m:t>
              </m:r>
              <m:r>
                <m:rPr>
                  <m:sty m:val="p"/>
                </m:rPr>
                <m:t>=</m:t>
              </m:r>
              <m:r>
                <m:t>0</m:t>
              </m:r>
              <m:r>
                <m:rPr>
                  <m:sty m:val="p"/>
                </m:rPr>
                <m:t>,</m:t>
              </m:r>
              <m:r>
                <m:t>&amp;</m:t>
              </m:r>
              <m:r>
                <m:t>&amp;</m:t>
              </m:r>
              <m:r>
                <m:rPr>
                  <m:nor/>
                  <m:sty m:val="p"/>
                </m:rPr>
                <m:t>(</m:t>
              </m:r>
              <m:sSubSup>
                <m:e>
                  <m:limLow>
                    <m:e>
                      <m:r>
                        <m:t>q</m:t>
                      </m:r>
                    </m:e>
                    <m:lim>
                      <m:r>
                        <m:rPr>
                          <m:sty m:val="p"/>
                        </m:rPr>
                        <m:t>∼</m:t>
                      </m:r>
                    </m:lim>
                  </m:limLow>
                </m:e>
                <m:sub>
                  <m:r>
                    <m:t>i</m:t>
                  </m:r>
                </m:sub>
                <m:sup>
                  <m:r>
                    <m:rPr>
                      <m:sty m:val="p"/>
                    </m:rPr>
                    <m:t>′</m:t>
                  </m:r>
                </m:sup>
              </m:sSubSup>
              <m:r>
                <m:rPr>
                  <m:nor/>
                  <m:sty m:val="p"/>
                </m:rPr>
                <m:t> is orthogonal to </m:t>
              </m:r>
              <m:sSub>
                <m:e>
                  <m:limLow>
                    <m:e>
                      <m:r>
                        <m:t>q</m:t>
                      </m:r>
                    </m:e>
                    <m:lim>
                      <m:r>
                        <m:rPr>
                          <m:sty m:val="p"/>
                        </m:rPr>
                        <m:t>∼</m:t>
                      </m:r>
                    </m:lim>
                  </m:limLow>
                </m:e>
                <m:sub>
                  <m:r>
                    <m:t>l</m:t>
                  </m:r>
                </m:sub>
              </m:sSub>
              <m:r>
                <m:rPr>
                  <m:nor/>
                  <m:sty m:val="p"/>
                </m:rPr>
                <m:t>)</m:t>
              </m:r>
            </m:e>
          </m:eqArr>
        </m:oMath>
      </m:oMathPara>
    </w:p>
    <w:p>
      <w:pPr>
        <w:pStyle w:val="FirstParagraph"/>
      </w:pPr>
      <w:del w:id="17306" w:author="PR Preview" w:date="2026-01-01T00:00:00Z">
        <w:r>
          <w:delText xml:space="preserve">and</w:delText>
        </w:r>
      </w:del>
      <w:del w:id="17307" w:author="PR Preview" w:date="2026-01-01T00:00:00Z">
        <w:r>
          <w:delText xml:space="preserve"> </w:delText>
        </w:r>
      </w:del>
      <m:oMath>
        <m:sSub>
          <m:e>
            <m:limLow>
              <m:e>
                <m:r>
                  <m:t>q</m:t>
                </m:r>
              </m:e>
              <m:lim>
                <m:r>
                  <m:rPr>
                    <m:sty m:val="p"/>
                  </m:rPr>
                  <m:t>∼</m:t>
                </m:r>
              </m:lim>
            </m:limLow>
          </m:e>
          <m:sub>
            <m:r>
              <m:t>i</m:t>
            </m:r>
          </m:sub>
        </m:sSub>
        <m:r>
          <m:rPr>
            <m:sty m:val="p"/>
          </m:rPr>
          <m:t>⋅</m:t>
        </m:r>
        <m:sSub>
          <m:e>
            <m:limLow>
              <m:e>
                <m:r>
                  <m:t>q</m:t>
                </m:r>
              </m:e>
              <m:lim>
                <m:r>
                  <m:rPr>
                    <m:sty m:val="p"/>
                  </m:rPr>
                  <m:t>∼</m:t>
                </m:r>
              </m:lim>
            </m:limLow>
          </m:e>
          <m:sub>
            <m:r>
              <m:t>l</m:t>
            </m:r>
          </m:sub>
        </m:sSub>
        <m:r>
          <m:rPr>
            <m:sty m:val="p"/>
          </m:rPr>
          <m:t>=</m:t>
        </m:r>
        <m:r>
          <m:t>0</m:t>
        </m:r>
      </m:oMath>
      <w:del w:id="17308" w:author="PR Preview" w:date="2026-01-01T00:00:00Z">
        <w:r>
          <w:delText xml:space="preserve"> </w:delText>
        </w:r>
      </w:del>
      <w:del w:id="17309" w:author="PR Preview" w:date="2026-01-01T00:00:00Z">
        <w:r>
          <w:delText xml:space="preserve">too (</w:delText>
        </w:r>
      </w:del>
      <w:hyperlink w:anchor="thm-lincom-symmetric">
        <w:del w:id="17310" w:author="PR Preview" w:date="2026-01-01T00:00:00Z">
          <w:r>
            <w:rPr>
              <w:rStyle w:val="Hyperlink"/>
            </w:rPr>
            <w:delText xml:space="preserve">Theorem 1</w:delText>
          </w:r>
        </w:del>
      </w:hyperlink>
      <w:del w:id="17311" w:author="PR Preview" w:date="2026-01-01T00:00:00Z">
        <w:r>
          <w:delText xml:space="preserve">).</w:delText>
        </w:r>
      </w:del>
      <w:del w:id="17312" w:author="PR Preview" w:date="2026-01-01T00:00:00Z">
        <w:r>
          <w:delText xml:space="preserve"> </w:delText>
        </w:r>
      </w:del>
      <w:del w:id="17313" w:author="PR Preview" w:date="2026-01-01T00:00:00Z">
        <w:r>
          <w:delText xml:space="preserve">So</w:delText>
        </w:r>
      </w:del>
      <w:del w:id="17314"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oMath>
      <w:del w:id="17315" w:author="PR Preview" w:date="2026-01-01T00:00:00Z">
        <w:r>
          <w:delText xml:space="preserve"> </w:delText>
        </w:r>
      </w:del>
      <w:del w:id="17316" w:author="PR Preview" w:date="2026-01-01T00:00:00Z">
        <w:r>
          <w:delText xml:space="preserve">are orthonormal.</w:delText>
        </w:r>
      </w:del>
      <w:del w:id="17317" w:author="PR Preview" w:date="2026-01-01T00:00:00Z">
        <w:r>
          <w:delText xml:space="preserve"> </w:delText>
        </w:r>
      </w:del>
      <w:del w:id="17318" w:author="PR Preview" w:date="2026-01-01T00:00:00Z">
        <w:r>
          <w:delText xml:space="preserve">For the spans:</w:delText>
        </w:r>
      </w:del>
    </w:p>
    <w:p>
      <w:pPr>
        <w:pStyle w:val="Compact"/>
        <w:numPr>
          <w:ilvl w:val="0"/>
          <w:numId w:val="1069"/>
        </w:numPr>
      </w:pPr>
      <m:oMath>
        <m:sSub>
          <m:e>
            <m:limLow>
              <m:e>
                <m:r>
                  <m:t>a</m:t>
                </m:r>
              </m:e>
              <m:lim>
                <m:r>
                  <m:rPr>
                    <m:sty m:val="p"/>
                  </m:rPr>
                  <m:t>∼</m:t>
                </m:r>
              </m:lim>
            </m:limLow>
          </m:e>
          <m:sub>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oMath>
      <w:del w:id="17319" w:author="PR Preview" w:date="2026-01-01T00:00:00Z">
        <w:r>
          <w:delText xml:space="preserve"> </w:delText>
        </w:r>
      </w:del>
      <w:del w:id="17320" w:author="PR Preview" w:date="2026-01-01T00:00:00Z">
        <w:r>
          <w:delText xml:space="preserve">is in</w:delText>
        </w:r>
      </w:del>
      <w:del w:id="17321"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del w:id="17322" w:author="PR Preview" w:date="2026-01-01T00:00:00Z">
        <w:r>
          <w:delText xml:space="preserve">,</w:delText>
        </w:r>
      </w:del>
      <w:del w:id="17323" w:author="PR Preview" w:date="2026-01-01T00:00:00Z">
        <w:r>
          <w:delText xml:space="preserve"> </w:delText>
        </w:r>
      </w:del>
      <w:del w:id="17324" w:author="PR Preview" w:date="2026-01-01T00:00:00Z">
        <w:r>
          <w:delText xml:space="preserve">and so is each of</w:delText>
        </w:r>
      </w:del>
      <w:del w:id="17325"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oMath>
      <w:del w:id="17326" w:author="PR Preview" w:date="2026-01-01T00:00:00Z">
        <w:r>
          <w:delText xml:space="preserve">, which lie in</w:delText>
        </w:r>
      </w:del>
      <w:del w:id="17327" w:author="PR Preview" w:date="2026-01-01T00:00:00Z">
        <w:r>
          <w:delText xml:space="preserve"> </w:delText>
        </w:r>
      </w:del>
      <m:oMath>
        <m:sSub>
          <m:e>
            <m:r>
              <m:rPr>
                <m:scr m:val="script"/>
                <m:sty m:val="p"/>
              </m:rPr>
              <m:t>S</m:t>
            </m:r>
          </m:e>
          <m:sub>
            <m:r>
              <m:t>i</m:t>
            </m:r>
            <m:r>
              <m:rPr>
                <m:sty m:val="p"/>
              </m:rPr>
              <m:t>−</m:t>
            </m:r>
            <m:r>
              <m:t>1</m:t>
            </m:r>
          </m:sub>
        </m:sSub>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e>
        </m:d>
        <m:r>
          <m:t>​</m:t>
        </m:r>
        <m:r>
          <m:rPr>
            <m:sty m:val="p"/>
          </m:rPr>
          <m:t>⊆</m:t>
        </m:r>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sub>
            </m:sSub>
          </m:e>
        </m:d>
        <m:r>
          <m:t>​</m:t>
        </m:r>
      </m:oMath>
      <w:del w:id="17328" w:author="PR Preview" w:date="2026-01-01T00:00:00Z">
        <w:r>
          <w:delText xml:space="preserve">.</w:delText>
        </w:r>
      </w:del>
    </w:p>
    <w:p>
      <w:pPr>
        <w:pStyle w:val="Compact"/>
        <w:numPr>
          <w:ilvl w:val="0"/>
          <w:numId w:val="1069"/>
        </w:numPr>
      </w:pPr>
      <m:oMath>
        <m:sSub>
          <m:e>
            <m:limLow>
              <m:e>
                <m:r>
                  <m:t>q</m:t>
                </m:r>
              </m:e>
              <m:lim>
                <m:r>
                  <m:rPr>
                    <m:sty m:val="p"/>
                  </m:rPr>
                  <m:t>∼</m:t>
                </m:r>
              </m:lim>
            </m:limLow>
          </m:e>
          <m:sub>
            <m:r>
              <m:t>i</m:t>
            </m:r>
          </m:sub>
        </m:sSub>
        <m:r>
          <m:rPr>
            <m:sty m:val="p"/>
          </m:rPr>
          <m:t>=</m:t>
        </m:r>
        <m:r>
          <m:t>​</m:t>
        </m:r>
        <m:d>
          <m:dPr>
            <m:begChr m:val="("/>
            <m:sepChr m:val=""/>
            <m:endChr m:val=")"/>
            <m:grow/>
          </m:dPr>
          <m:e>
            <m:sSub>
              <m:e>
                <m:limLow>
                  <m:e>
                    <m:r>
                      <m:t>a</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e>
        </m:d>
        <m:r>
          <m:t>​</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oMath>
      <w:del w:id="17329" w:author="PR Preview" w:date="2026-01-01T00:00:00Z">
        <w:r>
          <w:delText xml:space="preserve"> </w:delText>
        </w:r>
      </w:del>
      <w:del w:id="17330" w:author="PR Preview" w:date="2026-01-01T00:00:00Z">
        <w:r>
          <w:delText xml:space="preserve">is in</w:delText>
        </w:r>
      </w:del>
      <w:del w:id="17331"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sub>
            </m:sSub>
          </m:e>
        </m:d>
        <m:r>
          <m:t>​</m:t>
        </m:r>
      </m:oMath>
      <w:del w:id="17332" w:author="PR Preview" w:date="2026-01-01T00:00:00Z">
        <w:r>
          <w:delText xml:space="preserve">,</w:delText>
        </w:r>
      </w:del>
      <w:del w:id="17333" w:author="PR Preview" w:date="2026-01-01T00:00:00Z">
        <w:r>
          <w:delText xml:space="preserve"> </w:delText>
        </w:r>
      </w:del>
      <w:del w:id="17334" w:author="PR Preview" w:date="2026-01-01T00:00:00Z">
        <w:r>
          <w:delText xml:space="preserve">because each</w:delText>
        </w:r>
      </w:del>
      <w:del w:id="17335" w:author="PR Preview" w:date="2026-01-01T00:00:00Z">
        <w:r>
          <w:delText xml:space="preserve"> </w:delText>
        </w:r>
      </w:del>
      <m:oMath>
        <m:sSub>
          <m:e>
            <m:limLow>
              <m:e>
                <m:r>
                  <m:t>q</m:t>
                </m:r>
              </m:e>
              <m:lim>
                <m:r>
                  <m:rPr>
                    <m:sty m:val="p"/>
                  </m:rPr>
                  <m:t>∼</m:t>
                </m:r>
              </m:lim>
            </m:limLow>
          </m:e>
          <m:sub>
            <m:r>
              <m:t>j</m:t>
            </m:r>
          </m:sub>
        </m:sSub>
      </m:oMath>
      <w:del w:id="17336" w:author="PR Preview" w:date="2026-01-01T00:00:00Z">
        <w:r>
          <w:delText xml:space="preserve"> </w:delText>
        </w:r>
      </w:del>
      <w:del w:id="17337" w:author="PR Preview" w:date="2026-01-01T00:00:00Z">
        <w:r>
          <w:delText xml:space="preserve">with</w:delText>
        </w:r>
      </w:del>
      <w:del w:id="17338" w:author="PR Preview" w:date="2026-01-01T00:00:00Z">
        <w:r>
          <w:delText xml:space="preserve"> </w:delText>
        </w:r>
      </w:del>
      <m:oMath>
        <m:r>
          <m:t>j</m:t>
        </m:r>
        <m:r>
          <m:rPr>
            <m:sty m:val="p"/>
          </m:rPr>
          <m:t>&lt;</m:t>
        </m:r>
        <m:r>
          <m:t>i</m:t>
        </m:r>
      </m:oMath>
      <w:del w:id="17339" w:author="PR Preview" w:date="2026-01-01T00:00:00Z">
        <w:r>
          <w:delText xml:space="preserve"> </w:delText>
        </w:r>
      </w:del>
      <w:del w:id="17340" w:author="PR Preview" w:date="2026-01-01T00:00:00Z">
        <w:r>
          <w:delText xml:space="preserve">lies in</w:delText>
        </w:r>
      </w:del>
      <w:del w:id="17341" w:author="PR Preview" w:date="2026-01-01T00:00:00Z">
        <w:r>
          <w:delText xml:space="preserve"> </w:delText>
        </w:r>
      </w:del>
      <m:oMath>
        <m:sSub>
          <m:e>
            <m:r>
              <m:rPr>
                <m:scr m:val="script"/>
                <m:sty m:val="p"/>
              </m:rPr>
              <m:t>S</m:t>
            </m:r>
          </m:e>
          <m:sub>
            <m:r>
              <m:t>i</m:t>
            </m:r>
            <m:r>
              <m:rPr>
                <m:sty m:val="p"/>
              </m:rPr>
              <m:t>−</m:t>
            </m:r>
            <m:r>
              <m:t>1</m:t>
            </m:r>
          </m:sub>
        </m:sSub>
      </m:oMath>
      <w:del w:id="17342" w:author="PR Preview" w:date="2026-01-01T00:00:00Z">
        <w:r>
          <w:delText xml:space="preserve">;</w:delText>
        </w:r>
      </w:del>
      <w:del w:id="17343" w:author="PR Preview" w:date="2026-01-01T00:00:00Z">
        <w:r>
          <w:delText xml:space="preserve"> </w:delText>
        </w:r>
      </w:del>
      <w:del w:id="17344" w:author="PR Preview" w:date="2026-01-01T00:00:00Z">
        <w:r>
          <w:delText xml:space="preserve">and so is each of</w:delText>
        </w:r>
      </w:del>
      <w:del w:id="17345"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i</m:t>
            </m:r>
            <m:r>
              <m:rPr>
                <m:sty m:val="p"/>
              </m:rPr>
              <m:t>−</m:t>
            </m:r>
            <m:r>
              <m:t>1</m:t>
            </m:r>
          </m:sub>
        </m:sSub>
      </m:oMath>
      <w:del w:id="17346" w:author="PR Preview" w:date="2026-01-01T00:00:00Z">
        <w:r>
          <w:delText xml:space="preserve">.</w:delText>
        </w:r>
      </w:del>
    </w:p>
    <w:p>
      <w:pPr>
        <w:pStyle w:val="BodyText"/>
      </w:pPr>
      <w:ins w:id="17347" w:author="PR Preview" w:date="2026-01-01T00:00:00Z">
        <w:r>
          <w:t xml:space="preserve">$$
    \begin{aligned}
    \mathord{\smash[b]{\underset{\raise.3ex\hbox{$\scriptstyle\sim$}}{q}}\vphantom{q}}'_2
    &amp;= (2, 4) - \tfrac{10}{\sqrt{5}} \cdot\tfrac{1}{\sqrt{5}}\,(1, 2) \\
    &amp;= (2, 4) - 2\,(1, 2) \\
    &amp;= \mathord{\smash[b]{\underset{\raise.3ex\hbox{$\scriptstyle\sim$}}{0}}\vphantom{0}},
    \end{aligned}
    $$</w:t>
        </w:r>
      </w:ins>
    </w:p>
    <w:p>
      <w:pPr>
        <w:pStyle w:val="FirstParagraph"/>
      </w:pPr>
      <w:ins w:id="17348" w:author="PR Preview" w:date="2026-01-01T00:00:00Z">
        <w:r>
          <w:t xml:space="preserve">so the process stops:</w:t>
        </w:r>
      </w:ins>
      <w:ins w:id="17349" w:author="PR Preview" w:date="2026-01-01T00:00:00Z">
        <w:r>
          <w:t xml:space="preserve"> </w:t>
        </w:r>
      </w:ins>
      <w:ins w:id="17350" w:author="PR Preview" w:date="2026-01-01T00:00:00Z">
        <w:r>
          <w:t xml:space="preserve">$\mathord{\smash[b]{\underset{\raise.3ex\hbox{$\scriptstyle\sim$}}{a}}\vphantom{a}}_2$</w:t>
        </w:r>
      </w:ins>
      <w:ins w:id="17351" w:author="PR Preview" w:date="2026-01-01T00:00:00Z">
        <w:r>
          <w:t xml:space="preserve"> </w:t>
        </w:r>
      </w:ins>
      <w:ins w:id="17352" w:author="PR Preview" w:date="2026-01-01T00:00:00Z">
        <w:r>
          <w:t xml:space="preserve">is a multiple of</w:t>
        </w:r>
      </w:ins>
      <w:ins w:id="17353" w:author="PR Preview" w:date="2026-01-01T00:00:00Z">
        <w:r>
          <w:t xml:space="preserve"> </w:t>
        </w:r>
      </w:ins>
      <w:ins w:id="17354" w:author="PR Preview" w:date="2026-01-01T00:00:00Z">
        <w:r>
          <w:t xml:space="preserve">$\mathord{\smash[b]{\underset{\raise.3ex\hbox{$\scriptstyle\sim$}}{a}}\vphantom{a}}_1$</w:t>
        </w:r>
      </w:ins>
      <w:ins w:id="17355" w:author="PR Preview" w:date="2026-01-01T00:00:00Z">
        <w:r>
          <w:t xml:space="preserve">.</w:t>
        </w:r>
      </w:ins>
    </w:p>
    <w:bookmarkEnd w:id="400"/>
    <w:bookmarkStart w:id="401" w:name="thm-gram-schmidt"/>
    <w:p>
      <w:pPr>
        <w:pStyle w:val="BodyText"/>
      </w:pPr>
      <w:ins w:id="17356" w:author="PR Preview" w:date="2026-01-01T00:00:00Z">
        <w:r>
          <w:rPr>
            <w:b/>
            <w:bCs/>
          </w:rPr>
          <w:t xml:space="preserve">Theorem 65 (What Gram-Schmidt produces)</w:t>
        </w:r>
      </w:ins>
      <w:ins w:id="17357" w:author="PR Preview" w:date="2026-01-01T00:00:00Z">
        <w:r>
          <w:t xml:space="preserve"> </w:t>
        </w:r>
      </w:ins>
      <w:ins w:id="17358" w:author="PR Preview" w:date="2026-01-01T00:00:00Z">
        <w:r>
          <w:t xml:space="preserve">Run the Gram-Schmidt process (</w:t>
        </w:r>
      </w:ins>
      <w:hyperlink w:anchor="def-gram-schmidt">
        <w:ins w:id="17359" w:author="PR Preview" w:date="2026-01-01T00:00:00Z">
          <w:r>
            <w:rPr>
              <w:rStyle w:val="Hyperlink"/>
            </w:rPr>
            <w:t xml:space="preserve">Definition 78</w:t>
          </w:r>
        </w:ins>
      </w:hyperlink>
      <w:ins w:id="17360" w:author="PR Preview" w:date="2026-01-01T00:00:00Z">
        <w:r>
          <w:t xml:space="preserve">) on</w:t>
        </w:r>
      </w:ins>
      <w:ins w:id="17361" w:author="PR Preview" w:date="2026-01-01T00:00:00Z">
        <w:r>
          <w:t xml:space="preserve"> </w:t>
        </w:r>
      </w:ins>
      <w:ins w:id="17362" w:author="PR Preview" w:date="2026-01-01T00:00:00Z">
        <w:r>
          <w:t xml:space="preserve">$\mathord{\smash[b]{\underset{\raise.3ex\hbox{$\scriptstyle\sim$}}{a}}\vphantom{a}}_1, \ldots, \mathord{\smash[b]{\underset{\raise.3ex\hbox{$\scriptstyle\sim$}}{a}}\vphantom{a}}_k \in \mathbb{R}^p$</w:t>
        </w:r>
      </w:ins>
      <w:ins w:id="17363" w:author="PR Preview" w:date="2026-01-01T00:00:00Z">
        <w:r>
          <w:t xml:space="preserve">.</w:t>
        </w:r>
      </w:ins>
    </w:p>
    <w:p>
      <w:pPr>
        <w:pStyle w:val="Compact"/>
        <w:numPr>
          <w:ilvl w:val="0"/>
          <w:numId w:val="1068"/>
        </w:numPr>
      </w:pPr>
      <w:ins w:id="17364" w:author="PR Preview" w:date="2026-01-01T00:00:00Z">
        <w:r>
          <w:t xml:space="preserve">If it has produced</w:t>
        </w:r>
      </w:ins>
      <w:ins w:id="17365" w:author="PR Preview" w:date="2026-01-01T00:00:00Z">
        <w:r>
          <w:t xml:space="preserve"> </w:t>
        </w:r>
      </w:ins>
      <w:ins w:id="17366" w:author="PR Preview" w:date="2026-01-01T00:00:00Z">
        <w:r>
          <w:t xml:space="preserve">$\mathord{\smash[b]{\underset{\raise.3ex\hbox{$\scriptstyle\sim$}}{q}}\vphantom{q}}_1, \ldots, \mathord{\smash[b]{\underset{\raise.3ex\hbox{$\scriptstyle\sim$}}{q}}\vphantom{q}}_i$</w:t>
        </w:r>
      </w:ins>
      <w:ins w:id="17367" w:author="PR Preview" w:date="2026-01-01T00:00:00Z">
        <w:r>
          <w:t xml:space="preserve"> </w:t>
        </w:r>
      </w:ins>
      <w:ins w:id="17368" w:author="PR Preview" w:date="2026-01-01T00:00:00Z">
        <w:r>
          <w:t xml:space="preserve">without stopping,</w:t>
        </w:r>
      </w:ins>
      <w:ins w:id="17369" w:author="PR Preview" w:date="2026-01-01T00:00:00Z">
        <w:r>
          <w:t xml:space="preserve"> </w:t>
        </w:r>
      </w:ins>
      <w:ins w:id="17370" w:author="PR Preview" w:date="2026-01-01T00:00:00Z">
        <w:r>
          <w:t xml:space="preserve">then</w:t>
        </w:r>
      </w:ins>
      <w:ins w:id="17371" w:author="PR Preview" w:date="2026-01-01T00:00:00Z">
        <w:r>
          <w:t xml:space="preserve"> </w:t>
        </w:r>
      </w:ins>
      <w:ins w:id="17372" w:author="PR Preview" w:date="2026-01-01T00:00:00Z">
        <w:r>
          <w:t xml:space="preserve">$\mathord{\smash[b]{\underset{\raise.3ex\hbox{$\scriptstyle\sim$}}{q}}\vphantom{q}}_1, \ldots, \mathord{\smash[b]{\underset{\raise.3ex\hbox{$\scriptstyle\sim$}}{q}}\vphantom{q}}_i$</w:t>
        </w:r>
      </w:ins>
      <w:ins w:id="17373" w:author="PR Preview" w:date="2026-01-01T00:00:00Z">
        <w:r>
          <w:t xml:space="preserve"> </w:t>
        </w:r>
      </w:ins>
      <w:ins w:id="17374" w:author="PR Preview" w:date="2026-01-01T00:00:00Z">
        <w:r>
          <w:t xml:space="preserve">are orthonormal</w:t>
        </w:r>
      </w:ins>
      <w:ins w:id="17375" w:author="PR Preview" w:date="2026-01-01T00:00:00Z">
        <w:r>
          <w:t xml:space="preserve"> </w:t>
        </w:r>
      </w:ins>
      <w:ins w:id="17376" w:author="PR Preview" w:date="2026-01-01T00:00:00Z">
        <w:r>
          <w:t xml:space="preserve">and</w:t>
        </w:r>
      </w:ins>
      <w:ins w:id="17377" w:author="PR Preview" w:date="2026-01-01T00:00:00Z">
        <w:r>
          <w:t xml:space="preserve"> </w:t>
        </w:r>
      </w:ins>
      <w:ins w:id="17378" w:author="PR Preview" w:date="2026-01-01T00:00:00Z">
        <w:r>
          <w:t xml:space="preserve">$\operatorname{span}\mathopen{}\left\{\mathord{\smash[b]{\underset{\raise.3ex\hbox{$\scriptstyle\sim$}}{q}}\vphantom{q}}_1, \ldots, \mathord{\smash[b]{\underset{\raise.3ex\hbox{$\scriptstyle\sim$}}{q}}\vphantom{q}}_i\right\}\mathclose{}
    = \operatorname{span}\mathopen{}\left\{\mathord{\smash[b]{\underset{\raise.3ex\hbox{$\scriptstyle\sim$}}{a}}\vphantom{a}}_1, \ldots, \mathord{\smash[b]{\underset{\raise.3ex\hbox{$\scriptstyle\sim$}}{a}}\vphantom{a}}_i\right\}\mathclose{}$</w:t>
        </w:r>
      </w:ins>
      <w:ins w:id="17379" w:author="PR Preview" w:date="2026-01-01T00:00:00Z">
        <w:r>
          <w:t xml:space="preserve">.</w:t>
        </w:r>
      </w:ins>
    </w:p>
    <w:p>
      <w:pPr>
        <w:pStyle w:val="Compact"/>
        <w:numPr>
          <w:ilvl w:val="0"/>
          <w:numId w:val="1068"/>
        </w:numPr>
      </w:pPr>
      <w:ins w:id="17380" w:author="PR Preview" w:date="2026-01-01T00:00:00Z">
        <w:r>
          <w:t xml:space="preserve">If it reaches step</w:t>
        </w:r>
      </w:ins>
      <w:ins w:id="17381" w:author="PR Preview" w:date="2026-01-01T00:00:00Z">
        <w:r>
          <w:t xml:space="preserve"> </w:t>
        </w:r>
      </w:ins>
      <m:oMath>
        <m:r>
          <m:t>i</m:t>
        </m:r>
      </m:oMath>
      <w:ins w:id="17382" w:author="PR Preview" w:date="2026-01-01T00:00:00Z">
        <w:r>
          <w:t xml:space="preserve"> </w:t>
        </w:r>
      </w:ins>
      <w:ins w:id="17383" w:author="PR Preview" w:date="2026-01-01T00:00:00Z">
        <w:r>
          <w:t xml:space="preserve">(that is, it did not stop at steps</w:t>
        </w:r>
      </w:ins>
      <w:ins w:id="17384" w:author="PR Preview" w:date="2026-01-01T00:00:00Z">
        <w:r>
          <w:t xml:space="preserve"> </w:t>
        </w:r>
      </w:ins>
      <m:oMath>
        <m:r>
          <m:t>1</m:t>
        </m:r>
        <m:r>
          <m:rPr>
            <m:sty m:val="p"/>
          </m:rPr>
          <m:t>,</m:t>
        </m:r>
        <m:r>
          <m:rPr>
            <m:sty m:val="p"/>
          </m:rPr>
          <m:t>…</m:t>
        </m:r>
        <m:r>
          <m:rPr>
            <m:sty m:val="p"/>
          </m:rPr>
          <m:t>,</m:t>
        </m:r>
        <m:r>
          <m:t>i</m:t>
        </m:r>
        <m:r>
          <m:rPr>
            <m:sty m:val="p"/>
          </m:rPr>
          <m:t>−</m:t>
        </m:r>
        <m:r>
          <m:t>1</m:t>
        </m:r>
      </m:oMath>
      <w:ins w:id="17385" w:author="PR Preview" w:date="2026-01-01T00:00:00Z">
        <w:r>
          <w:t xml:space="preserve">),</w:t>
        </w:r>
      </w:ins>
      <w:ins w:id="17386" w:author="PR Preview" w:date="2026-01-01T00:00:00Z">
        <w:r>
          <w:t xml:space="preserve"> </w:t>
        </w:r>
      </w:ins>
      <w:ins w:id="17387" w:author="PR Preview" w:date="2026-01-01T00:00:00Z">
        <w:r>
          <w:t xml:space="preserve">it stops there</w:t>
        </w:r>
      </w:ins>
      <w:ins w:id="17388" w:author="PR Preview" w:date="2026-01-01T00:00:00Z">
        <w:r>
          <w:t xml:space="preserve"> </w:t>
        </w:r>
      </w:ins>
      <w:ins w:id="17389" w:author="PR Preview" w:date="2026-01-01T00:00:00Z">
        <w:r>
          <w:t xml:space="preserve">exactly when</w:t>
        </w:r>
      </w:ins>
      <w:ins w:id="17390" w:author="PR Preview" w:date="2026-01-01T00:00:00Z">
        <w:r>
          <w:t xml:space="preserve"> </w:t>
        </w:r>
      </w:ins>
      <w:ins w:id="17391" w:author="PR Preview" w:date="2026-01-01T00:00:00Z">
        <w:r>
          <w:t xml:space="preserve">$\mathord{\smash[b]{\underset{\raise.3ex\hbox{$\scriptstyle\sim$}}{a}}\vphantom{a}}_i \in \operatorname{span}\mathopen{}\left\{\mathord{\smash[b]{\underset{\raise.3ex\hbox{$\scriptstyle\sim$}}{a}}\vphantom{a}}_1, \ldots, \mathord{\smash[b]{\underset{\raise.3ex\hbox{$\scriptstyle\sim$}}{a}}\vphantom{a}}_{i-1}\right\}\mathclose{}$</w:t>
        </w:r>
      </w:ins>
      <w:ins w:id="17392" w:author="PR Preview" w:date="2026-01-01T00:00:00Z">
        <w:r>
          <w:t xml:space="preserve">.</w:t>
        </w:r>
      </w:ins>
    </w:p>
    <w:p>
      <w:pPr>
        <w:pStyle w:val="Compact"/>
        <w:numPr>
          <w:ilvl w:val="0"/>
          <w:numId w:val="1068"/>
        </w:numPr>
      </w:pPr>
      <w:ins w:id="17393" w:author="PR Preview" w:date="2026-01-01T00:00:00Z">
        <w:r>
          <w:t xml:space="preserve">It completes all</w:t>
        </w:r>
      </w:ins>
      <w:ins w:id="17394" w:author="PR Preview" w:date="2026-01-01T00:00:00Z">
        <w:r>
          <w:t xml:space="preserve"> </w:t>
        </w:r>
      </w:ins>
      <m:oMath>
        <m:r>
          <m:t>k</m:t>
        </m:r>
      </m:oMath>
      <w:ins w:id="17395" w:author="PR Preview" w:date="2026-01-01T00:00:00Z">
        <w:r>
          <w:t xml:space="preserve"> </w:t>
        </w:r>
      </w:ins>
      <w:ins w:id="17396" w:author="PR Preview" w:date="2026-01-01T00:00:00Z">
        <w:r>
          <w:t xml:space="preserve">steps</w:t>
        </w:r>
      </w:ins>
      <w:ins w:id="17397" w:author="PR Preview" w:date="2026-01-01T00:00:00Z">
        <w:r>
          <w:t xml:space="preserve"> </w:t>
        </w:r>
      </w:ins>
      <w:ins w:id="17398" w:author="PR Preview" w:date="2026-01-01T00:00:00Z">
        <w:r>
          <w:t xml:space="preserve">exactly when</w:t>
        </w:r>
      </w:ins>
      <w:ins w:id="17399" w:author="PR Preview" w:date="2026-01-01T00:00:00Z">
        <w:r>
          <w:t xml:space="preserve"> </w:t>
        </w:r>
      </w:ins>
      <w:ins w:id="17400" w:author="PR Preview" w:date="2026-01-01T00:00:00Z">
        <w:r>
          <w:t xml:space="preserve">$\mathord{\smash[b]{\underset{\raise.3ex\hbox{$\scriptstyle\sim$}}{a}}\vphantom{a}}_1, \ldots, \mathord{\smash[b]{\underset{\raise.3ex\hbox{$\scriptstyle\sim$}}{a}}\vphantom{a}}_k$</w:t>
        </w:r>
      </w:ins>
      <w:ins w:id="17401" w:author="PR Preview" w:date="2026-01-01T00:00:00Z">
        <w:r>
          <w:t xml:space="preserve"> </w:t>
        </w:r>
      </w:ins>
      <w:ins w:id="17402" w:author="PR Preview" w:date="2026-01-01T00:00:00Z">
        <w:r>
          <w:t xml:space="preserve">are linearly independent;</w:t>
        </w:r>
      </w:ins>
      <w:ins w:id="17403" w:author="PR Preview" w:date="2026-01-01T00:00:00Z">
        <w:r>
          <w:t xml:space="preserve"> </w:t>
        </w:r>
      </w:ins>
      <w:ins w:id="17404" w:author="PR Preview" w:date="2026-01-01T00:00:00Z">
        <w:r>
          <w:t xml:space="preserve">then</w:t>
        </w:r>
      </w:ins>
      <w:ins w:id="17405" w:author="PR Preview" w:date="2026-01-01T00:00:00Z">
        <w:r>
          <w:t xml:space="preserve"> </w:t>
        </w:r>
      </w:ins>
      <w:ins w:id="17406" w:author="PR Preview" w:date="2026-01-01T00:00:00Z">
        <w:r>
          <w:t xml:space="preserve">$\mathord{\smash[b]{\underset{\raise.3ex\hbox{$\scriptstyle\sim$}}{q}}\vphantom{q}}_1, \ldots, \mathord{\smash[b]{\underset{\raise.3ex\hbox{$\scriptstyle\sim$}}{q}}\vphantom{q}}_k$</w:t>
        </w:r>
      </w:ins>
      <w:ins w:id="17407" w:author="PR Preview" w:date="2026-01-01T00:00:00Z">
        <w:r>
          <w:t xml:space="preserve"> </w:t>
        </w:r>
      </w:ins>
      <w:ins w:id="17408" w:author="PR Preview" w:date="2026-01-01T00:00:00Z">
        <w:r>
          <w:t xml:space="preserve">is an orthonormal basis</w:t>
        </w:r>
      </w:ins>
      <w:ins w:id="17409" w:author="PR Preview" w:date="2026-01-01T00:00:00Z">
        <w:r>
          <w:t xml:space="preserve"> </w:t>
        </w:r>
      </w:ins>
      <w:ins w:id="17410" w:author="PR Preview" w:date="2026-01-01T00:00:00Z">
        <w:r>
          <w:t xml:space="preserve">of</w:t>
        </w:r>
      </w:ins>
      <w:ins w:id="17411" w:author="PR Preview" w:date="2026-01-01T00:00:00Z">
        <w:r>
          <w:t xml:space="preserve"> </w:t>
        </w:r>
      </w:ins>
      <w:ins w:id="17412" w:author="PR Preview" w:date="2026-01-01T00:00:00Z">
        <w:r>
          <w:t xml:space="preserve">$\operatorname{span}\mathopen{}\left\{\mathord{\smash[b]{\underset{\raise.3ex\hbox{$\scriptstyle\sim$}}{a}}\vphantom{a}}_1, \ldots, \mathord{\smash[b]{\underset{\raise.3ex\hbox{$\scriptstyle\sim$}}{a}}\vphantom{a}}_k\right\}\mathclose{}$</w:t>
        </w:r>
      </w:ins>
      <w:ins w:id="17413" w:author="PR Preview" w:date="2026-01-01T00:00:00Z">
        <w:r>
          <w:t xml:space="preserve"> </w:t>
        </w:r>
      </w:ins>
      <w:ins w:id="17414" w:author="PR Preview" w:date="2026-01-01T00:00:00Z">
        <w:r>
          <w:t xml:space="preserve">(</w:t>
        </w:r>
      </w:ins>
      <w:hyperlink w:anchor="def-orthonormal-basis">
        <w:ins w:id="17415" w:author="PR Preview" w:date="2026-01-01T00:00:00Z">
          <w:r>
            <w:rPr>
              <w:rStyle w:val="Hyperlink"/>
            </w:rPr>
            <w:t xml:space="preserve">Definition 77</w:t>
          </w:r>
        </w:ins>
      </w:hyperlink>
      <w:ins w:id="17416" w:author="PR Preview" w:date="2026-01-01T00:00:00Z">
        <w:r>
          <w:t xml:space="preserve">).</w:t>
        </w:r>
      </w:ins>
    </w:p>
    <w:bookmarkEnd w:id="401"/>
    <w:p>
      <w:pPr>
        <w:pStyle w:val="FirstParagraph"/>
      </w:pPr>
      <w:ins w:id="17417" w:author="PR Preview" w:date="2026-01-01T00:00:00Z">
        <w:r>
          <w:rPr>
            <w:i/>
            <w:iCs/>
          </w:rPr>
          <w:t xml:space="preserve">Proof</w:t>
        </w:r>
      </w:ins>
      <w:ins w:id="17418" w:author="PR Preview" w:date="2026-01-01T00:00:00Z">
        <w:r>
          <w:t xml:space="preserve">. </w:t>
        </w:r>
      </w:ins>
      <w:ins w:id="17419" w:author="PR Preview" w:date="2026-01-01T00:00:00Z">
        <w:r>
          <w:rPr>
            <w:b/>
            <w:bCs/>
          </w:rPr>
          <w:t xml:space="preserve">Parts 1 and 2, by</w:t>
        </w:r>
      </w:ins>
      <w:ins w:id="17420" w:author="PR Preview" w:date="2026-01-01T00:00:00Z">
        <w:r>
          <w:rPr>
            <w:b/>
            <w:bCs/>
          </w:rPr>
          <w:t xml:space="preserve"> </w:t>
        </w:r>
      </w:ins>
      <w:hyperlink r:id="rId142">
        <w:ins w:id="17421" w:author="PR Preview" w:date="2026-01-01T00:00:00Z">
          <w:r>
            <w:rPr>
              <w:rStyle w:val="Hyperlink"/>
              <w:b/>
              <w:bCs/>
            </w:rPr>
            <w:t xml:space="preserve">induction</w:t>
          </w:r>
        </w:ins>
      </w:hyperlink>
      <w:ins w:id="17422" w:author="PR Preview" w:date="2026-01-01T00:00:00Z">
        <w:r>
          <w:rPr>
            <w:b/>
            <w:bCs/>
          </w:rPr>
          <w:t xml:space="preserve"> </w:t>
        </w:r>
      </w:ins>
      <w:ins w:id="17423" w:author="PR Preview" w:date="2026-01-01T00:00:00Z">
        <w:r>
          <w:rPr>
            <w:b/>
            <w:bCs/>
          </w:rPr>
          <w:t xml:space="preserve">on</w:t>
        </w:r>
      </w:ins>
      <w:ins w:id="17424" w:author="PR Preview" w:date="2026-01-01T00:00:00Z">
        <w:r>
          <w:rPr>
            <w:b/>
            <w:bCs/>
          </w:rPr>
          <w:t xml:space="preserve"> </w:t>
        </w:r>
      </w:ins>
      <m:oMath>
        <m:r>
          <m:t>i</m:t>
        </m:r>
      </m:oMath>
      <w:ins w:id="17425" w:author="PR Preview" w:date="2026-01-01T00:00:00Z">
        <w:r>
          <w:rPr>
            <w:b/>
            <w:bCs/>
          </w:rPr>
          <w:t xml:space="preserve">.</w:t>
        </w:r>
      </w:ins>
      <w:ins w:id="17426" w:author="PR Preview" w:date="2026-01-01T00:00:00Z">
        <w:r>
          <w:t xml:space="preserve"> </w:t>
        </w:r>
      </w:ins>
      <w:ins w:id="17427" w:author="PR Preview" w:date="2026-01-01T00:00:00Z">
        <w:r>
          <w:t xml:space="preserve">Before step</w:t>
        </w:r>
      </w:ins>
      <w:ins w:id="17428" w:author="PR Preview" w:date="2026-01-01T00:00:00Z">
        <w:r>
          <w:t xml:space="preserve"> </w:t>
        </w:r>
      </w:ins>
      <m:oMath>
        <m:r>
          <m:t>1</m:t>
        </m:r>
      </m:oMath>
      <w:ins w:id="17429" w:author="PR Preview" w:date="2026-01-01T00:00:00Z">
        <w:r>
          <w:t xml:space="preserve">, the list of</w:t>
        </w:r>
      </w:ins>
      <w:ins w:id="17430" w:author="PR Preview" w:date="2026-01-01T00:00:00Z">
        <w:r>
          <w:t xml:space="preserve"> </w:t>
        </w:r>
      </w:ins>
      <w:ins w:id="17431" w:author="PR Preview" w:date="2026-01-01T00:00:00Z">
        <w:r>
          <w:t xml:space="preserve">$\mathord{\smash[b]{\underset{\raise.3ex\hbox{$\scriptstyle\sim$}}{q}}\vphantom{q}}$</w:t>
        </w:r>
      </w:ins>
      <w:ins w:id="17432" w:author="PR Preview" w:date="2026-01-01T00:00:00Z">
        <w:r>
          <w:t xml:space="preserve">’s is empty,</w:t>
        </w:r>
      </w:ins>
      <w:ins w:id="17433" w:author="PR Preview" w:date="2026-01-01T00:00:00Z">
        <w:r>
          <w:t xml:space="preserve"> </w:t>
        </w:r>
      </w:ins>
      <w:ins w:id="17434" w:author="PR Preview" w:date="2026-01-01T00:00:00Z">
        <w:r>
          <w:t xml:space="preserve">which is orthonormal, and both spans are</w:t>
        </w:r>
      </w:ins>
      <w:ins w:id="17435" w:author="PR Preview" w:date="2026-01-01T00:00:00Z">
        <w:r>
          <w:t xml:space="preserve"> </w:t>
        </w:r>
      </w:ins>
      <w:ins w:id="17436" w:author="PR Preview" w:date="2026-01-01T00:00:00Z">
        <w:r>
          <w:t xml:space="preserve">$\mathopen{}\left\{\mathord{\smash[b]{\underset{\raise.3ex\hbox{$\scriptstyle\sim$}}{0}}\vphantom{0}}\right\}\mathclose{}$</w:t>
        </w:r>
      </w:ins>
      <w:ins w:id="17437" w:author="PR Preview" w:date="2026-01-01T00:00:00Z">
        <w:r>
          <w:t xml:space="preserve"> </w:t>
        </w:r>
      </w:ins>
      <w:ins w:id="17438" w:author="PR Preview" w:date="2026-01-01T00:00:00Z">
        <w:r>
          <w:t xml:space="preserve">(</w:t>
        </w:r>
      </w:ins>
      <w:hyperlink w:anchor="def-span">
        <w:ins w:id="17439" w:author="PR Preview" w:date="2026-01-01T00:00:00Z">
          <w:r>
            <w:rPr>
              <w:rStyle w:val="Hyperlink"/>
            </w:rPr>
            <w:t xml:space="preserve">Definition 47</w:t>
          </w:r>
        </w:ins>
      </w:hyperlink>
      <w:ins w:id="17440" w:author="PR Preview" w:date="2026-01-01T00:00:00Z">
        <w:r>
          <w:t xml:space="preserve">).</w:t>
        </w:r>
      </w:ins>
      <w:ins w:id="17441" w:author="PR Preview" w:date="2026-01-01T00:00:00Z">
        <w:r>
          <w:t xml:space="preserve"> </w:t>
        </w:r>
      </w:ins>
      <w:ins w:id="17442" w:author="PR Preview" w:date="2026-01-01T00:00:00Z">
        <w:r>
          <w:t xml:space="preserve">Suppose part 1 holds after step</w:t>
        </w:r>
      </w:ins>
      <w:ins w:id="17443" w:author="PR Preview" w:date="2026-01-01T00:00:00Z">
        <w:r>
          <w:t xml:space="preserve"> </w:t>
        </w:r>
      </w:ins>
      <m:oMath>
        <m:r>
          <m:t>i</m:t>
        </m:r>
        <m:r>
          <m:rPr>
            <m:sty m:val="p"/>
          </m:rPr>
          <m:t>−</m:t>
        </m:r>
        <m:r>
          <m:t>1</m:t>
        </m:r>
      </m:oMath>
      <w:ins w:id="17444" w:author="PR Preview" w:date="2026-01-01T00:00:00Z">
        <w:r>
          <w:t xml:space="preserve">,</w:t>
        </w:r>
      </w:ins>
      <w:ins w:id="17445" w:author="PR Preview" w:date="2026-01-01T00:00:00Z">
        <w:r>
          <w:t xml:space="preserve"> </w:t>
        </w:r>
      </w:ins>
      <w:ins w:id="17446" w:author="PR Preview" w:date="2026-01-01T00:00:00Z">
        <w:r>
          <w:t xml:space="preserve">and write</w:t>
        </w:r>
      </w:ins>
    </w:p>
    <w:p>
      <w:pPr>
        <w:pStyle w:val="BodyText"/>
      </w:pPr>
      <w:ins w:id="17447" w:author="PR Preview" w:date="2026-01-01T00:00:00Z">
        <w:r>
          <w:t xml:space="preserve">$$
    \begin{aligned}
    \mathcal{S}_{i-1} &amp;= \operatorname{span}\mathopen{}\left\{\mathord{\smash[b]{\underset{\raise.3ex\hbox{$\scriptstyle\sim$}}{a}}\vphantom{a}}_1, \ldots, \mathord{\smash[b]{\underset{\raise.3ex\hbox{$\scriptstyle\sim$}}{a}}\vphantom{a}}_{i-1}\right\}\mathclose{} \\
    &amp;= \operatorname{span}\mathopen{}\left\{\mathord{\smash[b]{\underset{\raise.3ex\hbox{$\scriptstyle\sim$}}{q}}\vphantom{q}}_1, \ldots, \mathord{\smash[b]{\underset{\raise.3ex\hbox{$\scriptstyle\sim$}}{q}}\vphantom{q}}_{i-1}\right\}\mathclose{}.
    \end{aligned}
    $$</w:t>
        </w:r>
      </w:ins>
    </w:p>
    <w:p>
      <w:pPr>
        <w:pStyle w:val="FirstParagraph"/>
      </w:pPr>
      <w:ins w:id="17448" w:author="PR Preview" w:date="2026-01-01T00:00:00Z">
        <w:r>
          <w:t xml:space="preserve">The orthonormal vectors</w:t>
        </w:r>
      </w:ins>
      <w:ins w:id="17449" w:author="PR Preview" w:date="2026-01-01T00:00:00Z">
        <w:r>
          <w:t xml:space="preserve"> </w:t>
        </w:r>
      </w:ins>
      <w:ins w:id="17450" w:author="PR Preview" w:date="2026-01-01T00:00:00Z">
        <w:r>
          <w:t xml:space="preserve">$\mathord{\smash[b]{\underset{\raise.3ex\hbox{$\scriptstyle\sim$}}{q}}\vphantom{q}}_1, \ldots, \mathord{\smash[b]{\underset{\raise.3ex\hbox{$\scriptstyle\sim$}}{q}}\vphantom{q}}_{i-1}$</w:t>
        </w:r>
      </w:ins>
      <w:ins w:id="17451" w:author="PR Preview" w:date="2026-01-01T00:00:00Z">
        <w:r>
          <w:t xml:space="preserve"> </w:t>
        </w:r>
      </w:ins>
      <w:ins w:id="17452" w:author="PR Preview" w:date="2026-01-01T00:00:00Z">
        <w:r>
          <w:t xml:space="preserve">are linearly independent</w:t>
        </w:r>
      </w:ins>
      <w:ins w:id="17453" w:author="PR Preview" w:date="2026-01-01T00:00:00Z">
        <w:r>
          <w:t xml:space="preserve"> </w:t>
        </w:r>
      </w:ins>
      <w:ins w:id="17454" w:author="PR Preview" w:date="2026-01-01T00:00:00Z">
        <w:r>
          <w:t xml:space="preserve">(</w:t>
        </w:r>
      </w:ins>
      <w:hyperlink w:anchor="thm-orthonormal-independent">
        <w:ins w:id="17455" w:author="PR Preview" w:date="2026-01-01T00:00:00Z">
          <w:r>
            <w:rPr>
              <w:rStyle w:val="Hyperlink"/>
            </w:rPr>
            <w:t xml:space="preserve">Theorem 63</w:t>
          </w:r>
        </w:ins>
      </w:hyperlink>
      <w:ins w:id="17456" w:author="PR Preview" w:date="2026-01-01T00:00:00Z">
        <w:r>
          <w:t xml:space="preserve">) and span</w:t>
        </w:r>
      </w:ins>
      <w:ins w:id="17457" w:author="PR Preview" w:date="2026-01-01T00:00:00Z">
        <w:r>
          <w:t xml:space="preserve"> </w:t>
        </w:r>
      </w:ins>
      <m:oMath>
        <m:sSub>
          <m:e>
            <m:r>
              <m:rPr>
                <m:scr m:val="script"/>
                <m:sty m:val="p"/>
              </m:rPr>
              <m:t>S</m:t>
            </m:r>
          </m:e>
          <m:sub>
            <m:r>
              <m:t>i</m:t>
            </m:r>
            <m:r>
              <m:rPr>
                <m:sty m:val="p"/>
              </m:rPr>
              <m:t>−</m:t>
            </m:r>
            <m:r>
              <m:t>1</m:t>
            </m:r>
          </m:sub>
        </m:sSub>
      </m:oMath>
      <w:ins w:id="17458" w:author="PR Preview" w:date="2026-01-01T00:00:00Z">
        <w:r>
          <w:t xml:space="preserve">,</w:t>
        </w:r>
      </w:ins>
      <w:ins w:id="17459" w:author="PR Preview" w:date="2026-01-01T00:00:00Z">
        <w:r>
          <w:t xml:space="preserve"> </w:t>
        </w:r>
      </w:ins>
      <w:ins w:id="17460" w:author="PR Preview" w:date="2026-01-01T00:00:00Z">
        <w:r>
          <w:t xml:space="preserve">so they are an orthonormal basis of it.</w:t>
        </w:r>
      </w:ins>
    </w:p>
    <w:p>
      <w:pPr>
        <w:pStyle w:val="BodyText"/>
      </w:pPr>
      <w:ins w:id="17461" w:author="PR Preview" w:date="2026-01-01T00:00:00Z">
        <w:r>
          <w:rPr>
            <w:i/>
            <w:iCs/>
          </w:rPr>
          <w:t xml:space="preserve">$\mathord{\smash[b]{\underset{\raise.3ex\hbox{$\scriptstyle\sim$}}{q}}\vphantom{q}}'_i$</w:t>
        </w:r>
      </w:ins>
      <w:ins w:id="17462" w:author="PR Preview" w:date="2026-01-01T00:00:00Z">
        <w:r>
          <w:rPr>
            <w:i/>
            <w:iCs/>
          </w:rPr>
          <w:t xml:space="preserve"> </w:t>
        </w:r>
      </w:ins>
      <w:ins w:id="17463" w:author="PR Preview" w:date="2026-01-01T00:00:00Z">
        <w:r>
          <w:rPr>
            <w:i/>
            <w:iCs/>
          </w:rPr>
          <w:t xml:space="preserve">is orthogonal to the earlier</w:t>
        </w:r>
      </w:ins>
      <w:ins w:id="17464" w:author="PR Preview" w:date="2026-01-01T00:00:00Z">
        <w:r>
          <w:rPr>
            <w:i/>
            <w:iCs/>
          </w:rPr>
          <w:t xml:space="preserve"> </w:t>
        </w:r>
      </w:ins>
      <w:ins w:id="17465" w:author="PR Preview" w:date="2026-01-01T00:00:00Z">
        <w:r>
          <w:rPr>
            <w:i/>
            <w:iCs/>
          </w:rPr>
          <w:t xml:space="preserve">$\mathord{\smash[b]{\underset{\raise.3ex\hbox{$\scriptstyle\sim$}}{q}}\vphantom{q}}$</w:t>
        </w:r>
      </w:ins>
      <w:ins w:id="17466" w:author="PR Preview" w:date="2026-01-01T00:00:00Z">
        <w:r>
          <w:rPr>
            <w:i/>
            <w:iCs/>
          </w:rPr>
          <w:t xml:space="preserve">’s.</w:t>
        </w:r>
      </w:ins>
      <w:ins w:id="17467" w:author="PR Preview" w:date="2026-01-01T00:00:00Z">
        <w:r>
          <w:t xml:space="preserve"> </w:t>
        </w:r>
      </w:ins>
      <w:ins w:id="17468" w:author="PR Preview" w:date="2026-01-01T00:00:00Z">
        <w:r>
          <w:t xml:space="preserve">For each</w:t>
        </w:r>
      </w:ins>
      <w:ins w:id="17469" w:author="PR Preview" w:date="2026-01-01T00:00:00Z">
        <w:r>
          <w:t xml:space="preserve"> </w:t>
        </w:r>
      </w:ins>
      <m:oMath>
        <m:r>
          <m:t>l</m:t>
        </m:r>
        <m:r>
          <m:rPr>
            <m:sty m:val="p"/>
          </m:rPr>
          <m:t>&lt;</m:t>
        </m:r>
        <m:r>
          <m:t>i</m:t>
        </m:r>
      </m:oMath>
      <w:ins w:id="17470" w:author="PR Preview" w:date="2026-01-01T00:00:00Z">
        <w:r>
          <w:t xml:space="preserve">,</w:t>
        </w:r>
      </w:ins>
    </w:p>
    <w:p>
      <w:pPr>
        <w:pStyle w:val="BodyText"/>
      </w:pPr>
      <w:ins w:id="17471" w:author="PR Preview" w:date="2026-01-01T00:00:00Z">
        <w:r>
          <w:t xml:space="preserve">$$
    \begin{aligned}
    \mathord{\smash[b]{\underset{\raise.3ex\hbox{$\scriptstyle\sim$}}{q}}\vphantom{q}}_l \cdot \mathord{\smash[b]{\underset{\raise.3ex\hbox{$\scriptstyle\sim$}}{q}}\vphantom{q}}'_i
    &amp;= \mathord{\smash[b]{\underset{\raise.3ex\hbox{$\scriptstyle\sim$}}{q}}\vphantom{q}}_l \cdot \mathopen{}\left(1\,\mathord{\smash[b]{\underset{\raise.3ex\hbox{$\scriptstyle\sim$}}{a}}\vphantom{a}}_i + \sum_{j=1}^{i-1} \mathopen{}\left(-\mathord{\smash[b]{\underset{\raise.3ex\hbox{$\scriptstyle\sim$}}{q}}\vphantom{q}}_j \cdot \mathord{\smash[b]{\underset{\raise.3ex\hbox{$\scriptstyle\sim$}}{a}}\vphantom{a}}_i\right)\mathclose{}\,\mathord{\smash[b]{\underset{\raise.3ex\hbox{$\scriptstyle\sim$}}{q}}\vphantom{q}}_j\right)\mathclose{}
    &amp;&amp; \text{(}\text{Definition~78}\text{, as a linear combination)}
    \\
    &amp;= 1\,(\mathord{\smash[b]{\underset{\raise.3ex\hbox{$\scriptstyle\sim$}}{q}}\vphantom{q}}_l \cdot \mathord{\smash[b]{\underset{\raise.3ex\hbox{$\scriptstyle\sim$}}{a}}\vphantom{a}}_i) + \sum_{j=1}^{i-1} \mathopen{}\left(-\mathord{\smash[b]{\underset{\raise.3ex\hbox{$\scriptstyle\sim$}}{q}}\vphantom{q}}_j \cdot \mathord{\smash[b]{\underset{\raise.3ex\hbox{$\scriptstyle\sim$}}{a}}\vphantom{a}}_i\right)\mathclose{}\,(\mathord{\smash[b]{\underset{\raise.3ex\hbox{$\scriptstyle\sim$}}{q}}\vphantom{q}}_l \cdot \mathord{\smash[b]{\underset{\raise.3ex\hbox{$\scriptstyle\sim$}}{q}}\vphantom{q}}_j)
    &amp;&amp; \text{(}\text{Theorem~62}\text{)}
    \\
    &amp;= \mathord{\smash[b]{\underset{\raise.3ex\hbox{$\scriptstyle\sim$}}{q}}\vphantom{q}}_l \cdot \mathord{\smash[b]{\underset{\raise.3ex\hbox{$\scriptstyle\sim$}}{a}}\vphantom{a}}_i - \sum_{j=1}^{i-1} (\mathord{\smash[b]{\underset{\raise.3ex\hbox{$\scriptstyle\sim$}}{q}}\vphantom{q}}_j \cdot \mathord{\smash[b]{\underset{\raise.3ex\hbox{$\scriptstyle\sim$}}{a}}\vphantom{a}}_i)\,(\mathord{\smash[b]{\underset{\raise.3ex\hbox{$\scriptstyle\sim$}}{q}}\vphantom{q}}_l \cdot \mathord{\smash[b]{\underset{\raise.3ex\hbox{$\scriptstyle\sim$}}{q}}\vphantom{q}}_j)
    &amp;&amp; \text{(} 1\,z = z \text{, and pull the minus signs out of the sum)}
    \\
    &amp;= \mathord{\smash[b]{\underset{\raise.3ex\hbox{$\scriptstyle\sim$}}{q}}\vphantom{q}}_l \cdot \mathord{\smash[b]{\underset{\raise.3ex\hbox{$\scriptstyle\sim$}}{a}}\vphantom{a}}_i - \mathord{\smash[b]{\underset{\raise.3ex\hbox{$\scriptstyle\sim$}}{q}}\vphantom{q}}_l \cdot \mathord{\smash[b]{\underset{\raise.3ex\hbox{$\scriptstyle\sim$}}{a}}\vphantom{a}}_i
    &amp;&amp; \text{(only the } j = l \text{ term survives, }\text{Definition~19}\text{)}
    \\
    &amp;= 0.
    &amp;&amp; \text{(arithmetic)}
    \end{aligned}
    $$</w:t>
        </w:r>
      </w:ins>
    </w:p>
    <w:p>
      <w:pPr>
        <w:pStyle w:val="FirstParagraph"/>
      </w:pPr>
      <w:ins w:id="17472" w:author="PR Preview" w:date="2026-01-01T00:00:00Z">
        <w:r>
          <w:rPr>
            <w:i/>
            <w:iCs/>
          </w:rPr>
          <w:t xml:space="preserve">Part 2 at step</w:t>
        </w:r>
      </w:ins>
      <w:ins w:id="17473" w:author="PR Preview" w:date="2026-01-01T00:00:00Z">
        <w:r>
          <w:rPr>
            <w:i/>
            <w:iCs/>
          </w:rPr>
          <w:t xml:space="preserve"> </w:t>
        </w:r>
      </w:ins>
      <m:oMath>
        <m:r>
          <m:t>i</m:t>
        </m:r>
      </m:oMath>
      <w:ins w:id="17474" w:author="PR Preview" w:date="2026-01-01T00:00:00Z">
        <w:r>
          <w:rPr>
            <w:i/>
            <w:iCs/>
          </w:rPr>
          <w:t xml:space="preserve">.</w:t>
        </w:r>
      </w:ins>
      <w:ins w:id="17475" w:author="PR Preview" w:date="2026-01-01T00:00:00Z">
        <w:r>
          <w:t xml:space="preserve"> </w:t>
        </w:r>
      </w:ins>
      <w:ins w:id="17476" w:author="PR Preview" w:date="2026-01-01T00:00:00Z">
        <w:r>
          <w:t xml:space="preserve">If</w:t>
        </w:r>
      </w:ins>
      <w:ins w:id="17477" w:author="PR Preview" w:date="2026-01-01T00:00:00Z">
        <w:r>
          <w:t xml:space="preserve"> </w:t>
        </w:r>
      </w:ins>
      <w:ins w:id="17478" w:author="PR Preview" w:date="2026-01-01T00:00:00Z">
        <w:r>
          <w:t xml:space="preserve">$\mathord{\smash[b]{\underset{\raise.3ex\hbox{$\scriptstyle\sim$}}{q}}\vphantom{q}}'_i = \mathord{\smash[b]{\underset{\raise.3ex\hbox{$\scriptstyle\sim$}}{0}}\vphantom{0}}$</w:t>
        </w:r>
      </w:ins>
      <w:ins w:id="17479" w:author="PR Preview" w:date="2026-01-01T00:00:00Z">
        <w:r>
          <w:t xml:space="preserve">, then</w:t>
        </w:r>
      </w:ins>
      <w:ins w:id="17480" w:author="PR Preview" w:date="2026-01-01T00:00:00Z">
        <w:r>
          <w:t xml:space="preserve"> </w:t>
        </w:r>
      </w:ins>
      <w:ins w:id="17481"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 \in \mathcal{S}_{i-1}$</w:t>
        </w:r>
      </w:ins>
      <w:ins w:id="17482" w:author="PR Preview" w:date="2026-01-01T00:00:00Z">
        <w:r>
          <w:t xml:space="preserve">.</w:t>
        </w:r>
      </w:ins>
      <w:ins w:id="17483" w:author="PR Preview" w:date="2026-01-01T00:00:00Z">
        <w:r>
          <w:t xml:space="preserve"> </w:t>
        </w:r>
      </w:ins>
      <w:ins w:id="17484" w:author="PR Preview" w:date="2026-01-01T00:00:00Z">
        <w:r>
          <w:t xml:space="preserve">Conversely, if</w:t>
        </w:r>
      </w:ins>
      <w:ins w:id="17485" w:author="PR Preview" w:date="2026-01-01T00:00:00Z">
        <w:r>
          <w:t xml:space="preserve"> </w:t>
        </w:r>
      </w:ins>
      <w:ins w:id="17486" w:author="PR Preview" w:date="2026-01-01T00:00:00Z">
        <w:r>
          <w:t xml:space="preserve">$\mathord{\smash[b]{\underset{\raise.3ex\hbox{$\scriptstyle\sim$}}{a}}\vphantom{a}}_i \in \mathcal{S}_{i-1}$</w:t>
        </w:r>
      </w:ins>
      <w:ins w:id="17487" w:author="PR Preview" w:date="2026-01-01T00:00:00Z">
        <w:r>
          <w:t xml:space="preserve">, then</w:t>
        </w:r>
      </w:ins>
      <w:ins w:id="17488" w:author="PR Preview" w:date="2026-01-01T00:00:00Z">
        <w:r>
          <w:t xml:space="preserve"> </w:t>
        </w:r>
      </w:ins>
      <w:ins w:id="17489" w:author="PR Preview" w:date="2026-01-01T00:00:00Z">
        <w:r>
          <w:t xml:space="preserve">$\mathord{\smash[b]{\underset{\raise.3ex\hbox{$\scriptstyle\sim$}}{a}}\vphantom{a}}_i = \sum_{j&lt;i} (\mathord{\smash[b]{\underset{\raise.3ex\hbox{$\scriptstyle\sim$}}{q}}\vphantom{q}}_j \cdot \mathord{\smash[b]{\underset{\raise.3ex\hbox{$\scriptstyle\sim$}}{a}}\vphantom{a}}_i)\,\mathord{\smash[b]{\underset{\raise.3ex\hbox{$\scriptstyle\sim$}}{q}}\vphantom{q}}_j$</w:t>
        </w:r>
      </w:ins>
      <w:ins w:id="17490" w:author="PR Preview" w:date="2026-01-01T00:00:00Z">
        <w:r>
          <w:t xml:space="preserve"> </w:t>
        </w:r>
      </w:ins>
      <w:ins w:id="17491" w:author="PR Preview" w:date="2026-01-01T00:00:00Z">
        <w:r>
          <w:t xml:space="preserve">(</w:t>
        </w:r>
      </w:ins>
      <w:hyperlink w:anchor="thm-orthonormal-expansion">
        <w:ins w:id="17492" w:author="PR Preview" w:date="2026-01-01T00:00:00Z">
          <w:r>
            <w:rPr>
              <w:rStyle w:val="Hyperlink"/>
            </w:rPr>
            <w:t xml:space="preserve">Theorem 64</w:t>
          </w:r>
        </w:ins>
      </w:hyperlink>
      <w:ins w:id="17493" w:author="PR Preview" w:date="2026-01-01T00:00:00Z">
        <w:r>
          <w:t xml:space="preserve">), so</w:t>
        </w:r>
      </w:ins>
      <w:ins w:id="17494" w:author="PR Preview" w:date="2026-01-01T00:00:00Z">
        <w:r>
          <w:t xml:space="preserve"> </w:t>
        </w:r>
      </w:ins>
      <w:ins w:id="17495" w:author="PR Preview" w:date="2026-01-01T00:00:00Z">
        <w:r>
          <w:t xml:space="preserve">$\mathord{\smash[b]{\underset{\raise.3ex\hbox{$\scriptstyle\sim$}}{q}}\vphantom{q}}'_i = \mathord{\smash[b]{\underset{\raise.3ex\hbox{$\scriptstyle\sim$}}{0}}\vphantom{0}}$</w:t>
        </w:r>
      </w:ins>
      <w:ins w:id="17496" w:author="PR Preview" w:date="2026-01-01T00:00:00Z">
        <w:r>
          <w:t xml:space="preserve">.</w:t>
        </w:r>
      </w:ins>
    </w:p>
    <w:p>
      <w:pPr>
        <w:pStyle w:val="BodyText"/>
      </w:pPr>
      <w:ins w:id="17497" w:author="PR Preview" w:date="2026-01-01T00:00:00Z">
        <w:r>
          <w:rPr>
            <w:i/>
            <w:iCs/>
          </w:rPr>
          <w:t xml:space="preserve">Part 1 at step</w:t>
        </w:r>
      </w:ins>
      <w:ins w:id="17498" w:author="PR Preview" w:date="2026-01-01T00:00:00Z">
        <w:r>
          <w:rPr>
            <w:i/>
            <w:iCs/>
          </w:rPr>
          <w:t xml:space="preserve"> </w:t>
        </w:r>
      </w:ins>
      <m:oMath>
        <m:r>
          <m:t>i</m:t>
        </m:r>
      </m:oMath>
      <w:ins w:id="17499" w:author="PR Preview" w:date="2026-01-01T00:00:00Z">
        <w:r>
          <w:rPr>
            <w:i/>
            <w:iCs/>
          </w:rPr>
          <w:t xml:space="preserve">, if the process does not stop.</w:t>
        </w:r>
      </w:ins>
      <w:ins w:id="17500" w:author="PR Preview" w:date="2026-01-01T00:00:00Z">
        <w:r>
          <w:t xml:space="preserve"> </w:t>
        </w:r>
      </w:ins>
      <w:ins w:id="17501" w:author="PR Preview" w:date="2026-01-01T00:00:00Z">
        <w:r>
          <w:t xml:space="preserve">Then</w:t>
        </w:r>
      </w:ins>
      <w:ins w:id="17502" w:author="PR Preview" w:date="2026-01-01T00:00:00Z">
        <w:r>
          <w:t xml:space="preserve"> </w:t>
        </w:r>
      </w:ins>
      <w:ins w:id="17503" w:author="PR Preview" w:date="2026-01-01T00:00:00Z">
        <w:r>
          <w:t xml:space="preserve">$\mathord{\smash[b]{\underset{\raise.3ex\hbox{$\scriptstyle\sim$}}{q}}\vphantom{q}}'_i \ne \mathord{\smash[b]{\underset{\raise.3ex\hbox{$\scriptstyle\sim$}}{0}}\vphantom{0}}$</w:t>
        </w:r>
      </w:ins>
      <w:ins w:id="17504" w:author="PR Preview" w:date="2026-01-01T00:00:00Z">
        <w:r>
          <w:t xml:space="preserve">, so</w:t>
        </w:r>
      </w:ins>
      <w:ins w:id="17505" w:author="PR Preview" w:date="2026-01-01T00:00:00Z">
        <w:r>
          <w:t xml:space="preserve"> </w:t>
        </w:r>
      </w:ins>
      <w:ins w:id="17506" w:author="PR Preview" w:date="2026-01-01T00:00:00Z">
        <w:r>
          <w:t xml:space="preserve">$\mathopen{}\left\lVert\mathord{\smash[b]{\underset{\raise.3ex\hbox{$\scriptstyle\sim$}}{q}}\vphantom{q}}'_i\right\rVert\mathclose{} &gt; 0$</w:t>
        </w:r>
      </w:ins>
      <w:ins w:id="17507" w:author="PR Preview" w:date="2026-01-01T00:00:00Z">
        <w:r>
          <w:t xml:space="preserve">,</w:t>
        </w:r>
      </w:ins>
      <w:ins w:id="17508" w:author="PR Preview" w:date="2026-01-01T00:00:00Z">
        <w:r>
          <w:t xml:space="preserve"> </w:t>
        </w:r>
      </w:ins>
      <w:ins w:id="17509" w:author="PR Preview" w:date="2026-01-01T00:00:00Z">
        <w:r>
          <w:t xml:space="preserve">and</w:t>
        </w:r>
      </w:ins>
      <w:ins w:id="17510" w:author="PR Preview" w:date="2026-01-01T00:00:00Z">
        <w:r>
          <w:t xml:space="preserve"> </w:t>
        </w:r>
      </w:ins>
      <w:ins w:id="17511" w:author="PR Preview" w:date="2026-01-01T00:00:00Z">
        <w:r>
          <w:t xml:space="preserve">$\mathord{\smash[b]{\underset{\raise.3ex\hbox{$\scriptstyle\sim$}}{q}}\vphantom{q}}_i = \mathord{\smash[b]{\underset{\raise.3ex\hbox{$\scriptstyle\sim$}}{q}}\vphantom{q}}'_i / \mathopen{}\left\lVert\mathord{\smash[b]{\underset{\raise.3ex\hbox{$\scriptstyle\sim$}}{q}}\vphantom{q}}'_i\right\rVert\mathclose{}$</w:t>
        </w:r>
      </w:ins>
      <w:ins w:id="17512" w:author="PR Preview" w:date="2026-01-01T00:00:00Z">
        <w:r>
          <w:t xml:space="preserve"> </w:t>
        </w:r>
      </w:ins>
      <w:ins w:id="17513" w:author="PR Preview" w:date="2026-01-01T00:00:00Z">
        <w:r>
          <w:t xml:space="preserve">has</w:t>
        </w:r>
      </w:ins>
      <w:ins w:id="17514" w:author="PR Preview" w:date="2026-01-01T00:00:00Z">
        <w:r>
          <w:t xml:space="preserve"> </w:t>
        </w:r>
      </w:ins>
      <w:ins w:id="17515" w:author="PR Preview" w:date="2026-01-01T00:00:00Z">
        <w:r>
          <w:t xml:space="preserve">norm</w:t>
        </w:r>
      </w:ins>
      <w:ins w:id="17516" w:author="PR Preview" w:date="2026-01-01T00:00:00Z">
        <w:r>
          <w:t xml:space="preserve"> </w:t>
        </w:r>
      </w:ins>
      <w:ins w:id="17517" w:author="PR Preview" w:date="2026-01-01T00:00:00Z">
        <w:r>
          <w:t xml:space="preserve">$\mathopen{}\left\lVert\mathord{\smash[b]{\underset{\raise.3ex\hbox{$\scriptstyle\sim$}}{q}}\vphantom{q}}'_i\right\rVert\mathclose{} / \mathopen{}\left\lVert\mathord{\smash[b]{\underset{\raise.3ex\hbox{$\scriptstyle\sim$}}{q}}\vphantom{q}}'_i\right\rVert\mathclose{} = 1$</w:t>
        </w:r>
      </w:ins>
      <w:ins w:id="17518" w:author="PR Preview" w:date="2026-01-01T00:00:00Z">
        <w:r>
          <w:t xml:space="preserve"> </w:t>
        </w:r>
      </w:ins>
      <w:ins w:id="17519" w:author="PR Preview" w:date="2026-01-01T00:00:00Z">
        <w:r>
          <w:t xml:space="preserve">(</w:t>
        </w:r>
      </w:ins>
      <w:hyperlink w:anchor="thm-norm-properties">
        <w:ins w:id="17520" w:author="PR Preview" w:date="2026-01-01T00:00:00Z">
          <w:r>
            <w:rPr>
              <w:rStyle w:val="Hyperlink"/>
            </w:rPr>
            <w:t xml:space="preserve">Theorem 56</w:t>
          </w:r>
        </w:ins>
      </w:hyperlink>
      <w:ins w:id="17521" w:author="PR Preview" w:date="2026-01-01T00:00:00Z">
        <w:r>
          <w:t xml:space="preserve">)</w:t>
        </w:r>
      </w:ins>
      <w:ins w:id="17522" w:author="PR Preview" w:date="2026-01-01T00:00:00Z">
        <w:r>
          <w:t xml:space="preserve"> </w:t>
        </w:r>
      </w:ins>
      <w:ins w:id="17523" w:author="PR Preview" w:date="2026-01-01T00:00:00Z">
        <w:r>
          <w:t xml:space="preserve">and for</w:t>
        </w:r>
      </w:ins>
      <w:ins w:id="17524" w:author="PR Preview" w:date="2026-01-01T00:00:00Z">
        <w:r>
          <w:t xml:space="preserve"> </w:t>
        </w:r>
      </w:ins>
      <m:oMath>
        <m:r>
          <m:t>l</m:t>
        </m:r>
        <m:r>
          <m:rPr>
            <m:sty m:val="p"/>
          </m:rPr>
          <m:t>&lt;</m:t>
        </m:r>
        <m:r>
          <m:t>i</m:t>
        </m:r>
      </m:oMath>
    </w:p>
    <w:p>
      <w:pPr>
        <w:pStyle w:val="BodyText"/>
      </w:pPr>
      <w:ins w:id="17525" w:author="PR Preview" w:date="2026-01-01T00:00:00Z">
        <w:r>
          <w:t xml:space="preserve">$$
    \begin{aligned}
    \mathord{\smash[b]{\underset{\raise.3ex\hbox{$\scriptstyle\sim$}}{q}}\vphantom{q}}_l \cdot \mathord{\smash[b]{\underset{\raise.3ex\hbox{$\scriptstyle\sim$}}{q}}\vphantom{q}}_i
    &amp;= \frac{1}{\mathopen{}\left\lVert\mathord{\smash[b]{\underset{\raise.3ex\hbox{$\scriptstyle\sim$}}{q}}\vphantom{q}}'_i\right\rVert\mathclose{}}\,(\mathord{\smash[b]{\underset{\raise.3ex\hbox{$\scriptstyle\sim$}}{q}}\vphantom{q}}_l \cdot \mathord{\smash[b]{\underset{\raise.3ex\hbox{$\scriptstyle\sim$}}{q}}\vphantom{q}}'_i)
    &amp;&amp; \text{(}\text{Theorem~50}\text{, special case } b = 0 \text{)}
    \\
    &amp;= 0,
    &amp;&amp; \text{(} \mathord{\smash[b]{\underset{\raise.3ex\hbox{$\scriptstyle\sim$}}{q}}\vphantom{q}}'_i \text{ is orthogonal to } \mathord{\smash[b]{\underset{\raise.3ex\hbox{$\scriptstyle\sim$}}{q}}\vphantom{q}}_l \text{)}
    \end{aligned}
    $$</w:t>
        </w:r>
      </w:ins>
    </w:p>
    <w:p>
      <w:pPr>
        <w:pStyle w:val="FirstParagraph"/>
      </w:pPr>
      <w:ins w:id="17526" w:author="PR Preview" w:date="2026-01-01T00:00:00Z">
        <w:r>
          <w:t xml:space="preserve">and</w:t>
        </w:r>
      </w:ins>
      <w:ins w:id="17527" w:author="PR Preview" w:date="2026-01-01T00:00:00Z">
        <w:r>
          <w:t xml:space="preserve"> </w:t>
        </w:r>
      </w:ins>
      <w:ins w:id="17528" w:author="PR Preview" w:date="2026-01-01T00:00:00Z">
        <w:r>
          <w:t xml:space="preserve">$\mathord{\smash[b]{\underset{\raise.3ex\hbox{$\scriptstyle\sim$}}{q}}\vphantom{q}}_i \cdot \mathord{\smash[b]{\underset{\raise.3ex\hbox{$\scriptstyle\sim$}}{q}}\vphantom{q}}_l = 0$</w:t>
        </w:r>
      </w:ins>
      <w:ins w:id="17529" w:author="PR Preview" w:date="2026-01-01T00:00:00Z">
        <w:r>
          <w:t xml:space="preserve"> </w:t>
        </w:r>
      </w:ins>
      <w:ins w:id="17530" w:author="PR Preview" w:date="2026-01-01T00:00:00Z">
        <w:r>
          <w:t xml:space="preserve">too (</w:t>
        </w:r>
      </w:ins>
      <w:hyperlink w:anchor="thm-lincom-symmetric">
        <w:ins w:id="17531" w:author="PR Preview" w:date="2026-01-01T00:00:00Z">
          <w:r>
            <w:rPr>
              <w:rStyle w:val="Hyperlink"/>
            </w:rPr>
            <w:t xml:space="preserve">Theorem 1</w:t>
          </w:r>
        </w:ins>
      </w:hyperlink>
      <w:ins w:id="17532" w:author="PR Preview" w:date="2026-01-01T00:00:00Z">
        <w:r>
          <w:t xml:space="preserve">).</w:t>
        </w:r>
      </w:ins>
      <w:ins w:id="17533" w:author="PR Preview" w:date="2026-01-01T00:00:00Z">
        <w:r>
          <w:t xml:space="preserve"> </w:t>
        </w:r>
      </w:ins>
      <w:ins w:id="17534" w:author="PR Preview" w:date="2026-01-01T00:00:00Z">
        <w:r>
          <w:t xml:space="preserve">So</w:t>
        </w:r>
      </w:ins>
      <w:ins w:id="17535" w:author="PR Preview" w:date="2026-01-01T00:00:00Z">
        <w:r>
          <w:t xml:space="preserve"> </w:t>
        </w:r>
      </w:ins>
      <w:ins w:id="17536" w:author="PR Preview" w:date="2026-01-01T00:00:00Z">
        <w:r>
          <w:t xml:space="preserve">$\mathord{\smash[b]{\underset{\raise.3ex\hbox{$\scriptstyle\sim$}}{q}}\vphantom{q}}_1, \ldots, \mathord{\smash[b]{\underset{\raise.3ex\hbox{$\scriptstyle\sim$}}{q}}\vphantom{q}}_i$</w:t>
        </w:r>
      </w:ins>
      <w:ins w:id="17537" w:author="PR Preview" w:date="2026-01-01T00:00:00Z">
        <w:r>
          <w:t xml:space="preserve"> </w:t>
        </w:r>
      </w:ins>
      <w:ins w:id="17538" w:author="PR Preview" w:date="2026-01-01T00:00:00Z">
        <w:r>
          <w:t xml:space="preserve">are orthonormal.</w:t>
        </w:r>
      </w:ins>
      <w:ins w:id="17539" w:author="PR Preview" w:date="2026-01-01T00:00:00Z">
        <w:r>
          <w:t xml:space="preserve"> </w:t>
        </w:r>
      </w:ins>
      <w:ins w:id="17540" w:author="PR Preview" w:date="2026-01-01T00:00:00Z">
        <w:r>
          <w:t xml:space="preserve">For the spans:</w:t>
        </w:r>
      </w:ins>
    </w:p>
    <w:p>
      <w:pPr>
        <w:pStyle w:val="Compact"/>
        <w:numPr>
          <w:ilvl w:val="0"/>
          <w:numId w:val="1069"/>
        </w:numPr>
      </w:pPr>
      <w:ins w:id="17541" w:author="PR Preview" w:date="2026-01-01T00:00:00Z">
        <w:r>
          <w:t xml:space="preserve">$\mathord{\smash[b]{\underset{\raise.3ex\hbox{$\scriptstyle\sim$}}{a}}\vphantom{a}}_i = \mathopen{}\left\lVert\mathord{\smash[b]{\underset{\raise.3ex\hbox{$\scriptstyle\sim$}}{q}}\vphantom{q}}'_i\right\rVert\mathclose{}\,\mathord{\smash[b]{\underset{\raise.3ex\hbox{$\scriptstyle\sim$}}{q}}\vphantom{q}}_i + \sum_{j&lt;i} (\mathord{\smash[b]{\underset{\raise.3ex\hbox{$\scriptstyle\sim$}}{q}}\vphantom{q}}_j \cdot \mathord{\smash[b]{\underset{\raise.3ex\hbox{$\scriptstyle\sim$}}{a}}\vphantom{a}}_i)\,\mathord{\smash[b]{\underset{\raise.3ex\hbox{$\scriptstyle\sim$}}{q}}\vphantom{q}}_j$</w:t>
        </w:r>
      </w:ins>
      <w:ins w:id="17542" w:author="PR Preview" w:date="2026-01-01T00:00:00Z">
        <w:r>
          <w:t xml:space="preserve"> </w:t>
        </w:r>
      </w:ins>
      <w:ins w:id="17543" w:author="PR Preview" w:date="2026-01-01T00:00:00Z">
        <w:r>
          <w:t xml:space="preserve">is in</w:t>
        </w:r>
      </w:ins>
      <w:ins w:id="17544" w:author="PR Preview" w:date="2026-01-01T00:00:00Z">
        <w:r>
          <w:t xml:space="preserve"> </w:t>
        </w:r>
      </w:ins>
      <w:ins w:id="17545" w:author="PR Preview" w:date="2026-01-01T00:00:00Z">
        <w:r>
          <w:t xml:space="preserve">$\operatorname{span}\mathopen{}\left\{\mathord{\smash[b]{\underset{\raise.3ex\hbox{$\scriptstyle\sim$}}{q}}\vphantom{q}}_1, \ldots, \mathord{\smash[b]{\underset{\raise.3ex\hbox{$\scriptstyle\sim$}}{q}}\vphantom{q}}_i\right\}\mathclose{}$</w:t>
        </w:r>
      </w:ins>
      <w:ins w:id="17546" w:author="PR Preview" w:date="2026-01-01T00:00:00Z">
        <w:r>
          <w:t xml:space="preserve">,</w:t>
        </w:r>
      </w:ins>
      <w:ins w:id="17547" w:author="PR Preview" w:date="2026-01-01T00:00:00Z">
        <w:r>
          <w:t xml:space="preserve"> </w:t>
        </w:r>
      </w:ins>
      <w:ins w:id="17548" w:author="PR Preview" w:date="2026-01-01T00:00:00Z">
        <w:r>
          <w:t xml:space="preserve">and so is each of</w:t>
        </w:r>
      </w:ins>
      <w:ins w:id="17549" w:author="PR Preview" w:date="2026-01-01T00:00:00Z">
        <w:r>
          <w:t xml:space="preserve"> </w:t>
        </w:r>
      </w:ins>
      <w:ins w:id="17550" w:author="PR Preview" w:date="2026-01-01T00:00:00Z">
        <w:r>
          <w:t xml:space="preserve">$\mathord{\smash[b]{\underset{\raise.3ex\hbox{$\scriptstyle\sim$}}{a}}\vphantom{a}}_1, \ldots, \mathord{\smash[b]{\underset{\raise.3ex\hbox{$\scriptstyle\sim$}}{a}}\vphantom{a}}_{i-1}$</w:t>
        </w:r>
      </w:ins>
      <w:ins w:id="17551" w:author="PR Preview" w:date="2026-01-01T00:00:00Z">
        <w:r>
          <w:t xml:space="preserve">, which lie in</w:t>
        </w:r>
      </w:ins>
      <w:ins w:id="17552" w:author="PR Preview" w:date="2026-01-01T00:00:00Z">
        <w:r>
          <w:t xml:space="preserve"> </w:t>
        </w:r>
      </w:ins>
      <w:ins w:id="17553" w:author="PR Preview" w:date="2026-01-01T00:00:00Z">
        <w:r>
          <w:t xml:space="preserve">$\mathcal{S}_{i-1} = \operatorname{span}\mathopen{}\left\{\mathord{\smash[b]{\underset{\raise.3ex\hbox{$\scriptstyle\sim$}}{q}}\vphantom{q}}_1, \ldots, \mathord{\smash[b]{\underset{\raise.3ex\hbox{$\scriptstyle\sim$}}{q}}\vphantom{q}}_{i-1}\right\}\mathclose{}
    \subseteq \operatorname{span}\mathopen{}\left\{\mathord{\smash[b]{\underset{\raise.3ex\hbox{$\scriptstyle\sim$}}{q}}\vphantom{q}}_1, \ldots, \mathord{\smash[b]{\underset{\raise.3ex\hbox{$\scriptstyle\sim$}}{q}}\vphantom{q}}_i\right\}\mathclose{}$</w:t>
        </w:r>
      </w:ins>
      <w:ins w:id="17554" w:author="PR Preview" w:date="2026-01-01T00:00:00Z">
        <w:r>
          <w:t xml:space="preserve">.</w:t>
        </w:r>
      </w:ins>
    </w:p>
    <w:p>
      <w:pPr>
        <w:pStyle w:val="Compact"/>
        <w:numPr>
          <w:ilvl w:val="0"/>
          <w:numId w:val="1069"/>
        </w:numPr>
      </w:pPr>
      <w:ins w:id="17555" w:author="PR Preview" w:date="2026-01-01T00:00:00Z">
        <w:r>
          <w:t xml:space="preserve">$\mathord{\smash[b]{\underset{\raise.3ex\hbox{$\scriptstyle\sim$}}{q}}\vphantom{q}}_i = \mathopen{}\left(\mathord{\smash[b]{\underset{\raise.3ex\hbox{$\scriptstyle\sim$}}{a}}\vphantom{a}}_i - \sum_{j&lt;i} (\mathord{\smash[b]{\underset{\raise.3ex\hbox{$\scriptstyle\sim$}}{q}}\vphantom{q}}_j \cdot \mathord{\smash[b]{\underset{\raise.3ex\hbox{$\scriptstyle\sim$}}{a}}\vphantom{a}}_i)\,\mathord{\smash[b]{\underset{\raise.3ex\hbox{$\scriptstyle\sim$}}{q}}\vphantom{q}}_j\right)\mathclose{} / \mathopen{}\left\lVert\mathord{\smash[b]{\underset{\raise.3ex\hbox{$\scriptstyle\sim$}}{q}}\vphantom{q}}'_i\right\rVert\mathclose{}$</w:t>
        </w:r>
      </w:ins>
      <w:ins w:id="17556" w:author="PR Preview" w:date="2026-01-01T00:00:00Z">
        <w:r>
          <w:t xml:space="preserve"> </w:t>
        </w:r>
      </w:ins>
      <w:ins w:id="17557" w:author="PR Preview" w:date="2026-01-01T00:00:00Z">
        <w:r>
          <w:t xml:space="preserve">is in</w:t>
        </w:r>
      </w:ins>
      <w:ins w:id="17558" w:author="PR Preview" w:date="2026-01-01T00:00:00Z">
        <w:r>
          <w:t xml:space="preserve"> </w:t>
        </w:r>
      </w:ins>
      <w:ins w:id="17559" w:author="PR Preview" w:date="2026-01-01T00:00:00Z">
        <w:r>
          <w:t xml:space="preserve">$\operatorname{span}\mathopen{}\left\{\mathord{\smash[b]{\underset{\raise.3ex\hbox{$\scriptstyle\sim$}}{a}}\vphantom{a}}_1, \ldots, \mathord{\smash[b]{\underset{\raise.3ex\hbox{$\scriptstyle\sim$}}{a}}\vphantom{a}}_i\right\}\mathclose{}$</w:t>
        </w:r>
      </w:ins>
      <w:ins w:id="17560" w:author="PR Preview" w:date="2026-01-01T00:00:00Z">
        <w:r>
          <w:t xml:space="preserve">,</w:t>
        </w:r>
      </w:ins>
      <w:ins w:id="17561" w:author="PR Preview" w:date="2026-01-01T00:00:00Z">
        <w:r>
          <w:t xml:space="preserve"> </w:t>
        </w:r>
      </w:ins>
      <w:ins w:id="17562" w:author="PR Preview" w:date="2026-01-01T00:00:00Z">
        <w:r>
          <w:t xml:space="preserve">because each</w:t>
        </w:r>
      </w:ins>
      <w:ins w:id="17563" w:author="PR Preview" w:date="2026-01-01T00:00:00Z">
        <w:r>
          <w:t xml:space="preserve"> </w:t>
        </w:r>
      </w:ins>
      <w:ins w:id="17564" w:author="PR Preview" w:date="2026-01-01T00:00:00Z">
        <w:r>
          <w:t xml:space="preserve">$\mathord{\smash[b]{\underset{\raise.3ex\hbox{$\scriptstyle\sim$}}{q}}\vphantom{q}}_j$</w:t>
        </w:r>
      </w:ins>
      <w:ins w:id="17565" w:author="PR Preview" w:date="2026-01-01T00:00:00Z">
        <w:r>
          <w:t xml:space="preserve"> </w:t>
        </w:r>
      </w:ins>
      <w:ins w:id="17566" w:author="PR Preview" w:date="2026-01-01T00:00:00Z">
        <w:r>
          <w:t xml:space="preserve">with</w:t>
        </w:r>
      </w:ins>
      <w:ins w:id="17567" w:author="PR Preview" w:date="2026-01-01T00:00:00Z">
        <w:r>
          <w:t xml:space="preserve"> </w:t>
        </w:r>
      </w:ins>
      <m:oMath>
        <m:r>
          <m:t>j</m:t>
        </m:r>
        <m:r>
          <m:rPr>
            <m:sty m:val="p"/>
          </m:rPr>
          <m:t>&lt;</m:t>
        </m:r>
        <m:r>
          <m:t>i</m:t>
        </m:r>
      </m:oMath>
      <w:ins w:id="17568" w:author="PR Preview" w:date="2026-01-01T00:00:00Z">
        <w:r>
          <w:t xml:space="preserve"> </w:t>
        </w:r>
      </w:ins>
      <w:ins w:id="17569" w:author="PR Preview" w:date="2026-01-01T00:00:00Z">
        <w:r>
          <w:t xml:space="preserve">lies in</w:t>
        </w:r>
      </w:ins>
      <w:ins w:id="17570" w:author="PR Preview" w:date="2026-01-01T00:00:00Z">
        <w:r>
          <w:t xml:space="preserve"> </w:t>
        </w:r>
      </w:ins>
      <m:oMath>
        <m:sSub>
          <m:e>
            <m:r>
              <m:rPr>
                <m:scr m:val="script"/>
                <m:sty m:val="p"/>
              </m:rPr>
              <m:t>S</m:t>
            </m:r>
          </m:e>
          <m:sub>
            <m:r>
              <m:t>i</m:t>
            </m:r>
            <m:r>
              <m:rPr>
                <m:sty m:val="p"/>
              </m:rPr>
              <m:t>−</m:t>
            </m:r>
            <m:r>
              <m:t>1</m:t>
            </m:r>
          </m:sub>
        </m:sSub>
      </m:oMath>
      <w:ins w:id="17571" w:author="PR Preview" w:date="2026-01-01T00:00:00Z">
        <w:r>
          <w:t xml:space="preserve">;</w:t>
        </w:r>
      </w:ins>
      <w:ins w:id="17572" w:author="PR Preview" w:date="2026-01-01T00:00:00Z">
        <w:r>
          <w:t xml:space="preserve"> </w:t>
        </w:r>
      </w:ins>
      <w:ins w:id="17573" w:author="PR Preview" w:date="2026-01-01T00:00:00Z">
        <w:r>
          <w:t xml:space="preserve">and so is each of</w:t>
        </w:r>
      </w:ins>
      <w:ins w:id="17574" w:author="PR Preview" w:date="2026-01-01T00:00:00Z">
        <w:r>
          <w:t xml:space="preserve"> </w:t>
        </w:r>
      </w:ins>
      <w:ins w:id="17575" w:author="PR Preview" w:date="2026-01-01T00:00:00Z">
        <w:r>
          <w:t xml:space="preserve">$\mathord{\smash[b]{\underset{\raise.3ex\hbox{$\scriptstyle\sim$}}{q}}\vphantom{q}}_1, \ldots, \mathord{\smash[b]{\underset{\raise.3ex\hbox{$\scriptstyle\sim$}}{q}}\vphantom{q}}_{i-1}$</w:t>
        </w:r>
      </w:ins>
      <w:ins w:id="17576" w:author="PR Preview" w:date="2026-01-01T00:00:00Z">
        <w:r>
          <w:t xml:space="preserve">.</w:t>
        </w:r>
      </w:ins>
    </w:p>
    <w:p>
      <w:pPr>
        <w:pStyle w:val="FirstParagraph"/>
      </w:pPr>
      <w:r>
        <w:t xml:space="preserve">A span is a subspace (</w:t>
      </w:r>
      <w:hyperlink w:anchor="thm-span-subspace">
        <w:r>
          <w:rPr>
            <w:rStyle w:val="Hyperlink"/>
          </w:rPr>
          <w:t xml:space="preserve">Theorem 22</w:t>
        </w:r>
      </w:hyperlink>
      <w:r>
        <w:t xml:space="preserve">),</w:t>
      </w:r>
      <w:r>
        <w:t xml:space="preserve"> </w:t>
      </w:r>
      <w:r>
        <w:t xml:space="preserve">so it contains every linear combination of vectors in it;</w:t>
      </w:r>
      <w:r>
        <w:t xml:space="preserve"> </w:t>
      </w:r>
      <w:r>
        <w:t xml:space="preserve">each span therefore contains the other, and they are equal.</w:t>
      </w:r>
    </w:p>
    <w:p>
      <w:pPr>
        <w:pStyle w:val="BodyText"/>
      </w:pPr>
      <w:del w:id="17577" w:author="PR Preview" w:date="2026-01-01T00:00:00Z">
        <w:r>
          <w:rPr>
            <w:b/>
            <w:bCs/>
          </w:rPr>
          <w:delText xml:space="preserve">Part 3.</w:delText>
        </w:r>
      </w:del>
      <w:del w:id="17578" w:author="PR Preview" w:date="2026-01-01T00:00:00Z">
        <w:r>
          <w:delText xml:space="preserve"> </w:delText>
        </w:r>
      </w:del>
      <w:del w:id="17579" w:author="PR Preview" w:date="2026-01-01T00:00:00Z">
        <w:r>
          <w:delText xml:space="preserve">If the process completes, then</w:delText>
        </w:r>
      </w:del>
      <w:del w:id="17580" w:author="PR Preview" w:date="2026-01-01T00:00:00Z">
        <w:r>
          <w:delText xml:space="preserve"> </w:delText>
        </w:r>
      </w:del>
      <m:oMath>
        <m:sSub>
          <m:e>
            <m:limLow>
              <m:e>
                <m:r>
                  <m:t>a</m:t>
                </m:r>
              </m:e>
              <m:lim>
                <m:r>
                  <m:rPr>
                    <m:sty m:val="p"/>
                  </m:rPr>
                  <m:t>∼</m:t>
                </m:r>
              </m:lim>
            </m:limLow>
          </m:e>
          <m:sub>
            <m:r>
              <m:t>1</m:t>
            </m:r>
          </m:sub>
        </m:sSub>
        <m:r>
          <m:rPr>
            <m:sty m:val="p"/>
          </m:rPr>
          <m:t>∉</m:t>
        </m:r>
        <m:r>
          <m:rPr>
            <m:sty m:val="p"/>
          </m:rPr>
          <m:t>span</m:t>
        </m:r>
      </m:oMath>
      <w:del w:id="17581" w:author="PR Preview" w:date="2026-01-01T00:00:00Z">
        <w:r>
          <w:delText xml:space="preserve"> </w:delText>
        </w:r>
      </w:del>
      <w:del w:id="17582" w:author="PR Preview" w:date="2026-01-01T00:00:00Z">
        <w:r>
          <w:delText xml:space="preserve">of the empty list,</w:delText>
        </w:r>
      </w:del>
      <w:del w:id="17583" w:author="PR Preview" w:date="2026-01-01T00:00:00Z">
        <w:r>
          <w:delText xml:space="preserve"> </w:delText>
        </w:r>
      </w:del>
      <w:del w:id="17584" w:author="PR Preview" w:date="2026-01-01T00:00:00Z">
        <w:r>
          <w:delText xml:space="preserve">and for each</w:delText>
        </w:r>
      </w:del>
      <w:del w:id="17585" w:author="PR Preview" w:date="2026-01-01T00:00:00Z">
        <w:r>
          <w:delText xml:space="preserve"> </w:delText>
        </w:r>
      </w:del>
      <m:oMath>
        <m:r>
          <m:t>i</m:t>
        </m:r>
        <m:r>
          <m:rPr>
            <m:sty m:val="p"/>
          </m:rPr>
          <m:t>≥</m:t>
        </m:r>
        <m:r>
          <m:t>2</m:t>
        </m:r>
      </m:oMath>
      <w:del w:id="17586" w:author="PR Preview" w:date="2026-01-01T00:00:00Z">
        <w:r>
          <w:delText xml:space="preserve">,</w:delText>
        </w:r>
      </w:del>
      <w:del w:id="17587" w:author="PR Preview" w:date="2026-01-01T00:00:00Z">
        <w:r>
          <w:delText xml:space="preserve"> </w:delText>
        </w:r>
      </w:del>
      <m:oMath>
        <m:sSub>
          <m:e>
            <m:limLow>
              <m:e>
                <m:r>
                  <m:t>a</m:t>
                </m:r>
              </m:e>
              <m:lim>
                <m:r>
                  <m:rPr>
                    <m:sty m:val="p"/>
                  </m:rPr>
                  <m:t>∼</m:t>
                </m:r>
              </m:lim>
            </m:limLow>
          </m:e>
          <m:sub>
            <m:r>
              <m:t>i</m:t>
            </m:r>
          </m:sub>
        </m:sSub>
        <m:r>
          <m:rPr>
            <m:sty m:val="p"/>
          </m:rPr>
          <m:t>∉</m:t>
        </m:r>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i</m:t>
                </m:r>
                <m:r>
                  <m:rPr>
                    <m:sty m:val="p"/>
                  </m:rPr>
                  <m:t>−</m:t>
                </m:r>
                <m:r>
                  <m:t>1</m:t>
                </m:r>
              </m:sub>
            </m:sSub>
          </m:e>
        </m:d>
        <m:r>
          <m:t>​</m:t>
        </m:r>
      </m:oMath>
      <w:del w:id="17588" w:author="PR Preview" w:date="2026-01-01T00:00:00Z">
        <w:r>
          <w:delText xml:space="preserve"> </w:delText>
        </w:r>
      </w:del>
      <w:del w:id="17589" w:author="PR Preview" w:date="2026-01-01T00:00:00Z">
        <w:r>
          <w:delText xml:space="preserve">(part 2).</w:delText>
        </w:r>
      </w:del>
      <w:del w:id="17590" w:author="PR Preview" w:date="2026-01-01T00:00:00Z">
        <w:r>
          <w:delText xml:space="preserve"> </w:delText>
        </w:r>
      </w:del>
      <w:del w:id="17591" w:author="PR Preview" w:date="2026-01-01T00:00:00Z">
        <w:r>
          <w:delText xml:space="preserve">Applying</w:delText>
        </w:r>
      </w:del>
      <w:del w:id="17592" w:author="PR Preview" w:date="2026-01-01T00:00:00Z">
        <w:r>
          <w:delText xml:space="preserve"> </w:delText>
        </w:r>
      </w:del>
      <w:hyperlink w:anchor="thm-add-outside-span">
        <w:del w:id="17593" w:author="PR Preview" w:date="2026-01-01T00:00:00Z">
          <w:r>
            <w:rPr>
              <w:rStyle w:val="Hyperlink"/>
            </w:rPr>
            <w:delText xml:space="preserve">Theorem 28</w:delText>
          </w:r>
        </w:del>
      </w:hyperlink>
      <w:del w:id="17594" w:author="PR Preview" w:date="2026-01-01T00:00:00Z">
        <w:r>
          <w:delText xml:space="preserve"> </w:delText>
        </w:r>
      </w:del>
      <m:oMath>
        <m:r>
          <m:t>k</m:t>
        </m:r>
      </m:oMath>
      <w:del w:id="17595" w:author="PR Preview" w:date="2026-01-01T00:00:00Z">
        <w:r>
          <w:delText xml:space="preserve"> </w:delText>
        </w:r>
      </w:del>
      <w:del w:id="17596" w:author="PR Preview" w:date="2026-01-01T00:00:00Z">
        <w:r>
          <w:delText xml:space="preserve">times, starting from the empty list,</w:delText>
        </w:r>
      </w:del>
      <w:del w:id="17597" w:author="PR Preview" w:date="2026-01-01T00:00:00Z">
        <w:r>
          <w:delText xml:space="preserve"> </w:delText>
        </w:r>
      </w:del>
      <w:del w:id="17598" w:author="PR Preview" w:date="2026-01-01T00:00:00Z">
        <w:r>
          <w:delText xml:space="preserve">shows that</w:delText>
        </w:r>
      </w:del>
      <w:del w:id="17599"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oMath>
      <w:del w:id="17600" w:author="PR Preview" w:date="2026-01-01T00:00:00Z">
        <w:r>
          <w:delText xml:space="preserve"> </w:delText>
        </w:r>
      </w:del>
      <w:del w:id="17601" w:author="PR Preview" w:date="2026-01-01T00:00:00Z">
        <w:r>
          <w:delText xml:space="preserve">are linearly independent.</w:delText>
        </w:r>
      </w:del>
      <w:del w:id="17602" w:author="PR Preview" w:date="2026-01-01T00:00:00Z">
        <w:r>
          <w:delText xml:space="preserve"> </w:delText>
        </w:r>
      </w:del>
      <w:del w:id="17603" w:author="PR Preview" w:date="2026-01-01T00:00:00Z">
        <w:r>
          <w:delText xml:space="preserve">Conversely, if they are linearly independent,</w:delText>
        </w:r>
      </w:del>
      <w:del w:id="17604" w:author="PR Preview" w:date="2026-01-01T00:00:00Z">
        <w:r>
          <w:delText xml:space="preserve"> </w:delText>
        </w:r>
      </w:del>
      <w:del w:id="17605" w:author="PR Preview" w:date="2026-01-01T00:00:00Z">
        <w:r>
          <w:delText xml:space="preserve">no</w:delText>
        </w:r>
      </w:del>
      <w:del w:id="17606" w:author="PR Preview" w:date="2026-01-01T00:00:00Z">
        <w:r>
          <w:delText xml:space="preserve"> </w:delText>
        </w:r>
      </w:del>
      <m:oMath>
        <m:sSub>
          <m:e>
            <m:limLow>
              <m:e>
                <m:r>
                  <m:t>a</m:t>
                </m:r>
              </m:e>
              <m:lim>
                <m:r>
                  <m:rPr>
                    <m:sty m:val="p"/>
                  </m:rPr>
                  <m:t>∼</m:t>
                </m:r>
              </m:lim>
            </m:limLow>
          </m:e>
          <m:sub>
            <m:r>
              <m:t>i</m:t>
            </m:r>
          </m:sub>
        </m:sSub>
      </m:oMath>
      <w:del w:id="17607" w:author="PR Preview" w:date="2026-01-01T00:00:00Z">
        <w:r>
          <w:delText xml:space="preserve"> </w:delText>
        </w:r>
      </w:del>
      <w:del w:id="17608" w:author="PR Preview" w:date="2026-01-01T00:00:00Z">
        <w:r>
          <w:delText xml:space="preserve">is a linear combination</w:delText>
        </w:r>
      </w:del>
      <w:del w:id="17609"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oMath>
      <w:del w:id="17610" w:author="PR Preview" w:date="2026-01-01T00:00:00Z">
        <w:r>
          <w:delText xml:space="preserve"> </w:delText>
        </w:r>
      </w:del>
      <w:del w:id="17611" w:author="PR Preview" w:date="2026-01-01T00:00:00Z">
        <w:r>
          <w:delText xml:space="preserve">of the earlier ones,</w:delText>
        </w:r>
      </w:del>
      <w:del w:id="17612" w:author="PR Preview" w:date="2026-01-01T00:00:00Z">
        <w:r>
          <w:delText xml:space="preserve"> </w:delText>
        </w:r>
      </w:del>
      <w:del w:id="17613" w:author="PR Preview" w:date="2026-01-01T00:00:00Z">
        <w:r>
          <w:delText xml:space="preserve">because then</w:delText>
        </w:r>
      </w:del>
      <w:del w:id="17614" w:author="PR Preview" w:date="2026-01-01T00:00:00Z">
        <w:r>
          <w:delText xml:space="preserve"> </w:delText>
        </w:r>
      </w:del>
      <m:oMath>
        <m:nary>
          <m:naryPr>
            <m:chr m:val="∑"/>
            <m:limLoc m:val="undOvr"/>
            <m:subHide m:val="off"/>
            <m:supHide m:val="on"/>
          </m:naryPr>
          <m:sub>
            <m:r>
              <m:t>j</m:t>
            </m:r>
            <m:r>
              <m:rPr>
                <m:sty m:val="p"/>
              </m:rPr>
              <m:t>&lt;</m:t>
            </m:r>
            <m:r>
              <m:t>i</m:t>
            </m:r>
          </m:sub>
          <m:sup>
            <m:r>
              <m:t>​</m:t>
            </m:r>
          </m:sup>
          <m:e>
            <m:sSub>
              <m:e>
                <m:r>
                  <m:t>c</m:t>
                </m:r>
              </m:e>
              <m:sub>
                <m:r>
                  <m:t>j</m:t>
                </m:r>
              </m:sub>
            </m:sSub>
          </m:e>
        </m:nary>
        <m:sSub>
          <m:e>
            <m:limLow>
              <m:e>
                <m:r>
                  <m:t>a</m:t>
                </m:r>
              </m:e>
              <m:lim>
                <m:r>
                  <m:rPr>
                    <m:sty m:val="p"/>
                  </m:rPr>
                  <m:t>∼</m:t>
                </m:r>
              </m:lim>
            </m:limLow>
          </m:e>
          <m:sub>
            <m:r>
              <m:t>j</m:t>
            </m:r>
          </m:sub>
        </m:sSub>
        <m:r>
          <m:rPr>
            <m:sty m:val="p"/>
          </m:rPr>
          <m:t>−</m:t>
        </m:r>
        <m:sSub>
          <m:e>
            <m:limLow>
              <m:e>
                <m:r>
                  <m:t>a</m:t>
                </m:r>
              </m:e>
              <m:lim>
                <m:r>
                  <m:rPr>
                    <m:sty m:val="p"/>
                  </m:rPr>
                  <m:t>∼</m:t>
                </m:r>
              </m:lim>
            </m:limLow>
          </m:e>
          <m:sub>
            <m:r>
              <m:t>i</m:t>
            </m:r>
          </m:sub>
        </m:sSub>
        <m:r>
          <m:rPr>
            <m:sty m:val="p"/>
          </m:rPr>
          <m:t>=</m:t>
        </m:r>
        <m:limLow>
          <m:e>
            <m:r>
              <m:t>0</m:t>
            </m:r>
          </m:e>
          <m:lim>
            <m:r>
              <m:rPr>
                <m:sty m:val="p"/>
              </m:rPr>
              <m:t>∼</m:t>
            </m:r>
          </m:lim>
        </m:limLow>
      </m:oMath>
      <w:del w:id="17615" w:author="PR Preview" w:date="2026-01-01T00:00:00Z">
        <w:r>
          <w:delText xml:space="preserve"> </w:delText>
        </w:r>
      </w:del>
      <w:del w:id="17616" w:author="PR Preview" w:date="2026-01-01T00:00:00Z">
        <w:r>
          <w:delText xml:space="preserve">would be a combination with a nonzero coefficient;</w:delText>
        </w:r>
      </w:del>
      <w:del w:id="17617" w:author="PR Preview" w:date="2026-01-01T00:00:00Z">
        <w:r>
          <w:delText xml:space="preserve"> </w:delText>
        </w:r>
      </w:del>
      <w:del w:id="17618" w:author="PR Preview" w:date="2026-01-01T00:00:00Z">
        <w:r>
          <w:delText xml:space="preserve">so by part 2 the process never stops.</w:delText>
        </w:r>
      </w:del>
      <w:del w:id="17619" w:author="PR Preview" w:date="2026-01-01T00:00:00Z">
        <w:r>
          <w:delText xml:space="preserve"> </w:delText>
        </w:r>
      </w:del>
      <w:del w:id="17620" w:author="PR Preview" w:date="2026-01-01T00:00:00Z">
        <w:r>
          <w:delText xml:space="preserve">When it completes,</w:delText>
        </w:r>
      </w:del>
      <w:del w:id="17621"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k</m:t>
            </m:r>
          </m:sub>
        </m:sSub>
      </m:oMath>
      <w:del w:id="17622" w:author="PR Preview" w:date="2026-01-01T00:00:00Z">
        <w:r>
          <w:delText xml:space="preserve"> </w:delText>
        </w:r>
      </w:del>
      <w:del w:id="17623" w:author="PR Preview" w:date="2026-01-01T00:00:00Z">
        <w:r>
          <w:delText xml:space="preserve">are orthonormal, hence linearly independent</w:delText>
        </w:r>
      </w:del>
      <w:del w:id="17624" w:author="PR Preview" w:date="2026-01-01T00:00:00Z">
        <w:r>
          <w:delText xml:space="preserve"> </w:delText>
        </w:r>
      </w:del>
      <w:del w:id="17625" w:author="PR Preview" w:date="2026-01-01T00:00:00Z">
        <w:r>
          <w:delText xml:space="preserve">(</w:delText>
        </w:r>
      </w:del>
      <w:hyperlink w:anchor="thm-orthonormal-independent">
        <w:del w:id="17626" w:author="PR Preview" w:date="2026-01-01T00:00:00Z">
          <w:r>
            <w:rPr>
              <w:rStyle w:val="Hyperlink"/>
            </w:rPr>
            <w:delText xml:space="preserve">Theorem 63</w:delText>
          </w:r>
        </w:del>
      </w:hyperlink>
      <w:del w:id="17627" w:author="PR Preview" w:date="2026-01-01T00:00:00Z">
        <w:r>
          <w:delText xml:space="preserve">),</w:delText>
        </w:r>
      </w:del>
      <w:del w:id="17628" w:author="PR Preview" w:date="2026-01-01T00:00:00Z">
        <w:r>
          <w:delText xml:space="preserve"> </w:delText>
        </w:r>
      </w:del>
      <w:del w:id="17629" w:author="PR Preview" w:date="2026-01-01T00:00:00Z">
        <w:r>
          <w:delText xml:space="preserve">and span</w:delText>
        </w:r>
      </w:del>
      <w:del w:id="17630" w:author="PR Preview" w:date="2026-01-01T00:00:00Z">
        <w:r>
          <w:delText xml:space="preserve"> </w:delText>
        </w:r>
      </w:del>
      <m:oMath>
        <m:r>
          <m:rPr>
            <m:sty m:val="p"/>
          </m:rPr>
          <m:t>span</m:t>
        </m:r>
        <m:r>
          <m:t>​</m:t>
        </m:r>
        <m:d>
          <m:dPr>
            <m:begChr m:val="{"/>
            <m:sepChr m:val=""/>
            <m:endChr m:val="}"/>
            <m:grow/>
          </m:dPr>
          <m:e>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k</m:t>
                </m:r>
              </m:sub>
            </m:sSub>
          </m:e>
        </m:d>
        <m:r>
          <m:t>​</m:t>
        </m:r>
      </m:oMath>
      <w:del w:id="17631" w:author="PR Preview" w:date="2026-01-01T00:00:00Z">
        <w:r>
          <w:delText xml:space="preserve"> </w:delText>
        </w:r>
      </w:del>
      <w:del w:id="17632" w:author="PR Preview" w:date="2026-01-01T00:00:00Z">
        <w:r>
          <w:delText xml:space="preserve">(part 1),</w:delText>
        </w:r>
      </w:del>
      <w:del w:id="17633" w:author="PR Preview" w:date="2026-01-01T00:00:00Z">
        <w:r>
          <w:delText xml:space="preserve"> </w:delText>
        </w:r>
      </w:del>
      <w:del w:id="17634" w:author="PR Preview" w:date="2026-01-01T00:00:00Z">
        <w:r>
          <w:delText xml:space="preserve">so they are an orthonormal basis of it.</w:delText>
        </w:r>
      </w:del>
    </w:p>
    <w:p>
      <w:pPr>
        <w:pStyle w:val="BodyText"/>
      </w:pPr>
      <w:del w:id="17635" w:author="PR Preview" w:date="2026-01-01T00:00:00Z">
        <w:r>
          <w:rPr>
            <w:b/>
            <w:bCs/>
          </w:rPr>
          <w:delText xml:space="preserve">Example 119 (Finishing an orthonormal basis of</w:delText>
        </w:r>
      </w:del>
      <w:del w:id="17636" w:author="PR Preview" w:date="2026-01-01T00:00:00Z">
        <w:r>
          <w:rPr>
            <w:b/>
            <w:bCs/>
          </w:rPr>
          <w:delText xml:space="preserve"> </w:delText>
        </w:r>
      </w:del>
      <m:oMath>
        <m:sSup>
          <m:e>
            <m:r>
              <m:rPr>
                <m:scr m:val="double-struck"/>
                <m:sty m:val="p"/>
              </m:rPr>
              <m:t>R</m:t>
            </m:r>
          </m:e>
          <m:sup>
            <m:r>
              <m:t>3</m:t>
            </m:r>
          </m:sup>
        </m:sSup>
      </m:oMath>
      <w:del w:id="17637" w:author="PR Preview" w:date="2026-01-01T00:00:00Z">
        <w:r>
          <w:rPr>
            <w:b/>
            <w:bCs/>
          </w:rPr>
          <w:delText xml:space="preserve">)</w:delText>
        </w:r>
      </w:del>
      <w:del w:id="17638" w:author="PR Preview" w:date="2026-01-01T00:00:00Z">
        <w:r>
          <w:delText xml:space="preserve"> </w:delText>
        </w:r>
      </w:del>
      <w:del w:id="17639" w:author="PR Preview" w:date="2026-01-01T00:00:00Z">
        <w:r>
          <w:delText xml:space="preserve">Continue</w:delText>
        </w:r>
      </w:del>
      <w:del w:id="17640" w:author="PR Preview" w:date="2026-01-01T00:00:00Z">
        <w:r>
          <w:delText xml:space="preserve"> </w:delText>
        </w:r>
      </w:del>
      <w:hyperlink w:anchor="exm-gram-schmidt">
        <w:del w:id="17641" w:author="PR Preview" w:date="2026-01-01T00:00:00Z">
          <w:r>
            <w:rPr>
              <w:rStyle w:val="Hyperlink"/>
            </w:rPr>
            <w:delText xml:space="preserve">Example 117</w:delText>
          </w:r>
        </w:del>
      </w:hyperlink>
      <w:del w:id="17642" w:author="PR Preview" w:date="2026-01-01T00:00:00Z">
        <w:r>
          <w:delText xml:space="preserve"> </w:delText>
        </w:r>
      </w:del>
      <w:del w:id="17643" w:author="PR Preview" w:date="2026-01-01T00:00:00Z">
        <w:r>
          <w:delText xml:space="preserve">with</w:delText>
        </w:r>
      </w:del>
      <w:del w:id="17644" w:author="PR Preview" w:date="2026-01-01T00:00:00Z">
        <w:r>
          <w:delText xml:space="preserve"> </w:delText>
        </w:r>
      </w:del>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del w:id="17645" w:author="PR Preview" w:date="2026-01-01T00:00:00Z">
        <w:r>
          <w:delText xml:space="preserve">.</w:delText>
        </w:r>
      </w:del>
      <w:del w:id="17646" w:author="PR Preview" w:date="2026-01-01T00:00:00Z">
        <w:r>
          <w:delText xml:space="preserve"> </w:delText>
        </w:r>
      </w:del>
      <m:oMath>
        <m:sSub>
          <m:e>
            <m:limLow>
              <m:e>
                <m:r>
                  <m:t>q</m:t>
                </m:r>
              </m:e>
              <m:lim>
                <m:r>
                  <m:rPr>
                    <m:sty m:val="p"/>
                  </m:rPr>
                  <m:t>∼</m:t>
                </m:r>
              </m:lim>
            </m:limLow>
          </m:e>
          <m:sub>
            <m:r>
              <m:t>1</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2</m:t>
                </m:r>
              </m:e>
            </m:rad>
          </m:den>
        </m:f>
      </m:oMath>
      <w:del w:id="17647" w:author="PR Preview" w:date="2026-01-01T00:00:00Z">
        <w:r>
          <w:delText xml:space="preserve"> </w:delText>
        </w:r>
      </w:del>
      <w:del w:id="17648"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a</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t>0</m:t>
              </m:r>
              <m:r>
                <m:rPr>
                  <m:sty m:val="p"/>
                </m:rPr>
                <m:t>−</m:t>
              </m:r>
              <m:r>
                <m:t>1</m:t>
              </m:r>
              <m:r>
                <m:rPr>
                  <m:sty m:val="p"/>
                </m:rPr>
                <m:t>+</m:t>
              </m:r>
              <m:r>
                <m:t>2</m:t>
              </m:r>
              <m:r>
                <m:rPr>
                  <m:sty m:val="p"/>
                </m:rPr>
                <m:t>)</m:t>
              </m:r>
            </m:e>
            <m:e>
              <m:r>
                <m:t>&amp;</m:t>
              </m:r>
              <m:r>
                <m:rPr>
                  <m:sty m:val="p"/>
                </m:rPr>
                <m:t>=</m:t>
              </m:r>
              <m:f>
                <m:fPr>
                  <m:type m:val="lin"/>
                </m:fPr>
                <m:num>
                  <m:r>
                    <m:t>1</m:t>
                  </m:r>
                </m:num>
                <m:den>
                  <m:rad>
                    <m:radPr>
                      <m:degHide m:val="on"/>
                    </m:radPr>
                    <m:deg/>
                    <m:e>
                      <m:r>
                        <m:t>6</m:t>
                      </m:r>
                    </m:e>
                  </m:rad>
                </m:den>
              </m:f>
              <m:r>
                <m:rPr>
                  <m:sty m:val="p"/>
                </m:rPr>
                <m:t>,</m:t>
              </m:r>
            </m:e>
          </m:eqArr>
        </m:oMath>
      </m:oMathPara>
    </w:p>
    <w:p>
      <w:pPr>
        <w:pStyle w:val="BodyText"/>
      </w:pPr>
      <w:ins w:id="17649" w:author="PR Preview" w:date="2026-01-01T00:00:00Z">
        <w:r>
          <w:rPr>
            <w:b/>
            <w:bCs/>
          </w:rPr>
          <w:t xml:space="preserve">Part 3.</w:t>
        </w:r>
      </w:ins>
      <w:ins w:id="17650" w:author="PR Preview" w:date="2026-01-01T00:00:00Z">
        <w:r>
          <w:t xml:space="preserve"> </w:t>
        </w:r>
      </w:ins>
      <w:ins w:id="17651" w:author="PR Preview" w:date="2026-01-01T00:00:00Z">
        <w:r>
          <w:t xml:space="preserve">If the process completes, then</w:t>
        </w:r>
      </w:ins>
      <w:ins w:id="17652" w:author="PR Preview" w:date="2026-01-01T00:00:00Z">
        <w:r>
          <w:t xml:space="preserve"> </w:t>
        </w:r>
      </w:ins>
      <w:ins w:id="17653" w:author="PR Preview" w:date="2026-01-01T00:00:00Z">
        <w:r>
          <w:t xml:space="preserve">$\mathord{\smash[b]{\underset{\raise.3ex\hbox{$\scriptstyle\sim$}}{a}}\vphantom{a}}_1 \notin \operatorname{span}$</w:t>
        </w:r>
      </w:ins>
      <w:ins w:id="17654" w:author="PR Preview" w:date="2026-01-01T00:00:00Z">
        <w:r>
          <w:t xml:space="preserve"> </w:t>
        </w:r>
      </w:ins>
      <w:ins w:id="17655" w:author="PR Preview" w:date="2026-01-01T00:00:00Z">
        <w:r>
          <w:t xml:space="preserve">of the empty list,</w:t>
        </w:r>
      </w:ins>
      <w:ins w:id="17656" w:author="PR Preview" w:date="2026-01-01T00:00:00Z">
        <w:r>
          <w:t xml:space="preserve"> </w:t>
        </w:r>
      </w:ins>
      <w:ins w:id="17657" w:author="PR Preview" w:date="2026-01-01T00:00:00Z">
        <w:r>
          <w:t xml:space="preserve">and for each</w:t>
        </w:r>
      </w:ins>
      <w:ins w:id="17658" w:author="PR Preview" w:date="2026-01-01T00:00:00Z">
        <w:r>
          <w:t xml:space="preserve"> </w:t>
        </w:r>
      </w:ins>
      <m:oMath>
        <m:r>
          <m:t>i</m:t>
        </m:r>
        <m:r>
          <m:rPr>
            <m:sty m:val="p"/>
          </m:rPr>
          <m:t>≥</m:t>
        </m:r>
        <m:r>
          <m:t>2</m:t>
        </m:r>
      </m:oMath>
      <w:ins w:id="17659" w:author="PR Preview" w:date="2026-01-01T00:00:00Z">
        <w:r>
          <w:t xml:space="preserve">,</w:t>
        </w:r>
      </w:ins>
      <w:ins w:id="17660" w:author="PR Preview" w:date="2026-01-01T00:00:00Z">
        <w:r>
          <w:t xml:space="preserve"> </w:t>
        </w:r>
      </w:ins>
      <w:ins w:id="17661" w:author="PR Preview" w:date="2026-01-01T00:00:00Z">
        <w:r>
          <w:t xml:space="preserve">$\mathord{\smash[b]{\underset{\raise.3ex\hbox{$\scriptstyle\sim$}}{a}}\vphantom{a}}_i \notin \operatorname{span}\mathopen{}\left\{\mathord{\smash[b]{\underset{\raise.3ex\hbox{$\scriptstyle\sim$}}{a}}\vphantom{a}}_1, \ldots, \mathord{\smash[b]{\underset{\raise.3ex\hbox{$\scriptstyle\sim$}}{a}}\vphantom{a}}_{i-1}\right\}\mathclose{}$</w:t>
        </w:r>
      </w:ins>
      <w:ins w:id="17662" w:author="PR Preview" w:date="2026-01-01T00:00:00Z">
        <w:r>
          <w:t xml:space="preserve"> </w:t>
        </w:r>
      </w:ins>
      <w:ins w:id="17663" w:author="PR Preview" w:date="2026-01-01T00:00:00Z">
        <w:r>
          <w:t xml:space="preserve">(part 2).</w:t>
        </w:r>
      </w:ins>
      <w:ins w:id="17664" w:author="PR Preview" w:date="2026-01-01T00:00:00Z">
        <w:r>
          <w:t xml:space="preserve"> </w:t>
        </w:r>
      </w:ins>
      <w:ins w:id="17665" w:author="PR Preview" w:date="2026-01-01T00:00:00Z">
        <w:r>
          <w:t xml:space="preserve">Applying</w:t>
        </w:r>
      </w:ins>
      <w:ins w:id="17666" w:author="PR Preview" w:date="2026-01-01T00:00:00Z">
        <w:r>
          <w:t xml:space="preserve"> </w:t>
        </w:r>
      </w:ins>
      <w:hyperlink w:anchor="thm-add-outside-span">
        <w:ins w:id="17667" w:author="PR Preview" w:date="2026-01-01T00:00:00Z">
          <w:r>
            <w:rPr>
              <w:rStyle w:val="Hyperlink"/>
            </w:rPr>
            <w:t xml:space="preserve">Theorem 28</w:t>
          </w:r>
        </w:ins>
      </w:hyperlink>
      <w:ins w:id="17668" w:author="PR Preview" w:date="2026-01-01T00:00:00Z">
        <w:r>
          <w:t xml:space="preserve"> </w:t>
        </w:r>
      </w:ins>
      <m:oMath>
        <m:r>
          <m:t>k</m:t>
        </m:r>
      </m:oMath>
      <w:ins w:id="17669" w:author="PR Preview" w:date="2026-01-01T00:00:00Z">
        <w:r>
          <w:t xml:space="preserve"> </w:t>
        </w:r>
      </w:ins>
      <w:ins w:id="17670" w:author="PR Preview" w:date="2026-01-01T00:00:00Z">
        <w:r>
          <w:t xml:space="preserve">times, starting from the empty list,</w:t>
        </w:r>
      </w:ins>
      <w:ins w:id="17671" w:author="PR Preview" w:date="2026-01-01T00:00:00Z">
        <w:r>
          <w:t xml:space="preserve"> </w:t>
        </w:r>
      </w:ins>
      <w:ins w:id="17672" w:author="PR Preview" w:date="2026-01-01T00:00:00Z">
        <w:r>
          <w:t xml:space="preserve">shows that</w:t>
        </w:r>
      </w:ins>
      <w:ins w:id="17673" w:author="PR Preview" w:date="2026-01-01T00:00:00Z">
        <w:r>
          <w:t xml:space="preserve"> </w:t>
        </w:r>
      </w:ins>
      <w:ins w:id="17674" w:author="PR Preview" w:date="2026-01-01T00:00:00Z">
        <w:r>
          <w:t xml:space="preserve">$\mathord{\smash[b]{\underset{\raise.3ex\hbox{$\scriptstyle\sim$}}{a}}\vphantom{a}}_1, \ldots, \mathord{\smash[b]{\underset{\raise.3ex\hbox{$\scriptstyle\sim$}}{a}}\vphantom{a}}_k$</w:t>
        </w:r>
      </w:ins>
      <w:ins w:id="17675" w:author="PR Preview" w:date="2026-01-01T00:00:00Z">
        <w:r>
          <w:t xml:space="preserve"> </w:t>
        </w:r>
      </w:ins>
      <w:ins w:id="17676" w:author="PR Preview" w:date="2026-01-01T00:00:00Z">
        <w:r>
          <w:t xml:space="preserve">are linearly independent.</w:t>
        </w:r>
      </w:ins>
      <w:ins w:id="17677" w:author="PR Preview" w:date="2026-01-01T00:00:00Z">
        <w:r>
          <w:t xml:space="preserve"> </w:t>
        </w:r>
      </w:ins>
      <w:ins w:id="17678" w:author="PR Preview" w:date="2026-01-01T00:00:00Z">
        <w:r>
          <w:t xml:space="preserve">Conversely, if they are linearly independent,</w:t>
        </w:r>
      </w:ins>
      <w:ins w:id="17679" w:author="PR Preview" w:date="2026-01-01T00:00:00Z">
        <w:r>
          <w:t xml:space="preserve"> </w:t>
        </w:r>
      </w:ins>
      <w:ins w:id="17680" w:author="PR Preview" w:date="2026-01-01T00:00:00Z">
        <w:r>
          <w:t xml:space="preserve">no</w:t>
        </w:r>
      </w:ins>
      <w:ins w:id="17681" w:author="PR Preview" w:date="2026-01-01T00:00:00Z">
        <w:r>
          <w:t xml:space="preserve"> </w:t>
        </w:r>
      </w:ins>
      <w:ins w:id="17682" w:author="PR Preview" w:date="2026-01-01T00:00:00Z">
        <w:r>
          <w:t xml:space="preserve">$\mathord{\smash[b]{\underset{\raise.3ex\hbox{$\scriptstyle\sim$}}{a}}\vphantom{a}}_i$</w:t>
        </w:r>
      </w:ins>
      <w:ins w:id="17683" w:author="PR Preview" w:date="2026-01-01T00:00:00Z">
        <w:r>
          <w:t xml:space="preserve"> </w:t>
        </w:r>
      </w:ins>
      <w:ins w:id="17684" w:author="PR Preview" w:date="2026-01-01T00:00:00Z">
        <w:r>
          <w:t xml:space="preserve">is a linear combination</w:t>
        </w:r>
      </w:ins>
      <w:ins w:id="17685" w:author="PR Preview" w:date="2026-01-01T00:00:00Z">
        <w:r>
          <w:t xml:space="preserve"> </w:t>
        </w:r>
      </w:ins>
      <w:ins w:id="17686" w:author="PR Preview" w:date="2026-01-01T00:00:00Z">
        <w:r>
          <w:t xml:space="preserve">$\sum_{j&lt;i} c_j \mathord{\smash[b]{\underset{\raise.3ex\hbox{$\scriptstyle\sim$}}{a}}\vphantom{a}}_j$</w:t>
        </w:r>
      </w:ins>
      <w:ins w:id="17687" w:author="PR Preview" w:date="2026-01-01T00:00:00Z">
        <w:r>
          <w:t xml:space="preserve"> </w:t>
        </w:r>
      </w:ins>
      <w:ins w:id="17688" w:author="PR Preview" w:date="2026-01-01T00:00:00Z">
        <w:r>
          <w:t xml:space="preserve">of the earlier ones,</w:t>
        </w:r>
      </w:ins>
      <w:ins w:id="17689" w:author="PR Preview" w:date="2026-01-01T00:00:00Z">
        <w:r>
          <w:t xml:space="preserve"> </w:t>
        </w:r>
      </w:ins>
      <w:ins w:id="17690" w:author="PR Preview" w:date="2026-01-01T00:00:00Z">
        <w:r>
          <w:t xml:space="preserve">because then</w:t>
        </w:r>
      </w:ins>
      <w:ins w:id="17691" w:author="PR Preview" w:date="2026-01-01T00:00:00Z">
        <w:r>
          <w:t xml:space="preserve"> </w:t>
        </w:r>
      </w:ins>
      <w:ins w:id="17692" w:author="PR Preview" w:date="2026-01-01T00:00:00Z">
        <w:r>
          <w:t xml:space="preserve">$\sum_{j&lt;i} c_j \mathord{\smash[b]{\underset{\raise.3ex\hbox{$\scriptstyle\sim$}}{a}}\vphantom{a}}_j - \mathord{\smash[b]{\underset{\raise.3ex\hbox{$\scriptstyle\sim$}}{a}}\vphantom{a}}_i = \mathord{\smash[b]{\underset{\raise.3ex\hbox{$\scriptstyle\sim$}}{0}}\vphantom{0}}$</w:t>
        </w:r>
      </w:ins>
      <w:ins w:id="17693" w:author="PR Preview" w:date="2026-01-01T00:00:00Z">
        <w:r>
          <w:t xml:space="preserve"> </w:t>
        </w:r>
      </w:ins>
      <w:ins w:id="17694" w:author="PR Preview" w:date="2026-01-01T00:00:00Z">
        <w:r>
          <w:t xml:space="preserve">would be a combination with a nonzero coefficient;</w:t>
        </w:r>
      </w:ins>
      <w:ins w:id="17695" w:author="PR Preview" w:date="2026-01-01T00:00:00Z">
        <w:r>
          <w:t xml:space="preserve"> </w:t>
        </w:r>
      </w:ins>
      <w:ins w:id="17696" w:author="PR Preview" w:date="2026-01-01T00:00:00Z">
        <w:r>
          <w:t xml:space="preserve">so by part 2 the process never stops.</w:t>
        </w:r>
      </w:ins>
      <w:ins w:id="17697" w:author="PR Preview" w:date="2026-01-01T00:00:00Z">
        <w:r>
          <w:t xml:space="preserve"> </w:t>
        </w:r>
      </w:ins>
      <w:ins w:id="17698" w:author="PR Preview" w:date="2026-01-01T00:00:00Z">
        <w:r>
          <w:t xml:space="preserve">When it completes,</w:t>
        </w:r>
      </w:ins>
      <w:ins w:id="17699" w:author="PR Preview" w:date="2026-01-01T00:00:00Z">
        <w:r>
          <w:t xml:space="preserve"> </w:t>
        </w:r>
      </w:ins>
      <w:ins w:id="17700" w:author="PR Preview" w:date="2026-01-01T00:00:00Z">
        <w:r>
          <w:t xml:space="preserve">$\mathord{\smash[b]{\underset{\raise.3ex\hbox{$\scriptstyle\sim$}}{q}}\vphantom{q}}_1, \ldots, \mathord{\smash[b]{\underset{\raise.3ex\hbox{$\scriptstyle\sim$}}{q}}\vphantom{q}}_k$</w:t>
        </w:r>
      </w:ins>
      <w:ins w:id="17701" w:author="PR Preview" w:date="2026-01-01T00:00:00Z">
        <w:r>
          <w:t xml:space="preserve"> </w:t>
        </w:r>
      </w:ins>
      <w:ins w:id="17702" w:author="PR Preview" w:date="2026-01-01T00:00:00Z">
        <w:r>
          <w:t xml:space="preserve">are orthonormal, hence linearly independent</w:t>
        </w:r>
      </w:ins>
      <w:ins w:id="17703" w:author="PR Preview" w:date="2026-01-01T00:00:00Z">
        <w:r>
          <w:t xml:space="preserve"> </w:t>
        </w:r>
      </w:ins>
      <w:ins w:id="17704" w:author="PR Preview" w:date="2026-01-01T00:00:00Z">
        <w:r>
          <w:t xml:space="preserve">(</w:t>
        </w:r>
      </w:ins>
      <w:hyperlink w:anchor="thm-orthonormal-independent">
        <w:ins w:id="17705" w:author="PR Preview" w:date="2026-01-01T00:00:00Z">
          <w:r>
            <w:rPr>
              <w:rStyle w:val="Hyperlink"/>
            </w:rPr>
            <w:t xml:space="preserve">Theorem 63</w:t>
          </w:r>
        </w:ins>
      </w:hyperlink>
      <w:ins w:id="17706" w:author="PR Preview" w:date="2026-01-01T00:00:00Z">
        <w:r>
          <w:t xml:space="preserve">),</w:t>
        </w:r>
      </w:ins>
      <w:ins w:id="17707" w:author="PR Preview" w:date="2026-01-01T00:00:00Z">
        <w:r>
          <w:t xml:space="preserve"> </w:t>
        </w:r>
      </w:ins>
      <w:ins w:id="17708" w:author="PR Preview" w:date="2026-01-01T00:00:00Z">
        <w:r>
          <w:t xml:space="preserve">and span</w:t>
        </w:r>
      </w:ins>
      <w:ins w:id="17709" w:author="PR Preview" w:date="2026-01-01T00:00:00Z">
        <w:r>
          <w:t xml:space="preserve"> </w:t>
        </w:r>
      </w:ins>
      <w:ins w:id="17710" w:author="PR Preview" w:date="2026-01-01T00:00:00Z">
        <w:r>
          <w:t xml:space="preserve">$\operatorname{span}\mathopen{}\left\{\mathord{\smash[b]{\underset{\raise.3ex\hbox{$\scriptstyle\sim$}}{a}}\vphantom{a}}_1, \ldots, \mathord{\smash[b]{\underset{\raise.3ex\hbox{$\scriptstyle\sim$}}{a}}\vphantom{a}}_k\right\}\mathclose{}$</w:t>
        </w:r>
      </w:ins>
      <w:ins w:id="17711" w:author="PR Preview" w:date="2026-01-01T00:00:00Z">
        <w:r>
          <w:t xml:space="preserve"> </w:t>
        </w:r>
      </w:ins>
      <w:ins w:id="17712" w:author="PR Preview" w:date="2026-01-01T00:00:00Z">
        <w:r>
          <w:t xml:space="preserve">(part 1),</w:t>
        </w:r>
      </w:ins>
      <w:ins w:id="17713" w:author="PR Preview" w:date="2026-01-01T00:00:00Z">
        <w:r>
          <w:t xml:space="preserve"> </w:t>
        </w:r>
      </w:ins>
      <w:ins w:id="17714" w:author="PR Preview" w:date="2026-01-01T00:00:00Z">
        <w:r>
          <w:t xml:space="preserve">so they are an orthonormal basis of it.</w:t>
        </w:r>
      </w:ins>
    </w:p>
    <w:bookmarkStart w:id="402" w:name="exm-thm-gram-schmidt"/>
    <w:p>
      <w:pPr>
        <w:pStyle w:val="BodyText"/>
      </w:pPr>
      <w:ins w:id="17715" w:author="PR Preview" w:date="2026-01-01T00:00:00Z">
        <w:r>
          <w:rPr>
            <w:b/>
            <w:bCs/>
          </w:rPr>
          <w:t xml:space="preserve">Example 119 (Finishing an orthonormal basis of</w:t>
        </w:r>
      </w:ins>
      <w:ins w:id="17716" w:author="PR Preview" w:date="2026-01-01T00:00:00Z">
        <w:r>
          <w:rPr>
            <w:b/>
            <w:bCs/>
          </w:rPr>
          <w:t xml:space="preserve"> </w:t>
        </w:r>
      </w:ins>
      <m:oMath>
        <m:sSup>
          <m:e>
            <m:r>
              <m:rPr>
                <m:scr m:val="double-struck"/>
                <m:sty m:val="p"/>
              </m:rPr>
              <m:t>R</m:t>
            </m:r>
          </m:e>
          <m:sup>
            <m:r>
              <m:t>3</m:t>
            </m:r>
          </m:sup>
        </m:sSup>
      </m:oMath>
      <w:ins w:id="17717" w:author="PR Preview" w:date="2026-01-01T00:00:00Z">
        <w:r>
          <w:rPr>
            <w:b/>
            <w:bCs/>
          </w:rPr>
          <w:t xml:space="preserve">)</w:t>
        </w:r>
      </w:ins>
      <w:ins w:id="17718" w:author="PR Preview" w:date="2026-01-01T00:00:00Z">
        <w:r>
          <w:t xml:space="preserve"> </w:t>
        </w:r>
      </w:ins>
      <w:ins w:id="17719" w:author="PR Preview" w:date="2026-01-01T00:00:00Z">
        <w:r>
          <w:t xml:space="preserve">Continue</w:t>
        </w:r>
      </w:ins>
      <w:ins w:id="17720" w:author="PR Preview" w:date="2026-01-01T00:00:00Z">
        <w:r>
          <w:t xml:space="preserve"> </w:t>
        </w:r>
      </w:ins>
      <w:hyperlink w:anchor="exm-gram-schmidt">
        <w:ins w:id="17721" w:author="PR Preview" w:date="2026-01-01T00:00:00Z">
          <w:r>
            <w:rPr>
              <w:rStyle w:val="Hyperlink"/>
            </w:rPr>
            <w:t xml:space="preserve">Example 117</w:t>
          </w:r>
        </w:ins>
      </w:hyperlink>
      <w:ins w:id="17722" w:author="PR Preview" w:date="2026-01-01T00:00:00Z">
        <w:r>
          <w:t xml:space="preserve"> </w:t>
        </w:r>
      </w:ins>
      <w:ins w:id="17723" w:author="PR Preview" w:date="2026-01-01T00:00:00Z">
        <w:r>
          <w:t xml:space="preserve">with</w:t>
        </w:r>
      </w:ins>
      <w:ins w:id="17724" w:author="PR Preview" w:date="2026-01-01T00:00:00Z">
        <w:r>
          <w:t xml:space="preserve"> </w:t>
        </w:r>
      </w:ins>
      <w:ins w:id="17725" w:author="PR Preview" w:date="2026-01-01T00:00:00Z">
        <w:r>
          <w:t xml:space="preserve">$\mathord{\smash[b]{\underset{\raise.3ex\hbox{$\scriptstyle\sim$}}{a}}\vphantom{a}}_3 = (0, 1, 1)$</w:t>
        </w:r>
      </w:ins>
      <w:ins w:id="17726" w:author="PR Preview" w:date="2026-01-01T00:00:00Z">
        <w:r>
          <w:t xml:space="preserve">.</w:t>
        </w:r>
      </w:ins>
      <w:ins w:id="17727" w:author="PR Preview" w:date="2026-01-01T00:00:00Z">
        <w:r>
          <w:t xml:space="preserve"> </w:t>
        </w:r>
      </w:ins>
      <w:ins w:id="17728" w:author="PR Preview" w:date="2026-01-01T00:00:00Z">
        <w:r>
          <w:t xml:space="preserve">$\mathord{\smash[b]{\underset{\raise.3ex\hbox{$\scriptstyle\sim$}}{q}}\vphantom{q}}_1 \cdot \mathord{\smash[b]{\underset{\raise.3ex\hbox{$\scriptstyle\sim$}}{a}}\vphantom{a}}_3 = \tfrac{1}{\sqrt{2}}$</w:t>
        </w:r>
      </w:ins>
      <w:ins w:id="17729" w:author="PR Preview" w:date="2026-01-01T00:00:00Z">
        <w:r>
          <w:t xml:space="preserve"> </w:t>
        </w:r>
      </w:ins>
      <w:ins w:id="17730" w:author="PR Preview" w:date="2026-01-01T00:00:00Z">
        <w:r>
          <w:t xml:space="preserve">and</w:t>
        </w:r>
      </w:ins>
    </w:p>
    <w:p>
      <w:pPr>
        <w:pStyle w:val="BodyText"/>
      </w:pPr>
      <w:ins w:id="17731" w:author="PR Preview" w:date="2026-01-01T00:00:00Z">
        <w:r>
          <w:t xml:space="preserve">$$
    \begin{aligned}
    \mathord{\smash[b]{\underset{\raise.3ex\hbox{$\scriptstyle\sim$}}{q}}\vphantom{q}}_2 \cdot \mathord{\smash[b]{\underset{\raise.3ex\hbox{$\scriptstyle\sim$}}{a}}\vphantom{a}}_3 &amp;= \tfrac{1}{\sqrt{6}}\,(0 - 1 + 2) \\
    &amp;= \tfrac{1}{\sqrt{6}},
    \end{aligned}
    $$</w:t>
        </w:r>
      </w:ins>
    </w:p>
    <w:p>
      <w:pPr>
        <w:pStyle w:val="FirstParagraph"/>
      </w:pPr>
      <w:r>
        <w:t xml:space="preserve">so</w:t>
      </w:r>
    </w:p>
    <w:p>
      <w:pPr>
        <w:pStyle w:val="BodyText"/>
      </w:pPr>
      <m:oMathPara>
        <m:oMathParaPr>
          <m:jc m:val="center"/>
        </m:oMathParaPr>
        <m:oMath>
          <m:eqArr>
            <m:e>
              <m:sSubSup>
                <m:e>
                  <m:limLow>
                    <m:e>
                      <m:r>
                        <m:t>q</m:t>
                      </m:r>
                    </m:e>
                    <m:lim>
                      <m:r>
                        <m:rPr>
                          <m:sty m:val="p"/>
                        </m:rPr>
                        <m:t>∼</m:t>
                      </m:r>
                    </m:lim>
                  </m:limLow>
                </m:e>
                <m:sub>
                  <m:r>
                    <m:t>3</m:t>
                  </m:r>
                </m:sub>
                <m:sup>
                  <m:r>
                    <m:rPr>
                      <m:sty m:val="p"/>
                    </m:rPr>
                    <m:t>′</m:t>
                  </m:r>
                </m:sup>
              </m:sSubSup>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r>
                <m:rPr>
                  <m:sty m:val="p"/>
                </m:rPr>
                <m:t>−</m:t>
              </m:r>
              <m:f>
                <m:fPr>
                  <m:type m:val="lin"/>
                </m:fPr>
                <m:num>
                  <m:r>
                    <m:t>1</m:t>
                  </m:r>
                </m:num>
                <m:den>
                  <m:rad>
                    <m:radPr>
                      <m:degHide m:val="on"/>
                    </m:radPr>
                    <m:deg/>
                    <m:e>
                      <m:r>
                        <m:t>6</m:t>
                      </m:r>
                    </m:e>
                  </m:rad>
                </m:den>
              </m:f>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r>
                <m:t>&amp;</m:t>
              </m:r>
              <m:r>
                <m:t>&amp;</m:t>
              </m:r>
              <m:r>
                <m:rPr>
                  <m:nor/>
                  <m:sty m:val="p"/>
                </m:rPr>
                <m:t>(orthogonalize)</m:t>
              </m:r>
            </m:e>
            <m:e>
              <m:r>
                <m:t>&amp;</m:t>
              </m:r>
              <m:r>
                <m:rPr>
                  <m:sty m:val="p"/>
                </m:rPr>
                <m:t>=</m:t>
              </m:r>
              <m:r>
                <m:rPr>
                  <m:sty m:val="p"/>
                </m:rPr>
                <m:t>(</m:t>
              </m:r>
              <m:r>
                <m:t>0</m:t>
              </m:r>
              <m:r>
                <m:rPr>
                  <m:sty m:val="p"/>
                </m:rPr>
                <m:t>,</m:t>
              </m:r>
              <m:r>
                <m:t>1</m:t>
              </m:r>
              <m:r>
                <m:rPr>
                  <m:sty m:val="p"/>
                </m:rPr>
                <m:t>,</m:t>
              </m:r>
              <m:r>
                <m:t>1</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6</m:t>
                  </m:r>
                </m:den>
              </m:f>
              <m:r>
                <m:t> </m:t>
              </m:r>
              <m:r>
                <m:rPr>
                  <m:sty m:val="p"/>
                </m:rPr>
                <m:t>(</m:t>
              </m:r>
              <m:r>
                <m:t>1</m:t>
              </m:r>
              <m:r>
                <m:rPr>
                  <m:sty m:val="p"/>
                </m:rPr>
                <m:t>,</m:t>
              </m:r>
              <m:r>
                <m:rPr>
                  <m:sty m:val="p"/>
                </m:rPr>
                <m:t>−</m:t>
              </m:r>
              <m:r>
                <m:t>1</m:t>
              </m:r>
              <m:r>
                <m:rPr>
                  <m:sty m:val="p"/>
                </m:rPr>
                <m:t>,</m:t>
              </m:r>
              <m:r>
                <m:t>2</m:t>
              </m:r>
              <m:r>
                <m:rPr>
                  <m:sty m:val="p"/>
                </m:rPr>
                <m:t>)</m:t>
              </m:r>
              <m:r>
                <m:t>&amp;</m:t>
              </m:r>
              <m:r>
                <m:t>&amp;</m:t>
              </m:r>
              <m:r>
                <m:rPr>
                  <m:nor/>
                  <m:sty m:val="p"/>
                </m:rPr>
                <m:t>(multiply the scalars)</m:t>
              </m:r>
            </m:e>
            <m:e>
              <m:r>
                <m:t>&amp;</m:t>
              </m:r>
              <m:r>
                <m:rPr>
                  <m:sty m:val="p"/>
                </m:rPr>
                <m:t>=</m:t>
              </m:r>
              <m:r>
                <m:t>​</m:t>
              </m:r>
              <m:d>
                <m:dPr>
                  <m:begChr m:val="("/>
                  <m:sepChr m:val=""/>
                  <m:endChr m:val=")"/>
                  <m:grow/>
                </m:dPr>
                <m:e>
                  <m:r>
                    <m:t>0</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f>
                    <m:fPr>
                      <m:type m:val="lin"/>
                    </m:fPr>
                    <m:num>
                      <m:r>
                        <m:t>1</m:t>
                      </m:r>
                    </m:num>
                    <m:den>
                      <m:r>
                        <m:t>2</m:t>
                      </m:r>
                    </m:den>
                  </m:f>
                  <m:r>
                    <m:rPr>
                      <m:sty m:val="p"/>
                    </m:rPr>
                    <m:t>+</m:t>
                  </m:r>
                  <m:f>
                    <m:fPr>
                      <m:type m:val="lin"/>
                    </m:fPr>
                    <m:num>
                      <m:r>
                        <m:t>1</m:t>
                      </m:r>
                    </m:num>
                    <m:den>
                      <m:r>
                        <m:t>6</m:t>
                      </m:r>
                    </m:den>
                  </m:f>
                  <m:r>
                    <m:rPr>
                      <m:sty m:val="p"/>
                    </m:rPr>
                    <m:t>,</m:t>
                  </m:r>
                  <m:r>
                    <m:t> </m:t>
                  </m:r>
                  <m:r>
                    <m:t>1</m:t>
                  </m:r>
                  <m:r>
                    <m:rPr>
                      <m:sty m:val="p"/>
                    </m:rPr>
                    <m:t>−</m:t>
                  </m:r>
                  <m:r>
                    <m:t>0</m:t>
                  </m:r>
                  <m:r>
                    <m:rPr>
                      <m:sty m:val="p"/>
                    </m:rPr>
                    <m:t>−</m:t>
                  </m:r>
                  <m:f>
                    <m:fPr>
                      <m:type m:val="lin"/>
                    </m:fPr>
                    <m:num>
                      <m:r>
                        <m:t>2</m:t>
                      </m:r>
                    </m:num>
                    <m:den>
                      <m:r>
                        <m:t>6</m:t>
                      </m:r>
                    </m:den>
                  </m:f>
                </m:e>
              </m:d>
              <m:r>
                <m:t>​</m:t>
              </m:r>
              <m:r>
                <m:t>&amp;</m:t>
              </m:r>
              <m:r>
                <m:t>&amp;</m:t>
              </m:r>
              <m:r>
                <m:rPr>
                  <m:nor/>
                  <m:sty m:val="p"/>
                </m:rPr>
                <m:t>(subtract entrywise)</m:t>
              </m:r>
            </m:e>
            <m:e>
              <m:r>
                <m:t>&amp;</m:t>
              </m:r>
              <m:r>
                <m:rPr>
                  <m:sty m:val="p"/>
                </m:rPr>
                <m:t>=</m:t>
              </m:r>
              <m:r>
                <m:t>​</m:t>
              </m:r>
              <m:d>
                <m:dPr>
                  <m:begChr m:val="("/>
                  <m:sepChr m:val=""/>
                  <m:endChr m:val=")"/>
                  <m:grow/>
                </m:dPr>
                <m:e>
                  <m:r>
                    <m:rPr>
                      <m:sty m:val="p"/>
                    </m:rPr>
                    <m:t>−</m:t>
                  </m:r>
                  <m:f>
                    <m:fPr>
                      <m:type m:val="lin"/>
                    </m:fPr>
                    <m:num>
                      <m:r>
                        <m:t>2</m:t>
                      </m:r>
                    </m:num>
                    <m:den>
                      <m:r>
                        <m:t>3</m:t>
                      </m:r>
                    </m:den>
                  </m:f>
                  <m:r>
                    <m:rPr>
                      <m:sty m:val="p"/>
                    </m:rPr>
                    <m:t>,</m:t>
                  </m:r>
                  <m:f>
                    <m:fPr>
                      <m:type m:val="lin"/>
                    </m:fPr>
                    <m:num>
                      <m:r>
                        <m:t>2</m:t>
                      </m:r>
                    </m:num>
                    <m:den>
                      <m:r>
                        <m:t>3</m:t>
                      </m:r>
                    </m:den>
                  </m:f>
                  <m:r>
                    <m:rPr>
                      <m:sty m:val="p"/>
                    </m:rPr>
                    <m:t>,</m:t>
                  </m:r>
                  <m:f>
                    <m:fPr>
                      <m:type m:val="lin"/>
                    </m:fPr>
                    <m:num>
                      <m:r>
                        <m:t>2</m:t>
                      </m:r>
                    </m:num>
                    <m:den>
                      <m:r>
                        <m:t>3</m:t>
                      </m:r>
                    </m:den>
                  </m:f>
                </m:e>
              </m:d>
              <m:r>
                <m:t>​</m:t>
              </m:r>
              <m:r>
                <m:rPr>
                  <m:sty m:val="p"/>
                </m:rPr>
                <m:t>,</m:t>
              </m:r>
              <m:r>
                <m:t>&amp;</m:t>
              </m:r>
              <m:r>
                <m:t>&amp;</m:t>
              </m:r>
              <m:r>
                <m:rPr>
                  <m:nor/>
                  <m:sty m:val="p"/>
                </m:rPr>
                <m:t>(arithmetic)</m:t>
              </m:r>
            </m:e>
          </m:eqArr>
        </m:oMath>
      </m:oMathPara>
    </w:p>
    <w:p>
      <w:pPr>
        <w:pStyle w:val="FirstParagraph"/>
      </w:pPr>
      <w:del w:id="17732" w:author="PR Preview" w:date="2026-01-01T00:00:00Z">
        <w:r>
          <w:delText xml:space="preserve">with norm</w:delText>
        </w:r>
      </w:del>
      <w:del w:id="17733" w:author="PR Preview" w:date="2026-01-01T00:00:00Z">
        <w:r>
          <w:delText xml:space="preserve"> </w:delText>
        </w:r>
      </w:del>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del w:id="17734" w:author="PR Preview" w:date="2026-01-01T00:00:00Z">
        <w:r>
          <w:delText xml:space="preserve">,</w:delText>
        </w:r>
      </w:del>
      <w:del w:id="17735" w:author="PR Preview" w:date="2026-01-01T00:00:00Z">
        <w:r>
          <w:delText xml:space="preserve"> </w:delText>
        </w:r>
      </w:del>
      <w:del w:id="17736" w:author="PR Preview" w:date="2026-01-01T00:00:00Z">
        <w:r>
          <w:delText xml:space="preserve">so</w:delText>
        </w:r>
      </w:del>
      <w:del w:id="17737" w:author="PR Preview" w:date="2026-01-01T00:00:00Z">
        <w:r>
          <w:delText xml:space="preserve"> </w:delText>
        </w:r>
      </w:del>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17738" w:author="PR Preview" w:date="2026-01-01T00:00:00Z">
        <w:r>
          <w:delText xml:space="preserve">.</w:delText>
        </w:r>
      </w:del>
      <w:del w:id="17739" w:author="PR Preview" w:date="2026-01-01T00:00:00Z">
        <w:r>
          <w:delText xml:space="preserve"> </w:delText>
        </w:r>
      </w:del>
      <w:del w:id="17740" w:author="PR Preview" w:date="2026-01-01T00:00:00Z">
        <w:r>
          <w:delText xml:space="preserve">The process did not stop,</w:delText>
        </w:r>
      </w:del>
      <w:del w:id="17741" w:author="PR Preview" w:date="2026-01-01T00:00:00Z">
        <w:r>
          <w:delText xml:space="preserve"> </w:delText>
        </w:r>
      </w:del>
      <w:del w:id="17742" w:author="PR Preview" w:date="2026-01-01T00:00:00Z">
        <w:r>
          <w:delText xml:space="preserve">so by</w:delText>
        </w:r>
      </w:del>
      <w:del w:id="17743" w:author="PR Preview" w:date="2026-01-01T00:00:00Z">
        <w:r>
          <w:delText xml:space="preserve"> </w:delText>
        </w:r>
      </w:del>
      <w:hyperlink w:anchor="thm-gram-schmidt">
        <w:del w:id="17744" w:author="PR Preview" w:date="2026-01-01T00:00:00Z">
          <w:r>
            <w:rPr>
              <w:rStyle w:val="Hyperlink"/>
            </w:rPr>
            <w:delText xml:space="preserve">Theorem 65</w:delText>
          </w:r>
        </w:del>
      </w:hyperlink>
      <w:del w:id="17745" w:author="PR Preview" w:date="2026-01-01T00:00:00Z">
        <w:r>
          <w:delText xml:space="preserve"> </w:delText>
        </w:r>
      </w:del>
      <m:oMath>
        <m:sSub>
          <m:e>
            <m:limLow>
              <m:e>
                <m:r>
                  <m:t>a</m:t>
                </m:r>
              </m:e>
              <m:lim>
                <m:r>
                  <m:rPr>
                    <m:sty m:val="p"/>
                  </m:rPr>
                  <m:t>∼</m:t>
                </m:r>
              </m:lim>
            </m:limLow>
          </m:e>
          <m:sub>
            <m:r>
              <m:t>1</m:t>
            </m:r>
          </m:sub>
        </m:sSub>
        <m:r>
          <m:rPr>
            <m:sty m:val="p"/>
          </m:rPr>
          <m:t>,</m:t>
        </m:r>
        <m:sSub>
          <m:e>
            <m:limLow>
              <m:e>
                <m:r>
                  <m:t>a</m:t>
                </m:r>
              </m:e>
              <m:lim>
                <m:r>
                  <m:rPr>
                    <m:sty m:val="p"/>
                  </m:rPr>
                  <m:t>∼</m:t>
                </m:r>
              </m:lim>
            </m:limLow>
          </m:e>
          <m:sub>
            <m:r>
              <m:t>2</m:t>
            </m:r>
          </m:sub>
        </m:sSub>
        <m:r>
          <m:rPr>
            <m:sty m:val="p"/>
          </m:rPr>
          <m:t>,</m:t>
        </m:r>
        <m:sSub>
          <m:e>
            <m:limLow>
              <m:e>
                <m:r>
                  <m:t>a</m:t>
                </m:r>
              </m:e>
              <m:lim>
                <m:r>
                  <m:rPr>
                    <m:sty m:val="p"/>
                  </m:rPr>
                  <m:t>∼</m:t>
                </m:r>
              </m:lim>
            </m:limLow>
          </m:e>
          <m:sub>
            <m:r>
              <m:t>3</m:t>
            </m:r>
          </m:sub>
        </m:sSub>
      </m:oMath>
      <w:del w:id="17746" w:author="PR Preview" w:date="2026-01-01T00:00:00Z">
        <w:r>
          <w:delText xml:space="preserve"> </w:delText>
        </w:r>
      </w:del>
      <w:del w:id="17747" w:author="PR Preview" w:date="2026-01-01T00:00:00Z">
        <w:r>
          <w:delText xml:space="preserve">are linearly independent</w:delText>
        </w:r>
      </w:del>
      <w:del w:id="17748" w:author="PR Preview" w:date="2026-01-01T00:00:00Z">
        <w:r>
          <w:delText xml:space="preserve"> </w:delText>
        </w:r>
      </w:del>
      <w:del w:id="17749" w:author="PR Preview" w:date="2026-01-01T00:00:00Z">
        <w:r>
          <w:delText xml:space="preserve">and</w:delText>
        </w:r>
      </w:del>
      <w:del w:id="17750" w:author="PR Preview" w:date="2026-01-01T00:00:00Z">
        <w:r>
          <w:delText xml:space="preserve"> </w:delText>
        </w:r>
      </w:del>
      <m:oMath>
        <m:sSub>
          <m:e>
            <m:limLow>
              <m:e>
                <m:r>
                  <m:t>q</m:t>
                </m:r>
              </m:e>
              <m:lim>
                <m:r>
                  <m:rPr>
                    <m:sty m:val="p"/>
                  </m:rPr>
                  <m:t>∼</m:t>
                </m:r>
              </m:lim>
            </m:limLow>
          </m:e>
          <m:sub>
            <m:r>
              <m:t>1</m:t>
            </m:r>
          </m:sub>
        </m:sSub>
        <m:r>
          <m:rPr>
            <m:sty m:val="p"/>
          </m:rPr>
          <m:t>,</m:t>
        </m:r>
        <m:sSub>
          <m:e>
            <m:limLow>
              <m:e>
                <m:r>
                  <m:t>q</m:t>
                </m:r>
              </m:e>
              <m:lim>
                <m:r>
                  <m:rPr>
                    <m:sty m:val="p"/>
                  </m:rPr>
                  <m:t>∼</m:t>
                </m:r>
              </m:lim>
            </m:limLow>
          </m:e>
          <m:sub>
            <m:r>
              <m:t>2</m:t>
            </m:r>
          </m:sub>
        </m:sSub>
        <m:r>
          <m:rPr>
            <m:sty m:val="p"/>
          </m:rPr>
          <m:t>,</m:t>
        </m:r>
        <m:sSub>
          <m:e>
            <m:limLow>
              <m:e>
                <m:r>
                  <m:t>q</m:t>
                </m:r>
              </m:e>
              <m:lim>
                <m:r>
                  <m:rPr>
                    <m:sty m:val="p"/>
                  </m:rPr>
                  <m:t>∼</m:t>
                </m:r>
              </m:lim>
            </m:limLow>
          </m:e>
          <m:sub>
            <m:r>
              <m:t>3</m:t>
            </m:r>
          </m:sub>
        </m:sSub>
      </m:oMath>
      <w:del w:id="17751" w:author="PR Preview" w:date="2026-01-01T00:00:00Z">
        <w:r>
          <w:delText xml:space="preserve"> </w:delText>
        </w:r>
      </w:del>
      <w:del w:id="17752" w:author="PR Preview" w:date="2026-01-01T00:00:00Z">
        <w:r>
          <w:delText xml:space="preserve">is an orthonormal basis of their span.</w:delText>
        </w:r>
      </w:del>
      <w:del w:id="17753" w:author="PR Preview" w:date="2026-01-01T00:00:00Z">
        <w:r>
          <w:delText xml:space="preserve"> </w:delText>
        </w:r>
      </w:del>
      <w:del w:id="17754" w:author="PR Preview" w:date="2026-01-01T00:00:00Z">
        <w:r>
          <w:delText xml:space="preserve">That span therefore has dimension</w:delText>
        </w:r>
      </w:del>
      <w:del w:id="17755" w:author="PR Preview" w:date="2026-01-01T00:00:00Z">
        <w:r>
          <w:delText xml:space="preserve"> </w:delText>
        </w:r>
      </w:del>
      <m:oMath>
        <m:r>
          <m:t>3</m:t>
        </m:r>
      </m:oMath>
      <w:del w:id="17756" w:author="PR Preview" w:date="2026-01-01T00:00:00Z">
        <w:r>
          <w:delText xml:space="preserve"> </w:delText>
        </w:r>
      </w:del>
      <w:del w:id="17757" w:author="PR Preview" w:date="2026-01-01T00:00:00Z">
        <w:r>
          <w:delText xml:space="preserve">(</w:delText>
        </w:r>
      </w:del>
      <w:hyperlink w:anchor="def-dimension">
        <w:del w:id="17758" w:author="PR Preview" w:date="2026-01-01T00:00:00Z">
          <w:r>
            <w:rPr>
              <w:rStyle w:val="Hyperlink"/>
            </w:rPr>
            <w:delText xml:space="preserve">Definition 51</w:delText>
          </w:r>
        </w:del>
      </w:hyperlink>
      <w:del w:id="17759" w:author="PR Preview" w:date="2026-01-01T00:00:00Z">
        <w:r>
          <w:delText xml:space="preserve">),</w:delText>
        </w:r>
      </w:del>
      <w:del w:id="17760" w:author="PR Preview" w:date="2026-01-01T00:00:00Z">
        <w:r>
          <w:delText xml:space="preserve"> </w:delText>
        </w:r>
      </w:del>
      <w:del w:id="17761" w:author="PR Preview" w:date="2026-01-01T00:00:00Z">
        <w:r>
          <w:delText xml:space="preserve">so it is</w:delText>
        </w:r>
      </w:del>
      <w:del w:id="17762" w:author="PR Preview" w:date="2026-01-01T00:00:00Z">
        <w:r>
          <w:delText xml:space="preserve"> </w:delText>
        </w:r>
      </w:del>
      <m:oMath>
        <m:sSup>
          <m:e>
            <m:r>
              <m:rPr>
                <m:scr m:val="double-struck"/>
                <m:sty m:val="p"/>
              </m:rPr>
              <m:t>R</m:t>
            </m:r>
          </m:e>
          <m:sup>
            <m:r>
              <m:t>3</m:t>
            </m:r>
          </m:sup>
        </m:sSup>
      </m:oMath>
      <w:del w:id="17763" w:author="PR Preview" w:date="2026-01-01T00:00:00Z">
        <w:r>
          <w:delText xml:space="preserve"> </w:delText>
        </w:r>
      </w:del>
      <w:del w:id="17764" w:author="PR Preview" w:date="2026-01-01T00:00:00Z">
        <w:r>
          <w:delText xml:space="preserve">(</w:delText>
        </w:r>
      </w:del>
      <w:hyperlink w:anchor="thm-subspace-equal-dim">
        <w:del w:id="17765" w:author="PR Preview" w:date="2026-01-01T00:00:00Z">
          <w:r>
            <w:rPr>
              <w:rStyle w:val="Hyperlink"/>
            </w:rPr>
            <w:delText xml:space="preserve">Theorem 31</w:delText>
          </w:r>
        </w:del>
      </w:hyperlink>
      <w:del w:id="17766" w:author="PR Preview" w:date="2026-01-01T00:00:00Z">
        <w:r>
          <w:delText xml:space="preserve">,</w:delText>
        </w:r>
      </w:del>
      <w:del w:id="17767" w:author="PR Preview" w:date="2026-01-01T00:00:00Z">
        <w:r>
          <w:delText xml:space="preserve"> </w:delText>
        </w:r>
      </w:del>
      <w:hyperlink w:anchor="exm-dimension">
        <w:del w:id="17768" w:author="PR Preview" w:date="2026-01-01T00:00:00Z">
          <w:r>
            <w:rPr>
              <w:rStyle w:val="Hyperlink"/>
            </w:rPr>
            <w:delText xml:space="preserve">Example 50</w:delText>
          </w:r>
        </w:del>
      </w:hyperlink>
      <w:del w:id="17769" w:author="PR Preview" w:date="2026-01-01T00:00:00Z">
        <w:r>
          <w:delText xml:space="preserve">).</w:delText>
        </w:r>
      </w:del>
      <w:del w:id="17770" w:author="PR Preview" w:date="2026-01-01T00:00:00Z">
        <w:r>
          <w:delText xml:space="preserve"> </w:delText>
        </w:r>
      </w:del>
      <w:del w:id="17771" w:author="PR Preview" w:date="2026-01-01T00:00:00Z">
        <w:r>
          <w:delText xml:space="preserve">As a check,</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6</m:t>
                      </m:r>
                    </m:e>
                  </m:rad>
                </m:den>
              </m:f>
              <m:r>
                <m:t> </m:t>
              </m:r>
              <m:r>
                <m:rPr>
                  <m:sty m:val="p"/>
                </m:rPr>
                <m:t>(</m:t>
              </m:r>
              <m:r>
                <m:rPr>
                  <m:sty m:val="p"/>
                </m:rPr>
                <m:t>−</m:t>
              </m:r>
              <m:r>
                <m:t>1</m:t>
              </m:r>
              <m:r>
                <m:rPr>
                  <m:sty m:val="p"/>
                </m:rPr>
                <m:t>+</m:t>
              </m:r>
              <m:r>
                <m:t>1</m:t>
              </m:r>
              <m:r>
                <m:rPr>
                  <m:sty m:val="p"/>
                </m:rPr>
                <m:t>+</m:t>
              </m:r>
              <m:r>
                <m:t>0</m:t>
              </m:r>
              <m:r>
                <m:rPr>
                  <m:sty m:val="p"/>
                </m:rPr>
                <m:t>)</m:t>
              </m:r>
            </m:e>
            <m:e>
              <m:r>
                <m:t>&amp;</m:t>
              </m:r>
              <m:r>
                <m:rPr>
                  <m:sty m:val="p"/>
                </m:rPr>
                <m:t>=</m:t>
              </m:r>
              <m:r>
                <m:t>0</m:t>
              </m:r>
            </m:e>
          </m:eqArr>
        </m:oMath>
      </m:oMathPara>
    </w:p>
    <w:p>
      <w:pPr>
        <w:pStyle w:val="BodyText"/>
      </w:pPr>
      <w:ins w:id="17772" w:author="PR Preview" w:date="2026-01-01T00:00:00Z">
        <w:r>
          <w:t xml:space="preserve">$$
    \begin{aligned}
    \mathord{\smash[b]{\underset{\raise.3ex\hbox{$\scriptstyle\sim$}}{q}}\vphantom{q}}'_3
    &amp;= (0, 1, 1) - \tfrac{1}{\sqrt{2}} \cdot\tfrac{1}{\sqrt{2}}\,(1, 1, 0) - \tfrac{1}{\sqrt{6}} \cdot\tfrac{1}{\sqrt{6}}\,(1, -1, 2)
    &amp;&amp; \text{(orthogonalize)}
    \\
    &amp;= (0, 1, 1) - \tfrac{1}{2}\,(1, 1, 0) - \tfrac{1}{6}\,(1, -1, 2)
    &amp;&amp; \text{(multiply the scalars)}
    \\
    &amp;= \mathopen{}\left(0 - \tfrac{1}{2} - \tfrac{1}{6},\; 1 - \tfrac{1}{2} + \tfrac{1}{6},\; 1 - 0 - \tfrac{2}{6}\right)\mathclose{}
    &amp;&amp; \text{(subtract entrywise)}
    \\
    &amp;= \mathopen{}\left(-\tfrac{2}{3}, \tfrac{2}{3}, \tfrac{2}{3}\right)\mathclose{},
    &amp;&amp; \text{(arithmetic)}
    \end{aligned}
    $$</w:t>
        </w:r>
      </w:ins>
    </w:p>
    <w:p>
      <w:pPr>
        <w:pStyle w:val="FirstParagraph"/>
      </w:pPr>
      <w:ins w:id="17773" w:author="PR Preview" w:date="2026-01-01T00:00:00Z">
        <w:r>
          <w:t xml:space="preserve">with norm</w:t>
        </w:r>
      </w:ins>
      <w:ins w:id="17774" w:author="PR Preview" w:date="2026-01-01T00:00:00Z">
        <w:r>
          <w:t xml:space="preserve"> </w:t>
        </w:r>
      </w:ins>
      <m:oMath>
        <m:rad>
          <m:radPr>
            <m:degHide m:val="on"/>
          </m:radPr>
          <m:deg/>
          <m:e>
            <m:r>
              <m:t>3</m:t>
            </m:r>
            <m:r>
              <m:rPr>
                <m:sty m:val="p"/>
              </m:rPr>
              <m:t>⋅</m:t>
            </m:r>
            <m:f>
              <m:fPr>
                <m:type m:val="lin"/>
              </m:fPr>
              <m:num>
                <m:r>
                  <m:t>4</m:t>
                </m:r>
              </m:num>
              <m:den>
                <m:r>
                  <m:t>9</m:t>
                </m:r>
              </m:den>
            </m:f>
          </m:e>
        </m:rad>
        <m:r>
          <m:rPr>
            <m:sty m:val="p"/>
          </m:rPr>
          <m:t>=</m:t>
        </m:r>
        <m:f>
          <m:fPr>
            <m:type m:val="lin"/>
          </m:fPr>
          <m:num>
            <m:r>
              <m:t>2</m:t>
            </m:r>
          </m:num>
          <m:den>
            <m:rad>
              <m:radPr>
                <m:degHide m:val="on"/>
              </m:radPr>
              <m:deg/>
              <m:e>
                <m:r>
                  <m:t>3</m:t>
                </m:r>
              </m:e>
            </m:rad>
          </m:den>
        </m:f>
      </m:oMath>
      <w:ins w:id="17775" w:author="PR Preview" w:date="2026-01-01T00:00:00Z">
        <w:r>
          <w:t xml:space="preserve">,</w:t>
        </w:r>
      </w:ins>
      <w:ins w:id="17776" w:author="PR Preview" w:date="2026-01-01T00:00:00Z">
        <w:r>
          <w:t xml:space="preserve"> </w:t>
        </w:r>
      </w:ins>
      <w:ins w:id="17777" w:author="PR Preview" w:date="2026-01-01T00:00:00Z">
        <w:r>
          <w:t xml:space="preserve">so</w:t>
        </w:r>
      </w:ins>
      <w:ins w:id="17778" w:author="PR Preview" w:date="2026-01-01T00:00:00Z">
        <w:r>
          <w:t xml:space="preserve"> </w:t>
        </w:r>
      </w:ins>
      <w:ins w:id="17779" w:author="PR Preview" w:date="2026-01-01T00:00:00Z">
        <w:r>
          <w:t xml:space="preserve">$\mathord{\smash[b]{\underset{\raise.3ex\hbox{$\scriptstyle\sim$}}{q}}\vphantom{q}}_3 = \tfrac{1}{\sqrt{3}}\,(-1, 1, 1)$</w:t>
        </w:r>
      </w:ins>
      <w:ins w:id="17780" w:author="PR Preview" w:date="2026-01-01T00:00:00Z">
        <w:r>
          <w:t xml:space="preserve">.</w:t>
        </w:r>
      </w:ins>
      <w:ins w:id="17781" w:author="PR Preview" w:date="2026-01-01T00:00:00Z">
        <w:r>
          <w:t xml:space="preserve"> </w:t>
        </w:r>
      </w:ins>
      <w:ins w:id="17782" w:author="PR Preview" w:date="2026-01-01T00:00:00Z">
        <w:r>
          <w:t xml:space="preserve">The process did not stop,</w:t>
        </w:r>
      </w:ins>
      <w:ins w:id="17783" w:author="PR Preview" w:date="2026-01-01T00:00:00Z">
        <w:r>
          <w:t xml:space="preserve"> </w:t>
        </w:r>
      </w:ins>
      <w:ins w:id="17784" w:author="PR Preview" w:date="2026-01-01T00:00:00Z">
        <w:r>
          <w:t xml:space="preserve">so by</w:t>
        </w:r>
      </w:ins>
      <w:ins w:id="17785" w:author="PR Preview" w:date="2026-01-01T00:00:00Z">
        <w:r>
          <w:t xml:space="preserve"> </w:t>
        </w:r>
      </w:ins>
      <w:hyperlink w:anchor="thm-gram-schmidt">
        <w:ins w:id="17786" w:author="PR Preview" w:date="2026-01-01T00:00:00Z">
          <w:r>
            <w:rPr>
              <w:rStyle w:val="Hyperlink"/>
            </w:rPr>
            <w:t xml:space="preserve">Theorem 65</w:t>
          </w:r>
        </w:ins>
      </w:hyperlink>
      <w:ins w:id="17787" w:author="PR Preview" w:date="2026-01-01T00:00:00Z">
        <w:r>
          <w:t xml:space="preserve"> </w:t>
        </w:r>
      </w:ins>
      <w:ins w:id="17788" w:author="PR Preview" w:date="2026-01-01T00:00:00Z">
        <w:r>
          <w:t xml:space="preserve">$\mathord{\smash[b]{\underset{\raise.3ex\hbox{$\scriptstyle\sim$}}{a}}\vphantom{a}}_1, \mathord{\smash[b]{\underset{\raise.3ex\hbox{$\scriptstyle\sim$}}{a}}\vphantom{a}}_2, \mathord{\smash[b]{\underset{\raise.3ex\hbox{$\scriptstyle\sim$}}{a}}\vphantom{a}}_3$</w:t>
        </w:r>
      </w:ins>
      <w:ins w:id="17789" w:author="PR Preview" w:date="2026-01-01T00:00:00Z">
        <w:r>
          <w:t xml:space="preserve"> </w:t>
        </w:r>
      </w:ins>
      <w:ins w:id="17790" w:author="PR Preview" w:date="2026-01-01T00:00:00Z">
        <w:r>
          <w:t xml:space="preserve">are linearly independent</w:t>
        </w:r>
      </w:ins>
      <w:ins w:id="17791" w:author="PR Preview" w:date="2026-01-01T00:00:00Z">
        <w:r>
          <w:t xml:space="preserve"> </w:t>
        </w:r>
      </w:ins>
      <w:ins w:id="17792" w:author="PR Preview" w:date="2026-01-01T00:00:00Z">
        <w:r>
          <w:t xml:space="preserve">and</w:t>
        </w:r>
      </w:ins>
      <w:ins w:id="17793" w:author="PR Preview" w:date="2026-01-01T00:00:00Z">
        <w:r>
          <w:t xml:space="preserve"> </w:t>
        </w:r>
      </w:ins>
      <w:ins w:id="17794" w:author="PR Preview" w:date="2026-01-01T00:00:00Z">
        <w:r>
          <w:t xml:space="preserve">$\mathord{\smash[b]{\underset{\raise.3ex\hbox{$\scriptstyle\sim$}}{q}}\vphantom{q}}_1, \mathord{\smash[b]{\underset{\raise.3ex\hbox{$\scriptstyle\sim$}}{q}}\vphantom{q}}_2, \mathord{\smash[b]{\underset{\raise.3ex\hbox{$\scriptstyle\sim$}}{q}}\vphantom{q}}_3$</w:t>
        </w:r>
      </w:ins>
      <w:ins w:id="17795" w:author="PR Preview" w:date="2026-01-01T00:00:00Z">
        <w:r>
          <w:t xml:space="preserve"> </w:t>
        </w:r>
      </w:ins>
      <w:ins w:id="17796" w:author="PR Preview" w:date="2026-01-01T00:00:00Z">
        <w:r>
          <w:t xml:space="preserve">is an orthonormal basis of their span.</w:t>
        </w:r>
      </w:ins>
      <w:ins w:id="17797" w:author="PR Preview" w:date="2026-01-01T00:00:00Z">
        <w:r>
          <w:t xml:space="preserve"> </w:t>
        </w:r>
      </w:ins>
      <w:ins w:id="17798" w:author="PR Preview" w:date="2026-01-01T00:00:00Z">
        <w:r>
          <w:t xml:space="preserve">That span therefore has dimension</w:t>
        </w:r>
      </w:ins>
      <w:ins w:id="17799" w:author="PR Preview" w:date="2026-01-01T00:00:00Z">
        <w:r>
          <w:t xml:space="preserve"> </w:t>
        </w:r>
      </w:ins>
      <m:oMath>
        <m:r>
          <m:t>3</m:t>
        </m:r>
      </m:oMath>
      <w:ins w:id="17800" w:author="PR Preview" w:date="2026-01-01T00:00:00Z">
        <w:r>
          <w:t xml:space="preserve"> </w:t>
        </w:r>
      </w:ins>
      <w:ins w:id="17801" w:author="PR Preview" w:date="2026-01-01T00:00:00Z">
        <w:r>
          <w:t xml:space="preserve">(</w:t>
        </w:r>
      </w:ins>
      <w:hyperlink w:anchor="def-dimension">
        <w:ins w:id="17802" w:author="PR Preview" w:date="2026-01-01T00:00:00Z">
          <w:r>
            <w:rPr>
              <w:rStyle w:val="Hyperlink"/>
            </w:rPr>
            <w:t xml:space="preserve">Definition 51</w:t>
          </w:r>
        </w:ins>
      </w:hyperlink>
      <w:ins w:id="17803" w:author="PR Preview" w:date="2026-01-01T00:00:00Z">
        <w:r>
          <w:t xml:space="preserve">),</w:t>
        </w:r>
      </w:ins>
      <w:ins w:id="17804" w:author="PR Preview" w:date="2026-01-01T00:00:00Z">
        <w:r>
          <w:t xml:space="preserve"> </w:t>
        </w:r>
      </w:ins>
      <w:ins w:id="17805" w:author="PR Preview" w:date="2026-01-01T00:00:00Z">
        <w:r>
          <w:t xml:space="preserve">so it is</w:t>
        </w:r>
      </w:ins>
      <w:ins w:id="17806" w:author="PR Preview" w:date="2026-01-01T00:00:00Z">
        <w:r>
          <w:t xml:space="preserve"> </w:t>
        </w:r>
      </w:ins>
      <m:oMath>
        <m:sSup>
          <m:e>
            <m:r>
              <m:rPr>
                <m:scr m:val="double-struck"/>
                <m:sty m:val="p"/>
              </m:rPr>
              <m:t>R</m:t>
            </m:r>
          </m:e>
          <m:sup>
            <m:r>
              <m:t>3</m:t>
            </m:r>
          </m:sup>
        </m:sSup>
      </m:oMath>
      <w:ins w:id="17807" w:author="PR Preview" w:date="2026-01-01T00:00:00Z">
        <w:r>
          <w:t xml:space="preserve"> </w:t>
        </w:r>
      </w:ins>
      <w:ins w:id="17808" w:author="PR Preview" w:date="2026-01-01T00:00:00Z">
        <w:r>
          <w:t xml:space="preserve">(</w:t>
        </w:r>
      </w:ins>
      <w:hyperlink w:anchor="thm-subspace-equal-dim">
        <w:ins w:id="17809" w:author="PR Preview" w:date="2026-01-01T00:00:00Z">
          <w:r>
            <w:rPr>
              <w:rStyle w:val="Hyperlink"/>
            </w:rPr>
            <w:t xml:space="preserve">Theorem 31</w:t>
          </w:r>
        </w:ins>
      </w:hyperlink>
      <w:ins w:id="17810" w:author="PR Preview" w:date="2026-01-01T00:00:00Z">
        <w:r>
          <w:t xml:space="preserve">,</w:t>
        </w:r>
      </w:ins>
      <w:ins w:id="17811" w:author="PR Preview" w:date="2026-01-01T00:00:00Z">
        <w:r>
          <w:t xml:space="preserve"> </w:t>
        </w:r>
      </w:ins>
      <w:hyperlink w:anchor="exm-dimension">
        <w:ins w:id="17812" w:author="PR Preview" w:date="2026-01-01T00:00:00Z">
          <w:r>
            <w:rPr>
              <w:rStyle w:val="Hyperlink"/>
            </w:rPr>
            <w:t xml:space="preserve">Example 50</w:t>
          </w:r>
        </w:ins>
      </w:hyperlink>
      <w:ins w:id="17813" w:author="PR Preview" w:date="2026-01-01T00:00:00Z">
        <w:r>
          <w:t xml:space="preserve">).</w:t>
        </w:r>
      </w:ins>
      <w:ins w:id="17814" w:author="PR Preview" w:date="2026-01-01T00:00:00Z">
        <w:r>
          <w:t xml:space="preserve"> </w:t>
        </w:r>
      </w:ins>
      <w:ins w:id="17815" w:author="PR Preview" w:date="2026-01-01T00:00:00Z">
        <w:r>
          <w:t xml:space="preserve">As a check,</w:t>
        </w:r>
      </w:ins>
    </w:p>
    <w:p>
      <w:pPr>
        <w:pStyle w:val="BodyText"/>
      </w:pPr>
      <w:ins w:id="17816" w:author="PR Preview" w:date="2026-01-01T00:00:00Z">
        <w:r>
          <w:t xml:space="preserve">$$
    \begin{aligned}
    \mathord{\smash[b]{\underset{\raise.3ex\hbox{$\scriptstyle\sim$}}{q}}\vphantom{q}}_1 \cdot \mathord{\smash[b]{\underset{\raise.3ex\hbox{$\scriptstyle\sim$}}{q}}\vphantom{q}}_3 &amp;= \tfrac{1}{\sqrt{6}}\,(-1 + 1 + 0) \\
    &amp;= 0
    \end{aligned}
    $$</w:t>
        </w:r>
      </w:ins>
    </w:p>
    <w:p>
      <w:pPr>
        <w:pStyle w:val="FirstParagraph"/>
      </w:pPr>
      <w:r>
        <w:t xml:space="preserve">and</w:t>
      </w:r>
    </w:p>
    <w:p>
      <w:pPr>
        <w:pStyle w:val="BodyText"/>
      </w:pPr>
      <m:oMathPara>
        <m:oMathParaPr>
          <m:jc m:val="center"/>
        </m:oMathParaPr>
        <m:oMath>
          <m:eqArr>
            <m:e>
              <m:sSub>
                <m:e>
                  <m:limLow>
                    <m:e>
                      <m:r>
                        <m:t>q</m:t>
                      </m:r>
                    </m:e>
                    <m:lim>
                      <m:r>
                        <m:rPr>
                          <m:sty m:val="p"/>
                        </m:rPr>
                        <m:t>∼</m:t>
                      </m:r>
                    </m:lim>
                  </m:limLow>
                </m:e>
                <m:sub>
                  <m:r>
                    <m:t>2</m:t>
                  </m:r>
                </m:sub>
              </m:sSub>
              <m:r>
                <m:rPr>
                  <m:sty m:val="p"/>
                </m:rPr>
                <m:t>⋅</m:t>
              </m:r>
              <m:sSub>
                <m:e>
                  <m:limLow>
                    <m:e>
                      <m:r>
                        <m:t>q</m:t>
                      </m:r>
                    </m:e>
                    <m:lim>
                      <m:r>
                        <m:rPr>
                          <m:sty m:val="p"/>
                        </m:rPr>
                        <m:t>∼</m:t>
                      </m:r>
                    </m:lim>
                  </m:limLow>
                </m:e>
                <m:sub>
                  <m:r>
                    <m:t>3</m:t>
                  </m:r>
                </m:sub>
              </m:sSub>
              <m:r>
                <m:t>&amp;</m:t>
              </m:r>
              <m:r>
                <m:rPr>
                  <m:sty m:val="p"/>
                </m:rPr>
                <m:t>=</m:t>
              </m:r>
              <m:f>
                <m:fPr>
                  <m:type m:val="lin"/>
                </m:fPr>
                <m:num>
                  <m:r>
                    <m:t>1</m:t>
                  </m:r>
                </m:num>
                <m:den>
                  <m:rad>
                    <m:radPr>
                      <m:degHide m:val="on"/>
                    </m:radPr>
                    <m:deg/>
                    <m:e>
                      <m:r>
                        <m:t>18</m:t>
                      </m:r>
                    </m:e>
                  </m:rad>
                </m:den>
              </m:f>
              <m:r>
                <m:t> </m:t>
              </m:r>
              <m:r>
                <m:rPr>
                  <m:sty m:val="p"/>
                </m:rPr>
                <m:t>(</m:t>
              </m:r>
              <m:r>
                <m:rPr>
                  <m:sty m:val="p"/>
                </m:rPr>
                <m:t>−</m:t>
              </m:r>
              <m:r>
                <m:t>1</m:t>
              </m:r>
              <m:r>
                <m:rPr>
                  <m:sty m:val="p"/>
                </m:rPr>
                <m:t>−</m:t>
              </m:r>
              <m:r>
                <m:t>1</m:t>
              </m:r>
              <m:r>
                <m:rPr>
                  <m:sty m:val="p"/>
                </m:rPr>
                <m:t>+</m:t>
              </m:r>
              <m:r>
                <m:t>2</m:t>
              </m:r>
              <m:r>
                <m:rPr>
                  <m:sty m:val="p"/>
                </m:rPr>
                <m:t>)</m:t>
              </m:r>
            </m:e>
            <m:e>
              <m:r>
                <m:t>&amp;</m:t>
              </m:r>
              <m:r>
                <m:rPr>
                  <m:sty m:val="p"/>
                </m:rPr>
                <m:t>=</m:t>
              </m:r>
              <m:r>
                <m:t>0</m:t>
              </m:r>
              <m:r>
                <m:rPr>
                  <m:sty m:val="p"/>
                </m:rPr>
                <m:t>.</m:t>
              </m:r>
            </m:e>
          </m:eqArr>
        </m:oMath>
      </m:oMathPara>
    </w:p>
    <w:p>
      <w:pPr>
        <w:pStyle w:val="BodyText"/>
      </w:pPr>
      <w:ins w:id="17817" w:author="PR Preview" w:date="2026-01-01T00:00:00Z">
        <w:r>
          <w:t xml:space="preserve">$$
    \begin{aligned}
    \mathord{\smash[b]{\underset{\raise.3ex\hbox{$\scriptstyle\sim$}}{q}}\vphantom{q}}_2 \cdot \mathord{\smash[b]{\underset{\raise.3ex\hbox{$\scriptstyle\sim$}}{q}}\vphantom{q}}_3 &amp;= \tfrac{1}{\sqrt{18}}\,(-1 - 1 + 2) \\
    &amp;= 0.
    \end{aligned}
    $$</w:t>
        </w:r>
      </w:ins>
    </w:p>
    <w:bookmarkEnd w:id="402"/>
    <w:bookmarkStart w:id="403" w:name="cor-orthonormal-basis-exists"/>
    <w:p>
      <w:pPr>
        <w:pStyle w:val="FirstParagraph"/>
      </w:pPr>
      <w:r>
        <w:rPr>
          <w:b/>
          <w:bCs/>
        </w:rPr>
        <w:t xml:space="preserve">Corollary 8 (Every subspace has an orthonormal basis)</w:t>
      </w:r>
      <w:r>
        <w:t xml:space="preserve"> </w:t>
      </w:r>
      <w:r>
        <w:t xml:space="preserve">Let</w:t>
      </w:r>
      <w:r>
        <w:t xml:space="preserve"> </w:t>
      </w:r>
      <m:oMath>
        <m:r>
          <m:rPr>
            <m:scr m:val="script"/>
            <m:sty m:val="p"/>
          </m:rPr>
          <m:t>S</m:t>
        </m:r>
      </m:oMath>
      <w:r>
        <w:t xml:space="preserve"> </w:t>
      </w:r>
      <w:r>
        <w:t xml:space="preserve">be a subspace of</w:t>
      </w:r>
      <w:r>
        <w:t xml:space="preserve"> </w:t>
      </w:r>
      <m:oMath>
        <m:sSup>
          <m:e>
            <m:r>
              <m:rPr>
                <m:scr m:val="double-struck"/>
                <m:sty m:val="p"/>
              </m:rPr>
              <m:t>R</m:t>
            </m:r>
          </m:e>
          <m:sup>
            <m:r>
              <m:t>p</m:t>
            </m:r>
          </m:sup>
        </m:sSup>
      </m:oMath>
      <w:r>
        <w:t xml:space="preserve">.</w:t>
      </w:r>
      <w:r>
        <w:t xml:space="preserve"> </w:t>
      </w:r>
      <w:r>
        <w:t xml:space="preserve">Every orthonormal list of vectors in</w:t>
      </w:r>
      <w:r>
        <w:t xml:space="preserve"> </w:t>
      </w:r>
      <m:oMath>
        <m:r>
          <m:rPr>
            <m:scr m:val="script"/>
            <m:sty m:val="p"/>
          </m:rPr>
          <m:t>S</m:t>
        </m:r>
      </m:oMath>
      <w:r>
        <w:t xml:space="preserve"> </w:t>
      </w:r>
      <w:r>
        <w:t xml:space="preserve">extends to an orthonormal basis of</w:t>
      </w:r>
      <w:r>
        <w:t xml:space="preserve"> </w:t>
      </w:r>
      <m:oMath>
        <m:r>
          <m:rPr>
            <m:scr m:val="script"/>
            <m:sty m:val="p"/>
          </m:rPr>
          <m:t>S</m:t>
        </m:r>
      </m:oMath>
      <w:r>
        <w:t xml:space="preserve"> </w:t>
      </w:r>
      <w:r>
        <w:t xml:space="preserve">(</w:t>
      </w:r>
      <w:hyperlink w:anchor="def-orthonormal-basis">
        <w:r>
          <w:rPr>
            <w:rStyle w:val="Hyperlink"/>
          </w:rPr>
          <w:t xml:space="preserve">Definition 77</w:t>
        </w:r>
      </w:hyperlink>
      <w:r>
        <w:t xml:space="preserve">).</w:t>
      </w:r>
      <w:r>
        <w:t xml:space="preserve"> </w:t>
      </w:r>
      <w:r>
        <w:t xml:space="preserve">Starting from the empty list shows that</w:t>
      </w:r>
      <w:r>
        <w:t xml:space="preserve"> </w:t>
      </w:r>
      <m:oMath>
        <m:r>
          <m:rPr>
            <m:scr m:val="script"/>
            <m:sty m:val="p"/>
          </m:rPr>
          <m:t>S</m:t>
        </m:r>
      </m:oMath>
      <w:r>
        <w:t xml:space="preserve"> </w:t>
      </w:r>
      <w:r>
        <w:t xml:space="preserve">has an orthonormal basis.</w:t>
      </w:r>
    </w:p>
    <w:bookmarkEnd w:id="403"/>
    <w:p>
      <w:pPr>
        <w:pStyle w:val="BodyText"/>
      </w:pPr>
      <w:del w:id="17818" w:author="PR Preview" w:date="2026-01-01T00:00:00Z">
        <w:r>
          <w:rPr>
            <w:i/>
            <w:iCs/>
          </w:rPr>
          <w:delText xml:space="preserve">Proof</w:delText>
        </w:r>
      </w:del>
      <w:del w:id="17819" w:author="PR Preview" w:date="2026-01-01T00:00:00Z">
        <w:r>
          <w:delText xml:space="preserve">. </w:delText>
        </w:r>
      </w:del>
      <w:del w:id="17820" w:author="PR Preview" w:date="2026-01-01T00:00:00Z">
        <w:r>
          <w:delText xml:space="preserve">Let</w:delText>
        </w:r>
      </w:del>
      <w:del w:id="17821"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r>
          <m:rPr>
            <m:scr m:val="script"/>
            <m:sty m:val="p"/>
          </m:rPr>
          <m:t>S</m:t>
        </m:r>
      </m:oMath>
      <w:del w:id="17822" w:author="PR Preview" w:date="2026-01-01T00:00:00Z">
        <w:r>
          <w:delText xml:space="preserve"> </w:delText>
        </w:r>
      </w:del>
      <w:del w:id="17823" w:author="PR Preview" w:date="2026-01-01T00:00:00Z">
        <w:r>
          <w:delText xml:space="preserve">be orthonormal.</w:delText>
        </w:r>
      </w:del>
      <w:del w:id="17824" w:author="PR Preview" w:date="2026-01-01T00:00:00Z">
        <w:r>
          <w:delText xml:space="preserve"> </w:delText>
        </w:r>
      </w:del>
      <w:del w:id="17825" w:author="PR Preview" w:date="2026-01-01T00:00:00Z">
        <w:r>
          <w:delText xml:space="preserve">They are linearly independent (</w:delText>
        </w:r>
      </w:del>
      <w:hyperlink w:anchor="thm-orthonormal-independent">
        <w:del w:id="17826" w:author="PR Preview" w:date="2026-01-01T00:00:00Z">
          <w:r>
            <w:rPr>
              <w:rStyle w:val="Hyperlink"/>
            </w:rPr>
            <w:delText xml:space="preserve">Theorem 63</w:delText>
          </w:r>
        </w:del>
      </w:hyperlink>
      <w:del w:id="17827" w:author="PR Preview" w:date="2026-01-01T00:00:00Z">
        <w:r>
          <w:delText xml:space="preserve">),</w:delText>
        </w:r>
      </w:del>
      <w:del w:id="17828" w:author="PR Preview" w:date="2026-01-01T00:00:00Z">
        <w:r>
          <w:delText xml:space="preserve"> </w:delText>
        </w:r>
      </w:del>
      <w:del w:id="17829" w:author="PR Preview" w:date="2026-01-01T00:00:00Z">
        <w:r>
          <w:delText xml:space="preserve">so they extend to a basis</w:delText>
        </w:r>
      </w:del>
      <w:del w:id="17830"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r>
          <m:rPr>
            <m:sty m:val="p"/>
          </m:rPr>
          <m:t>,</m:t>
        </m:r>
        <m:sSub>
          <m:e>
            <m:limLow>
              <m:e>
                <m:r>
                  <m:t>a</m:t>
                </m:r>
              </m:e>
              <m:lim>
                <m:r>
                  <m:rPr>
                    <m:sty m:val="p"/>
                  </m:rPr>
                  <m:t>∼</m:t>
                </m:r>
              </m:lim>
            </m:limLow>
          </m:e>
          <m:sub>
            <m:r>
              <m:t>r</m:t>
            </m:r>
            <m:r>
              <m:rPr>
                <m:sty m:val="p"/>
              </m:rPr>
              <m:t>+</m:t>
            </m:r>
            <m:r>
              <m:t>1</m:t>
            </m:r>
          </m:sub>
        </m:sSub>
        <m:r>
          <m:rPr>
            <m:sty m:val="p"/>
          </m:rPr>
          <m:t>,</m:t>
        </m:r>
        <m:r>
          <m:rPr>
            <m:sty m:val="p"/>
          </m:rPr>
          <m:t>…</m:t>
        </m:r>
        <m:r>
          <m:rPr>
            <m:sty m:val="p"/>
          </m:rPr>
          <m:t>,</m:t>
        </m:r>
        <m:sSub>
          <m:e>
            <m:limLow>
              <m:e>
                <m:r>
                  <m:t>a</m:t>
                </m:r>
              </m:e>
              <m:lim>
                <m:r>
                  <m:rPr>
                    <m:sty m:val="p"/>
                  </m:rPr>
                  <m:t>∼</m:t>
                </m:r>
              </m:lim>
            </m:limLow>
          </m:e>
          <m:sub>
            <m:r>
              <m:t>d</m:t>
            </m:r>
          </m:sub>
        </m:sSub>
      </m:oMath>
      <w:del w:id="17831" w:author="PR Preview" w:date="2026-01-01T00:00:00Z">
        <w:r>
          <w:delText xml:space="preserve"> </w:delText>
        </w:r>
      </w:del>
      <w:del w:id="17832" w:author="PR Preview" w:date="2026-01-01T00:00:00Z">
        <w:r>
          <w:delText xml:space="preserve">of</w:delText>
        </w:r>
      </w:del>
      <w:del w:id="17833" w:author="PR Preview" w:date="2026-01-01T00:00:00Z">
        <w:r>
          <w:delText xml:space="preserve"> </w:delText>
        </w:r>
      </w:del>
      <m:oMath>
        <m:r>
          <m:rPr>
            <m:scr m:val="script"/>
            <m:sty m:val="p"/>
          </m:rPr>
          <m:t>S</m:t>
        </m:r>
      </m:oMath>
      <w:del w:id="17834" w:author="PR Preview" w:date="2026-01-01T00:00:00Z">
        <w:r>
          <w:delText xml:space="preserve"> </w:delText>
        </w:r>
      </w:del>
      <w:del w:id="17835" w:author="PR Preview" w:date="2026-01-01T00:00:00Z">
        <w:r>
          <w:delText xml:space="preserve">(</w:delText>
        </w:r>
      </w:del>
      <w:hyperlink w:anchor="thm-extend-basis">
        <w:del w:id="17836" w:author="PR Preview" w:date="2026-01-01T00:00:00Z">
          <w:r>
            <w:rPr>
              <w:rStyle w:val="Hyperlink"/>
            </w:rPr>
            <w:delText xml:space="preserve">Theorem 29</w:delText>
          </w:r>
        </w:del>
      </w:hyperlink>
      <w:del w:id="17837" w:author="PR Preview" w:date="2026-01-01T00:00:00Z">
        <w:r>
          <w:delText xml:space="preserve">).</w:delText>
        </w:r>
      </w:del>
      <w:del w:id="17838" w:author="PR Preview" w:date="2026-01-01T00:00:00Z">
        <w:r>
          <w:delText xml:space="preserve"> </w:delText>
        </w:r>
      </w:del>
      <w:del w:id="17839" w:author="PR Preview" w:date="2026-01-01T00:00:00Z">
        <w:r>
          <w:delText xml:space="preserve">Run the Gram-Schmidt process on this basis.</w:delText>
        </w:r>
      </w:del>
      <w:del w:id="17840" w:author="PR Preview" w:date="2026-01-01T00:00:00Z">
        <w:r>
          <w:delText xml:space="preserve"> </w:delText>
        </w:r>
      </w:del>
      <w:del w:id="17841" w:author="PR Preview" w:date="2026-01-01T00:00:00Z">
        <w:r>
          <w:delText xml:space="preserve">It is linearly independent, so the process completes,</w:delText>
        </w:r>
      </w:del>
      <w:del w:id="17842" w:author="PR Preview" w:date="2026-01-01T00:00:00Z">
        <w:r>
          <w:delText xml:space="preserve"> </w:delText>
        </w:r>
      </w:del>
      <w:del w:id="17843" w:author="PR Preview" w:date="2026-01-01T00:00:00Z">
        <w:r>
          <w:delText xml:space="preserve">and the output is an orthonormal basis of its span, which is</w:delText>
        </w:r>
      </w:del>
      <w:del w:id="17844" w:author="PR Preview" w:date="2026-01-01T00:00:00Z">
        <w:r>
          <w:delText xml:space="preserve"> </w:delText>
        </w:r>
      </w:del>
      <m:oMath>
        <m:r>
          <m:rPr>
            <m:scr m:val="script"/>
            <m:sty m:val="p"/>
          </m:rPr>
          <m:t>S</m:t>
        </m:r>
      </m:oMath>
      <w:del w:id="17845" w:author="PR Preview" w:date="2026-01-01T00:00:00Z">
        <w:r>
          <w:delText xml:space="preserve"> </w:delText>
        </w:r>
      </w:del>
      <w:del w:id="17846" w:author="PR Preview" w:date="2026-01-01T00:00:00Z">
        <w:r>
          <w:delText xml:space="preserve">(</w:delText>
        </w:r>
      </w:del>
      <w:hyperlink w:anchor="thm-gram-schmidt">
        <w:del w:id="17847" w:author="PR Preview" w:date="2026-01-01T00:00:00Z">
          <w:r>
            <w:rPr>
              <w:rStyle w:val="Hyperlink"/>
            </w:rPr>
            <w:delText xml:space="preserve">Theorem 65</w:delText>
          </w:r>
        </w:del>
      </w:hyperlink>
      <w:del w:id="17848" w:author="PR Preview" w:date="2026-01-01T00:00:00Z">
        <w:r>
          <w:delText xml:space="preserve">, part 3).</w:delText>
        </w:r>
      </w:del>
    </w:p>
    <w:p>
      <w:pPr>
        <w:pStyle w:val="BodyText"/>
      </w:pPr>
      <w:del w:id="17849" w:author="PR Preview" w:date="2026-01-01T00:00:00Z">
        <w:r>
          <w:delText xml:space="preserve">The first</w:delText>
        </w:r>
      </w:del>
      <w:del w:id="17850" w:author="PR Preview" w:date="2026-01-01T00:00:00Z">
        <w:r>
          <w:delText xml:space="preserve"> </w:delText>
        </w:r>
      </w:del>
      <m:oMath>
        <m:r>
          <m:t>r</m:t>
        </m:r>
      </m:oMath>
      <w:del w:id="17851" w:author="PR Preview" w:date="2026-01-01T00:00:00Z">
        <w:r>
          <w:delText xml:space="preserve"> </w:delText>
        </w:r>
      </w:del>
      <w:del w:id="17852" w:author="PR Preview" w:date="2026-01-01T00:00:00Z">
        <w:r>
          <w:delText xml:space="preserve">outputs are</w:delText>
        </w:r>
      </w:del>
      <w:del w:id="17853"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r</m:t>
            </m:r>
          </m:sub>
        </m:sSub>
      </m:oMath>
      <w:del w:id="17854" w:author="PR Preview" w:date="2026-01-01T00:00:00Z">
        <w:r>
          <w:delText xml:space="preserve"> </w:delText>
        </w:r>
      </w:del>
      <w:del w:id="17855" w:author="PR Preview" w:date="2026-01-01T00:00:00Z">
        <w:r>
          <w:delText xml:space="preserve">themselves,</w:delText>
        </w:r>
      </w:del>
      <w:del w:id="17856" w:author="PR Preview" w:date="2026-01-01T00:00:00Z">
        <w:r>
          <w:delText xml:space="preserve"> </w:delText>
        </w:r>
      </w:del>
      <w:del w:id="17857" w:author="PR Preview" w:date="2026-01-01T00:00:00Z">
        <w:r>
          <w:delText xml:space="preserve">by</w:delText>
        </w:r>
      </w:del>
      <w:del w:id="17858" w:author="PR Preview" w:date="2026-01-01T00:00:00Z">
        <w:r>
          <w:delText xml:space="preserve"> </w:delText>
        </w:r>
      </w:del>
      <w:hyperlink r:id="rId142">
        <w:del w:id="17859" w:author="PR Preview" w:date="2026-01-01T00:00:00Z">
          <w:r>
            <w:rPr>
              <w:rStyle w:val="Hyperlink"/>
            </w:rPr>
            <w:delText xml:space="preserve">induction</w:delText>
          </w:r>
        </w:del>
      </w:hyperlink>
      <w:del w:id="17860" w:author="PR Preview" w:date="2026-01-01T00:00:00Z">
        <w:r>
          <w:delText xml:space="preserve"> </w:delText>
        </w:r>
      </w:del>
      <w:del w:id="17861" w:author="PR Preview" w:date="2026-01-01T00:00:00Z">
        <w:r>
          <w:delText xml:space="preserve">on</w:delText>
        </w:r>
      </w:del>
      <w:del w:id="17862" w:author="PR Preview" w:date="2026-01-01T00:00:00Z">
        <w:r>
          <w:delText xml:space="preserve"> </w:delText>
        </w:r>
      </w:del>
      <m:oMath>
        <m:r>
          <m:t>i</m:t>
        </m:r>
        <m:r>
          <m:rPr>
            <m:sty m:val="p"/>
          </m:rPr>
          <m:t>≤</m:t>
        </m:r>
        <m:r>
          <m:t>r</m:t>
        </m:r>
      </m:oMath>
      <w:del w:id="17863" w:author="PR Preview" w:date="2026-01-01T00:00:00Z">
        <w:r>
          <w:delText xml:space="preserve">.</w:delText>
        </w:r>
      </w:del>
      <w:del w:id="17864" w:author="PR Preview" w:date="2026-01-01T00:00:00Z">
        <w:r>
          <w:delText xml:space="preserve"> </w:delText>
        </w:r>
      </w:del>
      <w:del w:id="17865" w:author="PR Preview" w:date="2026-01-01T00:00:00Z">
        <w:r>
          <w:delText xml:space="preserve">Suppose the outputs before step</w:delText>
        </w:r>
      </w:del>
      <w:del w:id="17866" w:author="PR Preview" w:date="2026-01-01T00:00:00Z">
        <w:r>
          <w:delText xml:space="preserve"> </w:delText>
        </w:r>
      </w:del>
      <m:oMath>
        <m:r>
          <m:t>i</m:t>
        </m:r>
      </m:oMath>
      <w:del w:id="17867" w:author="PR Preview" w:date="2026-01-01T00:00:00Z">
        <w:r>
          <w:delText xml:space="preserve"> </w:delText>
        </w:r>
      </w:del>
      <w:del w:id="17868" w:author="PR Preview" w:date="2026-01-01T00:00:00Z">
        <w:r>
          <w:delText xml:space="preserve">are</w:delText>
        </w:r>
      </w:del>
      <w:del w:id="17869" w:author="PR Preview" w:date="2026-01-01T00:00:00Z">
        <w:r>
          <w:delText xml:space="preserve"> </w:delText>
        </w:r>
      </w:del>
      <m:oMath>
        <m:sSub>
          <m:e>
            <m:limLow>
              <m:e>
                <m:r>
                  <m:t>u</m:t>
                </m:r>
              </m:e>
              <m:lim>
                <m:r>
                  <m:rPr>
                    <m:sty m:val="p"/>
                  </m:rPr>
                  <m:t>∼</m:t>
                </m:r>
              </m:lim>
            </m:limLow>
          </m:e>
          <m:sub>
            <m:r>
              <m:t>1</m:t>
            </m:r>
          </m:sub>
        </m:sSub>
        <m:r>
          <m:rPr>
            <m:sty m:val="p"/>
          </m:rPr>
          <m:t>,</m:t>
        </m:r>
        <m:r>
          <m:rPr>
            <m:sty m:val="p"/>
          </m:rPr>
          <m:t>…</m:t>
        </m:r>
        <m:r>
          <m:rPr>
            <m:sty m:val="p"/>
          </m:rPr>
          <m:t>,</m:t>
        </m:r>
        <m:sSub>
          <m:e>
            <m:limLow>
              <m:e>
                <m:r>
                  <m:t>u</m:t>
                </m:r>
              </m:e>
              <m:lim>
                <m:r>
                  <m:rPr>
                    <m:sty m:val="p"/>
                  </m:rPr>
                  <m:t>∼</m:t>
                </m:r>
              </m:lim>
            </m:limLow>
          </m:e>
          <m:sub>
            <m:r>
              <m:t>i</m:t>
            </m:r>
            <m:r>
              <m:rPr>
                <m:sty m:val="p"/>
              </m:rPr>
              <m:t>−</m:t>
            </m:r>
            <m:r>
              <m:t>1</m:t>
            </m:r>
          </m:sub>
        </m:sSub>
      </m:oMath>
      <w:del w:id="17870" w:author="PR Preview" w:date="2026-01-01T00:00:00Z">
        <w:r>
          <w:delText xml:space="preserve"> </w:delText>
        </w:r>
      </w:del>
      <w:del w:id="17871" w:author="PR Preview" w:date="2026-01-01T00:00:00Z">
        <w:r>
          <w:delText xml:space="preserve">(for</w:delText>
        </w:r>
      </w:del>
      <w:del w:id="17872" w:author="PR Preview" w:date="2026-01-01T00:00:00Z">
        <w:r>
          <w:delText xml:space="preserve"> </w:delText>
        </w:r>
      </w:del>
      <m:oMath>
        <m:r>
          <m:t>i</m:t>
        </m:r>
        <m:r>
          <m:rPr>
            <m:sty m:val="p"/>
          </m:rPr>
          <m:t>=</m:t>
        </m:r>
        <m:r>
          <m:t>1</m:t>
        </m:r>
      </m:oMath>
      <w:del w:id="17873" w:author="PR Preview" w:date="2026-01-01T00:00:00Z">
        <w:r>
          <w:delText xml:space="preserve"> </w:delText>
        </w:r>
      </w:del>
      <w:del w:id="17874" w:author="PR Preview" w:date="2026-01-01T00:00:00Z">
        <w:r>
          <w:delText xml:space="preserve">there are none, and the sum below is empty). Then</w:delText>
        </w:r>
      </w:del>
    </w:p>
    <w:p>
      <w:pPr>
        <w:pStyle w:val="BodyText"/>
      </w:pPr>
      <m:oMathPara>
        <m:oMathParaPr>
          <m:jc m:val="center"/>
        </m:oMathParaPr>
        <m:oMath>
          <m:eqArr>
            <m:e>
              <m:sSubSup>
                <m:e>
                  <m:limLow>
                    <m:e>
                      <m:r>
                        <m:t>q</m:t>
                      </m:r>
                    </m:e>
                    <m:lim>
                      <m:r>
                        <m:rPr>
                          <m:sty m:val="p"/>
                        </m:rPr>
                        <m:t>∼</m:t>
                      </m:r>
                    </m:lim>
                  </m:limLow>
                </m:e>
                <m:sub>
                  <m:r>
                    <m:t>i</m:t>
                  </m:r>
                </m:sub>
                <m:sup>
                  <m:r>
                    <m:rPr>
                      <m:sty m:val="p"/>
                    </m:rPr>
                    <m:t>′</m:t>
                  </m:r>
                </m:sup>
              </m:sSubSup>
              <m:r>
                <m:t>&amp;</m:t>
              </m:r>
              <m:r>
                <m:rPr>
                  <m:sty m:val="p"/>
                </m:rPr>
                <m:t>=</m:t>
              </m:r>
              <m:sSub>
                <m:e>
                  <m:limLow>
                    <m:e>
                      <m:r>
                        <m:t>u</m:t>
                      </m:r>
                    </m:e>
                    <m:lim>
                      <m:r>
                        <m:rPr>
                          <m:sty m:val="p"/>
                        </m:rPr>
                        <m:t>∼</m:t>
                      </m:r>
                    </m:lim>
                  </m:limLow>
                </m:e>
                <m:sub>
                  <m:r>
                    <m:t>i</m:t>
                  </m:r>
                </m:sub>
              </m:sSub>
              <m:r>
                <m:rPr>
                  <m:sty m:val="p"/>
                </m:rPr>
                <m:t>−</m:t>
              </m:r>
              <m:nary>
                <m:naryPr>
                  <m:chr m:val="∑"/>
                  <m:limLoc m:val="undOvr"/>
                  <m:subHide m:val="off"/>
                  <m:supHide m:val="on"/>
                </m:naryPr>
                <m:sub>
                  <m:r>
                    <m:t>j</m:t>
                  </m:r>
                  <m:r>
                    <m:rPr>
                      <m:sty m:val="p"/>
                    </m:rPr>
                    <m:t>&lt;</m:t>
                  </m:r>
                  <m:r>
                    <m:t>i</m:t>
                  </m:r>
                </m:sub>
                <m:sup>
                  <m:r>
                    <m:t>​</m:t>
                  </m:r>
                </m:sup>
                <m:e>
                  <m:r>
                    <m:rPr>
                      <m:sty m:val="p"/>
                    </m:rPr>
                    <m:t>(</m:t>
                  </m:r>
                </m:e>
              </m:nary>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 </m:t>
              </m:r>
              <m:sSub>
                <m:e>
                  <m:limLow>
                    <m:e>
                      <m:r>
                        <m:t>u</m:t>
                      </m:r>
                    </m:e>
                    <m:lim>
                      <m:r>
                        <m:rPr>
                          <m:sty m:val="p"/>
                        </m:rPr>
                        <m:t>∼</m:t>
                      </m:r>
                    </m:lim>
                  </m:limLow>
                </m:e>
                <m:sub>
                  <m:r>
                    <m:t>j</m:t>
                  </m:r>
                </m:sub>
              </m:sSub>
            </m:e>
            <m:e>
              <m:r>
                <m:t>&amp;</m:t>
              </m:r>
              <m:r>
                <m:rPr>
                  <m:sty m:val="p"/>
                </m:rPr>
                <m:t>=</m:t>
              </m:r>
              <m:sSub>
                <m:e>
                  <m:limLow>
                    <m:e>
                      <m:r>
                        <m:t>u</m:t>
                      </m:r>
                    </m:e>
                    <m:lim>
                      <m:r>
                        <m:rPr>
                          <m:sty m:val="p"/>
                        </m:rPr>
                        <m:t>∼</m:t>
                      </m:r>
                    </m:lim>
                  </m:limLow>
                </m:e>
                <m:sub>
                  <m:r>
                    <m:t>i</m:t>
                  </m:r>
                </m:sub>
              </m:sSub>
              <m:r>
                <m:rPr>
                  <m:sty m:val="p"/>
                </m:rPr>
                <m:t>,</m:t>
              </m:r>
            </m:e>
          </m:eqArr>
        </m:oMath>
      </m:oMathPara>
    </w:p>
    <w:p>
      <w:pPr>
        <w:pStyle w:val="FirstParagraph"/>
      </w:pPr>
      <w:del w:id="17875" w:author="PR Preview" w:date="2026-01-01T00:00:00Z">
        <w:r>
          <w:delText xml:space="preserve">because each</w:delText>
        </w:r>
      </w:del>
      <w:del w:id="17876" w:author="PR Preview" w:date="2026-01-01T00:00:00Z">
        <w:r>
          <w:delText xml:space="preserve"> </w:delText>
        </w:r>
      </w:del>
      <m:oMath>
        <m:sSub>
          <m:e>
            <m:limLow>
              <m:e>
                <m:r>
                  <m:t>u</m:t>
                </m:r>
              </m:e>
              <m:lim>
                <m:r>
                  <m:rPr>
                    <m:sty m:val="p"/>
                  </m:rPr>
                  <m:t>∼</m:t>
                </m:r>
              </m:lim>
            </m:limLow>
          </m:e>
          <m:sub>
            <m:r>
              <m:t>j</m:t>
            </m:r>
          </m:sub>
        </m:sSub>
        <m:r>
          <m:rPr>
            <m:sty m:val="p"/>
          </m:rPr>
          <m:t>⋅</m:t>
        </m:r>
        <m:sSub>
          <m:e>
            <m:limLow>
              <m:e>
                <m:r>
                  <m:t>u</m:t>
                </m:r>
              </m:e>
              <m:lim>
                <m:r>
                  <m:rPr>
                    <m:sty m:val="p"/>
                  </m:rPr>
                  <m:t>∼</m:t>
                </m:r>
              </m:lim>
            </m:limLow>
          </m:e>
          <m:sub>
            <m:r>
              <m:t>i</m:t>
            </m:r>
          </m:sub>
        </m:sSub>
        <m:r>
          <m:rPr>
            <m:sty m:val="p"/>
          </m:rPr>
          <m:t>=</m:t>
        </m:r>
        <m:r>
          <m:t>0</m:t>
        </m:r>
      </m:oMath>
      <w:del w:id="17877" w:author="PR Preview" w:date="2026-01-01T00:00:00Z">
        <w:r>
          <w:delText xml:space="preserve">;</w:delText>
        </w:r>
      </w:del>
      <w:del w:id="17878"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sSub>
          <m:e>
            <m:limLow>
              <m:e>
                <m:r>
                  <m:t>u</m:t>
                </m:r>
              </m:e>
              <m:lim>
                <m:r>
                  <m:rPr>
                    <m:sty m:val="p"/>
                  </m:rPr>
                  <m:t>∼</m:t>
                </m:r>
              </m:lim>
            </m:limLow>
          </m:e>
          <m:sub>
            <m:r>
              <m:t>i</m:t>
            </m:r>
          </m:sub>
        </m:sSub>
        <m:r>
          <m:rPr>
            <m:sty m:val="p"/>
          </m:rPr>
          <m:t>≠</m:t>
        </m:r>
        <m:limLow>
          <m:e>
            <m:r>
              <m:t>0</m:t>
            </m:r>
          </m:e>
          <m:lim>
            <m:r>
              <m:rPr>
                <m:sty m:val="p"/>
              </m:rPr>
              <m:t>∼</m:t>
            </m:r>
          </m:lim>
        </m:limLow>
      </m:oMath>
      <w:del w:id="17879" w:author="PR Preview" w:date="2026-01-01T00:00:00Z">
        <w:r>
          <w:delText xml:space="preserve">, because</w:delText>
        </w:r>
      </w:del>
      <w:del w:id="17880" w:author="PR Preview" w:date="2026-01-01T00:00:00Z">
        <w:r>
          <w:delText xml:space="preserve"> </w:delText>
        </w:r>
      </w:del>
      <m:oMath>
        <m:r>
          <m:t>​</m:t>
        </m:r>
        <m:d>
          <m:dPr>
            <m:begChr m:val="∥"/>
            <m:sepChr m:val=""/>
            <m:endChr m:val="∥"/>
            <m:grow/>
          </m:dPr>
          <m:e>
            <m:sSub>
              <m:e>
                <m:limLow>
                  <m:e>
                    <m:r>
                      <m:t>u</m:t>
                    </m:r>
                  </m:e>
                  <m:lim>
                    <m:r>
                      <m:rPr>
                        <m:sty m:val="p"/>
                      </m:rPr>
                      <m:t>∼</m:t>
                    </m:r>
                  </m:lim>
                </m:limLow>
              </m:e>
              <m:sub>
                <m:r>
                  <m:t>i</m:t>
                </m:r>
              </m:sub>
            </m:sSub>
          </m:e>
        </m:d>
        <m:r>
          <m:t>​</m:t>
        </m:r>
        <m:r>
          <m:rPr>
            <m:sty m:val="p"/>
          </m:rPr>
          <m:t>=</m:t>
        </m:r>
        <m:r>
          <m:t>1</m:t>
        </m:r>
      </m:oMath>
      <w:del w:id="17881" w:author="PR Preview" w:date="2026-01-01T00:00:00Z">
        <w:r>
          <w:delText xml:space="preserve">,</w:delText>
        </w:r>
      </w:del>
      <w:del w:id="17882" w:author="PR Preview" w:date="2026-01-01T00:00:00Z">
        <w:r>
          <w:delText xml:space="preserve"> </w:delText>
        </w:r>
      </w:del>
      <w:del w:id="17883" w:author="PR Preview" w:date="2026-01-01T00:00:00Z">
        <w:r>
          <w:delText xml:space="preserve">so the process does not stop;</w:delText>
        </w:r>
      </w:del>
      <w:del w:id="17884" w:author="PR Preview" w:date="2026-01-01T00:00:00Z">
        <w:r>
          <w:delText xml:space="preserve"> </w:delText>
        </w:r>
      </w:del>
      <w:del w:id="17885" w:author="PR Preview" w:date="2026-01-01T00:00:00Z">
        <w:r>
          <w:delText xml:space="preserve">and</w:delText>
        </w:r>
      </w:del>
    </w:p>
    <w:p>
      <w:pPr>
        <w:pStyle w:val="BodyText"/>
      </w:pPr>
      <m:oMathPara>
        <m:oMathParaPr>
          <m:jc m:val="center"/>
        </m:oMathParaPr>
        <m:oMath>
          <m:eqArr>
            <m:e>
              <m:sSub>
                <m:e>
                  <m:limLow>
                    <m:e>
                      <m:r>
                        <m:t>q</m:t>
                      </m:r>
                    </m:e>
                    <m:lim>
                      <m:r>
                        <m:rPr>
                          <m:sty m:val="p"/>
                        </m:rPr>
                        <m:t>∼</m:t>
                      </m:r>
                    </m:lim>
                  </m:limLow>
                </m:e>
                <m:sub>
                  <m:r>
                    <m:t>i</m:t>
                  </m:r>
                </m:sub>
              </m:sSub>
              <m:r>
                <m:t>&amp;</m:t>
              </m:r>
              <m:r>
                <m:rPr>
                  <m:sty m:val="p"/>
                </m:rPr>
                <m:t>=</m:t>
              </m:r>
              <m:sSub>
                <m:e>
                  <m:limLow>
                    <m:e>
                      <m:r>
                        <m:t>u</m:t>
                      </m:r>
                    </m:e>
                    <m:lim>
                      <m:r>
                        <m:rPr>
                          <m:sty m:val="p"/>
                        </m:rPr>
                        <m:t>∼</m:t>
                      </m:r>
                    </m:lim>
                  </m:limLow>
                </m:e>
                <m:sub>
                  <m:r>
                    <m:t>i</m:t>
                  </m:r>
                </m:sub>
              </m:sSub>
              <m:r>
                <m:rPr>
                  <m:sty m:val="p"/>
                </m:rPr>
                <m:t>/</m:t>
              </m:r>
              <m:r>
                <m:t>​</m:t>
              </m:r>
              <m:d>
                <m:dPr>
                  <m:begChr m:val="∥"/>
                  <m:sepChr m:val=""/>
                  <m:endChr m:val="∥"/>
                  <m:grow/>
                </m:dPr>
                <m:e>
                  <m:sSub>
                    <m:e>
                      <m:limLow>
                        <m:e>
                          <m:r>
                            <m:t>u</m:t>
                          </m:r>
                        </m:e>
                        <m:lim>
                          <m:r>
                            <m:rPr>
                              <m:sty m:val="p"/>
                            </m:rPr>
                            <m:t>∼</m:t>
                          </m:r>
                        </m:lim>
                      </m:limLow>
                    </m:e>
                    <m:sub>
                      <m:r>
                        <m:t>i</m:t>
                      </m:r>
                    </m:sub>
                  </m:sSub>
                </m:e>
              </m:d>
              <m:r>
                <m:t>​</m:t>
              </m:r>
            </m:e>
            <m:e>
              <m:r>
                <m:t>&amp;</m:t>
              </m:r>
              <m:r>
                <m:rPr>
                  <m:sty m:val="p"/>
                </m:rPr>
                <m:t>=</m:t>
              </m:r>
              <m:sSub>
                <m:e>
                  <m:limLow>
                    <m:e>
                      <m:r>
                        <m:t>u</m:t>
                      </m:r>
                    </m:e>
                    <m:lim>
                      <m:r>
                        <m:rPr>
                          <m:sty m:val="p"/>
                        </m:rPr>
                        <m:t>∼</m:t>
                      </m:r>
                    </m:lim>
                  </m:limLow>
                </m:e>
                <m:sub>
                  <m:r>
                    <m:t>i</m:t>
                  </m:r>
                </m:sub>
              </m:sSub>
              <m:r>
                <m:rPr>
                  <m:sty m:val="p"/>
                </m:rPr>
                <m:t>.</m:t>
              </m:r>
            </m:e>
          </m:eqArr>
        </m:oMath>
      </m:oMathPara>
    </w:p>
    <w:p>
      <w:pPr>
        <w:pStyle w:val="BodyText"/>
      </w:pPr>
      <w:ins w:id="17886" w:author="PR Preview" w:date="2026-01-01T00:00:00Z">
        <w:r>
          <w:rPr>
            <w:i/>
            <w:iCs/>
          </w:rPr>
          <w:t xml:space="preserve">Proof</w:t>
        </w:r>
      </w:ins>
      <w:ins w:id="17887" w:author="PR Preview" w:date="2026-01-01T00:00:00Z">
        <w:r>
          <w:t xml:space="preserve">. </w:t>
        </w:r>
      </w:ins>
      <w:ins w:id="17888" w:author="PR Preview" w:date="2026-01-01T00:00:00Z">
        <w:r>
          <w:t xml:space="preserve">Let</w:t>
        </w:r>
      </w:ins>
      <w:ins w:id="17889" w:author="PR Preview" w:date="2026-01-01T00:00:00Z">
        <w:r>
          <w:t xml:space="preserve"> </w:t>
        </w:r>
      </w:ins>
      <w:ins w:id="17890" w:author="PR Preview" w:date="2026-01-01T00:00:00Z">
        <w:r>
          <w:t xml:space="preserve">$\mathord{\smash[b]{\underset{\raise.3ex\hbox{$\scriptstyle\sim$}}{u}}\vphantom{u}}_1, \ldots, \mathord{\smash[b]{\underset{\raise.3ex\hbox{$\scriptstyle\sim$}}{u}}\vphantom{u}}_r \in \mathcal{S}$</w:t>
        </w:r>
      </w:ins>
      <w:ins w:id="17891" w:author="PR Preview" w:date="2026-01-01T00:00:00Z">
        <w:r>
          <w:t xml:space="preserve"> </w:t>
        </w:r>
      </w:ins>
      <w:ins w:id="17892" w:author="PR Preview" w:date="2026-01-01T00:00:00Z">
        <w:r>
          <w:t xml:space="preserve">be orthonormal.</w:t>
        </w:r>
      </w:ins>
      <w:ins w:id="17893" w:author="PR Preview" w:date="2026-01-01T00:00:00Z">
        <w:r>
          <w:t xml:space="preserve"> </w:t>
        </w:r>
      </w:ins>
      <w:ins w:id="17894" w:author="PR Preview" w:date="2026-01-01T00:00:00Z">
        <w:r>
          <w:t xml:space="preserve">They are linearly independent (</w:t>
        </w:r>
      </w:ins>
      <w:hyperlink w:anchor="thm-orthonormal-independent">
        <w:ins w:id="17895" w:author="PR Preview" w:date="2026-01-01T00:00:00Z">
          <w:r>
            <w:rPr>
              <w:rStyle w:val="Hyperlink"/>
            </w:rPr>
            <w:t xml:space="preserve">Theorem 63</w:t>
          </w:r>
        </w:ins>
      </w:hyperlink>
      <w:ins w:id="17896" w:author="PR Preview" w:date="2026-01-01T00:00:00Z">
        <w:r>
          <w:t xml:space="preserve">),</w:t>
        </w:r>
      </w:ins>
      <w:ins w:id="17897" w:author="PR Preview" w:date="2026-01-01T00:00:00Z">
        <w:r>
          <w:t xml:space="preserve"> </w:t>
        </w:r>
      </w:ins>
      <w:ins w:id="17898" w:author="PR Preview" w:date="2026-01-01T00:00:00Z">
        <w:r>
          <w:t xml:space="preserve">so they extend to a basis</w:t>
        </w:r>
      </w:ins>
      <w:ins w:id="17899" w:author="PR Preview" w:date="2026-01-01T00:00:00Z">
        <w:r>
          <w:t xml:space="preserve"> </w:t>
        </w:r>
      </w:ins>
      <w:ins w:id="17900" w:author="PR Preview" w:date="2026-01-01T00:00:00Z">
        <w:r>
          <w:t xml:space="preserve">$\mathord{\smash[b]{\underset{\raise.3ex\hbox{$\scriptstyle\sim$}}{u}}\vphantom{u}}_1, \ldots, \mathord{\smash[b]{\underset{\raise.3ex\hbox{$\scriptstyle\sim$}}{u}}\vphantom{u}}_r, \mathord{\smash[b]{\underset{\raise.3ex\hbox{$\scriptstyle\sim$}}{a}}\vphantom{a}}_{r+1}, \ldots, \mathord{\smash[b]{\underset{\raise.3ex\hbox{$\scriptstyle\sim$}}{a}}\vphantom{a}}_d$</w:t>
        </w:r>
      </w:ins>
      <w:ins w:id="17901" w:author="PR Preview" w:date="2026-01-01T00:00:00Z">
        <w:r>
          <w:t xml:space="preserve"> </w:t>
        </w:r>
      </w:ins>
      <w:ins w:id="17902" w:author="PR Preview" w:date="2026-01-01T00:00:00Z">
        <w:r>
          <w:t xml:space="preserve">of</w:t>
        </w:r>
      </w:ins>
      <w:ins w:id="17903" w:author="PR Preview" w:date="2026-01-01T00:00:00Z">
        <w:r>
          <w:t xml:space="preserve"> </w:t>
        </w:r>
      </w:ins>
      <m:oMath>
        <m:r>
          <m:rPr>
            <m:scr m:val="script"/>
            <m:sty m:val="p"/>
          </m:rPr>
          <m:t>S</m:t>
        </m:r>
      </m:oMath>
      <w:ins w:id="17904" w:author="PR Preview" w:date="2026-01-01T00:00:00Z">
        <w:r>
          <w:t xml:space="preserve"> </w:t>
        </w:r>
      </w:ins>
      <w:ins w:id="17905" w:author="PR Preview" w:date="2026-01-01T00:00:00Z">
        <w:r>
          <w:t xml:space="preserve">(</w:t>
        </w:r>
      </w:ins>
      <w:hyperlink w:anchor="thm-extend-basis">
        <w:ins w:id="17906" w:author="PR Preview" w:date="2026-01-01T00:00:00Z">
          <w:r>
            <w:rPr>
              <w:rStyle w:val="Hyperlink"/>
            </w:rPr>
            <w:t xml:space="preserve">Theorem 29</w:t>
          </w:r>
        </w:ins>
      </w:hyperlink>
      <w:ins w:id="17907" w:author="PR Preview" w:date="2026-01-01T00:00:00Z">
        <w:r>
          <w:t xml:space="preserve">).</w:t>
        </w:r>
      </w:ins>
      <w:ins w:id="17908" w:author="PR Preview" w:date="2026-01-01T00:00:00Z">
        <w:r>
          <w:t xml:space="preserve"> </w:t>
        </w:r>
      </w:ins>
      <w:ins w:id="17909" w:author="PR Preview" w:date="2026-01-01T00:00:00Z">
        <w:r>
          <w:t xml:space="preserve">Run the Gram-Schmidt process on this basis.</w:t>
        </w:r>
      </w:ins>
      <w:ins w:id="17910" w:author="PR Preview" w:date="2026-01-01T00:00:00Z">
        <w:r>
          <w:t xml:space="preserve"> </w:t>
        </w:r>
      </w:ins>
      <w:ins w:id="17911" w:author="PR Preview" w:date="2026-01-01T00:00:00Z">
        <w:r>
          <w:t xml:space="preserve">It is linearly independent, so the process completes,</w:t>
        </w:r>
      </w:ins>
      <w:ins w:id="17912" w:author="PR Preview" w:date="2026-01-01T00:00:00Z">
        <w:r>
          <w:t xml:space="preserve"> </w:t>
        </w:r>
      </w:ins>
      <w:ins w:id="17913" w:author="PR Preview" w:date="2026-01-01T00:00:00Z">
        <w:r>
          <w:t xml:space="preserve">and the output is an orthonormal basis of its span, which is</w:t>
        </w:r>
      </w:ins>
      <w:ins w:id="17914" w:author="PR Preview" w:date="2026-01-01T00:00:00Z">
        <w:r>
          <w:t xml:space="preserve"> </w:t>
        </w:r>
      </w:ins>
      <m:oMath>
        <m:r>
          <m:rPr>
            <m:scr m:val="script"/>
            <m:sty m:val="p"/>
          </m:rPr>
          <m:t>S</m:t>
        </m:r>
      </m:oMath>
      <w:ins w:id="17915" w:author="PR Preview" w:date="2026-01-01T00:00:00Z">
        <w:r>
          <w:t xml:space="preserve"> </w:t>
        </w:r>
      </w:ins>
      <w:ins w:id="17916" w:author="PR Preview" w:date="2026-01-01T00:00:00Z">
        <w:r>
          <w:t xml:space="preserve">(</w:t>
        </w:r>
      </w:ins>
      <w:hyperlink w:anchor="thm-gram-schmidt">
        <w:ins w:id="17917" w:author="PR Preview" w:date="2026-01-01T00:00:00Z">
          <w:r>
            <w:rPr>
              <w:rStyle w:val="Hyperlink"/>
            </w:rPr>
            <w:t xml:space="preserve">Theorem 65</w:t>
          </w:r>
        </w:ins>
      </w:hyperlink>
      <w:ins w:id="17918" w:author="PR Preview" w:date="2026-01-01T00:00:00Z">
        <w:r>
          <w:t xml:space="preserve">, part 3).</w:t>
        </w:r>
      </w:ins>
    </w:p>
    <w:p>
      <w:pPr>
        <w:pStyle w:val="BodyText"/>
      </w:pPr>
      <w:ins w:id="17919" w:author="PR Preview" w:date="2026-01-01T00:00:00Z">
        <w:r>
          <w:t xml:space="preserve">The first</w:t>
        </w:r>
      </w:ins>
      <w:ins w:id="17920" w:author="PR Preview" w:date="2026-01-01T00:00:00Z">
        <w:r>
          <w:t xml:space="preserve"> </w:t>
        </w:r>
      </w:ins>
      <m:oMath>
        <m:r>
          <m:t>r</m:t>
        </m:r>
      </m:oMath>
      <w:ins w:id="17921" w:author="PR Preview" w:date="2026-01-01T00:00:00Z">
        <w:r>
          <w:t xml:space="preserve"> </w:t>
        </w:r>
      </w:ins>
      <w:ins w:id="17922" w:author="PR Preview" w:date="2026-01-01T00:00:00Z">
        <w:r>
          <w:t xml:space="preserve">outputs are</w:t>
        </w:r>
      </w:ins>
      <w:ins w:id="17923" w:author="PR Preview" w:date="2026-01-01T00:00:00Z">
        <w:r>
          <w:t xml:space="preserve"> </w:t>
        </w:r>
      </w:ins>
      <w:ins w:id="17924" w:author="PR Preview" w:date="2026-01-01T00:00:00Z">
        <w:r>
          <w:t xml:space="preserve">$\mathord{\smash[b]{\underset{\raise.3ex\hbox{$\scriptstyle\sim$}}{u}}\vphantom{u}}_1, \ldots, \mathord{\smash[b]{\underset{\raise.3ex\hbox{$\scriptstyle\sim$}}{u}}\vphantom{u}}_r$</w:t>
        </w:r>
      </w:ins>
      <w:ins w:id="17925" w:author="PR Preview" w:date="2026-01-01T00:00:00Z">
        <w:r>
          <w:t xml:space="preserve"> </w:t>
        </w:r>
      </w:ins>
      <w:ins w:id="17926" w:author="PR Preview" w:date="2026-01-01T00:00:00Z">
        <w:r>
          <w:t xml:space="preserve">themselves,</w:t>
        </w:r>
      </w:ins>
      <w:ins w:id="17927" w:author="PR Preview" w:date="2026-01-01T00:00:00Z">
        <w:r>
          <w:t xml:space="preserve"> </w:t>
        </w:r>
      </w:ins>
      <w:ins w:id="17928" w:author="PR Preview" w:date="2026-01-01T00:00:00Z">
        <w:r>
          <w:t xml:space="preserve">by</w:t>
        </w:r>
      </w:ins>
      <w:ins w:id="17929" w:author="PR Preview" w:date="2026-01-01T00:00:00Z">
        <w:r>
          <w:t xml:space="preserve"> </w:t>
        </w:r>
      </w:ins>
      <w:hyperlink r:id="rId142">
        <w:ins w:id="17930" w:author="PR Preview" w:date="2026-01-01T00:00:00Z">
          <w:r>
            <w:rPr>
              <w:rStyle w:val="Hyperlink"/>
            </w:rPr>
            <w:t xml:space="preserve">induction</w:t>
          </w:r>
        </w:ins>
      </w:hyperlink>
      <w:ins w:id="17931" w:author="PR Preview" w:date="2026-01-01T00:00:00Z">
        <w:r>
          <w:t xml:space="preserve"> </w:t>
        </w:r>
      </w:ins>
      <w:ins w:id="17932" w:author="PR Preview" w:date="2026-01-01T00:00:00Z">
        <w:r>
          <w:t xml:space="preserve">on</w:t>
        </w:r>
      </w:ins>
      <w:ins w:id="17933" w:author="PR Preview" w:date="2026-01-01T00:00:00Z">
        <w:r>
          <w:t xml:space="preserve"> </w:t>
        </w:r>
      </w:ins>
      <m:oMath>
        <m:r>
          <m:t>i</m:t>
        </m:r>
        <m:r>
          <m:rPr>
            <m:sty m:val="p"/>
          </m:rPr>
          <m:t>≤</m:t>
        </m:r>
        <m:r>
          <m:t>r</m:t>
        </m:r>
      </m:oMath>
      <w:ins w:id="17934" w:author="PR Preview" w:date="2026-01-01T00:00:00Z">
        <w:r>
          <w:t xml:space="preserve">.</w:t>
        </w:r>
      </w:ins>
      <w:ins w:id="17935" w:author="PR Preview" w:date="2026-01-01T00:00:00Z">
        <w:r>
          <w:t xml:space="preserve"> </w:t>
        </w:r>
      </w:ins>
      <w:ins w:id="17936" w:author="PR Preview" w:date="2026-01-01T00:00:00Z">
        <w:r>
          <w:t xml:space="preserve">Suppose the outputs before step</w:t>
        </w:r>
      </w:ins>
      <w:ins w:id="17937" w:author="PR Preview" w:date="2026-01-01T00:00:00Z">
        <w:r>
          <w:t xml:space="preserve"> </w:t>
        </w:r>
      </w:ins>
      <m:oMath>
        <m:r>
          <m:t>i</m:t>
        </m:r>
      </m:oMath>
      <w:ins w:id="17938" w:author="PR Preview" w:date="2026-01-01T00:00:00Z">
        <w:r>
          <w:t xml:space="preserve"> </w:t>
        </w:r>
      </w:ins>
      <w:ins w:id="17939" w:author="PR Preview" w:date="2026-01-01T00:00:00Z">
        <w:r>
          <w:t xml:space="preserve">are</w:t>
        </w:r>
      </w:ins>
      <w:ins w:id="17940" w:author="PR Preview" w:date="2026-01-01T00:00:00Z">
        <w:r>
          <w:t xml:space="preserve"> </w:t>
        </w:r>
      </w:ins>
      <w:ins w:id="17941" w:author="PR Preview" w:date="2026-01-01T00:00:00Z">
        <w:r>
          <w:t xml:space="preserve">$\mathord{\smash[b]{\underset{\raise.3ex\hbox{$\scriptstyle\sim$}}{u}}\vphantom{u}}_1, \ldots, \mathord{\smash[b]{\underset{\raise.3ex\hbox{$\scriptstyle\sim$}}{u}}\vphantom{u}}_{i-1}$</w:t>
        </w:r>
      </w:ins>
      <w:ins w:id="17942" w:author="PR Preview" w:date="2026-01-01T00:00:00Z">
        <w:r>
          <w:t xml:space="preserve"> </w:t>
        </w:r>
      </w:ins>
      <w:ins w:id="17943" w:author="PR Preview" w:date="2026-01-01T00:00:00Z">
        <w:r>
          <w:t xml:space="preserve">(for</w:t>
        </w:r>
      </w:ins>
      <w:ins w:id="17944" w:author="PR Preview" w:date="2026-01-01T00:00:00Z">
        <w:r>
          <w:t xml:space="preserve"> </w:t>
        </w:r>
      </w:ins>
      <m:oMath>
        <m:r>
          <m:t>i</m:t>
        </m:r>
        <m:r>
          <m:rPr>
            <m:sty m:val="p"/>
          </m:rPr>
          <m:t>=</m:t>
        </m:r>
        <m:r>
          <m:t>1</m:t>
        </m:r>
      </m:oMath>
      <w:ins w:id="17945" w:author="PR Preview" w:date="2026-01-01T00:00:00Z">
        <w:r>
          <w:t xml:space="preserve"> </w:t>
        </w:r>
      </w:ins>
      <w:ins w:id="17946" w:author="PR Preview" w:date="2026-01-01T00:00:00Z">
        <w:r>
          <w:t xml:space="preserve">there are none, and the sum below is empty). Then</w:t>
        </w:r>
      </w:ins>
    </w:p>
    <w:p>
      <w:pPr>
        <w:pStyle w:val="BodyText"/>
      </w:pPr>
      <w:ins w:id="17947" w:author="PR Preview" w:date="2026-01-01T00:00:00Z">
        <w:r>
          <w:t xml:space="preserve">$$
    \begin{aligned}
    \mathord{\smash[b]{\underset{\raise.3ex\hbox{$\scriptstyle\sim$}}{q}}\vphantom{q}}'_i &amp;= \mathord{\smash[b]{\underset{\raise.3ex\hbox{$\scriptstyle\sim$}}{u}}\vphantom{u}}_i - \sum_{j&lt;i} (\mathord{\smash[b]{\underset{\raise.3ex\hbox{$\scriptstyle\sim$}}{u}}\vphantom{u}}_j \cdot \mathord{\smash[b]{\underset{\raise.3ex\hbox{$\scriptstyle\sim$}}{u}}\vphantom{u}}_i)\,\mathord{\smash[b]{\underset{\raise.3ex\hbox{$\scriptstyle\sim$}}{u}}\vphantom{u}}_j \\
    &amp;= \mathord{\smash[b]{\underset{\raise.3ex\hbox{$\scriptstyle\sim$}}{u}}\vphantom{u}}_i,
    \end{aligned}
    $$</w:t>
        </w:r>
      </w:ins>
    </w:p>
    <w:p>
      <w:pPr>
        <w:pStyle w:val="FirstParagraph"/>
      </w:pPr>
      <w:ins w:id="17948" w:author="PR Preview" w:date="2026-01-01T00:00:00Z">
        <w:r>
          <w:t xml:space="preserve">because each</w:t>
        </w:r>
      </w:ins>
      <w:ins w:id="17949" w:author="PR Preview" w:date="2026-01-01T00:00:00Z">
        <w:r>
          <w:t xml:space="preserve"> </w:t>
        </w:r>
      </w:ins>
      <w:ins w:id="17950" w:author="PR Preview" w:date="2026-01-01T00:00:00Z">
        <w:r>
          <w:t xml:space="preserve">$\mathord{\smash[b]{\underset{\raise.3ex\hbox{$\scriptstyle\sim$}}{u}}\vphantom{u}}_j \cdot \mathord{\smash[b]{\underset{\raise.3ex\hbox{$\scriptstyle\sim$}}{u}}\vphantom{u}}_i = 0$</w:t>
        </w:r>
      </w:ins>
      <w:ins w:id="17951" w:author="PR Preview" w:date="2026-01-01T00:00:00Z">
        <w:r>
          <w:t xml:space="preserve">;</w:t>
        </w:r>
      </w:ins>
      <w:ins w:id="17952" w:author="PR Preview" w:date="2026-01-01T00:00:00Z">
        <w:r>
          <w:t xml:space="preserve"> </w:t>
        </w:r>
      </w:ins>
      <w:ins w:id="17953" w:author="PR Preview" w:date="2026-01-01T00:00:00Z">
        <w:r>
          <w:t xml:space="preserve">$\mathord{\smash[b]{\underset{\raise.3ex\hbox{$\scriptstyle\sim$}}{q}}\vphantom{q}}'_i = \mathord{\smash[b]{\underset{\raise.3ex\hbox{$\scriptstyle\sim$}}{u}}\vphantom{u}}_i \ne \mathord{\smash[b]{\underset{\raise.3ex\hbox{$\scriptstyle\sim$}}{0}}\vphantom{0}}$</w:t>
        </w:r>
      </w:ins>
      <w:ins w:id="17954" w:author="PR Preview" w:date="2026-01-01T00:00:00Z">
        <w:r>
          <w:t xml:space="preserve">, because</w:t>
        </w:r>
      </w:ins>
      <w:ins w:id="17955" w:author="PR Preview" w:date="2026-01-01T00:00:00Z">
        <w:r>
          <w:t xml:space="preserve"> </w:t>
        </w:r>
      </w:ins>
      <w:ins w:id="17956" w:author="PR Preview" w:date="2026-01-01T00:00:00Z">
        <w:r>
          <w:t xml:space="preserve">$\mathopen{}\left\lVert\mathord{\smash[b]{\underset{\raise.3ex\hbox{$\scriptstyle\sim$}}{u}}\vphantom{u}}_i\right\rVert\mathclose{} = 1$</w:t>
        </w:r>
      </w:ins>
      <w:ins w:id="17957" w:author="PR Preview" w:date="2026-01-01T00:00:00Z">
        <w:r>
          <w:t xml:space="preserve">,</w:t>
        </w:r>
      </w:ins>
      <w:ins w:id="17958" w:author="PR Preview" w:date="2026-01-01T00:00:00Z">
        <w:r>
          <w:t xml:space="preserve"> </w:t>
        </w:r>
      </w:ins>
      <w:ins w:id="17959" w:author="PR Preview" w:date="2026-01-01T00:00:00Z">
        <w:r>
          <w:t xml:space="preserve">so the process does not stop;</w:t>
        </w:r>
      </w:ins>
      <w:ins w:id="17960" w:author="PR Preview" w:date="2026-01-01T00:00:00Z">
        <w:r>
          <w:t xml:space="preserve"> </w:t>
        </w:r>
      </w:ins>
      <w:ins w:id="17961" w:author="PR Preview" w:date="2026-01-01T00:00:00Z">
        <w:r>
          <w:t xml:space="preserve">and</w:t>
        </w:r>
      </w:ins>
    </w:p>
    <w:p>
      <w:pPr>
        <w:pStyle w:val="BodyText"/>
      </w:pPr>
      <w:ins w:id="17962" w:author="PR Preview" w:date="2026-01-01T00:00:00Z">
        <w:r>
          <w:t xml:space="preserve">$$
    \begin{aligned}
    \mathord{\smash[b]{\underset{\raise.3ex\hbox{$\scriptstyle\sim$}}{q}}\vphantom{q}}_i &amp;= \mathord{\smash[b]{\underset{\raise.3ex\hbox{$\scriptstyle\sim$}}{u}}\vphantom{u}}_i / \mathopen{}\left\lVert\mathord{\smash[b]{\underset{\raise.3ex\hbox{$\scriptstyle\sim$}}{u}}\vphantom{u}}_i\right\rVert\mathclose{} \\
    &amp;= \mathord{\smash[b]{\underset{\raise.3ex\hbox{$\scriptstyle\sim$}}{u}}\vphantom{u}}_i.
    \end{aligned}
    $$</w:t>
        </w:r>
      </w:ins>
    </w:p>
    <w:p>
      <w:pPr>
        <w:pStyle w:val="FirstParagraph"/>
      </w:pPr>
      <w:r>
        <w:t xml:space="preserve">So the orthonormal basis contains the starting list.</w:t>
      </w:r>
    </w:p>
    <w:bookmarkStart w:id="404" w:name="exm-orthonormal-basis-exists"/>
    <w:p>
      <w:pPr>
        <w:pStyle w:val="BodyText"/>
      </w:pPr>
      <w:del w:id="17963" w:author="PR Preview" w:date="2026-01-01T00:00:00Z">
        <w:r>
          <w:rPr>
            <w:b/>
            <w:bCs/>
          </w:rPr>
          <w:delText xml:space="preserve">Example 120 (Extending one unit vector to an orthonormal basis of</w:delText>
        </w:r>
      </w:del>
      <w:del w:id="17964" w:author="PR Preview" w:date="2026-01-01T00:00:00Z">
        <w:r>
          <w:rPr>
            <w:b/>
            <w:bCs/>
          </w:rPr>
          <w:delText xml:space="preserve"> </w:delText>
        </w:r>
      </w:del>
      <m:oMath>
        <m:sSup>
          <m:e>
            <m:r>
              <m:rPr>
                <m:scr m:val="double-struck"/>
                <m:sty m:val="p"/>
              </m:rPr>
              <m:t>R</m:t>
            </m:r>
          </m:e>
          <m:sup>
            <m:r>
              <m:t>3</m:t>
            </m:r>
          </m:sup>
        </m:sSup>
      </m:oMath>
      <w:del w:id="17965" w:author="PR Preview" w:date="2026-01-01T00:00:00Z">
        <w:r>
          <w:rPr>
            <w:b/>
            <w:bCs/>
          </w:rPr>
          <w:delText xml:space="preserve">)</w:delText>
        </w:r>
      </w:del>
      <w:del w:id="17966" w:author="PR Preview" w:date="2026-01-01T00:00:00Z">
        <w:r>
          <w:delText xml:space="preserve"> </w:delText>
        </w:r>
      </w:del>
      <w:del w:id="17967" w:author="PR Preview" w:date="2026-01-01T00:00:00Z">
        <w:r>
          <w:delText xml:space="preserve">Start from the unit vector</w:delText>
        </w:r>
      </w:del>
      <w:del w:id="17968" w:author="PR Preview" w:date="2026-01-01T00:00:00Z">
        <w:r>
          <w:delText xml:space="preserve"> </w:delText>
        </w:r>
      </w:del>
      <m:oMath>
        <m:sSub>
          <m:e>
            <m:limLow>
              <m:e>
                <m:r>
                  <m:t>u</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17969" w:author="PR Preview" w:date="2026-01-01T00:00:00Z">
        <w:r>
          <w:delText xml:space="preserve">.</w:delText>
        </w:r>
      </w:del>
      <w:del w:id="17970" w:author="PR Preview" w:date="2026-01-01T00:00:00Z">
        <w:r>
          <w:delText xml:space="preserve"> </w:delText>
        </w:r>
      </w:del>
      <w:del w:id="17971" w:author="PR Preview" w:date="2026-01-01T00:00:00Z">
        <w:r>
          <w:delText xml:space="preserve">Extend it to a basis of</w:delText>
        </w:r>
      </w:del>
      <w:del w:id="17972" w:author="PR Preview" w:date="2026-01-01T00:00:00Z">
        <w:r>
          <w:delText xml:space="preserve"> </w:delText>
        </w:r>
      </w:del>
      <m:oMath>
        <m:sSup>
          <m:e>
            <m:r>
              <m:rPr>
                <m:scr m:val="double-struck"/>
                <m:sty m:val="p"/>
              </m:rPr>
              <m:t>R</m:t>
            </m:r>
          </m:e>
          <m:sup>
            <m:r>
              <m:t>3</m:t>
            </m:r>
          </m:sup>
        </m:sSup>
      </m:oMath>
      <w:del w:id="17973" w:author="PR Preview" w:date="2026-01-01T00:00:00Z">
        <w:r>
          <w:delText xml:space="preserve"> </w:delText>
        </w:r>
      </w:del>
      <w:del w:id="17974" w:author="PR Preview" w:date="2026-01-01T00:00:00Z">
        <w:r>
          <w:delText xml:space="preserve">as in</w:delText>
        </w:r>
      </w:del>
      <w:del w:id="17975" w:author="PR Preview" w:date="2026-01-01T00:00:00Z">
        <w:r>
          <w:delText xml:space="preserve"> </w:delText>
        </w:r>
      </w:del>
      <w:hyperlink w:anchor="exm-extend-basis">
        <w:del w:id="17976" w:author="PR Preview" w:date="2026-01-01T00:00:00Z">
          <w:r>
            <w:rPr>
              <w:rStyle w:val="Hyperlink"/>
            </w:rPr>
            <w:delText xml:space="preserve">Example 52</w:delText>
          </w:r>
        </w:del>
      </w:hyperlink>
      <w:del w:id="17977" w:author="PR Preview" w:date="2026-01-01T00:00:00Z">
        <w:r>
          <w:delText xml:space="preserve">,</w:delText>
        </w:r>
      </w:del>
      <w:del w:id="17978" w:author="PR Preview" w:date="2026-01-01T00:00:00Z">
        <w:r>
          <w:delText xml:space="preserve"> </w:delText>
        </w:r>
      </w:del>
      <w:del w:id="17979" w:author="PR Preview" w:date="2026-01-01T00:00:00Z">
        <w:r>
          <w:delText xml:space="preserve">starting from the empty list:</w:delText>
        </w:r>
      </w:del>
      <w:del w:id="17980" w:author="PR Preview" w:date="2026-01-01T00:00:00Z">
        <w:r>
          <w:delText xml:space="preserve"> </w:delText>
        </w:r>
      </w:del>
      <m:oMath>
        <m:sSub>
          <m:e>
            <m:limLow>
              <m:e>
                <m:r>
                  <m:t>u</m:t>
                </m:r>
              </m:e>
              <m:lim>
                <m:r>
                  <m:rPr>
                    <m:sty m:val="p"/>
                  </m:rPr>
                  <m:t>∼</m:t>
                </m:r>
              </m:lim>
            </m:limLow>
          </m:e>
          <m:sub>
            <m:r>
              <m:t>1</m:t>
            </m:r>
          </m:sub>
        </m:sSub>
      </m:oMath>
      <w:del w:id="17981" w:author="PR Preview" w:date="2026-01-01T00:00:00Z">
        <w:r>
          <w:delText xml:space="preserve"> </w:delText>
        </w:r>
      </w:del>
      <w:del w:id="17982" w:author="PR Preview" w:date="2026-01-01T00:00:00Z">
        <w:r>
          <w:delText xml:space="preserve">is not in the span of the empty list,</w:delText>
        </w:r>
      </w:del>
      <w:del w:id="17983" w:author="PR Preview" w:date="2026-01-01T00:00:00Z">
        <w:r>
          <w:delText xml:space="preserve"> </w:delText>
        </w:r>
      </w:del>
      <m:oMath>
        <m:r>
          <m:t>​</m:t>
        </m:r>
        <m:d>
          <m:dPr>
            <m:begChr m:val="{"/>
            <m:sepChr m:val=""/>
            <m:endChr m:val="}"/>
            <m:grow/>
          </m:dPr>
          <m:e>
            <m:limLow>
              <m:e>
                <m:r>
                  <m:t>0</m:t>
                </m:r>
              </m:e>
              <m:lim>
                <m:r>
                  <m:rPr>
                    <m:sty m:val="p"/>
                  </m:rPr>
                  <m:t>∼</m:t>
                </m:r>
              </m:lim>
            </m:limLow>
          </m:e>
        </m:d>
        <m:r>
          <m:t>​</m:t>
        </m:r>
      </m:oMath>
      <w:del w:id="17984" w:author="PR Preview" w:date="2026-01-01T00:00:00Z">
        <w:r>
          <w:delText xml:space="preserve">, because</w:delText>
        </w:r>
      </w:del>
      <w:del w:id="17985" w:author="PR Preview" w:date="2026-01-01T00:00:00Z">
        <w:r>
          <w:delText xml:space="preserve"> </w:delText>
        </w:r>
      </w:del>
      <m:oMath>
        <m:r>
          <m:t>​</m:t>
        </m:r>
        <m:d>
          <m:dPr>
            <m:begChr m:val="∥"/>
            <m:sepChr m:val=""/>
            <m:endChr m:val="∥"/>
            <m:grow/>
          </m:dPr>
          <m:e>
            <m:sSub>
              <m:e>
                <m:limLow>
                  <m:e>
                    <m:r>
                      <m:t>u</m:t>
                    </m:r>
                  </m:e>
                  <m:lim>
                    <m:r>
                      <m:rPr>
                        <m:sty m:val="p"/>
                      </m:rPr>
                      <m:t>∼</m:t>
                    </m:r>
                  </m:lim>
                </m:limLow>
              </m:e>
              <m:sub>
                <m:r>
                  <m:t>1</m:t>
                </m:r>
              </m:sub>
            </m:sSub>
          </m:e>
        </m:d>
        <m:r>
          <m:t>​</m:t>
        </m:r>
        <m:r>
          <m:rPr>
            <m:sty m:val="p"/>
          </m:rPr>
          <m:t>=</m:t>
        </m:r>
        <m:r>
          <m:t>1</m:t>
        </m:r>
      </m:oMath>
      <w:del w:id="17986" w:author="PR Preview" w:date="2026-01-01T00:00:00Z">
        <w:r>
          <w:delText xml:space="preserve">;</w:delText>
        </w:r>
      </w:del>
      <w:del w:id="17987" w:author="PR Preview" w:date="2026-01-01T00:00:00Z">
        <w:r>
          <w:delText xml:space="preserve"> </w:delText>
        </w:r>
      </w:del>
      <m:oMath>
        <m:r>
          <m:rPr>
            <m:sty m:val="p"/>
          </m:rPr>
          <m:t>(</m:t>
        </m:r>
        <m:r>
          <m:t>1</m:t>
        </m:r>
        <m:r>
          <m:rPr>
            <m:sty m:val="p"/>
          </m:rPr>
          <m:t>,</m:t>
        </m:r>
        <m:r>
          <m:t>0</m:t>
        </m:r>
        <m:r>
          <m:rPr>
            <m:sty m:val="p"/>
          </m:rPr>
          <m:t>,</m:t>
        </m:r>
        <m:r>
          <m:t>0</m:t>
        </m:r>
        <m:r>
          <m:rPr>
            <m:sty m:val="p"/>
          </m:rPr>
          <m:t>)</m:t>
        </m:r>
      </m:oMath>
      <w:del w:id="17988" w:author="PR Preview" w:date="2026-01-01T00:00:00Z">
        <w:r>
          <w:delText xml:space="preserve"> </w:delText>
        </w:r>
      </w:del>
      <w:del w:id="17989" w:author="PR Preview" w:date="2026-01-01T00:00:00Z">
        <w:r>
          <w:delText xml:space="preserve">is not in</w:delText>
        </w:r>
      </w:del>
      <w:del w:id="17990" w:author="PR Preview" w:date="2026-01-01T00:00:00Z">
        <w:r>
          <w:delText xml:space="preserve"> </w:delText>
        </w:r>
      </w:del>
      <m:oMath>
        <m:r>
          <m:rPr>
            <m:sty m:val="p"/>
          </m:rPr>
          <m:t>span</m:t>
        </m:r>
        <m:r>
          <m:t>​</m:t>
        </m:r>
        <m:d>
          <m:dPr>
            <m:begChr m:val="{"/>
            <m:sepChr m:val=""/>
            <m:endChr m:val="}"/>
            <m:grow/>
          </m:dPr>
          <m:e>
            <m:sSub>
              <m:e>
                <m:limLow>
                  <m:e>
                    <m:r>
                      <m:t>u</m:t>
                    </m:r>
                  </m:e>
                  <m:lim>
                    <m:r>
                      <m:rPr>
                        <m:sty m:val="p"/>
                      </m:rPr>
                      <m:t>∼</m:t>
                    </m:r>
                  </m:lim>
                </m:limLow>
              </m:e>
              <m:sub>
                <m:r>
                  <m:t>1</m:t>
                </m:r>
              </m:sub>
            </m:sSub>
          </m:e>
        </m:d>
        <m:r>
          <m:t>​</m:t>
        </m:r>
      </m:oMath>
      <w:del w:id="17991" w:author="PR Preview" w:date="2026-01-01T00:00:00Z">
        <w:r>
          <w:delText xml:space="preserve">,</w:delText>
        </w:r>
      </w:del>
      <w:del w:id="17992" w:author="PR Preview" w:date="2026-01-01T00:00:00Z">
        <w:r>
          <w:delText xml:space="preserve"> </w:delText>
        </w:r>
      </w:del>
      <w:del w:id="17993" w:author="PR Preview" w:date="2026-01-01T00:00:00Z">
        <w:r>
          <w:delText xml:space="preserve">because every multiple of</w:delText>
        </w:r>
      </w:del>
      <w:del w:id="17994" w:author="PR Preview" w:date="2026-01-01T00:00:00Z">
        <w:r>
          <w:delText xml:space="preserve"> </w:delText>
        </w:r>
      </w:del>
      <m:oMath>
        <m:sSub>
          <m:e>
            <m:limLow>
              <m:e>
                <m:r>
                  <m:t>u</m:t>
                </m:r>
              </m:e>
              <m:lim>
                <m:r>
                  <m:rPr>
                    <m:sty m:val="p"/>
                  </m:rPr>
                  <m:t>∼</m:t>
                </m:r>
              </m:lim>
            </m:limLow>
          </m:e>
          <m:sub>
            <m:r>
              <m:t>1</m:t>
            </m:r>
          </m:sub>
        </m:sSub>
      </m:oMath>
      <w:del w:id="17995" w:author="PR Preview" w:date="2026-01-01T00:00:00Z">
        <w:r>
          <w:delText xml:space="preserve"> </w:delText>
        </w:r>
      </w:del>
      <w:del w:id="17996" w:author="PR Preview" w:date="2026-01-01T00:00:00Z">
        <w:r>
          <w:delText xml:space="preserve">has equal first and second entries,</w:delText>
        </w:r>
      </w:del>
      <w:del w:id="17997" w:author="PR Preview" w:date="2026-01-01T00:00:00Z">
        <w:r>
          <w:delText xml:space="preserve"> </w:delText>
        </w:r>
      </w:del>
      <w:del w:id="17998" w:author="PR Preview" w:date="2026-01-01T00:00:00Z">
        <w:r>
          <w:delText xml:space="preserve">and</w:delText>
        </w:r>
      </w:del>
      <w:del w:id="17999" w:author="PR Preview" w:date="2026-01-01T00:00:00Z">
        <w:r>
          <w:delText xml:space="preserve"> </w:delText>
        </w:r>
      </w:del>
      <m:oMath>
        <m:r>
          <m:rPr>
            <m:sty m:val="p"/>
          </m:rPr>
          <m:t>(</m:t>
        </m:r>
        <m:r>
          <m:t>0</m:t>
        </m:r>
        <m:r>
          <m:rPr>
            <m:sty m:val="p"/>
          </m:rPr>
          <m:t>,</m:t>
        </m:r>
        <m:r>
          <m:t>0</m:t>
        </m:r>
        <m:r>
          <m:rPr>
            <m:sty m:val="p"/>
          </m:rPr>
          <m:t>,</m:t>
        </m:r>
        <m:r>
          <m:t>1</m:t>
        </m:r>
        <m:r>
          <m:rPr>
            <m:sty m:val="p"/>
          </m:rPr>
          <m:t>)</m:t>
        </m:r>
      </m:oMath>
      <w:del w:id="18000" w:author="PR Preview" w:date="2026-01-01T00:00:00Z">
        <w:r>
          <w:delText xml:space="preserve"> </w:delText>
        </w:r>
      </w:del>
      <w:del w:id="18001" w:author="PR Preview" w:date="2026-01-01T00:00:00Z">
        <w:r>
          <w:delText xml:space="preserve">is not in</w:delText>
        </w:r>
      </w:del>
      <w:del w:id="18002" w:author="PR Preview" w:date="2026-01-01T00:00:00Z">
        <w:r>
          <w:delText xml:space="preserve"> </w:delText>
        </w:r>
      </w:del>
      <m:oMath>
        <m:r>
          <m:rPr>
            <m:sty m:val="p"/>
          </m:rPr>
          <m:t>span</m:t>
        </m:r>
        <m:r>
          <m:t>​</m:t>
        </m:r>
        <m:d>
          <m:dPr>
            <m:begChr m:val="{"/>
            <m:sepChr m:val=""/>
            <m:endChr m:val="}"/>
            <m:grow/>
          </m:dPr>
          <m:e>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e>
        </m:d>
        <m:r>
          <m:t>​</m:t>
        </m:r>
      </m:oMath>
      <w:del w:id="18003" w:author="PR Preview" w:date="2026-01-01T00:00:00Z">
        <w:r>
          <w:delText xml:space="preserve">,</w:delText>
        </w:r>
      </w:del>
      <w:del w:id="18004" w:author="PR Preview" w:date="2026-01-01T00:00:00Z">
        <w:r>
          <w:delText xml:space="preserve"> </w:delText>
        </w:r>
      </w:del>
      <w:del w:id="18005" w:author="PR Preview" w:date="2026-01-01T00:00:00Z">
        <w:r>
          <w:delText xml:space="preserve">because every combination of those two vectors has third entry</w:delText>
        </w:r>
      </w:del>
      <w:del w:id="18006" w:author="PR Preview" w:date="2026-01-01T00:00:00Z">
        <w:r>
          <w:delText xml:space="preserve"> </w:delText>
        </w:r>
      </w:del>
      <m:oMath>
        <m:r>
          <m:t>0</m:t>
        </m:r>
      </m:oMath>
      <w:del w:id="18007" w:author="PR Preview" w:date="2026-01-01T00:00:00Z">
        <w:r>
          <w:delText xml:space="preserve">.</w:delText>
        </w:r>
      </w:del>
      <w:del w:id="18008" w:author="PR Preview" w:date="2026-01-01T00:00:00Z">
        <w:r>
          <w:delText xml:space="preserve"> </w:delText>
        </w:r>
      </w:del>
      <w:del w:id="18009" w:author="PR Preview" w:date="2026-01-01T00:00:00Z">
        <w:r>
          <w:delText xml:space="preserve">So</w:delText>
        </w:r>
      </w:del>
      <w:del w:id="18010" w:author="PR Preview" w:date="2026-01-01T00:00:00Z">
        <w:r>
          <w:delText xml:space="preserve"> </w:delText>
        </w:r>
      </w:del>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8011" w:author="PR Preview" w:date="2026-01-01T00:00:00Z">
        <w:r>
          <w:delText xml:space="preserve"> </w:delText>
        </w:r>
      </w:del>
      <w:del w:id="18012" w:author="PR Preview" w:date="2026-01-01T00:00:00Z">
        <w:r>
          <w:delText xml:space="preserve">are linearly independent (</w:delText>
        </w:r>
      </w:del>
      <w:hyperlink w:anchor="thm-add-outside-span">
        <w:del w:id="18013" w:author="PR Preview" w:date="2026-01-01T00:00:00Z">
          <w:r>
            <w:rPr>
              <w:rStyle w:val="Hyperlink"/>
            </w:rPr>
            <w:delText xml:space="preserve">Theorem 28</w:delText>
          </w:r>
        </w:del>
      </w:hyperlink>
      <w:del w:id="18014" w:author="PR Preview" w:date="2026-01-01T00:00:00Z">
        <w:r>
          <w:delText xml:space="preserve">),</w:delText>
        </w:r>
      </w:del>
      <w:del w:id="18015" w:author="PR Preview" w:date="2026-01-01T00:00:00Z">
        <w:r>
          <w:delText xml:space="preserve"> </w:delText>
        </w:r>
      </w:del>
      <w:del w:id="18016" w:author="PR Preview" w:date="2026-01-01T00:00:00Z">
        <w:r>
          <w:delText xml:space="preserve">and three linearly independent vectors in</w:delText>
        </w:r>
      </w:del>
      <w:del w:id="18017" w:author="PR Preview" w:date="2026-01-01T00:00:00Z">
        <w:r>
          <w:delText xml:space="preserve"> </w:delText>
        </w:r>
      </w:del>
      <m:oMath>
        <m:sSup>
          <m:e>
            <m:r>
              <m:rPr>
                <m:scr m:val="double-struck"/>
                <m:sty m:val="p"/>
              </m:rPr>
              <m:t>R</m:t>
            </m:r>
          </m:e>
          <m:sup>
            <m:r>
              <m:t>3</m:t>
            </m:r>
          </m:sup>
        </m:sSup>
      </m:oMath>
      <w:del w:id="18018" w:author="PR Preview" w:date="2026-01-01T00:00:00Z">
        <w:r>
          <w:delText xml:space="preserve"> </w:delText>
        </w:r>
      </w:del>
      <w:del w:id="18019" w:author="PR Preview" w:date="2026-01-01T00:00:00Z">
        <w:r>
          <w:delText xml:space="preserve">are a basis of it</w:delText>
        </w:r>
      </w:del>
      <w:del w:id="18020" w:author="PR Preview" w:date="2026-01-01T00:00:00Z">
        <w:r>
          <w:delText xml:space="preserve"> </w:delText>
        </w:r>
      </w:del>
      <w:del w:id="18021" w:author="PR Preview" w:date="2026-01-01T00:00:00Z">
        <w:r>
          <w:delText xml:space="preserve">(they are a basis of their span, which has dimension</w:delText>
        </w:r>
      </w:del>
      <w:del w:id="18022" w:author="PR Preview" w:date="2026-01-01T00:00:00Z">
        <w:r>
          <w:delText xml:space="preserve"> </w:delText>
        </w:r>
      </w:del>
      <m:oMath>
        <m:r>
          <m:t>3</m:t>
        </m:r>
      </m:oMath>
      <w:del w:id="18023" w:author="PR Preview" w:date="2026-01-01T00:00:00Z">
        <w:r>
          <w:delText xml:space="preserve"> </w:delText>
        </w:r>
      </w:del>
      <w:del w:id="18024" w:author="PR Preview" w:date="2026-01-01T00:00:00Z">
        <w:r>
          <w:delText xml:space="preserve">(</w:delText>
        </w:r>
      </w:del>
      <w:hyperlink w:anchor="def-dimension">
        <w:del w:id="18025" w:author="PR Preview" w:date="2026-01-01T00:00:00Z">
          <w:r>
            <w:rPr>
              <w:rStyle w:val="Hyperlink"/>
            </w:rPr>
            <w:delText xml:space="preserve">Definition 51</w:delText>
          </w:r>
        </w:del>
      </w:hyperlink>
      <w:del w:id="18026" w:author="PR Preview" w:date="2026-01-01T00:00:00Z">
        <w:r>
          <w:delText xml:space="preserve">)</w:delText>
        </w:r>
      </w:del>
      <w:del w:id="18027" w:author="PR Preview" w:date="2026-01-01T00:00:00Z">
        <w:r>
          <w:delText xml:space="preserve"> </w:delText>
        </w:r>
      </w:del>
      <w:del w:id="18028" w:author="PR Preview" w:date="2026-01-01T00:00:00Z">
        <w:r>
          <w:delText xml:space="preserve">and so is</w:delText>
        </w:r>
      </w:del>
      <w:del w:id="18029" w:author="PR Preview" w:date="2026-01-01T00:00:00Z">
        <w:r>
          <w:delText xml:space="preserve"> </w:delText>
        </w:r>
      </w:del>
      <m:oMath>
        <m:sSup>
          <m:e>
            <m:r>
              <m:rPr>
                <m:scr m:val="double-struck"/>
                <m:sty m:val="p"/>
              </m:rPr>
              <m:t>R</m:t>
            </m:r>
          </m:e>
          <m:sup>
            <m:r>
              <m:t>3</m:t>
            </m:r>
          </m:sup>
        </m:sSup>
      </m:oMath>
      <w:del w:id="18030" w:author="PR Preview" w:date="2026-01-01T00:00:00Z">
        <w:r>
          <w:delText xml:space="preserve"> </w:delText>
        </w:r>
      </w:del>
      <w:del w:id="18031" w:author="PR Preview" w:date="2026-01-01T00:00:00Z">
        <w:r>
          <w:delText xml:space="preserve">(</w:delText>
        </w:r>
      </w:del>
      <w:hyperlink w:anchor="thm-subspace-equal-dim">
        <w:del w:id="18032" w:author="PR Preview" w:date="2026-01-01T00:00:00Z">
          <w:r>
            <w:rPr>
              <w:rStyle w:val="Hyperlink"/>
            </w:rPr>
            <w:delText xml:space="preserve">Theorem 31</w:delText>
          </w:r>
        </w:del>
      </w:hyperlink>
      <w:del w:id="18033" w:author="PR Preview" w:date="2026-01-01T00:00:00Z">
        <w:r>
          <w:delText xml:space="preserve">,</w:delText>
        </w:r>
      </w:del>
      <w:del w:id="18034" w:author="PR Preview" w:date="2026-01-01T00:00:00Z">
        <w:r>
          <w:delText xml:space="preserve"> </w:delText>
        </w:r>
      </w:del>
      <w:hyperlink w:anchor="exm-dimension">
        <w:del w:id="18035" w:author="PR Preview" w:date="2026-01-01T00:00:00Z">
          <w:r>
            <w:rPr>
              <w:rStyle w:val="Hyperlink"/>
            </w:rPr>
            <w:delText xml:space="preserve">Example 50</w:delText>
          </w:r>
        </w:del>
      </w:hyperlink>
      <w:del w:id="18036" w:author="PR Preview" w:date="2026-01-01T00:00:00Z">
        <w:r>
          <w:delText xml:space="preserve">)).</w:delText>
        </w:r>
      </w:del>
      <w:del w:id="18037" w:author="PR Preview" w:date="2026-01-01T00:00:00Z">
        <w:r>
          <w:delText xml:space="preserve"> </w:delText>
        </w:r>
      </w:del>
      <w:del w:id="18038" w:author="PR Preview" w:date="2026-01-01T00:00:00Z">
        <w:r>
          <w:delText xml:space="preserve">Gram-Schmidt on</w:delText>
        </w:r>
      </w:del>
      <w:del w:id="18039" w:author="PR Preview" w:date="2026-01-01T00:00:00Z">
        <w:r>
          <w:delText xml:space="preserve"> </w:delText>
        </w:r>
      </w:del>
      <m:oMath>
        <m:sSub>
          <m:e>
            <m:limLow>
              <m:e>
                <m:r>
                  <m:t>u</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oMath>
      <w:del w:id="18040" w:author="PR Preview" w:date="2026-01-01T00:00:00Z">
        <w:r>
          <w:delText xml:space="preserve">:</w:delText>
        </w:r>
      </w:del>
    </w:p>
    <w:p>
      <w:pPr>
        <w:numPr>
          <w:ilvl w:val="0"/>
          <w:numId w:val="1070"/>
        </w:numPr>
      </w:pPr>
      <m:oMath>
        <m:sSub>
          <m:e>
            <m:limLow>
              <m:e>
                <m:r>
                  <m:t>q</m:t>
                </m:r>
              </m:e>
              <m:lim>
                <m:r>
                  <m:rPr>
                    <m:sty m:val="p"/>
                  </m:rPr>
                  <m:t>∼</m:t>
                </m:r>
              </m:lim>
            </m:limLow>
          </m:e>
          <m:sub>
            <m:r>
              <m:t>1</m:t>
            </m:r>
          </m:sub>
        </m:sSub>
        <m:r>
          <m:rPr>
            <m:sty m:val="p"/>
          </m:rPr>
          <m:t>=</m:t>
        </m:r>
        <m:sSub>
          <m:e>
            <m:limLow>
              <m:e>
                <m:r>
                  <m:t>u</m:t>
                </m:r>
              </m:e>
              <m:lim>
                <m:r>
                  <m:rPr>
                    <m:sty m:val="p"/>
                  </m:rPr>
                  <m:t>∼</m:t>
                </m:r>
              </m:lim>
            </m:limLow>
          </m:e>
          <m:sub>
            <m:r>
              <m:t>1</m:t>
            </m:r>
          </m:sub>
        </m:sSub>
      </m:oMath>
      <w:del w:id="18041" w:author="PR Preview" w:date="2026-01-01T00:00:00Z">
        <w:r>
          <w:delText xml:space="preserve">.</w:delText>
        </w:r>
      </w:del>
    </w:p>
    <w:p>
      <w:pPr>
        <w:numPr>
          <w:ilvl w:val="0"/>
          <w:numId w:val="1070"/>
        </w:numPr>
      </w:pPr>
      <m:oMath>
        <m:sSub>
          <m:e>
            <m:limLow>
              <m:e>
                <m:r>
                  <m:t>q</m:t>
                </m:r>
              </m:e>
              <m:lim>
                <m:r>
                  <m:rPr>
                    <m:sty m:val="p"/>
                  </m:rPr>
                  <m:t>∼</m:t>
                </m:r>
              </m:lim>
            </m:limLow>
          </m:e>
          <m:sub>
            <m:r>
              <m:t>1</m:t>
            </m:r>
          </m:sub>
        </m:sSub>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ad>
              <m:radPr>
                <m:degHide m:val="on"/>
              </m:radPr>
              <m:deg/>
              <m:e>
                <m:r>
                  <m:t>2</m:t>
                </m:r>
              </m:e>
            </m:rad>
          </m:den>
        </m:f>
      </m:oMath>
      <w:del w:id="18042" w:author="PR Preview" w:date="2026-01-01T00:00:00Z">
        <w:r>
          <w:delText xml:space="preserve">, so</w:delText>
        </w:r>
      </w:del>
    </w:p>
    <w:p>
      <w:pPr>
        <w:pStyle w:val="BodyText"/>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0</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e>
            <m:e>
              <m:r>
                <m:t>&amp;</m:t>
              </m:r>
              <m:r>
                <m:rPr>
                  <m:sty m:val="p"/>
                </m:rPr>
                <m:t>=</m:t>
              </m:r>
              <m:r>
                <m:t>​</m:t>
              </m:r>
              <m:d>
                <m:dPr>
                  <m:begChr m:val="("/>
                  <m:sepChr m:val=""/>
                  <m:endChr m:val=")"/>
                  <m:grow/>
                </m:dPr>
                <m:e>
                  <m:f>
                    <m:fPr>
                      <m:type m:val="lin"/>
                    </m:fPr>
                    <m:num>
                      <m:r>
                        <m:t>1</m:t>
                      </m:r>
                    </m:num>
                    <m:den>
                      <m:r>
                        <m:t>2</m:t>
                      </m:r>
                    </m:den>
                  </m:f>
                  <m:r>
                    <m:rPr>
                      <m:sty m:val="p"/>
                    </m:rPr>
                    <m:t>,</m:t>
                  </m:r>
                  <m:r>
                    <m:rPr>
                      <m:sty m:val="p"/>
                    </m:rPr>
                    <m:t>−</m:t>
                  </m:r>
                  <m:f>
                    <m:fPr>
                      <m:type m:val="lin"/>
                    </m:fPr>
                    <m:num>
                      <m:r>
                        <m:t>1</m:t>
                      </m:r>
                    </m:num>
                    <m:den>
                      <m:r>
                        <m:t>2</m:t>
                      </m:r>
                    </m:den>
                  </m:f>
                  <m:r>
                    <m:rPr>
                      <m:sty m:val="p"/>
                    </m:rPr>
                    <m:t>,</m:t>
                  </m:r>
                  <m:r>
                    <m:t>0</m:t>
                  </m:r>
                </m:e>
              </m:d>
              <m:r>
                <m:t>​</m:t>
              </m:r>
              <m:r>
                <m:rPr>
                  <m:sty m:val="p"/>
                </m:rPr>
                <m:t>,</m:t>
              </m:r>
            </m:e>
          </m:eqArr>
        </m:oMath>
      </m:oMathPara>
    </w:p>
    <w:p>
      <w:pPr>
        <w:numPr>
          <w:ilvl w:val="0"/>
          <w:numId w:val="1000"/>
        </w:numPr>
      </w:pPr>
      <w:del w:id="18043" w:author="PR Preview" w:date="2026-01-01T00:00:00Z">
        <w:r>
          <w:delText xml:space="preserve">with norm</w:delText>
        </w:r>
      </w:del>
      <w:del w:id="18044" w:author="PR Preview" w:date="2026-01-01T00:00:00Z">
        <w:r>
          <w:delText xml:space="preserve"> </w:delText>
        </w:r>
      </w:del>
      <m:oMath>
        <m:f>
          <m:fPr>
            <m:type m:val="lin"/>
          </m:fPr>
          <m:num>
            <m:r>
              <m:t>1</m:t>
            </m:r>
          </m:num>
          <m:den>
            <m:rad>
              <m:radPr>
                <m:degHide m:val="on"/>
              </m:radPr>
              <m:deg/>
              <m:e>
                <m:r>
                  <m:t>2</m:t>
                </m:r>
              </m:e>
            </m:rad>
          </m:den>
        </m:f>
      </m:oMath>
      <w:del w:id="18045" w:author="PR Preview" w:date="2026-01-01T00:00:00Z">
        <w:r>
          <w:delText xml:space="preserve">, and</w:delText>
        </w:r>
      </w:del>
      <w:del w:id="18046"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t>1</m:t>
        </m:r>
        <m:r>
          <m:rPr>
            <m:sty m:val="p"/>
          </m:rPr>
          <m:t>,</m:t>
        </m:r>
        <m:r>
          <m:rPr>
            <m:sty m:val="p"/>
          </m:rPr>
          <m:t>−</m:t>
        </m:r>
        <m:r>
          <m:t>1</m:t>
        </m:r>
        <m:r>
          <m:rPr>
            <m:sty m:val="p"/>
          </m:rPr>
          <m:t>,</m:t>
        </m:r>
        <m:r>
          <m:t>0</m:t>
        </m:r>
        <m:r>
          <m:rPr>
            <m:sty m:val="p"/>
          </m:rPr>
          <m:t>)</m:t>
        </m:r>
      </m:oMath>
      <w:del w:id="18047" w:author="PR Preview" w:date="2026-01-01T00:00:00Z">
        <w:r>
          <w:delText xml:space="preserve">.</w:delText>
        </w:r>
      </w:del>
    </w:p>
    <w:p>
      <w:pPr>
        <w:numPr>
          <w:ilvl w:val="0"/>
          <w:numId w:val="1070"/>
        </w:numPr>
      </w:pPr>
      <m:oMath>
        <m:r>
          <m:rPr>
            <m:sty m:val="p"/>
          </m:rPr>
          <m:t>(</m:t>
        </m:r>
        <m:r>
          <m:t>0</m:t>
        </m:r>
        <m:r>
          <m:rPr>
            <m:sty m:val="p"/>
          </m:rPr>
          <m:t>,</m:t>
        </m:r>
        <m:r>
          <m:t>0</m:t>
        </m:r>
        <m:r>
          <m:rPr>
            <m:sty m:val="p"/>
          </m:rPr>
          <m:t>,</m:t>
        </m:r>
        <m:r>
          <m:t>1</m:t>
        </m:r>
        <m:r>
          <m:rPr>
            <m:sty m:val="p"/>
          </m:rPr>
          <m:t>)</m:t>
        </m:r>
      </m:oMath>
      <w:del w:id="18048" w:author="PR Preview" w:date="2026-01-01T00:00:00Z">
        <w:r>
          <w:delText xml:space="preserve"> </w:delText>
        </w:r>
      </w:del>
      <w:del w:id="18049" w:author="PR Preview" w:date="2026-01-01T00:00:00Z">
        <w:r>
          <w:delText xml:space="preserve">is orthogonal to</w:delText>
        </w:r>
      </w:del>
      <w:del w:id="18050" w:author="PR Preview" w:date="2026-01-01T00:00:00Z">
        <w:r>
          <w:delText xml:space="preserve"> </w:delText>
        </w:r>
      </w:del>
      <m:oMath>
        <m:sSub>
          <m:e>
            <m:limLow>
              <m:e>
                <m:r>
                  <m:t>q</m:t>
                </m:r>
              </m:e>
              <m:lim>
                <m:r>
                  <m:rPr>
                    <m:sty m:val="p"/>
                  </m:rPr>
                  <m:t>∼</m:t>
                </m:r>
              </m:lim>
            </m:limLow>
          </m:e>
          <m:sub>
            <m:r>
              <m:t>1</m:t>
            </m:r>
          </m:sub>
        </m:sSub>
      </m:oMath>
      <w:del w:id="18051" w:author="PR Preview" w:date="2026-01-01T00:00:00Z">
        <w:r>
          <w:delText xml:space="preserve"> </w:delText>
        </w:r>
      </w:del>
      <w:del w:id="18052" w:author="PR Preview" w:date="2026-01-01T00:00:00Z">
        <w:r>
          <w:delText xml:space="preserve">and</w:delText>
        </w:r>
      </w:del>
      <w:del w:id="18053" w:author="PR Preview" w:date="2026-01-01T00:00:00Z">
        <w:r>
          <w:delText xml:space="preserve"> </w:delText>
        </w:r>
      </w:del>
      <m:oMath>
        <m:sSub>
          <m:e>
            <m:limLow>
              <m:e>
                <m:r>
                  <m:t>q</m:t>
                </m:r>
              </m:e>
              <m:lim>
                <m:r>
                  <m:rPr>
                    <m:sty m:val="p"/>
                  </m:rPr>
                  <m:t>∼</m:t>
                </m:r>
              </m:lim>
            </m:limLow>
          </m:e>
          <m:sub>
            <m:r>
              <m:t>2</m:t>
            </m:r>
          </m:sub>
        </m:sSub>
      </m:oMath>
      <w:del w:id="18054" w:author="PR Preview" w:date="2026-01-01T00:00:00Z">
        <w:r>
          <w:delText xml:space="preserve">, so</w:delText>
        </w:r>
      </w:del>
      <w:del w:id="18055" w:author="PR Preview" w:date="2026-01-01T00:00:00Z">
        <w:r>
          <w:delText xml:space="preserve"> </w:delText>
        </w:r>
      </w:del>
      <m:oMath>
        <m:sSubSup>
          <m:e>
            <m:limLow>
              <m:e>
                <m:r>
                  <m:t>q</m:t>
                </m:r>
              </m:e>
              <m:lim>
                <m:r>
                  <m:rPr>
                    <m:sty m:val="p"/>
                  </m:rPr>
                  <m:t>∼</m:t>
                </m:r>
              </m:lim>
            </m:limLow>
          </m:e>
          <m:sub>
            <m:r>
              <m:t>3</m:t>
            </m:r>
          </m:sub>
          <m:sup>
            <m:r>
              <m:rPr>
                <m:sty m:val="p"/>
              </m:rPr>
              <m:t>′</m:t>
            </m:r>
          </m:sup>
        </m:sSubSup>
        <m:r>
          <m:rPr>
            <m:sty m:val="p"/>
          </m:rPr>
          <m:t>=</m:t>
        </m:r>
        <m:r>
          <m:rPr>
            <m:sty m:val="p"/>
          </m:rPr>
          <m:t>(</m:t>
        </m:r>
        <m:r>
          <m:t>0</m:t>
        </m:r>
        <m:r>
          <m:rPr>
            <m:sty m:val="p"/>
          </m:rPr>
          <m:t>,</m:t>
        </m:r>
        <m:r>
          <m:t>0</m:t>
        </m:r>
        <m:r>
          <m:rPr>
            <m:sty m:val="p"/>
          </m:rPr>
          <m:t>,</m:t>
        </m:r>
        <m:r>
          <m:t>1</m:t>
        </m:r>
        <m:r>
          <m:rPr>
            <m:sty m:val="p"/>
          </m:rPr>
          <m:t>)</m:t>
        </m:r>
      </m:oMath>
      <w:del w:id="18056" w:author="PR Preview" w:date="2026-01-01T00:00:00Z">
        <w:r>
          <w:delText xml:space="preserve">, which already has norm</w:delText>
        </w:r>
      </w:del>
      <w:del w:id="18057" w:author="PR Preview" w:date="2026-01-01T00:00:00Z">
        <w:r>
          <w:delText xml:space="preserve"> </w:delText>
        </w:r>
      </w:del>
      <m:oMath>
        <m:r>
          <m:t>1</m:t>
        </m:r>
      </m:oMath>
      <w:del w:id="18058" w:author="PR Preview" w:date="2026-01-01T00:00:00Z">
        <w:r>
          <w:delText xml:space="preserve">, and</w:delText>
        </w:r>
      </w:del>
      <w:del w:id="18059" w:author="PR Preview" w:date="2026-01-01T00:00:00Z">
        <w:r>
          <w:delText xml:space="preserve"> </w:delText>
        </w:r>
      </w:del>
      <m:oMath>
        <m:sSub>
          <m:e>
            <m:limLow>
              <m:e>
                <m:r>
                  <m:t>q</m:t>
                </m:r>
              </m:e>
              <m:lim>
                <m:r>
                  <m:rPr>
                    <m:sty m:val="p"/>
                  </m:rPr>
                  <m:t>∼</m:t>
                </m:r>
              </m:lim>
            </m:limLow>
          </m:e>
          <m:sub>
            <m:r>
              <m:t>3</m:t>
            </m:r>
          </m:sub>
        </m:sSub>
        <m:r>
          <m:rPr>
            <m:sty m:val="p"/>
          </m:rPr>
          <m:t>=</m:t>
        </m:r>
        <m:r>
          <m:rPr>
            <m:sty m:val="p"/>
          </m:rPr>
          <m:t>(</m:t>
        </m:r>
        <m:r>
          <m:t>0</m:t>
        </m:r>
        <m:r>
          <m:rPr>
            <m:sty m:val="p"/>
          </m:rPr>
          <m:t>,</m:t>
        </m:r>
        <m:r>
          <m:t>0</m:t>
        </m:r>
        <m:r>
          <m:rPr>
            <m:sty m:val="p"/>
          </m:rPr>
          <m:t>,</m:t>
        </m:r>
        <m:r>
          <m:t>1</m:t>
        </m:r>
        <m:r>
          <m:rPr>
            <m:sty m:val="p"/>
          </m:rPr>
          <m:t>)</m:t>
        </m:r>
      </m:oMath>
      <w:del w:id="18060" w:author="PR Preview" w:date="2026-01-01T00:00:00Z">
        <w:r>
          <w:delText xml:space="preserve">.</w:delText>
        </w:r>
      </w:del>
    </w:p>
    <w:p>
      <w:pPr>
        <w:pStyle w:val="BodyText"/>
      </w:pPr>
      <w:ins w:id="18061" w:author="PR Preview" w:date="2026-01-01T00:00:00Z">
        <w:r>
          <w:rPr>
            <w:b/>
            <w:bCs/>
          </w:rPr>
          <w:t xml:space="preserve">Example 120 (Extending one unit vector to an orthonormal basis of</w:t>
        </w:r>
      </w:ins>
      <w:ins w:id="18062" w:author="PR Preview" w:date="2026-01-01T00:00:00Z">
        <w:r>
          <w:rPr>
            <w:b/>
            <w:bCs/>
          </w:rPr>
          <w:t xml:space="preserve"> </w:t>
        </w:r>
      </w:ins>
      <m:oMath>
        <m:sSup>
          <m:e>
            <m:r>
              <m:rPr>
                <m:scr m:val="double-struck"/>
                <m:sty m:val="p"/>
              </m:rPr>
              <m:t>R</m:t>
            </m:r>
          </m:e>
          <m:sup>
            <m:r>
              <m:t>3</m:t>
            </m:r>
          </m:sup>
        </m:sSup>
      </m:oMath>
      <w:ins w:id="18063" w:author="PR Preview" w:date="2026-01-01T00:00:00Z">
        <w:r>
          <w:rPr>
            <w:b/>
            <w:bCs/>
          </w:rPr>
          <w:t xml:space="preserve">)</w:t>
        </w:r>
      </w:ins>
      <w:ins w:id="18064" w:author="PR Preview" w:date="2026-01-01T00:00:00Z">
        <w:r>
          <w:t xml:space="preserve"> </w:t>
        </w:r>
      </w:ins>
      <w:ins w:id="18065" w:author="PR Preview" w:date="2026-01-01T00:00:00Z">
        <w:r>
          <w:t xml:space="preserve">Start from the unit vector</w:t>
        </w:r>
      </w:ins>
      <w:ins w:id="18066" w:author="PR Preview" w:date="2026-01-01T00:00:00Z">
        <w:r>
          <w:t xml:space="preserve"> </w:t>
        </w:r>
      </w:ins>
      <w:ins w:id="18067" w:author="PR Preview" w:date="2026-01-01T00:00:00Z">
        <w:r>
          <w:t xml:space="preserve">$\mathord{\smash[b]{\underset{\raise.3ex\hbox{$\scriptstyle\sim$}}{u}}\vphantom{u}}_1 = \tfrac{1}{\sqrt{2}}\,(1, 1, 0)$</w:t>
        </w:r>
      </w:ins>
      <w:ins w:id="18068" w:author="PR Preview" w:date="2026-01-01T00:00:00Z">
        <w:r>
          <w:t xml:space="preserve">.</w:t>
        </w:r>
      </w:ins>
      <w:ins w:id="18069" w:author="PR Preview" w:date="2026-01-01T00:00:00Z">
        <w:r>
          <w:t xml:space="preserve"> </w:t>
        </w:r>
      </w:ins>
      <w:ins w:id="18070" w:author="PR Preview" w:date="2026-01-01T00:00:00Z">
        <w:r>
          <w:t xml:space="preserve">Extend it to a basis of</w:t>
        </w:r>
      </w:ins>
      <w:ins w:id="18071" w:author="PR Preview" w:date="2026-01-01T00:00:00Z">
        <w:r>
          <w:t xml:space="preserve"> </w:t>
        </w:r>
      </w:ins>
      <m:oMath>
        <m:sSup>
          <m:e>
            <m:r>
              <m:rPr>
                <m:scr m:val="double-struck"/>
                <m:sty m:val="p"/>
              </m:rPr>
              <m:t>R</m:t>
            </m:r>
          </m:e>
          <m:sup>
            <m:r>
              <m:t>3</m:t>
            </m:r>
          </m:sup>
        </m:sSup>
      </m:oMath>
      <w:ins w:id="18072" w:author="PR Preview" w:date="2026-01-01T00:00:00Z">
        <w:r>
          <w:t xml:space="preserve"> </w:t>
        </w:r>
      </w:ins>
      <w:ins w:id="18073" w:author="PR Preview" w:date="2026-01-01T00:00:00Z">
        <w:r>
          <w:t xml:space="preserve">as in</w:t>
        </w:r>
      </w:ins>
      <w:ins w:id="18074" w:author="PR Preview" w:date="2026-01-01T00:00:00Z">
        <w:r>
          <w:t xml:space="preserve"> </w:t>
        </w:r>
      </w:ins>
      <w:hyperlink w:anchor="exm-extend-basis">
        <w:ins w:id="18075" w:author="PR Preview" w:date="2026-01-01T00:00:00Z">
          <w:r>
            <w:rPr>
              <w:rStyle w:val="Hyperlink"/>
            </w:rPr>
            <w:t xml:space="preserve">Example 52</w:t>
          </w:r>
        </w:ins>
      </w:hyperlink>
      <w:ins w:id="18076" w:author="PR Preview" w:date="2026-01-01T00:00:00Z">
        <w:r>
          <w:t xml:space="preserve">,</w:t>
        </w:r>
      </w:ins>
      <w:ins w:id="18077" w:author="PR Preview" w:date="2026-01-01T00:00:00Z">
        <w:r>
          <w:t xml:space="preserve"> </w:t>
        </w:r>
      </w:ins>
      <w:ins w:id="18078" w:author="PR Preview" w:date="2026-01-01T00:00:00Z">
        <w:r>
          <w:t xml:space="preserve">starting from the empty list:</w:t>
        </w:r>
      </w:ins>
      <w:ins w:id="18079" w:author="PR Preview" w:date="2026-01-01T00:00:00Z">
        <w:r>
          <w:t xml:space="preserve"> </w:t>
        </w:r>
      </w:ins>
      <w:ins w:id="18080" w:author="PR Preview" w:date="2026-01-01T00:00:00Z">
        <w:r>
          <w:t xml:space="preserve">$\mathord{\smash[b]{\underset{\raise.3ex\hbox{$\scriptstyle\sim$}}{u}}\vphantom{u}}_1$</w:t>
        </w:r>
      </w:ins>
      <w:ins w:id="18081" w:author="PR Preview" w:date="2026-01-01T00:00:00Z">
        <w:r>
          <w:t xml:space="preserve"> </w:t>
        </w:r>
      </w:ins>
      <w:ins w:id="18082" w:author="PR Preview" w:date="2026-01-01T00:00:00Z">
        <w:r>
          <w:t xml:space="preserve">is not in the span of the empty list,</w:t>
        </w:r>
      </w:ins>
      <w:ins w:id="18083" w:author="PR Preview" w:date="2026-01-01T00:00:00Z">
        <w:r>
          <w:t xml:space="preserve"> </w:t>
        </w:r>
      </w:ins>
      <w:ins w:id="18084" w:author="PR Preview" w:date="2026-01-01T00:00:00Z">
        <w:r>
          <w:t xml:space="preserve">$\mathopen{}\left\{\mathord{\smash[b]{\underset{\raise.3ex\hbox{$\scriptstyle\sim$}}{0}}\vphantom{0}}\right\}\mathclose{}$</w:t>
        </w:r>
      </w:ins>
      <w:ins w:id="18085" w:author="PR Preview" w:date="2026-01-01T00:00:00Z">
        <w:r>
          <w:t xml:space="preserve">, because</w:t>
        </w:r>
      </w:ins>
      <w:ins w:id="18086" w:author="PR Preview" w:date="2026-01-01T00:00:00Z">
        <w:r>
          <w:t xml:space="preserve"> </w:t>
        </w:r>
      </w:ins>
      <w:ins w:id="18087" w:author="PR Preview" w:date="2026-01-01T00:00:00Z">
        <w:r>
          <w:t xml:space="preserve">$\mathopen{}\left\lVert\mathord{\smash[b]{\underset{\raise.3ex\hbox{$\scriptstyle\sim$}}{u}}\vphantom{u}}_1\right\rVert\mathclose{} = 1$</w:t>
        </w:r>
      </w:ins>
      <w:ins w:id="18088" w:author="PR Preview" w:date="2026-01-01T00:00:00Z">
        <w:r>
          <w:t xml:space="preserve">;</w:t>
        </w:r>
      </w:ins>
      <w:ins w:id="18089" w:author="PR Preview" w:date="2026-01-01T00:00:00Z">
        <w:r>
          <w:t xml:space="preserve"> </w:t>
        </w:r>
      </w:ins>
      <m:oMath>
        <m:r>
          <m:rPr>
            <m:sty m:val="p"/>
          </m:rPr>
          <m:t>(</m:t>
        </m:r>
        <m:r>
          <m:t>1</m:t>
        </m:r>
        <m:r>
          <m:rPr>
            <m:sty m:val="p"/>
          </m:rPr>
          <m:t>,</m:t>
        </m:r>
        <m:r>
          <m:t>0</m:t>
        </m:r>
        <m:r>
          <m:rPr>
            <m:sty m:val="p"/>
          </m:rPr>
          <m:t>,</m:t>
        </m:r>
        <m:r>
          <m:t>0</m:t>
        </m:r>
        <m:r>
          <m:rPr>
            <m:sty m:val="p"/>
          </m:rPr>
          <m:t>)</m:t>
        </m:r>
      </m:oMath>
      <w:ins w:id="18090" w:author="PR Preview" w:date="2026-01-01T00:00:00Z">
        <w:r>
          <w:t xml:space="preserve"> </w:t>
        </w:r>
      </w:ins>
      <w:ins w:id="18091" w:author="PR Preview" w:date="2026-01-01T00:00:00Z">
        <w:r>
          <w:t xml:space="preserve">is not in</w:t>
        </w:r>
      </w:ins>
      <w:ins w:id="18092" w:author="PR Preview" w:date="2026-01-01T00:00:00Z">
        <w:r>
          <w:t xml:space="preserve"> </w:t>
        </w:r>
      </w:ins>
      <w:ins w:id="18093" w:author="PR Preview" w:date="2026-01-01T00:00:00Z">
        <w:r>
          <w:t xml:space="preserve">$\operatorname{span}\mathopen{}\left\{\mathord{\smash[b]{\underset{\raise.3ex\hbox{$\scriptstyle\sim$}}{u}}\vphantom{u}}_1\right\}\mathclose{}$</w:t>
        </w:r>
      </w:ins>
      <w:ins w:id="18094" w:author="PR Preview" w:date="2026-01-01T00:00:00Z">
        <w:r>
          <w:t xml:space="preserve">,</w:t>
        </w:r>
      </w:ins>
      <w:ins w:id="18095" w:author="PR Preview" w:date="2026-01-01T00:00:00Z">
        <w:r>
          <w:t xml:space="preserve"> </w:t>
        </w:r>
      </w:ins>
      <w:ins w:id="18096" w:author="PR Preview" w:date="2026-01-01T00:00:00Z">
        <w:r>
          <w:t xml:space="preserve">because every multiple of</w:t>
        </w:r>
      </w:ins>
      <w:ins w:id="18097" w:author="PR Preview" w:date="2026-01-01T00:00:00Z">
        <w:r>
          <w:t xml:space="preserve"> </w:t>
        </w:r>
      </w:ins>
      <w:ins w:id="18098" w:author="PR Preview" w:date="2026-01-01T00:00:00Z">
        <w:r>
          <w:t xml:space="preserve">$\mathord{\smash[b]{\underset{\raise.3ex\hbox{$\scriptstyle\sim$}}{u}}\vphantom{u}}_1$</w:t>
        </w:r>
      </w:ins>
      <w:ins w:id="18099" w:author="PR Preview" w:date="2026-01-01T00:00:00Z">
        <w:r>
          <w:t xml:space="preserve"> </w:t>
        </w:r>
      </w:ins>
      <w:ins w:id="18100" w:author="PR Preview" w:date="2026-01-01T00:00:00Z">
        <w:r>
          <w:t xml:space="preserve">has equal first and second entries,</w:t>
        </w:r>
      </w:ins>
      <w:ins w:id="18101" w:author="PR Preview" w:date="2026-01-01T00:00:00Z">
        <w:r>
          <w:t xml:space="preserve"> </w:t>
        </w:r>
      </w:ins>
      <w:ins w:id="18102" w:author="PR Preview" w:date="2026-01-01T00:00:00Z">
        <w:r>
          <w:t xml:space="preserve">and</w:t>
        </w:r>
      </w:ins>
      <w:ins w:id="18103" w:author="PR Preview" w:date="2026-01-01T00:00:00Z">
        <w:r>
          <w:t xml:space="preserve"> </w:t>
        </w:r>
      </w:ins>
      <m:oMath>
        <m:r>
          <m:rPr>
            <m:sty m:val="p"/>
          </m:rPr>
          <m:t>(</m:t>
        </m:r>
        <m:r>
          <m:t>0</m:t>
        </m:r>
        <m:r>
          <m:rPr>
            <m:sty m:val="p"/>
          </m:rPr>
          <m:t>,</m:t>
        </m:r>
        <m:r>
          <m:t>0</m:t>
        </m:r>
        <m:r>
          <m:rPr>
            <m:sty m:val="p"/>
          </m:rPr>
          <m:t>,</m:t>
        </m:r>
        <m:r>
          <m:t>1</m:t>
        </m:r>
        <m:r>
          <m:rPr>
            <m:sty m:val="p"/>
          </m:rPr>
          <m:t>)</m:t>
        </m:r>
      </m:oMath>
      <w:ins w:id="18104" w:author="PR Preview" w:date="2026-01-01T00:00:00Z">
        <w:r>
          <w:t xml:space="preserve"> </w:t>
        </w:r>
      </w:ins>
      <w:ins w:id="18105" w:author="PR Preview" w:date="2026-01-01T00:00:00Z">
        <w:r>
          <w:t xml:space="preserve">is not in</w:t>
        </w:r>
      </w:ins>
      <w:ins w:id="18106" w:author="PR Preview" w:date="2026-01-01T00:00:00Z">
        <w:r>
          <w:t xml:space="preserve"> </w:t>
        </w:r>
      </w:ins>
      <w:ins w:id="18107" w:author="PR Preview" w:date="2026-01-01T00:00:00Z">
        <w:r>
          <w:t xml:space="preserve">$\operatorname{span}\mathopen{}\left\{\mathord{\smash[b]{\underset{\raise.3ex\hbox{$\scriptstyle\sim$}}{u}}\vphantom{u}}_1, (1, 0, 0)\right\}\mathclose{}$</w:t>
        </w:r>
      </w:ins>
      <w:ins w:id="18108" w:author="PR Preview" w:date="2026-01-01T00:00:00Z">
        <w:r>
          <w:t xml:space="preserve">,</w:t>
        </w:r>
      </w:ins>
      <w:ins w:id="18109" w:author="PR Preview" w:date="2026-01-01T00:00:00Z">
        <w:r>
          <w:t xml:space="preserve"> </w:t>
        </w:r>
      </w:ins>
      <w:ins w:id="18110" w:author="PR Preview" w:date="2026-01-01T00:00:00Z">
        <w:r>
          <w:t xml:space="preserve">because every combination of those two vectors has third entry</w:t>
        </w:r>
      </w:ins>
      <w:ins w:id="18111" w:author="PR Preview" w:date="2026-01-01T00:00:00Z">
        <w:r>
          <w:t xml:space="preserve"> </w:t>
        </w:r>
      </w:ins>
      <m:oMath>
        <m:r>
          <m:t>0</m:t>
        </m:r>
      </m:oMath>
      <w:ins w:id="18112" w:author="PR Preview" w:date="2026-01-01T00:00:00Z">
        <w:r>
          <w:t xml:space="preserve">.</w:t>
        </w:r>
      </w:ins>
      <w:ins w:id="18113" w:author="PR Preview" w:date="2026-01-01T00:00:00Z">
        <w:r>
          <w:t xml:space="preserve"> </w:t>
        </w:r>
      </w:ins>
      <w:ins w:id="18114" w:author="PR Preview" w:date="2026-01-01T00:00:00Z">
        <w:r>
          <w:t xml:space="preserve">So</w:t>
        </w:r>
      </w:ins>
      <w:ins w:id="18115" w:author="PR Preview" w:date="2026-01-01T00:00:00Z">
        <w:r>
          <w:t xml:space="preserve"> </w:t>
        </w:r>
      </w:ins>
      <w:ins w:id="18116" w:author="PR Preview" w:date="2026-01-01T00:00:00Z">
        <w:r>
          <w:t xml:space="preserve">$\mathord{\smash[b]{\underset{\raise.3ex\hbox{$\scriptstyle\sim$}}{u}}\vphantom{u}}_1, (1, 0, 0), (0, 0, 1)$</w:t>
        </w:r>
      </w:ins>
      <w:ins w:id="18117" w:author="PR Preview" w:date="2026-01-01T00:00:00Z">
        <w:r>
          <w:t xml:space="preserve"> </w:t>
        </w:r>
      </w:ins>
      <w:ins w:id="18118" w:author="PR Preview" w:date="2026-01-01T00:00:00Z">
        <w:r>
          <w:t xml:space="preserve">are linearly independent (</w:t>
        </w:r>
      </w:ins>
      <w:hyperlink w:anchor="thm-add-outside-span">
        <w:ins w:id="18119" w:author="PR Preview" w:date="2026-01-01T00:00:00Z">
          <w:r>
            <w:rPr>
              <w:rStyle w:val="Hyperlink"/>
            </w:rPr>
            <w:t xml:space="preserve">Theorem 28</w:t>
          </w:r>
        </w:ins>
      </w:hyperlink>
      <w:ins w:id="18120" w:author="PR Preview" w:date="2026-01-01T00:00:00Z">
        <w:r>
          <w:t xml:space="preserve">),</w:t>
        </w:r>
      </w:ins>
      <w:ins w:id="18121" w:author="PR Preview" w:date="2026-01-01T00:00:00Z">
        <w:r>
          <w:t xml:space="preserve"> </w:t>
        </w:r>
      </w:ins>
      <w:ins w:id="18122" w:author="PR Preview" w:date="2026-01-01T00:00:00Z">
        <w:r>
          <w:t xml:space="preserve">and three linearly independent vectors in</w:t>
        </w:r>
      </w:ins>
      <w:ins w:id="18123" w:author="PR Preview" w:date="2026-01-01T00:00:00Z">
        <w:r>
          <w:t xml:space="preserve"> </w:t>
        </w:r>
      </w:ins>
      <m:oMath>
        <m:sSup>
          <m:e>
            <m:r>
              <m:rPr>
                <m:scr m:val="double-struck"/>
                <m:sty m:val="p"/>
              </m:rPr>
              <m:t>R</m:t>
            </m:r>
          </m:e>
          <m:sup>
            <m:r>
              <m:t>3</m:t>
            </m:r>
          </m:sup>
        </m:sSup>
      </m:oMath>
      <w:ins w:id="18124" w:author="PR Preview" w:date="2026-01-01T00:00:00Z">
        <w:r>
          <w:t xml:space="preserve"> </w:t>
        </w:r>
      </w:ins>
      <w:ins w:id="18125" w:author="PR Preview" w:date="2026-01-01T00:00:00Z">
        <w:r>
          <w:t xml:space="preserve">are a basis of it</w:t>
        </w:r>
      </w:ins>
      <w:ins w:id="18126" w:author="PR Preview" w:date="2026-01-01T00:00:00Z">
        <w:r>
          <w:t xml:space="preserve"> </w:t>
        </w:r>
      </w:ins>
      <w:ins w:id="18127" w:author="PR Preview" w:date="2026-01-01T00:00:00Z">
        <w:r>
          <w:t xml:space="preserve">(they are a basis of their span, which has dimension</w:t>
        </w:r>
      </w:ins>
      <w:ins w:id="18128" w:author="PR Preview" w:date="2026-01-01T00:00:00Z">
        <w:r>
          <w:t xml:space="preserve"> </w:t>
        </w:r>
      </w:ins>
      <m:oMath>
        <m:r>
          <m:t>3</m:t>
        </m:r>
      </m:oMath>
      <w:ins w:id="18129" w:author="PR Preview" w:date="2026-01-01T00:00:00Z">
        <w:r>
          <w:t xml:space="preserve"> </w:t>
        </w:r>
      </w:ins>
      <w:ins w:id="18130" w:author="PR Preview" w:date="2026-01-01T00:00:00Z">
        <w:r>
          <w:t xml:space="preserve">(</w:t>
        </w:r>
      </w:ins>
      <w:hyperlink w:anchor="def-dimension">
        <w:ins w:id="18131" w:author="PR Preview" w:date="2026-01-01T00:00:00Z">
          <w:r>
            <w:rPr>
              <w:rStyle w:val="Hyperlink"/>
            </w:rPr>
            <w:t xml:space="preserve">Definition 51</w:t>
          </w:r>
        </w:ins>
      </w:hyperlink>
      <w:ins w:id="18132" w:author="PR Preview" w:date="2026-01-01T00:00:00Z">
        <w:r>
          <w:t xml:space="preserve">)</w:t>
        </w:r>
      </w:ins>
      <w:ins w:id="18133" w:author="PR Preview" w:date="2026-01-01T00:00:00Z">
        <w:r>
          <w:t xml:space="preserve"> </w:t>
        </w:r>
      </w:ins>
      <w:ins w:id="18134" w:author="PR Preview" w:date="2026-01-01T00:00:00Z">
        <w:r>
          <w:t xml:space="preserve">and so is</w:t>
        </w:r>
      </w:ins>
      <w:ins w:id="18135" w:author="PR Preview" w:date="2026-01-01T00:00:00Z">
        <w:r>
          <w:t xml:space="preserve"> </w:t>
        </w:r>
      </w:ins>
      <m:oMath>
        <m:sSup>
          <m:e>
            <m:r>
              <m:rPr>
                <m:scr m:val="double-struck"/>
                <m:sty m:val="p"/>
              </m:rPr>
              <m:t>R</m:t>
            </m:r>
          </m:e>
          <m:sup>
            <m:r>
              <m:t>3</m:t>
            </m:r>
          </m:sup>
        </m:sSup>
      </m:oMath>
      <w:ins w:id="18136" w:author="PR Preview" w:date="2026-01-01T00:00:00Z">
        <w:r>
          <w:t xml:space="preserve"> </w:t>
        </w:r>
      </w:ins>
      <w:ins w:id="18137" w:author="PR Preview" w:date="2026-01-01T00:00:00Z">
        <w:r>
          <w:t xml:space="preserve">(</w:t>
        </w:r>
      </w:ins>
      <w:hyperlink w:anchor="thm-subspace-equal-dim">
        <w:ins w:id="18138" w:author="PR Preview" w:date="2026-01-01T00:00:00Z">
          <w:r>
            <w:rPr>
              <w:rStyle w:val="Hyperlink"/>
            </w:rPr>
            <w:t xml:space="preserve">Theorem 31</w:t>
          </w:r>
        </w:ins>
      </w:hyperlink>
      <w:ins w:id="18139" w:author="PR Preview" w:date="2026-01-01T00:00:00Z">
        <w:r>
          <w:t xml:space="preserve">,</w:t>
        </w:r>
      </w:ins>
      <w:ins w:id="18140" w:author="PR Preview" w:date="2026-01-01T00:00:00Z">
        <w:r>
          <w:t xml:space="preserve"> </w:t>
        </w:r>
      </w:ins>
      <w:hyperlink w:anchor="exm-dimension">
        <w:ins w:id="18141" w:author="PR Preview" w:date="2026-01-01T00:00:00Z">
          <w:r>
            <w:rPr>
              <w:rStyle w:val="Hyperlink"/>
            </w:rPr>
            <w:t xml:space="preserve">Example 50</w:t>
          </w:r>
        </w:ins>
      </w:hyperlink>
      <w:ins w:id="18142" w:author="PR Preview" w:date="2026-01-01T00:00:00Z">
        <w:r>
          <w:t xml:space="preserve">)).</w:t>
        </w:r>
      </w:ins>
      <w:ins w:id="18143" w:author="PR Preview" w:date="2026-01-01T00:00:00Z">
        <w:r>
          <w:t xml:space="preserve"> </w:t>
        </w:r>
      </w:ins>
      <w:ins w:id="18144" w:author="PR Preview" w:date="2026-01-01T00:00:00Z">
        <w:r>
          <w:t xml:space="preserve">Gram-Schmidt on</w:t>
        </w:r>
      </w:ins>
      <w:ins w:id="18145" w:author="PR Preview" w:date="2026-01-01T00:00:00Z">
        <w:r>
          <w:t xml:space="preserve"> </w:t>
        </w:r>
      </w:ins>
      <w:ins w:id="18146" w:author="PR Preview" w:date="2026-01-01T00:00:00Z">
        <w:r>
          <w:t xml:space="preserve">$\mathord{\smash[b]{\underset{\raise.3ex\hbox{$\scriptstyle\sim$}}{u}}\vphantom{u}}_1, (1, 0, 0), (0, 0, 1)$</w:t>
        </w:r>
      </w:ins>
      <w:ins w:id="18147" w:author="PR Preview" w:date="2026-01-01T00:00:00Z">
        <w:r>
          <w:t xml:space="preserve">:</w:t>
        </w:r>
      </w:ins>
    </w:p>
    <w:p>
      <w:pPr>
        <w:numPr>
          <w:ilvl w:val="0"/>
          <w:numId w:val="1070"/>
        </w:numPr>
      </w:pPr>
      <w:ins w:id="18148" w:author="PR Preview" w:date="2026-01-01T00:00:00Z">
        <w:r>
          <w:t xml:space="preserve">$\mathord{\smash[b]{\underset{\raise.3ex\hbox{$\scriptstyle\sim$}}{q}}\vphantom{q}}_1 = \mathord{\smash[b]{\underset{\raise.3ex\hbox{$\scriptstyle\sim$}}{u}}\vphantom{u}}_1$</w:t>
        </w:r>
      </w:ins>
      <w:ins w:id="18149" w:author="PR Preview" w:date="2026-01-01T00:00:00Z">
        <w:r>
          <w:t xml:space="preserve">.</w:t>
        </w:r>
      </w:ins>
    </w:p>
    <w:p>
      <w:pPr>
        <w:numPr>
          <w:ilvl w:val="0"/>
          <w:numId w:val="1070"/>
        </w:numPr>
      </w:pPr>
      <w:ins w:id="18150" w:author="PR Preview" w:date="2026-01-01T00:00:00Z">
        <w:r>
          <w:t xml:space="preserve">$\mathord{\smash[b]{\underset{\raise.3ex\hbox{$\scriptstyle\sim$}}{q}}\vphantom{q}}_1 \cdot (1, 0, 0) = \tfrac{1}{\sqrt{2}}$</w:t>
        </w:r>
      </w:ins>
      <w:ins w:id="18151" w:author="PR Preview" w:date="2026-01-01T00:00:00Z">
        <w:r>
          <w:t xml:space="preserve">, so</w:t>
        </w:r>
      </w:ins>
    </w:p>
    <w:p>
      <w:pPr>
        <w:pStyle w:val="BodyText"/>
      </w:pPr>
      <w:ins w:id="18152" w:author="PR Preview" w:date="2026-01-01T00:00:00Z">
        <w:r>
          <w:t xml:space="preserve">$$
    \begin{aligned}
    \mathord{\smash[b]{\underset{\raise.3ex\hbox{$\scriptstyle\sim$}}{q}}\vphantom{q}}'_2 &amp;= (1, 0, 0) - \tfrac{1}{2}\,(1, 1, 0) \\
    &amp;= \mathopen{}\left(\tfrac{1}{2}, -\tfrac{1}{2}, 0\right)\mathclose{},
    \end{aligned}
    $$</w:t>
        </w:r>
      </w:ins>
    </w:p>
    <w:p>
      <w:pPr>
        <w:numPr>
          <w:ilvl w:val="0"/>
          <w:numId w:val="1000"/>
        </w:numPr>
      </w:pPr>
      <w:ins w:id="18153" w:author="PR Preview" w:date="2026-01-01T00:00:00Z">
        <w:r>
          <w:t xml:space="preserve">with norm</w:t>
        </w:r>
      </w:ins>
      <w:ins w:id="18154" w:author="PR Preview" w:date="2026-01-01T00:00:00Z">
        <w:r>
          <w:t xml:space="preserve"> </w:t>
        </w:r>
      </w:ins>
      <m:oMath>
        <m:f>
          <m:fPr>
            <m:type m:val="lin"/>
          </m:fPr>
          <m:num>
            <m:r>
              <m:t>1</m:t>
            </m:r>
          </m:num>
          <m:den>
            <m:rad>
              <m:radPr>
                <m:degHide m:val="on"/>
              </m:radPr>
              <m:deg/>
              <m:e>
                <m:r>
                  <m:t>2</m:t>
                </m:r>
              </m:e>
            </m:rad>
          </m:den>
        </m:f>
      </m:oMath>
      <w:ins w:id="18155" w:author="PR Preview" w:date="2026-01-01T00:00:00Z">
        <w:r>
          <w:t xml:space="preserve">, and</w:t>
        </w:r>
      </w:ins>
      <w:ins w:id="18156" w:author="PR Preview" w:date="2026-01-01T00:00:00Z">
        <w:r>
          <w:t xml:space="preserve"> </w:t>
        </w:r>
      </w:ins>
      <w:ins w:id="18157" w:author="PR Preview" w:date="2026-01-01T00:00:00Z">
        <w:r>
          <w:t xml:space="preserve">$\mathord{\smash[b]{\underset{\raise.3ex\hbox{$\scriptstyle\sim$}}{q}}\vphantom{q}}_2 = \tfrac{1}{\sqrt{2}}\,(1, -1, 0)$</w:t>
        </w:r>
      </w:ins>
      <w:ins w:id="18158" w:author="PR Preview" w:date="2026-01-01T00:00:00Z">
        <w:r>
          <w:t xml:space="preserve">.</w:t>
        </w:r>
      </w:ins>
    </w:p>
    <w:p>
      <w:pPr>
        <w:numPr>
          <w:ilvl w:val="0"/>
          <w:numId w:val="1070"/>
        </w:numPr>
      </w:pPr>
      <m:oMath>
        <m:r>
          <m:rPr>
            <m:sty m:val="p"/>
          </m:rPr>
          <m:t>(</m:t>
        </m:r>
        <m:r>
          <m:t>0</m:t>
        </m:r>
        <m:r>
          <m:rPr>
            <m:sty m:val="p"/>
          </m:rPr>
          <m:t>,</m:t>
        </m:r>
        <m:r>
          <m:t>0</m:t>
        </m:r>
        <m:r>
          <m:rPr>
            <m:sty m:val="p"/>
          </m:rPr>
          <m:t>,</m:t>
        </m:r>
        <m:r>
          <m:t>1</m:t>
        </m:r>
        <m:r>
          <m:rPr>
            <m:sty m:val="p"/>
          </m:rPr>
          <m:t>)</m:t>
        </m:r>
      </m:oMath>
      <w:ins w:id="18159" w:author="PR Preview" w:date="2026-01-01T00:00:00Z">
        <w:r>
          <w:t xml:space="preserve"> </w:t>
        </w:r>
      </w:ins>
      <w:ins w:id="18160" w:author="PR Preview" w:date="2026-01-01T00:00:00Z">
        <w:r>
          <w:t xml:space="preserve">is orthogonal to</w:t>
        </w:r>
      </w:ins>
      <w:ins w:id="18161" w:author="PR Preview" w:date="2026-01-01T00:00:00Z">
        <w:r>
          <w:t xml:space="preserve"> </w:t>
        </w:r>
      </w:ins>
      <w:ins w:id="18162" w:author="PR Preview" w:date="2026-01-01T00:00:00Z">
        <w:r>
          <w:t xml:space="preserve">$\mathord{\smash[b]{\underset{\raise.3ex\hbox{$\scriptstyle\sim$}}{q}}\vphantom{q}}_1$</w:t>
        </w:r>
      </w:ins>
      <w:ins w:id="18163" w:author="PR Preview" w:date="2026-01-01T00:00:00Z">
        <w:r>
          <w:t xml:space="preserve"> </w:t>
        </w:r>
      </w:ins>
      <w:ins w:id="18164" w:author="PR Preview" w:date="2026-01-01T00:00:00Z">
        <w:r>
          <w:t xml:space="preserve">and</w:t>
        </w:r>
      </w:ins>
      <w:ins w:id="18165" w:author="PR Preview" w:date="2026-01-01T00:00:00Z">
        <w:r>
          <w:t xml:space="preserve"> </w:t>
        </w:r>
      </w:ins>
      <w:ins w:id="18166" w:author="PR Preview" w:date="2026-01-01T00:00:00Z">
        <w:r>
          <w:t xml:space="preserve">$\mathord{\smash[b]{\underset{\raise.3ex\hbox{$\scriptstyle\sim$}}{q}}\vphantom{q}}_2$</w:t>
        </w:r>
      </w:ins>
      <w:ins w:id="18167" w:author="PR Preview" w:date="2026-01-01T00:00:00Z">
        <w:r>
          <w:t xml:space="preserve">, so</w:t>
        </w:r>
      </w:ins>
      <w:ins w:id="18168" w:author="PR Preview" w:date="2026-01-01T00:00:00Z">
        <w:r>
          <w:t xml:space="preserve"> </w:t>
        </w:r>
      </w:ins>
      <w:ins w:id="18169" w:author="PR Preview" w:date="2026-01-01T00:00:00Z">
        <w:r>
          <w:t xml:space="preserve">$\mathord{\smash[b]{\underset{\raise.3ex\hbox{$\scriptstyle\sim$}}{q}}\vphantom{q}}'_3 = (0, 0, 1)$</w:t>
        </w:r>
      </w:ins>
      <w:ins w:id="18170" w:author="PR Preview" w:date="2026-01-01T00:00:00Z">
        <w:r>
          <w:t xml:space="preserve">, which already has norm</w:t>
        </w:r>
      </w:ins>
      <w:ins w:id="18171" w:author="PR Preview" w:date="2026-01-01T00:00:00Z">
        <w:r>
          <w:t xml:space="preserve"> </w:t>
        </w:r>
      </w:ins>
      <m:oMath>
        <m:r>
          <m:t>1</m:t>
        </m:r>
      </m:oMath>
      <w:ins w:id="18172" w:author="PR Preview" w:date="2026-01-01T00:00:00Z">
        <w:r>
          <w:t xml:space="preserve">, and</w:t>
        </w:r>
      </w:ins>
      <w:ins w:id="18173" w:author="PR Preview" w:date="2026-01-01T00:00:00Z">
        <w:r>
          <w:t xml:space="preserve"> </w:t>
        </w:r>
      </w:ins>
      <w:ins w:id="18174" w:author="PR Preview" w:date="2026-01-01T00:00:00Z">
        <w:r>
          <w:t xml:space="preserve">$\mathord{\smash[b]{\underset{\raise.3ex\hbox{$\scriptstyle\sim$}}{q}}\vphantom{q}}_3 = (0, 0, 1)$</w:t>
        </w:r>
      </w:ins>
      <w:ins w:id="18175" w:author="PR Preview" w:date="2026-01-01T00:00:00Z">
        <w:r>
          <w:t xml:space="preserve">.</w:t>
        </w:r>
      </w:ins>
    </w:p>
    <w:p>
      <w:pPr>
        <w:pStyle w:val="FirstParagraph"/>
      </w:pPr>
      <w:r>
        <w:t xml:space="preserve">The result is the orthonormal basis of</w:t>
      </w:r>
      <w:r>
        <w:t xml:space="preserve"> </w:t>
      </w:r>
      <w:hyperlink w:anchor="exm-orthonormal-basis">
        <w:r>
          <w:rPr>
            <w:rStyle w:val="Hyperlink"/>
          </w:rPr>
          <w:t xml:space="preserve">Example 114</w:t>
        </w:r>
      </w:hyperlink>
      <w:r>
        <w:t xml:space="preserve">, in a different order.</w:t>
      </w:r>
    </w:p>
    <w:bookmarkEnd w:id="404"/>
    <w:bookmarkEnd w:id="405"/>
    <w:bookmarkStart w:id="411" w:name="outer-product"/>
    <w:p>
      <w:pPr>
        <w:pStyle w:val="Heading2"/>
      </w:pPr>
      <w:r>
        <w:t xml:space="preserve">13 Outer product</w:t>
      </w:r>
    </w:p>
    <w:bookmarkStart w:id="406" w:name="def-outer-product"/>
    <w:p>
      <w:pPr>
        <w:pStyle w:val="FirstParagraph"/>
      </w:pPr>
      <w:del w:id="18176" w:author="PR Preview" w:date="2026-01-01T00:00:00Z">
        <w:r>
          <w:rPr>
            <w:b/>
            <w:bCs/>
          </w:rPr>
          <w:delText xml:space="preserve">Definition 79 (Outer product)</w:delText>
        </w:r>
      </w:del>
      <w:del w:id="18177" w:author="PR Preview" w:date="2026-01-01T00:00:00Z">
        <w:r>
          <w:delText xml:space="preserve"> </w:delText>
        </w:r>
      </w:del>
      <w:del w:id="18178" w:author="PR Preview" w:date="2026-01-01T00:00:00Z">
        <w:r>
          <w:delText xml:space="preserve">The</w:delText>
        </w:r>
      </w:del>
      <w:del w:id="18179" w:author="PR Preview" w:date="2026-01-01T00:00:00Z">
        <w:r>
          <w:delText xml:space="preserve"> </w:delText>
        </w:r>
      </w:del>
      <w:del w:id="18180" w:author="PR Preview" w:date="2026-01-01T00:00:00Z">
        <w:r>
          <w:rPr>
            <w:b/>
            <w:bCs/>
          </w:rPr>
          <w:delText xml:space="preserve">outer product</w:delText>
        </w:r>
      </w:del>
      <w:del w:id="18181" w:author="PR Preview" w:date="2026-01-01T00:00:00Z">
        <w:r>
          <w:delText xml:space="preserve"> </w:delText>
        </w:r>
      </w:del>
      <w:del w:id="18182" w:author="PR Preview" w:date="2026-01-01T00:00:00Z">
        <w:r>
          <w:delText xml:space="preserve">of a vector</w:delText>
        </w:r>
      </w:del>
      <w:del w:id="18183" w:author="PR Preview" w:date="2026-01-01T00:00:00Z">
        <w:r>
          <w:delText xml:space="preserve"> </w:delText>
        </w:r>
      </w:del>
      <m:oMath>
        <m:limLow>
          <m:e>
            <m:r>
              <m:t>u</m:t>
            </m:r>
          </m:e>
          <m:lim>
            <m:r>
              <m:rPr>
                <m:sty m:val="p"/>
              </m:rPr>
              <m:t>∼</m:t>
            </m:r>
          </m:lim>
        </m:limLow>
      </m:oMath>
      <w:del w:id="18184" w:author="PR Preview" w:date="2026-01-01T00:00:00Z">
        <w:r>
          <w:delText xml:space="preserve"> </w:delText>
        </w:r>
      </w:del>
      <w:del w:id="18185" w:author="PR Preview" w:date="2026-01-01T00:00:00Z">
        <w:r>
          <w:delText xml:space="preserve">of length</w:delText>
        </w:r>
      </w:del>
      <w:del w:id="18186" w:author="PR Preview" w:date="2026-01-01T00:00:00Z">
        <w:r>
          <w:delText xml:space="preserve"> </w:delText>
        </w:r>
      </w:del>
      <m:oMath>
        <m:r>
          <m:t>m</m:t>
        </m:r>
      </m:oMath>
      <w:del w:id="18187" w:author="PR Preview" w:date="2026-01-01T00:00:00Z">
        <w:r>
          <w:delText xml:space="preserve"> </w:delText>
        </w:r>
      </w:del>
      <w:del w:id="18188" w:author="PR Preview" w:date="2026-01-01T00:00:00Z">
        <w:r>
          <w:delText xml:space="preserve">and a vector</w:delText>
        </w:r>
      </w:del>
      <w:del w:id="18189" w:author="PR Preview" w:date="2026-01-01T00:00:00Z">
        <w:r>
          <w:delText xml:space="preserve"> </w:delText>
        </w:r>
      </w:del>
      <m:oMath>
        <m:limLow>
          <m:e>
            <m:r>
              <m:t>v</m:t>
            </m:r>
          </m:e>
          <m:lim>
            <m:r>
              <m:rPr>
                <m:sty m:val="p"/>
              </m:rPr>
              <m:t>∼</m:t>
            </m:r>
          </m:lim>
        </m:limLow>
      </m:oMath>
      <w:del w:id="18190" w:author="PR Preview" w:date="2026-01-01T00:00:00Z">
        <w:r>
          <w:delText xml:space="preserve"> </w:delText>
        </w:r>
      </w:del>
      <w:del w:id="18191" w:author="PR Preview" w:date="2026-01-01T00:00:00Z">
        <w:r>
          <w:delText xml:space="preserve">of length</w:delText>
        </w:r>
      </w:del>
      <w:del w:id="18192" w:author="PR Preview" w:date="2026-01-01T00:00:00Z">
        <w:r>
          <w:delText xml:space="preserve"> </w:delText>
        </w:r>
      </w:del>
      <m:oMath>
        <m:r>
          <m:t>n</m:t>
        </m:r>
      </m:oMath>
      <w:del w:id="18193" w:author="PR Preview" w:date="2026-01-01T00:00:00Z">
        <w:r>
          <w:delText xml:space="preserve"> </w:delText>
        </w:r>
      </w:del>
      <w:del w:id="18194" w:author="PR Preview" w:date="2026-01-01T00:00:00Z">
        <w:r>
          <w:delText xml:space="preserve">is the</w:delText>
        </w:r>
      </w:del>
      <w:del w:id="18195" w:author="PR Preview" w:date="2026-01-01T00:00:00Z">
        <w:r>
          <w:delText xml:space="preserve"> </w:delText>
        </w:r>
      </w:del>
      <m:oMath>
        <m:r>
          <m:t>m</m:t>
        </m:r>
        <m:r>
          <m:rPr>
            <m:sty m:val="p"/>
          </m:rPr>
          <m:t>×</m:t>
        </m:r>
        <m:r>
          <m:t>n</m:t>
        </m:r>
      </m:oMath>
      <w:del w:id="18196" w:author="PR Preview" w:date="2026-01-01T00:00:00Z">
        <w:r>
          <w:delText xml:space="preserve"> </w:delText>
        </w:r>
      </w:del>
      <w:del w:id="18197" w:author="PR Preview" w:date="2026-01-01T00:00:00Z">
        <w:r>
          <w:delText xml:space="preserve">matrix product (4)</w:delText>
        </w:r>
      </w:del>
      <w:del w:id="18198"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199" w:author="PR Preview" w:date="2026-01-01T00:00:00Z">
        <w:r>
          <w:delText xml:space="preserve"> </w:delText>
        </w:r>
      </w:del>
      <w:del w:id="18200" w:author="PR Preview" w:date="2026-01-01T00:00:00Z">
        <w:r>
          <w:delText xml:space="preserve">of the column vector</w:delText>
        </w:r>
      </w:del>
      <w:del w:id="18201" w:author="PR Preview" w:date="2026-01-01T00:00:00Z">
        <w:r>
          <w:delText xml:space="preserve"> </w:delText>
        </w:r>
      </w:del>
      <m:oMath>
        <m:limLow>
          <m:e>
            <m:r>
              <m:t>u</m:t>
            </m:r>
          </m:e>
          <m:lim>
            <m:r>
              <m:rPr>
                <m:sty m:val="p"/>
              </m:rPr>
              <m:t>∼</m:t>
            </m:r>
          </m:lim>
        </m:limLow>
      </m:oMath>
      <w:del w:id="18202" w:author="PR Preview" w:date="2026-01-01T00:00:00Z">
        <w:r>
          <w:delText xml:space="preserve"> </w:delText>
        </w:r>
      </w:del>
      <w:del w:id="18203" w:author="PR Preview" w:date="2026-01-01T00:00:00Z">
        <w:r>
          <w:delText xml:space="preserve">with the row vector</w:delText>
        </w:r>
      </w:del>
      <w:del w:id="18204" w:author="PR Preview" w:date="2026-01-01T00:00:00Z">
        <w:r>
          <w:delText xml:space="preserve"> </w:delText>
        </w:r>
      </w:del>
      <m:oMath>
        <m:sSup>
          <m:e>
            <m:limLow>
              <m:e>
                <m:r>
                  <m:t>v</m:t>
                </m:r>
              </m:e>
              <m:lim>
                <m:r>
                  <m:rPr>
                    <m:sty m:val="p"/>
                  </m:rPr>
                  <m:t>∼</m:t>
                </m:r>
              </m:lim>
            </m:limLow>
          </m:e>
          <m:sup>
            <m:r>
              <m:rPr>
                <m:sty m:val="p"/>
              </m:rPr>
              <m:t>⊤</m:t>
            </m:r>
          </m:sup>
        </m:sSup>
      </m:oMath>
      <w:del w:id="18205" w:author="PR Preview" w:date="2026-01-01T00:00:00Z">
        <w:r>
          <w:delText xml:space="preserve">.</w:delText>
        </w:r>
      </w:del>
      <w:del w:id="18206" w:author="PR Preview" w:date="2026-01-01T00:00:00Z">
        <w:r>
          <w:delText xml:space="preserve"> </w:delText>
        </w:r>
      </w:del>
      <w:del w:id="18207" w:author="PR Preview" w:date="2026-01-01T00:00:00Z">
        <w:r>
          <w:delText xml:space="preserve">Its entries are</w:delText>
        </w:r>
      </w:del>
    </w:p>
    <w:p>
      <w:pPr>
        <w:pStyle w:val="BodyText"/>
      </w:pPr>
      <m:oMathPara>
        <m:oMathParaPr>
          <m:jc m:val="center"/>
        </m:oMathParaPr>
        <m:oMath>
          <m:r>
            <m:t>​</m:t>
          </m:r>
          <m:d>
            <m:dPr>
              <m:begChr m:val="("/>
              <m:sepChr m:val=""/>
              <m:endChr m:val=")"/>
              <m:grow/>
            </m:dPr>
            <m:e>
              <m:limLow>
                <m:e>
                  <m:limLow>
                    <m:e>
                      <m:limLow>
                        <m:e>
                          <m:r>
                            <m:t>u</m:t>
                          </m:r>
                        </m:e>
                        <m:lim>
                          <m:r>
                            <m:rPr>
                              <m:sty m:val="p"/>
                            </m:rPr>
                            <m:t>∼</m:t>
                          </m:r>
                        </m:lim>
                      </m:limLow>
                    </m:e>
                    <m:lim>
                      <m:r>
                        <m:rPr>
                          <m:sty m:val="p"/>
                        </m:rPr>
                        <m:t>⏟</m:t>
                      </m:r>
                    </m:lim>
                  </m:limLow>
                </m:e>
                <m:lim>
                  <m:r>
                    <m:t>m</m:t>
                  </m:r>
                  <m:r>
                    <m:rPr>
                      <m:sty m:val="p"/>
                    </m:rPr>
                    <m:t>×</m:t>
                  </m:r>
                  <m:r>
                    <m:t>1</m:t>
                  </m:r>
                </m:lim>
              </m:limLow>
              <m:r>
                <m:t> </m:t>
              </m:r>
              <m:limLow>
                <m:e>
                  <m:limLow>
                    <m:e>
                      <m:sSup>
                        <m:e>
                          <m:limLow>
                            <m:e>
                              <m:r>
                                <m:t>v</m:t>
                              </m:r>
                            </m:e>
                            <m:lim>
                              <m:r>
                                <m:rPr>
                                  <m:sty m:val="p"/>
                                </m:rPr>
                                <m:t>∼</m:t>
                              </m:r>
                            </m:lim>
                          </m:limLow>
                        </m:e>
                        <m:sup>
                          <m:r>
                            <m:rPr>
                              <m:sty m:val="p"/>
                            </m:rPr>
                            <m:t>⊤</m:t>
                          </m:r>
                        </m:sup>
                      </m:sSup>
                    </m:e>
                    <m:lim>
                      <m:r>
                        <m:rPr>
                          <m:sty m:val="p"/>
                        </m:rPr>
                        <m:t>⏟</m:t>
                      </m:r>
                    </m:lim>
                  </m:limLow>
                </m:e>
                <m:lim>
                  <m:r>
                    <m:t>1</m:t>
                  </m:r>
                  <m:r>
                    <m:rPr>
                      <m:sty m:val="p"/>
                    </m:rPr>
                    <m:t>×</m:t>
                  </m:r>
                  <m:r>
                    <m:t>n</m:t>
                  </m:r>
                </m:lim>
              </m:limLow>
            </m:e>
          </m:d>
          <m:sSub>
            <m:e>
              <m:r>
                <m:t>​</m:t>
              </m:r>
            </m:e>
            <m:sub>
              <m:r>
                <m:t>i</m:t>
              </m:r>
              <m:r>
                <m:t>j</m:t>
              </m:r>
            </m:sub>
          </m:sSub>
          <m:r>
            <m:rPr>
              <m:sty m:val="p"/>
            </m:rPr>
            <m:t>=</m:t>
          </m:r>
          <m:sSub>
            <m:e>
              <m:r>
                <m:t>u</m:t>
              </m:r>
            </m:e>
            <m:sub>
              <m:r>
                <m:t>i</m:t>
              </m:r>
            </m:sub>
          </m:sSub>
          <m:sSub>
            <m:e>
              <m:r>
                <m:t>v</m:t>
              </m:r>
            </m:e>
            <m:sub>
              <m:r>
                <m:t>j</m:t>
              </m:r>
            </m:sub>
          </m:sSub>
          <m:r>
            <m:t>  </m:t>
          </m:r>
          <m:r>
            <m:rPr>
              <m:nor/>
              <m:sty m:val="p"/>
            </m:rPr>
            <m:t>(definition of matrix multiplication; the sum has one term)</m:t>
          </m:r>
        </m:oMath>
      </m:oMathPara>
    </w:p>
    <w:p>
      <w:pPr>
        <w:pStyle w:val="FirstParagraph"/>
      </w:pPr>
      <w:del w:id="18208" w:author="PR Preview" w:date="2026-01-01T00:00:00Z">
        <w:r>
          <w:rPr>
            <w:b/>
            <w:bCs/>
          </w:rPr>
          <w:delText xml:space="preserve">Example 121 (An outer product)</w:delText>
        </w:r>
      </w:del>
      <w:del w:id="18209" w:author="PR Preview" w:date="2026-01-01T00:00:00Z">
        <w:r>
          <w:delText xml:space="preserve"> </w:delText>
        </w:r>
      </w:del>
      <w:del w:id="18210" w:author="PR Preview" w:date="2026-01-01T00:00:00Z">
        <w:r>
          <w:delText xml:space="preserve">For</w:delText>
        </w:r>
      </w:del>
      <w:del w:id="18211"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del w:id="18212" w:author="PR Preview" w:date="2026-01-01T00:00:00Z">
        <w:r>
          <w:delText xml:space="preserve"> </w:delText>
        </w:r>
      </w:del>
      <w:del w:id="18213" w:author="PR Preview" w:date="2026-01-01T00:00:00Z">
        <w:r>
          <w:delText xml:space="preserve">and</w:delText>
        </w:r>
      </w:del>
      <w:del w:id="18214" w:author="PR Preview" w:date="2026-01-01T00:00:00Z">
        <w:r>
          <w:delText xml:space="preserve"> </w:delText>
        </w:r>
      </w:del>
      <m:oMath>
        <m:limLow>
          <m:e>
            <m:r>
              <m:t>v</m:t>
            </m:r>
          </m:e>
          <m:lim>
            <m:r>
              <m:rPr>
                <m:sty m:val="p"/>
              </m:rPr>
              <m:t>∼</m:t>
            </m:r>
          </m:lim>
        </m:limLow>
        <m:r>
          <m:rPr>
            <m:sty m:val="p"/>
          </m:rPr>
          <m:t>=</m:t>
        </m:r>
        <m:r>
          <m:rPr>
            <m:sty m:val="p"/>
          </m:rPr>
          <m:t>(</m:t>
        </m:r>
        <m:r>
          <m:t>4</m:t>
        </m:r>
        <m:r>
          <m:rPr>
            <m:sty m:val="p"/>
          </m:rPr>
          <m:t>,</m:t>
        </m:r>
        <m:r>
          <m:t>5</m:t>
        </m:r>
        <m:r>
          <m:rPr>
            <m:sty m:val="p"/>
          </m:rPr>
          <m:t>)</m:t>
        </m:r>
      </m:oMath>
      <w:del w:id="18215" w:author="PR Preview" w:date="2026-01-01T00:00:00Z">
        <w:r>
          <w:delText xml:space="preserve">:</w:delText>
        </w:r>
      </w:del>
    </w:p>
    <w:p>
      <w:pPr>
        <w:pStyle w:val="BodyText"/>
      </w:pPr>
      <m:oMathPara>
        <m:oMathParaPr>
          <m:jc m:val="center"/>
        </m:oMathParaPr>
        <m:oMath>
          <m:eqArr>
            <m:e>
              <m:limLow>
                <m:e>
                  <m:r>
                    <m:t>u</m:t>
                  </m:r>
                </m:e>
                <m:lim>
                  <m:r>
                    <m:rPr>
                      <m:sty m:val="p"/>
                    </m:rPr>
                    <m:t>∼</m:t>
                  </m:r>
                </m:lim>
              </m:limLow>
              <m:r>
                <m:t> </m:t>
              </m:r>
              <m:sSup>
                <m:e>
                  <m:limLow>
                    <m:e>
                      <m:r>
                        <m:t>v</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2</m:t>
                        </m:r>
                      </m:e>
                    </m:mr>
                    <m:mr>
                      <m:e>
                        <m:r>
                          <m:t>3</m:t>
                        </m:r>
                      </m:e>
                    </m:mr>
                  </m:m>
                </m:e>
              </m:d>
              <m:d>
                <m:dPr>
                  <m:begChr m:val="["/>
                  <m:sepChr m:val=""/>
                  <m:endChr m:val="]"/>
                  <m:grow/>
                </m:dPr>
                <m:e>
                  <m:m>
                    <m:mPr>
                      <m:baseJc m:val="center"/>
                      <m:plcHide m:val="on"/>
                      <m:mcs>
                        <m:mc>
                          <m:mcPr>
                            <m:mcJc m:val="center"/>
                            <m:count m:val="1"/>
                          </m:mcPr>
                        </m:mc>
                        <m:mc>
                          <m:mcPr>
                            <m:mcJc m:val="center"/>
                            <m:count m:val="1"/>
                          </m:mcPr>
                        </m:mc>
                      </m:mcs>
                    </m:mPr>
                    <m:mr>
                      <m:e>
                        <m:r>
                          <m:t>4</m:t>
                        </m:r>
                      </m:e>
                      <m:e>
                        <m:r>
                          <m:t>5</m:t>
                        </m:r>
                      </m:e>
                    </m:mr>
                  </m:m>
                </m:e>
              </m:d>
              <m:r>
                <m:t>&amp;</m:t>
              </m:r>
              <m:r>
                <m:t>&amp;</m:t>
              </m:r>
              <m:r>
                <m:rPr>
                  <m:nor/>
                  <m:sty m:val="p"/>
                </m:rPr>
                <m:t>(definition of the outer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4</m:t>
                        </m:r>
                      </m:e>
                      <m:e>
                        <m:r>
                          <m:t>1</m:t>
                        </m:r>
                        <m:r>
                          <m:rPr>
                            <m:sty m:val="p"/>
                          </m:rPr>
                          <m:t>⋅</m:t>
                        </m:r>
                        <m:r>
                          <m:t>5</m:t>
                        </m:r>
                      </m:e>
                    </m:mr>
                    <m:mr>
                      <m:e>
                        <m:r>
                          <m:t>2</m:t>
                        </m:r>
                        <m:r>
                          <m:rPr>
                            <m:sty m:val="p"/>
                          </m:rPr>
                          <m:t>⋅</m:t>
                        </m:r>
                        <m:r>
                          <m:t>4</m:t>
                        </m:r>
                      </m:e>
                      <m:e>
                        <m:r>
                          <m:t>2</m:t>
                        </m:r>
                        <m:r>
                          <m:rPr>
                            <m:sty m:val="p"/>
                          </m:rPr>
                          <m:t>⋅</m:t>
                        </m:r>
                        <m:r>
                          <m:t>5</m:t>
                        </m:r>
                      </m:e>
                    </m:mr>
                    <m:mr>
                      <m:e>
                        <m:r>
                          <m:t>3</m:t>
                        </m:r>
                        <m:r>
                          <m:rPr>
                            <m:sty m:val="p"/>
                          </m:rPr>
                          <m:t>⋅</m:t>
                        </m:r>
                        <m:r>
                          <m:t>4</m:t>
                        </m:r>
                      </m:e>
                      <m:e>
                        <m:r>
                          <m:t>3</m:t>
                        </m:r>
                        <m:r>
                          <m:rPr>
                            <m:sty m:val="p"/>
                          </m:rPr>
                          <m:t>⋅</m:t>
                        </m:r>
                        <m:r>
                          <m:t>5</m:t>
                        </m:r>
                      </m:e>
                    </m:mr>
                  </m:m>
                </m:e>
              </m:d>
              <m:r>
                <m:t>&amp;</m:t>
              </m:r>
              <m:r>
                <m:t>&amp;</m:t>
              </m:r>
              <m:r>
                <m:rPr>
                  <m:nor/>
                  <m:sty m:val="p"/>
                </m:rPr>
                <m:t>(entry </m:t>
              </m:r>
              <m:r>
                <m:rPr>
                  <m:sty m:val="p"/>
                </m:rPr>
                <m:t>(</m:t>
              </m:r>
              <m:r>
                <m:t>i</m:t>
              </m:r>
              <m:r>
                <m:rPr>
                  <m:sty m:val="p"/>
                </m:rPr>
                <m:t>,</m:t>
              </m:r>
              <m:r>
                <m:t>j</m:t>
              </m:r>
              <m:r>
                <m:rPr>
                  <m:sty m:val="p"/>
                </m:rPr>
                <m:t>)</m:t>
              </m:r>
              <m:r>
                <m:rPr>
                  <m:nor/>
                  <m:sty m:val="p"/>
                </m:rPr>
                <m:t> is </m:t>
              </m:r>
              <m:sSub>
                <m:e>
                  <m:r>
                    <m:t>u</m:t>
                  </m:r>
                </m:e>
                <m:sub>
                  <m:r>
                    <m:t>i</m:t>
                  </m:r>
                </m:sub>
              </m:sSub>
              <m:sSub>
                <m:e>
                  <m:r>
                    <m:t>v</m:t>
                  </m:r>
                </m:e>
                <m:sub>
                  <m:r>
                    <m:t>j</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5</m:t>
                        </m:r>
                      </m:e>
                    </m:mr>
                    <m:mr>
                      <m:e>
                        <m:r>
                          <m:t>8</m:t>
                        </m:r>
                      </m:e>
                      <m:e>
                        <m:r>
                          <m:t>10</m:t>
                        </m:r>
                      </m:e>
                    </m:mr>
                    <m:mr>
                      <m:e>
                        <m:r>
                          <m:t>12</m:t>
                        </m:r>
                      </m:e>
                      <m:e>
                        <m:r>
                          <m:t>15</m:t>
                        </m:r>
                      </m:e>
                    </m:mr>
                  </m:m>
                </m:e>
              </m:d>
              <m:r>
                <m:t>&amp;</m:t>
              </m:r>
              <m:r>
                <m:t>&amp;</m:t>
              </m:r>
              <m:r>
                <m:rPr>
                  <m:nor/>
                  <m:sty m:val="p"/>
                </m:rPr>
                <m:t>(multiply)</m:t>
              </m:r>
            </m:e>
          </m:eqArr>
        </m:oMath>
      </m:oMathPara>
    </w:p>
    <w:p>
      <w:pPr>
        <w:pStyle w:val="FirstParagraph"/>
      </w:pPr>
      <w:del w:id="18216" w:author="PR Preview" w:date="2026-01-01T00:00:00Z">
        <w:r>
          <w:rPr>
            <w:i/>
            <w:iCs/>
          </w:rPr>
          <w:delText xml:space="preserve">Remark 25</w:delText>
        </w:r>
      </w:del>
      <w:del w:id="18217" w:author="PR Preview" w:date="2026-01-01T00:00:00Z">
        <w:r>
          <w:delText xml:space="preserve"> (Outer product and dot product). </w:delText>
        </w:r>
      </w:del>
      <w:del w:id="18218" w:author="PR Preview" w:date="2026-01-01T00:00:00Z">
        <w:r>
          <w:delText xml:space="preserve">The dot product</w:delText>
        </w:r>
      </w:del>
      <w:del w:id="18219" w:author="PR Preview" w:date="2026-01-01T00:00:00Z">
        <w:r>
          <w:delText xml:space="preserve"> </w:delText>
        </w:r>
      </w:del>
      <m:oMath>
        <m:sSup>
          <m:e>
            <m:limLow>
              <m:e>
                <m:r>
                  <m:t>u</m:t>
                </m:r>
              </m:e>
              <m:lim>
                <m:r>
                  <m:rPr>
                    <m:sty m:val="p"/>
                  </m:rPr>
                  <m:t>∼</m:t>
                </m:r>
              </m:lim>
            </m:limLow>
          </m:e>
          <m:sup>
            <m:r>
              <m:rPr>
                <m:sty m:val="p"/>
              </m:rPr>
              <m:t>⊤</m:t>
            </m:r>
          </m:sup>
        </m:sSup>
        <m:limLow>
          <m:e>
            <m:r>
              <m:t>v</m:t>
            </m:r>
          </m:e>
          <m:lim>
            <m:r>
              <m:rPr>
                <m:sty m:val="p"/>
              </m:rPr>
              <m:t>∼</m:t>
            </m:r>
          </m:lim>
        </m:limLow>
      </m:oMath>
      <w:del w:id="18220" w:author="PR Preview" w:date="2026-01-01T00:00:00Z">
        <w:r>
          <w:delText xml:space="preserve"> </w:delText>
        </w:r>
      </w:del>
      <w:del w:id="18221" w:author="PR Preview" w:date="2026-01-01T00:00:00Z">
        <w:r>
          <w:delText xml:space="preserve">(</w:delText>
        </w:r>
      </w:del>
      <w:hyperlink w:anchor="exm-dot-product-matmul">
        <w:del w:id="18222" w:author="PR Preview" w:date="2026-01-01T00:00:00Z">
          <w:r>
            <w:rPr>
              <w:rStyle w:val="Hyperlink"/>
            </w:rPr>
            <w:delText xml:space="preserve">Example 20</w:delText>
          </w:r>
        </w:del>
      </w:hyperlink>
      <w:del w:id="18223" w:author="PR Preview" w:date="2026-01-01T00:00:00Z">
        <w:r>
          <w:delText xml:space="preserve">)</w:delText>
        </w:r>
      </w:del>
      <w:del w:id="18224" w:author="PR Preview" w:date="2026-01-01T00:00:00Z">
        <w:r>
          <w:delText xml:space="preserve"> </w:delText>
        </w:r>
      </w:del>
      <w:del w:id="18225" w:author="PR Preview" w:date="2026-01-01T00:00:00Z">
        <w:r>
          <w:delText xml:space="preserve">needs two vectors of the same length and gives a number.</w:delText>
        </w:r>
      </w:del>
      <w:del w:id="18226" w:author="PR Preview" w:date="2026-01-01T00:00:00Z">
        <w:r>
          <w:delText xml:space="preserve"> </w:delText>
        </w:r>
      </w:del>
      <w:del w:id="18227" w:author="PR Preview" w:date="2026-01-01T00:00:00Z">
        <w:r>
          <w:delText xml:space="preserve">The outer product</w:delText>
        </w:r>
      </w:del>
      <w:del w:id="18228"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229" w:author="PR Preview" w:date="2026-01-01T00:00:00Z">
        <w:r>
          <w:delText xml:space="preserve"> </w:delText>
        </w:r>
      </w:del>
      <w:del w:id="18230" w:author="PR Preview" w:date="2026-01-01T00:00:00Z">
        <w:r>
          <w:delText xml:space="preserve">takes vectors of any two lengths and gives a matrix</w:delText>
        </w:r>
      </w:del>
      <w:del w:id="18231" w:author="PR Preview" w:date="2026-01-01T00:00:00Z">
        <w:r>
          <w:delText xml:space="preserve"> </w:delText>
        </w:r>
      </w:del>
      <w:del w:id="18232" w:author="PR Preview" w:date="2026-01-01T00:00:00Z">
        <w:r>
          <w:delText xml:space="preserve">(Banerjee and Roy 2014, chap. 1, p. 11)</w:delText>
        </w:r>
      </w:del>
      <w:del w:id="18233" w:author="PR Preview" w:date="2026-01-01T00:00:00Z">
        <w:r>
          <w:delText xml:space="preserve">.</w:delText>
        </w:r>
      </w:del>
    </w:p>
    <w:p>
      <w:pPr>
        <w:pStyle w:val="BodyText"/>
      </w:pPr>
      <w:del w:id="18234" w:author="PR Preview" w:date="2026-01-01T00:00:00Z">
        <w:r>
          <w:delText xml:space="preserve">For example,</w:delText>
        </w:r>
      </w:del>
      <w:del w:id="18235" w:author="PR Preview" w:date="2026-01-01T00:00:00Z">
        <w:r>
          <w:delText xml:space="preserve"> </w:delText>
        </w:r>
      </w:del>
      <m:oMath>
        <m:limLow>
          <m:e>
            <m:r>
              <m:t>u</m:t>
            </m:r>
          </m:e>
          <m:lim>
            <m:r>
              <m:rPr>
                <m:sty m:val="p"/>
              </m:rPr>
              <m:t>∼</m:t>
            </m:r>
          </m:lim>
        </m:limLow>
        <m:r>
          <m:rPr>
            <m:sty m:val="p"/>
          </m:rPr>
          <m:t>=</m:t>
        </m:r>
        <m:r>
          <m:rPr>
            <m:sty m:val="p"/>
          </m:rPr>
          <m:t>(</m:t>
        </m:r>
        <m:r>
          <m:t>1</m:t>
        </m:r>
        <m:r>
          <m:rPr>
            <m:sty m:val="p"/>
          </m:rPr>
          <m:t>,</m:t>
        </m:r>
        <m:r>
          <m:t>2</m:t>
        </m:r>
        <m:r>
          <m:rPr>
            <m:sty m:val="p"/>
          </m:rPr>
          <m:t>,</m:t>
        </m:r>
        <m:r>
          <m:t>3</m:t>
        </m:r>
        <m:r>
          <m:rPr>
            <m:sty m:val="p"/>
          </m:rPr>
          <m:t>)</m:t>
        </m:r>
      </m:oMath>
      <w:del w:id="18236" w:author="PR Preview" w:date="2026-01-01T00:00:00Z">
        <w:r>
          <w:delText xml:space="preserve"> </w:delText>
        </w:r>
      </w:del>
      <w:del w:id="18237" w:author="PR Preview" w:date="2026-01-01T00:00:00Z">
        <w:r>
          <w:delText xml:space="preserve">and</w:delText>
        </w:r>
      </w:del>
      <w:del w:id="18238" w:author="PR Preview" w:date="2026-01-01T00:00:00Z">
        <w:r>
          <w:delText xml:space="preserve"> </w:delText>
        </w:r>
      </w:del>
      <m:oMath>
        <m:limLow>
          <m:e>
            <m:r>
              <m:t>v</m:t>
            </m:r>
          </m:e>
          <m:lim>
            <m:r>
              <m:rPr>
                <m:sty m:val="p"/>
              </m:rPr>
              <m:t>∼</m:t>
            </m:r>
          </m:lim>
        </m:limLow>
        <m:r>
          <m:rPr>
            <m:sty m:val="p"/>
          </m:rPr>
          <m:t>=</m:t>
        </m:r>
        <m:r>
          <m:rPr>
            <m:sty m:val="p"/>
          </m:rPr>
          <m:t>(</m:t>
        </m:r>
        <m:r>
          <m:t>4</m:t>
        </m:r>
        <m:r>
          <m:rPr>
            <m:sty m:val="p"/>
          </m:rPr>
          <m:t>,</m:t>
        </m:r>
        <m:r>
          <m:t>5</m:t>
        </m:r>
        <m:r>
          <m:rPr>
            <m:sty m:val="p"/>
          </m:rPr>
          <m:t>)</m:t>
        </m:r>
      </m:oMath>
      <w:del w:id="18239" w:author="PR Preview" w:date="2026-01-01T00:00:00Z">
        <w:r>
          <w:delText xml:space="preserve"> </w:delText>
        </w:r>
      </w:del>
      <w:del w:id="18240" w:author="PR Preview" w:date="2026-01-01T00:00:00Z">
        <w:r>
          <w:delText xml:space="preserve">in</w:delText>
        </w:r>
      </w:del>
      <w:del w:id="18241" w:author="PR Preview" w:date="2026-01-01T00:00:00Z">
        <w:r>
          <w:delText xml:space="preserve"> </w:delText>
        </w:r>
      </w:del>
      <w:hyperlink w:anchor="exm-outer-product">
        <w:del w:id="18242" w:author="PR Preview" w:date="2026-01-01T00:00:00Z">
          <w:r>
            <w:rPr>
              <w:rStyle w:val="Hyperlink"/>
            </w:rPr>
            <w:delText xml:space="preserve">Example 121</w:delText>
          </w:r>
        </w:del>
      </w:hyperlink>
      <w:del w:id="18243" w:author="PR Preview" w:date="2026-01-01T00:00:00Z">
        <w:r>
          <w:delText xml:space="preserve"> </w:delText>
        </w:r>
      </w:del>
      <w:del w:id="18244" w:author="PR Preview" w:date="2026-01-01T00:00:00Z">
        <w:r>
          <w:delText xml:space="preserve">have different lengths,</w:delText>
        </w:r>
      </w:del>
      <w:del w:id="18245" w:author="PR Preview" w:date="2026-01-01T00:00:00Z">
        <w:r>
          <w:delText xml:space="preserve"> </w:delText>
        </w:r>
      </w:del>
      <w:del w:id="18246" w:author="PR Preview" w:date="2026-01-01T00:00:00Z">
        <w:r>
          <w:delText xml:space="preserve">so they have no dot product,</w:delText>
        </w:r>
      </w:del>
      <w:del w:id="18247" w:author="PR Preview" w:date="2026-01-01T00:00:00Z">
        <w:r>
          <w:delText xml:space="preserve"> </w:delText>
        </w:r>
      </w:del>
      <w:del w:id="18248" w:author="PR Preview" w:date="2026-01-01T00:00:00Z">
        <w:r>
          <w:delText xml:space="preserve">but their outer product is a</w:delText>
        </w:r>
      </w:del>
      <w:del w:id="18249" w:author="PR Preview" w:date="2026-01-01T00:00:00Z">
        <w:r>
          <w:delText xml:space="preserve"> </w:delText>
        </w:r>
      </w:del>
      <m:oMath>
        <m:r>
          <m:t>3</m:t>
        </m:r>
        <m:r>
          <m:rPr>
            <m:sty m:val="p"/>
          </m:rPr>
          <m:t>×</m:t>
        </m:r>
        <m:r>
          <m:t>2</m:t>
        </m:r>
      </m:oMath>
      <w:del w:id="18250" w:author="PR Preview" w:date="2026-01-01T00:00:00Z">
        <w:r>
          <w:delText xml:space="preserve"> </w:delText>
        </w:r>
      </w:del>
      <w:del w:id="18251" w:author="PR Preview" w:date="2026-01-01T00:00:00Z">
        <w:r>
          <w:delText xml:space="preserve">matrix.</w:delText>
        </w:r>
      </w:del>
      <w:del w:id="18252" w:author="PR Preview" w:date="2026-01-01T00:00:00Z">
        <w:r>
          <w:delText xml:space="preserve"> </w:delText>
        </w:r>
      </w:del>
      <w:del w:id="18253" w:author="PR Preview" w:date="2026-01-01T00:00:00Z">
        <w:r>
          <w:delText xml:space="preserve">For</w:delText>
        </w:r>
      </w:del>
      <w:del w:id="18254" w:author="PR Preview" w:date="2026-01-01T00:00:00Z">
        <w:r>
          <w:delText xml:space="preserve"> </w:delText>
        </w:r>
      </w:del>
      <m:oMath>
        <m:limLow>
          <m:e>
            <m:r>
              <m:t>a</m:t>
            </m:r>
          </m:e>
          <m:lim>
            <m:r>
              <m:rPr>
                <m:sty m:val="p"/>
              </m:rPr>
              <m:t>∼</m:t>
            </m:r>
          </m:lim>
        </m:limLow>
        <m:r>
          <m:rPr>
            <m:sty m:val="p"/>
          </m:rPr>
          <m:t>=</m:t>
        </m:r>
        <m:r>
          <m:rPr>
            <m:sty m:val="p"/>
          </m:rPr>
          <m:t>(</m:t>
        </m:r>
        <m:r>
          <m:t>1</m:t>
        </m:r>
        <m:r>
          <m:rPr>
            <m:sty m:val="p"/>
          </m:rPr>
          <m:t>,</m:t>
        </m:r>
        <m:r>
          <m:t>2</m:t>
        </m:r>
        <m:r>
          <m:rPr>
            <m:sty m:val="p"/>
          </m:rPr>
          <m:t>)</m:t>
        </m:r>
      </m:oMath>
      <w:del w:id="18255" w:author="PR Preview" w:date="2026-01-01T00:00:00Z">
        <w:r>
          <w:delText xml:space="preserve"> </w:delText>
        </w:r>
      </w:del>
      <w:del w:id="18256" w:author="PR Preview" w:date="2026-01-01T00:00:00Z">
        <w:r>
          <w:delText xml:space="preserve">and</w:delText>
        </w:r>
      </w:del>
      <w:del w:id="18257" w:author="PR Preview" w:date="2026-01-01T00:00:00Z">
        <w:r>
          <w:delText xml:space="preserve"> </w:delText>
        </w:r>
      </w:del>
      <m:oMath>
        <m:limLow>
          <m:e>
            <m:r>
              <m:t>b</m:t>
            </m:r>
          </m:e>
          <m:lim>
            <m:r>
              <m:rPr>
                <m:sty m:val="p"/>
              </m:rPr>
              <m:t>∼</m:t>
            </m:r>
          </m:lim>
        </m:limLow>
        <m:r>
          <m:rPr>
            <m:sty m:val="p"/>
          </m:rPr>
          <m:t>=</m:t>
        </m:r>
        <m:r>
          <m:rPr>
            <m:sty m:val="p"/>
          </m:rPr>
          <m:t>(</m:t>
        </m:r>
        <m:r>
          <m:t>3</m:t>
        </m:r>
        <m:r>
          <m:rPr>
            <m:sty m:val="p"/>
          </m:rPr>
          <m:t>,</m:t>
        </m:r>
        <m:r>
          <m:t>4</m:t>
        </m:r>
        <m:r>
          <m:rPr>
            <m:sty m:val="p"/>
          </m:rPr>
          <m:t>)</m:t>
        </m:r>
      </m:oMath>
      <w:del w:id="18258" w:author="PR Preview" w:date="2026-01-01T00:00:00Z">
        <w:r>
          <w:delText xml:space="preserve">,</w:delText>
        </w:r>
      </w:del>
      <w:del w:id="18259" w:author="PR Preview" w:date="2026-01-01T00:00:00Z">
        <w:r>
          <w:delText xml:space="preserve"> </w:delText>
        </w:r>
      </w:del>
      <w:del w:id="18260" w:author="PR Preview" w:date="2026-01-01T00:00:00Z">
        <w:r>
          <w:delText xml:space="preserve">which have the same length, both products exist:</w:delText>
        </w:r>
      </w:del>
    </w:p>
    <w:p>
      <w:pPr>
        <w:pStyle w:val="BodyText"/>
      </w:pPr>
      <m:oMathPara>
        <m:oMathParaPr>
          <m:jc m:val="center"/>
        </m:oMathParaPr>
        <m:oMath>
          <m:eqArr>
            <m:e>
              <m:sSup>
                <m:e>
                  <m:limLow>
                    <m:e>
                      <m:r>
                        <m:t>a</m:t>
                      </m:r>
                    </m:e>
                    <m:lim>
                      <m:r>
                        <m:rPr>
                          <m:sty m:val="p"/>
                        </m:rPr>
                        <m:t>∼</m:t>
                      </m:r>
                    </m:lim>
                  </m:limLow>
                </m:e>
                <m:sup>
                  <m:r>
                    <m:rPr>
                      <m:sty m:val="p"/>
                    </m:rPr>
                    <m:t>⊤</m:t>
                  </m:r>
                </m:sup>
              </m:sSup>
              <m:limLow>
                <m:e>
                  <m:r>
                    <m:t>b</m:t>
                  </m:r>
                </m:e>
                <m:lim>
                  <m:r>
                    <m:rPr>
                      <m:sty m:val="p"/>
                    </m:rPr>
                    <m:t>∼</m:t>
                  </m:r>
                </m:lim>
              </m:limLow>
              <m:r>
                <m:t>&amp;</m:t>
              </m:r>
              <m:r>
                <m:rPr>
                  <m:sty m:val="p"/>
                </m:rPr>
                <m:t>=</m:t>
              </m:r>
              <m:r>
                <m:t>1</m:t>
              </m:r>
              <m:r>
                <m:rPr>
                  <m:sty m:val="p"/>
                </m:rPr>
                <m:t>⋅</m:t>
              </m:r>
              <m:r>
                <m:t>3</m:t>
              </m:r>
              <m:r>
                <m:rPr>
                  <m:sty m:val="p"/>
                </m:rPr>
                <m:t>+</m:t>
              </m:r>
              <m:r>
                <m:t>2</m:t>
              </m:r>
              <m:r>
                <m:rPr>
                  <m:sty m:val="p"/>
                </m:rPr>
                <m:t>⋅</m:t>
              </m:r>
              <m:r>
                <m:t>4</m:t>
              </m:r>
            </m:e>
            <m:e>
              <m:r>
                <m:t>&amp;</m:t>
              </m:r>
              <m:r>
                <m:rPr>
                  <m:sty m:val="p"/>
                </m:rPr>
                <m:t>=</m:t>
              </m:r>
              <m:r>
                <m:t>11</m:t>
              </m:r>
            </m:e>
            <m:e>
              <m:limLow>
                <m:e>
                  <m:r>
                    <m:t>a</m:t>
                  </m:r>
                </m:e>
                <m:lim>
                  <m:r>
                    <m:rPr>
                      <m:sty m:val="p"/>
                    </m:rPr>
                    <m:t>∼</m:t>
                  </m:r>
                </m:lim>
              </m:limLow>
              <m:r>
                <m:t> </m:t>
              </m:r>
              <m:sSup>
                <m:e>
                  <m:limLow>
                    <m:e>
                      <m:r>
                        <m:t>b</m:t>
                      </m:r>
                    </m:e>
                    <m:lim>
                      <m:r>
                        <m:rPr>
                          <m:sty m:val="p"/>
                        </m:rPr>
                        <m:t>∼</m:t>
                      </m:r>
                    </m:lim>
                  </m:limLow>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r>
                          <m:rPr>
                            <m:sty m:val="p"/>
                          </m:rPr>
                          <m:t>⋅</m:t>
                        </m:r>
                        <m:r>
                          <m:t>4</m:t>
                        </m:r>
                      </m:e>
                    </m:mr>
                    <m:mr>
                      <m:e>
                        <m:r>
                          <m:t>2</m:t>
                        </m:r>
                        <m:r>
                          <m:rPr>
                            <m:sty m:val="p"/>
                          </m:rPr>
                          <m:t>⋅</m:t>
                        </m:r>
                        <m:r>
                          <m:t>3</m:t>
                        </m:r>
                      </m:e>
                      <m:e>
                        <m:r>
                          <m:t>2</m:t>
                        </m:r>
                        <m:r>
                          <m:rPr>
                            <m:sty m:val="p"/>
                          </m:rPr>
                          <m:t>⋅</m:t>
                        </m:r>
                        <m:r>
                          <m:t>4</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4</m:t>
                        </m:r>
                      </m:e>
                    </m:mr>
                    <m:mr>
                      <m:e>
                        <m:r>
                          <m:t>6</m:t>
                        </m:r>
                      </m:e>
                      <m:e>
                        <m:r>
                          <m:t>8</m:t>
                        </m:r>
                      </m:e>
                    </m:mr>
                  </m:m>
                </m:e>
              </m:d>
            </m:e>
          </m:eqArr>
        </m:oMath>
      </m:oMathPara>
    </w:p>
    <w:p>
      <w:pPr>
        <w:pStyle w:val="FirstParagraph"/>
      </w:pPr>
      <w:del w:id="18261" w:author="PR Preview" w:date="2026-01-01T00:00:00Z">
        <w:r>
          <w:rPr>
            <w:b/>
            <w:bCs/>
          </w:rPr>
          <w:delText xml:space="preserve">Theorem 66 (An outer product has rank one)</w:delText>
        </w:r>
      </w:del>
      <w:del w:id="18262" w:author="PR Preview" w:date="2026-01-01T00:00:00Z">
        <w:r>
          <w:delText xml:space="preserve"> </w:delText>
        </w:r>
      </w:del>
      <w:del w:id="18263" w:author="PR Preview" w:date="2026-01-01T00:00:00Z">
        <w:r>
          <w:delText xml:space="preserve">If</w:delText>
        </w:r>
      </w:del>
      <w:del w:id="18264" w:author="PR Preview" w:date="2026-01-01T00:00:00Z">
        <w:r>
          <w:delText xml:space="preserve"> </w:delText>
        </w:r>
      </w:del>
      <m:oMath>
        <m:limLow>
          <m:e>
            <m:r>
              <m:t>u</m:t>
            </m:r>
          </m:e>
          <m:lim>
            <m:r>
              <m:rPr>
                <m:sty m:val="p"/>
              </m:rPr>
              <m:t>∼</m:t>
            </m:r>
          </m:lim>
        </m:limLow>
      </m:oMath>
      <w:del w:id="18265" w:author="PR Preview" w:date="2026-01-01T00:00:00Z">
        <w:r>
          <w:delText xml:space="preserve"> </w:delText>
        </w:r>
      </w:del>
      <w:del w:id="18266" w:author="PR Preview" w:date="2026-01-01T00:00:00Z">
        <w:r>
          <w:delText xml:space="preserve">is a nonzero vector of length</w:delText>
        </w:r>
      </w:del>
      <w:del w:id="18267" w:author="PR Preview" w:date="2026-01-01T00:00:00Z">
        <w:r>
          <w:delText xml:space="preserve"> </w:delText>
        </w:r>
      </w:del>
      <m:oMath>
        <m:r>
          <m:t>m</m:t>
        </m:r>
      </m:oMath>
      <w:del w:id="18268" w:author="PR Preview" w:date="2026-01-01T00:00:00Z">
        <w:r>
          <w:delText xml:space="preserve"> </w:delText>
        </w:r>
      </w:del>
      <w:del w:id="18269" w:author="PR Preview" w:date="2026-01-01T00:00:00Z">
        <w:r>
          <w:delText xml:space="preserve">and</w:delText>
        </w:r>
      </w:del>
      <w:del w:id="18270" w:author="PR Preview" w:date="2026-01-01T00:00:00Z">
        <w:r>
          <w:delText xml:space="preserve"> </w:delText>
        </w:r>
      </w:del>
      <m:oMath>
        <m:limLow>
          <m:e>
            <m:r>
              <m:t>v</m:t>
            </m:r>
          </m:e>
          <m:lim>
            <m:r>
              <m:rPr>
                <m:sty m:val="p"/>
              </m:rPr>
              <m:t>∼</m:t>
            </m:r>
          </m:lim>
        </m:limLow>
      </m:oMath>
      <w:del w:id="18271" w:author="PR Preview" w:date="2026-01-01T00:00:00Z">
        <w:r>
          <w:delText xml:space="preserve"> </w:delText>
        </w:r>
      </w:del>
      <w:del w:id="18272" w:author="PR Preview" w:date="2026-01-01T00:00:00Z">
        <w:r>
          <w:delText xml:space="preserve">is a nonzero vector of length</w:delText>
        </w:r>
      </w:del>
      <w:del w:id="18273" w:author="PR Preview" w:date="2026-01-01T00:00:00Z">
        <w:r>
          <w:delText xml:space="preserve"> </w:delText>
        </w:r>
      </w:del>
      <m:oMath>
        <m:r>
          <m:t>n</m:t>
        </m:r>
      </m:oMath>
      <w:del w:id="18274" w:author="PR Preview" w:date="2026-01-01T00:00:00Z">
        <w:r>
          <w:delText xml:space="preserve">,</w:delText>
        </w:r>
      </w:del>
      <w:del w:id="18275" w:author="PR Preview" w:date="2026-01-01T00:00:00Z">
        <w:r>
          <w:delText xml:space="preserve"> </w:delText>
        </w:r>
      </w:del>
      <w:del w:id="18276" w:author="PR Preview" w:date="2026-01-01T00:00:00Z">
        <w:r>
          <w:delText xml:space="preserve">then</w:delText>
        </w:r>
      </w:del>
      <w:del w:id="18277" w:author="PR Preview" w:date="2026-01-01T00:00:00Z">
        <w:r>
          <w:delText xml:space="preserve"> </w:delText>
        </w:r>
      </w:del>
      <m:oMath>
        <m:r>
          <m:rPr>
            <m:sty m:val="p"/>
          </m:rPr>
          <m:t>rank</m:t>
        </m:r>
        <m:r>
          <m:rPr>
            <m:sty m:val="p"/>
          </m:rPr>
          <m:t>(</m:t>
        </m:r>
        <m:limLow>
          <m:e>
            <m:r>
              <m:t>u</m:t>
            </m:r>
          </m:e>
          <m:lim>
            <m:r>
              <m:rPr>
                <m:sty m:val="p"/>
              </m:rPr>
              <m:t>∼</m:t>
            </m:r>
          </m:lim>
        </m:limLow>
        <m:r>
          <m:t> </m:t>
        </m:r>
        <m:sSup>
          <m:e>
            <m:limLow>
              <m:e>
                <m:r>
                  <m:t>v</m:t>
                </m:r>
              </m:e>
              <m:lim>
                <m:r>
                  <m:rPr>
                    <m:sty m:val="p"/>
                  </m:rPr>
                  <m:t>∼</m:t>
                </m:r>
              </m:lim>
            </m:limLow>
          </m:e>
          <m:sup>
            <m:r>
              <m:rPr>
                <m:sty m:val="p"/>
              </m:rPr>
              <m:t>⊤</m:t>
            </m:r>
          </m:sup>
        </m:sSup>
        <m:r>
          <m:rPr>
            <m:sty m:val="p"/>
          </m:rPr>
          <m:t>)</m:t>
        </m:r>
        <m:r>
          <m:rPr>
            <m:sty m:val="p"/>
          </m:rPr>
          <m:t>=</m:t>
        </m:r>
        <m:r>
          <m:t>1</m:t>
        </m:r>
      </m:oMath>
      <w:del w:id="18278" w:author="PR Preview" w:date="2026-01-01T00:00:00Z">
        <w:r>
          <w:delText xml:space="preserve"> </w:delText>
        </w:r>
      </w:del>
      <w:del w:id="18279" w:author="PR Preview" w:date="2026-01-01T00:00:00Z">
        <w:r>
          <w:delText xml:space="preserve">(</w:delText>
        </w:r>
      </w:del>
      <w:hyperlink w:anchor="def-rank">
        <w:del w:id="18280" w:author="PR Preview" w:date="2026-01-01T00:00:00Z">
          <w:r>
            <w:rPr>
              <w:rStyle w:val="Hyperlink"/>
            </w:rPr>
            <w:delText xml:space="preserve">Definition 44</w:delText>
          </w:r>
        </w:del>
      </w:hyperlink>
      <w:del w:id="18281" w:author="PR Preview" w:date="2026-01-01T00:00:00Z">
        <w:r>
          <w:delText xml:space="preserve">).</w:delText>
        </w:r>
      </w:del>
    </w:p>
    <w:p>
      <w:pPr>
        <w:pStyle w:val="BodyText"/>
      </w:pPr>
      <w:del w:id="18282" w:author="PR Preview" w:date="2026-01-01T00:00:00Z">
        <w:r>
          <w:rPr>
            <w:i/>
            <w:iCs/>
          </w:rPr>
          <w:delText xml:space="preserve">Proof</w:delText>
        </w:r>
      </w:del>
      <w:del w:id="18283" w:author="PR Preview" w:date="2026-01-01T00:00:00Z">
        <w:r>
          <w:delText xml:space="preserve">. </w:delText>
        </w:r>
      </w:del>
      <w:del w:id="18284" w:author="PR Preview" w:date="2026-01-01T00:00:00Z">
        <w:r>
          <w:delText xml:space="preserve">Column</w:delText>
        </w:r>
      </w:del>
      <w:del w:id="18285" w:author="PR Preview" w:date="2026-01-01T00:00:00Z">
        <w:r>
          <w:delText xml:space="preserve"> </w:delText>
        </w:r>
      </w:del>
      <m:oMath>
        <m:r>
          <m:t>j</m:t>
        </m:r>
      </m:oMath>
      <w:del w:id="18286" w:author="PR Preview" w:date="2026-01-01T00:00:00Z">
        <w:r>
          <w:delText xml:space="preserve"> </w:delText>
        </w:r>
      </w:del>
      <w:del w:id="18287" w:author="PR Preview" w:date="2026-01-01T00:00:00Z">
        <w:r>
          <w:delText xml:space="preserve">of</w:delText>
        </w:r>
      </w:del>
      <w:del w:id="18288"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289" w:author="PR Preview" w:date="2026-01-01T00:00:00Z">
        <w:r>
          <w:delText xml:space="preserve"> </w:delText>
        </w:r>
      </w:del>
      <w:del w:id="18290" w:author="PR Preview" w:date="2026-01-01T00:00:00Z">
        <w:r>
          <w:delText xml:space="preserve">has entries</w:delText>
        </w:r>
      </w:del>
      <w:del w:id="18291" w:author="PR Preview" w:date="2026-01-01T00:00:00Z">
        <w:r>
          <w:delText xml:space="preserve"> </w:delText>
        </w:r>
      </w:del>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del w:id="18292" w:author="PR Preview" w:date="2026-01-01T00:00:00Z">
        <w:r>
          <w:delText xml:space="preserve">,</w:delText>
        </w:r>
      </w:del>
      <w:del w:id="18293" w:author="PR Preview" w:date="2026-01-01T00:00:00Z">
        <w:r>
          <w:delText xml:space="preserve"> </w:delText>
        </w:r>
      </w:del>
      <w:del w:id="18294" w:author="PR Preview" w:date="2026-01-01T00:00:00Z">
        <w:r>
          <w:delText xml:space="preserve">so it is the vector</w:delText>
        </w:r>
      </w:del>
      <w:del w:id="18295" w:author="PR Preview" w:date="2026-01-01T00:00:00Z">
        <w:r>
          <w:delText xml:space="preserve"> </w:delText>
        </w:r>
      </w:del>
      <m:oMath>
        <m:sSub>
          <m:e>
            <m:r>
              <m:t>v</m:t>
            </m:r>
          </m:e>
          <m:sub>
            <m:r>
              <m:t>j</m:t>
            </m:r>
          </m:sub>
        </m:sSub>
        <m:limLow>
          <m:e>
            <m:r>
              <m:t>u</m:t>
            </m:r>
          </m:e>
          <m:lim>
            <m:r>
              <m:rPr>
                <m:sty m:val="p"/>
              </m:rPr>
              <m:t>∼</m:t>
            </m:r>
          </m:lim>
        </m:limLow>
      </m:oMath>
      <w:del w:id="18296" w:author="PR Preview" w:date="2026-01-01T00:00:00Z">
        <w:r>
          <w:delText xml:space="preserve">.</w:delText>
        </w:r>
      </w:del>
    </w:p>
    <w:p>
      <w:pPr>
        <w:pStyle w:val="BodyText"/>
      </w:pPr>
      <w:del w:id="18297" w:author="PR Preview" w:date="2026-01-01T00:00:00Z">
        <w:r>
          <w:rPr>
            <w:b/>
            <w:bCs/>
          </w:rPr>
          <w:delText xml:space="preserve">The rank is at least one.</w:delText>
        </w:r>
      </w:del>
      <w:del w:id="18298" w:author="PR Preview" w:date="2026-01-01T00:00:00Z">
        <w:r>
          <w:delText xml:space="preserve"> </w:delText>
        </w:r>
      </w:del>
      <w:del w:id="18299" w:author="PR Preview" w:date="2026-01-01T00:00:00Z">
        <w:r>
          <w:delText xml:space="preserve">Because</w:delText>
        </w:r>
      </w:del>
      <w:del w:id="18300"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8301" w:author="PR Preview" w:date="2026-01-01T00:00:00Z">
        <w:r>
          <w:delText xml:space="preserve">, some entry</w:delText>
        </w:r>
      </w:del>
      <w:del w:id="18302" w:author="PR Preview" w:date="2026-01-01T00:00:00Z">
        <w:r>
          <w:delText xml:space="preserve"> </w:delText>
        </w:r>
      </w:del>
      <m:oMath>
        <m:sSub>
          <m:e>
            <m:r>
              <m:t>v</m:t>
            </m:r>
          </m:e>
          <m:sub>
            <m:r>
              <m:t>j</m:t>
            </m:r>
          </m:sub>
        </m:sSub>
      </m:oMath>
      <w:del w:id="18303" w:author="PR Preview" w:date="2026-01-01T00:00:00Z">
        <w:r>
          <w:delText xml:space="preserve"> </w:delText>
        </w:r>
      </w:del>
      <w:del w:id="18304" w:author="PR Preview" w:date="2026-01-01T00:00:00Z">
        <w:r>
          <w:delText xml:space="preserve">is nonzero.</w:delText>
        </w:r>
      </w:del>
      <w:del w:id="18305" w:author="PR Preview" w:date="2026-01-01T00:00:00Z">
        <w:r>
          <w:delText xml:space="preserve"> </w:delText>
        </w:r>
      </w:del>
      <w:del w:id="18306" w:author="PR Preview" w:date="2026-01-01T00:00:00Z">
        <w:r>
          <w:delText xml:space="preserve">Then column</w:delText>
        </w:r>
      </w:del>
      <w:del w:id="18307" w:author="PR Preview" w:date="2026-01-01T00:00:00Z">
        <w:r>
          <w:delText xml:space="preserve"> </w:delText>
        </w:r>
      </w:del>
      <m:oMath>
        <m:r>
          <m:t>j</m:t>
        </m:r>
      </m:oMath>
      <w:del w:id="18308" w:author="PR Preview" w:date="2026-01-01T00:00:00Z">
        <w:r>
          <w:delText xml:space="preserve">,</w:delText>
        </w:r>
      </w:del>
      <w:del w:id="18309" w:author="PR Preview" w:date="2026-01-01T00:00:00Z">
        <w:r>
          <w:delText xml:space="preserve"> </w:delText>
        </w:r>
      </w:del>
      <m:oMath>
        <m:sSub>
          <m:e>
            <m:r>
              <m:t>v</m:t>
            </m:r>
          </m:e>
          <m:sub>
            <m:r>
              <m:t>j</m:t>
            </m:r>
          </m:sub>
        </m:sSub>
        <m:limLow>
          <m:e>
            <m:r>
              <m:t>u</m:t>
            </m:r>
          </m:e>
          <m:lim>
            <m:r>
              <m:rPr>
                <m:sty m:val="p"/>
              </m:rPr>
              <m:t>∼</m:t>
            </m:r>
          </m:lim>
        </m:limLow>
      </m:oMath>
      <w:del w:id="18310" w:author="PR Preview" w:date="2026-01-01T00:00:00Z">
        <w:r>
          <w:delText xml:space="preserve">, is a nonzero vector,</w:delText>
        </w:r>
      </w:del>
      <w:del w:id="18311" w:author="PR Preview" w:date="2026-01-01T00:00:00Z">
        <w:r>
          <w:delText xml:space="preserve"> </w:delText>
        </w:r>
      </w:del>
      <w:del w:id="18312" w:author="PR Preview" w:date="2026-01-01T00:00:00Z">
        <w:r>
          <w:delText xml:space="preserve">and a single nonzero vector is linearly independent (</w:delText>
        </w:r>
      </w:del>
      <w:hyperlink w:anchor="def-linearly-independent">
        <w:del w:id="18313" w:author="PR Preview" w:date="2026-01-01T00:00:00Z">
          <w:r>
            <w:rPr>
              <w:rStyle w:val="Hyperlink"/>
            </w:rPr>
            <w:delText xml:space="preserve">Definition 43</w:delText>
          </w:r>
        </w:del>
      </w:hyperlink>
      <w:del w:id="18314" w:author="PR Preview" w:date="2026-01-01T00:00:00Z">
        <w:r>
          <w:delText xml:space="preserve">):</w:delText>
        </w:r>
      </w:del>
      <w:del w:id="18315" w:author="PR Preview" w:date="2026-01-01T00:00:00Z">
        <w:r>
          <w:delText xml:space="preserve"> </w:delText>
        </w:r>
      </w:del>
      <m:oMath>
        <m:r>
          <m:t>c</m:t>
        </m:r>
        <m:r>
          <m:t> </m:t>
        </m:r>
        <m:r>
          <m:rPr>
            <m:sty m:val="p"/>
          </m:rPr>
          <m:t>(</m:t>
        </m:r>
        <m:sSub>
          <m:e>
            <m:r>
              <m:t>v</m:t>
            </m:r>
          </m:e>
          <m:sub>
            <m:r>
              <m:t>j</m:t>
            </m:r>
          </m:sub>
        </m:sSub>
        <m:limLow>
          <m:e>
            <m:r>
              <m:t>u</m:t>
            </m:r>
          </m:e>
          <m:lim>
            <m:r>
              <m:rPr>
                <m:sty m:val="p"/>
              </m:rPr>
              <m:t>∼</m:t>
            </m:r>
          </m:lim>
        </m:limLow>
        <m:r>
          <m:rPr>
            <m:sty m:val="p"/>
          </m:rPr>
          <m:t>)</m:t>
        </m:r>
        <m:r>
          <m:rPr>
            <m:sty m:val="p"/>
          </m:rPr>
          <m:t>=</m:t>
        </m:r>
        <m:limLow>
          <m:e>
            <m:r>
              <m:t>0</m:t>
            </m:r>
          </m:e>
          <m:lim>
            <m:r>
              <m:rPr>
                <m:sty m:val="p"/>
              </m:rPr>
              <m:t>∼</m:t>
            </m:r>
          </m:lim>
        </m:limLow>
      </m:oMath>
      <w:del w:id="18316" w:author="PR Preview" w:date="2026-01-01T00:00:00Z">
        <w:r>
          <w:delText xml:space="preserve"> </w:delText>
        </w:r>
      </w:del>
      <w:del w:id="18317" w:author="PR Preview" w:date="2026-01-01T00:00:00Z">
        <w:r>
          <w:delText xml:space="preserve">forces</w:delText>
        </w:r>
      </w:del>
      <w:del w:id="18318" w:author="PR Preview" w:date="2026-01-01T00:00:00Z">
        <w:r>
          <w:delText xml:space="preserve"> </w:delText>
        </w:r>
      </w:del>
      <m:oMath>
        <m:r>
          <m:t>c</m:t>
        </m:r>
        <m:r>
          <m:rPr>
            <m:sty m:val="p"/>
          </m:rPr>
          <m:t>=</m:t>
        </m:r>
        <m:r>
          <m:t>0</m:t>
        </m:r>
      </m:oMath>
      <w:del w:id="18319" w:author="PR Preview" w:date="2026-01-01T00:00:00Z">
        <w:r>
          <w:delText xml:space="preserve">.</w:delText>
        </w:r>
      </w:del>
    </w:p>
    <w:p>
      <w:pPr>
        <w:pStyle w:val="FirstParagraph"/>
      </w:pPr>
      <w:ins w:id="18320" w:author="PR Preview" w:date="2026-01-01T00:00:00Z">
        <w:r>
          <w:rPr>
            <w:b/>
            <w:bCs/>
          </w:rPr>
          <w:t xml:space="preserve">Definition 79 (Outer product)</w:t>
        </w:r>
      </w:ins>
      <w:ins w:id="18321" w:author="PR Preview" w:date="2026-01-01T00:00:00Z">
        <w:r>
          <w:t xml:space="preserve"> </w:t>
        </w:r>
      </w:ins>
      <w:ins w:id="18322" w:author="PR Preview" w:date="2026-01-01T00:00:00Z">
        <w:r>
          <w:t xml:space="preserve">The</w:t>
        </w:r>
      </w:ins>
      <w:ins w:id="18323" w:author="PR Preview" w:date="2026-01-01T00:00:00Z">
        <w:r>
          <w:t xml:space="preserve"> </w:t>
        </w:r>
      </w:ins>
      <w:ins w:id="18324" w:author="PR Preview" w:date="2026-01-01T00:00:00Z">
        <w:r>
          <w:rPr>
            <w:b/>
            <w:bCs/>
          </w:rPr>
          <w:t xml:space="preserve">outer product</w:t>
        </w:r>
      </w:ins>
      <w:ins w:id="18325" w:author="PR Preview" w:date="2026-01-01T00:00:00Z">
        <w:r>
          <w:t xml:space="preserve"> </w:t>
        </w:r>
      </w:ins>
      <w:ins w:id="18326" w:author="PR Preview" w:date="2026-01-01T00:00:00Z">
        <w:r>
          <w:t xml:space="preserve">of a vector</w:t>
        </w:r>
      </w:ins>
      <w:ins w:id="18327" w:author="PR Preview" w:date="2026-01-01T00:00:00Z">
        <w:r>
          <w:t xml:space="preserve"> </w:t>
        </w:r>
      </w:ins>
      <w:ins w:id="18328" w:author="PR Preview" w:date="2026-01-01T00:00:00Z">
        <w:r>
          <w:t xml:space="preserve">$\mathord{\smash[b]{\underset{\raise.3ex\hbox{$\scriptstyle\sim$}}{u}}\vphantom{u}}$</w:t>
        </w:r>
      </w:ins>
      <w:ins w:id="18329" w:author="PR Preview" w:date="2026-01-01T00:00:00Z">
        <w:r>
          <w:t xml:space="preserve"> </w:t>
        </w:r>
      </w:ins>
      <w:ins w:id="18330" w:author="PR Preview" w:date="2026-01-01T00:00:00Z">
        <w:r>
          <w:t xml:space="preserve">of length</w:t>
        </w:r>
      </w:ins>
      <w:ins w:id="18331" w:author="PR Preview" w:date="2026-01-01T00:00:00Z">
        <w:r>
          <w:t xml:space="preserve"> </w:t>
        </w:r>
      </w:ins>
      <m:oMath>
        <m:r>
          <m:t>m</m:t>
        </m:r>
      </m:oMath>
      <w:ins w:id="18332" w:author="PR Preview" w:date="2026-01-01T00:00:00Z">
        <w:r>
          <w:t xml:space="preserve"> </w:t>
        </w:r>
      </w:ins>
      <w:ins w:id="18333" w:author="PR Preview" w:date="2026-01-01T00:00:00Z">
        <w:r>
          <w:t xml:space="preserve">and a vector</w:t>
        </w:r>
      </w:ins>
      <w:ins w:id="18334" w:author="PR Preview" w:date="2026-01-01T00:00:00Z">
        <w:r>
          <w:t xml:space="preserve"> </w:t>
        </w:r>
      </w:ins>
      <w:ins w:id="18335" w:author="PR Preview" w:date="2026-01-01T00:00:00Z">
        <w:r>
          <w:t xml:space="preserve">$\mathord{\smash[b]{\underset{\raise.3ex\hbox{$\scriptstyle\sim$}}{v}}\vphantom{v}}$</w:t>
        </w:r>
      </w:ins>
      <w:ins w:id="18336" w:author="PR Preview" w:date="2026-01-01T00:00:00Z">
        <w:r>
          <w:t xml:space="preserve"> </w:t>
        </w:r>
      </w:ins>
      <w:ins w:id="18337" w:author="PR Preview" w:date="2026-01-01T00:00:00Z">
        <w:r>
          <w:t xml:space="preserve">of length</w:t>
        </w:r>
      </w:ins>
      <w:ins w:id="18338" w:author="PR Preview" w:date="2026-01-01T00:00:00Z">
        <w:r>
          <w:t xml:space="preserve"> </w:t>
        </w:r>
      </w:ins>
      <m:oMath>
        <m:r>
          <m:t>n</m:t>
        </m:r>
      </m:oMath>
      <w:ins w:id="18339" w:author="PR Preview" w:date="2026-01-01T00:00:00Z">
        <w:r>
          <w:t xml:space="preserve"> </w:t>
        </w:r>
      </w:ins>
      <w:ins w:id="18340" w:author="PR Preview" w:date="2026-01-01T00:00:00Z">
        <w:r>
          <w:t xml:space="preserve">is the</w:t>
        </w:r>
      </w:ins>
      <w:ins w:id="18341" w:author="PR Preview" w:date="2026-01-01T00:00:00Z">
        <w:r>
          <w:t xml:space="preserve"> </w:t>
        </w:r>
      </w:ins>
      <m:oMath>
        <m:r>
          <m:t>m</m:t>
        </m:r>
        <m:r>
          <m:rPr>
            <m:sty m:val="p"/>
          </m:rPr>
          <m:t>×</m:t>
        </m:r>
        <m:r>
          <m:t>n</m:t>
        </m:r>
      </m:oMath>
      <w:ins w:id="18342" w:author="PR Preview" w:date="2026-01-01T00:00:00Z">
        <w:r>
          <w:t xml:space="preserve"> </w:t>
        </w:r>
      </w:ins>
      <w:ins w:id="18343" w:author="PR Preview" w:date="2026-01-01T00:00:00Z">
        <w:r>
          <w:t xml:space="preserve">matrix product (4)</w:t>
        </w:r>
      </w:ins>
      <w:ins w:id="18344" w:author="PR Preview" w:date="2026-01-01T00:00:00Z">
        <w:r>
          <w:t xml:space="preserve"> </w:t>
        </w:r>
      </w:ins>
      <w:ins w:id="18345" w:author="PR Preview" w:date="2026-01-01T00:00:00Z">
        <w:r>
          <w:t xml:space="preserve">$\mathord{\smash[b]{\underset{\raise.3ex\hbox{$\scriptstyle\sim$}}{u}}\vphantom{u}}\,{\mathord{\smash[b]{\underset{\raise.3ex\hbox{$\scriptstyle\sim$}}{v}}\vphantom{v}}}^{\top}$</w:t>
        </w:r>
      </w:ins>
      <w:ins w:id="18346" w:author="PR Preview" w:date="2026-01-01T00:00:00Z">
        <w:r>
          <w:t xml:space="preserve"> </w:t>
        </w:r>
      </w:ins>
      <w:ins w:id="18347" w:author="PR Preview" w:date="2026-01-01T00:00:00Z">
        <w:r>
          <w:t xml:space="preserve">of the column vector</w:t>
        </w:r>
      </w:ins>
      <w:ins w:id="18348" w:author="PR Preview" w:date="2026-01-01T00:00:00Z">
        <w:r>
          <w:t xml:space="preserve"> </w:t>
        </w:r>
      </w:ins>
      <w:ins w:id="18349" w:author="PR Preview" w:date="2026-01-01T00:00:00Z">
        <w:r>
          <w:t xml:space="preserve">$\mathord{\smash[b]{\underset{\raise.3ex\hbox{$\scriptstyle\sim$}}{u}}\vphantom{u}}$</w:t>
        </w:r>
      </w:ins>
      <w:ins w:id="18350" w:author="PR Preview" w:date="2026-01-01T00:00:00Z">
        <w:r>
          <w:t xml:space="preserve"> </w:t>
        </w:r>
      </w:ins>
      <w:ins w:id="18351" w:author="PR Preview" w:date="2026-01-01T00:00:00Z">
        <w:r>
          <w:t xml:space="preserve">with the row vector</w:t>
        </w:r>
      </w:ins>
      <w:ins w:id="18352" w:author="PR Preview" w:date="2026-01-01T00:00:00Z">
        <w:r>
          <w:t xml:space="preserve"> </w:t>
        </w:r>
      </w:ins>
      <w:ins w:id="18353" w:author="PR Preview" w:date="2026-01-01T00:00:00Z">
        <w:r>
          <w:t xml:space="preserve">${\mathord{\smash[b]{\underset{\raise.3ex\hbox{$\scriptstyle\sim$}}{v}}\vphantom{v}}}^{\top}$</w:t>
        </w:r>
      </w:ins>
      <w:ins w:id="18354" w:author="PR Preview" w:date="2026-01-01T00:00:00Z">
        <w:r>
          <w:t xml:space="preserve">.</w:t>
        </w:r>
      </w:ins>
      <w:ins w:id="18355" w:author="PR Preview" w:date="2026-01-01T00:00:00Z">
        <w:r>
          <w:t xml:space="preserve"> </w:t>
        </w:r>
      </w:ins>
      <w:ins w:id="18356" w:author="PR Preview" w:date="2026-01-01T00:00:00Z">
        <w:r>
          <w:t xml:space="preserve">Its entries are</w:t>
        </w:r>
      </w:ins>
    </w:p>
    <w:p>
      <w:pPr>
        <w:pStyle w:val="BodyText"/>
      </w:pPr>
      <w:ins w:id="18357" w:author="PR Preview" w:date="2026-01-01T00:00:00Z">
        <w:r>
          <w:t xml:space="preserve">$$
    \mathopen{}\left(\underbrace{\mathord{\smash[b]{\underset{\raise.3ex\hbox{$\scriptstyle\sim$}}{u}}\vphantom{u}}}_{m \times 1}\,\underbrace{{\mathord{\smash[b]{\underset{\raise.3ex\hbox{$\scriptstyle\sim$}}{v}}\vphantom{v}}}^{\top}}_{1 \times n}\right)\mathclose{}_{ij}
    = u_i v_j
    \qquad \text{(definition of matrix multiplication; the sum has one term)}
    $$</w:t>
        </w:r>
      </w:ins>
    </w:p>
    <w:bookmarkEnd w:id="406"/>
    <w:bookmarkStart w:id="407" w:name="exm-outer-product"/>
    <w:p>
      <w:pPr>
        <w:pStyle w:val="FirstParagraph"/>
      </w:pPr>
      <w:ins w:id="18358" w:author="PR Preview" w:date="2026-01-01T00:00:00Z">
        <w:r>
          <w:rPr>
            <w:b/>
            <w:bCs/>
          </w:rPr>
          <w:t xml:space="preserve">Example 121 (An outer product)</w:t>
        </w:r>
      </w:ins>
      <w:ins w:id="18359" w:author="PR Preview" w:date="2026-01-01T00:00:00Z">
        <w:r>
          <w:t xml:space="preserve"> </w:t>
        </w:r>
      </w:ins>
      <w:ins w:id="18360" w:author="PR Preview" w:date="2026-01-01T00:00:00Z">
        <w:r>
          <w:t xml:space="preserve">For</w:t>
        </w:r>
      </w:ins>
      <w:ins w:id="18361" w:author="PR Preview" w:date="2026-01-01T00:00:00Z">
        <w:r>
          <w:t xml:space="preserve"> </w:t>
        </w:r>
      </w:ins>
      <w:ins w:id="18362" w:author="PR Preview" w:date="2026-01-01T00:00:00Z">
        <w:r>
          <w:t xml:space="preserve">$\mathord{\smash[b]{\underset{\raise.3ex\hbox{$\scriptstyle\sim$}}{u}}\vphantom{u}} = (1, 2, 3)$</w:t>
        </w:r>
      </w:ins>
      <w:ins w:id="18363" w:author="PR Preview" w:date="2026-01-01T00:00:00Z">
        <w:r>
          <w:t xml:space="preserve"> </w:t>
        </w:r>
      </w:ins>
      <w:ins w:id="18364" w:author="PR Preview" w:date="2026-01-01T00:00:00Z">
        <w:r>
          <w:t xml:space="preserve">and</w:t>
        </w:r>
      </w:ins>
      <w:ins w:id="18365" w:author="PR Preview" w:date="2026-01-01T00:00:00Z">
        <w:r>
          <w:t xml:space="preserve"> </w:t>
        </w:r>
      </w:ins>
      <w:ins w:id="18366" w:author="PR Preview" w:date="2026-01-01T00:00:00Z">
        <w:r>
          <w:t xml:space="preserve">$\mathord{\smash[b]{\underset{\raise.3ex\hbox{$\scriptstyle\sim$}}{v}}\vphantom{v}} = (4, 5)$</w:t>
        </w:r>
      </w:ins>
      <w:ins w:id="18367" w:author="PR Preview" w:date="2026-01-01T00:00:00Z">
        <w:r>
          <w:t xml:space="preserve">:</w:t>
        </w:r>
      </w:ins>
    </w:p>
    <w:p>
      <w:pPr>
        <w:pStyle w:val="BodyText"/>
      </w:pPr>
      <w:ins w:id="18368" w:author="PR Preview" w:date="2026-01-01T00:00:00Z">
        <w:r>
          <w:t xml:space="preserve">$$
    \begin{aligned}
    \mathord{\smash[b]{\underset{\raise.3ex\hbox{$\scriptstyle\sim$}}{u}}\vphantom{u}}\,{\mathord{\smash[b]{\underset{\raise.3ex\hbox{$\scriptstyle\sim$}}{v}}\vphantom{v}}}^{\top}
    &amp;= \begin{bmatrix} 1 \\ 2 \\ 3 \end{bmatrix}
    \begin{bmatrix} 4 &amp; 5 \end{bmatrix}
    &amp;&amp; \text{(definition of the outer product)}
    \\
    &amp;= \begin{bmatrix}
    1 \cdot 4 &amp; 1 \cdot 5 \\
    2 \cdot 4 &amp; 2 \cdot 5 \\
    3 \cdot 4 &amp; 3 \cdot 5
    \end{bmatrix}
    &amp;&amp; \text{(entry } (i, j) \text{ is } u_i v_j \text{)}
    \\
    &amp;= \begin{bmatrix}
    4 &amp; 5 \\
    8 &amp; 10 \\
    12 &amp; 15
    \end{bmatrix}
    &amp;&amp; \text{(multiply)}
    \end{aligned}
    $$</w:t>
        </w:r>
      </w:ins>
    </w:p>
    <w:bookmarkEnd w:id="407"/>
    <w:bookmarkStart w:id="408" w:name="rem-outer-vs-dot-product"/>
    <w:p>
      <w:pPr>
        <w:pStyle w:val="FirstParagraph"/>
      </w:pPr>
      <w:ins w:id="18369" w:author="PR Preview" w:date="2026-01-01T00:00:00Z">
        <w:r>
          <w:rPr>
            <w:i/>
            <w:iCs/>
          </w:rPr>
          <w:t xml:space="preserve">Remark 25</w:t>
        </w:r>
      </w:ins>
      <w:ins w:id="18370" w:author="PR Preview" w:date="2026-01-01T00:00:00Z">
        <w:r>
          <w:t xml:space="preserve"> (Outer product and dot product). </w:t>
        </w:r>
      </w:ins>
      <w:ins w:id="18371" w:author="PR Preview" w:date="2026-01-01T00:00:00Z">
        <w:r>
          <w:t xml:space="preserve">The dot product</w:t>
        </w:r>
      </w:ins>
      <w:ins w:id="18372" w:author="PR Preview" w:date="2026-01-01T00:00:00Z">
        <w:r>
          <w:t xml:space="preserve"> </w:t>
        </w:r>
      </w:ins>
      <w:ins w:id="18373" w:author="PR Preview" w:date="2026-01-01T00:00:00Z">
        <w:r>
          <w:t xml:space="preserve">${\mathord{\smash[b]{\underset{\raise.3ex\hbox{$\scriptstyle\sim$}}{u}}\vphantom{u}}}^{\top}\mathord{\smash[b]{\underset{\raise.3ex\hbox{$\scriptstyle\sim$}}{v}}\vphantom{v}}$</w:t>
        </w:r>
      </w:ins>
      <w:ins w:id="18374" w:author="PR Preview" w:date="2026-01-01T00:00:00Z">
        <w:r>
          <w:t xml:space="preserve"> </w:t>
        </w:r>
      </w:ins>
      <w:ins w:id="18375" w:author="PR Preview" w:date="2026-01-01T00:00:00Z">
        <w:r>
          <w:t xml:space="preserve">(</w:t>
        </w:r>
      </w:ins>
      <w:hyperlink w:anchor="exm-dot-product-matmul">
        <w:ins w:id="18376" w:author="PR Preview" w:date="2026-01-01T00:00:00Z">
          <w:r>
            <w:rPr>
              <w:rStyle w:val="Hyperlink"/>
            </w:rPr>
            <w:t xml:space="preserve">Example 20</w:t>
          </w:r>
        </w:ins>
      </w:hyperlink>
      <w:ins w:id="18377" w:author="PR Preview" w:date="2026-01-01T00:00:00Z">
        <w:r>
          <w:t xml:space="preserve">)</w:t>
        </w:r>
      </w:ins>
      <w:ins w:id="18378" w:author="PR Preview" w:date="2026-01-01T00:00:00Z">
        <w:r>
          <w:t xml:space="preserve"> </w:t>
        </w:r>
      </w:ins>
      <w:ins w:id="18379" w:author="PR Preview" w:date="2026-01-01T00:00:00Z">
        <w:r>
          <w:t xml:space="preserve">needs two vectors of the same length and gives a number.</w:t>
        </w:r>
      </w:ins>
      <w:ins w:id="18380" w:author="PR Preview" w:date="2026-01-01T00:00:00Z">
        <w:r>
          <w:t xml:space="preserve"> </w:t>
        </w:r>
      </w:ins>
      <w:ins w:id="18381" w:author="PR Preview" w:date="2026-01-01T00:00:00Z">
        <w:r>
          <w:t xml:space="preserve">The outer product</w:t>
        </w:r>
      </w:ins>
      <w:ins w:id="18382" w:author="PR Preview" w:date="2026-01-01T00:00:00Z">
        <w:r>
          <w:t xml:space="preserve"> </w:t>
        </w:r>
      </w:ins>
      <w:ins w:id="18383" w:author="PR Preview" w:date="2026-01-01T00:00:00Z">
        <w:r>
          <w:t xml:space="preserve">$\mathord{\smash[b]{\underset{\raise.3ex\hbox{$\scriptstyle\sim$}}{u}}\vphantom{u}}\,{\mathord{\smash[b]{\underset{\raise.3ex\hbox{$\scriptstyle\sim$}}{v}}\vphantom{v}}}^{\top}$</w:t>
        </w:r>
      </w:ins>
      <w:ins w:id="18384" w:author="PR Preview" w:date="2026-01-01T00:00:00Z">
        <w:r>
          <w:t xml:space="preserve"> </w:t>
        </w:r>
      </w:ins>
      <w:ins w:id="18385" w:author="PR Preview" w:date="2026-01-01T00:00:00Z">
        <w:r>
          <w:t xml:space="preserve">takes vectors of any two lengths and gives a matrix</w:t>
        </w:r>
      </w:ins>
      <w:ins w:id="18386" w:author="PR Preview" w:date="2026-01-01T00:00:00Z">
        <w:r>
          <w:t xml:space="preserve"> </w:t>
        </w:r>
      </w:ins>
      <w:ins w:id="18387" w:author="PR Preview" w:date="2026-01-01T00:00:00Z">
        <w:r>
          <w:t xml:space="preserve">(Banerjee and Roy 2014, chap. 1, p. 11)</w:t>
        </w:r>
      </w:ins>
      <w:ins w:id="18388" w:author="PR Preview" w:date="2026-01-01T00:00:00Z">
        <w:r>
          <w:t xml:space="preserve">.</w:t>
        </w:r>
      </w:ins>
    </w:p>
    <w:p>
      <w:pPr>
        <w:pStyle w:val="BodyText"/>
      </w:pPr>
      <w:ins w:id="18389" w:author="PR Preview" w:date="2026-01-01T00:00:00Z">
        <w:r>
          <w:t xml:space="preserve">For example,</w:t>
        </w:r>
      </w:ins>
      <w:ins w:id="18390" w:author="PR Preview" w:date="2026-01-01T00:00:00Z">
        <w:r>
          <w:t xml:space="preserve"> </w:t>
        </w:r>
      </w:ins>
      <w:ins w:id="18391" w:author="PR Preview" w:date="2026-01-01T00:00:00Z">
        <w:r>
          <w:t xml:space="preserve">$\mathord{\smash[b]{\underset{\raise.3ex\hbox{$\scriptstyle\sim$}}{u}}\vphantom{u}} = (1, 2, 3)$</w:t>
        </w:r>
      </w:ins>
      <w:ins w:id="18392" w:author="PR Preview" w:date="2026-01-01T00:00:00Z">
        <w:r>
          <w:t xml:space="preserve"> </w:t>
        </w:r>
      </w:ins>
      <w:ins w:id="18393" w:author="PR Preview" w:date="2026-01-01T00:00:00Z">
        <w:r>
          <w:t xml:space="preserve">and</w:t>
        </w:r>
      </w:ins>
      <w:ins w:id="18394" w:author="PR Preview" w:date="2026-01-01T00:00:00Z">
        <w:r>
          <w:t xml:space="preserve"> </w:t>
        </w:r>
      </w:ins>
      <w:ins w:id="18395" w:author="PR Preview" w:date="2026-01-01T00:00:00Z">
        <w:r>
          <w:t xml:space="preserve">$\mathord{\smash[b]{\underset{\raise.3ex\hbox{$\scriptstyle\sim$}}{v}}\vphantom{v}} = (4, 5)$</w:t>
        </w:r>
      </w:ins>
      <w:ins w:id="18396" w:author="PR Preview" w:date="2026-01-01T00:00:00Z">
        <w:r>
          <w:t xml:space="preserve"> </w:t>
        </w:r>
      </w:ins>
      <w:ins w:id="18397" w:author="PR Preview" w:date="2026-01-01T00:00:00Z">
        <w:r>
          <w:t xml:space="preserve">in</w:t>
        </w:r>
      </w:ins>
      <w:ins w:id="18398" w:author="PR Preview" w:date="2026-01-01T00:00:00Z">
        <w:r>
          <w:t xml:space="preserve"> </w:t>
        </w:r>
      </w:ins>
      <w:hyperlink w:anchor="exm-outer-product">
        <w:ins w:id="18399" w:author="PR Preview" w:date="2026-01-01T00:00:00Z">
          <w:r>
            <w:rPr>
              <w:rStyle w:val="Hyperlink"/>
            </w:rPr>
            <w:t xml:space="preserve">Example 121</w:t>
          </w:r>
        </w:ins>
      </w:hyperlink>
      <w:ins w:id="18400" w:author="PR Preview" w:date="2026-01-01T00:00:00Z">
        <w:r>
          <w:t xml:space="preserve"> </w:t>
        </w:r>
      </w:ins>
      <w:ins w:id="18401" w:author="PR Preview" w:date="2026-01-01T00:00:00Z">
        <w:r>
          <w:t xml:space="preserve">have different lengths,</w:t>
        </w:r>
      </w:ins>
      <w:ins w:id="18402" w:author="PR Preview" w:date="2026-01-01T00:00:00Z">
        <w:r>
          <w:t xml:space="preserve"> </w:t>
        </w:r>
      </w:ins>
      <w:ins w:id="18403" w:author="PR Preview" w:date="2026-01-01T00:00:00Z">
        <w:r>
          <w:t xml:space="preserve">so they have no dot product,</w:t>
        </w:r>
      </w:ins>
      <w:ins w:id="18404" w:author="PR Preview" w:date="2026-01-01T00:00:00Z">
        <w:r>
          <w:t xml:space="preserve"> </w:t>
        </w:r>
      </w:ins>
      <w:ins w:id="18405" w:author="PR Preview" w:date="2026-01-01T00:00:00Z">
        <w:r>
          <w:t xml:space="preserve">but their outer product is a</w:t>
        </w:r>
      </w:ins>
      <w:ins w:id="18406" w:author="PR Preview" w:date="2026-01-01T00:00:00Z">
        <w:r>
          <w:t xml:space="preserve"> </w:t>
        </w:r>
      </w:ins>
      <m:oMath>
        <m:r>
          <m:t>3</m:t>
        </m:r>
        <m:r>
          <m:rPr>
            <m:sty m:val="p"/>
          </m:rPr>
          <m:t>×</m:t>
        </m:r>
        <m:r>
          <m:t>2</m:t>
        </m:r>
      </m:oMath>
      <w:ins w:id="18407" w:author="PR Preview" w:date="2026-01-01T00:00:00Z">
        <w:r>
          <w:t xml:space="preserve"> </w:t>
        </w:r>
      </w:ins>
      <w:ins w:id="18408" w:author="PR Preview" w:date="2026-01-01T00:00:00Z">
        <w:r>
          <w:t xml:space="preserve">matrix.</w:t>
        </w:r>
      </w:ins>
      <w:ins w:id="18409" w:author="PR Preview" w:date="2026-01-01T00:00:00Z">
        <w:r>
          <w:t xml:space="preserve"> </w:t>
        </w:r>
      </w:ins>
      <w:ins w:id="18410" w:author="PR Preview" w:date="2026-01-01T00:00:00Z">
        <w:r>
          <w:t xml:space="preserve">For</w:t>
        </w:r>
      </w:ins>
      <w:ins w:id="18411" w:author="PR Preview" w:date="2026-01-01T00:00:00Z">
        <w:r>
          <w:t xml:space="preserve"> </w:t>
        </w:r>
      </w:ins>
      <w:ins w:id="18412" w:author="PR Preview" w:date="2026-01-01T00:00:00Z">
        <w:r>
          <w:t xml:space="preserve">$\mathord{\smash[b]{\underset{\raise.3ex\hbox{$\scriptstyle\sim$}}{a}}\vphantom{a}} = (1, 2)$</w:t>
        </w:r>
      </w:ins>
      <w:ins w:id="18413" w:author="PR Preview" w:date="2026-01-01T00:00:00Z">
        <w:r>
          <w:t xml:space="preserve"> </w:t>
        </w:r>
      </w:ins>
      <w:ins w:id="18414" w:author="PR Preview" w:date="2026-01-01T00:00:00Z">
        <w:r>
          <w:t xml:space="preserve">and</w:t>
        </w:r>
      </w:ins>
      <w:ins w:id="18415" w:author="PR Preview" w:date="2026-01-01T00:00:00Z">
        <w:r>
          <w:t xml:space="preserve"> </w:t>
        </w:r>
      </w:ins>
      <w:ins w:id="18416" w:author="PR Preview" w:date="2026-01-01T00:00:00Z">
        <w:r>
          <w:t xml:space="preserve">$\mathord{\smash[b]{\underset{\raise.3ex\hbox{$\scriptstyle\sim$}}{b}}\vphantom{b}} = (3, 4)$</w:t>
        </w:r>
      </w:ins>
      <w:ins w:id="18417" w:author="PR Preview" w:date="2026-01-01T00:00:00Z">
        <w:r>
          <w:t xml:space="preserve">,</w:t>
        </w:r>
      </w:ins>
      <w:ins w:id="18418" w:author="PR Preview" w:date="2026-01-01T00:00:00Z">
        <w:r>
          <w:t xml:space="preserve"> </w:t>
        </w:r>
      </w:ins>
      <w:ins w:id="18419" w:author="PR Preview" w:date="2026-01-01T00:00:00Z">
        <w:r>
          <w:t xml:space="preserve">which have the same length, both products exist:</w:t>
        </w:r>
      </w:ins>
    </w:p>
    <w:p>
      <w:pPr>
        <w:pStyle w:val="BodyText"/>
      </w:pPr>
      <w:ins w:id="18420" w:author="PR Preview" w:date="2026-01-01T00:00:00Z">
        <w:r>
          <w:t xml:space="preserve">$$
    \begin{aligned}
    {\mathord{\smash[b]{\underset{\raise.3ex\hbox{$\scriptstyle\sim$}}{a}}\vphantom{a}}}^{\top}\mathord{\smash[b]{\underset{\raise.3ex\hbox{$\scriptstyle\sim$}}{b}}\vphantom{b}}
    &amp;= 1 \cdot 3 + 2 \cdot 4 \\
    &amp;= 11 \\
    \mathord{\smash[b]{\underset{\raise.3ex\hbox{$\scriptstyle\sim$}}{a}}\vphantom{a}}\,{\mathord{\smash[b]{\underset{\raise.3ex\hbox{$\scriptstyle\sim$}}{b}}\vphantom{b}}}^{\top}
    &amp;= \begin{bmatrix} 1 \cdot 3 &amp; 1 \cdot 4 \\ 2 \cdot 3 &amp; 2 \cdot 4 \end{bmatrix} \\
    &amp;= \begin{bmatrix} 3 &amp; 4 \\ 6 &amp; 8 \end{bmatrix}
    \end{aligned}
    $$</w:t>
        </w:r>
      </w:ins>
    </w:p>
    <w:bookmarkEnd w:id="408"/>
    <w:bookmarkStart w:id="409" w:name="thm-outer-product-rank"/>
    <w:p>
      <w:pPr>
        <w:pStyle w:val="FirstParagraph"/>
      </w:pPr>
      <w:ins w:id="18421" w:author="PR Preview" w:date="2026-01-01T00:00:00Z">
        <w:r>
          <w:rPr>
            <w:b/>
            <w:bCs/>
          </w:rPr>
          <w:t xml:space="preserve">Theorem 66 (An outer product has rank one)</w:t>
        </w:r>
      </w:ins>
      <w:ins w:id="18422" w:author="PR Preview" w:date="2026-01-01T00:00:00Z">
        <w:r>
          <w:t xml:space="preserve"> </w:t>
        </w:r>
      </w:ins>
      <w:ins w:id="18423" w:author="PR Preview" w:date="2026-01-01T00:00:00Z">
        <w:r>
          <w:t xml:space="preserve">If</w:t>
        </w:r>
      </w:ins>
      <w:ins w:id="18424" w:author="PR Preview" w:date="2026-01-01T00:00:00Z">
        <w:r>
          <w:t xml:space="preserve"> </w:t>
        </w:r>
      </w:ins>
      <w:ins w:id="18425" w:author="PR Preview" w:date="2026-01-01T00:00:00Z">
        <w:r>
          <w:t xml:space="preserve">$\mathord{\smash[b]{\underset{\raise.3ex\hbox{$\scriptstyle\sim$}}{u}}\vphantom{u}}$</w:t>
        </w:r>
      </w:ins>
      <w:ins w:id="18426" w:author="PR Preview" w:date="2026-01-01T00:00:00Z">
        <w:r>
          <w:t xml:space="preserve"> </w:t>
        </w:r>
      </w:ins>
      <w:ins w:id="18427" w:author="PR Preview" w:date="2026-01-01T00:00:00Z">
        <w:r>
          <w:t xml:space="preserve">is a nonzero vector of length</w:t>
        </w:r>
      </w:ins>
      <w:ins w:id="18428" w:author="PR Preview" w:date="2026-01-01T00:00:00Z">
        <w:r>
          <w:t xml:space="preserve"> </w:t>
        </w:r>
      </w:ins>
      <m:oMath>
        <m:r>
          <m:t>m</m:t>
        </m:r>
      </m:oMath>
      <w:ins w:id="18429" w:author="PR Preview" w:date="2026-01-01T00:00:00Z">
        <w:r>
          <w:t xml:space="preserve"> </w:t>
        </w:r>
      </w:ins>
      <w:ins w:id="18430" w:author="PR Preview" w:date="2026-01-01T00:00:00Z">
        <w:r>
          <w:t xml:space="preserve">and</w:t>
        </w:r>
      </w:ins>
      <w:ins w:id="18431" w:author="PR Preview" w:date="2026-01-01T00:00:00Z">
        <w:r>
          <w:t xml:space="preserve"> </w:t>
        </w:r>
      </w:ins>
      <w:ins w:id="18432" w:author="PR Preview" w:date="2026-01-01T00:00:00Z">
        <w:r>
          <w:t xml:space="preserve">$\mathord{\smash[b]{\underset{\raise.3ex\hbox{$\scriptstyle\sim$}}{v}}\vphantom{v}}$</w:t>
        </w:r>
      </w:ins>
      <w:ins w:id="18433" w:author="PR Preview" w:date="2026-01-01T00:00:00Z">
        <w:r>
          <w:t xml:space="preserve"> </w:t>
        </w:r>
      </w:ins>
      <w:ins w:id="18434" w:author="PR Preview" w:date="2026-01-01T00:00:00Z">
        <w:r>
          <w:t xml:space="preserve">is a nonzero vector of length</w:t>
        </w:r>
      </w:ins>
      <w:ins w:id="18435" w:author="PR Preview" w:date="2026-01-01T00:00:00Z">
        <w:r>
          <w:t xml:space="preserve"> </w:t>
        </w:r>
      </w:ins>
      <m:oMath>
        <m:r>
          <m:t>n</m:t>
        </m:r>
      </m:oMath>
      <w:ins w:id="18436" w:author="PR Preview" w:date="2026-01-01T00:00:00Z">
        <w:r>
          <w:t xml:space="preserve">,</w:t>
        </w:r>
      </w:ins>
      <w:ins w:id="18437" w:author="PR Preview" w:date="2026-01-01T00:00:00Z">
        <w:r>
          <w:t xml:space="preserve"> </w:t>
        </w:r>
      </w:ins>
      <w:ins w:id="18438" w:author="PR Preview" w:date="2026-01-01T00:00:00Z">
        <w:r>
          <w:t xml:space="preserve">then</w:t>
        </w:r>
      </w:ins>
      <w:ins w:id="18439" w:author="PR Preview" w:date="2026-01-01T00:00:00Z">
        <w:r>
          <w:t xml:space="preserve"> </w:t>
        </w:r>
      </w:ins>
      <w:ins w:id="18440" w:author="PR Preview" w:date="2026-01-01T00:00:00Z">
        <w:r>
          <w:t xml:space="preserve">$\operatorname{rank}(\mathord{\smash[b]{\underset{\raise.3ex\hbox{$\scriptstyle\sim$}}{u}}\vphantom{u}}\,{\mathord{\smash[b]{\underset{\raise.3ex\hbox{$\scriptstyle\sim$}}{v}}\vphantom{v}}}^{\top}) = 1$</w:t>
        </w:r>
      </w:ins>
      <w:ins w:id="18441" w:author="PR Preview" w:date="2026-01-01T00:00:00Z">
        <w:r>
          <w:t xml:space="preserve"> </w:t>
        </w:r>
      </w:ins>
      <w:ins w:id="18442" w:author="PR Preview" w:date="2026-01-01T00:00:00Z">
        <w:r>
          <w:t xml:space="preserve">(</w:t>
        </w:r>
      </w:ins>
      <w:hyperlink w:anchor="def-rank">
        <w:ins w:id="18443" w:author="PR Preview" w:date="2026-01-01T00:00:00Z">
          <w:r>
            <w:rPr>
              <w:rStyle w:val="Hyperlink"/>
            </w:rPr>
            <w:t xml:space="preserve">Definition 44</w:t>
          </w:r>
        </w:ins>
      </w:hyperlink>
      <w:ins w:id="18444" w:author="PR Preview" w:date="2026-01-01T00:00:00Z">
        <w:r>
          <w:t xml:space="preserve">).</w:t>
        </w:r>
      </w:ins>
    </w:p>
    <w:bookmarkEnd w:id="409"/>
    <w:p>
      <w:pPr>
        <w:pStyle w:val="BodyText"/>
      </w:pPr>
      <w:ins w:id="18445" w:author="PR Preview" w:date="2026-01-01T00:00:00Z">
        <w:r>
          <w:rPr>
            <w:i/>
            <w:iCs/>
          </w:rPr>
          <w:t xml:space="preserve">Proof</w:t>
        </w:r>
      </w:ins>
      <w:ins w:id="18446" w:author="PR Preview" w:date="2026-01-01T00:00:00Z">
        <w:r>
          <w:t xml:space="preserve">. </w:t>
        </w:r>
      </w:ins>
      <w:ins w:id="18447" w:author="PR Preview" w:date="2026-01-01T00:00:00Z">
        <w:r>
          <w:t xml:space="preserve">Column</w:t>
        </w:r>
      </w:ins>
      <w:ins w:id="18448" w:author="PR Preview" w:date="2026-01-01T00:00:00Z">
        <w:r>
          <w:t xml:space="preserve"> </w:t>
        </w:r>
      </w:ins>
      <m:oMath>
        <m:r>
          <m:t>j</m:t>
        </m:r>
      </m:oMath>
      <w:ins w:id="18449" w:author="PR Preview" w:date="2026-01-01T00:00:00Z">
        <w:r>
          <w:t xml:space="preserve"> </w:t>
        </w:r>
      </w:ins>
      <w:ins w:id="18450" w:author="PR Preview" w:date="2026-01-01T00:00:00Z">
        <w:r>
          <w:t xml:space="preserve">of</w:t>
        </w:r>
      </w:ins>
      <w:ins w:id="18451" w:author="PR Preview" w:date="2026-01-01T00:00:00Z">
        <w:r>
          <w:t xml:space="preserve"> </w:t>
        </w:r>
      </w:ins>
      <w:ins w:id="18452" w:author="PR Preview" w:date="2026-01-01T00:00:00Z">
        <w:r>
          <w:t xml:space="preserve">$\mathord{\smash[b]{\underset{\raise.3ex\hbox{$\scriptstyle\sim$}}{u}}\vphantom{u}}\,{\mathord{\smash[b]{\underset{\raise.3ex\hbox{$\scriptstyle\sim$}}{v}}\vphantom{v}}}^{\top}$</w:t>
        </w:r>
      </w:ins>
      <w:ins w:id="18453" w:author="PR Preview" w:date="2026-01-01T00:00:00Z">
        <w:r>
          <w:t xml:space="preserve"> </w:t>
        </w:r>
      </w:ins>
      <w:ins w:id="18454" w:author="PR Preview" w:date="2026-01-01T00:00:00Z">
        <w:r>
          <w:t xml:space="preserve">has entries</w:t>
        </w:r>
      </w:ins>
      <w:ins w:id="18455" w:author="PR Preview" w:date="2026-01-01T00:00:00Z">
        <w:r>
          <w:t xml:space="preserve"> </w:t>
        </w:r>
      </w:ins>
      <m:oMath>
        <m:sSub>
          <m:e>
            <m:r>
              <m:t>u</m:t>
            </m:r>
          </m:e>
          <m:sub>
            <m:r>
              <m:t>1</m:t>
            </m:r>
          </m:sub>
        </m:sSub>
        <m:sSub>
          <m:e>
            <m:r>
              <m:t>v</m:t>
            </m:r>
          </m:e>
          <m:sub>
            <m:r>
              <m:t>j</m:t>
            </m:r>
          </m:sub>
        </m:sSub>
        <m:r>
          <m:rPr>
            <m:sty m:val="p"/>
          </m:rPr>
          <m:t>,</m:t>
        </m:r>
        <m:r>
          <m:rPr>
            <m:sty m:val="p"/>
          </m:rPr>
          <m:t>…</m:t>
        </m:r>
        <m:r>
          <m:rPr>
            <m:sty m:val="p"/>
          </m:rPr>
          <m:t>,</m:t>
        </m:r>
        <m:sSub>
          <m:e>
            <m:r>
              <m:t>u</m:t>
            </m:r>
          </m:e>
          <m:sub>
            <m:r>
              <m:t>m</m:t>
            </m:r>
          </m:sub>
        </m:sSub>
        <m:sSub>
          <m:e>
            <m:r>
              <m:t>v</m:t>
            </m:r>
          </m:e>
          <m:sub>
            <m:r>
              <m:t>j</m:t>
            </m:r>
          </m:sub>
        </m:sSub>
      </m:oMath>
      <w:ins w:id="18456" w:author="PR Preview" w:date="2026-01-01T00:00:00Z">
        <w:r>
          <w:t xml:space="preserve">,</w:t>
        </w:r>
      </w:ins>
      <w:ins w:id="18457" w:author="PR Preview" w:date="2026-01-01T00:00:00Z">
        <w:r>
          <w:t xml:space="preserve"> </w:t>
        </w:r>
      </w:ins>
      <w:ins w:id="18458" w:author="PR Preview" w:date="2026-01-01T00:00:00Z">
        <w:r>
          <w:t xml:space="preserve">so it is the vector</w:t>
        </w:r>
      </w:ins>
      <w:ins w:id="18459" w:author="PR Preview" w:date="2026-01-01T00:00:00Z">
        <w:r>
          <w:t xml:space="preserve"> </w:t>
        </w:r>
      </w:ins>
      <w:ins w:id="18460" w:author="PR Preview" w:date="2026-01-01T00:00:00Z">
        <w:r>
          <w:t xml:space="preserve">$v_j \mathord{\smash[b]{\underset{\raise.3ex\hbox{$\scriptstyle\sim$}}{u}}\vphantom{u}}$</w:t>
        </w:r>
      </w:ins>
      <w:ins w:id="18461" w:author="PR Preview" w:date="2026-01-01T00:00:00Z">
        <w:r>
          <w:t xml:space="preserve">.</w:t>
        </w:r>
      </w:ins>
    </w:p>
    <w:p>
      <w:pPr>
        <w:pStyle w:val="BodyText"/>
      </w:pPr>
      <w:ins w:id="18462" w:author="PR Preview" w:date="2026-01-01T00:00:00Z">
        <w:r>
          <w:rPr>
            <w:b/>
            <w:bCs/>
          </w:rPr>
          <w:t xml:space="preserve">The rank is at least one.</w:t>
        </w:r>
      </w:ins>
      <w:ins w:id="18463" w:author="PR Preview" w:date="2026-01-01T00:00:00Z">
        <w:r>
          <w:t xml:space="preserve"> </w:t>
        </w:r>
      </w:ins>
      <w:ins w:id="18464" w:author="PR Preview" w:date="2026-01-01T00:00:00Z">
        <w:r>
          <w:t xml:space="preserve">Because</w:t>
        </w:r>
      </w:ins>
      <w:ins w:id="18465" w:author="PR Preview" w:date="2026-01-01T00:00:00Z">
        <w:r>
          <w:t xml:space="preserve"> </w:t>
        </w:r>
      </w:ins>
      <w:ins w:id="18466" w:author="PR Preview" w:date="2026-01-01T00:00:00Z">
        <w:r>
          <w:t xml:space="preserve">$\mathord{\smash[b]{\underset{\raise.3ex\hbox{$\scriptstyle\sim$}}{v}}\vphantom{v}} \neq \mathord{\smash[b]{\underset{\raise.3ex\hbox{$\scriptstyle\sim$}}{0}}\vphantom{0}}$</w:t>
        </w:r>
      </w:ins>
      <w:ins w:id="18467" w:author="PR Preview" w:date="2026-01-01T00:00:00Z">
        <w:r>
          <w:t xml:space="preserve">, some entry</w:t>
        </w:r>
      </w:ins>
      <w:ins w:id="18468" w:author="PR Preview" w:date="2026-01-01T00:00:00Z">
        <w:r>
          <w:t xml:space="preserve"> </w:t>
        </w:r>
      </w:ins>
      <m:oMath>
        <m:sSub>
          <m:e>
            <m:r>
              <m:t>v</m:t>
            </m:r>
          </m:e>
          <m:sub>
            <m:r>
              <m:t>j</m:t>
            </m:r>
          </m:sub>
        </m:sSub>
      </m:oMath>
      <w:ins w:id="18469" w:author="PR Preview" w:date="2026-01-01T00:00:00Z">
        <w:r>
          <w:t xml:space="preserve"> </w:t>
        </w:r>
      </w:ins>
      <w:ins w:id="18470" w:author="PR Preview" w:date="2026-01-01T00:00:00Z">
        <w:r>
          <w:t xml:space="preserve">is nonzero.</w:t>
        </w:r>
      </w:ins>
      <w:ins w:id="18471" w:author="PR Preview" w:date="2026-01-01T00:00:00Z">
        <w:r>
          <w:t xml:space="preserve"> </w:t>
        </w:r>
      </w:ins>
      <w:ins w:id="18472" w:author="PR Preview" w:date="2026-01-01T00:00:00Z">
        <w:r>
          <w:t xml:space="preserve">Then column</w:t>
        </w:r>
      </w:ins>
      <w:ins w:id="18473" w:author="PR Preview" w:date="2026-01-01T00:00:00Z">
        <w:r>
          <w:t xml:space="preserve"> </w:t>
        </w:r>
      </w:ins>
      <m:oMath>
        <m:r>
          <m:t>j</m:t>
        </m:r>
      </m:oMath>
      <w:ins w:id="18474" w:author="PR Preview" w:date="2026-01-01T00:00:00Z">
        <w:r>
          <w:t xml:space="preserve">,</w:t>
        </w:r>
      </w:ins>
      <w:ins w:id="18475" w:author="PR Preview" w:date="2026-01-01T00:00:00Z">
        <w:r>
          <w:t xml:space="preserve"> </w:t>
        </w:r>
      </w:ins>
      <w:ins w:id="18476" w:author="PR Preview" w:date="2026-01-01T00:00:00Z">
        <w:r>
          <w:t xml:space="preserve">$v_j \mathord{\smash[b]{\underset{\raise.3ex\hbox{$\scriptstyle\sim$}}{u}}\vphantom{u}}$</w:t>
        </w:r>
      </w:ins>
      <w:ins w:id="18477" w:author="PR Preview" w:date="2026-01-01T00:00:00Z">
        <w:r>
          <w:t xml:space="preserve">, is a nonzero vector,</w:t>
        </w:r>
      </w:ins>
      <w:ins w:id="18478" w:author="PR Preview" w:date="2026-01-01T00:00:00Z">
        <w:r>
          <w:t xml:space="preserve"> </w:t>
        </w:r>
      </w:ins>
      <w:ins w:id="18479" w:author="PR Preview" w:date="2026-01-01T00:00:00Z">
        <w:r>
          <w:t xml:space="preserve">and a single nonzero vector is linearly independent (</w:t>
        </w:r>
      </w:ins>
      <w:hyperlink w:anchor="def-linearly-independent">
        <w:ins w:id="18480" w:author="PR Preview" w:date="2026-01-01T00:00:00Z">
          <w:r>
            <w:rPr>
              <w:rStyle w:val="Hyperlink"/>
            </w:rPr>
            <w:t xml:space="preserve">Definition 43</w:t>
          </w:r>
        </w:ins>
      </w:hyperlink>
      <w:ins w:id="18481" w:author="PR Preview" w:date="2026-01-01T00:00:00Z">
        <w:r>
          <w:t xml:space="preserve">):</w:t>
        </w:r>
      </w:ins>
      <w:ins w:id="18482" w:author="PR Preview" w:date="2026-01-01T00:00:00Z">
        <w:r>
          <w:t xml:space="preserve"> </w:t>
        </w:r>
      </w:ins>
      <w:ins w:id="18483" w:author="PR Preview" w:date="2026-01-01T00:00:00Z">
        <w:r>
          <w:t xml:space="preserve">$c\,(v_j \mathord{\smash[b]{\underset{\raise.3ex\hbox{$\scriptstyle\sim$}}{u}}\vphantom{u}}) = \mathord{\smash[b]{\underset{\raise.3ex\hbox{$\scriptstyle\sim$}}{0}}\vphantom{0}}$</w:t>
        </w:r>
      </w:ins>
      <w:ins w:id="18484" w:author="PR Preview" w:date="2026-01-01T00:00:00Z">
        <w:r>
          <w:t xml:space="preserve"> </w:t>
        </w:r>
      </w:ins>
      <w:ins w:id="18485" w:author="PR Preview" w:date="2026-01-01T00:00:00Z">
        <w:r>
          <w:t xml:space="preserve">forces</w:t>
        </w:r>
      </w:ins>
      <w:ins w:id="18486" w:author="PR Preview" w:date="2026-01-01T00:00:00Z">
        <w:r>
          <w:t xml:space="preserve"> </w:t>
        </w:r>
      </w:ins>
      <m:oMath>
        <m:r>
          <m:t>c</m:t>
        </m:r>
        <m:r>
          <m:rPr>
            <m:sty m:val="p"/>
          </m:rPr>
          <m:t>=</m:t>
        </m:r>
        <m:r>
          <m:t>0</m:t>
        </m:r>
      </m:oMath>
      <w:ins w:id="18487" w:author="PR Preview" w:date="2026-01-01T00:00:00Z">
        <w:r>
          <w:t xml:space="preserve">.</w:t>
        </w:r>
      </w:ins>
    </w:p>
    <w:p>
      <w:pPr>
        <w:pStyle w:val="BodyText"/>
      </w:pPr>
      <w:r>
        <w:rPr>
          <w:b/>
          <w:bCs/>
        </w:rPr>
        <w:t xml:space="preserve">The rank is at most one.</w:t>
      </w:r>
      <w:r>
        <w:t xml:space="preserve"> </w:t>
      </w:r>
      <w:r>
        <w:t xml:space="preserve">Take any two columns</w:t>
      </w:r>
      <w:r>
        <w:t xml:space="preserve"> </w:t>
      </w:r>
      <m:oMath>
        <m:r>
          <m:t>j</m:t>
        </m:r>
        <m:r>
          <m:rPr>
            <m:sty m:val="p"/>
          </m:rPr>
          <m:t>≠</m:t>
        </m:r>
        <m:r>
          <m:t>k</m:t>
        </m:r>
      </m:oMath>
      <w:r>
        <w:t xml:space="preserve">.</w:t>
      </w:r>
      <w:r>
        <w:t xml:space="preserve"> </w:t>
      </w:r>
      <w:r>
        <w:t xml:space="preserve">If</w:t>
      </w:r>
    </w:p>
    <w:p>
      <w:pPr>
        <w:pStyle w:val="BodyText"/>
      </w:pPr>
      <m:oMathPara>
        <m:oMathParaPr>
          <m:jc m:val="center"/>
        </m:oMathParaPr>
        <m:oMath>
          <m:eqArr>
            <m:e>
              <m:sSub>
                <m:e>
                  <m:r>
                    <m:t>v</m:t>
                  </m:r>
                </m:e>
                <m:sub>
                  <m:r>
                    <m:t>j</m:t>
                  </m:r>
                </m:sub>
              </m:sSub>
              <m:r>
                <m:t>&amp;</m:t>
              </m:r>
              <m:r>
                <m:rPr>
                  <m:sty m:val="p"/>
                </m:rPr>
                <m:t>=</m:t>
              </m:r>
              <m:sSub>
                <m:e>
                  <m:r>
                    <m:t>v</m:t>
                  </m:r>
                </m:e>
                <m:sub>
                  <m:r>
                    <m:t>k</m:t>
                  </m:r>
                </m:sub>
              </m:sSub>
            </m:e>
            <m:e>
              <m:r>
                <m:t>&amp;</m:t>
              </m:r>
              <m:r>
                <m:rPr>
                  <m:sty m:val="p"/>
                </m:rPr>
                <m:t>=</m:t>
              </m:r>
              <m:r>
                <m:t>0</m:t>
              </m:r>
              <m:r>
                <m:rPr>
                  <m:sty m:val="p"/>
                </m:rPr>
                <m:t>,</m:t>
              </m:r>
            </m:e>
          </m:eqArr>
        </m:oMath>
      </m:oMathPara>
    </w:p>
    <w:p>
      <w:pPr>
        <w:pStyle w:val="FirstParagraph"/>
      </w:pPr>
      <w:del w:id="18488" w:author="PR Preview" w:date="2026-01-01T00:00:00Z">
        <w:r>
          <w:delText xml:space="preserve">both columns are</w:delText>
        </w:r>
      </w:del>
      <w:del w:id="18489" w:author="PR Preview" w:date="2026-01-01T00:00:00Z">
        <w:r>
          <w:delText xml:space="preserve"> </w:delText>
        </w:r>
      </w:del>
      <m:oMath>
        <m:limLow>
          <m:e>
            <m:r>
              <m:t>0</m:t>
            </m:r>
          </m:e>
          <m:lim>
            <m:r>
              <m:rPr>
                <m:sty m:val="p"/>
              </m:rPr>
              <m:t>∼</m:t>
            </m:r>
          </m:lim>
        </m:limLow>
      </m:oMath>
      <w:del w:id="18490" w:author="PR Preview" w:date="2026-01-01T00:00:00Z">
        <w:r>
          <w:delText xml:space="preserve">,</w:delText>
        </w:r>
      </w:del>
      <w:del w:id="18491" w:author="PR Preview" w:date="2026-01-01T00:00:00Z">
        <w:r>
          <w:delText xml:space="preserve"> </w:delText>
        </w:r>
      </w:del>
      <w:del w:id="18492" w:author="PR Preview" w:date="2026-01-01T00:00:00Z">
        <w:r>
          <w:delText xml:space="preserve">and</w:delText>
        </w:r>
      </w:del>
      <w:del w:id="18493" w:author="PR Preview" w:date="2026-01-01T00:00:00Z">
        <w:r>
          <w:delText xml:space="preserve"> </w:delText>
        </w:r>
      </w:del>
      <m:oMath>
        <m:r>
          <m:t>1</m:t>
        </m:r>
        <m:r>
          <m:rPr>
            <m:sty m:val="p"/>
          </m:rPr>
          <m:t>⋅</m:t>
        </m:r>
        <m:r>
          <m:rPr>
            <m:sty m:val="p"/>
          </m:rPr>
          <m:t>(</m:t>
        </m:r>
        <m:sSub>
          <m:e>
            <m:r>
              <m:t>v</m:t>
            </m:r>
          </m:e>
          <m:sub>
            <m:r>
              <m:t>j</m:t>
            </m:r>
          </m:sub>
        </m:sSub>
        <m:limLow>
          <m:e>
            <m:r>
              <m:t>u</m:t>
            </m:r>
          </m:e>
          <m:lim>
            <m:r>
              <m:rPr>
                <m:sty m:val="p"/>
              </m:rPr>
              <m:t>∼</m:t>
            </m:r>
          </m:lim>
        </m:limLow>
        <m:r>
          <m:rPr>
            <m:sty m:val="p"/>
          </m:rPr>
          <m:t>)</m:t>
        </m:r>
        <m:r>
          <m:rPr>
            <m:sty m:val="p"/>
          </m:rPr>
          <m:t>+</m:t>
        </m:r>
        <m:r>
          <m:t>1</m:t>
        </m:r>
        <m:r>
          <m:rPr>
            <m:sty m:val="p"/>
          </m:rPr>
          <m:t>⋅</m:t>
        </m:r>
        <m:r>
          <m:rPr>
            <m:sty m:val="p"/>
          </m:rPr>
          <m:t>(</m:t>
        </m:r>
        <m:sSub>
          <m:e>
            <m:r>
              <m:t>v</m:t>
            </m:r>
          </m:e>
          <m:sub>
            <m:r>
              <m:t>k</m:t>
            </m:r>
          </m:sub>
        </m:sSub>
        <m:limLow>
          <m:e>
            <m:r>
              <m:t>u</m:t>
            </m:r>
          </m:e>
          <m:lim>
            <m:r>
              <m:rPr>
                <m:sty m:val="p"/>
              </m:rPr>
              <m:t>∼</m:t>
            </m:r>
          </m:lim>
        </m:limLow>
        <m:r>
          <m:rPr>
            <m:sty m:val="p"/>
          </m:rPr>
          <m:t>)</m:t>
        </m:r>
        <m:r>
          <m:rPr>
            <m:sty m:val="p"/>
          </m:rPr>
          <m:t>=</m:t>
        </m:r>
        <m:limLow>
          <m:e>
            <m:r>
              <m:t>0</m:t>
            </m:r>
          </m:e>
          <m:lim>
            <m:r>
              <m:rPr>
                <m:sty m:val="p"/>
              </m:rPr>
              <m:t>∼</m:t>
            </m:r>
          </m:lim>
        </m:limLow>
      </m:oMath>
      <w:del w:id="18494" w:author="PR Preview" w:date="2026-01-01T00:00:00Z">
        <w:r>
          <w:delText xml:space="preserve">.</w:delText>
        </w:r>
      </w:del>
      <w:del w:id="18495" w:author="PR Preview" w:date="2026-01-01T00:00:00Z">
        <w:r>
          <w:delText xml:space="preserve"> </w:delText>
        </w:r>
      </w:del>
      <w:del w:id="18496" w:author="PR Preview" w:date="2026-01-01T00:00:00Z">
        <w:r>
          <w:delText xml:space="preserve">Otherwise, use the coefficients</w:delText>
        </w:r>
      </w:del>
      <w:del w:id="18497" w:author="PR Preview" w:date="2026-01-01T00:00:00Z">
        <w:r>
          <w:delText xml:space="preserve"> </w:delText>
        </w:r>
      </w:del>
      <m:oMath>
        <m:sSub>
          <m:e>
            <m:r>
              <m:t>c</m:t>
            </m:r>
          </m:e>
          <m:sub>
            <m:r>
              <m:t>j</m:t>
            </m:r>
          </m:sub>
        </m:sSub>
        <m:r>
          <m:rPr>
            <m:sty m:val="p"/>
          </m:rPr>
          <m:t>=</m:t>
        </m:r>
        <m:sSub>
          <m:e>
            <m:r>
              <m:t>v</m:t>
            </m:r>
          </m:e>
          <m:sub>
            <m:r>
              <m:t>k</m:t>
            </m:r>
          </m:sub>
        </m:sSub>
      </m:oMath>
      <w:del w:id="18498" w:author="PR Preview" w:date="2026-01-01T00:00:00Z">
        <w:r>
          <w:delText xml:space="preserve"> </w:delText>
        </w:r>
      </w:del>
      <w:del w:id="18499" w:author="PR Preview" w:date="2026-01-01T00:00:00Z">
        <w:r>
          <w:delText xml:space="preserve">and</w:delText>
        </w:r>
      </w:del>
      <w:del w:id="18500" w:author="PR Preview" w:date="2026-01-01T00:00:00Z">
        <w:r>
          <w:delText xml:space="preserve"> </w:delText>
        </w:r>
      </w:del>
      <m:oMath>
        <m:sSub>
          <m:e>
            <m:r>
              <m:t>c</m:t>
            </m:r>
          </m:e>
          <m:sub>
            <m:r>
              <m:t>k</m:t>
            </m:r>
          </m:sub>
        </m:sSub>
        <m:r>
          <m:rPr>
            <m:sty m:val="p"/>
          </m:rPr>
          <m:t>=</m:t>
        </m:r>
        <m:r>
          <m:rPr>
            <m:sty m:val="p"/>
          </m:rPr>
          <m:t>−</m:t>
        </m:r>
        <m:sSub>
          <m:e>
            <m:r>
              <m:t>v</m:t>
            </m:r>
          </m:e>
          <m:sub>
            <m:r>
              <m:t>j</m:t>
            </m:r>
          </m:sub>
        </m:sSub>
      </m:oMath>
      <w:del w:id="18501" w:author="PR Preview" w:date="2026-01-01T00:00:00Z">
        <w:r>
          <w:delText xml:space="preserve">,</w:delText>
        </w:r>
      </w:del>
      <w:del w:id="18502" w:author="PR Preview" w:date="2026-01-01T00:00:00Z">
        <w:r>
          <w:delText xml:space="preserve"> </w:delText>
        </w:r>
      </w:del>
      <w:del w:id="18503" w:author="PR Preview" w:date="2026-01-01T00:00:00Z">
        <w:r>
          <w:delText xml:space="preserve">which are not both zero:</w:delText>
        </w:r>
      </w:del>
    </w:p>
    <w:p>
      <w:pPr>
        <w:pStyle w:val="BodyText"/>
      </w:pPr>
      <m:oMathPara>
        <m:oMathParaPr>
          <m:jc m:val="center"/>
        </m:oMathParaPr>
        <m:oMath>
          <m:eqArr>
            <m:e>
              <m:sSub>
                <m:e>
                  <m:r>
                    <m:t>v</m:t>
                  </m:r>
                </m:e>
                <m:sub>
                  <m:r>
                    <m:t>k</m:t>
                  </m:r>
                </m:sub>
              </m:sSub>
              <m:r>
                <m:t> </m:t>
              </m:r>
              <m:r>
                <m:rPr>
                  <m:sty m:val="p"/>
                </m:rPr>
                <m:t>(</m:t>
              </m:r>
              <m:sSub>
                <m:e>
                  <m:r>
                    <m:t>v</m:t>
                  </m:r>
                </m:e>
                <m:sub>
                  <m:r>
                    <m:t>j</m:t>
                  </m:r>
                </m:sub>
              </m:sSub>
              <m:limLow>
                <m:e>
                  <m:r>
                    <m:t>u</m:t>
                  </m:r>
                </m:e>
                <m:lim>
                  <m:r>
                    <m:rPr>
                      <m:sty m:val="p"/>
                    </m:rPr>
                    <m:t>∼</m:t>
                  </m:r>
                </m:lim>
              </m:limLow>
              <m:r>
                <m:rPr>
                  <m:sty m:val="p"/>
                </m:rPr>
                <m:t>)</m:t>
              </m:r>
              <m:r>
                <m:rPr>
                  <m:sty m:val="p"/>
                </m:rPr>
                <m:t>−</m:t>
              </m:r>
              <m:sSub>
                <m:e>
                  <m:r>
                    <m:t>v</m:t>
                  </m:r>
                </m:e>
                <m:sub>
                  <m:r>
                    <m:t>j</m:t>
                  </m:r>
                </m:sub>
              </m:sSub>
              <m:r>
                <m:t> </m:t>
              </m:r>
              <m:r>
                <m:rPr>
                  <m:sty m:val="p"/>
                </m:rPr>
                <m:t>(</m:t>
              </m:r>
              <m:sSub>
                <m:e>
                  <m:r>
                    <m:t>v</m:t>
                  </m:r>
                </m:e>
                <m:sub>
                  <m:r>
                    <m:t>k</m:t>
                  </m:r>
                </m:sub>
              </m:sSub>
              <m:limLow>
                <m:e>
                  <m:r>
                    <m:t>u</m:t>
                  </m:r>
                </m:e>
                <m:lim>
                  <m:r>
                    <m:rPr>
                      <m:sty m:val="p"/>
                    </m:rPr>
                    <m:t>∼</m:t>
                  </m:r>
                </m:lim>
              </m:limLow>
              <m:r>
                <m:rPr>
                  <m:sty m:val="p"/>
                </m:rPr>
                <m:t>)</m:t>
              </m:r>
              <m:r>
                <m:t>&amp;</m:t>
              </m:r>
              <m:r>
                <m:rPr>
                  <m:sty m:val="p"/>
                </m:rPr>
                <m:t>=</m:t>
              </m:r>
              <m:r>
                <m:rPr>
                  <m:sty m:val="p"/>
                </m:rPr>
                <m:t>(</m:t>
              </m:r>
              <m:sSub>
                <m:e>
                  <m:r>
                    <m:t>v</m:t>
                  </m:r>
                </m:e>
                <m:sub>
                  <m:r>
                    <m:t>k</m:t>
                  </m:r>
                </m:sub>
              </m:sSub>
              <m:sSub>
                <m:e>
                  <m:r>
                    <m:t>v</m:t>
                  </m:r>
                </m:e>
                <m:sub>
                  <m:r>
                    <m:t>j</m:t>
                  </m:r>
                </m:sub>
              </m:sSub>
              <m:r>
                <m:rPr>
                  <m:sty m:val="p"/>
                </m:rPr>
                <m:t>−</m:t>
              </m:r>
              <m:sSub>
                <m:e>
                  <m:r>
                    <m:t>v</m:t>
                  </m:r>
                </m:e>
                <m:sub>
                  <m:r>
                    <m:t>j</m:t>
                  </m:r>
                </m:sub>
              </m:sSub>
              <m:sSub>
                <m:e>
                  <m:r>
                    <m:t>v</m:t>
                  </m:r>
                </m:e>
                <m:sub>
                  <m:r>
                    <m:t>k</m:t>
                  </m:r>
                </m:sub>
              </m:sSub>
              <m:r>
                <m:rPr>
                  <m:sty m:val="p"/>
                </m:rPr>
                <m:t>)</m:t>
              </m:r>
              <m:r>
                <m:t> </m:t>
              </m:r>
              <m:limLow>
                <m:e>
                  <m:r>
                    <m:t>u</m:t>
                  </m:r>
                </m:e>
                <m:lim>
                  <m:r>
                    <m:rPr>
                      <m:sty m:val="p"/>
                    </m:rPr>
                    <m:t>∼</m:t>
                  </m:r>
                </m:lim>
              </m:limLow>
              <m:r>
                <m:t>&amp;</m:t>
              </m:r>
              <m:r>
                <m:t>&amp;</m:t>
              </m:r>
              <m:r>
                <m:rPr>
                  <m:nor/>
                  <m:sty m:val="p"/>
                </m:rPr>
                <m:t>(collect the scalar multiples of </m:t>
              </m:r>
              <m:limLow>
                <m:e>
                  <m:r>
                    <m:t>u</m:t>
                  </m:r>
                </m:e>
                <m:lim>
                  <m:r>
                    <m:rPr>
                      <m:sty m:val="p"/>
                    </m:rPr>
                    <m:t>∼</m:t>
                  </m:r>
                </m:lim>
              </m:limLow>
              <m:r>
                <m:rPr>
                  <m:nor/>
                  <m:sty m:val="p"/>
                </m:rPr>
                <m:t>)</m:t>
              </m:r>
            </m:e>
            <m:e>
              <m:r>
                <m:t>&amp;</m:t>
              </m:r>
              <m:r>
                <m:rPr>
                  <m:sty m:val="p"/>
                </m:rPr>
                <m:t>=</m:t>
              </m:r>
              <m:r>
                <m:t>0</m:t>
              </m:r>
              <m:r>
                <m:rPr>
                  <m:sty m:val="p"/>
                </m:rPr>
                <m:t>⋅</m:t>
              </m:r>
              <m:limLow>
                <m:e>
                  <m:r>
                    <m:t>u</m:t>
                  </m:r>
                </m:e>
                <m:lim>
                  <m:r>
                    <m:rPr>
                      <m:sty m:val="p"/>
                    </m:rPr>
                    <m:t>∼</m:t>
                  </m:r>
                </m:lim>
              </m:limLow>
              <m:r>
                <m:t>&amp;</m:t>
              </m:r>
              <m:r>
                <m:t>&amp;</m:t>
              </m:r>
              <m:r>
                <m:rPr>
                  <m:nor/>
                  <m:sty m:val="p"/>
                </m:rPr>
                <m:t>(multiplication of numbers is commutative)</m:t>
              </m:r>
            </m:e>
            <m:e>
              <m:r>
                <m:t>&amp;</m:t>
              </m:r>
              <m:r>
                <m:rPr>
                  <m:sty m:val="p"/>
                </m:rPr>
                <m:t>=</m:t>
              </m:r>
              <m:limLow>
                <m:e>
                  <m:r>
                    <m:t>0</m:t>
                  </m:r>
                </m:e>
                <m:lim>
                  <m:r>
                    <m:rPr>
                      <m:sty m:val="p"/>
                    </m:rPr>
                    <m:t>∼</m:t>
                  </m:r>
                </m:lim>
              </m:limLow>
              <m:r>
                <m:t>&amp;</m:t>
              </m:r>
              <m:r>
                <m:t>&amp;</m:t>
              </m:r>
              <m:r>
                <m:rPr>
                  <m:nor/>
                  <m:sty m:val="p"/>
                </m:rPr>
                <m:t>(a zero multiple of a vector is </m:t>
              </m:r>
              <m:limLow>
                <m:e>
                  <m:r>
                    <m:t>0</m:t>
                  </m:r>
                </m:e>
                <m:lim>
                  <m:r>
                    <m:rPr>
                      <m:sty m:val="p"/>
                    </m:rPr>
                    <m:t>∼</m:t>
                  </m:r>
                </m:lim>
              </m:limLow>
              <m:r>
                <m:rPr>
                  <m:nor/>
                  <m:sty m:val="p"/>
                </m:rPr>
                <m:t>)</m:t>
              </m:r>
            </m:e>
          </m:eqArr>
        </m:oMath>
      </m:oMathPara>
    </w:p>
    <w:p>
      <w:pPr>
        <w:pStyle w:val="FirstParagraph"/>
      </w:pPr>
      <w:del w:id="18504" w:author="PR Preview" w:date="2026-01-01T00:00:00Z">
        <w:r>
          <w:delText xml:space="preserve">Either way, every pair of columns has a combination</w:delText>
        </w:r>
      </w:del>
      <w:del w:id="18505" w:author="PR Preview" w:date="2026-01-01T00:00:00Z">
        <w:r>
          <w:delText xml:space="preserve"> </w:delText>
        </w:r>
      </w:del>
      <w:del w:id="18506" w:author="PR Preview" w:date="2026-01-01T00:00:00Z">
        <w:r>
          <w:delText xml:space="preserve">with coefficients that are not all zero and that equals</w:delText>
        </w:r>
      </w:del>
      <w:del w:id="18507" w:author="PR Preview" w:date="2026-01-01T00:00:00Z">
        <w:r>
          <w:delText xml:space="preserve"> </w:delText>
        </w:r>
      </w:del>
      <m:oMath>
        <m:limLow>
          <m:e>
            <m:r>
              <m:t>0</m:t>
            </m:r>
          </m:e>
          <m:lim>
            <m:r>
              <m:rPr>
                <m:sty m:val="p"/>
              </m:rPr>
              <m:t>∼</m:t>
            </m:r>
          </m:lim>
        </m:limLow>
      </m:oMath>
      <w:del w:id="18508" w:author="PR Preview" w:date="2026-01-01T00:00:00Z">
        <w:r>
          <w:delText xml:space="preserve">.</w:delText>
        </w:r>
      </w:del>
      <w:del w:id="18509" w:author="PR Preview" w:date="2026-01-01T00:00:00Z">
        <w:r>
          <w:delText xml:space="preserve"> </w:delText>
        </w:r>
      </w:del>
      <w:del w:id="18510" w:author="PR Preview" w:date="2026-01-01T00:00:00Z">
        <w:r>
          <w:delText xml:space="preserve">Now take any set of two or more columns.</w:delText>
        </w:r>
      </w:del>
      <w:del w:id="18511" w:author="PR Preview" w:date="2026-01-01T00:00:00Z">
        <w:r>
          <w:delText xml:space="preserve"> </w:delText>
        </w:r>
      </w:del>
      <w:del w:id="18512" w:author="PR Preview" w:date="2026-01-01T00:00:00Z">
        <w:r>
          <w:delText xml:space="preserve">It contains a pair</w:delText>
        </w:r>
      </w:del>
      <w:del w:id="18513" w:author="PR Preview" w:date="2026-01-01T00:00:00Z">
        <w:r>
          <w:delText xml:space="preserve"> </w:delText>
        </w:r>
      </w:del>
      <m:oMath>
        <m:r>
          <m:t>j</m:t>
        </m:r>
        <m:r>
          <m:rPr>
            <m:sty m:val="p"/>
          </m:rPr>
          <m:t>≠</m:t>
        </m:r>
        <m:r>
          <m:t>k</m:t>
        </m:r>
      </m:oMath>
      <w:del w:id="18514" w:author="PR Preview" w:date="2026-01-01T00:00:00Z">
        <w:r>
          <w:delText xml:space="preserve">.</w:delText>
        </w:r>
      </w:del>
      <w:del w:id="18515" w:author="PR Preview" w:date="2026-01-01T00:00:00Z">
        <w:r>
          <w:delText xml:space="preserve"> </w:delText>
        </w:r>
      </w:del>
      <w:del w:id="18516" w:author="PR Preview" w:date="2026-01-01T00:00:00Z">
        <w:r>
          <w:delText xml:space="preserve">Use that pair’s coefficients for columns</w:delText>
        </w:r>
      </w:del>
      <w:del w:id="18517" w:author="PR Preview" w:date="2026-01-01T00:00:00Z">
        <w:r>
          <w:delText xml:space="preserve"> </w:delText>
        </w:r>
      </w:del>
      <m:oMath>
        <m:r>
          <m:t>j</m:t>
        </m:r>
      </m:oMath>
      <w:del w:id="18518" w:author="PR Preview" w:date="2026-01-01T00:00:00Z">
        <w:r>
          <w:delText xml:space="preserve"> </w:delText>
        </w:r>
      </w:del>
      <w:del w:id="18519" w:author="PR Preview" w:date="2026-01-01T00:00:00Z">
        <w:r>
          <w:delText xml:space="preserve">and</w:delText>
        </w:r>
      </w:del>
      <w:del w:id="18520" w:author="PR Preview" w:date="2026-01-01T00:00:00Z">
        <w:r>
          <w:delText xml:space="preserve"> </w:delText>
        </w:r>
      </w:del>
      <m:oMath>
        <m:r>
          <m:t>k</m:t>
        </m:r>
      </m:oMath>
      <w:del w:id="18521" w:author="PR Preview" w:date="2026-01-01T00:00:00Z">
        <w:r>
          <w:delText xml:space="preserve">,</w:delText>
        </w:r>
      </w:del>
      <w:del w:id="18522" w:author="PR Preview" w:date="2026-01-01T00:00:00Z">
        <w:r>
          <w:delText xml:space="preserve"> </w:delText>
        </w:r>
      </w:del>
      <w:del w:id="18523" w:author="PR Preview" w:date="2026-01-01T00:00:00Z">
        <w:r>
          <w:delText xml:space="preserve">and the coefficient</w:delText>
        </w:r>
      </w:del>
      <w:del w:id="18524" w:author="PR Preview" w:date="2026-01-01T00:00:00Z">
        <w:r>
          <w:delText xml:space="preserve"> </w:delText>
        </w:r>
      </w:del>
      <m:oMath>
        <m:r>
          <m:t>0</m:t>
        </m:r>
      </m:oMath>
      <w:del w:id="18525" w:author="PR Preview" w:date="2026-01-01T00:00:00Z">
        <w:r>
          <w:delText xml:space="preserve"> </w:delText>
        </w:r>
      </w:del>
      <w:del w:id="18526" w:author="PR Preview" w:date="2026-01-01T00:00:00Z">
        <w:r>
          <w:delText xml:space="preserve">for every other column in the set.</w:delText>
        </w:r>
      </w:del>
      <w:del w:id="18527" w:author="PR Preview" w:date="2026-01-01T00:00:00Z">
        <w:r>
          <w:delText xml:space="preserve"> </w:delText>
        </w:r>
      </w:del>
      <w:del w:id="18528" w:author="PR Preview" w:date="2026-01-01T00:00:00Z">
        <w:r>
          <w:delText xml:space="preserve">This combination equals</w:delText>
        </w:r>
      </w:del>
      <w:del w:id="18529" w:author="PR Preview" w:date="2026-01-01T00:00:00Z">
        <w:r>
          <w:delText xml:space="preserve"> </w:delText>
        </w:r>
      </w:del>
      <m:oMath>
        <m:limLow>
          <m:e>
            <m:r>
              <m:t>0</m:t>
            </m:r>
          </m:e>
          <m:lim>
            <m:r>
              <m:rPr>
                <m:sty m:val="p"/>
              </m:rPr>
              <m:t>∼</m:t>
            </m:r>
          </m:lim>
        </m:limLow>
      </m:oMath>
      <w:del w:id="18530" w:author="PR Preview" w:date="2026-01-01T00:00:00Z">
        <w:r>
          <w:delText xml:space="preserve">,</w:delText>
        </w:r>
      </w:del>
      <w:del w:id="18531" w:author="PR Preview" w:date="2026-01-01T00:00:00Z">
        <w:r>
          <w:delText xml:space="preserve"> </w:delText>
        </w:r>
      </w:del>
      <w:del w:id="18532" w:author="PR Preview" w:date="2026-01-01T00:00:00Z">
        <w:r>
          <w:delText xml:space="preserve">and its coefficients are not all zero,</w:delText>
        </w:r>
      </w:del>
      <w:del w:id="18533" w:author="PR Preview" w:date="2026-01-01T00:00:00Z">
        <w:r>
          <w:delText xml:space="preserve"> </w:delText>
        </w:r>
      </w:del>
      <w:del w:id="18534" w:author="PR Preview" w:date="2026-01-01T00:00:00Z">
        <w:r>
          <w:delText xml:space="preserve">so the set is not linearly independent (</w:delText>
        </w:r>
      </w:del>
      <w:hyperlink w:anchor="def-linearly-independent">
        <w:del w:id="18535" w:author="PR Preview" w:date="2026-01-01T00:00:00Z">
          <w:r>
            <w:rPr>
              <w:rStyle w:val="Hyperlink"/>
            </w:rPr>
            <w:delText xml:space="preserve">Definition 43</w:delText>
          </w:r>
        </w:del>
      </w:hyperlink>
      <w:del w:id="18536" w:author="PR Preview" w:date="2026-01-01T00:00:00Z">
        <w:r>
          <w:delText xml:space="preserve">).</w:delText>
        </w:r>
      </w:del>
      <w:del w:id="18537" w:author="PR Preview" w:date="2026-01-01T00:00:00Z">
        <w:r>
          <w:delText xml:space="preserve"> </w:delText>
        </w:r>
      </w:del>
      <w:del w:id="18538" w:author="PR Preview" w:date="2026-01-01T00:00:00Z">
        <w:r>
          <w:delText xml:space="preserve">The largest linearly independent set of columns therefore has one column.</w:delText>
        </w:r>
      </w:del>
    </w:p>
    <w:p>
      <w:pPr>
        <w:pStyle w:val="BodyText"/>
      </w:pPr>
      <w:del w:id="18539" w:author="PR Preview" w:date="2026-01-01T00:00:00Z">
        <w:r>
          <w:rPr>
            <w:b/>
            <w:bCs/>
          </w:rPr>
          <w:delText xml:space="preserve">Example 122 (The rank of an outer product)</w:delText>
        </w:r>
      </w:del>
      <w:del w:id="18540" w:author="PR Preview" w:date="2026-01-01T00:00:00Z">
        <w:r>
          <w:delText xml:space="preserve"> </w:delText>
        </w:r>
      </w:del>
      <w:del w:id="18541" w:author="PR Preview" w:date="2026-01-01T00:00:00Z">
        <w:r>
          <w:delText xml:space="preserve">In</w:delText>
        </w:r>
      </w:del>
      <w:del w:id="18542" w:author="PR Preview" w:date="2026-01-01T00:00:00Z">
        <w:r>
          <w:delText xml:space="preserve"> </w:delText>
        </w:r>
      </w:del>
      <w:hyperlink w:anchor="exm-outer-product">
        <w:del w:id="18543" w:author="PR Preview" w:date="2026-01-01T00:00:00Z">
          <w:r>
            <w:rPr>
              <w:rStyle w:val="Hyperlink"/>
            </w:rPr>
            <w:delText xml:space="preserve">Example 121</w:delText>
          </w:r>
        </w:del>
      </w:hyperlink>
      <w:del w:id="18544" w:author="PR Preview" w:date="2026-01-01T00:00:00Z">
        <w:r>
          <w:delText xml:space="preserve">,</w:delText>
        </w:r>
      </w:del>
      <w:del w:id="18545" w:author="PR Preview" w:date="2026-01-01T00:00:00Z">
        <w:r>
          <w:delText xml:space="preserve"> </w:delText>
        </w:r>
      </w:del>
      <w:del w:id="18546" w:author="PR Preview" w:date="2026-01-01T00:00:00Z">
        <w:r>
          <w:delText xml:space="preserve">the second column</w:delText>
        </w:r>
      </w:del>
      <w:del w:id="18547" w:author="PR Preview" w:date="2026-01-01T00:00:00Z">
        <w:r>
          <w:delText xml:space="preserve"> </w:delText>
        </w:r>
      </w:del>
      <m:oMath>
        <m:r>
          <m:rPr>
            <m:sty m:val="p"/>
          </m:rPr>
          <m:t>(</m:t>
        </m:r>
        <m:r>
          <m:t>5</m:t>
        </m:r>
        <m:r>
          <m:rPr>
            <m:sty m:val="p"/>
          </m:rPr>
          <m:t>,</m:t>
        </m:r>
        <m:r>
          <m:t>10</m:t>
        </m:r>
        <m:r>
          <m:rPr>
            <m:sty m:val="p"/>
          </m:rPr>
          <m:t>,</m:t>
        </m:r>
        <m:r>
          <m:t>15</m:t>
        </m:r>
        <m:r>
          <m:rPr>
            <m:sty m:val="p"/>
          </m:rPr>
          <m:t>)</m:t>
        </m:r>
      </m:oMath>
      <w:del w:id="18548" w:author="PR Preview" w:date="2026-01-01T00:00:00Z">
        <w:r>
          <w:delText xml:space="preserve"> </w:delText>
        </w:r>
      </w:del>
      <w:del w:id="18549" w:author="PR Preview" w:date="2026-01-01T00:00:00Z">
        <w:r>
          <w:delText xml:space="preserve">of</w:delText>
        </w:r>
      </w:del>
      <w:del w:id="18550" w:author="PR Preview" w:date="2026-01-01T00:00:00Z">
        <w:r>
          <w:delText xml:space="preserve"> </w:delText>
        </w:r>
      </w:del>
      <m:oMath>
        <m:limLow>
          <m:e>
            <m:r>
              <m:t>u</m:t>
            </m:r>
          </m:e>
          <m:lim>
            <m:r>
              <m:rPr>
                <m:sty m:val="p"/>
              </m:rPr>
              <m:t>∼</m:t>
            </m:r>
          </m:lim>
        </m:limLow>
        <m:r>
          <m:t> </m:t>
        </m:r>
        <m:sSup>
          <m:e>
            <m:limLow>
              <m:e>
                <m:r>
                  <m:t>v</m:t>
                </m:r>
              </m:e>
              <m:lim>
                <m:r>
                  <m:rPr>
                    <m:sty m:val="p"/>
                  </m:rPr>
                  <m:t>∼</m:t>
                </m:r>
              </m:lim>
            </m:limLow>
          </m:e>
          <m:sup>
            <m:r>
              <m:rPr>
                <m:sty m:val="p"/>
              </m:rPr>
              <m:t>⊤</m:t>
            </m:r>
          </m:sup>
        </m:sSup>
      </m:oMath>
      <w:del w:id="18551" w:author="PR Preview" w:date="2026-01-01T00:00:00Z">
        <w:r>
          <w:delText xml:space="preserve"> </w:delText>
        </w:r>
      </w:del>
      <w:del w:id="18552" w:author="PR Preview" w:date="2026-01-01T00:00:00Z">
        <w:r>
          <w:delText xml:space="preserve">is</w:delText>
        </w:r>
      </w:del>
      <w:del w:id="18553" w:author="PR Preview" w:date="2026-01-01T00:00:00Z">
        <w:r>
          <w:delText xml:space="preserve"> </w:delText>
        </w:r>
      </w:del>
      <m:oMath>
        <m:f>
          <m:fPr>
            <m:type m:val="bar"/>
          </m:fPr>
          <m:num>
            <m:r>
              <m:t>5</m:t>
            </m:r>
          </m:num>
          <m:den>
            <m:r>
              <m:t>4</m:t>
            </m:r>
          </m:den>
        </m:f>
      </m:oMath>
      <w:del w:id="18554" w:author="PR Preview" w:date="2026-01-01T00:00:00Z">
        <w:r>
          <w:delText xml:space="preserve"> </w:delText>
        </w:r>
      </w:del>
      <w:del w:id="18555" w:author="PR Preview" w:date="2026-01-01T00:00:00Z">
        <w:r>
          <w:delText xml:space="preserve">times the first column</w:delText>
        </w:r>
      </w:del>
      <w:del w:id="18556" w:author="PR Preview" w:date="2026-01-01T00:00:00Z">
        <w:r>
          <w:delText xml:space="preserve"> </w:delText>
        </w:r>
      </w:del>
      <m:oMath>
        <m:r>
          <m:rPr>
            <m:sty m:val="p"/>
          </m:rPr>
          <m:t>(</m:t>
        </m:r>
        <m:r>
          <m:t>4</m:t>
        </m:r>
        <m:r>
          <m:rPr>
            <m:sty m:val="p"/>
          </m:rPr>
          <m:t>,</m:t>
        </m:r>
        <m:r>
          <m:t>8</m:t>
        </m:r>
        <m:r>
          <m:rPr>
            <m:sty m:val="p"/>
          </m:rPr>
          <m:t>,</m:t>
        </m:r>
        <m:r>
          <m:t>12</m:t>
        </m:r>
        <m:r>
          <m:rPr>
            <m:sty m:val="p"/>
          </m:rPr>
          <m:t>)</m:t>
        </m:r>
      </m:oMath>
      <w:del w:id="18557" w:author="PR Preview" w:date="2026-01-01T00:00:00Z">
        <w:r>
          <w:delText xml:space="preserve">,</w:delText>
        </w:r>
      </w:del>
      <w:del w:id="18558" w:author="PR Preview" w:date="2026-01-01T00:00:00Z">
        <w:r>
          <w:delText xml:space="preserve"> </w:delText>
        </w:r>
      </w:del>
      <w:del w:id="18559" w:author="PR Preview" w:date="2026-01-01T00:00:00Z">
        <w:r>
          <w:delText xml:space="preserve">because the columns are</w:delText>
        </w:r>
      </w:del>
      <w:del w:id="18560" w:author="PR Preview" w:date="2026-01-01T00:00:00Z">
        <w:r>
          <w:delText xml:space="preserve"> </w:delText>
        </w:r>
      </w:del>
      <m:oMath>
        <m:sSub>
          <m:e>
            <m:r>
              <m:t>v</m:t>
            </m:r>
          </m:e>
          <m:sub>
            <m:r>
              <m:t>1</m:t>
            </m:r>
          </m:sub>
        </m:sSub>
        <m:limLow>
          <m:e>
            <m:r>
              <m:t>u</m:t>
            </m:r>
          </m:e>
          <m:lim>
            <m:r>
              <m:rPr>
                <m:sty m:val="p"/>
              </m:rPr>
              <m:t>∼</m:t>
            </m:r>
          </m:lim>
        </m:limLow>
        <m:r>
          <m:rPr>
            <m:sty m:val="p"/>
          </m:rPr>
          <m:t>=</m:t>
        </m:r>
        <m:r>
          <m:t>4</m:t>
        </m:r>
        <m:limLow>
          <m:e>
            <m:r>
              <m:t>u</m:t>
            </m:r>
          </m:e>
          <m:lim>
            <m:r>
              <m:rPr>
                <m:sty m:val="p"/>
              </m:rPr>
              <m:t>∼</m:t>
            </m:r>
          </m:lim>
        </m:limLow>
      </m:oMath>
      <w:del w:id="18561" w:author="PR Preview" w:date="2026-01-01T00:00:00Z">
        <w:r>
          <w:delText xml:space="preserve"> </w:delText>
        </w:r>
      </w:del>
      <w:del w:id="18562" w:author="PR Preview" w:date="2026-01-01T00:00:00Z">
        <w:r>
          <w:delText xml:space="preserve">and</w:delText>
        </w:r>
      </w:del>
      <w:del w:id="18563" w:author="PR Preview" w:date="2026-01-01T00:00:00Z">
        <w:r>
          <w:delText xml:space="preserve"> </w:delText>
        </w:r>
      </w:del>
      <m:oMath>
        <m:sSub>
          <m:e>
            <m:r>
              <m:t>v</m:t>
            </m:r>
          </m:e>
          <m:sub>
            <m:r>
              <m:t>2</m:t>
            </m:r>
          </m:sub>
        </m:sSub>
        <m:limLow>
          <m:e>
            <m:r>
              <m:t>u</m:t>
            </m:r>
          </m:e>
          <m:lim>
            <m:r>
              <m:rPr>
                <m:sty m:val="p"/>
              </m:rPr>
              <m:t>∼</m:t>
            </m:r>
          </m:lim>
        </m:limLow>
        <m:r>
          <m:rPr>
            <m:sty m:val="p"/>
          </m:rPr>
          <m:t>=</m:t>
        </m:r>
        <m:r>
          <m:t>5</m:t>
        </m:r>
        <m:limLow>
          <m:e>
            <m:r>
              <m:t>u</m:t>
            </m:r>
          </m:e>
          <m:lim>
            <m:r>
              <m:rPr>
                <m:sty m:val="p"/>
              </m:rPr>
              <m:t>∼</m:t>
            </m:r>
          </m:lim>
        </m:limLow>
      </m:oMath>
      <w:del w:id="18564" w:author="PR Preview" w:date="2026-01-01T00:00:00Z">
        <w:r>
          <w:delText xml:space="preserve">.</w:delText>
        </w:r>
      </w:del>
      <w:del w:id="18565" w:author="PR Preview" w:date="2026-01-01T00:00:00Z">
        <w:r>
          <w:delText xml:space="preserve"> </w:delText>
        </w:r>
      </w:del>
      <w:del w:id="18566" w:author="PR Preview" w:date="2026-01-01T00:00:00Z">
        <w:r>
          <w:delText xml:space="preserve">So the two columns are not linearly independent,</w:delText>
        </w:r>
      </w:del>
      <w:del w:id="18567" w:author="PR Preview" w:date="2026-01-01T00:00:00Z">
        <w:r>
          <w:delText xml:space="preserve"> </w:delText>
        </w:r>
      </w:del>
      <w:del w:id="18568" w:author="PR Preview" w:date="2026-01-01T00:00:00Z">
        <w:r>
          <w:delText xml:space="preserve">and the</w:delText>
        </w:r>
      </w:del>
      <w:del w:id="18569" w:author="PR Preview" w:date="2026-01-01T00:00:00Z">
        <w:r>
          <w:delText xml:space="preserve"> </w:delText>
        </w:r>
      </w:del>
      <m:oMath>
        <m:r>
          <m:t>3</m:t>
        </m:r>
        <m:r>
          <m:rPr>
            <m:sty m:val="p"/>
          </m:rPr>
          <m:t>×</m:t>
        </m:r>
        <m:r>
          <m:t>2</m:t>
        </m:r>
      </m:oMath>
      <w:del w:id="18570" w:author="PR Preview" w:date="2026-01-01T00:00:00Z">
        <w:r>
          <w:delText xml:space="preserve"> </w:delText>
        </w:r>
      </w:del>
      <w:del w:id="18571" w:author="PR Preview" w:date="2026-01-01T00:00:00Z">
        <w:r>
          <w:delText xml:space="preserve">matrix has rank</w:delText>
        </w:r>
      </w:del>
      <w:del w:id="18572" w:author="PR Preview" w:date="2026-01-01T00:00:00Z">
        <w:r>
          <w:delText xml:space="preserve"> </w:delText>
        </w:r>
      </w:del>
      <m:oMath>
        <m:r>
          <m:t>1</m:t>
        </m:r>
      </m:oMath>
      <w:del w:id="18573" w:author="PR Preview" w:date="2026-01-01T00:00:00Z">
        <w:r>
          <w:delText xml:space="preserve">.</w:delText>
        </w:r>
      </w:del>
    </w:p>
    <w:p>
      <w:pPr>
        <w:pStyle w:val="FirstParagraph"/>
      </w:pPr>
      <w:ins w:id="18574" w:author="PR Preview" w:date="2026-01-01T00:00:00Z">
        <w:r>
          <w:t xml:space="preserve">both columns are</w:t>
        </w:r>
      </w:ins>
      <w:ins w:id="18575" w:author="PR Preview" w:date="2026-01-01T00:00:00Z">
        <w:r>
          <w:t xml:space="preserve"> </w:t>
        </w:r>
      </w:ins>
      <w:ins w:id="18576" w:author="PR Preview" w:date="2026-01-01T00:00:00Z">
        <w:r>
          <w:t xml:space="preserve">$\mathord{\smash[b]{\underset{\raise.3ex\hbox{$\scriptstyle\sim$}}{0}}\vphantom{0}}$</w:t>
        </w:r>
      </w:ins>
      <w:ins w:id="18577" w:author="PR Preview" w:date="2026-01-01T00:00:00Z">
        <w:r>
          <w:t xml:space="preserve">,</w:t>
        </w:r>
      </w:ins>
      <w:ins w:id="18578" w:author="PR Preview" w:date="2026-01-01T00:00:00Z">
        <w:r>
          <w:t xml:space="preserve"> </w:t>
        </w:r>
      </w:ins>
      <w:ins w:id="18579" w:author="PR Preview" w:date="2026-01-01T00:00:00Z">
        <w:r>
          <w:t xml:space="preserve">and</w:t>
        </w:r>
      </w:ins>
      <w:ins w:id="18580" w:author="PR Preview" w:date="2026-01-01T00:00:00Z">
        <w:r>
          <w:t xml:space="preserve"> </w:t>
        </w:r>
      </w:ins>
      <w:ins w:id="18581" w:author="PR Preview" w:date="2026-01-01T00:00:00Z">
        <w:r>
          <w:t xml:space="preserve">$1 \cdot(v_j \mathord{\smash[b]{\underset{\raise.3ex\hbox{$\scriptstyle\sim$}}{u}}\vphantom{u}}) + 1 \cdot(v_k \mathord{\smash[b]{\underset{\raise.3ex\hbox{$\scriptstyle\sim$}}{u}}\vphantom{u}}) = \mathord{\smash[b]{\underset{\raise.3ex\hbox{$\scriptstyle\sim$}}{0}}\vphantom{0}}$</w:t>
        </w:r>
      </w:ins>
      <w:ins w:id="18582" w:author="PR Preview" w:date="2026-01-01T00:00:00Z">
        <w:r>
          <w:t xml:space="preserve">.</w:t>
        </w:r>
      </w:ins>
      <w:ins w:id="18583" w:author="PR Preview" w:date="2026-01-01T00:00:00Z">
        <w:r>
          <w:t xml:space="preserve"> </w:t>
        </w:r>
      </w:ins>
      <w:ins w:id="18584" w:author="PR Preview" w:date="2026-01-01T00:00:00Z">
        <w:r>
          <w:t xml:space="preserve">Otherwise, use the coefficients</w:t>
        </w:r>
      </w:ins>
      <w:ins w:id="18585" w:author="PR Preview" w:date="2026-01-01T00:00:00Z">
        <w:r>
          <w:t xml:space="preserve"> </w:t>
        </w:r>
      </w:ins>
      <m:oMath>
        <m:sSub>
          <m:e>
            <m:r>
              <m:t>c</m:t>
            </m:r>
          </m:e>
          <m:sub>
            <m:r>
              <m:t>j</m:t>
            </m:r>
          </m:sub>
        </m:sSub>
        <m:r>
          <m:rPr>
            <m:sty m:val="p"/>
          </m:rPr>
          <m:t>=</m:t>
        </m:r>
        <m:sSub>
          <m:e>
            <m:r>
              <m:t>v</m:t>
            </m:r>
          </m:e>
          <m:sub>
            <m:r>
              <m:t>k</m:t>
            </m:r>
          </m:sub>
        </m:sSub>
      </m:oMath>
      <w:ins w:id="18586" w:author="PR Preview" w:date="2026-01-01T00:00:00Z">
        <w:r>
          <w:t xml:space="preserve"> </w:t>
        </w:r>
      </w:ins>
      <w:ins w:id="18587" w:author="PR Preview" w:date="2026-01-01T00:00:00Z">
        <w:r>
          <w:t xml:space="preserve">and</w:t>
        </w:r>
      </w:ins>
      <w:ins w:id="18588" w:author="PR Preview" w:date="2026-01-01T00:00:00Z">
        <w:r>
          <w:t xml:space="preserve"> </w:t>
        </w:r>
      </w:ins>
      <m:oMath>
        <m:sSub>
          <m:e>
            <m:r>
              <m:t>c</m:t>
            </m:r>
          </m:e>
          <m:sub>
            <m:r>
              <m:t>k</m:t>
            </m:r>
          </m:sub>
        </m:sSub>
        <m:r>
          <m:rPr>
            <m:sty m:val="p"/>
          </m:rPr>
          <m:t>=</m:t>
        </m:r>
        <m:r>
          <m:rPr>
            <m:sty m:val="p"/>
          </m:rPr>
          <m:t>−</m:t>
        </m:r>
        <m:sSub>
          <m:e>
            <m:r>
              <m:t>v</m:t>
            </m:r>
          </m:e>
          <m:sub>
            <m:r>
              <m:t>j</m:t>
            </m:r>
          </m:sub>
        </m:sSub>
      </m:oMath>
      <w:ins w:id="18589" w:author="PR Preview" w:date="2026-01-01T00:00:00Z">
        <w:r>
          <w:t xml:space="preserve">,</w:t>
        </w:r>
      </w:ins>
      <w:ins w:id="18590" w:author="PR Preview" w:date="2026-01-01T00:00:00Z">
        <w:r>
          <w:t xml:space="preserve"> </w:t>
        </w:r>
      </w:ins>
      <w:ins w:id="18591" w:author="PR Preview" w:date="2026-01-01T00:00:00Z">
        <w:r>
          <w:t xml:space="preserve">which are not both zero:</w:t>
        </w:r>
      </w:ins>
    </w:p>
    <w:p>
      <w:pPr>
        <w:pStyle w:val="BodyText"/>
      </w:pPr>
      <w:ins w:id="18592" w:author="PR Preview" w:date="2026-01-01T00:00:00Z">
        <w:r>
          <w:t xml:space="preserve">$$
    \begin{aligned}
    v_k\,(v_j \mathord{\smash[b]{\underset{\raise.3ex\hbox{$\scriptstyle\sim$}}{u}}\vphantom{u}}) - v_j\,(v_k \mathord{\smash[b]{\underset{\raise.3ex\hbox{$\scriptstyle\sim$}}{u}}\vphantom{u}})
    &amp;= (v_k v_j - v_j v_k)\,\mathord{\smash[b]{\underset{\raise.3ex\hbox{$\scriptstyle\sim$}}{u}}\vphantom{u}}
    &amp;&amp; \text{(collect the scalar multiples of } \mathord{\smash[b]{\underset{\raise.3ex\hbox{$\scriptstyle\sim$}}{u}}\vphantom{u}} \text{)}
    \\
    &amp;= 0 \cdot\mathord{\smash[b]{\underset{\raise.3ex\hbox{$\scriptstyle\sim$}}{u}}\vphantom{u}}
    &amp;&amp; \text{(multiplication of numbers is commutative)}
    \\
    &amp;= \mathord{\smash[b]{\underset{\raise.3ex\hbox{$\scriptstyle\sim$}}{0}}\vphantom{0}}
    &amp;&amp; \text{(a zero multiple of a vector is } \mathord{\smash[b]{\underset{\raise.3ex\hbox{$\scriptstyle\sim$}}{0}}\vphantom{0}}\text{)}
    \end{aligned}
    $$</w:t>
        </w:r>
      </w:ins>
    </w:p>
    <w:p>
      <w:pPr>
        <w:pStyle w:val="FirstParagraph"/>
      </w:pPr>
      <w:ins w:id="18593" w:author="PR Preview" w:date="2026-01-01T00:00:00Z">
        <w:r>
          <w:t xml:space="preserve">Either way, every pair of columns has a combination</w:t>
        </w:r>
      </w:ins>
      <w:ins w:id="18594" w:author="PR Preview" w:date="2026-01-01T00:00:00Z">
        <w:r>
          <w:t xml:space="preserve"> </w:t>
        </w:r>
      </w:ins>
      <w:ins w:id="18595" w:author="PR Preview" w:date="2026-01-01T00:00:00Z">
        <w:r>
          <w:t xml:space="preserve">with coefficients that are not all zero and that equals</w:t>
        </w:r>
      </w:ins>
      <w:ins w:id="18596" w:author="PR Preview" w:date="2026-01-01T00:00:00Z">
        <w:r>
          <w:t xml:space="preserve"> </w:t>
        </w:r>
      </w:ins>
      <w:ins w:id="18597" w:author="PR Preview" w:date="2026-01-01T00:00:00Z">
        <w:r>
          <w:t xml:space="preserve">$\mathord{\smash[b]{\underset{\raise.3ex\hbox{$\scriptstyle\sim$}}{0}}\vphantom{0}}$</w:t>
        </w:r>
      </w:ins>
      <w:ins w:id="18598" w:author="PR Preview" w:date="2026-01-01T00:00:00Z">
        <w:r>
          <w:t xml:space="preserve">.</w:t>
        </w:r>
      </w:ins>
      <w:ins w:id="18599" w:author="PR Preview" w:date="2026-01-01T00:00:00Z">
        <w:r>
          <w:t xml:space="preserve"> </w:t>
        </w:r>
      </w:ins>
      <w:ins w:id="18600" w:author="PR Preview" w:date="2026-01-01T00:00:00Z">
        <w:r>
          <w:t xml:space="preserve">Now take any set of two or more columns.</w:t>
        </w:r>
      </w:ins>
      <w:ins w:id="18601" w:author="PR Preview" w:date="2026-01-01T00:00:00Z">
        <w:r>
          <w:t xml:space="preserve"> </w:t>
        </w:r>
      </w:ins>
      <w:ins w:id="18602" w:author="PR Preview" w:date="2026-01-01T00:00:00Z">
        <w:r>
          <w:t xml:space="preserve">It contains a pair</w:t>
        </w:r>
      </w:ins>
      <w:ins w:id="18603" w:author="PR Preview" w:date="2026-01-01T00:00:00Z">
        <w:r>
          <w:t xml:space="preserve"> </w:t>
        </w:r>
      </w:ins>
      <m:oMath>
        <m:r>
          <m:t>j</m:t>
        </m:r>
        <m:r>
          <m:rPr>
            <m:sty m:val="p"/>
          </m:rPr>
          <m:t>≠</m:t>
        </m:r>
        <m:r>
          <m:t>k</m:t>
        </m:r>
      </m:oMath>
      <w:ins w:id="18604" w:author="PR Preview" w:date="2026-01-01T00:00:00Z">
        <w:r>
          <w:t xml:space="preserve">.</w:t>
        </w:r>
      </w:ins>
      <w:ins w:id="18605" w:author="PR Preview" w:date="2026-01-01T00:00:00Z">
        <w:r>
          <w:t xml:space="preserve"> </w:t>
        </w:r>
      </w:ins>
      <w:ins w:id="18606" w:author="PR Preview" w:date="2026-01-01T00:00:00Z">
        <w:r>
          <w:t xml:space="preserve">Use that pair’s coefficients for columns</w:t>
        </w:r>
      </w:ins>
      <w:ins w:id="18607" w:author="PR Preview" w:date="2026-01-01T00:00:00Z">
        <w:r>
          <w:t xml:space="preserve"> </w:t>
        </w:r>
      </w:ins>
      <m:oMath>
        <m:r>
          <m:t>j</m:t>
        </m:r>
      </m:oMath>
      <w:ins w:id="18608" w:author="PR Preview" w:date="2026-01-01T00:00:00Z">
        <w:r>
          <w:t xml:space="preserve"> </w:t>
        </w:r>
      </w:ins>
      <w:ins w:id="18609" w:author="PR Preview" w:date="2026-01-01T00:00:00Z">
        <w:r>
          <w:t xml:space="preserve">and</w:t>
        </w:r>
      </w:ins>
      <w:ins w:id="18610" w:author="PR Preview" w:date="2026-01-01T00:00:00Z">
        <w:r>
          <w:t xml:space="preserve"> </w:t>
        </w:r>
      </w:ins>
      <m:oMath>
        <m:r>
          <m:t>k</m:t>
        </m:r>
      </m:oMath>
      <w:ins w:id="18611" w:author="PR Preview" w:date="2026-01-01T00:00:00Z">
        <w:r>
          <w:t xml:space="preserve">,</w:t>
        </w:r>
      </w:ins>
      <w:ins w:id="18612" w:author="PR Preview" w:date="2026-01-01T00:00:00Z">
        <w:r>
          <w:t xml:space="preserve"> </w:t>
        </w:r>
      </w:ins>
      <w:ins w:id="18613" w:author="PR Preview" w:date="2026-01-01T00:00:00Z">
        <w:r>
          <w:t xml:space="preserve">and the coefficient</w:t>
        </w:r>
      </w:ins>
      <w:ins w:id="18614" w:author="PR Preview" w:date="2026-01-01T00:00:00Z">
        <w:r>
          <w:t xml:space="preserve"> </w:t>
        </w:r>
      </w:ins>
      <m:oMath>
        <m:r>
          <m:t>0</m:t>
        </m:r>
      </m:oMath>
      <w:ins w:id="18615" w:author="PR Preview" w:date="2026-01-01T00:00:00Z">
        <w:r>
          <w:t xml:space="preserve"> </w:t>
        </w:r>
      </w:ins>
      <w:ins w:id="18616" w:author="PR Preview" w:date="2026-01-01T00:00:00Z">
        <w:r>
          <w:t xml:space="preserve">for every other column in the set.</w:t>
        </w:r>
      </w:ins>
      <w:ins w:id="18617" w:author="PR Preview" w:date="2026-01-01T00:00:00Z">
        <w:r>
          <w:t xml:space="preserve"> </w:t>
        </w:r>
      </w:ins>
      <w:ins w:id="18618" w:author="PR Preview" w:date="2026-01-01T00:00:00Z">
        <w:r>
          <w:t xml:space="preserve">This combination equals</w:t>
        </w:r>
      </w:ins>
      <w:ins w:id="18619" w:author="PR Preview" w:date="2026-01-01T00:00:00Z">
        <w:r>
          <w:t xml:space="preserve"> </w:t>
        </w:r>
      </w:ins>
      <w:ins w:id="18620" w:author="PR Preview" w:date="2026-01-01T00:00:00Z">
        <w:r>
          <w:t xml:space="preserve">$\mathord{\smash[b]{\underset{\raise.3ex\hbox{$\scriptstyle\sim$}}{0}}\vphantom{0}}$</w:t>
        </w:r>
      </w:ins>
      <w:ins w:id="18621" w:author="PR Preview" w:date="2026-01-01T00:00:00Z">
        <w:r>
          <w:t xml:space="preserve">,</w:t>
        </w:r>
      </w:ins>
      <w:ins w:id="18622" w:author="PR Preview" w:date="2026-01-01T00:00:00Z">
        <w:r>
          <w:t xml:space="preserve"> </w:t>
        </w:r>
      </w:ins>
      <w:ins w:id="18623" w:author="PR Preview" w:date="2026-01-01T00:00:00Z">
        <w:r>
          <w:t xml:space="preserve">and its coefficients are not all zero,</w:t>
        </w:r>
      </w:ins>
      <w:ins w:id="18624" w:author="PR Preview" w:date="2026-01-01T00:00:00Z">
        <w:r>
          <w:t xml:space="preserve"> </w:t>
        </w:r>
      </w:ins>
      <w:ins w:id="18625" w:author="PR Preview" w:date="2026-01-01T00:00:00Z">
        <w:r>
          <w:t xml:space="preserve">so the set is not linearly independent (</w:t>
        </w:r>
      </w:ins>
      <w:hyperlink w:anchor="def-linearly-independent">
        <w:ins w:id="18626" w:author="PR Preview" w:date="2026-01-01T00:00:00Z">
          <w:r>
            <w:rPr>
              <w:rStyle w:val="Hyperlink"/>
            </w:rPr>
            <w:t xml:space="preserve">Definition 43</w:t>
          </w:r>
        </w:ins>
      </w:hyperlink>
      <w:ins w:id="18627" w:author="PR Preview" w:date="2026-01-01T00:00:00Z">
        <w:r>
          <w:t xml:space="preserve">).</w:t>
        </w:r>
      </w:ins>
      <w:ins w:id="18628" w:author="PR Preview" w:date="2026-01-01T00:00:00Z">
        <w:r>
          <w:t xml:space="preserve"> </w:t>
        </w:r>
      </w:ins>
      <w:ins w:id="18629" w:author="PR Preview" w:date="2026-01-01T00:00:00Z">
        <w:r>
          <w:t xml:space="preserve">The largest linearly independent set of columns therefore has one column.</w:t>
        </w:r>
      </w:ins>
    </w:p>
    <w:bookmarkStart w:id="410" w:name="exm-outer-product-rank"/>
    <w:p>
      <w:pPr>
        <w:pStyle w:val="BodyText"/>
      </w:pPr>
      <w:ins w:id="18630" w:author="PR Preview" w:date="2026-01-01T00:00:00Z">
        <w:r>
          <w:rPr>
            <w:b/>
            <w:bCs/>
          </w:rPr>
          <w:t xml:space="preserve">Example 122 (The rank of an outer product)</w:t>
        </w:r>
      </w:ins>
      <w:ins w:id="18631" w:author="PR Preview" w:date="2026-01-01T00:00:00Z">
        <w:r>
          <w:t xml:space="preserve"> </w:t>
        </w:r>
      </w:ins>
      <w:ins w:id="18632" w:author="PR Preview" w:date="2026-01-01T00:00:00Z">
        <w:r>
          <w:t xml:space="preserve">In</w:t>
        </w:r>
      </w:ins>
      <w:ins w:id="18633" w:author="PR Preview" w:date="2026-01-01T00:00:00Z">
        <w:r>
          <w:t xml:space="preserve"> </w:t>
        </w:r>
      </w:ins>
      <w:hyperlink w:anchor="exm-outer-product">
        <w:ins w:id="18634" w:author="PR Preview" w:date="2026-01-01T00:00:00Z">
          <w:r>
            <w:rPr>
              <w:rStyle w:val="Hyperlink"/>
            </w:rPr>
            <w:t xml:space="preserve">Example 121</w:t>
          </w:r>
        </w:ins>
      </w:hyperlink>
      <w:ins w:id="18635" w:author="PR Preview" w:date="2026-01-01T00:00:00Z">
        <w:r>
          <w:t xml:space="preserve">,</w:t>
        </w:r>
      </w:ins>
      <w:ins w:id="18636" w:author="PR Preview" w:date="2026-01-01T00:00:00Z">
        <w:r>
          <w:t xml:space="preserve"> </w:t>
        </w:r>
      </w:ins>
      <w:ins w:id="18637" w:author="PR Preview" w:date="2026-01-01T00:00:00Z">
        <w:r>
          <w:t xml:space="preserve">the second column</w:t>
        </w:r>
      </w:ins>
      <w:ins w:id="18638" w:author="PR Preview" w:date="2026-01-01T00:00:00Z">
        <w:r>
          <w:t xml:space="preserve"> </w:t>
        </w:r>
      </w:ins>
      <m:oMath>
        <m:r>
          <m:rPr>
            <m:sty m:val="p"/>
          </m:rPr>
          <m:t>(</m:t>
        </m:r>
        <m:r>
          <m:t>5</m:t>
        </m:r>
        <m:r>
          <m:rPr>
            <m:sty m:val="p"/>
          </m:rPr>
          <m:t>,</m:t>
        </m:r>
        <m:r>
          <m:t>10</m:t>
        </m:r>
        <m:r>
          <m:rPr>
            <m:sty m:val="p"/>
          </m:rPr>
          <m:t>,</m:t>
        </m:r>
        <m:r>
          <m:t>15</m:t>
        </m:r>
        <m:r>
          <m:rPr>
            <m:sty m:val="p"/>
          </m:rPr>
          <m:t>)</m:t>
        </m:r>
      </m:oMath>
      <w:ins w:id="18639" w:author="PR Preview" w:date="2026-01-01T00:00:00Z">
        <w:r>
          <w:t xml:space="preserve"> </w:t>
        </w:r>
      </w:ins>
      <w:ins w:id="18640" w:author="PR Preview" w:date="2026-01-01T00:00:00Z">
        <w:r>
          <w:t xml:space="preserve">of</w:t>
        </w:r>
      </w:ins>
      <w:ins w:id="18641" w:author="PR Preview" w:date="2026-01-01T00:00:00Z">
        <w:r>
          <w:t xml:space="preserve"> </w:t>
        </w:r>
      </w:ins>
      <w:ins w:id="18642" w:author="PR Preview" w:date="2026-01-01T00:00:00Z">
        <w:r>
          <w:t xml:space="preserve">$\mathord{\smash[b]{\underset{\raise.3ex\hbox{$\scriptstyle\sim$}}{u}}\vphantom{u}}\,{\mathord{\smash[b]{\underset{\raise.3ex\hbox{$\scriptstyle\sim$}}{v}}\vphantom{v}}}^{\top}$</w:t>
        </w:r>
      </w:ins>
      <w:ins w:id="18643" w:author="PR Preview" w:date="2026-01-01T00:00:00Z">
        <w:r>
          <w:t xml:space="preserve"> </w:t>
        </w:r>
      </w:ins>
      <w:ins w:id="18644" w:author="PR Preview" w:date="2026-01-01T00:00:00Z">
        <w:r>
          <w:t xml:space="preserve">is</w:t>
        </w:r>
      </w:ins>
      <w:ins w:id="18645" w:author="PR Preview" w:date="2026-01-01T00:00:00Z">
        <w:r>
          <w:t xml:space="preserve"> </w:t>
        </w:r>
      </w:ins>
      <m:oMath>
        <m:f>
          <m:fPr>
            <m:type m:val="bar"/>
          </m:fPr>
          <m:num>
            <m:r>
              <m:t>5</m:t>
            </m:r>
          </m:num>
          <m:den>
            <m:r>
              <m:t>4</m:t>
            </m:r>
          </m:den>
        </m:f>
      </m:oMath>
      <w:ins w:id="18646" w:author="PR Preview" w:date="2026-01-01T00:00:00Z">
        <w:r>
          <w:t xml:space="preserve"> </w:t>
        </w:r>
      </w:ins>
      <w:ins w:id="18647" w:author="PR Preview" w:date="2026-01-01T00:00:00Z">
        <w:r>
          <w:t xml:space="preserve">times the first column</w:t>
        </w:r>
      </w:ins>
      <w:ins w:id="18648" w:author="PR Preview" w:date="2026-01-01T00:00:00Z">
        <w:r>
          <w:t xml:space="preserve"> </w:t>
        </w:r>
      </w:ins>
      <m:oMath>
        <m:r>
          <m:rPr>
            <m:sty m:val="p"/>
          </m:rPr>
          <m:t>(</m:t>
        </m:r>
        <m:r>
          <m:t>4</m:t>
        </m:r>
        <m:r>
          <m:rPr>
            <m:sty m:val="p"/>
          </m:rPr>
          <m:t>,</m:t>
        </m:r>
        <m:r>
          <m:t>8</m:t>
        </m:r>
        <m:r>
          <m:rPr>
            <m:sty m:val="p"/>
          </m:rPr>
          <m:t>,</m:t>
        </m:r>
        <m:r>
          <m:t>12</m:t>
        </m:r>
        <m:r>
          <m:rPr>
            <m:sty m:val="p"/>
          </m:rPr>
          <m:t>)</m:t>
        </m:r>
      </m:oMath>
      <w:ins w:id="18649" w:author="PR Preview" w:date="2026-01-01T00:00:00Z">
        <w:r>
          <w:t xml:space="preserve">,</w:t>
        </w:r>
      </w:ins>
      <w:ins w:id="18650" w:author="PR Preview" w:date="2026-01-01T00:00:00Z">
        <w:r>
          <w:t xml:space="preserve"> </w:t>
        </w:r>
      </w:ins>
      <w:ins w:id="18651" w:author="PR Preview" w:date="2026-01-01T00:00:00Z">
        <w:r>
          <w:t xml:space="preserve">because the columns are</w:t>
        </w:r>
      </w:ins>
      <w:ins w:id="18652" w:author="PR Preview" w:date="2026-01-01T00:00:00Z">
        <w:r>
          <w:t xml:space="preserve"> </w:t>
        </w:r>
      </w:ins>
      <w:ins w:id="18653" w:author="PR Preview" w:date="2026-01-01T00:00:00Z">
        <w:r>
          <w:t xml:space="preserve">$v_1 \mathord{\smash[b]{\underset{\raise.3ex\hbox{$\scriptstyle\sim$}}{u}}\vphantom{u}} = 4\mathord{\smash[b]{\underset{\raise.3ex\hbox{$\scriptstyle\sim$}}{u}}\vphantom{u}}$</w:t>
        </w:r>
      </w:ins>
      <w:ins w:id="18654" w:author="PR Preview" w:date="2026-01-01T00:00:00Z">
        <w:r>
          <w:t xml:space="preserve"> </w:t>
        </w:r>
      </w:ins>
      <w:ins w:id="18655" w:author="PR Preview" w:date="2026-01-01T00:00:00Z">
        <w:r>
          <w:t xml:space="preserve">and</w:t>
        </w:r>
      </w:ins>
      <w:ins w:id="18656" w:author="PR Preview" w:date="2026-01-01T00:00:00Z">
        <w:r>
          <w:t xml:space="preserve"> </w:t>
        </w:r>
      </w:ins>
      <w:ins w:id="18657" w:author="PR Preview" w:date="2026-01-01T00:00:00Z">
        <w:r>
          <w:t xml:space="preserve">$v_2 \mathord{\smash[b]{\underset{\raise.3ex\hbox{$\scriptstyle\sim$}}{u}}\vphantom{u}} = 5\mathord{\smash[b]{\underset{\raise.3ex\hbox{$\scriptstyle\sim$}}{u}}\vphantom{u}}$</w:t>
        </w:r>
      </w:ins>
      <w:ins w:id="18658" w:author="PR Preview" w:date="2026-01-01T00:00:00Z">
        <w:r>
          <w:t xml:space="preserve">.</w:t>
        </w:r>
      </w:ins>
      <w:ins w:id="18659" w:author="PR Preview" w:date="2026-01-01T00:00:00Z">
        <w:r>
          <w:t xml:space="preserve"> </w:t>
        </w:r>
      </w:ins>
      <w:ins w:id="18660" w:author="PR Preview" w:date="2026-01-01T00:00:00Z">
        <w:r>
          <w:t xml:space="preserve">So the two columns are not linearly independent,</w:t>
        </w:r>
      </w:ins>
      <w:ins w:id="18661" w:author="PR Preview" w:date="2026-01-01T00:00:00Z">
        <w:r>
          <w:t xml:space="preserve"> </w:t>
        </w:r>
      </w:ins>
      <w:ins w:id="18662" w:author="PR Preview" w:date="2026-01-01T00:00:00Z">
        <w:r>
          <w:t xml:space="preserve">and the</w:t>
        </w:r>
      </w:ins>
      <w:ins w:id="18663" w:author="PR Preview" w:date="2026-01-01T00:00:00Z">
        <w:r>
          <w:t xml:space="preserve"> </w:t>
        </w:r>
      </w:ins>
      <m:oMath>
        <m:r>
          <m:t>3</m:t>
        </m:r>
        <m:r>
          <m:rPr>
            <m:sty m:val="p"/>
          </m:rPr>
          <m:t>×</m:t>
        </m:r>
        <m:r>
          <m:t>2</m:t>
        </m:r>
      </m:oMath>
      <w:ins w:id="18664" w:author="PR Preview" w:date="2026-01-01T00:00:00Z">
        <w:r>
          <w:t xml:space="preserve"> </w:t>
        </w:r>
      </w:ins>
      <w:ins w:id="18665" w:author="PR Preview" w:date="2026-01-01T00:00:00Z">
        <w:r>
          <w:t xml:space="preserve">matrix has rank</w:t>
        </w:r>
      </w:ins>
      <w:ins w:id="18666" w:author="PR Preview" w:date="2026-01-01T00:00:00Z">
        <w:r>
          <w:t xml:space="preserve"> </w:t>
        </w:r>
      </w:ins>
      <m:oMath>
        <m:r>
          <m:t>1</m:t>
        </m:r>
      </m:oMath>
      <w:ins w:id="18667" w:author="PR Preview" w:date="2026-01-01T00:00:00Z">
        <w:r>
          <w:t xml:space="preserve">.</w:t>
        </w:r>
      </w:ins>
    </w:p>
    <w:bookmarkEnd w:id="410"/>
    <w:bookmarkEnd w:id="411"/>
    <w:bookmarkStart w:id="446" w:name="special-matrices"/>
    <w:p>
      <w:pPr>
        <w:pStyle w:val="Heading2"/>
      </w:pPr>
      <w:r>
        <w:t xml:space="preserve">14 Special Matrices</w:t>
      </w:r>
    </w:p>
    <w:p>
      <w:pPr>
        <w:pStyle w:val="FirstParagraph"/>
      </w:pPr>
      <w:r>
        <w:t xml:space="preserve">Some special matrices appeared earlier:</w:t>
      </w:r>
    </w:p>
    <w:p>
      <w:pPr>
        <w:pStyle w:val="Compact"/>
        <w:numPr>
          <w:ilvl w:val="0"/>
          <w:numId w:val="1071"/>
        </w:numPr>
      </w:pPr>
      <w:r>
        <w:t xml:space="preserve">the zero matrix (</w:t>
      </w:r>
      <w:hyperlink w:anchor="def-zero-matrix">
        <w:r>
          <w:rPr>
            <w:rStyle w:val="Hyperlink"/>
          </w:rPr>
          <w:t xml:space="preserve">Definition 23</w:t>
        </w:r>
      </w:hyperlink>
      <w:r>
        <w:t xml:space="preserve">), in the section on matrix addition</w:t>
      </w:r>
    </w:p>
    <w:p>
      <w:pPr>
        <w:pStyle w:val="Compact"/>
        <w:numPr>
          <w:ilvl w:val="0"/>
          <w:numId w:val="1071"/>
        </w:numPr>
      </w:pPr>
      <w:r>
        <w:t xml:space="preserve">square matrices (</w:t>
      </w:r>
      <w:hyperlink w:anchor="def-square-matrix">
        <w:r>
          <w:rPr>
            <w:rStyle w:val="Hyperlink"/>
          </w:rPr>
          <w:t xml:space="preserve">Definition 27</w:t>
        </w:r>
      </w:hyperlink>
      <w:r>
        <w:t xml:space="preserve">), in the section on square and identity matrices</w:t>
      </w:r>
    </w:p>
    <w:p>
      <w:pPr>
        <w:pStyle w:val="Compact"/>
        <w:numPr>
          <w:ilvl w:val="0"/>
          <w:numId w:val="1071"/>
        </w:numPr>
      </w:pPr>
      <w:r>
        <w:t xml:space="preserve">the identity matrix (</w:t>
      </w:r>
      <w:hyperlink w:anchor="def-identity-matrix">
        <w:r>
          <w:rPr>
            <w:rStyle w:val="Hyperlink"/>
          </w:rPr>
          <w:t xml:space="preserve">Definition 31</w:t>
        </w:r>
      </w:hyperlink>
      <w:r>
        <w:t xml:space="preserve">), in that same section</w:t>
      </w:r>
    </w:p>
    <w:bookmarkStart w:id="412" w:name="def-matrix-order"/>
    <w:p>
      <w:pPr>
        <w:pStyle w:val="FirstParagraph"/>
      </w:pPr>
      <w:r>
        <w:rPr>
          <w:b/>
          <w:bCs/>
        </w:rPr>
        <w:t xml:space="preserve">Definition 80 (Order of a square matrix)</w:t>
      </w:r>
      <w:r>
        <w:t xml:space="preserve"> </w:t>
      </w:r>
      <w:r>
        <w:t xml:space="preserve">The</w:t>
      </w:r>
      <w:r>
        <w:t xml:space="preserve"> </w:t>
      </w:r>
      <w:r>
        <w:rPr>
          <w:b/>
          <w:bCs/>
        </w:rPr>
        <w:t xml:space="preserve">order</w:t>
      </w:r>
      <w:r>
        <w:t xml:space="preserve"> </w:t>
      </w:r>
      <w:r>
        <w:t xml:space="preserve">of a square matrix (</w:t>
      </w:r>
      <w:hyperlink w:anchor="def-square-matrix">
        <w:r>
          <w:rPr>
            <w:rStyle w:val="Hyperlink"/>
          </w:rPr>
          <w:t xml:space="preserve">Definition 27</w:t>
        </w:r>
      </w:hyperlink>
      <w:r>
        <w:t xml:space="preserve">)</w:t>
      </w:r>
      <w:r>
        <w:t xml:space="preserve"> </w:t>
      </w:r>
      <w:r>
        <w:t xml:space="preserve">is its number of rows, which equals its number of columns.</w:t>
      </w:r>
    </w:p>
    <w:bookmarkEnd w:id="412"/>
    <w:bookmarkStart w:id="413" w:name="exm-matrix-order"/>
    <w:p>
      <w:pPr>
        <w:pStyle w:val="BodyText"/>
      </w:pPr>
      <w:r>
        <w:rPr>
          <w:b/>
          <w:bCs/>
        </w:rPr>
        <w:t xml:space="preserve">Example 123 (Orders of square matrices)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has order</w:t>
      </w:r>
      <w:r>
        <w:t xml:space="preserve"> </w:t>
      </w:r>
      <m:oMath>
        <m:r>
          <m:t>2</m:t>
        </m:r>
      </m:oMath>
      <w:r>
        <w:t xml:space="preserve">,</w:t>
      </w:r>
      <w:r>
        <w:t xml:space="preserve"> </w:t>
      </w:r>
      <w:r>
        <w:t xml:space="preserve">and</w:t>
      </w:r>
      <w:r>
        <w:t xml:space="preserve"> </w:t>
      </w:r>
      <m:oMath>
        <m:r>
          <m:rPr>
            <m:sty m:val="p"/>
          </m:rPr>
          <m:t>[</m:t>
        </m:r>
        <m:r>
          <m:t>5</m:t>
        </m:r>
        <m:r>
          <m:rPr>
            <m:sty m:val="p"/>
          </m:rPr>
          <m:t>]</m:t>
        </m:r>
      </m:oMath>
      <w:r>
        <w:t xml:space="preserve"> </w:t>
      </w:r>
      <w:r>
        <w:t xml:space="preserve">has order</w:t>
      </w:r>
      <w:r>
        <w:t xml:space="preserve"> </w:t>
      </w:r>
      <m:oMath>
        <m:r>
          <m:t>1</m:t>
        </m:r>
      </m:oMath>
      <w:r>
        <w:t xml:space="preserve">.</w:t>
      </w:r>
      <w:r>
        <w:t xml:space="preserve"> </w:t>
      </w:r>
      <w:r>
        <w:t xml:space="preserve">A</w:t>
      </w:r>
      <w:r>
        <w:t xml:space="preserve"> </w:t>
      </w:r>
      <m:oMath>
        <m:r>
          <m:t>2</m:t>
        </m:r>
        <m:r>
          <m:rPr>
            <m:sty m:val="p"/>
          </m:rPr>
          <m:t>×</m:t>
        </m:r>
        <m:r>
          <m:t>3</m:t>
        </m:r>
      </m:oMath>
      <w:r>
        <w:t xml:space="preserve"> </w:t>
      </w:r>
      <w:r>
        <w:t xml:space="preserve">matrix has no order, since it is not square (</w:t>
      </w:r>
      <w:hyperlink w:anchor="exm-square-matrix">
        <w:r>
          <w:rPr>
            <w:rStyle w:val="Hyperlink"/>
          </w:rPr>
          <w:t xml:space="preserve">Example 21</w:t>
        </w:r>
      </w:hyperlink>
      <w:r>
        <w:t xml:space="preserve">).</w:t>
      </w:r>
    </w:p>
    <w:bookmarkEnd w:id="413"/>
    <w:bookmarkStart w:id="414" w:name="def-matrix-power"/>
    <w:p>
      <w:pPr>
        <w:pStyle w:val="BodyText"/>
      </w:pPr>
      <w:r>
        <w:rPr>
          <w:b/>
          <w:bCs/>
        </w:rPr>
        <w:t xml:space="preserve">Definition 81 (Matrix power)</w:t>
      </w:r>
      <w:r>
        <w:t xml:space="preserve"> </w:t>
      </w:r>
      <w:r>
        <w:t xml:space="preserve">For a square matrix</w:t>
      </w:r>
      <w:r>
        <w:t xml:space="preserve"> </w:t>
      </w:r>
      <m:oMath>
        <m:r>
          <m:rPr>
            <m:sty m:val="bi"/>
          </m:rPr>
          <m:t>A</m:t>
        </m:r>
      </m:oMath>
      <w:r>
        <w:t xml:space="preserve"> </w:t>
      </w:r>
      <w:r>
        <w:t xml:space="preserve">of order</w:t>
      </w:r>
      <w:r>
        <w:t xml:space="preserve"> </w:t>
      </w:r>
      <m:oMath>
        <m:r>
          <m:t>p</m:t>
        </m:r>
      </m:oMath>
      <w:r>
        <w:t xml:space="preserve"> </w:t>
      </w:r>
      <w:r>
        <w:t xml:space="preserve">and a positive integer</w:t>
      </w:r>
      <w:r>
        <w:t xml:space="preserve"> </w:t>
      </w:r>
      <m:oMath>
        <m:r>
          <m:t>k</m:t>
        </m:r>
      </m:oMath>
      <w:r>
        <w:t xml:space="preserve">,</w:t>
      </w:r>
      <w:r>
        <w:t xml:space="preserve"> </w:t>
      </w:r>
      <w:r>
        <w:t xml:space="preserve">the</w:t>
      </w:r>
      <w:r>
        <w:t xml:space="preserve"> </w:t>
      </w:r>
      <m:oMath>
        <m:r>
          <m:t>k</m:t>
        </m:r>
      </m:oMath>
      <w:r>
        <w:t xml:space="preserve">-th</w:t>
      </w:r>
      <w:r>
        <w:t xml:space="preserve"> </w:t>
      </w:r>
      <w:r>
        <w:rPr>
          <w:b/>
          <w:bCs/>
        </w:rPr>
        <w:t xml:space="preserve">power</w:t>
      </w:r>
      <w:r>
        <w:t xml:space="preserve"> </w:t>
      </w:r>
      <w:r>
        <w:t xml:space="preserve">of</w:t>
      </w:r>
      <w:r>
        <w:t xml:space="preserve"> </w:t>
      </w:r>
      <m:oMath>
        <m:r>
          <m:rPr>
            <m:sty m:val="bi"/>
          </m:rPr>
          <m:t>A</m:t>
        </m:r>
      </m:oMath>
      <w:r>
        <w:t xml:space="preserve"> </w:t>
      </w:r>
      <w:r>
        <w:t xml:space="preserve">is:</w:t>
      </w:r>
    </w:p>
    <w:p>
      <w:pPr>
        <w:pStyle w:val="BodyText"/>
      </w:pPr>
      <m:oMathPara>
        <m:oMathParaPr>
          <m:jc m:val="center"/>
        </m:oMathParaPr>
        <m:oMath>
          <m:sSup>
            <m:e>
              <m:r>
                <m:rPr>
                  <m:sty m:val="bi"/>
                </m:rPr>
                <m:t>A</m:t>
              </m:r>
            </m:e>
            <m:sup>
              <m:r>
                <m:t>k</m:t>
              </m:r>
            </m:sup>
          </m:sSup>
          <m:r>
            <m:rPr>
              <m:sty m:val="p"/>
            </m:rPr>
            <m:t>=</m:t>
          </m:r>
          <m:limLow>
            <m:e>
              <m:limLow>
                <m:e>
                  <m:r>
                    <m:rPr>
                      <m:sty m:val="bi"/>
                    </m:rPr>
                    <m:t>A</m:t>
                  </m:r>
                  <m:r>
                    <m:t> </m:t>
                  </m:r>
                  <m:r>
                    <m:rPr>
                      <m:sty m:val="bi"/>
                    </m:rPr>
                    <m:t>A</m:t>
                  </m:r>
                  <m:r>
                    <m:rPr>
                      <m:sty m:val="p"/>
                    </m:rPr>
                    <m:t>⋯</m:t>
                  </m:r>
                  <m:r>
                    <m:rPr>
                      <m:sty m:val="bi"/>
                    </m:rPr>
                    <m:t>A</m:t>
                  </m:r>
                </m:e>
                <m:lim>
                  <m:r>
                    <m:rPr>
                      <m:sty m:val="p"/>
                    </m:rPr>
                    <m:t>⏟</m:t>
                  </m:r>
                </m:lim>
              </m:limLow>
            </m:e>
            <m:lim>
              <m:r>
                <m:t>k</m:t>
              </m:r>
              <m:r>
                <m:rPr>
                  <m:nor/>
                  <m:sty m:val="p"/>
                </m:rPr>
                <m:t> copies</m:t>
              </m:r>
            </m:lim>
          </m:limLow>
        </m:oMath>
      </m:oMathPara>
    </w:p>
    <w:p>
      <w:pPr>
        <w:pStyle w:val="FirstParagraph"/>
      </w:pPr>
      <w:r>
        <w:t xml:space="preserve">In particular,</w:t>
      </w:r>
      <w:r>
        <w:t xml:space="preserve"> </w:t>
      </w:r>
      <m:oMath>
        <m:sSup>
          <m:e>
            <m:r>
              <m:rPr>
                <m:sty m:val="bi"/>
              </m:rPr>
              <m:t>A</m:t>
            </m:r>
          </m:e>
          <m:sup>
            <m:r>
              <m:t>2</m:t>
            </m:r>
          </m:sup>
        </m:sSup>
        <m:r>
          <m:rPr>
            <m:sty m:val="p"/>
          </m:rPr>
          <m:t>=</m:t>
        </m:r>
        <m:r>
          <m:rPr>
            <m:sty m:val="bi"/>
          </m:rPr>
          <m:t>A</m:t>
        </m:r>
        <m:r>
          <m:rPr>
            <m:sty m:val="bi"/>
          </m:rPr>
          <m:t>A</m:t>
        </m:r>
      </m:oMath>
      <w:r>
        <w:t xml:space="preserve">.</w:t>
      </w:r>
    </w:p>
    <w:bookmarkEnd w:id="414"/>
    <w:bookmarkStart w:id="415" w:name="exm-matrix-power"/>
    <w:p>
      <w:pPr>
        <w:pStyle w:val="BodyText"/>
      </w:pPr>
      <w:r>
        <w:rPr>
          <w:b/>
          <w:bCs/>
        </w:rPr>
        <w:t xml:space="preserve">Example 124 (Powers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1</m:t>
                  </m:r>
                </m:e>
              </m:mr>
            </m:m>
          </m:e>
        </m:d>
      </m:oMath>
      <w:r>
        <w:t xml:space="preserve">. Then</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rPr>
                  <m:sty m:val="p"/>
                </m:rPr>
                <m:t>,</m:t>
              </m:r>
              <m:r>
                <m:t>&amp;</m:t>
              </m:r>
              <m:r>
                <m:t>&amp;</m:t>
              </m:r>
              <m:r>
                <m:rPr>
                  <m:nor/>
                  <m:sty m:val="p"/>
                </m:rPr>
                <m:t>(multiply and add)</m:t>
              </m:r>
            </m:e>
            <m:e>
              <m:sSup>
                <m:e>
                  <m:r>
                    <m:rPr>
                      <m:sty m:val="bi"/>
                    </m:rPr>
                    <m:t>A</m:t>
                  </m:r>
                </m:e>
                <m:sup>
                  <m:r>
                    <m:t>3</m:t>
                  </m:r>
                </m:sup>
              </m:sSup>
              <m:r>
                <m:rPr>
                  <m:sty m:val="p"/>
                </m:rPr>
                <m:t>=</m:t>
              </m:r>
              <m:sSup>
                <m:e>
                  <m:r>
                    <m:rPr>
                      <m:sty m:val="bi"/>
                    </m:rPr>
                    <m:t>A</m:t>
                  </m:r>
                </m:e>
                <m:sup>
                  <m:r>
                    <m:t>2</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0</m:t>
                        </m:r>
                      </m:e>
                      <m:e>
                        <m:r>
                          <m:t>1</m:t>
                        </m:r>
                        <m:r>
                          <m:rPr>
                            <m:sty m:val="p"/>
                          </m:rPr>
                          <m:t>⋅</m:t>
                        </m:r>
                        <m:r>
                          <m:t>1</m:t>
                        </m:r>
                        <m:r>
                          <m:rPr>
                            <m:sty m:val="p"/>
                          </m:rPr>
                          <m:t>+</m:t>
                        </m:r>
                        <m:r>
                          <m:t>2</m:t>
                        </m:r>
                        <m:r>
                          <m:rPr>
                            <m:sty m:val="p"/>
                          </m:rPr>
                          <m:t>⋅</m:t>
                        </m:r>
                        <m:r>
                          <m:t>1</m:t>
                        </m:r>
                      </m:e>
                    </m:mr>
                    <m:mr>
                      <m:e>
                        <m:r>
                          <m:t>0</m:t>
                        </m:r>
                        <m:r>
                          <m:rPr>
                            <m:sty m:val="p"/>
                          </m:rPr>
                          <m:t>⋅</m:t>
                        </m:r>
                        <m:r>
                          <m:t>1</m:t>
                        </m:r>
                        <m:r>
                          <m:rPr>
                            <m:sty m:val="p"/>
                          </m:rPr>
                          <m:t>+</m:t>
                        </m:r>
                        <m:r>
                          <m:t>1</m:t>
                        </m:r>
                        <m:r>
                          <m:rPr>
                            <m:sty m:val="p"/>
                          </m:rPr>
                          <m:t>⋅</m:t>
                        </m:r>
                        <m:r>
                          <m:t>0</m:t>
                        </m:r>
                      </m:e>
                      <m:e>
                        <m:r>
                          <m:t>0</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3</m:t>
                        </m:r>
                      </m:e>
                    </m:mr>
                    <m:mr>
                      <m:e>
                        <m:r>
                          <m:t>0</m:t>
                        </m:r>
                      </m:e>
                      <m:e>
                        <m:r>
                          <m:t>1</m:t>
                        </m:r>
                      </m:e>
                    </m:mr>
                  </m:m>
                </m:e>
              </m:d>
              <m:r>
                <m:rPr>
                  <m:sty m:val="p"/>
                </m:rPr>
                <m:t>.</m:t>
              </m:r>
              <m:r>
                <m:t>&amp;</m:t>
              </m:r>
              <m:r>
                <m:t>&amp;</m:t>
              </m:r>
              <m:r>
                <m:rPr>
                  <m:nor/>
                  <m:sty m:val="p"/>
                </m:rPr>
                <m:t>(multiply and add)</m:t>
              </m:r>
            </m:e>
          </m:eqArr>
        </m:oMath>
      </m:oMathPara>
    </w:p>
    <w:p>
      <w:pPr>
        <w:pStyle w:val="FirstParagraph"/>
      </w:pPr>
      <w:r>
        <w:t xml:space="preserve">A</w:t>
      </w:r>
      <w:r>
        <w:t xml:space="preserve"> </w:t>
      </w:r>
      <m:oMath>
        <m:r>
          <m:t>2</m:t>
        </m:r>
        <m:r>
          <m:rPr>
            <m:sty m:val="p"/>
          </m:rPr>
          <m:t>×</m:t>
        </m:r>
        <m:r>
          <m:t>3</m:t>
        </m:r>
      </m:oMath>
      <w:r>
        <w:t xml:space="preserve"> </w:t>
      </w:r>
      <w:r>
        <w:t xml:space="preserve">matrix</w:t>
      </w:r>
      <w:r>
        <w:t xml:space="preserve"> </w:t>
      </w:r>
      <m:oMath>
        <m:r>
          <m:rPr>
            <m:sty m:val="bi"/>
          </m:rPr>
          <m:t>B</m:t>
        </m:r>
      </m:oMath>
      <w:r>
        <w:t xml:space="preserve"> </w:t>
      </w:r>
      <w:r>
        <w:t xml:space="preserve">is not square (</w:t>
      </w:r>
      <w:hyperlink w:anchor="def-square-matrix">
        <w:r>
          <w:rPr>
            <w:rStyle w:val="Hyperlink"/>
          </w:rPr>
          <w:t xml:space="preserve">Definition 27</w:t>
        </w:r>
      </w:hyperlink>
      <w:r>
        <w:t xml:space="preserve">), so</w:t>
      </w:r>
      <w:r>
        <w:t xml:space="preserve"> </w:t>
      </w:r>
      <m:oMath>
        <m:sSup>
          <m:e>
            <m:r>
              <m:rPr>
                <m:sty m:val="bi"/>
              </m:rPr>
              <m:t>B</m:t>
            </m:r>
          </m:e>
          <m:sup>
            <m:r>
              <m:t>2</m:t>
            </m:r>
          </m:sup>
        </m:sSup>
      </m:oMath>
      <w:r>
        <w:t xml:space="preserve"> </w:t>
      </w:r>
      <w:r>
        <w:t xml:space="preserve">is not defined;</w:t>
      </w:r>
      <w:r>
        <w:t xml:space="preserve"> </w:t>
      </w:r>
      <w:r>
        <w:t xml:space="preserve">indeed</w:t>
      </w:r>
      <w:r>
        <w:t xml:space="preserve"> </w:t>
      </w:r>
      <m:oMath>
        <m:r>
          <m:rPr>
            <m:sty m:val="bi"/>
          </m:rPr>
          <m:t>B</m:t>
        </m:r>
        <m:r>
          <m:rPr>
            <m:sty m:val="bi"/>
          </m:rPr>
          <m:t>B</m:t>
        </m:r>
      </m:oMath>
      <w:r>
        <w:t xml:space="preserve"> </w:t>
      </w:r>
      <w:r>
        <w:t xml:space="preserve">would multiply a matrix with</w:t>
      </w:r>
      <w:r>
        <w:t xml:space="preserve"> </w:t>
      </w:r>
      <m:oMath>
        <m:r>
          <m:t>3</m:t>
        </m:r>
      </m:oMath>
      <w:r>
        <w:t xml:space="preserve"> </w:t>
      </w:r>
      <w:r>
        <w:t xml:space="preserve">columns by one with</w:t>
      </w:r>
      <w:r>
        <w:t xml:space="preserve"> </w:t>
      </w:r>
      <m:oMath>
        <m:r>
          <m:t>2</m:t>
        </m:r>
      </m:oMath>
      <w:r>
        <w:t xml:space="preserve"> </w:t>
      </w:r>
      <w:r>
        <w:t xml:space="preserve">rows,</w:t>
      </w:r>
      <w:r>
        <w:t xml:space="preserve"> </w:t>
      </w:r>
      <w:r>
        <w:t xml:space="preserve">which 4 does not allow.</w:t>
      </w:r>
    </w:p>
    <w:bookmarkEnd w:id="415"/>
    <w:bookmarkStart w:id="416" w:name="def-symmetric-matrix"/>
    <w:p>
      <w:pPr>
        <w:pStyle w:val="BodyText"/>
      </w:pPr>
      <w:r>
        <w:rPr>
          <w:b/>
          <w:bCs/>
        </w:rPr>
        <w:t xml:space="preserve">Definition 82 (Symmetric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symmetric</w:t>
      </w:r>
      <w:r>
        <w:t xml:space="preserve"> </w:t>
      </w:r>
      <w:r>
        <w:t xml:space="preserve">if</w:t>
      </w:r>
      <w:r>
        <w:t xml:space="preserve"> </w:t>
      </w:r>
      <m:oMath>
        <m:sSup>
          <m:e>
            <m:r>
              <m:rPr>
                <m:sty m:val="bi"/>
              </m:rPr>
              <m:t>A</m:t>
            </m:r>
          </m:e>
          <m:sup>
            <m:r>
              <m:rPr>
                <m:sty m:val="p"/>
              </m:rPr>
              <m:t>⊤</m:t>
            </m:r>
          </m:sup>
        </m:sSup>
        <m:r>
          <m:rPr>
            <m:sty m:val="p"/>
          </m:rPr>
          <m:t>=</m:t>
        </m:r>
        <m:r>
          <m:rPr>
            <m:sty m:val="bi"/>
          </m:rPr>
          <m:t>A</m:t>
        </m:r>
      </m:oMath>
      <w:r>
        <w:t xml:space="preserve">,</w:t>
      </w:r>
      <w:r>
        <w:t xml:space="preserve"> </w:t>
      </w:r>
      <w:r>
        <w:t xml:space="preserve">i.e.,</w:t>
      </w:r>
      <w:r>
        <w:t xml:space="preserve"> </w:t>
      </w:r>
      <m:oMath>
        <m:sSub>
          <m:e>
            <m:r>
              <m:t>a</m:t>
            </m:r>
          </m:e>
          <m:sub>
            <m:r>
              <m:t>i</m:t>
            </m:r>
            <m:r>
              <m:t>j</m:t>
            </m:r>
          </m:sub>
        </m:sSub>
        <m:r>
          <m:rPr>
            <m:sty m:val="p"/>
          </m:rPr>
          <m:t>=</m:t>
        </m:r>
        <m:sSub>
          <m:e>
            <m:r>
              <m:t>a</m:t>
            </m:r>
          </m:e>
          <m:sub>
            <m:r>
              <m:t>j</m:t>
            </m:r>
            <m:r>
              <m:t>i</m:t>
            </m:r>
          </m:sub>
        </m:sSub>
      </m:oMath>
      <w:r>
        <w:t xml:space="preserve"> </w:t>
      </w:r>
      <w:r>
        <w:t xml:space="preserve">for all</w:t>
      </w:r>
      <w:r>
        <w:t xml:space="preserve"> </w:t>
      </w:r>
      <m:oMath>
        <m:r>
          <m:t>i</m:t>
        </m:r>
      </m:oMath>
      <w:r>
        <w:t xml:space="preserve"> </w:t>
      </w:r>
      <w:r>
        <w:t xml:space="preserve">and</w:t>
      </w:r>
      <w:r>
        <w:t xml:space="preserve"> </w:t>
      </w:r>
      <m:oMath>
        <m:r>
          <m:t>j</m:t>
        </m:r>
      </m:oMath>
      <w:r>
        <w:t xml:space="preserve">.</w:t>
      </w:r>
    </w:p>
    <w:bookmarkEnd w:id="416"/>
    <w:bookmarkStart w:id="417" w:name="rem-symmetric-in-statistics"/>
    <w:p>
      <w:pPr>
        <w:pStyle w:val="BodyText"/>
      </w:pPr>
      <w:del w:id="18668" w:author="PR Preview" w:date="2026-01-01T00:00:00Z">
        <w:r>
          <w:rPr>
            <w:i/>
            <w:iCs/>
          </w:rPr>
          <w:delText xml:space="preserve">Remark 26</w:delText>
        </w:r>
      </w:del>
      <w:del w:id="18669" w:author="PR Preview" w:date="2026-01-01T00:00:00Z">
        <w:r>
          <w:delText xml:space="preserve"> (Symmetric matrices in statistics). </w:delText>
        </w:r>
      </w:del>
      <w:del w:id="18670" w:author="PR Preview" w:date="2026-01-01T00:00:00Z">
        <w:r>
          <w:delText xml:space="preserve">Covariance matrices are symmetric:</w:delText>
        </w:r>
      </w:del>
      <w:del w:id="18671" w:author="PR Preview" w:date="2026-01-01T00:00:00Z">
        <w:r>
          <w:delText xml:space="preserve"> </w:delText>
        </w:r>
      </w:del>
      <w:del w:id="18672" w:author="PR Preview" w:date="2026-01-01T00:00:00Z">
        <w:r>
          <w:delText xml:space="preserve">entry</w:delText>
        </w:r>
      </w:del>
      <w:del w:id="18673" w:author="PR Preview" w:date="2026-01-01T00:00:00Z">
        <w:r>
          <w:delText xml:space="preserve"> </w:delText>
        </w:r>
      </w:del>
      <m:oMath>
        <m:r>
          <m:rPr>
            <m:sty m:val="p"/>
          </m:rPr>
          <m:t>(</m:t>
        </m:r>
        <m:r>
          <m:t>i</m:t>
        </m:r>
        <m:r>
          <m:rPr>
            <m:sty m:val="p"/>
          </m:rPr>
          <m:t>,</m:t>
        </m:r>
        <m:r>
          <m:t>j</m:t>
        </m:r>
        <m:r>
          <m:rPr>
            <m:sty m:val="p"/>
          </m:rPr>
          <m:t>)</m:t>
        </m:r>
      </m:oMath>
      <w:del w:id="18674" w:author="PR Preview" w:date="2026-01-01T00:00:00Z">
        <w:r>
          <w:delText xml:space="preserve"> </w:delText>
        </w:r>
      </w:del>
      <w:del w:id="18675" w:author="PR Preview" w:date="2026-01-01T00:00:00Z">
        <w:r>
          <w:delText xml:space="preserve">of the covariance matrix of a random vector</w:delText>
        </w:r>
      </w:del>
      <w:del w:id="18676" w:author="PR Preview" w:date="2026-01-01T00:00:00Z">
        <w:r>
          <w:delText xml:space="preserve"> </w:delText>
        </w:r>
      </w:del>
      <m:oMath>
        <m:limLow>
          <m:e>
            <m:r>
              <m:t>Y</m:t>
            </m:r>
          </m:e>
          <m:lim>
            <m:r>
              <m:rPr>
                <m:sty m:val="p"/>
              </m:rPr>
              <m:t>∼</m:t>
            </m:r>
          </m:lim>
        </m:limLow>
      </m:oMath>
      <w:del w:id="18677" w:author="PR Preview" w:date="2026-01-01T00:00:00Z">
        <w:r>
          <w:delText xml:space="preserve"> </w:delText>
        </w:r>
      </w:del>
      <w:del w:id="18678" w:author="PR Preview" w:date="2026-01-01T00:00:00Z">
        <w:r>
          <w:delText xml:space="preserve">is</w:delText>
        </w:r>
      </w:del>
      <w:del w:id="18679"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oMath>
      <w:del w:id="18680" w:author="PR Preview" w:date="2026-01-01T00:00:00Z">
        <w:r>
          <w:delText xml:space="preserve">,</w:delText>
        </w:r>
      </w:del>
      <w:del w:id="18681" w:author="PR Preview" w:date="2026-01-01T00:00:00Z">
        <w:r>
          <w:delText xml:space="preserve"> </w:delText>
        </w:r>
      </w:del>
      <w:del w:id="18682" w:author="PR Preview" w:date="2026-01-01T00:00:00Z">
        <w:r>
          <w:delText xml:space="preserve">and</w:delText>
        </w:r>
      </w:del>
      <w:del w:id="18683" w:author="PR Preview" w:date="2026-01-01T00:00:00Z">
        <w:r>
          <w:delText xml:space="preserve"> </w:delText>
        </w:r>
      </w:del>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del w:id="18684" w:author="PR Preview" w:date="2026-01-01T00:00:00Z">
        <w:r>
          <w:delText xml:space="preserve">.</w:delText>
        </w:r>
      </w:del>
      <w:del w:id="18685" w:author="PR Preview" w:date="2026-01-01T00:00:00Z">
        <w:r>
          <w:delText xml:space="preserve"> </w:delText>
        </w:r>
      </w:del>
      <w:del w:id="18686" w:author="PR Preview" w:date="2026-01-01T00:00:00Z">
        <w:r>
          <w:delText xml:space="preserve">For example, if</w:delText>
        </w:r>
      </w:del>
      <w:del w:id="18687" w:author="PR Preview" w:date="2026-01-01T00:00:00Z">
        <w:r>
          <w:delText xml:space="preserve"> </w:delText>
        </w:r>
      </w:del>
      <m:oMath>
        <m:r>
          <m:rPr>
            <m:sty m:val="p"/>
          </m:rPr>
          <m:t>Var</m:t>
        </m:r>
        <m:r>
          <m:t>​</m:t>
        </m:r>
        <m:d>
          <m:dPr>
            <m:begChr m:val="("/>
            <m:sepChr m:val=""/>
            <m:endChr m:val=")"/>
            <m:grow/>
          </m:dPr>
          <m:e>
            <m:sSub>
              <m:e>
                <m:r>
                  <m:t>Y</m:t>
                </m:r>
              </m:e>
              <m:sub>
                <m:r>
                  <m:t>1</m:t>
                </m:r>
              </m:sub>
            </m:sSub>
          </m:e>
        </m:d>
        <m:r>
          <m:t>​</m:t>
        </m:r>
        <m:r>
          <m:rPr>
            <m:sty m:val="p"/>
          </m:rPr>
          <m:t>=</m:t>
        </m:r>
        <m:r>
          <m:t>4</m:t>
        </m:r>
      </m:oMath>
      <w:del w:id="18688" w:author="PR Preview" w:date="2026-01-01T00:00:00Z">
        <w:r>
          <w:delText xml:space="preserve">,</w:delText>
        </w:r>
      </w:del>
      <w:del w:id="18689" w:author="PR Preview" w:date="2026-01-01T00:00:00Z">
        <w:r>
          <w:delText xml:space="preserve"> </w:delText>
        </w:r>
      </w:del>
      <m:oMath>
        <m:r>
          <m:rPr>
            <m:sty m:val="p"/>
          </m:rPr>
          <m:t>Var</m:t>
        </m:r>
        <m:r>
          <m:t>​</m:t>
        </m:r>
        <m:d>
          <m:dPr>
            <m:begChr m:val="("/>
            <m:sepChr m:val=""/>
            <m:endChr m:val=")"/>
            <m:grow/>
          </m:dPr>
          <m:e>
            <m:sSub>
              <m:e>
                <m:r>
                  <m:t>Y</m:t>
                </m:r>
              </m:e>
              <m:sub>
                <m:r>
                  <m:t>2</m:t>
                </m:r>
              </m:sub>
            </m:sSub>
          </m:e>
        </m:d>
        <m:r>
          <m:t>​</m:t>
        </m:r>
        <m:r>
          <m:rPr>
            <m:sty m:val="p"/>
          </m:rPr>
          <m:t>=</m:t>
        </m:r>
        <m:r>
          <m:t>9</m:t>
        </m:r>
      </m:oMath>
      <w:del w:id="18690" w:author="PR Preview" w:date="2026-01-01T00:00:00Z">
        <w:r>
          <w:delText xml:space="preserve">, and</w:delText>
        </w:r>
      </w:del>
      <w:del w:id="18691" w:author="PR Preview" w:date="2026-01-01T00:00:00Z">
        <w:r>
          <w:delText xml:space="preserve"> </w:delText>
        </w:r>
      </w:del>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del w:id="18692" w:author="PR Preview" w:date="2026-01-01T00:00:00Z">
        <w:r>
          <w:delText xml:space="preserve">,</w:delText>
        </w:r>
      </w:del>
      <w:del w:id="18693" w:author="PR Preview" w:date="2026-01-01T00:00:00Z">
        <w:r>
          <w:delText xml:space="preserve"> </w:delText>
        </w:r>
      </w:del>
      <w:del w:id="18694" w:author="PR Preview" w:date="2026-01-01T00:00:00Z">
        <w:r>
          <w:delText xml:space="preserve">the covariance matrix of</w:delText>
        </w:r>
      </w:del>
      <w:del w:id="18695" w:author="PR Preview" w:date="2026-01-01T00:00:00Z">
        <w:r>
          <w:delText xml:space="preserve"> </w:delText>
        </w:r>
      </w:del>
      <m:oMath>
        <m:r>
          <m:rPr>
            <m:sty m:val="p"/>
          </m:rPr>
          <m:t>(</m:t>
        </m:r>
        <m:sSub>
          <m:e>
            <m:r>
              <m:t>Y</m:t>
            </m:r>
          </m:e>
          <m:sub>
            <m:r>
              <m:t>1</m:t>
            </m:r>
          </m:sub>
        </m:sSub>
        <m:r>
          <m:rPr>
            <m:sty m:val="p"/>
          </m:rPr>
          <m:t>,</m:t>
        </m:r>
        <m:sSub>
          <m:e>
            <m:r>
              <m:t>Y</m:t>
            </m:r>
          </m:e>
          <m:sub>
            <m:r>
              <m:t>2</m:t>
            </m:r>
          </m:sub>
        </m:sSub>
        <m:r>
          <m:rPr>
            <m:sty m:val="p"/>
          </m:rPr>
          <m:t>)</m:t>
        </m:r>
      </m:oMath>
      <w:del w:id="18696" w:author="PR Preview" w:date="2026-01-01T00:00:00Z">
        <w:r>
          <w:delText xml:space="preserve"> </w:delText>
        </w:r>
      </w:del>
      <w:del w:id="18697" w:author="PR Preview" w:date="2026-01-01T00:00:00Z">
        <w:r>
          <w:delText xml:space="preserve">is</w:delText>
        </w:r>
      </w:del>
    </w:p>
    <w:p>
      <w:pPr>
        <w:pStyle w:val="BodyText"/>
      </w:pPr>
      <w:ins w:id="18698" w:author="PR Preview" w:date="2026-01-01T00:00:00Z">
        <w:r>
          <w:rPr>
            <w:i/>
            <w:iCs/>
          </w:rPr>
          <w:t xml:space="preserve">Remark 26</w:t>
        </w:r>
      </w:ins>
      <w:ins w:id="18699" w:author="PR Preview" w:date="2026-01-01T00:00:00Z">
        <w:r>
          <w:t xml:space="preserve"> (Symmetric matrices in statistics). </w:t>
        </w:r>
      </w:ins>
      <w:ins w:id="18700" w:author="PR Preview" w:date="2026-01-01T00:00:00Z">
        <w:r>
          <w:t xml:space="preserve">Covariance matrices are symmetric:</w:t>
        </w:r>
      </w:ins>
      <w:ins w:id="18701" w:author="PR Preview" w:date="2026-01-01T00:00:00Z">
        <w:r>
          <w:t xml:space="preserve"> </w:t>
        </w:r>
      </w:ins>
      <w:ins w:id="18702" w:author="PR Preview" w:date="2026-01-01T00:00:00Z">
        <w:r>
          <w:t xml:space="preserve">entry</w:t>
        </w:r>
      </w:ins>
      <w:ins w:id="18703" w:author="PR Preview" w:date="2026-01-01T00:00:00Z">
        <w:r>
          <w:t xml:space="preserve"> </w:t>
        </w:r>
      </w:ins>
      <m:oMath>
        <m:r>
          <m:rPr>
            <m:sty m:val="p"/>
          </m:rPr>
          <m:t>(</m:t>
        </m:r>
        <m:r>
          <m:t>i</m:t>
        </m:r>
        <m:r>
          <m:rPr>
            <m:sty m:val="p"/>
          </m:rPr>
          <m:t>,</m:t>
        </m:r>
        <m:r>
          <m:t>j</m:t>
        </m:r>
        <m:r>
          <m:rPr>
            <m:sty m:val="p"/>
          </m:rPr>
          <m:t>)</m:t>
        </m:r>
      </m:oMath>
      <w:ins w:id="18704" w:author="PR Preview" w:date="2026-01-01T00:00:00Z">
        <w:r>
          <w:t xml:space="preserve"> </w:t>
        </w:r>
      </w:ins>
      <w:ins w:id="18705" w:author="PR Preview" w:date="2026-01-01T00:00:00Z">
        <w:r>
          <w:t xml:space="preserve">of the covariance matrix of a random vector</w:t>
        </w:r>
      </w:ins>
      <w:ins w:id="18706" w:author="PR Preview" w:date="2026-01-01T00:00:00Z">
        <w:r>
          <w:t xml:space="preserve"> </w:t>
        </w:r>
      </w:ins>
      <w:ins w:id="18707" w:author="PR Preview" w:date="2026-01-01T00:00:00Z">
        <w:r>
          <w:t xml:space="preserve">$\mathord{\smash[b]{\underset{\raise.3ex\hbox{$\scriptstyle\sim$}}{Y}}\vphantom{Y}}$</w:t>
        </w:r>
      </w:ins>
      <w:ins w:id="18708" w:author="PR Preview" w:date="2026-01-01T00:00:00Z">
        <w:r>
          <w:t xml:space="preserve"> </w:t>
        </w:r>
      </w:ins>
      <w:ins w:id="18709" w:author="PR Preview" w:date="2026-01-01T00:00:00Z">
        <w:r>
          <w:t xml:space="preserve">is</w:t>
        </w:r>
      </w:ins>
      <w:ins w:id="18710"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oMath>
      <w:ins w:id="18711" w:author="PR Preview" w:date="2026-01-01T00:00:00Z">
        <w:r>
          <w:t xml:space="preserve">,</w:t>
        </w:r>
      </w:ins>
      <w:ins w:id="18712" w:author="PR Preview" w:date="2026-01-01T00:00:00Z">
        <w:r>
          <w:t xml:space="preserve"> </w:t>
        </w:r>
      </w:ins>
      <w:ins w:id="18713" w:author="PR Preview" w:date="2026-01-01T00:00:00Z">
        <w:r>
          <w:t xml:space="preserve">and</w:t>
        </w:r>
      </w:ins>
      <w:ins w:id="18714" w:author="PR Preview" w:date="2026-01-01T00:00:00Z">
        <w:r>
          <w:t xml:space="preserve"> </w:t>
        </w:r>
      </w:ins>
      <m:oMath>
        <m:r>
          <m:rPr>
            <m:sty m:val="p"/>
          </m:rPr>
          <m:t>Cov</m:t>
        </m:r>
        <m:r>
          <m:t>​</m:t>
        </m:r>
        <m:d>
          <m:dPr>
            <m:begChr m:val="("/>
            <m:sepChr m:val=""/>
            <m:endChr m:val=")"/>
            <m:grow/>
          </m:dPr>
          <m:e>
            <m:sSub>
              <m:e>
                <m:r>
                  <m:t>Y</m:t>
                </m:r>
              </m:e>
              <m:sub>
                <m:r>
                  <m:t>i</m:t>
                </m:r>
              </m:sub>
            </m:sSub>
            <m:r>
              <m:rPr>
                <m:sty m:val="p"/>
              </m:rPr>
              <m:t>,</m:t>
            </m:r>
            <m:sSub>
              <m:e>
                <m:r>
                  <m:t>Y</m:t>
                </m:r>
              </m:e>
              <m:sub>
                <m:r>
                  <m:t>j</m:t>
                </m:r>
              </m:sub>
            </m:sSub>
          </m:e>
        </m:d>
        <m:r>
          <m:t>​</m:t>
        </m:r>
        <m:r>
          <m:rPr>
            <m:sty m:val="p"/>
          </m:rPr>
          <m:t>=</m:t>
        </m:r>
        <m:r>
          <m:rPr>
            <m:sty m:val="p"/>
          </m:rPr>
          <m:t>Cov</m:t>
        </m:r>
        <m:r>
          <m:t>​</m:t>
        </m:r>
        <m:d>
          <m:dPr>
            <m:begChr m:val="("/>
            <m:sepChr m:val=""/>
            <m:endChr m:val=")"/>
            <m:grow/>
          </m:dPr>
          <m:e>
            <m:sSub>
              <m:e>
                <m:r>
                  <m:t>Y</m:t>
                </m:r>
              </m:e>
              <m:sub>
                <m:r>
                  <m:t>j</m:t>
                </m:r>
              </m:sub>
            </m:sSub>
            <m:r>
              <m:rPr>
                <m:sty m:val="p"/>
              </m:rPr>
              <m:t>,</m:t>
            </m:r>
            <m:sSub>
              <m:e>
                <m:r>
                  <m:t>Y</m:t>
                </m:r>
              </m:e>
              <m:sub>
                <m:r>
                  <m:t>i</m:t>
                </m:r>
              </m:sub>
            </m:sSub>
          </m:e>
        </m:d>
        <m:r>
          <m:t>​</m:t>
        </m:r>
      </m:oMath>
      <w:ins w:id="18715" w:author="PR Preview" w:date="2026-01-01T00:00:00Z">
        <w:r>
          <w:t xml:space="preserve">.</w:t>
        </w:r>
      </w:ins>
      <w:ins w:id="18716" w:author="PR Preview" w:date="2026-01-01T00:00:00Z">
        <w:r>
          <w:t xml:space="preserve"> </w:t>
        </w:r>
      </w:ins>
      <w:ins w:id="18717" w:author="PR Preview" w:date="2026-01-01T00:00:00Z">
        <w:r>
          <w:t xml:space="preserve">For example, if</w:t>
        </w:r>
      </w:ins>
      <w:ins w:id="18718" w:author="PR Preview" w:date="2026-01-01T00:00:00Z">
        <w:r>
          <w:t xml:space="preserve"> </w:t>
        </w:r>
      </w:ins>
      <m:oMath>
        <m:r>
          <m:rPr>
            <m:sty m:val="p"/>
          </m:rPr>
          <m:t>Var</m:t>
        </m:r>
        <m:r>
          <m:t>​</m:t>
        </m:r>
        <m:d>
          <m:dPr>
            <m:begChr m:val="("/>
            <m:sepChr m:val=""/>
            <m:endChr m:val=")"/>
            <m:grow/>
          </m:dPr>
          <m:e>
            <m:sSub>
              <m:e>
                <m:r>
                  <m:t>Y</m:t>
                </m:r>
              </m:e>
              <m:sub>
                <m:r>
                  <m:t>1</m:t>
                </m:r>
              </m:sub>
            </m:sSub>
          </m:e>
        </m:d>
        <m:r>
          <m:t>​</m:t>
        </m:r>
        <m:r>
          <m:rPr>
            <m:sty m:val="p"/>
          </m:rPr>
          <m:t>=</m:t>
        </m:r>
        <m:r>
          <m:t>4</m:t>
        </m:r>
      </m:oMath>
      <w:ins w:id="18719" w:author="PR Preview" w:date="2026-01-01T00:00:00Z">
        <w:r>
          <w:t xml:space="preserve">,</w:t>
        </w:r>
      </w:ins>
      <w:ins w:id="18720" w:author="PR Preview" w:date="2026-01-01T00:00:00Z">
        <w:r>
          <w:t xml:space="preserve"> </w:t>
        </w:r>
      </w:ins>
      <m:oMath>
        <m:r>
          <m:rPr>
            <m:sty m:val="p"/>
          </m:rPr>
          <m:t>Var</m:t>
        </m:r>
        <m:r>
          <m:t>​</m:t>
        </m:r>
        <m:d>
          <m:dPr>
            <m:begChr m:val="("/>
            <m:sepChr m:val=""/>
            <m:endChr m:val=")"/>
            <m:grow/>
          </m:dPr>
          <m:e>
            <m:sSub>
              <m:e>
                <m:r>
                  <m:t>Y</m:t>
                </m:r>
              </m:e>
              <m:sub>
                <m:r>
                  <m:t>2</m:t>
                </m:r>
              </m:sub>
            </m:sSub>
          </m:e>
        </m:d>
        <m:r>
          <m:t>​</m:t>
        </m:r>
        <m:r>
          <m:rPr>
            <m:sty m:val="p"/>
          </m:rPr>
          <m:t>=</m:t>
        </m:r>
        <m:r>
          <m:t>9</m:t>
        </m:r>
      </m:oMath>
      <w:ins w:id="18721" w:author="PR Preview" w:date="2026-01-01T00:00:00Z">
        <w:r>
          <w:t xml:space="preserve">, and</w:t>
        </w:r>
      </w:ins>
      <w:ins w:id="18722" w:author="PR Preview" w:date="2026-01-01T00:00:00Z">
        <w:r>
          <w:t xml:space="preserve"> </w:t>
        </w:r>
      </w:ins>
      <m:oMath>
        <m:r>
          <m:rPr>
            <m:sty m:val="p"/>
          </m:rPr>
          <m:t>Cov</m:t>
        </m:r>
        <m:r>
          <m:t>​</m:t>
        </m:r>
        <m:d>
          <m:dPr>
            <m:begChr m:val="("/>
            <m:sepChr m:val=""/>
            <m:endChr m:val=")"/>
            <m:grow/>
          </m:dPr>
          <m:e>
            <m:sSub>
              <m:e>
                <m:r>
                  <m:t>Y</m:t>
                </m:r>
              </m:e>
              <m:sub>
                <m:r>
                  <m:t>1</m:t>
                </m:r>
              </m:sub>
            </m:sSub>
            <m:r>
              <m:rPr>
                <m:sty m:val="p"/>
              </m:rPr>
              <m:t>,</m:t>
            </m:r>
            <m:sSub>
              <m:e>
                <m:r>
                  <m:t>Y</m:t>
                </m:r>
              </m:e>
              <m:sub>
                <m:r>
                  <m:t>2</m:t>
                </m:r>
              </m:sub>
            </m:sSub>
          </m:e>
        </m:d>
        <m:r>
          <m:t>​</m:t>
        </m:r>
        <m:r>
          <m:rPr>
            <m:sty m:val="p"/>
          </m:rPr>
          <m:t>=</m:t>
        </m:r>
        <m:r>
          <m:t>1</m:t>
        </m:r>
      </m:oMath>
      <w:ins w:id="18723" w:author="PR Preview" w:date="2026-01-01T00:00:00Z">
        <w:r>
          <w:t xml:space="preserve">,</w:t>
        </w:r>
      </w:ins>
      <w:ins w:id="18724" w:author="PR Preview" w:date="2026-01-01T00:00:00Z">
        <w:r>
          <w:t xml:space="preserve"> </w:t>
        </w:r>
      </w:ins>
      <w:ins w:id="18725" w:author="PR Preview" w:date="2026-01-01T00:00:00Z">
        <w:r>
          <w:t xml:space="preserve">the covariance matrix of</w:t>
        </w:r>
      </w:ins>
      <w:ins w:id="18726" w:author="PR Preview" w:date="2026-01-01T00:00:00Z">
        <w:r>
          <w:t xml:space="preserve"> </w:t>
        </w:r>
      </w:ins>
      <m:oMath>
        <m:r>
          <m:rPr>
            <m:sty m:val="p"/>
          </m:rPr>
          <m:t>(</m:t>
        </m:r>
        <m:sSub>
          <m:e>
            <m:r>
              <m:t>Y</m:t>
            </m:r>
          </m:e>
          <m:sub>
            <m:r>
              <m:t>1</m:t>
            </m:r>
          </m:sub>
        </m:sSub>
        <m:r>
          <m:rPr>
            <m:sty m:val="p"/>
          </m:rPr>
          <m:t>,</m:t>
        </m:r>
        <m:sSub>
          <m:e>
            <m:r>
              <m:t>Y</m:t>
            </m:r>
          </m:e>
          <m:sub>
            <m:r>
              <m:t>2</m:t>
            </m:r>
          </m:sub>
        </m:sSub>
        <m:r>
          <m:rPr>
            <m:sty m:val="p"/>
          </m:rPr>
          <m:t>)</m:t>
        </m:r>
      </m:oMath>
      <w:ins w:id="18727" w:author="PR Preview" w:date="2026-01-01T00:00:00Z">
        <w:r>
          <w:t xml:space="preserve"> </w:t>
        </w:r>
      </w:ins>
      <w:ins w:id="18728" w:author="PR Preview" w:date="2026-01-01T00:00:00Z">
        <w:r>
          <w:t xml:space="preserve">is</w:t>
        </w:r>
      </w:ins>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4</m:t>
                    </m:r>
                  </m:e>
                  <m:e>
                    <m:r>
                      <m:t>1</m:t>
                    </m:r>
                  </m:e>
                </m:mr>
                <m:mr>
                  <m:e>
                    <m:r>
                      <m:t>1</m:t>
                    </m:r>
                  </m:e>
                  <m:e>
                    <m:r>
                      <m:t>9</m:t>
                    </m:r>
                  </m:e>
                </m:mr>
              </m:m>
            </m:e>
          </m:d>
          <m:r>
            <m:rPr>
              <m:sty m:val="p"/>
            </m:rPr>
            <m:t>.</m:t>
          </m:r>
        </m:oMath>
      </m:oMathPara>
    </w:p>
    <w:bookmarkEnd w:id="417"/>
    <w:bookmarkStart w:id="418" w:name="exm-not-symmetric"/>
    <w:p>
      <w:pPr>
        <w:pStyle w:val="FirstParagraph"/>
      </w:pPr>
      <w:r>
        <w:rPr>
          <w:b/>
          <w:bCs/>
        </w:rPr>
        <w:t xml:space="preserve">Example 125 (A matrix that is not symmetric)</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 </w:t>
      </w:r>
      <w:r>
        <w:t xml:space="preserve">is not symmetric:</w:t>
      </w:r>
    </w:p>
    <w:p>
      <w:pPr>
        <w:pStyle w:val="BodyText"/>
      </w:pPr>
      <m:oMathPara>
        <m:oMathParaPr>
          <m:jc m:val="center"/>
        </m:oMathParaPr>
        <m:oMath>
          <m:eqArr>
            <m:e>
              <m:sSub>
                <m:e>
                  <m:r>
                    <m:t>a</m:t>
                  </m:r>
                </m:e>
                <m:sub>
                  <m:r>
                    <m:t>12</m:t>
                  </m:r>
                </m:sub>
              </m:sSub>
              <m:r>
                <m:t>&amp;</m:t>
              </m:r>
              <m:r>
                <m:rPr>
                  <m:sty m:val="p"/>
                </m:rPr>
                <m:t>=</m:t>
              </m:r>
              <m:r>
                <m:t>2</m:t>
              </m:r>
            </m:e>
            <m:e>
              <m:r>
                <m:t>&amp;</m:t>
              </m:r>
              <m:r>
                <m:rPr>
                  <m:sty m:val="p"/>
                </m:rPr>
                <m:t>≠</m:t>
              </m:r>
              <m:r>
                <m:t>3</m:t>
              </m:r>
            </m:e>
            <m:e>
              <m:r>
                <m:t>&amp;</m:t>
              </m:r>
              <m:r>
                <m:rPr>
                  <m:sty m:val="p"/>
                </m:rPr>
                <m:t>=</m:t>
              </m:r>
              <m:sSub>
                <m:e>
                  <m:r>
                    <m:t>a</m:t>
                  </m:r>
                </m:e>
                <m:sub>
                  <m:r>
                    <m:t>21</m:t>
                  </m:r>
                </m:sub>
              </m:sSub>
              <m:r>
                <m:rPr>
                  <m:sty m:val="p"/>
                </m:rPr>
                <m:t>.</m:t>
              </m:r>
            </m:e>
          </m:eqArr>
        </m:oMath>
      </m:oMathPara>
    </w:p>
    <w:bookmarkEnd w:id="418"/>
    <w:bookmarkStart w:id="419" w:name="def-diagonal-matrix"/>
    <w:p>
      <w:pPr>
        <w:pStyle w:val="FirstParagraph"/>
      </w:pPr>
      <w:r>
        <w:rPr>
          <w:b/>
          <w:bCs/>
        </w:rPr>
        <w:t xml:space="preserve">Definition 83 (Diagonal matrix)</w:t>
      </w:r>
      <w:r>
        <w:t xml:space="preserve"> </w:t>
      </w:r>
      <w:r>
        <w:t xml:space="preserve">A square matrix</w:t>
      </w:r>
      <w:r>
        <w:t xml:space="preserve"> </w:t>
      </w:r>
      <m:oMath>
        <m:r>
          <m:rPr>
            <m:sty m:val="bi"/>
          </m:rPr>
          <m:t>D</m:t>
        </m:r>
      </m:oMath>
      <w:r>
        <w:t xml:space="preserve"> </w:t>
      </w:r>
      <w:r>
        <w:t xml:space="preserve">is a</w:t>
      </w:r>
      <w:r>
        <w:t xml:space="preserve"> </w:t>
      </w:r>
      <w:r>
        <w:rPr>
          <w:b/>
          <w:bCs/>
        </w:rPr>
        <w:t xml:space="preserve">diagonal matrix</w:t>
      </w:r>
      <w:r>
        <w:t xml:space="preserve"> </w:t>
      </w:r>
      <w:r>
        <w:t xml:space="preserve">if all off-diagonal entries are zero:</w:t>
      </w:r>
      <w:r>
        <w:t xml:space="preserve"> </w:t>
      </w:r>
      <m:oMath>
        <m:sSub>
          <m:e>
            <m:r>
              <m:t>d</m:t>
            </m:r>
          </m:e>
          <m:sub>
            <m:r>
              <m:t>i</m:t>
            </m:r>
            <m:r>
              <m:t>j</m:t>
            </m:r>
          </m:sub>
        </m:sSub>
        <m:r>
          <m:rPr>
            <m:sty m:val="p"/>
          </m:rPr>
          <m:t>=</m:t>
        </m:r>
        <m:r>
          <m:t>0</m:t>
        </m:r>
      </m:oMath>
      <w:r>
        <w:t xml:space="preserve"> </w:t>
      </w:r>
      <w:r>
        <w:t xml:space="preserve">whenever</w:t>
      </w:r>
      <w:r>
        <w:t xml:space="preserve"> </w:t>
      </w:r>
      <m:oMath>
        <m:r>
          <m:t>i</m:t>
        </m:r>
        <m:r>
          <m:rPr>
            <m:sty m:val="p"/>
          </m:rPr>
          <m:t>≠</m:t>
        </m:r>
        <m:r>
          <m:t>j</m:t>
        </m:r>
      </m:oMath>
      <w:r>
        <w:t xml:space="preserve">:</w:t>
      </w:r>
    </w:p>
    <w:p>
      <w:pPr>
        <w:pStyle w:val="BodyText"/>
      </w:pPr>
      <m:oMathPara>
        <m:oMathParaPr>
          <m:jc m:val="center"/>
        </m:oMathPara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d</m:t>
                        </m:r>
                      </m:e>
                      <m:sub>
                        <m:r>
                          <m:t>1</m:t>
                        </m:r>
                      </m:sub>
                    </m:sSub>
                  </m:e>
                  <m:e>
                    <m:r>
                      <m:t>0</m:t>
                    </m:r>
                  </m:e>
                  <m:e>
                    <m:r>
                      <m:rPr>
                        <m:sty m:val="p"/>
                      </m:rPr>
                      <m:t>⋯</m:t>
                    </m:r>
                  </m:e>
                  <m:e>
                    <m:r>
                      <m:t>0</m:t>
                    </m:r>
                  </m:e>
                </m:mr>
                <m:mr>
                  <m:e>
                    <m:r>
                      <m:t>0</m:t>
                    </m:r>
                  </m:e>
                  <m:e>
                    <m:sSub>
                      <m:e>
                        <m:r>
                          <m:t>d</m:t>
                        </m:r>
                      </m:e>
                      <m:sub>
                        <m:r>
                          <m:t>2</m:t>
                        </m:r>
                      </m:sub>
                    </m:sSub>
                  </m:e>
                  <m:e>
                    <m:r>
                      <m:rPr>
                        <m:sty m:val="p"/>
                      </m:rPr>
                      <m:t>⋯</m:t>
                    </m:r>
                  </m:e>
                  <m:e>
                    <m:r>
                      <m:t>0</m:t>
                    </m:r>
                  </m:e>
                </m:mr>
                <m:mr>
                  <m:e>
                    <m:r>
                      <m:rPr>
                        <m:sty m:val="p"/>
                      </m:rPr>
                      <m:t>⋮</m:t>
                    </m:r>
                  </m:e>
                  <m:e>
                    <m:r>
                      <m:rPr>
                        <m:sty m:val="p"/>
                      </m:rPr>
                      <m:t>⋮</m:t>
                    </m:r>
                  </m:e>
                  <m:e>
                    <m:r>
                      <m:rPr>
                        <m:sty m:val="p"/>
                      </m:rPr>
                      <m:t>⋱</m:t>
                    </m:r>
                  </m:e>
                  <m:e>
                    <m:r>
                      <m:rPr>
                        <m:sty m:val="p"/>
                      </m:rPr>
                      <m:t>⋮</m:t>
                    </m:r>
                  </m:e>
                </m:mr>
                <m:mr>
                  <m:e>
                    <m:r>
                      <m:t>0</m:t>
                    </m:r>
                  </m:e>
                  <m:e>
                    <m:r>
                      <m:t>0</m:t>
                    </m:r>
                  </m:e>
                  <m:e>
                    <m:r>
                      <m:rPr>
                        <m:sty m:val="p"/>
                      </m:rPr>
                      <m:t>⋯</m:t>
                    </m:r>
                  </m:e>
                  <m:e>
                    <m:sSub>
                      <m:e>
                        <m:r>
                          <m:t>d</m:t>
                        </m:r>
                      </m:e>
                      <m:sub>
                        <m:r>
                          <m:t>p</m:t>
                        </m:r>
                      </m:sub>
                    </m:sSub>
                  </m:e>
                </m:mr>
              </m:m>
            </m:e>
          </m:d>
        </m:oMath>
      </m:oMathPara>
    </w:p>
    <w:bookmarkEnd w:id="419"/>
    <w:bookmarkStart w:id="420" w:name="rem-diag-notation"/>
    <w:p>
      <w:pPr>
        <w:pStyle w:val="FirstParagraph"/>
      </w:pPr>
      <w:r>
        <w:rPr>
          <w:i/>
          <w:iCs/>
        </w:rPr>
        <w:t xml:space="preserve">Remark 27</w:t>
      </w:r>
      <w:r>
        <w:t xml:space="preserve"> (</w:t>
      </w:r>
      <m:oMath>
        <m:r>
          <m:rPr>
            <m:sty m:val="p"/>
          </m:rPr>
          <m:t>diag</m:t>
        </m:r>
      </m:oMath>
      <w:r>
        <w:t xml:space="preserve"> </w:t>
      </w:r>
      <w:r>
        <w:t xml:space="preserve">notation). </w:t>
      </w:r>
      <w:r>
        <w:t xml:space="preserve">For numbers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m:oMath>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with diagonal entries</w:t>
      </w:r>
      <w:r>
        <w:t xml:space="preserve"> </w:t>
      </w:r>
      <m:oMath>
        <m:sSub>
          <m:e>
            <m:r>
              <m:t>d</m:t>
            </m:r>
          </m:e>
          <m:sub>
            <m:r>
              <m:t>1</m:t>
            </m:r>
          </m:sub>
        </m:sSub>
        <m:r>
          <m:rPr>
            <m:sty m:val="p"/>
          </m:rPr>
          <m:t>,</m:t>
        </m:r>
        <m:r>
          <m:rPr>
            <m:sty m:val="p"/>
          </m:rPr>
          <m:t>…</m:t>
        </m:r>
        <m:r>
          <m:rPr>
            <m:sty m:val="p"/>
          </m:rPr>
          <m:t>,</m:t>
        </m:r>
        <m:sSub>
          <m:e>
            <m:r>
              <m:t>d</m:t>
            </m:r>
          </m:e>
          <m:sub>
            <m:r>
              <m:t>p</m:t>
            </m:r>
          </m:sub>
        </m:sSub>
      </m:oMath>
      <w:r>
        <w:t xml:space="preserve">.</w:t>
      </w:r>
      <w:r>
        <w:t xml:space="preserve"> </w:t>
      </w:r>
      <w:r>
        <w:t xml:space="preserve">For example,</w:t>
      </w:r>
    </w:p>
    <w:p>
      <w:pPr>
        <w:pStyle w:val="BodyText"/>
      </w:pPr>
      <m:oMathPara>
        <m:oMathParaPr>
          <m:jc m:val="center"/>
        </m:oMathParaPr>
        <m:oMath>
          <m:r>
            <m:rPr>
              <m:sty m:val="p"/>
            </m:rPr>
            <m:t>diag</m:t>
          </m:r>
          <m:r>
            <m:rPr>
              <m:sty m:val="p"/>
            </m:rPr>
            <m:t>(</m:t>
          </m:r>
          <m:r>
            <m:t>2</m:t>
          </m:r>
          <m:r>
            <m:rPr>
              <m:sty m:val="p"/>
            </m:rPr>
            <m:t>,</m:t>
          </m:r>
          <m:r>
            <m:t>5</m:t>
          </m:r>
          <m:r>
            <m:rPr>
              <m:sty m:val="p"/>
            </m:rPr>
            <m:t>)</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5</m:t>
                    </m:r>
                  </m:e>
                </m:mr>
              </m:m>
            </m:e>
          </m:d>
          <m:r>
            <m:rPr>
              <m:sty m:val="p"/>
            </m:rPr>
            <m:t>,</m:t>
          </m:r>
        </m:oMath>
      </m:oMathPara>
    </w:p>
    <w:p>
      <w:pPr>
        <w:pStyle w:val="FirstParagraph"/>
      </w:pPr>
      <w:r>
        <w:t xml:space="preserve">and the</w:t>
      </w:r>
      <w:r>
        <w:t xml:space="preserve"> </w:t>
      </w:r>
      <m:oMath>
        <m:r>
          <m:t>p</m:t>
        </m:r>
        <m:r>
          <m:rPr>
            <m:sty m:val="p"/>
          </m:rPr>
          <m:t>×</m:t>
        </m:r>
        <m:r>
          <m:t>p</m:t>
        </m:r>
      </m:oMath>
      <w:r>
        <w:t xml:space="preserve"> </w:t>
      </w:r>
      <w:r>
        <w:t xml:space="preserve">identity matrix is</w:t>
      </w:r>
      <w:r>
        <w:t xml:space="preserve"> </w:t>
      </w:r>
      <m:oMath>
        <m:sSub>
          <m:e>
            <m:r>
              <m:rPr>
                <m:sty m:val="bi"/>
              </m:rPr>
              <m:t>I</m:t>
            </m:r>
          </m:e>
          <m:sub>
            <m:r>
              <m:t>p</m:t>
            </m:r>
          </m:sub>
        </m:sSub>
        <m:r>
          <m:rPr>
            <m:sty m:val="p"/>
          </m:rPr>
          <m:t>=</m:t>
        </m:r>
        <m:r>
          <m:rPr>
            <m:sty m:val="p"/>
          </m:rPr>
          <m:t>diag</m:t>
        </m:r>
        <m:r>
          <m:rPr>
            <m:sty m:val="p"/>
          </m:rPr>
          <m:t>(</m:t>
        </m:r>
        <m:r>
          <m:t>1</m:t>
        </m:r>
        <m:r>
          <m:rPr>
            <m:sty m:val="p"/>
          </m:rPr>
          <m:t>,</m:t>
        </m:r>
        <m:r>
          <m:rPr>
            <m:sty m:val="p"/>
          </m:rPr>
          <m:t>…</m:t>
        </m:r>
        <m:r>
          <m:rPr>
            <m:sty m:val="p"/>
          </m:rPr>
          <m:t>,</m:t>
        </m:r>
        <m:r>
          <m:t>1</m:t>
        </m:r>
        <m:r>
          <m:rPr>
            <m:sty m:val="p"/>
          </m:rPr>
          <m:t>)</m:t>
        </m:r>
      </m:oMath>
      <w:r>
        <w:t xml:space="preserve">.</w:t>
      </w:r>
    </w:p>
    <w:bookmarkEnd w:id="420"/>
    <w:bookmarkStart w:id="421" w:name="exm-not-diagonal"/>
    <w:p>
      <w:pPr>
        <w:pStyle w:val="BodyText"/>
      </w:pPr>
      <w:r>
        <w:rPr>
          <w:b/>
          <w:bCs/>
        </w:rPr>
        <w:t xml:space="preserve">Example 126 (A matrix that is not diagonal)</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5</m:t>
                  </m:r>
                </m:e>
              </m:mr>
            </m:m>
          </m:e>
        </m:d>
      </m:oMath>
      <w:r>
        <w:t xml:space="preserve"> </w:t>
      </w:r>
      <w:r>
        <w:t xml:space="preserve">is not diagonal: its off-diagonal entry</w:t>
      </w:r>
      <w:r>
        <w:t xml:space="preserve"> </w:t>
      </w:r>
      <m:oMath>
        <m:sSub>
          <m:e>
            <m:r>
              <m:t>d</m:t>
            </m:r>
          </m:e>
          <m:sub>
            <m:r>
              <m:t>12</m:t>
            </m:r>
          </m:sub>
        </m:sSub>
        <m:r>
          <m:rPr>
            <m:sty m:val="p"/>
          </m:rPr>
          <m:t>=</m:t>
        </m:r>
        <m:r>
          <m:t>1</m:t>
        </m:r>
        <m:r>
          <m:rPr>
            <m:sty m:val="p"/>
          </m:rPr>
          <m:t>≠</m:t>
        </m:r>
        <m:r>
          <m:t>0</m:t>
        </m:r>
      </m:oMath>
      <w:r>
        <w:t xml:space="preserve">.</w:t>
      </w:r>
    </w:p>
    <w:bookmarkEnd w:id="421"/>
    <w:bookmarkStart w:id="422" w:name="def-matrix-inverse"/>
    <w:p>
      <w:pPr>
        <w:pStyle w:val="BodyText"/>
      </w:pPr>
      <w:r>
        <w:rPr>
          <w:b/>
          <w:bCs/>
        </w:rPr>
        <w:t xml:space="preserve">Definition 84 (Matrix inverse)</w:t>
      </w:r>
      <w:r>
        <w:t xml:space="preserve"> </w:t>
      </w:r>
      <w:r>
        <w:t xml:space="preserve">For a square</w:t>
      </w:r>
      <w:r>
        <w:t xml:space="preserve"> </w:t>
      </w:r>
      <m:oMath>
        <m:r>
          <m:t>p</m:t>
        </m:r>
        <m:r>
          <m:rPr>
            <m:sty m:val="p"/>
          </m:rPr>
          <m:t>×</m:t>
        </m:r>
        <m:r>
          <m:t>p</m:t>
        </m:r>
      </m:oMath>
      <w:r>
        <w:t xml:space="preserve"> </w:t>
      </w:r>
      <w:r>
        <w:t xml:space="preserve">matrix</w:t>
      </w:r>
      <w:r>
        <w:t xml:space="preserve"> </w:t>
      </w:r>
      <m:oMath>
        <m:r>
          <m:rPr>
            <m:sty m:val="bi"/>
          </m:rPr>
          <m:t>A</m:t>
        </m:r>
      </m:oMath>
      <w:r>
        <w:t xml:space="preserve">,</w:t>
      </w:r>
      <w:r>
        <w:t xml:space="preserve"> </w:t>
      </w:r>
      <w:r>
        <w:t xml:space="preserve">the</w:t>
      </w:r>
      <w:r>
        <w:t xml:space="preserve"> </w:t>
      </w:r>
      <w:r>
        <w:rPr>
          <w:b/>
          <w:bCs/>
        </w:rPr>
        <w:t xml:space="preserve">inverse</w:t>
      </w:r>
      <w:r>
        <w:t xml:space="preserve"> </w:t>
      </w:r>
      <m:oMath>
        <m:sSup>
          <m:e>
            <m:r>
              <m:rPr>
                <m:sty m:val="bi"/>
              </m:rPr>
              <m:t>A</m:t>
            </m:r>
          </m:e>
          <m:sup>
            <m:r>
              <m:rPr>
                <m:sty m:val="p"/>
              </m:rPr>
              <m:t>−</m:t>
            </m:r>
            <m:r>
              <m:t>1</m:t>
            </m:r>
          </m:sup>
        </m:sSup>
      </m:oMath>
      <w:r>
        <w:t xml:space="preserve"> </w:t>
      </w:r>
      <w:r>
        <w:t xml:space="preserve">(if it exists) is the unique matrix satisfying:</w:t>
      </w:r>
    </w:p>
    <w:p>
      <w:pPr>
        <w:pStyle w:val="BodyText"/>
      </w:pPr>
      <m:oMathPara>
        <m:oMathParaPr>
          <m:jc m:val="center"/>
        </m:oMathParaPr>
        <m:oMath>
          <m:eqArr>
            <m:e>
              <m:r>
                <m:rPr>
                  <m:sty m:val="bi"/>
                </m:rPr>
                <m:t>A</m:t>
              </m:r>
              <m:r>
                <m:t> </m:t>
              </m:r>
              <m:sSup>
                <m:e>
                  <m:r>
                    <m:rPr>
                      <m:sty m:val="bi"/>
                    </m:rPr>
                    <m:t>A</m:t>
                  </m:r>
                </m:e>
                <m:sup>
                  <m:r>
                    <m:rPr>
                      <m:sty m:val="p"/>
                    </m:rPr>
                    <m:t>−</m:t>
                  </m:r>
                  <m:r>
                    <m:t>1</m:t>
                  </m:r>
                </m:sup>
              </m:sSup>
              <m:r>
                <m:t>&amp;</m:t>
              </m:r>
              <m:r>
                <m:rPr>
                  <m:sty m:val="p"/>
                </m:rPr>
                <m:t>=</m:t>
              </m:r>
              <m:sSup>
                <m:e>
                  <m:r>
                    <m:rPr>
                      <m:sty m:val="bi"/>
                    </m:rPr>
                    <m:t>A</m:t>
                  </m:r>
                </m:e>
                <m:sup>
                  <m:r>
                    <m:rPr>
                      <m:sty m:val="p"/>
                    </m:rPr>
                    <m:t>−</m:t>
                  </m:r>
                  <m:r>
                    <m:t>1</m:t>
                  </m:r>
                </m:sup>
              </m:sSup>
              <m:r>
                <m:t> </m:t>
              </m:r>
              <m:r>
                <m:rPr>
                  <m:sty m:val="bi"/>
                </m:rPr>
                <m:t>A</m:t>
              </m:r>
            </m:e>
            <m:e>
              <m:r>
                <m:t>&amp;</m:t>
              </m:r>
              <m:r>
                <m:rPr>
                  <m:sty m:val="p"/>
                </m:rPr>
                <m:t>=</m:t>
              </m:r>
              <m:sSub>
                <m:e>
                  <m:r>
                    <m:rPr>
                      <m:sty m:val="bi"/>
                    </m:rPr>
                    <m:t>I</m:t>
                  </m:r>
                </m:e>
                <m:sub>
                  <m:r>
                    <m:t>p</m:t>
                  </m:r>
                </m:sub>
              </m:sSub>
            </m:e>
          </m:eqArr>
        </m:oMath>
      </m:oMathPara>
    </w:p>
    <w:bookmarkEnd w:id="422"/>
    <w:bookmarkStart w:id="423" w:name="def-invertible-matrix"/>
    <w:p>
      <w:pPr>
        <w:pStyle w:val="FirstParagraph"/>
      </w:pPr>
      <w:r>
        <w:rPr>
          <w:b/>
          <w:bCs/>
        </w:rPr>
        <w:t xml:space="preserve">Definition 85 (Invertible matrix (non-singular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invertible</w:t>
      </w:r>
      <w:r>
        <w:t xml:space="preserve"> </w:t>
      </w:r>
      <w:r>
        <w:t xml:space="preserve">(or</w:t>
      </w:r>
      <w:r>
        <w:t xml:space="preserve"> </w:t>
      </w:r>
      <w:r>
        <w:rPr>
          <w:b/>
          <w:bCs/>
        </w:rPr>
        <w:t xml:space="preserve">non-singular</w:t>
      </w:r>
      <w:r>
        <w:t xml:space="preserve">)</w:t>
      </w:r>
      <w:r>
        <w:t xml:space="preserve"> </w:t>
      </w:r>
      <w:r>
        <w:t xml:space="preserve">if some</w:t>
      </w:r>
      <w:r>
        <w:t xml:space="preserve"> </w:t>
      </w:r>
      <m:oMath>
        <m:r>
          <m:t>p</m:t>
        </m:r>
        <m:r>
          <m:rPr>
            <m:sty m:val="p"/>
          </m:rPr>
          <m:t>×</m:t>
        </m:r>
        <m:r>
          <m:t>p</m:t>
        </m:r>
      </m:oMath>
      <w:r>
        <w:t xml:space="preserve"> </w:t>
      </w:r>
      <w:r>
        <w:t xml:space="preserve">matrix</w:t>
      </w:r>
      <w:r>
        <w:t xml:space="preserve"> </w:t>
      </w:r>
      <m:oMath>
        <m:r>
          <m:rPr>
            <m:sty m:val="bi"/>
          </m:rPr>
          <m:t>B</m:t>
        </m:r>
      </m:oMath>
      <w:r>
        <w:t xml:space="preserve"> </w:t>
      </w:r>
      <w:r>
        <w:t xml:space="preserve">satisfies</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where</w:t>
      </w:r>
      <w:r>
        <w:t xml:space="preserve"> </w:t>
      </w:r>
      <m:oMath>
        <m:sSub>
          <m:e>
            <m:r>
              <m:rPr>
                <m:sty m:val="bi"/>
              </m:rPr>
              <m:t>I</m:t>
            </m:r>
          </m:e>
          <m:sub>
            <m:r>
              <m:t>p</m:t>
            </m:r>
          </m:sub>
        </m:sSub>
      </m:oMath>
      <w:r>
        <w:t xml:space="preserve"> </w:t>
      </w:r>
      <w:r>
        <w:t xml:space="preserve">is the identity matrix (</w:t>
      </w:r>
      <w:hyperlink w:anchor="def-identity-matrix">
        <w:r>
          <w:rPr>
            <w:rStyle w:val="Hyperlink"/>
          </w:rPr>
          <w:t xml:space="preserve">Definition 31</w:t>
        </w:r>
      </w:hyperlink>
      <w:r>
        <w:t xml:space="preserve">).</w:t>
      </w:r>
      <w:r>
        <w:t xml:space="preserve"> </w:t>
      </w:r>
      <w:r>
        <w:t xml:space="preserve">A square matrix that is not invertible is</w:t>
      </w:r>
      <w:r>
        <w:t xml:space="preserve"> </w:t>
      </w:r>
      <w:r>
        <w:rPr>
          <w:b/>
          <w:bCs/>
        </w:rPr>
        <w:t xml:space="preserve">singular</w:t>
      </w:r>
      <w:r>
        <w:t xml:space="preserve">.</w:t>
      </w:r>
    </w:p>
    <w:bookmarkEnd w:id="423"/>
    <w:bookmarkStart w:id="424" w:name="exm-invertible-matrix"/>
    <w:p>
      <w:pPr>
        <w:pStyle w:val="BodyText"/>
      </w:pPr>
      <w:r>
        <w:rPr>
          <w:b/>
          <w:bCs/>
        </w:rPr>
        <w:t xml:space="preserve">Example 127 (An invertible matrix and a singular one)</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is invertible, with</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multiplying out gives</w:t>
      </w:r>
    </w:p>
    <w:p>
      <w:pPr>
        <w:pStyle w:val="BodyText"/>
      </w:pPr>
      <m:oMathPara>
        <m:oMathParaPr>
          <m:jc m:val="center"/>
        </m:oMathParaPr>
        <m:oMath>
          <m:eqArr>
            <m:e>
              <m:r>
                <m:rPr>
                  <m:sty m:val="bi"/>
                </m:rPr>
                <m:t>A</m:t>
              </m:r>
              <m:sSup>
                <m:e>
                  <m:r>
                    <m:rPr>
                      <m:sty m:val="bi"/>
                    </m:rPr>
                    <m:t>A</m:t>
                  </m:r>
                </m:e>
                <m:sup>
                  <m:r>
                    <m:rPr>
                      <m:sty m:val="p"/>
                    </m:rPr>
                    <m:t>−</m:t>
                  </m:r>
                  <m:r>
                    <m:t>1</m:t>
                  </m:r>
                </m:sup>
              </m:sSup>
              <m:r>
                <m:t>&amp;</m:t>
              </m:r>
              <m:r>
                <m:rPr>
                  <m:sty m:val="p"/>
                </m:rPr>
                <m:t>=</m:t>
              </m:r>
              <m:sSup>
                <m:e>
                  <m:r>
                    <m:rPr>
                      <m:sty m:val="bi"/>
                    </m:rPr>
                    <m:t>A</m:t>
                  </m:r>
                </m:e>
                <m:sup>
                  <m:r>
                    <m:rPr>
                      <m:sty m:val="p"/>
                    </m:rPr>
                    <m:t>−</m:t>
                  </m:r>
                  <m:r>
                    <m:t>1</m:t>
                  </m:r>
                </m:sup>
              </m:sSup>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The matrix</w:t>
      </w:r>
      <w:r>
        <w:t xml:space="preserve"> </w:t>
      </w:r>
      <m:oMath>
        <m:r>
          <m:rPr>
            <m:sty m:val="bi"/>
          </m:rPr>
          <m:t>M</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is singular:</w:t>
      </w:r>
      <w:r>
        <w:t xml:space="preserve"> </w:t>
      </w:r>
      <w:r>
        <w:t xml:space="preserve">for any</w:t>
      </w:r>
      <w:r>
        <w:t xml:space="preserve"> </w:t>
      </w:r>
      <m:oMath>
        <m:r>
          <m:t>2</m:t>
        </m:r>
        <m:r>
          <m:rPr>
            <m:sty m:val="p"/>
          </m:rPr>
          <m:t>×</m:t>
        </m:r>
        <m:r>
          <m:t>2</m:t>
        </m:r>
      </m:oMath>
      <w:r>
        <w:t xml:space="preserve"> </w:t>
      </w:r>
      <w:r>
        <w:t xml:space="preserve">matrix</w:t>
      </w:r>
      <w:r>
        <w:t xml:space="preserve"> </w:t>
      </w:r>
      <m:oMath>
        <m:r>
          <m:rPr>
            <m:sty m:val="bi"/>
          </m:rPr>
          <m:t>C</m:t>
        </m:r>
      </m:oMath>
      <w:r>
        <w:t xml:space="preserve">,</w:t>
      </w:r>
      <w:r>
        <w:t xml:space="preserve"> </w:t>
      </w:r>
      <w:r>
        <w:t xml:space="preserve">the two rows of</w:t>
      </w:r>
      <w:r>
        <w:t xml:space="preserve"> </w:t>
      </w:r>
      <m:oMath>
        <m:r>
          <m:rPr>
            <m:sty m:val="bi"/>
          </m:rPr>
          <m:t>M</m:t>
        </m:r>
        <m:r>
          <m:rPr>
            <m:sty m:val="bi"/>
          </m:rPr>
          <m:t>C</m:t>
        </m:r>
      </m:oMath>
      <w:r>
        <w:t xml:space="preserve"> </w:t>
      </w:r>
      <w:r>
        <w:t xml:space="preserve">are equal,</w:t>
      </w:r>
      <w:r>
        <w:t xml:space="preserve"> </w:t>
      </w:r>
      <w:r>
        <w:t xml:space="preserve">so</w:t>
      </w:r>
      <w:r>
        <w:t xml:space="preserve"> </w:t>
      </w:r>
      <m:oMath>
        <m:r>
          <m:rPr>
            <m:sty m:val="bi"/>
          </m:rPr>
          <m:t>M</m:t>
        </m:r>
        <m:r>
          <m:rPr>
            <m:sty m:val="bi"/>
          </m:rPr>
          <m:t>C</m:t>
        </m:r>
      </m:oMath>
      <w:r>
        <w:t xml:space="preserve"> </w:t>
      </w:r>
      <w:r>
        <w:t xml:space="preserve">can never be</w:t>
      </w:r>
      <w:r>
        <w:t xml:space="preserve"> </w:t>
      </w:r>
      <m:oMath>
        <m:sSub>
          <m:e>
            <m:r>
              <m:rPr>
                <m:sty m:val="bi"/>
              </m:rPr>
              <m:t>I</m:t>
            </m:r>
          </m:e>
          <m:sub>
            <m:r>
              <m:t>2</m:t>
            </m:r>
          </m:sub>
        </m:sSub>
      </m:oMath>
      <w:r>
        <w:t xml:space="preserve">,</w:t>
      </w:r>
      <w:r>
        <w:t xml:space="preserve"> </w:t>
      </w:r>
      <w:r>
        <w:t xml:space="preserve">whose two rows differ.</w:t>
      </w:r>
    </w:p>
    <w:bookmarkEnd w:id="424"/>
    <w:bookmarkStart w:id="425" w:name="rem-invertible-inverse"/>
    <w:p>
      <w:pPr>
        <w:pStyle w:val="BodyText"/>
      </w:pPr>
      <w:r>
        <w:rPr>
          <w:i/>
          <w:iCs/>
        </w:rPr>
        <w:t xml:space="preserve">Remark 28</w:t>
      </w:r>
      <w:r>
        <w:t xml:space="preserve"> (Invertible matrices and inverses).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r>
        <w:t xml:space="preserve"> </w:t>
      </w:r>
      <w:r>
        <w:t xml:space="preserve">and suppose that two</w:t>
      </w:r>
      <w:r>
        <w:t xml:space="preserve"> </w:t>
      </w:r>
      <m:oMath>
        <m:r>
          <m:t>p</m:t>
        </m:r>
        <m:r>
          <m:rPr>
            <m:sty m:val="p"/>
          </m:rPr>
          <m:t>×</m:t>
        </m:r>
        <m:r>
          <m:t>p</m:t>
        </m:r>
      </m:oMath>
      <w:r>
        <w:t xml:space="preserve"> </w:t>
      </w:r>
      <w:r>
        <w:t xml:space="preserve">matrices</w:t>
      </w:r>
      <w:r>
        <w:t xml:space="preserve"> </w:t>
      </w:r>
      <m:oMath>
        <m:r>
          <m:rPr>
            <m:sty m:val="bi"/>
          </m:rPr>
          <m:t>B</m:t>
        </m:r>
      </m:oMath>
      <w:r>
        <w:t xml:space="preserve"> </w:t>
      </w:r>
      <w:r>
        <w:t xml:space="preserve">and</w:t>
      </w:r>
      <w:r>
        <w:t xml:space="preserve"> </w:t>
      </w:r>
      <m:oMath>
        <m:r>
          <m:rPr>
            <m:sty m:val="bi"/>
          </m:rPr>
          <m:t>C</m:t>
        </m:r>
      </m:oMath>
      <w:r>
        <w:t xml:space="preserve"> </w:t>
      </w:r>
      <w:r>
        <w:t xml:space="preserve">satisfy</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p</m:t>
                  </m:r>
                </m:sub>
              </m:sSub>
            </m:e>
          </m:eqArr>
        </m:oMath>
      </m:oMathPara>
    </w:p>
    <w:p>
      <w:pPr>
        <w:pStyle w:val="FirstParagraph"/>
      </w:pPr>
      <w:r>
        <w:t xml:space="preserve">and</w:t>
      </w:r>
    </w:p>
    <w:p>
      <w:pPr>
        <w:pStyle w:val="BodyText"/>
      </w:pPr>
      <m:oMathPara>
        <m:oMathParaPr>
          <m:jc m:val="center"/>
        </m:oMathParaPr>
        <m:oMath>
          <m:eqArr>
            <m:e>
              <m:r>
                <m:rPr>
                  <m:sty m:val="bi"/>
                </m:rPr>
                <m:t>A</m:t>
              </m:r>
              <m:r>
                <m:rPr>
                  <m:sty m:val="bi"/>
                </m:rPr>
                <m:t>C</m:t>
              </m:r>
              <m:r>
                <m:t>&amp;</m:t>
              </m:r>
              <m:r>
                <m:rPr>
                  <m:sty m:val="p"/>
                </m:rPr>
                <m:t>=</m:t>
              </m:r>
              <m:r>
                <m:rPr>
                  <m:sty m:val="bi"/>
                </m:rPr>
                <m:t>C</m:t>
              </m:r>
              <m:r>
                <m:rPr>
                  <m:sty m:val="bi"/>
                </m:rPr>
                <m:t>A</m:t>
              </m:r>
            </m:e>
            <m:e>
              <m:r>
                <m:t>&amp;</m:t>
              </m:r>
              <m:r>
                <m:rPr>
                  <m:sty m:val="p"/>
                </m:rPr>
                <m:t>=</m:t>
              </m:r>
              <m:sSub>
                <m:e>
                  <m:r>
                    <m:rPr>
                      <m:sty m:val="bi"/>
                    </m:rPr>
                    <m:t>I</m:t>
                  </m:r>
                </m:e>
                <m:sub>
                  <m:r>
                    <m:t>p</m:t>
                  </m:r>
                </m:sub>
              </m:sSub>
              <m:r>
                <m:rPr>
                  <m:sty m:val="p"/>
                </m:rPr>
                <m:t>.</m:t>
              </m:r>
            </m:e>
          </m:eqArr>
        </m:oMath>
      </m:oMathPara>
    </w:p>
    <w:p>
      <w:pPr>
        <w:pStyle w:val="FirstParagraph"/>
      </w:pPr>
      <w:r>
        <w:t xml:space="preserve">Then</w:t>
      </w:r>
    </w:p>
    <w:p>
      <w:pPr>
        <w:pStyle w:val="BodyText"/>
      </w:pPr>
      <m:oMathPara>
        <m:oMathParaPr>
          <m:jc m:val="center"/>
        </m:oMathParaPr>
        <m:oMath>
          <m:eqArr>
            <m:e>
              <m:r>
                <m:rPr>
                  <m:sty m:val="bi"/>
                </m:rPr>
                <m:t>B</m:t>
              </m:r>
              <m:r>
                <m:t>&amp;</m:t>
              </m:r>
              <m:r>
                <m:rPr>
                  <m:sty m:val="p"/>
                </m:rPr>
                <m:t>=</m:t>
              </m:r>
              <m:r>
                <m:rPr>
                  <m:sty m:val="bi"/>
                </m:rPr>
                <m:t>B</m:t>
              </m:r>
              <m:r>
                <m:t> </m:t>
              </m:r>
              <m:sSub>
                <m:e>
                  <m:r>
                    <m:rPr>
                      <m:sty m:val="bi"/>
                    </m:rPr>
                    <m:t>I</m:t>
                  </m:r>
                </m:e>
                <m:sub>
                  <m:r>
                    <m:t>p</m:t>
                  </m:r>
                </m:sub>
              </m:sSub>
              <m:r>
                <m:t>&amp;</m:t>
              </m:r>
              <m:r>
                <m:t>&amp;</m:t>
              </m:r>
              <m:r>
                <m:rPr>
                  <m:nor/>
                  <m:sty m:val="p"/>
                </m:rPr>
                <m:t>(identity matrix)</m:t>
              </m:r>
            </m:e>
            <m:e>
              <m:r>
                <m:t>&amp;</m:t>
              </m:r>
              <m:r>
                <m:rPr>
                  <m:sty m:val="p"/>
                </m:rPr>
                <m:t>=</m:t>
              </m:r>
              <m:r>
                <m:rPr>
                  <m:sty m:val="bi"/>
                </m:rPr>
                <m:t>B</m:t>
              </m:r>
              <m:r>
                <m:rPr>
                  <m:sty m:val="p"/>
                </m:rPr>
                <m:t>(</m:t>
              </m:r>
              <m:r>
                <m:rPr>
                  <m:sty m:val="bi"/>
                </m:rPr>
                <m:t>A</m:t>
              </m:r>
              <m:r>
                <m:rPr>
                  <m:sty m:val="bi"/>
                </m:rPr>
                <m:t>C</m:t>
              </m:r>
              <m:r>
                <m:rPr>
                  <m:sty m:val="p"/>
                </m:rPr>
                <m:t>)</m:t>
              </m:r>
              <m:r>
                <m:t>&amp;</m:t>
              </m:r>
              <m:r>
                <m:t>&amp;</m:t>
              </m:r>
              <m:r>
                <m:rPr>
                  <m:nor/>
                  <m:sty m:val="p"/>
                </m:rPr>
                <m:t>(</m:t>
              </m:r>
              <m:r>
                <m:rPr>
                  <m:sty m:val="bi"/>
                </m:rPr>
                <m:t>A</m:t>
              </m:r>
              <m:r>
                <m:rPr>
                  <m:sty m:val="bi"/>
                </m:rPr>
                <m:t>C</m:t>
              </m:r>
              <m:r>
                <m:rPr>
                  <m:sty m:val="p"/>
                </m:rPr>
                <m:t>=</m:t>
              </m:r>
              <m:sSub>
                <m:e>
                  <m:r>
                    <m:rPr>
                      <m:sty m:val="bi"/>
                    </m:rPr>
                    <m:t>I</m:t>
                  </m:r>
                </m:e>
                <m:sub>
                  <m:r>
                    <m:t>p</m:t>
                  </m:r>
                </m:sub>
              </m:sSub>
              <m:r>
                <m:rPr>
                  <m:nor/>
                  <m:sty m:val="p"/>
                </m:rPr>
                <m:t>)</m:t>
              </m:r>
            </m:e>
            <m:e>
              <m:r>
                <m:t>&amp;</m:t>
              </m:r>
              <m:r>
                <m:rPr>
                  <m:sty m:val="p"/>
                </m:rPr>
                <m:t>=</m:t>
              </m:r>
              <m:r>
                <m:rPr>
                  <m:sty m:val="p"/>
                </m:rPr>
                <m:t>(</m:t>
              </m:r>
              <m:r>
                <m:rPr>
                  <m:sty m:val="bi"/>
                </m:rPr>
                <m:t>B</m:t>
              </m:r>
              <m:r>
                <m:rPr>
                  <m:sty m:val="bi"/>
                </m:rPr>
                <m:t>A</m:t>
              </m:r>
              <m:r>
                <m:rPr>
                  <m:sty m:val="p"/>
                </m:rPr>
                <m:t>)</m:t>
              </m:r>
              <m:r>
                <m:rPr>
                  <m:sty m:val="bi"/>
                </m:rPr>
                <m:t>C</m:t>
              </m:r>
              <m:r>
                <m:t>&amp;</m:t>
              </m:r>
              <m:r>
                <m:t>&amp;</m:t>
              </m:r>
              <m:r>
                <m:rPr>
                  <m:nor/>
                  <m:sty m:val="p"/>
                </m:rPr>
                <m:t>(matrix multiplication is associative)</m:t>
              </m:r>
            </m:e>
            <m:e>
              <m:r>
                <m:t>&amp;</m:t>
              </m:r>
              <m:r>
                <m:rPr>
                  <m:sty m:val="p"/>
                </m:rPr>
                <m:t>=</m:t>
              </m:r>
              <m:sSub>
                <m:e>
                  <m:r>
                    <m:rPr>
                      <m:sty m:val="bi"/>
                    </m:rPr>
                    <m:t>I</m:t>
                  </m:r>
                </m:e>
                <m:sub>
                  <m:r>
                    <m:t>p</m:t>
                  </m:r>
                </m:sub>
              </m:sSub>
              <m:r>
                <m:t> </m:t>
              </m:r>
              <m:r>
                <m:rPr>
                  <m:sty m:val="bi"/>
                </m:rPr>
                <m:t>C</m:t>
              </m:r>
              <m:r>
                <m:t>&amp;</m:t>
              </m:r>
              <m:r>
                <m:t>&amp;</m:t>
              </m:r>
              <m:r>
                <m:rPr>
                  <m:nor/>
                  <m:sty m:val="p"/>
                </m:rPr>
                <m:t>(</m:t>
              </m:r>
              <m:r>
                <m:rPr>
                  <m:sty m:val="bi"/>
                </m:rPr>
                <m:t>B</m:t>
              </m:r>
              <m:r>
                <m:rPr>
                  <m:sty m:val="bi"/>
                </m:rPr>
                <m:t>A</m:t>
              </m:r>
              <m:r>
                <m:rPr>
                  <m:sty m:val="p"/>
                </m:rPr>
                <m:t>=</m:t>
              </m:r>
              <m:sSub>
                <m:e>
                  <m:r>
                    <m:rPr>
                      <m:sty m:val="bi"/>
                    </m:rPr>
                    <m:t>I</m:t>
                  </m:r>
                </m:e>
                <m:sub>
                  <m:r>
                    <m:t>p</m:t>
                  </m:r>
                </m:sub>
              </m:sSub>
              <m:r>
                <m:rPr>
                  <m:nor/>
                  <m:sty m:val="p"/>
                </m:rPr>
                <m:t>)</m:t>
              </m:r>
            </m:e>
            <m:e>
              <m:r>
                <m:t>&amp;</m:t>
              </m:r>
              <m:r>
                <m:rPr>
                  <m:sty m:val="p"/>
                </m:rPr>
                <m:t>=</m:t>
              </m:r>
              <m:r>
                <m:rPr>
                  <m:sty m:val="bi"/>
                </m:rPr>
                <m:t>C</m:t>
              </m:r>
              <m:r>
                <m:t>&amp;</m:t>
              </m:r>
              <m:r>
                <m:t>&amp;</m:t>
              </m:r>
              <m:r>
                <m:rPr>
                  <m:nor/>
                  <m:sty m:val="p"/>
                </m:rPr>
                <m:t>(identity matrix)</m:t>
              </m:r>
            </m:e>
          </m:eqArr>
        </m:oMath>
      </m:oMathPara>
    </w:p>
    <w:p>
      <w:pPr>
        <w:pStyle w:val="FirstParagraph"/>
      </w:pP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r>
        <w:t xml:space="preserve"> </w:t>
      </w:r>
      <w:r>
        <w:t xml:space="preserve">Since</w:t>
      </w:r>
      <w:r>
        <w:t xml:space="preserve"> </w:t>
      </w:r>
      <m:oMath>
        <m:r>
          <m:rPr>
            <m:sty m:val="bi"/>
          </m:rPr>
          <m:t>B</m:t>
        </m:r>
        <m:r>
          <m:rPr>
            <m:sty m:val="p"/>
          </m:rPr>
          <m:t>=</m:t>
        </m:r>
        <m:r>
          <m:rPr>
            <m:sty m:val="bi"/>
          </m:rPr>
          <m:t>C</m:t>
        </m:r>
      </m:oMath>
      <w:r>
        <w:t xml:space="preserve">,</w:t>
      </w:r>
      <w:r>
        <w:t xml:space="preserve"> </w:t>
      </w:r>
      <w:r>
        <w:t xml:space="preserve">at most one matrix satisfies these equations,</w:t>
      </w:r>
      <w:r>
        <w:t xml:space="preserve"> </w:t>
      </w:r>
      <w:r>
        <w:t xml:space="preserve">which is the uniqueness that 5 asserts.</w:t>
      </w:r>
      <w:r>
        <w:t xml:space="preserve"> </w:t>
      </w:r>
      <w:r>
        <w:t xml:space="preserve">When</w:t>
      </w:r>
      <w:r>
        <w:t xml:space="preserve"> </w:t>
      </w:r>
      <m:oMath>
        <m:r>
          <m:rPr>
            <m:sty m:val="bi"/>
          </m:rPr>
          <m:t>A</m:t>
        </m:r>
      </m:oMath>
      <w:r>
        <w:t xml:space="preserve"> </w:t>
      </w:r>
      <w:r>
        <w:t xml:space="preserve">is invertible,</w:t>
      </w:r>
      <w:r>
        <w:t xml:space="preserve"> </w:t>
      </w:r>
      <w:r>
        <w:t xml:space="preserve">the matrix</w:t>
      </w:r>
      <w:r>
        <w:t xml:space="preserve"> </w:t>
      </w:r>
      <m:oMath>
        <m:r>
          <m:rPr>
            <m:sty m:val="bi"/>
          </m:rPr>
          <m:t>B</m:t>
        </m:r>
      </m:oMath>
      <w:r>
        <w:t xml:space="preserve"> </w:t>
      </w:r>
      <w:r>
        <w:t xml:space="preserve">in</w:t>
      </w:r>
      <w:r>
        <w:t xml:space="preserve"> </w:t>
      </w:r>
      <w:hyperlink w:anchor="def-invertible-matrix">
        <w:r>
          <w:rPr>
            <w:rStyle w:val="Hyperlink"/>
          </w:rPr>
          <w:t xml:space="preserve">Definition 85</w:t>
        </w:r>
      </w:hyperlink>
      <w:r>
        <w:t xml:space="preserve"> </w:t>
      </w:r>
      <w:r>
        <w:t xml:space="preserve">is therefore the inverse</w:t>
      </w:r>
      <w:r>
        <w:t xml:space="preserve"> </w:t>
      </w:r>
      <m:oMath>
        <m:sSup>
          <m:e>
            <m:r>
              <m:rPr>
                <m:sty m:val="bi"/>
              </m:rPr>
              <m:t>A</m:t>
            </m:r>
          </m:e>
          <m:sup>
            <m:r>
              <m:rPr>
                <m:sty m:val="p"/>
              </m:rPr>
              <m:t>−</m:t>
            </m:r>
            <m:r>
              <m:t>1</m:t>
            </m:r>
          </m:sup>
        </m:sSup>
      </m:oMath>
      <w:r>
        <w:t xml:space="preserve"> </w:t>
      </w:r>
      <w:r>
        <w:t xml:space="preserve">of</w:t>
      </w:r>
      <w:r>
        <w:t xml:space="preserve"> </w:t>
      </w:r>
      <m:oMath>
        <m:r>
          <m:rPr>
            <m:sty m:val="bi"/>
          </m:rPr>
          <m:t>A</m:t>
        </m:r>
      </m:oMath>
      <w:r>
        <w:t xml:space="preserve">,</w:t>
      </w:r>
      <w:r>
        <w:t xml:space="preserve"> </w:t>
      </w:r>
      <w:r>
        <w:t xml:space="preserve">and</w:t>
      </w:r>
      <w:r>
        <w:t xml:space="preserve"> </w:t>
      </w:r>
      <m:oMath>
        <m:r>
          <m:rPr>
            <m:sty m:val="bi"/>
          </m:rPr>
          <m:t>A</m:t>
        </m:r>
      </m:oMath>
      <w:r>
        <w:t xml:space="preserve"> </w:t>
      </w:r>
      <w:r>
        <w:t xml:space="preserve">is invertible exactly when it has an inverse.</w:t>
      </w:r>
      <w:r>
        <w:t xml:space="preserve"> </w:t>
      </w:r>
      <w:r>
        <w:t xml:space="preserve">For example,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in</w:t>
      </w:r>
      <w:r>
        <w:t xml:space="preserve"> </w:t>
      </w:r>
      <w:hyperlink w:anchor="exm-invertible-matrix">
        <w:r>
          <w:rPr>
            <w:rStyle w:val="Hyperlink"/>
          </w:rPr>
          <w:t xml:space="preserve">Example 127</w:t>
        </w:r>
      </w:hyperlink>
      <w:r>
        <w:t xml:space="preserve">,</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 </w:t>
      </w:r>
      <w:r>
        <w:t xml:space="preserve">is the only</w:t>
      </w:r>
      <w:r>
        <w:t xml:space="preserve"> </w:t>
      </w:r>
      <m:oMath>
        <m:r>
          <m:t>2</m:t>
        </m:r>
        <m:r>
          <m:rPr>
            <m:sty m:val="p"/>
          </m:rPr>
          <m:t>×</m:t>
        </m:r>
        <m:r>
          <m:t>2</m:t>
        </m:r>
      </m:oMath>
      <w:r>
        <w:t xml:space="preserve"> </w:t>
      </w:r>
      <w:r>
        <w:t xml:space="preserve">matrix</w:t>
      </w:r>
      <w:r>
        <w:t xml:space="preserve"> </w:t>
      </w:r>
      <m:oMath>
        <m:r>
          <m:rPr>
            <m:sty m:val="bi"/>
          </m:rPr>
          <m:t>B</m:t>
        </m:r>
      </m:oMath>
      <w:r>
        <w:t xml:space="preserve"> </w:t>
      </w:r>
      <w:r>
        <w:t xml:space="preserve">with</w:t>
      </w:r>
    </w:p>
    <w:p>
      <w:pPr>
        <w:pStyle w:val="BodyText"/>
      </w:pPr>
      <m:oMathPara>
        <m:oMathParaPr>
          <m:jc m:val="center"/>
        </m:oMathParaPr>
        <m:oMath>
          <m:eqArr>
            <m:e>
              <m:r>
                <m:rPr>
                  <m:sty m:val="bi"/>
                </m:rPr>
                <m:t>A</m:t>
              </m:r>
              <m:r>
                <m:rPr>
                  <m:sty m:val="bi"/>
                </m:rPr>
                <m:t>B</m:t>
              </m:r>
              <m:r>
                <m:t>&amp;</m:t>
              </m:r>
              <m:r>
                <m:rPr>
                  <m:sty m:val="p"/>
                </m:rPr>
                <m:t>=</m:t>
              </m:r>
              <m:r>
                <m:rPr>
                  <m:sty m:val="bi"/>
                </m:rPr>
                <m:t>B</m:t>
              </m:r>
              <m:r>
                <m:rPr>
                  <m:sty m:val="bi"/>
                </m:rPr>
                <m:t>A</m:t>
              </m:r>
            </m:e>
            <m:e>
              <m:r>
                <m:t>&amp;</m:t>
              </m:r>
              <m:r>
                <m:rPr>
                  <m:sty m:val="p"/>
                </m:rPr>
                <m:t>=</m:t>
              </m:r>
              <m:sSub>
                <m:e>
                  <m:r>
                    <m:rPr>
                      <m:sty m:val="bi"/>
                    </m:rPr>
                    <m:t>I</m:t>
                  </m:r>
                </m:e>
                <m:sub>
                  <m:r>
                    <m:t>2</m:t>
                  </m:r>
                </m:sub>
              </m:sSub>
              <m:r>
                <m:rPr>
                  <m:sty m:val="p"/>
                </m:rPr>
                <m:t>,</m:t>
              </m:r>
            </m:e>
          </m:eqArr>
        </m:oMath>
      </m:oMathPara>
    </w:p>
    <w:p>
      <w:pPr>
        <w:pStyle w:val="FirstParagraph"/>
      </w:pPr>
      <w:r>
        <w:t xml:space="preserve">so it is</w:t>
      </w:r>
      <w:r>
        <w:t xml:space="preserve"> </w:t>
      </w:r>
      <m:oMath>
        <m:sSup>
          <m:e>
            <m:r>
              <m:rPr>
                <m:sty m:val="bi"/>
              </m:rPr>
              <m:t>A</m:t>
            </m:r>
          </m:e>
          <m:sup>
            <m:r>
              <m:rPr>
                <m:sty m:val="p"/>
              </m:rPr>
              <m:t>−</m:t>
            </m:r>
            <m:r>
              <m:t>1</m:t>
            </m:r>
          </m:sup>
        </m:sSup>
      </m:oMath>
      <w:r>
        <w:t xml:space="preserve">.</w:t>
      </w:r>
    </w:p>
    <w:bookmarkEnd w:id="425"/>
    <w:bookmarkStart w:id="426" w:name="thm-inverse-product"/>
    <w:p>
      <w:pPr>
        <w:pStyle w:val="BodyText"/>
      </w:pPr>
      <w:r>
        <w:rPr>
          <w:b/>
          <w:bCs/>
        </w:rPr>
        <w:t xml:space="preserve">Theorem 67 (Inverse of a product)</w:t>
      </w:r>
      <w:r>
        <w:t xml:space="preserve"> </w:t>
      </w:r>
      <w:r>
        <w:t xml:space="preserve">If</w:t>
      </w:r>
      <w:r>
        <w:t xml:space="preserve"> </w:t>
      </w:r>
      <m:oMath>
        <m:r>
          <m:rPr>
            <m:sty m:val="bi"/>
          </m:rPr>
          <m:t>A</m:t>
        </m:r>
      </m:oMath>
      <w:r>
        <w:t xml:space="preserve"> </w:t>
      </w:r>
      <w:r>
        <w:t xml:space="preserve">and</w:t>
      </w:r>
      <w:r>
        <w:t xml:space="preserve"> </w:t>
      </w:r>
      <m:oMath>
        <m:r>
          <m:rPr>
            <m:sty m:val="bi"/>
          </m:rPr>
          <m:t>B</m:t>
        </m:r>
      </m:oMath>
      <w:r>
        <w:t xml:space="preserve"> </w:t>
      </w:r>
      <w:r>
        <w:t xml:space="preserve">are invertible</w:t>
      </w:r>
      <w:r>
        <w:t xml:space="preserve"> </w:t>
      </w:r>
      <m:oMath>
        <m:r>
          <m:t>p</m:t>
        </m:r>
        <m:r>
          <m:rPr>
            <m:sty m:val="p"/>
          </m:rPr>
          <m:t>×</m:t>
        </m:r>
        <m:r>
          <m:t>p</m:t>
        </m:r>
      </m:oMath>
      <w:r>
        <w:t xml:space="preserve"> </w:t>
      </w:r>
      <w:r>
        <w:t xml:space="preserve">matrices,</w:t>
      </w:r>
      <w:r>
        <w:t xml:space="preserve"> </w:t>
      </w:r>
      <w:r>
        <w:t xml:space="preserve">then</w:t>
      </w:r>
      <w:r>
        <w:t xml:space="preserve"> </w:t>
      </w:r>
      <m:oMath>
        <m:r>
          <m:rPr>
            <m:sty m:val="bi"/>
          </m:rPr>
          <m:t>A</m:t>
        </m:r>
        <m:r>
          <m:rPr>
            <m:sty m:val="bi"/>
          </m:rPr>
          <m:t>B</m:t>
        </m:r>
      </m:oMath>
      <w:r>
        <w:t xml:space="preserve"> </w:t>
      </w:r>
      <w:r>
        <w:t xml:space="preserve">is invertible, and</w:t>
      </w:r>
    </w:p>
    <w:p>
      <w:pPr>
        <w:pStyle w:val="BodyText"/>
      </w:pPr>
      <m:oMathPara>
        <m:oMathParaPr>
          <m:jc m:val="center"/>
        </m:oMathParaPr>
        <m:oMath>
          <m:r>
            <m:rPr>
              <m:sty m:val="p"/>
            </m:rPr>
            <m:t>(</m:t>
          </m:r>
          <m:r>
            <m:rPr>
              <m:sty m:val="bi"/>
            </m:rPr>
            <m:t>A</m:t>
          </m:r>
          <m:r>
            <m:rPr>
              <m:sty m:val="bi"/>
            </m:rPr>
            <m:t>B</m:t>
          </m:r>
          <m:sSup>
            <m:e>
              <m:r>
                <m:rPr>
                  <m:sty m:val="p"/>
                </m:rPr>
                <m:t>)</m:t>
              </m:r>
            </m:e>
            <m:sup>
              <m:r>
                <m:rPr>
                  <m:sty m:val="p"/>
                </m:rPr>
                <m:t>−</m:t>
              </m:r>
              <m:r>
                <m:t>1</m:t>
              </m:r>
            </m:sup>
          </m:sSup>
          <m:r>
            <m:rPr>
              <m:sty m:val="p"/>
            </m:rPr>
            <m:t>=</m:t>
          </m:r>
          <m:sSup>
            <m:e>
              <m:r>
                <m:rPr>
                  <m:sty m:val="bi"/>
                </m:rPr>
                <m:t>B</m:t>
              </m:r>
            </m:e>
            <m:sup>
              <m:r>
                <m:rPr>
                  <m:sty m:val="p"/>
                </m:rPr>
                <m:t>−</m:t>
              </m:r>
              <m:r>
                <m:t>1</m:t>
              </m:r>
            </m:sup>
          </m:sSup>
          <m:sSup>
            <m:e>
              <m:r>
                <m:rPr>
                  <m:sty m:val="bi"/>
                </m:rPr>
                <m:t>A</m:t>
              </m:r>
            </m:e>
            <m:sup>
              <m:r>
                <m:rPr>
                  <m:sty m:val="p"/>
                </m:rPr>
                <m:t>−</m:t>
              </m:r>
              <m:r>
                <m:t>1</m:t>
              </m:r>
            </m:sup>
          </m:sSup>
        </m:oMath>
      </m:oMathPara>
    </w:p>
    <w:bookmarkEnd w:id="426"/>
    <w:p>
      <w:pPr>
        <w:pStyle w:val="FirstParagraph"/>
      </w:pPr>
      <w:r>
        <w:rPr>
          <w:i/>
          <w:iCs/>
        </w:rPr>
        <w:t xml:space="preserve">Proof</w:t>
      </w:r>
      <w:r>
        <w:t xml:space="preserve">. </w:t>
      </w:r>
      <w:r>
        <w:t xml:space="preserve">Multiply</w:t>
      </w:r>
      <w:r>
        <w:t xml:space="preserve"> </w:t>
      </w:r>
      <m:oMath>
        <m:r>
          <m:rPr>
            <m:sty m:val="bi"/>
          </m:rPr>
          <m:t>A</m:t>
        </m:r>
        <m:r>
          <m:rPr>
            <m:sty m:val="bi"/>
          </m:rPr>
          <m:t>B</m:t>
        </m:r>
      </m:oMath>
      <w:r>
        <w:t xml:space="preserve"> </w:t>
      </w:r>
      <w:r>
        <w:t xml:space="preserve">by the candidate inverse on the right:</w:t>
      </w:r>
    </w:p>
    <w:p>
      <w:pPr>
        <w:pStyle w:val="BodyText"/>
      </w:pPr>
      <m:oMathPara>
        <m:oMathParaPr>
          <m:jc m:val="center"/>
        </m:oMathParaPr>
        <m:oMath>
          <m:eqArr>
            <m:e>
              <m:r>
                <m:rPr>
                  <m:sty m:val="p"/>
                </m:rPr>
                <m:t>(</m:t>
              </m:r>
              <m:r>
                <m:rPr>
                  <m:sty m:val="bi"/>
                </m:rPr>
                <m:t>A</m:t>
              </m:r>
              <m:r>
                <m:rPr>
                  <m:sty m:val="bi"/>
                </m:rPr>
                <m:t>B</m:t>
              </m:r>
              <m:r>
                <m:rPr>
                  <m:sty m:val="p"/>
                </m:rPr>
                <m:t>)</m:t>
              </m:r>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t>&amp;</m:t>
              </m:r>
              <m:r>
                <m:rPr>
                  <m:sty m:val="p"/>
                </m:rPr>
                <m:t>=</m:t>
              </m:r>
              <m:r>
                <m:rPr>
                  <m:sty m:val="bi"/>
                </m:rPr>
                <m:t>A</m:t>
              </m:r>
              <m:r>
                <m:rPr>
                  <m:sty m:val="p"/>
                </m:rPr>
                <m:t>(</m:t>
              </m:r>
              <m:r>
                <m:rPr>
                  <m:sty m:val="bi"/>
                </m:rPr>
                <m:t>B</m:t>
              </m:r>
              <m:sSup>
                <m:e>
                  <m:r>
                    <m:rPr>
                      <m:sty m:val="bi"/>
                    </m:rPr>
                    <m:t>B</m:t>
                  </m:r>
                </m:e>
                <m:sup>
                  <m:r>
                    <m:rPr>
                      <m:sty m:val="p"/>
                    </m:rPr>
                    <m:t>−</m:t>
                  </m:r>
                  <m:r>
                    <m:t>1</m:t>
                  </m:r>
                </m:sup>
              </m:sSup>
              <m:r>
                <m:rPr>
                  <m:sty m:val="p"/>
                </m:rPr>
                <m:t>)</m:t>
              </m:r>
              <m:sSup>
                <m:e>
                  <m:r>
                    <m:rPr>
                      <m:sty m:val="bi"/>
                    </m:rPr>
                    <m:t>A</m:t>
                  </m:r>
                </m:e>
                <m:sup>
                  <m:r>
                    <m:rPr>
                      <m:sty m:val="p"/>
                    </m:rPr>
                    <m:t>−</m:t>
                  </m:r>
                  <m:r>
                    <m:t>1</m:t>
                  </m:r>
                </m:sup>
              </m:sSup>
              <m:r>
                <m:t>&amp;</m:t>
              </m:r>
              <m:r>
                <m:t>&amp;</m:t>
              </m:r>
              <m:r>
                <m:rPr>
                  <m:nor/>
                  <m:sty m:val="p"/>
                </m:rPr>
                <m:t>(matrix multiplication is associative)</m:t>
              </m:r>
            </m:e>
            <m:e>
              <m:r>
                <m:t>&amp;</m:t>
              </m:r>
              <m:r>
                <m:rPr>
                  <m:sty m:val="p"/>
                </m:rPr>
                <m:t>=</m:t>
              </m:r>
              <m:r>
                <m:rPr>
                  <m:sty m:val="bi"/>
                </m:rPr>
                <m:t>A</m:t>
              </m:r>
              <m:r>
                <m:t> </m:t>
              </m:r>
              <m:sSub>
                <m:e>
                  <m:r>
                    <m:rPr>
                      <m:sty m:val="bi"/>
                    </m:rPr>
                    <m:t>I</m:t>
                  </m:r>
                </m:e>
                <m:sub>
                  <m:r>
                    <m:t>p</m:t>
                  </m:r>
                </m:sub>
              </m:sSub>
              <m:r>
                <m:t> </m:t>
              </m:r>
              <m:sSup>
                <m:e>
                  <m:r>
                    <m:rPr>
                      <m:sty m:val="bi"/>
                    </m:rPr>
                    <m:t>A</m:t>
                  </m:r>
                </m:e>
                <m:sup>
                  <m:r>
                    <m:rPr>
                      <m:sty m:val="p"/>
                    </m:rPr>
                    <m:t>−</m:t>
                  </m:r>
                  <m:r>
                    <m:t>1</m:t>
                  </m:r>
                </m:sup>
              </m:sSup>
              <m:r>
                <m:t>&amp;</m:t>
              </m:r>
              <m:r>
                <m:t>&amp;</m:t>
              </m:r>
              <m:r>
                <m:rPr>
                  <m:nor/>
                  <m:sty m:val="p"/>
                </m:rPr>
                <m:t>(definition of </m:t>
              </m:r>
              <m:sSup>
                <m:e>
                  <m:r>
                    <m:rPr>
                      <m:sty m:val="bi"/>
                    </m:rPr>
                    <m:t>B</m:t>
                  </m:r>
                </m:e>
                <m:sup>
                  <m:r>
                    <m:rPr>
                      <m:sty m:val="p"/>
                    </m:rPr>
                    <m:t>−</m:t>
                  </m:r>
                  <m:r>
                    <m:t>1</m:t>
                  </m:r>
                </m:sup>
              </m:sSup>
              <m:r>
                <m:rPr>
                  <m:nor/>
                  <m:sty m:val="p"/>
                </m:rPr>
                <m:t>)</m:t>
              </m:r>
            </m:e>
            <m:e>
              <m:r>
                <m:t>&amp;</m:t>
              </m:r>
              <m:r>
                <m:rPr>
                  <m:sty m:val="p"/>
                </m:rPr>
                <m:t>=</m:t>
              </m:r>
              <m:r>
                <m:rPr>
                  <m:sty m:val="bi"/>
                </m:rPr>
                <m:t>A</m:t>
              </m:r>
              <m:sSup>
                <m:e>
                  <m:r>
                    <m:rPr>
                      <m:sty m:val="bi"/>
                    </m:rPr>
                    <m:t>A</m:t>
                  </m:r>
                </m:e>
                <m:sup>
                  <m:r>
                    <m:rPr>
                      <m:sty m:val="p"/>
                    </m:rPr>
                    <m:t>−</m:t>
                  </m:r>
                  <m:r>
                    <m:t>1</m:t>
                  </m:r>
                </m:sup>
              </m:sSup>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A</m:t>
                  </m:r>
                </m:e>
                <m:sup>
                  <m:r>
                    <m:rPr>
                      <m:sty m:val="p"/>
                    </m:rPr>
                    <m:t>−</m:t>
                  </m:r>
                  <m:r>
                    <m:t>1</m:t>
                  </m:r>
                </m:sup>
              </m:sSup>
              <m:r>
                <m:rPr>
                  <m:nor/>
                  <m:sty m:val="p"/>
                </m:rPr>
                <m:t>)</m:t>
              </m:r>
            </m:e>
          </m:eqArr>
        </m:oMath>
      </m:oMathPara>
    </w:p>
    <w:p>
      <w:pPr>
        <w:pStyle w:val="FirstParagraph"/>
      </w:pPr>
      <w:r>
        <w:t xml:space="preserve">and on the left:</w:t>
      </w:r>
    </w:p>
    <w:p>
      <w:pPr>
        <w:pStyle w:val="BodyText"/>
      </w:pPr>
      <m:oMathPara>
        <m:oMathParaPr>
          <m:jc m:val="center"/>
        </m:oMathParaPr>
        <m:oMath>
          <m:eqArr>
            <m:e>
              <m:r>
                <m:rPr>
                  <m:sty m:val="p"/>
                </m:rPr>
                <m:t>(</m:t>
              </m:r>
              <m:sSup>
                <m:e>
                  <m:r>
                    <m:rPr>
                      <m:sty m:val="bi"/>
                    </m:rPr>
                    <m:t>B</m:t>
                  </m:r>
                </m:e>
                <m:sup>
                  <m:r>
                    <m:rPr>
                      <m:sty m:val="p"/>
                    </m:rPr>
                    <m:t>−</m:t>
                  </m:r>
                  <m:r>
                    <m:t>1</m:t>
                  </m:r>
                </m:sup>
              </m:sSup>
              <m:sSup>
                <m:e>
                  <m:r>
                    <m:rPr>
                      <m:sty m:val="bi"/>
                    </m:rPr>
                    <m:t>A</m:t>
                  </m:r>
                </m:e>
                <m:sup>
                  <m:r>
                    <m:rPr>
                      <m:sty m:val="p"/>
                    </m:rPr>
                    <m:t>−</m:t>
                  </m:r>
                  <m:r>
                    <m:t>1</m:t>
                  </m:r>
                </m:sup>
              </m:sSup>
              <m:r>
                <m:rPr>
                  <m:sty m:val="p"/>
                </m:rPr>
                <m:t>)</m:t>
              </m:r>
              <m:r>
                <m:rPr>
                  <m:sty m:val="p"/>
                </m:rPr>
                <m:t>(</m:t>
              </m:r>
              <m:r>
                <m:rPr>
                  <m:sty m:val="bi"/>
                </m:rPr>
                <m:t>A</m:t>
              </m:r>
              <m:r>
                <m:rPr>
                  <m:sty m:val="bi"/>
                </m:rPr>
                <m:t>B</m:t>
              </m:r>
              <m:r>
                <m:rPr>
                  <m:sty m:val="p"/>
                </m:rPr>
                <m:t>)</m:t>
              </m:r>
              <m:r>
                <m:t>&amp;</m:t>
              </m:r>
              <m:r>
                <m:rPr>
                  <m:sty m:val="p"/>
                </m:rPr>
                <m:t>=</m:t>
              </m:r>
              <m:sSup>
                <m:e>
                  <m:r>
                    <m:rPr>
                      <m:sty m:val="bi"/>
                    </m:rPr>
                    <m:t>B</m:t>
                  </m:r>
                </m:e>
                <m:sup>
                  <m:r>
                    <m:rPr>
                      <m:sty m:val="p"/>
                    </m:rPr>
                    <m:t>−</m:t>
                  </m:r>
                  <m:r>
                    <m:t>1</m:t>
                  </m:r>
                </m:sup>
              </m:sSup>
              <m:r>
                <m:rPr>
                  <m:sty m:val="p"/>
                </m:rPr>
                <m:t>(</m:t>
              </m:r>
              <m:sSup>
                <m:e>
                  <m:r>
                    <m:rPr>
                      <m:sty m:val="bi"/>
                    </m:rPr>
                    <m:t>A</m:t>
                  </m:r>
                </m:e>
                <m:sup>
                  <m:r>
                    <m:rPr>
                      <m:sty m:val="p"/>
                    </m:rPr>
                    <m:t>−</m:t>
                  </m:r>
                  <m:r>
                    <m:t>1</m:t>
                  </m:r>
                </m:sup>
              </m:sSup>
              <m:r>
                <m:rPr>
                  <m:sty m:val="bi"/>
                </m:rPr>
                <m:t>A</m:t>
              </m:r>
              <m:r>
                <m:rPr>
                  <m:sty m:val="p"/>
                </m:rPr>
                <m:t>)</m:t>
              </m:r>
              <m:r>
                <m:rPr>
                  <m:sty m:val="bi"/>
                </m:rPr>
                <m:t>B</m:t>
              </m:r>
              <m:r>
                <m:t>&amp;</m:t>
              </m:r>
              <m:r>
                <m:t>&amp;</m:t>
              </m:r>
              <m:r>
                <m:rPr>
                  <m:nor/>
                  <m:sty m:val="p"/>
                </m:rPr>
                <m:t>(matrix multiplication is associative)</m:t>
              </m:r>
            </m:e>
            <m:e>
              <m:r>
                <m:t>&amp;</m:t>
              </m:r>
              <m:r>
                <m:rPr>
                  <m:sty m:val="p"/>
                </m:rPr>
                <m:t>=</m:t>
              </m:r>
              <m:sSup>
                <m:e>
                  <m:r>
                    <m:rPr>
                      <m:sty m:val="bi"/>
                    </m:rPr>
                    <m:t>B</m:t>
                  </m:r>
                </m:e>
                <m:sup>
                  <m:r>
                    <m:rPr>
                      <m:sty m:val="p"/>
                    </m:rPr>
                    <m:t>−</m:t>
                  </m:r>
                  <m:r>
                    <m:t>1</m:t>
                  </m:r>
                </m:sup>
              </m:sSup>
              <m:r>
                <m:t> </m:t>
              </m:r>
              <m:sSub>
                <m:e>
                  <m:r>
                    <m:rPr>
                      <m:sty m:val="bi"/>
                    </m:rPr>
                    <m:t>I</m:t>
                  </m:r>
                </m:e>
                <m:sub>
                  <m:r>
                    <m:t>p</m:t>
                  </m:r>
                </m:sub>
              </m:sSub>
              <m:r>
                <m:t> </m:t>
              </m:r>
              <m:r>
                <m:rPr>
                  <m:sty m:val="bi"/>
                </m:rPr>
                <m:t>B</m:t>
              </m:r>
              <m:r>
                <m:t>&amp;</m:t>
              </m:r>
              <m:r>
                <m:t>&amp;</m:t>
              </m:r>
              <m:r>
                <m:rPr>
                  <m:nor/>
                  <m:sty m:val="p"/>
                </m:rPr>
                <m:t>(definition of </m:t>
              </m:r>
              <m:sSup>
                <m:e>
                  <m:r>
                    <m:rPr>
                      <m:sty m:val="bi"/>
                    </m:rPr>
                    <m:t>A</m:t>
                  </m:r>
                </m:e>
                <m:sup>
                  <m:r>
                    <m:rPr>
                      <m:sty m:val="p"/>
                    </m:rPr>
                    <m:t>−</m:t>
                  </m:r>
                  <m:r>
                    <m:t>1</m:t>
                  </m:r>
                </m:sup>
              </m:sSup>
              <m:r>
                <m:rPr>
                  <m:nor/>
                  <m:sty m:val="p"/>
                </m:rPr>
                <m:t>)</m:t>
              </m:r>
            </m:e>
            <m:e>
              <m:r>
                <m:t>&amp;</m:t>
              </m:r>
              <m:r>
                <m:rPr>
                  <m:sty m:val="p"/>
                </m:rPr>
                <m:t>=</m:t>
              </m:r>
              <m:sSup>
                <m:e>
                  <m:r>
                    <m:rPr>
                      <m:sty m:val="bi"/>
                    </m:rPr>
                    <m:t>B</m:t>
                  </m:r>
                </m:e>
                <m:sup>
                  <m:r>
                    <m:rPr>
                      <m:sty m:val="p"/>
                    </m:rPr>
                    <m:t>−</m:t>
                  </m:r>
                  <m:r>
                    <m:t>1</m:t>
                  </m:r>
                </m:sup>
              </m:sSup>
              <m:r>
                <m:rPr>
                  <m:sty m:val="bi"/>
                </m:rPr>
                <m:t>B</m:t>
              </m:r>
              <m:r>
                <m:t>&amp;</m:t>
              </m:r>
              <m:r>
                <m:t>&amp;</m:t>
              </m:r>
              <m:r>
                <m:rPr>
                  <m:nor/>
                  <m:sty m:val="p"/>
                </m:rPr>
                <m:t>(identity matrix)</m:t>
              </m:r>
            </m:e>
            <m:e>
              <m:r>
                <m:t>&amp;</m:t>
              </m:r>
              <m:r>
                <m:rPr>
                  <m:sty m:val="p"/>
                </m:rPr>
                <m:t>=</m:t>
              </m:r>
              <m:sSub>
                <m:e>
                  <m:r>
                    <m:rPr>
                      <m:sty m:val="bi"/>
                    </m:rPr>
                    <m:t>I</m:t>
                  </m:r>
                </m:e>
                <m:sub>
                  <m:r>
                    <m:t>p</m:t>
                  </m:r>
                </m:sub>
              </m:sSub>
              <m:r>
                <m:t>&amp;</m:t>
              </m:r>
              <m:r>
                <m:t>&amp;</m:t>
              </m:r>
              <m:r>
                <m:rPr>
                  <m:nor/>
                  <m:sty m:val="p"/>
                </m:rPr>
                <m:t>(definition of </m:t>
              </m:r>
              <m:sSup>
                <m:e>
                  <m:r>
                    <m:rPr>
                      <m:sty m:val="bi"/>
                    </m:rPr>
                    <m:t>B</m:t>
                  </m:r>
                </m:e>
                <m:sup>
                  <m:r>
                    <m:rPr>
                      <m:sty m:val="p"/>
                    </m:rPr>
                    <m:t>−</m:t>
                  </m:r>
                  <m:r>
                    <m:t>1</m:t>
                  </m:r>
                </m:sup>
              </m:sSup>
              <m:r>
                <m:rPr>
                  <m:nor/>
                  <m:sty m:val="p"/>
                </m:rPr>
                <m:t>)</m:t>
              </m:r>
            </m:e>
          </m:eqArr>
        </m:oMath>
      </m:oMathPara>
    </w:p>
    <w:p>
      <w:pPr>
        <w:pStyle w:val="FirstParagraph"/>
      </w:pPr>
      <w:r>
        <w:t xml:space="preserve">So</w:t>
      </w:r>
      <w:r>
        <w:t xml:space="preserve"> </w:t>
      </w:r>
      <m:oMath>
        <m:sSup>
          <m:e>
            <m:r>
              <m:rPr>
                <m:sty m:val="bi"/>
              </m:rPr>
              <m:t>B</m:t>
            </m:r>
          </m:e>
          <m:sup>
            <m:r>
              <m:rPr>
                <m:sty m:val="p"/>
              </m:rPr>
              <m:t>−</m:t>
            </m:r>
            <m:r>
              <m:t>1</m:t>
            </m:r>
          </m:sup>
        </m:sSup>
        <m:sSup>
          <m:e>
            <m:r>
              <m:rPr>
                <m:sty m:val="bi"/>
              </m:rPr>
              <m:t>A</m:t>
            </m:r>
          </m:e>
          <m:sup>
            <m:r>
              <m:rPr>
                <m:sty m:val="p"/>
              </m:rPr>
              <m:t>−</m:t>
            </m:r>
            <m:r>
              <m:t>1</m:t>
            </m:r>
          </m:sup>
        </m:sSup>
      </m:oMath>
      <w:r>
        <w:t xml:space="preserve"> </w:t>
      </w:r>
      <w:r>
        <w:t xml:space="preserve">satisfies 5 for</w:t>
      </w:r>
      <w:r>
        <w:t xml:space="preserve"> </w:t>
      </w:r>
      <m:oMath>
        <m:r>
          <m:rPr>
            <m:sty m:val="bi"/>
          </m:rPr>
          <m:t>A</m:t>
        </m:r>
        <m:r>
          <m:rPr>
            <m:sty m:val="bi"/>
          </m:rPr>
          <m:t>B</m:t>
        </m:r>
      </m:oMath>
      <w:r>
        <w:t xml:space="preserve">.</w:t>
      </w:r>
      <w:r>
        <w:t xml:space="preserve"> </w:t>
      </w:r>
      <w:r>
        <w:t xml:space="preserve">The steps use</w:t>
      </w:r>
      <w:r>
        <w:t xml:space="preserve"> </w:t>
      </w:r>
      <w:hyperlink w:anchor="thm-matmul-assoc">
        <w:r>
          <w:rPr>
            <w:rStyle w:val="Hyperlink"/>
          </w:rPr>
          <w:t xml:space="preserve">Theorem 8</w:t>
        </w:r>
      </w:hyperlink>
      <w:r>
        <w:t xml:space="preserve"> </w:t>
      </w:r>
      <w:r>
        <w:t xml:space="preserve">and</w:t>
      </w:r>
      <w:r>
        <w:t xml:space="preserve"> </w:t>
      </w:r>
      <w:hyperlink w:anchor="thm-identity">
        <w:r>
          <w:rPr>
            <w:rStyle w:val="Hyperlink"/>
          </w:rPr>
          <w:t xml:space="preserve">Theorem 10</w:t>
        </w:r>
      </w:hyperlink>
      <w:r>
        <w:t xml:space="preserve">.</w:t>
      </w:r>
    </w:p>
    <w:bookmarkStart w:id="427" w:name="thm-inverse-transpose"/>
    <w:p>
      <w:pPr>
        <w:pStyle w:val="BodyText"/>
      </w:pPr>
      <w:r>
        <w:rPr>
          <w:b/>
          <w:bCs/>
        </w:rPr>
        <w:t xml:space="preserve">Theorem 68 (Inverse of a transpose)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w:t>
      </w:r>
      <w:r>
        <w:t xml:space="preserve"> </w:t>
      </w:r>
      <w:r>
        <w:t xml:space="preserve">then</w:t>
      </w:r>
      <w:r>
        <w:t xml:space="preserve"> </w:t>
      </w:r>
      <m:oMath>
        <m:sSup>
          <m:e>
            <m:r>
              <m:rPr>
                <m:sty m:val="bi"/>
              </m:rPr>
              <m:t>A</m:t>
            </m:r>
          </m:e>
          <m:sup>
            <m:r>
              <m:rPr>
                <m:sty m:val="p"/>
              </m:rPr>
              <m:t>⊤</m:t>
            </m:r>
          </m:sup>
        </m:sSup>
      </m:oMath>
      <w:r>
        <w:t xml:space="preserve"> </w:t>
      </w:r>
      <w:r>
        <w:t xml:space="preserve">is invertible, and</w:t>
      </w:r>
    </w:p>
    <w:p>
      <w:pPr>
        <w:pStyle w:val="BodyText"/>
      </w:pPr>
      <m:oMathPara>
        <m:oMathParaPr>
          <m:jc m:val="center"/>
        </m:oMathParaPr>
        <m:oMath>
          <m:sSup>
            <m:e>
              <m:r>
                <m:t>​</m:t>
              </m:r>
              <m:d>
                <m:dPr>
                  <m:begChr m:val="("/>
                  <m:sepChr m:val=""/>
                  <m:endChr m:val=")"/>
                  <m:grow/>
                </m:dPr>
                <m:e>
                  <m:sSup>
                    <m:e>
                      <m:r>
                        <m:rPr>
                          <m:sty m:val="bi"/>
                        </m:rPr>
                        <m:t>A</m:t>
                      </m:r>
                    </m:e>
                    <m:sup>
                      <m:r>
                        <m:rPr>
                          <m:sty m:val="p"/>
                        </m:rPr>
                        <m:t>⊤</m:t>
                      </m:r>
                    </m:sup>
                  </m:sSup>
                </m:e>
              </m:d>
              <m:r>
                <m:t>​</m:t>
              </m:r>
            </m:e>
            <m:sup>
              <m:r>
                <m:rPr>
                  <m:sty m:val="p"/>
                </m:rPr>
                <m:t>−</m:t>
              </m:r>
              <m:r>
                <m:t>1</m:t>
              </m:r>
            </m:sup>
          </m:sSup>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oMath>
      </m:oMathPara>
    </w:p>
    <w:bookmarkEnd w:id="427"/>
    <w:p>
      <w:pPr>
        <w:pStyle w:val="FirstParagraph"/>
      </w:pPr>
      <w:r>
        <w:rPr>
          <w:i/>
          <w:iCs/>
        </w:rPr>
        <w:t xml:space="preserve">Proof</w:t>
      </w:r>
      <w:r>
        <w:t xml:space="preserve">. </w:t>
      </w:r>
      <w:r>
        <w:t xml:space="preserve">Multiply</w:t>
      </w:r>
      <w:r>
        <w:t xml:space="preserve"> </w:t>
      </w:r>
      <m:oMath>
        <m:sSup>
          <m:e>
            <m:r>
              <m:rPr>
                <m:sty m:val="bi"/>
              </m:rPr>
              <m:t>A</m:t>
            </m:r>
          </m:e>
          <m:sup>
            <m:r>
              <m:rPr>
                <m:sty m:val="p"/>
              </m:rPr>
              <m:t>⊤</m:t>
            </m:r>
          </m:sup>
        </m:sSup>
      </m:oMath>
      <w:r>
        <w:t xml:space="preserve"> </w:t>
      </w:r>
      <w:r>
        <w:t xml:space="preserve">by the candidate inverse on each side:</w:t>
      </w:r>
    </w:p>
    <w:p>
      <w:pPr>
        <w:pStyle w:val="BodyText"/>
      </w:pPr>
      <m:oMathPara>
        <m:oMathParaPr>
          <m:jc m:val="center"/>
        </m:oMathParaPr>
        <m:oMath>
          <m:eqArr>
            <m:e>
              <m:sSup>
                <m:e>
                  <m:r>
                    <m:rPr>
                      <m:sty m:val="bi"/>
                    </m:rPr>
                    <m:t>A</m:t>
                  </m:r>
                </m:e>
                <m:sup>
                  <m:r>
                    <m:rPr>
                      <m:sty m:val="p"/>
                    </m:rPr>
                    <m:t>⊤</m:t>
                  </m:r>
                </m:sup>
              </m:sSup>
              <m:r>
                <m:t> </m:t>
              </m:r>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r>
                            <m:t>1</m:t>
                          </m:r>
                        </m:sup>
                      </m:sSup>
                      <m:r>
                        <m:rPr>
                          <m:sty m:val="bi"/>
                        </m:rPr>
                        <m:t>A</m:t>
                      </m:r>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 </m:t>
              </m:r>
              <m:sSup>
                <m:e>
                  <m:r>
                    <m:rPr>
                      <m:sty m:val="bi"/>
                    </m:rPr>
                    <m:t>A</m:t>
                  </m:r>
                </m:e>
                <m:sup>
                  <m:r>
                    <m:rPr>
                      <m:sty m:val="p"/>
                    </m:rPr>
                    <m:t>⊤</m:t>
                  </m:r>
                </m:sup>
              </m:sSup>
              <m:r>
                <m:t>&amp;</m:t>
              </m:r>
              <m:r>
                <m:rPr>
                  <m:sty m:val="p"/>
                </m:rPr>
                <m:t>=</m:t>
              </m:r>
              <m:sSup>
                <m:e>
                  <m:r>
                    <m:t>​</m:t>
                  </m:r>
                  <m:d>
                    <m:dPr>
                      <m:begChr m:val="("/>
                      <m:sepChr m:val=""/>
                      <m:endChr m:val=")"/>
                      <m:grow/>
                    </m:dPr>
                    <m:e>
                      <m:r>
                        <m:rPr>
                          <m:sty m:val="bi"/>
                        </m:rPr>
                        <m:t>A</m:t>
                      </m:r>
                      <m:sSup>
                        <m:e>
                          <m:r>
                            <m:rPr>
                              <m:sty m:val="bi"/>
                            </m:rPr>
                            <m:t>A</m:t>
                          </m:r>
                        </m:e>
                        <m:sup>
                          <m:r>
                            <m:rPr>
                              <m:sty m:val="p"/>
                            </m:rPr>
                            <m:t>−</m:t>
                          </m:r>
                          <m:r>
                            <m:t>1</m:t>
                          </m:r>
                        </m:sup>
                      </m:sSup>
                    </m:e>
                  </m:d>
                  <m:r>
                    <m:t>​</m:t>
                  </m:r>
                </m:e>
                <m:sup>
                  <m:r>
                    <m:rPr>
                      <m:sty m:val="p"/>
                    </m:rPr>
                    <m:t>⊤</m:t>
                  </m:r>
                </m:sup>
              </m:sSup>
              <m:r>
                <m:t>&amp;</m:t>
              </m:r>
              <m:r>
                <m:t>&amp;</m:t>
              </m:r>
              <m:r>
                <m:rPr>
                  <m:nor/>
                  <m:sty m:val="p"/>
                </m:rPr>
                <m:t>(transpose of a product)</m:t>
              </m:r>
            </m:e>
            <m:e>
              <m:r>
                <m:t>&amp;</m:t>
              </m:r>
              <m:r>
                <m:rPr>
                  <m:sty m:val="p"/>
                </m:rPr>
                <m:t>=</m:t>
              </m:r>
              <m:sSup>
                <m:e>
                  <m:sSub>
                    <m:e>
                      <m:r>
                        <m:rPr>
                          <m:sty m:val="bi"/>
                        </m:rPr>
                        <m:t>I</m:t>
                      </m:r>
                    </m:e>
                    <m:sub>
                      <m:r>
                        <m:t>p</m:t>
                      </m:r>
                    </m:sub>
                  </m:sSub>
                </m:e>
                <m:sup>
                  <m:r>
                    <m:rPr>
                      <m:sty m:val="p"/>
                    </m:rPr>
                    <m:t>⊤</m:t>
                  </m:r>
                </m:sup>
              </m:sSup>
              <m:r>
                <m:t>&amp;</m:t>
              </m:r>
              <m:r>
                <m:t>&amp;</m:t>
              </m:r>
              <m:r>
                <m:rPr>
                  <m:nor/>
                  <m:sty m:val="p"/>
                </m:rPr>
                <m:t>(definition of </m:t>
              </m:r>
              <m:sSup>
                <m:e>
                  <m:r>
                    <m:rPr>
                      <m:sty m:val="bi"/>
                    </m:rPr>
                    <m:t>A</m:t>
                  </m:r>
                </m:e>
                <m:sup>
                  <m:r>
                    <m:rPr>
                      <m:sty m:val="p"/>
                    </m:rPr>
                    <m:t>−</m:t>
                  </m:r>
                  <m:r>
                    <m:t>1</m:t>
                  </m:r>
                </m:sup>
              </m:sSup>
              <m:r>
                <m:rPr>
                  <m:nor/>
                  <m:sty m:val="p"/>
                </m:rPr>
                <m:t>)</m:t>
              </m:r>
            </m:e>
            <m:e>
              <m:r>
                <m:t>&amp;</m:t>
              </m:r>
              <m:r>
                <m:rPr>
                  <m:sty m:val="p"/>
                </m:rPr>
                <m:t>=</m:t>
              </m:r>
              <m:sSub>
                <m:e>
                  <m:r>
                    <m:rPr>
                      <m:sty m:val="bi"/>
                    </m:rPr>
                    <m:t>I</m:t>
                  </m:r>
                </m:e>
                <m:sub>
                  <m:r>
                    <m:t>p</m:t>
                  </m:r>
                </m:sub>
              </m:sSub>
              <m:r>
                <m:t>&amp;</m:t>
              </m:r>
              <m:r>
                <m:t>&amp;</m:t>
              </m:r>
              <m:r>
                <m:rPr>
                  <m:nor/>
                  <m:sty m:val="p"/>
                </m:rPr>
                <m:t>(</m:t>
              </m:r>
              <m:sSub>
                <m:e>
                  <m:r>
                    <m:rPr>
                      <m:sty m:val="bi"/>
                    </m:rPr>
                    <m:t>I</m:t>
                  </m:r>
                </m:e>
                <m:sub>
                  <m:r>
                    <m:t>p</m:t>
                  </m:r>
                </m:sub>
              </m:sSub>
              <m:r>
                <m:rPr>
                  <m:nor/>
                  <m:sty m:val="p"/>
                </m:rPr>
                <m:t> is symmetric)</m:t>
              </m:r>
            </m:e>
          </m:eqArr>
        </m:oMath>
      </m:oMathPara>
    </w:p>
    <w:p>
      <w:pPr>
        <w:pStyle w:val="FirstParagraph"/>
      </w:pPr>
      <w:r>
        <w:t xml:space="preserve">So</w:t>
      </w:r>
      <w:r>
        <w:t xml:space="preserve"> </w:t>
      </w:r>
      <m:oMath>
        <m:sSup>
          <m:e>
            <m:r>
              <m:t>​</m:t>
            </m:r>
            <m:d>
              <m:dPr>
                <m:begChr m:val="("/>
                <m:sepChr m:val=""/>
                <m:endChr m:val=")"/>
                <m:grow/>
              </m:dPr>
              <m:e>
                <m:sSup>
                  <m:e>
                    <m:r>
                      <m:rPr>
                        <m:sty m:val="bi"/>
                      </m:rPr>
                      <m:t>A</m:t>
                    </m:r>
                  </m:e>
                  <m:sup>
                    <m:r>
                      <m:rPr>
                        <m:sty m:val="p"/>
                      </m:rPr>
                      <m:t>−</m:t>
                    </m:r>
                    <m:r>
                      <m:t>1</m:t>
                    </m:r>
                  </m:sup>
                </m:sSup>
              </m:e>
            </m:d>
            <m:r>
              <m:t>​</m:t>
            </m:r>
          </m:e>
          <m:sup>
            <m:r>
              <m:rPr>
                <m:sty m:val="p"/>
              </m:rPr>
              <m:t>⊤</m:t>
            </m:r>
          </m:sup>
        </m:sSup>
      </m:oMath>
      <w:r>
        <w:t xml:space="preserve"> </w:t>
      </w:r>
      <w:r>
        <w:t xml:space="preserve">satisfies 5 for</w:t>
      </w:r>
      <w:r>
        <w:t xml:space="preserve"> </w:t>
      </w:r>
      <m:oMath>
        <m:sSup>
          <m:e>
            <m:r>
              <m:rPr>
                <m:sty m:val="bi"/>
              </m:rPr>
              <m:t>A</m:t>
            </m:r>
          </m:e>
          <m:sup>
            <m:r>
              <m:rPr>
                <m:sty m:val="p"/>
              </m:rPr>
              <m:t>⊤</m:t>
            </m:r>
          </m:sup>
        </m:sSup>
      </m:oMath>
      <w:r>
        <w:t xml:space="preserve">.</w:t>
      </w:r>
      <w:r>
        <w:t xml:space="preserve"> </w:t>
      </w:r>
      <w:r>
        <w:t xml:space="preserve">The first step of each display is</w:t>
      </w:r>
      <w:r>
        <w:t xml:space="preserve"> </w:t>
      </w:r>
      <w:hyperlink w:anchor="thm-transpose-product">
        <w:r>
          <w:rPr>
            <w:rStyle w:val="Hyperlink"/>
          </w:rPr>
          <w:t xml:space="preserve">Theorem 19</w:t>
        </w:r>
      </w:hyperlink>
      <w:r>
        <w:t xml:space="preserve">.</w:t>
      </w:r>
    </w:p>
    <w:bookmarkStart w:id="428" w:name="exm-inverse-transpose"/>
    <w:p>
      <w:pPr>
        <w:pStyle w:val="BodyText"/>
      </w:pPr>
      <w:r>
        <w:rPr>
          <w:b/>
          <w:bCs/>
        </w:rPr>
        <w:t xml:space="preserve">Example 128 (Inverting a transpose)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w:t>
      </w:r>
      <w:r>
        <w:t xml:space="preserve"> </w:t>
      </w:r>
      <w:hyperlink w:anchor="exm-invertible-matrix">
        <w:r>
          <w:rPr>
            <w:rStyle w:val="Hyperlink"/>
          </w:rPr>
          <w:t xml:space="preserve">Example 127</w:t>
        </w:r>
      </w:hyperlink>
      <w:r>
        <w:t xml:space="preserve"> </w:t>
      </w:r>
      <w:r>
        <w:t xml:space="preserve">gives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so</w:t>
      </w:r>
      <w:r>
        <w:t xml:space="preserve"> </w:t>
      </w:r>
      <w:hyperlink w:anchor="thm-inverse-transpose">
        <w:r>
          <w:rPr>
            <w:rStyle w:val="Hyperlink"/>
          </w:rPr>
          <w:t xml:space="preserve">Theorem 68</w:t>
        </w:r>
      </w:hyperlink>
      <w:r>
        <w:t xml:space="preserve"> </w:t>
      </w:r>
      <w:r>
        <w:t xml:space="preserve">says</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e>
                  </m:d>
                  <m:r>
                    <m:t>​</m:t>
                  </m:r>
                </m:e>
                <m:sup>
                  <m:r>
                    <m:rPr>
                      <m:sty m:val="p"/>
                    </m:rPr>
                    <m:t>−</m:t>
                  </m:r>
                  <m:r>
                    <m:t>1</m:t>
                  </m:r>
                </m:sup>
              </m:sSup>
              <m:r>
                <m:t>&amp;</m:t>
              </m:r>
              <m:r>
                <m:rPr>
                  <m:sty m:val="p"/>
                </m:rPr>
                <m:t>=</m:t>
              </m:r>
              <m:sSup>
                <m:e>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e>
                  </m:d>
                  <m:r>
                    <m:t>​</m:t>
                  </m:r>
                </m:e>
                <m:sup>
                  <m:r>
                    <m:rPr>
                      <m:sty m:val="p"/>
                    </m:rPr>
                    <m:t>−</m:t>
                  </m:r>
                  <m:r>
                    <m:t>1</m:t>
                  </m:r>
                </m:sup>
              </m:sSup>
            </m:e>
            <m:e>
              <m:r>
                <m:t>&amp;</m:t>
              </m:r>
              <m:r>
                <m:rPr>
                  <m:sty m:val="p"/>
                </m:rPr>
                <m:t>=</m:t>
              </m:r>
              <m:sSup>
                <m:e>
                  <m:r>
                    <m:t>​</m:t>
                  </m:r>
                  <m:d>
                    <m:dPr>
                      <m:begChr m:val="("/>
                      <m:sepChr m:val=""/>
                      <m:endChr m:val=")"/>
                      <m:grow/>
                    </m:dPr>
                    <m:e>
                      <m:sSup>
                        <m:e>
                          <m:r>
                            <m:rPr>
                              <m:sty m:val="bi"/>
                            </m:rPr>
                            <m:t>A</m:t>
                          </m:r>
                        </m:e>
                        <m:sup>
                          <m:r>
                            <m:rPr>
                              <m:sty m:val="p"/>
                            </m:rPr>
                            <m:t>−</m:t>
                          </m:r>
                          <m:r>
                            <m:t>1</m:t>
                          </m:r>
                        </m:sup>
                      </m:sSup>
                    </m:e>
                  </m:d>
                  <m:r>
                    <m:t>​</m:t>
                  </m:r>
                </m:e>
                <m:sup>
                  <m:r>
                    <m:rPr>
                      <m:sty m:val="p"/>
                    </m:rPr>
                    <m:t>⊤</m:t>
                  </m:r>
                </m:sup>
              </m:sSup>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r>
                <m:rPr>
                  <m:sty m:val="p"/>
                </m:rPr>
                <m:t>,</m:t>
              </m:r>
            </m:e>
          </m:eqArr>
        </m:oMath>
      </m:oMathPara>
    </w:p>
    <w:p>
      <w:pPr>
        <w:pStyle w:val="FirstParagraph"/>
      </w:pPr>
      <w:r>
        <w:t xml:space="preserve">and multiplying</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0.5</m:t>
                  </m:r>
                </m:e>
                <m:e>
                  <m:r>
                    <m:t>0</m:t>
                  </m:r>
                </m:e>
              </m:mr>
              <m:mr>
                <m:e>
                  <m:r>
                    <m:rPr>
                      <m:sty m:val="p"/>
                    </m:rPr>
                    <m:t>−</m:t>
                  </m:r>
                  <m:r>
                    <m:t>0.5</m:t>
                  </m:r>
                </m:e>
                <m:e>
                  <m:r>
                    <m:t>1</m:t>
                  </m:r>
                </m:e>
              </m:mr>
            </m:m>
          </m:e>
        </m:d>
      </m:oMath>
      <w:r>
        <w:t xml:space="preserve"> </w:t>
      </w:r>
      <w:r>
        <w:t xml:space="preserve">out does give</w:t>
      </w:r>
      <w:r>
        <w:t xml:space="preserve"> </w:t>
      </w:r>
      <m:oMath>
        <m:sSub>
          <m:e>
            <m:r>
              <m:rPr>
                <m:sty m:val="bi"/>
              </m:rPr>
              <m:t>I</m:t>
            </m:r>
          </m:e>
          <m:sub>
            <m:r>
              <m:t>2</m:t>
            </m:r>
          </m:sub>
        </m:sSub>
      </m:oMath>
      <w:r>
        <w:t xml:space="preserve">.</w:t>
      </w:r>
    </w:p>
    <w:bookmarkEnd w:id="428"/>
    <w:bookmarkStart w:id="429" w:name="cor-inverse-symmetric"/>
    <w:p>
      <w:pPr>
        <w:pStyle w:val="BodyText"/>
      </w:pPr>
      <w:r>
        <w:rPr>
          <w:b/>
          <w:bCs/>
        </w:rPr>
        <w:t xml:space="preserve">Corollary 9 (The inverse of a symmetric matrix is symmetric)</w:t>
      </w:r>
      <w:r>
        <w:t xml:space="preserve"> </w:t>
      </w:r>
      <w:r>
        <w:t xml:space="preserve">If</w:t>
      </w:r>
      <w:r>
        <w:t xml:space="preserve"> </w:t>
      </w:r>
      <m:oMath>
        <m:r>
          <m:rPr>
            <m:sty m:val="bi"/>
          </m:rPr>
          <m:t>A</m:t>
        </m:r>
      </m:oMath>
      <w:r>
        <w:t xml:space="preserve"> </w:t>
      </w:r>
      <w:r>
        <w:t xml:space="preserve">is symmetric and invertible, then</w:t>
      </w:r>
      <w:r>
        <w:t xml:space="preserve"> </w:t>
      </w:r>
      <m:oMath>
        <m:sSup>
          <m:e>
            <m:r>
              <m:rPr>
                <m:sty m:val="bi"/>
              </m:rPr>
              <m:t>A</m:t>
            </m:r>
          </m:e>
          <m:sup>
            <m:r>
              <m:rPr>
                <m:sty m:val="p"/>
              </m:rPr>
              <m:t>−</m:t>
            </m:r>
            <m:r>
              <m:t>1</m:t>
            </m:r>
          </m:sup>
        </m:sSup>
      </m:oMath>
      <w:r>
        <w:t xml:space="preserve"> </w:t>
      </w:r>
      <w:r>
        <w:t xml:space="preserve">is symmetric.</w:t>
      </w:r>
    </w:p>
    <w:bookmarkEnd w:id="429"/>
    <w:p>
      <w:pPr>
        <w:pStyle w:val="BodyText"/>
      </w:pPr>
      <w:r>
        <w:rPr>
          <w:i/>
          <w:iCs/>
        </w:rPr>
        <w:t xml:space="preserve">Proof</w:t>
      </w:r>
      <w:r>
        <w:t xml:space="preserve">. </w:t>
      </w:r>
    </w:p>
    <w:p>
      <w:pPr>
        <w:pStyle w:val="BodyText"/>
      </w:pPr>
      <m:oMathPara>
        <m:oMathParaPr>
          <m:jc m:val="center"/>
        </m:oMathParaPr>
        <m:oMath>
          <m:eqArr>
            <m:e>
              <m:sSup>
                <m:e>
                  <m:r>
                    <m:t>​</m:t>
                  </m:r>
                  <m:d>
                    <m:dPr>
                      <m:begChr m:val="("/>
                      <m:sepChr m:val=""/>
                      <m:endChr m:val=")"/>
                      <m:grow/>
                    </m:dPr>
                    <m:e>
                      <m:sSup>
                        <m:e>
                          <m:r>
                            <m:rPr>
                              <m:sty m:val="bi"/>
                            </m:rPr>
                            <m:t>A</m:t>
                          </m:r>
                        </m:e>
                        <m:sup>
                          <m:r>
                            <m:rPr>
                              <m:sty m:val="p"/>
                            </m:rPr>
                            <m:t>−</m:t>
                          </m:r>
                          <m:r>
                            <m:t>1</m:t>
                          </m:r>
                        </m:sup>
                      </m:sSup>
                    </m:e>
                  </m:d>
                  <m:r>
                    <m:t>​</m:t>
                  </m:r>
                </m:e>
                <m:sup>
                  <m:r>
                    <m:rPr>
                      <m:sty m:val="p"/>
                    </m:rPr>
                    <m:t>⊤</m:t>
                  </m:r>
                </m:sup>
              </m:sSup>
              <m:r>
                <m:t>&amp;</m:t>
              </m:r>
              <m:r>
                <m:rPr>
                  <m:sty m:val="p"/>
                </m:rPr>
                <m:t>=</m:t>
              </m:r>
              <m:sSup>
                <m:e>
                  <m:r>
                    <m:t>​</m:t>
                  </m:r>
                  <m:d>
                    <m:dPr>
                      <m:begChr m:val="("/>
                      <m:sepChr m:val=""/>
                      <m:endChr m:val=")"/>
                      <m:grow/>
                    </m:dPr>
                    <m:e>
                      <m:sSup>
                        <m:e>
                          <m:r>
                            <m:rPr>
                              <m:sty m:val="bi"/>
                            </m:rPr>
                            <m:t>A</m:t>
                          </m:r>
                        </m:e>
                        <m:sup>
                          <m:r>
                            <m:rPr>
                              <m:sty m:val="p"/>
                            </m:rPr>
                            <m:t>⊤</m:t>
                          </m:r>
                        </m:sup>
                      </m:sSup>
                    </m:e>
                  </m:d>
                  <m:r>
                    <m:t>​</m:t>
                  </m:r>
                </m:e>
                <m:sup>
                  <m:r>
                    <m:rPr>
                      <m:sty m:val="p"/>
                    </m:rPr>
                    <m:t>−</m:t>
                  </m:r>
                  <m:r>
                    <m:t>1</m:t>
                  </m:r>
                </m:sup>
              </m:sSup>
              <m:r>
                <m:t>&amp;</m:t>
              </m:r>
              <m:r>
                <m:t>&amp;</m:t>
              </m:r>
              <m:r>
                <m:rPr>
                  <m:nor/>
                  <m:sty m:val="p"/>
                </m:rPr>
                <m:t>(inverse of a transpose)</m:t>
              </m:r>
            </m:e>
            <m:e>
              <m:r>
                <m:t>&amp;</m:t>
              </m:r>
              <m:r>
                <m:rPr>
                  <m:sty m:val="p"/>
                </m:rPr>
                <m:t>=</m:t>
              </m:r>
              <m:sSup>
                <m:e>
                  <m:r>
                    <m:rPr>
                      <m:sty m:val="bi"/>
                    </m:rPr>
                    <m:t>A</m:t>
                  </m:r>
                </m:e>
                <m:sup>
                  <m:r>
                    <m:rPr>
                      <m:sty m:val="p"/>
                    </m:rPr>
                    <m:t>−</m:t>
                  </m:r>
                  <m:r>
                    <m:t>1</m:t>
                  </m:r>
                </m:sup>
              </m:sSup>
              <m:r>
                <m:t>&amp;</m:t>
              </m:r>
              <m:r>
                <m:t>&amp;</m:t>
              </m:r>
              <m:r>
                <m:rPr>
                  <m:nor/>
                  <m:sty m:val="p"/>
                </m:rPr>
                <m:t>(</m:t>
              </m:r>
              <m:r>
                <m:rPr>
                  <m:sty m:val="bi"/>
                </m:rPr>
                <m:t>A</m:t>
              </m:r>
              <m:r>
                <m:rPr>
                  <m:nor/>
                  <m:sty m:val="p"/>
                </m:rPr>
                <m:t> is symmetric)</m:t>
              </m:r>
            </m:e>
          </m:eqArr>
        </m:oMath>
      </m:oMathPara>
    </w:p>
    <w:p>
      <w:pPr>
        <w:pStyle w:val="FirstParagraph"/>
      </w:pPr>
      <w:r>
        <w:t xml:space="preserve">The first step is</w:t>
      </w:r>
      <w:r>
        <w:t xml:space="preserve"> </w:t>
      </w:r>
      <w:hyperlink w:anchor="thm-inverse-transpose">
        <w:r>
          <w:rPr>
            <w:rStyle w:val="Hyperlink"/>
          </w:rPr>
          <w:t xml:space="preserve">Theorem 68</w:t>
        </w:r>
      </w:hyperlink>
      <w:r>
        <w:t xml:space="preserve">.</w:t>
      </w:r>
    </w:p>
    <w:bookmarkStart w:id="430" w:name="exm-inverse-symmetric"/>
    <w:p>
      <w:pPr>
        <w:pStyle w:val="BodyText"/>
      </w:pPr>
      <w:r>
        <w:rPr>
          <w:b/>
          <w:bCs/>
        </w:rPr>
        <w:t xml:space="preserve">Example 129 (Inverting a symmetric matrix)</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1</m:t>
                  </m:r>
                </m:e>
              </m:mr>
            </m:m>
          </m:e>
        </m:d>
      </m:oMath>
      <w:r>
        <w:t xml:space="preserve"> </w:t>
      </w:r>
      <w:r>
        <w:t xml:space="preserve">is symmetric,</w:t>
      </w:r>
      <w:r>
        <w:t xml:space="preserve"> </w:t>
      </w:r>
      <w:r>
        <w:t xml:space="preserve">and</w:t>
      </w:r>
      <w:r>
        <w:t xml:space="preserve"> </w:t>
      </w:r>
      <m:oMath>
        <m:sSup>
          <m:e>
            <m:r>
              <m:rPr>
                <m:sty m:val="bi"/>
              </m:rPr>
              <m:t>S</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rPr>
                      <m:sty m:val="p"/>
                    </m:rPr>
                    <m:t>−</m:t>
                  </m:r>
                  <m:r>
                    <m:t>1</m:t>
                  </m:r>
                </m:e>
                <m:e>
                  <m:r>
                    <m:t>2</m:t>
                  </m:r>
                </m:e>
              </m:mr>
            </m:m>
          </m:e>
        </m:d>
      </m:oMath>
      <w:r>
        <w:t xml:space="preserve"> </w:t>
      </w:r>
      <w:r>
        <w:t xml:space="preserve">is symmetric too, as</w:t>
      </w:r>
      <w:r>
        <w:t xml:space="preserve"> </w:t>
      </w:r>
      <w:hyperlink w:anchor="cor-inverse-symmetric">
        <w:r>
          <w:rPr>
            <w:rStyle w:val="Hyperlink"/>
          </w:rPr>
          <w:t xml:space="preserve">Corollary 9</w:t>
        </w:r>
      </w:hyperlink>
      <w:r>
        <w:t xml:space="preserve"> </w:t>
      </w:r>
      <w:r>
        <w:t xml:space="preserve">says.</w:t>
      </w:r>
    </w:p>
    <w:bookmarkEnd w:id="430"/>
    <w:bookmarkStart w:id="431" w:name="def-idempotent-matrix"/>
    <w:p>
      <w:pPr>
        <w:pStyle w:val="BodyText"/>
      </w:pPr>
      <w:r>
        <w:rPr>
          <w:b/>
          <w:bCs/>
        </w:rPr>
        <w:t xml:space="preserve">Definition 86 (Idempotent matrix)</w:t>
      </w:r>
      <w:r>
        <w:t xml:space="preserve"> </w:t>
      </w:r>
      <w:r>
        <w:t xml:space="preserve">A square matrix</w:t>
      </w:r>
      <w:r>
        <w:t xml:space="preserve"> </w:t>
      </w:r>
      <m:oMath>
        <m:r>
          <m:rPr>
            <m:sty m:val="bi"/>
          </m:rPr>
          <m:t>A</m:t>
        </m:r>
      </m:oMath>
      <w:r>
        <w:t xml:space="preserve"> </w:t>
      </w:r>
      <w:r>
        <w:t xml:space="preserve">is</w:t>
      </w:r>
      <w:r>
        <w:t xml:space="preserve"> </w:t>
      </w:r>
      <w:r>
        <w:rPr>
          <w:b/>
          <w:bCs/>
        </w:rPr>
        <w:t xml:space="preserve">idempotent</w:t>
      </w:r>
      <w:r>
        <w:t xml:space="preserve"> </w:t>
      </w:r>
      <w:r>
        <w:t xml:space="preserve">if</w:t>
      </w:r>
    </w:p>
    <w:p>
      <w:pPr>
        <w:pStyle w:val="BodyText"/>
      </w:pPr>
      <m:oMathPara>
        <m:oMathParaPr>
          <m:jc m:val="center"/>
        </m:oMathParaPr>
        <m:oMath>
          <m:sSup>
            <m:e>
              <m:r>
                <m:rPr>
                  <m:sty m:val="bi"/>
                </m:rPr>
                <m:t>A</m:t>
              </m:r>
            </m:e>
            <m:sup>
              <m:r>
                <m:t>2</m:t>
              </m:r>
            </m:sup>
          </m:sSup>
          <m:r>
            <m:rPr>
              <m:sty m:val="p"/>
            </m:rPr>
            <m:t>=</m:t>
          </m:r>
          <m:r>
            <m:rPr>
              <m:sty m:val="bi"/>
            </m:rPr>
            <m:t>A</m:t>
          </m:r>
        </m:oMath>
      </m:oMathPara>
    </w:p>
    <w:bookmarkEnd w:id="431"/>
    <w:bookmarkStart w:id="432" w:name="exm-idempotent"/>
    <w:p>
      <w:pPr>
        <w:pStyle w:val="FirstParagraph"/>
      </w:pPr>
      <w:r>
        <w:rPr>
          <w:b/>
          <w:bCs/>
        </w:rPr>
        <w:t xml:space="preserve">Example 130 (An idempotent matrix)</w:t>
      </w:r>
      <w:r>
        <w:t xml:space="preserve"> </w:t>
      </w:r>
      <w:r>
        <w:t xml:space="preserve">For</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0</m:t>
                        </m:r>
                        <m:r>
                          <m:rPr>
                            <m:sty m:val="p"/>
                          </m:rPr>
                          <m:t>⋅</m:t>
                        </m:r>
                        <m:r>
                          <m:t>0</m:t>
                        </m:r>
                      </m:e>
                      <m:e>
                        <m:r>
                          <m:t>1</m:t>
                        </m:r>
                        <m:r>
                          <m:rPr>
                            <m:sty m:val="p"/>
                          </m:rPr>
                          <m:t>⋅</m:t>
                        </m:r>
                        <m:r>
                          <m:t>0</m:t>
                        </m:r>
                        <m:r>
                          <m:rPr>
                            <m:sty m:val="p"/>
                          </m:rPr>
                          <m:t>+</m:t>
                        </m:r>
                        <m:r>
                          <m:t>0</m:t>
                        </m:r>
                        <m:r>
                          <m:rPr>
                            <m:sty m:val="p"/>
                          </m:rPr>
                          <m:t>⋅</m:t>
                        </m:r>
                        <m:r>
                          <m:t>0</m:t>
                        </m:r>
                      </m:e>
                    </m:mr>
                    <m:mr>
                      <m:e>
                        <m:r>
                          <m:t>0</m:t>
                        </m:r>
                        <m:r>
                          <m:rPr>
                            <m:sty m:val="p"/>
                          </m:rPr>
                          <m:t>⋅</m:t>
                        </m:r>
                        <m:r>
                          <m:t>1</m:t>
                        </m:r>
                        <m:r>
                          <m:rPr>
                            <m:sty m:val="p"/>
                          </m:rPr>
                          <m:t>+</m:t>
                        </m:r>
                        <m:r>
                          <m:t>0</m:t>
                        </m:r>
                        <m:r>
                          <m:rPr>
                            <m:sty m:val="p"/>
                          </m:rPr>
                          <m:t>⋅</m:t>
                        </m:r>
                        <m:r>
                          <m:t>0</m:t>
                        </m:r>
                      </m:e>
                      <m:e>
                        <m:r>
                          <m:t>0</m:t>
                        </m:r>
                        <m:r>
                          <m:rPr>
                            <m:sty m:val="p"/>
                          </m:rPr>
                          <m:t>⋅</m:t>
                        </m:r>
                        <m:r>
                          <m:t>0</m:t>
                        </m:r>
                        <m:r>
                          <m:rPr>
                            <m:sty m:val="p"/>
                          </m:rPr>
                          <m:t>+</m:t>
                        </m:r>
                        <m:r>
                          <m:t>0</m:t>
                        </m:r>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e>
            <m:e>
              <m:r>
                <m:t>&amp;</m:t>
              </m:r>
              <m:r>
                <m:rPr>
                  <m:sty m:val="p"/>
                </m:rPr>
                <m:t>=</m:t>
              </m:r>
              <m:r>
                <m:rPr>
                  <m:sty m:val="bi"/>
                </m:rPr>
                <m:t>P</m:t>
              </m:r>
              <m:r>
                <m:rPr>
                  <m:sty m:val="p"/>
                </m:rPr>
                <m:t>,</m:t>
              </m:r>
              <m:r>
                <m:t>&amp;</m:t>
              </m:r>
              <m:r>
                <m:t>&amp;</m:t>
              </m:r>
              <m:r>
                <m:rPr>
                  <m:nor/>
                  <m:sty m:val="p"/>
                </m:rPr>
                <m:t>(multiply and add)</m:t>
              </m:r>
            </m:e>
          </m:eqArr>
        </m:oMath>
      </m:oMathPara>
    </w:p>
    <w:p>
      <w:pPr>
        <w:pStyle w:val="FirstParagraph"/>
      </w:pPr>
      <w:r>
        <w:t xml:space="preserve">so</w:t>
      </w:r>
      <w:r>
        <w:t xml:space="preserve"> </w:t>
      </w:r>
      <m:oMath>
        <m:r>
          <m:rPr>
            <m:sty m:val="bi"/>
          </m:rPr>
          <m:t>P</m:t>
        </m:r>
      </m:oMath>
      <w:r>
        <w:t xml:space="preserve"> </w:t>
      </w:r>
      <w:r>
        <w:t xml:space="preserve">is idempotent.</w:t>
      </w:r>
    </w:p>
    <w:bookmarkEnd w:id="432"/>
    <w:bookmarkStart w:id="433" w:name="exm-not-idempotent"/>
    <w:p>
      <w:pPr>
        <w:pStyle w:val="BodyText"/>
      </w:pPr>
      <w:r>
        <w:rPr>
          <w:b/>
          <w:bCs/>
        </w:rPr>
        <w:t xml:space="preserve">Example 131 (A matrix that is not idempotent)</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0</m:t>
                  </m:r>
                </m:e>
              </m:mr>
            </m:m>
          </m:e>
        </m:d>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0</m:t>
                        </m:r>
                        <m:r>
                          <m:rPr>
                            <m:sty m:val="p"/>
                          </m:rPr>
                          <m:t>⋅</m:t>
                        </m:r>
                        <m:r>
                          <m:t>0</m:t>
                        </m:r>
                      </m:e>
                      <m:e>
                        <m:r>
                          <m:t>2</m:t>
                        </m:r>
                        <m:r>
                          <m:rPr>
                            <m:sty m:val="p"/>
                          </m:rPr>
                          <m:t>⋅</m:t>
                        </m:r>
                        <m:r>
                          <m:t>0</m:t>
                        </m:r>
                        <m:r>
                          <m:rPr>
                            <m:sty m:val="p"/>
                          </m:rPr>
                          <m:t>+</m:t>
                        </m:r>
                        <m:r>
                          <m:t>0</m:t>
                        </m:r>
                        <m:r>
                          <m:rPr>
                            <m:sty m:val="p"/>
                          </m:rPr>
                          <m:t>⋅</m:t>
                        </m:r>
                        <m:r>
                          <m:t>0</m:t>
                        </m:r>
                      </m:e>
                    </m:mr>
                    <m:mr>
                      <m:e>
                        <m:r>
                          <m:t>0</m:t>
                        </m:r>
                        <m:r>
                          <m:rPr>
                            <m:sty m:val="p"/>
                          </m:rPr>
                          <m:t>⋅</m:t>
                        </m:r>
                        <m:r>
                          <m:t>2</m:t>
                        </m:r>
                        <m:r>
                          <m:rPr>
                            <m:sty m:val="p"/>
                          </m:rPr>
                          <m:t>+</m:t>
                        </m:r>
                        <m:r>
                          <m:t>0</m:t>
                        </m:r>
                        <m:r>
                          <m:rPr>
                            <m:sty m:val="p"/>
                          </m:rPr>
                          <m:t>⋅</m:t>
                        </m:r>
                        <m:r>
                          <m:t>0</m:t>
                        </m:r>
                      </m:e>
                      <m:e>
                        <m:r>
                          <m:t>0</m:t>
                        </m:r>
                        <m:r>
                          <m:rPr>
                            <m:sty m:val="p"/>
                          </m:rPr>
                          <m:t>⋅</m:t>
                        </m:r>
                        <m:r>
                          <m:t>0</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0</m:t>
                        </m:r>
                      </m:e>
                    </m:mr>
                  </m:m>
                </m:e>
              </m:d>
            </m:e>
            <m:e>
              <m:r>
                <m:t>&amp;</m:t>
              </m:r>
              <m:r>
                <m:rPr>
                  <m:sty m:val="p"/>
                </m:rPr>
                <m:t>≠</m:t>
              </m:r>
              <m:r>
                <m:rPr>
                  <m:sty m:val="bi"/>
                </m:rPr>
                <m:t>A</m:t>
              </m:r>
              <m:r>
                <m:rPr>
                  <m:sty m:val="p"/>
                </m:rPr>
                <m:t>,</m:t>
              </m:r>
            </m:e>
          </m:eqArr>
        </m:oMath>
      </m:oMathPara>
    </w:p>
    <w:p>
      <w:pPr>
        <w:pStyle w:val="FirstParagraph"/>
      </w:pPr>
      <w:r>
        <w:t xml:space="preserve">so</w:t>
      </w:r>
      <w:r>
        <w:t xml:space="preserve"> </w:t>
      </w:r>
      <m:oMath>
        <m:r>
          <m:rPr>
            <m:sty m:val="bi"/>
          </m:rPr>
          <m:t>A</m:t>
        </m:r>
      </m:oMath>
      <w:r>
        <w:t xml:space="preserve"> </w:t>
      </w:r>
      <w:r>
        <w:t xml:space="preserve">is not idempotent.</w:t>
      </w:r>
    </w:p>
    <w:bookmarkEnd w:id="433"/>
    <w:bookmarkStart w:id="434" w:name="def-projection-matrix"/>
    <w:p>
      <w:pPr>
        <w:pStyle w:val="BodyText"/>
      </w:pPr>
      <w:r>
        <w:rPr>
          <w:b/>
          <w:bCs/>
        </w:rPr>
        <w:t xml:space="preserve">Definition 87 (Orthogonal projection matrix)</w:t>
      </w:r>
      <w:r>
        <w:t xml:space="preserve"> </w:t>
      </w:r>
      <w:r>
        <w:t xml:space="preserve">A square matrix</w:t>
      </w:r>
      <w:r>
        <w:t xml:space="preserve"> </w:t>
      </w:r>
      <m:oMath>
        <m:r>
          <m:rPr>
            <m:sty m:val="bi"/>
          </m:rPr>
          <m:t>P</m:t>
        </m:r>
      </m:oMath>
      <w:r>
        <w:t xml:space="preserve"> </w:t>
      </w:r>
      <w:r>
        <w:t xml:space="preserve">is an</w:t>
      </w:r>
      <w:r>
        <w:t xml:space="preserve"> </w:t>
      </w:r>
      <w:r>
        <w:rPr>
          <w:b/>
          <w:bCs/>
        </w:rPr>
        <w:t xml:space="preserve">orthogonal projection matrix</w:t>
      </w:r>
      <w:r>
        <w:t xml:space="preserve"> </w:t>
      </w:r>
      <w:r>
        <w:t xml:space="preserve">if it is both symmetric (</w:t>
      </w:r>
      <w:hyperlink w:anchor="def-symmetric-matrix">
        <w:r>
          <w:rPr>
            <w:rStyle w:val="Hyperlink"/>
          </w:rPr>
          <w:t xml:space="preserve">Definition 82</w:t>
        </w:r>
      </w:hyperlink>
      <w:r>
        <w:t xml:space="preserve">)</w:t>
      </w:r>
      <w:r>
        <w:t xml:space="preserve"> </w:t>
      </w:r>
      <w:r>
        <w:t xml:space="preserve">and idempotent (</w:t>
      </w:r>
      <w:hyperlink w:anchor="def-idempotent-matrix">
        <w:r>
          <w:rPr>
            <w:rStyle w:val="Hyperlink"/>
          </w:rPr>
          <w:t xml:space="preserve">Definition 86</w:t>
        </w:r>
      </w:hyperlink>
      <w:r>
        <w:t xml:space="preserve">):</w:t>
      </w:r>
    </w:p>
    <w:p>
      <w:pPr>
        <w:pStyle w:val="BodyText"/>
      </w:pPr>
      <m:oMathPara>
        <m:oMathParaPr>
          <m:jc m:val="center"/>
        </m:oMathParaPr>
        <m:oMath>
          <m:sSup>
            <m:e>
              <m:r>
                <m:rPr>
                  <m:sty m:val="bi"/>
                </m:rPr>
                <m:t>P</m:t>
              </m:r>
            </m:e>
            <m:sup>
              <m:r>
                <m:rPr>
                  <m:sty m:val="p"/>
                </m:rPr>
                <m:t>⊤</m:t>
              </m:r>
            </m:sup>
          </m:sSup>
          <m:r>
            <m:rPr>
              <m:sty m:val="p"/>
            </m:rPr>
            <m:t>=</m:t>
          </m:r>
          <m:r>
            <m:rPr>
              <m:sty m:val="bi"/>
            </m:rPr>
            <m:t>P</m:t>
          </m:r>
          <m:r>
            <m:t>  </m:t>
          </m:r>
          <m:r>
            <m:rPr>
              <m:nor/>
              <m:sty m:val="p"/>
            </m:rPr>
            <m:t>and</m:t>
          </m:r>
          <m:r>
            <m:t>  </m:t>
          </m:r>
          <m:sSup>
            <m:e>
              <m:r>
                <m:rPr>
                  <m:sty m:val="bi"/>
                </m:rPr>
                <m:t>P</m:t>
              </m:r>
            </m:e>
            <m:sup>
              <m:r>
                <m:t>2</m:t>
              </m:r>
            </m:sup>
          </m:sSup>
          <m:r>
            <m:rPr>
              <m:sty m:val="p"/>
            </m:rPr>
            <m:t>=</m:t>
          </m:r>
          <m:r>
            <m:rPr>
              <m:sty m:val="bi"/>
            </m:rPr>
            <m:t>P</m:t>
          </m:r>
        </m:oMath>
      </m:oMathPara>
    </w:p>
    <w:bookmarkEnd w:id="434"/>
    <w:bookmarkStart w:id="435" w:name="def-oblique-projection"/>
    <w:p>
      <w:pPr>
        <w:pStyle w:val="FirstParagraph"/>
      </w:pPr>
      <w:r>
        <w:rPr>
          <w:b/>
          <w:bCs/>
        </w:rPr>
        <w:t xml:space="preserve">Definition 88 (Oblique projection)</w:t>
      </w:r>
      <w:r>
        <w:t xml:space="preserve"> </w:t>
      </w:r>
      <w:r>
        <w:t xml:space="preserve">A square matrix is an</w:t>
      </w:r>
      <w:r>
        <w:t xml:space="preserve"> </w:t>
      </w:r>
      <w:r>
        <w:rPr>
          <w:b/>
          <w:bCs/>
        </w:rPr>
        <w:t xml:space="preserve">oblique projection</w:t>
      </w:r>
      <w:r>
        <w:t xml:space="preserve"> </w:t>
      </w:r>
      <w:r>
        <w:t xml:space="preserve">if it is idempotent (</w:t>
      </w:r>
      <w:hyperlink w:anchor="def-idempotent-matrix">
        <w:r>
          <w:rPr>
            <w:rStyle w:val="Hyperlink"/>
          </w:rPr>
          <w:t xml:space="preserve">Definition 86</w:t>
        </w:r>
      </w:hyperlink>
      <w:r>
        <w:t xml:space="preserve">)</w:t>
      </w:r>
      <w:r>
        <w:t xml:space="preserve"> </w:t>
      </w:r>
      <w:r>
        <w:t xml:space="preserve">but not symmetric (</w:t>
      </w:r>
      <w:hyperlink w:anchor="def-symmetric-matrix">
        <w:r>
          <w:rPr>
            <w:rStyle w:val="Hyperlink"/>
          </w:rPr>
          <w:t xml:space="preserve">Definition 82</w:t>
        </w:r>
      </w:hyperlink>
      <w:r>
        <w:t xml:space="preserve">).</w:t>
      </w:r>
    </w:p>
    <w:bookmarkEnd w:id="435"/>
    <w:bookmarkStart w:id="436" w:name="exm-projection-matrix"/>
    <w:p>
      <w:pPr>
        <w:pStyle w:val="BodyText"/>
      </w:pPr>
      <w:r>
        <w:rPr>
          <w:b/>
          <w:bCs/>
        </w:rPr>
        <w:t xml:space="preserve">Example 132 (An orthogonal projection and an oblique one)</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symmetric, and</w:t>
      </w:r>
      <w:r>
        <w:t xml:space="preserve"> </w:t>
      </w:r>
      <m:oMath>
        <m:sSup>
          <m:e>
            <m:r>
              <m:rPr>
                <m:sty m:val="bi"/>
              </m:rPr>
              <m:t>P</m:t>
            </m:r>
          </m:e>
          <m:sup>
            <m:r>
              <m:t>2</m:t>
            </m:r>
          </m:sup>
        </m:sSup>
        <m:r>
          <m:rPr>
            <m:sty m:val="p"/>
          </m:rPr>
          <m:t>=</m:t>
        </m:r>
        <m:r>
          <m:rPr>
            <m:sty m:val="bi"/>
          </m:rPr>
          <m:t>P</m:t>
        </m:r>
      </m:oMath>
      <w:r>
        <w:t xml:space="preserve">,</w:t>
      </w:r>
      <w:r>
        <w:t xml:space="preserve"> </w:t>
      </w:r>
      <w:r>
        <w:t xml:space="preserve">so</w:t>
      </w:r>
      <w:r>
        <w:t xml:space="preserve"> </w:t>
      </w:r>
      <m:oMath>
        <m:r>
          <m:rPr>
            <m:sty m:val="bi"/>
          </m:rPr>
          <m:t>P</m:t>
        </m:r>
      </m:oMath>
      <w:r>
        <w:t xml:space="preserve"> </w:t>
      </w:r>
      <w:r>
        <w:t xml:space="preserve">is an orthogonal projection matrix;</w:t>
      </w:r>
      <w:r>
        <w:t xml:space="preserve"> </w:t>
      </w:r>
      <w:r>
        <w:t xml:space="preserve">it maps</w:t>
      </w:r>
      <w:r>
        <w:t xml:space="preserve"> </w:t>
      </w:r>
      <m:oMath>
        <m:r>
          <m:rPr>
            <m:sty m:val="p"/>
          </m:rPr>
          <m:t>(</m:t>
        </m:r>
        <m:sSub>
          <m:e>
            <m:r>
              <m:t>v</m:t>
            </m:r>
          </m:e>
          <m:sub>
            <m:r>
              <m:t>1</m:t>
            </m:r>
          </m:sub>
        </m:sSub>
        <m:r>
          <m:rPr>
            <m:sty m:val="p"/>
          </m:rPr>
          <m:t>,</m:t>
        </m:r>
        <m:sSub>
          <m:e>
            <m:r>
              <m:t>v</m:t>
            </m:r>
          </m:e>
          <m:sub>
            <m:r>
              <m:t>2</m:t>
            </m:r>
          </m:sub>
        </m:sSub>
        <m:r>
          <m:rPr>
            <m:sty m:val="p"/>
          </m:rPr>
          <m:t>)</m:t>
        </m:r>
      </m:oMath>
      <w:r>
        <w:t xml:space="preserve"> </w:t>
      </w:r>
      <w:r>
        <w:t xml:space="preserve">to</w:t>
      </w:r>
      <w:r>
        <w:t xml:space="preserve"> </w:t>
      </w:r>
      <m:oMath>
        <m:r>
          <m:rPr>
            <m:sty m:val="p"/>
          </m:rPr>
          <m:t>(</m:t>
        </m:r>
        <m:sSub>
          <m:e>
            <m:r>
              <m:t>v</m:t>
            </m:r>
          </m:e>
          <m:sub>
            <m:r>
              <m:t>1</m:t>
            </m:r>
          </m:sub>
        </m:sSub>
        <m:r>
          <m:rPr>
            <m:sty m:val="p"/>
          </m:rPr>
          <m:t>,</m:t>
        </m:r>
        <m:r>
          <m:t>0</m:t>
        </m:r>
        <m:r>
          <m:rPr>
            <m:sty m:val="p"/>
          </m:rPr>
          <m:t>)</m:t>
        </m:r>
      </m:oMath>
      <w:r>
        <w:t xml:space="preserve">.</w:t>
      </w:r>
    </w:p>
    <w:p>
      <w:pPr>
        <w:pStyle w:val="BodyText"/>
      </w:p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is idempotent:</w:t>
      </w:r>
    </w:p>
    <w:p>
      <w:pPr>
        <w:pStyle w:val="BodyText"/>
      </w:pPr>
      <m:oMathPara>
        <m:oMathParaPr>
          <m:jc m:val="center"/>
        </m:oMathParaPr>
        <m:oMath>
          <m:eqArr>
            <m:e>
              <m:sSup>
                <m:e>
                  <m:r>
                    <m:rPr>
                      <m:sty m:val="bi"/>
                    </m:rPr>
                    <m:t>Q</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1</m:t>
                        </m:r>
                        <m:r>
                          <m:rPr>
                            <m:sty m:val="p"/>
                          </m:rPr>
                          <m:t>+</m:t>
                        </m:r>
                        <m:r>
                          <m:t>1</m:t>
                        </m:r>
                        <m:r>
                          <m:rPr>
                            <m:sty m:val="p"/>
                          </m:rPr>
                          <m:t>⋅</m:t>
                        </m:r>
                        <m:r>
                          <m:t>0</m:t>
                        </m:r>
                      </m:e>
                    </m:mr>
                    <m:mr>
                      <m:e>
                        <m:r>
                          <m:t>0</m:t>
                        </m:r>
                        <m:r>
                          <m:rPr>
                            <m:sty m:val="p"/>
                          </m:rPr>
                          <m:t>⋅</m:t>
                        </m:r>
                        <m:r>
                          <m:t>1</m:t>
                        </m:r>
                        <m:r>
                          <m:rPr>
                            <m:sty m:val="p"/>
                          </m:rPr>
                          <m:t>+</m:t>
                        </m:r>
                        <m:r>
                          <m:t>0</m:t>
                        </m:r>
                        <m:r>
                          <m:rPr>
                            <m:sty m:val="p"/>
                          </m:rPr>
                          <m:t>⋅</m:t>
                        </m:r>
                        <m:r>
                          <m:t>0</m:t>
                        </m:r>
                      </m:e>
                      <m:e>
                        <m:r>
                          <m:t>0</m:t>
                        </m:r>
                        <m:r>
                          <m:rPr>
                            <m:sty m:val="p"/>
                          </m:rPr>
                          <m:t>⋅</m:t>
                        </m:r>
                        <m:r>
                          <m:t>1</m:t>
                        </m:r>
                        <m:r>
                          <m:rPr>
                            <m:sty m:val="p"/>
                          </m:rPr>
                          <m:t>+</m:t>
                        </m:r>
                        <m:r>
                          <m:t>0</m:t>
                        </m:r>
                        <m:r>
                          <m:rPr>
                            <m:sty m:val="p"/>
                          </m:rPr>
                          <m:t>⋅</m:t>
                        </m:r>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e>
            <m:e>
              <m:r>
                <m:t>&amp;</m:t>
              </m:r>
              <m:r>
                <m:rPr>
                  <m:sty m:val="p"/>
                </m:rPr>
                <m:t>=</m:t>
              </m:r>
              <m:r>
                <m:rPr>
                  <m:sty m:val="bi"/>
                </m:rPr>
                <m:t>Q</m:t>
              </m:r>
              <m:r>
                <m:rPr>
                  <m:sty m:val="p"/>
                </m:rPr>
                <m:t>,</m:t>
              </m:r>
            </m:e>
          </m:eqArr>
        </m:oMath>
      </m:oMathPara>
    </w:p>
    <w:p>
      <w:pPr>
        <w:pStyle w:val="FirstParagraph"/>
      </w:pPr>
      <w:r>
        <w:t xml:space="preserve">but</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so</w:t>
      </w:r>
      <w:r>
        <w:t xml:space="preserve"> </w:t>
      </w:r>
      <m:oMath>
        <m:r>
          <m:rPr>
            <m:sty m:val="bi"/>
          </m:rPr>
          <m:t>Q</m:t>
        </m:r>
      </m:oMath>
      <w:r>
        <w:t xml:space="preserve"> </w:t>
      </w:r>
      <w:r>
        <w:t xml:space="preserve">is an oblique projection,</w:t>
      </w:r>
      <w:r>
        <w:t xml:space="preserve"> </w:t>
      </w:r>
      <w:r>
        <w:t xml:space="preserve">not an orthogonal projection matrix.</w:t>
      </w:r>
    </w:p>
    <w:bookmarkEnd w:id="436"/>
    <w:bookmarkStart w:id="437" w:name="rem-projection-matrix-terminology"/>
    <w:p>
      <w:pPr>
        <w:pStyle w:val="BodyText"/>
      </w:pPr>
      <w:r>
        <w:rPr>
          <w:i/>
          <w:iCs/>
        </w:rPr>
        <w:t xml:space="preserve">Remark 29</w:t>
      </w:r>
      <w:r>
        <w:t xml:space="preserve"> (What</w:t>
      </w:r>
      <w:r>
        <w:t xml:space="preserve"> </w:t>
      </w:r>
      <w:r>
        <w:t xml:space="preserve">“projection matrix”</w:t>
      </w:r>
      <w:r>
        <w:t xml:space="preserve"> </w:t>
      </w:r>
      <w:r>
        <w:t xml:space="preserve">means in these notes). </w:t>
      </w:r>
      <w:r>
        <w:t xml:space="preserve">Some texts call any idempotent matrix a projection matrix,</w:t>
      </w:r>
      <w:r>
        <w:t xml:space="preserve"> </w:t>
      </w:r>
      <w:r>
        <w:t xml:space="preserve">so that both</w:t>
      </w:r>
      <w:r>
        <w:t xml:space="preserve"> </w:t>
      </w:r>
      <m:oMath>
        <m:r>
          <m:rPr>
            <m:sty m:val="bi"/>
          </m:rPr>
          <m:t>P</m:t>
        </m:r>
      </m:oMath>
      <w:r>
        <w:t xml:space="preserve"> </w:t>
      </w:r>
      <w:r>
        <w:t xml:space="preserve">and</w:t>
      </w:r>
      <w:r>
        <w:t xml:space="preserve"> </w:t>
      </w:r>
      <m:oMath>
        <m:r>
          <m:rPr>
            <m:sty m:val="bi"/>
          </m:rPr>
          <m:t>Q</m:t>
        </m:r>
      </m:oMath>
      <w:r>
        <w:t xml:space="preserve"> </w:t>
      </w:r>
      <w:r>
        <w:t xml:space="preserve">in</w:t>
      </w:r>
      <w:r>
        <w:t xml:space="preserve"> </w:t>
      </w:r>
      <w:hyperlink w:anchor="exm-projection-matrix">
        <w:r>
          <w:rPr>
            <w:rStyle w:val="Hyperlink"/>
          </w:rPr>
          <w:t xml:space="preserve">Example 132</w:t>
        </w:r>
      </w:hyperlink>
      <w:r>
        <w:t xml:space="preserve"> </w:t>
      </w:r>
      <w:r>
        <w:t xml:space="preserve">would count as one.</w:t>
      </w:r>
      <w:r>
        <w:t xml:space="preserve"> </w:t>
      </w:r>
      <w:r>
        <w:t xml:space="preserve">Regression texts often say</w:t>
      </w:r>
      <w:r>
        <w:t xml:space="preserve"> </w:t>
      </w:r>
      <w:r>
        <w:t xml:space="preserve">“projection matrix”</w:t>
      </w:r>
      <w:r>
        <w:t xml:space="preserve"> </w:t>
      </w:r>
      <w:r>
        <w:t xml:space="preserve">when they mean an orthogonal one.</w:t>
      </w:r>
      <w:r>
        <w:t xml:space="preserve"> </w:t>
      </w:r>
      <w:r>
        <w:t xml:space="preserve">In these notes,</w:t>
      </w:r>
      <w:r>
        <w:t xml:space="preserve"> </w:t>
      </w:r>
      <w:r>
        <w:t xml:space="preserve">“projection matrix”</w:t>
      </w:r>
      <w:r>
        <w:t xml:space="preserve"> </w:t>
      </w:r>
      <w:r>
        <w:t xml:space="preserve">always means</w:t>
      </w:r>
      <w:r>
        <w:t xml:space="preserve"> </w:t>
      </w:r>
      <w:r>
        <w:t xml:space="preserve">an orthogonal projection matrix in the sense of</w:t>
      </w:r>
      <w:r>
        <w:t xml:space="preserve"> </w:t>
      </w:r>
      <w:hyperlink w:anchor="def-projection-matrix">
        <w:r>
          <w:rPr>
            <w:rStyle w:val="Hyperlink"/>
          </w:rPr>
          <w:t xml:space="preserve">Definition 87</w:t>
        </w:r>
      </w:hyperlink>
      <w:r>
        <w:t xml:space="preserve">,</w:t>
      </w:r>
      <w:r>
        <w:t xml:space="preserve"> </w:t>
      </w:r>
      <w:r>
        <w:t xml:space="preserve">such as</w:t>
      </w:r>
      <w:r>
        <w:t xml:space="preserve"> </w:t>
      </w:r>
      <m:oMath>
        <m:r>
          <m:rPr>
            <m:sty m:val="bi"/>
          </m:rPr>
          <m:t>P</m:t>
        </m:r>
      </m:oMath>
      <w:r>
        <w:t xml:space="preserve"> </w:t>
      </w:r>
      <w:r>
        <w:t xml:space="preserve">in</w:t>
      </w:r>
      <w:r>
        <w:t xml:space="preserve"> </w:t>
      </w:r>
      <w:hyperlink w:anchor="exm-projection-matrix">
        <w:r>
          <w:rPr>
            <w:rStyle w:val="Hyperlink"/>
          </w:rPr>
          <w:t xml:space="preserve">Example 132</w:t>
        </w:r>
      </w:hyperlink>
      <w:r>
        <w:t xml:space="preserve">,</w:t>
      </w:r>
      <w:r>
        <w:t xml:space="preserve"> </w:t>
      </w:r>
      <w:r>
        <w:t xml:space="preserve">and never an oblique projection (</w:t>
      </w:r>
      <w:hyperlink w:anchor="def-oblique-projection">
        <w:r>
          <w:rPr>
            <w:rStyle w:val="Hyperlink"/>
          </w:rPr>
          <w:t xml:space="preserve">Definition 88</w:t>
        </w:r>
      </w:hyperlink>
      <w:r>
        <w:t xml:space="preserve">)</w:t>
      </w:r>
      <w:r>
        <w:t xml:space="preserve"> </w:t>
      </w:r>
      <w:r>
        <w:t xml:space="preserve">such as</w:t>
      </w:r>
      <w:r>
        <w:t xml:space="preserve"> </w:t>
      </w:r>
      <m:oMath>
        <m:r>
          <m:rPr>
            <m:sty m:val="bi"/>
          </m:rPr>
          <m:t>Q</m:t>
        </m:r>
      </m:oMath>
      <w:r>
        <w:t xml:space="preserve">.</w:t>
      </w:r>
    </w:p>
    <w:bookmarkEnd w:id="437"/>
    <w:bookmarkStart w:id="438" w:name="thm-projection-complement"/>
    <w:p>
      <w:pPr>
        <w:pStyle w:val="BodyText"/>
      </w:pPr>
      <w:r>
        <w:rPr>
          <w:b/>
          <w:bCs/>
        </w:rPr>
        <w:t xml:space="preserve">Theorem 69 (Complement of a projection matrix)</w:t>
      </w:r>
      <w:r>
        <w:t xml:space="preserve"> </w:t>
      </w:r>
      <w:r>
        <w:t xml:space="preserve">If</w:t>
      </w:r>
      <w:r>
        <w:t xml:space="preserve"> </w:t>
      </w:r>
      <m:oMath>
        <m:r>
          <m:rPr>
            <m:sty m:val="bi"/>
          </m:rPr>
          <m:t>P</m:t>
        </m:r>
      </m:oMath>
      <w:r>
        <w:t xml:space="preserve"> </w:t>
      </w:r>
      <w:r>
        <w:t xml:space="preserve">is a</w:t>
      </w:r>
      <w:r>
        <w:t xml:space="preserve"> </w:t>
      </w:r>
      <m:oMath>
        <m:r>
          <m:t>p</m:t>
        </m:r>
        <m:r>
          <m:rPr>
            <m:sty m:val="p"/>
          </m:rPr>
          <m:t>×</m:t>
        </m:r>
        <m:r>
          <m:t>p</m:t>
        </m:r>
      </m:oMath>
      <w:r>
        <w:t xml:space="preserve"> </w:t>
      </w:r>
      <w:r>
        <w:t xml:space="preserve">orthogonal projection matrix (</w:t>
      </w:r>
      <w:hyperlink w:anchor="def-projection-matrix">
        <w:r>
          <w:rPr>
            <w:rStyle w:val="Hyperlink"/>
          </w:rPr>
          <w:t xml:space="preserve">Definition 87</w:t>
        </w:r>
      </w:hyperlink>
      <w:r>
        <w:t xml:space="preserve">),</w:t>
      </w:r>
      <w:r>
        <w:t xml:space="preserve"> </w:t>
      </w:r>
      <w:r>
        <w:t xml:space="preserve">then</w:t>
      </w:r>
      <w:r>
        <w:t xml:space="preserve"> </w:t>
      </w:r>
      <m:oMath>
        <m:sSub>
          <m:e>
            <m:r>
              <m:rPr>
                <m:sty m:val="bi"/>
              </m:rPr>
              <m:t>I</m:t>
            </m:r>
          </m:e>
          <m:sub>
            <m:r>
              <m:t>p</m:t>
            </m:r>
          </m:sub>
        </m:sSub>
        <m:r>
          <m:rPr>
            <m:sty m:val="p"/>
          </m:rPr>
          <m:t>−</m:t>
        </m:r>
        <m:r>
          <m:rPr>
            <m:sty m:val="bi"/>
          </m:rPr>
          <m:t>P</m:t>
        </m:r>
      </m:oMath>
      <w:r>
        <w:t xml:space="preserve"> </w:t>
      </w:r>
      <w:r>
        <w:t xml:space="preserve">is also an orthogonal projection matrix.</w:t>
      </w:r>
    </w:p>
    <w:bookmarkEnd w:id="438"/>
    <w:p>
      <w:pPr>
        <w:pStyle w:val="BodyText"/>
      </w:pPr>
      <w:r>
        <w:rPr>
          <w:i/>
          <w:iCs/>
        </w:rPr>
        <w:t xml:space="preserve">Proof</w:t>
      </w:r>
      <w:r>
        <w:t xml:space="preserve">. </w:t>
      </w:r>
      <w:r>
        <w:t xml:space="preserve">We verify symmetry and idempotency.</w:t>
      </w:r>
    </w:p>
    <w:p>
      <w:pPr>
        <w:pStyle w:val="BodyText"/>
      </w:pPr>
      <w:r>
        <w:rPr>
          <w:b/>
          <w:bCs/>
        </w:rPr>
        <w:t xml:space="preserve">Symmetry:</w:t>
      </w:r>
    </w:p>
    <w:p>
      <w:pPr>
        <w:pStyle w:val="BodyText"/>
      </w:pPr>
      <m:oMathPara>
        <m:oMathParaPr>
          <m:jc m:val="center"/>
        </m:oMathParaPr>
        <m:oMath>
          <m:eqArr>
            <m:e>
              <m:sSup>
                <m:e>
                  <m:r>
                    <m:rPr>
                      <m:sty m:val="p"/>
                    </m:rPr>
                    <m:t>(</m:t>
                  </m:r>
                  <m:r>
                    <m:rPr>
                      <m:sty m:val="bi"/>
                    </m:rPr>
                    <m:t>I</m:t>
                  </m:r>
                  <m:r>
                    <m:rPr>
                      <m:sty m:val="p"/>
                    </m:rPr>
                    <m:t>−</m:t>
                  </m:r>
                  <m:r>
                    <m:rPr>
                      <m:sty m:val="bi"/>
                    </m:rPr>
                    <m:t>P</m:t>
                  </m:r>
                  <m:r>
                    <m:rPr>
                      <m:sty m:val="p"/>
                    </m:rPr>
                    <m:t>)</m:t>
                  </m:r>
                </m:e>
                <m:sup>
                  <m:r>
                    <m:rPr>
                      <m:sty m:val="p"/>
                    </m:rPr>
                    <m:t>⊤</m:t>
                  </m:r>
                </m:sup>
              </m:sSup>
              <m:r>
                <m:t>&amp;</m:t>
              </m:r>
              <m:r>
                <m:rPr>
                  <m:sty m:val="p"/>
                </m:rPr>
                <m:t>=</m:t>
              </m:r>
              <m:sSup>
                <m:e>
                  <m:r>
                    <m:rPr>
                      <m:sty m:val="bi"/>
                    </m:rPr>
                    <m:t>I</m:t>
                  </m:r>
                </m:e>
                <m:sup>
                  <m:r>
                    <m:rPr>
                      <m:sty m:val="p"/>
                    </m:rPr>
                    <m:t>⊤</m:t>
                  </m:r>
                </m:sup>
              </m:sSup>
              <m:r>
                <m:rPr>
                  <m:sty m:val="p"/>
                </m:rPr>
                <m:t>−</m:t>
              </m:r>
              <m:sSup>
                <m:e>
                  <m:r>
                    <m:rPr>
                      <m:sty m:val="bi"/>
                    </m:rPr>
                    <m:t>P</m:t>
                  </m:r>
                </m:e>
                <m:sup>
                  <m:r>
                    <m:rPr>
                      <m:sty m:val="p"/>
                    </m:rPr>
                    <m:t>⊤</m:t>
                  </m:r>
                </m:sup>
              </m:sSup>
            </m:e>
            <m:e>
              <m:r>
                <m:t>&amp;</m:t>
              </m:r>
              <m:r>
                <m:rPr>
                  <m:sty m:val="p"/>
                </m:rPr>
                <m:t>=</m:t>
              </m:r>
              <m:r>
                <m:rPr>
                  <m:sty m:val="bi"/>
                </m:rPr>
                <m:t>I</m:t>
              </m:r>
              <m:r>
                <m:rPr>
                  <m:sty m:val="p"/>
                </m:rPr>
                <m:t>−</m:t>
              </m:r>
              <m:r>
                <m:rPr>
                  <m:sty m:val="bi"/>
                </m:rPr>
                <m:t>P</m:t>
              </m:r>
            </m:e>
          </m:eqArr>
        </m:oMath>
      </m:oMathPara>
    </w:p>
    <w:p>
      <w:pPr>
        <w:pStyle w:val="FirstParagraph"/>
      </w:pPr>
      <w:r>
        <w:rPr>
          <w:b/>
          <w:bCs/>
        </w:rPr>
        <w:t xml:space="preserve">Idempotency:</w:t>
      </w:r>
    </w:p>
    <w:p>
      <w:pPr>
        <w:pStyle w:val="BodyText"/>
      </w:pPr>
      <m:oMathPara>
        <m:oMathParaPr>
          <m:jc m:val="center"/>
        </m:oMathParaPr>
        <m:oMath>
          <m:eqArr>
            <m:e>
              <m:r>
                <m:rPr>
                  <m:sty m:val="p"/>
                </m:rPr>
                <m:t>(</m:t>
              </m:r>
              <m:r>
                <m:rPr>
                  <m:sty m:val="bi"/>
                </m:rPr>
                <m:t>I</m:t>
              </m:r>
              <m:r>
                <m:rPr>
                  <m:sty m:val="p"/>
                </m:rPr>
                <m:t>−</m:t>
              </m:r>
              <m:r>
                <m:rPr>
                  <m:sty m:val="bi"/>
                </m:rPr>
                <m:t>P</m:t>
              </m:r>
              <m:sSup>
                <m:e>
                  <m:r>
                    <m:rPr>
                      <m:sty m:val="p"/>
                    </m:rPr>
                    <m:t>)</m:t>
                  </m:r>
                </m:e>
                <m:sup>
                  <m:r>
                    <m:t>2</m:t>
                  </m:r>
                </m:sup>
              </m:sSup>
              <m:r>
                <m:t>&amp;</m:t>
              </m:r>
              <m:r>
                <m:rPr>
                  <m:sty m:val="p"/>
                </m:rPr>
                <m:t>=</m:t>
              </m:r>
              <m:r>
                <m:rPr>
                  <m:sty m:val="p"/>
                </m:rPr>
                <m:t>(</m:t>
              </m:r>
              <m:r>
                <m:rPr>
                  <m:sty m:val="bi"/>
                </m:rPr>
                <m:t>I</m:t>
              </m:r>
              <m:r>
                <m:rPr>
                  <m:sty m:val="p"/>
                </m:rPr>
                <m:t>−</m:t>
              </m:r>
              <m:r>
                <m:rPr>
                  <m:sty m:val="bi"/>
                </m:rPr>
                <m:t>P</m:t>
              </m:r>
              <m:r>
                <m:rPr>
                  <m:sty m:val="p"/>
                </m:rPr>
                <m:t>)</m:t>
              </m:r>
              <m:r>
                <m:rPr>
                  <m:sty m:val="p"/>
                </m:rPr>
                <m:t>(</m:t>
              </m:r>
              <m:r>
                <m:rPr>
                  <m:sty m:val="bi"/>
                </m:rPr>
                <m:t>I</m:t>
              </m:r>
              <m:r>
                <m:rPr>
                  <m:sty m:val="p"/>
                </m:rPr>
                <m:t>−</m:t>
              </m:r>
              <m:r>
                <m:rPr>
                  <m:sty m:val="bi"/>
                </m:rPr>
                <m:t>P</m:t>
              </m:r>
              <m:r>
                <m:rPr>
                  <m:sty m:val="p"/>
                </m:rPr>
                <m:t>)</m:t>
              </m:r>
            </m:e>
            <m:e>
              <m:r>
                <m:t>&amp;</m:t>
              </m:r>
              <m:r>
                <m:rPr>
                  <m:sty m:val="p"/>
                </m:rPr>
                <m:t>=</m:t>
              </m:r>
              <m:r>
                <m:rPr>
                  <m:sty m:val="bi"/>
                </m:rPr>
                <m:t>I</m:t>
              </m:r>
              <m:r>
                <m:rPr>
                  <m:sty m:val="p"/>
                </m:rPr>
                <m:t>−</m:t>
              </m:r>
              <m:r>
                <m:rPr>
                  <m:sty m:val="bi"/>
                </m:rPr>
                <m:t>P</m:t>
              </m:r>
              <m:r>
                <m:rPr>
                  <m:sty m:val="p"/>
                </m:rPr>
                <m:t>−</m:t>
              </m:r>
              <m:r>
                <m:rPr>
                  <m:sty m:val="bi"/>
                </m:rPr>
                <m:t>P</m:t>
              </m:r>
              <m:r>
                <m:rPr>
                  <m:sty m:val="p"/>
                </m:rPr>
                <m:t>+</m:t>
              </m:r>
              <m:sSup>
                <m:e>
                  <m:r>
                    <m:rPr>
                      <m:sty m:val="bi"/>
                    </m:rPr>
                    <m:t>P</m:t>
                  </m:r>
                </m:e>
                <m:sup>
                  <m:r>
                    <m:t>2</m:t>
                  </m:r>
                </m:sup>
              </m:sSup>
            </m:e>
            <m:e>
              <m:r>
                <m:t>&amp;</m:t>
              </m:r>
              <m:r>
                <m:rPr>
                  <m:sty m:val="p"/>
                </m:rPr>
                <m:t>=</m:t>
              </m:r>
              <m:r>
                <m:rPr>
                  <m:sty m:val="bi"/>
                </m:rPr>
                <m:t>I</m:t>
              </m:r>
              <m:r>
                <m:rPr>
                  <m:sty m:val="p"/>
                </m:rPr>
                <m:t>−</m:t>
              </m:r>
              <m:r>
                <m:rPr>
                  <m:sty m:val="bi"/>
                </m:rPr>
                <m:t>P</m:t>
              </m:r>
              <m:r>
                <m:rPr>
                  <m:sty m:val="p"/>
                </m:rPr>
                <m:t>−</m:t>
              </m:r>
              <m:r>
                <m:rPr>
                  <m:sty m:val="bi"/>
                </m:rPr>
                <m:t>P</m:t>
              </m:r>
              <m:r>
                <m:rPr>
                  <m:sty m:val="p"/>
                </m:rPr>
                <m:t>+</m:t>
              </m:r>
              <m:r>
                <m:rPr>
                  <m:sty m:val="bi"/>
                </m:rPr>
                <m:t>P</m:t>
              </m:r>
            </m:e>
            <m:e>
              <m:r>
                <m:t>&amp;</m:t>
              </m:r>
              <m:r>
                <m:rPr>
                  <m:sty m:val="p"/>
                </m:rPr>
                <m:t>=</m:t>
              </m:r>
              <m:r>
                <m:rPr>
                  <m:sty m:val="bi"/>
                </m:rPr>
                <m:t>I</m:t>
              </m:r>
              <m:r>
                <m:rPr>
                  <m:sty m:val="p"/>
                </m:rPr>
                <m:t>−</m:t>
              </m:r>
              <m:r>
                <m:rPr>
                  <m:sty m:val="bi"/>
                </m:rPr>
                <m:t>P</m:t>
              </m:r>
            </m:e>
          </m:eqArr>
        </m:oMath>
      </m:oMathPara>
    </w:p>
    <w:bookmarkStart w:id="439" w:name="thm-projection-orthogonal"/>
    <w:p>
      <w:pPr>
        <w:pStyle w:val="FirstParagraph"/>
      </w:pPr>
      <w:del w:id="18729" w:author="PR Preview" w:date="2026-01-01T00:00:00Z">
        <w:r>
          <w:rPr>
            <w:b/>
            <w:bCs/>
          </w:rPr>
          <w:delText xml:space="preserve">Theorem 70 (Projection matrices produce orthogonal decompositions)</w:delText>
        </w:r>
      </w:del>
      <w:del w:id="18730" w:author="PR Preview" w:date="2026-01-01T00:00:00Z">
        <w:r>
          <w:delText xml:space="preserve"> </w:delText>
        </w:r>
      </w:del>
      <w:del w:id="18731" w:author="PR Preview" w:date="2026-01-01T00:00:00Z">
        <w:r>
          <w:delText xml:space="preserve">If</w:delText>
        </w:r>
      </w:del>
      <w:del w:id="18732" w:author="PR Preview" w:date="2026-01-01T00:00:00Z">
        <w:r>
          <w:delText xml:space="preserve"> </w:delText>
        </w:r>
      </w:del>
      <m:oMath>
        <m:r>
          <m:rPr>
            <m:sty m:val="bi"/>
          </m:rPr>
          <m:t>P</m:t>
        </m:r>
      </m:oMath>
      <w:del w:id="18733" w:author="PR Preview" w:date="2026-01-01T00:00:00Z">
        <w:r>
          <w:delText xml:space="preserve"> </w:delText>
        </w:r>
      </w:del>
      <w:del w:id="18734" w:author="PR Preview" w:date="2026-01-01T00:00:00Z">
        <w:r>
          <w:delText xml:space="preserve">is a</w:delText>
        </w:r>
      </w:del>
      <w:del w:id="18735" w:author="PR Preview" w:date="2026-01-01T00:00:00Z">
        <w:r>
          <w:delText xml:space="preserve"> </w:delText>
        </w:r>
      </w:del>
      <m:oMath>
        <m:r>
          <m:t>p</m:t>
        </m:r>
        <m:r>
          <m:rPr>
            <m:sty m:val="p"/>
          </m:rPr>
          <m:t>×</m:t>
        </m:r>
        <m:r>
          <m:t>p</m:t>
        </m:r>
      </m:oMath>
      <w:del w:id="18736" w:author="PR Preview" w:date="2026-01-01T00:00:00Z">
        <w:r>
          <w:delText xml:space="preserve"> </w:delText>
        </w:r>
      </w:del>
      <w:del w:id="18737" w:author="PR Preview" w:date="2026-01-01T00:00:00Z">
        <w:r>
          <w:delText xml:space="preserve">orthogonal projection matrix (</w:delText>
        </w:r>
      </w:del>
      <w:hyperlink w:anchor="def-projection-matrix">
        <w:del w:id="18738" w:author="PR Preview" w:date="2026-01-01T00:00:00Z">
          <w:r>
            <w:rPr>
              <w:rStyle w:val="Hyperlink"/>
            </w:rPr>
            <w:delText xml:space="preserve">Definition 87</w:delText>
          </w:r>
        </w:del>
      </w:hyperlink>
      <w:del w:id="18739" w:author="PR Preview" w:date="2026-01-01T00:00:00Z">
        <w:r>
          <w:delText xml:space="preserve">)</w:delText>
        </w:r>
      </w:del>
      <w:del w:id="18740" w:author="PR Preview" w:date="2026-01-01T00:00:00Z">
        <w:r>
          <w:delText xml:space="preserve"> </w:delText>
        </w:r>
      </w:del>
      <w:del w:id="18741" w:author="PR Preview" w:date="2026-01-01T00:00:00Z">
        <w:r>
          <w:delText xml:space="preserve">and</w:delText>
        </w:r>
      </w:del>
      <w:del w:id="18742" w:author="PR Preview" w:date="2026-01-01T00:00:00Z">
        <w:r>
          <w:delText xml:space="preserve"> </w:delText>
        </w:r>
      </w:del>
      <m:oMath>
        <m:limLow>
          <m:e>
            <m:r>
              <m:t>v</m:t>
            </m:r>
          </m:e>
          <m:lim>
            <m:r>
              <m:rPr>
                <m:sty m:val="p"/>
              </m:rPr>
              <m:t>∼</m:t>
            </m:r>
          </m:lim>
        </m:limLow>
      </m:oMath>
      <w:del w:id="18743" w:author="PR Preview" w:date="2026-01-01T00:00:00Z">
        <w:r>
          <w:delText xml:space="preserve"> </w:delText>
        </w:r>
      </w:del>
      <w:del w:id="18744" w:author="PR Preview" w:date="2026-01-01T00:00:00Z">
        <w:r>
          <w:delText xml:space="preserve">is any vector of length</w:delText>
        </w:r>
      </w:del>
      <w:del w:id="18745" w:author="PR Preview" w:date="2026-01-01T00:00:00Z">
        <w:r>
          <w:delText xml:space="preserve"> </w:delText>
        </w:r>
      </w:del>
      <m:oMath>
        <m:r>
          <m:t>p</m:t>
        </m:r>
      </m:oMath>
      <w:del w:id="18746" w:author="PR Preview" w:date="2026-01-01T00:00:00Z">
        <w:r>
          <w:delText xml:space="preserve">, then</w:delText>
        </w:r>
      </w:del>
      <w:del w:id="18747" w:author="PR Preview" w:date="2026-01-01T00:00:00Z">
        <w:r>
          <w:delText xml:space="preserve"> </w:delText>
        </w:r>
      </w:del>
      <w:del w:id="18748" w:author="PR Preview" w:date="2026-01-01T00:00:00Z">
        <w:r>
          <w:delText xml:space="preserve">the two components of the decomposition</w:delText>
        </w:r>
      </w:del>
    </w:p>
    <w:p>
      <w:pPr>
        <w:pStyle w:val="BodyText"/>
      </w:pPr>
      <m:oMathPara>
        <m:oMathParaPr>
          <m:jc m:val="center"/>
        </m:oMathParaPr>
        <m:oMath>
          <m:limLow>
            <m:e>
              <m:r>
                <m:t>v</m:t>
              </m:r>
            </m:e>
            <m:lim>
              <m:r>
                <m:rPr>
                  <m:sty m:val="p"/>
                </m:rPr>
                <m:t>∼</m:t>
              </m:r>
            </m:lim>
          </m:limLow>
          <m:r>
            <m:rPr>
              <m:sty m:val="p"/>
            </m:rPr>
            <m:t>=</m:t>
          </m:r>
          <m:limLow>
            <m:e>
              <m:limLow>
                <m:e>
                  <m:r>
                    <m:rPr>
                      <m:sty m:val="bi"/>
                    </m:rPr>
                    <m:t>P</m:t>
                  </m:r>
                  <m:limLow>
                    <m:e>
                      <m:r>
                        <m:t>v</m:t>
                      </m:r>
                    </m:e>
                    <m:lim>
                      <m:r>
                        <m:rPr>
                          <m:sty m:val="p"/>
                        </m:rPr>
                        <m:t>∼</m:t>
                      </m:r>
                    </m:lim>
                  </m:limLow>
                </m:e>
                <m:lim>
                  <m:r>
                    <m:rPr>
                      <m:sty m:val="p"/>
                    </m:rPr>
                    <m:t>⏟</m:t>
                  </m:r>
                </m:lim>
              </m:limLow>
            </m:e>
            <m:lim>
              <m:r>
                <m:rPr>
                  <m:nor/>
                  <m:sty m:val="p"/>
                </m:rPr>
                <m:t>projected</m:t>
              </m:r>
            </m:lim>
          </m:limLow>
          <m:r>
            <m:rPr>
              <m:sty m:val="p"/>
            </m:rPr>
            <m:t>+</m:t>
          </m:r>
          <m:limLow>
            <m:e>
              <m:limLow>
                <m:e>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e>
                <m:lim>
                  <m:r>
                    <m:rPr>
                      <m:sty m:val="p"/>
                    </m:rPr>
                    <m:t>⏟</m:t>
                  </m:r>
                </m:lim>
              </m:limLow>
            </m:e>
            <m:lim>
              <m:r>
                <m:rPr>
                  <m:nor/>
                  <m:sty m:val="p"/>
                </m:rPr>
                <m:t>residual</m:t>
              </m:r>
            </m:lim>
          </m:limLow>
        </m:oMath>
      </m:oMathPara>
    </w:p>
    <w:p>
      <w:pPr>
        <w:pStyle w:val="FirstParagraph"/>
      </w:pPr>
      <w:ins w:id="18749" w:author="PR Preview" w:date="2026-01-01T00:00:00Z">
        <w:r>
          <w:rPr>
            <w:b/>
            <w:bCs/>
          </w:rPr>
          <w:t xml:space="preserve">Theorem 70 (Projection matrices produce orthogonal decompositions)</w:t>
        </w:r>
      </w:ins>
      <w:ins w:id="18750" w:author="PR Preview" w:date="2026-01-01T00:00:00Z">
        <w:r>
          <w:t xml:space="preserve"> </w:t>
        </w:r>
      </w:ins>
      <w:ins w:id="18751" w:author="PR Preview" w:date="2026-01-01T00:00:00Z">
        <w:r>
          <w:t xml:space="preserve">If</w:t>
        </w:r>
      </w:ins>
      <w:ins w:id="18752" w:author="PR Preview" w:date="2026-01-01T00:00:00Z">
        <w:r>
          <w:t xml:space="preserve"> </w:t>
        </w:r>
      </w:ins>
      <m:oMath>
        <m:r>
          <m:rPr>
            <m:sty m:val="bi"/>
          </m:rPr>
          <m:t>P</m:t>
        </m:r>
      </m:oMath>
      <w:ins w:id="18753" w:author="PR Preview" w:date="2026-01-01T00:00:00Z">
        <w:r>
          <w:t xml:space="preserve"> </w:t>
        </w:r>
      </w:ins>
      <w:ins w:id="18754" w:author="PR Preview" w:date="2026-01-01T00:00:00Z">
        <w:r>
          <w:t xml:space="preserve">is a</w:t>
        </w:r>
      </w:ins>
      <w:ins w:id="18755" w:author="PR Preview" w:date="2026-01-01T00:00:00Z">
        <w:r>
          <w:t xml:space="preserve"> </w:t>
        </w:r>
      </w:ins>
      <m:oMath>
        <m:r>
          <m:t>p</m:t>
        </m:r>
        <m:r>
          <m:rPr>
            <m:sty m:val="p"/>
          </m:rPr>
          <m:t>×</m:t>
        </m:r>
        <m:r>
          <m:t>p</m:t>
        </m:r>
      </m:oMath>
      <w:ins w:id="18756" w:author="PR Preview" w:date="2026-01-01T00:00:00Z">
        <w:r>
          <w:t xml:space="preserve"> </w:t>
        </w:r>
      </w:ins>
      <w:ins w:id="18757" w:author="PR Preview" w:date="2026-01-01T00:00:00Z">
        <w:r>
          <w:t xml:space="preserve">orthogonal projection matrix (</w:t>
        </w:r>
      </w:ins>
      <w:hyperlink w:anchor="def-projection-matrix">
        <w:ins w:id="18758" w:author="PR Preview" w:date="2026-01-01T00:00:00Z">
          <w:r>
            <w:rPr>
              <w:rStyle w:val="Hyperlink"/>
            </w:rPr>
            <w:t xml:space="preserve">Definition 87</w:t>
          </w:r>
        </w:ins>
      </w:hyperlink>
      <w:ins w:id="18759" w:author="PR Preview" w:date="2026-01-01T00:00:00Z">
        <w:r>
          <w:t xml:space="preserve">)</w:t>
        </w:r>
      </w:ins>
      <w:ins w:id="18760" w:author="PR Preview" w:date="2026-01-01T00:00:00Z">
        <w:r>
          <w:t xml:space="preserve"> </w:t>
        </w:r>
      </w:ins>
      <w:ins w:id="18761" w:author="PR Preview" w:date="2026-01-01T00:00:00Z">
        <w:r>
          <w:t xml:space="preserve">and</w:t>
        </w:r>
      </w:ins>
      <w:ins w:id="18762" w:author="PR Preview" w:date="2026-01-01T00:00:00Z">
        <w:r>
          <w:t xml:space="preserve"> </w:t>
        </w:r>
      </w:ins>
      <w:ins w:id="18763" w:author="PR Preview" w:date="2026-01-01T00:00:00Z">
        <w:r>
          <w:t xml:space="preserve">$\mathord{\smash[b]{\underset{\raise.3ex\hbox{$\scriptstyle\sim$}}{v}}\vphantom{v}}$</w:t>
        </w:r>
      </w:ins>
      <w:ins w:id="18764" w:author="PR Preview" w:date="2026-01-01T00:00:00Z">
        <w:r>
          <w:t xml:space="preserve"> </w:t>
        </w:r>
      </w:ins>
      <w:ins w:id="18765" w:author="PR Preview" w:date="2026-01-01T00:00:00Z">
        <w:r>
          <w:t xml:space="preserve">is any vector of length</w:t>
        </w:r>
      </w:ins>
      <w:ins w:id="18766" w:author="PR Preview" w:date="2026-01-01T00:00:00Z">
        <w:r>
          <w:t xml:space="preserve"> </w:t>
        </w:r>
      </w:ins>
      <m:oMath>
        <m:r>
          <m:t>p</m:t>
        </m:r>
      </m:oMath>
      <w:ins w:id="18767" w:author="PR Preview" w:date="2026-01-01T00:00:00Z">
        <w:r>
          <w:t xml:space="preserve">, then</w:t>
        </w:r>
      </w:ins>
      <w:ins w:id="18768" w:author="PR Preview" w:date="2026-01-01T00:00:00Z">
        <w:r>
          <w:t xml:space="preserve"> </w:t>
        </w:r>
      </w:ins>
      <w:ins w:id="18769" w:author="PR Preview" w:date="2026-01-01T00:00:00Z">
        <w:r>
          <w:t xml:space="preserve">the two components of the decomposition</w:t>
        </w:r>
      </w:ins>
    </w:p>
    <w:p>
      <w:pPr>
        <w:pStyle w:val="BodyText"/>
      </w:pPr>
      <w:ins w:id="18770" w:author="PR Preview" w:date="2026-01-01T00:00:00Z">
        <w:r>
          <w:t xml:space="preserve">$$\mathord{\smash[b]{\underset{\raise.3ex\hbox{$\scriptstyle\sim$}}{v}}\vphantom{v}} = \underbrace{\mathbf{P}\mathord{\smash[b]{\underset{\raise.3ex\hbox{$\scriptstyle\sim$}}{v}}\vphantom{v}}}_{\text{projected}} + \underbrace{(\mathbf{I}_p - \mathbf{P})\mathord{\smash[b]{\underset{\raise.3ex\hbox{$\scriptstyle\sim$}}{v}}\vphantom{v}}}_{\text{residual}}$$</w:t>
        </w:r>
      </w:ins>
    </w:p>
    <w:p>
      <w:pPr>
        <w:pStyle w:val="FirstParagraph"/>
      </w:pPr>
      <w:r>
        <w:t xml:space="preserve">are orthogonal:</w:t>
      </w:r>
    </w:p>
    <w:p>
      <w:pPr>
        <w:pStyle w:val="BodyText"/>
      </w:pPr>
      <m:oMathPara>
        <m:oMathParaPr>
          <m:jc m:val="center"/>
        </m:oMathParaPr>
        <m:oMath>
          <m:r>
            <m:rPr>
              <m:sty m:val="bi"/>
            </m:rPr>
            <m:t>P</m:t>
          </m:r>
          <m:limLow>
            <m:e>
              <m:r>
                <m:t>v</m:t>
              </m:r>
            </m:e>
            <m:lim>
              <m:r>
                <m:rPr>
                  <m:sty m:val="p"/>
                </m:rPr>
                <m:t>∼</m:t>
              </m:r>
            </m:lim>
          </m:limLow>
          <m:r>
            <m:t> </m:t>
          </m:r>
          <m:r>
            <m:rPr>
              <m:sty m:val="p"/>
            </m:rPr>
            <m:t>⟂</m:t>
          </m:r>
          <m:r>
            <m:t> </m:t>
          </m:r>
          <m:r>
            <m:rPr>
              <m:sty m:val="p"/>
            </m:rPr>
            <m:t>(</m:t>
          </m:r>
          <m:sSub>
            <m:e>
              <m:r>
                <m:rPr>
                  <m:sty m:val="bi"/>
                </m:rPr>
                <m:t>I</m:t>
              </m:r>
            </m:e>
            <m:sub>
              <m:r>
                <m:t>p</m:t>
              </m:r>
            </m:sub>
          </m:sSub>
          <m:r>
            <m:rPr>
              <m:sty m:val="p"/>
            </m:rPr>
            <m:t>−</m:t>
          </m:r>
          <m:r>
            <m:rPr>
              <m:sty m:val="bi"/>
            </m:rPr>
            <m:t>P</m:t>
          </m:r>
          <m:r>
            <m:rPr>
              <m:sty m:val="p"/>
            </m:rPr>
            <m:t>)</m:t>
          </m:r>
          <m:limLow>
            <m:e>
              <m:r>
                <m:t>v</m:t>
              </m:r>
            </m:e>
            <m:lim>
              <m:r>
                <m:rPr>
                  <m:sty m:val="p"/>
                </m:rPr>
                <m:t>∼</m:t>
              </m:r>
            </m:lim>
          </m:limLow>
        </m:oMath>
      </m:oMathPara>
    </w:p>
    <w:p>
      <w:pPr>
        <w:pStyle w:val="BodyText"/>
      </w:pPr>
      <w:ins w:id="18771" w:author="PR Preview" w:date="2026-01-01T00:00:00Z">
        <w:r>
          <w:t xml:space="preserve">$$\mathbf{P}\mathord{\smash[b]{\underset{\raise.3ex\hbox{$\scriptstyle\sim$}}{v}}\vphantom{v}} \;\perp\; (\mathbf{I}_p - \mathbf{P})\mathord{\smash[b]{\underset{\raise.3ex\hbox{$\scriptstyle\sim$}}{v}}\vphantom{v}}$$</w:t>
        </w:r>
      </w:ins>
    </w:p>
    <w:bookmarkEnd w:id="439"/>
    <w:p>
      <w:pPr>
        <w:pStyle w:val="FirstParagraph"/>
      </w:pPr>
      <w:r>
        <w:rPr>
          <w:i/>
          <w:iCs/>
        </w:rPr>
        <w:t xml:space="preserve">Proof</w:t>
      </w:r>
      <w:r>
        <w:t xml:space="preserve">. </w:t>
      </w:r>
    </w:p>
    <w:p>
      <w:pPr>
        <w:pStyle w:val="BodyText"/>
      </w:pPr>
      <m:oMathPara>
        <m:oMathParaPr>
          <m:jc m:val="center"/>
        </m:oMathParaPr>
        <m:oMath>
          <m:eqArr>
            <m:e>
              <m:sSup>
                <m:e>
                  <m:r>
                    <m:rPr>
                      <m:sty m:val="p"/>
                    </m:rPr>
                    <m:t>(</m:t>
                  </m:r>
                  <m:r>
                    <m:rPr>
                      <m:sty m:val="bi"/>
                    </m:rPr>
                    <m:t>P</m:t>
                  </m:r>
                  <m:limLow>
                    <m:e>
                      <m:r>
                        <m:t>v</m:t>
                      </m:r>
                    </m:e>
                    <m:lim>
                      <m:r>
                        <m:rPr>
                          <m:sty m:val="p"/>
                        </m:rPr>
                        <m:t>∼</m:t>
                      </m:r>
                    </m:lim>
                  </m:limLow>
                  <m:r>
                    <m:rPr>
                      <m:sty m:val="p"/>
                    </m:rPr>
                    <m:t>)</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r>
                <m:t>&amp;</m:t>
              </m:r>
              <m:r>
                <m:rPr>
                  <m:sty m:val="p"/>
                </m:rPr>
                <m:t>=</m:t>
              </m:r>
              <m:sSup>
                <m:e>
                  <m:limLow>
                    <m:e>
                      <m:r>
                        <m:t>v</m:t>
                      </m:r>
                    </m:e>
                    <m:lim>
                      <m:r>
                        <m:rPr>
                          <m:sty m:val="p"/>
                        </m:rPr>
                        <m:t>∼</m:t>
                      </m:r>
                    </m:lim>
                  </m:limLow>
                </m:e>
                <m:sup>
                  <m:r>
                    <m:rPr>
                      <m:sty m:val="p"/>
                    </m:rPr>
                    <m:t>⊤</m:t>
                  </m:r>
                </m:sup>
              </m:sSup>
              <m:r>
                <m:t> </m:t>
              </m:r>
              <m:sSup>
                <m:e>
                  <m:r>
                    <m:rPr>
                      <m:sty m:val="bi"/>
                    </m:rPr>
                    <m:t>P</m:t>
                  </m:r>
                </m:e>
                <m:sup>
                  <m:r>
                    <m:rPr>
                      <m:sty m:val="p"/>
                    </m:rPr>
                    <m:t>⊤</m:t>
                  </m:r>
                </m:sup>
              </m:sSup>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i"/>
                </m:rPr>
                <m:t>P</m:t>
              </m:r>
              <m:r>
                <m:t> </m:t>
              </m:r>
              <m:r>
                <m:rPr>
                  <m:sty m:val="p"/>
                </m:rPr>
                <m:t>(</m:t>
              </m:r>
              <m:r>
                <m:rPr>
                  <m:sty m:val="bi"/>
                </m:rPr>
                <m:t>I</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sSup>
                <m:e>
                  <m:r>
                    <m:rPr>
                      <m:sty m:val="bi"/>
                    </m:rPr>
                    <m:t>P</m:t>
                  </m:r>
                </m:e>
                <m:sup>
                  <m:r>
                    <m:t>2</m:t>
                  </m:r>
                </m:sup>
              </m:sSup>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p"/>
                </m:rPr>
                <m:t>(</m:t>
              </m:r>
              <m:r>
                <m:rPr>
                  <m:sty m:val="bi"/>
                </m:rPr>
                <m:t>P</m:t>
              </m:r>
              <m:r>
                <m:rPr>
                  <m:sty m:val="p"/>
                </m:rPr>
                <m:t>−</m:t>
              </m:r>
              <m:r>
                <m:rPr>
                  <m:sty m:val="bi"/>
                </m:rPr>
                <m:t>P</m:t>
              </m:r>
              <m:r>
                <m:rPr>
                  <m:sty m:val="p"/>
                </m:rPr>
                <m:t>)</m:t>
              </m:r>
              <m:limLow>
                <m:e>
                  <m:r>
                    <m:t>v</m:t>
                  </m:r>
                </m:e>
                <m:lim>
                  <m:r>
                    <m:rPr>
                      <m:sty m:val="p"/>
                    </m:rPr>
                    <m:t>∼</m:t>
                  </m:r>
                </m:lim>
              </m:limLow>
            </m:e>
            <m:e>
              <m:r>
                <m:t>&amp;</m:t>
              </m:r>
              <m:r>
                <m:rPr>
                  <m:sty m:val="p"/>
                </m:rPr>
                <m:t>=</m:t>
              </m:r>
              <m:sSup>
                <m:e>
                  <m:limLow>
                    <m:e>
                      <m:r>
                        <m:t>v</m:t>
                      </m:r>
                    </m:e>
                    <m:lim>
                      <m:r>
                        <m:rPr>
                          <m:sty m:val="p"/>
                        </m:rPr>
                        <m:t>∼</m:t>
                      </m:r>
                    </m:lim>
                  </m:limLow>
                </m:e>
                <m:sup>
                  <m:r>
                    <m:rPr>
                      <m:sty m:val="p"/>
                    </m:rPr>
                    <m:t>⊤</m:t>
                  </m:r>
                </m:sup>
              </m:sSup>
              <m:r>
                <m:t> </m:t>
              </m:r>
              <m:r>
                <m:rPr>
                  <m:sty m:val="b"/>
                </m:rPr>
                <m:t>0</m:t>
              </m:r>
              <m:r>
                <m:t> </m:t>
              </m:r>
              <m:limLow>
                <m:e>
                  <m:r>
                    <m:t>v</m:t>
                  </m:r>
                </m:e>
                <m:lim>
                  <m:r>
                    <m:rPr>
                      <m:sty m:val="p"/>
                    </m:rPr>
                    <m:t>∼</m:t>
                  </m:r>
                </m:lim>
              </m:limLow>
            </m:e>
            <m:e>
              <m:r>
                <m:t>&amp;</m:t>
              </m:r>
              <m:r>
                <m:rPr>
                  <m:sty m:val="p"/>
                </m:rPr>
                <m:t>=</m:t>
              </m:r>
              <m:r>
                <m:t>0</m:t>
              </m:r>
            </m:e>
          </m:eqArr>
        </m:oMath>
      </m:oMathPara>
    </w:p>
    <w:p>
      <w:pPr>
        <w:pStyle w:val="BodyText"/>
      </w:pPr>
      <w:ins w:id="18772" w:author="PR Preview" w:date="2026-01-01T00:00:00Z">
        <w:r>
          <w:t xml:space="preserve">$$\begin{aligned}
    {(\mathbf{P}\mathord{\smash[b]{\underset{\raise.3ex\hbox{$\scriptstyle\sim$}}{v}}\vphantom{v}})}^{\top}\,(\mathbf{I} - \mathbf{P})\mathord{\smash[b]{\underset{\raise.3ex\hbox{$\scriptstyle\sim$}}{v}}\vphantom{v}}
    &amp;= {\mathord{\smash[b]{\underset{\raise.3ex\hbox{$\scriptstyle\sim$}}{v}}\vphantom{v}}}^{\top}\,{\mathbf{P}}^{\top}\,(\mathbf{I} - \mathbf{P})\mathord{\smash[b]{\underset{\raise.3ex\hbox{$\scriptstyle\sim$}}{v}}\vphantom{v}} \\
    &amp;= {\mathord{\smash[b]{\underset{\raise.3ex\hbox{$\scriptstyle\sim$}}{v}}\vphantom{v}}}^{\top}\,\mathbf{P}\,(\mathbf{I} - \mathbf{P})\mathord{\smash[b]{\underset{\raise.3ex\hbox{$\scriptstyle\sim$}}{v}}\vphantom{v}} \\
    &amp;= {\mathord{\smash[b]{\underset{\raise.3ex\hbox{$\scriptstyle\sim$}}{v}}\vphantom{v}}}^{\top}\,(\mathbf{P} - \mathbf{P}^2)\mathord{\smash[b]{\underset{\raise.3ex\hbox{$\scriptstyle\sim$}}{v}}\vphantom{v}} \\
    &amp;= {\mathord{\smash[b]{\underset{\raise.3ex\hbox{$\scriptstyle\sim$}}{v}}\vphantom{v}}}^{\top}\,(\mathbf{P} - \mathbf{P})\mathord{\smash[b]{\underset{\raise.3ex\hbox{$\scriptstyle\sim$}}{v}}\vphantom{v}} \\
    &amp;= {\mathord{\smash[b]{\underset{\raise.3ex\hbox{$\scriptstyle\sim$}}{v}}\vphantom{v}}}^{\top}\,\mathbf{0}\,\mathord{\smash[b]{\underset{\raise.3ex\hbox{$\scriptstyle\sim$}}{v}}\vphantom{v}} \\
    &amp;= 0
    \end{aligned}$$</w:t>
        </w:r>
      </w:ins>
    </w:p>
    <w:p>
      <w:pPr>
        <w:pStyle w:val="FirstParagraph"/>
      </w:pPr>
      <w:r>
        <w:t xml:space="preserve">where the second line uses symmetry (</w:t>
      </w:r>
      <m:oMath>
        <m:sSup>
          <m:e>
            <m:r>
              <m:rPr>
                <m:sty m:val="bi"/>
              </m:rPr>
              <m:t>P</m:t>
            </m:r>
          </m:e>
          <m:sup>
            <m:r>
              <m:rPr>
                <m:sty m:val="p"/>
              </m:rPr>
              <m:t>⊤</m:t>
            </m:r>
          </m:sup>
        </m:sSup>
        <m:r>
          <m:rPr>
            <m:sty m:val="p"/>
          </m:rPr>
          <m:t>=</m:t>
        </m:r>
        <m:r>
          <m:rPr>
            <m:sty m:val="bi"/>
          </m:rPr>
          <m:t>P</m:t>
        </m:r>
      </m:oMath>
      <w:r>
        <w:t xml:space="preserve">)</w:t>
      </w:r>
      <w:r>
        <w:t xml:space="preserve"> </w:t>
      </w:r>
      <w:r>
        <w:t xml:space="preserve">and the fourth line uses idempotency (</w:t>
      </w:r>
      <m:oMath>
        <m:sSup>
          <m:e>
            <m:r>
              <m:rPr>
                <m:sty m:val="bi"/>
              </m:rPr>
              <m:t>P</m:t>
            </m:r>
          </m:e>
          <m:sup>
            <m:r>
              <m:t>2</m:t>
            </m:r>
          </m:sup>
        </m:sSup>
        <m:r>
          <m:rPr>
            <m:sty m:val="p"/>
          </m:rPr>
          <m:t>=</m:t>
        </m:r>
        <m:r>
          <m:rPr>
            <m:sty m:val="bi"/>
          </m:rPr>
          <m:t>P</m:t>
        </m:r>
      </m:oMath>
      <w:r>
        <w:t xml:space="preserve">).</w:t>
      </w:r>
    </w:p>
    <w:bookmarkStart w:id="440" w:name="def-orthogonal-matrix"/>
    <w:p>
      <w:pPr>
        <w:pStyle w:val="BodyText"/>
      </w:pPr>
      <w:r>
        <w:rPr>
          <w:b/>
          <w:bCs/>
        </w:rPr>
        <w:t xml:space="preserve">Definition 89 (Orthogonal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Q</m:t>
        </m:r>
      </m:oMath>
      <w:r>
        <w:t xml:space="preserve"> </w:t>
      </w:r>
      <w:r>
        <w:t xml:space="preserve">is</w:t>
      </w:r>
      <w:r>
        <w:t xml:space="preserve"> </w:t>
      </w:r>
      <w:r>
        <w:rPr>
          <w:b/>
          <w:bCs/>
        </w:rPr>
        <w:t xml:space="preserve">orthogonal</w:t>
      </w:r>
      <w:r>
        <w:t xml:space="preserve"> </w:t>
      </w:r>
      <w:r>
        <w:t xml:space="preserve">if</w:t>
      </w:r>
    </w:p>
    <w:p>
      <w:pPr>
        <w:pStyle w:val="BodyText"/>
      </w:pPr>
      <m:oMathPara>
        <m:oMathParaPr>
          <m:jc m:val="center"/>
        </m:oMathParaPr>
        <m:oMath>
          <m:limLow>
            <m:e>
              <m:limLow>
                <m:e>
                  <m:sSup>
                    <m:e>
                      <m:r>
                        <m:rPr>
                          <m:sty m:val="bi"/>
                        </m:rPr>
                        <m:t>Q</m:t>
                      </m:r>
                    </m:e>
                    <m:sup>
                      <m:r>
                        <m:rPr>
                          <m:sty m:val="p"/>
                        </m:rPr>
                        <m:t>⊤</m:t>
                      </m:r>
                    </m:sup>
                  </m:sSup>
                </m:e>
                <m:lim>
                  <m:r>
                    <m:rPr>
                      <m:sty m:val="p"/>
                    </m:rPr>
                    <m:t>⏟</m:t>
                  </m:r>
                </m:lim>
              </m:limLow>
            </m:e>
            <m:lim>
              <m:r>
                <m:t>p</m:t>
              </m:r>
              <m:r>
                <m:rPr>
                  <m:sty m:val="p"/>
                </m:rPr>
                <m:t>×</m:t>
              </m:r>
              <m:r>
                <m:t>p</m:t>
              </m:r>
            </m:lim>
          </m:limLow>
          <m:r>
            <m:t> </m:t>
          </m:r>
          <m:limLow>
            <m:e>
              <m:limLow>
                <m:e>
                  <m:r>
                    <m:rPr>
                      <m:sty m:val="bi"/>
                    </m:rPr>
                    <m:t>Q</m:t>
                  </m:r>
                </m:e>
                <m:lim>
                  <m:r>
                    <m:rPr>
                      <m:sty m:val="p"/>
                    </m:rPr>
                    <m:t>⏟</m:t>
                  </m:r>
                </m:lim>
              </m:limLow>
            </m:e>
            <m:lim>
              <m:r>
                <m:t>p</m:t>
              </m:r>
              <m:r>
                <m:rPr>
                  <m:sty m:val="p"/>
                </m:rPr>
                <m:t>×</m:t>
              </m:r>
              <m:r>
                <m:t>p</m:t>
              </m:r>
            </m:lim>
          </m:limLow>
          <m:r>
            <m:rPr>
              <m:sty m:val="p"/>
            </m:rPr>
            <m:t>=</m:t>
          </m:r>
          <m:sSub>
            <m:e>
              <m:r>
                <m:rPr>
                  <m:sty m:val="bi"/>
                </m:rPr>
                <m:t>I</m:t>
              </m:r>
            </m:e>
            <m:sub>
              <m:r>
                <m:t>p</m:t>
              </m:r>
            </m:sub>
          </m:sSub>
        </m:oMath>
      </m:oMathPara>
    </w:p>
    <w:bookmarkEnd w:id="440"/>
    <w:bookmarkStart w:id="441" w:name="exm-orthogonal-matrix"/>
    <w:p>
      <w:pPr>
        <w:pStyle w:val="FirstParagraph"/>
      </w:pPr>
      <w:r>
        <w:rPr>
          <w:b/>
          <w:bCs/>
        </w:rPr>
        <w:t xml:space="preserve">Example 133 (A rotation matrix)</w:t>
      </w:r>
      <w:r>
        <w:t xml:space="preserve"> </w:t>
      </w:r>
      <w:r>
        <w:t xml:space="preserve">The matrix</w:t>
      </w:r>
    </w:p>
    <w:p>
      <w:pPr>
        <w:pStyle w:val="BodyText"/>
      </w:pPr>
      <m:oMathPara>
        <m:oMathParaPr>
          <m:jc m:val="center"/>
        </m:oMathParaP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oMath>
      </m:oMathPara>
    </w:p>
    <w:p>
      <w:pPr>
        <w:pStyle w:val="FirstParagraph"/>
      </w:pPr>
      <w:r>
        <w:t xml:space="preserve">rotates each vector in the plane counterclockwise</w:t>
      </w:r>
      <w:r>
        <w:t xml:space="preserve"> </w:t>
      </w:r>
      <w:r>
        <w:t xml:space="preserve">by the angle</w:t>
      </w:r>
      <w:r>
        <w:t xml:space="preserve"> </w:t>
      </w:r>
      <m:oMath>
        <m:r>
          <m:t>θ</m:t>
        </m:r>
      </m:oMath>
      <w:r>
        <w:t xml:space="preserve"> </w:t>
      </w:r>
      <w:r>
        <w:t xml:space="preserve">with</w:t>
      </w:r>
      <w:r>
        <w:t xml:space="preserve"> </w:t>
      </w:r>
      <m:oMath>
        <m:r>
          <m:rPr>
            <m:sty m:val="p"/>
          </m:rPr>
          <m:t>cos</m:t>
        </m:r>
        <m:r>
          <m:t>θ</m:t>
        </m:r>
        <m:r>
          <m:rPr>
            <m:sty m:val="p"/>
          </m:rPr>
          <m:t>=</m:t>
        </m:r>
        <m:r>
          <m:t>0.6</m:t>
        </m:r>
      </m:oMath>
      <w:r>
        <w:t xml:space="preserve"> </w:t>
      </w:r>
      <w:r>
        <w:t xml:space="preserve">and</w:t>
      </w:r>
      <w:r>
        <w:t xml:space="preserve"> </w:t>
      </w:r>
      <m:oMath>
        <m:r>
          <m:rPr>
            <m:sty m:val="p"/>
          </m:rPr>
          <m:t>sin</m:t>
        </m:r>
        <m:r>
          <m:t>θ</m:t>
        </m:r>
        <m:r>
          <m:rPr>
            <m:sty m:val="p"/>
          </m:rPr>
          <m:t>=</m:t>
        </m:r>
        <m:r>
          <m:t>0.8</m:t>
        </m:r>
      </m:oMath>
      <w:r>
        <w:t xml:space="preserve"> </w:t>
      </w:r>
      <w:r>
        <w:t xml:space="preserve">(about</w:t>
      </w:r>
      <w:r>
        <w:t xml:space="preserve"> </w:t>
      </w:r>
      <m:oMath>
        <m:r>
          <m:t>53</m:t>
        </m:r>
      </m:oMath>
      <w:r>
        <w:t xml:space="preserve"> </w:t>
      </w:r>
      <w:r>
        <w:t xml:space="preserve">degrees)</w:t>
      </w:r>
      <w:r>
        <w:t xml:space="preserve"> </w:t>
      </w:r>
      <w:r>
        <w:t xml:space="preserve">(Banerjee and Roy 2014, chap. 8, Example 8.1, p. 207)</w:t>
      </w:r>
      <w:r>
        <w:t xml:space="preserve">.</w:t>
      </w:r>
      <w:r>
        <w:t xml:space="preserve"> </w:t>
      </w:r>
      <w:r>
        <w:t xml:space="preserve">It is orthogonal:</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rPr>
                            <m:sty m:val="p"/>
                          </m:rPr>
                          <m:t>−</m:t>
                        </m:r>
                        <m:r>
                          <m:t>0.48</m:t>
                        </m:r>
                        <m:r>
                          <m:rPr>
                            <m:sty m:val="p"/>
                          </m:rPr>
                          <m:t>+</m:t>
                        </m:r>
                        <m:r>
                          <m:t>0.48</m:t>
                        </m:r>
                      </m:e>
                    </m:mr>
                    <m:mr>
                      <m:e>
                        <m:r>
                          <m:rPr>
                            <m:sty m:val="p"/>
                          </m:rPr>
                          <m:t>−</m:t>
                        </m:r>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bookmarkEnd w:id="441"/>
    <w:bookmarkStart w:id="442" w:name="exm-not-orthogonal-matrix"/>
    <w:p>
      <w:pPr>
        <w:pStyle w:val="FirstParagraph"/>
      </w:pPr>
      <w:r>
        <w:rPr>
          <w:b/>
          <w:bCs/>
        </w:rPr>
        <w:t xml:space="preserve">Example 134 (Orthogonal columns are not enough)</w:t>
      </w:r>
      <w:r>
        <w:t xml:space="preserve"> </w:t>
      </w:r>
      <m:oMath>
        <m:r>
          <m:rPr>
            <m:sty m:val="bi"/>
          </m:rPr>
          <m:t>Q</m:t>
        </m:r>
        <m:r>
          <m:rPr>
            <m:sty m:val="p"/>
          </m:rPr>
          <m:t>=</m:t>
        </m:r>
        <m:r>
          <m:t>2</m:t>
        </m:r>
        <m:sSub>
          <m:e>
            <m:r>
              <m:rPr>
                <m:sty m:val="bi"/>
              </m:rPr>
              <m:t>I</m:t>
            </m:r>
          </m:e>
          <m:sub>
            <m:r>
              <m:t>2</m:t>
            </m:r>
          </m:sub>
        </m:sSub>
      </m:oMath>
      <w:r>
        <w:t xml:space="preserve"> </w:t>
      </w:r>
      <w:r>
        <w:t xml:space="preserve">has orthogonal columns</w:t>
      </w:r>
      <w:r>
        <w:t xml:space="preserve"> </w:t>
      </w:r>
      <m:oMath>
        <m:r>
          <m:rPr>
            <m:sty m:val="p"/>
          </m:rPr>
          <m:t>(</m:t>
        </m:r>
        <m:r>
          <m:t>2</m:t>
        </m:r>
        <m:r>
          <m:rPr>
            <m:sty m:val="p"/>
          </m:rPr>
          <m:t>,</m:t>
        </m:r>
        <m:r>
          <m:t>0</m:t>
        </m:r>
        <m:r>
          <m:rPr>
            <m:sty m:val="p"/>
          </m:rPr>
          <m:t>)</m:t>
        </m:r>
      </m:oMath>
      <w:r>
        <w:t xml:space="preserve"> </w:t>
      </w:r>
      <w:r>
        <w:t xml:space="preserve">and</w:t>
      </w:r>
      <w:r>
        <w:t xml:space="preserve"> </w:t>
      </w:r>
      <m:oMath>
        <m:r>
          <m:rPr>
            <m:sty m:val="p"/>
          </m:rPr>
          <m:t>(</m:t>
        </m:r>
        <m:r>
          <m:t>0</m:t>
        </m:r>
        <m:r>
          <m:rPr>
            <m:sty m:val="p"/>
          </m:rPr>
          <m:t>,</m:t>
        </m:r>
        <m:r>
          <m:t>2</m:t>
        </m:r>
        <m:r>
          <m:rPr>
            <m:sty m:val="p"/>
          </m:rPr>
          <m:t>)</m:t>
        </m:r>
      </m:oMath>
      <w:r>
        <w:t xml:space="preserve">, but</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0</m:t>
                        </m:r>
                      </m:e>
                    </m:mr>
                    <m:mr>
                      <m:e>
                        <m:r>
                          <m:t>0</m:t>
                        </m:r>
                      </m:e>
                      <m:e>
                        <m:r>
                          <m:t>4</m:t>
                        </m:r>
                      </m:e>
                    </m:mr>
                  </m:m>
                </m:e>
              </m:d>
            </m:e>
            <m:e>
              <m:r>
                <m:t>&amp;</m:t>
              </m:r>
              <m:r>
                <m:rPr>
                  <m:sty m:val="p"/>
                </m:rPr>
                <m:t>≠</m:t>
              </m:r>
              <m:sSub>
                <m:e>
                  <m:r>
                    <m:rPr>
                      <m:sty m:val="bi"/>
                    </m:rPr>
                    <m:t>I</m:t>
                  </m:r>
                </m:e>
                <m:sub>
                  <m:r>
                    <m:t>2</m:t>
                  </m:r>
                </m:sub>
              </m:sSub>
              <m:r>
                <m:rPr>
                  <m:sty m:val="p"/>
                </m:rPr>
                <m:t>,</m:t>
              </m:r>
            </m:e>
          </m:eqArr>
        </m:oMath>
      </m:oMathPara>
    </w:p>
    <w:p>
      <w:pPr>
        <w:pStyle w:val="FirstParagraph"/>
      </w:pPr>
      <w:r>
        <w:t xml:space="preserve">so</w:t>
      </w:r>
      <w:r>
        <w:t xml:space="preserve"> </w:t>
      </w:r>
      <m:oMath>
        <m:r>
          <m:rPr>
            <m:sty m:val="bi"/>
          </m:rPr>
          <m:t>Q</m:t>
        </m:r>
      </m:oMath>
      <w:r>
        <w:t xml:space="preserve"> </w:t>
      </w:r>
      <w:r>
        <w:t xml:space="preserve">is not an orthogonal matrix: its columns have norm</w:t>
      </w:r>
      <w:r>
        <w:t xml:space="preserve"> </w:t>
      </w:r>
      <m:oMath>
        <m:r>
          <m:t>2</m:t>
        </m:r>
      </m:oMath>
      <w:r>
        <w:t xml:space="preserve">, not</w:t>
      </w:r>
      <w:r>
        <w:t xml:space="preserve"> </w:t>
      </w:r>
      <m:oMath>
        <m:r>
          <m:t>1</m:t>
        </m:r>
      </m:oMath>
      <w:r>
        <w:t xml:space="preserve">.</w:t>
      </w:r>
    </w:p>
    <w:bookmarkEnd w:id="442"/>
    <w:bookmarkStart w:id="443" w:name="rem-orthogonal-matrix-columns"/>
    <w:p>
      <w:pPr>
        <w:pStyle w:val="BodyText"/>
      </w:pPr>
      <w:r>
        <w:rPr>
          <w:i/>
          <w:iCs/>
        </w:rPr>
        <w:t xml:space="preserve">Remark 30</w:t>
      </w:r>
      <w:r>
        <w:t xml:space="preserve"> (The columns of an orthogonal matrix are orthonormal).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is the dot product of</w:t>
      </w:r>
      <w:r>
        <w:t xml:space="preserve"> </w:t>
      </w:r>
      <w:r>
        <w:t xml:space="preserve">column</w:t>
      </w:r>
      <w:r>
        <w:t xml:space="preserve"> </w:t>
      </w:r>
      <m:oMath>
        <m:r>
          <m:t>i</m:t>
        </m:r>
      </m:oMath>
      <w:r>
        <w:t xml:space="preserve"> </w:t>
      </w:r>
      <w:r>
        <w:t xml:space="preserve">and column</w:t>
      </w:r>
      <w:r>
        <w:t xml:space="preserve"> </w:t>
      </w:r>
      <m:oMath>
        <m:r>
          <m:t>j</m:t>
        </m:r>
      </m:oMath>
      <w:r>
        <w:t xml:space="preserve"> </w:t>
      </w:r>
      <w:r>
        <w:t xml:space="preserve">of</w:t>
      </w:r>
      <w:r>
        <w:t xml:space="preserve"> </w:t>
      </w:r>
      <m:oMath>
        <m:r>
          <m:rPr>
            <m:sty m:val="bi"/>
          </m:rPr>
          <m:t>Q</m:t>
        </m:r>
      </m:oMath>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says that</w:t>
      </w:r>
      <w:r>
        <w:t xml:space="preserve"> </w:t>
      </w:r>
      <w:r>
        <w:t xml:space="preserve">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For a square matrix,</w:t>
      </w:r>
      <w:r>
        <w:t xml:space="preserve"> </w:t>
      </w:r>
      <m:oMath>
        <m:sSup>
          <m:e>
            <m:r>
              <m:rPr>
                <m:sty m:val="bi"/>
              </m:rPr>
              <m:t>Q</m:t>
            </m:r>
          </m:e>
          <m:sup>
            <m:r>
              <m:rPr>
                <m:sty m:val="p"/>
              </m:rPr>
              <m:t>⊤</m:t>
            </m:r>
          </m:sup>
        </m:sSup>
        <m:r>
          <m:rPr>
            <m:sty m:val="bi"/>
          </m:rPr>
          <m:t>Q</m:t>
        </m:r>
        <m:r>
          <m:rPr>
            <m:sty m:val="p"/>
          </m:rPr>
          <m:t>=</m:t>
        </m:r>
        <m:sSub>
          <m:e>
            <m:r>
              <m:rPr>
                <m:sty m:val="bi"/>
              </m:rPr>
              <m:t>I</m:t>
            </m:r>
          </m:e>
          <m:sub>
            <m:r>
              <m:t>p</m:t>
            </m:r>
          </m:sub>
        </m:sSub>
      </m:oMath>
      <w:r>
        <w:t xml:space="preserve"> </w:t>
      </w:r>
      <w:r>
        <w:t xml:space="preserve">also implies</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w:t>
      </w:r>
      <w:r>
        <w:t xml:space="preserve"> </w:t>
      </w: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 </w:t>
      </w:r>
      <w:r>
        <w:t xml:space="preserve">(5)</w:t>
      </w:r>
      <w:r>
        <w:t xml:space="preserve"> </w:t>
      </w:r>
      <w:r>
        <w:t xml:space="preserve">(Banerjee and Roy 2014, chap. 8, Theorem 8.1 and Definition 8.1, p. 209)</w:t>
      </w:r>
      <w:r>
        <w:t xml:space="preserve">.</w:t>
      </w:r>
    </w:p>
    <w:p>
      <w:pPr>
        <w:pStyle w:val="BodyText"/>
      </w:pPr>
      <w:r>
        <w:t xml:space="preserve">For example, the columns of</w:t>
      </w:r>
      <w:r>
        <w:t xml:space="preserve"> </w:t>
      </w:r>
      <m:oMath>
        <m:r>
          <m:rPr>
            <m:sty m:val="bi"/>
          </m:rPr>
          <m:t>Q</m:t>
        </m:r>
      </m:oMath>
      <w:r>
        <w:t xml:space="preserve"> </w:t>
      </w:r>
      <w:r>
        <w:t xml:space="preserve">in</w:t>
      </w:r>
      <w:r>
        <w:t xml:space="preserve"> </w:t>
      </w:r>
      <w:hyperlink w:anchor="exm-orthogonal-matrix">
        <w:r>
          <w:rPr>
            <w:rStyle w:val="Hyperlink"/>
          </w:rPr>
          <w:t xml:space="preserve">Example 133</w:t>
        </w:r>
      </w:hyperlink>
      <w:r>
        <w:t xml:space="preserve"> </w:t>
      </w:r>
      <w:r>
        <w:t xml:space="preserve">are</w:t>
      </w:r>
      <w:r>
        <w:t xml:space="preserve"> </w:t>
      </w:r>
      <m:oMath>
        <m:r>
          <m:rPr>
            <m:sty m:val="p"/>
          </m:rPr>
          <m:t>(</m:t>
        </m:r>
        <m:r>
          <m:t>0.6</m:t>
        </m:r>
        <m:r>
          <m:rPr>
            <m:sty m:val="p"/>
          </m:rPr>
          <m:t>,</m:t>
        </m:r>
        <m:r>
          <m:t>0.8</m:t>
        </m:r>
        <m:r>
          <m:rPr>
            <m:sty m:val="p"/>
          </m:rPr>
          <m:t>)</m:t>
        </m:r>
      </m:oMath>
      <w:r>
        <w:t xml:space="preserve"> </w:t>
      </w:r>
      <w:r>
        <w:t xml:space="preserve">and</w:t>
      </w:r>
      <w:r>
        <w:t xml:space="preserve"> </w:t>
      </w:r>
      <m:oMath>
        <m:r>
          <m:rPr>
            <m:sty m:val="p"/>
          </m:rPr>
          <m:t>(</m:t>
        </m:r>
        <m:r>
          <m:rPr>
            <m:sty m:val="p"/>
          </m:rPr>
          <m:t>−</m:t>
        </m:r>
        <m:r>
          <m:t>0.8</m:t>
        </m:r>
        <m:r>
          <m:rPr>
            <m:sty m:val="p"/>
          </m:rPr>
          <m:t>,</m:t>
        </m:r>
        <m:r>
          <m:t>0.6</m:t>
        </m:r>
        <m:r>
          <m:rPr>
            <m:sty m:val="p"/>
          </m:rPr>
          <m:t>)</m:t>
        </m:r>
      </m:oMath>
      <w:r>
        <w:t xml:space="preserve">.</w:t>
      </w:r>
      <w:r>
        <w:t xml:space="preserve"> </w:t>
      </w:r>
      <w:r>
        <w:t xml:space="preserve">The diagonal entries</w:t>
      </w:r>
      <w:r>
        <w:t xml:space="preserve"> </w:t>
      </w:r>
      <m:oMath>
        <m:r>
          <m:t>0.36</m:t>
        </m:r>
        <m:r>
          <m:rPr>
            <m:sty m:val="p"/>
          </m:rPr>
          <m:t>+</m:t>
        </m:r>
        <m:r>
          <m:t>0.64</m:t>
        </m:r>
        <m:r>
          <m:rPr>
            <m:sty m:val="p"/>
          </m:rPr>
          <m:t>=</m:t>
        </m:r>
        <m:r>
          <m:t>1</m:t>
        </m:r>
      </m:oMath>
      <w:r>
        <w:t xml:space="preserve"> </w:t>
      </w:r>
      <w:r>
        <w:t xml:space="preserve">of</w:t>
      </w:r>
      <w:r>
        <w:t xml:space="preserve"> </w:t>
      </w:r>
      <m:oMath>
        <m:sSup>
          <m:e>
            <m:r>
              <m:rPr>
                <m:sty m:val="bi"/>
              </m:rPr>
              <m:t>Q</m:t>
            </m:r>
          </m:e>
          <m:sup>
            <m:r>
              <m:rPr>
                <m:sty m:val="p"/>
              </m:rPr>
              <m:t>⊤</m:t>
            </m:r>
          </m:sup>
        </m:sSup>
        <m:r>
          <m:rPr>
            <m:sty m:val="bi"/>
          </m:rPr>
          <m:t>Q</m:t>
        </m:r>
      </m:oMath>
      <w:r>
        <w:t xml:space="preserve"> </w:t>
      </w:r>
      <w:r>
        <w:t xml:space="preserve">are their squared norms,</w:t>
      </w:r>
      <w:r>
        <w:t xml:space="preserve"> </w:t>
      </w:r>
      <w:r>
        <w:t xml:space="preserve">and the off-diagonal entries</w:t>
      </w:r>
      <w:r>
        <w:t xml:space="preserve"> </w:t>
      </w:r>
      <m:oMath>
        <m:r>
          <m:rPr>
            <m:sty m:val="p"/>
          </m:rPr>
          <m:t>−</m:t>
        </m:r>
        <m:r>
          <m:t>0.48</m:t>
        </m:r>
        <m:r>
          <m:rPr>
            <m:sty m:val="p"/>
          </m:rPr>
          <m:t>+</m:t>
        </m:r>
        <m:r>
          <m:t>0.48</m:t>
        </m:r>
        <m:r>
          <m:rPr>
            <m:sty m:val="p"/>
          </m:rPr>
          <m:t>=</m:t>
        </m:r>
        <m:r>
          <m:t>0</m:t>
        </m:r>
      </m:oMath>
      <w:r>
        <w:t xml:space="preserve"> </w:t>
      </w:r>
      <w:r>
        <w:t xml:space="preserve">are their dot product.</w:t>
      </w:r>
      <w:r>
        <w:t xml:space="preserve"> </w:t>
      </w:r>
      <w:r>
        <w:t xml:space="preserve">Multiplying in the other order also gives</w:t>
      </w:r>
      <w:r>
        <w:t xml:space="preserve"> </w:t>
      </w:r>
      <m:oMath>
        <m:sSub>
          <m:e>
            <m:r>
              <m:rPr>
                <m:sty m:val="bi"/>
              </m:rPr>
              <m:t>I</m:t>
            </m:r>
          </m:e>
          <m:sub>
            <m:r>
              <m:t>2</m:t>
            </m:r>
          </m:sub>
        </m:sSub>
      </m:oMath>
      <w:r>
        <w:t xml:space="preserve">:</w:t>
      </w:r>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0.6</m:t>
                        </m:r>
                      </m:e>
                      <m:e>
                        <m:r>
                          <m:rPr>
                            <m:sty m:val="p"/>
                          </m:rPr>
                          <m:t>−</m:t>
                        </m:r>
                        <m:r>
                          <m:t>0.8</m:t>
                        </m:r>
                      </m:e>
                    </m:mr>
                    <m:mr>
                      <m:e>
                        <m:r>
                          <m:t>0.8</m:t>
                        </m:r>
                      </m:e>
                      <m:e>
                        <m:r>
                          <m:t>0.6</m:t>
                        </m:r>
                      </m:e>
                    </m:mr>
                  </m:m>
                </m:e>
              </m:d>
              <m:d>
                <m:dPr>
                  <m:begChr m:val="["/>
                  <m:sepChr m:val=""/>
                  <m:endChr m:val="]"/>
                  <m:grow/>
                </m:dPr>
                <m:e>
                  <m:m>
                    <m:mPr>
                      <m:baseJc m:val="center"/>
                      <m:plcHide m:val="on"/>
                      <m:mcs>
                        <m:mc>
                          <m:mcPr>
                            <m:mcJc m:val="center"/>
                            <m:count m:val="1"/>
                          </m:mcPr>
                        </m:mc>
                        <m:mc>
                          <m:mcPr>
                            <m:mcJc m:val="center"/>
                            <m:count m:val="1"/>
                          </m:mcPr>
                        </m:mc>
                      </m:mcs>
                    </m:mPr>
                    <m:mr>
                      <m:e>
                        <m:r>
                          <m:t>0.6</m:t>
                        </m:r>
                      </m:e>
                      <m:e>
                        <m:r>
                          <m:t>0.8</m:t>
                        </m:r>
                      </m:e>
                    </m:mr>
                    <m:mr>
                      <m:e>
                        <m:r>
                          <m:rPr>
                            <m:sty m:val="p"/>
                          </m:rPr>
                          <m:t>−</m:t>
                        </m:r>
                        <m:r>
                          <m:t>0.8</m:t>
                        </m:r>
                      </m:e>
                      <m:e>
                        <m:r>
                          <m:t>0.6</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0.36</m:t>
                        </m:r>
                        <m:r>
                          <m:rPr>
                            <m:sty m:val="p"/>
                          </m:rPr>
                          <m:t>+</m:t>
                        </m:r>
                        <m:r>
                          <m:t>0.64</m:t>
                        </m:r>
                      </m:e>
                      <m:e>
                        <m:r>
                          <m:t>0.48</m:t>
                        </m:r>
                        <m:r>
                          <m:rPr>
                            <m:sty m:val="p"/>
                          </m:rPr>
                          <m:t>−</m:t>
                        </m:r>
                        <m:r>
                          <m:t>0.48</m:t>
                        </m:r>
                      </m:e>
                    </m:mr>
                    <m:mr>
                      <m:e>
                        <m:r>
                          <m:t>0.48</m:t>
                        </m:r>
                        <m:r>
                          <m:rPr>
                            <m:sty m:val="p"/>
                          </m:rPr>
                          <m:t>−</m:t>
                        </m:r>
                        <m:r>
                          <m:t>0.48</m:t>
                        </m:r>
                      </m:e>
                      <m:e>
                        <m:r>
                          <m:t>0.64</m:t>
                        </m:r>
                        <m:r>
                          <m:rPr>
                            <m:sty m:val="p"/>
                          </m:rPr>
                          <m:t>+</m:t>
                        </m:r>
                        <m:r>
                          <m:t>0.36</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1</m:t>
                        </m:r>
                      </m:e>
                    </m:mr>
                  </m:m>
                </m:e>
              </m:d>
              <m:r>
                <m:t>&amp;</m:t>
              </m:r>
              <m:r>
                <m:t>&amp;</m:t>
              </m:r>
              <m:r>
                <m:rPr>
                  <m:nor/>
                  <m:sty m:val="p"/>
                </m:rPr>
                <m:t>(add)</m:t>
              </m:r>
            </m:e>
          </m:eqArr>
        </m:oMath>
      </m:oMathPara>
    </w:p>
    <w:p>
      <w:pPr>
        <w:pStyle w:val="FirstParagraph"/>
      </w:pPr>
      <w:r>
        <w:t xml:space="preserve">So</w:t>
      </w:r>
      <w:r>
        <w:t xml:space="preserve"> </w:t>
      </w:r>
      <m:oMath>
        <m:sSup>
          <m:e>
            <m:r>
              <m:rPr>
                <m:sty m:val="bi"/>
              </m:rPr>
              <m:t>Q</m:t>
            </m:r>
          </m:e>
          <m:sup>
            <m:r>
              <m:rPr>
                <m:sty m:val="p"/>
              </m:rPr>
              <m:t>−</m:t>
            </m:r>
            <m:r>
              <m:t>1</m:t>
            </m:r>
          </m:sup>
        </m:sSup>
        <m:r>
          <m:rPr>
            <m:sty m:val="p"/>
          </m:rPr>
          <m:t>=</m:t>
        </m:r>
        <m:sSup>
          <m:e>
            <m:r>
              <m:rPr>
                <m:sty m:val="bi"/>
              </m:rPr>
              <m:t>Q</m:t>
            </m:r>
          </m:e>
          <m:sup>
            <m:r>
              <m:rPr>
                <m:sty m:val="p"/>
              </m:rPr>
              <m:t>⊤</m:t>
            </m:r>
          </m:sup>
        </m:sSup>
      </m:oMath>
      <w:r>
        <w:t xml:space="preserve">.</w:t>
      </w:r>
    </w:p>
    <w:bookmarkEnd w:id="443"/>
    <w:bookmarkStart w:id="444" w:name="thm-orthogonal-norm"/>
    <w:p>
      <w:pPr>
        <w:pStyle w:val="BodyText"/>
      </w:pPr>
      <w:del w:id="18773" w:author="PR Preview" w:date="2026-01-01T00:00:00Z">
        <w:r>
          <w:rPr>
            <w:b/>
            <w:bCs/>
          </w:rPr>
          <w:delText xml:space="preserve">Theorem 71 (Orthogonal matrices preserve length)</w:delText>
        </w:r>
      </w:del>
      <w:del w:id="18774" w:author="PR Preview" w:date="2026-01-01T00:00:00Z">
        <w:r>
          <w:delText xml:space="preserve"> </w:delText>
        </w:r>
      </w:del>
      <w:del w:id="18775" w:author="PR Preview" w:date="2026-01-01T00:00:00Z">
        <w:r>
          <w:delText xml:space="preserve">If</w:delText>
        </w:r>
      </w:del>
      <w:del w:id="18776" w:author="PR Preview" w:date="2026-01-01T00:00:00Z">
        <w:r>
          <w:delText xml:space="preserve"> </w:delText>
        </w:r>
      </w:del>
      <m:oMath>
        <m:r>
          <m:rPr>
            <m:sty m:val="bi"/>
          </m:rPr>
          <m:t>Q</m:t>
        </m:r>
      </m:oMath>
      <w:del w:id="18777" w:author="PR Preview" w:date="2026-01-01T00:00:00Z">
        <w:r>
          <w:delText xml:space="preserve"> </w:delText>
        </w:r>
      </w:del>
      <w:del w:id="18778" w:author="PR Preview" w:date="2026-01-01T00:00:00Z">
        <w:r>
          <w:delText xml:space="preserve">is a</w:delText>
        </w:r>
      </w:del>
      <w:del w:id="18779" w:author="PR Preview" w:date="2026-01-01T00:00:00Z">
        <w:r>
          <w:delText xml:space="preserve"> </w:delText>
        </w:r>
      </w:del>
      <m:oMath>
        <m:r>
          <m:t>p</m:t>
        </m:r>
        <m:r>
          <m:rPr>
            <m:sty m:val="p"/>
          </m:rPr>
          <m:t>×</m:t>
        </m:r>
        <m:r>
          <m:t>p</m:t>
        </m:r>
      </m:oMath>
      <w:del w:id="18780" w:author="PR Preview" w:date="2026-01-01T00:00:00Z">
        <w:r>
          <w:delText xml:space="preserve"> </w:delText>
        </w:r>
      </w:del>
      <w:del w:id="18781" w:author="PR Preview" w:date="2026-01-01T00:00:00Z">
        <w:r>
          <w:delText xml:space="preserve">orthogonal matrix (</w:delText>
        </w:r>
      </w:del>
      <w:hyperlink w:anchor="def-orthogonal-matrix">
        <w:del w:id="18782" w:author="PR Preview" w:date="2026-01-01T00:00:00Z">
          <w:r>
            <w:rPr>
              <w:rStyle w:val="Hyperlink"/>
            </w:rPr>
            <w:delText xml:space="preserve">Definition 89</w:delText>
          </w:r>
        </w:del>
      </w:hyperlink>
      <w:del w:id="18783" w:author="PR Preview" w:date="2026-01-01T00:00:00Z">
        <w:r>
          <w:delText xml:space="preserve">)</w:delText>
        </w:r>
      </w:del>
      <w:del w:id="18784" w:author="PR Preview" w:date="2026-01-01T00:00:00Z">
        <w:r>
          <w:delText xml:space="preserve"> </w:delText>
        </w:r>
      </w:del>
      <w:del w:id="18785" w:author="PR Preview" w:date="2026-01-01T00:00:00Z">
        <w:r>
          <w:delText xml:space="preserve">and</w:delText>
        </w:r>
      </w:del>
      <w:del w:id="18786" w:author="PR Preview" w:date="2026-01-01T00:00:00Z">
        <w:r>
          <w:delText xml:space="preserve"> </w:delText>
        </w:r>
      </w:del>
      <m:oMath>
        <m:limLow>
          <m:e>
            <m:r>
              <m:t>x</m:t>
            </m:r>
          </m:e>
          <m:lim>
            <m:r>
              <m:rPr>
                <m:sty m:val="p"/>
              </m:rPr>
              <m:t>∼</m:t>
            </m:r>
          </m:lim>
        </m:limLow>
      </m:oMath>
      <w:del w:id="18787" w:author="PR Preview" w:date="2026-01-01T00:00:00Z">
        <w:r>
          <w:delText xml:space="preserve"> </w:delText>
        </w:r>
      </w:del>
      <w:del w:id="18788" w:author="PR Preview" w:date="2026-01-01T00:00:00Z">
        <w:r>
          <w:delText xml:space="preserve">is a vector of length</w:delText>
        </w:r>
      </w:del>
      <w:del w:id="18789" w:author="PR Preview" w:date="2026-01-01T00:00:00Z">
        <w:r>
          <w:delText xml:space="preserve"> </w:delText>
        </w:r>
      </w:del>
      <m:oMath>
        <m:r>
          <m:t>p</m:t>
        </m:r>
      </m:oMath>
      <w:del w:id="18790" w:author="PR Preview" w:date="2026-01-01T00:00:00Z">
        <w:r>
          <w:delText xml:space="preserve">, then</w:delText>
        </w:r>
      </w:del>
    </w:p>
    <w:p>
      <w:pPr>
        <w:pStyle w:val="BodyText"/>
      </w:pPr>
      <m:oMathPara>
        <m:oMathParaPr>
          <m:jc m:val="center"/>
        </m:oMathParaPr>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m:oMathPara>
    </w:p>
    <w:p>
      <w:pPr>
        <w:pStyle w:val="BodyText"/>
      </w:pPr>
      <w:ins w:id="18791" w:author="PR Preview" w:date="2026-01-01T00:00:00Z">
        <w:r>
          <w:rPr>
            <w:b/>
            <w:bCs/>
          </w:rPr>
          <w:t xml:space="preserve">Theorem 71 (Orthogonal matrices preserve length)</w:t>
        </w:r>
      </w:ins>
      <w:ins w:id="18792" w:author="PR Preview" w:date="2026-01-01T00:00:00Z">
        <w:r>
          <w:t xml:space="preserve"> </w:t>
        </w:r>
      </w:ins>
      <w:ins w:id="18793" w:author="PR Preview" w:date="2026-01-01T00:00:00Z">
        <w:r>
          <w:t xml:space="preserve">If</w:t>
        </w:r>
      </w:ins>
      <w:ins w:id="18794" w:author="PR Preview" w:date="2026-01-01T00:00:00Z">
        <w:r>
          <w:t xml:space="preserve"> </w:t>
        </w:r>
      </w:ins>
      <m:oMath>
        <m:r>
          <m:rPr>
            <m:sty m:val="bi"/>
          </m:rPr>
          <m:t>Q</m:t>
        </m:r>
      </m:oMath>
      <w:ins w:id="18795" w:author="PR Preview" w:date="2026-01-01T00:00:00Z">
        <w:r>
          <w:t xml:space="preserve"> </w:t>
        </w:r>
      </w:ins>
      <w:ins w:id="18796" w:author="PR Preview" w:date="2026-01-01T00:00:00Z">
        <w:r>
          <w:t xml:space="preserve">is a</w:t>
        </w:r>
      </w:ins>
      <w:ins w:id="18797" w:author="PR Preview" w:date="2026-01-01T00:00:00Z">
        <w:r>
          <w:t xml:space="preserve"> </w:t>
        </w:r>
      </w:ins>
      <m:oMath>
        <m:r>
          <m:t>p</m:t>
        </m:r>
        <m:r>
          <m:rPr>
            <m:sty m:val="p"/>
          </m:rPr>
          <m:t>×</m:t>
        </m:r>
        <m:r>
          <m:t>p</m:t>
        </m:r>
      </m:oMath>
      <w:ins w:id="18798" w:author="PR Preview" w:date="2026-01-01T00:00:00Z">
        <w:r>
          <w:t xml:space="preserve"> </w:t>
        </w:r>
      </w:ins>
      <w:ins w:id="18799" w:author="PR Preview" w:date="2026-01-01T00:00:00Z">
        <w:r>
          <w:t xml:space="preserve">orthogonal matrix (</w:t>
        </w:r>
      </w:ins>
      <w:hyperlink w:anchor="def-orthogonal-matrix">
        <w:ins w:id="18800" w:author="PR Preview" w:date="2026-01-01T00:00:00Z">
          <w:r>
            <w:rPr>
              <w:rStyle w:val="Hyperlink"/>
            </w:rPr>
            <w:t xml:space="preserve">Definition 89</w:t>
          </w:r>
        </w:ins>
      </w:hyperlink>
      <w:ins w:id="18801" w:author="PR Preview" w:date="2026-01-01T00:00:00Z">
        <w:r>
          <w:t xml:space="preserve">)</w:t>
        </w:r>
      </w:ins>
      <w:ins w:id="18802" w:author="PR Preview" w:date="2026-01-01T00:00:00Z">
        <w:r>
          <w:t xml:space="preserve"> </w:t>
        </w:r>
      </w:ins>
      <w:ins w:id="18803" w:author="PR Preview" w:date="2026-01-01T00:00:00Z">
        <w:r>
          <w:t xml:space="preserve">and</w:t>
        </w:r>
      </w:ins>
      <w:ins w:id="18804" w:author="PR Preview" w:date="2026-01-01T00:00:00Z">
        <w:r>
          <w:t xml:space="preserve"> </w:t>
        </w:r>
      </w:ins>
      <w:ins w:id="18805" w:author="PR Preview" w:date="2026-01-01T00:00:00Z">
        <w:r>
          <w:t xml:space="preserve">$\mathord{\smash[b]{\underset{\raise.3ex\hbox{$\scriptstyle\sim$}}{x}}\vphantom{x}}$</w:t>
        </w:r>
      </w:ins>
      <w:ins w:id="18806" w:author="PR Preview" w:date="2026-01-01T00:00:00Z">
        <w:r>
          <w:t xml:space="preserve"> </w:t>
        </w:r>
      </w:ins>
      <w:ins w:id="18807" w:author="PR Preview" w:date="2026-01-01T00:00:00Z">
        <w:r>
          <w:t xml:space="preserve">is a vector of length</w:t>
        </w:r>
      </w:ins>
      <w:ins w:id="18808" w:author="PR Preview" w:date="2026-01-01T00:00:00Z">
        <w:r>
          <w:t xml:space="preserve"> </w:t>
        </w:r>
      </w:ins>
      <m:oMath>
        <m:r>
          <m:t>p</m:t>
        </m:r>
      </m:oMath>
      <w:ins w:id="18809" w:author="PR Preview" w:date="2026-01-01T00:00:00Z">
        <w:r>
          <w:t xml:space="preserve">, then</w:t>
        </w:r>
      </w:ins>
    </w:p>
    <w:p>
      <w:pPr>
        <w:pStyle w:val="BodyText"/>
      </w:pPr>
      <w:ins w:id="18810" w:author="PR Preview" w:date="2026-01-01T00:00:00Z">
        <w:r>
          <w:t xml:space="preserve">$$
    \mathopen{}\left\lVert\mathbf{Q}\mathord{\smash[b]{\underset{\raise.3ex\hbox{$\scriptstyle\sim$}}{x}}\vphantom{x}}\right\rVert\mathclose{} = \mathopen{}\left\lVert\mathord{\smash[b]{\underset{\raise.3ex\hbox{$\scriptstyle\sim$}}{x}}\vphantom{x}}\right\rVert\mathclose{}
    $$</w:t>
        </w:r>
      </w:ins>
    </w:p>
    <w:bookmarkEnd w:id="44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Q</m:t>
                  </m:r>
                  <m:limLow>
                    <m:e>
                      <m:r>
                        <m:t>x</m:t>
                      </m:r>
                    </m:e>
                    <m:lim>
                      <m:r>
                        <m:rPr>
                          <m:sty m:val="p"/>
                        </m:rPr>
                        <m:t>∼</m:t>
                      </m:r>
                    </m:lim>
                  </m:limLow>
                </m:e>
              </m:d>
              <m:sSup>
                <m:e>
                  <m:r>
                    <m:t>​</m:t>
                  </m:r>
                </m:e>
                <m:sup>
                  <m:r>
                    <m:t>2</m:t>
                  </m:r>
                </m:sup>
              </m:sSup>
              <m:r>
                <m:t>&amp;</m:t>
              </m:r>
              <m:r>
                <m:rPr>
                  <m:sty m:val="p"/>
                </m:rPr>
                <m:t>=</m:t>
              </m:r>
              <m:r>
                <m:rPr>
                  <m:sty m:val="p"/>
                </m:rPr>
                <m:t>(</m:t>
              </m:r>
              <m:r>
                <m:rPr>
                  <m:sty m:val="bi"/>
                </m:rPr>
                <m:t>Q</m:t>
              </m:r>
              <m:limLow>
                <m:e>
                  <m:r>
                    <m:t>x</m:t>
                  </m:r>
                </m:e>
                <m:lim>
                  <m:r>
                    <m:rPr>
                      <m:sty m:val="p"/>
                    </m:rPr>
                    <m:t>∼</m:t>
                  </m:r>
                </m:lim>
              </m:limLow>
              <m:r>
                <m:rPr>
                  <m:sty m:val="p"/>
                </m:rPr>
                <m:t>)</m:t>
              </m:r>
              <m:r>
                <m:rPr>
                  <m:sty m:val="p"/>
                </m:rPr>
                <m:t>⋅</m:t>
              </m:r>
              <m:r>
                <m:rPr>
                  <m:sty m:val="p"/>
                </m:rPr>
                <m:t>(</m:t>
              </m:r>
              <m:r>
                <m:rPr>
                  <m:sty m:val="bi"/>
                </m:rPr>
                <m:t>Q</m:t>
              </m:r>
              <m:limLow>
                <m:e>
                  <m:r>
                    <m:t>x</m:t>
                  </m:r>
                </m:e>
                <m:lim>
                  <m:r>
                    <m:rPr>
                      <m:sty m:val="p"/>
                    </m:rPr>
                    <m:t>∼</m:t>
                  </m:r>
                </m:lim>
              </m:limLow>
              <m:r>
                <m:rPr>
                  <m:sty m:val="p"/>
                </m:rPr>
                <m:t>)</m:t>
              </m:r>
              <m:r>
                <m:t>&amp;</m:t>
              </m:r>
              <m:r>
                <m:t>&amp;</m:t>
              </m:r>
              <m:r>
                <m:rPr>
                  <m:nor/>
                  <m:sty m:val="p"/>
                </m:rPr>
                <m:t>(definition of the Euclidean norm)</m:t>
              </m:r>
            </m:e>
            <m:e>
              <m:r>
                <m:t>&amp;</m:t>
              </m:r>
              <m:r>
                <m:rPr>
                  <m:sty m:val="p"/>
                </m:rPr>
                <m:t>=</m:t>
              </m:r>
              <m:sSup>
                <m:e>
                  <m:r>
                    <m:rPr>
                      <m:sty m:val="p"/>
                    </m:rPr>
                    <m:t>(</m:t>
                  </m:r>
                  <m:r>
                    <m:rPr>
                      <m:sty m:val="bi"/>
                    </m:rPr>
                    <m:t>Q</m:t>
                  </m:r>
                  <m:limLow>
                    <m:e>
                      <m:r>
                        <m:t>x</m:t>
                      </m:r>
                    </m:e>
                    <m:lim>
                      <m:r>
                        <m:rPr>
                          <m:sty m:val="p"/>
                        </m:rPr>
                        <m:t>∼</m:t>
                      </m:r>
                    </m:lim>
                  </m:limLow>
                  <m:r>
                    <m:rPr>
                      <m:sty m:val="p"/>
                    </m:rPr>
                    <m:t>)</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(dot product as a matrix product)</m:t>
              </m:r>
            </m:e>
            <m:e>
              <m:r>
                <m:t>&amp;</m:t>
              </m:r>
              <m:r>
                <m:rPr>
                  <m:sty m:val="p"/>
                </m:rPr>
                <m:t>=</m:t>
              </m:r>
              <m:sSup>
                <m:e>
                  <m:limLow>
                    <m:e>
                      <m:r>
                        <m:t>x</m:t>
                      </m:r>
                    </m:e>
                    <m:lim>
                      <m:r>
                        <m:rPr>
                          <m:sty m:val="p"/>
                        </m:rPr>
                        <m:t>∼</m:t>
                      </m:r>
                    </m:lim>
                  </m:limLow>
                </m:e>
                <m:sup>
                  <m:r>
                    <m:rPr>
                      <m:sty m:val="p"/>
                    </m:rPr>
                    <m:t>⊤</m:t>
                  </m:r>
                </m:sup>
              </m:sSup>
              <m:r>
                <m:t> </m:t>
              </m:r>
              <m:sSup>
                <m:e>
                  <m:r>
                    <m:rPr>
                      <m:sty m:val="bi"/>
                    </m:rPr>
                    <m:t>Q</m:t>
                  </m:r>
                </m:e>
                <m:sup>
                  <m:r>
                    <m:rPr>
                      <m:sty m:val="p"/>
                    </m:rPr>
                    <m:t>⊤</m:t>
                  </m:r>
                </m:sup>
              </m:sSup>
              <m:r>
                <m:t> </m:t>
              </m:r>
              <m:r>
                <m:rPr>
                  <m:sty m:val="p"/>
                </m:rPr>
                <m:t>(</m:t>
              </m:r>
              <m:r>
                <m:rPr>
                  <m:sty m:val="bi"/>
                </m:rPr>
                <m:t>Q</m:t>
              </m:r>
              <m:limLow>
                <m:e>
                  <m:r>
                    <m:t>x</m:t>
                  </m:r>
                </m:e>
                <m:lim>
                  <m:r>
                    <m:rPr>
                      <m:sty m:val="p"/>
                    </m:rPr>
                    <m:t>∼</m:t>
                  </m:r>
                </m:lim>
              </m:limLow>
              <m:r>
                <m:rPr>
                  <m:sty m:val="p"/>
                </m:rPr>
                <m:t>)</m:t>
              </m:r>
              <m:r>
                <m:t>&amp;</m:t>
              </m:r>
              <m:r>
                <m:t>&amp;</m:t>
              </m:r>
              <m:r>
                <m:rPr>
                  <m:nor/>
                  <m:sty m:val="p"/>
                </m:rPr>
                <m:t>(transpose of a product)</m:t>
              </m:r>
            </m:e>
            <m:e>
              <m:r>
                <m:t>&amp;</m:t>
              </m:r>
              <m:r>
                <m:rPr>
                  <m:sty m:val="p"/>
                </m:rPr>
                <m:t>=</m:t>
              </m:r>
              <m:sSup>
                <m:e>
                  <m:limLow>
                    <m:e>
                      <m:r>
                        <m:t>x</m:t>
                      </m:r>
                    </m:e>
                    <m:lim>
                      <m:r>
                        <m:rPr>
                          <m:sty m:val="p"/>
                        </m:rPr>
                        <m:t>∼</m:t>
                      </m:r>
                    </m:lim>
                  </m:limLow>
                </m:e>
                <m:sup>
                  <m:r>
                    <m:rPr>
                      <m:sty m:val="p"/>
                    </m:rPr>
                    <m:t>⊤</m:t>
                  </m:r>
                </m:sup>
              </m:sSup>
              <m:r>
                <m:t> </m:t>
              </m:r>
              <m:r>
                <m:rPr>
                  <m:sty m:val="p"/>
                </m:rPr>
                <m:t>(</m:t>
              </m:r>
              <m:sSup>
                <m:e>
                  <m:r>
                    <m:rPr>
                      <m:sty m:val="bi"/>
                    </m:rPr>
                    <m:t>Q</m:t>
                  </m:r>
                </m:e>
                <m:sup>
                  <m:r>
                    <m:rPr>
                      <m:sty m:val="p"/>
                    </m:rPr>
                    <m:t>⊤</m:t>
                  </m:r>
                </m:sup>
              </m:sSup>
              <m:r>
                <m:rPr>
                  <m:sty m:val="bi"/>
                </m:rPr>
                <m:t>Q</m:t>
              </m:r>
              <m:r>
                <m:rPr>
                  <m:sty m:val="p"/>
                </m:rPr>
                <m:t>)</m:t>
              </m:r>
              <m:r>
                <m:t> </m:t>
              </m:r>
              <m:limLow>
                <m:e>
                  <m:r>
                    <m:t>x</m:t>
                  </m:r>
                </m:e>
                <m:lim>
                  <m:r>
                    <m:rPr>
                      <m:sty m:val="p"/>
                    </m:rPr>
                    <m:t>∼</m:t>
                  </m:r>
                </m:lim>
              </m:limLow>
              <m:r>
                <m:t>&amp;</m:t>
              </m:r>
              <m:r>
                <m:t>&amp;</m:t>
              </m:r>
              <m:r>
                <m:rPr>
                  <m:nor/>
                  <m:sty m:val="p"/>
                </m:rPr>
                <m:t>(regroup; matrix multiplication is associative)</m:t>
              </m:r>
            </m:e>
            <m:e>
              <m:r>
                <m:t>&amp;</m:t>
              </m:r>
              <m:r>
                <m:rPr>
                  <m:sty m:val="p"/>
                </m:rPr>
                <m:t>=</m:t>
              </m:r>
              <m:sSup>
                <m:e>
                  <m:limLow>
                    <m:e>
                      <m:r>
                        <m:t>x</m:t>
                      </m:r>
                    </m:e>
                    <m:lim>
                      <m:r>
                        <m:rPr>
                          <m:sty m:val="p"/>
                        </m:rPr>
                        <m:t>∼</m:t>
                      </m:r>
                    </m:lim>
                  </m:limLow>
                </m:e>
                <m:sup>
                  <m:r>
                    <m:rPr>
                      <m:sty m:val="p"/>
                    </m:rPr>
                    <m:t>⊤</m:t>
                  </m:r>
                </m:sup>
              </m:sSup>
              <m:r>
                <m:t> </m:t>
              </m:r>
              <m:sSub>
                <m:e>
                  <m:r>
                    <m:rPr>
                      <m:sty m:val="bi"/>
                    </m:rPr>
                    <m:t>I</m:t>
                  </m:r>
                </m:e>
                <m:sub>
                  <m:r>
                    <m:t>p</m:t>
                  </m:r>
                </m:sub>
              </m:sSub>
              <m:r>
                <m:t> </m:t>
              </m:r>
              <m:limLow>
                <m:e>
                  <m:r>
                    <m:t>x</m:t>
                  </m:r>
                </m:e>
                <m:lim>
                  <m:r>
                    <m:rPr>
                      <m:sty m:val="p"/>
                    </m:rPr>
                    <m:t>∼</m:t>
                  </m:r>
                </m:lim>
              </m:limLow>
              <m:r>
                <m:t>&amp;</m:t>
              </m:r>
              <m:r>
                <m:t>&amp;</m:t>
              </m:r>
              <m:r>
                <m:rPr>
                  <m:nor/>
                  <m:sty m:val="p"/>
                </m:rPr>
                <m:t>(definition of an orthogonal matrix)</m:t>
              </m:r>
            </m:e>
            <m:e>
              <m:r>
                <m:t>&amp;</m:t>
              </m:r>
              <m:r>
                <m:rPr>
                  <m:sty m:val="p"/>
                </m:rPr>
                <m:t>=</m:t>
              </m:r>
              <m:sSup>
                <m:e>
                  <m:limLow>
                    <m:e>
                      <m:r>
                        <m:t>x</m:t>
                      </m:r>
                    </m:e>
                    <m:lim>
                      <m:r>
                        <m:rPr>
                          <m:sty m:val="p"/>
                        </m:rPr>
                        <m:t>∼</m:t>
                      </m:r>
                    </m:lim>
                  </m:limLow>
                </m:e>
                <m:sup>
                  <m:r>
                    <m:rPr>
                      <m:sty m:val="p"/>
                    </m:rPr>
                    <m:t>⊤</m:t>
                  </m:r>
                </m:sup>
              </m:sSup>
              <m:r>
                <m:t> </m:t>
              </m:r>
              <m:limLow>
                <m:e>
                  <m:r>
                    <m:t>x</m:t>
                  </m:r>
                </m:e>
                <m:lim>
                  <m:r>
                    <m:rPr>
                      <m:sty m:val="p"/>
                    </m:rPr>
                    <m:t>∼</m:t>
                  </m:r>
                </m:lim>
              </m:limLow>
              <m:r>
                <m:t>&amp;</m:t>
              </m:r>
              <m:r>
                <m:t>&amp;</m:t>
              </m:r>
              <m:r>
                <m:rPr>
                  <m:nor/>
                  <m:sty m:val="p"/>
                </m:rPr>
                <m:t>(identity matrix)</m:t>
              </m:r>
            </m:e>
            <m:e>
              <m:r>
                <m:t>&amp;</m:t>
              </m:r>
              <m:r>
                <m:rPr>
                  <m:sty m:val="p"/>
                </m:rPr>
                <m:t>=</m:t>
              </m:r>
              <m:r>
                <m:t>​</m:t>
              </m:r>
              <m:d>
                <m:dPr>
                  <m:begChr m:val="∥"/>
                  <m:sepChr m:val=""/>
                  <m:endChr m:val="∥"/>
                  <m:grow/>
                </m:dPr>
                <m:e>
                  <m:limLow>
                    <m:e>
                      <m:r>
                        <m:t>x</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del w:id="18811" w:author="PR Preview" w:date="2026-01-01T00:00:00Z">
        <w:r>
          <w:delText xml:space="preserve">Both norms are nonnegative square roots,</w:delText>
        </w:r>
      </w:del>
      <w:del w:id="18812" w:author="PR Preview" w:date="2026-01-01T00:00:00Z">
        <w:r>
          <w:delText xml:space="preserve"> </w:delText>
        </w:r>
      </w:del>
      <w:del w:id="18813" w:author="PR Preview" w:date="2026-01-01T00:00:00Z">
        <w:r>
          <w:delText xml:space="preserve">so equal squares give</w:delText>
        </w:r>
      </w:del>
      <w:del w:id="18814" w:author="PR Preview" w:date="2026-01-01T00:00:00Z">
        <w:r>
          <w:delText xml:space="preserve"> </w:delText>
        </w:r>
      </w:del>
      <m:oMath>
        <m:r>
          <m:t>​</m:t>
        </m:r>
        <m:d>
          <m:dPr>
            <m:begChr m:val="∥"/>
            <m:sepChr m:val=""/>
            <m:endChr m:val="∥"/>
            <m:grow/>
          </m:dPr>
          <m:e>
            <m:r>
              <m:rPr>
                <m:sty m:val="bi"/>
              </m:rPr>
              <m:t>Q</m:t>
            </m:r>
            <m:limLow>
              <m:e>
                <m:r>
                  <m:t>x</m:t>
                </m:r>
              </m:e>
              <m:lim>
                <m:r>
                  <m:rPr>
                    <m:sty m:val="p"/>
                  </m:rPr>
                  <m:t>∼</m:t>
                </m:r>
              </m:lim>
            </m:limLow>
          </m:e>
        </m:d>
        <m:r>
          <m:t>​</m:t>
        </m:r>
        <m:r>
          <m:rPr>
            <m:sty m:val="p"/>
          </m:rPr>
          <m:t>=</m:t>
        </m:r>
        <m:r>
          <m:t>​</m:t>
        </m:r>
        <m:d>
          <m:dPr>
            <m:begChr m:val="∥"/>
            <m:sepChr m:val=""/>
            <m:endChr m:val="∥"/>
            <m:grow/>
          </m:dPr>
          <m:e>
            <m:limLow>
              <m:e>
                <m:r>
                  <m:t>x</m:t>
                </m:r>
              </m:e>
              <m:lim>
                <m:r>
                  <m:rPr>
                    <m:sty m:val="p"/>
                  </m:rPr>
                  <m:t>∼</m:t>
                </m:r>
              </m:lim>
            </m:limLow>
          </m:e>
        </m:d>
        <m:r>
          <m:t>​</m:t>
        </m:r>
      </m:oMath>
      <w:del w:id="18815" w:author="PR Preview" w:date="2026-01-01T00:00:00Z">
        <w:r>
          <w:delText xml:space="preserve">.</w:delText>
        </w:r>
      </w:del>
      <w:del w:id="18816" w:author="PR Preview" w:date="2026-01-01T00:00:00Z">
        <w:r>
          <w:delText xml:space="preserve"> </w:delText>
        </w:r>
      </w:del>
      <w:del w:id="18817" w:author="PR Preview" w:date="2026-01-01T00:00:00Z">
        <w:r>
          <w:delText xml:space="preserve">The second step is</w:delText>
        </w:r>
      </w:del>
      <w:del w:id="18818" w:author="PR Preview" w:date="2026-01-01T00:00:00Z">
        <w:r>
          <w:delText xml:space="preserve"> </w:delText>
        </w:r>
      </w:del>
      <w:hyperlink w:anchor="exm-dot-product-matmul">
        <w:del w:id="18819" w:author="PR Preview" w:date="2026-01-01T00:00:00Z">
          <w:r>
            <w:rPr>
              <w:rStyle w:val="Hyperlink"/>
            </w:rPr>
            <w:delText xml:space="preserve">Example 20</w:delText>
          </w:r>
        </w:del>
      </w:hyperlink>
      <w:del w:id="18820" w:author="PR Preview" w:date="2026-01-01T00:00:00Z">
        <w:r>
          <w:delText xml:space="preserve">,</w:delText>
        </w:r>
      </w:del>
      <w:del w:id="18821" w:author="PR Preview" w:date="2026-01-01T00:00:00Z">
        <w:r>
          <w:delText xml:space="preserve"> </w:delText>
        </w:r>
      </w:del>
      <w:del w:id="18822" w:author="PR Preview" w:date="2026-01-01T00:00:00Z">
        <w:r>
          <w:delText xml:space="preserve">the third is</w:delText>
        </w:r>
      </w:del>
      <w:del w:id="18823" w:author="PR Preview" w:date="2026-01-01T00:00:00Z">
        <w:r>
          <w:delText xml:space="preserve"> </w:delText>
        </w:r>
      </w:del>
      <w:hyperlink w:anchor="thm-transpose-product">
        <w:del w:id="18824" w:author="PR Preview" w:date="2026-01-01T00:00:00Z">
          <w:r>
            <w:rPr>
              <w:rStyle w:val="Hyperlink"/>
            </w:rPr>
            <w:delText xml:space="preserve">Theorem 19</w:delText>
          </w:r>
        </w:del>
      </w:hyperlink>
      <w:del w:id="18825" w:author="PR Preview" w:date="2026-01-01T00:00:00Z">
        <w:r>
          <w:delText xml:space="preserve">,</w:delText>
        </w:r>
      </w:del>
      <w:del w:id="18826" w:author="PR Preview" w:date="2026-01-01T00:00:00Z">
        <w:r>
          <w:delText xml:space="preserve"> </w:delText>
        </w:r>
      </w:del>
      <w:del w:id="18827" w:author="PR Preview" w:date="2026-01-01T00:00:00Z">
        <w:r>
          <w:delText xml:space="preserve">and the fourth is</w:delText>
        </w:r>
      </w:del>
      <w:del w:id="18828" w:author="PR Preview" w:date="2026-01-01T00:00:00Z">
        <w:r>
          <w:delText xml:space="preserve"> </w:delText>
        </w:r>
      </w:del>
      <w:hyperlink w:anchor="thm-matmul-assoc">
        <w:del w:id="18829" w:author="PR Preview" w:date="2026-01-01T00:00:00Z">
          <w:r>
            <w:rPr>
              <w:rStyle w:val="Hyperlink"/>
            </w:rPr>
            <w:delText xml:space="preserve">Theorem 8</w:delText>
          </w:r>
        </w:del>
      </w:hyperlink>
      <w:del w:id="18830" w:author="PR Preview" w:date="2026-01-01T00:00:00Z">
        <w:r>
          <w:delText xml:space="preserve">.</w:delText>
        </w:r>
      </w:del>
    </w:p>
    <w:p>
      <w:pPr>
        <w:pStyle w:val="BodyText"/>
      </w:pPr>
      <w:del w:id="18831" w:author="PR Preview" w:date="2026-01-01T00:00:00Z">
        <w:r>
          <w:rPr>
            <w:b/>
            <w:bCs/>
          </w:rPr>
          <w:delText xml:space="preserve">Example 135 (Rotating a vector keeps its length)</w:delText>
        </w:r>
      </w:del>
      <w:del w:id="18832" w:author="PR Preview" w:date="2026-01-01T00:00:00Z">
        <w:r>
          <w:delText xml:space="preserve"> </w:delText>
        </w:r>
      </w:del>
      <w:del w:id="18833" w:author="PR Preview" w:date="2026-01-01T00:00:00Z">
        <w:r>
          <w:delText xml:space="preserve">With</w:delText>
        </w:r>
      </w:del>
      <w:del w:id="18834" w:author="PR Preview" w:date="2026-01-01T00:00:00Z">
        <w:r>
          <w:delText xml:space="preserve"> </w:delText>
        </w:r>
      </w:del>
      <m:oMath>
        <m:r>
          <m:rPr>
            <m:sty m:val="bi"/>
          </m:rPr>
          <m:t>Q</m:t>
        </m:r>
      </m:oMath>
      <w:del w:id="18835" w:author="PR Preview" w:date="2026-01-01T00:00:00Z">
        <w:r>
          <w:delText xml:space="preserve"> </w:delText>
        </w:r>
      </w:del>
      <w:del w:id="18836" w:author="PR Preview" w:date="2026-01-01T00:00:00Z">
        <w:r>
          <w:delText xml:space="preserve">from</w:delText>
        </w:r>
      </w:del>
      <w:del w:id="18837" w:author="PR Preview" w:date="2026-01-01T00:00:00Z">
        <w:r>
          <w:delText xml:space="preserve"> </w:delText>
        </w:r>
      </w:del>
      <w:hyperlink w:anchor="exm-orthogonal-matrix">
        <w:del w:id="18838" w:author="PR Preview" w:date="2026-01-01T00:00:00Z">
          <w:r>
            <w:rPr>
              <w:rStyle w:val="Hyperlink"/>
            </w:rPr>
            <w:delText xml:space="preserve">Example 133</w:delText>
          </w:r>
        </w:del>
      </w:hyperlink>
      <w:del w:id="18839" w:author="PR Preview" w:date="2026-01-01T00:00:00Z">
        <w:r>
          <w:delText xml:space="preserve"> </w:delText>
        </w:r>
      </w:del>
      <w:del w:id="18840" w:author="PR Preview" w:date="2026-01-01T00:00:00Z">
        <w:r>
          <w:delText xml:space="preserve">and</w:delText>
        </w:r>
      </w:del>
      <w:del w:id="18841" w:author="PR Preview" w:date="2026-01-01T00:00:00Z">
        <w:r>
          <w:delText xml:space="preserve"> </w:delText>
        </w:r>
      </w:del>
      <m:oMath>
        <m:limLow>
          <m:e>
            <m:r>
              <m:t>x</m:t>
            </m:r>
          </m:e>
          <m:lim>
            <m:r>
              <m:rPr>
                <m:sty m:val="p"/>
              </m:rPr>
              <m:t>∼</m:t>
            </m:r>
          </m:lim>
        </m:limLow>
        <m:r>
          <m:rPr>
            <m:sty m:val="p"/>
          </m:rPr>
          <m:t>=</m:t>
        </m:r>
        <m:r>
          <m:rPr>
            <m:sty m:val="p"/>
          </m:rPr>
          <m:t>(</m:t>
        </m:r>
        <m:r>
          <m:t>3</m:t>
        </m:r>
        <m:r>
          <m:rPr>
            <m:sty m:val="p"/>
          </m:rPr>
          <m:t>,</m:t>
        </m:r>
        <m:r>
          <m:t>4</m:t>
        </m:r>
        <m:r>
          <m:rPr>
            <m:sty m:val="p"/>
          </m:rPr>
          <m:t>)</m:t>
        </m:r>
      </m:oMath>
      <w:del w:id="18842" w:author="PR Preview" w:date="2026-01-01T00:00:00Z">
        <w:r>
          <w:delText xml:space="preserve"> </w:delText>
        </w:r>
      </w:del>
      <w:del w:id="18843" w:author="PR Preview" w:date="2026-01-01T00:00:00Z">
        <w:r>
          <w:delText xml:space="preserve">from</w:delText>
        </w:r>
      </w:del>
      <w:del w:id="18844" w:author="PR Preview" w:date="2026-01-01T00:00:00Z">
        <w:r>
          <w:delText xml:space="preserve"> </w:delText>
        </w:r>
      </w:del>
      <w:hyperlink w:anchor="exm-euclidean-norm">
        <w:del w:id="18845" w:author="PR Preview" w:date="2026-01-01T00:00:00Z">
          <w:r>
            <w:rPr>
              <w:rStyle w:val="Hyperlink"/>
            </w:rPr>
            <w:delText xml:space="preserve">Example 11</w:delText>
          </w:r>
        </w:del>
      </w:hyperlink>
      <w:del w:id="18846" w:author="PR Preview" w:date="2026-01-01T00:00:00Z">
        <w:r>
          <w:delText xml:space="preserve">:</w:delText>
        </w:r>
      </w:del>
    </w:p>
    <w:p>
      <w:pPr>
        <w:pStyle w:val="BodyText"/>
      </w:pPr>
      <m:oMathPara>
        <m:oMathParaPr>
          <m:jc m:val="center"/>
        </m:oMathParaPr>
        <m:oMath>
          <m:eqArr>
            <m:e>
              <m:r>
                <m:rPr>
                  <m:sty m:val="bi"/>
                </m:rPr>
                <m:t>Q</m:t>
              </m:r>
              <m:limLow>
                <m:e>
                  <m:r>
                    <m:t>x</m:t>
                  </m:r>
                </m:e>
                <m:lim>
                  <m:r>
                    <m:rPr>
                      <m:sty m:val="p"/>
                    </m:rPr>
                    <m:t>∼</m:t>
                  </m:r>
                </m:lim>
              </m:limLow>
              <m:r>
                <m:t>&amp;</m:t>
              </m:r>
              <m:r>
                <m:rPr>
                  <m:sty m:val="p"/>
                </m:rPr>
                <m:t>=</m:t>
              </m:r>
              <m:d>
                <m:dPr>
                  <m:begChr m:val="["/>
                  <m:sepChr m:val=""/>
                  <m:endChr m:val="]"/>
                  <m:grow/>
                </m:dPr>
                <m:e>
                  <m:m>
                    <m:mPr>
                      <m:baseJc m:val="center"/>
                      <m:plcHide m:val="on"/>
                      <m:mcs>
                        <m:mc>
                          <m:mcPr>
                            <m:mcJc m:val="center"/>
                            <m:count m:val="1"/>
                          </m:mcPr>
                        </m:mc>
                      </m:mcs>
                    </m:mPr>
                    <m:mr>
                      <m:e>
                        <m:r>
                          <m:t>0.6</m:t>
                        </m:r>
                        <m:r>
                          <m:rPr>
                            <m:sty m:val="p"/>
                          </m:rPr>
                          <m:t>⋅</m:t>
                        </m:r>
                        <m:r>
                          <m:t>3</m:t>
                        </m:r>
                        <m:r>
                          <m:rPr>
                            <m:sty m:val="p"/>
                          </m:rPr>
                          <m:t>−</m:t>
                        </m:r>
                        <m:r>
                          <m:t>0.8</m:t>
                        </m:r>
                        <m:r>
                          <m:rPr>
                            <m:sty m:val="p"/>
                          </m:rPr>
                          <m:t>⋅</m:t>
                        </m:r>
                        <m:r>
                          <m:t>4</m:t>
                        </m:r>
                      </m:e>
                    </m:mr>
                    <m:mr>
                      <m:e>
                        <m:r>
                          <m:t>0.8</m:t>
                        </m:r>
                        <m:r>
                          <m:rPr>
                            <m:sty m:val="p"/>
                          </m:rPr>
                          <m:t>⋅</m:t>
                        </m:r>
                        <m:r>
                          <m:t>3</m:t>
                        </m:r>
                        <m:r>
                          <m:rPr>
                            <m:sty m:val="p"/>
                          </m:rPr>
                          <m:t>+</m:t>
                        </m:r>
                        <m:r>
                          <m:t>0.6</m:t>
                        </m:r>
                        <m:r>
                          <m:rPr>
                            <m:sty m:val="p"/>
                          </m:rPr>
                          <m:t>⋅</m:t>
                        </m:r>
                        <m:r>
                          <m:t>4</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1.8</m:t>
                        </m:r>
                        <m:r>
                          <m:rPr>
                            <m:sty m:val="p"/>
                          </m:rPr>
                          <m:t>−</m:t>
                        </m:r>
                        <m:r>
                          <m:t>3.2</m:t>
                        </m:r>
                      </m:e>
                    </m:mr>
                    <m:mr>
                      <m:e>
                        <m:r>
                          <m:t>2.4</m:t>
                        </m:r>
                        <m:r>
                          <m:rPr>
                            <m:sty m:val="p"/>
                          </m:rPr>
                          <m:t>+</m:t>
                        </m:r>
                        <m:r>
                          <m:t>2.4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rPr>
                            <m:sty m:val="p"/>
                          </m:rPr>
                          <m:t>−</m:t>
                        </m:r>
                        <m:r>
                          <m:t>1.4</m:t>
                        </m:r>
                      </m:e>
                    </m:mr>
                    <m:mr>
                      <m:e>
                        <m:r>
                          <m:t>4.8</m:t>
                        </m:r>
                      </m:e>
                    </m:mr>
                  </m:m>
                </m:e>
              </m:d>
              <m:r>
                <m:t>&amp;</m:t>
              </m:r>
              <m:r>
                <m:t>&amp;</m:t>
              </m:r>
              <m:r>
                <m:rPr>
                  <m:nor/>
                  <m:sty m:val="p"/>
                </m:rPr>
                <m:t>(add)</m:t>
              </m:r>
            </m:e>
          </m:eqArr>
        </m:oMath>
      </m:oMathPara>
    </w:p>
    <w:p>
      <w:pPr>
        <w:pStyle w:val="FirstParagraph"/>
      </w:pPr>
      <m:oMathPara>
        <m:oMathParaPr>
          <m:jc m:val="center"/>
        </m:oMathParaPr>
        <m:oMath>
          <m:eqArr>
            <m:e>
              <m:r>
                <m:t>​</m:t>
              </m:r>
              <m:d>
                <m:dPr>
                  <m:begChr m:val="∥"/>
                  <m:sepChr m:val=""/>
                  <m:endChr m:val="∥"/>
                  <m:grow/>
                </m:dPr>
                <m:e>
                  <m:r>
                    <m:rPr>
                      <m:sty m:val="bi"/>
                    </m:rPr>
                    <m:t>Q</m:t>
                  </m:r>
                  <m:limLow>
                    <m:e>
                      <m:r>
                        <m:t>x</m:t>
                      </m:r>
                    </m:e>
                    <m:lim>
                      <m:r>
                        <m:rPr>
                          <m:sty m:val="p"/>
                        </m:rPr>
                        <m:t>∼</m:t>
                      </m:r>
                    </m:lim>
                  </m:limLow>
                </m:e>
              </m:d>
              <m:r>
                <m:t>​</m:t>
              </m:r>
              <m:r>
                <m:t>&amp;</m:t>
              </m:r>
              <m:r>
                <m:rPr>
                  <m:sty m:val="p"/>
                </m:rPr>
                <m:t>=</m:t>
              </m:r>
              <m:rad>
                <m:radPr>
                  <m:degHide m:val="on"/>
                </m:radPr>
                <m:deg/>
                <m:e>
                  <m:r>
                    <m:rPr>
                      <m:sty m:val="p"/>
                    </m:rPr>
                    <m:t>(</m:t>
                  </m:r>
                  <m:r>
                    <m:rPr>
                      <m:sty m:val="p"/>
                    </m:rPr>
                    <m:t>−</m:t>
                  </m:r>
                  <m:r>
                    <m:t>1.4</m:t>
                  </m:r>
                  <m:sSup>
                    <m:e>
                      <m:r>
                        <m:rPr>
                          <m:sty m:val="p"/>
                        </m:rPr>
                        <m:t>)</m:t>
                      </m:r>
                    </m:e>
                    <m:sup>
                      <m:r>
                        <m:t>2</m:t>
                      </m:r>
                    </m:sup>
                  </m:sSup>
                  <m:r>
                    <m:rPr>
                      <m:sty m:val="p"/>
                    </m:rPr>
                    <m:t>+</m:t>
                  </m:r>
                  <m:sSup>
                    <m:e>
                      <m:r>
                        <m:t>4.8</m:t>
                      </m:r>
                    </m:e>
                    <m:sup>
                      <m:r>
                        <m:t>2</m:t>
                      </m:r>
                    </m:sup>
                  </m:sSup>
                </m:e>
              </m:rad>
              <m:r>
                <m:t>&amp;</m:t>
              </m:r>
              <m:r>
                <m:t>&amp;</m:t>
              </m:r>
              <m:r>
                <m:rPr>
                  <m:nor/>
                  <m:sty m:val="p"/>
                </m:rPr>
                <m:t>(definition of the norm)</m:t>
              </m:r>
            </m:e>
            <m:e>
              <m:r>
                <m:t>&amp;</m:t>
              </m:r>
              <m:r>
                <m:rPr>
                  <m:sty m:val="p"/>
                </m:rPr>
                <m:t>=</m:t>
              </m:r>
              <m:rad>
                <m:radPr>
                  <m:degHide m:val="on"/>
                </m:radPr>
                <m:deg/>
                <m:e>
                  <m:r>
                    <m:t>1.96</m:t>
                  </m:r>
                  <m:r>
                    <m:rPr>
                      <m:sty m:val="p"/>
                    </m:rPr>
                    <m:t>+</m:t>
                  </m:r>
                  <m:r>
                    <m:t>23.04</m:t>
                  </m:r>
                </m:e>
              </m:rad>
              <m:r>
                <m:t>&amp;</m:t>
              </m:r>
              <m:r>
                <m:t>&amp;</m:t>
              </m:r>
              <m:r>
                <m:rPr>
                  <m:nor/>
                  <m:sty m:val="p"/>
                </m:rPr>
                <m:t>(square)</m:t>
              </m:r>
            </m:e>
            <m:e>
              <m:r>
                <m:t>&amp;</m:t>
              </m:r>
              <m:r>
                <m:rPr>
                  <m:sty m:val="p"/>
                </m:rPr>
                <m:t>=</m:t>
              </m:r>
              <m:rad>
                <m:radPr>
                  <m:degHide m:val="on"/>
                </m:radPr>
                <m:deg/>
                <m:e>
                  <m:r>
                    <m:t>25</m:t>
                  </m:r>
                </m:e>
              </m:rad>
              <m:r>
                <m:t>&amp;</m:t>
              </m:r>
              <m:r>
                <m:t>&amp;</m:t>
              </m:r>
              <m:r>
                <m:rPr>
                  <m:nor/>
                  <m:sty m:val="p"/>
                </m:rPr>
                <m:t>(add)</m:t>
              </m:r>
            </m:e>
            <m:e>
              <m:r>
                <m:t>&amp;</m:t>
              </m:r>
              <m:r>
                <m:rPr>
                  <m:sty m:val="p"/>
                </m:rPr>
                <m:t>=</m:t>
              </m:r>
              <m:r>
                <m:t>5</m:t>
              </m:r>
              <m:r>
                <m:t>&amp;</m:t>
              </m:r>
              <m:r>
                <m:t>&amp;</m:t>
              </m:r>
              <m:r>
                <m:rPr>
                  <m:nor/>
                  <m:sty m:val="p"/>
                </m:rPr>
                <m:t>(take the square root)</m:t>
              </m:r>
            </m:e>
          </m:eqArr>
        </m:oMath>
      </m:oMathPara>
    </w:p>
    <w:p>
      <w:pPr>
        <w:pStyle w:val="FirstParagraph"/>
      </w:pPr>
      <w:del w:id="18847" w:author="PR Preview" w:date="2026-01-01T00:00:00Z">
        <w:r>
          <w:delText xml:space="preserve">which is</w:delText>
        </w:r>
      </w:del>
      <w:del w:id="18848" w:author="PR Preview" w:date="2026-01-01T00:00:00Z">
        <w:r>
          <w:delText xml:space="preserve"> </w:delText>
        </w:r>
      </w:del>
      <m:oMath>
        <m:r>
          <m:t>​</m:t>
        </m:r>
        <m:d>
          <m:dPr>
            <m:begChr m:val="∥"/>
            <m:sepChr m:val=""/>
            <m:endChr m:val="∥"/>
            <m:grow/>
          </m:dPr>
          <m:e>
            <m:limLow>
              <m:e>
                <m:r>
                  <m:t>x</m:t>
                </m:r>
              </m:e>
              <m:lim>
                <m:r>
                  <m:rPr>
                    <m:sty m:val="p"/>
                  </m:rPr>
                  <m:t>∼</m:t>
                </m:r>
              </m:lim>
            </m:limLow>
          </m:e>
        </m:d>
        <m:r>
          <m:t>​</m:t>
        </m:r>
        <m:r>
          <m:rPr>
            <m:sty m:val="p"/>
          </m:rPr>
          <m:t>=</m:t>
        </m:r>
        <m:r>
          <m:t>5</m:t>
        </m:r>
      </m:oMath>
      <w:del w:id="18849" w:author="PR Preview" w:date="2026-01-01T00:00:00Z">
        <w:r>
          <w:delText xml:space="preserve">.</w:delText>
        </w:r>
      </w:del>
    </w:p>
    <w:p>
      <w:pPr>
        <w:pStyle w:val="BodyText"/>
      </w:pPr>
      <w:ins w:id="18850" w:author="PR Preview" w:date="2026-01-01T00:00:00Z">
        <w:r>
          <w:t xml:space="preserve">$$
    \begin{aligned}
    \mathopen{}\left\lVert\mathbf{Q}\mathord{\smash[b]{\underset{\raise.3ex\hbox{$\scriptstyle\sim$}}{x}}\vphantom{x}}\right\rVert\mathclose{}^2
    &amp;= (\mathbf{Q}\mathord{\smash[b]{\underset{\raise.3ex\hbox{$\scriptstyle\sim$}}{x}}\vphantom{x}}) \cdot (\mathbf{Q}\mathord{\smash[b]{\underset{\raise.3ex\hbox{$\scriptstyle\sim$}}{x}}\vphantom{x}})
    &amp;&amp; \text{(definition of the Euclidean norm)}
    \\
    &amp;= {(\mathbf{Q}\mathord{\smash[b]{\underset{\raise.3ex\hbox{$\scriptstyle\sim$}}{x}}\vphantom{x}})}^{\top}\,(\mathbf{Q}\mathord{\smash[b]{\underset{\raise.3ex\hbox{$\scriptstyle\sim$}}{x}}\vphantom{x}})
    &amp;&amp; \text{(dot product as a matrix product)}
    \\
    &amp;= {\mathord{\smash[b]{\underset{\raise.3ex\hbox{$\scriptstyle\sim$}}{x}}\vphantom{x}}}^{\top}\,{\mathbf{Q}}^{\top}\,(\mathbf{Q}\mathord{\smash[b]{\underset{\raise.3ex\hbox{$\scriptstyle\sim$}}{x}}\vphantom{x}})
    &amp;&amp; \text{(transpose of a product)}
    \\
    &amp;= {\mathord{\smash[b]{\underset{\raise.3ex\hbox{$\scriptstyle\sim$}}{x}}\vphantom{x}}}^{\top}\,({\mathbf{Q}}^{\top}\mathbf{Q})\,\mathord{\smash[b]{\underset{\raise.3ex\hbox{$\scriptstyle\sim$}}{x}}\vphantom{x}}
    &amp;&amp; \text{(regroup; matrix multiplication is associative)}
    \\
    &amp;= {\mathord{\smash[b]{\underset{\raise.3ex\hbox{$\scriptstyle\sim$}}{x}}\vphantom{x}}}^{\top}\,\mathbf{I}_p\,\mathord{\smash[b]{\underset{\raise.3ex\hbox{$\scriptstyle\sim$}}{x}}\vphantom{x}}
    &amp;&amp; \text{(definition of an orthogonal matrix)}
    \\
    &amp;= {\mathord{\smash[b]{\underset{\raise.3ex\hbox{$\scriptstyle\sim$}}{x}}\vphantom{x}}}^{\top}\,\mathord{\smash[b]{\underset{\raise.3ex\hbox{$\scriptstyle\sim$}}{x}}\vphantom{x}}
    &amp;&amp; \text{(identity matrix)}
    \\
    &amp;= \mathopen{}\left\lVert\mathord{\smash[b]{\underset{\raise.3ex\hbox{$\scriptstyle\sim$}}{x}}\vphantom{x}}\right\rVert\mathclose{}^2
    &amp;&amp; \text{(definition of the Euclidean norm)}
    \end{aligned}
    $$</w:t>
        </w:r>
      </w:ins>
    </w:p>
    <w:p>
      <w:pPr>
        <w:pStyle w:val="FirstParagraph"/>
      </w:pPr>
      <w:ins w:id="18851" w:author="PR Preview" w:date="2026-01-01T00:00:00Z">
        <w:r>
          <w:t xml:space="preserve">Both norms are nonnegative square roots,</w:t>
        </w:r>
      </w:ins>
      <w:ins w:id="18852" w:author="PR Preview" w:date="2026-01-01T00:00:00Z">
        <w:r>
          <w:t xml:space="preserve"> </w:t>
        </w:r>
      </w:ins>
      <w:ins w:id="18853" w:author="PR Preview" w:date="2026-01-01T00:00:00Z">
        <w:r>
          <w:t xml:space="preserve">so equal squares give</w:t>
        </w:r>
      </w:ins>
      <w:ins w:id="18854" w:author="PR Preview" w:date="2026-01-01T00:00:00Z">
        <w:r>
          <w:t xml:space="preserve"> </w:t>
        </w:r>
      </w:ins>
      <w:ins w:id="18855" w:author="PR Preview" w:date="2026-01-01T00:00:00Z">
        <w:r>
          <w:t xml:space="preserve">$\mathopen{}\left\lVert\mathbf{Q}\mathord{\smash[b]{\underset{\raise.3ex\hbox{$\scriptstyle\sim$}}{x}}\vphantom{x}}\right\rVert\mathclose{} = \mathopen{}\left\lVert\mathord{\smash[b]{\underset{\raise.3ex\hbox{$\scriptstyle\sim$}}{x}}\vphantom{x}}\right\rVert\mathclose{}$</w:t>
        </w:r>
      </w:ins>
      <w:ins w:id="18856" w:author="PR Preview" w:date="2026-01-01T00:00:00Z">
        <w:r>
          <w:t xml:space="preserve">.</w:t>
        </w:r>
      </w:ins>
      <w:ins w:id="18857" w:author="PR Preview" w:date="2026-01-01T00:00:00Z">
        <w:r>
          <w:t xml:space="preserve"> </w:t>
        </w:r>
      </w:ins>
      <w:ins w:id="18858" w:author="PR Preview" w:date="2026-01-01T00:00:00Z">
        <w:r>
          <w:t xml:space="preserve">The second step is</w:t>
        </w:r>
      </w:ins>
      <w:ins w:id="18859" w:author="PR Preview" w:date="2026-01-01T00:00:00Z">
        <w:r>
          <w:t xml:space="preserve"> </w:t>
        </w:r>
      </w:ins>
      <w:hyperlink w:anchor="exm-dot-product-matmul">
        <w:ins w:id="18860" w:author="PR Preview" w:date="2026-01-01T00:00:00Z">
          <w:r>
            <w:rPr>
              <w:rStyle w:val="Hyperlink"/>
            </w:rPr>
            <w:t xml:space="preserve">Example 20</w:t>
          </w:r>
        </w:ins>
      </w:hyperlink>
      <w:ins w:id="18861" w:author="PR Preview" w:date="2026-01-01T00:00:00Z">
        <w:r>
          <w:t xml:space="preserve">,</w:t>
        </w:r>
      </w:ins>
      <w:ins w:id="18862" w:author="PR Preview" w:date="2026-01-01T00:00:00Z">
        <w:r>
          <w:t xml:space="preserve"> </w:t>
        </w:r>
      </w:ins>
      <w:ins w:id="18863" w:author="PR Preview" w:date="2026-01-01T00:00:00Z">
        <w:r>
          <w:t xml:space="preserve">the third is</w:t>
        </w:r>
      </w:ins>
      <w:ins w:id="18864" w:author="PR Preview" w:date="2026-01-01T00:00:00Z">
        <w:r>
          <w:t xml:space="preserve"> </w:t>
        </w:r>
      </w:ins>
      <w:hyperlink w:anchor="thm-transpose-product">
        <w:ins w:id="18865" w:author="PR Preview" w:date="2026-01-01T00:00:00Z">
          <w:r>
            <w:rPr>
              <w:rStyle w:val="Hyperlink"/>
            </w:rPr>
            <w:t xml:space="preserve">Theorem 19</w:t>
          </w:r>
        </w:ins>
      </w:hyperlink>
      <w:ins w:id="18866" w:author="PR Preview" w:date="2026-01-01T00:00:00Z">
        <w:r>
          <w:t xml:space="preserve">,</w:t>
        </w:r>
      </w:ins>
      <w:ins w:id="18867" w:author="PR Preview" w:date="2026-01-01T00:00:00Z">
        <w:r>
          <w:t xml:space="preserve"> </w:t>
        </w:r>
      </w:ins>
      <w:ins w:id="18868" w:author="PR Preview" w:date="2026-01-01T00:00:00Z">
        <w:r>
          <w:t xml:space="preserve">and the fourth is</w:t>
        </w:r>
      </w:ins>
      <w:ins w:id="18869" w:author="PR Preview" w:date="2026-01-01T00:00:00Z">
        <w:r>
          <w:t xml:space="preserve"> </w:t>
        </w:r>
      </w:ins>
      <w:hyperlink w:anchor="thm-matmul-assoc">
        <w:ins w:id="18870" w:author="PR Preview" w:date="2026-01-01T00:00:00Z">
          <w:r>
            <w:rPr>
              <w:rStyle w:val="Hyperlink"/>
            </w:rPr>
            <w:t xml:space="preserve">Theorem 8</w:t>
          </w:r>
        </w:ins>
      </w:hyperlink>
      <w:ins w:id="18871" w:author="PR Preview" w:date="2026-01-01T00:00:00Z">
        <w:r>
          <w:t xml:space="preserve">.</w:t>
        </w:r>
      </w:ins>
    </w:p>
    <w:bookmarkStart w:id="445" w:name="exm-orthogonal-norm"/>
    <w:p>
      <w:pPr>
        <w:pStyle w:val="BodyText"/>
      </w:pPr>
      <w:ins w:id="18872" w:author="PR Preview" w:date="2026-01-01T00:00:00Z">
        <w:r>
          <w:rPr>
            <w:b/>
            <w:bCs/>
          </w:rPr>
          <w:t xml:space="preserve">Example 135 (Rotating a vector keeps its length)</w:t>
        </w:r>
      </w:ins>
      <w:ins w:id="18873" w:author="PR Preview" w:date="2026-01-01T00:00:00Z">
        <w:r>
          <w:t xml:space="preserve"> </w:t>
        </w:r>
      </w:ins>
      <w:ins w:id="18874" w:author="PR Preview" w:date="2026-01-01T00:00:00Z">
        <w:r>
          <w:t xml:space="preserve">With</w:t>
        </w:r>
      </w:ins>
      <w:ins w:id="18875" w:author="PR Preview" w:date="2026-01-01T00:00:00Z">
        <w:r>
          <w:t xml:space="preserve"> </w:t>
        </w:r>
      </w:ins>
      <m:oMath>
        <m:r>
          <m:rPr>
            <m:sty m:val="bi"/>
          </m:rPr>
          <m:t>Q</m:t>
        </m:r>
      </m:oMath>
      <w:ins w:id="18876" w:author="PR Preview" w:date="2026-01-01T00:00:00Z">
        <w:r>
          <w:t xml:space="preserve"> </w:t>
        </w:r>
      </w:ins>
      <w:ins w:id="18877" w:author="PR Preview" w:date="2026-01-01T00:00:00Z">
        <w:r>
          <w:t xml:space="preserve">from</w:t>
        </w:r>
      </w:ins>
      <w:ins w:id="18878" w:author="PR Preview" w:date="2026-01-01T00:00:00Z">
        <w:r>
          <w:t xml:space="preserve"> </w:t>
        </w:r>
      </w:ins>
      <w:hyperlink w:anchor="exm-orthogonal-matrix">
        <w:ins w:id="18879" w:author="PR Preview" w:date="2026-01-01T00:00:00Z">
          <w:r>
            <w:rPr>
              <w:rStyle w:val="Hyperlink"/>
            </w:rPr>
            <w:t xml:space="preserve">Example 133</w:t>
          </w:r>
        </w:ins>
      </w:hyperlink>
      <w:ins w:id="18880" w:author="PR Preview" w:date="2026-01-01T00:00:00Z">
        <w:r>
          <w:t xml:space="preserve"> </w:t>
        </w:r>
      </w:ins>
      <w:ins w:id="18881" w:author="PR Preview" w:date="2026-01-01T00:00:00Z">
        <w:r>
          <w:t xml:space="preserve">and</w:t>
        </w:r>
      </w:ins>
      <w:ins w:id="18882" w:author="PR Preview" w:date="2026-01-01T00:00:00Z">
        <w:r>
          <w:t xml:space="preserve"> </w:t>
        </w:r>
      </w:ins>
      <w:ins w:id="18883" w:author="PR Preview" w:date="2026-01-01T00:00:00Z">
        <w:r>
          <w:t xml:space="preserve">$\mathord{\smash[b]{\underset{\raise.3ex\hbox{$\scriptstyle\sim$}}{x}}\vphantom{x}}= (3, 4)$</w:t>
        </w:r>
      </w:ins>
      <w:ins w:id="18884" w:author="PR Preview" w:date="2026-01-01T00:00:00Z">
        <w:r>
          <w:t xml:space="preserve"> </w:t>
        </w:r>
      </w:ins>
      <w:ins w:id="18885" w:author="PR Preview" w:date="2026-01-01T00:00:00Z">
        <w:r>
          <w:t xml:space="preserve">from</w:t>
        </w:r>
      </w:ins>
      <w:ins w:id="18886" w:author="PR Preview" w:date="2026-01-01T00:00:00Z">
        <w:r>
          <w:t xml:space="preserve"> </w:t>
        </w:r>
      </w:ins>
      <w:hyperlink w:anchor="exm-euclidean-norm">
        <w:ins w:id="18887" w:author="PR Preview" w:date="2026-01-01T00:00:00Z">
          <w:r>
            <w:rPr>
              <w:rStyle w:val="Hyperlink"/>
            </w:rPr>
            <w:t xml:space="preserve">Example 11</w:t>
          </w:r>
        </w:ins>
      </w:hyperlink>
      <w:ins w:id="18888" w:author="PR Preview" w:date="2026-01-01T00:00:00Z">
        <w:r>
          <w:t xml:space="preserve">:</w:t>
        </w:r>
      </w:ins>
    </w:p>
    <w:p>
      <w:pPr>
        <w:pStyle w:val="BodyText"/>
      </w:pPr>
      <w:ins w:id="18889" w:author="PR Preview" w:date="2026-01-01T00:00:00Z">
        <w:r>
          <w:t xml:space="preserve">$$
    \begin{aligned}
    \mathbf{Q}\mathord{\smash[b]{\underset{\raise.3ex\hbox{$\scriptstyle\sim$}}{x}}\vphantom{x}}
    &amp;= \begin{bmatrix} 0.6 \cdot 3 - 0.8 \cdot 4 \\ 0.8 \cdot 3 + 0.6 \cdot 4 \end{bmatrix}
    &amp;&amp; \text{(definition of matrix-vector multiplication)}
    \\
    &amp;= \begin{bmatrix} 1.8 - 3.2 \\ 2.4 + 2.4 \end{bmatrix}
    &amp;&amp; \text{(multiply)}
    \\
    &amp;= \begin{bmatrix} -1.4 \\ 4.8 \end{bmatrix}
    &amp;&amp; \text{(add)}
    \end{aligned}
    $$</w:t>
        </w:r>
      </w:ins>
    </w:p>
    <w:p>
      <w:pPr>
        <w:pStyle w:val="FirstParagraph"/>
      </w:pPr>
      <w:ins w:id="18890" w:author="PR Preview" w:date="2026-01-01T00:00:00Z">
        <w:r>
          <w:t xml:space="preserve">$$
    \begin{aligned}
    \mathopen{}\left\lVert\mathbf{Q}\mathord{\smash[b]{\underset{\raise.3ex\hbox{$\scriptstyle\sim$}}{x}}\vphantom{x}}\right\rVert\mathclose{}
    &amp;= \sqrt{(-1.4)^2 + 4.8^2}
    &amp;&amp; \text{(definition of the norm)}
    \\
    &amp;= \sqrt{1.96 + 23.04}
    &amp;&amp; \text{(square)}
    \\
    &amp;= \sqrt{25}
    &amp;&amp; \text{(add)}
    \\
    &amp;= 5
    &amp;&amp; \text{(take the square root)}
    \end{aligned}
    $$</w:t>
        </w:r>
      </w:ins>
    </w:p>
    <w:p>
      <w:pPr>
        <w:pStyle w:val="FirstParagraph"/>
      </w:pPr>
      <w:ins w:id="18891" w:author="PR Preview" w:date="2026-01-01T00:00:00Z">
        <w:r>
          <w:t xml:space="preserve">which is</w:t>
        </w:r>
      </w:ins>
      <w:ins w:id="18892" w:author="PR Preview" w:date="2026-01-01T00:00:00Z">
        <w:r>
          <w:t xml:space="preserve"> </w:t>
        </w:r>
      </w:ins>
      <w:ins w:id="18893" w:author="PR Preview" w:date="2026-01-01T00:00:00Z">
        <w:r>
          <w:t xml:space="preserve">$\mathopen{}\left\lVert\mathord{\smash[b]{\underset{\raise.3ex\hbox{$\scriptstyle\sim$}}{x}}\vphantom{x}}\right\rVert\mathclose{} = 5$</w:t>
        </w:r>
      </w:ins>
      <w:ins w:id="18894" w:author="PR Preview" w:date="2026-01-01T00:00:00Z">
        <w:r>
          <w:t xml:space="preserve">.</w:t>
        </w:r>
      </w:ins>
    </w:p>
    <w:bookmarkEnd w:id="445"/>
    <w:bookmarkEnd w:id="446"/>
    <w:bookmarkStart w:id="457" w:name="quadratic-forms"/>
    <w:p>
      <w:pPr>
        <w:pStyle w:val="Heading2"/>
      </w:pPr>
      <w:r>
        <w:t xml:space="preserve">15 Quadratic Forms</w:t>
      </w:r>
    </w:p>
    <w:bookmarkStart w:id="447" w:name="def-quadratic-form"/>
    <w:p>
      <w:pPr>
        <w:pStyle w:val="FirstParagraph"/>
      </w:pPr>
      <w:r>
        <w:rPr>
          <w:b/>
          <w:bCs/>
        </w:rPr>
        <w:t xml:space="preserve">Definition 90 (Quadratic form)</w:t>
      </w:r>
      <w:r>
        <w:t xml:space="preserve"> </w:t>
      </w:r>
      <w:r>
        <w:t xml:space="preserve">A</w:t>
      </w:r>
      <w:r>
        <w:t xml:space="preserve"> </w:t>
      </w:r>
      <w:r>
        <w:rPr>
          <w:b/>
          <w:bCs/>
        </w:rPr>
        <w:t xml:space="preserve">quadratic form</w:t>
      </w:r>
      <w:r>
        <w:t xml:space="preserve"> </w:t>
      </w:r>
      <w:r>
        <w:t xml:space="preserve">is a mathematical expression of the structure</w:t>
      </w:r>
    </w:p>
    <w:p>
      <w:pPr>
        <w:pStyle w:val="BodyText"/>
      </w:pPr>
      <m:oMathPara>
        <m:oMathParaPr>
          <m:jc m:val="center"/>
        </m:oMathParaPr>
        <m:oMath>
          <m:sSup>
            <m:e>
              <m:limLow>
                <m:e>
                  <m:r>
                    <m:t>x</m:t>
                  </m:r>
                </m:e>
                <m:lim>
                  <m:r>
                    <m:rPr>
                      <m:sty m:val="p"/>
                    </m:rPr>
                    <m:t>∼</m:t>
                  </m:r>
                </m:lim>
              </m:limLow>
            </m:e>
            <m:sup>
              <m:r>
                <m:rPr>
                  <m:sty m:val="p"/>
                </m:rPr>
                <m:t>⊤</m:t>
              </m:r>
            </m:sup>
          </m:sSup>
          <m:r>
            <m:t> </m:t>
          </m:r>
          <m:r>
            <m:rPr>
              <m:sty m:val="bi"/>
            </m:rPr>
            <m:t>S</m:t>
          </m:r>
          <m:r>
            <m:t> </m:t>
          </m:r>
          <m:limLow>
            <m:e>
              <m:r>
                <m:t>x</m:t>
              </m:r>
            </m:e>
            <m:lim>
              <m:r>
                <m:rPr>
                  <m:sty m:val="p"/>
                </m:rPr>
                <m:t>∼</m:t>
              </m:r>
            </m:lim>
          </m:limLow>
        </m:oMath>
      </m:oMathPara>
    </w:p>
    <w:p>
      <w:pPr>
        <w:pStyle w:val="FirstParagraph"/>
      </w:pPr>
      <w:del w:id="18895" w:author="PR Preview" w:date="2026-01-01T00:00:00Z">
        <w:r>
          <w:delText xml:space="preserve">where</w:delText>
        </w:r>
      </w:del>
      <w:del w:id="18896" w:author="PR Preview" w:date="2026-01-01T00:00:00Z">
        <w:r>
          <w:delText xml:space="preserve"> </w:delText>
        </w:r>
      </w:del>
      <m:oMath>
        <m:limLow>
          <m:e>
            <m:r>
              <m:t>x</m:t>
            </m:r>
          </m:e>
          <m:lim>
            <m:r>
              <m:rPr>
                <m:sty m:val="p"/>
              </m:rPr>
              <m:t>∼</m:t>
            </m:r>
          </m:lim>
        </m:limLow>
      </m:oMath>
      <w:del w:id="18897" w:author="PR Preview" w:date="2026-01-01T00:00:00Z">
        <w:r>
          <w:delText xml:space="preserve"> </w:delText>
        </w:r>
      </w:del>
      <w:del w:id="18898" w:author="PR Preview" w:date="2026-01-01T00:00:00Z">
        <w:r>
          <w:delText xml:space="preserve">is a</w:delText>
        </w:r>
      </w:del>
      <w:del w:id="18899" w:author="PR Preview" w:date="2026-01-01T00:00:00Z">
        <w:r>
          <w:delText xml:space="preserve"> </w:delText>
        </w:r>
      </w:del>
      <m:oMath>
        <m:r>
          <m:t>p</m:t>
        </m:r>
        <m:r>
          <m:rPr>
            <m:sty m:val="p"/>
          </m:rPr>
          <m:t>×</m:t>
        </m:r>
        <m:r>
          <m:t>1</m:t>
        </m:r>
      </m:oMath>
      <w:del w:id="18900" w:author="PR Preview" w:date="2026-01-01T00:00:00Z">
        <w:r>
          <w:delText xml:space="preserve"> </w:delText>
        </w:r>
      </w:del>
      <w:del w:id="18901" w:author="PR Preview" w:date="2026-01-01T00:00:00Z">
        <w:r>
          <w:delText xml:space="preserve">vector</w:delText>
        </w:r>
      </w:del>
      <w:del w:id="18902" w:author="PR Preview" w:date="2026-01-01T00:00:00Z">
        <w:r>
          <w:delText xml:space="preserve"> </w:delText>
        </w:r>
      </w:del>
      <w:del w:id="18903" w:author="PR Preview" w:date="2026-01-01T00:00:00Z">
        <w:r>
          <w:delText xml:space="preserve">and</w:delText>
        </w:r>
      </w:del>
      <w:del w:id="18904" w:author="PR Preview" w:date="2026-01-01T00:00:00Z">
        <w:r>
          <w:delText xml:space="preserve"> </w:delText>
        </w:r>
      </w:del>
      <m:oMath>
        <m:r>
          <m:rPr>
            <m:sty m:val="bi"/>
          </m:rPr>
          <m:t>S</m:t>
        </m:r>
      </m:oMath>
      <w:del w:id="18905" w:author="PR Preview" w:date="2026-01-01T00:00:00Z">
        <w:r>
          <w:delText xml:space="preserve"> </w:delText>
        </w:r>
      </w:del>
      <w:del w:id="18906" w:author="PR Preview" w:date="2026-01-01T00:00:00Z">
        <w:r>
          <w:delText xml:space="preserve">is a</w:delText>
        </w:r>
      </w:del>
      <w:del w:id="18907" w:author="PR Preview" w:date="2026-01-01T00:00:00Z">
        <w:r>
          <w:delText xml:space="preserve"> </w:delText>
        </w:r>
      </w:del>
      <m:oMath>
        <m:r>
          <m:t>p</m:t>
        </m:r>
        <m:r>
          <m:rPr>
            <m:sty m:val="p"/>
          </m:rPr>
          <m:t>×</m:t>
        </m:r>
        <m:r>
          <m:t>p</m:t>
        </m:r>
      </m:oMath>
      <w:del w:id="18908" w:author="PR Preview" w:date="2026-01-01T00:00:00Z">
        <w:r>
          <w:delText xml:space="preserve"> </w:delText>
        </w:r>
      </w:del>
      <w:del w:id="18909" w:author="PR Preview" w:date="2026-01-01T00:00:00Z">
        <w:r>
          <w:delText xml:space="preserve">matrix.</w:delText>
        </w:r>
      </w:del>
    </w:p>
    <w:p>
      <w:pPr>
        <w:pStyle w:val="BodyText"/>
      </w:pPr>
      <w:del w:id="18910" w:author="PR Preview" w:date="2026-01-01T00:00:00Z">
        <w:r>
          <w:rPr>
            <w:i/>
            <w:iCs/>
          </w:rPr>
          <w:delText xml:space="preserve">Remark 31</w:delText>
        </w:r>
      </w:del>
      <w:del w:id="18911" w:author="PR Preview" w:date="2026-01-01T00:00:00Z">
        <w:r>
          <w:delText xml:space="preserve"> (Quadratic forms in statistics). </w:delText>
        </w:r>
      </w:del>
      <w:del w:id="18912" w:author="PR Preview" w:date="2026-01-01T00:00:00Z">
        <w:r>
          <w:delText xml:space="preserve">A quadratic form extends the scalar expression</w:delText>
        </w:r>
      </w:del>
      <w:del w:id="18913" w:author="PR Preview" w:date="2026-01-01T00:00:00Z">
        <w:r>
          <w:delText xml:space="preserve"> </w:delText>
        </w:r>
      </w:del>
      <m:oMath>
        <m:r>
          <m:t>c</m:t>
        </m:r>
        <m:sSup>
          <m:e>
            <m:r>
              <m:t>x</m:t>
            </m:r>
          </m:e>
          <m:sup>
            <m:r>
              <m:t>2</m:t>
            </m:r>
          </m:sup>
        </m:sSup>
      </m:oMath>
      <w:del w:id="18914" w:author="PR Preview" w:date="2026-01-01T00:00:00Z">
        <w:r>
          <w:delText xml:space="preserve"> </w:delText>
        </w:r>
      </w:del>
      <w:del w:id="18915" w:author="PR Preview" w:date="2026-01-01T00:00:00Z">
        <w:r>
          <w:delText xml:space="preserve">to vectors:</w:delText>
        </w:r>
      </w:del>
      <w:del w:id="18916" w:author="PR Preview" w:date="2026-01-01T00:00:00Z">
        <w:r>
          <w:delText xml:space="preserve"> </w:delText>
        </w:r>
      </w:del>
      <w:del w:id="18917" w:author="PR Preview" w:date="2026-01-01T00:00:00Z">
        <w:r>
          <w:delText xml:space="preserve">with</w:delText>
        </w:r>
      </w:del>
      <w:del w:id="18918" w:author="PR Preview" w:date="2026-01-01T00:00:00Z">
        <w:r>
          <w:delText xml:space="preserve"> </w:delText>
        </w:r>
      </w:del>
      <m:oMath>
        <m:r>
          <m:t>p</m:t>
        </m:r>
        <m:r>
          <m:rPr>
            <m:sty m:val="p"/>
          </m:rPr>
          <m:t>=</m:t>
        </m:r>
        <m:r>
          <m:t>1</m:t>
        </m:r>
      </m:oMath>
      <w:del w:id="18919" w:author="PR Preview" w:date="2026-01-01T00:00:00Z">
        <w:r>
          <w:delText xml:space="preserve"> </w:delText>
        </w:r>
      </w:del>
      <w:del w:id="18920" w:author="PR Preview" w:date="2026-01-01T00:00:00Z">
        <w:r>
          <w:delText xml:space="preserve">and</w:delText>
        </w:r>
      </w:del>
      <w:del w:id="18921" w:author="PR Preview" w:date="2026-01-01T00:00:00Z">
        <w:r>
          <w:delText xml:space="preserve"> </w:delText>
        </w:r>
      </w:del>
      <m:oMath>
        <m:r>
          <m:rPr>
            <m:sty m:val="bi"/>
          </m:rPr>
          <m:t>S</m:t>
        </m:r>
        <m:r>
          <m:rPr>
            <m:sty m:val="p"/>
          </m:rPr>
          <m:t>=</m:t>
        </m:r>
        <m:r>
          <m:rPr>
            <m:sty m:val="p"/>
          </m:rPr>
          <m:t>[</m:t>
        </m:r>
        <m:r>
          <m:t>c</m:t>
        </m:r>
        <m:r>
          <m:rPr>
            <m:sty m:val="p"/>
          </m:rPr>
          <m:t>]</m:t>
        </m:r>
      </m:oMath>
      <w:del w:id="18922" w:author="PR Preview" w:date="2026-01-01T00:00:00Z">
        <w:r>
          <w:delText xml:space="preserve">,</w:delText>
        </w:r>
      </w:del>
      <w:del w:id="18923" w:author="PR Preview" w:date="2026-01-01T00:00:00Z">
        <w:r>
          <w:delText xml:space="preserve"> </w:delText>
        </w:r>
      </w:del>
      <m:oMath>
        <m:sSup>
          <m:e>
            <m:limLow>
              <m:e>
                <m:r>
                  <m:t>x</m:t>
                </m:r>
              </m:e>
              <m:lim>
                <m:r>
                  <m:rPr>
                    <m:sty m:val="p"/>
                  </m:rPr>
                  <m:t>∼</m:t>
                </m:r>
              </m:lim>
            </m:limLow>
          </m:e>
          <m:sup>
            <m:r>
              <m:rPr>
                <m:sty m:val="p"/>
              </m:rPr>
              <m:t>⊤</m:t>
            </m:r>
          </m:sup>
        </m:sSup>
        <m:r>
          <m:t> </m:t>
        </m:r>
        <m:r>
          <m:rPr>
            <m:sty m:val="bi"/>
          </m:rPr>
          <m:t>S</m:t>
        </m:r>
        <m:r>
          <m:t> </m:t>
        </m:r>
        <m:limLow>
          <m:e>
            <m:r>
              <m:t>x</m:t>
            </m:r>
          </m:e>
          <m:lim>
            <m:r>
              <m:rPr>
                <m:sty m:val="p"/>
              </m:rPr>
              <m:t>∼</m:t>
            </m:r>
          </m:lim>
        </m:limLow>
        <m:r>
          <m:rPr>
            <m:sty m:val="p"/>
          </m:rPr>
          <m:t>=</m:t>
        </m:r>
        <m:r>
          <m:t>c</m:t>
        </m:r>
        <m:sSup>
          <m:e>
            <m:r>
              <m:t>x</m:t>
            </m:r>
          </m:e>
          <m:sup>
            <m:r>
              <m:t>2</m:t>
            </m:r>
          </m:sup>
        </m:sSup>
      </m:oMath>
      <w:del w:id="18924" w:author="PR Preview" w:date="2026-01-01T00:00:00Z">
        <w:r>
          <w:delText xml:space="preserve">.</w:delText>
        </w:r>
      </w:del>
      <w:del w:id="18925" w:author="PR Preview" w:date="2026-01-01T00:00:00Z">
        <w:r>
          <w:delText xml:space="preserve"> </w:delText>
        </w:r>
      </w:del>
      <w:del w:id="18926" w:author="PR Preview" w:date="2026-01-01T00:00:00Z">
        <w:r>
          <w:delText xml:space="preserve">With</w:delText>
        </w:r>
      </w:del>
      <w:del w:id="18927" w:author="PR Preview" w:date="2026-01-01T00:00:00Z">
        <w:r>
          <w:delText xml:space="preserve"> </w:delText>
        </w:r>
      </w:del>
      <m:oMath>
        <m:r>
          <m:t>p</m:t>
        </m:r>
        <m:r>
          <m:rPr>
            <m:sty m:val="p"/>
          </m:rPr>
          <m:t>=</m:t>
        </m:r>
        <m:r>
          <m:t>2</m:t>
        </m:r>
      </m:oMath>
      <w:del w:id="18928" w:author="PR Preview" w:date="2026-01-01T00:00:00Z">
        <w:r>
          <w:delText xml:space="preserve">,</w:delText>
        </w:r>
      </w:del>
    </w:p>
    <w:p>
      <w:pPr>
        <w:pStyle w:val="BodyText"/>
      </w:pPr>
      <m:oMathPara>
        <m:oMathParaPr>
          <m:jc m:val="center"/>
        </m:oMathParaPr>
        <m:oMath>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limLow>
            <m:e>
              <m:r>
                <m:t>x</m:t>
              </m:r>
            </m:e>
            <m:lim>
              <m:r>
                <m:rPr>
                  <m:sty m:val="p"/>
                </m:rPr>
                <m:t>∼</m:t>
              </m:r>
            </m:lim>
          </m:limLow>
          <m:r>
            <m:rPr>
              <m:sty m:val="p"/>
            </m:rPr>
            <m:t>=</m:t>
          </m:r>
          <m:sSubSup>
            <m:e>
              <m:r>
                <m:t>x</m:t>
              </m:r>
            </m:e>
            <m:sub>
              <m:r>
                <m:t>1</m:t>
              </m:r>
            </m:sub>
            <m:sup>
              <m:r>
                <m:t>2</m:t>
              </m:r>
            </m:sup>
          </m:sSubSup>
          <m:r>
            <m:rPr>
              <m:sty m:val="p"/>
            </m:rPr>
            <m:t>+</m:t>
          </m:r>
          <m:r>
            <m:t>2</m:t>
          </m:r>
          <m:sSub>
            <m:e>
              <m:r>
                <m:t>x</m:t>
              </m:r>
            </m:e>
            <m:sub>
              <m:r>
                <m:t>1</m:t>
              </m:r>
            </m:sub>
          </m:sSub>
          <m:sSub>
            <m:e>
              <m:r>
                <m:t>x</m:t>
              </m:r>
            </m:e>
            <m:sub>
              <m:r>
                <m:t>2</m:t>
              </m:r>
            </m:sub>
          </m:sSub>
          <m:r>
            <m:rPr>
              <m:sty m:val="p"/>
            </m:rPr>
            <m:t>+</m:t>
          </m:r>
          <m:r>
            <m:t>3</m:t>
          </m:r>
          <m:sSubSup>
            <m:e>
              <m:r>
                <m:t>x</m:t>
              </m:r>
            </m:e>
            <m:sub>
              <m:r>
                <m:t>2</m:t>
              </m:r>
            </m:sub>
            <m:sup>
              <m:r>
                <m:t>2</m:t>
              </m:r>
            </m:sup>
          </m:sSubSup>
          <m:r>
            <m:rPr>
              <m:sty m:val="p"/>
            </m:rPr>
            <m:t>,</m:t>
          </m:r>
        </m:oMath>
      </m:oMathPara>
    </w:p>
    <w:p>
      <w:pPr>
        <w:pStyle w:val="FirstParagraph"/>
      </w:pPr>
      <w:del w:id="18929" w:author="PR Preview" w:date="2026-01-01T00:00:00Z">
        <w:r>
          <w:delText xml:space="preserve">which is</w:delText>
        </w:r>
      </w:del>
      <w:del w:id="18930" w:author="PR Preview" w:date="2026-01-01T00:00:00Z">
        <w:r>
          <w:delText xml:space="preserve"> </w:delText>
        </w:r>
      </w:del>
      <m:oMath>
        <m:r>
          <m:t>1</m:t>
        </m:r>
        <m:r>
          <m:rPr>
            <m:sty m:val="p"/>
          </m:rPr>
          <m:t>+</m:t>
        </m:r>
        <m:r>
          <m:t>4</m:t>
        </m:r>
        <m:r>
          <m:rPr>
            <m:sty m:val="p"/>
          </m:rPr>
          <m:t>+</m:t>
        </m:r>
        <m:r>
          <m:t>12</m:t>
        </m:r>
        <m:r>
          <m:rPr>
            <m:sty m:val="p"/>
          </m:rPr>
          <m:t>=</m:t>
        </m:r>
        <m:r>
          <m:t>17</m:t>
        </m:r>
      </m:oMath>
      <w:del w:id="18931" w:author="PR Preview" w:date="2026-01-01T00:00:00Z">
        <w:r>
          <w:delText xml:space="preserve"> </w:delText>
        </w:r>
      </w:del>
      <w:del w:id="18932" w:author="PR Preview" w:date="2026-01-01T00:00:00Z">
        <w:r>
          <w:delText xml:space="preserve">at</w:delText>
        </w:r>
      </w:del>
      <w:del w:id="18933"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8934" w:author="PR Preview" w:date="2026-01-01T00:00:00Z">
        <w:r>
          <w:delText xml:space="preserve">.</w:delText>
        </w:r>
      </w:del>
    </w:p>
    <w:p>
      <w:pPr>
        <w:pStyle w:val="BodyText"/>
      </w:pPr>
      <w:ins w:id="18935" w:author="PR Preview" w:date="2026-01-01T00:00:00Z">
        <w:r>
          <w:t xml:space="preserve">$${\mathord{\smash[b]{\underset{\raise.3ex\hbox{$\scriptstyle\sim$}}{x}}\vphantom{x}}}^{\top}\, \mathbf{S}\, \mathord{\smash[b]{\underset{\raise.3ex\hbox{$\scriptstyle\sim$}}{x}}\vphantom{x}}$$</w:t>
        </w:r>
      </w:ins>
    </w:p>
    <w:p>
      <w:pPr>
        <w:pStyle w:val="FirstParagraph"/>
      </w:pPr>
      <w:ins w:id="18936" w:author="PR Preview" w:date="2026-01-01T00:00:00Z">
        <w:r>
          <w:t xml:space="preserve">where</w:t>
        </w:r>
      </w:ins>
      <w:ins w:id="18937" w:author="PR Preview" w:date="2026-01-01T00:00:00Z">
        <w:r>
          <w:t xml:space="preserve"> </w:t>
        </w:r>
      </w:ins>
      <w:ins w:id="18938" w:author="PR Preview" w:date="2026-01-01T00:00:00Z">
        <w:r>
          <w:t xml:space="preserve">$\mathord{\smash[b]{\underset{\raise.3ex\hbox{$\scriptstyle\sim$}}{x}}\vphantom{x}}$</w:t>
        </w:r>
      </w:ins>
      <w:ins w:id="18939" w:author="PR Preview" w:date="2026-01-01T00:00:00Z">
        <w:r>
          <w:t xml:space="preserve"> </w:t>
        </w:r>
      </w:ins>
      <w:ins w:id="18940" w:author="PR Preview" w:date="2026-01-01T00:00:00Z">
        <w:r>
          <w:t xml:space="preserve">is a</w:t>
        </w:r>
      </w:ins>
      <w:ins w:id="18941" w:author="PR Preview" w:date="2026-01-01T00:00:00Z">
        <w:r>
          <w:t xml:space="preserve"> </w:t>
        </w:r>
      </w:ins>
      <m:oMath>
        <m:r>
          <m:t>p</m:t>
        </m:r>
        <m:r>
          <m:rPr>
            <m:sty m:val="p"/>
          </m:rPr>
          <m:t>×</m:t>
        </m:r>
        <m:r>
          <m:t>1</m:t>
        </m:r>
      </m:oMath>
      <w:ins w:id="18942" w:author="PR Preview" w:date="2026-01-01T00:00:00Z">
        <w:r>
          <w:t xml:space="preserve"> </w:t>
        </w:r>
      </w:ins>
      <w:ins w:id="18943" w:author="PR Preview" w:date="2026-01-01T00:00:00Z">
        <w:r>
          <w:t xml:space="preserve">vector</w:t>
        </w:r>
      </w:ins>
      <w:ins w:id="18944" w:author="PR Preview" w:date="2026-01-01T00:00:00Z">
        <w:r>
          <w:t xml:space="preserve"> </w:t>
        </w:r>
      </w:ins>
      <w:ins w:id="18945" w:author="PR Preview" w:date="2026-01-01T00:00:00Z">
        <w:r>
          <w:t xml:space="preserve">and</w:t>
        </w:r>
      </w:ins>
      <w:ins w:id="18946" w:author="PR Preview" w:date="2026-01-01T00:00:00Z">
        <w:r>
          <w:t xml:space="preserve"> </w:t>
        </w:r>
      </w:ins>
      <m:oMath>
        <m:r>
          <m:rPr>
            <m:sty m:val="bi"/>
          </m:rPr>
          <m:t>S</m:t>
        </m:r>
      </m:oMath>
      <w:ins w:id="18947" w:author="PR Preview" w:date="2026-01-01T00:00:00Z">
        <w:r>
          <w:t xml:space="preserve"> </w:t>
        </w:r>
      </w:ins>
      <w:ins w:id="18948" w:author="PR Preview" w:date="2026-01-01T00:00:00Z">
        <w:r>
          <w:t xml:space="preserve">is a</w:t>
        </w:r>
      </w:ins>
      <w:ins w:id="18949" w:author="PR Preview" w:date="2026-01-01T00:00:00Z">
        <w:r>
          <w:t xml:space="preserve"> </w:t>
        </w:r>
      </w:ins>
      <m:oMath>
        <m:r>
          <m:t>p</m:t>
        </m:r>
        <m:r>
          <m:rPr>
            <m:sty m:val="p"/>
          </m:rPr>
          <m:t>×</m:t>
        </m:r>
        <m:r>
          <m:t>p</m:t>
        </m:r>
      </m:oMath>
      <w:ins w:id="18950" w:author="PR Preview" w:date="2026-01-01T00:00:00Z">
        <w:r>
          <w:t xml:space="preserve"> </w:t>
        </w:r>
      </w:ins>
      <w:ins w:id="18951" w:author="PR Preview" w:date="2026-01-01T00:00:00Z">
        <w:r>
          <w:t xml:space="preserve">matrix.</w:t>
        </w:r>
      </w:ins>
    </w:p>
    <w:bookmarkEnd w:id="447"/>
    <w:bookmarkStart w:id="450" w:name="rem-quadratic-forms-in-statistics"/>
    <w:p>
      <w:pPr>
        <w:pStyle w:val="BodyText"/>
      </w:pPr>
      <w:ins w:id="18952" w:author="PR Preview" w:date="2026-01-01T00:00:00Z">
        <w:r>
          <w:rPr>
            <w:i/>
            <w:iCs/>
          </w:rPr>
          <w:t xml:space="preserve">Remark 31</w:t>
        </w:r>
      </w:ins>
      <w:ins w:id="18953" w:author="PR Preview" w:date="2026-01-01T00:00:00Z">
        <w:r>
          <w:t xml:space="preserve"> (Quadratic forms in statistics). </w:t>
        </w:r>
      </w:ins>
      <w:ins w:id="18954" w:author="PR Preview" w:date="2026-01-01T00:00:00Z">
        <w:r>
          <w:t xml:space="preserve">A quadratic form extends the scalar expression</w:t>
        </w:r>
      </w:ins>
      <w:ins w:id="18955" w:author="PR Preview" w:date="2026-01-01T00:00:00Z">
        <w:r>
          <w:t xml:space="preserve"> </w:t>
        </w:r>
      </w:ins>
      <m:oMath>
        <m:r>
          <m:t>c</m:t>
        </m:r>
        <m:sSup>
          <m:e>
            <m:r>
              <m:t>x</m:t>
            </m:r>
          </m:e>
          <m:sup>
            <m:r>
              <m:t>2</m:t>
            </m:r>
          </m:sup>
        </m:sSup>
      </m:oMath>
      <w:ins w:id="18956" w:author="PR Preview" w:date="2026-01-01T00:00:00Z">
        <w:r>
          <w:t xml:space="preserve"> </w:t>
        </w:r>
      </w:ins>
      <w:ins w:id="18957" w:author="PR Preview" w:date="2026-01-01T00:00:00Z">
        <w:r>
          <w:t xml:space="preserve">to vectors:</w:t>
        </w:r>
      </w:ins>
      <w:ins w:id="18958" w:author="PR Preview" w:date="2026-01-01T00:00:00Z">
        <w:r>
          <w:t xml:space="preserve"> </w:t>
        </w:r>
      </w:ins>
      <w:ins w:id="18959" w:author="PR Preview" w:date="2026-01-01T00:00:00Z">
        <w:r>
          <w:t xml:space="preserve">with</w:t>
        </w:r>
      </w:ins>
      <w:ins w:id="18960" w:author="PR Preview" w:date="2026-01-01T00:00:00Z">
        <w:r>
          <w:t xml:space="preserve"> </w:t>
        </w:r>
      </w:ins>
      <m:oMath>
        <m:r>
          <m:t>p</m:t>
        </m:r>
        <m:r>
          <m:rPr>
            <m:sty m:val="p"/>
          </m:rPr>
          <m:t>=</m:t>
        </m:r>
        <m:r>
          <m:t>1</m:t>
        </m:r>
      </m:oMath>
      <w:ins w:id="18961" w:author="PR Preview" w:date="2026-01-01T00:00:00Z">
        <w:r>
          <w:t xml:space="preserve"> </w:t>
        </w:r>
      </w:ins>
      <w:ins w:id="18962" w:author="PR Preview" w:date="2026-01-01T00:00:00Z">
        <w:r>
          <w:t xml:space="preserve">and</w:t>
        </w:r>
      </w:ins>
      <w:ins w:id="18963" w:author="PR Preview" w:date="2026-01-01T00:00:00Z">
        <w:r>
          <w:t xml:space="preserve"> </w:t>
        </w:r>
      </w:ins>
      <m:oMath>
        <m:r>
          <m:rPr>
            <m:sty m:val="bi"/>
          </m:rPr>
          <m:t>S</m:t>
        </m:r>
        <m:r>
          <m:rPr>
            <m:sty m:val="p"/>
          </m:rPr>
          <m:t>=</m:t>
        </m:r>
        <m:r>
          <m:rPr>
            <m:sty m:val="p"/>
          </m:rPr>
          <m:t>[</m:t>
        </m:r>
        <m:r>
          <m:t>c</m:t>
        </m:r>
        <m:r>
          <m:rPr>
            <m:sty m:val="p"/>
          </m:rPr>
          <m:t>]</m:t>
        </m:r>
      </m:oMath>
      <w:ins w:id="18964" w:author="PR Preview" w:date="2026-01-01T00:00:00Z">
        <w:r>
          <w:t xml:space="preserve">,</w:t>
        </w:r>
      </w:ins>
      <w:ins w:id="18965" w:author="PR Preview" w:date="2026-01-01T00:00:00Z">
        <w:r>
          <w:t xml:space="preserve"> </w:t>
        </w:r>
      </w:ins>
      <w:ins w:id="18966" w:author="PR Preview" w:date="2026-01-01T00:00:00Z">
        <w:r>
          <w:t xml:space="preserve">${\mathord{\smash[b]{\underset{\raise.3ex\hbox{$\scriptstyle\sim$}}{x}}\vphantom{x}}}^{\top}\,\mathbf{S}\,\mathord{\smash[b]{\underset{\raise.3ex\hbox{$\scriptstyle\sim$}}{x}}\vphantom{x}}= c x^2$</w:t>
        </w:r>
      </w:ins>
      <w:ins w:id="18967" w:author="PR Preview" w:date="2026-01-01T00:00:00Z">
        <w:r>
          <w:t xml:space="preserve">.</w:t>
        </w:r>
      </w:ins>
      <w:ins w:id="18968" w:author="PR Preview" w:date="2026-01-01T00:00:00Z">
        <w:r>
          <w:t xml:space="preserve"> </w:t>
        </w:r>
      </w:ins>
      <w:ins w:id="18969" w:author="PR Preview" w:date="2026-01-01T00:00:00Z">
        <w:r>
          <w:t xml:space="preserve">With</w:t>
        </w:r>
      </w:ins>
      <w:ins w:id="18970" w:author="PR Preview" w:date="2026-01-01T00:00:00Z">
        <w:r>
          <w:t xml:space="preserve"> </w:t>
        </w:r>
      </w:ins>
      <m:oMath>
        <m:r>
          <m:t>p</m:t>
        </m:r>
        <m:r>
          <m:rPr>
            <m:sty m:val="p"/>
          </m:rPr>
          <m:t>=</m:t>
        </m:r>
        <m:r>
          <m:t>2</m:t>
        </m:r>
      </m:oMath>
      <w:ins w:id="18971" w:author="PR Preview" w:date="2026-01-01T00:00:00Z">
        <w:r>
          <w:t xml:space="preserve">,</w:t>
        </w:r>
      </w:ins>
    </w:p>
    <w:p>
      <w:pPr>
        <w:pStyle w:val="BodyText"/>
      </w:pPr>
      <w:ins w:id="18972" w:author="PR Preview" w:date="2026-01-01T00:00:00Z">
        <w:r>
          <w:t xml:space="preserve">$$
    {\mathord{\smash[b]{\underset{\raise.3ex\hbox{$\scriptstyle\sim$}}{x}}\vphantom{x}}}^{\top}
    \begin{bmatrix} 1 &amp; 2 \\ 0 &amp; 3 \end{bmatrix}
    \mathord{\smash[b]{\underset{\raise.3ex\hbox{$\scriptstyle\sim$}}{x}}\vphantom{x}}
    = x_1^2 + 2 x_1 x_2 + 3 x_2^2,
    $$</w:t>
        </w:r>
      </w:ins>
    </w:p>
    <w:p>
      <w:pPr>
        <w:pStyle w:val="FirstParagraph"/>
      </w:pPr>
      <w:ins w:id="18973" w:author="PR Preview" w:date="2026-01-01T00:00:00Z">
        <w:r>
          <w:t xml:space="preserve">which is</w:t>
        </w:r>
      </w:ins>
      <w:ins w:id="18974" w:author="PR Preview" w:date="2026-01-01T00:00:00Z">
        <w:r>
          <w:t xml:space="preserve"> </w:t>
        </w:r>
      </w:ins>
      <m:oMath>
        <m:r>
          <m:t>1</m:t>
        </m:r>
        <m:r>
          <m:rPr>
            <m:sty m:val="p"/>
          </m:rPr>
          <m:t>+</m:t>
        </m:r>
        <m:r>
          <m:t>4</m:t>
        </m:r>
        <m:r>
          <m:rPr>
            <m:sty m:val="p"/>
          </m:rPr>
          <m:t>+</m:t>
        </m:r>
        <m:r>
          <m:t>12</m:t>
        </m:r>
        <m:r>
          <m:rPr>
            <m:sty m:val="p"/>
          </m:rPr>
          <m:t>=</m:t>
        </m:r>
        <m:r>
          <m:t>17</m:t>
        </m:r>
      </m:oMath>
      <w:ins w:id="18975" w:author="PR Preview" w:date="2026-01-01T00:00:00Z">
        <w:r>
          <w:t xml:space="preserve"> </w:t>
        </w:r>
      </w:ins>
      <w:ins w:id="18976" w:author="PR Preview" w:date="2026-01-01T00:00:00Z">
        <w:r>
          <w:t xml:space="preserve">at</w:t>
        </w:r>
      </w:ins>
      <w:ins w:id="18977" w:author="PR Preview" w:date="2026-01-01T00:00:00Z">
        <w:r>
          <w:t xml:space="preserve"> </w:t>
        </w:r>
      </w:ins>
      <w:ins w:id="18978" w:author="PR Preview" w:date="2026-01-01T00:00:00Z">
        <w:r>
          <w:t xml:space="preserve">$\mathord{\smash[b]{\underset{\raise.3ex\hbox{$\scriptstyle\sim$}}{x}}\vphantom{x}}= (1, 2)$</w:t>
        </w:r>
      </w:ins>
      <w:ins w:id="18979" w:author="PR Preview" w:date="2026-01-01T00:00:00Z">
        <w:r>
          <w:t xml:space="preserve">.</w:t>
        </w:r>
      </w:ins>
    </w:p>
    <w:p>
      <w:pPr>
        <w:pStyle w:val="BodyText"/>
      </w:pPr>
      <w:r>
        <w:t xml:space="preserve">Quadratic forms occur often in statistics:</w:t>
      </w:r>
    </w:p>
    <w:p>
      <w:pPr>
        <w:pStyle w:val="Compact"/>
        <w:numPr>
          <w:ilvl w:val="0"/>
          <w:numId w:val="1072"/>
        </w:numPr>
      </w:pPr>
      <w:r>
        <w:t xml:space="preserve">The residual sum of squares in linear regression</w:t>
      </w:r>
      <w:r>
        <w:t xml:space="preserve"> </w:t>
      </w:r>
      <w:r>
        <w:t xml:space="preserve">(see</w:t>
      </w:r>
      <w:r>
        <w:t xml:space="preserve"> </w:t>
      </w:r>
      <w:hyperlink r:id="rId448">
        <w:r>
          <w:rPr>
            <w:rStyle w:val="Hyperlink"/>
          </w:rPr>
          <w:t xml:space="preserve">Vector Calculus</w:t>
        </w:r>
      </w:hyperlink>
      <w:r>
        <w:t xml:space="preserve">)</w:t>
      </w:r>
      <w:r>
        <w:t xml:space="preserve"> </w:t>
      </w:r>
      <w:r>
        <w:t xml:space="preserve">is a quadratic form.</w:t>
      </w:r>
    </w:p>
    <w:p>
      <w:pPr>
        <w:pStyle w:val="Compact"/>
        <w:numPr>
          <w:ilvl w:val="0"/>
          <w:numId w:val="1072"/>
        </w:numPr>
      </w:pPr>
      <w:del w:id="18980" w:author="PR Preview" w:date="2026-01-01T00:00:00Z">
        <w:r>
          <w:delText xml:space="preserve">The variance of a linear combination of estimates</w:delText>
        </w:r>
      </w:del>
      <w:del w:id="18981" w:author="PR Preview" w:date="2026-01-01T00:00:00Z">
        <w:r>
          <w:delText xml:space="preserve"> </w:delText>
        </w:r>
      </w:del>
      <w:del w:id="18982" w:author="PR Preview" w:date="2026-01-01T00:00:00Z">
        <w:r>
          <w:delText xml:space="preserve">(see</w:delText>
        </w:r>
      </w:del>
      <w:del w:id="18983" w:author="PR Preview" w:date="2026-01-01T00:00:00Z">
        <w:r>
          <w:delText xml:space="preserve"> </w:delText>
        </w:r>
      </w:del>
      <w:hyperlink r:id="rId449">
        <w:del w:id="18984" w:author="PR Preview" w:date="2026-01-01T00:00:00Z">
          <w:r>
            <w:rPr>
              <w:rStyle w:val="Hyperlink"/>
            </w:rPr>
            <w:delText xml:space="preserve">Inference about Gaussian Linear Regression Models</w:delText>
          </w:r>
        </w:del>
      </w:hyperlink>
      <w:del w:id="18985" w:author="PR Preview" w:date="2026-01-01T00:00:00Z">
        <w:r>
          <w:delText xml:space="preserve">)</w:delText>
        </w:r>
      </w:del>
      <w:del w:id="18986" w:author="PR Preview" w:date="2026-01-01T00:00:00Z">
        <w:r>
          <w:delText xml:space="preserve"> </w:delText>
        </w:r>
      </w:del>
      <w:del w:id="18987" w:author="PR Preview" w:date="2026-01-01T00:00:00Z">
        <w:r>
          <w:delText xml:space="preserve">is a quadratic form:</w:delText>
        </w:r>
      </w:del>
      <w:del w:id="18988" w:author="PR Preview" w:date="2026-01-01T00:00:00Z">
        <w:r>
          <w:delText xml:space="preserve"> </w:delText>
        </w:r>
      </w:del>
      <m:oMath>
        <m:r>
          <m:rPr>
            <m:sty m:val="p"/>
          </m:rPr>
          <m:t>Var</m:t>
        </m:r>
        <m:r>
          <m:t>​</m:t>
        </m:r>
        <m:d>
          <m:dPr>
            <m:begChr m:val="("/>
            <m:sepChr m:val=""/>
            <m:endChr m:val=")"/>
            <m:grow/>
          </m:dPr>
          <m:e>
            <m:limLow>
              <m:e>
                <m:r>
                  <m:t>x</m:t>
                </m:r>
              </m:e>
              <m:lim>
                <m:r>
                  <m:rPr>
                    <m:sty m:val="p"/>
                  </m:rPr>
                  <m:t>∼</m:t>
                </m:r>
              </m:lim>
            </m:limLow>
            <m:r>
              <m:rPr>
                <m:sty m:val="p"/>
              </m:rPr>
              <m:t>⋅</m:t>
            </m:r>
            <m:acc>
              <m:accPr>
                <m:chr m:val="̂"/>
              </m:accPr>
              <m:e>
                <m:limLow>
                  <m:e>
                    <m:r>
                      <m:t>β</m:t>
                    </m:r>
                  </m:e>
                  <m:lim>
                    <m:r>
                      <m:rPr>
                        <m:sty m:val="p"/>
                      </m:rPr>
                      <m:t>∼</m:t>
                    </m:r>
                  </m:lim>
                </m:limLow>
              </m:e>
            </m:acc>
          </m:e>
        </m:d>
        <m:r>
          <m:t>​</m:t>
        </m:r>
        <m:r>
          <m:rPr>
            <m:sty m:val="p"/>
          </m:rPr>
          <m:t>=</m:t>
        </m:r>
        <m:sSup>
          <m:e>
            <m:limLow>
              <m:e>
                <m:r>
                  <m:t>x</m:t>
                </m:r>
              </m:e>
              <m:lim>
                <m:r>
                  <m:rPr>
                    <m:sty m:val="p"/>
                  </m:rPr>
                  <m:t>∼</m:t>
                </m:r>
              </m:lim>
            </m:limLow>
          </m:e>
          <m:sup>
            <m:r>
              <m:rPr>
                <m:sty m:val="p"/>
              </m:rPr>
              <m:t>⊤</m:t>
            </m:r>
          </m:sup>
        </m:sSup>
        <m:r>
          <m:t> </m:t>
        </m:r>
        <m:r>
          <m:rPr>
            <m:sty m:val="p"/>
          </m:rPr>
          <m:t>Var</m:t>
        </m:r>
        <m:r>
          <m:t>​</m:t>
        </m:r>
        <m:d>
          <m:dPr>
            <m:begChr m:val="("/>
            <m:sepChr m:val=""/>
            <m:endChr m:val=")"/>
            <m:grow/>
          </m:dPr>
          <m:e>
            <m:acc>
              <m:accPr>
                <m:chr m:val="̂"/>
              </m:accPr>
              <m:e>
                <m:limLow>
                  <m:e>
                    <m:r>
                      <m:t>β</m:t>
                    </m:r>
                  </m:e>
                  <m:lim>
                    <m:r>
                      <m:rPr>
                        <m:sty m:val="p"/>
                      </m:rPr>
                      <m:t>∼</m:t>
                    </m:r>
                  </m:lim>
                </m:limLow>
              </m:e>
            </m:acc>
          </m:e>
        </m:d>
        <m:r>
          <m:t>​</m:t>
        </m:r>
        <m:r>
          <m:t> </m:t>
        </m:r>
        <m:limLow>
          <m:e>
            <m:r>
              <m:t>x</m:t>
            </m:r>
          </m:e>
          <m:lim>
            <m:r>
              <m:rPr>
                <m:sty m:val="p"/>
              </m:rPr>
              <m:t>∼</m:t>
            </m:r>
          </m:lim>
        </m:limLow>
      </m:oMath>
      <w:del w:id="18989" w:author="PR Preview" w:date="2026-01-01T00:00:00Z">
        <w:r>
          <w:delText xml:space="preserve">.</w:delText>
        </w:r>
      </w:del>
    </w:p>
    <w:p>
      <w:pPr>
        <w:pStyle w:val="FirstParagraph"/>
      </w:pPr>
      <w:del w:id="18990" w:author="PR Preview" w:date="2026-01-01T00:00:00Z">
        <w:r>
          <w:rPr>
            <w:b/>
            <w:bCs/>
          </w:rPr>
          <w:delText xml:space="preserve">Theorem 72 (A quadratic form is additive in its matrix)</w:delText>
        </w:r>
      </w:del>
      <w:del w:id="18991" w:author="PR Preview" w:date="2026-01-01T00:00:00Z">
        <w:r>
          <w:delText xml:space="preserve"> </w:delText>
        </w:r>
      </w:del>
      <w:del w:id="18992" w:author="PR Preview" w:date="2026-01-01T00:00:00Z">
        <w:r>
          <w:delText xml:space="preserve">If</w:delText>
        </w:r>
      </w:del>
      <w:del w:id="18993" w:author="PR Preview" w:date="2026-01-01T00:00:00Z">
        <w:r>
          <w:delText xml:space="preserve"> </w:delText>
        </w:r>
      </w:del>
      <m:oMath>
        <m:r>
          <m:rPr>
            <m:sty m:val="bi"/>
          </m:rPr>
          <m:t>A</m:t>
        </m:r>
      </m:oMath>
      <w:del w:id="18994" w:author="PR Preview" w:date="2026-01-01T00:00:00Z">
        <w:r>
          <w:delText xml:space="preserve"> </w:delText>
        </w:r>
      </w:del>
      <w:del w:id="18995" w:author="PR Preview" w:date="2026-01-01T00:00:00Z">
        <w:r>
          <w:delText xml:space="preserve">and</w:delText>
        </w:r>
      </w:del>
      <w:del w:id="18996" w:author="PR Preview" w:date="2026-01-01T00:00:00Z">
        <w:r>
          <w:delText xml:space="preserve"> </w:delText>
        </w:r>
      </w:del>
      <m:oMath>
        <m:r>
          <m:rPr>
            <m:sty m:val="bi"/>
          </m:rPr>
          <m:t>B</m:t>
        </m:r>
      </m:oMath>
      <w:del w:id="18997" w:author="PR Preview" w:date="2026-01-01T00:00:00Z">
        <w:r>
          <w:delText xml:space="preserve"> </w:delText>
        </w:r>
      </w:del>
      <w:del w:id="18998" w:author="PR Preview" w:date="2026-01-01T00:00:00Z">
        <w:r>
          <w:delText xml:space="preserve">are</w:delText>
        </w:r>
      </w:del>
      <w:del w:id="18999" w:author="PR Preview" w:date="2026-01-01T00:00:00Z">
        <w:r>
          <w:delText xml:space="preserve"> </w:delText>
        </w:r>
      </w:del>
      <m:oMath>
        <m:r>
          <m:t>p</m:t>
        </m:r>
        <m:r>
          <m:rPr>
            <m:sty m:val="p"/>
          </m:rPr>
          <m:t>×</m:t>
        </m:r>
        <m:r>
          <m:t>p</m:t>
        </m:r>
      </m:oMath>
      <w:del w:id="19000" w:author="PR Preview" w:date="2026-01-01T00:00:00Z">
        <w:r>
          <w:delText xml:space="preserve"> </w:delText>
        </w:r>
      </w:del>
      <w:del w:id="19001" w:author="PR Preview" w:date="2026-01-01T00:00:00Z">
        <w:r>
          <w:delText xml:space="preserve">matrices,</w:delText>
        </w:r>
      </w:del>
      <w:del w:id="19002" w:author="PR Preview" w:date="2026-01-01T00:00:00Z">
        <w:r>
          <w:delText xml:space="preserve"> </w:delText>
        </w:r>
      </w:del>
      <m:oMath>
        <m:r>
          <m:t>c</m:t>
        </m:r>
      </m:oMath>
      <w:del w:id="19003" w:author="PR Preview" w:date="2026-01-01T00:00:00Z">
        <w:r>
          <w:delText xml:space="preserve"> </w:delText>
        </w:r>
      </w:del>
      <w:del w:id="19004" w:author="PR Preview" w:date="2026-01-01T00:00:00Z">
        <w:r>
          <w:delText xml:space="preserve">is a number and</w:delText>
        </w:r>
      </w:del>
      <w:del w:id="19005" w:author="PR Preview" w:date="2026-01-01T00:00:00Z">
        <w:r>
          <w:delText xml:space="preserve"> </w:delText>
        </w:r>
      </w:del>
      <m:oMath>
        <m:limLow>
          <m:e>
            <m:r>
              <m:t>x</m:t>
            </m:r>
          </m:e>
          <m:lim>
            <m:r>
              <m:rPr>
                <m:sty m:val="p"/>
              </m:rPr>
              <m:t>∼</m:t>
            </m:r>
          </m:lim>
        </m:limLow>
      </m:oMath>
      <w:del w:id="19006" w:author="PR Preview" w:date="2026-01-01T00:00:00Z">
        <w:r>
          <w:delText xml:space="preserve"> </w:delText>
        </w:r>
      </w:del>
      <w:del w:id="19007" w:author="PR Preview" w:date="2026-01-01T00:00:00Z">
        <w:r>
          <w:delText xml:space="preserve">is a vector of length</w:delText>
        </w:r>
      </w:del>
      <w:del w:id="19008" w:author="PR Preview" w:date="2026-01-01T00:00:00Z">
        <w:r>
          <w:delText xml:space="preserve"> </w:delText>
        </w:r>
      </w:del>
      <m:oMath>
        <m:r>
          <m:t>p</m:t>
        </m:r>
      </m:oMath>
      <w:del w:id="19009" w:author="PR Preview" w:date="2026-01-01T00:00:00Z">
        <w:r>
          <w:delText xml:space="preserve">, 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rPr>
                  <m:sty m:val="p"/>
                </m:rPr>
                <m:t>,</m:t>
              </m:r>
            </m:e>
            <m:e>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t>&amp;</m:t>
              </m:r>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e>
          </m:eqArr>
        </m:oMath>
      </m:oMathPara>
    </w:p>
    <w:p>
      <w:pPr>
        <w:pStyle w:val="FirstParagraph"/>
      </w:pPr>
      <w:del w:id="19010" w:author="PR Preview" w:date="2026-01-01T00:00:00Z">
        <w:r>
          <w:delText xml:space="preserve">So for a fixed</w:delText>
        </w:r>
      </w:del>
      <w:del w:id="19011" w:author="PR Preview" w:date="2026-01-01T00:00:00Z">
        <w:r>
          <w:delText xml:space="preserve"> </w:delText>
        </w:r>
      </w:del>
      <m:oMath>
        <m:limLow>
          <m:e>
            <m:r>
              <m:t>x</m:t>
            </m:r>
          </m:e>
          <m:lim>
            <m:r>
              <m:rPr>
                <m:sty m:val="p"/>
              </m:rPr>
              <m:t>∼</m:t>
            </m:r>
          </m:lim>
        </m:limLow>
      </m:oMath>
      <w:del w:id="19012" w:author="PR Preview" w:date="2026-01-01T00:00:00Z">
        <w:r>
          <w:delText xml:space="preserve">, the map</w:delText>
        </w:r>
      </w:del>
      <w:del w:id="19013" w:author="PR Preview" w:date="2026-01-01T00:00:00Z">
        <w:r>
          <w:delText xml:space="preserve"> </w:delText>
        </w:r>
      </w:del>
      <m:oMath>
        <m:r>
          <m:rPr>
            <m:sty m:val="bi"/>
          </m:rPr>
          <m:t>S</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oMath>
      <w:del w:id="19014" w:author="PR Preview" w:date="2026-01-01T00:00:00Z">
        <w:r>
          <w:delText xml:space="preserve"> </w:delText>
        </w:r>
      </w:del>
      <w:del w:id="19015" w:author="PR Preview" w:date="2026-01-01T00:00:00Z">
        <w:r>
          <w:delText xml:space="preserve">is linear in</w:delText>
        </w:r>
      </w:del>
      <w:del w:id="19016" w:author="PR Preview" w:date="2026-01-01T00:00:00Z">
        <w:r>
          <w:delText xml:space="preserve"> </w:delText>
        </w:r>
      </w:del>
      <m:oMath>
        <m:r>
          <m:rPr>
            <m:sty m:val="bi"/>
          </m:rPr>
          <m:t>S</m:t>
        </m:r>
      </m:oMath>
      <w:del w:id="19017" w:author="PR Preview" w:date="2026-01-01T00:00:00Z">
        <w:r>
          <w:delText xml:space="preserve">.</w:delText>
        </w:r>
      </w:del>
    </w:p>
    <w:p>
      <w:pPr>
        <w:pStyle w:val="Compact"/>
        <w:numPr>
          <w:ilvl w:val="0"/>
          <w:numId w:val="1072"/>
        </w:numPr>
      </w:pPr>
      <w:ins w:id="19018" w:author="PR Preview" w:date="2026-01-01T00:00:00Z">
        <w:r>
          <w:t xml:space="preserve">The variance of a linear combination of estimates</w:t>
        </w:r>
      </w:ins>
      <w:ins w:id="19019" w:author="PR Preview" w:date="2026-01-01T00:00:00Z">
        <w:r>
          <w:t xml:space="preserve"> </w:t>
        </w:r>
      </w:ins>
      <w:ins w:id="19020" w:author="PR Preview" w:date="2026-01-01T00:00:00Z">
        <w:r>
          <w:t xml:space="preserve">(see</w:t>
        </w:r>
      </w:ins>
      <w:ins w:id="19021" w:author="PR Preview" w:date="2026-01-01T00:00:00Z">
        <w:r>
          <w:t xml:space="preserve"> </w:t>
        </w:r>
      </w:ins>
      <w:hyperlink r:id="rId449">
        <w:ins w:id="19022" w:author="PR Preview" w:date="2026-01-01T00:00:00Z">
          <w:r>
            <w:rPr>
              <w:rStyle w:val="Hyperlink"/>
            </w:rPr>
            <w:t xml:space="preserve">Inference about Gaussian Linear Regression Models</w:t>
          </w:r>
        </w:ins>
      </w:hyperlink>
      <w:ins w:id="19023" w:author="PR Preview" w:date="2026-01-01T00:00:00Z">
        <w:r>
          <w:t xml:space="preserve">)</w:t>
        </w:r>
      </w:ins>
      <w:ins w:id="19024" w:author="PR Preview" w:date="2026-01-01T00:00:00Z">
        <w:r>
          <w:t xml:space="preserve"> </w:t>
        </w:r>
      </w:ins>
      <w:ins w:id="19025" w:author="PR Preview" w:date="2026-01-01T00:00:00Z">
        <w:r>
          <w:t xml:space="preserve">is a quadratic form:</w:t>
        </w:r>
      </w:ins>
      <w:ins w:id="19026" w:author="PR Preview" w:date="2026-01-01T00:00:00Z">
        <w:r>
          <w:t xml:space="preserve"> </w:t>
        </w:r>
      </w:ins>
      <w:ins w:id="19027" w:author="PR Preview" w:date="2026-01-01T00:00:00Z">
        <w:r>
          <w:t xml:space="preserve">$\operatorname{Var}\mathopen{}\left(\mathord{\smash[b]{\underset{\raise.3ex\hbox{$\scriptstyle\sim$}}{x}}\vphantom{x}} \cdot \hat{\mathord{\smash[b]{\underset{\raise.3ex\hbox{$\scriptstyle\sim$}}{\beta}}\vphantom{\beta}}}\right)\mathclose{} = {\mathord{\smash[b]{\underset{\raise.3ex\hbox{$\scriptstyle\sim$}}{x}}\vphantom{x}}}^{\top}\,\operatorname{Var}\mathopen{}\left(\hat{\mathord{\smash[b]{\underset{\raise.3ex\hbox{$\scriptstyle\sim$}}{\beta}}\vphantom{\beta}}}\right)\mathclose{}\,\mathord{\smash[b]{\underset{\raise.3ex\hbox{$\scriptstyle\sim$}}{x}}\vphantom{x}}$</w:t>
        </w:r>
      </w:ins>
      <w:ins w:id="19028" w:author="PR Preview" w:date="2026-01-01T00:00:00Z">
        <w:r>
          <w:t xml:space="preserve">.</w:t>
        </w:r>
      </w:ins>
    </w:p>
    <w:bookmarkEnd w:id="450"/>
    <w:bookmarkStart w:id="451" w:name="thm-quadratic-form-additive"/>
    <w:p>
      <w:pPr>
        <w:pStyle w:val="FirstParagraph"/>
      </w:pPr>
      <w:ins w:id="19029" w:author="PR Preview" w:date="2026-01-01T00:00:00Z">
        <w:r>
          <w:rPr>
            <w:b/>
            <w:bCs/>
          </w:rPr>
          <w:t xml:space="preserve">Theorem 72 (A quadratic form is additive in its matrix)</w:t>
        </w:r>
      </w:ins>
      <w:ins w:id="19030" w:author="PR Preview" w:date="2026-01-01T00:00:00Z">
        <w:r>
          <w:t xml:space="preserve"> </w:t>
        </w:r>
      </w:ins>
      <w:ins w:id="19031" w:author="PR Preview" w:date="2026-01-01T00:00:00Z">
        <w:r>
          <w:t xml:space="preserve">If</w:t>
        </w:r>
      </w:ins>
      <w:ins w:id="19032" w:author="PR Preview" w:date="2026-01-01T00:00:00Z">
        <w:r>
          <w:t xml:space="preserve"> </w:t>
        </w:r>
      </w:ins>
      <m:oMath>
        <m:r>
          <m:rPr>
            <m:sty m:val="bi"/>
          </m:rPr>
          <m:t>A</m:t>
        </m:r>
      </m:oMath>
      <w:ins w:id="19033" w:author="PR Preview" w:date="2026-01-01T00:00:00Z">
        <w:r>
          <w:t xml:space="preserve"> </w:t>
        </w:r>
      </w:ins>
      <w:ins w:id="19034" w:author="PR Preview" w:date="2026-01-01T00:00:00Z">
        <w:r>
          <w:t xml:space="preserve">and</w:t>
        </w:r>
      </w:ins>
      <w:ins w:id="19035" w:author="PR Preview" w:date="2026-01-01T00:00:00Z">
        <w:r>
          <w:t xml:space="preserve"> </w:t>
        </w:r>
      </w:ins>
      <m:oMath>
        <m:r>
          <m:rPr>
            <m:sty m:val="bi"/>
          </m:rPr>
          <m:t>B</m:t>
        </m:r>
      </m:oMath>
      <w:ins w:id="19036" w:author="PR Preview" w:date="2026-01-01T00:00:00Z">
        <w:r>
          <w:t xml:space="preserve"> </w:t>
        </w:r>
      </w:ins>
      <w:ins w:id="19037" w:author="PR Preview" w:date="2026-01-01T00:00:00Z">
        <w:r>
          <w:t xml:space="preserve">are</w:t>
        </w:r>
      </w:ins>
      <w:ins w:id="19038" w:author="PR Preview" w:date="2026-01-01T00:00:00Z">
        <w:r>
          <w:t xml:space="preserve"> </w:t>
        </w:r>
      </w:ins>
      <m:oMath>
        <m:r>
          <m:t>p</m:t>
        </m:r>
        <m:r>
          <m:rPr>
            <m:sty m:val="p"/>
          </m:rPr>
          <m:t>×</m:t>
        </m:r>
        <m:r>
          <m:t>p</m:t>
        </m:r>
      </m:oMath>
      <w:ins w:id="19039" w:author="PR Preview" w:date="2026-01-01T00:00:00Z">
        <w:r>
          <w:t xml:space="preserve"> </w:t>
        </w:r>
      </w:ins>
      <w:ins w:id="19040" w:author="PR Preview" w:date="2026-01-01T00:00:00Z">
        <w:r>
          <w:t xml:space="preserve">matrices,</w:t>
        </w:r>
      </w:ins>
      <w:ins w:id="19041" w:author="PR Preview" w:date="2026-01-01T00:00:00Z">
        <w:r>
          <w:t xml:space="preserve"> </w:t>
        </w:r>
      </w:ins>
      <m:oMath>
        <m:r>
          <m:t>c</m:t>
        </m:r>
      </m:oMath>
      <w:ins w:id="19042" w:author="PR Preview" w:date="2026-01-01T00:00:00Z">
        <w:r>
          <w:t xml:space="preserve"> </w:t>
        </w:r>
      </w:ins>
      <w:ins w:id="19043" w:author="PR Preview" w:date="2026-01-01T00:00:00Z">
        <w:r>
          <w:t xml:space="preserve">is a number and</w:t>
        </w:r>
      </w:ins>
      <w:ins w:id="19044" w:author="PR Preview" w:date="2026-01-01T00:00:00Z">
        <w:r>
          <w:t xml:space="preserve"> </w:t>
        </w:r>
      </w:ins>
      <w:ins w:id="19045" w:author="PR Preview" w:date="2026-01-01T00:00:00Z">
        <w:r>
          <w:t xml:space="preserve">$\mathord{\smash[b]{\underset{\raise.3ex\hbox{$\scriptstyle\sim$}}{x}}\vphantom{x}}$</w:t>
        </w:r>
      </w:ins>
      <w:ins w:id="19046" w:author="PR Preview" w:date="2026-01-01T00:00:00Z">
        <w:r>
          <w:t xml:space="preserve"> </w:t>
        </w:r>
      </w:ins>
      <w:ins w:id="19047" w:author="PR Preview" w:date="2026-01-01T00:00:00Z">
        <w:r>
          <w:t xml:space="preserve">is a vector of length</w:t>
        </w:r>
      </w:ins>
      <w:ins w:id="19048" w:author="PR Preview" w:date="2026-01-01T00:00:00Z">
        <w:r>
          <w:t xml:space="preserve"> </w:t>
        </w:r>
      </w:ins>
      <m:oMath>
        <m:r>
          <m:t>p</m:t>
        </m:r>
      </m:oMath>
      <w:ins w:id="19049" w:author="PR Preview" w:date="2026-01-01T00:00:00Z">
        <w:r>
          <w:t xml:space="preserve">, then</w:t>
        </w:r>
      </w:ins>
    </w:p>
    <w:p>
      <w:pPr>
        <w:pStyle w:val="BodyText"/>
      </w:pPr>
      <w:ins w:id="19050" w:author="PR Preview" w:date="2026-01-01T00:00:00Z">
        <w:r>
          <w:t xml:space="preserve">$$
    \begin{aligned}
    {\mathord{\smash[b]{\underset{\raise.3ex\hbox{$\scriptstyle\sim$}}{x}}\vphantom{x}}}^{\top}(\mathbf{A} + \mathbf{B})\mathord{\smash[b]{\underset{\raise.3ex\hbox{$\scriptstyle\sim$}}{x}}\vphantom{x}}&amp;= {\mathord{\smash[b]{\underset{\raise.3ex\hbox{$\scriptstyle\sim$}}{x}}\vphantom{x}}}^{\top} \mathbf{A} \mathord{\smash[b]{\underset{\raise.3ex\hbox{$\scriptstyle\sim$}}{x}}\vphantom{x}} + {\mathord{\smash[b]{\underset{\raise.3ex\hbox{$\scriptstyle\sim$}}{x}}\vphantom{x}}}^{\top} \mathbf{B} \mathord{\smash[b]{\underset{\raise.3ex\hbox{$\scriptstyle\sim$}}{x}}\vphantom{x}}, \\
    {\mathord{\smash[b]{\underset{\raise.3ex\hbox{$\scriptstyle\sim$}}{x}}\vphantom{x}}}^{\top}(c\,\mathbf{A})\mathord{\smash[b]{\underset{\raise.3ex\hbox{$\scriptstyle\sim$}}{x}}\vphantom{x}}&amp;= c\,{\mathord{\smash[b]{\underset{\raise.3ex\hbox{$\scriptstyle\sim$}}{x}}\vphantom{x}}}^{\top} \mathbf{A} \mathord{\smash[b]{\underset{\raise.3ex\hbox{$\scriptstyle\sim$}}{x}}\vphantom{x}}.
    \end{aligned}
    $$</w:t>
        </w:r>
      </w:ins>
    </w:p>
    <w:p>
      <w:pPr>
        <w:pStyle w:val="FirstParagraph"/>
      </w:pPr>
      <w:ins w:id="19051" w:author="PR Preview" w:date="2026-01-01T00:00:00Z">
        <w:r>
          <w:t xml:space="preserve">So for a fixed</w:t>
        </w:r>
      </w:ins>
      <w:ins w:id="19052" w:author="PR Preview" w:date="2026-01-01T00:00:00Z">
        <w:r>
          <w:t xml:space="preserve"> </w:t>
        </w:r>
      </w:ins>
      <w:ins w:id="19053" w:author="PR Preview" w:date="2026-01-01T00:00:00Z">
        <w:r>
          <w:t xml:space="preserve">$\mathord{\smash[b]{\underset{\raise.3ex\hbox{$\scriptstyle\sim$}}{x}}\vphantom{x}}$</w:t>
        </w:r>
      </w:ins>
      <w:ins w:id="19054" w:author="PR Preview" w:date="2026-01-01T00:00:00Z">
        <w:r>
          <w:t xml:space="preserve">, the map</w:t>
        </w:r>
      </w:ins>
      <w:ins w:id="19055" w:author="PR Preview" w:date="2026-01-01T00:00:00Z">
        <w:r>
          <w:t xml:space="preserve"> </w:t>
        </w:r>
      </w:ins>
      <w:ins w:id="19056" w:author="PR Preview" w:date="2026-01-01T00:00:00Z">
        <w:r>
          <w:t xml:space="preserve">$\mathbf{S} \mapsto {\mathord{\smash[b]{\underset{\raise.3ex\hbox{$\scriptstyle\sim$}}{x}}\vphantom{x}}}^{\top} \mathbf{S} \mathord{\smash[b]{\underset{\raise.3ex\hbox{$\scriptstyle\sim$}}{x}}\vphantom{x}}$</w:t>
        </w:r>
      </w:ins>
      <w:ins w:id="19057" w:author="PR Preview" w:date="2026-01-01T00:00:00Z">
        <w:r>
          <w:t xml:space="preserve"> </w:t>
        </w:r>
      </w:ins>
      <w:ins w:id="19058" w:author="PR Preview" w:date="2026-01-01T00:00:00Z">
        <w:r>
          <w:t xml:space="preserve">is linear in</w:t>
        </w:r>
      </w:ins>
      <w:ins w:id="19059" w:author="PR Preview" w:date="2026-01-01T00:00:00Z">
        <w:r>
          <w:t xml:space="preserve"> </w:t>
        </w:r>
      </w:ins>
      <m:oMath>
        <m:r>
          <m:rPr>
            <m:sty m:val="bi"/>
          </m:rPr>
          <m:t>S</m:t>
        </m:r>
      </m:oMath>
      <w:ins w:id="19060" w:author="PR Preview" w:date="2026-01-01T00:00:00Z">
        <w:r>
          <w:t xml:space="preserve">.</w:t>
        </w:r>
      </w:ins>
    </w:p>
    <w:bookmarkEnd w:id="451"/>
    <w:p>
      <w:pPr>
        <w:pStyle w:val="BodyText"/>
      </w:pPr>
      <w:r>
        <w:rPr>
          <w:i/>
          <w:iCs/>
        </w:rPr>
        <w:t xml:space="preserve">Proof</w:t>
      </w:r>
      <w:r>
        <w:t xml:space="preserve">. </w:t>
      </w:r>
      <w:r>
        <w:t xml:space="preserve">By the distributive law (</w:t>
      </w:r>
      <w:hyperlink w:anchor="thm-matmul-distrib">
        <w:r>
          <w:rPr>
            <w:rStyle w:val="Hyperlink"/>
          </w:rPr>
          <w:t xml:space="preserve">Theorem 9</w:t>
        </w:r>
      </w:hyperlink>
      <w:r>
        <w:t xml:space="preserve">), applied on the left and then on the right,</w:t>
      </w:r>
    </w:p>
    <w:p>
      <w:pPr>
        <w:pStyle w:val="BodyText"/>
      </w:pPr>
      <m:oMathPara>
        <m:oMathParaPr>
          <m:jc m:val="center"/>
        </m:oMathParaPr>
        <m:oMath>
          <m:eqArr>
            <m:e>
              <m:sSup>
                <m:e>
                  <m:limLow>
                    <m:e>
                      <m:r>
                        <m:t>x</m:t>
                      </m:r>
                    </m:e>
                    <m:lim>
                      <m:r>
                        <m:rPr>
                          <m:sty m:val="p"/>
                        </m:rPr>
                        <m:t>∼</m:t>
                      </m:r>
                    </m:lim>
                  </m:limLow>
                </m:e>
                <m:sup>
                  <m:r>
                    <m:rPr>
                      <m:sty m:val="p"/>
                    </m:rPr>
                    <m:t>⊤</m:t>
                  </m:r>
                </m:sup>
              </m:sSup>
              <m:r>
                <m:rPr>
                  <m:sty m:val="p"/>
                </m:rPr>
                <m:t>(</m:t>
              </m:r>
              <m:r>
                <m:rPr>
                  <m:sty m:val="bi"/>
                </m:rPr>
                <m:t>A</m:t>
              </m:r>
              <m:r>
                <m:rPr>
                  <m:sty m:val="p"/>
                </m:rPr>
                <m:t>+</m:t>
              </m:r>
              <m:r>
                <m:rPr>
                  <m:sty m:val="bi"/>
                </m:rPr>
                <m:t>B</m:t>
              </m:r>
              <m:r>
                <m:rPr>
                  <m:sty m:val="p"/>
                </m:rPr>
                <m:t>)</m:t>
              </m:r>
              <m:limLow>
                <m:e>
                  <m:r>
                    <m:t>x</m:t>
                  </m:r>
                </m:e>
                <m:lim>
                  <m:r>
                    <m:rPr>
                      <m:sty m:val="p"/>
                    </m:rPr>
                    <m:t>∼</m:t>
                  </m:r>
                </m:lim>
              </m:limLow>
              <m:r>
                <m:t>&amp;</m:t>
              </m:r>
              <m:r>
                <m:rPr>
                  <m:sty m:val="p"/>
                </m:rPr>
                <m:t>=</m:t>
              </m:r>
              <m:r>
                <m:t>​</m:t>
              </m:r>
              <m:d>
                <m:dPr>
                  <m:begChr m:val="("/>
                  <m:sepChr m:val=""/>
                  <m:endChr m:val=")"/>
                  <m:grow/>
                </m:dPr>
                <m:e>
                  <m:sSup>
                    <m:e>
                      <m:limLow>
                        <m:e>
                          <m:r>
                            <m:t>x</m:t>
                          </m:r>
                        </m:e>
                        <m:lim>
                          <m:r>
                            <m:rPr>
                              <m:sty m:val="p"/>
                            </m:rPr>
                            <m:t>∼</m:t>
                          </m:r>
                        </m:lim>
                      </m:limLow>
                    </m:e>
                    <m:sup>
                      <m:r>
                        <m:rPr>
                          <m:sty m:val="p"/>
                        </m:rPr>
                        <m:t>⊤</m:t>
                      </m:r>
                    </m:sup>
                  </m:sSup>
                  <m:r>
                    <m:rPr>
                      <m:sty m:val="bi"/>
                    </m:rPr>
                    <m:t>A</m:t>
                  </m:r>
                  <m:r>
                    <m:rPr>
                      <m:sty m:val="p"/>
                    </m:rPr>
                    <m:t>+</m:t>
                  </m:r>
                  <m:sSup>
                    <m:e>
                      <m:limLow>
                        <m:e>
                          <m:r>
                            <m:t>x</m:t>
                          </m:r>
                        </m:e>
                        <m:lim>
                          <m:r>
                            <m:rPr>
                              <m:sty m:val="p"/>
                            </m:rPr>
                            <m:t>∼</m:t>
                          </m:r>
                        </m:lim>
                      </m:limLow>
                    </m:e>
                    <m:sup>
                      <m:r>
                        <m:rPr>
                          <m:sty m:val="p"/>
                        </m:rPr>
                        <m:t>⊤</m:t>
                      </m:r>
                    </m:sup>
                  </m:sSup>
                  <m:r>
                    <m:rPr>
                      <m:sty m:val="bi"/>
                    </m:rPr>
                    <m:t>B</m:t>
                  </m:r>
                </m:e>
              </m:d>
              <m:r>
                <m:t>​</m:t>
              </m:r>
              <m:limLow>
                <m:e>
                  <m:r>
                    <m:t>x</m:t>
                  </m:r>
                </m:e>
                <m:lim>
                  <m:r>
                    <m:rPr>
                      <m:sty m:val="p"/>
                    </m:rPr>
                    <m:t>∼</m:t>
                  </m:r>
                </m:lim>
              </m:limLow>
              <m:r>
                <m:t>&amp;</m:t>
              </m:r>
              <m:r>
                <m:t>&amp;</m:t>
              </m:r>
              <m:r>
                <m:rPr>
                  <m:nor/>
                  <m:sty m:val="p"/>
                </m:rPr>
                <m:t>(distribute </m:t>
              </m:r>
              <m:sSup>
                <m:e>
                  <m:limLow>
                    <m:e>
                      <m:r>
                        <m:t>x</m:t>
                      </m:r>
                    </m:e>
                    <m:lim>
                      <m:r>
                        <m:rPr>
                          <m:sty m:val="p"/>
                        </m:rPr>
                        <m:t>∼</m:t>
                      </m:r>
                    </m:lim>
                  </m:limLow>
                </m:e>
                <m:sup>
                  <m:r>
                    <m:rPr>
                      <m:sty m:val="p"/>
                    </m:rPr>
                    <m:t>⊤</m:t>
                  </m:r>
                </m:sup>
              </m:sSup>
              <m:r>
                <m:rPr>
                  <m:nor/>
                  <m:sty m:val="p"/>
                </m:rPr>
                <m:t> over the sum)</m:t>
              </m:r>
            </m:e>
            <m:e>
              <m:r>
                <m:t>&amp;</m:t>
              </m:r>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sSup>
                <m:e>
                  <m:limLow>
                    <m:e>
                      <m:r>
                        <m:t>x</m:t>
                      </m:r>
                    </m:e>
                    <m:lim>
                      <m:r>
                        <m:rPr>
                          <m:sty m:val="p"/>
                        </m:rPr>
                        <m:t>∼</m:t>
                      </m:r>
                    </m:lim>
                  </m:limLow>
                </m:e>
                <m:sup>
                  <m:r>
                    <m:rPr>
                      <m:sty m:val="p"/>
                    </m:rPr>
                    <m:t>⊤</m:t>
                  </m:r>
                </m:sup>
              </m:sSup>
              <m:r>
                <m:rPr>
                  <m:sty m:val="bi"/>
                </m:rPr>
                <m:t>B</m:t>
              </m:r>
              <m:limLow>
                <m:e>
                  <m:r>
                    <m:t>x</m:t>
                  </m:r>
                </m:e>
                <m:lim>
                  <m:r>
                    <m:rPr>
                      <m:sty m:val="p"/>
                    </m:rPr>
                    <m:t>∼</m:t>
                  </m:r>
                </m:lim>
              </m:limLow>
              <m:r>
                <m:t>&amp;</m:t>
              </m:r>
              <m:r>
                <m:t>&amp;</m:t>
              </m:r>
              <m:r>
                <m:rPr>
                  <m:nor/>
                  <m:sty m:val="p"/>
                </m:rPr>
                <m:t>(distribute </m:t>
              </m:r>
              <m:limLow>
                <m:e>
                  <m:r>
                    <m:t>x</m:t>
                  </m:r>
                </m:e>
                <m:lim>
                  <m:r>
                    <m:rPr>
                      <m:sty m:val="p"/>
                    </m:rPr>
                    <m:t>∼</m:t>
                  </m:r>
                </m:lim>
              </m:limLow>
              <m:r>
                <m:rPr>
                  <m:nor/>
                  <m:sty m:val="p"/>
                </m:rPr>
                <m:t> over the sum)</m:t>
              </m:r>
            </m:e>
          </m:eqArr>
        </m:oMath>
      </m:oMathPara>
    </w:p>
    <w:p>
      <w:pPr>
        <w:pStyle w:val="FirstParagraph"/>
      </w:pPr>
      <w:del w:id="19061" w:author="PR Preview" w:date="2026-01-01T00:00:00Z">
        <w:r>
          <w:delText xml:space="preserve">For the scalar, a number can be moved out of any product, so</w:delText>
        </w:r>
      </w:del>
      <w:del w:id="19062" w:author="PR Preview" w:date="2026-01-01T00:00:00Z">
        <w:r>
          <w:delText xml:space="preserve"> </w:delText>
        </w:r>
      </w:del>
      <m:oMath>
        <m:sSup>
          <m:e>
            <m:limLow>
              <m:e>
                <m:r>
                  <m:t>x</m:t>
                </m:r>
              </m:e>
              <m:lim>
                <m:r>
                  <m:rPr>
                    <m:sty m:val="p"/>
                  </m:rPr>
                  <m:t>∼</m:t>
                </m:r>
              </m:lim>
            </m:limLow>
          </m:e>
          <m:sup>
            <m:r>
              <m:rPr>
                <m:sty m:val="p"/>
              </m:rPr>
              <m:t>⊤</m:t>
            </m:r>
          </m:sup>
        </m:sSup>
        <m:r>
          <m:rPr>
            <m:sty m:val="p"/>
          </m:rPr>
          <m:t>(</m:t>
        </m:r>
        <m:r>
          <m:t>c</m:t>
        </m:r>
        <m:r>
          <m:t> </m:t>
        </m:r>
        <m:r>
          <m:rPr>
            <m:sty m:val="bi"/>
          </m:rPr>
          <m:t>A</m:t>
        </m:r>
        <m:r>
          <m:rPr>
            <m:sty m:val="p"/>
          </m:rPr>
          <m:t>)</m:t>
        </m:r>
        <m:limLow>
          <m:e>
            <m:r>
              <m:t>x</m:t>
            </m:r>
          </m:e>
          <m:lim>
            <m:r>
              <m:rPr>
                <m:sty m:val="p"/>
              </m:rPr>
              <m:t>∼</m:t>
            </m:r>
          </m:lim>
        </m:limLow>
        <m:r>
          <m:rPr>
            <m:sty m:val="p"/>
          </m:rPr>
          <m:t>=</m:t>
        </m:r>
        <m:r>
          <m:t>c</m:t>
        </m:r>
        <m:r>
          <m:t> </m:t>
        </m:r>
        <m:sSup>
          <m:e>
            <m:limLow>
              <m:e>
                <m:r>
                  <m:t>x</m:t>
                </m:r>
              </m:e>
              <m:lim>
                <m:r>
                  <m:rPr>
                    <m:sty m:val="p"/>
                  </m:rPr>
                  <m:t>∼</m:t>
                </m:r>
              </m:lim>
            </m:limLow>
          </m:e>
          <m:sup>
            <m:r>
              <m:rPr>
                <m:sty m:val="p"/>
              </m:rPr>
              <m:t>⊤</m:t>
            </m:r>
          </m:sup>
        </m:sSup>
        <m:r>
          <m:rPr>
            <m:sty m:val="bi"/>
          </m:rPr>
          <m:t>A</m:t>
        </m:r>
        <m:limLow>
          <m:e>
            <m:r>
              <m:t>x</m:t>
            </m:r>
          </m:e>
          <m:lim>
            <m:r>
              <m:rPr>
                <m:sty m:val="p"/>
              </m:rPr>
              <m:t>∼</m:t>
            </m:r>
          </m:lim>
        </m:limLow>
      </m:oMath>
      <w:del w:id="19063" w:author="PR Preview" w:date="2026-01-01T00:00:00Z">
        <w:r>
          <w:delText xml:space="preserve">.</w:delText>
        </w:r>
      </w:del>
    </w:p>
    <w:p>
      <w:pPr>
        <w:pStyle w:val="BodyText"/>
      </w:pPr>
      <w:del w:id="19064" w:author="PR Preview" w:date="2026-01-01T00:00:00Z">
        <w:r>
          <w:rPr>
            <w:b/>
            <w:bCs/>
          </w:rPr>
          <w:delText xml:space="preserve">Example 136 (Combining two quadratic forms into one)</w:delText>
        </w:r>
      </w:del>
      <w:del w:id="19065" w:author="PR Preview" w:date="2026-01-01T00:00:00Z">
        <w:r>
          <w:delText xml:space="preserve"> </w:delText>
        </w:r>
      </w:del>
      <w:del w:id="19066" w:author="PR Preview" w:date="2026-01-01T00:00:00Z">
        <w:r>
          <w:delText xml:space="preserve">Take</w:delText>
        </w:r>
      </w:del>
      <w:del w:id="19067"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068" w:author="PR Preview" w:date="2026-01-01T00:00:00Z">
        <w:r>
          <w:delText xml:space="preserve">,</w:delText>
        </w:r>
      </w:del>
      <w:del w:id="19069" w:author="PR Preview" w:date="2026-01-01T00:00:00Z">
        <w:r>
          <w:delText xml:space="preserve"> </w:delText>
        </w:r>
      </w:del>
      <m:oMath>
        <m:r>
          <m:rPr>
            <m:sty m:val="bi"/>
          </m:rPr>
          <m:t>B</m:t>
        </m:r>
        <m:r>
          <m:rPr>
            <m:sty m:val="p"/>
          </m:rPr>
          <m:t>=</m:t>
        </m:r>
        <m:r>
          <m:rPr>
            <m:sty m:val="bi"/>
          </m:rPr>
          <m:t>I</m:t>
        </m:r>
      </m:oMath>
      <w:del w:id="19070" w:author="PR Preview" w:date="2026-01-01T00:00:00Z">
        <w:r>
          <w:delText xml:space="preserve"> </w:delText>
        </w:r>
      </w:del>
      <w:del w:id="19071" w:author="PR Preview" w:date="2026-01-01T00:00:00Z">
        <w:r>
          <w:delText xml:space="preserve">and</w:delText>
        </w:r>
      </w:del>
      <w:del w:id="19072"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19073" w:author="PR Preview" w:date="2026-01-01T00:00:00Z">
        <w:r>
          <w:delText xml:space="preserve">.</w:delText>
        </w:r>
      </w:del>
      <w:del w:id="19074" w:author="PR Preview" w:date="2026-01-01T00:00:00Z">
        <w:r>
          <w:delText xml:space="preserve"> </w:delText>
        </w:r>
      </w:del>
      <w:del w:id="19075"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1</m:t>
              </m:r>
              <m:r>
                <m:rPr>
                  <m:sty m:val="p"/>
                </m:rPr>
                <m:t>+</m:t>
              </m:r>
              <m:r>
                <m:t>4</m:t>
              </m:r>
              <m:r>
                <m:rPr>
                  <m:sty m:val="p"/>
                </m:rPr>
                <m:t>+</m:t>
              </m:r>
              <m:r>
                <m:t>12</m:t>
              </m:r>
              <m:r>
                <m:rPr>
                  <m:sty m:val="p"/>
                </m:rPr>
                <m:t>=</m:t>
              </m:r>
              <m:r>
                <m:t>17</m:t>
              </m:r>
              <m:r>
                <m:rPr>
                  <m:sty m:val="p"/>
                </m:rPr>
                <m:t>,</m:t>
              </m:r>
            </m:e>
            <m:e>
              <m:sSup>
                <m:e>
                  <m:limLow>
                    <m:e>
                      <m:r>
                        <m:t>x</m:t>
                      </m:r>
                    </m:e>
                    <m:lim>
                      <m:r>
                        <m:rPr>
                          <m:sty m:val="p"/>
                        </m:rPr>
                        <m:t>∼</m:t>
                      </m:r>
                    </m:lim>
                  </m:limLow>
                </m:e>
                <m:sup>
                  <m:r>
                    <m:rPr>
                      <m:sty m:val="p"/>
                    </m:rPr>
                    <m:t>⊤</m:t>
                  </m:r>
                </m:sup>
              </m:sSup>
              <m:r>
                <m:rPr>
                  <m:sty m:val="bi"/>
                </m:rPr>
                <m:t>I</m:t>
              </m:r>
              <m:limLow>
                <m:e>
                  <m:r>
                    <m:t>x</m:t>
                  </m:r>
                </m:e>
                <m:lim>
                  <m:r>
                    <m:rPr>
                      <m:sty m:val="p"/>
                    </m:rPr>
                    <m:t>∼</m:t>
                  </m:r>
                </m:lim>
              </m:limLow>
              <m:r>
                <m:t>&amp;</m:t>
              </m:r>
              <m:r>
                <m:rPr>
                  <m:sty m:val="p"/>
                </m:rPr>
                <m:t>=</m:t>
              </m:r>
              <m:r>
                <m:t>1</m:t>
              </m:r>
              <m:r>
                <m:rPr>
                  <m:sty m:val="p"/>
                </m:rPr>
                <m:t>+</m:t>
              </m:r>
              <m:r>
                <m:t>4</m:t>
              </m:r>
              <m:r>
                <m:rPr>
                  <m:sty m:val="p"/>
                </m:rPr>
                <m:t>=</m:t>
              </m:r>
              <m:r>
                <m:t>5</m:t>
              </m:r>
              <m:r>
                <m:rPr>
                  <m:sty m:val="p"/>
                </m:rPr>
                <m:t>,</m:t>
              </m:r>
            </m:e>
            <m:e>
              <m:sSup>
                <m:e>
                  <m:limLow>
                    <m:e>
                      <m:r>
                        <m:t>x</m:t>
                      </m:r>
                    </m:e>
                    <m:lim>
                      <m:r>
                        <m:rPr>
                          <m:sty m:val="p"/>
                        </m:rPr>
                        <m:t>∼</m:t>
                      </m:r>
                    </m:lim>
                  </m:limLow>
                </m:e>
                <m:sup>
                  <m:r>
                    <m:rPr>
                      <m:sty m:val="p"/>
                    </m:rPr>
                    <m:t>⊤</m:t>
                  </m:r>
                </m:sup>
              </m:sSup>
              <m:r>
                <m:rPr>
                  <m:sty m:val="p"/>
                </m:rPr>
                <m:t>(</m:t>
              </m:r>
              <m:r>
                <m:rPr>
                  <m:sty m:val="bi"/>
                </m:rPr>
                <m:t>A</m:t>
              </m:r>
              <m:r>
                <m:rPr>
                  <m:sty m:val="p"/>
                </m:rPr>
                <m:t>+</m:t>
              </m:r>
              <m:r>
                <m:rPr>
                  <m:sty m:val="bi"/>
                </m:rPr>
                <m:t>I</m:t>
              </m:r>
              <m:r>
                <m:rPr>
                  <m:sty m:val="p"/>
                </m:rPr>
                <m:t>)</m:t>
              </m:r>
              <m:limLow>
                <m:e>
                  <m:r>
                    <m:t>x</m:t>
                  </m:r>
                </m:e>
                <m:lim>
                  <m:r>
                    <m:rPr>
                      <m:sty m:val="p"/>
                    </m:rPr>
                    <m:t>∼</m:t>
                  </m:r>
                </m:lim>
              </m:limLow>
              <m:r>
                <m:t>&amp;</m:t>
              </m:r>
              <m:r>
                <m:rPr>
                  <m:sty m:val="p"/>
                </m:rPr>
                <m:t>=</m:t>
              </m:r>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2</m:t>
                        </m:r>
                      </m:e>
                      <m:e>
                        <m:r>
                          <m:t>2</m:t>
                        </m:r>
                      </m:e>
                    </m:mr>
                    <m:mr>
                      <m:e>
                        <m:r>
                          <m:t>0</m:t>
                        </m:r>
                      </m:e>
                      <m:e>
                        <m:r>
                          <m:t>4</m:t>
                        </m:r>
                      </m:e>
                    </m:mr>
                  </m:m>
                </m:e>
              </m:d>
              <m:limLow>
                <m:e>
                  <m:r>
                    <m:t>x</m:t>
                  </m:r>
                </m:e>
                <m:lim>
                  <m:r>
                    <m:rPr>
                      <m:sty m:val="p"/>
                    </m:rPr>
                    <m:t>∼</m:t>
                  </m:r>
                </m:lim>
              </m:limLow>
            </m:e>
            <m:e>
              <m:r>
                <m:t>&amp;</m:t>
              </m:r>
              <m:r>
                <m:rPr>
                  <m:sty m:val="p"/>
                </m:rPr>
                <m:t>=</m:t>
              </m:r>
              <m:r>
                <m:t>2</m:t>
              </m:r>
              <m:r>
                <m:rPr>
                  <m:sty m:val="p"/>
                </m:rPr>
                <m:t>+</m:t>
              </m:r>
              <m:r>
                <m:t>4</m:t>
              </m:r>
              <m:r>
                <m:rPr>
                  <m:sty m:val="p"/>
                </m:rPr>
                <m:t>+</m:t>
              </m:r>
              <m:r>
                <m:t>16</m:t>
              </m:r>
            </m:e>
            <m:e>
              <m:r>
                <m:t>&amp;</m:t>
              </m:r>
              <m:r>
                <m:rPr>
                  <m:sty m:val="p"/>
                </m:rPr>
                <m:t>=</m:t>
              </m:r>
              <m:r>
                <m:t>22</m:t>
              </m:r>
              <m:r>
                <m:rPr>
                  <m:sty m:val="p"/>
                </m:rPr>
                <m:t>,</m:t>
              </m:r>
            </m:e>
          </m:eqArr>
        </m:oMath>
      </m:oMathPara>
    </w:p>
    <w:p>
      <w:pPr>
        <w:pStyle w:val="FirstParagraph"/>
      </w:pPr>
      <w:del w:id="19076" w:author="PR Preview" w:date="2026-01-01T00:00:00Z">
        <w:r>
          <w:delText xml:space="preserve">which equals</w:delText>
        </w:r>
      </w:del>
      <w:del w:id="19077" w:author="PR Preview" w:date="2026-01-01T00:00:00Z">
        <w:r>
          <w:delText xml:space="preserve"> </w:delText>
        </w:r>
      </w:del>
      <m:oMath>
        <m:r>
          <m:t>17</m:t>
        </m:r>
        <m:r>
          <m:rPr>
            <m:sty m:val="p"/>
          </m:rPr>
          <m:t>+</m:t>
        </m:r>
        <m:r>
          <m:t>5</m:t>
        </m:r>
      </m:oMath>
      <w:del w:id="19078" w:author="PR Preview" w:date="2026-01-01T00:00:00Z">
        <w:r>
          <w:delText xml:space="preserve">.</w:delText>
        </w:r>
      </w:del>
      <w:del w:id="19079" w:author="PR Preview" w:date="2026-01-01T00:00:00Z">
        <w:r>
          <w:delText xml:space="preserve"> </w:delText>
        </w:r>
      </w:del>
      <w:del w:id="19080" w:author="PR Preview" w:date="2026-01-01T00:00:00Z">
        <w:r>
          <w:delText xml:space="preserve">In particular,</w:delText>
        </w:r>
      </w:del>
      <w:del w:id="19081" w:author="PR Preview" w:date="2026-01-01T00:00:00Z">
        <w:r>
          <w:delText xml:space="preserve"> </w:delText>
        </w:r>
      </w:del>
      <m:oMath>
        <m:sSup>
          <m:e>
            <m:limLow>
              <m:e>
                <m:r>
                  <m:t>x</m:t>
                </m:r>
              </m:e>
              <m:lim>
                <m:r>
                  <m:rPr>
                    <m:sty m:val="p"/>
                  </m:rPr>
                  <m:t>∼</m:t>
                </m:r>
              </m:lim>
            </m:limLow>
          </m:e>
          <m:sup>
            <m:r>
              <m:rPr>
                <m:sty m:val="p"/>
              </m:rPr>
              <m:t>⊤</m:t>
            </m:r>
          </m:sup>
        </m:sSup>
        <m:r>
          <m:rPr>
            <m:sty m:val="p"/>
          </m:rPr>
          <m:t>(</m:t>
        </m:r>
        <m:r>
          <m:rPr>
            <m:sty m:val="bi"/>
          </m:rPr>
          <m:t>A</m:t>
        </m:r>
        <m:r>
          <m:rPr>
            <m:sty m:val="p"/>
          </m:rPr>
          <m:t>+</m:t>
        </m:r>
        <m:r>
          <m:t>c</m:t>
        </m:r>
        <m:r>
          <m:t> </m:t>
        </m:r>
        <m:r>
          <m:rPr>
            <m:sty m:val="bi"/>
          </m:rPr>
          <m:t>I</m:t>
        </m:r>
        <m:r>
          <m:rPr>
            <m:sty m:val="p"/>
          </m:rPr>
          <m:t>)</m:t>
        </m:r>
        <m:limLow>
          <m:e>
            <m:r>
              <m:t>x</m:t>
            </m:r>
          </m:e>
          <m:lim>
            <m:r>
              <m:rPr>
                <m:sty m:val="p"/>
              </m:rPr>
              <m:t>∼</m:t>
            </m:r>
          </m:lim>
        </m:limLow>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c</m:t>
        </m:r>
        <m:r>
          <m:t> </m:t>
        </m:r>
        <m:r>
          <m:t>​</m:t>
        </m:r>
        <m:d>
          <m:dPr>
            <m:begChr m:val="∥"/>
            <m:sepChr m:val=""/>
            <m:endChr m:val="∥"/>
            <m:grow/>
          </m:dPr>
          <m:e>
            <m:limLow>
              <m:e>
                <m:r>
                  <m:t>x</m:t>
                </m:r>
              </m:e>
              <m:lim>
                <m:r>
                  <m:rPr>
                    <m:sty m:val="p"/>
                  </m:rPr>
                  <m:t>∼</m:t>
                </m:r>
              </m:lim>
            </m:limLow>
          </m:e>
        </m:d>
        <m:sSup>
          <m:e>
            <m:r>
              <m:t>​</m:t>
            </m:r>
          </m:e>
          <m:sup>
            <m:r>
              <m:t>2</m:t>
            </m:r>
          </m:sup>
        </m:sSup>
      </m:oMath>
      <w:del w:id="19082" w:author="PR Preview" w:date="2026-01-01T00:00:00Z">
        <w:r>
          <w:delText xml:space="preserve"> </w:delText>
        </w:r>
      </w:del>
      <w:del w:id="19083" w:author="PR Preview" w:date="2026-01-01T00:00:00Z">
        <w:r>
          <w:delText xml:space="preserve">for every number</w:delText>
        </w:r>
      </w:del>
      <w:del w:id="19084" w:author="PR Preview" w:date="2026-01-01T00:00:00Z">
        <w:r>
          <w:delText xml:space="preserve"> </w:delText>
        </w:r>
      </w:del>
      <m:oMath>
        <m:r>
          <m:t>c</m:t>
        </m:r>
      </m:oMath>
      <w:del w:id="19085" w:author="PR Preview" w:date="2026-01-01T00:00:00Z">
        <w:r>
          <w:delText xml:space="preserve">, because</w:delText>
        </w:r>
      </w:del>
      <w:del w:id="19086" w:author="PR Preview" w:date="2026-01-01T00:00:00Z">
        <w:r>
          <w:delText xml:space="preserve"> </w:delText>
        </w:r>
      </w:del>
      <m:oMath>
        <m:sSup>
          <m:e>
            <m:limLow>
              <m:e>
                <m:r>
                  <m:t>x</m:t>
                </m:r>
              </m:e>
              <m:lim>
                <m:r>
                  <m:rPr>
                    <m:sty m:val="p"/>
                  </m:rPr>
                  <m:t>∼</m:t>
                </m:r>
              </m:lim>
            </m:limLow>
          </m:e>
          <m:sup>
            <m:r>
              <m:rPr>
                <m:sty m:val="p"/>
              </m:rPr>
              <m:t>⊤</m:t>
            </m:r>
          </m:sup>
        </m:sSup>
        <m:r>
          <m:rPr>
            <m:sty m:val="bi"/>
          </m:rPr>
          <m:t>I</m:t>
        </m:r>
        <m:limLow>
          <m:e>
            <m:r>
              <m:t>x</m:t>
            </m:r>
          </m:e>
          <m:lim>
            <m:r>
              <m:rPr>
                <m:sty m:val="p"/>
              </m:rPr>
              <m:t>∼</m:t>
            </m:r>
          </m:lim>
        </m:limLow>
        <m:r>
          <m:rPr>
            <m:sty m:val="p"/>
          </m:rPr>
          <m:t>=</m:t>
        </m:r>
        <m:sSup>
          <m:e>
            <m:limLow>
              <m:e>
                <m:r>
                  <m:t>x</m:t>
                </m:r>
              </m:e>
              <m:lim>
                <m:r>
                  <m:rPr>
                    <m:sty m:val="p"/>
                  </m:rPr>
                  <m:t>∼</m:t>
                </m:r>
              </m:lim>
            </m:limLow>
          </m:e>
          <m:sup>
            <m:r>
              <m:rPr>
                <m:sty m:val="p"/>
              </m:rPr>
              <m:t>⊤</m:t>
            </m:r>
          </m:sup>
        </m:sSup>
        <m:limLow>
          <m:e>
            <m:r>
              <m:t>x</m:t>
            </m:r>
          </m:e>
          <m:lim>
            <m:r>
              <m:rPr>
                <m:sty m:val="p"/>
              </m:rPr>
              <m:t>∼</m:t>
            </m:r>
          </m:lim>
        </m:limLow>
        <m:r>
          <m:rPr>
            <m:sty m:val="p"/>
          </m:rPr>
          <m:t>=</m:t>
        </m:r>
        <m:r>
          <m:t>​</m:t>
        </m:r>
        <m:d>
          <m:dPr>
            <m:begChr m:val="∥"/>
            <m:sepChr m:val=""/>
            <m:endChr m:val="∥"/>
            <m:grow/>
          </m:dPr>
          <m:e>
            <m:limLow>
              <m:e>
                <m:r>
                  <m:t>x</m:t>
                </m:r>
              </m:e>
              <m:lim>
                <m:r>
                  <m:rPr>
                    <m:sty m:val="p"/>
                  </m:rPr>
                  <m:t>∼</m:t>
                </m:r>
              </m:lim>
            </m:limLow>
          </m:e>
        </m:d>
        <m:sSup>
          <m:e>
            <m:r>
              <m:t>​</m:t>
            </m:r>
          </m:e>
          <m:sup>
            <m:r>
              <m:t>2</m:t>
            </m:r>
          </m:sup>
        </m:sSup>
      </m:oMath>
      <w:del w:id="19087" w:author="PR Preview" w:date="2026-01-01T00:00:00Z">
        <w:r>
          <w:delText xml:space="preserve">.</w:delText>
        </w:r>
      </w:del>
      <w:del w:id="19088" w:author="PR Preview" w:date="2026-01-01T00:00:00Z">
        <w:r>
          <w:delText xml:space="preserve"> </w:delText>
        </w:r>
      </w:del>
      <w:del w:id="19089" w:author="PR Preview" w:date="2026-01-01T00:00:00Z">
        <w:r>
          <w:delText xml:space="preserve">This is how two quadratic terms in the same vector combine into a single quadratic form.</w:delText>
        </w:r>
      </w:del>
    </w:p>
    <w:p>
      <w:pPr>
        <w:pStyle w:val="BodyText"/>
      </w:pPr>
      <w:ins w:id="19090" w:author="PR Preview" w:date="2026-01-01T00:00:00Z">
        <w:r>
          <w:t xml:space="preserve">$$
    \begin{aligned}
    {\mathord{\smash[b]{\underset{\raise.3ex\hbox{$\scriptstyle\sim$}}{x}}\vphantom{x}}}^{\top}(\mathbf{A} + \mathbf{B})\mathord{\smash[b]{\underset{\raise.3ex\hbox{$\scriptstyle\sim$}}{x}}\vphantom{x}}
    &amp;= \mathopen{}\left({\mathord{\smash[b]{\underset{\raise.3ex\hbox{$\scriptstyle\sim$}}{x}}\vphantom{x}}}^{\top}\mathbf{A} + {\mathord{\smash[b]{\underset{\raise.3ex\hbox{$\scriptstyle\sim$}}{x}}\vphantom{x}}}^{\top}\mathbf{B}\right)\mathclose{}\mathord{\smash[b]{\underset{\raise.3ex\hbox{$\scriptstyle\sim$}}{x}}\vphantom{x}}
    &amp;&amp; \text{(distribute } {\mathord{\smash[b]{\underset{\raise.3ex\hbox{$\scriptstyle\sim$}}{x}}\vphantom{x}}}^{\top} \text{ over the sum)}
    \\
    &amp;= {\mathord{\smash[b]{\underset{\raise.3ex\hbox{$\scriptstyle\sim$}}{x}}\vphantom{x}}}^{\top} \mathbf{A} \mathord{\smash[b]{\underset{\raise.3ex\hbox{$\scriptstyle\sim$}}{x}}\vphantom{x}} + {\mathord{\smash[b]{\underset{\raise.3ex\hbox{$\scriptstyle\sim$}}{x}}\vphantom{x}}}^{\top} \mathbf{B} \mathord{\smash[b]{\underset{\raise.3ex\hbox{$\scriptstyle\sim$}}{x}}\vphantom{x}}
    &amp;&amp; \text{(distribute } \mathord{\smash[b]{\underset{\raise.3ex\hbox{$\scriptstyle\sim$}}{x}}\vphantom{x}}\text{ over the sum)}
    \end{aligned}
    $$</w:t>
        </w:r>
      </w:ins>
    </w:p>
    <w:p>
      <w:pPr>
        <w:pStyle w:val="FirstParagraph"/>
      </w:pPr>
      <w:ins w:id="19091" w:author="PR Preview" w:date="2026-01-01T00:00:00Z">
        <w:r>
          <w:t xml:space="preserve">For the scalar, a number can be moved out of any product, so</w:t>
        </w:r>
      </w:ins>
      <w:ins w:id="19092" w:author="PR Preview" w:date="2026-01-01T00:00:00Z">
        <w:r>
          <w:t xml:space="preserve"> </w:t>
        </w:r>
      </w:ins>
      <w:ins w:id="19093" w:author="PR Preview" w:date="2026-01-01T00:00:00Z">
        <w:r>
          <w:t xml:space="preserve">${\mathord{\smash[b]{\underset{\raise.3ex\hbox{$\scriptstyle\sim$}}{x}}\vphantom{x}}}^{\top}(c\,\mathbf{A})\mathord{\smash[b]{\underset{\raise.3ex\hbox{$\scriptstyle\sim$}}{x}}\vphantom{x}}= c\,{\mathord{\smash[b]{\underset{\raise.3ex\hbox{$\scriptstyle\sim$}}{x}}\vphantom{x}}}^{\top} \mathbf{A} \mathord{\smash[b]{\underset{\raise.3ex\hbox{$\scriptstyle\sim$}}{x}}\vphantom{x}}$</w:t>
        </w:r>
      </w:ins>
      <w:ins w:id="19094" w:author="PR Preview" w:date="2026-01-01T00:00:00Z">
        <w:r>
          <w:t xml:space="preserve">.</w:t>
        </w:r>
      </w:ins>
    </w:p>
    <w:bookmarkStart w:id="452" w:name="exm-quadratic-form-additive"/>
    <w:p>
      <w:pPr>
        <w:pStyle w:val="BodyText"/>
      </w:pPr>
      <w:ins w:id="19095" w:author="PR Preview" w:date="2026-01-01T00:00:00Z">
        <w:r>
          <w:rPr>
            <w:b/>
            <w:bCs/>
          </w:rPr>
          <w:t xml:space="preserve">Example 136 (Combining two quadratic forms into one)</w:t>
        </w:r>
      </w:ins>
      <w:ins w:id="19096" w:author="PR Preview" w:date="2026-01-01T00:00:00Z">
        <w:r>
          <w:t xml:space="preserve"> </w:t>
        </w:r>
      </w:ins>
      <w:ins w:id="19097" w:author="PR Preview" w:date="2026-01-01T00:00:00Z">
        <w:r>
          <w:t xml:space="preserve">Take</w:t>
        </w:r>
      </w:ins>
      <w:ins w:id="1909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099" w:author="PR Preview" w:date="2026-01-01T00:00:00Z">
        <w:r>
          <w:t xml:space="preserve">,</w:t>
        </w:r>
      </w:ins>
      <w:ins w:id="19100" w:author="PR Preview" w:date="2026-01-01T00:00:00Z">
        <w:r>
          <w:t xml:space="preserve"> </w:t>
        </w:r>
      </w:ins>
      <m:oMath>
        <m:r>
          <m:rPr>
            <m:sty m:val="bi"/>
          </m:rPr>
          <m:t>B</m:t>
        </m:r>
        <m:r>
          <m:rPr>
            <m:sty m:val="p"/>
          </m:rPr>
          <m:t>=</m:t>
        </m:r>
        <m:r>
          <m:rPr>
            <m:sty m:val="bi"/>
          </m:rPr>
          <m:t>I</m:t>
        </m:r>
      </m:oMath>
      <w:ins w:id="19101" w:author="PR Preview" w:date="2026-01-01T00:00:00Z">
        <w:r>
          <w:t xml:space="preserve"> </w:t>
        </w:r>
      </w:ins>
      <w:ins w:id="19102" w:author="PR Preview" w:date="2026-01-01T00:00:00Z">
        <w:r>
          <w:t xml:space="preserve">and</w:t>
        </w:r>
      </w:ins>
      <w:ins w:id="19103" w:author="PR Preview" w:date="2026-01-01T00:00:00Z">
        <w:r>
          <w:t xml:space="preserve"> </w:t>
        </w:r>
      </w:ins>
      <w:ins w:id="19104" w:author="PR Preview" w:date="2026-01-01T00:00:00Z">
        <w:r>
          <w:t xml:space="preserve">$\mathord{\smash[b]{\underset{\raise.3ex\hbox{$\scriptstyle\sim$}}{x}}\vphantom{x}}= (1, 2)$</w:t>
        </w:r>
      </w:ins>
      <w:ins w:id="19105" w:author="PR Preview" w:date="2026-01-01T00:00:00Z">
        <w:r>
          <w:t xml:space="preserve">.</w:t>
        </w:r>
      </w:ins>
      <w:ins w:id="19106" w:author="PR Preview" w:date="2026-01-01T00:00:00Z">
        <w:r>
          <w:t xml:space="preserve"> </w:t>
        </w:r>
      </w:ins>
      <w:ins w:id="19107" w:author="PR Preview" w:date="2026-01-01T00:00:00Z">
        <w:r>
          <w:t xml:space="preserve">Then</w:t>
        </w:r>
      </w:ins>
    </w:p>
    <w:p>
      <w:pPr>
        <w:pStyle w:val="BodyText"/>
      </w:pPr>
      <w:ins w:id="19108" w:author="PR Preview" w:date="2026-01-01T00:00:00Z">
        <w:r>
          <w:t xml:space="preserve">$$
    \begin{aligned}
    {\mathord{\smash[b]{\underset{\raise.3ex\hbox{$\scriptstyle\sim$}}{x}}\vphantom{x}}}^{\top} \mathbf{A} \mathord{\smash[b]{\underset{\raise.3ex\hbox{$\scriptstyle\sim$}}{x}}\vphantom{x}} &amp;= 1 + 4 + 12 = 17, \\
    {\mathord{\smash[b]{\underset{\raise.3ex\hbox{$\scriptstyle\sim$}}{x}}\vphantom{x}}}^{\top} \mathbf{I} \mathord{\smash[b]{\underset{\raise.3ex\hbox{$\scriptstyle\sim$}}{x}}\vphantom{x}} &amp;= 1 + 4 = 5, \\
    {\mathord{\smash[b]{\underset{\raise.3ex\hbox{$\scriptstyle\sim$}}{x}}\vphantom{x}}}^{\top}(\mathbf{A} + \mathbf{I})\mathord{\smash[b]{\underset{\raise.3ex\hbox{$\scriptstyle\sim$}}{x}}\vphantom{x}}
    &amp;= {\mathord{\smash[b]{\underset{\raise.3ex\hbox{$\scriptstyle\sim$}}{x}}\vphantom{x}}}^{\top}\begin{bmatrix} 2 &amp; 2 \\ 0 &amp; 4 \end{bmatrix}\mathord{\smash[b]{\underset{\raise.3ex\hbox{$\scriptstyle\sim$}}{x}}\vphantom{x}}\\
    &amp;= 2 + 4 + 16 \\
    &amp;= 22,
    \end{aligned}
    $$</w:t>
        </w:r>
      </w:ins>
    </w:p>
    <w:p>
      <w:pPr>
        <w:pStyle w:val="FirstParagraph"/>
      </w:pPr>
      <w:ins w:id="19109" w:author="PR Preview" w:date="2026-01-01T00:00:00Z">
        <w:r>
          <w:t xml:space="preserve">which equals</w:t>
        </w:r>
      </w:ins>
      <w:ins w:id="19110" w:author="PR Preview" w:date="2026-01-01T00:00:00Z">
        <w:r>
          <w:t xml:space="preserve"> </w:t>
        </w:r>
      </w:ins>
      <m:oMath>
        <m:r>
          <m:t>17</m:t>
        </m:r>
        <m:r>
          <m:rPr>
            <m:sty m:val="p"/>
          </m:rPr>
          <m:t>+</m:t>
        </m:r>
        <m:r>
          <m:t>5</m:t>
        </m:r>
      </m:oMath>
      <w:ins w:id="19111" w:author="PR Preview" w:date="2026-01-01T00:00:00Z">
        <w:r>
          <w:t xml:space="preserve">.</w:t>
        </w:r>
      </w:ins>
      <w:ins w:id="19112" w:author="PR Preview" w:date="2026-01-01T00:00:00Z">
        <w:r>
          <w:t xml:space="preserve"> </w:t>
        </w:r>
      </w:ins>
      <w:ins w:id="19113" w:author="PR Preview" w:date="2026-01-01T00:00:00Z">
        <w:r>
          <w:t xml:space="preserve">In particular,</w:t>
        </w:r>
      </w:ins>
      <w:ins w:id="19114" w:author="PR Preview" w:date="2026-01-01T00:00:00Z">
        <w:r>
          <w:t xml:space="preserve"> </w:t>
        </w:r>
      </w:ins>
      <w:ins w:id="19115" w:author="PR Preview" w:date="2026-01-01T00:00:00Z">
        <w:r>
          <w:t xml:space="preserve">${\mathord{\smash[b]{\underset{\raise.3ex\hbox{$\scriptstyle\sim$}}{x}}\vphantom{x}}}^{\top}(\mathbf{A} + c\,\mathbf{I})\mathord{\smash[b]{\underset{\raise.3ex\hbox{$\scriptstyle\sim$}}{x}}\vphantom{x}}= {\mathord{\smash[b]{\underset{\raise.3ex\hbox{$\scriptstyle\sim$}}{x}}\vphantom{x}}}^{\top} \mathbf{A} \mathord{\smash[b]{\underset{\raise.3ex\hbox{$\scriptstyle\sim$}}{x}}\vphantom{x}} + c\,\mathopen{}\left\lVert\mathord{\smash[b]{\underset{\raise.3ex\hbox{$\scriptstyle\sim$}}{x}}\vphantom{x}}\right\rVert\mathclose{}^2$</w:t>
        </w:r>
      </w:ins>
      <w:ins w:id="19116" w:author="PR Preview" w:date="2026-01-01T00:00:00Z">
        <w:r>
          <w:t xml:space="preserve"> </w:t>
        </w:r>
      </w:ins>
      <w:ins w:id="19117" w:author="PR Preview" w:date="2026-01-01T00:00:00Z">
        <w:r>
          <w:t xml:space="preserve">for every number</w:t>
        </w:r>
      </w:ins>
      <w:ins w:id="19118" w:author="PR Preview" w:date="2026-01-01T00:00:00Z">
        <w:r>
          <w:t xml:space="preserve"> </w:t>
        </w:r>
      </w:ins>
      <m:oMath>
        <m:r>
          <m:t>c</m:t>
        </m:r>
      </m:oMath>
      <w:ins w:id="19119" w:author="PR Preview" w:date="2026-01-01T00:00:00Z">
        <w:r>
          <w:t xml:space="preserve">, because</w:t>
        </w:r>
      </w:ins>
      <w:ins w:id="19120" w:author="PR Preview" w:date="2026-01-01T00:00:00Z">
        <w:r>
          <w:t xml:space="preserve"> </w:t>
        </w:r>
      </w:ins>
      <w:ins w:id="19121" w:author="PR Preview" w:date="2026-01-01T00:00:00Z">
        <w:r>
          <w:t xml:space="preserve">${\mathord{\smash[b]{\underset{\raise.3ex\hbox{$\scriptstyle\sim$}}{x}}\vphantom{x}}}^{\top} \mathbf{I} \mathord{\smash[b]{\underset{\raise.3ex\hbox{$\scriptstyle\sim$}}{x}}\vphantom{x}} = {\mathord{\smash[b]{\underset{\raise.3ex\hbox{$\scriptstyle\sim$}}{x}}\vphantom{x}}}^{\top}\mathord{\smash[b]{\underset{\raise.3ex\hbox{$\scriptstyle\sim$}}{x}}\vphantom{x}}= \mathopen{}\left\lVert\mathord{\smash[b]{\underset{\raise.3ex\hbox{$\scriptstyle\sim$}}{x}}\vphantom{x}}\right\rVert\mathclose{}^2$</w:t>
        </w:r>
      </w:ins>
      <w:ins w:id="19122" w:author="PR Preview" w:date="2026-01-01T00:00:00Z">
        <w:r>
          <w:t xml:space="preserve">.</w:t>
        </w:r>
      </w:ins>
      <w:ins w:id="19123" w:author="PR Preview" w:date="2026-01-01T00:00:00Z">
        <w:r>
          <w:t xml:space="preserve"> </w:t>
        </w:r>
      </w:ins>
      <w:ins w:id="19124" w:author="PR Preview" w:date="2026-01-01T00:00:00Z">
        <w:r>
          <w:t xml:space="preserve">This is how two quadratic terms in the same vector combine into a single quadratic form.</w:t>
        </w:r>
      </w:ins>
    </w:p>
    <w:bookmarkEnd w:id="452"/>
    <w:bookmarkStart w:id="453" w:name="def-symmetric-part"/>
    <w:p>
      <w:pPr>
        <w:pStyle w:val="BodyText"/>
      </w:pPr>
      <w:r>
        <w:rPr>
          <w:b/>
          <w:bCs/>
        </w:rPr>
        <w:t xml:space="preserve">Definition 91 (Symmetric part of a square matrix)</w:t>
      </w:r>
      <w:r>
        <w:t xml:space="preserve"> </w:t>
      </w:r>
      <w:r>
        <w:t xml:space="preserve">The</w:t>
      </w:r>
      <w:r>
        <w:t xml:space="preserve"> </w:t>
      </w:r>
      <w:r>
        <w:rPr>
          <w:b/>
          <w:bCs/>
        </w:rPr>
        <w:t xml:space="preserve">symmetric part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S</m:t>
        </m:r>
      </m:oMath>
      <w:r>
        <w:t xml:space="preserve"> </w:t>
      </w:r>
      <w:r>
        <w:t xml:space="preserve">is</w:t>
      </w:r>
    </w:p>
    <w:p>
      <w:pPr>
        <w:pStyle w:val="BodyText"/>
      </w:pPr>
      <m:oMathPara>
        <m:oMathParaPr>
          <m:jc m:val="center"/>
        </m:oMathParaPr>
        <m:oMath>
          <m:f>
            <m:fPr>
              <m:type m:val="bar"/>
            </m:fPr>
            <m:num>
              <m:r>
                <m:t>1</m:t>
              </m:r>
            </m:num>
            <m:den>
              <m:r>
                <m:t>2</m:t>
              </m:r>
            </m:den>
          </m:f>
          <m:r>
            <m:t>​</m:t>
          </m:r>
          <m:d>
            <m:dPr>
              <m:begChr m:val="("/>
              <m:sepChr m:val=""/>
              <m:endChr m:val=")"/>
              <m:grow/>
            </m:dPr>
            <m:e>
              <m:r>
                <m:rPr>
                  <m:sty m:val="bi"/>
                </m:rPr>
                <m:t>S</m:t>
              </m:r>
              <m:r>
                <m:rPr>
                  <m:sty m:val="p"/>
                </m:rPr>
                <m:t>+</m:t>
              </m:r>
              <m:sSup>
                <m:e>
                  <m:r>
                    <m:rPr>
                      <m:sty m:val="bi"/>
                    </m:rPr>
                    <m:t>S</m:t>
                  </m:r>
                </m:e>
                <m:sup>
                  <m:r>
                    <m:rPr>
                      <m:sty m:val="p"/>
                    </m:rPr>
                    <m:t>⊤</m:t>
                  </m:r>
                </m:sup>
              </m:sSup>
            </m:e>
          </m:d>
          <m:r>
            <m:t>​</m:t>
          </m:r>
        </m:oMath>
      </m:oMathPara>
    </w:p>
    <w:bookmarkEnd w:id="453"/>
    <w:bookmarkStart w:id="454" w:name="exm-symmetric-part"/>
    <w:p>
      <w:pPr>
        <w:pStyle w:val="FirstParagraph"/>
      </w:pPr>
      <w:r>
        <w:rPr>
          <w:b/>
          <w:bCs/>
        </w:rPr>
        <w:t xml:space="preserve">Example 137 (The symmetric part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r>
        <w:t xml:space="preserve">,</w:t>
      </w:r>
      <w:r>
        <w:t xml:space="preserve"> </w:t>
      </w:r>
      <w:r>
        <w:t xml:space="preserve">the symmetric part is</w:t>
      </w:r>
    </w:p>
    <w:p>
      <w:pPr>
        <w:pStyle w:val="BodyText"/>
      </w:pPr>
      <m:oMathPara>
        <m:oMathParaPr>
          <m:jc m:val="center"/>
        </m:oMathParaPr>
        <m:oMath>
          <m:eqArr>
            <m:e>
              <m:f>
                <m:fPr>
                  <m:type m:val="bar"/>
                </m:fPr>
                <m:num>
                  <m:r>
                    <m:t>1</m:t>
                  </m:r>
                </m:num>
                <m:den>
                  <m:r>
                    <m:t>2</m:t>
                  </m:r>
                </m:den>
              </m:f>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3</m:t>
                            </m:r>
                          </m:e>
                        </m:mr>
                      </m:m>
                    </m:e>
                  </m:d>
                </m:e>
              </m:d>
              <m:r>
                <m:t>​</m:t>
              </m:r>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6</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r>
                <m:rPr>
                  <m:sty m:val="p"/>
                </m:rPr>
                <m:t>,</m:t>
              </m:r>
            </m:e>
          </m:eqArr>
        </m:oMath>
      </m:oMathPara>
    </w:p>
    <w:p>
      <w:pPr>
        <w:pStyle w:val="FirstParagraph"/>
      </w:pPr>
      <w:r>
        <w:t xml:space="preserve">which is symmetric.</w:t>
      </w:r>
    </w:p>
    <w:bookmarkEnd w:id="454"/>
    <w:bookmarkStart w:id="455" w:name="thm-quadratic-form-symmetric"/>
    <w:p>
      <w:pPr>
        <w:pStyle w:val="BodyText"/>
      </w:pPr>
      <w:del w:id="19125" w:author="PR Preview" w:date="2026-01-01T00:00:00Z">
        <w:r>
          <w:rPr>
            <w:b/>
            <w:bCs/>
          </w:rPr>
          <w:delText xml:space="preserve">Theorem 73 (A quadratic form depends only on the symmetric part)</w:delText>
        </w:r>
      </w:del>
      <w:del w:id="19126" w:author="PR Preview" w:date="2026-01-01T00:00:00Z">
        <w:r>
          <w:delText xml:space="preserve"> </w:delText>
        </w:r>
      </w:del>
      <w:del w:id="19127" w:author="PR Preview" w:date="2026-01-01T00:00:00Z">
        <w:r>
          <w:delText xml:space="preserve">If</w:delText>
        </w:r>
      </w:del>
      <w:del w:id="19128" w:author="PR Preview" w:date="2026-01-01T00:00:00Z">
        <w:r>
          <w:delText xml:space="preserve"> </w:delText>
        </w:r>
      </w:del>
      <m:oMath>
        <m:r>
          <m:rPr>
            <m:sty m:val="bi"/>
          </m:rPr>
          <m:t>S</m:t>
        </m:r>
      </m:oMath>
      <w:del w:id="19129" w:author="PR Preview" w:date="2026-01-01T00:00:00Z">
        <w:r>
          <w:delText xml:space="preserve"> </w:delText>
        </w:r>
      </w:del>
      <w:del w:id="19130" w:author="PR Preview" w:date="2026-01-01T00:00:00Z">
        <w:r>
          <w:delText xml:space="preserve">is a</w:delText>
        </w:r>
      </w:del>
      <w:del w:id="19131" w:author="PR Preview" w:date="2026-01-01T00:00:00Z">
        <w:r>
          <w:delText xml:space="preserve"> </w:delText>
        </w:r>
      </w:del>
      <m:oMath>
        <m:r>
          <m:t>p</m:t>
        </m:r>
        <m:r>
          <m:rPr>
            <m:sty m:val="p"/>
          </m:rPr>
          <m:t>×</m:t>
        </m:r>
        <m:r>
          <m:t>p</m:t>
        </m:r>
      </m:oMath>
      <w:del w:id="19132" w:author="PR Preview" w:date="2026-01-01T00:00:00Z">
        <w:r>
          <w:delText xml:space="preserve"> </w:delText>
        </w:r>
      </w:del>
      <w:del w:id="19133" w:author="PR Preview" w:date="2026-01-01T00:00:00Z">
        <w:r>
          <w:delText xml:space="preserve">matrix and</w:delText>
        </w:r>
      </w:del>
      <w:del w:id="19134" w:author="PR Preview" w:date="2026-01-01T00:00:00Z">
        <w:r>
          <w:delText xml:space="preserve"> </w:delText>
        </w:r>
      </w:del>
      <m:oMath>
        <m:limLow>
          <m:e>
            <m:r>
              <m:t>x</m:t>
            </m:r>
          </m:e>
          <m:lim>
            <m:r>
              <m:rPr>
                <m:sty m:val="p"/>
              </m:rPr>
              <m:t>∼</m:t>
            </m:r>
          </m:lim>
        </m:limLow>
      </m:oMath>
      <w:del w:id="19135" w:author="PR Preview" w:date="2026-01-01T00:00:00Z">
        <w:r>
          <w:delText xml:space="preserve"> </w:delText>
        </w:r>
      </w:del>
      <w:del w:id="19136" w:author="PR Preview" w:date="2026-01-01T00:00:00Z">
        <w:r>
          <w:delText xml:space="preserve">is a vector of length</w:delText>
        </w:r>
      </w:del>
      <w:del w:id="19137" w:author="PR Preview" w:date="2026-01-01T00:00:00Z">
        <w:r>
          <w:delText xml:space="preserve"> </w:delText>
        </w:r>
      </w:del>
      <m:oMath>
        <m:r>
          <m:t>p</m:t>
        </m:r>
      </m:oMath>
      <w:del w:id="19138" w:author="PR Preview" w:date="2026-01-01T00:00:00Z">
        <w:r>
          <w:delText xml:space="preserve">, then</w:delText>
        </w:r>
      </w:del>
    </w:p>
    <w:p>
      <w:pPr>
        <w:pStyle w:val="BodyText"/>
      </w:pPr>
      <m:oMathPara>
        <m:oMathParaPr>
          <m:jc m:val="center"/>
        </m:oMathParaPr>
        <m:oMath>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rPr>
              <m:sty m:val="p"/>
            </m:rPr>
            <m:t>.</m:t>
          </m:r>
        </m:oMath>
      </m:oMathPara>
    </w:p>
    <w:p>
      <w:pPr>
        <w:pStyle w:val="BodyText"/>
      </w:pPr>
      <w:ins w:id="19139" w:author="PR Preview" w:date="2026-01-01T00:00:00Z">
        <w:r>
          <w:rPr>
            <w:b/>
            <w:bCs/>
          </w:rPr>
          <w:t xml:space="preserve">Theorem 73 (A quadratic form depends only on the symmetric part)</w:t>
        </w:r>
      </w:ins>
      <w:ins w:id="19140" w:author="PR Preview" w:date="2026-01-01T00:00:00Z">
        <w:r>
          <w:t xml:space="preserve"> </w:t>
        </w:r>
      </w:ins>
      <w:ins w:id="19141" w:author="PR Preview" w:date="2026-01-01T00:00:00Z">
        <w:r>
          <w:t xml:space="preserve">If</w:t>
        </w:r>
      </w:ins>
      <w:ins w:id="19142" w:author="PR Preview" w:date="2026-01-01T00:00:00Z">
        <w:r>
          <w:t xml:space="preserve"> </w:t>
        </w:r>
      </w:ins>
      <m:oMath>
        <m:r>
          <m:rPr>
            <m:sty m:val="bi"/>
          </m:rPr>
          <m:t>S</m:t>
        </m:r>
      </m:oMath>
      <w:ins w:id="19143" w:author="PR Preview" w:date="2026-01-01T00:00:00Z">
        <w:r>
          <w:t xml:space="preserve"> </w:t>
        </w:r>
      </w:ins>
      <w:ins w:id="19144" w:author="PR Preview" w:date="2026-01-01T00:00:00Z">
        <w:r>
          <w:t xml:space="preserve">is a</w:t>
        </w:r>
      </w:ins>
      <w:ins w:id="19145" w:author="PR Preview" w:date="2026-01-01T00:00:00Z">
        <w:r>
          <w:t xml:space="preserve"> </w:t>
        </w:r>
      </w:ins>
      <m:oMath>
        <m:r>
          <m:t>p</m:t>
        </m:r>
        <m:r>
          <m:rPr>
            <m:sty m:val="p"/>
          </m:rPr>
          <m:t>×</m:t>
        </m:r>
        <m:r>
          <m:t>p</m:t>
        </m:r>
      </m:oMath>
      <w:ins w:id="19146" w:author="PR Preview" w:date="2026-01-01T00:00:00Z">
        <w:r>
          <w:t xml:space="preserve"> </w:t>
        </w:r>
      </w:ins>
      <w:ins w:id="19147" w:author="PR Preview" w:date="2026-01-01T00:00:00Z">
        <w:r>
          <w:t xml:space="preserve">matrix and</w:t>
        </w:r>
      </w:ins>
      <w:ins w:id="19148" w:author="PR Preview" w:date="2026-01-01T00:00:00Z">
        <w:r>
          <w:t xml:space="preserve"> </w:t>
        </w:r>
      </w:ins>
      <w:ins w:id="19149" w:author="PR Preview" w:date="2026-01-01T00:00:00Z">
        <w:r>
          <w:t xml:space="preserve">$\mathord{\smash[b]{\underset{\raise.3ex\hbox{$\scriptstyle\sim$}}{x}}\vphantom{x}}$</w:t>
        </w:r>
      </w:ins>
      <w:ins w:id="19150" w:author="PR Preview" w:date="2026-01-01T00:00:00Z">
        <w:r>
          <w:t xml:space="preserve"> </w:t>
        </w:r>
      </w:ins>
      <w:ins w:id="19151" w:author="PR Preview" w:date="2026-01-01T00:00:00Z">
        <w:r>
          <w:t xml:space="preserve">is a vector of length</w:t>
        </w:r>
      </w:ins>
      <w:ins w:id="19152" w:author="PR Preview" w:date="2026-01-01T00:00:00Z">
        <w:r>
          <w:t xml:space="preserve"> </w:t>
        </w:r>
      </w:ins>
      <m:oMath>
        <m:r>
          <m:t>p</m:t>
        </m:r>
      </m:oMath>
      <w:ins w:id="19153" w:author="PR Preview" w:date="2026-01-01T00:00:00Z">
        <w:r>
          <w:t xml:space="preserve">, then</w:t>
        </w:r>
      </w:ins>
    </w:p>
    <w:p>
      <w:pPr>
        <w:pStyle w:val="BodyText"/>
      </w:pPr>
      <w:ins w:id="19154" w:author="PR Preview" w:date="2026-01-01T00:00:00Z">
        <w:r>
          <w:t xml:space="preserve">$$
    {\mathord{\smash[b]{\underset{\raise.3ex\hbox{$\scriptstyle\sim$}}{x}}\vphantom{x}}}^{\top} \mathbf{S} \mathord{\smash[b]{\underset{\raise.3ex\hbox{$\scriptstyle\sim$}}{x}}\vphantom{x}}
    =
    {\mathord{\smash[b]{\underset{\raise.3ex\hbox{$\scriptstyle\sim$}}{x}}\vphantom{x}}}^{\top}\mathopen{}\left(\frac{1}{2}(\mathbf{S}+{\mathbf{S}}^{\top})\right)\mathclose{}\mathord{\smash[b]{\underset{\raise.3ex\hbox{$\scriptstyle\sim$}}{x}}\vphantom{x}}.
    $$</w:t>
        </w:r>
      </w:ins>
    </w:p>
    <w:p>
      <w:pPr>
        <w:pStyle w:val="FirstParagraph"/>
      </w:pPr>
      <w:r>
        <w:t xml:space="preserve">So the value of a quadratic form depends only on the symmetric part</w:t>
      </w:r>
      <w:r>
        <w:t xml:space="preserve"> </w:t>
      </w:r>
      <w:r>
        <w:t xml:space="preserve">(</w:t>
      </w:r>
      <w:hyperlink w:anchor="def-symmetric-part">
        <w:r>
          <w:rPr>
            <w:rStyle w:val="Hyperlink"/>
          </w:rPr>
          <w:t xml:space="preserve">Definition 91</w:t>
        </w:r>
      </w:hyperlink>
      <w:r>
        <w:t xml:space="preserve">) of</w:t>
      </w:r>
      <w:r>
        <w:t xml:space="preserve"> </w:t>
      </w:r>
      <m:oMath>
        <m:r>
          <m:rPr>
            <m:sty m:val="bi"/>
          </m:rPr>
          <m:t>S</m:t>
        </m:r>
      </m:oMath>
      <w:r>
        <w:t xml:space="preserve">.</w:t>
      </w:r>
    </w:p>
    <w:bookmarkEnd w:id="455"/>
    <w:p>
      <w:pPr>
        <w:pStyle w:val="BodyText"/>
      </w:pPr>
      <w:del w:id="19155" w:author="PR Preview" w:date="2026-01-01T00:00:00Z">
        <w:r>
          <w:rPr>
            <w:i/>
            <w:iCs/>
          </w:rPr>
          <w:delText xml:space="preserve">Proof</w:delText>
        </w:r>
      </w:del>
      <w:del w:id="19156" w:author="PR Preview" w:date="2026-01-01T00:00:00Z">
        <w:r>
          <w:delText xml:space="preserve">. </w:delText>
        </w:r>
      </w:del>
      <w:del w:id="19157" w:author="PR Preview" w:date="2026-01-01T00:00:00Z">
        <w:r>
          <w:delText xml:space="preserve">The quadratic form</w:delText>
        </w:r>
      </w:del>
      <w:del w:id="19158" w:author="PR Preview" w:date="2026-01-01T00:00:00Z">
        <w:r>
          <w:delText xml:space="preserve"> </w:delText>
        </w:r>
      </w:del>
      <m:oMath>
        <m:sSup>
          <m:e>
            <m:limLow>
              <m:e>
                <m:r>
                  <m:t>x</m:t>
                </m:r>
              </m:e>
              <m:lim>
                <m:r>
                  <m:rPr>
                    <m:sty m:val="p"/>
                  </m:rPr>
                  <m:t>∼</m:t>
                </m:r>
              </m:lim>
            </m:limLow>
          </m:e>
          <m:sup>
            <m:r>
              <m:rPr>
                <m:sty m:val="p"/>
              </m:rPr>
              <m:t>⊤</m:t>
            </m:r>
          </m:sup>
        </m:sSup>
        <m:r>
          <m:rPr>
            <m:sty m:val="bi"/>
          </m:rPr>
          <m:t>S</m:t>
        </m:r>
        <m:limLow>
          <m:e>
            <m:r>
              <m:t>x</m:t>
            </m:r>
          </m:e>
          <m:lim>
            <m:r>
              <m:rPr>
                <m:sty m:val="p"/>
              </m:rPr>
              <m:t>∼</m:t>
            </m:r>
          </m:lim>
        </m:limLow>
      </m:oMath>
      <w:del w:id="19159" w:author="PR Preview" w:date="2026-01-01T00:00:00Z">
        <w:r>
          <w:delText xml:space="preserve"> </w:delText>
        </w:r>
      </w:del>
      <w:del w:id="19160" w:author="PR Preview" w:date="2026-01-01T00:00:00Z">
        <w:r>
          <w:delText xml:space="preserve">is a</w:delText>
        </w:r>
      </w:del>
      <w:del w:id="19161" w:author="PR Preview" w:date="2026-01-01T00:00:00Z">
        <w:r>
          <w:delText xml:space="preserve"> </w:delText>
        </w:r>
      </w:del>
      <m:oMath>
        <m:r>
          <m:t>1</m:t>
        </m:r>
        <m:r>
          <m:rPr>
            <m:sty m:val="p"/>
          </m:rPr>
          <m:t>×</m:t>
        </m:r>
        <m:r>
          <m:t>1</m:t>
        </m:r>
      </m:oMath>
      <w:del w:id="19162" w:author="PR Preview" w:date="2026-01-01T00:00:00Z">
        <w:r>
          <w:delText xml:space="preserve"> </w:delText>
        </w:r>
      </w:del>
      <w:del w:id="19163" w:author="PR Preview" w:date="2026-01-01T00:00:00Z">
        <w:r>
          <w:delText xml:space="preserve">matrix,</w:delText>
        </w:r>
      </w:del>
      <w:del w:id="19164" w:author="PR Preview" w:date="2026-01-01T00:00:00Z">
        <w:r>
          <w:delText xml:space="preserve"> </w:delText>
        </w:r>
      </w:del>
      <w:del w:id="19165" w:author="PR Preview" w:date="2026-01-01T00:00:00Z">
        <w:r>
          <w:delText xml:space="preserve">so it equals its own transpose: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sSup>
                <m:e>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e>
                  </m:d>
                  <m:r>
                    <m:t>​</m:t>
                  </m:r>
                </m:e>
                <m:sup>
                  <m:r>
                    <m:rPr>
                      <m:sty m:val="p"/>
                    </m:rPr>
                    <m:t>⊤</m:t>
                  </m:r>
                </m:sup>
              </m:sSup>
              <m:r>
                <m:t>&amp;</m:t>
              </m:r>
              <m:r>
                <m:t>&amp;</m:t>
              </m:r>
              <m:r>
                <m:rPr>
                  <m:nor/>
                  <m:sty m:val="p"/>
                </m:rPr>
                <m:t>(a </m:t>
              </m:r>
              <m:r>
                <m:t>1</m:t>
              </m:r>
              <m:r>
                <m:rPr>
                  <m:sty m:val="p"/>
                </m:rPr>
                <m:t>×</m:t>
              </m:r>
              <m:r>
                <m:t>1</m:t>
              </m:r>
              <m:r>
                <m:rPr>
                  <m:nor/>
                  <m:sty m:val="p"/>
                </m:rPr>
                <m:t> matrix is symmetric)</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sSup>
                <m:e>
                  <m:r>
                    <m:t>​</m:t>
                  </m:r>
                  <m:d>
                    <m:dPr>
                      <m:begChr m:val="("/>
                      <m:sepChr m:val=""/>
                      <m:endChr m:val=")"/>
                      <m:grow/>
                    </m:dPr>
                    <m:e>
                      <m:sSup>
                        <m:e>
                          <m:limLow>
                            <m:e>
                              <m:r>
                                <m:t>x</m:t>
                              </m:r>
                            </m:e>
                            <m:lim>
                              <m:r>
                                <m:rPr>
                                  <m:sty m:val="p"/>
                                </m:rPr>
                                <m:t>∼</m:t>
                              </m:r>
                            </m:lim>
                          </m:limLow>
                        </m:e>
                        <m:sup>
                          <m:r>
                            <m:rPr>
                              <m:sty m:val="p"/>
                            </m:rPr>
                            <m:t>⊤</m:t>
                          </m:r>
                        </m:sup>
                      </m:sSup>
                    </m:e>
                  </m:d>
                  <m:r>
                    <m:t>​</m:t>
                  </m:r>
                </m:e>
                <m:sup>
                  <m:r>
                    <m:rPr>
                      <m:sty m:val="p"/>
                    </m:rPr>
                    <m:t>⊤</m:t>
                  </m:r>
                </m:sup>
              </m:sSup>
              <m:r>
                <m:t>&amp;</m:t>
              </m:r>
              <m:r>
                <m:t>&amp;</m:t>
              </m:r>
              <m:r>
                <m:rPr>
                  <m:nor/>
                  <m:sty m:val="p"/>
                </m:rPr>
                <m:t>(transpose of a product, twice)</m:t>
              </m:r>
            </m:e>
            <m:e>
              <m:r>
                <m:t>&amp;</m:t>
              </m:r>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r>
                <m:t>&amp;</m:t>
              </m:r>
              <m:r>
                <m:t>&amp;</m:t>
              </m:r>
              <m:r>
                <m:rPr>
                  <m:nor/>
                  <m:sty m:val="p"/>
                </m:rPr>
                <m:t>(transposing twice changes nothing)</m:t>
              </m:r>
            </m:e>
          </m:eqArr>
        </m:oMath>
      </m:oMathPara>
    </w:p>
    <w:p>
      <w:pPr>
        <w:pStyle w:val="FirstParagraph"/>
      </w:pPr>
      <w:del w:id="19166" w:author="PR Preview" w:date="2026-01-01T00:00:00Z">
        <w:r>
          <w:delText xml:space="preserve">Averaging the two expressions for</w:delText>
        </w:r>
      </w:del>
      <w:del w:id="19167" w:author="PR Preview" w:date="2026-01-01T00:00:00Z">
        <w:r>
          <w:delText xml:space="preserve"> </w:delText>
        </w:r>
      </w:del>
      <m:oMath>
        <m:sSup>
          <m:e>
            <m:limLow>
              <m:e>
                <m:r>
                  <m:t>x</m:t>
                </m:r>
              </m:e>
              <m:lim>
                <m:r>
                  <m:rPr>
                    <m:sty m:val="p"/>
                  </m:rPr>
                  <m:t>∼</m:t>
                </m:r>
              </m:lim>
            </m:limLow>
          </m:e>
          <m:sup>
            <m:r>
              <m:rPr>
                <m:sty m:val="p"/>
              </m:rPr>
              <m:t>⊤</m:t>
            </m:r>
          </m:sup>
        </m:sSup>
        <m:r>
          <m:rPr>
            <m:sty m:val="bi"/>
          </m:rPr>
          <m:t>S</m:t>
        </m:r>
        <m:limLow>
          <m:e>
            <m:r>
              <m:t>x</m:t>
            </m:r>
          </m:e>
          <m:lim>
            <m:r>
              <m:rPr>
                <m:sty m:val="p"/>
              </m:rPr>
              <m:t>∼</m:t>
            </m:r>
          </m:lim>
        </m:limLow>
      </m:oMath>
      <w:del w:id="19168"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f>
                <m:fPr>
                  <m:type m:val="bar"/>
                </m:fPr>
                <m:num>
                  <m:r>
                    <m:t>1</m:t>
                  </m:r>
                </m:num>
                <m:den>
                  <m:r>
                    <m:t>2</m:t>
                  </m:r>
                </m:den>
              </m:f>
              <m:r>
                <m:t>​</m:t>
              </m:r>
              <m:d>
                <m:dPr>
                  <m:begChr m:val="("/>
                  <m:sepChr m:val=""/>
                  <m:endChr m:val=")"/>
                  <m:grow/>
                </m:dPr>
                <m:e>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sSup>
                    <m:e>
                      <m:limLow>
                        <m:e>
                          <m:r>
                            <m:t>x</m:t>
                          </m:r>
                        </m:e>
                        <m:lim>
                          <m:r>
                            <m:rPr>
                              <m:sty m:val="p"/>
                            </m:rPr>
                            <m:t>∼</m:t>
                          </m:r>
                        </m:lim>
                      </m:limLow>
                    </m:e>
                    <m:sup>
                      <m:r>
                        <m:rPr>
                          <m:sty m:val="p"/>
                        </m:rPr>
                        <m:t>⊤</m:t>
                      </m:r>
                    </m:sup>
                  </m:sSup>
                  <m:r>
                    <m:t> </m:t>
                  </m:r>
                  <m:sSup>
                    <m:e>
                      <m:r>
                        <m:rPr>
                          <m:sty m:val="bi"/>
                        </m:rPr>
                        <m:t>S</m:t>
                      </m:r>
                    </m:e>
                    <m:sup>
                      <m:r>
                        <m:rPr>
                          <m:sty m:val="p"/>
                        </m:rPr>
                        <m:t>⊤</m:t>
                      </m:r>
                    </m:sup>
                  </m:sSup>
                  <m:r>
                    <m:t> </m:t>
                  </m:r>
                  <m:limLow>
                    <m:e>
                      <m:r>
                        <m:t>x</m:t>
                      </m:r>
                    </m:e>
                    <m:lim>
                      <m:r>
                        <m:rPr>
                          <m:sty m:val="p"/>
                        </m:rPr>
                        <m:t>∼</m:t>
                      </m:r>
                    </m:lim>
                  </m:limLow>
                </m:e>
              </m:d>
              <m:r>
                <m:t>​</m:t>
              </m:r>
              <m:r>
                <m:t>&amp;</m:t>
              </m:r>
              <m:r>
                <m:t>&amp;</m:t>
              </m:r>
              <m:r>
                <m:rPr>
                  <m:nor/>
                  <m:sty m:val="p"/>
                </m:rPr>
                <m:t>(average of two equal numbers)</m:t>
              </m:r>
            </m:e>
            <m:e>
              <m:r>
                <m:t>&amp;</m:t>
              </m:r>
              <m:r>
                <m:rPr>
                  <m:sty m:val="p"/>
                </m:rPr>
                <m:t>=</m:t>
              </m:r>
              <m:f>
                <m:fPr>
                  <m:type m:val="bar"/>
                </m:fPr>
                <m:num>
                  <m:r>
                    <m:t>1</m:t>
                  </m:r>
                </m:num>
                <m:den>
                  <m:r>
                    <m:t>2</m:t>
                  </m:r>
                </m:den>
              </m:f>
              <m:r>
                <m:t> </m:t>
              </m:r>
              <m:sSup>
                <m:e>
                  <m:limLow>
                    <m:e>
                      <m:r>
                        <m:t>x</m:t>
                      </m:r>
                    </m:e>
                    <m:lim>
                      <m:r>
                        <m:rPr>
                          <m:sty m:val="p"/>
                        </m:rPr>
                        <m:t>∼</m:t>
                      </m:r>
                    </m:lim>
                  </m:limLow>
                </m:e>
                <m:sup>
                  <m:r>
                    <m:rPr>
                      <m:sty m:val="p"/>
                    </m:rPr>
                    <m:t>⊤</m:t>
                  </m:r>
                </m:sup>
              </m:sSup>
              <m:r>
                <m:t>​</m:t>
              </m:r>
              <m:d>
                <m:dPr>
                  <m:begChr m:val="("/>
                  <m:sepChr m:val=""/>
                  <m:endChr m:val=")"/>
                  <m:grow/>
                </m:dPr>
                <m:e>
                  <m:r>
                    <m:rPr>
                      <m:sty m:val="bi"/>
                    </m:rPr>
                    <m:t>S</m:t>
                  </m:r>
                  <m:r>
                    <m:rPr>
                      <m:sty m:val="p"/>
                    </m:rPr>
                    <m:t>+</m:t>
                  </m:r>
                  <m:sSup>
                    <m:e>
                      <m:r>
                        <m:rPr>
                          <m:sty m:val="bi"/>
                        </m:rPr>
                        <m:t>S</m:t>
                      </m:r>
                    </m:e>
                    <m:sup>
                      <m:r>
                        <m:rPr>
                          <m:sty m:val="p"/>
                        </m:rPr>
                        <m:t>⊤</m:t>
                      </m:r>
                    </m:sup>
                  </m:sSup>
                </m:e>
              </m:d>
              <m:r>
                <m:t>​</m:t>
              </m:r>
              <m:limLow>
                <m:e>
                  <m:r>
                    <m:t>x</m:t>
                  </m:r>
                </m:e>
                <m:lim>
                  <m:r>
                    <m:rPr>
                      <m:sty m:val="p"/>
                    </m:rPr>
                    <m:t>∼</m:t>
                  </m:r>
                </m:lim>
              </m:limLow>
              <m:r>
                <m:t>&amp;</m:t>
              </m:r>
              <m:r>
                <m:t>&amp;</m:t>
              </m:r>
              <m:r>
                <m:rPr>
                  <m:nor/>
                  <m:sty m:val="p"/>
                </m:rPr>
                <m:t>(distributive law)</m:t>
              </m:r>
            </m:e>
            <m:e>
              <m:r>
                <m:t>&amp;</m:t>
              </m:r>
              <m:r>
                <m:rPr>
                  <m:sty m:val="p"/>
                </m:rPr>
                <m:t>=</m:t>
              </m:r>
              <m:sSup>
                <m:e>
                  <m:limLow>
                    <m:e>
                      <m:r>
                        <m:t>x</m:t>
                      </m:r>
                    </m:e>
                    <m:lim>
                      <m:r>
                        <m:rPr>
                          <m:sty m:val="p"/>
                        </m:rPr>
                        <m:t>∼</m:t>
                      </m:r>
                    </m:lim>
                  </m:limLow>
                </m:e>
                <m:sup>
                  <m:r>
                    <m:rPr>
                      <m:sty m:val="p"/>
                    </m:rPr>
                    <m:t>⊤</m:t>
                  </m:r>
                </m:sup>
              </m:sSup>
              <m:r>
                <m:t>​</m:t>
              </m:r>
              <m:d>
                <m:dPr>
                  <m:begChr m:val="("/>
                  <m:sepChr m:val=""/>
                  <m:endChr m:val=")"/>
                  <m:grow/>
                </m:dPr>
                <m:e>
                  <m:f>
                    <m:fPr>
                      <m:type m:val="bar"/>
                    </m:fPr>
                    <m:num>
                      <m:r>
                        <m:t>1</m:t>
                      </m:r>
                    </m:num>
                    <m:den>
                      <m:r>
                        <m:t>2</m:t>
                      </m:r>
                    </m:den>
                  </m:f>
                  <m:r>
                    <m:rPr>
                      <m:sty m:val="p"/>
                    </m:rPr>
                    <m:t>(</m:t>
                  </m:r>
                  <m:r>
                    <m:rPr>
                      <m:sty m:val="bi"/>
                    </m:rPr>
                    <m:t>S</m:t>
                  </m:r>
                  <m:r>
                    <m:rPr>
                      <m:sty m:val="p"/>
                    </m:rPr>
                    <m:t>+</m:t>
                  </m:r>
                  <m:sSup>
                    <m:e>
                      <m:r>
                        <m:rPr>
                          <m:sty m:val="bi"/>
                        </m:rPr>
                        <m:t>S</m:t>
                      </m:r>
                    </m:e>
                    <m:sup>
                      <m:r>
                        <m:rPr>
                          <m:sty m:val="p"/>
                        </m:rPr>
                        <m:t>⊤</m:t>
                      </m:r>
                    </m:sup>
                  </m:sSup>
                  <m:r>
                    <m:rPr>
                      <m:sty m:val="p"/>
                    </m:rPr>
                    <m:t>)</m:t>
                  </m:r>
                </m:e>
              </m:d>
              <m:r>
                <m:t>​</m:t>
              </m:r>
              <m:limLow>
                <m:e>
                  <m:r>
                    <m:t>x</m:t>
                  </m:r>
                </m:e>
                <m:lim>
                  <m:r>
                    <m:rPr>
                      <m:sty m:val="p"/>
                    </m:rPr>
                    <m:t>∼</m:t>
                  </m:r>
                </m:lim>
              </m:limLow>
              <m:r>
                <m:t>&amp;</m:t>
              </m:r>
              <m:r>
                <m:t>&amp;</m:t>
              </m:r>
              <m:r>
                <m:rPr>
                  <m:nor/>
                  <m:sty m:val="p"/>
                </m:rPr>
                <m:t>(move the scalar </m:t>
              </m:r>
              <m:f>
                <m:fPr>
                  <m:type m:val="lin"/>
                </m:fPr>
                <m:num>
                  <m:r>
                    <m:t>1</m:t>
                  </m:r>
                </m:num>
                <m:den>
                  <m:r>
                    <m:t>2</m:t>
                  </m:r>
                </m:den>
              </m:f>
              <m:r>
                <m:rPr>
                  <m:nor/>
                  <m:sty m:val="p"/>
                </m:rPr>
                <m:t> inside)</m:t>
              </m:r>
            </m:e>
          </m:eqArr>
        </m:oMath>
      </m:oMathPara>
    </w:p>
    <w:p>
      <w:pPr>
        <w:pStyle w:val="BodyText"/>
      </w:pPr>
      <w:ins w:id="19169" w:author="PR Preview" w:date="2026-01-01T00:00:00Z">
        <w:r>
          <w:rPr>
            <w:i/>
            <w:iCs/>
          </w:rPr>
          <w:t xml:space="preserve">Proof</w:t>
        </w:r>
      </w:ins>
      <w:ins w:id="19170" w:author="PR Preview" w:date="2026-01-01T00:00:00Z">
        <w:r>
          <w:t xml:space="preserve">. </w:t>
        </w:r>
      </w:ins>
      <w:ins w:id="19171" w:author="PR Preview" w:date="2026-01-01T00:00:00Z">
        <w:r>
          <w:t xml:space="preserve">The quadratic form</w:t>
        </w:r>
      </w:ins>
      <w:ins w:id="19172" w:author="PR Preview" w:date="2026-01-01T00:00:00Z">
        <w:r>
          <w:t xml:space="preserve"> </w:t>
        </w:r>
      </w:ins>
      <w:ins w:id="19173" w:author="PR Preview" w:date="2026-01-01T00:00:00Z">
        <w:r>
          <w:t xml:space="preserve">${\mathord{\smash[b]{\underset{\raise.3ex\hbox{$\scriptstyle\sim$}}{x}}\vphantom{x}}}^{\top} \mathbf{S} \mathord{\smash[b]{\underset{\raise.3ex\hbox{$\scriptstyle\sim$}}{x}}\vphantom{x}}$</w:t>
        </w:r>
      </w:ins>
      <w:ins w:id="19174" w:author="PR Preview" w:date="2026-01-01T00:00:00Z">
        <w:r>
          <w:t xml:space="preserve"> </w:t>
        </w:r>
      </w:ins>
      <w:ins w:id="19175" w:author="PR Preview" w:date="2026-01-01T00:00:00Z">
        <w:r>
          <w:t xml:space="preserve">is a</w:t>
        </w:r>
      </w:ins>
      <w:ins w:id="19176" w:author="PR Preview" w:date="2026-01-01T00:00:00Z">
        <w:r>
          <w:t xml:space="preserve"> </w:t>
        </w:r>
      </w:ins>
      <m:oMath>
        <m:r>
          <m:t>1</m:t>
        </m:r>
        <m:r>
          <m:rPr>
            <m:sty m:val="p"/>
          </m:rPr>
          <m:t>×</m:t>
        </m:r>
        <m:r>
          <m:t>1</m:t>
        </m:r>
      </m:oMath>
      <w:ins w:id="19177" w:author="PR Preview" w:date="2026-01-01T00:00:00Z">
        <w:r>
          <w:t xml:space="preserve"> </w:t>
        </w:r>
      </w:ins>
      <w:ins w:id="19178" w:author="PR Preview" w:date="2026-01-01T00:00:00Z">
        <w:r>
          <w:t xml:space="preserve">matrix,</w:t>
        </w:r>
      </w:ins>
      <w:ins w:id="19179" w:author="PR Preview" w:date="2026-01-01T00:00:00Z">
        <w:r>
          <w:t xml:space="preserve"> </w:t>
        </w:r>
      </w:ins>
      <w:ins w:id="19180" w:author="PR Preview" w:date="2026-01-01T00:00:00Z">
        <w:r>
          <w:t xml:space="preserve">so it equals its own transpose:</w:t>
        </w:r>
      </w:ins>
    </w:p>
    <w:p>
      <w:pPr>
        <w:pStyle w:val="BodyText"/>
      </w:pPr>
      <w:ins w:id="19181" w:author="PR Preview" w:date="2026-01-01T00:00:00Z">
        <w:r>
          <w:t xml:space="preserve">$$
    \begin{aligned}
    {\mathord{\smash[b]{\underset{\raise.3ex\hbox{$\scriptstyle\sim$}}{x}}\vphantom{x}}}^{\top} \mathbf{S} \mathord{\smash[b]{\underset{\raise.3ex\hbox{$\scriptstyle\sim$}}{x}}\vphantom{x}}
    &amp;= {\mathopen{}\left({\mathord{\smash[b]{\underset{\raise.3ex\hbox{$\scriptstyle\sim$}}{x}}\vphantom{x}}}^{\top} \mathbf{S} \mathord{\smash[b]{\underset{\raise.3ex\hbox{$\scriptstyle\sim$}}{x}}\vphantom{x}}\right)\mathclose{}}^{\top}
    &amp;&amp; \text{(a } 1 \times 1 \text{ matrix is symmetric)}
    \\
    &amp;= {\mathord{\smash[b]{\underset{\raise.3ex\hbox{$\scriptstyle\sim$}}{x}}\vphantom{x}}}^{\top}\,{\mathbf{S}}^{\top}\,{\mathopen{}\left({\mathord{\smash[b]{\underset{\raise.3ex\hbox{$\scriptstyle\sim$}}{x}}\vphantom{x}}}^{\top}\right)\mathclose{}}^{\top}
    &amp;&amp; \text{(transpose of a product, twice)}
    \\
    &amp;= {\mathord{\smash[b]{\underset{\raise.3ex\hbox{$\scriptstyle\sim$}}{x}}\vphantom{x}}}^{\top}\,{\mathbf{S}}^{\top}\,\mathord{\smash[b]{\underset{\raise.3ex\hbox{$\scriptstyle\sim$}}{x}}\vphantom{x}}
    &amp;&amp; \text{(transposing twice changes nothing)}
    \end{aligned}
    $$</w:t>
        </w:r>
      </w:ins>
    </w:p>
    <w:p>
      <w:pPr>
        <w:pStyle w:val="FirstParagraph"/>
      </w:pPr>
      <w:ins w:id="19182" w:author="PR Preview" w:date="2026-01-01T00:00:00Z">
        <w:r>
          <w:t xml:space="preserve">Averaging the two expressions for</w:t>
        </w:r>
      </w:ins>
      <w:ins w:id="19183" w:author="PR Preview" w:date="2026-01-01T00:00:00Z">
        <w:r>
          <w:t xml:space="preserve"> </w:t>
        </w:r>
      </w:ins>
      <w:ins w:id="19184" w:author="PR Preview" w:date="2026-01-01T00:00:00Z">
        <w:r>
          <w:t xml:space="preserve">${\mathord{\smash[b]{\underset{\raise.3ex\hbox{$\scriptstyle\sim$}}{x}}\vphantom{x}}}^{\top} \mathbf{S} \mathord{\smash[b]{\underset{\raise.3ex\hbox{$\scriptstyle\sim$}}{x}}\vphantom{x}}$</w:t>
        </w:r>
      </w:ins>
      <w:ins w:id="19185" w:author="PR Preview" w:date="2026-01-01T00:00:00Z">
        <w:r>
          <w:t xml:space="preserve">:</w:t>
        </w:r>
      </w:ins>
    </w:p>
    <w:p>
      <w:pPr>
        <w:pStyle w:val="BodyText"/>
      </w:pPr>
      <w:ins w:id="19186" w:author="PR Preview" w:date="2026-01-01T00:00:00Z">
        <w:r>
          <w:t xml:space="preserve">$$
    \begin{aligned}
    {\mathord{\smash[b]{\underset{\raise.3ex\hbox{$\scriptstyle\sim$}}{x}}\vphantom{x}}}^{\top} \mathbf{S} \mathord{\smash[b]{\underset{\raise.3ex\hbox{$\scriptstyle\sim$}}{x}}\vphantom{x}}
    &amp;= \frac{1}{2}\mathopen{}\left({\mathord{\smash[b]{\underset{\raise.3ex\hbox{$\scriptstyle\sim$}}{x}}\vphantom{x}}}^{\top} \mathbf{S} \mathord{\smash[b]{\underset{\raise.3ex\hbox{$\scriptstyle\sim$}}{x}}\vphantom{x}} + {\mathord{\smash[b]{\underset{\raise.3ex\hbox{$\scriptstyle\sim$}}{x}}\vphantom{x}}}^{\top}\,{\mathbf{S}}^{\top}\,\mathord{\smash[b]{\underset{\raise.3ex\hbox{$\scriptstyle\sim$}}{x}}\vphantom{x}}\right)\mathclose{}
    &amp;&amp; \text{(average of two equal numbers)}
    \\
    &amp;= \frac{1}{2}\,{\mathord{\smash[b]{\underset{\raise.3ex\hbox{$\scriptstyle\sim$}}{x}}\vphantom{x}}}^{\top}\mathopen{}\left(\mathbf{S} + {\mathbf{S}}^{\top}\right)\mathclose{}\mathord{\smash[b]{\underset{\raise.3ex\hbox{$\scriptstyle\sim$}}{x}}\vphantom{x}}
    &amp;&amp; \text{(distributive law)}
    \\
    &amp;= {\mathord{\smash[b]{\underset{\raise.3ex\hbox{$\scriptstyle\sim$}}{x}}\vphantom{x}}}^{\top}\mathopen{}\left(\frac{1}{2}(\mathbf{S}+{\mathbf{S}}^{\top})\right)\mathclose{}\mathord{\smash[b]{\underset{\raise.3ex\hbox{$\scriptstyle\sim$}}{x}}\vphantom{x}}
    &amp;&amp; \text{(move the scalar } \tfrac{1}{2} \text{ inside)}
    \end{aligned}
    $$</w:t>
        </w:r>
      </w:ins>
    </w:p>
    <w:p>
      <w:pPr>
        <w:pStyle w:val="FirstParagraph"/>
      </w:pPr>
      <w:r>
        <w:t xml:space="preserve">The distributive step is</w:t>
      </w:r>
      <w:r>
        <w:t xml:space="preserve"> </w:t>
      </w:r>
      <w:hyperlink w:anchor="thm-matmul-distrib">
        <w:r>
          <w:rPr>
            <w:rStyle w:val="Hyperlink"/>
          </w:rPr>
          <w:t xml:space="preserve">Theorem 9</w:t>
        </w:r>
      </w:hyperlink>
      <w:r>
        <w:t xml:space="preserve">,</w:t>
      </w:r>
      <w:r>
        <w:t xml:space="preserve"> </w:t>
      </w:r>
      <w:r>
        <w:t xml:space="preserve">and the transpose step is</w:t>
      </w:r>
      <w:r>
        <w:t xml:space="preserve"> </w:t>
      </w:r>
      <w:hyperlink w:anchor="thm-transpose-product">
        <w:r>
          <w:rPr>
            <w:rStyle w:val="Hyperlink"/>
          </w:rPr>
          <w:t xml:space="preserve">Theorem 19</w:t>
        </w:r>
      </w:hyperlink>
      <w:r>
        <w:t xml:space="preserve">.</w:t>
      </w:r>
    </w:p>
    <w:bookmarkStart w:id="456" w:name="exm-quadratic-form-symmetric"/>
    <w:p>
      <w:pPr>
        <w:pStyle w:val="BodyText"/>
      </w:pPr>
      <w:del w:id="19187" w:author="PR Preview" w:date="2026-01-01T00:00:00Z">
        <w:r>
          <w:rPr>
            <w:b/>
            <w:bCs/>
          </w:rPr>
          <w:delText xml:space="preserve">Example 138 (Replacing a matrix by its symmetric part)</w:delText>
        </w:r>
      </w:del>
      <w:del w:id="19188" w:author="PR Preview" w:date="2026-01-01T00:00:00Z">
        <w:r>
          <w:delText xml:space="preserve"> </w:delText>
        </w:r>
      </w:del>
      <w:del w:id="19189" w:author="PR Preview" w:date="2026-01-01T00:00:00Z">
        <w:r>
          <w:delText xml:space="preserve">With</w:delText>
        </w:r>
      </w:del>
      <w:del w:id="19190" w:author="PR Preview" w:date="2026-01-01T00:00:00Z">
        <w:r>
          <w:delText xml:space="preserve"> </w:delText>
        </w:r>
      </w:del>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del w:id="19191" w:author="PR Preview" w:date="2026-01-01T00:00:00Z">
        <w:r>
          <w:delText xml:space="preserve"> </w:delText>
        </w:r>
      </w:del>
      <w:del w:id="19192" w:author="PR Preview" w:date="2026-01-01T00:00:00Z">
        <w:r>
          <w:delText xml:space="preserve">from</w:delText>
        </w:r>
      </w:del>
      <w:del w:id="19193" w:author="PR Preview" w:date="2026-01-01T00:00:00Z">
        <w:r>
          <w:delText xml:space="preserve"> </w:delText>
        </w:r>
      </w:del>
      <w:hyperlink w:anchor="exm-symmetric-part">
        <w:del w:id="19194" w:author="PR Preview" w:date="2026-01-01T00:00:00Z">
          <w:r>
            <w:rPr>
              <w:rStyle w:val="Hyperlink"/>
            </w:rPr>
            <w:delText xml:space="preserve">Example 137</w:delText>
          </w:r>
        </w:del>
      </w:hyperlink>
      <w:del w:id="19195" w:author="PR Preview" w:date="2026-01-01T00:00:00Z">
        <w:r>
          <w:delText xml:space="preserve"> </w:delText>
        </w:r>
      </w:del>
      <w:del w:id="19196" w:author="PR Preview" w:date="2026-01-01T00:00:00Z">
        <w:r>
          <w:delText xml:space="preserve">and</w:delText>
        </w:r>
      </w:del>
      <w:del w:id="19197"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19198"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S</m:t>
              </m:r>
              <m:limLow>
                <m:e>
                  <m:r>
                    <m:t>x</m:t>
                  </m:r>
                </m:e>
                <m:lim>
                  <m:r>
                    <m:rPr>
                      <m:sty m:val="p"/>
                    </m:rPr>
                    <m:t>∼</m:t>
                  </m:r>
                </m:lim>
              </m:limLow>
              <m:r>
                <m:t>&amp;</m:t>
              </m:r>
              <m:r>
                <m:rPr>
                  <m:sty m:val="p"/>
                </m:rPr>
                <m:t>=</m:t>
              </m:r>
              <m:r>
                <m:t>1</m:t>
              </m:r>
              <m:r>
                <m:rPr>
                  <m:sty m:val="p"/>
                </m:rPr>
                <m:t>+</m:t>
              </m:r>
              <m:r>
                <m:t>2</m:t>
              </m:r>
              <m:r>
                <m:rPr>
                  <m:sty m:val="p"/>
                </m:rPr>
                <m:t>+</m:t>
              </m:r>
              <m:r>
                <m:t>0</m:t>
              </m:r>
              <m:r>
                <m:rPr>
                  <m:sty m:val="p"/>
                </m:rPr>
                <m:t>+</m:t>
              </m:r>
              <m:r>
                <m:t>3</m:t>
              </m:r>
            </m:e>
            <m:e>
              <m:r>
                <m:t>&amp;</m:t>
              </m:r>
              <m:r>
                <m:rPr>
                  <m:sty m:val="p"/>
                </m:rPr>
                <m:t>=</m:t>
              </m:r>
              <m:r>
                <m:t>6</m:t>
              </m:r>
            </m:e>
            <m:e>
              <m:sSup>
                <m:e>
                  <m:limLow>
                    <m:e>
                      <m:r>
                        <m:t>x</m:t>
                      </m:r>
                    </m:e>
                    <m:lim>
                      <m:r>
                        <m:rPr>
                          <m:sty m:val="p"/>
                        </m:rPr>
                        <m:t>∼</m:t>
                      </m:r>
                    </m:lim>
                  </m:limLow>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3</m:t>
                        </m:r>
                      </m:e>
                    </m:mr>
                  </m:m>
                </m:e>
              </m:d>
              <m:limLow>
                <m:e>
                  <m:r>
                    <m:t>x</m:t>
                  </m:r>
                </m:e>
                <m:lim>
                  <m:r>
                    <m:rPr>
                      <m:sty m:val="p"/>
                    </m:rPr>
                    <m:t>∼</m:t>
                  </m:r>
                </m:lim>
              </m:limLow>
              <m:r>
                <m:t>&amp;</m:t>
              </m:r>
              <m:r>
                <m:rPr>
                  <m:sty m:val="p"/>
                </m:rPr>
                <m:t>=</m:t>
              </m:r>
              <m:r>
                <m:t>1</m:t>
              </m:r>
              <m:r>
                <m:rPr>
                  <m:sty m:val="p"/>
                </m:rPr>
                <m:t>+</m:t>
              </m:r>
              <m:r>
                <m:t>1</m:t>
              </m:r>
              <m:r>
                <m:rPr>
                  <m:sty m:val="p"/>
                </m:rPr>
                <m:t>+</m:t>
              </m:r>
              <m:r>
                <m:t>1</m:t>
              </m:r>
              <m:r>
                <m:rPr>
                  <m:sty m:val="p"/>
                </m:rPr>
                <m:t>+</m:t>
              </m:r>
              <m:r>
                <m:t>3</m:t>
              </m:r>
            </m:e>
            <m:e>
              <m:r>
                <m:t>&amp;</m:t>
              </m:r>
              <m:r>
                <m:rPr>
                  <m:sty m:val="p"/>
                </m:rPr>
                <m:t>=</m:t>
              </m:r>
              <m:r>
                <m:t>6</m:t>
              </m:r>
            </m:e>
          </m:eqArr>
        </m:oMath>
      </m:oMathPara>
    </w:p>
    <w:p>
      <w:pPr>
        <w:pStyle w:val="FirstParagraph"/>
      </w:pPr>
      <w:del w:id="19199" w:author="PR Preview" w:date="2026-01-01T00:00:00Z">
        <w:r>
          <w:delText xml:space="preserve">Both quadratic forms equal the sum of their matrix’s entries,</w:delText>
        </w:r>
      </w:del>
      <w:del w:id="19200" w:author="PR Preview" w:date="2026-01-01T00:00:00Z">
        <w:r>
          <w:delText xml:space="preserve"> </w:delText>
        </w:r>
      </w:del>
      <w:del w:id="19201" w:author="PR Preview" w:date="2026-01-01T00:00:00Z">
        <w:r>
          <w:delText xml:space="preserve">because every entry of</w:delText>
        </w:r>
      </w:del>
      <w:del w:id="19202" w:author="PR Preview" w:date="2026-01-01T00:00:00Z">
        <w:r>
          <w:delText xml:space="preserve"> </w:delText>
        </w:r>
      </w:del>
      <m:oMath>
        <m:limLow>
          <m:e>
            <m:r>
              <m:t>x</m:t>
            </m:r>
          </m:e>
          <m:lim>
            <m:r>
              <m:rPr>
                <m:sty m:val="p"/>
              </m:rPr>
              <m:t>∼</m:t>
            </m:r>
          </m:lim>
        </m:limLow>
      </m:oMath>
      <w:del w:id="19203" w:author="PR Preview" w:date="2026-01-01T00:00:00Z">
        <w:r>
          <w:delText xml:space="preserve"> </w:delText>
        </w:r>
      </w:del>
      <w:del w:id="19204" w:author="PR Preview" w:date="2026-01-01T00:00:00Z">
        <w:r>
          <w:delText xml:space="preserve">is</w:delText>
        </w:r>
      </w:del>
      <w:del w:id="19205" w:author="PR Preview" w:date="2026-01-01T00:00:00Z">
        <w:r>
          <w:delText xml:space="preserve"> </w:delText>
        </w:r>
      </w:del>
      <m:oMath>
        <m:r>
          <m:t>1</m:t>
        </m:r>
      </m:oMath>
      <w:del w:id="19206" w:author="PR Preview" w:date="2026-01-01T00:00:00Z">
        <w:r>
          <w:delText xml:space="preserve">.</w:delText>
        </w:r>
      </w:del>
    </w:p>
    <w:p>
      <w:pPr>
        <w:pStyle w:val="BodyText"/>
      </w:pPr>
      <w:ins w:id="19207" w:author="PR Preview" w:date="2026-01-01T00:00:00Z">
        <w:r>
          <w:rPr>
            <w:b/>
            <w:bCs/>
          </w:rPr>
          <w:t xml:space="preserve">Example 138 (Replacing a matrix by its symmetric part)</w:t>
        </w:r>
      </w:ins>
      <w:ins w:id="19208" w:author="PR Preview" w:date="2026-01-01T00:00:00Z">
        <w:r>
          <w:t xml:space="preserve"> </w:t>
        </w:r>
      </w:ins>
      <w:ins w:id="19209" w:author="PR Preview" w:date="2026-01-01T00:00:00Z">
        <w:r>
          <w:t xml:space="preserve">With</w:t>
        </w:r>
      </w:ins>
      <w:ins w:id="19210" w:author="PR Preview" w:date="2026-01-01T00:00:00Z">
        <w:r>
          <w:t xml:space="preserve"> </w:t>
        </w:r>
      </w:ins>
      <m:oMath>
        <m:r>
          <m:rPr>
            <m:sty m:val="bi"/>
          </m:rPr>
          <m:t>S</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3</m:t>
                  </m:r>
                </m:e>
              </m:mr>
            </m:m>
          </m:e>
        </m:d>
      </m:oMath>
      <w:ins w:id="19211" w:author="PR Preview" w:date="2026-01-01T00:00:00Z">
        <w:r>
          <w:t xml:space="preserve"> </w:t>
        </w:r>
      </w:ins>
      <w:ins w:id="19212" w:author="PR Preview" w:date="2026-01-01T00:00:00Z">
        <w:r>
          <w:t xml:space="preserve">from</w:t>
        </w:r>
      </w:ins>
      <w:ins w:id="19213" w:author="PR Preview" w:date="2026-01-01T00:00:00Z">
        <w:r>
          <w:t xml:space="preserve"> </w:t>
        </w:r>
      </w:ins>
      <w:hyperlink w:anchor="exm-symmetric-part">
        <w:ins w:id="19214" w:author="PR Preview" w:date="2026-01-01T00:00:00Z">
          <w:r>
            <w:rPr>
              <w:rStyle w:val="Hyperlink"/>
            </w:rPr>
            <w:t xml:space="preserve">Example 137</w:t>
          </w:r>
        </w:ins>
      </w:hyperlink>
      <w:ins w:id="19215" w:author="PR Preview" w:date="2026-01-01T00:00:00Z">
        <w:r>
          <w:t xml:space="preserve"> </w:t>
        </w:r>
      </w:ins>
      <w:ins w:id="19216" w:author="PR Preview" w:date="2026-01-01T00:00:00Z">
        <w:r>
          <w:t xml:space="preserve">and</w:t>
        </w:r>
      </w:ins>
      <w:ins w:id="19217" w:author="PR Preview" w:date="2026-01-01T00:00:00Z">
        <w:r>
          <w:t xml:space="preserve"> </w:t>
        </w:r>
      </w:ins>
      <w:ins w:id="19218" w:author="PR Preview" w:date="2026-01-01T00:00:00Z">
        <w:r>
          <w:t xml:space="preserve">$\mathord{\smash[b]{\underset{\raise.3ex\hbox{$\scriptstyle\sim$}}{x}}\vphantom{x}}= (1, 1)$</w:t>
        </w:r>
      </w:ins>
      <w:ins w:id="19219" w:author="PR Preview" w:date="2026-01-01T00:00:00Z">
        <w:r>
          <w:t xml:space="preserve">:</w:t>
        </w:r>
      </w:ins>
    </w:p>
    <w:p>
      <w:pPr>
        <w:pStyle w:val="BodyText"/>
      </w:pPr>
      <w:ins w:id="19220" w:author="PR Preview" w:date="2026-01-01T00:00:00Z">
        <w:r>
          <w:t xml:space="preserve">$$
    \begin{aligned}
    {\mathord{\smash[b]{\underset{\raise.3ex\hbox{$\scriptstyle\sim$}}{x}}\vphantom{x}}}^{\top} \mathbf{S} \mathord{\smash[b]{\underset{\raise.3ex\hbox{$\scriptstyle\sim$}}{x}}\vphantom{x}}
    &amp;= 1 + 2 + 0 + 3 \\
    &amp;= 6 \\
    {\mathord{\smash[b]{\underset{\raise.3ex\hbox{$\scriptstyle\sim$}}{x}}\vphantom{x}}}^{\top}\begin{bmatrix} 1 &amp; 1 \\ 1 &amp; 3 \end{bmatrix}\mathord{\smash[b]{\underset{\raise.3ex\hbox{$\scriptstyle\sim$}}{x}}\vphantom{x}}
    &amp;= 1 + 1 + 1 + 3 \\
    &amp;= 6
    \end{aligned}
    $$</w:t>
        </w:r>
      </w:ins>
    </w:p>
    <w:p>
      <w:pPr>
        <w:pStyle w:val="FirstParagraph"/>
      </w:pPr>
      <w:ins w:id="19221" w:author="PR Preview" w:date="2026-01-01T00:00:00Z">
        <w:r>
          <w:t xml:space="preserve">Both quadratic forms equal the sum of their matrix’s entries,</w:t>
        </w:r>
      </w:ins>
      <w:ins w:id="19222" w:author="PR Preview" w:date="2026-01-01T00:00:00Z">
        <w:r>
          <w:t xml:space="preserve"> </w:t>
        </w:r>
      </w:ins>
      <w:ins w:id="19223" w:author="PR Preview" w:date="2026-01-01T00:00:00Z">
        <w:r>
          <w:t xml:space="preserve">because every entry of</w:t>
        </w:r>
      </w:ins>
      <w:ins w:id="19224" w:author="PR Preview" w:date="2026-01-01T00:00:00Z">
        <w:r>
          <w:t xml:space="preserve"> </w:t>
        </w:r>
      </w:ins>
      <w:ins w:id="19225" w:author="PR Preview" w:date="2026-01-01T00:00:00Z">
        <w:r>
          <w:t xml:space="preserve">$\mathord{\smash[b]{\underset{\raise.3ex\hbox{$\scriptstyle\sim$}}{x}}\vphantom{x}}$</w:t>
        </w:r>
      </w:ins>
      <w:ins w:id="19226" w:author="PR Preview" w:date="2026-01-01T00:00:00Z">
        <w:r>
          <w:t xml:space="preserve"> </w:t>
        </w:r>
      </w:ins>
      <w:ins w:id="19227" w:author="PR Preview" w:date="2026-01-01T00:00:00Z">
        <w:r>
          <w:t xml:space="preserve">is</w:t>
        </w:r>
      </w:ins>
      <w:ins w:id="19228" w:author="PR Preview" w:date="2026-01-01T00:00:00Z">
        <w:r>
          <w:t xml:space="preserve"> </w:t>
        </w:r>
      </w:ins>
      <m:oMath>
        <m:r>
          <m:t>1</m:t>
        </m:r>
      </m:oMath>
      <w:ins w:id="19229" w:author="PR Preview" w:date="2026-01-01T00:00:00Z">
        <w:r>
          <w:t xml:space="preserve">.</w:t>
        </w:r>
      </w:ins>
    </w:p>
    <w:bookmarkEnd w:id="456"/>
    <w:bookmarkEnd w:id="457"/>
    <w:bookmarkStart w:id="472" w:name="trace-and-matrix-inner-product"/>
    <w:p>
      <w:pPr>
        <w:pStyle w:val="Heading2"/>
      </w:pPr>
      <w:r>
        <w:t xml:space="preserve">16 Trace and Matrix Inner Product</w:t>
      </w:r>
    </w:p>
    <w:bookmarkStart w:id="458" w:name="def-trace"/>
    <w:p>
      <w:pPr>
        <w:pStyle w:val="FirstParagraph"/>
      </w:pPr>
      <w:r>
        <w:rPr>
          <w:b/>
          <w:bCs/>
        </w:rPr>
        <w:t xml:space="preserve">Definition 92 (Trace)</w:t>
      </w:r>
      <w:r>
        <w:t xml:space="preserve"> </w:t>
      </w:r>
      <w:r>
        <w:t xml:space="preserve">The</w:t>
      </w:r>
      <w:r>
        <w:t xml:space="preserve"> </w:t>
      </w:r>
      <w:r>
        <w:rPr>
          <w:b/>
          <w:bCs/>
        </w:rPr>
        <w:t xml:space="preserve">trace</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M</m:t>
        </m:r>
      </m:oMath>
      <w:r>
        <w:t xml:space="preserve"> </w:t>
      </w:r>
      <w:r>
        <w:t xml:space="preserve">is the sum of its diagonal entries:</w:t>
      </w:r>
    </w:p>
    <w:p>
      <w:pPr>
        <w:pStyle w:val="BodyText"/>
      </w:pPr>
      <m:oMathPara>
        <m:oMathParaPr>
          <m:jc m:val="center"/>
        </m:oMathParaPr>
        <m:oMath>
          <m:r>
            <m:rPr>
              <m:sty m:val="p"/>
            </m:rPr>
            <m:t>tr</m:t>
          </m:r>
          <m:r>
            <m:rPr>
              <m:sty m:val="p"/>
            </m:rPr>
            <m:t>(</m:t>
          </m:r>
          <m:r>
            <m:rPr>
              <m:sty m:val="bi"/>
            </m:rPr>
            <m:t>M</m:t>
          </m:r>
          <m:r>
            <m:rPr>
              <m:sty m:val="p"/>
            </m:rPr>
            <m:t>)</m:t>
          </m:r>
          <m:limUpp>
            <m:e>
              <m:r>
                <m:rPr>
                  <m:sty m:val="p"/>
                </m:rPr>
                <m:t>=</m:t>
              </m:r>
            </m:e>
            <m:lim>
              <m:r>
                <m:rPr>
                  <m:nor/>
                  <m:sty m:val="p"/>
                </m:rPr>
                <m:t>def</m:t>
              </m:r>
            </m:lim>
          </m:limUpp>
          <m:nary>
            <m:naryPr>
              <m:chr m:val="∑"/>
              <m:limLoc m:val="undOvr"/>
              <m:subHide m:val="off"/>
              <m:supHide m:val="off"/>
            </m:naryPr>
            <m:sub>
              <m:r>
                <m:t>i</m:t>
              </m:r>
              <m:r>
                <m:rPr>
                  <m:sty m:val="p"/>
                </m:rPr>
                <m:t>=</m:t>
              </m:r>
              <m:r>
                <m:t>1</m:t>
              </m:r>
            </m:sub>
            <m:sup>
              <m:r>
                <m:t>p</m:t>
              </m:r>
            </m:sup>
            <m:e>
              <m:sSub>
                <m:e>
                  <m:r>
                    <m:t>M</m:t>
                  </m:r>
                </m:e>
                <m:sub>
                  <m:r>
                    <m:t>i</m:t>
                  </m:r>
                  <m:r>
                    <m:t>i</m:t>
                  </m:r>
                </m:sub>
              </m:sSub>
            </m:e>
          </m:nary>
        </m:oMath>
      </m:oMathPara>
    </w:p>
    <w:bookmarkEnd w:id="458"/>
    <w:bookmarkStart w:id="459" w:name="exm-trace"/>
    <w:p>
      <w:pPr>
        <w:pStyle w:val="FirstParagraph"/>
      </w:pPr>
      <w:r>
        <w:rPr>
          <w:b/>
          <w:bCs/>
        </w:rPr>
        <w:t xml:space="preserve">Example 139 (The trace of a</w:t>
      </w:r>
      <w:r>
        <w:rPr>
          <w:b/>
          <w:bCs/>
        </w:rPr>
        <w:t xml:space="preserve"> </w:t>
      </w:r>
      <m:oMath>
        <m:r>
          <m:t>2</m:t>
        </m:r>
        <m:r>
          <m:rPr>
            <m:sty m:val="p"/>
          </m:rPr>
          <m:t>×</m:t>
        </m:r>
        <m:r>
          <m:t>2</m:t>
        </m:r>
      </m:oMath>
      <w:r>
        <w:rPr>
          <w:b/>
          <w:bCs/>
        </w:rPr>
        <w:t xml:space="preserve"> </w:t>
      </w:r>
      <w:r>
        <w:rPr>
          <w:b/>
          <w:bCs/>
        </w:rPr>
        <w:t xml:space="preserve">matrix)</w:t>
      </w:r>
    </w:p>
    <w:p>
      <w:pPr>
        <w:pStyle w:val="BodyText"/>
      </w:pPr>
      <m:oMathPara>
        <m:oMathParaPr>
          <m:jc m:val="center"/>
        </m:oMathParaPr>
        <m:oMath>
          <m:eqArr>
            <m:e>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d>
              <m:r>
                <m:t>​</m:t>
              </m:r>
              <m:r>
                <m:t>&amp;</m:t>
              </m:r>
              <m:r>
                <m:rPr>
                  <m:sty m:val="p"/>
                </m:rPr>
                <m:t>=</m:t>
              </m:r>
              <m:r>
                <m:t>1</m:t>
              </m:r>
              <m:r>
                <m:rPr>
                  <m:sty m:val="p"/>
                </m:rPr>
                <m:t>+</m:t>
              </m:r>
              <m:r>
                <m:t>4</m:t>
              </m:r>
            </m:e>
            <m:e>
              <m:r>
                <m:t>&amp;</m:t>
              </m:r>
              <m:r>
                <m:rPr>
                  <m:sty m:val="p"/>
                </m:rPr>
                <m:t>=</m:t>
              </m:r>
              <m:r>
                <m:t>5</m:t>
              </m:r>
            </m:e>
          </m:eqArr>
        </m:oMath>
      </m:oMathPara>
    </w:p>
    <w:bookmarkEnd w:id="459"/>
    <w:bookmarkStart w:id="460" w:name="thm-trace-cyclic"/>
    <w:p>
      <w:pPr>
        <w:pStyle w:val="FirstParagraph"/>
      </w:pPr>
      <w:r>
        <w:rPr>
          <w:b/>
          <w:bCs/>
        </w:rPr>
        <w:t xml:space="preserve">Theorem 74 (The trace of a product does not depend on the order)</w:t>
      </w:r>
      <w:r>
        <w:t xml:space="preserve"> </w:t>
      </w:r>
      <w:r>
        <w:t xml:space="preserve">For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and an</w:t>
      </w:r>
      <w:r>
        <w:t xml:space="preserve"> </w:t>
      </w:r>
      <m:oMath>
        <m:r>
          <m:t>n</m:t>
        </m:r>
        <m:r>
          <m:rPr>
            <m:sty m:val="p"/>
          </m:rPr>
          <m:t>×</m:t>
        </m:r>
        <m:r>
          <m:t>m</m:t>
        </m:r>
      </m:oMath>
      <w:r>
        <w:t xml:space="preserve"> </w:t>
      </w:r>
      <w:r>
        <w:t xml:space="preserve">matrix</w:t>
      </w:r>
      <w:r>
        <w:t xml:space="preserve"> </w:t>
      </w:r>
      <m:oMath>
        <m:r>
          <m:rPr>
            <m:sty m:val="bi"/>
          </m:rPr>
          <m:t>B</m:t>
        </m:r>
      </m:oMath>
      <w:r>
        <w:t xml:space="preserve">:</w:t>
      </w:r>
    </w:p>
    <w:p>
      <w:pPr>
        <w:pStyle w:val="BodyText"/>
      </w:pPr>
      <m:oMathPara>
        <m:oMathParaPr>
          <m:jc m:val="center"/>
        </m:oMathParaPr>
        <m:oMath>
          <m:r>
            <m:rPr>
              <m:sty m:val="p"/>
            </m:rPr>
            <m:t>tr</m:t>
          </m:r>
          <m:r>
            <m:t>​</m:t>
          </m:r>
          <m:d>
            <m:dPr>
              <m:begChr m:val="("/>
              <m:sepChr m:val=""/>
              <m:endChr m:val=")"/>
              <m:grow/>
            </m:dPr>
            <m:e>
              <m:limLow>
                <m:e>
                  <m:limLow>
                    <m:e>
                      <m:r>
                        <m:rPr>
                          <m:sty m:val="bi"/>
                        </m:rPr>
                        <m:t>A</m:t>
                      </m:r>
                      <m:r>
                        <m:rPr>
                          <m:sty m:val="bi"/>
                        </m:rPr>
                        <m:t>B</m:t>
                      </m:r>
                    </m:e>
                    <m:lim>
                      <m:r>
                        <m:rPr>
                          <m:sty m:val="p"/>
                        </m:rPr>
                        <m:t>⏟</m:t>
                      </m:r>
                    </m:lim>
                  </m:limLow>
                </m:e>
                <m:lim>
                  <m:r>
                    <m:t>m</m:t>
                  </m:r>
                  <m:r>
                    <m:rPr>
                      <m:sty m:val="p"/>
                    </m:rPr>
                    <m:t>×</m:t>
                  </m:r>
                  <m:r>
                    <m:t>m</m:t>
                  </m:r>
                </m:lim>
              </m:limLow>
            </m:e>
          </m:d>
          <m:r>
            <m:t>​</m:t>
          </m:r>
          <m:r>
            <m:rPr>
              <m:sty m:val="p"/>
            </m:rPr>
            <m:t>=</m:t>
          </m:r>
          <m:r>
            <m:rPr>
              <m:sty m:val="p"/>
            </m:rPr>
            <m:t>tr</m:t>
          </m:r>
          <m:r>
            <m:t>​</m:t>
          </m:r>
          <m:d>
            <m:dPr>
              <m:begChr m:val="("/>
              <m:sepChr m:val=""/>
              <m:endChr m:val=")"/>
              <m:grow/>
            </m:dPr>
            <m:e>
              <m:limLow>
                <m:e>
                  <m:limLow>
                    <m:e>
                      <m:r>
                        <m:rPr>
                          <m:sty m:val="bi"/>
                        </m:rPr>
                        <m:t>B</m:t>
                      </m:r>
                      <m:r>
                        <m:rPr>
                          <m:sty m:val="bi"/>
                        </m:rPr>
                        <m:t>A</m:t>
                      </m:r>
                    </m:e>
                    <m:lim>
                      <m:r>
                        <m:rPr>
                          <m:sty m:val="p"/>
                        </m:rPr>
                        <m:t>⏟</m:t>
                      </m:r>
                    </m:lim>
                  </m:limLow>
                </m:e>
                <m:lim>
                  <m:r>
                    <m:t>n</m:t>
                  </m:r>
                  <m:r>
                    <m:rPr>
                      <m:sty m:val="p"/>
                    </m:rPr>
                    <m:t>×</m:t>
                  </m:r>
                  <m:r>
                    <m:t>n</m:t>
                  </m:r>
                </m:lim>
              </m:limLow>
            </m:e>
          </m:d>
          <m:r>
            <m:t>​</m:t>
          </m:r>
        </m:oMath>
      </m:oMathPara>
    </w:p>
    <w:bookmarkEnd w:id="460"/>
    <w:p>
      <w:pPr>
        <w:pStyle w:val="FirstParagraph"/>
      </w:pPr>
      <w:r>
        <w:rPr>
          <w:i/>
          <w:iCs/>
        </w:rPr>
        <w:t xml:space="preserve">Proof</w:t>
      </w:r>
      <w:r>
        <w:t xml:space="preserve">. </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nary>
                <m:naryPr>
                  <m:chr m:val="∑"/>
                  <m:limLoc m:val="undOvr"/>
                  <m:subHide m:val="off"/>
                  <m:supHide m:val="off"/>
                </m:naryPr>
                <m:sub>
                  <m:r>
                    <m:t>i</m:t>
                  </m:r>
                  <m:r>
                    <m:rPr>
                      <m:sty m:val="p"/>
                    </m:rPr>
                    <m:t>=</m:t>
                  </m:r>
                  <m:r>
                    <m:t>1</m:t>
                  </m:r>
                </m:sub>
                <m:sup>
                  <m:r>
                    <m:t>m</m:t>
                  </m:r>
                </m:sup>
                <m:e>
                  <m:r>
                    <m:rPr>
                      <m:sty m:val="p"/>
                    </m:rPr>
                    <m:t>(</m:t>
                  </m:r>
                </m:e>
              </m:nary>
              <m:r>
                <m:rPr>
                  <m:sty m:val="bi"/>
                </m:rPr>
                <m:t>A</m:t>
              </m:r>
              <m:r>
                <m:rPr>
                  <m:sty m:val="bi"/>
                </m:rPr>
                <m:t>B</m:t>
              </m:r>
              <m:sSub>
                <m:e>
                  <m:r>
                    <m:rPr>
                      <m:sty m:val="p"/>
                    </m:rPr>
                    <m:t>)</m:t>
                  </m:r>
                </m:e>
                <m:sub>
                  <m:r>
                    <m:t>i</m:t>
                  </m:r>
                  <m:r>
                    <m:t>i</m:t>
                  </m:r>
                </m:sub>
              </m:sSub>
              <m:r>
                <m:t>&amp;</m:t>
              </m:r>
              <m:r>
                <m:t>&amp;</m:t>
              </m:r>
              <m:r>
                <m:rPr>
                  <m:nor/>
                  <m:sty m:val="p"/>
                </m:rPr>
                <m:t>(definition of the trace)</m:t>
              </m:r>
            </m:e>
            <m:e>
              <m:r>
                <m:t>&amp;</m:t>
              </m:r>
              <m:r>
                <m:rPr>
                  <m:sty m:val="p"/>
                </m:rPr>
                <m:t>=</m:t>
              </m:r>
              <m:nary>
                <m:naryPr>
                  <m:chr m:val="∑"/>
                  <m:limLoc m:val="undOvr"/>
                  <m:subHide m:val="off"/>
                  <m:supHide m:val="off"/>
                </m:naryPr>
                <m:sub>
                  <m:r>
                    <m:t>i</m:t>
                  </m:r>
                  <m:r>
                    <m:rPr>
                      <m:sty m:val="p"/>
                    </m:rPr>
                    <m:t>=</m:t>
                  </m:r>
                  <m:r>
                    <m:t>1</m:t>
                  </m:r>
                </m:sub>
                <m:sup>
                  <m:r>
                    <m:t>m</m:t>
                  </m:r>
                </m:sup>
                <m:e>
                  <m:nary>
                    <m:naryPr>
                      <m:chr m:val="∑"/>
                      <m:limLoc m:val="undOvr"/>
                      <m:subHide m:val="off"/>
                      <m:supHide m:val="off"/>
                    </m:naryPr>
                    <m:sub>
                      <m:r>
                        <m:t>s</m:t>
                      </m:r>
                      <m:r>
                        <m:rPr>
                          <m:sty m:val="p"/>
                        </m:rPr>
                        <m:t>=</m:t>
                      </m:r>
                      <m:r>
                        <m:t>1</m:t>
                      </m:r>
                    </m:sub>
                    <m:sup>
                      <m:r>
                        <m:t>n</m:t>
                      </m:r>
                    </m:sup>
                    <m:e>
                      <m:sSub>
                        <m:e>
                          <m:r>
                            <m:t>a</m:t>
                          </m:r>
                        </m:e>
                        <m:sub>
                          <m:r>
                            <m:t>i</m:t>
                          </m:r>
                          <m:r>
                            <m:t>s</m:t>
                          </m:r>
                        </m:sub>
                      </m:sSub>
                    </m:e>
                  </m:nary>
                </m:e>
              </m:nary>
              <m:r>
                <m:t> </m:t>
              </m:r>
              <m:sSub>
                <m:e>
                  <m:r>
                    <m:t>b</m:t>
                  </m:r>
                </m:e>
                <m:sub>
                  <m:r>
                    <m:t>s</m:t>
                  </m:r>
                  <m:r>
                    <m:t>i</m:t>
                  </m:r>
                </m:sub>
              </m:sSub>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a</m:t>
                          </m:r>
                        </m:e>
                        <m:sub>
                          <m:r>
                            <m:t>i</m:t>
                          </m:r>
                          <m:r>
                            <m:t>s</m:t>
                          </m:r>
                        </m:sub>
                      </m:sSub>
                    </m:e>
                  </m:nary>
                </m:e>
              </m:nary>
              <m:r>
                <m:t> </m:t>
              </m:r>
              <m:sSub>
                <m:e>
                  <m:r>
                    <m:t>b</m:t>
                  </m:r>
                </m:e>
                <m:sub>
                  <m:r>
                    <m:t>s</m:t>
                  </m:r>
                  <m:r>
                    <m:t>i</m:t>
                  </m:r>
                </m:sub>
              </m:sSub>
              <m:r>
                <m:t>&amp;</m:t>
              </m:r>
              <m:r>
                <m:t>&amp;</m:t>
              </m:r>
              <m:r>
                <m:rPr>
                  <m:nor/>
                  <m:sty m:val="p"/>
                </m:rPr>
                <m:t>(swap the order of two finite sums)</m:t>
              </m:r>
            </m:e>
            <m:e>
              <m:r>
                <m:t>&amp;</m:t>
              </m:r>
              <m:r>
                <m:rPr>
                  <m:sty m:val="p"/>
                </m:rPr>
                <m:t>=</m:t>
              </m:r>
              <m:nary>
                <m:naryPr>
                  <m:chr m:val="∑"/>
                  <m:limLoc m:val="undOvr"/>
                  <m:subHide m:val="off"/>
                  <m:supHide m:val="off"/>
                </m:naryPr>
                <m:sub>
                  <m:r>
                    <m:t>s</m:t>
                  </m:r>
                  <m:r>
                    <m:rPr>
                      <m:sty m:val="p"/>
                    </m:rPr>
                    <m:t>=</m:t>
                  </m:r>
                  <m:r>
                    <m:t>1</m:t>
                  </m:r>
                </m:sub>
                <m:sup>
                  <m:r>
                    <m:t>n</m:t>
                  </m:r>
                </m:sup>
                <m:e>
                  <m:nary>
                    <m:naryPr>
                      <m:chr m:val="∑"/>
                      <m:limLoc m:val="undOvr"/>
                      <m:subHide m:val="off"/>
                      <m:supHide m:val="off"/>
                    </m:naryPr>
                    <m:sub>
                      <m:r>
                        <m:t>i</m:t>
                      </m:r>
                      <m:r>
                        <m:rPr>
                          <m:sty m:val="p"/>
                        </m:rPr>
                        <m:t>=</m:t>
                      </m:r>
                      <m:r>
                        <m:t>1</m:t>
                      </m:r>
                    </m:sub>
                    <m:sup>
                      <m:r>
                        <m:t>m</m:t>
                      </m:r>
                    </m:sup>
                    <m:e>
                      <m:sSub>
                        <m:e>
                          <m:r>
                            <m:t>b</m:t>
                          </m:r>
                        </m:e>
                        <m:sub>
                          <m:r>
                            <m:t>s</m:t>
                          </m:r>
                          <m:r>
                            <m:t>i</m:t>
                          </m:r>
                        </m:sub>
                      </m:sSub>
                    </m:e>
                  </m:nary>
                </m:e>
              </m:nary>
              <m:r>
                <m:t> </m:t>
              </m:r>
              <m:sSub>
                <m:e>
                  <m:r>
                    <m:t>a</m:t>
                  </m:r>
                </m:e>
                <m:sub>
                  <m:r>
                    <m:t>i</m:t>
                  </m:r>
                  <m:r>
                    <m:t>s</m:t>
                  </m:r>
                </m:sub>
              </m:sSub>
              <m:r>
                <m:t>&amp;</m:t>
              </m:r>
              <m:r>
                <m:t>&amp;</m:t>
              </m:r>
              <m:r>
                <m:rPr>
                  <m:nor/>
                  <m:sty m:val="p"/>
                </m:rPr>
                <m:t>(multiplication of numbers is commutative)</m:t>
              </m:r>
            </m:e>
            <m:e>
              <m:r>
                <m:t>&amp;</m:t>
              </m:r>
              <m:r>
                <m:rPr>
                  <m:sty m:val="p"/>
                </m:rPr>
                <m:t>=</m:t>
              </m:r>
              <m:nary>
                <m:naryPr>
                  <m:chr m:val="∑"/>
                  <m:limLoc m:val="undOvr"/>
                  <m:subHide m:val="off"/>
                  <m:supHide m:val="off"/>
                </m:naryPr>
                <m:sub>
                  <m:r>
                    <m:t>s</m:t>
                  </m:r>
                  <m:r>
                    <m:rPr>
                      <m:sty m:val="p"/>
                    </m:rPr>
                    <m:t>=</m:t>
                  </m:r>
                  <m:r>
                    <m:t>1</m:t>
                  </m:r>
                </m:sub>
                <m:sup>
                  <m:r>
                    <m:t>n</m:t>
                  </m:r>
                </m:sup>
                <m:e>
                  <m:r>
                    <m:rPr>
                      <m:sty m:val="p"/>
                    </m:rPr>
                    <m:t>(</m:t>
                  </m:r>
                </m:e>
              </m:nary>
              <m:r>
                <m:rPr>
                  <m:sty m:val="bi"/>
                </m:rPr>
                <m:t>B</m:t>
              </m:r>
              <m:r>
                <m:rPr>
                  <m:sty m:val="bi"/>
                </m:rPr>
                <m:t>A</m:t>
              </m:r>
              <m:sSub>
                <m:e>
                  <m:r>
                    <m:rPr>
                      <m:sty m:val="p"/>
                    </m:rPr>
                    <m:t>)</m:t>
                  </m:r>
                </m:e>
                <m:sub>
                  <m:r>
                    <m:t>s</m:t>
                  </m:r>
                  <m:r>
                    <m:t>s</m:t>
                  </m:r>
                </m:sub>
              </m:sSub>
              <m:r>
                <m:t>&amp;</m:t>
              </m:r>
              <m:r>
                <m:t>&amp;</m:t>
              </m:r>
              <m:r>
                <m:rPr>
                  <m:nor/>
                  <m:sty m:val="p"/>
                </m:rPr>
                <m:t>(definition of matrix multiplication)</m:t>
              </m:r>
            </m:e>
            <m:e>
              <m:r>
                <m:t>&amp;</m:t>
              </m:r>
              <m:r>
                <m:rPr>
                  <m:sty m:val="p"/>
                </m:rPr>
                <m:t>=</m:t>
              </m:r>
              <m:r>
                <m:rPr>
                  <m:sty m:val="p"/>
                </m:rPr>
                <m:t>tr</m:t>
              </m:r>
              <m:r>
                <m:rPr>
                  <m:sty m:val="p"/>
                </m:rPr>
                <m:t>(</m:t>
              </m:r>
              <m:r>
                <m:rPr>
                  <m:sty m:val="bi"/>
                </m:rPr>
                <m:t>B</m:t>
              </m:r>
              <m:r>
                <m:rPr>
                  <m:sty m:val="bi"/>
                </m:rPr>
                <m:t>A</m:t>
              </m:r>
              <m:r>
                <m:rPr>
                  <m:sty m:val="p"/>
                </m:rPr>
                <m:t>)</m:t>
              </m:r>
              <m:r>
                <m:t>&amp;</m:t>
              </m:r>
              <m:r>
                <m:t>&amp;</m:t>
              </m:r>
              <m:r>
                <m:rPr>
                  <m:nor/>
                  <m:sty m:val="p"/>
                </m:rPr>
                <m:t>(definition of the trace)</m:t>
              </m:r>
            </m:e>
          </m:eqArr>
        </m:oMath>
      </m:oMathPara>
    </w:p>
    <w:bookmarkStart w:id="461" w:name="exm-trace-cyclic"/>
    <w:p>
      <w:pPr>
        <w:pStyle w:val="FirstParagraph"/>
      </w:pPr>
      <w:r>
        <w:rPr>
          <w:b/>
          <w:bCs/>
        </w:rPr>
        <w:t xml:space="preserve">Example 140 (Traces of the two products of a</w:t>
      </w:r>
      <w:r>
        <w:rPr>
          <w:b/>
          <w:bCs/>
        </w:rPr>
        <w:t xml:space="preserve"> </w:t>
      </w:r>
      <m:oMath>
        <m:r>
          <m:t>2</m:t>
        </m:r>
        <m:r>
          <m:rPr>
            <m:sty m:val="p"/>
          </m:rPr>
          <m:t>×</m:t>
        </m:r>
        <m:r>
          <m:t>3</m:t>
        </m:r>
      </m:oMath>
      <w:r>
        <w:rPr>
          <w:b/>
          <w:bCs/>
        </w:rPr>
        <w:t xml:space="preserve"> </w:t>
      </w:r>
      <w:r>
        <w:rPr>
          <w:b/>
          <w:bCs/>
        </w:rPr>
        <w:t xml:space="preserve">and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0</m:t>
                    </m:r>
                  </m:e>
                  <m:e>
                    <m:r>
                      <m:t>1</m:t>
                    </m:r>
                  </m:e>
                  <m:e>
                    <m:r>
                      <m:t>3</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2</m:t>
                    </m:r>
                  </m:e>
                  <m:e>
                    <m:r>
                      <m:t>1</m:t>
                    </m:r>
                  </m:e>
                </m:mr>
                <m:mr>
                  <m:e>
                    <m:r>
                      <m:t>0</m:t>
                    </m:r>
                  </m:e>
                  <m:e>
                    <m:r>
                      <m:t>1</m:t>
                    </m:r>
                  </m:e>
                </m:mr>
              </m:m>
            </m:e>
          </m:d>
        </m:oMath>
      </m:oMathPara>
    </w:p>
    <w:p>
      <w:pPr>
        <w:pStyle w:val="FirstParagraph"/>
      </w:pPr>
      <w:r>
        <w:t xml:space="preserve">The products are</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2</m:t>
                    </m:r>
                  </m:e>
                </m:mr>
                <m:mr>
                  <m:e>
                    <m:r>
                      <m:t>2</m:t>
                    </m:r>
                  </m:e>
                  <m:e>
                    <m:r>
                      <m:t>4</m:t>
                    </m:r>
                  </m:e>
                </m:mr>
              </m:m>
            </m:e>
          </m:d>
          <m:r>
            <m:t>  </m:t>
          </m:r>
          <m:r>
            <m:rPr>
              <m:sty m:val="bi"/>
            </m:rPr>
            <m:t>B</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2</m:t>
                    </m:r>
                  </m:e>
                  <m:e>
                    <m:r>
                      <m:t>0</m:t>
                    </m:r>
                  </m:e>
                </m:mr>
                <m:mr>
                  <m:e>
                    <m:r>
                      <m:t>2</m:t>
                    </m:r>
                  </m:e>
                  <m:e>
                    <m:r>
                      <m:t>5</m:t>
                    </m:r>
                  </m:e>
                  <m:e>
                    <m:r>
                      <m:t>3</m:t>
                    </m:r>
                  </m:e>
                </m:mr>
                <m:mr>
                  <m:e>
                    <m:r>
                      <m:t>0</m:t>
                    </m:r>
                  </m:e>
                  <m:e>
                    <m:r>
                      <m:t>1</m:t>
                    </m:r>
                  </m:e>
                  <m:e>
                    <m:r>
                      <m:t>3</m:t>
                    </m:r>
                  </m:e>
                </m:mr>
              </m:m>
            </m:e>
          </m:d>
        </m:oMath>
      </m:oMathPara>
    </w:p>
    <w:p>
      <w:pPr>
        <w:pStyle w:val="FirstParagraph"/>
      </w:pPr>
      <w:r>
        <w:t xml:space="preserve">The trace needs only the diagonal entries.</w:t>
      </w:r>
      <w:r>
        <w:t xml:space="preserve"> </w:t>
      </w:r>
      <w:r>
        <w:t xml:space="preserve">For</w:t>
      </w:r>
      <w:r>
        <w:t xml:space="preserve"> </w:t>
      </w:r>
      <m:oMath>
        <m:r>
          <m:rPr>
            <m:sty m:val="bi"/>
          </m:rPr>
          <m:t>A</m:t>
        </m:r>
        <m:r>
          <m:rPr>
            <m:sty m:val="bi"/>
          </m:rPr>
          <m:t>B</m:t>
        </m:r>
      </m:oMath>
      <w:r>
        <w:t xml:space="preserve">, which is</w:t>
      </w:r>
      <w:r>
        <w:t xml:space="preserve"> </w:t>
      </w:r>
      <m:oMath>
        <m:r>
          <m:t>2</m:t>
        </m:r>
        <m:r>
          <m:rPr>
            <m:sty m:val="p"/>
          </m:rPr>
          <m:t>×</m:t>
        </m:r>
        <m:r>
          <m:t>2</m:t>
        </m:r>
      </m:oMath>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p"/>
                </m:rPr>
                <m:t>)</m:t>
              </m:r>
              <m:r>
                <m:t>&amp;</m:t>
              </m:r>
              <m:r>
                <m:rPr>
                  <m:sty m:val="p"/>
                </m:rPr>
                <m:t>=</m:t>
              </m:r>
              <m:r>
                <m:rPr>
                  <m:sty m:val="p"/>
                </m:rPr>
                <m:t>(</m:t>
              </m:r>
              <m:r>
                <m:rPr>
                  <m:sty m:val="bi"/>
                </m:rPr>
                <m:t>A</m:t>
              </m:r>
              <m:r>
                <m:rPr>
                  <m:sty m:val="bi"/>
                </m:rPr>
                <m:t>B</m:t>
              </m:r>
              <m:sSub>
                <m:e>
                  <m:r>
                    <m:rPr>
                      <m:sty m:val="p"/>
                    </m:rPr>
                    <m:t>)</m:t>
                  </m:r>
                </m:e>
                <m:sub>
                  <m:r>
                    <m:t>11</m:t>
                  </m:r>
                </m:sub>
              </m:sSub>
              <m:r>
                <m:rPr>
                  <m:sty m:val="p"/>
                </m:rPr>
                <m:t>+</m:t>
              </m:r>
              <m:r>
                <m:rPr>
                  <m:sty m:val="p"/>
                </m:rPr>
                <m:t>(</m:t>
              </m:r>
              <m:r>
                <m:rPr>
                  <m:sty m:val="bi"/>
                </m:rPr>
                <m:t>A</m:t>
              </m:r>
              <m:r>
                <m:rPr>
                  <m:sty m:val="bi"/>
                </m:rPr>
                <m:t>B</m:t>
              </m:r>
              <m:sSub>
                <m:e>
                  <m:r>
                    <m:rPr>
                      <m:sty m:val="p"/>
                    </m:rPr>
                    <m:t>)</m:t>
                  </m:r>
                </m:e>
                <m:sub>
                  <m:r>
                    <m:t>22</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2</m:t>
              </m:r>
              <m:r>
                <m:rPr>
                  <m:sty m:val="p"/>
                </m:rPr>
                <m:t>⋅</m:t>
              </m:r>
              <m:r>
                <m:t>2</m:t>
              </m:r>
              <m:r>
                <m:rPr>
                  <m:sty m:val="p"/>
                </m:rPr>
                <m:t>+</m:t>
              </m:r>
              <m:r>
                <m:t>0</m:t>
              </m:r>
              <m:r>
                <m:rPr>
                  <m:sty m:val="p"/>
                </m:rPr>
                <m:t>⋅</m:t>
              </m:r>
              <m:r>
                <m:t>0</m:t>
              </m:r>
              <m:r>
                <m:rPr>
                  <m:sty m:val="p"/>
                </m:rPr>
                <m:t>)</m:t>
              </m:r>
              <m:r>
                <m:rPr>
                  <m:sty m:val="p"/>
                </m:rPr>
                <m:t>+</m:t>
              </m:r>
              <m:r>
                <m:rPr>
                  <m:sty m:val="p"/>
                </m:rPr>
                <m:t>(</m:t>
              </m:r>
              <m:r>
                <m:t>0</m:t>
              </m:r>
              <m:r>
                <m:rPr>
                  <m:sty m:val="p"/>
                </m:rPr>
                <m:t>⋅</m:t>
              </m:r>
              <m:r>
                <m:t>0</m:t>
              </m:r>
              <m:r>
                <m:rPr>
                  <m:sty m:val="p"/>
                </m:rPr>
                <m:t>+</m:t>
              </m:r>
              <m:r>
                <m:t>1</m:t>
              </m:r>
              <m:r>
                <m:rPr>
                  <m:sty m:val="p"/>
                </m:rPr>
                <m:t>⋅</m:t>
              </m:r>
              <m:r>
                <m:t>1</m:t>
              </m:r>
              <m:r>
                <m:rPr>
                  <m:sty m:val="p"/>
                </m:rPr>
                <m:t>+</m:t>
              </m:r>
              <m:r>
                <m:t>3</m:t>
              </m:r>
              <m:r>
                <m:rPr>
                  <m:sty m:val="p"/>
                </m:rPr>
                <m:t>⋅</m:t>
              </m:r>
              <m:r>
                <m:t>1</m:t>
              </m:r>
              <m:r>
                <m:rPr>
                  <m:sty m:val="p"/>
                </m:rPr>
                <m:t>)</m:t>
              </m:r>
              <m:r>
                <m:t>&amp;</m:t>
              </m:r>
              <m:r>
                <m:t>&amp;</m:t>
              </m:r>
              <m:r>
                <m:rPr>
                  <m:nor/>
                  <m:sty m:val="p"/>
                </m:rPr>
                <m:t>(definition of matrix multiplication)</m:t>
              </m:r>
            </m:e>
            <m:e>
              <m:r>
                <m:t>&amp;</m:t>
              </m:r>
              <m:r>
                <m:rPr>
                  <m:sty m:val="p"/>
                </m:rPr>
                <m:t>=</m:t>
              </m:r>
              <m:r>
                <m:rPr>
                  <m:sty m:val="p"/>
                </m:rPr>
                <m:t>(</m:t>
              </m:r>
              <m:r>
                <m:t>1</m:t>
              </m:r>
              <m:r>
                <m:rPr>
                  <m:sty m:val="p"/>
                </m:rPr>
                <m:t>+</m:t>
              </m:r>
              <m:r>
                <m:t>4</m:t>
              </m:r>
              <m:r>
                <m:rPr>
                  <m:sty m:val="p"/>
                </m:rPr>
                <m:t>+</m:t>
              </m:r>
              <m:r>
                <m:t>0</m:t>
              </m:r>
              <m:r>
                <m:rPr>
                  <m:sty m:val="p"/>
                </m:rPr>
                <m:t>)</m:t>
              </m:r>
              <m:r>
                <m:rPr>
                  <m:sty m:val="p"/>
                </m:rPr>
                <m:t>+</m:t>
              </m:r>
              <m:r>
                <m:rPr>
                  <m:sty m:val="p"/>
                </m:rPr>
                <m:t>(</m:t>
              </m:r>
              <m:r>
                <m:t>0</m:t>
              </m:r>
              <m:r>
                <m:rPr>
                  <m:sty m:val="p"/>
                </m:rPr>
                <m:t>+</m:t>
              </m:r>
              <m:r>
                <m:t>1</m:t>
              </m:r>
              <m:r>
                <m:rPr>
                  <m:sty m:val="p"/>
                </m:rPr>
                <m:t>+</m:t>
              </m:r>
              <m:r>
                <m:t>3</m:t>
              </m:r>
              <m:r>
                <m:rPr>
                  <m:sty m:val="p"/>
                </m:rPr>
                <m:t>)</m:t>
              </m:r>
              <m:r>
                <m:t>&amp;</m:t>
              </m:r>
              <m:r>
                <m:t>&amp;</m:t>
              </m:r>
              <m:r>
                <m:rPr>
                  <m:nor/>
                  <m:sty m:val="p"/>
                </m:rPr>
                <m:t>(multiply)</m:t>
              </m:r>
            </m:e>
            <m:e>
              <m:r>
                <m:t>&amp;</m:t>
              </m:r>
              <m:r>
                <m:rPr>
                  <m:sty m:val="p"/>
                </m:rPr>
                <m:t>=</m:t>
              </m:r>
              <m:r>
                <m:t>5</m:t>
              </m:r>
              <m:r>
                <m:rPr>
                  <m:sty m:val="p"/>
                </m:rPr>
                <m:t>+</m:t>
              </m:r>
              <m:r>
                <m:t>4</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For</w:t>
      </w:r>
      <w:r>
        <w:t xml:space="preserve"> </w:t>
      </w:r>
      <m:oMath>
        <m:r>
          <m:rPr>
            <m:sty m:val="bi"/>
          </m:rPr>
          <m:t>B</m:t>
        </m:r>
        <m:r>
          <m:rPr>
            <m:sty m:val="bi"/>
          </m:rPr>
          <m:t>A</m:t>
        </m:r>
      </m:oMath>
      <w:r>
        <w:t xml:space="preserve">, which is</w:t>
      </w:r>
      <w:r>
        <w:t xml:space="preserve"> </w:t>
      </w:r>
      <m:oMath>
        <m:r>
          <m:t>3</m:t>
        </m:r>
        <m:r>
          <m:rPr>
            <m:sty m:val="p"/>
          </m:rPr>
          <m:t>×</m:t>
        </m:r>
        <m:r>
          <m:t>3</m:t>
        </m:r>
      </m:oMath>
      <w:r>
        <w:t xml:space="preserve">:</w:t>
      </w:r>
    </w:p>
    <w:p>
      <w:pPr>
        <w:pStyle w:val="BodyText"/>
      </w:pPr>
      <m:oMathPara>
        <m:oMathParaPr>
          <m:jc m:val="center"/>
        </m:oMathParaPr>
        <m:oMath>
          <m:eqArr>
            <m:e>
              <m:r>
                <m:rPr>
                  <m:sty m:val="p"/>
                </m:rPr>
                <m:t>tr</m:t>
              </m:r>
              <m:r>
                <m:rPr>
                  <m:sty m:val="p"/>
                </m:rPr>
                <m:t>(</m:t>
              </m:r>
              <m:r>
                <m:rPr>
                  <m:sty m:val="bi"/>
                </m:rPr>
                <m:t>B</m:t>
              </m:r>
              <m:r>
                <m:rPr>
                  <m:sty m:val="bi"/>
                </m:rPr>
                <m:t>A</m:t>
              </m:r>
              <m:r>
                <m:rPr>
                  <m:sty m:val="p"/>
                </m:rPr>
                <m:t>)</m:t>
              </m:r>
              <m:r>
                <m:t>&amp;</m:t>
              </m:r>
              <m:r>
                <m:rPr>
                  <m:sty m:val="p"/>
                </m:rPr>
                <m:t>=</m:t>
              </m:r>
              <m:r>
                <m:rPr>
                  <m:sty m:val="p"/>
                </m:rPr>
                <m:t>(</m:t>
              </m:r>
              <m:r>
                <m:rPr>
                  <m:sty m:val="bi"/>
                </m:rPr>
                <m:t>B</m:t>
              </m:r>
              <m:r>
                <m:rPr>
                  <m:sty m:val="bi"/>
                </m:rPr>
                <m:t>A</m:t>
              </m:r>
              <m:sSub>
                <m:e>
                  <m:r>
                    <m:rPr>
                      <m:sty m:val="p"/>
                    </m:rPr>
                    <m:t>)</m:t>
                  </m:r>
                </m:e>
                <m:sub>
                  <m:r>
                    <m:t>11</m:t>
                  </m:r>
                </m:sub>
              </m:sSub>
              <m:r>
                <m:rPr>
                  <m:sty m:val="p"/>
                </m:rPr>
                <m:t>+</m:t>
              </m:r>
              <m:r>
                <m:rPr>
                  <m:sty m:val="p"/>
                </m:rPr>
                <m:t>(</m:t>
              </m:r>
              <m:r>
                <m:rPr>
                  <m:sty m:val="bi"/>
                </m:rPr>
                <m:t>B</m:t>
              </m:r>
              <m:r>
                <m:rPr>
                  <m:sty m:val="bi"/>
                </m:rPr>
                <m:t>A</m:t>
              </m:r>
              <m:sSub>
                <m:e>
                  <m:r>
                    <m:rPr>
                      <m:sty m:val="p"/>
                    </m:rPr>
                    <m:t>)</m:t>
                  </m:r>
                </m:e>
                <m:sub>
                  <m:r>
                    <m:t>22</m:t>
                  </m:r>
                </m:sub>
              </m:sSub>
              <m:r>
                <m:rPr>
                  <m:sty m:val="p"/>
                </m:rPr>
                <m:t>+</m:t>
              </m:r>
              <m:r>
                <m:rPr>
                  <m:sty m:val="p"/>
                </m:rPr>
                <m:t>(</m:t>
              </m:r>
              <m:r>
                <m:rPr>
                  <m:sty m:val="bi"/>
                </m:rPr>
                <m:t>B</m:t>
              </m:r>
              <m:r>
                <m:rPr>
                  <m:sty m:val="bi"/>
                </m:rPr>
                <m:t>A</m:t>
              </m:r>
              <m:sSub>
                <m:e>
                  <m:r>
                    <m:rPr>
                      <m:sty m:val="p"/>
                    </m:rPr>
                    <m:t>)</m:t>
                  </m:r>
                </m:e>
                <m:sub>
                  <m:r>
                    <m:t>33</m:t>
                  </m:r>
                </m:sub>
              </m:sSub>
              <m:r>
                <m:t>&amp;</m:t>
              </m:r>
              <m:r>
                <m:t>&amp;</m:t>
              </m:r>
              <m:r>
                <m:rPr>
                  <m:nor/>
                  <m:sty m:val="p"/>
                </m:rPr>
                <m:t>(definition of the trace)</m:t>
              </m:r>
            </m:e>
            <m:e>
              <m:r>
                <m:t>&amp;</m:t>
              </m:r>
              <m:r>
                <m:rPr>
                  <m:sty m:val="p"/>
                </m:rPr>
                <m:t>=</m:t>
              </m:r>
              <m:r>
                <m:rPr>
                  <m:sty m:val="p"/>
                </m:rPr>
                <m:t>(</m:t>
              </m:r>
              <m:r>
                <m:t>1</m:t>
              </m:r>
              <m:r>
                <m:rPr>
                  <m:sty m:val="p"/>
                </m:rPr>
                <m:t>⋅</m:t>
              </m:r>
              <m:r>
                <m:t>1</m:t>
              </m:r>
              <m:r>
                <m:rPr>
                  <m:sty m:val="p"/>
                </m:rPr>
                <m:t>+</m:t>
              </m:r>
              <m:r>
                <m:t>0</m:t>
              </m:r>
              <m:r>
                <m:rPr>
                  <m:sty m:val="p"/>
                </m:rPr>
                <m:t>⋅</m:t>
              </m:r>
              <m:r>
                <m:t>0</m:t>
              </m:r>
              <m:r>
                <m:rPr>
                  <m:sty m:val="p"/>
                </m:rPr>
                <m:t>)</m:t>
              </m:r>
              <m:r>
                <m:rPr>
                  <m:sty m:val="p"/>
                </m:rPr>
                <m:t>+</m:t>
              </m:r>
              <m:r>
                <m:rPr>
                  <m:sty m:val="p"/>
                </m:rPr>
                <m:t>(</m:t>
              </m:r>
              <m:r>
                <m:t>2</m:t>
              </m:r>
              <m:r>
                <m:rPr>
                  <m:sty m:val="p"/>
                </m:rPr>
                <m:t>⋅</m:t>
              </m:r>
              <m:r>
                <m:t>2</m:t>
              </m:r>
              <m:r>
                <m:rPr>
                  <m:sty m:val="p"/>
                </m:rPr>
                <m:t>+</m:t>
              </m:r>
              <m:r>
                <m:t>1</m:t>
              </m:r>
              <m:r>
                <m:rPr>
                  <m:sty m:val="p"/>
                </m:rPr>
                <m:t>⋅</m:t>
              </m:r>
              <m:r>
                <m:t>1</m:t>
              </m:r>
              <m:r>
                <m:rPr>
                  <m:sty m:val="p"/>
                </m:rPr>
                <m:t>)</m:t>
              </m:r>
              <m:r>
                <m:rPr>
                  <m:sty m:val="p"/>
                </m:rPr>
                <m:t>+</m:t>
              </m:r>
              <m:r>
                <m:rPr>
                  <m:sty m:val="p"/>
                </m:rPr>
                <m:t>(</m:t>
              </m:r>
              <m:r>
                <m:t>0</m:t>
              </m:r>
              <m:r>
                <m:rPr>
                  <m:sty m:val="p"/>
                </m:rPr>
                <m:t>⋅</m:t>
              </m:r>
              <m:r>
                <m:t>0</m:t>
              </m:r>
              <m:r>
                <m:rPr>
                  <m:sty m:val="p"/>
                </m:rPr>
                <m:t>+</m:t>
              </m:r>
              <m:r>
                <m:t>1</m:t>
              </m:r>
              <m:r>
                <m:rPr>
                  <m:sty m:val="p"/>
                </m:rPr>
                <m:t>⋅</m:t>
              </m:r>
              <m:r>
                <m:t>3</m:t>
              </m:r>
              <m:r>
                <m:rPr>
                  <m:sty m:val="p"/>
                </m:rPr>
                <m:t>)</m:t>
              </m:r>
              <m:r>
                <m:t>&amp;</m:t>
              </m:r>
              <m:r>
                <m:t>&amp;</m:t>
              </m:r>
              <m:r>
                <m:rPr>
                  <m:nor/>
                  <m:sty m:val="p"/>
                </m:rPr>
                <m:t>(definition of matrix multiplication)</m:t>
              </m:r>
            </m:e>
            <m:e>
              <m:r>
                <m:t>&amp;</m:t>
              </m:r>
              <m:r>
                <m:rPr>
                  <m:sty m:val="p"/>
                </m:rPr>
                <m:t>=</m:t>
              </m:r>
              <m:r>
                <m:rPr>
                  <m:sty m:val="p"/>
                </m:rPr>
                <m:t>(</m:t>
              </m:r>
              <m:r>
                <m:t>1</m:t>
              </m:r>
              <m:r>
                <m:rPr>
                  <m:sty m:val="p"/>
                </m:rPr>
                <m:t>+</m:t>
              </m:r>
              <m:r>
                <m:t>0</m:t>
              </m:r>
              <m:r>
                <m:rPr>
                  <m:sty m:val="p"/>
                </m:rPr>
                <m:t>)</m:t>
              </m:r>
              <m:r>
                <m:rPr>
                  <m:sty m:val="p"/>
                </m:rPr>
                <m:t>+</m:t>
              </m:r>
              <m:r>
                <m:rPr>
                  <m:sty m:val="p"/>
                </m:rPr>
                <m:t>(</m:t>
              </m:r>
              <m:r>
                <m:t>4</m:t>
              </m:r>
              <m:r>
                <m:rPr>
                  <m:sty m:val="p"/>
                </m:rPr>
                <m:t>+</m:t>
              </m:r>
              <m:r>
                <m:t>1</m:t>
              </m:r>
              <m:r>
                <m:rPr>
                  <m:sty m:val="p"/>
                </m:rPr>
                <m:t>)</m:t>
              </m:r>
              <m:r>
                <m:rPr>
                  <m:sty m:val="p"/>
                </m:rPr>
                <m:t>+</m:t>
              </m:r>
              <m:r>
                <m:rPr>
                  <m:sty m:val="p"/>
                </m:rPr>
                <m:t>(</m:t>
              </m:r>
              <m:r>
                <m:t>0</m:t>
              </m:r>
              <m:r>
                <m:rPr>
                  <m:sty m:val="p"/>
                </m:rPr>
                <m:t>+</m:t>
              </m:r>
              <m:r>
                <m:t>3</m:t>
              </m:r>
              <m:r>
                <m:rPr>
                  <m:sty m:val="p"/>
                </m:rPr>
                <m:t>)</m:t>
              </m:r>
              <m:r>
                <m:t>&amp;</m:t>
              </m:r>
              <m:r>
                <m:t>&amp;</m:t>
              </m:r>
              <m:r>
                <m:rPr>
                  <m:nor/>
                  <m:sty m:val="p"/>
                </m:rPr>
                <m:t>(multiply)</m:t>
              </m:r>
            </m:e>
            <m:e>
              <m:r>
                <m:t>&amp;</m:t>
              </m:r>
              <m:r>
                <m:rPr>
                  <m:sty m:val="p"/>
                </m:rPr>
                <m:t>=</m:t>
              </m:r>
              <m:r>
                <m:t>1</m:t>
              </m:r>
              <m:r>
                <m:rPr>
                  <m:sty m:val="p"/>
                </m:rPr>
                <m:t>+</m:t>
              </m:r>
              <m:r>
                <m:t>5</m:t>
              </m:r>
              <m:r>
                <m:rPr>
                  <m:sty m:val="p"/>
                </m:rPr>
                <m:t>+</m:t>
              </m:r>
              <m:r>
                <m:t>3</m:t>
              </m:r>
              <m:r>
                <m:t>&amp;</m:t>
              </m:r>
              <m:r>
                <m:t>&amp;</m:t>
              </m:r>
              <m:r>
                <m:rPr>
                  <m:nor/>
                  <m:sty m:val="p"/>
                </m:rPr>
                <m:t>(add within each entry)</m:t>
              </m:r>
            </m:e>
            <m:e>
              <m:r>
                <m:t>&amp;</m:t>
              </m:r>
              <m:r>
                <m:rPr>
                  <m:sty m:val="p"/>
                </m:rPr>
                <m:t>=</m:t>
              </m:r>
              <m:r>
                <m:t>9</m:t>
              </m:r>
              <m:r>
                <m:t>&amp;</m:t>
              </m:r>
              <m:r>
                <m:t>&amp;</m:t>
              </m:r>
              <m:r>
                <m:rPr>
                  <m:nor/>
                  <m:sty m:val="p"/>
                </m:rPr>
                <m:t>(add)</m:t>
              </m:r>
            </m:e>
          </m:eqArr>
        </m:oMath>
      </m:oMathPara>
    </w:p>
    <w:p>
      <w:pPr>
        <w:pStyle w:val="FirstParagraph"/>
      </w:pPr>
      <w:r>
        <w:t xml:space="preserve">The products have different sizes, but their traces agree.</w:t>
      </w:r>
    </w:p>
    <w:bookmarkEnd w:id="461"/>
    <w:bookmarkStart w:id="462" w:name="rem-trace-cyclic-triple"/>
    <w:p>
      <w:pPr>
        <w:pStyle w:val="BodyText"/>
      </w:pPr>
      <w:r>
        <w:rPr>
          <w:i/>
          <w:iCs/>
        </w:rPr>
        <w:t xml:space="preserve">Remark 32</w:t>
      </w:r>
      <w:r>
        <w:t xml:space="preserve"> (Moving a factor of a triple product).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r>
        <w:t xml:space="preserve"> </w:t>
      </w:r>
      <m:oMath>
        <m:r>
          <m:rPr>
            <m:sty m:val="bi"/>
          </m:rPr>
          <m:t>B</m:t>
        </m:r>
      </m:oMath>
      <w:r>
        <w:t xml:space="preserve"> </w:t>
      </w:r>
      <w:r>
        <w:t xml:space="preserve">be</w:t>
      </w:r>
      <w:r>
        <w:t xml:space="preserve"> </w:t>
      </w:r>
      <m:oMath>
        <m:r>
          <m:t>n</m:t>
        </m:r>
        <m:r>
          <m:rPr>
            <m:sty m:val="p"/>
          </m:rPr>
          <m:t>×</m:t>
        </m:r>
        <m:r>
          <m:t>k</m:t>
        </m:r>
      </m:oMath>
      <w:r>
        <w:t xml:space="preserve">,</w:t>
      </w:r>
      <w:r>
        <w:t xml:space="preserve"> </w:t>
      </w:r>
      <w:r>
        <w:t xml:space="preserve">and</w:t>
      </w:r>
      <w:r>
        <w:t xml:space="preserve"> </w:t>
      </w:r>
      <m:oMath>
        <m:r>
          <m:rPr>
            <m:sty m:val="bi"/>
          </m:rPr>
          <m:t>C</m:t>
        </m:r>
      </m:oMath>
      <w:r>
        <w:t xml:space="preserve"> </w:t>
      </w:r>
      <w:r>
        <w:t xml:space="preserve">be</w:t>
      </w:r>
      <w:r>
        <w:t xml:space="preserve"> </w:t>
      </w:r>
      <m:oMath>
        <m:r>
          <m:t>k</m:t>
        </m:r>
        <m:r>
          <m:rPr>
            <m:sty m:val="p"/>
          </m:rPr>
          <m:t>×</m:t>
        </m:r>
        <m:r>
          <m:t>m</m:t>
        </m:r>
      </m:oMath>
      <w:r>
        <w:t xml:space="preserve">,</w:t>
      </w:r>
      <w:r>
        <w:t xml:space="preserve"> </w:t>
      </w:r>
      <w:r>
        <w:t xml:space="preserve">so that</w:t>
      </w:r>
      <w:r>
        <w:t xml:space="preserve"> </w:t>
      </w:r>
      <m:oMath>
        <m:r>
          <m:rPr>
            <m:sty m:val="bi"/>
          </m:rPr>
          <m:t>A</m:t>
        </m:r>
        <m:r>
          <m:rPr>
            <m:sty m:val="bi"/>
          </m:rPr>
          <m:t>B</m:t>
        </m:r>
      </m:oMath>
      <w:r>
        <w:t xml:space="preserve"> </w:t>
      </w:r>
      <w:r>
        <w:t xml:space="preserve">is</w:t>
      </w:r>
      <w:r>
        <w:t xml:space="preserve"> </w:t>
      </w:r>
      <m:oMath>
        <m:r>
          <m:t>m</m:t>
        </m:r>
        <m:r>
          <m:rPr>
            <m:sty m:val="p"/>
          </m:rPr>
          <m:t>×</m:t>
        </m:r>
        <m:r>
          <m:t>k</m:t>
        </m:r>
      </m:oMath>
      <w:r>
        <w:t xml:space="preserve"> </w:t>
      </w:r>
      <w:r>
        <w:t xml:space="preserve">and</w:t>
      </w:r>
      <w:r>
        <w:t xml:space="preserve"> </w:t>
      </w:r>
      <m:oMath>
        <m:r>
          <m:rPr>
            <m:sty m:val="bi"/>
          </m:rPr>
          <m:t>A</m:t>
        </m:r>
        <m:r>
          <m:rPr>
            <m:sty m:val="bi"/>
          </m:rPr>
          <m:t>B</m:t>
        </m:r>
        <m:r>
          <m:rPr>
            <m:sty m:val="bi"/>
          </m:rPr>
          <m:t>C</m:t>
        </m:r>
      </m:oMath>
      <w:r>
        <w:t xml:space="preserve"> </w:t>
      </w:r>
      <w:r>
        <w:t xml:space="preserve">is square.</w:t>
      </w:r>
      <w:r>
        <w:t xml:space="preserve"> </w:t>
      </w:r>
      <w:r>
        <w:t xml:space="preserve">Applying</w:t>
      </w:r>
      <w:r>
        <w:t xml:space="preserve"> </w:t>
      </w:r>
      <w:hyperlink w:anchor="thm-trace-cyclic">
        <w:r>
          <w:rPr>
            <w:rStyle w:val="Hyperlink"/>
          </w:rPr>
          <w:t xml:space="preserve">Theorem 74</w:t>
        </w:r>
      </w:hyperlink>
      <w:r>
        <w:t xml:space="preserve"> </w:t>
      </w:r>
      <w:r>
        <w:t xml:space="preserve">to the</w:t>
      </w:r>
      <w:r>
        <w:t xml:space="preserve"> </w:t>
      </w:r>
      <m:oMath>
        <m:r>
          <m:t>m</m:t>
        </m:r>
        <m:r>
          <m:rPr>
            <m:sty m:val="p"/>
          </m:rPr>
          <m:t>×</m:t>
        </m:r>
        <m:r>
          <m:t>k</m:t>
        </m:r>
      </m:oMath>
      <w:r>
        <w:t xml:space="preserve"> </w:t>
      </w:r>
      <w:r>
        <w:t xml:space="preserve">matrix</w:t>
      </w:r>
      <w:r>
        <w:t xml:space="preserve"> </w:t>
      </w:r>
      <m:oMath>
        <m:r>
          <m:rPr>
            <m:sty m:val="bi"/>
          </m:rPr>
          <m:t>A</m:t>
        </m:r>
        <m:r>
          <m:rPr>
            <m:sty m:val="bi"/>
          </m:rPr>
          <m:t>B</m:t>
        </m:r>
      </m:oMath>
      <w:r>
        <w:t xml:space="preserve"> </w:t>
      </w:r>
      <w:r>
        <w:t xml:space="preserve">and the</w:t>
      </w:r>
      <w:r>
        <w:t xml:space="preserve"> </w:t>
      </w:r>
      <m:oMath>
        <m:r>
          <m:t>k</m:t>
        </m:r>
        <m:r>
          <m:rPr>
            <m:sty m:val="p"/>
          </m:rPr>
          <m:t>×</m:t>
        </m:r>
        <m:r>
          <m:t>m</m:t>
        </m:r>
      </m:oMath>
      <w:r>
        <w:t xml:space="preserve"> </w:t>
      </w:r>
      <w:r>
        <w:t xml:space="preserve">matrix</w:t>
      </w:r>
      <w:r>
        <w:t xml:space="preserve"> </w:t>
      </w:r>
      <m:oMath>
        <m:r>
          <m:rPr>
            <m:sty m:val="bi"/>
          </m:rPr>
          <m:t>C</m:t>
        </m:r>
      </m:oMath>
      <w:r>
        <w:t xml:space="preserve"> </w:t>
      </w:r>
      <w:r>
        <w:t xml:space="preserve">moves the last factor of the triple product to the front</w:t>
      </w:r>
      <w:r>
        <w:t xml:space="preserve"> </w:t>
      </w:r>
      <w:r>
        <w:t xml:space="preserve">(Banerjee and Roy 2014, chap. 1, Theorem 1.5 and eq. 1.17, p. 19)</w:t>
      </w:r>
      <w:r>
        <w:t xml:space="preserv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rPr>
                  <m:sty m:val="p"/>
                </m:rPr>
                <m:t>tr</m:t>
              </m:r>
              <m:r>
                <m:t>​</m:t>
              </m:r>
              <m:d>
                <m:dPr>
                  <m:begChr m:val="("/>
                  <m:sepChr m:val=""/>
                  <m:endChr m:val=")"/>
                  <m:grow/>
                </m:dPr>
                <m:e>
                  <m:r>
                    <m:rPr>
                      <m:sty m:val="p"/>
                    </m:rPr>
                    <m:t>(</m:t>
                  </m:r>
                  <m:r>
                    <m:rPr>
                      <m:sty m:val="bi"/>
                    </m:rPr>
                    <m:t>A</m:t>
                  </m:r>
                  <m:r>
                    <m:rPr>
                      <m:sty m:val="bi"/>
                    </m:rPr>
                    <m:t>B</m:t>
                  </m:r>
                  <m:r>
                    <m:rPr>
                      <m:sty m:val="p"/>
                    </m:rPr>
                    <m:t>)</m:t>
                  </m:r>
                  <m:r>
                    <m:t> </m:t>
                  </m:r>
                  <m:r>
                    <m:rPr>
                      <m:sty m:val="bi"/>
                    </m:rPr>
                    <m:t>C</m:t>
                  </m:r>
                </m:e>
              </m:d>
              <m:r>
                <m:t>​</m:t>
              </m:r>
              <m:r>
                <m:t>&amp;</m:t>
              </m:r>
              <m:r>
                <m:t>&amp;</m:t>
              </m:r>
              <m:r>
                <m:rPr>
                  <m:nor/>
                  <m:sty m:val="p"/>
                </m:rPr>
                <m:t>(matrix multiplication is associative)</m:t>
              </m:r>
            </m:e>
            <m:e>
              <m:r>
                <m:t>&amp;</m:t>
              </m:r>
              <m:r>
                <m:rPr>
                  <m:sty m:val="p"/>
                </m:rPr>
                <m:t>=</m:t>
              </m:r>
              <m:r>
                <m:rPr>
                  <m:sty m:val="p"/>
                </m:rPr>
                <m:t>tr</m:t>
              </m:r>
              <m:r>
                <m:t>​</m:t>
              </m:r>
              <m:d>
                <m:dPr>
                  <m:begChr m:val="("/>
                  <m:sepChr m:val=""/>
                  <m:endChr m:val=")"/>
                  <m:grow/>
                </m:dPr>
                <m:e>
                  <m:r>
                    <m:rPr>
                      <m:sty m:val="bi"/>
                    </m:rPr>
                    <m:t>C</m:t>
                  </m:r>
                  <m:r>
                    <m:t> </m:t>
                  </m:r>
                  <m:r>
                    <m:rPr>
                      <m:sty m:val="p"/>
                    </m:rPr>
                    <m:t>(</m:t>
                  </m:r>
                  <m:r>
                    <m:rPr>
                      <m:sty m:val="bi"/>
                    </m:rPr>
                    <m:t>A</m:t>
                  </m:r>
                  <m:r>
                    <m:rPr>
                      <m:sty m:val="bi"/>
                    </m:rPr>
                    <m:t>B</m:t>
                  </m:r>
                  <m:r>
                    <m:rPr>
                      <m:sty m:val="p"/>
                    </m:rPr>
                    <m:t>)</m:t>
                  </m:r>
                </m:e>
              </m:d>
              <m:r>
                <m:t>​</m:t>
              </m:r>
              <m:r>
                <m:t>&amp;</m:t>
              </m:r>
              <m:r>
                <m:t>&amp;</m:t>
              </m:r>
              <m:r>
                <m:rPr>
                  <m:nor/>
                  <m:sty m:val="p"/>
                </m:rPr>
                <m:t>(the theorem, applied to the two factors </m:t>
              </m:r>
              <m:r>
                <m:rPr>
                  <m:sty m:val="bi"/>
                </m:rPr>
                <m:t>A</m:t>
              </m:r>
              <m:r>
                <m:rPr>
                  <m:sty m:val="bi"/>
                </m:rPr>
                <m:t>B</m:t>
              </m:r>
              <m:r>
                <m:rPr>
                  <m:nor/>
                  <m:sty m:val="p"/>
                </m:rPr>
                <m:t> and </m:t>
              </m:r>
              <m:r>
                <m:rPr>
                  <m:sty m:val="bi"/>
                </m:rPr>
                <m:t>C</m:t>
              </m:r>
              <m:r>
                <m:rPr>
                  <m:nor/>
                  <m:sty m:val="p"/>
                </m:rPr>
                <m:t>)</m:t>
              </m:r>
            </m:e>
            <m:e>
              <m:r>
                <m:t>&amp;</m:t>
              </m:r>
              <m:r>
                <m:rPr>
                  <m:sty m:val="p"/>
                </m:rPr>
                <m:t>=</m:t>
              </m:r>
              <m:r>
                <m:rPr>
                  <m:sty m:val="p"/>
                </m:rPr>
                <m:t>tr</m:t>
              </m:r>
              <m:r>
                <m:rPr>
                  <m:sty m:val="p"/>
                </m:rPr>
                <m:t>(</m:t>
              </m:r>
              <m:r>
                <m:rPr>
                  <m:sty m:val="bi"/>
                </m:rPr>
                <m:t>C</m:t>
              </m:r>
              <m:r>
                <m:rPr>
                  <m:sty m:val="bi"/>
                </m:rPr>
                <m:t>A</m:t>
              </m:r>
              <m:r>
                <m:rPr>
                  <m:sty m:val="bi"/>
                </m:rPr>
                <m:t>B</m:t>
              </m:r>
              <m:r>
                <m:rPr>
                  <m:sty m:val="p"/>
                </m:rPr>
                <m:t>)</m:t>
              </m:r>
              <m:r>
                <m:t>&amp;</m:t>
              </m:r>
              <m:r>
                <m:t>&amp;</m:t>
              </m:r>
              <m:r>
                <m:rPr>
                  <m:nor/>
                  <m:sty m:val="p"/>
                </m:rPr>
                <m:t>(matrix multiplication is associative)</m:t>
              </m:r>
            </m:e>
          </m:eqArr>
        </m:oMath>
      </m:oMathPara>
    </w:p>
    <w:p>
      <w:pPr>
        <w:pStyle w:val="FirstParagraph"/>
      </w:pPr>
      <w:r>
        <w:t xml:space="preserve">For example, 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0</m:t>
                    </m:r>
                  </m:e>
                  <m:e>
                    <m:r>
                      <m:t>1</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1</m:t>
                    </m:r>
                  </m:e>
                </m:mr>
              </m:m>
            </m:e>
          </m:d>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m:oMathPara>
    </w:p>
    <w:p>
      <w:pPr>
        <w:pStyle w:val="FirstParagraph"/>
      </w:pPr>
      <w:r>
        <w:t xml:space="preserve">Then</w:t>
      </w:r>
    </w:p>
    <w:p>
      <w:pPr>
        <w:pStyle w:val="BodyText"/>
      </w:pPr>
      <m:oMathPara>
        <m:oMathParaPr>
          <m:jc m:val="center"/>
        </m:oMathParaPr>
        <m:oMath>
          <m:r>
            <m:rPr>
              <m:sty m:val="bi"/>
            </m:rPr>
            <m:t>A</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2</m:t>
                    </m:r>
                  </m:e>
                </m:mr>
                <m:mr>
                  <m:e>
                    <m:r>
                      <m:t>1</m:t>
                    </m:r>
                  </m:e>
                  <m:e>
                    <m:r>
                      <m:t>1</m:t>
                    </m:r>
                  </m:e>
                </m:mr>
              </m:m>
            </m:e>
          </m:d>
          <m:r>
            <m:t>  </m:t>
          </m:r>
          <m:r>
            <m:rPr>
              <m:sty m:val="bi"/>
            </m:rPr>
            <m:t>C</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0</m:t>
                    </m:r>
                  </m:e>
                  <m:e>
                    <m:r>
                      <m:t>0</m:t>
                    </m:r>
                    <m:r>
                      <m:rPr>
                        <m:sty m:val="p"/>
                      </m:rPr>
                      <m:t>⋅</m:t>
                    </m:r>
                    <m:r>
                      <m:t>2</m:t>
                    </m:r>
                    <m:r>
                      <m:rPr>
                        <m:sty m:val="p"/>
                      </m:rPr>
                      <m:t>+</m:t>
                    </m:r>
                    <m:r>
                      <m:t>1</m:t>
                    </m:r>
                    <m:r>
                      <m:rPr>
                        <m:sty m:val="p"/>
                      </m:rPr>
                      <m:t>⋅</m:t>
                    </m:r>
                    <m:r>
                      <m:t>1</m:t>
                    </m:r>
                  </m:e>
                </m:mr>
                <m:mr>
                  <m:e>
                    <m:r>
                      <m:t>1</m:t>
                    </m:r>
                    <m:r>
                      <m:rPr>
                        <m:sty m:val="p"/>
                      </m:rPr>
                      <m:t>⋅</m:t>
                    </m:r>
                    <m:r>
                      <m:t>1</m:t>
                    </m:r>
                    <m:r>
                      <m:rPr>
                        <m:sty m:val="p"/>
                      </m:rPr>
                      <m:t>+</m:t>
                    </m:r>
                    <m:r>
                      <m:t>0</m:t>
                    </m:r>
                    <m:r>
                      <m:rPr>
                        <m:sty m:val="p"/>
                      </m:rPr>
                      <m:t>⋅</m:t>
                    </m:r>
                    <m:r>
                      <m:t>0</m:t>
                    </m:r>
                  </m:e>
                  <m:e>
                    <m:r>
                      <m:t>1</m:t>
                    </m:r>
                    <m:r>
                      <m:rPr>
                        <m:sty m:val="p"/>
                      </m:rPr>
                      <m:t>⋅</m:t>
                    </m:r>
                    <m:r>
                      <m:t>2</m:t>
                    </m:r>
                    <m:r>
                      <m:rPr>
                        <m:sty m:val="p"/>
                      </m:rPr>
                      <m:t>+</m:t>
                    </m:r>
                    <m:r>
                      <m:t>0</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2</m:t>
                    </m:r>
                  </m:e>
                </m:mr>
              </m:m>
            </m:e>
          </m:d>
        </m:oMath>
      </m:oMathPara>
    </w:p>
    <w:p>
      <w:pPr>
        <w:pStyle w:val="FirstParagraph"/>
      </w:pPr>
      <w:r>
        <w:t xml:space="preserve">so</w:t>
      </w:r>
    </w:p>
    <w:p>
      <w:pPr>
        <w:pStyle w:val="BodyText"/>
      </w:pPr>
      <m:oMathPara>
        <m:oMathParaPr>
          <m:jc m:val="center"/>
        </m:oMathParaPr>
        <m:oMath>
          <m:r>
            <m:rPr>
              <m:sty m:val="p"/>
            </m:rPr>
            <m:t>(</m:t>
          </m:r>
          <m:r>
            <m:rPr>
              <m:sty m:val="bi"/>
            </m:rPr>
            <m:t>A</m:t>
          </m:r>
          <m:r>
            <m:rPr>
              <m:sty m:val="bi"/>
            </m:rPr>
            <m:t>B</m:t>
          </m:r>
          <m:r>
            <m:rPr>
              <m:sty m:val="p"/>
            </m:rPr>
            <m:t>)</m:t>
          </m:r>
          <m:r>
            <m:t> </m:t>
          </m:r>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r>
                      <m:rPr>
                        <m:sty m:val="p"/>
                      </m:rPr>
                      <m:t>+</m:t>
                    </m:r>
                    <m:r>
                      <m:t>2</m:t>
                    </m:r>
                    <m:r>
                      <m:rPr>
                        <m:sty m:val="p"/>
                      </m:rPr>
                      <m:t>⋅</m:t>
                    </m:r>
                    <m:r>
                      <m:t>1</m:t>
                    </m:r>
                  </m:e>
                  <m:e>
                    <m:r>
                      <m:t>3</m:t>
                    </m:r>
                    <m:r>
                      <m:rPr>
                        <m:sty m:val="p"/>
                      </m:rPr>
                      <m:t>⋅</m:t>
                    </m:r>
                    <m:r>
                      <m:t>1</m:t>
                    </m:r>
                    <m:r>
                      <m:rPr>
                        <m:sty m:val="p"/>
                      </m:rPr>
                      <m:t>+</m:t>
                    </m:r>
                    <m:r>
                      <m:t>2</m:t>
                    </m:r>
                    <m:r>
                      <m:rPr>
                        <m:sty m:val="p"/>
                      </m:rPr>
                      <m:t>⋅</m:t>
                    </m:r>
                    <m:r>
                      <m:t>0</m:t>
                    </m:r>
                  </m:e>
                </m:mr>
                <m:mr>
                  <m:e>
                    <m:r>
                      <m:t>1</m:t>
                    </m:r>
                    <m:r>
                      <m:rPr>
                        <m:sty m:val="p"/>
                      </m:rPr>
                      <m:t>⋅</m:t>
                    </m:r>
                    <m:r>
                      <m:t>0</m:t>
                    </m:r>
                    <m:r>
                      <m:rPr>
                        <m:sty m:val="p"/>
                      </m:rPr>
                      <m:t>+</m:t>
                    </m:r>
                    <m:r>
                      <m:t>1</m:t>
                    </m:r>
                    <m:r>
                      <m:rPr>
                        <m:sty m:val="p"/>
                      </m:rPr>
                      <m:t>⋅</m:t>
                    </m:r>
                    <m:r>
                      <m:t>1</m:t>
                    </m:r>
                  </m:e>
                  <m:e>
                    <m:r>
                      <m:t>1</m:t>
                    </m:r>
                    <m:r>
                      <m:rPr>
                        <m:sty m:val="p"/>
                      </m:rPr>
                      <m:t>⋅</m:t>
                    </m:r>
                    <m:r>
                      <m:t>1</m:t>
                    </m:r>
                    <m:r>
                      <m:rPr>
                        <m:sty m:val="p"/>
                      </m:rPr>
                      <m:t>+</m:t>
                    </m:r>
                    <m:r>
                      <m:t>1</m:t>
                    </m:r>
                    <m:r>
                      <m:rPr>
                        <m:sty m:val="p"/>
                      </m:rPr>
                      <m:t>⋅</m:t>
                    </m:r>
                    <m:r>
                      <m:t>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3</m:t>
                    </m:r>
                  </m:e>
                </m:mr>
                <m:mr>
                  <m:e>
                    <m:r>
                      <m:t>1</m:t>
                    </m:r>
                  </m:e>
                  <m:e>
                    <m:r>
                      <m:t>1</m:t>
                    </m:r>
                  </m:e>
                </m:mr>
              </m:m>
            </m:e>
          </m:d>
          <m:r>
            <m:t>  </m:t>
          </m:r>
          <m:r>
            <m:rPr>
              <m:sty m:val="p"/>
            </m:rPr>
            <m:t>(</m:t>
          </m:r>
          <m:r>
            <m:rPr>
              <m:sty m:val="bi"/>
            </m:rPr>
            <m:t>C</m:t>
          </m:r>
          <m:r>
            <m:rPr>
              <m:sty m:val="bi"/>
            </m:rPr>
            <m:t>A</m:t>
          </m:r>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r>
                      <m:rPr>
                        <m:sty m:val="p"/>
                      </m:rPr>
                      <m:t>⋅</m:t>
                    </m:r>
                    <m:r>
                      <m:t>1</m:t>
                    </m:r>
                    <m:r>
                      <m:rPr>
                        <m:sty m:val="p"/>
                      </m:rPr>
                      <m:t>+</m:t>
                    </m:r>
                    <m:r>
                      <m:t>1</m:t>
                    </m:r>
                    <m:r>
                      <m:rPr>
                        <m:sty m:val="p"/>
                      </m:rPr>
                      <m:t>⋅</m:t>
                    </m:r>
                    <m:r>
                      <m:t>1</m:t>
                    </m:r>
                  </m:e>
                  <m:e>
                    <m:r>
                      <m:t>0</m:t>
                    </m:r>
                    <m:r>
                      <m:rPr>
                        <m:sty m:val="p"/>
                      </m:rPr>
                      <m:t>⋅</m:t>
                    </m:r>
                    <m:r>
                      <m:t>0</m:t>
                    </m:r>
                    <m:r>
                      <m:rPr>
                        <m:sty m:val="p"/>
                      </m:rPr>
                      <m:t>+</m:t>
                    </m:r>
                    <m:r>
                      <m:t>1</m:t>
                    </m:r>
                    <m:r>
                      <m:rPr>
                        <m:sty m:val="p"/>
                      </m:rPr>
                      <m:t>⋅</m:t>
                    </m:r>
                    <m:r>
                      <m:t>1</m:t>
                    </m:r>
                  </m:e>
                </m:mr>
                <m:mr>
                  <m:e>
                    <m:r>
                      <m:t>1</m:t>
                    </m:r>
                    <m:r>
                      <m:rPr>
                        <m:sty m:val="p"/>
                      </m:rPr>
                      <m:t>⋅</m:t>
                    </m:r>
                    <m:r>
                      <m:t>1</m:t>
                    </m:r>
                    <m:r>
                      <m:rPr>
                        <m:sty m:val="p"/>
                      </m:rPr>
                      <m:t>+</m:t>
                    </m:r>
                    <m:r>
                      <m:t>2</m:t>
                    </m:r>
                    <m:r>
                      <m:rPr>
                        <m:sty m:val="p"/>
                      </m:rPr>
                      <m:t>⋅</m:t>
                    </m:r>
                    <m:r>
                      <m:t>1</m:t>
                    </m:r>
                  </m:e>
                  <m:e>
                    <m:r>
                      <m:t>1</m:t>
                    </m:r>
                    <m:r>
                      <m:rPr>
                        <m:sty m:val="p"/>
                      </m:rPr>
                      <m:t>⋅</m:t>
                    </m:r>
                    <m:r>
                      <m:t>0</m:t>
                    </m:r>
                    <m:r>
                      <m:rPr>
                        <m:sty m:val="p"/>
                      </m:rPr>
                      <m:t>+</m:t>
                    </m:r>
                    <m:r>
                      <m:t>2</m:t>
                    </m:r>
                    <m:r>
                      <m:rPr>
                        <m:sty m:val="p"/>
                      </m:rPr>
                      <m:t>⋅</m:t>
                    </m:r>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3</m:t>
                    </m:r>
                  </m:e>
                  <m:e>
                    <m:r>
                      <m:t>2</m:t>
                    </m:r>
                  </m:e>
                </m:mr>
              </m:m>
            </m:e>
          </m:d>
        </m:oMath>
      </m:oMathPara>
    </w:p>
    <w:p>
      <w:pPr>
        <w:pStyle w:val="FirstParagraph"/>
      </w:pPr>
      <w:r>
        <w:t xml:space="preserve">and both traces are the same:</w:t>
      </w:r>
    </w:p>
    <w:p>
      <w:pPr>
        <w:pStyle w:val="BodyText"/>
      </w:pPr>
      <m:oMathPara>
        <m:oMathParaPr>
          <m:jc m:val="center"/>
        </m:oMathParaPr>
        <m:oMath>
          <m:eqArr>
            <m:e>
              <m:r>
                <m:rPr>
                  <m:sty m:val="p"/>
                </m:rPr>
                <m:t>tr</m:t>
              </m:r>
              <m:r>
                <m:rPr>
                  <m:sty m:val="p"/>
                </m:rPr>
                <m:t>(</m:t>
              </m:r>
              <m:r>
                <m:rPr>
                  <m:sty m:val="bi"/>
                </m:rPr>
                <m:t>A</m:t>
              </m:r>
              <m:r>
                <m:rPr>
                  <m:sty m:val="bi"/>
                </m:rPr>
                <m:t>B</m:t>
              </m:r>
              <m:r>
                <m:rPr>
                  <m:sty m:val="bi"/>
                </m:rPr>
                <m:t>C</m:t>
              </m:r>
              <m:r>
                <m:rPr>
                  <m:sty m:val="p"/>
                </m:rPr>
                <m:t>)</m:t>
              </m:r>
              <m:r>
                <m:t>&amp;</m:t>
              </m:r>
              <m:r>
                <m:rPr>
                  <m:sty m:val="p"/>
                </m:rPr>
                <m:t>=</m:t>
              </m:r>
              <m:r>
                <m:t>2</m:t>
              </m:r>
              <m:r>
                <m:rPr>
                  <m:sty m:val="p"/>
                </m:rPr>
                <m:t>+</m:t>
              </m:r>
              <m:r>
                <m:t>1</m:t>
              </m:r>
            </m:e>
            <m:e>
              <m:r>
                <m:t>&amp;</m:t>
              </m:r>
              <m:r>
                <m:rPr>
                  <m:sty m:val="p"/>
                </m:rPr>
                <m:t>=</m:t>
              </m:r>
              <m:r>
                <m:t>3</m:t>
              </m:r>
            </m:e>
          </m:eqArr>
        </m:oMath>
      </m:oMathPara>
    </w:p>
    <w:p>
      <w:pPr>
        <w:pStyle w:val="FirstParagraph"/>
      </w:pPr>
      <w:r>
        <w:t xml:space="preserve">and</w:t>
      </w:r>
    </w:p>
    <w:p>
      <w:pPr>
        <w:pStyle w:val="BodyText"/>
      </w:pPr>
      <m:oMathPara>
        <m:oMathParaPr>
          <m:jc m:val="center"/>
        </m:oMathParaPr>
        <m:oMath>
          <m:eqArr>
            <m:e>
              <m:r>
                <m:rPr>
                  <m:sty m:val="p"/>
                </m:rPr>
                <m:t>tr</m:t>
              </m:r>
              <m:r>
                <m:rPr>
                  <m:sty m:val="p"/>
                </m:rPr>
                <m:t>(</m:t>
              </m:r>
              <m:r>
                <m:rPr>
                  <m:sty m:val="bi"/>
                </m:rPr>
                <m:t>C</m:t>
              </m:r>
              <m:r>
                <m:rPr>
                  <m:sty m:val="bi"/>
                </m:rPr>
                <m:t>A</m:t>
              </m:r>
              <m:r>
                <m:rPr>
                  <m:sty m:val="bi"/>
                </m:rPr>
                <m:t>B</m:t>
              </m:r>
              <m:r>
                <m:rPr>
                  <m:sty m:val="p"/>
                </m:rPr>
                <m:t>)</m:t>
              </m:r>
              <m:r>
                <m:t>&amp;</m:t>
              </m:r>
              <m:r>
                <m:rPr>
                  <m:sty m:val="p"/>
                </m:rPr>
                <m:t>=</m:t>
              </m:r>
              <m:r>
                <m:t>1</m:t>
              </m:r>
              <m:r>
                <m:rPr>
                  <m:sty m:val="p"/>
                </m:rPr>
                <m:t>+</m:t>
              </m:r>
              <m:r>
                <m:t>2</m:t>
              </m:r>
            </m:e>
            <m:e>
              <m:r>
                <m:t>&amp;</m:t>
              </m:r>
              <m:r>
                <m:rPr>
                  <m:sty m:val="p"/>
                </m:rPr>
                <m:t>=</m:t>
              </m:r>
              <m:r>
                <m:t>3</m:t>
              </m:r>
              <m:r>
                <m:rPr>
                  <m:sty m:val="p"/>
                </m:rPr>
                <m:t>.</m:t>
              </m:r>
            </m:e>
          </m:eqArr>
        </m:oMath>
      </m:oMathPara>
    </w:p>
    <w:bookmarkEnd w:id="462"/>
    <w:bookmarkStart w:id="463" w:name="def-matrix-inner-product"/>
    <w:p>
      <w:pPr>
        <w:pStyle w:val="FirstParagraph"/>
      </w:pPr>
      <w:r>
        <w:rPr>
          <w:b/>
          <w:bCs/>
        </w:rPr>
        <w:t xml:space="preserve">Definition 93 (Matrix inner product)</w:t>
      </w:r>
      <w:r>
        <w:t xml:space="preserve"> </w:t>
      </w:r>
      <w:r>
        <w:t xml:space="preserve">The</w:t>
      </w:r>
      <w:r>
        <w:t xml:space="preserve"> </w:t>
      </w:r>
      <w:r>
        <w:rPr>
          <w:b/>
          <w:bCs/>
        </w:rPr>
        <w:t xml:space="preserve">inner product</w:t>
      </w:r>
      <w:r>
        <w:t xml:space="preserve"> </w:t>
      </w:r>
      <w:r>
        <w:t xml:space="preserve">of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is</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limUpp>
            <m:e>
              <m:r>
                <m:rPr>
                  <m:sty m:val="p"/>
                </m:rPr>
                <m:t>=</m:t>
              </m:r>
            </m:e>
            <m:lim>
              <m:r>
                <m:rPr>
                  <m:nor/>
                  <m:sty m:val="p"/>
                </m:rPr>
                <m:t>def</m:t>
              </m:r>
            </m:lim>
          </m:limUpp>
          <m:r>
            <m:rPr>
              <m:sty m:val="p"/>
            </m:rPr>
            <m:t>tr</m:t>
          </m:r>
          <m:r>
            <m:t>​</m:t>
          </m:r>
          <m:d>
            <m:dPr>
              <m:begChr m:val="("/>
              <m:sepChr m:val=""/>
              <m:endChr m:val=")"/>
              <m:grow/>
            </m:dPr>
            <m:e>
              <m:limLow>
                <m:e>
                  <m:limLow>
                    <m:e>
                      <m:sSup>
                        <m:e>
                          <m:r>
                            <m:rPr>
                              <m:sty m:val="bi"/>
                            </m:rPr>
                            <m:t>A</m:t>
                          </m:r>
                        </m:e>
                        <m:sup>
                          <m:r>
                            <m:rPr>
                              <m:sty m:val="p"/>
                            </m:rPr>
                            <m:t>⊤</m:t>
                          </m:r>
                        </m:sup>
                      </m:sSup>
                      <m:r>
                        <m:rPr>
                          <m:sty m:val="bi"/>
                        </m:rPr>
                        <m:t>B</m:t>
                      </m:r>
                    </m:e>
                    <m:lim>
                      <m:r>
                        <m:rPr>
                          <m:sty m:val="p"/>
                        </m:rPr>
                        <m:t>⏟</m:t>
                      </m:r>
                    </m:lim>
                  </m:limLow>
                </m:e>
                <m:lim>
                  <m:r>
                    <m:t>p</m:t>
                  </m:r>
                  <m:r>
                    <m:rPr>
                      <m:sty m:val="p"/>
                    </m:rPr>
                    <m:t>×</m:t>
                  </m:r>
                  <m:r>
                    <m:t>p</m:t>
                  </m:r>
                </m:lim>
              </m:limLow>
            </m:e>
          </m:d>
          <m:r>
            <m:t>​</m:t>
          </m:r>
        </m:oMath>
      </m:oMathPara>
    </w:p>
    <w:bookmarkEnd w:id="463"/>
    <w:p>
      <w:pPr>
        <w:pStyle w:val="FirstParagraph"/>
      </w:pPr>
      <w:r>
        <w:t xml:space="preserve">Banerjee and Roy (2014, chap. 15, eq. 15.7, p. 491)</w:t>
      </w:r>
      <w:r>
        <w:t xml:space="preserve"> </w:t>
      </w:r>
      <w:r>
        <w:t xml:space="preserve">defines the same inner product on</w:t>
      </w:r>
      <w:r>
        <w:t xml:space="preserve"> </w:t>
      </w:r>
      <m:oMath>
        <m:r>
          <m:t>n</m:t>
        </m:r>
        <m:r>
          <m:rPr>
            <m:sty m:val="p"/>
          </m:rPr>
          <m:t>×</m:t>
        </m:r>
        <m:r>
          <m:t>p</m:t>
        </m:r>
      </m:oMath>
      <w:r>
        <w:t xml:space="preserve"> </w:t>
      </w:r>
      <w:r>
        <w:t xml:space="preserve">matrices with the trace.</w:t>
      </w:r>
    </w:p>
    <w:bookmarkStart w:id="464" w:name="thm-matrix-inner-product-entries"/>
    <w:p>
      <w:pPr>
        <w:pStyle w:val="BodyText"/>
      </w:pPr>
      <w:r>
        <w:rPr>
          <w:b/>
          <w:bCs/>
        </w:rPr>
        <w:t xml:space="preserve">Theorem 75 (The matrix inner product multiplies matching entries)</w:t>
      </w:r>
      <w:r>
        <w:t xml:space="preserve"> </w:t>
      </w:r>
      <w:r>
        <w:t xml:space="preserve">For two</w:t>
      </w:r>
      <w:r>
        <w:t xml:space="preserve"> </w:t>
      </w:r>
      <m:oMath>
        <m:r>
          <m:t>n</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t>​</m:t>
          </m:r>
          <m:d>
            <m:dPr>
              <m:begChr m:val="⟨"/>
              <m:sepChr m:val=""/>
              <m:endChr m:val="⟩"/>
              <m:grow/>
            </m:dPr>
            <m:e>
              <m:r>
                <m:rPr>
                  <m:sty m:val="bi"/>
                </m:rPr>
                <m:t>A</m:t>
              </m:r>
              <m:r>
                <m:rPr>
                  <m:sty m:val="p"/>
                </m:rPr>
                <m:t>,</m:t>
              </m:r>
              <m:r>
                <m:rPr>
                  <m:sty m:val="bi"/>
                </m:rPr>
                <m:t>B</m:t>
              </m:r>
            </m:e>
          </m:d>
          <m:r>
            <m:t>​</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oMath>
      </m:oMathPara>
    </w:p>
    <w:bookmarkEnd w:id="464"/>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rPr>
                  <m:sty m:val="p"/>
                </m:rPr>
                <m:t>(</m:t>
              </m:r>
              <m:sSup>
                <m:e>
                  <m:r>
                    <m:rPr>
                      <m:sty m:val="bi"/>
                    </m:rPr>
                    <m:t>A</m:t>
                  </m:r>
                </m:e>
                <m:sup>
                  <m:r>
                    <m:rPr>
                      <m:sty m:val="p"/>
                    </m:rPr>
                    <m:t>⊤</m:t>
                  </m:r>
                </m:sup>
              </m:sSup>
              <m:r>
                <m:rPr>
                  <m:sty m:val="bi"/>
                </m:rPr>
                <m:t>B</m:t>
              </m:r>
              <m:r>
                <m:rPr>
                  <m:sty m:val="p"/>
                </m:rPr>
                <m:t>)</m:t>
              </m:r>
              <m:r>
                <m:t>&amp;</m:t>
              </m:r>
              <m:r>
                <m:t>&amp;</m:t>
              </m:r>
              <m:r>
                <m:rPr>
                  <m:nor/>
                  <m:sty m:val="p"/>
                </m:rPr>
                <m:t>(definition of the inner product)</m:t>
              </m:r>
            </m:e>
            <m:e>
              <m:r>
                <m:t>&amp;</m:t>
              </m:r>
              <m:r>
                <m:rPr>
                  <m:sty m:val="p"/>
                </m:rPr>
                <m:t>=</m:t>
              </m:r>
              <m:nary>
                <m:naryPr>
                  <m:chr m:val="∑"/>
                  <m:limLoc m:val="undOvr"/>
                  <m:subHide m:val="off"/>
                  <m:supHide m:val="off"/>
                </m:naryPr>
                <m:sub>
                  <m:r>
                    <m:t>j</m:t>
                  </m:r>
                  <m:r>
                    <m:rPr>
                      <m:sty m:val="p"/>
                    </m:rPr>
                    <m:t>=</m:t>
                  </m:r>
                  <m:r>
                    <m:t>1</m:t>
                  </m:r>
                </m:sub>
                <m:sup>
                  <m:r>
                    <m:t>p</m:t>
                  </m:r>
                </m:sup>
                <m:e>
                  <m:r>
                    <m:rPr>
                      <m:sty m:val="p"/>
                    </m:rPr>
                    <m:t>(</m:t>
                  </m:r>
                </m:e>
              </m:nary>
              <m:sSup>
                <m:e>
                  <m:r>
                    <m:rPr>
                      <m:sty m:val="bi"/>
                    </m:rPr>
                    <m:t>A</m:t>
                  </m:r>
                </m:e>
                <m:sup>
                  <m:r>
                    <m:rPr>
                      <m:sty m:val="p"/>
                    </m:rPr>
                    <m:t>⊤</m:t>
                  </m:r>
                </m:sup>
              </m:sSup>
              <m:r>
                <m:rPr>
                  <m:sty m:val="bi"/>
                </m:rPr>
                <m:t>B</m:t>
              </m:r>
              <m:sSub>
                <m:e>
                  <m:r>
                    <m:rPr>
                      <m:sty m:val="p"/>
                    </m:rPr>
                    <m:t>)</m:t>
                  </m:r>
                </m:e>
                <m:sub>
                  <m:r>
                    <m:t>j</m:t>
                  </m:r>
                  <m:r>
                    <m:t>j</m:t>
                  </m:r>
                </m:sub>
              </m:sSub>
              <m:r>
                <m:t>&amp;</m:t>
              </m:r>
              <m:r>
                <m:t>&amp;</m:t>
              </m:r>
              <m:r>
                <m:rPr>
                  <m:nor/>
                  <m:sty m:val="p"/>
                </m:rPr>
                <m:t>(definition of the trace)</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r>
                        <m:rPr>
                          <m:sty m:val="p"/>
                        </m:rPr>
                        <m:t>(</m:t>
                      </m:r>
                    </m:e>
                  </m:nary>
                </m:e>
              </m:nary>
              <m:sSup>
                <m:e>
                  <m:r>
                    <m:rPr>
                      <m:sty m:val="bi"/>
                    </m:rPr>
                    <m:t>A</m:t>
                  </m:r>
                </m:e>
                <m:sup>
                  <m:r>
                    <m:rPr>
                      <m:sty m:val="p"/>
                    </m:rPr>
                    <m:t>⊤</m:t>
                  </m:r>
                </m:sup>
              </m:sSup>
              <m:sSub>
                <m:e>
                  <m:r>
                    <m:rPr>
                      <m:sty m:val="p"/>
                    </m:rPr>
                    <m:t>)</m:t>
                  </m:r>
                </m:e>
                <m:sub>
                  <m:r>
                    <m:t>j</m:t>
                  </m:r>
                  <m:r>
                    <m:t>i</m:t>
                  </m:r>
                </m:sub>
              </m:sSub>
              <m:r>
                <m:t> </m:t>
              </m:r>
              <m:sSub>
                <m:e>
                  <m:r>
                    <m:t>b</m:t>
                  </m:r>
                </m:e>
                <m:sub>
                  <m:r>
                    <m:t>i</m:t>
                  </m:r>
                  <m:r>
                    <m:t>j</m:t>
                  </m:r>
                </m:sub>
              </m:sSub>
              <m:r>
                <m:t>&amp;</m:t>
              </m:r>
              <m:r>
                <m:t>&amp;</m:t>
              </m:r>
              <m:r>
                <m:rPr>
                  <m:nor/>
                  <m:sty m:val="p"/>
                </m:rPr>
                <m:t>(definition of matrix multiplication)</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
                        <m:e>
                          <m:r>
                            <m:t>a</m:t>
                          </m:r>
                        </m:e>
                        <m:sub>
                          <m:r>
                            <m:t>i</m:t>
                          </m:r>
                          <m:r>
                            <m:t>j</m:t>
                          </m:r>
                        </m:sub>
                      </m:sSub>
                    </m:e>
                  </m:nary>
                </m:e>
              </m:nary>
              <m:r>
                <m:t> </m:t>
              </m:r>
              <m:sSub>
                <m:e>
                  <m:r>
                    <m:t>b</m:t>
                  </m:r>
                </m:e>
                <m:sub>
                  <m:r>
                    <m:t>i</m:t>
                  </m:r>
                  <m:r>
                    <m:t>j</m:t>
                  </m:r>
                </m:sub>
              </m:sSub>
              <m:r>
                <m:t>&amp;</m:t>
              </m:r>
              <m:r>
                <m:t>&amp;</m:t>
              </m:r>
              <m:r>
                <m:rPr>
                  <m:nor/>
                  <m:sty m:val="p"/>
                </m:rPr>
                <m:t>(definition of the transpose)</m:t>
              </m:r>
            </m:e>
            <m:e>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
                        <m:e>
                          <m:r>
                            <m:t>a</m:t>
                          </m:r>
                        </m:e>
                        <m:sub>
                          <m:r>
                            <m:t>i</m:t>
                          </m:r>
                          <m:r>
                            <m:t>j</m:t>
                          </m:r>
                        </m:sub>
                      </m:sSub>
                    </m:e>
                  </m:nary>
                </m:e>
              </m:nary>
              <m:r>
                <m:t> </m:t>
              </m:r>
              <m:sSub>
                <m:e>
                  <m:r>
                    <m:t>b</m:t>
                  </m:r>
                </m:e>
                <m:sub>
                  <m:r>
                    <m:t>i</m:t>
                  </m:r>
                  <m:r>
                    <m:t>j</m:t>
                  </m:r>
                </m:sub>
              </m:sSub>
              <m:r>
                <m:t>&amp;</m:t>
              </m:r>
              <m:r>
                <m:t>&amp;</m:t>
              </m:r>
              <m:r>
                <m:rPr>
                  <m:nor/>
                  <m:sty m:val="p"/>
                </m:rPr>
                <m:t>(swap the order of two finite sums)</m:t>
              </m:r>
            </m:e>
          </m:eqArr>
        </m:oMath>
      </m:oMathPara>
    </w:p>
    <w:bookmarkStart w:id="465" w:name="exm-matrix-inner-product"/>
    <w:p>
      <w:pPr>
        <w:pStyle w:val="FirstParagraph"/>
      </w:pPr>
      <w:r>
        <w:rPr>
          <w:b/>
          <w:bCs/>
        </w:rPr>
        <w:t xml:space="preserve">Example 141 (The inner product of two</w:t>
      </w:r>
      <w:r>
        <w:rPr>
          <w:b/>
          <w:bCs/>
        </w:rPr>
        <w:t xml:space="preserve"> </w:t>
      </w:r>
      <m:oMath>
        <m:r>
          <m:t>2</m:t>
        </m:r>
        <m:r>
          <m:rPr>
            <m:sty m:val="p"/>
          </m:rPr>
          <m:t>×</m:t>
        </m:r>
        <m:r>
          <m:t>2</m:t>
        </m:r>
      </m:oMath>
      <w:r>
        <w:rPr>
          <w:b/>
          <w:bCs/>
        </w:rPr>
        <w:t xml:space="preserve"> </w:t>
      </w:r>
      <w:r>
        <w:rPr>
          <w:b/>
          <w:bCs/>
        </w:rPr>
        <w:t xml:space="preserve">matrices)</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oMath>
      </m:oMathPara>
    </w:p>
    <w:p>
      <w:pPr>
        <w:pStyle w:val="FirstParagraph"/>
      </w:pPr>
      <w:r>
        <w:t xml:space="preserve">From</w:t>
      </w:r>
      <w:r>
        <w:t xml:space="preserve"> </w:t>
      </w:r>
      <w:hyperlink w:anchor="def-matrix-inner-product">
        <w:r>
          <w:rPr>
            <w:rStyle w:val="Hyperlink"/>
          </w:rPr>
          <w:t xml:space="preserve">Definition 93</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rPr>
                  <m:sty m:val="p"/>
                </m:rPr>
                <m:t>tr</m:t>
              </m:r>
              <m:r>
                <m:t>​</m:t>
              </m:r>
              <m:d>
                <m:dPr>
                  <m:begChr m:val="("/>
                  <m:sepChr m:val=""/>
                  <m:endChr m:val=")"/>
                  <m:grow/>
                </m:dPr>
                <m:e>
                  <m:sSup>
                    <m:e>
                      <m:r>
                        <m:rPr>
                          <m:sty m:val="bi"/>
                        </m:rPr>
                        <m:t>A</m:t>
                      </m:r>
                    </m:e>
                    <m:sup>
                      <m:r>
                        <m:rPr>
                          <m:sty m:val="p"/>
                        </m:rPr>
                        <m:t>⊤</m:t>
                      </m:r>
                    </m:sup>
                  </m:sSup>
                  <m:r>
                    <m:rPr>
                      <m:sty m:val="bi"/>
                    </m:rPr>
                    <m:t>B</m:t>
                  </m:r>
                </m:e>
              </m:d>
              <m:r>
                <m:t>​</m:t>
              </m:r>
              <m:r>
                <m:t>&amp;</m:t>
              </m:r>
              <m:r>
                <m:t>&amp;</m:t>
              </m:r>
              <m:r>
                <m:rPr>
                  <m:nor/>
                  <m:sty m:val="p"/>
                </m:rPr>
                <m:t>(definition of the inner product)</m:t>
              </m:r>
            </m:e>
            <m:e>
              <m:r>
                <m:t>&amp;</m:t>
              </m:r>
              <m:r>
                <m:rPr>
                  <m:sty m:val="p"/>
                </m:rPr>
                <m:t>=</m:t>
              </m:r>
              <m:r>
                <m:rPr>
                  <m:sty m:val="p"/>
                </m:rPr>
                <m:t>tr</m:t>
              </m:r>
              <m:r>
                <m:t>​</m:t>
              </m:r>
              <m:d>
                <m:dPr>
                  <m:begChr m:val="("/>
                  <m:sepChr m:val=""/>
                  <m:endChr m:val=")"/>
                  <m:grow/>
                </m:dPr>
                <m:e>
                  <m:sSup>
                    <m:e>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e>
                    <m:sup>
                      <m:r>
                        <m:rPr>
                          <m:sty m:val="p"/>
                        </m:rPr>
                        <m:t>⊤</m:t>
                      </m:r>
                    </m:sup>
                  </m:sSup>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(substitute)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1</m:t>
                            </m:r>
                          </m:e>
                          <m:e>
                            <m:r>
                              <m:t>3</m:t>
                            </m:r>
                          </m:e>
                        </m:mr>
                        <m:mr>
                          <m:e>
                            <m:r>
                              <m:t>2</m:t>
                            </m:r>
                          </m:e>
                          <m:e>
                            <m:r>
                              <m:t>4</m:t>
                            </m:r>
                          </m:e>
                        </m:mr>
                      </m:m>
                    </m:e>
                  </m:d>
                  <m:d>
                    <m:dPr>
                      <m:begChr m:val="["/>
                      <m:sepChr m:val=""/>
                      <m:endChr m:val="]"/>
                      <m:grow/>
                    </m:dPr>
                    <m:e>
                      <m:m>
                        <m:mPr>
                          <m:baseJc m:val="center"/>
                          <m:plcHide m:val="on"/>
                          <m:mcs>
                            <m:mc>
                              <m:mcPr>
                                <m:mcJc m:val="center"/>
                                <m:count m:val="1"/>
                              </m:mcPr>
                            </m:mc>
                            <m:mc>
                              <m:mcPr>
                                <m:mcJc m:val="center"/>
                                <m:count m:val="1"/>
                              </m:mcPr>
                            </m:mc>
                          </m:mcs>
                        </m:mPr>
                        <m:mr>
                          <m:e>
                            <m:r>
                              <m:t>0</m:t>
                            </m:r>
                          </m:e>
                          <m:e>
                            <m:r>
                              <m:t>1</m:t>
                            </m:r>
                          </m:e>
                        </m:mr>
                        <m:mr>
                          <m:e>
                            <m:r>
                              <m:rPr>
                                <m:sty m:val="p"/>
                              </m:rPr>
                              <m:t>−</m:t>
                            </m:r>
                            <m:r>
                              <m:t>1</m:t>
                            </m:r>
                          </m:e>
                          <m:e>
                            <m:r>
                              <m:t>2</m:t>
                            </m:r>
                          </m:e>
                        </m:mr>
                      </m:m>
                    </m:e>
                  </m:d>
                </m:e>
              </m:d>
              <m:r>
                <m:t>​</m:t>
              </m:r>
              <m:r>
                <m:t>&amp;</m:t>
              </m:r>
              <m:r>
                <m:t>&amp;</m:t>
              </m:r>
              <m:r>
                <m:rPr>
                  <m:nor/>
                  <m:sty m:val="p"/>
                </m:rPr>
                <m:t>(definition of the transpose)</m:t>
              </m:r>
            </m:e>
            <m:e>
              <m:r>
                <m:t>&amp;</m:t>
              </m:r>
              <m:r>
                <m:rPr>
                  <m:sty m:val="p"/>
                </m:rPr>
                <m:t>=</m:t>
              </m:r>
              <m:r>
                <m:rPr>
                  <m:sty m:val="p"/>
                </m:rPr>
                <m:t>tr</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rPr>
                                <m:sty m:val="p"/>
                              </m:rPr>
                              <m:t>−</m:t>
                            </m:r>
                            <m:r>
                              <m:t>3</m:t>
                            </m:r>
                          </m:e>
                          <m:e>
                            <m:r>
                              <m:t>7</m:t>
                            </m:r>
                          </m:e>
                        </m:mr>
                        <m:mr>
                          <m:e>
                            <m:r>
                              <m:rPr>
                                <m:sty m:val="p"/>
                              </m:rPr>
                              <m:t>−</m:t>
                            </m:r>
                            <m:r>
                              <m:t>4</m:t>
                            </m:r>
                          </m:e>
                          <m:e>
                            <m:r>
                              <m:t>10</m:t>
                            </m:r>
                          </m:e>
                        </m:mr>
                      </m:m>
                    </m:e>
                  </m:d>
                </m:e>
              </m:d>
              <m:r>
                <m:t>​</m:t>
              </m:r>
              <m:r>
                <m:t>&amp;</m:t>
              </m:r>
              <m:r>
                <m:t>&amp;</m:t>
              </m:r>
              <m:r>
                <m:rPr>
                  <m:nor/>
                  <m:sty m:val="p"/>
                </m:rPr>
                <m:t>(multiply)</m:t>
              </m:r>
            </m:e>
            <m:e>
              <m:r>
                <m:t>&amp;</m:t>
              </m:r>
              <m:r>
                <m:rPr>
                  <m:sty m:val="p"/>
                </m:rPr>
                <m:t>=</m:t>
              </m:r>
              <m:r>
                <m:rPr>
                  <m:sty m:val="p"/>
                </m:rPr>
                <m:t>−</m:t>
              </m:r>
              <m:r>
                <m:t>3</m:t>
              </m:r>
              <m:r>
                <m:rPr>
                  <m:sty m:val="p"/>
                </m:rPr>
                <m:t>+</m:t>
              </m:r>
              <m:r>
                <m:t>10</m:t>
              </m:r>
              <m:r>
                <m:t>&amp;</m:t>
              </m:r>
              <m:r>
                <m:t>&amp;</m:t>
              </m:r>
              <m:r>
                <m:rPr>
                  <m:nor/>
                  <m:sty m:val="p"/>
                </m:rPr>
                <m:t>(definition of the trace)</m:t>
              </m:r>
            </m:e>
            <m:e>
              <m:r>
                <m:t>&amp;</m:t>
              </m:r>
              <m:r>
                <m:rPr>
                  <m:sty m:val="p"/>
                </m:rPr>
                <m:t>=</m:t>
              </m:r>
              <m:r>
                <m:t>7</m:t>
              </m:r>
              <m:r>
                <m:t>&amp;</m:t>
              </m:r>
              <m:r>
                <m:t>&amp;</m:t>
              </m:r>
              <m:r>
                <m:rPr>
                  <m:nor/>
                  <m:sty m:val="p"/>
                </m:rPr>
                <m:t>(add)</m:t>
              </m:r>
            </m:e>
          </m:eqArr>
        </m:oMath>
      </m:oMathPara>
    </w:p>
    <w:p>
      <w:pPr>
        <w:pStyle w:val="FirstParagraph"/>
      </w:pPr>
      <w:r>
        <w:t xml:space="preserve">From</w:t>
      </w:r>
      <w:r>
        <w:t xml:space="preserve"> </w:t>
      </w:r>
      <w:hyperlink w:anchor="thm-matrix-inner-product-entries">
        <w:r>
          <w:rPr>
            <w:rStyle w:val="Hyperlink"/>
          </w:rPr>
          <w:t xml:space="preserve">Theorem 75</w:t>
        </w:r>
      </w:hyperlink>
      <w:r>
        <w:t xml:space="preserve">:</w:t>
      </w:r>
    </w:p>
    <w:p>
      <w:pPr>
        <w:pStyle w:val="BodyText"/>
      </w:pPr>
      <m:oMathPara>
        <m:oMathParaPr>
          <m:jc m:val="center"/>
        </m:oMathParaPr>
        <m:oMath>
          <m:eqArr>
            <m:e>
              <m:r>
                <m:t>​</m:t>
              </m:r>
              <m:d>
                <m:dPr>
                  <m:begChr m:val="⟨"/>
                  <m:sepChr m:val=""/>
                  <m:endChr m:val="⟩"/>
                  <m:grow/>
                </m:dPr>
                <m:e>
                  <m:r>
                    <m:rPr>
                      <m:sty m:val="bi"/>
                    </m:rPr>
                    <m:t>A</m:t>
                  </m:r>
                  <m:r>
                    <m:rPr>
                      <m:sty m:val="p"/>
                    </m:rPr>
                    <m:t>,</m:t>
                  </m:r>
                  <m:r>
                    <m:rPr>
                      <m:sty m:val="bi"/>
                    </m:rPr>
                    <m:t>B</m:t>
                  </m:r>
                </m:e>
              </m:d>
              <m:r>
                <m:t>​</m:t>
              </m:r>
              <m:r>
                <m:t>&amp;</m:t>
              </m:r>
              <m:r>
                <m:rPr>
                  <m:sty m:val="p"/>
                </m:rPr>
                <m:t>=</m:t>
              </m:r>
              <m:r>
                <m:t>1</m:t>
              </m:r>
              <m:r>
                <m:rPr>
                  <m:sty m:val="p"/>
                </m:rPr>
                <m:t>⋅</m:t>
              </m:r>
              <m:r>
                <m:t>0</m:t>
              </m:r>
              <m:r>
                <m:rPr>
                  <m:sty m:val="p"/>
                </m:rPr>
                <m:t>+</m:t>
              </m:r>
              <m:r>
                <m:t>2</m:t>
              </m:r>
              <m:r>
                <m:rPr>
                  <m:sty m:val="p"/>
                </m:rPr>
                <m:t>⋅</m:t>
              </m:r>
              <m:r>
                <m:t>1</m:t>
              </m:r>
              <m:r>
                <m:rPr>
                  <m:sty m:val="p"/>
                </m:rPr>
                <m:t>+</m:t>
              </m:r>
              <m:r>
                <m:t>3</m:t>
              </m:r>
              <m:r>
                <m:rPr>
                  <m:sty m:val="p"/>
                </m:rPr>
                <m:t>⋅</m:t>
              </m:r>
              <m:r>
                <m:rPr>
                  <m:sty m:val="p"/>
                </m:rPr>
                <m:t>(</m:t>
              </m:r>
              <m:r>
                <m:rPr>
                  <m:sty m:val="p"/>
                </m:rPr>
                <m:t>−</m:t>
              </m:r>
              <m:r>
                <m:t>1</m:t>
              </m:r>
              <m:r>
                <m:rPr>
                  <m:sty m:val="p"/>
                </m:rPr>
                <m:t>)</m:t>
              </m:r>
              <m:r>
                <m:rPr>
                  <m:sty m:val="p"/>
                </m:rPr>
                <m:t>+</m:t>
              </m:r>
              <m:r>
                <m:t>4</m:t>
              </m:r>
              <m:r>
                <m:rPr>
                  <m:sty m:val="p"/>
                </m:rPr>
                <m:t>⋅</m:t>
              </m:r>
              <m:r>
                <m:t>2</m:t>
              </m:r>
              <m:r>
                <m:t>&amp;</m:t>
              </m:r>
              <m:r>
                <m:t>&amp;</m:t>
              </m:r>
              <m:r>
                <m:rPr>
                  <m:nor/>
                  <m:sty m:val="p"/>
                </m:rPr>
                <m:t>(multiply matching entries and add)</m:t>
              </m:r>
            </m:e>
            <m:e>
              <m:r>
                <m:t>&amp;</m:t>
              </m:r>
              <m:r>
                <m:rPr>
                  <m:sty m:val="p"/>
                </m:rPr>
                <m:t>=</m:t>
              </m:r>
              <m:r>
                <m:t>0</m:t>
              </m:r>
              <m:r>
                <m:rPr>
                  <m:sty m:val="p"/>
                </m:rPr>
                <m:t>+</m:t>
              </m:r>
              <m:r>
                <m:t>2</m:t>
              </m:r>
              <m:r>
                <m:rPr>
                  <m:sty m:val="p"/>
                </m:rPr>
                <m:t>−</m:t>
              </m:r>
              <m:r>
                <m:t>3</m:t>
              </m:r>
              <m:r>
                <m:rPr>
                  <m:sty m:val="p"/>
                </m:rPr>
                <m:t>+</m:t>
              </m:r>
              <m:r>
                <m:t>8</m:t>
              </m:r>
              <m:r>
                <m:t>&amp;</m:t>
              </m:r>
              <m:r>
                <m:t>&amp;</m:t>
              </m:r>
              <m:r>
                <m:rPr>
                  <m:nor/>
                  <m:sty m:val="p"/>
                </m:rPr>
                <m:t>(multiply)</m:t>
              </m:r>
            </m:e>
            <m:e>
              <m:r>
                <m:t>&amp;</m:t>
              </m:r>
              <m:r>
                <m:rPr>
                  <m:sty m:val="p"/>
                </m:rPr>
                <m:t>=</m:t>
              </m:r>
              <m:r>
                <m:t>7</m:t>
              </m:r>
              <m:r>
                <m:t>&amp;</m:t>
              </m:r>
              <m:r>
                <m:t>&amp;</m:t>
              </m:r>
              <m:r>
                <m:rPr>
                  <m:nor/>
                  <m:sty m:val="p"/>
                </m:rPr>
                <m:t>(add)</m:t>
              </m:r>
            </m:e>
          </m:eqArr>
        </m:oMath>
      </m:oMathPara>
    </w:p>
    <w:bookmarkEnd w:id="465"/>
    <w:bookmarkStart w:id="466" w:name="rem-matrix-inner-product-dot-product"/>
    <w:p>
      <w:pPr>
        <w:pStyle w:val="FirstParagraph"/>
      </w:pPr>
      <w:r>
        <w:rPr>
          <w:i/>
          <w:iCs/>
        </w:rPr>
        <w:t xml:space="preserve">Remark 33</w:t>
      </w:r>
      <w:r>
        <w:t xml:space="preserve"> (The matrix inner product as a dot product). </w:t>
      </w:r>
      <w:hyperlink w:anchor="thm-matrix-inner-product-entries">
        <w:r>
          <w:rPr>
            <w:rStyle w:val="Hyperlink"/>
          </w:rPr>
          <w:t xml:space="preserve">Theorem 75</w:t>
        </w:r>
      </w:hyperlink>
      <w:r>
        <w:t xml:space="preserve"> </w:t>
      </w:r>
      <w:r>
        <w:t xml:space="preserve">says that the matrix inner product</w:t>
      </w:r>
      <w:r>
        <w:t xml:space="preserve"> </w:t>
      </w:r>
      <w:r>
        <w:t xml:space="preserve">is the dot product (2) of the two matrices’</w:t>
      </w:r>
      <w:r>
        <w:t xml:space="preserve"> </w:t>
      </w:r>
      <w:r>
        <w:t xml:space="preserve">entries, each listed as one vector of length</w:t>
      </w:r>
      <w:r>
        <w:t xml:space="preserve"> </w:t>
      </w:r>
      <m:oMath>
        <m:r>
          <m:t>n</m:t>
        </m:r>
        <m:r>
          <m:t>p</m:t>
        </m:r>
      </m:oMath>
      <w:r>
        <w:t xml:space="preserve">,</w:t>
      </w:r>
      <w:r>
        <w:t xml:space="preserve"> </w:t>
      </w:r>
      <w:r>
        <w:t xml:space="preserve">with both matrices’ entries listed in the same order.</w:t>
      </w:r>
    </w:p>
    <w:p>
      <w:pPr>
        <w:pStyle w:val="BodyText"/>
      </w:pPr>
      <w:r>
        <w:t xml:space="preserve">For example, listing the entries of</w:t>
      </w:r>
      <w:r>
        <w:t xml:space="preserve"> </w:t>
      </w:r>
      <m:oMath>
        <m:r>
          <m:rPr>
            <m:sty m:val="bi"/>
          </m:rPr>
          <m:t>A</m:t>
        </m:r>
      </m:oMath>
      <w:r>
        <w:t xml:space="preserve"> </w:t>
      </w:r>
      <w:r>
        <w:t xml:space="preserve">and</w:t>
      </w:r>
      <w:r>
        <w:t xml:space="preserve"> </w:t>
      </w:r>
      <m:oMath>
        <m:r>
          <m:rPr>
            <m:sty m:val="bi"/>
          </m:rPr>
          <m:t>B</m:t>
        </m:r>
      </m:oMath>
      <w:r>
        <w:t xml:space="preserve"> </w:t>
      </w:r>
      <w:r>
        <w:t xml:space="preserve">in</w:t>
      </w:r>
      <w:r>
        <w:t xml:space="preserve"> </w:t>
      </w:r>
      <w:hyperlink w:anchor="exm-matrix-inner-product">
        <w:r>
          <w:rPr>
            <w:rStyle w:val="Hyperlink"/>
          </w:rPr>
          <w:t xml:space="preserve">Example 141</w:t>
        </w:r>
      </w:hyperlink>
      <w:r>
        <w:t xml:space="preserve"> </w:t>
      </w:r>
      <w:r>
        <w:t xml:space="preserve">row by row</w:t>
      </w:r>
      <w:r>
        <w:t xml:space="preserve"> </w:t>
      </w:r>
      <w:r>
        <w:t xml:space="preserve">gives</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and</w:t>
      </w:r>
      <w:r>
        <w:t xml:space="preserve"> </w:t>
      </w:r>
      <m:oMath>
        <m:r>
          <m:rPr>
            <m:sty m:val="p"/>
          </m:rPr>
          <m:t>(</m:t>
        </m:r>
        <m:r>
          <m:t>0</m:t>
        </m:r>
        <m:r>
          <m:rPr>
            <m:sty m:val="p"/>
          </m:rPr>
          <m:t>,</m:t>
        </m:r>
        <m:r>
          <m:t>1</m:t>
        </m:r>
        <m:r>
          <m:rPr>
            <m:sty m:val="p"/>
          </m:rPr>
          <m:t>,</m:t>
        </m:r>
        <m:r>
          <m:rPr>
            <m:sty m:val="p"/>
          </m:rPr>
          <m:t>−</m:t>
        </m:r>
        <m:r>
          <m:t>1</m:t>
        </m:r>
        <m:r>
          <m:rPr>
            <m:sty m:val="p"/>
          </m:rPr>
          <m:t>,</m:t>
        </m:r>
        <m:r>
          <m:t>2</m:t>
        </m:r>
        <m:r>
          <m:rPr>
            <m:sty m:val="p"/>
          </m:rPr>
          <m:t>)</m:t>
        </m:r>
      </m:oMath>
      <w:r>
        <w:t xml:space="preserve">,</w:t>
      </w:r>
      <w:r>
        <w:t xml:space="preserve"> </w:t>
      </w:r>
      <w:r>
        <w:t xml:space="preserve">and</w:t>
      </w:r>
    </w:p>
    <w:p>
      <w:pPr>
        <w:pStyle w:val="BodyText"/>
      </w:pPr>
      <m:oMathPara>
        <m:oMathParaPr>
          <m:jc m:val="center"/>
        </m:oMathParaPr>
        <m:oMath>
          <m:eqArr>
            <m:e>
              <m:r>
                <m:rPr>
                  <m:sty m:val="p"/>
                </m:rPr>
                <m:t>(</m:t>
              </m:r>
              <m:r>
                <m:t>1</m:t>
              </m:r>
              <m:r>
                <m:rPr>
                  <m:sty m:val="p"/>
                </m:rPr>
                <m:t>,</m:t>
              </m:r>
              <m:r>
                <m:t>2</m:t>
              </m:r>
              <m:r>
                <m:rPr>
                  <m:sty m:val="p"/>
                </m:rPr>
                <m:t>,</m:t>
              </m:r>
              <m:r>
                <m:t>3</m:t>
              </m:r>
              <m:r>
                <m:rPr>
                  <m:sty m:val="p"/>
                </m:rPr>
                <m:t>,</m:t>
              </m:r>
              <m:r>
                <m:t>4</m:t>
              </m:r>
              <m:r>
                <m:rPr>
                  <m:sty m:val="p"/>
                </m:rPr>
                <m:t>)</m:t>
              </m:r>
              <m:r>
                <m:rPr>
                  <m:sty m:val="p"/>
                </m:rPr>
                <m:t>⋅</m:t>
              </m:r>
              <m:r>
                <m:rPr>
                  <m:sty m:val="p"/>
                </m:rPr>
                <m:t>(</m:t>
              </m:r>
              <m:r>
                <m:t>0</m:t>
              </m:r>
              <m:r>
                <m:rPr>
                  <m:sty m:val="p"/>
                </m:rPr>
                <m:t>,</m:t>
              </m:r>
              <m:r>
                <m:t>1</m:t>
              </m:r>
              <m:r>
                <m:rPr>
                  <m:sty m:val="p"/>
                </m:rPr>
                <m:t>,</m:t>
              </m:r>
              <m:r>
                <m:rPr>
                  <m:sty m:val="p"/>
                </m:rPr>
                <m:t>−</m:t>
              </m:r>
              <m:r>
                <m:t>1</m:t>
              </m:r>
              <m:r>
                <m:rPr>
                  <m:sty m:val="p"/>
                </m:rPr>
                <m:t>,</m:t>
              </m:r>
              <m:r>
                <m:t>2</m:t>
              </m:r>
              <m:r>
                <m:rPr>
                  <m:sty m:val="p"/>
                </m:rPr>
                <m:t>)</m:t>
              </m:r>
              <m:r>
                <m:t>&amp;</m:t>
              </m:r>
              <m:r>
                <m:rPr>
                  <m:sty m:val="p"/>
                </m:rPr>
                <m:t>=</m:t>
              </m:r>
              <m:r>
                <m:t>7</m:t>
              </m:r>
            </m:e>
            <m:e>
              <m:r>
                <m:t>&amp;</m:t>
              </m:r>
              <m:r>
                <m:rPr>
                  <m:sty m:val="p"/>
                </m:rPr>
                <m:t>=</m:t>
              </m:r>
              <m:r>
                <m:t>​</m:t>
              </m:r>
              <m:d>
                <m:dPr>
                  <m:begChr m:val="⟨"/>
                  <m:sepChr m:val=""/>
                  <m:endChr m:val="⟩"/>
                  <m:grow/>
                </m:dPr>
                <m:e>
                  <m:r>
                    <m:rPr>
                      <m:sty m:val="bi"/>
                    </m:rPr>
                    <m:t>A</m:t>
                  </m:r>
                  <m:r>
                    <m:rPr>
                      <m:sty m:val="p"/>
                    </m:rPr>
                    <m:t>,</m:t>
                  </m:r>
                  <m:r>
                    <m:rPr>
                      <m:sty m:val="bi"/>
                    </m:rPr>
                    <m:t>B</m:t>
                  </m:r>
                </m:e>
              </m:d>
              <m:r>
                <m:t>​</m:t>
              </m:r>
              <m:r>
                <m:rPr>
                  <m:sty m:val="p"/>
                </m:rPr>
                <m:t>.</m:t>
              </m:r>
            </m:e>
          </m:eqArr>
        </m:oMath>
      </m:oMathPara>
    </w:p>
    <w:bookmarkEnd w:id="466"/>
    <w:bookmarkStart w:id="467" w:name="def-frobenius-norm"/>
    <w:p>
      <w:pPr>
        <w:pStyle w:val="FirstParagraph"/>
      </w:pPr>
      <w:r>
        <w:rPr>
          <w:b/>
          <w:bCs/>
        </w:rPr>
        <w:t xml:space="preserve">Definition 94 (Frobenius norm)</w:t>
      </w:r>
      <w:r>
        <w:t xml:space="preserve"> </w:t>
      </w:r>
      <w:r>
        <w:t xml:space="preserve">The</w:t>
      </w:r>
      <w:r>
        <w:t xml:space="preserve"> </w:t>
      </w:r>
      <w:r>
        <w:rPr>
          <w:b/>
          <w:bCs/>
        </w:rPr>
        <w:t xml:space="preserve">Frobenius norm</w:t>
      </w:r>
      <w:r>
        <w:t xml:space="preserve"> </w:t>
      </w:r>
      <w:r>
        <w:t xml:space="preserve">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is</w:t>
      </w:r>
    </w:p>
    <w:p>
      <w:pPr>
        <w:pStyle w:val="BodyText"/>
      </w:pPr>
      <m:oMathPara>
        <m:oMathParaPr>
          <m:jc m:val="center"/>
        </m:oMathParaPr>
        <m:oMath>
          <m:r>
            <m:t>​</m:t>
          </m:r>
          <m:d>
            <m:dPr>
              <m:begChr m:val="∥"/>
              <m:sepChr m:val=""/>
              <m:endChr m:val="∥"/>
              <m:grow/>
            </m:dPr>
            <m:e>
              <m:r>
                <m:rPr>
                  <m:sty m:val="bi"/>
                </m:rPr>
                <m:t>A</m:t>
              </m:r>
            </m:e>
          </m:d>
          <m:sSub>
            <m:e>
              <m:r>
                <m:t>​</m:t>
              </m:r>
            </m:e>
            <m:sub>
              <m:r>
                <m:t>F</m:t>
              </m:r>
            </m:sub>
          </m:sSub>
          <m:limUpp>
            <m:e>
              <m:r>
                <m:rPr>
                  <m:sty m:val="p"/>
                </m:rPr>
                <m:t>=</m:t>
              </m:r>
            </m:e>
            <m:lim>
              <m:r>
                <m:rPr>
                  <m:nor/>
                  <m:sty m:val="p"/>
                </m:rPr>
                <m:t>def</m:t>
              </m:r>
            </m:lim>
          </m:limUpp>
          <m:rad>
            <m:radPr>
              <m:degHide m:val="on"/>
            </m:radPr>
            <m:deg/>
            <m:e>
              <m:r>
                <m:t>​</m:t>
              </m:r>
              <m:d>
                <m:dPr>
                  <m:begChr m:val="⟨"/>
                  <m:sepChr m:val=""/>
                  <m:endChr m:val="⟩"/>
                  <m:grow/>
                </m:dPr>
                <m:e>
                  <m:r>
                    <m:rPr>
                      <m:sty m:val="bi"/>
                    </m:rPr>
                    <m:t>A</m:t>
                  </m:r>
                  <m:r>
                    <m:rPr>
                      <m:sty m:val="p"/>
                    </m:rPr>
                    <m:t>,</m:t>
                  </m:r>
                  <m:r>
                    <m:rPr>
                      <m:sty m:val="bi"/>
                    </m:rPr>
                    <m:t>A</m:t>
                  </m:r>
                </m:e>
              </m:d>
              <m:r>
                <m:t>​</m:t>
              </m:r>
            </m:e>
          </m:rad>
        </m:oMath>
      </m:oMathPara>
    </w:p>
    <w:p>
      <w:pPr>
        <w:pStyle w:val="FirstParagraph"/>
      </w:pPr>
      <w:r>
        <w:t xml:space="preserve">where</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is the matrix inner product</w:t>
      </w:r>
      <w:r>
        <w:t xml:space="preserve"> </w:t>
      </w:r>
      <w:r>
        <w:t xml:space="preserve">(</w:t>
      </w:r>
      <w:hyperlink w:anchor="def-matrix-inner-product">
        <w:r>
          <w:rPr>
            <w:rStyle w:val="Hyperlink"/>
          </w:rPr>
          <w:t xml:space="preserve">Definition 93</w:t>
        </w:r>
      </w:hyperlink>
      <w:r>
        <w:t xml:space="preserve">).</w:t>
      </w:r>
    </w:p>
    <w:bookmarkEnd w:id="467"/>
    <w:bookmarkStart w:id="468" w:name="exm-frobenius-norm"/>
    <w:p>
      <w:pPr>
        <w:pStyle w:val="BodyText"/>
      </w:pPr>
      <w:r>
        <w:rPr>
          <w:b/>
          <w:bCs/>
        </w:rPr>
        <w:t xml:space="preserve">Example 142 (The Frobenius norm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r>
        <w:t xml:space="preserve">:</w:t>
      </w:r>
    </w:p>
    <w:p>
      <w:pPr>
        <w:pStyle w:val="BodyText"/>
      </w:pPr>
      <m:oMathPara>
        <m:oMathParaPr>
          <m:jc m:val="center"/>
        </m:oMathParaPr>
        <m:oMath>
          <m:eqArr>
            <m:e>
              <m:r>
                <m:t>​</m:t>
              </m:r>
              <m:d>
                <m:dPr>
                  <m:begChr m:val="∥"/>
                  <m:sepChr m:val=""/>
                  <m:endChr m:val="∥"/>
                  <m:grow/>
                </m:dPr>
                <m:e>
                  <m:r>
                    <m:rPr>
                      <m:sty m:val="bi"/>
                    </m:rPr>
                    <m:t>A</m:t>
                  </m:r>
                </m:e>
              </m:d>
              <m:sSub>
                <m:e>
                  <m:r>
                    <m:t>​</m:t>
                  </m:r>
                </m:e>
                <m:sub>
                  <m:r>
                    <m:t>F</m:t>
                  </m:r>
                </m:sub>
              </m:sSub>
              <m:r>
                <m:t>&amp;</m:t>
              </m:r>
              <m:r>
                <m:rPr>
                  <m:sty m:val="p"/>
                </m:rPr>
                <m:t>=</m:t>
              </m:r>
              <m:rad>
                <m:radPr>
                  <m:degHide m:val="on"/>
                </m:radPr>
                <m:deg/>
                <m:e>
                  <m:r>
                    <m:t>​</m:t>
                  </m:r>
                  <m:d>
                    <m:dPr>
                      <m:begChr m:val="⟨"/>
                      <m:sepChr m:val=""/>
                      <m:endChr m:val="⟩"/>
                      <m:grow/>
                    </m:dPr>
                    <m:e>
                      <m:r>
                        <m:rPr>
                          <m:sty m:val="bi"/>
                        </m:rPr>
                        <m:t>A</m:t>
                      </m:r>
                      <m:r>
                        <m:rPr>
                          <m:sty m:val="p"/>
                        </m:rPr>
                        <m:t>,</m:t>
                      </m:r>
                      <m:r>
                        <m:rPr>
                          <m:sty m:val="bi"/>
                        </m:rPr>
                        <m:t>A</m:t>
                      </m:r>
                    </m:e>
                  </m:d>
                  <m:r>
                    <m:t>​</m:t>
                  </m:r>
                </m:e>
              </m:rad>
              <m:r>
                <m:t>&amp;</m:t>
              </m:r>
              <m:r>
                <m:t>&amp;</m:t>
              </m:r>
              <m:r>
                <m:rPr>
                  <m:nor/>
                  <m:sty m:val="p"/>
                </m:rPr>
                <m:t>(definition of the Frobenius norm)</m:t>
              </m:r>
            </m:e>
            <m:e>
              <m:r>
                <m:t>&amp;</m:t>
              </m:r>
              <m:r>
                <m:rPr>
                  <m:sty m:val="p"/>
                </m:rPr>
                <m:t>=</m:t>
              </m:r>
              <m:rad>
                <m:radPr>
                  <m:degHide m:val="on"/>
                </m:radPr>
                <m:deg/>
                <m:e>
                  <m:r>
                    <m:t>1</m:t>
                  </m:r>
                  <m:r>
                    <m:rPr>
                      <m:sty m:val="p"/>
                    </m:rPr>
                    <m:t>⋅</m:t>
                  </m:r>
                  <m:r>
                    <m:t>1</m:t>
                  </m:r>
                  <m:r>
                    <m:rPr>
                      <m:sty m:val="p"/>
                    </m:rPr>
                    <m:t>+</m:t>
                  </m:r>
                  <m:r>
                    <m:t>2</m:t>
                  </m:r>
                  <m:r>
                    <m:rPr>
                      <m:sty m:val="p"/>
                    </m:rPr>
                    <m:t>⋅</m:t>
                  </m:r>
                  <m:r>
                    <m:t>2</m:t>
                  </m:r>
                  <m:r>
                    <m:rPr>
                      <m:sty m:val="p"/>
                    </m:rPr>
                    <m:t>+</m:t>
                  </m:r>
                  <m:r>
                    <m:t>3</m:t>
                  </m:r>
                  <m:r>
                    <m:rPr>
                      <m:sty m:val="p"/>
                    </m:rPr>
                    <m:t>⋅</m:t>
                  </m:r>
                  <m:r>
                    <m:t>3</m:t>
                  </m:r>
                  <m:r>
                    <m:rPr>
                      <m:sty m:val="p"/>
                    </m:rPr>
                    <m:t>+</m:t>
                  </m:r>
                  <m:r>
                    <m:t>4</m:t>
                  </m:r>
                  <m:r>
                    <m:rPr>
                      <m:sty m:val="p"/>
                    </m:rPr>
                    <m:t>⋅</m:t>
                  </m:r>
                  <m:r>
                    <m:t>4</m:t>
                  </m:r>
                </m:e>
              </m:rad>
              <m:r>
                <m:t>&amp;</m:t>
              </m:r>
              <m:r>
                <m:t>&amp;</m:t>
              </m:r>
              <m:r>
                <m:rPr>
                  <m:nor/>
                  <m:sty m:val="p"/>
                </m:rPr>
                <m:t>(sum of products of matching entries)</m:t>
              </m:r>
            </m:e>
            <m:e>
              <m:r>
                <m:t>&amp;</m:t>
              </m:r>
              <m:r>
                <m:rPr>
                  <m:sty m:val="p"/>
                </m:rPr>
                <m:t>=</m:t>
              </m:r>
              <m:rad>
                <m:radPr>
                  <m:degHide m:val="on"/>
                </m:radPr>
                <m:deg/>
                <m:e>
                  <m:r>
                    <m:t>1</m:t>
                  </m:r>
                  <m:r>
                    <m:rPr>
                      <m:sty m:val="p"/>
                    </m:rPr>
                    <m:t>+</m:t>
                  </m:r>
                  <m:r>
                    <m:t>4</m:t>
                  </m:r>
                  <m:r>
                    <m:rPr>
                      <m:sty m:val="p"/>
                    </m:rPr>
                    <m:t>+</m:t>
                  </m:r>
                  <m:r>
                    <m:t>9</m:t>
                  </m:r>
                  <m:r>
                    <m:rPr>
                      <m:sty m:val="p"/>
                    </m:rPr>
                    <m:t>+</m:t>
                  </m:r>
                  <m:r>
                    <m:t>16</m:t>
                  </m:r>
                </m:e>
              </m:rad>
              <m:r>
                <m:t>&amp;</m:t>
              </m:r>
              <m:r>
                <m:t>&amp;</m:t>
              </m:r>
              <m:r>
                <m:rPr>
                  <m:nor/>
                  <m:sty m:val="p"/>
                </m:rPr>
                <m:t>(multiply)</m:t>
              </m:r>
            </m:e>
            <m:e>
              <m:r>
                <m:t>&amp;</m:t>
              </m:r>
              <m:r>
                <m:rPr>
                  <m:sty m:val="p"/>
                </m:rPr>
                <m:t>=</m:t>
              </m:r>
              <m:rad>
                <m:radPr>
                  <m:degHide m:val="on"/>
                </m:radPr>
                <m:deg/>
                <m:e>
                  <m:r>
                    <m:t>30</m:t>
                  </m:r>
                </m:e>
              </m:rad>
              <m:r>
                <m:t>&amp;</m:t>
              </m:r>
              <m:r>
                <m:t>&amp;</m:t>
              </m:r>
              <m:r>
                <m:rPr>
                  <m:nor/>
                  <m:sty m:val="p"/>
                </m:rPr>
                <m:t>(add)</m:t>
              </m:r>
            </m:e>
          </m:eqArr>
        </m:oMath>
      </m:oMathPara>
    </w:p>
    <w:p>
      <w:pPr>
        <w:pStyle w:val="FirstParagraph"/>
      </w:pPr>
      <w:r>
        <w:t xml:space="preserve">The second step is</w:t>
      </w:r>
      <w:r>
        <w:t xml:space="preserve"> </w:t>
      </w:r>
      <w:hyperlink w:anchor="thm-matrix-inner-product-entries">
        <w:r>
          <w:rPr>
            <w:rStyle w:val="Hyperlink"/>
          </w:rPr>
          <w:t xml:space="preserve">Theorem 75</w:t>
        </w:r>
      </w:hyperlink>
      <w:r>
        <w:t xml:space="preserve">.</w:t>
      </w:r>
    </w:p>
    <w:bookmarkEnd w:id="468"/>
    <w:bookmarkStart w:id="469" w:name="rem-frobenius-norm-entries"/>
    <w:p>
      <w:pPr>
        <w:pStyle w:val="BodyText"/>
      </w:pPr>
      <w:r>
        <w:rPr>
          <w:i/>
          <w:iCs/>
        </w:rPr>
        <w:t xml:space="preserve">Remark 34</w:t>
      </w:r>
      <w:r>
        <w:t xml:space="preserve"> (The Frobenius norm is the Euclidean norm of the entries). </w:t>
      </w:r>
      <w:r>
        <w:t xml:space="preserve">By</w:t>
      </w:r>
      <w:r>
        <w:t xml:space="preserve"> </w:t>
      </w:r>
      <w:hyperlink w:anchor="thm-matrix-inner-product-entries">
        <w:r>
          <w:rPr>
            <w:rStyle w:val="Hyperlink"/>
          </w:rPr>
          <w:t xml:space="preserve">Theorem 75</w:t>
        </w:r>
      </w:hyperlink>
      <w:r>
        <w:t xml:space="preserve">,</w:t>
      </w:r>
      <w:r>
        <w:t xml:space="preserve"> </w:t>
      </w: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oMath>
      <w:r>
        <w:t xml:space="preserve">,</w:t>
      </w:r>
      <w:r>
        <w:t xml:space="preserve"> </w:t>
      </w:r>
      <w:r>
        <w:t xml:space="preserve">a sum of squares, so the square root is always defined.</w:t>
      </w:r>
      <w:r>
        <w:t xml:space="preserve"> </w:t>
      </w:r>
      <m:oMath>
        <m:r>
          <m:t>​</m:t>
        </m:r>
        <m:d>
          <m:dPr>
            <m:begChr m:val="∥"/>
            <m:sepChr m:val=""/>
            <m:endChr m:val="∥"/>
            <m:grow/>
          </m:dPr>
          <m:e>
            <m:r>
              <m:rPr>
                <m:sty m:val="bi"/>
              </m:rPr>
              <m:t>A</m:t>
            </m:r>
          </m:e>
        </m:d>
        <m:sSub>
          <m:e>
            <m:r>
              <m:t>​</m:t>
            </m:r>
          </m:e>
          <m:sub>
            <m:r>
              <m:t>F</m:t>
            </m:r>
          </m:sub>
        </m:sSub>
      </m:oMath>
      <w:r>
        <w:t xml:space="preserve"> </w:t>
      </w:r>
      <w:r>
        <w:t xml:space="preserve">is the Euclidean norm (</w:t>
      </w:r>
      <w:hyperlink w:anchor="def-euclidean-norm">
        <w:r>
          <w:rPr>
            <w:rStyle w:val="Hyperlink"/>
          </w:rPr>
          <w:t xml:space="preserve">Definition 16</w:t>
        </w:r>
      </w:hyperlink>
      <w:r>
        <w:t xml:space="preserve">)</w:t>
      </w:r>
      <w:r>
        <w:t xml:space="preserve"> </w:t>
      </w:r>
      <w:r>
        <w:t xml:space="preserve">of the entries of</w:t>
      </w:r>
      <w:r>
        <w:t xml:space="preserve"> </w:t>
      </w:r>
      <m:oMath>
        <m:r>
          <m:rPr>
            <m:sty m:val="bi"/>
          </m:rPr>
          <m:t>A</m:t>
        </m:r>
      </m:oMath>
      <w:r>
        <w:t xml:space="preserve">, listed as one vector of length</w:t>
      </w:r>
      <w:r>
        <w:t xml:space="preserve"> </w:t>
      </w:r>
      <m:oMath>
        <m:r>
          <m:t>n</m:t>
        </m:r>
        <m:r>
          <m:t>p</m:t>
        </m:r>
      </m:oMath>
      <w:r>
        <w:t xml:space="preserve"> </w:t>
      </w:r>
      <w:r>
        <w:t xml:space="preserve">(Banerjee and Roy 2014, chap. 15, Definition 15.4, p. 492)</w:t>
      </w:r>
      <w:r>
        <w:t xml:space="preserve">.</w:t>
      </w:r>
    </w:p>
    <w:p>
      <w:pPr>
        <w:pStyle w:val="BodyText"/>
      </w:pPr>
      <w:r>
        <w:t xml:space="preserve">For example, listing the entries of</w:t>
      </w:r>
      <w:r>
        <w:t xml:space="preserve"> </w:t>
      </w:r>
      <m:oMath>
        <m:r>
          <m:rPr>
            <m:sty m:val="bi"/>
          </m:rPr>
          <m:t>A</m:t>
        </m:r>
      </m:oMath>
      <w:r>
        <w:t xml:space="preserve"> </w:t>
      </w:r>
      <w:r>
        <w:t xml:space="preserve">in</w:t>
      </w:r>
      <w:r>
        <w:t xml:space="preserve"> </w:t>
      </w:r>
      <w:hyperlink w:anchor="exm-frobenius-norm">
        <w:r>
          <w:rPr>
            <w:rStyle w:val="Hyperlink"/>
          </w:rPr>
          <w:t xml:space="preserve">Example 142</w:t>
        </w:r>
      </w:hyperlink>
      <w:r>
        <w:t xml:space="preserve"> </w:t>
      </w:r>
      <w:r>
        <w:t xml:space="preserve">row by row gives the vector</w:t>
      </w:r>
      <w:r>
        <w:t xml:space="preserve"> </w:t>
      </w:r>
      <m:oMath>
        <m:r>
          <m:rPr>
            <m:sty m:val="p"/>
          </m:rPr>
          <m:t>(</m:t>
        </m:r>
        <m:r>
          <m:t>1</m:t>
        </m:r>
        <m:r>
          <m:rPr>
            <m:sty m:val="p"/>
          </m:rPr>
          <m:t>,</m:t>
        </m:r>
        <m:r>
          <m:t>2</m:t>
        </m:r>
        <m:r>
          <m:rPr>
            <m:sty m:val="p"/>
          </m:rPr>
          <m:t>,</m:t>
        </m:r>
        <m:r>
          <m:t>3</m:t>
        </m:r>
        <m:r>
          <m:rPr>
            <m:sty m:val="p"/>
          </m:rPr>
          <m:t>,</m:t>
        </m:r>
        <m:r>
          <m:t>4</m:t>
        </m:r>
        <m:r>
          <m:rPr>
            <m:sty m:val="p"/>
          </m:rPr>
          <m:t>)</m:t>
        </m:r>
      </m:oMath>
      <w:r>
        <w:t xml:space="preserve"> </w:t>
      </w:r>
      <w:r>
        <w:t xml:space="preserve">of length</w:t>
      </w:r>
      <w:r>
        <w:t xml:space="preserve"> </w:t>
      </w:r>
      <m:oMath>
        <m:r>
          <m:t>2</m:t>
        </m:r>
        <m:r>
          <m:rPr>
            <m:sty m:val="p"/>
          </m:rPr>
          <m:t>⋅</m:t>
        </m:r>
        <m:r>
          <m:t>2</m:t>
        </m:r>
        <m:r>
          <m:rPr>
            <m:sty m:val="p"/>
          </m:rPr>
          <m:t>=</m:t>
        </m:r>
        <m:r>
          <m:t>4</m:t>
        </m:r>
      </m:oMath>
      <w:r>
        <w:t xml:space="preserve">,</w:t>
      </w:r>
      <w:r>
        <w:t xml:space="preserve"> </w:t>
      </w:r>
      <w:r>
        <w:t xml:space="preserve">and</w:t>
      </w:r>
    </w:p>
    <w:p>
      <w:pPr>
        <w:pStyle w:val="BodyText"/>
      </w:pPr>
      <m:oMathPara>
        <m:oMathParaPr>
          <m:jc m:val="center"/>
        </m:oMathParaPr>
        <m:oMath>
          <m:eqArr>
            <m:e>
              <m:r>
                <m:t>​</m:t>
              </m:r>
              <m:d>
                <m:dPr>
                  <m:begChr m:val="∥"/>
                  <m:sepChr m:val=""/>
                  <m:endChr m:val="∥"/>
                  <m:grow/>
                </m:dPr>
                <m:e>
                  <m:r>
                    <m:rPr>
                      <m:sty m:val="p"/>
                    </m:rPr>
                    <m:t>(</m:t>
                  </m:r>
                  <m:r>
                    <m:t>1</m:t>
                  </m:r>
                  <m:r>
                    <m:rPr>
                      <m:sty m:val="p"/>
                    </m:rPr>
                    <m:t>,</m:t>
                  </m:r>
                  <m:r>
                    <m:t>2</m:t>
                  </m:r>
                  <m:r>
                    <m:rPr>
                      <m:sty m:val="p"/>
                    </m:rPr>
                    <m:t>,</m:t>
                  </m:r>
                  <m:r>
                    <m:t>3</m:t>
                  </m:r>
                  <m:r>
                    <m:rPr>
                      <m:sty m:val="p"/>
                    </m:rPr>
                    <m:t>,</m:t>
                  </m:r>
                  <m:r>
                    <m:t>4</m:t>
                  </m:r>
                  <m:r>
                    <m:rPr>
                      <m:sty m:val="p"/>
                    </m:rPr>
                    <m:t>)</m:t>
                  </m:r>
                </m:e>
              </m:d>
              <m:r>
                <m:t>​</m:t>
              </m:r>
              <m:r>
                <m:t>&amp;</m:t>
              </m:r>
              <m:r>
                <m:rPr>
                  <m:sty m:val="p"/>
                </m:rPr>
                <m:t>=</m:t>
              </m:r>
              <m:rad>
                <m:radPr>
                  <m:degHide m:val="on"/>
                </m:radPr>
                <m:deg/>
                <m:e>
                  <m:r>
                    <m:t>1</m:t>
                  </m:r>
                  <m:r>
                    <m:rPr>
                      <m:sty m:val="p"/>
                    </m:rPr>
                    <m:t>+</m:t>
                  </m:r>
                  <m:r>
                    <m:t>4</m:t>
                  </m:r>
                  <m:r>
                    <m:rPr>
                      <m:sty m:val="p"/>
                    </m:rPr>
                    <m:t>+</m:t>
                  </m:r>
                  <m:r>
                    <m:t>9</m:t>
                  </m:r>
                  <m:r>
                    <m:rPr>
                      <m:sty m:val="p"/>
                    </m:rPr>
                    <m:t>+</m:t>
                  </m:r>
                  <m:r>
                    <m:t>16</m:t>
                  </m:r>
                </m:e>
              </m:rad>
            </m:e>
            <m:e>
              <m:r>
                <m:t>&amp;</m:t>
              </m:r>
              <m:r>
                <m:rPr>
                  <m:sty m:val="p"/>
                </m:rPr>
                <m:t>=</m:t>
              </m:r>
              <m:rad>
                <m:radPr>
                  <m:degHide m:val="on"/>
                </m:radPr>
                <m:deg/>
                <m:e>
                  <m:r>
                    <m:t>30</m:t>
                  </m:r>
                </m:e>
              </m:rad>
            </m:e>
            <m:e>
              <m:r>
                <m:t>&amp;</m:t>
              </m:r>
              <m:r>
                <m:rPr>
                  <m:sty m:val="p"/>
                </m:rPr>
                <m:t>=</m:t>
              </m:r>
              <m:r>
                <m:t>​</m:t>
              </m:r>
              <m:d>
                <m:dPr>
                  <m:begChr m:val="∥"/>
                  <m:sepChr m:val=""/>
                  <m:endChr m:val="∥"/>
                  <m:grow/>
                </m:dPr>
                <m:e>
                  <m:r>
                    <m:rPr>
                      <m:sty m:val="bi"/>
                    </m:rPr>
                    <m:t>A</m:t>
                  </m:r>
                </m:e>
              </m:d>
              <m:sSub>
                <m:e>
                  <m:r>
                    <m:t>​</m:t>
                  </m:r>
                </m:e>
                <m:sub>
                  <m:r>
                    <m:t>F</m:t>
                  </m:r>
                </m:sub>
              </m:sSub>
              <m:r>
                <m:rPr>
                  <m:sty m:val="p"/>
                </m:rPr>
                <m:t>.</m:t>
              </m:r>
            </m:e>
          </m:eqArr>
        </m:oMath>
      </m:oMathPara>
    </w:p>
    <w:bookmarkEnd w:id="469"/>
    <w:bookmarkStart w:id="470" w:name="thm-frobenius-norm-columns"/>
    <w:p>
      <w:pPr>
        <w:pStyle w:val="FirstParagraph"/>
      </w:pPr>
      <w:del w:id="19230" w:author="PR Preview" w:date="2026-01-01T00:00:00Z">
        <w:r>
          <w:rPr>
            <w:b/>
            <w:bCs/>
          </w:rPr>
          <w:delText xml:space="preserve">Theorem 76 (The squared Frobenius norm adds up the squared column norms)</w:delText>
        </w:r>
      </w:del>
      <w:del w:id="19231" w:author="PR Preview" w:date="2026-01-01T00:00:00Z">
        <w:r>
          <w:delText xml:space="preserve"> </w:delText>
        </w:r>
      </w:del>
      <w:del w:id="19232" w:author="PR Preview" w:date="2026-01-01T00:00:00Z">
        <w:r>
          <w:delText xml:space="preserve">If</w:delText>
        </w:r>
      </w:del>
      <w:del w:id="19233" w:author="PR Preview" w:date="2026-01-01T00:00:00Z">
        <w:r>
          <w:delText xml:space="preserve"> </w:delText>
        </w:r>
      </w:del>
      <m:oMath>
        <m:r>
          <m:rPr>
            <m:sty m:val="bi"/>
          </m:rPr>
          <m:t>A</m:t>
        </m:r>
      </m:oMath>
      <w:del w:id="19234" w:author="PR Preview" w:date="2026-01-01T00:00:00Z">
        <w:r>
          <w:delText xml:space="preserve"> </w:delText>
        </w:r>
      </w:del>
      <w:del w:id="19235" w:author="PR Preview" w:date="2026-01-01T00:00:00Z">
        <w:r>
          <w:delText xml:space="preserve">is an</w:delText>
        </w:r>
      </w:del>
      <w:del w:id="19236" w:author="PR Preview" w:date="2026-01-01T00:00:00Z">
        <w:r>
          <w:delText xml:space="preserve"> </w:delText>
        </w:r>
      </w:del>
      <m:oMath>
        <m:r>
          <m:t>n</m:t>
        </m:r>
        <m:r>
          <m:rPr>
            <m:sty m:val="p"/>
          </m:rPr>
          <m:t>×</m:t>
        </m:r>
        <m:r>
          <m:t>p</m:t>
        </m:r>
      </m:oMath>
      <w:del w:id="19237" w:author="PR Preview" w:date="2026-01-01T00:00:00Z">
        <w:r>
          <w:delText xml:space="preserve"> </w:delText>
        </w:r>
      </w:del>
      <w:del w:id="19238" w:author="PR Preview" w:date="2026-01-01T00:00:00Z">
        <w:r>
          <w:delText xml:space="preserve">matrix</w:delText>
        </w:r>
      </w:del>
      <w:del w:id="19239" w:author="PR Preview" w:date="2026-01-01T00:00:00Z">
        <w:r>
          <w:delText xml:space="preserve"> </w:delText>
        </w:r>
      </w:del>
      <w:del w:id="19240" w:author="PR Preview" w:date="2026-01-01T00:00:00Z">
        <w:r>
          <w:delText xml:space="preserve">with columns</w:delText>
        </w:r>
      </w:del>
      <w:del w:id="19241"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p</m:t>
            </m:r>
          </m:sub>
        </m:sSub>
      </m:oMath>
      <w:del w:id="19242" w:author="PR Preview" w:date="2026-01-01T00:00:00Z">
        <w:r>
          <w:delText xml:space="preserve">, then</w:delText>
        </w:r>
      </w:del>
    </w:p>
    <w:p>
      <w:pPr>
        <w:pStyle w:val="BodyText"/>
      </w:pPr>
      <m:oMathPara>
        <m:oMathParaPr>
          <m:jc m:val="center"/>
        </m:oMathParaPr>
        <m:oMath>
          <m:r>
            <m:t>​</m:t>
          </m:r>
          <m:d>
            <m:dPr>
              <m:begChr m:val="∥"/>
              <m:sepChr m:val=""/>
              <m:endChr m:val="∥"/>
              <m:grow/>
            </m:dPr>
            <m:e>
              <m:r>
                <m:rPr>
                  <m:sty m:val="bi"/>
                </m:rPr>
                <m:t>A</m:t>
              </m:r>
            </m:e>
          </m:d>
          <m:sSubSup>
            <m:e>
              <m:r>
                <m:t>​</m:t>
              </m:r>
            </m:e>
            <m:sub>
              <m:r>
                <m:t>F</m:t>
              </m:r>
            </m:sub>
            <m:sup>
              <m:r>
                <m:t>2</m:t>
              </m:r>
            </m:sup>
          </m:sSubSup>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rPr>
              <m:sty m:val="p"/>
            </m:rPr>
            <m:t>.</m:t>
          </m:r>
        </m:oMath>
      </m:oMathPara>
    </w:p>
    <w:p>
      <w:pPr>
        <w:pStyle w:val="FirstParagraph"/>
      </w:pPr>
      <w:del w:id="19243" w:author="PR Preview" w:date="2026-01-01T00:00:00Z">
        <w:r>
          <w:rPr>
            <w:i/>
            <w:iCs/>
          </w:rPr>
          <w:delText xml:space="preserve">Proof</w:delText>
        </w:r>
      </w:del>
      <w:del w:id="19244" w:author="PR Preview" w:date="2026-01-01T00:00:00Z">
        <w:r>
          <w:delText xml:space="preserve">. </w:delText>
        </w:r>
      </w:del>
      <w:del w:id="19245" w:author="PR Preview" w:date="2026-01-01T00:00:00Z">
        <w:r>
          <w:delText xml:space="preserve">Entry</w:delText>
        </w:r>
      </w:del>
      <w:del w:id="19246" w:author="PR Preview" w:date="2026-01-01T00:00:00Z">
        <w:r>
          <w:delText xml:space="preserve"> </w:delText>
        </w:r>
      </w:del>
      <m:oMath>
        <m:r>
          <m:t>i</m:t>
        </m:r>
      </m:oMath>
      <w:del w:id="19247" w:author="PR Preview" w:date="2026-01-01T00:00:00Z">
        <w:r>
          <w:delText xml:space="preserve"> </w:delText>
        </w:r>
      </w:del>
      <w:del w:id="19248" w:author="PR Preview" w:date="2026-01-01T00:00:00Z">
        <w:r>
          <w:delText xml:space="preserve">of</w:delText>
        </w:r>
      </w:del>
      <w:del w:id="19249" w:author="PR Preview" w:date="2026-01-01T00:00:00Z">
        <w:r>
          <w:delText xml:space="preserve"> </w:delText>
        </w:r>
      </w:del>
      <m:oMath>
        <m:sSub>
          <m:e>
            <m:limLow>
              <m:e>
                <m:r>
                  <m:t>a</m:t>
                </m:r>
              </m:e>
              <m:lim>
                <m:r>
                  <m:rPr>
                    <m:sty m:val="p"/>
                  </m:rPr>
                  <m:t>∼</m:t>
                </m:r>
              </m:lim>
            </m:limLow>
          </m:e>
          <m:sub>
            <m:r>
              <m:t>j</m:t>
            </m:r>
          </m:sub>
        </m:sSub>
      </m:oMath>
      <w:del w:id="19250" w:author="PR Preview" w:date="2026-01-01T00:00:00Z">
        <w:r>
          <w:delText xml:space="preserve"> </w:delText>
        </w:r>
      </w:del>
      <w:del w:id="19251" w:author="PR Preview" w:date="2026-01-01T00:00:00Z">
        <w:r>
          <w:delText xml:space="preserve">is</w:delText>
        </w:r>
      </w:del>
      <w:del w:id="19252" w:author="PR Preview" w:date="2026-01-01T00:00:00Z">
        <w:r>
          <w:delText xml:space="preserve"> </w:delText>
        </w:r>
      </w:del>
      <m:oMath>
        <m:sSub>
          <m:e>
            <m:r>
              <m:t>a</m:t>
            </m:r>
          </m:e>
          <m:sub>
            <m:r>
              <m:t>i</m:t>
            </m:r>
            <m:r>
              <m:t>j</m:t>
            </m:r>
          </m:sub>
        </m:sSub>
      </m:oMath>
      <w:del w:id="19253"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nary>
                <m:naryPr>
                  <m:chr m:val="∑"/>
                  <m:limLoc m:val="undOvr"/>
                  <m:subHide m:val="off"/>
                  <m:supHide m:val="off"/>
                </m:naryPr>
                <m:sub>
                  <m:r>
                    <m:t>i</m:t>
                  </m:r>
                  <m:r>
                    <m:rPr>
                      <m:sty m:val="p"/>
                    </m:rPr>
                    <m:t>=</m:t>
                  </m:r>
                  <m:r>
                    <m:t>1</m:t>
                  </m:r>
                </m:sub>
                <m:sup>
                  <m:r>
                    <m:t>n</m:t>
                  </m:r>
                </m:sup>
                <m:e>
                  <m:nary>
                    <m:naryPr>
                      <m:chr m:val="∑"/>
                      <m:limLoc m:val="undOvr"/>
                      <m:subHide m:val="off"/>
                      <m:supHide m:val="off"/>
                    </m:naryPr>
                    <m:sub>
                      <m:r>
                        <m:t>j</m:t>
                      </m:r>
                      <m:r>
                        <m:rPr>
                          <m:sty m:val="p"/>
                        </m:rPr>
                        <m:t>=</m:t>
                      </m:r>
                      <m:r>
                        <m:t>1</m:t>
                      </m:r>
                    </m:sub>
                    <m:sup>
                      <m:r>
                        <m:t>p</m:t>
                      </m:r>
                    </m:sup>
                    <m:e>
                      <m:sSubSup>
                        <m:e>
                          <m:r>
                            <m:t>a</m:t>
                          </m:r>
                        </m:e>
                        <m:sub>
                          <m:r>
                            <m:t>i</m:t>
                          </m:r>
                          <m:r>
                            <m:t>j</m:t>
                          </m:r>
                        </m:sub>
                        <m:sup>
                          <m:r>
                            <m:t>2</m:t>
                          </m:r>
                        </m:sup>
                      </m:sSubSup>
                    </m:e>
                  </m:nary>
                </m:e>
              </m:nary>
              <m:r>
                <m:t>&amp;</m:t>
              </m:r>
              <m:r>
                <m:t>&amp;</m:t>
              </m:r>
              <m:r>
                <m:rPr>
                  <m:nor/>
                  <m:sty m:val="p"/>
                </m:rPr>
                <m:t>(</m:t>
              </m:r>
              <m:r>
                <m:rPr>
                  <m:nor/>
                  <m:sty m:val="p"/>
                </m:rPr>
                <m:t>Remark 34</m:t>
              </m:r>
              <m:r>
                <m:rPr>
                  <m:nor/>
                  <m:sty m:val="p"/>
                </m:rPr>
                <m:t>)</m:t>
              </m:r>
            </m:e>
            <m:e>
              <m:r>
                <m:t>&amp;</m:t>
              </m:r>
              <m:r>
                <m:rPr>
                  <m:sty m:val="p"/>
                </m:rPr>
                <m:t>=</m:t>
              </m:r>
              <m:nary>
                <m:naryPr>
                  <m:chr m:val="∑"/>
                  <m:limLoc m:val="undOvr"/>
                  <m:subHide m:val="off"/>
                  <m:supHide m:val="off"/>
                </m:naryPr>
                <m:sub>
                  <m:r>
                    <m:t>j</m:t>
                  </m:r>
                  <m:r>
                    <m:rPr>
                      <m:sty m:val="p"/>
                    </m:rPr>
                    <m:t>=</m:t>
                  </m:r>
                  <m:r>
                    <m:t>1</m:t>
                  </m:r>
                </m:sub>
                <m:sup>
                  <m:r>
                    <m:t>p</m:t>
                  </m:r>
                </m:sup>
                <m:e>
                  <m:nary>
                    <m:naryPr>
                      <m:chr m:val="∑"/>
                      <m:limLoc m:val="undOvr"/>
                      <m:subHide m:val="off"/>
                      <m:supHide m:val="off"/>
                    </m:naryPr>
                    <m:sub>
                      <m:r>
                        <m:t>i</m:t>
                      </m:r>
                      <m:r>
                        <m:rPr>
                          <m:sty m:val="p"/>
                        </m:rPr>
                        <m:t>=</m:t>
                      </m:r>
                      <m:r>
                        <m:t>1</m:t>
                      </m:r>
                    </m:sub>
                    <m:sup>
                      <m:r>
                        <m:t>n</m:t>
                      </m:r>
                    </m:sup>
                    <m:e>
                      <m:sSubSup>
                        <m:e>
                          <m:r>
                            <m:t>a</m:t>
                          </m:r>
                        </m:e>
                        <m:sub>
                          <m:r>
                            <m:t>i</m:t>
                          </m:r>
                          <m:r>
                            <m:t>j</m:t>
                          </m:r>
                        </m:sub>
                        <m:sup>
                          <m:r>
                            <m:t>2</m:t>
                          </m:r>
                        </m:sup>
                      </m:sSubSup>
                    </m:e>
                  </m:nary>
                </m:e>
              </m:nary>
              <m:r>
                <m:t>&amp;</m:t>
              </m:r>
              <m:r>
                <m:t>&amp;</m:t>
              </m:r>
              <m:r>
                <m:rPr>
                  <m:nor/>
                  <m:sty m:val="p"/>
                </m:rPr>
                <m:t>(swap the order of two finite sums)</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limLow>
                        <m:e>
                          <m:r>
                            <m:t>a</m:t>
                          </m:r>
                        </m:e>
                        <m:lim>
                          <m:r>
                            <m:rPr>
                              <m:sty m:val="p"/>
                            </m:rPr>
                            <m:t>∼</m:t>
                          </m:r>
                        </m:lim>
                      </m:limLow>
                    </m:e>
                    <m:sub>
                      <m:r>
                        <m:t>j</m:t>
                      </m:r>
                    </m:sub>
                  </m:sSub>
                </m:e>
              </m:d>
              <m:sSup>
                <m:e>
                  <m:r>
                    <m:t>​</m:t>
                  </m:r>
                </m:e>
                <m:sup>
                  <m:r>
                    <m:t>2</m:t>
                  </m:r>
                </m:sup>
              </m:sSup>
              <m:r>
                <m:t>&amp;</m:t>
              </m:r>
              <m:r>
                <m:t>&amp;</m:t>
              </m:r>
              <m:r>
                <m:rPr>
                  <m:nor/>
                  <m:sty m:val="p"/>
                </m:rPr>
                <m:t>(</m:t>
              </m:r>
              <m:r>
                <m:rPr>
                  <m:nor/>
                  <m:sty m:val="p"/>
                </m:rPr>
                <m:t>Definition 16</m:t>
              </m:r>
              <m:r>
                <m:rPr>
                  <m:nor/>
                  <m:sty m:val="p"/>
                </m:rPr>
                <m:t>, applied to each column)</m:t>
              </m:r>
            </m:e>
          </m:eqArr>
        </m:oMath>
      </m:oMathPara>
    </w:p>
    <w:p>
      <w:pPr>
        <w:pStyle w:val="FirstParagraph"/>
      </w:pPr>
      <w:del w:id="19254" w:author="PR Preview" w:date="2026-01-01T00:00:00Z">
        <w:r>
          <w:rPr>
            <w:b/>
            <w:bCs/>
          </w:rPr>
          <w:delText xml:space="preserve">Example 143 (The Frobenius norm of a</w:delText>
        </w:r>
      </w:del>
      <w:del w:id="19255" w:author="PR Preview" w:date="2026-01-01T00:00:00Z">
        <w:r>
          <w:rPr>
            <w:b/>
            <w:bCs/>
          </w:rPr>
          <w:delText xml:space="preserve"> </w:delText>
        </w:r>
      </w:del>
      <m:oMath>
        <m:r>
          <m:t>2</m:t>
        </m:r>
        <m:r>
          <m:rPr>
            <m:sty m:val="p"/>
          </m:rPr>
          <m:t>×</m:t>
        </m:r>
        <m:r>
          <m:t>2</m:t>
        </m:r>
      </m:oMath>
      <w:del w:id="19256" w:author="PR Preview" w:date="2026-01-01T00:00:00Z">
        <w:r>
          <w:rPr>
            <w:b/>
            <w:bCs/>
          </w:rPr>
          <w:delText xml:space="preserve"> </w:delText>
        </w:r>
      </w:del>
      <w:del w:id="19257" w:author="PR Preview" w:date="2026-01-01T00:00:00Z">
        <w:r>
          <w:rPr>
            <w:b/>
            <w:bCs/>
          </w:rPr>
          <w:delText xml:space="preserve">matrix, column by column)</w:delText>
        </w:r>
      </w:del>
      <w:del w:id="19258" w:author="PR Preview" w:date="2026-01-01T00:00:00Z">
        <w:r>
          <w:delText xml:space="preserve"> </w:delText>
        </w:r>
      </w:del>
      <w:del w:id="19259" w:author="PR Preview" w:date="2026-01-01T00:00:00Z">
        <w:r>
          <w:delText xml:space="preserve">The matrix</w:delText>
        </w:r>
      </w:del>
      <w:del w:id="192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del w:id="19261" w:author="PR Preview" w:date="2026-01-01T00:00:00Z">
        <w:r>
          <w:delText xml:space="preserve"> </w:delText>
        </w:r>
      </w:del>
      <w:del w:id="19262" w:author="PR Preview" w:date="2026-01-01T00:00:00Z">
        <w:r>
          <w:delText xml:space="preserve">in</w:delText>
        </w:r>
      </w:del>
      <w:del w:id="19263" w:author="PR Preview" w:date="2026-01-01T00:00:00Z">
        <w:r>
          <w:delText xml:space="preserve"> </w:delText>
        </w:r>
      </w:del>
      <w:hyperlink w:anchor="exm-frobenius-norm">
        <w:del w:id="19264" w:author="PR Preview" w:date="2026-01-01T00:00:00Z">
          <w:r>
            <w:rPr>
              <w:rStyle w:val="Hyperlink"/>
            </w:rPr>
            <w:delText xml:space="preserve">Example 142</w:delText>
          </w:r>
        </w:del>
      </w:hyperlink>
      <w:del w:id="19265" w:author="PR Preview" w:date="2026-01-01T00:00:00Z">
        <w:r>
          <w:delText xml:space="preserve"> </w:delText>
        </w:r>
      </w:del>
      <w:del w:id="19266" w:author="PR Preview" w:date="2026-01-01T00:00:00Z">
        <w:r>
          <w:delText xml:space="preserve">has columns</w:delText>
        </w:r>
      </w:del>
      <w:del w:id="19267"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3</m:t>
        </m:r>
        <m:r>
          <m:rPr>
            <m:sty m:val="p"/>
          </m:rPr>
          <m:t>)</m:t>
        </m:r>
      </m:oMath>
      <w:del w:id="19268" w:author="PR Preview" w:date="2026-01-01T00:00:00Z">
        <w:r>
          <w:delText xml:space="preserve"> </w:delText>
        </w:r>
      </w:del>
      <w:del w:id="19269" w:author="PR Preview" w:date="2026-01-01T00:00:00Z">
        <w:r>
          <w:delText xml:space="preserve">and</w:delText>
        </w:r>
      </w:del>
      <w:del w:id="19270" w:author="PR Preview" w:date="2026-01-01T00:00:00Z">
        <w:r>
          <w:delText xml:space="preserve"> </w:delText>
        </w:r>
      </w:del>
      <m:oMath>
        <m:sSub>
          <m:e>
            <m:limLow>
              <m:e>
                <m:r>
                  <m:t>a</m:t>
                </m:r>
              </m:e>
              <m:lim>
                <m:r>
                  <m:rPr>
                    <m:sty m:val="p"/>
                  </m:rPr>
                  <m:t>∼</m:t>
                </m:r>
              </m:lim>
            </m:limLow>
          </m:e>
          <m:sub>
            <m:r>
              <m:t>2</m:t>
            </m:r>
          </m:sub>
        </m:sSub>
        <m:r>
          <m:rPr>
            <m:sty m:val="p"/>
          </m:rPr>
          <m:t>=</m:t>
        </m:r>
        <m:r>
          <m:rPr>
            <m:sty m:val="p"/>
          </m:rPr>
          <m:t>(</m:t>
        </m:r>
        <m:r>
          <m:t>2</m:t>
        </m:r>
        <m:r>
          <m:rPr>
            <m:sty m:val="p"/>
          </m:rPr>
          <m:t>,</m:t>
        </m:r>
        <m:r>
          <m:t>4</m:t>
        </m:r>
        <m:r>
          <m:rPr>
            <m:sty m:val="p"/>
          </m:rPr>
          <m:t>)</m:t>
        </m:r>
      </m:oMath>
      <w:del w:id="19271" w:author="PR Preview" w:date="2026-01-01T00:00:00Z">
        <w:r>
          <w:delText xml:space="preserve">, so</w:delText>
        </w:r>
      </w:del>
    </w:p>
    <w:p>
      <w:pPr>
        <w:pStyle w:val="BodyText"/>
      </w:pPr>
      <m:oMathPara>
        <m:oMathParaPr>
          <m:jc m:val="center"/>
        </m:oMathParaPr>
        <m:oMath>
          <m:eqArr>
            <m:e>
              <m:r>
                <m:t>​</m:t>
              </m:r>
              <m:d>
                <m:dPr>
                  <m:begChr m:val="∥"/>
                  <m:sepChr m:val=""/>
                  <m:endChr m:val="∥"/>
                  <m:grow/>
                </m:dPr>
                <m:e>
                  <m:r>
                    <m:rPr>
                      <m:sty m:val="bi"/>
                    </m:rPr>
                    <m:t>A</m:t>
                  </m:r>
                </m:e>
              </m:d>
              <m:sSubSup>
                <m:e>
                  <m:r>
                    <m:t>​</m:t>
                  </m:r>
                </m:e>
                <m:sub>
                  <m:r>
                    <m:t>F</m:t>
                  </m:r>
                </m:sub>
                <m:sup>
                  <m:r>
                    <m:t>2</m:t>
                  </m:r>
                </m:sup>
              </m:sSubSup>
              <m:r>
                <m:t>&amp;</m:t>
              </m:r>
              <m:r>
                <m:rPr>
                  <m:sty m:val="p"/>
                </m:rPr>
                <m:t>=</m:t>
              </m:r>
              <m:r>
                <m:t>​</m:t>
              </m:r>
              <m:d>
                <m:dPr>
                  <m:begChr m:val="∥"/>
                  <m:sepChr m:val=""/>
                  <m:endChr m:val="∥"/>
                  <m:grow/>
                </m:dPr>
                <m:e>
                  <m:sSub>
                    <m:e>
                      <m:limLow>
                        <m:e>
                          <m:r>
                            <m:t>a</m:t>
                          </m:r>
                        </m:e>
                        <m:lim>
                          <m:r>
                            <m:rPr>
                              <m:sty m:val="p"/>
                            </m:rPr>
                            <m:t>∼</m:t>
                          </m:r>
                        </m:lim>
                      </m:limLow>
                    </m:e>
                    <m:sub>
                      <m:r>
                        <m:t>1</m:t>
                      </m:r>
                    </m:sub>
                  </m:sSub>
                </m:e>
              </m:d>
              <m:sSup>
                <m:e>
                  <m:r>
                    <m:t>​</m:t>
                  </m:r>
                </m:e>
                <m:sup>
                  <m:r>
                    <m:t>2</m:t>
                  </m:r>
                </m:sup>
              </m:sSup>
              <m:r>
                <m:rPr>
                  <m:sty m:val="p"/>
                </m:rPr>
                <m:t>+</m:t>
              </m:r>
              <m:r>
                <m:t>​</m:t>
              </m:r>
              <m:d>
                <m:dPr>
                  <m:begChr m:val="∥"/>
                  <m:sepChr m:val=""/>
                  <m:endChr m:val="∥"/>
                  <m:grow/>
                </m:dPr>
                <m:e>
                  <m:sSub>
                    <m:e>
                      <m:limLow>
                        <m:e>
                          <m:r>
                            <m:t>a</m:t>
                          </m:r>
                        </m:e>
                        <m:lim>
                          <m:r>
                            <m:rPr>
                              <m:sty m:val="p"/>
                            </m:rPr>
                            <m:t>∼</m:t>
                          </m:r>
                        </m:lim>
                      </m:limLow>
                    </m:e>
                    <m:sub>
                      <m:r>
                        <m:t>2</m:t>
                      </m:r>
                    </m:sub>
                  </m:sSub>
                </m:e>
              </m:d>
              <m:sSup>
                <m:e>
                  <m:r>
                    <m:t>​</m:t>
                  </m:r>
                </m:e>
                <m:sup>
                  <m:r>
                    <m:t>2</m:t>
                  </m:r>
                </m:sup>
              </m:sSup>
              <m:r>
                <m:t>&amp;</m:t>
              </m:r>
              <m:r>
                <m:t>&amp;</m:t>
              </m:r>
              <m:r>
                <m:rPr>
                  <m:nor/>
                  <m:sty m:val="p"/>
                </m:rPr>
                <m:t>(</m:t>
              </m:r>
              <m:r>
                <m:rPr>
                  <m:nor/>
                  <m:sty m:val="p"/>
                </m:rPr>
                <m:t>Theorem 76</m:t>
              </m:r>
              <m:r>
                <m:rPr>
                  <m:nor/>
                  <m:sty m:val="p"/>
                </m:rPr>
                <m:t>)</m:t>
              </m:r>
            </m:e>
            <m:e>
              <m:r>
                <m:t>&amp;</m:t>
              </m:r>
              <m:r>
                <m:rPr>
                  <m:sty m:val="p"/>
                </m:rPr>
                <m:t>=</m:t>
              </m:r>
              <m:r>
                <m:rPr>
                  <m:sty m:val="p"/>
                </m:rPr>
                <m:t>(</m:t>
              </m:r>
              <m:sSup>
                <m:e>
                  <m:r>
                    <m:t>1</m:t>
                  </m:r>
                </m:e>
                <m:sup>
                  <m:r>
                    <m:t>2</m:t>
                  </m:r>
                </m:sup>
              </m:sSup>
              <m:r>
                <m:rPr>
                  <m:sty m:val="p"/>
                </m:rPr>
                <m:t>+</m:t>
              </m:r>
              <m:sSup>
                <m:e>
                  <m:r>
                    <m:t>3</m:t>
                  </m:r>
                </m:e>
                <m:sup>
                  <m:r>
                    <m:t>2</m:t>
                  </m:r>
                </m:sup>
              </m:sSup>
              <m:r>
                <m:rPr>
                  <m:sty m:val="p"/>
                </m:rPr>
                <m:t>)</m:t>
              </m:r>
              <m:r>
                <m:rPr>
                  <m:sty m:val="p"/>
                </m:rPr>
                <m:t>+</m:t>
              </m:r>
              <m:r>
                <m:rPr>
                  <m:sty m:val="p"/>
                </m:rPr>
                <m:t>(</m:t>
              </m:r>
              <m:sSup>
                <m:e>
                  <m:r>
                    <m:t>2</m:t>
                  </m:r>
                </m:e>
                <m:sup>
                  <m:r>
                    <m:t>2</m:t>
                  </m:r>
                </m:sup>
              </m:sSup>
              <m:r>
                <m:rPr>
                  <m:sty m:val="p"/>
                </m:rPr>
                <m:t>+</m:t>
              </m:r>
              <m:sSup>
                <m:e>
                  <m:r>
                    <m:t>4</m:t>
                  </m:r>
                </m:e>
                <m:sup>
                  <m:r>
                    <m:t>2</m:t>
                  </m:r>
                </m:sup>
              </m:sSup>
              <m:r>
                <m:rPr>
                  <m:sty m:val="p"/>
                </m:rPr>
                <m:t>)</m:t>
              </m:r>
              <m:r>
                <m:t>&amp;</m:t>
              </m:r>
              <m:r>
                <m:t>&amp;</m:t>
              </m:r>
              <m:r>
                <m:rPr>
                  <m:nor/>
                  <m:sty m:val="p"/>
                </m:rPr>
                <m:t>(definition of the norm)</m:t>
              </m:r>
            </m:e>
            <m:e>
              <m:r>
                <m:t>&amp;</m:t>
              </m:r>
              <m:r>
                <m:rPr>
                  <m:sty m:val="p"/>
                </m:rPr>
                <m:t>=</m:t>
              </m:r>
              <m:r>
                <m:t>10</m:t>
              </m:r>
              <m:r>
                <m:rPr>
                  <m:sty m:val="p"/>
                </m:rPr>
                <m:t>+</m:t>
              </m:r>
              <m:r>
                <m:t>20</m:t>
              </m:r>
              <m:r>
                <m:t>&amp;</m:t>
              </m:r>
              <m:r>
                <m:t>&amp;</m:t>
              </m:r>
              <m:r>
                <m:rPr>
                  <m:nor/>
                  <m:sty m:val="p"/>
                </m:rPr>
                <m:t>(square and add)</m:t>
              </m:r>
            </m:e>
            <m:e>
              <m:r>
                <m:t>&amp;</m:t>
              </m:r>
              <m:r>
                <m:rPr>
                  <m:sty m:val="p"/>
                </m:rPr>
                <m:t>=</m:t>
              </m:r>
              <m:r>
                <m:t>30</m:t>
              </m:r>
              <m:r>
                <m:t>&amp;</m:t>
              </m:r>
              <m:r>
                <m:t>&amp;</m:t>
              </m:r>
              <m:r>
                <m:rPr>
                  <m:nor/>
                  <m:sty m:val="p"/>
                </m:rPr>
                <m:t>(add)</m:t>
              </m:r>
            </m:e>
          </m:eqArr>
        </m:oMath>
      </m:oMathPara>
    </w:p>
    <w:p>
      <w:pPr>
        <w:pStyle w:val="FirstParagraph"/>
      </w:pPr>
      <w:ins w:id="19272" w:author="PR Preview" w:date="2026-01-01T00:00:00Z">
        <w:r>
          <w:rPr>
            <w:b/>
            <w:bCs/>
          </w:rPr>
          <w:t xml:space="preserve">Theorem 76 (The squared Frobenius norm adds up the squared column norms)</w:t>
        </w:r>
      </w:ins>
      <w:ins w:id="19273" w:author="PR Preview" w:date="2026-01-01T00:00:00Z">
        <w:r>
          <w:t xml:space="preserve"> </w:t>
        </w:r>
      </w:ins>
      <w:ins w:id="19274" w:author="PR Preview" w:date="2026-01-01T00:00:00Z">
        <w:r>
          <w:t xml:space="preserve">If</w:t>
        </w:r>
      </w:ins>
      <w:ins w:id="19275" w:author="PR Preview" w:date="2026-01-01T00:00:00Z">
        <w:r>
          <w:t xml:space="preserve"> </w:t>
        </w:r>
      </w:ins>
      <m:oMath>
        <m:r>
          <m:rPr>
            <m:sty m:val="bi"/>
          </m:rPr>
          <m:t>A</m:t>
        </m:r>
      </m:oMath>
      <w:ins w:id="19276" w:author="PR Preview" w:date="2026-01-01T00:00:00Z">
        <w:r>
          <w:t xml:space="preserve"> </w:t>
        </w:r>
      </w:ins>
      <w:ins w:id="19277" w:author="PR Preview" w:date="2026-01-01T00:00:00Z">
        <w:r>
          <w:t xml:space="preserve">is an</w:t>
        </w:r>
      </w:ins>
      <w:ins w:id="19278" w:author="PR Preview" w:date="2026-01-01T00:00:00Z">
        <w:r>
          <w:t xml:space="preserve"> </w:t>
        </w:r>
      </w:ins>
      <m:oMath>
        <m:r>
          <m:t>n</m:t>
        </m:r>
        <m:r>
          <m:rPr>
            <m:sty m:val="p"/>
          </m:rPr>
          <m:t>×</m:t>
        </m:r>
        <m:r>
          <m:t>p</m:t>
        </m:r>
      </m:oMath>
      <w:ins w:id="19279" w:author="PR Preview" w:date="2026-01-01T00:00:00Z">
        <w:r>
          <w:t xml:space="preserve"> </w:t>
        </w:r>
      </w:ins>
      <w:ins w:id="19280" w:author="PR Preview" w:date="2026-01-01T00:00:00Z">
        <w:r>
          <w:t xml:space="preserve">matrix</w:t>
        </w:r>
      </w:ins>
      <w:ins w:id="19281" w:author="PR Preview" w:date="2026-01-01T00:00:00Z">
        <w:r>
          <w:t xml:space="preserve"> </w:t>
        </w:r>
      </w:ins>
      <w:ins w:id="19282" w:author="PR Preview" w:date="2026-01-01T00:00:00Z">
        <w:r>
          <w:t xml:space="preserve">with columns</w:t>
        </w:r>
      </w:ins>
      <w:ins w:id="19283" w:author="PR Preview" w:date="2026-01-01T00:00:00Z">
        <w:r>
          <w:t xml:space="preserve"> </w:t>
        </w:r>
      </w:ins>
      <w:ins w:id="19284" w:author="PR Preview" w:date="2026-01-01T00:00:00Z">
        <w:r>
          <w:t xml:space="preserve">$\mathord{\smash[b]{\underset{\raise.3ex\hbox{$\scriptstyle\sim$}}{a}}\vphantom{a}}_1, \ldots, \mathord{\smash[b]{\underset{\raise.3ex\hbox{$\scriptstyle\sim$}}{a}}\vphantom{a}}_p$</w:t>
        </w:r>
      </w:ins>
      <w:ins w:id="19285" w:author="PR Preview" w:date="2026-01-01T00:00:00Z">
        <w:r>
          <w:t xml:space="preserve">, then</w:t>
        </w:r>
      </w:ins>
    </w:p>
    <w:p>
      <w:pPr>
        <w:pStyle w:val="BodyText"/>
      </w:pPr>
      <w:ins w:id="19286" w:author="PR Preview" w:date="2026-01-01T00:00:00Z">
        <w:r>
          <w:t xml:space="preserve">$$
    \mathopen{}\left\lVert\mathbf{A}\right\rVert\mathclose{}_F^2 = \sum_{j=1}^p\mathopen{}\left\lVert\mathord{\smash[b]{\underset{\raise.3ex\hbox{$\scriptstyle\sim$}}{a}}\vphantom{a}}_j\right\rVert\mathclose{}^2.
    $$</w:t>
        </w:r>
      </w:ins>
    </w:p>
    <w:bookmarkEnd w:id="470"/>
    <w:p>
      <w:pPr>
        <w:pStyle w:val="FirstParagraph"/>
      </w:pPr>
      <w:ins w:id="19287" w:author="PR Preview" w:date="2026-01-01T00:00:00Z">
        <w:r>
          <w:rPr>
            <w:i/>
            <w:iCs/>
          </w:rPr>
          <w:t xml:space="preserve">Proof</w:t>
        </w:r>
      </w:ins>
      <w:ins w:id="19288" w:author="PR Preview" w:date="2026-01-01T00:00:00Z">
        <w:r>
          <w:t xml:space="preserve">. </w:t>
        </w:r>
      </w:ins>
      <w:ins w:id="19289" w:author="PR Preview" w:date="2026-01-01T00:00:00Z">
        <w:r>
          <w:t xml:space="preserve">Entry</w:t>
        </w:r>
      </w:ins>
      <w:ins w:id="19290" w:author="PR Preview" w:date="2026-01-01T00:00:00Z">
        <w:r>
          <w:t xml:space="preserve"> </w:t>
        </w:r>
      </w:ins>
      <m:oMath>
        <m:r>
          <m:t>i</m:t>
        </m:r>
      </m:oMath>
      <w:ins w:id="19291" w:author="PR Preview" w:date="2026-01-01T00:00:00Z">
        <w:r>
          <w:t xml:space="preserve"> </w:t>
        </w:r>
      </w:ins>
      <w:ins w:id="19292" w:author="PR Preview" w:date="2026-01-01T00:00:00Z">
        <w:r>
          <w:t xml:space="preserve">of</w:t>
        </w:r>
      </w:ins>
      <w:ins w:id="19293" w:author="PR Preview" w:date="2026-01-01T00:00:00Z">
        <w:r>
          <w:t xml:space="preserve"> </w:t>
        </w:r>
      </w:ins>
      <w:ins w:id="19294" w:author="PR Preview" w:date="2026-01-01T00:00:00Z">
        <w:r>
          <w:t xml:space="preserve">$\mathord{\smash[b]{\underset{\raise.3ex\hbox{$\scriptstyle\sim$}}{a}}\vphantom{a}}_j$</w:t>
        </w:r>
      </w:ins>
      <w:ins w:id="19295" w:author="PR Preview" w:date="2026-01-01T00:00:00Z">
        <w:r>
          <w:t xml:space="preserve"> </w:t>
        </w:r>
      </w:ins>
      <w:ins w:id="19296" w:author="PR Preview" w:date="2026-01-01T00:00:00Z">
        <w:r>
          <w:t xml:space="preserve">is</w:t>
        </w:r>
      </w:ins>
      <w:ins w:id="19297" w:author="PR Preview" w:date="2026-01-01T00:00:00Z">
        <w:r>
          <w:t xml:space="preserve"> </w:t>
        </w:r>
      </w:ins>
      <m:oMath>
        <m:sSub>
          <m:e>
            <m:r>
              <m:t>a</m:t>
            </m:r>
          </m:e>
          <m:sub>
            <m:r>
              <m:t>i</m:t>
            </m:r>
            <m:r>
              <m:t>j</m:t>
            </m:r>
          </m:sub>
        </m:sSub>
      </m:oMath>
      <w:ins w:id="19298" w:author="PR Preview" w:date="2026-01-01T00:00:00Z">
        <w:r>
          <w:t xml:space="preserve">, so</w:t>
        </w:r>
      </w:ins>
    </w:p>
    <w:p>
      <w:pPr>
        <w:pStyle w:val="BodyText"/>
      </w:pPr>
      <w:ins w:id="19299" w:author="PR Preview" w:date="2026-01-01T00:00:00Z">
        <w:r>
          <w:t xml:space="preserve">$$
    \begin{aligned}
    \mathopen{}\left\lVert\mathbf{A}\right\rVert\mathclose{}_F^2
    &amp;= \sum_{i=1}^n\sum_{j=1}^pa_{ij}^2
    &amp;&amp; \text{(}\text{Remark~34}\text{)}
    \\
    &amp;= \sum_{j=1}^p\sum_{i=1}^na_{ij}^2
    &amp;&amp; \text{(swap the order of two finite sums)}
    \\
    &amp;= \sum_{j=1}^p\mathopen{}\left\lVert\mathord{\smash[b]{\underset{\raise.3ex\hbox{$\scriptstyle\sim$}}{a}}\vphantom{a}}_j\right\rVert\mathclose{}^2
    &amp;&amp; \text{(}\text{Definition~16}\text{, applied to each column)}
    \end{aligned}
    $$</w:t>
        </w:r>
      </w:ins>
    </w:p>
    <w:bookmarkStart w:id="471" w:name="exm-frobenius-norm-columns"/>
    <w:p>
      <w:pPr>
        <w:pStyle w:val="FirstParagraph"/>
      </w:pPr>
      <w:ins w:id="19300" w:author="PR Preview" w:date="2026-01-01T00:00:00Z">
        <w:r>
          <w:rPr>
            <w:b/>
            <w:bCs/>
          </w:rPr>
          <w:t xml:space="preserve">Example 143 (The Frobenius norm of a</w:t>
        </w:r>
      </w:ins>
      <w:ins w:id="19301" w:author="PR Preview" w:date="2026-01-01T00:00:00Z">
        <w:r>
          <w:rPr>
            <w:b/>
            <w:bCs/>
          </w:rPr>
          <w:t xml:space="preserve"> </w:t>
        </w:r>
      </w:ins>
      <m:oMath>
        <m:r>
          <m:t>2</m:t>
        </m:r>
        <m:r>
          <m:rPr>
            <m:sty m:val="p"/>
          </m:rPr>
          <m:t>×</m:t>
        </m:r>
        <m:r>
          <m:t>2</m:t>
        </m:r>
      </m:oMath>
      <w:ins w:id="19302" w:author="PR Preview" w:date="2026-01-01T00:00:00Z">
        <w:r>
          <w:rPr>
            <w:b/>
            <w:bCs/>
          </w:rPr>
          <w:t xml:space="preserve"> </w:t>
        </w:r>
      </w:ins>
      <w:ins w:id="19303" w:author="PR Preview" w:date="2026-01-01T00:00:00Z">
        <w:r>
          <w:rPr>
            <w:b/>
            <w:bCs/>
          </w:rPr>
          <w:t xml:space="preserve">matrix, column by column)</w:t>
        </w:r>
      </w:ins>
      <w:ins w:id="19304" w:author="PR Preview" w:date="2026-01-01T00:00:00Z">
        <w:r>
          <w:t xml:space="preserve"> </w:t>
        </w:r>
      </w:ins>
      <w:ins w:id="19305" w:author="PR Preview" w:date="2026-01-01T00:00:00Z">
        <w:r>
          <w:t xml:space="preserve">The matrix</w:t>
        </w:r>
      </w:ins>
      <w:ins w:id="1930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3</m:t>
                  </m:r>
                </m:e>
                <m:e>
                  <m:r>
                    <m:t>4</m:t>
                  </m:r>
                </m:e>
              </m:mr>
            </m:m>
          </m:e>
        </m:d>
      </m:oMath>
      <w:ins w:id="19307" w:author="PR Preview" w:date="2026-01-01T00:00:00Z">
        <w:r>
          <w:t xml:space="preserve"> </w:t>
        </w:r>
      </w:ins>
      <w:ins w:id="19308" w:author="PR Preview" w:date="2026-01-01T00:00:00Z">
        <w:r>
          <w:t xml:space="preserve">in</w:t>
        </w:r>
      </w:ins>
      <w:ins w:id="19309" w:author="PR Preview" w:date="2026-01-01T00:00:00Z">
        <w:r>
          <w:t xml:space="preserve"> </w:t>
        </w:r>
      </w:ins>
      <w:hyperlink w:anchor="exm-frobenius-norm">
        <w:ins w:id="19310" w:author="PR Preview" w:date="2026-01-01T00:00:00Z">
          <w:r>
            <w:rPr>
              <w:rStyle w:val="Hyperlink"/>
            </w:rPr>
            <w:t xml:space="preserve">Example 142</w:t>
          </w:r>
        </w:ins>
      </w:hyperlink>
      <w:ins w:id="19311" w:author="PR Preview" w:date="2026-01-01T00:00:00Z">
        <w:r>
          <w:t xml:space="preserve"> </w:t>
        </w:r>
      </w:ins>
      <w:ins w:id="19312" w:author="PR Preview" w:date="2026-01-01T00:00:00Z">
        <w:r>
          <w:t xml:space="preserve">has columns</w:t>
        </w:r>
      </w:ins>
      <w:ins w:id="19313" w:author="PR Preview" w:date="2026-01-01T00:00:00Z">
        <w:r>
          <w:t xml:space="preserve"> </w:t>
        </w:r>
      </w:ins>
      <w:ins w:id="19314" w:author="PR Preview" w:date="2026-01-01T00:00:00Z">
        <w:r>
          <w:t xml:space="preserve">$\mathord{\smash[b]{\underset{\raise.3ex\hbox{$\scriptstyle\sim$}}{a}}\vphantom{a}}_1 = (1, 3)$</w:t>
        </w:r>
      </w:ins>
      <w:ins w:id="19315" w:author="PR Preview" w:date="2026-01-01T00:00:00Z">
        <w:r>
          <w:t xml:space="preserve"> </w:t>
        </w:r>
      </w:ins>
      <w:ins w:id="19316" w:author="PR Preview" w:date="2026-01-01T00:00:00Z">
        <w:r>
          <w:t xml:space="preserve">and</w:t>
        </w:r>
      </w:ins>
      <w:ins w:id="19317" w:author="PR Preview" w:date="2026-01-01T00:00:00Z">
        <w:r>
          <w:t xml:space="preserve"> </w:t>
        </w:r>
      </w:ins>
      <w:ins w:id="19318" w:author="PR Preview" w:date="2026-01-01T00:00:00Z">
        <w:r>
          <w:t xml:space="preserve">$\mathord{\smash[b]{\underset{\raise.3ex\hbox{$\scriptstyle\sim$}}{a}}\vphantom{a}}_2 = (2, 4)$</w:t>
        </w:r>
      </w:ins>
      <w:ins w:id="19319" w:author="PR Preview" w:date="2026-01-01T00:00:00Z">
        <w:r>
          <w:t xml:space="preserve">, so</w:t>
        </w:r>
      </w:ins>
    </w:p>
    <w:p>
      <w:pPr>
        <w:pStyle w:val="BodyText"/>
      </w:pPr>
      <w:ins w:id="19320" w:author="PR Preview" w:date="2026-01-01T00:00:00Z">
        <w:r>
          <w:t xml:space="preserve">$$
    \begin{aligned}
    \mathopen{}\left\lVert\mathbf{A}\right\rVert\mathclose{}_F^2
    &amp;= \mathopen{}\left\lVert\mathord{\smash[b]{\underset{\raise.3ex\hbox{$\scriptstyle\sim$}}{a}}\vphantom{a}}_1\right\rVert\mathclose{}^2 + \mathopen{}\left\lVert\mathord{\smash[b]{\underset{\raise.3ex\hbox{$\scriptstyle\sim$}}{a}}\vphantom{a}}_2\right\rVert\mathclose{}^2
    &amp;&amp; \text{(}\text{Theorem~76}\text{)}
    \\
    &amp;= (1^2 + 3^2) + (2^2 + 4^2)
    &amp;&amp; \text{(definition of the norm)}
    \\
    &amp;= 10 + 20
    &amp;&amp; \text{(square and add)}
    \\
    &amp;= 30
    &amp;&amp; \text{(add)}
    \end{aligned}
    $$</w:t>
        </w:r>
      </w:ins>
    </w:p>
    <w:p>
      <w:pPr>
        <w:pStyle w:val="FirstParagraph"/>
      </w:pPr>
      <w:r>
        <w:t xml:space="preserve">which matches</w:t>
      </w:r>
      <w:r>
        <w:t xml:space="preserve"> </w:t>
      </w:r>
      <m:oMath>
        <m:r>
          <m:t>​</m:t>
        </m:r>
        <m:d>
          <m:dPr>
            <m:begChr m:val="∥"/>
            <m:sepChr m:val=""/>
            <m:endChr m:val="∥"/>
            <m:grow/>
          </m:dPr>
          <m:e>
            <m:r>
              <m:rPr>
                <m:sty m:val="bi"/>
              </m:rPr>
              <m:t>A</m:t>
            </m:r>
          </m:e>
        </m:d>
        <m:sSub>
          <m:e>
            <m:r>
              <m:t>​</m:t>
            </m:r>
          </m:e>
          <m:sub>
            <m:r>
              <m:t>F</m:t>
            </m:r>
          </m:sub>
        </m:sSub>
        <m:r>
          <m:rPr>
            <m:sty m:val="p"/>
          </m:rPr>
          <m:t>=</m:t>
        </m:r>
        <m:rad>
          <m:radPr>
            <m:degHide m:val="on"/>
          </m:radPr>
          <m:deg/>
          <m:e>
            <m:r>
              <m:t>30</m:t>
            </m:r>
          </m:e>
        </m:rad>
      </m:oMath>
      <w:r>
        <w:t xml:space="preserve"> </w:t>
      </w:r>
      <w:r>
        <w:t xml:space="preserve">from</w:t>
      </w:r>
      <w:r>
        <w:t xml:space="preserve"> </w:t>
      </w:r>
      <w:hyperlink w:anchor="exm-frobenius-norm">
        <w:r>
          <w:rPr>
            <w:rStyle w:val="Hyperlink"/>
          </w:rPr>
          <w:t xml:space="preserve">Example 142</w:t>
        </w:r>
      </w:hyperlink>
      <w:r>
        <w:t xml:space="preserve">.</w:t>
      </w:r>
    </w:p>
    <w:bookmarkEnd w:id="471"/>
    <w:bookmarkEnd w:id="472"/>
    <w:bookmarkStart w:id="498" w:name="matrix-decompositions"/>
    <w:p>
      <w:pPr>
        <w:pStyle w:val="Heading2"/>
      </w:pPr>
      <w:r>
        <w:t xml:space="preserve">17 Matrix Decompositions</w:t>
      </w:r>
    </w:p>
    <w:bookmarkStart w:id="473" w:name="def-eigenvalue"/>
    <w:p>
      <w:pPr>
        <w:pStyle w:val="FirstParagraph"/>
      </w:pPr>
      <w:del w:id="19321" w:author="PR Preview" w:date="2026-01-01T00:00:00Z">
        <w:r>
          <w:rPr>
            <w:b/>
            <w:bCs/>
          </w:rPr>
          <w:delText xml:space="preserve">Definition 95 (Eigenvalue)</w:delText>
        </w:r>
      </w:del>
      <w:del w:id="19322" w:author="PR Preview" w:date="2026-01-01T00:00:00Z">
        <w:r>
          <w:delText xml:space="preserve"> </w:delText>
        </w:r>
      </w:del>
      <w:del w:id="19323" w:author="PR Preview" w:date="2026-01-01T00:00:00Z">
        <w:r>
          <w:delText xml:space="preserve">Let</w:delText>
        </w:r>
      </w:del>
      <w:del w:id="19324" w:author="PR Preview" w:date="2026-01-01T00:00:00Z">
        <w:r>
          <w:delText xml:space="preserve"> </w:delText>
        </w:r>
      </w:del>
      <m:oMath>
        <m:r>
          <m:rPr>
            <m:sty m:val="bi"/>
          </m:rPr>
          <m:t>A</m:t>
        </m:r>
      </m:oMath>
      <w:del w:id="19325" w:author="PR Preview" w:date="2026-01-01T00:00:00Z">
        <w:r>
          <w:delText xml:space="preserve"> </w:delText>
        </w:r>
      </w:del>
      <w:del w:id="19326" w:author="PR Preview" w:date="2026-01-01T00:00:00Z">
        <w:r>
          <w:delText xml:space="preserve">be a</w:delText>
        </w:r>
      </w:del>
      <w:del w:id="19327" w:author="PR Preview" w:date="2026-01-01T00:00:00Z">
        <w:r>
          <w:delText xml:space="preserve"> </w:delText>
        </w:r>
      </w:del>
      <m:oMath>
        <m:r>
          <m:t>p</m:t>
        </m:r>
        <m:r>
          <m:rPr>
            <m:sty m:val="p"/>
          </m:rPr>
          <m:t>×</m:t>
        </m:r>
        <m:r>
          <m:t>p</m:t>
        </m:r>
      </m:oMath>
      <w:del w:id="19328" w:author="PR Preview" w:date="2026-01-01T00:00:00Z">
        <w:r>
          <w:delText xml:space="preserve"> </w:delText>
        </w:r>
      </w:del>
      <w:del w:id="19329" w:author="PR Preview" w:date="2026-01-01T00:00:00Z">
        <w:r>
          <w:delText xml:space="preserve">matrix.</w:delText>
        </w:r>
      </w:del>
      <w:del w:id="19330" w:author="PR Preview" w:date="2026-01-01T00:00:00Z">
        <w:r>
          <w:delText xml:space="preserve"> </w:delText>
        </w:r>
      </w:del>
      <w:del w:id="19331" w:author="PR Preview" w:date="2026-01-01T00:00:00Z">
        <w:r>
          <w:delText xml:space="preserve">A real number</w:delText>
        </w:r>
      </w:del>
      <w:del w:id="19332" w:author="PR Preview" w:date="2026-01-01T00:00:00Z">
        <w:r>
          <w:delText xml:space="preserve"> </w:delText>
        </w:r>
      </w:del>
      <m:oMath>
        <m:r>
          <m:t>λ</m:t>
        </m:r>
      </m:oMath>
      <w:del w:id="19333" w:author="PR Preview" w:date="2026-01-01T00:00:00Z">
        <w:r>
          <w:delText xml:space="preserve"> </w:delText>
        </w:r>
      </w:del>
      <w:del w:id="19334" w:author="PR Preview" w:date="2026-01-01T00:00:00Z">
        <w:r>
          <w:delText xml:space="preserve">is an</w:delText>
        </w:r>
      </w:del>
      <w:del w:id="19335" w:author="PR Preview" w:date="2026-01-01T00:00:00Z">
        <w:r>
          <w:delText xml:space="preserve"> </w:delText>
        </w:r>
      </w:del>
      <w:del w:id="19336" w:author="PR Preview" w:date="2026-01-01T00:00:00Z">
        <w:r>
          <w:rPr>
            <w:b/>
            <w:bCs/>
          </w:rPr>
          <w:delText xml:space="preserve">eigenvalue</w:delText>
        </w:r>
      </w:del>
      <w:del w:id="19337" w:author="PR Preview" w:date="2026-01-01T00:00:00Z">
        <w:r>
          <w:delText xml:space="preserve"> </w:delText>
        </w:r>
      </w:del>
      <w:del w:id="19338" w:author="PR Preview" w:date="2026-01-01T00:00:00Z">
        <w:r>
          <w:delText xml:space="preserve">of</w:delText>
        </w:r>
      </w:del>
      <w:del w:id="19339" w:author="PR Preview" w:date="2026-01-01T00:00:00Z">
        <w:r>
          <w:delText xml:space="preserve"> </w:delText>
        </w:r>
      </w:del>
      <m:oMath>
        <m:r>
          <m:rPr>
            <m:sty m:val="bi"/>
          </m:rPr>
          <m:t>A</m:t>
        </m:r>
      </m:oMath>
      <w:del w:id="19340" w:author="PR Preview" w:date="2026-01-01T00:00:00Z">
        <w:r>
          <w:delText xml:space="preserve"> </w:delText>
        </w:r>
      </w:del>
      <w:del w:id="19341" w:author="PR Preview" w:date="2026-01-01T00:00:00Z">
        <w:r>
          <w:delText xml:space="preserve">if some real vector</w:delText>
        </w:r>
      </w:del>
      <w:del w:id="19342"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9343" w:author="PR Preview" w:date="2026-01-01T00:00:00Z">
        <w:r>
          <w:delText xml:space="preserve"> </w:delText>
        </w:r>
      </w:del>
      <w:del w:id="19344" w:author="PR Preview" w:date="2026-01-01T00:00:00Z">
        <w:r>
          <w:delText xml:space="preserve">of length</w:delText>
        </w:r>
      </w:del>
      <w:del w:id="19345" w:author="PR Preview" w:date="2026-01-01T00:00:00Z">
        <w:r>
          <w:delText xml:space="preserve"> </w:delText>
        </w:r>
      </w:del>
      <m:oMath>
        <m:r>
          <m:t>p</m:t>
        </m:r>
      </m:oMath>
      <w:del w:id="19346" w:author="PR Preview" w:date="2026-01-01T00:00:00Z">
        <w:r>
          <w:delText xml:space="preserve"> </w:delText>
        </w:r>
      </w:del>
      <w:del w:id="19347" w:author="PR Preview" w:date="2026-01-01T00:00:00Z">
        <w:r>
          <w:delText xml:space="preserve">satisfies</w:delText>
        </w:r>
      </w:del>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t> </m:t>
          </m:r>
          <m:limLow>
            <m:e>
              <m:limLow>
                <m:e>
                  <m:limLow>
                    <m:e>
                      <m:r>
                        <m:t>v</m:t>
                      </m:r>
                    </m:e>
                    <m:lim>
                      <m:r>
                        <m:rPr>
                          <m:sty m:val="p"/>
                        </m:rPr>
                        <m:t>∼</m:t>
                      </m:r>
                    </m:lim>
                  </m:limLow>
                </m:e>
                <m:lim>
                  <m:r>
                    <m:rPr>
                      <m:sty m:val="p"/>
                    </m:rPr>
                    <m:t>⏟</m:t>
                  </m:r>
                </m:lim>
              </m:limLow>
            </m:e>
            <m:lim>
              <m:r>
                <m:t>p</m:t>
              </m:r>
              <m:r>
                <m:rPr>
                  <m:sty m:val="p"/>
                </m:rPr>
                <m:t>×</m:t>
              </m:r>
              <m:r>
                <m:t>1</m:t>
              </m:r>
            </m:lim>
          </m:limLow>
          <m:r>
            <m:rPr>
              <m:sty m:val="p"/>
            </m:rPr>
            <m:t>=</m:t>
          </m:r>
          <m:r>
            <m:t>λ</m:t>
          </m:r>
          <m:r>
            <m:t> </m:t>
          </m:r>
          <m:limLow>
            <m:e>
              <m:limLow>
                <m:e>
                  <m:limLow>
                    <m:e>
                      <m:r>
                        <m:t>v</m:t>
                      </m:r>
                    </m:e>
                    <m:lim>
                      <m:r>
                        <m:rPr>
                          <m:sty m:val="p"/>
                        </m:rPr>
                        <m:t>∼</m:t>
                      </m:r>
                    </m:lim>
                  </m:limLow>
                </m:e>
                <m:lim>
                  <m:r>
                    <m:rPr>
                      <m:sty m:val="p"/>
                    </m:rPr>
                    <m:t>⏟</m:t>
                  </m:r>
                </m:lim>
              </m:limLow>
            </m:e>
            <m:lim>
              <m:r>
                <m:t>p</m:t>
              </m:r>
              <m:r>
                <m:rPr>
                  <m:sty m:val="p"/>
                </m:rPr>
                <m:t>×</m:t>
              </m:r>
              <m:r>
                <m:t>1</m:t>
              </m:r>
            </m:lim>
          </m:limLow>
        </m:oMath>
      </m:oMathPara>
    </w:p>
    <w:p>
      <w:pPr>
        <w:pStyle w:val="FirstParagraph"/>
      </w:pPr>
      <w:del w:id="19348" w:author="PR Preview" w:date="2026-01-01T00:00:00Z">
        <w:r>
          <w:rPr>
            <w:b/>
            <w:bCs/>
          </w:rPr>
          <w:delText xml:space="preserve">Definition 96 (Eigenvector)</w:delText>
        </w:r>
      </w:del>
      <w:del w:id="19349" w:author="PR Preview" w:date="2026-01-01T00:00:00Z">
        <w:r>
          <w:delText xml:space="preserve"> </w:delText>
        </w:r>
      </w:del>
      <w:del w:id="19350" w:author="PR Preview" w:date="2026-01-01T00:00:00Z">
        <w:r>
          <w:delText xml:space="preserve">In</w:delText>
        </w:r>
      </w:del>
      <w:del w:id="19351" w:author="PR Preview" w:date="2026-01-01T00:00:00Z">
        <w:r>
          <w:delText xml:space="preserve"> </w:delText>
        </w:r>
      </w:del>
      <w:hyperlink w:anchor="def-eigenvalue">
        <w:del w:id="19352" w:author="PR Preview" w:date="2026-01-01T00:00:00Z">
          <w:r>
            <w:rPr>
              <w:rStyle w:val="Hyperlink"/>
            </w:rPr>
            <w:delText xml:space="preserve">Definition 95</w:delText>
          </w:r>
        </w:del>
      </w:hyperlink>
      <w:del w:id="19353" w:author="PR Preview" w:date="2026-01-01T00:00:00Z">
        <w:r>
          <w:delText xml:space="preserve">, any such</w:delText>
        </w:r>
      </w:del>
      <w:del w:id="19354" w:author="PR Preview" w:date="2026-01-01T00:00:00Z">
        <w:r>
          <w:delText xml:space="preserve"> </w:delText>
        </w:r>
      </w:del>
      <m:oMath>
        <m:limLow>
          <m:e>
            <m:r>
              <m:t>v</m:t>
            </m:r>
          </m:e>
          <m:lim>
            <m:r>
              <m:rPr>
                <m:sty m:val="p"/>
              </m:rPr>
              <m:t>∼</m:t>
            </m:r>
          </m:lim>
        </m:limLow>
      </m:oMath>
      <w:del w:id="19355" w:author="PR Preview" w:date="2026-01-01T00:00:00Z">
        <w:r>
          <w:delText xml:space="preserve"> </w:delText>
        </w:r>
      </w:del>
      <w:del w:id="19356" w:author="PR Preview" w:date="2026-01-01T00:00:00Z">
        <w:r>
          <w:delText xml:space="preserve">is an</w:delText>
        </w:r>
      </w:del>
      <w:del w:id="19357" w:author="PR Preview" w:date="2026-01-01T00:00:00Z">
        <w:r>
          <w:delText xml:space="preserve"> </w:delText>
        </w:r>
      </w:del>
      <w:del w:id="19358" w:author="PR Preview" w:date="2026-01-01T00:00:00Z">
        <w:r>
          <w:rPr>
            <w:b/>
            <w:bCs/>
          </w:rPr>
          <w:delText xml:space="preserve">eigenvector</w:delText>
        </w:r>
      </w:del>
      <w:del w:id="19359" w:author="PR Preview" w:date="2026-01-01T00:00:00Z">
        <w:r>
          <w:delText xml:space="preserve"> </w:delText>
        </w:r>
      </w:del>
      <w:del w:id="19360" w:author="PR Preview" w:date="2026-01-01T00:00:00Z">
        <w:r>
          <w:delText xml:space="preserve">of</w:delText>
        </w:r>
      </w:del>
      <w:del w:id="19361" w:author="PR Preview" w:date="2026-01-01T00:00:00Z">
        <w:r>
          <w:delText xml:space="preserve"> </w:delText>
        </w:r>
      </w:del>
      <m:oMath>
        <m:r>
          <m:rPr>
            <m:sty m:val="bi"/>
          </m:rPr>
          <m:t>A</m:t>
        </m:r>
      </m:oMath>
      <w:del w:id="19362" w:author="PR Preview" w:date="2026-01-01T00:00:00Z">
        <w:r>
          <w:delText xml:space="preserve"> </w:delText>
        </w:r>
      </w:del>
      <w:del w:id="19363" w:author="PR Preview" w:date="2026-01-01T00:00:00Z">
        <w:r>
          <w:delText xml:space="preserve">for</w:delText>
        </w:r>
      </w:del>
      <w:del w:id="19364" w:author="PR Preview" w:date="2026-01-01T00:00:00Z">
        <w:r>
          <w:delText xml:space="preserve"> </w:delText>
        </w:r>
      </w:del>
      <m:oMath>
        <m:r>
          <m:t>λ</m:t>
        </m:r>
      </m:oMath>
      <w:del w:id="19365" w:author="PR Preview" w:date="2026-01-01T00:00:00Z">
        <w:r>
          <w:delText xml:space="preserve">.</w:delText>
        </w:r>
      </w:del>
    </w:p>
    <w:p>
      <w:pPr>
        <w:pStyle w:val="FirstParagraph"/>
      </w:pPr>
      <w:ins w:id="19366" w:author="PR Preview" w:date="2026-01-01T00:00:00Z">
        <w:r>
          <w:rPr>
            <w:b/>
            <w:bCs/>
          </w:rPr>
          <w:t xml:space="preserve">Definition 95 (Eigenvalue)</w:t>
        </w:r>
      </w:ins>
      <w:ins w:id="19367" w:author="PR Preview" w:date="2026-01-01T00:00:00Z">
        <w:r>
          <w:t xml:space="preserve"> </w:t>
        </w:r>
      </w:ins>
      <w:ins w:id="19368" w:author="PR Preview" w:date="2026-01-01T00:00:00Z">
        <w:r>
          <w:t xml:space="preserve">Let</w:t>
        </w:r>
      </w:ins>
      <w:ins w:id="19369" w:author="PR Preview" w:date="2026-01-01T00:00:00Z">
        <w:r>
          <w:t xml:space="preserve"> </w:t>
        </w:r>
      </w:ins>
      <m:oMath>
        <m:r>
          <m:rPr>
            <m:sty m:val="bi"/>
          </m:rPr>
          <m:t>A</m:t>
        </m:r>
      </m:oMath>
      <w:ins w:id="19370" w:author="PR Preview" w:date="2026-01-01T00:00:00Z">
        <w:r>
          <w:t xml:space="preserve"> </w:t>
        </w:r>
      </w:ins>
      <w:ins w:id="19371" w:author="PR Preview" w:date="2026-01-01T00:00:00Z">
        <w:r>
          <w:t xml:space="preserve">be a</w:t>
        </w:r>
      </w:ins>
      <w:ins w:id="19372" w:author="PR Preview" w:date="2026-01-01T00:00:00Z">
        <w:r>
          <w:t xml:space="preserve"> </w:t>
        </w:r>
      </w:ins>
      <m:oMath>
        <m:r>
          <m:t>p</m:t>
        </m:r>
        <m:r>
          <m:rPr>
            <m:sty m:val="p"/>
          </m:rPr>
          <m:t>×</m:t>
        </m:r>
        <m:r>
          <m:t>p</m:t>
        </m:r>
      </m:oMath>
      <w:ins w:id="19373" w:author="PR Preview" w:date="2026-01-01T00:00:00Z">
        <w:r>
          <w:t xml:space="preserve"> </w:t>
        </w:r>
      </w:ins>
      <w:ins w:id="19374" w:author="PR Preview" w:date="2026-01-01T00:00:00Z">
        <w:r>
          <w:t xml:space="preserve">matrix.</w:t>
        </w:r>
      </w:ins>
      <w:ins w:id="19375" w:author="PR Preview" w:date="2026-01-01T00:00:00Z">
        <w:r>
          <w:t xml:space="preserve"> </w:t>
        </w:r>
      </w:ins>
      <w:ins w:id="19376" w:author="PR Preview" w:date="2026-01-01T00:00:00Z">
        <w:r>
          <w:t xml:space="preserve">A real number</w:t>
        </w:r>
      </w:ins>
      <w:ins w:id="19377" w:author="PR Preview" w:date="2026-01-01T00:00:00Z">
        <w:r>
          <w:t xml:space="preserve"> </w:t>
        </w:r>
      </w:ins>
      <m:oMath>
        <m:r>
          <m:t>λ</m:t>
        </m:r>
      </m:oMath>
      <w:ins w:id="19378" w:author="PR Preview" w:date="2026-01-01T00:00:00Z">
        <w:r>
          <w:t xml:space="preserve"> </w:t>
        </w:r>
      </w:ins>
      <w:ins w:id="19379" w:author="PR Preview" w:date="2026-01-01T00:00:00Z">
        <w:r>
          <w:t xml:space="preserve">is an</w:t>
        </w:r>
      </w:ins>
      <w:ins w:id="19380" w:author="PR Preview" w:date="2026-01-01T00:00:00Z">
        <w:r>
          <w:t xml:space="preserve"> </w:t>
        </w:r>
      </w:ins>
      <w:ins w:id="19381" w:author="PR Preview" w:date="2026-01-01T00:00:00Z">
        <w:r>
          <w:rPr>
            <w:b/>
            <w:bCs/>
          </w:rPr>
          <w:t xml:space="preserve">eigenvalue</w:t>
        </w:r>
      </w:ins>
      <w:ins w:id="19382" w:author="PR Preview" w:date="2026-01-01T00:00:00Z">
        <w:r>
          <w:t xml:space="preserve"> </w:t>
        </w:r>
      </w:ins>
      <w:ins w:id="19383" w:author="PR Preview" w:date="2026-01-01T00:00:00Z">
        <w:r>
          <w:t xml:space="preserve">of</w:t>
        </w:r>
      </w:ins>
      <w:ins w:id="19384" w:author="PR Preview" w:date="2026-01-01T00:00:00Z">
        <w:r>
          <w:t xml:space="preserve"> </w:t>
        </w:r>
      </w:ins>
      <m:oMath>
        <m:r>
          <m:rPr>
            <m:sty m:val="bi"/>
          </m:rPr>
          <m:t>A</m:t>
        </m:r>
      </m:oMath>
      <w:ins w:id="19385" w:author="PR Preview" w:date="2026-01-01T00:00:00Z">
        <w:r>
          <w:t xml:space="preserve"> </w:t>
        </w:r>
      </w:ins>
      <w:ins w:id="19386" w:author="PR Preview" w:date="2026-01-01T00:00:00Z">
        <w:r>
          <w:t xml:space="preserve">if some real vector</w:t>
        </w:r>
      </w:ins>
      <w:ins w:id="19387" w:author="PR Preview" w:date="2026-01-01T00:00:00Z">
        <w:r>
          <w:t xml:space="preserve"> </w:t>
        </w:r>
      </w:ins>
      <w:ins w:id="19388" w:author="PR Preview" w:date="2026-01-01T00:00:00Z">
        <w:r>
          <w:t xml:space="preserve">$\mathord{\smash[b]{\underset{\raise.3ex\hbox{$\scriptstyle\sim$}}{v}}\vphantom{v}} \neq \mathord{\smash[b]{\underset{\raise.3ex\hbox{$\scriptstyle\sim$}}{0}}\vphantom{0}}$</w:t>
        </w:r>
      </w:ins>
      <w:ins w:id="19389" w:author="PR Preview" w:date="2026-01-01T00:00:00Z">
        <w:r>
          <w:t xml:space="preserve"> </w:t>
        </w:r>
      </w:ins>
      <w:ins w:id="19390" w:author="PR Preview" w:date="2026-01-01T00:00:00Z">
        <w:r>
          <w:t xml:space="preserve">of length</w:t>
        </w:r>
      </w:ins>
      <w:ins w:id="19391" w:author="PR Preview" w:date="2026-01-01T00:00:00Z">
        <w:r>
          <w:t xml:space="preserve"> </w:t>
        </w:r>
      </w:ins>
      <m:oMath>
        <m:r>
          <m:t>p</m:t>
        </m:r>
      </m:oMath>
      <w:ins w:id="19392" w:author="PR Preview" w:date="2026-01-01T00:00:00Z">
        <w:r>
          <w:t xml:space="preserve"> </w:t>
        </w:r>
      </w:ins>
      <w:ins w:id="19393" w:author="PR Preview" w:date="2026-01-01T00:00:00Z">
        <w:r>
          <w:t xml:space="preserve">satisfies</w:t>
        </w:r>
      </w:ins>
    </w:p>
    <w:p>
      <w:pPr>
        <w:pStyle w:val="BodyText"/>
      </w:pPr>
      <w:ins w:id="19394" w:author="PR Preview" w:date="2026-01-01T00:00:00Z">
        <w:r>
          <w:t xml:space="preserve">$$
    \underbrace{\mathbf{A}}_{p \times p}\,\underbrace{\mathord{\smash[b]{\underset{\raise.3ex\hbox{$\scriptstyle\sim$}}{v}}\vphantom{v}}}_{p \times 1}
    = \lambda\,\underbrace{\mathord{\smash[b]{\underset{\raise.3ex\hbox{$\scriptstyle\sim$}}{v}}\vphantom{v}}}_{p \times 1}
    $$</w:t>
        </w:r>
      </w:ins>
    </w:p>
    <w:bookmarkEnd w:id="473"/>
    <w:bookmarkStart w:id="474" w:name="def-eigenvector"/>
    <w:p>
      <w:pPr>
        <w:pStyle w:val="FirstParagraph"/>
      </w:pPr>
      <w:ins w:id="19395" w:author="PR Preview" w:date="2026-01-01T00:00:00Z">
        <w:r>
          <w:rPr>
            <w:b/>
            <w:bCs/>
          </w:rPr>
          <w:t xml:space="preserve">Definition 96 (Eigenvector)</w:t>
        </w:r>
      </w:ins>
      <w:ins w:id="19396" w:author="PR Preview" w:date="2026-01-01T00:00:00Z">
        <w:r>
          <w:t xml:space="preserve"> </w:t>
        </w:r>
      </w:ins>
      <w:ins w:id="19397" w:author="PR Preview" w:date="2026-01-01T00:00:00Z">
        <w:r>
          <w:t xml:space="preserve">In</w:t>
        </w:r>
      </w:ins>
      <w:ins w:id="19398" w:author="PR Preview" w:date="2026-01-01T00:00:00Z">
        <w:r>
          <w:t xml:space="preserve"> </w:t>
        </w:r>
      </w:ins>
      <w:hyperlink w:anchor="def-eigenvalue">
        <w:ins w:id="19399" w:author="PR Preview" w:date="2026-01-01T00:00:00Z">
          <w:r>
            <w:rPr>
              <w:rStyle w:val="Hyperlink"/>
            </w:rPr>
            <w:t xml:space="preserve">Definition 95</w:t>
          </w:r>
        </w:ins>
      </w:hyperlink>
      <w:ins w:id="19400" w:author="PR Preview" w:date="2026-01-01T00:00:00Z">
        <w:r>
          <w:t xml:space="preserve">, any such</w:t>
        </w:r>
      </w:ins>
      <w:ins w:id="19401" w:author="PR Preview" w:date="2026-01-01T00:00:00Z">
        <w:r>
          <w:t xml:space="preserve"> </w:t>
        </w:r>
      </w:ins>
      <w:ins w:id="19402" w:author="PR Preview" w:date="2026-01-01T00:00:00Z">
        <w:r>
          <w:t xml:space="preserve">$\mathord{\smash[b]{\underset{\raise.3ex\hbox{$\scriptstyle\sim$}}{v}}\vphantom{v}}$</w:t>
        </w:r>
      </w:ins>
      <w:ins w:id="19403" w:author="PR Preview" w:date="2026-01-01T00:00:00Z">
        <w:r>
          <w:t xml:space="preserve"> </w:t>
        </w:r>
      </w:ins>
      <w:ins w:id="19404" w:author="PR Preview" w:date="2026-01-01T00:00:00Z">
        <w:r>
          <w:t xml:space="preserve">is an</w:t>
        </w:r>
      </w:ins>
      <w:ins w:id="19405" w:author="PR Preview" w:date="2026-01-01T00:00:00Z">
        <w:r>
          <w:t xml:space="preserve"> </w:t>
        </w:r>
      </w:ins>
      <w:ins w:id="19406" w:author="PR Preview" w:date="2026-01-01T00:00:00Z">
        <w:r>
          <w:rPr>
            <w:b/>
            <w:bCs/>
          </w:rPr>
          <w:t xml:space="preserve">eigenvector</w:t>
        </w:r>
      </w:ins>
      <w:ins w:id="19407" w:author="PR Preview" w:date="2026-01-01T00:00:00Z">
        <w:r>
          <w:t xml:space="preserve"> </w:t>
        </w:r>
      </w:ins>
      <w:ins w:id="19408" w:author="PR Preview" w:date="2026-01-01T00:00:00Z">
        <w:r>
          <w:t xml:space="preserve">of</w:t>
        </w:r>
      </w:ins>
      <w:ins w:id="19409" w:author="PR Preview" w:date="2026-01-01T00:00:00Z">
        <w:r>
          <w:t xml:space="preserve"> </w:t>
        </w:r>
      </w:ins>
      <m:oMath>
        <m:r>
          <m:rPr>
            <m:sty m:val="bi"/>
          </m:rPr>
          <m:t>A</m:t>
        </m:r>
      </m:oMath>
      <w:ins w:id="19410" w:author="PR Preview" w:date="2026-01-01T00:00:00Z">
        <w:r>
          <w:t xml:space="preserve"> </w:t>
        </w:r>
      </w:ins>
      <w:ins w:id="19411" w:author="PR Preview" w:date="2026-01-01T00:00:00Z">
        <w:r>
          <w:t xml:space="preserve">for</w:t>
        </w:r>
      </w:ins>
      <w:ins w:id="19412" w:author="PR Preview" w:date="2026-01-01T00:00:00Z">
        <w:r>
          <w:t xml:space="preserve"> </w:t>
        </w:r>
      </w:ins>
      <m:oMath>
        <m:r>
          <m:t>λ</m:t>
        </m:r>
      </m:oMath>
      <w:ins w:id="19413" w:author="PR Preview" w:date="2026-01-01T00:00:00Z">
        <w:r>
          <w:t xml:space="preserve">.</w:t>
        </w:r>
      </w:ins>
    </w:p>
    <w:bookmarkEnd w:id="474"/>
    <w:bookmarkStart w:id="475" w:name="exm-eigenvalue"/>
    <w:p>
      <w:pPr>
        <w:pStyle w:val="BodyText"/>
      </w:pPr>
      <w:r>
        <w:rPr>
          <w:b/>
          <w:bCs/>
        </w:rPr>
        <w:t xml:space="preserve">Example 144 (Eigenvectors of a</w:t>
      </w:r>
      <w:r>
        <w:rPr>
          <w:b/>
          <w:bCs/>
        </w:rPr>
        <w:t xml:space="preserve"> </w:t>
      </w:r>
      <m:oMath>
        <m:r>
          <m:t>2</m:t>
        </m:r>
        <m:r>
          <m:rPr>
            <m:sty m:val="p"/>
          </m:rPr>
          <m:t>×</m:t>
        </m:r>
        <m:r>
          <m:t>2</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p>
    <w:p>
      <w:pPr>
        <w:pStyle w:val="BodyText"/>
      </w:pPr>
      <m:oMath>
        <m:r>
          <m:rPr>
            <m:sty m:val="p"/>
          </m:rPr>
          <m:t>(</m:t>
        </m:r>
        <m:r>
          <m:t>1</m:t>
        </m:r>
        <m:r>
          <m:rPr>
            <m:sty m:val="p"/>
          </m:rPr>
          <m:t>,</m:t>
        </m:r>
        <m:r>
          <m:t>1</m:t>
        </m:r>
        <m:r>
          <m:rPr>
            <m:sty m:val="p"/>
          </m:rPr>
          <m:t>)</m:t>
        </m:r>
      </m:oMath>
      <w:r>
        <w:t xml:space="preserve"> </w:t>
      </w:r>
      <w:r>
        <w:t xml:space="preserve">is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3</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3</m:t>
              </m:r>
              <m:r>
                <m:rPr>
                  <m:nor/>
                  <m:sty m:val="p"/>
                </m:rPr>
                <m:t>)</m:t>
              </m:r>
            </m:e>
          </m:eqArr>
        </m:oMath>
      </m:oMathPara>
    </w:p>
    <w:p>
      <w:pPr>
        <w:pStyle w:val="FirstParagraph"/>
      </w:pPr>
      <m:oMath>
        <m:r>
          <m:rPr>
            <m:sty m:val="p"/>
          </m:rPr>
          <m:t>(</m:t>
        </m:r>
        <m:r>
          <m:t>1</m:t>
        </m:r>
        <m:r>
          <m:rPr>
            <m:sty m:val="p"/>
          </m:rPr>
          <m:t>,</m:t>
        </m:r>
        <m:r>
          <m:rPr>
            <m:sty m:val="p"/>
          </m:rPr>
          <m:t>−</m:t>
        </m:r>
        <m:r>
          <m:t>1</m:t>
        </m:r>
        <m:r>
          <m:rPr>
            <m:sty m:val="p"/>
          </m:rPr>
          <m:t>)</m:t>
        </m:r>
      </m:oMath>
      <w:r>
        <w:t xml:space="preserve"> </w:t>
      </w:r>
      <w:r>
        <w:t xml:space="preserve">is an eigenvector for the eigenvalue</w:t>
      </w:r>
      <w:r>
        <w:t xml:space="preserve"> </w:t>
      </w:r>
      <m:oMath>
        <m:r>
          <m:t>1</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1</m:t>
                        </m:r>
                      </m:e>
                    </m:mr>
                    <m:mr>
                      <m:e>
                        <m:r>
                          <m:t>1</m:t>
                        </m:r>
                        <m:r>
                          <m:rPr>
                            <m:sty m:val="p"/>
                          </m:rPr>
                          <m:t>−</m:t>
                        </m:r>
                        <m:r>
                          <m:t>2</m:t>
                        </m:r>
                      </m:e>
                    </m:mr>
                  </m:m>
                </m:e>
              </m:d>
              <m:r>
                <m:t>&amp;</m:t>
              </m:r>
              <m:r>
                <m:t>&amp;</m:t>
              </m:r>
              <m:r>
                <m:rPr>
                  <m:nor/>
                  <m:sty m:val="p"/>
                </m:rPr>
                <m:t>(definition of matrix-vector multiplication)</m:t>
              </m:r>
            </m:e>
            <m:e>
              <m:r>
                <m:t>&amp;</m:t>
              </m:r>
              <m:r>
                <m:rPr>
                  <m:sty m:val="p"/>
                </m:rPr>
                <m:t>=</m:t>
              </m:r>
              <m:r>
                <m:t>1</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1</m:t>
              </m:r>
              <m:r>
                <m:rPr>
                  <m:nor/>
                  <m:sty m:val="p"/>
                </m:rPr>
                <m:t>)</m:t>
              </m:r>
            </m:e>
          </m:eqArr>
        </m:oMath>
      </m:oMathPara>
    </w:p>
    <w:bookmarkEnd w:id="475"/>
    <w:bookmarkStart w:id="476" w:name="rem-eigenvector-multiples"/>
    <w:p>
      <w:pPr>
        <w:pStyle w:val="FirstParagraph"/>
      </w:pPr>
      <w:del w:id="19414" w:author="PR Preview" w:date="2026-01-01T00:00:00Z">
        <w:r>
          <w:rPr>
            <w:i/>
            <w:iCs/>
          </w:rPr>
          <w:delText xml:space="preserve">Remark 35</w:delText>
        </w:r>
      </w:del>
      <w:del w:id="19415" w:author="PR Preview" w:date="2026-01-01T00:00:00Z">
        <w:r>
          <w:delText xml:space="preserve"> (Multiples of an eigenvector). </w:delText>
        </w:r>
      </w:del>
      <w:del w:id="19416" w:author="PR Preview" w:date="2026-01-01T00:00:00Z">
        <w:r>
          <w:delText xml:space="preserve">Multiplying by</w:delText>
        </w:r>
      </w:del>
      <w:del w:id="19417" w:author="PR Preview" w:date="2026-01-01T00:00:00Z">
        <w:r>
          <w:delText xml:space="preserve"> </w:delText>
        </w:r>
      </w:del>
      <m:oMath>
        <m:r>
          <m:rPr>
            <m:sty m:val="bi"/>
          </m:rPr>
          <m:t>A</m:t>
        </m:r>
      </m:oMath>
      <w:del w:id="19418" w:author="PR Preview" w:date="2026-01-01T00:00:00Z">
        <w:r>
          <w:delText xml:space="preserve"> </w:delText>
        </w:r>
      </w:del>
      <w:del w:id="19419" w:author="PR Preview" w:date="2026-01-01T00:00:00Z">
        <w:r>
          <w:delText xml:space="preserve">rescales an eigenvector by</w:delText>
        </w:r>
      </w:del>
      <w:del w:id="19420" w:author="PR Preview" w:date="2026-01-01T00:00:00Z">
        <w:r>
          <w:delText xml:space="preserve"> </w:delText>
        </w:r>
      </w:del>
      <m:oMath>
        <m:r>
          <m:t>λ</m:t>
        </m:r>
      </m:oMath>
      <w:del w:id="19421" w:author="PR Preview" w:date="2026-01-01T00:00:00Z">
        <w:r>
          <w:delText xml:space="preserve"> </w:delText>
        </w:r>
      </w:del>
      <w:del w:id="19422" w:author="PR Preview" w:date="2026-01-01T00:00:00Z">
        <w:r>
          <w:delText xml:space="preserve">and does not change the line it lies on.</w:delText>
        </w:r>
      </w:del>
      <w:del w:id="19423" w:author="PR Preview" w:date="2026-01-01T00:00:00Z">
        <w:r>
          <w:delText xml:space="preserve"> </w:delText>
        </w:r>
      </w:del>
      <w:del w:id="19424" w:author="PR Preview" w:date="2026-01-01T00:00:00Z">
        <w:r>
          <w:delText xml:space="preserve">Any nonzero multiple</w:delText>
        </w:r>
      </w:del>
      <w:del w:id="19425" w:author="PR Preview" w:date="2026-01-01T00:00:00Z">
        <w:r>
          <w:delText xml:space="preserve"> </w:delText>
        </w:r>
      </w:del>
      <m:oMath>
        <m:r>
          <m:t>c</m:t>
        </m:r>
        <m:r>
          <m:t> </m:t>
        </m:r>
        <m:limLow>
          <m:e>
            <m:r>
              <m:t>v</m:t>
            </m:r>
          </m:e>
          <m:lim>
            <m:r>
              <m:rPr>
                <m:sty m:val="p"/>
              </m:rPr>
              <m:t>∼</m:t>
            </m:r>
          </m:lim>
        </m:limLow>
      </m:oMath>
      <w:del w:id="19426" w:author="PR Preview" w:date="2026-01-01T00:00:00Z">
        <w:r>
          <w:delText xml:space="preserve"> </w:delText>
        </w:r>
      </w:del>
      <w:del w:id="19427" w:author="PR Preview" w:date="2026-01-01T00:00:00Z">
        <w:r>
          <w:delText xml:space="preserve">of an eigenvector</w:delText>
        </w:r>
      </w:del>
      <w:del w:id="19428" w:author="PR Preview" w:date="2026-01-01T00:00:00Z">
        <w:r>
          <w:delText xml:space="preserve"> </w:delText>
        </w:r>
      </w:del>
      <w:del w:id="19429" w:author="PR Preview" w:date="2026-01-01T00:00:00Z">
        <w:r>
          <w:delText xml:space="preserve">is also an eigenvector for the same</w:delText>
        </w:r>
      </w:del>
      <w:del w:id="19430" w:author="PR Preview" w:date="2026-01-01T00:00:00Z">
        <w:r>
          <w:delText xml:space="preserve"> </w:delText>
        </w:r>
      </w:del>
      <m:oMath>
        <m:r>
          <m:t>λ</m:t>
        </m:r>
      </m:oMath>
      <w:del w:id="19431" w:author="PR Preview" w:date="2026-01-01T00:00:00Z">
        <w:r>
          <w:delText xml:space="preserve">:</w:delText>
        </w:r>
      </w:del>
    </w:p>
    <w:p>
      <w:pPr>
        <w:pStyle w:val="BodyText"/>
      </w:pPr>
      <m:oMathPara>
        <m:oMathParaPr>
          <m:jc m:val="center"/>
        </m:oMathParaPr>
        <m:oMath>
          <m:eqArr>
            <m:e>
              <m:r>
                <m:rPr>
                  <m:sty m:val="bi"/>
                </m:rPr>
                <m:t>A</m:t>
              </m:r>
              <m:r>
                <m:rPr>
                  <m:sty m:val="p"/>
                </m:rPr>
                <m:t>(</m:t>
              </m:r>
              <m:r>
                <m:t>c</m:t>
              </m:r>
              <m:r>
                <m:t> </m:t>
              </m:r>
              <m:limLow>
                <m:e>
                  <m:r>
                    <m:t>v</m:t>
                  </m:r>
                </m:e>
                <m:lim>
                  <m:r>
                    <m:rPr>
                      <m:sty m:val="p"/>
                    </m:rPr>
                    <m:t>∼</m:t>
                  </m:r>
                </m:lim>
              </m:limLow>
              <m:r>
                <m:rPr>
                  <m:sty m:val="p"/>
                </m:rPr>
                <m:t>)</m:t>
              </m:r>
              <m:r>
                <m:t>&amp;</m:t>
              </m:r>
              <m:r>
                <m:rPr>
                  <m:sty m:val="p"/>
                </m:rPr>
                <m:t>=</m:t>
              </m:r>
              <m:r>
                <m:t>c</m:t>
              </m:r>
              <m:r>
                <m:t> </m:t>
              </m:r>
              <m:r>
                <m:rPr>
                  <m:sty m:val="bi"/>
                </m:rPr>
                <m:t>A</m:t>
              </m:r>
              <m:limLow>
                <m:e>
                  <m:r>
                    <m:t>v</m:t>
                  </m:r>
                </m:e>
                <m:lim>
                  <m:r>
                    <m:rPr>
                      <m:sty m:val="p"/>
                    </m:rPr>
                    <m:t>∼</m:t>
                  </m:r>
                </m:lim>
              </m:limLow>
              <m:r>
                <m:t>&amp;</m:t>
              </m:r>
              <m:r>
                <m:t>&amp;</m:t>
              </m:r>
              <m:r>
                <m:rPr>
                  <m:nor/>
                  <m:sty m:val="p"/>
                </m:rPr>
                <m:t>(move the scalar </m:t>
              </m:r>
              <m:r>
                <m:t>c</m:t>
              </m:r>
              <m:r>
                <m:rPr>
                  <m:nor/>
                  <m:sty m:val="p"/>
                </m:rPr>
                <m:t> to the front)</m:t>
              </m:r>
            </m:e>
            <m:e>
              <m:r>
                <m:t>&amp;</m:t>
              </m:r>
              <m:r>
                <m:rPr>
                  <m:sty m:val="p"/>
                </m:rPr>
                <m:t>=</m:t>
              </m:r>
              <m:r>
                <m:t>c</m:t>
              </m:r>
              <m:r>
                <m:t> </m:t>
              </m:r>
              <m:r>
                <m:t>λ</m:t>
              </m:r>
              <m:limLow>
                <m:e>
                  <m:r>
                    <m:t>v</m:t>
                  </m:r>
                </m:e>
                <m:lim>
                  <m:r>
                    <m:rPr>
                      <m:sty m:val="p"/>
                    </m:rPr>
                    <m:t>∼</m:t>
                  </m:r>
                </m:lim>
              </m:limLow>
              <m:r>
                <m:t>&amp;</m:t>
              </m:r>
              <m:r>
                <m:t>&amp;</m:t>
              </m:r>
              <m:r>
                <m:rPr>
                  <m:nor/>
                  <m:sty m:val="p"/>
                </m:rPr>
                <m:t>(</m:t>
              </m:r>
              <m:limLow>
                <m:e>
                  <m:r>
                    <m:t>v</m:t>
                  </m:r>
                </m:e>
                <m:lim>
                  <m:r>
                    <m:rPr>
                      <m:sty m:val="p"/>
                    </m:rPr>
                    <m:t>∼</m:t>
                  </m:r>
                </m:lim>
              </m:limLow>
              <m:r>
                <m:rPr>
                  <m:nor/>
                  <m:sty m:val="p"/>
                </m:rPr>
                <m:t> is an eigenvector for </m:t>
              </m:r>
              <m:r>
                <m:t>λ</m:t>
              </m:r>
              <m:r>
                <m:rPr>
                  <m:nor/>
                  <m:sty m:val="p"/>
                </m:rPr>
                <m:t>)</m:t>
              </m:r>
            </m:e>
            <m:e>
              <m:r>
                <m:t>&amp;</m:t>
              </m:r>
              <m:r>
                <m:rPr>
                  <m:sty m:val="p"/>
                </m:rPr>
                <m:t>=</m:t>
              </m:r>
              <m:r>
                <m:t>λ</m:t>
              </m:r>
              <m:r>
                <m:t> </m:t>
              </m:r>
              <m:r>
                <m:rPr>
                  <m:sty m:val="p"/>
                </m:rPr>
                <m:t>(</m:t>
              </m:r>
              <m:r>
                <m:t>c</m:t>
              </m:r>
              <m:r>
                <m:t> </m:t>
              </m:r>
              <m:limLow>
                <m:e>
                  <m:r>
                    <m:t>v</m:t>
                  </m:r>
                </m:e>
                <m:lim>
                  <m:r>
                    <m:rPr>
                      <m:sty m:val="p"/>
                    </m:rPr>
                    <m:t>∼</m:t>
                  </m:r>
                </m:lim>
              </m:limLow>
              <m:r>
                <m:rPr>
                  <m:sty m:val="p"/>
                </m:rPr>
                <m:t>)</m:t>
              </m:r>
              <m:r>
                <m:t>&amp;</m:t>
              </m:r>
              <m:r>
                <m:t>&amp;</m:t>
              </m:r>
              <m:r>
                <m:rPr>
                  <m:nor/>
                  <m:sty m:val="p"/>
                </m:rPr>
                <m:t>(multiplication of numbers is commutative)</m:t>
              </m:r>
            </m:e>
          </m:eqArr>
        </m:oMath>
      </m:oMathPara>
    </w:p>
    <w:p>
      <w:pPr>
        <w:pStyle w:val="FirstParagraph"/>
      </w:pPr>
      <w:ins w:id="19432" w:author="PR Preview" w:date="2026-01-01T00:00:00Z">
        <w:r>
          <w:rPr>
            <w:i/>
            <w:iCs/>
          </w:rPr>
          <w:t xml:space="preserve">Remark 35</w:t>
        </w:r>
      </w:ins>
      <w:ins w:id="19433" w:author="PR Preview" w:date="2026-01-01T00:00:00Z">
        <w:r>
          <w:t xml:space="preserve"> (Multiples of an eigenvector). </w:t>
        </w:r>
      </w:ins>
      <w:ins w:id="19434" w:author="PR Preview" w:date="2026-01-01T00:00:00Z">
        <w:r>
          <w:t xml:space="preserve">Multiplying by</w:t>
        </w:r>
      </w:ins>
      <w:ins w:id="19435" w:author="PR Preview" w:date="2026-01-01T00:00:00Z">
        <w:r>
          <w:t xml:space="preserve"> </w:t>
        </w:r>
      </w:ins>
      <m:oMath>
        <m:r>
          <m:rPr>
            <m:sty m:val="bi"/>
          </m:rPr>
          <m:t>A</m:t>
        </m:r>
      </m:oMath>
      <w:ins w:id="19436" w:author="PR Preview" w:date="2026-01-01T00:00:00Z">
        <w:r>
          <w:t xml:space="preserve"> </w:t>
        </w:r>
      </w:ins>
      <w:ins w:id="19437" w:author="PR Preview" w:date="2026-01-01T00:00:00Z">
        <w:r>
          <w:t xml:space="preserve">rescales an eigenvector by</w:t>
        </w:r>
      </w:ins>
      <w:ins w:id="19438" w:author="PR Preview" w:date="2026-01-01T00:00:00Z">
        <w:r>
          <w:t xml:space="preserve"> </w:t>
        </w:r>
      </w:ins>
      <m:oMath>
        <m:r>
          <m:t>λ</m:t>
        </m:r>
      </m:oMath>
      <w:ins w:id="19439" w:author="PR Preview" w:date="2026-01-01T00:00:00Z">
        <w:r>
          <w:t xml:space="preserve"> </w:t>
        </w:r>
      </w:ins>
      <w:ins w:id="19440" w:author="PR Preview" w:date="2026-01-01T00:00:00Z">
        <w:r>
          <w:t xml:space="preserve">and does not change the line it lies on.</w:t>
        </w:r>
      </w:ins>
      <w:ins w:id="19441" w:author="PR Preview" w:date="2026-01-01T00:00:00Z">
        <w:r>
          <w:t xml:space="preserve"> </w:t>
        </w:r>
      </w:ins>
      <w:ins w:id="19442" w:author="PR Preview" w:date="2026-01-01T00:00:00Z">
        <w:r>
          <w:t xml:space="preserve">Any nonzero multiple</w:t>
        </w:r>
      </w:ins>
      <w:ins w:id="19443" w:author="PR Preview" w:date="2026-01-01T00:00:00Z">
        <w:r>
          <w:t xml:space="preserve"> </w:t>
        </w:r>
      </w:ins>
      <w:ins w:id="19444" w:author="PR Preview" w:date="2026-01-01T00:00:00Z">
        <w:r>
          <w:t xml:space="preserve">$c\,\mathord{\smash[b]{\underset{\raise.3ex\hbox{$\scriptstyle\sim$}}{v}}\vphantom{v}}$</w:t>
        </w:r>
      </w:ins>
      <w:ins w:id="19445" w:author="PR Preview" w:date="2026-01-01T00:00:00Z">
        <w:r>
          <w:t xml:space="preserve"> </w:t>
        </w:r>
      </w:ins>
      <w:ins w:id="19446" w:author="PR Preview" w:date="2026-01-01T00:00:00Z">
        <w:r>
          <w:t xml:space="preserve">of an eigenvector</w:t>
        </w:r>
      </w:ins>
      <w:ins w:id="19447" w:author="PR Preview" w:date="2026-01-01T00:00:00Z">
        <w:r>
          <w:t xml:space="preserve"> </w:t>
        </w:r>
      </w:ins>
      <w:ins w:id="19448" w:author="PR Preview" w:date="2026-01-01T00:00:00Z">
        <w:r>
          <w:t xml:space="preserve">is also an eigenvector for the same</w:t>
        </w:r>
      </w:ins>
      <w:ins w:id="19449" w:author="PR Preview" w:date="2026-01-01T00:00:00Z">
        <w:r>
          <w:t xml:space="preserve"> </w:t>
        </w:r>
      </w:ins>
      <m:oMath>
        <m:r>
          <m:t>λ</m:t>
        </m:r>
      </m:oMath>
      <w:ins w:id="19450" w:author="PR Preview" w:date="2026-01-01T00:00:00Z">
        <w:r>
          <w:t xml:space="preserve">:</w:t>
        </w:r>
      </w:ins>
    </w:p>
    <w:p>
      <w:pPr>
        <w:pStyle w:val="BodyText"/>
      </w:pPr>
      <w:ins w:id="19451" w:author="PR Preview" w:date="2026-01-01T00:00:00Z">
        <w:r>
          <w:t xml:space="preserve">$$
    \begin{aligned}
    \mathbf{A}(c\,\mathord{\smash[b]{\underset{\raise.3ex\hbox{$\scriptstyle\sim$}}{v}}\vphantom{v}})
    &amp;= c\,\mathbf{A}\mathord{\smash[b]{\underset{\raise.3ex\hbox{$\scriptstyle\sim$}}{v}}\vphantom{v}}
    &amp;&amp; \text{(move the scalar } c \text{ to the front)}
    \\
    &amp;= c\,\lambda\mathord{\smash[b]{\underset{\raise.3ex\hbox{$\scriptstyle\sim$}}{v}}\vphantom{v}}
    &amp;&amp; \text{(} \mathord{\smash[b]{\underset{\raise.3ex\hbox{$\scriptstyle\sim$}}{v}}\vphantom{v}} \text{ is an eigenvector for } \lambda\text{)}
    \\
    &amp;= \lambda\,(c\,\mathord{\smash[b]{\underset{\raise.3ex\hbox{$\scriptstyle\sim$}}{v}}\vphantom{v}})
    &amp;&amp; \text{(multiplication of numbers is commutative)}
    \end{aligned}
    $$</w:t>
        </w:r>
      </w:ins>
    </w:p>
    <w:p>
      <w:pPr>
        <w:pStyle w:val="FirstParagraph"/>
      </w:pPr>
      <w:r>
        <w:t xml:space="preserve">For example, in</w:t>
      </w:r>
      <w:r>
        <w:t xml:space="preserve"> </w:t>
      </w:r>
      <w:hyperlink w:anchor="exm-eigenvalue">
        <w:r>
          <w:rPr>
            <w:rStyle w:val="Hyperlink"/>
          </w:rPr>
          <w:t xml:space="preserve">Example 144</w:t>
        </w:r>
      </w:hyperlink>
      <w:r>
        <w:t xml:space="preserve">,</w:t>
      </w:r>
      <w:r>
        <w:t xml:space="preserve"> </w:t>
      </w:r>
      <m:oMath>
        <m:r>
          <m:t>2</m:t>
        </m:r>
        <m:r>
          <m:t> </m:t>
        </m:r>
        <m:r>
          <m:rPr>
            <m:sty m:val="p"/>
          </m:rPr>
          <m:t>(</m:t>
        </m:r>
        <m:r>
          <m:t>1</m:t>
        </m:r>
        <m:r>
          <m:rPr>
            <m:sty m:val="p"/>
          </m:rPr>
          <m:t>,</m:t>
        </m:r>
        <m:r>
          <m:t>1</m:t>
        </m:r>
        <m:r>
          <m:rPr>
            <m:sty m:val="p"/>
          </m:rPr>
          <m:t>)</m:t>
        </m:r>
        <m:r>
          <m:rPr>
            <m:sty m:val="p"/>
          </m:rPr>
          <m:t>=</m:t>
        </m:r>
        <m:r>
          <m:rPr>
            <m:sty m:val="p"/>
          </m:rPr>
          <m:t>(</m:t>
        </m:r>
        <m:r>
          <m:t>2</m:t>
        </m:r>
        <m:r>
          <m:rPr>
            <m:sty m:val="p"/>
          </m:rPr>
          <m:t>,</m:t>
        </m:r>
        <m:r>
          <m:t>2</m:t>
        </m:r>
        <m:r>
          <m:rPr>
            <m:sty m:val="p"/>
          </m:rPr>
          <m:t>)</m:t>
        </m:r>
      </m:oMath>
      <w:r>
        <w:t xml:space="preserve"> </w:t>
      </w:r>
      <w:r>
        <w:t xml:space="preserve">is also an eigenvector for the eigenvalue</w:t>
      </w:r>
      <w:r>
        <w:t xml:space="preserve"> </w:t>
      </w:r>
      <m:oMath>
        <m:r>
          <m:t>3</m:t>
        </m:r>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2</m:t>
                        </m:r>
                      </m:e>
                    </m:mr>
                    <m:mr>
                      <m:e>
                        <m:r>
                          <m:t>2</m:t>
                        </m:r>
                      </m:e>
                    </m:mr>
                  </m:m>
                </m:e>
              </m:d>
              <m:r>
                <m:t>&amp;</m:t>
              </m:r>
              <m:r>
                <m:rPr>
                  <m:sty m:val="p"/>
                </m:rPr>
                <m:t>=</m:t>
              </m:r>
              <m:d>
                <m:dPr>
                  <m:begChr m:val="["/>
                  <m:sepChr m:val=""/>
                  <m:endChr m:val="]"/>
                  <m:grow/>
                </m:dPr>
                <m:e>
                  <m:m>
                    <m:mPr>
                      <m:baseJc m:val="center"/>
                      <m:plcHide m:val="on"/>
                      <m:mcs>
                        <m:mc>
                          <m:mcPr>
                            <m:mcJc m:val="center"/>
                            <m:count m:val="1"/>
                          </m:mcPr>
                        </m:mc>
                      </m:mcs>
                    </m:mPr>
                    <m:mr>
                      <m:e>
                        <m:r>
                          <m:t>2</m:t>
                        </m:r>
                        <m:r>
                          <m:rPr>
                            <m:sty m:val="p"/>
                          </m:rPr>
                          <m:t>⋅</m:t>
                        </m:r>
                        <m:r>
                          <m:t>2</m:t>
                        </m:r>
                        <m:r>
                          <m:rPr>
                            <m:sty m:val="p"/>
                          </m:rPr>
                          <m:t>+</m:t>
                        </m:r>
                        <m:r>
                          <m:t>1</m:t>
                        </m:r>
                        <m:r>
                          <m:rPr>
                            <m:sty m:val="p"/>
                          </m:rPr>
                          <m:t>⋅</m:t>
                        </m:r>
                        <m:r>
                          <m:t>2</m:t>
                        </m:r>
                      </m:e>
                    </m:mr>
                    <m:mr>
                      <m:e>
                        <m:r>
                          <m:t>1</m:t>
                        </m:r>
                        <m:r>
                          <m:rPr>
                            <m:sty m:val="p"/>
                          </m:rPr>
                          <m:t>⋅</m:t>
                        </m:r>
                        <m:r>
                          <m:t>2</m:t>
                        </m:r>
                        <m:r>
                          <m:rPr>
                            <m:sty m:val="p"/>
                          </m:rPr>
                          <m:t>+</m:t>
                        </m:r>
                        <m:r>
                          <m:t>2</m:t>
                        </m:r>
                        <m:r>
                          <m:rPr>
                            <m:sty m:val="p"/>
                          </m:rPr>
                          <m:t>⋅</m:t>
                        </m:r>
                        <m:r>
                          <m:t>2</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4</m:t>
                        </m:r>
                        <m:r>
                          <m:rPr>
                            <m:sty m:val="p"/>
                          </m:rPr>
                          <m:t>+</m:t>
                        </m:r>
                        <m:r>
                          <m:t>2</m:t>
                        </m:r>
                      </m:e>
                    </m:mr>
                    <m:mr>
                      <m:e>
                        <m:r>
                          <m:t>2</m:t>
                        </m:r>
                        <m:r>
                          <m:rPr>
                            <m:sty m:val="p"/>
                          </m:rPr>
                          <m:t>+</m:t>
                        </m:r>
                        <m:r>
                          <m:t>4</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6</m:t>
                        </m:r>
                      </m:e>
                    </m:mr>
                    <m:mr>
                      <m:e>
                        <m:r>
                          <m:t>6</m:t>
                        </m:r>
                      </m:e>
                    </m:mr>
                  </m:m>
                </m:e>
              </m:d>
              <m:r>
                <m:t>&amp;</m:t>
              </m:r>
              <m:r>
                <m:t>&amp;</m:t>
              </m:r>
              <m:r>
                <m:rPr>
                  <m:nor/>
                  <m:sty m:val="p"/>
                </m:rPr>
                <m:t>(add)</m:t>
              </m:r>
            </m:e>
            <m:e>
              <m:r>
                <m:t>&amp;</m:t>
              </m:r>
              <m:r>
                <m:rPr>
                  <m:sty m:val="p"/>
                </m:rPr>
                <m:t>=</m:t>
              </m:r>
              <m:r>
                <m:t>3</m:t>
              </m:r>
              <m:d>
                <m:dPr>
                  <m:begChr m:val="["/>
                  <m:sepChr m:val=""/>
                  <m:endChr m:val="]"/>
                  <m:grow/>
                </m:dPr>
                <m:e>
                  <m:m>
                    <m:mPr>
                      <m:baseJc m:val="center"/>
                      <m:plcHide m:val="on"/>
                      <m:mcs>
                        <m:mc>
                          <m:mcPr>
                            <m:mcJc m:val="center"/>
                            <m:count m:val="1"/>
                          </m:mcPr>
                        </m:mc>
                      </m:mcs>
                    </m:mPr>
                    <m:mr>
                      <m:e>
                        <m:r>
                          <m:t>2</m:t>
                        </m:r>
                      </m:e>
                    </m:mr>
                    <m:mr>
                      <m:e>
                        <m:r>
                          <m:t>2</m:t>
                        </m:r>
                      </m:e>
                    </m:mr>
                  </m:m>
                </m:e>
              </m:d>
              <m:r>
                <m:t>&amp;</m:t>
              </m:r>
              <m:r>
                <m:t>&amp;</m:t>
              </m:r>
              <m:r>
                <m:rPr>
                  <m:nor/>
                  <m:sty m:val="p"/>
                </m:rPr>
                <m:t>(factor out </m:t>
              </m:r>
              <m:r>
                <m:t>3</m:t>
              </m:r>
              <m:r>
                <m:rPr>
                  <m:nor/>
                  <m:sty m:val="p"/>
                </m:rPr>
                <m:t>)</m:t>
              </m:r>
            </m:e>
          </m:eqArr>
        </m:oMath>
      </m:oMathPara>
    </w:p>
    <w:bookmarkEnd w:id="476"/>
    <w:bookmarkStart w:id="477" w:name="exm-not-eigenvector"/>
    <w:p>
      <w:pPr>
        <w:pStyle w:val="FirstParagraph"/>
      </w:pPr>
      <w:r>
        <w:rPr>
          <w:b/>
          <w:bCs/>
        </w:rPr>
        <w:t xml:space="preserve">Example 145 (A vector that is not an eigenvector)</w:t>
      </w:r>
      <w:r>
        <w:t xml:space="preserve"> </w:t>
      </w:r>
      <w:r>
        <w:t xml:space="preserve">For the same</w:t>
      </w:r>
      <w:r>
        <w:t xml:space="preserve"> </w:t>
      </w:r>
      <m:oMath>
        <m:r>
          <m:rPr>
            <m:sty m:val="bi"/>
          </m:rPr>
          <m:t>A</m:t>
        </m:r>
      </m:oMath>
      <w:r>
        <w:t xml:space="preserve">,</w:t>
      </w:r>
      <w:r>
        <w:t xml:space="preserve"> </w:t>
      </w:r>
      <m:oMath>
        <m:r>
          <m:rPr>
            <m:sty m:val="p"/>
          </m:rPr>
          <m:t>(</m:t>
        </m:r>
        <m:r>
          <m:t>1</m:t>
        </m:r>
        <m:r>
          <m:rPr>
            <m:sty m:val="p"/>
          </m:rPr>
          <m:t>,</m:t>
        </m:r>
        <m:r>
          <m:t>0</m:t>
        </m:r>
        <m:r>
          <m:rPr>
            <m:sty m:val="p"/>
          </m:rPr>
          <m:t>)</m:t>
        </m:r>
      </m:oMath>
      <w:r>
        <w:t xml:space="preserve"> </w:t>
      </w:r>
      <w:r>
        <w:t xml:space="preserve">is not an eigenvector:</w:t>
      </w:r>
    </w:p>
    <w:p>
      <w:pPr>
        <w:pStyle w:val="BodyText"/>
      </w:pPr>
      <m:oMathPara>
        <m:oMathParaPr>
          <m:jc m:val="center"/>
        </m:oMathPara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1</m:t>
                    </m:r>
                  </m:e>
                </m:mr>
                <m:mr>
                  <m:e>
                    <m:r>
                      <m:t>0</m:t>
                    </m:r>
                  </m:e>
                </m:mr>
              </m:m>
            </m:e>
          </m:d>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oMath>
      </m:oMathPara>
    </w:p>
    <w:p>
      <w:pPr>
        <w:pStyle w:val="FirstParagraph"/>
      </w:pPr>
      <w:r>
        <w:t xml:space="preserve">and no number</w:t>
      </w:r>
      <w:r>
        <w:t xml:space="preserve"> </w:t>
      </w:r>
      <m:oMath>
        <m:r>
          <m:t>λ</m:t>
        </m:r>
      </m:oMath>
      <w:r>
        <w:t xml:space="preserve"> </w:t>
      </w:r>
      <w:r>
        <w:t xml:space="preserve">gives</w:t>
      </w:r>
      <w:r>
        <w:t xml:space="preserve"> </w:t>
      </w:r>
      <m:oMath>
        <m:r>
          <m:rPr>
            <m:sty m:val="p"/>
          </m:rPr>
          <m:t>(</m:t>
        </m:r>
        <m:r>
          <m:t>2</m:t>
        </m:r>
        <m:r>
          <m:rPr>
            <m:sty m:val="p"/>
          </m:rPr>
          <m:t>,</m:t>
        </m:r>
        <m:r>
          <m:t>1</m:t>
        </m:r>
        <m:r>
          <m:rPr>
            <m:sty m:val="p"/>
          </m:rPr>
          <m:t>)</m:t>
        </m:r>
        <m:r>
          <m:rPr>
            <m:sty m:val="p"/>
          </m:rPr>
          <m:t>=</m:t>
        </m:r>
        <m:r>
          <m:t>λ</m:t>
        </m:r>
        <m:r>
          <m:t> </m:t>
        </m:r>
        <m:r>
          <m:rPr>
            <m:sty m:val="p"/>
          </m:rPr>
          <m:t>(</m:t>
        </m:r>
        <m:r>
          <m:t>1</m:t>
        </m:r>
        <m:r>
          <m:rPr>
            <m:sty m:val="p"/>
          </m:rPr>
          <m:t>,</m:t>
        </m:r>
        <m:r>
          <m:t>0</m:t>
        </m:r>
        <m:r>
          <m:rPr>
            <m:sty m:val="p"/>
          </m:rPr>
          <m:t>)</m:t>
        </m:r>
      </m:oMath>
      <w:r>
        <w:t xml:space="preserve">,</w:t>
      </w:r>
      <w:r>
        <w:t xml:space="preserve"> </w:t>
      </w:r>
      <w:r>
        <w:t xml:space="preserve">because the second entries would need</w:t>
      </w:r>
      <w:r>
        <w:t xml:space="preserve"> </w:t>
      </w:r>
      <m:oMath>
        <m:r>
          <m:t>1</m:t>
        </m:r>
        <m:r>
          <m:rPr>
            <m:sty m:val="p"/>
          </m:rPr>
          <m:t>=</m:t>
        </m:r>
        <m:r>
          <m:t>λ</m:t>
        </m:r>
        <m:r>
          <m:rPr>
            <m:sty m:val="p"/>
          </m:rPr>
          <m:t>⋅</m:t>
        </m:r>
        <m:r>
          <m:t>0</m:t>
        </m:r>
      </m:oMath>
      <w:r>
        <w:t xml:space="preserve">.</w:t>
      </w:r>
    </w:p>
    <w:bookmarkEnd w:id="477"/>
    <w:bookmarkStart w:id="479" w:name="rem-real-eigenvalues"/>
    <w:p>
      <w:pPr>
        <w:pStyle w:val="BodyText"/>
      </w:pPr>
      <w:del w:id="19452" w:author="PR Preview" w:date="2026-01-01T00:00:00Z">
        <w:r>
          <w:rPr>
            <w:i/>
            <w:iCs/>
          </w:rPr>
          <w:delText xml:space="preserve">Remark 36</w:delText>
        </w:r>
      </w:del>
      <w:del w:id="19453" w:author="PR Preview" w:date="2026-01-01T00:00:00Z">
        <w:r>
          <w:delText xml:space="preserve"> (Real and complex eigenvalues). </w:delText>
        </w:r>
      </w:del>
      <w:del w:id="19454" w:author="PR Preview" w:date="2026-01-01T00:00:00Z">
        <w:r>
          <w:delText xml:space="preserve">These notes take</w:delText>
        </w:r>
      </w:del>
      <w:del w:id="19455" w:author="PR Preview" w:date="2026-01-01T00:00:00Z">
        <w:r>
          <w:delText xml:space="preserve"> </w:delText>
        </w:r>
      </w:del>
      <m:oMath>
        <m:r>
          <m:t>λ</m:t>
        </m:r>
      </m:oMath>
      <w:del w:id="19456" w:author="PR Preview" w:date="2026-01-01T00:00:00Z">
        <w:r>
          <w:delText xml:space="preserve"> </w:delText>
        </w:r>
      </w:del>
      <w:del w:id="19457" w:author="PR Preview" w:date="2026-01-01T00:00:00Z">
        <w:r>
          <w:delText xml:space="preserve">and</w:delText>
        </w:r>
      </w:del>
      <w:del w:id="19458" w:author="PR Preview" w:date="2026-01-01T00:00:00Z">
        <w:r>
          <w:delText xml:space="preserve"> </w:delText>
        </w:r>
      </w:del>
      <m:oMath>
        <m:limLow>
          <m:e>
            <m:r>
              <m:t>v</m:t>
            </m:r>
          </m:e>
          <m:lim>
            <m:r>
              <m:rPr>
                <m:sty m:val="p"/>
              </m:rPr>
              <m:t>∼</m:t>
            </m:r>
          </m:lim>
        </m:limLow>
      </m:oMath>
      <w:del w:id="19459" w:author="PR Preview" w:date="2026-01-01T00:00:00Z">
        <w:r>
          <w:delText xml:space="preserve"> </w:delText>
        </w:r>
      </w:del>
      <w:del w:id="19460" w:author="PR Preview" w:date="2026-01-01T00:00:00Z">
        <w:r>
          <w:delText xml:space="preserve">to be real.</w:delText>
        </w:r>
      </w:del>
      <w:del w:id="19461" w:author="PR Preview" w:date="2026-01-01T00:00:00Z">
        <w:r>
          <w:delText xml:space="preserve"> </w:delText>
        </w:r>
      </w:del>
      <w:del w:id="19462" w:author="PR Preview" w:date="2026-01-01T00:00:00Z">
        <w:r>
          <w:delText xml:space="preserve">Banerjee and Roy (2014, chap. 11, Definition 11.1, pp. 312-313)</w:delText>
        </w:r>
      </w:del>
      <w:del w:id="19463" w:author="PR Preview" w:date="2026-01-01T00:00:00Z">
        <w:r>
          <w:delText xml:space="preserve"> </w:delText>
        </w:r>
      </w:del>
      <w:del w:id="19464" w:author="PR Preview" w:date="2026-01-01T00:00:00Z">
        <w:r>
          <w:delText xml:space="preserve">also allows</w:delText>
        </w:r>
      </w:del>
      <w:del w:id="19465" w:author="PR Preview" w:date="2026-01-01T00:00:00Z">
        <w:r>
          <w:delText xml:space="preserve"> </w:delText>
        </w:r>
      </w:del>
      <w:hyperlink r:id="rId478">
        <w:del w:id="19466" w:author="PR Preview" w:date="2026-01-01T00:00:00Z">
          <w:r>
            <w:rPr>
              <w:rStyle w:val="Hyperlink"/>
            </w:rPr>
            <w:delText xml:space="preserve">complex</w:delText>
          </w:r>
        </w:del>
      </w:hyperlink>
      <w:del w:id="19467" w:author="PR Preview" w:date="2026-01-01T00:00:00Z">
        <w:r>
          <w:delText xml:space="preserve"> </w:delText>
        </w:r>
      </w:del>
      <w:del w:id="19468" w:author="PR Preview" w:date="2026-01-01T00:00:00Z">
        <w:r>
          <w:delText xml:space="preserve">eigenvalues and eigenvectors,</w:delText>
        </w:r>
      </w:del>
      <w:del w:id="19469" w:author="PR Preview" w:date="2026-01-01T00:00:00Z">
        <w:r>
          <w:delText xml:space="preserve"> </w:delText>
        </w:r>
      </w:del>
      <w:del w:id="19470" w:author="PR Preview" w:date="2026-01-01T00:00:00Z">
        <w:r>
          <w:delText xml:space="preserve">because some real matrices, such as a rotation by</w:delText>
        </w:r>
      </w:del>
      <w:del w:id="19471" w:author="PR Preview" w:date="2026-01-01T00:00:00Z">
        <w:r>
          <w:delText xml:space="preserve"> </w:delText>
        </w:r>
      </w:del>
      <m:oMath>
        <m:r>
          <m:t>90</m:t>
        </m:r>
      </m:oMath>
      <w:del w:id="19472" w:author="PR Preview" w:date="2026-01-01T00:00:00Z">
        <w:r>
          <w:delText xml:space="preserve"> </w:delText>
        </w:r>
      </w:del>
      <w:del w:id="19473" w:author="PR Preview" w:date="2026-01-01T00:00:00Z">
        <w:r>
          <w:delText xml:space="preserve">degrees,</w:delText>
        </w:r>
      </w:del>
      <w:del w:id="19474" w:author="PR Preview" w:date="2026-01-01T00:00:00Z">
        <w:r>
          <w:delText xml:space="preserve"> </w:delText>
        </w:r>
      </w:del>
      <w:del w:id="19475" w:author="PR Preview" w:date="2026-01-01T00:00:00Z">
        <w:r>
          <w:delText xml:space="preserve">have no real eigenvalues</w:delText>
        </w:r>
      </w:del>
      <w:del w:id="19476" w:author="PR Preview" w:date="2026-01-01T00:00:00Z">
        <w:r>
          <w:delText xml:space="preserve"> </w:delText>
        </w:r>
      </w:del>
      <w:del w:id="19477" w:author="PR Preview" w:date="2026-01-01T00:00:00Z">
        <w:r>
          <w:delText xml:space="preserve">(Banerjee and Roy 2014, chap. 11, Example 11.2, p. 312)</w:delText>
        </w:r>
      </w:del>
      <w:del w:id="19478" w:author="PR Preview" w:date="2026-01-01T00:00:00Z">
        <w:r>
          <w:delText xml:space="preserve">.</w:delText>
        </w:r>
      </w:del>
    </w:p>
    <w:p>
      <w:pPr>
        <w:pStyle w:val="BodyText"/>
      </w:pPr>
      <w:del w:id="19479" w:author="PR Preview" w:date="2026-01-01T00:00:00Z">
        <w:r>
          <w:delText xml:space="preserve">For example,</w:delText>
        </w:r>
      </w:del>
      <w:del w:id="19480" w:author="PR Preview" w:date="2026-01-01T00:00:00Z">
        <w:r>
          <w:delText xml:space="preserve"> </w:delText>
        </w:r>
      </w:del>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del w:id="19481" w:author="PR Preview" w:date="2026-01-01T00:00:00Z">
        <w:r>
          <w:delText xml:space="preserve"> </w:delText>
        </w:r>
      </w:del>
      <w:del w:id="19482" w:author="PR Preview" w:date="2026-01-01T00:00:00Z">
        <w:r>
          <w:delText xml:space="preserve">rotates each vector in the plane counterclockwise by</w:delText>
        </w:r>
      </w:del>
      <w:del w:id="19483" w:author="PR Preview" w:date="2026-01-01T00:00:00Z">
        <w:r>
          <w:delText xml:space="preserve"> </w:delText>
        </w:r>
      </w:del>
      <m:oMath>
        <m:r>
          <m:t>90</m:t>
        </m:r>
      </m:oMath>
      <w:del w:id="19484" w:author="PR Preview" w:date="2026-01-01T00:00:00Z">
        <w:r>
          <w:delText xml:space="preserve"> </w:delText>
        </w:r>
      </w:del>
      <w:del w:id="19485" w:author="PR Preview" w:date="2026-01-01T00:00:00Z">
        <w:r>
          <w:delText xml:space="preserve">degrees:</w:delText>
        </w:r>
      </w:del>
      <w:del w:id="19486" w:author="PR Preview" w:date="2026-01-01T00:00:00Z">
        <w:r>
          <w:delText xml:space="preserve"> </w:delText>
        </w:r>
      </w:del>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del w:id="19487" w:author="PR Preview" w:date="2026-01-01T00:00:00Z">
        <w:r>
          <w:delText xml:space="preserve">.</w:delText>
        </w:r>
      </w:del>
      <w:del w:id="19488" w:author="PR Preview" w:date="2026-01-01T00:00:00Z">
        <w:r>
          <w:delText xml:space="preserve"> </w:delText>
        </w:r>
      </w:del>
      <w:del w:id="19489" w:author="PR Preview" w:date="2026-01-01T00:00:00Z">
        <w:r>
          <w:delText xml:space="preserve">Suppose</w:delText>
        </w:r>
      </w:del>
      <w:del w:id="19490" w:author="PR Preview" w:date="2026-01-01T00:00:00Z">
        <w:r>
          <w:delText xml:space="preserve"> </w:delText>
        </w:r>
      </w:del>
      <m:oMath>
        <m:r>
          <m:rPr>
            <m:sty m:val="bi"/>
          </m:rPr>
          <m:t>R</m:t>
        </m:r>
        <m:limLow>
          <m:e>
            <m:r>
              <m:t>v</m:t>
            </m:r>
          </m:e>
          <m:lim>
            <m:r>
              <m:rPr>
                <m:sty m:val="p"/>
              </m:rPr>
              <m:t>∼</m:t>
            </m:r>
          </m:lim>
        </m:limLow>
        <m:r>
          <m:rPr>
            <m:sty m:val="p"/>
          </m:rPr>
          <m:t>=</m:t>
        </m:r>
        <m:r>
          <m:t>λ</m:t>
        </m:r>
        <m:limLow>
          <m:e>
            <m:r>
              <m:t>v</m:t>
            </m:r>
          </m:e>
          <m:lim>
            <m:r>
              <m:rPr>
                <m:sty m:val="p"/>
              </m:rPr>
              <m:t>∼</m:t>
            </m:r>
          </m:lim>
        </m:limLow>
      </m:oMath>
      <w:del w:id="19491" w:author="PR Preview" w:date="2026-01-01T00:00:00Z">
        <w:r>
          <w:delText xml:space="preserve"> </w:delText>
        </w:r>
      </w:del>
      <w:del w:id="19492" w:author="PR Preview" w:date="2026-01-01T00:00:00Z">
        <w:r>
          <w:delText xml:space="preserve">for a real number</w:delText>
        </w:r>
      </w:del>
      <w:del w:id="19493" w:author="PR Preview" w:date="2026-01-01T00:00:00Z">
        <w:r>
          <w:delText xml:space="preserve"> </w:delText>
        </w:r>
      </w:del>
      <m:oMath>
        <m:r>
          <m:t>λ</m:t>
        </m:r>
      </m:oMath>
      <w:del w:id="19494" w:author="PR Preview" w:date="2026-01-01T00:00:00Z">
        <w:r>
          <w:delText xml:space="preserve">.</w:delText>
        </w:r>
      </w:del>
      <w:del w:id="19495" w:author="PR Preview" w:date="2026-01-01T00:00:00Z">
        <w:r>
          <w:delText xml:space="preserve"> </w:delText>
        </w:r>
      </w:del>
      <w:del w:id="19496" w:author="PR Preview" w:date="2026-01-01T00:00:00Z">
        <w:r>
          <w:delText xml:space="preserve">Matching entries gives</w:delText>
        </w:r>
      </w:del>
      <w:del w:id="19497" w:author="PR Preview" w:date="2026-01-01T00:00:00Z">
        <w:r>
          <w:delText xml:space="preserve"> </w:delText>
        </w:r>
      </w:del>
      <m:oMath>
        <m:r>
          <m:rPr>
            <m:sty m:val="p"/>
          </m:rPr>
          <m:t>−</m:t>
        </m:r>
        <m:sSub>
          <m:e>
            <m:r>
              <m:t>v</m:t>
            </m:r>
          </m:e>
          <m:sub>
            <m:r>
              <m:t>2</m:t>
            </m:r>
          </m:sub>
        </m:sSub>
        <m:r>
          <m:rPr>
            <m:sty m:val="p"/>
          </m:rPr>
          <m:t>=</m:t>
        </m:r>
        <m:r>
          <m:t>λ</m:t>
        </m:r>
        <m:sSub>
          <m:e>
            <m:r>
              <m:t>v</m:t>
            </m:r>
          </m:e>
          <m:sub>
            <m:r>
              <m:t>1</m:t>
            </m:r>
          </m:sub>
        </m:sSub>
      </m:oMath>
      <w:del w:id="19498" w:author="PR Preview" w:date="2026-01-01T00:00:00Z">
        <w:r>
          <w:delText xml:space="preserve"> </w:delText>
        </w:r>
      </w:del>
      <w:del w:id="19499" w:author="PR Preview" w:date="2026-01-01T00:00:00Z">
        <w:r>
          <w:delText xml:space="preserve">and</w:delText>
        </w:r>
      </w:del>
      <w:del w:id="19500" w:author="PR Preview" w:date="2026-01-01T00:00:00Z">
        <w:r>
          <w:delText xml:space="preserve"> </w:delText>
        </w:r>
      </w:del>
      <m:oMath>
        <m:sSub>
          <m:e>
            <m:r>
              <m:t>v</m:t>
            </m:r>
          </m:e>
          <m:sub>
            <m:r>
              <m:t>1</m:t>
            </m:r>
          </m:sub>
        </m:sSub>
        <m:r>
          <m:rPr>
            <m:sty m:val="p"/>
          </m:rPr>
          <m:t>=</m:t>
        </m:r>
        <m:r>
          <m:t>λ</m:t>
        </m:r>
        <m:sSub>
          <m:e>
            <m:r>
              <m:t>v</m:t>
            </m:r>
          </m:e>
          <m:sub>
            <m:r>
              <m:t>2</m:t>
            </m:r>
          </m:sub>
        </m:sSub>
      </m:oMath>
      <w:del w:id="19501" w:author="PR Preview" w:date="2026-01-01T00:00:00Z">
        <w:r>
          <w:delText xml:space="preserve">.</w:delText>
        </w:r>
      </w:del>
      <w:del w:id="19502" w:author="PR Preview" w:date="2026-01-01T00:00:00Z">
        <w:r>
          <w:delText xml:space="preserve"> </w:delText>
        </w:r>
      </w:del>
      <w:del w:id="19503" w:author="PR Preview" w:date="2026-01-01T00:00:00Z">
        <w:r>
          <w:delText xml:space="preserve">Substituting the second equation into the first gives</w:delText>
        </w:r>
      </w:del>
      <w:del w:id="19504" w:author="PR Preview" w:date="2026-01-01T00:00:00Z">
        <w:r>
          <w:delText xml:space="preserve"> </w:delText>
        </w:r>
      </w:del>
      <m:oMath>
        <m:r>
          <m:rPr>
            <m:sty m:val="p"/>
          </m:rPr>
          <m:t>−</m:t>
        </m:r>
        <m:sSub>
          <m:e>
            <m:r>
              <m:t>v</m:t>
            </m:r>
          </m:e>
          <m:sub>
            <m:r>
              <m:t>2</m:t>
            </m:r>
          </m:sub>
        </m:sSub>
        <m:r>
          <m:rPr>
            <m:sty m:val="p"/>
          </m:rPr>
          <m:t>=</m:t>
        </m:r>
        <m:sSup>
          <m:e>
            <m:r>
              <m:t>λ</m:t>
            </m:r>
          </m:e>
          <m:sup>
            <m:r>
              <m:t>2</m:t>
            </m:r>
          </m:sup>
        </m:sSup>
        <m:sSub>
          <m:e>
            <m:r>
              <m:t>v</m:t>
            </m:r>
          </m:e>
          <m:sub>
            <m:r>
              <m:t>2</m:t>
            </m:r>
          </m:sub>
        </m:sSub>
      </m:oMath>
      <w:del w:id="19505" w:author="PR Preview" w:date="2026-01-01T00:00:00Z">
        <w:r>
          <w:delText xml:space="preserve">,</w:delText>
        </w:r>
      </w:del>
      <w:del w:id="19506" w:author="PR Preview" w:date="2026-01-01T00:00:00Z">
        <w:r>
          <w:delText xml:space="preserve"> </w:delText>
        </w:r>
      </w:del>
      <w:del w:id="19507" w:author="PR Preview" w:date="2026-01-01T00:00:00Z">
        <w:r>
          <w:delText xml:space="preserve">so</w:delText>
        </w:r>
      </w:del>
      <w:del w:id="19508" w:author="PR Preview" w:date="2026-01-01T00:00:00Z">
        <w:r>
          <w:delText xml:space="preserve"> </w:delText>
        </w:r>
      </w:del>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del w:id="19509" w:author="PR Preview" w:date="2026-01-01T00:00:00Z">
        <w:r>
          <w:delText xml:space="preserve">.</w:delText>
        </w:r>
      </w:del>
      <w:del w:id="19510" w:author="PR Preview" w:date="2026-01-01T00:00:00Z">
        <w:r>
          <w:delText xml:space="preserve"> </w:delText>
        </w:r>
      </w:del>
      <w:del w:id="19511" w:author="PR Preview" w:date="2026-01-01T00:00:00Z">
        <w:r>
          <w:delText xml:space="preserve">Since</w:delText>
        </w:r>
      </w:del>
      <w:del w:id="19512" w:author="PR Preview" w:date="2026-01-01T00:00:00Z">
        <w:r>
          <w:delText xml:space="preserve"> </w:delText>
        </w:r>
      </w:del>
      <m:oMath>
        <m:r>
          <m:t>1</m:t>
        </m:r>
        <m:r>
          <m:rPr>
            <m:sty m:val="p"/>
          </m:rPr>
          <m:t>+</m:t>
        </m:r>
        <m:sSup>
          <m:e>
            <m:r>
              <m:t>λ</m:t>
            </m:r>
          </m:e>
          <m:sup>
            <m:r>
              <m:t>2</m:t>
            </m:r>
          </m:sup>
        </m:sSup>
        <m:r>
          <m:rPr>
            <m:sty m:val="p"/>
          </m:rPr>
          <m:t>&gt;</m:t>
        </m:r>
        <m:r>
          <m:t>0</m:t>
        </m:r>
      </m:oMath>
      <w:del w:id="19513" w:author="PR Preview" w:date="2026-01-01T00:00:00Z">
        <w:r>
          <w:delText xml:space="preserve">,</w:delText>
        </w:r>
      </w:del>
      <w:del w:id="19514" w:author="PR Preview" w:date="2026-01-01T00:00:00Z">
        <w:r>
          <w:delText xml:space="preserve"> </w:delText>
        </w:r>
      </w:del>
      <m:oMath>
        <m:sSub>
          <m:e>
            <m:r>
              <m:t>v</m:t>
            </m:r>
          </m:e>
          <m:sub>
            <m:r>
              <m:t>2</m:t>
            </m:r>
          </m:sub>
        </m:sSub>
        <m:r>
          <m:rPr>
            <m:sty m:val="p"/>
          </m:rPr>
          <m:t>=</m:t>
        </m:r>
        <m:r>
          <m:t>0</m:t>
        </m:r>
      </m:oMath>
      <w:del w:id="19515" w:author="PR Preview" w:date="2026-01-01T00:00:00Z">
        <w:r>
          <w:delText xml:space="preserve">,</w:delText>
        </w:r>
      </w:del>
      <w:del w:id="19516" w:author="PR Preview" w:date="2026-01-01T00:00:00Z">
        <w:r>
          <w:delText xml:space="preserve"> </w:delText>
        </w:r>
      </w:del>
      <w:del w:id="19517" w:author="PR Preview" w:date="2026-01-01T00:00:00Z">
        <w:r>
          <w:delText xml:space="preserve">and then</w:delText>
        </w:r>
      </w:del>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del w:id="19518" w:author="PR Preview" w:date="2026-01-01T00:00:00Z">
        <w:r>
          <w:delText xml:space="preserve">So the only solution is</w:delText>
        </w:r>
      </w:del>
      <w:del w:id="19519"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9520" w:author="PR Preview" w:date="2026-01-01T00:00:00Z">
        <w:r>
          <w:delText xml:space="preserve">,</w:delText>
        </w:r>
      </w:del>
      <w:del w:id="19521" w:author="PR Preview" w:date="2026-01-01T00:00:00Z">
        <w:r>
          <w:delText xml:space="preserve"> </w:delText>
        </w:r>
      </w:del>
      <w:del w:id="19522" w:author="PR Preview" w:date="2026-01-01T00:00:00Z">
        <w:r>
          <w:delText xml:space="preserve">and</w:delText>
        </w:r>
      </w:del>
      <w:del w:id="19523" w:author="PR Preview" w:date="2026-01-01T00:00:00Z">
        <w:r>
          <w:delText xml:space="preserve"> </w:delText>
        </w:r>
      </w:del>
      <m:oMath>
        <m:r>
          <m:rPr>
            <m:sty m:val="bi"/>
          </m:rPr>
          <m:t>R</m:t>
        </m:r>
      </m:oMath>
      <w:del w:id="19524" w:author="PR Preview" w:date="2026-01-01T00:00:00Z">
        <w:r>
          <w:delText xml:space="preserve"> </w:delText>
        </w:r>
      </w:del>
      <w:del w:id="19525" w:author="PR Preview" w:date="2026-01-01T00:00:00Z">
        <w:r>
          <w:delText xml:space="preserve">has no real eigenvalue.</w:delText>
        </w:r>
      </w:del>
    </w:p>
    <w:p>
      <w:pPr>
        <w:pStyle w:val="BodyText"/>
      </w:pPr>
      <w:ins w:id="19526" w:author="PR Preview" w:date="2026-01-01T00:00:00Z">
        <w:r>
          <w:rPr>
            <w:i/>
            <w:iCs/>
          </w:rPr>
          <w:t xml:space="preserve">Remark 36</w:t>
        </w:r>
      </w:ins>
      <w:ins w:id="19527" w:author="PR Preview" w:date="2026-01-01T00:00:00Z">
        <w:r>
          <w:t xml:space="preserve"> (Real and complex eigenvalues). </w:t>
        </w:r>
      </w:ins>
      <w:ins w:id="19528" w:author="PR Preview" w:date="2026-01-01T00:00:00Z">
        <w:r>
          <w:t xml:space="preserve">These notes take</w:t>
        </w:r>
      </w:ins>
      <w:ins w:id="19529" w:author="PR Preview" w:date="2026-01-01T00:00:00Z">
        <w:r>
          <w:t xml:space="preserve"> </w:t>
        </w:r>
      </w:ins>
      <m:oMath>
        <m:r>
          <m:t>λ</m:t>
        </m:r>
      </m:oMath>
      <w:ins w:id="19530" w:author="PR Preview" w:date="2026-01-01T00:00:00Z">
        <w:r>
          <w:t xml:space="preserve"> </w:t>
        </w:r>
      </w:ins>
      <w:ins w:id="19531" w:author="PR Preview" w:date="2026-01-01T00:00:00Z">
        <w:r>
          <w:t xml:space="preserve">and</w:t>
        </w:r>
      </w:ins>
      <w:ins w:id="19532" w:author="PR Preview" w:date="2026-01-01T00:00:00Z">
        <w:r>
          <w:t xml:space="preserve"> </w:t>
        </w:r>
      </w:ins>
      <w:ins w:id="19533" w:author="PR Preview" w:date="2026-01-01T00:00:00Z">
        <w:r>
          <w:t xml:space="preserve">$\mathord{\smash[b]{\underset{\raise.3ex\hbox{$\scriptstyle\sim$}}{v}}\vphantom{v}}$</w:t>
        </w:r>
      </w:ins>
      <w:ins w:id="19534" w:author="PR Preview" w:date="2026-01-01T00:00:00Z">
        <w:r>
          <w:t xml:space="preserve"> </w:t>
        </w:r>
      </w:ins>
      <w:ins w:id="19535" w:author="PR Preview" w:date="2026-01-01T00:00:00Z">
        <w:r>
          <w:t xml:space="preserve">to be real.</w:t>
        </w:r>
      </w:ins>
      <w:ins w:id="19536" w:author="PR Preview" w:date="2026-01-01T00:00:00Z">
        <w:r>
          <w:t xml:space="preserve"> </w:t>
        </w:r>
      </w:ins>
      <w:ins w:id="19537" w:author="PR Preview" w:date="2026-01-01T00:00:00Z">
        <w:r>
          <w:t xml:space="preserve">Banerjee and Roy (2014, chap. 11, Definition 11.1, pp. 312-313)</w:t>
        </w:r>
      </w:ins>
      <w:ins w:id="19538" w:author="PR Preview" w:date="2026-01-01T00:00:00Z">
        <w:r>
          <w:t xml:space="preserve"> </w:t>
        </w:r>
      </w:ins>
      <w:ins w:id="19539" w:author="PR Preview" w:date="2026-01-01T00:00:00Z">
        <w:r>
          <w:t xml:space="preserve">also allows</w:t>
        </w:r>
      </w:ins>
      <w:ins w:id="19540" w:author="PR Preview" w:date="2026-01-01T00:00:00Z">
        <w:r>
          <w:t xml:space="preserve"> </w:t>
        </w:r>
      </w:ins>
      <w:hyperlink r:id="rId478">
        <w:ins w:id="19541" w:author="PR Preview" w:date="2026-01-01T00:00:00Z">
          <w:r>
            <w:rPr>
              <w:rStyle w:val="Hyperlink"/>
            </w:rPr>
            <w:t xml:space="preserve">complex</w:t>
          </w:r>
        </w:ins>
      </w:hyperlink>
      <w:ins w:id="19542" w:author="PR Preview" w:date="2026-01-01T00:00:00Z">
        <w:r>
          <w:t xml:space="preserve"> </w:t>
        </w:r>
      </w:ins>
      <w:ins w:id="19543" w:author="PR Preview" w:date="2026-01-01T00:00:00Z">
        <w:r>
          <w:t xml:space="preserve">eigenvalues and eigenvectors,</w:t>
        </w:r>
      </w:ins>
      <w:ins w:id="19544" w:author="PR Preview" w:date="2026-01-01T00:00:00Z">
        <w:r>
          <w:t xml:space="preserve"> </w:t>
        </w:r>
      </w:ins>
      <w:ins w:id="19545" w:author="PR Preview" w:date="2026-01-01T00:00:00Z">
        <w:r>
          <w:t xml:space="preserve">because some real matrices, such as a rotation by</w:t>
        </w:r>
      </w:ins>
      <w:ins w:id="19546" w:author="PR Preview" w:date="2026-01-01T00:00:00Z">
        <w:r>
          <w:t xml:space="preserve"> </w:t>
        </w:r>
      </w:ins>
      <m:oMath>
        <m:r>
          <m:t>90</m:t>
        </m:r>
      </m:oMath>
      <w:ins w:id="19547" w:author="PR Preview" w:date="2026-01-01T00:00:00Z">
        <w:r>
          <w:t xml:space="preserve"> </w:t>
        </w:r>
      </w:ins>
      <w:ins w:id="19548" w:author="PR Preview" w:date="2026-01-01T00:00:00Z">
        <w:r>
          <w:t xml:space="preserve">degrees,</w:t>
        </w:r>
      </w:ins>
      <w:ins w:id="19549" w:author="PR Preview" w:date="2026-01-01T00:00:00Z">
        <w:r>
          <w:t xml:space="preserve"> </w:t>
        </w:r>
      </w:ins>
      <w:ins w:id="19550" w:author="PR Preview" w:date="2026-01-01T00:00:00Z">
        <w:r>
          <w:t xml:space="preserve">have no real eigenvalues</w:t>
        </w:r>
      </w:ins>
      <w:ins w:id="19551" w:author="PR Preview" w:date="2026-01-01T00:00:00Z">
        <w:r>
          <w:t xml:space="preserve"> </w:t>
        </w:r>
      </w:ins>
      <w:ins w:id="19552" w:author="PR Preview" w:date="2026-01-01T00:00:00Z">
        <w:r>
          <w:t xml:space="preserve">(Banerjee and Roy 2014, chap. 11, Example 11.2, p. 312)</w:t>
        </w:r>
      </w:ins>
      <w:ins w:id="19553" w:author="PR Preview" w:date="2026-01-01T00:00:00Z">
        <w:r>
          <w:t xml:space="preserve">.</w:t>
        </w:r>
      </w:ins>
    </w:p>
    <w:p>
      <w:pPr>
        <w:pStyle w:val="BodyText"/>
      </w:pPr>
      <w:ins w:id="19554" w:author="PR Preview" w:date="2026-01-01T00:00:00Z">
        <w:r>
          <w:t xml:space="preserve">For example,</w:t>
        </w:r>
      </w:ins>
      <w:ins w:id="19555" w:author="PR Preview" w:date="2026-01-01T00:00:00Z">
        <w:r>
          <w:t xml:space="preserve"> </w:t>
        </w:r>
      </w:ins>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1</m:t>
                  </m:r>
                </m:e>
              </m:mr>
              <m:mr>
                <m:e>
                  <m:r>
                    <m:t>1</m:t>
                  </m:r>
                </m:e>
                <m:e>
                  <m:r>
                    <m:t>0</m:t>
                  </m:r>
                </m:e>
              </m:mr>
            </m:m>
          </m:e>
        </m:d>
      </m:oMath>
      <w:ins w:id="19556" w:author="PR Preview" w:date="2026-01-01T00:00:00Z">
        <w:r>
          <w:t xml:space="preserve"> </w:t>
        </w:r>
      </w:ins>
      <w:ins w:id="19557" w:author="PR Preview" w:date="2026-01-01T00:00:00Z">
        <w:r>
          <w:t xml:space="preserve">rotates each vector in the plane counterclockwise by</w:t>
        </w:r>
      </w:ins>
      <w:ins w:id="19558" w:author="PR Preview" w:date="2026-01-01T00:00:00Z">
        <w:r>
          <w:t xml:space="preserve"> </w:t>
        </w:r>
      </w:ins>
      <m:oMath>
        <m:r>
          <m:t>90</m:t>
        </m:r>
      </m:oMath>
      <w:ins w:id="19559" w:author="PR Preview" w:date="2026-01-01T00:00:00Z">
        <w:r>
          <w:t xml:space="preserve"> </w:t>
        </w:r>
      </w:ins>
      <w:ins w:id="19560" w:author="PR Preview" w:date="2026-01-01T00:00:00Z">
        <w:r>
          <w:t xml:space="preserve">degrees:</w:t>
        </w:r>
      </w:ins>
      <w:ins w:id="19561" w:author="PR Preview" w:date="2026-01-01T00:00:00Z">
        <w:r>
          <w:t xml:space="preserve"> </w:t>
        </w:r>
      </w:ins>
      <m:oMath>
        <m:r>
          <m:rPr>
            <m:sty m:val="bi"/>
          </m:rPr>
          <m:t>R</m:t>
        </m:r>
        <m:r>
          <m:t> </m:t>
        </m:r>
        <m:r>
          <m:rPr>
            <m:sty m:val="p"/>
          </m:rPr>
          <m:t>(</m:t>
        </m:r>
        <m:sSub>
          <m:e>
            <m:r>
              <m:t>v</m:t>
            </m:r>
          </m:e>
          <m:sub>
            <m:r>
              <m:t>1</m:t>
            </m:r>
          </m:sub>
        </m:sSub>
        <m:r>
          <m:rPr>
            <m:sty m:val="p"/>
          </m:rPr>
          <m:t>,</m:t>
        </m:r>
        <m:sSub>
          <m:e>
            <m:r>
              <m:t>v</m:t>
            </m:r>
          </m:e>
          <m:sub>
            <m:r>
              <m:t>2</m:t>
            </m:r>
          </m:sub>
        </m:sSub>
        <m:r>
          <m:rPr>
            <m:sty m:val="p"/>
          </m:rPr>
          <m:t>)</m:t>
        </m:r>
        <m:r>
          <m:rPr>
            <m:sty m:val="p"/>
          </m:rPr>
          <m:t>=</m:t>
        </m:r>
        <m:r>
          <m:rPr>
            <m:sty m:val="p"/>
          </m:rPr>
          <m:t>(</m:t>
        </m:r>
        <m:r>
          <m:rPr>
            <m:sty m:val="p"/>
          </m:rPr>
          <m:t>−</m:t>
        </m:r>
        <m:sSub>
          <m:e>
            <m:r>
              <m:t>v</m:t>
            </m:r>
          </m:e>
          <m:sub>
            <m:r>
              <m:t>2</m:t>
            </m:r>
          </m:sub>
        </m:sSub>
        <m:r>
          <m:rPr>
            <m:sty m:val="p"/>
          </m:rPr>
          <m:t>,</m:t>
        </m:r>
        <m:sSub>
          <m:e>
            <m:r>
              <m:t>v</m:t>
            </m:r>
          </m:e>
          <m:sub>
            <m:r>
              <m:t>1</m:t>
            </m:r>
          </m:sub>
        </m:sSub>
        <m:r>
          <m:rPr>
            <m:sty m:val="p"/>
          </m:rPr>
          <m:t>)</m:t>
        </m:r>
      </m:oMath>
      <w:ins w:id="19562" w:author="PR Preview" w:date="2026-01-01T00:00:00Z">
        <w:r>
          <w:t xml:space="preserve">.</w:t>
        </w:r>
      </w:ins>
      <w:ins w:id="19563" w:author="PR Preview" w:date="2026-01-01T00:00:00Z">
        <w:r>
          <w:t xml:space="preserve"> </w:t>
        </w:r>
      </w:ins>
      <w:ins w:id="19564" w:author="PR Preview" w:date="2026-01-01T00:00:00Z">
        <w:r>
          <w:t xml:space="preserve">Suppose</w:t>
        </w:r>
      </w:ins>
      <w:ins w:id="19565" w:author="PR Preview" w:date="2026-01-01T00:00:00Z">
        <w:r>
          <w:t xml:space="preserve"> </w:t>
        </w:r>
      </w:ins>
      <w:ins w:id="19566" w:author="PR Preview" w:date="2026-01-01T00:00:00Z">
        <w:r>
          <w:t xml:space="preserve">$\mathbf{R}\mathord{\smash[b]{\underset{\raise.3ex\hbox{$\scriptstyle\sim$}}{v}}\vphantom{v}} = \lambda\mathord{\smash[b]{\underset{\raise.3ex\hbox{$\scriptstyle\sim$}}{v}}\vphantom{v}}$</w:t>
        </w:r>
      </w:ins>
      <w:ins w:id="19567" w:author="PR Preview" w:date="2026-01-01T00:00:00Z">
        <w:r>
          <w:t xml:space="preserve"> </w:t>
        </w:r>
      </w:ins>
      <w:ins w:id="19568" w:author="PR Preview" w:date="2026-01-01T00:00:00Z">
        <w:r>
          <w:t xml:space="preserve">for a real number</w:t>
        </w:r>
      </w:ins>
      <w:ins w:id="19569" w:author="PR Preview" w:date="2026-01-01T00:00:00Z">
        <w:r>
          <w:t xml:space="preserve"> </w:t>
        </w:r>
      </w:ins>
      <m:oMath>
        <m:r>
          <m:t>λ</m:t>
        </m:r>
      </m:oMath>
      <w:ins w:id="19570" w:author="PR Preview" w:date="2026-01-01T00:00:00Z">
        <w:r>
          <w:t xml:space="preserve">.</w:t>
        </w:r>
      </w:ins>
      <w:ins w:id="19571" w:author="PR Preview" w:date="2026-01-01T00:00:00Z">
        <w:r>
          <w:t xml:space="preserve"> </w:t>
        </w:r>
      </w:ins>
      <w:ins w:id="19572" w:author="PR Preview" w:date="2026-01-01T00:00:00Z">
        <w:r>
          <w:t xml:space="preserve">Matching entries gives</w:t>
        </w:r>
      </w:ins>
      <w:ins w:id="19573" w:author="PR Preview" w:date="2026-01-01T00:00:00Z">
        <w:r>
          <w:t xml:space="preserve"> </w:t>
        </w:r>
      </w:ins>
      <m:oMath>
        <m:r>
          <m:rPr>
            <m:sty m:val="p"/>
          </m:rPr>
          <m:t>−</m:t>
        </m:r>
        <m:sSub>
          <m:e>
            <m:r>
              <m:t>v</m:t>
            </m:r>
          </m:e>
          <m:sub>
            <m:r>
              <m:t>2</m:t>
            </m:r>
          </m:sub>
        </m:sSub>
        <m:r>
          <m:rPr>
            <m:sty m:val="p"/>
          </m:rPr>
          <m:t>=</m:t>
        </m:r>
        <m:r>
          <m:t>λ</m:t>
        </m:r>
        <m:sSub>
          <m:e>
            <m:r>
              <m:t>v</m:t>
            </m:r>
          </m:e>
          <m:sub>
            <m:r>
              <m:t>1</m:t>
            </m:r>
          </m:sub>
        </m:sSub>
      </m:oMath>
      <w:ins w:id="19574" w:author="PR Preview" w:date="2026-01-01T00:00:00Z">
        <w:r>
          <w:t xml:space="preserve"> </w:t>
        </w:r>
      </w:ins>
      <w:ins w:id="19575" w:author="PR Preview" w:date="2026-01-01T00:00:00Z">
        <w:r>
          <w:t xml:space="preserve">and</w:t>
        </w:r>
      </w:ins>
      <w:ins w:id="19576" w:author="PR Preview" w:date="2026-01-01T00:00:00Z">
        <w:r>
          <w:t xml:space="preserve"> </w:t>
        </w:r>
      </w:ins>
      <m:oMath>
        <m:sSub>
          <m:e>
            <m:r>
              <m:t>v</m:t>
            </m:r>
          </m:e>
          <m:sub>
            <m:r>
              <m:t>1</m:t>
            </m:r>
          </m:sub>
        </m:sSub>
        <m:r>
          <m:rPr>
            <m:sty m:val="p"/>
          </m:rPr>
          <m:t>=</m:t>
        </m:r>
        <m:r>
          <m:t>λ</m:t>
        </m:r>
        <m:sSub>
          <m:e>
            <m:r>
              <m:t>v</m:t>
            </m:r>
          </m:e>
          <m:sub>
            <m:r>
              <m:t>2</m:t>
            </m:r>
          </m:sub>
        </m:sSub>
      </m:oMath>
      <w:ins w:id="19577" w:author="PR Preview" w:date="2026-01-01T00:00:00Z">
        <w:r>
          <w:t xml:space="preserve">.</w:t>
        </w:r>
      </w:ins>
      <w:ins w:id="19578" w:author="PR Preview" w:date="2026-01-01T00:00:00Z">
        <w:r>
          <w:t xml:space="preserve"> </w:t>
        </w:r>
      </w:ins>
      <w:ins w:id="19579" w:author="PR Preview" w:date="2026-01-01T00:00:00Z">
        <w:r>
          <w:t xml:space="preserve">Substituting the second equation into the first gives</w:t>
        </w:r>
      </w:ins>
      <w:ins w:id="19580" w:author="PR Preview" w:date="2026-01-01T00:00:00Z">
        <w:r>
          <w:t xml:space="preserve"> </w:t>
        </w:r>
      </w:ins>
      <m:oMath>
        <m:r>
          <m:rPr>
            <m:sty m:val="p"/>
          </m:rPr>
          <m:t>−</m:t>
        </m:r>
        <m:sSub>
          <m:e>
            <m:r>
              <m:t>v</m:t>
            </m:r>
          </m:e>
          <m:sub>
            <m:r>
              <m:t>2</m:t>
            </m:r>
          </m:sub>
        </m:sSub>
        <m:r>
          <m:rPr>
            <m:sty m:val="p"/>
          </m:rPr>
          <m:t>=</m:t>
        </m:r>
        <m:sSup>
          <m:e>
            <m:r>
              <m:t>λ</m:t>
            </m:r>
          </m:e>
          <m:sup>
            <m:r>
              <m:t>2</m:t>
            </m:r>
          </m:sup>
        </m:sSup>
        <m:sSub>
          <m:e>
            <m:r>
              <m:t>v</m:t>
            </m:r>
          </m:e>
          <m:sub>
            <m:r>
              <m:t>2</m:t>
            </m:r>
          </m:sub>
        </m:sSub>
      </m:oMath>
      <w:ins w:id="19581" w:author="PR Preview" w:date="2026-01-01T00:00:00Z">
        <w:r>
          <w:t xml:space="preserve">,</w:t>
        </w:r>
      </w:ins>
      <w:ins w:id="19582" w:author="PR Preview" w:date="2026-01-01T00:00:00Z">
        <w:r>
          <w:t xml:space="preserve"> </w:t>
        </w:r>
      </w:ins>
      <w:ins w:id="19583" w:author="PR Preview" w:date="2026-01-01T00:00:00Z">
        <w:r>
          <w:t xml:space="preserve">so</w:t>
        </w:r>
      </w:ins>
      <w:ins w:id="19584" w:author="PR Preview" w:date="2026-01-01T00:00:00Z">
        <w:r>
          <w:t xml:space="preserve"> </w:t>
        </w:r>
      </w:ins>
      <m:oMath>
        <m:r>
          <m:rPr>
            <m:sty m:val="p"/>
          </m:rPr>
          <m:t>(</m:t>
        </m:r>
        <m:r>
          <m:t>1</m:t>
        </m:r>
        <m:r>
          <m:rPr>
            <m:sty m:val="p"/>
          </m:rPr>
          <m:t>+</m:t>
        </m:r>
        <m:sSup>
          <m:e>
            <m:r>
              <m:t>λ</m:t>
            </m:r>
          </m:e>
          <m:sup>
            <m:r>
              <m:t>2</m:t>
            </m:r>
          </m:sup>
        </m:sSup>
        <m:r>
          <m:rPr>
            <m:sty m:val="p"/>
          </m:rPr>
          <m:t>)</m:t>
        </m:r>
        <m:r>
          <m:t> </m:t>
        </m:r>
        <m:sSub>
          <m:e>
            <m:r>
              <m:t>v</m:t>
            </m:r>
          </m:e>
          <m:sub>
            <m:r>
              <m:t>2</m:t>
            </m:r>
          </m:sub>
        </m:sSub>
        <m:r>
          <m:rPr>
            <m:sty m:val="p"/>
          </m:rPr>
          <m:t>=</m:t>
        </m:r>
        <m:r>
          <m:t>0</m:t>
        </m:r>
      </m:oMath>
      <w:ins w:id="19585" w:author="PR Preview" w:date="2026-01-01T00:00:00Z">
        <w:r>
          <w:t xml:space="preserve">.</w:t>
        </w:r>
      </w:ins>
      <w:ins w:id="19586" w:author="PR Preview" w:date="2026-01-01T00:00:00Z">
        <w:r>
          <w:t xml:space="preserve"> </w:t>
        </w:r>
      </w:ins>
      <w:ins w:id="19587" w:author="PR Preview" w:date="2026-01-01T00:00:00Z">
        <w:r>
          <w:t xml:space="preserve">Since</w:t>
        </w:r>
      </w:ins>
      <w:ins w:id="19588" w:author="PR Preview" w:date="2026-01-01T00:00:00Z">
        <w:r>
          <w:t xml:space="preserve"> </w:t>
        </w:r>
      </w:ins>
      <m:oMath>
        <m:r>
          <m:t>1</m:t>
        </m:r>
        <m:r>
          <m:rPr>
            <m:sty m:val="p"/>
          </m:rPr>
          <m:t>+</m:t>
        </m:r>
        <m:sSup>
          <m:e>
            <m:r>
              <m:t>λ</m:t>
            </m:r>
          </m:e>
          <m:sup>
            <m:r>
              <m:t>2</m:t>
            </m:r>
          </m:sup>
        </m:sSup>
        <m:r>
          <m:rPr>
            <m:sty m:val="p"/>
          </m:rPr>
          <m:t>&gt;</m:t>
        </m:r>
        <m:r>
          <m:t>0</m:t>
        </m:r>
      </m:oMath>
      <w:ins w:id="19589" w:author="PR Preview" w:date="2026-01-01T00:00:00Z">
        <w:r>
          <w:t xml:space="preserve">,</w:t>
        </w:r>
      </w:ins>
      <w:ins w:id="19590" w:author="PR Preview" w:date="2026-01-01T00:00:00Z">
        <w:r>
          <w:t xml:space="preserve"> </w:t>
        </w:r>
      </w:ins>
      <m:oMath>
        <m:sSub>
          <m:e>
            <m:r>
              <m:t>v</m:t>
            </m:r>
          </m:e>
          <m:sub>
            <m:r>
              <m:t>2</m:t>
            </m:r>
          </m:sub>
        </m:sSub>
        <m:r>
          <m:rPr>
            <m:sty m:val="p"/>
          </m:rPr>
          <m:t>=</m:t>
        </m:r>
        <m:r>
          <m:t>0</m:t>
        </m:r>
      </m:oMath>
      <w:ins w:id="19591" w:author="PR Preview" w:date="2026-01-01T00:00:00Z">
        <w:r>
          <w:t xml:space="preserve">,</w:t>
        </w:r>
      </w:ins>
      <w:ins w:id="19592" w:author="PR Preview" w:date="2026-01-01T00:00:00Z">
        <w:r>
          <w:t xml:space="preserve"> </w:t>
        </w:r>
      </w:ins>
      <w:ins w:id="19593" w:author="PR Preview" w:date="2026-01-01T00:00:00Z">
        <w:r>
          <w:t xml:space="preserve">and then</w:t>
        </w:r>
      </w:ins>
    </w:p>
    <w:p>
      <w:pPr>
        <w:pStyle w:val="BodyText"/>
      </w:pPr>
      <m:oMathPara>
        <m:oMathParaPr>
          <m:jc m:val="center"/>
        </m:oMathParaPr>
        <m:oMath>
          <m:eqArr>
            <m:e>
              <m:sSub>
                <m:e>
                  <m:r>
                    <m:t>v</m:t>
                  </m:r>
                </m:e>
                <m:sub>
                  <m:r>
                    <m:t>1</m:t>
                  </m:r>
                </m:sub>
              </m:sSub>
              <m:r>
                <m:t>&amp;</m:t>
              </m:r>
              <m:r>
                <m:rPr>
                  <m:sty m:val="p"/>
                </m:rPr>
                <m:t>=</m:t>
              </m:r>
              <m:r>
                <m:t>λ</m:t>
              </m:r>
              <m:sSub>
                <m:e>
                  <m:r>
                    <m:t>v</m:t>
                  </m:r>
                </m:e>
                <m:sub>
                  <m:r>
                    <m:t>2</m:t>
                  </m:r>
                </m:sub>
              </m:sSub>
            </m:e>
            <m:e>
              <m:r>
                <m:t>&amp;</m:t>
              </m:r>
              <m:r>
                <m:rPr>
                  <m:sty m:val="p"/>
                </m:rPr>
                <m:t>=</m:t>
              </m:r>
              <m:r>
                <m:t>0</m:t>
              </m:r>
              <m:r>
                <m:rPr>
                  <m:sty m:val="p"/>
                </m:rPr>
                <m:t>.</m:t>
              </m:r>
            </m:e>
          </m:eqArr>
        </m:oMath>
      </m:oMathPara>
    </w:p>
    <w:p>
      <w:pPr>
        <w:pStyle w:val="FirstParagraph"/>
      </w:pPr>
      <w:ins w:id="19594" w:author="PR Preview" w:date="2026-01-01T00:00:00Z">
        <w:r>
          <w:t xml:space="preserve">So the only solution is</w:t>
        </w:r>
      </w:ins>
      <w:ins w:id="19595" w:author="PR Preview" w:date="2026-01-01T00:00:00Z">
        <w:r>
          <w:t xml:space="preserve"> </w:t>
        </w:r>
      </w:ins>
      <w:ins w:id="19596" w:author="PR Preview" w:date="2026-01-01T00:00:00Z">
        <w:r>
          <w:t xml:space="preserve">$\mathord{\smash[b]{\underset{\raise.3ex\hbox{$\scriptstyle\sim$}}{v}}\vphantom{v}} = \mathord{\smash[b]{\underset{\raise.3ex\hbox{$\scriptstyle\sim$}}{0}}\vphantom{0}}$</w:t>
        </w:r>
      </w:ins>
      <w:ins w:id="19597" w:author="PR Preview" w:date="2026-01-01T00:00:00Z">
        <w:r>
          <w:t xml:space="preserve">,</w:t>
        </w:r>
      </w:ins>
      <w:ins w:id="19598" w:author="PR Preview" w:date="2026-01-01T00:00:00Z">
        <w:r>
          <w:t xml:space="preserve"> </w:t>
        </w:r>
      </w:ins>
      <w:ins w:id="19599" w:author="PR Preview" w:date="2026-01-01T00:00:00Z">
        <w:r>
          <w:t xml:space="preserve">and</w:t>
        </w:r>
      </w:ins>
      <w:ins w:id="19600" w:author="PR Preview" w:date="2026-01-01T00:00:00Z">
        <w:r>
          <w:t xml:space="preserve"> </w:t>
        </w:r>
      </w:ins>
      <m:oMath>
        <m:r>
          <m:rPr>
            <m:sty m:val="bi"/>
          </m:rPr>
          <m:t>R</m:t>
        </m:r>
      </m:oMath>
      <w:ins w:id="19601" w:author="PR Preview" w:date="2026-01-01T00:00:00Z">
        <w:r>
          <w:t xml:space="preserve"> </w:t>
        </w:r>
      </w:ins>
      <w:ins w:id="19602" w:author="PR Preview" w:date="2026-01-01T00:00:00Z">
        <w:r>
          <w:t xml:space="preserve">has no real eigenvalue.</w:t>
        </w:r>
      </w:ins>
    </w:p>
    <w:bookmarkEnd w:id="479"/>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80" name="Picture"/>
                  <a:graphic>
                    <a:graphicData uri="http://schemas.openxmlformats.org/drawingml/2006/picture">
                      <pic:pic>
                        <pic:nvPicPr>
                          <pic:cNvPr descr="/opt/quarto/share/formats/docx/tip.png" id="481"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14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eigenvectors and eigenvalues:</w:t>
            </w:r>
          </w:p>
          <w:p>
            <w:pPr>
              <w:pStyle w:val="Compact"/>
              <w:numPr>
                <w:ilvl w:val="0"/>
                <w:numId w:val="1073"/>
              </w:numPr>
            </w:pPr>
            <w:hyperlink r:id="rId482">
              <w:r>
                <w:rPr>
                  <w:rStyle w:val="Hyperlink"/>
                </w:rPr>
                <w:t xml:space="preserve">Eigenvectors and eigenvalues</w:t>
              </w:r>
            </w:hyperlink>
            <w:r>
              <w:t xml:space="preserve"> </w:t>
            </w:r>
            <w:r>
              <w:t xml:space="preserve">shows how certain vectors maintain their direction during a linear transformation and are merely stretched or squished by an eigenvalue factor (</w:t>
            </w:r>
            <w:hyperlink w:anchor="def-eigenvalue">
              <w:r>
                <w:rPr>
                  <w:rStyle w:val="Hyperlink"/>
                </w:rPr>
                <w:t xml:space="preserve">Definition 95</w:t>
              </w:r>
            </w:hyperlink>
            <w:r>
              <w:t xml:space="preserve">).</w:t>
            </w:r>
          </w:p>
          <w:p/>
        </w:tc>
      </w:tr>
    </w:tbl>
    <w:bookmarkStart w:id="483" w:name="thm-spectral"/>
    <w:p>
      <w:pPr>
        <w:pStyle w:val="FirstParagraph"/>
      </w:pPr>
      <w:r>
        <w:rPr>
          <w:b/>
          <w:bCs/>
        </w:rPr>
        <w:t xml:space="preserve">Theorem 77 (Spectral theorem for symmetric matrices)</w:t>
      </w:r>
      <w:r>
        <w:t xml:space="preserve"> </w:t>
      </w:r>
      <w:r>
        <w:t xml:space="preserve">If</w:t>
      </w:r>
      <w:r>
        <w:t xml:space="preserve"> </w:t>
      </w:r>
      <m:oMath>
        <m:r>
          <m:rPr>
            <m:sty m:val="bi"/>
          </m:rPr>
          <m:t>A</m:t>
        </m:r>
      </m:oMath>
      <w:r>
        <w:t xml:space="preserve"> </w:t>
      </w:r>
      <w:r>
        <w:t xml:space="preserve">is a</w:t>
      </w:r>
      <w:r>
        <w:t xml:space="preserve"> </w:t>
      </w:r>
      <m:oMath>
        <m:r>
          <m:t>p</m:t>
        </m:r>
        <m:r>
          <m:rPr>
            <m:sty m:val="p"/>
          </m:rPr>
          <m:t>×</m:t>
        </m:r>
        <m:r>
          <m:t>p</m:t>
        </m:r>
      </m:oMath>
      <w:r>
        <w:t xml:space="preserve"> </w:t>
      </w:r>
      <w:r>
        <w:t xml:space="preserve">symmetric matrix (</w:t>
      </w:r>
      <w:hyperlink w:anchor="def-symmetric-matrix">
        <w:r>
          <w:rPr>
            <w:rStyle w:val="Hyperlink"/>
          </w:rPr>
          <w:t xml:space="preserve">Definition 82</w:t>
        </w:r>
      </w:hyperlink>
      <w:r>
        <w:t xml:space="preserve">)</w:t>
      </w:r>
      <w:r>
        <w:t xml:space="preserve"> </w:t>
      </w:r>
      <w:r>
        <w:t xml:space="preserve">with real entries,</w:t>
      </w:r>
      <w:r>
        <w:t xml:space="preserve"> </w:t>
      </w:r>
      <w:r>
        <w:t xml:space="preserve">then there are a</w:t>
      </w:r>
      <w:r>
        <w:t xml:space="preserve"> </w:t>
      </w:r>
      <m:oMath>
        <m:r>
          <m:t>p</m:t>
        </m:r>
        <m:r>
          <m:rPr>
            <m:sty m:val="p"/>
          </m:rPr>
          <m:t>×</m:t>
        </m:r>
        <m:r>
          <m:t>p</m:t>
        </m:r>
      </m:oMath>
      <w:r>
        <w:t xml:space="preserve"> </w:t>
      </w:r>
      <w:r>
        <w:t xml:space="preserve">orthogonal matrix</w:t>
      </w:r>
      <w:r>
        <w:t xml:space="preserve"> </w:t>
      </w:r>
      <m:oMath>
        <m:r>
          <m:rPr>
            <m:sty m:val="bi"/>
          </m:rPr>
          <m:t>Q</m:t>
        </m:r>
      </m:oMath>
      <w:r>
        <w:t xml:space="preserve"> </w:t>
      </w:r>
      <w:r>
        <w:t xml:space="preserve">(</w:t>
      </w:r>
      <w:hyperlink w:anchor="def-orthogonal-matrix">
        <w:r>
          <w:rPr>
            <w:rStyle w:val="Hyperlink"/>
          </w:rPr>
          <w:t xml:space="preserve">Definition 89</w:t>
        </w:r>
      </w:hyperlink>
      <w:r>
        <w:t xml:space="preserve">)</w:t>
      </w:r>
      <w:r>
        <w:t xml:space="preserve"> </w:t>
      </w:r>
      <w:r>
        <w:t xml:space="preserve">and a</w:t>
      </w:r>
      <w:r>
        <w:t xml:space="preserve"> </w:t>
      </w:r>
      <m:oMath>
        <m:r>
          <m:t>p</m:t>
        </m:r>
        <m:r>
          <m:rPr>
            <m:sty m:val="p"/>
          </m:rPr>
          <m:t>×</m:t>
        </m:r>
        <m:r>
          <m:t>p</m:t>
        </m:r>
      </m:oMath>
      <w:r>
        <w:t xml:space="preserve"> </w:t>
      </w:r>
      <w:r>
        <w:t xml:space="preserve">diagonal 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with real diagonal entries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p</m:t>
              </m:r>
              <m:r>
                <m:rPr>
                  <m:sty m:val="p"/>
                </m:rPr>
                <m:t>×</m:t>
              </m:r>
              <m:r>
                <m:t>p</m:t>
              </m:r>
            </m:lim>
          </m:limLow>
          <m:r>
            <m:rPr>
              <m:sty m:val="p"/>
            </m:rPr>
            <m:t>=</m:t>
          </m:r>
          <m:limLow>
            <m:e>
              <m:limLow>
                <m:e>
                  <m:r>
                    <m:rPr>
                      <m:sty m:val="bi"/>
                    </m:rPr>
                    <m:t>Q</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Q</m:t>
                      </m:r>
                    </m:e>
                    <m:sup>
                      <m:r>
                        <m:rPr>
                          <m:sty m:val="p"/>
                        </m:rPr>
                        <m:t>⊤</m:t>
                      </m:r>
                    </m:sup>
                  </m:sSup>
                </m:e>
                <m:lim>
                  <m:r>
                    <m:rPr>
                      <m:sty m:val="p"/>
                    </m:rPr>
                    <m:t>⏟</m:t>
                  </m:r>
                </m:lim>
              </m:limLow>
            </m:e>
            <m:lim>
              <m:r>
                <m:t>p</m:t>
              </m:r>
              <m:r>
                <m:rPr>
                  <m:sty m:val="p"/>
                </m:rPr>
                <m:t>×</m:t>
              </m:r>
              <m:r>
                <m:t>p</m:t>
              </m:r>
            </m:lim>
          </m:limLow>
        </m:oMath>
      </m:oMathPara>
    </w:p>
    <w:p>
      <w:pPr>
        <w:pStyle w:val="FirstParagraph"/>
      </w:pPr>
      <w:r>
        <w:t xml:space="preserve">Each</w:t>
      </w:r>
      <w:r>
        <w:t xml:space="preserve"> </w:t>
      </w:r>
      <m:oMath>
        <m:sSub>
          <m:e>
            <m:r>
              <m:t>λ</m:t>
            </m:r>
          </m:e>
          <m:sub>
            <m:r>
              <m:t>i</m:t>
            </m:r>
          </m:sub>
        </m:sSub>
      </m:oMath>
      <w:r>
        <w:t xml:space="preserve"> </w:t>
      </w:r>
      <w:r>
        <w:t xml:space="preserve">is an eigenvalue of</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and column</w:t>
      </w:r>
      <w:r>
        <w:t xml:space="preserve"> </w:t>
      </w:r>
      <m:oMath>
        <m:r>
          <m:t>i</m:t>
        </m:r>
      </m:oMath>
      <w:r>
        <w:t xml:space="preserve"> </w:t>
      </w:r>
      <w:r>
        <w:t xml:space="preserve">of</w:t>
      </w:r>
      <w:r>
        <w:t xml:space="preserve"> </w:t>
      </w:r>
      <m:oMath>
        <m:r>
          <m:rPr>
            <m:sty m:val="bi"/>
          </m:rPr>
          <m:t>Q</m:t>
        </m:r>
      </m:oMath>
      <w:r>
        <w:t xml:space="preserve"> </w:t>
      </w:r>
      <w:r>
        <w:t xml:space="preserve">is an eigenvector of</w:t>
      </w:r>
      <w:r>
        <w:t xml:space="preserve"> </w:t>
      </w:r>
      <m:oMath>
        <m:r>
          <m:rPr>
            <m:sty m:val="bi"/>
          </m:rPr>
          <m:t>A</m:t>
        </m:r>
      </m:oMath>
      <w:r>
        <w:t xml:space="preserve"> </w:t>
      </w:r>
      <w:r>
        <w:t xml:space="preserve">for</w:t>
      </w:r>
      <w:r>
        <w:t xml:space="preserve"> </w:t>
      </w:r>
      <m:oMath>
        <m:sSub>
          <m:e>
            <m:r>
              <m:t>λ</m:t>
            </m:r>
          </m:e>
          <m:sub>
            <m:r>
              <m:t>i</m:t>
            </m:r>
          </m:sub>
        </m:sSub>
      </m:oMath>
      <w:r>
        <w:t xml:space="preserve">.</w:t>
      </w:r>
    </w:p>
    <w:bookmarkEnd w:id="483"/>
    <w:bookmarkStart w:id="484" w:name="rem-spectral-equivalent-form"/>
    <w:p>
      <w:pPr>
        <w:pStyle w:val="BodyText"/>
      </w:pPr>
      <w:r>
        <w:rPr>
          <w:i/>
          <w:iCs/>
        </w:rPr>
        <w:t xml:space="preserve">Remark 37</w:t>
      </w:r>
      <w:r>
        <w:t xml:space="preserve"> (An equivalent form of the spectral theorem). </w:t>
      </w:r>
      <w:r>
        <w:t xml:space="preserve">The proof, by</w:t>
      </w:r>
      <w:r>
        <w:t xml:space="preserve"> </w:t>
      </w:r>
      <w:hyperlink r:id="rId142">
        <w:r>
          <w:rPr>
            <w:rStyle w:val="Hyperlink"/>
          </w:rPr>
          <w:t xml:space="preserve">induction</w:t>
        </w:r>
      </w:hyperlink>
      <w:r>
        <w:t xml:space="preserve"> </w:t>
      </w:r>
      <w:r>
        <w:t xml:space="preserve">on</w:t>
      </w:r>
      <w:r>
        <w:t xml:space="preserve"> </w:t>
      </w:r>
      <m:oMath>
        <m:r>
          <m:t>p</m:t>
        </m:r>
      </m:oMath>
      <w:r>
        <w:t xml:space="preserve">, is outside the scope of these notes;</w:t>
      </w:r>
      <w:r>
        <w:t xml:space="preserve"> </w:t>
      </w:r>
      <w:r>
        <w:t xml:space="preserve">see</w:t>
      </w:r>
      <w:r>
        <w:t xml:space="preserve"> </w:t>
      </w:r>
      <w:r>
        <w:t xml:space="preserve">Banerjee and Roy (2014, chap. 11, Theorem 11.27, p. 349)</w:t>
      </w:r>
      <w:r>
        <w:t xml:space="preserve">,</w:t>
      </w:r>
      <w:r>
        <w:t xml:space="preserve"> </w:t>
      </w:r>
      <w:r>
        <w:t xml:space="preserve">which states the result in the equivalent form</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w:t>
      </w:r>
      <w:r>
        <w:t xml:space="preserve"> </w:t>
      </w:r>
      <w:r>
        <w:t xml:space="preserve">The two forms are equivalent because</w:t>
      </w:r>
    </w:p>
    <w:p>
      <w:pPr>
        <w:pStyle w:val="BodyText"/>
      </w:pPr>
      <m:oMathPara>
        <m:oMathParaPr>
          <m:jc m:val="center"/>
        </m:oMathParaPr>
        <m:oMath>
          <m:eqArr>
            <m:e>
              <m:sSup>
                <m:e>
                  <m:r>
                    <m:rPr>
                      <m:sty m:val="bi"/>
                    </m:rPr>
                    <m:t>Q</m:t>
                  </m:r>
                </m:e>
                <m:sup>
                  <m:r>
                    <m:rPr>
                      <m:sty m:val="p"/>
                    </m:rPr>
                    <m:t>⊤</m:t>
                  </m:r>
                </m:sup>
              </m:sSup>
              <m:r>
                <m:rPr>
                  <m:sty m:val="bi"/>
                </m:rPr>
                <m:t>Q</m:t>
              </m:r>
              <m:r>
                <m:t>&amp;</m:t>
              </m:r>
              <m:r>
                <m:rPr>
                  <m:sty m:val="p"/>
                </m:rPr>
                <m:t>=</m:t>
              </m:r>
              <m:r>
                <m:rPr>
                  <m:sty m:val="bi"/>
                </m:rPr>
                <m:t>Q</m:t>
              </m:r>
              <m:sSup>
                <m:e>
                  <m:r>
                    <m:rPr>
                      <m:sty m:val="bi"/>
                    </m:rPr>
                    <m:t>Q</m:t>
                  </m:r>
                </m:e>
                <m:sup>
                  <m:r>
                    <m:rPr>
                      <m:sty m:val="p"/>
                    </m:rPr>
                    <m:t>⊤</m:t>
                  </m:r>
                </m:sup>
              </m:sSup>
            </m:e>
            <m:e>
              <m:r>
                <m:t>&amp;</m:t>
              </m:r>
              <m:r>
                <m:rPr>
                  <m:sty m:val="p"/>
                </m:rPr>
                <m:t>=</m:t>
              </m:r>
              <m:sSub>
                <m:e>
                  <m:r>
                    <m:rPr>
                      <m:sty m:val="bi"/>
                    </m:rPr>
                    <m:t>I</m:t>
                  </m:r>
                </m:e>
                <m:sub>
                  <m:r>
                    <m:t>p</m:t>
                  </m:r>
                </m:sub>
              </m:sSub>
            </m:e>
          </m:eqArr>
        </m:oMath>
      </m:oMathPara>
    </w:p>
    <w:p>
      <w:pPr>
        <w:pStyle w:val="FirstParagraph"/>
      </w:pPr>
      <w:r>
        <w:t xml:space="preserve">(</w:t>
      </w:r>
      <w:hyperlink w:anchor="rem-orthogonal-matrix-columns">
        <w:r>
          <w:rPr>
            <w:rStyle w:val="Hyperlink"/>
          </w:rPr>
          <w:t xml:space="preserve">Remark 30</w:t>
        </w:r>
      </w:hyperlink>
      <w:r>
        <w:t xml:space="preserve">).</w:t>
      </w:r>
      <w:r>
        <w:t xml:space="preserve"> </w:t>
      </w:r>
      <w:r>
        <w:t xml:space="preserve">Multiplying</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by</w:t>
      </w:r>
      <w:r>
        <w:t xml:space="preserve"> </w:t>
      </w:r>
      <m:oMath>
        <m:sSup>
          <m:e>
            <m:r>
              <m:rPr>
                <m:sty m:val="bi"/>
              </m:rPr>
              <m:t>Q</m:t>
            </m:r>
          </m:e>
          <m:sup>
            <m:r>
              <m:rPr>
                <m:sty m:val="p"/>
              </m:rPr>
              <m:t>⊤</m:t>
            </m:r>
          </m:sup>
        </m:sSup>
      </m:oMath>
      <w:r>
        <w:t xml:space="preserve"> </w:t>
      </w:r>
      <w:r>
        <w:t xml:space="preserve">on the left and by</w:t>
      </w:r>
      <w:r>
        <w:t xml:space="preserve"> </w:t>
      </w:r>
      <m:oMath>
        <m:r>
          <m:rPr>
            <m:sty m:val="bi"/>
          </m:rPr>
          <m:t>Q</m:t>
        </m:r>
      </m:oMath>
      <w:r>
        <w:t xml:space="preserve"> </w:t>
      </w:r>
      <w:r>
        <w:t xml:space="preserve">on the right gives</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sSup>
                <m:e>
                  <m:r>
                    <m:rPr>
                      <m:sty m:val="bi"/>
                    </m:rPr>
                    <m:t>Q</m:t>
                  </m:r>
                </m:e>
                <m:sup>
                  <m:r>
                    <m:rPr>
                      <m:sty m:val="p"/>
                    </m:rPr>
                    <m:t>⊤</m:t>
                  </m:r>
                </m:sup>
              </m:sSup>
              <m:r>
                <m:t>​</m:t>
              </m:r>
              <m:d>
                <m:dPr>
                  <m:begChr m:val="("/>
                  <m:sepChr m:val=""/>
                  <m:endChr m:val=")"/>
                  <m:grow/>
                </m:dPr>
                <m:e>
                  <m:r>
                    <m:rPr>
                      <m:sty m:val="bi"/>
                    </m:rPr>
                    <m:t>Q</m:t>
                  </m:r>
                  <m:r>
                    <m:rPr>
                      <m:sty m:val="b"/>
                    </m:rPr>
                    <m:t>Λ</m:t>
                  </m:r>
                  <m:sSup>
                    <m:e>
                      <m:r>
                        <m:rPr>
                          <m:sty m:val="bi"/>
                        </m:rPr>
                        <m:t>Q</m:t>
                      </m:r>
                    </m:e>
                    <m:sup>
                      <m:r>
                        <m:rPr>
                          <m:sty m:val="p"/>
                        </m:rPr>
                        <m:t>⊤</m:t>
                      </m:r>
                    </m:sup>
                  </m:sSup>
                </m:e>
              </m:d>
              <m:r>
                <m:t>​</m:t>
              </m:r>
              <m:r>
                <m:rPr>
                  <m:sty m:val="bi"/>
                </m:rPr>
                <m:t>Q</m:t>
              </m:r>
              <m:r>
                <m:t>&amp;</m:t>
              </m:r>
              <m:r>
                <m:t>&amp;</m:t>
              </m:r>
              <m:r>
                <m:rPr>
                  <m:nor/>
                  <m:sty m:val="p"/>
                </m:rPr>
                <m:t>(substitute)</m:t>
              </m:r>
            </m:e>
            <m:e>
              <m:r>
                <m:t>&amp;</m:t>
              </m:r>
              <m:r>
                <m:rPr>
                  <m:sty m:val="p"/>
                </m:rPr>
                <m:t>=</m:t>
              </m:r>
              <m:r>
                <m:t>​</m:t>
              </m:r>
              <m:d>
                <m:dPr>
                  <m:begChr m:val="("/>
                  <m:sepChr m:val=""/>
                  <m:endChr m:val=")"/>
                  <m:grow/>
                </m:dPr>
                <m:e>
                  <m:sSup>
                    <m:e>
                      <m:r>
                        <m:rPr>
                          <m:sty m:val="bi"/>
                        </m:rPr>
                        <m:t>Q</m:t>
                      </m:r>
                    </m:e>
                    <m:sup>
                      <m:r>
                        <m:rPr>
                          <m:sty m:val="p"/>
                        </m:rPr>
                        <m:t>⊤</m:t>
                      </m:r>
                    </m:sup>
                  </m:sSup>
                  <m:r>
                    <m:rPr>
                      <m:sty m:val="bi"/>
                    </m:rPr>
                    <m:t>Q</m:t>
                  </m:r>
                </m:e>
              </m:d>
              <m:r>
                <m:t>​</m:t>
              </m:r>
              <m:r>
                <m:rPr>
                  <m:sty m:val="b"/>
                </m:rPr>
                <m:t>Λ</m:t>
              </m:r>
              <m:r>
                <m:t>​</m:t>
              </m:r>
              <m:d>
                <m:dPr>
                  <m:begChr m:val="("/>
                  <m:sepChr m:val=""/>
                  <m:endChr m:val=")"/>
                  <m:grow/>
                </m:dPr>
                <m:e>
                  <m:sSup>
                    <m:e>
                      <m:r>
                        <m:rPr>
                          <m:sty m:val="bi"/>
                        </m:rPr>
                        <m:t>Q</m:t>
                      </m:r>
                    </m:e>
                    <m:sup>
                      <m:r>
                        <m:rPr>
                          <m:sty m:val="p"/>
                        </m:rPr>
                        <m:t>⊤</m:t>
                      </m:r>
                    </m:sup>
                  </m:sSup>
                  <m:r>
                    <m:rPr>
                      <m:sty m:val="bi"/>
                    </m:rPr>
                    <m:t>Q</m:t>
                  </m:r>
                </m:e>
              </m:d>
              <m:r>
                <m:t>​</m:t>
              </m:r>
              <m:r>
                <m:t>&amp;</m:t>
              </m:r>
              <m:r>
                <m:t>&amp;</m:t>
              </m:r>
              <m:r>
                <m:rPr>
                  <m:nor/>
                  <m:sty m:val="p"/>
                </m:rPr>
                <m:t>(regroup; matrix multiplication is associative)</m:t>
              </m:r>
            </m:e>
            <m:e>
              <m:r>
                <m:t>&amp;</m:t>
              </m:r>
              <m:r>
                <m:rPr>
                  <m:sty m:val="p"/>
                </m:rPr>
                <m:t>=</m:t>
              </m:r>
              <m:sSub>
                <m:e>
                  <m:r>
                    <m:rPr>
                      <m:sty m:val="bi"/>
                    </m:rPr>
                    <m:t>I</m:t>
                  </m:r>
                </m:e>
                <m:sub>
                  <m:r>
                    <m:t>p</m:t>
                  </m:r>
                </m:sub>
              </m:sSub>
              <m:r>
                <m:rPr>
                  <m:sty m:val="b"/>
                </m:rPr>
                <m:t>Λ</m:t>
              </m:r>
              <m:sSub>
                <m:e>
                  <m:r>
                    <m:rPr>
                      <m:sty m:val="bi"/>
                    </m:rPr>
                    <m:t>I</m:t>
                  </m:r>
                </m:e>
                <m:sub>
                  <m:r>
                    <m:t>p</m:t>
                  </m:r>
                </m:sub>
              </m:sSub>
              <m:r>
                <m:t>&amp;</m:t>
              </m:r>
              <m:r>
                <m:t>&amp;</m:t>
              </m:r>
              <m:r>
                <m:rPr>
                  <m:nor/>
                  <m:sty m:val="p"/>
                </m:rPr>
                <m:t>(</m:t>
              </m:r>
              <m:r>
                <m:rPr>
                  <m:sty m:val="bi"/>
                </m:rPr>
                <m:t>Q</m:t>
              </m:r>
              <m:r>
                <m:rPr>
                  <m:nor/>
                  <m:sty m:val="p"/>
                </m:rPr>
                <m:t> is orthogonal)</m:t>
              </m:r>
            </m:e>
            <m:e>
              <m:r>
                <m:t>&amp;</m:t>
              </m:r>
              <m:r>
                <m:rPr>
                  <m:sty m:val="p"/>
                </m:rPr>
                <m:t>=</m:t>
              </m:r>
              <m:r>
                <m:rPr>
                  <m:sty m:val="b"/>
                </m:rPr>
                <m:t>Λ</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Multiplying</w:t>
      </w:r>
      <w:r>
        <w:t xml:space="preserve"> </w:t>
      </w:r>
      <m:oMath>
        <m:sSup>
          <m:e>
            <m:r>
              <m:rPr>
                <m:sty m:val="bi"/>
              </m:rPr>
              <m:t>Q</m:t>
            </m:r>
          </m:e>
          <m:sup>
            <m:r>
              <m:rPr>
                <m:sty m:val="p"/>
              </m:rPr>
              <m:t>⊤</m:t>
            </m:r>
          </m:sup>
        </m:sSup>
        <m:r>
          <m:rPr>
            <m:sty m:val="bi"/>
          </m:rPr>
          <m:t>A</m:t>
        </m:r>
        <m:r>
          <m:rPr>
            <m:sty m:val="bi"/>
          </m:rPr>
          <m:t>Q</m:t>
        </m:r>
        <m:r>
          <m:rPr>
            <m:sty m:val="p"/>
          </m:rPr>
          <m:t>=</m:t>
        </m:r>
        <m:r>
          <m:rPr>
            <m:sty m:val="b"/>
          </m:rPr>
          <m:t>Λ</m:t>
        </m:r>
      </m:oMath>
      <w:r>
        <w:t xml:space="preserve"> </w:t>
      </w:r>
      <w:r>
        <w:t xml:space="preserve">by</w:t>
      </w:r>
      <w:r>
        <w:t xml:space="preserve"> </w:t>
      </w:r>
      <m:oMath>
        <m:r>
          <m:rPr>
            <m:sty m:val="bi"/>
          </m:rPr>
          <m:t>Q</m:t>
        </m:r>
      </m:oMath>
      <w:r>
        <w:t xml:space="preserve"> </w:t>
      </w:r>
      <w:r>
        <w:t xml:space="preserve">on the left and by</w:t>
      </w:r>
      <w:r>
        <w:t xml:space="preserve"> </w:t>
      </w:r>
      <m:oMath>
        <m:sSup>
          <m:e>
            <m:r>
              <m:rPr>
                <m:sty m:val="bi"/>
              </m:rPr>
              <m:t>Q</m:t>
            </m:r>
          </m:e>
          <m:sup>
            <m:r>
              <m:rPr>
                <m:sty m:val="p"/>
              </m:rPr>
              <m:t>⊤</m:t>
            </m:r>
          </m:sup>
        </m:sSup>
      </m:oMath>
      <w:r>
        <w:t xml:space="preserve"> </w:t>
      </w:r>
      <w:r>
        <w:t xml:space="preserve">on the right</w:t>
      </w:r>
      <w:r>
        <w:t xml:space="preserve"> </w:t>
      </w:r>
      <w:r>
        <w:t xml:space="preserve">gives back the first form:</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r>
                <m:rPr>
                  <m:sty m:val="bi"/>
                </m:rPr>
                <m:t>Q</m:t>
              </m:r>
              <m:r>
                <m:t>​</m:t>
              </m:r>
              <m:d>
                <m:dPr>
                  <m:begChr m:val="("/>
                  <m:sepChr m:val=""/>
                  <m:endChr m:val=")"/>
                  <m:grow/>
                </m:dPr>
                <m:e>
                  <m:sSup>
                    <m:e>
                      <m:r>
                        <m:rPr>
                          <m:sty m:val="bi"/>
                        </m:rPr>
                        <m:t>Q</m:t>
                      </m:r>
                    </m:e>
                    <m:sup>
                      <m:r>
                        <m:rPr>
                          <m:sty m:val="p"/>
                        </m:rPr>
                        <m:t>⊤</m:t>
                      </m:r>
                    </m:sup>
                  </m:sSup>
                  <m:r>
                    <m:rPr>
                      <m:sty m:val="bi"/>
                    </m:rPr>
                    <m:t>A</m:t>
                  </m:r>
                  <m:r>
                    <m:rPr>
                      <m:sty m:val="bi"/>
                    </m:rPr>
                    <m:t>Q</m:t>
                  </m:r>
                </m:e>
              </m:d>
              <m:r>
                <m:t>​</m:t>
              </m:r>
              <m:sSup>
                <m:e>
                  <m:r>
                    <m:rPr>
                      <m:sty m:val="bi"/>
                    </m:rPr>
                    <m:t>Q</m:t>
                  </m:r>
                </m:e>
                <m:sup>
                  <m:r>
                    <m:rPr>
                      <m:sty m:val="p"/>
                    </m:rPr>
                    <m:t>⊤</m:t>
                  </m:r>
                </m:sup>
              </m:sSup>
              <m:r>
                <m:t>&amp;</m:t>
              </m:r>
              <m:r>
                <m:t>&amp;</m:t>
              </m:r>
              <m:r>
                <m:rPr>
                  <m:nor/>
                  <m:sty m:val="p"/>
                </m:rPr>
                <m:t>(substitute)</m:t>
              </m:r>
            </m:e>
            <m:e>
              <m:r>
                <m:t>&amp;</m:t>
              </m:r>
              <m:r>
                <m:rPr>
                  <m:sty m:val="p"/>
                </m:rPr>
                <m:t>=</m:t>
              </m:r>
              <m:r>
                <m:t>​</m:t>
              </m:r>
              <m:d>
                <m:dPr>
                  <m:begChr m:val="("/>
                  <m:sepChr m:val=""/>
                  <m:endChr m:val=")"/>
                  <m:grow/>
                </m:dPr>
                <m:e>
                  <m:r>
                    <m:rPr>
                      <m:sty m:val="bi"/>
                    </m:rPr>
                    <m:t>Q</m:t>
                  </m:r>
                  <m:sSup>
                    <m:e>
                      <m:r>
                        <m:rPr>
                          <m:sty m:val="bi"/>
                        </m:rPr>
                        <m:t>Q</m:t>
                      </m:r>
                    </m:e>
                    <m:sup>
                      <m:r>
                        <m:rPr>
                          <m:sty m:val="p"/>
                        </m:rPr>
                        <m:t>⊤</m:t>
                      </m:r>
                    </m:sup>
                  </m:sSup>
                </m:e>
              </m:d>
              <m:r>
                <m:t>​</m:t>
              </m:r>
              <m:r>
                <m:rPr>
                  <m:sty m:val="bi"/>
                </m:rPr>
                <m:t>A</m:t>
              </m:r>
              <m:r>
                <m:t>​</m:t>
              </m:r>
              <m:d>
                <m:dPr>
                  <m:begChr m:val="("/>
                  <m:sepChr m:val=""/>
                  <m:endChr m:val=")"/>
                  <m:grow/>
                </m:dPr>
                <m:e>
                  <m:r>
                    <m:rPr>
                      <m:sty m:val="bi"/>
                    </m:rPr>
                    <m:t>Q</m:t>
                  </m:r>
                  <m:sSup>
                    <m:e>
                      <m:r>
                        <m:rPr>
                          <m:sty m:val="bi"/>
                        </m:rPr>
                        <m:t>Q</m:t>
                      </m:r>
                    </m:e>
                    <m:sup>
                      <m:r>
                        <m:rPr>
                          <m:sty m:val="p"/>
                        </m:rPr>
                        <m:t>⊤</m:t>
                      </m:r>
                    </m:sup>
                  </m:sSup>
                </m:e>
              </m:d>
              <m:r>
                <m:t>​</m:t>
              </m:r>
              <m:r>
                <m:t>&amp;</m:t>
              </m:r>
              <m:r>
                <m:t>&amp;</m:t>
              </m:r>
              <m:r>
                <m:rPr>
                  <m:nor/>
                  <m:sty m:val="p"/>
                </m:rPr>
                <m:t>(regroup; matrix multiplication is associative)</m:t>
              </m:r>
            </m:e>
            <m:e>
              <m:r>
                <m:t>&amp;</m:t>
              </m:r>
              <m:r>
                <m:rPr>
                  <m:sty m:val="p"/>
                </m:rPr>
                <m:t>=</m:t>
              </m:r>
              <m:sSub>
                <m:e>
                  <m:r>
                    <m:rPr>
                      <m:sty m:val="bi"/>
                    </m:rPr>
                    <m:t>I</m:t>
                  </m:r>
                </m:e>
                <m:sub>
                  <m:r>
                    <m:t>p</m:t>
                  </m:r>
                </m:sub>
              </m:sSub>
              <m:r>
                <m:rPr>
                  <m:sty m:val="bi"/>
                </m:rPr>
                <m:t>A</m:t>
              </m:r>
              <m:sSub>
                <m:e>
                  <m:r>
                    <m:rPr>
                      <m:sty m:val="bi"/>
                    </m:rPr>
                    <m:t>I</m:t>
                  </m:r>
                </m:e>
                <m:sub>
                  <m:r>
                    <m:t>p</m:t>
                  </m:r>
                </m:sub>
              </m:sSub>
              <m:r>
                <m:t>&amp;</m:t>
              </m:r>
              <m:r>
                <m:t>&amp;</m:t>
              </m:r>
              <m:r>
                <m:rPr>
                  <m:nor/>
                  <m:sty m:val="p"/>
                </m:rPr>
                <m:t>(</m:t>
              </m:r>
              <m:r>
                <m:rPr>
                  <m:sty m:val="bi"/>
                </m:rPr>
                <m:t>Q</m:t>
              </m:r>
              <m:sSup>
                <m:e>
                  <m:r>
                    <m:rPr>
                      <m:sty m:val="bi"/>
                    </m:rPr>
                    <m:t>Q</m:t>
                  </m:r>
                </m:e>
                <m:sup>
                  <m:r>
                    <m:rPr>
                      <m:sty m:val="p"/>
                    </m:rPr>
                    <m:t>⊤</m:t>
                  </m:r>
                </m:sup>
              </m:sSup>
              <m:r>
                <m:rPr>
                  <m:sty m:val="p"/>
                </m:rPr>
                <m:t>=</m:t>
              </m:r>
              <m:sSub>
                <m:e>
                  <m:r>
                    <m:rPr>
                      <m:sty m:val="bi"/>
                    </m:rPr>
                    <m:t>I</m:t>
                  </m:r>
                </m:e>
                <m:sub>
                  <m:r>
                    <m:t>p</m:t>
                  </m:r>
                </m:sub>
              </m:sSub>
              <m:r>
                <m:rPr>
                  <m:nor/>
                  <m:sty m:val="p"/>
                </m:rPr>
                <m:t>)</m:t>
              </m:r>
            </m:e>
            <m:e>
              <m:r>
                <m:t>&amp;</m:t>
              </m:r>
              <m:r>
                <m:rPr>
                  <m:sty m:val="p"/>
                </m:rPr>
                <m:t>=</m:t>
              </m:r>
              <m:r>
                <m:rPr>
                  <m:sty m:val="bi"/>
                </m:rPr>
                <m:t>A</m:t>
              </m:r>
              <m:r>
                <m:t>&amp;</m:t>
              </m:r>
              <m:r>
                <m:t>&amp;</m:t>
              </m:r>
              <m:r>
                <m:rPr>
                  <m:nor/>
                  <m:sty m:val="p"/>
                </m:rPr>
                <m:t>(multiplying by </m:t>
              </m:r>
              <m:sSub>
                <m:e>
                  <m:r>
                    <m:rPr>
                      <m:sty m:val="bi"/>
                    </m:rPr>
                    <m:t>I</m:t>
                  </m:r>
                </m:e>
                <m:sub>
                  <m:r>
                    <m:t>p</m:t>
                  </m:r>
                </m:sub>
              </m:sSub>
              <m:r>
                <m:rPr>
                  <m:nor/>
                  <m:sty m:val="p"/>
                </m:rPr>
                <m:t> changes nothing)</m:t>
              </m:r>
            </m:e>
          </m:eqArr>
        </m:oMath>
      </m:oMathPara>
    </w:p>
    <w:p>
      <w:pPr>
        <w:pStyle w:val="FirstParagraph"/>
      </w:pPr>
      <w:r>
        <w:t xml:space="preserve">For example, 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which is symmetric, so</w:t>
      </w:r>
      <w:r>
        <w:t xml:space="preserve"> </w:t>
      </w:r>
      <m:oMath>
        <m:sSup>
          <m:e>
            <m:r>
              <m:rPr>
                <m:sty m:val="bi"/>
              </m:rPr>
              <m:t>Q</m:t>
            </m:r>
          </m:e>
          <m:sup>
            <m:r>
              <m:rPr>
                <m:sty m:val="p"/>
              </m:rPr>
              <m:t>⊤</m:t>
            </m:r>
          </m:sup>
        </m:sSup>
        <m:r>
          <m:rPr>
            <m:sty m:val="p"/>
          </m:rPr>
          <m:t>=</m:t>
        </m:r>
        <m:r>
          <m:rPr>
            <m:sty m:val="bi"/>
          </m:rPr>
          <m:t>Q</m:t>
        </m:r>
      </m:oMath>
      <w:r>
        <w:t xml:space="preserve">.</w:t>
      </w:r>
      <w:r>
        <w:t xml:space="preserve"> </w:t>
      </w:r>
      <w:r>
        <w:t xml:space="preserve">Then</w:t>
      </w:r>
    </w:p>
    <w:p>
      <w:pPr>
        <w:pStyle w:val="BodyText"/>
      </w:pPr>
      <m:oMathPara>
        <m:oMathParaPr>
          <m:jc m:val="center"/>
        </m:oMathParaPr>
        <m:oMath>
          <m:eqArr>
            <m:e>
              <m:sSup>
                <m:e>
                  <m:r>
                    <m:rPr>
                      <m:sty m:val="bi"/>
                    </m:rPr>
                    <m:t>Q</m:t>
                  </m:r>
                </m:e>
                <m:sup>
                  <m:r>
                    <m:rPr>
                      <m:sty m:val="p"/>
                    </m:rPr>
                    <m:t>⊤</m:t>
                  </m:r>
                </m:sup>
              </m:sSup>
              <m:r>
                <m:rPr>
                  <m:sty m:val="bi"/>
                </m:rPr>
                <m:t>A</m:t>
              </m:r>
              <m:r>
                <m:rPr>
                  <m:sty m:val="bi"/>
                </m:rPr>
                <m:t>Q</m:t>
              </m:r>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2</m:t>
                        </m:r>
                        <m:r>
                          <m:rPr>
                            <m:sty m:val="p"/>
                          </m:rPr>
                          <m:t>+</m:t>
                        </m:r>
                        <m:r>
                          <m:t>1</m:t>
                        </m:r>
                        <m:r>
                          <m:rPr>
                            <m:sty m:val="p"/>
                          </m:rPr>
                          <m:t>⋅</m:t>
                        </m:r>
                        <m:r>
                          <m:t>1</m:t>
                        </m:r>
                      </m:e>
                      <m:e>
                        <m:r>
                          <m:t>1</m:t>
                        </m:r>
                        <m:r>
                          <m:rPr>
                            <m:sty m:val="p"/>
                          </m:rPr>
                          <m:t>⋅</m:t>
                        </m:r>
                        <m:r>
                          <m:t>1</m:t>
                        </m:r>
                        <m:r>
                          <m:rPr>
                            <m:sty m:val="p"/>
                          </m:rPr>
                          <m:t>+</m:t>
                        </m:r>
                        <m:r>
                          <m:t>1</m:t>
                        </m:r>
                        <m:r>
                          <m:rPr>
                            <m:sty m:val="p"/>
                          </m:rPr>
                          <m:t>⋅</m:t>
                        </m:r>
                        <m:r>
                          <m:t>2</m:t>
                        </m:r>
                      </m:e>
                    </m:mr>
                    <m:mr>
                      <m:e>
                        <m:r>
                          <m:t>1</m:t>
                        </m:r>
                        <m:r>
                          <m:rPr>
                            <m:sty m:val="p"/>
                          </m:rPr>
                          <m:t>⋅</m:t>
                        </m:r>
                        <m:r>
                          <m:t>2</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e>
                      <m:e>
                        <m:r>
                          <m:t>1</m:t>
                        </m:r>
                        <m:r>
                          <m:rPr>
                            <m:sty m:val="p"/>
                          </m:rPr>
                          <m:t>+</m:t>
                        </m:r>
                        <m:r>
                          <m:t>2</m:t>
                        </m:r>
                      </m:e>
                    </m:mr>
                    <m:mr>
                      <m:e>
                        <m:r>
                          <m:t>2</m:t>
                        </m:r>
                        <m:r>
                          <m:rPr>
                            <m:sty m:val="p"/>
                          </m:rPr>
                          <m:t>−</m:t>
                        </m:r>
                        <m:r>
                          <m:t>1</m:t>
                        </m:r>
                      </m:e>
                      <m:e>
                        <m:r>
                          <m:t>1</m:t>
                        </m:r>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3</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3</m:t>
                        </m:r>
                        <m:r>
                          <m:rPr>
                            <m:sty m:val="p"/>
                          </m:rPr>
                          <m:t>⋅</m:t>
                        </m:r>
                        <m:r>
                          <m:t>1</m:t>
                        </m:r>
                      </m:e>
                      <m:e>
                        <m:r>
                          <m:t>3</m:t>
                        </m:r>
                        <m:r>
                          <m:rPr>
                            <m:sty m:val="p"/>
                          </m:rPr>
                          <m:t>⋅</m:t>
                        </m:r>
                        <m:r>
                          <m:t>1</m:t>
                        </m:r>
                        <m:r>
                          <m:rPr>
                            <m:sty m:val="p"/>
                          </m:rPr>
                          <m:t>+</m:t>
                        </m:r>
                        <m:r>
                          <m:t>3</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3</m:t>
                        </m:r>
                      </m:e>
                      <m:e>
                        <m:r>
                          <m:t>3</m:t>
                        </m:r>
                        <m:r>
                          <m:rPr>
                            <m:sty m:val="p"/>
                          </m:rPr>
                          <m:t>−</m:t>
                        </m:r>
                        <m:r>
                          <m:t>3</m:t>
                        </m:r>
                      </m:e>
                    </m:mr>
                    <m:mr>
                      <m:e>
                        <m:r>
                          <m:t>1</m:t>
                        </m:r>
                        <m:r>
                          <m:rPr>
                            <m:sty m:val="p"/>
                          </m:rPr>
                          <m:t>−</m:t>
                        </m:r>
                        <m:r>
                          <m:t>1</m:t>
                        </m:r>
                      </m:e>
                      <m:e>
                        <m:r>
                          <m:t>1</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a diagonal matrix with the eigenvalues</w:t>
      </w:r>
      <w:r>
        <w:t xml:space="preserve"> </w:t>
      </w:r>
      <m:oMath>
        <m:r>
          <m:t>3</m:t>
        </m:r>
      </m:oMath>
      <w:r>
        <w:t xml:space="preserve"> </w:t>
      </w:r>
      <w:r>
        <w:t xml:space="preserve">and</w:t>
      </w:r>
      <w:r>
        <w:t xml:space="preserve"> </w:t>
      </w:r>
      <m:oMath>
        <m:r>
          <m:t>1</m:t>
        </m:r>
      </m:oMath>
      <w:r>
        <w:t xml:space="preserve"> </w:t>
      </w:r>
      <w:r>
        <w:t xml:space="preserve">of</w:t>
      </w:r>
      <w:r>
        <w:t xml:space="preserve"> </w:t>
      </w:r>
      <m:oMath>
        <m:r>
          <m:rPr>
            <m:sty m:val="bi"/>
          </m:rPr>
          <m:t>A</m:t>
        </m:r>
      </m:oMath>
      <w:r>
        <w:t xml:space="preserve"> </w:t>
      </w:r>
      <w:r>
        <w:t xml:space="preserve">from</w:t>
      </w:r>
      <w:r>
        <w:t xml:space="preserve"> </w:t>
      </w:r>
      <w:hyperlink w:anchor="exm-eigenvalue">
        <w:r>
          <w:rPr>
            <w:rStyle w:val="Hyperlink"/>
          </w:rPr>
          <w:t xml:space="preserve">Example 144</w:t>
        </w:r>
      </w:hyperlink>
      <w:r>
        <w:t xml:space="preserve"> </w:t>
      </w:r>
      <w:r>
        <w:t xml:space="preserve">on its diagonal.</w:t>
      </w:r>
    </w:p>
    <w:bookmarkEnd w:id="484"/>
    <w:bookmarkStart w:id="485" w:name="def-eigendecomposition"/>
    <w:p>
      <w:pPr>
        <w:pStyle w:val="BodyText"/>
      </w:pPr>
      <w:r>
        <w:rPr>
          <w:b/>
          <w:bCs/>
        </w:rPr>
        <w:t xml:space="preserve">Definition 97 (Eigendecomposition (spectral decomposition))</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An</w:t>
      </w:r>
      <w:r>
        <w:t xml:space="preserve"> </w:t>
      </w:r>
      <w:r>
        <w:rPr>
          <w:b/>
          <w:bCs/>
        </w:rPr>
        <w:t xml:space="preserve">eigendecomposition</w:t>
      </w:r>
      <w:r>
        <w:t xml:space="preserve">, or</w:t>
      </w:r>
      <w:r>
        <w:t xml:space="preserve"> </w:t>
      </w:r>
      <w:r>
        <w:rPr>
          <w:b/>
          <w:bCs/>
        </w:rPr>
        <w:t xml:space="preserve">spectral decomposition</w:t>
      </w:r>
      <w:r>
        <w:t xml:space="preserve">, of</w:t>
      </w:r>
      <w:r>
        <w:t xml:space="preserve"> </w:t>
      </w:r>
      <m:oMath>
        <m:r>
          <m:rPr>
            <m:sty m:val="bi"/>
          </m:rPr>
          <m:t>A</m:t>
        </m:r>
      </m:oMath>
      <w:r>
        <w:t xml:space="preserve"> </w:t>
      </w:r>
      <w:r>
        <w:t xml:space="preserve">is a factorization</w:t>
      </w:r>
    </w:p>
    <w:p>
      <w:pPr>
        <w:pStyle w:val="BodyText"/>
      </w:pPr>
      <m:oMathPara>
        <m:oMathParaPr>
          <m:jc m:val="center"/>
        </m:oMathParaPr>
        <m:oMath>
          <m:r>
            <m:rPr>
              <m:sty m:val="bi"/>
            </m:rPr>
            <m:t>A</m:t>
          </m:r>
          <m:r>
            <m:rPr>
              <m:sty m:val="p"/>
            </m:rPr>
            <m:t>=</m:t>
          </m:r>
          <m:r>
            <m:rPr>
              <m:sty m:val="bi"/>
            </m:rPr>
            <m:t>Q</m:t>
          </m:r>
          <m:r>
            <m:rPr>
              <m:sty m:val="b"/>
            </m:rPr>
            <m:t>Λ</m:t>
          </m:r>
          <m:sSup>
            <m:e>
              <m:r>
                <m:rPr>
                  <m:sty m:val="bi"/>
                </m:rPr>
                <m:t>Q</m:t>
              </m:r>
            </m:e>
            <m:sup>
              <m:r>
                <m:rPr>
                  <m:sty m:val="p"/>
                </m:rPr>
                <m:t>⊤</m:t>
              </m:r>
            </m:sup>
          </m:sSup>
        </m:oMath>
      </m:oMathPara>
    </w:p>
    <w:p>
      <w:pPr>
        <w:pStyle w:val="FirstParagraph"/>
      </w:pPr>
      <w:r>
        <w:t xml:space="preserve">with</w:t>
      </w:r>
      <w:r>
        <w:t xml:space="preserve"> </w:t>
      </w:r>
      <m:oMath>
        <m:r>
          <m:rPr>
            <m:sty m:val="bi"/>
          </m:rPr>
          <m:t>Q</m:t>
        </m:r>
      </m:oMath>
      <w:r>
        <w:t xml:space="preserve"> </w:t>
      </w:r>
      <w:r>
        <w:t xml:space="preserve">a</w:t>
      </w:r>
      <w:r>
        <w:t xml:space="preserve"> </w:t>
      </w:r>
      <m:oMath>
        <m:r>
          <m:t>p</m:t>
        </m:r>
        <m:r>
          <m:rPr>
            <m:sty m:val="p"/>
          </m:rPr>
          <m:t>×</m:t>
        </m:r>
        <m:r>
          <m:t>p</m:t>
        </m:r>
      </m:oMath>
      <w:r>
        <w:t xml:space="preserve"> </w:t>
      </w:r>
      <w:r>
        <w:t xml:space="preserve">orthogonal matrix (</w:t>
      </w:r>
      <w:hyperlink w:anchor="def-orthogonal-matrix">
        <w:r>
          <w:rPr>
            <w:rStyle w:val="Hyperlink"/>
          </w:rPr>
          <w:t xml:space="preserve">Definition 89</w:t>
        </w:r>
      </w:hyperlink>
      <w:r>
        <w:t xml:space="preserve">)</w:t>
      </w:r>
      <w:r>
        <w:t xml:space="preserve"> </w:t>
      </w:r>
      <w:r>
        <w:t xml:space="preserve">and</w:t>
      </w:r>
      <w:r>
        <w:t xml:space="preserve"> </w:t>
      </w:r>
      <m:oMath>
        <m:r>
          <m:rPr>
            <m:sty m:val="b"/>
          </m:rPr>
          <m:t>Λ</m:t>
        </m:r>
      </m:oMath>
      <w:r>
        <w:t xml:space="preserve"> </w:t>
      </w:r>
      <w:r>
        <w:t xml:space="preserve">a</w:t>
      </w:r>
      <w:r>
        <w:t xml:space="preserve"> </w:t>
      </w:r>
      <m:oMath>
        <m:r>
          <m:t>p</m:t>
        </m:r>
        <m:r>
          <m:rPr>
            <m:sty m:val="p"/>
          </m:rPr>
          <m:t>×</m:t>
        </m:r>
        <m:r>
          <m:t>p</m:t>
        </m:r>
      </m:oMath>
      <w:r>
        <w:t xml:space="preserve"> </w:t>
      </w:r>
      <w:r>
        <w:t xml:space="preserve">diagonal matrix (</w:t>
      </w:r>
      <w:hyperlink w:anchor="def-diagonal-matrix">
        <w:r>
          <w:rPr>
            <w:rStyle w:val="Hyperlink"/>
          </w:rPr>
          <w:t xml:space="preserve">Definition 83</w:t>
        </w:r>
      </w:hyperlink>
      <w:r>
        <w:t xml:space="preserve">).</w:t>
      </w:r>
    </w:p>
    <w:bookmarkEnd w:id="485"/>
    <w:bookmarkStart w:id="486" w:name="exm-spectral"/>
    <w:p>
      <w:pPr>
        <w:pStyle w:val="BodyText"/>
      </w:pPr>
      <w:r>
        <w:rPr>
          <w:b/>
          <w:bCs/>
        </w:rPr>
        <w:t xml:space="preserve">Example 146 (An eigendecomposition of a</w:t>
      </w:r>
      <w:r>
        <w:rPr>
          <w:b/>
          <w:bCs/>
        </w:rPr>
        <w:t xml:space="preserve"> </w:t>
      </w:r>
      <m:oMath>
        <m:r>
          <m:t>2</m:t>
        </m:r>
        <m:r>
          <m:rPr>
            <m:sty m:val="p"/>
          </m:rPr>
          <m:t>×</m:t>
        </m:r>
        <m:r>
          <m:t>2</m:t>
        </m:r>
      </m:oMath>
      <w:r>
        <w:rPr>
          <w:b/>
          <w:bCs/>
        </w:rPr>
        <w:t xml:space="preserve"> </w:t>
      </w:r>
      <w:r>
        <w:rPr>
          <w:b/>
          <w:bCs/>
        </w:rPr>
        <w:t xml:space="preserve">symmetric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eigenvalue">
        <w:r>
          <w:rPr>
            <w:rStyle w:val="Hyperlink"/>
          </w:rPr>
          <w:t xml:space="preserve">Example 144</w:t>
        </w:r>
      </w:hyperlink>
      <w:r>
        <w:t xml:space="preserve"> </w:t>
      </w:r>
      <w:r>
        <w:t xml:space="preserve">found the eigenvectors</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for</w:t>
      </w:r>
      <w:r>
        <w:t xml:space="preserve"> </w:t>
      </w:r>
      <m:oMath>
        <m:r>
          <m:t>1</m:t>
        </m:r>
      </m:oMath>
      <w:r>
        <w:t xml:space="preserve">.</w:t>
      </w:r>
      <w:r>
        <w:t xml:space="preserve"> </w:t>
      </w:r>
      <w:r>
        <w:t xml:space="preserve">They are orthogonal (</w:t>
      </w:r>
      <w:hyperlink w:anchor="def-orthogonal-vectors">
        <w:r>
          <w:rPr>
            <w:rStyle w:val="Hyperlink"/>
          </w:rPr>
          <w:t xml:space="preserve">Definition 15</w:t>
        </w:r>
      </w:hyperlink>
      <w:r>
        <w:t xml:space="preserve">):</w:t>
      </w:r>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r>
                <m:t>1</m:t>
              </m:r>
              <m:r>
                <m:rPr>
                  <m:sty m:val="p"/>
                </m:rPr>
                <m:t>,</m:t>
              </m:r>
              <m:r>
                <m:rPr>
                  <m:sty m:val="p"/>
                </m:rPr>
                <m:t>−</m:t>
              </m:r>
              <m:r>
                <m:t>1</m:t>
              </m:r>
              <m:r>
                <m:rPr>
                  <m:sty m:val="p"/>
                </m:rPr>
                <m:t>)</m:t>
              </m:r>
              <m:r>
                <m:t>&amp;</m:t>
              </m:r>
              <m:r>
                <m:rPr>
                  <m:sty m:val="p"/>
                </m:rPr>
                <m:t>=</m:t>
              </m:r>
              <m:r>
                <m:t>1</m:t>
              </m:r>
              <m:r>
                <m:rPr>
                  <m:sty m:val="p"/>
                </m:rPr>
                <m:t>⋅</m:t>
              </m:r>
              <m:r>
                <m:t>1</m:t>
              </m:r>
              <m:r>
                <m:rPr>
                  <m:sty m:val="p"/>
                </m:rPr>
                <m:t>+</m:t>
              </m:r>
              <m:r>
                <m:t>1</m:t>
              </m:r>
              <m:r>
                <m:rPr>
                  <m:sty m:val="p"/>
                </m:rPr>
                <m:t>⋅</m:t>
              </m:r>
              <m:r>
                <m:rPr>
                  <m:sty m:val="p"/>
                </m:rPr>
                <m:t>(</m:t>
              </m:r>
              <m:r>
                <m:rPr>
                  <m:sty m:val="p"/>
                </m:rPr>
                <m:t>−</m:t>
              </m:r>
              <m:r>
                <m:t>1</m:t>
              </m:r>
              <m:r>
                <m:rPr>
                  <m:sty m:val="p"/>
                </m:rPr>
                <m:t>)</m:t>
              </m:r>
              <m:r>
                <m:t>&amp;</m:t>
              </m:r>
              <m:r>
                <m:t>&amp;</m:t>
              </m:r>
              <m:r>
                <m:rPr>
                  <m:nor/>
                  <m:sty m:val="p"/>
                </m:rPr>
                <m:t>(definition of the dot product)</m:t>
              </m:r>
            </m:e>
            <m:e>
              <m:r>
                <m:t>&amp;</m:t>
              </m:r>
              <m:r>
                <m:rPr>
                  <m:sty m:val="p"/>
                </m:rPr>
                <m:t>=</m:t>
              </m:r>
              <m:r>
                <m:t>1</m:t>
              </m:r>
              <m:r>
                <m:rPr>
                  <m:sty m:val="p"/>
                </m:rPr>
                <m:t>−</m:t>
              </m:r>
              <m:r>
                <m:t>1</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w:r>
        <w:t xml:space="preserve">Each has norm</w:t>
      </w:r>
      <w:r>
        <w:t xml:space="preserve"> </w:t>
      </w:r>
      <m:oMath>
        <m:rad>
          <m:radPr>
            <m:degHide m:val="on"/>
          </m:radPr>
          <m:deg/>
          <m:e>
            <m:sSup>
              <m:e>
                <m:r>
                  <m:t>1</m:t>
                </m:r>
              </m:e>
              <m:sup>
                <m:r>
                  <m:t>2</m:t>
                </m:r>
              </m:sup>
            </m:sSup>
            <m:r>
              <m:rPr>
                <m:sty m:val="p"/>
              </m:rPr>
              <m:t>+</m:t>
            </m:r>
            <m:sSup>
              <m:e>
                <m:r>
                  <m:t>1</m:t>
                </m:r>
              </m:e>
              <m:sup>
                <m:r>
                  <m:t>2</m:t>
                </m:r>
              </m:sup>
            </m:sSup>
          </m:e>
        </m:rad>
        <m:r>
          <m:rPr>
            <m:sty m:val="p"/>
          </m:rPr>
          <m:t>=</m:t>
        </m:r>
        <m:rad>
          <m:radPr>
            <m:degHide m:val="on"/>
          </m:radPr>
          <m:deg/>
          <m:e>
            <m:r>
              <m:t>2</m:t>
            </m:r>
          </m:e>
        </m:rad>
      </m:oMath>
      <w:r>
        <w:t xml:space="preserve"> </w:t>
      </w:r>
      <w:r>
        <w:t xml:space="preserve">(</w:t>
      </w:r>
      <w:hyperlink w:anchor="def-euclidean-norm">
        <w:r>
          <w:rPr>
            <w:rStyle w:val="Hyperlink"/>
          </w:rPr>
          <w:t xml:space="preserve">Definition 16</w:t>
        </w:r>
      </w:hyperlink>
      <w:r>
        <w:t xml:space="preserve">),</w:t>
      </w:r>
      <w:r>
        <w:t xml:space="preserve"> </w:t>
      </w:r>
      <w:r>
        <w:t xml:space="preserve">so dividing each by</w:t>
      </w:r>
      <w:r>
        <w:t xml:space="preserve"> </w:t>
      </w:r>
      <m:oMath>
        <m:rad>
          <m:radPr>
            <m:degHide m:val="on"/>
          </m:radPr>
          <m:deg/>
          <m:e>
            <m:r>
              <m:t>2</m:t>
            </m:r>
          </m:e>
        </m:rad>
      </m:oMath>
      <w:r>
        <w:t xml:space="preserve"> </w:t>
      </w:r>
      <w:r>
        <w:t xml:space="preserve">gives two orthonormal eigenvectors</w:t>
      </w:r>
      <w:r>
        <w:t xml:space="preserve"> </w:t>
      </w:r>
      <w:r>
        <w:t xml:space="preserve">(</w:t>
      </w:r>
      <w:hyperlink w:anchor="def-orthonormal-vectors">
        <w:r>
          <w:rPr>
            <w:rStyle w:val="Hyperlink"/>
          </w:rPr>
          <w:t xml:space="preserve">Definition 19</w:t>
        </w:r>
      </w:hyperlink>
      <w:r>
        <w:t xml:space="preserve">).</w:t>
      </w:r>
      <w:r>
        <w:t xml:space="preserve"> </w:t>
      </w:r>
      <w:r>
        <w:t xml:space="preserve">Put them in the columns of</w:t>
      </w:r>
      <w:r>
        <w:t xml:space="preserve"> </w:t>
      </w:r>
      <m:oMath>
        <m:r>
          <m:rPr>
            <m:sty m:val="bi"/>
          </m:rPr>
          <m:t>Q</m:t>
        </m:r>
      </m:oMath>
      <w:r>
        <w:t xml:space="preserve">,</w:t>
      </w:r>
      <w:r>
        <w:t xml:space="preserve"> </w:t>
      </w:r>
      <w:r>
        <w:t xml:space="preserve">and the matching eigenvalues on the diagonal of</w:t>
      </w:r>
      <w:r>
        <w:t xml:space="preserve"> </w:t>
      </w:r>
      <m:oMath>
        <m:r>
          <m:rPr>
            <m:sty m:val="b"/>
          </m:rPr>
          <m:t>Λ</m:t>
        </m:r>
      </m:oMath>
      <w:r>
        <w:t xml:space="preserve">:</w:t>
      </w:r>
    </w:p>
    <w:p>
      <w:pPr>
        <w:pStyle w:val="BodyText"/>
      </w:pPr>
      <m:oMathPara>
        <m:oMathParaPr>
          <m:jc m:val="center"/>
        </m:oMathParaP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  </m:t>
          </m:r>
          <m:r>
            <m:rPr>
              <m:sty m:val="b"/>
            </m:rPr>
            <m:t>Λ</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oMath>
      </m:oMathPara>
    </w:p>
    <w:p>
      <w:pPr>
        <w:pStyle w:val="FirstParagraph"/>
      </w:pPr>
      <w:r>
        <w:t xml:space="preserve">This</w:t>
      </w:r>
      <w:r>
        <w:t xml:space="preserve"> </w:t>
      </w:r>
      <m:oMath>
        <m:r>
          <m:rPr>
            <m:sty m:val="bi"/>
          </m:rPr>
          <m:t>Q</m:t>
        </m:r>
      </m:oMath>
      <w:r>
        <w:t xml:space="preserve"> </w:t>
      </w:r>
      <w:r>
        <w:t xml:space="preserve">is symmetric, so</w:t>
      </w:r>
      <w:r>
        <w:t xml:space="preserve"> </w:t>
      </w:r>
      <m:oMath>
        <m:sSup>
          <m:e>
            <m:r>
              <m:rPr>
                <m:sty m:val="bi"/>
              </m:rPr>
              <m:t>Q</m:t>
            </m:r>
          </m:e>
          <m:sup>
            <m:r>
              <m:rPr>
                <m:sty m:val="p"/>
              </m:rPr>
              <m:t>⊤</m:t>
            </m:r>
          </m:sup>
        </m:sSup>
        <m:r>
          <m:rPr>
            <m:sty m:val="p"/>
          </m:rPr>
          <m:t>=</m:t>
        </m:r>
        <m:r>
          <m:rPr>
            <m:sty m:val="bi"/>
          </m:rPr>
          <m:t>Q</m:t>
        </m:r>
      </m:oMath>
      <w:r>
        <w:t xml:space="preserve">. Then</w:t>
      </w:r>
    </w:p>
    <w:p>
      <w:pPr>
        <w:pStyle w:val="BodyText"/>
      </w:pPr>
      <m:oMathPara>
        <m:oMathParaPr>
          <m:jc m:val="center"/>
        </m:oMathParaPr>
        <m:oMath>
          <m:eqArr>
            <m:e>
              <m:r>
                <m:rPr>
                  <m:sty m:val="bi"/>
                </m:rPr>
                <m:t>Q</m:t>
              </m:r>
              <m:r>
                <m:rPr>
                  <m:sty m:val="b"/>
                </m:rPr>
                <m:t>Λ</m:t>
              </m:r>
              <m:sSup>
                <m:e>
                  <m:r>
                    <m:rPr>
                      <m:sty m:val="bi"/>
                    </m:rPr>
                    <m:t>Q</m:t>
                  </m:r>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t>1</m:t>
                        </m:r>
                        <m:r>
                          <m:rPr>
                            <m:sty m:val="p"/>
                          </m:rPr>
                          <m:t>⋅</m:t>
                        </m:r>
                        <m:r>
                          <m:t>1</m:t>
                        </m:r>
                      </m:e>
                      <m:e>
                        <m:r>
                          <m:t>3</m:t>
                        </m:r>
                        <m:r>
                          <m:rPr>
                            <m:sty m:val="p"/>
                          </m:rPr>
                          <m:t>⋅</m:t>
                        </m:r>
                        <m:r>
                          <m:t>1</m:t>
                        </m:r>
                        <m:r>
                          <m:rPr>
                            <m:sty m:val="p"/>
                          </m:rPr>
                          <m:t>+</m:t>
                        </m:r>
                        <m:r>
                          <m:t>1</m:t>
                        </m:r>
                        <m:r>
                          <m:rPr>
                            <m:sty m:val="p"/>
                          </m:rPr>
                          <m:t>⋅</m:t>
                        </m:r>
                        <m:r>
                          <m:rPr>
                            <m:sty m:val="p"/>
                          </m:rPr>
                          <m:t>(</m:t>
                        </m:r>
                        <m:r>
                          <m:rPr>
                            <m:sty m:val="p"/>
                          </m:rPr>
                          <m:t>−</m:t>
                        </m:r>
                        <m:r>
                          <m:t>1</m:t>
                        </m:r>
                        <m:r>
                          <m:rPr>
                            <m:sty m:val="p"/>
                          </m:rPr>
                          <m:t>)</m:t>
                        </m:r>
                      </m:e>
                    </m:mr>
                    <m:mr>
                      <m:e>
                        <m:r>
                          <m:t>3</m:t>
                        </m:r>
                        <m:r>
                          <m:rPr>
                            <m:sty m:val="p"/>
                          </m:rPr>
                          <m:t>⋅</m:t>
                        </m:r>
                        <m:r>
                          <m:t>1</m:t>
                        </m:r>
                        <m:r>
                          <m:rPr>
                            <m:sty m:val="p"/>
                          </m:rPr>
                          <m:t>+</m:t>
                        </m:r>
                        <m:r>
                          <m:rPr>
                            <m:sty m:val="p"/>
                          </m:rPr>
                          <m:t>(</m:t>
                        </m:r>
                        <m:r>
                          <m:rPr>
                            <m:sty m:val="p"/>
                          </m:rPr>
                          <m:t>−</m:t>
                        </m:r>
                        <m:r>
                          <m:t>1</m:t>
                        </m:r>
                        <m:r>
                          <m:rPr>
                            <m:sty m:val="p"/>
                          </m:rPr>
                          <m:t>)</m:t>
                        </m:r>
                        <m:r>
                          <m:rPr>
                            <m:sty m:val="p"/>
                          </m:rPr>
                          <m:t>⋅</m:t>
                        </m:r>
                        <m:r>
                          <m:t>1</m:t>
                        </m:r>
                      </m:e>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w:r>
        <w:t xml:space="preserve">which is</w:t>
      </w:r>
      <w:r>
        <w:t xml:space="preserve"> </w:t>
      </w:r>
      <m:oMath>
        <m:r>
          <m:rPr>
            <m:sty m:val="bi"/>
          </m:rPr>
          <m:t>A</m:t>
        </m:r>
      </m:oMath>
      <w:r>
        <w:t xml:space="preserve">.</w:t>
      </w:r>
    </w:p>
    <w:bookmarkEnd w:id="486"/>
    <w:bookmarkStart w:id="487" w:name="rem-eigendecomposition-not-unique"/>
    <w:p>
      <w:pPr>
        <w:pStyle w:val="BodyText"/>
      </w:pPr>
      <w:r>
        <w:rPr>
          <w:i/>
          <w:iCs/>
        </w:rPr>
        <w:t xml:space="preserve">Remark 38</w:t>
      </w:r>
      <w:r>
        <w:t xml:space="preserve"> (An eigendecomposition is not unique). </w:t>
      </w:r>
      <w:r>
        <w:t xml:space="preserve">A symmetric matrix can have more than one eigendecomposition.</w:t>
      </w:r>
      <w:r>
        <w:t xml:space="preserve"> </w:t>
      </w:r>
      <w:r>
        <w:t xml:space="preserve">Reordering the eigenvalues on the diagonal of</w:t>
      </w:r>
      <w:r>
        <w:t xml:space="preserve"> </w:t>
      </w:r>
      <m:oMath>
        <m:r>
          <m:rPr>
            <m:sty m:val="b"/>
          </m:rPr>
          <m:t>Λ</m:t>
        </m:r>
      </m:oMath>
      <w:r>
        <w:t xml:space="preserve">,</w:t>
      </w:r>
      <w:r>
        <w:t xml:space="preserve"> </w:t>
      </w:r>
      <w:r>
        <w:t xml:space="preserve">and the columns of</w:t>
      </w:r>
      <w:r>
        <w:t xml:space="preserve"> </w:t>
      </w:r>
      <m:oMath>
        <m:r>
          <m:rPr>
            <m:sty m:val="bi"/>
          </m:rPr>
          <m:t>Q</m:t>
        </m:r>
      </m:oMath>
      <w:r>
        <w:t xml:space="preserve"> </w:t>
      </w:r>
      <w:r>
        <w:t xml:space="preserve">with them, gives another one,</w:t>
      </w:r>
      <w:r>
        <w:t xml:space="preserve"> </w:t>
      </w:r>
      <w:r>
        <w:t xml:space="preserve">and so does multiplying a column of</w:t>
      </w:r>
      <w:r>
        <w:t xml:space="preserve"> </w:t>
      </w:r>
      <m:oMath>
        <m:r>
          <m:rPr>
            <m:sty m:val="bi"/>
          </m:rPr>
          <m:t>Q</m:t>
        </m:r>
      </m:oMath>
      <w:r>
        <w:t xml:space="preserve"> </w:t>
      </w:r>
      <w:r>
        <w:t xml:space="preserve">by</w:t>
      </w:r>
      <w:r>
        <w:t xml:space="preserve"> </w:t>
      </w:r>
      <m:oMath>
        <m:r>
          <m:rPr>
            <m:sty m:val="p"/>
          </m:rPr>
          <m:t>−</m:t>
        </m:r>
        <m:r>
          <m:t>1</m:t>
        </m:r>
      </m:oMath>
      <w:r>
        <w:t xml:space="preserve">.</w:t>
      </w:r>
    </w:p>
    <w:p>
      <w:pPr>
        <w:pStyle w:val="BodyText"/>
      </w:pPr>
      <w:r>
        <w:t xml:space="preserve">For example, take</w:t>
      </w:r>
      <w:r>
        <w:t xml:space="preserve"> </w:t>
      </w:r>
      <m:oMath>
        <m:r>
          <m:rPr>
            <m:sty m:val="bi"/>
          </m:rPr>
          <m:t>A</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Swapping the two eigenvalues and the two columns gives</w:t>
      </w:r>
    </w:p>
    <w:p>
      <w:pPr>
        <w:pStyle w:val="BodyText"/>
      </w:pPr>
      <m:oMathPara>
        <m:oMathParaPr>
          <m:jc m:val="center"/>
        </m:oMathParaPr>
        <m:oMath>
          <m:sSub>
            <m:e>
              <m:r>
                <m:rPr>
                  <m:sty m:val="bi"/>
                </m:rPr>
                <m:t>Q</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  </m:t>
          </m:r>
          <m:sSub>
            <m:e>
              <m:r>
                <m:rPr>
                  <m:sty m:val="b"/>
                </m:rPr>
                <m:t>Λ</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oMath>
      </m:oMathPara>
    </w:p>
    <w:p>
      <w:pPr>
        <w:pStyle w:val="FirstParagraph"/>
      </w:pPr>
      <w:r>
        <w:t xml:space="preserve">and multiplying the second column of</w:t>
      </w:r>
      <w:r>
        <w:t xml:space="preserve"> </w:t>
      </w:r>
      <m:oMath>
        <m:r>
          <m:rPr>
            <m:sty m:val="bi"/>
          </m:rPr>
          <m:t>Q</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eqArr>
            <m:e>
              <m:sSub>
                <m:e>
                  <m:r>
                    <m:rPr>
                      <m:sty m:val="bi"/>
                    </m:rPr>
                    <m:t>Q</m:t>
                  </m:r>
                </m:e>
                <m:sub>
                  <m:r>
                    <m:t>2</m:t>
                  </m:r>
                </m:sub>
              </m:sSub>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e>
              <m:sSub>
                <m:e>
                  <m:r>
                    <m:rPr>
                      <m:sty m:val="b"/>
                    </m:rPr>
                    <m:t>Λ</m:t>
                  </m:r>
                </m:e>
                <m:sub>
                  <m:r>
                    <m:t>2</m:t>
                  </m:r>
                </m:sub>
              </m:sSub>
              <m:r>
                <m:t>&amp;</m:t>
              </m:r>
              <m:r>
                <m:rPr>
                  <m:sty m:val="p"/>
                </m:rPr>
                <m:t>=</m:t>
              </m:r>
              <m:r>
                <m:rPr>
                  <m:sty m:val="b"/>
                </m:rPr>
                <m:t>Λ</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e>
          </m:eqArr>
        </m:oMath>
      </m:oMathPara>
    </w:p>
    <w:p>
      <w:pPr>
        <w:pStyle w:val="FirstParagraph"/>
      </w:pPr>
      <w:r>
        <w:t xml:space="preserve">The columns of</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the columns of</w:t>
      </w:r>
      <w:r>
        <w:t xml:space="preserve"> </w:t>
      </w:r>
      <m:oMath>
        <m:r>
          <m:rPr>
            <m:sty m:val="bi"/>
          </m:rPr>
          <m:t>Q</m:t>
        </m:r>
      </m:oMath>
      <w:r>
        <w:t xml:space="preserve">, reordered or multiplied by</w:t>
      </w:r>
      <w:r>
        <w:t xml:space="preserve"> </w:t>
      </w:r>
      <m:oMath>
        <m:r>
          <m:rPr>
            <m:sty m:val="p"/>
          </m:rPr>
          <m:t>−</m:t>
        </m:r>
        <m:r>
          <m:t>1</m:t>
        </m:r>
      </m:oMath>
      <w:r>
        <w:t xml:space="preserve">,</w:t>
      </w:r>
      <w:r>
        <w:t xml:space="preserve"> </w:t>
      </w:r>
      <w:r>
        <w:t xml:space="preserve">so they are still orthonormal,</w:t>
      </w:r>
      <w:r>
        <w:t xml:space="preserve"> </w:t>
      </w:r>
      <w:r>
        <w:t xml:space="preserve">and</w:t>
      </w:r>
      <w:r>
        <w:t xml:space="preserve"> </w:t>
      </w:r>
      <m:oMath>
        <m:sSub>
          <m:e>
            <m:r>
              <m:rPr>
                <m:sty m:val="bi"/>
              </m:rPr>
              <m:t>Q</m:t>
            </m:r>
          </m:e>
          <m:sub>
            <m:r>
              <m:t>1</m:t>
            </m:r>
          </m:sub>
        </m:sSub>
      </m:oMath>
      <w:r>
        <w:t xml:space="preserve"> </w:t>
      </w:r>
      <w:r>
        <w:t xml:space="preserve">and</w:t>
      </w:r>
      <w:r>
        <w:t xml:space="preserve"> </w:t>
      </w:r>
      <m:oMath>
        <m:sSub>
          <m:e>
            <m:r>
              <m:rPr>
                <m:sty m:val="bi"/>
              </m:rPr>
              <m:t>Q</m:t>
            </m:r>
          </m:e>
          <m:sub>
            <m:r>
              <m:t>2</m:t>
            </m:r>
          </m:sub>
        </m:sSub>
      </m:oMath>
      <w:r>
        <w:t xml:space="preserve"> </w:t>
      </w:r>
      <w:r>
        <w:t xml:space="preserve">are orthogonal.</w:t>
      </w:r>
      <w:r>
        <w:t xml:space="preserve"> </w:t>
      </w:r>
      <w:r>
        <w:t xml:space="preserve">Both products give back</w:t>
      </w:r>
      <w:r>
        <w:t xml:space="preserve"> </w:t>
      </w:r>
      <m:oMath>
        <m:r>
          <m:rPr>
            <m:sty m:val="bi"/>
          </m:rPr>
          <m:t>A</m:t>
        </m:r>
      </m:oMath>
      <w:r>
        <w:t xml:space="preserve">:</w:t>
      </w:r>
    </w:p>
    <w:p>
      <w:pPr>
        <w:pStyle w:val="BodyText"/>
      </w:pPr>
      <m:oMathPara>
        <m:oMathParaPr>
          <m:jc m:val="center"/>
        </m:oMathParaPr>
        <m:oMath>
          <m:eqArr>
            <m:e>
              <m:sSub>
                <m:e>
                  <m:r>
                    <m:rPr>
                      <m:sty m:val="bi"/>
                    </m:rPr>
                    <m:t>Q</m:t>
                  </m:r>
                </m:e>
                <m:sub>
                  <m:r>
                    <m:t>1</m:t>
                  </m:r>
                </m:sub>
              </m:sSub>
              <m:sSub>
                <m:e>
                  <m:r>
                    <m:rPr>
                      <m:sty m:val="b"/>
                    </m:rPr>
                    <m:t>Λ</m:t>
                  </m:r>
                </m:e>
                <m:sub>
                  <m:r>
                    <m:t>1</m:t>
                  </m:r>
                </m:sub>
              </m:sSub>
              <m:sSup>
                <m:e>
                  <m:sSub>
                    <m:e>
                      <m:r>
                        <m:rPr>
                          <m:sty m:val="bi"/>
                        </m:rPr>
                        <m:t>Q</m:t>
                      </m:r>
                    </m:e>
                    <m:sub>
                      <m:r>
                        <m:t>1</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0</m:t>
                        </m:r>
                      </m:e>
                      <m:e>
                        <m:r>
                          <m:t>1</m:t>
                        </m:r>
                        <m:r>
                          <m:rPr>
                            <m:sty m:val="p"/>
                          </m:rPr>
                          <m:t>⋅</m:t>
                        </m:r>
                        <m:r>
                          <m:t>0</m:t>
                        </m:r>
                        <m:r>
                          <m:rPr>
                            <m:sty m:val="p"/>
                          </m:rPr>
                          <m:t>+</m:t>
                        </m:r>
                        <m:r>
                          <m:t>1</m:t>
                        </m:r>
                        <m:r>
                          <m:rPr>
                            <m:sty m:val="p"/>
                          </m:rPr>
                          <m:t>⋅</m:t>
                        </m:r>
                        <m:r>
                          <m:t>3</m:t>
                        </m:r>
                      </m:e>
                    </m:mr>
                    <m:mr>
                      <m:e>
                        <m:r>
                          <m:rPr>
                            <m:sty m:val="p"/>
                          </m:rPr>
                          <m:t>−</m:t>
                        </m:r>
                        <m:r>
                          <m:t>1</m:t>
                        </m:r>
                        <m:r>
                          <m:rPr>
                            <m:sty m:val="p"/>
                          </m:rPr>
                          <m:t>⋅</m:t>
                        </m:r>
                        <m:r>
                          <m:t>1</m:t>
                        </m:r>
                        <m:r>
                          <m:rPr>
                            <m:sty m:val="p"/>
                          </m:rPr>
                          <m:t>+</m:t>
                        </m:r>
                        <m:r>
                          <m:t>1</m:t>
                        </m:r>
                        <m:r>
                          <m:rPr>
                            <m:sty m:val="p"/>
                          </m:rPr>
                          <m:t>⋅</m:t>
                        </m:r>
                        <m:r>
                          <m:t>0</m:t>
                        </m:r>
                      </m:e>
                      <m:e>
                        <m:r>
                          <m:rPr>
                            <m:sty m:val="p"/>
                          </m:rPr>
                          <m:t>−</m:t>
                        </m:r>
                        <m:r>
                          <m:t>1</m:t>
                        </m:r>
                        <m:r>
                          <m:rPr>
                            <m:sty m:val="p"/>
                          </m:rPr>
                          <m:t>⋅</m:t>
                        </m:r>
                        <m:r>
                          <m:t>0</m:t>
                        </m:r>
                        <m:r>
                          <m:rPr>
                            <m:sty m:val="p"/>
                          </m:rPr>
                          <m:t>+</m:t>
                        </m:r>
                        <m:r>
                          <m:t>1</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e>
                      <m:e>
                        <m:r>
                          <m:t>0</m:t>
                        </m:r>
                        <m:r>
                          <m:rPr>
                            <m:sty m:val="p"/>
                          </m:rPr>
                          <m:t>+</m:t>
                        </m:r>
                        <m:r>
                          <m:t>3</m:t>
                        </m:r>
                      </m:e>
                    </m:mr>
                    <m:mr>
                      <m:e>
                        <m:r>
                          <m:rPr>
                            <m:sty m:val="p"/>
                          </m:rPr>
                          <m:t>−</m:t>
                        </m:r>
                        <m:r>
                          <m:t>1</m:t>
                        </m:r>
                        <m:r>
                          <m:rPr>
                            <m:sty m:val="p"/>
                          </m:rPr>
                          <m:t>+</m:t>
                        </m:r>
                        <m:r>
                          <m:t>0</m:t>
                        </m:r>
                      </m:e>
                      <m:e>
                        <m:r>
                          <m:t>0</m:t>
                        </m:r>
                        <m:r>
                          <m:rPr>
                            <m:sty m:val="p"/>
                          </m:rPr>
                          <m:t>+</m:t>
                        </m:r>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1</m:t>
                        </m:r>
                      </m:e>
                      <m:e>
                        <m:r>
                          <m:t>3</m:t>
                        </m:r>
                      </m:e>
                    </m:mr>
                  </m:m>
                </m:e>
              </m:d>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3</m:t>
                        </m:r>
                        <m:r>
                          <m:rPr>
                            <m:sty m:val="p"/>
                          </m:rPr>
                          <m:t>⋅</m:t>
                        </m:r>
                        <m:r>
                          <m:t>1</m:t>
                        </m:r>
                      </m:e>
                      <m:e>
                        <m:r>
                          <m:t>1</m:t>
                        </m:r>
                        <m:r>
                          <m:rPr>
                            <m:sty m:val="p"/>
                          </m:rPr>
                          <m:t>⋅</m:t>
                        </m:r>
                        <m:r>
                          <m:rPr>
                            <m:sty m:val="p"/>
                          </m:rPr>
                          <m:t>(</m:t>
                        </m:r>
                        <m:r>
                          <m:rPr>
                            <m:sty m:val="p"/>
                          </m:rPr>
                          <m:t>−</m:t>
                        </m:r>
                        <m:r>
                          <m:t>1</m:t>
                        </m:r>
                        <m:r>
                          <m:rPr>
                            <m:sty m:val="p"/>
                          </m:rPr>
                          <m:t>)</m:t>
                        </m:r>
                        <m:r>
                          <m:rPr>
                            <m:sty m:val="p"/>
                          </m:rPr>
                          <m:t>+</m:t>
                        </m:r>
                        <m:r>
                          <m:t>3</m:t>
                        </m:r>
                        <m:r>
                          <m:rPr>
                            <m:sty m:val="p"/>
                          </m:rPr>
                          <m:t>⋅</m:t>
                        </m:r>
                        <m:r>
                          <m:t>1</m:t>
                        </m:r>
                      </m:e>
                    </m:mr>
                    <m:mr>
                      <m:e>
                        <m:r>
                          <m:rPr>
                            <m:sty m:val="p"/>
                          </m:rPr>
                          <m:t>−</m:t>
                        </m:r>
                        <m:r>
                          <m:t>1</m:t>
                        </m:r>
                        <m:r>
                          <m:rPr>
                            <m:sty m:val="p"/>
                          </m:rPr>
                          <m:t>⋅</m:t>
                        </m:r>
                        <m:r>
                          <m:t>1</m:t>
                        </m:r>
                        <m:r>
                          <m:rPr>
                            <m:sty m:val="p"/>
                          </m:rPr>
                          <m:t>+</m:t>
                        </m:r>
                        <m:r>
                          <m:t>3</m:t>
                        </m:r>
                        <m:r>
                          <m:rPr>
                            <m:sty m:val="p"/>
                          </m:rPr>
                          <m:t>⋅</m:t>
                        </m:r>
                        <m:r>
                          <m:t>1</m:t>
                        </m:r>
                      </m:e>
                      <m:e>
                        <m:r>
                          <m:rPr>
                            <m:sty m:val="p"/>
                          </m:rPr>
                          <m:t>−</m:t>
                        </m:r>
                        <m:r>
                          <m:t>1</m:t>
                        </m:r>
                        <m:r>
                          <m:rPr>
                            <m:sty m:val="p"/>
                          </m:rPr>
                          <m:t>⋅</m:t>
                        </m:r>
                        <m:r>
                          <m:rPr>
                            <m:sty m:val="p"/>
                          </m:rPr>
                          <m:t>(</m:t>
                        </m:r>
                        <m:r>
                          <m:rPr>
                            <m:sty m:val="p"/>
                          </m:rPr>
                          <m:t>−</m:t>
                        </m:r>
                        <m:r>
                          <m:t>1</m:t>
                        </m:r>
                        <m:r>
                          <m:rPr>
                            <m:sty m:val="p"/>
                          </m:rPr>
                          <m:t>)</m:t>
                        </m:r>
                        <m:r>
                          <m:rPr>
                            <m:sty m:val="p"/>
                          </m:rPr>
                          <m:t>+</m:t>
                        </m:r>
                        <m:r>
                          <m:t>3</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rPr>
                            <m:sty m:val="p"/>
                          </m:rPr>
                          <m:t>−</m:t>
                        </m:r>
                        <m:r>
                          <m:t>1</m:t>
                        </m:r>
                        <m:r>
                          <m:rPr>
                            <m:sty m:val="p"/>
                          </m:rPr>
                          <m:t>+</m:t>
                        </m:r>
                        <m:r>
                          <m:t>3</m:t>
                        </m:r>
                      </m:e>
                    </m:mr>
                    <m:mr>
                      <m:e>
                        <m:r>
                          <m:rPr>
                            <m:sty m:val="p"/>
                          </m:rPr>
                          <m:t>−</m:t>
                        </m:r>
                        <m:r>
                          <m:t>1</m:t>
                        </m:r>
                        <m:r>
                          <m:rPr>
                            <m:sty m:val="p"/>
                          </m:rPr>
                          <m:t>+</m:t>
                        </m:r>
                        <m:r>
                          <m:t>3</m:t>
                        </m:r>
                      </m:e>
                      <m:e>
                        <m:r>
                          <m:t>1</m:t>
                        </m:r>
                        <m:r>
                          <m:rPr>
                            <m:sty m:val="p"/>
                          </m:rPr>
                          <m:t>+</m:t>
                        </m:r>
                        <m:r>
                          <m:t>3</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p>
      <w:pPr>
        <w:pStyle w:val="FirstParagraph"/>
      </w:pPr>
      <m:oMathPara>
        <m:oMathParaPr>
          <m:jc m:val="center"/>
        </m:oMathParaPr>
        <m:oMath>
          <m:eqArr>
            <m:e>
              <m:sSub>
                <m:e>
                  <m:r>
                    <m:rPr>
                      <m:sty m:val="bi"/>
                    </m:rPr>
                    <m:t>Q</m:t>
                  </m:r>
                </m:e>
                <m:sub>
                  <m:r>
                    <m:t>2</m:t>
                  </m:r>
                </m:sub>
              </m:sSub>
              <m:sSub>
                <m:e>
                  <m:r>
                    <m:rPr>
                      <m:sty m:val="b"/>
                    </m:rPr>
                    <m:t>Λ</m:t>
                  </m:r>
                </m:e>
                <m:sub>
                  <m:r>
                    <m:t>2</m:t>
                  </m:r>
                </m:sub>
              </m:sSub>
              <m:sSup>
                <m:e>
                  <m:sSub>
                    <m:e>
                      <m:r>
                        <m:rPr>
                          <m:sty m:val="bi"/>
                        </m:rPr>
                        <m:t>Q</m:t>
                      </m:r>
                    </m:e>
                    <m:sub>
                      <m:r>
                        <m:t>2</m:t>
                      </m:r>
                    </m:sub>
                  </m:sSub>
                </m:e>
                <m:sup>
                  <m:r>
                    <m:rPr>
                      <m:sty m:val="p"/>
                    </m:rPr>
                    <m:t>⊤</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e>
                  </m:d>
                  <m:r>
                    <m:t>​</m:t>
                  </m:r>
                </m:e>
                <m:sup>
                  <m:r>
                    <m:rPr>
                      <m:sty m:val="p"/>
                    </m:rPr>
                    <m:t>⊤</m:t>
                  </m:r>
                </m:sup>
              </m:sSup>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(move the scalars to the front)</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rPr>
                            <m:sty m:val="p"/>
                          </m:rPr>
                          <m:t>−</m:t>
                        </m:r>
                        <m:r>
                          <m:t>1</m:t>
                        </m:r>
                      </m:e>
                    </m:mr>
                    <m:mr>
                      <m:e>
                        <m:r>
                          <m:t>1</m:t>
                        </m:r>
                      </m:e>
                      <m:e>
                        <m:r>
                          <m:t>1</m:t>
                        </m:r>
                      </m:e>
                    </m:mr>
                  </m:m>
                </m:e>
              </m:d>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 the scalars)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r>
                          <m:rPr>
                            <m:sty m:val="p"/>
                          </m:rPr>
                          <m:t>+</m:t>
                        </m:r>
                        <m:r>
                          <m:rPr>
                            <m:sty m:val="p"/>
                          </m:rPr>
                          <m:t>(</m:t>
                        </m:r>
                        <m:r>
                          <m:rPr>
                            <m:sty m:val="p"/>
                          </m:rPr>
                          <m:t>−</m:t>
                        </m:r>
                        <m:r>
                          <m:t>1</m:t>
                        </m:r>
                        <m:r>
                          <m:rPr>
                            <m:sty m:val="p"/>
                          </m:rPr>
                          <m:t>)</m:t>
                        </m:r>
                        <m:r>
                          <m:rPr>
                            <m:sty m:val="p"/>
                          </m:rPr>
                          <m:t>⋅</m:t>
                        </m:r>
                        <m:r>
                          <m:t>0</m:t>
                        </m:r>
                      </m:e>
                      <m:e>
                        <m:r>
                          <m:t>1</m:t>
                        </m:r>
                        <m:r>
                          <m:rPr>
                            <m:sty m:val="p"/>
                          </m:rPr>
                          <m:t>⋅</m:t>
                        </m:r>
                        <m:r>
                          <m:t>0</m:t>
                        </m:r>
                        <m:r>
                          <m:rPr>
                            <m:sty m:val="p"/>
                          </m:rPr>
                          <m:t>+</m:t>
                        </m:r>
                        <m:r>
                          <m:rPr>
                            <m:sty m:val="p"/>
                          </m:rPr>
                          <m:t>(</m:t>
                        </m:r>
                        <m:r>
                          <m:rPr>
                            <m:sty m:val="p"/>
                          </m:rPr>
                          <m:t>−</m:t>
                        </m:r>
                        <m:r>
                          <m:t>1</m:t>
                        </m:r>
                        <m:r>
                          <m:rPr>
                            <m:sty m:val="p"/>
                          </m:rPr>
                          <m:t>)</m:t>
                        </m:r>
                        <m:r>
                          <m:rPr>
                            <m:sty m:val="p"/>
                          </m:rPr>
                          <m:t>⋅</m:t>
                        </m:r>
                        <m:r>
                          <m:t>1</m:t>
                        </m:r>
                      </m:e>
                    </m:mr>
                    <m:mr>
                      <m:e>
                        <m:r>
                          <m:t>1</m:t>
                        </m:r>
                        <m:r>
                          <m:rPr>
                            <m:sty m:val="p"/>
                          </m:rPr>
                          <m:t>⋅</m:t>
                        </m:r>
                        <m:r>
                          <m:t>3</m:t>
                        </m:r>
                        <m:r>
                          <m:rPr>
                            <m:sty m:val="p"/>
                          </m:rPr>
                          <m:t>+</m:t>
                        </m:r>
                        <m:r>
                          <m:t>1</m:t>
                        </m:r>
                        <m:r>
                          <m:rPr>
                            <m:sty m:val="p"/>
                          </m:rPr>
                          <m:t>⋅</m:t>
                        </m:r>
                        <m:r>
                          <m:t>0</m:t>
                        </m:r>
                      </m:e>
                      <m:e>
                        <m:r>
                          <m:t>1</m:t>
                        </m:r>
                        <m:r>
                          <m:rPr>
                            <m:sty m:val="p"/>
                          </m:rPr>
                          <m:t>⋅</m:t>
                        </m:r>
                        <m:r>
                          <m:t>0</m:t>
                        </m:r>
                        <m:r>
                          <m:rPr>
                            <m:sty m:val="p"/>
                          </m:rPr>
                          <m:t>+</m:t>
                        </m:r>
                        <m:r>
                          <m:t>1</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(definition of matrix multiplication,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0</m:t>
                        </m:r>
                      </m:e>
                      <m:e>
                        <m:r>
                          <m:t>0</m:t>
                        </m:r>
                        <m:r>
                          <m:rPr>
                            <m:sty m:val="p"/>
                          </m:rPr>
                          <m:t>−</m:t>
                        </m:r>
                        <m:r>
                          <m:t>1</m:t>
                        </m:r>
                      </m:e>
                    </m:mr>
                    <m:mr>
                      <m:e>
                        <m:r>
                          <m:t>3</m:t>
                        </m:r>
                        <m:r>
                          <m:rPr>
                            <m:sty m:val="p"/>
                          </m:rPr>
                          <m:t>+</m:t>
                        </m:r>
                        <m:r>
                          <m:t>0</m:t>
                        </m:r>
                      </m:e>
                      <m:e>
                        <m:r>
                          <m:t>0</m:t>
                        </m:r>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e>
                      <m:e>
                        <m:r>
                          <m:rPr>
                            <m:sty m:val="p"/>
                          </m:rPr>
                          <m:t>−</m:t>
                        </m:r>
                        <m:r>
                          <m:t>1</m:t>
                        </m:r>
                      </m:e>
                    </m:mr>
                    <m:mr>
                      <m:e>
                        <m:r>
                          <m:t>3</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r>
                <m:t>&amp;</m:t>
              </m:r>
              <m:r>
                <m:t>&amp;</m:t>
              </m:r>
              <m:r>
                <m:rPr>
                  <m:nor/>
                  <m:sty m:val="p"/>
                </m:rPr>
                <m:t>(add)</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r>
                          <m:rPr>
                            <m:sty m:val="p"/>
                          </m:rPr>
                          <m:t>+</m:t>
                        </m:r>
                        <m:r>
                          <m:rPr>
                            <m:sty m:val="p"/>
                          </m:rPr>
                          <m:t>(</m:t>
                        </m:r>
                        <m:r>
                          <m:rPr>
                            <m:sty m:val="p"/>
                          </m:rPr>
                          <m:t>−</m:t>
                        </m:r>
                        <m:r>
                          <m:t>1</m:t>
                        </m:r>
                        <m:r>
                          <m:rPr>
                            <m:sty m:val="p"/>
                          </m:rPr>
                          <m:t>)</m:t>
                        </m:r>
                        <m:r>
                          <m:rPr>
                            <m:sty m:val="p"/>
                          </m:rPr>
                          <m:t>⋅</m:t>
                        </m:r>
                        <m:r>
                          <m:rPr>
                            <m:sty m:val="p"/>
                          </m:rPr>
                          <m:t>(</m:t>
                        </m:r>
                        <m:r>
                          <m:rPr>
                            <m:sty m:val="p"/>
                          </m:rPr>
                          <m:t>−</m:t>
                        </m:r>
                        <m:r>
                          <m:t>1</m:t>
                        </m:r>
                        <m:r>
                          <m:rPr>
                            <m:sty m:val="p"/>
                          </m:rPr>
                          <m:t>)</m:t>
                        </m:r>
                      </m:e>
                      <m:e>
                        <m:r>
                          <m:t>3</m:t>
                        </m:r>
                        <m:r>
                          <m:rPr>
                            <m:sty m:val="p"/>
                          </m:rPr>
                          <m:t>⋅</m:t>
                        </m:r>
                        <m:r>
                          <m:t>1</m:t>
                        </m:r>
                        <m:r>
                          <m:rPr>
                            <m:sty m:val="p"/>
                          </m:rPr>
                          <m:t>+</m:t>
                        </m:r>
                        <m:r>
                          <m:rPr>
                            <m:sty m:val="p"/>
                          </m:rPr>
                          <m:t>(</m:t>
                        </m:r>
                        <m:r>
                          <m:rPr>
                            <m:sty m:val="p"/>
                          </m:rPr>
                          <m:t>−</m:t>
                        </m:r>
                        <m:r>
                          <m:t>1</m:t>
                        </m:r>
                        <m:r>
                          <m:rPr>
                            <m:sty m:val="p"/>
                          </m:rPr>
                          <m:t>)</m:t>
                        </m:r>
                        <m:r>
                          <m:rPr>
                            <m:sty m:val="p"/>
                          </m:rPr>
                          <m:t>⋅</m:t>
                        </m:r>
                        <m:r>
                          <m:t>1</m:t>
                        </m:r>
                      </m:e>
                    </m:mr>
                    <m:mr>
                      <m:e>
                        <m:r>
                          <m:t>3</m:t>
                        </m:r>
                        <m:r>
                          <m:rPr>
                            <m:sty m:val="p"/>
                          </m:rPr>
                          <m:t>⋅</m:t>
                        </m:r>
                        <m:r>
                          <m:t>1</m:t>
                        </m:r>
                        <m:r>
                          <m:rPr>
                            <m:sty m:val="p"/>
                          </m:rPr>
                          <m:t>+</m:t>
                        </m:r>
                        <m:r>
                          <m:t>1</m:t>
                        </m:r>
                        <m:r>
                          <m:rPr>
                            <m:sty m:val="p"/>
                          </m:rPr>
                          <m:t>⋅</m:t>
                        </m:r>
                        <m:r>
                          <m:rPr>
                            <m:sty m:val="p"/>
                          </m:rPr>
                          <m:t>(</m:t>
                        </m:r>
                        <m:r>
                          <m:rPr>
                            <m:sty m:val="p"/>
                          </m:rPr>
                          <m:t>−</m:t>
                        </m:r>
                        <m:r>
                          <m:t>1</m:t>
                        </m:r>
                        <m:r>
                          <m:rPr>
                            <m:sty m:val="p"/>
                          </m:rPr>
                          <m:t>)</m:t>
                        </m:r>
                      </m:e>
                      <m:e>
                        <m:r>
                          <m:t>3</m:t>
                        </m:r>
                        <m:r>
                          <m:rPr>
                            <m:sty m:val="p"/>
                          </m:rPr>
                          <m:t>⋅</m:t>
                        </m:r>
                        <m:r>
                          <m:t>1</m:t>
                        </m:r>
                        <m:r>
                          <m:rPr>
                            <m:sty m:val="p"/>
                          </m:rPr>
                          <m:t>+</m:t>
                        </m:r>
                        <m:r>
                          <m:t>1</m:t>
                        </m:r>
                        <m:r>
                          <m:rPr>
                            <m:sty m:val="p"/>
                          </m:rPr>
                          <m:t>⋅</m:t>
                        </m:r>
                        <m:r>
                          <m:t>1</m:t>
                        </m:r>
                      </m:e>
                    </m:mr>
                  </m:m>
                </m:e>
              </m:d>
              <m:r>
                <m:t>&amp;</m:t>
              </m:r>
              <m:r>
                <m:t>&amp;</m:t>
              </m:r>
              <m:r>
                <m:rPr>
                  <m:nor/>
                  <m:sty m:val="p"/>
                </m:rPr>
                <m:t>(definition of matrix multiplication)</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3</m:t>
                        </m:r>
                        <m:r>
                          <m:rPr>
                            <m:sty m:val="p"/>
                          </m:rPr>
                          <m:t>+</m:t>
                        </m:r>
                        <m:r>
                          <m:t>1</m:t>
                        </m:r>
                      </m:e>
                      <m:e>
                        <m:r>
                          <m:t>3</m:t>
                        </m:r>
                        <m:r>
                          <m:rPr>
                            <m:sty m:val="p"/>
                          </m:rPr>
                          <m:t>−</m:t>
                        </m:r>
                        <m:r>
                          <m:t>1</m:t>
                        </m:r>
                      </m:e>
                    </m:mr>
                    <m:mr>
                      <m:e>
                        <m:r>
                          <m:t>3</m:t>
                        </m:r>
                        <m:r>
                          <m:rPr>
                            <m:sty m:val="p"/>
                          </m:rPr>
                          <m:t>−</m:t>
                        </m:r>
                        <m:r>
                          <m:t>1</m:t>
                        </m:r>
                      </m:e>
                      <m:e>
                        <m:r>
                          <m:t>3</m:t>
                        </m:r>
                        <m:r>
                          <m:rPr>
                            <m:sty m:val="p"/>
                          </m:rPr>
                          <m:t>+</m:t>
                        </m:r>
                        <m:r>
                          <m:t>1</m:t>
                        </m:r>
                      </m:e>
                    </m:mr>
                  </m:m>
                </m:e>
              </m:d>
              <m:r>
                <m:t>&amp;</m:t>
              </m:r>
              <m:r>
                <m:t>&amp;</m:t>
              </m:r>
              <m:r>
                <m:rPr>
                  <m:nor/>
                  <m:sty m:val="p"/>
                </m:rPr>
                <m:t>(multiply)</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4</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t>&amp;</m:t>
              </m:r>
              <m:r>
                <m:t>&amp;</m:t>
              </m:r>
              <m:r>
                <m:rPr>
                  <m:nor/>
                  <m:sty m:val="p"/>
                </m:rPr>
                <m:t>(multiply by </m:t>
              </m:r>
              <m:f>
                <m:fPr>
                  <m:type m:val="lin"/>
                </m:fPr>
                <m:num>
                  <m:r>
                    <m:t>1</m:t>
                  </m:r>
                </m:num>
                <m:den>
                  <m:r>
                    <m:t>2</m:t>
                  </m:r>
                </m:den>
              </m:f>
              <m:r>
                <m:rPr>
                  <m:nor/>
                  <m:sty m:val="p"/>
                </m:rPr>
                <m:t>)</m:t>
              </m:r>
            </m:e>
          </m:eqArr>
        </m:oMath>
      </m:oMathPara>
    </w:p>
    <w:bookmarkEnd w:id="487"/>
    <w:bookmarkStart w:id="488" w:name="thm-svd"/>
    <w:p>
      <w:pPr>
        <w:pStyle w:val="FirstParagraph"/>
      </w:pPr>
      <w:r>
        <w:rPr>
          <w:b/>
          <w:bCs/>
        </w:rPr>
        <w:t xml:space="preserve">Theorem 78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 </w:t>
      </w:r>
      <w:r>
        <w:t xml:space="preserve">(</w:t>
      </w:r>
      <w:hyperlink w:anchor="def-rank">
        <w:r>
          <w:rPr>
            <w:rStyle w:val="Hyperlink"/>
          </w:rPr>
          <w:t xml:space="preserve">Definition 44</w:t>
        </w:r>
      </w:hyperlink>
      <w:r>
        <w:t xml:space="preserve">).</w:t>
      </w:r>
      <w:r>
        <w:t xml:space="preserve"> </w:t>
      </w:r>
      <w:r>
        <w:t xml:space="preserve">Then there are</w:t>
      </w:r>
      <w:r>
        <w:t xml:space="preserve"> </w:t>
      </w:r>
      <w:r>
        <w:t xml:space="preserve">an</w:t>
      </w:r>
      <w:r>
        <w:t xml:space="preserve"> </w:t>
      </w:r>
      <m:oMath>
        <m:r>
          <m:t>n</m:t>
        </m:r>
        <m:r>
          <m:rPr>
            <m:sty m:val="p"/>
          </m:rPr>
          <m:t>×</m:t>
        </m:r>
        <m:r>
          <m:t>n</m:t>
        </m:r>
      </m:oMath>
      <w:r>
        <w:t xml:space="preserve"> </w:t>
      </w:r>
      <w:r>
        <w:t xml:space="preserve">orthogonal matrix</w:t>
      </w:r>
      <w:r>
        <w:t xml:space="preserve"> </w:t>
      </w:r>
      <m:oMath>
        <m:r>
          <m:rPr>
            <m:sty m:val="bi"/>
          </m:rPr>
          <m:t>U</m:t>
        </m:r>
      </m:oMath>
      <w:r>
        <w:t xml:space="preserve">,</w:t>
      </w:r>
      <w:r>
        <w:t xml:space="preserve"> </w:t>
      </w:r>
      <w:r>
        <w:t xml:space="preserve">a</w:t>
      </w:r>
      <w:r>
        <w:t xml:space="preserve"> </w:t>
      </w:r>
      <m:oMath>
        <m:r>
          <m:t>p</m:t>
        </m:r>
        <m:r>
          <m:rPr>
            <m:sty m:val="p"/>
          </m:rPr>
          <m:t>×</m:t>
        </m:r>
        <m:r>
          <m:t>p</m:t>
        </m:r>
      </m:oMath>
      <w:r>
        <w:t xml:space="preserve"> </w:t>
      </w:r>
      <w:r>
        <w:t xml:space="preserve">orthogonal matrix</w:t>
      </w:r>
      <w:r>
        <w:t xml:space="preserve"> </w:t>
      </w:r>
      <m:oMath>
        <m:r>
          <m:rPr>
            <m:sty m:val="bi"/>
          </m:rPr>
          <m:t>V</m:t>
        </m:r>
      </m:oMath>
      <w:r>
        <w:t xml:space="preserve"> </w:t>
      </w:r>
      <w:r>
        <w:t xml:space="preserve">(</w:t>
      </w:r>
      <w:hyperlink w:anchor="def-orthogonal-matrix">
        <w:r>
          <w:rPr>
            <w:rStyle w:val="Hyperlink"/>
          </w:rPr>
          <w:t xml:space="preserve">Definition 89</w:t>
        </w:r>
      </w:hyperlink>
      <w:r>
        <w:t xml:space="preserve">),</w:t>
      </w:r>
      <w:r>
        <w:t xml:space="preserve"> </w:t>
      </w:r>
      <w:r>
        <w:t xml:space="preserve">and numbers</w:t>
      </w:r>
      <w:r>
        <w:t xml:space="preserve"> </w:t>
      </w:r>
      <m:oMath>
        <m:sSub>
          <m:e>
            <m:r>
              <m:t>σ</m:t>
            </m:r>
          </m:e>
          <m:sub>
            <m:r>
              <m:t>1</m:t>
            </m:r>
          </m:sub>
        </m:sSub>
        <m:r>
          <m:rPr>
            <m:sty m:val="p"/>
          </m:rPr>
          <m:t>≥</m:t>
        </m:r>
        <m:sSub>
          <m:e>
            <m:r>
              <m:t>σ</m:t>
            </m:r>
          </m:e>
          <m:sub>
            <m:r>
              <m:t>2</m:t>
            </m:r>
          </m:sub>
        </m:sSub>
        <m:r>
          <m:rPr>
            <m:sty m:val="p"/>
          </m:rPr>
          <m:t>≥</m:t>
        </m:r>
        <m:r>
          <m:rPr>
            <m:sty m:val="p"/>
          </m:rPr>
          <m:t>⋯</m:t>
        </m:r>
        <m:r>
          <m:rPr>
            <m:sty m:val="p"/>
          </m:rPr>
          <m:t>≥</m:t>
        </m:r>
        <m:sSub>
          <m:e>
            <m:r>
              <m:t>σ</m:t>
            </m:r>
          </m:e>
          <m:sub>
            <m:r>
              <m:t>r</m:t>
            </m:r>
          </m:sub>
        </m:sSub>
        <m:r>
          <m:rPr>
            <m:sty m:val="p"/>
          </m:rPr>
          <m:t>&gt;</m:t>
        </m:r>
        <m:r>
          <m:t>0</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n</m:t>
              </m:r>
              <m:r>
                <m:rPr>
                  <m:sty m:val="p"/>
                </m:rPr>
                <m:t>×</m:t>
              </m:r>
              <m:r>
                <m:t>p</m:t>
              </m:r>
            </m:lim>
          </m:limLow>
          <m:r>
            <m:rPr>
              <m:sty m:val="p"/>
            </m:rPr>
            <m:t>=</m:t>
          </m:r>
          <m:limLow>
            <m:e>
              <m:limLow>
                <m:e>
                  <m:r>
                    <m:rPr>
                      <m:sty m:val="bi"/>
                    </m:rPr>
                    <m:t>U</m:t>
                  </m:r>
                </m:e>
                <m:lim>
                  <m:r>
                    <m:rPr>
                      <m:sty m:val="p"/>
                    </m:rPr>
                    <m:t>⏟</m:t>
                  </m:r>
                </m:lim>
              </m:limLow>
            </m:e>
            <m:lim>
              <m:r>
                <m:t>n</m:t>
              </m:r>
              <m:r>
                <m:rPr>
                  <m:sty m:val="p"/>
                </m:rPr>
                <m:t>×</m:t>
              </m:r>
              <m:r>
                <m:t>n</m:t>
              </m:r>
            </m:lim>
          </m:limLow>
          <m:r>
            <m:t> </m:t>
          </m:r>
          <m:limLow>
            <m:e>
              <m:limLow>
                <m:e>
                  <m:r>
                    <m:rPr>
                      <m:sty m:val="bi"/>
                    </m:rPr>
                    <m:t>D</m:t>
                  </m:r>
                </m:e>
                <m:lim>
                  <m:r>
                    <m:rPr>
                      <m:sty m:val="p"/>
                    </m:rPr>
                    <m:t>⏟</m:t>
                  </m:r>
                </m:lim>
              </m:limLow>
            </m:e>
            <m:lim>
              <m:r>
                <m:t>n</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i"/>
          </m:rPr>
          <m:t>D</m:t>
        </m:r>
      </m:oMath>
      <w:r>
        <w:t xml:space="preserve"> </w:t>
      </w:r>
      <w:r>
        <w:t xml:space="preserve">has entries</w:t>
      </w:r>
      <w:r>
        <w:t xml:space="preserve"> </w:t>
      </w:r>
      <m:oMath>
        <m:sSub>
          <m:e>
            <m:r>
              <m:t>d</m:t>
            </m:r>
          </m:e>
          <m:sub>
            <m:r>
              <m:t>i</m:t>
            </m:r>
            <m:r>
              <m:t>i</m:t>
            </m:r>
          </m:sub>
        </m:sSub>
        <m:r>
          <m:rPr>
            <m:sty m:val="p"/>
          </m:rPr>
          <m:t>=</m:t>
        </m:r>
        <m:sSub>
          <m:e>
            <m:r>
              <m:t>σ</m:t>
            </m:r>
          </m:e>
          <m:sub>
            <m:r>
              <m:t>i</m:t>
            </m:r>
          </m:sub>
        </m:sSub>
      </m:oMath>
      <w:r>
        <w:t xml:space="preserve"> </w:t>
      </w:r>
      <w:r>
        <w:t xml:space="preserve">for</w:t>
      </w:r>
      <w:r>
        <w:t xml:space="preserve"> </w:t>
      </w:r>
      <m:oMath>
        <m:r>
          <m:t>i</m:t>
        </m:r>
        <m:r>
          <m:rPr>
            <m:sty m:val="p"/>
          </m:rPr>
          <m:t>=</m:t>
        </m:r>
        <m:r>
          <m:t>1</m:t>
        </m:r>
        <m:r>
          <m:rPr>
            <m:sty m:val="p"/>
          </m:rPr>
          <m:t>,</m:t>
        </m:r>
        <m:r>
          <m:rPr>
            <m:sty m:val="p"/>
          </m:rPr>
          <m:t>…</m:t>
        </m:r>
        <m:r>
          <m:rPr>
            <m:sty m:val="p"/>
          </m:rPr>
          <m:t>,</m:t>
        </m:r>
        <m:r>
          <m:t>r</m:t>
        </m:r>
      </m:oMath>
      <w:r>
        <w:t xml:space="preserve"> </w:t>
      </w:r>
      <w:r>
        <w:t xml:space="preserve">and every other entry</w:t>
      </w:r>
      <w:r>
        <w:t xml:space="preserve"> </w:t>
      </w:r>
      <m:oMath>
        <m:r>
          <m:t>0</m:t>
        </m:r>
      </m:oMath>
      <w:r>
        <w:t xml:space="preserve">.</w:t>
      </w:r>
    </w:p>
    <w:bookmarkEnd w:id="488"/>
    <w:bookmarkStart w:id="489" w:name="rem-svd-any-matrix"/>
    <w:p>
      <w:pPr>
        <w:pStyle w:val="BodyText"/>
      </w:pPr>
      <w:r>
        <w:rPr>
          <w:i/>
          <w:iCs/>
        </w:rPr>
        <w:t xml:space="preserve">Remark 39</w:t>
      </w:r>
      <w:r>
        <w:t xml:space="preserve"> (The SVD applies to every real matrix). </w:t>
      </w:r>
      <w:r>
        <w:t xml:space="preserve">The proof is outside the scope of these notes;</w:t>
      </w:r>
      <w:r>
        <w:t xml:space="preserve"> </w:t>
      </w:r>
      <w:r>
        <w:t xml:space="preserve">see</w:t>
      </w:r>
      <w:r>
        <w:t xml:space="preserve"> </w:t>
      </w:r>
      <w:r>
        <w:t xml:space="preserve">Banerjee and Roy (2014, chap. 12, Theorem 12.1, p. 373)</w:t>
      </w:r>
      <w:r>
        <w:t xml:space="preserve">.</w:t>
      </w:r>
      <w:r>
        <w:t xml:space="preserve"> </w:t>
      </w:r>
      <w:r>
        <w:t xml:space="preserve">Unlike the spectral theorem (</w:t>
      </w:r>
      <w:hyperlink w:anchor="thm-spectral">
        <w:r>
          <w:rPr>
            <w:rStyle w:val="Hyperlink"/>
          </w:rPr>
          <w:t xml:space="preserve">Theorem 77</w:t>
        </w:r>
      </w:hyperlink>
      <w:r>
        <w:t xml:space="preserve">),</w:t>
      </w:r>
      <w:r>
        <w:t xml:space="preserve"> </w:t>
      </w:r>
      <w:hyperlink w:anchor="thm-svd">
        <w:r>
          <w:rPr>
            <w:rStyle w:val="Hyperlink"/>
          </w:rPr>
          <w:t xml:space="preserve">Theorem 78</w:t>
        </w:r>
      </w:hyperlink>
      <w:r>
        <w:t xml:space="preserve"> </w:t>
      </w:r>
      <w:r>
        <w:t xml:space="preserve">applies to every real matrix,</w:t>
      </w:r>
      <w:r>
        <w:t xml:space="preserve"> </w:t>
      </w:r>
      <w:r>
        <w:t xml:space="preserve">including one that is not square or not symmetric.</w:t>
      </w:r>
    </w:p>
    <w:p>
      <w:pPr>
        <w:pStyle w:val="BodyText"/>
      </w:pPr>
      <w:r>
        <w:t xml:space="preserve">For example, the</w:t>
      </w:r>
      <w:r>
        <w:t xml:space="preserve"> </w:t>
      </w:r>
      <m:oMath>
        <m:r>
          <m:t>1</m:t>
        </m:r>
        <m:r>
          <m:rPr>
            <m:sty m:val="p"/>
          </m:rPr>
          <m:t>×</m:t>
        </m:r>
        <m:r>
          <m:t>2</m:t>
        </m:r>
      </m:oMath>
      <w:r>
        <w:t xml:space="preserve"> </w:t>
      </w:r>
      <w:r>
        <w:t xml:space="preserve">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is not square, so</w:t>
      </w:r>
      <w:r>
        <w:t xml:space="preserve"> </w:t>
      </w:r>
      <w:hyperlink w:anchor="thm-spectral">
        <w:r>
          <w:rPr>
            <w:rStyle w:val="Hyperlink"/>
          </w:rPr>
          <w:t xml:space="preserve">Theorem 77</w:t>
        </w:r>
      </w:hyperlink>
      <w:r>
        <w:t xml:space="preserve"> </w:t>
      </w:r>
      <w:r>
        <w:t xml:space="preserve">does not apply to it.</w:t>
      </w:r>
      <w:r>
        <w:t xml:space="preserve"> </w:t>
      </w:r>
      <w:r>
        <w:t xml:space="preserve">It has rank</w:t>
      </w:r>
      <w:r>
        <w:t xml:space="preserve"> </w:t>
      </w:r>
      <m:oMath>
        <m:r>
          <m:t>1</m:t>
        </m:r>
      </m:oMath>
      <w:r>
        <w:t xml:space="preserve">, and</w:t>
      </w:r>
      <w:r>
        <w:t xml:space="preserve"> </w:t>
      </w:r>
      <w:hyperlink w:anchor="thm-svd">
        <w:r>
          <w:rPr>
            <w:rStyle w:val="Hyperlink"/>
          </w:rPr>
          <w:t xml:space="preserve">Theorem 78</w:t>
        </w:r>
      </w:hyperlink>
      <w:r>
        <w:t xml:space="preserve"> </w:t>
      </w:r>
      <w:r>
        <w:t xml:space="preserve">holds with</w:t>
      </w:r>
      <w:r>
        <w:t xml:space="preserve"> </w:t>
      </w:r>
      <m:oMath>
        <m:r>
          <m:rPr>
            <m:sty m:val="bi"/>
          </m:rPr>
          <m:t>U</m:t>
        </m:r>
        <m:r>
          <m:rPr>
            <m:sty m:val="p"/>
          </m:rPr>
          <m:t>=</m:t>
        </m:r>
        <m:d>
          <m:dPr>
            <m:begChr m:val="["/>
            <m:sepChr m:val=""/>
            <m:endChr m:val="]"/>
            <m:grow/>
          </m:dPr>
          <m:e>
            <m:m>
              <m:mPr>
                <m:baseJc m:val="center"/>
                <m:plcHide m:val="on"/>
                <m:mcs>
                  <m:mc>
                    <m:mcPr>
                      <m:mcJc m:val="center"/>
                      <m:count m:val="1"/>
                    </m:mcPr>
                  </m:mc>
                </m:mcs>
              </m:mPr>
              <m:mr>
                <m:e>
                  <m:r>
                    <m:t>1</m:t>
                  </m:r>
                </m:e>
              </m:mr>
            </m:m>
          </m:e>
        </m:d>
      </m:oMath>
      <w:r>
        <w:t xml:space="preserve">,</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oMath>
      <w:r>
        <w:t xml:space="preserve">,</w:t>
      </w:r>
      <w:r>
        <w:t xml:space="preserve"> </w:t>
      </w:r>
      <w:r>
        <w:t xml:space="preserve">and</w:t>
      </w:r>
      <w:r>
        <w:t xml:space="preserve"> </w:t>
      </w:r>
      <m:oMath>
        <m:r>
          <m:rPr>
            <m:sty m:val="bi"/>
          </m:rPr>
          <m:t>V</m:t>
        </m:r>
      </m:oMath>
      <w:r>
        <w:t xml:space="preserve"> </w:t>
      </w:r>
      <w:r>
        <w:t xml:space="preserve">the orthogonal matrix</w:t>
      </w:r>
      <w:r>
        <w:t xml:space="preserve"> </w:t>
      </w:r>
      <m:oMath>
        <m:r>
          <m:rPr>
            <m:sty m:val="bi"/>
          </m:rPr>
          <m:t>Q</m:t>
        </m:r>
      </m:oMath>
      <w:r>
        <w:t xml:space="preserve"> </w:t>
      </w:r>
      <w:r>
        <w:t xml:space="preserve">from</w:t>
      </w:r>
      <w:r>
        <w:t xml:space="preserve"> </w:t>
      </w:r>
      <w:hyperlink w:anchor="exm-spectral">
        <w:r>
          <w:rPr>
            <w:rStyle w:val="Hyperlink"/>
          </w:rPr>
          <w:t xml:space="preserve">Example 146</w:t>
        </w:r>
      </w:hyperlink>
      <w:r>
        <w:t xml:space="preserve">,</w:t>
      </w:r>
      <w:r>
        <w:t xml:space="preserve"> </w:t>
      </w:r>
      <w:r>
        <w:t xml:space="preserve">which is symmetric, so</w:t>
      </w:r>
      <w:r>
        <w:t xml:space="preserve"> </w:t>
      </w:r>
      <m:oMath>
        <m:sSup>
          <m:e>
            <m:r>
              <m:rPr>
                <m:sty m:val="bi"/>
              </m:rPr>
              <m:t>V</m:t>
            </m:r>
          </m:e>
          <m:sup>
            <m:r>
              <m:rPr>
                <m:sty m:val="p"/>
              </m:rPr>
              <m:t>⊤</m:t>
            </m:r>
          </m:sup>
        </m:sSup>
        <m:r>
          <m:rPr>
            <m:sty m:val="p"/>
          </m:rPr>
          <m:t>=</m:t>
        </m:r>
        <m:r>
          <m:rPr>
            <m:sty m:val="bi"/>
          </m:rPr>
          <m:t>V</m:t>
        </m:r>
      </m:oMath>
      <w:r>
        <w:t xml:space="preserve">:</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(multiplying by the </m:t>
              </m:r>
              <m:r>
                <m:t>1</m:t>
              </m:r>
              <m:r>
                <m:rPr>
                  <m:sty m:val="p"/>
                </m:rPr>
                <m:t>×</m:t>
              </m:r>
              <m:r>
                <m:t>1</m:t>
              </m:r>
              <m:r>
                <m:rPr>
                  <m:nor/>
                  <m:sty m:val="p"/>
                </m:rPr>
                <m:t> identity changes nothing)</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1</m:t>
                        </m:r>
                        <m:r>
                          <m:rPr>
                            <m:sty m:val="p"/>
                          </m:rPr>
                          <m:t>+</m:t>
                        </m:r>
                        <m:r>
                          <m:t>0</m:t>
                        </m:r>
                        <m:r>
                          <m:rPr>
                            <m:sty m:val="p"/>
                          </m:rPr>
                          <m:t>⋅</m:t>
                        </m:r>
                        <m:r>
                          <m:t>1</m:t>
                        </m:r>
                      </m:e>
                      <m:e>
                        <m:rad>
                          <m:radPr>
                            <m:degHide m:val="on"/>
                          </m:radPr>
                          <m:deg/>
                          <m:e>
                            <m:r>
                              <m:t>2</m:t>
                            </m:r>
                          </m:e>
                        </m:rad>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r>
                          <m:rPr>
                            <m:sty m:val="p"/>
                          </m:rPr>
                          <m:t>+</m:t>
                        </m:r>
                        <m:r>
                          <m:t>0</m:t>
                        </m:r>
                      </m:e>
                      <m:e>
                        <m:rad>
                          <m:radPr>
                            <m:degHide m:val="on"/>
                          </m:radPr>
                          <m:deg/>
                          <m:e>
                            <m:r>
                              <m:t>2</m:t>
                            </m:r>
                          </m:e>
                        </m:rad>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r>
                <m:t>&amp;</m:t>
              </m:r>
              <m:r>
                <m:t>&amp;</m:t>
              </m:r>
              <m:r>
                <m:rPr>
                  <m:nor/>
                  <m:sty m:val="p"/>
                </m:rPr>
                <m:t>(divide by </m:t>
              </m:r>
              <m:rad>
                <m:radPr>
                  <m:degHide m:val="on"/>
                </m:radPr>
                <m:deg/>
                <m:e>
                  <m:r>
                    <m:t>2</m:t>
                  </m:r>
                </m:e>
              </m:rad>
              <m:r>
                <m:rPr>
                  <m:nor/>
                  <m:sty m:val="p"/>
                </m:rPr>
                <m:t>)</m:t>
              </m:r>
            </m:e>
          </m:eqArr>
        </m:oMath>
      </m:oMathPara>
    </w:p>
    <w:p>
      <w:pPr>
        <w:pStyle w:val="FirstParagraph"/>
      </w:pPr>
      <m:oMath>
        <m:r>
          <m:rPr>
            <m:sty m:val="bi"/>
          </m:rPr>
          <m:t>U</m:t>
        </m:r>
      </m:oMath>
      <w:r>
        <w:t xml:space="preserve"> </w:t>
      </w:r>
      <w:r>
        <w:t xml:space="preserve">is orthogonal because</w:t>
      </w:r>
    </w:p>
    <w:p>
      <w:pPr>
        <w:pStyle w:val="BodyText"/>
      </w:pPr>
      <m:oMathPara>
        <m:oMathParaPr>
          <m:jc m:val="center"/>
        </m:oMathParaPr>
        <m:oMath>
          <m:eqArr>
            <m:e>
              <m:sSup>
                <m:e>
                  <m:r>
                    <m:rPr>
                      <m:sty m:val="bi"/>
                    </m:rPr>
                    <m:t>U</m:t>
                  </m:r>
                </m:e>
                <m:sup>
                  <m:r>
                    <m:rPr>
                      <m:sty m:val="p"/>
                    </m:rPr>
                    <m:t>⊤</m:t>
                  </m:r>
                </m:sup>
              </m:sSup>
              <m:r>
                <m:rPr>
                  <m:sty m:val="bi"/>
                </m:rPr>
                <m:t>U</m:t>
              </m:r>
              <m:r>
                <m:t>&amp;</m:t>
              </m:r>
              <m:r>
                <m:rPr>
                  <m:sty m:val="p"/>
                </m:rPr>
                <m:t>=</m:t>
              </m:r>
              <m:d>
                <m:dPr>
                  <m:begChr m:val="["/>
                  <m:sepChr m:val=""/>
                  <m:endChr m:val="]"/>
                  <m:grow/>
                </m:dPr>
                <m:e>
                  <m:m>
                    <m:mPr>
                      <m:baseJc m:val="center"/>
                      <m:plcHide m:val="on"/>
                      <m:mcs>
                        <m:mc>
                          <m:mcPr>
                            <m:mcJc m:val="center"/>
                            <m:count m:val="1"/>
                          </m:mcPr>
                        </m:mc>
                      </m:mcs>
                    </m:mPr>
                    <m:mr>
                      <m:e>
                        <m:r>
                          <m:t>1</m:t>
                        </m:r>
                      </m:e>
                    </m:mr>
                  </m:m>
                </m:e>
              </m:d>
            </m:e>
            <m:e>
              <m:r>
                <m:t>&amp;</m:t>
              </m:r>
              <m:r>
                <m:rPr>
                  <m:sty m:val="p"/>
                </m:rPr>
                <m:t>=</m:t>
              </m:r>
              <m:sSub>
                <m:e>
                  <m:r>
                    <m:rPr>
                      <m:sty m:val="bi"/>
                    </m:rPr>
                    <m:t>I</m:t>
                  </m:r>
                </m:e>
                <m:sub>
                  <m:r>
                    <m:t>1</m:t>
                  </m:r>
                </m:sub>
              </m:sSub>
              <m:r>
                <m:rPr>
                  <m:sty m:val="p"/>
                </m:rPr>
                <m:t>,</m:t>
              </m:r>
            </m:e>
          </m:eqArr>
        </m:oMath>
      </m:oMathPara>
    </w:p>
    <w:p>
      <w:pPr>
        <w:pStyle w:val="FirstParagraph"/>
      </w:pPr>
      <w:r>
        <w:t xml:space="preserve">and the single singular value is</w:t>
      </w:r>
      <w:r>
        <w:t xml:space="preserve"> </w:t>
      </w:r>
      <m:oMath>
        <m:sSub>
          <m:e>
            <m:r>
              <m:t>σ</m:t>
            </m:r>
          </m:e>
          <m:sub>
            <m:r>
              <m:t>1</m:t>
            </m:r>
          </m:sub>
        </m:sSub>
        <m:r>
          <m:rPr>
            <m:sty m:val="p"/>
          </m:rPr>
          <m:t>=</m:t>
        </m:r>
        <m:rad>
          <m:radPr>
            <m:degHide m:val="on"/>
          </m:radPr>
          <m:deg/>
          <m:e>
            <m:r>
              <m:t>2</m:t>
            </m:r>
          </m:e>
        </m:rad>
      </m:oMath>
      <w:r>
        <w:t xml:space="preserve">.</w:t>
      </w:r>
    </w:p>
    <w:bookmarkEnd w:id="489"/>
    <w:bookmarkStart w:id="490" w:name="def-svd"/>
    <w:p>
      <w:pPr>
        <w:pStyle w:val="BodyText"/>
      </w:pPr>
      <w:r>
        <w:rPr>
          <w:b/>
          <w:bCs/>
        </w:rPr>
        <w:t xml:space="preserve">Definition 98 (Singular value decomposition)</w:t>
      </w:r>
      <w:r>
        <w:t xml:space="preserve"> </w:t>
      </w:r>
      <w:r>
        <w:t xml:space="preserve">Let</w:t>
      </w:r>
      <w:r>
        <w:t xml:space="preserve"> </w:t>
      </w:r>
      <m:oMath>
        <m:r>
          <m:rPr>
            <m:sty m:val="bi"/>
          </m:rPr>
          <m:t>A</m:t>
        </m:r>
      </m:oMath>
      <w:r>
        <w:t xml:space="preserve"> </w:t>
      </w:r>
      <w:r>
        <w:t xml:space="preserve">be an</w:t>
      </w:r>
      <w:r>
        <w:t xml:space="preserve"> </w:t>
      </w:r>
      <m:oMath>
        <m:r>
          <m:t>n</m:t>
        </m:r>
        <m:r>
          <m:rPr>
            <m:sty m:val="p"/>
          </m:rPr>
          <m:t>×</m:t>
        </m:r>
        <m:r>
          <m:t>p</m:t>
        </m:r>
      </m:oMath>
      <w:r>
        <w:t xml:space="preserve"> </w:t>
      </w:r>
      <w:r>
        <w:t xml:space="preserve">matrix with real entries</w:t>
      </w:r>
      <w:r>
        <w:t xml:space="preserve"> </w:t>
      </w:r>
      <w:r>
        <w:t xml:space="preserve">and</w:t>
      </w:r>
      <w:r>
        <w:t xml:space="preserve"> </w:t>
      </w:r>
      <m:oMath>
        <m:r>
          <m:rPr>
            <m:sty m:val="p"/>
          </m:rPr>
          <m:t>rank</m:t>
        </m:r>
        <m:r>
          <m:rPr>
            <m:sty m:val="p"/>
          </m:rPr>
          <m:t>(</m:t>
        </m:r>
        <m:r>
          <m:rPr>
            <m:sty m:val="bi"/>
          </m:rPr>
          <m:t>A</m:t>
        </m:r>
        <m:r>
          <m:rPr>
            <m:sty m:val="p"/>
          </m:rPr>
          <m:t>)</m:t>
        </m:r>
        <m:r>
          <m:rPr>
            <m:sty m:val="p"/>
          </m:rPr>
          <m:t>=</m:t>
        </m:r>
        <m:r>
          <m:t>r</m:t>
        </m:r>
      </m:oMath>
      <w:r>
        <w:t xml:space="preserve">.</w:t>
      </w:r>
      <w:r>
        <w:t xml:space="preserve"> </w:t>
      </w:r>
      <w:r>
        <w:t xml:space="preserve">A</w:t>
      </w:r>
      <w:r>
        <w:t xml:space="preserve"> </w:t>
      </w:r>
      <w:r>
        <w:rPr>
          <w:b/>
          <w:bCs/>
        </w:rPr>
        <w:t xml:space="preserve">singular value decomposition</w:t>
      </w:r>
      <w:r>
        <w:t xml:space="preserve"> </w:t>
      </w:r>
      <w:r>
        <w:t xml:space="preserve">(SVD) of</w:t>
      </w:r>
      <w:r>
        <w:t xml:space="preserve"> </w:t>
      </w:r>
      <m:oMath>
        <m:r>
          <m:rPr>
            <m:sty m:val="bi"/>
          </m:rPr>
          <m:t>A</m:t>
        </m:r>
      </m:oMath>
      <w:r>
        <w:t xml:space="preserve"> </w:t>
      </w:r>
      <w:r>
        <w:t xml:space="preserve">is a factorization</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with</w:t>
      </w:r>
      <w:r>
        <w:t xml:space="preserve"> </w:t>
      </w:r>
      <m:oMath>
        <m:r>
          <m:rPr>
            <m:sty m:val="bi"/>
          </m:rPr>
          <m:t>U</m:t>
        </m:r>
      </m:oMath>
      <w:r>
        <w:t xml:space="preserve">,</w:t>
      </w:r>
      <w:r>
        <w:t xml:space="preserve"> </w:t>
      </w:r>
      <m:oMath>
        <m:r>
          <m:rPr>
            <m:sty m:val="bi"/>
          </m:rPr>
          <m:t>D</m:t>
        </m:r>
      </m:oMath>
      <w:r>
        <w:t xml:space="preserve"> </w:t>
      </w:r>
      <w:r>
        <w:t xml:space="preserve">and</w:t>
      </w:r>
      <w:r>
        <w:t xml:space="preserve"> </w:t>
      </w:r>
      <m:oMath>
        <m:r>
          <m:rPr>
            <m:sty m:val="bi"/>
          </m:rPr>
          <m:t>V</m:t>
        </m:r>
      </m:oMath>
      <w:r>
        <w:t xml:space="preserve"> </w:t>
      </w:r>
      <w:r>
        <w:t xml:space="preserve">as in</w:t>
      </w:r>
      <w:r>
        <w:t xml:space="preserve"> </w:t>
      </w:r>
      <w:hyperlink w:anchor="thm-svd">
        <w:r>
          <w:rPr>
            <w:rStyle w:val="Hyperlink"/>
          </w:rPr>
          <w:t xml:space="preserve">Theorem 78</w:t>
        </w:r>
      </w:hyperlink>
      <w:r>
        <w:t xml:space="preserve">.</w:t>
      </w:r>
    </w:p>
    <w:bookmarkEnd w:id="490"/>
    <w:bookmarkStart w:id="491" w:name="def-singular-values"/>
    <w:p>
      <w:pPr>
        <w:pStyle w:val="BodyText"/>
      </w:pPr>
      <w:r>
        <w:rPr>
          <w:b/>
          <w:bCs/>
        </w:rPr>
        <w:t xml:space="preserve">Definition 99 (Singular values)</w:t>
      </w:r>
      <w:r>
        <w:t xml:space="preserve"> </w:t>
      </w:r>
      <w:r>
        <w:t xml:space="preserve">The numbers</w:t>
      </w:r>
      <w:r>
        <w:t xml:space="preserve"> </w:t>
      </w:r>
      <m:oMath>
        <m:sSub>
          <m:e>
            <m:r>
              <m:t>σ</m:t>
            </m:r>
          </m:e>
          <m:sub>
            <m:r>
              <m:t>1</m:t>
            </m:r>
          </m:sub>
        </m:sSub>
        <m:r>
          <m:rPr>
            <m:sty m:val="p"/>
          </m:rPr>
          <m:t>≥</m:t>
        </m:r>
        <m:r>
          <m:rPr>
            <m:sty m:val="p"/>
          </m:rPr>
          <m:t>⋯</m:t>
        </m:r>
        <m:r>
          <m:rPr>
            <m:sty m:val="p"/>
          </m:rPr>
          <m:t>≥</m:t>
        </m:r>
        <m:sSub>
          <m:e>
            <m:r>
              <m:t>σ</m:t>
            </m:r>
          </m:e>
          <m:sub>
            <m:r>
              <m:t>r</m:t>
            </m:r>
          </m:sub>
        </m:sSub>
        <m:r>
          <m:rPr>
            <m:sty m:val="p"/>
          </m:rPr>
          <m:t>&gt;</m:t>
        </m:r>
        <m:r>
          <m:t>0</m:t>
        </m:r>
      </m:oMath>
      <w:r>
        <w:t xml:space="preserve"> </w:t>
      </w:r>
      <w:r>
        <w:t xml:space="preserve">on the diagonal of</w:t>
      </w:r>
      <w:r>
        <w:t xml:space="preserve"> </w:t>
      </w:r>
      <m:oMath>
        <m:r>
          <m:rPr>
            <m:sty m:val="bi"/>
          </m:rPr>
          <m:t>D</m:t>
        </m:r>
      </m:oMath>
      <w:r>
        <w:t xml:space="preserve"> </w:t>
      </w:r>
      <w:r>
        <w:t xml:space="preserve">in a singular value decomposition of</w:t>
      </w:r>
      <w:r>
        <w:t xml:space="preserve"> </w:t>
      </w:r>
      <m:oMath>
        <m:r>
          <m:rPr>
            <m:sty m:val="bi"/>
          </m:rPr>
          <m:t>A</m:t>
        </m:r>
      </m:oMath>
      <w:r>
        <w:t xml:space="preserve"> </w:t>
      </w:r>
      <w:r>
        <w:t xml:space="preserve">(</w:t>
      </w:r>
      <w:hyperlink w:anchor="def-svd">
        <w:r>
          <w:rPr>
            <w:rStyle w:val="Hyperlink"/>
          </w:rPr>
          <w:t xml:space="preserve">Definition 98</w:t>
        </w:r>
      </w:hyperlink>
      <w:r>
        <w:t xml:space="preserve">)</w:t>
      </w:r>
      <w:r>
        <w:t xml:space="preserve"> </w:t>
      </w:r>
      <w:r>
        <w:t xml:space="preserve">are the</w:t>
      </w:r>
      <w:r>
        <w:t xml:space="preserve"> </w:t>
      </w:r>
      <w:r>
        <w:rPr>
          <w:b/>
          <w:bCs/>
        </w:rPr>
        <w:t xml:space="preserve">singular values</w:t>
      </w:r>
      <w:r>
        <w:t xml:space="preserve"> </w:t>
      </w:r>
      <w:r>
        <w:t xml:space="preserve">of</w:t>
      </w:r>
      <w:r>
        <w:t xml:space="preserve"> </w:t>
      </w:r>
      <m:oMath>
        <m:r>
          <m:rPr>
            <m:sty m:val="bi"/>
          </m:rPr>
          <m:t>A</m:t>
        </m:r>
      </m:oMath>
      <w:r>
        <w:t xml:space="preserve">.</w:t>
      </w:r>
    </w:p>
    <w:bookmarkEnd w:id="491"/>
    <w:bookmarkStart w:id="492" w:name="exm-svd"/>
    <w:p>
      <w:pPr>
        <w:pStyle w:val="BodyText"/>
      </w:pPr>
      <w:r>
        <w:rPr>
          <w:b/>
          <w:bCs/>
        </w:rPr>
        <w:t xml:space="preserve">Example 147 (An SVD of a</w:t>
      </w:r>
      <w:r>
        <w:rPr>
          <w:b/>
          <w:bCs/>
        </w:rPr>
        <w:t xml:space="preserve"> </w:t>
      </w:r>
      <m:oMath>
        <m:r>
          <m:t>3</m:t>
        </m:r>
        <m:r>
          <m:rPr>
            <m:sty m:val="p"/>
          </m:rPr>
          <m:t>×</m:t>
        </m:r>
        <m:r>
          <m:t>2</m:t>
        </m:r>
      </m:oMath>
      <w:r>
        <w:rPr>
          <w:b/>
          <w:bCs/>
        </w:rPr>
        <w:t xml:space="preserve"> </w:t>
      </w:r>
      <w:r>
        <w:rPr>
          <w:b/>
          <w:bCs/>
        </w:rPr>
        <w:t xml:space="preserve">matrix)</w:t>
      </w:r>
      <w:r>
        <w:t xml:space="preserve"> </w:t>
      </w:r>
      <w:r>
        <w:t xml:space="preserve">Let</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  </m:t>
          </m:r>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r>
            <m:t>  </m:t>
          </m:r>
          <m:r>
            <m:rPr>
              <m:sty m:val="bi"/>
            </m:rPr>
            <m:t>V</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m:oMathPara>
    </w:p>
    <w:p>
      <w:pPr>
        <w:pStyle w:val="FirstParagraph"/>
      </w:pPr>
      <m:oMath>
        <m:r>
          <m:rPr>
            <m:sty m:val="bi"/>
          </m:rPr>
          <m:t>V</m:t>
        </m:r>
      </m:oMath>
      <w:del w:id="19603" w:author="PR Preview" w:date="2026-01-01T00:00:00Z">
        <w:r>
          <w:delText xml:space="preserve"> </w:delText>
        </w:r>
      </w:del>
      <w:del w:id="19604" w:author="PR Preview" w:date="2026-01-01T00:00:00Z">
        <w:r>
          <w:delText xml:space="preserve">is the orthogonal matrix</w:delText>
        </w:r>
      </w:del>
      <w:del w:id="19605" w:author="PR Preview" w:date="2026-01-01T00:00:00Z">
        <w:r>
          <w:delText xml:space="preserve"> </w:delText>
        </w:r>
      </w:del>
      <m:oMath>
        <m:r>
          <m:rPr>
            <m:sty m:val="bi"/>
          </m:rPr>
          <m:t>Q</m:t>
        </m:r>
      </m:oMath>
      <w:del w:id="19606" w:author="PR Preview" w:date="2026-01-01T00:00:00Z">
        <w:r>
          <w:delText xml:space="preserve"> </w:delText>
        </w:r>
      </w:del>
      <w:del w:id="19607" w:author="PR Preview" w:date="2026-01-01T00:00:00Z">
        <w:r>
          <w:delText xml:space="preserve">from</w:delText>
        </w:r>
      </w:del>
      <w:del w:id="19608" w:author="PR Preview" w:date="2026-01-01T00:00:00Z">
        <w:r>
          <w:delText xml:space="preserve"> </w:delText>
        </w:r>
      </w:del>
      <w:hyperlink w:anchor="exm-spectral">
        <w:del w:id="19609" w:author="PR Preview" w:date="2026-01-01T00:00:00Z">
          <w:r>
            <w:rPr>
              <w:rStyle w:val="Hyperlink"/>
            </w:rPr>
            <w:delText xml:space="preserve">Example 146</w:delText>
          </w:r>
        </w:del>
      </w:hyperlink>
      <w:del w:id="19610" w:author="PR Preview" w:date="2026-01-01T00:00:00Z">
        <w:r>
          <w:delText xml:space="preserve">.</w:delText>
        </w:r>
      </w:del>
      <w:del w:id="19611" w:author="PR Preview" w:date="2026-01-01T00:00:00Z">
        <w:r>
          <w:delText xml:space="preserve"> </w:delText>
        </w:r>
      </w:del>
      <m:oMath>
        <m:r>
          <m:rPr>
            <m:sty m:val="bi"/>
          </m:rPr>
          <m:t>U</m:t>
        </m:r>
      </m:oMath>
      <w:del w:id="19612" w:author="PR Preview" w:date="2026-01-01T00:00:00Z">
        <w:r>
          <w:delText xml:space="preserve"> </w:delText>
        </w:r>
      </w:del>
      <w:del w:id="19613" w:author="PR Preview" w:date="2026-01-01T00:00:00Z">
        <w:r>
          <w:delText xml:space="preserve">is orthogonal too.</w:delText>
        </w:r>
      </w:del>
      <w:del w:id="19614" w:author="PR Preview" w:date="2026-01-01T00:00:00Z">
        <w:r>
          <w:delText xml:space="preserve"> </w:delText>
        </w:r>
      </w:del>
      <w:del w:id="19615" w:author="PR Preview" w:date="2026-01-01T00:00:00Z">
        <w:r>
          <w:delText xml:space="preserve">Entry</w:delText>
        </w:r>
      </w:del>
      <w:del w:id="19616" w:author="PR Preview" w:date="2026-01-01T00:00:00Z">
        <w:r>
          <w:delText xml:space="preserve"> </w:delText>
        </w:r>
      </w:del>
      <m:oMath>
        <m:r>
          <m:rPr>
            <m:sty m:val="p"/>
          </m:rPr>
          <m:t>(</m:t>
        </m:r>
        <m:r>
          <m:t>i</m:t>
        </m:r>
        <m:r>
          <m:rPr>
            <m:sty m:val="p"/>
          </m:rPr>
          <m:t>,</m:t>
        </m:r>
        <m:r>
          <m:t>j</m:t>
        </m:r>
        <m:r>
          <m:rPr>
            <m:sty m:val="p"/>
          </m:rPr>
          <m:t>)</m:t>
        </m:r>
      </m:oMath>
      <w:del w:id="19617" w:author="PR Preview" w:date="2026-01-01T00:00:00Z">
        <w:r>
          <w:delText xml:space="preserve"> </w:delText>
        </w:r>
      </w:del>
      <w:del w:id="19618" w:author="PR Preview" w:date="2026-01-01T00:00:00Z">
        <w:r>
          <w:delText xml:space="preserve">of</w:delText>
        </w:r>
      </w:del>
      <w:del w:id="19619" w:author="PR Preview" w:date="2026-01-01T00:00:00Z">
        <w:r>
          <w:delText xml:space="preserve"> </w:delText>
        </w:r>
      </w:del>
      <m:oMath>
        <m:sSup>
          <m:e>
            <m:r>
              <m:rPr>
                <m:sty m:val="bi"/>
              </m:rPr>
              <m:t>U</m:t>
            </m:r>
          </m:e>
          <m:sup>
            <m:r>
              <m:rPr>
                <m:sty m:val="p"/>
              </m:rPr>
              <m:t>⊤</m:t>
            </m:r>
          </m:sup>
        </m:sSup>
        <m:r>
          <m:rPr>
            <m:sty m:val="bi"/>
          </m:rPr>
          <m:t>U</m:t>
        </m:r>
      </m:oMath>
      <w:del w:id="19620" w:author="PR Preview" w:date="2026-01-01T00:00:00Z">
        <w:r>
          <w:delText xml:space="preserve"> </w:delText>
        </w:r>
      </w:del>
      <w:del w:id="19621" w:author="PR Preview" w:date="2026-01-01T00:00:00Z">
        <w:r>
          <w:delText xml:space="preserve">is the dot product of columns</w:delText>
        </w:r>
      </w:del>
      <w:del w:id="19622" w:author="PR Preview" w:date="2026-01-01T00:00:00Z">
        <w:r>
          <w:delText xml:space="preserve"> </w:delText>
        </w:r>
      </w:del>
      <m:oMath>
        <m:r>
          <m:t>i</m:t>
        </m:r>
      </m:oMath>
      <w:del w:id="19623" w:author="PR Preview" w:date="2026-01-01T00:00:00Z">
        <w:r>
          <w:delText xml:space="preserve"> </w:delText>
        </w:r>
      </w:del>
      <w:del w:id="19624" w:author="PR Preview" w:date="2026-01-01T00:00:00Z">
        <w:r>
          <w:delText xml:space="preserve">and</w:delText>
        </w:r>
      </w:del>
      <w:del w:id="19625" w:author="PR Preview" w:date="2026-01-01T00:00:00Z">
        <w:r>
          <w:delText xml:space="preserve"> </w:delText>
        </w:r>
      </w:del>
      <m:oMath>
        <m:r>
          <m:t>j</m:t>
        </m:r>
      </m:oMath>
      <w:del w:id="19626" w:author="PR Preview" w:date="2026-01-01T00:00:00Z">
        <w:r>
          <w:delText xml:space="preserve"> </w:delText>
        </w:r>
      </w:del>
      <w:del w:id="19627" w:author="PR Preview" w:date="2026-01-01T00:00:00Z">
        <w:r>
          <w:delText xml:space="preserve">of</w:delText>
        </w:r>
      </w:del>
      <w:del w:id="19628" w:author="PR Preview" w:date="2026-01-01T00:00:00Z">
        <w:r>
          <w:delText xml:space="preserve"> </w:delText>
        </w:r>
      </w:del>
      <m:oMath>
        <m:r>
          <m:rPr>
            <m:sty m:val="bi"/>
          </m:rPr>
          <m:t>U</m:t>
        </m:r>
      </m:oMath>
      <w:del w:id="19629" w:author="PR Preview" w:date="2026-01-01T00:00:00Z">
        <w:r>
          <w:delText xml:space="preserve">,</w:delText>
        </w:r>
      </w:del>
      <w:del w:id="19630" w:author="PR Preview" w:date="2026-01-01T00:00:00Z">
        <w:r>
          <w:delText xml:space="preserve"> </w:delText>
        </w:r>
      </w:del>
      <w:del w:id="19631" w:author="PR Preview" w:date="2026-01-01T00:00:00Z">
        <w:r>
          <w:delText xml:space="preserve">and those columns are</w:delText>
        </w:r>
      </w:del>
      <w:del w:id="19632" w:author="PR Preview" w:date="2026-01-01T00:00:00Z">
        <w:r>
          <w:delText xml:space="preserve"> </w:delText>
        </w:r>
      </w:del>
      <m:oMath>
        <m:sSub>
          <m:e>
            <m:limLow>
              <m:e>
                <m:r>
                  <m:t>u</m:t>
                </m:r>
              </m:e>
              <m:lim>
                <m:r>
                  <m:rPr>
                    <m:sty m:val="p"/>
                  </m:rPr>
                  <m:t>∼</m:t>
                </m:r>
              </m:lim>
            </m:limLow>
          </m:e>
          <m:sub>
            <m:r>
              <m:t>1</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f>
          <m:fPr>
            <m:type m:val="bar"/>
          </m:fPr>
          <m:num>
            <m:r>
              <m:t>1</m:t>
            </m:r>
          </m:num>
          <m:den>
            <m:rad>
              <m:radPr>
                <m:degHide m:val="on"/>
              </m:radPr>
              <m:deg/>
              <m:e>
                <m:r>
                  <m:t>2</m:t>
                </m:r>
              </m:e>
            </m:rad>
          </m:den>
        </m:f>
        <m:r>
          <m:rPr>
            <m:sty m:val="p"/>
          </m:rPr>
          <m:t>)</m:t>
        </m:r>
      </m:oMath>
      <w:del w:id="19633" w:author="PR Preview" w:date="2026-01-01T00:00:00Z">
        <w:r>
          <w:delText xml:space="preserve">,</w:delText>
        </w:r>
      </w:del>
      <w:del w:id="19634" w:author="PR Preview" w:date="2026-01-01T00:00:00Z">
        <w:r>
          <w:delText xml:space="preserve"> </w:delText>
        </w:r>
      </w:del>
      <m:oMath>
        <m:sSub>
          <m:e>
            <m:limLow>
              <m:e>
                <m:r>
                  <m:t>u</m:t>
                </m:r>
              </m:e>
              <m:lim>
                <m:r>
                  <m:rPr>
                    <m:sty m:val="p"/>
                  </m:rPr>
                  <m:t>∼</m:t>
                </m:r>
              </m:lim>
            </m:limLow>
          </m:e>
          <m:sub>
            <m:r>
              <m:t>2</m:t>
            </m:r>
          </m:sub>
        </m:sSub>
        <m:r>
          <m:rPr>
            <m:sty m:val="p"/>
          </m:rPr>
          <m:t>=</m:t>
        </m:r>
        <m:r>
          <m:rPr>
            <m:sty m:val="p"/>
          </m:rPr>
          <m:t>(</m:t>
        </m:r>
        <m:r>
          <m:t>0</m:t>
        </m:r>
        <m:r>
          <m:rPr>
            <m:sty m:val="p"/>
          </m:rPr>
          <m:t>,</m:t>
        </m:r>
        <m:r>
          <m:t>1</m:t>
        </m:r>
        <m:r>
          <m:rPr>
            <m:sty m:val="p"/>
          </m:rPr>
          <m:t>,</m:t>
        </m:r>
        <m:r>
          <m:t>0</m:t>
        </m:r>
        <m:r>
          <m:rPr>
            <m:sty m:val="p"/>
          </m:rPr>
          <m:t>)</m:t>
        </m:r>
      </m:oMath>
      <w:del w:id="19635" w:author="PR Preview" w:date="2026-01-01T00:00:00Z">
        <w:r>
          <w:delText xml:space="preserve"> </w:delText>
        </w:r>
      </w:del>
      <w:del w:id="19636" w:author="PR Preview" w:date="2026-01-01T00:00:00Z">
        <w:r>
          <w:delText xml:space="preserve">and</w:delText>
        </w:r>
      </w:del>
      <w:del w:id="19637" w:author="PR Preview" w:date="2026-01-01T00:00:00Z">
        <w:r>
          <w:delText xml:space="preserve"> </w:delText>
        </w:r>
      </w:del>
      <m:oMath>
        <m:sSub>
          <m:e>
            <m:limLow>
              <m:e>
                <m:r>
                  <m:t>u</m:t>
                </m:r>
              </m:e>
              <m:lim>
                <m:r>
                  <m:rPr>
                    <m:sty m:val="p"/>
                  </m:rPr>
                  <m:t>∼</m:t>
                </m:r>
              </m:lim>
            </m:limLow>
          </m:e>
          <m:sub>
            <m:r>
              <m:t>3</m:t>
            </m:r>
          </m:sub>
        </m:sSub>
        <m:r>
          <m:rPr>
            <m:sty m:val="p"/>
          </m:rPr>
          <m:t>=</m:t>
        </m:r>
        <m:r>
          <m:rPr>
            <m:sty m:val="p"/>
          </m:rPr>
          <m:t>(</m:t>
        </m:r>
        <m:f>
          <m:fPr>
            <m:type m:val="bar"/>
          </m:fPr>
          <m:num>
            <m:r>
              <m:t>1</m:t>
            </m:r>
          </m:num>
          <m:den>
            <m:rad>
              <m:radPr>
                <m:degHide m:val="on"/>
              </m:radPr>
              <m:deg/>
              <m:e>
                <m:r>
                  <m:t>2</m:t>
                </m:r>
              </m:e>
            </m:rad>
          </m:den>
        </m:f>
        <m:r>
          <m:rPr>
            <m:sty m:val="p"/>
          </m:rPr>
          <m:t>,</m:t>
        </m:r>
        <m:r>
          <m:t>0</m:t>
        </m:r>
        <m:r>
          <m:rPr>
            <m:sty m:val="p"/>
          </m:rPr>
          <m:t>,</m:t>
        </m:r>
        <m:r>
          <m:rPr>
            <m:sty m:val="p"/>
          </m:rPr>
          <m:t>−</m:t>
        </m:r>
        <m:f>
          <m:fPr>
            <m:type m:val="bar"/>
          </m:fPr>
          <m:num>
            <m:r>
              <m:t>1</m:t>
            </m:r>
          </m:num>
          <m:den>
            <m:rad>
              <m:radPr>
                <m:degHide m:val="on"/>
              </m:radPr>
              <m:deg/>
              <m:e>
                <m:r>
                  <m:t>2</m:t>
                </m:r>
              </m:e>
            </m:rad>
          </m:den>
        </m:f>
        <m:r>
          <m:rPr>
            <m:sty m:val="p"/>
          </m:rPr>
          <m:t>)</m:t>
        </m:r>
      </m:oMath>
      <w:del w:id="19638" w:author="PR Preview" w:date="2026-01-01T00:00:00Z">
        <w:r>
          <w:delText xml:space="preserve">:</w:delText>
        </w:r>
      </w:del>
    </w:p>
    <w:p>
      <w:pPr>
        <w:pStyle w:val="BodyText"/>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1</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2</m:t>
                  </m:r>
                </m:sub>
              </m:sSub>
              <m:r>
                <m:t>&amp;</m:t>
              </m:r>
              <m:r>
                <m:rPr>
                  <m:sty m:val="p"/>
                </m:rPr>
                <m:t>=</m:t>
              </m:r>
              <m:r>
                <m:t>0</m:t>
              </m:r>
              <m:r>
                <m:rPr>
                  <m:sty m:val="p"/>
                </m:rPr>
                <m:t>⋅</m:t>
              </m:r>
              <m:r>
                <m:t>0</m:t>
              </m:r>
              <m:r>
                <m:rPr>
                  <m:sty m:val="p"/>
                </m:rPr>
                <m:t>+</m:t>
              </m:r>
              <m:r>
                <m:t>1</m:t>
              </m:r>
              <m:r>
                <m:rPr>
                  <m:sty m:val="p"/>
                </m:rPr>
                <m:t>⋅</m:t>
              </m:r>
              <m:r>
                <m:t>1</m:t>
              </m:r>
              <m:r>
                <m:rPr>
                  <m:sty m:val="p"/>
                </m:rPr>
                <m:t>+</m:t>
              </m:r>
              <m:r>
                <m:t>0</m:t>
              </m:r>
              <m:r>
                <m:rPr>
                  <m:sty m:val="p"/>
                </m:rPr>
                <m:t>⋅</m:t>
              </m:r>
              <m:r>
                <m:t>0</m:t>
              </m:r>
              <m:r>
                <m:t>&amp;</m:t>
              </m:r>
              <m:r>
                <m:t>&amp;</m:t>
              </m:r>
              <m:r>
                <m:rPr>
                  <m:nor/>
                  <m:sty m:val="p"/>
                </m:rPr>
                <m:t>(definition of the dot product)</m:t>
              </m:r>
            </m:e>
            <m:e>
              <m:r>
                <m:t>&amp;</m:t>
              </m:r>
              <m:r>
                <m:rPr>
                  <m:sty m:val="p"/>
                </m:rPr>
                <m:t>=</m:t>
              </m:r>
              <m:r>
                <m:t>0</m:t>
              </m:r>
              <m:r>
                <m:rPr>
                  <m:sty m:val="p"/>
                </m:rPr>
                <m:t>+</m:t>
              </m:r>
              <m:r>
                <m:t>1</m:t>
              </m:r>
              <m:r>
                <m:rPr>
                  <m:sty m:val="p"/>
                </m:rPr>
                <m:t>+</m:t>
              </m:r>
              <m:r>
                <m:t>0</m:t>
              </m:r>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3</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1</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2</m:t>
                  </m:r>
                </m:sub>
              </m:sSub>
              <m:r>
                <m:t>&amp;</m:t>
              </m:r>
              <m:r>
                <m:rPr>
                  <m:sty m:val="p"/>
                </m:rPr>
                <m:t>=</m:t>
              </m:r>
              <m:f>
                <m:fPr>
                  <m:type m:val="lin"/>
                </m:fPr>
                <m:num>
                  <m:r>
                    <m:t>1</m:t>
                  </m:r>
                </m:num>
                <m:den>
                  <m:rad>
                    <m:radPr>
                      <m:degHide m:val="on"/>
                    </m:radPr>
                    <m:deg/>
                    <m:e>
                      <m:r>
                        <m:t>2</m:t>
                      </m:r>
                    </m:e>
                  </m:rad>
                </m:den>
              </m:f>
              <m:r>
                <m:rPr>
                  <m:sty m:val="p"/>
                </m:rPr>
                <m:t>⋅</m:t>
              </m:r>
              <m:r>
                <m:t>0</m:t>
              </m:r>
              <m:r>
                <m:rPr>
                  <m:sty m:val="p"/>
                </m:rPr>
                <m:t>+</m:t>
              </m:r>
              <m:r>
                <m:t>0</m:t>
              </m:r>
              <m:r>
                <m:rPr>
                  <m:sty m:val="p"/>
                </m:rPr>
                <m:t>⋅</m:t>
              </m:r>
              <m:r>
                <m:t>1</m:t>
              </m:r>
              <m:r>
                <m:rPr>
                  <m:sty m:val="p"/>
                </m:rPr>
                <m:t>+</m:t>
              </m:r>
              <m:f>
                <m:fPr>
                  <m:type m:val="lin"/>
                </m:fPr>
                <m:num>
                  <m:r>
                    <m:t>1</m:t>
                  </m:r>
                </m:num>
                <m:den>
                  <m:rad>
                    <m:radPr>
                      <m:degHide m:val="on"/>
                    </m:radPr>
                    <m:deg/>
                    <m:e>
                      <m:r>
                        <m:t>2</m:t>
                      </m:r>
                    </m:e>
                  </m:rad>
                </m:den>
              </m:f>
              <m:r>
                <m:rPr>
                  <m:sty m:val="p"/>
                </m:rPr>
                <m:t>⋅</m:t>
              </m:r>
              <m:r>
                <m:t>0</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1</m:t>
                  </m:r>
                </m:sub>
              </m:sSub>
              <m:r>
                <m:rPr>
                  <m:sty m:val="p"/>
                </m:rPr>
                <m:t>⋅</m:t>
              </m:r>
              <m:sSub>
                <m:e>
                  <m:limLow>
                    <m:e>
                      <m:r>
                        <m:t>u</m:t>
                      </m:r>
                    </m:e>
                    <m:lim>
                      <m:r>
                        <m:rPr>
                          <m:sty m:val="p"/>
                        </m:rPr>
                        <m:t>∼</m:t>
                      </m:r>
                    </m:lim>
                  </m:limLow>
                </m:e>
                <m:sub>
                  <m:r>
                    <m:t>3</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r>
                <m:rPr>
                  <m:sty m:val="p"/>
                </m:rPr>
                <m:t>+</m:t>
              </m:r>
              <m:r>
                <m:t>0</m:t>
              </m:r>
              <m:r>
                <m:rPr>
                  <m:sty m:val="p"/>
                </m:rPr>
                <m:t>⋅</m:t>
              </m:r>
              <m:r>
                <m:t>0</m:t>
              </m:r>
              <m:r>
                <m:rPr>
                  <m:sty m:val="p"/>
                </m:rPr>
                <m:t>+</m:t>
              </m:r>
              <m:f>
                <m:fPr>
                  <m:type m:val="lin"/>
                </m:fPr>
                <m:num>
                  <m:r>
                    <m:t>1</m:t>
                  </m:r>
                </m:num>
                <m:den>
                  <m:rad>
                    <m:radPr>
                      <m:degHide m:val="on"/>
                    </m:radPr>
                    <m:deg/>
                    <m:e>
                      <m:r>
                        <m:t>2</m:t>
                      </m:r>
                    </m:e>
                  </m:rad>
                </m:den>
              </m:f>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f>
                <m:fPr>
                  <m:type m:val="lin"/>
                </m:fPr>
                <m:num>
                  <m:r>
                    <m:t>1</m:t>
                  </m:r>
                </m:num>
                <m:den>
                  <m:r>
                    <m:t>2</m:t>
                  </m:r>
                </m:den>
              </m:f>
              <m:r>
                <m:rPr>
                  <m:sty m:val="p"/>
                </m:rPr>
                <m:t>+</m:t>
              </m:r>
              <m:r>
                <m:t>0</m:t>
              </m:r>
              <m:r>
                <m:rPr>
                  <m:sty m:val="p"/>
                </m:rPr>
                <m:t>−</m:t>
              </m:r>
              <m:f>
                <m:fPr>
                  <m:type m:val="lin"/>
                </m:fPr>
                <m:num>
                  <m:r>
                    <m:t>1</m:t>
                  </m:r>
                </m:num>
                <m:den>
                  <m:r>
                    <m:t>2</m:t>
                  </m:r>
                </m:den>
              </m:f>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Para>
        <m:oMathParaPr>
          <m:jc m:val="center"/>
        </m:oMathParaPr>
        <m:oMath>
          <m:eqArr>
            <m:e>
              <m:sSub>
                <m:e>
                  <m:limLow>
                    <m:e>
                      <m:r>
                        <m:t>u</m:t>
                      </m:r>
                    </m:e>
                    <m:lim>
                      <m:r>
                        <m:rPr>
                          <m:sty m:val="p"/>
                        </m:rPr>
                        <m:t>∼</m:t>
                      </m:r>
                    </m:lim>
                  </m:limLow>
                </m:e>
                <m:sub>
                  <m:r>
                    <m:t>2</m:t>
                  </m:r>
                </m:sub>
              </m:sSub>
              <m:r>
                <m:rPr>
                  <m:sty m:val="p"/>
                </m:rPr>
                <m:t>⋅</m:t>
              </m:r>
              <m:sSub>
                <m:e>
                  <m:limLow>
                    <m:e>
                      <m:r>
                        <m:t>u</m:t>
                      </m:r>
                    </m:e>
                    <m:lim>
                      <m:r>
                        <m:rPr>
                          <m:sty m:val="p"/>
                        </m:rPr>
                        <m:t>∼</m:t>
                      </m:r>
                    </m:lim>
                  </m:limLow>
                </m:e>
                <m:sub>
                  <m:r>
                    <m:t>3</m:t>
                  </m:r>
                </m:sub>
              </m:sSub>
              <m:r>
                <m:t>&amp;</m:t>
              </m:r>
              <m:r>
                <m:rPr>
                  <m:sty m:val="p"/>
                </m:rPr>
                <m:t>=</m:t>
              </m:r>
              <m:r>
                <m:t>0</m:t>
              </m:r>
              <m:r>
                <m:rPr>
                  <m:sty m:val="p"/>
                </m:rPr>
                <m:t>⋅</m:t>
              </m:r>
              <m:f>
                <m:fPr>
                  <m:type m:val="lin"/>
                </m:fPr>
                <m:num>
                  <m:r>
                    <m:t>1</m:t>
                  </m:r>
                </m:num>
                <m:den>
                  <m:rad>
                    <m:radPr>
                      <m:degHide m:val="on"/>
                    </m:radPr>
                    <m:deg/>
                    <m:e>
                      <m:r>
                        <m:t>2</m:t>
                      </m:r>
                    </m:e>
                  </m:rad>
                </m:den>
              </m:f>
              <m:r>
                <m:rPr>
                  <m:sty m:val="p"/>
                </m:rPr>
                <m:t>+</m:t>
              </m:r>
              <m:r>
                <m:t>1</m:t>
              </m:r>
              <m:r>
                <m:rPr>
                  <m:sty m:val="p"/>
                </m:rPr>
                <m:t>⋅</m:t>
              </m:r>
              <m:r>
                <m:t>0</m:t>
              </m:r>
              <m:r>
                <m:rPr>
                  <m:sty m:val="p"/>
                </m:rPr>
                <m:t>+</m:t>
              </m:r>
              <m:r>
                <m:t>0</m:t>
              </m:r>
              <m:r>
                <m:rPr>
                  <m:sty m:val="p"/>
                </m:rPr>
                <m:t>⋅</m:t>
              </m:r>
              <m:r>
                <m:t>​</m:t>
              </m:r>
              <m:d>
                <m:dPr>
                  <m:begChr m:val="("/>
                  <m:sepChr m:val=""/>
                  <m:endChr m:val=")"/>
                  <m:grow/>
                </m:dPr>
                <m:e>
                  <m:r>
                    <m:rPr>
                      <m:sty m:val="p"/>
                    </m:rPr>
                    <m:t>−</m:t>
                  </m:r>
                  <m:f>
                    <m:fPr>
                      <m:type m:val="lin"/>
                    </m:fPr>
                    <m:num>
                      <m:r>
                        <m:t>1</m:t>
                      </m:r>
                    </m:num>
                    <m:den>
                      <m:rad>
                        <m:radPr>
                          <m:degHide m:val="on"/>
                        </m:radPr>
                        <m:deg/>
                        <m:e>
                          <m:r>
                            <m:t>2</m:t>
                          </m:r>
                        </m:e>
                      </m:rad>
                    </m:den>
                  </m:f>
                </m:e>
              </m:d>
              <m:r>
                <m:t>​</m:t>
              </m:r>
              <m:r>
                <m:t>&amp;</m:t>
              </m:r>
              <m:r>
                <m:t>&amp;</m:t>
              </m:r>
              <m:r>
                <m:rPr>
                  <m:nor/>
                  <m:sty m:val="p"/>
                </m:rPr>
                <m:t>(definition of the dot product)</m:t>
              </m:r>
            </m:e>
            <m:e>
              <m:r>
                <m:t>&amp;</m:t>
              </m:r>
              <m:r>
                <m:rPr>
                  <m:sty m:val="p"/>
                </m:rPr>
                <m:t>=</m:t>
              </m:r>
              <m:r>
                <m:t>0</m:t>
              </m:r>
              <m:r>
                <m:rPr>
                  <m:sty m:val="p"/>
                </m:rPr>
                <m:t>+</m:t>
              </m:r>
              <m:r>
                <m:t>0</m:t>
              </m:r>
              <m:r>
                <m:rPr>
                  <m:sty m:val="p"/>
                </m:rPr>
                <m:t>+</m:t>
              </m:r>
              <m:r>
                <m:t>0</m:t>
              </m:r>
              <m:r>
                <m:t>&amp;</m:t>
              </m:r>
              <m:r>
                <m:t>&amp;</m:t>
              </m:r>
              <m:r>
                <m:rPr>
                  <m:nor/>
                  <m:sty m:val="p"/>
                </m:rPr>
                <m:t>(multiply)</m:t>
              </m:r>
            </m:e>
            <m:e>
              <m:r>
                <m:t>&amp;</m:t>
              </m:r>
              <m:r>
                <m:rPr>
                  <m:sty m:val="p"/>
                </m:rPr>
                <m:t>=</m:t>
              </m:r>
              <m:r>
                <m:t>0</m:t>
              </m:r>
              <m:r>
                <m:t>&amp;</m:t>
              </m:r>
              <m:r>
                <m:t>&amp;</m:t>
              </m:r>
              <m:r>
                <m:rPr>
                  <m:nor/>
                  <m:sty m:val="p"/>
                </m:rPr>
                <m:t>(add)</m:t>
              </m:r>
            </m:e>
          </m:eqArr>
        </m:oMath>
      </m:oMathPara>
    </w:p>
    <w:p>
      <w:pPr>
        <w:pStyle w:val="FirstParagraph"/>
      </w:pPr>
      <m:oMath>
        <m:r>
          <m:rPr>
            <m:sty m:val="bi"/>
          </m:rPr>
          <m:t>V</m:t>
        </m:r>
      </m:oMath>
      <w:ins w:id="19639" w:author="PR Preview" w:date="2026-01-01T00:00:00Z">
        <w:r>
          <w:t xml:space="preserve"> </w:t>
        </w:r>
      </w:ins>
      <w:ins w:id="19640" w:author="PR Preview" w:date="2026-01-01T00:00:00Z">
        <w:r>
          <w:t xml:space="preserve">is the orthogonal matrix</w:t>
        </w:r>
      </w:ins>
      <w:ins w:id="19641" w:author="PR Preview" w:date="2026-01-01T00:00:00Z">
        <w:r>
          <w:t xml:space="preserve"> </w:t>
        </w:r>
      </w:ins>
      <m:oMath>
        <m:r>
          <m:rPr>
            <m:sty m:val="bi"/>
          </m:rPr>
          <m:t>Q</m:t>
        </m:r>
      </m:oMath>
      <w:ins w:id="19642" w:author="PR Preview" w:date="2026-01-01T00:00:00Z">
        <w:r>
          <w:t xml:space="preserve"> </w:t>
        </w:r>
      </w:ins>
      <w:ins w:id="19643" w:author="PR Preview" w:date="2026-01-01T00:00:00Z">
        <w:r>
          <w:t xml:space="preserve">from</w:t>
        </w:r>
      </w:ins>
      <w:ins w:id="19644" w:author="PR Preview" w:date="2026-01-01T00:00:00Z">
        <w:r>
          <w:t xml:space="preserve"> </w:t>
        </w:r>
      </w:ins>
      <w:hyperlink w:anchor="exm-spectral">
        <w:ins w:id="19645" w:author="PR Preview" w:date="2026-01-01T00:00:00Z">
          <w:r>
            <w:rPr>
              <w:rStyle w:val="Hyperlink"/>
            </w:rPr>
            <w:t xml:space="preserve">Example 146</w:t>
          </w:r>
        </w:ins>
      </w:hyperlink>
      <w:ins w:id="19646" w:author="PR Preview" w:date="2026-01-01T00:00:00Z">
        <w:r>
          <w:t xml:space="preserve">.</w:t>
        </w:r>
      </w:ins>
      <w:ins w:id="19647" w:author="PR Preview" w:date="2026-01-01T00:00:00Z">
        <w:r>
          <w:t xml:space="preserve"> </w:t>
        </w:r>
      </w:ins>
      <m:oMath>
        <m:r>
          <m:rPr>
            <m:sty m:val="bi"/>
          </m:rPr>
          <m:t>U</m:t>
        </m:r>
      </m:oMath>
      <w:ins w:id="19648" w:author="PR Preview" w:date="2026-01-01T00:00:00Z">
        <w:r>
          <w:t xml:space="preserve"> </w:t>
        </w:r>
      </w:ins>
      <w:ins w:id="19649" w:author="PR Preview" w:date="2026-01-01T00:00:00Z">
        <w:r>
          <w:t xml:space="preserve">is orthogonal too.</w:t>
        </w:r>
      </w:ins>
      <w:ins w:id="19650" w:author="PR Preview" w:date="2026-01-01T00:00:00Z">
        <w:r>
          <w:t xml:space="preserve"> </w:t>
        </w:r>
      </w:ins>
      <w:ins w:id="19651" w:author="PR Preview" w:date="2026-01-01T00:00:00Z">
        <w:r>
          <w:t xml:space="preserve">Entry</w:t>
        </w:r>
      </w:ins>
      <w:ins w:id="19652" w:author="PR Preview" w:date="2026-01-01T00:00:00Z">
        <w:r>
          <w:t xml:space="preserve"> </w:t>
        </w:r>
      </w:ins>
      <m:oMath>
        <m:r>
          <m:rPr>
            <m:sty m:val="p"/>
          </m:rPr>
          <m:t>(</m:t>
        </m:r>
        <m:r>
          <m:t>i</m:t>
        </m:r>
        <m:r>
          <m:rPr>
            <m:sty m:val="p"/>
          </m:rPr>
          <m:t>,</m:t>
        </m:r>
        <m:r>
          <m:t>j</m:t>
        </m:r>
        <m:r>
          <m:rPr>
            <m:sty m:val="p"/>
          </m:rPr>
          <m:t>)</m:t>
        </m:r>
      </m:oMath>
      <w:ins w:id="19653" w:author="PR Preview" w:date="2026-01-01T00:00:00Z">
        <w:r>
          <w:t xml:space="preserve"> </w:t>
        </w:r>
      </w:ins>
      <w:ins w:id="19654" w:author="PR Preview" w:date="2026-01-01T00:00:00Z">
        <w:r>
          <w:t xml:space="preserve">of</w:t>
        </w:r>
      </w:ins>
      <w:ins w:id="19655" w:author="PR Preview" w:date="2026-01-01T00:00:00Z">
        <w:r>
          <w:t xml:space="preserve"> </w:t>
        </w:r>
      </w:ins>
      <m:oMath>
        <m:sSup>
          <m:e>
            <m:r>
              <m:rPr>
                <m:sty m:val="bi"/>
              </m:rPr>
              <m:t>U</m:t>
            </m:r>
          </m:e>
          <m:sup>
            <m:r>
              <m:rPr>
                <m:sty m:val="p"/>
              </m:rPr>
              <m:t>⊤</m:t>
            </m:r>
          </m:sup>
        </m:sSup>
        <m:r>
          <m:rPr>
            <m:sty m:val="bi"/>
          </m:rPr>
          <m:t>U</m:t>
        </m:r>
      </m:oMath>
      <w:ins w:id="19656" w:author="PR Preview" w:date="2026-01-01T00:00:00Z">
        <w:r>
          <w:t xml:space="preserve"> </w:t>
        </w:r>
      </w:ins>
      <w:ins w:id="19657" w:author="PR Preview" w:date="2026-01-01T00:00:00Z">
        <w:r>
          <w:t xml:space="preserve">is the dot product of columns</w:t>
        </w:r>
      </w:ins>
      <w:ins w:id="19658" w:author="PR Preview" w:date="2026-01-01T00:00:00Z">
        <w:r>
          <w:t xml:space="preserve"> </w:t>
        </w:r>
      </w:ins>
      <m:oMath>
        <m:r>
          <m:t>i</m:t>
        </m:r>
      </m:oMath>
      <w:ins w:id="19659" w:author="PR Preview" w:date="2026-01-01T00:00:00Z">
        <w:r>
          <w:t xml:space="preserve"> </w:t>
        </w:r>
      </w:ins>
      <w:ins w:id="19660" w:author="PR Preview" w:date="2026-01-01T00:00:00Z">
        <w:r>
          <w:t xml:space="preserve">and</w:t>
        </w:r>
      </w:ins>
      <w:ins w:id="19661" w:author="PR Preview" w:date="2026-01-01T00:00:00Z">
        <w:r>
          <w:t xml:space="preserve"> </w:t>
        </w:r>
      </w:ins>
      <m:oMath>
        <m:r>
          <m:t>j</m:t>
        </m:r>
      </m:oMath>
      <w:ins w:id="19662" w:author="PR Preview" w:date="2026-01-01T00:00:00Z">
        <w:r>
          <w:t xml:space="preserve"> </w:t>
        </w:r>
      </w:ins>
      <w:ins w:id="19663" w:author="PR Preview" w:date="2026-01-01T00:00:00Z">
        <w:r>
          <w:t xml:space="preserve">of</w:t>
        </w:r>
      </w:ins>
      <w:ins w:id="19664" w:author="PR Preview" w:date="2026-01-01T00:00:00Z">
        <w:r>
          <w:t xml:space="preserve"> </w:t>
        </w:r>
      </w:ins>
      <m:oMath>
        <m:r>
          <m:rPr>
            <m:sty m:val="bi"/>
          </m:rPr>
          <m:t>U</m:t>
        </m:r>
      </m:oMath>
      <w:ins w:id="19665" w:author="PR Preview" w:date="2026-01-01T00:00:00Z">
        <w:r>
          <w:t xml:space="preserve">,</w:t>
        </w:r>
      </w:ins>
      <w:ins w:id="19666" w:author="PR Preview" w:date="2026-01-01T00:00:00Z">
        <w:r>
          <w:t xml:space="preserve"> </w:t>
        </w:r>
      </w:ins>
      <w:ins w:id="19667" w:author="PR Preview" w:date="2026-01-01T00:00:00Z">
        <w:r>
          <w:t xml:space="preserve">and those columns are</w:t>
        </w:r>
      </w:ins>
      <w:ins w:id="19668" w:author="PR Preview" w:date="2026-01-01T00:00:00Z">
        <w:r>
          <w:t xml:space="preserve"> </w:t>
        </w:r>
      </w:ins>
      <w:ins w:id="19669" w:author="PR Preview" w:date="2026-01-01T00:00:00Z">
        <w:r>
          <w:t xml:space="preserve">$\mathord{\smash[b]{\underset{\raise.3ex\hbox{$\scriptstyle\sim$}}{u}}\vphantom{u}}_1 = (\frac{1}{\sqrt{2}}, 0, \frac{1}{\sqrt{2}})$</w:t>
        </w:r>
      </w:ins>
      <w:ins w:id="19670" w:author="PR Preview" w:date="2026-01-01T00:00:00Z">
        <w:r>
          <w:t xml:space="preserve">,</w:t>
        </w:r>
      </w:ins>
      <w:ins w:id="19671" w:author="PR Preview" w:date="2026-01-01T00:00:00Z">
        <w:r>
          <w:t xml:space="preserve"> </w:t>
        </w:r>
      </w:ins>
      <w:ins w:id="19672" w:author="PR Preview" w:date="2026-01-01T00:00:00Z">
        <w:r>
          <w:t xml:space="preserve">$\mathord{\smash[b]{\underset{\raise.3ex\hbox{$\scriptstyle\sim$}}{u}}\vphantom{u}}_2 = (0, 1, 0)$</w:t>
        </w:r>
      </w:ins>
      <w:ins w:id="19673" w:author="PR Preview" w:date="2026-01-01T00:00:00Z">
        <w:r>
          <w:t xml:space="preserve"> </w:t>
        </w:r>
      </w:ins>
      <w:ins w:id="19674" w:author="PR Preview" w:date="2026-01-01T00:00:00Z">
        <w:r>
          <w:t xml:space="preserve">and</w:t>
        </w:r>
      </w:ins>
      <w:ins w:id="19675" w:author="PR Preview" w:date="2026-01-01T00:00:00Z">
        <w:r>
          <w:t xml:space="preserve"> </w:t>
        </w:r>
      </w:ins>
      <w:ins w:id="19676" w:author="PR Preview" w:date="2026-01-01T00:00:00Z">
        <w:r>
          <w:t xml:space="preserve">$\mathord{\smash[b]{\underset{\raise.3ex\hbox{$\scriptstyle\sim$}}{u}}\vphantom{u}}_3 = (\frac{1}{\sqrt{2}}, 0, -\frac{1}{\sqrt{2}})$</w:t>
        </w:r>
      </w:ins>
      <w:ins w:id="19677" w:author="PR Preview" w:date="2026-01-01T00:00:00Z">
        <w:r>
          <w:t xml:space="preserve">:</w:t>
        </w:r>
      </w:ins>
    </w:p>
    <w:p>
      <w:pPr>
        <w:pStyle w:val="BodyText"/>
      </w:pPr>
      <w:ins w:id="19678" w:author="PR Preview" w:date="2026-01-01T00:00:00Z">
        <w:r>
          <w:t xml:space="preserve">$$
    \begin{aligned}
    \mathord{\smash[b]{\underset{\raise.3ex\hbox{$\scriptstyle\sim$}}{u}}\vphantom{u}}_1 \cdot \mathord{\smash[b]{\underset{\raise.3ex\hbox{$\scriptstyle\sim$}}{u}}\vphantom{u}}_1
    &amp;= \tfrac{1}{\sqrt{2}} \cdot\tfrac{1}{\sqrt{2}} + 0 \cdot 0 + \tfrac{1}{\sqrt{2}} \cdot\tfrac{1}{\sqrt{2}}
    &amp;&amp; \text{(definition of the dot product)}
    \\
    &amp;= \tfrac{1}{2} + 0 + \tfrac{1}{2}
    &amp;&amp; \text{(multiply)}
    \\
    &amp;= 1
    &amp;&amp; \text{(add)}
    \end{aligned}
    $$</w:t>
        </w:r>
      </w:ins>
    </w:p>
    <w:p>
      <w:pPr>
        <w:pStyle w:val="FirstParagraph"/>
      </w:pPr>
      <w:ins w:id="19679" w:author="PR Preview" w:date="2026-01-01T00:00:00Z">
        <w:r>
          <w:t xml:space="preserve">$$
    \begin{aligned}
    \mathord{\smash[b]{\underset{\raise.3ex\hbox{$\scriptstyle\sim$}}{u}}\vphantom{u}}_2 \cdot \mathord{\smash[b]{\underset{\raise.3ex\hbox{$\scriptstyle\sim$}}{u}}\vphantom{u}}_2
    &amp;= 0 \cdot 0 + 1 \cdot 1 + 0 \cdot 0
    &amp;&amp; \text{(definition of the dot product)}
    \\
    &amp;= 0 + 1 + 0
    &amp;&amp; \text{(multiply)}
    \\
    &amp;= 1
    &amp;&amp; \text{(add)}
    \end{aligned}
    $$</w:t>
        </w:r>
      </w:ins>
    </w:p>
    <w:p>
      <w:pPr>
        <w:pStyle w:val="FirstParagraph"/>
      </w:pPr>
      <w:ins w:id="19680" w:author="PR Preview" w:date="2026-01-01T00:00:00Z">
        <w:r>
          <w:t xml:space="preserve">$$
    \begin{aligned}
    \mathord{\smash[b]{\underset{\raise.3ex\hbox{$\scriptstyle\sim$}}{u}}\vphantom{u}}_3 \cdot \mathord{\smash[b]{\underset{\raise.3ex\hbox{$\scriptstyle\sim$}}{u}}\vphantom{u}}_3
    &amp;= \tfrac{1}{\sqrt{2}} \cdot\tfrac{1}{\sqrt{2}} + 0 \cdot 0 + \mathopen{}\left(-\tfrac{1}{\sqrt{2}}\right)\mathclose{} \cdot\mathopen{}\left(-\tfrac{1}{\sqrt{2}}\right)\mathclose{}
    &amp;&amp; \text{(definition of the dot product)}
    \\
    &amp;= \tfrac{1}{2} + 0 + \tfrac{1}{2}
    &amp;&amp; \text{(multiply)}
    \\
    &amp;= 1
    &amp;&amp; \text{(add)}
    \end{aligned}
    $$</w:t>
        </w:r>
      </w:ins>
    </w:p>
    <w:p>
      <w:pPr>
        <w:pStyle w:val="FirstParagraph"/>
      </w:pPr>
      <w:ins w:id="19681" w:author="PR Preview" w:date="2026-01-01T00:00:00Z">
        <w:r>
          <w:t xml:space="preserve">$$
    \begin{aligned}
    \mathord{\smash[b]{\underset{\raise.3ex\hbox{$\scriptstyle\sim$}}{u}}\vphantom{u}}_1 \cdot \mathord{\smash[b]{\underset{\raise.3ex\hbox{$\scriptstyle\sim$}}{u}}\vphantom{u}}_2
    &amp;= \tfrac{1}{\sqrt{2}} \cdot 0 + 0 \cdot 1 + \tfrac{1}{\sqrt{2}} \cdot 0
    &amp;&amp; \text{(definition of the dot product)}
    \\
    &amp;= 0 + 0 + 0
    &amp;&amp; \text{(multiply)}
    \\
    &amp;= 0
    &amp;&amp; \text{(add)}
    \end{aligned}
    $$</w:t>
        </w:r>
      </w:ins>
    </w:p>
    <w:p>
      <w:pPr>
        <w:pStyle w:val="FirstParagraph"/>
      </w:pPr>
      <w:ins w:id="19682" w:author="PR Preview" w:date="2026-01-01T00:00:00Z">
        <w:r>
          <w:t xml:space="preserve">$$
    \begin{aligned}
    \mathord{\smash[b]{\underset{\raise.3ex\hbox{$\scriptstyle\sim$}}{u}}\vphantom{u}}_1 \cdot \mathord{\smash[b]{\underset{\raise.3ex\hbox{$\scriptstyle\sim$}}{u}}\vphantom{u}}_3
    &amp;= \tfrac{1}{\sqrt{2}} \cdot\tfrac{1}{\sqrt{2}} + 0 \cdot 0 + \tfrac{1}{\sqrt{2}} \cdot\mathopen{}\left(-\tfrac{1}{\sqrt{2}}\right)\mathclose{}
    &amp;&amp; \text{(definition of the dot product)}
    \\
    &amp;= \tfrac{1}{2} + 0 - \tfrac{1}{2}
    &amp;&amp; \text{(multiply)}
    \\
    &amp;= 0
    &amp;&amp; \text{(add)}
    \end{aligned}
    $$</w:t>
        </w:r>
      </w:ins>
    </w:p>
    <w:p>
      <w:pPr>
        <w:pStyle w:val="FirstParagraph"/>
      </w:pPr>
      <w:ins w:id="19683" w:author="PR Preview" w:date="2026-01-01T00:00:00Z">
        <w:r>
          <w:t xml:space="preserve">$$
    \begin{aligned}
    \mathord{\smash[b]{\underset{\raise.3ex\hbox{$\scriptstyle\sim$}}{u}}\vphantom{u}}_2 \cdot \mathord{\smash[b]{\underset{\raise.3ex\hbox{$\scriptstyle\sim$}}{u}}\vphantom{u}}_3
    &amp;= 0 \cdot\tfrac{1}{\sqrt{2}} + 1 \cdot 0 + 0 \cdot\mathopen{}\left(-\tfrac{1}{\sqrt{2}}\right)\mathclose{}
    &amp;&amp; \text{(definition of the dot product)}
    \\
    &amp;= 0 + 0 + 0
    &amp;&amp; \text{(multiply)}
    \\
    &amp;= 0
    &amp;&amp; \text{(add)}
    \end{aligned}
    $$</w:t>
        </w:r>
      </w:ins>
    </w:p>
    <w:p>
      <w:pPr>
        <w:pStyle w:val="FirstParagraph"/>
      </w:pPr>
      <w:r>
        <w:t xml:space="preserve">The dot product is symmetric,</w:t>
      </w:r>
      <w:r>
        <w:t xml:space="preserve"> </w:t>
      </w:r>
      <w:r>
        <w:t xml:space="preserve">so these six values fill in all nine entries,</w:t>
      </w:r>
      <w:r>
        <w:t xml:space="preserve"> </w:t>
      </w:r>
      <w:r>
        <w:t xml:space="preserve">and</w:t>
      </w:r>
      <w:r>
        <w:t xml:space="preserve"> </w:t>
      </w:r>
      <m:oMath>
        <m:sSup>
          <m:e>
            <m:r>
              <m:rPr>
                <m:sty m:val="bi"/>
              </m:rPr>
              <m:t>U</m:t>
            </m:r>
          </m:e>
          <m:sup>
            <m:r>
              <m:rPr>
                <m:sty m:val="p"/>
              </m:rPr>
              <m:t>⊤</m:t>
            </m:r>
          </m:sup>
        </m:sSup>
        <m:r>
          <m:rPr>
            <m:sty m:val="bi"/>
          </m:rPr>
          <m:t>U</m:t>
        </m:r>
        <m:r>
          <m:rPr>
            <m:sty m:val="p"/>
          </m:rPr>
          <m:t>=</m:t>
        </m:r>
        <m:sSub>
          <m:e>
            <m:r>
              <m:rPr>
                <m:sty m:val="bi"/>
              </m:rPr>
              <m:t>I</m:t>
            </m:r>
          </m:e>
          <m:sub>
            <m:r>
              <m:t>3</m:t>
            </m:r>
          </m:sub>
        </m:sSub>
      </m:oMath>
      <w:r>
        <w:t xml:space="preserve">.</w:t>
      </w:r>
    </w:p>
    <w:p>
      <w:pPr>
        <w:pStyle w:val="BodyText"/>
      </w:pPr>
      <m:oMath>
        <m:r>
          <m:rPr>
            <m:sty m:val="bi"/>
          </m:rPr>
          <m:t>V</m:t>
        </m:r>
      </m:oMath>
      <w:r>
        <w:t xml:space="preserve"> </w:t>
      </w:r>
      <w:r>
        <w:t xml:space="preserve">is symmetric, so</w:t>
      </w:r>
      <w:r>
        <w:t xml:space="preserve"> </w:t>
      </w:r>
      <m:oMath>
        <m:sSup>
          <m:e>
            <m:r>
              <m:rPr>
                <m:sty m:val="bi"/>
              </m:rPr>
              <m:t>V</m:t>
            </m:r>
          </m:e>
          <m:sup>
            <m:r>
              <m:rPr>
                <m:sty m:val="p"/>
              </m:rPr>
              <m:t>⊤</m:t>
            </m:r>
          </m:sup>
        </m:sSup>
        <m:r>
          <m:rPr>
            <m:sty m:val="p"/>
          </m:rPr>
          <m:t>=</m:t>
        </m:r>
        <m:r>
          <m:rPr>
            <m:sty m:val="bi"/>
          </m:rPr>
          <m:t>V</m:t>
        </m:r>
      </m:oMath>
      <w:r>
        <w:t xml:space="preserve">. Then</w:t>
      </w:r>
    </w:p>
    <w:p>
      <w:pPr>
        <w:pStyle w:val="BodyText"/>
      </w:pPr>
      <m:oMathPara>
        <m:oMathParaPr>
          <m:jc m:val="center"/>
        </m:oMathParaPr>
        <m:oMath>
          <m:eqArr>
            <m:e>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0</m:t>
                        </m:r>
                        <m:r>
                          <m:rPr>
                            <m:sty m:val="p"/>
                          </m:rPr>
                          <m:t>⋅</m:t>
                        </m:r>
                        <m:r>
                          <m:t>1</m:t>
                        </m:r>
                      </m:e>
                      <m:e>
                        <m:r>
                          <m:t>2</m:t>
                        </m:r>
                        <m:r>
                          <m:rPr>
                            <m:sty m:val="p"/>
                          </m:rPr>
                          <m:t>⋅</m:t>
                        </m:r>
                        <m:r>
                          <m:t>1</m:t>
                        </m:r>
                        <m:r>
                          <m:rPr>
                            <m:sty m:val="p"/>
                          </m:rPr>
                          <m:t>+</m:t>
                        </m:r>
                        <m:r>
                          <m:t>0</m:t>
                        </m:r>
                        <m:r>
                          <m:rPr>
                            <m:sty m:val="p"/>
                          </m:rPr>
                          <m:t>⋅</m:t>
                        </m:r>
                        <m:r>
                          <m:rPr>
                            <m:sty m:val="p"/>
                          </m:rPr>
                          <m:t>(</m:t>
                        </m:r>
                        <m:r>
                          <m:rPr>
                            <m:sty m:val="p"/>
                          </m:rPr>
                          <m:t>−</m:t>
                        </m:r>
                        <m:r>
                          <m:t>1</m:t>
                        </m:r>
                        <m:r>
                          <m:rPr>
                            <m:sty m:val="p"/>
                          </m:rPr>
                          <m:t>)</m:t>
                        </m:r>
                      </m:e>
                    </m:mr>
                    <m:mr>
                      <m:e>
                        <m:r>
                          <m:t>0</m:t>
                        </m:r>
                        <m:r>
                          <m:rPr>
                            <m:sty m:val="p"/>
                          </m:rPr>
                          <m:t>⋅</m:t>
                        </m:r>
                        <m:r>
                          <m:t>1</m:t>
                        </m:r>
                        <m:r>
                          <m:rPr>
                            <m:sty m:val="p"/>
                          </m:rPr>
                          <m:t>+</m:t>
                        </m:r>
                        <m:rad>
                          <m:radPr>
                            <m:degHide m:val="on"/>
                          </m:radPr>
                          <m:deg/>
                          <m:e>
                            <m:r>
                              <m:t>2</m:t>
                            </m:r>
                          </m:e>
                        </m:rad>
                        <m:r>
                          <m:rPr>
                            <m:sty m:val="p"/>
                          </m:rPr>
                          <m:t>⋅</m:t>
                        </m:r>
                        <m:r>
                          <m:t>1</m:t>
                        </m:r>
                      </m:e>
                      <m:e>
                        <m:r>
                          <m:t>0</m:t>
                        </m:r>
                        <m:r>
                          <m:rPr>
                            <m:sty m:val="p"/>
                          </m:rPr>
                          <m:t>⋅</m:t>
                        </m:r>
                        <m:r>
                          <m:t>1</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t>1</m:t>
                        </m:r>
                        <m:r>
                          <m:rPr>
                            <m:sty m:val="p"/>
                          </m:rPr>
                          <m:t>+</m:t>
                        </m:r>
                        <m:r>
                          <m:t>0</m:t>
                        </m:r>
                        <m:r>
                          <m:rPr>
                            <m:sty m:val="p"/>
                          </m:rPr>
                          <m:t>⋅</m:t>
                        </m:r>
                        <m:r>
                          <m:t>1</m:t>
                        </m:r>
                      </m:e>
                      <m:e>
                        <m:r>
                          <m:t>0</m:t>
                        </m:r>
                        <m:r>
                          <m:rPr>
                            <m:sty m:val="p"/>
                          </m:rPr>
                          <m:t>⋅</m:t>
                        </m:r>
                        <m:r>
                          <m:t>1</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t>0</m:t>
                        </m:r>
                      </m:e>
                      <m:e>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r>
                <m:rPr>
                  <m:sty m:val="bi"/>
                </m:rPr>
                <m:t>U</m:t>
              </m:r>
              <m:r>
                <m:rPr>
                  <m:sty m:val="bi"/>
                </m:rPr>
                <m:t>D</m:t>
              </m:r>
              <m:sSup>
                <m:e>
                  <m:r>
                    <m:rPr>
                      <m:sty m:val="bi"/>
                    </m:rPr>
                    <m:t>V</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ad>
                          <m:radPr>
                            <m:degHide m:val="on"/>
                          </m:radPr>
                          <m:deg/>
                          <m:e>
                            <m:r>
                              <m:t>2</m:t>
                            </m:r>
                          </m:e>
                        </m:rad>
                      </m:e>
                      <m:e>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ad>
                          <m:radPr>
                            <m:degHide m:val="on"/>
                          </m:radPr>
                          <m:deg/>
                          <m:e>
                            <m:r>
                              <m:t>2</m:t>
                            </m:r>
                          </m:e>
                        </m:rad>
                        <m:r>
                          <m:rPr>
                            <m:sty m:val="p"/>
                          </m:rPr>
                          <m:t>+</m:t>
                        </m:r>
                        <m:r>
                          <m:t>1</m:t>
                        </m:r>
                        <m:r>
                          <m:rPr>
                            <m:sty m:val="p"/>
                          </m:rPr>
                          <m:t>⋅</m:t>
                        </m:r>
                        <m:r>
                          <m:t>1</m:t>
                        </m:r>
                        <m:r>
                          <m:rPr>
                            <m:sty m:val="p"/>
                          </m:rPr>
                          <m:t>+</m:t>
                        </m:r>
                        <m:r>
                          <m:t>0</m:t>
                        </m:r>
                        <m:r>
                          <m:rPr>
                            <m:sty m:val="p"/>
                          </m:rPr>
                          <m:t>⋅</m:t>
                        </m:r>
                        <m:r>
                          <m:t>0</m:t>
                        </m:r>
                      </m:e>
                      <m:e>
                        <m:r>
                          <m:t>0</m:t>
                        </m:r>
                        <m:r>
                          <m:rPr>
                            <m:sty m:val="p"/>
                          </m:rPr>
                          <m:t>⋅</m:t>
                        </m:r>
                        <m:rad>
                          <m:radPr>
                            <m:degHide m:val="on"/>
                          </m:radPr>
                          <m:deg/>
                          <m:e>
                            <m:r>
                              <m:t>2</m:t>
                            </m:r>
                          </m:e>
                        </m:rad>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f>
                          <m:fPr>
                            <m:type m:val="bar"/>
                          </m:fPr>
                          <m:num>
                            <m:r>
                              <m:t>1</m:t>
                            </m:r>
                          </m:num>
                          <m:den>
                            <m:rad>
                              <m:radPr>
                                <m:degHide m:val="on"/>
                              </m:radPr>
                              <m:deg/>
                              <m:e>
                                <m:r>
                                  <m:t>2</m:t>
                                </m:r>
                              </m:e>
                            </m:rad>
                          </m:den>
                        </m:f>
                        <m:r>
                          <m:rPr>
                            <m:sty m:val="p"/>
                          </m:rPr>
                          <m:t>⋅</m:t>
                        </m:r>
                        <m:rad>
                          <m:radPr>
                            <m:degHide m:val="on"/>
                          </m:radPr>
                          <m:deg/>
                          <m:e>
                            <m:r>
                              <m:t>2</m:t>
                            </m:r>
                          </m:e>
                        </m:rad>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w:t>
      </w:r>
      <w:r>
        <w:t xml:space="preserve"> </w:t>
      </w:r>
      <m:oMath>
        <m:r>
          <m:rPr>
            <m:sty m:val="bi"/>
          </m:rPr>
          <m:t>A</m:t>
        </m:r>
      </m:oMath>
      <w:r>
        <w:t xml:space="preserve"> </w:t>
      </w:r>
      <w:r>
        <w:t xml:space="preserve">has rank</w:t>
      </w:r>
      <w:r>
        <w:t xml:space="preserve"> </w:t>
      </w:r>
      <m:oMath>
        <m:r>
          <m:t>2</m:t>
        </m:r>
      </m:oMath>
      <w:r>
        <w:t xml:space="preserve">, because its two columns are linearly independent,</w:t>
      </w:r>
      <w:r>
        <w:t xml:space="preserve"> </w:t>
      </w:r>
      <w:r>
        <w:t xml:space="preserve">and its singular values are</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2"/>
    <w:bookmarkStart w:id="493" w:name="rem-svd-not-unique"/>
    <w:p>
      <w:pPr>
        <w:pStyle w:val="BodyText"/>
      </w:pPr>
      <w:r>
        <w:rPr>
          <w:i/>
          <w:iCs/>
        </w:rPr>
        <w:t xml:space="preserve">Remark 40</w:t>
      </w:r>
      <w:r>
        <w:t xml:space="preserve"> (An SVD is not unique). </w:t>
      </w:r>
      <w:r>
        <w:t xml:space="preserve">An SVD is not unique</w:t>
      </w:r>
      <w:r>
        <w:t xml:space="preserve"> </w:t>
      </w:r>
      <w:r>
        <w:t xml:space="preserve">(Banerjee and Roy 2014, chap. 12, Examples 12.2 and 12.3, p. 378)</w:t>
      </w:r>
      <w:r>
        <w:t xml:space="preserve">.</w:t>
      </w:r>
      <w:r>
        <w:t xml:space="preserve"> </w:t>
      </w:r>
      <w:r>
        <w:t xml:space="preserve">For any</w:t>
      </w:r>
      <w:r>
        <w:t xml:space="preserve"> </w:t>
      </w:r>
      <m:oMath>
        <m:r>
          <m:t>i</m:t>
        </m:r>
        <m:r>
          <m:rPr>
            <m:sty m:val="p"/>
          </m:rPr>
          <m:t>≤</m:t>
        </m:r>
        <m:r>
          <m:t>r</m:t>
        </m:r>
      </m:oMath>
      <w:r>
        <w:t xml:space="preserve">,</w:t>
      </w:r>
      <w:r>
        <w:t xml:space="preserve"> </w:t>
      </w:r>
      <w:r>
        <w:t xml:space="preserve">multiplying column</w:t>
      </w:r>
      <w:r>
        <w:t xml:space="preserve"> </w:t>
      </w:r>
      <m:oMath>
        <m:r>
          <m:t>i</m:t>
        </m:r>
      </m:oMath>
      <w:r>
        <w:t xml:space="preserve"> </w:t>
      </w:r>
      <w:r>
        <w:t xml:space="preserve">of both</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 another one.</w:t>
      </w:r>
      <w:r>
        <w:t xml:space="preserve"> </w:t>
      </w:r>
      <w:r>
        <w:t xml:space="preserve">The singular values do not depend on which SVD is chosen</w:t>
      </w:r>
      <w:r>
        <w:t xml:space="preserve"> </w:t>
      </w:r>
      <w:r>
        <w:t xml:space="preserve">(Banerjee and Roy 2014, chap. 12, pp. 371 and 378)</w:t>
      </w:r>
      <w:r>
        <w:t xml:space="preserve">.</w:t>
      </w:r>
    </w:p>
    <w:p>
      <w:pPr>
        <w:pStyle w:val="BodyText"/>
      </w:pPr>
      <w:r>
        <w:t xml:space="preserve">For example, in</w:t>
      </w:r>
      <w:r>
        <w:t xml:space="preserve"> </w:t>
      </w:r>
      <w:hyperlink w:anchor="exm-svd">
        <w:r>
          <w:rPr>
            <w:rStyle w:val="Hyperlink"/>
          </w:rPr>
          <w:t xml:space="preserve">Example 147</w:t>
        </w:r>
      </w:hyperlink>
      <w:r>
        <w:t xml:space="preserve">,</w:t>
      </w:r>
      <w:r>
        <w:t xml:space="preserve"> </w:t>
      </w:r>
      <w:r>
        <w:t xml:space="preserve">multiplying the first columns of</w:t>
      </w:r>
      <w:r>
        <w:t xml:space="preserve"> </w:t>
      </w:r>
      <m:oMath>
        <m:r>
          <m:rPr>
            <m:sty m:val="bi"/>
          </m:rPr>
          <m:t>U</m:t>
        </m:r>
      </m:oMath>
      <w:r>
        <w:t xml:space="preserve"> </w:t>
      </w:r>
      <w:r>
        <w:t xml:space="preserve">and</w:t>
      </w:r>
      <w:r>
        <w:t xml:space="preserve"> </w:t>
      </w:r>
      <m:oMath>
        <m:r>
          <m:rPr>
            <m:sty m:val="bi"/>
          </m:rPr>
          <m:t>V</m:t>
        </m:r>
      </m:oMath>
      <w:r>
        <w:t xml:space="preserve"> </w:t>
      </w:r>
      <w:r>
        <w:t xml:space="preserve">by</w:t>
      </w:r>
      <w:r>
        <w:t xml:space="preserve"> </w:t>
      </w:r>
      <m:oMath>
        <m:r>
          <m:rPr>
            <m:sty m:val="p"/>
          </m:rPr>
          <m:t>−</m:t>
        </m:r>
        <m:r>
          <m:t>1</m:t>
        </m:r>
      </m:oMath>
      <w:r>
        <w:t xml:space="preserve"> </w:t>
      </w:r>
      <w:r>
        <w:t xml:space="preserve">gives</w:t>
      </w:r>
    </w:p>
    <w:p>
      <w:pPr>
        <w:pStyle w:val="BodyText"/>
      </w:pPr>
      <m:oMathPara>
        <m:oMathParaPr>
          <m:jc m:val="center"/>
        </m:oMathParaPr>
        <m:oMath>
          <m:sSub>
            <m:e>
              <m:r>
                <m:rPr>
                  <m:sty m:val="bi"/>
                </m:rPr>
                <m:t>U</m:t>
              </m:r>
            </m:e>
            <m:sub>
              <m:r>
                <m:t>1</m:t>
              </m:r>
            </m:sub>
          </m:sSub>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r>
            <m:t>  </m:t>
          </m:r>
          <m:sSub>
            <m:e>
              <m:r>
                <m:rPr>
                  <m:sty m:val="bi"/>
                </m:rPr>
                <m:t>V</m:t>
              </m:r>
            </m:e>
            <m:sub>
              <m:r>
                <m:t>1</m:t>
              </m:r>
            </m:sub>
          </m:sSub>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oMath>
      </m:oMathPara>
    </w:p>
    <w:p>
      <w:pPr>
        <w:pStyle w:val="FirstParagraph"/>
      </w:pPr>
      <w:r>
        <w:t xml:space="preserve">Their columns are the columns of</w:t>
      </w:r>
      <w:r>
        <w:t xml:space="preserve"> </w:t>
      </w:r>
      <m:oMath>
        <m:r>
          <m:rPr>
            <m:sty m:val="bi"/>
          </m:rPr>
          <m:t>U</m:t>
        </m:r>
      </m:oMath>
      <w:r>
        <w:t xml:space="preserve"> </w:t>
      </w:r>
      <w:r>
        <w:t xml:space="preserve">and</w:t>
      </w:r>
      <w:r>
        <w:t xml:space="preserve"> </w:t>
      </w:r>
      <m:oMath>
        <m:r>
          <m:rPr>
            <m:sty m:val="bi"/>
          </m:rPr>
          <m:t>V</m:t>
        </m:r>
      </m:oMath>
      <w:r>
        <w:t xml:space="preserve">,</w:t>
      </w:r>
      <w:r>
        <w:t xml:space="preserve"> </w:t>
      </w:r>
      <w:r>
        <w:t xml:space="preserve">some multiplied by</w:t>
      </w:r>
      <w:r>
        <w:t xml:space="preserve"> </w:t>
      </w:r>
      <m:oMath>
        <m:r>
          <m:rPr>
            <m:sty m:val="p"/>
          </m:rPr>
          <m:t>−</m:t>
        </m:r>
        <m:r>
          <m:t>1</m:t>
        </m:r>
      </m:oMath>
      <w:r>
        <w:t xml:space="preserve">,</w:t>
      </w:r>
      <w:r>
        <w:t xml:space="preserve"> </w:t>
      </w:r>
      <w:r>
        <w:t xml:space="preserve">so they are still orthonormal.</w:t>
      </w:r>
      <w:r>
        <w:t xml:space="preserve"> </w:t>
      </w:r>
      <w:r>
        <w:t xml:space="preserve">With the same</w:t>
      </w:r>
      <w:r>
        <w:t xml:space="preserve"> </w:t>
      </w:r>
      <m:oMath>
        <m:r>
          <m:rPr>
            <m:sty m:val="bi"/>
          </m:rPr>
          <m:t>D</m:t>
        </m:r>
      </m:oMath>
      <w:r>
        <w:t xml:space="preserve">:</w:t>
      </w:r>
    </w:p>
    <w:p>
      <w:pPr>
        <w:pStyle w:val="BodyText"/>
      </w:pPr>
      <m:oMathPara>
        <m:oMathParaPr>
          <m:jc m:val="center"/>
        </m:oMathParaPr>
        <m:oMath>
          <m:eqArr>
            <m:e>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sSup>
                <m:e>
                  <m:r>
                    <m:t>​</m:t>
                  </m:r>
                  <m:d>
                    <m:dPr>
                      <m:begChr m:val="("/>
                      <m:sepChr m:val=""/>
                      <m:endChr m:val=")"/>
                      <m:grow/>
                    </m:dPr>
                    <m:e>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rPr>
                                    <m:sty m:val="p"/>
                                  </m:rPr>
                                  <m:t>−</m:t>
                                </m:r>
                                <m:r>
                                  <m:t>1</m:t>
                                </m:r>
                              </m:e>
                              <m:e>
                                <m:r>
                                  <m:rPr>
                                    <m:sty m:val="p"/>
                                  </m:rPr>
                                  <m:t>−</m:t>
                                </m:r>
                                <m:r>
                                  <m:t>1</m:t>
                                </m:r>
                              </m:e>
                            </m:mr>
                          </m:m>
                        </m:e>
                      </m:d>
                    </m:e>
                  </m:d>
                  <m:r>
                    <m:t>​</m:t>
                  </m:r>
                </m:e>
                <m:sup>
                  <m:r>
                    <m:rPr>
                      <m:sty m:val="p"/>
                    </m:rPr>
                    <m:t>⊤</m:t>
                  </m:r>
                </m:sup>
              </m:sSup>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(definition of the transpose)</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ad>
                          <m:radPr>
                            <m:degHide m:val="on"/>
                          </m:radPr>
                          <m:deg/>
                          <m:e>
                            <m:r>
                              <m:t>2</m:t>
                            </m:r>
                          </m:e>
                        </m:rad>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rPr>
                            <m:sty m:val="p"/>
                          </m:rPr>
                          <m:t>−</m:t>
                        </m:r>
                        <m:r>
                          <m:t>1</m:t>
                        </m:r>
                      </m:e>
                    </m:mr>
                    <m:mr>
                      <m:e>
                        <m:r>
                          <m:t>1</m:t>
                        </m:r>
                      </m:e>
                      <m:e>
                        <m:r>
                          <m:rPr>
                            <m:sty m:val="p"/>
                          </m:rPr>
                          <m:t>−</m:t>
                        </m:r>
                        <m:r>
                          <m:t>1</m:t>
                        </m:r>
                      </m:e>
                    </m:mr>
                  </m:m>
                </m:e>
              </m:d>
              <m:r>
                <m:t>&amp;</m:t>
              </m:r>
              <m:r>
                <m:t>&amp;</m:t>
              </m:r>
              <m:r>
                <m:rPr>
                  <m:nor/>
                  <m:sty m:val="p"/>
                </m:rPr>
                <m:t>(move the scalar to the front)</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2</m:t>
                        </m:r>
                        <m:r>
                          <m:rPr>
                            <m:sty m:val="p"/>
                          </m:rPr>
                          <m:t>⋅</m:t>
                        </m:r>
                        <m:r>
                          <m:rPr>
                            <m:sty m:val="p"/>
                          </m:rPr>
                          <m:t>(</m:t>
                        </m:r>
                        <m:r>
                          <m:rPr>
                            <m:sty m:val="p"/>
                          </m:rPr>
                          <m:t>−</m:t>
                        </m:r>
                        <m:r>
                          <m:t>1</m:t>
                        </m:r>
                        <m:r>
                          <m:rPr>
                            <m:sty m:val="p"/>
                          </m:rPr>
                          <m:t>)</m:t>
                        </m:r>
                        <m:r>
                          <m:rPr>
                            <m:sty m:val="p"/>
                          </m:rPr>
                          <m:t>+</m:t>
                        </m:r>
                        <m:r>
                          <m:t>0</m:t>
                        </m:r>
                        <m:r>
                          <m:rPr>
                            <m:sty m:val="p"/>
                          </m:rPr>
                          <m:t>⋅</m:t>
                        </m:r>
                        <m:r>
                          <m:t>1</m:t>
                        </m:r>
                      </m:e>
                      <m:e>
                        <m:r>
                          <m:t>2</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t>1</m:t>
                        </m:r>
                      </m:e>
                      <m:e>
                        <m:r>
                          <m:t>0</m:t>
                        </m:r>
                        <m:r>
                          <m:rPr>
                            <m:sty m:val="p"/>
                          </m:rPr>
                          <m:t>⋅</m:t>
                        </m:r>
                        <m:r>
                          <m:rPr>
                            <m:sty m:val="p"/>
                          </m:rPr>
                          <m:t>(</m:t>
                        </m:r>
                        <m:r>
                          <m:rPr>
                            <m:sty m:val="p"/>
                          </m:rPr>
                          <m:t>−</m:t>
                        </m:r>
                        <m:r>
                          <m:t>1</m:t>
                        </m:r>
                        <m:r>
                          <m:rPr>
                            <m:sty m:val="p"/>
                          </m:rPr>
                          <m:t>)</m:t>
                        </m:r>
                        <m:r>
                          <m:rPr>
                            <m:sty m:val="p"/>
                          </m:rPr>
                          <m:t>+</m:t>
                        </m:r>
                        <m:rad>
                          <m:radPr>
                            <m:degHide m:val="on"/>
                          </m:radPr>
                          <m:deg/>
                          <m:e>
                            <m:r>
                              <m:t>2</m:t>
                            </m:r>
                          </m:e>
                        </m:rad>
                        <m:r>
                          <m:rPr>
                            <m:sty m:val="p"/>
                          </m:rPr>
                          <m:t>⋅</m:t>
                        </m:r>
                        <m:r>
                          <m:rPr>
                            <m:sty m:val="p"/>
                          </m:rPr>
                          <m:t>(</m:t>
                        </m:r>
                        <m:r>
                          <m:rPr>
                            <m:sty m:val="p"/>
                          </m:rPr>
                          <m:t>−</m:t>
                        </m:r>
                        <m:r>
                          <m:t>1</m:t>
                        </m:r>
                        <m:r>
                          <m:rPr>
                            <m:sty m:val="p"/>
                          </m:rPr>
                          <m:t>)</m:t>
                        </m:r>
                      </m:e>
                    </m:mr>
                    <m:mr>
                      <m:e>
                        <m:r>
                          <m:t>0</m:t>
                        </m:r>
                        <m:r>
                          <m:rPr>
                            <m:sty m:val="p"/>
                          </m:rPr>
                          <m:t>⋅</m:t>
                        </m:r>
                        <m:r>
                          <m:rPr>
                            <m:sty m:val="p"/>
                          </m:rPr>
                          <m:t>(</m:t>
                        </m:r>
                        <m:r>
                          <m:rPr>
                            <m:sty m:val="p"/>
                          </m:rPr>
                          <m:t>−</m:t>
                        </m:r>
                        <m:r>
                          <m:t>1</m:t>
                        </m:r>
                        <m:r>
                          <m:rPr>
                            <m:sty m:val="p"/>
                          </m:rPr>
                          <m:t>)</m:t>
                        </m:r>
                        <m:r>
                          <m:rPr>
                            <m:sty m:val="p"/>
                          </m:rPr>
                          <m:t>+</m:t>
                        </m:r>
                        <m:r>
                          <m:t>0</m:t>
                        </m:r>
                        <m:r>
                          <m:rPr>
                            <m:sty m:val="p"/>
                          </m:rPr>
                          <m:t>⋅</m:t>
                        </m:r>
                        <m:r>
                          <m:t>1</m:t>
                        </m:r>
                      </m:e>
                      <m:e>
                        <m:r>
                          <m:t>0</m:t>
                        </m:r>
                        <m:r>
                          <m:rPr>
                            <m:sty m:val="p"/>
                          </m:rPr>
                          <m:t>⋅</m:t>
                        </m:r>
                        <m:r>
                          <m:rPr>
                            <m:sty m:val="p"/>
                          </m:rPr>
                          <m:t>(</m:t>
                        </m:r>
                        <m:r>
                          <m:rPr>
                            <m:sty m:val="p"/>
                          </m:rPr>
                          <m:t>−</m:t>
                        </m:r>
                        <m:r>
                          <m:t>1</m:t>
                        </m:r>
                        <m:r>
                          <m:rPr>
                            <m:sty m:val="p"/>
                          </m:rPr>
                          <m:t>)</m:t>
                        </m:r>
                        <m:r>
                          <m:rPr>
                            <m:sty m:val="p"/>
                          </m:rPr>
                          <m:t>+</m:t>
                        </m:r>
                        <m:r>
                          <m:t>0</m:t>
                        </m:r>
                        <m:r>
                          <m:rPr>
                            <m:sty m:val="p"/>
                          </m:rPr>
                          <m:t>⋅</m:t>
                        </m:r>
                        <m:r>
                          <m:rPr>
                            <m:sty m:val="p"/>
                          </m:rPr>
                          <m:t>(</m:t>
                        </m:r>
                        <m:r>
                          <m:rPr>
                            <m:sty m:val="p"/>
                          </m:rPr>
                          <m:t>−</m:t>
                        </m:r>
                        <m:r>
                          <m:t>1</m:t>
                        </m:r>
                        <m:r>
                          <m:rPr>
                            <m:sty m:val="p"/>
                          </m:rPr>
                          <m:t>)</m:t>
                        </m:r>
                      </m:e>
                    </m:mr>
                  </m:m>
                </m:e>
              </m:d>
              <m:r>
                <m:t>&amp;</m:t>
              </m:r>
              <m:r>
                <m:t>&amp;</m:t>
              </m:r>
              <m:r>
                <m:rPr>
                  <m:nor/>
                  <m:sty m:val="p"/>
                </m:rPr>
                <m:t>(definition of matrix multiplication)</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r>
                          <m:rPr>
                            <m:sty m:val="p"/>
                          </m:rPr>
                          <m:t>+</m:t>
                        </m:r>
                        <m:r>
                          <m:t>0</m:t>
                        </m:r>
                      </m:e>
                      <m:e>
                        <m:r>
                          <m:rPr>
                            <m:sty m:val="p"/>
                          </m:rPr>
                          <m:t>−</m:t>
                        </m:r>
                        <m:r>
                          <m:t>2</m:t>
                        </m:r>
                        <m:r>
                          <m:rPr>
                            <m:sty m:val="p"/>
                          </m:rPr>
                          <m:t>+</m:t>
                        </m:r>
                        <m:r>
                          <m:t>0</m:t>
                        </m:r>
                      </m:e>
                    </m:mr>
                    <m:mr>
                      <m:e>
                        <m:r>
                          <m:t>0</m:t>
                        </m:r>
                        <m:r>
                          <m:rPr>
                            <m:sty m:val="p"/>
                          </m:rPr>
                          <m:t>+</m:t>
                        </m:r>
                        <m:rad>
                          <m:radPr>
                            <m:degHide m:val="on"/>
                          </m:radPr>
                          <m:deg/>
                          <m:e>
                            <m:r>
                              <m:t>2</m:t>
                            </m:r>
                          </m:e>
                        </m:rad>
                      </m:e>
                      <m:e>
                        <m:r>
                          <m:t>0</m:t>
                        </m:r>
                        <m:r>
                          <m:rPr>
                            <m:sty m:val="p"/>
                          </m:rPr>
                          <m:t>−</m:t>
                        </m:r>
                        <m:rad>
                          <m:radPr>
                            <m:degHide m:val="on"/>
                          </m:radPr>
                          <m:deg/>
                          <m:e>
                            <m:r>
                              <m:t>2</m:t>
                            </m:r>
                          </m:e>
                        </m:rad>
                      </m:e>
                    </m:mr>
                    <m:mr>
                      <m:e>
                        <m:r>
                          <m:t>0</m:t>
                        </m:r>
                        <m:r>
                          <m:rPr>
                            <m:sty m:val="p"/>
                          </m:rPr>
                          <m:t>+</m:t>
                        </m:r>
                        <m:r>
                          <m:t>0</m:t>
                        </m:r>
                      </m:e>
                      <m:e>
                        <m:r>
                          <m:t>0</m:t>
                        </m:r>
                        <m:r>
                          <m:rPr>
                            <m:sty m:val="p"/>
                          </m:rPr>
                          <m:t>+</m:t>
                        </m:r>
                        <m:r>
                          <m:t>0</m:t>
                        </m:r>
                      </m:e>
                    </m:mr>
                  </m:m>
                </m:e>
              </m:d>
              <m:r>
                <m:t>&amp;</m:t>
              </m:r>
              <m:r>
                <m:t>&amp;</m:t>
              </m:r>
              <m:r>
                <m:rPr>
                  <m:nor/>
                  <m:sty m:val="p"/>
                </m:rPr>
                <m:t>(multiply)</m:t>
              </m:r>
            </m:e>
            <m:e>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rPr>
                            <m:sty m:val="p"/>
                          </m:rPr>
                          <m:t>−</m:t>
                        </m:r>
                        <m:r>
                          <m:t>2</m:t>
                        </m:r>
                      </m:e>
                      <m:e>
                        <m:r>
                          <m:rPr>
                            <m:sty m:val="p"/>
                          </m:rPr>
                          <m:t>−</m:t>
                        </m:r>
                        <m:r>
                          <m:t>2</m:t>
                        </m:r>
                      </m:e>
                    </m:mr>
                    <m:mr>
                      <m:e>
                        <m:rad>
                          <m:radPr>
                            <m:degHide m:val="on"/>
                          </m:radPr>
                          <m:deg/>
                          <m:e>
                            <m:r>
                              <m:t>2</m:t>
                            </m:r>
                          </m:e>
                        </m:rad>
                      </m:e>
                      <m:e>
                        <m:r>
                          <m:rPr>
                            <m:sty m:val="p"/>
                          </m:rPr>
                          <m:t>−</m:t>
                        </m:r>
                        <m:rad>
                          <m:radPr>
                            <m:degHide m:val="on"/>
                          </m:radPr>
                          <m:deg/>
                          <m:e>
                            <m:r>
                              <m:t>2</m:t>
                            </m:r>
                          </m:e>
                        </m:rad>
                      </m:e>
                    </m:mr>
                    <m:mr>
                      <m:e>
                        <m:r>
                          <m:t>0</m:t>
                        </m:r>
                      </m:e>
                      <m:e>
                        <m:r>
                          <m:t>0</m:t>
                        </m:r>
                      </m:e>
                    </m:mr>
                  </m:m>
                </m:e>
              </m:d>
              <m:r>
                <m:t>&amp;</m:t>
              </m:r>
              <m:r>
                <m:t>&amp;</m:t>
              </m:r>
              <m:r>
                <m:rPr>
                  <m:nor/>
                  <m:sty m:val="p"/>
                </m:rPr>
                <m:t>(add)</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(divide by </m:t>
              </m:r>
              <m:rad>
                <m:radPr>
                  <m:degHide m:val="on"/>
                </m:radPr>
                <m:deg/>
                <m:e>
                  <m:r>
                    <m:t>2</m:t>
                  </m:r>
                </m:e>
              </m:rad>
              <m:r>
                <m:rPr>
                  <m:nor/>
                  <m:sty m:val="p"/>
                </m:rPr>
                <m:t>)</m:t>
              </m:r>
            </m:e>
          </m:eqArr>
        </m:oMath>
      </m:oMathPara>
    </w:p>
    <w:p>
      <w:pPr>
        <w:pStyle w:val="FirstParagraph"/>
      </w:pPr>
      <w:r>
        <w:t xml:space="preserve">and</w:t>
      </w:r>
    </w:p>
    <w:p>
      <w:pPr>
        <w:pStyle w:val="BodyText"/>
      </w:pPr>
      <m:oMathPara>
        <m:oMathParaPr>
          <m:jc m:val="center"/>
        </m:oMathParaPr>
        <m:oMath>
          <m:eqArr>
            <m:e>
              <m:sSub>
                <m:e>
                  <m:r>
                    <m:rPr>
                      <m:sty m:val="bi"/>
                    </m:rPr>
                    <m:t>U</m:t>
                  </m:r>
                </m:e>
                <m:sub>
                  <m:r>
                    <m:t>1</m:t>
                  </m:r>
                </m:sub>
              </m:sSub>
              <m:r>
                <m:rPr>
                  <m:sty m:val="bi"/>
                </m:rPr>
                <m:t>D</m:t>
              </m:r>
              <m:sSup>
                <m:e>
                  <m:sSub>
                    <m:e>
                      <m:r>
                        <m:rPr>
                          <m:sty m:val="bi"/>
                        </m:rPr>
                        <m:t>V</m:t>
                      </m:r>
                    </m:e>
                    <m:sub>
                      <m:r>
                        <m:t>1</m:t>
                      </m:r>
                    </m:sub>
                  </m:sSub>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rPr>
                            <m:sty m:val="p"/>
                          </m:rPr>
                          <m:t>−</m:t>
                        </m:r>
                        <m:f>
                          <m:fPr>
                            <m:type m:val="bar"/>
                          </m:fPr>
                          <m:num>
                            <m:r>
                              <m:t>1</m:t>
                            </m:r>
                          </m:num>
                          <m:den>
                            <m:rad>
                              <m:radPr>
                                <m:degHide m:val="on"/>
                              </m:radPr>
                              <m:deg/>
                              <m:e>
                                <m:r>
                                  <m:t>2</m:t>
                                </m:r>
                              </m:e>
                            </m:rad>
                          </m:den>
                        </m:f>
                      </m:e>
                      <m:e>
                        <m:r>
                          <m:t>0</m:t>
                        </m:r>
                      </m:e>
                      <m:e>
                        <m:f>
                          <m:fPr>
                            <m:type m:val="bar"/>
                          </m:fPr>
                          <m:num>
                            <m:r>
                              <m:t>1</m:t>
                            </m:r>
                          </m:num>
                          <m:den>
                            <m:rad>
                              <m:radPr>
                                <m:degHide m:val="on"/>
                              </m:radPr>
                              <m:deg/>
                              <m:e>
                                <m:r>
                                  <m:t>2</m:t>
                                </m:r>
                              </m:e>
                            </m:rad>
                          </m:den>
                        </m:f>
                      </m:e>
                    </m:mr>
                    <m:mr>
                      <m:e>
                        <m:r>
                          <m:t>0</m:t>
                        </m:r>
                      </m:e>
                      <m:e>
                        <m:r>
                          <m:t>1</m:t>
                        </m:r>
                      </m:e>
                      <m:e>
                        <m:r>
                          <m:t>0</m:t>
                        </m:r>
                      </m:e>
                    </m:mr>
                    <m:mr>
                      <m:e>
                        <m:r>
                          <m:rPr>
                            <m:sty m:val="p"/>
                          </m:rPr>
                          <m:t>−</m:t>
                        </m:r>
                        <m:f>
                          <m:fPr>
                            <m:type m:val="bar"/>
                          </m:fPr>
                          <m:num>
                            <m:r>
                              <m:t>1</m:t>
                            </m:r>
                          </m:num>
                          <m:den>
                            <m:rad>
                              <m:radPr>
                                <m:degHide m:val="on"/>
                              </m:radPr>
                              <m:deg/>
                              <m:e>
                                <m:r>
                                  <m:t>2</m:t>
                                </m:r>
                              </m:e>
                            </m:rad>
                          </m:den>
                        </m:f>
                      </m:e>
                      <m:e>
                        <m:r>
                          <m:t>0</m:t>
                        </m:r>
                      </m:e>
                      <m:e>
                        <m:r>
                          <m:rPr>
                            <m:sty m:val="p"/>
                          </m:rPr>
                          <m:t>−</m:t>
                        </m:r>
                        <m:f>
                          <m:fPr>
                            <m:type m:val="bar"/>
                          </m:fPr>
                          <m:num>
                            <m:r>
                              <m:t>1</m:t>
                            </m:r>
                          </m:num>
                          <m:den>
                            <m:rad>
                              <m:radPr>
                                <m:degHide m:val="on"/>
                              </m:radPr>
                              <m:deg/>
                              <m:e>
                                <m:r>
                                  <m:t>2</m:t>
                                </m:r>
                              </m:e>
                            </m:rad>
                          </m:den>
                        </m:f>
                      </m:e>
                    </m:mr>
                  </m:m>
                </m:e>
              </m:d>
              <m:d>
                <m:dPr>
                  <m:begChr m:val="["/>
                  <m:sepChr m:val=""/>
                  <m:endChr m:val="]"/>
                  <m:grow/>
                </m:dPr>
                <m:e>
                  <m:m>
                    <m:mPr>
                      <m:baseJc m:val="center"/>
                      <m:plcHide m:val="on"/>
                      <m:mcs>
                        <m:mc>
                          <m:mcPr>
                            <m:mcJc m:val="center"/>
                            <m:count m:val="1"/>
                          </m:mcPr>
                        </m:mc>
                        <m:mc>
                          <m:mcPr>
                            <m:mcJc m:val="center"/>
                            <m:count m:val="1"/>
                          </m:mcPr>
                        </m:mc>
                      </m:mcs>
                    </m:mPr>
                    <m:mr>
                      <m:e>
                        <m:r>
                          <m:rPr>
                            <m:sty m:val="p"/>
                          </m:rPr>
                          <m:t>−</m:t>
                        </m:r>
                        <m:rad>
                          <m:radPr>
                            <m:degHide m:val="on"/>
                          </m:radPr>
                          <m:deg/>
                          <m:e>
                            <m:r>
                              <m:t>2</m:t>
                            </m:r>
                          </m:e>
                        </m:rad>
                      </m:e>
                      <m:e>
                        <m:r>
                          <m:rPr>
                            <m:sty m:val="p"/>
                          </m:rPr>
                          <m:t>−</m:t>
                        </m:r>
                        <m:rad>
                          <m:radPr>
                            <m:degHide m:val="on"/>
                          </m:radPr>
                          <m:deg/>
                          <m:e>
                            <m:r>
                              <m:t>2</m:t>
                            </m:r>
                          </m:e>
                        </m:rad>
                      </m:e>
                    </m:mr>
                    <m:mr>
                      <m:e>
                        <m:r>
                          <m:t>1</m:t>
                        </m:r>
                      </m:e>
                      <m:e>
                        <m:r>
                          <m:rPr>
                            <m:sty m:val="p"/>
                          </m:rPr>
                          <m:t>−</m:t>
                        </m:r>
                        <m:r>
                          <m:t>1</m:t>
                        </m:r>
                      </m:e>
                    </m:mr>
                    <m:mr>
                      <m:e>
                        <m:r>
                          <m:t>0</m:t>
                        </m:r>
                      </m:e>
                      <m:e>
                        <m:r>
                          <m:t>0</m:t>
                        </m:r>
                      </m:e>
                    </m:mr>
                  </m:m>
                </m:e>
              </m:d>
              <m:r>
                <m:t>&amp;</m:t>
              </m:r>
              <m:r>
                <m:t>&amp;</m:t>
              </m:r>
              <m:r>
                <m:rPr>
                  <m:nor/>
                  <m:sty m:val="p"/>
                </m:rPr>
                <m:t>(substitute)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r>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t>1</m:t>
                        </m:r>
                        <m:r>
                          <m:rPr>
                            <m:sty m:val="p"/>
                          </m:rPr>
                          <m:t>+</m:t>
                        </m:r>
                        <m:r>
                          <m:t>0</m:t>
                        </m:r>
                        <m:r>
                          <m:rPr>
                            <m:sty m:val="p"/>
                          </m:rPr>
                          <m:t>⋅</m:t>
                        </m:r>
                        <m:r>
                          <m:t>0</m:t>
                        </m:r>
                      </m:e>
                      <m:e>
                        <m:r>
                          <m:t>0</m:t>
                        </m:r>
                        <m:r>
                          <m:rPr>
                            <m:sty m:val="p"/>
                          </m:rPr>
                          <m:t>⋅</m:t>
                        </m:r>
                        <m:r>
                          <m:t>​</m:t>
                        </m:r>
                        <m:d>
                          <m:dPr>
                            <m:begChr m:val="("/>
                            <m:sepChr m:val=""/>
                            <m:endChr m:val=")"/>
                            <m:grow/>
                          </m:dPr>
                          <m:e>
                            <m:r>
                              <m:rPr>
                                <m:sty m:val="p"/>
                              </m:rPr>
                              <m:t>−</m:t>
                            </m:r>
                            <m:rad>
                              <m:radPr>
                                <m:degHide m:val="on"/>
                              </m:radPr>
                              <m:deg/>
                              <m:e>
                                <m:r>
                                  <m:t>2</m:t>
                                </m:r>
                              </m:e>
                            </m:rad>
                          </m:e>
                        </m:d>
                        <m:r>
                          <m:t>​</m:t>
                        </m:r>
                        <m:r>
                          <m:rPr>
                            <m:sty m:val="p"/>
                          </m:rPr>
                          <m:t>+</m:t>
                        </m:r>
                        <m:r>
                          <m:t>1</m:t>
                        </m:r>
                        <m:r>
                          <m:rPr>
                            <m:sty m:val="p"/>
                          </m:rPr>
                          <m:t>⋅</m:t>
                        </m:r>
                        <m:r>
                          <m:rPr>
                            <m:sty m:val="p"/>
                          </m:rPr>
                          <m:t>(</m:t>
                        </m:r>
                        <m:r>
                          <m:rPr>
                            <m:sty m:val="p"/>
                          </m:rPr>
                          <m:t>−</m:t>
                        </m:r>
                        <m:r>
                          <m:t>1</m:t>
                        </m:r>
                        <m:r>
                          <m:rPr>
                            <m:sty m:val="p"/>
                          </m:rPr>
                          <m:t>)</m:t>
                        </m:r>
                        <m:r>
                          <m:rPr>
                            <m:sty m:val="p"/>
                          </m:rPr>
                          <m:t>+</m:t>
                        </m:r>
                        <m:r>
                          <m:t>0</m:t>
                        </m:r>
                        <m:r>
                          <m:rPr>
                            <m:sty m:val="p"/>
                          </m:rPr>
                          <m:t>⋅</m:t>
                        </m:r>
                        <m:r>
                          <m:t>0</m:t>
                        </m:r>
                      </m:e>
                    </m:mr>
                    <m:mr>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t>1</m:t>
                        </m:r>
                        <m:r>
                          <m:rPr>
                            <m:sty m:val="p"/>
                          </m:rPr>
                          <m:t>−</m:t>
                        </m:r>
                        <m:f>
                          <m:fPr>
                            <m:type m:val="bar"/>
                          </m:fPr>
                          <m:num>
                            <m:r>
                              <m:t>1</m:t>
                            </m:r>
                          </m:num>
                          <m:den>
                            <m:rad>
                              <m:radPr>
                                <m:degHide m:val="on"/>
                              </m:radPr>
                              <m:deg/>
                              <m:e>
                                <m:r>
                                  <m:t>2</m:t>
                                </m:r>
                              </m:e>
                            </m:rad>
                          </m:den>
                        </m:f>
                        <m:r>
                          <m:rPr>
                            <m:sty m:val="p"/>
                          </m:rPr>
                          <m:t>⋅</m:t>
                        </m:r>
                        <m:r>
                          <m:t>0</m:t>
                        </m:r>
                      </m:e>
                      <m:e>
                        <m:r>
                          <m:rPr>
                            <m:sty m:val="p"/>
                          </m:rPr>
                          <m:t>−</m:t>
                        </m:r>
                        <m:f>
                          <m:fPr>
                            <m:type m:val="bar"/>
                          </m:fPr>
                          <m:num>
                            <m:r>
                              <m:t>1</m:t>
                            </m:r>
                          </m:num>
                          <m:den>
                            <m:rad>
                              <m:radPr>
                                <m:degHide m:val="on"/>
                              </m:radPr>
                              <m:deg/>
                              <m:e>
                                <m:r>
                                  <m:t>2</m:t>
                                </m:r>
                              </m:e>
                            </m:rad>
                          </m:den>
                        </m:f>
                        <m:r>
                          <m:rPr>
                            <m:sty m:val="p"/>
                          </m:rPr>
                          <m:t>⋅</m:t>
                        </m:r>
                        <m:r>
                          <m:t>​</m:t>
                        </m:r>
                        <m:d>
                          <m:dPr>
                            <m:begChr m:val="("/>
                            <m:sepChr m:val=""/>
                            <m:endChr m:val=")"/>
                            <m:grow/>
                          </m:dPr>
                          <m:e>
                            <m:r>
                              <m:rPr>
                                <m:sty m:val="p"/>
                              </m:rPr>
                              <m:t>−</m:t>
                            </m:r>
                            <m:rad>
                              <m:radPr>
                                <m:degHide m:val="on"/>
                              </m:radPr>
                              <m:deg/>
                              <m:e>
                                <m:r>
                                  <m:t>2</m:t>
                                </m:r>
                              </m:e>
                            </m:rad>
                          </m:e>
                        </m:d>
                        <m:r>
                          <m:t>​</m:t>
                        </m:r>
                        <m:r>
                          <m:rPr>
                            <m:sty m:val="p"/>
                          </m:rPr>
                          <m:t>+</m:t>
                        </m:r>
                        <m:r>
                          <m:t>0</m:t>
                        </m:r>
                        <m:r>
                          <m:rPr>
                            <m:sty m:val="p"/>
                          </m:rPr>
                          <m:t>⋅</m:t>
                        </m:r>
                        <m:r>
                          <m:rPr>
                            <m:sty m:val="p"/>
                          </m:rPr>
                          <m:t>(</m:t>
                        </m:r>
                        <m:r>
                          <m:rPr>
                            <m:sty m:val="p"/>
                          </m:rPr>
                          <m:t>−</m:t>
                        </m:r>
                        <m:r>
                          <m:t>1</m:t>
                        </m:r>
                        <m:r>
                          <m:rPr>
                            <m:sty m:val="p"/>
                          </m:rPr>
                          <m:t>)</m:t>
                        </m:r>
                        <m:r>
                          <m:rPr>
                            <m:sty m:val="p"/>
                          </m:rPr>
                          <m:t>−</m:t>
                        </m:r>
                        <m:f>
                          <m:fPr>
                            <m:type m:val="bar"/>
                          </m:fPr>
                          <m:num>
                            <m:r>
                              <m:t>1</m:t>
                            </m:r>
                          </m:num>
                          <m:den>
                            <m:rad>
                              <m:radPr>
                                <m:degHide m:val="on"/>
                              </m:radPr>
                              <m:deg/>
                              <m:e>
                                <m:r>
                                  <m:t>2</m:t>
                                </m:r>
                              </m:e>
                            </m:rad>
                          </m:den>
                        </m:f>
                        <m:r>
                          <m:rPr>
                            <m:sty m:val="p"/>
                          </m:rPr>
                          <m:t>⋅</m:t>
                        </m:r>
                        <m:r>
                          <m:t>0</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0</m:t>
                        </m:r>
                        <m:r>
                          <m:rPr>
                            <m:sty m:val="p"/>
                          </m:rPr>
                          <m:t>+</m:t>
                        </m:r>
                        <m:r>
                          <m:t>0</m:t>
                        </m:r>
                      </m:e>
                      <m:e>
                        <m:r>
                          <m:t>1</m:t>
                        </m:r>
                        <m:r>
                          <m:rPr>
                            <m:sty m:val="p"/>
                          </m:rPr>
                          <m:t>+</m:t>
                        </m:r>
                        <m:r>
                          <m:t>0</m:t>
                        </m:r>
                        <m:r>
                          <m:rPr>
                            <m:sty m:val="p"/>
                          </m:rPr>
                          <m:t>+</m:t>
                        </m:r>
                        <m:r>
                          <m:t>0</m:t>
                        </m:r>
                      </m:e>
                    </m:mr>
                    <m:mr>
                      <m:e>
                        <m:r>
                          <m:t>0</m:t>
                        </m:r>
                        <m:r>
                          <m:rPr>
                            <m:sty m:val="p"/>
                          </m:rPr>
                          <m:t>+</m:t>
                        </m:r>
                        <m:r>
                          <m:t>1</m:t>
                        </m:r>
                        <m:r>
                          <m:rPr>
                            <m:sty m:val="p"/>
                          </m:rPr>
                          <m:t>+</m:t>
                        </m:r>
                        <m:r>
                          <m:t>0</m:t>
                        </m:r>
                      </m:e>
                      <m:e>
                        <m:r>
                          <m:t>0</m:t>
                        </m:r>
                        <m:r>
                          <m:rPr>
                            <m:sty m:val="p"/>
                          </m:rPr>
                          <m:t>−</m:t>
                        </m:r>
                        <m:r>
                          <m:t>1</m:t>
                        </m:r>
                        <m:r>
                          <m:rPr>
                            <m:sty m:val="p"/>
                          </m:rPr>
                          <m:t>+</m:t>
                        </m:r>
                        <m:r>
                          <m:t>0</m:t>
                        </m:r>
                      </m:e>
                    </m:mr>
                    <m:mr>
                      <m:e>
                        <m:r>
                          <m:t>1</m:t>
                        </m:r>
                        <m:r>
                          <m:rPr>
                            <m:sty m:val="p"/>
                          </m:rPr>
                          <m:t>+</m:t>
                        </m:r>
                        <m:r>
                          <m:t>0</m:t>
                        </m:r>
                        <m:r>
                          <m:rPr>
                            <m:sty m:val="p"/>
                          </m:rPr>
                          <m:t>−</m:t>
                        </m:r>
                        <m:r>
                          <m:t>0</m:t>
                        </m:r>
                      </m:e>
                      <m:e>
                        <m:r>
                          <m:t>1</m:t>
                        </m:r>
                        <m:r>
                          <m:rPr>
                            <m:sty m:val="p"/>
                          </m:rPr>
                          <m:t>+</m:t>
                        </m:r>
                        <m:r>
                          <m:t>0</m:t>
                        </m:r>
                        <m:r>
                          <m:rPr>
                            <m:sty m:val="p"/>
                          </m:rPr>
                          <m:t>−</m:t>
                        </m:r>
                        <m:r>
                          <m:t>0</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(add)</m:t>
              </m:r>
            </m:e>
          </m:eqArr>
        </m:oMath>
      </m:oMathPara>
    </w:p>
    <w:p>
      <w:pPr>
        <w:pStyle w:val="FirstParagraph"/>
      </w:pPr>
      <w:r>
        <w:t xml:space="preserve">which is</w:t>
      </w:r>
      <w:r>
        <w:t xml:space="preserve"> </w:t>
      </w:r>
      <m:oMath>
        <m:r>
          <m:rPr>
            <m:sty m:val="bi"/>
          </m:rPr>
          <m:t>A</m:t>
        </m:r>
      </m:oMath>
      <w:r>
        <w:t xml:space="preserve"> </w:t>
      </w:r>
      <w:r>
        <w:t xml:space="preserve">again.</w:t>
      </w:r>
      <w:r>
        <w:t xml:space="preserve"> </w:t>
      </w:r>
      <w:r>
        <w:t xml:space="preserve">Both SVDs have the singular values</w:t>
      </w:r>
      <w:r>
        <w:t xml:space="preserve"> </w:t>
      </w:r>
      <m:oMath>
        <m:sSub>
          <m:e>
            <m:r>
              <m:t>σ</m:t>
            </m:r>
          </m:e>
          <m:sub>
            <m:r>
              <m:t>1</m:t>
            </m:r>
          </m:sub>
        </m:sSub>
        <m:r>
          <m:rPr>
            <m:sty m:val="p"/>
          </m:rPr>
          <m:t>=</m:t>
        </m:r>
        <m:r>
          <m:t>2</m:t>
        </m:r>
      </m:oMath>
      <w:r>
        <w:t xml:space="preserve"> </w:t>
      </w:r>
      <w:r>
        <w:t xml:space="preserve">and</w:t>
      </w:r>
      <w:r>
        <w:t xml:space="preserve"> </w:t>
      </w:r>
      <m:oMath>
        <m:sSub>
          <m:e>
            <m:r>
              <m:t>σ</m:t>
            </m:r>
          </m:e>
          <m:sub>
            <m:r>
              <m:t>2</m:t>
            </m:r>
          </m:sub>
        </m:sSub>
        <m:r>
          <m:rPr>
            <m:sty m:val="p"/>
          </m:rPr>
          <m:t>=</m:t>
        </m:r>
        <m:rad>
          <m:radPr>
            <m:degHide m:val="on"/>
          </m:radPr>
          <m:deg/>
          <m:e>
            <m:r>
              <m:t>2</m:t>
            </m:r>
          </m:e>
        </m:rad>
      </m:oMath>
      <w:r>
        <w:t xml:space="preserve">.</w:t>
      </w:r>
    </w:p>
    <w:bookmarkEnd w:id="493"/>
    <w:bookmarkStart w:id="494" w:name="rem-svd-zero-singular-values"/>
    <w:p>
      <w:pPr>
        <w:pStyle w:val="BodyText"/>
      </w:pPr>
      <w:r>
        <w:rPr>
          <w:i/>
          <w:iCs/>
        </w:rPr>
        <w:t xml:space="preserve">Remark 41</w:t>
      </w:r>
      <w:r>
        <w:t xml:space="preserve"> (Counting zero singular values). </w:t>
      </w:r>
      <w:r>
        <w:t xml:space="preserve">Some texts, and R’s</w:t>
      </w:r>
      <w:r>
        <w:t xml:space="preserve"> </w:t>
      </w:r>
      <w:r>
        <w:rPr>
          <w:rStyle w:val="VerbatimChar"/>
        </w:rPr>
        <w:t xml:space="preserve">svd()</w:t>
      </w:r>
      <w:r>
        <w:t xml:space="preserve">,</w:t>
      </w:r>
      <w:r>
        <w:t xml:space="preserve"> </w:t>
      </w:r>
      <w:r>
        <w:t xml:space="preserve">also count</w:t>
      </w:r>
      <w:r>
        <w:t xml:space="preserve"> </w:t>
      </w:r>
      <m:oMath>
        <m:r>
          <m:rPr>
            <m:sty m:val="p"/>
          </m:rPr>
          <m:t>min</m:t>
        </m:r>
        <m:r>
          <m:rPr>
            <m:sty m:val="p"/>
          </m:rPr>
          <m:t>(</m:t>
        </m:r>
        <m:r>
          <m:t>n</m:t>
        </m:r>
        <m:r>
          <m:rPr>
            <m:sty m:val="p"/>
          </m:rPr>
          <m:t>,</m:t>
        </m:r>
        <m:r>
          <m:t>p</m:t>
        </m:r>
        <m:r>
          <m:rPr>
            <m:sty m:val="p"/>
          </m:rPr>
          <m:t>)</m:t>
        </m:r>
        <m:r>
          <m:rPr>
            <m:sty m:val="p"/>
          </m:rPr>
          <m:t>−</m:t>
        </m:r>
        <m:r>
          <m:t>r</m:t>
        </m:r>
      </m:oMath>
      <w:r>
        <w:t xml:space="preserve"> </w:t>
      </w:r>
      <w:r>
        <w:t xml:space="preserve">singular values equal to</w:t>
      </w:r>
      <w:r>
        <w:t xml:space="preserve"> </w:t>
      </w:r>
      <m:oMath>
        <m:r>
          <m:t>0</m:t>
        </m:r>
      </m:oMath>
      <w:r>
        <w:t xml:space="preserve">,</w:t>
      </w:r>
      <w:r>
        <w:t xml:space="preserve"> </w:t>
      </w:r>
      <w:r>
        <w:t xml:space="preserve">so that every</w:t>
      </w:r>
      <w:r>
        <w:t xml:space="preserve"> </w:t>
      </w:r>
      <m:oMath>
        <m:r>
          <m:t>n</m:t>
        </m:r>
        <m:r>
          <m:rPr>
            <m:sty m:val="p"/>
          </m:rPr>
          <m:t>×</m:t>
        </m:r>
        <m:r>
          <m:t>p</m:t>
        </m:r>
      </m:oMath>
      <w:r>
        <w:t xml:space="preserve"> </w:t>
      </w:r>
      <w:r>
        <w:t xml:space="preserve">matrix has</w:t>
      </w:r>
      <w:r>
        <w:t xml:space="preserve"> </w:t>
      </w:r>
      <m:oMath>
        <m:r>
          <m:rPr>
            <m:sty m:val="p"/>
          </m:rPr>
          <m:t>min</m:t>
        </m:r>
        <m:r>
          <m:rPr>
            <m:sty m:val="p"/>
          </m:rPr>
          <m:t>(</m:t>
        </m:r>
        <m:r>
          <m:t>n</m:t>
        </m:r>
        <m:r>
          <m:rPr>
            <m:sty m:val="p"/>
          </m:rPr>
          <m:t>,</m:t>
        </m:r>
        <m:r>
          <m:t>p</m:t>
        </m:r>
        <m:r>
          <m:rPr>
            <m:sty m:val="p"/>
          </m:rPr>
          <m:t>)</m:t>
        </m:r>
      </m:oMath>
      <w:r>
        <w:t xml:space="preserve"> </w:t>
      </w:r>
      <w:r>
        <w:t xml:space="preserve">singular values.</w:t>
      </w:r>
    </w:p>
    <w:p>
      <w:pPr>
        <w:pStyle w:val="BodyText"/>
      </w:pPr>
      <w:r>
        <w:t xml:space="preserve">For example,</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0</m:t>
                  </m:r>
                </m:e>
              </m:mr>
            </m:m>
          </m:e>
        </m:d>
      </m:oMath>
      <w:r>
        <w:t xml:space="preserve"> </w:t>
      </w:r>
      <w:r>
        <w:t xml:space="preserve">has rank</w:t>
      </w:r>
      <w:r>
        <w:t xml:space="preserve"> </w:t>
      </w:r>
      <m:oMath>
        <m:r>
          <m:t>r</m:t>
        </m:r>
        <m:r>
          <m:rPr>
            <m:sty m:val="p"/>
          </m:rPr>
          <m:t>=</m:t>
        </m:r>
        <m:r>
          <m:t>1</m:t>
        </m:r>
      </m:oMath>
      <w:r>
        <w:t xml:space="preserve">.</w:t>
      </w:r>
      <w:r>
        <w:t xml:space="preserve"> </w:t>
      </w:r>
      <w:r>
        <w:t xml:space="preserve">Taking</w:t>
      </w:r>
    </w:p>
    <w:p>
      <w:pPr>
        <w:pStyle w:val="BodyText"/>
      </w:pPr>
      <m:oMathPara>
        <m:oMathParaPr>
          <m:jc m:val="center"/>
        </m:oMathParaPr>
        <m:oMath>
          <m:eqArr>
            <m:e>
              <m:r>
                <m:rPr>
                  <m:sty m:val="bi"/>
                </m:rPr>
                <m:t>U</m:t>
              </m:r>
              <m:r>
                <m:t>&amp;</m:t>
              </m:r>
              <m:r>
                <m:rPr>
                  <m:sty m:val="p"/>
                </m:rPr>
                <m:t>=</m:t>
              </m:r>
              <m:r>
                <m:rPr>
                  <m:sty m:val="bi"/>
                </m:rPr>
                <m:t>V</m:t>
              </m:r>
            </m:e>
            <m:e>
              <m:r>
                <m:t>&amp;</m:t>
              </m:r>
              <m:r>
                <m:rPr>
                  <m:sty m:val="p"/>
                </m:rPr>
                <m:t>=</m:t>
              </m:r>
              <m:sSub>
                <m:e>
                  <m:r>
                    <m:rPr>
                      <m:sty m:val="bi"/>
                    </m:rPr>
                    <m:t>I</m:t>
                  </m:r>
                </m:e>
                <m:sub>
                  <m:r>
                    <m:t>2</m:t>
                  </m:r>
                </m:sub>
              </m:sSub>
            </m:e>
          </m:eqArr>
        </m:oMath>
      </m:oMathPara>
    </w:p>
    <w:p>
      <w:pPr>
        <w:pStyle w:val="FirstParagraph"/>
      </w:pPr>
      <w:r>
        <w:t xml:space="preserve">and</w:t>
      </w:r>
      <w:r>
        <w:t xml:space="preserve"> </w:t>
      </w:r>
      <m:oMath>
        <m:r>
          <m:rPr>
            <m:sty m:val="bi"/>
          </m:rPr>
          <m:t>D</m:t>
        </m:r>
        <m:r>
          <m:rPr>
            <m:sty m:val="p"/>
          </m:rPr>
          <m:t>=</m:t>
        </m:r>
        <m:r>
          <m:rPr>
            <m:sty m:val="bi"/>
          </m:rPr>
          <m:t>B</m:t>
        </m:r>
      </m:oMath>
      <w:r>
        <w:t xml:space="preserve"> </w:t>
      </w:r>
      <w:r>
        <w:t xml:space="preserve">gives an SVD</w:t>
      </w:r>
      <w:r>
        <w:t xml:space="preserve"> </w:t>
      </w:r>
      <m:oMath>
        <m:r>
          <m:rPr>
            <m:sty m:val="bi"/>
          </m:rPr>
          <m:t>B</m:t>
        </m:r>
        <m:r>
          <m:rPr>
            <m:sty m:val="p"/>
          </m:rPr>
          <m:t>=</m:t>
        </m:r>
        <m:sSub>
          <m:e>
            <m:r>
              <m:rPr>
                <m:sty m:val="bi"/>
              </m:rPr>
              <m:t>I</m:t>
            </m:r>
          </m:e>
          <m:sub>
            <m:r>
              <m:t>2</m:t>
            </m:r>
          </m:sub>
        </m:sSub>
        <m:r>
          <m:rPr>
            <m:sty m:val="bi"/>
          </m:rPr>
          <m:t>B</m:t>
        </m:r>
        <m:sSup>
          <m:e>
            <m:sSub>
              <m:e>
                <m:r>
                  <m:rPr>
                    <m:sty m:val="bi"/>
                  </m:rPr>
                  <m:t>I</m:t>
                </m:r>
              </m:e>
              <m:sub>
                <m:r>
                  <m:t>2</m:t>
                </m:r>
              </m:sub>
            </m:sSub>
          </m:e>
          <m:sup>
            <m:r>
              <m:rPr>
                <m:sty m:val="p"/>
              </m:rPr>
              <m:t>⊤</m:t>
            </m:r>
          </m:sup>
        </m:sSup>
      </m:oMath>
      <w:r>
        <w:t xml:space="preserve">,</w:t>
      </w:r>
      <w:r>
        <w:t xml:space="preserve"> </w:t>
      </w:r>
      <w:r>
        <w:t xml:space="preserve">so by</w:t>
      </w:r>
      <w:r>
        <w:t xml:space="preserve"> </w:t>
      </w:r>
      <w:hyperlink w:anchor="def-singular-values">
        <w:r>
          <w:rPr>
            <w:rStyle w:val="Hyperlink"/>
          </w:rPr>
          <w:t xml:space="preserve">Definition 99</w:t>
        </w:r>
      </w:hyperlink>
      <w:r>
        <w:t xml:space="preserve">,</w:t>
      </w:r>
      <w:r>
        <w:t xml:space="preserve"> </w:t>
      </w:r>
      <m:oMath>
        <m:r>
          <m:rPr>
            <m:sty m:val="bi"/>
          </m:rPr>
          <m:t>B</m:t>
        </m:r>
      </m:oMath>
      <w:r>
        <w:t xml:space="preserve"> </w:t>
      </w:r>
      <w:r>
        <w:t xml:space="preserve">has one singular value,</w:t>
      </w:r>
      <w:r>
        <w:t xml:space="preserve"> </w:t>
      </w:r>
      <m:oMath>
        <m:sSub>
          <m:e>
            <m:r>
              <m:t>σ</m:t>
            </m:r>
          </m:e>
          <m:sub>
            <m:r>
              <m:t>1</m:t>
            </m:r>
          </m:sub>
        </m:sSub>
        <m:r>
          <m:rPr>
            <m:sty m:val="p"/>
          </m:rPr>
          <m:t>=</m:t>
        </m:r>
        <m:r>
          <m:t>3</m:t>
        </m:r>
      </m:oMath>
      <w:r>
        <w:t xml:space="preserve">.</w:t>
      </w:r>
      <w:r>
        <w:t xml:space="preserve"> </w:t>
      </w:r>
      <w:r>
        <w:t xml:space="preserve">R’s</w:t>
      </w:r>
      <w:r>
        <w:t xml:space="preserve"> </w:t>
      </w:r>
      <w:r>
        <w:rPr>
          <w:rStyle w:val="VerbatimChar"/>
        </w:rPr>
        <w:t xml:space="preserve">svd()</w:t>
      </w:r>
      <w:r>
        <w:t xml:space="preserve"> </w:t>
      </w:r>
      <w:r>
        <w:t xml:space="preserve">reports</w:t>
      </w:r>
      <w:r>
        <w:t xml:space="preserve"> </w:t>
      </w:r>
      <m:oMath>
        <m:r>
          <m:rPr>
            <m:sty m:val="p"/>
          </m:rPr>
          <m:t>min</m:t>
        </m:r>
        <m:r>
          <m:rPr>
            <m:sty m:val="p"/>
          </m:rPr>
          <m:t>(</m:t>
        </m:r>
        <m:r>
          <m:t>2</m:t>
        </m:r>
        <m:r>
          <m:rPr>
            <m:sty m:val="p"/>
          </m:rPr>
          <m:t>,</m:t>
        </m:r>
        <m:r>
          <m:t>2</m:t>
        </m:r>
        <m:r>
          <m:rPr>
            <m:sty m:val="p"/>
          </m:rPr>
          <m:t>)</m:t>
        </m:r>
        <m:r>
          <m:rPr>
            <m:sty m:val="p"/>
          </m:rPr>
          <m:t>=</m:t>
        </m:r>
        <m:r>
          <m:t>2</m:t>
        </m:r>
      </m:oMath>
      <w:r>
        <w:t xml:space="preserve"> </w:t>
      </w:r>
      <w:r>
        <w:t xml:space="preserve">singular values for</w:t>
      </w:r>
      <w:r>
        <w:t xml:space="preserve"> </w:t>
      </w:r>
      <m:oMath>
        <m:r>
          <m:rPr>
            <m:sty m:val="bi"/>
          </m:rPr>
          <m:t>B</m:t>
        </m:r>
      </m:oMath>
      <w:r>
        <w:t xml:space="preserve">:</w:t>
      </w:r>
      <w:r>
        <w:t xml:space="preserve"> </w:t>
      </w:r>
      <m:oMath>
        <m:r>
          <m:t>3</m:t>
        </m:r>
      </m:oMath>
      <w:r>
        <w:t xml:space="preserve"> </w:t>
      </w:r>
      <w:r>
        <w:t xml:space="preserve">and</w:t>
      </w:r>
      <w:r>
        <w:t xml:space="preserve"> </w:t>
      </w:r>
      <m:oMath>
        <m:r>
          <m:t>0</m:t>
        </m:r>
      </m:oMath>
      <w:r>
        <w:t xml:space="preserve">.</w:t>
      </w:r>
    </w:p>
    <w:bookmarkEnd w:id="494"/>
    <w:bookmarkStart w:id="495" w:name="thm-svd-evd"/>
    <w:p>
      <w:pPr>
        <w:pStyle w:val="BodyText"/>
      </w:pPr>
      <w:r>
        <w:rPr>
          <w:b/>
          <w:bCs/>
        </w:rPr>
        <w:t xml:space="preserve">Theorem 79 (An SVD gives an eigendecomposition of</w:t>
      </w:r>
      <w:r>
        <w:rPr>
          <w:b/>
          <w:bCs/>
        </w:rPr>
        <w:t xml:space="preserve"> </w:t>
      </w:r>
      <m:oMath>
        <m:sSup>
          <m:e>
            <m:r>
              <m:rPr>
                <m:sty m:val="bi"/>
              </m:rPr>
              <m:t>A</m:t>
            </m:r>
          </m:e>
          <m:sup>
            <m:r>
              <m:rPr>
                <m:sty m:val="p"/>
              </m:rPr>
              <m:t>⊤</m:t>
            </m:r>
          </m:sup>
        </m:sSup>
        <m:r>
          <m:rPr>
            <m:sty m:val="bi"/>
          </m:rPr>
          <m:t>A</m:t>
        </m:r>
      </m:oMath>
      <w:r>
        <w:rPr>
          <w:b/>
          <w:bCs/>
        </w:rPr>
        <w:t xml:space="preserve">)</w:t>
      </w:r>
      <w:r>
        <w:t xml:space="preserve"> </w:t>
      </w:r>
      <w:r>
        <w:t xml:space="preserve">Let</w:t>
      </w:r>
      <w:r>
        <w:t xml:space="preserve"> </w:t>
      </w:r>
      <m:oMath>
        <m:r>
          <m:rPr>
            <m:sty m:val="bi"/>
          </m:rPr>
          <m:t>A</m:t>
        </m:r>
        <m:r>
          <m:rPr>
            <m:sty m:val="p"/>
          </m:rPr>
          <m:t>=</m:t>
        </m:r>
        <m:r>
          <m:rPr>
            <m:sty m:val="bi"/>
          </m:rPr>
          <m:t>U</m:t>
        </m:r>
        <m:r>
          <m:rPr>
            <m:sty m:val="bi"/>
          </m:rPr>
          <m:t>D</m:t>
        </m:r>
        <m:sSup>
          <m:e>
            <m:r>
              <m:rPr>
                <m:sty m:val="bi"/>
              </m:rPr>
              <m:t>V</m:t>
            </m:r>
          </m:e>
          <m:sup>
            <m:r>
              <m:rPr>
                <m:sty m:val="p"/>
              </m:rPr>
              <m:t>⊤</m:t>
            </m:r>
          </m:sup>
        </m:sSup>
      </m:oMath>
      <w:r>
        <w:t xml:space="preserve"> </w:t>
      </w:r>
      <w:r>
        <w:t xml:space="preserve">be a singular value decomposition (</w:t>
      </w:r>
      <w:hyperlink w:anchor="def-svd">
        <w:r>
          <w:rPr>
            <w:rStyle w:val="Hyperlink"/>
          </w:rPr>
          <w:t xml:space="preserve">Definition 98</w:t>
        </w:r>
      </w:hyperlink>
      <w:r>
        <w:t xml:space="preserve">) of an</w:t>
      </w:r>
      <w:r>
        <w:t xml:space="preserve"> </w:t>
      </w:r>
      <m:oMath>
        <m:r>
          <m:t>n</m:t>
        </m:r>
        <m:r>
          <m:rPr>
            <m:sty m:val="p"/>
          </m:rPr>
          <m:t>×</m:t>
        </m:r>
        <m:r>
          <m:t>p</m:t>
        </m:r>
      </m:oMath>
      <w:r>
        <w:t xml:space="preserve"> </w:t>
      </w:r>
      <w:r>
        <w:t xml:space="preserve">matrix</w:t>
      </w:r>
      <w:r>
        <w:t xml:space="preserve"> </w:t>
      </w:r>
      <m:oMath>
        <m:r>
          <m:rPr>
            <m:sty m:val="bi"/>
          </m:rPr>
          <m:t>A</m:t>
        </m:r>
      </m:oMath>
      <w:r>
        <w:t xml:space="preserve"> </w:t>
      </w:r>
      <w:r>
        <w:t xml:space="preserve">with singular values</w:t>
      </w:r>
      <w:r>
        <w:t xml:space="preserve"> </w:t>
      </w:r>
      <m:oMath>
        <m:sSub>
          <m:e>
            <m:r>
              <m:t>σ</m:t>
            </m:r>
          </m:e>
          <m:sub>
            <m:r>
              <m:t>1</m:t>
            </m:r>
          </m:sub>
        </m:sSub>
        <m:r>
          <m:rPr>
            <m:sty m:val="p"/>
          </m:rPr>
          <m:t>,</m:t>
        </m:r>
        <m:r>
          <m:rPr>
            <m:sty m:val="p"/>
          </m:rPr>
          <m:t>…</m:t>
        </m:r>
        <m:r>
          <m:rPr>
            <m:sty m:val="p"/>
          </m:rPr>
          <m:t>,</m:t>
        </m:r>
        <m:sSub>
          <m:e>
            <m:r>
              <m:t>σ</m:t>
            </m:r>
          </m:e>
          <m:sub>
            <m:r>
              <m:t>r</m:t>
            </m:r>
          </m:sub>
        </m:sSub>
      </m:oMath>
      <w:r>
        <w:t xml:space="preserve">.</w:t>
      </w:r>
      <w:r>
        <w:t xml:space="preserve"> </w:t>
      </w:r>
      <w:r>
        <w:t xml:space="preserve">Then</w:t>
      </w:r>
      <w:r>
        <w:t xml:space="preserve"> </w:t>
      </w:r>
      <m:oMath>
        <m:sSup>
          <m:e>
            <m:r>
              <m:rPr>
                <m:sty m:val="bi"/>
              </m:rPr>
              <m:t>A</m:t>
            </m:r>
          </m:e>
          <m:sup>
            <m:r>
              <m:rPr>
                <m:sty m:val="p"/>
              </m:rPr>
              <m:t>⊤</m:t>
            </m:r>
          </m:sup>
        </m:sSup>
        <m:r>
          <m:rPr>
            <m:sty m:val="bi"/>
          </m:rPr>
          <m:t>A</m:t>
        </m:r>
      </m:oMath>
      <w:r>
        <w:t xml:space="preserve"> </w:t>
      </w:r>
      <w:r>
        <w:t xml:space="preserve">is symmetric (</w:t>
      </w:r>
      <w:hyperlink w:anchor="def-symmetric-matrix">
        <w:r>
          <w:rPr>
            <w:rStyle w:val="Hyperlink"/>
          </w:rPr>
          <w:t xml:space="preserve">Definition 82</w:t>
        </w:r>
      </w:hyperlink>
      <w:r>
        <w:t xml:space="preserve">), and</w:t>
      </w:r>
    </w:p>
    <w:p>
      <w:pPr>
        <w:pStyle w:val="BodyText"/>
      </w:pPr>
      <m:oMathPara>
        <m:oMathParaPr>
          <m:jc m:val="center"/>
        </m:oMathParaPr>
        <m:oMath>
          <m:limLow>
            <m:e>
              <m:limLow>
                <m:e>
                  <m:sSup>
                    <m:e>
                      <m:r>
                        <m:rPr>
                          <m:sty m:val="bi"/>
                        </m:rPr>
                        <m:t>A</m:t>
                      </m:r>
                    </m:e>
                    <m:sup>
                      <m:r>
                        <m:rPr>
                          <m:sty m:val="p"/>
                        </m:rPr>
                        <m:t>⊤</m:t>
                      </m:r>
                    </m:sup>
                  </m:sSup>
                  <m:r>
                    <m:rPr>
                      <m:sty m:val="bi"/>
                    </m:rPr>
                    <m:t>A</m:t>
                  </m:r>
                </m:e>
                <m:lim>
                  <m:r>
                    <m:rPr>
                      <m:sty m:val="p"/>
                    </m:rPr>
                    <m:t>⏟</m:t>
                  </m:r>
                </m:lim>
              </m:limLow>
            </m:e>
            <m:lim>
              <m:r>
                <m:t>p</m:t>
              </m:r>
              <m:r>
                <m:rPr>
                  <m:sty m:val="p"/>
                </m:rPr>
                <m:t>×</m:t>
              </m:r>
              <m:r>
                <m:t>p</m:t>
              </m:r>
            </m:lim>
          </m:limLow>
          <m:r>
            <m:rPr>
              <m:sty m:val="p"/>
            </m:rPr>
            <m:t>=</m:t>
          </m:r>
          <m:limLow>
            <m:e>
              <m:limLow>
                <m:e>
                  <m:r>
                    <m:rPr>
                      <m:sty m:val="bi"/>
                    </m:rPr>
                    <m:t>V</m:t>
                  </m:r>
                </m:e>
                <m:lim>
                  <m:r>
                    <m:rPr>
                      <m:sty m:val="p"/>
                    </m:rPr>
                    <m:t>⏟</m:t>
                  </m:r>
                </m:lim>
              </m:limLow>
            </m:e>
            <m:lim>
              <m:r>
                <m:t>p</m:t>
              </m:r>
              <m:r>
                <m:rPr>
                  <m:sty m:val="p"/>
                </m:rPr>
                <m:t>×</m:t>
              </m:r>
              <m:r>
                <m:t>p</m:t>
              </m:r>
            </m:lim>
          </m:limLow>
          <m:r>
            <m:t> </m:t>
          </m:r>
          <m:limLow>
            <m:e>
              <m:limLow>
                <m:e>
                  <m:r>
                    <m:rPr>
                      <m:sty m:val="b"/>
                    </m:rPr>
                    <m:t>Λ</m:t>
                  </m:r>
                </m:e>
                <m:lim>
                  <m:r>
                    <m:rPr>
                      <m:sty m:val="p"/>
                    </m:rPr>
                    <m:t>⏟</m:t>
                  </m:r>
                </m:lim>
              </m:limLow>
            </m:e>
            <m:lim>
              <m:r>
                <m:t>p</m:t>
              </m:r>
              <m:r>
                <m:rPr>
                  <m:sty m:val="p"/>
                </m:rPr>
                <m:t>×</m:t>
              </m:r>
              <m:r>
                <m:t>p</m:t>
              </m:r>
            </m:lim>
          </m:limLow>
          <m:r>
            <m:t> </m:t>
          </m:r>
          <m:limLow>
            <m:e>
              <m:limLow>
                <m:e>
                  <m:sSup>
                    <m:e>
                      <m:r>
                        <m:rPr>
                          <m:sty m:val="bi"/>
                        </m:rPr>
                        <m:t>V</m:t>
                      </m:r>
                    </m:e>
                    <m:sup>
                      <m:r>
                        <m:rPr>
                          <m:sty m:val="p"/>
                        </m:rPr>
                        <m:t>⊤</m:t>
                      </m:r>
                    </m:sup>
                  </m:sSup>
                </m:e>
                <m:lim>
                  <m:r>
                    <m:rPr>
                      <m:sty m:val="p"/>
                    </m:rPr>
                    <m:t>⏟</m:t>
                  </m:r>
                </m:lim>
              </m:limLow>
            </m:e>
            <m:lim>
              <m:r>
                <m:t>p</m:t>
              </m:r>
              <m:r>
                <m:rPr>
                  <m:sty m:val="p"/>
                </m:rPr>
                <m:t>×</m:t>
              </m:r>
              <m:r>
                <m:t>p</m:t>
              </m:r>
            </m:lim>
          </m:limLow>
        </m:oMath>
      </m:oMathPara>
    </w:p>
    <w:p>
      <w:pPr>
        <w:pStyle w:val="FirstParagraph"/>
      </w:pPr>
      <w:r>
        <w:t xml:space="preserve">where</w:t>
      </w:r>
      <w:r>
        <w:t xml:space="preserve"> </w:t>
      </w:r>
      <m:oMath>
        <m:r>
          <m:rPr>
            <m:sty m:val="b"/>
          </m:rPr>
          <m:t>Λ</m:t>
        </m:r>
        <m:limUpp>
          <m:e>
            <m:r>
              <m:rPr>
                <m:sty m:val="p"/>
              </m:rPr>
              <m:t>=</m:t>
            </m:r>
          </m:e>
          <m:lim>
            <m:r>
              <m:rPr>
                <m:nor/>
                <m:sty m:val="p"/>
              </m:rPr>
              <m:t>def</m:t>
            </m:r>
          </m:lim>
        </m:limUpp>
        <m:sSup>
          <m:e>
            <m:r>
              <m:rPr>
                <m:sty m:val="bi"/>
              </m:rPr>
              <m:t>D</m:t>
            </m:r>
          </m:e>
          <m:sup>
            <m:r>
              <m:rPr>
                <m:sty m:val="p"/>
              </m:rPr>
              <m:t>⊤</m:t>
            </m:r>
          </m:sup>
        </m:sSup>
        <m:r>
          <m:rPr>
            <m:sty m:val="bi"/>
          </m:rPr>
          <m:t>D</m:t>
        </m:r>
      </m:oMath>
      <w:r>
        <w:t xml:space="preserve"> </w:t>
      </w:r>
      <w:r>
        <w:t xml:space="preserve">is the</w:t>
      </w:r>
      <w:r>
        <w:t xml:space="preserve"> </w:t>
      </w:r>
      <m:oMath>
        <m:r>
          <m:t>p</m:t>
        </m:r>
        <m:r>
          <m:rPr>
            <m:sty m:val="p"/>
          </m:rPr>
          <m:t>×</m:t>
        </m:r>
        <m:r>
          <m:t>p</m:t>
        </m:r>
      </m:oMath>
      <w:r>
        <w:t xml:space="preserve"> </w:t>
      </w:r>
      <w:r>
        <w:t xml:space="preserve">diagonal matrix</w:t>
      </w:r>
      <w:r>
        <w:t xml:space="preserve"> </w:t>
      </w:r>
      <w:r>
        <w:t xml:space="preserve">whose</w:t>
      </w:r>
      <w:r>
        <w:t xml:space="preserve"> </w:t>
      </w:r>
      <m:oMath>
        <m:r>
          <m:t>i</m:t>
        </m:r>
      </m:oMath>
      <w:r>
        <w:t xml:space="preserve">-th diagonal entry</w:t>
      </w:r>
      <w:r>
        <w:t xml:space="preserve"> </w:t>
      </w:r>
      <m:oMath>
        <m:sSub>
          <m:e>
            <m:r>
              <m:t>λ</m:t>
            </m:r>
          </m:e>
          <m:sub>
            <m:r>
              <m:t>i</m:t>
            </m:r>
          </m:sub>
        </m:sSub>
      </m:oMath>
      <w:r>
        <w:t xml:space="preserve"> </w:t>
      </w:r>
      <w:r>
        <w:t xml:space="preserve">is</w:t>
      </w:r>
      <w:r>
        <w:t xml:space="preserve"> </w:t>
      </w:r>
      <m:oMath>
        <m:sSubSup>
          <m:e>
            <m:r>
              <m:t>σ</m:t>
            </m:r>
          </m:e>
          <m:sub>
            <m:r>
              <m:t>i</m:t>
            </m:r>
          </m:sub>
          <m:sup>
            <m:r>
              <m:t>2</m:t>
            </m:r>
          </m:sup>
        </m:sSubSup>
      </m:oMath>
      <w:r>
        <w:t xml:space="preserve"> </w:t>
      </w:r>
      <w:r>
        <w:t xml:space="preserve">for</w:t>
      </w:r>
      <w:r>
        <w:t xml:space="preserve"> </w:t>
      </w:r>
      <m:oMath>
        <m:r>
          <m:t>i</m:t>
        </m:r>
        <m:r>
          <m:rPr>
            <m:sty m:val="p"/>
          </m:rPr>
          <m:t>≤</m:t>
        </m:r>
        <m:r>
          <m:t>r</m:t>
        </m:r>
      </m:oMath>
      <w:r>
        <w:t xml:space="preserve"> </w:t>
      </w:r>
      <w:r>
        <w:t xml:space="preserve">and</w:t>
      </w:r>
      <w:r>
        <w:t xml:space="preserve"> </w:t>
      </w:r>
      <m:oMath>
        <m:r>
          <m:t>0</m:t>
        </m:r>
      </m:oMath>
      <w:r>
        <w:t xml:space="preserve"> </w:t>
      </w:r>
      <w:r>
        <w:t xml:space="preserve">for</w:t>
      </w:r>
      <w:r>
        <w:t xml:space="preserve"> </w:t>
      </w:r>
      <m:oMath>
        <m:r>
          <m:t>i</m:t>
        </m:r>
        <m:r>
          <m:rPr>
            <m:sty m:val="p"/>
          </m:rPr>
          <m:t>&gt;</m:t>
        </m:r>
        <m:r>
          <m:t>r</m:t>
        </m:r>
      </m:oMath>
      <w:r>
        <w:t xml:space="preserve">.</w:t>
      </w:r>
      <w:r>
        <w:t xml:space="preserve"> </w:t>
      </w:r>
      <w:r>
        <w:t xml:space="preserve">So</w:t>
      </w:r>
      <w:r>
        <w:t xml:space="preserve"> </w:t>
      </w:r>
      <m:oMath>
        <m:r>
          <m:rPr>
            <m:sty m:val="bi"/>
          </m:rPr>
          <m:t>V</m:t>
        </m:r>
        <m:r>
          <m:rPr>
            <m:sty m:val="b"/>
          </m:rPr>
          <m:t>Λ</m:t>
        </m:r>
        <m:sSup>
          <m:e>
            <m:r>
              <m:rPr>
                <m:sty m:val="bi"/>
              </m:rPr>
              <m:t>V</m:t>
            </m:r>
          </m:e>
          <m:sup>
            <m:r>
              <m:rPr>
                <m:sty m:val="p"/>
              </m:rPr>
              <m:t>⊤</m:t>
            </m:r>
          </m:sup>
        </m:sSup>
      </m:oMath>
      <w:r>
        <w:t xml:space="preserve"> </w:t>
      </w:r>
      <w:r>
        <w:t xml:space="preserve">is an eigendecomposition</w:t>
      </w:r>
      <w:r>
        <w:t xml:space="preserve"> </w:t>
      </w:r>
      <w:r>
        <w:t xml:space="preserve">(</w:t>
      </w:r>
      <w:hyperlink w:anchor="def-eigendecomposition">
        <w:r>
          <w:rPr>
            <w:rStyle w:val="Hyperlink"/>
          </w:rPr>
          <w:t xml:space="preserve">Definition 97</w:t>
        </w:r>
      </w:hyperlink>
      <w:r>
        <w:t xml:space="preserve">) of</w:t>
      </w:r>
      <w:r>
        <w:t xml:space="preserve"> </w:t>
      </w:r>
      <m:oMath>
        <m:sSup>
          <m:e>
            <m:r>
              <m:rPr>
                <m:sty m:val="bi"/>
              </m:rPr>
              <m:t>A</m:t>
            </m:r>
          </m:e>
          <m:sup>
            <m:r>
              <m:rPr>
                <m:sty m:val="p"/>
              </m:rPr>
              <m:t>⊤</m:t>
            </m:r>
          </m:sup>
        </m:sSup>
        <m:r>
          <m:rPr>
            <m:sty m:val="bi"/>
          </m:rPr>
          <m:t>A</m:t>
        </m:r>
      </m:oMath>
      <w:r>
        <w:t xml:space="preserve">:</w:t>
      </w:r>
      <w:r>
        <w:t xml:space="preserve"> </w:t>
      </w:r>
      <w:r>
        <w:t xml:space="preserve">column</w:t>
      </w:r>
      <w:r>
        <w:t xml:space="preserve"> </w:t>
      </w:r>
      <m:oMath>
        <m:r>
          <m:t>i</m:t>
        </m:r>
      </m:oMath>
      <w:r>
        <w:t xml:space="preserve"> </w:t>
      </w:r>
      <w:r>
        <w:t xml:space="preserve">of</w:t>
      </w:r>
      <w:r>
        <w:t xml:space="preserve"> </w:t>
      </w:r>
      <m:oMath>
        <m:r>
          <m:rPr>
            <m:sty m:val="bi"/>
          </m:rPr>
          <m:t>V</m:t>
        </m:r>
      </m:oMath>
      <w:r>
        <w:t xml:space="preserve"> </w:t>
      </w:r>
      <w:r>
        <w:t xml:space="preserve">is an eigenvector of</w:t>
      </w:r>
      <w:r>
        <w:t xml:space="preserve"> </w:t>
      </w:r>
      <m:oMath>
        <m:sSup>
          <m:e>
            <m:r>
              <m:rPr>
                <m:sty m:val="bi"/>
              </m:rPr>
              <m:t>A</m:t>
            </m:r>
          </m:e>
          <m:sup>
            <m:r>
              <m:rPr>
                <m:sty m:val="p"/>
              </m:rPr>
              <m:t>⊤</m:t>
            </m:r>
          </m:sup>
        </m:sSup>
        <m:r>
          <m:rPr>
            <m:sty m:val="bi"/>
          </m:rPr>
          <m:t>A</m:t>
        </m:r>
      </m:oMath>
      <w:r>
        <w:t xml:space="preserve"> </w:t>
      </w:r>
      <w:r>
        <w:t xml:space="preserve">for the eigenvalue</w:t>
      </w:r>
      <w:r>
        <w:t xml:space="preserve"> </w:t>
      </w:r>
      <m:oMath>
        <m:sSub>
          <m:e>
            <m:r>
              <m:t>λ</m:t>
            </m:r>
          </m:e>
          <m:sub>
            <m:r>
              <m:t>i</m:t>
            </m:r>
          </m:sub>
        </m:sSub>
      </m:oMath>
      <w:r>
        <w:t xml:space="preserve">.</w:t>
      </w:r>
    </w:p>
    <w:bookmarkEnd w:id="495"/>
    <w:p>
      <w:pPr>
        <w:pStyle w:val="BodyText"/>
      </w:pPr>
      <w:r>
        <w:rPr>
          <w:i/>
          <w:iCs/>
        </w:rPr>
        <w:t xml:space="preserve">Proof</w:t>
      </w:r>
      <w:r>
        <w:t xml:space="preserve">. </w:t>
      </w:r>
      <w:r>
        <w:rPr>
          <w:b/>
          <w:bCs/>
        </w:rPr>
        <w:t xml:space="preserve">Symmetry.</w:t>
      </w:r>
    </w:p>
    <w:p>
      <w:pPr>
        <w:pStyle w:val="BodyText"/>
      </w:pPr>
      <m:oMathPara>
        <m:oMathParaPr>
          <m:jc m:val="center"/>
        </m:oMathParaPr>
        <m:oMath>
          <m:eqArr>
            <m:e>
              <m:sSup>
                <m:e>
                  <m:r>
                    <m:t>​</m:t>
                  </m:r>
                  <m:d>
                    <m:dPr>
                      <m:begChr m:val="("/>
                      <m:sepChr m:val=""/>
                      <m:endChr m:val=")"/>
                      <m:grow/>
                    </m:dPr>
                    <m:e>
                      <m:sSup>
                        <m:e>
                          <m:r>
                            <m:rPr>
                              <m:sty m:val="bi"/>
                            </m:rPr>
                            <m:t>A</m:t>
                          </m:r>
                        </m:e>
                        <m:sup>
                          <m:r>
                            <m:rPr>
                              <m:sty m:val="p"/>
                            </m:rPr>
                            <m:t>⊤</m:t>
                          </m:r>
                        </m:sup>
                      </m:sSup>
                      <m:r>
                        <m:rPr>
                          <m:sty m:val="bi"/>
                        </m:rPr>
                        <m:t>A</m:t>
                      </m:r>
                    </m:e>
                  </m:d>
                  <m:r>
                    <m:t>​</m:t>
                  </m:r>
                </m:e>
                <m:sup>
                  <m:r>
                    <m:rPr>
                      <m:sty m:val="p"/>
                    </m:rPr>
                    <m:t>⊤</m:t>
                  </m:r>
                </m:sup>
              </m:sSup>
              <m:r>
                <m:t>&amp;</m:t>
              </m:r>
              <m:r>
                <m:rPr>
                  <m:sty m:val="p"/>
                </m:rPr>
                <m:t>=</m:t>
              </m:r>
              <m:sSup>
                <m:e>
                  <m:r>
                    <m:rPr>
                      <m:sty m:val="bi"/>
                    </m:rPr>
                    <m:t>A</m:t>
                  </m:r>
                </m:e>
                <m:sup>
                  <m:r>
                    <m:rPr>
                      <m:sty m:val="p"/>
                    </m:rPr>
                    <m:t>⊤</m:t>
                  </m:r>
                </m:sup>
              </m:sSup>
              <m:r>
                <m:t> </m:t>
              </m:r>
              <m:sSup>
                <m:e>
                  <m:r>
                    <m:t>​</m:t>
                  </m:r>
                  <m:d>
                    <m:dPr>
                      <m:begChr m:val="("/>
                      <m:sepChr m:val=""/>
                      <m:endChr m:val=")"/>
                      <m:grow/>
                    </m:dPr>
                    <m:e>
                      <m:sSup>
                        <m:e>
                          <m:r>
                            <m:rPr>
                              <m:sty m:val="bi"/>
                            </m:rPr>
                            <m:t>A</m:t>
                          </m:r>
                        </m:e>
                        <m:sup>
                          <m:r>
                            <m:rPr>
                              <m:sty m:val="p"/>
                            </m:rPr>
                            <m:t>⊤</m:t>
                          </m:r>
                        </m:sup>
                      </m:sSup>
                    </m:e>
                  </m:d>
                  <m:r>
                    <m:t>​</m:t>
                  </m:r>
                </m:e>
                <m:sup>
                  <m:r>
                    <m:rPr>
                      <m:sty m:val="p"/>
                    </m:rPr>
                    <m:t>⊤</m:t>
                  </m:r>
                </m:sup>
              </m:sSup>
              <m:r>
                <m:t>&amp;</m:t>
              </m:r>
              <m:r>
                <m:t>&amp;</m:t>
              </m:r>
              <m:r>
                <m:rPr>
                  <m:nor/>
                  <m:sty m:val="p"/>
                </m:rPr>
                <m:t>(transpose of a product)</m:t>
              </m:r>
            </m:e>
            <m:e>
              <m:r>
                <m:t>&amp;</m:t>
              </m:r>
              <m:r>
                <m:rPr>
                  <m:sty m:val="p"/>
                </m:rPr>
                <m:t>=</m:t>
              </m:r>
              <m:sSup>
                <m:e>
                  <m:r>
                    <m:rPr>
                      <m:sty m:val="bi"/>
                    </m:rPr>
                    <m:t>A</m:t>
                  </m:r>
                </m:e>
                <m:sup>
                  <m:r>
                    <m:rPr>
                      <m:sty m:val="p"/>
                    </m:rPr>
                    <m:t>⊤</m:t>
                  </m:r>
                </m:sup>
              </m:sSup>
              <m:r>
                <m:rPr>
                  <m:sty m:val="bi"/>
                </m:rPr>
                <m:t>A</m:t>
              </m:r>
              <m:r>
                <m:t>&amp;</m:t>
              </m:r>
              <m:r>
                <m:t>&amp;</m:t>
              </m:r>
              <m:r>
                <m:rPr>
                  <m:nor/>
                  <m:sty m:val="p"/>
                </m:rPr>
                <m:t>(transposing twice changes nothing)</m:t>
              </m:r>
            </m:e>
          </m:eqArr>
        </m:oMath>
      </m:oMathPara>
    </w:p>
    <w:p>
      <w:pPr>
        <w:pStyle w:val="FirstParagraph"/>
      </w:pPr>
      <w:r>
        <w:t xml:space="preserve">The first step is</w:t>
      </w:r>
      <w:r>
        <w:t xml:space="preserve"> </w:t>
      </w:r>
      <w:hyperlink w:anchor="thm-transpose-product">
        <w:r>
          <w:rPr>
            <w:rStyle w:val="Hyperlink"/>
          </w:rPr>
          <w:t xml:space="preserve">Theorem 19</w:t>
        </w:r>
      </w:hyperlink>
      <w:r>
        <w:t xml:space="preserve">,</w:t>
      </w:r>
      <w:r>
        <w:t xml:space="preserve"> </w:t>
      </w:r>
      <w:r>
        <w:t xml:space="preserve">and the second follows from</w:t>
      </w:r>
      <w:r>
        <w:t xml:space="preserve"> </w:t>
      </w:r>
      <w:hyperlink w:anchor="def-matrix-transpose">
        <w:r>
          <w:rPr>
            <w:rStyle w:val="Hyperlink"/>
          </w:rPr>
          <w:t xml:space="preserve">Definition 22</w:t>
        </w:r>
      </w:hyperlink>
      <w:r>
        <w:t xml:space="preserve">,</w:t>
      </w:r>
      <w:r>
        <w:t xml:space="preserve"> </w:t>
      </w:r>
      <w:r>
        <w:t xml:space="preserve">which swaps rows and columns, so swapping them again restores</w:t>
      </w:r>
      <w:r>
        <w:t xml:space="preserve"> </w:t>
      </w:r>
      <m:oMath>
        <m:r>
          <m:rPr>
            <m:sty m:val="bi"/>
          </m:rPr>
          <m:t>A</m:t>
        </m:r>
      </m:oMath>
      <w:r>
        <w:t xml:space="preserve">.</w:t>
      </w:r>
    </w:p>
    <w:p>
      <w:pPr>
        <w:pStyle w:val="BodyText"/>
      </w:pPr>
      <w:r>
        <w:rPr>
          <w:b/>
          <w:bCs/>
        </w:rPr>
        <w:t xml:space="preserve">The factorization.</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sSup>
                <m:e>
                  <m:r>
                    <m:t>​</m:t>
                  </m:r>
                  <m:d>
                    <m:dPr>
                      <m:begChr m:val="("/>
                      <m:sepChr m:val=""/>
                      <m:endChr m:val=")"/>
                      <m:grow/>
                    </m:dPr>
                    <m:e>
                      <m:r>
                        <m:rPr>
                          <m:sty m:val="bi"/>
                        </m:rPr>
                        <m:t>U</m:t>
                      </m:r>
                      <m:r>
                        <m:rPr>
                          <m:sty m:val="bi"/>
                        </m:rPr>
                        <m:t>D</m:t>
                      </m:r>
                      <m:sSup>
                        <m:e>
                          <m:r>
                            <m:rPr>
                              <m:sty m:val="bi"/>
                            </m:rPr>
                            <m:t>V</m:t>
                          </m:r>
                        </m:e>
                        <m:sup>
                          <m:r>
                            <m:rPr>
                              <m:sty m:val="p"/>
                            </m:rPr>
                            <m:t>⊤</m:t>
                          </m:r>
                        </m:sup>
                      </m:sSup>
                    </m:e>
                  </m:d>
                  <m:r>
                    <m:t>​</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(substitute the SVD)</m:t>
              </m:r>
            </m:e>
            <m:e>
              <m:r>
                <m:t>&amp;</m:t>
              </m:r>
              <m:r>
                <m:rPr>
                  <m:sty m:val="p"/>
                </m:rPr>
                <m:t>=</m:t>
              </m:r>
              <m:sSup>
                <m:e>
                  <m:r>
                    <m:t>​</m:t>
                  </m:r>
                  <m:d>
                    <m:dPr>
                      <m:begChr m:val="("/>
                      <m:sepChr m:val=""/>
                      <m:endChr m:val=")"/>
                      <m:grow/>
                    </m:dPr>
                    <m:e>
                      <m:r>
                        <m:rPr>
                          <m:sty m:val="bi"/>
                        </m:rPr>
                        <m:t>D</m:t>
                      </m:r>
                      <m:sSup>
                        <m:e>
                          <m:r>
                            <m:rPr>
                              <m:sty m:val="bi"/>
                            </m:rPr>
                            <m:t>V</m:t>
                          </m:r>
                        </m:e>
                        <m:sup>
                          <m:r>
                            <m:rPr>
                              <m:sty m:val="p"/>
                            </m:rPr>
                            <m:t>⊤</m:t>
                          </m:r>
                        </m:sup>
                      </m:sSup>
                    </m:e>
                  </m:d>
                  <m:r>
                    <m:t>​</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U</m:t>
              </m:r>
              <m:r>
                <m:rPr>
                  <m:nor/>
                  <m:sty m:val="p"/>
                </m:rPr>
                <m:t> and </m:t>
              </m:r>
              <m:r>
                <m:rPr>
                  <m:sty m:val="bi"/>
                </m:rPr>
                <m:t>D</m:t>
              </m:r>
              <m:sSup>
                <m:e>
                  <m:r>
                    <m:rPr>
                      <m:sty m:val="bi"/>
                    </m:rPr>
                    <m:t>V</m:t>
                  </m:r>
                </m:e>
                <m:sup>
                  <m:r>
                    <m:rPr>
                      <m:sty m:val="p"/>
                    </m:rPr>
                    <m:t>⊤</m:t>
                  </m:r>
                </m:sup>
              </m:sSup>
              <m:r>
                <m:rPr>
                  <m:nor/>
                  <m:sty m:val="p"/>
                </m:rPr>
                <m:t>)</m:t>
              </m:r>
            </m:e>
            <m:e>
              <m:r>
                <m:t>&amp;</m:t>
              </m:r>
              <m:r>
                <m:rPr>
                  <m:sty m:val="p"/>
                </m:rPr>
                <m:t>=</m:t>
              </m:r>
              <m:sSup>
                <m:e>
                  <m:r>
                    <m:t>​</m:t>
                  </m:r>
                  <m:d>
                    <m:dPr>
                      <m:begChr m:val="("/>
                      <m:sepChr m:val=""/>
                      <m:endChr m:val=")"/>
                      <m:grow/>
                    </m:dPr>
                    <m:e>
                      <m:sSup>
                        <m:e>
                          <m:r>
                            <m:rPr>
                              <m:sty m:val="bi"/>
                            </m:rPr>
                            <m:t>V</m:t>
                          </m:r>
                        </m:e>
                        <m:sup>
                          <m:r>
                            <m:rPr>
                              <m:sty m:val="p"/>
                            </m:rPr>
                            <m:t>⊤</m:t>
                          </m:r>
                        </m:sup>
                      </m:sSup>
                    </m:e>
                  </m:d>
                  <m:r>
                    <m:t>​</m:t>
                  </m:r>
                </m:e>
                <m:sup>
                  <m:r>
                    <m:rPr>
                      <m:sty m:val="p"/>
                    </m:rPr>
                    <m:t>⊤</m:t>
                  </m:r>
                </m:sup>
              </m:sSup>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(transpose of the product of </m:t>
              </m:r>
              <m:r>
                <m:rPr>
                  <m:sty m:val="bi"/>
                </m:rPr>
                <m:t>D</m:t>
              </m:r>
              <m:r>
                <m:rPr>
                  <m:nor/>
                  <m:sty m:val="p"/>
                </m:rPr>
                <m:t> and </m:t>
              </m:r>
              <m:sSup>
                <m:e>
                  <m:r>
                    <m:rPr>
                      <m:sty m:val="bi"/>
                    </m:rPr>
                    <m:t>V</m:t>
                  </m:r>
                </m:e>
                <m:sup>
                  <m:r>
                    <m:rPr>
                      <m:sty m:val="p"/>
                    </m:rPr>
                    <m:t>⊤</m:t>
                  </m:r>
                </m:sup>
              </m:sSup>
              <m:r>
                <m:rPr>
                  <m:nor/>
                  <m:sty m:val="p"/>
                </m:rPr>
                <m:t>)</m:t>
              </m:r>
            </m:e>
            <m:e>
              <m:r>
                <m:t>&amp;</m:t>
              </m:r>
              <m:r>
                <m:rPr>
                  <m:sty m:val="p"/>
                </m:rPr>
                <m:t>=</m:t>
              </m:r>
              <m:r>
                <m:rPr>
                  <m:sty m:val="bi"/>
                </m:rPr>
                <m:t>V</m:t>
              </m:r>
              <m:r>
                <m:t> </m:t>
              </m:r>
              <m:sSup>
                <m:e>
                  <m:r>
                    <m:rPr>
                      <m:sty m:val="bi"/>
                    </m:rPr>
                    <m:t>D</m:t>
                  </m:r>
                </m:e>
                <m:sup>
                  <m:r>
                    <m:rPr>
                      <m:sty m:val="p"/>
                    </m:rPr>
                    <m:t>⊤</m:t>
                  </m:r>
                </m:sup>
              </m:sSup>
              <m:r>
                <m:t> </m:t>
              </m:r>
              <m:sSup>
                <m:e>
                  <m:r>
                    <m:rPr>
                      <m:sty m:val="bi"/>
                    </m:rPr>
                    <m:t>U</m:t>
                  </m:r>
                </m:e>
                <m:sup>
                  <m:r>
                    <m:rPr>
                      <m:sty m:val="p"/>
                    </m:rPr>
                    <m:t>⊤</m:t>
                  </m:r>
                </m:sup>
              </m:sSup>
              <m:r>
                <m:t> </m:t>
              </m:r>
              <m:r>
                <m:rPr>
                  <m:sty m:val="bi"/>
                </m:rPr>
                <m:t>U</m:t>
              </m:r>
              <m:r>
                <m:rPr>
                  <m:sty m:val="bi"/>
                </m:rPr>
                <m:t>D</m:t>
              </m:r>
              <m:sSup>
                <m:e>
                  <m:r>
                    <m:rPr>
                      <m:sty m:val="bi"/>
                    </m:rPr>
                    <m:t>V</m:t>
                  </m:r>
                </m:e>
                <m:sup>
                  <m:r>
                    <m:rPr>
                      <m:sty m:val="p"/>
                    </m:rPr>
                    <m:t>⊤</m:t>
                  </m:r>
                </m:sup>
              </m:sSup>
              <m:r>
                <m:t>&amp;</m:t>
              </m:r>
              <m:r>
                <m:t>&amp;</m:t>
              </m:r>
              <m:r>
                <m:rPr>
                  <m:nor/>
                  <m:sty m:val="p"/>
                </m:rPr>
                <m:t>(transposing twice changes nothing)</m:t>
              </m:r>
            </m:e>
            <m:e>
              <m:r>
                <m:t>&amp;</m:t>
              </m:r>
              <m:r>
                <m:rPr>
                  <m:sty m:val="p"/>
                </m:rPr>
                <m:t>=</m:t>
              </m:r>
              <m:r>
                <m:rPr>
                  <m:sty m:val="bi"/>
                </m:rPr>
                <m:t>V</m:t>
              </m:r>
              <m:r>
                <m:t> </m:t>
              </m:r>
              <m:sSup>
                <m:e>
                  <m:r>
                    <m:rPr>
                      <m:sty m:val="bi"/>
                    </m:rPr>
                    <m:t>D</m:t>
                  </m:r>
                </m:e>
                <m:sup>
                  <m:r>
                    <m:rPr>
                      <m:sty m:val="p"/>
                    </m:rPr>
                    <m:t>⊤</m:t>
                  </m:r>
                </m:sup>
              </m:sSup>
              <m:r>
                <m:t> </m:t>
              </m:r>
              <m:r>
                <m:t>​</m:t>
              </m:r>
              <m:d>
                <m:dPr>
                  <m:begChr m:val="("/>
                  <m:sepChr m:val=""/>
                  <m:endChr m:val=")"/>
                  <m:grow/>
                </m:dPr>
                <m:e>
                  <m:sSup>
                    <m:e>
                      <m:r>
                        <m:rPr>
                          <m:sty m:val="bi"/>
                        </m:rPr>
                        <m:t>U</m:t>
                      </m:r>
                    </m:e>
                    <m:sup>
                      <m:r>
                        <m:rPr>
                          <m:sty m:val="p"/>
                        </m:rPr>
                        <m:t>⊤</m:t>
                      </m:r>
                    </m:sup>
                  </m:sSup>
                  <m:r>
                    <m:rPr>
                      <m:sty m:val="bi"/>
                    </m:rPr>
                    <m:t>U</m:t>
                  </m:r>
                </m:e>
              </m:d>
              <m:r>
                <m:t>​</m:t>
              </m:r>
              <m:r>
                <m:t> </m:t>
              </m:r>
              <m:r>
                <m:rPr>
                  <m:sty m:val="bi"/>
                </m:rPr>
                <m:t>D</m:t>
              </m:r>
              <m:sSup>
                <m:e>
                  <m:r>
                    <m:rPr>
                      <m:sty m:val="bi"/>
                    </m:rPr>
                    <m:t>V</m:t>
                  </m:r>
                </m:e>
                <m:sup>
                  <m:r>
                    <m:rPr>
                      <m:sty m:val="p"/>
                    </m:rPr>
                    <m:t>⊤</m:t>
                  </m:r>
                </m:sup>
              </m:sSup>
              <m:r>
                <m:t>&amp;</m:t>
              </m:r>
              <m:r>
                <m:t>&amp;</m:t>
              </m:r>
              <m:r>
                <m:rPr>
                  <m:nor/>
                  <m:sty m:val="p"/>
                </m:rPr>
                <m:t>(regroup; matrix multiplication is associative)</m:t>
              </m:r>
            </m:e>
            <m:e>
              <m:r>
                <m:t>&amp;</m:t>
              </m:r>
              <m:r>
                <m:rPr>
                  <m:sty m:val="p"/>
                </m:rPr>
                <m:t>=</m:t>
              </m:r>
              <m:r>
                <m:rPr>
                  <m:sty m:val="bi"/>
                </m:rPr>
                <m:t>V</m:t>
              </m:r>
              <m:r>
                <m:t> </m:t>
              </m:r>
              <m:sSup>
                <m:e>
                  <m:r>
                    <m:rPr>
                      <m:sty m:val="bi"/>
                    </m:rPr>
                    <m:t>D</m:t>
                  </m:r>
                </m:e>
                <m:sup>
                  <m:r>
                    <m:rPr>
                      <m:sty m:val="p"/>
                    </m:rPr>
                    <m:t>⊤</m:t>
                  </m:r>
                </m:sup>
              </m:sSup>
              <m:r>
                <m:t> </m:t>
              </m:r>
              <m:sSub>
                <m:e>
                  <m:r>
                    <m:rPr>
                      <m:sty m:val="bi"/>
                    </m:rPr>
                    <m:t>I</m:t>
                  </m:r>
                </m:e>
                <m:sub>
                  <m:r>
                    <m:t>n</m:t>
                  </m:r>
                </m:sub>
              </m:sSub>
              <m:r>
                <m:t> </m:t>
              </m:r>
              <m:r>
                <m:rPr>
                  <m:sty m:val="bi"/>
                </m:rPr>
                <m:t>D</m:t>
              </m:r>
              <m:sSup>
                <m:e>
                  <m:r>
                    <m:rPr>
                      <m:sty m:val="bi"/>
                    </m:rPr>
                    <m:t>V</m:t>
                  </m:r>
                </m:e>
                <m:sup>
                  <m:r>
                    <m:rPr>
                      <m:sty m:val="p"/>
                    </m:rPr>
                    <m:t>⊤</m:t>
                  </m:r>
                </m:sup>
              </m:sSup>
              <m:r>
                <m:t>&amp;</m:t>
              </m:r>
              <m:r>
                <m:t>&amp;</m:t>
              </m:r>
              <m:r>
                <m:rPr>
                  <m:nor/>
                  <m:sty m:val="p"/>
                </m:rPr>
                <m:t>(</m:t>
              </m:r>
              <m:r>
                <m:rPr>
                  <m:sty m:val="bi"/>
                </m:rPr>
                <m:t>U</m:t>
              </m:r>
              <m:r>
                <m:rPr>
                  <m:nor/>
                  <m:sty m:val="p"/>
                </m:rPr>
                <m:t> is orthogonal)</m:t>
              </m:r>
            </m:e>
            <m:e>
              <m:r>
                <m:t>&amp;</m:t>
              </m:r>
              <m:r>
                <m:rPr>
                  <m:sty m:val="p"/>
                </m:rPr>
                <m:t>=</m:t>
              </m:r>
              <m:r>
                <m:rPr>
                  <m:sty m:val="bi"/>
                </m:rPr>
                <m:t>V</m:t>
              </m:r>
              <m:r>
                <m:t> </m:t>
              </m:r>
              <m:r>
                <m:t>​</m:t>
              </m:r>
              <m:d>
                <m:dPr>
                  <m:begChr m:val="("/>
                  <m:sepChr m:val=""/>
                  <m:endChr m:val=")"/>
                  <m:grow/>
                </m:dPr>
                <m:e>
                  <m:sSup>
                    <m:e>
                      <m:r>
                        <m:rPr>
                          <m:sty m:val="bi"/>
                        </m:rPr>
                        <m:t>D</m:t>
                      </m:r>
                    </m:e>
                    <m:sup>
                      <m:r>
                        <m:rPr>
                          <m:sty m:val="p"/>
                        </m:rPr>
                        <m:t>⊤</m:t>
                      </m:r>
                    </m:sup>
                  </m:sSup>
                  <m:r>
                    <m:rPr>
                      <m:sty m:val="bi"/>
                    </m:rPr>
                    <m:t>D</m:t>
                  </m:r>
                </m:e>
              </m:d>
              <m:r>
                <m:t>​</m:t>
              </m:r>
              <m:r>
                <m:t> </m:t>
              </m:r>
              <m:sSup>
                <m:e>
                  <m:r>
                    <m:rPr>
                      <m:sty m:val="bi"/>
                    </m:rPr>
                    <m:t>V</m:t>
                  </m:r>
                </m:e>
                <m:sup>
                  <m:r>
                    <m:rPr>
                      <m:sty m:val="p"/>
                    </m:rPr>
                    <m:t>⊤</m:t>
                  </m:r>
                </m:sup>
              </m:sSup>
              <m:r>
                <m:t>&amp;</m:t>
              </m:r>
              <m:r>
                <m:t>&amp;</m:t>
              </m:r>
              <m:r>
                <m:rPr>
                  <m:nor/>
                  <m:sty m:val="p"/>
                </m:rPr>
                <m:t>(identity matrix)</m:t>
              </m:r>
            </m:e>
            <m:e>
              <m:r>
                <m:t>&amp;</m:t>
              </m:r>
              <m:r>
                <m:rPr>
                  <m:sty m:val="p"/>
                </m:rPr>
                <m:t>=</m:t>
              </m:r>
              <m:r>
                <m:rPr>
                  <m:sty m:val="bi"/>
                </m:rPr>
                <m:t>V</m:t>
              </m:r>
              <m:r>
                <m:rPr>
                  <m:sty m:val="b"/>
                </m:rPr>
                <m:t>Λ</m:t>
              </m:r>
              <m:sSup>
                <m:e>
                  <m:r>
                    <m:rPr>
                      <m:sty m:val="bi"/>
                    </m:rPr>
                    <m:t>V</m:t>
                  </m:r>
                </m:e>
                <m:sup>
                  <m:r>
                    <m:rPr>
                      <m:sty m:val="p"/>
                    </m:rPr>
                    <m:t>⊤</m:t>
                  </m:r>
                </m:sup>
              </m:sSup>
              <m:r>
                <m:t>&amp;</m:t>
              </m:r>
              <m:r>
                <m:t>&amp;</m:t>
              </m:r>
              <m:r>
                <m:rPr>
                  <m:nor/>
                  <m:sty m:val="p"/>
                </m:rPr>
                <m:t>(definition of </m:t>
              </m:r>
              <m:r>
                <m:rPr>
                  <m:sty m:val="b"/>
                </m:rPr>
                <m:t>Λ</m:t>
              </m:r>
              <m:r>
                <m:rPr>
                  <m:nor/>
                  <m:sty m:val="p"/>
                </m:rPr>
                <m:t>)</m:t>
              </m:r>
            </m:e>
          </m:eqArr>
        </m:oMath>
      </m:oMathPara>
    </w:p>
    <w:p>
      <w:pPr>
        <w:pStyle w:val="FirstParagraph"/>
      </w:pPr>
      <w:r>
        <w:rPr>
          <w:b/>
          <w:bCs/>
        </w:rPr>
        <w:t xml:space="preserve">The entries of</w:t>
      </w:r>
      <w:r>
        <w:rPr>
          <w:b/>
          <w:bCs/>
        </w:rPr>
        <w:t xml:space="preserve"> </w:t>
      </w:r>
      <m:oMath>
        <m:r>
          <m:rPr>
            <m:sty m:val="b"/>
          </m:rPr>
          <m:t>Λ</m:t>
        </m:r>
      </m:oMath>
      <w:r>
        <w:rPr>
          <w:b/>
          <w:bCs/>
        </w:rPr>
        <w:t xml:space="preserve">.</w:t>
      </w:r>
      <w:r>
        <w:t xml:space="preserve"> </w:t>
      </w:r>
      <w:r>
        <w:t xml:space="preserve">Write</w:t>
      </w:r>
      <w:r>
        <w:t xml:space="preserve"> </w:t>
      </w:r>
      <m:oMath>
        <m:sSub>
          <m:e>
            <m:r>
              <m:t>λ</m:t>
            </m:r>
          </m:e>
          <m:sub>
            <m:r>
              <m:t>i</m:t>
            </m:r>
            <m:r>
              <m:t>j</m:t>
            </m:r>
          </m:sub>
        </m:sSub>
      </m:oMath>
      <w:r>
        <w:t xml:space="preserve"> </w:t>
      </w:r>
      <w:r>
        <w:t xml:space="preserve">for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
          </m:rPr>
          <m:t>Λ</m:t>
        </m:r>
      </m:oMath>
      <w:r>
        <w:t xml:space="preserve">,</w:t>
      </w:r>
      <w:r>
        <w:t xml:space="preserve"> </w:t>
      </w:r>
      <w:r>
        <w:t xml:space="preserve">so</w:t>
      </w:r>
      <w:r>
        <w:t xml:space="preserve"> </w:t>
      </w:r>
      <m:oMath>
        <m:sSub>
          <m:e>
            <m:r>
              <m:t>λ</m:t>
            </m:r>
          </m:e>
          <m:sub>
            <m:r>
              <m:t>i</m:t>
            </m:r>
          </m:sub>
        </m:sSub>
        <m:r>
          <m:rPr>
            <m:sty m:val="p"/>
          </m:rPr>
          <m:t>=</m:t>
        </m:r>
        <m:sSub>
          <m:e>
            <m:r>
              <m:t>λ</m:t>
            </m:r>
          </m:e>
          <m:sub>
            <m:r>
              <m:t>i</m:t>
            </m:r>
            <m:r>
              <m:t>i</m:t>
            </m:r>
          </m:sub>
        </m:sSub>
      </m:oMath>
      <w:r>
        <w:t xml:space="preserve">.</w:t>
      </w:r>
      <w:r>
        <w:t xml:space="preserve"> </w:t>
      </w:r>
      <w:r>
        <w:t xml:space="preserve">Only the entries</w:t>
      </w:r>
      <w:r>
        <w:t xml:space="preserve"> </w:t>
      </w:r>
      <m:oMath>
        <m:sSub>
          <m:e>
            <m:r>
              <m:t>d</m:t>
            </m:r>
          </m:e>
          <m:sub>
            <m:r>
              <m:t>k</m:t>
            </m:r>
            <m:r>
              <m:t>k</m:t>
            </m:r>
          </m:sub>
        </m:sSub>
      </m:oMath>
      <w:r>
        <w:t xml:space="preserve"> </w:t>
      </w:r>
      <w:r>
        <w:t xml:space="preserve">with</w:t>
      </w:r>
      <w:r>
        <w:t xml:space="preserve"> </w:t>
      </w:r>
      <m:oMath>
        <m:r>
          <m:t>k</m:t>
        </m:r>
        <m:r>
          <m:rPr>
            <m:sty m:val="p"/>
          </m:rPr>
          <m:t>≤</m:t>
        </m:r>
        <m:r>
          <m:t>r</m:t>
        </m:r>
      </m:oMath>
      <w:r>
        <w:t xml:space="preserve"> </w:t>
      </w:r>
      <w:r>
        <w:t xml:space="preserve">of</w:t>
      </w:r>
      <w:r>
        <w:t xml:space="preserve"> </w:t>
      </w:r>
      <m:oMath>
        <m:r>
          <m:rPr>
            <m:sty m:val="bi"/>
          </m:rPr>
          <m:t>D</m:t>
        </m:r>
      </m:oMath>
      <w:r>
        <w:t xml:space="preserve"> </w:t>
      </w:r>
      <w:r>
        <w:t xml:space="preserve">can be nonzero.</w:t>
      </w:r>
    </w:p>
    <w:p>
      <w:pPr>
        <w:pStyle w:val="BodyText"/>
      </w:pPr>
      <m:oMathPara>
        <m:oMathParaPr>
          <m:jc m:val="center"/>
        </m:oMathParaPr>
        <m:oMath>
          <m:eqArr>
            <m:e>
              <m:sSub>
                <m:e>
                  <m:r>
                    <m:t>λ</m:t>
                  </m:r>
                </m:e>
                <m:sub>
                  <m:r>
                    <m:t>i</m:t>
                  </m:r>
                  <m:r>
                    <m:t>j</m:t>
                  </m:r>
                </m:sub>
              </m:sSub>
              <m:r>
                <m:t>&amp;</m:t>
              </m:r>
              <m:r>
                <m:rPr>
                  <m:sty m:val="p"/>
                </m:rPr>
                <m:t>=</m:t>
              </m:r>
              <m:nary>
                <m:naryPr>
                  <m:chr m:val="∑"/>
                  <m:limLoc m:val="undOvr"/>
                  <m:subHide m:val="off"/>
                  <m:supHide m:val="off"/>
                </m:naryPr>
                <m:sub>
                  <m:r>
                    <m:t>k</m:t>
                  </m:r>
                  <m:r>
                    <m:rPr>
                      <m:sty m:val="p"/>
                    </m:rPr>
                    <m:t>=</m:t>
                  </m:r>
                  <m:r>
                    <m:t>1</m:t>
                  </m:r>
                </m:sub>
                <m:sup>
                  <m:r>
                    <m:t>n</m:t>
                  </m:r>
                </m:sup>
                <m:e>
                  <m:r>
                    <m:rPr>
                      <m:sty m:val="p"/>
                    </m:rPr>
                    <m:t>(</m:t>
                  </m:r>
                </m:e>
              </m:nary>
              <m:sSup>
                <m:e>
                  <m:r>
                    <m:rPr>
                      <m:sty m:val="bi"/>
                    </m:rPr>
                    <m:t>D</m:t>
                  </m:r>
                </m:e>
                <m:sup>
                  <m:r>
                    <m:rPr>
                      <m:sty m:val="p"/>
                    </m:rPr>
                    <m:t>⊤</m:t>
                  </m:r>
                </m:sup>
              </m:sSup>
              <m:sSub>
                <m:e>
                  <m:r>
                    <m:rPr>
                      <m:sty m:val="p"/>
                    </m:rPr>
                    <m:t>)</m:t>
                  </m:r>
                </m:e>
                <m:sub>
                  <m:r>
                    <m:t>i</m:t>
                  </m:r>
                  <m:r>
                    <m:t>k</m:t>
                  </m:r>
                </m:sub>
              </m:sSub>
              <m:r>
                <m:t> </m:t>
              </m:r>
              <m:sSub>
                <m:e>
                  <m:r>
                    <m:t>d</m:t>
                  </m:r>
                </m:e>
                <m:sub>
                  <m:r>
                    <m:t>k</m:t>
                  </m:r>
                  <m:r>
                    <m:t>j</m:t>
                  </m:r>
                </m:sub>
              </m:sSub>
              <m:r>
                <m:t>&amp;</m:t>
              </m:r>
              <m:r>
                <m:t>&amp;</m:t>
              </m:r>
              <m:r>
                <m:rPr>
                  <m:nor/>
                  <m:sty m:val="p"/>
                </m:rPr>
                <m:t>(definition of matrix multiplication)</m:t>
              </m:r>
            </m:e>
            <m:e>
              <m:r>
                <m:t>&amp;</m:t>
              </m:r>
              <m:r>
                <m:rPr>
                  <m:sty m:val="p"/>
                </m:rPr>
                <m:t>=</m:t>
              </m:r>
              <m:nary>
                <m:naryPr>
                  <m:chr m:val="∑"/>
                  <m:limLoc m:val="undOvr"/>
                  <m:subHide m:val="off"/>
                  <m:supHide m:val="off"/>
                </m:naryPr>
                <m:sub>
                  <m:r>
                    <m:t>k</m:t>
                  </m:r>
                  <m:r>
                    <m:rPr>
                      <m:sty m:val="p"/>
                    </m:rPr>
                    <m:t>=</m:t>
                  </m:r>
                  <m:r>
                    <m:t>1</m:t>
                  </m:r>
                </m:sub>
                <m:sup>
                  <m:r>
                    <m:t>n</m:t>
                  </m:r>
                </m:sup>
                <m:e>
                  <m:sSub>
                    <m:e>
                      <m:r>
                        <m:t>d</m:t>
                      </m:r>
                    </m:e>
                    <m:sub>
                      <m:r>
                        <m:t>k</m:t>
                      </m:r>
                      <m:r>
                        <m:t>i</m:t>
                      </m:r>
                    </m:sub>
                  </m:sSub>
                </m:e>
              </m:nary>
              <m:r>
                <m:t> </m:t>
              </m:r>
              <m:sSub>
                <m:e>
                  <m:r>
                    <m:t>d</m:t>
                  </m:r>
                </m:e>
                <m:sub>
                  <m:r>
                    <m:t>k</m:t>
                  </m:r>
                  <m:r>
                    <m:t>j</m:t>
                  </m:r>
                </m:sub>
              </m:sSub>
              <m:r>
                <m:t>&amp;</m:t>
              </m:r>
              <m:r>
                <m:t>&amp;</m:t>
              </m:r>
              <m:r>
                <m:rPr>
                  <m:nor/>
                  <m:sty m:val="p"/>
                </m:rPr>
                <m:t>(definition of the transpose)</m:t>
              </m:r>
            </m:e>
          </m:eqArr>
        </m:oMath>
      </m:oMathPara>
    </w:p>
    <w:p>
      <w:pPr>
        <w:pStyle w:val="FirstParagraph"/>
      </w:pPr>
      <w:r>
        <w:t xml:space="preserve">The term for</w:t>
      </w:r>
      <w:r>
        <w:t xml:space="preserve"> </w:t>
      </w:r>
      <m:oMath>
        <m:r>
          <m:t>k</m:t>
        </m:r>
      </m:oMath>
      <w:r>
        <w:t xml:space="preserve"> </w:t>
      </w:r>
      <w:r>
        <w:t xml:space="preserve">is nonzero only if</w:t>
      </w:r>
      <w:r>
        <w:t xml:space="preserve"> </w:t>
      </w:r>
      <m:oMath>
        <m:r>
          <m:t>k</m:t>
        </m:r>
        <m:r>
          <m:rPr>
            <m:sty m:val="p"/>
          </m:rPr>
          <m:t>=</m:t>
        </m:r>
        <m:r>
          <m:t>i</m:t>
        </m:r>
        <m:r>
          <m:rPr>
            <m:sty m:val="p"/>
          </m:rPr>
          <m:t>≤</m:t>
        </m:r>
        <m:r>
          <m:t>r</m:t>
        </m:r>
      </m:oMath>
      <w:r>
        <w:t xml:space="preserve"> </w:t>
      </w:r>
      <w:r>
        <w:t xml:space="preserve">and</w:t>
      </w:r>
      <w:r>
        <w:t xml:space="preserve"> </w:t>
      </w:r>
      <m:oMath>
        <m:r>
          <m:t>k</m:t>
        </m:r>
        <m:r>
          <m:rPr>
            <m:sty m:val="p"/>
          </m:rPr>
          <m:t>=</m:t>
        </m:r>
        <m:r>
          <m:t>j</m:t>
        </m:r>
      </m:oMath>
      <w:r>
        <w:t xml:space="preserve">.</w:t>
      </w:r>
      <w:r>
        <w:t xml:space="preserve"> </w:t>
      </w:r>
      <w:r>
        <w:t xml:space="preserve">So</w:t>
      </w:r>
      <w:r>
        <w:t xml:space="preserve"> </w:t>
      </w:r>
      <m:oMath>
        <m:sSub>
          <m:e>
            <m:r>
              <m:t>λ</m:t>
            </m:r>
          </m:e>
          <m:sub>
            <m:r>
              <m:t>i</m:t>
            </m:r>
            <m:r>
              <m:t>j</m:t>
            </m:r>
          </m:sub>
        </m:sSub>
        <m:r>
          <m:rPr>
            <m:sty m:val="p"/>
          </m:rPr>
          <m:t>=</m:t>
        </m:r>
        <m:r>
          <m:t>0</m:t>
        </m:r>
      </m:oMath>
      <w:r>
        <w:t xml:space="preserve"> </w:t>
      </w:r>
      <w:r>
        <w:t xml:space="preserve">when</w:t>
      </w:r>
      <w:r>
        <w:t xml:space="preserve"> </w:t>
      </w:r>
      <m:oMath>
        <m:r>
          <m:t>i</m:t>
        </m:r>
        <m:r>
          <m:rPr>
            <m:sty m:val="p"/>
          </m:rPr>
          <m:t>≠</m:t>
        </m:r>
        <m:r>
          <m:t>j</m:t>
        </m:r>
      </m:oMath>
      <w:r>
        <w:t xml:space="preserve">.</w:t>
      </w:r>
      <w:r>
        <w:t xml:space="preserve"> </w:t>
      </w:r>
      <w:r>
        <w:t xml:space="preserve">On the diagonal, only the term</w:t>
      </w:r>
      <w:r>
        <w:t xml:space="preserve"> </w:t>
      </w:r>
      <m:oMath>
        <m:r>
          <m:t>k</m:t>
        </m:r>
        <m:r>
          <m:rPr>
            <m:sty m:val="p"/>
          </m:rPr>
          <m:t>=</m:t>
        </m:r>
        <m:r>
          <m:t>i</m:t>
        </m:r>
      </m:oMath>
      <w:r>
        <w:t xml:space="preserve"> </w:t>
      </w:r>
      <w:r>
        <w:t xml:space="preserve">can be nonzero, and for</w:t>
      </w:r>
      <w:r>
        <w:t xml:space="preserve"> </w:t>
      </w:r>
      <m:oMath>
        <m:r>
          <m:t>i</m:t>
        </m:r>
        <m:r>
          <m:rPr>
            <m:sty m:val="p"/>
          </m:rPr>
          <m:t>≤</m:t>
        </m:r>
        <m:r>
          <m:t>r</m:t>
        </m:r>
      </m:oMath>
    </w:p>
    <w:p>
      <w:pPr>
        <w:pStyle w:val="BodyText"/>
      </w:pPr>
      <m:oMathPara>
        <m:oMathParaPr>
          <m:jc m:val="center"/>
        </m:oMathParaPr>
        <m:oMath>
          <m:eqArr>
            <m:e>
              <m:sSub>
                <m:e>
                  <m:r>
                    <m:t>λ</m:t>
                  </m:r>
                </m:e>
                <m:sub>
                  <m:r>
                    <m:t>i</m:t>
                  </m:r>
                </m:sub>
              </m:sSub>
              <m:r>
                <m:t>&amp;</m:t>
              </m:r>
              <m:r>
                <m:rPr>
                  <m:sty m:val="p"/>
                </m:rPr>
                <m:t>=</m:t>
              </m:r>
              <m:sSub>
                <m:e>
                  <m:r>
                    <m:t>λ</m:t>
                  </m:r>
                </m:e>
                <m:sub>
                  <m:r>
                    <m:t>i</m:t>
                  </m:r>
                  <m:r>
                    <m:t>i</m:t>
                  </m:r>
                </m:sub>
              </m:sSub>
              <m:r>
                <m:t>&amp;</m:t>
              </m:r>
              <m:r>
                <m:t>&amp;</m:t>
              </m:r>
              <m:r>
                <m:rPr>
                  <m:nor/>
                  <m:sty m:val="p"/>
                </m:rPr>
                <m:t>(notation)</m:t>
              </m:r>
            </m:e>
            <m:e>
              <m:r>
                <m:t>&amp;</m:t>
              </m:r>
              <m:r>
                <m:rPr>
                  <m:sty m:val="p"/>
                </m:rPr>
                <m:t>=</m:t>
              </m:r>
              <m:sSub>
                <m:e>
                  <m:r>
                    <m:t>d</m:t>
                  </m:r>
                </m:e>
                <m:sub>
                  <m:r>
                    <m:t>i</m:t>
                  </m:r>
                  <m:r>
                    <m:t>i</m:t>
                  </m:r>
                </m:sub>
              </m:sSub>
              <m:r>
                <m:t> </m:t>
              </m:r>
              <m:sSub>
                <m:e>
                  <m:r>
                    <m:t>d</m:t>
                  </m:r>
                </m:e>
                <m:sub>
                  <m:r>
                    <m:t>i</m:t>
                  </m:r>
                  <m:r>
                    <m:t>i</m:t>
                  </m:r>
                </m:sub>
              </m:sSub>
              <m:r>
                <m:t>&amp;</m:t>
              </m:r>
              <m:r>
                <m:t>&amp;</m:t>
              </m:r>
              <m:r>
                <m:rPr>
                  <m:nor/>
                  <m:sty m:val="p"/>
                </m:rPr>
                <m:t>(the only term that can be nonzero)</m:t>
              </m:r>
            </m:e>
            <m:e>
              <m:r>
                <m:t>&amp;</m:t>
              </m:r>
              <m:r>
                <m:rPr>
                  <m:sty m:val="p"/>
                </m:rPr>
                <m:t>=</m:t>
              </m:r>
              <m:sSub>
                <m:e>
                  <m:r>
                    <m:t>σ</m:t>
                  </m:r>
                </m:e>
                <m:sub>
                  <m:r>
                    <m:t>i</m:t>
                  </m:r>
                </m:sub>
              </m:sSub>
              <m:r>
                <m:rPr>
                  <m:sty m:val="p"/>
                </m:rPr>
                <m:t>⋅</m:t>
              </m:r>
              <m:sSub>
                <m:e>
                  <m:r>
                    <m:t>σ</m:t>
                  </m:r>
                </m:e>
                <m:sub>
                  <m:r>
                    <m:t>i</m:t>
                  </m:r>
                </m:sub>
              </m:sSub>
              <m:r>
                <m:t>&amp;</m:t>
              </m:r>
              <m:r>
                <m:t>&amp;</m:t>
              </m:r>
              <m:r>
                <m:rPr>
                  <m:nor/>
                  <m:sty m:val="p"/>
                </m:rPr>
                <m:t>(definition of </m:t>
              </m:r>
              <m:r>
                <m:rPr>
                  <m:sty m:val="bi"/>
                </m:rPr>
                <m:t>D</m:t>
              </m:r>
              <m:r>
                <m:rPr>
                  <m:nor/>
                  <m:sty m:val="p"/>
                </m:rPr>
                <m:t>)</m:t>
              </m:r>
            </m:e>
            <m:e>
              <m:r>
                <m:t>&amp;</m:t>
              </m:r>
              <m:r>
                <m:rPr>
                  <m:sty m:val="p"/>
                </m:rPr>
                <m:t>=</m:t>
              </m:r>
              <m:sSubSup>
                <m:e>
                  <m:r>
                    <m:t>σ</m:t>
                  </m:r>
                </m:e>
                <m:sub>
                  <m:r>
                    <m:t>i</m:t>
                  </m:r>
                </m:sub>
                <m:sup>
                  <m:r>
                    <m:t>2</m:t>
                  </m:r>
                </m:sup>
              </m:sSubSup>
              <m:r>
                <m:t>&amp;</m:t>
              </m:r>
              <m:r>
                <m:t>&amp;</m:t>
              </m:r>
              <m:r>
                <m:rPr>
                  <m:nor/>
                  <m:sty m:val="p"/>
                </m:rPr>
                <m:t>(notation for a square)</m:t>
              </m:r>
            </m:e>
          </m:eqArr>
        </m:oMath>
      </m:oMathPara>
    </w:p>
    <w:p>
      <w:pPr>
        <w:pStyle w:val="FirstParagraph"/>
      </w:pPr>
      <w:r>
        <w:t xml:space="preserve">For</w:t>
      </w:r>
      <w:r>
        <w:t xml:space="preserve"> </w:t>
      </w:r>
      <m:oMath>
        <m:r>
          <m:t>i</m:t>
        </m:r>
        <m:r>
          <m:rPr>
            <m:sty m:val="p"/>
          </m:rPr>
          <m:t>&gt;</m:t>
        </m:r>
        <m:r>
          <m:t>r</m:t>
        </m:r>
      </m:oMath>
      <w:r>
        <w:t xml:space="preserve">, every term is</w:t>
      </w:r>
      <w:r>
        <w:t xml:space="preserve"> </w:t>
      </w:r>
      <m:oMath>
        <m:r>
          <m:t>0</m:t>
        </m:r>
      </m:oMath>
      <w:r>
        <w:t xml:space="preserve">, so</w:t>
      </w:r>
      <w:r>
        <w:t xml:space="preserve"> </w:t>
      </w:r>
      <m:oMath>
        <m:sSub>
          <m:e>
            <m:r>
              <m:t>λ</m:t>
            </m:r>
          </m:e>
          <m:sub>
            <m:r>
              <m:t>i</m:t>
            </m:r>
          </m:sub>
        </m:sSub>
        <m:r>
          <m:rPr>
            <m:sty m:val="p"/>
          </m:rPr>
          <m:t>=</m:t>
        </m:r>
        <m:r>
          <m:t>0</m:t>
        </m:r>
      </m:oMath>
      <w:r>
        <w:t xml:space="preserve">.</w:t>
      </w:r>
    </w:p>
    <w:p>
      <w:pPr>
        <w:pStyle w:val="BodyText"/>
      </w:pPr>
      <w:del w:id="19684" w:author="PR Preview" w:date="2026-01-01T00:00:00Z">
        <w:r>
          <w:rPr>
            <w:b/>
            <w:bCs/>
          </w:rPr>
          <w:delText xml:space="preserve">The eigenvectors.</w:delText>
        </w:r>
      </w:del>
      <w:del w:id="19685" w:author="PR Preview" w:date="2026-01-01T00:00:00Z">
        <w:r>
          <w:delText xml:space="preserve"> </w:delText>
        </w:r>
      </w:del>
      <w:del w:id="19686" w:author="PR Preview" w:date="2026-01-01T00:00:00Z">
        <w:r>
          <w:delText xml:space="preserve">Write</w:delText>
        </w:r>
      </w:del>
      <w:del w:id="19687" w:author="PR Preview" w:date="2026-01-01T00:00:00Z">
        <w:r>
          <w:delText xml:space="preserve"> </w:delText>
        </w:r>
      </w:del>
      <m:oMath>
        <m:sSub>
          <m:e>
            <m:limLow>
              <m:e>
                <m:r>
                  <m:t>v</m:t>
                </m:r>
              </m:e>
              <m:lim>
                <m:r>
                  <m:rPr>
                    <m:sty m:val="p"/>
                  </m:rPr>
                  <m:t>∼</m:t>
                </m:r>
              </m:lim>
            </m:limLow>
          </m:e>
          <m:sub>
            <m:r>
              <m:t>i</m:t>
            </m:r>
          </m:sub>
        </m:sSub>
      </m:oMath>
      <w:del w:id="19688" w:author="PR Preview" w:date="2026-01-01T00:00:00Z">
        <w:r>
          <w:delText xml:space="preserve"> </w:delText>
        </w:r>
      </w:del>
      <w:del w:id="19689" w:author="PR Preview" w:date="2026-01-01T00:00:00Z">
        <w:r>
          <w:delText xml:space="preserve">for column</w:delText>
        </w:r>
      </w:del>
      <w:del w:id="19690" w:author="PR Preview" w:date="2026-01-01T00:00:00Z">
        <w:r>
          <w:delText xml:space="preserve"> </w:delText>
        </w:r>
      </w:del>
      <m:oMath>
        <m:r>
          <m:t>i</m:t>
        </m:r>
      </m:oMath>
      <w:del w:id="19691" w:author="PR Preview" w:date="2026-01-01T00:00:00Z">
        <w:r>
          <w:delText xml:space="preserve"> </w:delText>
        </w:r>
      </w:del>
      <w:del w:id="19692" w:author="PR Preview" w:date="2026-01-01T00:00:00Z">
        <w:r>
          <w:delText xml:space="preserve">of</w:delText>
        </w:r>
      </w:del>
      <w:del w:id="19693" w:author="PR Preview" w:date="2026-01-01T00:00:00Z">
        <w:r>
          <w:delText xml:space="preserve"> </w:delText>
        </w:r>
      </w:del>
      <m:oMath>
        <m:r>
          <m:rPr>
            <m:sty m:val="bi"/>
          </m:rPr>
          <m:t>V</m:t>
        </m:r>
      </m:oMath>
      <w:del w:id="19694" w:author="PR Preview" w:date="2026-01-01T00:00:00Z">
        <w:r>
          <w:delText xml:space="preserve">,</w:delText>
        </w:r>
      </w:del>
      <w:del w:id="19695" w:author="PR Preview" w:date="2026-01-01T00:00:00Z">
        <w:r>
          <w:delText xml:space="preserve"> </w:delText>
        </w:r>
      </w:del>
      <w:del w:id="19696" w:author="PR Preview" w:date="2026-01-01T00:00:00Z">
        <w:r>
          <w:delText xml:space="preserve">and</w:delText>
        </w:r>
      </w:del>
      <w:del w:id="19697" w:author="PR Preview" w:date="2026-01-01T00:00:00Z">
        <w:r>
          <w:delText xml:space="preserve"> </w:delText>
        </w:r>
      </w:del>
      <m:oMath>
        <m:sSub>
          <m:e>
            <m:limLow>
              <m:e>
                <m:r>
                  <m:t>e</m:t>
                </m:r>
              </m:e>
              <m:lim>
                <m:r>
                  <m:rPr>
                    <m:sty m:val="p"/>
                  </m:rPr>
                  <m:t>∼</m:t>
                </m:r>
              </m:lim>
            </m:limLow>
          </m:e>
          <m:sub>
            <m:r>
              <m:t>i</m:t>
            </m:r>
          </m:sub>
        </m:sSub>
      </m:oMath>
      <w:del w:id="19698" w:author="PR Preview" w:date="2026-01-01T00:00:00Z">
        <w:r>
          <w:delText xml:space="preserve"> </w:delText>
        </w:r>
      </w:del>
      <w:del w:id="19699" w:author="PR Preview" w:date="2026-01-01T00:00:00Z">
        <w:r>
          <w:delText xml:space="preserve">for the indicator vector (</w:delText>
        </w:r>
      </w:del>
      <w:hyperlink w:anchor="def-indicator-vector">
        <w:del w:id="19700" w:author="PR Preview" w:date="2026-01-01T00:00:00Z">
          <w:r>
            <w:rPr>
              <w:rStyle w:val="Hyperlink"/>
            </w:rPr>
            <w:delText xml:space="preserve">Definition 14</w:delText>
          </w:r>
        </w:del>
      </w:hyperlink>
      <w:del w:id="19701" w:author="PR Preview" w:date="2026-01-01T00:00:00Z">
        <w:r>
          <w:delText xml:space="preserve">) of length</w:delText>
        </w:r>
      </w:del>
      <w:del w:id="19702" w:author="PR Preview" w:date="2026-01-01T00:00:00Z">
        <w:r>
          <w:delText xml:space="preserve"> </w:delText>
        </w:r>
      </w:del>
      <m:oMath>
        <m:r>
          <m:t>p</m:t>
        </m:r>
      </m:oMath>
      <w:del w:id="19703" w:author="PR Preview" w:date="2026-01-01T00:00:00Z">
        <w:r>
          <w:delText xml:space="preserve">.</w:delText>
        </w:r>
      </w:del>
      <w:del w:id="19704" w:author="PR Preview" w:date="2026-01-01T00:00:00Z">
        <w:r>
          <w:delText xml:space="preserve"> </w:delText>
        </w:r>
      </w:del>
      <w:del w:id="19705" w:author="PR Preview" w:date="2026-01-01T00:00:00Z">
        <w:r>
          <w:delText xml:space="preserve">Column</w:delText>
        </w:r>
      </w:del>
      <w:del w:id="19706" w:author="PR Preview" w:date="2026-01-01T00:00:00Z">
        <w:r>
          <w:delText xml:space="preserve"> </w:delText>
        </w:r>
      </w:del>
      <m:oMath>
        <m:r>
          <m:t>i</m:t>
        </m:r>
      </m:oMath>
      <w:del w:id="19707" w:author="PR Preview" w:date="2026-01-01T00:00:00Z">
        <w:r>
          <w:delText xml:space="preserve"> </w:delText>
        </w:r>
      </w:del>
      <w:del w:id="19708" w:author="PR Preview" w:date="2026-01-01T00:00:00Z">
        <w:r>
          <w:delText xml:space="preserve">of</w:delText>
        </w:r>
      </w:del>
      <w:del w:id="19709" w:author="PR Preview" w:date="2026-01-01T00:00:00Z">
        <w:r>
          <w:delText xml:space="preserve"> </w:delText>
        </w:r>
      </w:del>
      <m:oMath>
        <m:sSup>
          <m:e>
            <m:r>
              <m:rPr>
                <m:sty m:val="bi"/>
              </m:rPr>
              <m:t>V</m:t>
            </m:r>
          </m:e>
          <m:sup>
            <m:r>
              <m:rPr>
                <m:sty m:val="p"/>
              </m:rPr>
              <m:t>⊤</m:t>
            </m:r>
          </m:sup>
        </m:sSup>
        <m:r>
          <m:rPr>
            <m:sty m:val="bi"/>
          </m:rPr>
          <m:t>V</m:t>
        </m:r>
        <m:r>
          <m:rPr>
            <m:sty m:val="p"/>
          </m:rPr>
          <m:t>=</m:t>
        </m:r>
        <m:sSub>
          <m:e>
            <m:r>
              <m:rPr>
                <m:sty m:val="bi"/>
              </m:rPr>
              <m:t>I</m:t>
            </m:r>
          </m:e>
          <m:sub>
            <m:r>
              <m:t>p</m:t>
            </m:r>
          </m:sub>
        </m:sSub>
      </m:oMath>
      <w:del w:id="19710" w:author="PR Preview" w:date="2026-01-01T00:00:00Z">
        <w:r>
          <w:delText xml:space="preserve"> </w:delText>
        </w:r>
      </w:del>
      <w:del w:id="19711" w:author="PR Preview" w:date="2026-01-01T00:00:00Z">
        <w:r>
          <w:delText xml:space="preserve">says</w:delText>
        </w:r>
      </w:del>
      <w:del w:id="19712" w:author="PR Preview" w:date="2026-01-01T00:00:00Z">
        <w:r>
          <w:delText xml:space="preserve"> </w:delText>
        </w:r>
      </w:del>
      <m:oMath>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oMath>
      <w:del w:id="19713" w:author="PR Preview" w:date="2026-01-01T00:00:00Z">
        <w:r>
          <w:delText xml:space="preserve">.</w:delText>
        </w:r>
      </w:del>
      <w:del w:id="19714" w:author="PR Preview" w:date="2026-01-01T00:00:00Z">
        <w:r>
          <w:delText xml:space="preserve"> </w:delText>
        </w:r>
      </w:del>
      <w:del w:id="19715"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r>
                <m:t> </m:t>
              </m:r>
              <m:sSub>
                <m:e>
                  <m:limLow>
                    <m:e>
                      <m:r>
                        <m:t>v</m:t>
                      </m:r>
                    </m:e>
                    <m:lim>
                      <m:r>
                        <m:rPr>
                          <m:sty m:val="p"/>
                        </m:rPr>
                        <m:t>∼</m:t>
                      </m:r>
                    </m:lim>
                  </m:limLow>
                </m:e>
                <m:sub>
                  <m:r>
                    <m:t>i</m:t>
                  </m:r>
                </m:sub>
              </m:sSub>
              <m:r>
                <m:t>&amp;</m:t>
              </m:r>
              <m:r>
                <m:rPr>
                  <m:sty m:val="p"/>
                </m:rPr>
                <m:t>=</m:t>
              </m:r>
              <m:r>
                <m:rPr>
                  <m:sty m:val="bi"/>
                </m:rPr>
                <m:t>V</m:t>
              </m:r>
              <m:r>
                <m:rPr>
                  <m:sty m:val="b"/>
                </m:rPr>
                <m:t>Λ</m:t>
              </m:r>
              <m:r>
                <m:t> </m:t>
              </m:r>
              <m:sSup>
                <m:e>
                  <m:r>
                    <m:rPr>
                      <m:sty m:val="bi"/>
                    </m:rPr>
                    <m:t>V</m:t>
                  </m:r>
                </m:e>
                <m:sup>
                  <m:r>
                    <m:rPr>
                      <m:sty m:val="p"/>
                    </m:rPr>
                    <m:t>⊤</m:t>
                  </m:r>
                </m:sup>
              </m:sSup>
              <m:sSub>
                <m:e>
                  <m:limLow>
                    <m:e>
                      <m:r>
                        <m:t>v</m:t>
                      </m:r>
                    </m:e>
                    <m:lim>
                      <m:r>
                        <m:rPr>
                          <m:sty m:val="p"/>
                        </m:rPr>
                        <m:t>∼</m:t>
                      </m:r>
                    </m:lim>
                  </m:limLow>
                </m:e>
                <m:sub>
                  <m:r>
                    <m:t>i</m:t>
                  </m:r>
                </m:sub>
              </m:sSub>
              <m:r>
                <m:t>&amp;</m:t>
              </m:r>
              <m:r>
                <m:t>&amp;</m:t>
              </m:r>
              <m:r>
                <m:rPr>
                  <m:nor/>
                  <m:sty m:val="p"/>
                </m:rPr>
                <m:t>(the factorization)</m:t>
              </m:r>
            </m:e>
            <m:e>
              <m:r>
                <m:t>&amp;</m:t>
              </m:r>
              <m:r>
                <m:rPr>
                  <m:sty m:val="p"/>
                </m:rPr>
                <m:t>=</m:t>
              </m:r>
              <m:r>
                <m:rPr>
                  <m:sty m:val="bi"/>
                </m:rPr>
                <m:t>V</m:t>
              </m:r>
              <m:r>
                <m:rPr>
                  <m:sty m:val="b"/>
                </m:rPr>
                <m:t>Λ</m:t>
              </m:r>
              <m:r>
                <m:t> </m:t>
              </m:r>
              <m:sSub>
                <m:e>
                  <m:limLow>
                    <m:e>
                      <m:r>
                        <m:t>e</m:t>
                      </m:r>
                    </m:e>
                    <m:lim>
                      <m:r>
                        <m:rPr>
                          <m:sty m:val="p"/>
                        </m:rPr>
                        <m:t>∼</m:t>
                      </m:r>
                    </m:lim>
                  </m:limLow>
                </m:e>
                <m:sub>
                  <m:r>
                    <m:t>i</m:t>
                  </m:r>
                </m:sub>
              </m:sSub>
              <m:r>
                <m:t>&amp;</m:t>
              </m:r>
              <m:r>
                <m:t>&amp;</m:t>
              </m:r>
              <m:r>
                <m:rPr>
                  <m:nor/>
                  <m:sty m:val="p"/>
                </m:rPr>
                <m:t>(</m:t>
              </m:r>
              <m:sSup>
                <m:e>
                  <m:r>
                    <m:rPr>
                      <m:sty m:val="bi"/>
                    </m:rPr>
                    <m:t>V</m:t>
                  </m:r>
                </m:e>
                <m:sup>
                  <m:r>
                    <m:rPr>
                      <m:sty m:val="p"/>
                    </m:rPr>
                    <m:t>⊤</m:t>
                  </m:r>
                </m:sup>
              </m:sSup>
              <m:sSub>
                <m:e>
                  <m:limLow>
                    <m:e>
                      <m:r>
                        <m:t>v</m:t>
                      </m:r>
                    </m:e>
                    <m:lim>
                      <m:r>
                        <m:rPr>
                          <m:sty m:val="p"/>
                        </m:rPr>
                        <m:t>∼</m:t>
                      </m:r>
                    </m:lim>
                  </m:limLow>
                </m:e>
                <m:sub>
                  <m:r>
                    <m:t>i</m:t>
                  </m:r>
                </m:sub>
              </m:sSub>
              <m:r>
                <m:rPr>
                  <m:sty m:val="p"/>
                </m:rPr>
                <m:t>=</m:t>
              </m:r>
              <m:sSub>
                <m:e>
                  <m:limLow>
                    <m:e>
                      <m:r>
                        <m:t>e</m:t>
                      </m:r>
                    </m:e>
                    <m:lim>
                      <m:r>
                        <m:rPr>
                          <m:sty m:val="p"/>
                        </m:rPr>
                        <m:t>∼</m:t>
                      </m:r>
                    </m:lim>
                  </m:limLow>
                </m:e>
                <m:sub>
                  <m:r>
                    <m:t>i</m:t>
                  </m:r>
                </m:sub>
              </m:sSub>
              <m:r>
                <m:rPr>
                  <m:nor/>
                  <m:sty m:val="p"/>
                </m:rPr>
                <m:t>)</m:t>
              </m:r>
            </m:e>
            <m:e>
              <m:r>
                <m:t>&amp;</m:t>
              </m:r>
              <m:r>
                <m:rPr>
                  <m:sty m:val="p"/>
                </m:rPr>
                <m:t>=</m:t>
              </m:r>
              <m:r>
                <m:rPr>
                  <m:sty m:val="bi"/>
                </m:rPr>
                <m:t>V</m:t>
              </m:r>
              <m:r>
                <m:t> </m:t>
              </m:r>
              <m:r>
                <m:rPr>
                  <m:sty m:val="p"/>
                </m:rPr>
                <m:t>(</m:t>
              </m:r>
              <m:sSub>
                <m:e>
                  <m:r>
                    <m:t>λ</m:t>
                  </m:r>
                </m:e>
                <m:sub>
                  <m:r>
                    <m:t>i</m:t>
                  </m:r>
                </m:sub>
              </m:sSub>
              <m:r>
                <m:t> </m:t>
              </m:r>
              <m:sSub>
                <m:e>
                  <m:limLow>
                    <m:e>
                      <m:r>
                        <m:t>e</m:t>
                      </m:r>
                    </m:e>
                    <m:lim>
                      <m:r>
                        <m:rPr>
                          <m:sty m:val="p"/>
                        </m:rPr>
                        <m:t>∼</m:t>
                      </m:r>
                    </m:lim>
                  </m:limLow>
                </m:e>
                <m:sub>
                  <m:r>
                    <m:t>i</m:t>
                  </m:r>
                </m:sub>
              </m:sSub>
              <m:r>
                <m:rPr>
                  <m:sty m:val="p"/>
                </m:rPr>
                <m:t>)</m:t>
              </m:r>
              <m:r>
                <m:t>&amp;</m:t>
              </m:r>
              <m:r>
                <m:t>&amp;</m:t>
              </m:r>
              <m:r>
                <m:rPr>
                  <m:nor/>
                  <m:sty m:val="p"/>
                </m:rPr>
                <m:t>(column </m:t>
              </m:r>
              <m:r>
                <m:t>i</m:t>
              </m:r>
              <m:r>
                <m:rPr>
                  <m:nor/>
                  <m:sty m:val="p"/>
                </m:rPr>
                <m:t> of the diagonal matrix </m:t>
              </m:r>
              <m:r>
                <m:rPr>
                  <m:sty m:val="b"/>
                </m:rPr>
                <m:t>Λ</m:t>
              </m:r>
              <m:r>
                <m:rPr>
                  <m:nor/>
                  <m:sty m:val="p"/>
                </m:rPr>
                <m:t>)</m:t>
              </m:r>
            </m:e>
            <m:e>
              <m:r>
                <m:t>&amp;</m:t>
              </m:r>
              <m:r>
                <m:rPr>
                  <m:sty m:val="p"/>
                </m:rPr>
                <m:t>=</m:t>
              </m:r>
              <m:sSub>
                <m:e>
                  <m:r>
                    <m:t>λ</m:t>
                  </m:r>
                </m:e>
                <m:sub>
                  <m:r>
                    <m:t>i</m:t>
                  </m:r>
                </m:sub>
              </m:sSub>
              <m:r>
                <m:t> </m:t>
              </m:r>
              <m:r>
                <m:rPr>
                  <m:sty m:val="bi"/>
                </m:rPr>
                <m:t>V</m:t>
              </m:r>
              <m:sSub>
                <m:e>
                  <m:limLow>
                    <m:e>
                      <m:r>
                        <m:t>e</m:t>
                      </m:r>
                    </m:e>
                    <m:lim>
                      <m:r>
                        <m:rPr>
                          <m:sty m:val="p"/>
                        </m:rPr>
                        <m:t>∼</m:t>
                      </m:r>
                    </m:lim>
                  </m:limLow>
                </m:e>
                <m:sub>
                  <m:r>
                    <m:t>i</m:t>
                  </m:r>
                </m:sub>
              </m:sSub>
              <m:r>
                <m:t>&amp;</m:t>
              </m:r>
              <m:r>
                <m:t>&amp;</m:t>
              </m:r>
              <m:r>
                <m:rPr>
                  <m:nor/>
                  <m:sty m:val="p"/>
                </m:rPr>
                <m:t>(move the scalar </m:t>
              </m:r>
              <m:sSub>
                <m:e>
                  <m:r>
                    <m:t>λ</m:t>
                  </m:r>
                </m:e>
                <m:sub>
                  <m:r>
                    <m:t>i</m:t>
                  </m:r>
                </m:sub>
              </m:sSub>
              <m:r>
                <m:rPr>
                  <m:nor/>
                  <m:sty m:val="p"/>
                </m:rPr>
                <m:t> to the front)</m:t>
              </m:r>
            </m:e>
            <m:e>
              <m:r>
                <m:t>&amp;</m:t>
              </m:r>
              <m:r>
                <m:rPr>
                  <m:sty m:val="p"/>
                </m:rPr>
                <m:t>=</m:t>
              </m:r>
              <m:sSub>
                <m:e>
                  <m:r>
                    <m:t>λ</m:t>
                  </m:r>
                </m:e>
                <m:sub>
                  <m:r>
                    <m:t>i</m:t>
                  </m:r>
                </m:sub>
              </m:sSub>
              <m:r>
                <m:t> </m:t>
              </m:r>
              <m:sSub>
                <m:e>
                  <m:limLow>
                    <m:e>
                      <m:r>
                        <m:t>v</m:t>
                      </m:r>
                    </m:e>
                    <m:lim>
                      <m:r>
                        <m:rPr>
                          <m:sty m:val="p"/>
                        </m:rPr>
                        <m:t>∼</m:t>
                      </m:r>
                    </m:lim>
                  </m:limLow>
                </m:e>
                <m:sub>
                  <m:r>
                    <m:t>i</m:t>
                  </m:r>
                </m:sub>
              </m:sSub>
              <m:r>
                <m:t>&amp;</m:t>
              </m:r>
              <m:r>
                <m:t>&amp;</m:t>
              </m:r>
              <m:r>
                <m:rPr>
                  <m:nor/>
                  <m:sty m:val="p"/>
                </m:rPr>
                <m:t>(</m:t>
              </m:r>
              <m:r>
                <m:rPr>
                  <m:sty m:val="bi"/>
                </m:rPr>
                <m:t>V</m:t>
              </m:r>
              <m:sSub>
                <m:e>
                  <m:limLow>
                    <m:e>
                      <m:r>
                        <m:t>e</m:t>
                      </m:r>
                    </m:e>
                    <m:lim>
                      <m:r>
                        <m:rPr>
                          <m:sty m:val="p"/>
                        </m:rPr>
                        <m:t>∼</m:t>
                      </m:r>
                    </m:lim>
                  </m:limLow>
                </m:e>
                <m:sub>
                  <m:r>
                    <m:t>i</m:t>
                  </m:r>
                </m:sub>
              </m:sSub>
              <m:r>
                <m:rPr>
                  <m:nor/>
                  <m:sty m:val="p"/>
                </m:rPr>
                <m:t> is column </m:t>
              </m:r>
              <m:r>
                <m:t>i</m:t>
              </m:r>
              <m:r>
                <m:rPr>
                  <m:nor/>
                  <m:sty m:val="p"/>
                </m:rPr>
                <m:t> of </m:t>
              </m:r>
              <m:r>
                <m:rPr>
                  <m:sty m:val="bi"/>
                </m:rPr>
                <m:t>V</m:t>
              </m:r>
              <m:r>
                <m:rPr>
                  <m:nor/>
                  <m:sty m:val="p"/>
                </m:rPr>
                <m:t>)</m:t>
              </m:r>
            </m:e>
          </m:eqArr>
        </m:oMath>
      </m:oMathPara>
    </w:p>
    <w:p>
      <w:pPr>
        <w:pStyle w:val="FirstParagraph"/>
      </w:pPr>
      <w:del w:id="19716" w:author="PR Preview" w:date="2026-01-01T00:00:00Z">
        <w:r>
          <w:delText xml:space="preserve">and</w:delText>
        </w:r>
      </w:del>
      <w:del w:id="19717" w:author="PR Preview" w:date="2026-01-01T00:00:00Z">
        <w:r>
          <w:delText xml:space="preserve"> </w:delText>
        </w:r>
      </w:del>
      <m:oMath>
        <m:sSub>
          <m:e>
            <m:limLow>
              <m:e>
                <m:r>
                  <m:t>v</m:t>
                </m:r>
              </m:e>
              <m:lim>
                <m:r>
                  <m:rPr>
                    <m:sty m:val="p"/>
                  </m:rPr>
                  <m:t>∼</m:t>
                </m:r>
              </m:lim>
            </m:limLow>
          </m:e>
          <m:sub>
            <m:r>
              <m:t>i</m:t>
            </m:r>
          </m:sub>
        </m:sSub>
        <m:r>
          <m:rPr>
            <m:sty m:val="p"/>
          </m:rPr>
          <m:t>≠</m:t>
        </m:r>
        <m:limLow>
          <m:e>
            <m:r>
              <m:t>0</m:t>
            </m:r>
          </m:e>
          <m:lim>
            <m:r>
              <m:rPr>
                <m:sty m:val="p"/>
              </m:rPr>
              <m:t>∼</m:t>
            </m:r>
          </m:lim>
        </m:limLow>
      </m:oMath>
      <w:del w:id="19718" w:author="PR Preview" w:date="2026-01-01T00:00:00Z">
        <w:r>
          <w:delText xml:space="preserve"> </w:delText>
        </w:r>
      </w:del>
      <w:del w:id="19719" w:author="PR Preview" w:date="2026-01-01T00:00:00Z">
        <w:r>
          <w:delText xml:space="preserve">because it has norm</w:delText>
        </w:r>
      </w:del>
      <w:del w:id="19720" w:author="PR Preview" w:date="2026-01-01T00:00:00Z">
        <w:r>
          <w:delText xml:space="preserve"> </w:delText>
        </w:r>
      </w:del>
      <m:oMath>
        <m:r>
          <m:t>1</m:t>
        </m:r>
      </m:oMath>
      <w:del w:id="19721" w:author="PR Preview" w:date="2026-01-01T00:00:00Z">
        <w:r>
          <w:delText xml:space="preserve">.</w:delText>
        </w:r>
      </w:del>
    </w:p>
    <w:p>
      <w:pPr>
        <w:pStyle w:val="BodyText"/>
      </w:pPr>
      <w:ins w:id="19722" w:author="PR Preview" w:date="2026-01-01T00:00:00Z">
        <w:r>
          <w:rPr>
            <w:b/>
            <w:bCs/>
          </w:rPr>
          <w:t xml:space="preserve">The eigenvectors.</w:t>
        </w:r>
      </w:ins>
      <w:ins w:id="19723" w:author="PR Preview" w:date="2026-01-01T00:00:00Z">
        <w:r>
          <w:t xml:space="preserve"> </w:t>
        </w:r>
      </w:ins>
      <w:ins w:id="19724" w:author="PR Preview" w:date="2026-01-01T00:00:00Z">
        <w:r>
          <w:t xml:space="preserve">Write</w:t>
        </w:r>
      </w:ins>
      <w:ins w:id="19725" w:author="PR Preview" w:date="2026-01-01T00:00:00Z">
        <w:r>
          <w:t xml:space="preserve"> </w:t>
        </w:r>
      </w:ins>
      <w:ins w:id="19726" w:author="PR Preview" w:date="2026-01-01T00:00:00Z">
        <w:r>
          <w:t xml:space="preserve">$\mathord{\smash[b]{\underset{\raise.3ex\hbox{$\scriptstyle\sim$}}{v}}\vphantom{v}}_i$</w:t>
        </w:r>
      </w:ins>
      <w:ins w:id="19727" w:author="PR Preview" w:date="2026-01-01T00:00:00Z">
        <w:r>
          <w:t xml:space="preserve"> </w:t>
        </w:r>
      </w:ins>
      <w:ins w:id="19728" w:author="PR Preview" w:date="2026-01-01T00:00:00Z">
        <w:r>
          <w:t xml:space="preserve">for column</w:t>
        </w:r>
      </w:ins>
      <w:ins w:id="19729" w:author="PR Preview" w:date="2026-01-01T00:00:00Z">
        <w:r>
          <w:t xml:space="preserve"> </w:t>
        </w:r>
      </w:ins>
      <m:oMath>
        <m:r>
          <m:t>i</m:t>
        </m:r>
      </m:oMath>
      <w:ins w:id="19730" w:author="PR Preview" w:date="2026-01-01T00:00:00Z">
        <w:r>
          <w:t xml:space="preserve"> </w:t>
        </w:r>
      </w:ins>
      <w:ins w:id="19731" w:author="PR Preview" w:date="2026-01-01T00:00:00Z">
        <w:r>
          <w:t xml:space="preserve">of</w:t>
        </w:r>
      </w:ins>
      <w:ins w:id="19732" w:author="PR Preview" w:date="2026-01-01T00:00:00Z">
        <w:r>
          <w:t xml:space="preserve"> </w:t>
        </w:r>
      </w:ins>
      <m:oMath>
        <m:r>
          <m:rPr>
            <m:sty m:val="bi"/>
          </m:rPr>
          <m:t>V</m:t>
        </m:r>
      </m:oMath>
      <w:ins w:id="19733" w:author="PR Preview" w:date="2026-01-01T00:00:00Z">
        <w:r>
          <w:t xml:space="preserve">,</w:t>
        </w:r>
      </w:ins>
      <w:ins w:id="19734" w:author="PR Preview" w:date="2026-01-01T00:00:00Z">
        <w:r>
          <w:t xml:space="preserve"> </w:t>
        </w:r>
      </w:ins>
      <w:ins w:id="19735" w:author="PR Preview" w:date="2026-01-01T00:00:00Z">
        <w:r>
          <w:t xml:space="preserve">and</w:t>
        </w:r>
      </w:ins>
      <w:ins w:id="19736" w:author="PR Preview" w:date="2026-01-01T00:00:00Z">
        <w:r>
          <w:t xml:space="preserve"> </w:t>
        </w:r>
      </w:ins>
      <w:ins w:id="19737" w:author="PR Preview" w:date="2026-01-01T00:00:00Z">
        <w:r>
          <w:t xml:space="preserve">$\mathord{\smash[b]{\underset{\raise.3ex\hbox{$\scriptstyle\sim$}}{e}}\vphantom{e}}_i$</w:t>
        </w:r>
      </w:ins>
      <w:ins w:id="19738" w:author="PR Preview" w:date="2026-01-01T00:00:00Z">
        <w:r>
          <w:t xml:space="preserve"> </w:t>
        </w:r>
      </w:ins>
      <w:ins w:id="19739" w:author="PR Preview" w:date="2026-01-01T00:00:00Z">
        <w:r>
          <w:t xml:space="preserve">for the indicator vector (</w:t>
        </w:r>
      </w:ins>
      <w:hyperlink w:anchor="def-indicator-vector">
        <w:ins w:id="19740" w:author="PR Preview" w:date="2026-01-01T00:00:00Z">
          <w:r>
            <w:rPr>
              <w:rStyle w:val="Hyperlink"/>
            </w:rPr>
            <w:t xml:space="preserve">Definition 14</w:t>
          </w:r>
        </w:ins>
      </w:hyperlink>
      <w:ins w:id="19741" w:author="PR Preview" w:date="2026-01-01T00:00:00Z">
        <w:r>
          <w:t xml:space="preserve">) of length</w:t>
        </w:r>
      </w:ins>
      <w:ins w:id="19742" w:author="PR Preview" w:date="2026-01-01T00:00:00Z">
        <w:r>
          <w:t xml:space="preserve"> </w:t>
        </w:r>
      </w:ins>
      <m:oMath>
        <m:r>
          <m:t>p</m:t>
        </m:r>
      </m:oMath>
      <w:ins w:id="19743" w:author="PR Preview" w:date="2026-01-01T00:00:00Z">
        <w:r>
          <w:t xml:space="preserve">.</w:t>
        </w:r>
      </w:ins>
      <w:ins w:id="19744" w:author="PR Preview" w:date="2026-01-01T00:00:00Z">
        <w:r>
          <w:t xml:space="preserve"> </w:t>
        </w:r>
      </w:ins>
      <w:ins w:id="19745" w:author="PR Preview" w:date="2026-01-01T00:00:00Z">
        <w:r>
          <w:t xml:space="preserve">Column</w:t>
        </w:r>
      </w:ins>
      <w:ins w:id="19746" w:author="PR Preview" w:date="2026-01-01T00:00:00Z">
        <w:r>
          <w:t xml:space="preserve"> </w:t>
        </w:r>
      </w:ins>
      <m:oMath>
        <m:r>
          <m:t>i</m:t>
        </m:r>
      </m:oMath>
      <w:ins w:id="19747" w:author="PR Preview" w:date="2026-01-01T00:00:00Z">
        <w:r>
          <w:t xml:space="preserve"> </w:t>
        </w:r>
      </w:ins>
      <w:ins w:id="19748" w:author="PR Preview" w:date="2026-01-01T00:00:00Z">
        <w:r>
          <w:t xml:space="preserve">of</w:t>
        </w:r>
      </w:ins>
      <w:ins w:id="19749" w:author="PR Preview" w:date="2026-01-01T00:00:00Z">
        <w:r>
          <w:t xml:space="preserve"> </w:t>
        </w:r>
      </w:ins>
      <m:oMath>
        <m:sSup>
          <m:e>
            <m:r>
              <m:rPr>
                <m:sty m:val="bi"/>
              </m:rPr>
              <m:t>V</m:t>
            </m:r>
          </m:e>
          <m:sup>
            <m:r>
              <m:rPr>
                <m:sty m:val="p"/>
              </m:rPr>
              <m:t>⊤</m:t>
            </m:r>
          </m:sup>
        </m:sSup>
        <m:r>
          <m:rPr>
            <m:sty m:val="bi"/>
          </m:rPr>
          <m:t>V</m:t>
        </m:r>
        <m:r>
          <m:rPr>
            <m:sty m:val="p"/>
          </m:rPr>
          <m:t>=</m:t>
        </m:r>
        <m:sSub>
          <m:e>
            <m:r>
              <m:rPr>
                <m:sty m:val="bi"/>
              </m:rPr>
              <m:t>I</m:t>
            </m:r>
          </m:e>
          <m:sub>
            <m:r>
              <m:t>p</m:t>
            </m:r>
          </m:sub>
        </m:sSub>
      </m:oMath>
      <w:ins w:id="19750" w:author="PR Preview" w:date="2026-01-01T00:00:00Z">
        <w:r>
          <w:t xml:space="preserve"> </w:t>
        </w:r>
      </w:ins>
      <w:ins w:id="19751" w:author="PR Preview" w:date="2026-01-01T00:00:00Z">
        <w:r>
          <w:t xml:space="preserve">says</w:t>
        </w:r>
      </w:ins>
      <w:ins w:id="19752" w:author="PR Preview" w:date="2026-01-01T00:00:00Z">
        <w:r>
          <w:t xml:space="preserve"> </w:t>
        </w:r>
      </w:ins>
      <w:ins w:id="19753" w:author="PR Preview" w:date="2026-01-01T00:00:00Z">
        <w:r>
          <w:t xml:space="preserve">${\mathbf{V}}^{\top}\mathord{\smash[b]{\underset{\raise.3ex\hbox{$\scriptstyle\sim$}}{v}}\vphantom{v}}_i = \mathord{\smash[b]{\underset{\raise.3ex\hbox{$\scriptstyle\sim$}}{e}}\vphantom{e}}_i$</w:t>
        </w:r>
      </w:ins>
      <w:ins w:id="19754" w:author="PR Preview" w:date="2026-01-01T00:00:00Z">
        <w:r>
          <w:t xml:space="preserve">.</w:t>
        </w:r>
      </w:ins>
      <w:ins w:id="19755" w:author="PR Preview" w:date="2026-01-01T00:00:00Z">
        <w:r>
          <w:t xml:space="preserve"> </w:t>
        </w:r>
      </w:ins>
      <w:ins w:id="19756" w:author="PR Preview" w:date="2026-01-01T00:00:00Z">
        <w:r>
          <w:t xml:space="preserve">Then</w:t>
        </w:r>
      </w:ins>
    </w:p>
    <w:p>
      <w:pPr>
        <w:pStyle w:val="BodyText"/>
      </w:pPr>
      <w:ins w:id="19757" w:author="PR Preview" w:date="2026-01-01T00:00:00Z">
        <w:r>
          <w:t xml:space="preserve">$$
    \begin{aligned}
    {\mathbf{A}}^{\top}\mathbf{A}\,\mathord{\smash[b]{\underset{\raise.3ex\hbox{$\scriptstyle\sim$}}{v}}\vphantom{v}}_i
    &amp;= \mathbf{V}\mathbf{\Lambda}\,{\mathbf{V}}^{\top}\mathord{\smash[b]{\underset{\raise.3ex\hbox{$\scriptstyle\sim$}}{v}}\vphantom{v}}_i
    &amp;&amp; \text{(the factorization)}
    \\
    &amp;= \mathbf{V}\mathbf{\Lambda}\,\mathord{\smash[b]{\underset{\raise.3ex\hbox{$\scriptstyle\sim$}}{e}}\vphantom{e}}_i
    &amp;&amp; \text{(} {\mathbf{V}}^{\top}\mathord{\smash[b]{\underset{\raise.3ex\hbox{$\scriptstyle\sim$}}{v}}\vphantom{v}}_i = \mathord{\smash[b]{\underset{\raise.3ex\hbox{$\scriptstyle\sim$}}{e}}\vphantom{e}}_i \text{)}
    \\
    &amp;= \mathbf{V}\,(\lambda_i\,\mathord{\smash[b]{\underset{\raise.3ex\hbox{$\scriptstyle\sim$}}{e}}\vphantom{e}}_i)
    &amp;&amp; \text{(column } i \text{ of the diagonal matrix } \mathbf{\Lambda} \text{)}
    \\
    &amp;= \lambda_i\,\mathbf{V}\mathord{\smash[b]{\underset{\raise.3ex\hbox{$\scriptstyle\sim$}}{e}}\vphantom{e}}_i
    &amp;&amp; \text{(move the scalar } \lambda_i \text{ to the front)}
    \\
    &amp;= \lambda_i\,\mathord{\smash[b]{\underset{\raise.3ex\hbox{$\scriptstyle\sim$}}{v}}\vphantom{v}}_i
    &amp;&amp; \text{(} \mathbf{V}\mathord{\smash[b]{\underset{\raise.3ex\hbox{$\scriptstyle\sim$}}{e}}\vphantom{e}}_i \text{ is column } i \text{ of } \mathbf{V} \text{)}
    \end{aligned}
    $$</w:t>
        </w:r>
      </w:ins>
    </w:p>
    <w:p>
      <w:pPr>
        <w:pStyle w:val="FirstParagraph"/>
      </w:pPr>
      <w:ins w:id="19758" w:author="PR Preview" w:date="2026-01-01T00:00:00Z">
        <w:r>
          <w:t xml:space="preserve">and</w:t>
        </w:r>
      </w:ins>
      <w:ins w:id="19759" w:author="PR Preview" w:date="2026-01-01T00:00:00Z">
        <w:r>
          <w:t xml:space="preserve"> </w:t>
        </w:r>
      </w:ins>
      <w:ins w:id="19760" w:author="PR Preview" w:date="2026-01-01T00:00:00Z">
        <w:r>
          <w:t xml:space="preserve">$\mathord{\smash[b]{\underset{\raise.3ex\hbox{$\scriptstyle\sim$}}{v}}\vphantom{v}}_i \neq \mathord{\smash[b]{\underset{\raise.3ex\hbox{$\scriptstyle\sim$}}{0}}\vphantom{0}}$</w:t>
        </w:r>
      </w:ins>
      <w:ins w:id="19761" w:author="PR Preview" w:date="2026-01-01T00:00:00Z">
        <w:r>
          <w:t xml:space="preserve"> </w:t>
        </w:r>
      </w:ins>
      <w:ins w:id="19762" w:author="PR Preview" w:date="2026-01-01T00:00:00Z">
        <w:r>
          <w:t xml:space="preserve">because it has norm</w:t>
        </w:r>
      </w:ins>
      <w:ins w:id="19763" w:author="PR Preview" w:date="2026-01-01T00:00:00Z">
        <w:r>
          <w:t xml:space="preserve"> </w:t>
        </w:r>
      </w:ins>
      <m:oMath>
        <m:r>
          <m:t>1</m:t>
        </m:r>
      </m:oMath>
      <w:ins w:id="19764" w:author="PR Preview" w:date="2026-01-01T00:00:00Z">
        <w:r>
          <w:t xml:space="preserve">.</w:t>
        </w:r>
      </w:ins>
    </w:p>
    <w:bookmarkStart w:id="496" w:name="exm-svd-evd"/>
    <w:p>
      <w:pPr>
        <w:pStyle w:val="BodyText"/>
      </w:pPr>
      <w:r>
        <w:rPr>
          <w:b/>
          <w:bCs/>
        </w:rPr>
        <w:t xml:space="preserve">Example 148 (</w:t>
      </w:r>
      <m:oMath>
        <m:sSup>
          <m:e>
            <m:r>
              <m:rPr>
                <m:sty m:val="bi"/>
              </m:rPr>
              <m:t>A</m:t>
            </m:r>
          </m:e>
          <m:sup>
            <m:r>
              <m:rPr>
                <m:sty m:val="p"/>
              </m:rPr>
              <m:t>⊤</m:t>
            </m:r>
          </m:sup>
        </m:sSup>
        <m:r>
          <m:rPr>
            <m:sty m:val="bi"/>
          </m:rPr>
          <m:t>A</m:t>
        </m:r>
      </m:oMath>
      <w:r>
        <w:rPr>
          <w:b/>
          <w:bCs/>
        </w:rPr>
        <w:t xml:space="preserve"> </w:t>
      </w:r>
      <w:r>
        <w:rPr>
          <w:b/>
          <w:bCs/>
        </w:rPr>
        <w:t xml:space="preserve">for the matrix of the SVD example)</w:t>
      </w:r>
      <w:r>
        <w:t xml:space="preserve"> </w:t>
      </w:r>
      <w:r>
        <w:t xml:space="preserve">For</w:t>
      </w:r>
      <w:r>
        <w:t xml:space="preserve"> </w:t>
      </w:r>
      <m:oMath>
        <m:r>
          <m:rPr>
            <m:sty m:val="bi"/>
          </m:rPr>
          <m:t>A</m:t>
        </m:r>
      </m:oMath>
      <w:r>
        <w:t xml:space="preserve"> </w:t>
      </w:r>
      <w:r>
        <w:t xml:space="preserve">in</w:t>
      </w:r>
      <w:r>
        <w:t xml:space="preserve"> </w:t>
      </w:r>
      <w:hyperlink w:anchor="exm-svd">
        <w:r>
          <w:rPr>
            <w:rStyle w:val="Hyperlink"/>
          </w:rPr>
          <w:t xml:space="preserve">Example 147</w:t>
        </w:r>
      </w:hyperlink>
      <w:r>
        <w:t xml:space="preserve">:</w:t>
      </w:r>
    </w:p>
    <w:p>
      <w:pPr>
        <w:pStyle w:val="BodyText"/>
      </w:pPr>
      <m:oMathPara>
        <m:oMathParaPr>
          <m:jc m:val="center"/>
        </m:oMathParaPr>
        <m:oMath>
          <m:eqArr>
            <m:e>
              <m:sSup>
                <m:e>
                  <m:r>
                    <m:rPr>
                      <m:sty m:val="bi"/>
                    </m:rPr>
                    <m:t>A</m:t>
                  </m:r>
                </m:e>
                <m:sup>
                  <m:r>
                    <m:rPr>
                      <m:sty m:val="p"/>
                    </m:rPr>
                    <m:t>⊤</m:t>
                  </m:r>
                </m:sup>
              </m:sSup>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1</m:t>
                        </m:r>
                      </m:e>
                    </m:mr>
                    <m:mr>
                      <m:e>
                        <m:r>
                          <m:t>1</m:t>
                        </m:r>
                      </m:e>
                      <m:e>
                        <m:r>
                          <m:rPr>
                            <m:sty m:val="p"/>
                          </m:rPr>
                          <m:t>−</m:t>
                        </m:r>
                        <m:r>
                          <m:t>1</m:t>
                        </m:r>
                      </m:e>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r>
                      <m:e>
                        <m:r>
                          <m:t>1</m:t>
                        </m:r>
                      </m:e>
                      <m:e>
                        <m:r>
                          <m:t>1</m:t>
                        </m:r>
                      </m:e>
                    </m:mr>
                  </m:m>
                </m:e>
              </m:d>
              <m:r>
                <m:t>&amp;</m:t>
              </m:r>
              <m:r>
                <m:t>&amp;</m:t>
              </m:r>
              <m:r>
                <m:rPr>
                  <m:nor/>
                  <m:sty m:val="p"/>
                </m:rPr>
                <m:t>(definition of the transpose)</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e>
                      <m:e>
                        <m:r>
                          <m:t>1</m:t>
                        </m:r>
                        <m:r>
                          <m:rPr>
                            <m:sty m:val="p"/>
                          </m:rPr>
                          <m:t>−</m:t>
                        </m:r>
                        <m:r>
                          <m:t>1</m:t>
                        </m:r>
                        <m:r>
                          <m:rPr>
                            <m:sty m:val="p"/>
                          </m:rPr>
                          <m:t>+</m:t>
                        </m:r>
                        <m:r>
                          <m:t>1</m:t>
                        </m:r>
                      </m:e>
                    </m:mr>
                    <m:mr>
                      <m:e>
                        <m:r>
                          <m:t>1</m:t>
                        </m:r>
                        <m:r>
                          <m:rPr>
                            <m:sty m:val="p"/>
                          </m:rPr>
                          <m:t>−</m:t>
                        </m:r>
                        <m:r>
                          <m:t>1</m:t>
                        </m:r>
                        <m:r>
                          <m:rPr>
                            <m:sty m:val="p"/>
                          </m:rPr>
                          <m:t>+</m:t>
                        </m:r>
                        <m:r>
                          <m:t>1</m:t>
                        </m:r>
                      </m:e>
                      <m:e>
                        <m:r>
                          <m:t>1</m:t>
                        </m:r>
                        <m:r>
                          <m:rPr>
                            <m:sty m:val="p"/>
                          </m:rPr>
                          <m:t>+</m:t>
                        </m:r>
                        <m:r>
                          <m:t>1</m:t>
                        </m:r>
                        <m:r>
                          <m:rPr>
                            <m:sty m:val="p"/>
                          </m:rPr>
                          <m:t>+</m:t>
                        </m:r>
                        <m:r>
                          <m:t>1</m:t>
                        </m:r>
                      </m:e>
                    </m:mr>
                  </m:m>
                </m:e>
              </m:d>
              <m:r>
                <m:t>&amp;</m:t>
              </m:r>
              <m:r>
                <m:t>&amp;</m:t>
              </m:r>
              <m:r>
                <m:rPr>
                  <m:nor/>
                  <m:sty m:val="p"/>
                </m:rPr>
                <m:t>(definition of matrix multiplication)</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r>
                <m:t>&amp;</m:t>
              </m:r>
              <m:r>
                <m:t>&amp;</m:t>
              </m:r>
              <m:r>
                <m:rPr>
                  <m:nor/>
                  <m:sty m:val="p"/>
                </m:rPr>
                <m:t>(add)</m:t>
              </m:r>
            </m:e>
          </m:eqArr>
        </m:oMath>
      </m:oMathPara>
    </w:p>
    <w:p>
      <w:pPr>
        <w:pStyle w:val="FirstParagraph"/>
      </w:pPr>
      <w:hyperlink w:anchor="thm-svd-evd">
        <w:r>
          <w:rPr>
            <w:rStyle w:val="Hyperlink"/>
          </w:rPr>
          <w:t xml:space="preserve">Theorem 79</w:t>
        </w:r>
      </w:hyperlink>
      <w:r>
        <w:t xml:space="preserve"> </w:t>
      </w:r>
      <w:r>
        <w:t xml:space="preserve">says its eigenvalues are</w:t>
      </w:r>
      <w:r>
        <w:t xml:space="preserve"> </w:t>
      </w:r>
      <m:oMath>
        <m:sSubSup>
          <m:e>
            <m:r>
              <m:t>σ</m:t>
            </m:r>
          </m:e>
          <m:sub>
            <m:r>
              <m:t>1</m:t>
            </m:r>
          </m:sub>
          <m:sup>
            <m:r>
              <m:t>2</m:t>
            </m:r>
          </m:sup>
        </m:sSubSup>
        <m:r>
          <m:rPr>
            <m:sty m:val="p"/>
          </m:rPr>
          <m:t>=</m:t>
        </m:r>
        <m:r>
          <m:t>4</m:t>
        </m:r>
      </m:oMath>
      <w:r>
        <w:t xml:space="preserve"> </w:t>
      </w:r>
      <w:r>
        <w:t xml:space="preserve">and</w:t>
      </w:r>
      <w:r>
        <w:t xml:space="preserve"> </w:t>
      </w:r>
      <m:oMath>
        <m:sSubSup>
          <m:e>
            <m:r>
              <m:t>σ</m:t>
            </m:r>
          </m:e>
          <m:sub>
            <m:r>
              <m:t>2</m:t>
            </m:r>
          </m:sub>
          <m:sup>
            <m:r>
              <m:t>2</m:t>
            </m:r>
          </m:sup>
        </m:sSubSup>
        <m:r>
          <m:rPr>
            <m:sty m:val="p"/>
          </m:rPr>
          <m:t>=</m:t>
        </m:r>
        <m:r>
          <m:t>2</m:t>
        </m:r>
      </m:oMath>
      <w:r>
        <w:t xml:space="preserve">,</w:t>
      </w:r>
      <w:r>
        <w:t xml:space="preserve"> </w:t>
      </w:r>
      <w:r>
        <w:t xml:space="preserve">with the columns of</w:t>
      </w:r>
      <w:r>
        <w:t xml:space="preserve"> </w:t>
      </w:r>
      <m:oMath>
        <m:r>
          <m:rPr>
            <m:sty m:val="bi"/>
          </m:rPr>
          <m:t>V</m:t>
        </m:r>
      </m:oMath>
      <w:r>
        <w:t xml:space="preserve"> </w:t>
      </w:r>
      <w:r>
        <w:t xml:space="preserve">as eigenvectors.</w:t>
      </w:r>
      <w:r>
        <w:t xml:space="preserve"> </w:t>
      </w:r>
      <w:r>
        <w:t xml:space="preserve">Checking the first column, up to its factor</w:t>
      </w:r>
      <w:r>
        <w:t xml:space="preserve"> </w:t>
      </w:r>
      <m:oMath>
        <m:f>
          <m:fPr>
            <m:type m:val="bar"/>
          </m:fPr>
          <m:num>
            <m:r>
              <m:t>1</m:t>
            </m:r>
          </m:num>
          <m:den>
            <m:rad>
              <m:radPr>
                <m:degHide m:val="on"/>
              </m:radPr>
              <m:deg/>
              <m:e>
                <m:r>
                  <m:t>2</m:t>
                </m:r>
              </m:e>
            </m:rad>
          </m:den>
        </m:f>
      </m:oMath>
      <w:r>
        <w:t xml:space="preserve">:</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t>1</m:t>
                        </m:r>
                      </m:e>
                    </m:mr>
                    <m:mr>
                      <m:e>
                        <m:r>
                          <m:t>1</m:t>
                        </m:r>
                        <m:r>
                          <m:rPr>
                            <m:sty m:val="p"/>
                          </m:rPr>
                          <m:t>⋅</m:t>
                        </m:r>
                        <m:r>
                          <m:t>1</m:t>
                        </m:r>
                        <m:r>
                          <m:rPr>
                            <m:sty m:val="p"/>
                          </m:rPr>
                          <m:t>+</m:t>
                        </m:r>
                        <m:r>
                          <m:t>3</m:t>
                        </m:r>
                        <m:r>
                          <m:rPr>
                            <m:sty m:val="p"/>
                          </m:rPr>
                          <m:t>⋅</m:t>
                        </m:r>
                        <m:r>
                          <m:t>1</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4</m:t>
                        </m:r>
                      </m:e>
                    </m:mr>
                    <m:mr>
                      <m:e>
                        <m:r>
                          <m:t>4</m:t>
                        </m:r>
                      </m:e>
                    </m:mr>
                  </m:m>
                </m:e>
              </m:d>
              <m:r>
                <m:t>&amp;</m:t>
              </m:r>
              <m:r>
                <m:t>&amp;</m:t>
              </m:r>
              <m:r>
                <m:rPr>
                  <m:nor/>
                  <m:sty m:val="p"/>
                </m:rPr>
                <m:t>(add)</m:t>
              </m:r>
            </m:e>
            <m:e>
              <m:r>
                <m:t>&amp;</m:t>
              </m:r>
              <m:r>
                <m:rPr>
                  <m:sty m:val="p"/>
                </m:rPr>
                <m:t>=</m:t>
              </m:r>
              <m:r>
                <m:t>4</m:t>
              </m:r>
              <m:d>
                <m:dPr>
                  <m:begChr m:val="["/>
                  <m:sepChr m:val=""/>
                  <m:endChr m:val="]"/>
                  <m:grow/>
                </m:dPr>
                <m:e>
                  <m:m>
                    <m:mPr>
                      <m:baseJc m:val="center"/>
                      <m:plcHide m:val="on"/>
                      <m:mcs>
                        <m:mc>
                          <m:mcPr>
                            <m:mcJc m:val="center"/>
                            <m:count m:val="1"/>
                          </m:mcPr>
                        </m:mc>
                      </m:mcs>
                    </m:mPr>
                    <m:mr>
                      <m:e>
                        <m:r>
                          <m:t>1</m:t>
                        </m:r>
                      </m:e>
                    </m:mr>
                    <m:mr>
                      <m:e>
                        <m:r>
                          <m:t>1</m:t>
                        </m:r>
                      </m:e>
                    </m:mr>
                  </m:m>
                </m:e>
              </m:d>
              <m:r>
                <m:t>&amp;</m:t>
              </m:r>
              <m:r>
                <m:t>&amp;</m:t>
              </m:r>
              <m:r>
                <m:rPr>
                  <m:nor/>
                  <m:sty m:val="p"/>
                </m:rPr>
                <m:t>(factor out </m:t>
              </m:r>
              <m:r>
                <m:t>4</m:t>
              </m:r>
              <m:r>
                <m:rPr>
                  <m:nor/>
                  <m:sty m:val="p"/>
                </m:rPr>
                <m:t>)</m:t>
              </m:r>
            </m:e>
          </m:eqArr>
        </m:oMath>
      </m:oMathPara>
    </w:p>
    <w:p>
      <w:pPr>
        <w:pStyle w:val="FirstParagraph"/>
      </w:pPr>
      <w:r>
        <w:t xml:space="preserve">and the second:</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3</m:t>
                        </m:r>
                      </m:e>
                      <m:e>
                        <m:r>
                          <m:t>1</m:t>
                        </m:r>
                      </m:e>
                    </m:mr>
                    <m:mr>
                      <m:e>
                        <m:r>
                          <m:t>1</m:t>
                        </m:r>
                      </m:e>
                      <m:e>
                        <m:r>
                          <m:t>3</m:t>
                        </m:r>
                      </m:e>
                    </m:mr>
                  </m:m>
                </m:e>
              </m:d>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t>3</m:t>
                        </m:r>
                        <m:r>
                          <m:rPr>
                            <m:sty m:val="p"/>
                          </m:rPr>
                          <m:t>⋅</m:t>
                        </m:r>
                        <m:r>
                          <m:rPr>
                            <m:sty m:val="p"/>
                          </m:rPr>
                          <m:t>(</m:t>
                        </m:r>
                        <m:r>
                          <m:rPr>
                            <m:sty m:val="p"/>
                          </m:rPr>
                          <m:t>−</m:t>
                        </m:r>
                        <m:r>
                          <m:t>1</m:t>
                        </m:r>
                        <m:r>
                          <m:rPr>
                            <m:sty m:val="p"/>
                          </m:rPr>
                          <m:t>)</m:t>
                        </m:r>
                      </m:e>
                    </m:mr>
                  </m:m>
                </m:e>
              </m:d>
              <m:r>
                <m:t>&amp;</m:t>
              </m:r>
              <m:r>
                <m:t>&amp;</m:t>
              </m:r>
              <m:r>
                <m:rPr>
                  <m:nor/>
                  <m:sty m:val="p"/>
                </m:rPr>
                <m:t>(definition of matrix-vector multiplication)</m:t>
              </m:r>
            </m:e>
            <m:e>
              <m:r>
                <m:t>&amp;</m:t>
              </m:r>
              <m:r>
                <m:rPr>
                  <m:sty m:val="p"/>
                </m:rPr>
                <m:t>=</m:t>
              </m:r>
              <m:d>
                <m:dPr>
                  <m:begChr m:val="["/>
                  <m:sepChr m:val=""/>
                  <m:endChr m:val="]"/>
                  <m:grow/>
                </m:dPr>
                <m:e>
                  <m:m>
                    <m:mPr>
                      <m:baseJc m:val="center"/>
                      <m:plcHide m:val="on"/>
                      <m:mcs>
                        <m:mc>
                          <m:mcPr>
                            <m:mcJc m:val="center"/>
                            <m:count m:val="1"/>
                          </m:mcPr>
                        </m:mc>
                      </m:mcs>
                    </m:mPr>
                    <m:mr>
                      <m:e>
                        <m:r>
                          <m:t>3</m:t>
                        </m:r>
                        <m:r>
                          <m:rPr>
                            <m:sty m:val="p"/>
                          </m:rPr>
                          <m:t>−</m:t>
                        </m:r>
                        <m:r>
                          <m:t>1</m:t>
                        </m:r>
                      </m:e>
                    </m:mr>
                    <m:mr>
                      <m:e>
                        <m:r>
                          <m:t>1</m:t>
                        </m:r>
                        <m:r>
                          <m:rPr>
                            <m:sty m:val="p"/>
                          </m:rPr>
                          <m:t>−</m:t>
                        </m:r>
                        <m:r>
                          <m:t>3</m:t>
                        </m:r>
                      </m:e>
                    </m:mr>
                  </m:m>
                </m:e>
              </m:d>
              <m:r>
                <m:t>&amp;</m:t>
              </m:r>
              <m:r>
                <m:t>&amp;</m:t>
              </m:r>
              <m:r>
                <m:rPr>
                  <m:nor/>
                  <m:sty m:val="p"/>
                </m:rPr>
                <m:t>(multiply)</m:t>
              </m:r>
            </m:e>
            <m:e>
              <m:r>
                <m:t>&amp;</m:t>
              </m:r>
              <m:r>
                <m:rPr>
                  <m:sty m:val="p"/>
                </m:rPr>
                <m:t>=</m:t>
              </m:r>
              <m:d>
                <m:dPr>
                  <m:begChr m:val="["/>
                  <m:sepChr m:val=""/>
                  <m:endChr m:val="]"/>
                  <m:grow/>
                </m:dPr>
                <m:e>
                  <m:m>
                    <m:mPr>
                      <m:baseJc m:val="center"/>
                      <m:plcHide m:val="on"/>
                      <m:mcs>
                        <m:mc>
                          <m:mcPr>
                            <m:mcJc m:val="center"/>
                            <m:count m:val="1"/>
                          </m:mcPr>
                        </m:mc>
                      </m:mcs>
                    </m:mPr>
                    <m:mr>
                      <m:e>
                        <m:r>
                          <m:t>2</m:t>
                        </m:r>
                      </m:e>
                    </m:mr>
                    <m:mr>
                      <m:e>
                        <m:r>
                          <m:rPr>
                            <m:sty m:val="p"/>
                          </m:rPr>
                          <m:t>−</m:t>
                        </m:r>
                        <m:r>
                          <m:t>2</m:t>
                        </m:r>
                      </m:e>
                    </m:mr>
                  </m:m>
                </m:e>
              </m:d>
              <m:r>
                <m:t>&amp;</m:t>
              </m:r>
              <m:r>
                <m:t>&amp;</m:t>
              </m:r>
              <m:r>
                <m:rPr>
                  <m:nor/>
                  <m:sty m:val="p"/>
                </m:rPr>
                <m:t>(add)</m:t>
              </m:r>
            </m:e>
            <m:e>
              <m:r>
                <m:t>&amp;</m:t>
              </m:r>
              <m:r>
                <m:rPr>
                  <m:sty m:val="p"/>
                </m:rPr>
                <m:t>=</m:t>
              </m:r>
              <m:r>
                <m:t>2</m:t>
              </m:r>
              <m:d>
                <m:dPr>
                  <m:begChr m:val="["/>
                  <m:sepChr m:val=""/>
                  <m:endChr m:val="]"/>
                  <m:grow/>
                </m:dPr>
                <m:e>
                  <m:m>
                    <m:mPr>
                      <m:baseJc m:val="center"/>
                      <m:plcHide m:val="on"/>
                      <m:mcs>
                        <m:mc>
                          <m:mcPr>
                            <m:mcJc m:val="center"/>
                            <m:count m:val="1"/>
                          </m:mcPr>
                        </m:mc>
                      </m:mcs>
                    </m:mPr>
                    <m:mr>
                      <m:e>
                        <m:r>
                          <m:t>1</m:t>
                        </m:r>
                      </m:e>
                    </m:mr>
                    <m:mr>
                      <m:e>
                        <m:r>
                          <m:rPr>
                            <m:sty m:val="p"/>
                          </m:rPr>
                          <m:t>−</m:t>
                        </m:r>
                        <m:r>
                          <m:t>1</m:t>
                        </m:r>
                      </m:e>
                    </m:mr>
                  </m:m>
                </m:e>
              </m:d>
              <m:r>
                <m:t>&amp;</m:t>
              </m:r>
              <m:r>
                <m:t>&amp;</m:t>
              </m:r>
              <m:r>
                <m:rPr>
                  <m:nor/>
                  <m:sty m:val="p"/>
                </m:rPr>
                <m:t>(factor out </m:t>
              </m:r>
              <m:r>
                <m:t>2</m:t>
              </m:r>
              <m:r>
                <m:rPr>
                  <m:nor/>
                  <m:sty m:val="p"/>
                </m:rPr>
                <m:t>)</m:t>
              </m:r>
            </m:e>
          </m:eqArr>
        </m:oMath>
      </m:oMathPara>
    </w:p>
    <w:bookmarkEnd w:id="496"/>
    <w:bookmarkStart w:id="497" w:name="rem-svd-from-evd"/>
    <w:p>
      <w:pPr>
        <w:pStyle w:val="FirstParagraph"/>
      </w:pPr>
      <w:r>
        <w:rPr>
          <w:i/>
          <w:iCs/>
        </w:rPr>
        <w:t xml:space="preserve">Remark 42</w:t>
      </w:r>
      <w:r>
        <w:t xml:space="preserve"> (Building an SVD from an eigendecomposition). </w:t>
      </w:r>
      <w:hyperlink w:anchor="thm-svd-evd">
        <w:r>
          <w:rPr>
            <w:rStyle w:val="Hyperlink"/>
          </w:rPr>
          <w:t xml:space="preserve">Theorem 79</w:t>
        </w:r>
      </w:hyperlink>
      <w:r>
        <w:t xml:space="preserve"> </w:t>
      </w:r>
      <w:r>
        <w:t xml:space="preserve">matches</w:t>
      </w:r>
      <w:r>
        <w:t xml:space="preserve"> </w:t>
      </w:r>
      <w:r>
        <w:t xml:space="preserve">Banerjee and Roy (2014, chap. 12, pp. 372-373)</w:t>
      </w:r>
      <w:r>
        <w:t xml:space="preserve">,</w:t>
      </w:r>
      <w:r>
        <w:t xml:space="preserve"> </w:t>
      </w:r>
      <w:r>
        <w:t xml:space="preserve">which works in the other direction:</w:t>
      </w:r>
      <w:r>
        <w:t xml:space="preserve"> </w:t>
      </w:r>
      <w:r>
        <w:t xml:space="preserve">it constructs an SVD from a spectral decomposition of</w:t>
      </w:r>
      <w:r>
        <w:t xml:space="preserve"> </w:t>
      </w:r>
      <m:oMath>
        <m:sSup>
          <m:e>
            <m:r>
              <m:rPr>
                <m:sty m:val="bi"/>
              </m:rPr>
              <m:t>A</m:t>
            </m:r>
          </m:e>
          <m:sup>
            <m:r>
              <m:rPr>
                <m:sty m:val="p"/>
              </m:rPr>
              <m:t>⊤</m:t>
            </m:r>
          </m:sup>
        </m:sSup>
        <m:r>
          <m:rPr>
            <m:sty m:val="bi"/>
          </m:rPr>
          <m:t>A</m:t>
        </m:r>
      </m:oMath>
      <w:r>
        <w:t xml:space="preserve"> </w:t>
      </w:r>
      <w:r>
        <w:t xml:space="preserve">and sets</w:t>
      </w:r>
      <w:r>
        <w:t xml:space="preserve"> </w:t>
      </w:r>
      <m:oMath>
        <m:sSub>
          <m:e>
            <m:r>
              <m:t>σ</m:t>
            </m:r>
          </m:e>
          <m:sub>
            <m:r>
              <m:t>i</m:t>
            </m:r>
          </m:sub>
        </m:sSub>
        <m:r>
          <m:rPr>
            <m:sty m:val="p"/>
          </m:rPr>
          <m:t>=</m:t>
        </m:r>
        <m:rad>
          <m:radPr>
            <m:degHide m:val="on"/>
          </m:radPr>
          <m:deg/>
          <m:e>
            <m:sSub>
              <m:e>
                <m:r>
                  <m:t>λ</m:t>
                </m:r>
              </m:e>
              <m:sub>
                <m:r>
                  <m:t>i</m:t>
                </m:r>
              </m:sub>
            </m:sSub>
          </m:e>
        </m:rad>
      </m:oMath>
      <w:r>
        <w:t xml:space="preserve">.</w:t>
      </w:r>
    </w:p>
    <w:p>
      <w:pPr>
        <w:pStyle w:val="BodyText"/>
      </w:pPr>
      <w:r>
        <w:t xml:space="preserve">For example, in</w:t>
      </w:r>
      <w:r>
        <w:t xml:space="preserve"> </w:t>
      </w:r>
      <w:hyperlink w:anchor="exm-svd-evd">
        <w:r>
          <w:rPr>
            <w:rStyle w:val="Hyperlink"/>
          </w:rPr>
          <w:t xml:space="preserve">Example 148</w:t>
        </w:r>
      </w:hyperlink>
      <w:r>
        <w:t xml:space="preserve"> </w:t>
      </w:r>
      <w:r>
        <w:t xml:space="preserve">the eigenvalues of</w:t>
      </w:r>
      <w:r>
        <w:t xml:space="preserve"> </w:t>
      </w:r>
      <m:oMath>
        <m:sSup>
          <m:e>
            <m:r>
              <m:rPr>
                <m:sty m:val="bi"/>
              </m:rPr>
              <m:t>A</m:t>
            </m:r>
          </m:e>
          <m:sup>
            <m:r>
              <m:rPr>
                <m:sty m:val="p"/>
              </m:rPr>
              <m:t>⊤</m:t>
            </m:r>
          </m:sup>
        </m:sSup>
        <m:r>
          <m:rPr>
            <m:sty m:val="bi"/>
          </m:rPr>
          <m:t>A</m:t>
        </m:r>
      </m:oMath>
      <w:r>
        <w:t xml:space="preserve"> </w:t>
      </w:r>
      <w:r>
        <w:t xml:space="preserve">are</w:t>
      </w:r>
      <w:r>
        <w:t xml:space="preserve"> </w:t>
      </w:r>
      <m:oMath>
        <m:r>
          <m:t>4</m:t>
        </m:r>
      </m:oMath>
      <w:r>
        <w:t xml:space="preserve"> </w:t>
      </w:r>
      <w:r>
        <w:t xml:space="preserve">and</w:t>
      </w:r>
      <w:r>
        <w:t xml:space="preserve"> </w:t>
      </w:r>
      <m:oMath>
        <m:r>
          <m:t>2</m:t>
        </m:r>
      </m:oMath>
      <w:r>
        <w:t xml:space="preserve">,</w:t>
      </w:r>
      <w:r>
        <w:t xml:space="preserve"> </w:t>
      </w:r>
      <w:r>
        <w:t xml:space="preserve">and</w:t>
      </w:r>
      <w:r>
        <w:t xml:space="preserve"> </w:t>
      </w:r>
      <m:oMath>
        <m:rad>
          <m:radPr>
            <m:degHide m:val="on"/>
          </m:radPr>
          <m:deg/>
          <m:e>
            <m:r>
              <m:t>4</m:t>
            </m:r>
          </m:e>
        </m:rad>
        <m:r>
          <m:rPr>
            <m:sty m:val="p"/>
          </m:rPr>
          <m:t>=</m:t>
        </m:r>
        <m:r>
          <m:t>2</m:t>
        </m:r>
      </m:oMath>
      <w:r>
        <w:t xml:space="preserve"> </w:t>
      </w:r>
      <w:r>
        <w:t xml:space="preserve">and</w:t>
      </w:r>
      <w:r>
        <w:t xml:space="preserve"> </w:t>
      </w:r>
      <m:oMath>
        <m:rad>
          <m:radPr>
            <m:degHide m:val="on"/>
          </m:radPr>
          <m:deg/>
          <m:e>
            <m:r>
              <m:t>2</m:t>
            </m:r>
          </m:e>
        </m:rad>
      </m:oMath>
      <w:r>
        <w:t xml:space="preserve"> </w:t>
      </w:r>
      <w:r>
        <w:t xml:space="preserve">are the singular values</w:t>
      </w:r>
      <w:r>
        <w:t xml:space="preserve"> </w:t>
      </w:r>
      <m:oMath>
        <m:sSub>
          <m:e>
            <m:r>
              <m:t>σ</m:t>
            </m:r>
          </m:e>
          <m:sub>
            <m:r>
              <m:t>1</m:t>
            </m:r>
          </m:sub>
        </m:sSub>
      </m:oMath>
      <w:r>
        <w:t xml:space="preserve"> </w:t>
      </w:r>
      <w:r>
        <w:t xml:space="preserve">and</w:t>
      </w:r>
      <w:r>
        <w:t xml:space="preserve"> </w:t>
      </w:r>
      <m:oMath>
        <m:sSub>
          <m:e>
            <m:r>
              <m:t>σ</m:t>
            </m:r>
          </m:e>
          <m:sub>
            <m:r>
              <m:t>2</m:t>
            </m:r>
          </m:sub>
        </m:sSub>
      </m:oMath>
      <w:r>
        <w:t xml:space="preserve"> </w:t>
      </w:r>
      <w:r>
        <w:t xml:space="preserve">of</w:t>
      </w:r>
      <w:r>
        <w:t xml:space="preserve"> </w:t>
      </w:r>
      <m:oMath>
        <m:r>
          <m:rPr>
            <m:sty m:val="bi"/>
          </m:rPr>
          <m:t>A</m:t>
        </m:r>
      </m:oMath>
      <w:r>
        <w:t xml:space="preserve"> </w:t>
      </w:r>
      <w:r>
        <w:t xml:space="preserve">from</w:t>
      </w:r>
      <w:r>
        <w:t xml:space="preserve"> </w:t>
      </w:r>
      <w:hyperlink w:anchor="exm-svd">
        <w:r>
          <w:rPr>
            <w:rStyle w:val="Hyperlink"/>
          </w:rPr>
          <w:t xml:space="preserve">Example 147</w:t>
        </w:r>
      </w:hyperlink>
      <w:r>
        <w:t xml:space="preserve">.</w:t>
      </w:r>
    </w:p>
    <w:bookmarkEnd w:id="497"/>
    <w:bookmarkEnd w:id="498"/>
    <w:bookmarkStart w:id="520" w:name="definite-matrices"/>
    <w:p>
      <w:pPr>
        <w:pStyle w:val="Heading2"/>
      </w:pPr>
      <w:r>
        <w:t xml:space="preserve">18 Definite Matrices</w:t>
      </w:r>
    </w:p>
    <w:bookmarkStart w:id="499" w:name="def-positive-semidefinite"/>
    <w:p>
      <w:pPr>
        <w:pStyle w:val="FirstParagraph"/>
      </w:pPr>
      <w:r>
        <w:rPr>
          <w:b/>
          <w:bCs/>
        </w:rPr>
        <w:t xml:space="preserve">Definition 100 (Positive semidefinite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semidefinite</w:t>
      </w:r>
      <w:r>
        <w:t xml:space="preserve"> </w:t>
      </w:r>
      <w:r>
        <w:t xml:space="preserve">if it satisfies both conditions:</w:t>
      </w:r>
    </w:p>
    <w:p>
      <w:pPr>
        <w:pStyle w:val="Compact"/>
        <w:numPr>
          <w:ilvl w:val="0"/>
          <w:numId w:val="1074"/>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4"/>
        </w:numPr>
      </w:pPr>
      <w:del w:id="19765" w:author="PR Preview" w:date="2026-01-01T00:00:00Z">
        <w:r>
          <w:delText xml:space="preserve">Every quadratic form (</w:delText>
        </w:r>
      </w:del>
      <w:hyperlink w:anchor="def-quadratic-form">
        <w:del w:id="19766" w:author="PR Preview" w:date="2026-01-01T00:00:00Z">
          <w:r>
            <w:rPr>
              <w:rStyle w:val="Hyperlink"/>
            </w:rPr>
            <w:delText xml:space="preserve">Definition 90</w:delText>
          </w:r>
        </w:del>
      </w:hyperlink>
      <w:del w:id="19767" w:author="PR Preview" w:date="2026-01-01T00:00:00Z">
        <w:r>
          <w:delText xml:space="preserve">) in</w:delText>
        </w:r>
      </w:del>
      <w:del w:id="19768" w:author="PR Preview" w:date="2026-01-01T00:00:00Z">
        <w:r>
          <w:delText xml:space="preserve"> </w:delText>
        </w:r>
      </w:del>
      <m:oMath>
        <m:r>
          <m:rPr>
            <m:sty m:val="bi"/>
          </m:rPr>
          <m:t>A</m:t>
        </m:r>
      </m:oMath>
      <w:del w:id="19769" w:author="PR Preview" w:date="2026-01-01T00:00:00Z">
        <w:r>
          <w:delText xml:space="preserve"> </w:delText>
        </w:r>
      </w:del>
      <w:del w:id="19770" w:author="PR Preview" w:date="2026-01-01T00:00:00Z">
        <w:r>
          <w:delText xml:space="preserve">is non-negative:</w:delText>
        </w:r>
      </w:del>
      <w:del w:id="19771"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19772" w:author="PR Preview" w:date="2026-01-01T00:00:00Z">
        <w:r>
          <w:delText xml:space="preserve"> </w:delText>
        </w:r>
      </w:del>
      <w:del w:id="19773" w:author="PR Preview" w:date="2026-01-01T00:00:00Z">
        <w:r>
          <w:delText xml:space="preserve">for every vector</w:delText>
        </w:r>
      </w:del>
      <w:del w:id="19774" w:author="PR Preview" w:date="2026-01-01T00:00:00Z">
        <w:r>
          <w:delText xml:space="preserve"> </w:delText>
        </w:r>
      </w:del>
      <m:oMath>
        <m:limLow>
          <m:e>
            <m:r>
              <m:t>x</m:t>
            </m:r>
          </m:e>
          <m:lim>
            <m:r>
              <m:rPr>
                <m:sty m:val="p"/>
              </m:rPr>
              <m:t>∼</m:t>
            </m:r>
          </m:lim>
        </m:limLow>
      </m:oMath>
      <w:del w:id="19775" w:author="PR Preview" w:date="2026-01-01T00:00:00Z">
        <w:r>
          <w:delText xml:space="preserve"> </w:delText>
        </w:r>
      </w:del>
      <w:del w:id="19776" w:author="PR Preview" w:date="2026-01-01T00:00:00Z">
        <w:r>
          <w:delText xml:space="preserve">of length</w:delText>
        </w:r>
      </w:del>
      <w:del w:id="19777" w:author="PR Preview" w:date="2026-01-01T00:00:00Z">
        <w:r>
          <w:delText xml:space="preserve"> </w:delText>
        </w:r>
      </w:del>
      <m:oMath>
        <m:r>
          <m:t>p</m:t>
        </m:r>
      </m:oMath>
      <w:del w:id="19778" w:author="PR Preview" w:date="2026-01-01T00:00:00Z">
        <w:r>
          <w:delText xml:space="preserve">.</w:delText>
        </w:r>
      </w:del>
    </w:p>
    <w:p>
      <w:pPr>
        <w:pStyle w:val="FirstParagraph"/>
      </w:pPr>
      <w:del w:id="19779" w:author="PR Preview" w:date="2026-01-01T00:00:00Z">
        <w:r>
          <w:rPr>
            <w:b/>
            <w:bCs/>
          </w:rPr>
          <w:delText xml:space="preserve">Example 149 (A positive semidefinite matrix)</w:delText>
        </w:r>
      </w:del>
      <w:del w:id="19780" w:author="PR Preview" w:date="2026-01-01T00:00:00Z">
        <w:r>
          <w:delText xml:space="preserve"> </w:delText>
        </w:r>
      </w:del>
      <w:del w:id="19781" w:author="PR Preview" w:date="2026-01-01T00:00:00Z">
        <w:r>
          <w:delText xml:space="preserve">Let</w:delText>
        </w:r>
      </w:del>
      <w:del w:id="19782" w:author="PR Preview" w:date="2026-01-01T00:00:00Z">
        <w:r>
          <w:delText xml:space="preserve"> </w:delText>
        </w:r>
      </w:del>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9783" w:author="PR Preview" w:date="2026-01-01T00:00:00Z">
        <w:r>
          <w:delText xml:space="preserve">,</w:delText>
        </w:r>
      </w:del>
      <w:del w:id="19784" w:author="PR Preview" w:date="2026-01-01T00:00:00Z">
        <w:r>
          <w:delText xml:space="preserve"> </w:delText>
        </w:r>
      </w:del>
      <w:del w:id="19785" w:author="PR Preview" w:date="2026-01-01T00:00:00Z">
        <w:r>
          <w:delText xml:space="preserve">which is symmetric.</w:delText>
        </w:r>
      </w:del>
      <w:del w:id="19786" w:author="PR Preview" w:date="2026-01-01T00:00:00Z">
        <w:r>
          <w:delText xml:space="preserve"> </w:delText>
        </w:r>
      </w:del>
      <w:del w:id="19787" w:author="PR Preview" w:date="2026-01-01T00:00:00Z">
        <w:r>
          <w:delText xml:space="preserve">For any</w:delText>
        </w:r>
      </w:del>
      <w:del w:id="19788"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19789"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(multiply out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t>&amp;</m:t>
              </m:r>
              <m:r>
                <m:t>&amp;</m:t>
              </m:r>
              <m:r>
                <m:rPr>
                  <m:nor/>
                  <m:sty m:val="p"/>
                </m:rPr>
                <m:t>(complete the square)</m:t>
              </m:r>
            </m:e>
            <m:e>
              <m:r>
                <m:t>&amp;</m:t>
              </m:r>
              <m:r>
                <m:rPr>
                  <m:sty m:val="p"/>
                </m:rPr>
                <m:t>≥</m:t>
              </m:r>
              <m:r>
                <m:t>0</m:t>
              </m:r>
              <m:r>
                <m:t>&amp;</m:t>
              </m:r>
              <m:r>
                <m:t>&amp;</m:t>
              </m:r>
              <m:r>
                <m:rPr>
                  <m:nor/>
                  <m:sty m:val="p"/>
                </m:rPr>
                <m:t>(a square is non-negative)</m:t>
              </m:r>
            </m:e>
          </m:eqArr>
        </m:oMath>
      </m:oMathPara>
    </w:p>
    <w:p>
      <w:pPr>
        <w:pStyle w:val="Compact"/>
        <w:numPr>
          <w:ilvl w:val="0"/>
          <w:numId w:val="1074"/>
        </w:numPr>
      </w:pPr>
      <w:ins w:id="19790" w:author="PR Preview" w:date="2026-01-01T00:00:00Z">
        <w:r>
          <w:t xml:space="preserve">Every quadratic form (</w:t>
        </w:r>
      </w:ins>
      <w:hyperlink w:anchor="def-quadratic-form">
        <w:ins w:id="19791" w:author="PR Preview" w:date="2026-01-01T00:00:00Z">
          <w:r>
            <w:rPr>
              <w:rStyle w:val="Hyperlink"/>
            </w:rPr>
            <w:t xml:space="preserve">Definition 90</w:t>
          </w:r>
        </w:ins>
      </w:hyperlink>
      <w:ins w:id="19792" w:author="PR Preview" w:date="2026-01-01T00:00:00Z">
        <w:r>
          <w:t xml:space="preserve">) in</w:t>
        </w:r>
      </w:ins>
      <w:ins w:id="19793" w:author="PR Preview" w:date="2026-01-01T00:00:00Z">
        <w:r>
          <w:t xml:space="preserve"> </w:t>
        </w:r>
      </w:ins>
      <m:oMath>
        <m:r>
          <m:rPr>
            <m:sty m:val="bi"/>
          </m:rPr>
          <m:t>A</m:t>
        </m:r>
      </m:oMath>
      <w:ins w:id="19794" w:author="PR Preview" w:date="2026-01-01T00:00:00Z">
        <w:r>
          <w:t xml:space="preserve"> </w:t>
        </w:r>
      </w:ins>
      <w:ins w:id="19795" w:author="PR Preview" w:date="2026-01-01T00:00:00Z">
        <w:r>
          <w:t xml:space="preserve">is non-negative:</w:t>
        </w:r>
      </w:ins>
      <w:ins w:id="19796" w:author="PR Preview" w:date="2026-01-01T00:00:00Z">
        <w:r>
          <w:t xml:space="preserve"> </w:t>
        </w:r>
      </w:ins>
      <w:ins w:id="19797" w:author="PR Preview" w:date="2026-01-01T00:00:00Z">
        <w:r>
          <w:t xml:space="preserve">${\mathord{\smash[b]{\underset{\raise.3ex\hbox{$\scriptstyle\sim$}}{x}}\vphantom{x}}}^{\top} \mathbf{A} \mathord{\smash[b]{\underset{\raise.3ex\hbox{$\scriptstyle\sim$}}{x}}\vphantom{x}} \ge 0$</w:t>
        </w:r>
      </w:ins>
      <w:ins w:id="19798" w:author="PR Preview" w:date="2026-01-01T00:00:00Z">
        <w:r>
          <w:t xml:space="preserve"> </w:t>
        </w:r>
      </w:ins>
      <w:ins w:id="19799" w:author="PR Preview" w:date="2026-01-01T00:00:00Z">
        <w:r>
          <w:t xml:space="preserve">for every vector</w:t>
        </w:r>
      </w:ins>
      <w:ins w:id="19800" w:author="PR Preview" w:date="2026-01-01T00:00:00Z">
        <w:r>
          <w:t xml:space="preserve"> </w:t>
        </w:r>
      </w:ins>
      <w:ins w:id="19801" w:author="PR Preview" w:date="2026-01-01T00:00:00Z">
        <w:r>
          <w:t xml:space="preserve">$\mathord{\smash[b]{\underset{\raise.3ex\hbox{$\scriptstyle\sim$}}{x}}\vphantom{x}}$</w:t>
        </w:r>
      </w:ins>
      <w:ins w:id="19802" w:author="PR Preview" w:date="2026-01-01T00:00:00Z">
        <w:r>
          <w:t xml:space="preserve"> </w:t>
        </w:r>
      </w:ins>
      <w:ins w:id="19803" w:author="PR Preview" w:date="2026-01-01T00:00:00Z">
        <w:r>
          <w:t xml:space="preserve">of length</w:t>
        </w:r>
      </w:ins>
      <w:ins w:id="19804" w:author="PR Preview" w:date="2026-01-01T00:00:00Z">
        <w:r>
          <w:t xml:space="preserve"> </w:t>
        </w:r>
      </w:ins>
      <m:oMath>
        <m:r>
          <m:t>p</m:t>
        </m:r>
      </m:oMath>
      <w:ins w:id="19805" w:author="PR Preview" w:date="2026-01-01T00:00:00Z">
        <w:r>
          <w:t xml:space="preserve">.</w:t>
        </w:r>
      </w:ins>
    </w:p>
    <w:bookmarkEnd w:id="499"/>
    <w:bookmarkStart w:id="500" w:name="exm-positive-semidefinite"/>
    <w:p>
      <w:pPr>
        <w:pStyle w:val="FirstParagraph"/>
      </w:pPr>
      <w:ins w:id="19806" w:author="PR Preview" w:date="2026-01-01T00:00:00Z">
        <w:r>
          <w:rPr>
            <w:b/>
            <w:bCs/>
          </w:rPr>
          <w:t xml:space="preserve">Example 149 (A positive semidefinite matrix)</w:t>
        </w:r>
      </w:ins>
      <w:ins w:id="19807" w:author="PR Preview" w:date="2026-01-01T00:00:00Z">
        <w:r>
          <w:t xml:space="preserve"> </w:t>
        </w:r>
      </w:ins>
      <w:ins w:id="19808" w:author="PR Preview" w:date="2026-01-01T00:00:00Z">
        <w:r>
          <w:t xml:space="preserve">Let</w:t>
        </w:r>
      </w:ins>
      <w:ins w:id="19809" w:author="PR Preview" w:date="2026-01-01T00:00:00Z">
        <w:r>
          <w:t xml:space="preserve"> </w:t>
        </w:r>
      </w:ins>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9810" w:author="PR Preview" w:date="2026-01-01T00:00:00Z">
        <w:r>
          <w:t xml:space="preserve">,</w:t>
        </w:r>
      </w:ins>
      <w:ins w:id="19811" w:author="PR Preview" w:date="2026-01-01T00:00:00Z">
        <w:r>
          <w:t xml:space="preserve"> </w:t>
        </w:r>
      </w:ins>
      <w:ins w:id="19812" w:author="PR Preview" w:date="2026-01-01T00:00:00Z">
        <w:r>
          <w:t xml:space="preserve">which is symmetric.</w:t>
        </w:r>
      </w:ins>
      <w:ins w:id="19813" w:author="PR Preview" w:date="2026-01-01T00:00:00Z">
        <w:r>
          <w:t xml:space="preserve"> </w:t>
        </w:r>
      </w:ins>
      <w:ins w:id="19814" w:author="PR Preview" w:date="2026-01-01T00:00:00Z">
        <w:r>
          <w:t xml:space="preserve">For any</w:t>
        </w:r>
      </w:ins>
      <w:ins w:id="19815" w:author="PR Preview" w:date="2026-01-01T00:00:00Z">
        <w:r>
          <w:t xml:space="preserve"> </w:t>
        </w:r>
      </w:ins>
      <w:ins w:id="19816" w:author="PR Preview" w:date="2026-01-01T00:00:00Z">
        <w:r>
          <w:t xml:space="preserve">$\mathord{\smash[b]{\underset{\raise.3ex\hbox{$\scriptstyle\sim$}}{x}}\vphantom{x}}= (x_1, x_2)$</w:t>
        </w:r>
      </w:ins>
      <w:ins w:id="19817" w:author="PR Preview" w:date="2026-01-01T00:00:00Z">
        <w:r>
          <w:t xml:space="preserve">:</w:t>
        </w:r>
      </w:ins>
    </w:p>
    <w:p>
      <w:pPr>
        <w:pStyle w:val="BodyText"/>
      </w:pPr>
      <w:ins w:id="19818" w:author="PR Preview" w:date="2026-01-01T00:00:00Z">
        <w:r>
          <w:t xml:space="preserve">$$
    \begin{aligned}
    {\mathord{\smash[b]{\underset{\raise.3ex\hbox{$\scriptstyle\sim$}}{x}}\vphantom{x}}}^{\top} \mathbf{B} \mathord{\smash[b]{\underset{\raise.3ex\hbox{$\scriptstyle\sim$}}{x}}\vphantom{x}}
    &amp;= x_1^2 + x_1 x_2 + x_2 x_1 + x_2^2
    &amp;&amp; \text{(multiply out the quadratic form)}
    \\
    &amp;= (x_1 + x_2)^2
    &amp;&amp; \text{(complete the square)}
    \\
    &amp;\ge 0
    &amp;&amp; \text{(a square is non-negative)}
    \end{aligned}
    $$</w:t>
        </w:r>
      </w:ins>
    </w:p>
    <w:p>
      <w:pPr>
        <w:pStyle w:val="FirstParagraph"/>
      </w:pPr>
      <w:r>
        <w:t xml:space="preserve">So</w:t>
      </w:r>
      <w:r>
        <w:t xml:space="preserve"> </w:t>
      </w:r>
      <m:oMath>
        <m:r>
          <m:rPr>
            <m:sty m:val="bi"/>
          </m:rPr>
          <m:t>B</m:t>
        </m:r>
      </m:oMath>
      <w:r>
        <w:t xml:space="preserve"> </w:t>
      </w:r>
      <w:r>
        <w:t xml:space="preserve">is positive semidefinite.</w:t>
      </w:r>
    </w:p>
    <w:bookmarkEnd w:id="500"/>
    <w:bookmarkStart w:id="501" w:name="def-positive-definite"/>
    <w:p>
      <w:pPr>
        <w:pStyle w:val="BodyText"/>
      </w:pPr>
      <w:r>
        <w:rPr>
          <w:b/>
          <w:bCs/>
        </w:rPr>
        <w:t xml:space="preserve">Definition 101 (Positive definite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positive definite</w:t>
      </w:r>
      <w:r>
        <w:t xml:space="preserve"> </w:t>
      </w:r>
      <w:r>
        <w:t xml:space="preserve">if it satisfies both conditions:</w:t>
      </w:r>
    </w:p>
    <w:p>
      <w:pPr>
        <w:pStyle w:val="Compact"/>
        <w:numPr>
          <w:ilvl w:val="0"/>
          <w:numId w:val="1075"/>
        </w:numPr>
      </w:pPr>
      <m:oMath>
        <m:r>
          <m:rPr>
            <m:sty m:val="bi"/>
          </m:rPr>
          <m:t>A</m:t>
        </m:r>
      </m:oMath>
      <w:r>
        <w:t xml:space="preserve"> </w:t>
      </w:r>
      <w:r>
        <w:t xml:space="preserve">is symmetric (</w:t>
      </w:r>
      <w:hyperlink w:anchor="def-symmetric-matrix">
        <w:r>
          <w:rPr>
            <w:rStyle w:val="Hyperlink"/>
          </w:rPr>
          <w:t xml:space="preserve">Definition 82</w:t>
        </w:r>
      </w:hyperlink>
      <w:r>
        <w:t xml:space="preserve">).</w:t>
      </w:r>
    </w:p>
    <w:p>
      <w:pPr>
        <w:pStyle w:val="Compact"/>
        <w:numPr>
          <w:ilvl w:val="0"/>
          <w:numId w:val="1075"/>
        </w:numPr>
      </w:pPr>
      <w:del w:id="19819" w:author="PR Preview" w:date="2026-01-01T00:00:00Z">
        <w:r>
          <w:delText xml:space="preserve">Every quadratic form (</w:delText>
        </w:r>
      </w:del>
      <w:hyperlink w:anchor="def-quadratic-form">
        <w:del w:id="19820" w:author="PR Preview" w:date="2026-01-01T00:00:00Z">
          <w:r>
            <w:rPr>
              <w:rStyle w:val="Hyperlink"/>
            </w:rPr>
            <w:delText xml:space="preserve">Definition 90</w:delText>
          </w:r>
        </w:del>
      </w:hyperlink>
      <w:del w:id="19821" w:author="PR Preview" w:date="2026-01-01T00:00:00Z">
        <w:r>
          <w:delText xml:space="preserve">) in</w:delText>
        </w:r>
      </w:del>
      <w:del w:id="19822" w:author="PR Preview" w:date="2026-01-01T00:00:00Z">
        <w:r>
          <w:delText xml:space="preserve"> </w:delText>
        </w:r>
      </w:del>
      <m:oMath>
        <m:r>
          <m:rPr>
            <m:sty m:val="bi"/>
          </m:rPr>
          <m:t>A</m:t>
        </m:r>
      </m:oMath>
      <w:del w:id="19823" w:author="PR Preview" w:date="2026-01-01T00:00:00Z">
        <w:r>
          <w:delText xml:space="preserve"> </w:delText>
        </w:r>
      </w:del>
      <w:del w:id="19824" w:author="PR Preview" w:date="2026-01-01T00:00:00Z">
        <w:r>
          <w:delText xml:space="preserve">at a nonzero vector is positive:</w:delText>
        </w:r>
      </w:del>
      <w:del w:id="19825"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19826" w:author="PR Preview" w:date="2026-01-01T00:00:00Z">
        <w:r>
          <w:delText xml:space="preserve"> </w:delText>
        </w:r>
      </w:del>
      <w:del w:id="19827" w:author="PR Preview" w:date="2026-01-01T00:00:00Z">
        <w:r>
          <w:delText xml:space="preserve">for every vector</w:delText>
        </w:r>
      </w:del>
      <w:del w:id="19828"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9829" w:author="PR Preview" w:date="2026-01-01T00:00:00Z">
        <w:r>
          <w:delText xml:space="preserve"> </w:delText>
        </w:r>
      </w:del>
      <w:del w:id="19830" w:author="PR Preview" w:date="2026-01-01T00:00:00Z">
        <w:r>
          <w:delText xml:space="preserve">of length</w:delText>
        </w:r>
      </w:del>
      <w:del w:id="19831" w:author="PR Preview" w:date="2026-01-01T00:00:00Z">
        <w:r>
          <w:delText xml:space="preserve"> </w:delText>
        </w:r>
      </w:del>
      <m:oMath>
        <m:r>
          <m:t>p</m:t>
        </m:r>
      </m:oMath>
      <w:del w:id="19832" w:author="PR Preview" w:date="2026-01-01T00:00:00Z">
        <w:r>
          <w:delText xml:space="preserve">.</w:delText>
        </w:r>
      </w:del>
    </w:p>
    <w:p>
      <w:pPr>
        <w:pStyle w:val="Compact"/>
        <w:numPr>
          <w:ilvl w:val="0"/>
          <w:numId w:val="1075"/>
        </w:numPr>
      </w:pPr>
      <w:ins w:id="19833" w:author="PR Preview" w:date="2026-01-01T00:00:00Z">
        <w:r>
          <w:t xml:space="preserve">Every quadratic form (</w:t>
        </w:r>
      </w:ins>
      <w:hyperlink w:anchor="def-quadratic-form">
        <w:ins w:id="19834" w:author="PR Preview" w:date="2026-01-01T00:00:00Z">
          <w:r>
            <w:rPr>
              <w:rStyle w:val="Hyperlink"/>
            </w:rPr>
            <w:t xml:space="preserve">Definition 90</w:t>
          </w:r>
        </w:ins>
      </w:hyperlink>
      <w:ins w:id="19835" w:author="PR Preview" w:date="2026-01-01T00:00:00Z">
        <w:r>
          <w:t xml:space="preserve">) in</w:t>
        </w:r>
      </w:ins>
      <w:ins w:id="19836" w:author="PR Preview" w:date="2026-01-01T00:00:00Z">
        <w:r>
          <w:t xml:space="preserve"> </w:t>
        </w:r>
      </w:ins>
      <m:oMath>
        <m:r>
          <m:rPr>
            <m:sty m:val="bi"/>
          </m:rPr>
          <m:t>A</m:t>
        </m:r>
      </m:oMath>
      <w:ins w:id="19837" w:author="PR Preview" w:date="2026-01-01T00:00:00Z">
        <w:r>
          <w:t xml:space="preserve"> </w:t>
        </w:r>
      </w:ins>
      <w:ins w:id="19838" w:author="PR Preview" w:date="2026-01-01T00:00:00Z">
        <w:r>
          <w:t xml:space="preserve">at a nonzero vector is positive:</w:t>
        </w:r>
      </w:ins>
      <w:ins w:id="19839" w:author="PR Preview" w:date="2026-01-01T00:00:00Z">
        <w:r>
          <w:t xml:space="preserve"> </w:t>
        </w:r>
      </w:ins>
      <w:ins w:id="19840" w:author="PR Preview" w:date="2026-01-01T00:00:00Z">
        <w:r>
          <w:t xml:space="preserve">${\mathord{\smash[b]{\underset{\raise.3ex\hbox{$\scriptstyle\sim$}}{x}}\vphantom{x}}}^{\top} \mathbf{A} \mathord{\smash[b]{\underset{\raise.3ex\hbox{$\scriptstyle\sim$}}{x}}\vphantom{x}} &gt; 0$</w:t>
        </w:r>
      </w:ins>
      <w:ins w:id="19841" w:author="PR Preview" w:date="2026-01-01T00:00:00Z">
        <w:r>
          <w:t xml:space="preserve"> </w:t>
        </w:r>
      </w:ins>
      <w:ins w:id="19842" w:author="PR Preview" w:date="2026-01-01T00:00:00Z">
        <w:r>
          <w:t xml:space="preserve">for every vector</w:t>
        </w:r>
      </w:ins>
      <w:ins w:id="19843" w:author="PR Preview" w:date="2026-01-01T00:00:00Z">
        <w:r>
          <w:t xml:space="preserve"> </w:t>
        </w:r>
      </w:ins>
      <w:ins w:id="19844" w:author="PR Preview" w:date="2026-01-01T00:00:00Z">
        <w:r>
          <w:t xml:space="preserve">$\mathord{\smash[b]{\underset{\raise.3ex\hbox{$\scriptstyle\sim$}}{x}}\vphantom{x}}\neq \mathord{\smash[b]{\underset{\raise.3ex\hbox{$\scriptstyle\sim$}}{0}}\vphantom{0}}$</w:t>
        </w:r>
      </w:ins>
      <w:ins w:id="19845" w:author="PR Preview" w:date="2026-01-01T00:00:00Z">
        <w:r>
          <w:t xml:space="preserve"> </w:t>
        </w:r>
      </w:ins>
      <w:ins w:id="19846" w:author="PR Preview" w:date="2026-01-01T00:00:00Z">
        <w:r>
          <w:t xml:space="preserve">of length</w:t>
        </w:r>
      </w:ins>
      <w:ins w:id="19847" w:author="PR Preview" w:date="2026-01-01T00:00:00Z">
        <w:r>
          <w:t xml:space="preserve"> </w:t>
        </w:r>
      </w:ins>
      <m:oMath>
        <m:r>
          <m:t>p</m:t>
        </m:r>
      </m:oMath>
      <w:ins w:id="19848" w:author="PR Preview" w:date="2026-01-01T00:00:00Z">
        <w:r>
          <w:t xml:space="preserve">.</w:t>
        </w:r>
      </w:ins>
    </w:p>
    <w:bookmarkEnd w:id="501"/>
    <w:bookmarkStart w:id="502" w:name="exm-positive-definite"/>
    <w:p>
      <w:pPr>
        <w:pStyle w:val="FirstParagraph"/>
      </w:pPr>
      <w:r>
        <w:rPr>
          <w:b/>
          <w:bCs/>
        </w:rPr>
        <w:t xml:space="preserve">Example 150 (Positive definite, semidefinite, and neither)</w:t>
      </w:r>
      <w:r>
        <w:t xml:space="preserve"> </w:t>
      </w:r>
      <w:r>
        <w:t xml:space="preserve"> </w:t>
      </w:r>
    </w:p>
    <w:p>
      <w:pPr>
        <w:numPr>
          <w:ilvl w:val="0"/>
          <w:numId w:val="1076"/>
        </w:numPr>
      </w:pPr>
      <w:del w:id="19849" w:author="PR Preview" w:date="2026-01-01T00:00:00Z">
        <w:r>
          <w:delText xml:space="preserve">The identity matrix</w:delText>
        </w:r>
      </w:del>
      <w:del w:id="19850" w:author="PR Preview" w:date="2026-01-01T00:00:00Z">
        <w:r>
          <w:delText xml:space="preserve"> </w:delText>
        </w:r>
      </w:del>
      <m:oMath>
        <m:sSub>
          <m:e>
            <m:r>
              <m:rPr>
                <m:sty m:val="bi"/>
              </m:rPr>
              <m:t>I</m:t>
            </m:r>
          </m:e>
          <m:sub>
            <m:r>
              <m:t>p</m:t>
            </m:r>
          </m:sub>
        </m:sSub>
      </m:oMath>
      <w:del w:id="19851" w:author="PR Preview" w:date="2026-01-01T00:00:00Z">
        <w:r>
          <w:delText xml:space="preserve"> </w:delText>
        </w:r>
      </w:del>
      <w:del w:id="19852" w:author="PR Preview" w:date="2026-01-01T00:00:00Z">
        <w:r>
          <w:delText xml:space="preserve">(</w:delText>
        </w:r>
      </w:del>
      <w:hyperlink w:anchor="def-identity-matrix">
        <w:del w:id="19853" w:author="PR Preview" w:date="2026-01-01T00:00:00Z">
          <w:r>
            <w:rPr>
              <w:rStyle w:val="Hyperlink"/>
            </w:rPr>
            <w:delText xml:space="preserve">Definition 31</w:delText>
          </w:r>
        </w:del>
      </w:hyperlink>
      <w:del w:id="19854" w:author="PR Preview" w:date="2026-01-01T00:00:00Z">
        <w:r>
          <w:delText xml:space="preserve">) is positive definite:</w:delText>
        </w:r>
      </w:del>
      <w:del w:id="19855" w:author="PR Preview" w:date="2026-01-01T00:00:00Z">
        <w:r>
          <w:delText xml:space="preserve"> </w:delText>
        </w:r>
      </w:del>
      <m:oMath>
        <m:sSup>
          <m:e>
            <m:limLow>
              <m:e>
                <m:r>
                  <m:t>x</m:t>
                </m:r>
              </m:e>
              <m:lim>
                <m:r>
                  <m:rPr>
                    <m:sty m:val="p"/>
                  </m:rPr>
                  <m:t>∼</m:t>
                </m:r>
              </m:lim>
            </m:limLow>
          </m:e>
          <m:sup>
            <m:r>
              <m:rPr>
                <m:sty m:val="p"/>
              </m:rPr>
              <m:t>⊤</m:t>
            </m:r>
          </m:sup>
        </m:sSup>
        <m:sSub>
          <m:e>
            <m:r>
              <m:rPr>
                <m:sty m:val="bi"/>
              </m:rPr>
              <m:t>I</m:t>
            </m:r>
          </m:e>
          <m:sub>
            <m:r>
              <m:t>p</m:t>
            </m:r>
          </m:sub>
        </m:sSub>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Sup>
              <m:e>
                <m:r>
                  <m:t>x</m:t>
                </m:r>
              </m:e>
              <m:sub>
                <m:r>
                  <m:t>i</m:t>
                </m:r>
              </m:sub>
              <m:sup>
                <m:r>
                  <m:t>2</m:t>
                </m:r>
              </m:sup>
            </m:sSubSup>
          </m:e>
        </m:nary>
      </m:oMath>
      <w:del w:id="19856" w:author="PR Preview" w:date="2026-01-01T00:00:00Z">
        <w:r>
          <w:delText xml:space="preserve">,</w:delText>
        </w:r>
      </w:del>
      <w:del w:id="19857" w:author="PR Preview" w:date="2026-01-01T00:00:00Z">
        <w:r>
          <w:delText xml:space="preserve"> </w:delText>
        </w:r>
      </w:del>
      <w:del w:id="19858" w:author="PR Preview" w:date="2026-01-01T00:00:00Z">
        <w:r>
          <w:delText xml:space="preserve">which is positive unless every</w:delText>
        </w:r>
      </w:del>
      <w:del w:id="19859" w:author="PR Preview" w:date="2026-01-01T00:00:00Z">
        <w:r>
          <w:delText xml:space="preserve"> </w:delText>
        </w:r>
      </w:del>
      <m:oMath>
        <m:sSub>
          <m:e>
            <m:r>
              <m:t>x</m:t>
            </m:r>
          </m:e>
          <m:sub>
            <m:r>
              <m:t>i</m:t>
            </m:r>
          </m:sub>
        </m:sSub>
      </m:oMath>
      <w:del w:id="19860" w:author="PR Preview" w:date="2026-01-01T00:00:00Z">
        <w:r>
          <w:delText xml:space="preserve"> </w:delText>
        </w:r>
      </w:del>
      <w:del w:id="19861" w:author="PR Preview" w:date="2026-01-01T00:00:00Z">
        <w:r>
          <w:delText xml:space="preserve">is</w:delText>
        </w:r>
      </w:del>
      <w:del w:id="19862" w:author="PR Preview" w:date="2026-01-01T00:00:00Z">
        <w:r>
          <w:delText xml:space="preserve"> </w:delText>
        </w:r>
      </w:del>
      <m:oMath>
        <m:r>
          <m:t>0</m:t>
        </m:r>
      </m:oMath>
      <w:del w:id="19863" w:author="PR Preview" w:date="2026-01-01T00:00:00Z">
        <w:r>
          <w:delText xml:space="preserve">.</w:delText>
        </w:r>
      </w:del>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del w:id="19864" w:author="PR Preview" w:date="2026-01-01T00:00:00Z">
        <w:r>
          <w:delText xml:space="preserve"> </w:delText>
        </w:r>
      </w:del>
      <w:del w:id="19865" w:author="PR Preview" w:date="2026-01-01T00:00:00Z">
        <w:r>
          <w:delText xml:space="preserve">from</w:delText>
        </w:r>
      </w:del>
      <w:del w:id="19866" w:author="PR Preview" w:date="2026-01-01T00:00:00Z">
        <w:r>
          <w:delText xml:space="preserve"> </w:delText>
        </w:r>
      </w:del>
      <w:hyperlink w:anchor="exm-positive-semidefinite">
        <w:del w:id="19867" w:author="PR Preview" w:date="2026-01-01T00:00:00Z">
          <w:r>
            <w:rPr>
              <w:rStyle w:val="Hyperlink"/>
            </w:rPr>
            <w:delText xml:space="preserve">Example 149</w:delText>
          </w:r>
        </w:del>
      </w:hyperlink>
      <w:del w:id="19868" w:author="PR Preview" w:date="2026-01-01T00:00:00Z">
        <w:r>
          <w:delText xml:space="preserve"> </w:delText>
        </w:r>
      </w:del>
      <w:del w:id="19869" w:author="PR Preview" w:date="2026-01-01T00:00:00Z">
        <w:r>
          <w:delText xml:space="preserve">is positive semidefinite</w:delText>
        </w:r>
      </w:del>
      <w:del w:id="19870" w:author="PR Preview" w:date="2026-01-01T00:00:00Z">
        <w:r>
          <w:delText xml:space="preserve"> </w:delText>
        </w:r>
      </w:del>
      <w:del w:id="19871" w:author="PR Preview" w:date="2026-01-01T00:00:00Z">
        <w:r>
          <w:delText xml:space="preserve">but not positive definite:</w:delText>
        </w:r>
      </w:del>
      <w:del w:id="19872" w:author="PR Preview" w:date="2026-01-01T00:00:00Z">
        <w:r>
          <w:delText xml:space="preserve"> </w:delText>
        </w:r>
      </w:del>
      <w:del w:id="19873" w:author="PR Preview" w:date="2026-01-01T00:00:00Z">
        <w:r>
          <w:delText xml:space="preserve">at</w:delText>
        </w:r>
      </w:del>
      <w:del w:id="19874"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r>
          <m:rPr>
            <m:sty m:val="p"/>
          </m:rPr>
          <m:t>≠</m:t>
        </m:r>
        <m:limLow>
          <m:e>
            <m:r>
              <m:t>0</m:t>
            </m:r>
          </m:e>
          <m:lim>
            <m:r>
              <m:rPr>
                <m:sty m:val="p"/>
              </m:rPr>
              <m:t>∼</m:t>
            </m:r>
          </m:lim>
        </m:limLow>
      </m:oMath>
      <w:del w:id="19875"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B</m:t>
              </m:r>
              <m:limLow>
                <m:e>
                  <m:r>
                    <m:t>x</m:t>
                  </m:r>
                </m:e>
                <m:lim>
                  <m:r>
                    <m:rPr>
                      <m:sty m:val="p"/>
                    </m:rPr>
                    <m:t>∼</m:t>
                  </m:r>
                </m:lim>
              </m:limLow>
              <m:r>
                <m:t>&amp;</m:t>
              </m:r>
              <m:r>
                <m:rPr>
                  <m:sty m:val="p"/>
                </m:rPr>
                <m:t>=</m:t>
              </m:r>
              <m:r>
                <m:rPr>
                  <m:sty m:val="p"/>
                </m:rPr>
                <m:t>(</m:t>
              </m:r>
              <m:r>
                <m:t>1</m:t>
              </m:r>
              <m:r>
                <m:rPr>
                  <m:sty m:val="p"/>
                </m:rPr>
                <m:t>−</m:t>
              </m:r>
              <m:r>
                <m:t>1</m:t>
              </m:r>
              <m:sSup>
                <m:e>
                  <m:r>
                    <m:rPr>
                      <m:sty m:val="p"/>
                    </m:rPr>
                    <m:t>)</m:t>
                  </m:r>
                </m:e>
                <m:sup>
                  <m:r>
                    <m:t>2</m:t>
                  </m:r>
                </m:sup>
              </m:sSup>
            </m:e>
            <m:e>
              <m:r>
                <m:t>&amp;</m:t>
              </m:r>
              <m:r>
                <m:rPr>
                  <m:sty m:val="p"/>
                </m:rPr>
                <m:t>=</m:t>
              </m:r>
              <m:r>
                <m:t>0</m:t>
              </m:r>
              <m:r>
                <m:rPr>
                  <m:sty m:val="p"/>
                </m:rPr>
                <m:t>.</m:t>
              </m:r>
            </m:e>
          </m:eqArr>
        </m:oMath>
      </m:oMathPara>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del w:id="19876" w:author="PR Preview" w:date="2026-01-01T00:00:00Z">
        <w:r>
          <w:delText xml:space="preserve"> </w:delText>
        </w:r>
      </w:del>
      <w:del w:id="19877" w:author="PR Preview" w:date="2026-01-01T00:00:00Z">
        <w:r>
          <w:delText xml:space="preserve">is symmetric</w:delText>
        </w:r>
      </w:del>
      <w:del w:id="19878" w:author="PR Preview" w:date="2026-01-01T00:00:00Z">
        <w:r>
          <w:delText xml:space="preserve"> </w:delText>
        </w:r>
      </w:del>
      <w:del w:id="19879" w:author="PR Preview" w:date="2026-01-01T00:00:00Z">
        <w:r>
          <w:delText xml:space="preserve">but not positive semidefinite:</w:delText>
        </w:r>
      </w:del>
      <w:del w:id="19880" w:author="PR Preview" w:date="2026-01-01T00:00:00Z">
        <w:r>
          <w:delText xml:space="preserve"> </w:delText>
        </w:r>
      </w:del>
      <w:del w:id="19881" w:author="PR Preview" w:date="2026-01-01T00:00:00Z">
        <w:r>
          <w:delText xml:space="preserve">at</w:delText>
        </w:r>
      </w:del>
      <w:del w:id="19882"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rPr>
            <m:sty m:val="p"/>
          </m:rPr>
          <m:t>−</m:t>
        </m:r>
        <m:r>
          <m:t>1</m:t>
        </m:r>
        <m:r>
          <m:rPr>
            <m:sty m:val="p"/>
          </m:rPr>
          <m:t>)</m:t>
        </m:r>
      </m:oMath>
      <w:del w:id="19883"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D</m:t>
              </m:r>
              <m:limLow>
                <m:e>
                  <m:r>
                    <m:t>x</m:t>
                  </m:r>
                </m:e>
                <m:lim>
                  <m:r>
                    <m:rPr>
                      <m:sty m:val="p"/>
                    </m:rPr>
                    <m:t>∼</m:t>
                  </m:r>
                </m:lim>
              </m:limLow>
              <m:r>
                <m:t>&amp;</m:t>
              </m:r>
              <m:r>
                <m:rPr>
                  <m:sty m:val="p"/>
                </m:rPr>
                <m:t>=</m:t>
              </m:r>
              <m:r>
                <m:t>1</m:t>
              </m:r>
              <m:r>
                <m:rPr>
                  <m:sty m:val="p"/>
                </m:rPr>
                <m:t>−</m:t>
              </m:r>
              <m:r>
                <m:t>2</m:t>
              </m:r>
              <m:r>
                <m:rPr>
                  <m:sty m:val="p"/>
                </m:rPr>
                <m:t>−</m:t>
              </m:r>
              <m:r>
                <m:t>2</m:t>
              </m:r>
              <m:r>
                <m:rPr>
                  <m:sty m:val="p"/>
                </m:rPr>
                <m:t>+</m:t>
              </m:r>
              <m:r>
                <m:t>1</m:t>
              </m:r>
            </m:e>
            <m:e>
              <m:r>
                <m:t>&amp;</m:t>
              </m:r>
              <m:r>
                <m:rPr>
                  <m:sty m:val="p"/>
                </m:rPr>
                <m:t>=</m:t>
              </m:r>
              <m:r>
                <m:rPr>
                  <m:sty m:val="p"/>
                </m:rPr>
                <m:t>−</m:t>
              </m:r>
              <m:r>
                <m:t>2</m:t>
              </m:r>
            </m:e>
            <m:e>
              <m:r>
                <m:t>&amp;</m:t>
              </m:r>
              <m:r>
                <m:rPr>
                  <m:sty m:val="p"/>
                </m:rPr>
                <m:t>&lt;</m:t>
              </m:r>
              <m:r>
                <m:t>0</m:t>
              </m:r>
              <m:r>
                <m:rPr>
                  <m:sty m:val="p"/>
                </m:rPr>
                <m:t>.</m:t>
              </m:r>
            </m:e>
          </m:eqArr>
        </m:oMath>
      </m:oMathPara>
    </w:p>
    <w:p>
      <w:pPr>
        <w:pStyle w:val="FirstParagraph"/>
      </w:pPr>
      <w:del w:id="19884" w:author="PR Preview" w:date="2026-01-01T00:00:00Z">
        <w:r>
          <w:rPr>
            <w:i/>
            <w:iCs/>
          </w:rPr>
          <w:delText xml:space="preserve">Remark 43</w:delText>
        </w:r>
      </w:del>
      <w:del w:id="19885" w:author="PR Preview" w:date="2026-01-01T00:00:00Z">
        <w:r>
          <w:delText xml:space="preserve"> (Why the definition requires symmetry). </w:delText>
        </w:r>
      </w:del>
      <w:del w:id="19886" w:author="PR Preview" w:date="2026-01-01T00:00:00Z">
        <w:r>
          <w:delText xml:space="preserve">A positive definite matrix is positive semidefinite</w:delText>
        </w:r>
      </w:del>
      <w:del w:id="19887" w:author="PR Preview" w:date="2026-01-01T00:00:00Z">
        <w:r>
          <w:delText xml:space="preserve"> </w:delText>
        </w:r>
      </w:del>
      <w:del w:id="19888" w:author="PR Preview" w:date="2026-01-01T00:00:00Z">
        <w:r>
          <w:delText xml:space="preserve">(</w:delText>
        </w:r>
      </w:del>
      <w:hyperlink w:anchor="def-positive-semidefinite">
        <w:del w:id="19889" w:author="PR Preview" w:date="2026-01-01T00:00:00Z">
          <w:r>
            <w:rPr>
              <w:rStyle w:val="Hyperlink"/>
            </w:rPr>
            <w:delText xml:space="preserve">Definition 100</w:delText>
          </w:r>
        </w:del>
      </w:hyperlink>
      <w:del w:id="19890" w:author="PR Preview" w:date="2026-01-01T00:00:00Z">
        <w:r>
          <w:delText xml:space="preserve">):</w:delText>
        </w:r>
      </w:del>
      <w:del w:id="19891"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19892" w:author="PR Preview" w:date="2026-01-01T00:00:00Z">
        <w:r>
          <w:delText xml:space="preserve"> </w:delText>
        </w:r>
      </w:del>
      <w:del w:id="19893" w:author="PR Preview" w:date="2026-01-01T00:00:00Z">
        <w:r>
          <w:delText xml:space="preserve">for every</w:delText>
        </w:r>
      </w:del>
      <w:del w:id="19894"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9895" w:author="PR Preview" w:date="2026-01-01T00:00:00Z">
        <w:r>
          <w:delText xml:space="preserve">,</w:delText>
        </w:r>
      </w:del>
      <w:del w:id="19896" w:author="PR Preview" w:date="2026-01-01T00:00:00Z">
        <w:r>
          <w:delText xml:space="preserve"> </w:delText>
        </w:r>
      </w:del>
      <w:del w:id="19897" w:author="PR Preview" w:date="2026-01-01T00:00:00Z">
        <w:r>
          <w:delText xml:space="preserve">and</w:delText>
        </w:r>
      </w:del>
      <w:del w:id="19898" w:author="PR Preview" w:date="2026-01-01T00:00:00Z">
        <w:r>
          <w:delText xml:space="preserve"> </w:delText>
        </w:r>
      </w:del>
      <m:oMath>
        <m:sSup>
          <m:e>
            <m:limLow>
              <m:e>
                <m:r>
                  <m:t>0</m:t>
                </m:r>
              </m:e>
              <m:lim>
                <m:r>
                  <m:rPr>
                    <m:sty m:val="p"/>
                  </m:rPr>
                  <m:t>∼</m:t>
                </m:r>
              </m:lim>
            </m:limLow>
          </m:e>
          <m:sup>
            <m:r>
              <m:rPr>
                <m:sty m:val="p"/>
              </m:rPr>
              <m:t>⊤</m:t>
            </m:r>
          </m:sup>
        </m:sSup>
        <m:r>
          <m:rPr>
            <m:sty m:val="bi"/>
          </m:rPr>
          <m:t>A</m:t>
        </m:r>
        <m:limLow>
          <m:e>
            <m:r>
              <m:t>0</m:t>
            </m:r>
          </m:e>
          <m:lim>
            <m:r>
              <m:rPr>
                <m:sty m:val="p"/>
              </m:rPr>
              <m:t>∼</m:t>
            </m:r>
          </m:lim>
        </m:limLow>
        <m:r>
          <m:rPr>
            <m:sty m:val="p"/>
          </m:rPr>
          <m:t>=</m:t>
        </m:r>
        <m:r>
          <m:t>0</m:t>
        </m:r>
      </m:oMath>
      <w:del w:id="19899" w:author="PR Preview" w:date="2026-01-01T00:00:00Z">
        <w:r>
          <w:delText xml:space="preserve">.</w:delText>
        </w:r>
      </w:del>
      <w:del w:id="19900" w:author="PR Preview" w:date="2026-01-01T00:00:00Z">
        <w:r>
          <w:delText xml:space="preserve"> </w:delText>
        </w:r>
      </w:del>
      <w:del w:id="19901" w:author="PR Preview" w:date="2026-01-01T00:00:00Z">
        <w:r>
          <w:delText xml:space="preserve">For example,</w:delText>
        </w:r>
      </w:del>
      <w:del w:id="19902" w:author="PR Preview" w:date="2026-01-01T00:00:00Z">
        <w:r>
          <w:delText xml:space="preserve"> </w:delText>
        </w:r>
      </w:del>
      <m:oMath>
        <m:sSub>
          <m:e>
            <m:r>
              <m:rPr>
                <m:sty m:val="bi"/>
              </m:rPr>
              <m:t>I</m:t>
            </m:r>
          </m:e>
          <m:sub>
            <m:r>
              <m:t>p</m:t>
            </m:r>
          </m:sub>
        </m:sSub>
      </m:oMath>
      <w:del w:id="19903" w:author="PR Preview" w:date="2026-01-01T00:00:00Z">
        <w:r>
          <w:delText xml:space="preserve"> </w:delText>
        </w:r>
      </w:del>
      <w:del w:id="19904" w:author="PR Preview" w:date="2026-01-01T00:00:00Z">
        <w:r>
          <w:delText xml:space="preserve">in</w:delText>
        </w:r>
      </w:del>
      <w:del w:id="19905" w:author="PR Preview" w:date="2026-01-01T00:00:00Z">
        <w:r>
          <w:delText xml:space="preserve"> </w:delText>
        </w:r>
      </w:del>
      <w:hyperlink w:anchor="exm-positive-definite">
        <w:del w:id="19906" w:author="PR Preview" w:date="2026-01-01T00:00:00Z">
          <w:r>
            <w:rPr>
              <w:rStyle w:val="Hyperlink"/>
            </w:rPr>
            <w:delText xml:space="preserve">Example 150</w:delText>
          </w:r>
        </w:del>
      </w:hyperlink>
      <w:del w:id="19907" w:author="PR Preview" w:date="2026-01-01T00:00:00Z">
        <w:r>
          <w:delText xml:space="preserve"> </w:delText>
        </w:r>
      </w:del>
      <w:del w:id="19908" w:author="PR Preview" w:date="2026-01-01T00:00:00Z">
        <w:r>
          <w:delText xml:space="preserve">is both.</w:delText>
        </w:r>
      </w:del>
    </w:p>
    <w:p>
      <w:pPr>
        <w:pStyle w:val="BodyText"/>
      </w:pPr>
      <w:del w:id="19909" w:author="PR Preview" w:date="2026-01-01T00:00:00Z">
        <w:r>
          <w:delText xml:space="preserve">Some sources drop the symmetry condition from both definitions.</w:delText>
        </w:r>
      </w:del>
      <w:del w:id="19910" w:author="PR Preview" w:date="2026-01-01T00:00:00Z">
        <w:r>
          <w:delText xml:space="preserve"> </w:delText>
        </w:r>
      </w:del>
      <w:del w:id="19911" w:author="PR Preview" w:date="2026-01-01T00:00:00Z">
        <w:r>
          <w:delText xml:space="preserve">These notes keep it,</w:delText>
        </w:r>
      </w:del>
      <w:del w:id="19912" w:author="PR Preview" w:date="2026-01-01T00:00:00Z">
        <w:r>
          <w:delText xml:space="preserve"> </w:delText>
        </w:r>
      </w:del>
      <w:del w:id="19913" w:author="PR Preview" w:date="2026-01-01T00:00:00Z">
        <w:r>
          <w:delText xml:space="preserve">because without it a matrix can pass the quadratic-form condition</w:delText>
        </w:r>
      </w:del>
      <w:del w:id="19914" w:author="PR Preview" w:date="2026-01-01T00:00:00Z">
        <w:r>
          <w:delText xml:space="preserve"> </w:delText>
        </w:r>
      </w:del>
      <w:del w:id="19915" w:author="PR Preview" w:date="2026-01-01T00:00:00Z">
        <w:r>
          <w:delText xml:space="preserve">and still have no real eigenvalues (</w:delText>
        </w:r>
      </w:del>
      <w:hyperlink w:anchor="def-eigenvalue">
        <w:del w:id="19916" w:author="PR Preview" w:date="2026-01-01T00:00:00Z">
          <w:r>
            <w:rPr>
              <w:rStyle w:val="Hyperlink"/>
            </w:rPr>
            <w:delText xml:space="preserve">Definition 95</w:delText>
          </w:r>
        </w:del>
      </w:hyperlink>
      <w:del w:id="19917" w:author="PR Preview" w:date="2026-01-01T00:00:00Z">
        <w:r>
          <w:delText xml:space="preserve">).</w:delText>
        </w:r>
      </w:del>
      <w:del w:id="19918" w:author="PR Preview" w:date="2026-01-01T00:00:00Z">
        <w:r>
          <w:delText xml:space="preserve"> </w:delText>
        </w:r>
      </w:del>
      <w:del w:id="19919" w:author="PR Preview" w:date="2026-01-01T00:00:00Z">
        <w:r>
          <w:delText xml:space="preserve">For example,</w:delText>
        </w:r>
      </w:del>
      <w:del w:id="19920" w:author="PR Preview" w:date="2026-01-01T00:00:00Z">
        <w:r>
          <w:delText xml:space="preserve"> </w:delText>
        </w:r>
      </w:del>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del w:id="19921" w:author="PR Preview" w:date="2026-01-01T00:00:00Z">
        <w:r>
          <w:delText xml:space="preserve"> </w:delText>
        </w:r>
      </w:del>
      <w:del w:id="19922" w:author="PR Preview" w:date="2026-01-01T00:00:00Z">
        <w:r>
          <w:delText xml:space="preserve">is not symmetric, and for any</w:delText>
        </w:r>
      </w:del>
      <w:del w:id="19923"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oMath>
      <w:del w:id="19924"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C</m:t>
              </m:r>
              <m:limLow>
                <m:e>
                  <m:r>
                    <m:t>x</m:t>
                  </m:r>
                </m:e>
                <m:lim>
                  <m:r>
                    <m:rPr>
                      <m:sty m:val="p"/>
                    </m:rPr>
                    <m:t>∼</m:t>
                  </m:r>
                </m:lim>
              </m:limLow>
              <m:r>
                <m:t>&amp;</m:t>
              </m:r>
              <m:r>
                <m:rPr>
                  <m:sty m:val="p"/>
                </m:rPr>
                <m:t>=</m:t>
              </m:r>
              <m:sSub>
                <m:e>
                  <m:r>
                    <m:t>x</m:t>
                  </m:r>
                </m:e>
                <m:sub>
                  <m:r>
                    <m:t>1</m:t>
                  </m:r>
                </m:sub>
              </m:sSub>
              <m:r>
                <m:rPr>
                  <m:sty m:val="p"/>
                </m:rPr>
                <m:t>(</m:t>
              </m:r>
              <m:sSub>
                <m:e>
                  <m:r>
                    <m:t>x</m:t>
                  </m:r>
                </m:e>
                <m:sub>
                  <m:r>
                    <m:t>1</m:t>
                  </m:r>
                </m:sub>
              </m:sSub>
              <m:r>
                <m:rPr>
                  <m:sty m:val="p"/>
                </m:rPr>
                <m:t>+</m:t>
              </m:r>
              <m:sSub>
                <m:e>
                  <m:r>
                    <m:t>x</m:t>
                  </m:r>
                </m:e>
                <m:sub>
                  <m:r>
                    <m:t>2</m:t>
                  </m:r>
                </m:sub>
              </m:sSub>
              <m:r>
                <m:rPr>
                  <m:sty m:val="p"/>
                </m:rPr>
                <m:t>)</m:t>
              </m:r>
              <m:r>
                <m:rPr>
                  <m:sty m:val="p"/>
                </m:rPr>
                <m:t>+</m:t>
              </m:r>
              <m:sSub>
                <m:e>
                  <m:r>
                    <m:t>x</m:t>
                  </m:r>
                </m:e>
                <m:sub>
                  <m:r>
                    <m:t>2</m:t>
                  </m:r>
                </m:sub>
              </m:sSub>
              <m:r>
                <m:rPr>
                  <m:sty m:val="p"/>
                </m:rPr>
                <m:t>(</m:t>
              </m:r>
              <m:r>
                <m:rPr>
                  <m:sty m:val="p"/>
                </m:rPr>
                <m:t>−</m:t>
              </m:r>
              <m:sSub>
                <m:e>
                  <m:r>
                    <m:t>x</m:t>
                  </m:r>
                </m:e>
                <m:sub>
                  <m:r>
                    <m:t>1</m:t>
                  </m:r>
                </m:sub>
              </m:sSub>
              <m:r>
                <m:rPr>
                  <m:sty m:val="p"/>
                </m:rPr>
                <m:t>+</m:t>
              </m:r>
              <m:sSub>
                <m:e>
                  <m:r>
                    <m:t>x</m:t>
                  </m:r>
                </m:e>
                <m:sub>
                  <m:r>
                    <m:t>2</m:t>
                  </m:r>
                </m:sub>
              </m:sSub>
              <m:r>
                <m:rPr>
                  <m:sty m:val="p"/>
                </m:rPr>
                <m:t>)</m:t>
              </m:r>
              <m:r>
                <m:t>&amp;</m:t>
              </m:r>
              <m:r>
                <m:t>&amp;</m:t>
              </m:r>
              <m:r>
                <m:rPr>
                  <m:nor/>
                  <m:sty m:val="p"/>
                </m:rPr>
                <m:t>(multiply out the quadratic form)</m:t>
              </m:r>
            </m:e>
            <m:e>
              <m:r>
                <m:t>&amp;</m:t>
              </m:r>
              <m:r>
                <m:rPr>
                  <m:sty m:val="p"/>
                </m:rPr>
                <m:t>=</m:t>
              </m:r>
              <m:sSubSup>
                <m:e>
                  <m:r>
                    <m:t>x</m:t>
                  </m:r>
                </m:e>
                <m:sub>
                  <m:r>
                    <m:t>1</m:t>
                  </m:r>
                </m:sub>
                <m:sup>
                  <m:r>
                    <m:t>2</m:t>
                  </m:r>
                </m:sup>
              </m:sSubSup>
              <m:r>
                <m:rPr>
                  <m:sty m:val="p"/>
                </m:rPr>
                <m:t>+</m:t>
              </m:r>
              <m:sSub>
                <m:e>
                  <m:r>
                    <m:t>x</m:t>
                  </m:r>
                </m:e>
                <m:sub>
                  <m:r>
                    <m:t>1</m:t>
                  </m:r>
                </m:sub>
              </m:sSub>
              <m:sSub>
                <m:e>
                  <m:r>
                    <m:t>x</m:t>
                  </m:r>
                </m:e>
                <m:sub>
                  <m:r>
                    <m:t>2</m:t>
                  </m:r>
                </m:sub>
              </m:sSub>
              <m:r>
                <m:rPr>
                  <m:sty m:val="p"/>
                </m:rPr>
                <m:t>−</m:t>
              </m:r>
              <m:sSub>
                <m:e>
                  <m:r>
                    <m:t>x</m:t>
                  </m:r>
                </m:e>
                <m:sub>
                  <m:r>
                    <m:t>2</m:t>
                  </m:r>
                </m:sub>
              </m:sSub>
              <m:sSub>
                <m:e>
                  <m:r>
                    <m:t>x</m:t>
                  </m:r>
                </m:e>
                <m:sub>
                  <m:r>
                    <m:t>1</m:t>
                  </m:r>
                </m:sub>
              </m:sSub>
              <m:r>
                <m:rPr>
                  <m:sty m:val="p"/>
                </m:rPr>
                <m:t>+</m:t>
              </m:r>
              <m:sSubSup>
                <m:e>
                  <m:r>
                    <m:t>x</m:t>
                  </m:r>
                </m:e>
                <m:sub>
                  <m:r>
                    <m:t>2</m:t>
                  </m:r>
                </m:sub>
                <m:sup>
                  <m:r>
                    <m:t>2</m:t>
                  </m:r>
                </m:sup>
              </m:sSubSup>
              <m:r>
                <m:t>&amp;</m:t>
              </m:r>
              <m:r>
                <m:t>&amp;</m:t>
              </m:r>
              <m:r>
                <m:rPr>
                  <m:nor/>
                  <m:sty m:val="p"/>
                </m:rPr>
                <m:t>(distribute)</m:t>
              </m:r>
            </m:e>
            <m:e>
              <m:r>
                <m:t>&amp;</m:t>
              </m:r>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(the middle terms cancel)</m:t>
              </m:r>
            </m:e>
          </m:eqArr>
        </m:oMath>
      </m:oMathPara>
    </w:p>
    <w:p>
      <w:pPr>
        <w:pStyle w:val="FirstParagraph"/>
      </w:pPr>
      <w:del w:id="19925" w:author="PR Preview" w:date="2026-01-01T00:00:00Z">
        <w:r>
          <w:delText xml:space="preserve">which is positive for every</w:delText>
        </w:r>
      </w:del>
      <w:del w:id="1992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19927" w:author="PR Preview" w:date="2026-01-01T00:00:00Z">
        <w:r>
          <w:delText xml:space="preserve">.</w:delText>
        </w:r>
      </w:del>
      <w:del w:id="19928" w:author="PR Preview" w:date="2026-01-01T00:00:00Z">
        <w:r>
          <w:delText xml:space="preserve"> </w:delText>
        </w:r>
      </w:del>
      <w:del w:id="19929" w:author="PR Preview" w:date="2026-01-01T00:00:00Z">
        <w:r>
          <w:delText xml:space="preserve">But suppose</w:delText>
        </w:r>
      </w:del>
      <w:del w:id="19930" w:author="PR Preview" w:date="2026-01-01T00:00:00Z">
        <w:r>
          <w:delText xml:space="preserve"> </w:delText>
        </w:r>
      </w:del>
      <m:oMath>
        <m:r>
          <m:rPr>
            <m:sty m:val="bi"/>
          </m:rPr>
          <m:t>C</m:t>
        </m:r>
        <m:limLow>
          <m:e>
            <m:r>
              <m:t>v</m:t>
            </m:r>
          </m:e>
          <m:lim>
            <m:r>
              <m:rPr>
                <m:sty m:val="p"/>
              </m:rPr>
              <m:t>∼</m:t>
            </m:r>
          </m:lim>
        </m:limLow>
        <m:r>
          <m:rPr>
            <m:sty m:val="p"/>
          </m:rPr>
          <m:t>=</m:t>
        </m:r>
        <m:r>
          <m:t>λ</m:t>
        </m:r>
        <m:limLow>
          <m:e>
            <m:r>
              <m:t>v</m:t>
            </m:r>
          </m:e>
          <m:lim>
            <m:r>
              <m:rPr>
                <m:sty m:val="p"/>
              </m:rPr>
              <m:t>∼</m:t>
            </m:r>
          </m:lim>
        </m:limLow>
      </m:oMath>
      <w:del w:id="19931" w:author="PR Preview" w:date="2026-01-01T00:00:00Z">
        <w:r>
          <w:delText xml:space="preserve"> </w:delText>
        </w:r>
      </w:del>
      <w:del w:id="19932" w:author="PR Preview" w:date="2026-01-01T00:00:00Z">
        <w:r>
          <w:delText xml:space="preserve">for a real number</w:delText>
        </w:r>
      </w:del>
      <w:del w:id="19933" w:author="PR Preview" w:date="2026-01-01T00:00:00Z">
        <w:r>
          <w:delText xml:space="preserve"> </w:delText>
        </w:r>
      </w:del>
      <m:oMath>
        <m:r>
          <m:t>λ</m:t>
        </m:r>
      </m:oMath>
      <w:del w:id="19934" w:author="PR Preview" w:date="2026-01-01T00:00:00Z">
        <w:r>
          <w:delText xml:space="preserve">.</w:delText>
        </w:r>
      </w:del>
      <w:del w:id="19935" w:author="PR Preview" w:date="2026-01-01T00:00:00Z">
        <w:r>
          <w:delText xml:space="preserve"> </w:delText>
        </w:r>
      </w:del>
      <w:del w:id="19936" w:author="PR Preview" w:date="2026-01-01T00:00:00Z">
        <w:r>
          <w:delText xml:space="preserve">Matching entries gives</w:delText>
        </w:r>
      </w:del>
      <w:del w:id="19937" w:author="PR Preview" w:date="2026-01-01T00:00:00Z">
        <w:r>
          <w:delText xml:space="preserve"> </w:delText>
        </w:r>
      </w:del>
      <m:oMath>
        <m:sSub>
          <m:e>
            <m:r>
              <m:t>v</m:t>
            </m:r>
          </m:e>
          <m:sub>
            <m:r>
              <m:t>1</m:t>
            </m:r>
          </m:sub>
        </m:sSub>
        <m:r>
          <m:rPr>
            <m:sty m:val="p"/>
          </m:rPr>
          <m:t>+</m:t>
        </m:r>
        <m:sSub>
          <m:e>
            <m:r>
              <m:t>v</m:t>
            </m:r>
          </m:e>
          <m:sub>
            <m:r>
              <m:t>2</m:t>
            </m:r>
          </m:sub>
        </m:sSub>
        <m:r>
          <m:rPr>
            <m:sty m:val="p"/>
          </m:rPr>
          <m:t>=</m:t>
        </m:r>
        <m:r>
          <m:t>λ</m:t>
        </m:r>
        <m:sSub>
          <m:e>
            <m:r>
              <m:t>v</m:t>
            </m:r>
          </m:e>
          <m:sub>
            <m:r>
              <m:t>1</m:t>
            </m:r>
          </m:sub>
        </m:sSub>
      </m:oMath>
      <w:del w:id="19938" w:author="PR Preview" w:date="2026-01-01T00:00:00Z">
        <w:r>
          <w:delText xml:space="preserve"> </w:delText>
        </w:r>
      </w:del>
      <w:del w:id="19939" w:author="PR Preview" w:date="2026-01-01T00:00:00Z">
        <w:r>
          <w:delText xml:space="preserve">and</w:delText>
        </w:r>
      </w:del>
      <w:del w:id="19940" w:author="PR Preview" w:date="2026-01-01T00:00:00Z">
        <w:r>
          <w:delText xml:space="preserve"> </w:delText>
        </w:r>
      </w:del>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del w:id="19941" w:author="PR Preview" w:date="2026-01-01T00:00:00Z">
        <w:r>
          <w:delText xml:space="preserve">,</w:delText>
        </w:r>
      </w:del>
      <w:del w:id="19942" w:author="PR Preview" w:date="2026-01-01T00:00:00Z">
        <w:r>
          <w:delText xml:space="preserve"> </w:delText>
        </w:r>
      </w:del>
      <w:del w:id="19943" w:author="PR Preview" w:date="2026-01-01T00:00:00Z">
        <w:r>
          <w:delText xml:space="preserve">so</w:delText>
        </w:r>
      </w:del>
      <w:del w:id="19944" w:author="PR Preview" w:date="2026-01-01T00:00:00Z">
        <w:r>
          <w:delText xml:space="preserve"> </w:delText>
        </w:r>
      </w:del>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del w:id="19945" w:author="PR Preview" w:date="2026-01-01T00:00:00Z">
        <w:r>
          <w:delText xml:space="preserve"> </w:delText>
        </w:r>
      </w:del>
      <w:del w:id="19946" w:author="PR Preview" w:date="2026-01-01T00:00:00Z">
        <w:r>
          <w:delText xml:space="preserve">and</w:delText>
        </w:r>
      </w:del>
      <w:del w:id="19947"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del w:id="19948" w:author="PR Preview" w:date="2026-01-01T00:00:00Z">
        <w:r>
          <w:delText xml:space="preserve">.</w:delText>
        </w:r>
      </w:del>
      <w:del w:id="19949" w:author="PR Preview" w:date="2026-01-01T00:00:00Z">
        <w:r>
          <w:delText xml:space="preserve"> </w:delText>
        </w:r>
      </w:del>
      <w:del w:id="19950" w:author="PR Preview" w:date="2026-01-01T00:00:00Z">
        <w:r>
          <w:delText xml:space="preserve">Substituting the first into the second gives</w:delText>
        </w:r>
      </w:del>
      <w:del w:id="19951" w:author="PR Preview" w:date="2026-01-01T00:00:00Z">
        <w:r>
          <w:delText xml:space="preserve"> </w:delText>
        </w:r>
      </w:del>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del w:id="19952" w:author="PR Preview" w:date="2026-01-01T00:00:00Z">
        <w:r>
          <w:delText xml:space="preserve">,</w:delText>
        </w:r>
      </w:del>
      <w:del w:id="19953" w:author="PR Preview" w:date="2026-01-01T00:00:00Z">
        <w:r>
          <w:delText xml:space="preserve"> </w:delText>
        </w:r>
      </w:del>
      <w:del w:id="19954" w:author="PR Preview" w:date="2026-01-01T00:00:00Z">
        <w:r>
          <w:delText xml:space="preserve">so</w:delText>
        </w:r>
      </w:del>
      <w:del w:id="19955" w:author="PR Preview" w:date="2026-01-01T00:00:00Z">
        <w:r>
          <w:delText xml:space="preserve"> </w:delText>
        </w:r>
      </w:del>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del w:id="19956" w:author="PR Preview" w:date="2026-01-01T00:00:00Z">
        <w:r>
          <w:delText xml:space="preserve">.</w:delText>
        </w:r>
      </w:del>
      <w:del w:id="19957" w:author="PR Preview" w:date="2026-01-01T00:00:00Z">
        <w:r>
          <w:delText xml:space="preserve"> </w:delText>
        </w:r>
      </w:del>
      <w:del w:id="19958" w:author="PR Preview" w:date="2026-01-01T00:00:00Z">
        <w:r>
          <w:delText xml:space="preserve">Since</w:delText>
        </w:r>
      </w:del>
      <w:del w:id="19959" w:author="PR Preview" w:date="2026-01-01T00:00:00Z">
        <w:r>
          <w:delText xml:space="preserve"> </w:delText>
        </w:r>
      </w:del>
      <m:oMath>
        <m:r>
          <m:t>1</m:t>
        </m:r>
        <m:r>
          <m:rPr>
            <m:sty m:val="p"/>
          </m:rPr>
          <m:t>+</m:t>
        </m:r>
        <m:r>
          <m:rPr>
            <m:sty m:val="p"/>
          </m:rPr>
          <m:t>(</m:t>
        </m:r>
        <m:r>
          <m:t>λ</m:t>
        </m:r>
        <m:r>
          <m:rPr>
            <m:sty m:val="p"/>
          </m:rPr>
          <m:t>−</m:t>
        </m:r>
        <m:r>
          <m:t>1</m:t>
        </m:r>
        <m:sSup>
          <m:e>
            <m:r>
              <m:rPr>
                <m:sty m:val="p"/>
              </m:rPr>
              <m:t>)</m:t>
            </m:r>
          </m:e>
          <m:sup>
            <m:r>
              <m:t>2</m:t>
            </m:r>
          </m:sup>
        </m:sSup>
        <m:r>
          <m:rPr>
            <m:sty m:val="p"/>
          </m:rPr>
          <m:t>&gt;</m:t>
        </m:r>
        <m:r>
          <m:t>0</m:t>
        </m:r>
      </m:oMath>
      <w:del w:id="19960" w:author="PR Preview" w:date="2026-01-01T00:00:00Z">
        <w:r>
          <w:delText xml:space="preserve">,</w:delText>
        </w:r>
      </w:del>
      <w:del w:id="19961" w:author="PR Preview" w:date="2026-01-01T00:00:00Z">
        <w:r>
          <w:delText xml:space="preserve"> </w:delText>
        </w:r>
      </w:del>
      <m:oMath>
        <m:sSub>
          <m:e>
            <m:r>
              <m:t>v</m:t>
            </m:r>
          </m:e>
          <m:sub>
            <m:r>
              <m:t>1</m:t>
            </m:r>
          </m:sub>
        </m:sSub>
        <m:r>
          <m:rPr>
            <m:sty m:val="p"/>
          </m:rPr>
          <m:t>=</m:t>
        </m:r>
        <m:r>
          <m:t>0</m:t>
        </m:r>
      </m:oMath>
      <w:del w:id="19962" w:author="PR Preview" w:date="2026-01-01T00:00:00Z">
        <w:r>
          <w:delText xml:space="preserve">,</w:delText>
        </w:r>
      </w:del>
      <w:del w:id="19963" w:author="PR Preview" w:date="2026-01-01T00:00:00Z">
        <w:r>
          <w:delText xml:space="preserve"> </w:delText>
        </w:r>
      </w:del>
      <w:del w:id="19964" w:author="PR Preview" w:date="2026-01-01T00:00:00Z">
        <w:r>
          <w:delText xml:space="preserve">and then</w:delText>
        </w:r>
      </w:del>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del w:id="19965" w:author="PR Preview" w:date="2026-01-01T00:00:00Z">
        <w:r>
          <w:delText xml:space="preserve">So no real</w:delText>
        </w:r>
      </w:del>
      <w:del w:id="19966" w:author="PR Preview" w:date="2026-01-01T00:00:00Z">
        <w:r>
          <w:delText xml:space="preserve"> </w:delText>
        </w:r>
      </w:del>
      <m:oMath>
        <m:r>
          <m:t>λ</m:t>
        </m:r>
      </m:oMath>
      <w:del w:id="19967" w:author="PR Preview" w:date="2026-01-01T00:00:00Z">
        <w:r>
          <w:delText xml:space="preserve"> </w:delText>
        </w:r>
      </w:del>
      <w:del w:id="19968" w:author="PR Preview" w:date="2026-01-01T00:00:00Z">
        <w:r>
          <w:delText xml:space="preserve">has an eigenvector</w:delText>
        </w:r>
      </w:del>
      <w:del w:id="19969"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19970" w:author="PR Preview" w:date="2026-01-01T00:00:00Z">
        <w:r>
          <w:delText xml:space="preserve">.</w:delText>
        </w:r>
      </w:del>
    </w:p>
    <w:p>
      <w:pPr>
        <w:numPr>
          <w:ilvl w:val="0"/>
          <w:numId w:val="1076"/>
        </w:numPr>
      </w:pPr>
      <w:ins w:id="19971" w:author="PR Preview" w:date="2026-01-01T00:00:00Z">
        <w:r>
          <w:t xml:space="preserve">The identity matrix</w:t>
        </w:r>
      </w:ins>
      <w:ins w:id="19972" w:author="PR Preview" w:date="2026-01-01T00:00:00Z">
        <w:r>
          <w:t xml:space="preserve"> </w:t>
        </w:r>
      </w:ins>
      <m:oMath>
        <m:sSub>
          <m:e>
            <m:r>
              <m:rPr>
                <m:sty m:val="bi"/>
              </m:rPr>
              <m:t>I</m:t>
            </m:r>
          </m:e>
          <m:sub>
            <m:r>
              <m:t>p</m:t>
            </m:r>
          </m:sub>
        </m:sSub>
      </m:oMath>
      <w:ins w:id="19973" w:author="PR Preview" w:date="2026-01-01T00:00:00Z">
        <w:r>
          <w:t xml:space="preserve"> </w:t>
        </w:r>
      </w:ins>
      <w:ins w:id="19974" w:author="PR Preview" w:date="2026-01-01T00:00:00Z">
        <w:r>
          <w:t xml:space="preserve">(</w:t>
        </w:r>
      </w:ins>
      <w:hyperlink w:anchor="def-identity-matrix">
        <w:ins w:id="19975" w:author="PR Preview" w:date="2026-01-01T00:00:00Z">
          <w:r>
            <w:rPr>
              <w:rStyle w:val="Hyperlink"/>
            </w:rPr>
            <w:t xml:space="preserve">Definition 31</w:t>
          </w:r>
        </w:ins>
      </w:hyperlink>
      <w:ins w:id="19976" w:author="PR Preview" w:date="2026-01-01T00:00:00Z">
        <w:r>
          <w:t xml:space="preserve">) is positive definite:</w:t>
        </w:r>
      </w:ins>
      <w:ins w:id="19977" w:author="PR Preview" w:date="2026-01-01T00:00:00Z">
        <w:r>
          <w:t xml:space="preserve"> </w:t>
        </w:r>
      </w:ins>
      <w:ins w:id="19978" w:author="PR Preview" w:date="2026-01-01T00:00:00Z">
        <w:r>
          <w:t xml:space="preserve">${\mathord{\smash[b]{\underset{\raise.3ex\hbox{$\scriptstyle\sim$}}{x}}\vphantom{x}}}^{\top} \mathbf{I}_p \mathord{\smash[b]{\underset{\raise.3ex\hbox{$\scriptstyle\sim$}}{x}}\vphantom{x}} = \sum_{i=1}^px_i^2$</w:t>
        </w:r>
      </w:ins>
      <w:ins w:id="19979" w:author="PR Preview" w:date="2026-01-01T00:00:00Z">
        <w:r>
          <w:t xml:space="preserve">,</w:t>
        </w:r>
      </w:ins>
      <w:ins w:id="19980" w:author="PR Preview" w:date="2026-01-01T00:00:00Z">
        <w:r>
          <w:t xml:space="preserve"> </w:t>
        </w:r>
      </w:ins>
      <w:ins w:id="19981" w:author="PR Preview" w:date="2026-01-01T00:00:00Z">
        <w:r>
          <w:t xml:space="preserve">which is positive unless every</w:t>
        </w:r>
      </w:ins>
      <w:ins w:id="19982" w:author="PR Preview" w:date="2026-01-01T00:00:00Z">
        <w:r>
          <w:t xml:space="preserve"> </w:t>
        </w:r>
      </w:ins>
      <m:oMath>
        <m:sSub>
          <m:e>
            <m:r>
              <m:t>x</m:t>
            </m:r>
          </m:e>
          <m:sub>
            <m:r>
              <m:t>i</m:t>
            </m:r>
          </m:sub>
        </m:sSub>
      </m:oMath>
      <w:ins w:id="19983" w:author="PR Preview" w:date="2026-01-01T00:00:00Z">
        <w:r>
          <w:t xml:space="preserve"> </w:t>
        </w:r>
      </w:ins>
      <w:ins w:id="19984" w:author="PR Preview" w:date="2026-01-01T00:00:00Z">
        <w:r>
          <w:t xml:space="preserve">is</w:t>
        </w:r>
      </w:ins>
      <w:ins w:id="19985" w:author="PR Preview" w:date="2026-01-01T00:00:00Z">
        <w:r>
          <w:t xml:space="preserve"> </w:t>
        </w:r>
      </w:ins>
      <m:oMath>
        <m:r>
          <m:t>0</m:t>
        </m:r>
      </m:oMath>
      <w:ins w:id="19986" w:author="PR Preview" w:date="2026-01-01T00:00:00Z">
        <w:r>
          <w:t xml:space="preserve">.</w:t>
        </w:r>
      </w:ins>
    </w:p>
    <w:p>
      <w:pPr>
        <w:numPr>
          <w:ilvl w:val="0"/>
          <w:numId w:val="1076"/>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ins w:id="19987" w:author="PR Preview" w:date="2026-01-01T00:00:00Z">
        <w:r>
          <w:t xml:space="preserve"> </w:t>
        </w:r>
      </w:ins>
      <w:ins w:id="19988" w:author="PR Preview" w:date="2026-01-01T00:00:00Z">
        <w:r>
          <w:t xml:space="preserve">from</w:t>
        </w:r>
      </w:ins>
      <w:ins w:id="19989" w:author="PR Preview" w:date="2026-01-01T00:00:00Z">
        <w:r>
          <w:t xml:space="preserve"> </w:t>
        </w:r>
      </w:ins>
      <w:hyperlink w:anchor="exm-positive-semidefinite">
        <w:ins w:id="19990" w:author="PR Preview" w:date="2026-01-01T00:00:00Z">
          <w:r>
            <w:rPr>
              <w:rStyle w:val="Hyperlink"/>
            </w:rPr>
            <w:t xml:space="preserve">Example 149</w:t>
          </w:r>
        </w:ins>
      </w:hyperlink>
      <w:ins w:id="19991" w:author="PR Preview" w:date="2026-01-01T00:00:00Z">
        <w:r>
          <w:t xml:space="preserve"> </w:t>
        </w:r>
      </w:ins>
      <w:ins w:id="19992" w:author="PR Preview" w:date="2026-01-01T00:00:00Z">
        <w:r>
          <w:t xml:space="preserve">is positive semidefinite</w:t>
        </w:r>
      </w:ins>
      <w:ins w:id="19993" w:author="PR Preview" w:date="2026-01-01T00:00:00Z">
        <w:r>
          <w:t xml:space="preserve"> </w:t>
        </w:r>
      </w:ins>
      <w:ins w:id="19994" w:author="PR Preview" w:date="2026-01-01T00:00:00Z">
        <w:r>
          <w:t xml:space="preserve">but not positive definite:</w:t>
        </w:r>
      </w:ins>
      <w:ins w:id="19995" w:author="PR Preview" w:date="2026-01-01T00:00:00Z">
        <w:r>
          <w:t xml:space="preserve"> </w:t>
        </w:r>
      </w:ins>
      <w:ins w:id="19996" w:author="PR Preview" w:date="2026-01-01T00:00:00Z">
        <w:r>
          <w:t xml:space="preserve">at</w:t>
        </w:r>
      </w:ins>
      <w:ins w:id="19997" w:author="PR Preview" w:date="2026-01-01T00:00:00Z">
        <w:r>
          <w:t xml:space="preserve"> </w:t>
        </w:r>
      </w:ins>
      <w:ins w:id="19998" w:author="PR Preview" w:date="2026-01-01T00:00:00Z">
        <w:r>
          <w:t xml:space="preserve">$\mathord{\smash[b]{\underset{\raise.3ex\hbox{$\scriptstyle\sim$}}{x}}\vphantom{x}}= (1, -1) \neq \mathord{\smash[b]{\underset{\raise.3ex\hbox{$\scriptstyle\sim$}}{0}}\vphantom{0}}$</w:t>
        </w:r>
      </w:ins>
      <w:ins w:id="19999" w:author="PR Preview" w:date="2026-01-01T00:00:00Z">
        <w:r>
          <w:t xml:space="preserve">,</w:t>
        </w:r>
      </w:ins>
    </w:p>
    <w:p>
      <w:pPr>
        <w:pStyle w:val="BodyText"/>
      </w:pPr>
      <w:ins w:id="20000" w:author="PR Preview" w:date="2026-01-01T00:00:00Z">
        <w:r>
          <w:t xml:space="preserve">$$
    \begin{aligned}
    {\mathord{\smash[b]{\underset{\raise.3ex\hbox{$\scriptstyle\sim$}}{x}}\vphantom{x}}}^{\top} \mathbf{B} \mathord{\smash[b]{\underset{\raise.3ex\hbox{$\scriptstyle\sim$}}{x}}\vphantom{x}} &amp;= (1 - 1)^2 \\
    &amp;= 0.
    \end{aligned}
    $$</w:t>
        </w:r>
      </w:ins>
    </w:p>
    <w:p>
      <w:pPr>
        <w:numPr>
          <w:ilvl w:val="0"/>
          <w:numId w:val="1076"/>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ins w:id="20001" w:author="PR Preview" w:date="2026-01-01T00:00:00Z">
        <w:r>
          <w:t xml:space="preserve"> </w:t>
        </w:r>
      </w:ins>
      <w:ins w:id="20002" w:author="PR Preview" w:date="2026-01-01T00:00:00Z">
        <w:r>
          <w:t xml:space="preserve">is symmetric</w:t>
        </w:r>
      </w:ins>
      <w:ins w:id="20003" w:author="PR Preview" w:date="2026-01-01T00:00:00Z">
        <w:r>
          <w:t xml:space="preserve"> </w:t>
        </w:r>
      </w:ins>
      <w:ins w:id="20004" w:author="PR Preview" w:date="2026-01-01T00:00:00Z">
        <w:r>
          <w:t xml:space="preserve">but not positive semidefinite:</w:t>
        </w:r>
      </w:ins>
      <w:ins w:id="20005" w:author="PR Preview" w:date="2026-01-01T00:00:00Z">
        <w:r>
          <w:t xml:space="preserve"> </w:t>
        </w:r>
      </w:ins>
      <w:ins w:id="20006" w:author="PR Preview" w:date="2026-01-01T00:00:00Z">
        <w:r>
          <w:t xml:space="preserve">at</w:t>
        </w:r>
      </w:ins>
      <w:ins w:id="20007" w:author="PR Preview" w:date="2026-01-01T00:00:00Z">
        <w:r>
          <w:t xml:space="preserve"> </w:t>
        </w:r>
      </w:ins>
      <w:ins w:id="20008" w:author="PR Preview" w:date="2026-01-01T00:00:00Z">
        <w:r>
          <w:t xml:space="preserve">$\mathord{\smash[b]{\underset{\raise.3ex\hbox{$\scriptstyle\sim$}}{x}}\vphantom{x}}= (1, -1)$</w:t>
        </w:r>
      </w:ins>
      <w:ins w:id="20009" w:author="PR Preview" w:date="2026-01-01T00:00:00Z">
        <w:r>
          <w:t xml:space="preserve">,</w:t>
        </w:r>
      </w:ins>
    </w:p>
    <w:p>
      <w:pPr>
        <w:pStyle w:val="BodyText"/>
      </w:pPr>
      <w:ins w:id="20010" w:author="PR Preview" w:date="2026-01-01T00:00:00Z">
        <w:r>
          <w:t xml:space="preserve">$$
    \begin{aligned}
    {\mathord{\smash[b]{\underset{\raise.3ex\hbox{$\scriptstyle\sim$}}{x}}\vphantom{x}}}^{\top} \mathbf{D} \mathord{\smash[b]{\underset{\raise.3ex\hbox{$\scriptstyle\sim$}}{x}}\vphantom{x}} &amp;= 1 - 2 - 2 + 1 \\
    &amp;= -2 \\
    &amp;&lt; 0.
    \end{aligned}
    $$</w:t>
        </w:r>
      </w:ins>
    </w:p>
    <w:bookmarkEnd w:id="502"/>
    <w:bookmarkStart w:id="503" w:name="rem-positive-definite-symmetry"/>
    <w:p>
      <w:pPr>
        <w:pStyle w:val="FirstParagraph"/>
      </w:pPr>
      <w:ins w:id="20011" w:author="PR Preview" w:date="2026-01-01T00:00:00Z">
        <w:r>
          <w:rPr>
            <w:i/>
            <w:iCs/>
          </w:rPr>
          <w:t xml:space="preserve">Remark 43</w:t>
        </w:r>
      </w:ins>
      <w:ins w:id="20012" w:author="PR Preview" w:date="2026-01-01T00:00:00Z">
        <w:r>
          <w:t xml:space="preserve"> (Why the definition requires symmetry). </w:t>
        </w:r>
      </w:ins>
      <w:ins w:id="20013" w:author="PR Preview" w:date="2026-01-01T00:00:00Z">
        <w:r>
          <w:t xml:space="preserve">A positive definite matrix is positive semidefinite</w:t>
        </w:r>
      </w:ins>
      <w:ins w:id="20014" w:author="PR Preview" w:date="2026-01-01T00:00:00Z">
        <w:r>
          <w:t xml:space="preserve"> </w:t>
        </w:r>
      </w:ins>
      <w:ins w:id="20015" w:author="PR Preview" w:date="2026-01-01T00:00:00Z">
        <w:r>
          <w:t xml:space="preserve">(</w:t>
        </w:r>
      </w:ins>
      <w:hyperlink w:anchor="def-positive-semidefinite">
        <w:ins w:id="20016" w:author="PR Preview" w:date="2026-01-01T00:00:00Z">
          <w:r>
            <w:rPr>
              <w:rStyle w:val="Hyperlink"/>
            </w:rPr>
            <w:t xml:space="preserve">Definition 100</w:t>
          </w:r>
        </w:ins>
      </w:hyperlink>
      <w:ins w:id="20017" w:author="PR Preview" w:date="2026-01-01T00:00:00Z">
        <w:r>
          <w:t xml:space="preserve">):</w:t>
        </w:r>
      </w:ins>
      <w:ins w:id="20018" w:author="PR Preview" w:date="2026-01-01T00:00:00Z">
        <w:r>
          <w:t xml:space="preserve"> </w:t>
        </w:r>
      </w:ins>
      <w:ins w:id="20019" w:author="PR Preview" w:date="2026-01-01T00:00:00Z">
        <w:r>
          <w:t xml:space="preserve">${\mathord{\smash[b]{\underset{\raise.3ex\hbox{$\scriptstyle\sim$}}{x}}\vphantom{x}}}^{\top} \mathbf{A} \mathord{\smash[b]{\underset{\raise.3ex\hbox{$\scriptstyle\sim$}}{x}}\vphantom{x}} &gt; 0$</w:t>
        </w:r>
      </w:ins>
      <w:ins w:id="20020" w:author="PR Preview" w:date="2026-01-01T00:00:00Z">
        <w:r>
          <w:t xml:space="preserve"> </w:t>
        </w:r>
      </w:ins>
      <w:ins w:id="20021" w:author="PR Preview" w:date="2026-01-01T00:00:00Z">
        <w:r>
          <w:t xml:space="preserve">for every</w:t>
        </w:r>
      </w:ins>
      <w:ins w:id="20022" w:author="PR Preview" w:date="2026-01-01T00:00:00Z">
        <w:r>
          <w:t xml:space="preserve"> </w:t>
        </w:r>
      </w:ins>
      <w:ins w:id="20023" w:author="PR Preview" w:date="2026-01-01T00:00:00Z">
        <w:r>
          <w:t xml:space="preserve">$\mathord{\smash[b]{\underset{\raise.3ex\hbox{$\scriptstyle\sim$}}{x}}\vphantom{x}}\neq \mathord{\smash[b]{\underset{\raise.3ex\hbox{$\scriptstyle\sim$}}{0}}\vphantom{0}}$</w:t>
        </w:r>
      </w:ins>
      <w:ins w:id="20024" w:author="PR Preview" w:date="2026-01-01T00:00:00Z">
        <w:r>
          <w:t xml:space="preserve">,</w:t>
        </w:r>
      </w:ins>
      <w:ins w:id="20025" w:author="PR Preview" w:date="2026-01-01T00:00:00Z">
        <w:r>
          <w:t xml:space="preserve"> </w:t>
        </w:r>
      </w:ins>
      <w:ins w:id="20026" w:author="PR Preview" w:date="2026-01-01T00:00:00Z">
        <w:r>
          <w:t xml:space="preserve">and</w:t>
        </w:r>
      </w:ins>
      <w:ins w:id="20027" w:author="PR Preview" w:date="2026-01-01T00:00:00Z">
        <w:r>
          <w:t xml:space="preserve"> </w:t>
        </w:r>
      </w:ins>
      <w:ins w:id="20028" w:author="PR Preview" w:date="2026-01-01T00:00:00Z">
        <w:r>
          <w:t xml:space="preserve">${\mathord{\smash[b]{\underset{\raise.3ex\hbox{$\scriptstyle\sim$}}{0}}\vphantom{0}}}^{\top}\mathbf{A}\mathord{\smash[b]{\underset{\raise.3ex\hbox{$\scriptstyle\sim$}}{0}}\vphantom{0}}= 0$</w:t>
        </w:r>
      </w:ins>
      <w:ins w:id="20029" w:author="PR Preview" w:date="2026-01-01T00:00:00Z">
        <w:r>
          <w:t xml:space="preserve">.</w:t>
        </w:r>
      </w:ins>
      <w:ins w:id="20030" w:author="PR Preview" w:date="2026-01-01T00:00:00Z">
        <w:r>
          <w:t xml:space="preserve"> </w:t>
        </w:r>
      </w:ins>
      <w:ins w:id="20031" w:author="PR Preview" w:date="2026-01-01T00:00:00Z">
        <w:r>
          <w:t xml:space="preserve">For example,</w:t>
        </w:r>
      </w:ins>
      <w:ins w:id="20032" w:author="PR Preview" w:date="2026-01-01T00:00:00Z">
        <w:r>
          <w:t xml:space="preserve"> </w:t>
        </w:r>
      </w:ins>
      <m:oMath>
        <m:sSub>
          <m:e>
            <m:r>
              <m:rPr>
                <m:sty m:val="bi"/>
              </m:rPr>
              <m:t>I</m:t>
            </m:r>
          </m:e>
          <m:sub>
            <m:r>
              <m:t>p</m:t>
            </m:r>
          </m:sub>
        </m:sSub>
      </m:oMath>
      <w:ins w:id="20033" w:author="PR Preview" w:date="2026-01-01T00:00:00Z">
        <w:r>
          <w:t xml:space="preserve"> </w:t>
        </w:r>
      </w:ins>
      <w:ins w:id="20034" w:author="PR Preview" w:date="2026-01-01T00:00:00Z">
        <w:r>
          <w:t xml:space="preserve">in</w:t>
        </w:r>
      </w:ins>
      <w:ins w:id="20035" w:author="PR Preview" w:date="2026-01-01T00:00:00Z">
        <w:r>
          <w:t xml:space="preserve"> </w:t>
        </w:r>
      </w:ins>
      <w:hyperlink w:anchor="exm-positive-definite">
        <w:ins w:id="20036" w:author="PR Preview" w:date="2026-01-01T00:00:00Z">
          <w:r>
            <w:rPr>
              <w:rStyle w:val="Hyperlink"/>
            </w:rPr>
            <w:t xml:space="preserve">Example 150</w:t>
          </w:r>
        </w:ins>
      </w:hyperlink>
      <w:ins w:id="20037" w:author="PR Preview" w:date="2026-01-01T00:00:00Z">
        <w:r>
          <w:t xml:space="preserve"> </w:t>
        </w:r>
      </w:ins>
      <w:ins w:id="20038" w:author="PR Preview" w:date="2026-01-01T00:00:00Z">
        <w:r>
          <w:t xml:space="preserve">is both.</w:t>
        </w:r>
      </w:ins>
    </w:p>
    <w:p>
      <w:pPr>
        <w:pStyle w:val="BodyText"/>
      </w:pPr>
      <w:ins w:id="20039" w:author="PR Preview" w:date="2026-01-01T00:00:00Z">
        <w:r>
          <w:t xml:space="preserve">Some sources drop the symmetry condition from both definitions.</w:t>
        </w:r>
      </w:ins>
      <w:ins w:id="20040" w:author="PR Preview" w:date="2026-01-01T00:00:00Z">
        <w:r>
          <w:t xml:space="preserve"> </w:t>
        </w:r>
      </w:ins>
      <w:ins w:id="20041" w:author="PR Preview" w:date="2026-01-01T00:00:00Z">
        <w:r>
          <w:t xml:space="preserve">These notes keep it,</w:t>
        </w:r>
      </w:ins>
      <w:ins w:id="20042" w:author="PR Preview" w:date="2026-01-01T00:00:00Z">
        <w:r>
          <w:t xml:space="preserve"> </w:t>
        </w:r>
      </w:ins>
      <w:ins w:id="20043" w:author="PR Preview" w:date="2026-01-01T00:00:00Z">
        <w:r>
          <w:t xml:space="preserve">because without it a matrix can pass the quadratic-form condition</w:t>
        </w:r>
      </w:ins>
      <w:ins w:id="20044" w:author="PR Preview" w:date="2026-01-01T00:00:00Z">
        <w:r>
          <w:t xml:space="preserve"> </w:t>
        </w:r>
      </w:ins>
      <w:ins w:id="20045" w:author="PR Preview" w:date="2026-01-01T00:00:00Z">
        <w:r>
          <w:t xml:space="preserve">and still have no real eigenvalues (</w:t>
        </w:r>
      </w:ins>
      <w:hyperlink w:anchor="def-eigenvalue">
        <w:ins w:id="20046" w:author="PR Preview" w:date="2026-01-01T00:00:00Z">
          <w:r>
            <w:rPr>
              <w:rStyle w:val="Hyperlink"/>
            </w:rPr>
            <w:t xml:space="preserve">Definition 95</w:t>
          </w:r>
        </w:ins>
      </w:hyperlink>
      <w:ins w:id="20047" w:author="PR Preview" w:date="2026-01-01T00:00:00Z">
        <w:r>
          <w:t xml:space="preserve">).</w:t>
        </w:r>
      </w:ins>
      <w:ins w:id="20048" w:author="PR Preview" w:date="2026-01-01T00:00:00Z">
        <w:r>
          <w:t xml:space="preserve"> </w:t>
        </w:r>
      </w:ins>
      <w:ins w:id="20049" w:author="PR Preview" w:date="2026-01-01T00:00:00Z">
        <w:r>
          <w:t xml:space="preserve">For example,</w:t>
        </w:r>
      </w:ins>
      <w:ins w:id="20050" w:author="PR Preview" w:date="2026-01-01T00:00:00Z">
        <w:r>
          <w:t xml:space="preserve"> </w:t>
        </w:r>
      </w:ins>
      <m:oMath>
        <m:r>
          <m:rPr>
            <m:sty m:val="bi"/>
          </m:rPr>
          <m:t>C</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rPr>
                      <m:sty m:val="p"/>
                    </m:rPr>
                    <m:t>−</m:t>
                  </m:r>
                  <m:r>
                    <m:t>1</m:t>
                  </m:r>
                </m:e>
                <m:e>
                  <m:r>
                    <m:t>1</m:t>
                  </m:r>
                </m:e>
              </m:mr>
            </m:m>
          </m:e>
        </m:d>
      </m:oMath>
      <w:ins w:id="20051" w:author="PR Preview" w:date="2026-01-01T00:00:00Z">
        <w:r>
          <w:t xml:space="preserve"> </w:t>
        </w:r>
      </w:ins>
      <w:ins w:id="20052" w:author="PR Preview" w:date="2026-01-01T00:00:00Z">
        <w:r>
          <w:t xml:space="preserve">is not symmetric, and for any</w:t>
        </w:r>
      </w:ins>
      <w:ins w:id="20053" w:author="PR Preview" w:date="2026-01-01T00:00:00Z">
        <w:r>
          <w:t xml:space="preserve"> </w:t>
        </w:r>
      </w:ins>
      <w:ins w:id="20054" w:author="PR Preview" w:date="2026-01-01T00:00:00Z">
        <w:r>
          <w:t xml:space="preserve">$\mathord{\smash[b]{\underset{\raise.3ex\hbox{$\scriptstyle\sim$}}{x}}\vphantom{x}}= (x_1, x_2)$</w:t>
        </w:r>
      </w:ins>
      <w:ins w:id="20055" w:author="PR Preview" w:date="2026-01-01T00:00:00Z">
        <w:r>
          <w:t xml:space="preserve">:</w:t>
        </w:r>
      </w:ins>
    </w:p>
    <w:p>
      <w:pPr>
        <w:pStyle w:val="BodyText"/>
      </w:pPr>
      <w:ins w:id="20056" w:author="PR Preview" w:date="2026-01-01T00:00:00Z">
        <w:r>
          <w:t xml:space="preserve">$$
    \begin{aligned}
    {\mathord{\smash[b]{\underset{\raise.3ex\hbox{$\scriptstyle\sim$}}{x}}\vphantom{x}}}^{\top} \mathbf{C} \mathord{\smash[b]{\underset{\raise.3ex\hbox{$\scriptstyle\sim$}}{x}}\vphantom{x}}
    &amp;= x_1 (x_1 + x_2) + x_2 (-x_1 + x_2)
    &amp;&amp; \text{(multiply out the quadratic form)}
    \\
    &amp;= x_1^2 + x_1 x_2 - x_2 x_1 + x_2^2
    &amp;&amp; \text{(distribute)}
    \\
    &amp;= x_1^2 + x_2^2
    &amp;&amp; \text{(the middle terms cancel)}
    \end{aligned}
    $$</w:t>
        </w:r>
      </w:ins>
    </w:p>
    <w:p>
      <w:pPr>
        <w:pStyle w:val="FirstParagraph"/>
      </w:pPr>
      <w:ins w:id="20057" w:author="PR Preview" w:date="2026-01-01T00:00:00Z">
        <w:r>
          <w:t xml:space="preserve">which is positive for every</w:t>
        </w:r>
      </w:ins>
      <w:ins w:id="20058" w:author="PR Preview" w:date="2026-01-01T00:00:00Z">
        <w:r>
          <w:t xml:space="preserve"> </w:t>
        </w:r>
      </w:ins>
      <w:ins w:id="20059" w:author="PR Preview" w:date="2026-01-01T00:00:00Z">
        <w:r>
          <w:t xml:space="preserve">$\mathord{\smash[b]{\underset{\raise.3ex\hbox{$\scriptstyle\sim$}}{x}}\vphantom{x}}\neq \mathord{\smash[b]{\underset{\raise.3ex\hbox{$\scriptstyle\sim$}}{0}}\vphantom{0}}$</w:t>
        </w:r>
      </w:ins>
      <w:ins w:id="20060" w:author="PR Preview" w:date="2026-01-01T00:00:00Z">
        <w:r>
          <w:t xml:space="preserve">.</w:t>
        </w:r>
      </w:ins>
      <w:ins w:id="20061" w:author="PR Preview" w:date="2026-01-01T00:00:00Z">
        <w:r>
          <w:t xml:space="preserve"> </w:t>
        </w:r>
      </w:ins>
      <w:ins w:id="20062" w:author="PR Preview" w:date="2026-01-01T00:00:00Z">
        <w:r>
          <w:t xml:space="preserve">But suppose</w:t>
        </w:r>
      </w:ins>
      <w:ins w:id="20063" w:author="PR Preview" w:date="2026-01-01T00:00:00Z">
        <w:r>
          <w:t xml:space="preserve"> </w:t>
        </w:r>
      </w:ins>
      <w:ins w:id="20064" w:author="PR Preview" w:date="2026-01-01T00:00:00Z">
        <w:r>
          <w:t xml:space="preserve">$\mathbf{C}\mathord{\smash[b]{\underset{\raise.3ex\hbox{$\scriptstyle\sim$}}{v}}\vphantom{v}} = \lambda\mathord{\smash[b]{\underset{\raise.3ex\hbox{$\scriptstyle\sim$}}{v}}\vphantom{v}}$</w:t>
        </w:r>
      </w:ins>
      <w:ins w:id="20065" w:author="PR Preview" w:date="2026-01-01T00:00:00Z">
        <w:r>
          <w:t xml:space="preserve"> </w:t>
        </w:r>
      </w:ins>
      <w:ins w:id="20066" w:author="PR Preview" w:date="2026-01-01T00:00:00Z">
        <w:r>
          <w:t xml:space="preserve">for a real number</w:t>
        </w:r>
      </w:ins>
      <w:ins w:id="20067" w:author="PR Preview" w:date="2026-01-01T00:00:00Z">
        <w:r>
          <w:t xml:space="preserve"> </w:t>
        </w:r>
      </w:ins>
      <m:oMath>
        <m:r>
          <m:t>λ</m:t>
        </m:r>
      </m:oMath>
      <w:ins w:id="20068" w:author="PR Preview" w:date="2026-01-01T00:00:00Z">
        <w:r>
          <w:t xml:space="preserve">.</w:t>
        </w:r>
      </w:ins>
      <w:ins w:id="20069" w:author="PR Preview" w:date="2026-01-01T00:00:00Z">
        <w:r>
          <w:t xml:space="preserve"> </w:t>
        </w:r>
      </w:ins>
      <w:ins w:id="20070" w:author="PR Preview" w:date="2026-01-01T00:00:00Z">
        <w:r>
          <w:t xml:space="preserve">Matching entries gives</w:t>
        </w:r>
      </w:ins>
      <w:ins w:id="20071" w:author="PR Preview" w:date="2026-01-01T00:00:00Z">
        <w:r>
          <w:t xml:space="preserve"> </w:t>
        </w:r>
      </w:ins>
      <m:oMath>
        <m:sSub>
          <m:e>
            <m:r>
              <m:t>v</m:t>
            </m:r>
          </m:e>
          <m:sub>
            <m:r>
              <m:t>1</m:t>
            </m:r>
          </m:sub>
        </m:sSub>
        <m:r>
          <m:rPr>
            <m:sty m:val="p"/>
          </m:rPr>
          <m:t>+</m:t>
        </m:r>
        <m:sSub>
          <m:e>
            <m:r>
              <m:t>v</m:t>
            </m:r>
          </m:e>
          <m:sub>
            <m:r>
              <m:t>2</m:t>
            </m:r>
          </m:sub>
        </m:sSub>
        <m:r>
          <m:rPr>
            <m:sty m:val="p"/>
          </m:rPr>
          <m:t>=</m:t>
        </m:r>
        <m:r>
          <m:t>λ</m:t>
        </m:r>
        <m:sSub>
          <m:e>
            <m:r>
              <m:t>v</m:t>
            </m:r>
          </m:e>
          <m:sub>
            <m:r>
              <m:t>1</m:t>
            </m:r>
          </m:sub>
        </m:sSub>
      </m:oMath>
      <w:ins w:id="20072" w:author="PR Preview" w:date="2026-01-01T00:00:00Z">
        <w:r>
          <w:t xml:space="preserve"> </w:t>
        </w:r>
      </w:ins>
      <w:ins w:id="20073" w:author="PR Preview" w:date="2026-01-01T00:00:00Z">
        <w:r>
          <w:t xml:space="preserve">and</w:t>
        </w:r>
      </w:ins>
      <w:ins w:id="20074" w:author="PR Preview" w:date="2026-01-01T00:00:00Z">
        <w:r>
          <w:t xml:space="preserve"> </w:t>
        </w:r>
      </w:ins>
      <m:oMath>
        <m:r>
          <m:rPr>
            <m:sty m:val="p"/>
          </m:rPr>
          <m:t>−</m:t>
        </m:r>
        <m:sSub>
          <m:e>
            <m:r>
              <m:t>v</m:t>
            </m:r>
          </m:e>
          <m:sub>
            <m:r>
              <m:t>1</m:t>
            </m:r>
          </m:sub>
        </m:sSub>
        <m:r>
          <m:rPr>
            <m:sty m:val="p"/>
          </m:rPr>
          <m:t>+</m:t>
        </m:r>
        <m:sSub>
          <m:e>
            <m:r>
              <m:t>v</m:t>
            </m:r>
          </m:e>
          <m:sub>
            <m:r>
              <m:t>2</m:t>
            </m:r>
          </m:sub>
        </m:sSub>
        <m:r>
          <m:rPr>
            <m:sty m:val="p"/>
          </m:rPr>
          <m:t>=</m:t>
        </m:r>
        <m:r>
          <m:t>λ</m:t>
        </m:r>
        <m:sSub>
          <m:e>
            <m:r>
              <m:t>v</m:t>
            </m:r>
          </m:e>
          <m:sub>
            <m:r>
              <m:t>2</m:t>
            </m:r>
          </m:sub>
        </m:sSub>
      </m:oMath>
      <w:ins w:id="20075" w:author="PR Preview" w:date="2026-01-01T00:00:00Z">
        <w:r>
          <w:t xml:space="preserve">,</w:t>
        </w:r>
      </w:ins>
      <w:ins w:id="20076" w:author="PR Preview" w:date="2026-01-01T00:00:00Z">
        <w:r>
          <w:t xml:space="preserve"> </w:t>
        </w:r>
      </w:ins>
      <w:ins w:id="20077" w:author="PR Preview" w:date="2026-01-01T00:00:00Z">
        <w:r>
          <w:t xml:space="preserve">so</w:t>
        </w:r>
      </w:ins>
      <w:ins w:id="20078" w:author="PR Preview" w:date="2026-01-01T00:00:00Z">
        <w:r>
          <w:t xml:space="preserve"> </w:t>
        </w:r>
      </w:ins>
      <m:oMath>
        <m:sSub>
          <m:e>
            <m:r>
              <m:t>v</m:t>
            </m:r>
          </m:e>
          <m:sub>
            <m:r>
              <m:t>2</m:t>
            </m:r>
          </m:sub>
        </m:sSub>
        <m:r>
          <m:rPr>
            <m:sty m:val="p"/>
          </m:rPr>
          <m:t>=</m:t>
        </m:r>
        <m:r>
          <m:rPr>
            <m:sty m:val="p"/>
          </m:rPr>
          <m:t>(</m:t>
        </m:r>
        <m:r>
          <m:t>λ</m:t>
        </m:r>
        <m:r>
          <m:rPr>
            <m:sty m:val="p"/>
          </m:rPr>
          <m:t>−</m:t>
        </m:r>
        <m:r>
          <m:t>1</m:t>
        </m:r>
        <m:r>
          <m:rPr>
            <m:sty m:val="p"/>
          </m:rPr>
          <m:t>)</m:t>
        </m:r>
        <m:r>
          <m:t> </m:t>
        </m:r>
        <m:sSub>
          <m:e>
            <m:r>
              <m:t>v</m:t>
            </m:r>
          </m:e>
          <m:sub>
            <m:r>
              <m:t>1</m:t>
            </m:r>
          </m:sub>
        </m:sSub>
      </m:oMath>
      <w:ins w:id="20079" w:author="PR Preview" w:date="2026-01-01T00:00:00Z">
        <w:r>
          <w:t xml:space="preserve"> </w:t>
        </w:r>
      </w:ins>
      <w:ins w:id="20080" w:author="PR Preview" w:date="2026-01-01T00:00:00Z">
        <w:r>
          <w:t xml:space="preserve">and</w:t>
        </w:r>
      </w:ins>
      <w:ins w:id="20081"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r>
          <m:rPr>
            <m:sty m:val="p"/>
          </m:rPr>
          <m:t>)</m:t>
        </m:r>
        <m:r>
          <m:t> </m:t>
        </m:r>
        <m:sSub>
          <m:e>
            <m:r>
              <m:t>v</m:t>
            </m:r>
          </m:e>
          <m:sub>
            <m:r>
              <m:t>2</m:t>
            </m:r>
          </m:sub>
        </m:sSub>
      </m:oMath>
      <w:ins w:id="20082" w:author="PR Preview" w:date="2026-01-01T00:00:00Z">
        <w:r>
          <w:t xml:space="preserve">.</w:t>
        </w:r>
      </w:ins>
      <w:ins w:id="20083" w:author="PR Preview" w:date="2026-01-01T00:00:00Z">
        <w:r>
          <w:t xml:space="preserve"> </w:t>
        </w:r>
      </w:ins>
      <w:ins w:id="20084" w:author="PR Preview" w:date="2026-01-01T00:00:00Z">
        <w:r>
          <w:t xml:space="preserve">Substituting the first into the second gives</w:t>
        </w:r>
      </w:ins>
      <w:ins w:id="20085" w:author="PR Preview" w:date="2026-01-01T00:00:00Z">
        <w:r>
          <w:t xml:space="preserve"> </w:t>
        </w:r>
      </w:ins>
      <m:oMath>
        <m:r>
          <m:rPr>
            <m:sty m:val="p"/>
          </m:rPr>
          <m:t>−</m:t>
        </m:r>
        <m:sSub>
          <m:e>
            <m:r>
              <m:t>v</m:t>
            </m:r>
          </m:e>
          <m:sub>
            <m:r>
              <m:t>1</m:t>
            </m:r>
          </m:sub>
        </m:sSub>
        <m:r>
          <m:rPr>
            <m:sty m:val="p"/>
          </m:rPr>
          <m:t>=</m:t>
        </m:r>
        <m:r>
          <m:rPr>
            <m:sty m:val="p"/>
          </m:rPr>
          <m:t>(</m:t>
        </m:r>
        <m:r>
          <m:t>λ</m:t>
        </m:r>
        <m:r>
          <m:rPr>
            <m:sty m:val="p"/>
          </m:rPr>
          <m:t>−</m:t>
        </m:r>
        <m:r>
          <m:t>1</m:t>
        </m:r>
        <m:sSup>
          <m:e>
            <m:r>
              <m:rPr>
                <m:sty m:val="p"/>
              </m:rPr>
              <m:t>)</m:t>
            </m:r>
          </m:e>
          <m:sup>
            <m:r>
              <m:t>2</m:t>
            </m:r>
          </m:sup>
        </m:sSup>
        <m:sSub>
          <m:e>
            <m:r>
              <m:t>v</m:t>
            </m:r>
          </m:e>
          <m:sub>
            <m:r>
              <m:t>1</m:t>
            </m:r>
          </m:sub>
        </m:sSub>
      </m:oMath>
      <w:ins w:id="20086" w:author="PR Preview" w:date="2026-01-01T00:00:00Z">
        <w:r>
          <w:t xml:space="preserve">,</w:t>
        </w:r>
      </w:ins>
      <w:ins w:id="20087" w:author="PR Preview" w:date="2026-01-01T00:00:00Z">
        <w:r>
          <w:t xml:space="preserve"> </w:t>
        </w:r>
      </w:ins>
      <w:ins w:id="20088" w:author="PR Preview" w:date="2026-01-01T00:00:00Z">
        <w:r>
          <w:t xml:space="preserve">so</w:t>
        </w:r>
      </w:ins>
      <w:ins w:id="20089" w:author="PR Preview" w:date="2026-01-01T00:00:00Z">
        <w:r>
          <w:t xml:space="preserve"> </w:t>
        </w:r>
      </w:ins>
      <m:oMath>
        <m:r>
          <m:t>​</m:t>
        </m:r>
        <m:d>
          <m:dPr>
            <m:begChr m:val="("/>
            <m:sepChr m:val=""/>
            <m:endChr m:val=")"/>
            <m:grow/>
          </m:dPr>
          <m:e>
            <m:r>
              <m:t>1</m:t>
            </m:r>
            <m:r>
              <m:rPr>
                <m:sty m:val="p"/>
              </m:rPr>
              <m:t>+</m:t>
            </m:r>
            <m:r>
              <m:rPr>
                <m:sty m:val="p"/>
              </m:rPr>
              <m:t>(</m:t>
            </m:r>
            <m:r>
              <m:t>λ</m:t>
            </m:r>
            <m:r>
              <m:rPr>
                <m:sty m:val="p"/>
              </m:rPr>
              <m:t>−</m:t>
            </m:r>
            <m:r>
              <m:t>1</m:t>
            </m:r>
            <m:sSup>
              <m:e>
                <m:r>
                  <m:rPr>
                    <m:sty m:val="p"/>
                  </m:rPr>
                  <m:t>)</m:t>
                </m:r>
              </m:e>
              <m:sup>
                <m:r>
                  <m:t>2</m:t>
                </m:r>
              </m:sup>
            </m:sSup>
          </m:e>
        </m:d>
        <m:r>
          <m:t>​</m:t>
        </m:r>
        <m:sSub>
          <m:e>
            <m:r>
              <m:t>v</m:t>
            </m:r>
          </m:e>
          <m:sub>
            <m:r>
              <m:t>1</m:t>
            </m:r>
          </m:sub>
        </m:sSub>
        <m:r>
          <m:rPr>
            <m:sty m:val="p"/>
          </m:rPr>
          <m:t>=</m:t>
        </m:r>
        <m:r>
          <m:t>0</m:t>
        </m:r>
      </m:oMath>
      <w:ins w:id="20090" w:author="PR Preview" w:date="2026-01-01T00:00:00Z">
        <w:r>
          <w:t xml:space="preserve">.</w:t>
        </w:r>
      </w:ins>
      <w:ins w:id="20091" w:author="PR Preview" w:date="2026-01-01T00:00:00Z">
        <w:r>
          <w:t xml:space="preserve"> </w:t>
        </w:r>
      </w:ins>
      <w:ins w:id="20092" w:author="PR Preview" w:date="2026-01-01T00:00:00Z">
        <w:r>
          <w:t xml:space="preserve">Since</w:t>
        </w:r>
      </w:ins>
      <w:ins w:id="20093" w:author="PR Preview" w:date="2026-01-01T00:00:00Z">
        <w:r>
          <w:t xml:space="preserve"> </w:t>
        </w:r>
      </w:ins>
      <m:oMath>
        <m:r>
          <m:t>1</m:t>
        </m:r>
        <m:r>
          <m:rPr>
            <m:sty m:val="p"/>
          </m:rPr>
          <m:t>+</m:t>
        </m:r>
        <m:r>
          <m:rPr>
            <m:sty m:val="p"/>
          </m:rPr>
          <m:t>(</m:t>
        </m:r>
        <m:r>
          <m:t>λ</m:t>
        </m:r>
        <m:r>
          <m:rPr>
            <m:sty m:val="p"/>
          </m:rPr>
          <m:t>−</m:t>
        </m:r>
        <m:r>
          <m:t>1</m:t>
        </m:r>
        <m:sSup>
          <m:e>
            <m:r>
              <m:rPr>
                <m:sty m:val="p"/>
              </m:rPr>
              <m:t>)</m:t>
            </m:r>
          </m:e>
          <m:sup>
            <m:r>
              <m:t>2</m:t>
            </m:r>
          </m:sup>
        </m:sSup>
        <m:r>
          <m:rPr>
            <m:sty m:val="p"/>
          </m:rPr>
          <m:t>&gt;</m:t>
        </m:r>
        <m:r>
          <m:t>0</m:t>
        </m:r>
      </m:oMath>
      <w:ins w:id="20094" w:author="PR Preview" w:date="2026-01-01T00:00:00Z">
        <w:r>
          <w:t xml:space="preserve">,</w:t>
        </w:r>
      </w:ins>
      <w:ins w:id="20095" w:author="PR Preview" w:date="2026-01-01T00:00:00Z">
        <w:r>
          <w:t xml:space="preserve"> </w:t>
        </w:r>
      </w:ins>
      <m:oMath>
        <m:sSub>
          <m:e>
            <m:r>
              <m:t>v</m:t>
            </m:r>
          </m:e>
          <m:sub>
            <m:r>
              <m:t>1</m:t>
            </m:r>
          </m:sub>
        </m:sSub>
        <m:r>
          <m:rPr>
            <m:sty m:val="p"/>
          </m:rPr>
          <m:t>=</m:t>
        </m:r>
        <m:r>
          <m:t>0</m:t>
        </m:r>
      </m:oMath>
      <w:ins w:id="20096" w:author="PR Preview" w:date="2026-01-01T00:00:00Z">
        <w:r>
          <w:t xml:space="preserve">,</w:t>
        </w:r>
      </w:ins>
      <w:ins w:id="20097" w:author="PR Preview" w:date="2026-01-01T00:00:00Z">
        <w:r>
          <w:t xml:space="preserve"> </w:t>
        </w:r>
      </w:ins>
      <w:ins w:id="20098" w:author="PR Preview" w:date="2026-01-01T00:00:00Z">
        <w:r>
          <w:t xml:space="preserve">and then</w:t>
        </w:r>
      </w:ins>
    </w:p>
    <w:p>
      <w:pPr>
        <w:pStyle w:val="BodyText"/>
      </w:pPr>
      <m:oMathPara>
        <m:oMathParaPr>
          <m:jc m:val="center"/>
        </m:oMathParaPr>
        <m:oMath>
          <m:eqArr>
            <m:e>
              <m:sSub>
                <m:e>
                  <m:r>
                    <m:t>v</m:t>
                  </m:r>
                </m:e>
                <m:sub>
                  <m:r>
                    <m:t>2</m:t>
                  </m:r>
                </m:sub>
              </m:sSub>
              <m:r>
                <m:t>&amp;</m:t>
              </m:r>
              <m:r>
                <m:rPr>
                  <m:sty m:val="p"/>
                </m:rPr>
                <m:t>=</m:t>
              </m:r>
              <m:r>
                <m:rPr>
                  <m:sty m:val="p"/>
                </m:rPr>
                <m:t>(</m:t>
              </m:r>
              <m:r>
                <m:t>λ</m:t>
              </m:r>
              <m:r>
                <m:rPr>
                  <m:sty m:val="p"/>
                </m:rPr>
                <m:t>−</m:t>
              </m:r>
              <m:r>
                <m:t>1</m:t>
              </m:r>
              <m:r>
                <m:rPr>
                  <m:sty m:val="p"/>
                </m:rPr>
                <m:t>)</m:t>
              </m:r>
              <m:r>
                <m:t> </m:t>
              </m:r>
              <m:sSub>
                <m:e>
                  <m:r>
                    <m:t>v</m:t>
                  </m:r>
                </m:e>
                <m:sub>
                  <m:r>
                    <m:t>1</m:t>
                  </m:r>
                </m:sub>
              </m:sSub>
            </m:e>
            <m:e>
              <m:r>
                <m:t>&amp;</m:t>
              </m:r>
              <m:r>
                <m:rPr>
                  <m:sty m:val="p"/>
                </m:rPr>
                <m:t>=</m:t>
              </m:r>
              <m:r>
                <m:t>0</m:t>
              </m:r>
              <m:r>
                <m:rPr>
                  <m:sty m:val="p"/>
                </m:rPr>
                <m:t>.</m:t>
              </m:r>
            </m:e>
          </m:eqArr>
        </m:oMath>
      </m:oMathPara>
    </w:p>
    <w:p>
      <w:pPr>
        <w:pStyle w:val="FirstParagraph"/>
      </w:pPr>
      <w:ins w:id="20099" w:author="PR Preview" w:date="2026-01-01T00:00:00Z">
        <w:r>
          <w:t xml:space="preserve">So no real</w:t>
        </w:r>
      </w:ins>
      <w:ins w:id="20100" w:author="PR Preview" w:date="2026-01-01T00:00:00Z">
        <w:r>
          <w:t xml:space="preserve"> </w:t>
        </w:r>
      </w:ins>
      <m:oMath>
        <m:r>
          <m:t>λ</m:t>
        </m:r>
      </m:oMath>
      <w:ins w:id="20101" w:author="PR Preview" w:date="2026-01-01T00:00:00Z">
        <w:r>
          <w:t xml:space="preserve"> </w:t>
        </w:r>
      </w:ins>
      <w:ins w:id="20102" w:author="PR Preview" w:date="2026-01-01T00:00:00Z">
        <w:r>
          <w:t xml:space="preserve">has an eigenvector</w:t>
        </w:r>
      </w:ins>
      <w:ins w:id="20103" w:author="PR Preview" w:date="2026-01-01T00:00:00Z">
        <w:r>
          <w:t xml:space="preserve"> </w:t>
        </w:r>
      </w:ins>
      <w:ins w:id="20104" w:author="PR Preview" w:date="2026-01-01T00:00:00Z">
        <w:r>
          <w:t xml:space="preserve">$\mathord{\smash[b]{\underset{\raise.3ex\hbox{$\scriptstyle\sim$}}{v}}\vphantom{v}} \neq \mathord{\smash[b]{\underset{\raise.3ex\hbox{$\scriptstyle\sim$}}{0}}\vphantom{0}}$</w:t>
        </w:r>
      </w:ins>
      <w:ins w:id="20105" w:author="PR Preview" w:date="2026-01-01T00:00:00Z">
        <w:r>
          <w:t xml:space="preserve">.</w:t>
        </w:r>
      </w:ins>
    </w:p>
    <w:bookmarkEnd w:id="503"/>
    <w:p>
      <w:pPr>
        <w:pStyle w:val="BodyText"/>
      </w:pPr>
      <w:r>
        <w:t xml:space="preserve">See also</w:t>
      </w:r>
      <w:r>
        <w:t xml:space="preserve"> </w:t>
      </w:r>
      <w:hyperlink r:id="rId504">
        <w:r>
          <w:rPr>
            <w:rStyle w:val="Hyperlink"/>
          </w:rPr>
          <w:t xml:space="preserve">https://en.wikipedia.org/wiki/Definite_matrix</w:t>
        </w:r>
      </w:hyperlink>
      <w:r>
        <w:t xml:space="preserve">.</w:t>
      </w:r>
    </w:p>
    <w:bookmarkStart w:id="505" w:name="thm-definite-eigenvalues"/>
    <w:p>
      <w:pPr>
        <w:pStyle w:val="BodyText"/>
      </w:pPr>
      <w:r>
        <w:rPr>
          <w:b/>
          <w:bCs/>
        </w:rPr>
        <w:t xml:space="preserve">Theorem 80 (Definiteness and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Compact"/>
        <w:numPr>
          <w:ilvl w:val="0"/>
          <w:numId w:val="1077"/>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if and only if every</w:t>
      </w:r>
      <w:r>
        <w:t xml:space="preserve"> </w:t>
      </w:r>
      <m:oMath>
        <m:sSub>
          <m:e>
            <m:r>
              <m:t>λ</m:t>
            </m:r>
          </m:e>
          <m:sub>
            <m:r>
              <m:t>i</m:t>
            </m:r>
          </m:sub>
        </m:sSub>
        <m:r>
          <m:rPr>
            <m:sty m:val="p"/>
          </m:rPr>
          <m:t>≥</m:t>
        </m:r>
        <m:r>
          <m:t>0</m:t>
        </m:r>
      </m:oMath>
      <w:r>
        <w:t xml:space="preserve">.</w:t>
      </w:r>
    </w:p>
    <w:p>
      <w:pPr>
        <w:pStyle w:val="Compact"/>
        <w:numPr>
          <w:ilvl w:val="0"/>
          <w:numId w:val="1077"/>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if and only if every</w:t>
      </w:r>
      <w:r>
        <w:t xml:space="preserve"> </w:t>
      </w:r>
      <m:oMath>
        <m:sSub>
          <m:e>
            <m:r>
              <m:t>λ</m:t>
            </m:r>
          </m:e>
          <m:sub>
            <m:r>
              <m:t>i</m:t>
            </m:r>
          </m:sub>
        </m:sSub>
        <m:r>
          <m:rPr>
            <m:sty m:val="p"/>
          </m:rPr>
          <m:t>&gt;</m:t>
        </m:r>
        <m:r>
          <m:t>0</m:t>
        </m:r>
      </m:oMath>
      <w:r>
        <w:t xml:space="preserve">.</w:t>
      </w:r>
    </w:p>
    <w:bookmarkEnd w:id="505"/>
    <w:p>
      <w:pPr>
        <w:pStyle w:val="FirstParagraph"/>
      </w:pPr>
      <w:del w:id="20106" w:author="PR Preview" w:date="2026-01-01T00:00:00Z">
        <w:r>
          <w:rPr>
            <w:i/>
            <w:iCs/>
          </w:rPr>
          <w:delText xml:space="preserve">Proof</w:delText>
        </w:r>
      </w:del>
      <w:del w:id="20107" w:author="PR Preview" w:date="2026-01-01T00:00:00Z">
        <w:r>
          <w:delText xml:space="preserve">. </w:delText>
        </w:r>
      </w:del>
      <w:del w:id="20108" w:author="PR Preview" w:date="2026-01-01T00:00:00Z">
        <w:r>
          <w:delText xml:space="preserve">For any vector</w:delText>
        </w:r>
      </w:del>
      <w:del w:id="20109" w:author="PR Preview" w:date="2026-01-01T00:00:00Z">
        <w:r>
          <w:delText xml:space="preserve"> </w:delText>
        </w:r>
      </w:del>
      <m:oMath>
        <m:limLow>
          <m:e>
            <m:r>
              <m:t>x</m:t>
            </m:r>
          </m:e>
          <m:lim>
            <m:r>
              <m:rPr>
                <m:sty m:val="p"/>
              </m:rPr>
              <m:t>∼</m:t>
            </m:r>
          </m:lim>
        </m:limLow>
      </m:oMath>
      <w:del w:id="20110" w:author="PR Preview" w:date="2026-01-01T00:00:00Z">
        <w:r>
          <w:delText xml:space="preserve"> </w:delText>
        </w:r>
      </w:del>
      <w:del w:id="20111" w:author="PR Preview" w:date="2026-01-01T00:00:00Z">
        <w:r>
          <w:delText xml:space="preserve">of length</w:delText>
        </w:r>
      </w:del>
      <w:del w:id="20112" w:author="PR Preview" w:date="2026-01-01T00:00:00Z">
        <w:r>
          <w:delText xml:space="preserve"> </w:delText>
        </w:r>
      </w:del>
      <m:oMath>
        <m:r>
          <m:t>p</m:t>
        </m:r>
      </m:oMath>
      <w:del w:id="20113" w:author="PR Preview" w:date="2026-01-01T00:00:00Z">
        <w:r>
          <w:delText xml:space="preserve">, let</w:delText>
        </w:r>
      </w:del>
      <w:del w:id="20114"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del w:id="20115" w:author="PR Preview" w:date="2026-01-01T00:00:00Z">
        <w:r>
          <w:delText xml:space="preserve">.</w:delText>
        </w:r>
      </w:del>
      <w:del w:id="20116" w:author="PR Preview" w:date="2026-01-01T00:00:00Z">
        <w:r>
          <w:delText xml:space="preserve"> </w:delText>
        </w:r>
      </w:del>
      <w:del w:id="20117" w:author="PR Preview" w:date="2026-01-01T00:00:00Z">
        <w:r>
          <w:delText xml:space="preserve">Then:</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rPr>
                  <m:sty m:val="bi"/>
                </m:rPr>
                <m:t>Q</m:t>
              </m:r>
              <m:r>
                <m:rPr>
                  <m:sty m:val="b"/>
                </m:rPr>
                <m:t>Λ</m:t>
              </m:r>
              <m:sSup>
                <m:e>
                  <m:r>
                    <m:rPr>
                      <m:sty m:val="bi"/>
                    </m:rPr>
                    <m:t>Q</m:t>
                  </m:r>
                </m:e>
                <m:sup>
                  <m:r>
                    <m:rPr>
                      <m:sty m:val="p"/>
                    </m:rPr>
                    <m:t>⊤</m:t>
                  </m:r>
                </m:sup>
              </m:sSup>
              <m:limLow>
                <m:e>
                  <m:r>
                    <m:t>x</m:t>
                  </m:r>
                </m:e>
                <m:lim>
                  <m:r>
                    <m:rPr>
                      <m:sty m:val="p"/>
                    </m:rPr>
                    <m:t>∼</m:t>
                  </m:r>
                </m:lim>
              </m:limLow>
              <m:r>
                <m:t>&amp;</m:t>
              </m:r>
              <m:r>
                <m:t>&amp;</m:t>
              </m:r>
              <m:r>
                <m:rPr>
                  <m:nor/>
                  <m:sty m:val="p"/>
                </m:rPr>
                <m:t>(substitute the eigendecomposition)</m:t>
              </m:r>
            </m:e>
            <m:e>
              <m:r>
                <m:t>&amp;</m:t>
              </m:r>
              <m:r>
                <m:rPr>
                  <m:sty m:val="p"/>
                </m:rPr>
                <m:t>=</m:t>
              </m:r>
              <m:sSup>
                <m:e>
                  <m:r>
                    <m:t>​</m:t>
                  </m:r>
                  <m:d>
                    <m:dPr>
                      <m:begChr m:val="("/>
                      <m:sepChr m:val=""/>
                      <m:endChr m:val=")"/>
                      <m:grow/>
                    </m:dPr>
                    <m:e>
                      <m:sSup>
                        <m:e>
                          <m:r>
                            <m:rPr>
                              <m:sty m:val="bi"/>
                            </m:rPr>
                            <m:t>Q</m:t>
                          </m:r>
                        </m:e>
                        <m:sup>
                          <m:r>
                            <m:rPr>
                              <m:sty m:val="p"/>
                            </m:rPr>
                            <m:t>⊤</m:t>
                          </m:r>
                        </m:sup>
                      </m:sSup>
                      <m:limLow>
                        <m:e>
                          <m:r>
                            <m:t>x</m:t>
                          </m:r>
                        </m:e>
                        <m:lim>
                          <m:r>
                            <m:rPr>
                              <m:sty m:val="p"/>
                            </m:rPr>
                            <m:t>∼</m:t>
                          </m:r>
                        </m:lim>
                      </m:limLow>
                    </m:e>
                  </m:d>
                  <m:r>
                    <m:t>​</m:t>
                  </m:r>
                </m:e>
                <m:sup>
                  <m:r>
                    <m:rPr>
                      <m:sty m:val="p"/>
                    </m:rPr>
                    <m:t>⊤</m:t>
                  </m:r>
                </m:sup>
              </m:sSup>
              <m:r>
                <m:rPr>
                  <m:sty m:val="b"/>
                </m:rPr>
                <m:t>Λ</m:t>
              </m:r>
              <m:r>
                <m:t>​</m:t>
              </m:r>
              <m:d>
                <m:dPr>
                  <m:begChr m:val="("/>
                  <m:sepChr m:val=""/>
                  <m:endChr m:val=")"/>
                  <m:grow/>
                </m:dPr>
                <m:e>
                  <m:sSup>
                    <m:e>
                      <m:r>
                        <m:rPr>
                          <m:sty m:val="bi"/>
                        </m:rPr>
                        <m:t>Q</m:t>
                      </m:r>
                    </m:e>
                    <m:sup>
                      <m:r>
                        <m:rPr>
                          <m:sty m:val="p"/>
                        </m:rPr>
                        <m:t>⊤</m:t>
                      </m:r>
                    </m:sup>
                  </m:sSup>
                  <m:limLow>
                    <m:e>
                      <m:r>
                        <m:t>x</m:t>
                      </m:r>
                    </m:e>
                    <m:lim>
                      <m:r>
                        <m:rPr>
                          <m:sty m:val="p"/>
                        </m:rPr>
                        <m:t>∼</m:t>
                      </m:r>
                    </m:lim>
                  </m:limLow>
                </m:e>
              </m:d>
              <m:r>
                <m:t>​</m:t>
              </m:r>
              <m:r>
                <m:t>&amp;</m:t>
              </m:r>
              <m:r>
                <m:t>&amp;</m:t>
              </m:r>
              <m:r>
                <m:rPr>
                  <m:nor/>
                  <m:sty m:val="p"/>
                </m:rPr>
                <m:t>(transpose of a product)</m:t>
              </m:r>
            </m:e>
            <m:e>
              <m:r>
                <m:t>&amp;</m:t>
              </m:r>
              <m:r>
                <m:rPr>
                  <m:sty m:val="p"/>
                </m:rPr>
                <m:t>=</m:t>
              </m:r>
              <m:sSup>
                <m:e>
                  <m:limLow>
                    <m:e>
                      <m:r>
                        <m:t>y</m:t>
                      </m:r>
                    </m:e>
                    <m:lim>
                      <m:r>
                        <m:rPr>
                          <m:sty m:val="p"/>
                        </m:rPr>
                        <m:t>∼</m:t>
                      </m:r>
                    </m:lim>
                  </m:limLow>
                </m:e>
                <m:sup>
                  <m:r>
                    <m:rPr>
                      <m:sty m:val="p"/>
                    </m:rPr>
                    <m:t>⊤</m:t>
                  </m:r>
                </m:sup>
              </m:sSup>
              <m:r>
                <m:rPr>
                  <m:sty m:val="b"/>
                </m:rPr>
                <m:t>Λ</m:t>
              </m:r>
              <m:limLow>
                <m:e>
                  <m:r>
                    <m:t>y</m:t>
                  </m:r>
                </m:e>
                <m:lim>
                  <m:r>
                    <m:rPr>
                      <m:sty m:val="p"/>
                    </m:rPr>
                    <m:t>∼</m:t>
                  </m:r>
                </m:lim>
              </m:limLow>
              <m:r>
                <m:t>&amp;</m:t>
              </m:r>
              <m:r>
                <m:t>&amp;</m:t>
              </m:r>
              <m:r>
                <m:rPr>
                  <m:nor/>
                  <m:sty m:val="p"/>
                </m:rPr>
                <m:t>(definition of </m:t>
              </m:r>
              <m:limLow>
                <m:e>
                  <m:r>
                    <m:t>y</m:t>
                  </m:r>
                </m:e>
                <m:lim>
                  <m:r>
                    <m:rPr>
                      <m:sty m:val="p"/>
                    </m:rPr>
                    <m:t>∼</m:t>
                  </m:r>
                </m:lim>
              </m:limLow>
              <m:r>
                <m:rPr>
                  <m:nor/>
                  <m:sty m:val="p"/>
                </m:rPr>
                <m:t>)</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sSubSup>
                <m:e>
                  <m:r>
                    <m:t>y</m:t>
                  </m:r>
                </m:e>
                <m:sub>
                  <m:r>
                    <m:t>i</m:t>
                  </m:r>
                </m:sub>
                <m:sup>
                  <m:r>
                    <m:t>2</m:t>
                  </m:r>
                </m:sup>
              </m:sSubSup>
              <m:r>
                <m:t>&amp;</m:t>
              </m:r>
              <m:r>
                <m:t>&amp;</m:t>
              </m:r>
              <m:r>
                <m:rPr>
                  <m:nor/>
                  <m:sty m:val="p"/>
                </m:rPr>
                <m:t>(</m:t>
              </m:r>
              <m:r>
                <m:rPr>
                  <m:sty m:val="b"/>
                </m:rPr>
                <m:t>Λ</m:t>
              </m:r>
              <m:r>
                <m:rPr>
                  <m:nor/>
                  <m:sty m:val="p"/>
                </m:rPr>
                <m:t> is diagonal)</m:t>
              </m:r>
            </m:e>
          </m:eqArr>
        </m:oMath>
      </m:oMathPara>
    </w:p>
    <w:p>
      <w:pPr>
        <w:pStyle w:val="FirstParagraph"/>
      </w:pPr>
      <w:del w:id="20118" w:author="PR Preview" w:date="2026-01-01T00:00:00Z">
        <w:r>
          <w:delText xml:space="preserve">The second step is</w:delText>
        </w:r>
      </w:del>
      <w:del w:id="20119" w:author="PR Preview" w:date="2026-01-01T00:00:00Z">
        <w:r>
          <w:delText xml:space="preserve"> </w:delText>
        </w:r>
      </w:del>
      <w:hyperlink w:anchor="thm-transpose-product">
        <w:del w:id="20120" w:author="PR Preview" w:date="2026-01-01T00:00:00Z">
          <w:r>
            <w:rPr>
              <w:rStyle w:val="Hyperlink"/>
            </w:rPr>
            <w:delText xml:space="preserve">Theorem 19</w:delText>
          </w:r>
        </w:del>
      </w:hyperlink>
      <w:del w:id="20121" w:author="PR Preview" w:date="2026-01-01T00:00:00Z">
        <w:r>
          <w:delText xml:space="preserve">.</w:delText>
        </w:r>
      </w:del>
      <w:del w:id="20122" w:author="PR Preview" w:date="2026-01-01T00:00:00Z">
        <w:r>
          <w:delText xml:space="preserve"> </w:delText>
        </w:r>
      </w:del>
      <w:del w:id="20123" w:author="PR Preview" w:date="2026-01-01T00:00:00Z">
        <w:r>
          <w:delText xml:space="preserve">Also,</w:delText>
        </w:r>
      </w:del>
      <w:del w:id="20124"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0125" w:author="PR Preview" w:date="2026-01-01T00:00:00Z">
        <w:r>
          <w:delText xml:space="preserve"> </w:delText>
        </w:r>
      </w:del>
      <w:del w:id="20126" w:author="PR Preview" w:date="2026-01-01T00:00:00Z">
        <w:r>
          <w:delText xml:space="preserve">exactly when</w:delText>
        </w:r>
      </w:del>
      <w:del w:id="20127" w:author="PR Preview" w:date="2026-01-01T00:00:00Z">
        <w:r>
          <w:delText xml:space="preserve"> </w:delText>
        </w:r>
      </w:del>
      <m:oMath>
        <m:limLow>
          <m:e>
            <m:r>
              <m:t>y</m:t>
            </m:r>
          </m:e>
          <m:lim>
            <m:r>
              <m:rPr>
                <m:sty m:val="p"/>
              </m:rPr>
              <m:t>∼</m:t>
            </m:r>
          </m:lim>
        </m:limLow>
        <m:r>
          <m:rPr>
            <m:sty m:val="p"/>
          </m:rPr>
          <m:t>=</m:t>
        </m:r>
        <m:limLow>
          <m:e>
            <m:r>
              <m:t>0</m:t>
            </m:r>
          </m:e>
          <m:lim>
            <m:r>
              <m:rPr>
                <m:sty m:val="p"/>
              </m:rPr>
              <m:t>∼</m:t>
            </m:r>
          </m:lim>
        </m:limLow>
      </m:oMath>
      <w:del w:id="20128" w:author="PR Preview" w:date="2026-01-01T00:00:00Z">
        <w:r>
          <w:delText xml:space="preserve">:</w:delText>
        </w:r>
      </w:del>
      <w:del w:id="20129" w:author="PR Preview" w:date="2026-01-01T00:00:00Z">
        <w:r>
          <w:delText xml:space="preserve"> </w:delText>
        </w:r>
      </w:del>
      <m:oMath>
        <m:r>
          <m:rPr>
            <m:sty m:val="bi"/>
          </m:rPr>
          <m:t>Q</m:t>
        </m:r>
        <m:sSup>
          <m:e>
            <m:r>
              <m:rPr>
                <m:sty m:val="bi"/>
              </m:rPr>
              <m:t>Q</m:t>
            </m:r>
          </m:e>
          <m:sup>
            <m:r>
              <m:rPr>
                <m:sty m:val="p"/>
              </m:rPr>
              <m:t>⊤</m:t>
            </m:r>
          </m:sup>
        </m:sSup>
        <m:r>
          <m:rPr>
            <m:sty m:val="p"/>
          </m:rPr>
          <m:t>=</m:t>
        </m:r>
        <m:sSub>
          <m:e>
            <m:r>
              <m:rPr>
                <m:sty m:val="bi"/>
              </m:rPr>
              <m:t>I</m:t>
            </m:r>
          </m:e>
          <m:sub>
            <m:r>
              <m:t>p</m:t>
            </m:r>
          </m:sub>
        </m:sSub>
      </m:oMath>
      <w:del w:id="20130" w:author="PR Preview" w:date="2026-01-01T00:00:00Z">
        <w:r>
          <w:delText xml:space="preserve"> </w:delText>
        </w:r>
      </w:del>
      <w:del w:id="20131" w:author="PR Preview" w:date="2026-01-01T00:00:00Z">
        <w:r>
          <w:delText xml:space="preserve">for an orthogonal matrix</w:delText>
        </w:r>
      </w:del>
      <w:del w:id="20132" w:author="PR Preview" w:date="2026-01-01T00:00:00Z">
        <w:r>
          <w:delText xml:space="preserve"> </w:delText>
        </w:r>
      </w:del>
      <w:del w:id="20133" w:author="PR Preview" w:date="2026-01-01T00:00:00Z">
        <w:r>
          <w:delText xml:space="preserve">(</w:delText>
        </w:r>
      </w:del>
      <w:hyperlink w:anchor="def-orthogonal-matrix">
        <w:del w:id="20134" w:author="PR Preview" w:date="2026-01-01T00:00:00Z">
          <w:r>
            <w:rPr>
              <w:rStyle w:val="Hyperlink"/>
            </w:rPr>
            <w:delText xml:space="preserve">Definition 89</w:delText>
          </w:r>
        </w:del>
      </w:hyperlink>
      <w:del w:id="20135" w:author="PR Preview" w:date="2026-01-01T00:00:00Z">
        <w:r>
          <w:delText xml:space="preserve">),</w:delText>
        </w:r>
      </w:del>
      <w:del w:id="20136" w:author="PR Preview" w:date="2026-01-01T00:00:00Z">
        <w:r>
          <w:delText xml:space="preserve"> </w:delText>
        </w:r>
      </w:del>
      <w:del w:id="20137" w:author="PR Preview" w:date="2026-01-01T00:00:00Z">
        <w:r>
          <w:delText xml:space="preserve">so</w:delText>
        </w:r>
      </w:del>
      <w:del w:id="20138" w:author="PR Preview" w:date="2026-01-01T00:00:00Z">
        <w:r>
          <w:delText xml:space="preserve"> </w:delText>
        </w:r>
      </w:del>
      <m:oMath>
        <m:limLow>
          <m:e>
            <m:r>
              <m:t>x</m:t>
            </m:r>
          </m:e>
          <m:lim>
            <m:r>
              <m:rPr>
                <m:sty m:val="p"/>
              </m:rPr>
              <m:t>∼</m:t>
            </m:r>
          </m:lim>
        </m:limLow>
        <m:r>
          <m:rPr>
            <m:sty m:val="p"/>
          </m:rPr>
          <m:t>=</m:t>
        </m:r>
        <m:r>
          <m:rPr>
            <m:sty m:val="bi"/>
          </m:rPr>
          <m:t>Q</m:t>
        </m:r>
        <m:limLow>
          <m:e>
            <m:r>
              <m:t>y</m:t>
            </m:r>
          </m:e>
          <m:lim>
            <m:r>
              <m:rPr>
                <m:sty m:val="p"/>
              </m:rPr>
              <m:t>∼</m:t>
            </m:r>
          </m:lim>
        </m:limLow>
      </m:oMath>
      <w:del w:id="20139" w:author="PR Preview" w:date="2026-01-01T00:00:00Z">
        <w:r>
          <w:delText xml:space="preserve">.</w:delText>
        </w:r>
      </w:del>
    </w:p>
    <w:p>
      <w:pPr>
        <w:pStyle w:val="BodyText"/>
      </w:pPr>
      <w:del w:id="20140" w:author="PR Preview" w:date="2026-01-01T00:00:00Z">
        <w:r>
          <w:rPr>
            <w:i/>
            <w:iCs/>
          </w:rPr>
          <w:delText xml:space="preserve">If every</w:delText>
        </w:r>
      </w:del>
      <w:del w:id="20141" w:author="PR Preview" w:date="2026-01-01T00:00:00Z">
        <w:r>
          <w:rPr>
            <w:i/>
            <w:iCs/>
          </w:rPr>
          <w:delText xml:space="preserve"> </w:delText>
        </w:r>
      </w:del>
      <m:oMath>
        <m:sSub>
          <m:e>
            <m:r>
              <m:t>λ</m:t>
            </m:r>
          </m:e>
          <m:sub>
            <m:r>
              <m:t>i</m:t>
            </m:r>
          </m:sub>
        </m:sSub>
        <m:r>
          <m:rPr>
            <m:sty m:val="p"/>
          </m:rPr>
          <m:t>≥</m:t>
        </m:r>
        <m:r>
          <m:t>0</m:t>
        </m:r>
      </m:oMath>
      <w:del w:id="20142" w:author="PR Preview" w:date="2026-01-01T00:00:00Z">
        <w:r>
          <w:delText xml:space="preserve">, then every term</w:delText>
        </w:r>
      </w:del>
      <w:del w:id="20143" w:author="PR Preview" w:date="2026-01-01T00:00:00Z">
        <w:r>
          <w:delText xml:space="preserve"> </w:delText>
        </w:r>
      </w:del>
      <m:oMath>
        <m:sSub>
          <m:e>
            <m:r>
              <m:t>λ</m:t>
            </m:r>
          </m:e>
          <m:sub>
            <m:r>
              <m:t>i</m:t>
            </m:r>
          </m:sub>
        </m:sSub>
        <m:sSubSup>
          <m:e>
            <m:r>
              <m:t>y</m:t>
            </m:r>
          </m:e>
          <m:sub>
            <m:r>
              <m:t>i</m:t>
            </m:r>
          </m:sub>
          <m:sup>
            <m:r>
              <m:t>2</m:t>
            </m:r>
          </m:sup>
        </m:sSubSup>
        <m:r>
          <m:rPr>
            <m:sty m:val="p"/>
          </m:rPr>
          <m:t>≥</m:t>
        </m:r>
        <m:r>
          <m:t>0</m:t>
        </m:r>
      </m:oMath>
      <w:del w:id="20144" w:author="PR Preview" w:date="2026-01-01T00:00:00Z">
        <w:r>
          <w:delText xml:space="preserve">,</w:delText>
        </w:r>
      </w:del>
      <w:del w:id="20145" w:author="PR Preview" w:date="2026-01-01T00:00:00Z">
        <w:r>
          <w:delText xml:space="preserve"> </w:delText>
        </w:r>
      </w:del>
      <w:del w:id="20146" w:author="PR Preview" w:date="2026-01-01T00:00:00Z">
        <w:r>
          <w:delText xml:space="preserve">so</w:delText>
        </w:r>
      </w:del>
      <w:del w:id="20147"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0148" w:author="PR Preview" w:date="2026-01-01T00:00:00Z">
        <w:r>
          <w:delText xml:space="preserve">.</w:delText>
        </w:r>
      </w:del>
      <w:del w:id="20149" w:author="PR Preview" w:date="2026-01-01T00:00:00Z">
        <w:r>
          <w:delText xml:space="preserve"> </w:delText>
        </w:r>
      </w:del>
      <w:del w:id="20150" w:author="PR Preview" w:date="2026-01-01T00:00:00Z">
        <w:r>
          <w:rPr>
            <w:i/>
            <w:iCs/>
          </w:rPr>
          <w:delText xml:space="preserve">If every</w:delText>
        </w:r>
      </w:del>
      <w:del w:id="20151" w:author="PR Preview" w:date="2026-01-01T00:00:00Z">
        <w:r>
          <w:rPr>
            <w:i/>
            <w:iCs/>
          </w:rPr>
          <w:delText xml:space="preserve"> </w:delText>
        </w:r>
      </w:del>
      <m:oMath>
        <m:sSub>
          <m:e>
            <m:r>
              <m:t>λ</m:t>
            </m:r>
          </m:e>
          <m:sub>
            <m:r>
              <m:t>i</m:t>
            </m:r>
          </m:sub>
        </m:sSub>
        <m:r>
          <m:rPr>
            <m:sty m:val="p"/>
          </m:rPr>
          <m:t>&gt;</m:t>
        </m:r>
        <m:r>
          <m:t>0</m:t>
        </m:r>
      </m:oMath>
      <w:del w:id="20152" w:author="PR Preview" w:date="2026-01-01T00:00:00Z">
        <w:r>
          <w:delText xml:space="preserve"> </w:delText>
        </w:r>
      </w:del>
      <w:del w:id="20153" w:author="PR Preview" w:date="2026-01-01T00:00:00Z">
        <w:r>
          <w:delText xml:space="preserve">and</w:delText>
        </w:r>
      </w:del>
      <w:del w:id="20154"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0155" w:author="PR Preview" w:date="2026-01-01T00:00:00Z">
        <w:r>
          <w:delText xml:space="preserve">,</w:delText>
        </w:r>
      </w:del>
      <w:del w:id="20156" w:author="PR Preview" w:date="2026-01-01T00:00:00Z">
        <w:r>
          <w:delText xml:space="preserve"> </w:delText>
        </w:r>
      </w:del>
      <w:del w:id="20157" w:author="PR Preview" w:date="2026-01-01T00:00:00Z">
        <w:r>
          <w:delText xml:space="preserve">then some</w:delText>
        </w:r>
      </w:del>
      <w:del w:id="20158" w:author="PR Preview" w:date="2026-01-01T00:00:00Z">
        <w:r>
          <w:delText xml:space="preserve"> </w:delText>
        </w:r>
      </w:del>
      <m:oMath>
        <m:sSub>
          <m:e>
            <m:r>
              <m:t>y</m:t>
            </m:r>
          </m:e>
          <m:sub>
            <m:r>
              <m:t>i</m:t>
            </m:r>
          </m:sub>
        </m:sSub>
        <m:r>
          <m:rPr>
            <m:sty m:val="p"/>
          </m:rPr>
          <m:t>≠</m:t>
        </m:r>
        <m:r>
          <m:t>0</m:t>
        </m:r>
      </m:oMath>
      <w:del w:id="20159" w:author="PR Preview" w:date="2026-01-01T00:00:00Z">
        <w:r>
          <w:delText xml:space="preserve">,</w:delText>
        </w:r>
      </w:del>
      <w:del w:id="20160" w:author="PR Preview" w:date="2026-01-01T00:00:00Z">
        <w:r>
          <w:delText xml:space="preserve"> </w:delText>
        </w:r>
      </w:del>
      <w:del w:id="20161" w:author="PR Preview" w:date="2026-01-01T00:00:00Z">
        <w:r>
          <w:delText xml:space="preserve">so at least one term is positive and the rest are non-negative,</w:delText>
        </w:r>
      </w:del>
      <w:del w:id="20162" w:author="PR Preview" w:date="2026-01-01T00:00:00Z">
        <w:r>
          <w:delText xml:space="preserve"> </w:delText>
        </w:r>
      </w:del>
      <w:del w:id="20163" w:author="PR Preview" w:date="2026-01-01T00:00:00Z">
        <w:r>
          <w:delText xml:space="preserve">and</w:delText>
        </w:r>
      </w:del>
      <w:del w:id="20164"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0165" w:author="PR Preview" w:date="2026-01-01T00:00:00Z">
        <w:r>
          <w:delText xml:space="preserve">.</w:delText>
        </w:r>
      </w:del>
    </w:p>
    <w:p>
      <w:pPr>
        <w:pStyle w:val="BodyText"/>
      </w:pPr>
      <w:del w:id="20166" w:author="PR Preview" w:date="2026-01-01T00:00:00Z">
        <w:r>
          <w:rPr>
            <w:i/>
            <w:iCs/>
          </w:rPr>
          <w:delText xml:space="preserve">Conversely</w:delText>
        </w:r>
      </w:del>
      <w:del w:id="20167" w:author="PR Preview" w:date="2026-01-01T00:00:00Z">
        <w:r>
          <w:delText xml:space="preserve">, take</w:delText>
        </w:r>
      </w:del>
      <w:del w:id="20168" w:author="PR Preview" w:date="2026-01-01T00:00:00Z">
        <w:r>
          <w:delText xml:space="preserve"> </w:delText>
        </w:r>
      </w:del>
      <m:oMath>
        <m:limLow>
          <m:e>
            <m:r>
              <m:t>x</m:t>
            </m:r>
          </m:e>
          <m:lim>
            <m:r>
              <m:rPr>
                <m:sty m:val="p"/>
              </m:rPr>
              <m:t>∼</m:t>
            </m:r>
          </m:lim>
        </m:limLow>
        <m:r>
          <m:rPr>
            <m:sty m:val="p"/>
          </m:rPr>
          <m:t>=</m:t>
        </m:r>
        <m:sSub>
          <m:e>
            <m:limLow>
              <m:e>
                <m:r>
                  <m:t>q</m:t>
                </m:r>
              </m:e>
              <m:lim>
                <m:r>
                  <m:rPr>
                    <m:sty m:val="p"/>
                  </m:rPr>
                  <m:t>∼</m:t>
                </m:r>
              </m:lim>
            </m:limLow>
          </m:e>
          <m:sub>
            <m:r>
              <m:t>i</m:t>
            </m:r>
          </m:sub>
        </m:sSub>
      </m:oMath>
      <w:del w:id="20169" w:author="PR Preview" w:date="2026-01-01T00:00:00Z">
        <w:r>
          <w:delText xml:space="preserve">, column</w:delText>
        </w:r>
      </w:del>
      <w:del w:id="20170" w:author="PR Preview" w:date="2026-01-01T00:00:00Z">
        <w:r>
          <w:delText xml:space="preserve"> </w:delText>
        </w:r>
      </w:del>
      <m:oMath>
        <m:r>
          <m:t>i</m:t>
        </m:r>
      </m:oMath>
      <w:del w:id="20171" w:author="PR Preview" w:date="2026-01-01T00:00:00Z">
        <w:r>
          <w:delText xml:space="preserve"> </w:delText>
        </w:r>
      </w:del>
      <w:del w:id="20172" w:author="PR Preview" w:date="2026-01-01T00:00:00Z">
        <w:r>
          <w:delText xml:space="preserve">of</w:delText>
        </w:r>
      </w:del>
      <w:del w:id="20173" w:author="PR Preview" w:date="2026-01-01T00:00:00Z">
        <w:r>
          <w:delText xml:space="preserve"> </w:delText>
        </w:r>
      </w:del>
      <m:oMath>
        <m:r>
          <m:rPr>
            <m:sty m:val="bi"/>
          </m:rPr>
          <m:t>Q</m:t>
        </m:r>
      </m:oMath>
      <w:del w:id="20174" w:author="PR Preview" w:date="2026-01-01T00:00:00Z">
        <w:r>
          <w:delText xml:space="preserve">,</w:delText>
        </w:r>
      </w:del>
      <w:del w:id="20175" w:author="PR Preview" w:date="2026-01-01T00:00:00Z">
        <w:r>
          <w:delText xml:space="preserve"> </w:delText>
        </w:r>
      </w:del>
      <w:del w:id="20176" w:author="PR Preview" w:date="2026-01-01T00:00:00Z">
        <w:r>
          <w:delText xml:space="preserve">which is not</w:delText>
        </w:r>
      </w:del>
      <w:del w:id="20177" w:author="PR Preview" w:date="2026-01-01T00:00:00Z">
        <w:r>
          <w:delText xml:space="preserve"> </w:delText>
        </w:r>
      </w:del>
      <m:oMath>
        <m:limLow>
          <m:e>
            <m:r>
              <m:t>0</m:t>
            </m:r>
          </m:e>
          <m:lim>
            <m:r>
              <m:rPr>
                <m:sty m:val="p"/>
              </m:rPr>
              <m:t>∼</m:t>
            </m:r>
          </m:lim>
        </m:limLow>
      </m:oMath>
      <w:del w:id="20178" w:author="PR Preview" w:date="2026-01-01T00:00:00Z">
        <w:r>
          <w:delText xml:space="preserve"> </w:delText>
        </w:r>
      </w:del>
      <w:del w:id="20179" w:author="PR Preview" w:date="2026-01-01T00:00:00Z">
        <w:r>
          <w:delText xml:space="preserve">because it has norm 1.</w:delText>
        </w:r>
      </w:del>
      <w:del w:id="20180" w:author="PR Preview" w:date="2026-01-01T00:00:00Z">
        <w:r>
          <w:delText xml:space="preserve"> </w:delText>
        </w:r>
      </w:del>
      <w:del w:id="20181" w:author="PR Preview" w:date="2026-01-01T00:00:00Z">
        <w:r>
          <w:delText xml:space="preserve">Then</w:delText>
        </w:r>
      </w:del>
      <w:del w:id="20182"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sSub>
          <m:e>
            <m:limLow>
              <m:e>
                <m:r>
                  <m:t>q</m:t>
                </m:r>
              </m:e>
              <m:lim>
                <m:r>
                  <m:rPr>
                    <m:sty m:val="p"/>
                  </m:rPr>
                  <m:t>∼</m:t>
                </m:r>
              </m:lim>
            </m:limLow>
          </m:e>
          <m:sub>
            <m:r>
              <m:t>i</m:t>
            </m:r>
          </m:sub>
        </m:sSub>
      </m:oMath>
      <w:del w:id="20183" w:author="PR Preview" w:date="2026-01-01T00:00:00Z">
        <w:r>
          <w:delText xml:space="preserve"> </w:delText>
        </w:r>
      </w:del>
      <w:del w:id="20184" w:author="PR Preview" w:date="2026-01-01T00:00:00Z">
        <w:r>
          <w:delText xml:space="preserve">is column</w:delText>
        </w:r>
      </w:del>
      <w:del w:id="20185" w:author="PR Preview" w:date="2026-01-01T00:00:00Z">
        <w:r>
          <w:delText xml:space="preserve"> </w:delText>
        </w:r>
      </w:del>
      <m:oMath>
        <m:r>
          <m:t>i</m:t>
        </m:r>
      </m:oMath>
      <w:del w:id="20186" w:author="PR Preview" w:date="2026-01-01T00:00:00Z">
        <w:r>
          <w:delText xml:space="preserve"> </w:delText>
        </w:r>
      </w:del>
      <w:del w:id="20187" w:author="PR Preview" w:date="2026-01-01T00:00:00Z">
        <w:r>
          <w:delText xml:space="preserve">of</w:delText>
        </w:r>
      </w:del>
      <w:del w:id="20188"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p</m:t>
            </m:r>
          </m:sub>
        </m:sSub>
      </m:oMath>
      <w:del w:id="20189" w:author="PR Preview" w:date="2026-01-01T00:00:00Z">
        <w:r>
          <w:delText xml:space="preserve">,</w:delText>
        </w:r>
      </w:del>
      <w:del w:id="20190" w:author="PR Preview" w:date="2026-01-01T00:00:00Z">
        <w:r>
          <w:delText xml:space="preserve"> </w:delText>
        </w:r>
      </w:del>
      <w:del w:id="20191" w:author="PR Preview" w:date="2026-01-01T00:00:00Z">
        <w:r>
          <w:delText xml:space="preserve">so</w:delText>
        </w:r>
      </w:del>
      <w:del w:id="20192" w:author="PR Preview" w:date="2026-01-01T00:00:00Z">
        <w:r>
          <w:delText xml:space="preserve"> </w:delText>
        </w:r>
      </w:del>
      <m:oMath>
        <m:sSub>
          <m:e>
            <m:r>
              <m:t>y</m:t>
            </m:r>
          </m:e>
          <m:sub>
            <m:r>
              <m:t>i</m:t>
            </m:r>
          </m:sub>
        </m:sSub>
        <m:r>
          <m:rPr>
            <m:sty m:val="p"/>
          </m:rPr>
          <m:t>=</m:t>
        </m:r>
        <m:r>
          <m:t>1</m:t>
        </m:r>
      </m:oMath>
      <w:del w:id="20193" w:author="PR Preview" w:date="2026-01-01T00:00:00Z">
        <w:r>
          <w:delText xml:space="preserve"> </w:delText>
        </w:r>
      </w:del>
      <w:del w:id="20194" w:author="PR Preview" w:date="2026-01-01T00:00:00Z">
        <w:r>
          <w:delText xml:space="preserve">and every other entry of</w:delText>
        </w:r>
      </w:del>
      <w:del w:id="20195" w:author="PR Preview" w:date="2026-01-01T00:00:00Z">
        <w:r>
          <w:delText xml:space="preserve"> </w:delText>
        </w:r>
      </w:del>
      <m:oMath>
        <m:limLow>
          <m:e>
            <m:r>
              <m:t>y</m:t>
            </m:r>
          </m:e>
          <m:lim>
            <m:r>
              <m:rPr>
                <m:sty m:val="p"/>
              </m:rPr>
              <m:t>∼</m:t>
            </m:r>
          </m:lim>
        </m:limLow>
      </m:oMath>
      <w:del w:id="20196" w:author="PR Preview" w:date="2026-01-01T00:00:00Z">
        <w:r>
          <w:delText xml:space="preserve"> </w:delText>
        </w:r>
      </w:del>
      <w:del w:id="20197" w:author="PR Preview" w:date="2026-01-01T00:00:00Z">
        <w:r>
          <w:delText xml:space="preserve">is</w:delText>
        </w:r>
      </w:del>
      <w:del w:id="20198" w:author="PR Preview" w:date="2026-01-01T00:00:00Z">
        <w:r>
          <w:delText xml:space="preserve"> </w:delText>
        </w:r>
      </w:del>
      <m:oMath>
        <m:r>
          <m:t>0</m:t>
        </m:r>
      </m:oMath>
      <w:del w:id="20199" w:author="PR Preview" w:date="2026-01-01T00:00:00Z">
        <w:r>
          <w:delText xml:space="preserve">,</w:delText>
        </w:r>
      </w:del>
      <w:del w:id="20200" w:author="PR Preview" w:date="2026-01-01T00:00:00Z">
        <w:r>
          <w:delText xml:space="preserve"> </w:delText>
        </w:r>
      </w:del>
      <w:del w:id="20201" w:author="PR Preview" w:date="2026-01-01T00:00:00Z">
        <w:r>
          <w:delText xml:space="preserve">and the display gives</w:delText>
        </w:r>
      </w:del>
      <w:del w:id="20202" w:author="PR Preview" w:date="2026-01-01T00:00:00Z">
        <w:r>
          <w:delText xml:space="preserve"> </w:delText>
        </w:r>
      </w:del>
      <m:oMath>
        <m:sSup>
          <m:e>
            <m:sSub>
              <m:e>
                <m:limLow>
                  <m:e>
                    <m:r>
                      <m:t>q</m:t>
                    </m:r>
                  </m:e>
                  <m:lim>
                    <m:r>
                      <m:rPr>
                        <m:sty m:val="p"/>
                      </m:rPr>
                      <m:t>∼</m:t>
                    </m:r>
                  </m:lim>
                </m:limLow>
              </m:e>
              <m:sub>
                <m:r>
                  <m:t>i</m:t>
                </m:r>
              </m:sub>
            </m:sSub>
          </m:e>
          <m:sup>
            <m:r>
              <m:rPr>
                <m:sty m:val="p"/>
              </m:rPr>
              <m:t>⊤</m:t>
            </m:r>
          </m:sup>
        </m:sSup>
        <m:r>
          <m:rPr>
            <m:sty m:val="bi"/>
          </m:rPr>
          <m:t>A</m:t>
        </m:r>
        <m:sSub>
          <m:e>
            <m:limLow>
              <m:e>
                <m:r>
                  <m:t>q</m:t>
                </m:r>
              </m:e>
              <m:lim>
                <m:r>
                  <m:rPr>
                    <m:sty m:val="p"/>
                  </m:rPr>
                  <m:t>∼</m:t>
                </m:r>
              </m:lim>
            </m:limLow>
          </m:e>
          <m:sub>
            <m:r>
              <m:t>i</m:t>
            </m:r>
          </m:sub>
        </m:sSub>
        <m:r>
          <m:rPr>
            <m:sty m:val="p"/>
          </m:rPr>
          <m:t>=</m:t>
        </m:r>
        <m:sSub>
          <m:e>
            <m:r>
              <m:t>λ</m:t>
            </m:r>
          </m:e>
          <m:sub>
            <m:r>
              <m:t>i</m:t>
            </m:r>
          </m:sub>
        </m:sSub>
      </m:oMath>
      <w:del w:id="20203" w:author="PR Preview" w:date="2026-01-01T00:00:00Z">
        <w:r>
          <w:delText xml:space="preserve">.</w:delText>
        </w:r>
      </w:del>
      <w:del w:id="20204" w:author="PR Preview" w:date="2026-01-01T00:00:00Z">
        <w:r>
          <w:delText xml:space="preserve"> </w:delText>
        </w:r>
      </w:del>
      <w:del w:id="20205" w:author="PR Preview" w:date="2026-01-01T00:00:00Z">
        <w:r>
          <w:delText xml:space="preserve">So if</w:delText>
        </w:r>
      </w:del>
      <w:del w:id="20206" w:author="PR Preview" w:date="2026-01-01T00:00:00Z">
        <w:r>
          <w:delText xml:space="preserve"> </w:delText>
        </w:r>
      </w:del>
      <m:oMath>
        <m:r>
          <m:rPr>
            <m:sty m:val="bi"/>
          </m:rPr>
          <m:t>A</m:t>
        </m:r>
      </m:oMath>
      <w:del w:id="20207" w:author="PR Preview" w:date="2026-01-01T00:00:00Z">
        <w:r>
          <w:delText xml:space="preserve"> </w:delText>
        </w:r>
      </w:del>
      <w:del w:id="20208" w:author="PR Preview" w:date="2026-01-01T00:00:00Z">
        <w:r>
          <w:delText xml:space="preserve">is positive semidefinite,</w:delText>
        </w:r>
      </w:del>
      <w:del w:id="20209" w:author="PR Preview" w:date="2026-01-01T00:00:00Z">
        <w:r>
          <w:delText xml:space="preserve"> </w:delText>
        </w:r>
      </w:del>
      <m:oMath>
        <m:sSub>
          <m:e>
            <m:r>
              <m:t>λ</m:t>
            </m:r>
          </m:e>
          <m:sub>
            <m:r>
              <m:t>i</m:t>
            </m:r>
          </m:sub>
        </m:sSub>
        <m:r>
          <m:rPr>
            <m:sty m:val="p"/>
          </m:rPr>
          <m:t>≥</m:t>
        </m:r>
        <m:r>
          <m:t>0</m:t>
        </m:r>
      </m:oMath>
      <w:del w:id="20210" w:author="PR Preview" w:date="2026-01-01T00:00:00Z">
        <w:r>
          <w:delText xml:space="preserve">,</w:delText>
        </w:r>
      </w:del>
      <w:del w:id="20211" w:author="PR Preview" w:date="2026-01-01T00:00:00Z">
        <w:r>
          <w:delText xml:space="preserve"> </w:delText>
        </w:r>
      </w:del>
      <w:del w:id="20212" w:author="PR Preview" w:date="2026-01-01T00:00:00Z">
        <w:r>
          <w:delText xml:space="preserve">and if</w:delText>
        </w:r>
      </w:del>
      <w:del w:id="20213" w:author="PR Preview" w:date="2026-01-01T00:00:00Z">
        <w:r>
          <w:delText xml:space="preserve"> </w:delText>
        </w:r>
      </w:del>
      <m:oMath>
        <m:r>
          <m:rPr>
            <m:sty m:val="bi"/>
          </m:rPr>
          <m:t>A</m:t>
        </m:r>
      </m:oMath>
      <w:del w:id="20214" w:author="PR Preview" w:date="2026-01-01T00:00:00Z">
        <w:r>
          <w:delText xml:space="preserve"> </w:delText>
        </w:r>
      </w:del>
      <w:del w:id="20215" w:author="PR Preview" w:date="2026-01-01T00:00:00Z">
        <w:r>
          <w:delText xml:space="preserve">is positive definite,</w:delText>
        </w:r>
      </w:del>
      <w:del w:id="20216" w:author="PR Preview" w:date="2026-01-01T00:00:00Z">
        <w:r>
          <w:delText xml:space="preserve"> </w:delText>
        </w:r>
      </w:del>
      <m:oMath>
        <m:sSub>
          <m:e>
            <m:r>
              <m:t>λ</m:t>
            </m:r>
          </m:e>
          <m:sub>
            <m:r>
              <m:t>i</m:t>
            </m:r>
          </m:sub>
        </m:sSub>
        <m:r>
          <m:rPr>
            <m:sty m:val="p"/>
          </m:rPr>
          <m:t>&gt;</m:t>
        </m:r>
        <m:r>
          <m:t>0</m:t>
        </m:r>
      </m:oMath>
      <w:del w:id="20217" w:author="PR Preview" w:date="2026-01-01T00:00:00Z">
        <w:r>
          <w:delText xml:space="preserve">.</w:delText>
        </w:r>
      </w:del>
    </w:p>
    <w:p>
      <w:pPr>
        <w:pStyle w:val="FirstParagraph"/>
      </w:pPr>
      <w:ins w:id="20218" w:author="PR Preview" w:date="2026-01-01T00:00:00Z">
        <w:r>
          <w:rPr>
            <w:i/>
            <w:iCs/>
          </w:rPr>
          <w:t xml:space="preserve">Proof</w:t>
        </w:r>
      </w:ins>
      <w:ins w:id="20219" w:author="PR Preview" w:date="2026-01-01T00:00:00Z">
        <w:r>
          <w:t xml:space="preserve">. </w:t>
        </w:r>
      </w:ins>
      <w:ins w:id="20220" w:author="PR Preview" w:date="2026-01-01T00:00:00Z">
        <w:r>
          <w:t xml:space="preserve">For any vector</w:t>
        </w:r>
      </w:ins>
      <w:ins w:id="20221" w:author="PR Preview" w:date="2026-01-01T00:00:00Z">
        <w:r>
          <w:t xml:space="preserve"> </w:t>
        </w:r>
      </w:ins>
      <w:ins w:id="20222" w:author="PR Preview" w:date="2026-01-01T00:00:00Z">
        <w:r>
          <w:t xml:space="preserve">$\mathord{\smash[b]{\underset{\raise.3ex\hbox{$\scriptstyle\sim$}}{x}}\vphantom{x}}$</w:t>
        </w:r>
      </w:ins>
      <w:ins w:id="20223" w:author="PR Preview" w:date="2026-01-01T00:00:00Z">
        <w:r>
          <w:t xml:space="preserve"> </w:t>
        </w:r>
      </w:ins>
      <w:ins w:id="20224" w:author="PR Preview" w:date="2026-01-01T00:00:00Z">
        <w:r>
          <w:t xml:space="preserve">of length</w:t>
        </w:r>
      </w:ins>
      <w:ins w:id="20225" w:author="PR Preview" w:date="2026-01-01T00:00:00Z">
        <w:r>
          <w:t xml:space="preserve"> </w:t>
        </w:r>
      </w:ins>
      <m:oMath>
        <m:r>
          <m:t>p</m:t>
        </m:r>
      </m:oMath>
      <w:ins w:id="20226" w:author="PR Preview" w:date="2026-01-01T00:00:00Z">
        <w:r>
          <w:t xml:space="preserve">, let</w:t>
        </w:r>
      </w:ins>
      <w:ins w:id="20227" w:author="PR Preview" w:date="2026-01-01T00:00:00Z">
        <w:r>
          <w:t xml:space="preserve"> </w:t>
        </w:r>
      </w:ins>
      <w:ins w:id="20228" w:author="PR Preview" w:date="2026-01-01T00:00:00Z">
        <w:r>
          <w:t xml:space="preserve">$\mathord{\smash[b]{\underset{\raise.3ex\hbox{$\scriptstyle\sim$}}{y}}\vphantom{y}} = {\mathbf{Q}}^{\top}\mathord{\smash[b]{\underset{\raise.3ex\hbox{$\scriptstyle\sim$}}{x}}\vphantom{x}}$</w:t>
        </w:r>
      </w:ins>
      <w:ins w:id="20229" w:author="PR Preview" w:date="2026-01-01T00:00:00Z">
        <w:r>
          <w:t xml:space="preserve">.</w:t>
        </w:r>
      </w:ins>
      <w:ins w:id="20230" w:author="PR Preview" w:date="2026-01-01T00:00:00Z">
        <w:r>
          <w:t xml:space="preserve"> </w:t>
        </w:r>
      </w:ins>
      <w:ins w:id="20231" w:author="PR Preview" w:date="2026-01-01T00:00:00Z">
        <w:r>
          <w:t xml:space="preserve">Then:</w:t>
        </w:r>
      </w:ins>
    </w:p>
    <w:p>
      <w:pPr>
        <w:pStyle w:val="BodyText"/>
      </w:pPr>
      <w:ins w:id="20232" w:author="PR Preview" w:date="2026-01-01T00:00:00Z">
        <w:r>
          <w:t xml:space="preserve">$$
    \begin{aligned}
    {\mathord{\smash[b]{\underset{\raise.3ex\hbox{$\scriptstyle\sim$}}{x}}\vphantom{x}}}^{\top} \mathbf{A} \mathord{\smash[b]{\underset{\raise.3ex\hbox{$\scriptstyle\sim$}}{x}}\vphantom{x}}
    &amp;= {\mathord{\smash[b]{\underset{\raise.3ex\hbox{$\scriptstyle\sim$}}{x}}\vphantom{x}}}^{\top}\mathbf{Q}\mathbf{\Lambda}{\mathbf{Q}}^{\top}\mathord{\smash[b]{\underset{\raise.3ex\hbox{$\scriptstyle\sim$}}{x}}\vphantom{x}}
    &amp;&amp; \text{(substitute the eigendecomposition)}
    \\
    &amp;= {\mathopen{}\left({\mathbf{Q}}^{\top}\mathord{\smash[b]{\underset{\raise.3ex\hbox{$\scriptstyle\sim$}}{x}}\vphantom{x}}\right)\mathclose{}}^{\top}\mathbf{\Lambda}\mathopen{}\left({\mathbf{Q}}^{\top}\mathord{\smash[b]{\underset{\raise.3ex\hbox{$\scriptstyle\sim$}}{x}}\vphantom{x}}\right)\mathclose{}
    &amp;&amp; \text{(transpose of a product)}
    \\
    &amp;= {\mathord{\smash[b]{\underset{\raise.3ex\hbox{$\scriptstyle\sim$}}{y}}\vphantom{y}}}^{\top}\mathbf{\Lambda}\mathord{\smash[b]{\underset{\raise.3ex\hbox{$\scriptstyle\sim$}}{y}}\vphantom{y}}
    &amp;&amp; \text{(definition of } \mathord{\smash[b]{\underset{\raise.3ex\hbox{$\scriptstyle\sim$}}{y}}\vphantom{y}} \text{)}
    \\
    &amp;= \sum_{i=1}^p\lambda_i y_i^2
    &amp;&amp; \text{(} \mathbf{\Lambda} \text{ is diagonal)}
    \end{aligned}
    $$</w:t>
        </w:r>
      </w:ins>
    </w:p>
    <w:p>
      <w:pPr>
        <w:pStyle w:val="FirstParagraph"/>
      </w:pPr>
      <w:ins w:id="20233" w:author="PR Preview" w:date="2026-01-01T00:00:00Z">
        <w:r>
          <w:t xml:space="preserve">The second step is</w:t>
        </w:r>
      </w:ins>
      <w:ins w:id="20234" w:author="PR Preview" w:date="2026-01-01T00:00:00Z">
        <w:r>
          <w:t xml:space="preserve"> </w:t>
        </w:r>
      </w:ins>
      <w:hyperlink w:anchor="thm-transpose-product">
        <w:ins w:id="20235" w:author="PR Preview" w:date="2026-01-01T00:00:00Z">
          <w:r>
            <w:rPr>
              <w:rStyle w:val="Hyperlink"/>
            </w:rPr>
            <w:t xml:space="preserve">Theorem 19</w:t>
          </w:r>
        </w:ins>
      </w:hyperlink>
      <w:ins w:id="20236" w:author="PR Preview" w:date="2026-01-01T00:00:00Z">
        <w:r>
          <w:t xml:space="preserve">.</w:t>
        </w:r>
      </w:ins>
      <w:ins w:id="20237" w:author="PR Preview" w:date="2026-01-01T00:00:00Z">
        <w:r>
          <w:t xml:space="preserve"> </w:t>
        </w:r>
      </w:ins>
      <w:ins w:id="20238" w:author="PR Preview" w:date="2026-01-01T00:00:00Z">
        <w:r>
          <w:t xml:space="preserve">Also,</w:t>
        </w:r>
      </w:ins>
      <w:ins w:id="20239" w:author="PR Preview" w:date="2026-01-01T00:00:00Z">
        <w:r>
          <w:t xml:space="preserve"> </w:t>
        </w:r>
      </w:ins>
      <w:ins w:id="20240" w:author="PR Preview" w:date="2026-01-01T00:00:00Z">
        <w:r>
          <w:t xml:space="preserve">$\mathord{\smash[b]{\underset{\raise.3ex\hbox{$\scriptstyle\sim$}}{x}}\vphantom{x}}= \mathord{\smash[b]{\underset{\raise.3ex\hbox{$\scriptstyle\sim$}}{0}}\vphantom{0}}$</w:t>
        </w:r>
      </w:ins>
      <w:ins w:id="20241" w:author="PR Preview" w:date="2026-01-01T00:00:00Z">
        <w:r>
          <w:t xml:space="preserve"> </w:t>
        </w:r>
      </w:ins>
      <w:ins w:id="20242" w:author="PR Preview" w:date="2026-01-01T00:00:00Z">
        <w:r>
          <w:t xml:space="preserve">exactly when</w:t>
        </w:r>
      </w:ins>
      <w:ins w:id="20243" w:author="PR Preview" w:date="2026-01-01T00:00:00Z">
        <w:r>
          <w:t xml:space="preserve"> </w:t>
        </w:r>
      </w:ins>
      <w:ins w:id="20244" w:author="PR Preview" w:date="2026-01-01T00:00:00Z">
        <w:r>
          <w:t xml:space="preserve">$\mathord{\smash[b]{\underset{\raise.3ex\hbox{$\scriptstyle\sim$}}{y}}\vphantom{y}} = \mathord{\smash[b]{\underset{\raise.3ex\hbox{$\scriptstyle\sim$}}{0}}\vphantom{0}}$</w:t>
        </w:r>
      </w:ins>
      <w:ins w:id="20245" w:author="PR Preview" w:date="2026-01-01T00:00:00Z">
        <w:r>
          <w:t xml:space="preserve">:</w:t>
        </w:r>
      </w:ins>
      <w:ins w:id="20246" w:author="PR Preview" w:date="2026-01-01T00:00:00Z">
        <w:r>
          <w:t xml:space="preserve"> </w:t>
        </w:r>
      </w:ins>
      <m:oMath>
        <m:r>
          <m:rPr>
            <m:sty m:val="bi"/>
          </m:rPr>
          <m:t>Q</m:t>
        </m:r>
        <m:sSup>
          <m:e>
            <m:r>
              <m:rPr>
                <m:sty m:val="bi"/>
              </m:rPr>
              <m:t>Q</m:t>
            </m:r>
          </m:e>
          <m:sup>
            <m:r>
              <m:rPr>
                <m:sty m:val="p"/>
              </m:rPr>
              <m:t>⊤</m:t>
            </m:r>
          </m:sup>
        </m:sSup>
        <m:r>
          <m:rPr>
            <m:sty m:val="p"/>
          </m:rPr>
          <m:t>=</m:t>
        </m:r>
        <m:sSub>
          <m:e>
            <m:r>
              <m:rPr>
                <m:sty m:val="bi"/>
              </m:rPr>
              <m:t>I</m:t>
            </m:r>
          </m:e>
          <m:sub>
            <m:r>
              <m:t>p</m:t>
            </m:r>
          </m:sub>
        </m:sSub>
      </m:oMath>
      <w:ins w:id="20247" w:author="PR Preview" w:date="2026-01-01T00:00:00Z">
        <w:r>
          <w:t xml:space="preserve"> </w:t>
        </w:r>
      </w:ins>
      <w:ins w:id="20248" w:author="PR Preview" w:date="2026-01-01T00:00:00Z">
        <w:r>
          <w:t xml:space="preserve">for an orthogonal matrix</w:t>
        </w:r>
      </w:ins>
      <w:ins w:id="20249" w:author="PR Preview" w:date="2026-01-01T00:00:00Z">
        <w:r>
          <w:t xml:space="preserve"> </w:t>
        </w:r>
      </w:ins>
      <w:ins w:id="20250" w:author="PR Preview" w:date="2026-01-01T00:00:00Z">
        <w:r>
          <w:t xml:space="preserve">(</w:t>
        </w:r>
      </w:ins>
      <w:hyperlink w:anchor="def-orthogonal-matrix">
        <w:ins w:id="20251" w:author="PR Preview" w:date="2026-01-01T00:00:00Z">
          <w:r>
            <w:rPr>
              <w:rStyle w:val="Hyperlink"/>
            </w:rPr>
            <w:t xml:space="preserve">Definition 89</w:t>
          </w:r>
        </w:ins>
      </w:hyperlink>
      <w:ins w:id="20252" w:author="PR Preview" w:date="2026-01-01T00:00:00Z">
        <w:r>
          <w:t xml:space="preserve">),</w:t>
        </w:r>
      </w:ins>
      <w:ins w:id="20253" w:author="PR Preview" w:date="2026-01-01T00:00:00Z">
        <w:r>
          <w:t xml:space="preserve"> </w:t>
        </w:r>
      </w:ins>
      <w:ins w:id="20254" w:author="PR Preview" w:date="2026-01-01T00:00:00Z">
        <w:r>
          <w:t xml:space="preserve">so</w:t>
        </w:r>
      </w:ins>
      <w:ins w:id="20255" w:author="PR Preview" w:date="2026-01-01T00:00:00Z">
        <w:r>
          <w:t xml:space="preserve"> </w:t>
        </w:r>
      </w:ins>
      <w:ins w:id="20256" w:author="PR Preview" w:date="2026-01-01T00:00:00Z">
        <w:r>
          <w:t xml:space="preserve">$\mathord{\smash[b]{\underset{\raise.3ex\hbox{$\scriptstyle\sim$}}{x}}\vphantom{x}}= \mathbf{Q}\mathord{\smash[b]{\underset{\raise.3ex\hbox{$\scriptstyle\sim$}}{y}}\vphantom{y}}$</w:t>
        </w:r>
      </w:ins>
      <w:ins w:id="20257" w:author="PR Preview" w:date="2026-01-01T00:00:00Z">
        <w:r>
          <w:t xml:space="preserve">.</w:t>
        </w:r>
      </w:ins>
    </w:p>
    <w:p>
      <w:pPr>
        <w:pStyle w:val="BodyText"/>
      </w:pPr>
      <w:ins w:id="20258" w:author="PR Preview" w:date="2026-01-01T00:00:00Z">
        <w:r>
          <w:rPr>
            <w:i/>
            <w:iCs/>
          </w:rPr>
          <w:t xml:space="preserve">If every</w:t>
        </w:r>
      </w:ins>
      <w:ins w:id="20259" w:author="PR Preview" w:date="2026-01-01T00:00:00Z">
        <w:r>
          <w:rPr>
            <w:i/>
            <w:iCs/>
          </w:rPr>
          <w:t xml:space="preserve"> </w:t>
        </w:r>
      </w:ins>
      <m:oMath>
        <m:sSub>
          <m:e>
            <m:r>
              <m:t>λ</m:t>
            </m:r>
          </m:e>
          <m:sub>
            <m:r>
              <m:t>i</m:t>
            </m:r>
          </m:sub>
        </m:sSub>
        <m:r>
          <m:rPr>
            <m:sty m:val="p"/>
          </m:rPr>
          <m:t>≥</m:t>
        </m:r>
        <m:r>
          <m:t>0</m:t>
        </m:r>
      </m:oMath>
      <w:ins w:id="20260" w:author="PR Preview" w:date="2026-01-01T00:00:00Z">
        <w:r>
          <w:t xml:space="preserve">, then every term</w:t>
        </w:r>
      </w:ins>
      <w:ins w:id="20261" w:author="PR Preview" w:date="2026-01-01T00:00:00Z">
        <w:r>
          <w:t xml:space="preserve"> </w:t>
        </w:r>
      </w:ins>
      <m:oMath>
        <m:sSub>
          <m:e>
            <m:r>
              <m:t>λ</m:t>
            </m:r>
          </m:e>
          <m:sub>
            <m:r>
              <m:t>i</m:t>
            </m:r>
          </m:sub>
        </m:sSub>
        <m:sSubSup>
          <m:e>
            <m:r>
              <m:t>y</m:t>
            </m:r>
          </m:e>
          <m:sub>
            <m:r>
              <m:t>i</m:t>
            </m:r>
          </m:sub>
          <m:sup>
            <m:r>
              <m:t>2</m:t>
            </m:r>
          </m:sup>
        </m:sSubSup>
        <m:r>
          <m:rPr>
            <m:sty m:val="p"/>
          </m:rPr>
          <m:t>≥</m:t>
        </m:r>
        <m:r>
          <m:t>0</m:t>
        </m:r>
      </m:oMath>
      <w:ins w:id="20262" w:author="PR Preview" w:date="2026-01-01T00:00:00Z">
        <w:r>
          <w:t xml:space="preserve">,</w:t>
        </w:r>
      </w:ins>
      <w:ins w:id="20263" w:author="PR Preview" w:date="2026-01-01T00:00:00Z">
        <w:r>
          <w:t xml:space="preserve"> </w:t>
        </w:r>
      </w:ins>
      <w:ins w:id="20264" w:author="PR Preview" w:date="2026-01-01T00:00:00Z">
        <w:r>
          <w:t xml:space="preserve">so</w:t>
        </w:r>
      </w:ins>
      <w:ins w:id="20265" w:author="PR Preview" w:date="2026-01-01T00:00:00Z">
        <w:r>
          <w:t xml:space="preserve"> </w:t>
        </w:r>
      </w:ins>
      <w:ins w:id="20266" w:author="PR Preview" w:date="2026-01-01T00:00:00Z">
        <w:r>
          <w:t xml:space="preserve">${\mathord{\smash[b]{\underset{\raise.3ex\hbox{$\scriptstyle\sim$}}{x}}\vphantom{x}}}^{\top} \mathbf{A} \mathord{\smash[b]{\underset{\raise.3ex\hbox{$\scriptstyle\sim$}}{x}}\vphantom{x}} \ge 0$</w:t>
        </w:r>
      </w:ins>
      <w:ins w:id="20267" w:author="PR Preview" w:date="2026-01-01T00:00:00Z">
        <w:r>
          <w:t xml:space="preserve">.</w:t>
        </w:r>
      </w:ins>
      <w:ins w:id="20268" w:author="PR Preview" w:date="2026-01-01T00:00:00Z">
        <w:r>
          <w:t xml:space="preserve"> </w:t>
        </w:r>
      </w:ins>
      <w:ins w:id="20269" w:author="PR Preview" w:date="2026-01-01T00:00:00Z">
        <w:r>
          <w:rPr>
            <w:i/>
            <w:iCs/>
          </w:rPr>
          <w:t xml:space="preserve">If every</w:t>
        </w:r>
      </w:ins>
      <w:ins w:id="20270" w:author="PR Preview" w:date="2026-01-01T00:00:00Z">
        <w:r>
          <w:rPr>
            <w:i/>
            <w:iCs/>
          </w:rPr>
          <w:t xml:space="preserve"> </w:t>
        </w:r>
      </w:ins>
      <m:oMath>
        <m:sSub>
          <m:e>
            <m:r>
              <m:t>λ</m:t>
            </m:r>
          </m:e>
          <m:sub>
            <m:r>
              <m:t>i</m:t>
            </m:r>
          </m:sub>
        </m:sSub>
        <m:r>
          <m:rPr>
            <m:sty m:val="p"/>
          </m:rPr>
          <m:t>&gt;</m:t>
        </m:r>
        <m:r>
          <m:t>0</m:t>
        </m:r>
      </m:oMath>
      <w:ins w:id="20271" w:author="PR Preview" w:date="2026-01-01T00:00:00Z">
        <w:r>
          <w:t xml:space="preserve"> </w:t>
        </w:r>
      </w:ins>
      <w:ins w:id="20272" w:author="PR Preview" w:date="2026-01-01T00:00:00Z">
        <w:r>
          <w:t xml:space="preserve">and</w:t>
        </w:r>
      </w:ins>
      <w:ins w:id="20273" w:author="PR Preview" w:date="2026-01-01T00:00:00Z">
        <w:r>
          <w:t xml:space="preserve"> </w:t>
        </w:r>
      </w:ins>
      <w:ins w:id="20274" w:author="PR Preview" w:date="2026-01-01T00:00:00Z">
        <w:r>
          <w:t xml:space="preserve">$\mathord{\smash[b]{\underset{\raise.3ex\hbox{$\scriptstyle\sim$}}{x}}\vphantom{x}}\neq \mathord{\smash[b]{\underset{\raise.3ex\hbox{$\scriptstyle\sim$}}{0}}\vphantom{0}}$</w:t>
        </w:r>
      </w:ins>
      <w:ins w:id="20275" w:author="PR Preview" w:date="2026-01-01T00:00:00Z">
        <w:r>
          <w:t xml:space="preserve">,</w:t>
        </w:r>
      </w:ins>
      <w:ins w:id="20276" w:author="PR Preview" w:date="2026-01-01T00:00:00Z">
        <w:r>
          <w:t xml:space="preserve"> </w:t>
        </w:r>
      </w:ins>
      <w:ins w:id="20277" w:author="PR Preview" w:date="2026-01-01T00:00:00Z">
        <w:r>
          <w:t xml:space="preserve">then some</w:t>
        </w:r>
      </w:ins>
      <w:ins w:id="20278" w:author="PR Preview" w:date="2026-01-01T00:00:00Z">
        <w:r>
          <w:t xml:space="preserve"> </w:t>
        </w:r>
      </w:ins>
      <m:oMath>
        <m:sSub>
          <m:e>
            <m:r>
              <m:t>y</m:t>
            </m:r>
          </m:e>
          <m:sub>
            <m:r>
              <m:t>i</m:t>
            </m:r>
          </m:sub>
        </m:sSub>
        <m:r>
          <m:rPr>
            <m:sty m:val="p"/>
          </m:rPr>
          <m:t>≠</m:t>
        </m:r>
        <m:r>
          <m:t>0</m:t>
        </m:r>
      </m:oMath>
      <w:ins w:id="20279" w:author="PR Preview" w:date="2026-01-01T00:00:00Z">
        <w:r>
          <w:t xml:space="preserve">,</w:t>
        </w:r>
      </w:ins>
      <w:ins w:id="20280" w:author="PR Preview" w:date="2026-01-01T00:00:00Z">
        <w:r>
          <w:t xml:space="preserve"> </w:t>
        </w:r>
      </w:ins>
      <w:ins w:id="20281" w:author="PR Preview" w:date="2026-01-01T00:00:00Z">
        <w:r>
          <w:t xml:space="preserve">so at least one term is positive and the rest are non-negative,</w:t>
        </w:r>
      </w:ins>
      <w:ins w:id="20282" w:author="PR Preview" w:date="2026-01-01T00:00:00Z">
        <w:r>
          <w:t xml:space="preserve"> </w:t>
        </w:r>
      </w:ins>
      <w:ins w:id="20283" w:author="PR Preview" w:date="2026-01-01T00:00:00Z">
        <w:r>
          <w:t xml:space="preserve">and</w:t>
        </w:r>
      </w:ins>
      <w:ins w:id="20284" w:author="PR Preview" w:date="2026-01-01T00:00:00Z">
        <w:r>
          <w:t xml:space="preserve"> </w:t>
        </w:r>
      </w:ins>
      <w:ins w:id="20285" w:author="PR Preview" w:date="2026-01-01T00:00:00Z">
        <w:r>
          <w:t xml:space="preserve">${\mathord{\smash[b]{\underset{\raise.3ex\hbox{$\scriptstyle\sim$}}{x}}\vphantom{x}}}^{\top} \mathbf{A} \mathord{\smash[b]{\underset{\raise.3ex\hbox{$\scriptstyle\sim$}}{x}}\vphantom{x}} &gt; 0$</w:t>
        </w:r>
      </w:ins>
      <w:ins w:id="20286" w:author="PR Preview" w:date="2026-01-01T00:00:00Z">
        <w:r>
          <w:t xml:space="preserve">.</w:t>
        </w:r>
      </w:ins>
    </w:p>
    <w:p>
      <w:pPr>
        <w:pStyle w:val="BodyText"/>
      </w:pPr>
      <w:ins w:id="20287" w:author="PR Preview" w:date="2026-01-01T00:00:00Z">
        <w:r>
          <w:rPr>
            <w:i/>
            <w:iCs/>
          </w:rPr>
          <w:t xml:space="preserve">Conversely</w:t>
        </w:r>
      </w:ins>
      <w:ins w:id="20288" w:author="PR Preview" w:date="2026-01-01T00:00:00Z">
        <w:r>
          <w:t xml:space="preserve">, take</w:t>
        </w:r>
      </w:ins>
      <w:ins w:id="20289" w:author="PR Preview" w:date="2026-01-01T00:00:00Z">
        <w:r>
          <w:t xml:space="preserve"> </w:t>
        </w:r>
      </w:ins>
      <w:ins w:id="20290" w:author="PR Preview" w:date="2026-01-01T00:00:00Z">
        <w:r>
          <w:t xml:space="preserve">$\mathord{\smash[b]{\underset{\raise.3ex\hbox{$\scriptstyle\sim$}}{x}}\vphantom{x}}= \mathord{\smash[b]{\underset{\raise.3ex\hbox{$\scriptstyle\sim$}}{q}}\vphantom{q}}_i$</w:t>
        </w:r>
      </w:ins>
      <w:ins w:id="20291" w:author="PR Preview" w:date="2026-01-01T00:00:00Z">
        <w:r>
          <w:t xml:space="preserve">, column</w:t>
        </w:r>
      </w:ins>
      <w:ins w:id="20292" w:author="PR Preview" w:date="2026-01-01T00:00:00Z">
        <w:r>
          <w:t xml:space="preserve"> </w:t>
        </w:r>
      </w:ins>
      <m:oMath>
        <m:r>
          <m:t>i</m:t>
        </m:r>
      </m:oMath>
      <w:ins w:id="20293" w:author="PR Preview" w:date="2026-01-01T00:00:00Z">
        <w:r>
          <w:t xml:space="preserve"> </w:t>
        </w:r>
      </w:ins>
      <w:ins w:id="20294" w:author="PR Preview" w:date="2026-01-01T00:00:00Z">
        <w:r>
          <w:t xml:space="preserve">of</w:t>
        </w:r>
      </w:ins>
      <w:ins w:id="20295" w:author="PR Preview" w:date="2026-01-01T00:00:00Z">
        <w:r>
          <w:t xml:space="preserve"> </w:t>
        </w:r>
      </w:ins>
      <m:oMath>
        <m:r>
          <m:rPr>
            <m:sty m:val="bi"/>
          </m:rPr>
          <m:t>Q</m:t>
        </m:r>
      </m:oMath>
      <w:ins w:id="20296" w:author="PR Preview" w:date="2026-01-01T00:00:00Z">
        <w:r>
          <w:t xml:space="preserve">,</w:t>
        </w:r>
      </w:ins>
      <w:ins w:id="20297" w:author="PR Preview" w:date="2026-01-01T00:00:00Z">
        <w:r>
          <w:t xml:space="preserve"> </w:t>
        </w:r>
      </w:ins>
      <w:ins w:id="20298" w:author="PR Preview" w:date="2026-01-01T00:00:00Z">
        <w:r>
          <w:t xml:space="preserve">which is not</w:t>
        </w:r>
      </w:ins>
      <w:ins w:id="20299" w:author="PR Preview" w:date="2026-01-01T00:00:00Z">
        <w:r>
          <w:t xml:space="preserve"> </w:t>
        </w:r>
      </w:ins>
      <w:ins w:id="20300" w:author="PR Preview" w:date="2026-01-01T00:00:00Z">
        <w:r>
          <w:t xml:space="preserve">$\mathord{\smash[b]{\underset{\raise.3ex\hbox{$\scriptstyle\sim$}}{0}}\vphantom{0}}$</w:t>
        </w:r>
      </w:ins>
      <w:ins w:id="20301" w:author="PR Preview" w:date="2026-01-01T00:00:00Z">
        <w:r>
          <w:t xml:space="preserve"> </w:t>
        </w:r>
      </w:ins>
      <w:ins w:id="20302" w:author="PR Preview" w:date="2026-01-01T00:00:00Z">
        <w:r>
          <w:t xml:space="preserve">because it has norm 1.</w:t>
        </w:r>
      </w:ins>
      <w:ins w:id="20303" w:author="PR Preview" w:date="2026-01-01T00:00:00Z">
        <w:r>
          <w:t xml:space="preserve"> </w:t>
        </w:r>
      </w:ins>
      <w:ins w:id="20304" w:author="PR Preview" w:date="2026-01-01T00:00:00Z">
        <w:r>
          <w:t xml:space="preserve">Then</w:t>
        </w:r>
      </w:ins>
      <w:ins w:id="20305" w:author="PR Preview" w:date="2026-01-01T00:00:00Z">
        <w:r>
          <w:t xml:space="preserve"> </w:t>
        </w:r>
      </w:ins>
      <w:ins w:id="20306" w:author="PR Preview" w:date="2026-01-01T00:00:00Z">
        <w:r>
          <w:t xml:space="preserve">$\mathord{\smash[b]{\underset{\raise.3ex\hbox{$\scriptstyle\sim$}}{y}}\vphantom{y}} = {\mathbf{Q}}^{\top}\mathord{\smash[b]{\underset{\raise.3ex\hbox{$\scriptstyle\sim$}}{q}}\vphantom{q}}_i$</w:t>
        </w:r>
      </w:ins>
      <w:ins w:id="20307" w:author="PR Preview" w:date="2026-01-01T00:00:00Z">
        <w:r>
          <w:t xml:space="preserve"> </w:t>
        </w:r>
      </w:ins>
      <w:ins w:id="20308" w:author="PR Preview" w:date="2026-01-01T00:00:00Z">
        <w:r>
          <w:t xml:space="preserve">is column</w:t>
        </w:r>
      </w:ins>
      <w:ins w:id="20309" w:author="PR Preview" w:date="2026-01-01T00:00:00Z">
        <w:r>
          <w:t xml:space="preserve"> </w:t>
        </w:r>
      </w:ins>
      <m:oMath>
        <m:r>
          <m:t>i</m:t>
        </m:r>
      </m:oMath>
      <w:ins w:id="20310" w:author="PR Preview" w:date="2026-01-01T00:00:00Z">
        <w:r>
          <w:t xml:space="preserve"> </w:t>
        </w:r>
      </w:ins>
      <w:ins w:id="20311" w:author="PR Preview" w:date="2026-01-01T00:00:00Z">
        <w:r>
          <w:t xml:space="preserve">of</w:t>
        </w:r>
      </w:ins>
      <w:ins w:id="20312"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p</m:t>
            </m:r>
          </m:sub>
        </m:sSub>
      </m:oMath>
      <w:ins w:id="20313" w:author="PR Preview" w:date="2026-01-01T00:00:00Z">
        <w:r>
          <w:t xml:space="preserve">,</w:t>
        </w:r>
      </w:ins>
      <w:ins w:id="20314" w:author="PR Preview" w:date="2026-01-01T00:00:00Z">
        <w:r>
          <w:t xml:space="preserve"> </w:t>
        </w:r>
      </w:ins>
      <w:ins w:id="20315" w:author="PR Preview" w:date="2026-01-01T00:00:00Z">
        <w:r>
          <w:t xml:space="preserve">so</w:t>
        </w:r>
      </w:ins>
      <w:ins w:id="20316" w:author="PR Preview" w:date="2026-01-01T00:00:00Z">
        <w:r>
          <w:t xml:space="preserve"> </w:t>
        </w:r>
      </w:ins>
      <m:oMath>
        <m:sSub>
          <m:e>
            <m:r>
              <m:t>y</m:t>
            </m:r>
          </m:e>
          <m:sub>
            <m:r>
              <m:t>i</m:t>
            </m:r>
          </m:sub>
        </m:sSub>
        <m:r>
          <m:rPr>
            <m:sty m:val="p"/>
          </m:rPr>
          <m:t>=</m:t>
        </m:r>
        <m:r>
          <m:t>1</m:t>
        </m:r>
      </m:oMath>
      <w:ins w:id="20317" w:author="PR Preview" w:date="2026-01-01T00:00:00Z">
        <w:r>
          <w:t xml:space="preserve"> </w:t>
        </w:r>
      </w:ins>
      <w:ins w:id="20318" w:author="PR Preview" w:date="2026-01-01T00:00:00Z">
        <w:r>
          <w:t xml:space="preserve">and every other entry of</w:t>
        </w:r>
      </w:ins>
      <w:ins w:id="20319" w:author="PR Preview" w:date="2026-01-01T00:00:00Z">
        <w:r>
          <w:t xml:space="preserve"> </w:t>
        </w:r>
      </w:ins>
      <w:ins w:id="20320" w:author="PR Preview" w:date="2026-01-01T00:00:00Z">
        <w:r>
          <w:t xml:space="preserve">$\mathord{\smash[b]{\underset{\raise.3ex\hbox{$\scriptstyle\sim$}}{y}}\vphantom{y}}$</w:t>
        </w:r>
      </w:ins>
      <w:ins w:id="20321" w:author="PR Preview" w:date="2026-01-01T00:00:00Z">
        <w:r>
          <w:t xml:space="preserve"> </w:t>
        </w:r>
      </w:ins>
      <w:ins w:id="20322" w:author="PR Preview" w:date="2026-01-01T00:00:00Z">
        <w:r>
          <w:t xml:space="preserve">is</w:t>
        </w:r>
      </w:ins>
      <w:ins w:id="20323" w:author="PR Preview" w:date="2026-01-01T00:00:00Z">
        <w:r>
          <w:t xml:space="preserve"> </w:t>
        </w:r>
      </w:ins>
      <m:oMath>
        <m:r>
          <m:t>0</m:t>
        </m:r>
      </m:oMath>
      <w:ins w:id="20324" w:author="PR Preview" w:date="2026-01-01T00:00:00Z">
        <w:r>
          <w:t xml:space="preserve">,</w:t>
        </w:r>
      </w:ins>
      <w:ins w:id="20325" w:author="PR Preview" w:date="2026-01-01T00:00:00Z">
        <w:r>
          <w:t xml:space="preserve"> </w:t>
        </w:r>
      </w:ins>
      <w:ins w:id="20326" w:author="PR Preview" w:date="2026-01-01T00:00:00Z">
        <w:r>
          <w:t xml:space="preserve">and the display gives</w:t>
        </w:r>
      </w:ins>
      <w:ins w:id="20327" w:author="PR Preview" w:date="2026-01-01T00:00:00Z">
        <w:r>
          <w:t xml:space="preserve"> </w:t>
        </w:r>
      </w:ins>
      <w:ins w:id="20328" w:author="PR Preview" w:date="2026-01-01T00:00:00Z">
        <w:r>
          <w:t xml:space="preserve">${\mathord{\smash[b]{\underset{\raise.3ex\hbox{$\scriptstyle\sim$}}{q}}\vphantom{q}}_i}^{\top}\mathbf{A}\mathord{\smash[b]{\underset{\raise.3ex\hbox{$\scriptstyle\sim$}}{q}}\vphantom{q}}_i = \lambda_i$</w:t>
        </w:r>
      </w:ins>
      <w:ins w:id="20329" w:author="PR Preview" w:date="2026-01-01T00:00:00Z">
        <w:r>
          <w:t xml:space="preserve">.</w:t>
        </w:r>
      </w:ins>
      <w:ins w:id="20330" w:author="PR Preview" w:date="2026-01-01T00:00:00Z">
        <w:r>
          <w:t xml:space="preserve"> </w:t>
        </w:r>
      </w:ins>
      <w:ins w:id="20331" w:author="PR Preview" w:date="2026-01-01T00:00:00Z">
        <w:r>
          <w:t xml:space="preserve">So if</w:t>
        </w:r>
      </w:ins>
      <w:ins w:id="20332" w:author="PR Preview" w:date="2026-01-01T00:00:00Z">
        <w:r>
          <w:t xml:space="preserve"> </w:t>
        </w:r>
      </w:ins>
      <m:oMath>
        <m:r>
          <m:rPr>
            <m:sty m:val="bi"/>
          </m:rPr>
          <m:t>A</m:t>
        </m:r>
      </m:oMath>
      <w:ins w:id="20333" w:author="PR Preview" w:date="2026-01-01T00:00:00Z">
        <w:r>
          <w:t xml:space="preserve"> </w:t>
        </w:r>
      </w:ins>
      <w:ins w:id="20334" w:author="PR Preview" w:date="2026-01-01T00:00:00Z">
        <w:r>
          <w:t xml:space="preserve">is positive semidefinite,</w:t>
        </w:r>
      </w:ins>
      <w:ins w:id="20335" w:author="PR Preview" w:date="2026-01-01T00:00:00Z">
        <w:r>
          <w:t xml:space="preserve"> </w:t>
        </w:r>
      </w:ins>
      <m:oMath>
        <m:sSub>
          <m:e>
            <m:r>
              <m:t>λ</m:t>
            </m:r>
          </m:e>
          <m:sub>
            <m:r>
              <m:t>i</m:t>
            </m:r>
          </m:sub>
        </m:sSub>
        <m:r>
          <m:rPr>
            <m:sty m:val="p"/>
          </m:rPr>
          <m:t>≥</m:t>
        </m:r>
        <m:r>
          <m:t>0</m:t>
        </m:r>
      </m:oMath>
      <w:ins w:id="20336" w:author="PR Preview" w:date="2026-01-01T00:00:00Z">
        <w:r>
          <w:t xml:space="preserve">,</w:t>
        </w:r>
      </w:ins>
      <w:ins w:id="20337" w:author="PR Preview" w:date="2026-01-01T00:00:00Z">
        <w:r>
          <w:t xml:space="preserve"> </w:t>
        </w:r>
      </w:ins>
      <w:ins w:id="20338" w:author="PR Preview" w:date="2026-01-01T00:00:00Z">
        <w:r>
          <w:t xml:space="preserve">and if</w:t>
        </w:r>
      </w:ins>
      <w:ins w:id="20339" w:author="PR Preview" w:date="2026-01-01T00:00:00Z">
        <w:r>
          <w:t xml:space="preserve"> </w:t>
        </w:r>
      </w:ins>
      <m:oMath>
        <m:r>
          <m:rPr>
            <m:sty m:val="bi"/>
          </m:rPr>
          <m:t>A</m:t>
        </m:r>
      </m:oMath>
      <w:ins w:id="20340" w:author="PR Preview" w:date="2026-01-01T00:00:00Z">
        <w:r>
          <w:t xml:space="preserve"> </w:t>
        </w:r>
      </w:ins>
      <w:ins w:id="20341" w:author="PR Preview" w:date="2026-01-01T00:00:00Z">
        <w:r>
          <w:t xml:space="preserve">is positive definite,</w:t>
        </w:r>
      </w:ins>
      <w:ins w:id="20342" w:author="PR Preview" w:date="2026-01-01T00:00:00Z">
        <w:r>
          <w:t xml:space="preserve"> </w:t>
        </w:r>
      </w:ins>
      <m:oMath>
        <m:sSub>
          <m:e>
            <m:r>
              <m:t>λ</m:t>
            </m:r>
          </m:e>
          <m:sub>
            <m:r>
              <m:t>i</m:t>
            </m:r>
          </m:sub>
        </m:sSub>
        <m:r>
          <m:rPr>
            <m:sty m:val="p"/>
          </m:rPr>
          <m:t>&gt;</m:t>
        </m:r>
        <m:r>
          <m:t>0</m:t>
        </m:r>
      </m:oMath>
      <w:ins w:id="20343" w:author="PR Preview" w:date="2026-01-01T00:00:00Z">
        <w:r>
          <w:t xml:space="preserve">.</w:t>
        </w:r>
      </w:ins>
    </w:p>
    <w:bookmarkStart w:id="506" w:name="exm-definite-eigenvalues"/>
    <w:p>
      <w:pPr>
        <w:pStyle w:val="BodyText"/>
      </w:pPr>
      <w:r>
        <w:rPr>
          <w:b/>
          <w:bCs/>
        </w:rPr>
        <w:t xml:space="preserve">Example 151 (Reading definiteness off the eigenvalues)</w:t>
      </w:r>
      <w:r>
        <w:t xml:space="preserve"> </w:t>
      </w:r>
      <w:r>
        <w:t xml:space="preserve"> </w:t>
      </w:r>
    </w:p>
    <w:p>
      <w:pPr>
        <w:pStyle w:val="Compact"/>
        <w:numPr>
          <w:ilvl w:val="0"/>
          <w:numId w:val="1078"/>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both positive, so it is positive definite.</w:t>
      </w:r>
    </w:p>
    <w:p>
      <w:pPr>
        <w:pStyle w:val="Compact"/>
        <w:numPr>
          <w:ilvl w:val="0"/>
          <w:numId w:val="1078"/>
        </w:numPr>
      </w:pP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eigenvalues</w:t>
      </w:r>
      <w:r>
        <w:t xml:space="preserve"> </w:t>
      </w:r>
      <m:oMath>
        <m:r>
          <m:t>2</m:t>
        </m:r>
      </m:oMath>
      <w:r>
        <w:t xml:space="preserve">, for the eigenvector</w:t>
      </w:r>
      <w:r>
        <w:t xml:space="preserve"> </w:t>
      </w:r>
      <m:oMath>
        <m:r>
          <m:rPr>
            <m:sty m:val="p"/>
          </m:rPr>
          <m:t>(</m:t>
        </m:r>
        <m:r>
          <m:t>1</m:t>
        </m:r>
        <m:r>
          <m:rPr>
            <m:sty m:val="p"/>
          </m:rPr>
          <m:t>,</m:t>
        </m:r>
        <m:r>
          <m:t>1</m:t>
        </m:r>
        <m:r>
          <m:rPr>
            <m:sty m:val="p"/>
          </m:rPr>
          <m:t>)</m:t>
        </m:r>
      </m:oMath>
      <w:r>
        <w:t xml:space="preserve">,</w:t>
      </w:r>
      <w:r>
        <w:t xml:space="preserve"> </w:t>
      </w:r>
      <w:r>
        <w:t xml:space="preserve">and</w:t>
      </w:r>
      <w:r>
        <w:t xml:space="preserve"> </w:t>
      </w:r>
      <m:oMath>
        <m:r>
          <m:t>0</m:t>
        </m:r>
      </m:oMath>
      <w:r>
        <w:t xml:space="preserve">, for the eigenvector</w:t>
      </w:r>
      <w:r>
        <w:t xml:space="preserve"> </w:t>
      </w:r>
      <m:oMath>
        <m:r>
          <m:rPr>
            <m:sty m:val="p"/>
          </m:rPr>
          <m:t>(</m:t>
        </m:r>
        <m:r>
          <m:t>1</m:t>
        </m:r>
        <m:r>
          <m:rPr>
            <m:sty m:val="p"/>
          </m:rPr>
          <m:t>,</m:t>
        </m:r>
        <m:r>
          <m:rPr>
            <m:sty m:val="p"/>
          </m:rPr>
          <m:t>−</m:t>
        </m:r>
        <m:r>
          <m:t>1</m:t>
        </m:r>
        <m:r>
          <m:rPr>
            <m:sty m:val="p"/>
          </m:rPr>
          <m:t>)</m:t>
        </m:r>
      </m:oMath>
      <w:r>
        <w:t xml:space="preserve">,</w:t>
      </w:r>
      <w:r>
        <w:t xml:space="preserve"> </w:t>
      </w:r>
      <w:r>
        <w:t xml:space="preserve">so it is positive semidefinite but not positive definite,</w:t>
      </w:r>
      <w:r>
        <w:t xml:space="preserve"> </w:t>
      </w:r>
      <w:r>
        <w:t xml:space="preserve">as</w:t>
      </w:r>
      <w:r>
        <w:t xml:space="preserve"> </w:t>
      </w:r>
      <w:hyperlink w:anchor="exm-positive-definite">
        <w:r>
          <w:rPr>
            <w:rStyle w:val="Hyperlink"/>
          </w:rPr>
          <w:t xml:space="preserve">Example 150</w:t>
        </w:r>
      </w:hyperlink>
      <w:r>
        <w:t xml:space="preserve"> </w:t>
      </w:r>
      <w:r>
        <w:t xml:space="preserve">found directly.</w:t>
      </w:r>
    </w:p>
    <w:bookmarkEnd w:id="506"/>
    <w:bookmarkStart w:id="507" w:name="thm-pd-inverse"/>
    <w:p>
      <w:pPr>
        <w:pStyle w:val="FirstParagraph"/>
      </w:pPr>
      <w:r>
        <w:rPr>
          <w:b/>
          <w:bCs/>
        </w:rPr>
        <w:t xml:space="preserve">Theorem 81 (A positive definite matrix has a positive definite inverse)</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positive definite matrix</w:t>
      </w:r>
      <w:r>
        <w:t xml:space="preserve"> </w:t>
      </w:r>
      <w:r>
        <w:t xml:space="preserve">(</w:t>
      </w:r>
      <w:hyperlink w:anchor="def-positive-definite">
        <w:r>
          <w:rPr>
            <w:rStyle w:val="Hyperlink"/>
          </w:rPr>
          <w:t xml:space="preserve">Definition 101</w:t>
        </w:r>
      </w:hyperlink>
      <w:r>
        <w:t xml:space="preserve">)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w:t>
      </w:r>
      <w:r>
        <w:t xml:space="preserve"> </w:t>
      </w:r>
      <w:r>
        <w:t xml:space="preserve">Then</w:t>
      </w:r>
      <w:r>
        <w:t xml:space="preserve"> </w:t>
      </w:r>
      <m:oMath>
        <m:r>
          <m:rPr>
            <m:sty m:val="bi"/>
          </m:rPr>
          <m:t>A</m:t>
        </m:r>
      </m:oMath>
      <w:r>
        <w:t xml:space="preserve"> </w:t>
      </w:r>
      <w:r>
        <w:t xml:space="preserve">is invertible (</w:t>
      </w:r>
      <w:hyperlink w:anchor="def-invertible-matrix">
        <w:r>
          <w:rPr>
            <w:rStyle w:val="Hyperlink"/>
          </w:rPr>
          <w:t xml:space="preserve">Definition 85</w:t>
        </w:r>
      </w:hyperlink>
      <w:r>
        <w:t xml:space="preserve">),</w:t>
      </w:r>
    </w:p>
    <w:p>
      <w:pPr>
        <w:pStyle w:val="BodyText"/>
      </w:pPr>
      <m:oMathPara>
        <m:oMathParaPr>
          <m:jc m:val="center"/>
        </m:oMathParaPr>
        <m:oMath>
          <m:sSup>
            <m:e>
              <m:r>
                <m:rPr>
                  <m:sty m:val="bi"/>
                </m:rPr>
                <m:t>A</m:t>
              </m:r>
            </m:e>
            <m:sup>
              <m:r>
                <m:rPr>
                  <m:sty m:val="p"/>
                </m:rPr>
                <m:t>−</m:t>
              </m:r>
              <m:r>
                <m:t>1</m:t>
              </m:r>
            </m:sup>
          </m:sSup>
          <m:r>
            <m:rPr>
              <m:sty m:val="p"/>
            </m:rPr>
            <m:t>=</m:t>
          </m:r>
          <m:r>
            <m:rPr>
              <m:sty m:val="bi"/>
            </m:rPr>
            <m:t>Q</m:t>
          </m:r>
          <m:r>
            <m:t> </m:t>
          </m:r>
          <m:sSup>
            <m:e>
              <m:r>
                <m:rPr>
                  <m:sty m:val="b"/>
                </m:rPr>
                <m:t>Λ</m:t>
              </m:r>
            </m:e>
            <m:sup>
              <m:r>
                <m:rPr>
                  <m:sty m:val="p"/>
                </m:rPr>
                <m:t>−</m:t>
              </m:r>
              <m:r>
                <m:t>1</m:t>
              </m:r>
            </m:sup>
          </m:sSup>
          <m:r>
            <m:t> </m:t>
          </m:r>
          <m:sSup>
            <m:e>
              <m:r>
                <m:rPr>
                  <m:sty m:val="bi"/>
                </m:rPr>
                <m:t>Q</m:t>
              </m:r>
            </m:e>
            <m:sup>
              <m:r>
                <m:rPr>
                  <m:sty m:val="p"/>
                </m:rPr>
                <m:t>⊤</m:t>
              </m:r>
            </m:sup>
          </m:sSup>
          <m:r>
            <m:rPr>
              <m:sty m:val="p"/>
            </m:rPr>
            <m:t>,</m:t>
          </m:r>
          <m:r>
            <m:t>  </m:t>
          </m:r>
          <m:sSup>
            <m:e>
              <m:r>
                <m:rPr>
                  <m:sty m:val="b"/>
                </m:rPr>
                <m:t>Λ</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sSub>
                      <m:e>
                        <m:r>
                          <m:t>λ</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r>
                      <m:t>1</m:t>
                    </m:r>
                    <m:r>
                      <m:rPr>
                        <m:sty m:val="p"/>
                      </m:rPr>
                      <m:t>/</m:t>
                    </m:r>
                    <m:sSub>
                      <m:e>
                        <m:r>
                          <m:t>λ</m:t>
                        </m:r>
                      </m:e>
                      <m:sub>
                        <m:r>
                          <m:t>p</m:t>
                        </m:r>
                      </m:sub>
                    </m:sSub>
                  </m:e>
                </m:mr>
              </m:m>
            </m:e>
          </m:d>
          <m:r>
            <m:rPr>
              <m:sty m:val="p"/>
            </m:rPr>
            <m:t>,</m:t>
          </m:r>
        </m:oMath>
      </m:oMathPara>
    </w:p>
    <w:p>
      <w:pPr>
        <w:pStyle w:val="FirstParagraph"/>
      </w:pPr>
      <w:r>
        <w:t xml:space="preserve">and</w:t>
      </w:r>
      <w:r>
        <w:t xml:space="preserve"> </w:t>
      </w:r>
      <m:oMath>
        <m:sSup>
          <m:e>
            <m:r>
              <m:rPr>
                <m:sty m:val="bi"/>
              </m:rPr>
              <m:t>A</m:t>
            </m:r>
          </m:e>
          <m:sup>
            <m:r>
              <m:rPr>
                <m:sty m:val="p"/>
              </m:rPr>
              <m:t>−</m:t>
            </m:r>
            <m:r>
              <m:t>1</m:t>
            </m:r>
          </m:sup>
        </m:sSup>
      </m:oMath>
      <w:r>
        <w:t xml:space="preserve"> </w:t>
      </w:r>
      <w:r>
        <w:t xml:space="preserve">is positive definite.</w:t>
      </w:r>
    </w:p>
    <w:bookmarkEnd w:id="507"/>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w:t>
      </w:r>
      <w:r>
        <w:t xml:space="preserve"> </w:t>
      </w:r>
      <m:oMath>
        <m:sSub>
          <m:e>
            <m:r>
              <m:t>λ</m:t>
            </m:r>
          </m:e>
          <m:sub>
            <m:r>
              <m:t>i</m:t>
            </m:r>
          </m:sub>
        </m:sSub>
        <m:r>
          <m:rPr>
            <m:sty m:val="p"/>
          </m:rPr>
          <m:t>&gt;</m:t>
        </m:r>
        <m:r>
          <m:t>0</m:t>
        </m:r>
      </m:oMath>
      <w:r>
        <w:t xml:space="preserve">,</w:t>
      </w:r>
      <w:r>
        <w:t xml:space="preserve"> </w:t>
      </w:r>
      <w:r>
        <w:t xml:space="preserve">so</w:t>
      </w:r>
      <w:r>
        <w:t xml:space="preserve"> </w:t>
      </w:r>
      <m:oMath>
        <m:sSup>
          <m:e>
            <m:r>
              <m:rPr>
                <m:sty m:val="b"/>
              </m:rPr>
              <m:t>Λ</m:t>
            </m:r>
          </m:e>
          <m:sup>
            <m:r>
              <m:rPr>
                <m:sty m:val="p"/>
              </m:rPr>
              <m:t>−</m:t>
            </m:r>
            <m:r>
              <m:t>1</m:t>
            </m:r>
          </m:sup>
        </m:sSup>
      </m:oMath>
      <w:r>
        <w:t xml:space="preserve"> </w:t>
      </w:r>
      <w:r>
        <w:t xml:space="preserve">is well defined,</w:t>
      </w:r>
      <w:r>
        <w:t xml:space="preserve"> </w:t>
      </w:r>
      <w:r>
        <w:t xml:space="preserve">and multiplying the two diagonal matrices entry by entry</w:t>
      </w:r>
      <w:r>
        <w:t xml:space="preserve"> </w:t>
      </w:r>
      <w:r>
        <w:t xml:space="preserve">gives</w:t>
      </w:r>
    </w:p>
    <w:p>
      <w:pPr>
        <w:pStyle w:val="BodyText"/>
      </w:pPr>
      <m:oMathPara>
        <m:oMathParaPr>
          <m:jc m:val="center"/>
        </m:oMathParaPr>
        <m:oMath>
          <m:eqArr>
            <m:e>
              <m:r>
                <m:rPr>
                  <m:sty m:val="b"/>
                </m:rPr>
                <m:t>Λ</m:t>
              </m:r>
              <m:sSup>
                <m:e>
                  <m:r>
                    <m:rPr>
                      <m:sty m:val="b"/>
                    </m:rPr>
                    <m:t>Λ</m:t>
                  </m:r>
                </m:e>
                <m:sup>
                  <m:r>
                    <m:rPr>
                      <m:sty m:val="p"/>
                    </m:rPr>
                    <m:t>−</m:t>
                  </m:r>
                  <m:r>
                    <m:t>1</m:t>
                  </m:r>
                </m:sup>
              </m:sSup>
              <m:r>
                <m:t>&amp;</m:t>
              </m:r>
              <m:r>
                <m:rPr>
                  <m:sty m:val="p"/>
                </m:rPr>
                <m:t>=</m:t>
              </m:r>
              <m:sSup>
                <m:e>
                  <m:r>
                    <m:rPr>
                      <m:sty m:val="b"/>
                    </m:rPr>
                    <m:t>Λ</m:t>
                  </m:r>
                </m:e>
                <m:sup>
                  <m:r>
                    <m:rPr>
                      <m:sty m:val="p"/>
                    </m:rPr>
                    <m:t>−</m:t>
                  </m:r>
                  <m:r>
                    <m:t>1</m:t>
                  </m:r>
                </m:sup>
              </m:sSup>
              <m:r>
                <m:rPr>
                  <m:sty m:val="b"/>
                </m:rPr>
                <m:t>Λ</m:t>
              </m:r>
            </m:e>
            <m:e>
              <m:r>
                <m:t>&amp;</m:t>
              </m:r>
              <m:r>
                <m:rPr>
                  <m:sty m:val="p"/>
                </m:rPr>
                <m:t>=</m:t>
              </m:r>
              <m:sSub>
                <m:e>
                  <m:r>
                    <m:rPr>
                      <m:sty m:val="bi"/>
                    </m:rPr>
                    <m:t>I</m:t>
                  </m:r>
                </m:e>
                <m:sub>
                  <m:r>
                    <m:t>p</m:t>
                  </m:r>
                </m:sub>
              </m:sSub>
              <m:r>
                <m:rPr>
                  <m:sty m:val="p"/>
                </m:rPr>
                <m:t>.</m:t>
              </m:r>
            </m:e>
          </m:eqArr>
        </m:oMath>
      </m:oMathPara>
    </w:p>
    <w:p>
      <w:pPr>
        <w:pStyle w:val="FirstParagraph"/>
      </w:pPr>
      <w:r>
        <w:t xml:space="preserve">Write</w:t>
      </w:r>
      <w:r>
        <w:t xml:space="preserve"> </w:t>
      </w:r>
      <m:oMath>
        <m:r>
          <m:rPr>
            <m:sty m:val="bi"/>
          </m:rPr>
          <m:t>B</m:t>
        </m:r>
        <m:r>
          <m:rPr>
            <m:sty m:val="p"/>
          </m:rPr>
          <m:t>=</m:t>
        </m:r>
        <m:r>
          <m:rPr>
            <m:sty m:val="bi"/>
          </m:rPr>
          <m:t>Q</m:t>
        </m:r>
        <m:sSup>
          <m:e>
            <m:r>
              <m:rPr>
                <m:sty m:val="b"/>
              </m:rPr>
              <m:t>Λ</m:t>
            </m:r>
          </m:e>
          <m:sup>
            <m:r>
              <m:rPr>
                <m:sty m:val="p"/>
              </m:rPr>
              <m:t>−</m:t>
            </m:r>
            <m:r>
              <m:t>1</m:t>
            </m:r>
          </m:sup>
        </m:sSup>
        <m:sSup>
          <m:e>
            <m:r>
              <m:rPr>
                <m:sty m:val="bi"/>
              </m:rPr>
              <m:t>Q</m:t>
            </m:r>
          </m:e>
          <m:sup>
            <m:r>
              <m:rPr>
                <m:sty m:val="p"/>
              </m:rPr>
              <m:t>⊤</m:t>
            </m:r>
          </m:sup>
        </m:sSup>
      </m:oMath>
      <w:r>
        <w:t xml:space="preserve">. Then:</w:t>
      </w:r>
    </w:p>
    <w:p>
      <w:pPr>
        <w:pStyle w:val="BodyText"/>
      </w:pPr>
      <m:oMathPara>
        <m:oMathParaPr>
          <m:jc m:val="center"/>
        </m:oMathParaPr>
        <m:oMath>
          <m:eqArr>
            <m:e>
              <m:r>
                <m:rPr>
                  <m:sty m:val="bi"/>
                </m:rPr>
                <m:t>A</m:t>
              </m:r>
              <m:r>
                <m:rPr>
                  <m:sty m:val="bi"/>
                </m:rPr>
                <m:t>B</m:t>
              </m:r>
              <m:r>
                <m:t>&amp;</m:t>
              </m:r>
              <m:r>
                <m:rPr>
                  <m:sty m:val="p"/>
                </m:rPr>
                <m:t>=</m:t>
              </m:r>
              <m:r>
                <m:rPr>
                  <m:sty m:val="bi"/>
                </m:rPr>
                <m:t>Q</m:t>
              </m:r>
              <m:r>
                <m:rPr>
                  <m:sty m:val="b"/>
                </m:rPr>
                <m:t>Λ</m:t>
              </m:r>
              <m:sSup>
                <m:e>
                  <m:r>
                    <m:rPr>
                      <m:sty m:val="bi"/>
                    </m:rPr>
                    <m:t>Q</m:t>
                  </m:r>
                </m:e>
                <m:sup>
                  <m:r>
                    <m:rPr>
                      <m:sty m:val="p"/>
                    </m:rPr>
                    <m:t>⊤</m:t>
                  </m:r>
                </m:sup>
              </m:sSup>
              <m:r>
                <m:rPr>
                  <m:sty m:val="bi"/>
                </m:rPr>
                <m:t>Q</m:t>
              </m:r>
              <m:sSup>
                <m:e>
                  <m:r>
                    <m:rPr>
                      <m:sty m:val="b"/>
                    </m:rPr>
                    <m:t>Λ</m:t>
                  </m:r>
                </m:e>
                <m:sup>
                  <m:r>
                    <m:rPr>
                      <m:sty m:val="p"/>
                    </m:rPr>
                    <m:t>−</m:t>
                  </m:r>
                  <m:r>
                    <m:t>1</m:t>
                  </m:r>
                </m:sup>
              </m:sSup>
              <m:sSup>
                <m:e>
                  <m:r>
                    <m:rPr>
                      <m:sty m:val="bi"/>
                    </m:rPr>
                    <m:t>Q</m:t>
                  </m:r>
                </m:e>
                <m:sup>
                  <m:r>
                    <m:rPr>
                      <m:sty m:val="p"/>
                    </m:rPr>
                    <m:t>⊤</m:t>
                  </m:r>
                </m:sup>
              </m:sSup>
              <m:r>
                <m:t>&amp;</m:t>
              </m:r>
              <m:r>
                <m:t>&amp;</m:t>
              </m:r>
              <m:r>
                <m:rPr>
                  <m:nor/>
                  <m:sty m:val="p"/>
                </m:rPr>
                <m:t>(substitute)</m:t>
              </m:r>
            </m:e>
            <m:e>
              <m:r>
                <m:t>&amp;</m:t>
              </m:r>
              <m:r>
                <m:rPr>
                  <m:sty m:val="p"/>
                </m:rPr>
                <m:t>=</m:t>
              </m:r>
              <m:r>
                <m:rPr>
                  <m:sty m:val="bi"/>
                </m:rPr>
                <m:t>Q</m:t>
              </m:r>
              <m:r>
                <m:rPr>
                  <m:sty m:val="b"/>
                </m:rPr>
                <m:t>Λ</m:t>
              </m:r>
              <m:sSub>
                <m:e>
                  <m:r>
                    <m:rPr>
                      <m:sty m:val="bi"/>
                    </m:rPr>
                    <m:t>I</m:t>
                  </m:r>
                </m:e>
                <m:sub>
                  <m:r>
                    <m:t>p</m:t>
                  </m:r>
                </m:sub>
              </m:sSub>
              <m:sSup>
                <m:e>
                  <m:r>
                    <m:rPr>
                      <m:sty m:val="b"/>
                    </m:rPr>
                    <m:t>Λ</m:t>
                  </m:r>
                </m:e>
                <m:sup>
                  <m:r>
                    <m:rPr>
                      <m:sty m:val="p"/>
                    </m:rPr>
                    <m:t>−</m:t>
                  </m:r>
                  <m:r>
                    <m:t>1</m:t>
                  </m:r>
                </m:sup>
              </m:sSup>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p</m:t>
                  </m:r>
                </m:sub>
              </m:sSub>
              <m:r>
                <m:rPr>
                  <m:nor/>
                  <m:sty m:val="p"/>
                </m:rPr>
                <m:t>)</m:t>
              </m:r>
            </m:e>
            <m:e>
              <m:r>
                <m:t>&amp;</m:t>
              </m:r>
              <m:r>
                <m:rPr>
                  <m:sty m:val="p"/>
                </m:rPr>
                <m:t>=</m:t>
              </m:r>
              <m:r>
                <m:rPr>
                  <m:sty m:val="bi"/>
                </m:rPr>
                <m:t>Q</m:t>
              </m:r>
              <m:r>
                <m:rPr>
                  <m:sty m:val="b"/>
                </m:rPr>
                <m:t>Λ</m:t>
              </m:r>
              <m:sSup>
                <m:e>
                  <m:r>
                    <m:rPr>
                      <m:sty m:val="b"/>
                    </m:rPr>
                    <m:t>Λ</m:t>
                  </m:r>
                </m:e>
                <m:sup>
                  <m:r>
                    <m:rPr>
                      <m:sty m:val="p"/>
                    </m:rPr>
                    <m:t>−</m:t>
                  </m:r>
                  <m:r>
                    <m:t>1</m:t>
                  </m:r>
                </m:sup>
              </m:sSup>
              <m:sSup>
                <m:e>
                  <m:r>
                    <m:rPr>
                      <m:sty m:val="bi"/>
                    </m:rPr>
                    <m:t>Q</m:t>
                  </m:r>
                </m:e>
                <m:sup>
                  <m:r>
                    <m:rPr>
                      <m:sty m:val="p"/>
                    </m:rPr>
                    <m:t>⊤</m:t>
                  </m:r>
                </m:sup>
              </m:sSup>
              <m:r>
                <m:t>&amp;</m:t>
              </m:r>
              <m:r>
                <m:t>&amp;</m:t>
              </m:r>
              <m:r>
                <m:rPr>
                  <m:nor/>
                  <m:sty m:val="p"/>
                </m:rPr>
                <m:t>(identity matrix)</m:t>
              </m:r>
            </m:e>
            <m:e>
              <m:r>
                <m:t>&amp;</m:t>
              </m:r>
              <m:r>
                <m:rPr>
                  <m:sty m:val="p"/>
                </m:rPr>
                <m:t>=</m:t>
              </m:r>
              <m:r>
                <m:rPr>
                  <m:sty m:val="bi"/>
                </m:rPr>
                <m:t>Q</m:t>
              </m:r>
              <m:sSup>
                <m:e>
                  <m:r>
                    <m:rPr>
                      <m:sty m:val="bi"/>
                    </m:rPr>
                    <m:t>Q</m:t>
                  </m:r>
                </m:e>
                <m:sup>
                  <m:r>
                    <m:rPr>
                      <m:sty m:val="p"/>
                    </m:rPr>
                    <m:t>⊤</m:t>
                  </m:r>
                </m:sup>
              </m:sSup>
              <m:r>
                <m:t>&amp;</m:t>
              </m:r>
              <m:r>
                <m:t>&amp;</m:t>
              </m:r>
              <m:r>
                <m:rPr>
                  <m:nor/>
                  <m:sty m:val="p"/>
                </m:rPr>
                <m:t>(</m:t>
              </m:r>
              <m:r>
                <m:rPr>
                  <m:sty m:val="b"/>
                </m:rPr>
                <m:t>Λ</m:t>
              </m:r>
              <m:sSup>
                <m:e>
                  <m:r>
                    <m:rPr>
                      <m:sty m:val="b"/>
                    </m:rPr>
                    <m:t>Λ</m:t>
                  </m:r>
                </m:e>
                <m:sup>
                  <m:r>
                    <m:rPr>
                      <m:sty m:val="p"/>
                    </m:rPr>
                    <m:t>−</m:t>
                  </m:r>
                  <m:r>
                    <m:t>1</m:t>
                  </m:r>
                </m:sup>
              </m:sSup>
              <m:r>
                <m:rPr>
                  <m:sty m:val="p"/>
                </m:rPr>
                <m:t>=</m:t>
              </m:r>
              <m:sSub>
                <m:e>
                  <m:r>
                    <m:rPr>
                      <m:sty m:val="bi"/>
                    </m:rPr>
                    <m:t>I</m:t>
                  </m:r>
                </m:e>
                <m:sub>
                  <m:r>
                    <m:t>p</m:t>
                  </m:r>
                </m:sub>
              </m:sSub>
              <m:r>
                <m:rPr>
                  <m:nor/>
                  <m:sty m:val="p"/>
                </m:rPr>
                <m:t>)</m:t>
              </m:r>
            </m:e>
            <m:e>
              <m:r>
                <m:t>&amp;</m:t>
              </m:r>
              <m:r>
                <m:rPr>
                  <m:sty m:val="p"/>
                </m:rPr>
                <m:t>=</m:t>
              </m:r>
              <m:sSub>
                <m:e>
                  <m:r>
                    <m:rPr>
                      <m:sty m:val="bi"/>
                    </m:rPr>
                    <m:t>I</m:t>
                  </m:r>
                </m:e>
                <m:sub>
                  <m:r>
                    <m:t>p</m:t>
                  </m:r>
                </m:sub>
              </m:sSub>
              <m:r>
                <m:t>&amp;</m:t>
              </m:r>
              <m:r>
                <m:t>&amp;</m:t>
              </m:r>
              <m:r>
                <m:rPr>
                  <m:nor/>
                  <m:sty m:val="p"/>
                </m:rPr>
                <m:t>(</m:t>
              </m:r>
              <m:r>
                <m:rPr>
                  <m:sty m:val="bi"/>
                </m:rPr>
                <m:t>Q</m:t>
              </m:r>
              <m:r>
                <m:rPr>
                  <m:nor/>
                  <m:sty m:val="p"/>
                </m:rPr>
                <m:t> is orthogonal)</m:t>
              </m:r>
            </m:e>
          </m:eqArr>
        </m:oMath>
      </m:oMathPara>
    </w:p>
    <w:p>
      <w:pPr>
        <w:pStyle w:val="FirstParagraph"/>
      </w:pPr>
      <w:r>
        <w:t xml:space="preserve">The same steps, with</w:t>
      </w:r>
      <w:r>
        <w:t xml:space="preserve"> </w:t>
      </w:r>
      <m:oMath>
        <m:sSup>
          <m:e>
            <m:r>
              <m:rPr>
                <m:sty m:val="b"/>
              </m:rPr>
              <m:t>Λ</m:t>
            </m:r>
          </m:e>
          <m:sup>
            <m:r>
              <m:rPr>
                <m:sty m:val="p"/>
              </m:rPr>
              <m:t>−</m:t>
            </m:r>
            <m:r>
              <m:t>1</m:t>
            </m:r>
          </m:sup>
        </m:sSup>
      </m:oMath>
      <w:r>
        <w:t xml:space="preserve"> </w:t>
      </w:r>
      <w:r>
        <w:t xml:space="preserve">and</w:t>
      </w:r>
      <w:r>
        <w:t xml:space="preserve"> </w:t>
      </w:r>
      <m:oMath>
        <m:r>
          <m:rPr>
            <m:sty m:val="b"/>
          </m:rPr>
          <m:t>Λ</m:t>
        </m:r>
      </m:oMath>
      <w:r>
        <w:t xml:space="preserve"> </w:t>
      </w:r>
      <w:r>
        <w:t xml:space="preserve">swapped,</w:t>
      </w:r>
      <w:r>
        <w:t xml:space="preserve"> </w:t>
      </w:r>
      <w:r>
        <w:t xml:space="preserve">give</w:t>
      </w:r>
      <w:r>
        <w:t xml:space="preserve"> </w:t>
      </w:r>
      <m:oMath>
        <m:r>
          <m:rPr>
            <m:sty m:val="bi"/>
          </m:rPr>
          <m:t>B</m:t>
        </m:r>
        <m:r>
          <m:rPr>
            <m:sty m:val="bi"/>
          </m:rPr>
          <m:t>A</m:t>
        </m:r>
        <m:r>
          <m:rPr>
            <m:sty m:val="p"/>
          </m:rPr>
          <m:t>=</m:t>
        </m:r>
        <m:sSub>
          <m:e>
            <m:r>
              <m:rPr>
                <m:sty m:val="bi"/>
              </m:rPr>
              <m:t>I</m:t>
            </m:r>
          </m:e>
          <m:sub>
            <m:r>
              <m:t>p</m:t>
            </m:r>
          </m:sub>
        </m:sSub>
      </m:oMath>
      <w:r>
        <w:t xml:space="preserve">,</w:t>
      </w:r>
      <w:r>
        <w:t xml:space="preserve"> </w:t>
      </w:r>
      <w:r>
        <w:t xml:space="preserve">so</w:t>
      </w:r>
      <w:r>
        <w:t xml:space="preserve"> </w:t>
      </w:r>
      <m:oMath>
        <m:r>
          <m:rPr>
            <m:sty m:val="bi"/>
          </m:rPr>
          <m:t>B</m:t>
        </m:r>
        <m:r>
          <m:rPr>
            <m:sty m:val="p"/>
          </m:rPr>
          <m:t>=</m:t>
        </m:r>
        <m:sSup>
          <m:e>
            <m:r>
              <m:rPr>
                <m:sty m:val="bi"/>
              </m:rPr>
              <m:t>A</m:t>
            </m:r>
          </m:e>
          <m:sup>
            <m:r>
              <m:rPr>
                <m:sty m:val="p"/>
              </m:rPr>
              <m:t>−</m:t>
            </m:r>
            <m:r>
              <m:t>1</m:t>
            </m:r>
          </m:sup>
        </m:sSup>
      </m:oMath>
      <w:r>
        <w:t xml:space="preserve"> </w:t>
      </w:r>
      <w:r>
        <w:t xml:space="preserve">(5).</w:t>
      </w:r>
      <w:r>
        <w:t xml:space="preserve"> </w:t>
      </w:r>
      <w:r>
        <w:t xml:space="preserve">The steps with</w:t>
      </w:r>
      <w:r>
        <w:t xml:space="preserve"> </w:t>
      </w:r>
      <m:oMath>
        <m:r>
          <m:rPr>
            <m:sty m:val="bi"/>
          </m:rPr>
          <m:t>Q</m:t>
        </m:r>
      </m:oMath>
      <w:r>
        <w:t xml:space="preserve"> </w:t>
      </w:r>
      <w:r>
        <w:t xml:space="preserve">use</w:t>
      </w:r>
      <w:r>
        <w:t xml:space="preserve"> </w:t>
      </w:r>
      <w:hyperlink w:anchor="def-orthogonal-matrix">
        <w:r>
          <w:rPr>
            <w:rStyle w:val="Hyperlink"/>
          </w:rPr>
          <w:t xml:space="preserve">Definition 89</w:t>
        </w:r>
      </w:hyperlink>
      <w:r>
        <w:t xml:space="preserve">,</w:t>
      </w:r>
      <w:r>
        <w:t xml:space="preserve"> </w:t>
      </w:r>
      <w:r>
        <w:t xml:space="preserve">whose remark records that</w:t>
      </w:r>
      <w:r>
        <w:t xml:space="preserve"> </w:t>
      </w:r>
      <m:oMath>
        <m:r>
          <m:rPr>
            <m:sty m:val="bi"/>
          </m:rPr>
          <m:t>Q</m:t>
        </m:r>
        <m:sSup>
          <m:e>
            <m:r>
              <m:rPr>
                <m:sty m:val="bi"/>
              </m:rPr>
              <m:t>Q</m:t>
            </m:r>
          </m:e>
          <m:sup>
            <m:r>
              <m:rPr>
                <m:sty m:val="p"/>
              </m:rPr>
              <m:t>⊤</m:t>
            </m:r>
          </m:sup>
        </m:sSup>
        <m:r>
          <m:rPr>
            <m:sty m:val="p"/>
          </m:rPr>
          <m:t>=</m:t>
        </m:r>
        <m:sSub>
          <m:e>
            <m:r>
              <m:rPr>
                <m:sty m:val="bi"/>
              </m:rPr>
              <m:t>I</m:t>
            </m:r>
          </m:e>
          <m:sub>
            <m:r>
              <m:t>p</m:t>
            </m:r>
          </m:sub>
        </m:sSub>
      </m:oMath>
      <w:r>
        <w:t xml:space="preserve"> </w:t>
      </w:r>
      <w:r>
        <w:t xml:space="preserve">too,</w:t>
      </w:r>
      <w:r>
        <w:t xml:space="preserve"> </w:t>
      </w:r>
      <w:r>
        <w:t xml:space="preserve">and the identity step uses</w:t>
      </w:r>
      <w:r>
        <w:t xml:space="preserve"> </w:t>
      </w:r>
      <w:hyperlink w:anchor="thm-identity">
        <w:r>
          <w:rPr>
            <w:rStyle w:val="Hyperlink"/>
          </w:rPr>
          <w:t xml:space="preserve">Theorem 10</w:t>
        </w:r>
      </w:hyperlink>
      <w:r>
        <w:t xml:space="preserve">.</w:t>
      </w:r>
    </w:p>
    <w:p>
      <w:pPr>
        <w:pStyle w:val="BodyText"/>
      </w:pPr>
      <m:oMath>
        <m:sSup>
          <m:e>
            <m:r>
              <m:rPr>
                <m:sty m:val="bi"/>
              </m:rPr>
              <m:t>A</m:t>
            </m:r>
          </m:e>
          <m:sup>
            <m:r>
              <m:rPr>
                <m:sty m:val="p"/>
              </m:rPr>
              <m:t>−</m:t>
            </m:r>
            <m:r>
              <m:t>1</m:t>
            </m:r>
          </m:sup>
        </m:sSup>
      </m:oMath>
      <w:del w:id="20344" w:author="PR Preview" w:date="2026-01-01T00:00:00Z">
        <w:r>
          <w:delText xml:space="preserve"> </w:delText>
        </w:r>
      </w:del>
      <w:del w:id="20345" w:author="PR Preview" w:date="2026-01-01T00:00:00Z">
        <w:r>
          <w:delText xml:space="preserve">is symmetric by</w:delText>
        </w:r>
      </w:del>
      <w:del w:id="20346" w:author="PR Preview" w:date="2026-01-01T00:00:00Z">
        <w:r>
          <w:delText xml:space="preserve"> </w:delText>
        </w:r>
      </w:del>
      <w:hyperlink w:anchor="cor-inverse-symmetric">
        <w:del w:id="20347" w:author="PR Preview" w:date="2026-01-01T00:00:00Z">
          <w:r>
            <w:rPr>
              <w:rStyle w:val="Hyperlink"/>
            </w:rPr>
            <w:delText xml:space="preserve">Corollary 9</w:delText>
          </w:r>
        </w:del>
      </w:hyperlink>
      <w:del w:id="20348" w:author="PR Preview" w:date="2026-01-01T00:00:00Z">
        <w:r>
          <w:delText xml:space="preserve">.</w:delText>
        </w:r>
      </w:del>
      <w:del w:id="20349" w:author="PR Preview" w:date="2026-01-01T00:00:00Z">
        <w:r>
          <w:delText xml:space="preserve"> </w:delText>
        </w:r>
      </w:del>
      <w:del w:id="20350" w:author="PR Preview" w:date="2026-01-01T00:00:00Z">
        <w:r>
          <w:delText xml:space="preserve">For</w:delText>
        </w:r>
      </w:del>
      <w:del w:id="2035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0352" w:author="PR Preview" w:date="2026-01-01T00:00:00Z">
        <w:r>
          <w:delText xml:space="preserve">, let</w:delText>
        </w:r>
      </w:del>
      <w:del w:id="20353" w:author="PR Preview" w:date="2026-01-01T00:00:00Z">
        <w:r>
          <w:delText xml:space="preserve"> </w:delText>
        </w:r>
      </w:del>
      <m:oMath>
        <m:limLow>
          <m:e>
            <m:r>
              <m:t>y</m:t>
            </m:r>
          </m:e>
          <m:lim>
            <m:r>
              <m:rPr>
                <m:sty m:val="p"/>
              </m:rPr>
              <m:t>∼</m:t>
            </m:r>
          </m:lim>
        </m:limLow>
        <m:r>
          <m:rPr>
            <m:sty m:val="p"/>
          </m:rPr>
          <m:t>=</m:t>
        </m:r>
        <m:sSup>
          <m:e>
            <m:r>
              <m:rPr>
                <m:sty m:val="bi"/>
              </m:rPr>
              <m:t>Q</m:t>
            </m:r>
          </m:e>
          <m:sup>
            <m:r>
              <m:rPr>
                <m:sty m:val="p"/>
              </m:rPr>
              <m:t>⊤</m:t>
            </m:r>
          </m:sup>
        </m:sSup>
        <m:limLow>
          <m:e>
            <m:r>
              <m:t>x</m:t>
            </m:r>
          </m:e>
          <m:lim>
            <m:r>
              <m:rPr>
                <m:sty m:val="p"/>
              </m:rPr>
              <m:t>∼</m:t>
            </m:r>
          </m:lim>
        </m:limLow>
      </m:oMath>
      <w:del w:id="20354" w:author="PR Preview" w:date="2026-01-01T00:00:00Z">
        <w:r>
          <w:delText xml:space="preserve">,</w:delText>
        </w:r>
      </w:del>
      <w:del w:id="20355" w:author="PR Preview" w:date="2026-01-01T00:00:00Z">
        <w:r>
          <w:delText xml:space="preserve"> </w:delText>
        </w:r>
      </w:del>
      <w:del w:id="20356" w:author="PR Preview" w:date="2026-01-01T00:00:00Z">
        <w:r>
          <w:delText xml:space="preserve">which is not</w:delText>
        </w:r>
      </w:del>
      <w:del w:id="20357" w:author="PR Preview" w:date="2026-01-01T00:00:00Z">
        <w:r>
          <w:delText xml:space="preserve"> </w:delText>
        </w:r>
      </w:del>
      <m:oMath>
        <m:limLow>
          <m:e>
            <m:r>
              <m:t>0</m:t>
            </m:r>
          </m:e>
          <m:lim>
            <m:r>
              <m:rPr>
                <m:sty m:val="p"/>
              </m:rPr>
              <m:t>∼</m:t>
            </m:r>
          </m:lim>
        </m:limLow>
      </m:oMath>
      <w:del w:id="20358" w:author="PR Preview" w:date="2026-01-01T00:00:00Z">
        <w:r>
          <w:delText xml:space="preserve"> </w:delText>
        </w:r>
      </w:del>
      <w:del w:id="20359" w:author="PR Preview" w:date="2026-01-01T00:00:00Z">
        <w:r>
          <w:delText xml:space="preserve">because</w:delText>
        </w:r>
      </w:del>
      <w:del w:id="20360" w:author="PR Preview" w:date="2026-01-01T00:00:00Z">
        <w:r>
          <w:delText xml:space="preserve"> </w:delText>
        </w:r>
      </w:del>
      <m:oMath>
        <m:limLow>
          <m:e>
            <m:r>
              <m:t>x</m:t>
            </m:r>
          </m:e>
          <m:lim>
            <m:r>
              <m:rPr>
                <m:sty m:val="p"/>
              </m:rPr>
              <m:t>∼</m:t>
            </m:r>
          </m:lim>
        </m:limLow>
        <m:r>
          <m:rPr>
            <m:sty m:val="p"/>
          </m:rPr>
          <m:t>=</m:t>
        </m:r>
        <m:r>
          <m:rPr>
            <m:sty m:val="bi"/>
          </m:rPr>
          <m:t>Q</m:t>
        </m:r>
        <m:limLow>
          <m:e>
            <m:r>
              <m:t>y</m:t>
            </m:r>
          </m:e>
          <m:lim>
            <m:r>
              <m:rPr>
                <m:sty m:val="p"/>
              </m:rPr>
              <m:t>∼</m:t>
            </m:r>
          </m:lim>
        </m:limLow>
      </m:oMath>
      <w:del w:id="20361" w:author="PR Preview" w:date="2026-01-01T00:00:00Z">
        <w:r>
          <w:delText xml:space="preserve">.</w:delText>
        </w:r>
      </w:del>
      <w:del w:id="20362" w:author="PR Preview" w:date="2026-01-01T00:00:00Z">
        <w:r>
          <w:delText xml:space="preserve"> </w:delText>
        </w:r>
      </w:del>
      <w:del w:id="20363" w:author="PR Preview" w:date="2026-01-01T00:00:00Z">
        <w:r>
          <w:delText xml:space="preserve">As in the proof of</w:delText>
        </w:r>
      </w:del>
      <w:del w:id="20364" w:author="PR Preview" w:date="2026-01-01T00:00:00Z">
        <w:r>
          <w:delText xml:space="preserve"> </w:delText>
        </w:r>
      </w:del>
      <w:hyperlink w:anchor="thm-definite-eigenvalues">
        <w:del w:id="20365" w:author="PR Preview" w:date="2026-01-01T00:00:00Z">
          <w:r>
            <w:rPr>
              <w:rStyle w:val="Hyperlink"/>
            </w:rPr>
            <w:delText xml:space="preserve">Theorem 80</w:delText>
          </w:r>
        </w:del>
      </w:hyperlink>
      <w:del w:id="20366"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sSup>
                <m:e>
                  <m:r>
                    <m:rPr>
                      <m:sty m:val="bi"/>
                    </m:rPr>
                    <m:t>A</m:t>
                  </m:r>
                </m:e>
                <m:sup>
                  <m:r>
                    <m:rPr>
                      <m:sty m:val="p"/>
                    </m:rPr>
                    <m:t>−</m:t>
                  </m:r>
                  <m:r>
                    <m:t>1</m:t>
                  </m:r>
                </m:sup>
              </m:sSup>
              <m:limLow>
                <m:e>
                  <m:r>
                    <m:t>x</m:t>
                  </m:r>
                </m:e>
                <m:lim>
                  <m:r>
                    <m:rPr>
                      <m:sty m:val="p"/>
                    </m:rPr>
                    <m:t>∼</m:t>
                  </m:r>
                </m:lim>
              </m:limLow>
              <m:r>
                <m:t>&amp;</m:t>
              </m:r>
              <m:r>
                <m:rPr>
                  <m:sty m:val="p"/>
                </m:rPr>
                <m:t>=</m:t>
              </m:r>
              <m:sSup>
                <m:e>
                  <m:limLow>
                    <m:e>
                      <m:r>
                        <m:t>y</m:t>
                      </m:r>
                    </m:e>
                    <m:lim>
                      <m:r>
                        <m:rPr>
                          <m:sty m:val="p"/>
                        </m:rPr>
                        <m:t>∼</m:t>
                      </m:r>
                    </m:lim>
                  </m:limLow>
                </m:e>
                <m:sup>
                  <m:r>
                    <m:rPr>
                      <m:sty m:val="p"/>
                    </m:rPr>
                    <m:t>⊤</m:t>
                  </m:r>
                </m:sup>
              </m:sSup>
              <m:sSup>
                <m:e>
                  <m:r>
                    <m:rPr>
                      <m:sty m:val="b"/>
                    </m:rPr>
                    <m:t>Λ</m:t>
                  </m:r>
                </m:e>
                <m:sup>
                  <m:r>
                    <m:rPr>
                      <m:sty m:val="p"/>
                    </m:rPr>
                    <m:t>−</m:t>
                  </m:r>
                  <m:r>
                    <m:t>1</m:t>
                  </m:r>
                </m:sup>
              </m:sSup>
              <m:limLow>
                <m:e>
                  <m:r>
                    <m:t>y</m:t>
                  </m:r>
                </m:e>
                <m:lim>
                  <m:r>
                    <m:rPr>
                      <m:sty m:val="p"/>
                    </m:rPr>
                    <m:t>∼</m:t>
                  </m:r>
                </m:lim>
              </m:limLow>
              <m:r>
                <m:t>&amp;</m:t>
              </m:r>
              <m:r>
                <m:t>&amp;</m:t>
              </m:r>
              <m:r>
                <m:rPr>
                  <m:nor/>
                  <m:sty m:val="p"/>
                </m:rPr>
                <m:t>(substitute </m:t>
              </m:r>
              <m:sSup>
                <m:e>
                  <m:r>
                    <m:rPr>
                      <m:sty m:val="bi"/>
                    </m:rPr>
                    <m:t>A</m:t>
                  </m:r>
                </m:e>
                <m:sup>
                  <m:r>
                    <m:rPr>
                      <m:sty m:val="p"/>
                    </m:rPr>
                    <m:t>−</m:t>
                  </m:r>
                  <m:r>
                    <m:t>1</m:t>
                  </m:r>
                </m:sup>
              </m:sSup>
              <m:r>
                <m:rPr>
                  <m:sty m:val="p"/>
                </m:rPr>
                <m:t>=</m:t>
              </m:r>
              <m:r>
                <m:rPr>
                  <m:sty m:val="bi"/>
                </m:rPr>
                <m:t>Q</m:t>
              </m:r>
              <m:sSup>
                <m:e>
                  <m:r>
                    <m:rPr>
                      <m:sty m:val="b"/>
                    </m:rPr>
                    <m:t>Λ</m:t>
                  </m:r>
                </m:e>
                <m:sup>
                  <m:r>
                    <m:rPr>
                      <m:sty m:val="p"/>
                    </m:rPr>
                    <m:t>−</m:t>
                  </m:r>
                  <m:r>
                    <m:t>1</m:t>
                  </m:r>
                </m:sup>
              </m:sSup>
              <m:sSup>
                <m:e>
                  <m:r>
                    <m:rPr>
                      <m:sty m:val="bi"/>
                    </m:rPr>
                    <m:t>Q</m:t>
                  </m:r>
                </m:e>
                <m:sup>
                  <m:r>
                    <m:rPr>
                      <m:sty m:val="p"/>
                    </m:rPr>
                    <m:t>⊤</m:t>
                  </m:r>
                </m:sup>
              </m:sSup>
              <m:r>
                <m:rPr>
                  <m:nor/>
                  <m:sty m:val="p"/>
                </m:rPr>
                <m:t>)</m:t>
              </m:r>
            </m:e>
            <m:e>
              <m:r>
                <m:t>&amp;</m:t>
              </m:r>
              <m:r>
                <m:rPr>
                  <m:sty m:val="p"/>
                </m:rPr>
                <m:t>=</m:t>
              </m:r>
              <m:nary>
                <m:naryPr>
                  <m:chr m:val="∑"/>
                  <m:limLoc m:val="undOvr"/>
                  <m:subHide m:val="off"/>
                  <m:supHide m:val="off"/>
                </m:naryPr>
                <m:sub>
                  <m:r>
                    <m:t>i</m:t>
                  </m:r>
                  <m:r>
                    <m:rPr>
                      <m:sty m:val="p"/>
                    </m:rPr>
                    <m:t>=</m:t>
                  </m:r>
                  <m:r>
                    <m:t>1</m:t>
                  </m:r>
                </m:sub>
                <m:sup>
                  <m:r>
                    <m:t>p</m:t>
                  </m:r>
                </m:sup>
                <m:e>
                  <m:f>
                    <m:fPr>
                      <m:type m:val="bar"/>
                    </m:fPr>
                    <m:num>
                      <m:sSubSup>
                        <m:e>
                          <m:r>
                            <m:t>y</m:t>
                          </m:r>
                        </m:e>
                        <m:sub>
                          <m:r>
                            <m:t>i</m:t>
                          </m:r>
                        </m:sub>
                        <m:sup>
                          <m:r>
                            <m:t>2</m:t>
                          </m:r>
                        </m:sup>
                      </m:sSubSup>
                    </m:num>
                    <m:den>
                      <m:sSub>
                        <m:e>
                          <m:r>
                            <m:t>λ</m:t>
                          </m:r>
                        </m:e>
                        <m:sub>
                          <m:r>
                            <m:t>i</m:t>
                          </m:r>
                        </m:sub>
                      </m:sSub>
                    </m:den>
                  </m:f>
                </m:e>
              </m:nary>
              <m:r>
                <m:t>&amp;</m:t>
              </m:r>
              <m:r>
                <m:t>&amp;</m:t>
              </m:r>
              <m:r>
                <m:rPr>
                  <m:nor/>
                  <m:sty m:val="p"/>
                </m:rPr>
                <m:t>(</m:t>
              </m:r>
              <m:sSup>
                <m:e>
                  <m:r>
                    <m:rPr>
                      <m:sty m:val="b"/>
                    </m:rPr>
                    <m:t>Λ</m:t>
                  </m:r>
                </m:e>
                <m:sup>
                  <m:r>
                    <m:rPr>
                      <m:sty m:val="p"/>
                    </m:rPr>
                    <m:t>−</m:t>
                  </m:r>
                  <m:r>
                    <m:t>1</m:t>
                  </m:r>
                </m:sup>
              </m:sSup>
              <m:r>
                <m:rPr>
                  <m:nor/>
                  <m:sty m:val="p"/>
                </m:rPr>
                <m:t> is diagonal)</m:t>
              </m:r>
            </m:e>
            <m:e>
              <m:r>
                <m:t>&amp;</m:t>
              </m:r>
              <m:r>
                <m:rPr>
                  <m:sty m:val="p"/>
                </m:rPr>
                <m:t>&gt;</m:t>
              </m:r>
              <m:r>
                <m:t>0</m:t>
              </m:r>
              <m:r>
                <m:t>&amp;</m:t>
              </m:r>
              <m:r>
                <m:t>&amp;</m:t>
              </m:r>
              <m:r>
                <m:rPr>
                  <m:nor/>
                  <m:sty m:val="p"/>
                </m:rPr>
                <m:t>(each </m:t>
              </m:r>
              <m:sSub>
                <m:e>
                  <m:r>
                    <m:t>λ</m:t>
                  </m:r>
                </m:e>
                <m:sub>
                  <m:r>
                    <m:t>i</m:t>
                  </m:r>
                </m:sub>
              </m:sSub>
              <m:r>
                <m:rPr>
                  <m:sty m:val="p"/>
                </m:rPr>
                <m:t>&gt;</m:t>
              </m:r>
              <m:r>
                <m:t>0</m:t>
              </m:r>
              <m:r>
                <m:rPr>
                  <m:nor/>
                  <m:sty m:val="p"/>
                </m:rPr>
                <m:t>, and some </m:t>
              </m:r>
              <m:sSub>
                <m:e>
                  <m:r>
                    <m:t>y</m:t>
                  </m:r>
                </m:e>
                <m:sub>
                  <m:r>
                    <m:t>i</m:t>
                  </m:r>
                </m:sub>
              </m:sSub>
              <m:r>
                <m:rPr>
                  <m:sty m:val="p"/>
                </m:rPr>
                <m:t>≠</m:t>
              </m:r>
              <m:r>
                <m:t>0</m:t>
              </m:r>
              <m:r>
                <m:rPr>
                  <m:nor/>
                  <m:sty m:val="p"/>
                </m:rPr>
                <m:t>)</m:t>
              </m:r>
            </m:e>
          </m:eqArr>
        </m:oMath>
      </m:oMathPara>
    </w:p>
    <w:p>
      <w:pPr>
        <w:pStyle w:val="BodyText"/>
      </w:pPr>
      <m:oMath>
        <m:sSup>
          <m:e>
            <m:r>
              <m:rPr>
                <m:sty m:val="bi"/>
              </m:rPr>
              <m:t>A</m:t>
            </m:r>
          </m:e>
          <m:sup>
            <m:r>
              <m:rPr>
                <m:sty m:val="p"/>
              </m:rPr>
              <m:t>−</m:t>
            </m:r>
            <m:r>
              <m:t>1</m:t>
            </m:r>
          </m:sup>
        </m:sSup>
      </m:oMath>
      <w:ins w:id="20367" w:author="PR Preview" w:date="2026-01-01T00:00:00Z">
        <w:r>
          <w:t xml:space="preserve"> </w:t>
        </w:r>
      </w:ins>
      <w:ins w:id="20368" w:author="PR Preview" w:date="2026-01-01T00:00:00Z">
        <w:r>
          <w:t xml:space="preserve">is symmetric by</w:t>
        </w:r>
      </w:ins>
      <w:ins w:id="20369" w:author="PR Preview" w:date="2026-01-01T00:00:00Z">
        <w:r>
          <w:t xml:space="preserve"> </w:t>
        </w:r>
      </w:ins>
      <w:hyperlink w:anchor="cor-inverse-symmetric">
        <w:ins w:id="20370" w:author="PR Preview" w:date="2026-01-01T00:00:00Z">
          <w:r>
            <w:rPr>
              <w:rStyle w:val="Hyperlink"/>
            </w:rPr>
            <w:t xml:space="preserve">Corollary 9</w:t>
          </w:r>
        </w:ins>
      </w:hyperlink>
      <w:ins w:id="20371" w:author="PR Preview" w:date="2026-01-01T00:00:00Z">
        <w:r>
          <w:t xml:space="preserve">.</w:t>
        </w:r>
      </w:ins>
      <w:ins w:id="20372" w:author="PR Preview" w:date="2026-01-01T00:00:00Z">
        <w:r>
          <w:t xml:space="preserve"> </w:t>
        </w:r>
      </w:ins>
      <w:ins w:id="20373" w:author="PR Preview" w:date="2026-01-01T00:00:00Z">
        <w:r>
          <w:t xml:space="preserve">For</w:t>
        </w:r>
      </w:ins>
      <w:ins w:id="20374" w:author="PR Preview" w:date="2026-01-01T00:00:00Z">
        <w:r>
          <w:t xml:space="preserve"> </w:t>
        </w:r>
      </w:ins>
      <w:ins w:id="20375" w:author="PR Preview" w:date="2026-01-01T00:00:00Z">
        <w:r>
          <w:t xml:space="preserve">$\mathord{\smash[b]{\underset{\raise.3ex\hbox{$\scriptstyle\sim$}}{x}}\vphantom{x}}\neq \mathord{\smash[b]{\underset{\raise.3ex\hbox{$\scriptstyle\sim$}}{0}}\vphantom{0}}$</w:t>
        </w:r>
      </w:ins>
      <w:ins w:id="20376" w:author="PR Preview" w:date="2026-01-01T00:00:00Z">
        <w:r>
          <w:t xml:space="preserve">, let</w:t>
        </w:r>
      </w:ins>
      <w:ins w:id="20377" w:author="PR Preview" w:date="2026-01-01T00:00:00Z">
        <w:r>
          <w:t xml:space="preserve"> </w:t>
        </w:r>
      </w:ins>
      <w:ins w:id="20378" w:author="PR Preview" w:date="2026-01-01T00:00:00Z">
        <w:r>
          <w:t xml:space="preserve">$\mathord{\smash[b]{\underset{\raise.3ex\hbox{$\scriptstyle\sim$}}{y}}\vphantom{y}} = {\mathbf{Q}}^{\top}\mathord{\smash[b]{\underset{\raise.3ex\hbox{$\scriptstyle\sim$}}{x}}\vphantom{x}}$</w:t>
        </w:r>
      </w:ins>
      <w:ins w:id="20379" w:author="PR Preview" w:date="2026-01-01T00:00:00Z">
        <w:r>
          <w:t xml:space="preserve">,</w:t>
        </w:r>
      </w:ins>
      <w:ins w:id="20380" w:author="PR Preview" w:date="2026-01-01T00:00:00Z">
        <w:r>
          <w:t xml:space="preserve"> </w:t>
        </w:r>
      </w:ins>
      <w:ins w:id="20381" w:author="PR Preview" w:date="2026-01-01T00:00:00Z">
        <w:r>
          <w:t xml:space="preserve">which is not</w:t>
        </w:r>
      </w:ins>
      <w:ins w:id="20382" w:author="PR Preview" w:date="2026-01-01T00:00:00Z">
        <w:r>
          <w:t xml:space="preserve"> </w:t>
        </w:r>
      </w:ins>
      <w:ins w:id="20383" w:author="PR Preview" w:date="2026-01-01T00:00:00Z">
        <w:r>
          <w:t xml:space="preserve">$\mathord{\smash[b]{\underset{\raise.3ex\hbox{$\scriptstyle\sim$}}{0}}\vphantom{0}}$</w:t>
        </w:r>
      </w:ins>
      <w:ins w:id="20384" w:author="PR Preview" w:date="2026-01-01T00:00:00Z">
        <w:r>
          <w:t xml:space="preserve"> </w:t>
        </w:r>
      </w:ins>
      <w:ins w:id="20385" w:author="PR Preview" w:date="2026-01-01T00:00:00Z">
        <w:r>
          <w:t xml:space="preserve">because</w:t>
        </w:r>
      </w:ins>
      <w:ins w:id="20386" w:author="PR Preview" w:date="2026-01-01T00:00:00Z">
        <w:r>
          <w:t xml:space="preserve"> </w:t>
        </w:r>
      </w:ins>
      <w:ins w:id="20387" w:author="PR Preview" w:date="2026-01-01T00:00:00Z">
        <w:r>
          <w:t xml:space="preserve">$\mathord{\smash[b]{\underset{\raise.3ex\hbox{$\scriptstyle\sim$}}{x}}\vphantom{x}}= \mathbf{Q}\mathord{\smash[b]{\underset{\raise.3ex\hbox{$\scriptstyle\sim$}}{y}}\vphantom{y}}$</w:t>
        </w:r>
      </w:ins>
      <w:ins w:id="20388" w:author="PR Preview" w:date="2026-01-01T00:00:00Z">
        <w:r>
          <w:t xml:space="preserve">.</w:t>
        </w:r>
      </w:ins>
      <w:ins w:id="20389" w:author="PR Preview" w:date="2026-01-01T00:00:00Z">
        <w:r>
          <w:t xml:space="preserve"> </w:t>
        </w:r>
      </w:ins>
      <w:ins w:id="20390" w:author="PR Preview" w:date="2026-01-01T00:00:00Z">
        <w:r>
          <w:t xml:space="preserve">As in the proof of</w:t>
        </w:r>
      </w:ins>
      <w:ins w:id="20391" w:author="PR Preview" w:date="2026-01-01T00:00:00Z">
        <w:r>
          <w:t xml:space="preserve"> </w:t>
        </w:r>
      </w:ins>
      <w:hyperlink w:anchor="thm-definite-eigenvalues">
        <w:ins w:id="20392" w:author="PR Preview" w:date="2026-01-01T00:00:00Z">
          <w:r>
            <w:rPr>
              <w:rStyle w:val="Hyperlink"/>
            </w:rPr>
            <w:t xml:space="preserve">Theorem 80</w:t>
          </w:r>
        </w:ins>
      </w:hyperlink>
      <w:ins w:id="20393" w:author="PR Preview" w:date="2026-01-01T00:00:00Z">
        <w:r>
          <w:t xml:space="preserve">:</w:t>
        </w:r>
      </w:ins>
    </w:p>
    <w:p>
      <w:pPr>
        <w:pStyle w:val="BodyText"/>
      </w:pPr>
      <w:ins w:id="20394" w:author="PR Preview" w:date="2026-01-01T00:00:00Z">
        <w:r>
          <w:t xml:space="preserve">$$
    \begin{aligned}
    {\mathord{\smash[b]{\underset{\raise.3ex\hbox{$\scriptstyle\sim$}}{x}}\vphantom{x}}}^{\top}\mathbf{A}^{-1}\mathord{\smash[b]{\underset{\raise.3ex\hbox{$\scriptstyle\sim$}}{x}}\vphantom{x}}
    &amp;= {\mathord{\smash[b]{\underset{\raise.3ex\hbox{$\scriptstyle\sim$}}{y}}\vphantom{y}}}^{\top}\mathbf{\Lambda}^{-1}\mathord{\smash[b]{\underset{\raise.3ex\hbox{$\scriptstyle\sim$}}{y}}\vphantom{y}}
    &amp;&amp; \text{(substitute } \mathbf{A}^{-1} = \mathbf{Q}\mathbf{\Lambda}^{-1}{\mathbf{Q}}^{\top} \text{)}
    \\
    &amp;= \sum_{i=1}^p\frac{y_i^2}{\lambda_i}
    &amp;&amp; \text{(} \mathbf{\Lambda}^{-1} \text{ is diagonal)}
    \\
    &amp;&gt; 0
    &amp;&amp; \text{(each } \lambda_i &gt; 0 \text{, and some } y_i \neq 0 \text{)}
    \end{aligned}
    $$</w:t>
        </w:r>
      </w:ins>
    </w:p>
    <w:p>
      <w:pPr>
        <w:pStyle w:val="FirstParagraph"/>
      </w:pPr>
      <w:r>
        <w:t xml:space="preserve">So</w:t>
      </w:r>
      <w:r>
        <w:t xml:space="preserve"> </w:t>
      </w:r>
      <m:oMath>
        <m:sSup>
          <m:e>
            <m:r>
              <m:rPr>
                <m:sty m:val="bi"/>
              </m:rPr>
              <m:t>A</m:t>
            </m:r>
          </m:e>
          <m:sup>
            <m:r>
              <m:rPr>
                <m:sty m:val="p"/>
              </m:rPr>
              <m:t>−</m:t>
            </m:r>
            <m:r>
              <m:t>1</m:t>
            </m:r>
          </m:sup>
        </m:sSup>
      </m:oMath>
      <w:r>
        <w:t xml:space="preserve"> </w:t>
      </w:r>
      <w:r>
        <w:t xml:space="preserve">is positive definite.</w:t>
      </w:r>
    </w:p>
    <w:bookmarkStart w:id="508" w:name="exm-pd-inverse"/>
    <w:p>
      <w:pPr>
        <w:pStyle w:val="BodyText"/>
      </w:pPr>
      <w:r>
        <w:rPr>
          <w:b/>
          <w:bCs/>
        </w:rPr>
        <w:t xml:space="preserve">Example 152 (Inverting a positive definite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hyperlink w:anchor="exm-spectral">
        <w:r>
          <w:rPr>
            <w:rStyle w:val="Hyperlink"/>
          </w:rPr>
          <w:t xml:space="preserve">Example 146</w:t>
        </w:r>
      </w:hyperlink>
      <w:r>
        <w:t xml:space="preserve"> </w:t>
      </w:r>
      <w:r>
        <w:t xml:space="preserve">gives</w:t>
      </w:r>
      <w:r>
        <w:t xml:space="preserve"> </w:t>
      </w:r>
      <m:oMath>
        <m:r>
          <m:rPr>
            <m:sty m:val="bi"/>
          </m:rPr>
          <m:t>Q</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 eigenvalues</w:t>
      </w:r>
      <w:r>
        <w:t xml:space="preserve"> </w:t>
      </w:r>
      <m:oMath>
        <m:r>
          <m:t>3</m:t>
        </m:r>
      </m:oMath>
      <w:r>
        <w:t xml:space="preserve"> </w:t>
      </w:r>
      <w:r>
        <w:t xml:space="preserve">and</w:t>
      </w:r>
      <w:r>
        <w:t xml:space="preserve"> </w:t>
      </w:r>
      <m:oMath>
        <m:r>
          <m:t>1</m:t>
        </m:r>
      </m:oMath>
      <w:r>
        <w:t xml:space="preserve">, so:</w:t>
      </w:r>
    </w:p>
    <w:p>
      <w:pPr>
        <w:pStyle w:val="BodyText"/>
      </w:pPr>
      <m:oMathPara>
        <m:oMathParaPr>
          <m:jc m:val="center"/>
        </m:oMathParaPr>
        <m:oMath>
          <m:eqArr>
            <m:e>
              <m:sSup>
                <m:e>
                  <m:r>
                    <m:rPr>
                      <m:sty m:val="bi"/>
                    </m:rPr>
                    <m:t>A</m:t>
                  </m:r>
                </m:e>
                <m:sup>
                  <m:r>
                    <m:rPr>
                      <m:sty m:val="p"/>
                    </m:rPr>
                    <m:t>−</m:t>
                  </m:r>
                  <m:r>
                    <m:t>1</m:t>
                  </m:r>
                </m:sup>
              </m:sSup>
              <m:r>
                <m:t>&amp;</m:t>
              </m:r>
              <m:r>
                <m:rPr>
                  <m:sty m:val="p"/>
                </m:rPr>
                <m:t>=</m:t>
              </m:r>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0</m:t>
                        </m:r>
                      </m:e>
                    </m:mr>
                    <m:mr>
                      <m:e>
                        <m:r>
                          <m:t>0</m:t>
                        </m:r>
                      </m:e>
                      <m:e>
                        <m:r>
                          <m:t>1</m:t>
                        </m:r>
                      </m:e>
                    </m:mr>
                  </m:m>
                </m:e>
              </m:d>
              <m:f>
                <m:fPr>
                  <m:type m:val="bar"/>
                </m:fPr>
                <m:num>
                  <m:r>
                    <m:t>1</m:t>
                  </m:r>
                </m:num>
                <m:den>
                  <m:rad>
                    <m:radPr>
                      <m:degHide m:val="on"/>
                    </m:radPr>
                    <m:deg/>
                    <m:e>
                      <m:r>
                        <m:t>2</m:t>
                      </m:r>
                    </m:e>
                  </m:rad>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(substitute; </m:t>
              </m:r>
              <m:r>
                <m:rPr>
                  <m:sty m:val="bi"/>
                </m:rPr>
                <m:t>Q</m:t>
              </m:r>
              <m:r>
                <m:rPr>
                  <m:nor/>
                  <m:sty m:val="p"/>
                </m:rPr>
                <m:t> is symmetric)</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r>
                          <m:rPr>
                            <m:sty m:val="p"/>
                          </m:rPr>
                          <m:t>/</m:t>
                        </m:r>
                        <m:r>
                          <m:t>3</m:t>
                        </m:r>
                      </m:e>
                      <m:e>
                        <m:r>
                          <m:t>1</m:t>
                        </m:r>
                      </m:e>
                    </m:mr>
                    <m:mr>
                      <m:e>
                        <m:r>
                          <m:t>1</m:t>
                        </m:r>
                        <m:r>
                          <m:rPr>
                            <m:sty m:val="p"/>
                          </m:rPr>
                          <m:t>/</m:t>
                        </m:r>
                        <m:r>
                          <m:t>3</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(multiply the first two matrices)</m:t>
              </m:r>
            </m:e>
            <m:e>
              <m:r>
                <m:t>&amp;</m:t>
              </m:r>
              <m:r>
                <m:rPr>
                  <m:sty m:val="p"/>
                </m:rPr>
                <m:t>=</m:t>
              </m:r>
              <m:f>
                <m:fPr>
                  <m:type m:val="bar"/>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4</m:t>
                        </m:r>
                        <m:r>
                          <m:rPr>
                            <m:sty m:val="p"/>
                          </m:rPr>
                          <m:t>/</m:t>
                        </m:r>
                        <m:r>
                          <m:t>3</m:t>
                        </m:r>
                      </m:e>
                      <m:e>
                        <m:r>
                          <m:rPr>
                            <m:sty m:val="p"/>
                          </m:rPr>
                          <m:t>−</m:t>
                        </m:r>
                        <m:r>
                          <m:t>2</m:t>
                        </m:r>
                        <m:r>
                          <m:rPr>
                            <m:sty m:val="p"/>
                          </m:rPr>
                          <m:t>/</m:t>
                        </m:r>
                        <m:r>
                          <m:t>3</m:t>
                        </m:r>
                      </m:e>
                    </m:mr>
                    <m:mr>
                      <m:e>
                        <m:r>
                          <m:rPr>
                            <m:sty m:val="p"/>
                          </m:rPr>
                          <m:t>−</m:t>
                        </m:r>
                        <m:r>
                          <m:t>2</m:t>
                        </m:r>
                        <m:r>
                          <m:rPr>
                            <m:sty m:val="p"/>
                          </m:rPr>
                          <m:t>/</m:t>
                        </m:r>
                        <m:r>
                          <m:t>3</m:t>
                        </m:r>
                      </m:e>
                      <m:e>
                        <m:r>
                          <m:t>4</m:t>
                        </m:r>
                        <m:r>
                          <m:rPr>
                            <m:sty m:val="p"/>
                          </m:rPr>
                          <m:t>/</m:t>
                        </m:r>
                        <m:r>
                          <m:t>3</m:t>
                        </m:r>
                      </m:e>
                    </m:mr>
                  </m:m>
                </m:e>
              </m:d>
              <m:r>
                <m:t>&amp;</m:t>
              </m:r>
              <m:r>
                <m:t>&amp;</m:t>
              </m:r>
              <m:r>
                <m:rPr>
                  <m:nor/>
                  <m:sty m:val="p"/>
                </m:rPr>
                <m:t>(multiply)</m:t>
              </m:r>
            </m:e>
            <m:e>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t>&amp;</m:t>
              </m:r>
              <m:r>
                <m:rPr>
                  <m:nor/>
                  <m:sty m:val="p"/>
                </m:rPr>
                <m:t>(simplify)</m:t>
              </m:r>
            </m:e>
          </m:eqArr>
        </m:oMath>
      </m:oMathPara>
    </w:p>
    <w:p>
      <w:pPr>
        <w:pStyle w:val="FirstParagraph"/>
      </w:pPr>
      <w:r>
        <w:t xml:space="preserve">Multiplying out,</w:t>
      </w:r>
    </w:p>
    <w:p>
      <w:pPr>
        <w:pStyle w:val="BodyText"/>
      </w:pPr>
      <m:oMathPara>
        <m:oMathParaPr>
          <m:jc m:val="center"/>
        </m:oMathParaPr>
        <m:oMath>
          <m:eqAr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2</m:t>
                        </m:r>
                      </m:e>
                      <m:e>
                        <m:r>
                          <m:rPr>
                            <m:sty m:val="p"/>
                          </m:rPr>
                          <m:t>−</m:t>
                        </m:r>
                        <m:r>
                          <m:t>1</m:t>
                        </m:r>
                      </m:e>
                    </m:mr>
                    <m:mr>
                      <m:e>
                        <m:r>
                          <m:rPr>
                            <m:sty m:val="p"/>
                          </m:rPr>
                          <m:t>−</m:t>
                        </m:r>
                        <m:r>
                          <m:t>1</m:t>
                        </m:r>
                      </m:e>
                      <m:e>
                        <m:r>
                          <m:t>2</m:t>
                        </m:r>
                      </m:e>
                    </m:mr>
                  </m:m>
                </m:e>
              </m:d>
              <m:r>
                <m:t>&amp;</m:t>
              </m:r>
              <m:r>
                <m:rPr>
                  <m:sty m:val="p"/>
                </m:rPr>
                <m:t>=</m:t>
              </m:r>
              <m:f>
                <m:fPr>
                  <m:type m:val="bar"/>
                </m:fPr>
                <m:num>
                  <m:r>
                    <m:t>1</m:t>
                  </m:r>
                </m:num>
                <m:den>
                  <m:r>
                    <m:t>3</m:t>
                  </m:r>
                </m:den>
              </m:f>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3</m:t>
                        </m:r>
                      </m:e>
                    </m:mr>
                  </m:m>
                </m:e>
              </m:d>
            </m:e>
            <m:e>
              <m:r>
                <m:t>&amp;</m:t>
              </m:r>
              <m:r>
                <m:rPr>
                  <m:sty m:val="p"/>
                </m:rPr>
                <m:t>=</m:t>
              </m:r>
              <m:sSub>
                <m:e>
                  <m:r>
                    <m:rPr>
                      <m:sty m:val="bi"/>
                    </m:rPr>
                    <m:t>I</m:t>
                  </m:r>
                </m:e>
                <m:sub>
                  <m:r>
                    <m:t>2</m:t>
                  </m:r>
                </m:sub>
              </m:sSub>
              <m:r>
                <m:rPr>
                  <m:sty m:val="p"/>
                </m:rPr>
                <m:t>.</m:t>
              </m:r>
            </m:e>
          </m:eqArr>
        </m:oMath>
      </m:oMathPara>
    </w:p>
    <w:bookmarkEnd w:id="508"/>
    <w:bookmarkStart w:id="509" w:name="def-paraboloid"/>
    <w:p>
      <w:pPr>
        <w:pStyle w:val="FirstParagraph"/>
      </w:pPr>
      <w:del w:id="20395" w:author="PR Preview" w:date="2026-01-01T00:00:00Z">
        <w:r>
          <w:rPr>
            <w:b/>
            <w:bCs/>
          </w:rPr>
          <w:delText xml:space="preserve">Definition 102 (Paraboloid)</w:delText>
        </w:r>
      </w:del>
      <w:del w:id="20396" w:author="PR Preview" w:date="2026-01-01T00:00:00Z">
        <w:r>
          <w:delText xml:space="preserve"> </w:delText>
        </w:r>
      </w:del>
      <w:del w:id="20397" w:author="PR Preview" w:date="2026-01-01T00:00:00Z">
        <w:r>
          <w:delText xml:space="preserve">A</w:delText>
        </w:r>
      </w:del>
      <w:del w:id="20398" w:author="PR Preview" w:date="2026-01-01T00:00:00Z">
        <w:r>
          <w:delText xml:space="preserve"> </w:delText>
        </w:r>
      </w:del>
      <w:del w:id="20399" w:author="PR Preview" w:date="2026-01-01T00:00:00Z">
        <w:r>
          <w:rPr>
            <w:b/>
            <w:bCs/>
          </w:rPr>
          <w:delText xml:space="preserve">paraboloid</w:delText>
        </w:r>
      </w:del>
      <w:del w:id="20400" w:author="PR Preview" w:date="2026-01-01T00:00:00Z">
        <w:r>
          <w:delText xml:space="preserve"> </w:delText>
        </w:r>
      </w:del>
      <w:del w:id="20401" w:author="PR Preview" w:date="2026-01-01T00:00:00Z">
        <w:r>
          <w:delText xml:space="preserve">in</w:delText>
        </w:r>
      </w:del>
      <w:del w:id="20402" w:author="PR Preview" w:date="2026-01-01T00:00:00Z">
        <w:r>
          <w:delText xml:space="preserve"> </w:delText>
        </w:r>
      </w:del>
      <m:oMath>
        <m:sSup>
          <m:e>
            <m:r>
              <m:rPr>
                <m:scr m:val="double-struck"/>
                <m:sty m:val="p"/>
              </m:rPr>
              <m:t>R</m:t>
            </m:r>
          </m:e>
          <m:sup>
            <m:r>
              <m:t>p</m:t>
            </m:r>
            <m:r>
              <m:rPr>
                <m:sty m:val="p"/>
              </m:rPr>
              <m:t>+</m:t>
            </m:r>
            <m:r>
              <m:t>1</m:t>
            </m:r>
          </m:sup>
        </m:sSup>
      </m:oMath>
      <w:del w:id="20403" w:author="PR Preview" w:date="2026-01-01T00:00:00Z">
        <w:r>
          <w:delText xml:space="preserve"> </w:delText>
        </w:r>
      </w:del>
      <w:del w:id="20404" w:author="PR Preview" w:date="2026-01-01T00:00:00Z">
        <w:r>
          <w:delText xml:space="preserve">is the graph</w:delText>
        </w:r>
      </w:del>
      <w:del w:id="20405" w:author="PR Preview" w:date="2026-01-01T00:00:00Z">
        <w:r>
          <w:delText xml:space="preserve"> </w:delText>
        </w:r>
      </w:del>
      <m:oMath>
        <m:r>
          <m:t>​</m:t>
        </m:r>
        <m:d>
          <m:dPr>
            <m:begChr m:val="{"/>
            <m:sepChr m:val=""/>
            <m:endChr m:val="}"/>
            <m:grow/>
          </m:dPr>
          <m:e>
            <m:r>
              <m:rPr>
                <m:sty m:val="p"/>
              </m:rPr>
              <m:t>(</m:t>
            </m:r>
            <m:limLow>
              <m:e>
                <m:r>
                  <m:t>x</m:t>
                </m:r>
              </m:e>
              <m:lim>
                <m:r>
                  <m:rPr>
                    <m:sty m:val="p"/>
                  </m:rPr>
                  <m:t>∼</m:t>
                </m:r>
              </m:lim>
            </m:limLow>
            <m:r>
              <m:rPr>
                <m:sty m:val="p"/>
              </m:rPr>
              <m:t>,</m:t>
            </m:r>
            <m:r>
              <m:t>f</m:t>
            </m:r>
            <m:r>
              <m:rPr>
                <m:sty m:val="p"/>
              </m:rPr>
              <m:t>(</m:t>
            </m:r>
            <m:limLow>
              <m:e>
                <m:r>
                  <m:t>x</m:t>
                </m:r>
              </m:e>
              <m:lim>
                <m:r>
                  <m:rPr>
                    <m:sty m:val="p"/>
                  </m:rPr>
                  <m:t>∼</m:t>
                </m:r>
              </m:lim>
            </m:limLow>
            <m:r>
              <m:rPr>
                <m:sty m:val="p"/>
              </m:rPr>
              <m:t>)</m:t>
            </m:r>
            <m:r>
              <m:rPr>
                <m:sty m:val="p"/>
              </m:rPr>
              <m:t>)</m:t>
            </m:r>
            <m:r>
              <m:rPr>
                <m:sty m:val="p"/>
              </m:rPr>
              <m:t>∣</m:t>
            </m:r>
            <m:limLow>
              <m:e>
                <m:r>
                  <m:t>x</m:t>
                </m:r>
              </m:e>
              <m:lim>
                <m:r>
                  <m:rPr>
                    <m:sty m:val="p"/>
                  </m:rPr>
                  <m:t>∼</m:t>
                </m:r>
              </m:lim>
            </m:limLow>
            <m:r>
              <m:rPr>
                <m:sty m:val="p"/>
              </m:rPr>
              <m:t>∈</m:t>
            </m:r>
            <m:sSup>
              <m:e>
                <m:r>
                  <m:rPr>
                    <m:scr m:val="double-struck"/>
                    <m:sty m:val="p"/>
                  </m:rPr>
                  <m:t>R</m:t>
                </m:r>
              </m:e>
              <m:sup>
                <m:r>
                  <m:t>p</m:t>
                </m:r>
              </m:sup>
            </m:sSup>
          </m:e>
        </m:d>
        <m:r>
          <m:t>​</m:t>
        </m:r>
      </m:oMath>
      <w:del w:id="20406" w:author="PR Preview" w:date="2026-01-01T00:00:00Z">
        <w:r>
          <w:delText xml:space="preserve"> </w:delText>
        </w:r>
      </w:del>
      <w:del w:id="20407" w:author="PR Preview" w:date="2026-01-01T00:00:00Z">
        <w:r>
          <w:delText xml:space="preserve">of a function</w:delText>
        </w:r>
      </w:del>
    </w:p>
    <w:p>
      <w:pPr>
        <w:pStyle w:val="BodyText"/>
      </w:pPr>
      <m:oMathPara>
        <m:oMathParaPr>
          <m:jc m:val="center"/>
        </m:oMathParaPr>
        <m:oMath>
          <m:r>
            <m:t>f</m:t>
          </m:r>
          <m:r>
            <m:rPr>
              <m:sty m:val="p"/>
            </m:rPr>
            <m:t>(</m:t>
          </m:r>
          <m:limLow>
            <m:e>
              <m:r>
                <m:t>x</m:t>
              </m:r>
            </m:e>
            <m:lim>
              <m:r>
                <m:rPr>
                  <m:sty m:val="p"/>
                </m:rPr>
                <m:t>∼</m:t>
              </m:r>
            </m:lim>
          </m:limLow>
          <m:r>
            <m:rPr>
              <m:sty m:val="p"/>
            </m:rPr>
            <m:t>)</m:t>
          </m:r>
          <m:r>
            <m:rPr>
              <m:sty m:val="p"/>
            </m:rPr>
            <m:t>=</m:t>
          </m:r>
          <m:sSup>
            <m:e>
              <m:limLow>
                <m:e>
                  <m:r>
                    <m:t>x</m:t>
                  </m:r>
                </m:e>
                <m:lim>
                  <m:r>
                    <m:rPr>
                      <m:sty m:val="p"/>
                    </m:rPr>
                    <m:t>∼</m:t>
                  </m:r>
                </m:lim>
              </m:limLow>
            </m:e>
            <m:sup>
              <m:r>
                <m:rPr>
                  <m:sty m:val="p"/>
                </m:rPr>
                <m:t>⊤</m:t>
              </m:r>
            </m:sup>
          </m:sSup>
          <m:r>
            <m:rPr>
              <m:sty m:val="bi"/>
            </m:rPr>
            <m:t>S</m:t>
          </m:r>
          <m:limLow>
            <m:e>
              <m:r>
                <m:t>x</m:t>
              </m:r>
            </m:e>
            <m:lim>
              <m:r>
                <m:rPr>
                  <m:sty m:val="p"/>
                </m:rPr>
                <m:t>∼</m:t>
              </m:r>
            </m:lim>
          </m:limLow>
          <m:r>
            <m:rPr>
              <m:sty m:val="p"/>
            </m:rPr>
            <m:t>+</m:t>
          </m:r>
          <m:limLow>
            <m:e>
              <m:r>
                <m:t>b</m:t>
              </m:r>
            </m:e>
            <m:lim>
              <m:r>
                <m:rPr>
                  <m:sty m:val="p"/>
                </m:rPr>
                <m:t>∼</m:t>
              </m:r>
            </m:lim>
          </m:limLow>
          <m:r>
            <m:rPr>
              <m:sty m:val="p"/>
            </m:rPr>
            <m:t>⋅</m:t>
          </m:r>
          <m:limLow>
            <m:e>
              <m:r>
                <m:t>x</m:t>
              </m:r>
            </m:e>
            <m:lim>
              <m:r>
                <m:rPr>
                  <m:sty m:val="p"/>
                </m:rPr>
                <m:t>∼</m:t>
              </m:r>
            </m:lim>
          </m:limLow>
          <m:r>
            <m:rPr>
              <m:sty m:val="p"/>
            </m:rPr>
            <m:t>+</m:t>
          </m:r>
          <m:r>
            <m:t>c</m:t>
          </m:r>
          <m:r>
            <m:rPr>
              <m:sty m:val="p"/>
            </m:rPr>
            <m:t>,</m:t>
          </m:r>
        </m:oMath>
      </m:oMathPara>
    </w:p>
    <w:p>
      <w:pPr>
        <w:pStyle w:val="FirstParagraph"/>
      </w:pPr>
      <w:del w:id="20408" w:author="PR Preview" w:date="2026-01-01T00:00:00Z">
        <w:r>
          <w:delText xml:space="preserve">where</w:delText>
        </w:r>
      </w:del>
      <w:del w:id="20409" w:author="PR Preview" w:date="2026-01-01T00:00:00Z">
        <w:r>
          <w:delText xml:space="preserve"> </w:delText>
        </w:r>
      </w:del>
      <m:oMath>
        <m:r>
          <m:rPr>
            <m:sty m:val="bi"/>
          </m:rPr>
          <m:t>S</m:t>
        </m:r>
      </m:oMath>
      <w:del w:id="20410" w:author="PR Preview" w:date="2026-01-01T00:00:00Z">
        <w:r>
          <w:delText xml:space="preserve"> </w:delText>
        </w:r>
      </w:del>
      <w:del w:id="20411" w:author="PR Preview" w:date="2026-01-01T00:00:00Z">
        <w:r>
          <w:delText xml:space="preserve">is a nonzero symmetric</w:delText>
        </w:r>
      </w:del>
      <w:del w:id="20412" w:author="PR Preview" w:date="2026-01-01T00:00:00Z">
        <w:r>
          <w:delText xml:space="preserve"> </w:delText>
        </w:r>
      </w:del>
      <m:oMath>
        <m:r>
          <m:t>p</m:t>
        </m:r>
        <m:r>
          <m:rPr>
            <m:sty m:val="p"/>
          </m:rPr>
          <m:t>×</m:t>
        </m:r>
        <m:r>
          <m:t>p</m:t>
        </m:r>
      </m:oMath>
      <w:del w:id="20413" w:author="PR Preview" w:date="2026-01-01T00:00:00Z">
        <w:r>
          <w:delText xml:space="preserve"> </w:delText>
        </w:r>
      </w:del>
      <w:del w:id="20414" w:author="PR Preview" w:date="2026-01-01T00:00:00Z">
        <w:r>
          <w:delText xml:space="preserve">matrix</w:delText>
        </w:r>
      </w:del>
      <w:del w:id="20415" w:author="PR Preview" w:date="2026-01-01T00:00:00Z">
        <w:r>
          <w:delText xml:space="preserve"> </w:delText>
        </w:r>
      </w:del>
      <w:del w:id="20416" w:author="PR Preview" w:date="2026-01-01T00:00:00Z">
        <w:r>
          <w:delText xml:space="preserve">(</w:delText>
        </w:r>
      </w:del>
      <w:hyperlink w:anchor="def-symmetric-matrix">
        <w:del w:id="20417" w:author="PR Preview" w:date="2026-01-01T00:00:00Z">
          <w:r>
            <w:rPr>
              <w:rStyle w:val="Hyperlink"/>
            </w:rPr>
            <w:delText xml:space="preserve">Definition 82</w:delText>
          </w:r>
        </w:del>
      </w:hyperlink>
      <w:del w:id="20418" w:author="PR Preview" w:date="2026-01-01T00:00:00Z">
        <w:r>
          <w:delText xml:space="preserve">),</w:delText>
        </w:r>
      </w:del>
      <w:del w:id="20419" w:author="PR Preview" w:date="2026-01-01T00:00:00Z">
        <w:r>
          <w:delText xml:space="preserve"> </w:delText>
        </w:r>
      </w:del>
      <m:oMath>
        <m:limLow>
          <m:e>
            <m:r>
              <m:t>b</m:t>
            </m:r>
          </m:e>
          <m:lim>
            <m:r>
              <m:rPr>
                <m:sty m:val="p"/>
              </m:rPr>
              <m:t>∼</m:t>
            </m:r>
          </m:lim>
        </m:limLow>
        <m:r>
          <m:rPr>
            <m:sty m:val="p"/>
          </m:rPr>
          <m:t>∈</m:t>
        </m:r>
        <m:sSup>
          <m:e>
            <m:r>
              <m:rPr>
                <m:scr m:val="double-struck"/>
                <m:sty m:val="p"/>
              </m:rPr>
              <m:t>R</m:t>
            </m:r>
          </m:e>
          <m:sup>
            <m:r>
              <m:t>p</m:t>
            </m:r>
          </m:sup>
        </m:sSup>
      </m:oMath>
      <w:del w:id="20420" w:author="PR Preview" w:date="2026-01-01T00:00:00Z">
        <w:r>
          <w:delText xml:space="preserve">,</w:delText>
        </w:r>
      </w:del>
      <w:del w:id="20421" w:author="PR Preview" w:date="2026-01-01T00:00:00Z">
        <w:r>
          <w:delText xml:space="preserve"> </w:delText>
        </w:r>
      </w:del>
      <w:del w:id="20422" w:author="PR Preview" w:date="2026-01-01T00:00:00Z">
        <w:r>
          <w:delText xml:space="preserve">and</w:delText>
        </w:r>
      </w:del>
      <w:del w:id="20423" w:author="PR Preview" w:date="2026-01-01T00:00:00Z">
        <w:r>
          <w:delText xml:space="preserve"> </w:delText>
        </w:r>
      </w:del>
      <m:oMath>
        <m:r>
          <m:t>c</m:t>
        </m:r>
        <m:r>
          <m:rPr>
            <m:sty m:val="p"/>
          </m:rPr>
          <m:t>∈</m:t>
        </m:r>
        <m:r>
          <m:rPr>
            <m:scr m:val="double-struck"/>
            <m:sty m:val="p"/>
          </m:rPr>
          <m:t>R</m:t>
        </m:r>
      </m:oMath>
      <w:del w:id="20424" w:author="PR Preview" w:date="2026-01-01T00:00:00Z">
        <w:r>
          <w:delText xml:space="preserve">.</w:delText>
        </w:r>
      </w:del>
      <w:del w:id="20425" w:author="PR Preview" w:date="2026-01-01T00:00:00Z">
        <w:r>
          <w:delText xml:space="preserve"> </w:delText>
        </w:r>
      </w:del>
      <w:del w:id="20426" w:author="PR Preview" w:date="2026-01-01T00:00:00Z">
        <w:r>
          <w:delText xml:space="preserve">The first term is a quadratic form (</w:delText>
        </w:r>
      </w:del>
      <w:hyperlink w:anchor="def-quadratic-form">
        <w:del w:id="20427" w:author="PR Preview" w:date="2026-01-01T00:00:00Z">
          <w:r>
            <w:rPr>
              <w:rStyle w:val="Hyperlink"/>
            </w:rPr>
            <w:delText xml:space="preserve">Definition 90</w:delText>
          </w:r>
        </w:del>
      </w:hyperlink>
      <w:del w:id="20428" w:author="PR Preview" w:date="2026-01-01T00:00:00Z">
        <w:r>
          <w:delText xml:space="preserve">).</w:delText>
        </w:r>
      </w:del>
    </w:p>
    <w:p>
      <w:pPr>
        <w:pStyle w:val="FirstParagraph"/>
      </w:pPr>
      <w:ins w:id="20429" w:author="PR Preview" w:date="2026-01-01T00:00:00Z">
        <w:r>
          <w:rPr>
            <w:b/>
            <w:bCs/>
          </w:rPr>
          <w:t xml:space="preserve">Definition 102 (Paraboloid)</w:t>
        </w:r>
      </w:ins>
      <w:ins w:id="20430" w:author="PR Preview" w:date="2026-01-01T00:00:00Z">
        <w:r>
          <w:t xml:space="preserve"> </w:t>
        </w:r>
      </w:ins>
      <w:ins w:id="20431" w:author="PR Preview" w:date="2026-01-01T00:00:00Z">
        <w:r>
          <w:t xml:space="preserve">A</w:t>
        </w:r>
      </w:ins>
      <w:ins w:id="20432" w:author="PR Preview" w:date="2026-01-01T00:00:00Z">
        <w:r>
          <w:t xml:space="preserve"> </w:t>
        </w:r>
      </w:ins>
      <w:ins w:id="20433" w:author="PR Preview" w:date="2026-01-01T00:00:00Z">
        <w:r>
          <w:rPr>
            <w:b/>
            <w:bCs/>
          </w:rPr>
          <w:t xml:space="preserve">paraboloid</w:t>
        </w:r>
      </w:ins>
      <w:ins w:id="20434" w:author="PR Preview" w:date="2026-01-01T00:00:00Z">
        <w:r>
          <w:t xml:space="preserve"> </w:t>
        </w:r>
      </w:ins>
      <w:ins w:id="20435" w:author="PR Preview" w:date="2026-01-01T00:00:00Z">
        <w:r>
          <w:t xml:space="preserve">in</w:t>
        </w:r>
      </w:ins>
      <w:ins w:id="20436" w:author="PR Preview" w:date="2026-01-01T00:00:00Z">
        <w:r>
          <w:t xml:space="preserve"> </w:t>
        </w:r>
      </w:ins>
      <m:oMath>
        <m:sSup>
          <m:e>
            <m:r>
              <m:rPr>
                <m:scr m:val="double-struck"/>
                <m:sty m:val="p"/>
              </m:rPr>
              <m:t>R</m:t>
            </m:r>
          </m:e>
          <m:sup>
            <m:r>
              <m:t>p</m:t>
            </m:r>
            <m:r>
              <m:rPr>
                <m:sty m:val="p"/>
              </m:rPr>
              <m:t>+</m:t>
            </m:r>
            <m:r>
              <m:t>1</m:t>
            </m:r>
          </m:sup>
        </m:sSup>
      </m:oMath>
      <w:ins w:id="20437" w:author="PR Preview" w:date="2026-01-01T00:00:00Z">
        <w:r>
          <w:t xml:space="preserve"> </w:t>
        </w:r>
      </w:ins>
      <w:ins w:id="20438" w:author="PR Preview" w:date="2026-01-01T00:00:00Z">
        <w:r>
          <w:t xml:space="preserve">is the graph</w:t>
        </w:r>
      </w:ins>
      <w:ins w:id="20439" w:author="PR Preview" w:date="2026-01-01T00:00:00Z">
        <w:r>
          <w:t xml:space="preserve"> </w:t>
        </w:r>
      </w:ins>
      <w:ins w:id="20440" w:author="PR Preview" w:date="2026-01-01T00:00:00Z">
        <w:r>
          <w:t xml:space="preserve">$\mathopen{}\left\{(\mathord{\smash[b]{\underset{\raise.3ex\hbox{$\scriptstyle\sim$}}{x}}\vphantom{x}}, f(\mathord{\smash[b]{\underset{\raise.3ex\hbox{$\scriptstyle\sim$}}{x}}\vphantom{x}})) \mid \mathord{\smash[b]{\underset{\raise.3ex\hbox{$\scriptstyle\sim$}}{x}}\vphantom{x}}\in \mathbb{R}^p\right\}\mathclose{}$</w:t>
        </w:r>
      </w:ins>
      <w:ins w:id="20441" w:author="PR Preview" w:date="2026-01-01T00:00:00Z">
        <w:r>
          <w:t xml:space="preserve"> </w:t>
        </w:r>
      </w:ins>
      <w:ins w:id="20442" w:author="PR Preview" w:date="2026-01-01T00:00:00Z">
        <w:r>
          <w:t xml:space="preserve">of a function</w:t>
        </w:r>
      </w:ins>
    </w:p>
    <w:p>
      <w:pPr>
        <w:pStyle w:val="BodyText"/>
      </w:pPr>
      <w:ins w:id="20443" w:author="PR Preview" w:date="2026-01-01T00:00:00Z">
        <w:r>
          <w:t xml:space="preserve">$$
    f(\mathord{\smash[b]{\underset{\raise.3ex\hbox{$\scriptstyle\sim$}}{x}}\vphantom{x}}) = {\mathord{\smash[b]{\underset{\raise.3ex\hbox{$\scriptstyle\sim$}}{x}}\vphantom{x}}}^{\top} \mathbf{S} \mathord{\smash[b]{\underset{\raise.3ex\hbox{$\scriptstyle\sim$}}{x}}\vphantom{x}} + \mathord{\smash[b]{\underset{\raise.3ex\hbox{$\scriptstyle\sim$}}{b}}\vphantom{b}} \cdot \mathord{\smash[b]{\underset{\raise.3ex\hbox{$\scriptstyle\sim$}}{x}}\vphantom{x}} + c,
    $$</w:t>
        </w:r>
      </w:ins>
    </w:p>
    <w:p>
      <w:pPr>
        <w:pStyle w:val="FirstParagraph"/>
      </w:pPr>
      <w:ins w:id="20444" w:author="PR Preview" w:date="2026-01-01T00:00:00Z">
        <w:r>
          <w:t xml:space="preserve">where</w:t>
        </w:r>
      </w:ins>
      <w:ins w:id="20445" w:author="PR Preview" w:date="2026-01-01T00:00:00Z">
        <w:r>
          <w:t xml:space="preserve"> </w:t>
        </w:r>
      </w:ins>
      <m:oMath>
        <m:r>
          <m:rPr>
            <m:sty m:val="bi"/>
          </m:rPr>
          <m:t>S</m:t>
        </m:r>
      </m:oMath>
      <w:ins w:id="20446" w:author="PR Preview" w:date="2026-01-01T00:00:00Z">
        <w:r>
          <w:t xml:space="preserve"> </w:t>
        </w:r>
      </w:ins>
      <w:ins w:id="20447" w:author="PR Preview" w:date="2026-01-01T00:00:00Z">
        <w:r>
          <w:t xml:space="preserve">is a nonzero symmetric</w:t>
        </w:r>
      </w:ins>
      <w:ins w:id="20448" w:author="PR Preview" w:date="2026-01-01T00:00:00Z">
        <w:r>
          <w:t xml:space="preserve"> </w:t>
        </w:r>
      </w:ins>
      <m:oMath>
        <m:r>
          <m:t>p</m:t>
        </m:r>
        <m:r>
          <m:rPr>
            <m:sty m:val="p"/>
          </m:rPr>
          <m:t>×</m:t>
        </m:r>
        <m:r>
          <m:t>p</m:t>
        </m:r>
      </m:oMath>
      <w:ins w:id="20449" w:author="PR Preview" w:date="2026-01-01T00:00:00Z">
        <w:r>
          <w:t xml:space="preserve"> </w:t>
        </w:r>
      </w:ins>
      <w:ins w:id="20450" w:author="PR Preview" w:date="2026-01-01T00:00:00Z">
        <w:r>
          <w:t xml:space="preserve">matrix</w:t>
        </w:r>
      </w:ins>
      <w:ins w:id="20451" w:author="PR Preview" w:date="2026-01-01T00:00:00Z">
        <w:r>
          <w:t xml:space="preserve"> </w:t>
        </w:r>
      </w:ins>
      <w:ins w:id="20452" w:author="PR Preview" w:date="2026-01-01T00:00:00Z">
        <w:r>
          <w:t xml:space="preserve">(</w:t>
        </w:r>
      </w:ins>
      <w:hyperlink w:anchor="def-symmetric-matrix">
        <w:ins w:id="20453" w:author="PR Preview" w:date="2026-01-01T00:00:00Z">
          <w:r>
            <w:rPr>
              <w:rStyle w:val="Hyperlink"/>
            </w:rPr>
            <w:t xml:space="preserve">Definition 82</w:t>
          </w:r>
        </w:ins>
      </w:hyperlink>
      <w:ins w:id="20454" w:author="PR Preview" w:date="2026-01-01T00:00:00Z">
        <w:r>
          <w:t xml:space="preserve">),</w:t>
        </w:r>
      </w:ins>
      <w:ins w:id="20455" w:author="PR Preview" w:date="2026-01-01T00:00:00Z">
        <w:r>
          <w:t xml:space="preserve"> </w:t>
        </w:r>
      </w:ins>
      <w:ins w:id="20456" w:author="PR Preview" w:date="2026-01-01T00:00:00Z">
        <w:r>
          <w:t xml:space="preserve">$\mathord{\smash[b]{\underset{\raise.3ex\hbox{$\scriptstyle\sim$}}{b}}\vphantom{b}} \in \mathbb{R}^p$</w:t>
        </w:r>
      </w:ins>
      <w:ins w:id="20457" w:author="PR Preview" w:date="2026-01-01T00:00:00Z">
        <w:r>
          <w:t xml:space="preserve">,</w:t>
        </w:r>
      </w:ins>
      <w:ins w:id="20458" w:author="PR Preview" w:date="2026-01-01T00:00:00Z">
        <w:r>
          <w:t xml:space="preserve"> </w:t>
        </w:r>
      </w:ins>
      <w:ins w:id="20459" w:author="PR Preview" w:date="2026-01-01T00:00:00Z">
        <w:r>
          <w:t xml:space="preserve">and</w:t>
        </w:r>
      </w:ins>
      <w:ins w:id="20460" w:author="PR Preview" w:date="2026-01-01T00:00:00Z">
        <w:r>
          <w:t xml:space="preserve"> </w:t>
        </w:r>
      </w:ins>
      <m:oMath>
        <m:r>
          <m:t>c</m:t>
        </m:r>
        <m:r>
          <m:rPr>
            <m:sty m:val="p"/>
          </m:rPr>
          <m:t>∈</m:t>
        </m:r>
        <m:r>
          <m:rPr>
            <m:scr m:val="double-struck"/>
            <m:sty m:val="p"/>
          </m:rPr>
          <m:t>R</m:t>
        </m:r>
      </m:oMath>
      <w:ins w:id="20461" w:author="PR Preview" w:date="2026-01-01T00:00:00Z">
        <w:r>
          <w:t xml:space="preserve">.</w:t>
        </w:r>
      </w:ins>
      <w:ins w:id="20462" w:author="PR Preview" w:date="2026-01-01T00:00:00Z">
        <w:r>
          <w:t xml:space="preserve"> </w:t>
        </w:r>
      </w:ins>
      <w:ins w:id="20463" w:author="PR Preview" w:date="2026-01-01T00:00:00Z">
        <w:r>
          <w:t xml:space="preserve">The first term is a quadratic form (</w:t>
        </w:r>
      </w:ins>
      <w:hyperlink w:anchor="def-quadratic-form">
        <w:ins w:id="20464" w:author="PR Preview" w:date="2026-01-01T00:00:00Z">
          <w:r>
            <w:rPr>
              <w:rStyle w:val="Hyperlink"/>
            </w:rPr>
            <w:t xml:space="preserve">Definition 90</w:t>
          </w:r>
        </w:ins>
      </w:hyperlink>
      <w:ins w:id="20465" w:author="PR Preview" w:date="2026-01-01T00:00:00Z">
        <w:r>
          <w:t xml:space="preserve">).</w:t>
        </w:r>
      </w:ins>
    </w:p>
    <w:bookmarkEnd w:id="509"/>
    <w:bookmarkStart w:id="510" w:name="def-elliptic-paraboloid"/>
    <w:p>
      <w:pPr>
        <w:pStyle w:val="BodyText"/>
      </w:pPr>
      <w:r>
        <w:rPr>
          <w:b/>
          <w:bCs/>
        </w:rPr>
        <w:t xml:space="preserve">Definition 103 (Elliptic paraboloid)</w:t>
      </w:r>
      <w:r>
        <w:t xml:space="preserve"> </w:t>
      </w:r>
      <w:r>
        <w:t xml:space="preserve">The paraboloid of</w:t>
      </w:r>
      <w:r>
        <w:t xml:space="preserve"> </w:t>
      </w:r>
      <w:hyperlink w:anchor="def-paraboloid">
        <w:r>
          <w:rPr>
            <w:rStyle w:val="Hyperlink"/>
          </w:rPr>
          <w:t xml:space="preserve">Definition 102</w:t>
        </w:r>
      </w:hyperlink>
      <w:r>
        <w:t xml:space="preserve"> </w:t>
      </w:r>
      <w:r>
        <w:t xml:space="preserve">is</w:t>
      </w:r>
      <w:r>
        <w:t xml:space="preserve"> </w:t>
      </w:r>
      <w:r>
        <w:rPr>
          <w:b/>
          <w:bCs/>
        </w:rPr>
        <w:t xml:space="preserve">elliptic</w:t>
      </w:r>
      <w:r>
        <w:t xml:space="preserve"> </w:t>
      </w:r>
      <w:r>
        <w:t xml:space="preserve">if</w:t>
      </w:r>
      <w:r>
        <w:t xml:space="preserve"> </w:t>
      </w:r>
      <m:oMath>
        <m:r>
          <m:rPr>
            <m:sty m:val="bi"/>
          </m:rPr>
          <m:t>S</m:t>
        </m:r>
      </m:oMath>
      <w:r>
        <w:t xml:space="preserve"> </w:t>
      </w:r>
      <w:r>
        <w:t xml:space="preserve">is positive definite</w:t>
      </w:r>
      <w:r>
        <w:t xml:space="preserve"> </w:t>
      </w:r>
      <w:r>
        <w:t xml:space="preserve">(</w:t>
      </w:r>
      <w:hyperlink w:anchor="def-positive-definite">
        <w:r>
          <w:rPr>
            <w:rStyle w:val="Hyperlink"/>
          </w:rPr>
          <w:t xml:space="preserve">Definition 101</w:t>
        </w:r>
      </w:hyperlink>
      <w:r>
        <w:t xml:space="preserve">);</w:t>
      </w:r>
      <w:r>
        <w:t xml:space="preserve"> </w:t>
      </w:r>
      <w:r>
        <w:t xml:space="preserve">it is then a bowl that opens upward.</w:t>
      </w:r>
    </w:p>
    <w:bookmarkEnd w:id="510"/>
    <w:bookmarkStart w:id="512" w:name="exm-paraboloid"/>
    <w:p>
      <w:pPr>
        <w:pStyle w:val="BodyText"/>
      </w:pPr>
      <w:del w:id="20466" w:author="PR Preview" w:date="2026-01-01T00:00:00Z">
        <w:r>
          <w:rPr>
            <w:b/>
            <w:bCs/>
          </w:rPr>
          <w:delText xml:space="preserve">Example 153 (A bowl with its lowest point at the origin)</w:delText>
        </w:r>
      </w:del>
      <w:del w:id="20467" w:author="PR Preview" w:date="2026-01-01T00:00:00Z">
        <w:r>
          <w:delText xml:space="preserve"> </w:delText>
        </w:r>
      </w:del>
      <w:del w:id="20468" w:author="PR Preview" w:date="2026-01-01T00:00:00Z">
        <w:r>
          <w:delText xml:space="preserve">Take</w:delText>
        </w:r>
      </w:del>
      <w:del w:id="20469" w:author="PR Preview" w:date="2026-01-01T00:00:00Z">
        <w:r>
          <w:delText xml:space="preserve"> </w:delText>
        </w:r>
      </w:del>
      <m:oMath>
        <m:r>
          <m:t>p</m:t>
        </m:r>
        <m:r>
          <m:rPr>
            <m:sty m:val="p"/>
          </m:rPr>
          <m:t>=</m:t>
        </m:r>
        <m:r>
          <m:t>2</m:t>
        </m:r>
      </m:oMath>
      <w:del w:id="20470" w:author="PR Preview" w:date="2026-01-01T00:00:00Z">
        <w:r>
          <w:delText xml:space="preserve">,</w:delText>
        </w:r>
      </w:del>
      <w:del w:id="20471" w:author="PR Preview" w:date="2026-01-01T00:00:00Z">
        <w:r>
          <w:delText xml:space="preserve"> </w:delText>
        </w:r>
      </w:del>
      <m:oMath>
        <m:r>
          <m:rPr>
            <m:sty m:val="bi"/>
          </m:rPr>
          <m:t>S</m:t>
        </m:r>
        <m:r>
          <m:rPr>
            <m:sty m:val="p"/>
          </m:rPr>
          <m:t>=</m:t>
        </m:r>
        <m:sSub>
          <m:e>
            <m:r>
              <m:rPr>
                <m:sty m:val="bi"/>
              </m:rPr>
              <m:t>I</m:t>
            </m:r>
          </m:e>
          <m:sub>
            <m:r>
              <m:t>2</m:t>
            </m:r>
          </m:sub>
        </m:sSub>
      </m:oMath>
      <w:del w:id="20472" w:author="PR Preview" w:date="2026-01-01T00:00:00Z">
        <w:r>
          <w:delText xml:space="preserve">,</w:delText>
        </w:r>
      </w:del>
      <w:del w:id="20473" w:author="PR Preview" w:date="2026-01-01T00:00:00Z">
        <w:r>
          <w:delText xml:space="preserve"> </w:delText>
        </w:r>
      </w:del>
      <m:oMath>
        <m:limLow>
          <m:e>
            <m:r>
              <m:t>b</m:t>
            </m:r>
          </m:e>
          <m:lim>
            <m:r>
              <m:rPr>
                <m:sty m:val="p"/>
              </m:rPr>
              <m:t>∼</m:t>
            </m:r>
          </m:lim>
        </m:limLow>
        <m:r>
          <m:rPr>
            <m:sty m:val="p"/>
          </m:rPr>
          <m:t>=</m:t>
        </m:r>
        <m:sSub>
          <m:e>
            <m:limLow>
              <m:e>
                <m:r>
                  <m:t>0</m:t>
                </m:r>
              </m:e>
              <m:lim>
                <m:r>
                  <m:rPr>
                    <m:sty m:val="p"/>
                  </m:rPr>
                  <m:t>∼</m:t>
                </m:r>
              </m:lim>
            </m:limLow>
          </m:e>
          <m:sub>
            <m:r>
              <m:t>2</m:t>
            </m:r>
            <m:r>
              <m:rPr>
                <m:sty m:val="p"/>
              </m:rPr>
              <m:t>×</m:t>
            </m:r>
            <m:r>
              <m:t>1</m:t>
            </m:r>
          </m:sub>
        </m:sSub>
      </m:oMath>
      <w:del w:id="20474" w:author="PR Preview" w:date="2026-01-01T00:00:00Z">
        <w:r>
          <w:delText xml:space="preserve"> </w:delText>
        </w:r>
      </w:del>
      <w:del w:id="20475" w:author="PR Preview" w:date="2026-01-01T00:00:00Z">
        <w:r>
          <w:delText xml:space="preserve">and</w:delText>
        </w:r>
      </w:del>
      <w:del w:id="20476" w:author="PR Preview" w:date="2026-01-01T00:00:00Z">
        <w:r>
          <w:delText xml:space="preserve"> </w:delText>
        </w:r>
      </w:del>
      <m:oMath>
        <m:r>
          <m:t>c</m:t>
        </m:r>
        <m:r>
          <m:rPr>
            <m:sty m:val="p"/>
          </m:rPr>
          <m:t>=</m:t>
        </m:r>
        <m:r>
          <m:t>0</m:t>
        </m:r>
      </m:oMath>
      <w:del w:id="20477" w:author="PR Preview" w:date="2026-01-01T00:00:00Z">
        <w:r>
          <w:delText xml:space="preserve">.</w:delText>
        </w:r>
      </w:del>
      <w:del w:id="20478" w:author="PR Preview" w:date="2026-01-01T00:00:00Z">
        <w:r>
          <w:delText xml:space="preserve"> </w:delText>
        </w:r>
      </w:del>
      <w:del w:id="20479" w:author="PR Preview" w:date="2026-01-01T00:00:00Z">
        <w:r>
          <w:delText xml:space="preserve">Then</w:delText>
        </w:r>
      </w:del>
      <w:del w:id="20480" w:author="PR Preview" w:date="2026-01-01T00:00:00Z">
        <w:r>
          <w:delText xml:space="preserve"> </w:delText>
        </w:r>
      </w:del>
      <m:oMath>
        <m:r>
          <m:rPr>
            <m:sty m:val="bi"/>
          </m:rPr>
          <m:t>S</m:t>
        </m:r>
      </m:oMath>
      <w:del w:id="20481" w:author="PR Preview" w:date="2026-01-01T00:00:00Z">
        <w:r>
          <w:delText xml:space="preserve"> </w:delText>
        </w:r>
      </w:del>
      <w:del w:id="20482" w:author="PR Preview" w:date="2026-01-01T00:00:00Z">
        <w:r>
          <w:delText xml:space="preserve">is positive definite (</w:delText>
        </w:r>
      </w:del>
      <w:hyperlink w:anchor="exm-positive-definite">
        <w:del w:id="20483" w:author="PR Preview" w:date="2026-01-01T00:00:00Z">
          <w:r>
            <w:rPr>
              <w:rStyle w:val="Hyperlink"/>
            </w:rPr>
            <w:delText xml:space="preserve">Example 150</w:delText>
          </w:r>
        </w:del>
      </w:hyperlink>
      <w:del w:id="20484" w:author="PR Preview" w:date="2026-01-01T00:00:00Z">
        <w:r>
          <w:delText xml:space="preserve">),</w:delText>
        </w:r>
      </w:del>
      <w:del w:id="20485" w:author="PR Preview" w:date="2026-01-01T00:00:00Z">
        <w:r>
          <w:delText xml:space="preserve"> </w:delText>
        </w:r>
      </w:del>
      <w:del w:id="20486" w:author="PR Preview" w:date="2026-01-01T00:00:00Z">
        <w:r>
          <w:delText xml:space="preserve">so the graph of</w:delText>
        </w:r>
      </w:del>
    </w:p>
    <w:p>
      <w:pPr>
        <w:pStyle w:val="BodyText"/>
      </w:pPr>
      <m:oMathPara>
        <m:oMathParaPr>
          <m:jc m:val="center"/>
        </m:oMathParaPr>
        <m:oMath>
          <m:eqArr>
            <m:e>
              <m:r>
                <m:t>f</m:t>
              </m:r>
              <m:r>
                <m:rPr>
                  <m:sty m:val="p"/>
                </m:rPr>
                <m:t>(</m:t>
              </m:r>
              <m:limLow>
                <m:e>
                  <m:r>
                    <m:t>x</m:t>
                  </m:r>
                </m:e>
                <m:lim>
                  <m:r>
                    <m:rPr>
                      <m:sty m:val="p"/>
                    </m:rPr>
                    <m:t>∼</m:t>
                  </m:r>
                </m:lim>
              </m:limLow>
              <m:r>
                <m:rPr>
                  <m:sty m:val="p"/>
                </m:rPr>
                <m:t>)</m:t>
              </m:r>
              <m:r>
                <m:t>&amp;</m:t>
              </m:r>
              <m:r>
                <m:rPr>
                  <m:sty m:val="p"/>
                </m:rPr>
                <m:t>=</m:t>
              </m:r>
              <m:sSup>
                <m:e>
                  <m:limLow>
                    <m:e>
                      <m:r>
                        <m:t>x</m:t>
                      </m:r>
                    </m:e>
                    <m:lim>
                      <m:r>
                        <m:rPr>
                          <m:sty m:val="p"/>
                        </m:rPr>
                        <m:t>∼</m:t>
                      </m:r>
                    </m:lim>
                  </m:limLow>
                </m:e>
                <m:sup>
                  <m:r>
                    <m:rPr>
                      <m:sty m:val="p"/>
                    </m:rPr>
                    <m:t>⊤</m:t>
                  </m:r>
                </m:sup>
              </m:sSup>
              <m:sSub>
                <m:e>
                  <m:r>
                    <m:rPr>
                      <m:sty m:val="bi"/>
                    </m:rPr>
                    <m:t>I</m:t>
                  </m:r>
                </m:e>
                <m:sub>
                  <m:r>
                    <m:t>2</m:t>
                  </m:r>
                </m:sub>
              </m:sSub>
              <m:limLow>
                <m:e>
                  <m:r>
                    <m:t>x</m:t>
                  </m:r>
                </m:e>
                <m:lim>
                  <m:r>
                    <m:rPr>
                      <m:sty m:val="p"/>
                    </m:rPr>
                    <m:t>∼</m:t>
                  </m:r>
                </m:lim>
              </m:limLow>
            </m:e>
            <m:e>
              <m:r>
                <m:t>&amp;</m:t>
              </m:r>
              <m:r>
                <m:rPr>
                  <m:sty m:val="p"/>
                </m:rPr>
                <m:t>=</m:t>
              </m:r>
              <m:sSubSup>
                <m:e>
                  <m:r>
                    <m:t>x</m:t>
                  </m:r>
                </m:e>
                <m:sub>
                  <m:r>
                    <m:t>1</m:t>
                  </m:r>
                </m:sub>
                <m:sup>
                  <m:r>
                    <m:t>2</m:t>
                  </m:r>
                </m:sup>
              </m:sSubSup>
              <m:r>
                <m:rPr>
                  <m:sty m:val="p"/>
                </m:rPr>
                <m:t>+</m:t>
              </m:r>
              <m:sSubSup>
                <m:e>
                  <m:r>
                    <m:t>x</m:t>
                  </m:r>
                </m:e>
                <m:sub>
                  <m:r>
                    <m:t>2</m:t>
                  </m:r>
                </m:sub>
                <m:sup>
                  <m:r>
                    <m:t>2</m:t>
                  </m:r>
                </m:sup>
              </m:sSubSup>
            </m:e>
          </m:eqArr>
        </m:oMath>
      </m:oMathPara>
    </w:p>
    <w:p>
      <w:pPr>
        <w:pStyle w:val="FirstParagraph"/>
      </w:pPr>
      <w:del w:id="20487" w:author="PR Preview" w:date="2026-01-01T00:00:00Z">
        <w:r>
          <w:delText xml:space="preserve">is an elliptic paraboloid.</w:delText>
        </w:r>
      </w:del>
      <w:del w:id="20488" w:author="PR Preview" w:date="2026-01-01T00:00:00Z">
        <w:r>
          <w:delText xml:space="preserve"> </w:delText>
        </w:r>
      </w:del>
      <w:del w:id="20489" w:author="PR Preview" w:date="2026-01-01T00:00:00Z">
        <w:r>
          <w:delText xml:space="preserve">At</w:delText>
        </w:r>
      </w:del>
      <w:del w:id="2049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0491" w:author="PR Preview" w:date="2026-01-01T00:00:00Z">
        <w:r>
          <w:delText xml:space="preserve">,</w:delText>
        </w:r>
      </w:del>
      <w:del w:id="20492"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0</m:t>
        </m:r>
      </m:oMath>
      <w:del w:id="20493" w:author="PR Preview" w:date="2026-01-01T00:00:00Z">
        <w:r>
          <w:delText xml:space="preserve">;</w:delText>
        </w:r>
      </w:del>
      <w:del w:id="20494" w:author="PR Preview" w:date="2026-01-01T00:00:00Z">
        <w:r>
          <w:delText xml:space="preserve"> </w:delText>
        </w:r>
      </w:del>
      <w:del w:id="20495" w:author="PR Preview" w:date="2026-01-01T00:00:00Z">
        <w:r>
          <w:delText xml:space="preserve">at</w:delText>
        </w:r>
      </w:del>
      <w:del w:id="20496"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1</m:t>
        </m:r>
        <m:r>
          <m:rPr>
            <m:sty m:val="p"/>
          </m:rPr>
          <m:t>)</m:t>
        </m:r>
      </m:oMath>
      <w:del w:id="20497" w:author="PR Preview" w:date="2026-01-01T00:00:00Z">
        <w:r>
          <w:delText xml:space="preserve">,</w:delText>
        </w:r>
      </w:del>
      <w:del w:id="20498" w:author="PR Preview" w:date="2026-01-01T00:00:00Z">
        <w:r>
          <w:delText xml:space="preserve"> </w:delText>
        </w:r>
      </w:del>
      <m:oMath>
        <m:r>
          <m:t>f</m:t>
        </m:r>
        <m:r>
          <m:rPr>
            <m:sty m:val="p"/>
          </m:rPr>
          <m:t>(</m:t>
        </m:r>
        <m:limLow>
          <m:e>
            <m:r>
              <m:t>x</m:t>
            </m:r>
          </m:e>
          <m:lim>
            <m:r>
              <m:rPr>
                <m:sty m:val="p"/>
              </m:rPr>
              <m:t>∼</m:t>
            </m:r>
          </m:lim>
        </m:limLow>
        <m:r>
          <m:rPr>
            <m:sty m:val="p"/>
          </m:rPr>
          <m:t>)</m:t>
        </m:r>
        <m:r>
          <m:rPr>
            <m:sty m:val="p"/>
          </m:rPr>
          <m:t>=</m:t>
        </m:r>
        <m:r>
          <m:t>2</m:t>
        </m:r>
      </m:oMath>
      <w:del w:id="20499" w:author="PR Preview" w:date="2026-01-01T00:00:00Z">
        <w:r>
          <w:delText xml:space="preserve">;</w:delText>
        </w:r>
      </w:del>
      <w:del w:id="20500" w:author="PR Preview" w:date="2026-01-01T00:00:00Z">
        <w:r>
          <w:delText xml:space="preserve"> </w:delText>
        </w:r>
      </w:del>
      <w:del w:id="20501" w:author="PR Preview" w:date="2026-01-01T00:00:00Z">
        <w:r>
          <w:delText xml:space="preserve">and</w:delText>
        </w:r>
      </w:del>
      <w:del w:id="20502" w:author="PR Preview" w:date="2026-01-01T00:00:00Z">
        <w:r>
          <w:delText xml:space="preserve"> </w:delText>
        </w:r>
      </w:del>
      <m:oMath>
        <m:r>
          <m:t>f</m:t>
        </m:r>
        <m:r>
          <m:rPr>
            <m:sty m:val="p"/>
          </m:rPr>
          <m:t>(</m:t>
        </m:r>
        <m:limLow>
          <m:e>
            <m:r>
              <m:t>x</m:t>
            </m:r>
          </m:e>
          <m:lim>
            <m:r>
              <m:rPr>
                <m:sty m:val="p"/>
              </m:rPr>
              <m:t>∼</m:t>
            </m:r>
          </m:lim>
        </m:limLow>
        <m:r>
          <m:rPr>
            <m:sty m:val="p"/>
          </m:rPr>
          <m:t>)</m:t>
        </m:r>
        <m:r>
          <m:rPr>
            <m:sty m:val="p"/>
          </m:rPr>
          <m:t>&gt;</m:t>
        </m:r>
        <m:r>
          <m:t>0</m:t>
        </m:r>
      </m:oMath>
      <w:del w:id="20503" w:author="PR Preview" w:date="2026-01-01T00:00:00Z">
        <w:r>
          <w:delText xml:space="preserve"> </w:delText>
        </w:r>
      </w:del>
      <w:del w:id="20504" w:author="PR Preview" w:date="2026-01-01T00:00:00Z">
        <w:r>
          <w:delText xml:space="preserve">at every</w:delText>
        </w:r>
      </w:del>
      <w:del w:id="2050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0506" w:author="PR Preview" w:date="2026-01-01T00:00:00Z">
        <w:r>
          <w:delText xml:space="preserve">,</w:delText>
        </w:r>
      </w:del>
      <w:del w:id="20507" w:author="PR Preview" w:date="2026-01-01T00:00:00Z">
        <w:r>
          <w:delText xml:space="preserve"> </w:delText>
        </w:r>
      </w:del>
      <w:del w:id="20508" w:author="PR Preview" w:date="2026-01-01T00:00:00Z">
        <w:r>
          <w:delText xml:space="preserve">so the origin is the only lowest point of the bowl.</w:delText>
        </w:r>
      </w:del>
      <w:del w:id="20509" w:author="PR Preview" w:date="2026-01-01T00:00:00Z">
        <w:r>
          <w:delText xml:space="preserve"> </w:delText>
        </w:r>
      </w:del>
      <w:hyperlink w:anchor="fig-paraboloid">
        <w:del w:id="20510" w:author="PR Preview" w:date="2026-01-01T00:00:00Z">
          <w:r>
            <w:rPr>
              <w:rStyle w:val="Hyperlink"/>
            </w:rPr>
            <w:delText xml:space="preserve">Figure 2</w:delText>
          </w:r>
        </w:del>
      </w:hyperlink>
      <w:del w:id="20511" w:author="PR Preview" w:date="2026-01-01T00:00:00Z">
        <w:r>
          <w:delText xml:space="preserve"> </w:delText>
        </w:r>
      </w:del>
      <w:del w:id="20512" w:author="PR Preview" w:date="2026-01-01T00:00:00Z">
        <w:r>
          <w:delText xml:space="preserve">shows the surface.</w:delText>
        </w:r>
      </w:del>
    </w:p>
    <w:p>
      <w:pPr>
        <w:pStyle w:val="BodyText"/>
      </w:pPr>
      <w:del w:id="20513" w:author="PR Preview" w:date="2026-01-01T00:00:00Z">
        <w:r>
          <w:rPr>
            <w:b/>
            <w:bCs/>
          </w:rPr>
          <w:delText xml:space="preserve">Definition 104 (Matrix-induced inner product (</w:delText>
        </w:r>
      </w:del>
      <m:oMath>
        <m:r>
          <m:rPr>
            <m:sty m:val="bi"/>
          </m:rPr>
          <m:t>A</m:t>
        </m:r>
      </m:oMath>
      <w:del w:id="20514" w:author="PR Preview" w:date="2026-01-01T00:00:00Z">
        <w:r>
          <w:rPr>
            <w:b/>
            <w:bCs/>
          </w:rPr>
          <w:delText xml:space="preserve">-inner product))</w:delText>
        </w:r>
      </w:del>
      <w:del w:id="20515" w:author="PR Preview" w:date="2026-01-01T00:00:00Z">
        <w:r>
          <w:delText xml:space="preserve"> </w:delText>
        </w:r>
      </w:del>
      <w:del w:id="20516" w:author="PR Preview" w:date="2026-01-01T00:00:00Z">
        <w:r>
          <w:delText xml:space="preserve">Let</w:delText>
        </w:r>
      </w:del>
      <w:del w:id="20517" w:author="PR Preview" w:date="2026-01-01T00:00:00Z">
        <w:r>
          <w:delText xml:space="preserve"> </w:delText>
        </w:r>
      </w:del>
      <m:oMath>
        <m:r>
          <m:rPr>
            <m:sty m:val="bi"/>
          </m:rPr>
          <m:t>A</m:t>
        </m:r>
      </m:oMath>
      <w:del w:id="20518" w:author="PR Preview" w:date="2026-01-01T00:00:00Z">
        <w:r>
          <w:delText xml:space="preserve"> </w:delText>
        </w:r>
      </w:del>
      <w:del w:id="20519" w:author="PR Preview" w:date="2026-01-01T00:00:00Z">
        <w:r>
          <w:delText xml:space="preserve">be a</w:delText>
        </w:r>
      </w:del>
      <w:del w:id="20520" w:author="PR Preview" w:date="2026-01-01T00:00:00Z">
        <w:r>
          <w:delText xml:space="preserve"> </w:delText>
        </w:r>
      </w:del>
      <m:oMath>
        <m:r>
          <m:t>p</m:t>
        </m:r>
        <m:r>
          <m:rPr>
            <m:sty m:val="p"/>
          </m:rPr>
          <m:t>×</m:t>
        </m:r>
        <m:r>
          <m:t>p</m:t>
        </m:r>
      </m:oMath>
      <w:del w:id="20521" w:author="PR Preview" w:date="2026-01-01T00:00:00Z">
        <w:r>
          <w:delText xml:space="preserve"> </w:delText>
        </w:r>
      </w:del>
      <w:del w:id="20522" w:author="PR Preview" w:date="2026-01-01T00:00:00Z">
        <w:r>
          <w:delText xml:space="preserve">symmetric positive definite matrix (</w:delText>
        </w:r>
      </w:del>
      <w:hyperlink w:anchor="def-positive-definite">
        <w:del w:id="20523" w:author="PR Preview" w:date="2026-01-01T00:00:00Z">
          <w:r>
            <w:rPr>
              <w:rStyle w:val="Hyperlink"/>
            </w:rPr>
            <w:delText xml:space="preserve">Definition 101</w:delText>
          </w:r>
        </w:del>
      </w:hyperlink>
      <w:del w:id="20524" w:author="PR Preview" w:date="2026-01-01T00:00:00Z">
        <w:r>
          <w:delText xml:space="preserve">)</w:delText>
        </w:r>
      </w:del>
      <w:del w:id="20525" w:author="PR Preview" w:date="2026-01-01T00:00:00Z">
        <w:r>
          <w:delText xml:space="preserve"> </w:delText>
        </w:r>
      </w:del>
      <w:del w:id="20526" w:author="PR Preview" w:date="2026-01-01T00:00:00Z">
        <w:r>
          <w:delText xml:space="preserve">(</w:delText>
        </w:r>
      </w:del>
      <m:oMath>
        <m:r>
          <m:rPr>
            <m:sty m:val="bi"/>
          </m:rPr>
          <m:t>A</m:t>
        </m:r>
        <m:r>
          <m:rPr>
            <m:sty m:val="p"/>
          </m:rPr>
          <m:t>=</m:t>
        </m:r>
        <m:sSup>
          <m:e>
            <m:r>
              <m:rPr>
                <m:sty m:val="bi"/>
              </m:rPr>
              <m:t>A</m:t>
            </m:r>
          </m:e>
          <m:sup>
            <m:r>
              <m:rPr>
                <m:sty m:val="p"/>
              </m:rPr>
              <m:t>⊤</m:t>
            </m:r>
          </m:sup>
        </m:sSup>
      </m:oMath>
      <w:del w:id="20527" w:author="PR Preview" w:date="2026-01-01T00:00:00Z">
        <w:r>
          <w:delText xml:space="preserve"> </w:delText>
        </w:r>
      </w:del>
      <w:del w:id="20528" w:author="PR Preview" w:date="2026-01-01T00:00:00Z">
        <w:r>
          <w:delText xml:space="preserve">and</w:delText>
        </w:r>
      </w:del>
      <w:del w:id="20529"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&gt;</m:t>
        </m:r>
        <m:r>
          <m:t>0</m:t>
        </m:r>
      </m:oMath>
      <w:del w:id="20530" w:author="PR Preview" w:date="2026-01-01T00:00:00Z">
        <w:r>
          <w:delText xml:space="preserve"> </w:delText>
        </w:r>
      </w:del>
      <w:del w:id="20531" w:author="PR Preview" w:date="2026-01-01T00:00:00Z">
        <w:r>
          <w:delText xml:space="preserve">for all nonzero</w:delText>
        </w:r>
      </w:del>
      <w:del w:id="20532"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0533" w:author="PR Preview" w:date="2026-01-01T00:00:00Z">
        <w:r>
          <w:delText xml:space="preserve">).</w:delText>
        </w:r>
      </w:del>
      <w:del w:id="20534" w:author="PR Preview" w:date="2026-01-01T00:00:00Z">
        <w:r>
          <w:delText xml:space="preserve"> </w:delText>
        </w:r>
      </w:del>
      <w:del w:id="20535" w:author="PR Preview" w:date="2026-01-01T00:00:00Z">
        <w:r>
          <w:delText xml:space="preserve">The</w:delText>
        </w:r>
      </w:del>
      <w:del w:id="20536" w:author="PR Preview" w:date="2026-01-01T00:00:00Z">
        <w:r>
          <w:delText xml:space="preserve"> </w:delText>
        </w:r>
      </w:del>
      <w:del w:id="20537" w:author="PR Preview" w:date="2026-01-01T00:00:00Z">
        <w:r>
          <w:rPr>
            <w:b/>
            <w:bCs/>
          </w:rPr>
          <w:delText xml:space="preserve">matrix-induced inner product</w:delText>
        </w:r>
      </w:del>
      <w:del w:id="20538" w:author="PR Preview" w:date="2026-01-01T00:00:00Z">
        <w:r>
          <w:delText xml:space="preserve"> </w:delText>
        </w:r>
      </w:del>
      <w:del w:id="20539" w:author="PR Preview" w:date="2026-01-01T00:00:00Z">
        <w:r>
          <w:delText xml:space="preserve">(or</w:delText>
        </w:r>
      </w:del>
      <w:del w:id="20540" w:author="PR Preview" w:date="2026-01-01T00:00:00Z">
        <w:r>
          <w:delText xml:space="preserve"> </w:delText>
        </w:r>
      </w:del>
      <m:oMath>
        <m:r>
          <m:rPr>
            <m:sty m:val="bi"/>
          </m:rPr>
          <m:t>A</m:t>
        </m:r>
      </m:oMath>
      <w:del w:id="20541" w:author="PR Preview" w:date="2026-01-01T00:00:00Z">
        <w:r>
          <w:rPr>
            <w:b/>
            <w:bCs/>
          </w:rPr>
          <w:delText xml:space="preserve">-inner product</w:delText>
        </w:r>
      </w:del>
      <w:del w:id="20542" w:author="PR Preview" w:date="2026-01-01T00:00:00Z">
        <w:r>
          <w:delText xml:space="preserve">)</w:delText>
        </w:r>
      </w:del>
      <w:del w:id="20543" w:author="PR Preview" w:date="2026-01-01T00:00:00Z">
        <w:r>
          <w:delText xml:space="preserve"> </w:delText>
        </w:r>
      </w:del>
      <w:del w:id="20544" w:author="PR Preview" w:date="2026-01-01T00:00:00Z">
        <w:r>
          <w:delText xml:space="preserve">on</w:delText>
        </w:r>
      </w:del>
      <w:del w:id="20545" w:author="PR Preview" w:date="2026-01-01T00:00:00Z">
        <w:r>
          <w:delText xml:space="preserve"> </w:delText>
        </w:r>
      </w:del>
      <m:oMath>
        <m:sSup>
          <m:e>
            <m:r>
              <m:rPr>
                <m:scr m:val="double-struck"/>
                <m:sty m:val="p"/>
              </m:rPr>
              <m:t>R</m:t>
            </m:r>
          </m:e>
          <m:sup>
            <m:r>
              <m:t>p</m:t>
            </m:r>
          </m:sup>
        </m:sSup>
      </m:oMath>
      <w:del w:id="20546" w:author="PR Preview" w:date="2026-01-01T00:00:00Z">
        <w:r>
          <w:delText xml:space="preserve"> </w:delText>
        </w:r>
      </w:del>
      <w:del w:id="20547" w:author="PR Preview" w:date="2026-01-01T00:00:00Z">
        <w:r>
          <w:delText xml:space="preserve">is defined for all</w:delText>
        </w:r>
      </w:del>
      <w:del w:id="2054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0549" w:author="PR Preview" w:date="2026-01-01T00:00:00Z">
        <w:r>
          <w:delText xml:space="preserve"> </w:delText>
        </w:r>
      </w:del>
      <w:del w:id="20550" w:author="PR Preview" w:date="2026-01-01T00:00:00Z">
        <w:r>
          <w:delText xml:space="preserve">by</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limUpp>
            <m:e>
              <m:r>
                <m:rPr>
                  <m:sty m:val="p"/>
                </m:rPr>
                <m:t>=</m:t>
              </m:r>
            </m:e>
            <m:lim>
              <m:r>
                <m:rPr>
                  <m:nor/>
                  <m:sty m:val="p"/>
                </m:rPr>
                <m:t>def</m:t>
              </m:r>
            </m:lim>
          </m:limUpp>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oMath>
      </m:oMathPara>
    </w:p>
    <w:p>
      <w:pPr>
        <w:pStyle w:val="BodyText"/>
      </w:pPr>
      <w:ins w:id="20551" w:author="PR Preview" w:date="2026-01-01T00:00:00Z">
        <w:r>
          <w:rPr>
            <w:b/>
            <w:bCs/>
          </w:rPr>
          <w:t xml:space="preserve">Example 153 (A bowl with its lowest point at the origin)</w:t>
        </w:r>
      </w:ins>
      <w:ins w:id="20552" w:author="PR Preview" w:date="2026-01-01T00:00:00Z">
        <w:r>
          <w:t xml:space="preserve"> </w:t>
        </w:r>
      </w:ins>
      <w:ins w:id="20553" w:author="PR Preview" w:date="2026-01-01T00:00:00Z">
        <w:r>
          <w:t xml:space="preserve">Take</w:t>
        </w:r>
      </w:ins>
      <w:ins w:id="20554" w:author="PR Preview" w:date="2026-01-01T00:00:00Z">
        <w:r>
          <w:t xml:space="preserve"> </w:t>
        </w:r>
      </w:ins>
      <m:oMath>
        <m:r>
          <m:t>p</m:t>
        </m:r>
        <m:r>
          <m:rPr>
            <m:sty m:val="p"/>
          </m:rPr>
          <m:t>=</m:t>
        </m:r>
        <m:r>
          <m:t>2</m:t>
        </m:r>
      </m:oMath>
      <w:ins w:id="20555" w:author="PR Preview" w:date="2026-01-01T00:00:00Z">
        <w:r>
          <w:t xml:space="preserve">,</w:t>
        </w:r>
      </w:ins>
      <w:ins w:id="20556" w:author="PR Preview" w:date="2026-01-01T00:00:00Z">
        <w:r>
          <w:t xml:space="preserve"> </w:t>
        </w:r>
      </w:ins>
      <m:oMath>
        <m:r>
          <m:rPr>
            <m:sty m:val="bi"/>
          </m:rPr>
          <m:t>S</m:t>
        </m:r>
        <m:r>
          <m:rPr>
            <m:sty m:val="p"/>
          </m:rPr>
          <m:t>=</m:t>
        </m:r>
        <m:sSub>
          <m:e>
            <m:r>
              <m:rPr>
                <m:sty m:val="bi"/>
              </m:rPr>
              <m:t>I</m:t>
            </m:r>
          </m:e>
          <m:sub>
            <m:r>
              <m:t>2</m:t>
            </m:r>
          </m:sub>
        </m:sSub>
      </m:oMath>
      <w:ins w:id="20557" w:author="PR Preview" w:date="2026-01-01T00:00:00Z">
        <w:r>
          <w:t xml:space="preserve">,</w:t>
        </w:r>
      </w:ins>
      <w:ins w:id="20558" w:author="PR Preview" w:date="2026-01-01T00:00:00Z">
        <w:r>
          <w:t xml:space="preserve"> </w:t>
        </w:r>
      </w:ins>
      <w:ins w:id="20559" w:author="PR Preview" w:date="2026-01-01T00:00:00Z">
        <w:r>
          <w:t xml:space="preserve">$\mathord{\smash[b]{\underset{\raise.3ex\hbox{$\scriptstyle\sim$}}{b}}\vphantom{b}} = \mathord{\smash[b]{\underset{\raise.3ex\hbox{$\scriptstyle\sim$}}{0}}\vphantom{0}}_{2 \times 1}$</w:t>
        </w:r>
      </w:ins>
      <w:ins w:id="20560" w:author="PR Preview" w:date="2026-01-01T00:00:00Z">
        <w:r>
          <w:t xml:space="preserve"> </w:t>
        </w:r>
      </w:ins>
      <w:ins w:id="20561" w:author="PR Preview" w:date="2026-01-01T00:00:00Z">
        <w:r>
          <w:t xml:space="preserve">and</w:t>
        </w:r>
      </w:ins>
      <w:ins w:id="20562" w:author="PR Preview" w:date="2026-01-01T00:00:00Z">
        <w:r>
          <w:t xml:space="preserve"> </w:t>
        </w:r>
      </w:ins>
      <m:oMath>
        <m:r>
          <m:t>c</m:t>
        </m:r>
        <m:r>
          <m:rPr>
            <m:sty m:val="p"/>
          </m:rPr>
          <m:t>=</m:t>
        </m:r>
        <m:r>
          <m:t>0</m:t>
        </m:r>
      </m:oMath>
      <w:ins w:id="20563" w:author="PR Preview" w:date="2026-01-01T00:00:00Z">
        <w:r>
          <w:t xml:space="preserve">.</w:t>
        </w:r>
      </w:ins>
      <w:ins w:id="20564" w:author="PR Preview" w:date="2026-01-01T00:00:00Z">
        <w:r>
          <w:t xml:space="preserve"> </w:t>
        </w:r>
      </w:ins>
      <w:ins w:id="20565" w:author="PR Preview" w:date="2026-01-01T00:00:00Z">
        <w:r>
          <w:t xml:space="preserve">Then</w:t>
        </w:r>
      </w:ins>
      <w:ins w:id="20566" w:author="PR Preview" w:date="2026-01-01T00:00:00Z">
        <w:r>
          <w:t xml:space="preserve"> </w:t>
        </w:r>
      </w:ins>
      <m:oMath>
        <m:r>
          <m:rPr>
            <m:sty m:val="bi"/>
          </m:rPr>
          <m:t>S</m:t>
        </m:r>
      </m:oMath>
      <w:ins w:id="20567" w:author="PR Preview" w:date="2026-01-01T00:00:00Z">
        <w:r>
          <w:t xml:space="preserve"> </w:t>
        </w:r>
      </w:ins>
      <w:ins w:id="20568" w:author="PR Preview" w:date="2026-01-01T00:00:00Z">
        <w:r>
          <w:t xml:space="preserve">is positive definite (</w:t>
        </w:r>
      </w:ins>
      <w:hyperlink w:anchor="exm-positive-definite">
        <w:ins w:id="20569" w:author="PR Preview" w:date="2026-01-01T00:00:00Z">
          <w:r>
            <w:rPr>
              <w:rStyle w:val="Hyperlink"/>
            </w:rPr>
            <w:t xml:space="preserve">Example 150</w:t>
          </w:r>
        </w:ins>
      </w:hyperlink>
      <w:ins w:id="20570" w:author="PR Preview" w:date="2026-01-01T00:00:00Z">
        <w:r>
          <w:t xml:space="preserve">),</w:t>
        </w:r>
      </w:ins>
      <w:ins w:id="20571" w:author="PR Preview" w:date="2026-01-01T00:00:00Z">
        <w:r>
          <w:t xml:space="preserve"> </w:t>
        </w:r>
      </w:ins>
      <w:ins w:id="20572" w:author="PR Preview" w:date="2026-01-01T00:00:00Z">
        <w:r>
          <w:t xml:space="preserve">so the graph of</w:t>
        </w:r>
      </w:ins>
    </w:p>
    <w:p>
      <w:pPr>
        <w:pStyle w:val="BodyText"/>
      </w:pPr>
      <w:ins w:id="20573" w:author="PR Preview" w:date="2026-01-01T00:00:00Z">
        <w:r>
          <w:t xml:space="preserve">$$
    \begin{aligned}
    f(\mathord{\smash[b]{\underset{\raise.3ex\hbox{$\scriptstyle\sim$}}{x}}\vphantom{x}}) &amp;= {\mathord{\smash[b]{\underset{\raise.3ex\hbox{$\scriptstyle\sim$}}{x}}\vphantom{x}}}^{\top} \mathbf{I}_2 \mathord{\smash[b]{\underset{\raise.3ex\hbox{$\scriptstyle\sim$}}{x}}\vphantom{x}} \\
    &amp;= x_1^2 + x_2^2
    \end{aligned}
    $$</w:t>
        </w:r>
      </w:ins>
    </w:p>
    <w:p>
      <w:pPr>
        <w:pStyle w:val="FirstParagraph"/>
      </w:pPr>
      <w:ins w:id="20574" w:author="PR Preview" w:date="2026-01-01T00:00:00Z">
        <w:r>
          <w:t xml:space="preserve">is an elliptic paraboloid.</w:t>
        </w:r>
      </w:ins>
      <w:ins w:id="20575" w:author="PR Preview" w:date="2026-01-01T00:00:00Z">
        <w:r>
          <w:t xml:space="preserve"> </w:t>
        </w:r>
      </w:ins>
      <w:ins w:id="20576" w:author="PR Preview" w:date="2026-01-01T00:00:00Z">
        <w:r>
          <w:t xml:space="preserve">At</w:t>
        </w:r>
      </w:ins>
      <w:ins w:id="20577" w:author="PR Preview" w:date="2026-01-01T00:00:00Z">
        <w:r>
          <w:t xml:space="preserve"> </w:t>
        </w:r>
      </w:ins>
      <w:ins w:id="20578" w:author="PR Preview" w:date="2026-01-01T00:00:00Z">
        <w:r>
          <w:t xml:space="preserve">$\mathord{\smash[b]{\underset{\raise.3ex\hbox{$\scriptstyle\sim$}}{x}}\vphantom{x}}= \mathord{\smash[b]{\underset{\raise.3ex\hbox{$\scriptstyle\sim$}}{0}}\vphantom{0}}$</w:t>
        </w:r>
      </w:ins>
      <w:ins w:id="20579" w:author="PR Preview" w:date="2026-01-01T00:00:00Z">
        <w:r>
          <w:t xml:space="preserve">,</w:t>
        </w:r>
      </w:ins>
      <w:ins w:id="20580" w:author="PR Preview" w:date="2026-01-01T00:00:00Z">
        <w:r>
          <w:t xml:space="preserve"> </w:t>
        </w:r>
      </w:ins>
      <w:ins w:id="20581" w:author="PR Preview" w:date="2026-01-01T00:00:00Z">
        <w:r>
          <w:t xml:space="preserve">$f(\mathord{\smash[b]{\underset{\raise.3ex\hbox{$\scriptstyle\sim$}}{x}}\vphantom{x}}) = 0$</w:t>
        </w:r>
      </w:ins>
      <w:ins w:id="20582" w:author="PR Preview" w:date="2026-01-01T00:00:00Z">
        <w:r>
          <w:t xml:space="preserve">;</w:t>
        </w:r>
      </w:ins>
      <w:ins w:id="20583" w:author="PR Preview" w:date="2026-01-01T00:00:00Z">
        <w:r>
          <w:t xml:space="preserve"> </w:t>
        </w:r>
      </w:ins>
      <w:ins w:id="20584" w:author="PR Preview" w:date="2026-01-01T00:00:00Z">
        <w:r>
          <w:t xml:space="preserve">at</w:t>
        </w:r>
      </w:ins>
      <w:ins w:id="20585" w:author="PR Preview" w:date="2026-01-01T00:00:00Z">
        <w:r>
          <w:t xml:space="preserve"> </w:t>
        </w:r>
      </w:ins>
      <w:ins w:id="20586" w:author="PR Preview" w:date="2026-01-01T00:00:00Z">
        <w:r>
          <w:t xml:space="preserve">$\mathord{\smash[b]{\underset{\raise.3ex\hbox{$\scriptstyle\sim$}}{x}}\vphantom{x}}= (1, 1)$</w:t>
        </w:r>
      </w:ins>
      <w:ins w:id="20587" w:author="PR Preview" w:date="2026-01-01T00:00:00Z">
        <w:r>
          <w:t xml:space="preserve">,</w:t>
        </w:r>
      </w:ins>
      <w:ins w:id="20588" w:author="PR Preview" w:date="2026-01-01T00:00:00Z">
        <w:r>
          <w:t xml:space="preserve"> </w:t>
        </w:r>
      </w:ins>
      <w:ins w:id="20589" w:author="PR Preview" w:date="2026-01-01T00:00:00Z">
        <w:r>
          <w:t xml:space="preserve">$f(\mathord{\smash[b]{\underset{\raise.3ex\hbox{$\scriptstyle\sim$}}{x}}\vphantom{x}}) = 2$</w:t>
        </w:r>
      </w:ins>
      <w:ins w:id="20590" w:author="PR Preview" w:date="2026-01-01T00:00:00Z">
        <w:r>
          <w:t xml:space="preserve">;</w:t>
        </w:r>
      </w:ins>
      <w:ins w:id="20591" w:author="PR Preview" w:date="2026-01-01T00:00:00Z">
        <w:r>
          <w:t xml:space="preserve"> </w:t>
        </w:r>
      </w:ins>
      <w:ins w:id="20592" w:author="PR Preview" w:date="2026-01-01T00:00:00Z">
        <w:r>
          <w:t xml:space="preserve">and</w:t>
        </w:r>
      </w:ins>
      <w:ins w:id="20593" w:author="PR Preview" w:date="2026-01-01T00:00:00Z">
        <w:r>
          <w:t xml:space="preserve"> </w:t>
        </w:r>
      </w:ins>
      <w:ins w:id="20594" w:author="PR Preview" w:date="2026-01-01T00:00:00Z">
        <w:r>
          <w:t xml:space="preserve">$f(\mathord{\smash[b]{\underset{\raise.3ex\hbox{$\scriptstyle\sim$}}{x}}\vphantom{x}}) &gt; 0$</w:t>
        </w:r>
      </w:ins>
      <w:ins w:id="20595" w:author="PR Preview" w:date="2026-01-01T00:00:00Z">
        <w:r>
          <w:t xml:space="preserve"> </w:t>
        </w:r>
      </w:ins>
      <w:ins w:id="20596" w:author="PR Preview" w:date="2026-01-01T00:00:00Z">
        <w:r>
          <w:t xml:space="preserve">at every</w:t>
        </w:r>
      </w:ins>
      <w:ins w:id="20597" w:author="PR Preview" w:date="2026-01-01T00:00:00Z">
        <w:r>
          <w:t xml:space="preserve"> </w:t>
        </w:r>
      </w:ins>
      <w:ins w:id="20598" w:author="PR Preview" w:date="2026-01-01T00:00:00Z">
        <w:r>
          <w:t xml:space="preserve">$\mathord{\smash[b]{\underset{\raise.3ex\hbox{$\scriptstyle\sim$}}{x}}\vphantom{x}}\neq \mathord{\smash[b]{\underset{\raise.3ex\hbox{$\scriptstyle\sim$}}{0}}\vphantom{0}}$</w:t>
        </w:r>
      </w:ins>
      <w:ins w:id="20599" w:author="PR Preview" w:date="2026-01-01T00:00:00Z">
        <w:r>
          <w:t xml:space="preserve">,</w:t>
        </w:r>
      </w:ins>
      <w:ins w:id="20600" w:author="PR Preview" w:date="2026-01-01T00:00:00Z">
        <w:r>
          <w:t xml:space="preserve"> </w:t>
        </w:r>
      </w:ins>
      <w:ins w:id="20601" w:author="PR Preview" w:date="2026-01-01T00:00:00Z">
        <w:r>
          <w:t xml:space="preserve">so the origin is the only lowest point of the bowl.</w:t>
        </w:r>
      </w:ins>
      <w:ins w:id="20602" w:author="PR Preview" w:date="2026-01-01T00:00:00Z">
        <w:r>
          <w:t xml:space="preserve"> </w:t>
        </w:r>
      </w:ins>
      <w:hyperlink w:anchor="fig-paraboloid">
        <w:ins w:id="20603" w:author="PR Preview" w:date="2026-01-01T00:00:00Z">
          <w:r>
            <w:rPr>
              <w:rStyle w:val="Hyperlink"/>
            </w:rPr>
            <w:t xml:space="preserve">Figure 2</w:t>
          </w:r>
        </w:ins>
      </w:hyperlink>
      <w:ins w:id="20604" w:author="PR Preview" w:date="2026-01-01T00:00:00Z">
        <w:r>
          <w:t xml:space="preserve"> </w:t>
        </w:r>
      </w:ins>
      <w:ins w:id="20605" w:author="PR Preview" w:date="2026-01-01T00:00:00Z">
        <w:r>
          <w:t xml:space="preserve">shows the surface.</w:t>
        </w:r>
      </w:ins>
    </w:p>
    <w:tbl>
      <w:tblPr>
        <w:tblStyle w:val="Table"/>
        <w:tblW w:type="pct" w:w="5000"/>
        <w:tblLayout w:type="fixed"/>
        <w:tblLook w:firstRow="0" w:lastRow="0" w:firstColumn="0" w:lastColumn="0" w:noHBand="0" w:noVBand="0" w:val="0000"/>
      </w:tblPr>
      <w:tblGrid>
        <w:gridCol w:w="7920"/>
      </w:tblGrid>
      <w:tr>
        <w:tc>
          <w:tcPr/>
          <w:bookmarkStart w:id="511" w:name="fig-paraboloid"/>
          <w:p>
            <w:pPr>
              <w:pStyle w:val="Compact"/>
              <w:jc w:val="center"/>
            </w:pPr>
            <w:r>
              <w:rPr>
                <w:i/>
                <w:iCs/>
              </w:rPr>
              <w:t xml:space="preserve">(This 3D surface is interactive; see the HTML or slide version of this page to view it.)</w:t>
            </w:r>
          </w:p>
          <w:p>
            <w:pPr>
              <w:jc w:val="center"/>
            </w:pPr>
            <w:pPr>
              <w:jc w:val="left"/>
              <w:spacing w:before="200"/>
              <w:pStyle w:val="ImageCaption"/>
            </w:pPr>
            <w:r>
              <w:t xml:space="preserve">Figure 2: The surface</w:t>
            </w:r>
            <w:r>
              <w:t xml:space="preserve"> </w:t>
            </w:r>
            <m:oMath>
              <m:r>
                <m:t>z</m:t>
              </m:r>
              <m:r>
                <m:rPr>
                  <m:sty m:val="p"/>
                </m:rPr>
                <m:t>=</m:t>
              </m:r>
              <m:sSubSup>
                <m:e>
                  <m:r>
                    <m:t>x</m:t>
                  </m:r>
                </m:e>
                <m:sub>
                  <m:r>
                    <m:t>1</m:t>
                  </m:r>
                </m:sub>
                <m:sup>
                  <m:r>
                    <m:t>2</m:t>
                  </m:r>
                </m:sup>
              </m:sSubSup>
              <m:r>
                <m:rPr>
                  <m:sty m:val="p"/>
                </m:rPr>
                <m:t>+</m:t>
              </m:r>
              <m:sSubSup>
                <m:e>
                  <m:r>
                    <m:t>x</m:t>
                  </m:r>
                </m:e>
                <m:sub>
                  <m:r>
                    <m:t>2</m:t>
                  </m:r>
                </m:sub>
                <m:sup>
                  <m:r>
                    <m:t>2</m:t>
                  </m:r>
                </m:sup>
              </m:sSubSup>
            </m:oMath>
            <w:r>
              <w:t xml:space="preserve"> </w:t>
            </w:r>
            <w:r>
              <w:t xml:space="preserve">over</w:t>
            </w:r>
            <w:r>
              <w:t xml:space="preserve"> </w:t>
            </w:r>
            <m:oMath>
              <m:r>
                <m:rPr>
                  <m:sty m:val="p"/>
                </m:rPr>
                <m:t>[</m:t>
              </m:r>
              <m:r>
                <m:rPr>
                  <m:sty m:val="p"/>
                </m:rPr>
                <m:t>−</m:t>
              </m:r>
              <m:r>
                <m:t>2</m:t>
              </m:r>
              <m:r>
                <m:rPr>
                  <m:sty m:val="p"/>
                </m:rPr>
                <m:t>,</m:t>
              </m:r>
              <m:r>
                <m:t>2</m:t>
              </m:r>
              <m:sSup>
                <m:e>
                  <m:r>
                    <m:rPr>
                      <m:sty m:val="p"/>
                    </m:rPr>
                    <m:t>]</m:t>
                  </m:r>
                </m:e>
                <m:sup>
                  <m:r>
                    <m:t>2</m:t>
                  </m:r>
                </m:sup>
              </m:sSup>
            </m:oMath>
            <w:r>
              <w:t xml:space="preserve">:</w:t>
            </w:r>
            <w:r>
              <w:t xml:space="preserve"> </w:t>
            </w:r>
            <w:r>
              <w:t xml:space="preserve">a bowl that opens upward, with its lowest point above the origin.</w:t>
            </w:r>
            <w:r>
              <w:t xml:space="preserve"> </w:t>
            </w:r>
            <w:r>
              <w:t xml:space="preserve">Horizontal slices of the bowl are circles around the origin.</w:t>
            </w:r>
          </w:p>
          <w:bookmarkEnd w:id="511"/>
        </w:tc>
      </w:tr>
    </w:tbl>
    <w:bookmarkEnd w:id="512"/>
    <w:bookmarkStart w:id="513" w:name="def-matrix-induced-inner-product"/>
    <w:p>
      <w:pPr>
        <w:pStyle w:val="BodyText"/>
      </w:pPr>
      <w:ins w:id="20606" w:author="PR Preview" w:date="2026-01-01T00:00:00Z">
        <w:r>
          <w:rPr>
            <w:b/>
            <w:bCs/>
          </w:rPr>
          <w:t xml:space="preserve">Definition 104 (Matrix-induced inner product (</w:t>
        </w:r>
      </w:ins>
      <m:oMath>
        <m:r>
          <m:rPr>
            <m:sty m:val="bi"/>
          </m:rPr>
          <m:t>A</m:t>
        </m:r>
      </m:oMath>
      <w:ins w:id="20607" w:author="PR Preview" w:date="2026-01-01T00:00:00Z">
        <w:r>
          <w:rPr>
            <w:b/>
            <w:bCs/>
          </w:rPr>
          <w:t xml:space="preserve">-inner product))</w:t>
        </w:r>
      </w:ins>
      <w:ins w:id="20608" w:author="PR Preview" w:date="2026-01-01T00:00:00Z">
        <w:r>
          <w:t xml:space="preserve"> </w:t>
        </w:r>
      </w:ins>
      <w:ins w:id="20609" w:author="PR Preview" w:date="2026-01-01T00:00:00Z">
        <w:r>
          <w:t xml:space="preserve">Let</w:t>
        </w:r>
      </w:ins>
      <w:ins w:id="20610" w:author="PR Preview" w:date="2026-01-01T00:00:00Z">
        <w:r>
          <w:t xml:space="preserve"> </w:t>
        </w:r>
      </w:ins>
      <m:oMath>
        <m:r>
          <m:rPr>
            <m:sty m:val="bi"/>
          </m:rPr>
          <m:t>A</m:t>
        </m:r>
      </m:oMath>
      <w:ins w:id="20611" w:author="PR Preview" w:date="2026-01-01T00:00:00Z">
        <w:r>
          <w:t xml:space="preserve"> </w:t>
        </w:r>
      </w:ins>
      <w:ins w:id="20612" w:author="PR Preview" w:date="2026-01-01T00:00:00Z">
        <w:r>
          <w:t xml:space="preserve">be a</w:t>
        </w:r>
      </w:ins>
      <w:ins w:id="20613" w:author="PR Preview" w:date="2026-01-01T00:00:00Z">
        <w:r>
          <w:t xml:space="preserve"> </w:t>
        </w:r>
      </w:ins>
      <m:oMath>
        <m:r>
          <m:t>p</m:t>
        </m:r>
        <m:r>
          <m:rPr>
            <m:sty m:val="p"/>
          </m:rPr>
          <m:t>×</m:t>
        </m:r>
        <m:r>
          <m:t>p</m:t>
        </m:r>
      </m:oMath>
      <w:ins w:id="20614" w:author="PR Preview" w:date="2026-01-01T00:00:00Z">
        <w:r>
          <w:t xml:space="preserve"> </w:t>
        </w:r>
      </w:ins>
      <w:ins w:id="20615" w:author="PR Preview" w:date="2026-01-01T00:00:00Z">
        <w:r>
          <w:t xml:space="preserve">symmetric positive definite matrix (</w:t>
        </w:r>
      </w:ins>
      <w:hyperlink w:anchor="def-positive-definite">
        <w:ins w:id="20616" w:author="PR Preview" w:date="2026-01-01T00:00:00Z">
          <w:r>
            <w:rPr>
              <w:rStyle w:val="Hyperlink"/>
            </w:rPr>
            <w:t xml:space="preserve">Definition 101</w:t>
          </w:r>
        </w:ins>
      </w:hyperlink>
      <w:ins w:id="20617" w:author="PR Preview" w:date="2026-01-01T00:00:00Z">
        <w:r>
          <w:t xml:space="preserve">)</w:t>
        </w:r>
      </w:ins>
      <w:ins w:id="20618" w:author="PR Preview" w:date="2026-01-01T00:00:00Z">
        <w:r>
          <w:t xml:space="preserve"> </w:t>
        </w:r>
      </w:ins>
      <w:ins w:id="20619" w:author="PR Preview" w:date="2026-01-01T00:00:00Z">
        <w:r>
          <w:t xml:space="preserve">(</w:t>
        </w:r>
      </w:ins>
      <m:oMath>
        <m:r>
          <m:rPr>
            <m:sty m:val="bi"/>
          </m:rPr>
          <m:t>A</m:t>
        </m:r>
        <m:r>
          <m:rPr>
            <m:sty m:val="p"/>
          </m:rPr>
          <m:t>=</m:t>
        </m:r>
        <m:sSup>
          <m:e>
            <m:r>
              <m:rPr>
                <m:sty m:val="bi"/>
              </m:rPr>
              <m:t>A</m:t>
            </m:r>
          </m:e>
          <m:sup>
            <m:r>
              <m:rPr>
                <m:sty m:val="p"/>
              </m:rPr>
              <m:t>⊤</m:t>
            </m:r>
          </m:sup>
        </m:sSup>
      </m:oMath>
      <w:ins w:id="20620" w:author="PR Preview" w:date="2026-01-01T00:00:00Z">
        <w:r>
          <w:t xml:space="preserve"> </w:t>
        </w:r>
      </w:ins>
      <w:ins w:id="20621" w:author="PR Preview" w:date="2026-01-01T00:00:00Z">
        <w:r>
          <w:t xml:space="preserve">and</w:t>
        </w:r>
      </w:ins>
      <w:ins w:id="20622" w:author="PR Preview" w:date="2026-01-01T00:00:00Z">
        <w:r>
          <w:t xml:space="preserve"> </w:t>
        </w:r>
      </w:ins>
      <w:ins w:id="20623" w:author="PR Preview" w:date="2026-01-01T00:00:00Z">
        <w:r>
          <w:t xml:space="preserve">${\mathord{\smash[b]{\underset{\raise.3ex\hbox{$\scriptstyle\sim$}}{x}}\vphantom{x}}}^{\top} \mathbf{A} \mathord{\smash[b]{\underset{\raise.3ex\hbox{$\scriptstyle\sim$}}{x}}\vphantom{x}} &gt; 0$</w:t>
        </w:r>
      </w:ins>
      <w:ins w:id="20624" w:author="PR Preview" w:date="2026-01-01T00:00:00Z">
        <w:r>
          <w:t xml:space="preserve"> </w:t>
        </w:r>
      </w:ins>
      <w:ins w:id="20625" w:author="PR Preview" w:date="2026-01-01T00:00:00Z">
        <w:r>
          <w:t xml:space="preserve">for all nonzero</w:t>
        </w:r>
      </w:ins>
      <w:ins w:id="20626" w:author="PR Preview" w:date="2026-01-01T00:00:00Z">
        <w:r>
          <w:t xml:space="preserve"> </w:t>
        </w:r>
      </w:ins>
      <w:ins w:id="20627" w:author="PR Preview" w:date="2026-01-01T00:00:00Z">
        <w:r>
          <w:t xml:space="preserve">$\mathord{\smash[b]{\underset{\raise.3ex\hbox{$\scriptstyle\sim$}}{x}}\vphantom{x}}\in \mathbb{R}^p$</w:t>
        </w:r>
      </w:ins>
      <w:ins w:id="20628" w:author="PR Preview" w:date="2026-01-01T00:00:00Z">
        <w:r>
          <w:t xml:space="preserve">).</w:t>
        </w:r>
      </w:ins>
      <w:ins w:id="20629" w:author="PR Preview" w:date="2026-01-01T00:00:00Z">
        <w:r>
          <w:t xml:space="preserve"> </w:t>
        </w:r>
      </w:ins>
      <w:ins w:id="20630" w:author="PR Preview" w:date="2026-01-01T00:00:00Z">
        <w:r>
          <w:t xml:space="preserve">The</w:t>
        </w:r>
      </w:ins>
      <w:ins w:id="20631" w:author="PR Preview" w:date="2026-01-01T00:00:00Z">
        <w:r>
          <w:t xml:space="preserve"> </w:t>
        </w:r>
      </w:ins>
      <w:ins w:id="20632" w:author="PR Preview" w:date="2026-01-01T00:00:00Z">
        <w:r>
          <w:rPr>
            <w:b/>
            <w:bCs/>
          </w:rPr>
          <w:t xml:space="preserve">matrix-induced inner product</w:t>
        </w:r>
      </w:ins>
      <w:ins w:id="20633" w:author="PR Preview" w:date="2026-01-01T00:00:00Z">
        <w:r>
          <w:t xml:space="preserve"> </w:t>
        </w:r>
      </w:ins>
      <w:ins w:id="20634" w:author="PR Preview" w:date="2026-01-01T00:00:00Z">
        <w:r>
          <w:t xml:space="preserve">(or</w:t>
        </w:r>
      </w:ins>
      <w:ins w:id="20635" w:author="PR Preview" w:date="2026-01-01T00:00:00Z">
        <w:r>
          <w:t xml:space="preserve"> </w:t>
        </w:r>
      </w:ins>
      <m:oMath>
        <m:r>
          <m:rPr>
            <m:sty m:val="bi"/>
          </m:rPr>
          <m:t>A</m:t>
        </m:r>
      </m:oMath>
      <w:ins w:id="20636" w:author="PR Preview" w:date="2026-01-01T00:00:00Z">
        <w:r>
          <w:rPr>
            <w:b/>
            <w:bCs/>
          </w:rPr>
          <w:t xml:space="preserve">-inner product</w:t>
        </w:r>
      </w:ins>
      <w:ins w:id="20637" w:author="PR Preview" w:date="2026-01-01T00:00:00Z">
        <w:r>
          <w:t xml:space="preserve">)</w:t>
        </w:r>
      </w:ins>
      <w:ins w:id="20638" w:author="PR Preview" w:date="2026-01-01T00:00:00Z">
        <w:r>
          <w:t xml:space="preserve"> </w:t>
        </w:r>
      </w:ins>
      <w:ins w:id="20639" w:author="PR Preview" w:date="2026-01-01T00:00:00Z">
        <w:r>
          <w:t xml:space="preserve">on</w:t>
        </w:r>
      </w:ins>
      <w:ins w:id="20640" w:author="PR Preview" w:date="2026-01-01T00:00:00Z">
        <w:r>
          <w:t xml:space="preserve"> </w:t>
        </w:r>
      </w:ins>
      <m:oMath>
        <m:sSup>
          <m:e>
            <m:r>
              <m:rPr>
                <m:scr m:val="double-struck"/>
                <m:sty m:val="p"/>
              </m:rPr>
              <m:t>R</m:t>
            </m:r>
          </m:e>
          <m:sup>
            <m:r>
              <m:t>p</m:t>
            </m:r>
          </m:sup>
        </m:sSup>
      </m:oMath>
      <w:ins w:id="20641" w:author="PR Preview" w:date="2026-01-01T00:00:00Z">
        <w:r>
          <w:t xml:space="preserve"> </w:t>
        </w:r>
      </w:ins>
      <w:ins w:id="20642" w:author="PR Preview" w:date="2026-01-01T00:00:00Z">
        <w:r>
          <w:t xml:space="preserve">is defined for all</w:t>
        </w:r>
      </w:ins>
      <w:ins w:id="20643" w:author="PR Preview" w:date="2026-01-01T00:00:00Z">
        <w:r>
          <w:t xml:space="preserve"> </w:t>
        </w:r>
      </w:ins>
      <w:ins w:id="20644" w:author="PR Preview" w:date="2026-01-01T00:00:00Z">
        <w:r>
          <w:t xml:space="preserve">$\mathord{\smash[b]{\underset{\raise.3ex\hbox{$\scriptstyle\sim$}}{x}}\vphantom{x}}, \mathord{\smash[b]{\underset{\raise.3ex\hbox{$\scriptstyle\sim$}}{y}}\vphantom{y}}\in \mathbb{R}^p$</w:t>
        </w:r>
      </w:ins>
      <w:ins w:id="20645" w:author="PR Preview" w:date="2026-01-01T00:00:00Z">
        <w:r>
          <w:t xml:space="preserve"> </w:t>
        </w:r>
      </w:ins>
      <w:ins w:id="20646" w:author="PR Preview" w:date="2026-01-01T00:00:00Z">
        <w:r>
          <w:t xml:space="preserve">by</w:t>
        </w:r>
      </w:ins>
    </w:p>
    <w:p>
      <w:pPr>
        <w:pStyle w:val="BodyText"/>
      </w:pPr>
      <w:ins w:id="20647" w:author="PR Preview" w:date="2026-01-01T00:00:00Z">
        <w:r>
          <w:t xml:space="preserve">$$
    \mathopen{}\left\langle \mathord{\smash[b]{\underset{\raise.3ex\hbox{$\scriptstyle\sim$}}{x}}\vphantom{x}}, \mathord{\smash[b]{\underset{\raise.3ex\hbox{$\scriptstyle\sim$}}{y}}\vphantom{y}}\right\rangle\mathclose{}_{\mathbf{A}} \stackrel{\text{def}}{=}{\mathord{\smash[b]{\underset{\raise.3ex\hbox{$\scriptstyle\sim$}}{x}}\vphantom{x}}}^{\top} \mathbf{A} \mathord{\smash[b]{\underset{\raise.3ex\hbox{$\scriptstyle\sim$}}{y}}\vphantom{y}}.
    $$</w:t>
        </w:r>
      </w:ins>
    </w:p>
    <w:bookmarkEnd w:id="513"/>
    <w:bookmarkStart w:id="514" w:name="exm-matrix-induced-inner-product"/>
    <w:p>
      <w:pPr>
        <w:pStyle w:val="FirstParagraph"/>
      </w:pPr>
      <w:r>
        <w:rPr>
          <w:b/>
          <w:bCs/>
        </w:rPr>
        <w:t xml:space="preserve">Example 154 (A matrix-induced inner product calculation)</w:t>
      </w:r>
      <w:r>
        <w:t xml:space="preserve"> </w:t>
      </w:r>
      <w:r>
        <w:t xml:space="preserve">Consider the symmetric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r>
            <m:rPr>
              <m:sty m:val="p"/>
            </m:rPr>
            <m:t>.</m:t>
          </m:r>
        </m:oMath>
      </m:oMathPara>
    </w:p>
    <w:p>
      <w:pPr>
        <w:pStyle w:val="FirstParagraph"/>
      </w:pPr>
      <w:del w:id="20648" w:author="PR Preview" w:date="2026-01-01T00:00:00Z">
        <w:r>
          <w:delText xml:space="preserve">For any nonzero vector</w:delText>
        </w:r>
      </w:del>
      <w:del w:id="20649" w:author="PR Preview" w:date="2026-01-01T00:00:00Z">
        <w:r>
          <w:delText xml:space="preserve"> </w:delText>
        </w:r>
      </w:del>
      <m:oMath>
        <m:limLow>
          <m:e>
            <m:r>
              <m:t>x</m:t>
            </m:r>
          </m:e>
          <m:lim>
            <m:r>
              <m:rPr>
                <m:sty m:val="p"/>
              </m:rPr>
              <m:t>∼</m:t>
            </m:r>
          </m:lim>
        </m:limLow>
        <m:r>
          <m:rPr>
            <m:sty m:val="p"/>
          </m:rPr>
          <m:t>=</m:t>
        </m:r>
        <m:r>
          <m:rPr>
            <m:sty m:val="p"/>
          </m:rPr>
          <m:t>(</m:t>
        </m:r>
        <m:sSub>
          <m:e>
            <m:r>
              <m:t>x</m:t>
            </m:r>
          </m:e>
          <m:sub>
            <m:r>
              <m:t>1</m:t>
            </m:r>
          </m:sub>
        </m:sSub>
        <m:r>
          <m:rPr>
            <m:sty m:val="p"/>
          </m:rPr>
          <m:t>,</m:t>
        </m:r>
        <m:sSub>
          <m:e>
            <m:r>
              <m:t>x</m:t>
            </m:r>
          </m:e>
          <m:sub>
            <m:r>
              <m:t>2</m:t>
            </m:r>
          </m:sub>
        </m:sSub>
        <m:r>
          <m:rPr>
            <m:sty m:val="p"/>
          </m:rPr>
          <m:t>)</m:t>
        </m:r>
        <m:r>
          <m:rPr>
            <m:sty m:val="p"/>
          </m:rPr>
          <m:t>∈</m:t>
        </m:r>
        <m:sSup>
          <m:e>
            <m:r>
              <m:rPr>
                <m:scr m:val="double-struck"/>
                <m:sty m:val="p"/>
              </m:rPr>
              <m:t>R</m:t>
            </m:r>
          </m:e>
          <m:sup>
            <m:r>
              <m:t>2</m:t>
            </m:r>
          </m:sup>
        </m:sSup>
      </m:oMath>
      <w:del w:id="20650"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r>
                <m:t>2</m:t>
              </m:r>
              <m:sSubSup>
                <m:e>
                  <m:r>
                    <m:t>x</m:t>
                  </m:r>
                </m:e>
                <m:sub>
                  <m:r>
                    <m:t>1</m:t>
                  </m:r>
                </m:sub>
                <m:sup>
                  <m:r>
                    <m:t>2</m:t>
                  </m:r>
                </m:sup>
              </m:sSubSup>
              <m:r>
                <m:rPr>
                  <m:sty m:val="p"/>
                </m:rPr>
                <m:t>+</m:t>
              </m:r>
              <m:r>
                <m:t>2</m:t>
              </m:r>
              <m:sSub>
                <m:e>
                  <m:r>
                    <m:t>x</m:t>
                  </m:r>
                </m:e>
                <m:sub>
                  <m:r>
                    <m:t>1</m:t>
                  </m:r>
                </m:sub>
              </m:sSub>
              <m:sSub>
                <m:e>
                  <m:r>
                    <m:t>x</m:t>
                  </m:r>
                </m:e>
                <m:sub>
                  <m:r>
                    <m:t>2</m:t>
                  </m:r>
                </m:sub>
              </m:sSub>
              <m:r>
                <m:rPr>
                  <m:sty m:val="p"/>
                </m:rPr>
                <m:t>+</m:t>
              </m:r>
              <m:r>
                <m:t>2</m:t>
              </m:r>
              <m:sSubSup>
                <m:e>
                  <m:r>
                    <m:t>x</m:t>
                  </m:r>
                </m:e>
                <m:sub>
                  <m:r>
                    <m:t>2</m:t>
                  </m:r>
                </m:sub>
                <m:sup>
                  <m:r>
                    <m:t>2</m:t>
                  </m:r>
                </m:sup>
              </m:sSubSup>
              <m:r>
                <m:t>&amp;</m:t>
              </m:r>
              <m:r>
                <m:t>&amp;</m:t>
              </m:r>
              <m:r>
                <m:rPr>
                  <m:nor/>
                  <m:sty m:val="p"/>
                </m:rPr>
                <m:t>(expand the quadratic form)</m:t>
              </m:r>
            </m:e>
            <m:e>
              <m:r>
                <m:t>&amp;</m:t>
              </m:r>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m:t>
              </m:r>
              <m:sSubSup>
                <m:e>
                  <m:r>
                    <m:t>x</m:t>
                  </m:r>
                </m:e>
                <m:sub>
                  <m:r>
                    <m:t>1</m:t>
                  </m:r>
                </m:sub>
                <m:sup>
                  <m:r>
                    <m:t>2</m:t>
                  </m:r>
                </m:sup>
              </m:sSubSup>
              <m:r>
                <m:rPr>
                  <m:sty m:val="p"/>
                </m:rPr>
                <m:t>+</m:t>
              </m:r>
              <m:sSubSup>
                <m:e>
                  <m:r>
                    <m:t>x</m:t>
                  </m:r>
                </m:e>
                <m:sub>
                  <m:r>
                    <m:t>2</m:t>
                  </m:r>
                </m:sub>
                <m:sup>
                  <m:r>
                    <m:t>2</m:t>
                  </m:r>
                </m:sup>
              </m:sSubSup>
              <m:r>
                <m:t>&amp;</m:t>
              </m:r>
              <m:r>
                <m:t>&amp;</m:t>
              </m:r>
              <m:r>
                <m:rPr>
                  <m:nor/>
                  <m:sty m:val="p"/>
                </m:rPr>
                <m:t>(complete the square)</m:t>
              </m:r>
            </m:e>
          </m:eqArr>
        </m:oMath>
      </m:oMathPara>
    </w:p>
    <w:p>
      <w:pPr>
        <w:pStyle w:val="FirstParagraph"/>
      </w:pPr>
      <w:del w:id="20651" w:author="PR Preview" w:date="2026-01-01T00:00:00Z">
        <w:r>
          <w:delText xml:space="preserve">which is strictly positive because</w:delText>
        </w:r>
      </w:del>
      <w:del w:id="20652"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&gt;</m:t>
        </m:r>
        <m:r>
          <m:t>0</m:t>
        </m:r>
      </m:oMath>
      <w:del w:id="20653" w:author="PR Preview" w:date="2026-01-01T00:00:00Z">
        <w:r>
          <w:delText xml:space="preserve"> </w:delText>
        </w:r>
      </w:del>
      <w:del w:id="20654" w:author="PR Preview" w:date="2026-01-01T00:00:00Z">
        <w:r>
          <w:delText xml:space="preserve">when</w:delText>
        </w:r>
      </w:del>
      <w:del w:id="2065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0656" w:author="PR Preview" w:date="2026-01-01T00:00:00Z">
        <w:r>
          <w:delText xml:space="preserve">.</w:delText>
        </w:r>
      </w:del>
      <w:del w:id="20657" w:author="PR Preview" w:date="2026-01-01T00:00:00Z">
        <w:r>
          <w:delText xml:space="preserve"> </w:delText>
        </w:r>
      </w:del>
      <w:del w:id="20658" w:author="PR Preview" w:date="2026-01-01T00:00:00Z">
        <w:r>
          <w:delText xml:space="preserve">Thus</w:delText>
        </w:r>
      </w:del>
      <w:del w:id="20659" w:author="PR Preview" w:date="2026-01-01T00:00:00Z">
        <w:r>
          <w:delText xml:space="preserve"> </w:delText>
        </w:r>
      </w:del>
      <m:oMath>
        <m:r>
          <m:rPr>
            <m:sty m:val="bi"/>
          </m:rPr>
          <m:t>A</m:t>
        </m:r>
      </m:oMath>
      <w:del w:id="20660" w:author="PR Preview" w:date="2026-01-01T00:00:00Z">
        <w:r>
          <w:delText xml:space="preserve"> </w:delText>
        </w:r>
      </w:del>
      <w:del w:id="20661" w:author="PR Preview" w:date="2026-01-01T00:00:00Z">
        <w:r>
          <w:delText xml:space="preserve">is positive definite (</w:delText>
        </w:r>
      </w:del>
      <w:hyperlink w:anchor="def-positive-definite">
        <w:del w:id="20662" w:author="PR Preview" w:date="2026-01-01T00:00:00Z">
          <w:r>
            <w:rPr>
              <w:rStyle w:val="Hyperlink"/>
            </w:rPr>
            <w:delText xml:space="preserve">Definition 101</w:delText>
          </w:r>
        </w:del>
      </w:hyperlink>
      <w:del w:id="20663" w:author="PR Preview" w:date="2026-01-01T00:00:00Z">
        <w:r>
          <w:delText xml:space="preserve">).</w:delText>
        </w:r>
      </w:del>
    </w:p>
    <w:p>
      <w:pPr>
        <w:pStyle w:val="BodyText"/>
      </w:pPr>
      <w:del w:id="20664" w:author="PR Preview" w:date="2026-01-01T00:00:00Z">
        <w:r>
          <w:delText xml:space="preserve">For vectors</w:delText>
        </w:r>
      </w:del>
      <w:del w:id="20665"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20666" w:author="PR Preview" w:date="2026-01-01T00:00:00Z">
        <w:r>
          <w:delText xml:space="preserve"> </w:delText>
        </w:r>
      </w:del>
      <w:del w:id="20667" w:author="PR Preview" w:date="2026-01-01T00:00:00Z">
        <w:r>
          <w:delText xml:space="preserve">and</w:delText>
        </w:r>
      </w:del>
      <w:del w:id="20668"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rPr>
            <m:sty m:val="p"/>
          </m:rPr>
          <m:t>−</m:t>
        </m:r>
        <m:r>
          <m:t>1</m:t>
        </m:r>
        <m:r>
          <m:rPr>
            <m:sty m:val="p"/>
          </m:rPr>
          <m:t>)</m:t>
        </m:r>
      </m:oMath>
      <w:del w:id="20669" w:author="PR Preview" w:date="2026-01-01T00:00:00Z">
        <w:r>
          <w:delText xml:space="preserve">,</w:delText>
        </w:r>
      </w:del>
      <w:del w:id="20670" w:author="PR Preview" w:date="2026-01-01T00:00:00Z">
        <w:r>
          <w:delText xml:space="preserve"> </w:delText>
        </w:r>
      </w:del>
      <w:del w:id="20671" w:author="PR Preview" w:date="2026-01-01T00:00:00Z">
        <w:r>
          <w:delText xml:space="preserve">their inner product induced by</w:delText>
        </w:r>
      </w:del>
      <w:del w:id="20672" w:author="PR Preview" w:date="2026-01-01T00:00:00Z">
        <w:r>
          <w:delText xml:space="preserve"> </w:delText>
        </w:r>
      </w:del>
      <m:oMath>
        <m:r>
          <m:rPr>
            <m:sty m:val="bi"/>
          </m:rPr>
          <m:t>A</m:t>
        </m:r>
      </m:oMath>
      <w:del w:id="20673" w:author="PR Preview" w:date="2026-01-01T00:00:00Z">
        <w:r>
          <w:delText xml:space="preserve"> </w:delText>
        </w:r>
      </w:del>
      <w:del w:id="20674" w:author="PR Preview" w:date="2026-01-01T00:00:00Z">
        <w:r>
          <w:delText xml:space="preserve">is:</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d>
                <m:dPr>
                  <m:begChr m:val="["/>
                  <m:sepChr m:val=""/>
                  <m:endChr m:val="]"/>
                  <m:grow/>
                </m:dPr>
                <m:e>
                  <m:m>
                    <m:mPr>
                      <m:baseJc m:val="center"/>
                      <m:plcHide m:val="on"/>
                      <m:mcs>
                        <m:mc>
                          <m:mcPr>
                            <m:mcJc m:val="center"/>
                            <m:count m:val="1"/>
                          </m:mcPr>
                        </m:mc>
                      </m:mcs>
                    </m:mPr>
                    <m:mr>
                      <m:e>
                        <m:r>
                          <m:t>3</m:t>
                        </m:r>
                      </m:e>
                    </m:mr>
                    <m:mr>
                      <m:e>
                        <m:r>
                          <m:rPr>
                            <m:sty m:val="p"/>
                          </m:rPr>
                          <m:t>−</m:t>
                        </m:r>
                        <m:r>
                          <m:t>1</m:t>
                        </m:r>
                      </m:e>
                    </m:mr>
                  </m:m>
                </m:e>
              </m:d>
              <m:r>
                <m:t>&amp;</m:t>
              </m:r>
              <m:r>
                <m:t>&amp;</m:t>
              </m:r>
              <m:r>
                <m:rPr>
                  <m:nor/>
                  <m:sty m:val="p"/>
                </m:rPr>
                <m:t>(substitute vectors and matrix)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2</m:t>
                        </m:r>
                        <m:r>
                          <m:rPr>
                            <m:sty m:val="p"/>
                          </m:rPr>
                          <m:t>⋅</m:t>
                        </m:r>
                        <m:r>
                          <m:t>3</m:t>
                        </m:r>
                        <m:r>
                          <m:rPr>
                            <m:sty m:val="p"/>
                          </m:rPr>
                          <m:t>+</m:t>
                        </m:r>
                        <m:r>
                          <m:t>1</m:t>
                        </m:r>
                        <m:r>
                          <m:rPr>
                            <m:sty m:val="p"/>
                          </m:rPr>
                          <m:t>⋅</m:t>
                        </m:r>
                        <m:r>
                          <m:rPr>
                            <m:sty m:val="p"/>
                          </m:rPr>
                          <m:t>(</m:t>
                        </m:r>
                        <m:r>
                          <m:rPr>
                            <m:sty m:val="p"/>
                          </m:rPr>
                          <m:t>−</m:t>
                        </m:r>
                        <m:r>
                          <m:t>1</m:t>
                        </m:r>
                        <m:r>
                          <m:rPr>
                            <m:sty m:val="p"/>
                          </m:rPr>
                          <m:t>)</m:t>
                        </m:r>
                      </m:e>
                    </m:mr>
                    <m:mr>
                      <m:e>
                        <m:r>
                          <m:t>1</m:t>
                        </m:r>
                        <m:r>
                          <m:rPr>
                            <m:sty m:val="p"/>
                          </m:rPr>
                          <m:t>⋅</m:t>
                        </m:r>
                        <m:r>
                          <m:t>3</m:t>
                        </m:r>
                        <m:r>
                          <m:rPr>
                            <m:sty m:val="p"/>
                          </m:rPr>
                          <m:t>+</m:t>
                        </m:r>
                        <m:r>
                          <m:t>2</m:t>
                        </m:r>
                        <m:r>
                          <m:rPr>
                            <m:sty m:val="p"/>
                          </m:rPr>
                          <m:t>⋅</m:t>
                        </m:r>
                        <m:r>
                          <m:rPr>
                            <m:sty m:val="p"/>
                          </m:rPr>
                          <m:t>(</m:t>
                        </m:r>
                        <m:r>
                          <m:rPr>
                            <m:sty m:val="p"/>
                          </m:rPr>
                          <m:t>−</m:t>
                        </m:r>
                        <m:r>
                          <m:t>1</m:t>
                        </m:r>
                        <m:r>
                          <m:rPr>
                            <m:sty m:val="p"/>
                          </m:rPr>
                          <m:t>)</m:t>
                        </m:r>
                      </m:e>
                    </m:mr>
                  </m:m>
                </m:e>
              </m:d>
              <m:r>
                <m:t>&amp;</m:t>
              </m:r>
              <m:r>
                <m:t>&amp;</m:t>
              </m:r>
              <m:r>
                <m:rPr>
                  <m:nor/>
                  <m:sty m:val="p"/>
                </m:rPr>
                <m:t>(</m:t>
              </m:r>
              <m:r>
                <m:rPr>
                  <m:nor/>
                  <m:sty m:val="p"/>
                </m:rPr>
                <m:t>Definition 32</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5</m:t>
                        </m:r>
                      </m:e>
                    </m:mr>
                    <m:mr>
                      <m:e>
                        <m:r>
                          <m:t>1</m:t>
                        </m:r>
                      </m:e>
                    </m:mr>
                  </m:m>
                </m:e>
              </m:d>
              <m:r>
                <m:t>&amp;</m:t>
              </m:r>
              <m:r>
                <m:t>&amp;</m:t>
              </m:r>
              <m:r>
                <m:rPr>
                  <m:nor/>
                  <m:sty m:val="p"/>
                </m:rPr>
                <m:t>(multiply and add)</m:t>
              </m:r>
            </m:e>
            <m:e>
              <m:r>
                <m:t>&amp;</m:t>
              </m:r>
              <m:r>
                <m:rPr>
                  <m:sty m:val="p"/>
                </m:rPr>
                <m:t>=</m:t>
              </m:r>
              <m:r>
                <m:t>1</m:t>
              </m:r>
              <m:r>
                <m:rPr>
                  <m:sty m:val="p"/>
                </m:rPr>
                <m:t>⋅</m:t>
              </m:r>
              <m:r>
                <m:t>5</m:t>
              </m:r>
              <m:r>
                <m:rPr>
                  <m:sty m:val="p"/>
                </m:rPr>
                <m:t>+</m:t>
              </m:r>
              <m:r>
                <m:t>2</m:t>
              </m:r>
              <m:r>
                <m:rPr>
                  <m:sty m:val="p"/>
                </m:rPr>
                <m:t>⋅</m:t>
              </m:r>
              <m:r>
                <m:t>1</m:t>
              </m:r>
              <m:r>
                <m:t>&amp;</m:t>
              </m:r>
              <m:r>
                <m:t>&amp;</m:t>
              </m:r>
              <m:r>
                <m:rPr>
                  <m:nor/>
                  <m:sty m:val="p"/>
                </m:rPr>
                <m:t>(</m:t>
              </m:r>
              <m:r>
                <m:rPr>
                  <m:nor/>
                  <m:sty m:val="p"/>
                </m:rPr>
                <m:t>Definition 32</m:t>
              </m:r>
              <m:r>
                <m:rPr>
                  <m:nor/>
                  <m:sty m:val="p"/>
                </m:rPr>
                <m:t>)</m:t>
              </m:r>
            </m:e>
            <m:e>
              <m:r>
                <m:t>&amp;</m:t>
              </m:r>
              <m:r>
                <m:rPr>
                  <m:sty m:val="p"/>
                </m:rPr>
                <m:t>=</m:t>
              </m:r>
              <m:r>
                <m:t>7</m:t>
              </m:r>
              <m:r>
                <m:rPr>
                  <m:sty m:val="p"/>
                </m:rPr>
                <m:t>.</m:t>
              </m:r>
              <m:r>
                <m:t>&amp;</m:t>
              </m:r>
              <m:r>
                <m:t>&amp;</m:t>
              </m:r>
              <m:r>
                <m:rPr>
                  <m:nor/>
                  <m:sty m:val="p"/>
                </m:rPr>
                <m:t>(multiply and add)</m:t>
              </m:r>
            </m:e>
          </m:eqArr>
        </m:oMath>
      </m:oMathPara>
    </w:p>
    <w:p>
      <w:pPr>
        <w:pStyle w:val="FirstParagraph"/>
      </w:pPr>
      <w:ins w:id="20675" w:author="PR Preview" w:date="2026-01-01T00:00:00Z">
        <w:r>
          <w:t xml:space="preserve">For any nonzero vector</w:t>
        </w:r>
      </w:ins>
      <w:ins w:id="20676" w:author="PR Preview" w:date="2026-01-01T00:00:00Z">
        <w:r>
          <w:t xml:space="preserve"> </w:t>
        </w:r>
      </w:ins>
      <w:ins w:id="20677" w:author="PR Preview" w:date="2026-01-01T00:00:00Z">
        <w:r>
          <w:t xml:space="preserve">$\mathord{\smash[b]{\underset{\raise.3ex\hbox{$\scriptstyle\sim$}}{x}}\vphantom{x}}= (x_1, x_2) \in \mathbb{R}^2$</w:t>
        </w:r>
      </w:ins>
      <w:ins w:id="20678" w:author="PR Preview" w:date="2026-01-01T00:00:00Z">
        <w:r>
          <w:t xml:space="preserve">:</w:t>
        </w:r>
      </w:ins>
    </w:p>
    <w:p>
      <w:pPr>
        <w:pStyle w:val="BodyText"/>
      </w:pPr>
      <w:ins w:id="20679" w:author="PR Preview" w:date="2026-01-01T00:00:00Z">
        <w:r>
          <w:t xml:space="preserve">$$
    \begin{aligned}
    {\mathord{\smash[b]{\underset{\raise.3ex\hbox{$\scriptstyle\sim$}}{x}}\vphantom{x}}}^{\top} \mathbf{A} \mathord{\smash[b]{\underset{\raise.3ex\hbox{$\scriptstyle\sim$}}{x}}\vphantom{x}}
    &amp;= 2 x_1^2 + 2 x_1 x_2 + 2 x_2^2
    &amp;&amp; \text{(expand the quadratic form)}
    \\
    &amp;= (x_1 + x_2)^2 + x_1^2 + x_2^2
    &amp;&amp; \text{(complete the square)}
    \end{aligned}
    $$</w:t>
        </w:r>
      </w:ins>
    </w:p>
    <w:p>
      <w:pPr>
        <w:pStyle w:val="FirstParagraph"/>
      </w:pPr>
      <w:ins w:id="20680" w:author="PR Preview" w:date="2026-01-01T00:00:00Z">
        <w:r>
          <w:t xml:space="preserve">which is strictly positive because</w:t>
        </w:r>
      </w:ins>
      <w:ins w:id="20681"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&gt;</m:t>
        </m:r>
        <m:r>
          <m:t>0</m:t>
        </m:r>
      </m:oMath>
      <w:ins w:id="20682" w:author="PR Preview" w:date="2026-01-01T00:00:00Z">
        <w:r>
          <w:t xml:space="preserve"> </w:t>
        </w:r>
      </w:ins>
      <w:ins w:id="20683" w:author="PR Preview" w:date="2026-01-01T00:00:00Z">
        <w:r>
          <w:t xml:space="preserve">when</w:t>
        </w:r>
      </w:ins>
      <w:ins w:id="20684" w:author="PR Preview" w:date="2026-01-01T00:00:00Z">
        <w:r>
          <w:t xml:space="preserve"> </w:t>
        </w:r>
      </w:ins>
      <w:ins w:id="20685" w:author="PR Preview" w:date="2026-01-01T00:00:00Z">
        <w:r>
          <w:t xml:space="preserve">$\mathord{\smash[b]{\underset{\raise.3ex\hbox{$\scriptstyle\sim$}}{x}}\vphantom{x}}\neq \mathord{\smash[b]{\underset{\raise.3ex\hbox{$\scriptstyle\sim$}}{0}}\vphantom{0}}$</w:t>
        </w:r>
      </w:ins>
      <w:ins w:id="20686" w:author="PR Preview" w:date="2026-01-01T00:00:00Z">
        <w:r>
          <w:t xml:space="preserve">.</w:t>
        </w:r>
      </w:ins>
      <w:ins w:id="20687" w:author="PR Preview" w:date="2026-01-01T00:00:00Z">
        <w:r>
          <w:t xml:space="preserve"> </w:t>
        </w:r>
      </w:ins>
      <w:ins w:id="20688" w:author="PR Preview" w:date="2026-01-01T00:00:00Z">
        <w:r>
          <w:t xml:space="preserve">Thus</w:t>
        </w:r>
      </w:ins>
      <w:ins w:id="20689" w:author="PR Preview" w:date="2026-01-01T00:00:00Z">
        <w:r>
          <w:t xml:space="preserve"> </w:t>
        </w:r>
      </w:ins>
      <m:oMath>
        <m:r>
          <m:rPr>
            <m:sty m:val="bi"/>
          </m:rPr>
          <m:t>A</m:t>
        </m:r>
      </m:oMath>
      <w:ins w:id="20690" w:author="PR Preview" w:date="2026-01-01T00:00:00Z">
        <w:r>
          <w:t xml:space="preserve"> </w:t>
        </w:r>
      </w:ins>
      <w:ins w:id="20691" w:author="PR Preview" w:date="2026-01-01T00:00:00Z">
        <w:r>
          <w:t xml:space="preserve">is positive definite (</w:t>
        </w:r>
      </w:ins>
      <w:hyperlink w:anchor="def-positive-definite">
        <w:ins w:id="20692" w:author="PR Preview" w:date="2026-01-01T00:00:00Z">
          <w:r>
            <w:rPr>
              <w:rStyle w:val="Hyperlink"/>
            </w:rPr>
            <w:t xml:space="preserve">Definition 101</w:t>
          </w:r>
        </w:ins>
      </w:hyperlink>
      <w:ins w:id="20693" w:author="PR Preview" w:date="2026-01-01T00:00:00Z">
        <w:r>
          <w:t xml:space="preserve">).</w:t>
        </w:r>
      </w:ins>
    </w:p>
    <w:p>
      <w:pPr>
        <w:pStyle w:val="BodyText"/>
      </w:pPr>
      <w:ins w:id="20694" w:author="PR Preview" w:date="2026-01-01T00:00:00Z">
        <w:r>
          <w:t xml:space="preserve">For vectors</w:t>
        </w:r>
      </w:ins>
      <w:ins w:id="20695" w:author="PR Preview" w:date="2026-01-01T00:00:00Z">
        <w:r>
          <w:t xml:space="preserve"> </w:t>
        </w:r>
      </w:ins>
      <w:ins w:id="20696" w:author="PR Preview" w:date="2026-01-01T00:00:00Z">
        <w:r>
          <w:t xml:space="preserve">$\mathord{\smash[b]{\underset{\raise.3ex\hbox{$\scriptstyle\sim$}}{x}}\vphantom{x}}= (1, 2)$</w:t>
        </w:r>
      </w:ins>
      <w:ins w:id="20697" w:author="PR Preview" w:date="2026-01-01T00:00:00Z">
        <w:r>
          <w:t xml:space="preserve"> </w:t>
        </w:r>
      </w:ins>
      <w:ins w:id="20698" w:author="PR Preview" w:date="2026-01-01T00:00:00Z">
        <w:r>
          <w:t xml:space="preserve">and</w:t>
        </w:r>
      </w:ins>
      <w:ins w:id="20699" w:author="PR Preview" w:date="2026-01-01T00:00:00Z">
        <w:r>
          <w:t xml:space="preserve"> </w:t>
        </w:r>
      </w:ins>
      <w:ins w:id="20700" w:author="PR Preview" w:date="2026-01-01T00:00:00Z">
        <w:r>
          <w:t xml:space="preserve">$\mathord{\smash[b]{\underset{\raise.3ex\hbox{$\scriptstyle\sim$}}{y}}\vphantom{y}}= (3, -1)$</w:t>
        </w:r>
      </w:ins>
      <w:ins w:id="20701" w:author="PR Preview" w:date="2026-01-01T00:00:00Z">
        <w:r>
          <w:t xml:space="preserve">,</w:t>
        </w:r>
      </w:ins>
      <w:ins w:id="20702" w:author="PR Preview" w:date="2026-01-01T00:00:00Z">
        <w:r>
          <w:t xml:space="preserve"> </w:t>
        </w:r>
      </w:ins>
      <w:ins w:id="20703" w:author="PR Preview" w:date="2026-01-01T00:00:00Z">
        <w:r>
          <w:t xml:space="preserve">their inner product induced by</w:t>
        </w:r>
      </w:ins>
      <w:ins w:id="20704" w:author="PR Preview" w:date="2026-01-01T00:00:00Z">
        <w:r>
          <w:t xml:space="preserve"> </w:t>
        </w:r>
      </w:ins>
      <m:oMath>
        <m:r>
          <m:rPr>
            <m:sty m:val="bi"/>
          </m:rPr>
          <m:t>A</m:t>
        </m:r>
      </m:oMath>
      <w:ins w:id="20705" w:author="PR Preview" w:date="2026-01-01T00:00:00Z">
        <w:r>
          <w:t xml:space="preserve"> </w:t>
        </w:r>
      </w:ins>
      <w:ins w:id="20706" w:author="PR Preview" w:date="2026-01-01T00:00:00Z">
        <w:r>
          <w:t xml:space="preserve">is:</w:t>
        </w:r>
      </w:ins>
    </w:p>
    <w:p>
      <w:pPr>
        <w:pStyle w:val="BodyText"/>
      </w:pPr>
      <w:ins w:id="20707"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\mathbf{A} \mathord{\smash[b]{\underset{\raise.3ex\hbox{$\scriptstyle\sim$}}{y}}\vphantom{y}}
    &amp;&amp; \text{(definition of } \mathopen{}\left\langle \cdot, \cdot\right\rangle\mathclose{}_{\mathbf{A}} \text{)}
    \\
    &amp;= \begin{bmatrix} 1 &amp; 2 \end{bmatrix} \begin{bmatrix} 2 &amp; 1 \\ 1 &amp; 2 \end{bmatrix} \begin{bmatrix} 3 \\ -1 \end{bmatrix}
    &amp;&amp; \text{(substitute vectors and matrix)}
    \\
    &amp;= \begin{bmatrix} 1 &amp; 2 \end{bmatrix} \begin{bmatrix} 2 \cdot 3 + 1 \cdot(-1) \\ 1 \cdot 3 + 2 \cdot(-1) \end{bmatrix}
    &amp;&amp; \text{(}\text{Definition~32}\text{)}
    \\
    &amp;= \begin{bmatrix} 1 &amp; 2 \end{bmatrix} \begin{bmatrix} 5 \\ 1 \end{bmatrix}
    &amp;&amp; \text{(multiply and add)}
    \\
    &amp;= 1 \cdot 5 + 2 \cdot 1
    &amp;&amp; \text{(}\text{Definition~32}\text{)}
    \\
    &amp;= 7.
    &amp;&amp; \text{(multiply and add)}
    \end{aligned}
    $$</w:t>
        </w:r>
      </w:ins>
    </w:p>
    <w:p>
      <w:pPr>
        <w:pStyle w:val="FirstParagraph"/>
      </w:pPr>
      <w:r>
        <w:t xml:space="preserve">In contrast, the standard dot product yields:</w:t>
      </w:r>
    </w:p>
    <w:p>
      <w:pPr>
        <w:pStyle w:val="BodyText"/>
      </w:pPr>
      <m:oMathPara>
        <m:oMathParaPr>
          <m:jc m:val="center"/>
        </m:oMathParaPr>
        <m:oMath>
          <m:eqArr>
            <m:e>
              <m:limLow>
                <m:e>
                  <m:r>
                    <m:t>x</m:t>
                  </m:r>
                </m:e>
                <m:lim>
                  <m:r>
                    <m:rPr>
                      <m:sty m:val="p"/>
                    </m:rPr>
                    <m:t>∼</m:t>
                  </m:r>
                </m:lim>
              </m:limLow>
              <m:r>
                <m:rPr>
                  <m:sty m:val="p"/>
                </m:rPr>
                <m:t>⋅</m:t>
              </m:r>
              <m:limLow>
                <m:e>
                  <m:r>
                    <m:t>y</m:t>
                  </m:r>
                </m:e>
                <m:lim>
                  <m:r>
                    <m:rPr>
                      <m:sty m:val="p"/>
                    </m:rPr>
                    <m:t>∼</m:t>
                  </m:r>
                </m:lim>
              </m:limLow>
              <m:r>
                <m:t>&amp;</m:t>
              </m:r>
              <m:r>
                <m:rPr>
                  <m:sty m:val="p"/>
                </m:rPr>
                <m:t>=</m:t>
              </m:r>
              <m:r>
                <m:t>1</m:t>
              </m:r>
              <m:r>
                <m:rPr>
                  <m:sty m:val="p"/>
                </m:rPr>
                <m:t>⋅</m:t>
              </m:r>
              <m:r>
                <m:t>3</m:t>
              </m:r>
              <m:r>
                <m:rPr>
                  <m:sty m:val="p"/>
                </m:rPr>
                <m:t>+</m:t>
              </m:r>
              <m:r>
                <m:t>2</m:t>
              </m:r>
              <m:r>
                <m:rPr>
                  <m:sty m:val="p"/>
                </m:rPr>
                <m:t>⋅</m:t>
              </m:r>
              <m:r>
                <m:rPr>
                  <m:sty m:val="p"/>
                </m:rPr>
                <m:t>(</m:t>
              </m:r>
              <m:r>
                <m:rPr>
                  <m:sty m:val="p"/>
                </m:rPr>
                <m:t>−</m:t>
              </m:r>
              <m:r>
                <m:t>1</m:t>
              </m:r>
              <m:r>
                <m:rPr>
                  <m:sty m:val="p"/>
                </m:rPr>
                <m:t>)</m:t>
              </m:r>
            </m:e>
            <m:e>
              <m:r>
                <m:t>&amp;</m:t>
              </m:r>
              <m:r>
                <m:rPr>
                  <m:sty m:val="p"/>
                </m:rPr>
                <m:t>=</m:t>
              </m:r>
              <m:r>
                <m:t>1</m:t>
              </m:r>
              <m:r>
                <m:rPr>
                  <m:sty m:val="p"/>
                </m:rPr>
                <m:t>.</m:t>
              </m:r>
            </m:e>
          </m:eqArr>
        </m:oMath>
      </m:oMathPara>
    </w:p>
    <w:p>
      <w:pPr>
        <w:pStyle w:val="BodyText"/>
      </w:pPr>
      <w:ins w:id="20708" w:author="PR Preview" w:date="2026-01-01T00:00:00Z">
        <w:r>
          <w:t xml:space="preserve">$$
    \begin{aligned}
    \mathord{\smash[b]{\underset{\raise.3ex\hbox{$\scriptstyle\sim$}}{x}}\vphantom{x}}\cdot \mathord{\smash[b]{\underset{\raise.3ex\hbox{$\scriptstyle\sim$}}{y}}\vphantom{y}}
    &amp;= 1 \cdot 3 + 2 \cdot(-1) \\
    &amp;= 1.
    \end{aligned}
    $$</w:t>
        </w:r>
      </w:ins>
    </w:p>
    <w:p>
      <w:pPr>
        <w:pStyle w:val="FirstParagraph"/>
      </w:pPr>
      <w:r>
        <w:t xml:space="preserve">The off-diagonal entries</w:t>
      </w:r>
    </w:p>
    <w:p>
      <w:pPr>
        <w:pStyle w:val="BodyText"/>
      </w:pPr>
      <m:oMathPara>
        <m:oMathParaPr>
          <m:jc m:val="center"/>
        </m:oMathParaPr>
        <m:oMath>
          <m:eqArr>
            <m:e>
              <m:sSub>
                <m:e>
                  <m:r>
                    <m:t>A</m:t>
                  </m:r>
                </m:e>
                <m:sub>
                  <m:r>
                    <m:t>12</m:t>
                  </m:r>
                </m:sub>
              </m:sSub>
              <m:r>
                <m:t>&amp;</m:t>
              </m:r>
              <m:r>
                <m:rPr>
                  <m:sty m:val="p"/>
                </m:rPr>
                <m:t>=</m:t>
              </m:r>
              <m:sSub>
                <m:e>
                  <m:r>
                    <m:t>A</m:t>
                  </m:r>
                </m:e>
                <m:sub>
                  <m:r>
                    <m:t>21</m:t>
                  </m:r>
                </m:sub>
              </m:sSub>
            </m:e>
            <m:e>
              <m:r>
                <m:t>&amp;</m:t>
              </m:r>
              <m:r>
                <m:rPr>
                  <m:sty m:val="p"/>
                </m:rPr>
                <m:t>=</m:t>
              </m:r>
              <m:r>
                <m:t>1</m:t>
              </m:r>
            </m:e>
          </m:eqArr>
        </m:oMath>
      </m:oMathPara>
    </w:p>
    <w:p>
      <w:pPr>
        <w:pStyle w:val="FirstParagraph"/>
      </w:pPr>
      <w:del w:id="20709" w:author="PR Preview" w:date="2026-01-01T00:00:00Z">
        <w:r>
          <w:delText xml:space="preserve">couple the coordinate directions,</w:delText>
        </w:r>
      </w:del>
      <w:del w:id="20710" w:author="PR Preview" w:date="2026-01-01T00:00:00Z">
        <w:r>
          <w:delText xml:space="preserve"> </w:delText>
        </w:r>
      </w:del>
      <w:del w:id="20711" w:author="PR Preview" w:date="2026-01-01T00:00:00Z">
        <w:r>
          <w:delText xml:space="preserve">altering lengths and angles from their Euclidean values.</w:delText>
        </w:r>
      </w:del>
      <w:del w:id="20712" w:author="PR Preview" w:date="2026-01-01T00:00:00Z">
        <w:r>
          <w:delText xml:space="preserve"> </w:delText>
        </w:r>
      </w:del>
      <w:del w:id="20713" w:author="PR Preview" w:date="2026-01-01T00:00:00Z">
        <w:r>
          <w:delText xml:space="preserve">When</w:delText>
        </w:r>
      </w:del>
      <w:del w:id="20714" w:author="PR Preview" w:date="2026-01-01T00:00:00Z">
        <w:r>
          <w:delText xml:space="preserve"> </w:delText>
        </w:r>
      </w:del>
      <m:oMath>
        <m:r>
          <m:rPr>
            <m:sty m:val="bi"/>
          </m:rPr>
          <m:t>A</m:t>
        </m:r>
        <m:r>
          <m:rPr>
            <m:sty m:val="p"/>
          </m:rPr>
          <m:t>=</m:t>
        </m:r>
        <m:sSub>
          <m:e>
            <m:r>
              <m:rPr>
                <m:sty m:val="bi"/>
              </m:rPr>
              <m:t>I</m:t>
            </m:r>
          </m:e>
          <m:sub>
            <m:r>
              <m:t>p</m:t>
            </m:r>
          </m:sub>
        </m:sSub>
      </m:oMath>
      <w:del w:id="20715" w:author="PR Preview" w:date="2026-01-01T00:00:00Z">
        <w:r>
          <w:delText xml:space="preserve">, the matrix-induced inner product recovers the standard dot product</w:delText>
        </w:r>
      </w:del>
      <w:del w:id="20716"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b>
              <m:e>
                <m:r>
                  <m:rPr>
                    <m:sty m:val="bi"/>
                  </m:rPr>
                  <m:t>I</m:t>
                </m:r>
              </m:e>
              <m:sub>
                <m:r>
                  <m:t>p</m:t>
                </m:r>
              </m:sub>
            </m:sSub>
          </m:sub>
        </m:sSub>
        <m:r>
          <m:rPr>
            <m:sty m:val="p"/>
          </m:rPr>
          <m:t>=</m:t>
        </m:r>
        <m:limLow>
          <m:e>
            <m:r>
              <m:t>x</m:t>
            </m:r>
          </m:e>
          <m:lim>
            <m:r>
              <m:rPr>
                <m:sty m:val="p"/>
              </m:rPr>
              <m:t>∼</m:t>
            </m:r>
          </m:lim>
        </m:limLow>
        <m:r>
          <m:rPr>
            <m:sty m:val="p"/>
          </m:rPr>
          <m:t>⋅</m:t>
        </m:r>
        <m:limLow>
          <m:e>
            <m:r>
              <m:t>y</m:t>
            </m:r>
          </m:e>
          <m:lim>
            <m:r>
              <m:rPr>
                <m:sty m:val="p"/>
              </m:rPr>
              <m:t>∼</m:t>
            </m:r>
          </m:lim>
        </m:limLow>
      </m:oMath>
      <w:del w:id="20717" w:author="PR Preview" w:date="2026-01-01T00:00:00Z">
        <w:r>
          <w:delText xml:space="preserve">.</w:delText>
        </w:r>
      </w:del>
    </w:p>
    <w:p>
      <w:pPr>
        <w:pStyle w:val="BodyText"/>
      </w:pPr>
      <w:del w:id="20718" w:author="PR Preview" w:date="2026-01-01T00:00:00Z">
        <w:r>
          <w:rPr>
            <w:b/>
            <w:bCs/>
          </w:rPr>
          <w:delText xml:space="preserve">Theorem 82 (Properties of the matrix-induced inner product)</w:delText>
        </w:r>
      </w:del>
      <w:del w:id="20719" w:author="PR Preview" w:date="2026-01-01T00:00:00Z">
        <w:r>
          <w:delText xml:space="preserve"> </w:delText>
        </w:r>
      </w:del>
      <w:del w:id="20720" w:author="PR Preview" w:date="2026-01-01T00:00:00Z">
        <w:r>
          <w:delText xml:space="preserve">For every</w:delText>
        </w:r>
      </w:del>
      <w:del w:id="20721" w:author="PR Preview" w:date="2026-01-01T00:00:00Z">
        <w:r>
          <w:delText xml:space="preserve"> </w:delText>
        </w:r>
      </w:del>
      <m:oMath>
        <m:r>
          <m:t>p</m:t>
        </m:r>
        <m:r>
          <m:rPr>
            <m:sty m:val="p"/>
          </m:rPr>
          <m:t>×</m:t>
        </m:r>
        <m:r>
          <m:t>p</m:t>
        </m:r>
      </m:oMath>
      <w:del w:id="20722" w:author="PR Preview" w:date="2026-01-01T00:00:00Z">
        <w:r>
          <w:delText xml:space="preserve"> </w:delText>
        </w:r>
      </w:del>
      <w:del w:id="20723" w:author="PR Preview" w:date="2026-01-01T00:00:00Z">
        <w:r>
          <w:delText xml:space="preserve">symmetric positive definite matrix</w:delText>
        </w:r>
      </w:del>
      <w:del w:id="20724" w:author="PR Preview" w:date="2026-01-01T00:00:00Z">
        <w:r>
          <w:delText xml:space="preserve"> </w:delText>
        </w:r>
      </w:del>
      <m:oMath>
        <m:r>
          <m:rPr>
            <m:sty m:val="bi"/>
          </m:rPr>
          <m:t>A</m:t>
        </m:r>
      </m:oMath>
      <w:del w:id="20725" w:author="PR Preview" w:date="2026-01-01T00:00:00Z">
        <w:r>
          <w:delText xml:space="preserve">,</w:delText>
        </w:r>
      </w:del>
      <w:del w:id="20726" w:author="PR Preview" w:date="2026-01-01T00:00:00Z">
        <w:r>
          <w:delText xml:space="preserve"> </w:delText>
        </w:r>
      </w:del>
      <w:del w:id="20727" w:author="PR Preview" w:date="2026-01-01T00:00:00Z">
        <w:r>
          <w:delText xml:space="preserve">the function</w:delText>
        </w:r>
      </w:del>
      <w:del w:id="20728"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oMath>
      <w:del w:id="20729" w:author="PR Preview" w:date="2026-01-01T00:00:00Z">
        <w:r>
          <w:delText xml:space="preserve"> </w:delText>
        </w:r>
      </w:del>
      <w:del w:id="20730" w:author="PR Preview" w:date="2026-01-01T00:00:00Z">
        <w:r>
          <w:delText xml:space="preserve">satisfies the four inner product axioms (</w:delText>
        </w:r>
      </w:del>
      <w:hyperlink w:anchor="def-inner-product">
        <w:del w:id="20731" w:author="PR Preview" w:date="2026-01-01T00:00:00Z">
          <w:r>
            <w:rPr>
              <w:rStyle w:val="Hyperlink"/>
            </w:rPr>
            <w:delText xml:space="preserve">Definition 68</w:delText>
          </w:r>
        </w:del>
      </w:hyperlink>
      <w:del w:id="20732" w:author="PR Preview" w:date="2026-01-01T00:00:00Z">
        <w:r>
          <w:delText xml:space="preserve">):</w:delText>
        </w:r>
      </w:del>
      <w:del w:id="20733" w:author="PR Preview" w:date="2026-01-01T00:00:00Z">
        <w:r>
          <w:delText xml:space="preserve"> </w:delText>
        </w:r>
      </w:del>
      <w:del w:id="20734" w:author="PR Preview" w:date="2026-01-01T00:00:00Z">
        <w:r>
          <w:delText xml:space="preserve">positivity, definiteness, linearity in the first slot, and symmetry.</w:delText>
        </w:r>
      </w:del>
      <w:del w:id="20735" w:author="PR Preview" w:date="2026-01-01T00:00:00Z">
        <w:r>
          <w:delText xml:space="preserve"> </w:delText>
        </w:r>
      </w:del>
      <w:del w:id="20736" w:author="PR Preview" w:date="2026-01-01T00:00:00Z">
        <w:r>
          <w:delText xml:space="preserve">Thus</w:delText>
        </w:r>
      </w:del>
      <w:del w:id="20737" w:author="PR Preview" w:date="2026-01-01T00:00:00Z">
        <w:r>
          <w:delText xml:space="preserve"> </w:delText>
        </w:r>
      </w:del>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del w:id="20738" w:author="PR Preview" w:date="2026-01-01T00:00:00Z">
        <w:r>
          <w:delText xml:space="preserve"> </w:delText>
        </w:r>
      </w:del>
      <w:del w:id="20739" w:author="PR Preview" w:date="2026-01-01T00:00:00Z">
        <w:r>
          <w:delText xml:space="preserve">is an inner product space (</w:delText>
        </w:r>
      </w:del>
      <w:hyperlink w:anchor="def-inner-product-space">
        <w:del w:id="20740" w:author="PR Preview" w:date="2026-01-01T00:00:00Z">
          <w:r>
            <w:rPr>
              <w:rStyle w:val="Hyperlink"/>
            </w:rPr>
            <w:delText xml:space="preserve">Definition 69</w:delText>
          </w:r>
        </w:del>
      </w:hyperlink>
      <w:del w:id="20741" w:author="PR Preview" w:date="2026-01-01T00:00:00Z">
        <w:r>
          <w:delText xml:space="preserve">).</w:delText>
        </w:r>
      </w:del>
    </w:p>
    <w:p>
      <w:pPr>
        <w:pStyle w:val="FirstParagraph"/>
      </w:pPr>
      <w:ins w:id="20742" w:author="PR Preview" w:date="2026-01-01T00:00:00Z">
        <w:r>
          <w:t xml:space="preserve">couple the coordinate directions,</w:t>
        </w:r>
      </w:ins>
      <w:ins w:id="20743" w:author="PR Preview" w:date="2026-01-01T00:00:00Z">
        <w:r>
          <w:t xml:space="preserve"> </w:t>
        </w:r>
      </w:ins>
      <w:ins w:id="20744" w:author="PR Preview" w:date="2026-01-01T00:00:00Z">
        <w:r>
          <w:t xml:space="preserve">altering lengths and angles from their Euclidean values.</w:t>
        </w:r>
      </w:ins>
      <w:ins w:id="20745" w:author="PR Preview" w:date="2026-01-01T00:00:00Z">
        <w:r>
          <w:t xml:space="preserve"> </w:t>
        </w:r>
      </w:ins>
      <w:ins w:id="20746" w:author="PR Preview" w:date="2026-01-01T00:00:00Z">
        <w:r>
          <w:t xml:space="preserve">When</w:t>
        </w:r>
      </w:ins>
      <w:ins w:id="20747" w:author="PR Preview" w:date="2026-01-01T00:00:00Z">
        <w:r>
          <w:t xml:space="preserve"> </w:t>
        </w:r>
      </w:ins>
      <m:oMath>
        <m:r>
          <m:rPr>
            <m:sty m:val="bi"/>
          </m:rPr>
          <m:t>A</m:t>
        </m:r>
        <m:r>
          <m:rPr>
            <m:sty m:val="p"/>
          </m:rPr>
          <m:t>=</m:t>
        </m:r>
        <m:sSub>
          <m:e>
            <m:r>
              <m:rPr>
                <m:sty m:val="bi"/>
              </m:rPr>
              <m:t>I</m:t>
            </m:r>
          </m:e>
          <m:sub>
            <m:r>
              <m:t>p</m:t>
            </m:r>
          </m:sub>
        </m:sSub>
      </m:oMath>
      <w:ins w:id="20748" w:author="PR Preview" w:date="2026-01-01T00:00:00Z">
        <w:r>
          <w:t xml:space="preserve">, the matrix-induced inner product recovers the standard dot product</w:t>
        </w:r>
      </w:ins>
      <w:ins w:id="20749" w:author="PR Preview" w:date="2026-01-01T00:00:00Z">
        <w:r>
          <w:t xml:space="preserve"> </w:t>
        </w:r>
      </w:ins>
      <w:ins w:id="20750" w:author="PR Preview" w:date="2026-01-01T00:00:00Z">
        <w:r>
          <w:t xml:space="preserve">$\mathopen{}\left\langle \mathord{\smash[b]{\underset{\raise.3ex\hbox{$\scriptstyle\sim$}}{x}}\vphantom{x}}, \mathord{\smash[b]{\underset{\raise.3ex\hbox{$\scriptstyle\sim$}}{y}}\vphantom{y}}\right\rangle\mathclose{}_{\mathbf{I}_p} = \mathord{\smash[b]{\underset{\raise.3ex\hbox{$\scriptstyle\sim$}}{x}}\vphantom{x}}\cdot \mathord{\smash[b]{\underset{\raise.3ex\hbox{$\scriptstyle\sim$}}{y}}\vphantom{y}}$</w:t>
        </w:r>
      </w:ins>
      <w:ins w:id="20751" w:author="PR Preview" w:date="2026-01-01T00:00:00Z">
        <w:r>
          <w:t xml:space="preserve">.</w:t>
        </w:r>
      </w:ins>
    </w:p>
    <w:bookmarkEnd w:id="514"/>
    <w:bookmarkStart w:id="515" w:name="thm-matrix-induced-inner-product"/>
    <w:p>
      <w:pPr>
        <w:pStyle w:val="BodyText"/>
      </w:pPr>
      <w:ins w:id="20752" w:author="PR Preview" w:date="2026-01-01T00:00:00Z">
        <w:r>
          <w:rPr>
            <w:b/>
            <w:bCs/>
          </w:rPr>
          <w:t xml:space="preserve">Theorem 82 (Properties of the matrix-induced inner product)</w:t>
        </w:r>
      </w:ins>
      <w:ins w:id="20753" w:author="PR Preview" w:date="2026-01-01T00:00:00Z">
        <w:r>
          <w:t xml:space="preserve"> </w:t>
        </w:r>
      </w:ins>
      <w:ins w:id="20754" w:author="PR Preview" w:date="2026-01-01T00:00:00Z">
        <w:r>
          <w:t xml:space="preserve">For every</w:t>
        </w:r>
      </w:ins>
      <w:ins w:id="20755" w:author="PR Preview" w:date="2026-01-01T00:00:00Z">
        <w:r>
          <w:t xml:space="preserve"> </w:t>
        </w:r>
      </w:ins>
      <m:oMath>
        <m:r>
          <m:t>p</m:t>
        </m:r>
        <m:r>
          <m:rPr>
            <m:sty m:val="p"/>
          </m:rPr>
          <m:t>×</m:t>
        </m:r>
        <m:r>
          <m:t>p</m:t>
        </m:r>
      </m:oMath>
      <w:ins w:id="20756" w:author="PR Preview" w:date="2026-01-01T00:00:00Z">
        <w:r>
          <w:t xml:space="preserve"> </w:t>
        </w:r>
      </w:ins>
      <w:ins w:id="20757" w:author="PR Preview" w:date="2026-01-01T00:00:00Z">
        <w:r>
          <w:t xml:space="preserve">symmetric positive definite matrix</w:t>
        </w:r>
      </w:ins>
      <w:ins w:id="20758" w:author="PR Preview" w:date="2026-01-01T00:00:00Z">
        <w:r>
          <w:t xml:space="preserve"> </w:t>
        </w:r>
      </w:ins>
      <m:oMath>
        <m:r>
          <m:rPr>
            <m:sty m:val="bi"/>
          </m:rPr>
          <m:t>A</m:t>
        </m:r>
      </m:oMath>
      <w:ins w:id="20759" w:author="PR Preview" w:date="2026-01-01T00:00:00Z">
        <w:r>
          <w:t xml:space="preserve">,</w:t>
        </w:r>
      </w:ins>
      <w:ins w:id="20760" w:author="PR Preview" w:date="2026-01-01T00:00:00Z">
        <w:r>
          <w:t xml:space="preserve"> </w:t>
        </w:r>
      </w:ins>
      <w:ins w:id="20761" w:author="PR Preview" w:date="2026-01-01T00:00:00Z">
        <w:r>
          <w:t xml:space="preserve">the function</w:t>
        </w:r>
      </w:ins>
      <w:ins w:id="20762" w:author="PR Preview" w:date="2026-01-01T00:00:00Z">
        <w:r>
          <w:t xml:space="preserve"> </w:t>
        </w:r>
      </w:ins>
      <w:ins w:id="20763" w:author="PR Preview" w:date="2026-01-01T00:00:00Z">
        <w:r>
          <w:t xml:space="preserve">$\mathopen{}\left\langle \mathord{\smash[b]{\underset{\raise.3ex\hbox{$\scriptstyle\sim$}}{x}}\vphantom{x}}, \mathord{\smash[b]{\underset{\raise.3ex\hbox{$\scriptstyle\sim$}}{y}}\vphantom{y}}\right\rangle\mathclose{}_{\mathbf{A}} = {\mathord{\smash[b]{\underset{\raise.3ex\hbox{$\scriptstyle\sim$}}{x}}\vphantom{x}}}^{\top} \mathbf{A} \mathord{\smash[b]{\underset{\raise.3ex\hbox{$\scriptstyle\sim$}}{y}}\vphantom{y}}$</w:t>
        </w:r>
      </w:ins>
      <w:ins w:id="20764" w:author="PR Preview" w:date="2026-01-01T00:00:00Z">
        <w:r>
          <w:t xml:space="preserve"> </w:t>
        </w:r>
      </w:ins>
      <w:ins w:id="20765" w:author="PR Preview" w:date="2026-01-01T00:00:00Z">
        <w:r>
          <w:t xml:space="preserve">satisfies the four inner product axioms (</w:t>
        </w:r>
      </w:ins>
      <w:hyperlink w:anchor="def-inner-product">
        <w:ins w:id="20766" w:author="PR Preview" w:date="2026-01-01T00:00:00Z">
          <w:r>
            <w:rPr>
              <w:rStyle w:val="Hyperlink"/>
            </w:rPr>
            <w:t xml:space="preserve">Definition 68</w:t>
          </w:r>
        </w:ins>
      </w:hyperlink>
      <w:ins w:id="20767" w:author="PR Preview" w:date="2026-01-01T00:00:00Z">
        <w:r>
          <w:t xml:space="preserve">):</w:t>
        </w:r>
      </w:ins>
      <w:ins w:id="20768" w:author="PR Preview" w:date="2026-01-01T00:00:00Z">
        <w:r>
          <w:t xml:space="preserve"> </w:t>
        </w:r>
      </w:ins>
      <w:ins w:id="20769" w:author="PR Preview" w:date="2026-01-01T00:00:00Z">
        <w:r>
          <w:t xml:space="preserve">positivity, definiteness, linearity in the first slot, and symmetry.</w:t>
        </w:r>
      </w:ins>
      <w:ins w:id="20770" w:author="PR Preview" w:date="2026-01-01T00:00:00Z">
        <w:r>
          <w:t xml:space="preserve"> </w:t>
        </w:r>
      </w:ins>
      <w:ins w:id="20771" w:author="PR Preview" w:date="2026-01-01T00:00:00Z">
        <w:r>
          <w:t xml:space="preserve">Thus</w:t>
        </w:r>
      </w:ins>
      <w:ins w:id="20772" w:author="PR Preview" w:date="2026-01-01T00:00:00Z">
        <w:r>
          <w:t xml:space="preserve"> </w:t>
        </w:r>
      </w:ins>
      <m:oMath>
        <m:r>
          <m:rPr>
            <m:sty m:val="p"/>
          </m:rPr>
          <m:t>(</m:t>
        </m:r>
        <m:sSup>
          <m:e>
            <m:r>
              <m:rPr>
                <m:scr m:val="double-struck"/>
                <m:sty m:val="p"/>
              </m:rPr>
              <m:t>R</m:t>
            </m:r>
          </m:e>
          <m:sup>
            <m:r>
              <m:t>p</m:t>
            </m:r>
          </m:sup>
        </m:sSup>
        <m:r>
          <m:rPr>
            <m:sty m:val="p"/>
          </m:rPr>
          <m:t>,</m:t>
        </m:r>
        <m:r>
          <m:t>​</m:t>
        </m:r>
        <m:d>
          <m:dPr>
            <m:begChr m:val="⟨"/>
            <m:sepChr m:val=""/>
            <m:endChr m:val="⟩"/>
            <m:grow/>
          </m:dPr>
          <m:e>
            <m:r>
              <m:rPr>
                <m:sty m:val="p"/>
              </m:rPr>
              <m:t>⋅</m:t>
            </m:r>
            <m:r>
              <m:rPr>
                <m:sty m:val="p"/>
              </m:rPr>
              <m:t>,</m:t>
            </m:r>
            <m:r>
              <m:rPr>
                <m:sty m:val="p"/>
              </m:rPr>
              <m:t>⋅</m:t>
            </m:r>
          </m:e>
        </m:d>
        <m:sSub>
          <m:e>
            <m:r>
              <m:t>​</m:t>
            </m:r>
          </m:e>
          <m:sub>
            <m:r>
              <m:rPr>
                <m:sty m:val="bi"/>
              </m:rPr>
              <m:t>A</m:t>
            </m:r>
          </m:sub>
        </m:sSub>
        <m:r>
          <m:rPr>
            <m:sty m:val="p"/>
          </m:rPr>
          <m:t>)</m:t>
        </m:r>
      </m:oMath>
      <w:ins w:id="20773" w:author="PR Preview" w:date="2026-01-01T00:00:00Z">
        <w:r>
          <w:t xml:space="preserve"> </w:t>
        </w:r>
      </w:ins>
      <w:ins w:id="20774" w:author="PR Preview" w:date="2026-01-01T00:00:00Z">
        <w:r>
          <w:t xml:space="preserve">is an inner product space (</w:t>
        </w:r>
      </w:ins>
      <w:hyperlink w:anchor="def-inner-product-space">
        <w:ins w:id="20775" w:author="PR Preview" w:date="2026-01-01T00:00:00Z">
          <w:r>
            <w:rPr>
              <w:rStyle w:val="Hyperlink"/>
            </w:rPr>
            <w:t xml:space="preserve">Definition 69</w:t>
          </w:r>
        </w:ins>
      </w:hyperlink>
      <w:ins w:id="20776" w:author="PR Preview" w:date="2026-01-01T00:00:00Z">
        <w:r>
          <w:t xml:space="preserve">).</w:t>
        </w:r>
      </w:ins>
    </w:p>
    <w:p>
      <w:pPr>
        <w:pStyle w:val="BodyText"/>
      </w:pPr>
      <w:r>
        <w:t xml:space="preserve">Taking</w:t>
      </w:r>
      <w:r>
        <w:t xml:space="preserve"> </w:t>
      </w:r>
      <m:oMath>
        <m:r>
          <m:rPr>
            <m:sty m:val="bi"/>
          </m:rPr>
          <m:t>A</m:t>
        </m:r>
        <m:r>
          <m:rPr>
            <m:sty m:val="p"/>
          </m:rPr>
          <m:t>=</m:t>
        </m:r>
        <m:sSub>
          <m:e>
            <m:r>
              <m:rPr>
                <m:sty m:val="bi"/>
              </m:rPr>
              <m:t>I</m:t>
            </m:r>
          </m:e>
          <m:sub>
            <m:r>
              <m:t>p</m:t>
            </m:r>
          </m:sub>
        </m:sSub>
      </m:oMath>
      <w:r>
        <w:t xml:space="preserve"> </w:t>
      </w:r>
      <w:r>
        <w:t xml:space="preserve">recovers the standard dot product (</w:t>
      </w:r>
      <w:hyperlink w:anchor="exm-dot-product-inner-product">
        <w:r>
          <w:rPr>
            <w:rStyle w:val="Hyperlink"/>
          </w:rPr>
          <w:t xml:space="preserve">Example 97</w:t>
        </w:r>
      </w:hyperlink>
      <w:r>
        <w:t xml:space="preserve">),</w:t>
      </w:r>
      <w:r>
        <w:t xml:space="preserve"> </w:t>
      </w:r>
      <w:r>
        <w:t xml:space="preserve">while taking</w:t>
      </w:r>
      <w:r>
        <w:t xml:space="preserve"> </w:t>
      </w:r>
      <m:oMath>
        <m:r>
          <m:rPr>
            <m:sty m:val="bi"/>
          </m:rPr>
          <m:t>A</m:t>
        </m:r>
        <m:r>
          <m:rPr>
            <m:sty m:val="p"/>
          </m:rPr>
          <m:t>=</m:t>
        </m:r>
        <m:r>
          <m:rPr>
            <m:sty m:val="p"/>
          </m:rPr>
          <m:t>diag</m:t>
        </m:r>
        <m:r>
          <m:rPr>
            <m:sty m:val="p"/>
          </m:rPr>
          <m:t>(</m:t>
        </m:r>
        <m:sSub>
          <m:e>
            <m:r>
              <m:t>c</m:t>
            </m:r>
          </m:e>
          <m:sub>
            <m:r>
              <m:t>1</m:t>
            </m:r>
          </m:sub>
        </m:sSub>
        <m:r>
          <m:rPr>
            <m:sty m:val="p"/>
          </m:rPr>
          <m:t>,</m:t>
        </m:r>
        <m:r>
          <m:rPr>
            <m:sty m:val="p"/>
          </m:rPr>
          <m:t>…</m:t>
        </m:r>
        <m:r>
          <m:rPr>
            <m:sty m:val="p"/>
          </m:rPr>
          <m:t>,</m:t>
        </m:r>
        <m:sSub>
          <m:e>
            <m:r>
              <m:t>c</m:t>
            </m:r>
          </m:e>
          <m:sub>
            <m:r>
              <m:t>p</m:t>
            </m:r>
          </m:sub>
        </m:sSub>
        <m:r>
          <m:rPr>
            <m:sty m:val="p"/>
          </m:rPr>
          <m:t>)</m:t>
        </m:r>
      </m:oMath>
      <w:r>
        <w:t xml:space="preserve"> </w:t>
      </w:r>
      <w:r>
        <w:t xml:space="preserve">recovers the weighted inner product (</w:t>
      </w:r>
      <w:hyperlink w:anchor="exm-weighted-inner-product">
        <w:r>
          <w:rPr>
            <w:rStyle w:val="Hyperlink"/>
          </w:rPr>
          <w:t xml:space="preserve">Example 99</w:t>
        </w:r>
      </w:hyperlink>
      <w:r>
        <w:t xml:space="preserve">).</w:t>
      </w:r>
    </w:p>
    <w:p>
      <w:pPr>
        <w:pStyle w:val="BodyText"/>
      </w:pPr>
      <w:del w:id="20777" w:author="PR Preview" w:date="2026-01-01T00:00:00Z">
        <w:r>
          <w:delText xml:space="preserve">Conversely, every inner product on</w:delText>
        </w:r>
      </w:del>
      <w:del w:id="20778" w:author="PR Preview" w:date="2026-01-01T00:00:00Z">
        <w:r>
          <w:delText xml:space="preserve"> </w:delText>
        </w:r>
      </w:del>
      <m:oMath>
        <m:sSup>
          <m:e>
            <m:r>
              <m:rPr>
                <m:scr m:val="double-struck"/>
                <m:sty m:val="p"/>
              </m:rPr>
              <m:t>R</m:t>
            </m:r>
          </m:e>
          <m:sup>
            <m:r>
              <m:t>p</m:t>
            </m:r>
          </m:sup>
        </m:sSup>
      </m:oMath>
      <w:del w:id="20779" w:author="PR Preview" w:date="2026-01-01T00:00:00Z">
        <w:r>
          <w:delText xml:space="preserve"> </w:delText>
        </w:r>
      </w:del>
      <w:del w:id="20780" w:author="PR Preview" w:date="2026-01-01T00:00:00Z">
        <w:r>
          <w:delText xml:space="preserve">has this form for a unique symmetric positive definite matrix</w:delText>
        </w:r>
      </w:del>
      <w:del w:id="20781" w:author="PR Preview" w:date="2026-01-01T00:00:00Z">
        <w:r>
          <w:delText xml:space="preserve"> </w:delText>
        </w:r>
      </w:del>
      <m:oMath>
        <m:r>
          <m:rPr>
            <m:sty m:val="bi"/>
          </m:rPr>
          <m:t>A</m:t>
        </m:r>
      </m:oMath>
      <w:del w:id="20782" w:author="PR Preview" w:date="2026-01-01T00:00:00Z">
        <w:r>
          <w:delText xml:space="preserve">, whose</w:delText>
        </w:r>
      </w:del>
      <w:del w:id="20783" w:author="PR Preview" w:date="2026-01-01T00:00:00Z">
        <w:r>
          <w:delText xml:space="preserve"> </w:delText>
        </w:r>
      </w:del>
      <m:oMath>
        <m:r>
          <m:rPr>
            <m:sty m:val="p"/>
          </m:rPr>
          <m:t>(</m:t>
        </m:r>
        <m:r>
          <m:t>i</m:t>
        </m:r>
        <m:r>
          <m:rPr>
            <m:sty m:val="p"/>
          </m:rPr>
          <m:t>,</m:t>
        </m:r>
        <m:r>
          <m:t>j</m:t>
        </m:r>
        <m:r>
          <m:rPr>
            <m:sty m:val="p"/>
          </m:rPr>
          <m:t>)</m:t>
        </m:r>
      </m:oMath>
      <w:del w:id="20784" w:author="PR Preview" w:date="2026-01-01T00:00:00Z">
        <w:r>
          <w:delText xml:space="preserve"> </w:delText>
        </w:r>
      </w:del>
      <w:del w:id="20785" w:author="PR Preview" w:date="2026-01-01T00:00:00Z">
        <w:r>
          <w:delText xml:space="preserve">entry is</w:delText>
        </w:r>
      </w:del>
      <w:del w:id="20786" w:author="PR Preview" w:date="2026-01-01T00:00:00Z">
        <w:r>
          <w:delText xml:space="preserve"> </w:delText>
        </w:r>
      </w:del>
      <m:oMath>
        <m:sSub>
          <m:e>
            <m:r>
              <m:t>A</m:t>
            </m:r>
          </m:e>
          <m:sub>
            <m:r>
              <m:t>i</m:t>
            </m:r>
            <m:r>
              <m:t>j</m:t>
            </m:r>
          </m:sub>
        </m:sSub>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oMath>
      <w:del w:id="20787" w:author="PR Preview" w:date="2026-01-01T00:00:00Z">
        <w:r>
          <w:delText xml:space="preserve">, where</w:delText>
        </w:r>
      </w:del>
      <w:del w:id="20788" w:author="PR Preview" w:date="2026-01-01T00:00:00Z">
        <w:r>
          <w:delText xml:space="preserve"> </w:delText>
        </w:r>
      </w:del>
      <m:oMath>
        <m:sSub>
          <m:e>
            <m:limLow>
              <m:e>
                <m:r>
                  <m:t>e</m:t>
                </m:r>
              </m:e>
              <m:lim>
                <m:r>
                  <m:rPr>
                    <m:sty m:val="p"/>
                  </m:rPr>
                  <m:t>∼</m:t>
                </m:r>
              </m:lim>
            </m:limLow>
          </m:e>
          <m:sub>
            <m:r>
              <m:t>1</m:t>
            </m:r>
          </m:sub>
        </m:sSub>
        <m:r>
          <m:rPr>
            <m:sty m:val="p"/>
          </m:rPr>
          <m:t>,</m:t>
        </m:r>
        <m:r>
          <m:rPr>
            <m:sty m:val="p"/>
          </m:rPr>
          <m:t>…</m:t>
        </m:r>
        <m:r>
          <m:rPr>
            <m:sty m:val="p"/>
          </m:rPr>
          <m:t>,</m:t>
        </m:r>
        <m:sSub>
          <m:e>
            <m:limLow>
              <m:e>
                <m:r>
                  <m:t>e</m:t>
                </m:r>
              </m:e>
              <m:lim>
                <m:r>
                  <m:rPr>
                    <m:sty m:val="p"/>
                  </m:rPr>
                  <m:t>∼</m:t>
                </m:r>
              </m:lim>
            </m:limLow>
          </m:e>
          <m:sub>
            <m:r>
              <m:t>p</m:t>
            </m:r>
          </m:sub>
        </m:sSub>
      </m:oMath>
      <w:del w:id="20789" w:author="PR Preview" w:date="2026-01-01T00:00:00Z">
        <w:r>
          <w:delText xml:space="preserve"> </w:delText>
        </w:r>
      </w:del>
      <w:del w:id="20790" w:author="PR Preview" w:date="2026-01-01T00:00:00Z">
        <w:r>
          <w:delText xml:space="preserve">are the standard basis vectors (</w:delText>
        </w:r>
      </w:del>
      <w:hyperlink w:anchor="def-indicator-vector">
        <w:del w:id="20791" w:author="PR Preview" w:date="2026-01-01T00:00:00Z">
          <w:r>
            <w:rPr>
              <w:rStyle w:val="Hyperlink"/>
            </w:rPr>
            <w:delText xml:space="preserve">Definition 14</w:delText>
          </w:r>
        </w:del>
      </w:hyperlink>
      <w:del w:id="20792" w:author="PR Preview" w:date="2026-01-01T00:00:00Z">
        <w:r>
          <w:delText xml:space="preserve">).</w:delText>
        </w:r>
      </w:del>
    </w:p>
    <w:p>
      <w:pPr>
        <w:pStyle w:val="BodyText"/>
      </w:pPr>
      <w:ins w:id="20793" w:author="PR Preview" w:date="2026-01-01T00:00:00Z">
        <w:r>
          <w:t xml:space="preserve">Conversely, every inner product on</w:t>
        </w:r>
      </w:ins>
      <w:ins w:id="20794" w:author="PR Preview" w:date="2026-01-01T00:00:00Z">
        <w:r>
          <w:t xml:space="preserve"> </w:t>
        </w:r>
      </w:ins>
      <m:oMath>
        <m:sSup>
          <m:e>
            <m:r>
              <m:rPr>
                <m:scr m:val="double-struck"/>
                <m:sty m:val="p"/>
              </m:rPr>
              <m:t>R</m:t>
            </m:r>
          </m:e>
          <m:sup>
            <m:r>
              <m:t>p</m:t>
            </m:r>
          </m:sup>
        </m:sSup>
      </m:oMath>
      <w:ins w:id="20795" w:author="PR Preview" w:date="2026-01-01T00:00:00Z">
        <w:r>
          <w:t xml:space="preserve"> </w:t>
        </w:r>
      </w:ins>
      <w:ins w:id="20796" w:author="PR Preview" w:date="2026-01-01T00:00:00Z">
        <w:r>
          <w:t xml:space="preserve">has this form for a unique symmetric positive definite matrix</w:t>
        </w:r>
      </w:ins>
      <w:ins w:id="20797" w:author="PR Preview" w:date="2026-01-01T00:00:00Z">
        <w:r>
          <w:t xml:space="preserve"> </w:t>
        </w:r>
      </w:ins>
      <m:oMath>
        <m:r>
          <m:rPr>
            <m:sty m:val="bi"/>
          </m:rPr>
          <m:t>A</m:t>
        </m:r>
      </m:oMath>
      <w:ins w:id="20798" w:author="PR Preview" w:date="2026-01-01T00:00:00Z">
        <w:r>
          <w:t xml:space="preserve">, whose</w:t>
        </w:r>
      </w:ins>
      <w:ins w:id="20799" w:author="PR Preview" w:date="2026-01-01T00:00:00Z">
        <w:r>
          <w:t xml:space="preserve"> </w:t>
        </w:r>
      </w:ins>
      <m:oMath>
        <m:r>
          <m:rPr>
            <m:sty m:val="p"/>
          </m:rPr>
          <m:t>(</m:t>
        </m:r>
        <m:r>
          <m:t>i</m:t>
        </m:r>
        <m:r>
          <m:rPr>
            <m:sty m:val="p"/>
          </m:rPr>
          <m:t>,</m:t>
        </m:r>
        <m:r>
          <m:t>j</m:t>
        </m:r>
        <m:r>
          <m:rPr>
            <m:sty m:val="p"/>
          </m:rPr>
          <m:t>)</m:t>
        </m:r>
      </m:oMath>
      <w:ins w:id="20800" w:author="PR Preview" w:date="2026-01-01T00:00:00Z">
        <w:r>
          <w:t xml:space="preserve"> </w:t>
        </w:r>
      </w:ins>
      <w:ins w:id="20801" w:author="PR Preview" w:date="2026-01-01T00:00:00Z">
        <w:r>
          <w:t xml:space="preserve">entry is</w:t>
        </w:r>
      </w:ins>
      <w:ins w:id="20802" w:author="PR Preview" w:date="2026-01-01T00:00:00Z">
        <w:r>
          <w:t xml:space="preserve"> </w:t>
        </w:r>
      </w:ins>
      <w:ins w:id="20803" w:author="PR Preview" w:date="2026-01-01T00:00:00Z">
        <w:r>
          <w:t xml:space="preserve">$A_{ij} = \mathopen{}\left\langle \mathord{\smash[b]{\underset{\raise.3ex\hbox{$\scriptstyle\sim$}}{e}}\vphantom{e}}_i, \mathord{\smash[b]{\underset{\raise.3ex\hbox{$\scriptstyle\sim$}}{e}}\vphantom{e}}_j\right\rangle\mathclose{}$</w:t>
        </w:r>
      </w:ins>
      <w:ins w:id="20804" w:author="PR Preview" w:date="2026-01-01T00:00:00Z">
        <w:r>
          <w:t xml:space="preserve">, where</w:t>
        </w:r>
      </w:ins>
      <w:ins w:id="20805" w:author="PR Preview" w:date="2026-01-01T00:00:00Z">
        <w:r>
          <w:t xml:space="preserve"> </w:t>
        </w:r>
      </w:ins>
      <w:ins w:id="20806" w:author="PR Preview" w:date="2026-01-01T00:00:00Z">
        <w:r>
          <w:t xml:space="preserve">$\mathord{\smash[b]{\underset{\raise.3ex\hbox{$\scriptstyle\sim$}}{e}}\vphantom{e}}_1, \ldots, \mathord{\smash[b]{\underset{\raise.3ex\hbox{$\scriptstyle\sim$}}{e}}\vphantom{e}}_p$</w:t>
        </w:r>
      </w:ins>
      <w:ins w:id="20807" w:author="PR Preview" w:date="2026-01-01T00:00:00Z">
        <w:r>
          <w:t xml:space="preserve"> </w:t>
        </w:r>
      </w:ins>
      <w:ins w:id="20808" w:author="PR Preview" w:date="2026-01-01T00:00:00Z">
        <w:r>
          <w:t xml:space="preserve">are the standard basis vectors (</w:t>
        </w:r>
      </w:ins>
      <w:hyperlink w:anchor="def-indicator-vector">
        <w:ins w:id="20809" w:author="PR Preview" w:date="2026-01-01T00:00:00Z">
          <w:r>
            <w:rPr>
              <w:rStyle w:val="Hyperlink"/>
            </w:rPr>
            <w:t xml:space="preserve">Definition 14</w:t>
          </w:r>
        </w:ins>
      </w:hyperlink>
      <w:ins w:id="20810" w:author="PR Preview" w:date="2026-01-01T00:00:00Z">
        <w:r>
          <w:t xml:space="preserve">).</w:t>
        </w:r>
      </w:ins>
    </w:p>
    <w:bookmarkEnd w:id="515"/>
    <w:p>
      <w:pPr>
        <w:pStyle w:val="BodyText"/>
      </w:pPr>
      <w:r>
        <w:rPr>
          <w:i/>
          <w:iCs/>
        </w:rPr>
        <w:t xml:space="preserve">Proof</w:t>
      </w:r>
      <w:r>
        <w:t xml:space="preserve">. </w:t>
      </w:r>
    </w:p>
    <w:p>
      <w:pPr>
        <w:pStyle w:val="Compact"/>
        <w:numPr>
          <w:ilvl w:val="0"/>
          <w:numId w:val="1079"/>
        </w:numPr>
      </w:pPr>
      <w:del w:id="20811" w:author="PR Preview" w:date="2026-01-01T00:00:00Z">
        <w:r>
          <w:rPr>
            <w:b/>
            <w:bCs/>
          </w:rPr>
          <w:delText xml:space="preserve">positivity</w:delText>
        </w:r>
      </w:del>
      <w:del w:id="20812" w:author="PR Preview" w:date="2026-01-01T00:00:00Z">
        <w:r>
          <w:delText xml:space="preserve">:</w:delText>
        </w:r>
      </w:del>
      <w:del w:id="20813"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0</m:t>
        </m:r>
      </m:oMath>
      <w:del w:id="20814" w:author="PR Preview" w:date="2026-01-01T00:00:00Z">
        <w:r>
          <w:delText xml:space="preserve"> </w:delText>
        </w:r>
      </w:del>
      <w:del w:id="20815" w:author="PR Preview" w:date="2026-01-01T00:00:00Z">
        <w:r>
          <w:delText xml:space="preserve">for all</w:delText>
        </w:r>
      </w:del>
      <w:del w:id="20816" w:author="PR Preview" w:date="2026-01-01T00:00:00Z">
        <w:r>
          <w:delText xml:space="preserve"> </w:delText>
        </w:r>
      </w:del>
      <m:oMath>
        <m:limLow>
          <m:e>
            <m:r>
              <m:t>x</m:t>
            </m:r>
          </m:e>
          <m:lim>
            <m:r>
              <m:rPr>
                <m:sty m:val="p"/>
              </m:rPr>
              <m:t>∼</m:t>
            </m:r>
          </m:lim>
        </m:limLow>
        <m:r>
          <m:rPr>
            <m:sty m:val="p"/>
          </m:rPr>
          <m:t>∈</m:t>
        </m:r>
        <m:sSup>
          <m:e>
            <m:r>
              <m:rPr>
                <m:scr m:val="double-struck"/>
                <m:sty m:val="p"/>
              </m:rPr>
              <m:t>R</m:t>
            </m:r>
          </m:e>
          <m:sup>
            <m:r>
              <m:t>p</m:t>
            </m:r>
          </m:sup>
        </m:sSup>
      </m:oMath>
      <w:del w:id="20817" w:author="PR Preview" w:date="2026-01-01T00:00:00Z">
        <w:r>
          <w:delText xml:space="preserve">,</w:delText>
        </w:r>
      </w:del>
      <w:del w:id="20818" w:author="PR Preview" w:date="2026-01-01T00:00:00Z">
        <w:r>
          <w:delText xml:space="preserve"> </w:delText>
        </w:r>
      </w:del>
      <w:del w:id="20819" w:author="PR Preview" w:date="2026-01-01T00:00:00Z">
        <w:r>
          <w:delText xml:space="preserve">because</w:delText>
        </w:r>
      </w:del>
      <w:del w:id="20820" w:author="PR Preview" w:date="2026-01-01T00:00:00Z">
        <w:r>
          <w:delText xml:space="preserve"> </w:delText>
        </w:r>
      </w:del>
      <m:oMath>
        <m:r>
          <m:rPr>
            <m:sty m:val="bi"/>
          </m:rPr>
          <m:t>A</m:t>
        </m:r>
      </m:oMath>
      <w:del w:id="20821" w:author="PR Preview" w:date="2026-01-01T00:00:00Z">
        <w:r>
          <w:delText xml:space="preserve"> </w:delText>
        </w:r>
      </w:del>
      <w:del w:id="20822" w:author="PR Preview" w:date="2026-01-01T00:00:00Z">
        <w:r>
          <w:delText xml:space="preserve">is positive definite (</w:delText>
        </w:r>
      </w:del>
      <w:hyperlink w:anchor="def-positive-definite">
        <w:del w:id="20823" w:author="PR Preview" w:date="2026-01-01T00:00:00Z">
          <w:r>
            <w:rPr>
              <w:rStyle w:val="Hyperlink"/>
            </w:rPr>
            <w:delText xml:space="preserve">Definition 101</w:delText>
          </w:r>
        </w:del>
      </w:hyperlink>
      <w:del w:id="20824" w:author="PR Preview" w:date="2026-01-01T00:00:00Z">
        <w:r>
          <w:delText xml:space="preserve">);</w:delText>
        </w:r>
      </w:del>
    </w:p>
    <w:p>
      <w:pPr>
        <w:pStyle w:val="Compact"/>
        <w:numPr>
          <w:ilvl w:val="0"/>
          <w:numId w:val="1079"/>
        </w:numPr>
      </w:pPr>
      <w:del w:id="20825" w:author="PR Preview" w:date="2026-01-01T00:00:00Z">
        <w:r>
          <w:rPr>
            <w:b/>
            <w:bCs/>
          </w:rPr>
          <w:delText xml:space="preserve">definiteness</w:delText>
        </w:r>
      </w:del>
      <w:del w:id="20826" w:author="PR Preview" w:date="2026-01-01T00:00:00Z">
        <w:r>
          <w:delText xml:space="preserve">:</w:delText>
        </w:r>
      </w:del>
      <w:del w:id="2082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x</m:t>
                </m:r>
              </m:e>
              <m:lim>
                <m:r>
                  <m:rPr>
                    <m:sty m:val="p"/>
                  </m:rPr>
                  <m:t>∼</m:t>
                </m:r>
              </m:lim>
            </m:limLow>
          </m:e>
        </m:d>
        <m:sSub>
          <m:e>
            <m:r>
              <m:t>​</m:t>
            </m:r>
          </m:e>
          <m:sub>
            <m:r>
              <m:rPr>
                <m:sty m:val="bi"/>
              </m:rPr>
              <m:t>A</m:t>
            </m:r>
          </m:sub>
        </m:sSub>
        <m:r>
          <m:rPr>
            <m:sty m:val="p"/>
          </m:rPr>
          <m:t>=</m:t>
        </m:r>
        <m:r>
          <m:t>0</m:t>
        </m:r>
      </m:oMath>
      <w:del w:id="20828" w:author="PR Preview" w:date="2026-01-01T00:00:00Z">
        <w:r>
          <w:delText xml:space="preserve"> </w:delText>
        </w:r>
      </w:del>
      <w:del w:id="20829" w:author="PR Preview" w:date="2026-01-01T00:00:00Z">
        <w:r>
          <w:delText xml:space="preserve">if and only if</w:delText>
        </w:r>
      </w:del>
      <w:del w:id="20830"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p</m:t>
            </m:r>
            <m:r>
              <m:rPr>
                <m:sty m:val="p"/>
              </m:rPr>
              <m:t>×</m:t>
            </m:r>
            <m:r>
              <m:t>1</m:t>
            </m:r>
          </m:sub>
        </m:sSub>
      </m:oMath>
      <w:del w:id="20831" w:author="PR Preview" w:date="2026-01-01T00:00:00Z">
        <w:r>
          <w:delText xml:space="preserve">,</w:delText>
        </w:r>
      </w:del>
      <w:del w:id="20832" w:author="PR Preview" w:date="2026-01-01T00:00:00Z">
        <w:r>
          <w:delText xml:space="preserve"> </w:delText>
        </w:r>
      </w:del>
      <w:del w:id="20833" w:author="PR Preview" w:date="2026-01-01T00:00:00Z">
        <w:r>
          <w:delText xml:space="preserve">by definition of a positive definite matrix (</w:delText>
        </w:r>
      </w:del>
      <w:hyperlink w:anchor="def-positive-definite">
        <w:del w:id="20834" w:author="PR Preview" w:date="2026-01-01T00:00:00Z">
          <w:r>
            <w:rPr>
              <w:rStyle w:val="Hyperlink"/>
            </w:rPr>
            <w:delText xml:space="preserve">Definition 101</w:delText>
          </w:r>
        </w:del>
      </w:hyperlink>
      <w:del w:id="20835" w:author="PR Preview" w:date="2026-01-01T00:00:00Z">
        <w:r>
          <w:delText xml:space="preserve">);</w:delText>
        </w:r>
      </w:del>
    </w:p>
    <w:p>
      <w:pPr>
        <w:pStyle w:val="Compact"/>
        <w:numPr>
          <w:ilvl w:val="0"/>
          <w:numId w:val="1079"/>
        </w:numPr>
      </w:pPr>
      <w:del w:id="20836" w:author="PR Preview" w:date="2026-01-01T00:00:00Z">
        <w:r>
          <w:rPr>
            <w:b/>
            <w:bCs/>
          </w:rPr>
          <w:delText xml:space="preserve">linearity in the first slot</w:delText>
        </w:r>
      </w:del>
      <w:del w:id="20837" w:author="PR Preview" w:date="2026-01-01T00:00:00Z">
        <w:r>
          <w:delText xml:space="preserve">: for all</w:delText>
        </w:r>
      </w:del>
      <w:del w:id="2083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limLow>
          <m:e>
            <m:r>
              <m:t>z</m:t>
            </m:r>
          </m:e>
          <m:lim>
            <m:r>
              <m:rPr>
                <m:sty m:val="p"/>
              </m:rPr>
              <m:t>∼</m:t>
            </m:r>
          </m:lim>
        </m:limLow>
        <m:r>
          <m:rPr>
            <m:sty m:val="p"/>
          </m:rPr>
          <m:t>∈</m:t>
        </m:r>
        <m:sSup>
          <m:e>
            <m:r>
              <m:rPr>
                <m:scr m:val="double-struck"/>
                <m:sty m:val="p"/>
              </m:rPr>
              <m:t>R</m:t>
            </m:r>
          </m:e>
          <m:sup>
            <m:r>
              <m:t>p</m:t>
            </m:r>
          </m:sup>
        </m:sSup>
      </m:oMath>
      <w:del w:id="20839" w:author="PR Preview" w:date="2026-01-01T00:00:00Z">
        <w:r>
          <w:delText xml:space="preserve"> </w:delText>
        </w:r>
      </w:del>
      <w:del w:id="20840" w:author="PR Preview" w:date="2026-01-01T00:00:00Z">
        <w:r>
          <w:delText xml:space="preserve">and real numbers</w:delText>
        </w:r>
      </w:del>
      <w:del w:id="20841" w:author="PR Preview" w:date="2026-01-01T00:00:00Z">
        <w:r>
          <w:delText xml:space="preserve"> </w:delText>
        </w:r>
      </w:del>
      <m:oMath>
        <m:r>
          <m:t>a</m:t>
        </m:r>
        <m:r>
          <m:rPr>
            <m:sty m:val="p"/>
          </m:rPr>
          <m:t>,</m:t>
        </m:r>
        <m:r>
          <m:t>b</m:t>
        </m:r>
      </m:oMath>
      <w:del w:id="20842" w:author="PR Preview" w:date="2026-01-01T00:00:00Z">
        <w:r>
          <w:delText xml:space="preserve">,</w:delText>
        </w:r>
      </w:del>
    </w:p>
    <w:p>
      <w:pPr>
        <w:pStyle w:val="Compact"/>
      </w:pPr>
      <m:oMathPara>
        <m:oMathParaPr>
          <m:jc m:val="center"/>
        </m:oMathParaPr>
        <m:oMath>
          <m:eqArr>
            <m:e>
              <m:r>
                <m:t>​</m:t>
              </m:r>
              <m:d>
                <m:dPr>
                  <m:begChr m:val="⟨"/>
                  <m:sepChr m:val=""/>
                  <m:endChr m:val="⟩"/>
                  <m:grow/>
                </m:dPr>
                <m:e>
                  <m:r>
                    <m:t>a</m:t>
                  </m:r>
                  <m:r>
                    <m:t> </m:t>
                  </m:r>
                  <m:limLow>
                    <m:e>
                      <m:r>
                        <m:t>x</m:t>
                      </m:r>
                    </m:e>
                    <m:lim>
                      <m:r>
                        <m:rPr>
                          <m:sty m:val="p"/>
                        </m:rPr>
                        <m:t>∼</m:t>
                      </m:r>
                    </m:lim>
                  </m:limLow>
                  <m:r>
                    <m:rPr>
                      <m:sty m:val="p"/>
                    </m:rPr>
                    <m:t>+</m:t>
                  </m:r>
                  <m:r>
                    <m:t>b</m:t>
                  </m:r>
                  <m:r>
                    <m:t> </m:t>
                  </m:r>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rPr>
                  <m:sty m:val="p"/>
                </m:rPr>
                <m:t>=</m:t>
              </m:r>
              <m:sSup>
                <m:e>
                  <m:r>
                    <m:rPr>
                      <m:sty m:val="p"/>
                    </m:rPr>
                    <m:t>(</m:t>
                  </m:r>
                  <m:r>
                    <m:t>a</m:t>
                  </m:r>
                  <m:r>
                    <m:t> </m:t>
                  </m:r>
                  <m:limLow>
                    <m:e>
                      <m:r>
                        <m:t>x</m:t>
                      </m:r>
                    </m:e>
                    <m:lim>
                      <m:r>
                        <m:rPr>
                          <m:sty m:val="p"/>
                        </m:rPr>
                        <m:t>∼</m:t>
                      </m:r>
                    </m:lim>
                  </m:limLow>
                  <m:r>
                    <m:rPr>
                      <m:sty m:val="p"/>
                    </m:rPr>
                    <m:t>+</m:t>
                  </m:r>
                  <m:r>
                    <m:t>b</m:t>
                  </m:r>
                  <m:r>
                    <m:t> </m:t>
                  </m:r>
                  <m:limLow>
                    <m:e>
                      <m:r>
                        <m:t>y</m:t>
                      </m:r>
                    </m:e>
                    <m:lim>
                      <m:r>
                        <m:rPr>
                          <m:sty m:val="p"/>
                        </m:rPr>
                        <m:t>∼</m:t>
                      </m:r>
                    </m:lim>
                  </m:limLow>
                  <m:r>
                    <m:rPr>
                      <m:sty m:val="p"/>
                    </m:rPr>
                    <m:t>)</m:t>
                  </m:r>
                </m:e>
                <m:sup>
                  <m:r>
                    <m:rPr>
                      <m:sty m:val="p"/>
                    </m:rPr>
                    <m:t>⊤</m:t>
                  </m:r>
                </m:sup>
              </m:sSup>
              <m:r>
                <m:t> </m:t>
              </m:r>
              <m:r>
                <m:rPr>
                  <m:sty m:val="bi"/>
                </m:rPr>
                <m:t>A</m:t>
              </m:r>
              <m:limLow>
                <m:e>
                  <m:r>
                    <m:t>z</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r>
                <m:rPr>
                  <m:sty m:val="p"/>
                </m:rPr>
                <m:t>(</m:t>
              </m:r>
              <m:r>
                <m:t>a</m:t>
              </m:r>
              <m:r>
                <m:t> </m:t>
              </m:r>
              <m:sSup>
                <m:e>
                  <m:limLow>
                    <m:e>
                      <m:r>
                        <m:t>x</m:t>
                      </m:r>
                    </m:e>
                    <m:lim>
                      <m:r>
                        <m:rPr>
                          <m:sty m:val="p"/>
                        </m:rPr>
                        <m:t>∼</m:t>
                      </m:r>
                    </m:lim>
                  </m:limLow>
                </m:e>
                <m:sup>
                  <m:r>
                    <m:rPr>
                      <m:sty m:val="p"/>
                    </m:rPr>
                    <m:t>⊤</m:t>
                  </m:r>
                </m:sup>
              </m:sSup>
              <m:r>
                <m:rPr>
                  <m:sty m:val="p"/>
                </m:rPr>
                <m:t>+</m:t>
              </m:r>
              <m:r>
                <m:t>b</m:t>
              </m:r>
              <m:r>
                <m:t> </m:t>
              </m:r>
              <m:sSup>
                <m:e>
                  <m:limLow>
                    <m:e>
                      <m:r>
                        <m:t>y</m:t>
                      </m:r>
                    </m:e>
                    <m:lim>
                      <m:r>
                        <m:rPr>
                          <m:sty m:val="p"/>
                        </m:rPr>
                        <m:t>∼</m:t>
                      </m:r>
                    </m:lim>
                  </m:limLow>
                </m:e>
                <m:sup>
                  <m:r>
                    <m:rPr>
                      <m:sty m:val="p"/>
                    </m:rPr>
                    <m:t>⊤</m:t>
                  </m:r>
                </m:sup>
              </m:sSup>
              <m:r>
                <m:rPr>
                  <m:sty m:val="p"/>
                </m:rPr>
                <m:t>)</m:t>
              </m:r>
              <m:r>
                <m:t> </m:t>
              </m:r>
              <m:r>
                <m:rPr>
                  <m:sty m:val="bi"/>
                </m:rPr>
                <m:t>A</m:t>
              </m:r>
              <m:limLow>
                <m:e>
                  <m:r>
                    <m:t>z</m:t>
                  </m:r>
                </m:e>
                <m:lim>
                  <m:r>
                    <m:rPr>
                      <m:sty m:val="p"/>
                    </m:rPr>
                    <m:t>∼</m:t>
                  </m:r>
                </m:lim>
              </m:limLow>
              <m:r>
                <m:t>&amp;</m:t>
              </m:r>
              <m:r>
                <m:t>&amp;</m:t>
              </m:r>
              <m:r>
                <m:rPr>
                  <m:nor/>
                  <m:sty m:val="p"/>
                </m:rPr>
                <m:t>(</m:t>
              </m:r>
              <m:r>
                <m:rPr>
                  <m:nor/>
                  <m:sty m:val="p"/>
                </m:rPr>
                <m:t>Theorem 18</m:t>
              </m:r>
              <m:r>
                <m:rPr>
                  <m:nor/>
                  <m:sty m:val="p"/>
                </m:rPr>
                <m:t>, </m:t>
              </m:r>
              <m:r>
                <m:rPr>
                  <m:nor/>
                  <m:sty m:val="p"/>
                </m:rPr>
                <m:t>Definition 25</m:t>
              </m:r>
              <m:r>
                <m:rPr>
                  <m:nor/>
                  <m:sty m:val="p"/>
                </m:rPr>
                <m:t>, </m:t>
              </m:r>
              <m:r>
                <m:rPr>
                  <m:nor/>
                  <m:sty m:val="p"/>
                </m:rPr>
                <m:t>Definition 22</m:t>
              </m:r>
              <m:r>
                <m:rPr>
                  <m:nor/>
                  <m:sty m:val="p"/>
                </m:rPr>
                <m:t>)</m:t>
              </m:r>
            </m:e>
            <m:e>
              <m:r>
                <m:t>&amp;</m:t>
              </m:r>
              <m:r>
                <m:rPr>
                  <m:sty m:val="p"/>
                </m:rPr>
                <m:t>=</m:t>
              </m:r>
              <m:r>
                <m:t>a</m:t>
              </m:r>
              <m:r>
                <m:t> </m:t>
              </m:r>
              <m:sSup>
                <m:e>
                  <m:limLow>
                    <m:e>
                      <m:r>
                        <m:t>x</m:t>
                      </m:r>
                    </m:e>
                    <m:lim>
                      <m:r>
                        <m:rPr>
                          <m:sty m:val="p"/>
                        </m:rPr>
                        <m:t>∼</m:t>
                      </m:r>
                    </m:lim>
                  </m:limLow>
                </m:e>
                <m:sup>
                  <m:r>
                    <m:rPr>
                      <m:sty m:val="p"/>
                    </m:rPr>
                    <m:t>⊤</m:t>
                  </m:r>
                </m:sup>
              </m:sSup>
              <m:r>
                <m:rPr>
                  <m:sty m:val="bi"/>
                </m:rPr>
                <m:t>A</m:t>
              </m:r>
              <m:limLow>
                <m:e>
                  <m:r>
                    <m:t>z</m:t>
                  </m:r>
                </m:e>
                <m:lim>
                  <m:r>
                    <m:rPr>
                      <m:sty m:val="p"/>
                    </m:rPr>
                    <m:t>∼</m:t>
                  </m:r>
                </m:lim>
              </m:limLow>
              <m:r>
                <m:rPr>
                  <m:sty m:val="p"/>
                </m:rPr>
                <m:t>+</m:t>
              </m:r>
              <m:r>
                <m:t>b</m:t>
              </m:r>
              <m:r>
                <m:t> </m:t>
              </m:r>
              <m:sSup>
                <m:e>
                  <m:limLow>
                    <m:e>
                      <m:r>
                        <m:t>y</m:t>
                      </m:r>
                    </m:e>
                    <m:lim>
                      <m:r>
                        <m:rPr>
                          <m:sty m:val="p"/>
                        </m:rPr>
                        <m:t>∼</m:t>
                      </m:r>
                    </m:lim>
                  </m:limLow>
                </m:e>
                <m:sup>
                  <m:r>
                    <m:rPr>
                      <m:sty m:val="p"/>
                    </m:rPr>
                    <m:t>⊤</m:t>
                  </m:r>
                </m:sup>
              </m:sSup>
              <m:r>
                <m:rPr>
                  <m:sty m:val="bi"/>
                </m:rPr>
                <m:t>A</m:t>
              </m:r>
              <m:limLow>
                <m:e>
                  <m:r>
                    <m:t>z</m:t>
                  </m:r>
                </m:e>
                <m:lim>
                  <m:r>
                    <m:rPr>
                      <m:sty m:val="p"/>
                    </m:rPr>
                    <m:t>∼</m:t>
                  </m:r>
                </m:lim>
              </m:limLow>
              <m:r>
                <m:t>&amp;</m:t>
              </m:r>
              <m:r>
                <m:t>&amp;</m:t>
              </m:r>
              <m:r>
                <m:rPr>
                  <m:nor/>
                  <m:sty m:val="p"/>
                </m:rPr>
                <m:t>(</m:t>
              </m:r>
              <m:r>
                <m:rPr>
                  <m:nor/>
                  <m:sty m:val="p"/>
                </m:rPr>
                <m:t>Theorem 9</m:t>
              </m:r>
              <m:r>
                <m:rPr>
                  <m:nor/>
                  <m:sty m:val="p"/>
                </m:rPr>
                <m:t>)</m:t>
              </m:r>
            </m:e>
            <m:e>
              <m:r>
                <m:t>&amp;</m:t>
              </m:r>
              <m:r>
                <m:rPr>
                  <m:sty m:val="p"/>
                </m:rPr>
                <m:t>=</m:t>
              </m:r>
              <m:r>
                <m:t>a</m:t>
              </m:r>
              <m:r>
                <m:t> </m:t>
              </m:r>
              <m:r>
                <m:t>​</m:t>
              </m:r>
              <m:d>
                <m:dPr>
                  <m:begChr m:val="⟨"/>
                  <m:sepChr m:val=""/>
                  <m:endChr m:val="⟩"/>
                  <m:grow/>
                </m:dPr>
                <m:e>
                  <m:limLow>
                    <m:e>
                      <m:r>
                        <m:t>x</m:t>
                      </m:r>
                    </m:e>
                    <m:lim>
                      <m:r>
                        <m:rPr>
                          <m:sty m:val="p"/>
                        </m:rPr>
                        <m:t>∼</m:t>
                      </m:r>
                    </m:lim>
                  </m:limLow>
                  <m:r>
                    <m:rPr>
                      <m:sty m:val="p"/>
                    </m:rPr>
                    <m:t>,</m:t>
                  </m:r>
                  <m:limLow>
                    <m:e>
                      <m:r>
                        <m:t>z</m:t>
                      </m:r>
                    </m:e>
                    <m:lim>
                      <m:r>
                        <m:rPr>
                          <m:sty m:val="p"/>
                        </m:rPr>
                        <m:t>∼</m:t>
                      </m:r>
                    </m:lim>
                  </m:limLow>
                </m:e>
              </m:d>
              <m:sSub>
                <m:e>
                  <m:r>
                    <m:t>​</m:t>
                  </m:r>
                </m:e>
                <m:sub>
                  <m:r>
                    <m:rPr>
                      <m:sty m:val="bi"/>
                    </m:rPr>
                    <m:t>A</m:t>
                  </m:r>
                </m:sub>
              </m:sSub>
              <m:r>
                <m:rPr>
                  <m:sty m:val="p"/>
                </m:rPr>
                <m:t>+</m:t>
              </m:r>
              <m:r>
                <m:t>b</m:t>
              </m:r>
              <m:r>
                <m:t> </m:t>
              </m:r>
              <m:r>
                <m:t>​</m:t>
              </m:r>
              <m:d>
                <m:dPr>
                  <m:begChr m:val="⟨"/>
                  <m:sepChr m:val=""/>
                  <m:endChr m:val="⟩"/>
                  <m:grow/>
                </m:dPr>
                <m:e>
                  <m:limLow>
                    <m:e>
                      <m:r>
                        <m:t>y</m:t>
                      </m:r>
                    </m:e>
                    <m:lim>
                      <m:r>
                        <m:rPr>
                          <m:sty m:val="p"/>
                        </m:rPr>
                        <m:t>∼</m:t>
                      </m:r>
                    </m:lim>
                  </m:limLow>
                  <m:r>
                    <m:rPr>
                      <m:sty m:val="p"/>
                    </m:rPr>
                    <m:t>,</m:t>
                  </m:r>
                  <m:limLow>
                    <m:e>
                      <m:r>
                        <m:t>z</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Compact"/>
        <w:numPr>
          <w:ilvl w:val="0"/>
          <w:numId w:val="1079"/>
        </w:numPr>
      </w:pPr>
      <w:del w:id="20843" w:author="PR Preview" w:date="2026-01-01T00:00:00Z">
        <w:r>
          <w:rPr>
            <w:b/>
            <w:bCs/>
          </w:rPr>
          <w:delText xml:space="preserve">symmetry</w:delText>
        </w:r>
      </w:del>
      <w:del w:id="20844" w:author="PR Preview" w:date="2026-01-01T00:00:00Z">
        <w:r>
          <w:delText xml:space="preserve">: because</w:delText>
        </w:r>
      </w:del>
      <w:del w:id="20845" w:author="PR Preview" w:date="2026-01-01T00:00:00Z">
        <w:r>
          <w:delText xml:space="preserve"> </w:delText>
        </w:r>
      </w:del>
      <m:oMath>
        <m:sSup>
          <m:e>
            <m:limLow>
              <m:e>
                <m:r>
                  <m:t>y</m:t>
                </m:r>
              </m:e>
              <m:lim>
                <m:r>
                  <m:rPr>
                    <m:sty m:val="p"/>
                  </m:rPr>
                  <m:t>∼</m:t>
                </m:r>
              </m:lim>
            </m:limLow>
          </m:e>
          <m:sup>
            <m:r>
              <m:rPr>
                <m:sty m:val="p"/>
              </m:rPr>
              <m:t>⊤</m:t>
            </m:r>
          </m:sup>
        </m:sSup>
        <m:r>
          <m:rPr>
            <m:sty m:val="bi"/>
          </m:rPr>
          <m:t>A</m:t>
        </m:r>
        <m:limLow>
          <m:e>
            <m:r>
              <m:t>x</m:t>
            </m:r>
          </m:e>
          <m:lim>
            <m:r>
              <m:rPr>
                <m:sty m:val="p"/>
              </m:rPr>
              <m:t>∼</m:t>
            </m:r>
          </m:lim>
        </m:limLow>
      </m:oMath>
      <w:del w:id="20846" w:author="PR Preview" w:date="2026-01-01T00:00:00Z">
        <w:r>
          <w:delText xml:space="preserve"> </w:delText>
        </w:r>
      </w:del>
      <w:del w:id="20847" w:author="PR Preview" w:date="2026-01-01T00:00:00Z">
        <w:r>
          <w:delText xml:space="preserve">is a</w:delText>
        </w:r>
      </w:del>
      <w:del w:id="20848" w:author="PR Preview" w:date="2026-01-01T00:00:00Z">
        <w:r>
          <w:delText xml:space="preserve"> </w:delText>
        </w:r>
      </w:del>
      <m:oMath>
        <m:r>
          <m:t>1</m:t>
        </m:r>
        <m:r>
          <m:rPr>
            <m:sty m:val="p"/>
          </m:rPr>
          <m:t>×</m:t>
        </m:r>
        <m:r>
          <m:t>1</m:t>
        </m:r>
      </m:oMath>
      <w:del w:id="20849" w:author="PR Preview" w:date="2026-01-01T00:00:00Z">
        <w:r>
          <w:delText xml:space="preserve"> </w:delText>
        </w:r>
      </w:del>
      <w:del w:id="20850" w:author="PR Preview" w:date="2026-01-01T00:00:00Z">
        <w:r>
          <w:delText xml:space="preserve">scalar and</w:delText>
        </w:r>
      </w:del>
      <w:del w:id="20851" w:author="PR Preview" w:date="2026-01-01T00:00:00Z">
        <w:r>
          <w:delText xml:space="preserve"> </w:delText>
        </w:r>
      </w:del>
      <m:oMath>
        <m:r>
          <m:rPr>
            <m:sty m:val="bi"/>
          </m:rPr>
          <m:t>A</m:t>
        </m:r>
      </m:oMath>
      <w:del w:id="20852" w:author="PR Preview" w:date="2026-01-01T00:00:00Z">
        <w:r>
          <w:delText xml:space="preserve"> </w:delText>
        </w:r>
      </w:del>
      <w:del w:id="20853" w:author="PR Preview" w:date="2026-01-01T00:00:00Z">
        <w:r>
          <w:delText xml:space="preserve">is symmetric (</w:delText>
        </w:r>
      </w:del>
      <m:oMath>
        <m:sSup>
          <m:e>
            <m:r>
              <m:rPr>
                <m:sty m:val="bi"/>
              </m:rPr>
              <m:t>A</m:t>
            </m:r>
          </m:e>
          <m:sup>
            <m:r>
              <m:rPr>
                <m:sty m:val="p"/>
              </m:rPr>
              <m:t>⊤</m:t>
            </m:r>
          </m:sup>
        </m:sSup>
        <m:r>
          <m:rPr>
            <m:sty m:val="p"/>
          </m:rPr>
          <m:t>=</m:t>
        </m:r>
        <m:r>
          <m:rPr>
            <m:sty m:val="bi"/>
          </m:rPr>
          <m:t>A</m:t>
        </m:r>
      </m:oMath>
      <w:del w:id="20854" w:author="PR Preview" w:date="2026-01-01T00:00:00Z">
        <w:r>
          <w:delText xml:space="preserve">),</w:delText>
        </w:r>
      </w:del>
    </w:p>
    <w:p>
      <w:pPr>
        <w:pStyle w:val="Compact"/>
      </w:pPr>
      <m:oMathPara>
        <m:oMathParaPr>
          <m:jc m:val="center"/>
        </m:oMathParaPr>
        <m:oMath>
          <m:eqArr>
            <m:e>
              <m:r>
                <m:t>​</m:t>
              </m:r>
              <m:d>
                <m:dPr>
                  <m:begChr m:val="⟨"/>
                  <m:sepChr m:val=""/>
                  <m:endChr m:val="⟩"/>
                  <m:grow/>
                </m:dPr>
                <m:e>
                  <m:limLow>
                    <m:e>
                      <m:r>
                        <m:t>y</m:t>
                      </m:r>
                    </m:e>
                    <m:lim>
                      <m:r>
                        <m:rPr>
                          <m:sty m:val="p"/>
                        </m:rPr>
                        <m:t>∼</m:t>
                      </m:r>
                    </m:lim>
                  </m:limLow>
                  <m:r>
                    <m:rPr>
                      <m:sty m:val="p"/>
                    </m:rPr>
                    <m:t>,</m:t>
                  </m:r>
                  <m:limLow>
                    <m:e>
                      <m:r>
                        <m:t>x</m:t>
                      </m:r>
                    </m:e>
                    <m:lim>
                      <m:r>
                        <m:rPr>
                          <m:sty m:val="p"/>
                        </m:rPr>
                        <m:t>∼</m:t>
                      </m:r>
                    </m:lim>
                  </m:limLow>
                </m:e>
              </m:d>
              <m:sSub>
                <m:e>
                  <m:r>
                    <m:t>​</m:t>
                  </m:r>
                </m:e>
                <m:sub>
                  <m:r>
                    <m:rPr>
                      <m:sty m:val="bi"/>
                    </m:rPr>
                    <m:t>A</m:t>
                  </m:r>
                </m:sub>
              </m:sSub>
              <m:r>
                <m:t>&amp;</m:t>
              </m:r>
              <m:r>
                <m:rPr>
                  <m:sty m:val="p"/>
                </m:rPr>
                <m:t>=</m:t>
              </m:r>
              <m:sSup>
                <m:e>
                  <m:limLow>
                    <m:e>
                      <m:r>
                        <m:t>y</m:t>
                      </m:r>
                    </m:e>
                    <m:lim>
                      <m:r>
                        <m:rPr>
                          <m:sty m:val="p"/>
                        </m:rPr>
                        <m:t>∼</m:t>
                      </m:r>
                    </m:lim>
                  </m:limLow>
                </m:e>
                <m:sup>
                  <m:r>
                    <m:rPr>
                      <m:sty m:val="p"/>
                    </m:rPr>
                    <m:t>⊤</m:t>
                  </m:r>
                </m:sup>
              </m:sSup>
              <m:r>
                <m:rPr>
                  <m:sty m:val="bi"/>
                </m:rPr>
                <m:t>A</m:t>
              </m:r>
              <m:limLow>
                <m:e>
                  <m:r>
                    <m:t>x</m:t>
                  </m:r>
                </m:e>
                <m:lim>
                  <m:r>
                    <m:rPr>
                      <m:sty m:val="p"/>
                    </m:rPr>
                    <m:t>∼</m:t>
                  </m:r>
                </m:lim>
              </m:limLow>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
              <m:r>
                <m:t>&amp;</m:t>
              </m:r>
              <m:r>
                <m:rPr>
                  <m:sty m:val="p"/>
                </m:rPr>
                <m:t>=</m:t>
              </m:r>
              <m:sSup>
                <m:e>
                  <m:r>
                    <m:t>​</m:t>
                  </m:r>
                  <m:d>
                    <m:dPr>
                      <m:begChr m:val="("/>
                      <m:sepChr m:val=""/>
                      <m:endChr m:val=")"/>
                      <m:grow/>
                    </m:dPr>
                    <m:e>
                      <m:sSup>
                        <m:e>
                          <m:limLow>
                            <m:e>
                              <m:r>
                                <m:t>y</m:t>
                              </m:r>
                            </m:e>
                            <m:lim>
                              <m:r>
                                <m:rPr>
                                  <m:sty m:val="p"/>
                                </m:rPr>
                                <m:t>∼</m:t>
                              </m:r>
                            </m:lim>
                          </m:limLow>
                        </m:e>
                        <m:sup>
                          <m:r>
                            <m:rPr>
                              <m:sty m:val="p"/>
                            </m:rPr>
                            <m:t>⊤</m:t>
                          </m:r>
                        </m:sup>
                      </m:sSup>
                      <m:r>
                        <m:rPr>
                          <m:sty m:val="bi"/>
                        </m:rPr>
                        <m:t>A</m:t>
                      </m:r>
                      <m:limLow>
                        <m:e>
                          <m:r>
                            <m:t>x</m:t>
                          </m:r>
                        </m:e>
                        <m:lim>
                          <m:r>
                            <m:rPr>
                              <m:sty m:val="p"/>
                            </m:rPr>
                            <m:t>∼</m:t>
                          </m:r>
                        </m:lim>
                      </m:limLow>
                    </m:e>
                  </m:d>
                  <m:r>
                    <m:t>​</m:t>
                  </m:r>
                </m:e>
                <m:sup>
                  <m:r>
                    <m:rPr>
                      <m:sty m:val="p"/>
                    </m:rPr>
                    <m:t>⊤</m:t>
                  </m:r>
                </m:sup>
              </m:sSup>
              <m:r>
                <m:t>&amp;</m:t>
              </m:r>
              <m:r>
                <m:t>&amp;</m:t>
              </m:r>
              <m:r>
                <m:rPr>
                  <m:nor/>
                  <m:sty m:val="p"/>
                </m:rPr>
                <m:t>(a scalar equals its transpose)</m:t>
              </m:r>
            </m:e>
            <m:e>
              <m:r>
                <m:t>&amp;</m:t>
              </m:r>
              <m:r>
                <m:rPr>
                  <m:sty m:val="p"/>
                </m:rPr>
                <m:t>=</m:t>
              </m:r>
              <m:sSup>
                <m:e>
                  <m:limLow>
                    <m:e>
                      <m:r>
                        <m:t>x</m:t>
                      </m:r>
                    </m:e>
                    <m:lim>
                      <m:r>
                        <m:rPr>
                          <m:sty m:val="p"/>
                        </m:rPr>
                        <m:t>∼</m:t>
                      </m:r>
                    </m:lim>
                  </m:limLow>
                </m:e>
                <m:sup>
                  <m:r>
                    <m:rPr>
                      <m:sty m:val="p"/>
                    </m:rPr>
                    <m:t>⊤</m:t>
                  </m:r>
                </m:sup>
              </m:sSup>
              <m:sSup>
                <m:e>
                  <m:r>
                    <m:rPr>
                      <m:sty m:val="bi"/>
                    </m:rPr>
                    <m:t>A</m:t>
                  </m:r>
                </m:e>
                <m:sup>
                  <m:r>
                    <m:rPr>
                      <m:sty m:val="p"/>
                    </m:rPr>
                    <m:t>⊤</m:t>
                  </m:r>
                </m:sup>
              </m:sSup>
              <m:limLow>
                <m:e>
                  <m:r>
                    <m:t>y</m:t>
                  </m:r>
                </m:e>
                <m:lim>
                  <m:r>
                    <m:rPr>
                      <m:sty m:val="p"/>
                    </m:rPr>
                    <m:t>∼</m:t>
                  </m:r>
                </m:lim>
              </m:limLow>
              <m:r>
                <m:t>&amp;</m:t>
              </m:r>
              <m:r>
                <m:t>&amp;</m:t>
              </m:r>
              <m:r>
                <m:rPr>
                  <m:nor/>
                  <m:sty m:val="p"/>
                </m:rPr>
                <m:t>(</m:t>
              </m:r>
              <m:r>
                <m:rPr>
                  <m:nor/>
                  <m:sty m:val="p"/>
                </m:rPr>
                <m:t>Theorem 19</m:t>
              </m:r>
              <m:r>
                <m:rPr>
                  <m:nor/>
                  <m:sty m:val="p"/>
                </m:rPr>
                <m:t>, twice)</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t>&amp;</m:t>
              </m:r>
              <m:r>
                <m:t>&amp;</m:t>
              </m:r>
              <m:r>
                <m:rPr>
                  <m:nor/>
                  <m:sty m:val="p"/>
                </m:rPr>
                <m:t>(</m:t>
              </m:r>
              <m:r>
                <m:rPr>
                  <m:sty m:val="bi"/>
                </m:rPr>
                <m:t>A</m:t>
              </m:r>
              <m:r>
                <m:rPr>
                  <m:nor/>
                  <m:sty m:val="p"/>
                </m:rPr>
                <m:t> is symmetric)</m:t>
              </m:r>
            </m:e>
            <m:e>
              <m:r>
                <m:t>&amp;</m:t>
              </m:r>
              <m:r>
                <m:rPr>
                  <m:sty m:val="p"/>
                </m:rPr>
                <m:t>=</m:t>
              </m:r>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t>&amp;</m:t>
              </m:r>
              <m:r>
                <m:rPr>
                  <m:nor/>
                  <m:sty m:val="p"/>
                </m:rPr>
                <m:t>(definition of </m:t>
              </m:r>
              <m:r>
                <m:t>​</m:t>
              </m:r>
              <m:d>
                <m:dPr>
                  <m:begChr m:val="⟨"/>
                  <m:sepChr m:val=""/>
                  <m:endChr m:val="⟩"/>
                  <m:grow/>
                </m:dPr>
                <m:e>
                  <m:r>
                    <m:rPr>
                      <m:sty m:val="p"/>
                    </m:rPr>
                    <m:t>⋅</m:t>
                  </m:r>
                  <m:r>
                    <m:rPr>
                      <m:sty m:val="p"/>
                    </m:rPr>
                    <m:t>,</m:t>
                  </m:r>
                  <m:r>
                    <m:rPr>
                      <m:sty m:val="p"/>
                    </m:rPr>
                    <m:t>⋅</m:t>
                  </m:r>
                </m:e>
              </m:d>
              <m:sSub>
                <m:e>
                  <m:r>
                    <m:t>​</m:t>
                  </m:r>
                </m:e>
                <m:sub>
                  <m:r>
                    <m:rPr>
                      <m:sty m:val="bi"/>
                    </m:rPr>
                    <m:t>A</m:t>
                  </m:r>
                </m:sub>
              </m:sSub>
              <m:r>
                <m:rPr>
                  <m:nor/>
                  <m:sty m:val="p"/>
                </m:rPr>
                <m:t>)</m:t>
              </m:r>
            </m:e>
          </m:eqArr>
        </m:oMath>
      </m:oMathPara>
    </w:p>
    <w:p>
      <w:pPr>
        <w:pStyle w:val="FirstParagraph"/>
      </w:pPr>
      <w:del w:id="20855" w:author="PR Preview" w:date="2026-01-01T00:00:00Z">
        <w:r>
          <w:delText xml:space="preserve">For the converse, let</w:delText>
        </w:r>
      </w:del>
      <w:del w:id="20856" w:author="PR Preview" w:date="2026-01-01T00:00:00Z">
        <w:r>
          <w:delText xml:space="preserve"> </w:delText>
        </w:r>
      </w:del>
      <m:oMath>
        <m:r>
          <m:t>​</m:t>
        </m:r>
        <m:d>
          <m:dPr>
            <m:begChr m:val="⟨"/>
            <m:sepChr m:val=""/>
            <m:endChr m:val="⟩"/>
            <m:grow/>
          </m:dPr>
          <m:e>
            <m:r>
              <m:rPr>
                <m:sty m:val="p"/>
              </m:rPr>
              <m:t>⋅</m:t>
            </m:r>
            <m:r>
              <m:rPr>
                <m:sty m:val="p"/>
              </m:rPr>
              <m:t>,</m:t>
            </m:r>
            <m:r>
              <m:rPr>
                <m:sty m:val="p"/>
              </m:rPr>
              <m:t>⋅</m:t>
            </m:r>
          </m:e>
        </m:d>
        <m:r>
          <m:t>​</m:t>
        </m:r>
      </m:oMath>
      <w:del w:id="20857" w:author="PR Preview" w:date="2026-01-01T00:00:00Z">
        <w:r>
          <w:delText xml:space="preserve"> </w:delText>
        </w:r>
      </w:del>
      <w:del w:id="20858" w:author="PR Preview" w:date="2026-01-01T00:00:00Z">
        <w:r>
          <w:delText xml:space="preserve">be any inner product on</w:delText>
        </w:r>
      </w:del>
      <w:del w:id="20859" w:author="PR Preview" w:date="2026-01-01T00:00:00Z">
        <w:r>
          <w:delText xml:space="preserve"> </w:delText>
        </w:r>
      </w:del>
      <m:oMath>
        <m:sSup>
          <m:e>
            <m:r>
              <m:rPr>
                <m:scr m:val="double-struck"/>
                <m:sty m:val="p"/>
              </m:rPr>
              <m:t>R</m:t>
            </m:r>
          </m:e>
          <m:sup>
            <m:r>
              <m:t>p</m:t>
            </m:r>
          </m:sup>
        </m:sSup>
      </m:oMath>
      <w:del w:id="20860" w:author="PR Preview" w:date="2026-01-01T00:00:00Z">
        <w:r>
          <w:delText xml:space="preserve">.</w:delText>
        </w:r>
      </w:del>
      <w:del w:id="20861" w:author="PR Preview" w:date="2026-01-01T00:00:00Z">
        <w:r>
          <w:delText xml:space="preserve"> </w:delText>
        </w:r>
      </w:del>
      <w:del w:id="20862" w:author="PR Preview" w:date="2026-01-01T00:00:00Z">
        <w:r>
          <w:delText xml:space="preserve">Any vectors</w:delText>
        </w:r>
      </w:del>
      <w:del w:id="20863"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0864" w:author="PR Preview" w:date="2026-01-01T00:00:00Z">
        <w:r>
          <w:delText xml:space="preserve"> </w:delText>
        </w:r>
      </w:del>
      <w:del w:id="20865" w:author="PR Preview" w:date="2026-01-01T00:00:00Z">
        <w:r>
          <w:delText xml:space="preserve">can be written in the standard basis as</w:delText>
        </w:r>
      </w:del>
      <w:del w:id="20866" w:author="PR Preview" w:date="2026-01-01T00:00:00Z">
        <w:r>
          <w:delText xml:space="preserve"> </w:delText>
        </w:r>
      </w:del>
      <m:oMath>
        <m:limLow>
          <m:e>
            <m:r>
              <m:t>x</m:t>
            </m:r>
          </m:e>
          <m:lim>
            <m:r>
              <m:rPr>
                <m:sty m:val="p"/>
              </m:rPr>
              <m:t>∼</m:t>
            </m:r>
          </m:lim>
        </m:limLow>
        <m:r>
          <m:rPr>
            <m:sty m:val="p"/>
          </m:rPr>
          <m:t>=</m:t>
        </m:r>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oMath>
      <w:del w:id="20867" w:author="PR Preview" w:date="2026-01-01T00:00:00Z">
        <w:r>
          <w:delText xml:space="preserve"> </w:delText>
        </w:r>
      </w:del>
      <w:del w:id="20868" w:author="PR Preview" w:date="2026-01-01T00:00:00Z">
        <w:r>
          <w:delText xml:space="preserve">and</w:delText>
        </w:r>
      </w:del>
      <w:del w:id="20869" w:author="PR Preview" w:date="2026-01-01T00:00:00Z">
        <w:r>
          <w:delText xml:space="preserve"> </w:delText>
        </w:r>
      </w:del>
      <m:oMath>
        <m:limLow>
          <m:e>
            <m:r>
              <m:t>y</m:t>
            </m:r>
          </m:e>
          <m:lim>
            <m:r>
              <m:rPr>
                <m:sty m:val="p"/>
              </m:rPr>
              <m:t>∼</m:t>
            </m:r>
          </m:lim>
        </m:limLow>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oMath>
      <w:del w:id="20870" w:author="PR Preview" w:date="2026-01-01T00:00:00Z">
        <w:r>
          <w:delText xml:space="preserve"> </w:delText>
        </w:r>
      </w:del>
      <w:del w:id="20871" w:author="PR Preview" w:date="2026-01-01T00:00:00Z">
        <w:r>
          <w:delText xml:space="preserve">(</w:delText>
        </w:r>
      </w:del>
      <w:hyperlink w:anchor="def-basis">
        <w:del w:id="20872" w:author="PR Preview" w:date="2026-01-01T00:00:00Z">
          <w:r>
            <w:rPr>
              <w:rStyle w:val="Hyperlink"/>
            </w:rPr>
            <w:delText xml:space="preserve">Definition 48</w:delText>
          </w:r>
        </w:del>
      </w:hyperlink>
      <w:del w:id="20873" w:author="PR Preview" w:date="2026-01-01T00:00:00Z">
        <w:r>
          <w:delText xml:space="preserve">,</w:delText>
        </w:r>
      </w:del>
      <w:del w:id="20874" w:author="PR Preview" w:date="2026-01-01T00:00:00Z">
        <w:r>
          <w:delText xml:space="preserve"> </w:delText>
        </w:r>
      </w:del>
      <w:hyperlink w:anchor="def-indicator-vector">
        <w:del w:id="20875" w:author="PR Preview" w:date="2026-01-01T00:00:00Z">
          <w:r>
            <w:rPr>
              <w:rStyle w:val="Hyperlink"/>
            </w:rPr>
            <w:delText xml:space="preserve">Definition 14</w:delText>
          </w:r>
        </w:del>
      </w:hyperlink>
      <w:del w:id="20876" w:author="PR Preview" w:date="2026-01-01T00:00:00Z">
        <w:r>
          <w:delText xml:space="preserve">).</w:delText>
        </w:r>
      </w:del>
      <w:del w:id="20877" w:author="PR Preview" w:date="2026-01-01T00:00:00Z">
        <w:r>
          <w:delText xml:space="preserve"> </w:delText>
        </w:r>
      </w:del>
      <w:del w:id="20878" w:author="PR Preview" w:date="2026-01-01T00:00:00Z">
        <w:r>
          <w:delText xml:space="preserve">By linearity in both slots (</w:delText>
        </w:r>
      </w:del>
      <w:hyperlink w:anchor="rem-inner-product-other-sources">
        <w:del w:id="20879" w:author="PR Preview" w:date="2026-01-01T00:00:00Z">
          <w:r>
            <w:rPr>
              <w:rStyle w:val="Hyperlink"/>
            </w:rPr>
            <w:delText xml:space="preserve">Remark 21</w:delText>
          </w:r>
        </w:del>
      </w:hyperlink>
      <w:del w:id="20880"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r>
                <m:t>​</m:t>
              </m:r>
              <m:r>
                <m:t>&amp;</m:t>
              </m:r>
              <m:r>
                <m:rPr>
                  <m:sty m:val="p"/>
                </m:rPr>
                <m:t>=</m:t>
              </m:r>
              <m:r>
                <m:t>​</m:t>
              </m:r>
              <m:d>
                <m:dPr>
                  <m:begChr m:val="⟨"/>
                  <m:sepChr m:val=""/>
                  <m:endChr m:val="⟩"/>
                  <m:grow/>
                </m:dPr>
                <m:e>
                  <m:nary>
                    <m:naryPr>
                      <m:chr m:val="∑"/>
                      <m:limLoc m:val="undOvr"/>
                      <m:subHide m:val="off"/>
                      <m:supHide m:val="off"/>
                    </m:naryPr>
                    <m:sub>
                      <m:r>
                        <m:t>i</m:t>
                      </m:r>
                      <m:r>
                        <m:rPr>
                          <m:sty m:val="p"/>
                        </m:rPr>
                        <m:t>=</m:t>
                      </m:r>
                      <m:r>
                        <m:t>1</m:t>
                      </m:r>
                    </m:sub>
                    <m:sup>
                      <m:r>
                        <m:t>p</m:t>
                      </m:r>
                    </m:sup>
                    <m:e>
                      <m:sSub>
                        <m:e>
                          <m:r>
                            <m:t>x</m:t>
                          </m:r>
                        </m:e>
                        <m:sub>
                          <m:r>
                            <m:t>i</m:t>
                          </m:r>
                        </m:sub>
                      </m:sSub>
                    </m:e>
                  </m:nary>
                  <m:r>
                    <m:t> </m:t>
                  </m:r>
                  <m:sSub>
                    <m:e>
                      <m:limLow>
                        <m:e>
                          <m:r>
                            <m:t>e</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p</m:t>
                      </m:r>
                    </m:sup>
                    <m:e>
                      <m:sSub>
                        <m:e>
                          <m:r>
                            <m:t>y</m:t>
                          </m:r>
                        </m:e>
                        <m:sub>
                          <m:r>
                            <m:t>j</m:t>
                          </m:r>
                        </m:sub>
                      </m:sSub>
                    </m:e>
                  </m:nary>
                  <m:r>
                    <m:t> </m:t>
                  </m:r>
                  <m:sSub>
                    <m:e>
                      <m:limLow>
                        <m:e>
                          <m:r>
                            <m:t>e</m:t>
                          </m:r>
                        </m:e>
                        <m:lim>
                          <m:r>
                            <m:rPr>
                              <m:sty m:val="p"/>
                            </m:rPr>
                            <m:t>∼</m:t>
                          </m:r>
                        </m:lim>
                      </m:limLow>
                    </m:e>
                    <m:sub>
                      <m:r>
                        <m:t>j</m:t>
                      </m:r>
                    </m:sub>
                  </m:sSub>
                </m:e>
              </m:d>
              <m:r>
                <m:t>​</m:t>
              </m:r>
              <m:r>
                <m:t>&amp;</m:t>
              </m:r>
              <m:r>
                <m:t>&amp;</m:t>
              </m:r>
              <m:r>
                <m:rPr>
                  <m:nor/>
                  <m:sty m:val="p"/>
                </m:rPr>
                <m:t>(expand in the standard basis)</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x</m:t>
                          </m:r>
                        </m:e>
                        <m:sub>
                          <m:r>
                            <m:t>i</m:t>
                          </m:r>
                        </m:sub>
                      </m:sSub>
                    </m:e>
                  </m:nary>
                </m:e>
              </m:nary>
              <m:sSub>
                <m:e>
                  <m:r>
                    <m:t>y</m:t>
                  </m:r>
                </m:e>
                <m:sub>
                  <m:r>
                    <m:t>j</m:t>
                  </m:r>
                </m:sub>
              </m:sSub>
              <m:r>
                <m:t> </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t>&amp;</m:t>
              </m:r>
              <m:r>
                <m:t>&amp;</m:t>
              </m:r>
              <m:r>
                <m:rPr>
                  <m:nor/>
                  <m:sty m:val="p"/>
                </m:rPr>
                <m:t>(linearity in both slots)</m:t>
              </m:r>
            </m:e>
            <m:e>
              <m:r>
                <m:t>&amp;</m:t>
              </m:r>
              <m:r>
                <m:rPr>
                  <m:sty m:val="p"/>
                </m:rPr>
                <m:t>=</m:t>
              </m:r>
              <m:nary>
                <m:naryPr>
                  <m:chr m:val="∑"/>
                  <m:limLoc m:val="undOvr"/>
                  <m:subHide m:val="off"/>
                  <m:supHide m:val="off"/>
                </m:naryPr>
                <m:sub>
                  <m:r>
                    <m:t>i</m:t>
                  </m:r>
                  <m:r>
                    <m:rPr>
                      <m:sty m:val="p"/>
                    </m:rPr>
                    <m:t>=</m:t>
                  </m:r>
                  <m:r>
                    <m:t>1</m:t>
                  </m:r>
                </m:sub>
                <m:sup>
                  <m:r>
                    <m:t>p</m:t>
                  </m:r>
                </m:sup>
                <m:e>
                  <m:sSub>
                    <m:e>
                      <m:r>
                        <m:t>x</m:t>
                      </m:r>
                    </m:e>
                    <m:sub>
                      <m:r>
                        <m:t>i</m:t>
                      </m:r>
                    </m:sub>
                  </m:sSub>
                </m:e>
              </m:nary>
              <m:nary>
                <m:naryPr>
                  <m:chr m:val="∑"/>
                  <m:limLoc m:val="undOvr"/>
                  <m:subHide m:val="off"/>
                  <m:supHide m:val="off"/>
                </m:naryPr>
                <m:sub>
                  <m:r>
                    <m:t>j</m:t>
                  </m:r>
                  <m:r>
                    <m:rPr>
                      <m:sty m:val="p"/>
                    </m:rPr>
                    <m:t>=</m:t>
                  </m:r>
                  <m:r>
                    <m:t>1</m:t>
                  </m:r>
                </m:sub>
                <m:sup>
                  <m:r>
                    <m:t>p</m:t>
                  </m:r>
                </m:sup>
                <m:e>
                  <m:sSub>
                    <m:e>
                      <m:r>
                        <m:t>A</m:t>
                      </m:r>
                    </m:e>
                    <m:sub>
                      <m:r>
                        <m:t>i</m:t>
                      </m:r>
                      <m:r>
                        <m:t>j</m:t>
                      </m:r>
                    </m:sub>
                  </m:sSub>
                </m:e>
              </m:nary>
              <m:sSub>
                <m:e>
                  <m:r>
                    <m:t>y</m:t>
                  </m:r>
                </m:e>
                <m:sub>
                  <m:r>
                    <m:t>j</m:t>
                  </m:r>
                </m:sub>
              </m:sSub>
              <m:r>
                <m:t>&amp;</m:t>
              </m:r>
              <m:r>
                <m:t>&amp;</m:t>
              </m:r>
              <m:r>
                <m:rPr>
                  <m:nor/>
                  <m:sty m:val="p"/>
                </m:rPr>
                <m:t>(define </m:t>
              </m:r>
              <m:sSub>
                <m:e>
                  <m:r>
                    <m:t>A</m:t>
                  </m:r>
                </m:e>
                <m:sub>
                  <m:r>
                    <m:t>i</m:t>
                  </m:r>
                  <m:r>
                    <m:t>j</m:t>
                  </m:r>
                </m:sub>
              </m:sSub>
              <m:limUpp>
                <m:e>
                  <m:r>
                    <m:rPr>
                      <m:sty m:val="p"/>
                    </m:rPr>
                    <m:t>=</m:t>
                  </m:r>
                </m:e>
                <m:lim>
                  <m:r>
                    <m:rPr>
                      <m:nor/>
                      <m:sty m:val="p"/>
                    </m:rPr>
                    <m:t>def</m:t>
                  </m:r>
                </m:lim>
              </m:limUpp>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r>
                <m:rPr>
                  <m:nor/>
                  <m:sty m:val="p"/>
                </m:rPr>
                <m:t>)</m:t>
              </m:r>
            </m:e>
            <m:e>
              <m:r>
                <m:t>&amp;</m:t>
              </m:r>
              <m:r>
                <m:rPr>
                  <m:sty m:val="p"/>
                </m:rPr>
                <m:t>=</m:t>
              </m:r>
              <m:sSup>
                <m:e>
                  <m:limLow>
                    <m:e>
                      <m:r>
                        <m:t>x</m:t>
                      </m:r>
                    </m:e>
                    <m:lim>
                      <m:r>
                        <m:rPr>
                          <m:sty m:val="p"/>
                        </m:rPr>
                        <m:t>∼</m:t>
                      </m:r>
                    </m:lim>
                  </m:limLow>
                </m:e>
                <m:sup>
                  <m:r>
                    <m:rPr>
                      <m:sty m:val="p"/>
                    </m:rPr>
                    <m:t>⊤</m:t>
                  </m:r>
                </m:sup>
              </m:sSup>
              <m:r>
                <m:rPr>
                  <m:sty m:val="bi"/>
                </m:rPr>
                <m:t>A</m:t>
              </m:r>
              <m:limLow>
                <m:e>
                  <m:r>
                    <m:t>y</m:t>
                  </m:r>
                </m:e>
                <m:lim>
                  <m:r>
                    <m:rPr>
                      <m:sty m:val="p"/>
                    </m:rPr>
                    <m:t>∼</m:t>
                  </m:r>
                </m:lim>
              </m:limLow>
              <m:r>
                <m:rPr>
                  <m:sty m:val="p"/>
                </m:rPr>
                <m:t>.</m:t>
              </m:r>
              <m:r>
                <m:t>&amp;</m:t>
              </m:r>
              <m:r>
                <m:t>&amp;</m:t>
              </m:r>
              <m:r>
                <m:rPr>
                  <m:nor/>
                  <m:sty m:val="p"/>
                </m:rPr>
                <m:t>(</m:t>
              </m:r>
              <m:r>
                <m:rPr>
                  <m:nor/>
                  <m:sty m:val="p"/>
                </m:rPr>
                <m:t>Definition 32</m:t>
              </m:r>
              <m:r>
                <m:rPr>
                  <m:nor/>
                  <m:sty m:val="p"/>
                </m:rPr>
                <m:t>)</m:t>
              </m:r>
            </m:e>
          </m:eqArr>
        </m:oMath>
      </m:oMathPara>
    </w:p>
    <w:p>
      <w:pPr>
        <w:pStyle w:val="Compact"/>
        <w:numPr>
          <w:ilvl w:val="0"/>
          <w:numId w:val="1079"/>
        </w:numPr>
      </w:pPr>
      <w:ins w:id="20881" w:author="PR Preview" w:date="2026-01-01T00:00:00Z">
        <w:r>
          <w:rPr>
            <w:b/>
            <w:bCs/>
          </w:rPr>
          <w:t xml:space="preserve">positivity</w:t>
        </w:r>
      </w:ins>
      <w:ins w:id="20882" w:author="PR Preview" w:date="2026-01-01T00:00:00Z">
        <w:r>
          <w:t xml:space="preserve">:</w:t>
        </w:r>
      </w:ins>
      <w:ins w:id="20883" w:author="PR Preview" w:date="2026-01-01T00:00:00Z">
        <w:r>
          <w:t xml:space="preserve"> </w:t>
        </w:r>
      </w:ins>
      <w:ins w:id="20884" w:author="PR Preview" w:date="2026-01-01T00:00:00Z">
        <w:r>
          <w:t xml:space="preserve">$\mathopen{}\left\langle \mathord{\smash[b]{\underset{\raise.3ex\hbox{$\scriptstyle\sim$}}{x}}\vphantom{x}}, \mathord{\smash[b]{\underset{\raise.3ex\hbox{$\scriptstyle\sim$}}{x}}\vphantom{x}}\right\rangle\mathclose{}_{\mathbf{A}} = {\mathord{\smash[b]{\underset{\raise.3ex\hbox{$\scriptstyle\sim$}}{x}}\vphantom{x}}}^{\top} \mathbf{A} \mathord{\smash[b]{\underset{\raise.3ex\hbox{$\scriptstyle\sim$}}{x}}\vphantom{x}} \ge 0$</w:t>
        </w:r>
      </w:ins>
      <w:ins w:id="20885" w:author="PR Preview" w:date="2026-01-01T00:00:00Z">
        <w:r>
          <w:t xml:space="preserve"> </w:t>
        </w:r>
      </w:ins>
      <w:ins w:id="20886" w:author="PR Preview" w:date="2026-01-01T00:00:00Z">
        <w:r>
          <w:t xml:space="preserve">for all</w:t>
        </w:r>
      </w:ins>
      <w:ins w:id="20887" w:author="PR Preview" w:date="2026-01-01T00:00:00Z">
        <w:r>
          <w:t xml:space="preserve"> </w:t>
        </w:r>
      </w:ins>
      <w:ins w:id="20888" w:author="PR Preview" w:date="2026-01-01T00:00:00Z">
        <w:r>
          <w:t xml:space="preserve">$\mathord{\smash[b]{\underset{\raise.3ex\hbox{$\scriptstyle\sim$}}{x}}\vphantom{x}}\in \mathbb{R}^p$</w:t>
        </w:r>
      </w:ins>
      <w:ins w:id="20889" w:author="PR Preview" w:date="2026-01-01T00:00:00Z">
        <w:r>
          <w:t xml:space="preserve">,</w:t>
        </w:r>
      </w:ins>
      <w:ins w:id="20890" w:author="PR Preview" w:date="2026-01-01T00:00:00Z">
        <w:r>
          <w:t xml:space="preserve"> </w:t>
        </w:r>
      </w:ins>
      <w:ins w:id="20891" w:author="PR Preview" w:date="2026-01-01T00:00:00Z">
        <w:r>
          <w:t xml:space="preserve">because</w:t>
        </w:r>
      </w:ins>
      <w:ins w:id="20892" w:author="PR Preview" w:date="2026-01-01T00:00:00Z">
        <w:r>
          <w:t xml:space="preserve"> </w:t>
        </w:r>
      </w:ins>
      <m:oMath>
        <m:r>
          <m:rPr>
            <m:sty m:val="bi"/>
          </m:rPr>
          <m:t>A</m:t>
        </m:r>
      </m:oMath>
      <w:ins w:id="20893" w:author="PR Preview" w:date="2026-01-01T00:00:00Z">
        <w:r>
          <w:t xml:space="preserve"> </w:t>
        </w:r>
      </w:ins>
      <w:ins w:id="20894" w:author="PR Preview" w:date="2026-01-01T00:00:00Z">
        <w:r>
          <w:t xml:space="preserve">is positive definite (</w:t>
        </w:r>
      </w:ins>
      <w:hyperlink w:anchor="def-positive-definite">
        <w:ins w:id="20895" w:author="PR Preview" w:date="2026-01-01T00:00:00Z">
          <w:r>
            <w:rPr>
              <w:rStyle w:val="Hyperlink"/>
            </w:rPr>
            <w:t xml:space="preserve">Definition 101</w:t>
          </w:r>
        </w:ins>
      </w:hyperlink>
      <w:ins w:id="20896" w:author="PR Preview" w:date="2026-01-01T00:00:00Z">
        <w:r>
          <w:t xml:space="preserve">);</w:t>
        </w:r>
      </w:ins>
    </w:p>
    <w:p>
      <w:pPr>
        <w:pStyle w:val="Compact"/>
        <w:numPr>
          <w:ilvl w:val="0"/>
          <w:numId w:val="1079"/>
        </w:numPr>
      </w:pPr>
      <w:ins w:id="20897" w:author="PR Preview" w:date="2026-01-01T00:00:00Z">
        <w:r>
          <w:rPr>
            <w:b/>
            <w:bCs/>
          </w:rPr>
          <w:t xml:space="preserve">definiteness</w:t>
        </w:r>
      </w:ins>
      <w:ins w:id="20898" w:author="PR Preview" w:date="2026-01-01T00:00:00Z">
        <w:r>
          <w:t xml:space="preserve">:</w:t>
        </w:r>
      </w:ins>
      <w:ins w:id="20899" w:author="PR Preview" w:date="2026-01-01T00:00:00Z">
        <w:r>
          <w:t xml:space="preserve"> </w:t>
        </w:r>
      </w:ins>
      <w:ins w:id="20900" w:author="PR Preview" w:date="2026-01-01T00:00:00Z">
        <w:r>
          <w:t xml:space="preserve">$\mathopen{}\left\langle \mathord{\smash[b]{\underset{\raise.3ex\hbox{$\scriptstyle\sim$}}{x}}\vphantom{x}}, \mathord{\smash[b]{\underset{\raise.3ex\hbox{$\scriptstyle\sim$}}{x}}\vphantom{x}}\right\rangle\mathclose{}_{\mathbf{A}} = 0$</w:t>
        </w:r>
      </w:ins>
      <w:ins w:id="20901" w:author="PR Preview" w:date="2026-01-01T00:00:00Z">
        <w:r>
          <w:t xml:space="preserve"> </w:t>
        </w:r>
      </w:ins>
      <w:ins w:id="20902" w:author="PR Preview" w:date="2026-01-01T00:00:00Z">
        <w:r>
          <w:t xml:space="preserve">if and only if</w:t>
        </w:r>
      </w:ins>
      <w:ins w:id="20903" w:author="PR Preview" w:date="2026-01-01T00:00:00Z">
        <w:r>
          <w:t xml:space="preserve"> </w:t>
        </w:r>
      </w:ins>
      <w:ins w:id="20904" w:author="PR Preview" w:date="2026-01-01T00:00:00Z">
        <w:r>
          <w:t xml:space="preserve">$\mathord{\smash[b]{\underset{\raise.3ex\hbox{$\scriptstyle\sim$}}{x}}\vphantom{x}}= \mathord{\smash[b]{\underset{\raise.3ex\hbox{$\scriptstyle\sim$}}{0}}\vphantom{0}}_{p \times 1}$</w:t>
        </w:r>
      </w:ins>
      <w:ins w:id="20905" w:author="PR Preview" w:date="2026-01-01T00:00:00Z">
        <w:r>
          <w:t xml:space="preserve">,</w:t>
        </w:r>
      </w:ins>
      <w:ins w:id="20906" w:author="PR Preview" w:date="2026-01-01T00:00:00Z">
        <w:r>
          <w:t xml:space="preserve"> </w:t>
        </w:r>
      </w:ins>
      <w:ins w:id="20907" w:author="PR Preview" w:date="2026-01-01T00:00:00Z">
        <w:r>
          <w:t xml:space="preserve">by definition of a positive definite matrix (</w:t>
        </w:r>
      </w:ins>
      <w:hyperlink w:anchor="def-positive-definite">
        <w:ins w:id="20908" w:author="PR Preview" w:date="2026-01-01T00:00:00Z">
          <w:r>
            <w:rPr>
              <w:rStyle w:val="Hyperlink"/>
            </w:rPr>
            <w:t xml:space="preserve">Definition 101</w:t>
          </w:r>
        </w:ins>
      </w:hyperlink>
      <w:ins w:id="20909" w:author="PR Preview" w:date="2026-01-01T00:00:00Z">
        <w:r>
          <w:t xml:space="preserve">);</w:t>
        </w:r>
      </w:ins>
    </w:p>
    <w:p>
      <w:pPr>
        <w:pStyle w:val="Compact"/>
        <w:numPr>
          <w:ilvl w:val="0"/>
          <w:numId w:val="1079"/>
        </w:numPr>
      </w:pPr>
      <w:ins w:id="20910" w:author="PR Preview" w:date="2026-01-01T00:00:00Z">
        <w:r>
          <w:rPr>
            <w:b/>
            <w:bCs/>
          </w:rPr>
          <w:t xml:space="preserve">linearity in the first slot</w:t>
        </w:r>
      </w:ins>
      <w:ins w:id="20911" w:author="PR Preview" w:date="2026-01-01T00:00:00Z">
        <w:r>
          <w:t xml:space="preserve">: for all</w:t>
        </w:r>
      </w:ins>
      <w:ins w:id="20912" w:author="PR Preview" w:date="2026-01-01T00:00:00Z">
        <w:r>
          <w:t xml:space="preserve"> </w:t>
        </w:r>
      </w:ins>
      <w:ins w:id="20913" w:author="PR Preview" w:date="2026-01-01T00:00:00Z">
        <w:r>
          <w:t xml:space="preserve">$\mathord{\smash[b]{\underset{\raise.3ex\hbox{$\scriptstyle\sim$}}{x}}\vphantom{x}}, \mathord{\smash[b]{\underset{\raise.3ex\hbox{$\scriptstyle\sim$}}{y}}\vphantom{y}}, \mathord{\smash[b]{\underset{\raise.3ex\hbox{$\scriptstyle\sim$}}{z}}\vphantom{z}} \in \mathbb{R}^p$</w:t>
        </w:r>
      </w:ins>
      <w:ins w:id="20914" w:author="PR Preview" w:date="2026-01-01T00:00:00Z">
        <w:r>
          <w:t xml:space="preserve"> </w:t>
        </w:r>
      </w:ins>
      <w:ins w:id="20915" w:author="PR Preview" w:date="2026-01-01T00:00:00Z">
        <w:r>
          <w:t xml:space="preserve">and real numbers</w:t>
        </w:r>
      </w:ins>
      <w:ins w:id="20916" w:author="PR Preview" w:date="2026-01-01T00:00:00Z">
        <w:r>
          <w:t xml:space="preserve"> </w:t>
        </w:r>
      </w:ins>
      <m:oMath>
        <m:r>
          <m:t>a</m:t>
        </m:r>
        <m:r>
          <m:rPr>
            <m:sty m:val="p"/>
          </m:rPr>
          <m:t>,</m:t>
        </m:r>
        <m:r>
          <m:t>b</m:t>
        </m:r>
      </m:oMath>
      <w:ins w:id="20917" w:author="PR Preview" w:date="2026-01-01T00:00:00Z">
        <w:r>
          <w:t xml:space="preserve">,</w:t>
        </w:r>
      </w:ins>
    </w:p>
    <w:p>
      <w:pPr>
        <w:pStyle w:val="Compact"/>
      </w:pPr>
      <w:ins w:id="20918" w:author="PR Preview" w:date="2026-01-01T00:00:00Z">
        <w:r>
          <w:t xml:space="preserve">$$
    \begin{aligned}
    \mathopen{}\left\langle a\,\mathord{\smash[b]{\underset{\raise.3ex\hbox{$\scriptstyle\sim$}}{x}}\vphantom{x}}+ b\,\mathord{\smash[b]{\underset{\raise.3ex\hbox{$\scriptstyle\sim$}}{y}}\vphantom{y}}, \mathord{\smash[b]{\underset{\raise.3ex\hbox{$\scriptstyle\sim$}}{z}}\vphantom{z}}\right\rangle\mathclose{}_{\mathbf{A}}
    &amp;= {(a\,\mathord{\smash[b]{\underset{\raise.3ex\hbox{$\scriptstyle\sim$}}{x}}\vphantom{x}}+ b\,\mathord{\smash[b]{\underset{\raise.3ex\hbox{$\scriptstyle\sim$}}{y}}\vphantom{y}})}^{\top}\,\mathbf{A}\mathord{\smash[b]{\underset{\raise.3ex\hbox{$\scriptstyle\sim$}}{z}}\vphantom{z}}
    &amp;&amp; \text{(definition of } \mathopen{}\left\langle \cdot, \cdot\right\rangle\mathclose{}_{\mathbf{A}} \text{)}
    \\
    &amp;= (a\,{\mathord{\smash[b]{\underset{\raise.3ex\hbox{$\scriptstyle\sim$}}{x}}\vphantom{x}}}^{\top} + b\,{\mathord{\smash[b]{\underset{\raise.3ex\hbox{$\scriptstyle\sim$}}{y}}\vphantom{y}}}^{\top})\,\mathbf{A}\mathord{\smash[b]{\underset{\raise.3ex\hbox{$\scriptstyle\sim$}}{z}}\vphantom{z}}
    &amp;&amp; \text{(}\text{Theorem~18}\text{, }\text{Definition~25}\text{, }\text{Definition~22}\text{)}
    \\
    &amp;= a\,{\mathord{\smash[b]{\underset{\raise.3ex\hbox{$\scriptstyle\sim$}}{x}}\vphantom{x}}}^{\top}\mathbf{A}\mathord{\smash[b]{\underset{\raise.3ex\hbox{$\scriptstyle\sim$}}{z}}\vphantom{z}} + b\,{\mathord{\smash[b]{\underset{\raise.3ex\hbox{$\scriptstyle\sim$}}{y}}\vphantom{y}}}^{\top}\mathbf{A}\mathord{\smash[b]{\underset{\raise.3ex\hbox{$\scriptstyle\sim$}}{z}}\vphantom{z}}
    &amp;&amp; \text{(}\text{Theorem~9}\text{)}
    \\
    &amp;= a\,\mathopen{}\left\langle \mathord{\smash[b]{\underset{\raise.3ex\hbox{$\scriptstyle\sim$}}{x}}\vphantom{x}}, \mathord{\smash[b]{\underset{\raise.3ex\hbox{$\scriptstyle\sim$}}{z}}\vphantom{z}}\right\rangle\mathclose{}_{\mathbf{A}} + b\,\mathopen{}\left\langle \mathord{\smash[b]{\underset{\raise.3ex\hbox{$\scriptstyle\sim$}}{y}}\vphantom{y}}, \mathord{\smash[b]{\underset{\raise.3ex\hbox{$\scriptstyle\sim$}}{z}}\vphantom{z}}\right\rangle\mathclose{}_{\mathbf{A}}
    &amp;&amp; \text{(definition of } \mathopen{}\left\langle \cdot, \cdot\right\rangle\mathclose{}_{\mathbf{A}} \text{)}
    \end{aligned}
    $$</w:t>
        </w:r>
      </w:ins>
    </w:p>
    <w:p>
      <w:pPr>
        <w:pStyle w:val="Compact"/>
        <w:numPr>
          <w:ilvl w:val="0"/>
          <w:numId w:val="1079"/>
        </w:numPr>
      </w:pPr>
      <w:ins w:id="20919" w:author="PR Preview" w:date="2026-01-01T00:00:00Z">
        <w:r>
          <w:rPr>
            <w:b/>
            <w:bCs/>
          </w:rPr>
          <w:t xml:space="preserve">symmetry</w:t>
        </w:r>
      </w:ins>
      <w:ins w:id="20920" w:author="PR Preview" w:date="2026-01-01T00:00:00Z">
        <w:r>
          <w:t xml:space="preserve">: because</w:t>
        </w:r>
      </w:ins>
      <w:ins w:id="20921" w:author="PR Preview" w:date="2026-01-01T00:00:00Z">
        <w:r>
          <w:t xml:space="preserve"> </w:t>
        </w:r>
      </w:ins>
      <w:ins w:id="20922" w:author="PR Preview" w:date="2026-01-01T00:00:00Z">
        <w:r>
          <w:t xml:space="preserve">${\mathord{\smash[b]{\underset{\raise.3ex\hbox{$\scriptstyle\sim$}}{y}}\vphantom{y}}}^{\top}\mathbf{A}\mathord{\smash[b]{\underset{\raise.3ex\hbox{$\scriptstyle\sim$}}{x}}\vphantom{x}}$</w:t>
        </w:r>
      </w:ins>
      <w:ins w:id="20923" w:author="PR Preview" w:date="2026-01-01T00:00:00Z">
        <w:r>
          <w:t xml:space="preserve"> </w:t>
        </w:r>
      </w:ins>
      <w:ins w:id="20924" w:author="PR Preview" w:date="2026-01-01T00:00:00Z">
        <w:r>
          <w:t xml:space="preserve">is a</w:t>
        </w:r>
      </w:ins>
      <w:ins w:id="20925" w:author="PR Preview" w:date="2026-01-01T00:00:00Z">
        <w:r>
          <w:t xml:space="preserve"> </w:t>
        </w:r>
      </w:ins>
      <m:oMath>
        <m:r>
          <m:t>1</m:t>
        </m:r>
        <m:r>
          <m:rPr>
            <m:sty m:val="p"/>
          </m:rPr>
          <m:t>×</m:t>
        </m:r>
        <m:r>
          <m:t>1</m:t>
        </m:r>
      </m:oMath>
      <w:ins w:id="20926" w:author="PR Preview" w:date="2026-01-01T00:00:00Z">
        <w:r>
          <w:t xml:space="preserve"> </w:t>
        </w:r>
      </w:ins>
      <w:ins w:id="20927" w:author="PR Preview" w:date="2026-01-01T00:00:00Z">
        <w:r>
          <w:t xml:space="preserve">scalar and</w:t>
        </w:r>
      </w:ins>
      <w:ins w:id="20928" w:author="PR Preview" w:date="2026-01-01T00:00:00Z">
        <w:r>
          <w:t xml:space="preserve"> </w:t>
        </w:r>
      </w:ins>
      <m:oMath>
        <m:r>
          <m:rPr>
            <m:sty m:val="bi"/>
          </m:rPr>
          <m:t>A</m:t>
        </m:r>
      </m:oMath>
      <w:ins w:id="20929" w:author="PR Preview" w:date="2026-01-01T00:00:00Z">
        <w:r>
          <w:t xml:space="preserve"> </w:t>
        </w:r>
      </w:ins>
      <w:ins w:id="20930" w:author="PR Preview" w:date="2026-01-01T00:00:00Z">
        <w:r>
          <w:t xml:space="preserve">is symmetric (</w:t>
        </w:r>
      </w:ins>
      <m:oMath>
        <m:sSup>
          <m:e>
            <m:r>
              <m:rPr>
                <m:sty m:val="bi"/>
              </m:rPr>
              <m:t>A</m:t>
            </m:r>
          </m:e>
          <m:sup>
            <m:r>
              <m:rPr>
                <m:sty m:val="p"/>
              </m:rPr>
              <m:t>⊤</m:t>
            </m:r>
          </m:sup>
        </m:sSup>
        <m:r>
          <m:rPr>
            <m:sty m:val="p"/>
          </m:rPr>
          <m:t>=</m:t>
        </m:r>
        <m:r>
          <m:rPr>
            <m:sty m:val="bi"/>
          </m:rPr>
          <m:t>A</m:t>
        </m:r>
      </m:oMath>
      <w:ins w:id="20931" w:author="PR Preview" w:date="2026-01-01T00:00:00Z">
        <w:r>
          <w:t xml:space="preserve">),</w:t>
        </w:r>
      </w:ins>
    </w:p>
    <w:p>
      <w:pPr>
        <w:pStyle w:val="Compact"/>
      </w:pPr>
      <w:ins w:id="20932" w:author="PR Preview" w:date="2026-01-01T00:00:00Z">
        <w:r>
          <w:t xml:space="preserve">$$
    \begin{aligned}
    \mathopen{}\left\langle \mathord{\smash[b]{\underset{\raise.3ex\hbox{$\scriptstyle\sim$}}{y}}\vphantom{y}}, \mathord{\smash[b]{\underset{\raise.3ex\hbox{$\scriptstyle\sim$}}{x}}\vphantom{x}}\right\rangle\mathclose{}_{\mathbf{A}}
    &amp;= {\mathord{\smash[b]{\underset{\raise.3ex\hbox{$\scriptstyle\sim$}}{y}}\vphantom{y}}}^{\top}\mathbf{A}\mathord{\smash[b]{\underset{\raise.3ex\hbox{$\scriptstyle\sim$}}{x}}\vphantom{x}}
    &amp;&amp; \text{(definition of } \mathopen{}\left\langle \cdot, \cdot\right\rangle\mathclose{}_{\mathbf{A}} \text{)}
    \\
    &amp;= {\mathopen{}\left({\mathord{\smash[b]{\underset{\raise.3ex\hbox{$\scriptstyle\sim$}}{y}}\vphantom{y}}}^{\top}\mathbf{A}\mathord{\smash[b]{\underset{\raise.3ex\hbox{$\scriptstyle\sim$}}{x}}\vphantom{x}}\right)\mathclose{}}^{\top}
    &amp;&amp; \text{(a scalar equals its transpose)}
    \\
    &amp;= {\mathord{\smash[b]{\underset{\raise.3ex\hbox{$\scriptstyle\sim$}}{x}}\vphantom{x}}}^{\top}{\mathbf{A}}^{\top}\mathord{\smash[b]{\underset{\raise.3ex\hbox{$\scriptstyle\sim$}}{y}}\vphantom{y}}
    &amp;&amp; \text{(}\text{Theorem~19}\text{, twice)}
    \\
    &amp;= {\mathord{\smash[b]{\underset{\raise.3ex\hbox{$\scriptstyle\sim$}}{x}}\vphantom{x}}}^{\top}\mathbf{A}\mathord{\smash[b]{\underset{\raise.3ex\hbox{$\scriptstyle\sim$}}{y}}\vphantom{y}}
    &amp;&amp; \text{($\mathbf{A}$ is symmetric)}
    \\
    &amp;= \mathopen{}\left\langle \mathord{\smash[b]{\underset{\raise.3ex\hbox{$\scriptstyle\sim$}}{x}}\vphantom{x}}, \mathord{\smash[b]{\underset{\raise.3ex\hbox{$\scriptstyle\sim$}}{y}}\vphantom{y}}\right\rangle\mathclose{}_{\mathbf{A}}
    &amp;&amp; \text{(definition of } \mathopen{}\left\langle \cdot, \cdot\right\rangle\mathclose{}_{\mathbf{A}} \text{)}
    \end{aligned}
    $$</w:t>
        </w:r>
      </w:ins>
    </w:p>
    <w:p>
      <w:pPr>
        <w:pStyle w:val="FirstParagraph"/>
      </w:pPr>
      <w:ins w:id="20933" w:author="PR Preview" w:date="2026-01-01T00:00:00Z">
        <w:r>
          <w:t xml:space="preserve">For the converse, let</w:t>
        </w:r>
      </w:ins>
      <w:ins w:id="20934" w:author="PR Preview" w:date="2026-01-01T00:00:00Z">
        <w:r>
          <w:t xml:space="preserve"> </w:t>
        </w:r>
      </w:ins>
      <m:oMath>
        <m:r>
          <m:t>​</m:t>
        </m:r>
        <m:d>
          <m:dPr>
            <m:begChr m:val="⟨"/>
            <m:sepChr m:val=""/>
            <m:endChr m:val="⟩"/>
            <m:grow/>
          </m:dPr>
          <m:e>
            <m:r>
              <m:rPr>
                <m:sty m:val="p"/>
              </m:rPr>
              <m:t>⋅</m:t>
            </m:r>
            <m:r>
              <m:rPr>
                <m:sty m:val="p"/>
              </m:rPr>
              <m:t>,</m:t>
            </m:r>
            <m:r>
              <m:rPr>
                <m:sty m:val="p"/>
              </m:rPr>
              <m:t>⋅</m:t>
            </m:r>
          </m:e>
        </m:d>
        <m:r>
          <m:t>​</m:t>
        </m:r>
      </m:oMath>
      <w:ins w:id="20935" w:author="PR Preview" w:date="2026-01-01T00:00:00Z">
        <w:r>
          <w:t xml:space="preserve"> </w:t>
        </w:r>
      </w:ins>
      <w:ins w:id="20936" w:author="PR Preview" w:date="2026-01-01T00:00:00Z">
        <w:r>
          <w:t xml:space="preserve">be any inner product on</w:t>
        </w:r>
      </w:ins>
      <w:ins w:id="20937" w:author="PR Preview" w:date="2026-01-01T00:00:00Z">
        <w:r>
          <w:t xml:space="preserve"> </w:t>
        </w:r>
      </w:ins>
      <m:oMath>
        <m:sSup>
          <m:e>
            <m:r>
              <m:rPr>
                <m:scr m:val="double-struck"/>
                <m:sty m:val="p"/>
              </m:rPr>
              <m:t>R</m:t>
            </m:r>
          </m:e>
          <m:sup>
            <m:r>
              <m:t>p</m:t>
            </m:r>
          </m:sup>
        </m:sSup>
      </m:oMath>
      <w:ins w:id="20938" w:author="PR Preview" w:date="2026-01-01T00:00:00Z">
        <w:r>
          <w:t xml:space="preserve">.</w:t>
        </w:r>
      </w:ins>
      <w:ins w:id="20939" w:author="PR Preview" w:date="2026-01-01T00:00:00Z">
        <w:r>
          <w:t xml:space="preserve"> </w:t>
        </w:r>
      </w:ins>
      <w:ins w:id="20940" w:author="PR Preview" w:date="2026-01-01T00:00:00Z">
        <w:r>
          <w:t xml:space="preserve">Any vectors</w:t>
        </w:r>
      </w:ins>
      <w:ins w:id="20941" w:author="PR Preview" w:date="2026-01-01T00:00:00Z">
        <w:r>
          <w:t xml:space="preserve"> </w:t>
        </w:r>
      </w:ins>
      <w:ins w:id="20942" w:author="PR Preview" w:date="2026-01-01T00:00:00Z">
        <w:r>
          <w:t xml:space="preserve">$\mathord{\smash[b]{\underset{\raise.3ex\hbox{$\scriptstyle\sim$}}{x}}\vphantom{x}}, \mathord{\smash[b]{\underset{\raise.3ex\hbox{$\scriptstyle\sim$}}{y}}\vphantom{y}}\in \mathbb{R}^p$</w:t>
        </w:r>
      </w:ins>
      <w:ins w:id="20943" w:author="PR Preview" w:date="2026-01-01T00:00:00Z">
        <w:r>
          <w:t xml:space="preserve"> </w:t>
        </w:r>
      </w:ins>
      <w:ins w:id="20944" w:author="PR Preview" w:date="2026-01-01T00:00:00Z">
        <w:r>
          <w:t xml:space="preserve">can be written in the standard basis as</w:t>
        </w:r>
      </w:ins>
      <w:ins w:id="20945" w:author="PR Preview" w:date="2026-01-01T00:00:00Z">
        <w:r>
          <w:t xml:space="preserve"> </w:t>
        </w:r>
      </w:ins>
      <w:ins w:id="20946" w:author="PR Preview" w:date="2026-01-01T00:00:00Z">
        <w:r>
          <w:t xml:space="preserve">$\mathord{\smash[b]{\underset{\raise.3ex\hbox{$\scriptstyle\sim$}}{x}}\vphantom{x}}= \sum_{i=1}^px_i\,\mathord{\smash[b]{\underset{\raise.3ex\hbox{$\scriptstyle\sim$}}{e}}\vphantom{e}}_i$</w:t>
        </w:r>
      </w:ins>
      <w:ins w:id="20947" w:author="PR Preview" w:date="2026-01-01T00:00:00Z">
        <w:r>
          <w:t xml:space="preserve"> </w:t>
        </w:r>
      </w:ins>
      <w:ins w:id="20948" w:author="PR Preview" w:date="2026-01-01T00:00:00Z">
        <w:r>
          <w:t xml:space="preserve">and</w:t>
        </w:r>
      </w:ins>
      <w:ins w:id="20949" w:author="PR Preview" w:date="2026-01-01T00:00:00Z">
        <w:r>
          <w:t xml:space="preserve"> </w:t>
        </w:r>
      </w:ins>
      <w:ins w:id="20950" w:author="PR Preview" w:date="2026-01-01T00:00:00Z">
        <w:r>
          <w:t xml:space="preserve">$\mathord{\smash[b]{\underset{\raise.3ex\hbox{$\scriptstyle\sim$}}{y}}\vphantom{y}}= \sum_{j=1}^py_j\,\mathord{\smash[b]{\underset{\raise.3ex\hbox{$\scriptstyle\sim$}}{e}}\vphantom{e}}_j$</w:t>
        </w:r>
      </w:ins>
      <w:ins w:id="20951" w:author="PR Preview" w:date="2026-01-01T00:00:00Z">
        <w:r>
          <w:t xml:space="preserve"> </w:t>
        </w:r>
      </w:ins>
      <w:ins w:id="20952" w:author="PR Preview" w:date="2026-01-01T00:00:00Z">
        <w:r>
          <w:t xml:space="preserve">(</w:t>
        </w:r>
      </w:ins>
      <w:hyperlink w:anchor="def-basis">
        <w:ins w:id="20953" w:author="PR Preview" w:date="2026-01-01T00:00:00Z">
          <w:r>
            <w:rPr>
              <w:rStyle w:val="Hyperlink"/>
            </w:rPr>
            <w:t xml:space="preserve">Definition 48</w:t>
          </w:r>
        </w:ins>
      </w:hyperlink>
      <w:ins w:id="20954" w:author="PR Preview" w:date="2026-01-01T00:00:00Z">
        <w:r>
          <w:t xml:space="preserve">,</w:t>
        </w:r>
      </w:ins>
      <w:ins w:id="20955" w:author="PR Preview" w:date="2026-01-01T00:00:00Z">
        <w:r>
          <w:t xml:space="preserve"> </w:t>
        </w:r>
      </w:ins>
      <w:hyperlink w:anchor="def-indicator-vector">
        <w:ins w:id="20956" w:author="PR Preview" w:date="2026-01-01T00:00:00Z">
          <w:r>
            <w:rPr>
              <w:rStyle w:val="Hyperlink"/>
            </w:rPr>
            <w:t xml:space="preserve">Definition 14</w:t>
          </w:r>
        </w:ins>
      </w:hyperlink>
      <w:ins w:id="20957" w:author="PR Preview" w:date="2026-01-01T00:00:00Z">
        <w:r>
          <w:t xml:space="preserve">).</w:t>
        </w:r>
      </w:ins>
      <w:ins w:id="20958" w:author="PR Preview" w:date="2026-01-01T00:00:00Z">
        <w:r>
          <w:t xml:space="preserve"> </w:t>
        </w:r>
      </w:ins>
      <w:ins w:id="20959" w:author="PR Preview" w:date="2026-01-01T00:00:00Z">
        <w:r>
          <w:t xml:space="preserve">By linearity in both slots (</w:t>
        </w:r>
      </w:ins>
      <w:hyperlink w:anchor="rem-inner-product-other-sources">
        <w:ins w:id="20960" w:author="PR Preview" w:date="2026-01-01T00:00:00Z">
          <w:r>
            <w:rPr>
              <w:rStyle w:val="Hyperlink"/>
            </w:rPr>
            <w:t xml:space="preserve">Remark 21</w:t>
          </w:r>
        </w:ins>
      </w:hyperlink>
      <w:ins w:id="20961" w:author="PR Preview" w:date="2026-01-01T00:00:00Z">
        <w:r>
          <w:t xml:space="preserve">):</w:t>
        </w:r>
      </w:ins>
    </w:p>
    <w:p>
      <w:pPr>
        <w:pStyle w:val="BodyText"/>
      </w:pPr>
      <w:ins w:id="20962" w:author="PR Preview" w:date="2026-01-01T00:00:00Z">
        <w:r>
          <w:t xml:space="preserve">$$
    \begin{aligned}
    \mathopen{}\left\langle \mathord{\smash[b]{\underset{\raise.3ex\hbox{$\scriptstyle\sim$}}{x}}\vphantom{x}}, \mathord{\smash[b]{\underset{\raise.3ex\hbox{$\scriptstyle\sim$}}{y}}\vphantom{y}}\right\rangle\mathclose{}
    &amp;= \mathopen{}\left\langle \sum_{i=1}^px_i\,\mathord{\smash[b]{\underset{\raise.3ex\hbox{$\scriptstyle\sim$}}{e}}\vphantom{e}}_i, \sum_{j=1}^py_j\,\mathord{\smash[b]{\underset{\raise.3ex\hbox{$\scriptstyle\sim$}}{e}}\vphantom{e}}_j\right\rangle\mathclose{}
    &amp;&amp; \text{(expand in the standard basis)}
    \\
    &amp;= \sum_{i=1}^p\sum_{j=1}^px_i y_j\,\mathopen{}\left\langle \mathord{\smash[b]{\underset{\raise.3ex\hbox{$\scriptstyle\sim$}}{e}}\vphantom{e}}_i, \mathord{\smash[b]{\underset{\raise.3ex\hbox{$\scriptstyle\sim$}}{e}}\vphantom{e}}_j\right\rangle\mathclose{}
    &amp;&amp; \text{(linearity in both slots)}
    \\
    &amp;= \sum_{i=1}^px_i \sum_{j=1}^pA_{ij} y_j
    &amp;&amp; \text{(define } A_{ij} \stackrel{\text{def}}{=}\mathopen{}\left\langle \mathord{\smash[b]{\underset{\raise.3ex\hbox{$\scriptstyle\sim$}}{e}}\vphantom{e}}_i, \mathord{\smash[b]{\underset{\raise.3ex\hbox{$\scriptstyle\sim$}}{e}}\vphantom{e}}_j\right\rangle\mathclose{} \text{)}
    \\
    &amp;= {\mathord{\smash[b]{\underset{\raise.3ex\hbox{$\scriptstyle\sim$}}{x}}\vphantom{x}}}^{\top} \mathbf{A} \mathord{\smash[b]{\underset{\raise.3ex\hbox{$\scriptstyle\sim$}}{y}}\vphantom{y}}.
    &amp;&amp; \text{(}\text{Definition~32}\text{)}
    \end{aligned}
    $$</w:t>
        </w:r>
      </w:ins>
    </w:p>
    <w:p>
      <w:pPr>
        <w:pStyle w:val="FirstParagraph"/>
      </w:pPr>
      <w:r>
        <w:t xml:space="preserve">Symmetry of</w:t>
      </w:r>
      <w:r>
        <w:t xml:space="preserve"> </w:t>
      </w:r>
      <m:oMath>
        <m:r>
          <m:t>​</m:t>
        </m:r>
        <m:d>
          <m:dPr>
            <m:begChr m:val="⟨"/>
            <m:sepChr m:val=""/>
            <m:endChr m:val="⟩"/>
            <m:grow/>
          </m:dPr>
          <m:e>
            <m:r>
              <m:rPr>
                <m:sty m:val="p"/>
              </m:rPr>
              <m:t>⋅</m:t>
            </m:r>
            <m:r>
              <m:rPr>
                <m:sty m:val="p"/>
              </m:rPr>
              <m:t>,</m:t>
            </m:r>
            <m:r>
              <m:rPr>
                <m:sty m:val="p"/>
              </m:rPr>
              <m:t>⋅</m:t>
            </m:r>
          </m:e>
        </m:d>
        <m:r>
          <m:t>​</m:t>
        </m:r>
      </m:oMath>
      <w:r>
        <w:t xml:space="preserve"> </w:t>
      </w:r>
      <w:r>
        <w:t xml:space="preserve">ensures</w:t>
      </w:r>
    </w:p>
    <w:p>
      <w:pPr>
        <w:pStyle w:val="BodyText"/>
      </w:pPr>
      <m:oMathPara>
        <m:oMathParaPr>
          <m:jc m:val="center"/>
        </m:oMathParaPr>
        <m:oMath>
          <m:eqArr>
            <m:e>
              <m:sSub>
                <m:e>
                  <m:r>
                    <m:t>A</m:t>
                  </m:r>
                </m:e>
                <m:sub>
                  <m:r>
                    <m:t>j</m:t>
                  </m:r>
                  <m:r>
                    <m:t>i</m:t>
                  </m:r>
                </m:sub>
              </m:sSub>
              <m:r>
                <m:t>&amp;</m:t>
              </m:r>
              <m:r>
                <m:rPr>
                  <m:sty m:val="p"/>
                </m:rPr>
                <m:t>=</m:t>
              </m:r>
              <m:r>
                <m:t>​</m:t>
              </m:r>
              <m:d>
                <m:dPr>
                  <m:begChr m:val="⟨"/>
                  <m:sepChr m:val=""/>
                  <m:endChr m:val="⟩"/>
                  <m:grow/>
                </m:dPr>
                <m:e>
                  <m:sSub>
                    <m:e>
                      <m:limLow>
                        <m:e>
                          <m:r>
                            <m:t>e</m:t>
                          </m:r>
                        </m:e>
                        <m:lim>
                          <m:r>
                            <m:rPr>
                              <m:sty m:val="p"/>
                            </m:rPr>
                            <m:t>∼</m:t>
                          </m:r>
                        </m:lim>
                      </m:limLow>
                    </m:e>
                    <m:sub>
                      <m:r>
                        <m:t>j</m:t>
                      </m:r>
                    </m:sub>
                  </m:sSub>
                  <m:r>
                    <m:rPr>
                      <m:sty m:val="p"/>
                    </m:rPr>
                    <m:t>,</m:t>
                  </m:r>
                  <m:sSub>
                    <m:e>
                      <m:limLow>
                        <m:e>
                          <m:r>
                            <m:t>e</m:t>
                          </m:r>
                        </m:e>
                        <m:lim>
                          <m:r>
                            <m:rPr>
                              <m:sty m:val="p"/>
                            </m:rPr>
                            <m:t>∼</m:t>
                          </m:r>
                        </m:lim>
                      </m:limLow>
                    </m:e>
                    <m:sub>
                      <m:r>
                        <m:t>i</m:t>
                      </m:r>
                    </m:sub>
                  </m:sSub>
                </m:e>
              </m:d>
              <m:r>
                <m:t>​</m:t>
              </m:r>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FirstParagraph"/>
      </w:pPr>
      <w:del w:id="20963" w:author="PR Preview" w:date="2026-01-01T00:00:00Z">
        <w:r>
          <w:delText xml:space="preserve">so</w:delText>
        </w:r>
      </w:del>
      <w:del w:id="20964" w:author="PR Preview" w:date="2026-01-01T00:00:00Z">
        <w:r>
          <w:delText xml:space="preserve"> </w:delText>
        </w:r>
      </w:del>
      <m:oMath>
        <m:r>
          <m:rPr>
            <m:sty m:val="bi"/>
          </m:rPr>
          <m:t>A</m:t>
        </m:r>
      </m:oMath>
      <w:del w:id="20965" w:author="PR Preview" w:date="2026-01-01T00:00:00Z">
        <w:r>
          <w:delText xml:space="preserve"> </w:delText>
        </w:r>
      </w:del>
      <w:del w:id="20966" w:author="PR Preview" w:date="2026-01-01T00:00:00Z">
        <w:r>
          <w:delText xml:space="preserve">is symmetric (</w:delText>
        </w:r>
      </w:del>
      <w:hyperlink w:anchor="def-symmetric-matrix">
        <w:del w:id="20967" w:author="PR Preview" w:date="2026-01-01T00:00:00Z">
          <w:r>
            <w:rPr>
              <w:rStyle w:val="Hyperlink"/>
            </w:rPr>
            <w:delText xml:space="preserve">Definition 82</w:delText>
          </w:r>
        </w:del>
      </w:hyperlink>
      <w:del w:id="20968" w:author="PR Preview" w:date="2026-01-01T00:00:00Z">
        <w:r>
          <w:delText xml:space="preserve">).</w:delText>
        </w:r>
      </w:del>
      <w:del w:id="20969" w:author="PR Preview" w:date="2026-01-01T00:00:00Z">
        <w:r>
          <w:delText xml:space="preserve"> </w:delText>
        </w:r>
      </w:del>
      <w:del w:id="20970" w:author="PR Preview" w:date="2026-01-01T00:00:00Z">
        <w:r>
          <w:delText xml:space="preserve">For any</w:delText>
        </w:r>
      </w:del>
      <w:del w:id="20971"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0972" w:author="PR Preview" w:date="2026-01-01T00:00:00Z">
        <w:r>
          <w:delText xml:space="preserve">,</w:delText>
        </w:r>
      </w:del>
      <w:del w:id="20973" w:author="PR Preview" w:date="2026-01-01T00:00:00Z">
        <w:r>
          <w:delText xml:space="preserve"> </w:delText>
        </w:r>
      </w:del>
      <m:oMath>
        <m:sSup>
          <m:e>
            <m:limLow>
              <m:e>
                <m:r>
                  <m:t>x</m:t>
                </m:r>
              </m:e>
              <m:lim>
                <m:r>
                  <m:rPr>
                    <m:sty m:val="p"/>
                  </m:rPr>
                  <m:t>∼</m:t>
                </m:r>
              </m:lim>
            </m:limLow>
          </m:e>
          <m:sup>
            <m:r>
              <m:rPr>
                <m:sty m:val="p"/>
              </m:rPr>
              <m:t>⊤</m:t>
            </m:r>
          </m:sup>
        </m:sSup>
        <m:r>
          <m:rPr>
            <m:sty m:val="bi"/>
          </m:rPr>
          <m:t>A</m:t>
        </m:r>
        <m:limLow>
          <m:e>
            <m:r>
              <m:t>x</m:t>
            </m:r>
          </m:e>
          <m:lim>
            <m:r>
              <m:rPr>
                <m:sty m:val="p"/>
              </m:rPr>
              <m:t>∼</m:t>
            </m:r>
          </m:lim>
        </m:limLow>
        <m:r>
          <m:rPr>
            <m:sty m:val="p"/>
          </m:rPr>
          <m:t>=</m:t>
        </m:r>
        <m:r>
          <m:t>​</m:t>
        </m:r>
        <m:d>
          <m:dPr>
            <m:begChr m:val="⟨"/>
            <m:sepChr m:val=""/>
            <m:endChr m:val="⟩"/>
            <m:grow/>
          </m:dPr>
          <m:e>
            <m:limLow>
              <m:e>
                <m:r>
                  <m:t>x</m:t>
                </m:r>
              </m:e>
              <m:lim>
                <m:r>
                  <m:rPr>
                    <m:sty m:val="p"/>
                  </m:rPr>
                  <m:t>∼</m:t>
                </m:r>
              </m:lim>
            </m:limLow>
            <m:r>
              <m:rPr>
                <m:sty m:val="p"/>
              </m:rPr>
              <m:t>,</m:t>
            </m:r>
            <m:limLow>
              <m:e>
                <m:r>
                  <m:t>x</m:t>
                </m:r>
              </m:e>
              <m:lim>
                <m:r>
                  <m:rPr>
                    <m:sty m:val="p"/>
                  </m:rPr>
                  <m:t>∼</m:t>
                </m:r>
              </m:lim>
            </m:limLow>
          </m:e>
        </m:d>
        <m:r>
          <m:t>​</m:t>
        </m:r>
        <m:r>
          <m:rPr>
            <m:sty m:val="p"/>
          </m:rPr>
          <m:t>&gt;</m:t>
        </m:r>
        <m:r>
          <m:t>0</m:t>
        </m:r>
      </m:oMath>
      <w:del w:id="20974" w:author="PR Preview" w:date="2026-01-01T00:00:00Z">
        <w:r>
          <w:delText xml:space="preserve"> </w:delText>
        </w:r>
      </w:del>
      <w:del w:id="20975" w:author="PR Preview" w:date="2026-01-01T00:00:00Z">
        <w:r>
          <w:delText xml:space="preserve">by positivity and definiteness of the inner product,</w:delText>
        </w:r>
      </w:del>
      <w:del w:id="20976" w:author="PR Preview" w:date="2026-01-01T00:00:00Z">
        <w:r>
          <w:delText xml:space="preserve"> </w:delText>
        </w:r>
      </w:del>
      <w:del w:id="20977" w:author="PR Preview" w:date="2026-01-01T00:00:00Z">
        <w:r>
          <w:delText xml:space="preserve">so</w:delText>
        </w:r>
      </w:del>
      <w:del w:id="20978" w:author="PR Preview" w:date="2026-01-01T00:00:00Z">
        <w:r>
          <w:delText xml:space="preserve"> </w:delText>
        </w:r>
      </w:del>
      <m:oMath>
        <m:r>
          <m:rPr>
            <m:sty m:val="bi"/>
          </m:rPr>
          <m:t>A</m:t>
        </m:r>
      </m:oMath>
      <w:del w:id="20979" w:author="PR Preview" w:date="2026-01-01T00:00:00Z">
        <w:r>
          <w:delText xml:space="preserve"> </w:delText>
        </w:r>
      </w:del>
      <w:del w:id="20980" w:author="PR Preview" w:date="2026-01-01T00:00:00Z">
        <w:r>
          <w:delText xml:space="preserve">is positive definite (</w:delText>
        </w:r>
      </w:del>
      <w:hyperlink w:anchor="def-positive-definite">
        <w:del w:id="20981" w:author="PR Preview" w:date="2026-01-01T00:00:00Z">
          <w:r>
            <w:rPr>
              <w:rStyle w:val="Hyperlink"/>
            </w:rPr>
            <w:delText xml:space="preserve">Definition 101</w:delText>
          </w:r>
        </w:del>
      </w:hyperlink>
      <w:del w:id="20982" w:author="PR Preview" w:date="2026-01-01T00:00:00Z">
        <w:r>
          <w:delText xml:space="preserve">).</w:delText>
        </w:r>
      </w:del>
    </w:p>
    <w:p>
      <w:pPr>
        <w:pStyle w:val="BodyText"/>
      </w:pPr>
      <w:del w:id="20983" w:author="PR Preview" w:date="2026-01-01T00:00:00Z">
        <w:r>
          <w:delText xml:space="preserve">For uniqueness, if another matrix</w:delText>
        </w:r>
      </w:del>
      <w:del w:id="20984" w:author="PR Preview" w:date="2026-01-01T00:00:00Z">
        <w:r>
          <w:delText xml:space="preserve"> </w:delText>
        </w:r>
      </w:del>
      <m:oMath>
        <m:r>
          <m:rPr>
            <m:sty m:val="bi"/>
          </m:rPr>
          <m:t>B</m:t>
        </m:r>
      </m:oMath>
      <w:del w:id="20985" w:author="PR Preview" w:date="2026-01-01T00:00:00Z">
        <w:r>
          <w:delText xml:space="preserve"> </w:delText>
        </w:r>
      </w:del>
      <w:del w:id="20986" w:author="PR Preview" w:date="2026-01-01T00:00:00Z">
        <w:r>
          <w:delText xml:space="preserve">satisfies</w:delText>
        </w:r>
      </w:del>
      <w:del w:id="20987"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r>
          <m:rPr>
            <m:sty m:val="p"/>
          </m:rPr>
          <m:t>=</m:t>
        </m:r>
        <m:sSup>
          <m:e>
            <m:limLow>
              <m:e>
                <m:r>
                  <m:t>x</m:t>
                </m:r>
              </m:e>
              <m:lim>
                <m:r>
                  <m:rPr>
                    <m:sty m:val="p"/>
                  </m:rPr>
                  <m:t>∼</m:t>
                </m:r>
              </m:lim>
            </m:limLow>
          </m:e>
          <m:sup>
            <m:r>
              <m:rPr>
                <m:sty m:val="p"/>
              </m:rPr>
              <m:t>⊤</m:t>
            </m:r>
          </m:sup>
        </m:sSup>
        <m:r>
          <m:rPr>
            <m:sty m:val="bi"/>
          </m:rPr>
          <m:t>B</m:t>
        </m:r>
        <m:limLow>
          <m:e>
            <m:r>
              <m:t>y</m:t>
            </m:r>
          </m:e>
          <m:lim>
            <m:r>
              <m:rPr>
                <m:sty m:val="p"/>
              </m:rPr>
              <m:t>∼</m:t>
            </m:r>
          </m:lim>
        </m:limLow>
      </m:oMath>
      <w:del w:id="20988" w:author="PR Preview" w:date="2026-01-01T00:00:00Z">
        <w:r>
          <w:delText xml:space="preserve"> </w:delText>
        </w:r>
      </w:del>
      <w:del w:id="20989" w:author="PR Preview" w:date="2026-01-01T00:00:00Z">
        <w:r>
          <w:delText xml:space="preserve">for all</w:delText>
        </w:r>
      </w:del>
      <w:del w:id="20990" w:author="PR Preview" w:date="2026-01-01T00:00:00Z">
        <w:r>
          <w:delText xml:space="preserve"> </w:delText>
        </w:r>
      </w:del>
      <m:oMath>
        <m:limLow>
          <m:e>
            <m:r>
              <m:t>x</m:t>
            </m:r>
          </m:e>
          <m:lim>
            <m:r>
              <m:rPr>
                <m:sty m:val="p"/>
              </m:rPr>
              <m:t>∼</m:t>
            </m:r>
          </m:lim>
        </m:limLow>
        <m:r>
          <m:rPr>
            <m:sty m:val="p"/>
          </m:rPr>
          <m:t>,</m:t>
        </m:r>
        <m:limLow>
          <m:e>
            <m:r>
              <m:t>y</m:t>
            </m:r>
          </m:e>
          <m:lim>
            <m:r>
              <m:rPr>
                <m:sty m:val="p"/>
              </m:rPr>
              <m:t>∼</m:t>
            </m:r>
          </m:lim>
        </m:limLow>
      </m:oMath>
      <w:del w:id="20991" w:author="PR Preview" w:date="2026-01-01T00:00:00Z">
        <w:r>
          <w:delText xml:space="preserve">,</w:delText>
        </w:r>
      </w:del>
      <w:del w:id="20992" w:author="PR Preview" w:date="2026-01-01T00:00:00Z">
        <w:r>
          <w:delText xml:space="preserve"> </w:delText>
        </w:r>
      </w:del>
      <w:del w:id="20993" w:author="PR Preview" w:date="2026-01-01T00:00:00Z">
        <w:r>
          <w:delText xml:space="preserve">evaluating at</w:delText>
        </w:r>
      </w:del>
      <w:del w:id="20994" w:author="PR Preview" w:date="2026-01-01T00:00:00Z">
        <w:r>
          <w:delText xml:space="preserve"> </w:delText>
        </w:r>
      </w:del>
      <m:oMath>
        <m:limLow>
          <m:e>
            <m:r>
              <m:t>x</m:t>
            </m:r>
          </m:e>
          <m:lim>
            <m:r>
              <m:rPr>
                <m:sty m:val="p"/>
              </m:rPr>
              <m:t>∼</m:t>
            </m:r>
          </m:lim>
        </m:limLow>
        <m:r>
          <m:rPr>
            <m:sty m:val="p"/>
          </m:rPr>
          <m:t>=</m:t>
        </m:r>
        <m:sSub>
          <m:e>
            <m:limLow>
              <m:e>
                <m:r>
                  <m:t>e</m:t>
                </m:r>
              </m:e>
              <m:lim>
                <m:r>
                  <m:rPr>
                    <m:sty m:val="p"/>
                  </m:rPr>
                  <m:t>∼</m:t>
                </m:r>
              </m:lim>
            </m:limLow>
          </m:e>
          <m:sub>
            <m:r>
              <m:t>i</m:t>
            </m:r>
          </m:sub>
        </m:sSub>
      </m:oMath>
      <w:del w:id="20995" w:author="PR Preview" w:date="2026-01-01T00:00:00Z">
        <w:r>
          <w:delText xml:space="preserve"> </w:delText>
        </w:r>
      </w:del>
      <w:del w:id="20996" w:author="PR Preview" w:date="2026-01-01T00:00:00Z">
        <w:r>
          <w:delText xml:space="preserve">and</w:delText>
        </w:r>
      </w:del>
      <w:del w:id="20997" w:author="PR Preview" w:date="2026-01-01T00:00:00Z">
        <w:r>
          <w:delText xml:space="preserve"> </w:delText>
        </w:r>
      </w:del>
      <m:oMath>
        <m:limLow>
          <m:e>
            <m:r>
              <m:t>y</m:t>
            </m:r>
          </m:e>
          <m:lim>
            <m:r>
              <m:rPr>
                <m:sty m:val="p"/>
              </m:rPr>
              <m:t>∼</m:t>
            </m:r>
          </m:lim>
        </m:limLow>
        <m:r>
          <m:rPr>
            <m:sty m:val="p"/>
          </m:rPr>
          <m:t>=</m:t>
        </m:r>
        <m:sSub>
          <m:e>
            <m:limLow>
              <m:e>
                <m:r>
                  <m:t>e</m:t>
                </m:r>
              </m:e>
              <m:lim>
                <m:r>
                  <m:rPr>
                    <m:sty m:val="p"/>
                  </m:rPr>
                  <m:t>∼</m:t>
                </m:r>
              </m:lim>
            </m:limLow>
          </m:e>
          <m:sub>
            <m:r>
              <m:t>j</m:t>
            </m:r>
          </m:sub>
        </m:sSub>
      </m:oMath>
      <w:del w:id="20998" w:author="PR Preview" w:date="2026-01-01T00:00:00Z">
        <w:r>
          <w:delText xml:space="preserve"> </w:delText>
        </w:r>
      </w:del>
      <w:del w:id="20999" w:author="PR Preview" w:date="2026-01-01T00:00:00Z">
        <w:r>
          <w:delText xml:space="preserve">gives</w:delText>
        </w:r>
      </w:del>
    </w:p>
    <w:p>
      <w:pPr>
        <w:pStyle w:val="BodyText"/>
      </w:pPr>
      <m:oMathPara>
        <m:oMathParaPr>
          <m:jc m:val="center"/>
        </m:oMathParaPr>
        <m:oMath>
          <m:eqArr>
            <m:e>
              <m:sSub>
                <m:e>
                  <m:r>
                    <m:t>B</m:t>
                  </m:r>
                </m:e>
                <m:sub>
                  <m:r>
                    <m:t>i</m:t>
                  </m:r>
                  <m:r>
                    <m:t>j</m:t>
                  </m:r>
                </m:sub>
              </m:sSub>
              <m:r>
                <m:t>&amp;</m:t>
              </m:r>
              <m:r>
                <m:rPr>
                  <m:sty m:val="p"/>
                </m:rPr>
                <m:t>=</m:t>
              </m:r>
              <m:sSup>
                <m:e>
                  <m:sSub>
                    <m:e>
                      <m:limLow>
                        <m:e>
                          <m:r>
                            <m:t>e</m:t>
                          </m:r>
                        </m:e>
                        <m:lim>
                          <m:r>
                            <m:rPr>
                              <m:sty m:val="p"/>
                            </m:rPr>
                            <m:t>∼</m:t>
                          </m:r>
                        </m:lim>
                      </m:limLow>
                    </m:e>
                    <m:sub>
                      <m:r>
                        <m:t>i</m:t>
                      </m:r>
                    </m:sub>
                  </m:sSub>
                </m:e>
                <m:sup>
                  <m:r>
                    <m:rPr>
                      <m:sty m:val="p"/>
                    </m:rPr>
                    <m:t>⊤</m:t>
                  </m:r>
                </m:sup>
              </m:sSup>
              <m:r>
                <m:rPr>
                  <m:sty m:val="bi"/>
                </m:rPr>
                <m:t>B</m:t>
              </m:r>
              <m:sSub>
                <m:e>
                  <m:limLow>
                    <m:e>
                      <m:r>
                        <m:t>e</m:t>
                      </m:r>
                    </m:e>
                    <m:lim>
                      <m:r>
                        <m:rPr>
                          <m:sty m:val="p"/>
                        </m:rPr>
                        <m:t>∼</m:t>
                      </m:r>
                    </m:lim>
                  </m:limLow>
                </m:e>
                <m:sub>
                  <m:r>
                    <m:t>j</m:t>
                  </m:r>
                </m:sub>
              </m:sSub>
            </m:e>
            <m:e>
              <m:r>
                <m:t>&amp;</m:t>
              </m:r>
              <m:r>
                <m:rPr>
                  <m:sty m:val="p"/>
                </m:rPr>
                <m:t>=</m:t>
              </m:r>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r>
                <m:t>​</m:t>
              </m:r>
            </m:e>
            <m:e>
              <m:r>
                <m:t>&amp;</m:t>
              </m:r>
              <m:r>
                <m:rPr>
                  <m:sty m:val="p"/>
                </m:rPr>
                <m:t>=</m:t>
              </m:r>
              <m:sSub>
                <m:e>
                  <m:r>
                    <m:t>A</m:t>
                  </m:r>
                </m:e>
                <m:sub>
                  <m:r>
                    <m:t>i</m:t>
                  </m:r>
                  <m:r>
                    <m:t>j</m:t>
                  </m:r>
                </m:sub>
              </m:sSub>
              <m:r>
                <m:rPr>
                  <m:sty m:val="p"/>
                </m:rPr>
                <m:t>,</m:t>
              </m:r>
            </m:e>
          </m:eqArr>
        </m:oMath>
      </m:oMathPara>
    </w:p>
    <w:p>
      <w:pPr>
        <w:pStyle w:val="BodyText"/>
      </w:pPr>
      <w:ins w:id="21000" w:author="PR Preview" w:date="2026-01-01T00:00:00Z">
        <w:r>
          <w:t xml:space="preserve">$$
    \begin{aligned}
    A_{ji} &amp;= \mathopen{}\left\langle \mathord{\smash[b]{\underset{\raise.3ex\hbox{$\scriptstyle\sim$}}{e}}\vphantom{e}}_j, \mathord{\smash[b]{\underset{\raise.3ex\hbox{$\scriptstyle\sim$}}{e}}\vphantom{e}}_i\right\rangle\mathclose{} \\
    &amp;= \mathopen{}\left\langle \mathord{\smash[b]{\underset{\raise.3ex\hbox{$\scriptstyle\sim$}}{e}}\vphantom{e}}_i, \mathord{\smash[b]{\underset{\raise.3ex\hbox{$\scriptstyle\sim$}}{e}}\vphantom{e}}_j\right\rangle\mathclose{} \\
    &amp;= A_{ij},
    \end{aligned}
    $$</w:t>
        </w:r>
      </w:ins>
    </w:p>
    <w:p>
      <w:pPr>
        <w:pStyle w:val="FirstParagraph"/>
      </w:pPr>
      <w:ins w:id="21001" w:author="PR Preview" w:date="2026-01-01T00:00:00Z">
        <w:r>
          <w:t xml:space="preserve">so</w:t>
        </w:r>
      </w:ins>
      <w:ins w:id="21002" w:author="PR Preview" w:date="2026-01-01T00:00:00Z">
        <w:r>
          <w:t xml:space="preserve"> </w:t>
        </w:r>
      </w:ins>
      <m:oMath>
        <m:r>
          <m:rPr>
            <m:sty m:val="bi"/>
          </m:rPr>
          <m:t>A</m:t>
        </m:r>
      </m:oMath>
      <w:ins w:id="21003" w:author="PR Preview" w:date="2026-01-01T00:00:00Z">
        <w:r>
          <w:t xml:space="preserve"> </w:t>
        </w:r>
      </w:ins>
      <w:ins w:id="21004" w:author="PR Preview" w:date="2026-01-01T00:00:00Z">
        <w:r>
          <w:t xml:space="preserve">is symmetric (</w:t>
        </w:r>
      </w:ins>
      <w:hyperlink w:anchor="def-symmetric-matrix">
        <w:ins w:id="21005" w:author="PR Preview" w:date="2026-01-01T00:00:00Z">
          <w:r>
            <w:rPr>
              <w:rStyle w:val="Hyperlink"/>
            </w:rPr>
            <w:t xml:space="preserve">Definition 82</w:t>
          </w:r>
        </w:ins>
      </w:hyperlink>
      <w:ins w:id="21006" w:author="PR Preview" w:date="2026-01-01T00:00:00Z">
        <w:r>
          <w:t xml:space="preserve">).</w:t>
        </w:r>
      </w:ins>
      <w:ins w:id="21007" w:author="PR Preview" w:date="2026-01-01T00:00:00Z">
        <w:r>
          <w:t xml:space="preserve"> </w:t>
        </w:r>
      </w:ins>
      <w:ins w:id="21008" w:author="PR Preview" w:date="2026-01-01T00:00:00Z">
        <w:r>
          <w:t xml:space="preserve">For any</w:t>
        </w:r>
      </w:ins>
      <w:ins w:id="21009" w:author="PR Preview" w:date="2026-01-01T00:00:00Z">
        <w:r>
          <w:t xml:space="preserve"> </w:t>
        </w:r>
      </w:ins>
      <w:ins w:id="21010" w:author="PR Preview" w:date="2026-01-01T00:00:00Z">
        <w:r>
          <w:t xml:space="preserve">$\mathord{\smash[b]{\underset{\raise.3ex\hbox{$\scriptstyle\sim$}}{x}}\vphantom{x}}\neq \mathord{\smash[b]{\underset{\raise.3ex\hbox{$\scriptstyle\sim$}}{0}}\vphantom{0}}$</w:t>
        </w:r>
      </w:ins>
      <w:ins w:id="21011" w:author="PR Preview" w:date="2026-01-01T00:00:00Z">
        <w:r>
          <w:t xml:space="preserve">,</w:t>
        </w:r>
      </w:ins>
      <w:ins w:id="21012" w:author="PR Preview" w:date="2026-01-01T00:00:00Z">
        <w:r>
          <w:t xml:space="preserve"> </w:t>
        </w:r>
      </w:ins>
      <w:ins w:id="21013" w:author="PR Preview" w:date="2026-01-01T00:00:00Z">
        <w:r>
          <w:t xml:space="preserve">${\mathord{\smash[b]{\underset{\raise.3ex\hbox{$\scriptstyle\sim$}}{x}}\vphantom{x}}}^{\top} \mathbf{A} \mathord{\smash[b]{\underset{\raise.3ex\hbox{$\scriptstyle\sim$}}{x}}\vphantom{x}} = \mathopen{}\left\langle \mathord{\smash[b]{\underset{\raise.3ex\hbox{$\scriptstyle\sim$}}{x}}\vphantom{x}}, \mathord{\smash[b]{\underset{\raise.3ex\hbox{$\scriptstyle\sim$}}{x}}\vphantom{x}}\right\rangle\mathclose{} &gt; 0$</w:t>
        </w:r>
      </w:ins>
      <w:ins w:id="21014" w:author="PR Preview" w:date="2026-01-01T00:00:00Z">
        <w:r>
          <w:t xml:space="preserve"> </w:t>
        </w:r>
      </w:ins>
      <w:ins w:id="21015" w:author="PR Preview" w:date="2026-01-01T00:00:00Z">
        <w:r>
          <w:t xml:space="preserve">by positivity and definiteness of the inner product,</w:t>
        </w:r>
      </w:ins>
      <w:ins w:id="21016" w:author="PR Preview" w:date="2026-01-01T00:00:00Z">
        <w:r>
          <w:t xml:space="preserve"> </w:t>
        </w:r>
      </w:ins>
      <w:ins w:id="21017" w:author="PR Preview" w:date="2026-01-01T00:00:00Z">
        <w:r>
          <w:t xml:space="preserve">so</w:t>
        </w:r>
      </w:ins>
      <w:ins w:id="21018" w:author="PR Preview" w:date="2026-01-01T00:00:00Z">
        <w:r>
          <w:t xml:space="preserve"> </w:t>
        </w:r>
      </w:ins>
      <m:oMath>
        <m:r>
          <m:rPr>
            <m:sty m:val="bi"/>
          </m:rPr>
          <m:t>A</m:t>
        </m:r>
      </m:oMath>
      <w:ins w:id="21019" w:author="PR Preview" w:date="2026-01-01T00:00:00Z">
        <w:r>
          <w:t xml:space="preserve"> </w:t>
        </w:r>
      </w:ins>
      <w:ins w:id="21020" w:author="PR Preview" w:date="2026-01-01T00:00:00Z">
        <w:r>
          <w:t xml:space="preserve">is positive definite (</w:t>
        </w:r>
      </w:ins>
      <w:hyperlink w:anchor="def-positive-definite">
        <w:ins w:id="21021" w:author="PR Preview" w:date="2026-01-01T00:00:00Z">
          <w:r>
            <w:rPr>
              <w:rStyle w:val="Hyperlink"/>
            </w:rPr>
            <w:t xml:space="preserve">Definition 101</w:t>
          </w:r>
        </w:ins>
      </w:hyperlink>
      <w:ins w:id="21022" w:author="PR Preview" w:date="2026-01-01T00:00:00Z">
        <w:r>
          <w:t xml:space="preserve">).</w:t>
        </w:r>
      </w:ins>
    </w:p>
    <w:p>
      <w:pPr>
        <w:pStyle w:val="BodyText"/>
      </w:pPr>
      <w:ins w:id="21023" w:author="PR Preview" w:date="2026-01-01T00:00:00Z">
        <w:r>
          <w:t xml:space="preserve">For uniqueness, if another matrix</w:t>
        </w:r>
      </w:ins>
      <w:ins w:id="21024" w:author="PR Preview" w:date="2026-01-01T00:00:00Z">
        <w:r>
          <w:t xml:space="preserve"> </w:t>
        </w:r>
      </w:ins>
      <m:oMath>
        <m:r>
          <m:rPr>
            <m:sty m:val="bi"/>
          </m:rPr>
          <m:t>B</m:t>
        </m:r>
      </m:oMath>
      <w:ins w:id="21025" w:author="PR Preview" w:date="2026-01-01T00:00:00Z">
        <w:r>
          <w:t xml:space="preserve"> </w:t>
        </w:r>
      </w:ins>
      <w:ins w:id="21026" w:author="PR Preview" w:date="2026-01-01T00:00:00Z">
        <w:r>
          <w:t xml:space="preserve">satisfies</w:t>
        </w:r>
      </w:ins>
      <w:ins w:id="21027" w:author="PR Preview" w:date="2026-01-01T00:00:00Z">
        <w:r>
          <w:t xml:space="preserve"> </w:t>
        </w:r>
      </w:ins>
      <w:ins w:id="21028" w:author="PR Preview" w:date="2026-01-01T00:00:00Z">
        <w:r>
          <w:t xml:space="preserve">$\mathopen{}\left\langle \mathord{\smash[b]{\underset{\raise.3ex\hbox{$\scriptstyle\sim$}}{x}}\vphantom{x}}, \mathord{\smash[b]{\underset{\raise.3ex\hbox{$\scriptstyle\sim$}}{y}}\vphantom{y}}\right\rangle\mathclose{} = {\mathord{\smash[b]{\underset{\raise.3ex\hbox{$\scriptstyle\sim$}}{x}}\vphantom{x}}}^{\top}\mathbf{B}\mathord{\smash[b]{\underset{\raise.3ex\hbox{$\scriptstyle\sim$}}{y}}\vphantom{y}}$</w:t>
        </w:r>
      </w:ins>
      <w:ins w:id="21029" w:author="PR Preview" w:date="2026-01-01T00:00:00Z">
        <w:r>
          <w:t xml:space="preserve"> </w:t>
        </w:r>
      </w:ins>
      <w:ins w:id="21030" w:author="PR Preview" w:date="2026-01-01T00:00:00Z">
        <w:r>
          <w:t xml:space="preserve">for all</w:t>
        </w:r>
      </w:ins>
      <w:ins w:id="21031" w:author="PR Preview" w:date="2026-01-01T00:00:00Z">
        <w:r>
          <w:t xml:space="preserve"> </w:t>
        </w:r>
      </w:ins>
      <w:ins w:id="21032" w:author="PR Preview" w:date="2026-01-01T00:00:00Z">
        <w:r>
          <w:t xml:space="preserve">$\mathord{\smash[b]{\underset{\raise.3ex\hbox{$\scriptstyle\sim$}}{x}}\vphantom{x}}, \mathord{\smash[b]{\underset{\raise.3ex\hbox{$\scriptstyle\sim$}}{y}}\vphantom{y}}$</w:t>
        </w:r>
      </w:ins>
      <w:ins w:id="21033" w:author="PR Preview" w:date="2026-01-01T00:00:00Z">
        <w:r>
          <w:t xml:space="preserve">,</w:t>
        </w:r>
      </w:ins>
      <w:ins w:id="21034" w:author="PR Preview" w:date="2026-01-01T00:00:00Z">
        <w:r>
          <w:t xml:space="preserve"> </w:t>
        </w:r>
      </w:ins>
      <w:ins w:id="21035" w:author="PR Preview" w:date="2026-01-01T00:00:00Z">
        <w:r>
          <w:t xml:space="preserve">evaluating at</w:t>
        </w:r>
      </w:ins>
      <w:ins w:id="21036" w:author="PR Preview" w:date="2026-01-01T00:00:00Z">
        <w:r>
          <w:t xml:space="preserve"> </w:t>
        </w:r>
      </w:ins>
      <w:ins w:id="21037" w:author="PR Preview" w:date="2026-01-01T00:00:00Z">
        <w:r>
          <w:t xml:space="preserve">$\mathord{\smash[b]{\underset{\raise.3ex\hbox{$\scriptstyle\sim$}}{x}}\vphantom{x}}= \mathord{\smash[b]{\underset{\raise.3ex\hbox{$\scriptstyle\sim$}}{e}}\vphantom{e}}_i$</w:t>
        </w:r>
      </w:ins>
      <w:ins w:id="21038" w:author="PR Preview" w:date="2026-01-01T00:00:00Z">
        <w:r>
          <w:t xml:space="preserve"> </w:t>
        </w:r>
      </w:ins>
      <w:ins w:id="21039" w:author="PR Preview" w:date="2026-01-01T00:00:00Z">
        <w:r>
          <w:t xml:space="preserve">and</w:t>
        </w:r>
      </w:ins>
      <w:ins w:id="21040" w:author="PR Preview" w:date="2026-01-01T00:00:00Z">
        <w:r>
          <w:t xml:space="preserve"> </w:t>
        </w:r>
      </w:ins>
      <w:ins w:id="21041" w:author="PR Preview" w:date="2026-01-01T00:00:00Z">
        <w:r>
          <w:t xml:space="preserve">$\mathord{\smash[b]{\underset{\raise.3ex\hbox{$\scriptstyle\sim$}}{y}}\vphantom{y}}= \mathord{\smash[b]{\underset{\raise.3ex\hbox{$\scriptstyle\sim$}}{e}}\vphantom{e}}_j$</w:t>
        </w:r>
      </w:ins>
      <w:ins w:id="21042" w:author="PR Preview" w:date="2026-01-01T00:00:00Z">
        <w:r>
          <w:t xml:space="preserve"> </w:t>
        </w:r>
      </w:ins>
      <w:ins w:id="21043" w:author="PR Preview" w:date="2026-01-01T00:00:00Z">
        <w:r>
          <w:t xml:space="preserve">gives</w:t>
        </w:r>
      </w:ins>
    </w:p>
    <w:p>
      <w:pPr>
        <w:pStyle w:val="BodyText"/>
      </w:pPr>
      <w:ins w:id="21044" w:author="PR Preview" w:date="2026-01-01T00:00:00Z">
        <w:r>
          <w:t xml:space="preserve">$$
    \begin{aligned}
    B_{ij} &amp;= {\mathord{\smash[b]{\underset{\raise.3ex\hbox{$\scriptstyle\sim$}}{e}}\vphantom{e}}_i}^{\top}\mathbf{B}\mathord{\smash[b]{\underset{\raise.3ex\hbox{$\scriptstyle\sim$}}{e}}\vphantom{e}}_j \\
    &amp;= \mathopen{}\left\langle \mathord{\smash[b]{\underset{\raise.3ex\hbox{$\scriptstyle\sim$}}{e}}\vphantom{e}}_i, \mathord{\smash[b]{\underset{\raise.3ex\hbox{$\scriptstyle\sim$}}{e}}\vphantom{e}}_j\right\rangle\mathclose{} \\
    &amp;= A_{ij},
    \end{aligned}
    $$</w:t>
        </w:r>
      </w:ins>
    </w:p>
    <w:p>
      <w:pPr>
        <w:pStyle w:val="FirstParagraph"/>
      </w:pPr>
      <w:r>
        <w:t xml:space="preserve">so</w:t>
      </w:r>
      <w:r>
        <w:t xml:space="preserve"> </w:t>
      </w:r>
      <m:oMath>
        <m:r>
          <m:rPr>
            <m:sty m:val="bi"/>
          </m:rPr>
          <m:t>B</m:t>
        </m:r>
        <m:r>
          <m:rPr>
            <m:sty m:val="p"/>
          </m:rPr>
          <m:t>=</m:t>
        </m:r>
        <m:r>
          <m:rPr>
            <m:sty m:val="bi"/>
          </m:rPr>
          <m:t>A</m:t>
        </m:r>
      </m:oMath>
      <w:r>
        <w:t xml:space="preserve">.</w:t>
      </w:r>
    </w:p>
    <w:bookmarkStart w:id="516" w:name="exm-matrix-induced-inner-product-axioms"/>
    <w:p>
      <w:pPr>
        <w:pStyle w:val="BodyText"/>
      </w:pPr>
      <w:del w:id="21045" w:author="PR Preview" w:date="2026-01-01T00:00:00Z">
        <w:r>
          <w:rPr>
            <w:b/>
            <w:bCs/>
          </w:rPr>
          <w:delText xml:space="preserve">Example 155 (Checking the inner product axioms, and recovering the matrix from the inner product)</w:delText>
        </w:r>
      </w:del>
      <w:del w:id="21046" w:author="PR Preview" w:date="2026-01-01T00:00:00Z">
        <w:r>
          <w:delText xml:space="preserve"> </w:delText>
        </w:r>
      </w:del>
      <w:del w:id="21047" w:author="PR Preview" w:date="2026-01-01T00:00:00Z">
        <w:r>
          <w:delText xml:space="preserve">Take</w:delText>
        </w:r>
      </w:del>
      <w:del w:id="21048"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1049" w:author="PR Preview" w:date="2026-01-01T00:00:00Z">
        <w:r>
          <w:delText xml:space="preserve"> </w:delText>
        </w:r>
      </w:del>
      <w:del w:id="21050" w:author="PR Preview" w:date="2026-01-01T00:00:00Z">
        <w:r>
          <w:delText xml:space="preserve">from</w:delText>
        </w:r>
      </w:del>
      <w:del w:id="21051" w:author="PR Preview" w:date="2026-01-01T00:00:00Z">
        <w:r>
          <w:delText xml:space="preserve"> </w:delText>
        </w:r>
      </w:del>
      <w:hyperlink w:anchor="exm-matrix-induced-inner-product">
        <w:del w:id="21052" w:author="PR Preview" w:date="2026-01-01T00:00:00Z">
          <w:r>
            <w:rPr>
              <w:rStyle w:val="Hyperlink"/>
            </w:rPr>
            <w:delText xml:space="preserve">Example 154</w:delText>
          </w:r>
        </w:del>
      </w:hyperlink>
      <w:del w:id="21053" w:author="PR Preview" w:date="2026-01-01T00:00:00Z">
        <w:r>
          <w:delText xml:space="preserve">,</w:delText>
        </w:r>
      </w:del>
      <w:del w:id="21054" w:author="PR Preview" w:date="2026-01-01T00:00:00Z">
        <w:r>
          <w:delText xml:space="preserve"> </w:delText>
        </w:r>
      </w:del>
      <w:del w:id="21055" w:author="PR Preview" w:date="2026-01-01T00:00:00Z">
        <w:r>
          <w:delText xml:space="preserve">the vectors</w:delText>
        </w:r>
      </w:del>
      <w:del w:id="21056" w:author="PR Preview" w:date="2026-01-01T00:00:00Z">
        <w:r>
          <w:delText xml:space="preserve"> </w:delText>
        </w:r>
      </w:del>
      <m:oMath>
        <m:limLow>
          <m:e>
            <m:r>
              <m:t>x</m:t>
            </m:r>
          </m:e>
          <m:lim>
            <m:r>
              <m:rPr>
                <m:sty m:val="p"/>
              </m:rPr>
              <m:t>∼</m:t>
            </m:r>
          </m:lim>
        </m:limLow>
        <m:r>
          <m:rPr>
            <m:sty m:val="p"/>
          </m:rPr>
          <m:t>=</m:t>
        </m:r>
        <m:r>
          <m:rPr>
            <m:sty m:val="p"/>
          </m:rPr>
          <m:t>(</m:t>
        </m:r>
        <m:r>
          <m:t>1</m:t>
        </m:r>
        <m:r>
          <m:rPr>
            <m:sty m:val="p"/>
          </m:rPr>
          <m:t>,</m:t>
        </m:r>
        <m:r>
          <m:t>2</m:t>
        </m:r>
        <m:r>
          <m:rPr>
            <m:sty m:val="p"/>
          </m:rPr>
          <m:t>)</m:t>
        </m:r>
      </m:oMath>
      <w:del w:id="21057" w:author="PR Preview" w:date="2026-01-01T00:00:00Z">
        <w:r>
          <w:delText xml:space="preserve">,</w:delText>
        </w:r>
      </w:del>
      <w:del w:id="21058"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rPr>
            <m:sty m:val="p"/>
          </m:rPr>
          <m:t>−</m:t>
        </m:r>
        <m:r>
          <m:t>1</m:t>
        </m:r>
        <m:r>
          <m:rPr>
            <m:sty m:val="p"/>
          </m:rPr>
          <m:t>)</m:t>
        </m:r>
      </m:oMath>
      <w:del w:id="21059" w:author="PR Preview" w:date="2026-01-01T00:00:00Z">
        <w:r>
          <w:delText xml:space="preserve"> </w:delText>
        </w:r>
      </w:del>
      <w:del w:id="21060" w:author="PR Preview" w:date="2026-01-01T00:00:00Z">
        <w:r>
          <w:delText xml:space="preserve">and</w:delText>
        </w:r>
      </w:del>
      <w:del w:id="21061" w:author="PR Preview" w:date="2026-01-01T00:00:00Z">
        <w:r>
          <w:delText xml:space="preserve"> </w:delText>
        </w:r>
      </w:del>
      <m:oMath>
        <m:limLow>
          <m:e>
            <m:r>
              <m:t>z</m:t>
            </m:r>
          </m:e>
          <m:lim>
            <m:r>
              <m:rPr>
                <m:sty m:val="p"/>
              </m:rPr>
              <m:t>∼</m:t>
            </m:r>
          </m:lim>
        </m:limLow>
        <m:r>
          <m:rPr>
            <m:sty m:val="p"/>
          </m:rPr>
          <m:t>=</m:t>
        </m:r>
        <m:r>
          <m:rPr>
            <m:sty m:val="p"/>
          </m:rPr>
          <m:t>(</m:t>
        </m:r>
        <m:r>
          <m:t>0</m:t>
        </m:r>
        <m:r>
          <m:rPr>
            <m:sty m:val="p"/>
          </m:rPr>
          <m:t>,</m:t>
        </m:r>
        <m:r>
          <m:t>4</m:t>
        </m:r>
        <m:r>
          <m:rPr>
            <m:sty m:val="p"/>
          </m:rPr>
          <m:t>)</m:t>
        </m:r>
      </m:oMath>
      <w:del w:id="21062" w:author="PR Preview" w:date="2026-01-01T00:00:00Z">
        <w:r>
          <w:delText xml:space="preserve">,</w:delText>
        </w:r>
      </w:del>
      <w:del w:id="21063" w:author="PR Preview" w:date="2026-01-01T00:00:00Z">
        <w:r>
          <w:delText xml:space="preserve"> </w:delText>
        </w:r>
      </w:del>
      <w:del w:id="21064" w:author="PR Preview" w:date="2026-01-01T00:00:00Z">
        <w:r>
          <w:delText xml:space="preserve">and the numbers</w:delText>
        </w:r>
      </w:del>
      <w:del w:id="21065" w:author="PR Preview" w:date="2026-01-01T00:00:00Z">
        <w:r>
          <w:delText xml:space="preserve"> </w:delText>
        </w:r>
      </w:del>
      <m:oMath>
        <m:r>
          <m:t>a</m:t>
        </m:r>
        <m:r>
          <m:rPr>
            <m:sty m:val="p"/>
          </m:rPr>
          <m:t>=</m:t>
        </m:r>
        <m:r>
          <m:t>2</m:t>
        </m:r>
      </m:oMath>
      <w:del w:id="21066" w:author="PR Preview" w:date="2026-01-01T00:00:00Z">
        <w:r>
          <w:delText xml:space="preserve"> </w:delText>
        </w:r>
      </w:del>
      <w:del w:id="21067" w:author="PR Preview" w:date="2026-01-01T00:00:00Z">
        <w:r>
          <w:delText xml:space="preserve">and</w:delText>
        </w:r>
      </w:del>
      <w:del w:id="21068" w:author="PR Preview" w:date="2026-01-01T00:00:00Z">
        <w:r>
          <w:delText xml:space="preserve"> </w:delText>
        </w:r>
      </w:del>
      <m:oMath>
        <m:r>
          <m:t>b</m:t>
        </m:r>
        <m:r>
          <m:rPr>
            <m:sty m:val="p"/>
          </m:rPr>
          <m:t>=</m:t>
        </m:r>
        <m:r>
          <m:rPr>
            <m:sty m:val="p"/>
          </m:rPr>
          <m:t>−</m:t>
        </m:r>
        <m:r>
          <m:t>3</m:t>
        </m:r>
      </m:oMath>
      <w:del w:id="21069" w:author="PR Preview" w:date="2026-01-01T00:00:00Z">
        <w:r>
          <w:delText xml:space="preserve">.</w:delText>
        </w:r>
      </w:del>
      <w:del w:id="21070" w:author="PR Preview" w:date="2026-01-01T00:00:00Z">
        <w:r>
          <w:delText xml:space="preserve"> </w:delText>
        </w:r>
      </w:del>
      <w:del w:id="21071" w:author="PR Preview" w:date="2026-01-01T00:00:00Z">
        <w:r>
          <w:delText xml:space="preserve">The code computes both sides of each axiom in</w:delText>
        </w:r>
      </w:del>
      <w:del w:id="21072" w:author="PR Preview" w:date="2026-01-01T00:00:00Z">
        <w:r>
          <w:delText xml:space="preserve"> </w:delText>
        </w:r>
      </w:del>
      <w:hyperlink w:anchor="thm-matrix-induced-inner-product">
        <w:del w:id="21073" w:author="PR Preview" w:date="2026-01-01T00:00:00Z">
          <w:r>
            <w:rPr>
              <w:rStyle w:val="Hyperlink"/>
            </w:rPr>
            <w:delText xml:space="preserve">Theorem 82</w:delText>
          </w:r>
        </w:del>
      </w:hyperlink>
      <w:del w:id="21074" w:author="PR Preview" w:date="2026-01-01T00:00:00Z">
        <w:r>
          <w:delText xml:space="preserve">,</w:delText>
        </w:r>
      </w:del>
      <w:del w:id="21075" w:author="PR Preview" w:date="2026-01-01T00:00:00Z">
        <w:r>
          <w:delText xml:space="preserve"> </w:delText>
        </w:r>
      </w:del>
      <w:del w:id="21076" w:author="PR Preview" w:date="2026-01-01T00:00:00Z">
        <w:r>
          <w:delText xml:space="preserve">and then the numbers</w:delText>
        </w:r>
      </w:del>
      <w:del w:id="21077" w:author="PR Preview" w:date="2026-01-01T00:00:00Z">
        <w:r>
          <w:delText xml:space="preserve"> </w:delText>
        </w:r>
      </w:del>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del w:id="21078" w:author="PR Preview" w:date="2026-01-01T00:00:00Z">
        <w:r>
          <w:delText xml:space="preserve"> </w:delText>
        </w:r>
      </w:del>
      <w:del w:id="21079" w:author="PR Preview" w:date="2026-01-01T00:00:00Z">
        <w:r>
          <w:delText xml:space="preserve">for the standard basis vectors.</w:delText>
        </w:r>
      </w:del>
    </w:p>
    <w:p>
      <w:pPr>
        <w:pStyle w:val="BodyText"/>
      </w:pPr>
      <w:ins w:id="21080" w:author="PR Preview" w:date="2026-01-01T00:00:00Z">
        <w:r>
          <w:rPr>
            <w:b/>
            <w:bCs/>
          </w:rPr>
          <w:t xml:space="preserve">Example 155 (Checking the inner product axioms, and recovering the matrix from the inner product)</w:t>
        </w:r>
      </w:ins>
      <w:ins w:id="21081" w:author="PR Preview" w:date="2026-01-01T00:00:00Z">
        <w:r>
          <w:t xml:space="preserve"> </w:t>
        </w:r>
      </w:ins>
      <w:ins w:id="21082" w:author="PR Preview" w:date="2026-01-01T00:00:00Z">
        <w:r>
          <w:t xml:space="preserve">Take</w:t>
        </w:r>
      </w:ins>
      <w:ins w:id="21083"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1084" w:author="PR Preview" w:date="2026-01-01T00:00:00Z">
        <w:r>
          <w:t xml:space="preserve"> </w:t>
        </w:r>
      </w:ins>
      <w:ins w:id="21085" w:author="PR Preview" w:date="2026-01-01T00:00:00Z">
        <w:r>
          <w:t xml:space="preserve">from</w:t>
        </w:r>
      </w:ins>
      <w:ins w:id="21086" w:author="PR Preview" w:date="2026-01-01T00:00:00Z">
        <w:r>
          <w:t xml:space="preserve"> </w:t>
        </w:r>
      </w:ins>
      <w:hyperlink w:anchor="exm-matrix-induced-inner-product">
        <w:ins w:id="21087" w:author="PR Preview" w:date="2026-01-01T00:00:00Z">
          <w:r>
            <w:rPr>
              <w:rStyle w:val="Hyperlink"/>
            </w:rPr>
            <w:t xml:space="preserve">Example 154</w:t>
          </w:r>
        </w:ins>
      </w:hyperlink>
      <w:ins w:id="21088" w:author="PR Preview" w:date="2026-01-01T00:00:00Z">
        <w:r>
          <w:t xml:space="preserve">,</w:t>
        </w:r>
      </w:ins>
      <w:ins w:id="21089" w:author="PR Preview" w:date="2026-01-01T00:00:00Z">
        <w:r>
          <w:t xml:space="preserve"> </w:t>
        </w:r>
      </w:ins>
      <w:ins w:id="21090" w:author="PR Preview" w:date="2026-01-01T00:00:00Z">
        <w:r>
          <w:t xml:space="preserve">the vectors</w:t>
        </w:r>
      </w:ins>
      <w:ins w:id="21091" w:author="PR Preview" w:date="2026-01-01T00:00:00Z">
        <w:r>
          <w:t xml:space="preserve"> </w:t>
        </w:r>
      </w:ins>
      <w:ins w:id="21092" w:author="PR Preview" w:date="2026-01-01T00:00:00Z">
        <w:r>
          <w:t xml:space="preserve">$\mathord{\smash[b]{\underset{\raise.3ex\hbox{$\scriptstyle\sim$}}{x}}\vphantom{x}}= (1, 2)$</w:t>
        </w:r>
      </w:ins>
      <w:ins w:id="21093" w:author="PR Preview" w:date="2026-01-01T00:00:00Z">
        <w:r>
          <w:t xml:space="preserve">,</w:t>
        </w:r>
      </w:ins>
      <w:ins w:id="21094" w:author="PR Preview" w:date="2026-01-01T00:00:00Z">
        <w:r>
          <w:t xml:space="preserve"> </w:t>
        </w:r>
      </w:ins>
      <w:ins w:id="21095" w:author="PR Preview" w:date="2026-01-01T00:00:00Z">
        <w:r>
          <w:t xml:space="preserve">$\mathord{\smash[b]{\underset{\raise.3ex\hbox{$\scriptstyle\sim$}}{y}}\vphantom{y}}= (3, -1)$</w:t>
        </w:r>
      </w:ins>
      <w:ins w:id="21096" w:author="PR Preview" w:date="2026-01-01T00:00:00Z">
        <w:r>
          <w:t xml:space="preserve"> </w:t>
        </w:r>
      </w:ins>
      <w:ins w:id="21097" w:author="PR Preview" w:date="2026-01-01T00:00:00Z">
        <w:r>
          <w:t xml:space="preserve">and</w:t>
        </w:r>
      </w:ins>
      <w:ins w:id="21098" w:author="PR Preview" w:date="2026-01-01T00:00:00Z">
        <w:r>
          <w:t xml:space="preserve"> </w:t>
        </w:r>
      </w:ins>
      <w:ins w:id="21099" w:author="PR Preview" w:date="2026-01-01T00:00:00Z">
        <w:r>
          <w:t xml:space="preserve">$\mathord{\smash[b]{\underset{\raise.3ex\hbox{$\scriptstyle\sim$}}{z}}\vphantom{z}} = (0, 4)$</w:t>
        </w:r>
      </w:ins>
      <w:ins w:id="21100" w:author="PR Preview" w:date="2026-01-01T00:00:00Z">
        <w:r>
          <w:t xml:space="preserve">,</w:t>
        </w:r>
      </w:ins>
      <w:ins w:id="21101" w:author="PR Preview" w:date="2026-01-01T00:00:00Z">
        <w:r>
          <w:t xml:space="preserve"> </w:t>
        </w:r>
      </w:ins>
      <w:ins w:id="21102" w:author="PR Preview" w:date="2026-01-01T00:00:00Z">
        <w:r>
          <w:t xml:space="preserve">and the numbers</w:t>
        </w:r>
      </w:ins>
      <w:ins w:id="21103" w:author="PR Preview" w:date="2026-01-01T00:00:00Z">
        <w:r>
          <w:t xml:space="preserve"> </w:t>
        </w:r>
      </w:ins>
      <m:oMath>
        <m:r>
          <m:t>a</m:t>
        </m:r>
        <m:r>
          <m:rPr>
            <m:sty m:val="p"/>
          </m:rPr>
          <m:t>=</m:t>
        </m:r>
        <m:r>
          <m:t>2</m:t>
        </m:r>
      </m:oMath>
      <w:ins w:id="21104" w:author="PR Preview" w:date="2026-01-01T00:00:00Z">
        <w:r>
          <w:t xml:space="preserve"> </w:t>
        </w:r>
      </w:ins>
      <w:ins w:id="21105" w:author="PR Preview" w:date="2026-01-01T00:00:00Z">
        <w:r>
          <w:t xml:space="preserve">and</w:t>
        </w:r>
      </w:ins>
      <w:ins w:id="21106" w:author="PR Preview" w:date="2026-01-01T00:00:00Z">
        <w:r>
          <w:t xml:space="preserve"> </w:t>
        </w:r>
      </w:ins>
      <m:oMath>
        <m:r>
          <m:t>b</m:t>
        </m:r>
        <m:r>
          <m:rPr>
            <m:sty m:val="p"/>
          </m:rPr>
          <m:t>=</m:t>
        </m:r>
        <m:r>
          <m:rPr>
            <m:sty m:val="p"/>
          </m:rPr>
          <m:t>−</m:t>
        </m:r>
        <m:r>
          <m:t>3</m:t>
        </m:r>
      </m:oMath>
      <w:ins w:id="21107" w:author="PR Preview" w:date="2026-01-01T00:00:00Z">
        <w:r>
          <w:t xml:space="preserve">.</w:t>
        </w:r>
      </w:ins>
      <w:ins w:id="21108" w:author="PR Preview" w:date="2026-01-01T00:00:00Z">
        <w:r>
          <w:t xml:space="preserve"> </w:t>
        </w:r>
      </w:ins>
      <w:ins w:id="21109" w:author="PR Preview" w:date="2026-01-01T00:00:00Z">
        <w:r>
          <w:t xml:space="preserve">The code computes both sides of each axiom in</w:t>
        </w:r>
      </w:ins>
      <w:ins w:id="21110" w:author="PR Preview" w:date="2026-01-01T00:00:00Z">
        <w:r>
          <w:t xml:space="preserve"> </w:t>
        </w:r>
      </w:ins>
      <w:hyperlink w:anchor="thm-matrix-induced-inner-product">
        <w:ins w:id="21111" w:author="PR Preview" w:date="2026-01-01T00:00:00Z">
          <w:r>
            <w:rPr>
              <w:rStyle w:val="Hyperlink"/>
            </w:rPr>
            <w:t xml:space="preserve">Theorem 82</w:t>
          </w:r>
        </w:ins>
      </w:hyperlink>
      <w:ins w:id="21112" w:author="PR Preview" w:date="2026-01-01T00:00:00Z">
        <w:r>
          <w:t xml:space="preserve">,</w:t>
        </w:r>
      </w:ins>
      <w:ins w:id="21113" w:author="PR Preview" w:date="2026-01-01T00:00:00Z">
        <w:r>
          <w:t xml:space="preserve"> </w:t>
        </w:r>
      </w:ins>
      <w:ins w:id="21114" w:author="PR Preview" w:date="2026-01-01T00:00:00Z">
        <w:r>
          <w:t xml:space="preserve">and then the numbers</w:t>
        </w:r>
      </w:ins>
      <w:ins w:id="21115" w:author="PR Preview" w:date="2026-01-01T00:00:00Z">
        <w:r>
          <w:t xml:space="preserve"> </w:t>
        </w:r>
      </w:ins>
      <w:ins w:id="21116" w:author="PR Preview" w:date="2026-01-01T00:00:00Z">
        <w:r>
          <w:t xml:space="preserve">$\mathopen{}\left\langle \mathord{\smash[b]{\underset{\raise.3ex\hbox{$\scriptstyle\sim$}}{e}}\vphantom{e}}_i, \mathord{\smash[b]{\underset{\raise.3ex\hbox{$\scriptstyle\sim$}}{e}}\vphantom{e}}_j\right\rangle\mathclose{}_{\mathbf{A}}$</w:t>
        </w:r>
      </w:ins>
      <w:ins w:id="21117" w:author="PR Preview" w:date="2026-01-01T00:00:00Z">
        <w:r>
          <w:t xml:space="preserve"> </w:t>
        </w:r>
      </w:ins>
      <w:ins w:id="21118" w:author="PR Preview" w:date="2026-01-01T00:00:00Z">
        <w:r>
          <w:t xml:space="preserve">for the standard basis vectors.</w:t>
        </w:r>
      </w:ins>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matrix</w:t>
      </w:r>
      <w:r>
        <w:rPr>
          <w:rStyle w:val="NormalTok"/>
        </w:rPr>
        <w:t xml:space="preserve">(</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AttributeTok"/>
        </w:rPr>
        <w:t xml:space="preserve">nrow =</w:t>
      </w:r>
      <w:r>
        <w:rPr>
          <w:rStyle w:val="NormalTok"/>
        </w:rPr>
        <w:t xml:space="preserve"> </w:t>
      </w:r>
      <w:r>
        <w:rPr>
          <w:rStyle w:val="DecValTok"/>
        </w:rPr>
        <w:t xml:space="preserve">2</w:t>
      </w:r>
      <w:r>
        <w:rPr>
          <w:rStyle w:val="NormalTok"/>
        </w:rPr>
        <w:t xml:space="preserve">)</w:t>
      </w:r>
      <w:r>
        <w:br/>
      </w:r>
      <w:r>
        <w:rPr>
          <w:rStyle w:val="NormalTok"/>
        </w:rPr>
        <w:t xml:space="preserve">ip </w:t>
      </w:r>
      <w:r>
        <w:rPr>
          <w:rStyle w:val="OtherTok"/>
        </w:rPr>
        <w:t xml:space="preserve">&lt;-</w:t>
      </w:r>
      <w:r>
        <w:rPr>
          <w:rStyle w:val="NormalTok"/>
        </w:rPr>
        <w:t xml:space="preserve"> </w:t>
      </w:r>
      <w:r>
        <w:rPr>
          <w:rStyle w:val="ControlFlowTok"/>
        </w:rPr>
        <w:t xml:space="preserve">function</w:t>
      </w:r>
      <w:r>
        <w:rPr>
          <w:rStyle w:val="NormalTok"/>
        </w:rPr>
        <w:t xml:space="preserve">(x, y) </w:t>
      </w:r>
      <w:r>
        <w:rPr>
          <w:rStyle w:val="FunctionTok"/>
        </w:rPr>
        <w:t xml:space="preserve">drop</w:t>
      </w:r>
      <w:r>
        <w:rPr>
          <w:rStyle w:val="NormalTok"/>
        </w:rPr>
        <w:t xml:space="preserve">(</w:t>
      </w:r>
      <w:r>
        <w:rPr>
          <w:rStyle w:val="FunctionTok"/>
        </w:rPr>
        <w:t xml:space="preserve">t</w:t>
      </w:r>
      <w:r>
        <w:rPr>
          <w:rStyle w:val="NormalTok"/>
        </w:rPr>
        <w:t xml:space="preserve">(x) </w:t>
      </w:r>
      <w:r>
        <w:rPr>
          <w:rStyle w:val="SpecialCharTok"/>
        </w:rPr>
        <w:t xml:space="preserve">%*%</w:t>
      </w:r>
      <w:r>
        <w:rPr>
          <w:rStyle w:val="NormalTok"/>
        </w:rPr>
        <w:t xml:space="preserve"> A </w:t>
      </w:r>
      <w:r>
        <w:rPr>
          <w:rStyle w:val="SpecialCharTok"/>
        </w:rPr>
        <w:t xml:space="preserve">%*%</w:t>
      </w:r>
      <w:r>
        <w:rPr>
          <w:rStyle w:val="NormalTok"/>
        </w:rPr>
        <w:t xml:space="preserve"> y)</w:t>
      </w:r>
      <w:r>
        <w:br/>
      </w:r>
      <w:r>
        <w:br/>
      </w:r>
      <w:r>
        <w:rPr>
          <w:rStyle w:val="NormalTok"/>
        </w:rPr>
        <w:t xml:space="preserve">x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y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3</w:t>
      </w:r>
      <w:r>
        <w:rPr>
          <w:rStyle w:val="NormalTok"/>
        </w:rPr>
        <w:t xml:space="preserve">, </w:t>
      </w:r>
      <w:r>
        <w:rPr>
          <w:rStyle w:val="SpecialCharTok"/>
        </w:rPr>
        <w:t xml:space="preserve">-</w:t>
      </w:r>
      <w:r>
        <w:rPr>
          <w:rStyle w:val="DecValTok"/>
        </w:rPr>
        <w:t xml:space="preserve">1</w:t>
      </w:r>
      <w:r>
        <w:rPr>
          <w:rStyle w:val="NormalTok"/>
        </w:rPr>
        <w:t xml:space="preserve">)</w:t>
      </w:r>
      <w:r>
        <w:br/>
      </w:r>
      <w:r>
        <w:rPr>
          <w:rStyle w:val="NormalTok"/>
        </w:rPr>
        <w:t xml:space="preserve">z </w:t>
      </w:r>
      <w:r>
        <w:rPr>
          <w:rStyle w:val="OtherTok"/>
        </w:rPr>
        <w:t xml:space="preserve">&lt;-</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DecValTok"/>
        </w:rPr>
        <w:t xml:space="preserve">4</w:t>
      </w:r>
      <w:r>
        <w:rPr>
          <w:rStyle w:val="NormalTok"/>
        </w:rPr>
        <w:t xml:space="preserve">)</w:t>
      </w:r>
      <w:r>
        <w:br/>
      </w:r>
      <w:r>
        <w:rPr>
          <w:rStyle w:val="NormalTok"/>
        </w:rPr>
        <w:t xml:space="preserve">a </w:t>
      </w:r>
      <w:r>
        <w:rPr>
          <w:rStyle w:val="OtherTok"/>
        </w:rPr>
        <w:t xml:space="preserve">&lt;-</w:t>
      </w:r>
      <w:r>
        <w:rPr>
          <w:rStyle w:val="NormalTok"/>
        </w:rPr>
        <w:t xml:space="preserve"> </w:t>
      </w:r>
      <w:r>
        <w:rPr>
          <w:rStyle w:val="DecValTok"/>
        </w:rPr>
        <w:t xml:space="preserve">2</w:t>
      </w:r>
      <w:r>
        <w:br/>
      </w:r>
      <w:r>
        <w:rPr>
          <w:rStyle w:val="NormalTok"/>
        </w:rPr>
        <w:t xml:space="preserve">b </w:t>
      </w:r>
      <w:r>
        <w:rPr>
          <w:rStyle w:val="OtherTok"/>
        </w:rPr>
        <w:t xml:space="preserve">&lt;-</w:t>
      </w:r>
      <w:r>
        <w:rPr>
          <w:rStyle w:val="NormalTok"/>
        </w:rPr>
        <w:t xml:space="preserve"> </w:t>
      </w:r>
      <w:r>
        <w:rPr>
          <w:rStyle w:val="SpecialCharTok"/>
        </w:rPr>
        <w:t xml:space="preserve">-</w:t>
      </w:r>
      <w:r>
        <w:rPr>
          <w:rStyle w:val="DecValTok"/>
        </w:rPr>
        <w:t xml:space="preserve">3</w:t>
      </w:r>
      <w:r>
        <w:br/>
      </w:r>
      <w:r>
        <w:br/>
      </w:r>
      <w:r>
        <w:rPr>
          <w:rStyle w:val="FunctionTok"/>
        </w:rPr>
        <w:t xml:space="preserve">c</w:t>
      </w:r>
      <w:r>
        <w:rPr>
          <w:rStyle w:val="NormalTok"/>
        </w:rPr>
        <w:t xml:space="preserve">(</w:t>
      </w:r>
      <w:r>
        <w:br/>
      </w:r>
      <w:r>
        <w:rPr>
          <w:rStyle w:val="NormalTok"/>
        </w:rPr>
        <w:t xml:space="preserve">  </w:t>
      </w:r>
      <w:r>
        <w:rPr>
          <w:rStyle w:val="AttributeTok"/>
        </w:rPr>
        <w:t xml:space="preserve">positivity =</w:t>
      </w:r>
      <w:r>
        <w:rPr>
          <w:rStyle w:val="NormalTok"/>
        </w:rPr>
        <w:t xml:space="preserve"> </w:t>
      </w:r>
      <w:r>
        <w:rPr>
          <w:rStyle w:val="FunctionTok"/>
        </w:rPr>
        <w:t xml:space="preserve">ip</w:t>
      </w:r>
      <w:r>
        <w:rPr>
          <w:rStyle w:val="NormalTok"/>
        </w:rPr>
        <w:t xml:space="preserve">(x, x),</w:t>
      </w:r>
      <w:r>
        <w:br/>
      </w:r>
      <w:r>
        <w:rPr>
          <w:rStyle w:val="NormalTok"/>
        </w:rPr>
        <w:t xml:space="preserve">  </w:t>
      </w:r>
      <w:r>
        <w:rPr>
          <w:rStyle w:val="AttributeTok"/>
        </w:rPr>
        <w:t xml:space="preserve">symmetry_xy =</w:t>
      </w:r>
      <w:r>
        <w:rPr>
          <w:rStyle w:val="NormalTok"/>
        </w:rPr>
        <w:t xml:space="preserve"> </w:t>
      </w:r>
      <w:r>
        <w:rPr>
          <w:rStyle w:val="FunctionTok"/>
        </w:rPr>
        <w:t xml:space="preserve">ip</w:t>
      </w:r>
      <w:r>
        <w:rPr>
          <w:rStyle w:val="NormalTok"/>
        </w:rPr>
        <w:t xml:space="preserve">(x, y),</w:t>
      </w:r>
      <w:r>
        <w:br/>
      </w:r>
      <w:r>
        <w:rPr>
          <w:rStyle w:val="NormalTok"/>
        </w:rPr>
        <w:t xml:space="preserve">  </w:t>
      </w:r>
      <w:r>
        <w:rPr>
          <w:rStyle w:val="AttributeTok"/>
        </w:rPr>
        <w:t xml:space="preserve">symmetry_yx =</w:t>
      </w:r>
      <w:r>
        <w:rPr>
          <w:rStyle w:val="NormalTok"/>
        </w:rPr>
        <w:t xml:space="preserve"> </w:t>
      </w:r>
      <w:r>
        <w:rPr>
          <w:rStyle w:val="FunctionTok"/>
        </w:rPr>
        <w:t xml:space="preserve">ip</w:t>
      </w:r>
      <w:r>
        <w:rPr>
          <w:rStyle w:val="NormalTok"/>
        </w:rPr>
        <w:t xml:space="preserve">(y, x),</w:t>
      </w:r>
      <w:r>
        <w:br/>
      </w:r>
      <w:r>
        <w:rPr>
          <w:rStyle w:val="NormalTok"/>
        </w:rPr>
        <w:t xml:space="preserve">  </w:t>
      </w:r>
      <w:r>
        <w:rPr>
          <w:rStyle w:val="AttributeTok"/>
        </w:rPr>
        <w:t xml:space="preserve">linearity_left =</w:t>
      </w:r>
      <w:r>
        <w:rPr>
          <w:rStyle w:val="NormalTok"/>
        </w:rPr>
        <w:t xml:space="preserve"> </w:t>
      </w:r>
      <w:r>
        <w:rPr>
          <w:rStyle w:val="FunctionTok"/>
        </w:rPr>
        <w:t xml:space="preserve">ip</w:t>
      </w:r>
      <w:r>
        <w:rPr>
          <w:rStyle w:val="NormalTok"/>
        </w:rPr>
        <w:t xml:space="preserve">(a </w:t>
      </w:r>
      <w:r>
        <w:rPr>
          <w:rStyle w:val="SpecialCharTok"/>
        </w:rPr>
        <w:t xml:space="preserve">*</w:t>
      </w:r>
      <w:r>
        <w:rPr>
          <w:rStyle w:val="NormalTok"/>
        </w:rPr>
        <w:t xml:space="preserve"> x </w:t>
      </w:r>
      <w:r>
        <w:rPr>
          <w:rStyle w:val="SpecialCharTok"/>
        </w:rPr>
        <w:t xml:space="preserve">+</w:t>
      </w:r>
      <w:r>
        <w:rPr>
          <w:rStyle w:val="NormalTok"/>
        </w:rPr>
        <w:t xml:space="preserve"> b </w:t>
      </w:r>
      <w:r>
        <w:rPr>
          <w:rStyle w:val="SpecialCharTok"/>
        </w:rPr>
        <w:t xml:space="preserve">*</w:t>
      </w:r>
      <w:r>
        <w:rPr>
          <w:rStyle w:val="NormalTok"/>
        </w:rPr>
        <w:t xml:space="preserve"> y, z),</w:t>
      </w:r>
      <w:r>
        <w:br/>
      </w:r>
      <w:r>
        <w:rPr>
          <w:rStyle w:val="NormalTok"/>
        </w:rPr>
        <w:t xml:space="preserve">  </w:t>
      </w:r>
      <w:r>
        <w:rPr>
          <w:rStyle w:val="AttributeTok"/>
        </w:rPr>
        <w:t xml:space="preserve">linearity_right =</w:t>
      </w:r>
      <w:r>
        <w:rPr>
          <w:rStyle w:val="NormalTok"/>
        </w:rPr>
        <w:t xml:space="preserve"> a </w:t>
      </w:r>
      <w:r>
        <w:rPr>
          <w:rStyle w:val="SpecialCharTok"/>
        </w:rPr>
        <w:t xml:space="preserve">*</w:t>
      </w:r>
      <w:r>
        <w:rPr>
          <w:rStyle w:val="NormalTok"/>
        </w:rPr>
        <w:t xml:space="preserve"> </w:t>
      </w:r>
      <w:r>
        <w:rPr>
          <w:rStyle w:val="FunctionTok"/>
        </w:rPr>
        <w:t xml:space="preserve">ip</w:t>
      </w:r>
      <w:r>
        <w:rPr>
          <w:rStyle w:val="NormalTok"/>
        </w:rPr>
        <w:t xml:space="preserve">(x, z) </w:t>
      </w:r>
      <w:r>
        <w:rPr>
          <w:rStyle w:val="SpecialCharTok"/>
        </w:rPr>
        <w:t xml:space="preserve">+</w:t>
      </w:r>
      <w:r>
        <w:rPr>
          <w:rStyle w:val="NormalTok"/>
        </w:rPr>
        <w:t xml:space="preserve"> b </w:t>
      </w:r>
      <w:r>
        <w:rPr>
          <w:rStyle w:val="SpecialCharTok"/>
        </w:rPr>
        <w:t xml:space="preserve">*</w:t>
      </w:r>
      <w:r>
        <w:rPr>
          <w:rStyle w:val="NormalTok"/>
        </w:rPr>
        <w:t xml:space="preserve"> </w:t>
      </w:r>
      <w:r>
        <w:rPr>
          <w:rStyle w:val="FunctionTok"/>
        </w:rPr>
        <w:t xml:space="preserve">ip</w:t>
      </w:r>
      <w:r>
        <w:rPr>
          <w:rStyle w:val="NormalTok"/>
        </w:rPr>
        <w:t xml:space="preserve">(y, z)</w:t>
      </w:r>
      <w:r>
        <w:br/>
      </w:r>
      <w:r>
        <w:rPr>
          <w:rStyle w:val="NormalTok"/>
        </w:rPr>
        <w:t xml:space="preserve">)</w:t>
      </w:r>
      <w:r>
        <w:br/>
      </w:r>
      <w:r>
        <w:rPr>
          <w:rStyle w:val="CommentTok"/>
        </w:rPr>
        <w:t xml:space="preserve">#&gt;      positivity     symmetry_xy     symmetry_yx  linearity_left linearity_right </w:t>
      </w:r>
      <w:r>
        <w:br/>
      </w:r>
      <w:r>
        <w:rPr>
          <w:rStyle w:val="CommentTok"/>
        </w:rPr>
        <w:t xml:space="preserve">#&gt;              14               7               7              28              28</w:t>
      </w:r>
      <w:r>
        <w:br/>
      </w:r>
      <w:r>
        <w:br/>
      </w:r>
      <w:r>
        <w:rPr>
          <w:rStyle w:val="NormalTok"/>
        </w:rPr>
        <w:t xml:space="preserve">e </w:t>
      </w:r>
      <w:r>
        <w:rPr>
          <w:rStyle w:val="OtherTok"/>
        </w:rPr>
        <w:t xml:space="preserve">&lt;-</w:t>
      </w:r>
      <w:r>
        <w:rPr>
          <w:rStyle w:val="NormalTok"/>
        </w:rPr>
        <w:t xml:space="preserve"> </w:t>
      </w:r>
      <w:r>
        <w:rPr>
          <w:rStyle w:val="FunctionTok"/>
        </w:rPr>
        <w:t xml:space="preserve">diag</w:t>
      </w:r>
      <w:r>
        <w:rPr>
          <w:rStyle w:val="NormalTok"/>
        </w:rPr>
        <w:t xml:space="preserve">(</w:t>
      </w:r>
      <w:r>
        <w:rPr>
          <w:rStyle w:val="DecValTok"/>
        </w:rPr>
        <w:t xml:space="preserve">2</w:t>
      </w:r>
      <w:r>
        <w:rPr>
          <w:rStyle w:val="NormalTok"/>
        </w:rPr>
        <w:t xml:space="preserve">)</w:t>
      </w:r>
      <w:r>
        <w:br/>
      </w:r>
      <w:r>
        <w:rPr>
          <w:rStyle w:val="NormalTok"/>
        </w:rPr>
        <w:t xml:space="preserve">recovered </w:t>
      </w:r>
      <w:r>
        <w:rPr>
          <w:rStyle w:val="OtherTok"/>
        </w:rPr>
        <w:t xml:space="preserve">&lt;-</w:t>
      </w:r>
      <w:r>
        <w:rPr>
          <w:rStyle w:val="NormalTok"/>
        </w:rPr>
        <w:t xml:space="preserve"> </w:t>
      </w:r>
      <w:r>
        <w:rPr>
          <w:rStyle w:val="FunctionTok"/>
        </w:rPr>
        <w:t xml:space="preserve">outer</w:t>
      </w:r>
      <w:r>
        <w:rPr>
          <w:rStyle w:val="NormalTok"/>
        </w:rPr>
        <w:t xml:space="preserve">(</w:t>
      </w:r>
      <w:r>
        <w:rPr>
          <w:rStyle w:val="DecValTok"/>
        </w:rPr>
        <w:t xml:space="preserve">1</w:t>
      </w:r>
      <w:r>
        <w:rPr>
          <w:rStyle w:val="SpecialCharTok"/>
        </w:rPr>
        <w:t xml:space="preserve">:</w:t>
      </w:r>
      <w:r>
        <w:rPr>
          <w:rStyle w:val="DecValTok"/>
        </w:rPr>
        <w:t xml:space="preserve">2</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 </w:t>
      </w:r>
      <w:r>
        <w:rPr>
          <w:rStyle w:val="FunctionTok"/>
        </w:rPr>
        <w:t xml:space="preserve">Vectorize</w:t>
      </w:r>
      <w:r>
        <w:rPr>
          <w:rStyle w:val="NormalTok"/>
        </w:rPr>
        <w:t xml:space="preserve">(</w:t>
      </w:r>
      <w:r>
        <w:rPr>
          <w:rStyle w:val="ControlFlowTok"/>
        </w:rPr>
        <w:t xml:space="preserve">function</w:t>
      </w:r>
      <w:r>
        <w:rPr>
          <w:rStyle w:val="NormalTok"/>
        </w:rPr>
        <w:t xml:space="preserve">(i, j) </w:t>
      </w:r>
      <w:r>
        <w:rPr>
          <w:rStyle w:val="FunctionTok"/>
        </w:rPr>
        <w:t xml:space="preserve">ip</w:t>
      </w:r>
      <w:r>
        <w:rPr>
          <w:rStyle w:val="NormalTok"/>
        </w:rPr>
        <w:t xml:space="preserve">(e[, i], e[, j])))</w:t>
      </w:r>
      <w:r>
        <w:br/>
      </w:r>
      <w:r>
        <w:rPr>
          <w:rStyle w:val="NormalTok"/>
        </w:rPr>
        <w:t xml:space="preserve">recovered</w:t>
      </w:r>
      <w:r>
        <w:br/>
      </w:r>
      <w:r>
        <w:rPr>
          <w:rStyle w:val="CommentTok"/>
        </w:rPr>
        <w:t xml:space="preserve">#&gt;      [,1] [,2]</w:t>
      </w:r>
      <w:r>
        <w:br/>
      </w:r>
      <w:r>
        <w:rPr>
          <w:rStyle w:val="CommentTok"/>
        </w:rPr>
        <w:t xml:space="preserve">#&gt; [1,]    2    1</w:t>
      </w:r>
      <w:r>
        <w:br/>
      </w:r>
      <w:r>
        <w:rPr>
          <w:rStyle w:val="CommentTok"/>
        </w:rPr>
        <w:t xml:space="preserve">#&gt; [2,]    1    2</w:t>
      </w:r>
    </w:p>
    <w:p>
      <w:pPr>
        <w:pStyle w:val="FirstParagraph"/>
      </w:pPr>
      <w:del w:id="21119" w:author="PR Preview" w:date="2026-01-01T00:00:00Z">
        <w:r>
          <w:delText xml:space="preserve">The inner product of</w:delText>
        </w:r>
      </w:del>
      <w:del w:id="21120" w:author="PR Preview" w:date="2026-01-01T00:00:00Z">
        <w:r>
          <w:delText xml:space="preserve"> </w:delText>
        </w:r>
      </w:del>
      <m:oMath>
        <m:limLow>
          <m:e>
            <m:r>
              <m:t>x</m:t>
            </m:r>
          </m:e>
          <m:lim>
            <m:r>
              <m:rPr>
                <m:sty m:val="p"/>
              </m:rPr>
              <m:t>∼</m:t>
            </m:r>
          </m:lim>
        </m:limLow>
      </m:oMath>
      <w:del w:id="21121" w:author="PR Preview" w:date="2026-01-01T00:00:00Z">
        <w:r>
          <w:delText xml:space="preserve"> </w:delText>
        </w:r>
      </w:del>
      <w:del w:id="21122" w:author="PR Preview" w:date="2026-01-01T00:00:00Z">
        <w:r>
          <w:delText xml:space="preserve">with itself is 14, which is positive.</w:delText>
        </w:r>
      </w:del>
      <w:del w:id="21123" w:author="PR Preview" w:date="2026-01-01T00:00:00Z">
        <w:r>
          <w:delText xml:space="preserve"> </w:delText>
        </w:r>
      </w:del>
      <w:del w:id="21124" w:author="PR Preview" w:date="2026-01-01T00:00:00Z">
        <w:r>
          <w:delText xml:space="preserve">The two orders give the same number, 7 and 7.</w:delText>
        </w:r>
      </w:del>
      <w:del w:id="21125" w:author="PR Preview" w:date="2026-01-01T00:00:00Z">
        <w:r>
          <w:delText xml:space="preserve"> </w:delText>
        </w:r>
      </w:del>
      <w:del w:id="21126" w:author="PR Preview" w:date="2026-01-01T00:00:00Z">
        <w:r>
          <w:delText xml:space="preserve">Both sides of the linearity axiom equal 28.</w:delText>
        </w:r>
      </w:del>
      <w:del w:id="21127" w:author="PR Preview" w:date="2026-01-01T00:00:00Z">
        <w:r>
          <w:delText xml:space="preserve"> </w:delText>
        </w:r>
      </w:del>
      <w:del w:id="21128" w:author="PR Preview" w:date="2026-01-01T00:00:00Z">
        <w:r>
          <w:delText xml:space="preserve">The matrix of numbers</w:delText>
        </w:r>
      </w:del>
      <w:del w:id="21129" w:author="PR Preview" w:date="2026-01-01T00:00:00Z">
        <w:r>
          <w:delText xml:space="preserve"> </w:delText>
        </w:r>
      </w:del>
      <m:oMath>
        <m:r>
          <m:t>​</m:t>
        </m:r>
        <m:d>
          <m:dPr>
            <m:begChr m:val="⟨"/>
            <m:sepChr m:val=""/>
            <m:endChr m:val="⟩"/>
            <m:grow/>
          </m:dPr>
          <m:e>
            <m:sSub>
              <m:e>
                <m:limLow>
                  <m:e>
                    <m:r>
                      <m:t>e</m:t>
                    </m:r>
                  </m:e>
                  <m:lim>
                    <m:r>
                      <m:rPr>
                        <m:sty m:val="p"/>
                      </m:rPr>
                      <m:t>∼</m:t>
                    </m:r>
                  </m:lim>
                </m:limLow>
              </m:e>
              <m:sub>
                <m:r>
                  <m:t>i</m:t>
                </m:r>
              </m:sub>
            </m:sSub>
            <m:r>
              <m:rPr>
                <m:sty m:val="p"/>
              </m:rPr>
              <m:t>,</m:t>
            </m:r>
            <m:sSub>
              <m:e>
                <m:limLow>
                  <m:e>
                    <m:r>
                      <m:t>e</m:t>
                    </m:r>
                  </m:e>
                  <m:lim>
                    <m:r>
                      <m:rPr>
                        <m:sty m:val="p"/>
                      </m:rPr>
                      <m:t>∼</m:t>
                    </m:r>
                  </m:lim>
                </m:limLow>
              </m:e>
              <m:sub>
                <m:r>
                  <m:t>j</m:t>
                </m:r>
              </m:sub>
            </m:sSub>
          </m:e>
        </m:d>
        <m:sSub>
          <m:e>
            <m:r>
              <m:t>​</m:t>
            </m:r>
          </m:e>
          <m:sub>
            <m:r>
              <m:rPr>
                <m:sty m:val="bi"/>
              </m:rPr>
              <m:t>A</m:t>
            </m:r>
          </m:sub>
        </m:sSub>
      </m:oMath>
      <w:del w:id="21130" w:author="PR Preview" w:date="2026-01-01T00:00:00Z">
        <w:r>
          <w:delText xml:space="preserve"> </w:delText>
        </w:r>
      </w:del>
      <w:del w:id="21131" w:author="PR Preview" w:date="2026-01-01T00:00:00Z">
        <w:r>
          <w:delText xml:space="preserve">is</w:delText>
        </w:r>
      </w:del>
      <w:del w:id="21132" w:author="PR Preview" w:date="2026-01-01T00:00:00Z">
        <w:r>
          <w:delText xml:space="preserve"> </w:delText>
        </w:r>
      </w:del>
      <w:del w:id="21133" w:author="PR Preview" w:date="2026-01-01T00:00:00Z">
        <w:r>
          <w:delText xml:space="preserve">equal to</w:delText>
        </w:r>
      </w:del>
      <w:del w:id="21134" w:author="PR Preview" w:date="2026-01-01T00:00:00Z">
        <w:r>
          <w:delText xml:space="preserve"> </w:delText>
        </w:r>
      </w:del>
      <m:oMath>
        <m:r>
          <m:rPr>
            <m:sty m:val="bi"/>
          </m:rPr>
          <m:t>A</m:t>
        </m:r>
      </m:oMath>
      <w:del w:id="21135" w:author="PR Preview" w:date="2026-01-01T00:00:00Z">
        <w:r>
          <w:delText xml:space="preserve">,</w:delText>
        </w:r>
      </w:del>
      <w:del w:id="21136" w:author="PR Preview" w:date="2026-01-01T00:00:00Z">
        <w:r>
          <w:delText xml:space="preserve"> </w:delText>
        </w:r>
      </w:del>
      <w:del w:id="21137" w:author="PR Preview" w:date="2026-01-01T00:00:00Z">
        <w:r>
          <w:delText xml:space="preserve">as the converse in</w:delText>
        </w:r>
      </w:del>
      <w:del w:id="21138" w:author="PR Preview" w:date="2026-01-01T00:00:00Z">
        <w:r>
          <w:delText xml:space="preserve"> </w:delText>
        </w:r>
      </w:del>
      <w:hyperlink w:anchor="thm-matrix-induced-inner-product">
        <w:del w:id="21139" w:author="PR Preview" w:date="2026-01-01T00:00:00Z">
          <w:r>
            <w:rPr>
              <w:rStyle w:val="Hyperlink"/>
            </w:rPr>
            <w:delText xml:space="preserve">Theorem 82</w:delText>
          </w:r>
        </w:del>
      </w:hyperlink>
      <w:del w:id="21140" w:author="PR Preview" w:date="2026-01-01T00:00:00Z">
        <w:r>
          <w:delText xml:space="preserve"> </w:delText>
        </w:r>
      </w:del>
      <w:del w:id="21141" w:author="PR Preview" w:date="2026-01-01T00:00:00Z">
        <w:r>
          <w:delText xml:space="preserve">says.</w:delText>
        </w:r>
      </w:del>
    </w:p>
    <w:p>
      <w:pPr>
        <w:pStyle w:val="FirstParagraph"/>
      </w:pPr>
      <w:ins w:id="21142" w:author="PR Preview" w:date="2026-01-01T00:00:00Z">
        <w:r>
          <w:t xml:space="preserve">The inner product of</w:t>
        </w:r>
      </w:ins>
      <w:ins w:id="21143" w:author="PR Preview" w:date="2026-01-01T00:00:00Z">
        <w:r>
          <w:t xml:space="preserve"> </w:t>
        </w:r>
      </w:ins>
      <w:ins w:id="21144" w:author="PR Preview" w:date="2026-01-01T00:00:00Z">
        <w:r>
          <w:t xml:space="preserve">$\mathord{\smash[b]{\underset{\raise.3ex\hbox{$\scriptstyle\sim$}}{x}}\vphantom{x}}$</w:t>
        </w:r>
      </w:ins>
      <w:ins w:id="21145" w:author="PR Preview" w:date="2026-01-01T00:00:00Z">
        <w:r>
          <w:t xml:space="preserve"> </w:t>
        </w:r>
      </w:ins>
      <w:ins w:id="21146" w:author="PR Preview" w:date="2026-01-01T00:00:00Z">
        <w:r>
          <w:t xml:space="preserve">with itself is 14, which is positive.</w:t>
        </w:r>
      </w:ins>
      <w:ins w:id="21147" w:author="PR Preview" w:date="2026-01-01T00:00:00Z">
        <w:r>
          <w:t xml:space="preserve"> </w:t>
        </w:r>
      </w:ins>
      <w:ins w:id="21148" w:author="PR Preview" w:date="2026-01-01T00:00:00Z">
        <w:r>
          <w:t xml:space="preserve">The two orders give the same number, 7 and 7.</w:t>
        </w:r>
      </w:ins>
      <w:ins w:id="21149" w:author="PR Preview" w:date="2026-01-01T00:00:00Z">
        <w:r>
          <w:t xml:space="preserve"> </w:t>
        </w:r>
      </w:ins>
      <w:ins w:id="21150" w:author="PR Preview" w:date="2026-01-01T00:00:00Z">
        <w:r>
          <w:t xml:space="preserve">Both sides of the linearity axiom equal 28.</w:t>
        </w:r>
      </w:ins>
      <w:ins w:id="21151" w:author="PR Preview" w:date="2026-01-01T00:00:00Z">
        <w:r>
          <w:t xml:space="preserve"> </w:t>
        </w:r>
      </w:ins>
      <w:ins w:id="21152" w:author="PR Preview" w:date="2026-01-01T00:00:00Z">
        <w:r>
          <w:t xml:space="preserve">The matrix of numbers</w:t>
        </w:r>
      </w:ins>
      <w:ins w:id="21153" w:author="PR Preview" w:date="2026-01-01T00:00:00Z">
        <w:r>
          <w:t xml:space="preserve"> </w:t>
        </w:r>
      </w:ins>
      <w:ins w:id="21154" w:author="PR Preview" w:date="2026-01-01T00:00:00Z">
        <w:r>
          <w:t xml:space="preserve">$\mathopen{}\left\langle \mathord{\smash[b]{\underset{\raise.3ex\hbox{$\scriptstyle\sim$}}{e}}\vphantom{e}}_i, \mathord{\smash[b]{\underset{\raise.3ex\hbox{$\scriptstyle\sim$}}{e}}\vphantom{e}}_j\right\rangle\mathclose{}_{\mathbf{A}}$</w:t>
        </w:r>
      </w:ins>
      <w:ins w:id="21155" w:author="PR Preview" w:date="2026-01-01T00:00:00Z">
        <w:r>
          <w:t xml:space="preserve"> </w:t>
        </w:r>
      </w:ins>
      <w:ins w:id="21156" w:author="PR Preview" w:date="2026-01-01T00:00:00Z">
        <w:r>
          <w:t xml:space="preserve">is</w:t>
        </w:r>
      </w:ins>
      <w:ins w:id="21157" w:author="PR Preview" w:date="2026-01-01T00:00:00Z">
        <w:r>
          <w:t xml:space="preserve"> </w:t>
        </w:r>
      </w:ins>
      <w:ins w:id="21158" w:author="PR Preview" w:date="2026-01-01T00:00:00Z">
        <w:r>
          <w:t xml:space="preserve">equal to</w:t>
        </w:r>
      </w:ins>
      <w:ins w:id="21159" w:author="PR Preview" w:date="2026-01-01T00:00:00Z">
        <w:r>
          <w:t xml:space="preserve"> </w:t>
        </w:r>
      </w:ins>
      <m:oMath>
        <m:r>
          <m:rPr>
            <m:sty m:val="bi"/>
          </m:rPr>
          <m:t>A</m:t>
        </m:r>
      </m:oMath>
      <w:ins w:id="21160" w:author="PR Preview" w:date="2026-01-01T00:00:00Z">
        <w:r>
          <w:t xml:space="preserve">,</w:t>
        </w:r>
      </w:ins>
      <w:ins w:id="21161" w:author="PR Preview" w:date="2026-01-01T00:00:00Z">
        <w:r>
          <w:t xml:space="preserve"> </w:t>
        </w:r>
      </w:ins>
      <w:ins w:id="21162" w:author="PR Preview" w:date="2026-01-01T00:00:00Z">
        <w:r>
          <w:t xml:space="preserve">as the converse in</w:t>
        </w:r>
      </w:ins>
      <w:ins w:id="21163" w:author="PR Preview" w:date="2026-01-01T00:00:00Z">
        <w:r>
          <w:t xml:space="preserve"> </w:t>
        </w:r>
      </w:ins>
      <w:hyperlink w:anchor="thm-matrix-induced-inner-product">
        <w:ins w:id="21164" w:author="PR Preview" w:date="2026-01-01T00:00:00Z">
          <w:r>
            <w:rPr>
              <w:rStyle w:val="Hyperlink"/>
            </w:rPr>
            <w:t xml:space="preserve">Theorem 82</w:t>
          </w:r>
        </w:ins>
      </w:hyperlink>
      <w:ins w:id="21165" w:author="PR Preview" w:date="2026-01-01T00:00:00Z">
        <w:r>
          <w:t xml:space="preserve"> </w:t>
        </w:r>
      </w:ins>
      <w:ins w:id="21166" w:author="PR Preview" w:date="2026-01-01T00:00:00Z">
        <w:r>
          <w:t xml:space="preserve">says.</w:t>
        </w:r>
      </w:ins>
    </w:p>
    <w:bookmarkEnd w:id="516"/>
    <w:bookmarkStart w:id="517" w:name="cor-pd-transpose-product"/>
    <w:p>
      <w:pPr>
        <w:pStyle w:val="BodyText"/>
      </w:pPr>
      <w:r>
        <w:rPr>
          <w:b/>
          <w:bCs/>
        </w:rPr>
        <w:t xml:space="preserve">Corollary 10 (A positive definite matrix is a transpose product)</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positive definite matrix (</w:t>
      </w:r>
      <w:hyperlink w:anchor="def-positive-definite">
        <w:r>
          <w:rPr>
            <w:rStyle w:val="Hyperlink"/>
          </w:rPr>
          <w:t xml:space="preserve">Definition 101</w:t>
        </w:r>
      </w:hyperlink>
      <w:r>
        <w:t xml:space="preserve">).</w:t>
      </w:r>
      <w:r>
        <w:t xml:space="preserve"> </w:t>
      </w:r>
      <w:r>
        <w:t xml:space="preserve">Then</w:t>
      </w:r>
      <w:r>
        <w:t xml:space="preserve"> </w:t>
      </w:r>
      <m:oMath>
        <m:r>
          <m:rPr>
            <m:sty m:val="bi"/>
          </m:rPr>
          <m:t>A</m:t>
        </m:r>
        <m:r>
          <m:rPr>
            <m:sty m:val="p"/>
          </m:rPr>
          <m:t>=</m:t>
        </m:r>
        <m:sSup>
          <m:e>
            <m:r>
              <m:rPr>
                <m:sty m:val="bi"/>
              </m:rPr>
              <m:t>W</m:t>
            </m:r>
          </m:e>
          <m:sup>
            <m:r>
              <m:rPr>
                <m:sty m:val="p"/>
              </m:rPr>
              <m:t>⊤</m:t>
            </m:r>
          </m:sup>
        </m:sSup>
        <m:r>
          <m:rPr>
            <m:sty m:val="bi"/>
          </m:rPr>
          <m:t>W</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W</m:t>
        </m:r>
      </m:oMath>
      <w:r>
        <w:t xml:space="preserve">.</w:t>
      </w:r>
    </w:p>
    <w:bookmarkEnd w:id="517"/>
    <w:p>
      <w:pPr>
        <w:pStyle w:val="BodyText"/>
      </w:pPr>
      <w:r>
        <w:rPr>
          <w:i/>
          <w:iCs/>
        </w:rPr>
        <w:t xml:space="preserve">Proof</w:t>
      </w:r>
      <w:r>
        <w:t xml:space="preserve">. </w:t>
      </w:r>
      <w:r>
        <w:t xml:space="preserve">By the spectral theorem (</w:t>
      </w:r>
      <w:hyperlink w:anchor="thm-spectral">
        <w:r>
          <w:rPr>
            <w:rStyle w:val="Hyperlink"/>
          </w:rPr>
          <w:t xml:space="preserve">Theorem 77</w:t>
        </w:r>
      </w:hyperlink>
      <w:r>
        <w:t xml:space="preserve">),</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with</w:t>
      </w:r>
      <w:r>
        <w:t xml:space="preserve"> </w:t>
      </w:r>
      <m:oMath>
        <m:r>
          <m:rPr>
            <m:sty m:val="bi"/>
          </m:rPr>
          <m:t>Q</m:t>
        </m:r>
      </m:oMath>
      <w:r>
        <w:t xml:space="preserve"> </w:t>
      </w:r>
      <w:r>
        <w:t xml:space="preserve">orthogonal and</w:t>
      </w:r>
      <w:r>
        <w:t xml:space="preserve"> </w:t>
      </w:r>
      <m:oMath>
        <m:r>
          <m:rPr>
            <m:sty m:val="b"/>
          </m:rPr>
          <m:t>Λ</m:t>
        </m:r>
      </m:oMath>
      <w:r>
        <w:t xml:space="preserve"> </w:t>
      </w:r>
      <w:r>
        <w:t xml:space="preserve">diagonal with the eigenvalues</w:t>
      </w:r>
      <w:r>
        <w:t xml:space="preserve"> </w:t>
      </w:r>
      <m:oMath>
        <m:sSub>
          <m:e>
            <m:r>
              <m:t>λ</m:t>
            </m:r>
          </m:e>
          <m:sub>
            <m:r>
              <m:t>i</m:t>
            </m:r>
          </m:sub>
        </m:sSub>
      </m:oMath>
      <w:r>
        <w:t xml:space="preserve"> </w:t>
      </w:r>
      <w:r>
        <w:t xml:space="preserve">of</w:t>
      </w:r>
      <w:r>
        <w:t xml:space="preserve"> </w:t>
      </w:r>
      <m:oMath>
        <m:r>
          <m:rPr>
            <m:sty m:val="bi"/>
          </m:rPr>
          <m:t>A</m:t>
        </m:r>
      </m:oMath>
      <w:r>
        <w:t xml:space="preserve"> </w:t>
      </w:r>
      <w:r>
        <w:t xml:space="preserve">on its diagonal.</w:t>
      </w:r>
      <w:r>
        <w:t xml:space="preserve"> </w:t>
      </w:r>
      <w:r>
        <w:t xml:space="preserve">These are positive (</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the diagonal matrix with entries</w:t>
      </w:r>
      <w:r>
        <w:t xml:space="preserve"> </w:t>
      </w:r>
      <m:oMath>
        <m:rad>
          <m:radPr>
            <m:degHide m:val="on"/>
          </m:radPr>
          <m:deg/>
          <m:e>
            <m:sSub>
              <m:e>
                <m:r>
                  <m:t>λ</m:t>
                </m:r>
              </m:e>
              <m:sub>
                <m:r>
                  <m:t>i</m:t>
                </m:r>
              </m:sub>
            </m:sSub>
          </m:e>
        </m:rad>
      </m:oMath>
      <w:r>
        <w:t xml:space="preserve">, is defined.</w:t>
      </w:r>
      <w:r>
        <w:t xml:space="preserve"> </w:t>
      </w:r>
      <w:r>
        <w:t xml:space="preserve">Take</w:t>
      </w:r>
      <w:r>
        <w:t xml:space="preserve"> </w:t>
      </w:r>
      <m:oMath>
        <m:r>
          <m:rPr>
            <m:sty m:val="bi"/>
          </m:rPr>
          <m:t>W</m:t>
        </m:r>
        <m:r>
          <m:rPr>
            <m:sty m:val="p"/>
          </m:rPr>
          <m:t>=</m:t>
        </m:r>
        <m:sSup>
          <m:e>
            <m:r>
              <m:rPr>
                <m:sty m:val="b"/>
              </m:rPr>
              <m:t>Λ</m:t>
            </m:r>
          </m:e>
          <m:sup>
            <m:r>
              <m:t>1</m:t>
            </m:r>
            <m:r>
              <m:rPr>
                <m:sty m:val="p"/>
              </m:rPr>
              <m:t>/</m:t>
            </m:r>
            <m:r>
              <m:t>2</m:t>
            </m:r>
          </m:sup>
        </m:sSup>
        <m:sSup>
          <m:e>
            <m:r>
              <m:rPr>
                <m:sty m:val="bi"/>
              </m:rPr>
              <m:t>Q</m:t>
            </m:r>
          </m:e>
          <m:sup>
            <m:r>
              <m:rPr>
                <m:sty m:val="p"/>
              </m:rPr>
              <m:t>⊤</m:t>
            </m:r>
          </m:sup>
        </m:sSup>
      </m:oMath>
      <w:r>
        <w:t xml:space="preserve">.</w:t>
      </w:r>
      <w:r>
        <w:t xml:space="preserve"> </w:t>
      </w:r>
      <w:r>
        <w:t xml:space="preserve">Since</w:t>
      </w:r>
      <w:r>
        <w:t xml:space="preserve"> </w:t>
      </w:r>
      <m:oMath>
        <m:sSup>
          <m:e>
            <m:r>
              <m:rPr>
                <m:sty m:val="b"/>
              </m:rPr>
              <m:t>Λ</m:t>
            </m:r>
          </m:e>
          <m:sup>
            <m:r>
              <m:t>1</m:t>
            </m:r>
            <m:r>
              <m:rPr>
                <m:sty m:val="p"/>
              </m:rPr>
              <m:t>/</m:t>
            </m:r>
            <m:r>
              <m:t>2</m:t>
            </m:r>
          </m:sup>
        </m:sSup>
      </m:oMath>
      <w:r>
        <w:t xml:space="preserve"> </w:t>
      </w:r>
      <w:r>
        <w:t xml:space="preserve">is diagonal,</w:t>
      </w:r>
      <w:r>
        <w:t xml:space="preserve"> </w:t>
      </w:r>
      <m:oMath>
        <m:sSup>
          <m:e>
            <m:r>
              <m:rPr>
                <m:sty m:val="p"/>
              </m:rPr>
              <m:t>(</m:t>
            </m:r>
            <m:sSup>
              <m:e>
                <m:r>
                  <m:rPr>
                    <m:sty m:val="b"/>
                  </m:rPr>
                  <m:t>Λ</m:t>
                </m:r>
              </m:e>
              <m:sup>
                <m:r>
                  <m:t>1</m:t>
                </m:r>
                <m:r>
                  <m:rPr>
                    <m:sty m:val="p"/>
                  </m:rPr>
                  <m:t>/</m:t>
                </m:r>
                <m:r>
                  <m:t>2</m:t>
                </m:r>
              </m:sup>
            </m:sSup>
            <m:r>
              <m:rPr>
                <m:sty m:val="p"/>
              </m:rPr>
              <m:t>)</m:t>
            </m:r>
          </m:e>
          <m:sup>
            <m:r>
              <m:rPr>
                <m:sty m:val="p"/>
              </m:rPr>
              <m:t>⊤</m:t>
            </m:r>
          </m:sup>
        </m:sSup>
        <m:r>
          <m:rPr>
            <m:sty m:val="p"/>
          </m:rPr>
          <m:t>=</m:t>
        </m:r>
        <m:sSup>
          <m:e>
            <m:r>
              <m:rPr>
                <m:sty m:val="b"/>
              </m:rPr>
              <m:t>Λ</m:t>
            </m:r>
          </m:e>
          <m:sup>
            <m:r>
              <m:t>1</m:t>
            </m:r>
            <m:r>
              <m:rPr>
                <m:sty m:val="p"/>
              </m:rPr>
              <m:t>/</m:t>
            </m:r>
            <m:r>
              <m:t>2</m:t>
            </m:r>
          </m:sup>
        </m:sSup>
      </m:oMath>
      <w:r>
        <w:t xml:space="preserve">, and</w:t>
      </w:r>
    </w:p>
    <w:p>
      <w:pPr>
        <w:pStyle w:val="BodyText"/>
      </w:pPr>
      <m:oMathPara>
        <m:oMathParaPr>
          <m:jc m:val="center"/>
        </m:oMathParaPr>
        <m:oMath>
          <m:eqArr>
            <m:e>
              <m:sSup>
                <m:e>
                  <m:r>
                    <m:rPr>
                      <m:sty m:val="bi"/>
                    </m:rPr>
                    <m:t>W</m:t>
                  </m:r>
                </m:e>
                <m:sup>
                  <m:r>
                    <m:rPr>
                      <m:sty m:val="p"/>
                    </m:rPr>
                    <m:t>⊤</m:t>
                  </m:r>
                </m:sup>
              </m:sSup>
              <m:r>
                <m:rPr>
                  <m:sty m:val="bi"/>
                </m:rPr>
                <m:t>W</m:t>
              </m:r>
              <m:r>
                <m:t>&amp;</m:t>
              </m:r>
              <m:r>
                <m:rPr>
                  <m:sty m:val="p"/>
                </m:rPr>
                <m:t>=</m:t>
              </m:r>
              <m:r>
                <m:rPr>
                  <m:sty m:val="bi"/>
                </m:rPr>
                <m:t>Q</m:t>
              </m:r>
              <m:sSup>
                <m:e>
                  <m:r>
                    <m:rPr>
                      <m:sty m:val="b"/>
                    </m:rPr>
                    <m:t>Λ</m:t>
                  </m:r>
                </m:e>
                <m:sup>
                  <m:r>
                    <m:t>1</m:t>
                  </m:r>
                  <m:r>
                    <m:rPr>
                      <m:sty m:val="p"/>
                    </m:rPr>
                    <m:t>/</m:t>
                  </m:r>
                  <m:r>
                    <m:t>2</m:t>
                  </m:r>
                </m:sup>
              </m:sSup>
              <m:sSup>
                <m:e>
                  <m:r>
                    <m:rPr>
                      <m:sty m:val="b"/>
                    </m:rPr>
                    <m:t>Λ</m:t>
                  </m:r>
                </m:e>
                <m:sup>
                  <m:r>
                    <m:t>1</m:t>
                  </m:r>
                  <m:r>
                    <m:rPr>
                      <m:sty m:val="p"/>
                    </m:rPr>
                    <m:t>/</m:t>
                  </m:r>
                  <m:r>
                    <m:t>2</m:t>
                  </m:r>
                </m:sup>
              </m:sSup>
              <m:sSup>
                <m:e>
                  <m:r>
                    <m:rPr>
                      <m:sty m:val="bi"/>
                    </m:rPr>
                    <m:t>Q</m:t>
                  </m:r>
                </m:e>
                <m:sup>
                  <m:r>
                    <m:rPr>
                      <m:sty m:val="p"/>
                    </m:rPr>
                    <m:t>⊤</m:t>
                  </m:r>
                </m:sup>
              </m:sSup>
            </m:e>
            <m:e>
              <m:r>
                <m:t>&amp;</m:t>
              </m:r>
              <m:r>
                <m:rPr>
                  <m:sty m:val="p"/>
                </m:rPr>
                <m:t>=</m:t>
              </m:r>
              <m:r>
                <m:rPr>
                  <m:sty m:val="bi"/>
                </m:rPr>
                <m:t>Q</m:t>
              </m:r>
              <m:r>
                <m:rPr>
                  <m:sty m:val="b"/>
                </m:rPr>
                <m:t>Λ</m:t>
              </m:r>
              <m:sSup>
                <m:e>
                  <m:r>
                    <m:rPr>
                      <m:sty m:val="bi"/>
                    </m:rPr>
                    <m:t>Q</m:t>
                  </m:r>
                </m:e>
                <m:sup>
                  <m:r>
                    <m:rPr>
                      <m:sty m:val="p"/>
                    </m:rPr>
                    <m:t>⊤</m:t>
                  </m:r>
                </m:sup>
              </m:sSup>
            </m:e>
            <m:e>
              <m:r>
                <m:t>&amp;</m:t>
              </m:r>
              <m:r>
                <m:rPr>
                  <m:sty m:val="p"/>
                </m:rPr>
                <m:t>=</m:t>
              </m:r>
              <m:r>
                <m:rPr>
                  <m:sty m:val="bi"/>
                </m:rPr>
                <m:t>A</m:t>
              </m:r>
              <m:r>
                <m:rPr>
                  <m:sty m:val="p"/>
                </m:rPr>
                <m:t>.</m:t>
              </m:r>
            </m:e>
          </m:eqArr>
        </m:oMath>
      </m:oMathPara>
    </w:p>
    <w:p>
      <w:pPr>
        <w:pStyle w:val="FirstParagraph"/>
      </w:pPr>
      <m:oMath>
        <m:r>
          <m:rPr>
            <m:sty m:val="bi"/>
          </m:rPr>
          <m:t>W</m:t>
        </m:r>
      </m:oMath>
      <w:r>
        <w:t xml:space="preserve"> </w:t>
      </w:r>
      <w:r>
        <w:t xml:space="preserve">is invertible, because</w:t>
      </w:r>
      <w:r>
        <w:t xml:space="preserve"> </w:t>
      </w:r>
      <m:oMath>
        <m:sSup>
          <m:e>
            <m:r>
              <m:rPr>
                <m:sty m:val="bi"/>
              </m:rPr>
              <m:t>Q</m:t>
            </m:r>
          </m:e>
          <m:sup>
            <m:r>
              <m:rPr>
                <m:sty m:val="p"/>
              </m:rPr>
              <m:t>⊤</m:t>
            </m:r>
          </m:sup>
        </m:sSup>
      </m:oMath>
      <w:r>
        <w:t xml:space="preserve"> </w:t>
      </w:r>
      <w:r>
        <w:t xml:space="preserve">has inverse</w:t>
      </w:r>
      <w:r>
        <w:t xml:space="preserve"> </w:t>
      </w:r>
      <m:oMath>
        <m:r>
          <m:rPr>
            <m:sty m:val="bi"/>
          </m:rPr>
          <m:t>Q</m:t>
        </m:r>
      </m:oMath>
      <w:r>
        <w:t xml:space="preserve"> </w:t>
      </w:r>
      <w:r>
        <w:t xml:space="preserve">and</w:t>
      </w:r>
      <w:r>
        <w:t xml:space="preserve"> </w:t>
      </w:r>
      <m:oMath>
        <m:sSup>
          <m:e>
            <m:r>
              <m:rPr>
                <m:sty m:val="b"/>
              </m:rPr>
              <m:t>Λ</m:t>
            </m:r>
          </m:e>
          <m:sup>
            <m:r>
              <m:t>1</m:t>
            </m:r>
            <m:r>
              <m:rPr>
                <m:sty m:val="p"/>
              </m:rPr>
              <m:t>/</m:t>
            </m:r>
            <m:r>
              <m:t>2</m:t>
            </m:r>
          </m:sup>
        </m:sSup>
      </m:oMath>
      <w:r>
        <w:t xml:space="preserve"> </w:t>
      </w:r>
      <w:r>
        <w:t xml:space="preserve">is diagonal with positive entries,</w:t>
      </w:r>
      <w:r>
        <w:t xml:space="preserve"> </w:t>
      </w:r>
      <w:r>
        <w:t xml:space="preserve">so it has the diagonal inverse with entries</w:t>
      </w:r>
      <w:r>
        <w:t xml:space="preserve"> </w:t>
      </w:r>
      <m:oMath>
        <m:r>
          <m:t>1</m:t>
        </m:r>
        <m:r>
          <m:rPr>
            <m:sty m:val="p"/>
          </m:rPr>
          <m:t>/</m:t>
        </m:r>
        <m:rad>
          <m:radPr>
            <m:degHide m:val="on"/>
          </m:radPr>
          <m:deg/>
          <m:e>
            <m:sSub>
              <m:e>
                <m:r>
                  <m:t>λ</m:t>
                </m:r>
              </m:e>
              <m:sub>
                <m:r>
                  <m:t>i</m:t>
                </m:r>
              </m:sub>
            </m:sSub>
          </m:e>
        </m:rad>
      </m:oMath>
      <w:r>
        <w:t xml:space="preserve">,</w:t>
      </w:r>
      <w:r>
        <w:t xml:space="preserve"> </w:t>
      </w:r>
      <w:r>
        <w:t xml:space="preserve">and a product of invertible matrices is invertible (</w:t>
      </w:r>
      <w:hyperlink w:anchor="thm-inverse-product">
        <w:r>
          <w:rPr>
            <w:rStyle w:val="Hyperlink"/>
          </w:rPr>
          <w:t xml:space="preserve">Theorem 67</w:t>
        </w:r>
      </w:hyperlink>
      <w:r>
        <w:t xml:space="preserve">).</w:t>
      </w:r>
    </w:p>
    <w:bookmarkStart w:id="518" w:name="thm-whitening-inner-product"/>
    <w:p>
      <w:pPr>
        <w:pStyle w:val="BodyText"/>
      </w:pPr>
      <w:del w:id="21167" w:author="PR Preview" w:date="2026-01-01T00:00:00Z">
        <w:r>
          <w:rPr>
            <w:b/>
            <w:bCs/>
          </w:rPr>
          <w:delText xml:space="preserve">Theorem 83 (A matrix-induced inner product is a dot product of transformed vectors)</w:delText>
        </w:r>
      </w:del>
      <w:del w:id="21168" w:author="PR Preview" w:date="2026-01-01T00:00:00Z">
        <w:r>
          <w:delText xml:space="preserve"> </w:delText>
        </w:r>
      </w:del>
      <w:del w:id="21169" w:author="PR Preview" w:date="2026-01-01T00:00:00Z">
        <w:r>
          <w:delText xml:space="preserve">Let</w:delText>
        </w:r>
      </w:del>
      <w:del w:id="21170" w:author="PR Preview" w:date="2026-01-01T00:00:00Z">
        <w:r>
          <w:delText xml:space="preserve"> </w:delText>
        </w:r>
      </w:del>
      <m:oMath>
        <m:r>
          <m:rPr>
            <m:sty m:val="bi"/>
          </m:rPr>
          <m:t>A</m:t>
        </m:r>
      </m:oMath>
      <w:del w:id="21171" w:author="PR Preview" w:date="2026-01-01T00:00:00Z">
        <w:r>
          <w:delText xml:space="preserve"> </w:delText>
        </w:r>
      </w:del>
      <w:del w:id="21172" w:author="PR Preview" w:date="2026-01-01T00:00:00Z">
        <w:r>
          <w:delText xml:space="preserve">be a</w:delText>
        </w:r>
      </w:del>
      <w:del w:id="21173" w:author="PR Preview" w:date="2026-01-01T00:00:00Z">
        <w:r>
          <w:delText xml:space="preserve"> </w:delText>
        </w:r>
      </w:del>
      <m:oMath>
        <m:r>
          <m:t>p</m:t>
        </m:r>
        <m:r>
          <m:rPr>
            <m:sty m:val="p"/>
          </m:rPr>
          <m:t>×</m:t>
        </m:r>
        <m:r>
          <m:t>p</m:t>
        </m:r>
      </m:oMath>
      <w:del w:id="21174" w:author="PR Preview" w:date="2026-01-01T00:00:00Z">
        <w:r>
          <w:delText xml:space="preserve"> </w:delText>
        </w:r>
      </w:del>
      <w:del w:id="21175" w:author="PR Preview" w:date="2026-01-01T00:00:00Z">
        <w:r>
          <w:delText xml:space="preserve">symmetric positive definite matrix,</w:delText>
        </w:r>
      </w:del>
      <w:del w:id="21176" w:author="PR Preview" w:date="2026-01-01T00:00:00Z">
        <w:r>
          <w:delText xml:space="preserve"> </w:delText>
        </w:r>
      </w:del>
      <w:del w:id="21177" w:author="PR Preview" w:date="2026-01-01T00:00:00Z">
        <w:r>
          <w:delText xml:space="preserve">and let</w:delText>
        </w:r>
      </w:del>
      <w:del w:id="21178" w:author="PR Preview" w:date="2026-01-01T00:00:00Z">
        <w:r>
          <w:delText xml:space="preserve"> </w:delText>
        </w:r>
      </w:del>
      <m:oMath>
        <m:r>
          <m:rPr>
            <m:sty m:val="bi"/>
          </m:rPr>
          <m:t>W</m:t>
        </m:r>
      </m:oMath>
      <w:del w:id="21179" w:author="PR Preview" w:date="2026-01-01T00:00:00Z">
        <w:r>
          <w:delText xml:space="preserve"> </w:delText>
        </w:r>
      </w:del>
      <w:del w:id="21180" w:author="PR Preview" w:date="2026-01-01T00:00:00Z">
        <w:r>
          <w:delText xml:space="preserve">be any</w:delText>
        </w:r>
      </w:del>
      <w:del w:id="21181" w:author="PR Preview" w:date="2026-01-01T00:00:00Z">
        <w:r>
          <w:delText xml:space="preserve"> </w:delText>
        </w:r>
      </w:del>
      <m:oMath>
        <m:r>
          <m:t>p</m:t>
        </m:r>
        <m:r>
          <m:rPr>
            <m:sty m:val="p"/>
          </m:rPr>
          <m:t>×</m:t>
        </m:r>
        <m:r>
          <m:t>p</m:t>
        </m:r>
      </m:oMath>
      <w:del w:id="21182" w:author="PR Preview" w:date="2026-01-01T00:00:00Z">
        <w:r>
          <w:delText xml:space="preserve"> </w:delText>
        </w:r>
      </w:del>
      <w:del w:id="21183" w:author="PR Preview" w:date="2026-01-01T00:00:00Z">
        <w:r>
          <w:delText xml:space="preserve">matrix with</w:delText>
        </w:r>
      </w:del>
      <w:del w:id="21184" w:author="PR Preview" w:date="2026-01-01T00:00:00Z">
        <w:r>
          <w:delText xml:space="preserve"> </w:delText>
        </w:r>
      </w:del>
      <m:oMath>
        <m:r>
          <m:rPr>
            <m:sty m:val="bi"/>
          </m:rPr>
          <m:t>A</m:t>
        </m:r>
        <m:r>
          <m:rPr>
            <m:sty m:val="p"/>
          </m:rPr>
          <m:t>=</m:t>
        </m:r>
        <m:sSup>
          <m:e>
            <m:r>
              <m:rPr>
                <m:sty m:val="bi"/>
              </m:rPr>
              <m:t>W</m:t>
            </m:r>
          </m:e>
          <m:sup>
            <m:r>
              <m:rPr>
                <m:sty m:val="p"/>
              </m:rPr>
              <m:t>⊤</m:t>
            </m:r>
          </m:sup>
        </m:sSup>
        <m:r>
          <m:rPr>
            <m:sty m:val="bi"/>
          </m:rPr>
          <m:t>W</m:t>
        </m:r>
      </m:oMath>
      <w:del w:id="21185" w:author="PR Preview" w:date="2026-01-01T00:00:00Z">
        <w:r>
          <w:delText xml:space="preserve">.</w:delText>
        </w:r>
      </w:del>
      <w:del w:id="21186" w:author="PR Preview" w:date="2026-01-01T00:00:00Z">
        <w:r>
          <w:delText xml:space="preserve"> </w:delText>
        </w:r>
      </w:del>
      <w:del w:id="21187" w:author="PR Preview" w:date="2026-01-01T00:00:00Z">
        <w:r>
          <w:delText xml:space="preserve">Then for all</w:delText>
        </w:r>
      </w:del>
      <w:del w:id="21188" w:author="PR Preview" w:date="2026-01-01T00:00:00Z">
        <w:r>
          <w:delText xml:space="preserve"> </w:delText>
        </w:r>
      </w:del>
      <m:oMath>
        <m:limLow>
          <m:e>
            <m:r>
              <m:t>x</m:t>
            </m:r>
          </m:e>
          <m:lim>
            <m:r>
              <m:rPr>
                <m:sty m:val="p"/>
              </m:rPr>
              <m:t>∼</m:t>
            </m:r>
          </m:lim>
        </m:limLow>
        <m:r>
          <m:rPr>
            <m:sty m:val="p"/>
          </m:rPr>
          <m:t>,</m:t>
        </m:r>
        <m:limLow>
          <m:e>
            <m:r>
              <m:t>y</m:t>
            </m:r>
          </m:e>
          <m:lim>
            <m:r>
              <m:rPr>
                <m:sty m:val="p"/>
              </m:rPr>
              <m:t>∼</m:t>
            </m:r>
          </m:lim>
        </m:limLow>
        <m:r>
          <m:rPr>
            <m:sty m:val="p"/>
          </m:rPr>
          <m:t>∈</m:t>
        </m:r>
        <m:sSup>
          <m:e>
            <m:r>
              <m:rPr>
                <m:scr m:val="double-struck"/>
                <m:sty m:val="p"/>
              </m:rPr>
              <m:t>R</m:t>
            </m:r>
          </m:e>
          <m:sup>
            <m:r>
              <m:t>p</m:t>
            </m:r>
          </m:sup>
        </m:sSup>
      </m:oMath>
      <w:del w:id="21189" w:author="PR Preview" w:date="2026-01-01T00:00:00Z">
        <w:r>
          <w:delText xml:space="preserve">, the</w:delText>
        </w:r>
      </w:del>
      <w:del w:id="21190" w:author="PR Preview" w:date="2026-01-01T00:00:00Z">
        <w:r>
          <w:delText xml:space="preserve"> </w:delText>
        </w:r>
      </w:del>
      <m:oMath>
        <m:r>
          <m:rPr>
            <m:sty m:val="bi"/>
          </m:rPr>
          <m:t>A</m:t>
        </m:r>
      </m:oMath>
      <w:del w:id="21191" w:author="PR Preview" w:date="2026-01-01T00:00:00Z">
        <w:r>
          <w:delText xml:space="preserve">-inner product (</w:delText>
        </w:r>
      </w:del>
      <w:hyperlink w:anchor="def-matrix-induced-inner-product">
        <w:del w:id="21192" w:author="PR Preview" w:date="2026-01-01T00:00:00Z">
          <w:r>
            <w:rPr>
              <w:rStyle w:val="Hyperlink"/>
            </w:rPr>
            <w:delText xml:space="preserve">Definition 104</w:delText>
          </w:r>
        </w:del>
      </w:hyperlink>
      <w:del w:id="21193" w:author="PR Preview" w:date="2026-01-01T00:00:00Z">
        <w:r>
          <w:delText xml:space="preserve">) satisfies</w:delText>
        </w:r>
      </w:del>
    </w:p>
    <w:p>
      <w:pPr>
        <w:pStyle w:val="BodyText"/>
      </w:pPr>
      <m:oMathPara>
        <m:oMathParaPr>
          <m:jc m:val="center"/>
        </m:oMathParaPr>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oMath>
      </m:oMathPara>
    </w:p>
    <w:p>
      <w:pPr>
        <w:pStyle w:val="BodyText"/>
      </w:pPr>
      <w:ins w:id="21194" w:author="PR Preview" w:date="2026-01-01T00:00:00Z">
        <w:r>
          <w:rPr>
            <w:b/>
            <w:bCs/>
          </w:rPr>
          <w:t xml:space="preserve">Theorem 83 (A matrix-induced inner product is a dot product of transformed vectors)</w:t>
        </w:r>
      </w:ins>
      <w:ins w:id="21195" w:author="PR Preview" w:date="2026-01-01T00:00:00Z">
        <w:r>
          <w:t xml:space="preserve"> </w:t>
        </w:r>
      </w:ins>
      <w:ins w:id="21196" w:author="PR Preview" w:date="2026-01-01T00:00:00Z">
        <w:r>
          <w:t xml:space="preserve">Let</w:t>
        </w:r>
      </w:ins>
      <w:ins w:id="21197" w:author="PR Preview" w:date="2026-01-01T00:00:00Z">
        <w:r>
          <w:t xml:space="preserve"> </w:t>
        </w:r>
      </w:ins>
      <m:oMath>
        <m:r>
          <m:rPr>
            <m:sty m:val="bi"/>
          </m:rPr>
          <m:t>A</m:t>
        </m:r>
      </m:oMath>
      <w:ins w:id="21198" w:author="PR Preview" w:date="2026-01-01T00:00:00Z">
        <w:r>
          <w:t xml:space="preserve"> </w:t>
        </w:r>
      </w:ins>
      <w:ins w:id="21199" w:author="PR Preview" w:date="2026-01-01T00:00:00Z">
        <w:r>
          <w:t xml:space="preserve">be a</w:t>
        </w:r>
      </w:ins>
      <w:ins w:id="21200" w:author="PR Preview" w:date="2026-01-01T00:00:00Z">
        <w:r>
          <w:t xml:space="preserve"> </w:t>
        </w:r>
      </w:ins>
      <m:oMath>
        <m:r>
          <m:t>p</m:t>
        </m:r>
        <m:r>
          <m:rPr>
            <m:sty m:val="p"/>
          </m:rPr>
          <m:t>×</m:t>
        </m:r>
        <m:r>
          <m:t>p</m:t>
        </m:r>
      </m:oMath>
      <w:ins w:id="21201" w:author="PR Preview" w:date="2026-01-01T00:00:00Z">
        <w:r>
          <w:t xml:space="preserve"> </w:t>
        </w:r>
      </w:ins>
      <w:ins w:id="21202" w:author="PR Preview" w:date="2026-01-01T00:00:00Z">
        <w:r>
          <w:t xml:space="preserve">symmetric positive definite matrix,</w:t>
        </w:r>
      </w:ins>
      <w:ins w:id="21203" w:author="PR Preview" w:date="2026-01-01T00:00:00Z">
        <w:r>
          <w:t xml:space="preserve"> </w:t>
        </w:r>
      </w:ins>
      <w:ins w:id="21204" w:author="PR Preview" w:date="2026-01-01T00:00:00Z">
        <w:r>
          <w:t xml:space="preserve">and let</w:t>
        </w:r>
      </w:ins>
      <w:ins w:id="21205" w:author="PR Preview" w:date="2026-01-01T00:00:00Z">
        <w:r>
          <w:t xml:space="preserve"> </w:t>
        </w:r>
      </w:ins>
      <m:oMath>
        <m:r>
          <m:rPr>
            <m:sty m:val="bi"/>
          </m:rPr>
          <m:t>W</m:t>
        </m:r>
      </m:oMath>
      <w:ins w:id="21206" w:author="PR Preview" w:date="2026-01-01T00:00:00Z">
        <w:r>
          <w:t xml:space="preserve"> </w:t>
        </w:r>
      </w:ins>
      <w:ins w:id="21207" w:author="PR Preview" w:date="2026-01-01T00:00:00Z">
        <w:r>
          <w:t xml:space="preserve">be any</w:t>
        </w:r>
      </w:ins>
      <w:ins w:id="21208" w:author="PR Preview" w:date="2026-01-01T00:00:00Z">
        <w:r>
          <w:t xml:space="preserve"> </w:t>
        </w:r>
      </w:ins>
      <m:oMath>
        <m:r>
          <m:t>p</m:t>
        </m:r>
        <m:r>
          <m:rPr>
            <m:sty m:val="p"/>
          </m:rPr>
          <m:t>×</m:t>
        </m:r>
        <m:r>
          <m:t>p</m:t>
        </m:r>
      </m:oMath>
      <w:ins w:id="21209" w:author="PR Preview" w:date="2026-01-01T00:00:00Z">
        <w:r>
          <w:t xml:space="preserve"> </w:t>
        </w:r>
      </w:ins>
      <w:ins w:id="21210" w:author="PR Preview" w:date="2026-01-01T00:00:00Z">
        <w:r>
          <w:t xml:space="preserve">matrix with</w:t>
        </w:r>
      </w:ins>
      <w:ins w:id="21211" w:author="PR Preview" w:date="2026-01-01T00:00:00Z">
        <w:r>
          <w:t xml:space="preserve"> </w:t>
        </w:r>
      </w:ins>
      <m:oMath>
        <m:r>
          <m:rPr>
            <m:sty m:val="bi"/>
          </m:rPr>
          <m:t>A</m:t>
        </m:r>
        <m:r>
          <m:rPr>
            <m:sty m:val="p"/>
          </m:rPr>
          <m:t>=</m:t>
        </m:r>
        <m:sSup>
          <m:e>
            <m:r>
              <m:rPr>
                <m:sty m:val="bi"/>
              </m:rPr>
              <m:t>W</m:t>
            </m:r>
          </m:e>
          <m:sup>
            <m:r>
              <m:rPr>
                <m:sty m:val="p"/>
              </m:rPr>
              <m:t>⊤</m:t>
            </m:r>
          </m:sup>
        </m:sSup>
        <m:r>
          <m:rPr>
            <m:sty m:val="bi"/>
          </m:rPr>
          <m:t>W</m:t>
        </m:r>
      </m:oMath>
      <w:ins w:id="21212" w:author="PR Preview" w:date="2026-01-01T00:00:00Z">
        <w:r>
          <w:t xml:space="preserve">.</w:t>
        </w:r>
      </w:ins>
      <w:ins w:id="21213" w:author="PR Preview" w:date="2026-01-01T00:00:00Z">
        <w:r>
          <w:t xml:space="preserve"> </w:t>
        </w:r>
      </w:ins>
      <w:ins w:id="21214" w:author="PR Preview" w:date="2026-01-01T00:00:00Z">
        <w:r>
          <w:t xml:space="preserve">Then for all</w:t>
        </w:r>
      </w:ins>
      <w:ins w:id="21215" w:author="PR Preview" w:date="2026-01-01T00:00:00Z">
        <w:r>
          <w:t xml:space="preserve"> </w:t>
        </w:r>
      </w:ins>
      <w:ins w:id="21216" w:author="PR Preview" w:date="2026-01-01T00:00:00Z">
        <w:r>
          <w:t xml:space="preserve">$\mathord{\smash[b]{\underset{\raise.3ex\hbox{$\scriptstyle\sim$}}{x}}\vphantom{x}}, \mathord{\smash[b]{\underset{\raise.3ex\hbox{$\scriptstyle\sim$}}{y}}\vphantom{y}}\in \mathbb{R}^p$</w:t>
        </w:r>
      </w:ins>
      <w:ins w:id="21217" w:author="PR Preview" w:date="2026-01-01T00:00:00Z">
        <w:r>
          <w:t xml:space="preserve">, the</w:t>
        </w:r>
      </w:ins>
      <w:ins w:id="21218" w:author="PR Preview" w:date="2026-01-01T00:00:00Z">
        <w:r>
          <w:t xml:space="preserve"> </w:t>
        </w:r>
      </w:ins>
      <m:oMath>
        <m:r>
          <m:rPr>
            <m:sty m:val="bi"/>
          </m:rPr>
          <m:t>A</m:t>
        </m:r>
      </m:oMath>
      <w:ins w:id="21219" w:author="PR Preview" w:date="2026-01-01T00:00:00Z">
        <w:r>
          <w:t xml:space="preserve">-inner product (</w:t>
        </w:r>
      </w:ins>
      <w:hyperlink w:anchor="def-matrix-induced-inner-product">
        <w:ins w:id="21220" w:author="PR Preview" w:date="2026-01-01T00:00:00Z">
          <w:r>
            <w:rPr>
              <w:rStyle w:val="Hyperlink"/>
            </w:rPr>
            <w:t xml:space="preserve">Definition 104</w:t>
          </w:r>
        </w:ins>
      </w:hyperlink>
      <w:ins w:id="21221" w:author="PR Preview" w:date="2026-01-01T00:00:00Z">
        <w:r>
          <w:t xml:space="preserve">) satisfies</w:t>
        </w:r>
      </w:ins>
    </w:p>
    <w:p>
      <w:pPr>
        <w:pStyle w:val="BodyText"/>
      </w:pPr>
      <w:ins w:id="21222" w:author="PR Preview" w:date="2026-01-01T00:00:00Z">
        <w:r>
          <w:t xml:space="preserve">$$
    \mathopen{}\left\langle \mathord{\smash[b]{\underset{\raise.3ex\hbox{$\scriptstyle\sim$}}{x}}\vphantom{x}}, \mathord{\smash[b]{\underset{\raise.3ex\hbox{$\scriptstyle\sim$}}{y}}\vphantom{y}}\right\rangle\mathclose{}_{\mathbf{A}} = (\mathbf{W}\mathord{\smash[b]{\underset{\raise.3ex\hbox{$\scriptstyle\sim$}}{x}}\vphantom{x}}) \cdot (\mathbf{W}\mathord{\smash[b]{\underset{\raise.3ex\hbox{$\scriptstyle\sim$}}{y}}\vphantom{y}}).
    $$</w:t>
        </w:r>
      </w:ins>
    </w:p>
    <w:bookmarkEnd w:id="518"/>
    <w:p>
      <w:pPr>
        <w:pStyle w:val="FirstParagraph"/>
      </w:pPr>
      <w:r>
        <w:rPr>
          <w:i/>
          <w:iCs/>
        </w:rPr>
        <w:t xml:space="preserve">Proof</w:t>
      </w:r>
      <w:r>
        <w:t xml:space="preserve">. </w:t>
      </w:r>
    </w:p>
    <w:p>
      <w:pPr>
        <w:pStyle w:val="BodyText"/>
      </w:pPr>
      <m:oMathPara>
        <m:oMathParaPr>
          <m:jc m:val="center"/>
        </m:oMathParaPr>
        <m:oMath>
          <m:eqArr>
            <m:e>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r>
                    <m:rPr>
                      <m:sty m:val="bi"/>
                    </m:rPr>
                    <m:t>A</m:t>
                  </m:r>
                </m:sub>
              </m:sSub>
              <m:r>
                <m:t>&amp;</m:t>
              </m:r>
              <m:r>
                <m:rPr>
                  <m:sty m:val="p"/>
                </m:rPr>
                <m:t>=</m:t>
              </m:r>
              <m:sSup>
                <m:e>
                  <m:limLow>
                    <m:e>
                      <m:r>
                        <m:t>x</m:t>
                      </m:r>
                    </m:e>
                    <m:lim>
                      <m:r>
                        <m:rPr>
                          <m:sty m:val="p"/>
                        </m:rPr>
                        <m:t>∼</m:t>
                      </m:r>
                    </m:lim>
                  </m:limLow>
                </m:e>
                <m:sup>
                  <m:r>
                    <m:rPr>
                      <m:sty m:val="p"/>
                    </m:rPr>
                    <m:t>⊤</m:t>
                  </m:r>
                </m:sup>
              </m:sSup>
              <m:sSup>
                <m:e>
                  <m:r>
                    <m:rPr>
                      <m:sty m:val="bi"/>
                    </m:rPr>
                    <m:t>W</m:t>
                  </m:r>
                </m:e>
                <m:sup>
                  <m:r>
                    <m:rPr>
                      <m:sty m:val="p"/>
                    </m:rPr>
                    <m:t>⊤</m:t>
                  </m:r>
                </m:sup>
              </m:sSup>
              <m:r>
                <m:rPr>
                  <m:sty m:val="bi"/>
                </m:rPr>
                <m:t>W</m:t>
              </m:r>
              <m:limLow>
                <m:e>
                  <m:r>
                    <m:t>y</m:t>
                  </m:r>
                </m:e>
                <m:lim>
                  <m:r>
                    <m:rPr>
                      <m:sty m:val="p"/>
                    </m:rPr>
                    <m:t>∼</m:t>
                  </m:r>
                </m:lim>
              </m:limLow>
            </m:e>
            <m:e>
              <m:r>
                <m:t>&amp;</m:t>
              </m:r>
              <m:r>
                <m:rPr>
                  <m:sty m:val="p"/>
                </m:rPr>
                <m:t>=</m:t>
              </m:r>
              <m:sSup>
                <m:e>
                  <m:r>
                    <m:rPr>
                      <m:sty m:val="p"/>
                    </m:rPr>
                    <m:t>(</m:t>
                  </m:r>
                  <m:r>
                    <m:rPr>
                      <m:sty m:val="bi"/>
                    </m:rPr>
                    <m:t>W</m:t>
                  </m:r>
                  <m:limLow>
                    <m:e>
                      <m:r>
                        <m:t>x</m:t>
                      </m:r>
                    </m:e>
                    <m:lim>
                      <m:r>
                        <m:rPr>
                          <m:sty m:val="p"/>
                        </m:rPr>
                        <m:t>∼</m:t>
                      </m:r>
                    </m:lim>
                  </m:limLow>
                  <m:r>
                    <m:rPr>
                      <m:sty m:val="p"/>
                    </m:rPr>
                    <m:t>)</m:t>
                  </m:r>
                </m:e>
                <m:sup>
                  <m:r>
                    <m:rPr>
                      <m:sty m:val="p"/>
                    </m:rPr>
                    <m:t>⊤</m:t>
                  </m:r>
                </m:sup>
              </m:sSup>
              <m:r>
                <m:rPr>
                  <m:sty m:val="p"/>
                </m:rPr>
                <m:t>(</m:t>
              </m:r>
              <m:r>
                <m:rPr>
                  <m:sty m:val="bi"/>
                </m:rPr>
                <m:t>W</m:t>
              </m:r>
              <m:limLow>
                <m:e>
                  <m:r>
                    <m:t>y</m:t>
                  </m:r>
                </m:e>
                <m:lim>
                  <m:r>
                    <m:rPr>
                      <m:sty m:val="p"/>
                    </m:rPr>
                    <m:t>∼</m:t>
                  </m:r>
                </m:lim>
              </m:limLow>
              <m:r>
                <m:rPr>
                  <m:sty m:val="p"/>
                </m:rPr>
                <m:t>)</m:t>
              </m:r>
            </m:e>
            <m:e>
              <m:r>
                <m:t>&amp;</m:t>
              </m:r>
              <m:r>
                <m:rPr>
                  <m:sty m:val="p"/>
                </m:rPr>
                <m:t>=</m:t>
              </m:r>
              <m:r>
                <m:rPr>
                  <m:sty m:val="p"/>
                </m:rPr>
                <m:t>(</m:t>
              </m:r>
              <m:r>
                <m:rPr>
                  <m:sty m:val="bi"/>
                </m:rPr>
                <m:t>W</m:t>
              </m:r>
              <m:limLow>
                <m:e>
                  <m:r>
                    <m:t>x</m:t>
                  </m:r>
                </m:e>
                <m:lim>
                  <m:r>
                    <m:rPr>
                      <m:sty m:val="p"/>
                    </m:rPr>
                    <m:t>∼</m:t>
                  </m:r>
                </m:lim>
              </m:limLow>
              <m:r>
                <m:rPr>
                  <m:sty m:val="p"/>
                </m:rPr>
                <m:t>)</m:t>
              </m:r>
              <m:r>
                <m:rPr>
                  <m:sty m:val="p"/>
                </m:rPr>
                <m:t>⋅</m:t>
              </m:r>
              <m:r>
                <m:rPr>
                  <m:sty m:val="p"/>
                </m:rPr>
                <m:t>(</m:t>
              </m:r>
              <m:r>
                <m:rPr>
                  <m:sty m:val="bi"/>
                </m:rPr>
                <m:t>W</m:t>
              </m:r>
              <m:limLow>
                <m:e>
                  <m:r>
                    <m:t>y</m:t>
                  </m:r>
                </m:e>
                <m:lim>
                  <m:r>
                    <m:rPr>
                      <m:sty m:val="p"/>
                    </m:rPr>
                    <m:t>∼</m:t>
                  </m:r>
                </m:lim>
              </m:limLow>
              <m:r>
                <m:rPr>
                  <m:sty m:val="p"/>
                </m:rPr>
                <m:t>)</m:t>
              </m:r>
              <m:r>
                <m:rPr>
                  <m:sty m:val="p"/>
                </m:rPr>
                <m:t>.</m:t>
              </m:r>
            </m:e>
          </m:eqArr>
        </m:oMath>
      </m:oMathPara>
    </w:p>
    <w:p>
      <w:pPr>
        <w:pStyle w:val="BodyText"/>
      </w:pPr>
      <w:ins w:id="21223" w:author="PR Preview" w:date="2026-01-01T00:00:00Z">
        <w:r>
          <w:t xml:space="preserve">$$
    \begin{aligned}
    \mathopen{}\left\langle \mathord{\smash[b]{\underset{\raise.3ex\hbox{$\scriptstyle\sim$}}{x}}\vphantom{x}}, \mathord{\smash[b]{\underset{\raise.3ex\hbox{$\scriptstyle\sim$}}{y}}\vphantom{y}}\right\rangle\mathclose{}_{\mathbf{A}} &amp;= {\mathord{\smash[b]{\underset{\raise.3ex\hbox{$\scriptstyle\sim$}}{x}}\vphantom{x}}}^{\top} {\mathbf{W}}^{\top}\mathbf{W} \mathord{\smash[b]{\underset{\raise.3ex\hbox{$\scriptstyle\sim$}}{y}}\vphantom{y}}\\
    &amp;= {(\mathbf{W}\mathord{\smash[b]{\underset{\raise.3ex\hbox{$\scriptstyle\sim$}}{x}}\vphantom{x}})}^{\top} (\mathbf{W}\mathord{\smash[b]{\underset{\raise.3ex\hbox{$\scriptstyle\sim$}}{y}}\vphantom{y}}) \\
    &amp;= (\mathbf{W}\mathord{\smash[b]{\underset{\raise.3ex\hbox{$\scriptstyle\sim$}}{x}}\vphantom{x}}) \cdot (\mathbf{W}\mathord{\smash[b]{\underset{\raise.3ex\hbox{$\scriptstyle\sim$}}{y}}\vphantom{y}}).
    \end{aligned}
    $$</w:t>
        </w:r>
      </w:ins>
    </w:p>
    <w:bookmarkStart w:id="519" w:name="rem-inner-products-machine-learning"/>
    <w:p>
      <w:pPr>
        <w:pStyle w:val="FirstParagraph"/>
      </w:pPr>
      <w:r>
        <w:rPr>
          <w:i/>
          <w:iCs/>
        </w:rPr>
        <w:t xml:space="preserve">Remark 44</w:t>
      </w:r>
      <w:r>
        <w:t xml:space="preserve"> (Inner product spaces in machine learning). </w:t>
      </w:r>
      <w:r>
        <w:t xml:space="preserve">In machine learning and statistics, choosing or learning an inner product space</w:t>
      </w:r>
      <w:r>
        <w:t xml:space="preserve"> </w:t>
      </w:r>
      <w:r>
        <w:t xml:space="preserve">tailors geometric notions of distance, angle, and projection to the structure of the data:</w:t>
      </w:r>
    </w:p>
    <w:p>
      <w:pPr>
        <w:numPr>
          <w:ilvl w:val="0"/>
          <w:numId w:val="1080"/>
        </w:numPr>
      </w:pPr>
      <w:del w:id="21224" w:author="PR Preview" w:date="2026-01-01T00:00:00Z">
        <w:r>
          <w:rPr>
            <w:b/>
            <w:bCs/>
          </w:rPr>
          <w:delText xml:space="preserve">Mahalanobis metric and whitening</w:delText>
        </w:r>
      </w:del>
      <w:del w:id="21225" w:author="PR Preview" w:date="2026-01-01T00:00:00Z">
        <w:r>
          <w:delText xml:space="preserve">:</w:delText>
        </w:r>
      </w:del>
      <w:del w:id="21226" w:author="PR Preview" w:date="2026-01-01T00:00:00Z">
        <w:r>
          <w:delText xml:space="preserve"> </w:delText>
        </w:r>
      </w:del>
      <w:del w:id="21227" w:author="PR Preview" w:date="2026-01-01T00:00:00Z">
        <w:r>
          <w:delText xml:space="preserve">Standard Euclidean distance treats all coordinate axes identically, ignoring feature correlations and variance differences.</w:delText>
        </w:r>
      </w:del>
      <w:del w:id="21228" w:author="PR Preview" w:date="2026-01-01T00:00:00Z">
        <w:r>
          <w:delText xml:space="preserve"> </w:delText>
        </w:r>
      </w:del>
      <w:del w:id="21229" w:author="PR Preview" w:date="2026-01-01T00:00:00Z">
        <w:r>
          <w:delText xml:space="preserve">If data features have a symmetric positive definite covariance matrix</w:delText>
        </w:r>
      </w:del>
      <w:del w:id="21230" w:author="PR Preview" w:date="2026-01-01T00:00:00Z">
        <w:r>
          <w:delText xml:space="preserve"> </w:delText>
        </w:r>
      </w:del>
      <m:oMath>
        <m:r>
          <m:rPr>
            <m:sty m:val="b"/>
          </m:rPr>
          <m:t>Σ</m:t>
        </m:r>
      </m:oMath>
      <w:del w:id="21231" w:author="PR Preview" w:date="2026-01-01T00:00:00Z">
        <w:r>
          <w:delText xml:space="preserve"> </w:delText>
        </w:r>
      </w:del>
      <w:del w:id="21232" w:author="PR Preview" w:date="2026-01-01T00:00:00Z">
        <w:r>
          <w:delText xml:space="preserve">(</w:delText>
        </w:r>
      </w:del>
      <w:hyperlink w:anchor="def-positive-definite">
        <w:del w:id="21233" w:author="PR Preview" w:date="2026-01-01T00:00:00Z">
          <w:r>
            <w:rPr>
              <w:rStyle w:val="Hyperlink"/>
            </w:rPr>
            <w:delText xml:space="preserve">Definition 101</w:delText>
          </w:r>
        </w:del>
      </w:hyperlink>
      <w:del w:id="21234" w:author="PR Preview" w:date="2026-01-01T00:00:00Z">
        <w:r>
          <w:delText xml:space="preserve">),</w:delText>
        </w:r>
      </w:del>
      <w:del w:id="21235" w:author="PR Preview" w:date="2026-01-01T00:00:00Z">
        <w:r>
          <w:delText xml:space="preserve"> </w:delText>
        </w:r>
      </w:del>
      <w:del w:id="21236" w:author="PR Preview" w:date="2026-01-01T00:00:00Z">
        <w:r>
          <w:delText xml:space="preserve">the precision matrix</w:delText>
        </w:r>
      </w:del>
      <w:del w:id="21237" w:author="PR Preview" w:date="2026-01-01T00:00:00Z">
        <w:r>
          <w:delText xml:space="preserve"> </w:delText>
        </w:r>
      </w:del>
      <m:oMath>
        <m:r>
          <m:rPr>
            <m:sty m:val="bi"/>
          </m:rPr>
          <m:t>A</m:t>
        </m:r>
        <m:r>
          <m:rPr>
            <m:sty m:val="p"/>
          </m:rPr>
          <m:t>=</m:t>
        </m:r>
        <m:sSup>
          <m:e>
            <m:r>
              <m:rPr>
                <m:sty m:val="b"/>
              </m:rPr>
              <m:t>Σ</m:t>
            </m:r>
          </m:e>
          <m:sup>
            <m:r>
              <m:rPr>
                <m:sty m:val="p"/>
              </m:rPr>
              <m:t>−</m:t>
            </m:r>
            <m:r>
              <m:t>1</m:t>
            </m:r>
          </m:sup>
        </m:sSup>
      </m:oMath>
      <w:del w:id="21238" w:author="PR Preview" w:date="2026-01-01T00:00:00Z">
        <w:r>
          <w:delText xml:space="preserve"> </w:delText>
        </w:r>
      </w:del>
      <w:del w:id="21239" w:author="PR Preview" w:date="2026-01-01T00:00:00Z">
        <w:r>
          <w:delText xml:space="preserve">(</w:delText>
        </w:r>
      </w:del>
      <w:hyperlink w:anchor="thm-pd-inverse">
        <w:del w:id="21240" w:author="PR Preview" w:date="2026-01-01T00:00:00Z">
          <w:r>
            <w:rPr>
              <w:rStyle w:val="Hyperlink"/>
            </w:rPr>
            <w:delText xml:space="preserve">Theorem 81</w:delText>
          </w:r>
        </w:del>
      </w:hyperlink>
      <w:del w:id="21241" w:author="PR Preview" w:date="2026-01-01T00:00:00Z">
        <w:r>
          <w:delText xml:space="preserve">) defines the Mahalanobis inner product</w:delText>
        </w:r>
      </w:del>
      <w:del w:id="21242"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sSub>
          <m:e>
            <m:r>
              <m:t>​</m:t>
            </m:r>
          </m:e>
          <m:sub>
            <m:sSup>
              <m:e>
                <m:r>
                  <m:rPr>
                    <m:sty m:val="b"/>
                  </m:rPr>
                  <m:t>Σ</m:t>
                </m:r>
              </m:e>
              <m:sup>
                <m:r>
                  <m:rPr>
                    <m:sty m:val="p"/>
                  </m:rPr>
                  <m:t>−</m:t>
                </m:r>
                <m:r>
                  <m:t>1</m:t>
                </m:r>
              </m:sup>
            </m:sSup>
          </m:sub>
        </m:sSub>
        <m:r>
          <m:rPr>
            <m:sty m:val="p"/>
          </m:rPr>
          <m:t>=</m:t>
        </m:r>
        <m:sSup>
          <m:e>
            <m:limLow>
              <m:e>
                <m:r>
                  <m:t>x</m:t>
                </m:r>
              </m:e>
              <m:lim>
                <m:r>
                  <m:rPr>
                    <m:sty m:val="p"/>
                  </m:rPr>
                  <m:t>∼</m:t>
                </m:r>
              </m:lim>
            </m:limLow>
          </m:e>
          <m:sup>
            <m:r>
              <m:rPr>
                <m:sty m:val="p"/>
              </m:rPr>
              <m:t>⊤</m:t>
            </m:r>
          </m:sup>
        </m:sSup>
        <m:sSup>
          <m:e>
            <m:r>
              <m:rPr>
                <m:sty m:val="b"/>
              </m:rPr>
              <m:t>Σ</m:t>
            </m:r>
          </m:e>
          <m:sup>
            <m:r>
              <m:rPr>
                <m:sty m:val="p"/>
              </m:rPr>
              <m:t>−</m:t>
            </m:r>
            <m:r>
              <m:t>1</m:t>
            </m:r>
          </m:sup>
        </m:sSup>
        <m:limLow>
          <m:e>
            <m:r>
              <m:t>y</m:t>
            </m:r>
          </m:e>
          <m:lim>
            <m:r>
              <m:rPr>
                <m:sty m:val="p"/>
              </m:rPr>
              <m:t>∼</m:t>
            </m:r>
          </m:lim>
        </m:limLow>
      </m:oMath>
      <w:del w:id="21243" w:author="PR Preview" w:date="2026-01-01T00:00:00Z">
        <w:r>
          <w:delText xml:space="preserve">.</w:delText>
        </w:r>
      </w:del>
      <w:del w:id="21244" w:author="PR Preview" w:date="2026-01-01T00:00:00Z">
        <w:r>
          <w:delText xml:space="preserve"> </w:delText>
        </w:r>
      </w:del>
      <w:del w:id="21245" w:author="PR Preview" w:date="2026-01-01T00:00:00Z">
        <w:r>
          <w:delText xml:space="preserve">The induced distance</w:delText>
        </w:r>
      </w:del>
      <w:del w:id="21246" w:author="PR Preview" w:date="2026-01-01T00:00:00Z">
        <w:r>
          <w:delText xml:space="preserve"> </w:delText>
        </w:r>
      </w:del>
      <m:oMath>
        <m:sSub>
          <m:e>
            <m:r>
              <m:t>d</m:t>
            </m:r>
          </m:e>
          <m:sub>
            <m:sSup>
              <m:e>
                <m:r>
                  <m:rPr>
                    <m:sty m:val="b"/>
                  </m:rPr>
                  <m:t>Σ</m:t>
                </m:r>
              </m:e>
              <m:sup>
                <m:r>
                  <m:rPr>
                    <m:sty m:val="p"/>
                  </m:rPr>
                  <m:t>−</m:t>
                </m:r>
                <m:r>
                  <m:t>1</m:t>
                </m:r>
              </m:sup>
            </m:sSup>
          </m:sub>
        </m:sSub>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rad>
          <m:radPr>
            <m:degHide m:val="on"/>
          </m:radPr>
          <m:deg/>
          <m:e>
            <m:sSup>
              <m:e>
                <m:r>
                  <m:rPr>
                    <m:sty m:val="p"/>
                  </m:rPr>
                  <m:t>(</m:t>
                </m:r>
                <m:limLow>
                  <m:e>
                    <m:r>
                      <m:t>x</m:t>
                    </m:r>
                  </m:e>
                  <m:lim>
                    <m:r>
                      <m:rPr>
                        <m:sty m:val="p"/>
                      </m:rPr>
                      <m:t>∼</m:t>
                    </m:r>
                  </m:lim>
                </m:limLow>
                <m:r>
                  <m:rPr>
                    <m:sty m:val="p"/>
                  </m:rPr>
                  <m:t>−</m:t>
                </m:r>
                <m:limLow>
                  <m:e>
                    <m:r>
                      <m:t>y</m:t>
                    </m:r>
                  </m:e>
                  <m:lim>
                    <m:r>
                      <m:rPr>
                        <m:sty m:val="p"/>
                      </m:rPr>
                      <m:t>∼</m:t>
                    </m:r>
                  </m:lim>
                </m:limLow>
                <m:r>
                  <m:rPr>
                    <m:sty m:val="p"/>
                  </m:rPr>
                  <m:t>)</m:t>
                </m:r>
              </m:e>
              <m:sup>
                <m:r>
                  <m:rPr>
                    <m:sty m:val="p"/>
                  </m:rPr>
                  <m:t>⊤</m:t>
                </m:r>
              </m:sup>
            </m:sSup>
            <m:sSup>
              <m:e>
                <m:r>
                  <m:rPr>
                    <m:sty m:val="b"/>
                  </m:rPr>
                  <m:t>Σ</m:t>
                </m:r>
              </m:e>
              <m:sup>
                <m:r>
                  <m:rPr>
                    <m:sty m:val="p"/>
                  </m:rPr>
                  <m:t>−</m:t>
                </m:r>
                <m:r>
                  <m:t>1</m:t>
                </m:r>
              </m:sup>
            </m:sSup>
            <m:r>
              <m:rPr>
                <m:sty m:val="p"/>
              </m:rPr>
              <m:t>(</m:t>
            </m:r>
            <m:limLow>
              <m:e>
                <m:r>
                  <m:t>x</m:t>
                </m:r>
              </m:e>
              <m:lim>
                <m:r>
                  <m:rPr>
                    <m:sty m:val="p"/>
                  </m:rPr>
                  <m:t>∼</m:t>
                </m:r>
              </m:lim>
            </m:limLow>
            <m:r>
              <m:rPr>
                <m:sty m:val="p"/>
              </m:rPr>
              <m:t>−</m:t>
            </m:r>
            <m:limLow>
              <m:e>
                <m:r>
                  <m:t>y</m:t>
                </m:r>
              </m:e>
              <m:lim>
                <m:r>
                  <m:rPr>
                    <m:sty m:val="p"/>
                  </m:rPr>
                  <m:t>∼</m:t>
                </m:r>
              </m:lim>
            </m:limLow>
            <m:r>
              <m:rPr>
                <m:sty m:val="p"/>
              </m:rPr>
              <m:t>)</m:t>
            </m:r>
          </m:e>
        </m:rad>
      </m:oMath>
      <w:del w:id="21247" w:author="PR Preview" w:date="2026-01-01T00:00:00Z">
        <w:r>
          <w:delText xml:space="preserve"> </w:delText>
        </w:r>
      </w:del>
      <w:del w:id="21248" w:author="PR Preview" w:date="2026-01-01T00:00:00Z">
        <w:r>
          <w:delText xml:space="preserve">measures statistical distance normalized by variance along each principal direction.</w:delText>
        </w:r>
      </w:del>
      <w:del w:id="21249" w:author="PR Preview" w:date="2026-01-01T00:00:00Z">
        <w:r>
          <w:delText xml:space="preserve"> </w:delText>
        </w:r>
      </w:del>
      <w:del w:id="21250" w:author="PR Preview" w:date="2026-01-01T00:00:00Z">
        <w:r>
          <w:delText xml:space="preserve">Factoring</w:delText>
        </w:r>
      </w:del>
      <w:del w:id="21251" w:author="PR Preview" w:date="2026-01-01T00:00:00Z">
        <w:r>
          <w:delText xml:space="preserve"> </w:delText>
        </w:r>
      </w:del>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del w:id="21252" w:author="PR Preview" w:date="2026-01-01T00:00:00Z">
        <w:r>
          <w:delText xml:space="preserve"> </w:delText>
        </w:r>
      </w:del>
      <w:del w:id="21253" w:author="PR Preview" w:date="2026-01-01T00:00:00Z">
        <w:r>
          <w:delText xml:space="preserve">(via Cholesky or spectral decomposition,</w:delText>
        </w:r>
      </w:del>
      <w:del w:id="21254" w:author="PR Preview" w:date="2026-01-01T00:00:00Z">
        <w:r>
          <w:delText xml:space="preserve"> </w:delText>
        </w:r>
      </w:del>
      <w:hyperlink w:anchor="cor-pd-transpose-product">
        <w:del w:id="21255" w:author="PR Preview" w:date="2026-01-01T00:00:00Z">
          <w:r>
            <w:rPr>
              <w:rStyle w:val="Hyperlink"/>
            </w:rPr>
            <w:delText xml:space="preserve">Corollary 10</w:delText>
          </w:r>
        </w:del>
      </w:hyperlink>
      <w:del w:id="21256" w:author="PR Preview" w:date="2026-01-01T00:00:00Z">
        <w:r>
          <w:delText xml:space="preserve">),</w:delText>
        </w:r>
      </w:del>
      <w:del w:id="21257" w:author="PR Preview" w:date="2026-01-01T00:00:00Z">
        <w:r>
          <w:delText xml:space="preserve"> </w:delText>
        </w:r>
      </w:del>
      <w:del w:id="21258" w:author="PR Preview" w:date="2026-01-01T00:00:00Z">
        <w:r>
          <w:delText xml:space="preserve">this inner product is the Euclidean dot product of the whitened vectors</w:delText>
        </w:r>
      </w:del>
      <w:del w:id="21259" w:author="PR Preview" w:date="2026-01-01T00:00:00Z">
        <w:r>
          <w:delText xml:space="preserve"> </w:delText>
        </w:r>
      </w:del>
      <m:oMath>
        <m:r>
          <m:rPr>
            <m:sty m:val="bi"/>
          </m:rPr>
          <m:t>W</m:t>
        </m:r>
        <m:limLow>
          <m:e>
            <m:r>
              <m:t>x</m:t>
            </m:r>
          </m:e>
          <m:lim>
            <m:r>
              <m:rPr>
                <m:sty m:val="p"/>
              </m:rPr>
              <m:t>∼</m:t>
            </m:r>
          </m:lim>
        </m:limLow>
      </m:oMath>
      <w:del w:id="21260" w:author="PR Preview" w:date="2026-01-01T00:00:00Z">
        <w:r>
          <w:delText xml:space="preserve"> </w:delText>
        </w:r>
      </w:del>
      <w:del w:id="21261" w:author="PR Preview" w:date="2026-01-01T00:00:00Z">
        <w:r>
          <w:delText xml:space="preserve">and</w:delText>
        </w:r>
      </w:del>
      <w:del w:id="21262" w:author="PR Preview" w:date="2026-01-01T00:00:00Z">
        <w:r>
          <w:delText xml:space="preserve"> </w:delText>
        </w:r>
      </w:del>
      <m:oMath>
        <m:r>
          <m:rPr>
            <m:sty m:val="bi"/>
          </m:rPr>
          <m:t>W</m:t>
        </m:r>
        <m:limLow>
          <m:e>
            <m:r>
              <m:t>y</m:t>
            </m:r>
          </m:e>
          <m:lim>
            <m:r>
              <m:rPr>
                <m:sty m:val="p"/>
              </m:rPr>
              <m:t>∼</m:t>
            </m:r>
          </m:lim>
        </m:limLow>
      </m:oMath>
      <w:del w:id="21263" w:author="PR Preview" w:date="2026-01-01T00:00:00Z">
        <w:r>
          <w:delText xml:space="preserve"> </w:delText>
        </w:r>
      </w:del>
      <w:del w:id="21264" w:author="PR Preview" w:date="2026-01-01T00:00:00Z">
        <w:r>
          <w:delText xml:space="preserve">(</w:delText>
        </w:r>
      </w:del>
      <w:hyperlink w:anchor="thm-whitening-inner-product">
        <w:del w:id="21265" w:author="PR Preview" w:date="2026-01-01T00:00:00Z">
          <w:r>
            <w:rPr>
              <w:rStyle w:val="Hyperlink"/>
            </w:rPr>
            <w:delText xml:space="preserve">Theorem 83</w:delText>
          </w:r>
        </w:del>
      </w:hyperlink>
      <w:del w:id="21266" w:author="PR Preview" w:date="2026-01-01T00:00:00Z">
        <w:r>
          <w:delText xml:space="preserve">).</w:delText>
        </w:r>
      </w:del>
    </w:p>
    <w:p>
      <w:pPr>
        <w:numPr>
          <w:ilvl w:val="0"/>
          <w:numId w:val="1080"/>
        </w:numPr>
      </w:pPr>
      <w:del w:id="21267" w:author="PR Preview" w:date="2026-01-01T00:00:00Z">
        <w:r>
          <w:rPr>
            <w:b/>
            <w:bCs/>
          </w:rPr>
          <w:delText xml:space="preserve">The kernel trick and reproducing kernel Hilbert spaces (RKHS)</w:delText>
        </w:r>
      </w:del>
      <w:del w:id="21268" w:author="PR Preview" w:date="2026-01-01T00:00:00Z">
        <w:r>
          <w:delText xml:space="preserve">:</w:delText>
        </w:r>
      </w:del>
      <w:del w:id="21269" w:author="PR Preview" w:date="2026-01-01T00:00:00Z">
        <w:r>
          <w:delText xml:space="preserve"> </w:delText>
        </w:r>
      </w:del>
      <w:del w:id="21270" w:author="PR Preview" w:date="2026-01-01T00:00:00Z">
        <w:r>
          <w:delText xml:space="preserve">Algorithms such as support vector machines (SVMs), kernel ridge regression, and Gaussian processes depend on training vectors solely through pairwise inner products</w:delText>
        </w:r>
      </w:del>
      <w:del w:id="21271" w:author="PR Preview" w:date="2026-01-01T00:00:00Z">
        <w:r>
          <w:delText xml:space="preserve"> </w:delText>
        </w:r>
      </w:del>
      <m:oMath>
        <m:r>
          <m:t>​</m:t>
        </m:r>
        <m:d>
          <m:dPr>
            <m:begChr m:val="⟨"/>
            <m:sepChr m:val=""/>
            <m:endChr m:val="⟩"/>
            <m:grow/>
          </m:dPr>
          <m:e>
            <m:sSub>
              <m:e>
                <m:limLow>
                  <m:e>
                    <m:r>
                      <m:t>x</m:t>
                    </m:r>
                  </m:e>
                  <m:lim>
                    <m:r>
                      <m:rPr>
                        <m:sty m:val="p"/>
                      </m:rPr>
                      <m:t>∼</m:t>
                    </m:r>
                  </m:lim>
                </m:limLow>
              </m:e>
              <m:sub>
                <m:r>
                  <m:t>i</m:t>
                </m:r>
              </m:sub>
            </m:sSub>
            <m:r>
              <m:rPr>
                <m:sty m:val="p"/>
              </m:rPr>
              <m:t>,</m:t>
            </m:r>
            <m:sSub>
              <m:e>
                <m:limLow>
                  <m:e>
                    <m:r>
                      <m:t>x</m:t>
                    </m:r>
                  </m:e>
                  <m:lim>
                    <m:r>
                      <m:rPr>
                        <m:sty m:val="p"/>
                      </m:rPr>
                      <m:t>∼</m:t>
                    </m:r>
                  </m:lim>
                </m:limLow>
              </m:e>
              <m:sub>
                <m:r>
                  <m:t>j</m:t>
                </m:r>
              </m:sub>
            </m:sSub>
          </m:e>
        </m:d>
        <m:r>
          <m:t>​</m:t>
        </m:r>
      </m:oMath>
      <w:del w:id="21272" w:author="PR Preview" w:date="2026-01-01T00:00:00Z">
        <w:r>
          <w:delText xml:space="preserve">.</w:delText>
        </w:r>
      </w:del>
      <w:del w:id="21273" w:author="PR Preview" w:date="2026-01-01T00:00:00Z">
        <w:r>
          <w:delText xml:space="preserve"> </w:delText>
        </w:r>
      </w:del>
      <w:del w:id="21274" w:author="PR Preview" w:date="2026-01-01T00:00:00Z">
        <w:r>
          <w:delText xml:space="preserve">By mapping data into a higher- or infinite-dimensional inner product space via a feature map</w:delText>
        </w:r>
      </w:del>
      <w:del w:id="21275" w:author="PR Preview" w:date="2026-01-01T00:00:00Z">
        <w:r>
          <w:delText xml:space="preserve"> </w:delText>
        </w:r>
      </w:del>
      <m:oMath>
        <m:r>
          <m:t>ϕ</m:t>
        </m:r>
        <m:r>
          <m:rPr>
            <m:sty m:val="p"/>
          </m:rPr>
          <m:t>:</m:t>
        </m:r>
        <m:sSup>
          <m:e>
            <m:r>
              <m:rPr>
                <m:scr m:val="double-struck"/>
                <m:sty m:val="p"/>
              </m:rPr>
              <m:t>R</m:t>
            </m:r>
          </m:e>
          <m:sup>
            <m:r>
              <m:t>p</m:t>
            </m:r>
          </m:sup>
        </m:sSup>
        <m:r>
          <m:rPr>
            <m:sty m:val="p"/>
          </m:rPr>
          <m:t>→</m:t>
        </m:r>
        <m:r>
          <m:rPr>
            <m:scr m:val="script"/>
            <m:sty m:val="p"/>
          </m:rPr>
          <m:t>H</m:t>
        </m:r>
      </m:oMath>
      <w:del w:id="21276" w:author="PR Preview" w:date="2026-01-01T00:00:00Z">
        <w:r>
          <w:delText xml:space="preserve">,</w:delText>
        </w:r>
      </w:del>
      <w:del w:id="21277" w:author="PR Preview" w:date="2026-01-01T00:00:00Z">
        <w:r>
          <w:delText xml:space="preserve"> </w:delText>
        </w:r>
      </w:del>
      <w:del w:id="21278" w:author="PR Preview" w:date="2026-01-01T00:00:00Z">
        <w:r>
          <w:delText xml:space="preserve">the kernel trick replaces the computation of</w:delText>
        </w:r>
      </w:del>
      <w:del w:id="21279" w:author="PR Preview" w:date="2026-01-01T00:00:00Z">
        <w:r>
          <w:delText xml:space="preserve"> </w:delText>
        </w:r>
      </w:del>
      <m:oMath>
        <m:r>
          <m:t>ϕ</m:t>
        </m:r>
        <m:r>
          <m:rPr>
            <m:sty m:val="p"/>
          </m:rPr>
          <m:t>(</m:t>
        </m:r>
        <m:sSub>
          <m:e>
            <m:limLow>
              <m:e>
                <m:r>
                  <m:t>x</m:t>
                </m:r>
              </m:e>
              <m:lim>
                <m:r>
                  <m:rPr>
                    <m:sty m:val="p"/>
                  </m:rPr>
                  <m:t>∼</m:t>
                </m:r>
              </m:lim>
            </m:limLow>
          </m:e>
          <m:sub>
            <m:r>
              <m:t>i</m:t>
            </m:r>
          </m:sub>
        </m:sSub>
        <m:r>
          <m:rPr>
            <m:sty m:val="p"/>
          </m:rPr>
          <m:t>)</m:t>
        </m:r>
      </m:oMath>
      <w:del w:id="21280" w:author="PR Preview" w:date="2026-01-01T00:00:00Z">
        <w:r>
          <w:delText xml:space="preserve"> </w:delText>
        </w:r>
      </w:del>
      <w:del w:id="21281" w:author="PR Preview" w:date="2026-01-01T00:00:00Z">
        <w:r>
          <w:delText xml:space="preserve">with an evaluation of a positive definite kernel function:</w:delText>
        </w:r>
      </w:del>
    </w:p>
    <w:p>
      <w:pPr>
        <w:pStyle w:val="BodyText"/>
      </w:pPr>
      <m:oMathPara>
        <m:oMathParaPr>
          <m:jc m:val="center"/>
        </m:oMathParaPr>
        <m:oMath>
          <m:r>
            <m:t>k</m:t>
          </m:r>
          <m:r>
            <m:rPr>
              <m:sty m:val="p"/>
            </m:rPr>
            <m:t>(</m:t>
          </m:r>
          <m:sSub>
            <m:e>
              <m:limLow>
                <m:e>
                  <m:r>
                    <m:t>x</m:t>
                  </m:r>
                </m:e>
                <m:lim>
                  <m:r>
                    <m:rPr>
                      <m:sty m:val="p"/>
                    </m:rPr>
                    <m:t>∼</m:t>
                  </m:r>
                </m:lim>
              </m:limLow>
            </m:e>
            <m:sub>
              <m:r>
                <m:t>i</m:t>
              </m:r>
            </m:sub>
          </m:sSub>
          <m:r>
            <m:rPr>
              <m:sty m:val="p"/>
            </m:rPr>
            <m:t>,</m:t>
          </m:r>
          <m:sSub>
            <m:e>
              <m:limLow>
                <m:e>
                  <m:r>
                    <m:t>x</m:t>
                  </m:r>
                </m:e>
                <m:lim>
                  <m:r>
                    <m:rPr>
                      <m:sty m:val="p"/>
                    </m:rPr>
                    <m:t>∼</m:t>
                  </m:r>
                </m:lim>
              </m:limLow>
            </m:e>
            <m:sub>
              <m:r>
                <m:t>j</m:t>
              </m:r>
            </m:sub>
          </m:sSub>
          <m:r>
            <m:rPr>
              <m:sty m:val="p"/>
            </m:rPr>
            <m:t>)</m:t>
          </m:r>
          <m:limUpp>
            <m:e>
              <m:r>
                <m:rPr>
                  <m:sty m:val="p"/>
                </m:rPr>
                <m:t>=</m:t>
              </m:r>
            </m:e>
            <m:lim>
              <m:r>
                <m:rPr>
                  <m:nor/>
                  <m:sty m:val="p"/>
                </m:rPr>
                <m:t>def</m:t>
              </m:r>
            </m:lim>
          </m:limUpp>
          <m:r>
            <m:t>​</m:t>
          </m:r>
          <m:d>
            <m:dPr>
              <m:begChr m:val="⟨"/>
              <m:sepChr m:val=""/>
              <m:endChr m:val="⟩"/>
              <m:grow/>
            </m:dPr>
            <m:e>
              <m:r>
                <m:t>ϕ</m:t>
              </m:r>
              <m:r>
                <m:rPr>
                  <m:sty m:val="p"/>
                </m:rPr>
                <m:t>(</m:t>
              </m:r>
              <m:sSub>
                <m:e>
                  <m:limLow>
                    <m:e>
                      <m:r>
                        <m:t>x</m:t>
                      </m:r>
                    </m:e>
                    <m:lim>
                      <m:r>
                        <m:rPr>
                          <m:sty m:val="p"/>
                        </m:rPr>
                        <m:t>∼</m:t>
                      </m:r>
                    </m:lim>
                  </m:limLow>
                </m:e>
                <m:sub>
                  <m:r>
                    <m:t>i</m:t>
                  </m:r>
                </m:sub>
              </m:sSub>
              <m:r>
                <m:rPr>
                  <m:sty m:val="p"/>
                </m:rPr>
                <m:t>)</m:t>
              </m:r>
              <m:r>
                <m:rPr>
                  <m:sty m:val="p"/>
                </m:rPr>
                <m:t>,</m:t>
              </m:r>
              <m:r>
                <m:t>ϕ</m:t>
              </m:r>
              <m:r>
                <m:rPr>
                  <m:sty m:val="p"/>
                </m:rPr>
                <m:t>(</m:t>
              </m:r>
              <m:sSub>
                <m:e>
                  <m:limLow>
                    <m:e>
                      <m:r>
                        <m:t>x</m:t>
                      </m:r>
                    </m:e>
                    <m:lim>
                      <m:r>
                        <m:rPr>
                          <m:sty m:val="p"/>
                        </m:rPr>
                        <m:t>∼</m:t>
                      </m:r>
                    </m:lim>
                  </m:limLow>
                </m:e>
                <m:sub>
                  <m:r>
                    <m:t>j</m:t>
                  </m:r>
                </m:sub>
              </m:sSub>
              <m:r>
                <m:rPr>
                  <m:sty m:val="p"/>
                </m:rPr>
                <m:t>)</m:t>
              </m:r>
            </m:e>
          </m:d>
          <m:sSub>
            <m:e>
              <m:r>
                <m:t>​</m:t>
              </m:r>
            </m:e>
            <m:sub>
              <m:r>
                <m:rPr>
                  <m:scr m:val="script"/>
                  <m:sty m:val="p"/>
                </m:rPr>
                <m:t>H</m:t>
              </m:r>
            </m:sub>
          </m:sSub>
          <m:r>
            <m:rPr>
              <m:sty m:val="p"/>
            </m:rPr>
            <m:t>.</m:t>
          </m:r>
        </m:oMath>
      </m:oMathPara>
    </w:p>
    <w:p>
      <w:pPr>
        <w:numPr>
          <w:ilvl w:val="0"/>
          <w:numId w:val="1080"/>
        </w:numPr>
      </w:pPr>
      <w:ins w:id="21282" w:author="PR Preview" w:date="2026-01-01T00:00:00Z">
        <w:r>
          <w:rPr>
            <w:b/>
            <w:bCs/>
          </w:rPr>
          <w:t xml:space="preserve">Mahalanobis metric and whitening</w:t>
        </w:r>
      </w:ins>
      <w:ins w:id="21283" w:author="PR Preview" w:date="2026-01-01T00:00:00Z">
        <w:r>
          <w:t xml:space="preserve">:</w:t>
        </w:r>
      </w:ins>
      <w:ins w:id="21284" w:author="PR Preview" w:date="2026-01-01T00:00:00Z">
        <w:r>
          <w:t xml:space="preserve"> </w:t>
        </w:r>
      </w:ins>
      <w:ins w:id="21285" w:author="PR Preview" w:date="2026-01-01T00:00:00Z">
        <w:r>
          <w:t xml:space="preserve">Standard Euclidean distance treats all coordinate axes identically, ignoring feature correlations and variance differences.</w:t>
        </w:r>
      </w:ins>
      <w:ins w:id="21286" w:author="PR Preview" w:date="2026-01-01T00:00:00Z">
        <w:r>
          <w:t xml:space="preserve"> </w:t>
        </w:r>
      </w:ins>
      <w:ins w:id="21287" w:author="PR Preview" w:date="2026-01-01T00:00:00Z">
        <w:r>
          <w:t xml:space="preserve">If data features have a symmetric positive definite covariance matrix</w:t>
        </w:r>
      </w:ins>
      <w:ins w:id="21288" w:author="PR Preview" w:date="2026-01-01T00:00:00Z">
        <w:r>
          <w:t xml:space="preserve"> </w:t>
        </w:r>
      </w:ins>
      <m:oMath>
        <m:r>
          <m:rPr>
            <m:sty m:val="b"/>
          </m:rPr>
          <m:t>Σ</m:t>
        </m:r>
      </m:oMath>
      <w:ins w:id="21289" w:author="PR Preview" w:date="2026-01-01T00:00:00Z">
        <w:r>
          <w:t xml:space="preserve"> </w:t>
        </w:r>
      </w:ins>
      <w:ins w:id="21290" w:author="PR Preview" w:date="2026-01-01T00:00:00Z">
        <w:r>
          <w:t xml:space="preserve">(</w:t>
        </w:r>
      </w:ins>
      <w:hyperlink w:anchor="def-positive-definite">
        <w:ins w:id="21291" w:author="PR Preview" w:date="2026-01-01T00:00:00Z">
          <w:r>
            <w:rPr>
              <w:rStyle w:val="Hyperlink"/>
            </w:rPr>
            <w:t xml:space="preserve">Definition 101</w:t>
          </w:r>
        </w:ins>
      </w:hyperlink>
      <w:ins w:id="21292" w:author="PR Preview" w:date="2026-01-01T00:00:00Z">
        <w:r>
          <w:t xml:space="preserve">),</w:t>
        </w:r>
      </w:ins>
      <w:ins w:id="21293" w:author="PR Preview" w:date="2026-01-01T00:00:00Z">
        <w:r>
          <w:t xml:space="preserve"> </w:t>
        </w:r>
      </w:ins>
      <w:ins w:id="21294" w:author="PR Preview" w:date="2026-01-01T00:00:00Z">
        <w:r>
          <w:t xml:space="preserve">the precision matrix</w:t>
        </w:r>
      </w:ins>
      <w:ins w:id="21295" w:author="PR Preview" w:date="2026-01-01T00:00:00Z">
        <w:r>
          <w:t xml:space="preserve"> </w:t>
        </w:r>
      </w:ins>
      <m:oMath>
        <m:r>
          <m:rPr>
            <m:sty m:val="bi"/>
          </m:rPr>
          <m:t>A</m:t>
        </m:r>
        <m:r>
          <m:rPr>
            <m:sty m:val="p"/>
          </m:rPr>
          <m:t>=</m:t>
        </m:r>
        <m:sSup>
          <m:e>
            <m:r>
              <m:rPr>
                <m:sty m:val="b"/>
              </m:rPr>
              <m:t>Σ</m:t>
            </m:r>
          </m:e>
          <m:sup>
            <m:r>
              <m:rPr>
                <m:sty m:val="p"/>
              </m:rPr>
              <m:t>−</m:t>
            </m:r>
            <m:r>
              <m:t>1</m:t>
            </m:r>
          </m:sup>
        </m:sSup>
      </m:oMath>
      <w:ins w:id="21296" w:author="PR Preview" w:date="2026-01-01T00:00:00Z">
        <w:r>
          <w:t xml:space="preserve"> </w:t>
        </w:r>
      </w:ins>
      <w:ins w:id="21297" w:author="PR Preview" w:date="2026-01-01T00:00:00Z">
        <w:r>
          <w:t xml:space="preserve">(</w:t>
        </w:r>
      </w:ins>
      <w:hyperlink w:anchor="thm-pd-inverse">
        <w:ins w:id="21298" w:author="PR Preview" w:date="2026-01-01T00:00:00Z">
          <w:r>
            <w:rPr>
              <w:rStyle w:val="Hyperlink"/>
            </w:rPr>
            <w:t xml:space="preserve">Theorem 81</w:t>
          </w:r>
        </w:ins>
      </w:hyperlink>
      <w:ins w:id="21299" w:author="PR Preview" w:date="2026-01-01T00:00:00Z">
        <w:r>
          <w:t xml:space="preserve">) defines the Mahalanobis inner product</w:t>
        </w:r>
      </w:ins>
      <w:ins w:id="21300" w:author="PR Preview" w:date="2026-01-01T00:00:00Z">
        <w:r>
          <w:t xml:space="preserve"> </w:t>
        </w:r>
      </w:ins>
      <w:ins w:id="21301" w:author="PR Preview" w:date="2026-01-01T00:00:00Z">
        <w:r>
          <w:t xml:space="preserve">$\mathopen{}\left\langle \mathord{\smash[b]{\underset{\raise.3ex\hbox{$\scriptstyle\sim$}}{x}}\vphantom{x}}, \mathord{\smash[b]{\underset{\raise.3ex\hbox{$\scriptstyle\sim$}}{y}}\vphantom{y}}\right\rangle\mathclose{}_{\mathbf{\Sigma}^{-1}} = {\mathord{\smash[b]{\underset{\raise.3ex\hbox{$\scriptstyle\sim$}}{x}}\vphantom{x}}}^{\top} \mathbf{\Sigma}^{-1} \mathord{\smash[b]{\underset{\raise.3ex\hbox{$\scriptstyle\sim$}}{y}}\vphantom{y}}$</w:t>
        </w:r>
      </w:ins>
      <w:ins w:id="21302" w:author="PR Preview" w:date="2026-01-01T00:00:00Z">
        <w:r>
          <w:t xml:space="preserve">.</w:t>
        </w:r>
      </w:ins>
      <w:ins w:id="21303" w:author="PR Preview" w:date="2026-01-01T00:00:00Z">
        <w:r>
          <w:t xml:space="preserve"> </w:t>
        </w:r>
      </w:ins>
      <w:ins w:id="21304" w:author="PR Preview" w:date="2026-01-01T00:00:00Z">
        <w:r>
          <w:t xml:space="preserve">The induced distance</w:t>
        </w:r>
      </w:ins>
      <w:ins w:id="21305" w:author="PR Preview" w:date="2026-01-01T00:00:00Z">
        <w:r>
          <w:t xml:space="preserve"> </w:t>
        </w:r>
      </w:ins>
      <w:ins w:id="21306" w:author="PR Preview" w:date="2026-01-01T00:00:00Z">
        <w:r>
          <w:t xml:space="preserve">$d_{\mathbf{\Sigma}^{-1}}(\mathord{\smash[b]{\underset{\raise.3ex\hbox{$\scriptstyle\sim$}}{x}}\vphantom{x}}, \mathord{\smash[b]{\underset{\raise.3ex\hbox{$\scriptstyle\sim$}}{y}}\vphantom{y}}) = \sqrt{{(\mathord{\smash[b]{\underset{\raise.3ex\hbox{$\scriptstyle\sim$}}{x}}\vphantom{x}}- \mathord{\smash[b]{\underset{\raise.3ex\hbox{$\scriptstyle\sim$}}{y}}\vphantom{y}})}^{\top}\mathbf{\Sigma}^{-1}(\mathord{\smash[b]{\underset{\raise.3ex\hbox{$\scriptstyle\sim$}}{x}}\vphantom{x}}- \mathord{\smash[b]{\underset{\raise.3ex\hbox{$\scriptstyle\sim$}}{y}}\vphantom{y}})}$</w:t>
        </w:r>
      </w:ins>
      <w:ins w:id="21307" w:author="PR Preview" w:date="2026-01-01T00:00:00Z">
        <w:r>
          <w:t xml:space="preserve"> </w:t>
        </w:r>
      </w:ins>
      <w:ins w:id="21308" w:author="PR Preview" w:date="2026-01-01T00:00:00Z">
        <w:r>
          <w:t xml:space="preserve">measures statistical distance normalized by variance along each principal direction.</w:t>
        </w:r>
      </w:ins>
      <w:ins w:id="21309" w:author="PR Preview" w:date="2026-01-01T00:00:00Z">
        <w:r>
          <w:t xml:space="preserve"> </w:t>
        </w:r>
      </w:ins>
      <w:ins w:id="21310" w:author="PR Preview" w:date="2026-01-01T00:00:00Z">
        <w:r>
          <w:t xml:space="preserve">Factoring</w:t>
        </w:r>
      </w:ins>
      <w:ins w:id="21311" w:author="PR Preview" w:date="2026-01-01T00:00:00Z">
        <w:r>
          <w:t xml:space="preserve"> </w:t>
        </w:r>
      </w:ins>
      <m:oMath>
        <m:sSup>
          <m:e>
            <m:r>
              <m:rPr>
                <m:sty m:val="b"/>
              </m:rPr>
              <m:t>Σ</m:t>
            </m:r>
          </m:e>
          <m:sup>
            <m:r>
              <m:rPr>
                <m:sty m:val="p"/>
              </m:rPr>
              <m:t>−</m:t>
            </m:r>
            <m:r>
              <m:t>1</m:t>
            </m:r>
          </m:sup>
        </m:sSup>
        <m:r>
          <m:rPr>
            <m:sty m:val="p"/>
          </m:rPr>
          <m:t>=</m:t>
        </m:r>
        <m:sSup>
          <m:e>
            <m:r>
              <m:rPr>
                <m:sty m:val="bi"/>
              </m:rPr>
              <m:t>W</m:t>
            </m:r>
          </m:e>
          <m:sup>
            <m:r>
              <m:rPr>
                <m:sty m:val="p"/>
              </m:rPr>
              <m:t>⊤</m:t>
            </m:r>
          </m:sup>
        </m:sSup>
        <m:r>
          <m:rPr>
            <m:sty m:val="bi"/>
          </m:rPr>
          <m:t>W</m:t>
        </m:r>
      </m:oMath>
      <w:ins w:id="21312" w:author="PR Preview" w:date="2026-01-01T00:00:00Z">
        <w:r>
          <w:t xml:space="preserve"> </w:t>
        </w:r>
      </w:ins>
      <w:ins w:id="21313" w:author="PR Preview" w:date="2026-01-01T00:00:00Z">
        <w:r>
          <w:t xml:space="preserve">(via Cholesky or spectral decomposition,</w:t>
        </w:r>
      </w:ins>
      <w:ins w:id="21314" w:author="PR Preview" w:date="2026-01-01T00:00:00Z">
        <w:r>
          <w:t xml:space="preserve"> </w:t>
        </w:r>
      </w:ins>
      <w:hyperlink w:anchor="cor-pd-transpose-product">
        <w:ins w:id="21315" w:author="PR Preview" w:date="2026-01-01T00:00:00Z">
          <w:r>
            <w:rPr>
              <w:rStyle w:val="Hyperlink"/>
            </w:rPr>
            <w:t xml:space="preserve">Corollary 10</w:t>
          </w:r>
        </w:ins>
      </w:hyperlink>
      <w:ins w:id="21316" w:author="PR Preview" w:date="2026-01-01T00:00:00Z">
        <w:r>
          <w:t xml:space="preserve">),</w:t>
        </w:r>
      </w:ins>
      <w:ins w:id="21317" w:author="PR Preview" w:date="2026-01-01T00:00:00Z">
        <w:r>
          <w:t xml:space="preserve"> </w:t>
        </w:r>
      </w:ins>
      <w:ins w:id="21318" w:author="PR Preview" w:date="2026-01-01T00:00:00Z">
        <w:r>
          <w:t xml:space="preserve">this inner product is the Euclidean dot product of the whitened vectors</w:t>
        </w:r>
      </w:ins>
      <w:ins w:id="21319" w:author="PR Preview" w:date="2026-01-01T00:00:00Z">
        <w:r>
          <w:t xml:space="preserve"> </w:t>
        </w:r>
      </w:ins>
      <w:ins w:id="21320" w:author="PR Preview" w:date="2026-01-01T00:00:00Z">
        <w:r>
          <w:t xml:space="preserve">$\mathbf{W}\mathord{\smash[b]{\underset{\raise.3ex\hbox{$\scriptstyle\sim$}}{x}}\vphantom{x}}$</w:t>
        </w:r>
      </w:ins>
      <w:ins w:id="21321" w:author="PR Preview" w:date="2026-01-01T00:00:00Z">
        <w:r>
          <w:t xml:space="preserve"> </w:t>
        </w:r>
      </w:ins>
      <w:ins w:id="21322" w:author="PR Preview" w:date="2026-01-01T00:00:00Z">
        <w:r>
          <w:t xml:space="preserve">and</w:t>
        </w:r>
      </w:ins>
      <w:ins w:id="21323" w:author="PR Preview" w:date="2026-01-01T00:00:00Z">
        <w:r>
          <w:t xml:space="preserve"> </w:t>
        </w:r>
      </w:ins>
      <w:ins w:id="21324" w:author="PR Preview" w:date="2026-01-01T00:00:00Z">
        <w:r>
          <w:t xml:space="preserve">$\mathbf{W}\mathord{\smash[b]{\underset{\raise.3ex\hbox{$\scriptstyle\sim$}}{y}}\vphantom{y}}$</w:t>
        </w:r>
      </w:ins>
      <w:ins w:id="21325" w:author="PR Preview" w:date="2026-01-01T00:00:00Z">
        <w:r>
          <w:t xml:space="preserve"> </w:t>
        </w:r>
      </w:ins>
      <w:ins w:id="21326" w:author="PR Preview" w:date="2026-01-01T00:00:00Z">
        <w:r>
          <w:t xml:space="preserve">(</w:t>
        </w:r>
      </w:ins>
      <w:hyperlink w:anchor="thm-whitening-inner-product">
        <w:ins w:id="21327" w:author="PR Preview" w:date="2026-01-01T00:00:00Z">
          <w:r>
            <w:rPr>
              <w:rStyle w:val="Hyperlink"/>
            </w:rPr>
            <w:t xml:space="preserve">Theorem 83</w:t>
          </w:r>
        </w:ins>
      </w:hyperlink>
      <w:ins w:id="21328" w:author="PR Preview" w:date="2026-01-01T00:00:00Z">
        <w:r>
          <w:t xml:space="preserve">).</w:t>
        </w:r>
      </w:ins>
    </w:p>
    <w:p>
      <w:pPr>
        <w:numPr>
          <w:ilvl w:val="0"/>
          <w:numId w:val="1080"/>
        </w:numPr>
      </w:pPr>
      <w:ins w:id="21329" w:author="PR Preview" w:date="2026-01-01T00:00:00Z">
        <w:r>
          <w:rPr>
            <w:b/>
            <w:bCs/>
          </w:rPr>
          <w:t xml:space="preserve">The kernel trick and reproducing kernel Hilbert spaces (RKHS)</w:t>
        </w:r>
      </w:ins>
      <w:ins w:id="21330" w:author="PR Preview" w:date="2026-01-01T00:00:00Z">
        <w:r>
          <w:t xml:space="preserve">:</w:t>
        </w:r>
      </w:ins>
      <w:ins w:id="21331" w:author="PR Preview" w:date="2026-01-01T00:00:00Z">
        <w:r>
          <w:t xml:space="preserve"> </w:t>
        </w:r>
      </w:ins>
      <w:ins w:id="21332" w:author="PR Preview" w:date="2026-01-01T00:00:00Z">
        <w:r>
          <w:t xml:space="preserve">Algorithms such as support vector machines (SVMs), kernel ridge regression, and Gaussian processes depend on training vectors solely through pairwise inner products</w:t>
        </w:r>
      </w:ins>
      <w:ins w:id="21333" w:author="PR Preview" w:date="2026-01-01T00:00:00Z">
        <w:r>
          <w:t xml:space="preserve"> </w:t>
        </w:r>
      </w:ins>
      <w:ins w:id="21334" w:author="PR Preview" w:date="2026-01-01T00:00:00Z">
        <w:r>
          <w:t xml:space="preserve">$\mathopen{}\left\langle \mathord{\smash[b]{\underset{\raise.3ex\hbox{$\scriptstyle\sim$}}{x}}\vphantom{x}}_i, \mathord{\smash[b]{\underset{\raise.3ex\hbox{$\scriptstyle\sim$}}{x}}\vphantom{x}}_j\right\rangle\mathclose{}$</w:t>
        </w:r>
      </w:ins>
      <w:ins w:id="21335" w:author="PR Preview" w:date="2026-01-01T00:00:00Z">
        <w:r>
          <w:t xml:space="preserve">.</w:t>
        </w:r>
      </w:ins>
      <w:ins w:id="21336" w:author="PR Preview" w:date="2026-01-01T00:00:00Z">
        <w:r>
          <w:t xml:space="preserve"> </w:t>
        </w:r>
      </w:ins>
      <w:ins w:id="21337" w:author="PR Preview" w:date="2026-01-01T00:00:00Z">
        <w:r>
          <w:t xml:space="preserve">By mapping data into a higher- or infinite-dimensional inner product space via a feature map</w:t>
        </w:r>
      </w:ins>
      <w:ins w:id="21338" w:author="PR Preview" w:date="2026-01-01T00:00:00Z">
        <w:r>
          <w:t xml:space="preserve"> </w:t>
        </w:r>
      </w:ins>
      <m:oMath>
        <m:r>
          <m:t>ϕ</m:t>
        </m:r>
        <m:r>
          <m:rPr>
            <m:sty m:val="p"/>
          </m:rPr>
          <m:t>:</m:t>
        </m:r>
        <m:sSup>
          <m:e>
            <m:r>
              <m:rPr>
                <m:scr m:val="double-struck"/>
                <m:sty m:val="p"/>
              </m:rPr>
              <m:t>R</m:t>
            </m:r>
          </m:e>
          <m:sup>
            <m:r>
              <m:t>p</m:t>
            </m:r>
          </m:sup>
        </m:sSup>
        <m:r>
          <m:rPr>
            <m:sty m:val="p"/>
          </m:rPr>
          <m:t>→</m:t>
        </m:r>
        <m:r>
          <m:rPr>
            <m:scr m:val="script"/>
            <m:sty m:val="p"/>
          </m:rPr>
          <m:t>H</m:t>
        </m:r>
      </m:oMath>
      <w:ins w:id="21339" w:author="PR Preview" w:date="2026-01-01T00:00:00Z">
        <w:r>
          <w:t xml:space="preserve">,</w:t>
        </w:r>
      </w:ins>
      <w:ins w:id="21340" w:author="PR Preview" w:date="2026-01-01T00:00:00Z">
        <w:r>
          <w:t xml:space="preserve"> </w:t>
        </w:r>
      </w:ins>
      <w:ins w:id="21341" w:author="PR Preview" w:date="2026-01-01T00:00:00Z">
        <w:r>
          <w:t xml:space="preserve">the kernel trick replaces the computation of</w:t>
        </w:r>
      </w:ins>
      <w:ins w:id="21342" w:author="PR Preview" w:date="2026-01-01T00:00:00Z">
        <w:r>
          <w:t xml:space="preserve"> </w:t>
        </w:r>
      </w:ins>
      <w:ins w:id="21343" w:author="PR Preview" w:date="2026-01-01T00:00:00Z">
        <w:r>
          <w:t xml:space="preserve">$\phi(\mathord{\smash[b]{\underset{\raise.3ex\hbox{$\scriptstyle\sim$}}{x}}\vphantom{x}}_i)$</w:t>
        </w:r>
      </w:ins>
      <w:ins w:id="21344" w:author="PR Preview" w:date="2026-01-01T00:00:00Z">
        <w:r>
          <w:t xml:space="preserve"> </w:t>
        </w:r>
      </w:ins>
      <w:ins w:id="21345" w:author="PR Preview" w:date="2026-01-01T00:00:00Z">
        <w:r>
          <w:t xml:space="preserve">with an evaluation of a positive definite kernel function:</w:t>
        </w:r>
      </w:ins>
    </w:p>
    <w:p>
      <w:pPr>
        <w:pStyle w:val="BodyText"/>
      </w:pPr>
      <w:ins w:id="21346" w:author="PR Preview" w:date="2026-01-01T00:00:00Z">
        <w:r>
          <w:t xml:space="preserve">$$
    k(\mathord{\smash[b]{\underset{\raise.3ex\hbox{$\scriptstyle\sim$}}{x}}\vphantom{x}}_i, \mathord{\smash[b]{\underset{\raise.3ex\hbox{$\scriptstyle\sim$}}{x}}\vphantom{x}}_j) \stackrel{\text{def}}{=}\mathopen{}\left\langle \phi(\mathord{\smash[b]{\underset{\raise.3ex\hbox{$\scriptstyle\sim$}}{x}}\vphantom{x}}_i), \phi(\mathord{\smash[b]{\underset{\raise.3ex\hbox{$\scriptstyle\sim$}}{x}}\vphantom{x}}_j)\right\rangle\mathclose{}_{\mathcal{H}}.
    $$</w:t>
        </w:r>
      </w:ins>
    </w:p>
    <w:p>
      <w:pPr>
        <w:numPr>
          <w:ilvl w:val="0"/>
          <w:numId w:val="1000"/>
        </w:numPr>
      </w:pPr>
      <w:r>
        <w:t xml:space="preserve">Mercer’s theorem guarantees that every symmetric positive definite kernel function implicitly defines a valid inner product space</w:t>
      </w:r>
      <w:r>
        <w:t xml:space="preserve"> </w:t>
      </w:r>
      <m:oMath>
        <m:r>
          <m:rPr>
            <m:scr m:val="script"/>
            <m:sty m:val="p"/>
          </m:rPr>
          <m:t>H</m:t>
        </m:r>
      </m:oMath>
      <w:r>
        <w:t xml:space="preserve"> </w:t>
      </w:r>
      <w:r>
        <w:t xml:space="preserve">(a reproducing kernel Hilbert space) without requiring explicit coordinate representations.</w:t>
      </w:r>
    </w:p>
    <w:p>
      <w:pPr>
        <w:numPr>
          <w:ilvl w:val="0"/>
          <w:numId w:val="1080"/>
        </w:numPr>
      </w:pPr>
      <w:r>
        <w:rPr>
          <w:b/>
          <w:bCs/>
        </w:rPr>
        <w:t xml:space="preserve">Embeddings and cosine similarity</w:t>
      </w:r>
      <w:r>
        <w:t xml:space="preserve">:</w:t>
      </w:r>
      <w:r>
        <w:t xml:space="preserve"> </w:t>
      </w:r>
      <w:r>
        <w:t xml:space="preserve">In natural language processing and recommendation systems, data items are embedded as vectors in high-dimensional representations.</w:t>
      </w:r>
      <w:r>
        <w:t xml:space="preserve"> </w:t>
      </w:r>
      <w:r>
        <w:t xml:space="preserve">The angle between embeddings captures semantic similarity through cosine similarity (</w:t>
      </w:r>
      <w:hyperlink w:anchor="X64c41f557e7f698c947bb0d906d626137043d1e">
        <w:r>
          <w:rPr>
            <w:rStyle w:val="Hyperlink"/>
          </w:rPr>
          <w:t xml:space="preserve">Definition 76</w:t>
        </w:r>
      </w:hyperlink>
      <w:r>
        <w:t xml:space="preserve">):</w:t>
      </w:r>
    </w:p>
    <w:p>
      <w:pPr>
        <w:pStyle w:val="BodyText"/>
      </w:pPr>
      <m:oMathPara>
        <m:oMathParaPr>
          <m:jc m:val="center"/>
        </m:oMathParaPr>
        <m:oMath>
          <m:r>
            <m:rPr>
              <m:sty m:val="p"/>
            </m:rPr>
            <m:t>cossim</m:t>
          </m:r>
          <m:r>
            <m:rPr>
              <m:sty m:val="p"/>
            </m:rPr>
            <m:t>(</m:t>
          </m:r>
          <m:limLow>
            <m:e>
              <m:r>
                <m:t>x</m:t>
              </m:r>
            </m:e>
            <m:lim>
              <m:r>
                <m:rPr>
                  <m:sty m:val="p"/>
                </m:rPr>
                <m:t>∼</m:t>
              </m:r>
            </m:lim>
          </m:limLow>
          <m:r>
            <m:rPr>
              <m:sty m:val="p"/>
            </m:rPr>
            <m:t>,</m:t>
          </m:r>
          <m:limLow>
            <m:e>
              <m:r>
                <m:t>y</m:t>
              </m:r>
            </m:e>
            <m:lim>
              <m:r>
                <m:rPr>
                  <m:sty m:val="p"/>
                </m:rPr>
                <m:t>∼</m:t>
              </m:r>
            </m:lim>
          </m:limLow>
          <m:r>
            <m:rPr>
              <m:sty m:val="p"/>
            </m:rPr>
            <m:t>)</m:t>
          </m:r>
          <m:r>
            <m:rPr>
              <m:sty m:val="p"/>
            </m:rPr>
            <m:t>=</m:t>
          </m:r>
          <m:f>
            <m:fPr>
              <m:type m:val="bar"/>
            </m:fPr>
            <m:num>
              <m:r>
                <m:t>​</m:t>
              </m:r>
              <m:d>
                <m:dPr>
                  <m:begChr m:val="⟨"/>
                  <m:sepChr m:val=""/>
                  <m:endChr m:val="⟩"/>
                  <m:grow/>
                </m:dPr>
                <m:e>
                  <m:limLow>
                    <m:e>
                      <m:r>
                        <m:t>x</m:t>
                      </m:r>
                    </m:e>
                    <m:lim>
                      <m:r>
                        <m:rPr>
                          <m:sty m:val="p"/>
                        </m:rPr>
                        <m:t>∼</m:t>
                      </m:r>
                    </m:lim>
                  </m:limLow>
                  <m:r>
                    <m:rPr>
                      <m:sty m:val="p"/>
                    </m:rPr>
                    <m:t>,</m:t>
                  </m:r>
                  <m:limLow>
                    <m:e>
                      <m:r>
                        <m:t>y</m:t>
                      </m:r>
                    </m:e>
                    <m:lim>
                      <m:r>
                        <m:rPr>
                          <m:sty m:val="p"/>
                        </m:rPr>
                        <m:t>∼</m:t>
                      </m:r>
                    </m:lim>
                  </m:limLow>
                </m:e>
              </m:d>
              <m:r>
                <m:t>​</m:t>
              </m:r>
            </m:num>
            <m:den>
              <m:r>
                <m:t>​</m:t>
              </m:r>
              <m:d>
                <m:dPr>
                  <m:begChr m:val="∥"/>
                  <m:sepChr m:val=""/>
                  <m:endChr m:val="∥"/>
                  <m:grow/>
                </m:dPr>
                <m:e>
                  <m:limLow>
                    <m:e>
                      <m:r>
                        <m:t>x</m:t>
                      </m:r>
                    </m:e>
                    <m:lim>
                      <m:r>
                        <m:rPr>
                          <m:sty m:val="p"/>
                        </m:rPr>
                        <m:t>∼</m:t>
                      </m:r>
                    </m:lim>
                  </m:limLow>
                </m:e>
              </m:d>
              <m:r>
                <m:t>​</m:t>
              </m:r>
              <m:r>
                <m:t> </m:t>
              </m:r>
              <m:r>
                <m:t>​</m:t>
              </m:r>
              <m:d>
                <m:dPr>
                  <m:begChr m:val="∥"/>
                  <m:sepChr m:val=""/>
                  <m:endChr m:val="∥"/>
                  <m:grow/>
                </m:dPr>
                <m:e>
                  <m:limLow>
                    <m:e>
                      <m:r>
                        <m:t>y</m:t>
                      </m:r>
                    </m:e>
                    <m:lim>
                      <m:r>
                        <m:rPr>
                          <m:sty m:val="p"/>
                        </m:rPr>
                        <m:t>∼</m:t>
                      </m:r>
                    </m:lim>
                  </m:limLow>
                </m:e>
              </m:d>
              <m:r>
                <m:t>​</m:t>
              </m:r>
            </m:den>
          </m:f>
          <m:r>
            <m:rPr>
              <m:sty m:val="p"/>
            </m:rPr>
            <m:t>.</m:t>
          </m:r>
        </m:oMath>
      </m:oMathPara>
    </w:p>
    <w:p>
      <w:pPr>
        <w:numPr>
          <w:ilvl w:val="0"/>
          <w:numId w:val="1000"/>
        </w:numPr>
      </w:pPr>
      <w:del w:id="21347" w:author="PR Preview" w:date="2026-01-01T00:00:00Z">
        <w:r>
          <w:delText xml:space="preserve">When embedding vectors are normalized to unit Euclidean norm (</w:delText>
        </w:r>
      </w:del>
      <m:oMath>
        <m:r>
          <m:t>​</m:t>
        </m:r>
        <m:d>
          <m:dPr>
            <m:begChr m:val="∥"/>
            <m:sepChr m:val=""/>
            <m:endChr m:val="∥"/>
            <m:grow/>
          </m:dPr>
          <m:e>
            <m:limLow>
              <m:e>
                <m:r>
                  <m:t>x</m:t>
                </m:r>
              </m:e>
              <m:lim>
                <m:r>
                  <m:rPr>
                    <m:sty m:val="p"/>
                  </m:rPr>
                  <m:t>∼</m:t>
                </m:r>
              </m:lim>
            </m:limLow>
          </m:e>
        </m:d>
        <m:r>
          <m:t>​</m:t>
        </m:r>
        <m:r>
          <m:rPr>
            <m:sty m:val="p"/>
          </m:rPr>
          <m:t>=</m:t>
        </m:r>
        <m:r>
          <m:t>1</m:t>
        </m:r>
      </m:oMath>
      <w:del w:id="21348" w:author="PR Preview" w:date="2026-01-01T00:00:00Z">
        <w:r>
          <w:delText xml:space="preserve"> </w:delText>
        </w:r>
      </w:del>
      <w:del w:id="21349" w:author="PR Preview" w:date="2026-01-01T00:00:00Z">
        <w:r>
          <w:delText xml:space="preserve">and</w:delText>
        </w:r>
      </w:del>
      <w:del w:id="21350" w:author="PR Preview" w:date="2026-01-01T00:00:00Z">
        <w:r>
          <w:delText xml:space="preserve"> </w:delText>
        </w:r>
      </w:del>
      <m:oMath>
        <m:r>
          <m:t>​</m:t>
        </m:r>
        <m:d>
          <m:dPr>
            <m:begChr m:val="∥"/>
            <m:sepChr m:val=""/>
            <m:endChr m:val="∥"/>
            <m:grow/>
          </m:dPr>
          <m:e>
            <m:limLow>
              <m:e>
                <m:r>
                  <m:t>y</m:t>
                </m:r>
              </m:e>
              <m:lim>
                <m:r>
                  <m:rPr>
                    <m:sty m:val="p"/>
                  </m:rPr>
                  <m:t>∼</m:t>
                </m:r>
              </m:lim>
            </m:limLow>
          </m:e>
        </m:d>
        <m:r>
          <m:t>​</m:t>
        </m:r>
        <m:r>
          <m:rPr>
            <m:sty m:val="p"/>
          </m:rPr>
          <m:t>=</m:t>
        </m:r>
        <m:r>
          <m:t>1</m:t>
        </m:r>
      </m:oMath>
      <w:del w:id="21351" w:author="PR Preview" w:date="2026-01-01T00:00:00Z">
        <w:r>
          <w:delText xml:space="preserve">),</w:delText>
        </w:r>
      </w:del>
      <w:del w:id="21352" w:author="PR Preview" w:date="2026-01-01T00:00:00Z">
        <w:r>
          <w:delText xml:space="preserve"> </w:delText>
        </w:r>
      </w:del>
      <w:del w:id="21353" w:author="PR Preview" w:date="2026-01-01T00:00:00Z">
        <w:r>
          <w:delText xml:space="preserve">cosine similarity equals the inner product</w:delText>
        </w:r>
      </w:del>
      <w:del w:id="21354" w:author="PR Preview" w:date="2026-01-01T00:00:00Z">
        <w:r>
          <w:delText xml:space="preserve"> </w:delText>
        </w:r>
      </w:del>
      <m:oMath>
        <m:r>
          <m:t>​</m:t>
        </m:r>
        <m:d>
          <m:dPr>
            <m:begChr m:val="⟨"/>
            <m:sepChr m:val=""/>
            <m:endChr m:val="⟩"/>
            <m:grow/>
          </m:dPr>
          <m:e>
            <m:limLow>
              <m:e>
                <m:r>
                  <m:t>x</m:t>
                </m:r>
              </m:e>
              <m:lim>
                <m:r>
                  <m:rPr>
                    <m:sty m:val="p"/>
                  </m:rPr>
                  <m:t>∼</m:t>
                </m:r>
              </m:lim>
            </m:limLow>
            <m:r>
              <m:rPr>
                <m:sty m:val="p"/>
              </m:rPr>
              <m:t>,</m:t>
            </m:r>
            <m:limLow>
              <m:e>
                <m:r>
                  <m:t>y</m:t>
                </m:r>
              </m:e>
              <m:lim>
                <m:r>
                  <m:rPr>
                    <m:sty m:val="p"/>
                  </m:rPr>
                  <m:t>∼</m:t>
                </m:r>
              </m:lim>
            </m:limLow>
          </m:e>
        </m:d>
        <m:r>
          <m:t>​</m:t>
        </m:r>
      </m:oMath>
      <w:del w:id="21355" w:author="PR Preview" w:date="2026-01-01T00:00:00Z">
        <w:r>
          <w:delText xml:space="preserve"> </w:delText>
        </w:r>
      </w:del>
      <w:del w:id="21356" w:author="PR Preview" w:date="2026-01-01T00:00:00Z">
        <w:r>
          <w:delText xml:space="preserve">(</w:delText>
        </w:r>
      </w:del>
      <w:hyperlink w:anchor="cor-cosine-similarity-unit-vectors">
        <w:del w:id="21357" w:author="PR Preview" w:date="2026-01-01T00:00:00Z">
          <w:r>
            <w:rPr>
              <w:rStyle w:val="Hyperlink"/>
            </w:rPr>
            <w:delText xml:space="preserve">Corollary 7</w:delText>
          </w:r>
        </w:del>
      </w:hyperlink>
      <w:del w:id="21358" w:author="PR Preview" w:date="2026-01-01T00:00:00Z">
        <w:r>
          <w:delText xml:space="preserve">).</w:delText>
        </w:r>
      </w:del>
      <w:del w:id="21359" w:author="PR Preview" w:date="2026-01-01T00:00:00Z">
        <w:r>
          <w:delText xml:space="preserve"> </w:delText>
        </w:r>
      </w:del>
      <w:del w:id="21360" w:author="PR Preview" w:date="2026-01-01T00:00:00Z">
        <w:r>
          <w:delText xml:space="preserve">Similarly, the self-attention mechanism in Transformers computes query-key alignment scores through scaled inner products</w:delText>
        </w:r>
      </w:del>
      <w:del w:id="21361" w:author="PR Preview" w:date="2026-01-01T00:00:00Z">
        <w:r>
          <w:delText xml:space="preserve"> </w:delText>
        </w:r>
      </w:del>
      <m:oMath>
        <m:limLow>
          <m:e>
            <m:r>
              <m:t>q</m:t>
            </m:r>
          </m:e>
          <m:lim>
            <m:r>
              <m:rPr>
                <m:sty m:val="p"/>
              </m:rPr>
              <m:t>∼</m:t>
            </m:r>
          </m:lim>
        </m:limLow>
        <m:r>
          <m:rPr>
            <m:sty m:val="p"/>
          </m:rPr>
          <m:t>⋅</m:t>
        </m:r>
        <m:limLow>
          <m:e>
            <m:r>
              <m:t>k</m:t>
            </m:r>
          </m:e>
          <m:lim>
            <m:r>
              <m:rPr>
                <m:sty m:val="p"/>
              </m:rPr>
              <m:t>∼</m:t>
            </m:r>
          </m:lim>
        </m:limLow>
        <m:r>
          <m:rPr>
            <m:sty m:val="p"/>
          </m:rPr>
          <m:t>/</m:t>
        </m:r>
        <m:rad>
          <m:radPr>
            <m:degHide m:val="on"/>
          </m:radPr>
          <m:deg/>
          <m:e>
            <m:sSub>
              <m:e>
                <m:r>
                  <m:t>d</m:t>
                </m:r>
              </m:e>
              <m:sub>
                <m:r>
                  <m:t>k</m:t>
                </m:r>
              </m:sub>
            </m:sSub>
          </m:e>
        </m:rad>
      </m:oMath>
      <w:del w:id="21362" w:author="PR Preview" w:date="2026-01-01T00:00:00Z">
        <w:r>
          <w:delText xml:space="preserve">.</w:delText>
        </w:r>
      </w:del>
    </w:p>
    <w:p>
      <w:pPr>
        <w:numPr>
          <w:ilvl w:val="0"/>
          <w:numId w:val="1080"/>
        </w:numPr>
      </w:pPr>
      <w:del w:id="21363" w:author="PR Preview" w:date="2026-01-01T00:00:00Z">
        <w:r>
          <w:rPr>
            <w:b/>
            <w:bCs/>
          </w:rPr>
          <w:delText xml:space="preserve">Weighted and generalized least squares</w:delText>
        </w:r>
      </w:del>
      <w:del w:id="21364" w:author="PR Preview" w:date="2026-01-01T00:00:00Z">
        <w:r>
          <w:delText xml:space="preserve">:</w:delText>
        </w:r>
      </w:del>
      <w:del w:id="21365" w:author="PR Preview" w:date="2026-01-01T00:00:00Z">
        <w:r>
          <w:delText xml:space="preserve"> </w:delText>
        </w:r>
      </w:del>
      <w:del w:id="21366" w:author="PR Preview" w:date="2026-01-01T00:00:00Z">
        <w:r>
          <w:delText xml:space="preserve">In linear regression</w:delText>
        </w:r>
      </w:del>
      <w:del w:id="21367" w:author="PR Preview" w:date="2026-01-01T00:00:00Z">
        <w:r>
          <w:delText xml:space="preserve"> </w:delText>
        </w:r>
      </w:del>
      <m:oMath>
        <m:limLow>
          <m:e>
            <m:r>
              <m:t>y</m:t>
            </m:r>
          </m:e>
          <m:lim>
            <m:r>
              <m:rPr>
                <m:sty m:val="p"/>
              </m:rPr>
              <m:t>∼</m:t>
            </m:r>
          </m:lim>
        </m:limLow>
        <m:r>
          <m:rPr>
            <m:sty m:val="p"/>
          </m:rPr>
          <m:t>≈</m:t>
        </m:r>
        <m:r>
          <m:rPr>
            <m:sty m:val="bi"/>
          </m:rPr>
          <m:t>X</m:t>
        </m:r>
        <m:limLow>
          <m:e>
            <m:r>
              <m:t>β</m:t>
            </m:r>
          </m:e>
          <m:lim>
            <m:r>
              <m:rPr>
                <m:sty m:val="p"/>
              </m:rPr>
              <m:t>∼</m:t>
            </m:r>
          </m:lim>
        </m:limLow>
      </m:oMath>
      <w:del w:id="21368" w:author="PR Preview" w:date="2026-01-01T00:00:00Z">
        <w:r>
          <w:delText xml:space="preserve">, when observation errors have unequal variances or known correlations with positive definite covariance matrix</w:delText>
        </w:r>
      </w:del>
      <w:del w:id="21369" w:author="PR Preview" w:date="2026-01-01T00:00:00Z">
        <w:r>
          <w:delText xml:space="preserve"> </w:delText>
        </w:r>
      </w:del>
      <m:oMath>
        <m:r>
          <m:rPr>
            <m:sty m:val="b"/>
          </m:rPr>
          <m:t>Ω</m:t>
        </m:r>
      </m:oMath>
      <w:del w:id="21370" w:author="PR Preview" w:date="2026-01-01T00:00:00Z">
        <w:r>
          <w:delText xml:space="preserve">,</w:delText>
        </w:r>
      </w:del>
      <w:del w:id="21371" w:author="PR Preview" w:date="2026-01-01T00:00:00Z">
        <w:r>
          <w:delText xml:space="preserve"> </w:delText>
        </w:r>
      </w:del>
      <w:del w:id="21372" w:author="PR Preview" w:date="2026-01-01T00:00:00Z">
        <w:r>
          <w:delText xml:space="preserve">ordinary least squares is inefficient.</w:delText>
        </w:r>
      </w:del>
      <w:del w:id="21373" w:author="PR Preview" w:date="2026-01-01T00:00:00Z">
        <w:r>
          <w:delText xml:space="preserve"> </w:delText>
        </w:r>
      </w:del>
      <w:del w:id="21374" w:author="PR Preview" w:date="2026-01-01T00:00:00Z">
        <w:r>
          <w:delText xml:space="preserve">Generalized least squares minimizes the residual norm in the inner product space induced by</w:delText>
        </w:r>
      </w:del>
      <w:del w:id="21375" w:author="PR Preview" w:date="2026-01-01T00:00:00Z">
        <w:r>
          <w:delText xml:space="preserve"> </w:delText>
        </w:r>
      </w:del>
      <m:oMath>
        <m:r>
          <m:rPr>
            <m:sty m:val="bi"/>
          </m:rPr>
          <m:t>W</m:t>
        </m:r>
        <m:r>
          <m:rPr>
            <m:sty m:val="p"/>
          </m:rPr>
          <m:t>=</m:t>
        </m:r>
        <m:sSup>
          <m:e>
            <m:r>
              <m:rPr>
                <m:sty m:val="b"/>
              </m:rPr>
              <m:t>Ω</m:t>
            </m:r>
          </m:e>
          <m:sup>
            <m:r>
              <m:rPr>
                <m:sty m:val="p"/>
              </m:rPr>
              <m:t>−</m:t>
            </m:r>
            <m:r>
              <m:t>1</m:t>
            </m:r>
          </m:sup>
        </m:sSup>
      </m:oMath>
      <w:del w:id="21376" w:author="PR Preview" w:date="2026-01-01T00:00:00Z">
        <w:r>
          <w:delText xml:space="preserve">:</w:delText>
        </w:r>
      </w:del>
    </w:p>
    <w:p>
      <w:pPr>
        <w:pStyle w:val="BodyText"/>
      </w:pPr>
      <m:oMathPara>
        <m:oMathParaPr>
          <m:jc m:val="center"/>
        </m:oMathParaPr>
        <m:oMath>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e>
          </m:d>
          <m:sSubSup>
            <m:e>
              <m:r>
                <m:t>​</m:t>
              </m:r>
            </m:e>
            <m:sub>
              <m:r>
                <m:rPr>
                  <m:sty m:val="bi"/>
                </m:rPr>
                <m:t>W</m:t>
              </m:r>
            </m:sub>
            <m:sup>
              <m:r>
                <m:t>2</m:t>
              </m:r>
            </m:sup>
          </m:sSubSup>
          <m:r>
            <m:rPr>
              <m:sty m:val="p"/>
            </m:rPr>
            <m:t>=</m:t>
          </m:r>
          <m:limLow>
            <m:e>
              <m:r>
                <m:rPr>
                  <m:sty m:val="p"/>
                </m:rPr>
                <m:t>min</m:t>
              </m:r>
            </m:e>
            <m:lim>
              <m:limLow>
                <m:e>
                  <m:r>
                    <m:t>β</m:t>
                  </m:r>
                </m:e>
                <m:lim>
                  <m:r>
                    <m:rPr>
                      <m:sty m:val="p"/>
                    </m:rPr>
                    <m:t>∼</m:t>
                  </m:r>
                </m:lim>
              </m:limLow>
            </m:lim>
          </m:limLow>
          <m:r>
            <m:t>​</m:t>
          </m:r>
          <m:d>
            <m:dPr>
              <m:begChr m:val="⟨"/>
              <m:sepChr m:val=""/>
              <m:endChr m:val="⟩"/>
              <m:grow/>
            </m:dPr>
            <m:e>
              <m:limLow>
                <m:e>
                  <m:r>
                    <m:t>y</m:t>
                  </m:r>
                </m:e>
                <m:lim>
                  <m:r>
                    <m:rPr>
                      <m:sty m:val="p"/>
                    </m:rPr>
                    <m:t>∼</m:t>
                  </m:r>
                </m:lim>
              </m:limLow>
              <m:r>
                <m:rPr>
                  <m:sty m:val="p"/>
                </m:rPr>
                <m:t>−</m:t>
              </m:r>
              <m:r>
                <m:rPr>
                  <m:sty m:val="bi"/>
                </m:rPr>
                <m:t>X</m:t>
              </m:r>
              <m:limLow>
                <m:e>
                  <m:r>
                    <m:t>β</m:t>
                  </m:r>
                </m:e>
                <m:lim>
                  <m:r>
                    <m:rPr>
                      <m:sty m:val="p"/>
                    </m:rPr>
                    <m:t>∼</m:t>
                  </m:r>
                </m:lim>
              </m:limLow>
              <m:r>
                <m:rPr>
                  <m:sty m:val="p"/>
                </m:rPr>
                <m:t>,</m:t>
              </m:r>
              <m:limLow>
                <m:e>
                  <m:r>
                    <m:t>y</m:t>
                  </m:r>
                </m:e>
                <m:lim>
                  <m:r>
                    <m:rPr>
                      <m:sty m:val="p"/>
                    </m:rPr>
                    <m:t>∼</m:t>
                  </m:r>
                </m:lim>
              </m:limLow>
              <m:r>
                <m:rPr>
                  <m:sty m:val="p"/>
                </m:rPr>
                <m:t>−</m:t>
              </m:r>
              <m:r>
                <m:rPr>
                  <m:sty m:val="bi"/>
                </m:rPr>
                <m:t>X</m:t>
              </m:r>
              <m:limLow>
                <m:e>
                  <m:r>
                    <m:t>β</m:t>
                  </m:r>
                </m:e>
                <m:lim>
                  <m:r>
                    <m:rPr>
                      <m:sty m:val="p"/>
                    </m:rPr>
                    <m:t>∼</m:t>
                  </m:r>
                </m:lim>
              </m:limLow>
            </m:e>
          </m:d>
          <m:sSub>
            <m:e>
              <m:r>
                <m:t>​</m:t>
              </m:r>
            </m:e>
            <m:sub>
              <m:r>
                <m:rPr>
                  <m:sty m:val="bi"/>
                </m:rPr>
                <m:t>W</m:t>
              </m:r>
            </m:sub>
          </m:sSub>
          <m:r>
            <m:rPr>
              <m:sty m:val="p"/>
            </m:rPr>
            <m:t>.</m:t>
          </m:r>
        </m:oMath>
      </m:oMathPara>
    </w:p>
    <w:p>
      <w:pPr>
        <w:pStyle w:val="BodyText"/>
      </w:pPr>
      <w:ins w:id="21377" w:author="PR Preview" w:date="2026-01-01T00:00:00Z">
        <w:r>
          <w:t xml:space="preserve">$$
    \operatorname{cossim}(\mathord{\smash[b]{\underset{\raise.3ex\hbox{$\scriptstyle\sim$}}{x}}\vphantom{x}}, \mathord{\smash[b]{\underset{\raise.3ex\hbox{$\scriptstyle\sim$}}{y}}\vphantom{y}}) = \frac{\mathopen{}\left\langle \mathord{\smash[b]{\underset{\raise.3ex\hbox{$\scriptstyle\sim$}}{x}}\vphantom{x}}, \mathord{\smash[b]{\underset{\raise.3ex\hbox{$\scriptstyle\sim$}}{y}}\vphantom{y}}\right\rangle\mathclose{}}{\mathopen{}\left\lVert\mathord{\smash[b]{\underset{\raise.3ex\hbox{$\scriptstyle\sim$}}{x}}\vphantom{x}}\right\rVert\mathclose{}\,\mathopen{}\left\lVert\mathord{\smash[b]{\underset{\raise.3ex\hbox{$\scriptstyle\sim$}}{y}}\vphantom{y}}\right\rVert\mathclose{}}.
    $$</w:t>
        </w:r>
      </w:ins>
    </w:p>
    <w:p>
      <w:pPr>
        <w:numPr>
          <w:ilvl w:val="0"/>
          <w:numId w:val="1000"/>
        </w:numPr>
      </w:pPr>
      <w:ins w:id="21378" w:author="PR Preview" w:date="2026-01-01T00:00:00Z">
        <w:r>
          <w:t xml:space="preserve">When embedding vectors are normalized to unit Euclidean norm (</w:t>
        </w:r>
      </w:ins>
      <w:ins w:id="21379" w:author="PR Preview" w:date="2026-01-01T00:00:00Z">
        <w:r>
          <w:t xml:space="preserve">$\mathopen{}\left\lVert\mathord{\smash[b]{\underset{\raise.3ex\hbox{$\scriptstyle\sim$}}{x}}\vphantom{x}}\right\rVert\mathclose{} = 1$</w:t>
        </w:r>
      </w:ins>
      <w:ins w:id="21380" w:author="PR Preview" w:date="2026-01-01T00:00:00Z">
        <w:r>
          <w:t xml:space="preserve"> </w:t>
        </w:r>
      </w:ins>
      <w:ins w:id="21381" w:author="PR Preview" w:date="2026-01-01T00:00:00Z">
        <w:r>
          <w:t xml:space="preserve">and</w:t>
        </w:r>
      </w:ins>
      <w:ins w:id="21382" w:author="PR Preview" w:date="2026-01-01T00:00:00Z">
        <w:r>
          <w:t xml:space="preserve"> </w:t>
        </w:r>
      </w:ins>
      <w:ins w:id="21383" w:author="PR Preview" w:date="2026-01-01T00:00:00Z">
        <w:r>
          <w:t xml:space="preserve">$\mathopen{}\left\lVert\mathord{\smash[b]{\underset{\raise.3ex\hbox{$\scriptstyle\sim$}}{y}}\vphantom{y}}\right\rVert\mathclose{} = 1$</w:t>
        </w:r>
      </w:ins>
      <w:ins w:id="21384" w:author="PR Preview" w:date="2026-01-01T00:00:00Z">
        <w:r>
          <w:t xml:space="preserve">),</w:t>
        </w:r>
      </w:ins>
      <w:ins w:id="21385" w:author="PR Preview" w:date="2026-01-01T00:00:00Z">
        <w:r>
          <w:t xml:space="preserve"> </w:t>
        </w:r>
      </w:ins>
      <w:ins w:id="21386" w:author="PR Preview" w:date="2026-01-01T00:00:00Z">
        <w:r>
          <w:t xml:space="preserve">cosine similarity equals the inner product</w:t>
        </w:r>
      </w:ins>
      <w:ins w:id="21387" w:author="PR Preview" w:date="2026-01-01T00:00:00Z">
        <w:r>
          <w:t xml:space="preserve"> </w:t>
        </w:r>
      </w:ins>
      <w:ins w:id="21388" w:author="PR Preview" w:date="2026-01-01T00:00:00Z">
        <w:r>
          <w:t xml:space="preserve">$\mathopen{}\left\langle \mathord{\smash[b]{\underset{\raise.3ex\hbox{$\scriptstyle\sim$}}{x}}\vphantom{x}}, \mathord{\smash[b]{\underset{\raise.3ex\hbox{$\scriptstyle\sim$}}{y}}\vphantom{y}}\right\rangle\mathclose{}$</w:t>
        </w:r>
      </w:ins>
      <w:ins w:id="21389" w:author="PR Preview" w:date="2026-01-01T00:00:00Z">
        <w:r>
          <w:t xml:space="preserve"> </w:t>
        </w:r>
      </w:ins>
      <w:ins w:id="21390" w:author="PR Preview" w:date="2026-01-01T00:00:00Z">
        <w:r>
          <w:t xml:space="preserve">(</w:t>
        </w:r>
      </w:ins>
      <w:hyperlink w:anchor="cor-cosine-similarity-unit-vectors">
        <w:ins w:id="21391" w:author="PR Preview" w:date="2026-01-01T00:00:00Z">
          <w:r>
            <w:rPr>
              <w:rStyle w:val="Hyperlink"/>
            </w:rPr>
            <w:t xml:space="preserve">Corollary 7</w:t>
          </w:r>
        </w:ins>
      </w:hyperlink>
      <w:ins w:id="21392" w:author="PR Preview" w:date="2026-01-01T00:00:00Z">
        <w:r>
          <w:t xml:space="preserve">).</w:t>
        </w:r>
      </w:ins>
      <w:ins w:id="21393" w:author="PR Preview" w:date="2026-01-01T00:00:00Z">
        <w:r>
          <w:t xml:space="preserve"> </w:t>
        </w:r>
      </w:ins>
      <w:ins w:id="21394" w:author="PR Preview" w:date="2026-01-01T00:00:00Z">
        <w:r>
          <w:t xml:space="preserve">Similarly, the self-attention mechanism in Transformers computes query-key alignment scores through scaled inner products</w:t>
        </w:r>
      </w:ins>
      <w:ins w:id="21395" w:author="PR Preview" w:date="2026-01-01T00:00:00Z">
        <w:r>
          <w:t xml:space="preserve"> </w:t>
        </w:r>
      </w:ins>
      <w:ins w:id="21396" w:author="PR Preview" w:date="2026-01-01T00:00:00Z">
        <w:r>
          <w:t xml:space="preserve">$\mathord{\smash[b]{\underset{\raise.3ex\hbox{$\scriptstyle\sim$}}{q}}\vphantom{q}} \cdot \mathord{\smash[b]{\underset{\raise.3ex\hbox{$\scriptstyle\sim$}}{k}}\vphantom{k}} / \sqrt{d_k}$</w:t>
        </w:r>
      </w:ins>
      <w:ins w:id="21397" w:author="PR Preview" w:date="2026-01-01T00:00:00Z">
        <w:r>
          <w:t xml:space="preserve">.</w:t>
        </w:r>
      </w:ins>
    </w:p>
    <w:p>
      <w:pPr>
        <w:numPr>
          <w:ilvl w:val="0"/>
          <w:numId w:val="1080"/>
        </w:numPr>
      </w:pPr>
      <w:ins w:id="21398" w:author="PR Preview" w:date="2026-01-01T00:00:00Z">
        <w:r>
          <w:rPr>
            <w:b/>
            <w:bCs/>
          </w:rPr>
          <w:t xml:space="preserve">Weighted and generalized least squares</w:t>
        </w:r>
      </w:ins>
      <w:ins w:id="21399" w:author="PR Preview" w:date="2026-01-01T00:00:00Z">
        <w:r>
          <w:t xml:space="preserve">:</w:t>
        </w:r>
      </w:ins>
      <w:ins w:id="21400" w:author="PR Preview" w:date="2026-01-01T00:00:00Z">
        <w:r>
          <w:t xml:space="preserve"> </w:t>
        </w:r>
      </w:ins>
      <w:ins w:id="21401" w:author="PR Preview" w:date="2026-01-01T00:00:00Z">
        <w:r>
          <w:t xml:space="preserve">In linear regression</w:t>
        </w:r>
      </w:ins>
      <w:ins w:id="21402" w:author="PR Preview" w:date="2026-01-01T00:00:00Z">
        <w:r>
          <w:t xml:space="preserve"> </w:t>
        </w:r>
      </w:ins>
      <w:ins w:id="21403" w:author="PR Preview" w:date="2026-01-01T00:00:00Z">
        <w:r>
          <w:t xml:space="preserve">$\mathord{\smash[b]{\underset{\raise.3ex\hbox{$\scriptstyle\sim$}}{y}}\vphantom{y}}\approx \mathbf{X}\mathord{\smash[b]{\underset{\raise.3ex\hbox{$\scriptstyle\sim$}}{\beta}}\vphantom{\beta}}$</w:t>
        </w:r>
      </w:ins>
      <w:ins w:id="21404" w:author="PR Preview" w:date="2026-01-01T00:00:00Z">
        <w:r>
          <w:t xml:space="preserve">, when observation errors have unequal variances or known correlations with positive definite covariance matrix</w:t>
        </w:r>
      </w:ins>
      <w:ins w:id="21405" w:author="PR Preview" w:date="2026-01-01T00:00:00Z">
        <w:r>
          <w:t xml:space="preserve"> </w:t>
        </w:r>
      </w:ins>
      <m:oMath>
        <m:r>
          <m:rPr>
            <m:sty m:val="b"/>
          </m:rPr>
          <m:t>Ω</m:t>
        </m:r>
      </m:oMath>
      <w:ins w:id="21406" w:author="PR Preview" w:date="2026-01-01T00:00:00Z">
        <w:r>
          <w:t xml:space="preserve">,</w:t>
        </w:r>
      </w:ins>
      <w:ins w:id="21407" w:author="PR Preview" w:date="2026-01-01T00:00:00Z">
        <w:r>
          <w:t xml:space="preserve"> </w:t>
        </w:r>
      </w:ins>
      <w:ins w:id="21408" w:author="PR Preview" w:date="2026-01-01T00:00:00Z">
        <w:r>
          <w:t xml:space="preserve">ordinary least squares is inefficient.</w:t>
        </w:r>
      </w:ins>
      <w:ins w:id="21409" w:author="PR Preview" w:date="2026-01-01T00:00:00Z">
        <w:r>
          <w:t xml:space="preserve"> </w:t>
        </w:r>
      </w:ins>
      <w:ins w:id="21410" w:author="PR Preview" w:date="2026-01-01T00:00:00Z">
        <w:r>
          <w:t xml:space="preserve">Generalized least squares minimizes the residual norm in the inner product space induced by</w:t>
        </w:r>
      </w:ins>
      <w:ins w:id="21411" w:author="PR Preview" w:date="2026-01-01T00:00:00Z">
        <w:r>
          <w:t xml:space="preserve"> </w:t>
        </w:r>
      </w:ins>
      <m:oMath>
        <m:r>
          <m:rPr>
            <m:sty m:val="bi"/>
          </m:rPr>
          <m:t>W</m:t>
        </m:r>
        <m:r>
          <m:rPr>
            <m:sty m:val="p"/>
          </m:rPr>
          <m:t>=</m:t>
        </m:r>
        <m:sSup>
          <m:e>
            <m:r>
              <m:rPr>
                <m:sty m:val="b"/>
              </m:rPr>
              <m:t>Ω</m:t>
            </m:r>
          </m:e>
          <m:sup>
            <m:r>
              <m:rPr>
                <m:sty m:val="p"/>
              </m:rPr>
              <m:t>−</m:t>
            </m:r>
            <m:r>
              <m:t>1</m:t>
            </m:r>
          </m:sup>
        </m:sSup>
      </m:oMath>
      <w:ins w:id="21412" w:author="PR Preview" w:date="2026-01-01T00:00:00Z">
        <w:r>
          <w:t xml:space="preserve">:</w:t>
        </w:r>
      </w:ins>
    </w:p>
    <w:p>
      <w:pPr>
        <w:pStyle w:val="BodyText"/>
      </w:pPr>
      <w:ins w:id="21413" w:author="PR Preview" w:date="2026-01-01T00:00:00Z">
        <w:r>
          <w:t xml:space="preserve">$$
    \min_{\mathord{\smash[b]{\underset{\raise.3ex\hbox{$\scriptstyle\sim$}}{\beta}}\vphantom{\beta}}} \mathopen{}\left\lVert\mathord{\smash[b]{\underset{\raise.3ex\hbox{$\scriptstyle\sim$}}{y}}\vphantom{y}}- \mathbf{X}\mathord{\smash[b]{\underset{\raise.3ex\hbox{$\scriptstyle\sim$}}{\beta}}\vphantom{\beta}}\right\rVert\mathclose{}_{\mathbf{W}}^2 = \min_{\mathord{\smash[b]{\underset{\raise.3ex\hbox{$\scriptstyle\sim$}}{\beta}}\vphantom{\beta}}} \mathopen{}\left\langle \mathord{\smash[b]{\underset{\raise.3ex\hbox{$\scriptstyle\sim$}}{y}}\vphantom{y}}- \mathbf{X}\mathord{\smash[b]{\underset{\raise.3ex\hbox{$\scriptstyle\sim$}}{\beta}}\vphantom{\beta}}, \mathord{\smash[b]{\underset{\raise.3ex\hbox{$\scriptstyle\sim$}}{y}}\vphantom{y}}- \mathbf{X}\mathord{\smash[b]{\underset{\raise.3ex\hbox{$\scriptstyle\sim$}}{\beta}}\vphantom{\beta}}\right\rangle\mathclose{}_{\mathbf{W}}.
    $$</w:t>
        </w:r>
      </w:ins>
    </w:p>
    <w:bookmarkEnd w:id="519"/>
    <w:bookmarkEnd w:id="520"/>
    <w:bookmarkStart w:id="536" w:name="determinants"/>
    <w:p>
      <w:pPr>
        <w:pStyle w:val="Heading2"/>
      </w:pPr>
      <w:r>
        <w:t xml:space="preserve">19 Determinants</w:t>
      </w:r>
    </w:p>
    <w:bookmarkStart w:id="521" w:name="def-determinant"/>
    <w:p>
      <w:pPr>
        <w:pStyle w:val="FirstParagraph"/>
      </w:pPr>
      <w:r>
        <w:rPr>
          <w:b/>
          <w:bCs/>
        </w:rPr>
        <w:t xml:space="preserve">Definition 105 (Determinant)</w:t>
      </w:r>
      <w:r>
        <w:t xml:space="preserve"> </w:t>
      </w:r>
      <w:r>
        <w:t xml:space="preserve">The</w:t>
      </w:r>
      <w:r>
        <w:t xml:space="preserve"> </w:t>
      </w:r>
      <w:r>
        <w:rPr>
          <w:b/>
          <w:bCs/>
        </w:rPr>
        <w:t xml:space="preserve">determinant</w:t>
      </w:r>
      <w:r>
        <w:t xml:space="preserve"> </w:t>
      </w:r>
      <w:r>
        <w:t xml:space="preserve">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with entries</w:t>
      </w:r>
      <w:r>
        <w:t xml:space="preserve"> </w:t>
      </w:r>
      <m:oMath>
        <m:sSub>
          <m:e>
            <m:r>
              <m:t>a</m:t>
            </m:r>
          </m:e>
          <m:sub>
            <m:r>
              <m:t>i</m:t>
            </m:r>
            <m:r>
              <m:t>j</m:t>
            </m:r>
          </m:sub>
        </m:sSub>
      </m:oMath>
      <w:r>
        <w:t xml:space="preserve">,</w:t>
      </w:r>
      <w:r>
        <w:t xml:space="preserve"> </w:t>
      </w:r>
      <w:r>
        <w:t xml:space="preserve">written</w:t>
      </w:r>
      <w:r>
        <w:t xml:space="preserve"> </w:t>
      </w:r>
      <m:oMath>
        <m:r>
          <m:rPr>
            <m:sty m:val="p"/>
          </m:rPr>
          <m:t>det</m:t>
        </m:r>
        <m:r>
          <m:rPr>
            <m:sty m:val="p"/>
          </m:rPr>
          <m:t>(</m:t>
        </m:r>
        <m:r>
          <m:rPr>
            <m:sty m:val="bi"/>
          </m:rPr>
          <m:t>A</m:t>
        </m:r>
        <m:r>
          <m:rPr>
            <m:sty m:val="p"/>
          </m:rPr>
          <m:t>)</m:t>
        </m:r>
      </m:oMath>
      <w:r>
        <w:t xml:space="preserve"> </w:t>
      </w:r>
      <w:r>
        <w:t xml:space="preserve">or</w:t>
      </w:r>
      <w:r>
        <w:t xml:space="preserve"> </w:t>
      </w:r>
      <m:oMath>
        <m:r>
          <m:t>​</m:t>
        </m:r>
        <m:d>
          <m:dPr>
            <m:begChr m:val="|"/>
            <m:sepChr m:val=""/>
            <m:endChr m:val="|"/>
            <m:grow/>
          </m:dPr>
          <m:e>
            <m:r>
              <m:rPr>
                <m:sty m:val="bi"/>
              </m:rPr>
              <m:t>A</m:t>
            </m:r>
          </m:e>
        </m:d>
        <m:r>
          <m:t>​</m:t>
        </m:r>
      </m:oMath>
      <w:r>
        <w:t xml:space="preserve">,</w:t>
      </w:r>
      <w:r>
        <w:t xml:space="preserve"> </w:t>
      </w:r>
      <w:r>
        <w:t xml:space="preserve">is the number defined recursively in</w:t>
      </w:r>
      <w:r>
        <w:t xml:space="preserve"> </w:t>
      </w:r>
      <m:oMath>
        <m:r>
          <m:t>p</m:t>
        </m:r>
      </m:oMath>
      <w:r>
        <w:t xml:space="preserve">:</w:t>
      </w:r>
    </w:p>
    <w:p>
      <w:pPr>
        <w:pStyle w:val="Compact"/>
        <w:numPr>
          <w:ilvl w:val="0"/>
          <w:numId w:val="1081"/>
        </w:numPr>
      </w:pPr>
      <w:r>
        <w:t xml:space="preserve">For</w:t>
      </w:r>
      <w:r>
        <w:t xml:space="preserve"> </w:t>
      </w:r>
      <m:oMath>
        <m:r>
          <m:t>p</m:t>
        </m:r>
        <m:r>
          <m:rPr>
            <m:sty m:val="p"/>
          </m:rPr>
          <m:t>=</m:t>
        </m:r>
        <m:r>
          <m:t>1</m:t>
        </m:r>
      </m:oMath>
      <w:r>
        <w:t xml:space="preserve">,</w:t>
      </w:r>
      <w:r>
        <w:t xml:space="preserve"> </w:t>
      </w:r>
      <m:oMath>
        <m:r>
          <m:rPr>
            <m:sty m:val="p"/>
          </m:rPr>
          <m:t>det</m:t>
        </m:r>
        <m:r>
          <m:rPr>
            <m:sty m:val="p"/>
          </m:rPr>
          <m:t>(</m:t>
        </m:r>
        <m:r>
          <m:rPr>
            <m:sty m:val="bi"/>
          </m:rPr>
          <m:t>A</m:t>
        </m:r>
        <m:r>
          <m:rPr>
            <m:sty m:val="p"/>
          </m:rPr>
          <m:t>)</m:t>
        </m:r>
        <m:r>
          <m:rPr>
            <m:sty m:val="p"/>
          </m:rPr>
          <m:t>=</m:t>
        </m:r>
        <m:sSub>
          <m:e>
            <m:r>
              <m:t>a</m:t>
            </m:r>
          </m:e>
          <m:sub>
            <m:r>
              <m:t>11</m:t>
            </m:r>
          </m:sub>
        </m:sSub>
      </m:oMath>
      <w:r>
        <w:t xml:space="preserve">.</w:t>
      </w:r>
    </w:p>
    <w:p>
      <w:pPr>
        <w:pStyle w:val="Compact"/>
        <w:numPr>
          <w:ilvl w:val="0"/>
          <w:numId w:val="1081"/>
        </w:numPr>
      </w:pPr>
      <w:r>
        <w:t xml:space="preserve">For</w:t>
      </w:r>
      <w:r>
        <w:t xml:space="preserve"> </w:t>
      </w:r>
      <m:oMath>
        <m:r>
          <m:t>p</m:t>
        </m:r>
        <m:r>
          <m:rPr>
            <m:sty m:val="p"/>
          </m:rPr>
          <m:t>≥</m:t>
        </m:r>
        <m:r>
          <m:t>2</m:t>
        </m:r>
      </m:oMath>
      <w:r>
        <w:t xml:space="preserve">,</w:t>
      </w:r>
    </w:p>
    <w:p>
      <w:pPr>
        <w:pStyle w:val="Compac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j</m:t>
              </m:r>
              <m:r>
                <m:rPr>
                  <m:sty m:val="p"/>
                </m:rPr>
                <m:t>=</m:t>
              </m:r>
              <m:r>
                <m:t>1</m:t>
              </m:r>
            </m:sub>
            <m:sup>
              <m:r>
                <m:t>p</m:t>
              </m:r>
            </m:sup>
            <m:e>
              <m:r>
                <m:rPr>
                  <m:sty m:val="p"/>
                </m:rPr>
                <m:t>(</m:t>
              </m:r>
            </m:e>
          </m:nary>
          <m:r>
            <m:rPr>
              <m:sty m:val="p"/>
            </m:rPr>
            <m:t>−</m:t>
          </m:r>
          <m:r>
            <m:t>1</m:t>
          </m:r>
          <m:sSup>
            <m:e>
              <m:r>
                <m:rPr>
                  <m:sty m:val="p"/>
                </m:rPr>
                <m:t>)</m:t>
              </m:r>
            </m:e>
            <m:sup>
              <m:r>
                <m:t>1</m:t>
              </m:r>
              <m:r>
                <m:rPr>
                  <m:sty m:val="p"/>
                </m:rPr>
                <m:t>+</m:t>
              </m:r>
              <m:r>
                <m:t>j</m:t>
              </m:r>
            </m:sup>
          </m:sSup>
          <m:r>
            <m:t> </m:t>
          </m:r>
          <m:sSub>
            <m:e>
              <m:r>
                <m:t>a</m:t>
              </m:r>
            </m:e>
            <m:sub>
              <m:r>
                <m:t>1</m:t>
              </m:r>
              <m:r>
                <m:t>j</m:t>
              </m:r>
            </m:sub>
          </m:sSub>
          <m:r>
            <m:rPr>
              <m:sty m:val="p"/>
            </m:rPr>
            <m:t>det</m:t>
          </m:r>
          <m:r>
            <m:t>​</m:t>
          </m:r>
          <m:d>
            <m:dPr>
              <m:begChr m:val="("/>
              <m:sepChr m:val=""/>
              <m:endChr m:val=")"/>
              <m:grow/>
            </m:dPr>
            <m:e>
              <m:sSub>
                <m:e>
                  <m:r>
                    <m:rPr>
                      <m:sty m:val="bi"/>
                    </m:rPr>
                    <m:t>A</m:t>
                  </m:r>
                </m:e>
                <m:sub>
                  <m:r>
                    <m:rPr>
                      <m:sty m:val="p"/>
                    </m:rPr>
                    <m:t>(</m:t>
                  </m:r>
                  <m:r>
                    <m:t>1</m:t>
                  </m:r>
                  <m:r>
                    <m:t>j</m:t>
                  </m:r>
                  <m:r>
                    <m:rPr>
                      <m:sty m:val="p"/>
                    </m:rPr>
                    <m:t>)</m:t>
                  </m:r>
                </m:sub>
              </m:sSub>
            </m:e>
          </m:d>
          <m:r>
            <m:t>​</m:t>
          </m:r>
          <m:r>
            <m:rPr>
              <m:sty m:val="p"/>
            </m:rPr>
            <m:t>,</m:t>
          </m:r>
        </m:oMath>
      </m:oMathPara>
    </w:p>
    <w:p>
      <w:pPr>
        <w:pStyle w:val="Compact"/>
        <w:numPr>
          <w:ilvl w:val="0"/>
          <w:numId w:val="1000"/>
        </w:numPr>
      </w:pPr>
      <w:r>
        <w:t xml:space="preserve">where</w:t>
      </w:r>
      <w:r>
        <w:t xml:space="preserve"> </w:t>
      </w:r>
      <m:oMath>
        <m:sSub>
          <m:e>
            <m:r>
              <m:rPr>
                <m:sty m:val="bi"/>
              </m:rPr>
              <m:t>A</m:t>
            </m:r>
          </m:e>
          <m:sub>
            <m:r>
              <m:rPr>
                <m:sty m:val="p"/>
              </m:rPr>
              <m:t>(</m:t>
            </m:r>
            <m:r>
              <m:t>1</m:t>
            </m:r>
            <m:r>
              <m:t>j</m:t>
            </m:r>
            <m:r>
              <m:rPr>
                <m:sty m:val="p"/>
              </m:rPr>
              <m:t>)</m:t>
            </m:r>
          </m:sub>
        </m:sSub>
      </m:oMath>
      <w:r>
        <w:t xml:space="preserve"> </w:t>
      </w:r>
      <w:r>
        <w:t xml:space="preserve">is the</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matrix</w:t>
      </w:r>
      <w:r>
        <w:t xml:space="preserve"> </w:t>
      </w:r>
      <w:r>
        <w:t xml:space="preserve">left after deleting row</w:t>
      </w:r>
      <w:r>
        <w:t xml:space="preserve"> </w:t>
      </w:r>
      <m:oMath>
        <m:r>
          <m:t>1</m:t>
        </m:r>
      </m:oMath>
      <w:r>
        <w:t xml:space="preserve"> </w:t>
      </w:r>
      <w:r>
        <w:t xml:space="preserve">and column</w:t>
      </w:r>
      <w:r>
        <w:t xml:space="preserve"> </w:t>
      </w:r>
      <m:oMath>
        <m:r>
          <m:t>j</m:t>
        </m:r>
      </m:oMath>
      <w:r>
        <w:t xml:space="preserve"> </w:t>
      </w:r>
      <w:r>
        <w:t xml:space="preserve">of</w:t>
      </w:r>
      <w:r>
        <w:t xml:space="preserve"> </w:t>
      </w:r>
      <m:oMath>
        <m:r>
          <m:rPr>
            <m:sty m:val="bi"/>
          </m:rPr>
          <m:t>A</m:t>
        </m:r>
      </m:oMath>
      <w:r>
        <w:t xml:space="preserve">.</w:t>
      </w:r>
    </w:p>
    <w:bookmarkEnd w:id="521"/>
    <w:bookmarkStart w:id="522" w:name="exm-determinant"/>
    <w:p>
      <w:pPr>
        <w:pStyle w:val="FirstParagraph"/>
      </w:pPr>
      <w:r>
        <w:rPr>
          <w:b/>
          <w:bCs/>
        </w:rPr>
        <w:t xml:space="preserve">Example 156 (Determinant of a</w:t>
      </w:r>
      <w:r>
        <w:rPr>
          <w:b/>
          <w:bCs/>
        </w:rPr>
        <w:t xml:space="preserve"> </w:t>
      </w:r>
      <m:oMath>
        <m:r>
          <m:t>2</m:t>
        </m:r>
        <m:r>
          <m:rPr>
            <m:sty m:val="p"/>
          </m:rPr>
          <m:t>×</m:t>
        </m:r>
        <m:r>
          <m:t>2</m:t>
        </m:r>
      </m:oMath>
      <w:r>
        <w:rPr>
          <w:b/>
          <w:bCs/>
        </w:rPr>
        <w:t xml:space="preserve"> </w:t>
      </w:r>
      <w:r>
        <w:rPr>
          <w:b/>
          <w:bCs/>
        </w:rPr>
        <w:t xml:space="preserve">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c</m:t>
                  </m:r>
                </m:e>
                <m:e>
                  <m:r>
                    <m:t>d</m:t>
                  </m:r>
                </m:e>
              </m:mr>
            </m:m>
          </m:e>
        </m:d>
      </m:oMath>
      <w:r>
        <w:t xml:space="preserve">,</w:t>
      </w:r>
      <w:r>
        <w:t xml:space="preserve"> </w:t>
      </w:r>
      <w:r>
        <w:t xml:space="preserve">deleting row 1 and column 1 leaves</w:t>
      </w:r>
      <w:r>
        <w:t xml:space="preserve"> </w:t>
      </w:r>
      <m:oMath>
        <m:d>
          <m:dPr>
            <m:begChr m:val="["/>
            <m:sepChr m:val=""/>
            <m:endChr m:val="]"/>
            <m:grow/>
          </m:dPr>
          <m:e>
            <m:m>
              <m:mPr>
                <m:baseJc m:val="center"/>
                <m:plcHide m:val="on"/>
                <m:mcs>
                  <m:mc>
                    <m:mcPr>
                      <m:mcJc m:val="center"/>
                      <m:count m:val="1"/>
                    </m:mcPr>
                  </m:mc>
                </m:mcs>
              </m:mPr>
              <m:mr>
                <m:e>
                  <m:r>
                    <m:t>d</m:t>
                  </m:r>
                </m:e>
              </m:mr>
            </m:m>
          </m:e>
        </m:d>
      </m:oMath>
      <w:r>
        <w:t xml:space="preserve">,</w:t>
      </w:r>
      <w:r>
        <w:t xml:space="preserve"> </w:t>
      </w:r>
      <w:r>
        <w:t xml:space="preserve">and deleting row 1 and column 2 leaves</w:t>
      </w:r>
      <w:r>
        <w:t xml:space="preserve"> </w:t>
      </w:r>
      <m:oMath>
        <m:d>
          <m:dPr>
            <m:begChr m:val="["/>
            <m:sepChr m:val=""/>
            <m:endChr m:val="]"/>
            <m:grow/>
          </m:dPr>
          <m:e>
            <m:m>
              <m:mPr>
                <m:baseJc m:val="center"/>
                <m:plcHide m:val="on"/>
                <m:mcs>
                  <m:mc>
                    <m:mcPr>
                      <m:mcJc m:val="center"/>
                      <m:count m:val="1"/>
                    </m:mcPr>
                  </m:mc>
                </m:mcs>
              </m:mPr>
              <m:mr>
                <m:e>
                  <m:r>
                    <m:t>c</m:t>
                  </m:r>
                </m:e>
              </m:mr>
            </m:m>
          </m:e>
        </m:d>
      </m:oMath>
      <w:r>
        <w:t xml:space="preserve">.</w:t>
      </w:r>
      <w:r>
        <w:t xml:space="preserve"> </w:t>
      </w:r>
      <w:r>
        <w:t xml:space="preserve">So:</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r>
                <m:t>a</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d</m:t>
                            </m:r>
                          </m:e>
                        </m:mr>
                      </m:m>
                    </m:e>
                  </m:d>
                </m:e>
              </m:d>
              <m:r>
                <m:t>​</m:t>
              </m:r>
              <m:r>
                <m:rPr>
                  <m:sty m:val="p"/>
                </m:rPr>
                <m:t>+</m:t>
              </m:r>
              <m:r>
                <m:rPr>
                  <m:sty m:val="p"/>
                </m:rPr>
                <m:t>(</m:t>
              </m:r>
              <m:r>
                <m:rPr>
                  <m:sty m:val="p"/>
                </m:rPr>
                <m:t>−</m:t>
              </m:r>
              <m:r>
                <m:t>1</m:t>
              </m:r>
              <m:sSup>
                <m:e>
                  <m:r>
                    <m:rPr>
                      <m:sty m:val="p"/>
                    </m:rPr>
                    <m:t>)</m:t>
                  </m:r>
                </m:e>
                <m:sup>
                  <m:r>
                    <m:t>1</m:t>
                  </m:r>
                  <m:r>
                    <m:rPr>
                      <m:sty m:val="p"/>
                    </m:rPr>
                    <m:t>+</m:t>
                  </m:r>
                  <m:r>
                    <m:t>2</m:t>
                  </m:r>
                </m:sup>
              </m:sSup>
              <m:r>
                <m:t> </m:t>
              </m:r>
              <m:r>
                <m:t>b</m:t>
              </m:r>
              <m:r>
                <m:rPr>
                  <m:sty m:val="p"/>
                </m:rPr>
                <m:t>det</m:t>
              </m:r>
              <m:r>
                <m:t>​</m:t>
              </m:r>
              <m:d>
                <m:dPr>
                  <m:begChr m:val="("/>
                  <m:sepChr m:val=""/>
                  <m:endChr m:val=")"/>
                  <m:grow/>
                </m:dPr>
                <m:e>
                  <m:d>
                    <m:dPr>
                      <m:begChr m:val="["/>
                      <m:sepChr m:val=""/>
                      <m:endChr m:val="]"/>
                      <m:grow/>
                    </m:dPr>
                    <m:e>
                      <m:m>
                        <m:mPr>
                          <m:baseJc m:val="center"/>
                          <m:plcHide m:val="on"/>
                          <m:mcs>
                            <m:mc>
                              <m:mcPr>
                                <m:mcJc m:val="center"/>
                                <m:count m:val="1"/>
                              </m:mcPr>
                            </m:mc>
                          </m:mcs>
                        </m:mPr>
                        <m:mr>
                          <m:e>
                            <m:r>
                              <m:t>c</m:t>
                            </m:r>
                          </m:e>
                        </m:mr>
                      </m:m>
                    </m:e>
                  </m:d>
                </m:e>
              </m:d>
              <m:r>
                <m:t>​</m:t>
              </m:r>
              <m:r>
                <m:t>&amp;</m:t>
              </m:r>
              <m:r>
                <m:t>&amp;</m:t>
              </m:r>
              <m:r>
                <m:rPr>
                  <m:nor/>
                  <m:sty m:val="p"/>
                </m:rPr>
                <m:t>(definition, </m:t>
              </m:r>
              <m:r>
                <m:t>p</m:t>
              </m:r>
              <m:r>
                <m:rPr>
                  <m:sty m:val="p"/>
                </m:rPr>
                <m:t>=</m:t>
              </m:r>
              <m:r>
                <m:t>2</m:t>
              </m:r>
              <m:r>
                <m:rPr>
                  <m:nor/>
                  <m:sty m:val="p"/>
                </m:rPr>
                <m:t>)</m:t>
              </m:r>
            </m:e>
            <m:e>
              <m:r>
                <m:t>&amp;</m:t>
              </m:r>
              <m:r>
                <m:rPr>
                  <m:sty m:val="p"/>
                </m:rPr>
                <m:t>=</m:t>
              </m:r>
              <m:r>
                <m:t>a</m:t>
              </m:r>
              <m:r>
                <m:t>d</m:t>
              </m:r>
              <m:r>
                <m:rPr>
                  <m:sty m:val="p"/>
                </m:rPr>
                <m:t>−</m:t>
              </m:r>
              <m:r>
                <m:t>b</m:t>
              </m:r>
              <m:r>
                <m:t>c</m:t>
              </m:r>
              <m:r>
                <m:t>&amp;</m:t>
              </m:r>
              <m:r>
                <m:t>&amp;</m:t>
              </m:r>
              <m:r>
                <m:rPr>
                  <m:nor/>
                  <m:sty m:val="p"/>
                </m:rPr>
                <m:t>(definition, </m:t>
              </m:r>
              <m:r>
                <m:t>p</m:t>
              </m:r>
              <m:r>
                <m:rPr>
                  <m:sty m:val="p"/>
                </m:rPr>
                <m:t>=</m:t>
              </m:r>
              <m:r>
                <m:t>1</m:t>
              </m:r>
              <m:r>
                <m:rPr>
                  <m:nor/>
                  <m:sty m:val="p"/>
                </m:rPr>
                <m:t>)</m:t>
              </m:r>
            </m:e>
          </m:eqArr>
        </m:oMath>
      </m:oMathPara>
    </w:p>
    <w:p>
      <w:pPr>
        <w:pStyle w:val="FirstParagraph"/>
      </w:pPr>
      <w:r>
        <w:t xml:space="preserve">For example,</w:t>
      </w:r>
    </w:p>
    <w:p>
      <w:pPr>
        <w:pStyle w:val="BodyText"/>
      </w:pPr>
      <m:oMathPara>
        <m:oMathParaPr>
          <m:jc m:val="center"/>
        </m:oMathParaPr>
        <m:oMath>
          <m:eqArr>
            <m:e>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e>
              </m:d>
              <m:r>
                <m:t>​</m:t>
              </m:r>
              <m:r>
                <m:t>&amp;</m:t>
              </m:r>
              <m:r>
                <m:rPr>
                  <m:sty m:val="p"/>
                </m:rPr>
                <m:t>=</m:t>
              </m:r>
              <m:r>
                <m:t>2</m:t>
              </m:r>
              <m:r>
                <m:rPr>
                  <m:sty m:val="p"/>
                </m:rPr>
                <m:t>⋅</m:t>
              </m:r>
              <m:r>
                <m:t>2</m:t>
              </m:r>
              <m:r>
                <m:rPr>
                  <m:sty m:val="p"/>
                </m:rPr>
                <m:t>−</m:t>
              </m:r>
              <m:r>
                <m:t>1</m:t>
              </m:r>
              <m:r>
                <m:rPr>
                  <m:sty m:val="p"/>
                </m:rPr>
                <m:t>⋅</m:t>
              </m:r>
              <m:r>
                <m:t>1</m:t>
              </m:r>
            </m:e>
            <m:e>
              <m:r>
                <m:t>&amp;</m:t>
              </m:r>
              <m:r>
                <m:rPr>
                  <m:sty m:val="p"/>
                </m:rPr>
                <m:t>=</m:t>
              </m:r>
              <m:r>
                <m:t>3</m:t>
              </m:r>
              <m:r>
                <m:rPr>
                  <m:sty m:val="p"/>
                </m:rPr>
                <m:t>.</m:t>
              </m:r>
            </m:e>
          </m:eqArr>
        </m:oMath>
      </m:oMathPara>
    </w:p>
    <w:bookmarkEnd w:id="522"/>
    <w:bookmarkStart w:id="523" w:name="rem-determinant-cofactor-expansion"/>
    <w:p>
      <w:pPr>
        <w:pStyle w:val="FirstParagraph"/>
      </w:pPr>
      <w:r>
        <w:rPr>
          <w:i/>
          <w:iCs/>
        </w:rPr>
        <w:t xml:space="preserve">Remark 45</w:t>
      </w:r>
      <w:r>
        <w:t xml:space="preserve"> (Cofactor expansion). </w:t>
      </w:r>
      <w:r>
        <w:t xml:space="preserve">The recursive formula in</w:t>
      </w:r>
      <w:r>
        <w:t xml:space="preserve"> </w:t>
      </w:r>
      <w:hyperlink w:anchor="def-determinant">
        <w:r>
          <w:rPr>
            <w:rStyle w:val="Hyperlink"/>
          </w:rPr>
          <w:t xml:space="preserve">Definition 105</w:t>
        </w:r>
      </w:hyperlink>
      <w:r>
        <w:t xml:space="preserve"> </w:t>
      </w:r>
      <w:r>
        <w:t xml:space="preserve">is the</w:t>
      </w:r>
      <w:r>
        <w:t xml:space="preserve"> </w:t>
      </w:r>
      <w:r>
        <w:rPr>
          <w:i/>
          <w:iCs/>
        </w:rPr>
        <w:t xml:space="preserve">cofactor expansion</w:t>
      </w:r>
      <w:r>
        <w:t xml:space="preserve"> </w:t>
      </w:r>
      <w:r>
        <w:t xml:space="preserve">along the first row.</w:t>
      </w:r>
      <w:r>
        <w:t xml:space="preserve"> </w:t>
      </w:r>
      <w:r>
        <w:t xml:space="preserve">Other sources define the determinant</w:t>
      </w:r>
      <w:r>
        <w:t xml:space="preserve"> </w:t>
      </w:r>
      <w:r>
        <w:t xml:space="preserve">as a sum over all orderings of the columns</w:t>
      </w:r>
      <w:r>
        <w:t xml:space="preserve"> </w:t>
      </w:r>
      <w:r>
        <w:t xml:space="preserve">and derive this expansion from it;</w:t>
      </w:r>
      <w:r>
        <w:t xml:space="preserve"> </w:t>
      </w:r>
      <w:r>
        <w:t xml:space="preserve">the two definitions agree</w:t>
      </w:r>
      <w:r>
        <w:t xml:space="preserve"> </w:t>
      </w:r>
      <w:r>
        <w:t xml:space="preserve">(Banerjee and Roy 2014)</w:t>
      </w:r>
      <w:r>
        <w:t xml:space="preserve">.</w:t>
      </w:r>
    </w:p>
    <w:p>
      <w:pPr>
        <w:pStyle w:val="BodyText"/>
      </w:pPr>
      <w:r>
        <w:t xml:space="preserve">Each ordering picks one entry from each row,</w:t>
      </w:r>
      <w:r>
        <w:t xml:space="preserve"> </w:t>
      </w:r>
      <w:r>
        <w:t xml:space="preserve">from the column that the ordering assigns to that row,</w:t>
      </w:r>
      <w:r>
        <w:t xml:space="preserve"> </w:t>
      </w:r>
      <w:r>
        <w:t xml:space="preserve">and multiplies them.</w:t>
      </w:r>
      <w:r>
        <w:t xml:space="preserve"> </w:t>
      </w:r>
      <w:r>
        <w:t xml:space="preserve">Its sign is</w:t>
      </w:r>
      <w:r>
        <w:t xml:space="preserve"> </w:t>
      </w:r>
      <m:oMath>
        <m:r>
          <m:rPr>
            <m:sty m:val="p"/>
          </m:rPr>
          <m:t>+</m:t>
        </m:r>
        <m:r>
          <m:t>1</m:t>
        </m:r>
      </m:oMath>
      <w:r>
        <w:t xml:space="preserve"> </w:t>
      </w:r>
      <w:r>
        <w:t xml:space="preserve">if the ordering takes an even number of swaps of two columns</w:t>
      </w:r>
      <w:r>
        <w:t xml:space="preserve"> </w:t>
      </w:r>
      <w:r>
        <w:t xml:space="preserve">to reach from</w:t>
      </w:r>
      <w:r>
        <w:t xml:space="preserve"> </w:t>
      </w:r>
      <m:oMath>
        <m:r>
          <m:rPr>
            <m:sty m:val="p"/>
          </m:rPr>
          <m:t>(</m:t>
        </m:r>
        <m:r>
          <m:t>1</m:t>
        </m:r>
        <m:r>
          <m:rPr>
            <m:sty m:val="p"/>
          </m:rPr>
          <m:t>,</m:t>
        </m:r>
        <m:r>
          <m:t>2</m:t>
        </m:r>
        <m:r>
          <m:rPr>
            <m:sty m:val="p"/>
          </m:rPr>
          <m:t>,</m:t>
        </m:r>
        <m:r>
          <m:rPr>
            <m:sty m:val="p"/>
          </m:rPr>
          <m:t>…</m:t>
        </m:r>
        <m:r>
          <m:rPr>
            <m:sty m:val="p"/>
          </m:rPr>
          <m:t>,</m:t>
        </m:r>
        <m:r>
          <m:t>p</m:t>
        </m:r>
        <m:r>
          <m:rPr>
            <m:sty m:val="p"/>
          </m:rPr>
          <m:t>)</m:t>
        </m:r>
      </m:oMath>
      <w:r>
        <w:t xml:space="preserve">,</w:t>
      </w:r>
      <w:r>
        <w:t xml:space="preserve"> </w:t>
      </w:r>
      <w:r>
        <w:t xml:space="preserve">and</w:t>
      </w:r>
      <w:r>
        <w:t xml:space="preserve"> </w:t>
      </w:r>
      <m:oMath>
        <m:r>
          <m:rPr>
            <m:sty m:val="p"/>
          </m:rPr>
          <m:t>−</m:t>
        </m:r>
        <m:r>
          <m:t>1</m:t>
        </m:r>
      </m:oMath>
      <w:r>
        <w:t xml:space="preserve"> </w:t>
      </w:r>
      <w:r>
        <w:t xml:space="preserve">if it takes an odd number.</w:t>
      </w:r>
    </w:p>
    <w:p>
      <w:pPr>
        <w:pStyle w:val="BodyText"/>
      </w:pPr>
      <w:r>
        <w:t xml:space="preserve">For</w:t>
      </w:r>
      <w:r>
        <w:t xml:space="preserve"> </w:t>
      </w:r>
      <m:oMath>
        <m:r>
          <m:t>p</m:t>
        </m:r>
        <m:r>
          <m:rPr>
            <m:sty m:val="p"/>
          </m:rPr>
          <m:t>=</m:t>
        </m:r>
        <m:r>
          <m:t>2</m:t>
        </m:r>
      </m:oMath>
      <w:r>
        <w:t xml:space="preserve">, the columns have two orderings.</w:t>
      </w:r>
      <w:r>
        <w:t xml:space="preserve"> </w:t>
      </w:r>
      <w:r>
        <w:t xml:space="preserve">The ordering</w:t>
      </w:r>
      <w:r>
        <w:t xml:space="preserve"> </w:t>
      </w:r>
      <m:oMath>
        <m:r>
          <m:rPr>
            <m:sty m:val="p"/>
          </m:rPr>
          <m:t>(</m:t>
        </m:r>
        <m:r>
          <m:t>1</m:t>
        </m:r>
        <m:r>
          <m:rPr>
            <m:sty m:val="p"/>
          </m:rPr>
          <m:t>,</m:t>
        </m:r>
        <m:r>
          <m:t>2</m:t>
        </m:r>
        <m:r>
          <m:rPr>
            <m:sty m:val="p"/>
          </m:rPr>
          <m:t>)</m:t>
        </m:r>
      </m:oMath>
      <w:r>
        <w:t xml:space="preserve"> </w:t>
      </w:r>
      <w:r>
        <w:t xml:space="preserve">keeps each column in place,</w:t>
      </w:r>
      <w:r>
        <w:t xml:space="preserve"> </w:t>
      </w:r>
      <w:r>
        <w:t xml:space="preserve">picks the entries</w:t>
      </w:r>
      <w:r>
        <w:t xml:space="preserve"> </w:t>
      </w:r>
      <m:oMath>
        <m:sSub>
          <m:e>
            <m:r>
              <m:t>a</m:t>
            </m:r>
          </m:e>
          <m:sub>
            <m:r>
              <m:t>11</m:t>
            </m:r>
          </m:sub>
        </m:sSub>
      </m:oMath>
      <w:r>
        <w:t xml:space="preserve"> </w:t>
      </w:r>
      <w:r>
        <w:t xml:space="preserve">and</w:t>
      </w:r>
      <w:r>
        <w:t xml:space="preserve"> </w:t>
      </w:r>
      <m:oMath>
        <m:sSub>
          <m:e>
            <m:r>
              <m:t>a</m:t>
            </m:r>
          </m:e>
          <m:sub>
            <m:r>
              <m:t>22</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ordering</w:t>
      </w:r>
      <w:r>
        <w:t xml:space="preserve"> </w:t>
      </w:r>
      <m:oMath>
        <m:r>
          <m:rPr>
            <m:sty m:val="p"/>
          </m:rPr>
          <m:t>(</m:t>
        </m:r>
        <m:r>
          <m:t>2</m:t>
        </m:r>
        <m:r>
          <m:rPr>
            <m:sty m:val="p"/>
          </m:rPr>
          <m:t>,</m:t>
        </m:r>
        <m:r>
          <m:t>1</m:t>
        </m:r>
        <m:r>
          <m:rPr>
            <m:sty m:val="p"/>
          </m:rPr>
          <m:t>)</m:t>
        </m:r>
      </m:oMath>
      <w:r>
        <w:t xml:space="preserve"> </w:t>
      </w:r>
      <w:r>
        <w:t xml:space="preserve">swaps the two columns,</w:t>
      </w:r>
      <w:r>
        <w:t xml:space="preserve"> </w:t>
      </w:r>
      <w:r>
        <w:t xml:space="preserve">picks the entries</w:t>
      </w:r>
      <w:r>
        <w:t xml:space="preserve"> </w:t>
      </w:r>
      <m:oMath>
        <m:sSub>
          <m:e>
            <m:r>
              <m:t>a</m:t>
            </m:r>
          </m:e>
          <m:sub>
            <m:r>
              <m:t>12</m:t>
            </m:r>
          </m:sub>
        </m:sSub>
      </m:oMath>
      <w:r>
        <w:t xml:space="preserve"> </w:t>
      </w:r>
      <w:r>
        <w:t xml:space="preserve">and</w:t>
      </w:r>
      <w:r>
        <w:t xml:space="preserve"> </w:t>
      </w:r>
      <m:oMath>
        <m:sSub>
          <m:e>
            <m:r>
              <m:t>a</m:t>
            </m:r>
          </m:e>
          <m:sub>
            <m:r>
              <m:t>21</m:t>
            </m:r>
          </m:sub>
        </m:sSub>
      </m:oMath>
      <w:r>
        <w:t xml:space="preserve">,</w:t>
      </w:r>
      <w:r>
        <w:t xml:space="preserve"> </w:t>
      </w:r>
      <w:r>
        <w:t xml:space="preserve">and has sign</w:t>
      </w:r>
      <w:r>
        <w:t xml:space="preserve"> </w:t>
      </w:r>
      <m:oMath>
        <m:r>
          <m:rPr>
            <m:sty m:val="p"/>
          </m:rPr>
          <m:t>−</m:t>
        </m:r>
        <m:r>
          <m:t>1</m:t>
        </m:r>
      </m:oMath>
      <w:r>
        <w:t xml:space="preserve">.</w:t>
      </w:r>
      <w:r>
        <w:t xml:space="preserve"> </w:t>
      </w:r>
      <w:r>
        <w:t xml:space="preserve">The sum</w:t>
      </w:r>
      <w:r>
        <w:t xml:space="preserve"> </w:t>
      </w:r>
      <m:oMath>
        <m:sSub>
          <m:e>
            <m:r>
              <m:t>a</m:t>
            </m:r>
          </m:e>
          <m:sub>
            <m:r>
              <m:t>11</m:t>
            </m:r>
          </m:sub>
        </m:sSub>
        <m:sSub>
          <m:e>
            <m:r>
              <m:t>a</m:t>
            </m:r>
          </m:e>
          <m:sub>
            <m:r>
              <m:t>22</m:t>
            </m:r>
          </m:sub>
        </m:sSub>
        <m:r>
          <m:rPr>
            <m:sty m:val="p"/>
          </m:rPr>
          <m:t>−</m:t>
        </m:r>
        <m:sSub>
          <m:e>
            <m:r>
              <m:t>a</m:t>
            </m:r>
          </m:e>
          <m:sub>
            <m:r>
              <m:t>12</m:t>
            </m:r>
          </m:sub>
        </m:sSub>
        <m:sSub>
          <m:e>
            <m:r>
              <m:t>a</m:t>
            </m:r>
          </m:e>
          <m:sub>
            <m:r>
              <m:t>21</m:t>
            </m:r>
          </m:sub>
        </m:sSub>
      </m:oMath>
      <w:r>
        <w:t xml:space="preserve"> </w:t>
      </w:r>
      <w:r>
        <w:t xml:space="preserve">is the value</w:t>
      </w:r>
      <w:r>
        <w:t xml:space="preserve"> </w:t>
      </w:r>
      <m:oMath>
        <m:r>
          <m:t>a</m:t>
        </m:r>
        <m:r>
          <m:t>d</m:t>
        </m:r>
        <m:r>
          <m:rPr>
            <m:sty m:val="p"/>
          </m:rPr>
          <m:t>−</m:t>
        </m:r>
        <m:r>
          <m:t>b</m:t>
        </m:r>
        <m:r>
          <m:t>c</m:t>
        </m:r>
      </m:oMath>
      <w:r>
        <w:t xml:space="preserve"> </w:t>
      </w:r>
      <w:r>
        <w:t xml:space="preserve">from</w:t>
      </w:r>
      <w:r>
        <w:t xml:space="preserve"> </w:t>
      </w:r>
      <w:hyperlink w:anchor="exm-determinant">
        <w:r>
          <w:rPr>
            <w:rStyle w:val="Hyperlink"/>
          </w:rPr>
          <w:t xml:space="preserve">Example 156</w:t>
        </w:r>
      </w:hyperlink>
      <w:r>
        <w:t xml:space="preserve">.</w:t>
      </w:r>
    </w:p>
    <w:bookmarkEnd w:id="523"/>
    <w:p>
      <w:pPr>
        <w:pStyle w:val="BodyText"/>
      </w:pPr>
      <w:r>
        <w:t xml:space="preserve">See also</w:t>
      </w:r>
      <w:r>
        <w:t xml:space="preserve"> </w:t>
      </w:r>
      <w:hyperlink r:id="rId524">
        <w:r>
          <w:rPr>
            <w:rStyle w:val="Hyperlink"/>
          </w:rPr>
          <w:t xml:space="preserve">https://en.wikipedia.org/wiki/Determinant</w:t>
        </w:r>
      </w:hyperlink>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25" name="Picture"/>
                  <a:graphic>
                    <a:graphicData uri="http://schemas.openxmlformats.org/drawingml/2006/picture">
                      <pic:pic>
                        <pic:nvPicPr>
                          <pic:cNvPr descr="/opt/quarto/share/formats/docx/tip.png" id="526" name="Picture"/>
                          <pic:cNvPicPr>
                            <a:picLocks noChangeArrowheads="1" noChangeAspect="1"/>
                          </pic:cNvPicPr>
                        </pic:nvPicPr>
                        <pic:blipFill>
                          <a:blip r:embed="rId7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Video</w:t>
            </w:r>
          </w:p>
        </w:tc>
      </w:tr>
      <w:tr>
        <w:trPr>
          <w:cantSplit/>
        </w:trPr>
        <w:tc>
          <w:tcPr>
            <w:tcMar>
              <w:top w:w="108" w:type="dxa"/>
              <w:bottom w:w="108" w:type="dxa"/>
            </w:tcMar>
          </w:tcPr>
          <w:p>
            <w:pPr>
              <w:pStyle w:val="BodyText"/>
            </w:pPr>
            <w:pPr>
              <w:spacing w:before="16"/>
            </w:pPr>
            <w:r>
              <w:t xml:space="preserve">Chapter 6 of the</w:t>
            </w:r>
            <w:r>
              <w:t xml:space="preserve"> </w:t>
            </w:r>
            <w:hyperlink r:id="rId150">
              <w:r>
                <w:rPr>
                  <w:rStyle w:val="Hyperlink"/>
                  <w:i/>
                  <w:iCs/>
                </w:rPr>
                <w:t xml:space="preserve">Essence of linear algebra</w:t>
              </w:r>
            </w:hyperlink>
            <w:r>
              <w:t xml:space="preserve"> </w:t>
            </w:r>
            <w:r>
              <w:t xml:space="preserve">series by 3Blue1Brown</w:t>
            </w:r>
            <w:r>
              <w:t xml:space="preserve"> </w:t>
            </w:r>
            <w:r>
              <w:t xml:space="preserve">shows the geometric meaning of the determinant:</w:t>
            </w:r>
          </w:p>
          <w:p>
            <w:pPr>
              <w:pStyle w:val="Compact"/>
              <w:numPr>
                <w:ilvl w:val="0"/>
                <w:numId w:val="1082"/>
              </w:numPr>
            </w:pPr>
            <w:hyperlink r:id="rId527">
              <w:r>
                <w:rPr>
                  <w:rStyle w:val="Hyperlink"/>
                </w:rPr>
                <w:t xml:space="preserve">The determinant</w:t>
              </w:r>
            </w:hyperlink>
            <w:r>
              <w:t xml:space="preserve"> </w:t>
            </w:r>
            <w:r>
              <w:t xml:space="preserve">shows how the determinant measures the factor by which a linear transformation scales areas and volumes, and why a zero determinant corresponds to compressing space into a lower dimension.</w:t>
            </w:r>
          </w:p>
          <w:p/>
        </w:tc>
      </w:tr>
    </w:tbl>
    <w:bookmarkStart w:id="528" w:name="thm-det-diagonal"/>
    <w:p>
      <w:pPr>
        <w:pStyle w:val="FirstParagraph"/>
      </w:pPr>
      <w:r>
        <w:rPr>
          <w:b/>
          <w:bCs/>
        </w:rPr>
        <w:t xml:space="preserve">Theorem 84 (Determinant of a diagonal matrix)</w:t>
      </w:r>
      <w:r>
        <w:t xml:space="preserve"> </w:t>
      </w:r>
      <w:r>
        <w:t xml:space="preserve">The determinant (</w:t>
      </w:r>
      <w:hyperlink w:anchor="def-determinant">
        <w:r>
          <w:rPr>
            <w:rStyle w:val="Hyperlink"/>
          </w:rPr>
          <w:t xml:space="preserve">Definition 105</w:t>
        </w:r>
      </w:hyperlink>
      <w:r>
        <w:t xml:space="preserve">) of a</w:t>
      </w:r>
      <w:r>
        <w:t xml:space="preserve"> </w:t>
      </w:r>
      <m:oMath>
        <m:r>
          <m:t>p</m:t>
        </m:r>
        <m:r>
          <m:rPr>
            <m:sty m:val="p"/>
          </m:rPr>
          <m:t>×</m:t>
        </m:r>
        <m:r>
          <m:t>p</m:t>
        </m:r>
      </m:oMath>
      <w:r>
        <w:t xml:space="preserve"> </w:t>
      </w:r>
      <w:r>
        <w:t xml:space="preserve">diagonal matrix</w:t>
      </w:r>
      <w:r>
        <w:t xml:space="preserve"> </w:t>
      </w:r>
      <w:r>
        <w:t xml:space="preserve">(</w:t>
      </w:r>
      <w:hyperlink w:anchor="def-diagonal-matrix">
        <w:r>
          <w:rPr>
            <w:rStyle w:val="Hyperlink"/>
          </w:rPr>
          <w:t xml:space="preserve">Definition 83</w:t>
        </w:r>
      </w:hyperlink>
      <w:r>
        <w:t xml:space="preserve">)</w:t>
      </w:r>
      <w:r>
        <w:t xml:space="preserve"> </w:t>
      </w:r>
      <w:r>
        <w:t xml:space="preserve">is the product of its diagonal entries:</w:t>
      </w:r>
    </w:p>
    <w:p>
      <w:pPr>
        <w:pStyle w:val="BodyText"/>
      </w:pPr>
      <m:oMathPara>
        <m:oMathParaPr>
          <m:jc m:val="center"/>
        </m:oMathParaPr>
        <m:oMath>
          <m:r>
            <m:rPr>
              <m:sty m:val="p"/>
            </m:rPr>
            <m:t>det</m:t>
          </m:r>
          <m:r>
            <m:t>​</m:t>
          </m:r>
          <m:d>
            <m:dPr>
              <m:begChr m:val="("/>
              <m:sepChr m:val=""/>
              <m:endChr m:val=")"/>
              <m:grow/>
            </m:dPr>
            <m:e>
              <m:d>
                <m:dPr>
                  <m:begChr m:val="["/>
                  <m:sepChr m:val=""/>
                  <m:endChr m:val="]"/>
                  <m:grow/>
                </m:dPr>
                <m:e>
                  <m:m>
                    <m:mPr>
                      <m:baseJc m:val="center"/>
                      <m:plcHide m:val="on"/>
                      <m:mcs>
                        <m:mc>
                          <m:mcPr>
                            <m:mcJc m:val="center"/>
                            <m:count m:val="1"/>
                          </m:mcPr>
                        </m:mc>
                        <m:mc>
                          <m:mcPr>
                            <m:mcJc m:val="center"/>
                            <m:count m:val="1"/>
                          </m:mcPr>
                        </m:mc>
                        <m:mc>
                          <m:mcPr>
                            <m:mcJc m:val="center"/>
                            <m:count m:val="1"/>
                          </m:mcPr>
                        </m:mc>
                      </m:mcs>
                    </m:mPr>
                    <m:mr>
                      <m:e>
                        <m:sSub>
                          <m:e>
                            <m:r>
                              <m:t>d</m:t>
                            </m:r>
                          </m:e>
                          <m:sub>
                            <m:r>
                              <m:t>1</m:t>
                            </m:r>
                          </m:sub>
                        </m:sSub>
                      </m:e>
                      <m:e>
                        <m:r>
                          <m:rPr>
                            <m:sty m:val="p"/>
                          </m:rPr>
                          <m:t>⋯</m:t>
                        </m:r>
                      </m:e>
                      <m:e>
                        <m:r>
                          <m:t>0</m:t>
                        </m:r>
                      </m:e>
                    </m:mr>
                    <m:mr>
                      <m:e>
                        <m:r>
                          <m:rPr>
                            <m:sty m:val="p"/>
                          </m:rPr>
                          <m:t>⋮</m:t>
                        </m:r>
                      </m:e>
                      <m:e>
                        <m:r>
                          <m:rPr>
                            <m:sty m:val="p"/>
                          </m:rPr>
                          <m:t>⋱</m:t>
                        </m:r>
                      </m:e>
                      <m:e>
                        <m:r>
                          <m:rPr>
                            <m:sty m:val="p"/>
                          </m:rPr>
                          <m:t>⋮</m:t>
                        </m:r>
                      </m:e>
                    </m:mr>
                    <m:mr>
                      <m:e>
                        <m:r>
                          <m:t>0</m:t>
                        </m:r>
                      </m:e>
                      <m:e>
                        <m:r>
                          <m:rPr>
                            <m:sty m:val="p"/>
                          </m:rPr>
                          <m:t>⋯</m:t>
                        </m:r>
                      </m:e>
                      <m:e>
                        <m:sSub>
                          <m:e>
                            <m:r>
                              <m:t>d</m:t>
                            </m:r>
                          </m:e>
                          <m:sub>
                            <m:r>
                              <m:t>p</m:t>
                            </m:r>
                          </m:sub>
                        </m:sSub>
                      </m:e>
                    </m:mr>
                  </m:m>
                </m:e>
              </m:d>
            </m:e>
          </m:d>
          <m:r>
            <m:t>​</m:t>
          </m:r>
          <m:r>
            <m:rPr>
              <m:sty m:val="p"/>
            </m:rPr>
            <m:t>=</m:t>
          </m:r>
          <m:nary>
            <m:naryPr>
              <m:chr m:val="∏"/>
              <m:limLoc m:val="undOvr"/>
              <m:subHide m:val="off"/>
              <m:supHide m:val="off"/>
            </m:naryPr>
            <m:sub>
              <m:r>
                <m:t>i</m:t>
              </m:r>
              <m:r>
                <m:rPr>
                  <m:sty m:val="p"/>
                </m:rPr>
                <m:t>=</m:t>
              </m:r>
              <m:r>
                <m:t>1</m:t>
              </m:r>
            </m:sub>
            <m:sup>
              <m:r>
                <m:t>p</m:t>
              </m:r>
            </m:sup>
            <m:e>
              <m:sSub>
                <m:e>
                  <m:r>
                    <m:t>d</m:t>
                  </m:r>
                </m:e>
                <m:sub>
                  <m:r>
                    <m:t>i</m:t>
                  </m:r>
                </m:sub>
              </m:sSub>
            </m:e>
          </m:nary>
        </m:oMath>
      </m:oMathPara>
    </w:p>
    <w:bookmarkEnd w:id="528"/>
    <w:p>
      <w:pPr>
        <w:pStyle w:val="FirstParagraph"/>
      </w:pPr>
      <w:r>
        <w:rPr>
          <w:i/>
          <w:iCs/>
        </w:rPr>
        <w:t xml:space="preserve">Proof</w:t>
      </w:r>
      <w:r>
        <w:t xml:space="preserve">. </w:t>
      </w:r>
      <w:r>
        <w:t xml:space="preserve">By</w:t>
      </w:r>
      <w:r>
        <w:t xml:space="preserve"> </w:t>
      </w:r>
      <w:hyperlink r:id="rId142">
        <w:r>
          <w:rPr>
            <w:rStyle w:val="Hyperlink"/>
          </w:rPr>
          <w:t xml:space="preserve">induction</w:t>
        </w:r>
      </w:hyperlink>
      <w:r>
        <w:t xml:space="preserve"> </w:t>
      </w:r>
      <w:r>
        <w:t xml:space="preserve">on</w:t>
      </w:r>
      <w:r>
        <w:t xml:space="preserve"> </w:t>
      </w:r>
      <m:oMath>
        <m:r>
          <m:t>p</m:t>
        </m:r>
      </m:oMath>
      <w:r>
        <w:t xml:space="preserve">.</w:t>
      </w:r>
      <w:r>
        <w:t xml:space="preserve"> </w:t>
      </w:r>
      <w:r>
        <w:t xml:space="preserve">For</w:t>
      </w:r>
      <w:r>
        <w:t xml:space="preserve"> </w:t>
      </w:r>
      <m:oMath>
        <m:r>
          <m:t>p</m:t>
        </m:r>
        <m:r>
          <m:rPr>
            <m:sty m:val="p"/>
          </m:rPr>
          <m:t>=</m:t>
        </m:r>
        <m:r>
          <m:t>1</m:t>
        </m:r>
      </m:oMath>
      <w:r>
        <w:t xml:space="preserve">, the matrix is</w:t>
      </w:r>
      <w:r>
        <w:t xml:space="preserve"> </w:t>
      </w:r>
      <m:oMath>
        <m:d>
          <m:dPr>
            <m:begChr m:val="["/>
            <m:sepChr m:val=""/>
            <m:endChr m:val="]"/>
            <m:grow/>
          </m:dPr>
          <m:e>
            <m:m>
              <m:mPr>
                <m:baseJc m:val="center"/>
                <m:plcHide m:val="on"/>
                <m:mcs>
                  <m:mc>
                    <m:mcPr>
                      <m:mcJc m:val="center"/>
                      <m:count m:val="1"/>
                    </m:mcPr>
                  </m:mc>
                </m:mcs>
              </m:mPr>
              <m:mr>
                <m:e>
                  <m:sSub>
                    <m:e>
                      <m:r>
                        <m:t>d</m:t>
                      </m:r>
                    </m:e>
                    <m:sub>
                      <m:r>
                        <m:t>1</m:t>
                      </m:r>
                    </m:sub>
                  </m:sSub>
                </m:e>
              </m:mr>
            </m:m>
          </m:e>
        </m:d>
      </m:oMath>
      <w:r>
        <w:t xml:space="preserve">,</w:t>
      </w:r>
      <w:r>
        <w:t xml:space="preserve"> </w:t>
      </w:r>
      <w:r>
        <w:t xml:space="preserve">and its determinant is</w:t>
      </w:r>
      <w:r>
        <w:t xml:space="preserve"> </w:t>
      </w:r>
      <m:oMath>
        <m:sSub>
          <m:e>
            <m:r>
              <m:t>d</m:t>
            </m:r>
          </m:e>
          <m:sub>
            <m:r>
              <m:t>1</m:t>
            </m:r>
          </m:sub>
        </m:sSub>
      </m:oMath>
      <w:r>
        <w:t xml:space="preserve"> </w:t>
      </w:r>
      <w:r>
        <w:t xml:space="preserve">by definition.</w:t>
      </w:r>
    </w:p>
    <w:p>
      <w:pPr>
        <w:pStyle w:val="BodyText"/>
      </w:pPr>
      <w:r>
        <w:t xml:space="preserve">For</w:t>
      </w:r>
      <w:r>
        <w:t xml:space="preserve"> </w:t>
      </w:r>
      <m:oMath>
        <m:r>
          <m:t>p</m:t>
        </m:r>
        <m:r>
          <m:rPr>
            <m:sty m:val="p"/>
          </m:rPr>
          <m:t>≥</m:t>
        </m:r>
        <m:r>
          <m:t>2</m:t>
        </m:r>
      </m:oMath>
      <w:r>
        <w:t xml:space="preserve">, suppose the result holds for</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diagonal matrices,</w:t>
      </w:r>
      <w:r>
        <w:t xml:space="preserve"> </w:t>
      </w:r>
      <w:r>
        <w:t xml:space="preserve">and let</w:t>
      </w:r>
      <w:r>
        <w:t xml:space="preserve"> </w:t>
      </w:r>
      <m:oMath>
        <m:r>
          <m:rPr>
            <m:sty m:val="bi"/>
          </m:rPr>
          <m:t>D</m:t>
        </m:r>
      </m:oMath>
      <w:r>
        <w:t xml:space="preserve"> </w:t>
      </w:r>
      <w:r>
        <w:t xml:space="preserve">be</w:t>
      </w:r>
      <w:r>
        <w:t xml:space="preserve"> </w:t>
      </w:r>
      <m:oMath>
        <m:r>
          <m:t>p</m:t>
        </m:r>
        <m:r>
          <m:rPr>
            <m:sty m:val="p"/>
          </m:rPr>
          <m:t>×</m:t>
        </m:r>
        <m:r>
          <m:t>p</m:t>
        </m:r>
      </m:oMath>
      <w:r>
        <w:t xml:space="preserve"> </w:t>
      </w:r>
      <w:r>
        <w:t xml:space="preserve">and diagonal.</w:t>
      </w:r>
      <w:r>
        <w:t xml:space="preserve"> </w:t>
      </w:r>
      <w:r>
        <w:t xml:space="preserve">Row 1 of</w:t>
      </w:r>
      <w:r>
        <w:t xml:space="preserve"> </w:t>
      </w:r>
      <m:oMath>
        <m:r>
          <m:rPr>
            <m:sty m:val="bi"/>
          </m:rPr>
          <m:t>D</m:t>
        </m:r>
      </m:oMath>
      <w:r>
        <w:t xml:space="preserve"> </w:t>
      </w:r>
      <w:r>
        <w:t xml:space="preserve">is</w:t>
      </w:r>
      <w:r>
        <w:t xml:space="preserve"> </w:t>
      </w:r>
      <m:oMath>
        <m:r>
          <m:rPr>
            <m:sty m:val="p"/>
          </m:rPr>
          <m:t>(</m:t>
        </m:r>
        <m:sSub>
          <m:e>
            <m:r>
              <m:t>d</m:t>
            </m:r>
          </m:e>
          <m:sub>
            <m:r>
              <m:t>1</m:t>
            </m:r>
          </m:sub>
        </m:sSub>
        <m:r>
          <m:rPr>
            <m:sty m:val="p"/>
          </m:rPr>
          <m:t>,</m:t>
        </m:r>
        <m:r>
          <m:t>0</m:t>
        </m:r>
        <m:r>
          <m:rPr>
            <m:sty m:val="p"/>
          </m:rPr>
          <m:t>,</m:t>
        </m:r>
        <m:r>
          <m:rPr>
            <m:sty m:val="p"/>
          </m:rPr>
          <m:t>…</m:t>
        </m:r>
        <m:r>
          <m:rPr>
            <m:sty m:val="p"/>
          </m:rPr>
          <m:t>,</m:t>
        </m:r>
        <m:r>
          <m:t>0</m:t>
        </m:r>
        <m:r>
          <m:rPr>
            <m:sty m:val="p"/>
          </m:rPr>
          <m:t>)</m:t>
        </m:r>
      </m:oMath>
      <w:r>
        <w:t xml:space="preserve">,</w:t>
      </w:r>
      <w:r>
        <w:t xml:space="preserve"> </w:t>
      </w:r>
      <w:r>
        <w:t xml:space="preserve">so only the</w:t>
      </w:r>
      <w:r>
        <w:t xml:space="preserve"> </w:t>
      </w:r>
      <m:oMath>
        <m:r>
          <m:t>j</m:t>
        </m:r>
        <m:r>
          <m:rPr>
            <m:sty m:val="p"/>
          </m:rPr>
          <m:t>=</m:t>
        </m:r>
        <m:r>
          <m:t>1</m:t>
        </m:r>
      </m:oMath>
      <w:r>
        <w:t xml:space="preserve"> </w:t>
      </w:r>
      <w:r>
        <w:t xml:space="preserve">term of the definition can be nonzero,</w:t>
      </w:r>
      <w:r>
        <w:t xml:space="preserve"> </w:t>
      </w:r>
      <w:r>
        <w:t xml:space="preserve">and deleting row 1 and column 1 of</w:t>
      </w:r>
      <w:r>
        <w:t xml:space="preserve"> </w:t>
      </w:r>
      <m:oMath>
        <m:r>
          <m:rPr>
            <m:sty m:val="bi"/>
          </m:rPr>
          <m:t>D</m:t>
        </m:r>
      </m:oMath>
      <w:r>
        <w:t xml:space="preserve"> </w:t>
      </w:r>
      <w:r>
        <w:t xml:space="preserve">leaves the diagonal matrix with diagonal entries</w:t>
      </w:r>
      <w:r>
        <w:t xml:space="preserve"> </w:t>
      </w:r>
      <m:oMath>
        <m:sSub>
          <m:e>
            <m:r>
              <m:t>d</m:t>
            </m:r>
          </m:e>
          <m:sub>
            <m:r>
              <m:t>2</m:t>
            </m:r>
          </m:sub>
        </m:sSub>
        <m:r>
          <m:rPr>
            <m:sty m:val="p"/>
          </m:rPr>
          <m:t>,</m:t>
        </m:r>
        <m:r>
          <m:rPr>
            <m:sty m:val="p"/>
          </m:rPr>
          <m:t>…</m:t>
        </m:r>
        <m:r>
          <m:rPr>
            <m:sty m:val="p"/>
          </m:rPr>
          <m:t>,</m:t>
        </m:r>
        <m:sSub>
          <m:e>
            <m:r>
              <m:t>d</m:t>
            </m:r>
          </m:e>
          <m:sub>
            <m:r>
              <m:t>p</m:t>
            </m:r>
          </m:sub>
        </m:sSub>
      </m:oMath>
      <w:r>
        <w:t xml:space="preserve">:</w:t>
      </w:r>
    </w:p>
    <w:p>
      <w:pPr>
        <w:pStyle w:val="BodyText"/>
      </w:pPr>
      <m:oMathPara>
        <m:oMathParaPr>
          <m:jc m:val="center"/>
        </m:oMathParaPr>
        <m:oMath>
          <m:eqArr>
            <m:e>
              <m:r>
                <m:rPr>
                  <m:sty m:val="p"/>
                </m:rPr>
                <m:t>det</m:t>
              </m:r>
              <m:r>
                <m:rPr>
                  <m:sty m:val="p"/>
                </m:rPr>
                <m:t>(</m:t>
              </m:r>
              <m:r>
                <m:rPr>
                  <m:sty m:val="bi"/>
                </m:rPr>
                <m:t>D</m:t>
              </m:r>
              <m:r>
                <m:rPr>
                  <m:sty m:val="p"/>
                </m:rPr>
                <m:t>)</m:t>
              </m:r>
              <m:r>
                <m:t>&amp;</m:t>
              </m:r>
              <m:r>
                <m:rPr>
                  <m:sty m:val="p"/>
                </m:rPr>
                <m:t>=</m:t>
              </m:r>
              <m:r>
                <m:rPr>
                  <m:sty m:val="p"/>
                </m:rPr>
                <m:t>(</m:t>
              </m:r>
              <m:r>
                <m:rPr>
                  <m:sty m:val="p"/>
                </m:rPr>
                <m:t>−</m:t>
              </m:r>
              <m:r>
                <m:t>1</m:t>
              </m:r>
              <m:sSup>
                <m:e>
                  <m:r>
                    <m:rPr>
                      <m:sty m:val="p"/>
                    </m:rPr>
                    <m:t>)</m:t>
                  </m:r>
                </m:e>
                <m:sup>
                  <m:r>
                    <m:t>1</m:t>
                  </m:r>
                  <m:r>
                    <m:rPr>
                      <m:sty m:val="p"/>
                    </m:rPr>
                    <m:t>+</m:t>
                  </m:r>
                  <m:r>
                    <m:t>1</m:t>
                  </m:r>
                </m:sup>
              </m:sSup>
              <m:r>
                <m:t> </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rPr>
                  <m:sty m:val="p"/>
                </m:rPr>
                <m:t>+</m:t>
              </m:r>
              <m:nary>
                <m:naryPr>
                  <m:chr m:val="∑"/>
                  <m:limLoc m:val="undOvr"/>
                  <m:subHide m:val="off"/>
                  <m:supHide m:val="off"/>
                </m:naryPr>
                <m:sub>
                  <m:r>
                    <m:t>j</m:t>
                  </m:r>
                  <m:r>
                    <m:rPr>
                      <m:sty m:val="p"/>
                    </m:rPr>
                    <m:t>=</m:t>
                  </m:r>
                  <m:r>
                    <m:t>2</m:t>
                  </m:r>
                </m:sub>
                <m:sup>
                  <m:r>
                    <m:t>p</m:t>
                  </m:r>
                </m:sup>
                <m:e>
                  <m:r>
                    <m:rPr>
                      <m:sty m:val="p"/>
                    </m:rPr>
                    <m:t>(</m:t>
                  </m:r>
                </m:e>
              </m:nary>
              <m:r>
                <m:rPr>
                  <m:sty m:val="p"/>
                </m:rPr>
                <m:t>−</m:t>
              </m:r>
              <m:r>
                <m:t>1</m:t>
              </m:r>
              <m:sSup>
                <m:e>
                  <m:r>
                    <m:rPr>
                      <m:sty m:val="p"/>
                    </m:rPr>
                    <m:t>)</m:t>
                  </m:r>
                </m:e>
                <m:sup>
                  <m:r>
                    <m:t>1</m:t>
                  </m:r>
                  <m:r>
                    <m:rPr>
                      <m:sty m:val="p"/>
                    </m:rPr>
                    <m:t>+</m:t>
                  </m:r>
                  <m:r>
                    <m:t>j</m:t>
                  </m:r>
                </m:sup>
              </m:sSup>
              <m:r>
                <m:rPr>
                  <m:sty m:val="p"/>
                </m:rPr>
                <m:t>⋅</m:t>
              </m:r>
              <m:r>
                <m:t>0</m:t>
              </m:r>
              <m:r>
                <m:rPr>
                  <m:sty m:val="p"/>
                </m:rPr>
                <m:t>⋅</m:t>
              </m:r>
              <m:r>
                <m:rPr>
                  <m:sty m:val="p"/>
                </m:rPr>
                <m:t>det</m:t>
              </m:r>
              <m:r>
                <m:t>​</m:t>
              </m:r>
              <m:d>
                <m:dPr>
                  <m:begChr m:val="("/>
                  <m:sepChr m:val=""/>
                  <m:endChr m:val=")"/>
                  <m:grow/>
                </m:dPr>
                <m:e>
                  <m:sSub>
                    <m:e>
                      <m:r>
                        <m:rPr>
                          <m:sty m:val="bi"/>
                        </m:rPr>
                        <m:t>D</m:t>
                      </m:r>
                    </m:e>
                    <m:sub>
                      <m:r>
                        <m:rPr>
                          <m:sty m:val="p"/>
                        </m:rPr>
                        <m:t>(</m:t>
                      </m:r>
                      <m:r>
                        <m:t>1</m:t>
                      </m:r>
                      <m:r>
                        <m:t>j</m:t>
                      </m:r>
                      <m:r>
                        <m:rPr>
                          <m:sty m:val="p"/>
                        </m:rPr>
                        <m:t>)</m:t>
                      </m:r>
                    </m:sub>
                  </m:sSub>
                </m:e>
              </m:d>
              <m:r>
                <m:t>​</m:t>
              </m:r>
              <m:r>
                <m:t>&amp;</m:t>
              </m:r>
              <m:r>
                <m:t>&amp;</m:t>
              </m:r>
              <m:r>
                <m:rPr>
                  <m:nor/>
                  <m:sty m:val="p"/>
                </m:rPr>
                <m:t>(definition)</m:t>
              </m:r>
            </m:e>
            <m:e>
              <m:r>
                <m:t>&amp;</m:t>
              </m:r>
              <m:r>
                <m:rPr>
                  <m:sty m:val="p"/>
                </m:rPr>
                <m:t>=</m:t>
              </m:r>
              <m:sSub>
                <m:e>
                  <m:r>
                    <m:t>d</m:t>
                  </m:r>
                </m:e>
                <m:sub>
                  <m:r>
                    <m:t>1</m:t>
                  </m:r>
                </m:sub>
              </m:sSub>
              <m:r>
                <m:rPr>
                  <m:sty m:val="p"/>
                </m:rPr>
                <m:t>det</m:t>
              </m:r>
              <m:r>
                <m:t>​</m:t>
              </m:r>
              <m:d>
                <m:dPr>
                  <m:begChr m:val="("/>
                  <m:sepChr m:val=""/>
                  <m:endChr m:val=")"/>
                  <m:grow/>
                </m:dPr>
                <m:e>
                  <m:sSub>
                    <m:e>
                      <m:r>
                        <m:rPr>
                          <m:sty m:val="bi"/>
                        </m:rPr>
                        <m:t>D</m:t>
                      </m:r>
                    </m:e>
                    <m:sub>
                      <m:r>
                        <m:rPr>
                          <m:sty m:val="p"/>
                        </m:rPr>
                        <m:t>(</m:t>
                      </m:r>
                      <m:r>
                        <m:t>11</m:t>
                      </m:r>
                      <m:r>
                        <m:rPr>
                          <m:sty m:val="p"/>
                        </m:rPr>
                        <m:t>)</m:t>
                      </m:r>
                    </m:sub>
                  </m:sSub>
                </m:e>
              </m:d>
              <m:r>
                <m:t>​</m:t>
              </m:r>
              <m:r>
                <m:t>&amp;</m:t>
              </m:r>
              <m:r>
                <m:t>&amp;</m:t>
              </m:r>
              <m:r>
                <m:rPr>
                  <m:nor/>
                  <m:sty m:val="p"/>
                </m:rPr>
                <m:t>(drop the zero terms)</m:t>
              </m:r>
            </m:e>
            <m:e>
              <m:r>
                <m:t>&amp;</m:t>
              </m:r>
              <m:r>
                <m:rPr>
                  <m:sty m:val="p"/>
                </m:rPr>
                <m:t>=</m:t>
              </m:r>
              <m:sSub>
                <m:e>
                  <m:r>
                    <m:t>d</m:t>
                  </m:r>
                </m:e>
                <m:sub>
                  <m:r>
                    <m:t>1</m:t>
                  </m:r>
                </m:sub>
              </m:sSub>
              <m:nary>
                <m:naryPr>
                  <m:chr m:val="∏"/>
                  <m:limLoc m:val="undOvr"/>
                  <m:subHide m:val="off"/>
                  <m:supHide m:val="off"/>
                </m:naryPr>
                <m:sub>
                  <m:r>
                    <m:t>i</m:t>
                  </m:r>
                  <m:r>
                    <m:rPr>
                      <m:sty m:val="p"/>
                    </m:rPr>
                    <m:t>=</m:t>
                  </m:r>
                  <m:r>
                    <m:t>2</m:t>
                  </m:r>
                </m:sub>
                <m:sup>
                  <m:r>
                    <m:t>p</m:t>
                  </m:r>
                </m:sup>
                <m:e>
                  <m:sSub>
                    <m:e>
                      <m:r>
                        <m:t>d</m:t>
                      </m:r>
                    </m:e>
                    <m:sub>
                      <m:r>
                        <m:t>i</m:t>
                      </m:r>
                    </m:sub>
                  </m:sSub>
                </m:e>
              </m:nary>
              <m:r>
                <m:t>&amp;</m:t>
              </m:r>
              <m:r>
                <m:t>&amp;</m:t>
              </m:r>
              <m:r>
                <m:rPr>
                  <m:nor/>
                  <m:sty m:val="p"/>
                </m:rPr>
                <m:t>(induction hypothesis)</m:t>
              </m:r>
            </m:e>
            <m:e>
              <m:r>
                <m:t>&amp;</m:t>
              </m:r>
              <m:r>
                <m:rPr>
                  <m:sty m:val="p"/>
                </m:rPr>
                <m:t>=</m:t>
              </m:r>
              <m:nary>
                <m:naryPr>
                  <m:chr m:val="∏"/>
                  <m:limLoc m:val="undOvr"/>
                  <m:subHide m:val="off"/>
                  <m:supHide m:val="off"/>
                </m:naryPr>
                <m:sub>
                  <m:r>
                    <m:t>i</m:t>
                  </m:r>
                  <m:r>
                    <m:rPr>
                      <m:sty m:val="p"/>
                    </m:rPr>
                    <m:t>=</m:t>
                  </m:r>
                  <m:r>
                    <m:t>1</m:t>
                  </m:r>
                </m:sub>
                <m:sup>
                  <m:r>
                    <m:t>p</m:t>
                  </m:r>
                </m:sup>
                <m:e>
                  <m:sSub>
                    <m:e>
                      <m:r>
                        <m:t>d</m:t>
                      </m:r>
                    </m:e>
                    <m:sub>
                      <m:r>
                        <m:t>i</m:t>
                      </m:r>
                    </m:sub>
                  </m:sSub>
                </m:e>
              </m:nary>
              <m:r>
                <m:t>&amp;</m:t>
              </m:r>
              <m:r>
                <m:t>&amp;</m:t>
              </m:r>
              <m:r>
                <m:rPr>
                  <m:nor/>
                  <m:sty m:val="p"/>
                </m:rPr>
                <m:t>(combine)</m:t>
              </m:r>
            </m:e>
          </m:eqArr>
        </m:oMath>
      </m:oMathPara>
    </w:p>
    <w:bookmarkStart w:id="529" w:name="exm-det-diagonal"/>
    <w:p>
      <w:pPr>
        <w:pStyle w:val="FirstParagraph"/>
      </w:pPr>
      <w:r>
        <w:rPr>
          <w:b/>
          <w:bCs/>
        </w:rPr>
        <w:t xml:space="preserve">Example 157 (Determinant of a scaled identity matrix)</w:t>
      </w:r>
      <w:r>
        <w:t xml:space="preserve"> </w:t>
      </w:r>
      <w:r>
        <w:t xml:space="preserve">For a number</w:t>
      </w:r>
      <w:r>
        <w:t xml:space="preserve"> </w:t>
      </w:r>
      <m:oMath>
        <m:r>
          <m:t>c</m:t>
        </m:r>
      </m:oMath>
      <w:r>
        <w:t xml:space="preserve">,</w:t>
      </w:r>
      <w:r>
        <w:t xml:space="preserve"> </w:t>
      </w:r>
      <m:oMath>
        <m:r>
          <m:t>c</m:t>
        </m:r>
        <m:r>
          <m:t> </m:t>
        </m:r>
        <m:sSub>
          <m:e>
            <m:r>
              <m:rPr>
                <m:sty m:val="bi"/>
              </m:rPr>
              <m:t>I</m:t>
            </m:r>
          </m:e>
          <m:sub>
            <m:r>
              <m:t>p</m:t>
            </m:r>
          </m:sub>
        </m:sSub>
      </m:oMath>
      <w:r>
        <w:t xml:space="preserve"> </w:t>
      </w:r>
      <w:r>
        <w:t xml:space="preserve">is diagonal with every diagonal entry equal to</w:t>
      </w:r>
      <w:r>
        <w:t xml:space="preserve"> </w:t>
      </w:r>
      <m:oMath>
        <m:r>
          <m:t>c</m:t>
        </m:r>
      </m:oMath>
      <w:r>
        <w:t xml:space="preserve">,</w:t>
      </w:r>
      <w:r>
        <w:t xml:space="preserve"> </w:t>
      </w:r>
      <w:r>
        <w:t xml:space="preserve">so</w:t>
      </w:r>
      <w:r>
        <w:t xml:space="preserve"> </w:t>
      </w:r>
      <m:oMath>
        <m:r>
          <m:rPr>
            <m:sty m:val="p"/>
          </m:rPr>
          <m:t>det</m:t>
        </m:r>
        <m:r>
          <m:rPr>
            <m:sty m:val="p"/>
          </m:rPr>
          <m:t>(</m:t>
        </m:r>
        <m:r>
          <m:t>c</m:t>
        </m:r>
        <m:r>
          <m:t> </m:t>
        </m:r>
        <m:sSub>
          <m:e>
            <m:r>
              <m:rPr>
                <m:sty m:val="bi"/>
              </m:rPr>
              <m:t>I</m:t>
            </m:r>
          </m:e>
          <m:sub>
            <m:r>
              <m:t>p</m:t>
            </m:r>
          </m:sub>
        </m:sSub>
        <m:r>
          <m:rPr>
            <m:sty m:val="p"/>
          </m:rPr>
          <m:t>)</m:t>
        </m:r>
        <m:r>
          <m:rPr>
            <m:sty m:val="p"/>
          </m:rPr>
          <m:t>=</m:t>
        </m:r>
        <m:sSup>
          <m:e>
            <m:r>
              <m:t>c</m:t>
            </m:r>
          </m:e>
          <m:sup>
            <m:r>
              <m:t>p</m:t>
            </m:r>
          </m:sup>
        </m:sSup>
      </m:oMath>
      <w:r>
        <w:t xml:space="preserve">.</w:t>
      </w:r>
      <w:r>
        <w:t xml:space="preserve"> </w:t>
      </w:r>
      <w:r>
        <w:t xml:space="preserve">In particular,</w:t>
      </w:r>
      <w:r>
        <w:t xml:space="preserve"> </w:t>
      </w:r>
      <m:oMath>
        <m:r>
          <m:rPr>
            <m:sty m:val="p"/>
          </m:rPr>
          <m:t>det</m:t>
        </m:r>
        <m:r>
          <m:rPr>
            <m:sty m:val="p"/>
          </m:rPr>
          <m:t>(</m:t>
        </m:r>
        <m:sSub>
          <m:e>
            <m:r>
              <m:rPr>
                <m:sty m:val="bi"/>
              </m:rPr>
              <m:t>I</m:t>
            </m:r>
          </m:e>
          <m:sub>
            <m:r>
              <m:t>p</m:t>
            </m:r>
          </m:sub>
        </m:sSub>
        <m:r>
          <m:rPr>
            <m:sty m:val="p"/>
          </m:rPr>
          <m:t>)</m:t>
        </m:r>
        <m:r>
          <m:rPr>
            <m:sty m:val="p"/>
          </m:rPr>
          <m:t>=</m:t>
        </m:r>
        <m:r>
          <m:t>1</m:t>
        </m:r>
      </m:oMath>
      <w:r>
        <w:t xml:space="preserve">.</w:t>
      </w:r>
    </w:p>
    <w:bookmarkEnd w:id="529"/>
    <w:bookmarkStart w:id="530" w:name="thm-det-product"/>
    <w:p>
      <w:pPr>
        <w:pStyle w:val="BodyText"/>
      </w:pPr>
      <w:r>
        <w:rPr>
          <w:b/>
          <w:bCs/>
        </w:rPr>
        <w:t xml:space="preserve">Theorem 85 (Determinant of a product)</w:t>
      </w:r>
      <w:r>
        <w:t xml:space="preserve"> </w:t>
      </w:r>
      <w:r>
        <w:t xml:space="preserve">For</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w:t>
      </w:r>
    </w:p>
    <w:p>
      <w:pPr>
        <w:pStyle w:val="BodyText"/>
      </w:pPr>
      <m:oMathPara>
        <m:oMathParaPr>
          <m:jc m:val="center"/>
        </m:oMathParaPr>
        <m:oMath>
          <m:r>
            <m:rPr>
              <m:sty m:val="p"/>
            </m:rPr>
            <m:t>det</m:t>
          </m:r>
          <m:r>
            <m:rPr>
              <m:sty m:val="p"/>
            </m:rPr>
            <m:t>(</m:t>
          </m:r>
          <m:r>
            <m:rPr>
              <m:sty m:val="bi"/>
            </m:rPr>
            <m:t>A</m:t>
          </m:r>
          <m:r>
            <m:rPr>
              <m:sty m:val="bi"/>
            </m:rPr>
            <m:t>B</m:t>
          </m:r>
          <m:r>
            <m:rPr>
              <m:sty m:val="p"/>
            </m:rPr>
            <m:t>)</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oMath>
      </m:oMathPara>
    </w:p>
    <w:bookmarkEnd w:id="530"/>
    <w:bookmarkStart w:id="531" w:name="exm-det-product"/>
    <w:p>
      <w:pPr>
        <w:pStyle w:val="FirstParagraph"/>
      </w:pPr>
      <w:r>
        <w:rPr>
          <w:b/>
          <w:bCs/>
        </w:rPr>
        <w:t xml:space="preserve">Example 158 (Checking the product rule)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3</m:t>
                  </m:r>
                </m:e>
                <m:e>
                  <m:r>
                    <m:t>1</m:t>
                  </m:r>
                </m:e>
              </m:mr>
            </m:m>
          </m:e>
        </m:d>
      </m:oMath>
      <w:r>
        <w:t xml:space="preserve">,</w:t>
      </w:r>
      <w:r>
        <w:t xml:space="preserve"> </w:t>
      </w:r>
      <w:hyperlink w:anchor="exm-determinant">
        <w:r>
          <w:rPr>
            <w:rStyle w:val="Hyperlink"/>
          </w:rPr>
          <w:t xml:space="preserve">Example 156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2</m:t>
              </m:r>
              <m:r>
                <m:rPr>
                  <m:sty m:val="p"/>
                </m:rPr>
                <m:t>⋅</m:t>
              </m:r>
              <m:r>
                <m:t>1</m:t>
              </m:r>
              <m:r>
                <m:rPr>
                  <m:sty m:val="p"/>
                </m:rPr>
                <m:t>−</m:t>
              </m:r>
              <m:r>
                <m:t>1</m:t>
              </m:r>
              <m:r>
                <m:rPr>
                  <m:sty m:val="p"/>
                </m:rPr>
                <m:t>⋅</m:t>
              </m:r>
              <m:r>
                <m:t>0</m:t>
              </m:r>
            </m:e>
            <m:e>
              <m:r>
                <m:t>&amp;</m:t>
              </m:r>
              <m:r>
                <m:rPr>
                  <m:sty m:val="p"/>
                </m:rPr>
                <m:t>=</m:t>
              </m:r>
              <m:r>
                <m:t>2</m:t>
              </m:r>
            </m:e>
          </m:eqArr>
        </m:oMath>
      </m:oMathPara>
    </w:p>
    <w:p>
      <w:pPr>
        <w:pStyle w:val="FirstParagraph"/>
      </w:pPr>
      <w:r>
        <w:t xml:space="preserve">and</w:t>
      </w:r>
    </w:p>
    <w:p>
      <w:pPr>
        <w:pStyle w:val="BodyText"/>
      </w:pPr>
      <m:oMathPara>
        <m:oMathParaPr>
          <m:jc m:val="center"/>
        </m:oMathParaPr>
        <m:oMath>
          <m:eqArr>
            <m:e>
              <m:r>
                <m:rPr>
                  <m:sty m:val="p"/>
                </m:rPr>
                <m:t>det</m:t>
              </m:r>
              <m:r>
                <m:rPr>
                  <m:sty m:val="p"/>
                </m:rPr>
                <m:t>(</m:t>
              </m:r>
              <m:r>
                <m:rPr>
                  <m:sty m:val="bi"/>
                </m:rPr>
                <m:t>B</m:t>
              </m:r>
              <m:r>
                <m:rPr>
                  <m:sty m:val="p"/>
                </m:rPr>
                <m:t>)</m:t>
              </m:r>
              <m:r>
                <m:t>&amp;</m:t>
              </m:r>
              <m:r>
                <m:rPr>
                  <m:sty m:val="p"/>
                </m:rPr>
                <m:t>=</m:t>
              </m:r>
              <m:r>
                <m:t>1</m:t>
              </m:r>
              <m:r>
                <m:rPr>
                  <m:sty m:val="p"/>
                </m:rPr>
                <m:t>⋅</m:t>
              </m:r>
              <m:r>
                <m:t>1</m:t>
              </m:r>
              <m:r>
                <m:rPr>
                  <m:sty m:val="p"/>
                </m:rPr>
                <m:t>−</m:t>
              </m:r>
              <m:r>
                <m:t>0</m:t>
              </m:r>
              <m:r>
                <m:rPr>
                  <m:sty m:val="p"/>
                </m:rPr>
                <m:t>⋅</m:t>
              </m:r>
              <m:r>
                <m:t>3</m:t>
              </m:r>
            </m:e>
            <m:e>
              <m:r>
                <m:t>&amp;</m:t>
              </m:r>
              <m:r>
                <m:rPr>
                  <m:sty m:val="p"/>
                </m:rPr>
                <m:t>=</m:t>
              </m:r>
              <m:r>
                <m:t>1</m:t>
              </m:r>
              <m:r>
                <m:rPr>
                  <m:sty m:val="p"/>
                </m:rPr>
                <m:t>.</m:t>
              </m:r>
            </m:e>
          </m:eqArr>
        </m:oMath>
      </m:oMathPara>
    </w:p>
    <w:p>
      <w:pPr>
        <w:pStyle w:val="FirstParagraph"/>
      </w:pPr>
      <w:r>
        <w:t xml:space="preserve">The product is</w:t>
      </w:r>
    </w:p>
    <w:p>
      <w:pPr>
        <w:pStyle w:val="BodyText"/>
      </w:pPr>
      <m:oMathPara>
        <m:oMathParaPr>
          <m:jc m:val="center"/>
        </m:oMathParaPr>
        <m:oMath>
          <m:eqArr>
            <m:e>
              <m:r>
                <m:rPr>
                  <m:sty m:val="bi"/>
                </m:rPr>
                <m:t>A</m:t>
              </m:r>
              <m:r>
                <m:rPr>
                  <m:sty m:val="bi"/>
                </m:rPr>
                <m:t>B</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1</m:t>
                        </m:r>
                        <m:r>
                          <m:rPr>
                            <m:sty m:val="p"/>
                          </m:rPr>
                          <m:t>+</m:t>
                        </m:r>
                        <m:r>
                          <m:t>1</m:t>
                        </m:r>
                        <m:r>
                          <m:rPr>
                            <m:sty m:val="p"/>
                          </m:rPr>
                          <m:t>⋅</m:t>
                        </m:r>
                        <m:r>
                          <m:t>3</m:t>
                        </m:r>
                      </m:e>
                      <m:e>
                        <m:r>
                          <m:t>2</m:t>
                        </m:r>
                        <m:r>
                          <m:rPr>
                            <m:sty m:val="p"/>
                          </m:rPr>
                          <m:t>⋅</m:t>
                        </m:r>
                        <m:r>
                          <m:t>0</m:t>
                        </m:r>
                        <m:r>
                          <m:rPr>
                            <m:sty m:val="p"/>
                          </m:rPr>
                          <m:t>+</m:t>
                        </m:r>
                        <m:r>
                          <m:t>1</m:t>
                        </m:r>
                        <m:r>
                          <m:rPr>
                            <m:sty m:val="p"/>
                          </m:rPr>
                          <m:t>⋅</m:t>
                        </m:r>
                        <m:r>
                          <m:t>1</m:t>
                        </m:r>
                      </m:e>
                    </m:mr>
                    <m:mr>
                      <m:e>
                        <m:r>
                          <m:t>0</m:t>
                        </m:r>
                        <m:r>
                          <m:rPr>
                            <m:sty m:val="p"/>
                          </m:rPr>
                          <m:t>⋅</m:t>
                        </m:r>
                        <m:r>
                          <m:t>1</m:t>
                        </m:r>
                        <m:r>
                          <m:rPr>
                            <m:sty m:val="p"/>
                          </m:rPr>
                          <m:t>+</m:t>
                        </m:r>
                        <m:r>
                          <m:t>1</m:t>
                        </m:r>
                        <m:r>
                          <m:rPr>
                            <m:sty m:val="p"/>
                          </m:rPr>
                          <m:t>⋅</m:t>
                        </m:r>
                        <m:r>
                          <m:t>3</m:t>
                        </m:r>
                      </m:e>
                      <m:e>
                        <m:r>
                          <m:t>0</m:t>
                        </m:r>
                        <m:r>
                          <m:rPr>
                            <m:sty m:val="p"/>
                          </m:rPr>
                          <m:t>⋅</m:t>
                        </m:r>
                        <m:r>
                          <m:t>0</m:t>
                        </m:r>
                        <m:r>
                          <m:rPr>
                            <m:sty m:val="p"/>
                          </m:rPr>
                          <m:t>+</m:t>
                        </m:r>
                        <m:r>
                          <m:t>1</m:t>
                        </m:r>
                        <m:r>
                          <m:rPr>
                            <m:sty m:val="p"/>
                          </m:rPr>
                          <m:t>⋅</m:t>
                        </m:r>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1</m:t>
                        </m:r>
                      </m:e>
                    </m:mr>
                    <m:mr>
                      <m:e>
                        <m:r>
                          <m:t>3</m:t>
                        </m:r>
                      </m:e>
                      <m:e>
                        <m:r>
                          <m:t>1</m:t>
                        </m:r>
                      </m:e>
                    </m:mr>
                  </m:m>
                </m:e>
              </m:d>
              <m:r>
                <m:rPr>
                  <m:sty m:val="p"/>
                </m:rPr>
                <m:t>,</m:t>
              </m:r>
            </m:e>
          </m:eqArr>
        </m:oMath>
      </m:oMathPara>
    </w:p>
    <w:p>
      <w:pPr>
        <w:pStyle w:val="FirstParagraph"/>
      </w:pPr>
      <w:r>
        <w:t xml:space="preserve">with</w:t>
      </w:r>
    </w:p>
    <w:p>
      <w:pPr>
        <w:pStyle w:val="BodyText"/>
      </w:pPr>
      <m:oMathPara>
        <m:oMathParaPr>
          <m:jc m:val="center"/>
        </m:oMathParaPr>
        <m:oMath>
          <m:eqArr>
            <m:e>
              <m:r>
                <m:rPr>
                  <m:sty m:val="p"/>
                </m:rPr>
                <m:t>det</m:t>
              </m:r>
              <m:r>
                <m:rPr>
                  <m:sty m:val="p"/>
                </m:rPr>
                <m:t>(</m:t>
              </m:r>
              <m:r>
                <m:rPr>
                  <m:sty m:val="bi"/>
                </m:rPr>
                <m:t>A</m:t>
              </m:r>
              <m:r>
                <m:rPr>
                  <m:sty m:val="bi"/>
                </m:rPr>
                <m:t>B</m:t>
              </m:r>
              <m:r>
                <m:rPr>
                  <m:sty m:val="p"/>
                </m:rPr>
                <m:t>)</m:t>
              </m:r>
              <m:r>
                <m:t>&amp;</m:t>
              </m:r>
              <m:r>
                <m:rPr>
                  <m:sty m:val="p"/>
                </m:rPr>
                <m:t>=</m:t>
              </m:r>
              <m:r>
                <m:t>5</m:t>
              </m:r>
              <m:r>
                <m:rPr>
                  <m:sty m:val="p"/>
                </m:rPr>
                <m:t>⋅</m:t>
              </m:r>
              <m:r>
                <m:t>1</m:t>
              </m:r>
              <m:r>
                <m:rPr>
                  <m:sty m:val="p"/>
                </m:rPr>
                <m:t>−</m:t>
              </m:r>
              <m:r>
                <m:t>1</m:t>
              </m:r>
              <m:r>
                <m:rPr>
                  <m:sty m:val="p"/>
                </m:rPr>
                <m:t>⋅</m:t>
              </m:r>
              <m:r>
                <m:t>3</m:t>
              </m:r>
            </m:e>
            <m:e>
              <m:r>
                <m:t>&amp;</m:t>
              </m:r>
              <m:r>
                <m:rPr>
                  <m:sty m:val="p"/>
                </m:rPr>
                <m:t>=</m:t>
              </m:r>
              <m:r>
                <m:t>2</m:t>
              </m:r>
            </m:e>
            <m:e>
              <m:r>
                <m:t>&amp;</m:t>
              </m:r>
              <m:r>
                <m:rPr>
                  <m:sty m:val="p"/>
                </m:rPr>
                <m:t>=</m:t>
              </m:r>
              <m:r>
                <m:rPr>
                  <m:sty m:val="p"/>
                </m:rPr>
                <m:t>det</m:t>
              </m:r>
              <m:r>
                <m:rPr>
                  <m:sty m:val="p"/>
                </m:rPr>
                <m:t>(</m:t>
              </m:r>
              <m:r>
                <m:rPr>
                  <m:sty m:val="bi"/>
                </m:rPr>
                <m:t>A</m:t>
              </m:r>
              <m:r>
                <m:rPr>
                  <m:sty m:val="p"/>
                </m:rPr>
                <m:t>)</m:t>
              </m:r>
              <m:r>
                <m:rPr>
                  <m:sty m:val="p"/>
                </m:rPr>
                <m:t>det</m:t>
              </m:r>
              <m:r>
                <m:rPr>
                  <m:sty m:val="p"/>
                </m:rPr>
                <m:t>(</m:t>
              </m:r>
              <m:r>
                <m:rPr>
                  <m:sty m:val="bi"/>
                </m:rPr>
                <m:t>B</m:t>
              </m:r>
              <m:r>
                <m:rPr>
                  <m:sty m:val="p"/>
                </m:rPr>
                <m:t>)</m:t>
              </m:r>
              <m:r>
                <m:rPr>
                  <m:sty m:val="p"/>
                </m:rPr>
                <m:t>.</m:t>
              </m:r>
            </m:e>
          </m:eqArr>
        </m:oMath>
      </m:oMathPara>
    </w:p>
    <w:bookmarkEnd w:id="531"/>
    <w:bookmarkStart w:id="532" w:name="rem-det-product-proof"/>
    <w:p>
      <w:pPr>
        <w:pStyle w:val="FirstParagraph"/>
      </w:pPr>
      <w:r>
        <w:rPr>
          <w:i/>
          <w:iCs/>
        </w:rPr>
        <w:t xml:space="preserve">Remark 46</w:t>
      </w:r>
      <w:r>
        <w:t xml:space="preserve"> (An example is not a proof). </w:t>
      </w:r>
      <w:hyperlink w:anchor="exm-det-product">
        <w:r>
          <w:rPr>
            <w:rStyle w:val="Hyperlink"/>
          </w:rPr>
          <w:t xml:space="preserve">Example 158</w:t>
        </w:r>
      </w:hyperlink>
      <w:r>
        <w:t xml:space="preserve"> </w:t>
      </w:r>
      <w:r>
        <w:t xml:space="preserve">checks</w:t>
      </w:r>
      <w:r>
        <w:t xml:space="preserve"> </w:t>
      </w:r>
      <w:hyperlink w:anchor="thm-det-product">
        <w:r>
          <w:rPr>
            <w:rStyle w:val="Hyperlink"/>
          </w:rPr>
          <w:t xml:space="preserve">Theorem 85</w:t>
        </w:r>
      </w:hyperlink>
      <w:r>
        <w:t xml:space="preserve"> </w:t>
      </w:r>
      <w:r>
        <w:t xml:space="preserve">for one pair of</w:t>
      </w:r>
      <w:r>
        <w:t xml:space="preserve"> </w:t>
      </w:r>
      <m:oMath>
        <m:r>
          <m:t>2</m:t>
        </m:r>
        <m:r>
          <m:rPr>
            <m:sty m:val="p"/>
          </m:rPr>
          <m:t>×</m:t>
        </m:r>
        <m:r>
          <m:t>2</m:t>
        </m:r>
      </m:oMath>
      <w:r>
        <w:t xml:space="preserve"> </w:t>
      </w:r>
      <w:r>
        <w:t xml:space="preserve">matrices,</w:t>
      </w:r>
      <w:r>
        <w:t xml:space="preserve"> </w:t>
      </w:r>
      <w:r>
        <w:t xml:space="preserve">which shows the theorem holds there</w:t>
      </w:r>
      <w:r>
        <w:t xml:space="preserve"> </w:t>
      </w:r>
      <w:r>
        <w:t xml:space="preserve">but does not prove it for every pair.</w:t>
      </w:r>
      <w:r>
        <w:t xml:space="preserve"> </w:t>
      </w:r>
      <w:r>
        <w:t xml:space="preserve">The proof needs properties of the determinant</w:t>
      </w:r>
      <w:r>
        <w:t xml:space="preserve"> </w:t>
      </w:r>
      <w:r>
        <w:t xml:space="preserve">that these notes don’t develop;</w:t>
      </w:r>
      <w:r>
        <w:t xml:space="preserve"> </w:t>
      </w:r>
      <w:r>
        <w:t xml:space="preserve">see</w:t>
      </w:r>
      <w:r>
        <w:t xml:space="preserve"> </w:t>
      </w:r>
      <w:r>
        <w:t xml:space="preserve">Banerjee and Roy (2014)</w:t>
      </w:r>
      <w:r>
        <w:t xml:space="preserve">.</w:t>
      </w:r>
    </w:p>
    <w:bookmarkEnd w:id="532"/>
    <w:p>
      <w:pPr>
        <w:pStyle w:val="BodyText"/>
      </w:pPr>
      <w:r>
        <w:t xml:space="preserve">See also</w:t>
      </w:r>
      <w:r>
        <w:t xml:space="preserve"> </w:t>
      </w:r>
      <w:hyperlink r:id="rId524">
        <w:r>
          <w:rPr>
            <w:rStyle w:val="Hyperlink"/>
          </w:rPr>
          <w:t xml:space="preserve">https://en.wikipedia.org/wiki/Determinant</w:t>
        </w:r>
      </w:hyperlink>
      <w:r>
        <w:t xml:space="preserve">.</w:t>
      </w:r>
    </w:p>
    <w:bookmarkStart w:id="533" w:name="thm-det-eigenvalues"/>
    <w:p>
      <w:pPr>
        <w:pStyle w:val="BodyText"/>
      </w:pPr>
      <w:r>
        <w:rPr>
          <w:b/>
          <w:bCs/>
        </w:rPr>
        <w:t xml:space="preserve">Theorem 86 (The determinant of a symmetric matrix is the product of its eigenvalues)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symmetric matrix with real entries,</w:t>
      </w:r>
      <w:r>
        <w:t xml:space="preserve"> </w:t>
      </w:r>
      <w:r>
        <w:t xml:space="preserve">with eigendecomposition</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def-eigendecomposition">
        <w:r>
          <w:rPr>
            <w:rStyle w:val="Hyperlink"/>
          </w:rPr>
          <w:t xml:space="preserve">Definition 97</w:t>
        </w:r>
      </w:hyperlink>
      <w:r>
        <w:t xml:space="preserve">)</w:t>
      </w:r>
      <w:r>
        <w:t xml:space="preserve"> </w:t>
      </w:r>
      <w:r>
        <w:t xml:space="preserve">and eigenvalues</w:t>
      </w:r>
      <w:r>
        <w:t xml:space="preserve"> </w:t>
      </w:r>
      <m:oMath>
        <m:sSub>
          <m:e>
            <m:r>
              <m:t>λ</m:t>
            </m:r>
          </m:e>
          <m:sub>
            <m:r>
              <m:t>1</m:t>
            </m:r>
          </m:sub>
        </m:sSub>
        <m:r>
          <m:rPr>
            <m:sty m:val="p"/>
          </m:rPr>
          <m:t>,</m:t>
        </m:r>
        <m:r>
          <m:rPr>
            <m:sty m:val="p"/>
          </m:rPr>
          <m:t>…</m:t>
        </m:r>
        <m:r>
          <m:rPr>
            <m:sty m:val="p"/>
          </m:rPr>
          <m:t>,</m:t>
        </m:r>
        <m:sSub>
          <m:e>
            <m:r>
              <m:t>λ</m:t>
            </m:r>
          </m:e>
          <m:sub>
            <m:r>
              <m:t>p</m:t>
            </m:r>
          </m:sub>
        </m:sSub>
      </m:oMath>
      <w:r>
        <w:t xml:space="preserve"> </w:t>
      </w:r>
      <w:r>
        <w:t xml:space="preserve">on the diagonal of</w:t>
      </w:r>
      <w:r>
        <w:t xml:space="preserve"> </w:t>
      </w:r>
      <m:oMath>
        <m:r>
          <m:rPr>
            <m:sty m:val="b"/>
          </m:rPr>
          <m:t>Λ</m:t>
        </m:r>
      </m:oMath>
      <w:r>
        <w:t xml:space="preserve">.</w:t>
      </w:r>
      <w:r>
        <w:t xml:space="preserve"> </w:t>
      </w:r>
      <w:r>
        <w:t xml:space="preserve">Then</w:t>
      </w:r>
    </w:p>
    <w:p>
      <w:pPr>
        <w:pStyle w:val="BodyText"/>
      </w:pPr>
      <m:oMathPara>
        <m:oMathParaPr>
          <m:jc m:val="center"/>
        </m:oMathParaPr>
        <m:oMath>
          <m:r>
            <m:rPr>
              <m:sty m:val="p"/>
            </m:rPr>
            <m:t>det</m:t>
          </m:r>
          <m:r>
            <m:rPr>
              <m:sty m:val="p"/>
            </m:rPr>
            <m:t>(</m:t>
          </m:r>
          <m:r>
            <m:rPr>
              <m:sty m:val="bi"/>
            </m:rPr>
            <m:t>A</m:t>
          </m:r>
          <m:r>
            <m:rPr>
              <m:sty m:val="p"/>
            </m:rPr>
            <m:t>)</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rPr>
              <m:sty m:val="p"/>
            </m:rPr>
            <m:t>.</m:t>
          </m:r>
        </m:oMath>
      </m:oMathPara>
    </w:p>
    <w:bookmarkEnd w:id="533"/>
    <w:p>
      <w:pPr>
        <w:pStyle w:val="FirstParagraph"/>
      </w:pPr>
      <w:r>
        <w:rPr>
          <w:i/>
          <w:iCs/>
        </w:rPr>
        <w:t xml:space="preserve">Proof</w:t>
      </w:r>
      <w:r>
        <w:t xml:space="preserve">. </w:t>
      </w:r>
      <w:r>
        <w:t xml:space="preserve">First,</w:t>
      </w:r>
      <w:r>
        <w:t xml:space="preserve"> </w:t>
      </w:r>
      <m:oMath>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rPr>
            <m:sty m:val="p"/>
          </m:rPr>
          <m:t>=</m:t>
        </m:r>
        <m:r>
          <m:t>1</m:t>
        </m:r>
      </m:oMath>
      <w:r>
        <w:t xml:space="preserve">:</w:t>
      </w:r>
    </w:p>
    <w:p>
      <w:pPr>
        <w:pStyle w:val="BodyText"/>
      </w:pPr>
      <m:oMathPara>
        <m:oMathParaPr>
          <m:jc m:val="center"/>
        </m:oMathParaPr>
        <m:oMath>
          <m:eqArr>
            <m:e>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rPr>
                  <m:sty m:val="p"/>
                </m:rPr>
                <m:t>=</m:t>
              </m:r>
              <m:r>
                <m:rPr>
                  <m:sty m:val="p"/>
                </m:rPr>
                <m:t>det</m:t>
              </m:r>
              <m:r>
                <m:rPr>
                  <m:sty m:val="p"/>
                </m:rPr>
                <m:t>(</m:t>
              </m:r>
              <m:sSup>
                <m:e>
                  <m:r>
                    <m:rPr>
                      <m:sty m:val="bi"/>
                    </m:rPr>
                    <m:t>Q</m:t>
                  </m:r>
                </m:e>
                <m:sup>
                  <m:r>
                    <m:rPr>
                      <m:sty m:val="p"/>
                    </m:rPr>
                    <m:t>⊤</m:t>
                  </m:r>
                </m:sup>
              </m:sSup>
              <m:r>
                <m:rPr>
                  <m:sty m:val="bi"/>
                </m:rPr>
                <m:t>Q</m:t>
              </m:r>
              <m:r>
                <m:rPr>
                  <m:sty m:val="p"/>
                </m:rPr>
                <m:t>)</m:t>
              </m:r>
              <m:r>
                <m:t>&amp;</m:t>
              </m:r>
              <m:r>
                <m:t>&amp;</m:t>
              </m:r>
              <m:r>
                <m:rPr>
                  <m:nor/>
                  <m:sty m:val="p"/>
                </m:rPr>
                <m:t>(determinant of a product)</m:t>
              </m:r>
            </m:e>
            <m:e>
              <m:r>
                <m:t>&amp;</m:t>
              </m:r>
              <m:r>
                <m:rPr>
                  <m:sty m:val="p"/>
                </m:rPr>
                <m:t>=</m:t>
              </m:r>
              <m:r>
                <m:rPr>
                  <m:sty m:val="p"/>
                </m:rPr>
                <m:t>det</m:t>
              </m:r>
              <m:r>
                <m:rPr>
                  <m:sty m:val="p"/>
                </m:rPr>
                <m:t>(</m:t>
              </m:r>
              <m:sSub>
                <m:e>
                  <m:r>
                    <m:rPr>
                      <m:sty m:val="bi"/>
                    </m:rPr>
                    <m:t>I</m:t>
                  </m:r>
                </m:e>
                <m:sub>
                  <m:r>
                    <m:t>p</m:t>
                  </m:r>
                </m:sub>
              </m:sSub>
              <m:r>
                <m:rPr>
                  <m:sty m:val="p"/>
                </m:rPr>
                <m:t>)</m:t>
              </m:r>
              <m:r>
                <m:t>&amp;</m:t>
              </m:r>
              <m:r>
                <m:t>&amp;</m:t>
              </m:r>
              <m:r>
                <m:rPr>
                  <m:nor/>
                  <m:sty m:val="p"/>
                </m:rPr>
                <m:t>(</m:t>
              </m:r>
              <m:r>
                <m:rPr>
                  <m:sty m:val="bi"/>
                </m:rPr>
                <m:t>Q</m:t>
              </m:r>
              <m:r>
                <m:rPr>
                  <m:nor/>
                  <m:sty m:val="p"/>
                </m:rPr>
                <m:t> is orthogonal)</m:t>
              </m:r>
            </m:e>
            <m:e>
              <m:r>
                <m:t>&amp;</m:t>
              </m:r>
              <m:r>
                <m:rPr>
                  <m:sty m:val="p"/>
                </m:rPr>
                <m:t>=</m:t>
              </m:r>
              <m:r>
                <m:t>1</m:t>
              </m:r>
              <m:r>
                <m:t>&amp;</m:t>
              </m:r>
              <m:r>
                <m:t>&amp;</m:t>
              </m:r>
              <m:r>
                <m:rPr>
                  <m:nor/>
                  <m:sty m:val="p"/>
                </m:rPr>
                <m:t>(determinant of the identity)</m:t>
              </m:r>
            </m:e>
          </m:eqArr>
        </m:oMath>
      </m:oMathPara>
    </w:p>
    <w:p>
      <w:pPr>
        <w:pStyle w:val="FirstParagraph"/>
      </w:pPr>
      <w:r>
        <w:t xml:space="preserve">Then:</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rPr>
                  <m:sty m:val="p"/>
                </m:rPr>
                <m:t>det</m:t>
              </m:r>
              <m:r>
                <m:rPr>
                  <m:sty m:val="p"/>
                </m:rPr>
                <m:t>(</m:t>
              </m:r>
              <m:r>
                <m:rPr>
                  <m:sty m:val="bi"/>
                </m:rPr>
                <m:t>Q</m:t>
              </m:r>
              <m:r>
                <m:rPr>
                  <m:sty m:val="b"/>
                </m:rPr>
                <m:t>Λ</m:t>
              </m:r>
              <m:sSup>
                <m:e>
                  <m:r>
                    <m:rPr>
                      <m:sty m:val="bi"/>
                    </m:rPr>
                    <m:t>Q</m:t>
                  </m:r>
                </m:e>
                <m:sup>
                  <m:r>
                    <m:rPr>
                      <m:sty m:val="p"/>
                    </m:rPr>
                    <m:t>⊤</m:t>
                  </m:r>
                </m:sup>
              </m:sSup>
              <m:r>
                <m:rPr>
                  <m:sty m:val="p"/>
                </m:rPr>
                <m:t>)</m:t>
              </m:r>
              <m:r>
                <m:t>&amp;</m:t>
              </m:r>
              <m:r>
                <m:t>&amp;</m:t>
              </m:r>
              <m:r>
                <m:rPr>
                  <m:nor/>
                  <m:sty m:val="p"/>
                </m:rPr>
                <m:t>(substitute the eigendecomposition)</m:t>
              </m:r>
            </m:e>
            <m:e>
              <m:r>
                <m:t>&amp;</m:t>
              </m:r>
              <m:r>
                <m:rPr>
                  <m:sty m:val="p"/>
                </m:rPr>
                <m:t>=</m:t>
              </m:r>
              <m:r>
                <m:rPr>
                  <m:sty m:val="p"/>
                </m:rPr>
                <m:t>det</m:t>
              </m:r>
              <m:r>
                <m:rPr>
                  <m:sty m:val="p"/>
                </m:rPr>
                <m:t>(</m:t>
              </m:r>
              <m:r>
                <m:rPr>
                  <m:sty m:val="bi"/>
                </m:rPr>
                <m:t>Q</m:t>
              </m:r>
              <m:r>
                <m:rPr>
                  <m:sty m:val="p"/>
                </m:rPr>
                <m:t>)</m:t>
              </m:r>
              <m:r>
                <m:rPr>
                  <m:sty m:val="p"/>
                </m:rPr>
                <m:t>det</m:t>
              </m:r>
              <m:r>
                <m:rPr>
                  <m:sty m:val="p"/>
                </m:rPr>
                <m:t>(</m:t>
              </m:r>
              <m:r>
                <m:rPr>
                  <m:sty m:val="b"/>
                </m:rPr>
                <m:t>Λ</m:t>
              </m:r>
              <m:r>
                <m:rPr>
                  <m:sty m:val="p"/>
                </m:rPr>
                <m:t>)</m:t>
              </m:r>
              <m:r>
                <m:rPr>
                  <m:sty m:val="p"/>
                </m:rPr>
                <m:t>det</m:t>
              </m:r>
              <m:r>
                <m:rPr>
                  <m:sty m:val="p"/>
                </m:rPr>
                <m:t>(</m:t>
              </m:r>
              <m:sSup>
                <m:e>
                  <m:r>
                    <m:rPr>
                      <m:sty m:val="bi"/>
                    </m:rPr>
                    <m:t>Q</m:t>
                  </m:r>
                </m:e>
                <m:sup>
                  <m:r>
                    <m:rPr>
                      <m:sty m:val="p"/>
                    </m:rPr>
                    <m:t>⊤</m:t>
                  </m:r>
                </m:sup>
              </m:sSup>
              <m:r>
                <m:rPr>
                  <m:sty m:val="p"/>
                </m:rPr>
                <m:t>)</m:t>
              </m:r>
              <m:r>
                <m:t>&amp;</m:t>
              </m:r>
              <m:r>
                <m:t>&amp;</m:t>
              </m:r>
              <m:r>
                <m:rPr>
                  <m:nor/>
                  <m:sty m:val="p"/>
                </m:rPr>
                <m:t>(determinant of a product, twice)</m:t>
              </m:r>
            </m:e>
            <m:e>
              <m:r>
                <m:t>&amp;</m:t>
              </m:r>
              <m:r>
                <m:rPr>
                  <m:sty m:val="p"/>
                </m:rPr>
                <m:t>=</m:t>
              </m:r>
              <m:r>
                <m:rPr>
                  <m:sty m:val="p"/>
                </m:rPr>
                <m:t>det</m:t>
              </m:r>
              <m:r>
                <m:rPr>
                  <m:sty m:val="p"/>
                </m:rPr>
                <m:t>(</m:t>
              </m:r>
              <m:r>
                <m:rPr>
                  <m:sty m:val="b"/>
                </m:rPr>
                <m:t>Λ</m:t>
              </m:r>
              <m:r>
                <m:rPr>
                  <m:sty m:val="p"/>
                </m:rPr>
                <m:t>)</m:t>
              </m:r>
              <m:r>
                <m:rPr>
                  <m:sty m:val="p"/>
                </m:rPr>
                <m:t>⋅</m:t>
              </m:r>
              <m:r>
                <m:rPr>
                  <m:sty m:val="p"/>
                </m:rPr>
                <m:t>det</m:t>
              </m:r>
              <m:r>
                <m:rPr>
                  <m:sty m:val="p"/>
                </m:rPr>
                <m:t>(</m:t>
              </m:r>
              <m:sSup>
                <m:e>
                  <m:r>
                    <m:rPr>
                      <m:sty m:val="bi"/>
                    </m:rPr>
                    <m:t>Q</m:t>
                  </m:r>
                </m:e>
                <m:sup>
                  <m:r>
                    <m:rPr>
                      <m:sty m:val="p"/>
                    </m:rPr>
                    <m:t>⊤</m:t>
                  </m:r>
                </m:sup>
              </m:sSup>
              <m:r>
                <m:rPr>
                  <m:sty m:val="p"/>
                </m:rPr>
                <m:t>)</m:t>
              </m:r>
              <m:r>
                <m:rPr>
                  <m:sty m:val="p"/>
                </m:rPr>
                <m:t>det</m:t>
              </m:r>
              <m:r>
                <m:rPr>
                  <m:sty m:val="p"/>
                </m:rPr>
                <m:t>(</m:t>
              </m:r>
              <m:r>
                <m:rPr>
                  <m:sty m:val="bi"/>
                </m:rPr>
                <m:t>Q</m:t>
              </m:r>
              <m:r>
                <m:rPr>
                  <m:sty m:val="p"/>
                </m:rPr>
                <m:t>)</m:t>
              </m:r>
              <m:r>
                <m:t>&amp;</m:t>
              </m:r>
              <m:r>
                <m:t>&amp;</m:t>
              </m:r>
              <m:r>
                <m:rPr>
                  <m:nor/>
                  <m:sty m:val="p"/>
                </m:rPr>
                <m:t>(reorder the three numbers)</m:t>
              </m:r>
            </m:e>
            <m:e>
              <m:r>
                <m:t>&amp;</m:t>
              </m:r>
              <m:r>
                <m:rPr>
                  <m:sty m:val="p"/>
                </m:rPr>
                <m:t>=</m:t>
              </m:r>
              <m:r>
                <m:rPr>
                  <m:sty m:val="p"/>
                </m:rPr>
                <m:t>det</m:t>
              </m:r>
              <m:r>
                <m:rPr>
                  <m:sty m:val="p"/>
                </m:rPr>
                <m:t>(</m:t>
              </m:r>
              <m:r>
                <m:rPr>
                  <m:sty m:val="b"/>
                </m:rPr>
                <m:t>Λ</m:t>
              </m:r>
              <m:r>
                <m:rPr>
                  <m:sty m:val="p"/>
                </m:rPr>
                <m:t>)</m:t>
              </m:r>
              <m:r>
                <m:t>&amp;</m:t>
              </m:r>
              <m:r>
                <m:t>&amp;</m:t>
              </m:r>
              <m:r>
                <m:rPr>
                  <m:nor/>
                  <m:sty m:val="p"/>
                </m:rPr>
                <m:t>(the first display)</m:t>
              </m:r>
            </m:e>
            <m:e>
              <m:r>
                <m:t>&amp;</m:t>
              </m:r>
              <m:r>
                <m:rPr>
                  <m:sty m:val="p"/>
                </m:rPr>
                <m:t>=</m:t>
              </m:r>
              <m:nary>
                <m:naryPr>
                  <m:chr m:val="∏"/>
                  <m:limLoc m:val="undOvr"/>
                  <m:subHide m:val="off"/>
                  <m:supHide m:val="off"/>
                </m:naryPr>
                <m:sub>
                  <m:r>
                    <m:t>i</m:t>
                  </m:r>
                  <m:r>
                    <m:rPr>
                      <m:sty m:val="p"/>
                    </m:rPr>
                    <m:t>=</m:t>
                  </m:r>
                  <m:r>
                    <m:t>1</m:t>
                  </m:r>
                </m:sub>
                <m:sup>
                  <m:r>
                    <m:t>p</m:t>
                  </m:r>
                </m:sup>
                <m:e>
                  <m:sSub>
                    <m:e>
                      <m:r>
                        <m:t>λ</m:t>
                      </m:r>
                    </m:e>
                    <m:sub>
                      <m:r>
                        <m:t>i</m:t>
                      </m:r>
                    </m:sub>
                  </m:sSub>
                </m:e>
              </m:nary>
              <m:r>
                <m:t>&amp;</m:t>
              </m:r>
              <m:r>
                <m:t>&amp;</m:t>
              </m:r>
              <m:r>
                <m:rPr>
                  <m:nor/>
                  <m:sty m:val="p"/>
                </m:rPr>
                <m:t>(determinant of a diagonal matrix)</m:t>
              </m:r>
            </m:e>
          </m:eqArr>
        </m:oMath>
      </m:oMathPara>
    </w:p>
    <w:p>
      <w:pPr>
        <w:pStyle w:val="FirstParagraph"/>
      </w:pPr>
      <w:r>
        <w:t xml:space="preserve">The product steps are</w:t>
      </w:r>
      <w:r>
        <w:t xml:space="preserve"> </w:t>
      </w:r>
      <w:hyperlink w:anchor="thm-det-product">
        <w:r>
          <w:rPr>
            <w:rStyle w:val="Hyperlink"/>
          </w:rPr>
          <w:t xml:space="preserve">Theorem 85</w:t>
        </w:r>
      </w:hyperlink>
      <w:r>
        <w:t xml:space="preserve">,</w:t>
      </w:r>
      <w:r>
        <w:t xml:space="preserve"> </w:t>
      </w:r>
      <w:r>
        <w:t xml:space="preserve">the orthogonality step is</w:t>
      </w:r>
      <w:r>
        <w:t xml:space="preserve"> </w:t>
      </w:r>
      <w:hyperlink w:anchor="def-orthogonal-matrix">
        <w:r>
          <w:rPr>
            <w:rStyle w:val="Hyperlink"/>
          </w:rPr>
          <w:t xml:space="preserve">Definition 89</w:t>
        </w:r>
      </w:hyperlink>
      <w:r>
        <w:t xml:space="preserve">,</w:t>
      </w:r>
      <w:r>
        <w:t xml:space="preserve"> </w:t>
      </w:r>
      <w:r>
        <w:t xml:space="preserve">and the identity and diagonal steps are</w:t>
      </w:r>
      <w:r>
        <w:t xml:space="preserve"> </w:t>
      </w:r>
      <w:hyperlink w:anchor="thm-det-diagonal">
        <w:r>
          <w:rPr>
            <w:rStyle w:val="Hyperlink"/>
          </w:rPr>
          <w:t xml:space="preserve">Theorem 84</w:t>
        </w:r>
      </w:hyperlink>
      <w:r>
        <w:t xml:space="preserve"> </w:t>
      </w:r>
      <w:r>
        <w:t xml:space="preserve">and</w:t>
      </w:r>
      <w:r>
        <w:t xml:space="preserve"> </w:t>
      </w:r>
      <w:hyperlink w:anchor="exm-det-diagonal">
        <w:r>
          <w:rPr>
            <w:rStyle w:val="Hyperlink"/>
          </w:rPr>
          <w:t xml:space="preserve">Example 157</w:t>
        </w:r>
      </w:hyperlink>
      <w:r>
        <w:t xml:space="preserve">.</w:t>
      </w:r>
    </w:p>
    <w:bookmarkStart w:id="534" w:name="cor-det-pd"/>
    <w:p>
      <w:pPr>
        <w:pStyle w:val="BodyText"/>
      </w:pPr>
      <w:r>
        <w:rPr>
          <w:b/>
          <w:bCs/>
        </w:rPr>
        <w:t xml:space="preserve">Corollary 11 (A positive definite matrix has a positive determinant)</w:t>
      </w:r>
      <w:r>
        <w:t xml:space="preserve"> </w:t>
      </w:r>
      <w:r>
        <w:t xml:space="preserve">If</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then</w:t>
      </w:r>
      <w:r>
        <w:t xml:space="preserve"> </w:t>
      </w:r>
      <m:oMath>
        <m:r>
          <m:rPr>
            <m:sty m:val="p"/>
          </m:rPr>
          <m:t>det</m:t>
        </m:r>
        <m:r>
          <m:rPr>
            <m:sty m:val="p"/>
          </m:rPr>
          <m:t>(</m:t>
        </m:r>
        <m:r>
          <m:rPr>
            <m:sty m:val="bi"/>
          </m:rPr>
          <m:t>A</m:t>
        </m:r>
        <m:r>
          <m:rPr>
            <m:sty m:val="p"/>
          </m:rPr>
          <m:t>)</m:t>
        </m:r>
        <m:r>
          <m:rPr>
            <m:sty m:val="p"/>
          </m:rPr>
          <m:t>&gt;</m:t>
        </m:r>
        <m:r>
          <m:t>0</m:t>
        </m:r>
      </m:oMath>
      <w:r>
        <w:t xml:space="preserve">.</w:t>
      </w:r>
    </w:p>
    <w:bookmarkEnd w:id="534"/>
    <w:p>
      <w:pPr>
        <w:pStyle w:val="BodyText"/>
      </w:pPr>
      <w:r>
        <w:rPr>
          <w:i/>
          <w:iCs/>
        </w:rPr>
        <w:t xml:space="preserve">Proof</w:t>
      </w:r>
      <w:r>
        <w:t xml:space="preserve">. </w:t>
      </w:r>
      <w:r>
        <w:t xml:space="preserve">By</w:t>
      </w:r>
      <w:r>
        <w:t xml:space="preserve"> </w:t>
      </w:r>
      <w:hyperlink w:anchor="thm-definite-eigenvalues">
        <w:r>
          <w:rPr>
            <w:rStyle w:val="Hyperlink"/>
          </w:rPr>
          <w:t xml:space="preserve">Theorem 80</w:t>
        </w:r>
      </w:hyperlink>
      <w:r>
        <w:t xml:space="preserve">, every eigenvalue of</w:t>
      </w:r>
      <w:r>
        <w:t xml:space="preserve"> </w:t>
      </w:r>
      <m:oMath>
        <m:r>
          <m:rPr>
            <m:sty m:val="bi"/>
          </m:rPr>
          <m:t>A</m:t>
        </m:r>
      </m:oMath>
      <w:r>
        <w:t xml:space="preserve"> </w:t>
      </w:r>
      <w:r>
        <w:t xml:space="preserve">is positive,</w:t>
      </w:r>
      <w:r>
        <w:t xml:space="preserve"> </w:t>
      </w:r>
      <w:r>
        <w:t xml:space="preserve">so their product, which is</w:t>
      </w:r>
      <w:r>
        <w:t xml:space="preserve"> </w:t>
      </w:r>
      <m:oMath>
        <m:r>
          <m:rPr>
            <m:sty m:val="p"/>
          </m:rPr>
          <m:t>det</m:t>
        </m:r>
        <m:r>
          <m:rPr>
            <m:sty m:val="p"/>
          </m:rPr>
          <m:t>(</m:t>
        </m:r>
        <m:r>
          <m:rPr>
            <m:sty m:val="bi"/>
          </m:rPr>
          <m:t>A</m:t>
        </m:r>
        <m:r>
          <m:rPr>
            <m:sty m:val="p"/>
          </m:rPr>
          <m:t>)</m:t>
        </m:r>
      </m:oMath>
      <w:r>
        <w:t xml:space="preserve"> </w:t>
      </w:r>
      <w:r>
        <w:t xml:space="preserve">by</w:t>
      </w:r>
      <w:r>
        <w:t xml:space="preserve"> </w:t>
      </w:r>
      <w:hyperlink w:anchor="thm-det-eigenvalues">
        <w:r>
          <w:rPr>
            <w:rStyle w:val="Hyperlink"/>
          </w:rPr>
          <w:t xml:space="preserve">Theorem 86</w:t>
        </w:r>
      </w:hyperlink>
      <w:r>
        <w:t xml:space="preserve">,</w:t>
      </w:r>
      <w:r>
        <w:t xml:space="preserve"> </w:t>
      </w:r>
      <w:r>
        <w:t xml:space="preserve">is positive.</w:t>
      </w:r>
    </w:p>
    <w:bookmarkStart w:id="535" w:name="exm-det-eigenvalues"/>
    <w:p>
      <w:pPr>
        <w:pStyle w:val="BodyText"/>
      </w:pPr>
      <w:r>
        <w:rPr>
          <w:b/>
          <w:bCs/>
        </w:rPr>
        <w:t xml:space="preserve">Example 159 (Two ways to the same determinant)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has eigenvalues</w:t>
      </w:r>
      <w:r>
        <w:t xml:space="preserve"> </w:t>
      </w:r>
      <m:oMath>
        <m:r>
          <m:t>3</m:t>
        </m:r>
      </m:oMath>
      <w:r>
        <w:t xml:space="preserve"> </w:t>
      </w:r>
      <w:r>
        <w:t xml:space="preserve">and</w:t>
      </w:r>
      <w:r>
        <w:t xml:space="preserve"> </w:t>
      </w:r>
      <m:oMath>
        <m:r>
          <m:t>1</m:t>
        </m:r>
      </m:oMath>
      <w:r>
        <w:t xml:space="preserve"> </w:t>
      </w:r>
      <w:r>
        <w:t xml:space="preserve">(</w:t>
      </w:r>
      <w:hyperlink w:anchor="exm-eigenvalue">
        <w:r>
          <w:rPr>
            <w:rStyle w:val="Hyperlink"/>
          </w:rPr>
          <w:t xml:space="preserve">Example 144</w:t>
        </w:r>
      </w:hyperlink>
      <w:r>
        <w:t xml:space="preserve">),</w:t>
      </w:r>
      <w:r>
        <w:t xml:space="preserve"> </w:t>
      </w:r>
      <w:r>
        <w:t xml:space="preserve">so</w:t>
      </w:r>
      <w:r>
        <w:t xml:space="preserve"> </w:t>
      </w:r>
      <w:hyperlink w:anchor="thm-det-eigenvalues">
        <w:r>
          <w:rPr>
            <w:rStyle w:val="Hyperlink"/>
          </w:rPr>
          <w:t xml:space="preserve">Theorem 86</w:t>
        </w:r>
      </w:hyperlink>
      <w:r>
        <w:t xml:space="preserve"> </w:t>
      </w:r>
      <w:r>
        <w:t xml:space="preserve">gives</w:t>
      </w:r>
    </w:p>
    <w:p>
      <w:pPr>
        <w:pStyle w:val="BodyText"/>
      </w:pPr>
      <m:oMathPara>
        <m:oMathParaPr>
          <m:jc m:val="center"/>
        </m:oMathParaPr>
        <m:oMath>
          <m:eqArr>
            <m:e>
              <m:r>
                <m:rPr>
                  <m:sty m:val="p"/>
                </m:rPr>
                <m:t>det</m:t>
              </m:r>
              <m:r>
                <m:rPr>
                  <m:sty m:val="p"/>
                </m:rPr>
                <m:t>(</m:t>
              </m:r>
              <m:r>
                <m:rPr>
                  <m:sty m:val="bi"/>
                </m:rPr>
                <m:t>A</m:t>
              </m:r>
              <m:r>
                <m:rPr>
                  <m:sty m:val="p"/>
                </m:rPr>
                <m:t>)</m:t>
              </m:r>
              <m:r>
                <m:t>&amp;</m:t>
              </m:r>
              <m:r>
                <m:rPr>
                  <m:sty m:val="p"/>
                </m:rPr>
                <m:t>=</m:t>
              </m:r>
              <m:r>
                <m:t>3</m:t>
              </m:r>
              <m:r>
                <m:rPr>
                  <m:sty m:val="p"/>
                </m:rPr>
                <m:t>⋅</m:t>
              </m:r>
              <m:r>
                <m:t>1</m:t>
              </m:r>
            </m:e>
            <m:e>
              <m:r>
                <m:t>&amp;</m:t>
              </m:r>
              <m:r>
                <m:rPr>
                  <m:sty m:val="p"/>
                </m:rPr>
                <m:t>=</m:t>
              </m:r>
              <m:r>
                <m:t>3</m:t>
              </m:r>
              <m:r>
                <m:rPr>
                  <m:sty m:val="p"/>
                </m:rPr>
                <m:t>,</m:t>
              </m:r>
            </m:e>
          </m:eqArr>
        </m:oMath>
      </m:oMathPara>
    </w:p>
    <w:p>
      <w:pPr>
        <w:pStyle w:val="FirstParagraph"/>
      </w:pPr>
      <w:r>
        <w:t xml:space="preserve">matching</w:t>
      </w:r>
      <w:r>
        <w:t xml:space="preserve"> </w:t>
      </w:r>
      <m:oMath>
        <m:r>
          <m:t>2</m:t>
        </m:r>
        <m:r>
          <m:rPr>
            <m:sty m:val="p"/>
          </m:rPr>
          <m:t>⋅</m:t>
        </m:r>
        <m:r>
          <m:t>2</m:t>
        </m:r>
        <m:r>
          <m:rPr>
            <m:sty m:val="p"/>
          </m:rPr>
          <m:t>−</m:t>
        </m:r>
        <m:r>
          <m:t>1</m:t>
        </m:r>
        <m:r>
          <m:rPr>
            <m:sty m:val="p"/>
          </m:rPr>
          <m:t>⋅</m:t>
        </m:r>
        <m:r>
          <m:t>1</m:t>
        </m:r>
        <m:r>
          <m:rPr>
            <m:sty m:val="p"/>
          </m:rPr>
          <m:t>=</m:t>
        </m:r>
        <m:r>
          <m:t>3</m:t>
        </m:r>
      </m:oMath>
      <w:r>
        <w:t xml:space="preserve"> </w:t>
      </w:r>
      <w:r>
        <w:t xml:space="preserve">from</w:t>
      </w:r>
      <w:r>
        <w:t xml:space="preserve"> </w:t>
      </w:r>
      <w:hyperlink w:anchor="exm-determinant">
        <w:r>
          <w:rPr>
            <w:rStyle w:val="Hyperlink"/>
          </w:rPr>
          <w:t xml:space="preserve">Example 156</w:t>
        </w:r>
      </w:hyperlink>
      <w:r>
        <w:t xml:space="preserve">.</w:t>
      </w:r>
    </w:p>
    <w:bookmarkEnd w:id="535"/>
    <w:bookmarkEnd w:id="536"/>
    <w:bookmarkStart w:id="613" w:name="design-matrix"/>
    <w:p>
      <w:pPr>
        <w:pStyle w:val="Heading2"/>
      </w:pPr>
      <w:r>
        <w:t xml:space="preserve">20 Design Matrix</w:t>
      </w:r>
    </w:p>
    <w:bookmarkStart w:id="537" w:name="def-design-matrix"/>
    <w:p>
      <w:pPr>
        <w:pStyle w:val="FirstParagraph"/>
      </w:pPr>
      <w:del w:id="21414" w:author="PR Preview" w:date="2026-01-01T00:00:00Z">
        <w:r>
          <w:rPr>
            <w:b/>
            <w:bCs/>
          </w:rPr>
          <w:delText xml:space="preserve">Definition 106 (Design matrix (model matrix))</w:delText>
        </w:r>
      </w:del>
      <w:del w:id="21415" w:author="PR Preview" w:date="2026-01-01T00:00:00Z">
        <w:r>
          <w:delText xml:space="preserve"> </w:delText>
        </w:r>
      </w:del>
      <w:del w:id="21416" w:author="PR Preview" w:date="2026-01-01T00:00:00Z">
        <w:r>
          <w:delText xml:space="preserve">In a regression model with</w:delText>
        </w:r>
      </w:del>
      <w:del w:id="21417" w:author="PR Preview" w:date="2026-01-01T00:00:00Z">
        <w:r>
          <w:delText xml:space="preserve"> </w:delText>
        </w:r>
      </w:del>
      <m:oMath>
        <m:r>
          <m:t>n</m:t>
        </m:r>
      </m:oMath>
      <w:del w:id="21418" w:author="PR Preview" w:date="2026-01-01T00:00:00Z">
        <w:r>
          <w:delText xml:space="preserve"> </w:delText>
        </w:r>
      </w:del>
      <w:del w:id="21419" w:author="PR Preview" w:date="2026-01-01T00:00:00Z">
        <w:r>
          <w:delText xml:space="preserve">observations and</w:delText>
        </w:r>
      </w:del>
      <w:del w:id="21420" w:author="PR Preview" w:date="2026-01-01T00:00:00Z">
        <w:r>
          <w:delText xml:space="preserve"> </w:delText>
        </w:r>
      </w:del>
      <m:oMath>
        <m:r>
          <m:t>p</m:t>
        </m:r>
      </m:oMath>
      <w:del w:id="21421" w:author="PR Preview" w:date="2026-01-01T00:00:00Z">
        <w:r>
          <w:delText xml:space="preserve"> </w:delText>
        </w:r>
      </w:del>
      <w:del w:id="21422" w:author="PR Preview" w:date="2026-01-01T00:00:00Z">
        <w:r>
          <w:delText xml:space="preserve">predictors,</w:delText>
        </w:r>
      </w:del>
      <w:del w:id="21423" w:author="PR Preview" w:date="2026-01-01T00:00:00Z">
        <w:r>
          <w:delText xml:space="preserve"> </w:delText>
        </w:r>
      </w:del>
      <w:del w:id="21424" w:author="PR Preview" w:date="2026-01-01T00:00:00Z">
        <w:r>
          <w:delText xml:space="preserve">the</w:delText>
        </w:r>
      </w:del>
      <w:del w:id="21425" w:author="PR Preview" w:date="2026-01-01T00:00:00Z">
        <w:r>
          <w:delText xml:space="preserve"> </w:delText>
        </w:r>
      </w:del>
      <w:del w:id="21426" w:author="PR Preview" w:date="2026-01-01T00:00:00Z">
        <w:r>
          <w:rPr>
            <w:b/>
            <w:bCs/>
          </w:rPr>
          <w:delText xml:space="preserve">design matrix</w:delText>
        </w:r>
      </w:del>
      <w:del w:id="21427" w:author="PR Preview" w:date="2026-01-01T00:00:00Z">
        <w:r>
          <w:delText xml:space="preserve"> </w:delText>
        </w:r>
      </w:del>
      <w:del w:id="21428" w:author="PR Preview" w:date="2026-01-01T00:00:00Z">
        <w:r>
          <w:delText xml:space="preserve">(or</w:delText>
        </w:r>
      </w:del>
      <w:del w:id="21429" w:author="PR Preview" w:date="2026-01-01T00:00:00Z">
        <w:r>
          <w:delText xml:space="preserve"> </w:delText>
        </w:r>
      </w:del>
      <w:del w:id="21430" w:author="PR Preview" w:date="2026-01-01T00:00:00Z">
        <w:r>
          <w:rPr>
            <w:b/>
            <w:bCs/>
          </w:rPr>
          <w:delText xml:space="preserve">model matrix</w:delText>
        </w:r>
      </w:del>
      <w:del w:id="21431" w:author="PR Preview" w:date="2026-01-01T00:00:00Z">
        <w:r>
          <w:delText xml:space="preserve">)</w:delText>
        </w:r>
      </w:del>
      <w:del w:id="21432" w:author="PR Preview" w:date="2026-01-01T00:00:00Z">
        <w:r>
          <w:delText xml:space="preserve"> </w:delText>
        </w:r>
      </w:del>
      <m:oMath>
        <m:r>
          <m:rPr>
            <m:sty m:val="bi"/>
          </m:rPr>
          <m:t>X</m:t>
        </m:r>
      </m:oMath>
      <w:del w:id="21433" w:author="PR Preview" w:date="2026-01-01T00:00:00Z">
        <w:r>
          <w:delText xml:space="preserve"> </w:delText>
        </w:r>
      </w:del>
      <w:del w:id="21434" w:author="PR Preview" w:date="2026-01-01T00:00:00Z">
        <w:r>
          <w:delText xml:space="preserve">is the</w:delText>
        </w:r>
      </w:del>
      <w:del w:id="21435" w:author="PR Preview" w:date="2026-01-01T00:00:00Z">
        <w:r>
          <w:delText xml:space="preserve"> </w:delText>
        </w:r>
      </w:del>
      <m:oMath>
        <m:r>
          <m:t>n</m:t>
        </m:r>
        <m:r>
          <m:rPr>
            <m:sty m:val="p"/>
          </m:rPr>
          <m:t>×</m:t>
        </m:r>
        <m:r>
          <m:t>p</m:t>
        </m:r>
      </m:oMath>
      <w:del w:id="21436" w:author="PR Preview" w:date="2026-01-01T00:00:00Z">
        <w:r>
          <w:delText xml:space="preserve"> </w:delText>
        </w:r>
      </w:del>
      <w:del w:id="21437" w:author="PR Preview" w:date="2026-01-01T00:00:00Z">
        <w:r>
          <w:delText xml:space="preserve">matrix whose</w:delText>
        </w:r>
      </w:del>
      <w:del w:id="21438" w:author="PR Preview" w:date="2026-01-01T00:00:00Z">
        <w:r>
          <w:delText xml:space="preserve"> </w:delText>
        </w:r>
      </w:del>
      <m:oMath>
        <m:r>
          <m:t>i</m:t>
        </m:r>
      </m:oMath>
      <w:del w:id="21439" w:author="PR Preview" w:date="2026-01-01T00:00:00Z">
        <w:r>
          <w:delText xml:space="preserve">-th row is the covariate vector</w:delText>
        </w:r>
      </w:del>
      <w:del w:id="21440" w:author="PR Preview" w:date="2026-01-01T00:00:00Z">
        <w:r>
          <w:delText xml:space="preserve"> </w:delText>
        </w:r>
      </w:del>
      <m:oMath>
        <m:sSup>
          <m:e>
            <m:sSub>
              <m:e>
                <m:limLow>
                  <m:e>
                    <m:r>
                      <m:t>x</m:t>
                    </m:r>
                  </m:e>
                  <m:lim>
                    <m:r>
                      <m:rPr>
                        <m:sty m:val="p"/>
                      </m:rPr>
                      <m:t>∼</m:t>
                    </m:r>
                  </m:lim>
                </m:limLow>
              </m:e>
              <m:sub>
                <m:r>
                  <m:t>i</m:t>
                </m:r>
              </m:sub>
            </m:sSub>
          </m:e>
          <m:sup>
            <m:r>
              <m:rPr>
                <m:sty m:val="p"/>
              </m:rPr>
              <m:t>⊤</m:t>
            </m:r>
          </m:sup>
        </m:sSup>
      </m:oMath>
      <w:del w:id="21441" w:author="PR Preview" w:date="2026-01-01T00:00:00Z">
        <w:r>
          <w:delText xml:space="preserve"> </w:delText>
        </w:r>
      </w:del>
      <w:del w:id="21442" w:author="PR Preview" w:date="2026-01-01T00:00:00Z">
        <w:r>
          <w:delText xml:space="preserve">for observation</w:delText>
        </w:r>
      </w:del>
      <w:del w:id="21443" w:author="PR Preview" w:date="2026-01-01T00:00:00Z">
        <w:r>
          <w:delText xml:space="preserve"> </w:delText>
        </w:r>
      </w:del>
      <m:oMath>
        <m:r>
          <m:t>i</m:t>
        </m:r>
      </m:oMath>
      <w:del w:id="21444" w:author="PR Preview" w:date="2026-01-01T00:00:00Z">
        <w:r>
          <w:delText xml:space="preserve">:</w:delText>
        </w:r>
      </w:del>
    </w:p>
    <w:p>
      <w:pPr>
        <w:pStyle w:val="BodyText"/>
      </w:pPr>
      <m:oMathPara>
        <m:oMathParaPr>
          <m:jc m:val="center"/>
        </m:oMathParaPr>
        <m:oMath>
          <m:eqArr>
            <m:e>
              <m:r>
                <m:rPr>
                  <m:sty m:val="bi"/>
                </m:rPr>
                <m:t>X</m:t>
              </m:r>
              <m:r>
                <m:t>&amp;</m:t>
              </m:r>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e>
                    </m:mr>
                    <m:mr>
                      <m:e>
                        <m:sSup>
                          <m:e>
                            <m:sSub>
                              <m:e>
                                <m:limLow>
                                  <m:e>
                                    <m:r>
                                      <m:t>x</m:t>
                                    </m:r>
                                  </m:e>
                                  <m:lim>
                                    <m:r>
                                      <m:rPr>
                                        <m:sty m:val="p"/>
                                      </m:rPr>
                                      <m:t>∼</m:t>
                                    </m:r>
                                  </m:lim>
                                </m:limLow>
                              </m:e>
                              <m:sub>
                                <m:r>
                                  <m:t>2</m:t>
                                </m:r>
                              </m:sub>
                            </m:sSub>
                          </m:e>
                          <m:sup>
                            <m:r>
                              <m:rPr>
                                <m:sty m:val="p"/>
                              </m:rPr>
                              <m:t>⊤</m:t>
                            </m:r>
                          </m:sup>
                        </m:sSup>
                      </m:e>
                    </m:mr>
                    <m:mr>
                      <m:e>
                        <m:r>
                          <m:rPr>
                            <m:sty m:val="p"/>
                          </m:rPr>
                          <m:t>⋮</m:t>
                        </m:r>
                      </m:e>
                    </m:mr>
                    <m:mr>
                      <m:e>
                        <m:sSup>
                          <m:e>
                            <m:sSub>
                              <m:e>
                                <m:limLow>
                                  <m:e>
                                    <m:r>
                                      <m:t>x</m:t>
                                    </m:r>
                                  </m:e>
                                  <m:lim>
                                    <m:r>
                                      <m:rPr>
                                        <m:sty m:val="p"/>
                                      </m:rPr>
                                      <m:t>∼</m:t>
                                    </m:r>
                                  </m:lim>
                                </m:limLow>
                              </m:e>
                              <m:sub>
                                <m:r>
                                  <m:t>n</m:t>
                                </m:r>
                              </m:sub>
                            </m:sSub>
                          </m:e>
                          <m:sup>
                            <m:r>
                              <m:rPr>
                                <m:sty m:val="p"/>
                              </m:rPr>
                              <m:t>⊤</m:t>
                            </m:r>
                          </m:sup>
                        </m:sSup>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sSub>
                          <m:e>
                            <m:r>
                              <m:t>x</m:t>
                            </m:r>
                          </m:e>
                          <m:sub>
                            <m:r>
                              <m:t>11</m:t>
                            </m:r>
                          </m:sub>
                        </m:sSub>
                      </m:e>
                      <m:e>
                        <m:sSub>
                          <m:e>
                            <m:r>
                              <m:t>x</m:t>
                            </m:r>
                          </m:e>
                          <m:sub>
                            <m:r>
                              <m:t>12</m:t>
                            </m:r>
                          </m:sub>
                        </m:sSub>
                      </m:e>
                      <m:e>
                        <m:r>
                          <m:rPr>
                            <m:sty m:val="p"/>
                          </m:rPr>
                          <m:t>⋯</m:t>
                        </m:r>
                      </m:e>
                      <m:e>
                        <m:sSub>
                          <m:e>
                            <m:r>
                              <m:t>x</m:t>
                            </m:r>
                          </m:e>
                          <m:sub>
                            <m:r>
                              <m:t>1</m:t>
                            </m:r>
                            <m:r>
                              <m:t>p</m:t>
                            </m:r>
                          </m:sub>
                        </m:sSub>
                      </m:e>
                    </m:mr>
                    <m:mr>
                      <m:e>
                        <m:sSub>
                          <m:e>
                            <m:r>
                              <m:t>x</m:t>
                            </m:r>
                          </m:e>
                          <m:sub>
                            <m:r>
                              <m:t>21</m:t>
                            </m:r>
                          </m:sub>
                        </m:sSub>
                      </m:e>
                      <m:e>
                        <m:sSub>
                          <m:e>
                            <m:r>
                              <m:t>x</m:t>
                            </m:r>
                          </m:e>
                          <m:sub>
                            <m:r>
                              <m:t>22</m:t>
                            </m:r>
                          </m:sub>
                        </m:sSub>
                      </m:e>
                      <m:e>
                        <m:r>
                          <m:rPr>
                            <m:sty m:val="p"/>
                          </m:rPr>
                          <m:t>⋯</m:t>
                        </m:r>
                      </m:e>
                      <m:e>
                        <m:sSub>
                          <m:e>
                            <m:r>
                              <m:t>x</m:t>
                            </m:r>
                          </m:e>
                          <m:sub>
                            <m:r>
                              <m:t>2</m:t>
                            </m:r>
                            <m:r>
                              <m:t>p</m:t>
                            </m:r>
                          </m:sub>
                        </m:sSub>
                      </m:e>
                    </m:mr>
                    <m:mr>
                      <m:e>
                        <m:r>
                          <m:rPr>
                            <m:sty m:val="p"/>
                          </m:rPr>
                          <m:t>⋮</m:t>
                        </m:r>
                      </m:e>
                      <m:e>
                        <m:r>
                          <m:rPr>
                            <m:sty m:val="p"/>
                          </m:rPr>
                          <m:t>⋮</m:t>
                        </m:r>
                      </m:e>
                      <m:e>
                        <m:r>
                          <m:rPr>
                            <m:sty m:val="p"/>
                          </m:rPr>
                          <m:t>⋱</m:t>
                        </m:r>
                      </m:e>
                      <m:e>
                        <m:r>
                          <m:rPr>
                            <m:sty m:val="p"/>
                          </m:rPr>
                          <m:t>⋮</m:t>
                        </m:r>
                      </m:e>
                    </m:mr>
                    <m:mr>
                      <m:e>
                        <m:sSub>
                          <m:e>
                            <m:r>
                              <m:t>x</m:t>
                            </m:r>
                          </m:e>
                          <m:sub>
                            <m:r>
                              <m:t>n</m:t>
                            </m:r>
                            <m:r>
                              <m:t>1</m:t>
                            </m:r>
                          </m:sub>
                        </m:sSub>
                      </m:e>
                      <m:e>
                        <m:sSub>
                          <m:e>
                            <m:r>
                              <m:t>x</m:t>
                            </m:r>
                          </m:e>
                          <m:sub>
                            <m:r>
                              <m:t>n</m:t>
                            </m:r>
                            <m:r>
                              <m:t>2</m:t>
                            </m:r>
                          </m:sub>
                        </m:sSub>
                      </m:e>
                      <m:e>
                        <m:r>
                          <m:rPr>
                            <m:sty m:val="p"/>
                          </m:rPr>
                          <m:t>⋯</m:t>
                        </m:r>
                      </m:e>
                      <m:e>
                        <m:sSub>
                          <m:e>
                            <m:r>
                              <m:t>x</m:t>
                            </m:r>
                          </m:e>
                          <m:sub>
                            <m:r>
                              <m:t>n</m:t>
                            </m:r>
                            <m:r>
                              <m:t>p</m:t>
                            </m:r>
                          </m:sub>
                        </m:sSub>
                      </m:e>
                    </m:mr>
                  </m:m>
                </m:e>
              </m:d>
            </m:e>
          </m:eqArr>
        </m:oMath>
      </m:oMathPara>
    </w:p>
    <w:p>
      <w:pPr>
        <w:pStyle w:val="FirstParagraph"/>
      </w:pPr>
      <w:del w:id="21445" w:author="PR Preview" w:date="2026-01-01T00:00:00Z">
        <w:r>
          <w:rPr>
            <w:i/>
            <w:iCs/>
          </w:rPr>
          <w:delText xml:space="preserve">Remark 47</w:delText>
        </w:r>
      </w:del>
      <w:del w:id="21446" w:author="PR Preview" w:date="2026-01-01T00:00:00Z">
        <w:r>
          <w:delText xml:space="preserve"> (Products with the design matrix). </w:delText>
        </w:r>
      </w:del>
      <w:del w:id="21447" w:author="PR Preview" w:date="2026-01-01T00:00:00Z">
        <w:r>
          <w:delText xml:space="preserve">The product</w:delText>
        </w:r>
      </w:del>
      <w:del w:id="21448" w:author="PR Preview" w:date="2026-01-01T00:00:00Z">
        <w:r>
          <w:delText xml:space="preserve"> </w:delText>
        </w:r>
      </w:del>
      <m:oMath>
        <m:r>
          <m:rPr>
            <m:sty m:val="bi"/>
          </m:rPr>
          <m:t>X</m:t>
        </m:r>
        <m:limLow>
          <m:e>
            <m:r>
              <m:t>β</m:t>
            </m:r>
          </m:e>
          <m:lim>
            <m:r>
              <m:rPr>
                <m:sty m:val="p"/>
              </m:rPr>
              <m:t>∼</m:t>
            </m:r>
          </m:lim>
        </m:limLow>
      </m:oMath>
      <w:del w:id="21449" w:author="PR Preview" w:date="2026-01-01T00:00:00Z">
        <w:r>
          <w:delText xml:space="preserve"> </w:delText>
        </w:r>
      </w:del>
      <w:del w:id="21450" w:author="PR Preview" w:date="2026-01-01T00:00:00Z">
        <w:r>
          <w:delText xml:space="preserve">collects the values</w:delText>
        </w:r>
      </w:del>
      <w:del w:id="21451" w:author="PR Preview" w:date="2026-01-01T00:00:00Z">
        <w:r>
          <w:delText xml:space="preserve"> </w:delText>
        </w:r>
      </w:del>
      <m:oMath>
        <m:sSup>
          <m:e>
            <m:sSub>
              <m:e>
                <m:limLow>
                  <m:e>
                    <m:r>
                      <m:t>x</m:t>
                    </m:r>
                  </m:e>
                  <m:lim>
                    <m:r>
                      <m:rPr>
                        <m:sty m:val="p"/>
                      </m:rPr>
                      <m:t>∼</m:t>
                    </m:r>
                  </m:lim>
                </m:limLow>
              </m:e>
              <m:sub>
                <m:r>
                  <m:t>i</m:t>
                </m:r>
              </m:sub>
            </m:sSub>
          </m:e>
          <m:sup>
            <m:r>
              <m:rPr>
                <m:sty m:val="p"/>
              </m:rPr>
              <m:t>⊤</m:t>
            </m:r>
          </m:sup>
        </m:sSup>
        <m:limLow>
          <m:e>
            <m:r>
              <m:t>β</m:t>
            </m:r>
          </m:e>
          <m:lim>
            <m:r>
              <m:rPr>
                <m:sty m:val="p"/>
              </m:rPr>
              <m:t>∼</m:t>
            </m:r>
          </m:lim>
        </m:limLow>
      </m:oMath>
      <w:del w:id="21452" w:author="PR Preview" w:date="2026-01-01T00:00:00Z">
        <w:r>
          <w:delText xml:space="preserve"> </w:delText>
        </w:r>
      </w:del>
      <w:del w:id="21453" w:author="PR Preview" w:date="2026-01-01T00:00:00Z">
        <w:r>
          <w:delText xml:space="preserve">for all</w:delText>
        </w:r>
      </w:del>
      <w:del w:id="21454" w:author="PR Preview" w:date="2026-01-01T00:00:00Z">
        <w:r>
          <w:delText xml:space="preserve"> </w:delText>
        </w:r>
      </w:del>
      <m:oMath>
        <m:r>
          <m:t>n</m:t>
        </m:r>
      </m:oMath>
      <w:del w:id="21455" w:author="PR Preview" w:date="2026-01-01T00:00:00Z">
        <w:r>
          <w:delText xml:space="preserve"> </w:delText>
        </w:r>
      </w:del>
      <w:del w:id="21456" w:author="PR Preview" w:date="2026-01-01T00:00:00Z">
        <w:r>
          <w:delText xml:space="preserve">observations into a single</w:delText>
        </w:r>
      </w:del>
      <w:del w:id="21457" w:author="PR Preview" w:date="2026-01-01T00:00:00Z">
        <w:r>
          <w:delText xml:space="preserve"> </w:delText>
        </w:r>
      </w:del>
      <m:oMath>
        <m:r>
          <m:t>n</m:t>
        </m:r>
        <m:r>
          <m:rPr>
            <m:sty m:val="p"/>
          </m:rPr>
          <m:t>×</m:t>
        </m:r>
        <m:r>
          <m:t>1</m:t>
        </m:r>
      </m:oMath>
      <w:del w:id="21458" w:author="PR Preview" w:date="2026-01-01T00:00:00Z">
        <w:r>
          <w:delText xml:space="preserve"> </w:delText>
        </w:r>
      </w:del>
      <w:del w:id="21459" w:author="PR Preview" w:date="2026-01-01T00:00:00Z">
        <w:r>
          <w:delText xml:space="preserve">vector:</w:delText>
        </w:r>
      </w:del>
    </w:p>
    <w:p>
      <w:pPr>
        <w:pStyle w:val="BodyText"/>
      </w:pPr>
      <m:oMathPara>
        <m:oMathParaPr>
          <m:jc m:val="center"/>
        </m:oMathParaPr>
        <m:oMath>
          <m:r>
            <m:rPr>
              <m:sty m:val="bi"/>
            </m:rPr>
            <m:t>X</m:t>
          </m:r>
          <m:limLow>
            <m:e>
              <m:r>
                <m:t>β</m:t>
              </m:r>
            </m:e>
            <m:lim>
              <m:r>
                <m:rPr>
                  <m:sty m:val="p"/>
                </m:rPr>
                <m:t>∼</m:t>
              </m:r>
            </m:lim>
          </m:limLow>
          <m:r>
            <m:rPr>
              <m:sty m:val="p"/>
            </m:rPr>
            <m:t>=</m:t>
          </m:r>
          <m:d>
            <m:dPr>
              <m:begChr m:val="["/>
              <m:sepChr m:val=""/>
              <m:endChr m:val="]"/>
              <m:grow/>
            </m:dPr>
            <m:e>
              <m:m>
                <m:mPr>
                  <m:baseJc m:val="center"/>
                  <m:plcHide m:val="on"/>
                  <m:mcs>
                    <m:mc>
                      <m:mcPr>
                        <m:mcJc m:val="center"/>
                        <m:count m:val="1"/>
                      </m:mcPr>
                    </m:mc>
                  </m:mcs>
                </m:mPr>
                <m:mr>
                  <m:e>
                    <m:sSup>
                      <m:e>
                        <m:sSub>
                          <m:e>
                            <m:limLow>
                              <m:e>
                                <m:r>
                                  <m:t>x</m:t>
                                </m:r>
                              </m:e>
                              <m:lim>
                                <m:r>
                                  <m:rPr>
                                    <m:sty m:val="p"/>
                                  </m:rPr>
                                  <m:t>∼</m:t>
                                </m:r>
                              </m:lim>
                            </m:limLow>
                          </m:e>
                          <m:sub>
                            <m:r>
                              <m:t>1</m:t>
                            </m:r>
                          </m:sub>
                        </m:sSub>
                      </m:e>
                      <m:sup>
                        <m:r>
                          <m:rPr>
                            <m:sty m:val="p"/>
                          </m:rPr>
                          <m:t>⊤</m:t>
                        </m:r>
                      </m:sup>
                    </m:sSup>
                    <m:limLow>
                      <m:e>
                        <m:r>
                          <m:t>β</m:t>
                        </m:r>
                      </m:e>
                      <m:lim>
                        <m:r>
                          <m:rPr>
                            <m:sty m:val="p"/>
                          </m:rPr>
                          <m:t>∼</m:t>
                        </m:r>
                      </m:lim>
                    </m:limLow>
                  </m:e>
                </m:mr>
                <m:mr>
                  <m:e>
                    <m:r>
                      <m:rPr>
                        <m:sty m:val="p"/>
                      </m:rPr>
                      <m:t>⋮</m:t>
                    </m:r>
                  </m:e>
                </m:mr>
                <m:mr>
                  <m:e>
                    <m:sSup>
                      <m:e>
                        <m:sSub>
                          <m:e>
                            <m:limLow>
                              <m:e>
                                <m:r>
                                  <m:t>x</m:t>
                                </m:r>
                              </m:e>
                              <m:lim>
                                <m:r>
                                  <m:rPr>
                                    <m:sty m:val="p"/>
                                  </m:rPr>
                                  <m:t>∼</m:t>
                                </m:r>
                              </m:lim>
                            </m:limLow>
                          </m:e>
                          <m:sub>
                            <m:r>
                              <m:t>n</m:t>
                            </m:r>
                          </m:sub>
                        </m:sSub>
                      </m:e>
                      <m:sup>
                        <m:r>
                          <m:rPr>
                            <m:sty m:val="p"/>
                          </m:rPr>
                          <m:t>⊤</m:t>
                        </m:r>
                      </m:sup>
                    </m:sSup>
                    <m:limLow>
                      <m:e>
                        <m:r>
                          <m:t>β</m:t>
                        </m:r>
                      </m:e>
                      <m:lim>
                        <m:r>
                          <m:rPr>
                            <m:sty m:val="p"/>
                          </m:rPr>
                          <m:t>∼</m:t>
                        </m:r>
                      </m:lim>
                    </m:limLow>
                  </m:e>
                </m:mr>
              </m:m>
            </m:e>
          </m:d>
        </m:oMath>
      </m:oMathPara>
    </w:p>
    <w:p>
      <w:pPr>
        <w:pStyle w:val="FirstParagraph"/>
      </w:pPr>
      <w:del w:id="21460" w:author="PR Preview" w:date="2026-01-01T00:00:00Z">
        <w:r>
          <w:delText xml:space="preserve">For example, take the rank-</w:delText>
        </w:r>
      </w:del>
      <m:oMath>
        <m:r>
          <m:t>2</m:t>
        </m:r>
      </m:oMath>
      <w:del w:id="21461" w:author="PR Preview" w:date="2026-01-01T00:00:00Z">
        <w:r>
          <w:delText xml:space="preserve"> </w:delText>
        </w:r>
      </w:del>
      <w:del w:id="21462" w:author="PR Preview" w:date="2026-01-01T00:00:00Z">
        <w:r>
          <w:delText xml:space="preserve">matrix from</w:delText>
        </w:r>
      </w:del>
      <w:del w:id="21463" w:author="PR Preview" w:date="2026-01-01T00:00:00Z">
        <w:r>
          <w:delText xml:space="preserve"> </w:delText>
        </w:r>
      </w:del>
      <w:hyperlink w:anchor="exm-rank">
        <w:del w:id="21464" w:author="PR Preview" w:date="2026-01-01T00:00:00Z">
          <w:r>
            <w:rPr>
              <w:rStyle w:val="Hyperlink"/>
            </w:rPr>
            <w:delText xml:space="preserve">Example 36</w:delText>
          </w:r>
        </w:del>
      </w:hyperlink>
      <w:del w:id="21465" w:author="PR Preview" w:date="2026-01-01T00:00:00Z">
        <w:r>
          <w:delText xml:space="preserve"> </w:delText>
        </w:r>
      </w:del>
      <w:del w:id="21466" w:author="PR Preview" w:date="2026-01-01T00:00:00Z">
        <w:r>
          <w:delText xml:space="preserve">as</w:delText>
        </w:r>
      </w:del>
      <w:del w:id="21467" w:author="PR Preview" w:date="2026-01-01T00:00:00Z">
        <w:r>
          <w:delText xml:space="preserve"> </w:delText>
        </w:r>
      </w:del>
      <m:oMath>
        <m:r>
          <m:rPr>
            <m:sty m:val="bi"/>
          </m:rPr>
          <m:t>X</m:t>
        </m:r>
      </m:oMath>
      <w:del w:id="21468" w:author="PR Preview" w:date="2026-01-01T00:00:00Z">
        <w:r>
          <w:delText xml:space="preserve">,</w:delText>
        </w:r>
      </w:del>
      <w:del w:id="21469" w:author="PR Preview" w:date="2026-01-01T00:00:00Z">
        <w:r>
          <w:delText xml:space="preserve"> </w:delText>
        </w:r>
      </w:del>
      <w:del w:id="21470" w:author="PR Preview" w:date="2026-01-01T00:00:00Z">
        <w:r>
          <w:delText xml:space="preserve">with</w:delText>
        </w:r>
      </w:del>
      <w:del w:id="21471" w:author="PR Preview" w:date="2026-01-01T00:00:00Z">
        <w:r>
          <w:delText xml:space="preserve"> </w:delText>
        </w:r>
      </w:del>
      <m:oMath>
        <m:r>
          <m:t>n</m:t>
        </m:r>
        <m:r>
          <m:rPr>
            <m:sty m:val="p"/>
          </m:rPr>
          <m:t>=</m:t>
        </m:r>
        <m:r>
          <m:t>3</m:t>
        </m:r>
      </m:oMath>
      <w:del w:id="21472" w:author="PR Preview" w:date="2026-01-01T00:00:00Z">
        <w:r>
          <w:delText xml:space="preserve"> </w:delText>
        </w:r>
      </w:del>
      <w:del w:id="21473" w:author="PR Preview" w:date="2026-01-01T00:00:00Z">
        <w:r>
          <w:delText xml:space="preserve">observations and</w:delText>
        </w:r>
      </w:del>
      <w:del w:id="21474" w:author="PR Preview" w:date="2026-01-01T00:00:00Z">
        <w:r>
          <w:delText xml:space="preserve"> </w:delText>
        </w:r>
      </w:del>
      <m:oMath>
        <m:r>
          <m:t>p</m:t>
        </m:r>
        <m:r>
          <m:rPr>
            <m:sty m:val="p"/>
          </m:rPr>
          <m:t>=</m:t>
        </m:r>
        <m:r>
          <m:t>2</m:t>
        </m:r>
      </m:oMath>
      <w:del w:id="21475" w:author="PR Preview" w:date="2026-01-01T00:00:00Z">
        <w:r>
          <w:delText xml:space="preserve"> </w:delText>
        </w:r>
      </w:del>
      <w:del w:id="21476" w:author="PR Preview" w:date="2026-01-01T00:00:00Z">
        <w:r>
          <w:delText xml:space="preserve">columns:</w:delText>
        </w:r>
      </w:del>
      <w:del w:id="21477" w:author="PR Preview" w:date="2026-01-01T00:00:00Z">
        <w:r>
          <w:delText xml:space="preserve"> </w:delText>
        </w:r>
      </w:del>
      <w:del w:id="21478" w:author="PR Preview" w:date="2026-01-01T00:00:00Z">
        <w:r>
          <w:delText xml:space="preserve">an intercept column and one covariate.</w:delText>
        </w:r>
      </w:del>
      <w:del w:id="21479" w:author="PR Preview" w:date="2026-01-01T00:00:00Z">
        <w:r>
          <w:delText xml:space="preserve"> </w:delText>
        </w:r>
      </w:del>
      <w:del w:id="21480" w:author="PR Preview" w:date="2026-01-01T00:00:00Z">
        <w:r>
          <w:delText xml:space="preserve">With</w:delText>
        </w:r>
      </w:del>
      <w:del w:id="21481" w:author="PR Preview" w:date="2026-01-01T00:00:00Z">
        <w:r>
          <w:delText xml:space="preserve"> </w:delText>
        </w:r>
      </w:del>
      <m:oMath>
        <m:limLow>
          <m:e>
            <m:r>
              <m:t>β</m:t>
            </m:r>
          </m:e>
          <m:lim>
            <m:r>
              <m:rPr>
                <m:sty m:val="p"/>
              </m:rPr>
              <m:t>∼</m:t>
            </m:r>
          </m:lim>
        </m:limLow>
        <m:r>
          <m:rPr>
            <m:sty m:val="p"/>
          </m:rPr>
          <m:t>=</m:t>
        </m:r>
        <m:r>
          <m:rPr>
            <m:sty m:val="p"/>
          </m:rPr>
          <m:t>(</m:t>
        </m:r>
        <m:r>
          <m:t>1</m:t>
        </m:r>
        <m:r>
          <m:rPr>
            <m:sty m:val="p"/>
          </m:rPr>
          <m:t>,</m:t>
        </m:r>
        <m:r>
          <m:t>2</m:t>
        </m:r>
        <m:r>
          <m:rPr>
            <m:sty m:val="p"/>
          </m:rPr>
          <m:t>)</m:t>
        </m:r>
      </m:oMath>
      <w:del w:id="21482" w:author="PR Preview" w:date="2026-01-01T00:00:00Z">
        <w:r>
          <w:delText xml:space="preserve">,</w:delText>
        </w:r>
      </w:del>
    </w:p>
    <w:p>
      <w:pPr>
        <w:pStyle w:val="BodyText"/>
      </w:pPr>
      <m:oMathPara>
        <m:oMathParaPr>
          <m:jc m:val="center"/>
        </m:oMathParaPr>
        <m:oMath>
          <m:eqArr>
            <m:e>
              <m:r>
                <m:rPr>
                  <m:sty m:val="bi"/>
                </m:rPr>
                <m:t>X</m:t>
              </m:r>
              <m:limLow>
                <m:e>
                  <m:r>
                    <m:t>β</m:t>
                  </m:r>
                </m:e>
                <m:lim>
                  <m:r>
                    <m:rPr>
                      <m:sty m:val="p"/>
                    </m:rPr>
                    <m:t>∼</m:t>
                  </m:r>
                </m:lim>
              </m:limLow>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d>
                <m:dPr>
                  <m:begChr m:val="["/>
                  <m:sepChr m:val=""/>
                  <m:endChr m:val="]"/>
                  <m:grow/>
                </m:dPr>
                <m:e>
                  <m:m>
                    <m:mPr>
                      <m:baseJc m:val="center"/>
                      <m:plcHide m:val="on"/>
                      <m:mcs>
                        <m:mc>
                          <m:mcPr>
                            <m:mcJc m:val="center"/>
                            <m:count m:val="1"/>
                          </m:mcPr>
                        </m:mc>
                      </m:mcs>
                    </m:mPr>
                    <m:mr>
                      <m:e>
                        <m:r>
                          <m:t>1</m:t>
                        </m:r>
                      </m:e>
                    </m:mr>
                    <m:mr>
                      <m:e>
                        <m:r>
                          <m:t>2</m:t>
                        </m:r>
                      </m:e>
                    </m:mr>
                  </m:m>
                </m:e>
              </m:d>
            </m:e>
            <m:e>
              <m:r>
                <m:t>&amp;</m:t>
              </m:r>
              <m:r>
                <m:rPr>
                  <m:sty m:val="p"/>
                </m:rPr>
                <m:t>=</m:t>
              </m:r>
              <m:d>
                <m:dPr>
                  <m:begChr m:val="["/>
                  <m:sepChr m:val=""/>
                  <m:endChr m:val="]"/>
                  <m:grow/>
                </m:dPr>
                <m:e>
                  <m:m>
                    <m:mPr>
                      <m:baseJc m:val="center"/>
                      <m:plcHide m:val="on"/>
                      <m:mcs>
                        <m:mc>
                          <m:mcPr>
                            <m:mcJc m:val="center"/>
                            <m:count m:val="1"/>
                          </m:mcPr>
                        </m:mc>
                      </m:mcs>
                    </m:mPr>
                    <m:mr>
                      <m:e>
                        <m:r>
                          <m:t>3</m:t>
                        </m:r>
                      </m:e>
                    </m:mr>
                    <m:mr>
                      <m:e>
                        <m:r>
                          <m:t>5</m:t>
                        </m:r>
                      </m:e>
                    </m:mr>
                    <m:mr>
                      <m:e>
                        <m:r>
                          <m:t>7</m:t>
                        </m:r>
                      </m:e>
                    </m:mr>
                  </m:m>
                </m:e>
              </m:d>
              <m:r>
                <m:rPr>
                  <m:sty m:val="p"/>
                </m:rPr>
                <m:t>.</m:t>
              </m:r>
            </m:e>
          </m:eqArr>
        </m:oMath>
      </m:oMathPara>
    </w:p>
    <w:p>
      <w:pPr>
        <w:pStyle w:val="FirstParagraph"/>
      </w:pPr>
      <w:ins w:id="21483" w:author="PR Preview" w:date="2026-01-01T00:00:00Z">
        <w:r>
          <w:rPr>
            <w:b/>
            <w:bCs/>
          </w:rPr>
          <w:t xml:space="preserve">Definition 106 (Design matrix (model matrix))</w:t>
        </w:r>
      </w:ins>
      <w:ins w:id="21484" w:author="PR Preview" w:date="2026-01-01T00:00:00Z">
        <w:r>
          <w:t xml:space="preserve"> </w:t>
        </w:r>
      </w:ins>
      <w:ins w:id="21485" w:author="PR Preview" w:date="2026-01-01T00:00:00Z">
        <w:r>
          <w:t xml:space="preserve">In a regression model with</w:t>
        </w:r>
      </w:ins>
      <w:ins w:id="21486" w:author="PR Preview" w:date="2026-01-01T00:00:00Z">
        <w:r>
          <w:t xml:space="preserve"> </w:t>
        </w:r>
      </w:ins>
      <m:oMath>
        <m:r>
          <m:t>n</m:t>
        </m:r>
      </m:oMath>
      <w:ins w:id="21487" w:author="PR Preview" w:date="2026-01-01T00:00:00Z">
        <w:r>
          <w:t xml:space="preserve"> </w:t>
        </w:r>
      </w:ins>
      <w:ins w:id="21488" w:author="PR Preview" w:date="2026-01-01T00:00:00Z">
        <w:r>
          <w:t xml:space="preserve">observations and</w:t>
        </w:r>
      </w:ins>
      <w:ins w:id="21489" w:author="PR Preview" w:date="2026-01-01T00:00:00Z">
        <w:r>
          <w:t xml:space="preserve"> </w:t>
        </w:r>
      </w:ins>
      <m:oMath>
        <m:r>
          <m:t>p</m:t>
        </m:r>
      </m:oMath>
      <w:ins w:id="21490" w:author="PR Preview" w:date="2026-01-01T00:00:00Z">
        <w:r>
          <w:t xml:space="preserve"> </w:t>
        </w:r>
      </w:ins>
      <w:ins w:id="21491" w:author="PR Preview" w:date="2026-01-01T00:00:00Z">
        <w:r>
          <w:t xml:space="preserve">predictors,</w:t>
        </w:r>
      </w:ins>
      <w:ins w:id="21492" w:author="PR Preview" w:date="2026-01-01T00:00:00Z">
        <w:r>
          <w:t xml:space="preserve"> </w:t>
        </w:r>
      </w:ins>
      <w:ins w:id="21493" w:author="PR Preview" w:date="2026-01-01T00:00:00Z">
        <w:r>
          <w:t xml:space="preserve">the</w:t>
        </w:r>
      </w:ins>
      <w:ins w:id="21494" w:author="PR Preview" w:date="2026-01-01T00:00:00Z">
        <w:r>
          <w:t xml:space="preserve"> </w:t>
        </w:r>
      </w:ins>
      <w:ins w:id="21495" w:author="PR Preview" w:date="2026-01-01T00:00:00Z">
        <w:r>
          <w:rPr>
            <w:b/>
            <w:bCs/>
          </w:rPr>
          <w:t xml:space="preserve">design matrix</w:t>
        </w:r>
      </w:ins>
      <w:ins w:id="21496" w:author="PR Preview" w:date="2026-01-01T00:00:00Z">
        <w:r>
          <w:t xml:space="preserve"> </w:t>
        </w:r>
      </w:ins>
      <w:ins w:id="21497" w:author="PR Preview" w:date="2026-01-01T00:00:00Z">
        <w:r>
          <w:t xml:space="preserve">(or</w:t>
        </w:r>
      </w:ins>
      <w:ins w:id="21498" w:author="PR Preview" w:date="2026-01-01T00:00:00Z">
        <w:r>
          <w:t xml:space="preserve"> </w:t>
        </w:r>
      </w:ins>
      <w:ins w:id="21499" w:author="PR Preview" w:date="2026-01-01T00:00:00Z">
        <w:r>
          <w:rPr>
            <w:b/>
            <w:bCs/>
          </w:rPr>
          <w:t xml:space="preserve">model matrix</w:t>
        </w:r>
      </w:ins>
      <w:ins w:id="21500" w:author="PR Preview" w:date="2026-01-01T00:00:00Z">
        <w:r>
          <w:t xml:space="preserve">)</w:t>
        </w:r>
      </w:ins>
      <w:ins w:id="21501" w:author="PR Preview" w:date="2026-01-01T00:00:00Z">
        <w:r>
          <w:t xml:space="preserve"> </w:t>
        </w:r>
      </w:ins>
      <m:oMath>
        <m:r>
          <m:rPr>
            <m:sty m:val="bi"/>
          </m:rPr>
          <m:t>X</m:t>
        </m:r>
      </m:oMath>
      <w:ins w:id="21502" w:author="PR Preview" w:date="2026-01-01T00:00:00Z">
        <w:r>
          <w:t xml:space="preserve"> </w:t>
        </w:r>
      </w:ins>
      <w:ins w:id="21503" w:author="PR Preview" w:date="2026-01-01T00:00:00Z">
        <w:r>
          <w:t xml:space="preserve">is the</w:t>
        </w:r>
      </w:ins>
      <w:ins w:id="21504" w:author="PR Preview" w:date="2026-01-01T00:00:00Z">
        <w:r>
          <w:t xml:space="preserve"> </w:t>
        </w:r>
      </w:ins>
      <m:oMath>
        <m:r>
          <m:t>n</m:t>
        </m:r>
        <m:r>
          <m:rPr>
            <m:sty m:val="p"/>
          </m:rPr>
          <m:t>×</m:t>
        </m:r>
        <m:r>
          <m:t>p</m:t>
        </m:r>
      </m:oMath>
      <w:ins w:id="21505" w:author="PR Preview" w:date="2026-01-01T00:00:00Z">
        <w:r>
          <w:t xml:space="preserve"> </w:t>
        </w:r>
      </w:ins>
      <w:ins w:id="21506" w:author="PR Preview" w:date="2026-01-01T00:00:00Z">
        <w:r>
          <w:t xml:space="preserve">matrix whose</w:t>
        </w:r>
      </w:ins>
      <w:ins w:id="21507" w:author="PR Preview" w:date="2026-01-01T00:00:00Z">
        <w:r>
          <w:t xml:space="preserve"> </w:t>
        </w:r>
      </w:ins>
      <m:oMath>
        <m:r>
          <m:t>i</m:t>
        </m:r>
      </m:oMath>
      <w:ins w:id="21508" w:author="PR Preview" w:date="2026-01-01T00:00:00Z">
        <w:r>
          <w:t xml:space="preserve">-th row is the covariate vector</w:t>
        </w:r>
      </w:ins>
      <w:ins w:id="21509" w:author="PR Preview" w:date="2026-01-01T00:00:00Z">
        <w:r>
          <w:t xml:space="preserve"> </w:t>
        </w:r>
      </w:ins>
      <w:ins w:id="21510" w:author="PR Preview" w:date="2026-01-01T00:00:00Z">
        <w:r>
          <w:t xml:space="preserve">${\mathord{\smash[b]{\underset{\raise.3ex\hbox{$\scriptstyle\sim$}}{x}}\vphantom{x}}_i}^{\top}$</w:t>
        </w:r>
      </w:ins>
      <w:ins w:id="21511" w:author="PR Preview" w:date="2026-01-01T00:00:00Z">
        <w:r>
          <w:t xml:space="preserve"> </w:t>
        </w:r>
      </w:ins>
      <w:ins w:id="21512" w:author="PR Preview" w:date="2026-01-01T00:00:00Z">
        <w:r>
          <w:t xml:space="preserve">for observation</w:t>
        </w:r>
      </w:ins>
      <w:ins w:id="21513" w:author="PR Preview" w:date="2026-01-01T00:00:00Z">
        <w:r>
          <w:t xml:space="preserve"> </w:t>
        </w:r>
      </w:ins>
      <m:oMath>
        <m:r>
          <m:t>i</m:t>
        </m:r>
      </m:oMath>
      <w:ins w:id="21514" w:author="PR Preview" w:date="2026-01-01T00:00:00Z">
        <w:r>
          <w:t xml:space="preserve">:</w:t>
        </w:r>
      </w:ins>
    </w:p>
    <w:p>
      <w:pPr>
        <w:pStyle w:val="BodyText"/>
      </w:pPr>
      <w:ins w:id="21515" w:author="PR Preview" w:date="2026-01-01T00:00:00Z">
        <w:r>
          <w:t xml:space="preserve">$$
    \begin{aligned}
    \mathbf{X}
    &amp;=
    \begin{bmatrix}
    {\mathord{\smash[b]{\underset{\raise.3ex\hbox{$\scriptstyle\sim$}}{x}}\vphantom{x}}_1}^{\top} \\
    {\mathord{\smash[b]{\underset{\raise.3ex\hbox{$\scriptstyle\sim$}}{x}}\vphantom{x}}_2}^{\top} \\
    \vdots \\
    {\mathord{\smash[b]{\underset{\raise.3ex\hbox{$\scriptstyle\sim$}}{x}}\vphantom{x}}_n}^{\top}
    \end{bmatrix} \\
    &amp;=
    \begin{bmatrix}
    x_{11} &amp; x_{12} &amp; \cdots &amp; x_{1p} \\
    x_{21} &amp; x_{22} &amp; \cdots &amp; x_{2p} \\
    \vdots &amp; \vdots &amp; \ddots &amp; \vdots \\
    x_{n1} &amp; x_{n2} &amp; \cdots &amp; x_{np}
    \end{bmatrix}
    \end{aligned}
    $$</w:t>
        </w:r>
      </w:ins>
    </w:p>
    <w:bookmarkEnd w:id="537"/>
    <w:bookmarkStart w:id="538" w:name="rem-design-matrix-products"/>
    <w:p>
      <w:pPr>
        <w:pStyle w:val="FirstParagraph"/>
      </w:pPr>
      <w:ins w:id="21516" w:author="PR Preview" w:date="2026-01-01T00:00:00Z">
        <w:r>
          <w:rPr>
            <w:i/>
            <w:iCs/>
          </w:rPr>
          <w:t xml:space="preserve">Remark 47</w:t>
        </w:r>
      </w:ins>
      <w:ins w:id="21517" w:author="PR Preview" w:date="2026-01-01T00:00:00Z">
        <w:r>
          <w:t xml:space="preserve"> (Products with the design matrix). </w:t>
        </w:r>
      </w:ins>
      <w:ins w:id="21518" w:author="PR Preview" w:date="2026-01-01T00:00:00Z">
        <w:r>
          <w:t xml:space="preserve">The product</w:t>
        </w:r>
      </w:ins>
      <w:ins w:id="21519" w:author="PR Preview" w:date="2026-01-01T00:00:00Z">
        <w:r>
          <w:t xml:space="preserve"> </w:t>
        </w:r>
      </w:ins>
      <w:ins w:id="21520" w:author="PR Preview" w:date="2026-01-01T00:00:00Z">
        <w:r>
          <w:t xml:space="preserve">$\mathbf{X}\mathord{\smash[b]{\underset{\raise.3ex\hbox{$\scriptstyle\sim$}}{\beta}}\vphantom{\beta}}$</w:t>
        </w:r>
      </w:ins>
      <w:ins w:id="21521" w:author="PR Preview" w:date="2026-01-01T00:00:00Z">
        <w:r>
          <w:t xml:space="preserve"> </w:t>
        </w:r>
      </w:ins>
      <w:ins w:id="21522" w:author="PR Preview" w:date="2026-01-01T00:00:00Z">
        <w:r>
          <w:t xml:space="preserve">collects the values</w:t>
        </w:r>
      </w:ins>
      <w:ins w:id="21523" w:author="PR Preview" w:date="2026-01-01T00:00:00Z">
        <w:r>
          <w:t xml:space="preserve"> </w:t>
        </w:r>
      </w:ins>
      <w:ins w:id="21524" w:author="PR Preview" w:date="2026-01-01T00:00:00Z">
        <w:r>
          <w:t xml:space="preserve">${\mathord{\smash[b]{\underset{\raise.3ex\hbox{$\scriptstyle\sim$}}{x}}\vphantom{x}}_i}^{\top}\mathord{\smash[b]{\underset{\raise.3ex\hbox{$\scriptstyle\sim$}}{\beta}}\vphantom{\beta}}$</w:t>
        </w:r>
      </w:ins>
      <w:ins w:id="21525" w:author="PR Preview" w:date="2026-01-01T00:00:00Z">
        <w:r>
          <w:t xml:space="preserve"> </w:t>
        </w:r>
      </w:ins>
      <w:ins w:id="21526" w:author="PR Preview" w:date="2026-01-01T00:00:00Z">
        <w:r>
          <w:t xml:space="preserve">for all</w:t>
        </w:r>
      </w:ins>
      <w:ins w:id="21527" w:author="PR Preview" w:date="2026-01-01T00:00:00Z">
        <w:r>
          <w:t xml:space="preserve"> </w:t>
        </w:r>
      </w:ins>
      <m:oMath>
        <m:r>
          <m:t>n</m:t>
        </m:r>
      </m:oMath>
      <w:ins w:id="21528" w:author="PR Preview" w:date="2026-01-01T00:00:00Z">
        <w:r>
          <w:t xml:space="preserve"> </w:t>
        </w:r>
      </w:ins>
      <w:ins w:id="21529" w:author="PR Preview" w:date="2026-01-01T00:00:00Z">
        <w:r>
          <w:t xml:space="preserve">observations into a single</w:t>
        </w:r>
      </w:ins>
      <w:ins w:id="21530" w:author="PR Preview" w:date="2026-01-01T00:00:00Z">
        <w:r>
          <w:t xml:space="preserve"> </w:t>
        </w:r>
      </w:ins>
      <m:oMath>
        <m:r>
          <m:t>n</m:t>
        </m:r>
        <m:r>
          <m:rPr>
            <m:sty m:val="p"/>
          </m:rPr>
          <m:t>×</m:t>
        </m:r>
        <m:r>
          <m:t>1</m:t>
        </m:r>
      </m:oMath>
      <w:ins w:id="21531" w:author="PR Preview" w:date="2026-01-01T00:00:00Z">
        <w:r>
          <w:t xml:space="preserve"> </w:t>
        </w:r>
      </w:ins>
      <w:ins w:id="21532" w:author="PR Preview" w:date="2026-01-01T00:00:00Z">
        <w:r>
          <w:t xml:space="preserve">vector:</w:t>
        </w:r>
      </w:ins>
    </w:p>
    <w:p>
      <w:pPr>
        <w:pStyle w:val="BodyText"/>
      </w:pPr>
      <w:ins w:id="21533" w:author="PR Preview" w:date="2026-01-01T00:00:00Z">
        <w:r>
          <w:t xml:space="preserve">$$
    \mathbf{X}\mathord{\smash[b]{\underset{\raise.3ex\hbox{$\scriptstyle\sim$}}{\beta}}\vphantom{\beta}}=
    \begin{bmatrix}
    {\mathord{\smash[b]{\underset{\raise.3ex\hbox{$\scriptstyle\sim$}}{x}}\vphantom{x}}_1}^{\top}\mathord{\smash[b]{\underset{\raise.3ex\hbox{$\scriptstyle\sim$}}{\beta}}\vphantom{\beta}}\\
    \vdots \\
    {\mathord{\smash[b]{\underset{\raise.3ex\hbox{$\scriptstyle\sim$}}{x}}\vphantom{x}}_n}^{\top}\mathord{\smash[b]{\underset{\raise.3ex\hbox{$\scriptstyle\sim$}}{\beta}}\vphantom{\beta}}
    \end{bmatrix}
    $$</w:t>
        </w:r>
      </w:ins>
    </w:p>
    <w:p>
      <w:pPr>
        <w:pStyle w:val="FirstParagraph"/>
      </w:pPr>
      <w:ins w:id="21534" w:author="PR Preview" w:date="2026-01-01T00:00:00Z">
        <w:r>
          <w:t xml:space="preserve">For example, take the rank-</w:t>
        </w:r>
      </w:ins>
      <m:oMath>
        <m:r>
          <m:t>2</m:t>
        </m:r>
      </m:oMath>
      <w:ins w:id="21535" w:author="PR Preview" w:date="2026-01-01T00:00:00Z">
        <w:r>
          <w:t xml:space="preserve"> </w:t>
        </w:r>
      </w:ins>
      <w:ins w:id="21536" w:author="PR Preview" w:date="2026-01-01T00:00:00Z">
        <w:r>
          <w:t xml:space="preserve">matrix from</w:t>
        </w:r>
      </w:ins>
      <w:ins w:id="21537" w:author="PR Preview" w:date="2026-01-01T00:00:00Z">
        <w:r>
          <w:t xml:space="preserve"> </w:t>
        </w:r>
      </w:ins>
      <w:hyperlink w:anchor="exm-rank">
        <w:ins w:id="21538" w:author="PR Preview" w:date="2026-01-01T00:00:00Z">
          <w:r>
            <w:rPr>
              <w:rStyle w:val="Hyperlink"/>
            </w:rPr>
            <w:t xml:space="preserve">Example 36</w:t>
          </w:r>
        </w:ins>
      </w:hyperlink>
      <w:ins w:id="21539" w:author="PR Preview" w:date="2026-01-01T00:00:00Z">
        <w:r>
          <w:t xml:space="preserve"> </w:t>
        </w:r>
      </w:ins>
      <w:ins w:id="21540" w:author="PR Preview" w:date="2026-01-01T00:00:00Z">
        <w:r>
          <w:t xml:space="preserve">as</w:t>
        </w:r>
      </w:ins>
      <w:ins w:id="21541" w:author="PR Preview" w:date="2026-01-01T00:00:00Z">
        <w:r>
          <w:t xml:space="preserve"> </w:t>
        </w:r>
      </w:ins>
      <m:oMath>
        <m:r>
          <m:rPr>
            <m:sty m:val="bi"/>
          </m:rPr>
          <m:t>X</m:t>
        </m:r>
      </m:oMath>
      <w:ins w:id="21542" w:author="PR Preview" w:date="2026-01-01T00:00:00Z">
        <w:r>
          <w:t xml:space="preserve">,</w:t>
        </w:r>
      </w:ins>
      <w:ins w:id="21543" w:author="PR Preview" w:date="2026-01-01T00:00:00Z">
        <w:r>
          <w:t xml:space="preserve"> </w:t>
        </w:r>
      </w:ins>
      <w:ins w:id="21544" w:author="PR Preview" w:date="2026-01-01T00:00:00Z">
        <w:r>
          <w:t xml:space="preserve">with</w:t>
        </w:r>
      </w:ins>
      <w:ins w:id="21545" w:author="PR Preview" w:date="2026-01-01T00:00:00Z">
        <w:r>
          <w:t xml:space="preserve"> </w:t>
        </w:r>
      </w:ins>
      <m:oMath>
        <m:r>
          <m:t>n</m:t>
        </m:r>
        <m:r>
          <m:rPr>
            <m:sty m:val="p"/>
          </m:rPr>
          <m:t>=</m:t>
        </m:r>
        <m:r>
          <m:t>3</m:t>
        </m:r>
      </m:oMath>
      <w:ins w:id="21546" w:author="PR Preview" w:date="2026-01-01T00:00:00Z">
        <w:r>
          <w:t xml:space="preserve"> </w:t>
        </w:r>
      </w:ins>
      <w:ins w:id="21547" w:author="PR Preview" w:date="2026-01-01T00:00:00Z">
        <w:r>
          <w:t xml:space="preserve">observations and</w:t>
        </w:r>
      </w:ins>
      <w:ins w:id="21548" w:author="PR Preview" w:date="2026-01-01T00:00:00Z">
        <w:r>
          <w:t xml:space="preserve"> </w:t>
        </w:r>
      </w:ins>
      <m:oMath>
        <m:r>
          <m:t>p</m:t>
        </m:r>
        <m:r>
          <m:rPr>
            <m:sty m:val="p"/>
          </m:rPr>
          <m:t>=</m:t>
        </m:r>
        <m:r>
          <m:t>2</m:t>
        </m:r>
      </m:oMath>
      <w:ins w:id="21549" w:author="PR Preview" w:date="2026-01-01T00:00:00Z">
        <w:r>
          <w:t xml:space="preserve"> </w:t>
        </w:r>
      </w:ins>
      <w:ins w:id="21550" w:author="PR Preview" w:date="2026-01-01T00:00:00Z">
        <w:r>
          <w:t xml:space="preserve">columns:</w:t>
        </w:r>
      </w:ins>
      <w:ins w:id="21551" w:author="PR Preview" w:date="2026-01-01T00:00:00Z">
        <w:r>
          <w:t xml:space="preserve"> </w:t>
        </w:r>
      </w:ins>
      <w:ins w:id="21552" w:author="PR Preview" w:date="2026-01-01T00:00:00Z">
        <w:r>
          <w:t xml:space="preserve">an intercept column and one covariate.</w:t>
        </w:r>
      </w:ins>
      <w:ins w:id="21553" w:author="PR Preview" w:date="2026-01-01T00:00:00Z">
        <w:r>
          <w:t xml:space="preserve"> </w:t>
        </w:r>
      </w:ins>
      <w:ins w:id="21554" w:author="PR Preview" w:date="2026-01-01T00:00:00Z">
        <w:r>
          <w:t xml:space="preserve">With</w:t>
        </w:r>
      </w:ins>
      <w:ins w:id="21555" w:author="PR Preview" w:date="2026-01-01T00:00:00Z">
        <w:r>
          <w:t xml:space="preserve"> </w:t>
        </w:r>
      </w:ins>
      <w:ins w:id="21556" w:author="PR Preview" w:date="2026-01-01T00:00:00Z">
        <w:r>
          <w:t xml:space="preserve">$\mathord{\smash[b]{\underset{\raise.3ex\hbox{$\scriptstyle\sim$}}{\beta}}\vphantom{\beta}}= (1, 2)$</w:t>
        </w:r>
      </w:ins>
      <w:ins w:id="21557" w:author="PR Preview" w:date="2026-01-01T00:00:00Z">
        <w:r>
          <w:t xml:space="preserve">,</w:t>
        </w:r>
      </w:ins>
    </w:p>
    <w:p>
      <w:pPr>
        <w:pStyle w:val="BodyText"/>
      </w:pPr>
      <w:ins w:id="21558" w:author="PR Preview" w:date="2026-01-01T00:00:00Z">
        <w:r>
          <w:t xml:space="preserve">$$
    \begin{aligned}
    \mathbf{X}\mathord{\smash[b]{\underset{\raise.3ex\hbox{$\scriptstyle\sim$}}{\beta}}\vphantom{\beta}}
    &amp;= \begin{bmatrix} 1 &amp; 1 \\ 1 &amp; 2 \\ 1 &amp; 3 \end{bmatrix}
    \begin{bmatrix} 1 \\ 2 \end{bmatrix} \\
    &amp;= \begin{bmatrix} 3 \\ 5 \\ 7 \end{bmatrix}.
    \end{aligned}
    $$</w:t>
        </w:r>
      </w:ins>
    </w:p>
    <w:p>
      <w:pPr>
        <w:pStyle w:val="FirstParagraph"/>
      </w:pPr>
      <w:r>
        <w:t xml:space="preserve">The matrix</w:t>
      </w:r>
      <w:r>
        <w:t xml:space="preserve"> </w:t>
      </w:r>
      <m:oMath>
        <m:sSup>
          <m:e>
            <m:r>
              <m:rPr>
                <m:sty m:val="bi"/>
              </m:rPr>
              <m:t>X</m:t>
            </m:r>
          </m:e>
          <m:sup>
            <m:r>
              <m:rPr>
                <m:sty m:val="p"/>
              </m:rPr>
              <m:t>⊤</m:t>
            </m:r>
          </m:sup>
        </m:sSup>
        <m:r>
          <m:rPr>
            <m:sty m:val="bi"/>
          </m:rPr>
          <m:t>X</m:t>
        </m:r>
      </m:oMath>
      <w:r>
        <w:t xml:space="preserve"> </w:t>
      </w:r>
      <w:r>
        <w:t xml:space="preserve">is</w:t>
      </w:r>
      <w:r>
        <w:t xml:space="preserve"> </w:t>
      </w:r>
      <m:oMath>
        <m:r>
          <m:t>p</m:t>
        </m:r>
        <m:r>
          <m:rPr>
            <m:sty m:val="p"/>
          </m:rPr>
          <m:t>×</m:t>
        </m:r>
        <m:r>
          <m:t>p</m:t>
        </m:r>
      </m:oMath>
      <w:r>
        <w:t xml:space="preserve"> </w:t>
      </w:r>
      <w:r>
        <w:t xml:space="preserve">and symmetric,</w:t>
      </w:r>
      <w:r>
        <w:t xml:space="preserve"> </w:t>
      </w:r>
      <w:r>
        <w:t xml:space="preserve">since</w:t>
      </w:r>
    </w:p>
    <w:p>
      <w:pPr>
        <w:pStyle w:val="BodyText"/>
      </w:pPr>
      <m:oMathPara>
        <m:oMathParaPr>
          <m:jc m:val="center"/>
        </m:oMathParaPr>
        <m:oMath>
          <m:eqArr>
            <m:e>
              <m:sSup>
                <m:e>
                  <m:r>
                    <m:rPr>
                      <m:sty m:val="p"/>
                    </m:rPr>
                    <m:t>(</m:t>
                  </m:r>
                  <m:sSup>
                    <m:e>
                      <m:r>
                        <m:rPr>
                          <m:sty m:val="bi"/>
                        </m:rPr>
                        <m:t>X</m:t>
                      </m:r>
                    </m:e>
                    <m:sup>
                      <m:r>
                        <m:rPr>
                          <m:sty m:val="p"/>
                        </m:rPr>
                        <m:t>⊤</m:t>
                      </m:r>
                    </m:sup>
                  </m:sSup>
                  <m:r>
                    <m:rPr>
                      <m:sty m:val="bi"/>
                    </m:rPr>
                    <m:t>X</m:t>
                  </m:r>
                  <m:r>
                    <m:rPr>
                      <m:sty m:val="p"/>
                    </m:rPr>
                    <m:t>)</m:t>
                  </m:r>
                </m:e>
                <m:sup>
                  <m:r>
                    <m:rPr>
                      <m:sty m:val="p"/>
                    </m:rPr>
                    <m:t>⊤</m:t>
                  </m:r>
                </m:sup>
              </m:sSup>
              <m:r>
                <m:t>&amp;</m:t>
              </m:r>
              <m:r>
                <m:rPr>
                  <m:sty m:val="p"/>
                </m:rPr>
                <m:t>=</m:t>
              </m:r>
              <m:sSup>
                <m:e>
                  <m:r>
                    <m:rPr>
                      <m:sty m:val="bi"/>
                    </m:rPr>
                    <m:t>X</m:t>
                  </m:r>
                </m:e>
                <m:sup>
                  <m:r>
                    <m:rPr>
                      <m:sty m:val="p"/>
                    </m:rPr>
                    <m:t>⊤</m:t>
                  </m:r>
                </m:sup>
              </m:sSup>
              <m:r>
                <m:t> </m:t>
              </m:r>
              <m:sSup>
                <m:e>
                  <m:r>
                    <m:rPr>
                      <m:sty m:val="p"/>
                    </m:rPr>
                    <m:t>(</m:t>
                  </m:r>
                  <m:sSup>
                    <m:e>
                      <m:r>
                        <m:rPr>
                          <m:sty m:val="bi"/>
                        </m:rPr>
                        <m:t>X</m:t>
                      </m:r>
                    </m:e>
                    <m:sup>
                      <m:r>
                        <m:rPr>
                          <m:sty m:val="p"/>
                        </m:rPr>
                        <m:t>⊤</m:t>
                      </m:r>
                    </m:sup>
                  </m:sSup>
                  <m:r>
                    <m:rPr>
                      <m:sty m:val="p"/>
                    </m:rP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del w:id="21559" w:author="PR Preview" w:date="2026-01-01T00:00:00Z">
        <w:r>
          <w:delText xml:space="preserve">(</w:delText>
        </w:r>
      </w:del>
      <w:hyperlink w:anchor="thm-transpose-product">
        <w:del w:id="21560" w:author="PR Preview" w:date="2026-01-01T00:00:00Z">
          <w:r>
            <w:rPr>
              <w:rStyle w:val="Hyperlink"/>
            </w:rPr>
            <w:delText xml:space="preserve">Theorem 19</w:delText>
          </w:r>
        </w:del>
      </w:hyperlink>
      <w:del w:id="21561" w:author="PR Preview" w:date="2026-01-01T00:00:00Z">
        <w:r>
          <w:delText xml:space="preserve">).</w:delText>
        </w:r>
      </w:del>
      <w:del w:id="21562" w:author="PR Preview" w:date="2026-01-01T00:00:00Z">
        <w:r>
          <w:delText xml:space="preserve"> </w:delText>
        </w:r>
      </w:del>
      <w:del w:id="21563" w:author="PR Preview" w:date="2026-01-01T00:00:00Z">
        <w:r>
          <w:delText xml:space="preserve">When</w:delText>
        </w:r>
      </w:del>
      <w:del w:id="21564" w:author="PR Preview" w:date="2026-01-01T00:00:00Z">
        <w:r>
          <w:delText xml:space="preserve"> </w:delText>
        </w:r>
      </w:del>
      <m:oMath>
        <m:sSup>
          <m:e>
            <m:r>
              <m:rPr>
                <m:sty m:val="bi"/>
              </m:rPr>
              <m:t>X</m:t>
            </m:r>
          </m:e>
          <m:sup>
            <m:r>
              <m:rPr>
                <m:sty m:val="p"/>
              </m:rPr>
              <m:t>⊤</m:t>
            </m:r>
          </m:sup>
        </m:sSup>
        <m:r>
          <m:rPr>
            <m:sty m:val="bi"/>
          </m:rPr>
          <m:t>X</m:t>
        </m:r>
      </m:oMath>
      <w:del w:id="21565" w:author="PR Preview" w:date="2026-01-01T00:00:00Z">
        <w:r>
          <w:delText xml:space="preserve"> </w:delText>
        </w:r>
      </w:del>
      <w:del w:id="21566" w:author="PR Preview" w:date="2026-01-01T00:00:00Z">
        <w:r>
          <w:delText xml:space="preserve">is invertible,</w:delText>
        </w:r>
      </w:del>
      <w:del w:id="21567" w:author="PR Preview" w:date="2026-01-01T00:00:00Z">
        <w:r>
          <w:delText xml:space="preserve"> </w:delText>
        </w:r>
      </w:del>
      <w:del w:id="21568" w:author="PR Preview" w:date="2026-01-01T00:00:00Z">
        <w:r>
          <w:delText xml:space="preserve">it appears in the least squares solution (</w:delText>
        </w:r>
      </w:del>
      <w:hyperlink w:anchor="def-least-squares">
        <w:del w:id="21569" w:author="PR Preview" w:date="2026-01-01T00:00:00Z">
          <w:r>
            <w:rPr>
              <w:rStyle w:val="Hyperlink"/>
            </w:rPr>
            <w:delText xml:space="preserve">Definition 115</w:delText>
          </w:r>
        </w:del>
      </w:hyperlink>
      <w:del w:id="21570" w:author="PR Preview" w:date="2026-01-01T00:00:00Z">
        <w:r>
          <w:delText xml:space="preserve">, defined later in this chapter)</w:delText>
        </w:r>
      </w:del>
      <w:del w:id="21571" w:author="PR Preview" w:date="2026-01-01T00:00:00Z">
        <w:r>
          <w:delText xml:space="preserve"> </w:delText>
        </w:r>
      </w:del>
      <m:oMath>
        <m:acc>
          <m:accPr>
            <m:chr m:val="̂"/>
          </m:accPr>
          <m:e>
            <m:limLow>
              <m:e>
                <m:r>
                  <m:t>β</m:t>
                </m:r>
              </m:e>
              <m:lim>
                <m:r>
                  <m:rPr>
                    <m:sty m:val="p"/>
                  </m:rPr>
                  <m:t>∼</m:t>
                </m:r>
              </m:lim>
            </m:limLow>
          </m:e>
        </m:acc>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oMath>
      <w:del w:id="21572" w:author="PR Preview" w:date="2026-01-01T00:00:00Z">
        <w:r>
          <w:delText xml:space="preserve">.</w:delText>
        </w:r>
      </w:del>
    </w:p>
    <w:p>
      <w:pPr>
        <w:pStyle w:val="FirstParagraph"/>
      </w:pPr>
      <w:ins w:id="21573" w:author="PR Preview" w:date="2026-01-01T00:00:00Z">
        <w:r>
          <w:t xml:space="preserve">(</w:t>
        </w:r>
      </w:ins>
      <w:hyperlink w:anchor="thm-transpose-product">
        <w:ins w:id="21574" w:author="PR Preview" w:date="2026-01-01T00:00:00Z">
          <w:r>
            <w:rPr>
              <w:rStyle w:val="Hyperlink"/>
            </w:rPr>
            <w:t xml:space="preserve">Theorem 19</w:t>
          </w:r>
        </w:ins>
      </w:hyperlink>
      <w:ins w:id="21575" w:author="PR Preview" w:date="2026-01-01T00:00:00Z">
        <w:r>
          <w:t xml:space="preserve">).</w:t>
        </w:r>
      </w:ins>
      <w:ins w:id="21576" w:author="PR Preview" w:date="2026-01-01T00:00:00Z">
        <w:r>
          <w:t xml:space="preserve"> </w:t>
        </w:r>
      </w:ins>
      <w:ins w:id="21577" w:author="PR Preview" w:date="2026-01-01T00:00:00Z">
        <w:r>
          <w:t xml:space="preserve">When</w:t>
        </w:r>
      </w:ins>
      <w:ins w:id="21578" w:author="PR Preview" w:date="2026-01-01T00:00:00Z">
        <w:r>
          <w:t xml:space="preserve"> </w:t>
        </w:r>
      </w:ins>
      <m:oMath>
        <m:sSup>
          <m:e>
            <m:r>
              <m:rPr>
                <m:sty m:val="bi"/>
              </m:rPr>
              <m:t>X</m:t>
            </m:r>
          </m:e>
          <m:sup>
            <m:r>
              <m:rPr>
                <m:sty m:val="p"/>
              </m:rPr>
              <m:t>⊤</m:t>
            </m:r>
          </m:sup>
        </m:sSup>
        <m:r>
          <m:rPr>
            <m:sty m:val="bi"/>
          </m:rPr>
          <m:t>X</m:t>
        </m:r>
      </m:oMath>
      <w:ins w:id="21579" w:author="PR Preview" w:date="2026-01-01T00:00:00Z">
        <w:r>
          <w:t xml:space="preserve"> </w:t>
        </w:r>
      </w:ins>
      <w:ins w:id="21580" w:author="PR Preview" w:date="2026-01-01T00:00:00Z">
        <w:r>
          <w:t xml:space="preserve">is invertible,</w:t>
        </w:r>
      </w:ins>
      <w:ins w:id="21581" w:author="PR Preview" w:date="2026-01-01T00:00:00Z">
        <w:r>
          <w:t xml:space="preserve"> </w:t>
        </w:r>
      </w:ins>
      <w:ins w:id="21582" w:author="PR Preview" w:date="2026-01-01T00:00:00Z">
        <w:r>
          <w:t xml:space="preserve">it appears in the least squares solution (</w:t>
        </w:r>
      </w:ins>
      <w:hyperlink w:anchor="def-least-squares">
        <w:ins w:id="21583" w:author="PR Preview" w:date="2026-01-01T00:00:00Z">
          <w:r>
            <w:rPr>
              <w:rStyle w:val="Hyperlink"/>
            </w:rPr>
            <w:t xml:space="preserve">Definition 115</w:t>
          </w:r>
        </w:ins>
      </w:hyperlink>
      <w:ins w:id="21584" w:author="PR Preview" w:date="2026-01-01T00:00:00Z">
        <w:r>
          <w:t xml:space="preserve">, defined later in this chapter)</w:t>
        </w:r>
      </w:ins>
      <w:ins w:id="21585" w:author="PR Preview" w:date="2026-01-01T00:00:00Z">
        <w:r>
          <w:t xml:space="preserve"> </w:t>
        </w:r>
      </w:ins>
      <w:ins w:id="21586" w:author="PR Preview" w:date="2026-01-01T00:00:00Z">
        <w:r>
          <w:t xml:space="preserve">$\hat{\mathord{\smash[b]{\underset{\raise.3ex\hbox{$\scriptstyle\sim$}}{\beta}}\vphantom{\beta}}}= ({\mathbf{X}}^{\top}\mathbf{X})^{-1}{\mathbf{X}}^{\top}\mathord{\smash[b]{\underset{\raise.3ex\hbox{$\scriptstyle\sim$}}{y}}\vphantom{y}}$</w:t>
        </w:r>
      </w:ins>
      <w:ins w:id="21587" w:author="PR Preview" w:date="2026-01-01T00:00:00Z">
        <w:r>
          <w:t xml:space="preserve">.</w:t>
        </w:r>
      </w:ins>
    </w:p>
    <w:bookmarkEnd w:id="538"/>
    <w:bookmarkStart w:id="539" w:name="thm-gram-invertible"/>
    <w:p>
      <w:pPr>
        <w:pStyle w:val="BodyText"/>
      </w:pPr>
      <w:r>
        <w:rPr>
          <w:b/>
          <w:bCs/>
        </w:rPr>
        <w:t xml:space="preserve">Theorem 87 (</w:t>
      </w:r>
      <m:oMath>
        <m:sSup>
          <m:e>
            <m:r>
              <m:rPr>
                <m:sty m:val="bi"/>
              </m:rPr>
              <m:t>X</m:t>
            </m:r>
          </m:e>
          <m:sup>
            <m:r>
              <m:rPr>
                <m:sty m:val="p"/>
              </m:rPr>
              <m:t>⊤</m:t>
            </m:r>
          </m:sup>
        </m:sSup>
        <m:r>
          <m:rPr>
            <m:sty m:val="bi"/>
          </m:rPr>
          <m:t>X</m:t>
        </m:r>
      </m:oMath>
      <w:r>
        <w:rPr>
          <w:b/>
          <w:bCs/>
        </w:rPr>
        <w:t xml:space="preserve"> </w:t>
      </w:r>
      <w:r>
        <w:rPr>
          <w:b/>
          <w:bCs/>
        </w:rPr>
        <w:t xml:space="preserve">is invertible when</w:t>
      </w:r>
      <w:r>
        <w:rPr>
          <w:b/>
          <w:bCs/>
        </w:rPr>
        <w:t xml:space="preserve"> </w:t>
      </w:r>
      <m:oMath>
        <m:r>
          <m:rPr>
            <m:sty m:val="bi"/>
          </m:rPr>
          <m:t>X</m:t>
        </m:r>
      </m:oMath>
      <w:r>
        <w:rPr>
          <w:b/>
          <w:bCs/>
        </w:rPr>
        <w:t xml:space="preserve"> </w:t>
      </w:r>
      <w:r>
        <w:rPr>
          <w:b/>
          <w:bCs/>
        </w:rPr>
        <w:t xml:space="preserve">has full column rank)</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matrix with</w:t>
      </w:r>
      <w:r>
        <w:t xml:space="preserve"> </w:t>
      </w:r>
      <m:oMath>
        <m:r>
          <m:rPr>
            <m:sty m:val="p"/>
          </m:rPr>
          <m:t>rank</m:t>
        </m:r>
        <m:r>
          <m:rPr>
            <m:sty m:val="p"/>
          </m:rPr>
          <m:t>(</m:t>
        </m:r>
        <m:r>
          <m:rPr>
            <m:sty m:val="bi"/>
          </m:rPr>
          <m:t>X</m:t>
        </m:r>
        <m:r>
          <m:rPr>
            <m:sty m:val="p"/>
          </m:rPr>
          <m:t>)</m:t>
        </m:r>
        <m:r>
          <m:rPr>
            <m:sty m:val="p"/>
          </m:rPr>
          <m:t>=</m:t>
        </m:r>
        <m:r>
          <m:t>p</m:t>
        </m:r>
      </m:oMath>
      <w:r>
        <w:t xml:space="preserve"> </w:t>
      </w:r>
      <w:r>
        <w:t xml:space="preserve">(</w:t>
      </w:r>
      <w:hyperlink w:anchor="def-rank">
        <w:r>
          <w:rPr>
            <w:rStyle w:val="Hyperlink"/>
          </w:rPr>
          <w:t xml:space="preserve">Definition 44</w:t>
        </w:r>
      </w:hyperlink>
      <w:r>
        <w:t xml:space="preserve">),</w:t>
      </w:r>
      <w:r>
        <w:t xml:space="preserve"> </w:t>
      </w:r>
      <w:r>
        <w:t xml:space="preserve">then the</w:t>
      </w:r>
      <w:r>
        <w:t xml:space="preserve"> </w:t>
      </w:r>
      <m:oMath>
        <m:r>
          <m:t>p</m:t>
        </m:r>
        <m:r>
          <m:rPr>
            <m:sty m:val="p"/>
          </m:rPr>
          <m:t>×</m:t>
        </m:r>
        <m:r>
          <m:t>p</m:t>
        </m:r>
      </m:oMath>
      <w:r>
        <w:t xml:space="preserve"> </w:t>
      </w:r>
      <w:r>
        <w:t xml:space="preserve">matrix</w:t>
      </w:r>
      <w:r>
        <w:t xml:space="preserve"> </w:t>
      </w:r>
      <m:oMath>
        <m:sSup>
          <m:e>
            <m:r>
              <m:rPr>
                <m:sty m:val="bi"/>
              </m:rPr>
              <m:t>X</m:t>
            </m:r>
          </m:e>
          <m:sup>
            <m:r>
              <m:rPr>
                <m:sty m:val="p"/>
              </m:rPr>
              <m:t>⊤</m:t>
            </m:r>
          </m:sup>
        </m:sSup>
        <m:r>
          <m:rPr>
            <m:sty m:val="bi"/>
          </m:rPr>
          <m:t>X</m:t>
        </m:r>
      </m:oMath>
      <w:r>
        <w:t xml:space="preserve"> </w:t>
      </w:r>
      <w:r>
        <w:t xml:space="preserve">is invertible.</w:t>
      </w:r>
    </w:p>
    <w:bookmarkEnd w:id="539"/>
    <w:p>
      <w:pPr>
        <w:pStyle w:val="BodyText"/>
      </w:pPr>
      <w:del w:id="21588" w:author="PR Preview" w:date="2026-01-01T00:00:00Z">
        <w:r>
          <w:rPr>
            <w:i/>
            <w:iCs/>
          </w:rPr>
          <w:delText xml:space="preserve">Proof</w:delText>
        </w:r>
      </w:del>
      <w:del w:id="21589" w:author="PR Preview" w:date="2026-01-01T00:00:00Z">
        <w:r>
          <w:delText xml:space="preserve">. </w:delText>
        </w:r>
      </w:del>
      <w:del w:id="21590" w:author="PR Preview" w:date="2026-01-01T00:00:00Z">
        <w:r>
          <w:delText xml:space="preserve">Let</w:delText>
        </w:r>
      </w:del>
      <w:del w:id="21591" w:author="PR Preview" w:date="2026-01-01T00:00:00Z">
        <w:r>
          <w:delText xml:space="preserve"> </w:delText>
        </w:r>
      </w:del>
      <m:oMath>
        <m:limLow>
          <m:e>
            <m:r>
              <m:t>c</m:t>
            </m:r>
          </m:e>
          <m:lim>
            <m:r>
              <m:rPr>
                <m:sty m:val="p"/>
              </m:rPr>
              <m:t>∼</m:t>
            </m:r>
          </m:lim>
        </m:limLow>
      </m:oMath>
      <w:del w:id="21592" w:author="PR Preview" w:date="2026-01-01T00:00:00Z">
        <w:r>
          <w:delText xml:space="preserve"> </w:delText>
        </w:r>
      </w:del>
      <w:del w:id="21593" w:author="PR Preview" w:date="2026-01-01T00:00:00Z">
        <w:r>
          <w:delText xml:space="preserve">be a vector of length</w:delText>
        </w:r>
      </w:del>
      <w:del w:id="21594" w:author="PR Preview" w:date="2026-01-01T00:00:00Z">
        <w:r>
          <w:delText xml:space="preserve"> </w:delText>
        </w:r>
      </w:del>
      <m:oMath>
        <m:r>
          <m:t>p</m:t>
        </m:r>
      </m:oMath>
      <w:del w:id="21595" w:author="PR Preview" w:date="2026-01-01T00:00:00Z">
        <w:r>
          <w:delText xml:space="preserve"> </w:delText>
        </w:r>
      </w:del>
      <w:del w:id="21596" w:author="PR Preview" w:date="2026-01-01T00:00:00Z">
        <w:r>
          <w:delText xml:space="preserve">with</w:delText>
        </w:r>
      </w:del>
      <w:del w:id="21597" w:author="PR Preview" w:date="2026-01-01T00:00:00Z">
        <w:r>
          <w:delText xml:space="preserve"> </w:delText>
        </w:r>
      </w:del>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del w:id="21598" w:author="PR Preview" w:date="2026-01-01T00:00:00Z">
        <w:r>
          <w:delText xml:space="preserve">.</w:delText>
        </w:r>
      </w:del>
      <w:del w:id="21599" w:author="PR Preview" w:date="2026-01-01T00:00:00Z">
        <w:r>
          <w:delText xml:space="preserve"> </w:delText>
        </w:r>
      </w:del>
      <w:del w:id="21600" w:author="PR Preview" w:date="2026-01-01T00:00:00Z">
        <w:r>
          <w:delText xml:space="preserve">Then</w:delText>
        </w:r>
      </w:del>
    </w:p>
    <w:p>
      <w:pPr>
        <w:pStyle w:val="BodyText"/>
      </w:pPr>
      <m:oMathPara>
        <m:oMathParaPr>
          <m:jc m:val="center"/>
        </m:oMathParaPr>
        <m:oMath>
          <m:eqArr>
            <m:e>
              <m:r>
                <m:t>0</m:t>
              </m:r>
              <m:r>
                <m:t>&amp;</m:t>
              </m:r>
              <m:r>
                <m:rPr>
                  <m:sty m:val="p"/>
                </m:rPr>
                <m:t>=</m:t>
              </m:r>
              <m:sSup>
                <m:e>
                  <m:limLow>
                    <m:e>
                      <m:r>
                        <m:t>c</m:t>
                      </m:r>
                    </m:e>
                    <m:lim>
                      <m:r>
                        <m:rPr>
                          <m:sty m:val="p"/>
                        </m:rPr>
                        <m:t>∼</m:t>
                      </m:r>
                    </m:lim>
                  </m:limLow>
                </m:e>
                <m:sup>
                  <m:r>
                    <m:rPr>
                      <m:sty m:val="p"/>
                    </m:rPr>
                    <m:t>⊤</m:t>
                  </m:r>
                </m:sup>
              </m:sSup>
              <m:r>
                <m:t> </m:t>
              </m:r>
              <m:sSup>
                <m:e>
                  <m:r>
                    <m:rPr>
                      <m:sty m:val="bi"/>
                    </m:rPr>
                    <m:t>X</m:t>
                  </m:r>
                </m:e>
                <m:sup>
                  <m:r>
                    <m:rPr>
                      <m:sty m:val="p"/>
                    </m:rPr>
                    <m:t>⊤</m:t>
                  </m:r>
                </m:sup>
              </m:sSup>
              <m:r>
                <m:rPr>
                  <m:sty m:val="bi"/>
                </m:rPr>
                <m:t>X</m:t>
              </m:r>
              <m:limLow>
                <m:e>
                  <m:r>
                    <m:t>c</m:t>
                  </m:r>
                </m:e>
                <m:lim>
                  <m:r>
                    <m:rPr>
                      <m:sty m:val="p"/>
                    </m:rPr>
                    <m:t>∼</m:t>
                  </m:r>
                </m:lim>
              </m:limLow>
              <m:r>
                <m:t>&amp;</m:t>
              </m:r>
              <m:r>
                <m:t>&amp;</m:t>
              </m:r>
              <m:r>
                <m:rPr>
                  <m:nor/>
                  <m:sty m:val="p"/>
                </m:rPr>
                <m:t>(multiply </m:t>
              </m:r>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r>
                <m:rPr>
                  <m:nor/>
                  <m:sty m:val="p"/>
                </m:rPr>
                <m:t> on the left by </m:t>
              </m:r>
              <m:sSup>
                <m:e>
                  <m:limLow>
                    <m:e>
                      <m:r>
                        <m:t>c</m:t>
                      </m:r>
                    </m:e>
                    <m:lim>
                      <m:r>
                        <m:rPr>
                          <m:sty m:val="p"/>
                        </m:rPr>
                        <m:t>∼</m:t>
                      </m:r>
                    </m:lim>
                  </m:limLow>
                </m:e>
                <m:sup>
                  <m:r>
                    <m:rPr>
                      <m:sty m:val="p"/>
                    </m:rPr>
                    <m:t>⊤</m:t>
                  </m:r>
                </m:sup>
              </m:sSup>
              <m:r>
                <m:rPr>
                  <m:nor/>
                  <m:sty m:val="p"/>
                </m:rPr>
                <m:t>)</m:t>
              </m:r>
            </m:e>
            <m:e>
              <m:r>
                <m:t>&amp;</m:t>
              </m:r>
              <m:r>
                <m:rPr>
                  <m:sty m:val="p"/>
                </m:rPr>
                <m:t>=</m:t>
              </m:r>
              <m:sSup>
                <m:e>
                  <m:r>
                    <m:t>​</m:t>
                  </m:r>
                  <m:d>
                    <m:dPr>
                      <m:begChr m:val="("/>
                      <m:sepChr m:val=""/>
                      <m:endChr m:val=")"/>
                      <m:grow/>
                    </m:dPr>
                    <m:e>
                      <m:r>
                        <m:rPr>
                          <m:sty m:val="bi"/>
                        </m:rPr>
                        <m:t>X</m:t>
                      </m:r>
                      <m:limLow>
                        <m:e>
                          <m:r>
                            <m:t>c</m:t>
                          </m:r>
                        </m:e>
                        <m:lim>
                          <m:r>
                            <m:rPr>
                              <m:sty m:val="p"/>
                            </m:rPr>
                            <m:t>∼</m:t>
                          </m:r>
                        </m:lim>
                      </m:limLow>
                    </m:e>
                  </m:d>
                  <m:r>
                    <m:t>​</m:t>
                  </m:r>
                </m:e>
                <m:sup>
                  <m:r>
                    <m:rPr>
                      <m:sty m:val="p"/>
                    </m:rPr>
                    <m:t>⊤</m:t>
                  </m:r>
                </m:sup>
              </m:sSup>
              <m:r>
                <m:t>​</m:t>
              </m:r>
              <m:d>
                <m:dPr>
                  <m:begChr m:val="("/>
                  <m:sepChr m:val=""/>
                  <m:endChr m:val=")"/>
                  <m:grow/>
                </m:dPr>
                <m:e>
                  <m:r>
                    <m:rPr>
                      <m:sty m:val="bi"/>
                    </m:rPr>
                    <m:t>X</m:t>
                  </m:r>
                  <m:limLow>
                    <m:e>
                      <m:r>
                        <m:t>c</m:t>
                      </m:r>
                    </m:e>
                    <m:lim>
                      <m:r>
                        <m:rPr>
                          <m:sty m:val="p"/>
                        </m:rPr>
                        <m:t>∼</m:t>
                      </m:r>
                    </m:lim>
                  </m:limLow>
                </m:e>
              </m:d>
              <m:r>
                <m:t>​</m:t>
              </m:r>
              <m:r>
                <m:t>&amp;</m:t>
              </m:r>
              <m:r>
                <m:t>&amp;</m:t>
              </m:r>
              <m:r>
                <m:rPr>
                  <m:nor/>
                  <m:sty m:val="p"/>
                </m:rPr>
                <m:t>(transpose of a product)</m:t>
              </m:r>
            </m:e>
            <m:e>
              <m:r>
                <m:t>&amp;</m:t>
              </m:r>
              <m:r>
                <m:rPr>
                  <m:sty m:val="p"/>
                </m:rPr>
                <m:t>=</m:t>
              </m:r>
              <m:r>
                <m:t>​</m:t>
              </m:r>
              <m:d>
                <m:dPr>
                  <m:begChr m:val="∥"/>
                  <m:sepChr m:val=""/>
                  <m:endChr m:val="∥"/>
                  <m:grow/>
                </m:dPr>
                <m:e>
                  <m:r>
                    <m:rPr>
                      <m:sty m:val="bi"/>
                    </m:rPr>
                    <m:t>X</m:t>
                  </m:r>
                  <m:limLow>
                    <m:e>
                      <m:r>
                        <m:t>c</m:t>
                      </m:r>
                    </m:e>
                    <m:lim>
                      <m:r>
                        <m:rPr>
                          <m:sty m:val="p"/>
                        </m:rPr>
                        <m:t>∼</m:t>
                      </m:r>
                    </m:lim>
                  </m:limLow>
                </m:e>
              </m:d>
              <m:sSup>
                <m:e>
                  <m:r>
                    <m:t>​</m:t>
                  </m:r>
                </m:e>
                <m:sup>
                  <m:r>
                    <m:t>2</m:t>
                  </m:r>
                </m:sup>
              </m:sSup>
              <m:r>
                <m:t>&amp;</m:t>
              </m:r>
              <m:r>
                <m:t>&amp;</m:t>
              </m:r>
              <m:r>
                <m:rPr>
                  <m:nor/>
                  <m:sty m:val="p"/>
                </m:rPr>
                <m:t>(definition of the Euclidean norm)</m:t>
              </m:r>
            </m:e>
          </m:eqArr>
        </m:oMath>
      </m:oMathPara>
    </w:p>
    <w:p>
      <w:pPr>
        <w:pStyle w:val="FirstParagraph"/>
      </w:pPr>
      <w:del w:id="21601" w:author="PR Preview" w:date="2026-01-01T00:00:00Z">
        <w:r>
          <w:delText xml:space="preserve">so</w:delText>
        </w:r>
      </w:del>
      <w:del w:id="21602" w:author="PR Preview" w:date="2026-01-01T00:00:00Z">
        <w:r>
          <w:delText xml:space="preserve"> </w:delText>
        </w:r>
      </w:del>
      <m:oMath>
        <m:r>
          <m:rPr>
            <m:sty m:val="bi"/>
          </m:rPr>
          <m:t>X</m:t>
        </m:r>
        <m:limLow>
          <m:e>
            <m:r>
              <m:t>c</m:t>
            </m:r>
          </m:e>
          <m:lim>
            <m:r>
              <m:rPr>
                <m:sty m:val="p"/>
              </m:rPr>
              <m:t>∼</m:t>
            </m:r>
          </m:lim>
        </m:limLow>
        <m:r>
          <m:rPr>
            <m:sty m:val="p"/>
          </m:rPr>
          <m:t>=</m:t>
        </m:r>
        <m:limLow>
          <m:e>
            <m:r>
              <m:t>0</m:t>
            </m:r>
          </m:e>
          <m:lim>
            <m:r>
              <m:rPr>
                <m:sty m:val="p"/>
              </m:rPr>
              <m:t>∼</m:t>
            </m:r>
          </m:lim>
        </m:limLow>
      </m:oMath>
      <w:del w:id="21603" w:author="PR Preview" w:date="2026-01-01T00:00:00Z">
        <w:r>
          <w:delText xml:space="preserve">.</w:delText>
        </w:r>
      </w:del>
      <w:del w:id="21604" w:author="PR Preview" w:date="2026-01-01T00:00:00Z">
        <w:r>
          <w:delText xml:space="preserve"> </w:delText>
        </w:r>
      </w:del>
      <w:del w:id="21605" w:author="PR Preview" w:date="2026-01-01T00:00:00Z">
        <w:r>
          <w:delText xml:space="preserve">Because</w:delText>
        </w:r>
      </w:del>
      <w:del w:id="21606" w:author="PR Preview" w:date="2026-01-01T00:00:00Z">
        <w:r>
          <w:delText xml:space="preserve"> </w:delText>
        </w:r>
      </w:del>
      <m:oMath>
        <m:r>
          <m:rPr>
            <m:sty m:val="bi"/>
          </m:rPr>
          <m:t>X</m:t>
        </m:r>
        <m:limLow>
          <m:e>
            <m:r>
              <m:t>c</m:t>
            </m:r>
          </m:e>
          <m:lim>
            <m:r>
              <m:rPr>
                <m:sty m:val="p"/>
              </m:rPr>
              <m:t>∼</m:t>
            </m:r>
          </m:lim>
        </m:limLow>
        <m:r>
          <m:rPr>
            <m:sty m:val="p"/>
          </m:rPr>
          <m:t>=</m:t>
        </m:r>
        <m:sSub>
          <m:e>
            <m:r>
              <m:t>c</m:t>
            </m:r>
          </m:e>
          <m:sub>
            <m:r>
              <m:t>1</m:t>
            </m:r>
          </m:sub>
        </m:sSub>
        <m:r>
          <m:rPr>
            <m:sty m:val="p"/>
          </m:rPr>
          <m:t>(</m:t>
        </m:r>
        <m:r>
          <m:rPr>
            <m:nor/>
            <m:sty m:val="p"/>
          </m:rPr>
          <m:t>column </m:t>
        </m:r>
        <m:r>
          <m:t>1</m:t>
        </m:r>
        <m:r>
          <m:rPr>
            <m:sty m:val="p"/>
          </m:rPr>
          <m:t>)</m:t>
        </m:r>
        <m:r>
          <m:rPr>
            <m:sty m:val="p"/>
          </m:rPr>
          <m:t>+</m:t>
        </m:r>
        <m:r>
          <m:rPr>
            <m:sty m:val="p"/>
          </m:rPr>
          <m:t>⋯</m:t>
        </m:r>
        <m:r>
          <m:rPr>
            <m:sty m:val="p"/>
          </m:rPr>
          <m:t>+</m:t>
        </m:r>
        <m:sSub>
          <m:e>
            <m:r>
              <m:t>c</m:t>
            </m:r>
          </m:e>
          <m:sub>
            <m:r>
              <m:t>p</m:t>
            </m:r>
          </m:sub>
        </m:sSub>
        <m:r>
          <m:rPr>
            <m:sty m:val="p"/>
          </m:rPr>
          <m:t>(</m:t>
        </m:r>
        <m:r>
          <m:rPr>
            <m:nor/>
            <m:sty m:val="p"/>
          </m:rPr>
          <m:t>column </m:t>
        </m:r>
        <m:r>
          <m:t>p</m:t>
        </m:r>
        <m:r>
          <m:rPr>
            <m:sty m:val="p"/>
          </m:rPr>
          <m:t>)</m:t>
        </m:r>
      </m:oMath>
      <w:del w:id="21607" w:author="PR Preview" w:date="2026-01-01T00:00:00Z">
        <w:r>
          <w:delText xml:space="preserve"> </w:delText>
        </w:r>
      </w:del>
      <w:del w:id="21608" w:author="PR Preview" w:date="2026-01-01T00:00:00Z">
        <w:r>
          <w:delText xml:space="preserve">and the columns of</w:delText>
        </w:r>
      </w:del>
      <w:del w:id="21609" w:author="PR Preview" w:date="2026-01-01T00:00:00Z">
        <w:r>
          <w:delText xml:space="preserve"> </w:delText>
        </w:r>
      </w:del>
      <m:oMath>
        <m:r>
          <m:rPr>
            <m:sty m:val="bi"/>
          </m:rPr>
          <m:t>X</m:t>
        </m:r>
      </m:oMath>
      <w:del w:id="21610" w:author="PR Preview" w:date="2026-01-01T00:00:00Z">
        <w:r>
          <w:delText xml:space="preserve"> </w:delText>
        </w:r>
      </w:del>
      <w:del w:id="21611" w:author="PR Preview" w:date="2026-01-01T00:00:00Z">
        <w:r>
          <w:delText xml:space="preserve">are linearly independent,</w:delText>
        </w:r>
      </w:del>
      <w:del w:id="21612" w:author="PR Preview" w:date="2026-01-01T00:00:00Z">
        <w:r>
          <w:delText xml:space="preserve"> </w:delText>
        </w:r>
      </w:del>
      <m:oMath>
        <m:limLow>
          <m:e>
            <m:r>
              <m:t>c</m:t>
            </m:r>
          </m:e>
          <m:lim>
            <m:r>
              <m:rPr>
                <m:sty m:val="p"/>
              </m:rPr>
              <m:t>∼</m:t>
            </m:r>
          </m:lim>
        </m:limLow>
        <m:r>
          <m:rPr>
            <m:sty m:val="p"/>
          </m:rPr>
          <m:t>=</m:t>
        </m:r>
        <m:limLow>
          <m:e>
            <m:r>
              <m:t>0</m:t>
            </m:r>
          </m:e>
          <m:lim>
            <m:r>
              <m:rPr>
                <m:sty m:val="p"/>
              </m:rPr>
              <m:t>∼</m:t>
            </m:r>
          </m:lim>
        </m:limLow>
      </m:oMath>
      <w:del w:id="21613" w:author="PR Preview" w:date="2026-01-01T00:00:00Z">
        <w:r>
          <w:delText xml:space="preserve">.</w:delText>
        </w:r>
      </w:del>
      <w:del w:id="21614" w:author="PR Preview" w:date="2026-01-01T00:00:00Z">
        <w:r>
          <w:delText xml:space="preserve"> </w:delText>
        </w:r>
      </w:del>
      <w:del w:id="21615" w:author="PR Preview" w:date="2026-01-01T00:00:00Z">
        <w:r>
          <w:delText xml:space="preserve">So the only solution of</w:delText>
        </w:r>
      </w:del>
      <w:del w:id="21616" w:author="PR Preview" w:date="2026-01-01T00:00:00Z">
        <w:r>
          <w:delText xml:space="preserve"> </w:delText>
        </w:r>
      </w:del>
      <m:oMath>
        <m:sSup>
          <m:e>
            <m:r>
              <m:rPr>
                <m:sty m:val="bi"/>
              </m:rPr>
              <m:t>X</m:t>
            </m:r>
          </m:e>
          <m:sup>
            <m:r>
              <m:rPr>
                <m:sty m:val="p"/>
              </m:rPr>
              <m:t>⊤</m:t>
            </m:r>
          </m:sup>
        </m:sSup>
        <m:r>
          <m:rPr>
            <m:sty m:val="bi"/>
          </m:rPr>
          <m:t>X</m:t>
        </m:r>
        <m:limLow>
          <m:e>
            <m:r>
              <m:t>c</m:t>
            </m:r>
          </m:e>
          <m:lim>
            <m:r>
              <m:rPr>
                <m:sty m:val="p"/>
              </m:rPr>
              <m:t>∼</m:t>
            </m:r>
          </m:lim>
        </m:limLow>
        <m:r>
          <m:rPr>
            <m:sty m:val="p"/>
          </m:rPr>
          <m:t>=</m:t>
        </m:r>
        <m:limLow>
          <m:e>
            <m:r>
              <m:t>0</m:t>
            </m:r>
          </m:e>
          <m:lim>
            <m:r>
              <m:rPr>
                <m:sty m:val="p"/>
              </m:rPr>
              <m:t>∼</m:t>
            </m:r>
          </m:lim>
        </m:limLow>
      </m:oMath>
      <w:del w:id="21617" w:author="PR Preview" w:date="2026-01-01T00:00:00Z">
        <w:r>
          <w:delText xml:space="preserve"> </w:delText>
        </w:r>
      </w:del>
      <w:del w:id="21618" w:author="PR Preview" w:date="2026-01-01T00:00:00Z">
        <w:r>
          <w:delText xml:space="preserve">is</w:delText>
        </w:r>
      </w:del>
      <w:del w:id="21619" w:author="PR Preview" w:date="2026-01-01T00:00:00Z">
        <w:r>
          <w:delText xml:space="preserve"> </w:delText>
        </w:r>
      </w:del>
      <m:oMath>
        <m:limLow>
          <m:e>
            <m:r>
              <m:t>c</m:t>
            </m:r>
          </m:e>
          <m:lim>
            <m:r>
              <m:rPr>
                <m:sty m:val="p"/>
              </m:rPr>
              <m:t>∼</m:t>
            </m:r>
          </m:lim>
        </m:limLow>
        <m:r>
          <m:rPr>
            <m:sty m:val="p"/>
          </m:rPr>
          <m:t>=</m:t>
        </m:r>
        <m:limLow>
          <m:e>
            <m:r>
              <m:t>0</m:t>
            </m:r>
          </m:e>
          <m:lim>
            <m:r>
              <m:rPr>
                <m:sty m:val="p"/>
              </m:rPr>
              <m:t>∼</m:t>
            </m:r>
          </m:lim>
        </m:limLow>
      </m:oMath>
      <w:del w:id="21620" w:author="PR Preview" w:date="2026-01-01T00:00:00Z">
        <w:r>
          <w:delText xml:space="preserve">,</w:delText>
        </w:r>
      </w:del>
      <w:del w:id="21621" w:author="PR Preview" w:date="2026-01-01T00:00:00Z">
        <w:r>
          <w:delText xml:space="preserve"> </w:delText>
        </w:r>
      </w:del>
      <w:del w:id="21622" w:author="PR Preview" w:date="2026-01-01T00:00:00Z">
        <w:r>
          <w:delText xml:space="preserve">which says that the columns of the square matrix</w:delText>
        </w:r>
      </w:del>
      <w:del w:id="21623" w:author="PR Preview" w:date="2026-01-01T00:00:00Z">
        <w:r>
          <w:delText xml:space="preserve"> </w:delText>
        </w:r>
      </w:del>
      <m:oMath>
        <m:sSup>
          <m:e>
            <m:r>
              <m:rPr>
                <m:sty m:val="bi"/>
              </m:rPr>
              <m:t>X</m:t>
            </m:r>
          </m:e>
          <m:sup>
            <m:r>
              <m:rPr>
                <m:sty m:val="p"/>
              </m:rPr>
              <m:t>⊤</m:t>
            </m:r>
          </m:sup>
        </m:sSup>
        <m:r>
          <m:rPr>
            <m:sty m:val="bi"/>
          </m:rPr>
          <m:t>X</m:t>
        </m:r>
      </m:oMath>
      <w:del w:id="21624" w:author="PR Preview" w:date="2026-01-01T00:00:00Z">
        <w:r>
          <w:delText xml:space="preserve"> </w:delText>
        </w:r>
      </w:del>
      <w:del w:id="21625" w:author="PR Preview" w:date="2026-01-01T00:00:00Z">
        <w:r>
          <w:delText xml:space="preserve">are linearly independent,</w:delText>
        </w:r>
      </w:del>
      <w:del w:id="21626" w:author="PR Preview" w:date="2026-01-01T00:00:00Z">
        <w:r>
          <w:delText xml:space="preserve"> </w:delText>
        </w:r>
      </w:del>
      <w:del w:id="21627" w:author="PR Preview" w:date="2026-01-01T00:00:00Z">
        <w:r>
          <w:delText xml:space="preserve">and a square matrix with linearly independent columns is invertible</w:delText>
        </w:r>
      </w:del>
      <w:del w:id="21628" w:author="PR Preview" w:date="2026-01-01T00:00:00Z">
        <w:r>
          <w:delText xml:space="preserve"> </w:delText>
        </w:r>
      </w:del>
      <w:del w:id="21629" w:author="PR Preview" w:date="2026-01-01T00:00:00Z">
        <w:r>
          <w:delText xml:space="preserve">(Banerjee and Roy 2014, Corollary 5.7, p. 143)</w:delText>
        </w:r>
      </w:del>
      <w:del w:id="21630" w:author="PR Preview" w:date="2026-01-01T00:00:00Z">
        <w:r>
          <w:delText xml:space="preserve">.</w:delText>
        </w:r>
      </w:del>
    </w:p>
    <w:p>
      <w:pPr>
        <w:pStyle w:val="BodyText"/>
      </w:pPr>
      <w:ins w:id="21631" w:author="PR Preview" w:date="2026-01-01T00:00:00Z">
        <w:r>
          <w:rPr>
            <w:i/>
            <w:iCs/>
          </w:rPr>
          <w:t xml:space="preserve">Proof</w:t>
        </w:r>
      </w:ins>
      <w:ins w:id="21632" w:author="PR Preview" w:date="2026-01-01T00:00:00Z">
        <w:r>
          <w:t xml:space="preserve">. </w:t>
        </w:r>
      </w:ins>
      <w:ins w:id="21633" w:author="PR Preview" w:date="2026-01-01T00:00:00Z">
        <w:r>
          <w:t xml:space="preserve">Let</w:t>
        </w:r>
      </w:ins>
      <w:ins w:id="21634" w:author="PR Preview" w:date="2026-01-01T00:00:00Z">
        <w:r>
          <w:t xml:space="preserve"> </w:t>
        </w:r>
      </w:ins>
      <w:ins w:id="21635" w:author="PR Preview" w:date="2026-01-01T00:00:00Z">
        <w:r>
          <w:t xml:space="preserve">$\mathord{\smash[b]{\underset{\raise.3ex\hbox{$\scriptstyle\sim$}}{c}}\vphantom{c}}$</w:t>
        </w:r>
      </w:ins>
      <w:ins w:id="21636" w:author="PR Preview" w:date="2026-01-01T00:00:00Z">
        <w:r>
          <w:t xml:space="preserve"> </w:t>
        </w:r>
      </w:ins>
      <w:ins w:id="21637" w:author="PR Preview" w:date="2026-01-01T00:00:00Z">
        <w:r>
          <w:t xml:space="preserve">be a vector of length</w:t>
        </w:r>
      </w:ins>
      <w:ins w:id="21638" w:author="PR Preview" w:date="2026-01-01T00:00:00Z">
        <w:r>
          <w:t xml:space="preserve"> </w:t>
        </w:r>
      </w:ins>
      <m:oMath>
        <m:r>
          <m:t>p</m:t>
        </m:r>
      </m:oMath>
      <w:ins w:id="21639" w:author="PR Preview" w:date="2026-01-01T00:00:00Z">
        <w:r>
          <w:t xml:space="preserve"> </w:t>
        </w:r>
      </w:ins>
      <w:ins w:id="21640" w:author="PR Preview" w:date="2026-01-01T00:00:00Z">
        <w:r>
          <w:t xml:space="preserve">with</w:t>
        </w:r>
      </w:ins>
      <w:ins w:id="21641" w:author="PR Preview" w:date="2026-01-01T00:00:00Z">
        <w:r>
          <w:t xml:space="preserve"> </w:t>
        </w:r>
      </w:ins>
      <w:ins w:id="21642" w:author="PR Preview" w:date="2026-01-01T00:00:00Z">
        <w:r>
          <w:t xml:space="preserve">${\mathbf{X}}^{\top}\mathbf{X}\mathord{\smash[b]{\underset{\raise.3ex\hbox{$\scriptstyle\sim$}}{c}}\vphantom{c}} = \mathord{\smash[b]{\underset{\raise.3ex\hbox{$\scriptstyle\sim$}}{0}}\vphantom{0}}$</w:t>
        </w:r>
      </w:ins>
      <w:ins w:id="21643" w:author="PR Preview" w:date="2026-01-01T00:00:00Z">
        <w:r>
          <w:t xml:space="preserve">.</w:t>
        </w:r>
      </w:ins>
      <w:ins w:id="21644" w:author="PR Preview" w:date="2026-01-01T00:00:00Z">
        <w:r>
          <w:t xml:space="preserve"> </w:t>
        </w:r>
      </w:ins>
      <w:ins w:id="21645" w:author="PR Preview" w:date="2026-01-01T00:00:00Z">
        <w:r>
          <w:t xml:space="preserve">Then</w:t>
        </w:r>
      </w:ins>
    </w:p>
    <w:p>
      <w:pPr>
        <w:pStyle w:val="BodyText"/>
      </w:pPr>
      <w:ins w:id="21646" w:author="PR Preview" w:date="2026-01-01T00:00:00Z">
        <w:r>
          <w:t xml:space="preserve">$$
    \begin{aligned}
    0
    &amp;= {\mathord{\smash[b]{\underset{\raise.3ex\hbox{$\scriptstyle\sim$}}{c}}\vphantom{c}}}^{\top}\,{\mathbf{X}}^{\top}\mathbf{X}\mathord{\smash[b]{\underset{\raise.3ex\hbox{$\scriptstyle\sim$}}{c}}\vphantom{c}}
    &amp;&amp; \text{(multiply } {\mathbf{X}}^{\top}\mathbf{X}\mathord{\smash[b]{\underset{\raise.3ex\hbox{$\scriptstyle\sim$}}{c}}\vphantom{c}} = \mathord{\smash[b]{\underset{\raise.3ex\hbox{$\scriptstyle\sim$}}{0}}\vphantom{0}}\text{ on the left by } {\mathord{\smash[b]{\underset{\raise.3ex\hbox{$\scriptstyle\sim$}}{c}}\vphantom{c}}}^{\top} \text{)}
    \\
    &amp;= {\mathopen{}\left(\mathbf{X}\mathord{\smash[b]{\underset{\raise.3ex\hbox{$\scriptstyle\sim$}}{c}}\vphantom{c}}\right)\mathclose{}}^{\top}\mathopen{}\left(\mathbf{X}\mathord{\smash[b]{\underset{\raise.3ex\hbox{$\scriptstyle\sim$}}{c}}\vphantom{c}}\right)\mathclose{}
    &amp;&amp; \text{(transpose of a product)}
    \\
    &amp;= \mathopen{}\left\lVert\mathbf{X}\mathord{\smash[b]{\underset{\raise.3ex\hbox{$\scriptstyle\sim$}}{c}}\vphantom{c}}\right\rVert\mathclose{}^2
    &amp;&amp; \text{(definition of the Euclidean norm)}
    \end{aligned}
    $$</w:t>
        </w:r>
      </w:ins>
    </w:p>
    <w:p>
      <w:pPr>
        <w:pStyle w:val="FirstParagraph"/>
      </w:pPr>
      <w:ins w:id="21647" w:author="PR Preview" w:date="2026-01-01T00:00:00Z">
        <w:r>
          <w:t xml:space="preserve">so</w:t>
        </w:r>
      </w:ins>
      <w:ins w:id="21648" w:author="PR Preview" w:date="2026-01-01T00:00:00Z">
        <w:r>
          <w:t xml:space="preserve"> </w:t>
        </w:r>
      </w:ins>
      <w:ins w:id="21649" w:author="PR Preview" w:date="2026-01-01T00:00:00Z">
        <w:r>
          <w:t xml:space="preserve">$\mathbf{X}\mathord{\smash[b]{\underset{\raise.3ex\hbox{$\scriptstyle\sim$}}{c}}\vphantom{c}} = \mathord{\smash[b]{\underset{\raise.3ex\hbox{$\scriptstyle\sim$}}{0}}\vphantom{0}}$</w:t>
        </w:r>
      </w:ins>
      <w:ins w:id="21650" w:author="PR Preview" w:date="2026-01-01T00:00:00Z">
        <w:r>
          <w:t xml:space="preserve">.</w:t>
        </w:r>
      </w:ins>
      <w:ins w:id="21651" w:author="PR Preview" w:date="2026-01-01T00:00:00Z">
        <w:r>
          <w:t xml:space="preserve"> </w:t>
        </w:r>
      </w:ins>
      <w:ins w:id="21652" w:author="PR Preview" w:date="2026-01-01T00:00:00Z">
        <w:r>
          <w:t xml:space="preserve">Because</w:t>
        </w:r>
      </w:ins>
      <w:ins w:id="21653" w:author="PR Preview" w:date="2026-01-01T00:00:00Z">
        <w:r>
          <w:t xml:space="preserve"> </w:t>
        </w:r>
      </w:ins>
      <w:ins w:id="21654" w:author="PR Preview" w:date="2026-01-01T00:00:00Z">
        <w:r>
          <w:t xml:space="preserve">$\mathbf{X}\mathord{\smash[b]{\underset{\raise.3ex\hbox{$\scriptstyle\sim$}}{c}}\vphantom{c}} = c_1 (\text{column } 1) + \cdots + c_p (\text{column } p)$</w:t>
        </w:r>
      </w:ins>
      <w:ins w:id="21655" w:author="PR Preview" w:date="2026-01-01T00:00:00Z">
        <w:r>
          <w:t xml:space="preserve"> </w:t>
        </w:r>
      </w:ins>
      <w:ins w:id="21656" w:author="PR Preview" w:date="2026-01-01T00:00:00Z">
        <w:r>
          <w:t xml:space="preserve">and the columns of</w:t>
        </w:r>
      </w:ins>
      <w:ins w:id="21657" w:author="PR Preview" w:date="2026-01-01T00:00:00Z">
        <w:r>
          <w:t xml:space="preserve"> </w:t>
        </w:r>
      </w:ins>
      <m:oMath>
        <m:r>
          <m:rPr>
            <m:sty m:val="bi"/>
          </m:rPr>
          <m:t>X</m:t>
        </m:r>
      </m:oMath>
      <w:ins w:id="21658" w:author="PR Preview" w:date="2026-01-01T00:00:00Z">
        <w:r>
          <w:t xml:space="preserve"> </w:t>
        </w:r>
      </w:ins>
      <w:ins w:id="21659" w:author="PR Preview" w:date="2026-01-01T00:00:00Z">
        <w:r>
          <w:t xml:space="preserve">are linearly independent,</w:t>
        </w:r>
      </w:ins>
      <w:ins w:id="21660" w:author="PR Preview" w:date="2026-01-01T00:00:00Z">
        <w:r>
          <w:t xml:space="preserve"> </w:t>
        </w:r>
      </w:ins>
      <w:ins w:id="21661" w:author="PR Preview" w:date="2026-01-01T00:00:00Z">
        <w:r>
          <w:t xml:space="preserve">$\mathord{\smash[b]{\underset{\raise.3ex\hbox{$\scriptstyle\sim$}}{c}}\vphantom{c}} = \mathord{\smash[b]{\underset{\raise.3ex\hbox{$\scriptstyle\sim$}}{0}}\vphantom{0}}$</w:t>
        </w:r>
      </w:ins>
      <w:ins w:id="21662" w:author="PR Preview" w:date="2026-01-01T00:00:00Z">
        <w:r>
          <w:t xml:space="preserve">.</w:t>
        </w:r>
      </w:ins>
      <w:ins w:id="21663" w:author="PR Preview" w:date="2026-01-01T00:00:00Z">
        <w:r>
          <w:t xml:space="preserve"> </w:t>
        </w:r>
      </w:ins>
      <w:ins w:id="21664" w:author="PR Preview" w:date="2026-01-01T00:00:00Z">
        <w:r>
          <w:t xml:space="preserve">So the only solution of</w:t>
        </w:r>
      </w:ins>
      <w:ins w:id="21665" w:author="PR Preview" w:date="2026-01-01T00:00:00Z">
        <w:r>
          <w:t xml:space="preserve"> </w:t>
        </w:r>
      </w:ins>
      <w:ins w:id="21666" w:author="PR Preview" w:date="2026-01-01T00:00:00Z">
        <w:r>
          <w:t xml:space="preserve">${\mathbf{X}}^{\top}\mathbf{X}\mathord{\smash[b]{\underset{\raise.3ex\hbox{$\scriptstyle\sim$}}{c}}\vphantom{c}} = \mathord{\smash[b]{\underset{\raise.3ex\hbox{$\scriptstyle\sim$}}{0}}\vphantom{0}}$</w:t>
        </w:r>
      </w:ins>
      <w:ins w:id="21667" w:author="PR Preview" w:date="2026-01-01T00:00:00Z">
        <w:r>
          <w:t xml:space="preserve"> </w:t>
        </w:r>
      </w:ins>
      <w:ins w:id="21668" w:author="PR Preview" w:date="2026-01-01T00:00:00Z">
        <w:r>
          <w:t xml:space="preserve">is</w:t>
        </w:r>
      </w:ins>
      <w:ins w:id="21669" w:author="PR Preview" w:date="2026-01-01T00:00:00Z">
        <w:r>
          <w:t xml:space="preserve"> </w:t>
        </w:r>
      </w:ins>
      <w:ins w:id="21670" w:author="PR Preview" w:date="2026-01-01T00:00:00Z">
        <w:r>
          <w:t xml:space="preserve">$\mathord{\smash[b]{\underset{\raise.3ex\hbox{$\scriptstyle\sim$}}{c}}\vphantom{c}} = \mathord{\smash[b]{\underset{\raise.3ex\hbox{$\scriptstyle\sim$}}{0}}\vphantom{0}}$</w:t>
        </w:r>
      </w:ins>
      <w:ins w:id="21671" w:author="PR Preview" w:date="2026-01-01T00:00:00Z">
        <w:r>
          <w:t xml:space="preserve">,</w:t>
        </w:r>
      </w:ins>
      <w:ins w:id="21672" w:author="PR Preview" w:date="2026-01-01T00:00:00Z">
        <w:r>
          <w:t xml:space="preserve"> </w:t>
        </w:r>
      </w:ins>
      <w:ins w:id="21673" w:author="PR Preview" w:date="2026-01-01T00:00:00Z">
        <w:r>
          <w:t xml:space="preserve">which says that the columns of the square matrix</w:t>
        </w:r>
      </w:ins>
      <w:ins w:id="21674" w:author="PR Preview" w:date="2026-01-01T00:00:00Z">
        <w:r>
          <w:t xml:space="preserve"> </w:t>
        </w:r>
      </w:ins>
      <m:oMath>
        <m:sSup>
          <m:e>
            <m:r>
              <m:rPr>
                <m:sty m:val="bi"/>
              </m:rPr>
              <m:t>X</m:t>
            </m:r>
          </m:e>
          <m:sup>
            <m:r>
              <m:rPr>
                <m:sty m:val="p"/>
              </m:rPr>
              <m:t>⊤</m:t>
            </m:r>
          </m:sup>
        </m:sSup>
        <m:r>
          <m:rPr>
            <m:sty m:val="bi"/>
          </m:rPr>
          <m:t>X</m:t>
        </m:r>
      </m:oMath>
      <w:ins w:id="21675" w:author="PR Preview" w:date="2026-01-01T00:00:00Z">
        <w:r>
          <w:t xml:space="preserve"> </w:t>
        </w:r>
      </w:ins>
      <w:ins w:id="21676" w:author="PR Preview" w:date="2026-01-01T00:00:00Z">
        <w:r>
          <w:t xml:space="preserve">are linearly independent,</w:t>
        </w:r>
      </w:ins>
      <w:ins w:id="21677" w:author="PR Preview" w:date="2026-01-01T00:00:00Z">
        <w:r>
          <w:t xml:space="preserve"> </w:t>
        </w:r>
      </w:ins>
      <w:ins w:id="21678" w:author="PR Preview" w:date="2026-01-01T00:00:00Z">
        <w:r>
          <w:t xml:space="preserve">and a square matrix with linearly independent columns is invertible</w:t>
        </w:r>
      </w:ins>
      <w:ins w:id="21679" w:author="PR Preview" w:date="2026-01-01T00:00:00Z">
        <w:r>
          <w:t xml:space="preserve"> </w:t>
        </w:r>
      </w:ins>
      <w:ins w:id="21680" w:author="PR Preview" w:date="2026-01-01T00:00:00Z">
        <w:r>
          <w:t xml:space="preserve">(Banerjee and Roy 2014, Corollary 5.7, p. 143)</w:t>
        </w:r>
      </w:ins>
      <w:ins w:id="21681" w:author="PR Preview" w:date="2026-01-01T00:00:00Z">
        <w:r>
          <w:t xml:space="preserve">.</w:t>
        </w:r>
      </w:ins>
    </w:p>
    <w:bookmarkStart w:id="540" w:name="exm-gram-invertible"/>
    <w:p>
      <w:pPr>
        <w:pStyle w:val="BodyText"/>
      </w:pPr>
      <w:r>
        <w:rPr>
          <w:b/>
          <w:bCs/>
        </w:rPr>
        <w:t xml:space="preserve">Example 160 (Inverting</w:t>
      </w:r>
      <w:r>
        <w:rPr>
          <w:b/>
          <w:bCs/>
        </w:rPr>
        <w:t xml:space="preserve"> </w:t>
      </w:r>
      <m:oMath>
        <m:sSup>
          <m:e>
            <m:r>
              <m:rPr>
                <m:sty m:val="bi"/>
              </m:rPr>
              <m:t>X</m:t>
            </m:r>
          </m:e>
          <m:sup>
            <m:r>
              <m:rPr>
                <m:sty m:val="p"/>
              </m:rPr>
              <m:t>⊤</m:t>
            </m:r>
          </m:sup>
        </m:sSup>
        <m:r>
          <m:rPr>
            <m:sty m:val="bi"/>
          </m:rPr>
          <m:t>X</m:t>
        </m:r>
      </m:oMath>
      <w:r>
        <w:rPr>
          <w:b/>
          <w:bCs/>
        </w:rPr>
        <w:t xml:space="preserve">)</w:t>
      </w:r>
      <w:r>
        <w:t xml:space="preserve"> </w:t>
      </w:r>
      <w:r>
        <w:t xml:space="preserve">For the rank-</w:t>
      </w:r>
      <m:oMath>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from</w:t>
      </w:r>
      <w:r>
        <w:t xml:space="preserve"> </w:t>
      </w:r>
      <w:hyperlink w:anchor="exm-rank">
        <w:r>
          <w:rPr>
            <w:rStyle w:val="Hyperlink"/>
          </w:rPr>
          <w:t xml:space="preserve">Example 36</w:t>
        </w:r>
      </w:hyperlink>
      <w:r>
        <w:t xml:space="preserve">:</w:t>
      </w:r>
    </w:p>
    <w:p>
      <w:pPr>
        <w:pStyle w:val="BodyText"/>
      </w:pPr>
      <m:oMathPara>
        <m:oMathParaPr>
          <m:jc m:val="center"/>
        </m:oMathParaP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r>
            <m:rPr>
              <m:sty m:val="p"/>
            </m:rPr>
            <m:t>,</m:t>
          </m:r>
          <m:r>
            <m:t>  </m:t>
          </m:r>
          <m:sSup>
            <m:e>
              <m:r>
                <m:t>​</m:t>
              </m:r>
              <m:d>
                <m:dPr>
                  <m:begChr m:val="("/>
                  <m:sepChr m:val=""/>
                  <m:endChr m:val=")"/>
                  <m:grow/>
                </m:dPr>
                <m:e>
                  <m:sSup>
                    <m:e>
                      <m:r>
                        <m:rPr>
                          <m:sty m:val="bi"/>
                        </m:rPr>
                        <m:t>X</m:t>
                      </m:r>
                    </m:e>
                    <m:sup>
                      <m:r>
                        <m:rPr>
                          <m:sty m:val="p"/>
                        </m:rPr>
                        <m:t>⊤</m:t>
                      </m:r>
                    </m:sup>
                  </m:sSup>
                  <m:r>
                    <m:rPr>
                      <m:sty m:val="bi"/>
                    </m:rPr>
                    <m:t>X</m:t>
                  </m:r>
                </m:e>
              </m:d>
              <m:r>
                <m:t>​</m:t>
              </m:r>
            </m:e>
            <m:sup>
              <m:r>
                <m:rPr>
                  <m:sty m:val="p"/>
                </m:rPr>
                <m:t>−</m:t>
              </m:r>
              <m:r>
                <m:t>1</m:t>
              </m:r>
            </m:sup>
          </m:sSup>
          <m:r>
            <m:rPr>
              <m:sty m:val="p"/>
            </m:rPr>
            <m:t>=</m:t>
          </m:r>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r>
            <m:rPr>
              <m:sty m:val="p"/>
            </m:rPr>
            <m:t>,</m:t>
          </m:r>
        </m:oMath>
      </m:oMathPara>
    </w:p>
    <w:p>
      <w:pPr>
        <w:pStyle w:val="FirstParagraph"/>
      </w:pPr>
      <w:r>
        <w:t xml:space="preserve">and multiplying the two out gives</w:t>
      </w:r>
      <w:r>
        <w:t xml:space="preserve"> </w:t>
      </w:r>
      <m:oMath>
        <m:sSub>
          <m:e>
            <m:r>
              <m:rPr>
                <m:sty m:val="bi"/>
              </m:rPr>
              <m:t>I</m:t>
            </m:r>
          </m:e>
          <m:sub>
            <m:r>
              <m:t>2</m:t>
            </m:r>
          </m:sub>
        </m:sSub>
      </m:oMath>
      <w:r>
        <w:t xml:space="preserve">.</w:t>
      </w:r>
    </w:p>
    <w:bookmarkEnd w:id="540"/>
    <w:bookmarkStart w:id="541" w:name="def-hat-matrix"/>
    <w:p>
      <w:pPr>
        <w:pStyle w:val="BodyText"/>
      </w:pPr>
      <w:r>
        <w:rPr>
          <w:b/>
          <w:bCs/>
        </w:rPr>
        <w:t xml:space="preserve">Definition 107 (Hat matrix)</w:t>
      </w:r>
      <w:r>
        <w:t xml:space="preserve"> </w:t>
      </w:r>
      <w:r>
        <w:t xml:space="preserve">For an</w:t>
      </w:r>
      <w:r>
        <w:t xml:space="preserve"> </w:t>
      </w:r>
      <m:oMath>
        <m:r>
          <m:t>n</m:t>
        </m:r>
        <m:r>
          <m:rPr>
            <m:sty m:val="p"/>
          </m:rPr>
          <m:t>×</m:t>
        </m:r>
        <m:r>
          <m:t>p</m:t>
        </m:r>
      </m:oMath>
      <w:r>
        <w:t xml:space="preserve"> </w:t>
      </w:r>
      <w:r>
        <w:t xml:space="preserve">design matrix</w:t>
      </w:r>
      <w:r>
        <w:t xml:space="preserve"> </w:t>
      </w:r>
      <m:oMath>
        <m:r>
          <m:rPr>
            <m:sty m:val="bi"/>
          </m:rPr>
          <m:t>X</m:t>
        </m:r>
      </m:oMath>
      <w:r>
        <w:t xml:space="preserve"> </w:t>
      </w:r>
      <w:r>
        <w:t xml:space="preserve">(</w:t>
      </w:r>
      <w:hyperlink w:anchor="def-design-matrix">
        <w:r>
          <w:rPr>
            <w:rStyle w:val="Hyperlink"/>
          </w:rPr>
          <w:t xml:space="preserve">Definition 106</w:t>
        </w:r>
      </w:hyperlink>
      <w:r>
        <w:t xml:space="preserve">)</w:t>
      </w:r>
      <w:r>
        <w:t xml:space="preserve"> </w:t>
      </w:r>
      <w:r>
        <w:t xml:space="preserve">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w:t>
      </w:r>
      <w:r>
        <w:t xml:space="preserve"> </w:t>
      </w:r>
      <w:r>
        <w:rPr>
          <w:b/>
          <w:bCs/>
        </w:rPr>
        <w:t xml:space="preserve">hat matrix</w:t>
      </w:r>
      <w:r>
        <w:t xml:space="preserve"> </w:t>
      </w:r>
      <w:r>
        <w:t xml:space="preserve">is the</w:t>
      </w:r>
      <w:r>
        <w:t xml:space="preserve"> </w:t>
      </w:r>
      <m:oMath>
        <m:r>
          <m:t>n</m:t>
        </m:r>
        <m:r>
          <m:rPr>
            <m:sty m:val="p"/>
          </m:rPr>
          <m:t>×</m:t>
        </m:r>
        <m:r>
          <m:t>n</m:t>
        </m:r>
      </m:oMath>
      <w:r>
        <w:t xml:space="preserve"> </w:t>
      </w:r>
      <w:r>
        <w:t xml:space="preserve">matrix</w:t>
      </w:r>
    </w:p>
    <w:p>
      <w:pPr>
        <w:pStyle w:val="BodyText"/>
      </w:pPr>
      <m:oMathPara>
        <m:oMathParaPr>
          <m:jc m:val="center"/>
        </m:oMathParaPr>
        <m:oMath>
          <m:limLow>
            <m:e>
              <m:limLow>
                <m:e>
                  <m:r>
                    <m:rPr>
                      <m:sty m:val="bi"/>
                    </m:rPr>
                    <m:t>H</m:t>
                  </m:r>
                </m:e>
                <m:lim>
                  <m:r>
                    <m:rPr>
                      <m:sty m:val="p"/>
                    </m:rPr>
                    <m:t>⏟</m:t>
                  </m:r>
                </m:lim>
              </m:limLow>
            </m:e>
            <m:lim>
              <m:r>
                <m:t>n</m:t>
              </m:r>
              <m:r>
                <m:rPr>
                  <m:sty m:val="p"/>
                </m:rPr>
                <m:t>×</m:t>
              </m:r>
              <m:r>
                <m:t>n</m:t>
              </m:r>
            </m:lim>
          </m:limLow>
          <m:limUpp>
            <m:e>
              <m:r>
                <m:rPr>
                  <m:sty m:val="p"/>
                </m:rPr>
                <m:t>=</m:t>
              </m:r>
            </m:e>
            <m:lim>
              <m:r>
                <m:rPr>
                  <m:nor/>
                  <m:sty m:val="p"/>
                </m:rPr>
                <m:t>def</m:t>
              </m:r>
            </m:lim>
          </m:limUpp>
          <m:limLow>
            <m:e>
              <m:limLow>
                <m:e>
                  <m:r>
                    <m:rPr>
                      <m:sty m:val="bi"/>
                    </m:rPr>
                    <m:t>X</m:t>
                  </m:r>
                </m:e>
                <m:lim>
                  <m:r>
                    <m:rPr>
                      <m:sty m:val="p"/>
                    </m:rPr>
                    <m:t>⏟</m:t>
                  </m:r>
                </m:lim>
              </m:limLow>
            </m:e>
            <m:lim>
              <m:r>
                <m:t>n</m:t>
              </m:r>
              <m:r>
                <m:rPr>
                  <m:sty m:val="p"/>
                </m:rPr>
                <m:t>×</m:t>
              </m:r>
              <m:r>
                <m:t>p</m:t>
              </m:r>
            </m:lim>
          </m:limLow>
          <m:limLow>
            <m:e>
              <m:limLow>
                <m:e>
                  <m:r>
                    <m:rPr>
                      <m:sty m:val="p"/>
                    </m:rPr>
                    <m:t>(</m:t>
                  </m:r>
                  <m:sSup>
                    <m:e>
                      <m:r>
                        <m:rPr>
                          <m:sty m:val="bi"/>
                        </m:rPr>
                        <m:t>X</m:t>
                      </m:r>
                    </m:e>
                    <m:sup>
                      <m:r>
                        <m:rPr>
                          <m:sty m:val="p"/>
                        </m:rPr>
                        <m:t>⊤</m:t>
                      </m:r>
                    </m:sup>
                  </m:sSup>
                  <m:r>
                    <m:rPr>
                      <m:sty m:val="bi"/>
                    </m:rPr>
                    <m:t>X</m:t>
                  </m:r>
                  <m:sSup>
                    <m:e>
                      <m:r>
                        <m:rPr>
                          <m:sty m:val="p"/>
                        </m:rPr>
                        <m:t>)</m:t>
                      </m:r>
                    </m:e>
                    <m:sup>
                      <m:r>
                        <m:rPr>
                          <m:sty m:val="p"/>
                        </m:rPr>
                        <m:t>−</m:t>
                      </m:r>
                      <m:r>
                        <m:t>1</m:t>
                      </m:r>
                    </m:sup>
                  </m:sSup>
                </m:e>
                <m:lim>
                  <m:r>
                    <m:rPr>
                      <m:sty m:val="p"/>
                    </m:rPr>
                    <m:t>⏟</m:t>
                  </m:r>
                </m:lim>
              </m:limLow>
            </m:e>
            <m:lim>
              <m:r>
                <m:t>p</m:t>
              </m:r>
              <m:r>
                <m:rPr>
                  <m:sty m:val="p"/>
                </m:rPr>
                <m:t>×</m:t>
              </m:r>
              <m:r>
                <m:t>p</m:t>
              </m:r>
            </m:lim>
          </m:limLow>
          <m:limLow>
            <m:e>
              <m:limLow>
                <m:e>
                  <m:sSup>
                    <m:e>
                      <m:r>
                        <m:rPr>
                          <m:sty m:val="bi"/>
                        </m:rPr>
                        <m:t>X</m:t>
                      </m:r>
                    </m:e>
                    <m:sup>
                      <m:r>
                        <m:rPr>
                          <m:sty m:val="p"/>
                        </m:rPr>
                        <m:t>⊤</m:t>
                      </m:r>
                    </m:sup>
                  </m:sSup>
                </m:e>
                <m:lim>
                  <m:r>
                    <m:rPr>
                      <m:sty m:val="p"/>
                    </m:rPr>
                    <m:t>⏟</m:t>
                  </m:r>
                </m:lim>
              </m:limLow>
            </m:e>
            <m:lim>
              <m:r>
                <m:t>p</m:t>
              </m:r>
              <m:r>
                <m:rPr>
                  <m:sty m:val="p"/>
                </m:rPr>
                <m:t>×</m:t>
              </m:r>
              <m:r>
                <m:t>n</m:t>
              </m:r>
            </m:lim>
          </m:limLow>
        </m:oMath>
      </m:oMathPara>
    </w:p>
    <w:p>
      <w:pPr>
        <w:pStyle w:val="FirstParagraph"/>
      </w:pPr>
      <w:r>
        <w:t xml:space="preserve">The inverse exists by</w:t>
      </w:r>
      <w:r>
        <w:t xml:space="preserve"> </w:t>
      </w:r>
      <w:hyperlink w:anchor="thm-gram-invertible">
        <w:r>
          <w:rPr>
            <w:rStyle w:val="Hyperlink"/>
          </w:rPr>
          <w:t xml:space="preserve">Theorem 87</w:t>
        </w:r>
      </w:hyperlink>
      <w:r>
        <w:t xml:space="preserve">.</w:t>
      </w:r>
    </w:p>
    <w:bookmarkEnd w:id="541"/>
    <w:bookmarkStart w:id="542" w:name="exm-hat-matrix"/>
    <w:p>
      <w:pPr>
        <w:pStyle w:val="BodyText"/>
      </w:pPr>
      <w:r>
        <w:rPr>
          <w:b/>
          <w:bCs/>
        </w:rPr>
        <w:t xml:space="preserve">Example 161 (The hat matrix of an intercept-only model)</w:t>
      </w:r>
      <w:r>
        <w:t xml:space="preserve"> </w:t>
      </w:r>
      <w:r>
        <w:t xml:space="preserve">With</w:t>
      </w:r>
      <w:r>
        <w:t xml:space="preserve"> </w:t>
      </w:r>
      <m:oMath>
        <m:r>
          <m:t>n</m:t>
        </m:r>
        <m:r>
          <m:rPr>
            <m:sty m:val="p"/>
          </m:rPr>
          <m:t>=</m:t>
        </m:r>
        <m:r>
          <m:t>2</m:t>
        </m:r>
      </m:oMath>
      <w:r>
        <w:t xml:space="preserve"> </w:t>
      </w:r>
      <w:r>
        <w:t xml:space="preserve">observations and only an intercept,</w:t>
      </w:r>
      <w:r>
        <w:t xml:space="preserve"> </w:t>
      </w:r>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r>
        <w:t xml:space="preserve"> </w:t>
      </w:r>
      <w:r>
        <w:t xml:space="preserve">(</w:t>
      </w:r>
      <m:oMath>
        <m:r>
          <m:t>2</m:t>
        </m:r>
        <m:r>
          <m:rPr>
            <m:sty m:val="p"/>
          </m:rPr>
          <m:t>×</m:t>
        </m:r>
        <m:r>
          <m:t>1</m:t>
        </m:r>
      </m:oMath>
      <w:r>
        <w:t xml:space="preserve">, rank</w:t>
      </w:r>
      <w:r>
        <w:t xml:space="preserve"> </w:t>
      </w:r>
      <m:oMath>
        <m:r>
          <m:t>1</m:t>
        </m:r>
      </m:oMath>
      <w:r>
        <w:t xml:space="preserve">),</w:t>
      </w:r>
      <w:r>
        <w:t xml:space="preserve"> </w:t>
      </w:r>
      <w:r>
        <w:t xml:space="preserve">so</w:t>
      </w:r>
      <w:r>
        <w:t xml:space="preserve"> </w:t>
      </w:r>
      <m:oMath>
        <m:sSup>
          <m:e>
            <m:r>
              <m:rPr>
                <m:sty m:val="bi"/>
              </m:rPr>
              <m:t>X</m:t>
            </m:r>
          </m:e>
          <m:sup>
            <m:r>
              <m:rPr>
                <m:sty m:val="p"/>
              </m:rPr>
              <m:t>⊤</m:t>
            </m:r>
          </m:sup>
        </m:sSup>
        <m:r>
          <m:rPr>
            <m:sty m:val="bi"/>
          </m:rPr>
          <m:t>X</m:t>
        </m:r>
        <m:r>
          <m:rPr>
            <m:sty m:val="p"/>
          </m:rPr>
          <m:t>=</m:t>
        </m:r>
        <m:r>
          <m:t>2</m:t>
        </m:r>
      </m:oMath>
      <w:r>
        <w:t xml:space="preserve"> </w:t>
      </w:r>
      <w:r>
        <w:t xml:space="preserve">and</w:t>
      </w:r>
    </w:p>
    <w:p>
      <w:pPr>
        <w:pStyle w:val="BodyText"/>
      </w:pPr>
      <m:oMathPara>
        <m:oMathParaPr>
          <m:jc m:val="center"/>
        </m:oMathParaPr>
        <m:oMath>
          <m:eqArr>
            <m:e>
              <m:r>
                <m:rPr>
                  <m:sty m:val="bi"/>
                </m:rPr>
                <m:t>H</m:t>
              </m:r>
              <m:r>
                <m:t>&amp;</m:t>
              </m:r>
              <m:r>
                <m:rPr>
                  <m:sty m:val="p"/>
                </m:rPr>
                <m:t>=</m:t>
              </m:r>
              <m:d>
                <m:dPr>
                  <m:begChr m:val="["/>
                  <m:sepChr m:val=""/>
                  <m:endChr m:val="]"/>
                  <m:grow/>
                </m:dPr>
                <m:e>
                  <m:m>
                    <m:mPr>
                      <m:baseJc m:val="center"/>
                      <m:plcHide m:val="on"/>
                      <m:mcs>
                        <m:mc>
                          <m:mcPr>
                            <m:mcJc m:val="center"/>
                            <m:count m:val="1"/>
                          </m:mcPr>
                        </m:mc>
                      </m:mcs>
                    </m:mPr>
                    <m:mr>
                      <m:e>
                        <m:r>
                          <m:t>1</m:t>
                        </m:r>
                      </m:e>
                    </m:mr>
                    <m:mr>
                      <m:e>
                        <m:r>
                          <m:t>1</m:t>
                        </m:r>
                      </m:e>
                    </m:mr>
                  </m:m>
                </m:e>
              </m:d>
              <m:r>
                <m:rPr>
                  <m:sty m:val="p"/>
                </m:rPr>
                <m:t>⋅</m:t>
              </m:r>
              <m:f>
                <m:fPr>
                  <m:type m:val="bar"/>
                </m:fPr>
                <m:num>
                  <m:r>
                    <m:t>1</m:t>
                  </m:r>
                </m:num>
                <m:den>
                  <m:r>
                    <m:t>2</m:t>
                  </m:r>
                </m:den>
              </m:f>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1682" w:author="PR Preview" w:date="2026-01-01T00:00:00Z">
        <w:r>
          <w:delText xml:space="preserve">Then</w:delText>
        </w:r>
      </w:del>
      <w:del w:id="21683" w:author="PR Preview" w:date="2026-01-01T00:00:00Z">
        <w:r>
          <w:delText xml:space="preserve"> </w:delText>
        </w:r>
      </w:del>
      <m:oMath>
        <m:r>
          <m:rPr>
            <m:sty m:val="bi"/>
          </m:rPr>
          <m:t>H</m:t>
        </m:r>
        <m:limLow>
          <m:e>
            <m:r>
              <m:t>y</m:t>
            </m:r>
          </m:e>
          <m:lim>
            <m:r>
              <m:rPr>
                <m:sty m:val="p"/>
              </m:rPr>
              <m:t>∼</m:t>
            </m:r>
          </m:lim>
        </m:limLow>
        <m:r>
          <m:rPr>
            <m:sty m:val="p"/>
          </m:rPr>
          <m:t>=</m:t>
        </m:r>
        <m:r>
          <m:rPr>
            <m:sty m:val="p"/>
          </m:rPr>
          <m:t>(</m:t>
        </m:r>
        <m:acc>
          <m:accPr>
            <m:chr m:val="‾"/>
          </m:accPr>
          <m:e>
            <m:r>
              <m:t>y</m:t>
            </m:r>
          </m:e>
        </m:acc>
        <m:r>
          <m:rPr>
            <m:sty m:val="p"/>
          </m:rPr>
          <m:t>,</m:t>
        </m:r>
        <m:acc>
          <m:accPr>
            <m:chr m:val="‾"/>
          </m:accPr>
          <m:e>
            <m:r>
              <m:t>y</m:t>
            </m:r>
          </m:e>
        </m:acc>
        <m:r>
          <m:rPr>
            <m:sty m:val="p"/>
          </m:rPr>
          <m:t>)</m:t>
        </m:r>
      </m:oMath>
      <w:del w:id="21684" w:author="PR Preview" w:date="2026-01-01T00:00:00Z">
        <w:r>
          <w:delText xml:space="preserve">, where</w:delText>
        </w:r>
      </w:del>
      <w:del w:id="21685" w:author="PR Preview" w:date="2026-01-01T00:00:00Z">
        <w:r>
          <w:delText xml:space="preserve"> </w:delText>
        </w:r>
      </w:del>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del w:id="21686" w:author="PR Preview" w:date="2026-01-01T00:00:00Z">
        <w:r>
          <w:delText xml:space="preserve">:</w:delText>
        </w:r>
      </w:del>
      <w:del w:id="21687" w:author="PR Preview" w:date="2026-01-01T00:00:00Z">
        <w:r>
          <w:delText xml:space="preserve"> </w:delText>
        </w:r>
      </w:del>
      <w:del w:id="21688" w:author="PR Preview" w:date="2026-01-01T00:00:00Z">
        <w:r>
          <w:delText xml:space="preserve">the fitted values of an intercept-only model are the</w:delText>
        </w:r>
      </w:del>
      <w:del w:id="21689" w:author="PR Preview" w:date="2026-01-01T00:00:00Z">
        <w:r>
          <w:delText xml:space="preserve"> </w:delText>
        </w:r>
      </w:del>
      <w:hyperlink w:anchor="def-mean">
        <w:del w:id="21690" w:author="PR Preview" w:date="2026-01-01T00:00:00Z">
          <w:r>
            <w:rPr>
              <w:rStyle w:val="Hyperlink"/>
            </w:rPr>
            <w:delText xml:space="preserve">sample mean</w:delText>
          </w:r>
        </w:del>
      </w:hyperlink>
      <w:del w:id="21691" w:author="PR Preview" w:date="2026-01-01T00:00:00Z">
        <w:r>
          <w:delText xml:space="preserve">.</w:delText>
        </w:r>
      </w:del>
    </w:p>
    <w:p>
      <w:pPr>
        <w:pStyle w:val="FirstParagraph"/>
      </w:pPr>
      <w:ins w:id="21692" w:author="PR Preview" w:date="2026-01-01T00:00:00Z">
        <w:r>
          <w:t xml:space="preserve">Then</w:t>
        </w:r>
      </w:ins>
      <w:ins w:id="21693" w:author="PR Preview" w:date="2026-01-01T00:00:00Z">
        <w:r>
          <w:t xml:space="preserve"> </w:t>
        </w:r>
      </w:ins>
      <w:ins w:id="21694" w:author="PR Preview" w:date="2026-01-01T00:00:00Z">
        <w:r>
          <w:t xml:space="preserve">$\mathbf{H}\mathord{\smash[b]{\underset{\raise.3ex\hbox{$\scriptstyle\sim$}}{y}}\vphantom{y}}= (\bar{y}, \bar{y})$</w:t>
        </w:r>
      </w:ins>
      <w:ins w:id="21695" w:author="PR Preview" w:date="2026-01-01T00:00:00Z">
        <w:r>
          <w:t xml:space="preserve">, where</w:t>
        </w:r>
      </w:ins>
      <w:ins w:id="21696" w:author="PR Preview" w:date="2026-01-01T00:00:00Z">
        <w:r>
          <w:t xml:space="preserve"> </w:t>
        </w:r>
      </w:ins>
      <m:oMath>
        <m:acc>
          <m:accPr>
            <m:chr m:val="‾"/>
          </m:accPr>
          <m:e>
            <m:r>
              <m:t>y</m:t>
            </m:r>
          </m:e>
        </m:acc>
        <m:r>
          <m:rPr>
            <m:sty m:val="p"/>
          </m:rPr>
          <m:t>=</m:t>
        </m:r>
        <m:r>
          <m:rPr>
            <m:sty m:val="p"/>
          </m:rPr>
          <m:t>(</m:t>
        </m:r>
        <m:sSub>
          <m:e>
            <m:r>
              <m:t>y</m:t>
            </m:r>
          </m:e>
          <m:sub>
            <m:r>
              <m:t>1</m:t>
            </m:r>
          </m:sub>
        </m:sSub>
        <m:r>
          <m:rPr>
            <m:sty m:val="p"/>
          </m:rPr>
          <m:t>+</m:t>
        </m:r>
        <m:sSub>
          <m:e>
            <m:r>
              <m:t>y</m:t>
            </m:r>
          </m:e>
          <m:sub>
            <m:r>
              <m:t>2</m:t>
            </m:r>
          </m:sub>
        </m:sSub>
        <m:r>
          <m:rPr>
            <m:sty m:val="p"/>
          </m:rPr>
          <m:t>)</m:t>
        </m:r>
        <m:r>
          <m:rPr>
            <m:sty m:val="p"/>
          </m:rPr>
          <m:t>/</m:t>
        </m:r>
        <m:r>
          <m:t>2</m:t>
        </m:r>
      </m:oMath>
      <w:ins w:id="21697" w:author="PR Preview" w:date="2026-01-01T00:00:00Z">
        <w:r>
          <w:t xml:space="preserve">:</w:t>
        </w:r>
      </w:ins>
      <w:ins w:id="21698" w:author="PR Preview" w:date="2026-01-01T00:00:00Z">
        <w:r>
          <w:t xml:space="preserve"> </w:t>
        </w:r>
      </w:ins>
      <w:ins w:id="21699" w:author="PR Preview" w:date="2026-01-01T00:00:00Z">
        <w:r>
          <w:t xml:space="preserve">the fitted values of an intercept-only model are the</w:t>
        </w:r>
      </w:ins>
      <w:ins w:id="21700" w:author="PR Preview" w:date="2026-01-01T00:00:00Z">
        <w:r>
          <w:t xml:space="preserve"> </w:t>
        </w:r>
      </w:ins>
      <w:hyperlink w:anchor="def-mean">
        <w:ins w:id="21701" w:author="PR Preview" w:date="2026-01-01T00:00:00Z">
          <w:r>
            <w:rPr>
              <w:rStyle w:val="Hyperlink"/>
            </w:rPr>
            <w:t xml:space="preserve">sample mean</w:t>
          </w:r>
        </w:ins>
      </w:hyperlink>
      <w:ins w:id="21702" w:author="PR Preview" w:date="2026-01-01T00:00:00Z">
        <w:r>
          <w:t xml:space="preserve">.</w:t>
        </w:r>
      </w:ins>
    </w:p>
    <w:bookmarkEnd w:id="542"/>
    <w:bookmarkStart w:id="543" w:name="thm-hat-matrix"/>
    <w:p>
      <w:pPr>
        <w:pStyle w:val="BodyText"/>
      </w:pPr>
      <w:r>
        <w:rPr>
          <w:b/>
          <w:bCs/>
        </w:rPr>
        <w:t xml:space="preserve">Theorem 88 (Hat matrix is a projection matrix)</w:t>
      </w:r>
      <w:r>
        <w:t xml:space="preserve"> </w:t>
      </w:r>
      <w:r>
        <w:t xml:space="preserve">If</w:t>
      </w:r>
      <w:r>
        <w:t xml:space="preserve"> </w:t>
      </w:r>
      <m:oMath>
        <m:r>
          <m:rPr>
            <m:sty m:val="bi"/>
          </m:rPr>
          <m:t>X</m:t>
        </m:r>
      </m:oMath>
      <w:r>
        <w:t xml:space="preserve"> </w:t>
      </w:r>
      <w:r>
        <w:t xml:space="preserve">is an</w:t>
      </w:r>
      <w:r>
        <w:t xml:space="preserve"> </w:t>
      </w:r>
      <m:oMath>
        <m:r>
          <m:t>n</m:t>
        </m:r>
        <m:r>
          <m:rPr>
            <m:sty m:val="p"/>
          </m:rPr>
          <m:t>×</m:t>
        </m:r>
        <m:r>
          <m:t>p</m:t>
        </m:r>
      </m:oMath>
      <w:r>
        <w:t xml:space="preserve"> </w:t>
      </w:r>
      <w:r>
        <w:t xml:space="preserve">design matrix with</w:t>
      </w:r>
      <w:r>
        <w:t xml:space="preserve"> </w:t>
      </w:r>
      <m:oMath>
        <m:r>
          <m:rPr>
            <m:sty m:val="p"/>
          </m:rPr>
          <m:t>rank</m:t>
        </m:r>
        <m:r>
          <m:rPr>
            <m:sty m:val="p"/>
          </m:rPr>
          <m:t>(</m:t>
        </m:r>
        <m:r>
          <m:rPr>
            <m:sty m:val="bi"/>
          </m:rPr>
          <m:t>X</m:t>
        </m:r>
        <m:r>
          <m:rPr>
            <m:sty m:val="p"/>
          </m:rPr>
          <m:t>)</m:t>
        </m:r>
        <m:r>
          <m:rPr>
            <m:sty m:val="p"/>
          </m:rPr>
          <m:t>=</m:t>
        </m:r>
        <m:r>
          <m:t>p</m:t>
        </m:r>
      </m:oMath>
      <w:r>
        <w:t xml:space="preserve">,</w:t>
      </w:r>
      <w:r>
        <w:t xml:space="preserve"> </w:t>
      </w:r>
      <w:r>
        <w:t xml:space="preserve">then the hat matrix</w:t>
      </w:r>
      <w:r>
        <w:t xml:space="preserve"> </w:t>
      </w:r>
      <m:oMath>
        <m:r>
          <m:rPr>
            <m:sty m:val="bi"/>
          </m:rPr>
          <m:t>H</m:t>
        </m:r>
      </m:oMath>
      <w:r>
        <w:t xml:space="preserve"> </w:t>
      </w:r>
      <w:r>
        <w:t xml:space="preserve">(</w:t>
      </w:r>
      <w:hyperlink w:anchor="def-hat-matrix">
        <w:r>
          <w:rPr>
            <w:rStyle w:val="Hyperlink"/>
          </w:rPr>
          <w:t xml:space="preserve">Definition 107</w:t>
        </w:r>
      </w:hyperlink>
      <w:r>
        <w:t xml:space="preserve">)</w:t>
      </w:r>
      <w:r>
        <w:t xml:space="preserve"> </w:t>
      </w:r>
      <w:r>
        <w:t xml:space="preserve">is an orthogonal projection matrix (</w:t>
      </w:r>
      <w:hyperlink w:anchor="def-projection-matrix">
        <w:r>
          <w:rPr>
            <w:rStyle w:val="Hyperlink"/>
          </w:rPr>
          <w:t xml:space="preserve">Definition 87</w:t>
        </w:r>
      </w:hyperlink>
      <w:r>
        <w:t xml:space="preserve">).</w:t>
      </w:r>
    </w:p>
    <w:bookmarkEnd w:id="543"/>
    <w:p>
      <w:pPr>
        <w:pStyle w:val="BodyText"/>
      </w:pPr>
      <w:r>
        <w:rPr>
          <w:i/>
          <w:iCs/>
        </w:rPr>
        <w:t xml:space="preserve">Proof</w:t>
      </w:r>
      <w:r>
        <w:t xml:space="preserve">. </w:t>
      </w:r>
      <w:r>
        <w:t xml:space="preserve">We verify symmetry and idempotency.</w:t>
      </w:r>
      <w:r>
        <w:t xml:space="preserve"> </w:t>
      </w:r>
      <w:r>
        <w:t xml:space="preserve">Both use that</w:t>
      </w:r>
      <w:r>
        <w:t xml:space="preserve"> </w:t>
      </w:r>
      <m:oMath>
        <m:sSup>
          <m:e>
            <m:r>
              <m:rPr>
                <m:sty m:val="bi"/>
              </m:rPr>
              <m:t>X</m:t>
            </m:r>
          </m:e>
          <m:sup>
            <m:r>
              <m:rPr>
                <m:sty m:val="p"/>
              </m:rPr>
              <m:t>⊤</m:t>
            </m:r>
          </m:sup>
        </m:sSup>
        <m:r>
          <m:rPr>
            <m:sty m:val="bi"/>
          </m:rPr>
          <m:t>X</m:t>
        </m:r>
      </m:oMath>
      <w:r>
        <w:t xml:space="preserve"> </w:t>
      </w:r>
      <w:r>
        <w:t xml:space="preserve">is symmetric,</w:t>
      </w:r>
    </w:p>
    <w:p>
      <w:pPr>
        <w:pStyle w:val="BodyText"/>
      </w:pPr>
      <m:oMathPara>
        <m:oMathParaPr>
          <m:jc m:val="center"/>
        </m:oMathParaPr>
        <m:oMath>
          <m:eqArr>
            <m:e>
              <m:sSup>
                <m:e>
                  <m:r>
                    <m:t>​</m:t>
                  </m:r>
                  <m:d>
                    <m:dPr>
                      <m:begChr m:val="("/>
                      <m:sepChr m:val=""/>
                      <m:endChr m:val=")"/>
                      <m:grow/>
                    </m:dPr>
                    <m:e>
                      <m:sSup>
                        <m:e>
                          <m:r>
                            <m:rPr>
                              <m:sty m:val="bi"/>
                            </m:rPr>
                            <m:t>X</m:t>
                          </m:r>
                        </m:e>
                        <m:sup>
                          <m:r>
                            <m:rPr>
                              <m:sty m:val="p"/>
                            </m:rPr>
                            <m:t>⊤</m:t>
                          </m:r>
                        </m:sup>
                      </m:sSup>
                      <m:r>
                        <m:rPr>
                          <m:sty m:val="bi"/>
                        </m:rPr>
                        <m:t>X</m:t>
                      </m:r>
                    </m:e>
                  </m:d>
                  <m:r>
                    <m:t>​</m:t>
                  </m:r>
                </m:e>
                <m:sup>
                  <m:r>
                    <m:rPr>
                      <m:sty m:val="p"/>
                    </m:rPr>
                    <m:t>⊤</m:t>
                  </m:r>
                </m:sup>
              </m:sSup>
              <m:r>
                <m:t>&amp;</m:t>
              </m:r>
              <m:r>
                <m:rPr>
                  <m:sty m:val="p"/>
                </m:rPr>
                <m:t>=</m:t>
              </m:r>
              <m:sSup>
                <m:e>
                  <m:r>
                    <m:rPr>
                      <m:sty m:val="bi"/>
                    </m:rPr>
                    <m:t>X</m:t>
                  </m:r>
                </m:e>
                <m:sup>
                  <m:r>
                    <m:rPr>
                      <m:sty m:val="p"/>
                    </m:rPr>
                    <m:t>⊤</m:t>
                  </m:r>
                </m:sup>
              </m:sSup>
              <m:r>
                <m:t> </m:t>
              </m:r>
              <m:sSup>
                <m:e>
                  <m:r>
                    <m:t>​</m:t>
                  </m:r>
                  <m:d>
                    <m:dPr>
                      <m:begChr m:val="("/>
                      <m:sepChr m:val=""/>
                      <m:endChr m:val=")"/>
                      <m:grow/>
                    </m:dPr>
                    <m:e>
                      <m:sSup>
                        <m:e>
                          <m:r>
                            <m:rPr>
                              <m:sty m:val="bi"/>
                            </m:rPr>
                            <m:t>X</m:t>
                          </m:r>
                        </m:e>
                        <m:sup>
                          <m:r>
                            <m:rPr>
                              <m:sty m:val="p"/>
                            </m:rPr>
                            <m:t>⊤</m:t>
                          </m:r>
                        </m:sup>
                      </m:sSup>
                    </m:e>
                  </m:d>
                  <m:r>
                    <m:t>​</m:t>
                  </m:r>
                </m:e>
                <m:sup>
                  <m:r>
                    <m:rPr>
                      <m:sty m:val="p"/>
                    </m:rPr>
                    <m:t>⊤</m:t>
                  </m:r>
                </m:sup>
              </m:sSup>
            </m:e>
            <m:e>
              <m:r>
                <m:t>&amp;</m:t>
              </m:r>
              <m:r>
                <m:rPr>
                  <m:sty m:val="p"/>
                </m:rPr>
                <m:t>=</m:t>
              </m:r>
              <m:sSup>
                <m:e>
                  <m:r>
                    <m:rPr>
                      <m:sty m:val="bi"/>
                    </m:rPr>
                    <m:t>X</m:t>
                  </m:r>
                </m:e>
                <m:sup>
                  <m:r>
                    <m:rPr>
                      <m:sty m:val="p"/>
                    </m:rPr>
                    <m:t>⊤</m:t>
                  </m:r>
                </m:sup>
              </m:sSup>
              <m:r>
                <m:rPr>
                  <m:sty m:val="bi"/>
                </m:rPr>
                <m:t>X</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r>
        <w:t xml:space="preserve">so its inverse is symmetric too (</w:t>
      </w:r>
      <w:hyperlink w:anchor="cor-inverse-symmetric">
        <w:r>
          <w:rPr>
            <w:rStyle w:val="Hyperlink"/>
          </w:rPr>
          <w:t xml:space="preserve">Corollary 9</w:t>
        </w:r>
      </w:hyperlink>
      <w:r>
        <w:t xml:space="preserve">).</w:t>
      </w:r>
    </w:p>
    <w:p>
      <w:pPr>
        <w:pStyle w:val="BodyText"/>
      </w:pPr>
      <w:r>
        <w:rPr>
          <w:b/>
          <w:bCs/>
        </w:rPr>
        <w:t xml:space="preserve">Symmetry:</w:t>
      </w:r>
    </w:p>
    <w:p>
      <w:pPr>
        <w:pStyle w:val="BodyText"/>
      </w:pPr>
      <m:oMathPara>
        <m:oMathParaPr>
          <m:jc m:val="center"/>
        </m:oMathParaPr>
        <m:oMath>
          <m:eqArr>
            <m:e>
              <m:sSup>
                <m:e>
                  <m:r>
                    <m:rPr>
                      <m:sty m:val="bi"/>
                    </m:rPr>
                    <m:t>H</m:t>
                  </m:r>
                </m:e>
                <m:sup>
                  <m:r>
                    <m:rPr>
                      <m:sty m:val="p"/>
                    </m:rPr>
                    <m:t>⊤</m:t>
                  </m:r>
                </m:sup>
              </m:sSup>
              <m:r>
                <m:t>&amp;</m:t>
              </m:r>
              <m:r>
                <m:rPr>
                  <m:sty m:val="p"/>
                </m:rPr>
                <m:t>=</m:t>
              </m:r>
              <m:sSup>
                <m:e>
                  <m:r>
                    <m:t>​</m:t>
                  </m:r>
                  <m:d>
                    <m:dPr>
                      <m:begChr m:val="("/>
                      <m:sepChr m:val=""/>
                      <m:endChr m:val=")"/>
                      <m:grow/>
                    </m:dPr>
                    <m:e>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e>
                  </m:d>
                  <m:r>
                    <m:t>​</m:t>
                  </m:r>
                </m:e>
                <m:sup>
                  <m:r>
                    <m:rPr>
                      <m:sty m:val="p"/>
                    </m:rPr>
                    <m:t>⊤</m:t>
                  </m:r>
                </m:sup>
              </m:sSup>
              <m:r>
                <m:t>&amp;</m:t>
              </m:r>
              <m:r>
                <m:t>&amp;</m:t>
              </m:r>
              <m:r>
                <m:rPr>
                  <m:nor/>
                  <m:sty m:val="p"/>
                </m:rPr>
                <m:t>(definition of </m:t>
              </m:r>
              <m:r>
                <m:rPr>
                  <m:sty m:val="bi"/>
                </m:rPr>
                <m:t>H</m:t>
              </m:r>
              <m:r>
                <m:rPr>
                  <m:nor/>
                  <m:sty m:val="p"/>
                </m:rPr>
                <m:t>)</m:t>
              </m:r>
            </m:e>
            <m:e>
              <m:r>
                <m:t>&amp;</m:t>
              </m:r>
              <m:r>
                <m:rPr>
                  <m:sty m:val="p"/>
                </m:rPr>
                <m:t>=</m:t>
              </m:r>
              <m:sSup>
                <m:e>
                  <m:r>
                    <m:rPr>
                      <m:sty m:val="p"/>
                    </m:rPr>
                    <m:t>(</m:t>
                  </m:r>
                  <m:sSup>
                    <m:e>
                      <m:r>
                        <m:rPr>
                          <m:sty m:val="bi"/>
                        </m:rPr>
                        <m:t>X</m:t>
                      </m:r>
                    </m:e>
                    <m:sup>
                      <m:r>
                        <m:rPr>
                          <m:sty m:val="p"/>
                        </m:rPr>
                        <m:t>⊤</m:t>
                      </m:r>
                    </m:sup>
                  </m:sSup>
                  <m:r>
                    <m:rPr>
                      <m:sty m:val="p"/>
                    </m:rPr>
                    <m:t>)</m:t>
                  </m:r>
                </m:e>
                <m:sup>
                  <m:r>
                    <m:rPr>
                      <m:sty m:val="p"/>
                    </m:rPr>
                    <m:t>⊤</m:t>
                  </m:r>
                </m:sup>
              </m:sSup>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(transpose of a product, twice)</m:t>
              </m:r>
            </m:e>
            <m:e>
              <m:r>
                <m:t>&amp;</m:t>
              </m:r>
              <m:r>
                <m:rPr>
                  <m:sty m:val="p"/>
                </m:rPr>
                <m:t>=</m:t>
              </m:r>
              <m:r>
                <m:rPr>
                  <m:sty m:val="bi"/>
                </m:rPr>
                <m:t>X</m:t>
              </m:r>
              <m:r>
                <m:rPr>
                  <m:sty m:val="p"/>
                </m:rPr>
                <m:t>⋅</m:t>
              </m:r>
              <m:sSup>
                <m:e>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e>
                  </m:d>
                  <m:r>
                    <m:t>​</m:t>
                  </m:r>
                </m:e>
                <m:sup>
                  <m:r>
                    <m:rPr>
                      <m:sty m:val="p"/>
                    </m:rPr>
                    <m:t>⊤</m:t>
                  </m:r>
                </m:sup>
              </m:sSup>
              <m:r>
                <m:rPr>
                  <m:sty m:val="p"/>
                </m:rPr>
                <m:t>⋅</m:t>
              </m:r>
              <m:sSup>
                <m:e>
                  <m:r>
                    <m:rPr>
                      <m:sty m:val="bi"/>
                    </m:rPr>
                    <m:t>X</m:t>
                  </m:r>
                </m:e>
                <m:sup>
                  <m:r>
                    <m:rPr>
                      <m:sty m:val="p"/>
                    </m:rPr>
                    <m:t>⊤</m:t>
                  </m:r>
                </m:sup>
              </m:sSup>
              <m:r>
                <m:t>&amp;</m:t>
              </m:r>
              <m:r>
                <m:t>&amp;</m:t>
              </m:r>
              <m:r>
                <m:rPr>
                  <m:nor/>
                  <m:sty m:val="p"/>
                </m:rPr>
                <m:t>(transposing twice changes nothing)</m:t>
              </m:r>
            </m:e>
            <m:e>
              <m:r>
                <m:t>&amp;</m:t>
              </m:r>
              <m:r>
                <m:rPr>
                  <m:sty m:val="p"/>
                </m:rPr>
                <m:t>=</m:t>
              </m:r>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t>&amp;</m:t>
              </m:r>
              <m:r>
                <m:t>&amp;</m:t>
              </m:r>
              <m:r>
                <m:rPr>
                  <m:nor/>
                  <m:sty m:val="p"/>
                </m:rPr>
                <m:t>(the inverse of a symmetric matrix is symmetric)</m:t>
              </m:r>
            </m:e>
            <m:e>
              <m:r>
                <m:t>&amp;</m:t>
              </m:r>
              <m:r>
                <m:rPr>
                  <m:sty m:val="p"/>
                </m:rPr>
                <m:t>=</m:t>
              </m:r>
              <m:r>
                <m:rPr>
                  <m:sty m:val="bi"/>
                </m:rPr>
                <m:t>H</m:t>
              </m:r>
              <m:r>
                <m:t>&amp;</m:t>
              </m:r>
              <m:r>
                <m:t>&amp;</m:t>
              </m:r>
              <m:r>
                <m:rPr>
                  <m:nor/>
                  <m:sty m:val="p"/>
                </m:rPr>
                <m:t>(definition of </m:t>
              </m:r>
              <m:r>
                <m:rPr>
                  <m:sty m:val="bi"/>
                </m:rPr>
                <m:t>H</m:t>
              </m:r>
              <m:r>
                <m:rPr>
                  <m:nor/>
                  <m:sty m:val="p"/>
                </m:rPr>
                <m:t>)</m:t>
              </m:r>
            </m:e>
          </m:eqArr>
        </m:oMath>
      </m:oMathPara>
    </w:p>
    <w:p>
      <w:pPr>
        <w:pStyle w:val="FirstParagraph"/>
      </w:pPr>
      <w:r>
        <w:rPr>
          <w:b/>
          <w:bCs/>
        </w:rPr>
        <w:t xml:space="preserve">Idempotency:</w:t>
      </w:r>
    </w:p>
    <w:p>
      <w:pPr>
        <w:pStyle w:val="BodyText"/>
      </w:pPr>
      <m:oMathPara>
        <m:oMathParaPr>
          <m:jc m:val="center"/>
        </m:oMathParaPr>
        <m:oMath>
          <m:eqArr>
            <m:e>
              <m:sSup>
                <m:e>
                  <m:r>
                    <m:rPr>
                      <m:sty m:val="bi"/>
                    </m:rPr>
                    <m:t>H</m:t>
                  </m:r>
                </m:e>
                <m:sup>
                  <m:r>
                    <m:t>2</m:t>
                  </m:r>
                </m:sup>
              </m:sSup>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m:t>
              </m:r>
              <m:r>
                <m:rPr>
                  <m:sty m:val="bi"/>
                </m:rPr>
                <m:t>H</m:t>
              </m:r>
              <m:r>
                <m:rPr>
                  <m:nor/>
                  <m:sty m:val="p"/>
                </m:rPr>
                <m:t>)</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(regroup; matrix multiplication is associative)</m:t>
              </m:r>
            </m:e>
            <m:e>
              <m:r>
                <m:t>&amp;</m:t>
              </m:r>
              <m:r>
                <m:rPr>
                  <m:sty m:val="p"/>
                </m:rPr>
                <m:t>=</m:t>
              </m:r>
              <m:r>
                <m:rPr>
                  <m:sty m:val="bi"/>
                </m:rPr>
                <m:t>X</m:t>
              </m:r>
              <m:r>
                <m:t> </m:t>
              </m:r>
              <m:sSub>
                <m:e>
                  <m:r>
                    <m:rPr>
                      <m:sty m:val="bi"/>
                    </m:rPr>
                    <m:t>I</m:t>
                  </m:r>
                </m:e>
                <m:sub>
                  <m:r>
                    <m:t>p</m:t>
                  </m:r>
                </m:sub>
              </m:sSub>
              <m:r>
                <m:t> </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(definition of the inverse)</m:t>
              </m:r>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t>&amp;</m:t>
              </m:r>
              <m:r>
                <m:t>&amp;</m:t>
              </m:r>
              <m:r>
                <m:rPr>
                  <m:nor/>
                  <m:sty m:val="p"/>
                </m:rPr>
                <m:t>(identity matrix)</m:t>
              </m:r>
            </m:e>
            <m:e>
              <m:r>
                <m:t>&amp;</m:t>
              </m:r>
              <m:r>
                <m:rPr>
                  <m:sty m:val="p"/>
                </m:rPr>
                <m:t>=</m:t>
              </m:r>
              <m:r>
                <m:rPr>
                  <m:sty m:val="bi"/>
                </m:rPr>
                <m:t>H</m:t>
              </m:r>
              <m:r>
                <m:t>&amp;</m:t>
              </m:r>
              <m:r>
                <m:t>&amp;</m:t>
              </m:r>
              <m:r>
                <m:rPr>
                  <m:nor/>
                  <m:sty m:val="p"/>
                </m:rPr>
                <m:t>(definition of </m:t>
              </m:r>
              <m:r>
                <m:rPr>
                  <m:sty m:val="bi"/>
                </m:rPr>
                <m:t>H</m:t>
              </m:r>
              <m:r>
                <m:rPr>
                  <m:nor/>
                  <m:sty m:val="p"/>
                </m:rPr>
                <m:t>)</m:t>
              </m:r>
            </m:e>
          </m:eqArr>
        </m:oMath>
      </m:oMathPara>
    </w:p>
    <w:bookmarkStart w:id="544" w:name="exm-hat-matrix-projection"/>
    <w:p>
      <w:pPr>
        <w:pStyle w:val="FirstParagraph"/>
      </w:pPr>
      <w:r>
        <w:rPr>
          <w:b/>
          <w:bCs/>
        </w:rPr>
        <w:t xml:space="preserve">Example 162 (The intercept-only hat matrix is a projection)</w:t>
      </w:r>
      <w:r>
        <w:t xml:space="preserve"> </w:t>
      </w:r>
      <w:r>
        <w:t xml:space="preserve">For</w:t>
      </w:r>
      <w:r>
        <w:t xml:space="preserve"> </w:t>
      </w:r>
      <m:oMath>
        <m:r>
          <m:rPr>
            <m:sty m:val="bi"/>
          </m:rPr>
          <m:t>H</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from</w:t>
      </w:r>
      <w:r>
        <w:t xml:space="preserve"> </w:t>
      </w:r>
      <w:hyperlink w:anchor="exm-hat-matrix">
        <w:r>
          <w:rPr>
            <w:rStyle w:val="Hyperlink"/>
          </w:rPr>
          <w:t xml:space="preserve">Example 161</w:t>
        </w:r>
      </w:hyperlink>
      <w:r>
        <w:t xml:space="preserve">,</w:t>
      </w:r>
      <w:r>
        <w:t xml:space="preserve"> </w:t>
      </w:r>
      <m:oMath>
        <m:sSup>
          <m:e>
            <m:r>
              <m:rPr>
                <m:sty m:val="bi"/>
              </m:rPr>
              <m:t>H</m:t>
            </m:r>
          </m:e>
          <m:sup>
            <m:r>
              <m:rPr>
                <m:sty m:val="p"/>
              </m:rPr>
              <m:t>⊤</m:t>
            </m:r>
          </m:sup>
        </m:sSup>
        <m:r>
          <m:rPr>
            <m:sty m:val="p"/>
          </m:rPr>
          <m:t>=</m:t>
        </m:r>
        <m:r>
          <m:rPr>
            <m:sty m:val="bi"/>
          </m:rPr>
          <m:t>H</m:t>
        </m:r>
      </m:oMath>
      <w:r>
        <w:t xml:space="preserve">, and</w:t>
      </w:r>
    </w:p>
    <w:p>
      <w:pPr>
        <w:pStyle w:val="BodyText"/>
      </w:pPr>
      <m:oMathPara>
        <m:oMathParaPr>
          <m:jc m:val="center"/>
        </m:oMathParaPr>
        <m:oMath>
          <m:eqArr>
            <m:e>
              <m:sSup>
                <m:e>
                  <m:r>
                    <m:rPr>
                      <m:sty m:val="bi"/>
                    </m:rPr>
                    <m:t>H</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r>
                      <m:e>
                        <m:r>
                          <m:t>0.5</m:t>
                        </m:r>
                        <m:r>
                          <m:rPr>
                            <m:sty m:val="p"/>
                          </m:rPr>
                          <m:t>⋅</m:t>
                        </m:r>
                        <m:r>
                          <m:t>0.5</m:t>
                        </m:r>
                        <m:r>
                          <m:rPr>
                            <m:sty m:val="p"/>
                          </m:rPr>
                          <m:t>+</m:t>
                        </m:r>
                        <m:r>
                          <m:t>0.5</m:t>
                        </m:r>
                        <m:r>
                          <m:rPr>
                            <m:sty m:val="p"/>
                          </m:rPr>
                          <m:t>⋅</m:t>
                        </m:r>
                        <m:r>
                          <m:t>0.5</m:t>
                        </m:r>
                      </m:e>
                      <m:e>
                        <m:r>
                          <m:t>0.5</m:t>
                        </m:r>
                        <m:r>
                          <m:rPr>
                            <m:sty m:val="p"/>
                          </m:rPr>
                          <m:t>⋅</m:t>
                        </m:r>
                        <m:r>
                          <m:t>0.5</m:t>
                        </m:r>
                        <m:r>
                          <m:rPr>
                            <m:sty m:val="p"/>
                          </m:rPr>
                          <m:t>+</m:t>
                        </m:r>
                        <m:r>
                          <m:t>0.5</m:t>
                        </m:r>
                        <m:r>
                          <m:rPr>
                            <m:sty m:val="p"/>
                          </m:rPr>
                          <m:t>⋅</m:t>
                        </m:r>
                        <m:r>
                          <m:t>0.5</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e>
            <m:e>
              <m:r>
                <m:t>&amp;</m:t>
              </m:r>
              <m:r>
                <m:rPr>
                  <m:sty m:val="p"/>
                </m:rPr>
                <m:t>=</m:t>
              </m:r>
              <m:r>
                <m:rPr>
                  <m:sty m:val="bi"/>
                </m:rPr>
                <m:t>H</m:t>
              </m:r>
              <m:r>
                <m:rPr>
                  <m:sty m:val="p"/>
                </m:rPr>
                <m:t>,</m:t>
              </m:r>
            </m:e>
          </m:eqArr>
        </m:oMath>
      </m:oMathPara>
    </w:p>
    <w:p>
      <w:pPr>
        <w:pStyle w:val="FirstParagraph"/>
      </w:pPr>
      <w:r>
        <w:t xml:space="preserve">as</w:t>
      </w:r>
      <w:r>
        <w:t xml:space="preserve"> </w:t>
      </w:r>
      <w:hyperlink w:anchor="thm-hat-matrix">
        <w:r>
          <w:rPr>
            <w:rStyle w:val="Hyperlink"/>
          </w:rPr>
          <w:t xml:space="preserve">Theorem 88</w:t>
        </w:r>
      </w:hyperlink>
      <w:r>
        <w:t xml:space="preserve"> </w:t>
      </w:r>
      <w:r>
        <w:t xml:space="preserve">says.</w:t>
      </w:r>
    </w:p>
    <w:bookmarkEnd w:id="544"/>
    <w:bookmarkStart w:id="545" w:name="rem-hat-matrix-name"/>
    <w:p>
      <w:pPr>
        <w:pStyle w:val="BodyText"/>
      </w:pPr>
      <w:r>
        <w:rPr>
          <w:i/>
          <w:iCs/>
        </w:rPr>
        <w:t xml:space="preserve">Remark 48</w:t>
      </w:r>
      <w:r>
        <w:t xml:space="preserve"> (Why it is called the hat matrix). </w:t>
      </w:r>
      <w:r>
        <w:t xml:space="preserve">The hat matrix gives the fitted values of the least squares solution</w:t>
      </w:r>
      <w:r>
        <w:t xml:space="preserve"> </w:t>
      </w:r>
      <w:r>
        <w:t xml:space="preserve">(</w:t>
      </w:r>
      <w:hyperlink w:anchor="def-least-squares">
        <w:r>
          <w:rPr>
            <w:rStyle w:val="Hyperlink"/>
          </w:rPr>
          <w:t xml:space="preserve">Definition 115</w:t>
        </w:r>
      </w:hyperlink>
      <w:r>
        <w:t xml:space="preserve">, defined later in this chapter):</w:t>
      </w:r>
    </w:p>
    <w:p>
      <w:pPr>
        <w:pStyle w:val="BodyText"/>
      </w:pPr>
      <m:oMathPara>
        <m:oMathParaPr>
          <m:jc m:val="center"/>
        </m:oMathParaPr>
        <m:oMath>
          <m:eqArr>
            <m:e>
              <m:acc>
                <m:accPr>
                  <m:chr m:val="̂"/>
                </m:accPr>
                <m:e>
                  <m:limLow>
                    <m:e>
                      <m:r>
                        <m:t>y</m:t>
                      </m:r>
                    </m:e>
                    <m:lim>
                      <m:r>
                        <m:rPr>
                          <m:sty m:val="p"/>
                        </m:rPr>
                        <m:t>∼</m:t>
                      </m:r>
                    </m:lim>
                  </m:limLow>
                </m:e>
              </m:acc>
              <m:r>
                <m:t>&amp;</m:t>
              </m:r>
              <m:r>
                <m:rPr>
                  <m:sty m:val="p"/>
                </m:rPr>
                <m:t>=</m:t>
              </m:r>
              <m:r>
                <m:rPr>
                  <m:sty m:val="bi"/>
                </m:rPr>
                <m:t>X</m:t>
              </m:r>
              <m:acc>
                <m:accPr>
                  <m:chr m:val="̂"/>
                </m:accPr>
                <m:e>
                  <m:limLow>
                    <m:e>
                      <m:r>
                        <m:t>β</m:t>
                      </m:r>
                    </m:e>
                    <m:lim>
                      <m:r>
                        <m:rPr>
                          <m:sty m:val="p"/>
                        </m:rPr>
                        <m:t>∼</m:t>
                      </m:r>
                    </m:lim>
                  </m:limLow>
                </m:e>
              </m:acc>
            </m:e>
            <m:e>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y</m:t>
                  </m:r>
                </m:e>
                <m:lim>
                  <m:r>
                    <m:rPr>
                      <m:sty m:val="p"/>
                    </m:rPr>
                    <m:t>∼</m:t>
                  </m:r>
                </m:lim>
              </m:limLow>
            </m:e>
            <m:e>
              <m:r>
                <m:t>&amp;</m:t>
              </m:r>
              <m:r>
                <m:rPr>
                  <m:sty m:val="p"/>
                </m:rPr>
                <m:t>=</m:t>
              </m:r>
              <m:r>
                <m:rPr>
                  <m:sty m:val="bi"/>
                </m:rPr>
                <m:t>H</m:t>
              </m:r>
              <m:limLow>
                <m:e>
                  <m:r>
                    <m:t>y</m:t>
                  </m:r>
                </m:e>
                <m:lim>
                  <m:r>
                    <m:rPr>
                      <m:sty m:val="p"/>
                    </m:rPr>
                    <m:t>∼</m:t>
                  </m:r>
                </m:lim>
              </m:limLow>
              <m:r>
                <m:rPr>
                  <m:sty m:val="p"/>
                </m:rPr>
                <m:t>.</m:t>
              </m:r>
            </m:e>
          </m:eqArr>
        </m:oMath>
      </m:oMathPara>
    </w:p>
    <w:p>
      <w:pPr>
        <w:pStyle w:val="FirstParagraph"/>
      </w:pPr>
      <w:del w:id="21703" w:author="PR Preview" w:date="2026-01-01T00:00:00Z">
        <w:r>
          <w:delText xml:space="preserve">Multiplying by</w:delText>
        </w:r>
      </w:del>
      <w:del w:id="21704" w:author="PR Preview" w:date="2026-01-01T00:00:00Z">
        <w:r>
          <w:delText xml:space="preserve"> </w:delText>
        </w:r>
      </w:del>
      <m:oMath>
        <m:r>
          <m:rPr>
            <m:sty m:val="bi"/>
          </m:rPr>
          <m:t>H</m:t>
        </m:r>
      </m:oMath>
      <w:del w:id="21705" w:author="PR Preview" w:date="2026-01-01T00:00:00Z">
        <w:r>
          <w:delText xml:space="preserve"> </w:delText>
        </w:r>
      </w:del>
      <w:del w:id="21706" w:author="PR Preview" w:date="2026-01-01T00:00:00Z">
        <w:r>
          <w:delText xml:space="preserve">“puts a hat”</w:delText>
        </w:r>
      </w:del>
      <w:del w:id="21707" w:author="PR Preview" w:date="2026-01-01T00:00:00Z">
        <w:r>
          <w:delText xml:space="preserve"> </w:delText>
        </w:r>
      </w:del>
      <w:del w:id="21708" w:author="PR Preview" w:date="2026-01-01T00:00:00Z">
        <w:r>
          <w:delText xml:space="preserve">on</w:delText>
        </w:r>
      </w:del>
      <w:del w:id="21709" w:author="PR Preview" w:date="2026-01-01T00:00:00Z">
        <w:r>
          <w:delText xml:space="preserve"> </w:delText>
        </w:r>
      </w:del>
      <m:oMath>
        <m:limLow>
          <m:e>
            <m:r>
              <m:t>y</m:t>
            </m:r>
          </m:e>
          <m:lim>
            <m:r>
              <m:rPr>
                <m:sty m:val="p"/>
              </m:rPr>
              <m:t>∼</m:t>
            </m:r>
          </m:lim>
        </m:limLow>
      </m:oMath>
      <w:del w:id="21710" w:author="PR Preview" w:date="2026-01-01T00:00:00Z">
        <w:r>
          <w:delText xml:space="preserve">,</w:delText>
        </w:r>
      </w:del>
      <w:del w:id="21711" w:author="PR Preview" w:date="2026-01-01T00:00:00Z">
        <w:r>
          <w:delText xml:space="preserve"> </w:delText>
        </w:r>
      </w:del>
      <w:del w:id="21712" w:author="PR Preview" w:date="2026-01-01T00:00:00Z">
        <w:r>
          <w:delText xml:space="preserve">which is where the name comes from.</w:delText>
        </w:r>
      </w:del>
      <w:del w:id="21713" w:author="PR Preview" w:date="2026-01-01T00:00:00Z">
        <w:r>
          <w:delText xml:space="preserve"> </w:delText>
        </w:r>
      </w:del>
      <w:del w:id="21714" w:author="PR Preview" w:date="2026-01-01T00:00:00Z">
        <w:r>
          <w:delText xml:space="preserve">In</w:delText>
        </w:r>
      </w:del>
      <w:del w:id="21715" w:author="PR Preview" w:date="2026-01-01T00:00:00Z">
        <w:r>
          <w:delText xml:space="preserve"> </w:delText>
        </w:r>
      </w:del>
      <w:hyperlink w:anchor="exm-hat-matrix">
        <w:del w:id="21716" w:author="PR Preview" w:date="2026-01-01T00:00:00Z">
          <w:r>
            <w:rPr>
              <w:rStyle w:val="Hyperlink"/>
            </w:rPr>
            <w:delText xml:space="preserve">Example 161</w:delText>
          </w:r>
        </w:del>
      </w:hyperlink>
      <w:del w:id="21717" w:author="PR Preview" w:date="2026-01-01T00:00:00Z">
        <w:r>
          <w:delText xml:space="preserve">,</w:delText>
        </w:r>
      </w:del>
      <w:del w:id="21718" w:author="PR Preview" w:date="2026-01-01T00:00:00Z">
        <w:r>
          <w:delText xml:space="preserve"> </w:delText>
        </w:r>
      </w:del>
      <m:oMath>
        <m:r>
          <m:rPr>
            <m:sty m:val="bi"/>
          </m:rPr>
          <m:t>H</m:t>
        </m:r>
      </m:oMath>
      <w:del w:id="21719" w:author="PR Preview" w:date="2026-01-01T00:00:00Z">
        <w:r>
          <w:delText xml:space="preserve"> </w:delText>
        </w:r>
      </w:del>
      <w:del w:id="21720" w:author="PR Preview" w:date="2026-01-01T00:00:00Z">
        <w:r>
          <w:delText xml:space="preserve">puts a hat on</w:delText>
        </w:r>
      </w:del>
      <w:del w:id="21721" w:author="PR Preview" w:date="2026-01-01T00:00:00Z">
        <w:r>
          <w:delText xml:space="preserve"> </w:delText>
        </w:r>
      </w:del>
      <m:oMath>
        <m:limLow>
          <m:e>
            <m:r>
              <m:t>y</m:t>
            </m:r>
          </m:e>
          <m:lim>
            <m:r>
              <m:rPr>
                <m:sty m:val="p"/>
              </m:rPr>
              <m:t>∼</m:t>
            </m:r>
          </m:lim>
        </m:limLow>
      </m:oMath>
      <w:del w:id="21722" w:author="PR Preview" w:date="2026-01-01T00:00:00Z">
        <w:r>
          <w:delText xml:space="preserve"> </w:delText>
        </w:r>
      </w:del>
      <w:del w:id="21723" w:author="PR Preview" w:date="2026-01-01T00:00:00Z">
        <w:r>
          <w:delText xml:space="preserve">by replacing each</w:delText>
        </w:r>
      </w:del>
      <w:del w:id="21724" w:author="PR Preview" w:date="2026-01-01T00:00:00Z">
        <w:r>
          <w:delText xml:space="preserve"> </w:delText>
        </w:r>
      </w:del>
      <m:oMath>
        <m:sSub>
          <m:e>
            <m:r>
              <m:t>y</m:t>
            </m:r>
          </m:e>
          <m:sub>
            <m:r>
              <m:t>i</m:t>
            </m:r>
          </m:sub>
        </m:sSub>
      </m:oMath>
      <w:del w:id="21725" w:author="PR Preview" w:date="2026-01-01T00:00:00Z">
        <w:r>
          <w:delText xml:space="preserve"> </w:delText>
        </w:r>
      </w:del>
      <w:del w:id="21726" w:author="PR Preview" w:date="2026-01-01T00:00:00Z">
        <w:r>
          <w:delText xml:space="preserve">with the sample mean</w:delText>
        </w:r>
      </w:del>
      <w:del w:id="21727" w:author="PR Preview" w:date="2026-01-01T00:00:00Z">
        <w:r>
          <w:delText xml:space="preserve"> </w:delText>
        </w:r>
      </w:del>
      <m:oMath>
        <m:acc>
          <m:accPr>
            <m:chr m:val="‾"/>
          </m:accPr>
          <m:e>
            <m:r>
              <m:t>y</m:t>
            </m:r>
          </m:e>
        </m:acc>
      </m:oMath>
      <w:del w:id="21728" w:author="PR Preview" w:date="2026-01-01T00:00:00Z">
        <w:r>
          <w:delText xml:space="preserve">.</w:delText>
        </w:r>
      </w:del>
    </w:p>
    <w:p>
      <w:pPr>
        <w:pStyle w:val="BodyText"/>
      </w:pPr>
      <w:ins w:id="21729" w:author="PR Preview" w:date="2026-01-01T00:00:00Z">
        <w:r>
          <w:t xml:space="preserve">$$
    \begin{aligned}
    \hat{\mathord{\smash[b]{\underset{\raise.3ex\hbox{$\scriptstyle\sim$}}{y}}\vphantom{y}}} &amp;= \mathbf{X}\hat{\mathord{\smash[b]{\underset{\raise.3ex\hbox{$\scriptstyle\sim$}}{\beta}}\vphantom{\beta}}}\\
    &amp;= \mathbf{X}({\mathbf{X}}^{\top}\mathbf{X})^{-1}{\mathbf{X}}^{\top}\mathord{\smash[b]{\underset{\raise.3ex\hbox{$\scriptstyle\sim$}}{y}}\vphantom{y}}\\
    &amp;= \mathbf{H}\mathord{\smash[b]{\underset{\raise.3ex\hbox{$\scriptstyle\sim$}}{y}}\vphantom{y}}.
    \end{aligned}
    $$</w:t>
        </w:r>
      </w:ins>
    </w:p>
    <w:p>
      <w:pPr>
        <w:pStyle w:val="FirstParagraph"/>
      </w:pPr>
      <w:ins w:id="21730" w:author="PR Preview" w:date="2026-01-01T00:00:00Z">
        <w:r>
          <w:t xml:space="preserve">Multiplying by</w:t>
        </w:r>
      </w:ins>
      <w:ins w:id="21731" w:author="PR Preview" w:date="2026-01-01T00:00:00Z">
        <w:r>
          <w:t xml:space="preserve"> </w:t>
        </w:r>
      </w:ins>
      <m:oMath>
        <m:r>
          <m:rPr>
            <m:sty m:val="bi"/>
          </m:rPr>
          <m:t>H</m:t>
        </m:r>
      </m:oMath>
      <w:ins w:id="21732" w:author="PR Preview" w:date="2026-01-01T00:00:00Z">
        <w:r>
          <w:t xml:space="preserve"> </w:t>
        </w:r>
      </w:ins>
      <w:ins w:id="21733" w:author="PR Preview" w:date="2026-01-01T00:00:00Z">
        <w:r>
          <w:t xml:space="preserve">“puts a hat”</w:t>
        </w:r>
      </w:ins>
      <w:ins w:id="21734" w:author="PR Preview" w:date="2026-01-01T00:00:00Z">
        <w:r>
          <w:t xml:space="preserve"> </w:t>
        </w:r>
      </w:ins>
      <w:ins w:id="21735" w:author="PR Preview" w:date="2026-01-01T00:00:00Z">
        <w:r>
          <w:t xml:space="preserve">on</w:t>
        </w:r>
      </w:ins>
      <w:ins w:id="21736" w:author="PR Preview" w:date="2026-01-01T00:00:00Z">
        <w:r>
          <w:t xml:space="preserve"> </w:t>
        </w:r>
      </w:ins>
      <w:ins w:id="21737" w:author="PR Preview" w:date="2026-01-01T00:00:00Z">
        <w:r>
          <w:t xml:space="preserve">$\mathord{\smash[b]{\underset{\raise.3ex\hbox{$\scriptstyle\sim$}}{y}}\vphantom{y}}$</w:t>
        </w:r>
      </w:ins>
      <w:ins w:id="21738" w:author="PR Preview" w:date="2026-01-01T00:00:00Z">
        <w:r>
          <w:t xml:space="preserve">,</w:t>
        </w:r>
      </w:ins>
      <w:ins w:id="21739" w:author="PR Preview" w:date="2026-01-01T00:00:00Z">
        <w:r>
          <w:t xml:space="preserve"> </w:t>
        </w:r>
      </w:ins>
      <w:ins w:id="21740" w:author="PR Preview" w:date="2026-01-01T00:00:00Z">
        <w:r>
          <w:t xml:space="preserve">which is where the name comes from.</w:t>
        </w:r>
      </w:ins>
      <w:ins w:id="21741" w:author="PR Preview" w:date="2026-01-01T00:00:00Z">
        <w:r>
          <w:t xml:space="preserve"> </w:t>
        </w:r>
      </w:ins>
      <w:ins w:id="21742" w:author="PR Preview" w:date="2026-01-01T00:00:00Z">
        <w:r>
          <w:t xml:space="preserve">In</w:t>
        </w:r>
      </w:ins>
      <w:ins w:id="21743" w:author="PR Preview" w:date="2026-01-01T00:00:00Z">
        <w:r>
          <w:t xml:space="preserve"> </w:t>
        </w:r>
      </w:ins>
      <w:hyperlink w:anchor="exm-hat-matrix">
        <w:ins w:id="21744" w:author="PR Preview" w:date="2026-01-01T00:00:00Z">
          <w:r>
            <w:rPr>
              <w:rStyle w:val="Hyperlink"/>
            </w:rPr>
            <w:t xml:space="preserve">Example 161</w:t>
          </w:r>
        </w:ins>
      </w:hyperlink>
      <w:ins w:id="21745" w:author="PR Preview" w:date="2026-01-01T00:00:00Z">
        <w:r>
          <w:t xml:space="preserve">,</w:t>
        </w:r>
      </w:ins>
      <w:ins w:id="21746" w:author="PR Preview" w:date="2026-01-01T00:00:00Z">
        <w:r>
          <w:t xml:space="preserve"> </w:t>
        </w:r>
      </w:ins>
      <m:oMath>
        <m:r>
          <m:rPr>
            <m:sty m:val="bi"/>
          </m:rPr>
          <m:t>H</m:t>
        </m:r>
      </m:oMath>
      <w:ins w:id="21747" w:author="PR Preview" w:date="2026-01-01T00:00:00Z">
        <w:r>
          <w:t xml:space="preserve"> </w:t>
        </w:r>
      </w:ins>
      <w:ins w:id="21748" w:author="PR Preview" w:date="2026-01-01T00:00:00Z">
        <w:r>
          <w:t xml:space="preserve">puts a hat on</w:t>
        </w:r>
      </w:ins>
      <w:ins w:id="21749" w:author="PR Preview" w:date="2026-01-01T00:00:00Z">
        <w:r>
          <w:t xml:space="preserve"> </w:t>
        </w:r>
      </w:ins>
      <w:ins w:id="21750" w:author="PR Preview" w:date="2026-01-01T00:00:00Z">
        <w:r>
          <w:t xml:space="preserve">$\mathord{\smash[b]{\underset{\raise.3ex\hbox{$\scriptstyle\sim$}}{y}}\vphantom{y}}$</w:t>
        </w:r>
      </w:ins>
      <w:ins w:id="21751" w:author="PR Preview" w:date="2026-01-01T00:00:00Z">
        <w:r>
          <w:t xml:space="preserve"> </w:t>
        </w:r>
      </w:ins>
      <w:ins w:id="21752" w:author="PR Preview" w:date="2026-01-01T00:00:00Z">
        <w:r>
          <w:t xml:space="preserve">by replacing each</w:t>
        </w:r>
      </w:ins>
      <w:ins w:id="21753" w:author="PR Preview" w:date="2026-01-01T00:00:00Z">
        <w:r>
          <w:t xml:space="preserve"> </w:t>
        </w:r>
      </w:ins>
      <m:oMath>
        <m:sSub>
          <m:e>
            <m:r>
              <m:t>y</m:t>
            </m:r>
          </m:e>
          <m:sub>
            <m:r>
              <m:t>i</m:t>
            </m:r>
          </m:sub>
        </m:sSub>
      </m:oMath>
      <w:ins w:id="21754" w:author="PR Preview" w:date="2026-01-01T00:00:00Z">
        <w:r>
          <w:t xml:space="preserve"> </w:t>
        </w:r>
      </w:ins>
      <w:ins w:id="21755" w:author="PR Preview" w:date="2026-01-01T00:00:00Z">
        <w:r>
          <w:t xml:space="preserve">with the sample mean</w:t>
        </w:r>
      </w:ins>
      <w:ins w:id="21756" w:author="PR Preview" w:date="2026-01-01T00:00:00Z">
        <w:r>
          <w:t xml:space="preserve"> </w:t>
        </w:r>
      </w:ins>
      <m:oMath>
        <m:acc>
          <m:accPr>
            <m:chr m:val="‾"/>
          </m:accPr>
          <m:e>
            <m:r>
              <m:t>y</m:t>
            </m:r>
          </m:e>
        </m:acc>
      </m:oMath>
      <w:ins w:id="21757" w:author="PR Preview" w:date="2026-01-01T00:00:00Z">
        <w:r>
          <w:t xml:space="preserve">.</w:t>
        </w:r>
      </w:ins>
    </w:p>
    <w:bookmarkEnd w:id="545"/>
    <w:bookmarkStart w:id="559" w:name="sec-orthogonal-projection"/>
    <w:p>
      <w:pPr>
        <w:pStyle w:val="Heading3"/>
      </w:pPr>
      <w:r>
        <w:t xml:space="preserve">20.1 Orthogonal projection onto a subspace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46" name="Picture"/>
                  <a:graphic>
                    <a:graphicData uri="http://schemas.openxmlformats.org/drawingml/2006/picture">
                      <pic:pic>
                        <pic:nvPicPr>
                          <pic:cNvPr descr="/opt/quarto/share/formats/docx/note.png" id="547"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 the second half of</w:t>
            </w:r>
            <w:r>
              <w:t xml:space="preserve"> </w:t>
            </w:r>
            <w:r>
              <w:t xml:space="preserve">Zhou (2024e)</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It connects the orthogonal projection matrices of</w:t>
            </w:r>
            <w:r>
              <w:t xml:space="preserve"> </w:t>
            </w:r>
            <w:hyperlink w:anchor="def-projection-matrix">
              <w:r>
                <w:rPr>
                  <w:rStyle w:val="Hyperlink"/>
                </w:rPr>
                <w:t xml:space="preserve">Definition 87</w:t>
              </w:r>
            </w:hyperlink>
            <w:r>
              <w:t xml:space="preserve">,</w:t>
            </w:r>
            <w:r>
              <w:t xml:space="preserve"> </w:t>
            </w:r>
            <w:r>
              <w:t xml:space="preserve">defined by an algebraic property,</w:t>
            </w:r>
            <w:r>
              <w:t xml:space="preserve"> </w:t>
            </w:r>
            <w:r>
              <w:t xml:space="preserve">to the geometric decomposition of</w:t>
            </w:r>
            <w:r>
              <w:t xml:space="preserve"> </w:t>
            </w:r>
            <w:hyperlink w:anchor="thm-orthogonal-direct-sum">
              <w:r>
                <w:rPr>
                  <w:rStyle w:val="Hyperlink"/>
                </w:rPr>
                <w:t xml:space="preserve">Theorem 53</w:t>
              </w:r>
            </w:hyperlink>
            <w:r>
              <w:t xml:space="preserve">.</w:t>
            </w:r>
          </w:p>
          <w:p/>
        </w:tc>
      </w:tr>
    </w:tbl>
    <w:bookmarkStart w:id="548" w:name="def-orthogonal-projection"/>
    <w:p>
      <w:pPr>
        <w:pStyle w:val="BodyText"/>
      </w:pPr>
      <w:del w:id="21758" w:author="PR Preview" w:date="2026-01-01T00:00:00Z">
        <w:r>
          <w:rPr>
            <w:b/>
            <w:bCs/>
          </w:rPr>
          <w:delText xml:space="preserve">Definition 108 (Orthogonal projection onto a subspace)</w:delText>
        </w:r>
      </w:del>
      <w:del w:id="21759" w:author="PR Preview" w:date="2026-01-01T00:00:00Z">
        <w:r>
          <w:delText xml:space="preserve"> </w:delText>
        </w:r>
      </w:del>
      <w:del w:id="21760" w:author="PR Preview" w:date="2026-01-01T00:00:00Z">
        <w:r>
          <w:delText xml:space="preserve">Let</w:delText>
        </w:r>
      </w:del>
      <w:del w:id="21761" w:author="PR Preview" w:date="2026-01-01T00:00:00Z">
        <w:r>
          <w:delText xml:space="preserve"> </w:delText>
        </w:r>
      </w:del>
      <m:oMath>
        <m:r>
          <m:rPr>
            <m:scr m:val="script"/>
            <m:sty m:val="p"/>
          </m:rPr>
          <m:t>S</m:t>
        </m:r>
      </m:oMath>
      <w:del w:id="21762" w:author="PR Preview" w:date="2026-01-01T00:00:00Z">
        <w:r>
          <w:delText xml:space="preserve"> </w:delText>
        </w:r>
      </w:del>
      <w:del w:id="21763" w:author="PR Preview" w:date="2026-01-01T00:00:00Z">
        <w:r>
          <w:delText xml:space="preserve">be a subspace of</w:delText>
        </w:r>
      </w:del>
      <w:del w:id="21764" w:author="PR Preview" w:date="2026-01-01T00:00:00Z">
        <w:r>
          <w:delText xml:space="preserve"> </w:delText>
        </w:r>
      </w:del>
      <m:oMath>
        <m:sSup>
          <m:e>
            <m:r>
              <m:rPr>
                <m:scr m:val="double-struck"/>
                <m:sty m:val="p"/>
              </m:rPr>
              <m:t>R</m:t>
            </m:r>
          </m:e>
          <m:sup>
            <m:r>
              <m:t>p</m:t>
            </m:r>
          </m:sup>
        </m:sSup>
      </m:oMath>
      <w:del w:id="21765" w:author="PR Preview" w:date="2026-01-01T00:00:00Z">
        <w:r>
          <w:delText xml:space="preserve"> </w:delText>
        </w:r>
      </w:del>
      <w:del w:id="21766" w:author="PR Preview" w:date="2026-01-01T00:00:00Z">
        <w:r>
          <w:delText xml:space="preserve">and</w:delText>
        </w:r>
      </w:del>
      <w:del w:id="21767"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1768" w:author="PR Preview" w:date="2026-01-01T00:00:00Z">
        <w:r>
          <w:delText xml:space="preserve">.</w:delText>
        </w:r>
      </w:del>
      <w:del w:id="21769" w:author="PR Preview" w:date="2026-01-01T00:00:00Z">
        <w:r>
          <w:delText xml:space="preserve"> </w:delText>
        </w:r>
      </w:del>
      <w:del w:id="21770" w:author="PR Preview" w:date="2026-01-01T00:00:00Z">
        <w:r>
          <w:delText xml:space="preserve">By</w:delText>
        </w:r>
      </w:del>
      <w:del w:id="21771" w:author="PR Preview" w:date="2026-01-01T00:00:00Z">
        <w:r>
          <w:delText xml:space="preserve"> </w:delText>
        </w:r>
      </w:del>
      <w:hyperlink w:anchor="thm-orthogonal-direct-sum">
        <w:del w:id="21772" w:author="PR Preview" w:date="2026-01-01T00:00:00Z">
          <w:r>
            <w:rPr>
              <w:rStyle w:val="Hyperlink"/>
            </w:rPr>
            <w:delText xml:space="preserve">Theorem 53</w:delText>
          </w:r>
        </w:del>
      </w:hyperlink>
      <w:del w:id="21773" w:author="PR Preview" w:date="2026-01-01T00:00:00Z">
        <w:r>
          <w:delText xml:space="preserve">,</w:delText>
        </w:r>
      </w:del>
      <w:del w:id="21774"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21775" w:author="PR Preview" w:date="2026-01-01T00:00:00Z">
        <w:r>
          <w:delText xml:space="preserve"> </w:delText>
        </w:r>
      </w:del>
      <w:del w:id="21776" w:author="PR Preview" w:date="2026-01-01T00:00:00Z">
        <w:r>
          <w:delText xml:space="preserve">for exactly one</w:delText>
        </w:r>
      </w:del>
      <w:del w:id="21777" w:author="PR Preview" w:date="2026-01-01T00:00:00Z">
        <w:r>
          <w:delText xml:space="preserve"> </w:delText>
        </w:r>
      </w:del>
      <m:oMath>
        <m:limLow>
          <m:e>
            <m:r>
              <m:t>u</m:t>
            </m:r>
          </m:e>
          <m:lim>
            <m:r>
              <m:rPr>
                <m:sty m:val="p"/>
              </m:rPr>
              <m:t>∼</m:t>
            </m:r>
          </m:lim>
        </m:limLow>
        <m:r>
          <m:rPr>
            <m:sty m:val="p"/>
          </m:rPr>
          <m:t>∈</m:t>
        </m:r>
        <m:r>
          <m:rPr>
            <m:scr m:val="script"/>
            <m:sty m:val="p"/>
          </m:rPr>
          <m:t>S</m:t>
        </m:r>
      </m:oMath>
      <w:del w:id="21778" w:author="PR Preview" w:date="2026-01-01T00:00:00Z">
        <w:r>
          <w:delText xml:space="preserve"> </w:delText>
        </w:r>
      </w:del>
      <w:del w:id="21779" w:author="PR Preview" w:date="2026-01-01T00:00:00Z">
        <w:r>
          <w:delText xml:space="preserve">and</w:delText>
        </w:r>
      </w:del>
      <w:del w:id="21780" w:author="PR Preview" w:date="2026-01-01T00:00:00Z">
        <w:r>
          <w:delText xml:space="preserve"> </w:delText>
        </w:r>
      </w:del>
      <m:oMath>
        <m:limLow>
          <m:e>
            <m:r>
              <m:t>v</m:t>
            </m:r>
          </m:e>
          <m:lim>
            <m:r>
              <m:rPr>
                <m:sty m:val="p"/>
              </m:rPr>
              <m:t>∼</m:t>
            </m:r>
          </m:lim>
        </m:limLow>
        <m:r>
          <m:rPr>
            <m:sty m:val="p"/>
          </m:rPr>
          <m:t>∈</m:t>
        </m:r>
        <m:sSup>
          <m:e>
            <m:r>
              <m:rPr>
                <m:scr m:val="script"/>
                <m:sty m:val="p"/>
              </m:rPr>
              <m:t>S</m:t>
            </m:r>
          </m:e>
          <m:sup>
            <m:r>
              <m:rPr>
                <m:sty m:val="p"/>
              </m:rPr>
              <m:t>⟂</m:t>
            </m:r>
          </m:sup>
        </m:sSup>
      </m:oMath>
      <w:del w:id="21781" w:author="PR Preview" w:date="2026-01-01T00:00:00Z">
        <w:r>
          <w:delText xml:space="preserve">.</w:delText>
        </w:r>
      </w:del>
      <w:del w:id="21782" w:author="PR Preview" w:date="2026-01-01T00:00:00Z">
        <w:r>
          <w:delText xml:space="preserve"> </w:delText>
        </w:r>
      </w:del>
      <w:del w:id="21783" w:author="PR Preview" w:date="2026-01-01T00:00:00Z">
        <w:r>
          <w:delText xml:space="preserve">The vector</w:delText>
        </w:r>
      </w:del>
      <w:del w:id="21784" w:author="PR Preview" w:date="2026-01-01T00:00:00Z">
        <w:r>
          <w:delText xml:space="preserve"> </w:delText>
        </w:r>
      </w:del>
      <m:oMath>
        <m:limLow>
          <m:e>
            <m:r>
              <m:t>u</m:t>
            </m:r>
          </m:e>
          <m:lim>
            <m:r>
              <m:rPr>
                <m:sty m:val="p"/>
              </m:rPr>
              <m:t>∼</m:t>
            </m:r>
          </m:lim>
        </m:limLow>
      </m:oMath>
      <w:del w:id="21785" w:author="PR Preview" w:date="2026-01-01T00:00:00Z">
        <w:r>
          <w:delText xml:space="preserve"> </w:delText>
        </w:r>
      </w:del>
      <w:del w:id="21786" w:author="PR Preview" w:date="2026-01-01T00:00:00Z">
        <w:r>
          <w:delText xml:space="preserve">is the</w:delText>
        </w:r>
      </w:del>
      <w:del w:id="21787" w:author="PR Preview" w:date="2026-01-01T00:00:00Z">
        <w:r>
          <w:delText xml:space="preserve"> </w:delText>
        </w:r>
      </w:del>
      <w:del w:id="21788" w:author="PR Preview" w:date="2026-01-01T00:00:00Z">
        <w:r>
          <w:rPr>
            <w:b/>
            <w:bCs/>
          </w:rPr>
          <w:delText xml:space="preserve">orthogonal projection</w:delText>
        </w:r>
      </w:del>
      <w:del w:id="21789" w:author="PR Preview" w:date="2026-01-01T00:00:00Z">
        <w:r>
          <w:delText xml:space="preserve"> </w:delText>
        </w:r>
      </w:del>
      <w:del w:id="21790" w:author="PR Preview" w:date="2026-01-01T00:00:00Z">
        <w:r>
          <w:delText xml:space="preserve">of</w:delText>
        </w:r>
      </w:del>
      <w:del w:id="21791" w:author="PR Preview" w:date="2026-01-01T00:00:00Z">
        <w:r>
          <w:delText xml:space="preserve"> </w:delText>
        </w:r>
      </w:del>
      <m:oMath>
        <m:limLow>
          <m:e>
            <m:r>
              <m:t>y</m:t>
            </m:r>
          </m:e>
          <m:lim>
            <m:r>
              <m:rPr>
                <m:sty m:val="p"/>
              </m:rPr>
              <m:t>∼</m:t>
            </m:r>
          </m:lim>
        </m:limLow>
      </m:oMath>
      <w:del w:id="21792" w:author="PR Preview" w:date="2026-01-01T00:00:00Z">
        <w:r>
          <w:delText xml:space="preserve"> </w:delText>
        </w:r>
      </w:del>
      <w:del w:id="21793" w:author="PR Preview" w:date="2026-01-01T00:00:00Z">
        <w:r>
          <w:delText xml:space="preserve">onto</w:delText>
        </w:r>
      </w:del>
      <w:del w:id="21794" w:author="PR Preview" w:date="2026-01-01T00:00:00Z">
        <w:r>
          <w:delText xml:space="preserve"> </w:delText>
        </w:r>
      </w:del>
      <m:oMath>
        <m:r>
          <m:rPr>
            <m:scr m:val="script"/>
            <m:sty m:val="p"/>
          </m:rPr>
          <m:t>S</m:t>
        </m:r>
      </m:oMath>
      <w:del w:id="21795" w:author="PR Preview" w:date="2026-01-01T00:00:00Z">
        <w:r>
          <w:delText xml:space="preserve">.</w:delText>
        </w:r>
      </w:del>
      <w:del w:id="21796" w:author="PR Preview" w:date="2026-01-01T00:00:00Z">
        <w:r>
          <w:delText xml:space="preserve"> </w:delText>
        </w:r>
      </w:del>
      <w:del w:id="21797" w:author="PR Preview" w:date="2026-01-01T00:00:00Z">
        <w:r>
          <w:delText xml:space="preserve">It is the projection of</w:delText>
        </w:r>
      </w:del>
      <w:del w:id="21798" w:author="PR Preview" w:date="2026-01-01T00:00:00Z">
        <w:r>
          <w:delText xml:space="preserve"> </w:delText>
        </w:r>
      </w:del>
      <m:oMath>
        <m:limLow>
          <m:e>
            <m:r>
              <m:t>y</m:t>
            </m:r>
          </m:e>
          <m:lim>
            <m:r>
              <m:rPr>
                <m:sty m:val="p"/>
              </m:rPr>
              <m:t>∼</m:t>
            </m:r>
          </m:lim>
        </m:limLow>
      </m:oMath>
      <w:del w:id="21799" w:author="PR Preview" w:date="2026-01-01T00:00:00Z">
        <w:r>
          <w:delText xml:space="preserve"> </w:delText>
        </w:r>
      </w:del>
      <w:del w:id="21800" w:author="PR Preview" w:date="2026-01-01T00:00:00Z">
        <w:r>
          <w:delText xml:space="preserve">onto</w:delText>
        </w:r>
      </w:del>
      <w:del w:id="21801" w:author="PR Preview" w:date="2026-01-01T00:00:00Z">
        <w:r>
          <w:delText xml:space="preserve"> </w:delText>
        </w:r>
      </w:del>
      <m:oMath>
        <m:r>
          <m:rPr>
            <m:scr m:val="script"/>
            <m:sty m:val="p"/>
          </m:rPr>
          <m:t>S</m:t>
        </m:r>
      </m:oMath>
      <w:del w:id="21802" w:author="PR Preview" w:date="2026-01-01T00:00:00Z">
        <w:r>
          <w:delText xml:space="preserve"> </w:delText>
        </w:r>
      </w:del>
      <w:del w:id="21803" w:author="PR Preview" w:date="2026-01-01T00:00:00Z">
        <w:r>
          <w:delText xml:space="preserve">along</w:delText>
        </w:r>
      </w:del>
      <w:del w:id="21804" w:author="PR Preview" w:date="2026-01-01T00:00:00Z">
        <w:r>
          <w:delText xml:space="preserve"> </w:delText>
        </w:r>
      </w:del>
      <m:oMath>
        <m:sSup>
          <m:e>
            <m:r>
              <m:rPr>
                <m:scr m:val="script"/>
                <m:sty m:val="p"/>
              </m:rPr>
              <m:t>S</m:t>
            </m:r>
          </m:e>
          <m:sup>
            <m:r>
              <m:rPr>
                <m:sty m:val="p"/>
              </m:rPr>
              <m:t>⟂</m:t>
            </m:r>
          </m:sup>
        </m:sSup>
      </m:oMath>
      <w:del w:id="21805" w:author="PR Preview" w:date="2026-01-01T00:00:00Z">
        <w:r>
          <w:delText xml:space="preserve"> </w:delText>
        </w:r>
      </w:del>
      <w:del w:id="21806" w:author="PR Preview" w:date="2026-01-01T00:00:00Z">
        <w:r>
          <w:delText xml:space="preserve">(</w:delText>
        </w:r>
      </w:del>
      <w:hyperlink w:anchor="def-projection">
        <w:del w:id="21807" w:author="PR Preview" w:date="2026-01-01T00:00:00Z">
          <w:r>
            <w:rPr>
              <w:rStyle w:val="Hyperlink"/>
            </w:rPr>
            <w:delText xml:space="preserve">Definition 66</w:delText>
          </w:r>
        </w:del>
      </w:hyperlink>
      <w:del w:id="21808" w:author="PR Preview" w:date="2026-01-01T00:00:00Z">
        <w:r>
          <w:delText xml:space="preserve">).</w:delText>
        </w:r>
      </w:del>
    </w:p>
    <w:p>
      <w:pPr>
        <w:pStyle w:val="BodyText"/>
      </w:pPr>
      <w:del w:id="21809" w:author="PR Preview" w:date="2026-01-01T00:00:00Z">
        <w:r>
          <w:rPr>
            <w:b/>
            <w:bCs/>
          </w:rPr>
          <w:delText xml:space="preserve">Example 163 (Projecting onto a line in</w:delText>
        </w:r>
      </w:del>
      <w:del w:id="21810" w:author="PR Preview" w:date="2026-01-01T00:00:00Z">
        <w:r>
          <w:rPr>
            <w:b/>
            <w:bCs/>
          </w:rPr>
          <w:delText xml:space="preserve"> </w:delText>
        </w:r>
      </w:del>
      <m:oMath>
        <m:sSup>
          <m:e>
            <m:r>
              <m:rPr>
                <m:scr m:val="double-struck"/>
                <m:sty m:val="p"/>
              </m:rPr>
              <m:t>R</m:t>
            </m:r>
          </m:e>
          <m:sup>
            <m:r>
              <m:t>3</m:t>
            </m:r>
          </m:sup>
        </m:sSup>
      </m:oMath>
      <w:del w:id="21811" w:author="PR Preview" w:date="2026-01-01T00:00:00Z">
        <w:r>
          <w:rPr>
            <w:b/>
            <w:bCs/>
          </w:rPr>
          <w:delText xml:space="preserve">)</w:delText>
        </w:r>
      </w:del>
      <w:del w:id="21812" w:author="PR Preview" w:date="2026-01-01T00:00:00Z">
        <w:r>
          <w:delText xml:space="preserve"> </w:delText>
        </w:r>
      </w:del>
      <w:del w:id="21813" w:author="PR Preview" w:date="2026-01-01T00:00:00Z">
        <w:r>
          <w:delText xml:space="preserve">In</w:delText>
        </w:r>
      </w:del>
      <w:del w:id="21814" w:author="PR Preview" w:date="2026-01-01T00:00:00Z">
        <w:r>
          <w:delText xml:space="preserve"> </w:delText>
        </w:r>
      </w:del>
      <w:hyperlink w:anchor="exm-orthogonal-direct-sum">
        <w:del w:id="21815" w:author="PR Preview" w:date="2026-01-01T00:00:00Z">
          <w:r>
            <w:rPr>
              <w:rStyle w:val="Hyperlink"/>
            </w:rPr>
            <w:delText xml:space="preserve">Example 93</w:delText>
          </w:r>
        </w:del>
      </w:hyperlink>
      <w:del w:id="21816" w:author="PR Preview" w:date="2026-01-01T00:00:00Z">
        <w:r>
          <w:delText xml:space="preserve">,</w:delText>
        </w:r>
      </w:del>
      <w:del w:id="21817"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1818" w:author="PR Preview" w:date="2026-01-01T00:00:00Z">
        <w:r>
          <w:delText xml:space="preserve"> </w:delText>
        </w:r>
      </w:del>
      <w:del w:id="21819" w:author="PR Preview" w:date="2026-01-01T00:00:00Z">
        <w:r>
          <w:delText xml:space="preserve">splits as</w:delText>
        </w:r>
      </w:del>
      <w:del w:id="21820"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del w:id="21821" w:author="PR Preview" w:date="2026-01-01T00:00:00Z">
        <w:r>
          <w:delText xml:space="preserve">,</w:delText>
        </w:r>
      </w:del>
      <w:del w:id="21822" w:author="PR Preview" w:date="2026-01-01T00:00:00Z">
        <w:r>
          <w:delText xml:space="preserve"> </w:delText>
        </w:r>
      </w:del>
      <w:del w:id="21823" w:author="PR Preview" w:date="2026-01-01T00:00:00Z">
        <w:r>
          <w:delText xml:space="preserve">with</w:delText>
        </w:r>
      </w:del>
      <w:del w:id="21824" w:author="PR Preview" w:date="2026-01-01T00:00:00Z">
        <w:r>
          <w:delText xml:space="preserve"> </w:delText>
        </w:r>
      </w:del>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1825" w:author="PR Preview" w:date="2026-01-01T00:00:00Z">
        <w:r>
          <w:delText xml:space="preserve"> </w:delText>
        </w:r>
      </w:del>
      <w:del w:id="21826" w:author="PR Preview" w:date="2026-01-01T00:00:00Z">
        <w:r>
          <w:delText xml:space="preserve">and</w:delText>
        </w:r>
      </w:del>
      <w:del w:id="21827"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del w:id="21828" w:author="PR Preview" w:date="2026-01-01T00:00:00Z">
        <w:r>
          <w:delText xml:space="preserve">.</w:delText>
        </w:r>
      </w:del>
      <w:del w:id="21829" w:author="PR Preview" w:date="2026-01-01T00:00:00Z">
        <w:r>
          <w:delText xml:space="preserve"> </w:delText>
        </w:r>
      </w:del>
      <w:del w:id="21830" w:author="PR Preview" w:date="2026-01-01T00:00:00Z">
        <w:r>
          <w:delText xml:space="preserve">So the orthogonal projection of</w:delText>
        </w:r>
      </w:del>
      <w:del w:id="21831" w:author="PR Preview" w:date="2026-01-01T00:00:00Z">
        <w:r>
          <w:delText xml:space="preserve"> </w:delText>
        </w:r>
      </w:del>
      <m:oMath>
        <m:r>
          <m:rPr>
            <m:sty m:val="p"/>
          </m:rPr>
          <m:t>(</m:t>
        </m:r>
        <m:r>
          <m:t>3</m:t>
        </m:r>
        <m:r>
          <m:rPr>
            <m:sty m:val="p"/>
          </m:rPr>
          <m:t>,</m:t>
        </m:r>
        <m:r>
          <m:t>1</m:t>
        </m:r>
        <m:r>
          <m:rPr>
            <m:sty m:val="p"/>
          </m:rPr>
          <m:t>,</m:t>
        </m:r>
        <m:r>
          <m:t>2</m:t>
        </m:r>
        <m:r>
          <m:rPr>
            <m:sty m:val="p"/>
          </m:rPr>
          <m:t>)</m:t>
        </m:r>
      </m:oMath>
      <w:del w:id="21832" w:author="PR Preview" w:date="2026-01-01T00:00:00Z">
        <w:r>
          <w:delText xml:space="preserve"> </w:delText>
        </w:r>
      </w:del>
      <w:del w:id="21833" w:author="PR Preview" w:date="2026-01-01T00:00:00Z">
        <w:r>
          <w:delText xml:space="preserve">onto</w:delText>
        </w:r>
      </w:del>
      <w:del w:id="21834" w:author="PR Preview" w:date="2026-01-01T00:00:00Z">
        <w:r>
          <w:delText xml:space="preserve"> </w:delText>
        </w:r>
      </w:del>
      <m:oMath>
        <m:r>
          <m:rPr>
            <m:scr m:val="script"/>
            <m:sty m:val="p"/>
          </m:rPr>
          <m:t>S</m:t>
        </m:r>
      </m:oMath>
      <w:del w:id="21835" w:author="PR Preview" w:date="2026-01-01T00:00:00Z">
        <w:r>
          <w:delText xml:space="preserve"> </w:delText>
        </w:r>
      </w:del>
      <w:del w:id="21836" w:author="PR Preview" w:date="2026-01-01T00:00:00Z">
        <w:r>
          <w:delText xml:space="preserve">is</w:delText>
        </w:r>
      </w:del>
      <w:del w:id="21837" w:author="PR Preview" w:date="2026-01-01T00:00:00Z">
        <w:r>
          <w:delText xml:space="preserve"> </w:delText>
        </w:r>
      </w:del>
      <m:oMath>
        <m:r>
          <m:rPr>
            <m:sty m:val="p"/>
          </m:rPr>
          <m:t>(</m:t>
        </m:r>
        <m:r>
          <m:t>2</m:t>
        </m:r>
        <m:r>
          <m:rPr>
            <m:sty m:val="p"/>
          </m:rPr>
          <m:t>,</m:t>
        </m:r>
        <m:r>
          <m:t>2</m:t>
        </m:r>
        <m:r>
          <m:rPr>
            <m:sty m:val="p"/>
          </m:rPr>
          <m:t>,</m:t>
        </m:r>
        <m:r>
          <m:t>0</m:t>
        </m:r>
        <m:r>
          <m:rPr>
            <m:sty m:val="p"/>
          </m:rPr>
          <m:t>)</m:t>
        </m:r>
      </m:oMath>
      <w:del w:id="21838" w:author="PR Preview" w:date="2026-01-01T00:00:00Z">
        <w:r>
          <w:delText xml:space="preserve">.</w:delText>
        </w:r>
      </w:del>
      <w:del w:id="21839" w:author="PR Preview" w:date="2026-01-01T00:00:00Z">
        <w:r>
          <w:delText xml:space="preserve"> </w:delText>
        </w:r>
      </w:del>
      <w:del w:id="21840" w:author="PR Preview" w:date="2026-01-01T00:00:00Z">
        <w:r>
          <w:delText xml:space="preserve">A vector already in</w:delText>
        </w:r>
      </w:del>
      <w:del w:id="21841" w:author="PR Preview" w:date="2026-01-01T00:00:00Z">
        <w:r>
          <w:delText xml:space="preserve"> </w:delText>
        </w:r>
      </w:del>
      <m:oMath>
        <m:r>
          <m:rPr>
            <m:scr m:val="script"/>
            <m:sty m:val="p"/>
          </m:rPr>
          <m:t>S</m:t>
        </m:r>
      </m:oMath>
      <w:del w:id="21842" w:author="PR Preview" w:date="2026-01-01T00:00:00Z">
        <w:r>
          <w:delText xml:space="preserve">, such as</w:delText>
        </w:r>
      </w:del>
      <w:del w:id="21843" w:author="PR Preview" w:date="2026-01-01T00:00:00Z">
        <w:r>
          <w:delText xml:space="preserve"> </w:delText>
        </w:r>
      </w:del>
      <m:oMath>
        <m:r>
          <m:rPr>
            <m:sty m:val="p"/>
          </m:rPr>
          <m:t>(</m:t>
        </m:r>
        <m:r>
          <m:t>5</m:t>
        </m:r>
        <m:r>
          <m:rPr>
            <m:sty m:val="p"/>
          </m:rPr>
          <m:t>,</m:t>
        </m:r>
        <m:r>
          <m:t>5</m:t>
        </m:r>
        <m:r>
          <m:rPr>
            <m:sty m:val="p"/>
          </m:rPr>
          <m:t>,</m:t>
        </m:r>
        <m:r>
          <m:t>0</m:t>
        </m:r>
        <m:r>
          <m:rPr>
            <m:sty m:val="p"/>
          </m:rPr>
          <m:t>)</m:t>
        </m:r>
      </m:oMath>
      <w:del w:id="21844" w:author="PR Preview" w:date="2026-01-01T00:00:00Z">
        <w:r>
          <w:delText xml:space="preserve">,</w:delText>
        </w:r>
      </w:del>
      <w:del w:id="21845" w:author="PR Preview" w:date="2026-01-01T00:00:00Z">
        <w:r>
          <w:delText xml:space="preserve"> </w:delText>
        </w:r>
      </w:del>
      <w:del w:id="21846" w:author="PR Preview" w:date="2026-01-01T00:00:00Z">
        <w:r>
          <w:delText xml:space="preserve">is its own projection, since</w:delText>
        </w:r>
      </w:del>
      <w:del w:id="21847" w:author="PR Preview" w:date="2026-01-01T00:00:00Z">
        <w:r>
          <w:delText xml:space="preserve"> </w:delText>
        </w:r>
      </w:del>
      <m:oMath>
        <m:r>
          <m:rPr>
            <m:sty m:val="p"/>
          </m:rPr>
          <m:t>(</m:t>
        </m:r>
        <m:r>
          <m:t>5</m:t>
        </m:r>
        <m:r>
          <m:rPr>
            <m:sty m:val="p"/>
          </m:rPr>
          <m:t>,</m:t>
        </m:r>
        <m:r>
          <m:t>5</m:t>
        </m:r>
        <m:r>
          <m:rPr>
            <m:sty m:val="p"/>
          </m:rPr>
          <m:t>,</m:t>
        </m:r>
        <m:r>
          <m:t>0</m:t>
        </m:r>
        <m:r>
          <m:rPr>
            <m:sty m:val="p"/>
          </m:rPr>
          <m:t>)</m:t>
        </m:r>
        <m:r>
          <m:rPr>
            <m:sty m:val="p"/>
          </m:rPr>
          <m:t>=</m:t>
        </m:r>
        <m:r>
          <m:rPr>
            <m:sty m:val="p"/>
          </m:rPr>
          <m:t>(</m:t>
        </m:r>
        <m:r>
          <m:t>5</m:t>
        </m:r>
        <m:r>
          <m:rPr>
            <m:sty m:val="p"/>
          </m:rPr>
          <m:t>,</m:t>
        </m:r>
        <m:r>
          <m:t>5</m:t>
        </m:r>
        <m:r>
          <m:rPr>
            <m:sty m:val="p"/>
          </m:rPr>
          <m:t>,</m:t>
        </m:r>
        <m:r>
          <m:t>0</m:t>
        </m:r>
        <m:r>
          <m:rPr>
            <m:sty m:val="p"/>
          </m:rPr>
          <m:t>)</m:t>
        </m:r>
        <m:r>
          <m:rPr>
            <m:sty m:val="p"/>
          </m:rPr>
          <m:t>+</m:t>
        </m:r>
        <m:limLow>
          <m:e>
            <m:r>
              <m:t>0</m:t>
            </m:r>
          </m:e>
          <m:lim>
            <m:r>
              <m:rPr>
                <m:sty m:val="p"/>
              </m:rPr>
              <m:t>∼</m:t>
            </m:r>
          </m:lim>
        </m:limLow>
      </m:oMath>
      <w:del w:id="21848" w:author="PR Preview" w:date="2026-01-01T00:00:00Z">
        <w:r>
          <w:delText xml:space="preserve"> </w:delText>
        </w:r>
      </w:del>
      <w:del w:id="21849" w:author="PR Preview" w:date="2026-01-01T00:00:00Z">
        <w:r>
          <w:delText xml:space="preserve">and</w:delText>
        </w:r>
      </w:del>
      <w:del w:id="21850" w:author="PR Preview" w:date="2026-01-01T00:00:00Z">
        <w:r>
          <w:delText xml:space="preserve"> </w:delText>
        </w:r>
      </w:del>
      <m:oMath>
        <m:limLow>
          <m:e>
            <m:r>
              <m:t>0</m:t>
            </m:r>
          </m:e>
          <m:lim>
            <m:r>
              <m:rPr>
                <m:sty m:val="p"/>
              </m:rPr>
              <m:t>∼</m:t>
            </m:r>
          </m:lim>
        </m:limLow>
        <m:r>
          <m:rPr>
            <m:sty m:val="p"/>
          </m:rPr>
          <m:t>∈</m:t>
        </m:r>
        <m:sSup>
          <m:e>
            <m:r>
              <m:rPr>
                <m:scr m:val="script"/>
                <m:sty m:val="p"/>
              </m:rPr>
              <m:t>S</m:t>
            </m:r>
          </m:e>
          <m:sup>
            <m:r>
              <m:rPr>
                <m:sty m:val="p"/>
              </m:rPr>
              <m:t>⟂</m:t>
            </m:r>
          </m:sup>
        </m:sSup>
      </m:oMath>
      <w:del w:id="21851" w:author="PR Preview" w:date="2026-01-01T00:00:00Z">
        <w:r>
          <w:delText xml:space="preserve"> </w:delText>
        </w:r>
      </w:del>
      <w:del w:id="21852" w:author="PR Preview" w:date="2026-01-01T00:00:00Z">
        <w:r>
          <w:delText xml:space="preserve">(</w:delText>
        </w:r>
      </w:del>
      <w:hyperlink w:anchor="thm-orthogonal-complement-subspace">
        <w:del w:id="21853" w:author="PR Preview" w:date="2026-01-01T00:00:00Z">
          <w:r>
            <w:rPr>
              <w:rStyle w:val="Hyperlink"/>
            </w:rPr>
            <w:delText xml:space="preserve">Theorem 51</w:delText>
          </w:r>
        </w:del>
      </w:hyperlink>
      <w:del w:id="21854" w:author="PR Preview" w:date="2026-01-01T00:00:00Z">
        <w:r>
          <w:delText xml:space="preserve">,</w:delText>
        </w:r>
      </w:del>
      <w:del w:id="21855" w:author="PR Preview" w:date="2026-01-01T00:00:00Z">
        <w:r>
          <w:delText xml:space="preserve"> </w:delText>
        </w:r>
      </w:del>
      <w:hyperlink w:anchor="thm-subspace-zero">
        <w:del w:id="21856" w:author="PR Preview" w:date="2026-01-01T00:00:00Z">
          <w:r>
            <w:rPr>
              <w:rStyle w:val="Hyperlink"/>
            </w:rPr>
            <w:delText xml:space="preserve">Theorem 21</w:delText>
          </w:r>
        </w:del>
      </w:hyperlink>
      <w:del w:id="21857" w:author="PR Preview" w:date="2026-01-01T00:00:00Z">
        <w:r>
          <w:delText xml:space="preserve">);</w:delText>
        </w:r>
      </w:del>
      <w:del w:id="21858" w:author="PR Preview" w:date="2026-01-01T00:00:00Z">
        <w:r>
          <w:delText xml:space="preserve"> </w:delText>
        </w:r>
      </w:del>
      <w:del w:id="21859" w:author="PR Preview" w:date="2026-01-01T00:00:00Z">
        <w:r>
          <w:delText xml:space="preserve">a vector of</w:delText>
        </w:r>
      </w:del>
      <w:del w:id="21860" w:author="PR Preview" w:date="2026-01-01T00:00:00Z">
        <w:r>
          <w:delText xml:space="preserve"> </w:delText>
        </w:r>
      </w:del>
      <m:oMath>
        <m:sSup>
          <m:e>
            <m:r>
              <m:rPr>
                <m:scr m:val="script"/>
                <m:sty m:val="p"/>
              </m:rPr>
              <m:t>S</m:t>
            </m:r>
          </m:e>
          <m:sup>
            <m:r>
              <m:rPr>
                <m:sty m:val="p"/>
              </m:rPr>
              <m:t>⟂</m:t>
            </m:r>
          </m:sup>
        </m:sSup>
      </m:oMath>
      <w:del w:id="21861" w:author="PR Preview" w:date="2026-01-01T00:00:00Z">
        <w:r>
          <w:delText xml:space="preserve">, such as</w:delText>
        </w:r>
      </w:del>
      <w:del w:id="21862"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oMath>
      <w:del w:id="21863" w:author="PR Preview" w:date="2026-01-01T00:00:00Z">
        <w:r>
          <w:delText xml:space="preserve">,</w:delText>
        </w:r>
      </w:del>
      <w:del w:id="21864" w:author="PR Preview" w:date="2026-01-01T00:00:00Z">
        <w:r>
          <w:delText xml:space="preserve"> </w:delText>
        </w:r>
      </w:del>
      <w:del w:id="21865" w:author="PR Preview" w:date="2026-01-01T00:00:00Z">
        <w:r>
          <w:delText xml:space="preserve">projects to</w:delText>
        </w:r>
      </w:del>
      <w:del w:id="21866" w:author="PR Preview" w:date="2026-01-01T00:00:00Z">
        <w:r>
          <w:delText xml:space="preserve"> </w:delText>
        </w:r>
      </w:del>
      <m:oMath>
        <m:limLow>
          <m:e>
            <m:r>
              <m:t>0</m:t>
            </m:r>
          </m:e>
          <m:lim>
            <m:r>
              <m:rPr>
                <m:sty m:val="p"/>
              </m:rPr>
              <m:t>∼</m:t>
            </m:r>
          </m:lim>
        </m:limLow>
      </m:oMath>
      <w:del w:id="21867" w:author="PR Preview" w:date="2026-01-01T00:00:00Z">
        <w:r>
          <w:delText xml:space="preserve">, since</w:delText>
        </w:r>
      </w:del>
      <w:del w:id="21868" w:author="PR Preview" w:date="2026-01-01T00:00:00Z">
        <w:r>
          <w:delText xml:space="preserve"> </w:delText>
        </w:r>
      </w:del>
      <m:oMath>
        <m:r>
          <m:rPr>
            <m:sty m:val="p"/>
          </m:rPr>
          <m:t>(</m:t>
        </m:r>
        <m:r>
          <m:t>1</m:t>
        </m:r>
        <m:r>
          <m:rPr>
            <m:sty m:val="p"/>
          </m:rPr>
          <m:t>,</m:t>
        </m:r>
        <m:r>
          <m:rPr>
            <m:sty m:val="p"/>
          </m:rPr>
          <m:t>−</m:t>
        </m:r>
        <m:r>
          <m:t>1</m:t>
        </m:r>
        <m:r>
          <m:rPr>
            <m:sty m:val="p"/>
          </m:rPr>
          <m:t>,</m:t>
        </m:r>
        <m:r>
          <m:t>2</m:t>
        </m:r>
        <m:r>
          <m:rPr>
            <m:sty m:val="p"/>
          </m:rPr>
          <m:t>)</m:t>
        </m:r>
        <m:r>
          <m:rPr>
            <m:sty m:val="p"/>
          </m:rPr>
          <m:t>=</m:t>
        </m:r>
        <m:limLow>
          <m:e>
            <m:r>
              <m:t>0</m:t>
            </m:r>
          </m:e>
          <m:lim>
            <m:r>
              <m:rPr>
                <m:sty m:val="p"/>
              </m:rPr>
              <m:t>∼</m:t>
            </m:r>
          </m:lim>
        </m:limLow>
        <m:r>
          <m:rPr>
            <m:sty m:val="p"/>
          </m:rPr>
          <m:t>+</m:t>
        </m:r>
        <m:r>
          <m:rPr>
            <m:sty m:val="p"/>
          </m:rPr>
          <m:t>(</m:t>
        </m:r>
        <m:r>
          <m:t>1</m:t>
        </m:r>
        <m:r>
          <m:rPr>
            <m:sty m:val="p"/>
          </m:rPr>
          <m:t>,</m:t>
        </m:r>
        <m:r>
          <m:rPr>
            <m:sty m:val="p"/>
          </m:rPr>
          <m:t>−</m:t>
        </m:r>
        <m:r>
          <m:t>1</m:t>
        </m:r>
        <m:r>
          <m:rPr>
            <m:sty m:val="p"/>
          </m:rPr>
          <m:t>,</m:t>
        </m:r>
        <m:r>
          <m:t>2</m:t>
        </m:r>
        <m:r>
          <m:rPr>
            <m:sty m:val="p"/>
          </m:rPr>
          <m:t>)</m:t>
        </m:r>
      </m:oMath>
      <w:del w:id="21869" w:author="PR Preview" w:date="2026-01-01T00:00:00Z">
        <w:r>
          <w:delText xml:space="preserve"> </w:delText>
        </w:r>
      </w:del>
      <w:del w:id="21870" w:author="PR Preview" w:date="2026-01-01T00:00:00Z">
        <w:r>
          <w:delText xml:space="preserve">and</w:delText>
        </w:r>
      </w:del>
      <w:del w:id="21871" w:author="PR Preview" w:date="2026-01-01T00:00:00Z">
        <w:r>
          <w:delText xml:space="preserve"> </w:delText>
        </w:r>
      </w:del>
      <m:oMath>
        <m:limLow>
          <m:e>
            <m:r>
              <m:t>0</m:t>
            </m:r>
          </m:e>
          <m:lim>
            <m:r>
              <m:rPr>
                <m:sty m:val="p"/>
              </m:rPr>
              <m:t>∼</m:t>
            </m:r>
          </m:lim>
        </m:limLow>
        <m:r>
          <m:rPr>
            <m:sty m:val="p"/>
          </m:rPr>
          <m:t>∈</m:t>
        </m:r>
        <m:r>
          <m:rPr>
            <m:scr m:val="script"/>
            <m:sty m:val="p"/>
          </m:rPr>
          <m:t>S</m:t>
        </m:r>
      </m:oMath>
      <w:del w:id="21872" w:author="PR Preview" w:date="2026-01-01T00:00:00Z">
        <w:r>
          <w:delText xml:space="preserve"> </w:delText>
        </w:r>
      </w:del>
      <w:del w:id="21873" w:author="PR Preview" w:date="2026-01-01T00:00:00Z">
        <w:r>
          <w:delText xml:space="preserve">(</w:delText>
        </w:r>
      </w:del>
      <w:hyperlink w:anchor="thm-subspace-zero">
        <w:del w:id="21874" w:author="PR Preview" w:date="2026-01-01T00:00:00Z">
          <w:r>
            <w:rPr>
              <w:rStyle w:val="Hyperlink"/>
            </w:rPr>
            <w:delText xml:space="preserve">Theorem 21</w:delText>
          </w:r>
        </w:del>
      </w:hyperlink>
      <w:del w:id="21875" w:author="PR Preview" w:date="2026-01-01T00:00:00Z">
        <w:r>
          <w:delText xml:space="preserve">).</w:delText>
        </w:r>
      </w:del>
    </w:p>
    <w:p>
      <w:pPr>
        <w:pStyle w:val="BodyText"/>
      </w:pPr>
      <w:ins w:id="21876" w:author="PR Preview" w:date="2026-01-01T00:00:00Z">
        <w:r>
          <w:rPr>
            <w:b/>
            <w:bCs/>
          </w:rPr>
          <w:t xml:space="preserve">Definition 108 (Orthogonal projection onto a subspace)</w:t>
        </w:r>
      </w:ins>
      <w:ins w:id="21877" w:author="PR Preview" w:date="2026-01-01T00:00:00Z">
        <w:r>
          <w:t xml:space="preserve"> </w:t>
        </w:r>
      </w:ins>
      <w:ins w:id="21878" w:author="PR Preview" w:date="2026-01-01T00:00:00Z">
        <w:r>
          <w:t xml:space="preserve">Let</w:t>
        </w:r>
      </w:ins>
      <w:ins w:id="21879" w:author="PR Preview" w:date="2026-01-01T00:00:00Z">
        <w:r>
          <w:t xml:space="preserve"> </w:t>
        </w:r>
      </w:ins>
      <m:oMath>
        <m:r>
          <m:rPr>
            <m:scr m:val="script"/>
            <m:sty m:val="p"/>
          </m:rPr>
          <m:t>S</m:t>
        </m:r>
      </m:oMath>
      <w:ins w:id="21880" w:author="PR Preview" w:date="2026-01-01T00:00:00Z">
        <w:r>
          <w:t xml:space="preserve"> </w:t>
        </w:r>
      </w:ins>
      <w:ins w:id="21881" w:author="PR Preview" w:date="2026-01-01T00:00:00Z">
        <w:r>
          <w:t xml:space="preserve">be a subspace of</w:t>
        </w:r>
      </w:ins>
      <w:ins w:id="21882" w:author="PR Preview" w:date="2026-01-01T00:00:00Z">
        <w:r>
          <w:t xml:space="preserve"> </w:t>
        </w:r>
      </w:ins>
      <m:oMath>
        <m:sSup>
          <m:e>
            <m:r>
              <m:rPr>
                <m:scr m:val="double-struck"/>
                <m:sty m:val="p"/>
              </m:rPr>
              <m:t>R</m:t>
            </m:r>
          </m:e>
          <m:sup>
            <m:r>
              <m:t>p</m:t>
            </m:r>
          </m:sup>
        </m:sSup>
      </m:oMath>
      <w:ins w:id="21883" w:author="PR Preview" w:date="2026-01-01T00:00:00Z">
        <w:r>
          <w:t xml:space="preserve"> </w:t>
        </w:r>
      </w:ins>
      <w:ins w:id="21884" w:author="PR Preview" w:date="2026-01-01T00:00:00Z">
        <w:r>
          <w:t xml:space="preserve">and</w:t>
        </w:r>
      </w:ins>
      <w:ins w:id="21885" w:author="PR Preview" w:date="2026-01-01T00:00:00Z">
        <w:r>
          <w:t xml:space="preserve"> </w:t>
        </w:r>
      </w:ins>
      <w:ins w:id="21886" w:author="PR Preview" w:date="2026-01-01T00:00:00Z">
        <w:r>
          <w:t xml:space="preserve">$\mathord{\smash[b]{\underset{\raise.3ex\hbox{$\scriptstyle\sim$}}{y}}\vphantom{y}} \in \mathbb{R}^p$</w:t>
        </w:r>
      </w:ins>
      <w:ins w:id="21887" w:author="PR Preview" w:date="2026-01-01T00:00:00Z">
        <w:r>
          <w:t xml:space="preserve">.</w:t>
        </w:r>
      </w:ins>
      <w:ins w:id="21888" w:author="PR Preview" w:date="2026-01-01T00:00:00Z">
        <w:r>
          <w:t xml:space="preserve"> </w:t>
        </w:r>
      </w:ins>
      <w:ins w:id="21889" w:author="PR Preview" w:date="2026-01-01T00:00:00Z">
        <w:r>
          <w:t xml:space="preserve">By</w:t>
        </w:r>
      </w:ins>
      <w:ins w:id="21890" w:author="PR Preview" w:date="2026-01-01T00:00:00Z">
        <w:r>
          <w:t xml:space="preserve"> </w:t>
        </w:r>
      </w:ins>
      <w:hyperlink w:anchor="thm-orthogonal-direct-sum">
        <w:ins w:id="21891" w:author="PR Preview" w:date="2026-01-01T00:00:00Z">
          <w:r>
            <w:rPr>
              <w:rStyle w:val="Hyperlink"/>
            </w:rPr>
            <w:t xml:space="preserve">Theorem 53</w:t>
          </w:r>
        </w:ins>
      </w:hyperlink>
      <w:ins w:id="21892" w:author="PR Preview" w:date="2026-01-01T00:00:00Z">
        <w:r>
          <w:t xml:space="preserve">,</w:t>
        </w:r>
      </w:ins>
      <w:ins w:id="21893" w:author="PR Preview" w:date="2026-01-01T00:00:00Z">
        <w:r>
          <w:t xml:space="preserve"> </w:t>
        </w:r>
      </w:ins>
      <w:ins w:id="21894" w:author="PR Preview" w:date="2026-01-01T00:00:00Z">
        <w:r>
          <w:t xml:space="preserve">$\mathord{\smash[b]{\underset{\raise.3ex\hbox{$\scriptstyle\sim$}}{y}}\vphantom{y}} = \mathord{\smash[b]{\underset{\raise.3ex\hbox{$\scriptstyle\sim$}}{u}}\vphantom{u}} + \mathord{\smash[b]{\underset{\raise.3ex\hbox{$\scriptstyle\sim$}}{v}}\vphantom{v}}$</w:t>
        </w:r>
      </w:ins>
      <w:ins w:id="21895" w:author="PR Preview" w:date="2026-01-01T00:00:00Z">
        <w:r>
          <w:t xml:space="preserve"> </w:t>
        </w:r>
      </w:ins>
      <w:ins w:id="21896" w:author="PR Preview" w:date="2026-01-01T00:00:00Z">
        <w:r>
          <w:t xml:space="preserve">for exactly one</w:t>
        </w:r>
      </w:ins>
      <w:ins w:id="21897" w:author="PR Preview" w:date="2026-01-01T00:00:00Z">
        <w:r>
          <w:t xml:space="preserve"> </w:t>
        </w:r>
      </w:ins>
      <w:ins w:id="21898" w:author="PR Preview" w:date="2026-01-01T00:00:00Z">
        <w:r>
          <w:t xml:space="preserve">$\mathord{\smash[b]{\underset{\raise.3ex\hbox{$\scriptstyle\sim$}}{u}}\vphantom{u}} \in \mathcal{S}$</w:t>
        </w:r>
      </w:ins>
      <w:ins w:id="21899" w:author="PR Preview" w:date="2026-01-01T00:00:00Z">
        <w:r>
          <w:t xml:space="preserve"> </w:t>
        </w:r>
      </w:ins>
      <w:ins w:id="21900" w:author="PR Preview" w:date="2026-01-01T00:00:00Z">
        <w:r>
          <w:t xml:space="preserve">and</w:t>
        </w:r>
      </w:ins>
      <w:ins w:id="21901" w:author="PR Preview" w:date="2026-01-01T00:00:00Z">
        <w:r>
          <w:t xml:space="preserve"> </w:t>
        </w:r>
      </w:ins>
      <w:ins w:id="21902" w:author="PR Preview" w:date="2026-01-01T00:00:00Z">
        <w:r>
          <w:t xml:space="preserve">$\mathord{\smash[b]{\underset{\raise.3ex\hbox{$\scriptstyle\sim$}}{v}}\vphantom{v}} \in \mathcal{S}^\perp$</w:t>
        </w:r>
      </w:ins>
      <w:ins w:id="21903" w:author="PR Preview" w:date="2026-01-01T00:00:00Z">
        <w:r>
          <w:t xml:space="preserve">.</w:t>
        </w:r>
      </w:ins>
      <w:ins w:id="21904" w:author="PR Preview" w:date="2026-01-01T00:00:00Z">
        <w:r>
          <w:t xml:space="preserve"> </w:t>
        </w:r>
      </w:ins>
      <w:ins w:id="21905" w:author="PR Preview" w:date="2026-01-01T00:00:00Z">
        <w:r>
          <w:t xml:space="preserve">The vector</w:t>
        </w:r>
      </w:ins>
      <w:ins w:id="21906" w:author="PR Preview" w:date="2026-01-01T00:00:00Z">
        <w:r>
          <w:t xml:space="preserve"> </w:t>
        </w:r>
      </w:ins>
      <w:ins w:id="21907" w:author="PR Preview" w:date="2026-01-01T00:00:00Z">
        <w:r>
          <w:t xml:space="preserve">$\mathord{\smash[b]{\underset{\raise.3ex\hbox{$\scriptstyle\sim$}}{u}}\vphantom{u}}$</w:t>
        </w:r>
      </w:ins>
      <w:ins w:id="21908" w:author="PR Preview" w:date="2026-01-01T00:00:00Z">
        <w:r>
          <w:t xml:space="preserve"> </w:t>
        </w:r>
      </w:ins>
      <w:ins w:id="21909" w:author="PR Preview" w:date="2026-01-01T00:00:00Z">
        <w:r>
          <w:t xml:space="preserve">is the</w:t>
        </w:r>
      </w:ins>
      <w:ins w:id="21910" w:author="PR Preview" w:date="2026-01-01T00:00:00Z">
        <w:r>
          <w:t xml:space="preserve"> </w:t>
        </w:r>
      </w:ins>
      <w:ins w:id="21911" w:author="PR Preview" w:date="2026-01-01T00:00:00Z">
        <w:r>
          <w:rPr>
            <w:b/>
            <w:bCs/>
          </w:rPr>
          <w:t xml:space="preserve">orthogonal projection</w:t>
        </w:r>
      </w:ins>
      <w:ins w:id="21912" w:author="PR Preview" w:date="2026-01-01T00:00:00Z">
        <w:r>
          <w:t xml:space="preserve"> </w:t>
        </w:r>
      </w:ins>
      <w:ins w:id="21913" w:author="PR Preview" w:date="2026-01-01T00:00:00Z">
        <w:r>
          <w:t xml:space="preserve">of</w:t>
        </w:r>
      </w:ins>
      <w:ins w:id="21914" w:author="PR Preview" w:date="2026-01-01T00:00:00Z">
        <w:r>
          <w:t xml:space="preserve"> </w:t>
        </w:r>
      </w:ins>
      <w:ins w:id="21915" w:author="PR Preview" w:date="2026-01-01T00:00:00Z">
        <w:r>
          <w:t xml:space="preserve">$\mathord{\smash[b]{\underset{\raise.3ex\hbox{$\scriptstyle\sim$}}{y}}\vphantom{y}}$</w:t>
        </w:r>
      </w:ins>
      <w:ins w:id="21916" w:author="PR Preview" w:date="2026-01-01T00:00:00Z">
        <w:r>
          <w:t xml:space="preserve"> </w:t>
        </w:r>
      </w:ins>
      <w:ins w:id="21917" w:author="PR Preview" w:date="2026-01-01T00:00:00Z">
        <w:r>
          <w:t xml:space="preserve">onto</w:t>
        </w:r>
      </w:ins>
      <w:ins w:id="21918" w:author="PR Preview" w:date="2026-01-01T00:00:00Z">
        <w:r>
          <w:t xml:space="preserve"> </w:t>
        </w:r>
      </w:ins>
      <m:oMath>
        <m:r>
          <m:rPr>
            <m:scr m:val="script"/>
            <m:sty m:val="p"/>
          </m:rPr>
          <m:t>S</m:t>
        </m:r>
      </m:oMath>
      <w:ins w:id="21919" w:author="PR Preview" w:date="2026-01-01T00:00:00Z">
        <w:r>
          <w:t xml:space="preserve">.</w:t>
        </w:r>
      </w:ins>
      <w:ins w:id="21920" w:author="PR Preview" w:date="2026-01-01T00:00:00Z">
        <w:r>
          <w:t xml:space="preserve"> </w:t>
        </w:r>
      </w:ins>
      <w:ins w:id="21921" w:author="PR Preview" w:date="2026-01-01T00:00:00Z">
        <w:r>
          <w:t xml:space="preserve">It is the projection of</w:t>
        </w:r>
      </w:ins>
      <w:ins w:id="21922" w:author="PR Preview" w:date="2026-01-01T00:00:00Z">
        <w:r>
          <w:t xml:space="preserve"> </w:t>
        </w:r>
      </w:ins>
      <w:ins w:id="21923" w:author="PR Preview" w:date="2026-01-01T00:00:00Z">
        <w:r>
          <w:t xml:space="preserve">$\mathord{\smash[b]{\underset{\raise.3ex\hbox{$\scriptstyle\sim$}}{y}}\vphantom{y}}$</w:t>
        </w:r>
      </w:ins>
      <w:ins w:id="21924" w:author="PR Preview" w:date="2026-01-01T00:00:00Z">
        <w:r>
          <w:t xml:space="preserve"> </w:t>
        </w:r>
      </w:ins>
      <w:ins w:id="21925" w:author="PR Preview" w:date="2026-01-01T00:00:00Z">
        <w:r>
          <w:t xml:space="preserve">onto</w:t>
        </w:r>
      </w:ins>
      <w:ins w:id="21926" w:author="PR Preview" w:date="2026-01-01T00:00:00Z">
        <w:r>
          <w:t xml:space="preserve"> </w:t>
        </w:r>
      </w:ins>
      <m:oMath>
        <m:r>
          <m:rPr>
            <m:scr m:val="script"/>
            <m:sty m:val="p"/>
          </m:rPr>
          <m:t>S</m:t>
        </m:r>
      </m:oMath>
      <w:ins w:id="21927" w:author="PR Preview" w:date="2026-01-01T00:00:00Z">
        <w:r>
          <w:t xml:space="preserve"> </w:t>
        </w:r>
      </w:ins>
      <w:ins w:id="21928" w:author="PR Preview" w:date="2026-01-01T00:00:00Z">
        <w:r>
          <w:t xml:space="preserve">along</w:t>
        </w:r>
      </w:ins>
      <w:ins w:id="21929" w:author="PR Preview" w:date="2026-01-01T00:00:00Z">
        <w:r>
          <w:t xml:space="preserve"> </w:t>
        </w:r>
      </w:ins>
      <m:oMath>
        <m:sSup>
          <m:e>
            <m:r>
              <m:rPr>
                <m:scr m:val="script"/>
                <m:sty m:val="p"/>
              </m:rPr>
              <m:t>S</m:t>
            </m:r>
          </m:e>
          <m:sup>
            <m:r>
              <m:rPr>
                <m:sty m:val="p"/>
              </m:rPr>
              <m:t>⟂</m:t>
            </m:r>
          </m:sup>
        </m:sSup>
      </m:oMath>
      <w:ins w:id="21930" w:author="PR Preview" w:date="2026-01-01T00:00:00Z">
        <w:r>
          <w:t xml:space="preserve"> </w:t>
        </w:r>
      </w:ins>
      <w:ins w:id="21931" w:author="PR Preview" w:date="2026-01-01T00:00:00Z">
        <w:r>
          <w:t xml:space="preserve">(</w:t>
        </w:r>
      </w:ins>
      <w:hyperlink w:anchor="def-projection">
        <w:ins w:id="21932" w:author="PR Preview" w:date="2026-01-01T00:00:00Z">
          <w:r>
            <w:rPr>
              <w:rStyle w:val="Hyperlink"/>
            </w:rPr>
            <w:t xml:space="preserve">Definition 66</w:t>
          </w:r>
        </w:ins>
      </w:hyperlink>
      <w:ins w:id="21933" w:author="PR Preview" w:date="2026-01-01T00:00:00Z">
        <w:r>
          <w:t xml:space="preserve">).</w:t>
        </w:r>
      </w:ins>
    </w:p>
    <w:bookmarkEnd w:id="548"/>
    <w:bookmarkStart w:id="549" w:name="exm-orthogonal-projection"/>
    <w:p>
      <w:pPr>
        <w:pStyle w:val="BodyText"/>
      </w:pPr>
      <w:ins w:id="21934" w:author="PR Preview" w:date="2026-01-01T00:00:00Z">
        <w:r>
          <w:rPr>
            <w:b/>
            <w:bCs/>
          </w:rPr>
          <w:t xml:space="preserve">Example 163 (Projecting onto a line in</w:t>
        </w:r>
      </w:ins>
      <w:ins w:id="21935" w:author="PR Preview" w:date="2026-01-01T00:00:00Z">
        <w:r>
          <w:rPr>
            <w:b/>
            <w:bCs/>
          </w:rPr>
          <w:t xml:space="preserve"> </w:t>
        </w:r>
      </w:ins>
      <m:oMath>
        <m:sSup>
          <m:e>
            <m:r>
              <m:rPr>
                <m:scr m:val="double-struck"/>
                <m:sty m:val="p"/>
              </m:rPr>
              <m:t>R</m:t>
            </m:r>
          </m:e>
          <m:sup>
            <m:r>
              <m:t>3</m:t>
            </m:r>
          </m:sup>
        </m:sSup>
      </m:oMath>
      <w:ins w:id="21936" w:author="PR Preview" w:date="2026-01-01T00:00:00Z">
        <w:r>
          <w:rPr>
            <w:b/>
            <w:bCs/>
          </w:rPr>
          <w:t xml:space="preserve">)</w:t>
        </w:r>
      </w:ins>
      <w:ins w:id="21937" w:author="PR Preview" w:date="2026-01-01T00:00:00Z">
        <w:r>
          <w:t xml:space="preserve"> </w:t>
        </w:r>
      </w:ins>
      <w:ins w:id="21938" w:author="PR Preview" w:date="2026-01-01T00:00:00Z">
        <w:r>
          <w:t xml:space="preserve">In</w:t>
        </w:r>
      </w:ins>
      <w:ins w:id="21939" w:author="PR Preview" w:date="2026-01-01T00:00:00Z">
        <w:r>
          <w:t xml:space="preserve"> </w:t>
        </w:r>
      </w:ins>
      <w:hyperlink w:anchor="exm-orthogonal-direct-sum">
        <w:ins w:id="21940" w:author="PR Preview" w:date="2026-01-01T00:00:00Z">
          <w:r>
            <w:rPr>
              <w:rStyle w:val="Hyperlink"/>
            </w:rPr>
            <w:t xml:space="preserve">Example 93</w:t>
          </w:r>
        </w:ins>
      </w:hyperlink>
      <w:ins w:id="21941" w:author="PR Preview" w:date="2026-01-01T00:00:00Z">
        <w:r>
          <w:t xml:space="preserve">,</w:t>
        </w:r>
      </w:ins>
      <w:ins w:id="21942" w:author="PR Preview" w:date="2026-01-01T00:00:00Z">
        <w:r>
          <w:t xml:space="preserve"> </w:t>
        </w:r>
      </w:ins>
      <w:ins w:id="21943" w:author="PR Preview" w:date="2026-01-01T00:00:00Z">
        <w:r>
          <w:t xml:space="preserve">$\mathord{\smash[b]{\underset{\raise.3ex\hbox{$\scriptstyle\sim$}}{y}}\vphantom{y}} = (3, 1, 2)$</w:t>
        </w:r>
      </w:ins>
      <w:ins w:id="21944" w:author="PR Preview" w:date="2026-01-01T00:00:00Z">
        <w:r>
          <w:t xml:space="preserve"> </w:t>
        </w:r>
      </w:ins>
      <w:ins w:id="21945" w:author="PR Preview" w:date="2026-01-01T00:00:00Z">
        <w:r>
          <w:t xml:space="preserve">splits as</w:t>
        </w:r>
      </w:ins>
      <w:ins w:id="21946"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ty m:val="p"/>
          </m:rPr>
          <m:t>(</m:t>
        </m:r>
        <m:r>
          <m:t>1</m:t>
        </m:r>
        <m:r>
          <m:rPr>
            <m:sty m:val="p"/>
          </m:rPr>
          <m:t>,</m:t>
        </m:r>
        <m:r>
          <m:rPr>
            <m:sty m:val="p"/>
          </m:rPr>
          <m:t>−</m:t>
        </m:r>
        <m:r>
          <m:t>1</m:t>
        </m:r>
        <m:r>
          <m:rPr>
            <m:sty m:val="p"/>
          </m:rPr>
          <m:t>,</m:t>
        </m:r>
        <m:r>
          <m:t>2</m:t>
        </m:r>
        <m:r>
          <m:rPr>
            <m:sty m:val="p"/>
          </m:rPr>
          <m:t>)</m:t>
        </m:r>
      </m:oMath>
      <w:ins w:id="21947" w:author="PR Preview" w:date="2026-01-01T00:00:00Z">
        <w:r>
          <w:t xml:space="preserve">,</w:t>
        </w:r>
      </w:ins>
      <w:ins w:id="21948" w:author="PR Preview" w:date="2026-01-01T00:00:00Z">
        <w:r>
          <w:t xml:space="preserve"> </w:t>
        </w:r>
      </w:ins>
      <w:ins w:id="21949" w:author="PR Preview" w:date="2026-01-01T00:00:00Z">
        <w:r>
          <w:t xml:space="preserve">with</w:t>
        </w:r>
      </w:ins>
      <w:ins w:id="21950" w:author="PR Preview" w:date="2026-01-01T00:00:00Z">
        <w:r>
          <w:t xml:space="preserve"> </w:t>
        </w:r>
      </w:ins>
      <m:oMath>
        <m:r>
          <m:rPr>
            <m:sty m:val="p"/>
          </m:rPr>
          <m:t>(</m:t>
        </m:r>
        <m:r>
          <m:t>2</m:t>
        </m:r>
        <m:r>
          <m:rPr>
            <m:sty m:val="p"/>
          </m:rPr>
          <m:t>,</m:t>
        </m:r>
        <m:r>
          <m:t>2</m:t>
        </m:r>
        <m:r>
          <m:rPr>
            <m:sty m:val="p"/>
          </m:rPr>
          <m:t>,</m:t>
        </m:r>
        <m:r>
          <m:t>0</m:t>
        </m:r>
        <m:r>
          <m:rPr>
            <m:sty m:val="p"/>
          </m:rPr>
          <m:t>)</m:t>
        </m:r>
        <m:r>
          <m:rPr>
            <m:sty m:val="p"/>
          </m:rPr>
          <m:t>∈</m:t>
        </m:r>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1951" w:author="PR Preview" w:date="2026-01-01T00:00:00Z">
        <w:r>
          <w:t xml:space="preserve"> </w:t>
        </w:r>
      </w:ins>
      <w:ins w:id="21952" w:author="PR Preview" w:date="2026-01-01T00:00:00Z">
        <w:r>
          <w:t xml:space="preserve">and</w:t>
        </w:r>
      </w:ins>
      <w:ins w:id="21953" w:author="PR Preview" w:date="2026-01-01T00:00:00Z">
        <w:r>
          <w:t xml:space="preserve"> </w:t>
        </w:r>
      </w:ins>
      <m:oMath>
        <m:r>
          <m:rPr>
            <m:sty m:val="p"/>
          </m:rPr>
          <m:t>(</m:t>
        </m:r>
        <m:r>
          <m:t>1</m:t>
        </m:r>
        <m:r>
          <m:rPr>
            <m:sty m:val="p"/>
          </m:rPr>
          <m:t>,</m:t>
        </m:r>
        <m:r>
          <m:rPr>
            <m:sty m:val="p"/>
          </m:rPr>
          <m:t>−</m:t>
        </m:r>
        <m:r>
          <m:t>1</m:t>
        </m:r>
        <m:r>
          <m:rPr>
            <m:sty m:val="p"/>
          </m:rPr>
          <m:t>,</m:t>
        </m:r>
        <m:r>
          <m:t>2</m:t>
        </m:r>
        <m:r>
          <m:rPr>
            <m:sty m:val="p"/>
          </m:rPr>
          <m:t>)</m:t>
        </m:r>
        <m:r>
          <m:rPr>
            <m:sty m:val="p"/>
          </m:rPr>
          <m:t>∈</m:t>
        </m:r>
        <m:sSup>
          <m:e>
            <m:r>
              <m:rPr>
                <m:scr m:val="script"/>
                <m:sty m:val="p"/>
              </m:rPr>
              <m:t>S</m:t>
            </m:r>
          </m:e>
          <m:sup>
            <m:r>
              <m:rPr>
                <m:sty m:val="p"/>
              </m:rPr>
              <m:t>⟂</m:t>
            </m:r>
          </m:sup>
        </m:sSup>
      </m:oMath>
      <w:ins w:id="21954" w:author="PR Preview" w:date="2026-01-01T00:00:00Z">
        <w:r>
          <w:t xml:space="preserve">.</w:t>
        </w:r>
      </w:ins>
      <w:ins w:id="21955" w:author="PR Preview" w:date="2026-01-01T00:00:00Z">
        <w:r>
          <w:t xml:space="preserve"> </w:t>
        </w:r>
      </w:ins>
      <w:ins w:id="21956" w:author="PR Preview" w:date="2026-01-01T00:00:00Z">
        <w:r>
          <w:t xml:space="preserve">So the orthogonal projection of</w:t>
        </w:r>
      </w:ins>
      <w:ins w:id="21957" w:author="PR Preview" w:date="2026-01-01T00:00:00Z">
        <w:r>
          <w:t xml:space="preserve"> </w:t>
        </w:r>
      </w:ins>
      <m:oMath>
        <m:r>
          <m:rPr>
            <m:sty m:val="p"/>
          </m:rPr>
          <m:t>(</m:t>
        </m:r>
        <m:r>
          <m:t>3</m:t>
        </m:r>
        <m:r>
          <m:rPr>
            <m:sty m:val="p"/>
          </m:rPr>
          <m:t>,</m:t>
        </m:r>
        <m:r>
          <m:t>1</m:t>
        </m:r>
        <m:r>
          <m:rPr>
            <m:sty m:val="p"/>
          </m:rPr>
          <m:t>,</m:t>
        </m:r>
        <m:r>
          <m:t>2</m:t>
        </m:r>
        <m:r>
          <m:rPr>
            <m:sty m:val="p"/>
          </m:rPr>
          <m:t>)</m:t>
        </m:r>
      </m:oMath>
      <w:ins w:id="21958" w:author="PR Preview" w:date="2026-01-01T00:00:00Z">
        <w:r>
          <w:t xml:space="preserve"> </w:t>
        </w:r>
      </w:ins>
      <w:ins w:id="21959" w:author="PR Preview" w:date="2026-01-01T00:00:00Z">
        <w:r>
          <w:t xml:space="preserve">onto</w:t>
        </w:r>
      </w:ins>
      <w:ins w:id="21960" w:author="PR Preview" w:date="2026-01-01T00:00:00Z">
        <w:r>
          <w:t xml:space="preserve"> </w:t>
        </w:r>
      </w:ins>
      <m:oMath>
        <m:r>
          <m:rPr>
            <m:scr m:val="script"/>
            <m:sty m:val="p"/>
          </m:rPr>
          <m:t>S</m:t>
        </m:r>
      </m:oMath>
      <w:ins w:id="21961" w:author="PR Preview" w:date="2026-01-01T00:00:00Z">
        <w:r>
          <w:t xml:space="preserve"> </w:t>
        </w:r>
      </w:ins>
      <w:ins w:id="21962" w:author="PR Preview" w:date="2026-01-01T00:00:00Z">
        <w:r>
          <w:t xml:space="preserve">is</w:t>
        </w:r>
      </w:ins>
      <w:ins w:id="21963" w:author="PR Preview" w:date="2026-01-01T00:00:00Z">
        <w:r>
          <w:t xml:space="preserve"> </w:t>
        </w:r>
      </w:ins>
      <m:oMath>
        <m:r>
          <m:rPr>
            <m:sty m:val="p"/>
          </m:rPr>
          <m:t>(</m:t>
        </m:r>
        <m:r>
          <m:t>2</m:t>
        </m:r>
        <m:r>
          <m:rPr>
            <m:sty m:val="p"/>
          </m:rPr>
          <m:t>,</m:t>
        </m:r>
        <m:r>
          <m:t>2</m:t>
        </m:r>
        <m:r>
          <m:rPr>
            <m:sty m:val="p"/>
          </m:rPr>
          <m:t>,</m:t>
        </m:r>
        <m:r>
          <m:t>0</m:t>
        </m:r>
        <m:r>
          <m:rPr>
            <m:sty m:val="p"/>
          </m:rPr>
          <m:t>)</m:t>
        </m:r>
      </m:oMath>
      <w:ins w:id="21964" w:author="PR Preview" w:date="2026-01-01T00:00:00Z">
        <w:r>
          <w:t xml:space="preserve">.</w:t>
        </w:r>
      </w:ins>
      <w:ins w:id="21965" w:author="PR Preview" w:date="2026-01-01T00:00:00Z">
        <w:r>
          <w:t xml:space="preserve"> </w:t>
        </w:r>
      </w:ins>
      <w:ins w:id="21966" w:author="PR Preview" w:date="2026-01-01T00:00:00Z">
        <w:r>
          <w:t xml:space="preserve">A vector already in</w:t>
        </w:r>
      </w:ins>
      <w:ins w:id="21967" w:author="PR Preview" w:date="2026-01-01T00:00:00Z">
        <w:r>
          <w:t xml:space="preserve"> </w:t>
        </w:r>
      </w:ins>
      <m:oMath>
        <m:r>
          <m:rPr>
            <m:scr m:val="script"/>
            <m:sty m:val="p"/>
          </m:rPr>
          <m:t>S</m:t>
        </m:r>
      </m:oMath>
      <w:ins w:id="21968" w:author="PR Preview" w:date="2026-01-01T00:00:00Z">
        <w:r>
          <w:t xml:space="preserve">, such as</w:t>
        </w:r>
      </w:ins>
      <w:ins w:id="21969" w:author="PR Preview" w:date="2026-01-01T00:00:00Z">
        <w:r>
          <w:t xml:space="preserve"> </w:t>
        </w:r>
      </w:ins>
      <m:oMath>
        <m:r>
          <m:rPr>
            <m:sty m:val="p"/>
          </m:rPr>
          <m:t>(</m:t>
        </m:r>
        <m:r>
          <m:t>5</m:t>
        </m:r>
        <m:r>
          <m:rPr>
            <m:sty m:val="p"/>
          </m:rPr>
          <m:t>,</m:t>
        </m:r>
        <m:r>
          <m:t>5</m:t>
        </m:r>
        <m:r>
          <m:rPr>
            <m:sty m:val="p"/>
          </m:rPr>
          <m:t>,</m:t>
        </m:r>
        <m:r>
          <m:t>0</m:t>
        </m:r>
        <m:r>
          <m:rPr>
            <m:sty m:val="p"/>
          </m:rPr>
          <m:t>)</m:t>
        </m:r>
      </m:oMath>
      <w:ins w:id="21970" w:author="PR Preview" w:date="2026-01-01T00:00:00Z">
        <w:r>
          <w:t xml:space="preserve">,</w:t>
        </w:r>
      </w:ins>
      <w:ins w:id="21971" w:author="PR Preview" w:date="2026-01-01T00:00:00Z">
        <w:r>
          <w:t xml:space="preserve"> </w:t>
        </w:r>
      </w:ins>
      <w:ins w:id="21972" w:author="PR Preview" w:date="2026-01-01T00:00:00Z">
        <w:r>
          <w:t xml:space="preserve">is its own projection, since</w:t>
        </w:r>
      </w:ins>
      <w:ins w:id="21973" w:author="PR Preview" w:date="2026-01-01T00:00:00Z">
        <w:r>
          <w:t xml:space="preserve"> </w:t>
        </w:r>
      </w:ins>
      <w:ins w:id="21974" w:author="PR Preview" w:date="2026-01-01T00:00:00Z">
        <w:r>
          <w:t xml:space="preserve">$(5, 5, 0) = (5, 5, 0) + \mathord{\smash[b]{\underset{\raise.3ex\hbox{$\scriptstyle\sim$}}{0}}\vphantom{0}}$</w:t>
        </w:r>
      </w:ins>
      <w:ins w:id="21975" w:author="PR Preview" w:date="2026-01-01T00:00:00Z">
        <w:r>
          <w:t xml:space="preserve"> </w:t>
        </w:r>
      </w:ins>
      <w:ins w:id="21976" w:author="PR Preview" w:date="2026-01-01T00:00:00Z">
        <w:r>
          <w:t xml:space="preserve">and</w:t>
        </w:r>
      </w:ins>
      <w:ins w:id="21977" w:author="PR Preview" w:date="2026-01-01T00:00:00Z">
        <w:r>
          <w:t xml:space="preserve"> </w:t>
        </w:r>
      </w:ins>
      <w:ins w:id="21978" w:author="PR Preview" w:date="2026-01-01T00:00:00Z">
        <w:r>
          <w:t xml:space="preserve">$\mathord{\smash[b]{\underset{\raise.3ex\hbox{$\scriptstyle\sim$}}{0}}\vphantom{0}}\in \mathcal{S}^\perp$</w:t>
        </w:r>
      </w:ins>
      <w:ins w:id="21979" w:author="PR Preview" w:date="2026-01-01T00:00:00Z">
        <w:r>
          <w:t xml:space="preserve"> </w:t>
        </w:r>
      </w:ins>
      <w:ins w:id="21980" w:author="PR Preview" w:date="2026-01-01T00:00:00Z">
        <w:r>
          <w:t xml:space="preserve">(</w:t>
        </w:r>
      </w:ins>
      <w:hyperlink w:anchor="thm-orthogonal-complement-subspace">
        <w:ins w:id="21981" w:author="PR Preview" w:date="2026-01-01T00:00:00Z">
          <w:r>
            <w:rPr>
              <w:rStyle w:val="Hyperlink"/>
            </w:rPr>
            <w:t xml:space="preserve">Theorem 51</w:t>
          </w:r>
        </w:ins>
      </w:hyperlink>
      <w:ins w:id="21982" w:author="PR Preview" w:date="2026-01-01T00:00:00Z">
        <w:r>
          <w:t xml:space="preserve">,</w:t>
        </w:r>
      </w:ins>
      <w:ins w:id="21983" w:author="PR Preview" w:date="2026-01-01T00:00:00Z">
        <w:r>
          <w:t xml:space="preserve"> </w:t>
        </w:r>
      </w:ins>
      <w:hyperlink w:anchor="thm-subspace-zero">
        <w:ins w:id="21984" w:author="PR Preview" w:date="2026-01-01T00:00:00Z">
          <w:r>
            <w:rPr>
              <w:rStyle w:val="Hyperlink"/>
            </w:rPr>
            <w:t xml:space="preserve">Theorem 21</w:t>
          </w:r>
        </w:ins>
      </w:hyperlink>
      <w:ins w:id="21985" w:author="PR Preview" w:date="2026-01-01T00:00:00Z">
        <w:r>
          <w:t xml:space="preserve">);</w:t>
        </w:r>
      </w:ins>
      <w:ins w:id="21986" w:author="PR Preview" w:date="2026-01-01T00:00:00Z">
        <w:r>
          <w:t xml:space="preserve"> </w:t>
        </w:r>
      </w:ins>
      <w:ins w:id="21987" w:author="PR Preview" w:date="2026-01-01T00:00:00Z">
        <w:r>
          <w:t xml:space="preserve">a vector of</w:t>
        </w:r>
      </w:ins>
      <w:ins w:id="21988" w:author="PR Preview" w:date="2026-01-01T00:00:00Z">
        <w:r>
          <w:t xml:space="preserve"> </w:t>
        </w:r>
      </w:ins>
      <m:oMath>
        <m:sSup>
          <m:e>
            <m:r>
              <m:rPr>
                <m:scr m:val="script"/>
                <m:sty m:val="p"/>
              </m:rPr>
              <m:t>S</m:t>
            </m:r>
          </m:e>
          <m:sup>
            <m:r>
              <m:rPr>
                <m:sty m:val="p"/>
              </m:rPr>
              <m:t>⟂</m:t>
            </m:r>
          </m:sup>
        </m:sSup>
      </m:oMath>
      <w:ins w:id="21989" w:author="PR Preview" w:date="2026-01-01T00:00:00Z">
        <w:r>
          <w:t xml:space="preserve">, such as</w:t>
        </w:r>
      </w:ins>
      <w:ins w:id="21990" w:author="PR Preview" w:date="2026-01-01T00:00:00Z">
        <w:r>
          <w:t xml:space="preserve"> </w:t>
        </w:r>
      </w:ins>
      <m:oMath>
        <m:r>
          <m:rPr>
            <m:sty m:val="p"/>
          </m:rPr>
          <m:t>(</m:t>
        </m:r>
        <m:r>
          <m:t>1</m:t>
        </m:r>
        <m:r>
          <m:rPr>
            <m:sty m:val="p"/>
          </m:rPr>
          <m:t>,</m:t>
        </m:r>
        <m:r>
          <m:rPr>
            <m:sty m:val="p"/>
          </m:rPr>
          <m:t>−</m:t>
        </m:r>
        <m:r>
          <m:t>1</m:t>
        </m:r>
        <m:r>
          <m:rPr>
            <m:sty m:val="p"/>
          </m:rPr>
          <m:t>,</m:t>
        </m:r>
        <m:r>
          <m:t>2</m:t>
        </m:r>
        <m:r>
          <m:rPr>
            <m:sty m:val="p"/>
          </m:rPr>
          <m:t>)</m:t>
        </m:r>
      </m:oMath>
      <w:ins w:id="21991" w:author="PR Preview" w:date="2026-01-01T00:00:00Z">
        <w:r>
          <w:t xml:space="preserve">,</w:t>
        </w:r>
      </w:ins>
      <w:ins w:id="21992" w:author="PR Preview" w:date="2026-01-01T00:00:00Z">
        <w:r>
          <w:t xml:space="preserve"> </w:t>
        </w:r>
      </w:ins>
      <w:ins w:id="21993" w:author="PR Preview" w:date="2026-01-01T00:00:00Z">
        <w:r>
          <w:t xml:space="preserve">projects to</w:t>
        </w:r>
      </w:ins>
      <w:ins w:id="21994" w:author="PR Preview" w:date="2026-01-01T00:00:00Z">
        <w:r>
          <w:t xml:space="preserve"> </w:t>
        </w:r>
      </w:ins>
      <w:ins w:id="21995" w:author="PR Preview" w:date="2026-01-01T00:00:00Z">
        <w:r>
          <w:t xml:space="preserve">$\mathord{\smash[b]{\underset{\raise.3ex\hbox{$\scriptstyle\sim$}}{0}}\vphantom{0}}$</w:t>
        </w:r>
      </w:ins>
      <w:ins w:id="21996" w:author="PR Preview" w:date="2026-01-01T00:00:00Z">
        <w:r>
          <w:t xml:space="preserve">, since</w:t>
        </w:r>
      </w:ins>
      <w:ins w:id="21997" w:author="PR Preview" w:date="2026-01-01T00:00:00Z">
        <w:r>
          <w:t xml:space="preserve"> </w:t>
        </w:r>
      </w:ins>
      <w:ins w:id="21998" w:author="PR Preview" w:date="2026-01-01T00:00:00Z">
        <w:r>
          <w:t xml:space="preserve">$(1, -1, 2) = \mathord{\smash[b]{\underset{\raise.3ex\hbox{$\scriptstyle\sim$}}{0}}\vphantom{0}}+ (1, -1, 2)$</w:t>
        </w:r>
      </w:ins>
      <w:ins w:id="21999" w:author="PR Preview" w:date="2026-01-01T00:00:00Z">
        <w:r>
          <w:t xml:space="preserve"> </w:t>
        </w:r>
      </w:ins>
      <w:ins w:id="22000" w:author="PR Preview" w:date="2026-01-01T00:00:00Z">
        <w:r>
          <w:t xml:space="preserve">and</w:t>
        </w:r>
      </w:ins>
      <w:ins w:id="22001" w:author="PR Preview" w:date="2026-01-01T00:00:00Z">
        <w:r>
          <w:t xml:space="preserve"> </w:t>
        </w:r>
      </w:ins>
      <w:ins w:id="22002" w:author="PR Preview" w:date="2026-01-01T00:00:00Z">
        <w:r>
          <w:t xml:space="preserve">$\mathord{\smash[b]{\underset{\raise.3ex\hbox{$\scriptstyle\sim$}}{0}}\vphantom{0}}\in \mathcal{S}$</w:t>
        </w:r>
      </w:ins>
      <w:ins w:id="22003" w:author="PR Preview" w:date="2026-01-01T00:00:00Z">
        <w:r>
          <w:t xml:space="preserve"> </w:t>
        </w:r>
      </w:ins>
      <w:ins w:id="22004" w:author="PR Preview" w:date="2026-01-01T00:00:00Z">
        <w:r>
          <w:t xml:space="preserve">(</w:t>
        </w:r>
      </w:ins>
      <w:hyperlink w:anchor="thm-subspace-zero">
        <w:ins w:id="22005" w:author="PR Preview" w:date="2026-01-01T00:00:00Z">
          <w:r>
            <w:rPr>
              <w:rStyle w:val="Hyperlink"/>
            </w:rPr>
            <w:t xml:space="preserve">Theorem 21</w:t>
          </w:r>
        </w:ins>
      </w:hyperlink>
      <w:ins w:id="22006" w:author="PR Preview" w:date="2026-01-01T00:00:00Z">
        <w:r>
          <w:t xml:space="preserve">).</w:t>
        </w:r>
      </w:ins>
    </w:p>
    <w:bookmarkEnd w:id="549"/>
    <w:bookmarkStart w:id="550" w:name="exm-not-orthogonal-projection"/>
    <w:p>
      <w:pPr>
        <w:pStyle w:val="BodyText"/>
      </w:pPr>
      <w:r>
        <w:rPr>
          <w:b/>
          <w:bCs/>
        </w:rPr>
        <w:t xml:space="preserve">Example 164 (A split that is not the orthogonal one)</w:t>
      </w:r>
      <w:r>
        <w:t xml:space="preserve"> </w:t>
      </w:r>
      <m:oMath>
        <m:r>
          <m:rPr>
            <m:sty m:val="p"/>
          </m:rPr>
          <m:t>(</m:t>
        </m:r>
        <m:r>
          <m:t>3</m:t>
        </m:r>
        <m:r>
          <m:rPr>
            <m:sty m:val="p"/>
          </m:rPr>
          <m:t>,</m:t>
        </m:r>
        <m:r>
          <m:t>1</m:t>
        </m:r>
        <m:r>
          <m:rPr>
            <m:sty m:val="p"/>
          </m:rPr>
          <m:t>,</m:t>
        </m:r>
        <m:r>
          <m:t>2</m:t>
        </m:r>
        <m:r>
          <m:rPr>
            <m:sty m:val="p"/>
          </m:rPr>
          <m:t>)</m:t>
        </m:r>
        <m:r>
          <m:rPr>
            <m:sty m:val="p"/>
          </m:rPr>
          <m:t>=</m:t>
        </m:r>
        <m:r>
          <m:rPr>
            <m:sty m:val="p"/>
          </m:rPr>
          <m:t>(</m:t>
        </m:r>
        <m:r>
          <m:t>3</m:t>
        </m:r>
        <m:r>
          <m:rPr>
            <m:sty m:val="p"/>
          </m:rPr>
          <m:t>,</m:t>
        </m:r>
        <m:r>
          <m:t>3</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oMath>
      <w:r>
        <w:t xml:space="preserve"> </w:t>
      </w:r>
      <w:r>
        <w:t xml:space="preserve">also writes</w:t>
      </w:r>
      <w:r>
        <w:t xml:space="preserve"> </w:t>
      </w:r>
      <m:oMath>
        <m:r>
          <m:rPr>
            <m:sty m:val="p"/>
          </m:rPr>
          <m:t>(</m:t>
        </m:r>
        <m:r>
          <m:t>3</m:t>
        </m:r>
        <m:r>
          <m:rPr>
            <m:sty m:val="p"/>
          </m:rPr>
          <m:t>,</m:t>
        </m:r>
        <m:r>
          <m:t>1</m:t>
        </m:r>
        <m:r>
          <m:rPr>
            <m:sty m:val="p"/>
          </m:rPr>
          <m:t>,</m:t>
        </m:r>
        <m:r>
          <m:t>2</m:t>
        </m:r>
        <m:r>
          <m:rPr>
            <m:sty m:val="p"/>
          </m:rPr>
          <m:t>)</m:t>
        </m:r>
      </m:oMath>
      <w:r>
        <w:t xml:space="preserve"> </w:t>
      </w:r>
      <w:r>
        <w:t xml:space="preserve">as a vector of</w:t>
      </w:r>
      <w:r>
        <w:t xml:space="preserve"> </w:t>
      </w:r>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r>
        <w:t xml:space="preserve"> </w:t>
      </w:r>
      <w:r>
        <w:t xml:space="preserve">plus a remainder,</w:t>
      </w:r>
      <w:r>
        <w:t xml:space="preserve"> </w:t>
      </w:r>
      <w:r>
        <w:t xml:space="preserve">but</w:t>
      </w:r>
      <w:r>
        <w:t xml:space="preserve"> </w:t>
      </w:r>
      <m:oMath>
        <m:r>
          <m:rPr>
            <m:sty m:val="p"/>
          </m:rPr>
          <m:t>(</m:t>
        </m:r>
        <m:r>
          <m:t>1</m:t>
        </m:r>
        <m:r>
          <m:rPr>
            <m:sty m:val="p"/>
          </m:rPr>
          <m:t>,</m:t>
        </m:r>
        <m:r>
          <m:t>1</m:t>
        </m:r>
        <m:r>
          <m:rPr>
            <m:sty m:val="p"/>
          </m:rPr>
          <m:t>,</m:t>
        </m:r>
        <m:r>
          <m:t>0</m:t>
        </m:r>
        <m:r>
          <m:rPr>
            <m:sty m:val="p"/>
          </m:rPr>
          <m:t>)</m:t>
        </m:r>
        <m:r>
          <m:rPr>
            <m:sty m:val="p"/>
          </m:rPr>
          <m:t>⋅</m:t>
        </m:r>
        <m:r>
          <m:rPr>
            <m:sty m:val="p"/>
          </m:rPr>
          <m:t>(</m:t>
        </m:r>
        <m:r>
          <m:t>0</m:t>
        </m:r>
        <m:r>
          <m:rPr>
            <m:sty m:val="p"/>
          </m:rPr>
          <m:t>,</m:t>
        </m:r>
        <m:r>
          <m:rPr>
            <m:sty m:val="p"/>
          </m:rPr>
          <m:t>−</m:t>
        </m:r>
        <m:r>
          <m:t>2</m:t>
        </m:r>
        <m:r>
          <m:rPr>
            <m:sty m:val="p"/>
          </m:rPr>
          <m:t>,</m:t>
        </m:r>
        <m:r>
          <m:t>2</m:t>
        </m:r>
        <m:r>
          <m:rPr>
            <m:sty m:val="p"/>
          </m:rPr>
          <m:t>)</m:t>
        </m:r>
        <m:r>
          <m:rPr>
            <m:sty m:val="p"/>
          </m:rPr>
          <m:t>=</m:t>
        </m:r>
        <m:r>
          <m:rPr>
            <m:sty m:val="p"/>
          </m:rPr>
          <m:t>−</m:t>
        </m:r>
        <m:r>
          <m:t>2</m:t>
        </m:r>
        <m:r>
          <m:rPr>
            <m:sty m:val="p"/>
          </m:rPr>
          <m:t>≠</m:t>
        </m:r>
        <m:r>
          <m:t>0</m:t>
        </m:r>
      </m:oMath>
      <w:r>
        <w:t xml:space="preserve">,</w:t>
      </w:r>
      <w:r>
        <w:t xml:space="preserve"> </w:t>
      </w:r>
      <w:r>
        <w:t xml:space="preserve">so the remainder is not in</w:t>
      </w:r>
      <w:r>
        <w:t xml:space="preserve"> </w:t>
      </w:r>
      <m:oMath>
        <m:sSup>
          <m:e>
            <m:r>
              <m:rPr>
                <m:scr m:val="script"/>
                <m:sty m:val="p"/>
              </m:rPr>
              <m:t>S</m:t>
            </m:r>
          </m:e>
          <m:sup>
            <m:r>
              <m:rPr>
                <m:sty m:val="p"/>
              </m:rPr>
              <m:t>⟂</m:t>
            </m:r>
          </m:sup>
        </m:sSup>
      </m:oMath>
      <w:r>
        <w:t xml:space="preserve">,</w:t>
      </w:r>
      <w:r>
        <w:t xml:space="preserve"> </w:t>
      </w:r>
      <w:r>
        <w:t xml:space="preserve">and</w:t>
      </w:r>
      <w:r>
        <w:t xml:space="preserve"> </w:t>
      </w:r>
      <m:oMath>
        <m:r>
          <m:rPr>
            <m:sty m:val="p"/>
          </m:rPr>
          <m:t>(</m:t>
        </m:r>
        <m:r>
          <m:t>3</m:t>
        </m:r>
        <m:r>
          <m:rPr>
            <m:sty m:val="p"/>
          </m:rPr>
          <m:t>,</m:t>
        </m:r>
        <m:r>
          <m:t>3</m:t>
        </m:r>
        <m:r>
          <m:rPr>
            <m:sty m:val="p"/>
          </m:rPr>
          <m:t>,</m:t>
        </m:r>
        <m:r>
          <m:t>0</m:t>
        </m:r>
        <m:r>
          <m:rPr>
            <m:sty m:val="p"/>
          </m:rPr>
          <m:t>)</m:t>
        </m:r>
      </m:oMath>
      <w:r>
        <w:t xml:space="preserve"> </w:t>
      </w:r>
      <w:r>
        <w:t xml:space="preserve">is not the orthogonal projection of</w:t>
      </w:r>
      <w:r>
        <w:t xml:space="preserve"> </w:t>
      </w:r>
      <m:oMath>
        <m:r>
          <m:rPr>
            <m:sty m:val="p"/>
          </m:rPr>
          <m:t>(</m:t>
        </m:r>
        <m:r>
          <m:t>3</m:t>
        </m:r>
        <m:r>
          <m:rPr>
            <m:sty m:val="p"/>
          </m:rPr>
          <m:t>,</m:t>
        </m:r>
        <m:r>
          <m:t>1</m:t>
        </m:r>
        <m:r>
          <m:rPr>
            <m:sty m:val="p"/>
          </m:rPr>
          <m:t>,</m:t>
        </m:r>
        <m:r>
          <m:t>2</m:t>
        </m:r>
        <m:r>
          <m:rPr>
            <m:sty m:val="p"/>
          </m:rPr>
          <m:t>)</m:t>
        </m:r>
      </m:oMath>
      <w:r>
        <w:t xml:space="preserve"> </w:t>
      </w:r>
      <w:r>
        <w:t xml:space="preserve">onto</w:t>
      </w:r>
      <w:r>
        <w:t xml:space="preserve"> </w:t>
      </w:r>
      <m:oMath>
        <m:r>
          <m:rPr>
            <m:scr m:val="script"/>
            <m:sty m:val="p"/>
          </m:rPr>
          <m:t>S</m:t>
        </m:r>
      </m:oMath>
      <w:r>
        <w:t xml:space="preserve">.</w:t>
      </w:r>
    </w:p>
    <w:bookmarkEnd w:id="550"/>
    <w:bookmarkStart w:id="551" w:name="thm-closest-point"/>
    <w:p>
      <w:pPr>
        <w:pStyle w:val="BodyText"/>
      </w:pPr>
      <w:del w:id="22007" w:author="PR Preview" w:date="2026-01-01T00:00:00Z">
        <w:r>
          <w:rPr>
            <w:b/>
            <w:bCs/>
          </w:rPr>
          <w:delText xml:space="preserve">Theorem 89 (The orthogonal projection is the closest point)</w:delText>
        </w:r>
      </w:del>
      <w:del w:id="22008" w:author="PR Preview" w:date="2026-01-01T00:00:00Z">
        <w:r>
          <w:delText xml:space="preserve"> </w:delText>
        </w:r>
      </w:del>
      <w:del w:id="22009" w:author="PR Preview" w:date="2026-01-01T00:00:00Z">
        <w:r>
          <w:delText xml:space="preserve">Let</w:delText>
        </w:r>
      </w:del>
      <w:del w:id="22010" w:author="PR Preview" w:date="2026-01-01T00:00:00Z">
        <w:r>
          <w:delText xml:space="preserve"> </w:delText>
        </w:r>
      </w:del>
      <m:oMath>
        <m:r>
          <m:rPr>
            <m:scr m:val="script"/>
            <m:sty m:val="p"/>
          </m:rPr>
          <m:t>S</m:t>
        </m:r>
      </m:oMath>
      <w:del w:id="22011" w:author="PR Preview" w:date="2026-01-01T00:00:00Z">
        <w:r>
          <w:delText xml:space="preserve"> </w:delText>
        </w:r>
      </w:del>
      <w:del w:id="22012" w:author="PR Preview" w:date="2026-01-01T00:00:00Z">
        <w:r>
          <w:delText xml:space="preserve">be a subspace of</w:delText>
        </w:r>
      </w:del>
      <w:del w:id="22013" w:author="PR Preview" w:date="2026-01-01T00:00:00Z">
        <w:r>
          <w:delText xml:space="preserve"> </w:delText>
        </w:r>
      </w:del>
      <m:oMath>
        <m:sSup>
          <m:e>
            <m:r>
              <m:rPr>
                <m:scr m:val="double-struck"/>
                <m:sty m:val="p"/>
              </m:rPr>
              <m:t>R</m:t>
            </m:r>
          </m:e>
          <m:sup>
            <m:r>
              <m:t>p</m:t>
            </m:r>
          </m:sup>
        </m:sSup>
      </m:oMath>
      <w:del w:id="22014" w:author="PR Preview" w:date="2026-01-01T00:00:00Z">
        <w:r>
          <w:delText xml:space="preserve">, let</w:delText>
        </w:r>
      </w:del>
      <w:del w:id="22015"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2016" w:author="PR Preview" w:date="2026-01-01T00:00:00Z">
        <w:r>
          <w:delText xml:space="preserve">,</w:delText>
        </w:r>
      </w:del>
      <w:del w:id="22017" w:author="PR Preview" w:date="2026-01-01T00:00:00Z">
        <w:r>
          <w:delText xml:space="preserve"> </w:delText>
        </w:r>
      </w:del>
      <w:del w:id="22018" w:author="PR Preview" w:date="2026-01-01T00:00:00Z">
        <w:r>
          <w:delText xml:space="preserve">and let</w:delText>
        </w:r>
      </w:del>
      <w:del w:id="22019" w:author="PR Preview" w:date="2026-01-01T00:00:00Z">
        <w:r>
          <w:delText xml:space="preserve"> </w:delText>
        </w:r>
      </w:del>
      <m:oMath>
        <m:limLow>
          <m:e>
            <m:r>
              <m:t>u</m:t>
            </m:r>
          </m:e>
          <m:lim>
            <m:r>
              <m:rPr>
                <m:sty m:val="p"/>
              </m:rPr>
              <m:t>∼</m:t>
            </m:r>
          </m:lim>
        </m:limLow>
      </m:oMath>
      <w:del w:id="22020" w:author="PR Preview" w:date="2026-01-01T00:00:00Z">
        <w:r>
          <w:delText xml:space="preserve"> </w:delText>
        </w:r>
      </w:del>
      <w:del w:id="22021" w:author="PR Preview" w:date="2026-01-01T00:00:00Z">
        <w:r>
          <w:delText xml:space="preserve">be the orthogonal projection of</w:delText>
        </w:r>
      </w:del>
      <w:del w:id="22022" w:author="PR Preview" w:date="2026-01-01T00:00:00Z">
        <w:r>
          <w:delText xml:space="preserve"> </w:delText>
        </w:r>
      </w:del>
      <m:oMath>
        <m:limLow>
          <m:e>
            <m:r>
              <m:t>y</m:t>
            </m:r>
          </m:e>
          <m:lim>
            <m:r>
              <m:rPr>
                <m:sty m:val="p"/>
              </m:rPr>
              <m:t>∼</m:t>
            </m:r>
          </m:lim>
        </m:limLow>
      </m:oMath>
      <w:del w:id="22023" w:author="PR Preview" w:date="2026-01-01T00:00:00Z">
        <w:r>
          <w:delText xml:space="preserve"> </w:delText>
        </w:r>
      </w:del>
      <w:del w:id="22024" w:author="PR Preview" w:date="2026-01-01T00:00:00Z">
        <w:r>
          <w:delText xml:space="preserve">onto</w:delText>
        </w:r>
      </w:del>
      <w:del w:id="22025" w:author="PR Preview" w:date="2026-01-01T00:00:00Z">
        <w:r>
          <w:delText xml:space="preserve"> </w:delText>
        </w:r>
      </w:del>
      <m:oMath>
        <m:r>
          <m:rPr>
            <m:scr m:val="script"/>
            <m:sty m:val="p"/>
          </m:rPr>
          <m:t>S</m:t>
        </m:r>
      </m:oMath>
      <w:del w:id="22026" w:author="PR Preview" w:date="2026-01-01T00:00:00Z">
        <w:r>
          <w:delText xml:space="preserve"> </w:delText>
        </w:r>
      </w:del>
      <w:del w:id="22027" w:author="PR Preview" w:date="2026-01-01T00:00:00Z">
        <w:r>
          <w:delText xml:space="preserve">(</w:delText>
        </w:r>
      </w:del>
      <w:hyperlink w:anchor="def-orthogonal-projection">
        <w:del w:id="22028" w:author="PR Preview" w:date="2026-01-01T00:00:00Z">
          <w:r>
            <w:rPr>
              <w:rStyle w:val="Hyperlink"/>
            </w:rPr>
            <w:delText xml:space="preserve">Definition 108</w:delText>
          </w:r>
        </w:del>
      </w:hyperlink>
      <w:del w:id="22029" w:author="PR Preview" w:date="2026-01-01T00:00:00Z">
        <w:r>
          <w:delText xml:space="preserve">).</w:delText>
        </w:r>
      </w:del>
      <w:del w:id="22030" w:author="PR Preview" w:date="2026-01-01T00:00:00Z">
        <w:r>
          <w:delText xml:space="preserve"> </w:delText>
        </w:r>
      </w:del>
      <w:del w:id="22031" w:author="PR Preview" w:date="2026-01-01T00:00:00Z">
        <w:r>
          <w:delText xml:space="preserve">Then for every</w:delText>
        </w:r>
      </w:del>
      <w:del w:id="22032" w:author="PR Preview" w:date="2026-01-01T00:00:00Z">
        <w:r>
          <w:delText xml:space="preserve"> </w:delText>
        </w:r>
      </w:del>
      <m:oMath>
        <m:limLow>
          <m:e>
            <m:r>
              <m:t>w</m:t>
            </m:r>
          </m:e>
          <m:lim>
            <m:r>
              <m:rPr>
                <m:sty m:val="p"/>
              </m:rPr>
              <m:t>∼</m:t>
            </m:r>
          </m:lim>
        </m:limLow>
        <m:r>
          <m:rPr>
            <m:sty m:val="p"/>
          </m:rPr>
          <m:t>∈</m:t>
        </m:r>
        <m:r>
          <m:rPr>
            <m:scr m:val="script"/>
            <m:sty m:val="p"/>
          </m:rPr>
          <m:t>S</m:t>
        </m:r>
      </m:oMath>
      <w:del w:id="22033" w:author="PR Preview" w:date="2026-01-01T00:00:00Z">
        <w:r>
          <w:delText xml:space="preserve">,</w:delText>
        </w:r>
      </w:del>
    </w:p>
    <w:p>
      <w:pPr>
        <w:pStyle w:val="BodyText"/>
      </w:pPr>
      <m:oMathPara>
        <m:oMathParaPr>
          <m:jc m:val="center"/>
        </m:oMathParaPr>
        <m:oMath>
          <m:r>
            <m:t>​</m:t>
          </m:r>
          <m:d>
            <m:dPr>
              <m:begChr m:val="∥"/>
              <m:sepChr m:val=""/>
              <m:endChr m:val="∥"/>
              <m:grow/>
            </m:dPr>
            <m:e>
              <m:limLow>
                <m:e>
                  <m:r>
                    <m:t>y</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y</m:t>
                  </m:r>
                </m:e>
                <m:lim>
                  <m:r>
                    <m:rPr>
                      <m:sty m:val="p"/>
                    </m:rPr>
                    <m:t>∼</m:t>
                  </m:r>
                </m:lim>
              </m:limLow>
              <m:r>
                <m:rPr>
                  <m:sty m:val="p"/>
                </m:rPr>
                <m:t>−</m:t>
              </m:r>
              <m:limLow>
                <m:e>
                  <m:r>
                    <m:t>w</m:t>
                  </m:r>
                </m:e>
                <m:lim>
                  <m:r>
                    <m:rPr>
                      <m:sty m:val="p"/>
                    </m:rPr>
                    <m:t>∼</m:t>
                  </m:r>
                </m:lim>
              </m:limLow>
            </m:e>
          </m:d>
          <m:r>
            <m:t>​</m:t>
          </m:r>
          <m:r>
            <m:rPr>
              <m:sty m:val="p"/>
            </m:rPr>
            <m:t>,</m:t>
          </m:r>
        </m:oMath>
      </m:oMathPara>
    </w:p>
    <w:p>
      <w:pPr>
        <w:pStyle w:val="FirstParagraph"/>
      </w:pPr>
      <w:del w:id="22034" w:author="PR Preview" w:date="2026-01-01T00:00:00Z">
        <w:r>
          <w:delText xml:space="preserve">with equality only when</w:delText>
        </w:r>
      </w:del>
      <w:del w:id="22035"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22036" w:author="PR Preview" w:date="2026-01-01T00:00:00Z">
        <w:r>
          <w:delText xml:space="preserve">.</w:delText>
        </w:r>
      </w:del>
    </w:p>
    <w:p>
      <w:pPr>
        <w:pStyle w:val="BodyText"/>
      </w:pPr>
      <w:del w:id="22037" w:author="PR Preview" w:date="2026-01-01T00:00:00Z">
        <w:r>
          <w:rPr>
            <w:i/>
            <w:iCs/>
          </w:rPr>
          <w:delText xml:space="preserve">Proof</w:delText>
        </w:r>
      </w:del>
      <w:del w:id="22038" w:author="PR Preview" w:date="2026-01-01T00:00:00Z">
        <w:r>
          <w:delText xml:space="preserve">. </w:delText>
        </w:r>
      </w:del>
      <w:del w:id="22039" w:author="PR Preview" w:date="2026-01-01T00:00:00Z">
        <w:r>
          <w:delText xml:space="preserve">By</w:delText>
        </w:r>
      </w:del>
      <w:del w:id="22040" w:author="PR Preview" w:date="2026-01-01T00:00:00Z">
        <w:r>
          <w:delText xml:space="preserve"> </w:delText>
        </w:r>
      </w:del>
      <w:hyperlink w:anchor="def-orthogonal-projection">
        <w:del w:id="22041" w:author="PR Preview" w:date="2026-01-01T00:00:00Z">
          <w:r>
            <w:rPr>
              <w:rStyle w:val="Hyperlink"/>
            </w:rPr>
            <w:delText xml:space="preserve">Definition 108</w:delText>
          </w:r>
        </w:del>
      </w:hyperlink>
      <w:del w:id="22042" w:author="PR Preview" w:date="2026-01-01T00:00:00Z">
        <w:r>
          <w:delText xml:space="preserve">,</w:delText>
        </w:r>
      </w:del>
      <w:del w:id="22043"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del w:id="22044" w:author="PR Preview" w:date="2026-01-01T00:00:00Z">
        <w:r>
          <w:delText xml:space="preserve">.</w:delText>
        </w:r>
      </w:del>
      <w:del w:id="22045" w:author="PR Preview" w:date="2026-01-01T00:00:00Z">
        <w:r>
          <w:delText xml:space="preserve"> </w:delText>
        </w:r>
      </w:del>
      <w:del w:id="22046" w:author="PR Preview" w:date="2026-01-01T00:00:00Z">
        <w:r>
          <w:delText xml:space="preserve">Both</w:delText>
        </w:r>
      </w:del>
      <w:del w:id="22047" w:author="PR Preview" w:date="2026-01-01T00:00:00Z">
        <w:r>
          <w:delText xml:space="preserve"> </w:delText>
        </w:r>
      </w:del>
      <m:oMath>
        <m:limLow>
          <m:e>
            <m:r>
              <m:t>u</m:t>
            </m:r>
          </m:e>
          <m:lim>
            <m:r>
              <m:rPr>
                <m:sty m:val="p"/>
              </m:rPr>
              <m:t>∼</m:t>
            </m:r>
          </m:lim>
        </m:limLow>
      </m:oMath>
      <w:del w:id="22048" w:author="PR Preview" w:date="2026-01-01T00:00:00Z">
        <w:r>
          <w:delText xml:space="preserve"> </w:delText>
        </w:r>
      </w:del>
      <w:del w:id="22049" w:author="PR Preview" w:date="2026-01-01T00:00:00Z">
        <w:r>
          <w:delText xml:space="preserve">and</w:delText>
        </w:r>
      </w:del>
      <w:del w:id="22050" w:author="PR Preview" w:date="2026-01-01T00:00:00Z">
        <w:r>
          <w:delText xml:space="preserve"> </w:delText>
        </w:r>
      </w:del>
      <m:oMath>
        <m:limLow>
          <m:e>
            <m:r>
              <m:t>w</m:t>
            </m:r>
          </m:e>
          <m:lim>
            <m:r>
              <m:rPr>
                <m:sty m:val="p"/>
              </m:rPr>
              <m:t>∼</m:t>
            </m:r>
          </m:lim>
        </m:limLow>
      </m:oMath>
      <w:del w:id="22051" w:author="PR Preview" w:date="2026-01-01T00:00:00Z">
        <w:r>
          <w:delText xml:space="preserve"> </w:delText>
        </w:r>
      </w:del>
      <w:del w:id="22052" w:author="PR Preview" w:date="2026-01-01T00:00:00Z">
        <w:r>
          <w:delText xml:space="preserve">are in</w:delText>
        </w:r>
      </w:del>
      <w:del w:id="22053" w:author="PR Preview" w:date="2026-01-01T00:00:00Z">
        <w:r>
          <w:delText xml:space="preserve"> </w:delText>
        </w:r>
      </w:del>
      <m:oMath>
        <m:r>
          <m:rPr>
            <m:scr m:val="script"/>
            <m:sty m:val="p"/>
          </m:rPr>
          <m:t>S</m:t>
        </m:r>
      </m:oMath>
      <w:del w:id="22054" w:author="PR Preview" w:date="2026-01-01T00:00:00Z">
        <w:r>
          <w:delText xml:space="preserve">,</w:delText>
        </w:r>
      </w:del>
      <w:del w:id="22055" w:author="PR Preview" w:date="2026-01-01T00:00:00Z">
        <w:r>
          <w:delText xml:space="preserve"> </w:delText>
        </w:r>
      </w:del>
      <w:del w:id="22056" w:author="PR Preview" w:date="2026-01-01T00:00:00Z">
        <w:r>
          <w:delText xml:space="preserve">so</w:delText>
        </w:r>
      </w:del>
      <w:del w:id="22057"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limLow>
          <m:e>
            <m:r>
              <m:t>u</m:t>
            </m:r>
          </m:e>
          <m:lim>
            <m:r>
              <m:rPr>
                <m:sty m:val="p"/>
              </m:rPr>
              <m:t>∼</m:t>
            </m:r>
          </m:lim>
        </m:limLow>
        <m:r>
          <m:rPr>
            <m:sty m:val="p"/>
          </m:rPr>
          <m:t>+</m:t>
        </m:r>
        <m:r>
          <m:rPr>
            <m:sty m:val="p"/>
          </m:rPr>
          <m:t>(</m:t>
        </m:r>
        <m:r>
          <m:rPr>
            <m:sty m:val="p"/>
          </m:rPr>
          <m:t>−</m:t>
        </m:r>
        <m:r>
          <m:t>1</m:t>
        </m:r>
        <m:r>
          <m:rPr>
            <m:sty m:val="p"/>
          </m:rPr>
          <m:t>)</m:t>
        </m:r>
        <m:r>
          <m:t> </m:t>
        </m:r>
        <m:limLow>
          <m:e>
            <m:r>
              <m:t>w</m:t>
            </m:r>
          </m:e>
          <m:lim>
            <m:r>
              <m:rPr>
                <m:sty m:val="p"/>
              </m:rPr>
              <m:t>∼</m:t>
            </m:r>
          </m:lim>
        </m:limLow>
        <m:r>
          <m:rPr>
            <m:sty m:val="p"/>
          </m:rPr>
          <m:t>∈</m:t>
        </m:r>
        <m:r>
          <m:rPr>
            <m:scr m:val="script"/>
            <m:sty m:val="p"/>
          </m:rPr>
          <m:t>S</m:t>
        </m:r>
      </m:oMath>
      <w:del w:id="22058" w:author="PR Preview" w:date="2026-01-01T00:00:00Z">
        <w:r>
          <w:delText xml:space="preserve"> </w:delText>
        </w:r>
      </w:del>
      <w:del w:id="22059" w:author="PR Preview" w:date="2026-01-01T00:00:00Z">
        <w:r>
          <w:delText xml:space="preserve">(</w:delText>
        </w:r>
      </w:del>
      <w:hyperlink w:anchor="def-subspace">
        <w:del w:id="22060" w:author="PR Preview" w:date="2026-01-01T00:00:00Z">
          <w:r>
            <w:rPr>
              <w:rStyle w:val="Hyperlink"/>
            </w:rPr>
            <w:delText xml:space="preserve">Definition 46</w:delText>
          </w:r>
        </w:del>
      </w:hyperlink>
      <w:del w:id="22061" w:author="PR Preview" w:date="2026-01-01T00:00:00Z">
        <w:r>
          <w:delText xml:space="preserve">),</w:delText>
        </w:r>
      </w:del>
      <w:del w:id="22062" w:author="PR Preview" w:date="2026-01-01T00:00:00Z">
        <w:r>
          <w:delText xml:space="preserve"> </w:delText>
        </w:r>
      </w:del>
      <w:del w:id="22063" w:author="PR Preview" w:date="2026-01-01T00:00:00Z">
        <w:r>
          <w:delText xml:space="preserve">and therefore</w:delText>
        </w:r>
      </w:del>
      <w:del w:id="22064" w:author="PR Preview" w:date="2026-01-01T00:00:00Z">
        <w:r>
          <w:delText xml:space="preserve"> </w:delText>
        </w:r>
      </w:del>
      <m:oMath>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del w:id="22065" w:author="PR Preview" w:date="2026-01-01T00:00:00Z">
        <w:r>
          <w:delText xml:space="preserve"> </w:delText>
        </w:r>
      </w:del>
      <w:del w:id="22066" w:author="PR Preview" w:date="2026-01-01T00:00:00Z">
        <w:r>
          <w:delText xml:space="preserve">(</w:delText>
        </w:r>
      </w:del>
      <w:hyperlink w:anchor="def-orthogonal-complement">
        <w:del w:id="22067" w:author="PR Preview" w:date="2026-01-01T00:00:00Z">
          <w:r>
            <w:rPr>
              <w:rStyle w:val="Hyperlink"/>
            </w:rPr>
            <w:delText xml:space="preserve">Definition 67</w:delText>
          </w:r>
        </w:del>
      </w:hyperlink>
      <w:del w:id="22068" w:author="PR Preview" w:date="2026-01-01T00:00:00Z">
        <w:r>
          <w:delText xml:space="preserve">). Then</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limLow>
                    <m:e>
                      <m:r>
                        <m:t>y</m:t>
                      </m:r>
                    </m:e>
                    <m:lim>
                      <m:r>
                        <m:rPr>
                          <m:sty m:val="p"/>
                        </m:rPr>
                        <m:t>∼</m:t>
                      </m:r>
                    </m:lim>
                  </m:limLow>
                  <m:r>
                    <m:rPr>
                      <m:sty m:val="p"/>
                    </m:rPr>
                    <m:t>−</m:t>
                  </m:r>
                  <m:limLow>
                    <m:e>
                      <m:r>
                        <m:t>u</m:t>
                      </m:r>
                    </m:e>
                    <m:lim>
                      <m:r>
                        <m:rPr>
                          <m:sty m:val="p"/>
                        </m:rPr>
                        <m:t>∼</m:t>
                      </m:r>
                    </m:lim>
                  </m:limLow>
                  <m:r>
                    <m:rPr>
                      <m:sty m:val="p"/>
                    </m:rPr>
                    <m:t>)</m:t>
                  </m:r>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e>
              </m:d>
              <m:sSup>
                <m:e>
                  <m:r>
                    <m:t>​</m:t>
                  </m:r>
                </m:e>
                <m:sup>
                  <m:r>
                    <m:t>2</m:t>
                  </m:r>
                </m:sup>
              </m:sSup>
              <m:r>
                <m:t>&amp;</m:t>
              </m:r>
              <m:r>
                <m:t>&amp;</m:t>
              </m:r>
              <m:r>
                <m:rPr>
                  <m:nor/>
                  <m:sty m:val="p"/>
                </m:rPr>
                <m:t>(add and subtract </m:t>
              </m:r>
              <m:limLow>
                <m:e>
                  <m:r>
                    <m:t>u</m:t>
                  </m:r>
                </m:e>
                <m:lim>
                  <m:r>
                    <m:rPr>
                      <m:sty m:val="p"/>
                    </m:rPr>
                    <m:t>∼</m:t>
                  </m:r>
                </m:lim>
              </m:limLow>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t>&amp;</m:t>
              </m:r>
              <m:r>
                <m:rPr>
                  <m:nor/>
                  <m:sty m:val="p"/>
                </m:rPr>
                <m:t>(Pythagorean theorem, </m:t>
              </m:r>
              <m:r>
                <m:rPr>
                  <m:nor/>
                  <m:sty m:val="p"/>
                </m:rPr>
                <m:t>Theorem 57</m:t>
              </m:r>
              <m:r>
                <m:rPr>
                  <m:nor/>
                  <m:sty m:val="p"/>
                </m:rPr>
                <m:t>)</m:t>
              </m:r>
            </m:e>
            <m:e>
              <m:r>
                <m:t>&amp;</m:t>
              </m:r>
              <m:r>
                <m:rPr>
                  <m:sty m:val="p"/>
                </m:rPr>
                <m:t>≥</m:t>
              </m:r>
              <m:r>
                <m:t>​</m:t>
              </m:r>
              <m:d>
                <m:dPr>
                  <m:begChr m:val="∥"/>
                  <m:sepChr m:val=""/>
                  <m:endChr m:val="∥"/>
                  <m:grow/>
                </m:dPr>
                <m:e>
                  <m:limLow>
                    <m:e>
                      <m:r>
                        <m:t>y</m:t>
                      </m:r>
                    </m:e>
                    <m:lim>
                      <m:r>
                        <m:rPr>
                          <m:sty m:val="p"/>
                        </m:rPr>
                        <m:t>∼</m:t>
                      </m:r>
                    </m:lim>
                  </m:limLow>
                  <m:r>
                    <m:rPr>
                      <m:sty m:val="p"/>
                    </m:rPr>
                    <m:t>−</m:t>
                  </m:r>
                  <m:limLow>
                    <m:e>
                      <m:r>
                        <m:t>u</m:t>
                      </m:r>
                    </m:e>
                    <m:lim>
                      <m:r>
                        <m:rPr>
                          <m:sty m:val="p"/>
                        </m:rPr>
                        <m:t>∼</m:t>
                      </m:r>
                    </m:lim>
                  </m:limLow>
                </m:e>
              </m:d>
              <m:sSup>
                <m:e>
                  <m:r>
                    <m:t>​</m:t>
                  </m:r>
                </m:e>
                <m:sup>
                  <m:r>
                    <m:t>2</m:t>
                  </m:r>
                </m:sup>
              </m:sSup>
              <m:r>
                <m:rPr>
                  <m:sty m:val="p"/>
                </m:rPr>
                <m:t>,</m:t>
              </m:r>
              <m:r>
                <m:t>&amp;</m:t>
              </m:r>
              <m:r>
                <m:t>&amp;</m:t>
              </m:r>
              <m:r>
                <m:rPr>
                  <m:nor/>
                  <m:sty m:val="p"/>
                </m:rPr>
                <m:t>(</m:t>
              </m:r>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rPr>
                  <m:sty m:val="p"/>
                </m:rPr>
                <m:t>≥</m:t>
              </m:r>
              <m:r>
                <m:t>0</m:t>
              </m:r>
              <m:r>
                <m:rPr>
                  <m:nor/>
                  <m:sty m:val="p"/>
                </m:rPr>
                <m:t>, </m:t>
              </m:r>
              <m:r>
                <m:rPr>
                  <m:nor/>
                  <m:sty m:val="p"/>
                </m:rPr>
                <m:t>Theorem 56</m:t>
              </m:r>
              <m:r>
                <m:rPr>
                  <m:nor/>
                  <m:sty m:val="p"/>
                </m:rPr>
                <m:t>)</m:t>
              </m:r>
            </m:e>
          </m:eqArr>
        </m:oMath>
      </m:oMathPara>
    </w:p>
    <w:p>
      <w:pPr>
        <w:pStyle w:val="FirstParagraph"/>
      </w:pPr>
      <w:del w:id="22069" w:author="PR Preview" w:date="2026-01-01T00:00:00Z">
        <w:r>
          <w:delText xml:space="preserve">with equality exactly when</w:delText>
        </w:r>
      </w:del>
      <w:del w:id="22070"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w</m:t>
                </m:r>
              </m:e>
              <m:lim>
                <m:r>
                  <m:rPr>
                    <m:sty m:val="p"/>
                  </m:rPr>
                  <m:t>∼</m:t>
                </m:r>
              </m:lim>
            </m:limLow>
          </m:e>
        </m:d>
        <m:r>
          <m:t>​</m:t>
        </m:r>
        <m:r>
          <m:rPr>
            <m:sty m:val="p"/>
          </m:rPr>
          <m:t>=</m:t>
        </m:r>
        <m:r>
          <m:t>0</m:t>
        </m:r>
      </m:oMath>
      <w:del w:id="22071" w:author="PR Preview" w:date="2026-01-01T00:00:00Z">
        <w:r>
          <w:delText xml:space="preserve">,</w:delText>
        </w:r>
      </w:del>
      <w:del w:id="22072" w:author="PR Preview" w:date="2026-01-01T00:00:00Z">
        <w:r>
          <w:delText xml:space="preserve"> </w:delText>
        </w:r>
      </w:del>
      <w:del w:id="22073" w:author="PR Preview" w:date="2026-01-01T00:00:00Z">
        <w:r>
          <w:delText xml:space="preserve">that is, when</w:delText>
        </w:r>
      </w:del>
      <w:del w:id="22074" w:author="PR Preview" w:date="2026-01-01T00:00:00Z">
        <w:r>
          <w:delText xml:space="preserve"> </w:delText>
        </w:r>
      </w:del>
      <m:oMath>
        <m:limLow>
          <m:e>
            <m:r>
              <m:t>w</m:t>
            </m:r>
          </m:e>
          <m:lim>
            <m:r>
              <m:rPr>
                <m:sty m:val="p"/>
              </m:rPr>
              <m:t>∼</m:t>
            </m:r>
          </m:lim>
        </m:limLow>
        <m:r>
          <m:rPr>
            <m:sty m:val="p"/>
          </m:rPr>
          <m:t>=</m:t>
        </m:r>
        <m:limLow>
          <m:e>
            <m:r>
              <m:t>u</m:t>
            </m:r>
          </m:e>
          <m:lim>
            <m:r>
              <m:rPr>
                <m:sty m:val="p"/>
              </m:rPr>
              <m:t>∼</m:t>
            </m:r>
          </m:lim>
        </m:limLow>
      </m:oMath>
      <w:del w:id="22075" w:author="PR Preview" w:date="2026-01-01T00:00:00Z">
        <w:r>
          <w:delText xml:space="preserve"> </w:delText>
        </w:r>
      </w:del>
      <w:del w:id="22076" w:author="PR Preview" w:date="2026-01-01T00:00:00Z">
        <w:r>
          <w:delText xml:space="preserve">(</w:delText>
        </w:r>
      </w:del>
      <w:hyperlink w:anchor="thm-norm-properties">
        <w:del w:id="22077" w:author="PR Preview" w:date="2026-01-01T00:00:00Z">
          <w:r>
            <w:rPr>
              <w:rStyle w:val="Hyperlink"/>
            </w:rPr>
            <w:delText xml:space="preserve">Theorem 56</w:delText>
          </w:r>
        </w:del>
      </w:hyperlink>
      <w:del w:id="22078" w:author="PR Preview" w:date="2026-01-01T00:00:00Z">
        <w:r>
          <w:delText xml:space="preserve">, part 1).</w:delText>
        </w:r>
      </w:del>
      <w:del w:id="22079" w:author="PR Preview" w:date="2026-01-01T00:00:00Z">
        <w:r>
          <w:delText xml:space="preserve"> </w:delText>
        </w:r>
      </w:del>
      <w:del w:id="22080" w:author="PR Preview" w:date="2026-01-01T00:00:00Z">
        <w:r>
          <w:delText xml:space="preserve">Taking nonnegative square roots preserves the inequality.</w:delText>
        </w:r>
      </w:del>
    </w:p>
    <w:p>
      <w:pPr>
        <w:pStyle w:val="BodyText"/>
      </w:pPr>
      <w:del w:id="22081" w:author="PR Preview" w:date="2026-01-01T00:00:00Z">
        <w:r>
          <w:rPr>
            <w:b/>
            <w:bCs/>
          </w:rPr>
          <w:delText xml:space="preserve">Example 165 (No point of the line is closer)</w:delText>
        </w:r>
      </w:del>
      <w:del w:id="22082" w:author="PR Preview" w:date="2026-01-01T00:00:00Z">
        <w:r>
          <w:delText xml:space="preserve"> </w:delText>
        </w:r>
      </w:del>
      <w:del w:id="22083" w:author="PR Preview" w:date="2026-01-01T00:00:00Z">
        <w:r>
          <w:delText xml:space="preserve">In</w:delText>
        </w:r>
      </w:del>
      <w:del w:id="22084" w:author="PR Preview" w:date="2026-01-01T00:00:00Z">
        <w:r>
          <w:delText xml:space="preserve"> </w:delText>
        </w:r>
      </w:del>
      <w:hyperlink w:anchor="exm-orthogonal-projection">
        <w:del w:id="22085" w:author="PR Preview" w:date="2026-01-01T00:00:00Z">
          <w:r>
            <w:rPr>
              <w:rStyle w:val="Hyperlink"/>
            </w:rPr>
            <w:delText xml:space="preserve">Example 163</w:delText>
          </w:r>
        </w:del>
      </w:hyperlink>
      <w:del w:id="22086" w:author="PR Preview" w:date="2026-01-01T00:00:00Z">
        <w:r>
          <w:delText xml:space="preserve">,</w:delText>
        </w:r>
      </w:del>
      <w:del w:id="22087"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2088" w:author="PR Preview" w:date="2026-01-01T00:00:00Z">
        <w:r>
          <w:delText xml:space="preserve"> </w:delText>
        </w:r>
      </w:del>
      <w:del w:id="22089" w:author="PR Preview" w:date="2026-01-01T00:00:00Z">
        <w:r>
          <w:delText xml:space="preserve">has projection</w:delText>
        </w:r>
      </w:del>
      <w:del w:id="22090" w:author="PR Preview" w:date="2026-01-01T00:00:00Z">
        <w:r>
          <w:delText xml:space="preserve"> </w:delText>
        </w:r>
      </w:del>
      <m:oMath>
        <m:limLow>
          <m:e>
            <m:r>
              <m:t>u</m:t>
            </m:r>
          </m:e>
          <m:lim>
            <m:r>
              <m:rPr>
                <m:sty m:val="p"/>
              </m:rPr>
              <m:t>∼</m:t>
            </m:r>
          </m:lim>
        </m:limLow>
        <m:r>
          <m:rPr>
            <m:sty m:val="p"/>
          </m:rPr>
          <m:t>=</m:t>
        </m:r>
        <m:r>
          <m:rPr>
            <m:sty m:val="p"/>
          </m:rPr>
          <m:t>(</m:t>
        </m:r>
        <m:r>
          <m:t>2</m:t>
        </m:r>
        <m:r>
          <m:rPr>
            <m:sty m:val="p"/>
          </m:rPr>
          <m:t>,</m:t>
        </m:r>
        <m:r>
          <m:t>2</m:t>
        </m:r>
        <m:r>
          <m:rPr>
            <m:sty m:val="p"/>
          </m:rPr>
          <m:t>,</m:t>
        </m:r>
        <m:r>
          <m:t>0</m:t>
        </m:r>
        <m:r>
          <m:rPr>
            <m:sty m:val="p"/>
          </m:rPr>
          <m:t>)</m:t>
        </m:r>
      </m:oMath>
      <w:del w:id="22091" w:author="PR Preview" w:date="2026-01-01T00:00:00Z">
        <w:r>
          <w:delText xml:space="preserve"> </w:delText>
        </w:r>
      </w:del>
      <w:del w:id="22092" w:author="PR Preview" w:date="2026-01-01T00:00:00Z">
        <w:r>
          <w:delText xml:space="preserve">onto</w:delText>
        </w:r>
      </w:del>
      <w:del w:id="22093"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2094" w:author="PR Preview" w:date="2026-01-01T00:00:00Z">
        <w:r>
          <w:delText xml:space="preserve">,</w:delText>
        </w:r>
      </w:del>
      <w:del w:id="22095" w:author="PR Preview" w:date="2026-01-01T00:00:00Z">
        <w:r>
          <w:delText xml:space="preserve"> </w:delText>
        </w:r>
      </w:del>
      <w:del w:id="22096" w:author="PR Preview" w:date="2026-01-01T00:00:00Z">
        <w:r>
          <w:delText xml:space="preserve">at distance</w:delText>
        </w:r>
      </w:del>
      <w:del w:id="22097" w:author="PR Preview" w:date="2026-01-01T00:00:00Z">
        <w:r>
          <w:delText xml:space="preserve"> </w:delText>
        </w:r>
      </w:del>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del w:id="22098" w:author="PR Preview" w:date="2026-01-01T00:00:00Z">
        <w:r>
          <w:delText xml:space="preserve">.</w:delText>
        </w:r>
      </w:del>
      <w:del w:id="22099" w:author="PR Preview" w:date="2026-01-01T00:00:00Z">
        <w:r>
          <w:delText xml:space="preserve"> </w:delText>
        </w:r>
      </w:del>
      <w:del w:id="22100" w:author="PR Preview" w:date="2026-01-01T00:00:00Z">
        <w:r>
          <w:delText xml:space="preserve">Another point of</w:delText>
        </w:r>
      </w:del>
      <w:del w:id="22101" w:author="PR Preview" w:date="2026-01-01T00:00:00Z">
        <w:r>
          <w:delText xml:space="preserve"> </w:delText>
        </w:r>
      </w:del>
      <m:oMath>
        <m:r>
          <m:rPr>
            <m:scr m:val="script"/>
            <m:sty m:val="p"/>
          </m:rPr>
          <m:t>S</m:t>
        </m:r>
      </m:oMath>
      <w:del w:id="22102" w:author="PR Preview" w:date="2026-01-01T00:00:00Z">
        <w:r>
          <w:delText xml:space="preserve">, such as</w:delText>
        </w:r>
      </w:del>
      <w:del w:id="22103" w:author="PR Preview" w:date="2026-01-01T00:00:00Z">
        <w:r>
          <w:delText xml:space="preserve"> </w:delText>
        </w:r>
      </w:del>
      <m:oMath>
        <m:limLow>
          <m:e>
            <m:r>
              <m:t>w</m:t>
            </m:r>
          </m:e>
          <m:lim>
            <m:r>
              <m:rPr>
                <m:sty m:val="p"/>
              </m:rPr>
              <m:t>∼</m:t>
            </m:r>
          </m:lim>
        </m:limLow>
        <m:r>
          <m:rPr>
            <m:sty m:val="p"/>
          </m:rPr>
          <m:t>=</m:t>
        </m:r>
        <m:r>
          <m:rPr>
            <m:sty m:val="p"/>
          </m:rPr>
          <m:t>(</m:t>
        </m:r>
        <m:r>
          <m:t>3</m:t>
        </m:r>
        <m:r>
          <m:rPr>
            <m:sty m:val="p"/>
          </m:rPr>
          <m:t>,</m:t>
        </m:r>
        <m:r>
          <m:t>3</m:t>
        </m:r>
        <m:r>
          <m:rPr>
            <m:sty m:val="p"/>
          </m:rPr>
          <m:t>,</m:t>
        </m:r>
        <m:r>
          <m:t>0</m:t>
        </m:r>
        <m:r>
          <m:rPr>
            <m:sty m:val="p"/>
          </m:rPr>
          <m:t>)</m:t>
        </m:r>
      </m:oMath>
      <w:del w:id="22104" w:author="PR Preview" w:date="2026-01-01T00:00:00Z">
        <w:r>
          <w:delText xml:space="preserve">,</w:delText>
        </w:r>
      </w:del>
      <w:del w:id="22105" w:author="PR Preview" w:date="2026-01-01T00:00:00Z">
        <w:r>
          <w:delText xml:space="preserve"> </w:delText>
        </w:r>
      </w:del>
      <w:del w:id="22106" w:author="PR Preview" w:date="2026-01-01T00:00:00Z">
        <w:r>
          <w:delText xml:space="preserve">is farther:</w:delText>
        </w:r>
      </w:del>
    </w:p>
    <w:p>
      <w:pPr>
        <w:pStyle w:val="BodyText"/>
      </w:pPr>
      <m:oMathPara>
        <m:oMathParaPr>
          <m:jc m:val="center"/>
        </m:oMathParaPr>
        <m:oMath>
          <m:eqArr>
            <m:e>
              <m:r>
                <m:t>​</m:t>
              </m:r>
              <m:d>
                <m:dPr>
                  <m:begChr m:val="∥"/>
                  <m:sepChr m:val=""/>
                  <m:endChr m:val="∥"/>
                  <m:grow/>
                </m:dPr>
                <m:e>
                  <m:limLow>
                    <m:e>
                      <m:r>
                        <m:t>y</m:t>
                      </m:r>
                    </m:e>
                    <m:lim>
                      <m:r>
                        <m:rPr>
                          <m:sty m:val="p"/>
                        </m:rPr>
                        <m:t>∼</m:t>
                      </m:r>
                    </m:lim>
                  </m:limLow>
                  <m:r>
                    <m:rPr>
                      <m:sty m:val="p"/>
                    </m:rPr>
                    <m:t>−</m:t>
                  </m:r>
                  <m:limLow>
                    <m:e>
                      <m:r>
                        <m:t>w</m:t>
                      </m:r>
                    </m:e>
                    <m:lim>
                      <m:r>
                        <m:rPr>
                          <m:sty m:val="p"/>
                        </m:rPr>
                        <m:t>∼</m:t>
                      </m:r>
                    </m:lim>
                  </m:limLow>
                </m:e>
              </m:d>
              <m:r>
                <m:t>​</m:t>
              </m:r>
              <m:r>
                <m:t>&amp;</m:t>
              </m:r>
              <m:r>
                <m:rPr>
                  <m:sty m:val="p"/>
                </m:rPr>
                <m:t>=</m:t>
              </m:r>
              <m:r>
                <m:t>​</m:t>
              </m:r>
              <m:d>
                <m:dPr>
                  <m:begChr m:val="∥"/>
                  <m:sepChr m:val=""/>
                  <m:endChr m:val="∥"/>
                  <m:grow/>
                </m:dPr>
                <m:e>
                  <m:r>
                    <m:rPr>
                      <m:sty m:val="p"/>
                    </m:rPr>
                    <m:t>(</m:t>
                  </m:r>
                  <m:r>
                    <m:t>0</m:t>
                  </m:r>
                  <m:r>
                    <m:rPr>
                      <m:sty m:val="p"/>
                    </m:rPr>
                    <m:t>,</m:t>
                  </m:r>
                  <m:r>
                    <m:rPr>
                      <m:sty m:val="p"/>
                    </m:rPr>
                    <m:t>−</m:t>
                  </m:r>
                  <m:r>
                    <m:t>2</m:t>
                  </m:r>
                  <m:r>
                    <m:rPr>
                      <m:sty m:val="p"/>
                    </m:rPr>
                    <m:t>,</m:t>
                  </m:r>
                  <m:r>
                    <m:t>2</m:t>
                  </m:r>
                  <m:r>
                    <m:rPr>
                      <m:sty m:val="p"/>
                    </m:rPr>
                    <m:t>)</m:t>
                  </m:r>
                </m:e>
              </m:d>
              <m:r>
                <m:t>​</m:t>
              </m:r>
            </m:e>
            <m:e>
              <m:r>
                <m:t>&amp;</m:t>
              </m:r>
              <m:r>
                <m:rPr>
                  <m:sty m:val="p"/>
                </m:rPr>
                <m:t>=</m:t>
              </m:r>
              <m:rad>
                <m:radPr>
                  <m:degHide m:val="on"/>
                </m:radPr>
                <m:deg/>
                <m:e>
                  <m:r>
                    <m:t>8</m:t>
                  </m:r>
                </m:e>
              </m:rad>
            </m:e>
            <m:e>
              <m:r>
                <m:t>&amp;</m:t>
              </m:r>
              <m:r>
                <m:rPr>
                  <m:sty m:val="p"/>
                </m:rPr>
                <m:t>&gt;</m:t>
              </m:r>
              <m:rad>
                <m:radPr>
                  <m:degHide m:val="on"/>
                </m:radPr>
                <m:deg/>
                <m:e>
                  <m:r>
                    <m:t>6</m:t>
                  </m:r>
                </m:e>
              </m:rad>
              <m:r>
                <m:rPr>
                  <m:sty m:val="p"/>
                </m:rPr>
                <m:t>,</m:t>
              </m:r>
            </m:e>
          </m:eqArr>
        </m:oMath>
      </m:oMathPara>
    </w:p>
    <w:p>
      <w:pPr>
        <w:pStyle w:val="BodyText"/>
      </w:pPr>
      <w:ins w:id="22107" w:author="PR Preview" w:date="2026-01-01T00:00:00Z">
        <w:r>
          <w:rPr>
            <w:b/>
            <w:bCs/>
          </w:rPr>
          <w:t xml:space="preserve">Theorem 89 (The orthogonal projection is the closest point)</w:t>
        </w:r>
      </w:ins>
      <w:ins w:id="22108" w:author="PR Preview" w:date="2026-01-01T00:00:00Z">
        <w:r>
          <w:t xml:space="preserve"> </w:t>
        </w:r>
      </w:ins>
      <w:ins w:id="22109" w:author="PR Preview" w:date="2026-01-01T00:00:00Z">
        <w:r>
          <w:t xml:space="preserve">Let</w:t>
        </w:r>
      </w:ins>
      <w:ins w:id="22110" w:author="PR Preview" w:date="2026-01-01T00:00:00Z">
        <w:r>
          <w:t xml:space="preserve"> </w:t>
        </w:r>
      </w:ins>
      <m:oMath>
        <m:r>
          <m:rPr>
            <m:scr m:val="script"/>
            <m:sty m:val="p"/>
          </m:rPr>
          <m:t>S</m:t>
        </m:r>
      </m:oMath>
      <w:ins w:id="22111" w:author="PR Preview" w:date="2026-01-01T00:00:00Z">
        <w:r>
          <w:t xml:space="preserve"> </w:t>
        </w:r>
      </w:ins>
      <w:ins w:id="22112" w:author="PR Preview" w:date="2026-01-01T00:00:00Z">
        <w:r>
          <w:t xml:space="preserve">be a subspace of</w:t>
        </w:r>
      </w:ins>
      <w:ins w:id="22113" w:author="PR Preview" w:date="2026-01-01T00:00:00Z">
        <w:r>
          <w:t xml:space="preserve"> </w:t>
        </w:r>
      </w:ins>
      <m:oMath>
        <m:sSup>
          <m:e>
            <m:r>
              <m:rPr>
                <m:scr m:val="double-struck"/>
                <m:sty m:val="p"/>
              </m:rPr>
              <m:t>R</m:t>
            </m:r>
          </m:e>
          <m:sup>
            <m:r>
              <m:t>p</m:t>
            </m:r>
          </m:sup>
        </m:sSup>
      </m:oMath>
      <w:ins w:id="22114" w:author="PR Preview" w:date="2026-01-01T00:00:00Z">
        <w:r>
          <w:t xml:space="preserve">, let</w:t>
        </w:r>
      </w:ins>
      <w:ins w:id="22115" w:author="PR Preview" w:date="2026-01-01T00:00:00Z">
        <w:r>
          <w:t xml:space="preserve"> </w:t>
        </w:r>
      </w:ins>
      <w:ins w:id="22116" w:author="PR Preview" w:date="2026-01-01T00:00:00Z">
        <w:r>
          <w:t xml:space="preserve">$\mathord{\smash[b]{\underset{\raise.3ex\hbox{$\scriptstyle\sim$}}{y}}\vphantom{y}} \in \mathbb{R}^p$</w:t>
        </w:r>
      </w:ins>
      <w:ins w:id="22117" w:author="PR Preview" w:date="2026-01-01T00:00:00Z">
        <w:r>
          <w:t xml:space="preserve">,</w:t>
        </w:r>
      </w:ins>
      <w:ins w:id="22118" w:author="PR Preview" w:date="2026-01-01T00:00:00Z">
        <w:r>
          <w:t xml:space="preserve"> </w:t>
        </w:r>
      </w:ins>
      <w:ins w:id="22119" w:author="PR Preview" w:date="2026-01-01T00:00:00Z">
        <w:r>
          <w:t xml:space="preserve">and let</w:t>
        </w:r>
      </w:ins>
      <w:ins w:id="22120" w:author="PR Preview" w:date="2026-01-01T00:00:00Z">
        <w:r>
          <w:t xml:space="preserve"> </w:t>
        </w:r>
      </w:ins>
      <w:ins w:id="22121" w:author="PR Preview" w:date="2026-01-01T00:00:00Z">
        <w:r>
          <w:t xml:space="preserve">$\mathord{\smash[b]{\underset{\raise.3ex\hbox{$\scriptstyle\sim$}}{u}}\vphantom{u}}$</w:t>
        </w:r>
      </w:ins>
      <w:ins w:id="22122" w:author="PR Preview" w:date="2026-01-01T00:00:00Z">
        <w:r>
          <w:t xml:space="preserve"> </w:t>
        </w:r>
      </w:ins>
      <w:ins w:id="22123" w:author="PR Preview" w:date="2026-01-01T00:00:00Z">
        <w:r>
          <w:t xml:space="preserve">be the orthogonal projection of</w:t>
        </w:r>
      </w:ins>
      <w:ins w:id="22124" w:author="PR Preview" w:date="2026-01-01T00:00:00Z">
        <w:r>
          <w:t xml:space="preserve"> </w:t>
        </w:r>
      </w:ins>
      <w:ins w:id="22125" w:author="PR Preview" w:date="2026-01-01T00:00:00Z">
        <w:r>
          <w:t xml:space="preserve">$\mathord{\smash[b]{\underset{\raise.3ex\hbox{$\scriptstyle\sim$}}{y}}\vphantom{y}}$</w:t>
        </w:r>
      </w:ins>
      <w:ins w:id="22126" w:author="PR Preview" w:date="2026-01-01T00:00:00Z">
        <w:r>
          <w:t xml:space="preserve"> </w:t>
        </w:r>
      </w:ins>
      <w:ins w:id="22127" w:author="PR Preview" w:date="2026-01-01T00:00:00Z">
        <w:r>
          <w:t xml:space="preserve">onto</w:t>
        </w:r>
      </w:ins>
      <w:ins w:id="22128" w:author="PR Preview" w:date="2026-01-01T00:00:00Z">
        <w:r>
          <w:t xml:space="preserve"> </w:t>
        </w:r>
      </w:ins>
      <m:oMath>
        <m:r>
          <m:rPr>
            <m:scr m:val="script"/>
            <m:sty m:val="p"/>
          </m:rPr>
          <m:t>S</m:t>
        </m:r>
      </m:oMath>
      <w:ins w:id="22129" w:author="PR Preview" w:date="2026-01-01T00:00:00Z">
        <w:r>
          <w:t xml:space="preserve"> </w:t>
        </w:r>
      </w:ins>
      <w:ins w:id="22130" w:author="PR Preview" w:date="2026-01-01T00:00:00Z">
        <w:r>
          <w:t xml:space="preserve">(</w:t>
        </w:r>
      </w:ins>
      <w:hyperlink w:anchor="def-orthogonal-projection">
        <w:ins w:id="22131" w:author="PR Preview" w:date="2026-01-01T00:00:00Z">
          <w:r>
            <w:rPr>
              <w:rStyle w:val="Hyperlink"/>
            </w:rPr>
            <w:t xml:space="preserve">Definition 108</w:t>
          </w:r>
        </w:ins>
      </w:hyperlink>
      <w:ins w:id="22132" w:author="PR Preview" w:date="2026-01-01T00:00:00Z">
        <w:r>
          <w:t xml:space="preserve">).</w:t>
        </w:r>
      </w:ins>
      <w:ins w:id="22133" w:author="PR Preview" w:date="2026-01-01T00:00:00Z">
        <w:r>
          <w:t xml:space="preserve"> </w:t>
        </w:r>
      </w:ins>
      <w:ins w:id="22134" w:author="PR Preview" w:date="2026-01-01T00:00:00Z">
        <w:r>
          <w:t xml:space="preserve">Then for every</w:t>
        </w:r>
      </w:ins>
      <w:ins w:id="22135" w:author="PR Preview" w:date="2026-01-01T00:00:00Z">
        <w:r>
          <w:t xml:space="preserve"> </w:t>
        </w:r>
      </w:ins>
      <w:ins w:id="22136" w:author="PR Preview" w:date="2026-01-01T00:00:00Z">
        <w:r>
          <w:t xml:space="preserve">$\mathord{\smash[b]{\underset{\raise.3ex\hbox{$\scriptstyle\sim$}}{w}}\vphantom{w}} \in \mathcal{S}$</w:t>
        </w:r>
      </w:ins>
      <w:ins w:id="22137" w:author="PR Preview" w:date="2026-01-01T00:00:00Z">
        <w:r>
          <w:t xml:space="preserve">,</w:t>
        </w:r>
      </w:ins>
    </w:p>
    <w:p>
      <w:pPr>
        <w:pStyle w:val="BodyText"/>
      </w:pPr>
      <w:ins w:id="22138" w:author="PR Preview" w:date="2026-01-01T00:00:00Z">
        <w:r>
          <w:t xml:space="preserve">$$
    \mathopen{}\left\lVert\mathord{\smash[b]{\underset{\raise.3ex\hbox{$\scriptstyle\sim$}}{y}}\vphantom{y}} - \mathord{\smash[b]{\underset{\raise.3ex\hbox{$\scriptstyle\sim$}}{u}}\vphantom{u}}\right\rVert\mathclose{} \le \mathopen{}\left\lVert\mathord{\smash[b]{\underset{\raise.3ex\hbox{$\scriptstyle\sim$}}{y}}\vphantom{y}} - \mathord{\smash[b]{\underset{\raise.3ex\hbox{$\scriptstyle\sim$}}{w}}\vphantom{w}}\right\rVert\mathclose{},
    $$</w:t>
        </w:r>
      </w:ins>
    </w:p>
    <w:p>
      <w:pPr>
        <w:pStyle w:val="FirstParagraph"/>
      </w:pPr>
      <w:ins w:id="22139" w:author="PR Preview" w:date="2026-01-01T00:00:00Z">
        <w:r>
          <w:t xml:space="preserve">with equality only when</w:t>
        </w:r>
      </w:ins>
      <w:ins w:id="22140" w:author="PR Preview" w:date="2026-01-01T00:00:00Z">
        <w:r>
          <w:t xml:space="preserve"> </w:t>
        </w:r>
      </w:ins>
      <w:ins w:id="22141" w:author="PR Preview" w:date="2026-01-01T00:00:00Z">
        <w:r>
          <w:t xml:space="preserve">$\mathord{\smash[b]{\underset{\raise.3ex\hbox{$\scriptstyle\sim$}}{w}}\vphantom{w}} = \mathord{\smash[b]{\underset{\raise.3ex\hbox{$\scriptstyle\sim$}}{u}}\vphantom{u}}$</w:t>
        </w:r>
      </w:ins>
      <w:ins w:id="22142" w:author="PR Preview" w:date="2026-01-01T00:00:00Z">
        <w:r>
          <w:t xml:space="preserve">.</w:t>
        </w:r>
      </w:ins>
    </w:p>
    <w:bookmarkEnd w:id="551"/>
    <w:p>
      <w:pPr>
        <w:pStyle w:val="BodyText"/>
      </w:pPr>
      <w:ins w:id="22143" w:author="PR Preview" w:date="2026-01-01T00:00:00Z">
        <w:r>
          <w:rPr>
            <w:i/>
            <w:iCs/>
          </w:rPr>
          <w:t xml:space="preserve">Proof</w:t>
        </w:r>
      </w:ins>
      <w:ins w:id="22144" w:author="PR Preview" w:date="2026-01-01T00:00:00Z">
        <w:r>
          <w:t xml:space="preserve">. </w:t>
        </w:r>
      </w:ins>
      <w:ins w:id="22145" w:author="PR Preview" w:date="2026-01-01T00:00:00Z">
        <w:r>
          <w:t xml:space="preserve">By</w:t>
        </w:r>
      </w:ins>
      <w:ins w:id="22146" w:author="PR Preview" w:date="2026-01-01T00:00:00Z">
        <w:r>
          <w:t xml:space="preserve"> </w:t>
        </w:r>
      </w:ins>
      <w:hyperlink w:anchor="def-orthogonal-projection">
        <w:ins w:id="22147" w:author="PR Preview" w:date="2026-01-01T00:00:00Z">
          <w:r>
            <w:rPr>
              <w:rStyle w:val="Hyperlink"/>
            </w:rPr>
            <w:t xml:space="preserve">Definition 108</w:t>
          </w:r>
        </w:ins>
      </w:hyperlink>
      <w:ins w:id="22148" w:author="PR Preview" w:date="2026-01-01T00:00:00Z">
        <w:r>
          <w:t xml:space="preserve">,</w:t>
        </w:r>
      </w:ins>
      <w:ins w:id="22149" w:author="PR Preview" w:date="2026-01-01T00:00:00Z">
        <w:r>
          <w:t xml:space="preserve"> </w:t>
        </w:r>
      </w:ins>
      <w:ins w:id="22150" w:author="PR Preview" w:date="2026-01-01T00:00:00Z">
        <w:r>
          <w:t xml:space="preserve">$\mathord{\smash[b]{\underset{\raise.3ex\hbox{$\scriptstyle\sim$}}{y}}\vphantom{y}} - \mathord{\smash[b]{\underset{\raise.3ex\hbox{$\scriptstyle\sim$}}{u}}\vphantom{u}} \in \mathcal{S}^\perp$</w:t>
        </w:r>
      </w:ins>
      <w:ins w:id="22151" w:author="PR Preview" w:date="2026-01-01T00:00:00Z">
        <w:r>
          <w:t xml:space="preserve">.</w:t>
        </w:r>
      </w:ins>
      <w:ins w:id="22152" w:author="PR Preview" w:date="2026-01-01T00:00:00Z">
        <w:r>
          <w:t xml:space="preserve"> </w:t>
        </w:r>
      </w:ins>
      <w:ins w:id="22153" w:author="PR Preview" w:date="2026-01-01T00:00:00Z">
        <w:r>
          <w:t xml:space="preserve">Both</w:t>
        </w:r>
      </w:ins>
      <w:ins w:id="22154" w:author="PR Preview" w:date="2026-01-01T00:00:00Z">
        <w:r>
          <w:t xml:space="preserve"> </w:t>
        </w:r>
      </w:ins>
      <w:ins w:id="22155" w:author="PR Preview" w:date="2026-01-01T00:00:00Z">
        <w:r>
          <w:t xml:space="preserve">$\mathord{\smash[b]{\underset{\raise.3ex\hbox{$\scriptstyle\sim$}}{u}}\vphantom{u}}$</w:t>
        </w:r>
      </w:ins>
      <w:ins w:id="22156" w:author="PR Preview" w:date="2026-01-01T00:00:00Z">
        <w:r>
          <w:t xml:space="preserve"> </w:t>
        </w:r>
      </w:ins>
      <w:ins w:id="22157" w:author="PR Preview" w:date="2026-01-01T00:00:00Z">
        <w:r>
          <w:t xml:space="preserve">and</w:t>
        </w:r>
      </w:ins>
      <w:ins w:id="22158" w:author="PR Preview" w:date="2026-01-01T00:00:00Z">
        <w:r>
          <w:t xml:space="preserve"> </w:t>
        </w:r>
      </w:ins>
      <w:ins w:id="22159" w:author="PR Preview" w:date="2026-01-01T00:00:00Z">
        <w:r>
          <w:t xml:space="preserve">$\mathord{\smash[b]{\underset{\raise.3ex\hbox{$\scriptstyle\sim$}}{w}}\vphantom{w}}$</w:t>
        </w:r>
      </w:ins>
      <w:ins w:id="22160" w:author="PR Preview" w:date="2026-01-01T00:00:00Z">
        <w:r>
          <w:t xml:space="preserve"> </w:t>
        </w:r>
      </w:ins>
      <w:ins w:id="22161" w:author="PR Preview" w:date="2026-01-01T00:00:00Z">
        <w:r>
          <w:t xml:space="preserve">are in</w:t>
        </w:r>
      </w:ins>
      <w:ins w:id="22162" w:author="PR Preview" w:date="2026-01-01T00:00:00Z">
        <w:r>
          <w:t xml:space="preserve"> </w:t>
        </w:r>
      </w:ins>
      <m:oMath>
        <m:r>
          <m:rPr>
            <m:scr m:val="script"/>
            <m:sty m:val="p"/>
          </m:rPr>
          <m:t>S</m:t>
        </m:r>
      </m:oMath>
      <w:ins w:id="22163" w:author="PR Preview" w:date="2026-01-01T00:00:00Z">
        <w:r>
          <w:t xml:space="preserve">,</w:t>
        </w:r>
      </w:ins>
      <w:ins w:id="22164" w:author="PR Preview" w:date="2026-01-01T00:00:00Z">
        <w:r>
          <w:t xml:space="preserve"> </w:t>
        </w:r>
      </w:ins>
      <w:ins w:id="22165" w:author="PR Preview" w:date="2026-01-01T00:00:00Z">
        <w:r>
          <w:t xml:space="preserve">so</w:t>
        </w:r>
      </w:ins>
      <w:ins w:id="22166" w:author="PR Preview" w:date="2026-01-01T00:00:00Z">
        <w:r>
          <w:t xml:space="preserve"> </w:t>
        </w:r>
      </w:ins>
      <w:ins w:id="22167" w:author="PR Preview" w:date="2026-01-01T00:00:00Z">
        <w:r>
          <w:t xml:space="preserve">$\mathord{\smash[b]{\underset{\raise.3ex\hbox{$\scriptstyle\sim$}}{u}}\vphantom{u}} - \mathord{\smash[b]{\underset{\raise.3ex\hbox{$\scriptstyle\sim$}}{w}}\vphantom{w}} = \mathord{\smash[b]{\underset{\raise.3ex\hbox{$\scriptstyle\sim$}}{u}}\vphantom{u}} + (-1)\,\mathord{\smash[b]{\underset{\raise.3ex\hbox{$\scriptstyle\sim$}}{w}}\vphantom{w}} \in \mathcal{S}$</w:t>
        </w:r>
      </w:ins>
      <w:ins w:id="22168" w:author="PR Preview" w:date="2026-01-01T00:00:00Z">
        <w:r>
          <w:t xml:space="preserve"> </w:t>
        </w:r>
      </w:ins>
      <w:ins w:id="22169" w:author="PR Preview" w:date="2026-01-01T00:00:00Z">
        <w:r>
          <w:t xml:space="preserve">(</w:t>
        </w:r>
      </w:ins>
      <w:hyperlink w:anchor="def-subspace">
        <w:ins w:id="22170" w:author="PR Preview" w:date="2026-01-01T00:00:00Z">
          <w:r>
            <w:rPr>
              <w:rStyle w:val="Hyperlink"/>
            </w:rPr>
            <w:t xml:space="preserve">Definition 46</w:t>
          </w:r>
        </w:ins>
      </w:hyperlink>
      <w:ins w:id="22171" w:author="PR Preview" w:date="2026-01-01T00:00:00Z">
        <w:r>
          <w:t xml:space="preserve">),</w:t>
        </w:r>
      </w:ins>
      <w:ins w:id="22172" w:author="PR Preview" w:date="2026-01-01T00:00:00Z">
        <w:r>
          <w:t xml:space="preserve"> </w:t>
        </w:r>
      </w:ins>
      <w:ins w:id="22173" w:author="PR Preview" w:date="2026-01-01T00:00:00Z">
        <w:r>
          <w:t xml:space="preserve">and therefore</w:t>
        </w:r>
      </w:ins>
      <w:ins w:id="22174" w:author="PR Preview" w:date="2026-01-01T00:00:00Z">
        <w:r>
          <w:t xml:space="preserve"> </w:t>
        </w:r>
      </w:ins>
      <w:ins w:id="22175" w:author="PR Preview" w:date="2026-01-01T00:00:00Z">
        <w:r>
          <w:t xml:space="preserve">$(\mathord{\smash[b]{\underset{\raise.3ex\hbox{$\scriptstyle\sim$}}{y}}\vphantom{y}} - \mathord{\smash[b]{\underset{\raise.3ex\hbox{$\scriptstyle\sim$}}{u}}\vphantom{u}}) \perp (\mathord{\smash[b]{\underset{\raise.3ex\hbox{$\scriptstyle\sim$}}{u}}\vphantom{u}} - \mathord{\smash[b]{\underset{\raise.3ex\hbox{$\scriptstyle\sim$}}{w}}\vphantom{w}})$</w:t>
        </w:r>
      </w:ins>
      <w:ins w:id="22176" w:author="PR Preview" w:date="2026-01-01T00:00:00Z">
        <w:r>
          <w:t xml:space="preserve"> </w:t>
        </w:r>
      </w:ins>
      <w:ins w:id="22177" w:author="PR Preview" w:date="2026-01-01T00:00:00Z">
        <w:r>
          <w:t xml:space="preserve">(</w:t>
        </w:r>
      </w:ins>
      <w:hyperlink w:anchor="def-orthogonal-complement">
        <w:ins w:id="22178" w:author="PR Preview" w:date="2026-01-01T00:00:00Z">
          <w:r>
            <w:rPr>
              <w:rStyle w:val="Hyperlink"/>
            </w:rPr>
            <w:t xml:space="preserve">Definition 67</w:t>
          </w:r>
        </w:ins>
      </w:hyperlink>
      <w:ins w:id="22179" w:author="PR Preview" w:date="2026-01-01T00:00:00Z">
        <w:r>
          <w:t xml:space="preserve">). Then</w:t>
        </w:r>
      </w:ins>
    </w:p>
    <w:p>
      <w:pPr>
        <w:pStyle w:val="BodyText"/>
      </w:pPr>
      <w:ins w:id="22180" w:author="PR Preview" w:date="2026-01-01T00:00:00Z">
        <w:r>
          <w:t xml:space="preserve">$$
    \begin{aligned}
    \mathopen{}\left\lVert\mathord{\smash[b]{\underset{\raise.3ex\hbox{$\scriptstyle\sim$}}{y}}\vphantom{y}} - \mathord{\smash[b]{\underset{\raise.3ex\hbox{$\scriptstyle\sim$}}{w}}\vphantom{w}}\right\rVert\mathclose{}^2
    &amp;= \mathopen{}\left\lVert(\mathord{\smash[b]{\underset{\raise.3ex\hbox{$\scriptstyle\sim$}}{y}}\vphantom{y}} - \mathord{\smash[b]{\underset{\raise.3ex\hbox{$\scriptstyle\sim$}}{u}}\vphantom{u}}) + (\mathord{\smash[b]{\underset{\raise.3ex\hbox{$\scriptstyle\sim$}}{u}}\vphantom{u}} - \mathord{\smash[b]{\underset{\raise.3ex\hbox{$\scriptstyle\sim$}}{w}}\vphantom{w}})\right\rVert\mathclose{}^2
    &amp;&amp; \text{(add and subtract } \mathord{\smash[b]{\underset{\raise.3ex\hbox{$\scriptstyle\sim$}}{u}}\vphantom{u}} \text{)}
    \\
    &amp;= \mathopen{}\left\lVert\mathord{\smash[b]{\underset{\raise.3ex\hbox{$\scriptstyle\sim$}}{y}}\vphantom{y}} - \mathord{\smash[b]{\underset{\raise.3ex\hbox{$\scriptstyle\sim$}}{u}}\vphantom{u}}\right\rVert\mathclose{}^2 + \mathopen{}\left\lVert\mathord{\smash[b]{\underset{\raise.3ex\hbox{$\scriptstyle\sim$}}{u}}\vphantom{u}} - \mathord{\smash[b]{\underset{\raise.3ex\hbox{$\scriptstyle\sim$}}{w}}\vphantom{w}}\right\rVert\mathclose{}^2
    &amp;&amp; \text{(Pythagorean theorem, }\text{Theorem~57}\text{)}
    \\
    &amp;\ge \mathopen{}\left\lVert\mathord{\smash[b]{\underset{\raise.3ex\hbox{$\scriptstyle\sim$}}{y}}\vphantom{y}} - \mathord{\smash[b]{\underset{\raise.3ex\hbox{$\scriptstyle\sim$}}{u}}\vphantom{u}}\right\rVert\mathclose{}^2,
    &amp;&amp; \text{(} \mathopen{}\left\lVert\mathord{\smash[b]{\underset{\raise.3ex\hbox{$\scriptstyle\sim$}}{u}}\vphantom{u}} - \mathord{\smash[b]{\underset{\raise.3ex\hbox{$\scriptstyle\sim$}}{w}}\vphantom{w}}\right\rVert\mathclose{}^2 \ge 0 \text{, }\text{Theorem~56}\text{)}
    \end{aligned}
    $$</w:t>
        </w:r>
      </w:ins>
    </w:p>
    <w:p>
      <w:pPr>
        <w:pStyle w:val="FirstParagraph"/>
      </w:pPr>
      <w:ins w:id="22181" w:author="PR Preview" w:date="2026-01-01T00:00:00Z">
        <w:r>
          <w:t xml:space="preserve">with equality exactly when</w:t>
        </w:r>
      </w:ins>
      <w:ins w:id="22182" w:author="PR Preview" w:date="2026-01-01T00:00:00Z">
        <w:r>
          <w:t xml:space="preserve"> </w:t>
        </w:r>
      </w:ins>
      <w:ins w:id="22183" w:author="PR Preview" w:date="2026-01-01T00:00:00Z">
        <w:r>
          <w:t xml:space="preserve">$\mathopen{}\left\lVert\mathord{\smash[b]{\underset{\raise.3ex\hbox{$\scriptstyle\sim$}}{u}}\vphantom{u}} - \mathord{\smash[b]{\underset{\raise.3ex\hbox{$\scriptstyle\sim$}}{w}}\vphantom{w}}\right\rVert\mathclose{} = 0$</w:t>
        </w:r>
      </w:ins>
      <w:ins w:id="22184" w:author="PR Preview" w:date="2026-01-01T00:00:00Z">
        <w:r>
          <w:t xml:space="preserve">,</w:t>
        </w:r>
      </w:ins>
      <w:ins w:id="22185" w:author="PR Preview" w:date="2026-01-01T00:00:00Z">
        <w:r>
          <w:t xml:space="preserve"> </w:t>
        </w:r>
      </w:ins>
      <w:ins w:id="22186" w:author="PR Preview" w:date="2026-01-01T00:00:00Z">
        <w:r>
          <w:t xml:space="preserve">that is, when</w:t>
        </w:r>
      </w:ins>
      <w:ins w:id="22187" w:author="PR Preview" w:date="2026-01-01T00:00:00Z">
        <w:r>
          <w:t xml:space="preserve"> </w:t>
        </w:r>
      </w:ins>
      <w:ins w:id="22188" w:author="PR Preview" w:date="2026-01-01T00:00:00Z">
        <w:r>
          <w:t xml:space="preserve">$\mathord{\smash[b]{\underset{\raise.3ex\hbox{$\scriptstyle\sim$}}{w}}\vphantom{w}} = \mathord{\smash[b]{\underset{\raise.3ex\hbox{$\scriptstyle\sim$}}{u}}\vphantom{u}}$</w:t>
        </w:r>
      </w:ins>
      <w:ins w:id="22189" w:author="PR Preview" w:date="2026-01-01T00:00:00Z">
        <w:r>
          <w:t xml:space="preserve"> </w:t>
        </w:r>
      </w:ins>
      <w:ins w:id="22190" w:author="PR Preview" w:date="2026-01-01T00:00:00Z">
        <w:r>
          <w:t xml:space="preserve">(</w:t>
        </w:r>
      </w:ins>
      <w:hyperlink w:anchor="thm-norm-properties">
        <w:ins w:id="22191" w:author="PR Preview" w:date="2026-01-01T00:00:00Z">
          <w:r>
            <w:rPr>
              <w:rStyle w:val="Hyperlink"/>
            </w:rPr>
            <w:t xml:space="preserve">Theorem 56</w:t>
          </w:r>
        </w:ins>
      </w:hyperlink>
      <w:ins w:id="22192" w:author="PR Preview" w:date="2026-01-01T00:00:00Z">
        <w:r>
          <w:t xml:space="preserve">, part 1).</w:t>
        </w:r>
      </w:ins>
      <w:ins w:id="22193" w:author="PR Preview" w:date="2026-01-01T00:00:00Z">
        <w:r>
          <w:t xml:space="preserve"> </w:t>
        </w:r>
      </w:ins>
      <w:ins w:id="22194" w:author="PR Preview" w:date="2026-01-01T00:00:00Z">
        <w:r>
          <w:t xml:space="preserve">Taking nonnegative square roots preserves the inequality.</w:t>
        </w:r>
      </w:ins>
    </w:p>
    <w:bookmarkStart w:id="552" w:name="exm-closest-point"/>
    <w:p>
      <w:pPr>
        <w:pStyle w:val="BodyText"/>
      </w:pPr>
      <w:ins w:id="22195" w:author="PR Preview" w:date="2026-01-01T00:00:00Z">
        <w:r>
          <w:rPr>
            <w:b/>
            <w:bCs/>
          </w:rPr>
          <w:t xml:space="preserve">Example 165 (No point of the line is closer)</w:t>
        </w:r>
      </w:ins>
      <w:ins w:id="22196" w:author="PR Preview" w:date="2026-01-01T00:00:00Z">
        <w:r>
          <w:t xml:space="preserve"> </w:t>
        </w:r>
      </w:ins>
      <w:ins w:id="22197" w:author="PR Preview" w:date="2026-01-01T00:00:00Z">
        <w:r>
          <w:t xml:space="preserve">In</w:t>
        </w:r>
      </w:ins>
      <w:ins w:id="22198" w:author="PR Preview" w:date="2026-01-01T00:00:00Z">
        <w:r>
          <w:t xml:space="preserve"> </w:t>
        </w:r>
      </w:ins>
      <w:hyperlink w:anchor="exm-orthogonal-projection">
        <w:ins w:id="22199" w:author="PR Preview" w:date="2026-01-01T00:00:00Z">
          <w:r>
            <w:rPr>
              <w:rStyle w:val="Hyperlink"/>
            </w:rPr>
            <w:t xml:space="preserve">Example 163</w:t>
          </w:r>
        </w:ins>
      </w:hyperlink>
      <w:ins w:id="22200" w:author="PR Preview" w:date="2026-01-01T00:00:00Z">
        <w:r>
          <w:t xml:space="preserve">,</w:t>
        </w:r>
      </w:ins>
      <w:ins w:id="22201" w:author="PR Preview" w:date="2026-01-01T00:00:00Z">
        <w:r>
          <w:t xml:space="preserve"> </w:t>
        </w:r>
      </w:ins>
      <w:ins w:id="22202" w:author="PR Preview" w:date="2026-01-01T00:00:00Z">
        <w:r>
          <w:t xml:space="preserve">$\mathord{\smash[b]{\underset{\raise.3ex\hbox{$\scriptstyle\sim$}}{y}}\vphantom{y}} = (3, 1, 2)$</w:t>
        </w:r>
      </w:ins>
      <w:ins w:id="22203" w:author="PR Preview" w:date="2026-01-01T00:00:00Z">
        <w:r>
          <w:t xml:space="preserve"> </w:t>
        </w:r>
      </w:ins>
      <w:ins w:id="22204" w:author="PR Preview" w:date="2026-01-01T00:00:00Z">
        <w:r>
          <w:t xml:space="preserve">has projection</w:t>
        </w:r>
      </w:ins>
      <w:ins w:id="22205" w:author="PR Preview" w:date="2026-01-01T00:00:00Z">
        <w:r>
          <w:t xml:space="preserve"> </w:t>
        </w:r>
      </w:ins>
      <w:ins w:id="22206" w:author="PR Preview" w:date="2026-01-01T00:00:00Z">
        <w:r>
          <w:t xml:space="preserve">$\mathord{\smash[b]{\underset{\raise.3ex\hbox{$\scriptstyle\sim$}}{u}}\vphantom{u}} = (2, 2, 0)$</w:t>
        </w:r>
      </w:ins>
      <w:ins w:id="22207" w:author="PR Preview" w:date="2026-01-01T00:00:00Z">
        <w:r>
          <w:t xml:space="preserve"> </w:t>
        </w:r>
      </w:ins>
      <w:ins w:id="22208" w:author="PR Preview" w:date="2026-01-01T00:00:00Z">
        <w:r>
          <w:t xml:space="preserve">onto</w:t>
        </w:r>
      </w:ins>
      <w:ins w:id="22209"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2210" w:author="PR Preview" w:date="2026-01-01T00:00:00Z">
        <w:r>
          <w:t xml:space="preserve">,</w:t>
        </w:r>
      </w:ins>
      <w:ins w:id="22211" w:author="PR Preview" w:date="2026-01-01T00:00:00Z">
        <w:r>
          <w:t xml:space="preserve"> </w:t>
        </w:r>
      </w:ins>
      <w:ins w:id="22212" w:author="PR Preview" w:date="2026-01-01T00:00:00Z">
        <w:r>
          <w:t xml:space="preserve">at distance</w:t>
        </w:r>
      </w:ins>
      <w:ins w:id="22213" w:author="PR Preview" w:date="2026-01-01T00:00:00Z">
        <w:r>
          <w:t xml:space="preserve"> </w:t>
        </w:r>
      </w:ins>
      <m:oMath>
        <m:r>
          <m:t>​</m:t>
        </m:r>
        <m:d>
          <m:dPr>
            <m:begChr m:val="∥"/>
            <m:sepChr m:val=""/>
            <m:endChr m:val="∥"/>
            <m:grow/>
          </m:dPr>
          <m:e>
            <m:r>
              <m:rPr>
                <m:sty m:val="p"/>
              </m:rPr>
              <m:t>(</m:t>
            </m:r>
            <m:r>
              <m:t>1</m:t>
            </m:r>
            <m:r>
              <m:rPr>
                <m:sty m:val="p"/>
              </m:rPr>
              <m:t>,</m:t>
            </m:r>
            <m:r>
              <m:rPr>
                <m:sty m:val="p"/>
              </m:rPr>
              <m:t>−</m:t>
            </m:r>
            <m:r>
              <m:t>1</m:t>
            </m:r>
            <m:r>
              <m:rPr>
                <m:sty m:val="p"/>
              </m:rPr>
              <m:t>,</m:t>
            </m:r>
            <m:r>
              <m:t>2</m:t>
            </m:r>
            <m:r>
              <m:rPr>
                <m:sty m:val="p"/>
              </m:rPr>
              <m:t>)</m:t>
            </m:r>
          </m:e>
        </m:d>
        <m:r>
          <m:t>​</m:t>
        </m:r>
        <m:r>
          <m:rPr>
            <m:sty m:val="p"/>
          </m:rPr>
          <m:t>=</m:t>
        </m:r>
        <m:rad>
          <m:radPr>
            <m:degHide m:val="on"/>
          </m:radPr>
          <m:deg/>
          <m:e>
            <m:r>
              <m:t>6</m:t>
            </m:r>
          </m:e>
        </m:rad>
      </m:oMath>
      <w:ins w:id="22214" w:author="PR Preview" w:date="2026-01-01T00:00:00Z">
        <w:r>
          <w:t xml:space="preserve">.</w:t>
        </w:r>
      </w:ins>
      <w:ins w:id="22215" w:author="PR Preview" w:date="2026-01-01T00:00:00Z">
        <w:r>
          <w:t xml:space="preserve"> </w:t>
        </w:r>
      </w:ins>
      <w:ins w:id="22216" w:author="PR Preview" w:date="2026-01-01T00:00:00Z">
        <w:r>
          <w:t xml:space="preserve">Another point of</w:t>
        </w:r>
      </w:ins>
      <w:ins w:id="22217" w:author="PR Preview" w:date="2026-01-01T00:00:00Z">
        <w:r>
          <w:t xml:space="preserve"> </w:t>
        </w:r>
      </w:ins>
      <m:oMath>
        <m:r>
          <m:rPr>
            <m:scr m:val="script"/>
            <m:sty m:val="p"/>
          </m:rPr>
          <m:t>S</m:t>
        </m:r>
      </m:oMath>
      <w:ins w:id="22218" w:author="PR Preview" w:date="2026-01-01T00:00:00Z">
        <w:r>
          <w:t xml:space="preserve">, such as</w:t>
        </w:r>
      </w:ins>
      <w:ins w:id="22219" w:author="PR Preview" w:date="2026-01-01T00:00:00Z">
        <w:r>
          <w:t xml:space="preserve"> </w:t>
        </w:r>
      </w:ins>
      <w:ins w:id="22220" w:author="PR Preview" w:date="2026-01-01T00:00:00Z">
        <w:r>
          <w:t xml:space="preserve">$\mathord{\smash[b]{\underset{\raise.3ex\hbox{$\scriptstyle\sim$}}{w}}\vphantom{w}} = (3, 3, 0)$</w:t>
        </w:r>
      </w:ins>
      <w:ins w:id="22221" w:author="PR Preview" w:date="2026-01-01T00:00:00Z">
        <w:r>
          <w:t xml:space="preserve">,</w:t>
        </w:r>
      </w:ins>
      <w:ins w:id="22222" w:author="PR Preview" w:date="2026-01-01T00:00:00Z">
        <w:r>
          <w:t xml:space="preserve"> </w:t>
        </w:r>
      </w:ins>
      <w:ins w:id="22223" w:author="PR Preview" w:date="2026-01-01T00:00:00Z">
        <w:r>
          <w:t xml:space="preserve">is farther:</w:t>
        </w:r>
      </w:ins>
    </w:p>
    <w:p>
      <w:pPr>
        <w:pStyle w:val="BodyText"/>
      </w:pPr>
      <w:ins w:id="22224" w:author="PR Preview" w:date="2026-01-01T00:00:00Z">
        <w:r>
          <w:t xml:space="preserve">$$
    \begin{aligned}
    \mathopen{}\left\lVert\mathord{\smash[b]{\underset{\raise.3ex\hbox{$\scriptstyle\sim$}}{y}}\vphantom{y}} - \mathord{\smash[b]{\underset{\raise.3ex\hbox{$\scriptstyle\sim$}}{w}}\vphantom{w}}\right\rVert\mathclose{} &amp;= \mathopen{}\left\lVert(0, -2, 2)\right\rVert\mathclose{} \\
    &amp;= \sqrt{8} \\
    &amp;&gt; \sqrt{6},
    \end{aligned}
    $$</w:t>
        </w:r>
      </w:ins>
    </w:p>
    <w:p>
      <w:pPr>
        <w:pStyle w:val="FirstParagraph"/>
      </w:pPr>
      <w:r>
        <w:t xml:space="preserve">and the difference of squares is</w:t>
      </w:r>
    </w:p>
    <w:p>
      <w:pPr>
        <w:pStyle w:val="BodyText"/>
      </w:pPr>
      <m:oMathPara>
        <m:oMathParaPr>
          <m:jc m:val="center"/>
        </m:oMathParaPr>
        <m:oMath>
          <m:eqArr>
            <m:e>
              <m:r>
                <m:t>​</m:t>
              </m:r>
              <m:d>
                <m:dPr>
                  <m:begChr m:val="∥"/>
                  <m:sepChr m:val=""/>
                  <m:endChr m:val="∥"/>
                  <m:grow/>
                </m:dPr>
                <m:e>
                  <m:limLow>
                    <m:e>
                      <m:r>
                        <m:t>u</m:t>
                      </m:r>
                    </m:e>
                    <m:lim>
                      <m:r>
                        <m:rPr>
                          <m:sty m:val="p"/>
                        </m:rPr>
                        <m:t>∼</m:t>
                      </m:r>
                    </m:lim>
                  </m:limLow>
                  <m:r>
                    <m:rPr>
                      <m:sty m:val="p"/>
                    </m:rPr>
                    <m:t>−</m:t>
                  </m:r>
                  <m:limLow>
                    <m:e>
                      <m:r>
                        <m:t>w</m:t>
                      </m:r>
                    </m:e>
                    <m:lim>
                      <m:r>
                        <m:rPr>
                          <m:sty m:val="p"/>
                        </m:rPr>
                        <m:t>∼</m:t>
                      </m:r>
                    </m:lim>
                  </m:limLow>
                </m:e>
              </m:d>
              <m:sSup>
                <m:e>
                  <m:r>
                    <m:t>​</m:t>
                  </m:r>
                </m:e>
                <m:sup>
                  <m:r>
                    <m:t>2</m:t>
                  </m:r>
                </m:sup>
              </m:sSup>
              <m:r>
                <m:t>&amp;</m:t>
              </m:r>
              <m:r>
                <m:rPr>
                  <m:sty m:val="p"/>
                </m:rPr>
                <m:t>=</m:t>
              </m:r>
              <m:r>
                <m:t>​</m:t>
              </m:r>
              <m:d>
                <m:dPr>
                  <m:begChr m:val="∥"/>
                  <m:sepChr m:val=""/>
                  <m:endChr m:val="∥"/>
                  <m:grow/>
                </m:dPr>
                <m:e>
                  <m:r>
                    <m:rPr>
                      <m:sty m:val="p"/>
                    </m:rPr>
                    <m:t>(</m:t>
                  </m:r>
                  <m:r>
                    <m:rPr>
                      <m:sty m:val="p"/>
                    </m:rPr>
                    <m:t>−</m:t>
                  </m:r>
                  <m:r>
                    <m:t>1</m:t>
                  </m:r>
                  <m:r>
                    <m:rPr>
                      <m:sty m:val="p"/>
                    </m:rPr>
                    <m:t>,</m:t>
                  </m:r>
                  <m:r>
                    <m:rPr>
                      <m:sty m:val="p"/>
                    </m:rPr>
                    <m:t>−</m:t>
                  </m:r>
                  <m:r>
                    <m:t>1</m:t>
                  </m:r>
                  <m:r>
                    <m:rPr>
                      <m:sty m:val="p"/>
                    </m:rPr>
                    <m:t>,</m:t>
                  </m:r>
                  <m:r>
                    <m:t>0</m:t>
                  </m:r>
                  <m:r>
                    <m:rPr>
                      <m:sty m:val="p"/>
                    </m:rPr>
                    <m:t>)</m:t>
                  </m:r>
                </m:e>
              </m:d>
              <m:sSup>
                <m:e>
                  <m:r>
                    <m:t>​</m:t>
                  </m:r>
                </m:e>
                <m:sup>
                  <m:r>
                    <m:t>2</m:t>
                  </m:r>
                </m:sup>
              </m:sSup>
            </m:e>
            <m:e>
              <m:r>
                <m:t>&amp;</m:t>
              </m:r>
              <m:r>
                <m:rPr>
                  <m:sty m:val="p"/>
                </m:rPr>
                <m:t>=</m:t>
              </m:r>
              <m:r>
                <m:t>2</m:t>
              </m:r>
            </m:e>
            <m:e>
              <m:r>
                <m:t>&amp;</m:t>
              </m:r>
              <m:r>
                <m:rPr>
                  <m:sty m:val="p"/>
                </m:rPr>
                <m:t>=</m:t>
              </m:r>
              <m:r>
                <m:t>8</m:t>
              </m:r>
              <m:r>
                <m:rPr>
                  <m:sty m:val="p"/>
                </m:rPr>
                <m:t>−</m:t>
              </m:r>
              <m:r>
                <m:t>6</m:t>
              </m:r>
              <m:r>
                <m:rPr>
                  <m:sty m:val="p"/>
                </m:rPr>
                <m:t>,</m:t>
              </m:r>
            </m:e>
          </m:eqArr>
        </m:oMath>
      </m:oMathPara>
    </w:p>
    <w:p>
      <w:pPr>
        <w:pStyle w:val="FirstParagraph"/>
      </w:pPr>
      <w:del w:id="22225" w:author="PR Preview" w:date="2026-01-01T00:00:00Z">
        <w:r>
          <w:delText xml:space="preserve">by the Pythagorean theorem (</w:delText>
        </w:r>
      </w:del>
      <w:hyperlink w:anchor="thm-norm-sum-square">
        <w:del w:id="22226" w:author="PR Preview" w:date="2026-01-01T00:00:00Z">
          <w:r>
            <w:rPr>
              <w:rStyle w:val="Hyperlink"/>
            </w:rPr>
            <w:delText xml:space="preserve">Theorem 57</w:delText>
          </w:r>
        </w:del>
      </w:hyperlink>
      <w:del w:id="22227" w:author="PR Preview" w:date="2026-01-01T00:00:00Z">
        <w:r>
          <w:delText xml:space="preserve">),</w:delText>
        </w:r>
      </w:del>
      <w:del w:id="22228" w:author="PR Preview" w:date="2026-01-01T00:00:00Z">
        <w:r>
          <w:delText xml:space="preserve"> </w:delText>
        </w:r>
      </w:del>
      <w:del w:id="22229" w:author="PR Preview" w:date="2026-01-01T00:00:00Z">
        <w:r>
          <w:delText xml:space="preserve">since</w:delText>
        </w:r>
      </w:del>
      <w:del w:id="22230"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sSup>
          <m:e>
            <m:r>
              <m:rPr>
                <m:scr m:val="script"/>
                <m:sty m:val="p"/>
              </m:rPr>
              <m:t>S</m:t>
            </m:r>
          </m:e>
          <m:sup>
            <m:r>
              <m:rPr>
                <m:sty m:val="p"/>
              </m:rPr>
              <m:t>⟂</m:t>
            </m:r>
          </m:sup>
        </m:sSup>
      </m:oMath>
      <w:del w:id="22231" w:author="PR Preview" w:date="2026-01-01T00:00:00Z">
        <w:r>
          <w:delText xml:space="preserve"> </w:delText>
        </w:r>
      </w:del>
      <w:del w:id="22232" w:author="PR Preview" w:date="2026-01-01T00:00:00Z">
        <w:r>
          <w:delText xml:space="preserve">and</w:delText>
        </w:r>
      </w:del>
      <w:del w:id="22233" w:author="PR Preview" w:date="2026-01-01T00:00:00Z">
        <w:r>
          <w:delText xml:space="preserve"> </w:delText>
        </w:r>
      </w:del>
      <m:oMath>
        <m:limLow>
          <m:e>
            <m:r>
              <m:t>u</m:t>
            </m:r>
          </m:e>
          <m:lim>
            <m:r>
              <m:rPr>
                <m:sty m:val="p"/>
              </m:rPr>
              <m:t>∼</m:t>
            </m:r>
          </m:lim>
        </m:limLow>
        <m:r>
          <m:rPr>
            <m:sty m:val="p"/>
          </m:rPr>
          <m:t>−</m:t>
        </m:r>
        <m:limLow>
          <m:e>
            <m:r>
              <m:t>w</m:t>
            </m:r>
          </m:e>
          <m:lim>
            <m:r>
              <m:rPr>
                <m:sty m:val="p"/>
              </m:rPr>
              <m:t>∼</m:t>
            </m:r>
          </m:lim>
        </m:limLow>
        <m:r>
          <m:rPr>
            <m:sty m:val="p"/>
          </m:rPr>
          <m:t>∈</m:t>
        </m:r>
        <m:r>
          <m:rPr>
            <m:scr m:val="script"/>
            <m:sty m:val="p"/>
          </m:rPr>
          <m:t>S</m:t>
        </m:r>
      </m:oMath>
      <w:del w:id="22234" w:author="PR Preview" w:date="2026-01-01T00:00:00Z">
        <w:r>
          <w:delText xml:space="preserve">.</w:delText>
        </w:r>
      </w:del>
    </w:p>
    <w:p>
      <w:pPr>
        <w:pStyle w:val="BodyText"/>
      </w:pPr>
      <w:del w:id="22235" w:author="PR Preview" w:date="2026-01-01T00:00:00Z">
        <w:r>
          <w:rPr>
            <w:b/>
            <w:bCs/>
          </w:rPr>
          <w:delText xml:space="preserve">Theorem 90 (Projecting with an orthonormal basis)</w:delText>
        </w:r>
      </w:del>
      <w:del w:id="22236" w:author="PR Preview" w:date="2026-01-01T00:00:00Z">
        <w:r>
          <w:delText xml:space="preserve"> </w:delText>
        </w:r>
      </w:del>
      <w:del w:id="22237" w:author="PR Preview" w:date="2026-01-01T00:00:00Z">
        <w:r>
          <w:delText xml:space="preserve">Let</w:delText>
        </w:r>
      </w:del>
      <w:del w:id="22238" w:author="PR Preview" w:date="2026-01-01T00:00:00Z">
        <w:r>
          <w:delText xml:space="preserve"> </w:delText>
        </w:r>
      </w:del>
      <m:oMath>
        <m:r>
          <m:rPr>
            <m:scr m:val="script"/>
            <m:sty m:val="p"/>
          </m:rPr>
          <m:t>S</m:t>
        </m:r>
      </m:oMath>
      <w:del w:id="22239" w:author="PR Preview" w:date="2026-01-01T00:00:00Z">
        <w:r>
          <w:delText xml:space="preserve"> </w:delText>
        </w:r>
      </w:del>
      <w:del w:id="22240" w:author="PR Preview" w:date="2026-01-01T00:00:00Z">
        <w:r>
          <w:delText xml:space="preserve">be a subspace of</w:delText>
        </w:r>
      </w:del>
      <w:del w:id="22241" w:author="PR Preview" w:date="2026-01-01T00:00:00Z">
        <w:r>
          <w:delText xml:space="preserve"> </w:delText>
        </w:r>
      </w:del>
      <m:oMath>
        <m:sSup>
          <m:e>
            <m:r>
              <m:rPr>
                <m:scr m:val="double-struck"/>
                <m:sty m:val="p"/>
              </m:rPr>
              <m:t>R</m:t>
            </m:r>
          </m:e>
          <m:sup>
            <m:r>
              <m:t>p</m:t>
            </m:r>
          </m:sup>
        </m:sSup>
      </m:oMath>
      <w:del w:id="22242" w:author="PR Preview" w:date="2026-01-01T00:00:00Z">
        <w:r>
          <w:delText xml:space="preserve"> </w:delText>
        </w:r>
      </w:del>
      <w:del w:id="22243" w:author="PR Preview" w:date="2026-01-01T00:00:00Z">
        <w:r>
          <w:delText xml:space="preserve">with</w:delText>
        </w:r>
      </w:del>
      <w:del w:id="22244" w:author="PR Preview" w:date="2026-01-01T00:00:00Z">
        <w:r>
          <w:delText xml:space="preserve"> </w:delText>
        </w:r>
      </w:del>
      <m:oMath>
        <m:r>
          <m:rPr>
            <m:sty m:val="p"/>
          </m:rPr>
          <m:t>dim</m:t>
        </m:r>
        <m:r>
          <m:rPr>
            <m:sty m:val="p"/>
          </m:rPr>
          <m:t>(</m:t>
        </m:r>
        <m:r>
          <m:rPr>
            <m:scr m:val="script"/>
            <m:sty m:val="p"/>
          </m:rPr>
          <m:t>S</m:t>
        </m:r>
        <m:r>
          <m:rPr>
            <m:sty m:val="p"/>
          </m:rPr>
          <m:t>)</m:t>
        </m:r>
        <m:r>
          <m:rPr>
            <m:sty m:val="p"/>
          </m:rPr>
          <m:t>=</m:t>
        </m:r>
        <m:r>
          <m:t>r</m:t>
        </m:r>
        <m:r>
          <m:rPr>
            <m:sty m:val="p"/>
          </m:rPr>
          <m:t>≥</m:t>
        </m:r>
        <m:r>
          <m:t>1</m:t>
        </m:r>
      </m:oMath>
      <w:del w:id="22245" w:author="PR Preview" w:date="2026-01-01T00:00:00Z">
        <w:r>
          <w:delText xml:space="preserve">,</w:delText>
        </w:r>
      </w:del>
      <w:del w:id="22246" w:author="PR Preview" w:date="2026-01-01T00:00:00Z">
        <w:r>
          <w:delText xml:space="preserve"> </w:delText>
        </w:r>
      </w:del>
      <w:del w:id="22247" w:author="PR Preview" w:date="2026-01-01T00:00:00Z">
        <w:r>
          <w:delText xml:space="preserve">and let</w:delText>
        </w:r>
      </w:del>
      <w:del w:id="22248" w:author="PR Preview" w:date="2026-01-01T00:00:00Z">
        <w:r>
          <w:delText xml:space="preserve"> </w:delText>
        </w:r>
      </w:del>
      <m:oMath>
        <m:r>
          <m:rPr>
            <m:sty m:val="bi"/>
          </m:rPr>
          <m:t>Q</m:t>
        </m:r>
      </m:oMath>
      <w:del w:id="22249" w:author="PR Preview" w:date="2026-01-01T00:00:00Z">
        <w:r>
          <w:delText xml:space="preserve"> </w:delText>
        </w:r>
      </w:del>
      <w:del w:id="22250" w:author="PR Preview" w:date="2026-01-01T00:00:00Z">
        <w:r>
          <w:delText xml:space="preserve">be the</w:delText>
        </w:r>
      </w:del>
      <w:del w:id="22251" w:author="PR Preview" w:date="2026-01-01T00:00:00Z">
        <w:r>
          <w:delText xml:space="preserve"> </w:delText>
        </w:r>
      </w:del>
      <m:oMath>
        <m:r>
          <m:t>p</m:t>
        </m:r>
        <m:r>
          <m:rPr>
            <m:sty m:val="p"/>
          </m:rPr>
          <m:t>×</m:t>
        </m:r>
        <m:r>
          <m:t>r</m:t>
        </m:r>
      </m:oMath>
      <w:del w:id="22252" w:author="PR Preview" w:date="2026-01-01T00:00:00Z">
        <w:r>
          <w:delText xml:space="preserve"> </w:delText>
        </w:r>
      </w:del>
      <w:del w:id="22253" w:author="PR Preview" w:date="2026-01-01T00:00:00Z">
        <w:r>
          <w:delText xml:space="preserve">matrix whose columns</w:delText>
        </w:r>
      </w:del>
      <w:del w:id="22254"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oMath>
      <w:del w:id="22255" w:author="PR Preview" w:date="2026-01-01T00:00:00Z">
        <w:r>
          <w:delText xml:space="preserve"> </w:delText>
        </w:r>
      </w:del>
      <w:del w:id="22256" w:author="PR Preview" w:date="2026-01-01T00:00:00Z">
        <w:r>
          <w:delText xml:space="preserve">are an orthonormal basis of</w:delText>
        </w:r>
      </w:del>
      <w:del w:id="22257" w:author="PR Preview" w:date="2026-01-01T00:00:00Z">
        <w:r>
          <w:delText xml:space="preserve"> </w:delText>
        </w:r>
      </w:del>
      <m:oMath>
        <m:r>
          <m:rPr>
            <m:scr m:val="script"/>
            <m:sty m:val="p"/>
          </m:rPr>
          <m:t>S</m:t>
        </m:r>
      </m:oMath>
      <w:del w:id="22258" w:author="PR Preview" w:date="2026-01-01T00:00:00Z">
        <w:r>
          <w:delText xml:space="preserve"> </w:delText>
        </w:r>
      </w:del>
      <w:del w:id="22259" w:author="PR Preview" w:date="2026-01-01T00:00:00Z">
        <w:r>
          <w:delText xml:space="preserve">(</w:delText>
        </w:r>
      </w:del>
      <w:hyperlink w:anchor="def-orthonormal-basis">
        <w:del w:id="22260" w:author="PR Preview" w:date="2026-01-01T00:00:00Z">
          <w:r>
            <w:rPr>
              <w:rStyle w:val="Hyperlink"/>
            </w:rPr>
            <w:delText xml:space="preserve">Definition 77</w:delText>
          </w:r>
        </w:del>
      </w:hyperlink>
      <w:del w:id="22261" w:author="PR Preview" w:date="2026-01-01T00:00:00Z">
        <w:r>
          <w:delText xml:space="preserve">,</w:delText>
        </w:r>
      </w:del>
      <w:del w:id="22262" w:author="PR Preview" w:date="2026-01-01T00:00:00Z">
        <w:r>
          <w:delText xml:space="preserve"> </w:delText>
        </w:r>
      </w:del>
      <w:hyperlink w:anchor="cor-orthonormal-basis-exists">
        <w:del w:id="22263" w:author="PR Preview" w:date="2026-01-01T00:00:00Z">
          <w:r>
            <w:rPr>
              <w:rStyle w:val="Hyperlink"/>
            </w:rPr>
            <w:delText xml:space="preserve">Corollary 8</w:delText>
          </w:r>
        </w:del>
      </w:hyperlink>
      <w:del w:id="22264" w:author="PR Preview" w:date="2026-01-01T00:00:00Z">
        <w:r>
          <w:delText xml:space="preserve">).</w:delText>
        </w:r>
      </w:del>
      <w:del w:id="22265" w:author="PR Preview" w:date="2026-01-01T00:00:00Z">
        <w:r>
          <w:delText xml:space="preserve"> </w:delText>
        </w:r>
      </w:del>
      <w:del w:id="22266" w:author="PR Preview" w:date="2026-01-01T00:00:00Z">
        <w:r>
          <w:delText xml:space="preserve">Then for every</w:delText>
        </w:r>
      </w:del>
      <w:del w:id="22267"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2268" w:author="PR Preview" w:date="2026-01-01T00:00:00Z">
        <w:r>
          <w:delText xml:space="preserve">,</w:delText>
        </w:r>
      </w:del>
      <w:del w:id="22269" w:author="PR Preview" w:date="2026-01-01T00:00:00Z">
        <w:r>
          <w:delText xml:space="preserve"> </w:delText>
        </w:r>
      </w:del>
      <m:oMath>
        <m:r>
          <m:rPr>
            <m:sty m:val="bi"/>
          </m:rPr>
          <m:t>Q</m:t>
        </m:r>
        <m:sSup>
          <m:e>
            <m:r>
              <m:rPr>
                <m:sty m:val="bi"/>
              </m:rPr>
              <m:t>Q</m:t>
            </m:r>
          </m:e>
          <m:sup>
            <m:r>
              <m:rPr>
                <m:sty m:val="p"/>
              </m:rPr>
              <m:t>⊤</m:t>
            </m:r>
          </m:sup>
        </m:sSup>
        <m:limLow>
          <m:e>
            <m:r>
              <m:t>y</m:t>
            </m:r>
          </m:e>
          <m:lim>
            <m:r>
              <m:rPr>
                <m:sty m:val="p"/>
              </m:rPr>
              <m:t>∼</m:t>
            </m:r>
          </m:lim>
        </m:limLow>
      </m:oMath>
      <w:del w:id="22270" w:author="PR Preview" w:date="2026-01-01T00:00:00Z">
        <w:r>
          <w:delText xml:space="preserve"> </w:delText>
        </w:r>
      </w:del>
      <w:del w:id="22271" w:author="PR Preview" w:date="2026-01-01T00:00:00Z">
        <w:r>
          <w:delText xml:space="preserve">is the orthogonal projection of</w:delText>
        </w:r>
      </w:del>
      <w:del w:id="22272" w:author="PR Preview" w:date="2026-01-01T00:00:00Z">
        <w:r>
          <w:delText xml:space="preserve"> </w:delText>
        </w:r>
      </w:del>
      <m:oMath>
        <m:limLow>
          <m:e>
            <m:r>
              <m:t>y</m:t>
            </m:r>
          </m:e>
          <m:lim>
            <m:r>
              <m:rPr>
                <m:sty m:val="p"/>
              </m:rPr>
              <m:t>∼</m:t>
            </m:r>
          </m:lim>
        </m:limLow>
      </m:oMath>
      <w:del w:id="22273" w:author="PR Preview" w:date="2026-01-01T00:00:00Z">
        <w:r>
          <w:delText xml:space="preserve"> </w:delText>
        </w:r>
      </w:del>
      <w:del w:id="22274" w:author="PR Preview" w:date="2026-01-01T00:00:00Z">
        <w:r>
          <w:delText xml:space="preserve">onto</w:delText>
        </w:r>
      </w:del>
      <w:del w:id="22275" w:author="PR Preview" w:date="2026-01-01T00:00:00Z">
        <w:r>
          <w:delText xml:space="preserve"> </w:delText>
        </w:r>
      </w:del>
      <m:oMath>
        <m:r>
          <m:rPr>
            <m:scr m:val="script"/>
            <m:sty m:val="p"/>
          </m:rPr>
          <m:t>S</m:t>
        </m:r>
      </m:oMath>
      <w:del w:id="22276" w:author="PR Preview" w:date="2026-01-01T00:00:00Z">
        <w:r>
          <w:delText xml:space="preserve">,</w:delText>
        </w:r>
      </w:del>
      <w:del w:id="22277" w:author="PR Preview" w:date="2026-01-01T00:00:00Z">
        <w:r>
          <w:delText xml:space="preserve"> </w:delText>
        </w:r>
      </w:del>
      <w:del w:id="22278" w:author="PR Preview" w:date="2026-01-01T00:00:00Z">
        <w:r>
          <w:delText xml:space="preserve">and</w:delText>
        </w:r>
      </w:del>
      <w:del w:id="22279" w:author="PR Preview" w:date="2026-01-01T00:00:00Z">
        <w:r>
          <w:delText xml:space="preserve"> </w:delText>
        </w:r>
      </w:del>
      <m:oMath>
        <m:r>
          <m:rPr>
            <m:sty m:val="bi"/>
          </m:rPr>
          <m:t>Q</m:t>
        </m:r>
        <m:sSup>
          <m:e>
            <m:r>
              <m:rPr>
                <m:sty m:val="bi"/>
              </m:rPr>
              <m:t>Q</m:t>
            </m:r>
          </m:e>
          <m:sup>
            <m:r>
              <m:rPr>
                <m:sty m:val="p"/>
              </m:rPr>
              <m:t>⊤</m:t>
            </m:r>
          </m:sup>
        </m:sSup>
      </m:oMath>
      <w:del w:id="22280" w:author="PR Preview" w:date="2026-01-01T00:00:00Z">
        <w:r>
          <w:delText xml:space="preserve"> </w:delText>
        </w:r>
      </w:del>
      <w:del w:id="22281" w:author="PR Preview" w:date="2026-01-01T00:00:00Z">
        <w:r>
          <w:delText xml:space="preserve">is an orthogonal projection matrix (</w:delText>
        </w:r>
      </w:del>
      <w:hyperlink w:anchor="def-projection-matrix">
        <w:del w:id="22282" w:author="PR Preview" w:date="2026-01-01T00:00:00Z">
          <w:r>
            <w:rPr>
              <w:rStyle w:val="Hyperlink"/>
            </w:rPr>
            <w:delText xml:space="preserve">Definition 87</w:delText>
          </w:r>
        </w:del>
      </w:hyperlink>
      <w:del w:id="22283" w:author="PR Preview" w:date="2026-01-01T00:00:00Z">
        <w:r>
          <w:delText xml:space="preserve">).</w:delText>
        </w:r>
      </w:del>
    </w:p>
    <w:p>
      <w:pPr>
        <w:pStyle w:val="BodyText"/>
      </w:pPr>
      <w:del w:id="22284" w:author="PR Preview" w:date="2026-01-01T00:00:00Z">
        <w:r>
          <w:rPr>
            <w:i/>
            <w:iCs/>
          </w:rPr>
          <w:delText xml:space="preserve">Proof</w:delText>
        </w:r>
      </w:del>
      <w:del w:id="22285"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r</m:t>
            </m:r>
          </m:sub>
        </m:sSub>
      </m:oMath>
      <w:del w:id="22286" w:author="PR Preview" w:date="2026-01-01T00:00:00Z">
        <w:r>
          <w:rPr>
            <w:b/>
            <w:bCs/>
          </w:rPr>
          <w:delText xml:space="preserve">.</w:delText>
        </w:r>
      </w:del>
      <w:del w:id="22287" w:author="PR Preview" w:date="2026-01-01T00:00:00Z">
        <w:r>
          <w:delText xml:space="preserve"> </w:delText>
        </w:r>
      </w:del>
      <w:del w:id="22288" w:author="PR Preview" w:date="2026-01-01T00:00:00Z">
        <w:r>
          <w:delText xml:space="preserve">Write</w:delText>
        </w:r>
      </w:del>
      <w:del w:id="22289" w:author="PR Preview" w:date="2026-01-01T00:00:00Z">
        <w:r>
          <w:delText xml:space="preserve"> </w:delText>
        </w:r>
      </w:del>
      <m:oMath>
        <m:sSub>
          <m:e>
            <m:r>
              <m:t>q</m:t>
            </m:r>
          </m:e>
          <m:sub>
            <m:r>
              <m:t>k</m:t>
            </m:r>
            <m:r>
              <m:t>i</m:t>
            </m:r>
          </m:sub>
        </m:sSub>
      </m:oMath>
      <w:del w:id="22290" w:author="PR Preview" w:date="2026-01-01T00:00:00Z">
        <w:r>
          <w:delText xml:space="preserve"> </w:delText>
        </w:r>
      </w:del>
      <w:del w:id="22291" w:author="PR Preview" w:date="2026-01-01T00:00:00Z">
        <w:r>
          <w:delText xml:space="preserve">for entry</w:delText>
        </w:r>
      </w:del>
      <w:del w:id="22292" w:author="PR Preview" w:date="2026-01-01T00:00:00Z">
        <w:r>
          <w:delText xml:space="preserve"> </w:delText>
        </w:r>
      </w:del>
      <m:oMath>
        <m:r>
          <m:t>k</m:t>
        </m:r>
      </m:oMath>
      <w:del w:id="22293" w:author="PR Preview" w:date="2026-01-01T00:00:00Z">
        <w:r>
          <w:delText xml:space="preserve"> </w:delText>
        </w:r>
      </w:del>
      <w:del w:id="22294" w:author="PR Preview" w:date="2026-01-01T00:00:00Z">
        <w:r>
          <w:delText xml:space="preserve">of</w:delText>
        </w:r>
      </w:del>
      <w:del w:id="22295" w:author="PR Preview" w:date="2026-01-01T00:00:00Z">
        <w:r>
          <w:delText xml:space="preserve"> </w:delText>
        </w:r>
      </w:del>
      <m:oMath>
        <m:sSub>
          <m:e>
            <m:limLow>
              <m:e>
                <m:r>
                  <m:t>q</m:t>
                </m:r>
              </m:e>
              <m:lim>
                <m:r>
                  <m:rPr>
                    <m:sty m:val="p"/>
                  </m:rPr>
                  <m:t>∼</m:t>
                </m:r>
              </m:lim>
            </m:limLow>
          </m:e>
          <m:sub>
            <m:r>
              <m:t>i</m:t>
            </m:r>
          </m:sub>
        </m:sSub>
      </m:oMath>
      <w:del w:id="22296" w:author="PR Preview" w:date="2026-01-01T00:00:00Z">
        <w:r>
          <w:delText xml:space="preserve">, which is entry</w:delText>
        </w:r>
      </w:del>
      <w:del w:id="22297" w:author="PR Preview" w:date="2026-01-01T00:00:00Z">
        <w:r>
          <w:delText xml:space="preserve"> </w:delText>
        </w:r>
      </w:del>
      <m:oMath>
        <m:r>
          <m:rPr>
            <m:sty m:val="p"/>
          </m:rPr>
          <m:t>(</m:t>
        </m:r>
        <m:r>
          <m:t>k</m:t>
        </m:r>
        <m:r>
          <m:rPr>
            <m:sty m:val="p"/>
          </m:rPr>
          <m:t>,</m:t>
        </m:r>
        <m:r>
          <m:t>i</m:t>
        </m:r>
        <m:r>
          <m:rPr>
            <m:sty m:val="p"/>
          </m:rPr>
          <m:t>)</m:t>
        </m:r>
      </m:oMath>
      <w:del w:id="22298" w:author="PR Preview" w:date="2026-01-01T00:00:00Z">
        <w:r>
          <w:delText xml:space="preserve"> </w:delText>
        </w:r>
      </w:del>
      <w:del w:id="22299" w:author="PR Preview" w:date="2026-01-01T00:00:00Z">
        <w:r>
          <w:delText xml:space="preserve">of</w:delText>
        </w:r>
      </w:del>
      <w:del w:id="22300" w:author="PR Preview" w:date="2026-01-01T00:00:00Z">
        <w:r>
          <w:delText xml:space="preserve"> </w:delText>
        </w:r>
      </w:del>
      <m:oMath>
        <m:r>
          <m:rPr>
            <m:sty m:val="bi"/>
          </m:rPr>
          <m:t>Q</m:t>
        </m:r>
      </m:oMath>
      <w:del w:id="22301" w:author="PR Preview" w:date="2026-01-01T00:00:00Z">
        <w:r>
          <w:delText xml:space="preserve">. Then</w:delText>
        </w:r>
      </w:del>
    </w:p>
    <w:p>
      <w:pPr>
        <w:pStyle w:val="BodyText"/>
      </w:pPr>
      <m:oMathPara>
        <m:oMathParaPr>
          <m:jc m:val="center"/>
        </m:oMathParaPr>
        <m:oMath>
          <m:eqArr>
            <m:e>
              <m:r>
                <m:rPr>
                  <m:sty m:val="p"/>
                </m:rPr>
                <m:t>(</m:t>
              </m:r>
              <m:sSup>
                <m:e>
                  <m:r>
                    <m:rPr>
                      <m:sty m:val="bi"/>
                    </m:rPr>
                    <m:t>Q</m:t>
                  </m:r>
                </m:e>
                <m:sup>
                  <m:r>
                    <m:rPr>
                      <m:sty m:val="p"/>
                    </m:rPr>
                    <m:t>⊤</m:t>
                  </m:r>
                </m:sup>
              </m:sSup>
              <m:r>
                <m:rPr>
                  <m:sty m:val="bi"/>
                </m:rPr>
                <m:t>Q</m:t>
              </m:r>
              <m:sSub>
                <m:e>
                  <m:r>
                    <m:rPr>
                      <m:sty m:val="p"/>
                    </m:rPr>
                    <m:t>)</m:t>
                  </m:r>
                </m:e>
                <m:sub>
                  <m:r>
                    <m:t>i</m:t>
                  </m:r>
                  <m:r>
                    <m:t>j</m:t>
                  </m:r>
                </m:sub>
              </m:sSub>
              <m:r>
                <m:t>&amp;</m:t>
              </m:r>
              <m:r>
                <m:rPr>
                  <m:sty m:val="p"/>
                </m:rPr>
                <m:t>=</m:t>
              </m:r>
              <m:nary>
                <m:naryPr>
                  <m:chr m:val="∑"/>
                  <m:limLoc m:val="undOvr"/>
                  <m:subHide m:val="off"/>
                  <m:supHide m:val="off"/>
                </m:naryPr>
                <m:sub>
                  <m:r>
                    <m:t>k</m:t>
                  </m:r>
                  <m:r>
                    <m:rPr>
                      <m:sty m:val="p"/>
                    </m:rPr>
                    <m:t>=</m:t>
                  </m:r>
                  <m:r>
                    <m:t>1</m:t>
                  </m:r>
                </m:sub>
                <m:sup>
                  <m:r>
                    <m:t>p</m:t>
                  </m:r>
                </m:sup>
                <m:e>
                  <m:r>
                    <m:rPr>
                      <m:sty m:val="p"/>
                    </m:rPr>
                    <m:t>(</m:t>
                  </m:r>
                </m:e>
              </m:nary>
              <m:sSup>
                <m:e>
                  <m:r>
                    <m:rPr>
                      <m:sty m:val="bi"/>
                    </m:rPr>
                    <m:t>Q</m:t>
                  </m:r>
                </m:e>
                <m:sup>
                  <m:r>
                    <m:rPr>
                      <m:sty m:val="p"/>
                    </m:rPr>
                    <m:t>⊤</m:t>
                  </m:r>
                </m:sup>
              </m:sSup>
              <m:sSub>
                <m:e>
                  <m:r>
                    <m:rPr>
                      <m:sty m:val="p"/>
                    </m:rPr>
                    <m:t>)</m:t>
                  </m:r>
                </m:e>
                <m:sub>
                  <m:r>
                    <m:t>i</m:t>
                  </m:r>
                  <m:r>
                    <m:t>k</m:t>
                  </m:r>
                </m:sub>
              </m:sSub>
              <m:r>
                <m:t> </m:t>
              </m:r>
              <m:sSub>
                <m:e>
                  <m:r>
                    <m:t>q</m:t>
                  </m:r>
                </m:e>
                <m:sub>
                  <m:r>
                    <m:t>k</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k</m:t>
                  </m:r>
                  <m:r>
                    <m:rPr>
                      <m:sty m:val="p"/>
                    </m:rPr>
                    <m:t>=</m:t>
                  </m:r>
                  <m:r>
                    <m:t>1</m:t>
                  </m:r>
                </m:sub>
                <m:sup>
                  <m:r>
                    <m:t>p</m:t>
                  </m:r>
                </m:sup>
                <m:e>
                  <m:sSub>
                    <m:e>
                      <m:r>
                        <m:t>q</m:t>
                      </m:r>
                    </m:e>
                    <m:sub>
                      <m:r>
                        <m:t>k</m:t>
                      </m:r>
                      <m:r>
                        <m:t>i</m:t>
                      </m:r>
                    </m:sub>
                  </m:sSub>
                </m:e>
              </m:nary>
              <m:r>
                <m:t> </m:t>
              </m:r>
              <m:sSub>
                <m:e>
                  <m:r>
                    <m:t>q</m:t>
                  </m:r>
                </m:e>
                <m:sub>
                  <m:r>
                    <m:t>k</m:t>
                  </m:r>
                  <m:r>
                    <m:t>j</m:t>
                  </m:r>
                </m:sub>
              </m:sSub>
              <m:r>
                <m:t>&amp;</m:t>
              </m:r>
              <m:r>
                <m:t>&amp;</m:t>
              </m:r>
              <m:r>
                <m:rPr>
                  <m:nor/>
                  <m:sty m:val="p"/>
                </m:rPr>
                <m:t>(</m:t>
              </m:r>
              <m:r>
                <m:rPr>
                  <m:nor/>
                  <m:sty m:val="p"/>
                </m:rPr>
                <m:t>Definition 22</m:t>
              </m:r>
              <m:r>
                <m:rPr>
                  <m:nor/>
                  <m:sty m:val="p"/>
                </m:rPr>
                <m:t>)</m:t>
              </m:r>
            </m:e>
            <m:e>
              <m:r>
                <m:t>&amp;</m:t>
              </m:r>
              <m:r>
                <m:rPr>
                  <m:sty m:val="p"/>
                </m:rPr>
                <m:t>=</m:t>
              </m:r>
              <m:sSub>
                <m:e>
                  <m:limLow>
                    <m:e>
                      <m:r>
                        <m:t>q</m:t>
                      </m:r>
                    </m:e>
                    <m:lim>
                      <m:r>
                        <m:rPr>
                          <m:sty m:val="p"/>
                        </m:rPr>
                        <m:t>∼</m:t>
                      </m:r>
                    </m:lim>
                  </m:limLow>
                </m:e>
                <m:sub>
                  <m:r>
                    <m:t>i</m:t>
                  </m:r>
                </m:sub>
              </m:sSub>
              <m:r>
                <m:rPr>
                  <m:sty m:val="p"/>
                </m:rPr>
                <m:t>⋅</m:t>
              </m:r>
              <m:sSub>
                <m:e>
                  <m:limLow>
                    <m:e>
                      <m:r>
                        <m:t>q</m:t>
                      </m:r>
                    </m:e>
                    <m:lim>
                      <m:r>
                        <m:rPr>
                          <m:sty m:val="p"/>
                        </m:rPr>
                        <m:t>∼</m:t>
                      </m:r>
                    </m:lim>
                  </m:limLow>
                </m:e>
                <m:sub>
                  <m:r>
                    <m:t>j</m:t>
                  </m:r>
                </m:sub>
              </m:sSub>
              <m:r>
                <m:rPr>
                  <m:sty m:val="p"/>
                </m:rPr>
                <m:t>,</m:t>
              </m:r>
              <m:r>
                <m:t>&amp;</m:t>
              </m:r>
              <m:r>
                <m:t>&amp;</m:t>
              </m:r>
              <m:r>
                <m:rPr>
                  <m:nor/>
                  <m:sty m:val="p"/>
                </m:rPr>
                <m:t>(</m:t>
              </m:r>
              <m:r>
                <m:rPr>
                  <m:nor/>
                  <m:sty m:val="p"/>
                </m:rPr>
                <m:t>Definition 8</m:t>
              </m:r>
              <m:r>
                <m:rPr>
                  <m:nor/>
                  <m:sty m:val="p"/>
                </m:rPr>
                <m:t>)</m:t>
              </m:r>
            </m:e>
          </m:eqArr>
        </m:oMath>
      </m:oMathPara>
    </w:p>
    <w:p>
      <w:pPr>
        <w:pStyle w:val="BodyText"/>
      </w:pPr>
      <w:ins w:id="22302" w:author="PR Preview" w:date="2026-01-01T00:00:00Z">
        <w:r>
          <w:t xml:space="preserve">$$
    \begin{aligned}
    \mathopen{}\left\lVert\mathord{\smash[b]{\underset{\raise.3ex\hbox{$\scriptstyle\sim$}}{u}}\vphantom{u}} - \mathord{\smash[b]{\underset{\raise.3ex\hbox{$\scriptstyle\sim$}}{w}}\vphantom{w}}\right\rVert\mathclose{}^2 &amp;= \mathopen{}\left\lVert(-1, -1, 0)\right\rVert\mathclose{}^2 \\
    &amp;= 2 \\
    &amp;= 8 - 6,
    \end{aligned}
    $$</w:t>
        </w:r>
      </w:ins>
    </w:p>
    <w:p>
      <w:pPr>
        <w:pStyle w:val="FirstParagraph"/>
      </w:pPr>
      <w:ins w:id="22303" w:author="PR Preview" w:date="2026-01-01T00:00:00Z">
        <w:r>
          <w:t xml:space="preserve">by the Pythagorean theorem (</w:t>
        </w:r>
      </w:ins>
      <w:hyperlink w:anchor="thm-norm-sum-square">
        <w:ins w:id="22304" w:author="PR Preview" w:date="2026-01-01T00:00:00Z">
          <w:r>
            <w:rPr>
              <w:rStyle w:val="Hyperlink"/>
            </w:rPr>
            <w:t xml:space="preserve">Theorem 57</w:t>
          </w:r>
        </w:ins>
      </w:hyperlink>
      <w:ins w:id="22305" w:author="PR Preview" w:date="2026-01-01T00:00:00Z">
        <w:r>
          <w:t xml:space="preserve">),</w:t>
        </w:r>
      </w:ins>
      <w:ins w:id="22306" w:author="PR Preview" w:date="2026-01-01T00:00:00Z">
        <w:r>
          <w:t xml:space="preserve"> </w:t>
        </w:r>
      </w:ins>
      <w:ins w:id="22307" w:author="PR Preview" w:date="2026-01-01T00:00:00Z">
        <w:r>
          <w:t xml:space="preserve">since</w:t>
        </w:r>
      </w:ins>
      <w:ins w:id="22308" w:author="PR Preview" w:date="2026-01-01T00:00:00Z">
        <w:r>
          <w:t xml:space="preserve"> </w:t>
        </w:r>
      </w:ins>
      <w:ins w:id="22309" w:author="PR Preview" w:date="2026-01-01T00:00:00Z">
        <w:r>
          <w:t xml:space="preserve">$\mathord{\smash[b]{\underset{\raise.3ex\hbox{$\scriptstyle\sim$}}{y}}\vphantom{y}} - \mathord{\smash[b]{\underset{\raise.3ex\hbox{$\scriptstyle\sim$}}{u}}\vphantom{u}} \in \mathcal{S}^\perp$</w:t>
        </w:r>
      </w:ins>
      <w:ins w:id="22310" w:author="PR Preview" w:date="2026-01-01T00:00:00Z">
        <w:r>
          <w:t xml:space="preserve"> </w:t>
        </w:r>
      </w:ins>
      <w:ins w:id="22311" w:author="PR Preview" w:date="2026-01-01T00:00:00Z">
        <w:r>
          <w:t xml:space="preserve">and</w:t>
        </w:r>
      </w:ins>
      <w:ins w:id="22312" w:author="PR Preview" w:date="2026-01-01T00:00:00Z">
        <w:r>
          <w:t xml:space="preserve"> </w:t>
        </w:r>
      </w:ins>
      <w:ins w:id="22313" w:author="PR Preview" w:date="2026-01-01T00:00:00Z">
        <w:r>
          <w:t xml:space="preserve">$\mathord{\smash[b]{\underset{\raise.3ex\hbox{$\scriptstyle\sim$}}{u}}\vphantom{u}} - \mathord{\smash[b]{\underset{\raise.3ex\hbox{$\scriptstyle\sim$}}{w}}\vphantom{w}} \in \mathcal{S}$</w:t>
        </w:r>
      </w:ins>
      <w:ins w:id="22314" w:author="PR Preview" w:date="2026-01-01T00:00:00Z">
        <w:r>
          <w:t xml:space="preserve">.</w:t>
        </w:r>
      </w:ins>
    </w:p>
    <w:bookmarkEnd w:id="552"/>
    <w:bookmarkStart w:id="553" w:name="thm-projector-onb"/>
    <w:p>
      <w:pPr>
        <w:pStyle w:val="BodyText"/>
      </w:pPr>
      <w:ins w:id="22315" w:author="PR Preview" w:date="2026-01-01T00:00:00Z">
        <w:r>
          <w:rPr>
            <w:b/>
            <w:bCs/>
          </w:rPr>
          <w:t xml:space="preserve">Theorem 90 (Projecting with an orthonormal basis)</w:t>
        </w:r>
      </w:ins>
      <w:ins w:id="22316" w:author="PR Preview" w:date="2026-01-01T00:00:00Z">
        <w:r>
          <w:t xml:space="preserve"> </w:t>
        </w:r>
      </w:ins>
      <w:ins w:id="22317" w:author="PR Preview" w:date="2026-01-01T00:00:00Z">
        <w:r>
          <w:t xml:space="preserve">Let</w:t>
        </w:r>
      </w:ins>
      <w:ins w:id="22318" w:author="PR Preview" w:date="2026-01-01T00:00:00Z">
        <w:r>
          <w:t xml:space="preserve"> </w:t>
        </w:r>
      </w:ins>
      <m:oMath>
        <m:r>
          <m:rPr>
            <m:scr m:val="script"/>
            <m:sty m:val="p"/>
          </m:rPr>
          <m:t>S</m:t>
        </m:r>
      </m:oMath>
      <w:ins w:id="22319" w:author="PR Preview" w:date="2026-01-01T00:00:00Z">
        <w:r>
          <w:t xml:space="preserve"> </w:t>
        </w:r>
      </w:ins>
      <w:ins w:id="22320" w:author="PR Preview" w:date="2026-01-01T00:00:00Z">
        <w:r>
          <w:t xml:space="preserve">be a subspace of</w:t>
        </w:r>
      </w:ins>
      <w:ins w:id="22321" w:author="PR Preview" w:date="2026-01-01T00:00:00Z">
        <w:r>
          <w:t xml:space="preserve"> </w:t>
        </w:r>
      </w:ins>
      <m:oMath>
        <m:sSup>
          <m:e>
            <m:r>
              <m:rPr>
                <m:scr m:val="double-struck"/>
                <m:sty m:val="p"/>
              </m:rPr>
              <m:t>R</m:t>
            </m:r>
          </m:e>
          <m:sup>
            <m:r>
              <m:t>p</m:t>
            </m:r>
          </m:sup>
        </m:sSup>
      </m:oMath>
      <w:ins w:id="22322" w:author="PR Preview" w:date="2026-01-01T00:00:00Z">
        <w:r>
          <w:t xml:space="preserve"> </w:t>
        </w:r>
      </w:ins>
      <w:ins w:id="22323" w:author="PR Preview" w:date="2026-01-01T00:00:00Z">
        <w:r>
          <w:t xml:space="preserve">with</w:t>
        </w:r>
      </w:ins>
      <w:ins w:id="22324" w:author="PR Preview" w:date="2026-01-01T00:00:00Z">
        <w:r>
          <w:t xml:space="preserve"> </w:t>
        </w:r>
      </w:ins>
      <m:oMath>
        <m:r>
          <m:rPr>
            <m:sty m:val="p"/>
          </m:rPr>
          <m:t>dim</m:t>
        </m:r>
        <m:r>
          <m:rPr>
            <m:sty m:val="p"/>
          </m:rPr>
          <m:t>(</m:t>
        </m:r>
        <m:r>
          <m:rPr>
            <m:scr m:val="script"/>
            <m:sty m:val="p"/>
          </m:rPr>
          <m:t>S</m:t>
        </m:r>
        <m:r>
          <m:rPr>
            <m:sty m:val="p"/>
          </m:rPr>
          <m:t>)</m:t>
        </m:r>
        <m:r>
          <m:rPr>
            <m:sty m:val="p"/>
          </m:rPr>
          <m:t>=</m:t>
        </m:r>
        <m:r>
          <m:t>r</m:t>
        </m:r>
        <m:r>
          <m:rPr>
            <m:sty m:val="p"/>
          </m:rPr>
          <m:t>≥</m:t>
        </m:r>
        <m:r>
          <m:t>1</m:t>
        </m:r>
      </m:oMath>
      <w:ins w:id="22325" w:author="PR Preview" w:date="2026-01-01T00:00:00Z">
        <w:r>
          <w:t xml:space="preserve">,</w:t>
        </w:r>
      </w:ins>
      <w:ins w:id="22326" w:author="PR Preview" w:date="2026-01-01T00:00:00Z">
        <w:r>
          <w:t xml:space="preserve"> </w:t>
        </w:r>
      </w:ins>
      <w:ins w:id="22327" w:author="PR Preview" w:date="2026-01-01T00:00:00Z">
        <w:r>
          <w:t xml:space="preserve">and let</w:t>
        </w:r>
      </w:ins>
      <w:ins w:id="22328" w:author="PR Preview" w:date="2026-01-01T00:00:00Z">
        <w:r>
          <w:t xml:space="preserve"> </w:t>
        </w:r>
      </w:ins>
      <m:oMath>
        <m:r>
          <m:rPr>
            <m:sty m:val="bi"/>
          </m:rPr>
          <m:t>Q</m:t>
        </m:r>
      </m:oMath>
      <w:ins w:id="22329" w:author="PR Preview" w:date="2026-01-01T00:00:00Z">
        <w:r>
          <w:t xml:space="preserve"> </w:t>
        </w:r>
      </w:ins>
      <w:ins w:id="22330" w:author="PR Preview" w:date="2026-01-01T00:00:00Z">
        <w:r>
          <w:t xml:space="preserve">be the</w:t>
        </w:r>
      </w:ins>
      <w:ins w:id="22331" w:author="PR Preview" w:date="2026-01-01T00:00:00Z">
        <w:r>
          <w:t xml:space="preserve"> </w:t>
        </w:r>
      </w:ins>
      <m:oMath>
        <m:r>
          <m:t>p</m:t>
        </m:r>
        <m:r>
          <m:rPr>
            <m:sty m:val="p"/>
          </m:rPr>
          <m:t>×</m:t>
        </m:r>
        <m:r>
          <m:t>r</m:t>
        </m:r>
      </m:oMath>
      <w:ins w:id="22332" w:author="PR Preview" w:date="2026-01-01T00:00:00Z">
        <w:r>
          <w:t xml:space="preserve"> </w:t>
        </w:r>
      </w:ins>
      <w:ins w:id="22333" w:author="PR Preview" w:date="2026-01-01T00:00:00Z">
        <w:r>
          <w:t xml:space="preserve">matrix whose columns</w:t>
        </w:r>
      </w:ins>
      <w:ins w:id="22334" w:author="PR Preview" w:date="2026-01-01T00:00:00Z">
        <w:r>
          <w:t xml:space="preserve"> </w:t>
        </w:r>
      </w:ins>
      <w:ins w:id="22335" w:author="PR Preview" w:date="2026-01-01T00:00:00Z">
        <w:r>
          <w:t xml:space="preserve">$\mathord{\smash[b]{\underset{\raise.3ex\hbox{$\scriptstyle\sim$}}{q}}\vphantom{q}}_1, \ldots, \mathord{\smash[b]{\underset{\raise.3ex\hbox{$\scriptstyle\sim$}}{q}}\vphantom{q}}_r$</w:t>
        </w:r>
      </w:ins>
      <w:ins w:id="22336" w:author="PR Preview" w:date="2026-01-01T00:00:00Z">
        <w:r>
          <w:t xml:space="preserve"> </w:t>
        </w:r>
      </w:ins>
      <w:ins w:id="22337" w:author="PR Preview" w:date="2026-01-01T00:00:00Z">
        <w:r>
          <w:t xml:space="preserve">are an orthonormal basis of</w:t>
        </w:r>
      </w:ins>
      <w:ins w:id="22338" w:author="PR Preview" w:date="2026-01-01T00:00:00Z">
        <w:r>
          <w:t xml:space="preserve"> </w:t>
        </w:r>
      </w:ins>
      <m:oMath>
        <m:r>
          <m:rPr>
            <m:scr m:val="script"/>
            <m:sty m:val="p"/>
          </m:rPr>
          <m:t>S</m:t>
        </m:r>
      </m:oMath>
      <w:ins w:id="22339" w:author="PR Preview" w:date="2026-01-01T00:00:00Z">
        <w:r>
          <w:t xml:space="preserve"> </w:t>
        </w:r>
      </w:ins>
      <w:ins w:id="22340" w:author="PR Preview" w:date="2026-01-01T00:00:00Z">
        <w:r>
          <w:t xml:space="preserve">(</w:t>
        </w:r>
      </w:ins>
      <w:hyperlink w:anchor="def-orthonormal-basis">
        <w:ins w:id="22341" w:author="PR Preview" w:date="2026-01-01T00:00:00Z">
          <w:r>
            <w:rPr>
              <w:rStyle w:val="Hyperlink"/>
            </w:rPr>
            <w:t xml:space="preserve">Definition 77</w:t>
          </w:r>
        </w:ins>
      </w:hyperlink>
      <w:ins w:id="22342" w:author="PR Preview" w:date="2026-01-01T00:00:00Z">
        <w:r>
          <w:t xml:space="preserve">,</w:t>
        </w:r>
      </w:ins>
      <w:ins w:id="22343" w:author="PR Preview" w:date="2026-01-01T00:00:00Z">
        <w:r>
          <w:t xml:space="preserve"> </w:t>
        </w:r>
      </w:ins>
      <w:hyperlink w:anchor="cor-orthonormal-basis-exists">
        <w:ins w:id="22344" w:author="PR Preview" w:date="2026-01-01T00:00:00Z">
          <w:r>
            <w:rPr>
              <w:rStyle w:val="Hyperlink"/>
            </w:rPr>
            <w:t xml:space="preserve">Corollary 8</w:t>
          </w:r>
        </w:ins>
      </w:hyperlink>
      <w:ins w:id="22345" w:author="PR Preview" w:date="2026-01-01T00:00:00Z">
        <w:r>
          <w:t xml:space="preserve">).</w:t>
        </w:r>
      </w:ins>
      <w:ins w:id="22346" w:author="PR Preview" w:date="2026-01-01T00:00:00Z">
        <w:r>
          <w:t xml:space="preserve"> </w:t>
        </w:r>
      </w:ins>
      <w:ins w:id="22347" w:author="PR Preview" w:date="2026-01-01T00:00:00Z">
        <w:r>
          <w:t xml:space="preserve">Then for every</w:t>
        </w:r>
      </w:ins>
      <w:ins w:id="22348" w:author="PR Preview" w:date="2026-01-01T00:00:00Z">
        <w:r>
          <w:t xml:space="preserve"> </w:t>
        </w:r>
      </w:ins>
      <w:ins w:id="22349" w:author="PR Preview" w:date="2026-01-01T00:00:00Z">
        <w:r>
          <w:t xml:space="preserve">$\mathord{\smash[b]{\underset{\raise.3ex\hbox{$\scriptstyle\sim$}}{y}}\vphantom{y}} \in \mathbb{R}^p$</w:t>
        </w:r>
      </w:ins>
      <w:ins w:id="22350" w:author="PR Preview" w:date="2026-01-01T00:00:00Z">
        <w:r>
          <w:t xml:space="preserve">,</w:t>
        </w:r>
      </w:ins>
      <w:ins w:id="22351" w:author="PR Preview" w:date="2026-01-01T00:00:00Z">
        <w:r>
          <w:t xml:space="preserve"> </w:t>
        </w:r>
      </w:ins>
      <w:ins w:id="22352" w:author="PR Preview" w:date="2026-01-01T00:00:00Z">
        <w:r>
          <w:t xml:space="preserve">$\mathbf{Q} {\mathbf{Q}}^{\top} \mathord{\smash[b]{\underset{\raise.3ex\hbox{$\scriptstyle\sim$}}{y}}\vphantom{y}}$</w:t>
        </w:r>
      </w:ins>
      <w:ins w:id="22353" w:author="PR Preview" w:date="2026-01-01T00:00:00Z">
        <w:r>
          <w:t xml:space="preserve"> </w:t>
        </w:r>
      </w:ins>
      <w:ins w:id="22354" w:author="PR Preview" w:date="2026-01-01T00:00:00Z">
        <w:r>
          <w:t xml:space="preserve">is the orthogonal projection of</w:t>
        </w:r>
      </w:ins>
      <w:ins w:id="22355" w:author="PR Preview" w:date="2026-01-01T00:00:00Z">
        <w:r>
          <w:t xml:space="preserve"> </w:t>
        </w:r>
      </w:ins>
      <w:ins w:id="22356" w:author="PR Preview" w:date="2026-01-01T00:00:00Z">
        <w:r>
          <w:t xml:space="preserve">$\mathord{\smash[b]{\underset{\raise.3ex\hbox{$\scriptstyle\sim$}}{y}}\vphantom{y}}$</w:t>
        </w:r>
      </w:ins>
      <w:ins w:id="22357" w:author="PR Preview" w:date="2026-01-01T00:00:00Z">
        <w:r>
          <w:t xml:space="preserve"> </w:t>
        </w:r>
      </w:ins>
      <w:ins w:id="22358" w:author="PR Preview" w:date="2026-01-01T00:00:00Z">
        <w:r>
          <w:t xml:space="preserve">onto</w:t>
        </w:r>
      </w:ins>
      <w:ins w:id="22359" w:author="PR Preview" w:date="2026-01-01T00:00:00Z">
        <w:r>
          <w:t xml:space="preserve"> </w:t>
        </w:r>
      </w:ins>
      <m:oMath>
        <m:r>
          <m:rPr>
            <m:scr m:val="script"/>
            <m:sty m:val="p"/>
          </m:rPr>
          <m:t>S</m:t>
        </m:r>
      </m:oMath>
      <w:ins w:id="22360" w:author="PR Preview" w:date="2026-01-01T00:00:00Z">
        <w:r>
          <w:t xml:space="preserve">,</w:t>
        </w:r>
      </w:ins>
      <w:ins w:id="22361" w:author="PR Preview" w:date="2026-01-01T00:00:00Z">
        <w:r>
          <w:t xml:space="preserve"> </w:t>
        </w:r>
      </w:ins>
      <w:ins w:id="22362" w:author="PR Preview" w:date="2026-01-01T00:00:00Z">
        <w:r>
          <w:t xml:space="preserve">and</w:t>
        </w:r>
      </w:ins>
      <w:ins w:id="22363" w:author="PR Preview" w:date="2026-01-01T00:00:00Z">
        <w:r>
          <w:t xml:space="preserve"> </w:t>
        </w:r>
      </w:ins>
      <m:oMath>
        <m:r>
          <m:rPr>
            <m:sty m:val="bi"/>
          </m:rPr>
          <m:t>Q</m:t>
        </m:r>
        <m:sSup>
          <m:e>
            <m:r>
              <m:rPr>
                <m:sty m:val="bi"/>
              </m:rPr>
              <m:t>Q</m:t>
            </m:r>
          </m:e>
          <m:sup>
            <m:r>
              <m:rPr>
                <m:sty m:val="p"/>
              </m:rPr>
              <m:t>⊤</m:t>
            </m:r>
          </m:sup>
        </m:sSup>
      </m:oMath>
      <w:ins w:id="22364" w:author="PR Preview" w:date="2026-01-01T00:00:00Z">
        <w:r>
          <w:t xml:space="preserve"> </w:t>
        </w:r>
      </w:ins>
      <w:ins w:id="22365" w:author="PR Preview" w:date="2026-01-01T00:00:00Z">
        <w:r>
          <w:t xml:space="preserve">is an orthogonal projection matrix (</w:t>
        </w:r>
      </w:ins>
      <w:hyperlink w:anchor="def-projection-matrix">
        <w:ins w:id="22366" w:author="PR Preview" w:date="2026-01-01T00:00:00Z">
          <w:r>
            <w:rPr>
              <w:rStyle w:val="Hyperlink"/>
            </w:rPr>
            <w:t xml:space="preserve">Definition 87</w:t>
          </w:r>
        </w:ins>
      </w:hyperlink>
      <w:ins w:id="22367" w:author="PR Preview" w:date="2026-01-01T00:00:00Z">
        <w:r>
          <w:t xml:space="preserve">).</w:t>
        </w:r>
      </w:ins>
    </w:p>
    <w:bookmarkEnd w:id="553"/>
    <w:p>
      <w:pPr>
        <w:pStyle w:val="BodyText"/>
      </w:pPr>
      <w:ins w:id="22368" w:author="PR Preview" w:date="2026-01-01T00:00:00Z">
        <w:r>
          <w:rPr>
            <w:i/>
            <w:iCs/>
          </w:rPr>
          <w:t xml:space="preserve">Proof</w:t>
        </w:r>
      </w:ins>
      <w:ins w:id="22369"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r</m:t>
            </m:r>
          </m:sub>
        </m:sSub>
      </m:oMath>
      <w:ins w:id="22370" w:author="PR Preview" w:date="2026-01-01T00:00:00Z">
        <w:r>
          <w:rPr>
            <w:b/>
            <w:bCs/>
          </w:rPr>
          <w:t xml:space="preserve">.</w:t>
        </w:r>
      </w:ins>
      <w:ins w:id="22371" w:author="PR Preview" w:date="2026-01-01T00:00:00Z">
        <w:r>
          <w:t xml:space="preserve"> </w:t>
        </w:r>
      </w:ins>
      <w:ins w:id="22372" w:author="PR Preview" w:date="2026-01-01T00:00:00Z">
        <w:r>
          <w:t xml:space="preserve">Write</w:t>
        </w:r>
      </w:ins>
      <w:ins w:id="22373" w:author="PR Preview" w:date="2026-01-01T00:00:00Z">
        <w:r>
          <w:t xml:space="preserve"> </w:t>
        </w:r>
      </w:ins>
      <m:oMath>
        <m:sSub>
          <m:e>
            <m:r>
              <m:t>q</m:t>
            </m:r>
          </m:e>
          <m:sub>
            <m:r>
              <m:t>k</m:t>
            </m:r>
            <m:r>
              <m:t>i</m:t>
            </m:r>
          </m:sub>
        </m:sSub>
      </m:oMath>
      <w:ins w:id="22374" w:author="PR Preview" w:date="2026-01-01T00:00:00Z">
        <w:r>
          <w:t xml:space="preserve"> </w:t>
        </w:r>
      </w:ins>
      <w:ins w:id="22375" w:author="PR Preview" w:date="2026-01-01T00:00:00Z">
        <w:r>
          <w:t xml:space="preserve">for entry</w:t>
        </w:r>
      </w:ins>
      <w:ins w:id="22376" w:author="PR Preview" w:date="2026-01-01T00:00:00Z">
        <w:r>
          <w:t xml:space="preserve"> </w:t>
        </w:r>
      </w:ins>
      <m:oMath>
        <m:r>
          <m:t>k</m:t>
        </m:r>
      </m:oMath>
      <w:ins w:id="22377" w:author="PR Preview" w:date="2026-01-01T00:00:00Z">
        <w:r>
          <w:t xml:space="preserve"> </w:t>
        </w:r>
      </w:ins>
      <w:ins w:id="22378" w:author="PR Preview" w:date="2026-01-01T00:00:00Z">
        <w:r>
          <w:t xml:space="preserve">of</w:t>
        </w:r>
      </w:ins>
      <w:ins w:id="22379" w:author="PR Preview" w:date="2026-01-01T00:00:00Z">
        <w:r>
          <w:t xml:space="preserve"> </w:t>
        </w:r>
      </w:ins>
      <w:ins w:id="22380" w:author="PR Preview" w:date="2026-01-01T00:00:00Z">
        <w:r>
          <w:t xml:space="preserve">$\mathord{\smash[b]{\underset{\raise.3ex\hbox{$\scriptstyle\sim$}}{q}}\vphantom{q}}_i$</w:t>
        </w:r>
      </w:ins>
      <w:ins w:id="22381" w:author="PR Preview" w:date="2026-01-01T00:00:00Z">
        <w:r>
          <w:t xml:space="preserve">, which is entry</w:t>
        </w:r>
      </w:ins>
      <w:ins w:id="22382" w:author="PR Preview" w:date="2026-01-01T00:00:00Z">
        <w:r>
          <w:t xml:space="preserve"> </w:t>
        </w:r>
      </w:ins>
      <m:oMath>
        <m:r>
          <m:rPr>
            <m:sty m:val="p"/>
          </m:rPr>
          <m:t>(</m:t>
        </m:r>
        <m:r>
          <m:t>k</m:t>
        </m:r>
        <m:r>
          <m:rPr>
            <m:sty m:val="p"/>
          </m:rPr>
          <m:t>,</m:t>
        </m:r>
        <m:r>
          <m:t>i</m:t>
        </m:r>
        <m:r>
          <m:rPr>
            <m:sty m:val="p"/>
          </m:rPr>
          <m:t>)</m:t>
        </m:r>
      </m:oMath>
      <w:ins w:id="22383" w:author="PR Preview" w:date="2026-01-01T00:00:00Z">
        <w:r>
          <w:t xml:space="preserve"> </w:t>
        </w:r>
      </w:ins>
      <w:ins w:id="22384" w:author="PR Preview" w:date="2026-01-01T00:00:00Z">
        <w:r>
          <w:t xml:space="preserve">of</w:t>
        </w:r>
      </w:ins>
      <w:ins w:id="22385" w:author="PR Preview" w:date="2026-01-01T00:00:00Z">
        <w:r>
          <w:t xml:space="preserve"> </w:t>
        </w:r>
      </w:ins>
      <m:oMath>
        <m:r>
          <m:rPr>
            <m:sty m:val="bi"/>
          </m:rPr>
          <m:t>Q</m:t>
        </m:r>
      </m:oMath>
      <w:ins w:id="22386" w:author="PR Preview" w:date="2026-01-01T00:00:00Z">
        <w:r>
          <w:t xml:space="preserve">. Then</w:t>
        </w:r>
      </w:ins>
    </w:p>
    <w:p>
      <w:pPr>
        <w:pStyle w:val="BodyText"/>
      </w:pPr>
      <w:ins w:id="22387" w:author="PR Preview" w:date="2026-01-01T00:00:00Z">
        <w:r>
          <w:t xml:space="preserve">$$
    \begin{aligned}
    ({\mathbf{Q}}^{\top} \mathbf{Q})_{ij}
    &amp;= \sum_{k=1}^{p} ({\mathbf{Q}}^{\top})_{ik}\, q_{kj}
    &amp;&amp; \text{(}\text{Definition~26}\text{)}
    \\
    &amp;= \sum_{k=1}^{p} q_{ki}\, q_{kj}
    &amp;&amp; \text{(}\text{Definition~22}\text{)}
    \\
    &amp;= \mathord{\smash[b]{\underset{\raise.3ex\hbox{$\scriptstyle\sim$}}{q}}\vphantom{q}}_i \cdot \mathord{\smash[b]{\underset{\raise.3ex\hbox{$\scriptstyle\sim$}}{q}}\vphantom{q}}_j,
    &amp;&amp; \text{(}\text{Definition~8}\text{)}
    \end{aligned}
    $$</w:t>
        </w:r>
      </w:ins>
    </w:p>
    <w:p>
      <w:pPr>
        <w:pStyle w:val="FirstParagraph"/>
      </w:pPr>
      <w:r>
        <w:t xml:space="preserve">which is</w:t>
      </w:r>
      <w:r>
        <w:t xml:space="preserve"> </w:t>
      </w:r>
      <m:oMath>
        <m:r>
          <m:t>1</m:t>
        </m:r>
      </m:oMath>
      <w:r>
        <w:t xml:space="preserve"> </w:t>
      </w:r>
      <w:r>
        <w:t xml:space="preserve">if</w:t>
      </w:r>
      <w:r>
        <w:t xml:space="preserve"> </w:t>
      </w:r>
      <m:oMath>
        <m:r>
          <m:t>i</m:t>
        </m:r>
        <m:r>
          <m:rPr>
            <m:sty m:val="p"/>
          </m:rPr>
          <m:t>=</m:t>
        </m:r>
        <m:r>
          <m:t>j</m:t>
        </m:r>
      </m:oMath>
      <w:r>
        <w:t xml:space="preserve"> </w:t>
      </w:r>
      <w:r>
        <w:t xml:space="preserve">and</w:t>
      </w:r>
      <w:r>
        <w:t xml:space="preserve"> </w:t>
      </w:r>
      <m:oMath>
        <m:r>
          <m:t>0</m:t>
        </m:r>
      </m:oMath>
      <w:r>
        <w:t xml:space="preserve"> </w:t>
      </w:r>
      <w:r>
        <w:t xml:space="preserve">otherwise (</w:t>
      </w:r>
      <w:hyperlink w:anchor="def-orthonormal-vectors">
        <w:r>
          <w:rPr>
            <w:rStyle w:val="Hyperlink"/>
          </w:rPr>
          <w:t xml:space="preserve">Definition 19</w:t>
        </w:r>
      </w:hyperlink>
      <w:r>
        <w:t xml:space="preserve">),</w:t>
      </w:r>
      <w:r>
        <w:t xml:space="preserve"> </w:t>
      </w:r>
      <w:r>
        <w:t xml:space="preserve">so</w:t>
      </w:r>
      <w:r>
        <w:t xml:space="preserve"> </w:t>
      </w:r>
      <m:oMath>
        <m:sSup>
          <m:e>
            <m:r>
              <m:rPr>
                <m:sty m:val="bi"/>
              </m:rPr>
              <m:t>Q</m:t>
            </m:r>
          </m:e>
          <m:sup>
            <m:r>
              <m:rPr>
                <m:sty m:val="p"/>
              </m:rPr>
              <m:t>⊤</m:t>
            </m:r>
          </m:sup>
        </m:sSup>
        <m:r>
          <m:rPr>
            <m:sty m:val="bi"/>
          </m:rPr>
          <m:t>Q</m:t>
        </m:r>
        <m:r>
          <m:rPr>
            <m:sty m:val="p"/>
          </m:rPr>
          <m:t>=</m:t>
        </m:r>
        <m:sSub>
          <m:e>
            <m:r>
              <m:rPr>
                <m:sty m:val="bi"/>
              </m:rPr>
              <m:t>I</m:t>
            </m:r>
          </m:e>
          <m:sub>
            <m:r>
              <m:t>r</m:t>
            </m:r>
          </m:sub>
        </m:sSub>
      </m:oMath>
      <w:r>
        <w:t xml:space="preserve"> </w:t>
      </w:r>
      <w:r>
        <w:t xml:space="preserve">(</w:t>
      </w:r>
      <w:hyperlink w:anchor="def-identity-matrix">
        <w:r>
          <w:rPr>
            <w:rStyle w:val="Hyperlink"/>
          </w:rPr>
          <w:t xml:space="preserve">Definition 31</w:t>
        </w:r>
      </w:hyperlink>
      <w:r>
        <w:t xml:space="preserve">).</w:t>
      </w:r>
    </w:p>
    <w:p>
      <w:pPr>
        <w:pStyle w:val="BodyText"/>
      </w:pPr>
      <w:del w:id="22388" w:author="PR Preview" w:date="2026-01-01T00:00:00Z">
        <w:r>
          <w:rPr>
            <w:b/>
            <w:bCs/>
          </w:rPr>
          <w:delText xml:space="preserve">The split.</w:delText>
        </w:r>
      </w:del>
      <w:del w:id="22389" w:author="PR Preview" w:date="2026-01-01T00:00:00Z">
        <w:r>
          <w:delText xml:space="preserve"> </w:delText>
        </w:r>
      </w:del>
      <w:del w:id="22390" w:author="PR Preview" w:date="2026-01-01T00:00:00Z">
        <w:r>
          <w:delText xml:space="preserve">Let</w:delText>
        </w:r>
      </w:del>
      <w:del w:id="22391" w:author="PR Preview" w:date="2026-01-01T00:00:00Z">
        <w:r>
          <w:delText xml:space="preserve"> </w:delText>
        </w:r>
      </w:del>
      <m:oMath>
        <m:limLow>
          <m:e>
            <m:r>
              <m:t>u</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oMath>
      <w:del w:id="22392" w:author="PR Preview" w:date="2026-01-01T00:00:00Z">
        <w:r>
          <w:delText xml:space="preserve"> </w:delText>
        </w:r>
      </w:del>
      <w:del w:id="22393" w:author="PR Preview" w:date="2026-01-01T00:00:00Z">
        <w:r>
          <w:delText xml:space="preserve">and</w:delText>
        </w:r>
      </w:del>
      <w:del w:id="22394" w:author="PR Preview" w:date="2026-01-01T00:00:00Z">
        <w:r>
          <w:delText xml:space="preserve"> </w:delText>
        </w:r>
      </w:del>
      <m:oMath>
        <m:limLow>
          <m:e>
            <m:r>
              <m:t>v</m:t>
            </m:r>
          </m:e>
          <m:lim>
            <m:r>
              <m:rPr>
                <m:sty m:val="p"/>
              </m:rPr>
              <m:t>∼</m:t>
            </m:r>
          </m:lim>
        </m:limLow>
        <m:r>
          <m:rPr>
            <m:sty m:val="p"/>
          </m:rPr>
          <m:t>=</m:t>
        </m:r>
        <m:limLow>
          <m:e>
            <m:r>
              <m:t>y</m:t>
            </m:r>
          </m:e>
          <m:lim>
            <m:r>
              <m:rPr>
                <m:sty m:val="p"/>
              </m:rPr>
              <m:t>∼</m:t>
            </m:r>
          </m:lim>
        </m:limLow>
        <m:r>
          <m:rPr>
            <m:sty m:val="p"/>
          </m:rPr>
          <m:t>−</m:t>
        </m:r>
        <m:limLow>
          <m:e>
            <m:r>
              <m:t>u</m:t>
            </m:r>
          </m:e>
          <m:lim>
            <m:r>
              <m:rPr>
                <m:sty m:val="p"/>
              </m:rPr>
              <m:t>∼</m:t>
            </m:r>
          </m:lim>
        </m:limLow>
      </m:oMath>
      <w:del w:id="22395" w:author="PR Preview" w:date="2026-01-01T00:00:00Z">
        <w:r>
          <w:delText xml:space="preserve">,</w:delText>
        </w:r>
      </w:del>
      <w:del w:id="22396" w:author="PR Preview" w:date="2026-01-01T00:00:00Z">
        <w:r>
          <w:delText xml:space="preserve"> </w:delText>
        </w:r>
      </w:del>
      <w:del w:id="22397" w:author="PR Preview" w:date="2026-01-01T00:00:00Z">
        <w:r>
          <w:delText xml:space="preserve">so</w:delText>
        </w:r>
      </w:del>
      <w:del w:id="22398"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limLow>
          <m:e>
            <m:r>
              <m:t>v</m:t>
            </m:r>
          </m:e>
          <m:lim>
            <m:r>
              <m:rPr>
                <m:sty m:val="p"/>
              </m:rPr>
              <m:t>∼</m:t>
            </m:r>
          </m:lim>
        </m:limLow>
      </m:oMath>
      <w:del w:id="22399" w:author="PR Preview" w:date="2026-01-01T00:00:00Z">
        <w:r>
          <w:delText xml:space="preserve">.</w:delText>
        </w:r>
      </w:del>
      <w:del w:id="22400" w:author="PR Preview" w:date="2026-01-01T00:00:00Z">
        <w:r>
          <w:delText xml:space="preserve"> </w:delText>
        </w:r>
      </w:del>
      <m:oMath>
        <m:limLow>
          <m:e>
            <m:r>
              <m:t>u</m:t>
            </m:r>
          </m:e>
          <m:lim>
            <m:r>
              <m:rPr>
                <m:sty m:val="p"/>
              </m:rPr>
              <m:t>∼</m:t>
            </m:r>
          </m:lim>
        </m:limLow>
        <m:r>
          <m:rPr>
            <m:sty m:val="p"/>
          </m:rPr>
          <m:t>=</m:t>
        </m:r>
        <m:r>
          <m:rPr>
            <m:sty m:val="bi"/>
          </m:rPr>
          <m:t>Q</m:t>
        </m:r>
        <m:r>
          <m:t> </m:t>
        </m:r>
        <m:r>
          <m:rPr>
            <m:sty m:val="p"/>
          </m:rPr>
          <m:t>(</m:t>
        </m:r>
        <m:sSup>
          <m:e>
            <m:r>
              <m:rPr>
                <m:sty m:val="bi"/>
              </m:rPr>
              <m:t>Q</m:t>
            </m:r>
          </m:e>
          <m:sup>
            <m:r>
              <m:rPr>
                <m:sty m:val="p"/>
              </m:rPr>
              <m:t>⊤</m:t>
            </m:r>
          </m:sup>
        </m:sSup>
        <m:limLow>
          <m:e>
            <m:r>
              <m:t>y</m:t>
            </m:r>
          </m:e>
          <m:lim>
            <m:r>
              <m:rPr>
                <m:sty m:val="p"/>
              </m:rPr>
              <m:t>∼</m:t>
            </m:r>
          </m:lim>
        </m:limLow>
        <m:r>
          <m:rPr>
            <m:sty m:val="p"/>
          </m:rPr>
          <m:t>)</m:t>
        </m:r>
      </m:oMath>
      <w:del w:id="22401" w:author="PR Preview" w:date="2026-01-01T00:00:00Z">
        <w:r>
          <w:delText xml:space="preserve"> </w:delText>
        </w:r>
      </w:del>
      <w:del w:id="22402" w:author="PR Preview" w:date="2026-01-01T00:00:00Z">
        <w:r>
          <w:delText xml:space="preserve">(</w:delText>
        </w:r>
      </w:del>
      <w:hyperlink w:anchor="thm-matmul-assoc">
        <w:del w:id="22403" w:author="PR Preview" w:date="2026-01-01T00:00:00Z">
          <w:r>
            <w:rPr>
              <w:rStyle w:val="Hyperlink"/>
            </w:rPr>
            <w:delText xml:space="preserve">Theorem 8</w:delText>
          </w:r>
        </w:del>
      </w:hyperlink>
      <w:del w:id="22404" w:author="PR Preview" w:date="2026-01-01T00:00:00Z">
        <w:r>
          <w:delText xml:space="preserve">) is in</w:delText>
        </w:r>
      </w:del>
      <w:del w:id="22405" w:author="PR Preview" w:date="2026-01-01T00:00:00Z">
        <w:r>
          <w:delText xml:space="preserve"> </w:delText>
        </w:r>
      </w:del>
      <m:oMath>
        <m:r>
          <m:rPr>
            <m:scr m:val="script"/>
            <m:sty m:val="p"/>
          </m:rPr>
          <m:t>C</m:t>
        </m:r>
        <m:r>
          <m:rPr>
            <m:sty m:val="p"/>
          </m:rPr>
          <m:t>(</m:t>
        </m:r>
        <m:r>
          <m:rPr>
            <m:sty m:val="bi"/>
          </m:rPr>
          <m:t>Q</m:t>
        </m:r>
        <m:r>
          <m:rPr>
            <m:sty m:val="p"/>
          </m:rPr>
          <m:t>)</m:t>
        </m:r>
      </m:oMath>
      <w:del w:id="22406" w:author="PR Preview" w:date="2026-01-01T00:00:00Z">
        <w:r>
          <w:delText xml:space="preserve"> </w:delText>
        </w:r>
      </w:del>
      <w:del w:id="22407" w:author="PR Preview" w:date="2026-01-01T00:00:00Z">
        <w:r>
          <w:delText xml:space="preserve">(</w:delText>
        </w:r>
      </w:del>
      <w:hyperlink w:anchor="def-column-space">
        <w:del w:id="22408" w:author="PR Preview" w:date="2026-01-01T00:00:00Z">
          <w:r>
            <w:rPr>
              <w:rStyle w:val="Hyperlink"/>
            </w:rPr>
            <w:delText xml:space="preserve">Definition 52</w:delText>
          </w:r>
        </w:del>
      </w:hyperlink>
      <w:del w:id="22409" w:author="PR Preview" w:date="2026-01-01T00:00:00Z">
        <w:r>
          <w:delText xml:space="preserve">),</w:delText>
        </w:r>
      </w:del>
      <w:del w:id="22410" w:author="PR Preview" w:date="2026-01-01T00:00:00Z">
        <w:r>
          <w:delText xml:space="preserve"> </w:delText>
        </w:r>
      </w:del>
      <w:del w:id="22411" w:author="PR Preview" w:date="2026-01-01T00:00:00Z">
        <w:r>
          <w:delText xml:space="preserve">which is</w:delText>
        </w:r>
      </w:del>
      <w:del w:id="22412" w:author="PR Preview" w:date="2026-01-01T00:00:00Z">
        <w:r>
          <w:delText xml:space="preserve"> </w:delText>
        </w:r>
      </w:del>
      <m:oMath>
        <m:r>
          <m:rPr>
            <m:sty m:val="p"/>
          </m:rPr>
          <m:t>span</m:t>
        </m:r>
        <m:r>
          <m:t>​</m:t>
        </m:r>
        <m:d>
          <m:dPr>
            <m:begChr m:val="{"/>
            <m:sepChr m:val=""/>
            <m:endChr m:val="}"/>
            <m:grow/>
          </m:dPr>
          <m:e>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r</m:t>
                </m:r>
              </m:sub>
            </m:sSub>
          </m:e>
        </m:d>
        <m:r>
          <m:t>​</m:t>
        </m:r>
        <m:r>
          <m:rPr>
            <m:sty m:val="p"/>
          </m:rPr>
          <m:t>=</m:t>
        </m:r>
        <m:r>
          <m:rPr>
            <m:scr m:val="script"/>
            <m:sty m:val="p"/>
          </m:rPr>
          <m:t>S</m:t>
        </m:r>
      </m:oMath>
      <w:del w:id="22413" w:author="PR Preview" w:date="2026-01-01T00:00:00Z">
        <w:r>
          <w:delText xml:space="preserve"> </w:delText>
        </w:r>
      </w:del>
      <w:del w:id="22414" w:author="PR Preview" w:date="2026-01-01T00:00:00Z">
        <w:r>
          <w:delText xml:space="preserve">(</w:delText>
        </w:r>
      </w:del>
      <w:hyperlink w:anchor="thm-column-space-span">
        <w:del w:id="22415" w:author="PR Preview" w:date="2026-01-01T00:00:00Z">
          <w:r>
            <w:rPr>
              <w:rStyle w:val="Hyperlink"/>
            </w:rPr>
            <w:delText xml:space="preserve">Theorem 32</w:delText>
          </w:r>
        </w:del>
      </w:hyperlink>
      <w:del w:id="22416" w:author="PR Preview" w:date="2026-01-01T00:00:00Z">
        <w:r>
          <w:delText xml:space="preserve">).</w:delText>
        </w:r>
      </w:del>
      <w:del w:id="22417" w:author="PR Preview" w:date="2026-01-01T00:00:00Z">
        <w:r>
          <w:delText xml:space="preserve"> </w:delText>
        </w:r>
      </w:del>
      <w:del w:id="22418" w:author="PR Preview" w:date="2026-01-01T00:00:00Z">
        <w:r>
          <w:delText xml:space="preserve">For</w:delText>
        </w:r>
      </w:del>
      <w:del w:id="22419" w:author="PR Preview" w:date="2026-01-01T00:00:00Z">
        <w:r>
          <w:delText xml:space="preserve"> </w:delText>
        </w:r>
      </w:del>
      <m:oMath>
        <m:limLow>
          <m:e>
            <m:r>
              <m:t>v</m:t>
            </m:r>
          </m:e>
          <m:lim>
            <m:r>
              <m:rPr>
                <m:sty m:val="p"/>
              </m:rPr>
              <m:t>∼</m:t>
            </m:r>
          </m:lim>
        </m:limLow>
      </m:oMath>
      <w:del w:id="22420" w:author="PR Preview" w:date="2026-01-01T00:00:00Z">
        <w:r>
          <w:delText xml:space="preserve">,</w:delText>
        </w:r>
      </w:del>
    </w:p>
    <w:p>
      <w:pPr>
        <w:pStyle w:val="BodyText"/>
      </w:pPr>
      <m:oMathPara>
        <m:oMathParaPr>
          <m:jc m:val="center"/>
        </m:oMathParaPr>
        <m:oMath>
          <m:eqArr>
            <m:e>
              <m:sSup>
                <m:e>
                  <m:r>
                    <m:rPr>
                      <m:sty m:val="bi"/>
                    </m:rPr>
                    <m:t>Q</m:t>
                  </m:r>
                </m:e>
                <m:sup>
                  <m:r>
                    <m:rPr>
                      <m:sty m:val="p"/>
                    </m:rPr>
                    <m:t>⊤</m:t>
                  </m:r>
                </m:sup>
              </m:sSup>
              <m:limLow>
                <m:e>
                  <m:r>
                    <m:t>v</m:t>
                  </m:r>
                </m:e>
                <m:lim>
                  <m:r>
                    <m:rPr>
                      <m:sty m:val="p"/>
                    </m:rPr>
                    <m:t>∼</m:t>
                  </m:r>
                </m:lim>
              </m:limLow>
              <m:r>
                <m:t>&amp;</m:t>
              </m:r>
              <m:r>
                <m:rPr>
                  <m:sty m:val="p"/>
                </m:rPr>
                <m:t>=</m:t>
              </m:r>
              <m:sSup>
                <m:e>
                  <m:r>
                    <m:rPr>
                      <m:sty m:val="bi"/>
                    </m:rPr>
                    <m:t>Q</m:t>
                  </m:r>
                </m:e>
                <m:sup>
                  <m:r>
                    <m:rPr>
                      <m:sty m:val="p"/>
                    </m:rPr>
                    <m:t>⊤</m:t>
                  </m:r>
                </m:sup>
              </m:sSup>
              <m:r>
                <m:t> </m:t>
              </m:r>
              <m:r>
                <m:rPr>
                  <m:sty m:val="p"/>
                </m:rPr>
                <m:t>(</m:t>
              </m:r>
              <m:limLow>
                <m:e>
                  <m:r>
                    <m:t>y</m:t>
                  </m:r>
                </m:e>
                <m:lim>
                  <m:r>
                    <m:rPr>
                      <m:sty m:val="p"/>
                    </m:rPr>
                    <m:t>∼</m:t>
                  </m:r>
                </m:lim>
              </m:limLow>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(substitute)</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r>
                <m:t> </m:t>
              </m:r>
              <m:r>
                <m:rPr>
                  <m:sty m:val="p"/>
                </m:rPr>
                <m:t>(</m:t>
              </m:r>
              <m:r>
                <m:rPr>
                  <m:sty m:val="bi"/>
                </m:rPr>
                <m:t>Q</m:t>
              </m:r>
              <m:sSup>
                <m:e>
                  <m:r>
                    <m:rPr>
                      <m:sty m:val="bi"/>
                    </m:rPr>
                    <m:t>Q</m:t>
                  </m:r>
                </m:e>
                <m:sup>
                  <m:r>
                    <m:rPr>
                      <m:sty m:val="p"/>
                    </m:rPr>
                    <m:t>⊤</m:t>
                  </m:r>
                </m:sup>
              </m:sSup>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Q</m:t>
                  </m:r>
                </m:e>
                <m:sup>
                  <m:r>
                    <m:rPr>
                      <m:sty m:val="p"/>
                    </m:rPr>
                    <m:t>⊤</m:t>
                  </m:r>
                </m:sup>
              </m:sSup>
              <m:limLow>
                <m:e>
                  <m:r>
                    <m:t>y</m:t>
                  </m:r>
                </m:e>
                <m:lim>
                  <m:r>
                    <m:rPr>
                      <m:sty m:val="p"/>
                    </m:rPr>
                    <m:t>∼</m:t>
                  </m:r>
                </m:lim>
              </m:limLow>
              <m:r>
                <m:rPr>
                  <m:sty m:val="p"/>
                </m:rPr>
                <m:t>−</m:t>
              </m:r>
              <m:sSub>
                <m:e>
                  <m:r>
                    <m:rPr>
                      <m:sty m:val="bi"/>
                    </m:rPr>
                    <m:t>I</m:t>
                  </m:r>
                </m:e>
                <m:sub>
                  <m:r>
                    <m:t>r</m:t>
                  </m:r>
                </m:sub>
              </m:sSub>
              <m:r>
                <m:t> </m:t>
              </m:r>
              <m:sSup>
                <m:e>
                  <m:r>
                    <m:rPr>
                      <m:sty m:val="bi"/>
                    </m:rPr>
                    <m:t>Q</m:t>
                  </m:r>
                </m:e>
                <m:sup>
                  <m:r>
                    <m:rPr>
                      <m:sty m:val="p"/>
                    </m:rPr>
                    <m:t>⊤</m:t>
                  </m:r>
                </m:sup>
              </m:sSup>
              <m:limLow>
                <m:e>
                  <m:r>
                    <m:t>y</m:t>
                  </m:r>
                </m:e>
                <m:lim>
                  <m:r>
                    <m:rPr>
                      <m:sty m:val="p"/>
                    </m:rPr>
                    <m:t>∼</m:t>
                  </m:r>
                </m:lim>
              </m:limLow>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sSup>
                <m:e>
                  <m:r>
                    <m:rPr>
                      <m:sty m:val="bi"/>
                    </m:rPr>
                    <m:t>Q</m:t>
                  </m:r>
                </m:e>
                <m:sup>
                  <m:r>
                    <m:rPr>
                      <m:sty m:val="p"/>
                    </m:rPr>
                    <m:t>⊤</m:t>
                  </m:r>
                </m:sup>
              </m:sSup>
              <m:limLow>
                <m:e>
                  <m:r>
                    <m:t>y</m:t>
                  </m:r>
                </m:e>
                <m:lim>
                  <m:r>
                    <m:rPr>
                      <m:sty m:val="p"/>
                    </m:rPr>
                    <m:t>∼</m:t>
                  </m:r>
                </m:lim>
              </m:limLow>
              <m:r>
                <m:rPr>
                  <m:sty m:val="p"/>
                </m:rPr>
                <m:t>−</m:t>
              </m:r>
              <m:sSup>
                <m:e>
                  <m:r>
                    <m:rPr>
                      <m:sty m:val="bi"/>
                    </m:rPr>
                    <m:t>Q</m:t>
                  </m:r>
                </m:e>
                <m:sup>
                  <m:r>
                    <m:rPr>
                      <m:sty m:val="p"/>
                    </m:rPr>
                    <m:t>⊤</m:t>
                  </m:r>
                </m:sup>
              </m:sSup>
              <m:limLow>
                <m:e>
                  <m:r>
                    <m:t>y</m:t>
                  </m:r>
                </m:e>
                <m:lim>
                  <m:r>
                    <m:rPr>
                      <m:sty m:val="p"/>
                    </m:rPr>
                    <m:t>∼</m:t>
                  </m:r>
                </m:lim>
              </m:limLow>
              <m:r>
                <m:t>&amp;</m:t>
              </m:r>
              <m:r>
                <m:t>&amp;</m:t>
              </m:r>
              <m:r>
                <m:rPr>
                  <m:nor/>
                  <m:sty m:val="p"/>
                </m:rPr>
                <m:t>(</m:t>
              </m:r>
              <m:r>
                <m:rPr>
                  <m:nor/>
                  <m:sty m:val="p"/>
                </m:rPr>
                <m:t>Theorem 10</m:t>
              </m:r>
              <m:r>
                <m:rPr>
                  <m:nor/>
                  <m:sty m:val="p"/>
                </m:rPr>
                <m:t>)</m:t>
              </m:r>
            </m:e>
            <m:e>
              <m:r>
                <m:t>&amp;</m:t>
              </m:r>
              <m:r>
                <m:rPr>
                  <m:sty m:val="p"/>
                </m:rPr>
                <m:t>=</m:t>
              </m:r>
              <m:sSub>
                <m:e>
                  <m:limLow>
                    <m:e>
                      <m:r>
                        <m:t>0</m:t>
                      </m:r>
                    </m:e>
                    <m:lim>
                      <m:r>
                        <m:rPr>
                          <m:sty m:val="p"/>
                        </m:rPr>
                        <m:t>∼</m:t>
                      </m:r>
                    </m:lim>
                  </m:limLow>
                </m:e>
                <m:sub>
                  <m:r>
                    <m:t>r</m:t>
                  </m:r>
                </m:sub>
              </m:sSub>
              <m:r>
                <m:rPr>
                  <m:sty m:val="p"/>
                </m:rPr>
                <m:t>,</m:t>
              </m:r>
              <m:r>
                <m:t>&amp;</m:t>
              </m:r>
              <m:r>
                <m:t>&amp;</m:t>
              </m:r>
              <m:r>
                <m:rPr>
                  <m:nor/>
                  <m:sty m:val="p"/>
                </m:rPr>
                <m:t>(arithmetic)</m:t>
              </m:r>
            </m:e>
          </m:eqArr>
        </m:oMath>
      </m:oMathPara>
    </w:p>
    <w:p>
      <w:pPr>
        <w:pStyle w:val="FirstParagraph"/>
      </w:pPr>
      <w:del w:id="22421" w:author="PR Preview" w:date="2026-01-01T00:00:00Z">
        <w:r>
          <w:delText xml:space="preserve">so</w:delText>
        </w:r>
      </w:del>
      <w:del w:id="22422" w:author="PR Preview" w:date="2026-01-01T00:00:00Z">
        <w:r>
          <w:delText xml:space="preserve"> </w:delText>
        </w:r>
      </w:del>
      <m:oMath>
        <m:limLow>
          <m:e>
            <m:r>
              <m:t>v</m:t>
            </m:r>
          </m:e>
          <m:lim>
            <m:r>
              <m:rPr>
                <m:sty m:val="p"/>
              </m:rPr>
              <m:t>∼</m:t>
            </m:r>
          </m:lim>
        </m:limLow>
        <m:r>
          <m:rPr>
            <m:sty m:val="p"/>
          </m:rPr>
          <m:t>∈</m:t>
        </m:r>
        <m:r>
          <m:rPr>
            <m:scr m:val="script"/>
            <m:sty m:val="p"/>
          </m:rPr>
          <m:t>N</m:t>
        </m:r>
        <m:r>
          <m:rPr>
            <m:sty m:val="p"/>
          </m:rPr>
          <m:t>(</m:t>
        </m:r>
        <m:sSup>
          <m:e>
            <m:r>
              <m:rPr>
                <m:sty m:val="bi"/>
              </m:rPr>
              <m:t>Q</m:t>
            </m:r>
          </m:e>
          <m:sup>
            <m:r>
              <m:rPr>
                <m:sty m:val="p"/>
              </m:rPr>
              <m:t>⊤</m:t>
            </m:r>
          </m:sup>
        </m:sSup>
        <m:r>
          <m:rPr>
            <m:sty m:val="p"/>
          </m:rPr>
          <m:t>)</m:t>
        </m:r>
      </m:oMath>
      <w:del w:id="22423" w:author="PR Preview" w:date="2026-01-01T00:00:00Z">
        <w:r>
          <w:delText xml:space="preserve">, and</w:delText>
        </w:r>
      </w:del>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del w:id="22424" w:author="PR Preview" w:date="2026-01-01T00:00:00Z">
        <w:r>
          <w:delText xml:space="preserve">(</w:delText>
        </w:r>
      </w:del>
      <w:hyperlink w:anchor="thm-complement-null-space">
        <w:del w:id="22425" w:author="PR Preview" w:date="2026-01-01T00:00:00Z">
          <w:r>
            <w:rPr>
              <w:rStyle w:val="Hyperlink"/>
            </w:rPr>
            <w:delText xml:space="preserve">Theorem 52</w:delText>
          </w:r>
        </w:del>
      </w:hyperlink>
      <w:del w:id="22426" w:author="PR Preview" w:date="2026-01-01T00:00:00Z">
        <w:r>
          <w:delText xml:space="preserve">).</w:delText>
        </w:r>
      </w:del>
      <w:del w:id="22427" w:author="PR Preview" w:date="2026-01-01T00:00:00Z">
        <w:r>
          <w:delText xml:space="preserve"> </w:delText>
        </w:r>
      </w:del>
      <w:del w:id="22428" w:author="PR Preview" w:date="2026-01-01T00:00:00Z">
        <w:r>
          <w:delText xml:space="preserve">By the uniqueness in</w:delText>
        </w:r>
      </w:del>
      <w:del w:id="22429" w:author="PR Preview" w:date="2026-01-01T00:00:00Z">
        <w:r>
          <w:delText xml:space="preserve"> </w:delText>
        </w:r>
      </w:del>
      <w:hyperlink w:anchor="thm-orthogonal-direct-sum">
        <w:del w:id="22430" w:author="PR Preview" w:date="2026-01-01T00:00:00Z">
          <w:r>
            <w:rPr>
              <w:rStyle w:val="Hyperlink"/>
            </w:rPr>
            <w:delText xml:space="preserve">Theorem 53</w:delText>
          </w:r>
        </w:del>
      </w:hyperlink>
      <w:del w:id="22431" w:author="PR Preview" w:date="2026-01-01T00:00:00Z">
        <w:r>
          <w:delText xml:space="preserve">,</w:delText>
        </w:r>
      </w:del>
      <w:del w:id="22432" w:author="PR Preview" w:date="2026-01-01T00:00:00Z">
        <w:r>
          <w:delText xml:space="preserve"> </w:delText>
        </w:r>
      </w:del>
      <m:oMath>
        <m:limLow>
          <m:e>
            <m:r>
              <m:t>u</m:t>
            </m:r>
          </m:e>
          <m:lim>
            <m:r>
              <m:rPr>
                <m:sty m:val="p"/>
              </m:rPr>
              <m:t>∼</m:t>
            </m:r>
          </m:lim>
        </m:limLow>
      </m:oMath>
      <w:del w:id="22433" w:author="PR Preview" w:date="2026-01-01T00:00:00Z">
        <w:r>
          <w:delText xml:space="preserve"> </w:delText>
        </w:r>
      </w:del>
      <w:del w:id="22434" w:author="PR Preview" w:date="2026-01-01T00:00:00Z">
        <w:r>
          <w:delText xml:space="preserve">is the orthogonal projection of</w:delText>
        </w:r>
      </w:del>
      <w:del w:id="22435" w:author="PR Preview" w:date="2026-01-01T00:00:00Z">
        <w:r>
          <w:delText xml:space="preserve"> </w:delText>
        </w:r>
      </w:del>
      <m:oMath>
        <m:limLow>
          <m:e>
            <m:r>
              <m:t>y</m:t>
            </m:r>
          </m:e>
          <m:lim>
            <m:r>
              <m:rPr>
                <m:sty m:val="p"/>
              </m:rPr>
              <m:t>∼</m:t>
            </m:r>
          </m:lim>
        </m:limLow>
      </m:oMath>
      <w:del w:id="22436" w:author="PR Preview" w:date="2026-01-01T00:00:00Z">
        <w:r>
          <w:delText xml:space="preserve"> </w:delText>
        </w:r>
      </w:del>
      <w:del w:id="22437" w:author="PR Preview" w:date="2026-01-01T00:00:00Z">
        <w:r>
          <w:delText xml:space="preserve">onto</w:delText>
        </w:r>
      </w:del>
      <w:del w:id="22438" w:author="PR Preview" w:date="2026-01-01T00:00:00Z">
        <w:r>
          <w:delText xml:space="preserve"> </w:delText>
        </w:r>
      </w:del>
      <m:oMath>
        <m:r>
          <m:rPr>
            <m:scr m:val="script"/>
            <m:sty m:val="p"/>
          </m:rPr>
          <m:t>S</m:t>
        </m:r>
      </m:oMath>
      <w:del w:id="22439" w:author="PR Preview" w:date="2026-01-01T00:00:00Z">
        <w:r>
          <w:delText xml:space="preserve">.</w:delText>
        </w:r>
      </w:del>
    </w:p>
    <w:p>
      <w:pPr>
        <w:pStyle w:val="BodyText"/>
      </w:pPr>
      <w:ins w:id="22440" w:author="PR Preview" w:date="2026-01-01T00:00:00Z">
        <w:r>
          <w:rPr>
            <w:b/>
            <w:bCs/>
          </w:rPr>
          <w:t xml:space="preserve">The split.</w:t>
        </w:r>
      </w:ins>
      <w:ins w:id="22441" w:author="PR Preview" w:date="2026-01-01T00:00:00Z">
        <w:r>
          <w:t xml:space="preserve"> </w:t>
        </w:r>
      </w:ins>
      <w:ins w:id="22442" w:author="PR Preview" w:date="2026-01-01T00:00:00Z">
        <w:r>
          <w:t xml:space="preserve">Let</w:t>
        </w:r>
      </w:ins>
      <w:ins w:id="22443" w:author="PR Preview" w:date="2026-01-01T00:00:00Z">
        <w:r>
          <w:t xml:space="preserve"> </w:t>
        </w:r>
      </w:ins>
      <w:ins w:id="22444" w:author="PR Preview" w:date="2026-01-01T00:00:00Z">
        <w:r>
          <w:t xml:space="preserve">$\mathord{\smash[b]{\underset{\raise.3ex\hbox{$\scriptstyle\sim$}}{u}}\vphantom{u}} = \mathbf{Q} {\mathbf{Q}}^{\top} \mathord{\smash[b]{\underset{\raise.3ex\hbox{$\scriptstyle\sim$}}{y}}\vphantom{y}}$</w:t>
        </w:r>
      </w:ins>
      <w:ins w:id="22445" w:author="PR Preview" w:date="2026-01-01T00:00:00Z">
        <w:r>
          <w:t xml:space="preserve"> </w:t>
        </w:r>
      </w:ins>
      <w:ins w:id="22446" w:author="PR Preview" w:date="2026-01-01T00:00:00Z">
        <w:r>
          <w:t xml:space="preserve">and</w:t>
        </w:r>
      </w:ins>
      <w:ins w:id="22447" w:author="PR Preview" w:date="2026-01-01T00:00:00Z">
        <w:r>
          <w:t xml:space="preserve"> </w:t>
        </w:r>
      </w:ins>
      <w:ins w:id="22448" w:author="PR Preview" w:date="2026-01-01T00:00:00Z">
        <w:r>
          <w:t xml:space="preserve">$\mathord{\smash[b]{\underset{\raise.3ex\hbox{$\scriptstyle\sim$}}{v}}\vphantom{v}} = \mathord{\smash[b]{\underset{\raise.3ex\hbox{$\scriptstyle\sim$}}{y}}\vphantom{y}} - \mathord{\smash[b]{\underset{\raise.3ex\hbox{$\scriptstyle\sim$}}{u}}\vphantom{u}}$</w:t>
        </w:r>
      </w:ins>
      <w:ins w:id="22449" w:author="PR Preview" w:date="2026-01-01T00:00:00Z">
        <w:r>
          <w:t xml:space="preserve">,</w:t>
        </w:r>
      </w:ins>
      <w:ins w:id="22450" w:author="PR Preview" w:date="2026-01-01T00:00:00Z">
        <w:r>
          <w:t xml:space="preserve"> </w:t>
        </w:r>
      </w:ins>
      <w:ins w:id="22451" w:author="PR Preview" w:date="2026-01-01T00:00:00Z">
        <w:r>
          <w:t xml:space="preserve">so</w:t>
        </w:r>
      </w:ins>
      <w:ins w:id="22452" w:author="PR Preview" w:date="2026-01-01T00:00:00Z">
        <w:r>
          <w:t xml:space="preserve"> </w:t>
        </w:r>
      </w:ins>
      <w:ins w:id="22453" w:author="PR Preview" w:date="2026-01-01T00:00:00Z">
        <w:r>
          <w:t xml:space="preserve">$\mathord{\smash[b]{\underset{\raise.3ex\hbox{$\scriptstyle\sim$}}{y}}\vphantom{y}} = \mathord{\smash[b]{\underset{\raise.3ex\hbox{$\scriptstyle\sim$}}{u}}\vphantom{u}} + \mathord{\smash[b]{\underset{\raise.3ex\hbox{$\scriptstyle\sim$}}{v}}\vphantom{v}}$</w:t>
        </w:r>
      </w:ins>
      <w:ins w:id="22454" w:author="PR Preview" w:date="2026-01-01T00:00:00Z">
        <w:r>
          <w:t xml:space="preserve">.</w:t>
        </w:r>
      </w:ins>
      <w:ins w:id="22455" w:author="PR Preview" w:date="2026-01-01T00:00:00Z">
        <w:r>
          <w:t xml:space="preserve"> </w:t>
        </w:r>
      </w:ins>
      <w:ins w:id="22456" w:author="PR Preview" w:date="2026-01-01T00:00:00Z">
        <w:r>
          <w:t xml:space="preserve">$\mathord{\smash[b]{\underset{\raise.3ex\hbox{$\scriptstyle\sim$}}{u}}\vphantom{u}} = \mathbf{Q}\,({\mathbf{Q}}^{\top} \mathord{\smash[b]{\underset{\raise.3ex\hbox{$\scriptstyle\sim$}}{y}}\vphantom{y}})$</w:t>
        </w:r>
      </w:ins>
      <w:ins w:id="22457" w:author="PR Preview" w:date="2026-01-01T00:00:00Z">
        <w:r>
          <w:t xml:space="preserve"> </w:t>
        </w:r>
      </w:ins>
      <w:ins w:id="22458" w:author="PR Preview" w:date="2026-01-01T00:00:00Z">
        <w:r>
          <w:t xml:space="preserve">(</w:t>
        </w:r>
      </w:ins>
      <w:hyperlink w:anchor="thm-matmul-assoc">
        <w:ins w:id="22459" w:author="PR Preview" w:date="2026-01-01T00:00:00Z">
          <w:r>
            <w:rPr>
              <w:rStyle w:val="Hyperlink"/>
            </w:rPr>
            <w:t xml:space="preserve">Theorem 8</w:t>
          </w:r>
        </w:ins>
      </w:hyperlink>
      <w:ins w:id="22460" w:author="PR Preview" w:date="2026-01-01T00:00:00Z">
        <w:r>
          <w:t xml:space="preserve">) is in</w:t>
        </w:r>
      </w:ins>
      <w:ins w:id="22461" w:author="PR Preview" w:date="2026-01-01T00:00:00Z">
        <w:r>
          <w:t xml:space="preserve"> </w:t>
        </w:r>
      </w:ins>
      <m:oMath>
        <m:r>
          <m:rPr>
            <m:scr m:val="script"/>
            <m:sty m:val="p"/>
          </m:rPr>
          <m:t>C</m:t>
        </m:r>
        <m:r>
          <m:rPr>
            <m:sty m:val="p"/>
          </m:rPr>
          <m:t>(</m:t>
        </m:r>
        <m:r>
          <m:rPr>
            <m:sty m:val="bi"/>
          </m:rPr>
          <m:t>Q</m:t>
        </m:r>
        <m:r>
          <m:rPr>
            <m:sty m:val="p"/>
          </m:rPr>
          <m:t>)</m:t>
        </m:r>
      </m:oMath>
      <w:ins w:id="22462" w:author="PR Preview" w:date="2026-01-01T00:00:00Z">
        <w:r>
          <w:t xml:space="preserve"> </w:t>
        </w:r>
      </w:ins>
      <w:ins w:id="22463" w:author="PR Preview" w:date="2026-01-01T00:00:00Z">
        <w:r>
          <w:t xml:space="preserve">(</w:t>
        </w:r>
      </w:ins>
      <w:hyperlink w:anchor="def-column-space">
        <w:ins w:id="22464" w:author="PR Preview" w:date="2026-01-01T00:00:00Z">
          <w:r>
            <w:rPr>
              <w:rStyle w:val="Hyperlink"/>
            </w:rPr>
            <w:t xml:space="preserve">Definition 52</w:t>
          </w:r>
        </w:ins>
      </w:hyperlink>
      <w:ins w:id="22465" w:author="PR Preview" w:date="2026-01-01T00:00:00Z">
        <w:r>
          <w:t xml:space="preserve">),</w:t>
        </w:r>
      </w:ins>
      <w:ins w:id="22466" w:author="PR Preview" w:date="2026-01-01T00:00:00Z">
        <w:r>
          <w:t xml:space="preserve"> </w:t>
        </w:r>
      </w:ins>
      <w:ins w:id="22467" w:author="PR Preview" w:date="2026-01-01T00:00:00Z">
        <w:r>
          <w:t xml:space="preserve">which is</w:t>
        </w:r>
      </w:ins>
      <w:ins w:id="22468" w:author="PR Preview" w:date="2026-01-01T00:00:00Z">
        <w:r>
          <w:t xml:space="preserve"> </w:t>
        </w:r>
      </w:ins>
      <w:ins w:id="22469" w:author="PR Preview" w:date="2026-01-01T00:00:00Z">
        <w:r>
          <w:t xml:space="preserve">$\operatorname{span}\mathopen{}\left\{\mathord{\smash[b]{\underset{\raise.3ex\hbox{$\scriptstyle\sim$}}{q}}\vphantom{q}}_1, \ldots, \mathord{\smash[b]{\underset{\raise.3ex\hbox{$\scriptstyle\sim$}}{q}}\vphantom{q}}_r\right\}\mathclose{} = \mathcal{S}$</w:t>
        </w:r>
      </w:ins>
      <w:ins w:id="22470" w:author="PR Preview" w:date="2026-01-01T00:00:00Z">
        <w:r>
          <w:t xml:space="preserve"> </w:t>
        </w:r>
      </w:ins>
      <w:ins w:id="22471" w:author="PR Preview" w:date="2026-01-01T00:00:00Z">
        <w:r>
          <w:t xml:space="preserve">(</w:t>
        </w:r>
      </w:ins>
      <w:hyperlink w:anchor="thm-column-space-span">
        <w:ins w:id="22472" w:author="PR Preview" w:date="2026-01-01T00:00:00Z">
          <w:r>
            <w:rPr>
              <w:rStyle w:val="Hyperlink"/>
            </w:rPr>
            <w:t xml:space="preserve">Theorem 32</w:t>
          </w:r>
        </w:ins>
      </w:hyperlink>
      <w:ins w:id="22473" w:author="PR Preview" w:date="2026-01-01T00:00:00Z">
        <w:r>
          <w:t xml:space="preserve">).</w:t>
        </w:r>
      </w:ins>
      <w:ins w:id="22474" w:author="PR Preview" w:date="2026-01-01T00:00:00Z">
        <w:r>
          <w:t xml:space="preserve"> </w:t>
        </w:r>
      </w:ins>
      <w:ins w:id="22475" w:author="PR Preview" w:date="2026-01-01T00:00:00Z">
        <w:r>
          <w:t xml:space="preserve">For</w:t>
        </w:r>
      </w:ins>
      <w:ins w:id="22476" w:author="PR Preview" w:date="2026-01-01T00:00:00Z">
        <w:r>
          <w:t xml:space="preserve"> </w:t>
        </w:r>
      </w:ins>
      <w:ins w:id="22477" w:author="PR Preview" w:date="2026-01-01T00:00:00Z">
        <w:r>
          <w:t xml:space="preserve">$\mathord{\smash[b]{\underset{\raise.3ex\hbox{$\scriptstyle\sim$}}{v}}\vphantom{v}}$</w:t>
        </w:r>
      </w:ins>
      <w:ins w:id="22478" w:author="PR Preview" w:date="2026-01-01T00:00:00Z">
        <w:r>
          <w:t xml:space="preserve">,</w:t>
        </w:r>
      </w:ins>
    </w:p>
    <w:p>
      <w:pPr>
        <w:pStyle w:val="BodyText"/>
      </w:pPr>
      <w:ins w:id="22479" w:author="PR Preview" w:date="2026-01-01T00:00:00Z">
        <w:r>
          <w:t xml:space="preserve">$$
    \begin{aligned}
    {\mathbf{Q}}^{\top} \mathord{\smash[b]{\underset{\raise.3ex\hbox{$\scriptstyle\sim$}}{v}}\vphantom{v}}
    &amp;= {\mathbf{Q}}^{\top}\,(\mathord{\smash[b]{\underset{\raise.3ex\hbox{$\scriptstyle\sim$}}{y}}\vphantom{y}} - \mathbf{Q} {\mathbf{Q}}^{\top} \mathord{\smash[b]{\underset{\raise.3ex\hbox{$\scriptstyle\sim$}}{y}}\vphantom{y}})
    &amp;&amp; \text{(substitute)}
    \\
    &amp;= {\mathbf{Q}}^{\top} \mathord{\smash[b]{\underset{\raise.3ex\hbox{$\scriptstyle\sim$}}{y}}\vphantom{y}} - {\mathbf{Q}}^{\top}\,(\mathbf{Q} {\mathbf{Q}}^{\top} \mathord{\smash[b]{\underset{\raise.3ex\hbox{$\scriptstyle\sim$}}{y}}\vphantom{y}})
    &amp;&amp; \text{(}\text{Theorem~24}\text{, with coefficients } 1 \text{ and } -1 \text{)}
    \\
    &amp;= {\mathbf{Q}}^{\top} \mathord{\smash[b]{\underset{\raise.3ex\hbox{$\scriptstyle\sim$}}{y}}\vphantom{y}} - ({\mathbf{Q}}^{\top} \mathbf{Q})\,{\mathbf{Q}}^{\top} \mathord{\smash[b]{\underset{\raise.3ex\hbox{$\scriptstyle\sim$}}{y}}\vphantom{y}}
    &amp;&amp; \text{(}\text{Theorem~8}\text{)}
    \\
    &amp;= {\mathbf{Q}}^{\top} \mathord{\smash[b]{\underset{\raise.3ex\hbox{$\scriptstyle\sim$}}{y}}\vphantom{y}} - \mathbf{I}_r\,{\mathbf{Q}}^{\top} \mathord{\smash[b]{\underset{\raise.3ex\hbox{$\scriptstyle\sim$}}{y}}\vphantom{y}}
    &amp;&amp; \text{(} {\mathbf{Q}}^{\top} \mathbf{Q} = \mathbf{I}_r \text{, from the first part of the proof)}
    \\
    &amp;= {\mathbf{Q}}^{\top} \mathord{\smash[b]{\underset{\raise.3ex\hbox{$\scriptstyle\sim$}}{y}}\vphantom{y}} - {\mathbf{Q}}^{\top} \mathord{\smash[b]{\underset{\raise.3ex\hbox{$\scriptstyle\sim$}}{y}}\vphantom{y}}
    &amp;&amp; \text{(}\text{Theorem~10}\text{)}
    \\
    &amp;= \mathord{\smash[b]{\underset{\raise.3ex\hbox{$\scriptstyle\sim$}}{0}}\vphantom{0}}_r,
    &amp;&amp; \text{(arithmetic)}
    \end{aligned}
    $$</w:t>
        </w:r>
      </w:ins>
    </w:p>
    <w:p>
      <w:pPr>
        <w:pStyle w:val="FirstParagraph"/>
      </w:pPr>
      <w:ins w:id="22480" w:author="PR Preview" w:date="2026-01-01T00:00:00Z">
        <w:r>
          <w:t xml:space="preserve">so</w:t>
        </w:r>
      </w:ins>
      <w:ins w:id="22481" w:author="PR Preview" w:date="2026-01-01T00:00:00Z">
        <w:r>
          <w:t xml:space="preserve"> </w:t>
        </w:r>
      </w:ins>
      <w:ins w:id="22482" w:author="PR Preview" w:date="2026-01-01T00:00:00Z">
        <w:r>
          <w:t xml:space="preserve">$\mathord{\smash[b]{\underset{\raise.3ex\hbox{$\scriptstyle\sim$}}{v}}\vphantom{v}} \in \mathcal{N}({\mathbf{Q}}^{\top})$</w:t>
        </w:r>
      </w:ins>
      <w:ins w:id="22483" w:author="PR Preview" w:date="2026-01-01T00:00:00Z">
        <w:r>
          <w:t xml:space="preserve">, and</w:t>
        </w:r>
      </w:ins>
    </w:p>
    <w:p>
      <w:pPr>
        <w:pStyle w:val="BodyText"/>
      </w:pPr>
      <m:oMathPara>
        <m:oMathParaPr>
          <m:jc m:val="center"/>
        </m:oMathParaPr>
        <m:oMath>
          <m:eqArr>
            <m:e>
              <m:r>
                <m:rPr>
                  <m:scr m:val="script"/>
                  <m:sty m:val="p"/>
                </m:rPr>
                <m:t>N</m:t>
              </m:r>
              <m:r>
                <m:rPr>
                  <m:sty m:val="p"/>
                </m:rPr>
                <m:t>(</m:t>
              </m:r>
              <m:sSup>
                <m:e>
                  <m:r>
                    <m:rPr>
                      <m:sty m:val="bi"/>
                    </m:rPr>
                    <m:t>Q</m:t>
                  </m:r>
                </m:e>
                <m:sup>
                  <m:r>
                    <m:rPr>
                      <m:sty m:val="p"/>
                    </m:rPr>
                    <m:t>⊤</m:t>
                  </m:r>
                </m:sup>
              </m:sSup>
              <m:r>
                <m:rPr>
                  <m:sty m:val="p"/>
                </m:rPr>
                <m:t>)</m:t>
              </m:r>
              <m:r>
                <m:t>&amp;</m:t>
              </m:r>
              <m:r>
                <m:rPr>
                  <m:sty m:val="p"/>
                </m:rPr>
                <m:t>=</m:t>
              </m:r>
              <m:r>
                <m:rPr>
                  <m:scr m:val="script"/>
                  <m:sty m:val="p"/>
                </m:rPr>
                <m:t>C</m:t>
              </m:r>
              <m:r>
                <m:rPr>
                  <m:sty m:val="p"/>
                </m:rPr>
                <m:t>(</m:t>
              </m:r>
              <m:r>
                <m:rPr>
                  <m:sty m:val="bi"/>
                </m:rPr>
                <m:t>Q</m:t>
              </m:r>
              <m:sSup>
                <m:e>
                  <m:r>
                    <m:rPr>
                      <m:sty m:val="p"/>
                    </m:rPr>
                    <m:t>)</m:t>
                  </m:r>
                </m:e>
                <m:sup>
                  <m:r>
                    <m:rPr>
                      <m:sty m:val="p"/>
                    </m:rPr>
                    <m:t>⟂</m:t>
                  </m:r>
                </m:sup>
              </m:sSup>
            </m:e>
            <m:e>
              <m:r>
                <m:t>&amp;</m:t>
              </m:r>
              <m:r>
                <m:rPr>
                  <m:sty m:val="p"/>
                </m:rPr>
                <m:t>=</m:t>
              </m:r>
              <m:sSup>
                <m:e>
                  <m:r>
                    <m:rPr>
                      <m:scr m:val="script"/>
                      <m:sty m:val="p"/>
                    </m:rPr>
                    <m:t>S</m:t>
                  </m:r>
                </m:e>
                <m:sup>
                  <m:r>
                    <m:rPr>
                      <m:sty m:val="p"/>
                    </m:rPr>
                    <m:t>⟂</m:t>
                  </m:r>
                </m:sup>
              </m:sSup>
            </m:e>
          </m:eqArr>
        </m:oMath>
      </m:oMathPara>
    </w:p>
    <w:p>
      <w:pPr>
        <w:pStyle w:val="FirstParagraph"/>
      </w:pPr>
      <w:ins w:id="22484" w:author="PR Preview" w:date="2026-01-01T00:00:00Z">
        <w:r>
          <w:t xml:space="preserve">(</w:t>
        </w:r>
      </w:ins>
      <w:hyperlink w:anchor="thm-complement-null-space">
        <w:ins w:id="22485" w:author="PR Preview" w:date="2026-01-01T00:00:00Z">
          <w:r>
            <w:rPr>
              <w:rStyle w:val="Hyperlink"/>
            </w:rPr>
            <w:t xml:space="preserve">Theorem 52</w:t>
          </w:r>
        </w:ins>
      </w:hyperlink>
      <w:ins w:id="22486" w:author="PR Preview" w:date="2026-01-01T00:00:00Z">
        <w:r>
          <w:t xml:space="preserve">).</w:t>
        </w:r>
      </w:ins>
      <w:ins w:id="22487" w:author="PR Preview" w:date="2026-01-01T00:00:00Z">
        <w:r>
          <w:t xml:space="preserve"> </w:t>
        </w:r>
      </w:ins>
      <w:ins w:id="22488" w:author="PR Preview" w:date="2026-01-01T00:00:00Z">
        <w:r>
          <w:t xml:space="preserve">By the uniqueness in</w:t>
        </w:r>
      </w:ins>
      <w:ins w:id="22489" w:author="PR Preview" w:date="2026-01-01T00:00:00Z">
        <w:r>
          <w:t xml:space="preserve"> </w:t>
        </w:r>
      </w:ins>
      <w:hyperlink w:anchor="thm-orthogonal-direct-sum">
        <w:ins w:id="22490" w:author="PR Preview" w:date="2026-01-01T00:00:00Z">
          <w:r>
            <w:rPr>
              <w:rStyle w:val="Hyperlink"/>
            </w:rPr>
            <w:t xml:space="preserve">Theorem 53</w:t>
          </w:r>
        </w:ins>
      </w:hyperlink>
      <w:ins w:id="22491" w:author="PR Preview" w:date="2026-01-01T00:00:00Z">
        <w:r>
          <w:t xml:space="preserve">,</w:t>
        </w:r>
      </w:ins>
      <w:ins w:id="22492" w:author="PR Preview" w:date="2026-01-01T00:00:00Z">
        <w:r>
          <w:t xml:space="preserve"> </w:t>
        </w:r>
      </w:ins>
      <w:ins w:id="22493" w:author="PR Preview" w:date="2026-01-01T00:00:00Z">
        <w:r>
          <w:t xml:space="preserve">$\mathord{\smash[b]{\underset{\raise.3ex\hbox{$\scriptstyle\sim$}}{u}}\vphantom{u}}$</w:t>
        </w:r>
      </w:ins>
      <w:ins w:id="22494" w:author="PR Preview" w:date="2026-01-01T00:00:00Z">
        <w:r>
          <w:t xml:space="preserve"> </w:t>
        </w:r>
      </w:ins>
      <w:ins w:id="22495" w:author="PR Preview" w:date="2026-01-01T00:00:00Z">
        <w:r>
          <w:t xml:space="preserve">is the orthogonal projection of</w:t>
        </w:r>
      </w:ins>
      <w:ins w:id="22496" w:author="PR Preview" w:date="2026-01-01T00:00:00Z">
        <w:r>
          <w:t xml:space="preserve"> </w:t>
        </w:r>
      </w:ins>
      <w:ins w:id="22497" w:author="PR Preview" w:date="2026-01-01T00:00:00Z">
        <w:r>
          <w:t xml:space="preserve">$\mathord{\smash[b]{\underset{\raise.3ex\hbox{$\scriptstyle\sim$}}{y}}\vphantom{y}}$</w:t>
        </w:r>
      </w:ins>
      <w:ins w:id="22498" w:author="PR Preview" w:date="2026-01-01T00:00:00Z">
        <w:r>
          <w:t xml:space="preserve"> </w:t>
        </w:r>
      </w:ins>
      <w:ins w:id="22499" w:author="PR Preview" w:date="2026-01-01T00:00:00Z">
        <w:r>
          <w:t xml:space="preserve">onto</w:t>
        </w:r>
      </w:ins>
      <w:ins w:id="22500" w:author="PR Preview" w:date="2026-01-01T00:00:00Z">
        <w:r>
          <w:t xml:space="preserve"> </w:t>
        </w:r>
      </w:ins>
      <m:oMath>
        <m:r>
          <m:rPr>
            <m:scr m:val="script"/>
            <m:sty m:val="p"/>
          </m:rPr>
          <m:t>S</m:t>
        </m:r>
      </m:oMath>
      <w:ins w:id="22501" w:author="PR Preview" w:date="2026-01-01T00:00:00Z">
        <w:r>
          <w:t xml:space="preserve">.</w:t>
        </w:r>
      </w:ins>
    </w:p>
    <w:p>
      <w:pPr>
        <w:pStyle w:val="BodyText"/>
      </w:pPr>
      <m:oMath>
        <m:r>
          <m:rPr>
            <m:sty m:val="bi"/>
          </m:rPr>
          <m:t>Q</m:t>
        </m:r>
        <m:sSup>
          <m:e>
            <m:r>
              <m:rPr>
                <m:sty m:val="bi"/>
              </m:rPr>
              <m:t>Q</m:t>
            </m:r>
          </m:e>
          <m:sup>
            <m:r>
              <m:rPr>
                <m:sty m:val="p"/>
              </m:rPr>
              <m:t>⊤</m:t>
            </m:r>
          </m:sup>
        </m:sSup>
      </m:oMath>
      <w:r>
        <w:rPr>
          <w:b/>
          <w:bCs/>
        </w:rPr>
        <w:t xml:space="preserve"> </w:t>
      </w:r>
      <w:r>
        <w:rPr>
          <w:b/>
          <w:bCs/>
        </w:rPr>
        <w:t xml:space="preserve">is symmetric and idempotent.</w:t>
      </w:r>
    </w:p>
    <w:p>
      <w:pPr>
        <w:pStyle w:val="BodyText"/>
      </w:pPr>
      <m:oMathPara>
        <m:oMathParaPr>
          <m:jc m:val="center"/>
        </m:oMathParaPr>
        <m:oMath>
          <m:eqArr>
            <m:e>
              <m:sSup>
                <m:e>
                  <m:r>
                    <m:rPr>
                      <m:sty m:val="p"/>
                    </m:rPr>
                    <m:t>(</m:t>
                  </m:r>
                  <m:r>
                    <m:rPr>
                      <m:sty m:val="bi"/>
                    </m:rPr>
                    <m:t>Q</m:t>
                  </m:r>
                  <m:sSup>
                    <m:e>
                      <m:r>
                        <m:rPr>
                          <m:sty m:val="bi"/>
                        </m:rPr>
                        <m:t>Q</m:t>
                      </m:r>
                    </m:e>
                    <m:sup>
                      <m:r>
                        <m:rPr>
                          <m:sty m:val="p"/>
                        </m:rPr>
                        <m:t>⊤</m:t>
                      </m:r>
                    </m:sup>
                  </m:sSup>
                  <m:r>
                    <m:rPr>
                      <m:sty m:val="p"/>
                    </m:rPr>
                    <m:t>)</m:t>
                  </m:r>
                </m:e>
                <m:sup>
                  <m:r>
                    <m:rPr>
                      <m:sty m:val="p"/>
                    </m:rPr>
                    <m:t>⊤</m:t>
                  </m:r>
                </m:sup>
              </m:sSup>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sSup>
                <m:e>
                  <m:r>
                    <m:rPr>
                      <m:sty m:val="bi"/>
                    </m:rPr>
                    <m:t>Q</m:t>
                  </m:r>
                </m:e>
                <m:sup>
                  <m:r>
                    <m:rPr>
                      <m:sty m:val="p"/>
                    </m:rPr>
                    <m:t>⊤</m:t>
                  </m:r>
                </m:sup>
              </m:sSup>
              <m:r>
                <m:rPr>
                  <m:sty m:val="p"/>
                </m:rPr>
                <m:t>,</m:t>
              </m:r>
              <m:r>
                <m:t>&amp;</m:t>
              </m:r>
              <m:r>
                <m:t>&amp;</m:t>
              </m:r>
              <m:r>
                <m:rPr>
                  <m:nor/>
                  <m:sty m:val="p"/>
                </m:rPr>
                <m:t>(transposing twice, </m:t>
              </m:r>
              <m:r>
                <m:rPr>
                  <m:nor/>
                  <m:sty m:val="p"/>
                </m:rPr>
                <m:t>Definition 22</m:t>
              </m:r>
              <m:r>
                <m:rPr>
                  <m:nor/>
                  <m:sty m:val="p"/>
                </m:rPr>
                <m:t>)</m:t>
              </m:r>
            </m:e>
          </m:eqArr>
        </m:oMath>
      </m:oMathPara>
    </w:p>
    <w:p>
      <w:pPr>
        <w:pStyle w:val="FirstParagraph"/>
      </w:pPr>
      <w:r>
        <w:t xml:space="preserve">and</w:t>
      </w:r>
    </w:p>
    <w:p>
      <w:pPr>
        <w:pStyle w:val="BodyText"/>
      </w:pPr>
      <m:oMathPara>
        <m:oMathParaPr>
          <m:jc m:val="center"/>
        </m:oMathParaPr>
        <m:oMath>
          <m:eqArr>
            <m:e>
              <m:r>
                <m:rPr>
                  <m:sty m:val="p"/>
                </m:rPr>
                <m:t>(</m:t>
              </m:r>
              <m:r>
                <m:rPr>
                  <m:sty m:val="bi"/>
                </m:rPr>
                <m:t>Q</m:t>
              </m:r>
              <m:sSup>
                <m:e>
                  <m:r>
                    <m:rPr>
                      <m:sty m:val="bi"/>
                    </m:rPr>
                    <m:t>Q</m:t>
                  </m:r>
                </m:e>
                <m:sup>
                  <m:r>
                    <m:rPr>
                      <m:sty m:val="p"/>
                    </m:rPr>
                    <m:t>⊤</m:t>
                  </m:r>
                </m:sup>
              </m:sSup>
              <m:r>
                <m:rPr>
                  <m:sty m:val="p"/>
                </m:rPr>
                <m:t>)</m:t>
              </m:r>
              <m:r>
                <m:rPr>
                  <m:sty m:val="p"/>
                </m:rPr>
                <m:t>(</m:t>
              </m:r>
              <m:r>
                <m:rPr>
                  <m:sty m:val="bi"/>
                </m:rPr>
                <m:t>Q</m:t>
              </m:r>
              <m:sSup>
                <m:e>
                  <m:r>
                    <m:rPr>
                      <m:sty m:val="bi"/>
                    </m:rPr>
                    <m:t>Q</m:t>
                  </m:r>
                </m:e>
                <m:sup>
                  <m:r>
                    <m:rPr>
                      <m:sty m:val="p"/>
                    </m:rPr>
                    <m:t>⊤</m:t>
                  </m:r>
                </m:sup>
              </m:sSup>
              <m:r>
                <m:rPr>
                  <m:sty m:val="p"/>
                </m:rPr>
                <m:t>)</m:t>
              </m:r>
              <m:r>
                <m:t>&amp;</m:t>
              </m:r>
              <m:r>
                <m:rPr>
                  <m:sty m:val="p"/>
                </m:rPr>
                <m:t>=</m:t>
              </m:r>
              <m:r>
                <m:rPr>
                  <m:sty m:val="bi"/>
                </m:rPr>
                <m:t>Q</m:t>
              </m:r>
              <m:r>
                <m:t> </m:t>
              </m:r>
              <m:r>
                <m:rPr>
                  <m:sty m:val="p"/>
                </m:rPr>
                <m:t>(</m:t>
              </m:r>
              <m:sSup>
                <m:e>
                  <m:r>
                    <m:rPr>
                      <m:sty m:val="bi"/>
                    </m:rPr>
                    <m:t>Q</m:t>
                  </m:r>
                </m:e>
                <m:sup>
                  <m:r>
                    <m:rPr>
                      <m:sty m:val="p"/>
                    </m:rPr>
                    <m:t>⊤</m:t>
                  </m:r>
                </m:sup>
              </m:sSup>
              <m:r>
                <m:rPr>
                  <m:sty m:val="bi"/>
                </m:rPr>
                <m:t>Q</m:t>
              </m:r>
              <m:r>
                <m:rPr>
                  <m:sty m:val="p"/>
                </m:rPr>
                <m:t>)</m:t>
              </m:r>
              <m:r>
                <m:t> </m:t>
              </m:r>
              <m:sSup>
                <m:e>
                  <m:r>
                    <m:rPr>
                      <m:sty m:val="bi"/>
                    </m:rPr>
                    <m:t>Q</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Q</m:t>
              </m:r>
              <m:r>
                <m:t> </m:t>
              </m:r>
              <m:sSub>
                <m:e>
                  <m:r>
                    <m:rPr>
                      <m:sty m:val="bi"/>
                    </m:rPr>
                    <m:t>I</m:t>
                  </m:r>
                </m:e>
                <m:sub>
                  <m:r>
                    <m:t>r</m:t>
                  </m:r>
                </m:sub>
              </m:sSub>
              <m:r>
                <m:t> </m:t>
              </m:r>
              <m:sSup>
                <m:e>
                  <m:r>
                    <m:rPr>
                      <m:sty m:val="bi"/>
                    </m:rPr>
                    <m:t>Q</m:t>
                  </m:r>
                </m:e>
                <m:sup>
                  <m:r>
                    <m:rPr>
                      <m:sty m:val="p"/>
                    </m:rPr>
                    <m:t>⊤</m:t>
                  </m:r>
                </m:sup>
              </m:sSup>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r</m:t>
                  </m:r>
                </m:sub>
              </m:sSub>
              <m:r>
                <m:rPr>
                  <m:nor/>
                  <m:sty m:val="p"/>
                </m:rPr>
                <m:t>, from the first part of the proof)</m:t>
              </m:r>
            </m:e>
            <m:e>
              <m:r>
                <m:t>&amp;</m:t>
              </m:r>
              <m:r>
                <m:rPr>
                  <m:sty m:val="p"/>
                </m:rPr>
                <m:t>=</m:t>
              </m:r>
              <m:r>
                <m:rPr>
                  <m:sty m:val="bi"/>
                </m:rPr>
                <m:t>Q</m:t>
              </m:r>
              <m:sSup>
                <m:e>
                  <m:r>
                    <m:rPr>
                      <m:sty m:val="bi"/>
                    </m:rPr>
                    <m:t>Q</m:t>
                  </m:r>
                </m:e>
                <m:sup>
                  <m:r>
                    <m:rPr>
                      <m:sty m:val="p"/>
                    </m:rPr>
                    <m:t>⊤</m:t>
                  </m:r>
                </m:sup>
              </m:sSup>
              <m:r>
                <m:rPr>
                  <m:sty m:val="p"/>
                </m:rPr>
                <m:t>.</m:t>
              </m:r>
              <m:r>
                <m:t>&amp;</m:t>
              </m:r>
              <m:r>
                <m:t>&amp;</m:t>
              </m:r>
              <m:r>
                <m:rPr>
                  <m:nor/>
                  <m:sty m:val="p"/>
                </m:rPr>
                <m:t>(</m:t>
              </m:r>
              <m:r>
                <m:rPr>
                  <m:nor/>
                  <m:sty m:val="p"/>
                </m:rPr>
                <m:t>Theorem 10</m:t>
              </m:r>
              <m:r>
                <m:rPr>
                  <m:nor/>
                  <m:sty m:val="p"/>
                </m:rPr>
                <m:t>)</m:t>
              </m:r>
            </m:e>
          </m:eqArr>
        </m:oMath>
      </m:oMathPara>
    </w:p>
    <w:bookmarkStart w:id="554" w:name="exm-projector-onb"/>
    <w:p>
      <w:pPr>
        <w:pStyle w:val="FirstParagraph"/>
      </w:pPr>
      <w:del w:id="22502" w:author="PR Preview" w:date="2026-01-01T00:00:00Z">
        <w:r>
          <w:rPr>
            <w:b/>
            <w:bCs/>
          </w:rPr>
          <w:delText xml:space="preserve">Example 166 (The projection matrix onto a line)</w:delText>
        </w:r>
      </w:del>
      <w:del w:id="22503" w:author="PR Preview" w:date="2026-01-01T00:00:00Z">
        <w:r>
          <w:delText xml:space="preserve"> </w:delText>
        </w:r>
      </w:del>
      <w:del w:id="22504" w:author="PR Preview" w:date="2026-01-01T00:00:00Z">
        <w:r>
          <w:delText xml:space="preserve">For</w:delText>
        </w:r>
      </w:del>
      <w:del w:id="22505" w:author="PR Preview" w:date="2026-01-01T00:00:00Z">
        <w:r>
          <w:delText xml:space="preserve"> </w:delText>
        </w:r>
      </w:del>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del w:id="22506" w:author="PR Preview" w:date="2026-01-01T00:00:00Z">
        <w:r>
          <w:delText xml:space="preserve">,</w:delText>
        </w:r>
      </w:del>
      <w:del w:id="22507" w:author="PR Preview" w:date="2026-01-01T00:00:00Z">
        <w:r>
          <w:delText xml:space="preserve"> </w:delText>
        </w:r>
      </w:del>
      <w:del w:id="22508" w:author="PR Preview" w:date="2026-01-01T00:00:00Z">
        <w:r>
          <w:delText xml:space="preserve">the single vector</w:delText>
        </w:r>
      </w:del>
      <w:del w:id="22509"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2510" w:author="PR Preview" w:date="2026-01-01T00:00:00Z">
        <w:r>
          <w:delText xml:space="preserve"> </w:delText>
        </w:r>
      </w:del>
      <w:del w:id="22511" w:author="PR Preview" w:date="2026-01-01T00:00:00Z">
        <w:r>
          <w:delText xml:space="preserve">is an orthonormal basis:</w:delText>
        </w:r>
      </w:del>
      <w:del w:id="22512" w:author="PR Preview" w:date="2026-01-01T00:00:00Z">
        <w:r>
          <w:delText xml:space="preserve"> </w:delText>
        </w:r>
      </w:del>
      <w:del w:id="22513" w:author="PR Preview" w:date="2026-01-01T00:00:00Z">
        <w:r>
          <w:delText xml:space="preserve">it spans</w:delText>
        </w:r>
      </w:del>
      <w:del w:id="22514" w:author="PR Preview" w:date="2026-01-01T00:00:00Z">
        <w:r>
          <w:delText xml:space="preserve"> </w:delText>
        </w:r>
      </w:del>
      <m:oMath>
        <m:r>
          <m:rPr>
            <m:scr m:val="script"/>
            <m:sty m:val="p"/>
          </m:rPr>
          <m:t>S</m:t>
        </m:r>
      </m:oMath>
      <w:del w:id="22515" w:author="PR Preview" w:date="2026-01-01T00:00:00Z">
        <w:r>
          <w:delText xml:space="preserve">, it is nonzero and so linearly independent,</w:delText>
        </w:r>
      </w:del>
      <w:del w:id="22516" w:author="PR Preview" w:date="2026-01-01T00:00:00Z">
        <w:r>
          <w:delText xml:space="preserve"> </w:delText>
        </w:r>
      </w:del>
      <w:del w:id="22517" w:author="PR Preview" w:date="2026-01-01T00:00:00Z">
        <w:r>
          <w:delText xml:space="preserve">and</w:delText>
        </w:r>
      </w:del>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r>
                    <m:rPr>
                      <m:sty m:val="p"/>
                    </m:rPr>
                    <m:t>+</m:t>
                  </m:r>
                  <m:r>
                    <m:t>0</m:t>
                  </m:r>
                </m:e>
              </m:rad>
            </m:e>
            <m:e>
              <m:r>
                <m:t>&amp;</m:t>
              </m:r>
              <m:r>
                <m:rPr>
                  <m:sty m:val="p"/>
                </m:rPr>
                <m:t>=</m:t>
              </m:r>
              <m:r>
                <m:t>1</m:t>
              </m:r>
              <m:r>
                <m:rPr>
                  <m:sty m:val="p"/>
                </m:rPr>
                <m:t>.</m:t>
              </m:r>
            </m:e>
          </m:eqArr>
        </m:oMath>
      </m:oMathPara>
    </w:p>
    <w:p>
      <w:pPr>
        <w:pStyle w:val="FirstParagraph"/>
      </w:pPr>
      <w:del w:id="22518" w:author="PR Preview" w:date="2026-01-01T00:00:00Z">
        <w:r>
          <w:delText xml:space="preserve">With</w:delText>
        </w:r>
      </w:del>
      <w:del w:id="22519" w:author="PR Preview" w:date="2026-01-01T00:00:00Z">
        <w:r>
          <w:delText xml:space="preserve"> </w:delText>
        </w:r>
      </w:del>
      <m:oMath>
        <m:r>
          <m:rPr>
            <m:sty m:val="bi"/>
          </m:rPr>
          <m:t>Q</m:t>
        </m:r>
        <m:r>
          <m:rPr>
            <m:sty m:val="p"/>
          </m:rPr>
          <m:t>=</m:t>
        </m:r>
        <m:r>
          <m:rPr>
            <m:sty m:val="p"/>
          </m:rPr>
          <m:t>[</m:t>
        </m:r>
        <m:sSub>
          <m:e>
            <m:limLow>
              <m:e>
                <m:r>
                  <m:t>q</m:t>
                </m:r>
              </m:e>
              <m:lim>
                <m:r>
                  <m:rPr>
                    <m:sty m:val="p"/>
                  </m:rPr>
                  <m:t>∼</m:t>
                </m:r>
              </m:lim>
            </m:limLow>
          </m:e>
          <m:sub>
            <m:r>
              <m:t>1</m:t>
            </m:r>
          </m:sub>
        </m:sSub>
        <m:r>
          <m:rPr>
            <m:sty m:val="p"/>
          </m:rPr>
          <m:t>]</m:t>
        </m:r>
      </m:oMath>
      <w:del w:id="22520" w:author="PR Preview" w:date="2026-01-01T00:00:00Z">
        <w:r>
          <w:delText xml:space="preserve">,</w:delText>
        </w:r>
      </w:del>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del w:id="22521" w:author="PR Preview" w:date="2026-01-01T00:00:00Z">
        <w:r>
          <w:delText xml:space="preserve">Applied to</w:delText>
        </w:r>
      </w:del>
      <w:del w:id="22522" w:author="PR Preview" w:date="2026-01-01T00:00:00Z">
        <w:r>
          <w:delText xml:space="preserve"> </w:delText>
        </w:r>
      </w:del>
      <m:oMath>
        <m:limLow>
          <m:e>
            <m:r>
              <m:t>y</m:t>
            </m:r>
          </m:e>
          <m:lim>
            <m:r>
              <m:rPr>
                <m:sty m:val="p"/>
              </m:rPr>
              <m:t>∼</m:t>
            </m:r>
          </m:lim>
        </m:limLow>
        <m:r>
          <m:rPr>
            <m:sty m:val="p"/>
          </m:rPr>
          <m:t>=</m:t>
        </m:r>
        <m:r>
          <m:rPr>
            <m:sty m:val="p"/>
          </m:rPr>
          <m:t>(</m:t>
        </m:r>
        <m:r>
          <m:t>3</m:t>
        </m:r>
        <m:r>
          <m:rPr>
            <m:sty m:val="p"/>
          </m:rPr>
          <m:t>,</m:t>
        </m:r>
        <m:r>
          <m:t>1</m:t>
        </m:r>
        <m:r>
          <m:rPr>
            <m:sty m:val="p"/>
          </m:rPr>
          <m:t>,</m:t>
        </m:r>
        <m:r>
          <m:t>2</m:t>
        </m:r>
        <m:r>
          <m:rPr>
            <m:sty m:val="p"/>
          </m:rPr>
          <m:t>)</m:t>
        </m:r>
      </m:oMath>
      <w:del w:id="22523" w:author="PR Preview" w:date="2026-01-01T00:00:00Z">
        <w:r>
          <w:delText xml:space="preserve">, it gives</w:delText>
        </w:r>
      </w:del>
      <w:del w:id="22524" w:author="PR Preview" w:date="2026-01-01T00:00:00Z">
        <w:r>
          <w:delText xml:space="preserve"> </w:delText>
        </w:r>
      </w:del>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del w:id="22525" w:author="PR Preview" w:date="2026-01-01T00:00:00Z">
        <w:r>
          <w:delText xml:space="preserve">,</w:delText>
        </w:r>
      </w:del>
      <w:del w:id="22526" w:author="PR Preview" w:date="2026-01-01T00:00:00Z">
        <w:r>
          <w:delText xml:space="preserve"> </w:delText>
        </w:r>
      </w:del>
      <w:del w:id="22527" w:author="PR Preview" w:date="2026-01-01T00:00:00Z">
        <w:r>
          <w:delText xml:space="preserve">the projection found in</w:delText>
        </w:r>
      </w:del>
      <w:del w:id="22528" w:author="PR Preview" w:date="2026-01-01T00:00:00Z">
        <w:r>
          <w:delText xml:space="preserve"> </w:delText>
        </w:r>
      </w:del>
      <w:hyperlink w:anchor="exm-orthogonal-projection">
        <w:del w:id="22529" w:author="PR Preview" w:date="2026-01-01T00:00:00Z">
          <w:r>
            <w:rPr>
              <w:rStyle w:val="Hyperlink"/>
            </w:rPr>
            <w:delText xml:space="preserve">Example 163</w:delText>
          </w:r>
        </w:del>
      </w:hyperlink>
      <w:del w:id="22530" w:author="PR Preview" w:date="2026-01-01T00:00:00Z">
        <w:r>
          <w:delText xml:space="preserve">.</w:delText>
        </w:r>
      </w:del>
    </w:p>
    <w:p>
      <w:pPr>
        <w:pStyle w:val="FirstParagraph"/>
      </w:pPr>
      <w:ins w:id="22531" w:author="PR Preview" w:date="2026-01-01T00:00:00Z">
        <w:r>
          <w:rPr>
            <w:b/>
            <w:bCs/>
          </w:rPr>
          <w:t xml:space="preserve">Example 166 (The projection matrix onto a line)</w:t>
        </w:r>
      </w:ins>
      <w:ins w:id="22532" w:author="PR Preview" w:date="2026-01-01T00:00:00Z">
        <w:r>
          <w:t xml:space="preserve"> </w:t>
        </w:r>
      </w:ins>
      <w:ins w:id="22533" w:author="PR Preview" w:date="2026-01-01T00:00:00Z">
        <w:r>
          <w:t xml:space="preserve">For</w:t>
        </w:r>
      </w:ins>
      <w:ins w:id="22534" w:author="PR Preview" w:date="2026-01-01T00:00:00Z">
        <w:r>
          <w:t xml:space="preserve"> </w:t>
        </w:r>
      </w:ins>
      <m:oMath>
        <m:r>
          <m:rPr>
            <m:scr m:val="script"/>
            <m:sty m:val="p"/>
          </m:rPr>
          <m:t>S</m:t>
        </m:r>
        <m:r>
          <m:rPr>
            <m:sty m:val="p"/>
          </m:rPr>
          <m:t>=</m:t>
        </m:r>
        <m:r>
          <m:rPr>
            <m:sty m:val="p"/>
          </m:rPr>
          <m:t>span</m:t>
        </m:r>
        <m:r>
          <m:t>​</m:t>
        </m:r>
        <m:d>
          <m:dPr>
            <m:begChr m:val="{"/>
            <m:sepChr m:val=""/>
            <m:endChr m:val="}"/>
            <m:grow/>
          </m:dPr>
          <m:e>
            <m:r>
              <m:rPr>
                <m:sty m:val="p"/>
              </m:rPr>
              <m:t>(</m:t>
            </m:r>
            <m:r>
              <m:t>1</m:t>
            </m:r>
            <m:r>
              <m:rPr>
                <m:sty m:val="p"/>
              </m:rPr>
              <m:t>,</m:t>
            </m:r>
            <m:r>
              <m:t>1</m:t>
            </m:r>
            <m:r>
              <m:rPr>
                <m:sty m:val="p"/>
              </m:rPr>
              <m:t>,</m:t>
            </m:r>
            <m:r>
              <m:t>0</m:t>
            </m:r>
            <m:r>
              <m:rPr>
                <m:sty m:val="p"/>
              </m:rPr>
              <m:t>)</m:t>
            </m:r>
          </m:e>
        </m:d>
        <m:r>
          <m:t>​</m:t>
        </m:r>
      </m:oMath>
      <w:ins w:id="22535" w:author="PR Preview" w:date="2026-01-01T00:00:00Z">
        <w:r>
          <w:t xml:space="preserve">,</w:t>
        </w:r>
      </w:ins>
      <w:ins w:id="22536" w:author="PR Preview" w:date="2026-01-01T00:00:00Z">
        <w:r>
          <w:t xml:space="preserve"> </w:t>
        </w:r>
      </w:ins>
      <w:ins w:id="22537" w:author="PR Preview" w:date="2026-01-01T00:00:00Z">
        <w:r>
          <w:t xml:space="preserve">the single vector</w:t>
        </w:r>
      </w:ins>
      <w:ins w:id="22538" w:author="PR Preview" w:date="2026-01-01T00:00:00Z">
        <w:r>
          <w:t xml:space="preserve"> </w:t>
        </w:r>
      </w:ins>
      <w:ins w:id="22539" w:author="PR Preview" w:date="2026-01-01T00:00:00Z">
        <w:r>
          <w:t xml:space="preserve">$\mathord{\smash[b]{\underset{\raise.3ex\hbox{$\scriptstyle\sim$}}{q}}\vphantom{q}}_1 = \tfrac{1}{\sqrt{2}}\,(1, 1, 0)$</w:t>
        </w:r>
      </w:ins>
      <w:ins w:id="22540" w:author="PR Preview" w:date="2026-01-01T00:00:00Z">
        <w:r>
          <w:t xml:space="preserve"> </w:t>
        </w:r>
      </w:ins>
      <w:ins w:id="22541" w:author="PR Preview" w:date="2026-01-01T00:00:00Z">
        <w:r>
          <w:t xml:space="preserve">is an orthonormal basis:</w:t>
        </w:r>
      </w:ins>
      <w:ins w:id="22542" w:author="PR Preview" w:date="2026-01-01T00:00:00Z">
        <w:r>
          <w:t xml:space="preserve"> </w:t>
        </w:r>
      </w:ins>
      <w:ins w:id="22543" w:author="PR Preview" w:date="2026-01-01T00:00:00Z">
        <w:r>
          <w:t xml:space="preserve">it spans</w:t>
        </w:r>
      </w:ins>
      <w:ins w:id="22544" w:author="PR Preview" w:date="2026-01-01T00:00:00Z">
        <w:r>
          <w:t xml:space="preserve"> </w:t>
        </w:r>
      </w:ins>
      <m:oMath>
        <m:r>
          <m:rPr>
            <m:scr m:val="script"/>
            <m:sty m:val="p"/>
          </m:rPr>
          <m:t>S</m:t>
        </m:r>
      </m:oMath>
      <w:ins w:id="22545" w:author="PR Preview" w:date="2026-01-01T00:00:00Z">
        <w:r>
          <w:t xml:space="preserve">, it is nonzero and so linearly independent,</w:t>
        </w:r>
      </w:ins>
      <w:ins w:id="22546" w:author="PR Preview" w:date="2026-01-01T00:00:00Z">
        <w:r>
          <w:t xml:space="preserve"> </w:t>
        </w:r>
      </w:ins>
      <w:ins w:id="22547" w:author="PR Preview" w:date="2026-01-01T00:00:00Z">
        <w:r>
          <w:t xml:space="preserve">and</w:t>
        </w:r>
      </w:ins>
    </w:p>
    <w:p>
      <w:pPr>
        <w:pStyle w:val="BodyText"/>
      </w:pPr>
      <w:ins w:id="22548" w:author="PR Preview" w:date="2026-01-01T00:00:00Z">
        <w:r>
          <w:t xml:space="preserve">$$
    \begin{aligned}
    \mathopen{}\left\lVert\mathord{\smash[b]{\underset{\raise.3ex\hbox{$\scriptstyle\sim$}}{q}}\vphantom{q}}_1\right\rVert\mathclose{} &amp;= \sqrt{\tfrac{1}{2} + \tfrac{1}{2} + 0} \\
    &amp;= 1.
    \end{aligned}
    $$</w:t>
        </w:r>
      </w:ins>
    </w:p>
    <w:p>
      <w:pPr>
        <w:pStyle w:val="FirstParagraph"/>
      </w:pPr>
      <w:ins w:id="22549" w:author="PR Preview" w:date="2026-01-01T00:00:00Z">
        <w:r>
          <w:t xml:space="preserve">With</w:t>
        </w:r>
      </w:ins>
      <w:ins w:id="22550" w:author="PR Preview" w:date="2026-01-01T00:00:00Z">
        <w:r>
          <w:t xml:space="preserve"> </w:t>
        </w:r>
      </w:ins>
      <w:ins w:id="22551" w:author="PR Preview" w:date="2026-01-01T00:00:00Z">
        <w:r>
          <w:t xml:space="preserve">$\mathbf{Q} = [\mathord{\smash[b]{\underset{\raise.3ex\hbox{$\scriptstyle\sim$}}{q}}\vphantom{q}}_1]$</w:t>
        </w:r>
      </w:ins>
      <w:ins w:id="22552"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r>
                      <m:e>
                        <m:r>
                          <m:t>0</m:t>
                        </m:r>
                      </m:e>
                    </m:mr>
                  </m:m>
                </m:e>
              </m:d>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1</m:t>
                        </m:r>
                      </m:e>
                      <m:e>
                        <m:r>
                          <m:t>0</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f>
                          <m:fPr>
                            <m:type m:val="lin"/>
                          </m:fPr>
                          <m:num>
                            <m:r>
                              <m:t>1</m:t>
                            </m:r>
                          </m:num>
                          <m:den>
                            <m:r>
                              <m:t>2</m:t>
                            </m:r>
                          </m:den>
                        </m:f>
                      </m:e>
                      <m:e>
                        <m:f>
                          <m:fPr>
                            <m:type m:val="lin"/>
                          </m:fPr>
                          <m:num>
                            <m:r>
                              <m:t>1</m:t>
                            </m:r>
                          </m:num>
                          <m:den>
                            <m:r>
                              <m:t>2</m:t>
                            </m:r>
                          </m:den>
                        </m:f>
                      </m:e>
                      <m:e>
                        <m:r>
                          <m:t>0</m:t>
                        </m:r>
                      </m:e>
                    </m:mr>
                    <m:mr>
                      <m:e>
                        <m:f>
                          <m:fPr>
                            <m:type m:val="lin"/>
                          </m:fPr>
                          <m:num>
                            <m:r>
                              <m:t>1</m:t>
                            </m:r>
                          </m:num>
                          <m:den>
                            <m:r>
                              <m:t>2</m:t>
                            </m:r>
                          </m:den>
                        </m:f>
                      </m:e>
                      <m:e>
                        <m:f>
                          <m:fPr>
                            <m:type m:val="lin"/>
                          </m:fPr>
                          <m:num>
                            <m:r>
                              <m:t>1</m:t>
                            </m:r>
                          </m:num>
                          <m:den>
                            <m:r>
                              <m:t>2</m:t>
                            </m:r>
                          </m:den>
                        </m:f>
                      </m:e>
                      <m:e>
                        <m:r>
                          <m:t>0</m:t>
                        </m:r>
                      </m:e>
                    </m:mr>
                    <m:mr>
                      <m:e>
                        <m:r>
                          <m:t>0</m:t>
                        </m:r>
                      </m:e>
                      <m:e>
                        <m:r>
                          <m:t>0</m:t>
                        </m:r>
                      </m:e>
                      <m:e>
                        <m:r>
                          <m:t>0</m:t>
                        </m:r>
                      </m:e>
                    </m:mr>
                  </m:m>
                </m:e>
              </m:d>
              <m:r>
                <m:rPr>
                  <m:sty m:val="p"/>
                </m:rPr>
                <m:t>.</m:t>
              </m:r>
            </m:e>
          </m:eqArr>
        </m:oMath>
      </m:oMathPara>
    </w:p>
    <w:p>
      <w:pPr>
        <w:pStyle w:val="FirstParagraph"/>
      </w:pPr>
      <w:ins w:id="22553" w:author="PR Preview" w:date="2026-01-01T00:00:00Z">
        <w:r>
          <w:t xml:space="preserve">Applied to</w:t>
        </w:r>
      </w:ins>
      <w:ins w:id="22554" w:author="PR Preview" w:date="2026-01-01T00:00:00Z">
        <w:r>
          <w:t xml:space="preserve"> </w:t>
        </w:r>
      </w:ins>
      <w:ins w:id="22555" w:author="PR Preview" w:date="2026-01-01T00:00:00Z">
        <w:r>
          <w:t xml:space="preserve">$\mathord{\smash[b]{\underset{\raise.3ex\hbox{$\scriptstyle\sim$}}{y}}\vphantom{y}} = (3, 1, 2)$</w:t>
        </w:r>
      </w:ins>
      <w:ins w:id="22556" w:author="PR Preview" w:date="2026-01-01T00:00:00Z">
        <w:r>
          <w:t xml:space="preserve">, it gives</w:t>
        </w:r>
      </w:ins>
      <w:ins w:id="22557" w:author="PR Preview" w:date="2026-01-01T00:00:00Z">
        <w:r>
          <w:t xml:space="preserve"> </w:t>
        </w:r>
      </w:ins>
      <m:oMath>
        <m:r>
          <m:t>​</m:t>
        </m:r>
        <m:d>
          <m:dPr>
            <m:begChr m:val="("/>
            <m:sepChr m:val=""/>
            <m:endChr m:val=")"/>
            <m:grow/>
          </m:dPr>
          <m:e>
            <m:f>
              <m:fPr>
                <m:type m:val="lin"/>
              </m:fPr>
              <m:num>
                <m:r>
                  <m:t>3</m:t>
                </m:r>
                <m:r>
                  <m:rPr>
                    <m:sty m:val="p"/>
                  </m:rPr>
                  <m:t>+</m:t>
                </m:r>
                <m:r>
                  <m:t>1</m:t>
                </m:r>
              </m:num>
              <m:den>
                <m:r>
                  <m:t>2</m:t>
                </m:r>
              </m:den>
            </m:f>
            <m:r>
              <m:rPr>
                <m:sty m:val="p"/>
              </m:rPr>
              <m:t>,</m:t>
            </m:r>
            <m:f>
              <m:fPr>
                <m:type m:val="lin"/>
              </m:fPr>
              <m:num>
                <m:r>
                  <m:t>3</m:t>
                </m:r>
                <m:r>
                  <m:rPr>
                    <m:sty m:val="p"/>
                  </m:rPr>
                  <m:t>+</m:t>
                </m:r>
                <m:r>
                  <m:t>1</m:t>
                </m:r>
              </m:num>
              <m:den>
                <m:r>
                  <m:t>2</m:t>
                </m:r>
              </m:den>
            </m:f>
            <m:r>
              <m:rPr>
                <m:sty m:val="p"/>
              </m:rPr>
              <m:t>,</m:t>
            </m:r>
            <m:r>
              <m:t>0</m:t>
            </m:r>
          </m:e>
        </m:d>
        <m:r>
          <m:t>​</m:t>
        </m:r>
        <m:r>
          <m:rPr>
            <m:sty m:val="p"/>
          </m:rPr>
          <m:t>=</m:t>
        </m:r>
        <m:r>
          <m:rPr>
            <m:sty m:val="p"/>
          </m:rPr>
          <m:t>(</m:t>
        </m:r>
        <m:r>
          <m:t>2</m:t>
        </m:r>
        <m:r>
          <m:rPr>
            <m:sty m:val="p"/>
          </m:rPr>
          <m:t>,</m:t>
        </m:r>
        <m:r>
          <m:t>2</m:t>
        </m:r>
        <m:r>
          <m:rPr>
            <m:sty m:val="p"/>
          </m:rPr>
          <m:t>,</m:t>
        </m:r>
        <m:r>
          <m:t>0</m:t>
        </m:r>
        <m:r>
          <m:rPr>
            <m:sty m:val="p"/>
          </m:rPr>
          <m:t>)</m:t>
        </m:r>
      </m:oMath>
      <w:ins w:id="22558" w:author="PR Preview" w:date="2026-01-01T00:00:00Z">
        <w:r>
          <w:t xml:space="preserve">,</w:t>
        </w:r>
      </w:ins>
      <w:ins w:id="22559" w:author="PR Preview" w:date="2026-01-01T00:00:00Z">
        <w:r>
          <w:t xml:space="preserve"> </w:t>
        </w:r>
      </w:ins>
      <w:ins w:id="22560" w:author="PR Preview" w:date="2026-01-01T00:00:00Z">
        <w:r>
          <w:t xml:space="preserve">the projection found in</w:t>
        </w:r>
      </w:ins>
      <w:ins w:id="22561" w:author="PR Preview" w:date="2026-01-01T00:00:00Z">
        <w:r>
          <w:t xml:space="preserve"> </w:t>
        </w:r>
      </w:ins>
      <w:hyperlink w:anchor="exm-orthogonal-projection">
        <w:ins w:id="22562" w:author="PR Preview" w:date="2026-01-01T00:00:00Z">
          <w:r>
            <w:rPr>
              <w:rStyle w:val="Hyperlink"/>
            </w:rPr>
            <w:t xml:space="preserve">Example 163</w:t>
          </w:r>
        </w:ins>
      </w:hyperlink>
      <w:ins w:id="22563" w:author="PR Preview" w:date="2026-01-01T00:00:00Z">
        <w:r>
          <w:t xml:space="preserve">.</w:t>
        </w:r>
      </w:ins>
    </w:p>
    <w:bookmarkEnd w:id="554"/>
    <w:bookmarkStart w:id="555" w:name="thm-projection-matrix-projects"/>
    <w:p>
      <w:pPr>
        <w:pStyle w:val="BodyText"/>
      </w:pPr>
      <w:r>
        <w:rPr>
          <w:b/>
          <w:bCs/>
        </w:rPr>
        <w:t xml:space="preserve">Theorem 91 (A projection matrix projects onto its column space, and is the only one that does)</w:t>
      </w:r>
      <w:r>
        <w:t xml:space="preserve"> </w:t>
      </w:r>
      <w:r>
        <w:t xml:space="preserve"> </w:t>
      </w:r>
    </w:p>
    <w:p>
      <w:pPr>
        <w:pStyle w:val="Compact"/>
        <w:numPr>
          <w:ilvl w:val="0"/>
          <w:numId w:val="1083"/>
        </w:numPr>
      </w:pPr>
      <w:del w:id="22564" w:author="PR Preview" w:date="2026-01-01T00:00:00Z">
        <w:r>
          <w:delText xml:space="preserve">If</w:delText>
        </w:r>
      </w:del>
      <w:del w:id="22565" w:author="PR Preview" w:date="2026-01-01T00:00:00Z">
        <w:r>
          <w:delText xml:space="preserve"> </w:delText>
        </w:r>
      </w:del>
      <m:oMath>
        <m:r>
          <m:rPr>
            <m:sty m:val="bi"/>
          </m:rPr>
          <m:t>P</m:t>
        </m:r>
      </m:oMath>
      <w:del w:id="22566" w:author="PR Preview" w:date="2026-01-01T00:00:00Z">
        <w:r>
          <w:delText xml:space="preserve"> </w:delText>
        </w:r>
      </w:del>
      <w:del w:id="22567" w:author="PR Preview" w:date="2026-01-01T00:00:00Z">
        <w:r>
          <w:delText xml:space="preserve">is a</w:delText>
        </w:r>
      </w:del>
      <w:del w:id="22568" w:author="PR Preview" w:date="2026-01-01T00:00:00Z">
        <w:r>
          <w:delText xml:space="preserve"> </w:delText>
        </w:r>
      </w:del>
      <m:oMath>
        <m:r>
          <m:t>p</m:t>
        </m:r>
        <m:r>
          <m:rPr>
            <m:sty m:val="p"/>
          </m:rPr>
          <m:t>×</m:t>
        </m:r>
        <m:r>
          <m:t>p</m:t>
        </m:r>
      </m:oMath>
      <w:del w:id="22569" w:author="PR Preview" w:date="2026-01-01T00:00:00Z">
        <w:r>
          <w:delText xml:space="preserve"> </w:delText>
        </w:r>
      </w:del>
      <w:del w:id="22570" w:author="PR Preview" w:date="2026-01-01T00:00:00Z">
        <w:r>
          <w:delText xml:space="preserve">orthogonal projection matrix (</w:delText>
        </w:r>
      </w:del>
      <w:hyperlink w:anchor="def-projection-matrix">
        <w:del w:id="22571" w:author="PR Preview" w:date="2026-01-01T00:00:00Z">
          <w:r>
            <w:rPr>
              <w:rStyle w:val="Hyperlink"/>
            </w:rPr>
            <w:delText xml:space="preserve">Definition 87</w:delText>
          </w:r>
        </w:del>
      </w:hyperlink>
      <w:del w:id="22572" w:author="PR Preview" w:date="2026-01-01T00:00:00Z">
        <w:r>
          <w:delText xml:space="preserve">),</w:delText>
        </w:r>
      </w:del>
      <w:del w:id="22573" w:author="PR Preview" w:date="2026-01-01T00:00:00Z">
        <w:r>
          <w:delText xml:space="preserve"> </w:delText>
        </w:r>
      </w:del>
      <w:del w:id="22574" w:author="PR Preview" w:date="2026-01-01T00:00:00Z">
        <w:r>
          <w:delText xml:space="preserve">then for every</w:delText>
        </w:r>
      </w:del>
      <w:del w:id="22575" w:author="PR Preview" w:date="2026-01-01T00:00:00Z">
        <w:r>
          <w:delText xml:space="preserve"> </w:delText>
        </w:r>
      </w:del>
      <m:oMath>
        <m:limLow>
          <m:e>
            <m:r>
              <m:t>y</m:t>
            </m:r>
          </m:e>
          <m:lim>
            <m:r>
              <m:rPr>
                <m:sty m:val="p"/>
              </m:rPr>
              <m:t>∼</m:t>
            </m:r>
          </m:lim>
        </m:limLow>
        <m:r>
          <m:rPr>
            <m:sty m:val="p"/>
          </m:rPr>
          <m:t>∈</m:t>
        </m:r>
        <m:sSup>
          <m:e>
            <m:r>
              <m:rPr>
                <m:scr m:val="double-struck"/>
                <m:sty m:val="p"/>
              </m:rPr>
              <m:t>R</m:t>
            </m:r>
          </m:e>
          <m:sup>
            <m:r>
              <m:t>p</m:t>
            </m:r>
          </m:sup>
        </m:sSup>
      </m:oMath>
      <w:del w:id="22576" w:author="PR Preview" w:date="2026-01-01T00:00:00Z">
        <w:r>
          <w:delText xml:space="preserve">,</w:delText>
        </w:r>
      </w:del>
      <w:del w:id="22577" w:author="PR Preview" w:date="2026-01-01T00:00:00Z">
        <w:r>
          <w:delText xml:space="preserve"> </w:delText>
        </w:r>
      </w:del>
      <m:oMath>
        <m:r>
          <m:rPr>
            <m:sty m:val="bi"/>
          </m:rPr>
          <m:t>P</m:t>
        </m:r>
        <m:limLow>
          <m:e>
            <m:r>
              <m:t>y</m:t>
            </m:r>
          </m:e>
          <m:lim>
            <m:r>
              <m:rPr>
                <m:sty m:val="p"/>
              </m:rPr>
              <m:t>∼</m:t>
            </m:r>
          </m:lim>
        </m:limLow>
      </m:oMath>
      <w:del w:id="22578" w:author="PR Preview" w:date="2026-01-01T00:00:00Z">
        <w:r>
          <w:delText xml:space="preserve"> </w:delText>
        </w:r>
      </w:del>
      <w:del w:id="22579" w:author="PR Preview" w:date="2026-01-01T00:00:00Z">
        <w:r>
          <w:delText xml:space="preserve">is the orthogonal projection of</w:delText>
        </w:r>
      </w:del>
      <w:del w:id="22580" w:author="PR Preview" w:date="2026-01-01T00:00:00Z">
        <w:r>
          <w:delText xml:space="preserve"> </w:delText>
        </w:r>
      </w:del>
      <m:oMath>
        <m:limLow>
          <m:e>
            <m:r>
              <m:t>y</m:t>
            </m:r>
          </m:e>
          <m:lim>
            <m:r>
              <m:rPr>
                <m:sty m:val="p"/>
              </m:rPr>
              <m:t>∼</m:t>
            </m:r>
          </m:lim>
        </m:limLow>
      </m:oMath>
      <w:del w:id="22581" w:author="PR Preview" w:date="2026-01-01T00:00:00Z">
        <w:r>
          <w:delText xml:space="preserve"> </w:delText>
        </w:r>
      </w:del>
      <w:del w:id="22582" w:author="PR Preview" w:date="2026-01-01T00:00:00Z">
        <w:r>
          <w:delText xml:space="preserve">onto</w:delText>
        </w:r>
      </w:del>
      <w:del w:id="22583" w:author="PR Preview" w:date="2026-01-01T00:00:00Z">
        <w:r>
          <w:delText xml:space="preserve"> </w:delText>
        </w:r>
      </w:del>
      <m:oMath>
        <m:r>
          <m:rPr>
            <m:scr m:val="script"/>
            <m:sty m:val="p"/>
          </m:rPr>
          <m:t>C</m:t>
        </m:r>
        <m:r>
          <m:rPr>
            <m:sty m:val="p"/>
          </m:rPr>
          <m:t>(</m:t>
        </m:r>
        <m:r>
          <m:rPr>
            <m:sty m:val="bi"/>
          </m:rPr>
          <m:t>P</m:t>
        </m:r>
        <m:r>
          <m:rPr>
            <m:sty m:val="p"/>
          </m:rPr>
          <m:t>)</m:t>
        </m:r>
      </m:oMath>
      <w:del w:id="22584" w:author="PR Preview" w:date="2026-01-01T00:00:00Z">
        <w:r>
          <w:delText xml:space="preserve"> </w:delText>
        </w:r>
      </w:del>
      <w:del w:id="22585" w:author="PR Preview" w:date="2026-01-01T00:00:00Z">
        <w:r>
          <w:delText xml:space="preserve">(</w:delText>
        </w:r>
      </w:del>
      <w:hyperlink w:anchor="def-orthogonal-projection">
        <w:del w:id="22586" w:author="PR Preview" w:date="2026-01-01T00:00:00Z">
          <w:r>
            <w:rPr>
              <w:rStyle w:val="Hyperlink"/>
            </w:rPr>
            <w:delText xml:space="preserve">Definition 108</w:delText>
          </w:r>
        </w:del>
      </w:hyperlink>
      <w:del w:id="22587" w:author="PR Preview" w:date="2026-01-01T00:00:00Z">
        <w:r>
          <w:delText xml:space="preserve">).</w:delText>
        </w:r>
      </w:del>
    </w:p>
    <w:p>
      <w:pPr>
        <w:pStyle w:val="Compact"/>
        <w:numPr>
          <w:ilvl w:val="0"/>
          <w:numId w:val="1083"/>
        </w:numPr>
      </w:pPr>
      <w:del w:id="22588" w:author="PR Preview" w:date="2026-01-01T00:00:00Z">
        <w:r>
          <w:delText xml:space="preserve">If</w:delText>
        </w:r>
      </w:del>
      <w:del w:id="22589" w:author="PR Preview" w:date="2026-01-01T00:00:00Z">
        <w:r>
          <w:delText xml:space="preserve"> </w:delText>
        </w:r>
      </w:del>
      <m:oMath>
        <m:sSub>
          <m:e>
            <m:r>
              <m:rPr>
                <m:sty m:val="bi"/>
              </m:rPr>
              <m:t>P</m:t>
            </m:r>
          </m:e>
          <m:sub>
            <m:r>
              <m:t>1</m:t>
            </m:r>
          </m:sub>
        </m:sSub>
      </m:oMath>
      <w:del w:id="22590" w:author="PR Preview" w:date="2026-01-01T00:00:00Z">
        <w:r>
          <w:delText xml:space="preserve"> </w:delText>
        </w:r>
      </w:del>
      <w:del w:id="22591" w:author="PR Preview" w:date="2026-01-01T00:00:00Z">
        <w:r>
          <w:delText xml:space="preserve">and</w:delText>
        </w:r>
      </w:del>
      <w:del w:id="22592" w:author="PR Preview" w:date="2026-01-01T00:00:00Z">
        <w:r>
          <w:delText xml:space="preserve"> </w:delText>
        </w:r>
      </w:del>
      <m:oMath>
        <m:sSub>
          <m:e>
            <m:r>
              <m:rPr>
                <m:sty m:val="bi"/>
              </m:rPr>
              <m:t>P</m:t>
            </m:r>
          </m:e>
          <m:sub>
            <m:r>
              <m:t>2</m:t>
            </m:r>
          </m:sub>
        </m:sSub>
      </m:oMath>
      <w:del w:id="22593" w:author="PR Preview" w:date="2026-01-01T00:00:00Z">
        <w:r>
          <w:delText xml:space="preserve"> </w:delText>
        </w:r>
      </w:del>
      <w:del w:id="22594" w:author="PR Preview" w:date="2026-01-01T00:00:00Z">
        <w:r>
          <w:delText xml:space="preserve">are</w:delText>
        </w:r>
      </w:del>
      <w:del w:id="22595" w:author="PR Preview" w:date="2026-01-01T00:00:00Z">
        <w:r>
          <w:delText xml:space="preserve"> </w:delText>
        </w:r>
      </w:del>
      <m:oMath>
        <m:r>
          <m:t>p</m:t>
        </m:r>
        <m:r>
          <m:rPr>
            <m:sty m:val="p"/>
          </m:rPr>
          <m:t>×</m:t>
        </m:r>
        <m:r>
          <m:t>p</m:t>
        </m:r>
      </m:oMath>
      <w:del w:id="22596" w:author="PR Preview" w:date="2026-01-01T00:00:00Z">
        <w:r>
          <w:delText xml:space="preserve"> </w:delText>
        </w:r>
      </w:del>
      <w:del w:id="22597" w:author="PR Preview" w:date="2026-01-01T00:00:00Z">
        <w:r>
          <w:delText xml:space="preserve">matrices</w:delText>
        </w:r>
      </w:del>
      <w:del w:id="22598" w:author="PR Preview" w:date="2026-01-01T00:00:00Z">
        <w:r>
          <w:delText xml:space="preserve"> </w:delText>
        </w:r>
      </w:del>
      <w:del w:id="22599" w:author="PR Preview" w:date="2026-01-01T00:00:00Z">
        <w:r>
          <w:delText xml:space="preserve">such that, for every</w:delText>
        </w:r>
      </w:del>
      <w:del w:id="22600" w:author="PR Preview" w:date="2026-01-01T00:00:00Z">
        <w:r>
          <w:delText xml:space="preserve"> </w:delText>
        </w:r>
      </w:del>
      <m:oMath>
        <m:limLow>
          <m:e>
            <m:r>
              <m:t>y</m:t>
            </m:r>
          </m:e>
          <m:lim>
            <m:r>
              <m:rPr>
                <m:sty m:val="p"/>
              </m:rPr>
              <m:t>∼</m:t>
            </m:r>
          </m:lim>
        </m:limLow>
      </m:oMath>
      <w:del w:id="22601" w:author="PR Preview" w:date="2026-01-01T00:00:00Z">
        <w:r>
          <w:delText xml:space="preserve">,</w:delText>
        </w:r>
      </w:del>
      <w:del w:id="22602" w:author="PR Preview" w:date="2026-01-01T00:00:00Z">
        <w:r>
          <w:delText xml:space="preserve"> </w:delText>
        </w:r>
      </w:del>
      <w:del w:id="22603" w:author="PR Preview" w:date="2026-01-01T00:00:00Z">
        <w:r>
          <w:delText xml:space="preserve">both</w:delText>
        </w:r>
      </w:del>
      <w:del w:id="22604" w:author="PR Preview" w:date="2026-01-01T00:00:00Z">
        <w:r>
          <w:delText xml:space="preserve"> </w:delText>
        </w:r>
      </w:del>
      <m:oMath>
        <m:sSub>
          <m:e>
            <m:r>
              <m:rPr>
                <m:sty m:val="bi"/>
              </m:rPr>
              <m:t>P</m:t>
            </m:r>
          </m:e>
          <m:sub>
            <m:r>
              <m:t>1</m:t>
            </m:r>
          </m:sub>
        </m:sSub>
        <m:limLow>
          <m:e>
            <m:r>
              <m:t>y</m:t>
            </m:r>
          </m:e>
          <m:lim>
            <m:r>
              <m:rPr>
                <m:sty m:val="p"/>
              </m:rPr>
              <m:t>∼</m:t>
            </m:r>
          </m:lim>
        </m:limLow>
      </m:oMath>
      <w:del w:id="22605" w:author="PR Preview" w:date="2026-01-01T00:00:00Z">
        <w:r>
          <w:delText xml:space="preserve"> </w:delText>
        </w:r>
      </w:del>
      <w:del w:id="22606" w:author="PR Preview" w:date="2026-01-01T00:00:00Z">
        <w:r>
          <w:delText xml:space="preserve">and</w:delText>
        </w:r>
      </w:del>
      <w:del w:id="22607" w:author="PR Preview" w:date="2026-01-01T00:00:00Z">
        <w:r>
          <w:delText xml:space="preserve"> </w:delText>
        </w:r>
      </w:del>
      <m:oMath>
        <m:sSub>
          <m:e>
            <m:r>
              <m:rPr>
                <m:sty m:val="bi"/>
              </m:rPr>
              <m:t>P</m:t>
            </m:r>
          </m:e>
          <m:sub>
            <m:r>
              <m:t>2</m:t>
            </m:r>
          </m:sub>
        </m:sSub>
        <m:limLow>
          <m:e>
            <m:r>
              <m:t>y</m:t>
            </m:r>
          </m:e>
          <m:lim>
            <m:r>
              <m:rPr>
                <m:sty m:val="p"/>
              </m:rPr>
              <m:t>∼</m:t>
            </m:r>
          </m:lim>
        </m:limLow>
      </m:oMath>
      <w:del w:id="22608" w:author="PR Preview" w:date="2026-01-01T00:00:00Z">
        <w:r>
          <w:delText xml:space="preserve"> </w:delText>
        </w:r>
      </w:del>
      <w:del w:id="22609" w:author="PR Preview" w:date="2026-01-01T00:00:00Z">
        <w:r>
          <w:delText xml:space="preserve">are the orthogonal projection of</w:delText>
        </w:r>
      </w:del>
      <w:del w:id="22610" w:author="PR Preview" w:date="2026-01-01T00:00:00Z">
        <w:r>
          <w:delText xml:space="preserve"> </w:delText>
        </w:r>
      </w:del>
      <m:oMath>
        <m:limLow>
          <m:e>
            <m:r>
              <m:t>y</m:t>
            </m:r>
          </m:e>
          <m:lim>
            <m:r>
              <m:rPr>
                <m:sty m:val="p"/>
              </m:rPr>
              <m:t>∼</m:t>
            </m:r>
          </m:lim>
        </m:limLow>
      </m:oMath>
      <w:del w:id="22611" w:author="PR Preview" w:date="2026-01-01T00:00:00Z">
        <w:r>
          <w:delText xml:space="preserve"> </w:delText>
        </w:r>
      </w:del>
      <w:del w:id="22612" w:author="PR Preview" w:date="2026-01-01T00:00:00Z">
        <w:r>
          <w:delText xml:space="preserve">onto the same subspace</w:delText>
        </w:r>
      </w:del>
      <w:del w:id="22613" w:author="PR Preview" w:date="2026-01-01T00:00:00Z">
        <w:r>
          <w:delText xml:space="preserve"> </w:delText>
        </w:r>
      </w:del>
      <m:oMath>
        <m:r>
          <m:rPr>
            <m:scr m:val="script"/>
            <m:sty m:val="p"/>
          </m:rPr>
          <m:t>S</m:t>
        </m:r>
      </m:oMath>
      <w:del w:id="22614" w:author="PR Preview" w:date="2026-01-01T00:00:00Z">
        <w:r>
          <w:delText xml:space="preserve">,</w:delText>
        </w:r>
      </w:del>
      <w:del w:id="22615" w:author="PR Preview" w:date="2026-01-01T00:00:00Z">
        <w:r>
          <w:delText xml:space="preserve"> </w:delText>
        </w:r>
      </w:del>
      <w:del w:id="22616" w:author="PR Preview" w:date="2026-01-01T00:00:00Z">
        <w:r>
          <w:delText xml:space="preserve">then</w:delText>
        </w:r>
      </w:del>
      <w:del w:id="22617" w:author="PR Preview" w:date="2026-01-01T00:00:00Z">
        <w:r>
          <w:delText xml:space="preserve"> </w:delText>
        </w:r>
      </w:del>
      <m:oMath>
        <m:sSub>
          <m:e>
            <m:r>
              <m:rPr>
                <m:sty m:val="bi"/>
              </m:rPr>
              <m:t>P</m:t>
            </m:r>
          </m:e>
          <m:sub>
            <m:r>
              <m:t>1</m:t>
            </m:r>
          </m:sub>
        </m:sSub>
        <m:r>
          <m:rPr>
            <m:sty m:val="p"/>
          </m:rPr>
          <m:t>=</m:t>
        </m:r>
        <m:sSub>
          <m:e>
            <m:r>
              <m:rPr>
                <m:sty m:val="bi"/>
              </m:rPr>
              <m:t>P</m:t>
            </m:r>
          </m:e>
          <m:sub>
            <m:r>
              <m:t>2</m:t>
            </m:r>
          </m:sub>
        </m:sSub>
      </m:oMath>
      <w:del w:id="22618" w:author="PR Preview" w:date="2026-01-01T00:00:00Z">
        <w:r>
          <w:delText xml:space="preserve">.</w:delText>
        </w:r>
      </w:del>
    </w:p>
    <w:p>
      <w:pPr>
        <w:pStyle w:val="FirstParagraph"/>
      </w:pPr>
      <w:del w:id="22619" w:author="PR Preview" w:date="2026-01-01T00:00:00Z">
        <w:r>
          <w:rPr>
            <w:i/>
            <w:iCs/>
          </w:rPr>
          <w:delText xml:space="preserve">Proof</w:delText>
        </w:r>
      </w:del>
      <w:del w:id="22620" w:author="PR Preview" w:date="2026-01-01T00:00:00Z">
        <w:r>
          <w:delText xml:space="preserve">. </w:delText>
        </w:r>
      </w:del>
      <w:del w:id="22621" w:author="PR Preview" w:date="2026-01-01T00:00:00Z">
        <w:r>
          <w:rPr>
            <w:b/>
            <w:bCs/>
          </w:rPr>
          <w:delText xml:space="preserve">Part 1.</w:delText>
        </w:r>
      </w:del>
      <w:del w:id="22622" w:author="PR Preview" w:date="2026-01-01T00:00:00Z">
        <w:r>
          <w:delText xml:space="preserve"> </w:delText>
        </w:r>
      </w:del>
      <w:del w:id="22623" w:author="PR Preview" w:date="2026-01-01T00:00:00Z">
        <w:r>
          <w:delText xml:space="preserve">Write</w:delText>
        </w:r>
      </w:del>
      <w:del w:id="22624" w:author="PR Preview" w:date="2026-01-01T00:00:00Z">
        <w:r>
          <w:delText xml:space="preserve"> </w:delText>
        </w:r>
      </w:del>
      <m:oMath>
        <m:limLow>
          <m:e>
            <m:r>
              <m:t>y</m:t>
            </m:r>
          </m:e>
          <m:lim>
            <m:r>
              <m:rPr>
                <m:sty m:val="p"/>
              </m:rPr>
              <m:t>∼</m:t>
            </m:r>
          </m:lim>
        </m:limLow>
        <m:r>
          <m:rPr>
            <m:sty m:val="p"/>
          </m:rPr>
          <m:t>=</m:t>
        </m:r>
        <m:r>
          <m:rPr>
            <m:sty m:val="bi"/>
          </m:rPr>
          <m:t>P</m:t>
        </m:r>
        <m:limLow>
          <m:e>
            <m:r>
              <m:t>y</m:t>
            </m:r>
          </m:e>
          <m:lim>
            <m:r>
              <m:rPr>
                <m:sty m:val="p"/>
              </m:rPr>
              <m:t>∼</m:t>
            </m:r>
          </m:lim>
        </m:limLow>
        <m:r>
          <m:rPr>
            <m:sty m:val="p"/>
          </m:rPr>
          <m:t>+</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oMath>
      <w:del w:id="22625" w:author="PR Preview" w:date="2026-01-01T00:00:00Z">
        <w:r>
          <w:delText xml:space="preserve">.</w:delText>
        </w:r>
      </w:del>
      <w:del w:id="22626" w:author="PR Preview" w:date="2026-01-01T00:00:00Z">
        <w:r>
          <w:delText xml:space="preserve"> </w:delText>
        </w:r>
      </w:del>
      <w:del w:id="22627" w:author="PR Preview" w:date="2026-01-01T00:00:00Z">
        <w:r>
          <w:delText xml:space="preserve">The first term is in</w:delText>
        </w:r>
      </w:del>
      <w:del w:id="22628" w:author="PR Preview" w:date="2026-01-01T00:00:00Z">
        <w:r>
          <w:delText xml:space="preserve"> </w:delText>
        </w:r>
      </w:del>
      <m:oMath>
        <m:r>
          <m:rPr>
            <m:scr m:val="script"/>
            <m:sty m:val="p"/>
          </m:rPr>
          <m:t>C</m:t>
        </m:r>
        <m:r>
          <m:rPr>
            <m:sty m:val="p"/>
          </m:rPr>
          <m:t>(</m:t>
        </m:r>
        <m:r>
          <m:rPr>
            <m:sty m:val="bi"/>
          </m:rPr>
          <m:t>P</m:t>
        </m:r>
        <m:r>
          <m:rPr>
            <m:sty m:val="p"/>
          </m:rPr>
          <m:t>)</m:t>
        </m:r>
      </m:oMath>
      <w:del w:id="22629" w:author="PR Preview" w:date="2026-01-01T00:00:00Z">
        <w:r>
          <w:delText xml:space="preserve"> </w:delText>
        </w:r>
      </w:del>
      <w:del w:id="22630" w:author="PR Preview" w:date="2026-01-01T00:00:00Z">
        <w:r>
          <w:delText xml:space="preserve">(</w:delText>
        </w:r>
      </w:del>
      <w:hyperlink w:anchor="def-column-space">
        <w:del w:id="22631" w:author="PR Preview" w:date="2026-01-01T00:00:00Z">
          <w:r>
            <w:rPr>
              <w:rStyle w:val="Hyperlink"/>
            </w:rPr>
            <w:delText xml:space="preserve">Definition 52</w:delText>
          </w:r>
        </w:del>
      </w:hyperlink>
      <w:del w:id="22632" w:author="PR Preview" w:date="2026-01-01T00:00:00Z">
        <w:r>
          <w:delText xml:space="preserve">).</w:delText>
        </w:r>
      </w:del>
      <w:del w:id="22633" w:author="PR Preview" w:date="2026-01-01T00:00:00Z">
        <w:r>
          <w:delText xml:space="preserve"> </w:delText>
        </w:r>
      </w:del>
      <w:del w:id="22634" w:author="PR Preview" w:date="2026-01-01T00:00:00Z">
        <w:r>
          <w:delText xml:space="preserve">For the second,</w:delText>
        </w:r>
      </w:del>
    </w:p>
    <w:p>
      <w:pPr>
        <w:pStyle w:val="BodyText"/>
      </w:pPr>
      <m:oMathPara>
        <m:oMathParaPr>
          <m:jc m:val="center"/>
        </m:oMathParaPr>
        <m:oMath>
          <m:eqArr>
            <m:e>
              <m:r>
                <m:rPr>
                  <m:sty m:val="bi"/>
                </m:rPr>
                <m:t>P</m:t>
              </m:r>
              <m:r>
                <m:t> </m:t>
              </m:r>
              <m:r>
                <m:rPr>
                  <m:sty m:val="p"/>
                </m:rPr>
                <m:t>(</m:t>
              </m:r>
              <m:limLow>
                <m:e>
                  <m:r>
                    <m:t>y</m:t>
                  </m:r>
                </m:e>
                <m:lim>
                  <m:r>
                    <m:rPr>
                      <m:sty m:val="p"/>
                    </m:rPr>
                    <m:t>∼</m:t>
                  </m:r>
                </m:lim>
              </m:limLow>
              <m:r>
                <m:rPr>
                  <m:sty m:val="p"/>
                </m:rPr>
                <m:t>−</m:t>
              </m:r>
              <m:r>
                <m:rPr>
                  <m:sty m:val="bi"/>
                </m:rPr>
                <m:t>P</m:t>
              </m:r>
              <m:limLow>
                <m:e>
                  <m:r>
                    <m:t>y</m:t>
                  </m:r>
                </m:e>
                <m:lim>
                  <m:r>
                    <m:rPr>
                      <m:sty m:val="p"/>
                    </m:rPr>
                    <m:t>∼</m:t>
                  </m:r>
                </m:lim>
              </m:limLow>
              <m:r>
                <m:rPr>
                  <m:sty m:val="p"/>
                </m:rPr>
                <m:t>)</m:t>
              </m:r>
              <m:r>
                <m:t>&amp;</m:t>
              </m:r>
              <m:r>
                <m:rPr>
                  <m:sty m:val="p"/>
                </m:rPr>
                <m:t>=</m:t>
              </m:r>
              <m:r>
                <m:rPr>
                  <m:sty m:val="bi"/>
                </m:rPr>
                <m:t>P</m:t>
              </m:r>
              <m:limLow>
                <m:e>
                  <m:r>
                    <m:t>y</m:t>
                  </m:r>
                </m:e>
                <m:lim>
                  <m:r>
                    <m:rPr>
                      <m:sty m:val="p"/>
                    </m:rPr>
                    <m:t>∼</m:t>
                  </m:r>
                </m:lim>
              </m:limLow>
              <m:r>
                <m:rPr>
                  <m:sty m:val="p"/>
                </m:rPr>
                <m:t>−</m:t>
              </m:r>
              <m:r>
                <m:rPr>
                  <m:sty m:val="bi"/>
                </m:rPr>
                <m:t>P</m:t>
              </m:r>
              <m:r>
                <m:t> </m:t>
              </m:r>
              <m:r>
                <m:rPr>
                  <m:sty m:val="p"/>
                </m:rPr>
                <m:t>(</m:t>
              </m:r>
              <m:r>
                <m:rPr>
                  <m:sty m:val="bi"/>
                </m:rPr>
                <m:t>P</m:t>
              </m:r>
              <m:limLow>
                <m:e>
                  <m:r>
                    <m:t>y</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P</m:t>
              </m:r>
              <m:limLow>
                <m:e>
                  <m:r>
                    <m:t>y</m:t>
                  </m:r>
                </m:e>
                <m:lim>
                  <m:r>
                    <m:rPr>
                      <m:sty m:val="p"/>
                    </m:rPr>
                    <m:t>∼</m:t>
                  </m:r>
                </m:lim>
              </m:limLow>
              <m:r>
                <m:rPr>
                  <m:sty m:val="p"/>
                </m:rPr>
                <m:t>−</m:t>
              </m:r>
              <m:r>
                <m:rPr>
                  <m:sty m:val="p"/>
                </m:rPr>
                <m:t>(</m:t>
              </m:r>
              <m:r>
                <m:rPr>
                  <m:sty m:val="bi"/>
                </m:rPr>
                <m:t>P</m:t>
              </m:r>
              <m:r>
                <m:rPr>
                  <m:sty m:val="bi"/>
                </m:rPr>
                <m:t>P</m:t>
              </m:r>
              <m:r>
                <m:rPr>
                  <m:sty m:val="p"/>
                </m:rPr>
                <m:t>)</m:t>
              </m:r>
              <m:r>
                <m:t> </m:t>
              </m:r>
              <m:limLow>
                <m:e>
                  <m:r>
                    <m:t>y</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P</m:t>
              </m:r>
              <m:limLow>
                <m:e>
                  <m:r>
                    <m:t>y</m:t>
                  </m:r>
                </m:e>
                <m:lim>
                  <m:r>
                    <m:rPr>
                      <m:sty m:val="p"/>
                    </m:rPr>
                    <m:t>∼</m:t>
                  </m:r>
                </m:lim>
              </m:limLow>
              <m:r>
                <m:rPr>
                  <m:sty m:val="p"/>
                </m:rPr>
                <m:t>−</m:t>
              </m:r>
              <m:sSup>
                <m:e>
                  <m:r>
                    <m:rPr>
                      <m:sty m:val="bi"/>
                    </m:rPr>
                    <m:t>P</m:t>
                  </m:r>
                </m:e>
                <m:sup>
                  <m:r>
                    <m:t>2</m:t>
                  </m:r>
                </m:sup>
              </m:sSup>
              <m:limLow>
                <m:e>
                  <m:r>
                    <m:t>y</m:t>
                  </m:r>
                </m:e>
                <m:lim>
                  <m:r>
                    <m:rPr>
                      <m:sty m:val="p"/>
                    </m:rPr>
                    <m:t>∼</m:t>
                  </m:r>
                </m:lim>
              </m:limLow>
              <m:r>
                <m:t>&amp;</m:t>
              </m:r>
              <m:r>
                <m:t>&amp;</m:t>
              </m:r>
              <m:r>
                <m:rPr>
                  <m:nor/>
                  <m:sty m:val="p"/>
                </m:rPr>
                <m:t>(</m:t>
              </m:r>
              <m:r>
                <m:rPr>
                  <m:nor/>
                  <m:sty m:val="p"/>
                </m:rPr>
                <m:t>Definition 81</m:t>
              </m:r>
              <m:r>
                <m:rPr>
                  <m:nor/>
                  <m:sty m:val="p"/>
                </m:rPr>
                <m:t>)</m:t>
              </m:r>
            </m:e>
            <m:e>
              <m:r>
                <m:t>&amp;</m:t>
              </m:r>
              <m:r>
                <m:rPr>
                  <m:sty m:val="p"/>
                </m:rPr>
                <m:t>=</m:t>
              </m:r>
              <m:r>
                <m:rPr>
                  <m:sty m:val="bi"/>
                </m:rPr>
                <m:t>P</m:t>
              </m:r>
              <m:limLow>
                <m:e>
                  <m:r>
                    <m:t>y</m:t>
                  </m:r>
                </m:e>
                <m:lim>
                  <m:r>
                    <m:rPr>
                      <m:sty m:val="p"/>
                    </m:rPr>
                    <m:t>∼</m:t>
                  </m:r>
                </m:lim>
              </m:limLow>
              <m:r>
                <m:rPr>
                  <m:sty m:val="p"/>
                </m:rPr>
                <m:t>−</m:t>
              </m:r>
              <m:r>
                <m:rPr>
                  <m:sty m:val="bi"/>
                </m:rPr>
                <m:t>P</m:t>
              </m:r>
              <m:limLow>
                <m:e>
                  <m:r>
                    <m:t>y</m:t>
                  </m:r>
                </m:e>
                <m:lim>
                  <m:r>
                    <m:rPr>
                      <m:sty m:val="p"/>
                    </m:rPr>
                    <m:t>∼</m:t>
                  </m:r>
                </m:lim>
              </m:limLow>
              <m:r>
                <m:t>&amp;</m:t>
              </m:r>
              <m:r>
                <m:t>&amp;</m:t>
              </m:r>
              <m:r>
                <m:rPr>
                  <m:nor/>
                  <m:sty m:val="p"/>
                </m:rPr>
                <m:t>(</m:t>
              </m:r>
              <m:r>
                <m:rPr>
                  <m:sty m:val="bi"/>
                </m:rPr>
                <m:t>P</m:t>
              </m:r>
              <m:r>
                <m:rPr>
                  <m:nor/>
                  <m:sty m:val="p"/>
                </m:rPr>
                <m:t> is idempotent)</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del w:id="22635" w:author="PR Preview" w:date="2026-01-01T00:00:00Z">
        <w:r>
          <w:delText xml:space="preserve">so</w:delText>
        </w:r>
      </w:del>
      <w:del w:id="22636" w:author="PR Preview" w:date="2026-01-01T00:00:00Z">
        <w:r>
          <w:delText xml:space="preserve"> </w:delText>
        </w:r>
      </w:del>
      <m:oMath>
        <m:limLow>
          <m:e>
            <m:r>
              <m:t>y</m:t>
            </m:r>
          </m:e>
          <m:lim>
            <m:r>
              <m:rPr>
                <m:sty m:val="p"/>
              </m:rPr>
              <m:t>∼</m:t>
            </m:r>
          </m:lim>
        </m:limLow>
        <m:r>
          <m:rPr>
            <m:sty m:val="p"/>
          </m:rPr>
          <m:t>−</m:t>
        </m:r>
        <m:r>
          <m:rPr>
            <m:sty m:val="bi"/>
          </m:rPr>
          <m:t>P</m:t>
        </m:r>
        <m:limLow>
          <m:e>
            <m:r>
              <m:t>y</m:t>
            </m:r>
          </m:e>
          <m:lim>
            <m:r>
              <m:rPr>
                <m:sty m:val="p"/>
              </m:rPr>
              <m:t>∼</m:t>
            </m:r>
          </m:lim>
        </m:limLow>
        <m:r>
          <m:rPr>
            <m:sty m:val="p"/>
          </m:rPr>
          <m:t>∈</m:t>
        </m:r>
        <m:r>
          <m:rPr>
            <m:scr m:val="script"/>
            <m:sty m:val="p"/>
          </m:rPr>
          <m:t>N</m:t>
        </m:r>
        <m:r>
          <m:rPr>
            <m:sty m:val="p"/>
          </m:rPr>
          <m:t>(</m:t>
        </m:r>
        <m:r>
          <m:rPr>
            <m:sty m:val="bi"/>
          </m:rPr>
          <m:t>P</m:t>
        </m:r>
        <m:r>
          <m:rPr>
            <m:sty m:val="p"/>
          </m:rPr>
          <m:t>)</m:t>
        </m:r>
      </m:oMath>
      <w:del w:id="22637" w:author="PR Preview" w:date="2026-01-01T00:00:00Z">
        <w:r>
          <w:delText xml:space="preserve">.</w:delText>
        </w:r>
      </w:del>
      <w:del w:id="22638" w:author="PR Preview" w:date="2026-01-01T00:00:00Z">
        <w:r>
          <w:delText xml:space="preserve"> </w:delText>
        </w:r>
      </w:del>
      <w:del w:id="22639" w:author="PR Preview" w:date="2026-01-01T00:00:00Z">
        <w:r>
          <w:delText xml:space="preserve">Since</w:delText>
        </w:r>
      </w:del>
      <w:del w:id="22640" w:author="PR Preview" w:date="2026-01-01T00:00:00Z">
        <w:r>
          <w:delText xml:space="preserve"> </w:delText>
        </w:r>
      </w:del>
      <m:oMath>
        <m:r>
          <m:rPr>
            <m:sty m:val="bi"/>
          </m:rPr>
          <m:t>P</m:t>
        </m:r>
        <m:r>
          <m:rPr>
            <m:sty m:val="p"/>
          </m:rPr>
          <m:t>=</m:t>
        </m:r>
        <m:sSup>
          <m:e>
            <m:r>
              <m:rPr>
                <m:sty m:val="bi"/>
              </m:rPr>
              <m:t>P</m:t>
            </m:r>
          </m:e>
          <m:sup>
            <m:r>
              <m:rPr>
                <m:sty m:val="p"/>
              </m:rPr>
              <m:t>⊤</m:t>
            </m:r>
          </m:sup>
        </m:sSup>
      </m:oMath>
      <w:del w:id="22641" w:author="PR Preview" w:date="2026-01-01T00:00:00Z">
        <w:r>
          <w:delText xml:space="preserve">,</w:delText>
        </w:r>
      </w:del>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del w:id="22642" w:author="PR Preview" w:date="2026-01-01T00:00:00Z">
        <w:r>
          <w:delText xml:space="preserve">(</w:delText>
        </w:r>
      </w:del>
      <w:hyperlink w:anchor="thm-complement-null-space">
        <w:del w:id="22643" w:author="PR Preview" w:date="2026-01-01T00:00:00Z">
          <w:r>
            <w:rPr>
              <w:rStyle w:val="Hyperlink"/>
            </w:rPr>
            <w:delText xml:space="preserve">Theorem 52</w:delText>
          </w:r>
        </w:del>
      </w:hyperlink>
      <w:del w:id="22644" w:author="PR Preview" w:date="2026-01-01T00:00:00Z">
        <w:r>
          <w:delText xml:space="preserve">).</w:delText>
        </w:r>
      </w:del>
      <w:del w:id="22645" w:author="PR Preview" w:date="2026-01-01T00:00:00Z">
        <w:r>
          <w:delText xml:space="preserve"> </w:delText>
        </w:r>
      </w:del>
      <w:del w:id="22646" w:author="PR Preview" w:date="2026-01-01T00:00:00Z">
        <w:r>
          <w:delText xml:space="preserve">By the uniqueness in</w:delText>
        </w:r>
      </w:del>
      <w:del w:id="22647" w:author="PR Preview" w:date="2026-01-01T00:00:00Z">
        <w:r>
          <w:delText xml:space="preserve"> </w:delText>
        </w:r>
      </w:del>
      <w:hyperlink w:anchor="thm-orthogonal-direct-sum">
        <w:del w:id="22648" w:author="PR Preview" w:date="2026-01-01T00:00:00Z">
          <w:r>
            <w:rPr>
              <w:rStyle w:val="Hyperlink"/>
            </w:rPr>
            <w:delText xml:space="preserve">Theorem 53</w:delText>
          </w:r>
        </w:del>
      </w:hyperlink>
      <w:del w:id="22649" w:author="PR Preview" w:date="2026-01-01T00:00:00Z">
        <w:r>
          <w:delText xml:space="preserve">,</w:delText>
        </w:r>
      </w:del>
      <w:del w:id="22650" w:author="PR Preview" w:date="2026-01-01T00:00:00Z">
        <w:r>
          <w:delText xml:space="preserve"> </w:delText>
        </w:r>
      </w:del>
      <m:oMath>
        <m:r>
          <m:rPr>
            <m:sty m:val="bi"/>
          </m:rPr>
          <m:t>P</m:t>
        </m:r>
        <m:limLow>
          <m:e>
            <m:r>
              <m:t>y</m:t>
            </m:r>
          </m:e>
          <m:lim>
            <m:r>
              <m:rPr>
                <m:sty m:val="p"/>
              </m:rPr>
              <m:t>∼</m:t>
            </m:r>
          </m:lim>
        </m:limLow>
      </m:oMath>
      <w:del w:id="22651" w:author="PR Preview" w:date="2026-01-01T00:00:00Z">
        <w:r>
          <w:delText xml:space="preserve"> </w:delText>
        </w:r>
      </w:del>
      <w:del w:id="22652" w:author="PR Preview" w:date="2026-01-01T00:00:00Z">
        <w:r>
          <w:delText xml:space="preserve">is the orthogonal projection of</w:delText>
        </w:r>
      </w:del>
      <w:del w:id="22653" w:author="PR Preview" w:date="2026-01-01T00:00:00Z">
        <w:r>
          <w:delText xml:space="preserve"> </w:delText>
        </w:r>
      </w:del>
      <m:oMath>
        <m:limLow>
          <m:e>
            <m:r>
              <m:t>y</m:t>
            </m:r>
          </m:e>
          <m:lim>
            <m:r>
              <m:rPr>
                <m:sty m:val="p"/>
              </m:rPr>
              <m:t>∼</m:t>
            </m:r>
          </m:lim>
        </m:limLow>
      </m:oMath>
      <w:del w:id="22654" w:author="PR Preview" w:date="2026-01-01T00:00:00Z">
        <w:r>
          <w:delText xml:space="preserve"> </w:delText>
        </w:r>
      </w:del>
      <w:del w:id="22655" w:author="PR Preview" w:date="2026-01-01T00:00:00Z">
        <w:r>
          <w:delText xml:space="preserve">onto</w:delText>
        </w:r>
      </w:del>
      <w:del w:id="22656" w:author="PR Preview" w:date="2026-01-01T00:00:00Z">
        <w:r>
          <w:delText xml:space="preserve"> </w:delText>
        </w:r>
      </w:del>
      <m:oMath>
        <m:r>
          <m:rPr>
            <m:scr m:val="script"/>
            <m:sty m:val="p"/>
          </m:rPr>
          <m:t>C</m:t>
        </m:r>
        <m:r>
          <m:rPr>
            <m:sty m:val="p"/>
          </m:rPr>
          <m:t>(</m:t>
        </m:r>
        <m:r>
          <m:rPr>
            <m:sty m:val="bi"/>
          </m:rPr>
          <m:t>P</m:t>
        </m:r>
        <m:r>
          <m:rPr>
            <m:sty m:val="p"/>
          </m:rPr>
          <m:t>)</m:t>
        </m:r>
      </m:oMath>
      <w:del w:id="22657" w:author="PR Preview" w:date="2026-01-01T00:00:00Z">
        <w:r>
          <w:delText xml:space="preserve">.</w:delText>
        </w:r>
      </w:del>
    </w:p>
    <w:p>
      <w:pPr>
        <w:pStyle w:val="BodyText"/>
      </w:pPr>
      <w:del w:id="22658" w:author="PR Preview" w:date="2026-01-01T00:00:00Z">
        <w:r>
          <w:rPr>
            <w:b/>
            <w:bCs/>
          </w:rPr>
          <w:delText xml:space="preserve">Part 2.</w:delText>
        </w:r>
      </w:del>
      <w:del w:id="22659" w:author="PR Preview" w:date="2026-01-01T00:00:00Z">
        <w:r>
          <w:delText xml:space="preserve"> </w:delText>
        </w:r>
      </w:del>
      <w:del w:id="22660" w:author="PR Preview" w:date="2026-01-01T00:00:00Z">
        <w:r>
          <w:delText xml:space="preserve">The orthogonal projection of a vector onto</w:delText>
        </w:r>
      </w:del>
      <w:del w:id="22661" w:author="PR Preview" w:date="2026-01-01T00:00:00Z">
        <w:r>
          <w:delText xml:space="preserve"> </w:delText>
        </w:r>
      </w:del>
      <m:oMath>
        <m:r>
          <m:rPr>
            <m:scr m:val="script"/>
            <m:sty m:val="p"/>
          </m:rPr>
          <m:t>S</m:t>
        </m:r>
      </m:oMath>
      <w:del w:id="22662" w:author="PR Preview" w:date="2026-01-01T00:00:00Z">
        <w:r>
          <w:delText xml:space="preserve"> </w:delText>
        </w:r>
      </w:del>
      <w:del w:id="22663" w:author="PR Preview" w:date="2026-01-01T00:00:00Z">
        <w:r>
          <w:delText xml:space="preserve">is unique (</w:delText>
        </w:r>
      </w:del>
      <w:hyperlink w:anchor="def-orthogonal-projection">
        <w:del w:id="22664" w:author="PR Preview" w:date="2026-01-01T00:00:00Z">
          <w:r>
            <w:rPr>
              <w:rStyle w:val="Hyperlink"/>
            </w:rPr>
            <w:delText xml:space="preserve">Definition 108</w:delText>
          </w:r>
        </w:del>
      </w:hyperlink>
      <w:del w:id="22665" w:author="PR Preview" w:date="2026-01-01T00:00:00Z">
        <w:r>
          <w:delText xml:space="preserve">),</w:delText>
        </w:r>
      </w:del>
      <w:del w:id="22666" w:author="PR Preview" w:date="2026-01-01T00:00:00Z">
        <w:r>
          <w:delText xml:space="preserve"> </w:delText>
        </w:r>
      </w:del>
      <w:del w:id="22667" w:author="PR Preview" w:date="2026-01-01T00:00:00Z">
        <w:r>
          <w:delText xml:space="preserve">so</w:delText>
        </w:r>
      </w:del>
      <w:del w:id="22668" w:author="PR Preview" w:date="2026-01-01T00:00:00Z">
        <w:r>
          <w:delText xml:space="preserve"> </w:delText>
        </w:r>
      </w:del>
      <m:oMath>
        <m:sSub>
          <m:e>
            <m:r>
              <m:rPr>
                <m:sty m:val="bi"/>
              </m:rPr>
              <m:t>P</m:t>
            </m:r>
          </m:e>
          <m:sub>
            <m:r>
              <m:t>1</m:t>
            </m:r>
          </m:sub>
        </m:sSub>
        <m:sSub>
          <m:e>
            <m:limLow>
              <m:e>
                <m:r>
                  <m:t>e</m:t>
                </m:r>
              </m:e>
              <m:lim>
                <m:r>
                  <m:rPr>
                    <m:sty m:val="p"/>
                  </m:rPr>
                  <m:t>∼</m:t>
                </m:r>
              </m:lim>
            </m:limLow>
          </m:e>
          <m:sub>
            <m:r>
              <m:t>j</m:t>
            </m:r>
          </m:sub>
        </m:sSub>
        <m:r>
          <m:rPr>
            <m:sty m:val="p"/>
          </m:rPr>
          <m:t>=</m:t>
        </m:r>
        <m:sSub>
          <m:e>
            <m:r>
              <m:rPr>
                <m:sty m:val="bi"/>
              </m:rPr>
              <m:t>P</m:t>
            </m:r>
          </m:e>
          <m:sub>
            <m:r>
              <m:t>2</m:t>
            </m:r>
          </m:sub>
        </m:sSub>
        <m:sSub>
          <m:e>
            <m:limLow>
              <m:e>
                <m:r>
                  <m:t>e</m:t>
                </m:r>
              </m:e>
              <m:lim>
                <m:r>
                  <m:rPr>
                    <m:sty m:val="p"/>
                  </m:rPr>
                  <m:t>∼</m:t>
                </m:r>
              </m:lim>
            </m:limLow>
          </m:e>
          <m:sub>
            <m:r>
              <m:t>j</m:t>
            </m:r>
          </m:sub>
        </m:sSub>
      </m:oMath>
      <w:del w:id="22669" w:author="PR Preview" w:date="2026-01-01T00:00:00Z">
        <w:r>
          <w:delText xml:space="preserve"> </w:delText>
        </w:r>
      </w:del>
      <w:del w:id="22670" w:author="PR Preview" w:date="2026-01-01T00:00:00Z">
        <w:r>
          <w:delText xml:space="preserve">for each indicator vector</w:delText>
        </w:r>
      </w:del>
      <w:del w:id="22671" w:author="PR Preview" w:date="2026-01-01T00:00:00Z">
        <w:r>
          <w:delText xml:space="preserve"> </w:delText>
        </w:r>
      </w:del>
      <m:oMath>
        <m:sSub>
          <m:e>
            <m:limLow>
              <m:e>
                <m:r>
                  <m:t>e</m:t>
                </m:r>
              </m:e>
              <m:lim>
                <m:r>
                  <m:rPr>
                    <m:sty m:val="p"/>
                  </m:rPr>
                  <m:t>∼</m:t>
                </m:r>
              </m:lim>
            </m:limLow>
          </m:e>
          <m:sub>
            <m:r>
              <m:t>j</m:t>
            </m:r>
          </m:sub>
        </m:sSub>
      </m:oMath>
      <w:del w:id="22672" w:author="PR Preview" w:date="2026-01-01T00:00:00Z">
        <w:r>
          <w:delText xml:space="preserve"> </w:delText>
        </w:r>
      </w:del>
      <w:del w:id="22673" w:author="PR Preview" w:date="2026-01-01T00:00:00Z">
        <w:r>
          <w:delText xml:space="preserve">(</w:delText>
        </w:r>
      </w:del>
      <w:hyperlink w:anchor="def-indicator-vector">
        <w:del w:id="22674" w:author="PR Preview" w:date="2026-01-01T00:00:00Z">
          <w:r>
            <w:rPr>
              <w:rStyle w:val="Hyperlink"/>
            </w:rPr>
            <w:delText xml:space="preserve">Definition 14</w:delText>
          </w:r>
        </w:del>
      </w:hyperlink>
      <w:del w:id="22675" w:author="PR Preview" w:date="2026-01-01T00:00:00Z">
        <w:r>
          <w:delText xml:space="preserve">).</w:delText>
        </w:r>
      </w:del>
      <w:del w:id="22676" w:author="PR Preview" w:date="2026-01-01T00:00:00Z">
        <w:r>
          <w:delText xml:space="preserve"> </w:delText>
        </w:r>
      </w:del>
      <m:oMath>
        <m:sSub>
          <m:e>
            <m:r>
              <m:rPr>
                <m:sty m:val="bi"/>
              </m:rPr>
              <m:t>P</m:t>
            </m:r>
          </m:e>
          <m:sub>
            <m:r>
              <m:t>1</m:t>
            </m:r>
          </m:sub>
        </m:sSub>
        <m:sSub>
          <m:e>
            <m:limLow>
              <m:e>
                <m:r>
                  <m:t>e</m:t>
                </m:r>
              </m:e>
              <m:lim>
                <m:r>
                  <m:rPr>
                    <m:sty m:val="p"/>
                  </m:rPr>
                  <m:t>∼</m:t>
                </m:r>
              </m:lim>
            </m:limLow>
          </m:e>
          <m:sub>
            <m:r>
              <m:t>j</m:t>
            </m:r>
          </m:sub>
        </m:sSub>
      </m:oMath>
      <w:del w:id="22677" w:author="PR Preview" w:date="2026-01-01T00:00:00Z">
        <w:r>
          <w:delText xml:space="preserve"> </w:delText>
        </w:r>
      </w:del>
      <w:del w:id="22678" w:author="PR Preview" w:date="2026-01-01T00:00:00Z">
        <w:r>
          <w:delText xml:space="preserve">is column</w:delText>
        </w:r>
      </w:del>
      <w:del w:id="22679" w:author="PR Preview" w:date="2026-01-01T00:00:00Z">
        <w:r>
          <w:delText xml:space="preserve"> </w:delText>
        </w:r>
      </w:del>
      <m:oMath>
        <m:r>
          <m:t>j</m:t>
        </m:r>
      </m:oMath>
      <w:del w:id="22680" w:author="PR Preview" w:date="2026-01-01T00:00:00Z">
        <w:r>
          <w:delText xml:space="preserve"> </w:delText>
        </w:r>
      </w:del>
      <w:del w:id="22681" w:author="PR Preview" w:date="2026-01-01T00:00:00Z">
        <w:r>
          <w:delText xml:space="preserve">of</w:delText>
        </w:r>
      </w:del>
      <w:del w:id="22682" w:author="PR Preview" w:date="2026-01-01T00:00:00Z">
        <w:r>
          <w:delText xml:space="preserve"> </w:delText>
        </w:r>
      </w:del>
      <m:oMath>
        <m:sSub>
          <m:e>
            <m:r>
              <m:rPr>
                <m:sty m:val="bi"/>
              </m:rPr>
              <m:t>P</m:t>
            </m:r>
          </m:e>
          <m:sub>
            <m:r>
              <m:t>1</m:t>
            </m:r>
          </m:sub>
        </m:sSub>
      </m:oMath>
      <w:del w:id="22683" w:author="PR Preview" w:date="2026-01-01T00:00:00Z">
        <w:r>
          <w:delText xml:space="preserve">:</w:delText>
        </w:r>
      </w:del>
      <w:del w:id="22684" w:author="PR Preview" w:date="2026-01-01T00:00:00Z">
        <w:r>
          <w:delText xml:space="preserve"> </w:delText>
        </w:r>
      </w:del>
      <w:del w:id="22685" w:author="PR Preview" w:date="2026-01-01T00:00:00Z">
        <w:r>
          <w:delText xml:space="preserve">by</w:delText>
        </w:r>
      </w:del>
      <w:del w:id="22686" w:author="PR Preview" w:date="2026-01-01T00:00:00Z">
        <w:r>
          <w:delText xml:space="preserve"> </w:delText>
        </w:r>
      </w:del>
      <w:hyperlink w:anchor="thm-matvec-columns">
        <w:del w:id="22687" w:author="PR Preview" w:date="2026-01-01T00:00:00Z">
          <w:r>
            <w:rPr>
              <w:rStyle w:val="Hyperlink"/>
            </w:rPr>
            <w:delText xml:space="preserve">Theorem 23</w:delText>
          </w:r>
        </w:del>
      </w:hyperlink>
      <w:del w:id="22688" w:author="PR Preview" w:date="2026-01-01T00:00:00Z">
        <w:r>
          <w:delText xml:space="preserve"> </w:delText>
        </w:r>
      </w:del>
      <w:del w:id="22689" w:author="PR Preview" w:date="2026-01-01T00:00:00Z">
        <w:r>
          <w:delText xml:space="preserve">it is the combination of the columns of</w:delText>
        </w:r>
      </w:del>
      <w:del w:id="22690" w:author="PR Preview" w:date="2026-01-01T00:00:00Z">
        <w:r>
          <w:delText xml:space="preserve"> </w:delText>
        </w:r>
      </w:del>
      <m:oMath>
        <m:sSub>
          <m:e>
            <m:r>
              <m:rPr>
                <m:sty m:val="bi"/>
              </m:rPr>
              <m:t>P</m:t>
            </m:r>
          </m:e>
          <m:sub>
            <m:r>
              <m:t>1</m:t>
            </m:r>
          </m:sub>
        </m:sSub>
      </m:oMath>
      <w:del w:id="22691" w:author="PR Preview" w:date="2026-01-01T00:00:00Z">
        <w:r>
          <w:delText xml:space="preserve"> </w:delText>
        </w:r>
      </w:del>
      <w:del w:id="22692" w:author="PR Preview" w:date="2026-01-01T00:00:00Z">
        <w:r>
          <w:delText xml:space="preserve">with coefficients the entries of</w:delText>
        </w:r>
      </w:del>
      <w:del w:id="22693" w:author="PR Preview" w:date="2026-01-01T00:00:00Z">
        <w:r>
          <w:delText xml:space="preserve"> </w:delText>
        </w:r>
      </w:del>
      <m:oMath>
        <m:sSub>
          <m:e>
            <m:limLow>
              <m:e>
                <m:r>
                  <m:t>e</m:t>
                </m:r>
              </m:e>
              <m:lim>
                <m:r>
                  <m:rPr>
                    <m:sty m:val="p"/>
                  </m:rPr>
                  <m:t>∼</m:t>
                </m:r>
              </m:lim>
            </m:limLow>
          </m:e>
          <m:sub>
            <m:r>
              <m:t>j</m:t>
            </m:r>
          </m:sub>
        </m:sSub>
      </m:oMath>
      <w:del w:id="22694" w:author="PR Preview" w:date="2026-01-01T00:00:00Z">
        <w:r>
          <w:delText xml:space="preserve">,</w:delText>
        </w:r>
      </w:del>
      <w:del w:id="22695" w:author="PR Preview" w:date="2026-01-01T00:00:00Z">
        <w:r>
          <w:delText xml:space="preserve"> </w:delText>
        </w:r>
      </w:del>
      <w:del w:id="22696" w:author="PR Preview" w:date="2026-01-01T00:00:00Z">
        <w:r>
          <w:delText xml:space="preserve">which are</w:delText>
        </w:r>
      </w:del>
      <w:del w:id="22697" w:author="PR Preview" w:date="2026-01-01T00:00:00Z">
        <w:r>
          <w:delText xml:space="preserve"> </w:delText>
        </w:r>
      </w:del>
      <m:oMath>
        <m:r>
          <m:t>1</m:t>
        </m:r>
      </m:oMath>
      <w:del w:id="22698" w:author="PR Preview" w:date="2026-01-01T00:00:00Z">
        <w:r>
          <w:delText xml:space="preserve"> </w:delText>
        </w:r>
      </w:del>
      <w:del w:id="22699" w:author="PR Preview" w:date="2026-01-01T00:00:00Z">
        <w:r>
          <w:delText xml:space="preserve">in place</w:delText>
        </w:r>
      </w:del>
      <w:del w:id="22700" w:author="PR Preview" w:date="2026-01-01T00:00:00Z">
        <w:r>
          <w:delText xml:space="preserve"> </w:delText>
        </w:r>
      </w:del>
      <m:oMath>
        <m:r>
          <m:t>j</m:t>
        </m:r>
      </m:oMath>
      <w:del w:id="22701" w:author="PR Preview" w:date="2026-01-01T00:00:00Z">
        <w:r>
          <w:delText xml:space="preserve"> </w:delText>
        </w:r>
      </w:del>
      <w:del w:id="22702" w:author="PR Preview" w:date="2026-01-01T00:00:00Z">
        <w:r>
          <w:delText xml:space="preserve">and</w:delText>
        </w:r>
      </w:del>
      <w:del w:id="22703" w:author="PR Preview" w:date="2026-01-01T00:00:00Z">
        <w:r>
          <w:delText xml:space="preserve"> </w:delText>
        </w:r>
      </w:del>
      <m:oMath>
        <m:r>
          <m:t>0</m:t>
        </m:r>
      </m:oMath>
      <w:del w:id="22704" w:author="PR Preview" w:date="2026-01-01T00:00:00Z">
        <w:r>
          <w:delText xml:space="preserve"> </w:delText>
        </w:r>
      </w:del>
      <w:del w:id="22705" w:author="PR Preview" w:date="2026-01-01T00:00:00Z">
        <w:r>
          <w:delText xml:space="preserve">elsewhere (</w:delText>
        </w:r>
      </w:del>
      <w:hyperlink w:anchor="def-indicator-vector">
        <w:del w:id="22706" w:author="PR Preview" w:date="2026-01-01T00:00:00Z">
          <w:r>
            <w:rPr>
              <w:rStyle w:val="Hyperlink"/>
            </w:rPr>
            <w:delText xml:space="preserve">Definition 14</w:delText>
          </w:r>
        </w:del>
      </w:hyperlink>
      <w:del w:id="22707" w:author="PR Preview" w:date="2026-01-01T00:00:00Z">
        <w:r>
          <w:delText xml:space="preserve">).</w:delText>
        </w:r>
      </w:del>
      <w:del w:id="22708" w:author="PR Preview" w:date="2026-01-01T00:00:00Z">
        <w:r>
          <w:delText xml:space="preserve"> </w:delText>
        </w:r>
      </w:del>
      <w:del w:id="22709" w:author="PR Preview" w:date="2026-01-01T00:00:00Z">
        <w:r>
          <w:delText xml:space="preserve">Likewise for</w:delText>
        </w:r>
      </w:del>
      <w:del w:id="22710" w:author="PR Preview" w:date="2026-01-01T00:00:00Z">
        <w:r>
          <w:delText xml:space="preserve"> </w:delText>
        </w:r>
      </w:del>
      <m:oMath>
        <m:sSub>
          <m:e>
            <m:r>
              <m:rPr>
                <m:sty m:val="bi"/>
              </m:rPr>
              <m:t>P</m:t>
            </m:r>
          </m:e>
          <m:sub>
            <m:r>
              <m:t>2</m:t>
            </m:r>
          </m:sub>
        </m:sSub>
      </m:oMath>
      <w:del w:id="22711" w:author="PR Preview" w:date="2026-01-01T00:00:00Z">
        <w:r>
          <w:delText xml:space="preserve">,</w:delText>
        </w:r>
      </w:del>
      <w:del w:id="22712" w:author="PR Preview" w:date="2026-01-01T00:00:00Z">
        <w:r>
          <w:delText xml:space="preserve"> </w:delText>
        </w:r>
      </w:del>
      <w:del w:id="22713" w:author="PR Preview" w:date="2026-01-01T00:00:00Z">
        <w:r>
          <w:delText xml:space="preserve">so the two matrices have the same columns.</w:delText>
        </w:r>
      </w:del>
    </w:p>
    <w:p>
      <w:pPr>
        <w:pStyle w:val="BodyText"/>
      </w:pPr>
      <w:del w:id="22714" w:author="PR Preview" w:date="2026-01-01T00:00:00Z">
        <w:r>
          <w:rPr>
            <w:b/>
            <w:bCs/>
          </w:rPr>
          <w:delText xml:space="preserve">Example 167 (Two routes to the same projection matrix)</w:delText>
        </w:r>
      </w:del>
      <w:del w:id="22715" w:author="PR Preview" w:date="2026-01-01T00:00:00Z">
        <w:r>
          <w:delText xml:space="preserve"> </w:delText>
        </w:r>
      </w:del>
      <w:del w:id="22716" w:author="PR Preview" w:date="2026-01-01T00:00:00Z">
        <w:r>
          <w:delText xml:space="preserve">The matrix</w:delText>
        </w:r>
      </w:del>
      <w:del w:id="22717" w:author="PR Preview" w:date="2026-01-01T00:00:00Z">
        <w:r>
          <w:delText xml:space="preserve"> </w:delText>
        </w:r>
      </w:del>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2718" w:author="PR Preview" w:date="2026-01-01T00:00:00Z">
        <w:r>
          <w:delText xml:space="preserve"> </w:delText>
        </w:r>
      </w:del>
      <w:del w:id="22719" w:author="PR Preview" w:date="2026-01-01T00:00:00Z">
        <w:r>
          <w:delText xml:space="preserve">of</w:delText>
        </w:r>
      </w:del>
      <w:del w:id="22720" w:author="PR Preview" w:date="2026-01-01T00:00:00Z">
        <w:r>
          <w:delText xml:space="preserve"> </w:delText>
        </w:r>
      </w:del>
      <w:hyperlink w:anchor="exm-projection-matrix">
        <w:del w:id="22721" w:author="PR Preview" w:date="2026-01-01T00:00:00Z">
          <w:r>
            <w:rPr>
              <w:rStyle w:val="Hyperlink"/>
            </w:rPr>
            <w:delText xml:space="preserve">Example 132</w:delText>
          </w:r>
        </w:del>
      </w:hyperlink>
      <w:del w:id="22722" w:author="PR Preview" w:date="2026-01-01T00:00:00Z">
        <w:r>
          <w:delText xml:space="preserve"> </w:delText>
        </w:r>
      </w:del>
      <w:del w:id="22723" w:author="PR Preview" w:date="2026-01-01T00:00:00Z">
        <w:r>
          <w:delText xml:space="preserve">is an orthogonal projection matrix,</w:delText>
        </w:r>
      </w:del>
      <w:del w:id="22724" w:author="PR Preview" w:date="2026-01-01T00:00:00Z">
        <w:r>
          <w:delText xml:space="preserve"> </w:delText>
        </w:r>
      </w:del>
      <w:del w:id="22725" w:author="PR Preview" w:date="2026-01-01T00:00:00Z">
        <w:r>
          <w:delText xml:space="preserve">and its column space is</w:delText>
        </w:r>
      </w:del>
      <w:del w:id="22726" w:author="PR Preview" w:date="2026-01-01T00:00:00Z">
        <w:r>
          <w:delText xml:space="preserve"> </w:delText>
        </w:r>
      </w:del>
      <m:oMath>
        <m:r>
          <m:rPr>
            <m:sty m:val="p"/>
          </m:rPr>
          <m:t>span</m:t>
        </m:r>
        <m:r>
          <m:t>​</m:t>
        </m:r>
        <m:d>
          <m:dPr>
            <m:begChr m:val="{"/>
            <m:sepChr m:val=""/>
            <m:endChr m:val="}"/>
            <m:grow/>
          </m:dPr>
          <m:e>
            <m:r>
              <m:rPr>
                <m:sty m:val="p"/>
              </m:rPr>
              <m:t>(</m:t>
            </m:r>
            <m:r>
              <m:t>1</m:t>
            </m:r>
            <m:r>
              <m:rPr>
                <m:sty m:val="p"/>
              </m:rPr>
              <m:t>,</m:t>
            </m:r>
            <m:r>
              <m:t>0</m:t>
            </m:r>
            <m:r>
              <m:rPr>
                <m:sty m:val="p"/>
              </m:rPr>
              <m:t>)</m:t>
            </m:r>
          </m:e>
        </m:d>
        <m:r>
          <m:t>​</m:t>
        </m:r>
      </m:oMath>
      <w:del w:id="22727" w:author="PR Preview" w:date="2026-01-01T00:00:00Z">
        <w:r>
          <w:delText xml:space="preserve">, the horizontal axis.</w:delText>
        </w:r>
      </w:del>
      <w:del w:id="22728" w:author="PR Preview" w:date="2026-01-01T00:00:00Z">
        <w:r>
          <w:delText xml:space="preserve"> </w:delText>
        </w:r>
      </w:del>
      <w:del w:id="22729" w:author="PR Preview" w:date="2026-01-01T00:00:00Z">
        <w:r>
          <w:delText xml:space="preserve">By part 1,</w:delText>
        </w:r>
      </w:del>
      <w:del w:id="22730" w:author="PR Preview" w:date="2026-01-01T00:00:00Z">
        <w:r>
          <w:delText xml:space="preserve"> </w:delText>
        </w:r>
      </w:del>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del w:id="22731" w:author="PR Preview" w:date="2026-01-01T00:00:00Z">
        <w:r>
          <w:delText xml:space="preserve"> </w:delText>
        </w:r>
      </w:del>
      <w:del w:id="22732" w:author="PR Preview" w:date="2026-01-01T00:00:00Z">
        <w:r>
          <w:delText xml:space="preserve">is the orthogonal projection onto that axis:</w:delText>
        </w:r>
      </w:del>
      <w:del w:id="22733" w:author="PR Preview" w:date="2026-01-01T00:00:00Z">
        <w:r>
          <w:delText xml:space="preserve"> </w:delText>
        </w:r>
      </w:del>
      <w:del w:id="22734" w:author="PR Preview" w:date="2026-01-01T00:00:00Z">
        <w:r>
          <w:delText xml:space="preserve">the remainder</w:delText>
        </w:r>
      </w:del>
      <w:del w:id="22735" w:author="PR Preview" w:date="2026-01-01T00:00:00Z">
        <w:r>
          <w:delText xml:space="preserve"> </w:delText>
        </w:r>
      </w:del>
      <m:oMath>
        <m:r>
          <m:rPr>
            <m:sty m:val="p"/>
          </m:rPr>
          <m:t>(</m:t>
        </m:r>
        <m:r>
          <m:t>0</m:t>
        </m:r>
        <m:r>
          <m:rPr>
            <m:sty m:val="p"/>
          </m:rPr>
          <m:t>,</m:t>
        </m:r>
        <m:sSub>
          <m:e>
            <m:r>
              <m:t>v</m:t>
            </m:r>
          </m:e>
          <m:sub>
            <m:r>
              <m:t>2</m:t>
            </m:r>
          </m:sub>
        </m:sSub>
        <m:r>
          <m:rPr>
            <m:sty m:val="p"/>
          </m:rPr>
          <m:t>)</m:t>
        </m:r>
      </m:oMath>
      <w:del w:id="22736" w:author="PR Preview" w:date="2026-01-01T00:00:00Z">
        <w:r>
          <w:delText xml:space="preserve"> </w:delText>
        </w:r>
      </w:del>
      <w:del w:id="22737" w:author="PR Preview" w:date="2026-01-01T00:00:00Z">
        <w:r>
          <w:delText xml:space="preserve">is orthogonal to</w:delText>
        </w:r>
      </w:del>
      <w:del w:id="22738" w:author="PR Preview" w:date="2026-01-01T00:00:00Z">
        <w:r>
          <w:delText xml:space="preserve"> </w:delText>
        </w:r>
      </w:del>
      <m:oMath>
        <m:r>
          <m:rPr>
            <m:sty m:val="p"/>
          </m:rPr>
          <m:t>(</m:t>
        </m:r>
        <m:r>
          <m:t>1</m:t>
        </m:r>
        <m:r>
          <m:rPr>
            <m:sty m:val="p"/>
          </m:rPr>
          <m:t>,</m:t>
        </m:r>
        <m:r>
          <m:t>0</m:t>
        </m:r>
        <m:r>
          <m:rPr>
            <m:sty m:val="p"/>
          </m:rPr>
          <m:t>)</m:t>
        </m:r>
      </m:oMath>
      <w:del w:id="22739" w:author="PR Preview" w:date="2026-01-01T00:00:00Z">
        <w:r>
          <w:delText xml:space="preserve">.</w:delText>
        </w:r>
      </w:del>
      <w:del w:id="22740" w:author="PR Preview" w:date="2026-01-01T00:00:00Z">
        <w:r>
          <w:delText xml:space="preserve"> </w:delText>
        </w:r>
      </w:del>
      <w:del w:id="22741" w:author="PR Preview" w:date="2026-01-01T00:00:00Z">
        <w:r>
          <w:delText xml:space="preserve">The vector</w:delText>
        </w:r>
      </w:del>
      <w:del w:id="22742" w:author="PR Preview" w:date="2026-01-01T00:00:00Z">
        <w:r>
          <w:delText xml:space="preserve"> </w:delText>
        </w:r>
      </w:del>
      <m:oMath>
        <m:sSub>
          <m:e>
            <m:limLow>
              <m:e>
                <m:r>
                  <m:t>q</m:t>
                </m:r>
              </m:e>
              <m:lim>
                <m:r>
                  <m:rPr>
                    <m:sty m:val="p"/>
                  </m:rPr>
                  <m:t>∼</m:t>
                </m:r>
              </m:lim>
            </m:limLow>
          </m:e>
          <m:sub>
            <m:r>
              <m:t>1</m:t>
            </m:r>
          </m:sub>
        </m:sSub>
        <m:r>
          <m:rPr>
            <m:sty m:val="p"/>
          </m:rPr>
          <m:t>=</m:t>
        </m:r>
        <m:r>
          <m:rPr>
            <m:sty m:val="p"/>
          </m:rPr>
          <m:t>(</m:t>
        </m:r>
        <m:r>
          <m:t>1</m:t>
        </m:r>
        <m:r>
          <m:rPr>
            <m:sty m:val="p"/>
          </m:rPr>
          <m:t>,</m:t>
        </m:r>
        <m:r>
          <m:t>0</m:t>
        </m:r>
        <m:r>
          <m:rPr>
            <m:sty m:val="p"/>
          </m:rPr>
          <m:t>)</m:t>
        </m:r>
      </m:oMath>
      <w:del w:id="22743" w:author="PR Preview" w:date="2026-01-01T00:00:00Z">
        <w:r>
          <w:delText xml:space="preserve"> </w:delText>
        </w:r>
      </w:del>
      <w:del w:id="22744" w:author="PR Preview" w:date="2026-01-01T00:00:00Z">
        <w:r>
          <w:delText xml:space="preserve">has length</w:delText>
        </w:r>
      </w:del>
      <w:del w:id="22745" w:author="PR Preview" w:date="2026-01-01T00:00:00Z">
        <w:r>
          <w:delText xml:space="preserve"> </w:delText>
        </w:r>
      </w:del>
      <m:oMath>
        <m:r>
          <m:t>1</m:t>
        </m:r>
      </m:oMath>
      <w:del w:id="22746" w:author="PR Preview" w:date="2026-01-01T00:00:00Z">
        <w:r>
          <w:delText xml:space="preserve"> </w:delText>
        </w:r>
      </w:del>
      <w:del w:id="22747" w:author="PR Preview" w:date="2026-01-01T00:00:00Z">
        <w:r>
          <w:delText xml:space="preserve">and spans the axis,</w:delText>
        </w:r>
      </w:del>
      <w:del w:id="22748" w:author="PR Preview" w:date="2026-01-01T00:00:00Z">
        <w:r>
          <w:delText xml:space="preserve"> </w:delText>
        </w:r>
      </w:del>
      <w:del w:id="22749" w:author="PR Preview" w:date="2026-01-01T00:00:00Z">
        <w:r>
          <w:delText xml:space="preserve">so it is an orthonormal basis of it, and with</w:delText>
        </w:r>
      </w:del>
      <w:del w:id="22750" w:author="PR Preview" w:date="2026-01-01T00:00:00Z">
        <w:r>
          <w:delText xml:space="preserve"> </w:delText>
        </w:r>
      </w:del>
      <m:oMath>
        <m:r>
          <m:rPr>
            <m:sty m:val="bi"/>
          </m:rPr>
          <m:t>B</m:t>
        </m:r>
        <m:r>
          <m:rPr>
            <m:sty m:val="p"/>
          </m:rPr>
          <m:t>=</m:t>
        </m:r>
        <m:r>
          <m:rPr>
            <m:sty m:val="p"/>
          </m:rPr>
          <m:t>[</m:t>
        </m:r>
        <m:sSub>
          <m:e>
            <m:limLow>
              <m:e>
                <m:r>
                  <m:t>q</m:t>
                </m:r>
              </m:e>
              <m:lim>
                <m:r>
                  <m:rPr>
                    <m:sty m:val="p"/>
                  </m:rPr>
                  <m:t>∼</m:t>
                </m:r>
              </m:lim>
            </m:limLow>
          </m:e>
          <m:sub>
            <m:r>
              <m:t>1</m:t>
            </m:r>
          </m:sub>
        </m:sSub>
        <m:r>
          <m:rPr>
            <m:sty m:val="p"/>
          </m:rPr>
          <m:t>]</m:t>
        </m:r>
      </m:oMath>
      <w:del w:id="22751" w:author="PR Preview" w:date="2026-01-01T00:00:00Z">
        <w:r>
          <w:delText xml:space="preserve">,</w:delText>
        </w:r>
      </w:del>
    </w:p>
    <w:p>
      <w:pPr>
        <w:pStyle w:val="Compact"/>
        <w:numPr>
          <w:ilvl w:val="0"/>
          <w:numId w:val="1083"/>
        </w:numPr>
      </w:pPr>
      <w:ins w:id="22752" w:author="PR Preview" w:date="2026-01-01T00:00:00Z">
        <w:r>
          <w:t xml:space="preserve">If</w:t>
        </w:r>
      </w:ins>
      <w:ins w:id="22753" w:author="PR Preview" w:date="2026-01-01T00:00:00Z">
        <w:r>
          <w:t xml:space="preserve"> </w:t>
        </w:r>
      </w:ins>
      <m:oMath>
        <m:r>
          <m:rPr>
            <m:sty m:val="bi"/>
          </m:rPr>
          <m:t>P</m:t>
        </m:r>
      </m:oMath>
      <w:ins w:id="22754" w:author="PR Preview" w:date="2026-01-01T00:00:00Z">
        <w:r>
          <w:t xml:space="preserve"> </w:t>
        </w:r>
      </w:ins>
      <w:ins w:id="22755" w:author="PR Preview" w:date="2026-01-01T00:00:00Z">
        <w:r>
          <w:t xml:space="preserve">is a</w:t>
        </w:r>
      </w:ins>
      <w:ins w:id="22756" w:author="PR Preview" w:date="2026-01-01T00:00:00Z">
        <w:r>
          <w:t xml:space="preserve"> </w:t>
        </w:r>
      </w:ins>
      <m:oMath>
        <m:r>
          <m:t>p</m:t>
        </m:r>
        <m:r>
          <m:rPr>
            <m:sty m:val="p"/>
          </m:rPr>
          <m:t>×</m:t>
        </m:r>
        <m:r>
          <m:t>p</m:t>
        </m:r>
      </m:oMath>
      <w:ins w:id="22757" w:author="PR Preview" w:date="2026-01-01T00:00:00Z">
        <w:r>
          <w:t xml:space="preserve"> </w:t>
        </w:r>
      </w:ins>
      <w:ins w:id="22758" w:author="PR Preview" w:date="2026-01-01T00:00:00Z">
        <w:r>
          <w:t xml:space="preserve">orthogonal projection matrix (</w:t>
        </w:r>
      </w:ins>
      <w:hyperlink w:anchor="def-projection-matrix">
        <w:ins w:id="22759" w:author="PR Preview" w:date="2026-01-01T00:00:00Z">
          <w:r>
            <w:rPr>
              <w:rStyle w:val="Hyperlink"/>
            </w:rPr>
            <w:t xml:space="preserve">Definition 87</w:t>
          </w:r>
        </w:ins>
      </w:hyperlink>
      <w:ins w:id="22760" w:author="PR Preview" w:date="2026-01-01T00:00:00Z">
        <w:r>
          <w:t xml:space="preserve">),</w:t>
        </w:r>
      </w:ins>
      <w:ins w:id="22761" w:author="PR Preview" w:date="2026-01-01T00:00:00Z">
        <w:r>
          <w:t xml:space="preserve"> </w:t>
        </w:r>
      </w:ins>
      <w:ins w:id="22762" w:author="PR Preview" w:date="2026-01-01T00:00:00Z">
        <w:r>
          <w:t xml:space="preserve">then for every</w:t>
        </w:r>
      </w:ins>
      <w:ins w:id="22763" w:author="PR Preview" w:date="2026-01-01T00:00:00Z">
        <w:r>
          <w:t xml:space="preserve"> </w:t>
        </w:r>
      </w:ins>
      <w:ins w:id="22764" w:author="PR Preview" w:date="2026-01-01T00:00:00Z">
        <w:r>
          <w:t xml:space="preserve">$\mathord{\smash[b]{\underset{\raise.3ex\hbox{$\scriptstyle\sim$}}{y}}\vphantom{y}} \in \mathbb{R}^p$</w:t>
        </w:r>
      </w:ins>
      <w:ins w:id="22765" w:author="PR Preview" w:date="2026-01-01T00:00:00Z">
        <w:r>
          <w:t xml:space="preserve">,</w:t>
        </w:r>
      </w:ins>
      <w:ins w:id="22766" w:author="PR Preview" w:date="2026-01-01T00:00:00Z">
        <w:r>
          <w:t xml:space="preserve"> </w:t>
        </w:r>
      </w:ins>
      <w:ins w:id="22767" w:author="PR Preview" w:date="2026-01-01T00:00:00Z">
        <w:r>
          <w:t xml:space="preserve">$\mathbf{P} \mathord{\smash[b]{\underset{\raise.3ex\hbox{$\scriptstyle\sim$}}{y}}\vphantom{y}}$</w:t>
        </w:r>
      </w:ins>
      <w:ins w:id="22768" w:author="PR Preview" w:date="2026-01-01T00:00:00Z">
        <w:r>
          <w:t xml:space="preserve"> </w:t>
        </w:r>
      </w:ins>
      <w:ins w:id="22769" w:author="PR Preview" w:date="2026-01-01T00:00:00Z">
        <w:r>
          <w:t xml:space="preserve">is the orthogonal projection of</w:t>
        </w:r>
      </w:ins>
      <w:ins w:id="22770" w:author="PR Preview" w:date="2026-01-01T00:00:00Z">
        <w:r>
          <w:t xml:space="preserve"> </w:t>
        </w:r>
      </w:ins>
      <w:ins w:id="22771" w:author="PR Preview" w:date="2026-01-01T00:00:00Z">
        <w:r>
          <w:t xml:space="preserve">$\mathord{\smash[b]{\underset{\raise.3ex\hbox{$\scriptstyle\sim$}}{y}}\vphantom{y}}$</w:t>
        </w:r>
      </w:ins>
      <w:ins w:id="22772" w:author="PR Preview" w:date="2026-01-01T00:00:00Z">
        <w:r>
          <w:t xml:space="preserve"> </w:t>
        </w:r>
      </w:ins>
      <w:ins w:id="22773" w:author="PR Preview" w:date="2026-01-01T00:00:00Z">
        <w:r>
          <w:t xml:space="preserve">onto</w:t>
        </w:r>
      </w:ins>
      <w:ins w:id="22774" w:author="PR Preview" w:date="2026-01-01T00:00:00Z">
        <w:r>
          <w:t xml:space="preserve"> </w:t>
        </w:r>
      </w:ins>
      <m:oMath>
        <m:r>
          <m:rPr>
            <m:scr m:val="script"/>
            <m:sty m:val="p"/>
          </m:rPr>
          <m:t>C</m:t>
        </m:r>
        <m:r>
          <m:rPr>
            <m:sty m:val="p"/>
          </m:rPr>
          <m:t>(</m:t>
        </m:r>
        <m:r>
          <m:rPr>
            <m:sty m:val="bi"/>
          </m:rPr>
          <m:t>P</m:t>
        </m:r>
        <m:r>
          <m:rPr>
            <m:sty m:val="p"/>
          </m:rPr>
          <m:t>)</m:t>
        </m:r>
      </m:oMath>
      <w:ins w:id="22775" w:author="PR Preview" w:date="2026-01-01T00:00:00Z">
        <w:r>
          <w:t xml:space="preserve"> </w:t>
        </w:r>
      </w:ins>
      <w:ins w:id="22776" w:author="PR Preview" w:date="2026-01-01T00:00:00Z">
        <w:r>
          <w:t xml:space="preserve">(</w:t>
        </w:r>
      </w:ins>
      <w:hyperlink w:anchor="def-orthogonal-projection">
        <w:ins w:id="22777" w:author="PR Preview" w:date="2026-01-01T00:00:00Z">
          <w:r>
            <w:rPr>
              <w:rStyle w:val="Hyperlink"/>
            </w:rPr>
            <w:t xml:space="preserve">Definition 108</w:t>
          </w:r>
        </w:ins>
      </w:hyperlink>
      <w:ins w:id="22778" w:author="PR Preview" w:date="2026-01-01T00:00:00Z">
        <w:r>
          <w:t xml:space="preserve">).</w:t>
        </w:r>
      </w:ins>
    </w:p>
    <w:p>
      <w:pPr>
        <w:pStyle w:val="Compact"/>
        <w:numPr>
          <w:ilvl w:val="0"/>
          <w:numId w:val="1083"/>
        </w:numPr>
      </w:pPr>
      <w:ins w:id="22779" w:author="PR Preview" w:date="2026-01-01T00:00:00Z">
        <w:r>
          <w:t xml:space="preserve">If</w:t>
        </w:r>
      </w:ins>
      <w:ins w:id="22780" w:author="PR Preview" w:date="2026-01-01T00:00:00Z">
        <w:r>
          <w:t xml:space="preserve"> </w:t>
        </w:r>
      </w:ins>
      <m:oMath>
        <m:sSub>
          <m:e>
            <m:r>
              <m:rPr>
                <m:sty m:val="bi"/>
              </m:rPr>
              <m:t>P</m:t>
            </m:r>
          </m:e>
          <m:sub>
            <m:r>
              <m:t>1</m:t>
            </m:r>
          </m:sub>
        </m:sSub>
      </m:oMath>
      <w:ins w:id="22781" w:author="PR Preview" w:date="2026-01-01T00:00:00Z">
        <w:r>
          <w:t xml:space="preserve"> </w:t>
        </w:r>
      </w:ins>
      <w:ins w:id="22782" w:author="PR Preview" w:date="2026-01-01T00:00:00Z">
        <w:r>
          <w:t xml:space="preserve">and</w:t>
        </w:r>
      </w:ins>
      <w:ins w:id="22783" w:author="PR Preview" w:date="2026-01-01T00:00:00Z">
        <w:r>
          <w:t xml:space="preserve"> </w:t>
        </w:r>
      </w:ins>
      <m:oMath>
        <m:sSub>
          <m:e>
            <m:r>
              <m:rPr>
                <m:sty m:val="bi"/>
              </m:rPr>
              <m:t>P</m:t>
            </m:r>
          </m:e>
          <m:sub>
            <m:r>
              <m:t>2</m:t>
            </m:r>
          </m:sub>
        </m:sSub>
      </m:oMath>
      <w:ins w:id="22784" w:author="PR Preview" w:date="2026-01-01T00:00:00Z">
        <w:r>
          <w:t xml:space="preserve"> </w:t>
        </w:r>
      </w:ins>
      <w:ins w:id="22785" w:author="PR Preview" w:date="2026-01-01T00:00:00Z">
        <w:r>
          <w:t xml:space="preserve">are</w:t>
        </w:r>
      </w:ins>
      <w:ins w:id="22786" w:author="PR Preview" w:date="2026-01-01T00:00:00Z">
        <w:r>
          <w:t xml:space="preserve"> </w:t>
        </w:r>
      </w:ins>
      <m:oMath>
        <m:r>
          <m:t>p</m:t>
        </m:r>
        <m:r>
          <m:rPr>
            <m:sty m:val="p"/>
          </m:rPr>
          <m:t>×</m:t>
        </m:r>
        <m:r>
          <m:t>p</m:t>
        </m:r>
      </m:oMath>
      <w:ins w:id="22787" w:author="PR Preview" w:date="2026-01-01T00:00:00Z">
        <w:r>
          <w:t xml:space="preserve"> </w:t>
        </w:r>
      </w:ins>
      <w:ins w:id="22788" w:author="PR Preview" w:date="2026-01-01T00:00:00Z">
        <w:r>
          <w:t xml:space="preserve">matrices</w:t>
        </w:r>
      </w:ins>
      <w:ins w:id="22789" w:author="PR Preview" w:date="2026-01-01T00:00:00Z">
        <w:r>
          <w:t xml:space="preserve"> </w:t>
        </w:r>
      </w:ins>
      <w:ins w:id="22790" w:author="PR Preview" w:date="2026-01-01T00:00:00Z">
        <w:r>
          <w:t xml:space="preserve">such that, for every</w:t>
        </w:r>
      </w:ins>
      <w:ins w:id="22791" w:author="PR Preview" w:date="2026-01-01T00:00:00Z">
        <w:r>
          <w:t xml:space="preserve"> </w:t>
        </w:r>
      </w:ins>
      <w:ins w:id="22792" w:author="PR Preview" w:date="2026-01-01T00:00:00Z">
        <w:r>
          <w:t xml:space="preserve">$\mathord{\smash[b]{\underset{\raise.3ex\hbox{$\scriptstyle\sim$}}{y}}\vphantom{y}}$</w:t>
        </w:r>
      </w:ins>
      <w:ins w:id="22793" w:author="PR Preview" w:date="2026-01-01T00:00:00Z">
        <w:r>
          <w:t xml:space="preserve">,</w:t>
        </w:r>
      </w:ins>
      <w:ins w:id="22794" w:author="PR Preview" w:date="2026-01-01T00:00:00Z">
        <w:r>
          <w:t xml:space="preserve"> </w:t>
        </w:r>
      </w:ins>
      <w:ins w:id="22795" w:author="PR Preview" w:date="2026-01-01T00:00:00Z">
        <w:r>
          <w:t xml:space="preserve">both</w:t>
        </w:r>
      </w:ins>
      <w:ins w:id="22796" w:author="PR Preview" w:date="2026-01-01T00:00:00Z">
        <w:r>
          <w:t xml:space="preserve"> </w:t>
        </w:r>
      </w:ins>
      <w:ins w:id="22797" w:author="PR Preview" w:date="2026-01-01T00:00:00Z">
        <w:r>
          <w:t xml:space="preserve">$\mathbf{P}_1 \mathord{\smash[b]{\underset{\raise.3ex\hbox{$\scriptstyle\sim$}}{y}}\vphantom{y}}$</w:t>
        </w:r>
      </w:ins>
      <w:ins w:id="22798" w:author="PR Preview" w:date="2026-01-01T00:00:00Z">
        <w:r>
          <w:t xml:space="preserve"> </w:t>
        </w:r>
      </w:ins>
      <w:ins w:id="22799" w:author="PR Preview" w:date="2026-01-01T00:00:00Z">
        <w:r>
          <w:t xml:space="preserve">and</w:t>
        </w:r>
      </w:ins>
      <w:ins w:id="22800" w:author="PR Preview" w:date="2026-01-01T00:00:00Z">
        <w:r>
          <w:t xml:space="preserve"> </w:t>
        </w:r>
      </w:ins>
      <w:ins w:id="22801" w:author="PR Preview" w:date="2026-01-01T00:00:00Z">
        <w:r>
          <w:t xml:space="preserve">$\mathbf{P}_2 \mathord{\smash[b]{\underset{\raise.3ex\hbox{$\scriptstyle\sim$}}{y}}\vphantom{y}}$</w:t>
        </w:r>
      </w:ins>
      <w:ins w:id="22802" w:author="PR Preview" w:date="2026-01-01T00:00:00Z">
        <w:r>
          <w:t xml:space="preserve"> </w:t>
        </w:r>
      </w:ins>
      <w:ins w:id="22803" w:author="PR Preview" w:date="2026-01-01T00:00:00Z">
        <w:r>
          <w:t xml:space="preserve">are the orthogonal projection of</w:t>
        </w:r>
      </w:ins>
      <w:ins w:id="22804" w:author="PR Preview" w:date="2026-01-01T00:00:00Z">
        <w:r>
          <w:t xml:space="preserve"> </w:t>
        </w:r>
      </w:ins>
      <w:ins w:id="22805" w:author="PR Preview" w:date="2026-01-01T00:00:00Z">
        <w:r>
          <w:t xml:space="preserve">$\mathord{\smash[b]{\underset{\raise.3ex\hbox{$\scriptstyle\sim$}}{y}}\vphantom{y}}$</w:t>
        </w:r>
      </w:ins>
      <w:ins w:id="22806" w:author="PR Preview" w:date="2026-01-01T00:00:00Z">
        <w:r>
          <w:t xml:space="preserve"> </w:t>
        </w:r>
      </w:ins>
      <w:ins w:id="22807" w:author="PR Preview" w:date="2026-01-01T00:00:00Z">
        <w:r>
          <w:t xml:space="preserve">onto the same subspace</w:t>
        </w:r>
      </w:ins>
      <w:ins w:id="22808" w:author="PR Preview" w:date="2026-01-01T00:00:00Z">
        <w:r>
          <w:t xml:space="preserve"> </w:t>
        </w:r>
      </w:ins>
      <m:oMath>
        <m:r>
          <m:rPr>
            <m:scr m:val="script"/>
            <m:sty m:val="p"/>
          </m:rPr>
          <m:t>S</m:t>
        </m:r>
      </m:oMath>
      <w:ins w:id="22809" w:author="PR Preview" w:date="2026-01-01T00:00:00Z">
        <w:r>
          <w:t xml:space="preserve">,</w:t>
        </w:r>
      </w:ins>
      <w:ins w:id="22810" w:author="PR Preview" w:date="2026-01-01T00:00:00Z">
        <w:r>
          <w:t xml:space="preserve"> </w:t>
        </w:r>
      </w:ins>
      <w:ins w:id="22811" w:author="PR Preview" w:date="2026-01-01T00:00:00Z">
        <w:r>
          <w:t xml:space="preserve">then</w:t>
        </w:r>
      </w:ins>
      <w:ins w:id="22812" w:author="PR Preview" w:date="2026-01-01T00:00:00Z">
        <w:r>
          <w:t xml:space="preserve"> </w:t>
        </w:r>
      </w:ins>
      <m:oMath>
        <m:sSub>
          <m:e>
            <m:r>
              <m:rPr>
                <m:sty m:val="bi"/>
              </m:rPr>
              <m:t>P</m:t>
            </m:r>
          </m:e>
          <m:sub>
            <m:r>
              <m:t>1</m:t>
            </m:r>
          </m:sub>
        </m:sSub>
        <m:r>
          <m:rPr>
            <m:sty m:val="p"/>
          </m:rPr>
          <m:t>=</m:t>
        </m:r>
        <m:sSub>
          <m:e>
            <m:r>
              <m:rPr>
                <m:sty m:val="bi"/>
              </m:rPr>
              <m:t>P</m:t>
            </m:r>
          </m:e>
          <m:sub>
            <m:r>
              <m:t>2</m:t>
            </m:r>
          </m:sub>
        </m:sSub>
      </m:oMath>
      <w:ins w:id="22813" w:author="PR Preview" w:date="2026-01-01T00:00:00Z">
        <w:r>
          <w:t xml:space="preserve">.</w:t>
        </w:r>
      </w:ins>
    </w:p>
    <w:bookmarkEnd w:id="555"/>
    <w:p>
      <w:pPr>
        <w:pStyle w:val="FirstParagraph"/>
      </w:pPr>
      <w:ins w:id="22814" w:author="PR Preview" w:date="2026-01-01T00:00:00Z">
        <w:r>
          <w:rPr>
            <w:i/>
            <w:iCs/>
          </w:rPr>
          <w:t xml:space="preserve">Proof</w:t>
        </w:r>
      </w:ins>
      <w:ins w:id="22815" w:author="PR Preview" w:date="2026-01-01T00:00:00Z">
        <w:r>
          <w:t xml:space="preserve">. </w:t>
        </w:r>
      </w:ins>
      <w:ins w:id="22816" w:author="PR Preview" w:date="2026-01-01T00:00:00Z">
        <w:r>
          <w:rPr>
            <w:b/>
            <w:bCs/>
          </w:rPr>
          <w:t xml:space="preserve">Part 1.</w:t>
        </w:r>
      </w:ins>
      <w:ins w:id="22817" w:author="PR Preview" w:date="2026-01-01T00:00:00Z">
        <w:r>
          <w:t xml:space="preserve"> </w:t>
        </w:r>
      </w:ins>
      <w:ins w:id="22818" w:author="PR Preview" w:date="2026-01-01T00:00:00Z">
        <w:r>
          <w:t xml:space="preserve">Write</w:t>
        </w:r>
      </w:ins>
      <w:ins w:id="22819" w:author="PR Preview" w:date="2026-01-01T00:00:00Z">
        <w:r>
          <w:t xml:space="preserve"> </w:t>
        </w:r>
      </w:ins>
      <w:ins w:id="22820" w:author="PR Preview" w:date="2026-01-01T00:00:00Z">
        <w:r>
          <w:t xml:space="preserve">$\mathord{\smash[b]{\underset{\raise.3ex\hbox{$\scriptstyle\sim$}}{y}}\vphantom{y}} = \mathbf{P} \mathord{\smash[b]{\underset{\raise.3ex\hbox{$\scriptstyle\sim$}}{y}}\vphantom{y}} + (\mathord{\smash[b]{\underset{\raise.3ex\hbox{$\scriptstyle\sim$}}{y}}\vphantom{y}} - \mathbf{P} \mathord{\smash[b]{\underset{\raise.3ex\hbox{$\scriptstyle\sim$}}{y}}\vphantom{y}})$</w:t>
        </w:r>
      </w:ins>
      <w:ins w:id="22821" w:author="PR Preview" w:date="2026-01-01T00:00:00Z">
        <w:r>
          <w:t xml:space="preserve">.</w:t>
        </w:r>
      </w:ins>
      <w:ins w:id="22822" w:author="PR Preview" w:date="2026-01-01T00:00:00Z">
        <w:r>
          <w:t xml:space="preserve"> </w:t>
        </w:r>
      </w:ins>
      <w:ins w:id="22823" w:author="PR Preview" w:date="2026-01-01T00:00:00Z">
        <w:r>
          <w:t xml:space="preserve">The first term is in</w:t>
        </w:r>
      </w:ins>
      <w:ins w:id="22824" w:author="PR Preview" w:date="2026-01-01T00:00:00Z">
        <w:r>
          <w:t xml:space="preserve"> </w:t>
        </w:r>
      </w:ins>
      <m:oMath>
        <m:r>
          <m:rPr>
            <m:scr m:val="script"/>
            <m:sty m:val="p"/>
          </m:rPr>
          <m:t>C</m:t>
        </m:r>
        <m:r>
          <m:rPr>
            <m:sty m:val="p"/>
          </m:rPr>
          <m:t>(</m:t>
        </m:r>
        <m:r>
          <m:rPr>
            <m:sty m:val="bi"/>
          </m:rPr>
          <m:t>P</m:t>
        </m:r>
        <m:r>
          <m:rPr>
            <m:sty m:val="p"/>
          </m:rPr>
          <m:t>)</m:t>
        </m:r>
      </m:oMath>
      <w:ins w:id="22825" w:author="PR Preview" w:date="2026-01-01T00:00:00Z">
        <w:r>
          <w:t xml:space="preserve"> </w:t>
        </w:r>
      </w:ins>
      <w:ins w:id="22826" w:author="PR Preview" w:date="2026-01-01T00:00:00Z">
        <w:r>
          <w:t xml:space="preserve">(</w:t>
        </w:r>
      </w:ins>
      <w:hyperlink w:anchor="def-column-space">
        <w:ins w:id="22827" w:author="PR Preview" w:date="2026-01-01T00:00:00Z">
          <w:r>
            <w:rPr>
              <w:rStyle w:val="Hyperlink"/>
            </w:rPr>
            <w:t xml:space="preserve">Definition 52</w:t>
          </w:r>
        </w:ins>
      </w:hyperlink>
      <w:ins w:id="22828" w:author="PR Preview" w:date="2026-01-01T00:00:00Z">
        <w:r>
          <w:t xml:space="preserve">).</w:t>
        </w:r>
      </w:ins>
      <w:ins w:id="22829" w:author="PR Preview" w:date="2026-01-01T00:00:00Z">
        <w:r>
          <w:t xml:space="preserve"> </w:t>
        </w:r>
      </w:ins>
      <w:ins w:id="22830" w:author="PR Preview" w:date="2026-01-01T00:00:00Z">
        <w:r>
          <w:t xml:space="preserve">For the second,</w:t>
        </w:r>
      </w:ins>
    </w:p>
    <w:p>
      <w:pPr>
        <w:pStyle w:val="BodyText"/>
      </w:pPr>
      <w:ins w:id="22831" w:author="PR Preview" w:date="2026-01-01T00:00:00Z">
        <w:r>
          <w:t xml:space="preserve">$$
    \begin{aligned}
    \mathbf{P}\,(\mathord{\smash[b]{\underset{\raise.3ex\hbox{$\scriptstyle\sim$}}{y}}\vphantom{y}} - \mathbf{P} \mathord{\smash[b]{\underset{\raise.3ex\hbox{$\scriptstyle\sim$}}{y}}\vphantom{y}})
    &amp;= \mathbf{P} \mathord{\smash[b]{\underset{\raise.3ex\hbox{$\scriptstyle\sim$}}{y}}\vphantom{y}} - \mathbf{P}\,(\mathbf{P} \mathord{\smash[b]{\underset{\raise.3ex\hbox{$\scriptstyle\sim$}}{y}}\vphantom{y}})
    &amp;&amp; \text{(}\text{Theorem~24}\text{, with coefficients } 1 \text{ and } -1 \text{)}
    \\
    &amp;= \mathbf{P} \mathord{\smash[b]{\underset{\raise.3ex\hbox{$\scriptstyle\sim$}}{y}}\vphantom{y}} - (\mathbf{P} \mathbf{P})\,\mathord{\smash[b]{\underset{\raise.3ex\hbox{$\scriptstyle\sim$}}{y}}\vphantom{y}}
    &amp;&amp; \text{(}\text{Theorem~8}\text{)}
    \\
    &amp;= \mathbf{P} \mathord{\smash[b]{\underset{\raise.3ex\hbox{$\scriptstyle\sim$}}{y}}\vphantom{y}} - \mathbf{P}^2 \mathord{\smash[b]{\underset{\raise.3ex\hbox{$\scriptstyle\sim$}}{y}}\vphantom{y}}
    &amp;&amp; \text{(}\text{Definition~81}\text{)}
    \\
    &amp;= \mathbf{P} \mathord{\smash[b]{\underset{\raise.3ex\hbox{$\scriptstyle\sim$}}{y}}\vphantom{y}} - \mathbf{P} \mathord{\smash[b]{\underset{\raise.3ex\hbox{$\scriptstyle\sim$}}{y}}\vphantom{y}}
    &amp;&amp; \text{(} \mathbf{P} \text{ is idempotent)}
    \\
    &amp;= \mathord{\smash[b]{\underset{\raise.3ex\hbox{$\scriptstyle\sim$}}{0}}\vphantom{0}}_p,
    &amp;&amp; \text{(arithmetic)}
    \end{aligned}
    $$</w:t>
        </w:r>
      </w:ins>
    </w:p>
    <w:p>
      <w:pPr>
        <w:pStyle w:val="FirstParagraph"/>
      </w:pPr>
      <w:ins w:id="22832" w:author="PR Preview" w:date="2026-01-01T00:00:00Z">
        <w:r>
          <w:t xml:space="preserve">so</w:t>
        </w:r>
      </w:ins>
      <w:ins w:id="22833" w:author="PR Preview" w:date="2026-01-01T00:00:00Z">
        <w:r>
          <w:t xml:space="preserve"> </w:t>
        </w:r>
      </w:ins>
      <w:ins w:id="22834" w:author="PR Preview" w:date="2026-01-01T00:00:00Z">
        <w:r>
          <w:t xml:space="preserve">$\mathord{\smash[b]{\underset{\raise.3ex\hbox{$\scriptstyle\sim$}}{y}}\vphantom{y}} - \mathbf{P} \mathord{\smash[b]{\underset{\raise.3ex\hbox{$\scriptstyle\sim$}}{y}}\vphantom{y}} \in \mathcal{N}(\mathbf{P})$</w:t>
        </w:r>
      </w:ins>
      <w:ins w:id="22835" w:author="PR Preview" w:date="2026-01-01T00:00:00Z">
        <w:r>
          <w:t xml:space="preserve">.</w:t>
        </w:r>
      </w:ins>
      <w:ins w:id="22836" w:author="PR Preview" w:date="2026-01-01T00:00:00Z">
        <w:r>
          <w:t xml:space="preserve"> </w:t>
        </w:r>
      </w:ins>
      <w:ins w:id="22837" w:author="PR Preview" w:date="2026-01-01T00:00:00Z">
        <w:r>
          <w:t xml:space="preserve">Since</w:t>
        </w:r>
      </w:ins>
      <w:ins w:id="22838" w:author="PR Preview" w:date="2026-01-01T00:00:00Z">
        <w:r>
          <w:t xml:space="preserve"> </w:t>
        </w:r>
      </w:ins>
      <m:oMath>
        <m:r>
          <m:rPr>
            <m:sty m:val="bi"/>
          </m:rPr>
          <m:t>P</m:t>
        </m:r>
        <m:r>
          <m:rPr>
            <m:sty m:val="p"/>
          </m:rPr>
          <m:t>=</m:t>
        </m:r>
        <m:sSup>
          <m:e>
            <m:r>
              <m:rPr>
                <m:sty m:val="bi"/>
              </m:rPr>
              <m:t>P</m:t>
            </m:r>
          </m:e>
          <m:sup>
            <m:r>
              <m:rPr>
                <m:sty m:val="p"/>
              </m:rPr>
              <m:t>⊤</m:t>
            </m:r>
          </m:sup>
        </m:sSup>
      </m:oMath>
      <w:ins w:id="22839" w:author="PR Preview" w:date="2026-01-01T00:00:00Z">
        <w:r>
          <w:t xml:space="preserve">,</w:t>
        </w:r>
      </w:ins>
    </w:p>
    <w:p>
      <w:pPr>
        <w:pStyle w:val="BodyText"/>
      </w:pPr>
      <m:oMathPara>
        <m:oMathParaPr>
          <m:jc m:val="center"/>
        </m:oMathParaPr>
        <m:oMath>
          <m:eqArr>
            <m:e>
              <m:r>
                <m:rPr>
                  <m:scr m:val="script"/>
                  <m:sty m:val="p"/>
                </m:rPr>
                <m:t>N</m:t>
              </m:r>
              <m:r>
                <m:rPr>
                  <m:sty m:val="p"/>
                </m:rPr>
                <m:t>(</m:t>
              </m:r>
              <m:r>
                <m:rPr>
                  <m:sty m:val="bi"/>
                </m:rPr>
                <m:t>P</m:t>
              </m:r>
              <m:r>
                <m:rPr>
                  <m:sty m:val="p"/>
                </m:rPr>
                <m:t>)</m:t>
              </m:r>
              <m:r>
                <m:t>&amp;</m:t>
              </m:r>
              <m:r>
                <m:rPr>
                  <m:sty m:val="p"/>
                </m:rPr>
                <m:t>=</m:t>
              </m:r>
              <m:r>
                <m:rPr>
                  <m:scr m:val="script"/>
                  <m:sty m:val="p"/>
                </m:rPr>
                <m:t>N</m:t>
              </m:r>
              <m:r>
                <m:rPr>
                  <m:sty m:val="p"/>
                </m:rPr>
                <m:t>(</m:t>
              </m:r>
              <m:sSup>
                <m:e>
                  <m:r>
                    <m:rPr>
                      <m:sty m:val="bi"/>
                    </m:rPr>
                    <m:t>P</m:t>
                  </m:r>
                </m:e>
                <m:sup>
                  <m:r>
                    <m:rPr>
                      <m:sty m:val="p"/>
                    </m:rPr>
                    <m:t>⊤</m:t>
                  </m:r>
                </m:sup>
              </m:sSup>
              <m:r>
                <m:rPr>
                  <m:sty m:val="p"/>
                </m:rPr>
                <m:t>)</m:t>
              </m:r>
            </m:e>
            <m:e>
              <m:r>
                <m:t>&amp;</m:t>
              </m:r>
              <m:r>
                <m:rPr>
                  <m:sty m:val="p"/>
                </m:rPr>
                <m:t>=</m:t>
              </m:r>
              <m:r>
                <m:rPr>
                  <m:scr m:val="script"/>
                  <m:sty m:val="p"/>
                </m:rPr>
                <m:t>C</m:t>
              </m:r>
              <m:r>
                <m:rPr>
                  <m:sty m:val="p"/>
                </m:rPr>
                <m:t>(</m:t>
              </m:r>
              <m:r>
                <m:rPr>
                  <m:sty m:val="bi"/>
                </m:rPr>
                <m:t>P</m:t>
              </m:r>
              <m:sSup>
                <m:e>
                  <m:r>
                    <m:rPr>
                      <m:sty m:val="p"/>
                    </m:rPr>
                    <m:t>)</m:t>
                  </m:r>
                </m:e>
                <m:sup>
                  <m:r>
                    <m:rPr>
                      <m:sty m:val="p"/>
                    </m:rPr>
                    <m:t>⟂</m:t>
                  </m:r>
                </m:sup>
              </m:sSup>
            </m:e>
          </m:eqArr>
        </m:oMath>
      </m:oMathPara>
    </w:p>
    <w:p>
      <w:pPr>
        <w:pStyle w:val="FirstParagraph"/>
      </w:pPr>
      <w:ins w:id="22840" w:author="PR Preview" w:date="2026-01-01T00:00:00Z">
        <w:r>
          <w:t xml:space="preserve">(</w:t>
        </w:r>
      </w:ins>
      <w:hyperlink w:anchor="thm-complement-null-space">
        <w:ins w:id="22841" w:author="PR Preview" w:date="2026-01-01T00:00:00Z">
          <w:r>
            <w:rPr>
              <w:rStyle w:val="Hyperlink"/>
            </w:rPr>
            <w:t xml:space="preserve">Theorem 52</w:t>
          </w:r>
        </w:ins>
      </w:hyperlink>
      <w:ins w:id="22842" w:author="PR Preview" w:date="2026-01-01T00:00:00Z">
        <w:r>
          <w:t xml:space="preserve">).</w:t>
        </w:r>
      </w:ins>
      <w:ins w:id="22843" w:author="PR Preview" w:date="2026-01-01T00:00:00Z">
        <w:r>
          <w:t xml:space="preserve"> </w:t>
        </w:r>
      </w:ins>
      <w:ins w:id="22844" w:author="PR Preview" w:date="2026-01-01T00:00:00Z">
        <w:r>
          <w:t xml:space="preserve">By the uniqueness in</w:t>
        </w:r>
      </w:ins>
      <w:ins w:id="22845" w:author="PR Preview" w:date="2026-01-01T00:00:00Z">
        <w:r>
          <w:t xml:space="preserve"> </w:t>
        </w:r>
      </w:ins>
      <w:hyperlink w:anchor="thm-orthogonal-direct-sum">
        <w:ins w:id="22846" w:author="PR Preview" w:date="2026-01-01T00:00:00Z">
          <w:r>
            <w:rPr>
              <w:rStyle w:val="Hyperlink"/>
            </w:rPr>
            <w:t xml:space="preserve">Theorem 53</w:t>
          </w:r>
        </w:ins>
      </w:hyperlink>
      <w:ins w:id="22847" w:author="PR Preview" w:date="2026-01-01T00:00:00Z">
        <w:r>
          <w:t xml:space="preserve">,</w:t>
        </w:r>
      </w:ins>
      <w:ins w:id="22848" w:author="PR Preview" w:date="2026-01-01T00:00:00Z">
        <w:r>
          <w:t xml:space="preserve"> </w:t>
        </w:r>
      </w:ins>
      <w:ins w:id="22849" w:author="PR Preview" w:date="2026-01-01T00:00:00Z">
        <w:r>
          <w:t xml:space="preserve">$\mathbf{P} \mathord{\smash[b]{\underset{\raise.3ex\hbox{$\scriptstyle\sim$}}{y}}\vphantom{y}}$</w:t>
        </w:r>
      </w:ins>
      <w:ins w:id="22850" w:author="PR Preview" w:date="2026-01-01T00:00:00Z">
        <w:r>
          <w:t xml:space="preserve"> </w:t>
        </w:r>
      </w:ins>
      <w:ins w:id="22851" w:author="PR Preview" w:date="2026-01-01T00:00:00Z">
        <w:r>
          <w:t xml:space="preserve">is the orthogonal projection of</w:t>
        </w:r>
      </w:ins>
      <w:ins w:id="22852" w:author="PR Preview" w:date="2026-01-01T00:00:00Z">
        <w:r>
          <w:t xml:space="preserve"> </w:t>
        </w:r>
      </w:ins>
      <w:ins w:id="22853" w:author="PR Preview" w:date="2026-01-01T00:00:00Z">
        <w:r>
          <w:t xml:space="preserve">$\mathord{\smash[b]{\underset{\raise.3ex\hbox{$\scriptstyle\sim$}}{y}}\vphantom{y}}$</w:t>
        </w:r>
      </w:ins>
      <w:ins w:id="22854" w:author="PR Preview" w:date="2026-01-01T00:00:00Z">
        <w:r>
          <w:t xml:space="preserve"> </w:t>
        </w:r>
      </w:ins>
      <w:ins w:id="22855" w:author="PR Preview" w:date="2026-01-01T00:00:00Z">
        <w:r>
          <w:t xml:space="preserve">onto</w:t>
        </w:r>
      </w:ins>
      <w:ins w:id="22856" w:author="PR Preview" w:date="2026-01-01T00:00:00Z">
        <w:r>
          <w:t xml:space="preserve"> </w:t>
        </w:r>
      </w:ins>
      <m:oMath>
        <m:r>
          <m:rPr>
            <m:scr m:val="script"/>
            <m:sty m:val="p"/>
          </m:rPr>
          <m:t>C</m:t>
        </m:r>
        <m:r>
          <m:rPr>
            <m:sty m:val="p"/>
          </m:rPr>
          <m:t>(</m:t>
        </m:r>
        <m:r>
          <m:rPr>
            <m:sty m:val="bi"/>
          </m:rPr>
          <m:t>P</m:t>
        </m:r>
        <m:r>
          <m:rPr>
            <m:sty m:val="p"/>
          </m:rPr>
          <m:t>)</m:t>
        </m:r>
      </m:oMath>
      <w:ins w:id="22857" w:author="PR Preview" w:date="2026-01-01T00:00:00Z">
        <w:r>
          <w:t xml:space="preserve">.</w:t>
        </w:r>
      </w:ins>
    </w:p>
    <w:p>
      <w:pPr>
        <w:pStyle w:val="BodyText"/>
      </w:pPr>
      <w:ins w:id="22858" w:author="PR Preview" w:date="2026-01-01T00:00:00Z">
        <w:r>
          <w:rPr>
            <w:b/>
            <w:bCs/>
          </w:rPr>
          <w:t xml:space="preserve">Part 2.</w:t>
        </w:r>
      </w:ins>
      <w:ins w:id="22859" w:author="PR Preview" w:date="2026-01-01T00:00:00Z">
        <w:r>
          <w:t xml:space="preserve"> </w:t>
        </w:r>
      </w:ins>
      <w:ins w:id="22860" w:author="PR Preview" w:date="2026-01-01T00:00:00Z">
        <w:r>
          <w:t xml:space="preserve">The orthogonal projection of a vector onto</w:t>
        </w:r>
      </w:ins>
      <w:ins w:id="22861" w:author="PR Preview" w:date="2026-01-01T00:00:00Z">
        <w:r>
          <w:t xml:space="preserve"> </w:t>
        </w:r>
      </w:ins>
      <m:oMath>
        <m:r>
          <m:rPr>
            <m:scr m:val="script"/>
            <m:sty m:val="p"/>
          </m:rPr>
          <m:t>S</m:t>
        </m:r>
      </m:oMath>
      <w:ins w:id="22862" w:author="PR Preview" w:date="2026-01-01T00:00:00Z">
        <w:r>
          <w:t xml:space="preserve"> </w:t>
        </w:r>
      </w:ins>
      <w:ins w:id="22863" w:author="PR Preview" w:date="2026-01-01T00:00:00Z">
        <w:r>
          <w:t xml:space="preserve">is unique (</w:t>
        </w:r>
      </w:ins>
      <w:hyperlink w:anchor="def-orthogonal-projection">
        <w:ins w:id="22864" w:author="PR Preview" w:date="2026-01-01T00:00:00Z">
          <w:r>
            <w:rPr>
              <w:rStyle w:val="Hyperlink"/>
            </w:rPr>
            <w:t xml:space="preserve">Definition 108</w:t>
          </w:r>
        </w:ins>
      </w:hyperlink>
      <w:ins w:id="22865" w:author="PR Preview" w:date="2026-01-01T00:00:00Z">
        <w:r>
          <w:t xml:space="preserve">),</w:t>
        </w:r>
      </w:ins>
      <w:ins w:id="22866" w:author="PR Preview" w:date="2026-01-01T00:00:00Z">
        <w:r>
          <w:t xml:space="preserve"> </w:t>
        </w:r>
      </w:ins>
      <w:ins w:id="22867" w:author="PR Preview" w:date="2026-01-01T00:00:00Z">
        <w:r>
          <w:t xml:space="preserve">so</w:t>
        </w:r>
      </w:ins>
      <w:ins w:id="22868" w:author="PR Preview" w:date="2026-01-01T00:00:00Z">
        <w:r>
          <w:t xml:space="preserve"> </w:t>
        </w:r>
      </w:ins>
      <w:ins w:id="22869" w:author="PR Preview" w:date="2026-01-01T00:00:00Z">
        <w:r>
          <w:t xml:space="preserve">$\mathbf{P}_1 \mathord{\smash[b]{\underset{\raise.3ex\hbox{$\scriptstyle\sim$}}{e}}\vphantom{e}}_j = \mathbf{P}_2 \mathord{\smash[b]{\underset{\raise.3ex\hbox{$\scriptstyle\sim$}}{e}}\vphantom{e}}_j$</w:t>
        </w:r>
      </w:ins>
      <w:ins w:id="22870" w:author="PR Preview" w:date="2026-01-01T00:00:00Z">
        <w:r>
          <w:t xml:space="preserve"> </w:t>
        </w:r>
      </w:ins>
      <w:ins w:id="22871" w:author="PR Preview" w:date="2026-01-01T00:00:00Z">
        <w:r>
          <w:t xml:space="preserve">for each indicator vector</w:t>
        </w:r>
      </w:ins>
      <w:ins w:id="22872" w:author="PR Preview" w:date="2026-01-01T00:00:00Z">
        <w:r>
          <w:t xml:space="preserve"> </w:t>
        </w:r>
      </w:ins>
      <w:ins w:id="22873" w:author="PR Preview" w:date="2026-01-01T00:00:00Z">
        <w:r>
          <w:t xml:space="preserve">$\mathord{\smash[b]{\underset{\raise.3ex\hbox{$\scriptstyle\sim$}}{e}}\vphantom{e}}_j$</w:t>
        </w:r>
      </w:ins>
      <w:ins w:id="22874" w:author="PR Preview" w:date="2026-01-01T00:00:00Z">
        <w:r>
          <w:t xml:space="preserve"> </w:t>
        </w:r>
      </w:ins>
      <w:ins w:id="22875" w:author="PR Preview" w:date="2026-01-01T00:00:00Z">
        <w:r>
          <w:t xml:space="preserve">(</w:t>
        </w:r>
      </w:ins>
      <w:hyperlink w:anchor="def-indicator-vector">
        <w:ins w:id="22876" w:author="PR Preview" w:date="2026-01-01T00:00:00Z">
          <w:r>
            <w:rPr>
              <w:rStyle w:val="Hyperlink"/>
            </w:rPr>
            <w:t xml:space="preserve">Definition 14</w:t>
          </w:r>
        </w:ins>
      </w:hyperlink>
      <w:ins w:id="22877" w:author="PR Preview" w:date="2026-01-01T00:00:00Z">
        <w:r>
          <w:t xml:space="preserve">).</w:t>
        </w:r>
      </w:ins>
      <w:ins w:id="22878" w:author="PR Preview" w:date="2026-01-01T00:00:00Z">
        <w:r>
          <w:t xml:space="preserve"> </w:t>
        </w:r>
      </w:ins>
      <w:ins w:id="22879" w:author="PR Preview" w:date="2026-01-01T00:00:00Z">
        <w:r>
          <w:t xml:space="preserve">$\mathbf{P}_1 \mathord{\smash[b]{\underset{\raise.3ex\hbox{$\scriptstyle\sim$}}{e}}\vphantom{e}}_j$</w:t>
        </w:r>
      </w:ins>
      <w:ins w:id="22880" w:author="PR Preview" w:date="2026-01-01T00:00:00Z">
        <w:r>
          <w:t xml:space="preserve"> </w:t>
        </w:r>
      </w:ins>
      <w:ins w:id="22881" w:author="PR Preview" w:date="2026-01-01T00:00:00Z">
        <w:r>
          <w:t xml:space="preserve">is column</w:t>
        </w:r>
      </w:ins>
      <w:ins w:id="22882" w:author="PR Preview" w:date="2026-01-01T00:00:00Z">
        <w:r>
          <w:t xml:space="preserve"> </w:t>
        </w:r>
      </w:ins>
      <m:oMath>
        <m:r>
          <m:t>j</m:t>
        </m:r>
      </m:oMath>
      <w:ins w:id="22883" w:author="PR Preview" w:date="2026-01-01T00:00:00Z">
        <w:r>
          <w:t xml:space="preserve"> </w:t>
        </w:r>
      </w:ins>
      <w:ins w:id="22884" w:author="PR Preview" w:date="2026-01-01T00:00:00Z">
        <w:r>
          <w:t xml:space="preserve">of</w:t>
        </w:r>
      </w:ins>
      <w:ins w:id="22885" w:author="PR Preview" w:date="2026-01-01T00:00:00Z">
        <w:r>
          <w:t xml:space="preserve"> </w:t>
        </w:r>
      </w:ins>
      <m:oMath>
        <m:sSub>
          <m:e>
            <m:r>
              <m:rPr>
                <m:sty m:val="bi"/>
              </m:rPr>
              <m:t>P</m:t>
            </m:r>
          </m:e>
          <m:sub>
            <m:r>
              <m:t>1</m:t>
            </m:r>
          </m:sub>
        </m:sSub>
      </m:oMath>
      <w:ins w:id="22886" w:author="PR Preview" w:date="2026-01-01T00:00:00Z">
        <w:r>
          <w:t xml:space="preserve">:</w:t>
        </w:r>
      </w:ins>
      <w:ins w:id="22887" w:author="PR Preview" w:date="2026-01-01T00:00:00Z">
        <w:r>
          <w:t xml:space="preserve"> </w:t>
        </w:r>
      </w:ins>
      <w:ins w:id="22888" w:author="PR Preview" w:date="2026-01-01T00:00:00Z">
        <w:r>
          <w:t xml:space="preserve">by</w:t>
        </w:r>
      </w:ins>
      <w:ins w:id="22889" w:author="PR Preview" w:date="2026-01-01T00:00:00Z">
        <w:r>
          <w:t xml:space="preserve"> </w:t>
        </w:r>
      </w:ins>
      <w:hyperlink w:anchor="thm-matvec-columns">
        <w:ins w:id="22890" w:author="PR Preview" w:date="2026-01-01T00:00:00Z">
          <w:r>
            <w:rPr>
              <w:rStyle w:val="Hyperlink"/>
            </w:rPr>
            <w:t xml:space="preserve">Theorem 23</w:t>
          </w:r>
        </w:ins>
      </w:hyperlink>
      <w:ins w:id="22891" w:author="PR Preview" w:date="2026-01-01T00:00:00Z">
        <w:r>
          <w:t xml:space="preserve"> </w:t>
        </w:r>
      </w:ins>
      <w:ins w:id="22892" w:author="PR Preview" w:date="2026-01-01T00:00:00Z">
        <w:r>
          <w:t xml:space="preserve">it is the combination of the columns of</w:t>
        </w:r>
      </w:ins>
      <w:ins w:id="22893" w:author="PR Preview" w:date="2026-01-01T00:00:00Z">
        <w:r>
          <w:t xml:space="preserve"> </w:t>
        </w:r>
      </w:ins>
      <m:oMath>
        <m:sSub>
          <m:e>
            <m:r>
              <m:rPr>
                <m:sty m:val="bi"/>
              </m:rPr>
              <m:t>P</m:t>
            </m:r>
          </m:e>
          <m:sub>
            <m:r>
              <m:t>1</m:t>
            </m:r>
          </m:sub>
        </m:sSub>
      </m:oMath>
      <w:ins w:id="22894" w:author="PR Preview" w:date="2026-01-01T00:00:00Z">
        <w:r>
          <w:t xml:space="preserve"> </w:t>
        </w:r>
      </w:ins>
      <w:ins w:id="22895" w:author="PR Preview" w:date="2026-01-01T00:00:00Z">
        <w:r>
          <w:t xml:space="preserve">with coefficients the entries of</w:t>
        </w:r>
      </w:ins>
      <w:ins w:id="22896" w:author="PR Preview" w:date="2026-01-01T00:00:00Z">
        <w:r>
          <w:t xml:space="preserve"> </w:t>
        </w:r>
      </w:ins>
      <w:ins w:id="22897" w:author="PR Preview" w:date="2026-01-01T00:00:00Z">
        <w:r>
          <w:t xml:space="preserve">$\mathord{\smash[b]{\underset{\raise.3ex\hbox{$\scriptstyle\sim$}}{e}}\vphantom{e}}_j$</w:t>
        </w:r>
      </w:ins>
      <w:ins w:id="22898" w:author="PR Preview" w:date="2026-01-01T00:00:00Z">
        <w:r>
          <w:t xml:space="preserve">,</w:t>
        </w:r>
      </w:ins>
      <w:ins w:id="22899" w:author="PR Preview" w:date="2026-01-01T00:00:00Z">
        <w:r>
          <w:t xml:space="preserve"> </w:t>
        </w:r>
      </w:ins>
      <w:ins w:id="22900" w:author="PR Preview" w:date="2026-01-01T00:00:00Z">
        <w:r>
          <w:t xml:space="preserve">which are</w:t>
        </w:r>
      </w:ins>
      <w:ins w:id="22901" w:author="PR Preview" w:date="2026-01-01T00:00:00Z">
        <w:r>
          <w:t xml:space="preserve"> </w:t>
        </w:r>
      </w:ins>
      <m:oMath>
        <m:r>
          <m:t>1</m:t>
        </m:r>
      </m:oMath>
      <w:ins w:id="22902" w:author="PR Preview" w:date="2026-01-01T00:00:00Z">
        <w:r>
          <w:t xml:space="preserve"> </w:t>
        </w:r>
      </w:ins>
      <w:ins w:id="22903" w:author="PR Preview" w:date="2026-01-01T00:00:00Z">
        <w:r>
          <w:t xml:space="preserve">in place</w:t>
        </w:r>
      </w:ins>
      <w:ins w:id="22904" w:author="PR Preview" w:date="2026-01-01T00:00:00Z">
        <w:r>
          <w:t xml:space="preserve"> </w:t>
        </w:r>
      </w:ins>
      <m:oMath>
        <m:r>
          <m:t>j</m:t>
        </m:r>
      </m:oMath>
      <w:ins w:id="22905" w:author="PR Preview" w:date="2026-01-01T00:00:00Z">
        <w:r>
          <w:t xml:space="preserve"> </w:t>
        </w:r>
      </w:ins>
      <w:ins w:id="22906" w:author="PR Preview" w:date="2026-01-01T00:00:00Z">
        <w:r>
          <w:t xml:space="preserve">and</w:t>
        </w:r>
      </w:ins>
      <w:ins w:id="22907" w:author="PR Preview" w:date="2026-01-01T00:00:00Z">
        <w:r>
          <w:t xml:space="preserve"> </w:t>
        </w:r>
      </w:ins>
      <m:oMath>
        <m:r>
          <m:t>0</m:t>
        </m:r>
      </m:oMath>
      <w:ins w:id="22908" w:author="PR Preview" w:date="2026-01-01T00:00:00Z">
        <w:r>
          <w:t xml:space="preserve"> </w:t>
        </w:r>
      </w:ins>
      <w:ins w:id="22909" w:author="PR Preview" w:date="2026-01-01T00:00:00Z">
        <w:r>
          <w:t xml:space="preserve">elsewhere (</w:t>
        </w:r>
      </w:ins>
      <w:hyperlink w:anchor="def-indicator-vector">
        <w:ins w:id="22910" w:author="PR Preview" w:date="2026-01-01T00:00:00Z">
          <w:r>
            <w:rPr>
              <w:rStyle w:val="Hyperlink"/>
            </w:rPr>
            <w:t xml:space="preserve">Definition 14</w:t>
          </w:r>
        </w:ins>
      </w:hyperlink>
      <w:ins w:id="22911" w:author="PR Preview" w:date="2026-01-01T00:00:00Z">
        <w:r>
          <w:t xml:space="preserve">).</w:t>
        </w:r>
      </w:ins>
      <w:ins w:id="22912" w:author="PR Preview" w:date="2026-01-01T00:00:00Z">
        <w:r>
          <w:t xml:space="preserve"> </w:t>
        </w:r>
      </w:ins>
      <w:ins w:id="22913" w:author="PR Preview" w:date="2026-01-01T00:00:00Z">
        <w:r>
          <w:t xml:space="preserve">Likewise for</w:t>
        </w:r>
      </w:ins>
      <w:ins w:id="22914" w:author="PR Preview" w:date="2026-01-01T00:00:00Z">
        <w:r>
          <w:t xml:space="preserve"> </w:t>
        </w:r>
      </w:ins>
      <m:oMath>
        <m:sSub>
          <m:e>
            <m:r>
              <m:rPr>
                <m:sty m:val="bi"/>
              </m:rPr>
              <m:t>P</m:t>
            </m:r>
          </m:e>
          <m:sub>
            <m:r>
              <m:t>2</m:t>
            </m:r>
          </m:sub>
        </m:sSub>
      </m:oMath>
      <w:ins w:id="22915" w:author="PR Preview" w:date="2026-01-01T00:00:00Z">
        <w:r>
          <w:t xml:space="preserve">,</w:t>
        </w:r>
      </w:ins>
      <w:ins w:id="22916" w:author="PR Preview" w:date="2026-01-01T00:00:00Z">
        <w:r>
          <w:t xml:space="preserve"> </w:t>
        </w:r>
      </w:ins>
      <w:ins w:id="22917" w:author="PR Preview" w:date="2026-01-01T00:00:00Z">
        <w:r>
          <w:t xml:space="preserve">so the two matrices have the same columns.</w:t>
        </w:r>
      </w:ins>
    </w:p>
    <w:bookmarkStart w:id="556" w:name="exm-projection-matrix-projects"/>
    <w:p>
      <w:pPr>
        <w:pStyle w:val="BodyText"/>
      </w:pPr>
      <w:ins w:id="22918" w:author="PR Preview" w:date="2026-01-01T00:00:00Z">
        <w:r>
          <w:rPr>
            <w:b/>
            <w:bCs/>
          </w:rPr>
          <w:t xml:space="preserve">Example 167 (Two routes to the same projection matrix)</w:t>
        </w:r>
      </w:ins>
      <w:ins w:id="22919" w:author="PR Preview" w:date="2026-01-01T00:00:00Z">
        <w:r>
          <w:t xml:space="preserve"> </w:t>
        </w:r>
      </w:ins>
      <w:ins w:id="22920" w:author="PR Preview" w:date="2026-01-01T00:00:00Z">
        <w:r>
          <w:t xml:space="preserve">The matrix</w:t>
        </w:r>
      </w:ins>
      <w:ins w:id="22921" w:author="PR Preview" w:date="2026-01-01T00:00:00Z">
        <w:r>
          <w:t xml:space="preserve"> </w:t>
        </w:r>
      </w:ins>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2922" w:author="PR Preview" w:date="2026-01-01T00:00:00Z">
        <w:r>
          <w:t xml:space="preserve"> </w:t>
        </w:r>
      </w:ins>
      <w:ins w:id="22923" w:author="PR Preview" w:date="2026-01-01T00:00:00Z">
        <w:r>
          <w:t xml:space="preserve">of</w:t>
        </w:r>
      </w:ins>
      <w:ins w:id="22924" w:author="PR Preview" w:date="2026-01-01T00:00:00Z">
        <w:r>
          <w:t xml:space="preserve"> </w:t>
        </w:r>
      </w:ins>
      <w:hyperlink w:anchor="exm-projection-matrix">
        <w:ins w:id="22925" w:author="PR Preview" w:date="2026-01-01T00:00:00Z">
          <w:r>
            <w:rPr>
              <w:rStyle w:val="Hyperlink"/>
            </w:rPr>
            <w:t xml:space="preserve">Example 132</w:t>
          </w:r>
        </w:ins>
      </w:hyperlink>
      <w:ins w:id="22926" w:author="PR Preview" w:date="2026-01-01T00:00:00Z">
        <w:r>
          <w:t xml:space="preserve"> </w:t>
        </w:r>
      </w:ins>
      <w:ins w:id="22927" w:author="PR Preview" w:date="2026-01-01T00:00:00Z">
        <w:r>
          <w:t xml:space="preserve">is an orthogonal projection matrix,</w:t>
        </w:r>
      </w:ins>
      <w:ins w:id="22928" w:author="PR Preview" w:date="2026-01-01T00:00:00Z">
        <w:r>
          <w:t xml:space="preserve"> </w:t>
        </w:r>
      </w:ins>
      <w:ins w:id="22929" w:author="PR Preview" w:date="2026-01-01T00:00:00Z">
        <w:r>
          <w:t xml:space="preserve">and its column space is</w:t>
        </w:r>
      </w:ins>
      <w:ins w:id="22930" w:author="PR Preview" w:date="2026-01-01T00:00:00Z">
        <w:r>
          <w:t xml:space="preserve"> </w:t>
        </w:r>
      </w:ins>
      <m:oMath>
        <m:r>
          <m:rPr>
            <m:sty m:val="p"/>
          </m:rPr>
          <m:t>span</m:t>
        </m:r>
        <m:r>
          <m:t>​</m:t>
        </m:r>
        <m:d>
          <m:dPr>
            <m:begChr m:val="{"/>
            <m:sepChr m:val=""/>
            <m:endChr m:val="}"/>
            <m:grow/>
          </m:dPr>
          <m:e>
            <m:r>
              <m:rPr>
                <m:sty m:val="p"/>
              </m:rPr>
              <m:t>(</m:t>
            </m:r>
            <m:r>
              <m:t>1</m:t>
            </m:r>
            <m:r>
              <m:rPr>
                <m:sty m:val="p"/>
              </m:rPr>
              <m:t>,</m:t>
            </m:r>
            <m:r>
              <m:t>0</m:t>
            </m:r>
            <m:r>
              <m:rPr>
                <m:sty m:val="p"/>
              </m:rPr>
              <m:t>)</m:t>
            </m:r>
          </m:e>
        </m:d>
        <m:r>
          <m:t>​</m:t>
        </m:r>
      </m:oMath>
      <w:ins w:id="22931" w:author="PR Preview" w:date="2026-01-01T00:00:00Z">
        <w:r>
          <w:t xml:space="preserve">, the horizontal axis.</w:t>
        </w:r>
      </w:ins>
      <w:ins w:id="22932" w:author="PR Preview" w:date="2026-01-01T00:00:00Z">
        <w:r>
          <w:t xml:space="preserve"> </w:t>
        </w:r>
      </w:ins>
      <w:ins w:id="22933" w:author="PR Preview" w:date="2026-01-01T00:00:00Z">
        <w:r>
          <w:t xml:space="preserve">By part 1,</w:t>
        </w:r>
      </w:ins>
      <w:ins w:id="22934" w:author="PR Preview" w:date="2026-01-01T00:00:00Z">
        <w:r>
          <w:t xml:space="preserve"> </w:t>
        </w:r>
      </w:ins>
      <m:oMath>
        <m:r>
          <m:rPr>
            <m:sty m:val="bi"/>
          </m:rPr>
          <m:t>P</m:t>
        </m:r>
        <m:r>
          <m:rPr>
            <m:sty m:val="p"/>
          </m:rPr>
          <m:t>(</m:t>
        </m:r>
        <m:sSub>
          <m:e>
            <m:r>
              <m:t>v</m:t>
            </m:r>
          </m:e>
          <m:sub>
            <m:r>
              <m:t>1</m:t>
            </m:r>
          </m:sub>
        </m:sSub>
        <m:r>
          <m:rPr>
            <m:sty m:val="p"/>
          </m:rPr>
          <m:t>,</m:t>
        </m:r>
        <m:sSub>
          <m:e>
            <m:r>
              <m:t>v</m:t>
            </m:r>
          </m:e>
          <m:sub>
            <m:r>
              <m:t>2</m:t>
            </m:r>
          </m:sub>
        </m:sSub>
        <m:r>
          <m:rPr>
            <m:sty m:val="p"/>
          </m:rPr>
          <m:t>)</m:t>
        </m:r>
        <m:r>
          <m:rPr>
            <m:sty m:val="p"/>
          </m:rPr>
          <m:t>=</m:t>
        </m:r>
        <m:r>
          <m:rPr>
            <m:sty m:val="p"/>
          </m:rPr>
          <m:t>(</m:t>
        </m:r>
        <m:sSub>
          <m:e>
            <m:r>
              <m:t>v</m:t>
            </m:r>
          </m:e>
          <m:sub>
            <m:r>
              <m:t>1</m:t>
            </m:r>
          </m:sub>
        </m:sSub>
        <m:r>
          <m:rPr>
            <m:sty m:val="p"/>
          </m:rPr>
          <m:t>,</m:t>
        </m:r>
        <m:r>
          <m:t>0</m:t>
        </m:r>
        <m:r>
          <m:rPr>
            <m:sty m:val="p"/>
          </m:rPr>
          <m:t>)</m:t>
        </m:r>
      </m:oMath>
      <w:ins w:id="22935" w:author="PR Preview" w:date="2026-01-01T00:00:00Z">
        <w:r>
          <w:t xml:space="preserve"> </w:t>
        </w:r>
      </w:ins>
      <w:ins w:id="22936" w:author="PR Preview" w:date="2026-01-01T00:00:00Z">
        <w:r>
          <w:t xml:space="preserve">is the orthogonal projection onto that axis:</w:t>
        </w:r>
      </w:ins>
      <w:ins w:id="22937" w:author="PR Preview" w:date="2026-01-01T00:00:00Z">
        <w:r>
          <w:t xml:space="preserve"> </w:t>
        </w:r>
      </w:ins>
      <w:ins w:id="22938" w:author="PR Preview" w:date="2026-01-01T00:00:00Z">
        <w:r>
          <w:t xml:space="preserve">the remainder</w:t>
        </w:r>
      </w:ins>
      <w:ins w:id="22939" w:author="PR Preview" w:date="2026-01-01T00:00:00Z">
        <w:r>
          <w:t xml:space="preserve"> </w:t>
        </w:r>
      </w:ins>
      <m:oMath>
        <m:r>
          <m:rPr>
            <m:sty m:val="p"/>
          </m:rPr>
          <m:t>(</m:t>
        </m:r>
        <m:r>
          <m:t>0</m:t>
        </m:r>
        <m:r>
          <m:rPr>
            <m:sty m:val="p"/>
          </m:rPr>
          <m:t>,</m:t>
        </m:r>
        <m:sSub>
          <m:e>
            <m:r>
              <m:t>v</m:t>
            </m:r>
          </m:e>
          <m:sub>
            <m:r>
              <m:t>2</m:t>
            </m:r>
          </m:sub>
        </m:sSub>
        <m:r>
          <m:rPr>
            <m:sty m:val="p"/>
          </m:rPr>
          <m:t>)</m:t>
        </m:r>
      </m:oMath>
      <w:ins w:id="22940" w:author="PR Preview" w:date="2026-01-01T00:00:00Z">
        <w:r>
          <w:t xml:space="preserve"> </w:t>
        </w:r>
      </w:ins>
      <w:ins w:id="22941" w:author="PR Preview" w:date="2026-01-01T00:00:00Z">
        <w:r>
          <w:t xml:space="preserve">is orthogonal to</w:t>
        </w:r>
      </w:ins>
      <w:ins w:id="22942" w:author="PR Preview" w:date="2026-01-01T00:00:00Z">
        <w:r>
          <w:t xml:space="preserve"> </w:t>
        </w:r>
      </w:ins>
      <m:oMath>
        <m:r>
          <m:rPr>
            <m:sty m:val="p"/>
          </m:rPr>
          <m:t>(</m:t>
        </m:r>
        <m:r>
          <m:t>1</m:t>
        </m:r>
        <m:r>
          <m:rPr>
            <m:sty m:val="p"/>
          </m:rPr>
          <m:t>,</m:t>
        </m:r>
        <m:r>
          <m:t>0</m:t>
        </m:r>
        <m:r>
          <m:rPr>
            <m:sty m:val="p"/>
          </m:rPr>
          <m:t>)</m:t>
        </m:r>
      </m:oMath>
      <w:ins w:id="22943" w:author="PR Preview" w:date="2026-01-01T00:00:00Z">
        <w:r>
          <w:t xml:space="preserve">.</w:t>
        </w:r>
      </w:ins>
      <w:ins w:id="22944" w:author="PR Preview" w:date="2026-01-01T00:00:00Z">
        <w:r>
          <w:t xml:space="preserve"> </w:t>
        </w:r>
      </w:ins>
      <w:ins w:id="22945" w:author="PR Preview" w:date="2026-01-01T00:00:00Z">
        <w:r>
          <w:t xml:space="preserve">The vector</w:t>
        </w:r>
      </w:ins>
      <w:ins w:id="22946" w:author="PR Preview" w:date="2026-01-01T00:00:00Z">
        <w:r>
          <w:t xml:space="preserve"> </w:t>
        </w:r>
      </w:ins>
      <w:ins w:id="22947" w:author="PR Preview" w:date="2026-01-01T00:00:00Z">
        <w:r>
          <w:t xml:space="preserve">$\mathord{\smash[b]{\underset{\raise.3ex\hbox{$\scriptstyle\sim$}}{q}}\vphantom{q}}_1 = (1, 0)$</w:t>
        </w:r>
      </w:ins>
      <w:ins w:id="22948" w:author="PR Preview" w:date="2026-01-01T00:00:00Z">
        <w:r>
          <w:t xml:space="preserve"> </w:t>
        </w:r>
      </w:ins>
      <w:ins w:id="22949" w:author="PR Preview" w:date="2026-01-01T00:00:00Z">
        <w:r>
          <w:t xml:space="preserve">has length</w:t>
        </w:r>
      </w:ins>
      <w:ins w:id="22950" w:author="PR Preview" w:date="2026-01-01T00:00:00Z">
        <w:r>
          <w:t xml:space="preserve"> </w:t>
        </w:r>
      </w:ins>
      <m:oMath>
        <m:r>
          <m:t>1</m:t>
        </m:r>
      </m:oMath>
      <w:ins w:id="22951" w:author="PR Preview" w:date="2026-01-01T00:00:00Z">
        <w:r>
          <w:t xml:space="preserve"> </w:t>
        </w:r>
      </w:ins>
      <w:ins w:id="22952" w:author="PR Preview" w:date="2026-01-01T00:00:00Z">
        <w:r>
          <w:t xml:space="preserve">and spans the axis,</w:t>
        </w:r>
      </w:ins>
      <w:ins w:id="22953" w:author="PR Preview" w:date="2026-01-01T00:00:00Z">
        <w:r>
          <w:t xml:space="preserve"> </w:t>
        </w:r>
      </w:ins>
      <w:ins w:id="22954" w:author="PR Preview" w:date="2026-01-01T00:00:00Z">
        <w:r>
          <w:t xml:space="preserve">so it is an orthonormal basis of it, and with</w:t>
        </w:r>
      </w:ins>
      <w:ins w:id="22955" w:author="PR Preview" w:date="2026-01-01T00:00:00Z">
        <w:r>
          <w:t xml:space="preserve"> </w:t>
        </w:r>
      </w:ins>
      <w:ins w:id="22956" w:author="PR Preview" w:date="2026-01-01T00:00:00Z">
        <w:r>
          <w:t xml:space="preserve">$\mathbf{B} = [\mathord{\smash[b]{\underset{\raise.3ex\hbox{$\scriptstyle\sim$}}{q}}\vphantom{q}}_1]$</w:t>
        </w:r>
      </w:ins>
      <w:ins w:id="22957" w:author="PR Preview" w:date="2026-01-01T00:00:00Z">
        <w:r>
          <w:t xml:space="preserve">,</w:t>
        </w:r>
      </w:ins>
    </w:p>
    <w:p>
      <w:pPr>
        <w:pStyle w:val="BodyText"/>
      </w:pPr>
      <m:oMathPara>
        <m:oMathParaPr>
          <m:jc m:val="center"/>
        </m:oMathParaPr>
        <m:oMath>
          <m:eqArr>
            <m:e>
              <m:r>
                <m:rPr>
                  <m:sty m:val="bi"/>
                </m:rPr>
                <m:t>B</m:t>
              </m:r>
              <m:sSup>
                <m:e>
                  <m:r>
                    <m:rPr>
                      <m:sty m:val="bi"/>
                    </m:rPr>
                    <m:t>B</m:t>
                  </m:r>
                </m:e>
                <m:sup>
                  <m:r>
                    <m:rPr>
                      <m:sty m:val="p"/>
                    </m:rPr>
                    <m:t>⊤</m:t>
                  </m:r>
                </m:sup>
              </m:sSup>
              <m:r>
                <m:t>&amp;</m:t>
              </m:r>
              <m:r>
                <m:rPr>
                  <m:sty m:val="p"/>
                </m:rPr>
                <m:t>=</m:t>
              </m:r>
              <m:d>
                <m:dPr>
                  <m:begChr m:val="["/>
                  <m:sepChr m:val=""/>
                  <m:endChr m:val="]"/>
                  <m:grow/>
                </m:dPr>
                <m:e>
                  <m:m>
                    <m:mPr>
                      <m:baseJc m:val="center"/>
                      <m:plcHide m:val="on"/>
                      <m:mcs>
                        <m:mc>
                          <m:mcPr>
                            <m:mcJc m:val="center"/>
                            <m:count m:val="1"/>
                          </m:mcPr>
                        </m:mc>
                      </m:mcs>
                    </m:mPr>
                    <m:mr>
                      <m:e>
                        <m:r>
                          <m:t>1</m:t>
                        </m:r>
                      </m:e>
                    </m:mr>
                    <m:mr>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
                </m:e>
              </m:d>
            </m:e>
            <m:e>
              <m:r>
                <m:t>&amp;</m:t>
              </m:r>
              <m:r>
                <m:rPr>
                  <m:sty m:val="p"/>
                </m:rPr>
                <m:t>=</m:t>
              </m:r>
              <m:r>
                <m:rPr>
                  <m:sty m:val="bi"/>
                </m:rPr>
                <m:t>P</m:t>
              </m:r>
              <m:r>
                <m:rPr>
                  <m:sty m:val="p"/>
                </m:rPr>
                <m:t>,</m:t>
              </m:r>
            </m:e>
          </m:eqArr>
        </m:oMath>
      </m:oMathPara>
    </w:p>
    <w:p>
      <w:pPr>
        <w:pStyle w:val="FirstParagraph"/>
      </w:pPr>
      <w:r>
        <w:t xml:space="preserve">as part 2 and</w:t>
      </w:r>
      <w:r>
        <w:t xml:space="preserve"> </w:t>
      </w:r>
      <w:hyperlink w:anchor="thm-projector-onb">
        <w:r>
          <w:rPr>
            <w:rStyle w:val="Hyperlink"/>
          </w:rPr>
          <w:t xml:space="preserve">Theorem 90</w:t>
        </w:r>
      </w:hyperlink>
      <w:r>
        <w:t xml:space="preserve"> </w:t>
      </w:r>
      <w:r>
        <w:t xml:space="preserve">require.</w:t>
      </w:r>
    </w:p>
    <w:p>
      <w:pPr>
        <w:pStyle w:val="BodyText"/>
      </w:pPr>
      <w:r>
        <w:t xml:space="preserve">The oblique projection</w:t>
      </w:r>
      <w:r>
        <w:t xml:space="preserve"> </w:t>
      </w:r>
      <m:oMath>
        <m:r>
          <m:rPr>
            <m:sty m:val="bi"/>
          </m:rPr>
          <m:t>Q</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w:hyperlink w:anchor="exm-projection-matrix">
        <w:r>
          <w:rPr>
            <w:rStyle w:val="Hyperlink"/>
          </w:rPr>
          <w:t xml:space="preserve">Example 132</w:t>
        </w:r>
      </w:hyperlink>
      <w:r>
        <w:t xml:space="preserve"> </w:t>
      </w:r>
      <w:r>
        <w:t xml:space="preserve">also maps every vector into the horizontal axis.</w:t>
      </w:r>
      <w:r>
        <w:t xml:space="preserve"> </w:t>
      </w:r>
      <w:r>
        <w:t xml:space="preserve">It sends</w:t>
      </w:r>
      <w:r>
        <w:t xml:space="preserve"> </w:t>
      </w:r>
      <m:oMath>
        <m:r>
          <m:rPr>
            <m:sty m:val="p"/>
          </m:rPr>
          <m:t>(</m:t>
        </m:r>
        <m:r>
          <m:t>0</m:t>
        </m:r>
        <m:r>
          <m:rPr>
            <m:sty m:val="p"/>
          </m:rPr>
          <m:t>,</m:t>
        </m:r>
        <m:r>
          <m:t>1</m:t>
        </m:r>
        <m:r>
          <m:rPr>
            <m:sty m:val="p"/>
          </m:rPr>
          <m:t>)</m:t>
        </m:r>
      </m:oMath>
      <w:r>
        <w:t xml:space="preserve"> </w:t>
      </w:r>
      <w:r>
        <w:t xml:space="preserve">to</w:t>
      </w:r>
      <w:r>
        <w:t xml:space="preserve"> </w:t>
      </w:r>
      <m:oMath>
        <m:r>
          <m:rPr>
            <m:sty m:val="p"/>
          </m:rPr>
          <m:t>(</m:t>
        </m:r>
        <m:r>
          <m:t>1</m:t>
        </m:r>
        <m:r>
          <m:rPr>
            <m:sty m:val="p"/>
          </m:rPr>
          <m:t>,</m:t>
        </m:r>
        <m:r>
          <m:t>0</m:t>
        </m:r>
        <m:r>
          <m:rPr>
            <m:sty m:val="p"/>
          </m:rPr>
          <m:t>)</m:t>
        </m:r>
      </m:oMath>
      <w:r>
        <w:t xml:space="preserve">,</w:t>
      </w:r>
      <w:r>
        <w:t xml:space="preserve"> </w:t>
      </w:r>
      <w:r>
        <w:t xml:space="preserve">but the remainder</w:t>
      </w:r>
      <w:r>
        <w:t xml:space="preserve"> </w:t>
      </w:r>
      <m:oMath>
        <m:r>
          <m:rPr>
            <m:sty m:val="p"/>
          </m:rPr>
          <m:t>(</m:t>
        </m:r>
        <m:r>
          <m:t>0</m:t>
        </m:r>
        <m:r>
          <m:rPr>
            <m:sty m:val="p"/>
          </m:rPr>
          <m:t>,</m:t>
        </m:r>
        <m:r>
          <m:t>1</m:t>
        </m:r>
        <m:r>
          <m:rPr>
            <m:sty m:val="p"/>
          </m:rPr>
          <m:t>)</m:t>
        </m:r>
        <m:r>
          <m:rPr>
            <m:sty m:val="p"/>
          </m:rPr>
          <m:t>−</m:t>
        </m:r>
        <m:r>
          <m:rPr>
            <m:sty m:val="p"/>
          </m:rPr>
          <m:t>(</m:t>
        </m:r>
        <m:r>
          <m:t>1</m:t>
        </m:r>
        <m:r>
          <m:rPr>
            <m:sty m:val="p"/>
          </m:rPr>
          <m:t>,</m:t>
        </m:r>
        <m:r>
          <m:t>0</m:t>
        </m:r>
        <m:r>
          <m:rPr>
            <m:sty m:val="p"/>
          </m:rPr>
          <m:t>)</m:t>
        </m:r>
        <m:r>
          <m:rPr>
            <m:sty m:val="p"/>
          </m:rPr>
          <m:t>=</m:t>
        </m:r>
        <m:r>
          <m:rPr>
            <m:sty m:val="p"/>
          </m:rPr>
          <m:t>(</m:t>
        </m:r>
        <m:r>
          <m:rPr>
            <m:sty m:val="p"/>
          </m:rPr>
          <m:t>−</m:t>
        </m:r>
        <m:r>
          <m:t>1</m:t>
        </m:r>
        <m:r>
          <m:rPr>
            <m:sty m:val="p"/>
          </m:rPr>
          <m:t>,</m:t>
        </m:r>
        <m:r>
          <m:t>1</m:t>
        </m:r>
        <m:r>
          <m:rPr>
            <m:sty m:val="p"/>
          </m:rPr>
          <m:t>)</m:t>
        </m:r>
      </m:oMath>
      <w:r>
        <w:t xml:space="preserve"> </w:t>
      </w:r>
      <w:r>
        <w:t xml:space="preserve">is not orthogonal to the axis,</w:t>
      </w:r>
      <w:r>
        <w:t xml:space="preserve"> </w:t>
      </w:r>
      <w:r>
        <w:t xml:space="preserve">so</w:t>
      </w:r>
      <w:r>
        <w:t xml:space="preserve"> </w:t>
      </w:r>
      <m:oMath>
        <m:r>
          <m:rPr>
            <m:sty m:val="p"/>
          </m:rPr>
          <m:t>(</m:t>
        </m:r>
        <m:r>
          <m:t>1</m:t>
        </m:r>
        <m:r>
          <m:rPr>
            <m:sty m:val="p"/>
          </m:rPr>
          <m:t>,</m:t>
        </m:r>
        <m:r>
          <m:t>0</m:t>
        </m:r>
        <m:r>
          <m:rPr>
            <m:sty m:val="p"/>
          </m:rPr>
          <m:t>)</m:t>
        </m:r>
      </m:oMath>
      <w:r>
        <w:t xml:space="preserve"> </w:t>
      </w:r>
      <w:r>
        <w:t xml:space="preserve">is not the orthogonal projection of</w:t>
      </w:r>
      <w:r>
        <w:t xml:space="preserve"> </w:t>
      </w:r>
      <m:oMath>
        <m:r>
          <m:rPr>
            <m:sty m:val="p"/>
          </m:rPr>
          <m:t>(</m:t>
        </m:r>
        <m:r>
          <m:t>0</m:t>
        </m:r>
        <m:r>
          <m:rPr>
            <m:sty m:val="p"/>
          </m:rPr>
          <m:t>,</m:t>
        </m:r>
        <m:r>
          <m:t>1</m:t>
        </m:r>
        <m:r>
          <m:rPr>
            <m:sty m:val="p"/>
          </m:rPr>
          <m:t>)</m:t>
        </m:r>
      </m:oMath>
      <w:r>
        <w:t xml:space="preserve"> </w:t>
      </w:r>
      <w:r>
        <w:t xml:space="preserve">onto the axis,</w:t>
      </w:r>
      <w:r>
        <w:t xml:space="preserve"> </w:t>
      </w:r>
      <w:r>
        <w:t xml:space="preserve">which is</w:t>
      </w:r>
      <w:r>
        <w:t xml:space="preserve"> </w:t>
      </w:r>
      <m:oMath>
        <m:r>
          <m:rPr>
            <m:sty m:val="bi"/>
          </m:rPr>
          <m:t>P</m:t>
        </m:r>
        <m:r>
          <m:rPr>
            <m:sty m:val="p"/>
          </m:rPr>
          <m:t>(</m:t>
        </m:r>
        <m:r>
          <m:t>0</m:t>
        </m:r>
        <m:r>
          <m:rPr>
            <m:sty m:val="p"/>
          </m:rPr>
          <m:t>,</m:t>
        </m:r>
        <m:r>
          <m:t>1</m:t>
        </m:r>
        <m:r>
          <m:rPr>
            <m:sty m:val="p"/>
          </m:rPr>
          <m:t>)</m:t>
        </m:r>
        <m:r>
          <m:rPr>
            <m:sty m:val="p"/>
          </m:rPr>
          <m:t>=</m:t>
        </m:r>
        <m:r>
          <m:rPr>
            <m:sty m:val="p"/>
          </m:rPr>
          <m:t>(</m:t>
        </m:r>
        <m:r>
          <m:t>0</m:t>
        </m:r>
        <m:r>
          <m:rPr>
            <m:sty m:val="p"/>
          </m:rPr>
          <m:t>,</m:t>
        </m:r>
        <m:r>
          <m:t>0</m:t>
        </m:r>
        <m:r>
          <m:rPr>
            <m:sty m:val="p"/>
          </m:rPr>
          <m:t>)</m:t>
        </m:r>
      </m:oMath>
      <w:r>
        <w:t xml:space="preserve">.</w:t>
      </w:r>
    </w:p>
    <w:bookmarkEnd w:id="556"/>
    <w:bookmarkStart w:id="557" w:name="thm-hat-matrix-projects"/>
    <w:p>
      <w:pPr>
        <w:pStyle w:val="BodyText"/>
      </w:pPr>
      <w:del w:id="22958" w:author="PR Preview" w:date="2026-01-01T00:00:00Z">
        <w:r>
          <w:rPr>
            <w:b/>
            <w:bCs/>
          </w:rPr>
          <w:delText xml:space="preserve">Theorem 92 (The hat matrix projects onto the column space of the design matrix)</w:delText>
        </w:r>
      </w:del>
      <w:del w:id="22959" w:author="PR Preview" w:date="2026-01-01T00:00:00Z">
        <w:r>
          <w:delText xml:space="preserve"> </w:delText>
        </w:r>
      </w:del>
      <w:del w:id="22960" w:author="PR Preview" w:date="2026-01-01T00:00:00Z">
        <w:r>
          <w:delText xml:space="preserve">If</w:delText>
        </w:r>
      </w:del>
      <w:del w:id="22961" w:author="PR Preview" w:date="2026-01-01T00:00:00Z">
        <w:r>
          <w:delText xml:space="preserve"> </w:delText>
        </w:r>
      </w:del>
      <m:oMath>
        <m:r>
          <m:rPr>
            <m:sty m:val="bi"/>
          </m:rPr>
          <m:t>X</m:t>
        </m:r>
      </m:oMath>
      <w:del w:id="22962" w:author="PR Preview" w:date="2026-01-01T00:00:00Z">
        <w:r>
          <w:delText xml:space="preserve"> </w:delText>
        </w:r>
      </w:del>
      <w:del w:id="22963" w:author="PR Preview" w:date="2026-01-01T00:00:00Z">
        <w:r>
          <w:delText xml:space="preserve">is an</w:delText>
        </w:r>
      </w:del>
      <w:del w:id="22964" w:author="PR Preview" w:date="2026-01-01T00:00:00Z">
        <w:r>
          <w:delText xml:space="preserve"> </w:delText>
        </w:r>
      </w:del>
      <m:oMath>
        <m:r>
          <m:t>n</m:t>
        </m:r>
        <m:r>
          <m:rPr>
            <m:sty m:val="p"/>
          </m:rPr>
          <m:t>×</m:t>
        </m:r>
        <m:r>
          <m:t>p</m:t>
        </m:r>
      </m:oMath>
      <w:del w:id="22965" w:author="PR Preview" w:date="2026-01-01T00:00:00Z">
        <w:r>
          <w:delText xml:space="preserve"> </w:delText>
        </w:r>
      </w:del>
      <w:del w:id="22966" w:author="PR Preview" w:date="2026-01-01T00:00:00Z">
        <w:r>
          <w:delText xml:space="preserve">design matrix with</w:delText>
        </w:r>
      </w:del>
      <w:del w:id="22967"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2968" w:author="PR Preview" w:date="2026-01-01T00:00:00Z">
        <w:r>
          <w:delText xml:space="preserve">,</w:delText>
        </w:r>
      </w:del>
      <w:del w:id="22969" w:author="PR Preview" w:date="2026-01-01T00:00:00Z">
        <w:r>
          <w:delText xml:space="preserve"> </w:delText>
        </w:r>
      </w:del>
      <w:del w:id="22970" w:author="PR Preview" w:date="2026-01-01T00:00:00Z">
        <w:r>
          <w:delText xml:space="preserve">then for every</w:delText>
        </w:r>
      </w:del>
      <w:del w:id="22971" w:author="PR Preview" w:date="2026-01-01T00:00:00Z">
        <w:r>
          <w:delText xml:space="preserve"> </w:delText>
        </w:r>
      </w:del>
      <m:oMath>
        <m:limLow>
          <m:e>
            <m:r>
              <m:t>y</m:t>
            </m:r>
          </m:e>
          <m:lim>
            <m:r>
              <m:rPr>
                <m:sty m:val="p"/>
              </m:rPr>
              <m:t>∼</m:t>
            </m:r>
          </m:lim>
        </m:limLow>
        <m:r>
          <m:rPr>
            <m:sty m:val="p"/>
          </m:rPr>
          <m:t>∈</m:t>
        </m:r>
        <m:sSup>
          <m:e>
            <m:r>
              <m:rPr>
                <m:scr m:val="double-struck"/>
                <m:sty m:val="p"/>
              </m:rPr>
              <m:t>R</m:t>
            </m:r>
          </m:e>
          <m:sup>
            <m:r>
              <m:t>n</m:t>
            </m:r>
          </m:sup>
        </m:sSup>
      </m:oMath>
      <w:del w:id="22972" w:author="PR Preview" w:date="2026-01-01T00:00:00Z">
        <w:r>
          <w:delText xml:space="preserve">,</w:delText>
        </w:r>
      </w:del>
      <w:del w:id="22973" w:author="PR Preview" w:date="2026-01-01T00:00:00Z">
        <w:r>
          <w:delText xml:space="preserve"> </w:delText>
        </w:r>
      </w:del>
      <m:oMath>
        <m:r>
          <m:rPr>
            <m:sty m:val="bi"/>
          </m:rPr>
          <m:t>H</m:t>
        </m:r>
        <m:limLow>
          <m:e>
            <m:r>
              <m:t>y</m:t>
            </m:r>
          </m:e>
          <m:lim>
            <m:r>
              <m:rPr>
                <m:sty m:val="p"/>
              </m:rPr>
              <m:t>∼</m:t>
            </m:r>
          </m:lim>
        </m:limLow>
      </m:oMath>
      <w:del w:id="22974" w:author="PR Preview" w:date="2026-01-01T00:00:00Z">
        <w:r>
          <w:delText xml:space="preserve"> </w:delText>
        </w:r>
      </w:del>
      <w:del w:id="22975" w:author="PR Preview" w:date="2026-01-01T00:00:00Z">
        <w:r>
          <w:delText xml:space="preserve">(</w:delText>
        </w:r>
      </w:del>
      <w:hyperlink w:anchor="def-hat-matrix">
        <w:del w:id="22976" w:author="PR Preview" w:date="2026-01-01T00:00:00Z">
          <w:r>
            <w:rPr>
              <w:rStyle w:val="Hyperlink"/>
            </w:rPr>
            <w:delText xml:space="preserve">Definition 107</w:delText>
          </w:r>
        </w:del>
      </w:hyperlink>
      <w:del w:id="22977" w:author="PR Preview" w:date="2026-01-01T00:00:00Z">
        <w:r>
          <w:delText xml:space="preserve">) is the orthogonal projection of</w:delText>
        </w:r>
      </w:del>
      <w:del w:id="22978" w:author="PR Preview" w:date="2026-01-01T00:00:00Z">
        <w:r>
          <w:delText xml:space="preserve"> </w:delText>
        </w:r>
      </w:del>
      <m:oMath>
        <m:limLow>
          <m:e>
            <m:r>
              <m:t>y</m:t>
            </m:r>
          </m:e>
          <m:lim>
            <m:r>
              <m:rPr>
                <m:sty m:val="p"/>
              </m:rPr>
              <m:t>∼</m:t>
            </m:r>
          </m:lim>
        </m:limLow>
      </m:oMath>
      <w:del w:id="22979" w:author="PR Preview" w:date="2026-01-01T00:00:00Z">
        <w:r>
          <w:delText xml:space="preserve"> </w:delText>
        </w:r>
      </w:del>
      <w:del w:id="22980" w:author="PR Preview" w:date="2026-01-01T00:00:00Z">
        <w:r>
          <w:delText xml:space="preserve">onto</w:delText>
        </w:r>
      </w:del>
      <w:del w:id="22981" w:author="PR Preview" w:date="2026-01-01T00:00:00Z">
        <w:r>
          <w:delText xml:space="preserve"> </w:delText>
        </w:r>
      </w:del>
      <m:oMath>
        <m:r>
          <m:rPr>
            <m:scr m:val="script"/>
            <m:sty m:val="p"/>
          </m:rPr>
          <m:t>C</m:t>
        </m:r>
        <m:r>
          <m:rPr>
            <m:sty m:val="p"/>
          </m:rPr>
          <m:t>(</m:t>
        </m:r>
        <m:r>
          <m:rPr>
            <m:sty m:val="bi"/>
          </m:rPr>
          <m:t>X</m:t>
        </m:r>
        <m:r>
          <m:rPr>
            <m:sty m:val="p"/>
          </m:rPr>
          <m:t>)</m:t>
        </m:r>
      </m:oMath>
      <w:del w:id="22982" w:author="PR Preview" w:date="2026-01-01T00:00:00Z">
        <w:r>
          <w:delText xml:space="preserve">.</w:delText>
        </w:r>
      </w:del>
      <w:del w:id="22983" w:author="PR Preview" w:date="2026-01-01T00:00:00Z">
        <w:r>
          <w:delText xml:space="preserve"> </w:delText>
        </w:r>
      </w:del>
      <w:del w:id="22984" w:author="PR Preview" w:date="2026-01-01T00:00:00Z">
        <w:r>
          <w:delText xml:space="preserve">So</w:delText>
        </w:r>
      </w:del>
      <w:del w:id="22985" w:author="PR Preview" w:date="2026-01-01T00:00:00Z">
        <w:r>
          <w:delText xml:space="preserve"> </w:delText>
        </w:r>
      </w:del>
      <m:oMath>
        <m:r>
          <m:rPr>
            <m:sty m:val="bi"/>
          </m:rPr>
          <m:t>H</m:t>
        </m:r>
        <m:r>
          <m:rPr>
            <m:sty m:val="p"/>
          </m:rPr>
          <m:t>=</m:t>
        </m:r>
        <m:r>
          <m:rPr>
            <m:sty m:val="bi"/>
          </m:rPr>
          <m:t>Q</m:t>
        </m:r>
        <m:sSup>
          <m:e>
            <m:r>
              <m:rPr>
                <m:sty m:val="bi"/>
              </m:rPr>
              <m:t>Q</m:t>
            </m:r>
          </m:e>
          <m:sup>
            <m:r>
              <m:rPr>
                <m:sty m:val="p"/>
              </m:rPr>
              <m:t>⊤</m:t>
            </m:r>
          </m:sup>
        </m:sSup>
      </m:oMath>
      <w:del w:id="22986" w:author="PR Preview" w:date="2026-01-01T00:00:00Z">
        <w:r>
          <w:delText xml:space="preserve"> </w:delText>
        </w:r>
      </w:del>
      <w:del w:id="22987" w:author="PR Preview" w:date="2026-01-01T00:00:00Z">
        <w:r>
          <w:delText xml:space="preserve">for any</w:delText>
        </w:r>
      </w:del>
      <w:del w:id="22988" w:author="PR Preview" w:date="2026-01-01T00:00:00Z">
        <w:r>
          <w:delText xml:space="preserve"> </w:delText>
        </w:r>
      </w:del>
      <m:oMath>
        <m:r>
          <m:t>n</m:t>
        </m:r>
        <m:r>
          <m:rPr>
            <m:sty m:val="p"/>
          </m:rPr>
          <m:t>×</m:t>
        </m:r>
        <m:r>
          <m:t>p</m:t>
        </m:r>
      </m:oMath>
      <w:del w:id="22989" w:author="PR Preview" w:date="2026-01-01T00:00:00Z">
        <w:r>
          <w:delText xml:space="preserve"> </w:delText>
        </w:r>
      </w:del>
      <w:del w:id="22990" w:author="PR Preview" w:date="2026-01-01T00:00:00Z">
        <w:r>
          <w:delText xml:space="preserve">matrix</w:delText>
        </w:r>
      </w:del>
      <w:del w:id="22991" w:author="PR Preview" w:date="2026-01-01T00:00:00Z">
        <w:r>
          <w:delText xml:space="preserve"> </w:delText>
        </w:r>
      </w:del>
      <m:oMath>
        <m:r>
          <m:rPr>
            <m:sty m:val="bi"/>
          </m:rPr>
          <m:t>Q</m:t>
        </m:r>
      </m:oMath>
      <w:del w:id="22992" w:author="PR Preview" w:date="2026-01-01T00:00:00Z">
        <w:r>
          <w:delText xml:space="preserve"> </w:delText>
        </w:r>
      </w:del>
      <w:del w:id="22993" w:author="PR Preview" w:date="2026-01-01T00:00:00Z">
        <w:r>
          <w:delText xml:space="preserve">whose columns are an orthonormal basis of</w:delText>
        </w:r>
      </w:del>
      <w:del w:id="22994" w:author="PR Preview" w:date="2026-01-01T00:00:00Z">
        <w:r>
          <w:delText xml:space="preserve"> </w:delText>
        </w:r>
      </w:del>
      <m:oMath>
        <m:r>
          <m:rPr>
            <m:scr m:val="script"/>
            <m:sty m:val="p"/>
          </m:rPr>
          <m:t>C</m:t>
        </m:r>
        <m:r>
          <m:rPr>
            <m:sty m:val="p"/>
          </m:rPr>
          <m:t>(</m:t>
        </m:r>
        <m:r>
          <m:rPr>
            <m:sty m:val="bi"/>
          </m:rPr>
          <m:t>X</m:t>
        </m:r>
        <m:r>
          <m:rPr>
            <m:sty m:val="p"/>
          </m:rPr>
          <m:t>)</m:t>
        </m:r>
      </m:oMath>
      <w:del w:id="22995" w:author="PR Preview" w:date="2026-01-01T00:00:00Z">
        <w:r>
          <w:delText xml:space="preserve">.</w:delText>
        </w:r>
      </w:del>
    </w:p>
    <w:p>
      <w:pPr>
        <w:pStyle w:val="BodyText"/>
      </w:pPr>
      <w:del w:id="22996" w:author="PR Preview" w:date="2026-01-01T00:00:00Z">
        <w:r>
          <w:rPr>
            <w:i/>
            <w:iCs/>
          </w:rPr>
          <w:delText xml:space="preserve">Proof</w:delText>
        </w:r>
      </w:del>
      <w:del w:id="22997" w:author="PR Preview" w:date="2026-01-01T00:00:00Z">
        <w:r>
          <w:delText xml:space="preserve">. </w:delText>
        </w:r>
      </w:del>
      <m:oMath>
        <m:r>
          <m:rPr>
            <m:sty m:val="bi"/>
          </m:rPr>
          <m:t>H</m:t>
        </m:r>
      </m:oMath>
      <w:del w:id="22998" w:author="PR Preview" w:date="2026-01-01T00:00:00Z">
        <w:r>
          <w:delText xml:space="preserve"> </w:delText>
        </w:r>
      </w:del>
      <w:del w:id="22999" w:author="PR Preview" w:date="2026-01-01T00:00:00Z">
        <w:r>
          <w:delText xml:space="preserve">is an orthogonal projection matrix (</w:delText>
        </w:r>
      </w:del>
      <w:hyperlink w:anchor="thm-hat-matrix">
        <w:del w:id="23000" w:author="PR Preview" w:date="2026-01-01T00:00:00Z">
          <w:r>
            <w:rPr>
              <w:rStyle w:val="Hyperlink"/>
            </w:rPr>
            <w:delText xml:space="preserve">Theorem 88</w:delText>
          </w:r>
        </w:del>
      </w:hyperlink>
      <w:del w:id="23001" w:author="PR Preview" w:date="2026-01-01T00:00:00Z">
        <w:r>
          <w:delText xml:space="preserve">),</w:delText>
        </w:r>
      </w:del>
      <w:del w:id="23002" w:author="PR Preview" w:date="2026-01-01T00:00:00Z">
        <w:r>
          <w:delText xml:space="preserve"> </w:delText>
        </w:r>
      </w:del>
      <w:del w:id="23003" w:author="PR Preview" w:date="2026-01-01T00:00:00Z">
        <w:r>
          <w:delText xml:space="preserve">so</w:delText>
        </w:r>
      </w:del>
      <w:del w:id="23004" w:author="PR Preview" w:date="2026-01-01T00:00:00Z">
        <w:r>
          <w:delText xml:space="preserve"> </w:delText>
        </w:r>
      </w:del>
      <m:oMath>
        <m:r>
          <m:rPr>
            <m:sty m:val="bi"/>
          </m:rPr>
          <m:t>H</m:t>
        </m:r>
        <m:limLow>
          <m:e>
            <m:r>
              <m:t>y</m:t>
            </m:r>
          </m:e>
          <m:lim>
            <m:r>
              <m:rPr>
                <m:sty m:val="p"/>
              </m:rPr>
              <m:t>∼</m:t>
            </m:r>
          </m:lim>
        </m:limLow>
      </m:oMath>
      <w:del w:id="23005" w:author="PR Preview" w:date="2026-01-01T00:00:00Z">
        <w:r>
          <w:delText xml:space="preserve"> </w:delText>
        </w:r>
      </w:del>
      <w:del w:id="23006" w:author="PR Preview" w:date="2026-01-01T00:00:00Z">
        <w:r>
          <w:delText xml:space="preserve">is the orthogonal projection of</w:delText>
        </w:r>
      </w:del>
      <w:del w:id="23007" w:author="PR Preview" w:date="2026-01-01T00:00:00Z">
        <w:r>
          <w:delText xml:space="preserve"> </w:delText>
        </w:r>
      </w:del>
      <m:oMath>
        <m:limLow>
          <m:e>
            <m:r>
              <m:t>y</m:t>
            </m:r>
          </m:e>
          <m:lim>
            <m:r>
              <m:rPr>
                <m:sty m:val="p"/>
              </m:rPr>
              <m:t>∼</m:t>
            </m:r>
          </m:lim>
        </m:limLow>
      </m:oMath>
      <w:del w:id="23008" w:author="PR Preview" w:date="2026-01-01T00:00:00Z">
        <w:r>
          <w:delText xml:space="preserve"> </w:delText>
        </w:r>
      </w:del>
      <w:del w:id="23009" w:author="PR Preview" w:date="2026-01-01T00:00:00Z">
        <w:r>
          <w:delText xml:space="preserve">onto</w:delText>
        </w:r>
      </w:del>
      <w:del w:id="23010" w:author="PR Preview" w:date="2026-01-01T00:00:00Z">
        <w:r>
          <w:delText xml:space="preserve"> </w:delText>
        </w:r>
      </w:del>
      <m:oMath>
        <m:r>
          <m:rPr>
            <m:scr m:val="script"/>
            <m:sty m:val="p"/>
          </m:rPr>
          <m:t>C</m:t>
        </m:r>
        <m:r>
          <m:rPr>
            <m:sty m:val="p"/>
          </m:rPr>
          <m:t>(</m:t>
        </m:r>
        <m:r>
          <m:rPr>
            <m:sty m:val="bi"/>
          </m:rPr>
          <m:t>H</m:t>
        </m:r>
        <m:r>
          <m:rPr>
            <m:sty m:val="p"/>
          </m:rPr>
          <m:t>)</m:t>
        </m:r>
      </m:oMath>
      <w:del w:id="23011" w:author="PR Preview" w:date="2026-01-01T00:00:00Z">
        <w:r>
          <w:delText xml:space="preserve"> </w:delText>
        </w:r>
      </w:del>
      <w:del w:id="23012" w:author="PR Preview" w:date="2026-01-01T00:00:00Z">
        <w:r>
          <w:delText xml:space="preserve">(</w:delText>
        </w:r>
      </w:del>
      <w:hyperlink w:anchor="thm-projection-matrix-projects">
        <w:del w:id="23013" w:author="PR Preview" w:date="2026-01-01T00:00:00Z">
          <w:r>
            <w:rPr>
              <w:rStyle w:val="Hyperlink"/>
            </w:rPr>
            <w:delText xml:space="preserve">Theorem 91</w:delText>
          </w:r>
        </w:del>
      </w:hyperlink>
      <w:del w:id="23014" w:author="PR Preview" w:date="2026-01-01T00:00:00Z">
        <w:r>
          <w:delText xml:space="preserve">, part 1).</w:delText>
        </w:r>
      </w:del>
      <w:del w:id="23015" w:author="PR Preview" w:date="2026-01-01T00:00:00Z">
        <w:r>
          <w:delText xml:space="preserve"> </w:delText>
        </w:r>
      </w:del>
      <w:del w:id="23016" w:author="PR Preview" w:date="2026-01-01T00:00:00Z">
        <w:r>
          <w:delText xml:space="preserve">It remains to show</w:delText>
        </w:r>
      </w:del>
      <w:del w:id="23017" w:author="PR Preview" w:date="2026-01-01T00:00:00Z">
        <w:r>
          <w:delText xml:space="preserve"> </w:delText>
        </w:r>
      </w:del>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3018" w:author="PR Preview" w:date="2026-01-01T00:00:00Z">
        <w:r>
          <w:delText xml:space="preserve">.</w:delText>
        </w:r>
      </w:del>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del w:id="23019" w:author="PR Preview" w:date="2026-01-01T00:00:00Z">
        <w:r>
          <w:rPr>
            <w:b/>
            <w:bCs/>
          </w:rPr>
          <w:delText xml:space="preserve">.</w:delText>
        </w:r>
      </w:del>
      <w:del w:id="23020" w:author="PR Preview" w:date="2026-01-01T00:00:00Z">
        <w:r>
          <w:delText xml:space="preserve"> </w:delText>
        </w:r>
      </w:del>
      <m:oMath>
        <m:r>
          <m:rPr>
            <m:sty m:val="bi"/>
          </m:rPr>
          <m:t>H</m:t>
        </m:r>
        <m:limLow>
          <m:e>
            <m:r>
              <m:t>z</m:t>
            </m:r>
          </m:e>
          <m:lim>
            <m:r>
              <m:rPr>
                <m:sty m:val="p"/>
              </m:rPr>
              <m:t>∼</m:t>
            </m:r>
          </m:lim>
        </m:limLow>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limLow>
              <m:e>
                <m:r>
                  <m:t>z</m:t>
                </m:r>
              </m:e>
              <m:lim>
                <m:r>
                  <m:rPr>
                    <m:sty m:val="p"/>
                  </m:rPr>
                  <m:t>∼</m:t>
                </m:r>
              </m:lim>
            </m:limLow>
          </m:e>
        </m:d>
        <m:r>
          <m:t>​</m:t>
        </m:r>
      </m:oMath>
      <w:del w:id="23021" w:author="PR Preview" w:date="2026-01-01T00:00:00Z">
        <w:r>
          <w:delText xml:space="preserve"> </w:delText>
        </w:r>
      </w:del>
      <w:del w:id="23022" w:author="PR Preview" w:date="2026-01-01T00:00:00Z">
        <w:r>
          <w:delText xml:space="preserve">(</w:delText>
        </w:r>
      </w:del>
      <w:hyperlink w:anchor="thm-matmul-assoc">
        <w:del w:id="23023" w:author="PR Preview" w:date="2026-01-01T00:00:00Z">
          <w:r>
            <w:rPr>
              <w:rStyle w:val="Hyperlink"/>
            </w:rPr>
            <w:delText xml:space="preserve">Theorem 8</w:delText>
          </w:r>
        </w:del>
      </w:hyperlink>
      <w:del w:id="23024" w:author="PR Preview" w:date="2026-01-01T00:00:00Z">
        <w:r>
          <w:delText xml:space="preserve">),</w:delText>
        </w:r>
      </w:del>
      <w:del w:id="23025" w:author="PR Preview" w:date="2026-01-01T00:00:00Z">
        <w:r>
          <w:delText xml:space="preserve"> </w:delText>
        </w:r>
      </w:del>
      <w:del w:id="23026" w:author="PR Preview" w:date="2026-01-01T00:00:00Z">
        <w:r>
          <w:delText xml:space="preserve">which is in</w:delText>
        </w:r>
      </w:del>
      <w:del w:id="23027" w:author="PR Preview" w:date="2026-01-01T00:00:00Z">
        <w:r>
          <w:delText xml:space="preserve"> </w:delText>
        </w:r>
      </w:del>
      <m:oMath>
        <m:r>
          <m:rPr>
            <m:scr m:val="script"/>
            <m:sty m:val="p"/>
          </m:rPr>
          <m:t>C</m:t>
        </m:r>
        <m:r>
          <m:rPr>
            <m:sty m:val="p"/>
          </m:rPr>
          <m:t>(</m:t>
        </m:r>
        <m:r>
          <m:rPr>
            <m:sty m:val="bi"/>
          </m:rPr>
          <m:t>X</m:t>
        </m:r>
        <m:r>
          <m:rPr>
            <m:sty m:val="p"/>
          </m:rPr>
          <m:t>)</m:t>
        </m:r>
      </m:oMath>
      <w:del w:id="23028" w:author="PR Preview" w:date="2026-01-01T00:00:00Z">
        <w:r>
          <w:delText xml:space="preserve"> </w:delText>
        </w:r>
      </w:del>
      <w:del w:id="23029" w:author="PR Preview" w:date="2026-01-01T00:00:00Z">
        <w:r>
          <w:delText xml:space="preserve">(</w:delText>
        </w:r>
      </w:del>
      <w:hyperlink w:anchor="def-column-space">
        <w:del w:id="23030" w:author="PR Preview" w:date="2026-01-01T00:00:00Z">
          <w:r>
            <w:rPr>
              <w:rStyle w:val="Hyperlink"/>
            </w:rPr>
            <w:delText xml:space="preserve">Definition 52</w:delText>
          </w:r>
        </w:del>
      </w:hyperlink>
      <w:del w:id="23031" w:author="PR Preview" w:date="2026-01-01T00:00:00Z">
        <w:r>
          <w:delText xml:space="preserve">).</w:delText>
        </w:r>
      </w:del>
    </w:p>
    <w:p>
      <w:pPr>
        <w:pStyle w:val="BodyText"/>
      </w:pPr>
      <w:ins w:id="23032" w:author="PR Preview" w:date="2026-01-01T00:00:00Z">
        <w:r>
          <w:rPr>
            <w:b/>
            <w:bCs/>
          </w:rPr>
          <w:t xml:space="preserve">Theorem 92 (The hat matrix projects onto the column space of the design matrix)</w:t>
        </w:r>
      </w:ins>
      <w:ins w:id="23033" w:author="PR Preview" w:date="2026-01-01T00:00:00Z">
        <w:r>
          <w:t xml:space="preserve"> </w:t>
        </w:r>
      </w:ins>
      <w:ins w:id="23034" w:author="PR Preview" w:date="2026-01-01T00:00:00Z">
        <w:r>
          <w:t xml:space="preserve">If</w:t>
        </w:r>
      </w:ins>
      <w:ins w:id="23035" w:author="PR Preview" w:date="2026-01-01T00:00:00Z">
        <w:r>
          <w:t xml:space="preserve"> </w:t>
        </w:r>
      </w:ins>
      <m:oMath>
        <m:r>
          <m:rPr>
            <m:sty m:val="bi"/>
          </m:rPr>
          <m:t>X</m:t>
        </m:r>
      </m:oMath>
      <w:ins w:id="23036" w:author="PR Preview" w:date="2026-01-01T00:00:00Z">
        <w:r>
          <w:t xml:space="preserve"> </w:t>
        </w:r>
      </w:ins>
      <w:ins w:id="23037" w:author="PR Preview" w:date="2026-01-01T00:00:00Z">
        <w:r>
          <w:t xml:space="preserve">is an</w:t>
        </w:r>
      </w:ins>
      <w:ins w:id="23038" w:author="PR Preview" w:date="2026-01-01T00:00:00Z">
        <w:r>
          <w:t xml:space="preserve"> </w:t>
        </w:r>
      </w:ins>
      <m:oMath>
        <m:r>
          <m:t>n</m:t>
        </m:r>
        <m:r>
          <m:rPr>
            <m:sty m:val="p"/>
          </m:rPr>
          <m:t>×</m:t>
        </m:r>
        <m:r>
          <m:t>p</m:t>
        </m:r>
      </m:oMath>
      <w:ins w:id="23039" w:author="PR Preview" w:date="2026-01-01T00:00:00Z">
        <w:r>
          <w:t xml:space="preserve"> </w:t>
        </w:r>
      </w:ins>
      <w:ins w:id="23040" w:author="PR Preview" w:date="2026-01-01T00:00:00Z">
        <w:r>
          <w:t xml:space="preserve">design matrix with</w:t>
        </w:r>
      </w:ins>
      <w:ins w:id="23041" w:author="PR Preview" w:date="2026-01-01T00:00:00Z">
        <w:r>
          <w:t xml:space="preserve"> </w:t>
        </w:r>
      </w:ins>
      <m:oMath>
        <m:r>
          <m:rPr>
            <m:sty m:val="p"/>
          </m:rPr>
          <m:t>rank</m:t>
        </m:r>
        <m:r>
          <m:rPr>
            <m:sty m:val="p"/>
          </m:rPr>
          <m:t>(</m:t>
        </m:r>
        <m:r>
          <m:rPr>
            <m:sty m:val="bi"/>
          </m:rPr>
          <m:t>X</m:t>
        </m:r>
        <m:r>
          <m:rPr>
            <m:sty m:val="p"/>
          </m:rPr>
          <m:t>)</m:t>
        </m:r>
        <m:r>
          <m:rPr>
            <m:sty m:val="p"/>
          </m:rPr>
          <m:t>=</m:t>
        </m:r>
        <m:r>
          <m:t>p</m:t>
        </m:r>
      </m:oMath>
      <w:ins w:id="23042" w:author="PR Preview" w:date="2026-01-01T00:00:00Z">
        <w:r>
          <w:t xml:space="preserve">,</w:t>
        </w:r>
      </w:ins>
      <w:ins w:id="23043" w:author="PR Preview" w:date="2026-01-01T00:00:00Z">
        <w:r>
          <w:t xml:space="preserve"> </w:t>
        </w:r>
      </w:ins>
      <w:ins w:id="23044" w:author="PR Preview" w:date="2026-01-01T00:00:00Z">
        <w:r>
          <w:t xml:space="preserve">then for every</w:t>
        </w:r>
      </w:ins>
      <w:ins w:id="23045" w:author="PR Preview" w:date="2026-01-01T00:00:00Z">
        <w:r>
          <w:t xml:space="preserve"> </w:t>
        </w:r>
      </w:ins>
      <w:ins w:id="23046" w:author="PR Preview" w:date="2026-01-01T00:00:00Z">
        <w:r>
          <w:t xml:space="preserve">$\mathord{\smash[b]{\underset{\raise.3ex\hbox{$\scriptstyle\sim$}}{y}}\vphantom{y}}\in \mathbb{R}^n$</w:t>
        </w:r>
      </w:ins>
      <w:ins w:id="23047" w:author="PR Preview" w:date="2026-01-01T00:00:00Z">
        <w:r>
          <w:t xml:space="preserve">,</w:t>
        </w:r>
      </w:ins>
      <w:ins w:id="23048" w:author="PR Preview" w:date="2026-01-01T00:00:00Z">
        <w:r>
          <w:t xml:space="preserve"> </w:t>
        </w:r>
      </w:ins>
      <w:ins w:id="23049" w:author="PR Preview" w:date="2026-01-01T00:00:00Z">
        <w:r>
          <w:t xml:space="preserve">$\mathbf{H} \mathord{\smash[b]{\underset{\raise.3ex\hbox{$\scriptstyle\sim$}}{y}}\vphantom{y}}$</w:t>
        </w:r>
      </w:ins>
      <w:ins w:id="23050" w:author="PR Preview" w:date="2026-01-01T00:00:00Z">
        <w:r>
          <w:t xml:space="preserve"> </w:t>
        </w:r>
      </w:ins>
      <w:ins w:id="23051" w:author="PR Preview" w:date="2026-01-01T00:00:00Z">
        <w:r>
          <w:t xml:space="preserve">(</w:t>
        </w:r>
      </w:ins>
      <w:hyperlink w:anchor="def-hat-matrix">
        <w:ins w:id="23052" w:author="PR Preview" w:date="2026-01-01T00:00:00Z">
          <w:r>
            <w:rPr>
              <w:rStyle w:val="Hyperlink"/>
            </w:rPr>
            <w:t xml:space="preserve">Definition 107</w:t>
          </w:r>
        </w:ins>
      </w:hyperlink>
      <w:ins w:id="23053" w:author="PR Preview" w:date="2026-01-01T00:00:00Z">
        <w:r>
          <w:t xml:space="preserve">) is the orthogonal projection of</w:t>
        </w:r>
      </w:ins>
      <w:ins w:id="23054" w:author="PR Preview" w:date="2026-01-01T00:00:00Z">
        <w:r>
          <w:t xml:space="preserve"> </w:t>
        </w:r>
      </w:ins>
      <w:ins w:id="23055" w:author="PR Preview" w:date="2026-01-01T00:00:00Z">
        <w:r>
          <w:t xml:space="preserve">$\mathord{\smash[b]{\underset{\raise.3ex\hbox{$\scriptstyle\sim$}}{y}}\vphantom{y}}$</w:t>
        </w:r>
      </w:ins>
      <w:ins w:id="23056" w:author="PR Preview" w:date="2026-01-01T00:00:00Z">
        <w:r>
          <w:t xml:space="preserve"> </w:t>
        </w:r>
      </w:ins>
      <w:ins w:id="23057" w:author="PR Preview" w:date="2026-01-01T00:00:00Z">
        <w:r>
          <w:t xml:space="preserve">onto</w:t>
        </w:r>
      </w:ins>
      <w:ins w:id="23058" w:author="PR Preview" w:date="2026-01-01T00:00:00Z">
        <w:r>
          <w:t xml:space="preserve"> </w:t>
        </w:r>
      </w:ins>
      <m:oMath>
        <m:r>
          <m:rPr>
            <m:scr m:val="script"/>
            <m:sty m:val="p"/>
          </m:rPr>
          <m:t>C</m:t>
        </m:r>
        <m:r>
          <m:rPr>
            <m:sty m:val="p"/>
          </m:rPr>
          <m:t>(</m:t>
        </m:r>
        <m:r>
          <m:rPr>
            <m:sty m:val="bi"/>
          </m:rPr>
          <m:t>X</m:t>
        </m:r>
        <m:r>
          <m:rPr>
            <m:sty m:val="p"/>
          </m:rPr>
          <m:t>)</m:t>
        </m:r>
      </m:oMath>
      <w:ins w:id="23059" w:author="PR Preview" w:date="2026-01-01T00:00:00Z">
        <w:r>
          <w:t xml:space="preserve">.</w:t>
        </w:r>
      </w:ins>
      <w:ins w:id="23060" w:author="PR Preview" w:date="2026-01-01T00:00:00Z">
        <w:r>
          <w:t xml:space="preserve"> </w:t>
        </w:r>
      </w:ins>
      <w:ins w:id="23061" w:author="PR Preview" w:date="2026-01-01T00:00:00Z">
        <w:r>
          <w:t xml:space="preserve">So</w:t>
        </w:r>
      </w:ins>
      <w:ins w:id="23062" w:author="PR Preview" w:date="2026-01-01T00:00:00Z">
        <w:r>
          <w:t xml:space="preserve"> </w:t>
        </w:r>
      </w:ins>
      <m:oMath>
        <m:r>
          <m:rPr>
            <m:sty m:val="bi"/>
          </m:rPr>
          <m:t>H</m:t>
        </m:r>
        <m:r>
          <m:rPr>
            <m:sty m:val="p"/>
          </m:rPr>
          <m:t>=</m:t>
        </m:r>
        <m:r>
          <m:rPr>
            <m:sty m:val="bi"/>
          </m:rPr>
          <m:t>Q</m:t>
        </m:r>
        <m:sSup>
          <m:e>
            <m:r>
              <m:rPr>
                <m:sty m:val="bi"/>
              </m:rPr>
              <m:t>Q</m:t>
            </m:r>
          </m:e>
          <m:sup>
            <m:r>
              <m:rPr>
                <m:sty m:val="p"/>
              </m:rPr>
              <m:t>⊤</m:t>
            </m:r>
          </m:sup>
        </m:sSup>
      </m:oMath>
      <w:ins w:id="23063" w:author="PR Preview" w:date="2026-01-01T00:00:00Z">
        <w:r>
          <w:t xml:space="preserve"> </w:t>
        </w:r>
      </w:ins>
      <w:ins w:id="23064" w:author="PR Preview" w:date="2026-01-01T00:00:00Z">
        <w:r>
          <w:t xml:space="preserve">for any</w:t>
        </w:r>
      </w:ins>
      <w:ins w:id="23065" w:author="PR Preview" w:date="2026-01-01T00:00:00Z">
        <w:r>
          <w:t xml:space="preserve"> </w:t>
        </w:r>
      </w:ins>
      <m:oMath>
        <m:r>
          <m:t>n</m:t>
        </m:r>
        <m:r>
          <m:rPr>
            <m:sty m:val="p"/>
          </m:rPr>
          <m:t>×</m:t>
        </m:r>
        <m:r>
          <m:t>p</m:t>
        </m:r>
      </m:oMath>
      <w:ins w:id="23066" w:author="PR Preview" w:date="2026-01-01T00:00:00Z">
        <w:r>
          <w:t xml:space="preserve"> </w:t>
        </w:r>
      </w:ins>
      <w:ins w:id="23067" w:author="PR Preview" w:date="2026-01-01T00:00:00Z">
        <w:r>
          <w:t xml:space="preserve">matrix</w:t>
        </w:r>
      </w:ins>
      <w:ins w:id="23068" w:author="PR Preview" w:date="2026-01-01T00:00:00Z">
        <w:r>
          <w:t xml:space="preserve"> </w:t>
        </w:r>
      </w:ins>
      <m:oMath>
        <m:r>
          <m:rPr>
            <m:sty m:val="bi"/>
          </m:rPr>
          <m:t>Q</m:t>
        </m:r>
      </m:oMath>
      <w:ins w:id="23069" w:author="PR Preview" w:date="2026-01-01T00:00:00Z">
        <w:r>
          <w:t xml:space="preserve"> </w:t>
        </w:r>
      </w:ins>
      <w:ins w:id="23070" w:author="PR Preview" w:date="2026-01-01T00:00:00Z">
        <w:r>
          <w:t xml:space="preserve">whose columns are an orthonormal basis of</w:t>
        </w:r>
      </w:ins>
      <w:ins w:id="23071" w:author="PR Preview" w:date="2026-01-01T00:00:00Z">
        <w:r>
          <w:t xml:space="preserve"> </w:t>
        </w:r>
      </w:ins>
      <m:oMath>
        <m:r>
          <m:rPr>
            <m:scr m:val="script"/>
            <m:sty m:val="p"/>
          </m:rPr>
          <m:t>C</m:t>
        </m:r>
        <m:r>
          <m:rPr>
            <m:sty m:val="p"/>
          </m:rPr>
          <m:t>(</m:t>
        </m:r>
        <m:r>
          <m:rPr>
            <m:sty m:val="bi"/>
          </m:rPr>
          <m:t>X</m:t>
        </m:r>
        <m:r>
          <m:rPr>
            <m:sty m:val="p"/>
          </m:rPr>
          <m:t>)</m:t>
        </m:r>
      </m:oMath>
      <w:ins w:id="23072" w:author="PR Preview" w:date="2026-01-01T00:00:00Z">
        <w:r>
          <w:t xml:space="preserve">.</w:t>
        </w:r>
      </w:ins>
    </w:p>
    <w:bookmarkEnd w:id="557"/>
    <w:p>
      <w:pPr>
        <w:pStyle w:val="BodyText"/>
      </w:pPr>
      <w:ins w:id="23073" w:author="PR Preview" w:date="2026-01-01T00:00:00Z">
        <w:r>
          <w:rPr>
            <w:i/>
            <w:iCs/>
          </w:rPr>
          <w:t xml:space="preserve">Proof</w:t>
        </w:r>
      </w:ins>
      <w:ins w:id="23074" w:author="PR Preview" w:date="2026-01-01T00:00:00Z">
        <w:r>
          <w:t xml:space="preserve">. </w:t>
        </w:r>
      </w:ins>
      <m:oMath>
        <m:r>
          <m:rPr>
            <m:sty m:val="bi"/>
          </m:rPr>
          <m:t>H</m:t>
        </m:r>
      </m:oMath>
      <w:ins w:id="23075" w:author="PR Preview" w:date="2026-01-01T00:00:00Z">
        <w:r>
          <w:t xml:space="preserve"> </w:t>
        </w:r>
      </w:ins>
      <w:ins w:id="23076" w:author="PR Preview" w:date="2026-01-01T00:00:00Z">
        <w:r>
          <w:t xml:space="preserve">is an orthogonal projection matrix (</w:t>
        </w:r>
      </w:ins>
      <w:hyperlink w:anchor="thm-hat-matrix">
        <w:ins w:id="23077" w:author="PR Preview" w:date="2026-01-01T00:00:00Z">
          <w:r>
            <w:rPr>
              <w:rStyle w:val="Hyperlink"/>
            </w:rPr>
            <w:t xml:space="preserve">Theorem 88</w:t>
          </w:r>
        </w:ins>
      </w:hyperlink>
      <w:ins w:id="23078" w:author="PR Preview" w:date="2026-01-01T00:00:00Z">
        <w:r>
          <w:t xml:space="preserve">),</w:t>
        </w:r>
      </w:ins>
      <w:ins w:id="23079" w:author="PR Preview" w:date="2026-01-01T00:00:00Z">
        <w:r>
          <w:t xml:space="preserve"> </w:t>
        </w:r>
      </w:ins>
      <w:ins w:id="23080" w:author="PR Preview" w:date="2026-01-01T00:00:00Z">
        <w:r>
          <w:t xml:space="preserve">so</w:t>
        </w:r>
      </w:ins>
      <w:ins w:id="23081" w:author="PR Preview" w:date="2026-01-01T00:00:00Z">
        <w:r>
          <w:t xml:space="preserve"> </w:t>
        </w:r>
      </w:ins>
      <w:ins w:id="23082" w:author="PR Preview" w:date="2026-01-01T00:00:00Z">
        <w:r>
          <w:t xml:space="preserve">$\mathbf{H} \mathord{\smash[b]{\underset{\raise.3ex\hbox{$\scriptstyle\sim$}}{y}}\vphantom{y}}$</w:t>
        </w:r>
      </w:ins>
      <w:ins w:id="23083" w:author="PR Preview" w:date="2026-01-01T00:00:00Z">
        <w:r>
          <w:t xml:space="preserve"> </w:t>
        </w:r>
      </w:ins>
      <w:ins w:id="23084" w:author="PR Preview" w:date="2026-01-01T00:00:00Z">
        <w:r>
          <w:t xml:space="preserve">is the orthogonal projection of</w:t>
        </w:r>
      </w:ins>
      <w:ins w:id="23085" w:author="PR Preview" w:date="2026-01-01T00:00:00Z">
        <w:r>
          <w:t xml:space="preserve"> </w:t>
        </w:r>
      </w:ins>
      <w:ins w:id="23086" w:author="PR Preview" w:date="2026-01-01T00:00:00Z">
        <w:r>
          <w:t xml:space="preserve">$\mathord{\smash[b]{\underset{\raise.3ex\hbox{$\scriptstyle\sim$}}{y}}\vphantom{y}}$</w:t>
        </w:r>
      </w:ins>
      <w:ins w:id="23087" w:author="PR Preview" w:date="2026-01-01T00:00:00Z">
        <w:r>
          <w:t xml:space="preserve"> </w:t>
        </w:r>
      </w:ins>
      <w:ins w:id="23088" w:author="PR Preview" w:date="2026-01-01T00:00:00Z">
        <w:r>
          <w:t xml:space="preserve">onto</w:t>
        </w:r>
      </w:ins>
      <w:ins w:id="23089" w:author="PR Preview" w:date="2026-01-01T00:00:00Z">
        <w:r>
          <w:t xml:space="preserve"> </w:t>
        </w:r>
      </w:ins>
      <m:oMath>
        <m:r>
          <m:rPr>
            <m:scr m:val="script"/>
            <m:sty m:val="p"/>
          </m:rPr>
          <m:t>C</m:t>
        </m:r>
        <m:r>
          <m:rPr>
            <m:sty m:val="p"/>
          </m:rPr>
          <m:t>(</m:t>
        </m:r>
        <m:r>
          <m:rPr>
            <m:sty m:val="bi"/>
          </m:rPr>
          <m:t>H</m:t>
        </m:r>
        <m:r>
          <m:rPr>
            <m:sty m:val="p"/>
          </m:rPr>
          <m:t>)</m:t>
        </m:r>
      </m:oMath>
      <w:ins w:id="23090" w:author="PR Preview" w:date="2026-01-01T00:00:00Z">
        <w:r>
          <w:t xml:space="preserve"> </w:t>
        </w:r>
      </w:ins>
      <w:ins w:id="23091" w:author="PR Preview" w:date="2026-01-01T00:00:00Z">
        <w:r>
          <w:t xml:space="preserve">(</w:t>
        </w:r>
      </w:ins>
      <w:hyperlink w:anchor="thm-projection-matrix-projects">
        <w:ins w:id="23092" w:author="PR Preview" w:date="2026-01-01T00:00:00Z">
          <w:r>
            <w:rPr>
              <w:rStyle w:val="Hyperlink"/>
            </w:rPr>
            <w:t xml:space="preserve">Theorem 91</w:t>
          </w:r>
        </w:ins>
      </w:hyperlink>
      <w:ins w:id="23093" w:author="PR Preview" w:date="2026-01-01T00:00:00Z">
        <w:r>
          <w:t xml:space="preserve">, part 1).</w:t>
        </w:r>
      </w:ins>
      <w:ins w:id="23094" w:author="PR Preview" w:date="2026-01-01T00:00:00Z">
        <w:r>
          <w:t xml:space="preserve"> </w:t>
        </w:r>
      </w:ins>
      <w:ins w:id="23095" w:author="PR Preview" w:date="2026-01-01T00:00:00Z">
        <w:r>
          <w:t xml:space="preserve">It remains to show</w:t>
        </w:r>
      </w:ins>
      <w:ins w:id="23096" w:author="PR Preview" w:date="2026-01-01T00:00:00Z">
        <w:r>
          <w:t xml:space="preserve"> </w:t>
        </w:r>
      </w:ins>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3097" w:author="PR Preview" w:date="2026-01-01T00:00:00Z">
        <w:r>
          <w:t xml:space="preserve">.</w:t>
        </w:r>
      </w:ins>
    </w:p>
    <w:p>
      <w:pPr>
        <w:pStyle w:val="BodyText"/>
      </w:pPr>
      <m:oMath>
        <m:r>
          <m:rPr>
            <m:scr m:val="script"/>
            <m:sty m:val="p"/>
          </m:rPr>
          <m:t>C</m:t>
        </m:r>
        <m:r>
          <m:rPr>
            <m:sty m:val="p"/>
          </m:rPr>
          <m:t>(</m:t>
        </m:r>
        <m:r>
          <m:rPr>
            <m:sty m:val="bi"/>
          </m:rPr>
          <m:t>H</m:t>
        </m:r>
        <m:r>
          <m:rPr>
            <m:sty m:val="p"/>
          </m:rPr>
          <m:t>)</m:t>
        </m:r>
        <m:r>
          <m:rPr>
            <m:sty m:val="p"/>
          </m:rPr>
          <m:t>⊆</m:t>
        </m:r>
        <m:r>
          <m:rPr>
            <m:scr m:val="script"/>
            <m:sty m:val="p"/>
          </m:rPr>
          <m:t>C</m:t>
        </m:r>
        <m:r>
          <m:rPr>
            <m:sty m:val="p"/>
          </m:rPr>
          <m:t>(</m:t>
        </m:r>
        <m:r>
          <m:rPr>
            <m:sty m:val="bi"/>
          </m:rPr>
          <m:t>X</m:t>
        </m:r>
        <m:r>
          <m:rPr>
            <m:sty m:val="p"/>
          </m:rPr>
          <m:t>)</m:t>
        </m:r>
      </m:oMath>
      <w:ins w:id="23098" w:author="PR Preview" w:date="2026-01-01T00:00:00Z">
        <w:r>
          <w:rPr>
            <w:b/>
            <w:bCs/>
          </w:rPr>
          <w:t xml:space="preserve">.</w:t>
        </w:r>
      </w:ins>
      <w:ins w:id="23099" w:author="PR Preview" w:date="2026-01-01T00:00:00Z">
        <w:r>
          <w:t xml:space="preserve"> </w:t>
        </w:r>
      </w:ins>
      <w:ins w:id="23100" w:author="PR Preview" w:date="2026-01-01T00:00:00Z">
        <w:r>
          <w:t xml:space="preserve">$\mathbf{H} \mathord{\smash[b]{\underset{\raise.3ex\hbox{$\scriptstyle\sim$}}{z}}\vphantom{z}} = \mathbf{X}\,\mathopen{}\left(({\mathbf{X}}^{\top}\mathbf{X})^{-1} {\mathbf{X}}^{\top} \mathord{\smash[b]{\underset{\raise.3ex\hbox{$\scriptstyle\sim$}}{z}}\vphantom{z}}\right)\mathclose{}$</w:t>
        </w:r>
      </w:ins>
      <w:ins w:id="23101" w:author="PR Preview" w:date="2026-01-01T00:00:00Z">
        <w:r>
          <w:t xml:space="preserve"> </w:t>
        </w:r>
      </w:ins>
      <w:ins w:id="23102" w:author="PR Preview" w:date="2026-01-01T00:00:00Z">
        <w:r>
          <w:t xml:space="preserve">(</w:t>
        </w:r>
      </w:ins>
      <w:hyperlink w:anchor="thm-matmul-assoc">
        <w:ins w:id="23103" w:author="PR Preview" w:date="2026-01-01T00:00:00Z">
          <w:r>
            <w:rPr>
              <w:rStyle w:val="Hyperlink"/>
            </w:rPr>
            <w:t xml:space="preserve">Theorem 8</w:t>
          </w:r>
        </w:ins>
      </w:hyperlink>
      <w:ins w:id="23104" w:author="PR Preview" w:date="2026-01-01T00:00:00Z">
        <w:r>
          <w:t xml:space="preserve">),</w:t>
        </w:r>
      </w:ins>
      <w:ins w:id="23105" w:author="PR Preview" w:date="2026-01-01T00:00:00Z">
        <w:r>
          <w:t xml:space="preserve"> </w:t>
        </w:r>
      </w:ins>
      <w:ins w:id="23106" w:author="PR Preview" w:date="2026-01-01T00:00:00Z">
        <w:r>
          <w:t xml:space="preserve">which is in</w:t>
        </w:r>
      </w:ins>
      <w:ins w:id="23107" w:author="PR Preview" w:date="2026-01-01T00:00:00Z">
        <w:r>
          <w:t xml:space="preserve"> </w:t>
        </w:r>
      </w:ins>
      <m:oMath>
        <m:r>
          <m:rPr>
            <m:scr m:val="script"/>
            <m:sty m:val="p"/>
          </m:rPr>
          <m:t>C</m:t>
        </m:r>
        <m:r>
          <m:rPr>
            <m:sty m:val="p"/>
          </m:rPr>
          <m:t>(</m:t>
        </m:r>
        <m:r>
          <m:rPr>
            <m:sty m:val="bi"/>
          </m:rPr>
          <m:t>X</m:t>
        </m:r>
        <m:r>
          <m:rPr>
            <m:sty m:val="p"/>
          </m:rPr>
          <m:t>)</m:t>
        </m:r>
      </m:oMath>
      <w:ins w:id="23108" w:author="PR Preview" w:date="2026-01-01T00:00:00Z">
        <w:r>
          <w:t xml:space="preserve"> </w:t>
        </w:r>
      </w:ins>
      <w:ins w:id="23109" w:author="PR Preview" w:date="2026-01-01T00:00:00Z">
        <w:r>
          <w:t xml:space="preserve">(</w:t>
        </w:r>
      </w:ins>
      <w:hyperlink w:anchor="def-column-space">
        <w:ins w:id="23110" w:author="PR Preview" w:date="2026-01-01T00:00:00Z">
          <w:r>
            <w:rPr>
              <w:rStyle w:val="Hyperlink"/>
            </w:rPr>
            <w:t xml:space="preserve">Definition 52</w:t>
          </w:r>
        </w:ins>
      </w:hyperlink>
      <w:ins w:id="23111" w:author="PR Preview" w:date="2026-01-01T00:00:00Z">
        <w:r>
          <w:t xml:space="preserve">).</w:t>
        </w:r>
      </w:ins>
    </w:p>
    <w:p>
      <w:pPr>
        <w:pStyle w:val="BodyText"/>
      </w:pPr>
      <m:oMath>
        <m:r>
          <m:rPr>
            <m:scr m:val="script"/>
            <m:sty m:val="p"/>
          </m:rPr>
          <m:t>C</m:t>
        </m:r>
        <m:r>
          <m:rPr>
            <m:sty m:val="p"/>
          </m:rPr>
          <m:t>(</m:t>
        </m:r>
        <m:r>
          <m:rPr>
            <m:sty m:val="bi"/>
          </m:rPr>
          <m:t>X</m:t>
        </m:r>
        <m:r>
          <m:rPr>
            <m:sty m:val="p"/>
          </m:rPr>
          <m:t>)</m:t>
        </m:r>
        <m:r>
          <m:rPr>
            <m:sty m:val="p"/>
          </m:rPr>
          <m:t>⊆</m:t>
        </m:r>
        <m:r>
          <m:rPr>
            <m:scr m:val="script"/>
            <m:sty m:val="p"/>
          </m:rPr>
          <m:t>C</m:t>
        </m:r>
        <m:r>
          <m:rPr>
            <m:sty m:val="p"/>
          </m:rPr>
          <m:t>(</m:t>
        </m:r>
        <m:r>
          <m:rPr>
            <m:sty m:val="bi"/>
          </m:rPr>
          <m:t>H</m:t>
        </m:r>
        <m:r>
          <m:rPr>
            <m:sty m:val="p"/>
          </m:rPr>
          <m:t>)</m:t>
        </m:r>
      </m:oMath>
      <w:r>
        <w:rPr>
          <w:b/>
          <w:bCs/>
        </w:rPr>
        <w:t xml:space="preserve">.</w:t>
      </w:r>
      <w:r>
        <w:t xml:space="preserve"> </w:t>
      </w:r>
      <w:r>
        <w:t xml:space="preserve">First,</w:t>
      </w:r>
    </w:p>
    <w:p>
      <w:pPr>
        <w:pStyle w:val="BodyText"/>
      </w:pPr>
      <m:oMathPara>
        <m:oMathParaPr>
          <m:jc m:val="center"/>
        </m:oMathParaPr>
        <m:oMath>
          <m:eqArr>
            <m:e>
              <m:r>
                <m:rPr>
                  <m:sty m:val="bi"/>
                </m:rPr>
                <m:t>H</m:t>
              </m:r>
              <m:r>
                <m:rPr>
                  <m:sty m:val="bi"/>
                </m:rPr>
                <m:t>X</m:t>
              </m:r>
              <m:r>
                <m:t>&amp;</m:t>
              </m:r>
              <m:r>
                <m:rPr>
                  <m:sty m:val="p"/>
                </m:rPr>
                <m:t>=</m:t>
              </m:r>
              <m:r>
                <m:rPr>
                  <m:sty m:val="bi"/>
                </m:rPr>
                <m:t>X</m:t>
              </m:r>
              <m:r>
                <m:rPr>
                  <m:sty m:val="p"/>
                </m:rPr>
                <m:t>(</m:t>
              </m:r>
              <m:sSup>
                <m:e>
                  <m:r>
                    <m:rPr>
                      <m:sty m:val="bi"/>
                    </m:rPr>
                    <m:t>X</m:t>
                  </m:r>
                </m:e>
                <m:sup>
                  <m:r>
                    <m:rPr>
                      <m:sty m:val="p"/>
                    </m:rPr>
                    <m:t>⊤</m:t>
                  </m:r>
                </m:sup>
              </m:sSup>
              <m:r>
                <m:rPr>
                  <m:sty m:val="bi"/>
                </m:rPr>
                <m:t>X</m:t>
              </m:r>
              <m:sSup>
                <m:e>
                  <m:r>
                    <m:rPr>
                      <m:sty m:val="p"/>
                    </m:rPr>
                    <m:t>)</m:t>
                  </m:r>
                </m:e>
                <m:sup>
                  <m:r>
                    <m:rPr>
                      <m:sty m:val="p"/>
                    </m:rPr>
                    <m:t>−</m:t>
                  </m:r>
                  <m:r>
                    <m:t>1</m:t>
                  </m:r>
                </m:sup>
              </m:sSup>
              <m:sSup>
                <m:e>
                  <m:r>
                    <m:rPr>
                      <m:sty m:val="bi"/>
                    </m:rPr>
                    <m:t>X</m:t>
                  </m:r>
                </m:e>
                <m:sup>
                  <m:r>
                    <m:rPr>
                      <m:sty m:val="p"/>
                    </m:rPr>
                    <m:t>⊤</m:t>
                  </m:r>
                </m:sup>
              </m:sSup>
              <m:r>
                <m:rPr>
                  <m:sty m:val="bi"/>
                </m:rPr>
                <m:t>X</m:t>
              </m:r>
              <m:r>
                <m:t>&amp;</m:t>
              </m:r>
              <m:r>
                <m:t>&amp;</m:t>
              </m:r>
              <m:r>
                <m:rPr>
                  <m:nor/>
                  <m:sty m:val="p"/>
                </m:rPr>
                <m:t>(</m:t>
              </m:r>
              <m:r>
                <m:rPr>
                  <m:nor/>
                  <m:sty m:val="p"/>
                </m:rPr>
                <m:t>Definition 107</m:t>
              </m:r>
              <m:r>
                <m:rPr>
                  <m:nor/>
                  <m:sty m:val="p"/>
                </m:rPr>
                <m:t>)</m:t>
              </m:r>
            </m:e>
            <m:e>
              <m:r>
                <m:t>&amp;</m:t>
              </m:r>
              <m:r>
                <m:rPr>
                  <m:sty m:val="p"/>
                </m:rPr>
                <m:t>=</m:t>
              </m:r>
              <m:r>
                <m:rPr>
                  <m:sty m:val="bi"/>
                </m:rPr>
                <m:t>X</m:t>
              </m:r>
              <m:r>
                <m:t> </m:t>
              </m:r>
              <m:r>
                <m:t>​</m:t>
              </m:r>
              <m:d>
                <m:dPr>
                  <m:begChr m:val="("/>
                  <m:sepChr m:val=""/>
                  <m:endChr m:val=")"/>
                  <m:grow/>
                </m:dPr>
                <m:e>
                  <m:r>
                    <m:rPr>
                      <m:sty m:val="p"/>
                    </m:rPr>
                    <m:t>(</m:t>
                  </m:r>
                  <m:sSup>
                    <m:e>
                      <m:r>
                        <m:rPr>
                          <m:sty m:val="bi"/>
                        </m:rPr>
                        <m:t>X</m:t>
                      </m:r>
                    </m:e>
                    <m:sup>
                      <m:r>
                        <m:rPr>
                          <m:sty m:val="p"/>
                        </m:rPr>
                        <m:t>⊤</m:t>
                      </m:r>
                    </m:sup>
                  </m:sSup>
                  <m:r>
                    <m:rPr>
                      <m:sty m:val="bi"/>
                    </m:rPr>
                    <m:t>X</m:t>
                  </m:r>
                  <m:sSup>
                    <m:e>
                      <m:r>
                        <m:rPr>
                          <m:sty m:val="p"/>
                        </m:rPr>
                        <m:t>)</m:t>
                      </m:r>
                    </m:e>
                    <m:sup>
                      <m:r>
                        <m:rPr>
                          <m:sty m:val="p"/>
                        </m:rPr>
                        <m:t>−</m:t>
                      </m:r>
                      <m:r>
                        <m:t>1</m:t>
                      </m:r>
                    </m:sup>
                  </m:sSup>
                  <m:r>
                    <m:rPr>
                      <m:sty m:val="p"/>
                    </m:rPr>
                    <m:t>(</m:t>
                  </m:r>
                  <m:sSup>
                    <m:e>
                      <m:r>
                        <m:rPr>
                          <m:sty m:val="bi"/>
                        </m:rPr>
                        <m:t>X</m:t>
                      </m:r>
                    </m:e>
                    <m:sup>
                      <m:r>
                        <m:rPr>
                          <m:sty m:val="p"/>
                        </m:rPr>
                        <m:t>⊤</m:t>
                      </m:r>
                    </m:sup>
                  </m:sSup>
                  <m:r>
                    <m:rPr>
                      <m:sty m:val="bi"/>
                    </m:rPr>
                    <m:t>X</m:t>
                  </m:r>
                  <m:r>
                    <m:rPr>
                      <m:sty m:val="p"/>
                    </m:rPr>
                    <m:t>)</m:t>
                  </m:r>
                </m:e>
              </m:d>
              <m:r>
                <m:t>​</m:t>
              </m:r>
              <m:r>
                <m:t>&amp;</m:t>
              </m:r>
              <m:r>
                <m:t>&amp;</m:t>
              </m:r>
              <m:r>
                <m:rPr>
                  <m:nor/>
                  <m:sty m:val="p"/>
                </m:rPr>
                <m:t>(</m:t>
              </m:r>
              <m:r>
                <m:rPr>
                  <m:nor/>
                  <m:sty m:val="p"/>
                </m:rPr>
                <m:t>Theorem 8</m:t>
              </m:r>
              <m:r>
                <m:rPr>
                  <m:nor/>
                  <m:sty m:val="p"/>
                </m:rPr>
                <m:t>)</m:t>
              </m:r>
            </m:e>
            <m:e>
              <m:r>
                <m:t>&amp;</m:t>
              </m:r>
              <m:r>
                <m:rPr>
                  <m:sty m:val="p"/>
                </m:rPr>
                <m:t>=</m:t>
              </m:r>
              <m:r>
                <m:rPr>
                  <m:sty m:val="bi"/>
                </m:rPr>
                <m:t>X</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p"/>
                </m:rPr>
                <m:t>.</m:t>
              </m:r>
              <m:r>
                <m:t>&amp;</m:t>
              </m:r>
              <m:r>
                <m:t>&amp;</m:t>
              </m:r>
              <m:r>
                <m:rPr>
                  <m:nor/>
                  <m:sty m:val="p"/>
                </m:rPr>
                <m:t>(</m:t>
              </m:r>
              <m:r>
                <m:rPr>
                  <m:nor/>
                  <m:sty m:val="p"/>
                </m:rPr>
                <m:t>Theorem 10</m:t>
              </m:r>
              <m:r>
                <m:rPr>
                  <m:nor/>
                  <m:sty m:val="p"/>
                </m:rPr>
                <m:t>)</m:t>
              </m:r>
            </m:e>
          </m:eqArr>
        </m:oMath>
      </m:oMathPara>
    </w:p>
    <w:p>
      <w:pPr>
        <w:pStyle w:val="FirstParagraph"/>
      </w:pPr>
      <w:del w:id="23112" w:author="PR Preview" w:date="2026-01-01T00:00:00Z">
        <w:r>
          <w:delText xml:space="preserve">So for every</w:delText>
        </w:r>
      </w:del>
      <w:del w:id="23113" w:author="PR Preview" w:date="2026-01-01T00:00:00Z">
        <w:r>
          <w:delText xml:space="preserve"> </w:delText>
        </w:r>
      </w:del>
      <m:oMath>
        <m:limLow>
          <m:e>
            <m:r>
              <m:t>b</m:t>
            </m:r>
          </m:e>
          <m:lim>
            <m:r>
              <m:rPr>
                <m:sty m:val="p"/>
              </m:rPr>
              <m:t>∼</m:t>
            </m:r>
          </m:lim>
        </m:limLow>
        <m:r>
          <m:rPr>
            <m:sty m:val="p"/>
          </m:rPr>
          <m:t>∈</m:t>
        </m:r>
        <m:sSup>
          <m:e>
            <m:r>
              <m:rPr>
                <m:scr m:val="double-struck"/>
                <m:sty m:val="p"/>
              </m:rPr>
              <m:t>R</m:t>
            </m:r>
          </m:e>
          <m:sup>
            <m:r>
              <m:t>p</m:t>
            </m:r>
          </m:sup>
        </m:sSup>
      </m:oMath>
      <w:del w:id="23114" w:author="PR Preview" w:date="2026-01-01T00:00:00Z">
        <w:r>
          <w:delText xml:space="preserve">,</w:delText>
        </w:r>
      </w:del>
      <w:del w:id="23115" w:author="PR Preview" w:date="2026-01-01T00:00:00Z">
        <w:r>
          <w:delText xml:space="preserve"> </w:delText>
        </w:r>
      </w:del>
      <m:oMath>
        <m:r>
          <m:rPr>
            <m:sty m:val="bi"/>
          </m:rPr>
          <m:t>X</m:t>
        </m:r>
        <m:limLow>
          <m:e>
            <m:r>
              <m:t>b</m:t>
            </m:r>
          </m:e>
          <m:lim>
            <m:r>
              <m:rPr>
                <m:sty m:val="p"/>
              </m:rPr>
              <m:t>∼</m:t>
            </m:r>
          </m:lim>
        </m:limLow>
        <m:r>
          <m:rPr>
            <m:sty m:val="p"/>
          </m:rPr>
          <m:t>=</m:t>
        </m:r>
        <m:r>
          <m:rPr>
            <m:sty m:val="p"/>
          </m:rPr>
          <m:t>(</m:t>
        </m:r>
        <m:r>
          <m:rPr>
            <m:sty m:val="bi"/>
          </m:rPr>
          <m:t>H</m:t>
        </m:r>
        <m:r>
          <m:rPr>
            <m:sty m:val="bi"/>
          </m:rPr>
          <m:t>X</m:t>
        </m:r>
        <m:r>
          <m:rPr>
            <m:sty m:val="p"/>
          </m:rPr>
          <m:t>)</m:t>
        </m:r>
        <m:r>
          <m:t> </m:t>
        </m:r>
        <m:limLow>
          <m:e>
            <m:r>
              <m:t>b</m:t>
            </m:r>
          </m:e>
          <m:lim>
            <m:r>
              <m:rPr>
                <m:sty m:val="p"/>
              </m:rPr>
              <m:t>∼</m:t>
            </m:r>
          </m:lim>
        </m:limLow>
      </m:oMath>
      <w:del w:id="23116" w:author="PR Preview" w:date="2026-01-01T00:00:00Z">
        <w:r>
          <w:delText xml:space="preserve">, since</w:delText>
        </w:r>
      </w:del>
      <w:del w:id="23117" w:author="PR Preview" w:date="2026-01-01T00:00:00Z">
        <w:r>
          <w:delText xml:space="preserve"> </w:delText>
        </w:r>
      </w:del>
      <m:oMath>
        <m:r>
          <m:rPr>
            <m:sty m:val="bi"/>
          </m:rPr>
          <m:t>H</m:t>
        </m:r>
        <m:r>
          <m:rPr>
            <m:sty m:val="bi"/>
          </m:rPr>
          <m:t>X</m:t>
        </m:r>
        <m:r>
          <m:rPr>
            <m:sty m:val="p"/>
          </m:rPr>
          <m:t>=</m:t>
        </m:r>
        <m:r>
          <m:rPr>
            <m:sty m:val="bi"/>
          </m:rPr>
          <m:t>X</m:t>
        </m:r>
      </m:oMath>
      <w:del w:id="23118" w:author="PR Preview" w:date="2026-01-01T00:00:00Z">
        <w:r>
          <w:delText xml:space="preserve">,</w:delText>
        </w:r>
      </w:del>
      <w:del w:id="23119" w:author="PR Preview" w:date="2026-01-01T00:00:00Z">
        <w:r>
          <w:delText xml:space="preserve"> </w:delText>
        </w:r>
      </w:del>
      <w:del w:id="23120" w:author="PR Preview" w:date="2026-01-01T00:00:00Z">
        <w:r>
          <w:delText xml:space="preserve">and</w:delText>
        </w:r>
      </w:del>
      <w:del w:id="23121" w:author="PR Preview" w:date="2026-01-01T00:00:00Z">
        <w:r>
          <w:delText xml:space="preserve"> </w:delText>
        </w:r>
      </w:del>
      <m:oMath>
        <m:r>
          <m:rPr>
            <m:sty m:val="p"/>
          </m:rPr>
          <m:t>(</m:t>
        </m:r>
        <m:r>
          <m:rPr>
            <m:sty m:val="bi"/>
          </m:rPr>
          <m:t>H</m:t>
        </m:r>
        <m:r>
          <m:rPr>
            <m:sty m:val="bi"/>
          </m:rPr>
          <m:t>X</m:t>
        </m:r>
        <m:r>
          <m:rPr>
            <m:sty m:val="p"/>
          </m:rPr>
          <m:t>)</m:t>
        </m:r>
        <m:r>
          <m:t> </m:t>
        </m:r>
        <m:limLow>
          <m:e>
            <m:r>
              <m:t>b</m:t>
            </m:r>
          </m:e>
          <m:lim>
            <m:r>
              <m:rPr>
                <m:sty m:val="p"/>
              </m:rPr>
              <m:t>∼</m:t>
            </m:r>
          </m:lim>
        </m:limLow>
        <m:r>
          <m:rPr>
            <m:sty m:val="p"/>
          </m:rPr>
          <m:t>=</m:t>
        </m:r>
        <m:r>
          <m:rPr>
            <m:sty m:val="bi"/>
          </m:rPr>
          <m:t>H</m:t>
        </m:r>
        <m:r>
          <m:t> </m:t>
        </m:r>
        <m:r>
          <m:rPr>
            <m:sty m:val="p"/>
          </m:rPr>
          <m:t>(</m:t>
        </m:r>
        <m:r>
          <m:rPr>
            <m:sty m:val="bi"/>
          </m:rPr>
          <m:t>X</m:t>
        </m:r>
        <m:limLow>
          <m:e>
            <m:r>
              <m:t>b</m:t>
            </m:r>
          </m:e>
          <m:lim>
            <m:r>
              <m:rPr>
                <m:sty m:val="p"/>
              </m:rPr>
              <m:t>∼</m:t>
            </m:r>
          </m:lim>
        </m:limLow>
        <m:r>
          <m:rPr>
            <m:sty m:val="p"/>
          </m:rPr>
          <m:t>)</m:t>
        </m:r>
      </m:oMath>
      <w:del w:id="23122" w:author="PR Preview" w:date="2026-01-01T00:00:00Z">
        <w:r>
          <w:delText xml:space="preserve"> </w:delText>
        </w:r>
      </w:del>
      <w:del w:id="23123" w:author="PR Preview" w:date="2026-01-01T00:00:00Z">
        <w:r>
          <w:delText xml:space="preserve">(</w:delText>
        </w:r>
      </w:del>
      <w:hyperlink w:anchor="thm-matmul-assoc">
        <w:del w:id="23124" w:author="PR Preview" w:date="2026-01-01T00:00:00Z">
          <w:r>
            <w:rPr>
              <w:rStyle w:val="Hyperlink"/>
            </w:rPr>
            <w:delText xml:space="preserve">Theorem 8</w:delText>
          </w:r>
        </w:del>
      </w:hyperlink>
      <w:del w:id="23125" w:author="PR Preview" w:date="2026-01-01T00:00:00Z">
        <w:r>
          <w:delText xml:space="preserve">),</w:delText>
        </w:r>
      </w:del>
      <w:del w:id="23126" w:author="PR Preview" w:date="2026-01-01T00:00:00Z">
        <w:r>
          <w:delText xml:space="preserve"> </w:delText>
        </w:r>
      </w:del>
      <w:del w:id="23127" w:author="PR Preview" w:date="2026-01-01T00:00:00Z">
        <w:r>
          <w:delText xml:space="preserve">which is in</w:delText>
        </w:r>
      </w:del>
      <w:del w:id="23128" w:author="PR Preview" w:date="2026-01-01T00:00:00Z">
        <w:r>
          <w:delText xml:space="preserve"> </w:delText>
        </w:r>
      </w:del>
      <m:oMath>
        <m:r>
          <m:rPr>
            <m:scr m:val="script"/>
            <m:sty m:val="p"/>
          </m:rPr>
          <m:t>C</m:t>
        </m:r>
        <m:r>
          <m:rPr>
            <m:sty m:val="p"/>
          </m:rPr>
          <m:t>(</m:t>
        </m:r>
        <m:r>
          <m:rPr>
            <m:sty m:val="bi"/>
          </m:rPr>
          <m:t>H</m:t>
        </m:r>
        <m:r>
          <m:rPr>
            <m:sty m:val="p"/>
          </m:rPr>
          <m:t>)</m:t>
        </m:r>
      </m:oMath>
      <w:del w:id="23129" w:author="PR Preview" w:date="2026-01-01T00:00:00Z">
        <w:r>
          <w:delText xml:space="preserve">.</w:delText>
        </w:r>
      </w:del>
    </w:p>
    <w:p>
      <w:pPr>
        <w:pStyle w:val="FirstParagraph"/>
      </w:pPr>
      <w:ins w:id="23130" w:author="PR Preview" w:date="2026-01-01T00:00:00Z">
        <w:r>
          <w:t xml:space="preserve">So for every</w:t>
        </w:r>
      </w:ins>
      <w:ins w:id="23131" w:author="PR Preview" w:date="2026-01-01T00:00:00Z">
        <w:r>
          <w:t xml:space="preserve"> </w:t>
        </w:r>
      </w:ins>
      <w:ins w:id="23132" w:author="PR Preview" w:date="2026-01-01T00:00:00Z">
        <w:r>
          <w:t xml:space="preserve">$\mathord{\smash[b]{\underset{\raise.3ex\hbox{$\scriptstyle\sim$}}{b}}\vphantom{b}} \in \mathbb{R}^p$</w:t>
        </w:r>
      </w:ins>
      <w:ins w:id="23133" w:author="PR Preview" w:date="2026-01-01T00:00:00Z">
        <w:r>
          <w:t xml:space="preserve">,</w:t>
        </w:r>
      </w:ins>
      <w:ins w:id="23134" w:author="PR Preview" w:date="2026-01-01T00:00:00Z">
        <w:r>
          <w:t xml:space="preserve"> </w:t>
        </w:r>
      </w:ins>
      <w:ins w:id="23135" w:author="PR Preview" w:date="2026-01-01T00:00:00Z">
        <w:r>
          <w:t xml:space="preserve">$\mathbf{X}\mathord{\smash[b]{\underset{\raise.3ex\hbox{$\scriptstyle\sim$}}{b}}\vphantom{b}} = (\mathbf{H} \mathbf{X})\,\mathord{\smash[b]{\underset{\raise.3ex\hbox{$\scriptstyle\sim$}}{b}}\vphantom{b}}$</w:t>
        </w:r>
      </w:ins>
      <w:ins w:id="23136" w:author="PR Preview" w:date="2026-01-01T00:00:00Z">
        <w:r>
          <w:t xml:space="preserve">, since</w:t>
        </w:r>
      </w:ins>
      <w:ins w:id="23137" w:author="PR Preview" w:date="2026-01-01T00:00:00Z">
        <w:r>
          <w:t xml:space="preserve"> </w:t>
        </w:r>
      </w:ins>
      <m:oMath>
        <m:r>
          <m:rPr>
            <m:sty m:val="bi"/>
          </m:rPr>
          <m:t>H</m:t>
        </m:r>
        <m:r>
          <m:rPr>
            <m:sty m:val="bi"/>
          </m:rPr>
          <m:t>X</m:t>
        </m:r>
        <m:r>
          <m:rPr>
            <m:sty m:val="p"/>
          </m:rPr>
          <m:t>=</m:t>
        </m:r>
        <m:r>
          <m:rPr>
            <m:sty m:val="bi"/>
          </m:rPr>
          <m:t>X</m:t>
        </m:r>
      </m:oMath>
      <w:ins w:id="23138" w:author="PR Preview" w:date="2026-01-01T00:00:00Z">
        <w:r>
          <w:t xml:space="preserve">,</w:t>
        </w:r>
      </w:ins>
      <w:ins w:id="23139" w:author="PR Preview" w:date="2026-01-01T00:00:00Z">
        <w:r>
          <w:t xml:space="preserve"> </w:t>
        </w:r>
      </w:ins>
      <w:ins w:id="23140" w:author="PR Preview" w:date="2026-01-01T00:00:00Z">
        <w:r>
          <w:t xml:space="preserve">and</w:t>
        </w:r>
      </w:ins>
      <w:ins w:id="23141" w:author="PR Preview" w:date="2026-01-01T00:00:00Z">
        <w:r>
          <w:t xml:space="preserve"> </w:t>
        </w:r>
      </w:ins>
      <w:ins w:id="23142" w:author="PR Preview" w:date="2026-01-01T00:00:00Z">
        <w:r>
          <w:t xml:space="preserve">$(\mathbf{H} \mathbf{X})\,\mathord{\smash[b]{\underset{\raise.3ex\hbox{$\scriptstyle\sim$}}{b}}\vphantom{b}} = \mathbf{H}\,(\mathbf{X}\mathord{\smash[b]{\underset{\raise.3ex\hbox{$\scriptstyle\sim$}}{b}}\vphantom{b}})$</w:t>
        </w:r>
      </w:ins>
      <w:ins w:id="23143" w:author="PR Preview" w:date="2026-01-01T00:00:00Z">
        <w:r>
          <w:t xml:space="preserve"> </w:t>
        </w:r>
      </w:ins>
      <w:ins w:id="23144" w:author="PR Preview" w:date="2026-01-01T00:00:00Z">
        <w:r>
          <w:t xml:space="preserve">(</w:t>
        </w:r>
      </w:ins>
      <w:hyperlink w:anchor="thm-matmul-assoc">
        <w:ins w:id="23145" w:author="PR Preview" w:date="2026-01-01T00:00:00Z">
          <w:r>
            <w:rPr>
              <w:rStyle w:val="Hyperlink"/>
            </w:rPr>
            <w:t xml:space="preserve">Theorem 8</w:t>
          </w:r>
        </w:ins>
      </w:hyperlink>
      <w:ins w:id="23146" w:author="PR Preview" w:date="2026-01-01T00:00:00Z">
        <w:r>
          <w:t xml:space="preserve">),</w:t>
        </w:r>
      </w:ins>
      <w:ins w:id="23147" w:author="PR Preview" w:date="2026-01-01T00:00:00Z">
        <w:r>
          <w:t xml:space="preserve"> </w:t>
        </w:r>
      </w:ins>
      <w:ins w:id="23148" w:author="PR Preview" w:date="2026-01-01T00:00:00Z">
        <w:r>
          <w:t xml:space="preserve">which is in</w:t>
        </w:r>
      </w:ins>
      <w:ins w:id="23149" w:author="PR Preview" w:date="2026-01-01T00:00:00Z">
        <w:r>
          <w:t xml:space="preserve"> </w:t>
        </w:r>
      </w:ins>
      <m:oMath>
        <m:r>
          <m:rPr>
            <m:scr m:val="script"/>
            <m:sty m:val="p"/>
          </m:rPr>
          <m:t>C</m:t>
        </m:r>
        <m:r>
          <m:rPr>
            <m:sty m:val="p"/>
          </m:rPr>
          <m:t>(</m:t>
        </m:r>
        <m:r>
          <m:rPr>
            <m:sty m:val="bi"/>
          </m:rPr>
          <m:t>H</m:t>
        </m:r>
        <m:r>
          <m:rPr>
            <m:sty m:val="p"/>
          </m:rPr>
          <m:t>)</m:t>
        </m:r>
      </m:oMath>
      <w:ins w:id="23150" w:author="PR Preview" w:date="2026-01-01T00:00:00Z">
        <w:r>
          <w:t xml:space="preserve">.</w:t>
        </w:r>
      </w:ins>
    </w:p>
    <w:p>
      <w:pPr>
        <w:pStyle w:val="BodyText"/>
      </w:pPr>
      <m:oMath>
        <m:r>
          <m:rPr>
            <m:scr m:val="script"/>
            <m:sty m:val="p"/>
          </m:rPr>
          <m:t>C</m:t>
        </m:r>
        <m:r>
          <m:rPr>
            <m:sty m:val="p"/>
          </m:rPr>
          <m:t>(</m:t>
        </m:r>
        <m:r>
          <m:rPr>
            <m:sty m:val="bi"/>
          </m:rPr>
          <m:t>X</m:t>
        </m:r>
        <m:r>
          <m:rPr>
            <m:sty m:val="p"/>
          </m:rPr>
          <m:t>)</m:t>
        </m:r>
      </m:oMath>
      <w:r>
        <w:t xml:space="preserve"> </w:t>
      </w:r>
      <w:r>
        <w:t xml:space="preserve">has dimension</w:t>
      </w:r>
      <w:r>
        <w:t xml:space="preserve"> </w:t>
      </w:r>
      <m:oMath>
        <m:r>
          <m:t>p</m:t>
        </m:r>
        <m:r>
          <m:rPr>
            <m:sty m:val="p"/>
          </m:rPr>
          <m:t>≥</m:t>
        </m:r>
        <m:r>
          <m:t>1</m:t>
        </m:r>
      </m:oMath>
      <w:r>
        <w:t xml:space="preserve"> </w:t>
      </w:r>
      <w:r>
        <w:t xml:space="preserve">(</w:t>
      </w:r>
      <w:hyperlink w:anchor="thm-rank-dim">
        <w:r>
          <w:rPr>
            <w:rStyle w:val="Hyperlink"/>
          </w:rPr>
          <w:t xml:space="preserve">Theorem 38</w:t>
        </w:r>
      </w:hyperlink>
      <w:r>
        <w:t xml:space="preserve">),</w:t>
      </w:r>
      <w:r>
        <w:t xml:space="preserve"> </w:t>
      </w:r>
      <w:r>
        <w:t xml:space="preserve">so an orthonormal basis of it has</w:t>
      </w:r>
      <w:r>
        <w:t xml:space="preserve"> </w:t>
      </w:r>
      <m:oMath>
        <m:r>
          <m:t>p</m:t>
        </m:r>
      </m:oMath>
      <w:r>
        <w:t xml:space="preserve"> </w:t>
      </w:r>
      <w:r>
        <w:t xml:space="preserve">vectors (</w:t>
      </w:r>
      <w:hyperlink w:anchor="def-dimension">
        <w:r>
          <w:rPr>
            <w:rStyle w:val="Hyperlink"/>
          </w:rPr>
          <w:t xml:space="preserve">Definition 51</w:t>
        </w:r>
      </w:hyperlink>
      <w:r>
        <w:t xml:space="preserve">),</w:t>
      </w:r>
      <w:r>
        <w:t xml:space="preserve"> </w:t>
      </w:r>
      <w:r>
        <w:t xml:space="preserve">and</w:t>
      </w:r>
      <w:r>
        <w:t xml:space="preserve"> </w:t>
      </w:r>
      <m:oMath>
        <m:r>
          <m:rPr>
            <m:sty m:val="bi"/>
          </m:rPr>
          <m:t>Q</m:t>
        </m:r>
        <m:sSup>
          <m:e>
            <m:r>
              <m:rPr>
                <m:sty m:val="bi"/>
              </m:rPr>
              <m:t>Q</m:t>
            </m:r>
          </m:e>
          <m:sup>
            <m:r>
              <m:rPr>
                <m:sty m:val="p"/>
              </m:rPr>
              <m:t>⊤</m:t>
            </m:r>
          </m:sup>
        </m:sSup>
      </m:oMath>
      <w:r>
        <w:t xml:space="preserve"> </w:t>
      </w:r>
      <w:r>
        <w:t xml:space="preserve">also gives the orthogonal projection onto</w:t>
      </w:r>
      <w:r>
        <w:t xml:space="preserve"> </w:t>
      </w:r>
      <m:oMath>
        <m:r>
          <m:rPr>
            <m:scr m:val="script"/>
            <m:sty m:val="p"/>
          </m:rPr>
          <m:t>C</m:t>
        </m:r>
        <m:r>
          <m:rPr>
            <m:sty m:val="p"/>
          </m:rPr>
          <m:t>(</m:t>
        </m:r>
        <m:r>
          <m:rPr>
            <m:sty m:val="bi"/>
          </m:rPr>
          <m:t>X</m:t>
        </m:r>
        <m:r>
          <m:rPr>
            <m:sty m:val="p"/>
          </m:rPr>
          <m:t>)</m:t>
        </m:r>
      </m:oMath>
      <w:r>
        <w:t xml:space="preserve"> </w:t>
      </w:r>
      <w:r>
        <w:t xml:space="preserve">(</w:t>
      </w:r>
      <w:hyperlink w:anchor="thm-projector-onb">
        <w:r>
          <w:rPr>
            <w:rStyle w:val="Hyperlink"/>
          </w:rPr>
          <w:t xml:space="preserve">Theorem 90</w:t>
        </w:r>
      </w:hyperlink>
      <w:r>
        <w:t xml:space="preserve">, with</w:t>
      </w:r>
      <w:r>
        <w:t xml:space="preserve"> </w:t>
      </w:r>
      <m:oMath>
        <m:r>
          <m:t>n</m:t>
        </m:r>
      </m:oMath>
      <w:r>
        <w:t xml:space="preserve"> </w:t>
      </w:r>
      <w:r>
        <w:t xml:space="preserve">in place of</w:t>
      </w:r>
      <w:r>
        <w:t xml:space="preserve"> </w:t>
      </w:r>
      <m:oMath>
        <m:r>
          <m:t>p</m:t>
        </m:r>
      </m:oMath>
      <w:r>
        <w:t xml:space="preserve"> </w:t>
      </w:r>
      <w:r>
        <w:t xml:space="preserve">and</w:t>
      </w:r>
      <w:r>
        <w:t xml:space="preserve"> </w:t>
      </w:r>
      <m:oMath>
        <m:r>
          <m:t>r</m:t>
        </m:r>
        <m:r>
          <m:rPr>
            <m:sty m:val="p"/>
          </m:rPr>
          <m:t>=</m:t>
        </m:r>
        <m:r>
          <m:t>p</m:t>
        </m:r>
      </m:oMath>
      <w:r>
        <w:t xml:space="preserve">).</w:t>
      </w:r>
      <w:r>
        <w:t xml:space="preserve"> </w:t>
      </w:r>
      <w:r>
        <w:t xml:space="preserve">By</w:t>
      </w:r>
      <w:r>
        <w:t xml:space="preserve"> </w:t>
      </w:r>
      <w:hyperlink w:anchor="thm-projection-matrix-projects">
        <w:r>
          <w:rPr>
            <w:rStyle w:val="Hyperlink"/>
          </w:rPr>
          <w:t xml:space="preserve">Theorem 91</w:t>
        </w:r>
      </w:hyperlink>
      <w:r>
        <w:t xml:space="preserve">, part 2,</w:t>
      </w:r>
      <w:r>
        <w:t xml:space="preserve"> </w:t>
      </w:r>
      <m:oMath>
        <m:r>
          <m:rPr>
            <m:sty m:val="bi"/>
          </m:rPr>
          <m:t>H</m:t>
        </m:r>
        <m:r>
          <m:rPr>
            <m:sty m:val="p"/>
          </m:rPr>
          <m:t>=</m:t>
        </m:r>
        <m:r>
          <m:rPr>
            <m:sty m:val="bi"/>
          </m:rPr>
          <m:t>Q</m:t>
        </m:r>
        <m:sSup>
          <m:e>
            <m:r>
              <m:rPr>
                <m:sty m:val="bi"/>
              </m:rPr>
              <m:t>Q</m:t>
            </m:r>
          </m:e>
          <m:sup>
            <m:r>
              <m:rPr>
                <m:sty m:val="p"/>
              </m:rPr>
              <m:t>⊤</m:t>
            </m:r>
          </m:sup>
        </m:sSup>
      </m:oMath>
      <w:r>
        <w:t xml:space="preserve">.</w:t>
      </w:r>
    </w:p>
    <w:bookmarkStart w:id="558" w:name="exm-hat-matrix-projects"/>
    <w:p>
      <w:pPr>
        <w:pStyle w:val="BodyText"/>
      </w:pPr>
      <w:del w:id="23151" w:author="PR Preview" w:date="2026-01-01T00:00:00Z">
        <w:r>
          <w:rPr>
            <w:b/>
            <w:bCs/>
          </w:rPr>
          <w:delText xml:space="preserve">Example 168 (The intercept-only hat matrix, from an orthonormal basis)</w:delText>
        </w:r>
      </w:del>
      <w:del w:id="23152" w:author="PR Preview" w:date="2026-01-01T00:00:00Z">
        <w:r>
          <w:delText xml:space="preserve"> </w:delText>
        </w:r>
      </w:del>
      <w:del w:id="23153" w:author="PR Preview" w:date="2026-01-01T00:00:00Z">
        <w:r>
          <w:delText xml:space="preserve">For the intercept-only design</w:delText>
        </w:r>
      </w:del>
      <w:del w:id="23154" w:author="PR Preview" w:date="2026-01-01T00:00:00Z">
        <w:r>
          <w:delText xml:space="preserve"> </w:delText>
        </w:r>
      </w:del>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3155" w:author="PR Preview" w:date="2026-01-01T00:00:00Z">
        <w:r>
          <w:delText xml:space="preserve"> </w:delText>
        </w:r>
      </w:del>
      <w:del w:id="23156" w:author="PR Preview" w:date="2026-01-01T00:00:00Z">
        <w:r>
          <w:delText xml:space="preserve">of</w:delText>
        </w:r>
      </w:del>
      <w:del w:id="23157" w:author="PR Preview" w:date="2026-01-01T00:00:00Z">
        <w:r>
          <w:delText xml:space="preserve"> </w:delText>
        </w:r>
      </w:del>
      <w:hyperlink w:anchor="exm-hat-matrix">
        <w:del w:id="23158" w:author="PR Preview" w:date="2026-01-01T00:00:00Z">
          <w:r>
            <w:rPr>
              <w:rStyle w:val="Hyperlink"/>
            </w:rPr>
            <w:delText xml:space="preserve">Example 161</w:delText>
          </w:r>
        </w:del>
      </w:hyperlink>
      <w:del w:id="23159" w:author="PR Preview" w:date="2026-01-01T00:00:00Z">
        <w:r>
          <w:delText xml:space="preserve">,</w:delText>
        </w:r>
      </w:del>
      <w:del w:id="23160" w:author="PR Preview" w:date="2026-01-01T00:00:00Z">
        <w:r>
          <w:delText xml:space="preserve"> </w:delText>
        </w:r>
      </w:del>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3161" w:author="PR Preview" w:date="2026-01-01T00:00:00Z">
        <w:r>
          <w:delText xml:space="preserve">,</w:delText>
        </w:r>
      </w:del>
      <w:del w:id="23162" w:author="PR Preview" w:date="2026-01-01T00:00:00Z">
        <w:r>
          <w:delText xml:space="preserve"> </w:delText>
        </w:r>
      </w:del>
      <w:del w:id="23163" w:author="PR Preview" w:date="2026-01-01T00:00:00Z">
        <w:r>
          <w:delText xml:space="preserve">with orthonormal basis</w:delText>
        </w:r>
      </w:del>
      <w:del w:id="23164"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oMath>
      <w:del w:id="23165" w:author="PR Preview" w:date="2026-01-01T00:00:00Z">
        <w:r>
          <w:delText xml:space="preserve">,</w:delText>
        </w:r>
      </w:del>
      <w:del w:id="23166" w:author="PR Preview" w:date="2026-01-01T00:00:00Z">
        <w:r>
          <w:delText xml:space="preserve"> </w:delText>
        </w:r>
      </w:del>
      <w:del w:id="23167" w:author="PR Preview" w:date="2026-01-01T00:00:00Z">
        <w:r>
          <w:delText xml:space="preserve">since</w:delText>
        </w:r>
      </w:del>
    </w:p>
    <w:p>
      <w:pPr>
        <w:pStyle w:val="BodyText"/>
      </w:pPr>
      <m:oMathPara>
        <m:oMathParaPr>
          <m:jc m:val="center"/>
        </m:oMathParaPr>
        <m:oMath>
          <m:eqArr>
            <m:e>
              <m:r>
                <m:t>​</m:t>
              </m:r>
              <m:d>
                <m:dPr>
                  <m:begChr m:val="∥"/>
                  <m:sepChr m:val=""/>
                  <m:endChr m:val="∥"/>
                  <m:grow/>
                </m:dPr>
                <m:e>
                  <m:sSub>
                    <m:e>
                      <m:limLow>
                        <m:e>
                          <m:r>
                            <m:t>q</m:t>
                          </m:r>
                        </m:e>
                        <m:lim>
                          <m:r>
                            <m:rPr>
                              <m:sty m:val="p"/>
                            </m:rPr>
                            <m:t>∼</m:t>
                          </m:r>
                        </m:lim>
                      </m:limLow>
                    </m:e>
                    <m:sub>
                      <m:r>
                        <m:t>1</m:t>
                      </m:r>
                    </m:sub>
                  </m:sSub>
                </m:e>
              </m:d>
              <m:r>
                <m:t>​</m:t>
              </m:r>
              <m:r>
                <m:t>&amp;</m:t>
              </m:r>
              <m:r>
                <m:rPr>
                  <m:sty m:val="p"/>
                </m:rPr>
                <m:t>=</m:t>
              </m:r>
              <m:rad>
                <m:radPr>
                  <m:degHide m:val="on"/>
                </m:radPr>
                <m:deg/>
                <m:e>
                  <m:f>
                    <m:fPr>
                      <m:type m:val="lin"/>
                    </m:fPr>
                    <m:num>
                      <m:r>
                        <m:t>1</m:t>
                      </m:r>
                    </m:num>
                    <m:den>
                      <m:r>
                        <m:t>2</m:t>
                      </m:r>
                    </m:den>
                  </m:f>
                  <m:r>
                    <m:rPr>
                      <m:sty m:val="p"/>
                    </m:rPr>
                    <m:t>+</m:t>
                  </m:r>
                  <m:f>
                    <m:fPr>
                      <m:type m:val="lin"/>
                    </m:fPr>
                    <m:num>
                      <m:r>
                        <m:t>1</m:t>
                      </m:r>
                    </m:num>
                    <m:den>
                      <m:r>
                        <m:t>2</m:t>
                      </m:r>
                    </m:den>
                  </m:f>
                </m:e>
              </m:rad>
            </m:e>
            <m:e>
              <m:r>
                <m:t>&amp;</m:t>
              </m:r>
              <m:r>
                <m:rPr>
                  <m:sty m:val="p"/>
                </m:rPr>
                <m:t>=</m:t>
              </m:r>
              <m:r>
                <m:t>1</m:t>
              </m:r>
              <m:r>
                <m:rPr>
                  <m:sty m:val="p"/>
                </m:rPr>
                <m:t>.</m:t>
              </m:r>
            </m:e>
          </m:eqArr>
        </m:oMath>
      </m:oMathPara>
    </w:p>
    <w:p>
      <w:pPr>
        <w:pStyle w:val="FirstParagraph"/>
      </w:pPr>
      <w:del w:id="23168" w:author="PR Preview" w:date="2026-01-01T00:00:00Z">
        <w:r>
          <w:delText xml:space="preserve">With</w:delText>
        </w:r>
      </w:del>
      <w:del w:id="23169" w:author="PR Preview" w:date="2026-01-01T00:00:00Z">
        <w:r>
          <w:delText xml:space="preserve"> </w:delText>
        </w:r>
      </w:del>
      <m:oMath>
        <m:r>
          <m:rPr>
            <m:sty m:val="bi"/>
          </m:rPr>
          <m:t>Q</m:t>
        </m:r>
        <m:r>
          <m:rPr>
            <m:sty m:val="p"/>
          </m:rPr>
          <m:t>=</m:t>
        </m:r>
        <m:r>
          <m:rPr>
            <m:sty m:val="p"/>
          </m:rPr>
          <m:t>[</m:t>
        </m:r>
        <m:sSub>
          <m:e>
            <m:limLow>
              <m:e>
                <m:r>
                  <m:t>q</m:t>
                </m:r>
              </m:e>
              <m:lim>
                <m:r>
                  <m:rPr>
                    <m:sty m:val="p"/>
                  </m:rPr>
                  <m:t>∼</m:t>
                </m:r>
              </m:lim>
            </m:limLow>
          </m:e>
          <m:sub>
            <m:r>
              <m:t>1</m:t>
            </m:r>
          </m:sub>
        </m:sSub>
        <m:r>
          <m:rPr>
            <m:sty m:val="p"/>
          </m:rPr>
          <m:t>]</m:t>
        </m:r>
      </m:oMath>
      <w:del w:id="23170" w:author="PR Preview" w:date="2026-01-01T00:00:00Z">
        <w:r>
          <w:delText xml:space="preserve">,</w:delText>
        </w:r>
      </w:del>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del w:id="23171" w:author="PR Preview" w:date="2026-01-01T00:00:00Z">
        <w:r>
          <w:delText xml:space="preserve">the hat matrix found in</w:delText>
        </w:r>
      </w:del>
      <w:del w:id="23172" w:author="PR Preview" w:date="2026-01-01T00:00:00Z">
        <w:r>
          <w:delText xml:space="preserve"> </w:delText>
        </w:r>
      </w:del>
      <w:hyperlink w:anchor="exm-hat-matrix">
        <w:del w:id="23173" w:author="PR Preview" w:date="2026-01-01T00:00:00Z">
          <w:r>
            <w:rPr>
              <w:rStyle w:val="Hyperlink"/>
            </w:rPr>
            <w:delText xml:space="preserve">Example 161</w:delText>
          </w:r>
        </w:del>
      </w:hyperlink>
      <w:del w:id="23174" w:author="PR Preview" w:date="2026-01-01T00:00:00Z">
        <w:r>
          <w:delText xml:space="preserve">.</w:delText>
        </w:r>
      </w:del>
      <w:del w:id="23175" w:author="PR Preview" w:date="2026-01-01T00:00:00Z">
        <w:r>
          <w:delText xml:space="preserve"> </w:delText>
        </w:r>
      </w:del>
      <w:del w:id="23176" w:author="PR Preview" w:date="2026-01-01T00:00:00Z">
        <w:r>
          <w:delText xml:space="preserve">The fitted values</w:delText>
        </w:r>
      </w:del>
      <w:del w:id="23177" w:author="PR Preview" w:date="2026-01-01T00:00:00Z">
        <w:r>
          <w:delText xml:space="preserve"> </w:delText>
        </w:r>
      </w:del>
      <m:oMath>
        <m:r>
          <m:rPr>
            <m:sty m:val="p"/>
          </m:rPr>
          <m:t>(</m:t>
        </m:r>
        <m:acc>
          <m:accPr>
            <m:chr m:val="‾"/>
          </m:accPr>
          <m:e>
            <m:r>
              <m:t>y</m:t>
            </m:r>
          </m:e>
        </m:acc>
        <m:r>
          <m:rPr>
            <m:sty m:val="p"/>
          </m:rPr>
          <m:t>,</m:t>
        </m:r>
        <m:acc>
          <m:accPr>
            <m:chr m:val="‾"/>
          </m:accPr>
          <m:e>
            <m:r>
              <m:t>y</m:t>
            </m:r>
          </m:e>
        </m:acc>
        <m:r>
          <m:rPr>
            <m:sty m:val="p"/>
          </m:rPr>
          <m:t>)</m:t>
        </m:r>
      </m:oMath>
      <w:del w:id="23178" w:author="PR Preview" w:date="2026-01-01T00:00:00Z">
        <w:r>
          <w:delText xml:space="preserve"> </w:delText>
        </w:r>
      </w:del>
      <w:del w:id="23179" w:author="PR Preview" w:date="2026-01-01T00:00:00Z">
        <w:r>
          <w:delText xml:space="preserve">are the closest point to</w:delText>
        </w:r>
      </w:del>
      <w:del w:id="23180" w:author="PR Preview" w:date="2026-01-01T00:00:00Z">
        <w:r>
          <w:delText xml:space="preserve"> </w:delText>
        </w:r>
      </w:del>
      <m:oMath>
        <m:limLow>
          <m:e>
            <m:r>
              <m:t>y</m:t>
            </m:r>
          </m:e>
          <m:lim>
            <m:r>
              <m:rPr>
                <m:sty m:val="p"/>
              </m:rPr>
              <m:t>∼</m:t>
            </m:r>
          </m:lim>
        </m:limLow>
      </m:oMath>
      <w:del w:id="23181" w:author="PR Preview" w:date="2026-01-01T00:00:00Z">
        <w:r>
          <w:delText xml:space="preserve"> </w:delText>
        </w:r>
      </w:del>
      <w:del w:id="23182" w:author="PR Preview" w:date="2026-01-01T00:00:00Z">
        <w:r>
          <w:delText xml:space="preserve">on the line of constant vectors</w:delText>
        </w:r>
      </w:del>
      <w:del w:id="23183" w:author="PR Preview" w:date="2026-01-01T00:00:00Z">
        <w:r>
          <w:delText xml:space="preserve"> </w:delText>
        </w:r>
      </w:del>
      <w:del w:id="23184" w:author="PR Preview" w:date="2026-01-01T00:00:00Z">
        <w:r>
          <w:delText xml:space="preserve">(</w:delText>
        </w:r>
      </w:del>
      <w:hyperlink w:anchor="thm-closest-point">
        <w:del w:id="23185" w:author="PR Preview" w:date="2026-01-01T00:00:00Z">
          <w:r>
            <w:rPr>
              <w:rStyle w:val="Hyperlink"/>
            </w:rPr>
            <w:delText xml:space="preserve">Theorem 89</w:delText>
          </w:r>
        </w:del>
      </w:hyperlink>
      <w:del w:id="23186" w:author="PR Preview" w:date="2026-01-01T00:00:00Z">
        <w:r>
          <w:delText xml:space="preserve">),</w:delText>
        </w:r>
      </w:del>
      <w:del w:id="23187" w:author="PR Preview" w:date="2026-01-01T00:00:00Z">
        <w:r>
          <w:delText xml:space="preserve"> </w:delText>
        </w:r>
      </w:del>
      <w:del w:id="23188" w:author="PR Preview" w:date="2026-01-01T00:00:00Z">
        <w:r>
          <w:delText xml:space="preserve">and the residuals</w:delText>
        </w:r>
      </w:del>
      <w:del w:id="23189" w:author="PR Preview" w:date="2026-01-01T00:00:00Z">
        <w:r>
          <w:delText xml:space="preserve"> </w:delText>
        </w:r>
      </w:del>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del w:id="23190" w:author="PR Preview" w:date="2026-01-01T00:00:00Z">
        <w:r>
          <w:delText xml:space="preserve"> </w:delText>
        </w:r>
      </w:del>
      <w:del w:id="23191" w:author="PR Preview" w:date="2026-01-01T00:00:00Z">
        <w:r>
          <w:delText xml:space="preserve">are orthogonal to</w:delText>
        </w:r>
      </w:del>
      <w:del w:id="23192" w:author="PR Preview" w:date="2026-01-01T00:00:00Z">
        <w:r>
          <w:delText xml:space="preserve"> </w:delText>
        </w:r>
      </w:del>
      <m:oMath>
        <m:r>
          <m:rPr>
            <m:sty m:val="p"/>
          </m:rPr>
          <m:t>(</m:t>
        </m:r>
        <m:r>
          <m:t>1</m:t>
        </m:r>
        <m:r>
          <m:rPr>
            <m:sty m:val="p"/>
          </m:rPr>
          <m:t>,</m:t>
        </m:r>
        <m:r>
          <m:t>1</m:t>
        </m:r>
        <m:r>
          <m:rPr>
            <m:sty m:val="p"/>
          </m:rPr>
          <m:t>)</m:t>
        </m:r>
      </m:oMath>
      <w:del w:id="23193" w:author="PR Preview" w:date="2026-01-01T00:00:00Z">
        <w:r>
          <w:delText xml:space="preserve">:</w:delText>
        </w:r>
      </w:del>
    </w:p>
    <w:p>
      <w:pPr>
        <w:pStyle w:val="BodyText"/>
      </w:pPr>
      <w:ins w:id="23194" w:author="PR Preview" w:date="2026-01-01T00:00:00Z">
        <w:r>
          <w:rPr>
            <w:b/>
            <w:bCs/>
          </w:rPr>
          <w:t xml:space="preserve">Example 168 (The intercept-only hat matrix, from an orthonormal basis)</w:t>
        </w:r>
      </w:ins>
      <w:ins w:id="23195" w:author="PR Preview" w:date="2026-01-01T00:00:00Z">
        <w:r>
          <w:t xml:space="preserve"> </w:t>
        </w:r>
      </w:ins>
      <w:ins w:id="23196" w:author="PR Preview" w:date="2026-01-01T00:00:00Z">
        <w:r>
          <w:t xml:space="preserve">For the intercept-only design</w:t>
        </w:r>
      </w:ins>
      <w:ins w:id="23197" w:author="PR Preview" w:date="2026-01-01T00:00:00Z">
        <w:r>
          <w:t xml:space="preserve"> </w:t>
        </w:r>
      </w:ins>
      <m:oMath>
        <m:r>
          <m:rPr>
            <m:sty m:val="bi"/>
          </m:rPr>
          <m:t>X</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3198" w:author="PR Preview" w:date="2026-01-01T00:00:00Z">
        <w:r>
          <w:t xml:space="preserve"> </w:t>
        </w:r>
      </w:ins>
      <w:ins w:id="23199" w:author="PR Preview" w:date="2026-01-01T00:00:00Z">
        <w:r>
          <w:t xml:space="preserve">of</w:t>
        </w:r>
      </w:ins>
      <w:ins w:id="23200" w:author="PR Preview" w:date="2026-01-01T00:00:00Z">
        <w:r>
          <w:t xml:space="preserve"> </w:t>
        </w:r>
      </w:ins>
      <w:hyperlink w:anchor="exm-hat-matrix">
        <w:ins w:id="23201" w:author="PR Preview" w:date="2026-01-01T00:00:00Z">
          <w:r>
            <w:rPr>
              <w:rStyle w:val="Hyperlink"/>
            </w:rPr>
            <w:t xml:space="preserve">Example 161</w:t>
          </w:r>
        </w:ins>
      </w:hyperlink>
      <w:ins w:id="23202" w:author="PR Preview" w:date="2026-01-01T00:00:00Z">
        <w:r>
          <w:t xml:space="preserve">,</w:t>
        </w:r>
      </w:ins>
      <w:ins w:id="23203" w:author="PR Preview" w:date="2026-01-01T00:00:00Z">
        <w:r>
          <w:t xml:space="preserve"> </w:t>
        </w:r>
      </w:ins>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3204" w:author="PR Preview" w:date="2026-01-01T00:00:00Z">
        <w:r>
          <w:t xml:space="preserve">,</w:t>
        </w:r>
      </w:ins>
      <w:ins w:id="23205" w:author="PR Preview" w:date="2026-01-01T00:00:00Z">
        <w:r>
          <w:t xml:space="preserve"> </w:t>
        </w:r>
      </w:ins>
      <w:ins w:id="23206" w:author="PR Preview" w:date="2026-01-01T00:00:00Z">
        <w:r>
          <w:t xml:space="preserve">with orthonormal basis</w:t>
        </w:r>
      </w:ins>
      <w:ins w:id="23207" w:author="PR Preview" w:date="2026-01-01T00:00:00Z">
        <w:r>
          <w:t xml:space="preserve"> </w:t>
        </w:r>
      </w:ins>
      <w:ins w:id="23208" w:author="PR Preview" w:date="2026-01-01T00:00:00Z">
        <w:r>
          <w:t xml:space="preserve">$\mathord{\smash[b]{\underset{\raise.3ex\hbox{$\scriptstyle\sim$}}{q}}\vphantom{q}}_1 = \tfrac{1}{\sqrt{2}}\,(1, 1)$</w:t>
        </w:r>
      </w:ins>
      <w:ins w:id="23209" w:author="PR Preview" w:date="2026-01-01T00:00:00Z">
        <w:r>
          <w:t xml:space="preserve">,</w:t>
        </w:r>
      </w:ins>
      <w:ins w:id="23210" w:author="PR Preview" w:date="2026-01-01T00:00:00Z">
        <w:r>
          <w:t xml:space="preserve"> </w:t>
        </w:r>
      </w:ins>
      <w:ins w:id="23211" w:author="PR Preview" w:date="2026-01-01T00:00:00Z">
        <w:r>
          <w:t xml:space="preserve">since</w:t>
        </w:r>
      </w:ins>
    </w:p>
    <w:p>
      <w:pPr>
        <w:pStyle w:val="BodyText"/>
      </w:pPr>
      <w:ins w:id="23212" w:author="PR Preview" w:date="2026-01-01T00:00:00Z">
        <w:r>
          <w:t xml:space="preserve">$$
    \begin{aligned}
    \mathopen{}\left\lVert\mathord{\smash[b]{\underset{\raise.3ex\hbox{$\scriptstyle\sim$}}{q}}\vphantom{q}}_1\right\rVert\mathclose{} &amp;= \sqrt{\tfrac{1}{2} + \tfrac{1}{2}} \\
    &amp;= 1.
    \end{aligned}
    $$</w:t>
        </w:r>
      </w:ins>
    </w:p>
    <w:p>
      <w:pPr>
        <w:pStyle w:val="FirstParagraph"/>
      </w:pPr>
      <w:ins w:id="23213" w:author="PR Preview" w:date="2026-01-01T00:00:00Z">
        <w:r>
          <w:t xml:space="preserve">With</w:t>
        </w:r>
      </w:ins>
      <w:ins w:id="23214" w:author="PR Preview" w:date="2026-01-01T00:00:00Z">
        <w:r>
          <w:t xml:space="preserve"> </w:t>
        </w:r>
      </w:ins>
      <w:ins w:id="23215" w:author="PR Preview" w:date="2026-01-01T00:00:00Z">
        <w:r>
          <w:t xml:space="preserve">$\mathbf{Q} = [\mathord{\smash[b]{\underset{\raise.3ex\hbox{$\scriptstyle\sim$}}{q}}\vphantom{q}}_1]$</w:t>
        </w:r>
      </w:ins>
      <w:ins w:id="23216" w:author="PR Preview" w:date="2026-01-01T00:00:00Z">
        <w:r>
          <w:t xml:space="preserve">,</w:t>
        </w:r>
      </w:ins>
    </w:p>
    <w:p>
      <w:pPr>
        <w:pStyle w:val="BodyText"/>
      </w:pPr>
      <m:oMathPara>
        <m:oMathParaPr>
          <m:jc m:val="center"/>
        </m:oMathParaPr>
        <m:oMath>
          <m:eqArr>
            <m:e>
              <m:r>
                <m:rPr>
                  <m:sty m:val="bi"/>
                </m:rPr>
                <m:t>Q</m:t>
              </m:r>
              <m:sSup>
                <m:e>
                  <m:r>
                    <m:rPr>
                      <m:sty m:val="bi"/>
                    </m:rPr>
                    <m:t>Q</m:t>
                  </m:r>
                </m:e>
                <m:sup>
                  <m:r>
                    <m:rPr>
                      <m:sty m:val="p"/>
                    </m:rPr>
                    <m:t>⊤</m:t>
                  </m:r>
                </m:sup>
              </m:sSup>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s>
                    </m:mPr>
                    <m:mr>
                      <m:e>
                        <m:r>
                          <m:t>1</m:t>
                        </m:r>
                      </m:e>
                    </m:mr>
                    <m:mr>
                      <m:e>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r>
                <m:rPr>
                  <m:sty m:val="p"/>
                </m:rPr>
                <m:t>,</m:t>
              </m:r>
            </m:e>
          </m:eqArr>
        </m:oMath>
      </m:oMathPara>
    </w:p>
    <w:p>
      <w:pPr>
        <w:pStyle w:val="FirstParagraph"/>
      </w:pPr>
      <w:ins w:id="23217" w:author="PR Preview" w:date="2026-01-01T00:00:00Z">
        <w:r>
          <w:t xml:space="preserve">the hat matrix found in</w:t>
        </w:r>
      </w:ins>
      <w:ins w:id="23218" w:author="PR Preview" w:date="2026-01-01T00:00:00Z">
        <w:r>
          <w:t xml:space="preserve"> </w:t>
        </w:r>
      </w:ins>
      <w:hyperlink w:anchor="exm-hat-matrix">
        <w:ins w:id="23219" w:author="PR Preview" w:date="2026-01-01T00:00:00Z">
          <w:r>
            <w:rPr>
              <w:rStyle w:val="Hyperlink"/>
            </w:rPr>
            <w:t xml:space="preserve">Example 161</w:t>
          </w:r>
        </w:ins>
      </w:hyperlink>
      <w:ins w:id="23220" w:author="PR Preview" w:date="2026-01-01T00:00:00Z">
        <w:r>
          <w:t xml:space="preserve">.</w:t>
        </w:r>
      </w:ins>
      <w:ins w:id="23221" w:author="PR Preview" w:date="2026-01-01T00:00:00Z">
        <w:r>
          <w:t xml:space="preserve"> </w:t>
        </w:r>
      </w:ins>
      <w:ins w:id="23222" w:author="PR Preview" w:date="2026-01-01T00:00:00Z">
        <w:r>
          <w:t xml:space="preserve">The fitted values</w:t>
        </w:r>
      </w:ins>
      <w:ins w:id="23223" w:author="PR Preview" w:date="2026-01-01T00:00:00Z">
        <w:r>
          <w:t xml:space="preserve"> </w:t>
        </w:r>
      </w:ins>
      <m:oMath>
        <m:r>
          <m:rPr>
            <m:sty m:val="p"/>
          </m:rPr>
          <m:t>(</m:t>
        </m:r>
        <m:acc>
          <m:accPr>
            <m:chr m:val="‾"/>
          </m:accPr>
          <m:e>
            <m:r>
              <m:t>y</m:t>
            </m:r>
          </m:e>
        </m:acc>
        <m:r>
          <m:rPr>
            <m:sty m:val="p"/>
          </m:rPr>
          <m:t>,</m:t>
        </m:r>
        <m:acc>
          <m:accPr>
            <m:chr m:val="‾"/>
          </m:accPr>
          <m:e>
            <m:r>
              <m:t>y</m:t>
            </m:r>
          </m:e>
        </m:acc>
        <m:r>
          <m:rPr>
            <m:sty m:val="p"/>
          </m:rPr>
          <m:t>)</m:t>
        </m:r>
      </m:oMath>
      <w:ins w:id="23224" w:author="PR Preview" w:date="2026-01-01T00:00:00Z">
        <w:r>
          <w:t xml:space="preserve"> </w:t>
        </w:r>
      </w:ins>
      <w:ins w:id="23225" w:author="PR Preview" w:date="2026-01-01T00:00:00Z">
        <w:r>
          <w:t xml:space="preserve">are the closest point to</w:t>
        </w:r>
      </w:ins>
      <w:ins w:id="23226" w:author="PR Preview" w:date="2026-01-01T00:00:00Z">
        <w:r>
          <w:t xml:space="preserve"> </w:t>
        </w:r>
      </w:ins>
      <w:ins w:id="23227" w:author="PR Preview" w:date="2026-01-01T00:00:00Z">
        <w:r>
          <w:t xml:space="preserve">$\mathord{\smash[b]{\underset{\raise.3ex\hbox{$\scriptstyle\sim$}}{y}}\vphantom{y}}$</w:t>
        </w:r>
      </w:ins>
      <w:ins w:id="23228" w:author="PR Preview" w:date="2026-01-01T00:00:00Z">
        <w:r>
          <w:t xml:space="preserve"> </w:t>
        </w:r>
      </w:ins>
      <w:ins w:id="23229" w:author="PR Preview" w:date="2026-01-01T00:00:00Z">
        <w:r>
          <w:t xml:space="preserve">on the line of constant vectors</w:t>
        </w:r>
      </w:ins>
      <w:ins w:id="23230" w:author="PR Preview" w:date="2026-01-01T00:00:00Z">
        <w:r>
          <w:t xml:space="preserve"> </w:t>
        </w:r>
      </w:ins>
      <w:ins w:id="23231" w:author="PR Preview" w:date="2026-01-01T00:00:00Z">
        <w:r>
          <w:t xml:space="preserve">(</w:t>
        </w:r>
      </w:ins>
      <w:hyperlink w:anchor="thm-closest-point">
        <w:ins w:id="23232" w:author="PR Preview" w:date="2026-01-01T00:00:00Z">
          <w:r>
            <w:rPr>
              <w:rStyle w:val="Hyperlink"/>
            </w:rPr>
            <w:t xml:space="preserve">Theorem 89</w:t>
          </w:r>
        </w:ins>
      </w:hyperlink>
      <w:ins w:id="23233" w:author="PR Preview" w:date="2026-01-01T00:00:00Z">
        <w:r>
          <w:t xml:space="preserve">),</w:t>
        </w:r>
      </w:ins>
      <w:ins w:id="23234" w:author="PR Preview" w:date="2026-01-01T00:00:00Z">
        <w:r>
          <w:t xml:space="preserve"> </w:t>
        </w:r>
      </w:ins>
      <w:ins w:id="23235" w:author="PR Preview" w:date="2026-01-01T00:00:00Z">
        <w:r>
          <w:t xml:space="preserve">and the residuals</w:t>
        </w:r>
      </w:ins>
      <w:ins w:id="23236" w:author="PR Preview" w:date="2026-01-01T00:00:00Z">
        <w:r>
          <w:t xml:space="preserve"> </w:t>
        </w:r>
      </w:ins>
      <m:oMath>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oMath>
      <w:ins w:id="23237" w:author="PR Preview" w:date="2026-01-01T00:00:00Z">
        <w:r>
          <w:t xml:space="preserve"> </w:t>
        </w:r>
      </w:ins>
      <w:ins w:id="23238" w:author="PR Preview" w:date="2026-01-01T00:00:00Z">
        <w:r>
          <w:t xml:space="preserve">are orthogonal to</w:t>
        </w:r>
      </w:ins>
      <w:ins w:id="23239" w:author="PR Preview" w:date="2026-01-01T00:00:00Z">
        <w:r>
          <w:t xml:space="preserve"> </w:t>
        </w:r>
      </w:ins>
      <m:oMath>
        <m:r>
          <m:rPr>
            <m:sty m:val="p"/>
          </m:rPr>
          <m:t>(</m:t>
        </m:r>
        <m:r>
          <m:t>1</m:t>
        </m:r>
        <m:r>
          <m:rPr>
            <m:sty m:val="p"/>
          </m:rPr>
          <m:t>,</m:t>
        </m:r>
        <m:r>
          <m:t>1</m:t>
        </m:r>
        <m:r>
          <m:rPr>
            <m:sty m:val="p"/>
          </m:rPr>
          <m:t>)</m:t>
        </m:r>
      </m:oMath>
      <w:ins w:id="23240" w:author="PR Preview" w:date="2026-01-01T00:00:00Z">
        <w:r>
          <w:t xml:space="preserve">:</w:t>
        </w:r>
      </w:ins>
    </w:p>
    <w:p>
      <w:pPr>
        <w:pStyle w:val="BodyText"/>
      </w:pPr>
      <m:oMathPara>
        <m:oMathParaPr>
          <m:jc m:val="center"/>
        </m:oMathParaPr>
        <m:oMath>
          <m:eqArr>
            <m:e>
              <m:r>
                <m:rPr>
                  <m:sty m:val="p"/>
                </m:rPr>
                <m:t>(</m:t>
              </m:r>
              <m:r>
                <m:t>1</m:t>
              </m:r>
              <m:r>
                <m:rPr>
                  <m:sty m:val="p"/>
                </m:rPr>
                <m:t>,</m:t>
              </m:r>
              <m:r>
                <m:t>1</m:t>
              </m:r>
              <m:r>
                <m:rPr>
                  <m:sty m:val="p"/>
                </m:rPr>
                <m:t>)</m:t>
              </m:r>
              <m:r>
                <m:rPr>
                  <m:sty m:val="p"/>
                </m:rPr>
                <m:t>⋅</m:t>
              </m:r>
              <m:r>
                <m:rPr>
                  <m:sty m:val="p"/>
                </m:rPr>
                <m:t>(</m:t>
              </m:r>
              <m:sSub>
                <m:e>
                  <m:r>
                    <m:t>y</m:t>
                  </m:r>
                </m:e>
                <m:sub>
                  <m:r>
                    <m:t>1</m:t>
                  </m:r>
                </m:sub>
              </m:sSub>
              <m:r>
                <m:rPr>
                  <m:sty m:val="p"/>
                </m:rPr>
                <m:t>−</m:t>
              </m:r>
              <m:acc>
                <m:accPr>
                  <m:chr m:val="‾"/>
                </m:accPr>
                <m:e>
                  <m:r>
                    <m:t>y</m:t>
                  </m:r>
                </m:e>
              </m:acc>
              <m:r>
                <m:rPr>
                  <m:sty m:val="p"/>
                </m:rPr>
                <m:t>,</m:t>
              </m:r>
              <m:sSub>
                <m:e>
                  <m:r>
                    <m:t>y</m:t>
                  </m:r>
                </m:e>
                <m:sub>
                  <m:r>
                    <m:t>2</m:t>
                  </m:r>
                </m:sub>
              </m:sSub>
              <m:r>
                <m:rPr>
                  <m:sty m:val="p"/>
                </m:rPr>
                <m:t>−</m:t>
              </m:r>
              <m:acc>
                <m:accPr>
                  <m:chr m:val="‾"/>
                </m:accPr>
                <m:e>
                  <m:r>
                    <m:t>y</m:t>
                  </m:r>
                </m:e>
              </m:acc>
              <m:r>
                <m:rPr>
                  <m:sty m:val="p"/>
                </m:rPr>
                <m:t>)</m:t>
              </m:r>
              <m:r>
                <m:t>&amp;</m:t>
              </m:r>
              <m:r>
                <m:rPr>
                  <m:sty m:val="p"/>
                </m:rPr>
                <m:t>=</m:t>
              </m:r>
              <m:sSub>
                <m:e>
                  <m:r>
                    <m:t>y</m:t>
                  </m:r>
                </m:e>
                <m:sub>
                  <m:r>
                    <m:t>1</m:t>
                  </m:r>
                </m:sub>
              </m:sSub>
              <m:r>
                <m:rPr>
                  <m:sty m:val="p"/>
                </m:rPr>
                <m:t>+</m:t>
              </m:r>
              <m:sSub>
                <m:e>
                  <m:r>
                    <m:t>y</m:t>
                  </m:r>
                </m:e>
                <m:sub>
                  <m:r>
                    <m:t>2</m:t>
                  </m:r>
                </m:sub>
              </m:sSub>
              <m:r>
                <m:rPr>
                  <m:sty m:val="p"/>
                </m:rPr>
                <m:t>−</m:t>
              </m:r>
              <m:r>
                <m:t>2</m:t>
              </m:r>
              <m:acc>
                <m:accPr>
                  <m:chr m:val="‾"/>
                </m:accPr>
                <m:e>
                  <m:r>
                    <m:t>y</m:t>
                  </m:r>
                </m:e>
              </m:acc>
            </m:e>
            <m:e>
              <m:r>
                <m:t>&amp;</m:t>
              </m:r>
              <m:r>
                <m:rPr>
                  <m:sty m:val="p"/>
                </m:rPr>
                <m:t>=</m:t>
              </m:r>
              <m:r>
                <m:t>0</m:t>
              </m:r>
              <m:r>
                <m:rPr>
                  <m:sty m:val="p"/>
                </m:rPr>
                <m:t>,</m:t>
              </m:r>
            </m:e>
          </m:eqArr>
        </m:oMath>
      </m:oMathPara>
    </w:p>
    <w:p>
      <w:pPr>
        <w:pStyle w:val="FirstParagraph"/>
      </w:pPr>
      <w:r>
        <w:t xml:space="preserve">since</w:t>
      </w:r>
      <w:r>
        <w:t xml:space="preserve"> </w:t>
      </w:r>
      <m:oMath>
        <m:r>
          <m:t>2</m:t>
        </m:r>
        <m:acc>
          <m:accPr>
            <m:chr m:val="‾"/>
          </m:accPr>
          <m:e>
            <m:r>
              <m:t>y</m:t>
            </m:r>
          </m:e>
        </m:acc>
        <m:r>
          <m:rPr>
            <m:sty m:val="p"/>
          </m:rPr>
          <m:t>=</m:t>
        </m:r>
        <m:sSub>
          <m:e>
            <m:r>
              <m:t>y</m:t>
            </m:r>
          </m:e>
          <m:sub>
            <m:r>
              <m:t>1</m:t>
            </m:r>
          </m:sub>
        </m:sSub>
        <m:r>
          <m:rPr>
            <m:sty m:val="p"/>
          </m:rPr>
          <m:t>+</m:t>
        </m:r>
        <m:sSub>
          <m:e>
            <m:r>
              <m:t>y</m:t>
            </m:r>
          </m:e>
          <m:sub>
            <m:r>
              <m:t>2</m:t>
            </m:r>
          </m:sub>
        </m:sSub>
      </m:oMath>
      <w:r>
        <w:t xml:space="preserve">.</w:t>
      </w:r>
    </w:p>
    <w:bookmarkEnd w:id="558"/>
    <w:bookmarkEnd w:id="559"/>
    <w:bookmarkStart w:id="588" w:name="sec-generalized-inverse"/>
    <w:p>
      <w:pPr>
        <w:pStyle w:val="Heading3"/>
      </w:pPr>
      <w:r>
        <w:t xml:space="preserve">20.2 Generalized inverses and linear systems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60" name="Picture"/>
                  <a:graphic>
                    <a:graphicData uri="http://schemas.openxmlformats.org/drawingml/2006/picture">
                      <pic:pic>
                        <pic:nvPicPr>
                          <pic:cNvPr descr="/opt/quarto/share/formats/docx/note.png" id="561"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 defers the existence of the Moore-Penrose inverse to the singular value decomposition;</w:t>
            </w:r>
            <w:r>
              <w:t xml:space="preserve"> </w:t>
            </w:r>
            <w:r>
              <w:t xml:space="preserve">the proof here builds it from a rank factorization (</w:t>
            </w:r>
            <w:hyperlink w:anchor="thm-rank-factorization">
              <w:r>
                <w:rPr>
                  <w:rStyle w:val="Hyperlink"/>
                </w:rPr>
                <w:t xml:space="preserve">Theorem 45</w:t>
              </w:r>
            </w:hyperlink>
            <w:r>
              <w:t xml:space="preserve">) instead,</w:t>
            </w:r>
            <w:r>
              <w:t xml:space="preserve"> </w:t>
            </w:r>
            <w:r>
              <w:t xml:space="preserve">and the section adds the projection</w:t>
            </w:r>
            <w:r>
              <w:t xml:space="preserve"> </w:t>
            </w:r>
            <m:oMath>
              <m:r>
                <m:rPr>
                  <m:sty m:val="bi"/>
                </m:rPr>
                <m:t>X</m:t>
              </m:r>
              <m:r>
                <m:rPr>
                  <m:sty m:val="bi"/>
                </m:rPr>
                <m:t>G</m:t>
              </m:r>
              <m:sSup>
                <m:e>
                  <m:r>
                    <m:rPr>
                      <m:sty m:val="bi"/>
                    </m:rPr>
                    <m:t>X</m:t>
                  </m:r>
                </m:e>
                <m:sup>
                  <m:r>
                    <m:rPr>
                      <m:sty m:val="p"/>
                    </m:rPr>
                    <m:t>⊤</m:t>
                  </m:r>
                </m:sup>
              </m:sSup>
            </m:oMath>
            <w:r>
              <w:t xml:space="preserve"> </w:t>
            </w:r>
            <w:r>
              <w:t xml:space="preserve">for any generalized inverse</w:t>
            </w:r>
            <w:r>
              <w:t xml:space="preserve"> </w:t>
            </w:r>
            <m:oMath>
              <m:r>
                <m:rPr>
                  <m:sty m:val="bi"/>
                </m:rPr>
                <m:t>G</m:t>
              </m:r>
            </m:oMath>
            <w:r>
              <w:t xml:space="preserve"> </w:t>
            </w:r>
            <w:r>
              <w:t xml:space="preserve">of</w:t>
            </w:r>
            <w:r>
              <w:t xml:space="preserve"> </w:t>
            </w:r>
            <m:oMath>
              <m:sSup>
                <m:e>
                  <m:r>
                    <m:rPr>
                      <m:sty m:val="bi"/>
                    </m:rPr>
                    <m:t>X</m:t>
                  </m:r>
                </m:e>
                <m:sup>
                  <m:r>
                    <m:rPr>
                      <m:sty m:val="p"/>
                    </m:rPr>
                    <m:t>⊤</m:t>
                  </m:r>
                </m:sup>
              </m:sSup>
              <m:r>
                <m:rPr>
                  <m:sty m:val="bi"/>
                </m:rPr>
                <m:t>X</m:t>
              </m:r>
            </m:oMath>
            <w:r>
              <w:t xml:space="preserve">, which the source does not cover.</w:t>
            </w:r>
          </w:p>
          <w:p/>
        </w:tc>
      </w:tr>
    </w:tbl>
    <w:bookmarkStart w:id="562" w:name="thm-scalar-matmul"/>
    <w:p>
      <w:pPr>
        <w:pStyle w:val="BodyText"/>
      </w:pPr>
      <w:r>
        <w:rPr>
          <w:b/>
          <w:bCs/>
        </w:rPr>
        <w:t xml:space="preserve">Theorem 93 (A scalar factor passes through a matrix product)</w:t>
      </w:r>
      <w:r>
        <w:t xml:space="preserve"> </w:t>
      </w:r>
      <w:r>
        <w:t xml:space="preserve">For an</w:t>
      </w:r>
      <w:r>
        <w:t xml:space="preserve"> </w:t>
      </w:r>
      <m:oMath>
        <m:r>
          <m:t>m</m:t>
        </m:r>
        <m:r>
          <m:rPr>
            <m:sty m:val="p"/>
          </m:rPr>
          <m:t>×</m:t>
        </m:r>
        <m:r>
          <m:t>k</m:t>
        </m:r>
      </m:oMath>
      <w:r>
        <w:t xml:space="preserve"> </w:t>
      </w:r>
      <w:r>
        <w:t xml:space="preserve">matrix</w:t>
      </w:r>
      <w:r>
        <w:t xml:space="preserve"> </w:t>
      </w:r>
      <m:oMath>
        <m:r>
          <m:rPr>
            <m:sty m:val="bi"/>
          </m:rPr>
          <m:t>A</m:t>
        </m:r>
      </m:oMath>
      <w:r>
        <w:t xml:space="preserve">, a</w:t>
      </w:r>
      <w:r>
        <w:t xml:space="preserve"> </w:t>
      </w:r>
      <m:oMath>
        <m:r>
          <m:t>k</m:t>
        </m:r>
        <m:r>
          <m:rPr>
            <m:sty m:val="p"/>
          </m:rPr>
          <m:t>×</m:t>
        </m:r>
        <m:r>
          <m:t>n</m:t>
        </m:r>
      </m:oMath>
      <w:r>
        <w:t xml:space="preserve"> </w:t>
      </w:r>
      <w:r>
        <w:t xml:space="preserve">matrix</w:t>
      </w:r>
      <w:r>
        <w:t xml:space="preserve"> </w:t>
      </w:r>
      <m:oMath>
        <m:r>
          <m:rPr>
            <m:sty m:val="bi"/>
          </m:rPr>
          <m:t>B</m:t>
        </m:r>
      </m:oMath>
      <w:r>
        <w:t xml:space="preserve"> </w:t>
      </w:r>
      <w:r>
        <w:t xml:space="preserve">and a number</w:t>
      </w:r>
      <w:r>
        <w:t xml:space="preserve"> </w:t>
      </w:r>
      <m:oMath>
        <m:r>
          <m:t>c</m:t>
        </m:r>
      </m:oMath>
      <w:r>
        <w:t xml:space="preserve">,</w:t>
      </w:r>
    </w:p>
    <w:p>
      <w:pPr>
        <w:pStyle w:val="BodyText"/>
      </w:pPr>
      <m:oMathPara>
        <m:oMathParaPr>
          <m:jc m:val="center"/>
        </m:oMathParaPr>
        <m:oMath>
          <m:eqArr>
            <m:e>
              <m:r>
                <m:rPr>
                  <m:sty m:val="bi"/>
                </m:rPr>
                <m:t>A</m:t>
              </m:r>
              <m:r>
                <m:t> </m:t>
              </m:r>
              <m:r>
                <m:rPr>
                  <m:sty m:val="p"/>
                </m:rPr>
                <m:t>(</m:t>
              </m:r>
              <m:r>
                <m:t>c</m:t>
              </m:r>
              <m:r>
                <m:t> </m:t>
              </m:r>
              <m:r>
                <m:rPr>
                  <m:sty m:val="bi"/>
                </m:rPr>
                <m:t>B</m:t>
              </m:r>
              <m:r>
                <m:rPr>
                  <m:sty m:val="p"/>
                </m:rPr>
                <m:t>)</m:t>
              </m:r>
              <m:r>
                <m:t>&amp;</m:t>
              </m:r>
              <m:r>
                <m:rPr>
                  <m:sty m:val="p"/>
                </m:rPr>
                <m:t>=</m:t>
              </m:r>
              <m:r>
                <m:t>c</m:t>
              </m:r>
              <m:r>
                <m:t> </m:t>
              </m:r>
              <m:r>
                <m:rPr>
                  <m:sty m:val="p"/>
                </m:rPr>
                <m:t>(</m:t>
              </m:r>
              <m:r>
                <m:rPr>
                  <m:sty m:val="bi"/>
                </m:rPr>
                <m:t>A</m:t>
              </m:r>
              <m:r>
                <m:rPr>
                  <m:sty m:val="bi"/>
                </m:rPr>
                <m:t>B</m:t>
              </m:r>
              <m:r>
                <m:rPr>
                  <m:sty m:val="p"/>
                </m:rPr>
                <m:t>)</m:t>
              </m:r>
            </m:e>
            <m:e>
              <m:r>
                <m:t>&amp;</m:t>
              </m:r>
              <m:r>
                <m:rPr>
                  <m:sty m:val="p"/>
                </m:rPr>
                <m:t>=</m:t>
              </m:r>
              <m:r>
                <m:rPr>
                  <m:sty m:val="p"/>
                </m:rPr>
                <m:t>(</m:t>
              </m:r>
              <m:r>
                <m:t>c</m:t>
              </m:r>
              <m:r>
                <m:t> </m:t>
              </m:r>
              <m:r>
                <m:rPr>
                  <m:sty m:val="bi"/>
                </m:rPr>
                <m:t>A</m:t>
              </m:r>
              <m:r>
                <m:rPr>
                  <m:sty m:val="p"/>
                </m:rPr>
                <m:t>)</m:t>
              </m:r>
              <m:r>
                <m:t> </m:t>
              </m:r>
              <m:r>
                <m:rPr>
                  <m:sty m:val="bi"/>
                </m:rPr>
                <m:t>B</m:t>
              </m:r>
              <m:r>
                <m:rPr>
                  <m:sty m:val="p"/>
                </m:rPr>
                <m:t>.</m:t>
              </m:r>
            </m:e>
          </m:eqArr>
        </m:oMath>
      </m:oMathPara>
    </w:p>
    <w:p>
      <w:pPr>
        <w:pStyle w:val="FirstParagraph"/>
      </w:pPr>
      <w:r>
        <w:t xml:space="preserve">In particular,</w:t>
      </w:r>
      <w:r>
        <w:t xml:space="preserve"> </w:t>
      </w:r>
      <m:oMath>
        <m:r>
          <m:rPr>
            <m:sty m:val="bi"/>
          </m:rPr>
          <m:t>A</m:t>
        </m:r>
        <m:r>
          <m:t> </m:t>
        </m:r>
        <m:r>
          <m:rPr>
            <m:sty m:val="p"/>
          </m:rPr>
          <m:t>(</m:t>
        </m:r>
        <m:r>
          <m:rPr>
            <m:sty m:val="bi"/>
          </m:rPr>
          <m:t>B</m:t>
        </m:r>
        <m:r>
          <m:rPr>
            <m:sty m:val="p"/>
          </m:rPr>
          <m:t>−</m:t>
        </m:r>
        <m:r>
          <m:rPr>
            <m:sty m:val="bi"/>
          </m:rPr>
          <m:t>C</m:t>
        </m:r>
        <m:r>
          <m:rPr>
            <m:sty m:val="p"/>
          </m:rPr>
          <m:t>)</m:t>
        </m:r>
        <m:r>
          <m:rPr>
            <m:sty m:val="p"/>
          </m:rPr>
          <m:t>=</m:t>
        </m:r>
        <m:r>
          <m:rPr>
            <m:sty m:val="bi"/>
          </m:rPr>
          <m:t>A</m:t>
        </m:r>
        <m:r>
          <m:rPr>
            <m:sty m:val="bi"/>
          </m:rPr>
          <m:t>B</m:t>
        </m:r>
        <m:r>
          <m:rPr>
            <m:sty m:val="p"/>
          </m:rPr>
          <m:t>−</m:t>
        </m:r>
        <m:r>
          <m:rPr>
            <m:sty m:val="bi"/>
          </m:rPr>
          <m:t>A</m:t>
        </m:r>
        <m:r>
          <m:rPr>
            <m:sty m:val="bi"/>
          </m:rPr>
          <m:t>C</m:t>
        </m:r>
      </m:oMath>
      <w:r>
        <w:t xml:space="preserve"> </w:t>
      </w: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for matrices of compatible sizes,</w:t>
      </w:r>
      <w:r>
        <w:t xml:space="preserve"> </w:t>
      </w:r>
      <w:r>
        <w:t xml:space="preserve">where</w:t>
      </w:r>
      <w:r>
        <w:t xml:space="preserve"> </w:t>
      </w:r>
      <m:oMath>
        <m:r>
          <m:rPr>
            <m:sty m:val="bi"/>
          </m:rPr>
          <m:t>B</m:t>
        </m:r>
        <m:r>
          <m:rPr>
            <m:sty m:val="p"/>
          </m:rPr>
          <m:t>−</m:t>
        </m:r>
        <m:r>
          <m:rPr>
            <m:sty m:val="bi"/>
          </m:rPr>
          <m:t>C</m:t>
        </m:r>
        <m:r>
          <m:rPr>
            <m:sty m:val="p"/>
          </m:rPr>
          <m:t>=</m:t>
        </m:r>
        <m:r>
          <m:rPr>
            <m:sty m:val="bi"/>
          </m:rPr>
          <m:t>B</m:t>
        </m:r>
        <m:r>
          <m:rPr>
            <m:sty m:val="p"/>
          </m:rPr>
          <m:t>+</m:t>
        </m:r>
        <m:r>
          <m:rPr>
            <m:sty m:val="p"/>
          </m:rPr>
          <m:t>(</m:t>
        </m:r>
        <m:r>
          <m:rPr>
            <m:sty m:val="p"/>
          </m:rPr>
          <m:t>−</m:t>
        </m:r>
        <m:r>
          <m:t>1</m:t>
        </m:r>
        <m:r>
          <m:rPr>
            <m:sty m:val="p"/>
          </m:rPr>
          <m:t>)</m:t>
        </m:r>
        <m:r>
          <m:t> </m:t>
        </m:r>
        <m:r>
          <m:rPr>
            <m:sty m:val="bi"/>
          </m:rPr>
          <m:t>C</m:t>
        </m:r>
      </m:oMath>
      <w:r>
        <w:t xml:space="preserve"> </w:t>
      </w:r>
      <w:r>
        <w:t xml:space="preserve">(</w:t>
      </w:r>
      <w:hyperlink w:anchor="thm-matadd-inverse">
        <w:r>
          <w:rPr>
            <w:rStyle w:val="Hyperlink"/>
          </w:rPr>
          <w:t xml:space="preserve">Theorem 7</w:t>
        </w:r>
      </w:hyperlink>
      <w:r>
        <w:t xml:space="preserve">,</w:t>
      </w:r>
      <w:r>
        <w:t xml:space="preserve"> </w:t>
      </w:r>
      <w:hyperlink w:anchor="def-scalar-mult">
        <w:r>
          <w:rPr>
            <w:rStyle w:val="Hyperlink"/>
          </w:rPr>
          <w:t xml:space="preserve">Definition 25</w:t>
        </w:r>
      </w:hyperlink>
      <w:r>
        <w:t xml:space="preserve">).</w:t>
      </w:r>
    </w:p>
    <w:bookmarkEnd w:id="562"/>
    <w:p>
      <w:pPr>
        <w:pStyle w:val="BodyText"/>
      </w:pPr>
      <w:r>
        <w:rPr>
          <w:i/>
          <w:iCs/>
        </w:rPr>
        <w:t xml:space="preserve">Proof</w:t>
      </w:r>
      <w:r>
        <w:t xml:space="preserve">. </w:t>
      </w:r>
      <m:oMath>
        <m:r>
          <m:rPr>
            <m:sty m:val="bi"/>
          </m:rPr>
          <m:t>A</m:t>
        </m:r>
        <m:r>
          <m:t> </m:t>
        </m:r>
        <m:r>
          <m:rPr>
            <m:sty m:val="p"/>
          </m:rPr>
          <m:t>(</m:t>
        </m:r>
        <m:r>
          <m:t>c</m:t>
        </m:r>
        <m:r>
          <m:t> </m:t>
        </m:r>
        <m:r>
          <m:rPr>
            <m:sty m:val="bi"/>
          </m:rPr>
          <m:t>B</m:t>
        </m:r>
        <m:r>
          <m:rPr>
            <m:sty m:val="p"/>
          </m:rPr>
          <m:t>)</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bi"/>
                    </m:rPr>
                    <m:t>A</m:t>
                  </m:r>
                  <m:r>
                    <m:t> </m:t>
                  </m:r>
                  <m:r>
                    <m:rPr>
                      <m:sty m:val="p"/>
                    </m:rPr>
                    <m:t>(</m:t>
                  </m:r>
                  <m:r>
                    <m:t>c</m:t>
                  </m:r>
                  <m:r>
                    <m:t> </m:t>
                  </m:r>
                  <m:r>
                    <m:rPr>
                      <m:sty m:val="bi"/>
                    </m:rPr>
                    <m:t>B</m:t>
                  </m:r>
                  <m:r>
                    <m:rPr>
                      <m:sty m:val="p"/>
                    </m:rPr>
                    <m:t>)</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r>
                <m:rPr>
                  <m:sty m:val="bi"/>
                </m:rPr>
                <m:t>B</m:t>
              </m:r>
              <m:sSub>
                <m:e>
                  <m:r>
                    <m:rPr>
                      <m:sty m:val="p"/>
                    </m:rPr>
                    <m:t>)</m:t>
                  </m:r>
                </m:e>
                <m:sub>
                  <m:r>
                    <m:t>l</m:t>
                  </m:r>
                  <m:r>
                    <m:t>j</m:t>
                  </m:r>
                </m:sub>
              </m:sSub>
              <m:r>
                <m:t>&amp;</m:t>
              </m:r>
              <m:r>
                <m:t>&amp;</m:t>
              </m:r>
              <m:r>
                <m:rPr>
                  <m:nor/>
                  <m:sty m:val="p"/>
                </m:rPr>
                <m:t>(</m:t>
              </m:r>
              <m:r>
                <m:rPr>
                  <m:nor/>
                  <m:sty m:val="p"/>
                </m:rPr>
                <m:t>Definition 26</m:t>
              </m:r>
              <m:r>
                <m:rPr>
                  <m:nor/>
                  <m:sty m:val="p"/>
                </m:rPr>
                <m:t>)</m:t>
              </m:r>
            </m:e>
            <m:e>
              <m:r>
                <m:t>&amp;</m:t>
              </m:r>
              <m:r>
                <m:rPr>
                  <m:sty m:val="p"/>
                </m:rPr>
                <m:t>=</m:t>
              </m:r>
              <m:nary>
                <m:naryPr>
                  <m:chr m:val="∑"/>
                  <m:limLoc m:val="undOvr"/>
                  <m:subHide m:val="off"/>
                  <m:supHide m:val="off"/>
                </m:naryPr>
                <m:sub>
                  <m:r>
                    <m:t>l</m:t>
                  </m:r>
                  <m:r>
                    <m:rPr>
                      <m:sty m:val="p"/>
                    </m:rPr>
                    <m:t>=</m:t>
                  </m:r>
                  <m:r>
                    <m:t>1</m:t>
                  </m:r>
                </m:sub>
                <m:sup>
                  <m:r>
                    <m:t>k</m:t>
                  </m:r>
                </m:sup>
                <m:e>
                  <m:sSub>
                    <m:e>
                      <m:r>
                        <m:t>a</m:t>
                      </m:r>
                    </m:e>
                    <m:sub>
                      <m:r>
                        <m:t>i</m:t>
                      </m:r>
                      <m:r>
                        <m:t>l</m:t>
                      </m:r>
                    </m:sub>
                  </m:sSub>
                </m:e>
              </m:nary>
              <m:r>
                <m:t> </m:t>
              </m:r>
              <m:r>
                <m:rPr>
                  <m:sty m:val="p"/>
                </m:rPr>
                <m:t>(</m:t>
              </m:r>
              <m:r>
                <m:t>c</m:t>
              </m:r>
              <m:r>
                <m:t> </m:t>
              </m:r>
              <m:sSub>
                <m:e>
                  <m:r>
                    <m:t>b</m:t>
                  </m:r>
                </m:e>
                <m:sub>
                  <m:r>
                    <m:t>l</m:t>
                  </m:r>
                  <m:r>
                    <m:t>j</m:t>
                  </m:r>
                </m:sub>
              </m:sSub>
              <m:r>
                <m:rPr>
                  <m:sty m:val="p"/>
                </m:rPr>
                <m:t>)</m:t>
              </m:r>
              <m:r>
                <m:t>&amp;</m:t>
              </m:r>
              <m:r>
                <m:t>&amp;</m:t>
              </m:r>
              <m:r>
                <m:rPr>
                  <m:nor/>
                  <m:sty m:val="p"/>
                </m:rPr>
                <m:t>(</m:t>
              </m:r>
              <m:r>
                <m:rPr>
                  <m:nor/>
                  <m:sty m:val="p"/>
                </m:rPr>
                <m:t>Definition 25</m:t>
              </m:r>
              <m:r>
                <m:rPr>
                  <m:nor/>
                  <m:sty m:val="p"/>
                </m:rPr>
                <m:t>)</m:t>
              </m:r>
            </m:e>
            <m:e>
              <m:r>
                <m:t>&amp;</m:t>
              </m:r>
              <m:r>
                <m:rPr>
                  <m:sty m:val="p"/>
                </m:rPr>
                <m:t>=</m:t>
              </m:r>
              <m:nary>
                <m:naryPr>
                  <m:chr m:val="∑"/>
                  <m:limLoc m:val="undOvr"/>
                  <m:subHide m:val="off"/>
                  <m:supHide m:val="off"/>
                </m:naryPr>
                <m:sub>
                  <m:r>
                    <m:t>l</m:t>
                  </m:r>
                  <m:r>
                    <m:rPr>
                      <m:sty m:val="p"/>
                    </m:rPr>
                    <m:t>=</m:t>
                  </m:r>
                  <m:r>
                    <m:t>1</m:t>
                  </m:r>
                </m:sub>
                <m:sup>
                  <m:r>
                    <m:t>k</m:t>
                  </m:r>
                </m:sup>
                <m:e>
                  <m:r>
                    <m:t>c</m:t>
                  </m:r>
                </m:e>
              </m:nary>
              <m:r>
                <m:t> </m:t>
              </m:r>
              <m:r>
                <m:rPr>
                  <m:sty m:val="p"/>
                </m:rPr>
                <m:t>(</m:t>
              </m:r>
              <m:sSub>
                <m:e>
                  <m:r>
                    <m:t>a</m:t>
                  </m:r>
                </m:e>
                <m:sub>
                  <m:r>
                    <m:t>i</m:t>
                  </m:r>
                  <m:r>
                    <m:t>l</m:t>
                  </m:r>
                </m:sub>
              </m:sSub>
              <m:r>
                <m:t> </m:t>
              </m:r>
              <m:sSub>
                <m:e>
                  <m:r>
                    <m:t>b</m:t>
                  </m:r>
                </m:e>
                <m:sub>
                  <m:r>
                    <m:t>l</m:t>
                  </m:r>
                  <m:r>
                    <m:t>j</m:t>
                  </m:r>
                </m:sub>
              </m:sSub>
              <m:r>
                <m:rPr>
                  <m:sty m:val="p"/>
                </m:rPr>
                <m:t>)</m:t>
              </m:r>
              <m:r>
                <m:t>&amp;</m:t>
              </m:r>
              <m:r>
                <m:t>&amp;</m:t>
              </m:r>
              <m:r>
                <m:rPr>
                  <m:nor/>
                  <m:sty m:val="p"/>
                </m:rPr>
                <m:t>(reorder the product of numbers)</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c</m:t>
              </m:r>
              <m:r>
                <m:t> </m:t>
              </m:r>
              <m:r>
                <m:rPr>
                  <m:sty m:val="p"/>
                </m:rPr>
                <m:t>(</m:t>
              </m:r>
              <m:r>
                <m:rPr>
                  <m:sty m:val="bi"/>
                </m:rPr>
                <m:t>A</m:t>
              </m:r>
              <m:r>
                <m:rPr>
                  <m:sty m:val="bi"/>
                </m:rPr>
                <m:t>B</m:t>
              </m:r>
              <m:sSub>
                <m:e>
                  <m:r>
                    <m:rPr>
                      <m:sty m:val="p"/>
                    </m:rPr>
                    <m:t>)</m:t>
                  </m:r>
                </m:e>
                <m:sub>
                  <m:r>
                    <m:t>i</m:t>
                  </m:r>
                  <m:r>
                    <m:t>j</m:t>
                  </m:r>
                </m:sub>
              </m:sSub>
              <m:r>
                <m:t>&amp;</m:t>
              </m:r>
              <m:r>
                <m:t>&amp;</m:t>
              </m:r>
              <m:r>
                <m:rPr>
                  <m:nor/>
                  <m:sty m:val="p"/>
                </m:rPr>
                <m:t>(</m:t>
              </m:r>
              <m:r>
                <m:rPr>
                  <m:nor/>
                  <m:sty m:val="p"/>
                </m:rPr>
                <m:t>Definition 26</m:t>
              </m:r>
              <m:r>
                <m:rPr>
                  <m:nor/>
                  <m:sty m:val="p"/>
                </m:rPr>
                <m:t>)</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25</m:t>
              </m:r>
              <m:r>
                <m:rPr>
                  <m:nor/>
                  <m:sty m:val="p"/>
                </m:rPr>
                <m:t>)</m:t>
              </m:r>
            </m:e>
          </m:eqArr>
        </m:oMath>
      </m:oMathPara>
    </w:p>
    <w:p>
      <w:pPr>
        <w:pStyle w:val="FirstParagraph"/>
      </w:pPr>
      <m:oMath>
        <m:r>
          <m:rPr>
            <m:sty m:val="p"/>
          </m:rPr>
          <m:t>(</m:t>
        </m:r>
        <m:r>
          <m:t>c</m:t>
        </m:r>
        <m:r>
          <m:t> </m:t>
        </m:r>
        <m:r>
          <m:rPr>
            <m:sty m:val="bi"/>
          </m:rPr>
          <m:t>A</m:t>
        </m:r>
        <m:r>
          <m:rPr>
            <m:sty m:val="p"/>
          </m:rPr>
          <m:t>)</m:t>
        </m:r>
        <m:r>
          <m:t> </m:t>
        </m:r>
        <m:r>
          <m:rPr>
            <m:sty m:val="bi"/>
          </m:rPr>
          <m:t>B</m:t>
        </m:r>
        <m:r>
          <m:rPr>
            <m:sty m:val="p"/>
          </m:rPr>
          <m:t>=</m:t>
        </m:r>
        <m:r>
          <m:t>c</m:t>
        </m:r>
        <m:r>
          <m:t> </m:t>
        </m:r>
        <m:r>
          <m:rPr>
            <m:sty m:val="p"/>
          </m:rPr>
          <m:t>(</m:t>
        </m:r>
        <m:r>
          <m:rPr>
            <m:sty m:val="bi"/>
          </m:rPr>
          <m:t>A</m:t>
        </m:r>
        <m:r>
          <m:rPr>
            <m:sty m:val="bi"/>
          </m:rPr>
          <m:t>B</m:t>
        </m:r>
        <m:r>
          <m:rPr>
            <m:sty m:val="p"/>
          </m:rPr>
          <m:t>)</m:t>
        </m:r>
      </m:oMath>
      <w:r>
        <w:rPr>
          <w:b/>
          <w:bCs/>
        </w:rPr>
        <w:t xml:space="preserve">.</w:t>
      </w:r>
      <w:r>
        <w:t xml:space="preserve"> </w:t>
      </w:r>
      <w:r>
        <w:t xml:space="preserve">For each entry</w:t>
      </w:r>
      <w:r>
        <w:t xml:space="preserve"> </w:t>
      </w:r>
      <m:oMath>
        <m:r>
          <m:rPr>
            <m:sty m:val="p"/>
          </m:rPr>
          <m:t>(</m:t>
        </m:r>
        <m:r>
          <m:t>i</m:t>
        </m:r>
        <m:r>
          <m:rPr>
            <m:sty m:val="p"/>
          </m:rPr>
          <m:t>,</m:t>
        </m:r>
        <m:r>
          <m:t>j</m:t>
        </m:r>
        <m:r>
          <m:rPr>
            <m:sty m:val="p"/>
          </m:rPr>
          <m:t>)</m:t>
        </m:r>
      </m:oMath>
      <w:r>
        <w:t xml:space="preserve">,</w:t>
      </w:r>
    </w:p>
    <w:p>
      <w:pPr>
        <w:pStyle w:val="BodyText"/>
      </w:pPr>
      <m:oMathPara>
        <m:oMathParaPr>
          <m:jc m:val="center"/>
        </m:oMathParaPr>
        <m:oMath>
          <m:eqArr>
            <m:e>
              <m:r>
                <m:t>​</m:t>
              </m:r>
              <m:d>
                <m:dPr>
                  <m:begChr m:val="("/>
                  <m:sepChr m:val=""/>
                  <m:endChr m:val=")"/>
                  <m:grow/>
                </m:dPr>
                <m:e>
                  <m:r>
                    <m:rPr>
                      <m:sty m:val="p"/>
                    </m:rPr>
                    <m:t>(</m:t>
                  </m:r>
                  <m:r>
                    <m:t>c</m:t>
                  </m:r>
                  <m:r>
                    <m:t> </m:t>
                  </m:r>
                  <m:r>
                    <m:rPr>
                      <m:sty m:val="bi"/>
                    </m:rPr>
                    <m:t>A</m:t>
                  </m:r>
                  <m:r>
                    <m:rPr>
                      <m:sty m:val="p"/>
                    </m:rPr>
                    <m:t>)</m:t>
                  </m:r>
                  <m:r>
                    <m:t> </m:t>
                  </m:r>
                  <m:r>
                    <m:rPr>
                      <m:sty m:val="bi"/>
                    </m:rPr>
                    <m:t>B</m:t>
                  </m:r>
                </m:e>
              </m:d>
              <m:sSub>
                <m:e>
                  <m:r>
                    <m:t>​</m:t>
                  </m:r>
                </m:e>
                <m:sub>
                  <m:r>
                    <m:t>i</m:t>
                  </m:r>
                  <m:r>
                    <m:t>j</m:t>
                  </m:r>
                </m:sub>
              </m:sSub>
              <m:r>
                <m:t>&amp;</m:t>
              </m:r>
              <m:r>
                <m:rPr>
                  <m:sty m:val="p"/>
                </m:rPr>
                <m:t>=</m:t>
              </m:r>
              <m:nary>
                <m:naryPr>
                  <m:chr m:val="∑"/>
                  <m:limLoc m:val="undOvr"/>
                  <m:subHide m:val="off"/>
                  <m:supHide m:val="off"/>
                </m:naryPr>
                <m:sub>
                  <m:r>
                    <m:t>l</m:t>
                  </m:r>
                  <m:r>
                    <m:rPr>
                      <m:sty m:val="p"/>
                    </m:rPr>
                    <m:t>=</m:t>
                  </m:r>
                  <m:r>
                    <m:t>1</m:t>
                  </m:r>
                </m:sub>
                <m:sup>
                  <m:r>
                    <m:t>k</m:t>
                  </m:r>
                </m:sup>
                <m:e>
                  <m:r>
                    <m:rPr>
                      <m:sty m:val="p"/>
                    </m:rPr>
                    <m:t>(</m:t>
                  </m:r>
                </m:e>
              </m:nary>
              <m:r>
                <m:t>c</m:t>
              </m:r>
              <m:r>
                <m:t> </m:t>
              </m:r>
              <m:sSub>
                <m:e>
                  <m:r>
                    <m:t>a</m:t>
                  </m:r>
                </m:e>
                <m:sub>
                  <m:r>
                    <m:t>i</m:t>
                  </m:r>
                  <m:r>
                    <m:t>l</m:t>
                  </m:r>
                </m:sub>
              </m:sSub>
              <m:r>
                <m:rPr>
                  <m:sty m:val="p"/>
                </m:rPr>
                <m:t>)</m:t>
              </m:r>
              <m:r>
                <m:t> </m:t>
              </m:r>
              <m:sSub>
                <m:e>
                  <m:r>
                    <m:t>b</m:t>
                  </m:r>
                </m:e>
                <m:sub>
                  <m:r>
                    <m:t>l</m:t>
                  </m:r>
                  <m:r>
                    <m:t>j</m:t>
                  </m:r>
                </m:sub>
              </m:sSub>
              <m:r>
                <m:t>&amp;</m:t>
              </m:r>
              <m:r>
                <m:t>&amp;</m:t>
              </m:r>
              <m:r>
                <m:rPr>
                  <m:nor/>
                  <m:sty m:val="p"/>
                </m:rPr>
                <m:t>(</m:t>
              </m:r>
              <m:r>
                <m:rPr>
                  <m:nor/>
                  <m:sty m:val="p"/>
                </m:rPr>
                <m:t>Definition 26</m:t>
              </m:r>
              <m:r>
                <m:rPr>
                  <m:nor/>
                  <m:sty m:val="p"/>
                </m:rPr>
                <m:t>, </m:t>
              </m:r>
              <m:r>
                <m:rPr>
                  <m:nor/>
                  <m:sty m:val="p"/>
                </m:rPr>
                <m:t>Definition 25</m:t>
              </m:r>
              <m:r>
                <m:rPr>
                  <m:nor/>
                  <m:sty m:val="p"/>
                </m:rPr>
                <m:t>)</m:t>
              </m:r>
            </m:e>
            <m:e>
              <m:r>
                <m:t>&amp;</m:t>
              </m:r>
              <m:r>
                <m:rPr>
                  <m:sty m:val="p"/>
                </m:rPr>
                <m:t>=</m:t>
              </m:r>
              <m:r>
                <m:t>c</m:t>
              </m:r>
              <m:nary>
                <m:naryPr>
                  <m:chr m:val="∑"/>
                  <m:limLoc m:val="undOvr"/>
                  <m:subHide m:val="off"/>
                  <m:supHide m:val="off"/>
                </m:naryPr>
                <m:sub>
                  <m:r>
                    <m:t>l</m:t>
                  </m:r>
                  <m:r>
                    <m:rPr>
                      <m:sty m:val="p"/>
                    </m:rPr>
                    <m:t>=</m:t>
                  </m:r>
                  <m:r>
                    <m:t>1</m:t>
                  </m:r>
                </m:sub>
                <m:sup>
                  <m:r>
                    <m:t>k</m:t>
                  </m:r>
                </m:sup>
                <m:e>
                  <m:sSub>
                    <m:e>
                      <m:r>
                        <m:t>a</m:t>
                      </m:r>
                    </m:e>
                    <m:sub>
                      <m:r>
                        <m:t>i</m:t>
                      </m:r>
                      <m:r>
                        <m:t>l</m:t>
                      </m:r>
                    </m:sub>
                  </m:sSub>
                </m:e>
              </m:nary>
              <m:r>
                <m:t> </m:t>
              </m:r>
              <m:sSub>
                <m:e>
                  <m:r>
                    <m:t>b</m:t>
                  </m:r>
                </m:e>
                <m:sub>
                  <m:r>
                    <m:t>l</m:t>
                  </m:r>
                  <m:r>
                    <m:t>j</m:t>
                  </m:r>
                </m:sub>
              </m:sSub>
              <m:r>
                <m:t>&amp;</m:t>
              </m:r>
              <m:r>
                <m:t>&amp;</m:t>
              </m:r>
              <m:r>
                <m:rPr>
                  <m:nor/>
                  <m:sty m:val="p"/>
                </m:rPr>
                <m:t>(factor </m:t>
              </m:r>
              <m:r>
                <m:t>c</m:t>
              </m:r>
              <m:r>
                <m:rPr>
                  <m:nor/>
                  <m:sty m:val="p"/>
                </m:rPr>
                <m:t> out of the sum)</m:t>
              </m:r>
            </m:e>
            <m:e>
              <m:r>
                <m:t>&amp;</m:t>
              </m:r>
              <m:r>
                <m:rPr>
                  <m:sty m:val="p"/>
                </m:rPr>
                <m:t>=</m:t>
              </m:r>
              <m:r>
                <m:t>​</m:t>
              </m:r>
              <m:d>
                <m:dPr>
                  <m:begChr m:val="("/>
                  <m:sepChr m:val=""/>
                  <m:endChr m:val=")"/>
                  <m:grow/>
                </m:dPr>
                <m:e>
                  <m:r>
                    <m:t>c</m:t>
                  </m:r>
                  <m:r>
                    <m:t> </m:t>
                  </m:r>
                  <m:r>
                    <m:rPr>
                      <m:sty m:val="p"/>
                    </m:rPr>
                    <m:t>(</m:t>
                  </m:r>
                  <m:r>
                    <m:rPr>
                      <m:sty m:val="bi"/>
                    </m:rPr>
                    <m:t>A</m:t>
                  </m:r>
                  <m:r>
                    <m:rPr>
                      <m:sty m:val="bi"/>
                    </m:rPr>
                    <m:t>B</m:t>
                  </m:r>
                  <m:r>
                    <m:rPr>
                      <m:sty m:val="p"/>
                    </m:rPr>
                    <m:t>)</m:t>
                  </m:r>
                </m:e>
              </m:d>
              <m:sSub>
                <m:e>
                  <m:r>
                    <m:t>​</m:t>
                  </m:r>
                </m:e>
                <m:sub>
                  <m:r>
                    <m:t>i</m:t>
                  </m:r>
                  <m:r>
                    <m:t>j</m:t>
                  </m:r>
                </m:sub>
              </m:sSub>
              <m:r>
                <m:rPr>
                  <m:sty m:val="p"/>
                </m:rPr>
                <m:t>.</m:t>
              </m:r>
              <m:r>
                <m:t>&amp;</m:t>
              </m:r>
              <m:r>
                <m:t>&amp;</m:t>
              </m:r>
              <m:r>
                <m:rPr>
                  <m:nor/>
                  <m:sty m:val="p"/>
                </m:rPr>
                <m:t>(</m:t>
              </m:r>
              <m:r>
                <m:rPr>
                  <m:nor/>
                  <m:sty m:val="p"/>
                </m:rPr>
                <m:t>Definition 26</m:t>
              </m:r>
              <m:r>
                <m:rPr>
                  <m:nor/>
                  <m:sty m:val="p"/>
                </m:rPr>
                <m:t>, </m:t>
              </m:r>
              <m:r>
                <m:rPr>
                  <m:nor/>
                  <m:sty m:val="p"/>
                </m:rPr>
                <m:t>Definition 25</m:t>
              </m:r>
              <m:r>
                <m:rPr>
                  <m:nor/>
                  <m:sty m:val="p"/>
                </m:rPr>
                <m:t>)</m:t>
              </m:r>
            </m:e>
          </m:eqArr>
        </m:oMath>
      </m:oMathPara>
    </w:p>
    <w:p>
      <w:pPr>
        <w:pStyle w:val="FirstParagraph"/>
      </w:pPr>
      <w:r>
        <w:rPr>
          <w:b/>
          <w:bCs/>
        </w:rPr>
        <w:t xml:space="preserve">Differences.</w:t>
      </w:r>
    </w:p>
    <w:p>
      <w:pPr>
        <w:pStyle w:val="BodyText"/>
      </w:pPr>
      <m:oMathPara>
        <m:oMathParaPr>
          <m:jc m:val="center"/>
        </m:oMathParaPr>
        <m:oMath>
          <m:eqArr>
            <m:e>
              <m:r>
                <m:rPr>
                  <m:sty m:val="bi"/>
                </m:rPr>
                <m:t>A</m:t>
              </m:r>
              <m:r>
                <m:t> </m:t>
              </m:r>
              <m:r>
                <m:rPr>
                  <m:sty m:val="p"/>
                </m:rPr>
                <m:t>(</m:t>
              </m:r>
              <m:r>
                <m:rPr>
                  <m:sty m:val="bi"/>
                </m:rPr>
                <m:t>B</m:t>
              </m:r>
              <m:r>
                <m:rPr>
                  <m:sty m:val="p"/>
                </m:rPr>
                <m:t>−</m:t>
              </m:r>
              <m:r>
                <m:rPr>
                  <m:sty m:val="bi"/>
                </m:rPr>
                <m:t>C</m:t>
              </m:r>
              <m:r>
                <m:rPr>
                  <m:sty m:val="p"/>
                </m:rPr>
                <m:t>)</m:t>
              </m:r>
              <m:r>
                <m:t>&amp;</m:t>
              </m:r>
              <m:r>
                <m:rPr>
                  <m:sty m:val="p"/>
                </m:rPr>
                <m:t>=</m:t>
              </m:r>
              <m:r>
                <m:rPr>
                  <m:sty m:val="bi"/>
                </m:rPr>
                <m:t>A</m:t>
              </m:r>
              <m:r>
                <m:t> </m:t>
              </m:r>
              <m:r>
                <m:rPr>
                  <m:sty m:val="p"/>
                </m:rPr>
                <m:t>(</m:t>
              </m:r>
              <m:r>
                <m:rPr>
                  <m:sty m:val="bi"/>
                </m:rPr>
                <m:t>B</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(the difference as a sum)</m:t>
              </m:r>
            </m:e>
            <m:e>
              <m:r>
                <m:t>&amp;</m:t>
              </m:r>
              <m:r>
                <m:rPr>
                  <m:sty m:val="p"/>
                </m:rPr>
                <m:t>=</m:t>
              </m:r>
              <m:r>
                <m:rPr>
                  <m:sty m:val="bi"/>
                </m:rPr>
                <m:t>A</m:t>
              </m:r>
              <m:r>
                <m:rPr>
                  <m:sty m:val="bi"/>
                </m:rPr>
                <m:t>B</m:t>
              </m:r>
              <m:r>
                <m:rPr>
                  <m:sty m:val="p"/>
                </m:rPr>
                <m:t>+</m:t>
              </m:r>
              <m:r>
                <m:rPr>
                  <m:sty m:val="bi"/>
                </m:rPr>
                <m:t>A</m:t>
              </m:r>
              <m:r>
                <m:t> </m:t>
              </m:r>
              <m:r>
                <m:rPr>
                  <m:sty m:val="p"/>
                </m:rPr>
                <m:t>(</m:t>
              </m:r>
              <m:r>
                <m:rPr>
                  <m:sty m:val="p"/>
                </m:rPr>
                <m:t>(</m:t>
              </m:r>
              <m:r>
                <m:rPr>
                  <m:sty m:val="p"/>
                </m:rPr>
                <m:t>−</m:t>
              </m:r>
              <m:r>
                <m:t>1</m:t>
              </m:r>
              <m:r>
                <m:rPr>
                  <m:sty m:val="p"/>
                </m:rPr>
                <m:t>)</m:t>
              </m:r>
              <m:r>
                <m:t> </m:t>
              </m:r>
              <m:r>
                <m:rPr>
                  <m:sty m:val="bi"/>
                </m:rPr>
                <m:t>C</m:t>
              </m:r>
              <m:r>
                <m:rPr>
                  <m:sty m:val="p"/>
                </m:rPr>
                <m:t>)</m:t>
              </m:r>
              <m:r>
                <m:t>&amp;</m:t>
              </m:r>
              <m:r>
                <m:t>&amp;</m:t>
              </m:r>
              <m:r>
                <m:rPr>
                  <m:nor/>
                  <m:sty m:val="p"/>
                </m:rPr>
                <m:t>(</m:t>
              </m:r>
              <m:r>
                <m:rPr>
                  <m:nor/>
                  <m:sty m:val="p"/>
                </m:rPr>
                <m:t>Theorem 9</m:t>
              </m:r>
              <m:r>
                <m:rPr>
                  <m:nor/>
                  <m:sty m:val="p"/>
                </m:rPr>
                <m:t>)</m:t>
              </m:r>
            </m:e>
            <m:e>
              <m:r>
                <m:t>&amp;</m:t>
              </m:r>
              <m:r>
                <m:rPr>
                  <m:sty m:val="p"/>
                </m:rPr>
                <m:t>=</m:t>
              </m:r>
              <m:r>
                <m:rPr>
                  <m:sty m:val="bi"/>
                </m:rPr>
                <m:t>A</m:t>
              </m:r>
              <m:r>
                <m:rPr>
                  <m:sty m:val="bi"/>
                </m:rPr>
                <m:t>B</m:t>
              </m:r>
              <m:r>
                <m:rPr>
                  <m:sty m:val="p"/>
                </m:rPr>
                <m:t>+</m:t>
              </m:r>
              <m:r>
                <m:rPr>
                  <m:sty m:val="p"/>
                </m:rPr>
                <m:t>(</m:t>
              </m:r>
              <m:r>
                <m:rPr>
                  <m:sty m:val="p"/>
                </m:rPr>
                <m:t>−</m:t>
              </m:r>
              <m:r>
                <m:t>1</m:t>
              </m:r>
              <m:r>
                <m:rPr>
                  <m:sty m:val="p"/>
                </m:rPr>
                <m:t>)</m:t>
              </m:r>
              <m:r>
                <m:t> </m:t>
              </m:r>
              <m:r>
                <m:rPr>
                  <m:sty m:val="p"/>
                </m:rPr>
                <m:t>(</m:t>
              </m:r>
              <m:r>
                <m:rPr>
                  <m:sty m:val="bi"/>
                </m:rPr>
                <m:t>A</m:t>
              </m:r>
              <m:r>
                <m:rPr>
                  <m:sty m:val="bi"/>
                </m:rPr>
                <m:t>C</m:t>
              </m:r>
              <m:r>
                <m:rPr>
                  <m:sty m:val="p"/>
                </m:rPr>
                <m:t>)</m:t>
              </m:r>
              <m:r>
                <m:t>&amp;</m:t>
              </m:r>
              <m:r>
                <m:t>&amp;</m:t>
              </m:r>
              <m:r>
                <m:rPr>
                  <m:nor/>
                  <m:sty m:val="p"/>
                </m:rPr>
                <m:t>(first part)</m:t>
              </m:r>
            </m:e>
            <m:e>
              <m:r>
                <m:t>&amp;</m:t>
              </m:r>
              <m:r>
                <m:rPr>
                  <m:sty m:val="p"/>
                </m:rPr>
                <m:t>=</m:t>
              </m:r>
              <m:r>
                <m:rPr>
                  <m:sty m:val="bi"/>
                </m:rPr>
                <m:t>A</m:t>
              </m:r>
              <m:r>
                <m:rPr>
                  <m:sty m:val="bi"/>
                </m:rPr>
                <m:t>B</m:t>
              </m:r>
              <m:r>
                <m:rPr>
                  <m:sty m:val="p"/>
                </m:rPr>
                <m:t>−</m:t>
              </m:r>
              <m:r>
                <m:rPr>
                  <m:sty m:val="bi"/>
                </m:rPr>
                <m:t>A</m:t>
              </m:r>
              <m:r>
                <m:rPr>
                  <m:sty m:val="bi"/>
                </m:rPr>
                <m:t>C</m:t>
              </m:r>
              <m:r>
                <m:rPr>
                  <m:sty m:val="p"/>
                </m:rPr>
                <m:t>,</m:t>
              </m:r>
              <m:r>
                <m:t>&amp;</m:t>
              </m:r>
              <m:r>
                <m:t>&amp;</m:t>
              </m:r>
              <m:r>
                <m:rPr>
                  <m:nor/>
                  <m:sty m:val="p"/>
                </m:rPr>
                <m:t>(the difference as a sum)</m:t>
              </m:r>
            </m:e>
          </m:eqArr>
        </m:oMath>
      </m:oMathPara>
    </w:p>
    <w:p>
      <w:pPr>
        <w:pStyle w:val="FirstParagraph"/>
      </w:pPr>
      <w:r>
        <w:t xml:space="preserve">and</w:t>
      </w:r>
      <w:r>
        <w:t xml:space="preserve"> </w:t>
      </w:r>
      <m:oMath>
        <m:r>
          <m:rPr>
            <m:sty m:val="p"/>
          </m:rPr>
          <m:t>(</m:t>
        </m:r>
        <m:r>
          <m:rPr>
            <m:sty m:val="bi"/>
          </m:rPr>
          <m:t>B</m:t>
        </m:r>
        <m:r>
          <m:rPr>
            <m:sty m:val="p"/>
          </m:rPr>
          <m:t>−</m:t>
        </m:r>
        <m:r>
          <m:rPr>
            <m:sty m:val="bi"/>
          </m:rPr>
          <m:t>C</m:t>
        </m:r>
        <m:r>
          <m:rPr>
            <m:sty m:val="p"/>
          </m:rPr>
          <m:t>)</m:t>
        </m:r>
        <m:r>
          <m:t> </m:t>
        </m:r>
        <m:r>
          <m:rPr>
            <m:sty m:val="bi"/>
          </m:rPr>
          <m:t>D</m:t>
        </m:r>
        <m:r>
          <m:rPr>
            <m:sty m:val="p"/>
          </m:rPr>
          <m:t>=</m:t>
        </m:r>
        <m:r>
          <m:rPr>
            <m:sty m:val="bi"/>
          </m:rPr>
          <m:t>B</m:t>
        </m:r>
        <m:r>
          <m:rPr>
            <m:sty m:val="bi"/>
          </m:rPr>
          <m:t>D</m:t>
        </m:r>
        <m:r>
          <m:rPr>
            <m:sty m:val="p"/>
          </m:rPr>
          <m:t>−</m:t>
        </m:r>
        <m:r>
          <m:rPr>
            <m:sty m:val="bi"/>
          </m:rPr>
          <m:t>C</m:t>
        </m:r>
        <m:r>
          <m:rPr>
            <m:sty m:val="bi"/>
          </m:rPr>
          <m:t>D</m:t>
        </m:r>
      </m:oMath>
      <w:r>
        <w:t xml:space="preserve"> </w:t>
      </w:r>
      <w:r>
        <w:t xml:space="preserve">the same way, using the second law in</w:t>
      </w:r>
      <w:r>
        <w:t xml:space="preserve"> </w:t>
      </w:r>
      <w:hyperlink w:anchor="thm-matmul-distrib">
        <w:r>
          <w:rPr>
            <w:rStyle w:val="Hyperlink"/>
          </w:rPr>
          <w:t xml:space="preserve">Theorem 9</w:t>
        </w:r>
      </w:hyperlink>
      <w:r>
        <w:t xml:space="preserve"> </w:t>
      </w:r>
      <w:r>
        <w:t xml:space="preserve">and the second part.</w:t>
      </w:r>
      <w:r>
        <w:t xml:space="preserve"> </w:t>
      </w:r>
      <w:r>
        <w:t xml:space="preserve">A column vector is a matrix with one column,</w:t>
      </w:r>
      <w:r>
        <w:t xml:space="preserve"> </w:t>
      </w:r>
      <w:r>
        <w:t xml:space="preserve">so all of this applies with</w:t>
      </w:r>
      <w:r>
        <w:t xml:space="preserve"> </w:t>
      </w:r>
      <m:oMath>
        <m:r>
          <m:rPr>
            <m:sty m:val="bi"/>
          </m:rPr>
          <m:t>B</m:t>
        </m:r>
      </m:oMath>
      <w:r>
        <w:t xml:space="preserve">,</w:t>
      </w:r>
      <w:r>
        <w:t xml:space="preserve"> </w:t>
      </w:r>
      <m:oMath>
        <m:r>
          <m:rPr>
            <m:sty m:val="bi"/>
          </m:rPr>
          <m:t>C</m:t>
        </m:r>
      </m:oMath>
      <w:r>
        <w:t xml:space="preserve"> </w:t>
      </w:r>
      <w:r>
        <w:t xml:space="preserve">or</w:t>
      </w:r>
      <w:r>
        <w:t xml:space="preserve"> </w:t>
      </w:r>
      <m:oMath>
        <m:r>
          <m:rPr>
            <m:sty m:val="bi"/>
          </m:rPr>
          <m:t>D</m:t>
        </m:r>
      </m:oMath>
      <w:r>
        <w:t xml:space="preserve"> </w:t>
      </w:r>
      <w:r>
        <w:t xml:space="preserve">a vector.</w:t>
      </w:r>
    </w:p>
    <w:bookmarkStart w:id="563" w:name="exm-scalar-matmul"/>
    <w:p>
      <w:pPr>
        <w:pStyle w:val="BodyText"/>
      </w:pPr>
      <w:r>
        <w:rPr>
          <w:b/>
          <w:bCs/>
        </w:rPr>
        <w:t xml:space="preserve">Example 169 (Pulling a scalar out of a product)</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oMath>
      <w:r>
        <w:t xml:space="preserve"> </w:t>
      </w:r>
      <w:r>
        <w:t xml:space="preserve">and</w:t>
      </w:r>
      <w:r>
        <w:t xml:space="preserve"> </w:t>
      </w:r>
      <m:oMath>
        <m:r>
          <m:rPr>
            <m:sty m:val="bi"/>
          </m:rPr>
          <m:t>B</m:t>
        </m:r>
        <m:r>
          <m:rPr>
            <m:sty m:val="p"/>
          </m:rPr>
          <m:t>=</m:t>
        </m:r>
        <m:d>
          <m:dPr>
            <m:begChr m:val="["/>
            <m:sepChr m:val=""/>
            <m:endChr m:val="]"/>
            <m:grow/>
          </m:dPr>
          <m:e>
            <m:m>
              <m:mPr>
                <m:baseJc m:val="center"/>
                <m:plcHide m:val="on"/>
                <m:mcs>
                  <m:mc>
                    <m:mcPr>
                      <m:mcJc m:val="center"/>
                      <m:count m:val="1"/>
                    </m:mcPr>
                  </m:mc>
                </m:mcs>
              </m:mPr>
              <m:mr>
                <m:e>
                  <m:r>
                    <m:t>3</m:t>
                  </m:r>
                </m:e>
              </m:mr>
              <m:mr>
                <m:e>
                  <m:r>
                    <m:t>4</m:t>
                  </m:r>
                </m:e>
              </m:mr>
            </m:m>
          </m:e>
        </m:d>
      </m:oMath>
      <w:r>
        <w:t xml:space="preserve">:</w:t>
      </w:r>
    </w:p>
    <w:p>
      <w:pPr>
        <w:pStyle w:val="BodyText"/>
      </w:pPr>
      <m:oMathPara>
        <m:oMathParaPr>
          <m:jc m:val="center"/>
        </m:oMathParaPr>
        <m:oMath>
          <m:eqArr>
            <m:e>
              <m:r>
                <m:rPr>
                  <m:sty m:val="bi"/>
                </m:rPr>
                <m:t>A</m:t>
              </m:r>
              <m:r>
                <m:t> </m:t>
              </m:r>
              <m:r>
                <m:rPr>
                  <m:sty m:val="p"/>
                </m:rPr>
                <m:t>(</m:t>
              </m:r>
              <m:r>
                <m:t>2</m:t>
              </m:r>
              <m:r>
                <m:t> </m:t>
              </m:r>
              <m:r>
                <m:rPr>
                  <m:sty m:val="bi"/>
                </m:rPr>
                <m:t>B</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
                </m:e>
              </m:d>
              <m:d>
                <m:dPr>
                  <m:begChr m:val="["/>
                  <m:sepChr m:val=""/>
                  <m:endChr m:val="]"/>
                  <m:grow/>
                </m:dPr>
                <m:e>
                  <m:m>
                    <m:mPr>
                      <m:baseJc m:val="center"/>
                      <m:plcHide m:val="on"/>
                      <m:mcs>
                        <m:mc>
                          <m:mcPr>
                            <m:mcJc m:val="center"/>
                            <m:count m:val="1"/>
                          </m:mcPr>
                        </m:mc>
                      </m:mcs>
                    </m:mPr>
                    <m:mr>
                      <m:e>
                        <m:r>
                          <m:t>6</m:t>
                        </m:r>
                      </m:e>
                    </m:mr>
                    <m:mr>
                      <m:e>
                        <m:r>
                          <m:t>8</m:t>
                        </m:r>
                      </m:e>
                    </m:mr>
                  </m:m>
                </m:e>
              </m:d>
            </m:e>
            <m:e>
              <m:r>
                <m:t>&amp;</m:t>
              </m:r>
              <m:r>
                <m:rPr>
                  <m:sty m:val="p"/>
                </m:rPr>
                <m:t>=</m:t>
              </m:r>
              <m:r>
                <m:t>22</m:t>
              </m:r>
              <m:r>
                <m:rPr>
                  <m:sty m:val="p"/>
                </m:rPr>
                <m:t>,</m:t>
              </m:r>
            </m:e>
          </m:eqArr>
        </m:oMath>
      </m:oMathPara>
    </w:p>
    <w:p>
      <w:pPr>
        <w:pStyle w:val="FirstParagraph"/>
      </w:pPr>
      <w:r>
        <w:t xml:space="preserve">and</w:t>
      </w:r>
    </w:p>
    <w:p>
      <w:pPr>
        <w:pStyle w:val="BodyText"/>
      </w:pPr>
      <m:oMathPara>
        <m:oMathParaPr>
          <m:jc m:val="center"/>
        </m:oMathParaPr>
        <m:oMath>
          <m:eqArr>
            <m:e>
              <m:r>
                <m:t>2</m:t>
              </m:r>
              <m:r>
                <m:t> </m:t>
              </m:r>
              <m:r>
                <m:rPr>
                  <m:sty m:val="p"/>
                </m:rPr>
                <m:t>(</m:t>
              </m:r>
              <m:r>
                <m:rPr>
                  <m:sty m:val="bi"/>
                </m:rPr>
                <m:t>A</m:t>
              </m:r>
              <m:r>
                <m:rPr>
                  <m:sty m:val="bi"/>
                </m:rPr>
                <m:t>B</m:t>
              </m:r>
              <m:r>
                <m:rPr>
                  <m:sty m:val="p"/>
                </m:rPr>
                <m:t>)</m:t>
              </m:r>
              <m:r>
                <m:t>&amp;</m:t>
              </m:r>
              <m:r>
                <m:rPr>
                  <m:sty m:val="p"/>
                </m:rPr>
                <m:t>=</m:t>
              </m:r>
              <m:r>
                <m:t>2</m:t>
              </m:r>
              <m:r>
                <m:t> </m:t>
              </m:r>
              <m:r>
                <m:rPr>
                  <m:sty m:val="p"/>
                </m:rPr>
                <m:t>(</m:t>
              </m:r>
              <m:r>
                <m:t>3</m:t>
              </m:r>
              <m:r>
                <m:rPr>
                  <m:sty m:val="p"/>
                </m:rPr>
                <m:t>+</m:t>
              </m:r>
              <m:r>
                <m:t>8</m:t>
              </m:r>
              <m:r>
                <m:rPr>
                  <m:sty m:val="p"/>
                </m:rPr>
                <m:t>)</m:t>
              </m:r>
            </m:e>
            <m:e>
              <m:r>
                <m:t>&amp;</m:t>
              </m:r>
              <m:r>
                <m:rPr>
                  <m:sty m:val="p"/>
                </m:rPr>
                <m:t>=</m:t>
              </m:r>
              <m:r>
                <m:t>22</m:t>
              </m:r>
              <m:r>
                <m:rPr>
                  <m:sty m:val="p"/>
                </m:rPr>
                <m:t>.</m:t>
              </m:r>
            </m:e>
          </m:eqArr>
        </m:oMath>
      </m:oMathPara>
    </w:p>
    <w:bookmarkEnd w:id="563"/>
    <w:bookmarkStart w:id="564" w:name="def-generalized-inverse"/>
    <w:p>
      <w:pPr>
        <w:pStyle w:val="FirstParagraph"/>
      </w:pPr>
      <w:r>
        <w:rPr>
          <w:b/>
          <w:bCs/>
        </w:rPr>
        <w:t xml:space="preserve">Definition 109 (Generalized inverse)</w:t>
      </w:r>
      <w:r>
        <w:t xml:space="preserve"> </w:t>
      </w:r>
      <w:r>
        <w:t xml:space="preserve">A</w:t>
      </w:r>
      <w:r>
        <w:t xml:space="preserve"> </w:t>
      </w:r>
      <w:r>
        <w:rPr>
          <w:b/>
          <w:bCs/>
        </w:rPr>
        <w:t xml:space="preserve">generalized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such that</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t> </m:t>
          </m:r>
          <m:limLow>
            <m:e>
              <m:limLow>
                <m:e>
                  <m:r>
                    <m:rPr>
                      <m:sty m:val="bi"/>
                    </m:rPr>
                    <m:t>G</m:t>
                  </m:r>
                </m:e>
                <m:lim>
                  <m:r>
                    <m:rPr>
                      <m:sty m:val="p"/>
                    </m:rPr>
                    <m:t>⏟</m:t>
                  </m:r>
                </m:lim>
              </m:limLow>
            </m:e>
            <m:lim>
              <m:r>
                <m:t>n</m:t>
              </m:r>
              <m:r>
                <m:rPr>
                  <m:sty m:val="p"/>
                </m:rPr>
                <m:t>×</m:t>
              </m:r>
              <m:r>
                <m:t>m</m:t>
              </m:r>
            </m:lim>
          </m:limLow>
          <m:r>
            <m:t> </m:t>
          </m:r>
          <m:limLow>
            <m:e>
              <m:limLow>
                <m:e>
                  <m:r>
                    <m:rPr>
                      <m:sty m:val="bi"/>
                    </m:rPr>
                    <m:t>A</m:t>
                  </m:r>
                </m:e>
                <m:lim>
                  <m:r>
                    <m:rPr>
                      <m:sty m:val="p"/>
                    </m:rPr>
                    <m:t>⏟</m:t>
                  </m:r>
                </m:lim>
              </m:limLow>
            </m:e>
            <m:lim>
              <m:r>
                <m:t>m</m:t>
              </m:r>
              <m:r>
                <m:rPr>
                  <m:sty m:val="p"/>
                </m:rPr>
                <m:t>×</m:t>
              </m:r>
              <m:r>
                <m:t>n</m:t>
              </m:r>
            </m:lim>
          </m:limLow>
          <m:r>
            <m:rPr>
              <m:sty m:val="p"/>
            </m:rPr>
            <m:t>=</m:t>
          </m:r>
          <m:r>
            <m:rPr>
              <m:sty m:val="bi"/>
            </m:rPr>
            <m:t>A</m:t>
          </m:r>
          <m:r>
            <m:rPr>
              <m:sty m:val="p"/>
            </m:rPr>
            <m:t>.</m:t>
          </m:r>
        </m:oMath>
      </m:oMathPara>
    </w:p>
    <w:bookmarkEnd w:id="564"/>
    <w:bookmarkStart w:id="565" w:name="exm-generalized-inverse"/>
    <w:p>
      <w:pPr>
        <w:pStyle w:val="FirstParagraph"/>
      </w:pPr>
      <w:r>
        <w:rPr>
          <w:b/>
          <w:bCs/>
        </w:rPr>
        <w:t xml:space="preserve">Example 170 (A matrix with many generalized inverses)</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sSub>
                    <m:e>
                      <m:r>
                        <m:t>g</m:t>
                      </m:r>
                    </m:e>
                    <m:sub>
                      <m:r>
                        <m:t>21</m:t>
                      </m:r>
                    </m:sub>
                  </m:sSub>
                </m:e>
                <m:e>
                  <m:sSub>
                    <m:e>
                      <m:r>
                        <m:t>g</m:t>
                      </m:r>
                    </m:e>
                    <m:sub>
                      <m:r>
                        <m:t>22</m:t>
                      </m:r>
                    </m:sub>
                  </m:sSub>
                </m:e>
              </m:mr>
            </m:m>
          </m:e>
        </m:d>
      </m:oMath>
      <w:r>
        <w:t xml:space="preserve">. Then</w:t>
      </w:r>
    </w:p>
    <w:p>
      <w:pPr>
        <w:pStyle w:val="BodyText"/>
      </w:pPr>
      <m:oMathPara>
        <m:oMathParaPr>
          <m:jc m:val="center"/>
        </m:oMathParaPr>
        <m:oMath>
          <m:eqArr>
            <m:e>
              <m:r>
                <m:rPr>
                  <m:sty m:val="bi"/>
                </m:rPr>
                <m:t>A</m:t>
              </m:r>
              <m:r>
                <m:rPr>
                  <m:sty m:val="bi"/>
                </m:rPr>
                <m:t>G</m:t>
              </m:r>
              <m:r>
                <m:rPr>
                  <m:sty m:val="bi"/>
                </m:rPr>
                <m:t>A</m:t>
              </m:r>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sSub>
                          <m:e>
                            <m:r>
                              <m:t>g</m:t>
                            </m:r>
                          </m:e>
                          <m:sub>
                            <m:r>
                              <m:t>12</m:t>
                            </m:r>
                          </m:sub>
                        </m:sSub>
                      </m:e>
                    </m:mr>
                    <m:mr>
                      <m:e>
                        <m:r>
                          <m:t>0</m:t>
                        </m:r>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r>
                <m:t>&amp;</m:t>
              </m:r>
              <m:r>
                <m:t>&amp;</m:t>
              </m:r>
              <m:r>
                <m:rPr>
                  <m:nor/>
                  <m:sty m:val="p"/>
                </m:rPr>
                <m:t>(</m:t>
              </m:r>
              <m:r>
                <m:rPr>
                  <m:nor/>
                  <m:sty m:val="p"/>
                </m:rPr>
                <m:t>Definition 26</m:t>
              </m:r>
              <m:r>
                <m:rPr>
                  <m:nor/>
                  <m:sty m:val="p"/>
                </m:rPr>
                <m:t>, for </m:t>
              </m:r>
              <m:r>
                <m:rPr>
                  <m:sty m:val="bi"/>
                </m:rPr>
                <m:t>A</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sSub>
                          <m:e>
                            <m:r>
                              <m:t>g</m:t>
                            </m:r>
                          </m:e>
                          <m:sub>
                            <m:r>
                              <m:t>11</m:t>
                            </m:r>
                          </m:sub>
                        </m:sSub>
                      </m:e>
                      <m:e>
                        <m:r>
                          <m:t>0</m:t>
                        </m:r>
                      </m:e>
                    </m:mr>
                    <m:mr>
                      <m:e>
                        <m:r>
                          <m:t>0</m:t>
                        </m:r>
                      </m:e>
                      <m:e>
                        <m:r>
                          <m:t>0</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which equals</w:t>
      </w:r>
      <w:r>
        <w:t xml:space="preserve"> </w:t>
      </w:r>
      <m:oMath>
        <m:r>
          <m:rPr>
            <m:sty m:val="bi"/>
          </m:rPr>
          <m:t>A</m:t>
        </m:r>
      </m:oMath>
      <w:r>
        <w:t xml:space="preserve"> </w:t>
      </w:r>
      <w:r>
        <w:t xml:space="preserve">exactly when</w:t>
      </w:r>
      <w:r>
        <w:t xml:space="preserve"> </w:t>
      </w:r>
      <m:oMath>
        <m:sSub>
          <m:e>
            <m:r>
              <m:t>g</m:t>
            </m:r>
          </m:e>
          <m:sub>
            <m:r>
              <m:t>11</m:t>
            </m:r>
          </m:sub>
        </m:sSub>
        <m:r>
          <m:rPr>
            <m:sty m:val="p"/>
          </m:rPr>
          <m:t>=</m:t>
        </m:r>
        <m:r>
          <m:t>1</m:t>
        </m:r>
      </m:oMath>
      <w:r>
        <w:t xml:space="preserve">.</w:t>
      </w:r>
      <w:r>
        <w:t xml:space="preserve"> </w:t>
      </w:r>
      <w:r>
        <w:t xml:space="preserve">So every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is a generalized inverse of</w:t>
      </w:r>
      <w:r>
        <w:t xml:space="preserve"> </w:t>
      </w:r>
      <m:oMath>
        <m:r>
          <m:rPr>
            <m:sty m:val="bi"/>
          </m:rPr>
          <m:t>A</m:t>
        </m:r>
      </m:oMath>
      <w:r>
        <w:t xml:space="preserve">:</w:t>
      </w:r>
      <w:r>
        <w:t xml:space="preserve"> </w:t>
      </w:r>
      <w:r>
        <w:t xml:space="preserve">a generalized inverse need not be unique.</w:t>
      </w:r>
      <w:r>
        <w:t xml:space="preserve"> </w:t>
      </w:r>
      <w:r>
        <w:t xml:space="preserve">The zero matrix is not one, since its</w:t>
      </w:r>
      <w:r>
        <w:t xml:space="preserve"> </w:t>
      </w:r>
      <m:oMath>
        <m:r>
          <m:rPr>
            <m:sty m:val="p"/>
          </m:rPr>
          <m:t>(</m:t>
        </m:r>
        <m:r>
          <m:t>1</m:t>
        </m:r>
        <m:r>
          <m:rPr>
            <m:sty m:val="p"/>
          </m:rPr>
          <m:t>,</m:t>
        </m:r>
        <m:r>
          <m:t>1</m:t>
        </m:r>
        <m:r>
          <m:rPr>
            <m:sty m:val="p"/>
          </m:rPr>
          <m:t>)</m:t>
        </m:r>
      </m:oMath>
      <w:r>
        <w:t xml:space="preserve"> </w:t>
      </w:r>
      <w:r>
        <w:t xml:space="preserve">entry is</w:t>
      </w:r>
      <w:r>
        <w:t xml:space="preserve"> </w:t>
      </w:r>
      <m:oMath>
        <m:r>
          <m:t>0</m:t>
        </m:r>
      </m:oMath>
      <w:r>
        <w:t xml:space="preserve">.</w:t>
      </w:r>
    </w:p>
    <w:bookmarkEnd w:id="565"/>
    <w:bookmarkStart w:id="566" w:name="thm-generalized-inverse-invertible"/>
    <w:p>
      <w:pPr>
        <w:pStyle w:val="BodyText"/>
      </w:pPr>
      <w:r>
        <w:rPr>
          <w:b/>
          <w:bCs/>
        </w:rPr>
        <w:t xml:space="preserve">Theorem 94 (An invertible matrix has only one generalized inverse)</w:t>
      </w:r>
      <w:r>
        <w:t xml:space="preserve"> </w:t>
      </w:r>
      <w:r>
        <w:t xml:space="preserve">If</w:t>
      </w:r>
      <w:r>
        <w:t xml:space="preserve"> </w:t>
      </w:r>
      <m:oMath>
        <m:r>
          <m:rPr>
            <m:sty m:val="bi"/>
          </m:rPr>
          <m:t>A</m:t>
        </m:r>
      </m:oMath>
      <w:r>
        <w:t xml:space="preserve"> </w:t>
      </w:r>
      <w:r>
        <w:t xml:space="preserve">is an invertible</w:t>
      </w:r>
      <w:r>
        <w:t xml:space="preserve"> </w:t>
      </w:r>
      <m:oMath>
        <m:r>
          <m:t>p</m:t>
        </m:r>
        <m:r>
          <m:rPr>
            <m:sty m:val="p"/>
          </m:rPr>
          <m:t>×</m:t>
        </m:r>
        <m:r>
          <m:t>p</m:t>
        </m:r>
      </m:oMath>
      <w:r>
        <w:t xml:space="preserve"> </w:t>
      </w:r>
      <w:r>
        <w:t xml:space="preserve">matrix (</w:t>
      </w:r>
      <w:hyperlink w:anchor="def-invertible-matrix">
        <w:r>
          <w:rPr>
            <w:rStyle w:val="Hyperlink"/>
          </w:rPr>
          <w:t xml:space="preserve">Definition 85</w:t>
        </w:r>
      </w:hyperlink>
      <w:r>
        <w:t xml:space="preserve">),</w:t>
      </w:r>
      <w:r>
        <w:t xml:space="preserve"> </w:t>
      </w:r>
      <w:r>
        <w:t xml:space="preserve">its only generalized inverse is</w:t>
      </w:r>
      <w:r>
        <w:t xml:space="preserve"> </w:t>
      </w:r>
      <m:oMath>
        <m:sSup>
          <m:e>
            <m:r>
              <m:rPr>
                <m:sty m:val="bi"/>
              </m:rPr>
              <m:t>A</m:t>
            </m:r>
          </m:e>
          <m:sup>
            <m:r>
              <m:rPr>
                <m:sty m:val="p"/>
              </m:rPr>
              <m:t>−</m:t>
            </m:r>
            <m:r>
              <m:t>1</m:t>
            </m:r>
          </m:sup>
        </m:sSup>
      </m:oMath>
      <w:r>
        <w:t xml:space="preserve">.</w:t>
      </w:r>
    </w:p>
    <w:bookmarkEnd w:id="566"/>
    <w:p>
      <w:pPr>
        <w:pStyle w:val="BodyText"/>
      </w:pPr>
      <w:r>
        <w:rPr>
          <w:i/>
          <w:iCs/>
        </w:rPr>
        <w:t xml:space="preserve">Proof</w:t>
      </w:r>
      <w:r>
        <w:t xml:space="preserve">. </w:t>
      </w:r>
    </w:p>
    <w:p>
      <w:pPr>
        <w:pStyle w:val="BodyText"/>
      </w:pPr>
      <m:oMathPara>
        <m:oMathParaPr>
          <m:jc m:val="center"/>
        </m:oMathParaPr>
        <m:oMath>
          <m:eqArr>
            <m:e>
              <m:r>
                <m:rPr>
                  <m:sty m:val="bi"/>
                </m:rPr>
                <m:t>A</m:t>
              </m:r>
              <m:sSup>
                <m:e>
                  <m:r>
                    <m:rPr>
                      <m:sty m:val="bi"/>
                    </m:rPr>
                    <m:t>A</m:t>
                  </m:r>
                </m:e>
                <m:sup>
                  <m:r>
                    <m:rPr>
                      <m:sty m:val="p"/>
                    </m:rPr>
                    <m:t>−</m:t>
                  </m:r>
                  <m:r>
                    <m:t>1</m:t>
                  </m:r>
                </m:sup>
              </m:sSup>
              <m:r>
                <m:rPr>
                  <m:sty m:val="bi"/>
                </m:rPr>
                <m:t>A</m:t>
              </m:r>
              <m:r>
                <m:t>&amp;</m:t>
              </m:r>
              <m:r>
                <m:rPr>
                  <m:sty m:val="p"/>
                </m:rPr>
                <m:t>=</m:t>
              </m:r>
              <m:sSub>
                <m:e>
                  <m:r>
                    <m:rPr>
                      <m:sty m:val="bi"/>
                    </m:rPr>
                    <m:t>I</m:t>
                  </m:r>
                </m:e>
                <m:sub>
                  <m:r>
                    <m:t>p</m:t>
                  </m:r>
                </m:sub>
              </m:sSub>
              <m:r>
                <m:rPr>
                  <m:sty m:val="bi"/>
                </m:rPr>
                <m:t>A</m:t>
              </m:r>
            </m:e>
            <m:e>
              <m:r>
                <m:t>&amp;</m:t>
              </m:r>
              <m:r>
                <m:rPr>
                  <m:sty m:val="p"/>
                </m:rPr>
                <m:t>=</m:t>
              </m:r>
              <m:r>
                <m:rPr>
                  <m:sty m:val="bi"/>
                </m:rPr>
                <m:t>A</m:t>
              </m:r>
            </m:e>
          </m:eqArr>
        </m:oMath>
      </m:oMathPara>
    </w:p>
    <w:p>
      <w:pPr>
        <w:pStyle w:val="FirstParagraph"/>
      </w:pPr>
      <w:r>
        <w:t xml:space="preserve">(5,</w:t>
      </w:r>
      <w:r>
        <w:t xml:space="preserve"> </w:t>
      </w:r>
      <w:hyperlink w:anchor="thm-identity">
        <w:r>
          <w:rPr>
            <w:rStyle w:val="Hyperlink"/>
          </w:rPr>
          <w:t xml:space="preserve">Theorem 10</w:t>
        </w:r>
      </w:hyperlink>
      <w:r>
        <w:t xml:space="preserve">),</w:t>
      </w:r>
      <w:r>
        <w:t xml:space="preserve"> </w:t>
      </w:r>
      <w:r>
        <w:t xml:space="preserve">so</w:t>
      </w:r>
      <w:r>
        <w:t xml:space="preserve"> </w:t>
      </w:r>
      <m:oMath>
        <m:sSup>
          <m:e>
            <m:r>
              <m:rPr>
                <m:sty m:val="bi"/>
              </m:rPr>
              <m:t>A</m:t>
            </m:r>
          </m:e>
          <m:sup>
            <m:r>
              <m:rPr>
                <m:sty m:val="p"/>
              </m:rPr>
              <m:t>−</m:t>
            </m:r>
            <m:r>
              <m:t>1</m:t>
            </m:r>
          </m:sup>
        </m:sSup>
      </m:oMath>
      <w:r>
        <w:t xml:space="preserve"> </w:t>
      </w:r>
      <w:r>
        <w:t xml:space="preserve">is a generalized inverse.</w:t>
      </w:r>
      <w:r>
        <w:t xml:space="preserve"> </w:t>
      </w:r>
      <w:r>
        <w:t xml:space="preserve">If</w:t>
      </w:r>
      <w:r>
        <w:t xml:space="preserve"> </w:t>
      </w:r>
      <m:oMath>
        <m:r>
          <m:rPr>
            <m:sty m:val="bi"/>
          </m:rPr>
          <m:t>G</m:t>
        </m:r>
      </m:oMath>
      <w:r>
        <w:t xml:space="preserve"> </w:t>
      </w:r>
      <w:r>
        <w:t xml:space="preserve">is any generalized inverse, then</w:t>
      </w:r>
    </w:p>
    <w:p>
      <w:pPr>
        <w:pStyle w:val="BodyText"/>
      </w:pPr>
      <m:oMathPara>
        <m:oMathParaPr>
          <m:jc m:val="center"/>
        </m:oMathParaPr>
        <m:oMath>
          <m:eqArr>
            <m:e>
              <m:r>
                <m:rPr>
                  <m:sty m:val="bi"/>
                </m:rPr>
                <m:t>G</m:t>
              </m:r>
              <m:r>
                <m:t>&amp;</m:t>
              </m:r>
              <m:r>
                <m:rPr>
                  <m:sty m:val="p"/>
                </m:rPr>
                <m:t>=</m:t>
              </m:r>
              <m:sSub>
                <m:e>
                  <m:r>
                    <m:rPr>
                      <m:sty m:val="bi"/>
                    </m:rPr>
                    <m:t>I</m:t>
                  </m:r>
                </m:e>
                <m:sub>
                  <m:r>
                    <m:t>p</m:t>
                  </m:r>
                </m:sub>
              </m:sSub>
              <m:r>
                <m:t> </m:t>
              </m:r>
              <m:r>
                <m:rPr>
                  <m:sty m:val="bi"/>
                </m:rPr>
                <m:t>G</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r>
                <m:rPr>
                  <m:sty m:val="bi"/>
                </m:rPr>
                <m:t>G</m:t>
              </m:r>
              <m:r>
                <m:t> </m:t>
              </m:r>
              <m:r>
                <m:rPr>
                  <m:sty m:val="p"/>
                </m:rPr>
                <m:t>(</m:t>
              </m:r>
              <m:r>
                <m:rPr>
                  <m:sty m:val="bi"/>
                </m:rPr>
                <m:t>A</m:t>
              </m:r>
              <m:sSup>
                <m:e>
                  <m:r>
                    <m:rPr>
                      <m:sty m:val="bi"/>
                    </m:rPr>
                    <m:t>A</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r>
                <m:rPr>
                  <m:sty m:val="bi"/>
                </m:rPr>
                <m:t>G</m:t>
              </m:r>
              <m:r>
                <m:rPr>
                  <m:sty m:val="bi"/>
                </m:rPr>
                <m:t>A</m:t>
              </m:r>
              <m:r>
                <m:rPr>
                  <m:sty m:val="p"/>
                </m:rPr>
                <m:t>)</m:t>
              </m:r>
              <m:r>
                <m:t> </m:t>
              </m:r>
              <m:sSup>
                <m:e>
                  <m:r>
                    <m:rPr>
                      <m:sty m:val="bi"/>
                    </m:rPr>
                    <m:t>A</m:t>
                  </m:r>
                </m:e>
                <m:sup>
                  <m:r>
                    <m:rPr>
                      <m:sty m:val="p"/>
                    </m:rPr>
                    <m:t>−</m:t>
                  </m:r>
                  <m:r>
                    <m:t>1</m:t>
                  </m:r>
                </m:sup>
              </m:sSup>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rPr>
                  <m:sty m:val="bi"/>
                </m:rPr>
                <m:t>A</m:t>
              </m:r>
              <m:sSup>
                <m:e>
                  <m:r>
                    <m:rPr>
                      <m:sty m:val="bi"/>
                    </m:rPr>
                    <m:t>A</m:t>
                  </m:r>
                </m:e>
                <m:sup>
                  <m:r>
                    <m:rPr>
                      <m:sty m:val="p"/>
                    </m:rPr>
                    <m:t>−</m:t>
                  </m:r>
                  <m:r>
                    <m:t>1</m:t>
                  </m:r>
                </m:sup>
              </m:sSup>
              <m:r>
                <m:t>&amp;</m:t>
              </m:r>
              <m:r>
                <m:t>&amp;</m:t>
              </m:r>
              <m:r>
                <m:rPr>
                  <m:nor/>
                  <m:sty m:val="p"/>
                </m:rPr>
                <m:t>(</m:t>
              </m:r>
              <m:r>
                <m:rPr>
                  <m:nor/>
                  <m:sty m:val="p"/>
                </m:rPr>
                <m:t>Definition 109</m:t>
              </m:r>
              <m:r>
                <m:rPr>
                  <m:nor/>
                  <m:sty m:val="p"/>
                </m:rPr>
                <m:t>)</m:t>
              </m:r>
            </m:e>
            <m:e>
              <m:r>
                <m:t>&amp;</m:t>
              </m:r>
              <m:r>
                <m:rPr>
                  <m:sty m:val="p"/>
                </m:rPr>
                <m:t>=</m:t>
              </m:r>
              <m:sSub>
                <m:e>
                  <m:r>
                    <m:rPr>
                      <m:sty m:val="bi"/>
                    </m:rPr>
                    <m:t>I</m:t>
                  </m:r>
                </m:e>
                <m:sub>
                  <m:r>
                    <m:t>p</m:t>
                  </m:r>
                </m:sub>
              </m:sSub>
              <m:r>
                <m:t> </m:t>
              </m:r>
              <m:sSup>
                <m:e>
                  <m:r>
                    <m:rPr>
                      <m:sty m:val="bi"/>
                    </m:rPr>
                    <m:t>A</m:t>
                  </m:r>
                </m:e>
                <m:sup>
                  <m:r>
                    <m:rPr>
                      <m:sty m:val="p"/>
                    </m:rPr>
                    <m:t>−</m:t>
                  </m:r>
                  <m:r>
                    <m:t>1</m:t>
                  </m:r>
                </m:sup>
              </m:sSup>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rPr>
                  <m:sty m:val="p"/>
                </m:rPr>
                <m:t>.</m:t>
              </m:r>
              <m:r>
                <m:t>&amp;</m:t>
              </m:r>
              <m:r>
                <m:t>&amp;</m:t>
              </m:r>
              <m:r>
                <m:rPr>
                  <m:nor/>
                  <m:sty m:val="p"/>
                </m:rPr>
                <m:t>(</m:t>
              </m:r>
              <m:r>
                <m:rPr>
                  <m:nor/>
                  <m:sty m:val="p"/>
                </m:rPr>
                <m:t>Theorem 10</m:t>
              </m:r>
              <m:r>
                <m:rPr>
                  <m:nor/>
                  <m:sty m:val="p"/>
                </m:rPr>
                <m:t>)</m:t>
              </m:r>
            </m:e>
          </m:eqArr>
        </m:oMath>
      </m:oMathPara>
    </w:p>
    <w:bookmarkStart w:id="567" w:name="exm-generalized-inverse-invertible"/>
    <w:p>
      <w:pPr>
        <w:pStyle w:val="FirstParagraph"/>
      </w:pPr>
      <w:r>
        <w:rPr>
          <w:b/>
          <w:bCs/>
        </w:rPr>
        <w:t xml:space="preserve">Example 171 (The generalized inverse of an invertible matrix)</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r>
        <w:t xml:space="preserve"> </w:t>
      </w:r>
      <w:r>
        <w:t xml:space="preserve">of</w:t>
      </w:r>
      <w:r>
        <w:t xml:space="preserve"> </w:t>
      </w:r>
      <w:hyperlink w:anchor="exm-invertible-matrix">
        <w:r>
          <w:rPr>
            <w:rStyle w:val="Hyperlink"/>
          </w:rPr>
          <w:t xml:space="preserve">Example 127</w:t>
        </w:r>
      </w:hyperlink>
      <w:r>
        <w:t xml:space="preserve">,</w:t>
      </w:r>
      <w:r>
        <w:t xml:space="preserve"> </w:t>
      </w:r>
      <w:r>
        <w:t xml:space="preserve">the only generalized inverse is</w:t>
      </w:r>
      <w:r>
        <w:t xml:space="preserve"> </w:t>
      </w:r>
      <m:oMath>
        <m:sSup>
          <m:e>
            <m:r>
              <m:rPr>
                <m:sty m:val="bi"/>
              </m:rPr>
              <m:t>A</m:t>
            </m:r>
          </m:e>
          <m:sup>
            <m:r>
              <m:rPr>
                <m:sty m:val="p"/>
              </m:rPr>
              <m:t>−</m:t>
            </m:r>
            <m:r>
              <m:t>1</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0.5</m:t>
                  </m:r>
                </m:e>
                <m:e>
                  <m:r>
                    <m:rPr>
                      <m:sty m:val="p"/>
                    </m:rPr>
                    <m:t>−</m:t>
                  </m:r>
                  <m:r>
                    <m:t>0.5</m:t>
                  </m:r>
                </m:e>
              </m:mr>
              <m:mr>
                <m:e>
                  <m:r>
                    <m:t>0</m:t>
                  </m:r>
                </m:e>
                <m:e>
                  <m:r>
                    <m:t>1</m:t>
                  </m:r>
                </m:e>
              </m:mr>
            </m:m>
          </m:e>
        </m:d>
      </m:oMath>
      <w:r>
        <w:t xml:space="preserve">.</w:t>
      </w:r>
      <w:r>
        <w:t xml:space="preserve"> </w:t>
      </w:r>
      <w:r>
        <w:t xml:space="preserve">The matrix of</w:t>
      </w:r>
      <w:r>
        <w:t xml:space="preserve"> </w:t>
      </w:r>
      <w:hyperlink w:anchor="exm-generalized-inverse">
        <w:r>
          <w:rPr>
            <w:rStyle w:val="Hyperlink"/>
          </w:rPr>
          <w:t xml:space="preserve">Example 170</w:t>
        </w:r>
      </w:hyperlink>
      <w:r>
        <w:t xml:space="preserve">, by contrast, has infinitely many,</w:t>
      </w:r>
      <w:r>
        <w:t xml:space="preserve"> </w:t>
      </w:r>
      <w:r>
        <w:t xml:space="preserve">so by</w:t>
      </w:r>
      <w:r>
        <w:t xml:space="preserve"> </w:t>
      </w:r>
      <w:hyperlink w:anchor="thm-generalized-inverse-invertible">
        <w:r>
          <w:rPr>
            <w:rStyle w:val="Hyperlink"/>
          </w:rPr>
          <w:t xml:space="preserve">Theorem 94</w:t>
        </w:r>
      </w:hyperlink>
      <w:r>
        <w:t xml:space="preserve"> </w:t>
      </w:r>
      <w:r>
        <w:t xml:space="preserve">it is singular.</w:t>
      </w:r>
    </w:p>
    <w:bookmarkEnd w:id="567"/>
    <w:bookmarkStart w:id="568" w:name="thm-generalized-inverse-solves"/>
    <w:p>
      <w:pPr>
        <w:pStyle w:val="BodyText"/>
      </w:pPr>
      <w:del w:id="23241" w:author="PR Preview" w:date="2026-01-01T00:00:00Z">
        <w:r>
          <w:rPr>
            <w:b/>
            <w:bCs/>
          </w:rPr>
          <w:delText xml:space="preserve">Theorem 95 (A generalized inverse solves every solvable system)</w:delText>
        </w:r>
      </w:del>
      <w:del w:id="23242" w:author="PR Preview" w:date="2026-01-01T00:00:00Z">
        <w:r>
          <w:delText xml:space="preserve"> </w:delText>
        </w:r>
      </w:del>
      <w:del w:id="23243" w:author="PR Preview" w:date="2026-01-01T00:00:00Z">
        <w:r>
          <w:delText xml:space="preserve">Let</w:delText>
        </w:r>
      </w:del>
      <w:del w:id="23244" w:author="PR Preview" w:date="2026-01-01T00:00:00Z">
        <w:r>
          <w:delText xml:space="preserve"> </w:delText>
        </w:r>
      </w:del>
      <m:oMath>
        <m:r>
          <m:rPr>
            <m:sty m:val="bi"/>
          </m:rPr>
          <m:t>A</m:t>
        </m:r>
      </m:oMath>
      <w:del w:id="23245" w:author="PR Preview" w:date="2026-01-01T00:00:00Z">
        <w:r>
          <w:delText xml:space="preserve"> </w:delText>
        </w:r>
      </w:del>
      <w:del w:id="23246" w:author="PR Preview" w:date="2026-01-01T00:00:00Z">
        <w:r>
          <w:delText xml:space="preserve">be</w:delText>
        </w:r>
      </w:del>
      <w:del w:id="23247" w:author="PR Preview" w:date="2026-01-01T00:00:00Z">
        <w:r>
          <w:delText xml:space="preserve"> </w:delText>
        </w:r>
      </w:del>
      <m:oMath>
        <m:r>
          <m:t>m</m:t>
        </m:r>
        <m:r>
          <m:rPr>
            <m:sty m:val="p"/>
          </m:rPr>
          <m:t>×</m:t>
        </m:r>
        <m:r>
          <m:t>n</m:t>
        </m:r>
      </m:oMath>
      <w:del w:id="23248" w:author="PR Preview" w:date="2026-01-01T00:00:00Z">
        <w:r>
          <w:delText xml:space="preserve">, let</w:delText>
        </w:r>
      </w:del>
      <w:del w:id="23249" w:author="PR Preview" w:date="2026-01-01T00:00:00Z">
        <w:r>
          <w:delText xml:space="preserve"> </w:delText>
        </w:r>
      </w:del>
      <m:oMath>
        <m:r>
          <m:rPr>
            <m:sty m:val="bi"/>
          </m:rPr>
          <m:t>G</m:t>
        </m:r>
      </m:oMath>
      <w:del w:id="23250" w:author="PR Preview" w:date="2026-01-01T00:00:00Z">
        <w:r>
          <w:delText xml:space="preserve"> </w:delText>
        </w:r>
      </w:del>
      <w:del w:id="23251" w:author="PR Preview" w:date="2026-01-01T00:00:00Z">
        <w:r>
          <w:delText xml:space="preserve">be a generalized inverse of</w:delText>
        </w:r>
      </w:del>
      <w:del w:id="23252" w:author="PR Preview" w:date="2026-01-01T00:00:00Z">
        <w:r>
          <w:delText xml:space="preserve"> </w:delText>
        </w:r>
      </w:del>
      <m:oMath>
        <m:r>
          <m:rPr>
            <m:sty m:val="bi"/>
          </m:rPr>
          <m:t>A</m:t>
        </m:r>
      </m:oMath>
      <w:del w:id="23253" w:author="PR Preview" w:date="2026-01-01T00:00:00Z">
        <w:r>
          <w:delText xml:space="preserve"> </w:delText>
        </w:r>
      </w:del>
      <w:del w:id="23254" w:author="PR Preview" w:date="2026-01-01T00:00:00Z">
        <w:r>
          <w:delText xml:space="preserve">(</w:delText>
        </w:r>
      </w:del>
      <w:hyperlink w:anchor="def-generalized-inverse">
        <w:del w:id="23255" w:author="PR Preview" w:date="2026-01-01T00:00:00Z">
          <w:r>
            <w:rPr>
              <w:rStyle w:val="Hyperlink"/>
            </w:rPr>
            <w:delText xml:space="preserve">Definition 109</w:delText>
          </w:r>
        </w:del>
      </w:hyperlink>
      <w:del w:id="23256" w:author="PR Preview" w:date="2026-01-01T00:00:00Z">
        <w:r>
          <w:delText xml:space="preserve">), and let</w:delText>
        </w:r>
      </w:del>
      <w:del w:id="23257"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3258" w:author="PR Preview" w:date="2026-01-01T00:00:00Z">
        <w:r>
          <w:delText xml:space="preserve">.</w:delText>
        </w:r>
      </w:del>
      <w:del w:id="23259" w:author="PR Preview" w:date="2026-01-01T00:00:00Z">
        <w:r>
          <w:delText xml:space="preserve"> </w:delText>
        </w:r>
      </w:del>
      <w:del w:id="23260" w:author="PR Preview" w:date="2026-01-01T00:00:00Z">
        <w:r>
          <w:delText xml:space="preserve">If</w:delText>
        </w:r>
      </w:del>
      <w:del w:id="23261"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3262" w:author="PR Preview" w:date="2026-01-01T00:00:00Z">
        <w:r>
          <w:delText xml:space="preserve"> </w:delText>
        </w:r>
      </w:del>
      <w:del w:id="23263" w:author="PR Preview" w:date="2026-01-01T00:00:00Z">
        <w:r>
          <w:delText xml:space="preserve">has a solution,</w:delText>
        </w:r>
      </w:del>
      <w:del w:id="23264" w:author="PR Preview" w:date="2026-01-01T00:00:00Z">
        <w:r>
          <w:delText xml:space="preserve"> </w:delText>
        </w:r>
      </w:del>
      <w:del w:id="23265" w:author="PR Preview" w:date="2026-01-01T00:00:00Z">
        <w:r>
          <w:delText xml:space="preserve">then</w:delText>
        </w:r>
      </w:del>
      <w:del w:id="23266" w:author="PR Preview" w:date="2026-01-01T00:00:00Z">
        <w:r>
          <w:delText xml:space="preserve"> </w:delText>
        </w:r>
      </w:del>
      <m:oMath>
        <m:r>
          <m:rPr>
            <m:sty m:val="bi"/>
          </m:rPr>
          <m:t>G</m:t>
        </m:r>
        <m:limLow>
          <m:e>
            <m:r>
              <m:t>b</m:t>
            </m:r>
          </m:e>
          <m:lim>
            <m:r>
              <m:rPr>
                <m:sty m:val="p"/>
              </m:rPr>
              <m:t>∼</m:t>
            </m:r>
          </m:lim>
        </m:limLow>
      </m:oMath>
      <w:del w:id="23267" w:author="PR Preview" w:date="2026-01-01T00:00:00Z">
        <w:r>
          <w:delText xml:space="preserve"> </w:delText>
        </w:r>
      </w:del>
      <w:del w:id="23268" w:author="PR Preview" w:date="2026-01-01T00:00:00Z">
        <w:r>
          <w:delText xml:space="preserve">is a solution.</w:delText>
        </w:r>
      </w:del>
    </w:p>
    <w:p>
      <w:pPr>
        <w:pStyle w:val="BodyText"/>
      </w:pPr>
      <w:del w:id="23269" w:author="PR Preview" w:date="2026-01-01T00:00:00Z">
        <w:r>
          <w:rPr>
            <w:i/>
            <w:iCs/>
          </w:rPr>
          <w:delText xml:space="preserve">Proof</w:delText>
        </w:r>
      </w:del>
      <w:del w:id="23270" w:author="PR Preview" w:date="2026-01-01T00:00:00Z">
        <w:r>
          <w:delText xml:space="preserve">. </w:delText>
        </w:r>
      </w:del>
      <w:del w:id="23271" w:author="PR Preview" w:date="2026-01-01T00:00:00Z">
        <w:r>
          <w:delText xml:space="preserve">Let</w:delText>
        </w:r>
      </w:del>
      <w:del w:id="23272" w:author="PR Preview" w:date="2026-01-01T00:00:00Z">
        <w:r>
          <w:delText xml:space="preserve"> </w:delText>
        </w:r>
      </w:del>
      <m:oMath>
        <m:sSub>
          <m:e>
            <m:limLow>
              <m:e>
                <m:r>
                  <m:t>x</m:t>
                </m:r>
              </m:e>
              <m:lim>
                <m:r>
                  <m:rPr>
                    <m:sty m:val="p"/>
                  </m:rPr>
                  <m:t>∼</m:t>
                </m:r>
              </m:lim>
            </m:limLow>
          </m:e>
          <m:sub>
            <m:r>
              <m:t>0</m:t>
            </m:r>
          </m:sub>
        </m:sSub>
      </m:oMath>
      <w:del w:id="23273" w:author="PR Preview" w:date="2026-01-01T00:00:00Z">
        <w:r>
          <w:delText xml:space="preserve"> </w:delText>
        </w:r>
      </w:del>
      <w:del w:id="23274" w:author="PR Preview" w:date="2026-01-01T00:00:00Z">
        <w:r>
          <w:delText xml:space="preserve">be a solution, so</w:delText>
        </w:r>
      </w:del>
      <w:del w:id="23275" w:author="PR Preview" w:date="2026-01-01T00:00:00Z">
        <w:r>
          <w:delText xml:space="preserve"> </w:delText>
        </w:r>
      </w:del>
      <m:oMath>
        <m:r>
          <m:rPr>
            <m:sty m:val="bi"/>
          </m:rPr>
          <m:t>A</m:t>
        </m:r>
        <m:sSub>
          <m:e>
            <m:limLow>
              <m:e>
                <m:r>
                  <m:t>x</m:t>
                </m:r>
              </m:e>
              <m:lim>
                <m:r>
                  <m:rPr>
                    <m:sty m:val="p"/>
                  </m:rPr>
                  <m:t>∼</m:t>
                </m:r>
              </m:lim>
            </m:limLow>
          </m:e>
          <m:sub>
            <m:r>
              <m:t>0</m:t>
            </m:r>
          </m:sub>
        </m:sSub>
        <m:r>
          <m:rPr>
            <m:sty m:val="p"/>
          </m:rPr>
          <m:t>=</m:t>
        </m:r>
        <m:limLow>
          <m:e>
            <m:r>
              <m:t>b</m:t>
            </m:r>
          </m:e>
          <m:lim>
            <m:r>
              <m:rPr>
                <m:sty m:val="p"/>
              </m:rPr>
              <m:t>∼</m:t>
            </m:r>
          </m:lim>
        </m:limLow>
      </m:oMath>
      <w:del w:id="23276" w:author="PR Preview" w:date="2026-01-01T00:00:00Z">
        <w:r>
          <w:delText xml:space="preserve">. Then</w:delText>
        </w:r>
      </w:del>
    </w:p>
    <w:p>
      <w:pPr>
        <w:pStyle w:val="BodyText"/>
      </w:pPr>
      <m:oMathPara>
        <m:oMathParaPr>
          <m:jc m:val="center"/>
        </m:oMathParaPr>
        <m:oMath>
          <m:eqArr>
            <m:e>
              <m:r>
                <m:rPr>
                  <m:sty m:val="bi"/>
                </m:rPr>
                <m:t>A</m:t>
              </m:r>
              <m:r>
                <m:t> </m:t>
              </m:r>
              <m:r>
                <m:rPr>
                  <m:sty m:val="p"/>
                </m:rPr>
                <m:t>(</m:t>
              </m:r>
              <m:r>
                <m:rPr>
                  <m:sty m:val="bi"/>
                </m:rPr>
                <m:t>G</m:t>
              </m:r>
              <m:limLow>
                <m:e>
                  <m:r>
                    <m:t>b</m:t>
                  </m:r>
                </m:e>
                <m:lim>
                  <m:r>
                    <m:rPr>
                      <m:sty m:val="p"/>
                    </m:rPr>
                    <m:t>∼</m:t>
                  </m:r>
                </m:lim>
              </m:limLow>
              <m:r>
                <m:rPr>
                  <m:sty m:val="p"/>
                </m:rPr>
                <m:t>)</m:t>
              </m:r>
              <m:r>
                <m:t>&amp;</m:t>
              </m:r>
              <m:r>
                <m:rPr>
                  <m:sty m:val="p"/>
                </m:rPr>
                <m:t>=</m:t>
              </m:r>
              <m:r>
                <m:rPr>
                  <m:sty m:val="bi"/>
                </m:rPr>
                <m:t>A</m:t>
              </m:r>
              <m:r>
                <m:rPr>
                  <m:sty m:val="bi"/>
                </m:rPr>
                <m:t>G</m:t>
              </m:r>
              <m:r>
                <m:t> </m:t>
              </m:r>
              <m:r>
                <m:rPr>
                  <m:sty m:val="p"/>
                </m:rPr>
                <m:t>(</m:t>
              </m:r>
              <m:r>
                <m:rPr>
                  <m:sty m:val="bi"/>
                </m:rPr>
                <m:t>A</m:t>
              </m:r>
              <m:sSub>
                <m:e>
                  <m:limLow>
                    <m:e>
                      <m:r>
                        <m:t>x</m:t>
                      </m:r>
                    </m:e>
                    <m:lim>
                      <m:r>
                        <m:rPr>
                          <m:sty m:val="p"/>
                        </m:rPr>
                        <m:t>∼</m:t>
                      </m:r>
                    </m:lim>
                  </m:limLow>
                </m:e>
                <m:sub>
                  <m:r>
                    <m:t>0</m:t>
                  </m:r>
                </m:sub>
              </m:sSub>
              <m:r>
                <m:rPr>
                  <m:sty m:val="p"/>
                </m:rPr>
                <m:t>)</m:t>
              </m:r>
              <m:r>
                <m:t>&amp;</m:t>
              </m:r>
              <m:r>
                <m:t>&amp;</m:t>
              </m:r>
              <m:r>
                <m:rPr>
                  <m:nor/>
                  <m:sty m:val="p"/>
                </m:rPr>
                <m:t>(substitute </m:t>
              </m:r>
              <m:limLow>
                <m:e>
                  <m:r>
                    <m:t>b</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rPr>
                  <m:sty m:val="p"/>
                </m:rPr>
                <m:t>(</m:t>
              </m:r>
              <m:r>
                <m:rPr>
                  <m:sty m:val="bi"/>
                </m:rPr>
                <m:t>A</m:t>
              </m:r>
              <m:r>
                <m:rPr>
                  <m:sty m:val="bi"/>
                </m:rPr>
                <m:t>G</m:t>
              </m:r>
              <m:r>
                <m:rPr>
                  <m:sty m:val="bi"/>
                </m:rPr>
                <m:t>A</m:t>
              </m:r>
              <m:r>
                <m:rPr>
                  <m:sty m:val="p"/>
                </m:rPr>
                <m:t>)</m:t>
              </m:r>
              <m:r>
                <m:t> </m:t>
              </m:r>
              <m:sSub>
                <m:e>
                  <m:limLow>
                    <m:e>
                      <m:r>
                        <m:t>x</m:t>
                      </m:r>
                    </m:e>
                    <m:lim>
                      <m:r>
                        <m:rPr>
                          <m:sty m:val="p"/>
                        </m:rPr>
                        <m:t>∼</m:t>
                      </m:r>
                    </m:lim>
                  </m:limLow>
                </m:e>
                <m:sub>
                  <m:r>
                    <m:t>0</m:t>
                  </m:r>
                </m:sub>
              </m:sSub>
              <m:r>
                <m:t>&amp;</m:t>
              </m:r>
              <m:r>
                <m:t>&amp;</m:t>
              </m:r>
              <m:r>
                <m:rPr>
                  <m:nor/>
                  <m:sty m:val="p"/>
                </m:rPr>
                <m:t>(</m:t>
              </m:r>
              <m:r>
                <m:rPr>
                  <m:nor/>
                  <m:sty m:val="p"/>
                </m:rPr>
                <m:t>Theorem 8</m:t>
              </m:r>
              <m:r>
                <m:rPr>
                  <m:nor/>
                  <m:sty m:val="p"/>
                </m:rPr>
                <m:t>)</m:t>
              </m:r>
            </m:e>
            <m:e>
              <m:r>
                <m:t>&amp;</m:t>
              </m:r>
              <m:r>
                <m:rPr>
                  <m:sty m:val="p"/>
                </m:rPr>
                <m:t>=</m:t>
              </m:r>
              <m:r>
                <m:rPr>
                  <m:sty m:val="bi"/>
                </m:rPr>
                <m:t>A</m:t>
              </m:r>
              <m:sSub>
                <m:e>
                  <m:limLow>
                    <m:e>
                      <m:r>
                        <m:t>x</m:t>
                      </m:r>
                    </m:e>
                    <m:lim>
                      <m:r>
                        <m:rPr>
                          <m:sty m:val="p"/>
                        </m:rPr>
                        <m:t>∼</m:t>
                      </m:r>
                    </m:lim>
                  </m:limLow>
                </m:e>
                <m:sub>
                  <m:r>
                    <m:t>0</m:t>
                  </m:r>
                </m:sub>
              </m:sSub>
              <m:r>
                <m:t>&amp;</m:t>
              </m:r>
              <m:r>
                <m:t>&amp;</m:t>
              </m:r>
              <m:r>
                <m:rPr>
                  <m:nor/>
                  <m:sty m:val="p"/>
                </m:rPr>
                <m:t>(</m:t>
              </m:r>
              <m:r>
                <m:rPr>
                  <m:nor/>
                  <m:sty m:val="p"/>
                </m:rPr>
                <m:t>Definition 109</m:t>
              </m:r>
              <m:r>
                <m:rPr>
                  <m:nor/>
                  <m:sty m:val="p"/>
                </m:rPr>
                <m:t>)</m:t>
              </m:r>
            </m:e>
            <m:e>
              <m:r>
                <m:t>&amp;</m:t>
              </m:r>
              <m:r>
                <m:rPr>
                  <m:sty m:val="p"/>
                </m:rPr>
                <m:t>=</m:t>
              </m:r>
              <m:limLow>
                <m:e>
                  <m:r>
                    <m:t>b</m:t>
                  </m:r>
                </m:e>
                <m:lim>
                  <m:r>
                    <m:rPr>
                      <m:sty m:val="p"/>
                    </m:rPr>
                    <m:t>∼</m:t>
                  </m:r>
                </m:lim>
              </m:limLow>
              <m:r>
                <m:rPr>
                  <m:sty m:val="p"/>
                </m:rPr>
                <m:t>.</m:t>
              </m:r>
              <m:r>
                <m:t>&amp;</m:t>
              </m:r>
              <m:r>
                <m:t>&amp;</m:t>
              </m:r>
              <m:r>
                <m:rPr>
                  <m:nor/>
                  <m:sty m:val="p"/>
                </m:rPr>
                <m:t>(</m:t>
              </m:r>
              <m:sSub>
                <m:e>
                  <m:limLow>
                    <m:e>
                      <m:r>
                        <m:t>x</m:t>
                      </m:r>
                    </m:e>
                    <m:lim>
                      <m:r>
                        <m:rPr>
                          <m:sty m:val="p"/>
                        </m:rPr>
                        <m:t>∼</m:t>
                      </m:r>
                    </m:lim>
                  </m:limLow>
                </m:e>
                <m:sub>
                  <m:r>
                    <m:t>0</m:t>
                  </m:r>
                </m:sub>
              </m:sSub>
              <m:r>
                <m:rPr>
                  <m:nor/>
                  <m:sty m:val="p"/>
                </m:rPr>
                <m:t> is a solution)</m:t>
              </m:r>
            </m:e>
          </m:eqArr>
        </m:oMath>
      </m:oMathPara>
    </w:p>
    <w:p>
      <w:pPr>
        <w:pStyle w:val="FirstParagraph"/>
      </w:pPr>
      <w:del w:id="23277" w:author="PR Preview" w:date="2026-01-01T00:00:00Z">
        <w:r>
          <w:rPr>
            <w:b/>
            <w:bCs/>
          </w:rPr>
          <w:delText xml:space="preserve">Example 172 (Solving with a generalized inverse)</w:delText>
        </w:r>
      </w:del>
      <w:del w:id="23278" w:author="PR Preview" w:date="2026-01-01T00:00:00Z">
        <w:r>
          <w:delText xml:space="preserve"> </w:delText>
        </w:r>
      </w:del>
      <w:del w:id="23279" w:author="PR Preview" w:date="2026-01-01T00:00:00Z">
        <w:r>
          <w:delText xml:space="preserve">With</w:delText>
        </w:r>
      </w:del>
      <w:del w:id="2328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3281" w:author="PR Preview" w:date="2026-01-01T00:00:00Z">
        <w:r>
          <w:delText xml:space="preserve"> </w:delText>
        </w:r>
      </w:del>
      <w:del w:id="23282" w:author="PR Preview" w:date="2026-01-01T00:00:00Z">
        <w:r>
          <w:delText xml:space="preserve">and its generalized inverse</w:delText>
        </w:r>
      </w:del>
      <w:del w:id="2328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3284" w:author="PR Preview" w:date="2026-01-01T00:00:00Z">
        <w:r>
          <w:delText xml:space="preserve"> </w:delText>
        </w:r>
      </w:del>
      <w:del w:id="23285" w:author="PR Preview" w:date="2026-01-01T00:00:00Z">
        <w:r>
          <w:delText xml:space="preserve">(</w:delText>
        </w:r>
      </w:del>
      <w:hyperlink w:anchor="exm-generalized-inverse">
        <w:del w:id="23286" w:author="PR Preview" w:date="2026-01-01T00:00:00Z">
          <w:r>
            <w:rPr>
              <w:rStyle w:val="Hyperlink"/>
            </w:rPr>
            <w:delText xml:space="preserve">Example 170</w:delText>
          </w:r>
        </w:del>
      </w:hyperlink>
      <w:del w:id="23287" w:author="PR Preview" w:date="2026-01-01T00:00:00Z">
        <w:r>
          <w:delText xml:space="preserve">),</w:delText>
        </w:r>
      </w:del>
      <w:del w:id="23288" w:author="PR Preview" w:date="2026-01-01T00:00:00Z">
        <w:r>
          <w:delText xml:space="preserve"> </w:delText>
        </w:r>
      </w:del>
      <w:del w:id="23289" w:author="PR Preview" w:date="2026-01-01T00:00:00Z">
        <w:r>
          <w:delText xml:space="preserve">the system</w:delText>
        </w:r>
      </w:del>
      <w:del w:id="23290" w:author="PR Preview" w:date="2026-01-01T00:00:00Z">
        <w:r>
          <w:delText xml:space="preserve"> </w:delText>
        </w:r>
      </w:del>
      <m:oMath>
        <m:r>
          <m:rPr>
            <m:sty m:val="bi"/>
          </m:rPr>
          <m:t>A</m:t>
        </m:r>
        <m:limLow>
          <m:e>
            <m:r>
              <m:t>x</m:t>
            </m:r>
          </m:e>
          <m:lim>
            <m:r>
              <m:rPr>
                <m:sty m:val="p"/>
              </m:rPr>
              <m:t>∼</m:t>
            </m:r>
          </m:lim>
        </m:limLow>
        <m:r>
          <m:rPr>
            <m:sty m:val="p"/>
          </m:rPr>
          <m:t>=</m:t>
        </m:r>
        <m:r>
          <m:rPr>
            <m:sty m:val="p"/>
          </m:rPr>
          <m:t>(</m:t>
        </m:r>
        <m:r>
          <m:t>2</m:t>
        </m:r>
        <m:r>
          <m:rPr>
            <m:sty m:val="p"/>
          </m:rPr>
          <m:t>,</m:t>
        </m:r>
        <m:r>
          <m:t>0</m:t>
        </m:r>
        <m:r>
          <m:rPr>
            <m:sty m:val="p"/>
          </m:rPr>
          <m:t>)</m:t>
        </m:r>
      </m:oMath>
      <w:del w:id="23291" w:author="PR Preview" w:date="2026-01-01T00:00:00Z">
        <w:r>
          <w:delText xml:space="preserve"> </w:delText>
        </w:r>
      </w:del>
      <w:del w:id="23292" w:author="PR Preview" w:date="2026-01-01T00:00:00Z">
        <w:r>
          <w:delText xml:space="preserve">has the solution</w:delText>
        </w:r>
      </w:del>
      <w:del w:id="23293" w:author="PR Preview" w:date="2026-01-01T00:00:00Z">
        <w:r>
          <w:delText xml:space="preserve"> </w:delText>
        </w:r>
      </w:del>
      <m:oMath>
        <m:r>
          <m:rPr>
            <m:sty m:val="p"/>
          </m:rPr>
          <m:t>(</m:t>
        </m:r>
        <m:r>
          <m:t>2</m:t>
        </m:r>
        <m:r>
          <m:rPr>
            <m:sty m:val="p"/>
          </m:rPr>
          <m:t>,</m:t>
        </m:r>
        <m:r>
          <m:t>0</m:t>
        </m:r>
        <m:r>
          <m:rPr>
            <m:sty m:val="p"/>
          </m:rPr>
          <m:t>)</m:t>
        </m:r>
      </m:oMath>
      <w:del w:id="23294" w:author="PR Preview" w:date="2026-01-01T00:00:00Z">
        <w:r>
          <w:delText xml:space="preserve">,</w:delText>
        </w:r>
      </w:del>
      <w:del w:id="23295" w:author="PR Preview" w:date="2026-01-01T00:00:00Z">
        <w:r>
          <w:delText xml:space="preserve"> </w:delText>
        </w:r>
      </w:del>
      <w:del w:id="23296" w:author="PR Preview" w:date="2026-01-01T00:00:00Z">
        <w:r>
          <w:delText xml:space="preserve">and</w:delText>
        </w:r>
      </w:del>
      <w:del w:id="23297" w:author="PR Preview" w:date="2026-01-01T00:00:00Z">
        <w:r>
          <w:delText xml:space="preserve"> </w:delText>
        </w:r>
      </w:del>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del w:id="23298" w:author="PR Preview" w:date="2026-01-01T00:00:00Z">
        <w:r>
          <w:delText xml:space="preserve"> </w:delText>
        </w:r>
      </w:del>
      <w:del w:id="23299" w:author="PR Preview" w:date="2026-01-01T00:00:00Z">
        <w:r>
          <w:delText xml:space="preserve">is a solution too:</w:delText>
        </w:r>
      </w:del>
      <w:del w:id="23300" w:author="PR Preview" w:date="2026-01-01T00:00:00Z">
        <w:r>
          <w:delText xml:space="preserve"> </w:delText>
        </w:r>
      </w:del>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del w:id="23301" w:author="PR Preview" w:date="2026-01-01T00:00:00Z">
        <w:r>
          <w:delText xml:space="preserve">.</w:delText>
        </w:r>
      </w:del>
      <w:del w:id="23302" w:author="PR Preview" w:date="2026-01-01T00:00:00Z">
        <w:r>
          <w:delText xml:space="preserve"> </w:delText>
        </w:r>
      </w:del>
      <w:del w:id="23303" w:author="PR Preview" w:date="2026-01-01T00:00:00Z">
        <w:r>
          <w:delText xml:space="preserve">The system</w:delText>
        </w:r>
      </w:del>
      <w:del w:id="23304" w:author="PR Preview" w:date="2026-01-01T00:00:00Z">
        <w:r>
          <w:delText xml:space="preserve"> </w:delText>
        </w:r>
      </w:del>
      <m:oMath>
        <m:r>
          <m:rPr>
            <m:sty m:val="bi"/>
          </m:rPr>
          <m:t>A</m:t>
        </m:r>
        <m:limLow>
          <m:e>
            <m:r>
              <m:t>x</m:t>
            </m:r>
          </m:e>
          <m:lim>
            <m:r>
              <m:rPr>
                <m:sty m:val="p"/>
              </m:rPr>
              <m:t>∼</m:t>
            </m:r>
          </m:lim>
        </m:limLow>
        <m:r>
          <m:rPr>
            <m:sty m:val="p"/>
          </m:rPr>
          <m:t>=</m:t>
        </m:r>
        <m:r>
          <m:rPr>
            <m:sty m:val="p"/>
          </m:rPr>
          <m:t>(</m:t>
        </m:r>
        <m:r>
          <m:t>2</m:t>
        </m:r>
        <m:r>
          <m:rPr>
            <m:sty m:val="p"/>
          </m:rPr>
          <m:t>,</m:t>
        </m:r>
        <m:r>
          <m:t>1</m:t>
        </m:r>
        <m:r>
          <m:rPr>
            <m:sty m:val="p"/>
          </m:rPr>
          <m:t>)</m:t>
        </m:r>
      </m:oMath>
      <w:del w:id="23305" w:author="PR Preview" w:date="2026-01-01T00:00:00Z">
        <w:r>
          <w:delText xml:space="preserve"> </w:delText>
        </w:r>
      </w:del>
      <w:del w:id="23306" w:author="PR Preview" w:date="2026-01-01T00:00:00Z">
        <w:r>
          <w:delText xml:space="preserve">has no solution,</w:delText>
        </w:r>
      </w:del>
      <w:del w:id="23307" w:author="PR Preview" w:date="2026-01-01T00:00:00Z">
        <w:r>
          <w:delText xml:space="preserve"> </w:delText>
        </w:r>
      </w:del>
      <w:del w:id="23308" w:author="PR Preview" w:date="2026-01-01T00:00:00Z">
        <w:r>
          <w:delText xml:space="preserve">since the second entry of</w:delText>
        </w:r>
      </w:del>
      <w:del w:id="23309" w:author="PR Preview" w:date="2026-01-01T00:00:00Z">
        <w:r>
          <w:delText xml:space="preserve"> </w:delText>
        </w:r>
      </w:del>
      <m:oMath>
        <m:r>
          <m:rPr>
            <m:sty m:val="bi"/>
          </m:rPr>
          <m:t>A</m:t>
        </m:r>
        <m:limLow>
          <m:e>
            <m:r>
              <m:t>x</m:t>
            </m:r>
          </m:e>
          <m:lim>
            <m:r>
              <m:rPr>
                <m:sty m:val="p"/>
              </m:rPr>
              <m:t>∼</m:t>
            </m:r>
          </m:lim>
        </m:limLow>
      </m:oMath>
      <w:del w:id="23310" w:author="PR Preview" w:date="2026-01-01T00:00:00Z">
        <w:r>
          <w:delText xml:space="preserve"> </w:delText>
        </w:r>
      </w:del>
      <w:del w:id="23311" w:author="PR Preview" w:date="2026-01-01T00:00:00Z">
        <w:r>
          <w:delText xml:space="preserve">is always</w:delText>
        </w:r>
      </w:del>
      <w:del w:id="23312" w:author="PR Preview" w:date="2026-01-01T00:00:00Z">
        <w:r>
          <w:delText xml:space="preserve"> </w:delText>
        </w:r>
      </w:del>
      <m:oMath>
        <m:r>
          <m:t>0</m:t>
        </m:r>
      </m:oMath>
      <w:del w:id="23313" w:author="PR Preview" w:date="2026-01-01T00:00:00Z">
        <w:r>
          <w:delText xml:space="preserve">;</w:delText>
        </w:r>
      </w:del>
      <w:del w:id="23314" w:author="PR Preview" w:date="2026-01-01T00:00:00Z">
        <w:r>
          <w:delText xml:space="preserve"> </w:delText>
        </w:r>
      </w:del>
      <w:del w:id="23315" w:author="PR Preview" w:date="2026-01-01T00:00:00Z">
        <w:r>
          <w:delText xml:space="preserve">there</w:delText>
        </w:r>
      </w:del>
      <w:del w:id="23316" w:author="PR Preview" w:date="2026-01-01T00:00:00Z">
        <w:r>
          <w:delText xml:space="preserve"> </w:delText>
        </w:r>
      </w:del>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del w:id="23317" w:author="PR Preview" w:date="2026-01-01T00:00:00Z">
        <w:r>
          <w:delText xml:space="preserve"> </w:delText>
        </w:r>
      </w:del>
      <w:del w:id="23318" w:author="PR Preview" w:date="2026-01-01T00:00:00Z">
        <w:r>
          <w:delText xml:space="preserve">gives</w:delText>
        </w:r>
      </w:del>
      <w:del w:id="23319" w:author="PR Preview" w:date="2026-01-01T00:00:00Z">
        <w:r>
          <w:delText xml:space="preserve"> </w:delText>
        </w:r>
      </w:del>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del w:id="23320" w:author="PR Preview" w:date="2026-01-01T00:00:00Z">
        <w:r>
          <w:delText xml:space="preserve">.</w:delText>
        </w:r>
      </w:del>
    </w:p>
    <w:p>
      <w:pPr>
        <w:pStyle w:val="BodyText"/>
      </w:pPr>
      <w:ins w:id="23321" w:author="PR Preview" w:date="2026-01-01T00:00:00Z">
        <w:r>
          <w:rPr>
            <w:b/>
            <w:bCs/>
          </w:rPr>
          <w:t xml:space="preserve">Theorem 95 (A generalized inverse solves every solvable system)</w:t>
        </w:r>
      </w:ins>
      <w:ins w:id="23322" w:author="PR Preview" w:date="2026-01-01T00:00:00Z">
        <w:r>
          <w:t xml:space="preserve"> </w:t>
        </w:r>
      </w:ins>
      <w:ins w:id="23323" w:author="PR Preview" w:date="2026-01-01T00:00:00Z">
        <w:r>
          <w:t xml:space="preserve">Let</w:t>
        </w:r>
      </w:ins>
      <w:ins w:id="23324" w:author="PR Preview" w:date="2026-01-01T00:00:00Z">
        <w:r>
          <w:t xml:space="preserve"> </w:t>
        </w:r>
      </w:ins>
      <m:oMath>
        <m:r>
          <m:rPr>
            <m:sty m:val="bi"/>
          </m:rPr>
          <m:t>A</m:t>
        </m:r>
      </m:oMath>
      <w:ins w:id="23325" w:author="PR Preview" w:date="2026-01-01T00:00:00Z">
        <w:r>
          <w:t xml:space="preserve"> </w:t>
        </w:r>
      </w:ins>
      <w:ins w:id="23326" w:author="PR Preview" w:date="2026-01-01T00:00:00Z">
        <w:r>
          <w:t xml:space="preserve">be</w:t>
        </w:r>
      </w:ins>
      <w:ins w:id="23327" w:author="PR Preview" w:date="2026-01-01T00:00:00Z">
        <w:r>
          <w:t xml:space="preserve"> </w:t>
        </w:r>
      </w:ins>
      <m:oMath>
        <m:r>
          <m:t>m</m:t>
        </m:r>
        <m:r>
          <m:rPr>
            <m:sty m:val="p"/>
          </m:rPr>
          <m:t>×</m:t>
        </m:r>
        <m:r>
          <m:t>n</m:t>
        </m:r>
      </m:oMath>
      <w:ins w:id="23328" w:author="PR Preview" w:date="2026-01-01T00:00:00Z">
        <w:r>
          <w:t xml:space="preserve">, let</w:t>
        </w:r>
      </w:ins>
      <w:ins w:id="23329" w:author="PR Preview" w:date="2026-01-01T00:00:00Z">
        <w:r>
          <w:t xml:space="preserve"> </w:t>
        </w:r>
      </w:ins>
      <m:oMath>
        <m:r>
          <m:rPr>
            <m:sty m:val="bi"/>
          </m:rPr>
          <m:t>G</m:t>
        </m:r>
      </m:oMath>
      <w:ins w:id="23330" w:author="PR Preview" w:date="2026-01-01T00:00:00Z">
        <w:r>
          <w:t xml:space="preserve"> </w:t>
        </w:r>
      </w:ins>
      <w:ins w:id="23331" w:author="PR Preview" w:date="2026-01-01T00:00:00Z">
        <w:r>
          <w:t xml:space="preserve">be a generalized inverse of</w:t>
        </w:r>
      </w:ins>
      <w:ins w:id="23332" w:author="PR Preview" w:date="2026-01-01T00:00:00Z">
        <w:r>
          <w:t xml:space="preserve"> </w:t>
        </w:r>
      </w:ins>
      <m:oMath>
        <m:r>
          <m:rPr>
            <m:sty m:val="bi"/>
          </m:rPr>
          <m:t>A</m:t>
        </m:r>
      </m:oMath>
      <w:ins w:id="23333" w:author="PR Preview" w:date="2026-01-01T00:00:00Z">
        <w:r>
          <w:t xml:space="preserve"> </w:t>
        </w:r>
      </w:ins>
      <w:ins w:id="23334" w:author="PR Preview" w:date="2026-01-01T00:00:00Z">
        <w:r>
          <w:t xml:space="preserve">(</w:t>
        </w:r>
      </w:ins>
      <w:hyperlink w:anchor="def-generalized-inverse">
        <w:ins w:id="23335" w:author="PR Preview" w:date="2026-01-01T00:00:00Z">
          <w:r>
            <w:rPr>
              <w:rStyle w:val="Hyperlink"/>
            </w:rPr>
            <w:t xml:space="preserve">Definition 109</w:t>
          </w:r>
        </w:ins>
      </w:hyperlink>
      <w:ins w:id="23336" w:author="PR Preview" w:date="2026-01-01T00:00:00Z">
        <w:r>
          <w:t xml:space="preserve">), and let</w:t>
        </w:r>
      </w:ins>
      <w:ins w:id="23337" w:author="PR Preview" w:date="2026-01-01T00:00:00Z">
        <w:r>
          <w:t xml:space="preserve"> </w:t>
        </w:r>
      </w:ins>
      <w:ins w:id="23338" w:author="PR Preview" w:date="2026-01-01T00:00:00Z">
        <w:r>
          <w:t xml:space="preserve">$\mathord{\smash[b]{\underset{\raise.3ex\hbox{$\scriptstyle\sim$}}{b}}\vphantom{b}} \in \mathbb{R}^m$</w:t>
        </w:r>
      </w:ins>
      <w:ins w:id="23339" w:author="PR Preview" w:date="2026-01-01T00:00:00Z">
        <w:r>
          <w:t xml:space="preserve">.</w:t>
        </w:r>
      </w:ins>
      <w:ins w:id="23340" w:author="PR Preview" w:date="2026-01-01T00:00:00Z">
        <w:r>
          <w:t xml:space="preserve"> </w:t>
        </w:r>
      </w:ins>
      <w:ins w:id="23341" w:author="PR Preview" w:date="2026-01-01T00:00:00Z">
        <w:r>
          <w:t xml:space="preserve">If</w:t>
        </w:r>
      </w:ins>
      <w:ins w:id="23342" w:author="PR Preview" w:date="2026-01-01T00:00:00Z">
        <w:r>
          <w:t xml:space="preserve"> </w:t>
        </w:r>
      </w:ins>
      <w:ins w:id="23343" w:author="PR Preview" w:date="2026-01-01T00:00:00Z">
        <w:r>
          <w:t xml:space="preserve">$\mathbf{A} \mathord{\smash[b]{\underset{\raise.3ex\hbox{$\scriptstyle\sim$}}{x}}\vphantom{x}} = \mathord{\smash[b]{\underset{\raise.3ex\hbox{$\scriptstyle\sim$}}{b}}\vphantom{b}}$</w:t>
        </w:r>
      </w:ins>
      <w:ins w:id="23344" w:author="PR Preview" w:date="2026-01-01T00:00:00Z">
        <w:r>
          <w:t xml:space="preserve"> </w:t>
        </w:r>
      </w:ins>
      <w:ins w:id="23345" w:author="PR Preview" w:date="2026-01-01T00:00:00Z">
        <w:r>
          <w:t xml:space="preserve">has a solution,</w:t>
        </w:r>
      </w:ins>
      <w:ins w:id="23346" w:author="PR Preview" w:date="2026-01-01T00:00:00Z">
        <w:r>
          <w:t xml:space="preserve"> </w:t>
        </w:r>
      </w:ins>
      <w:ins w:id="23347" w:author="PR Preview" w:date="2026-01-01T00:00:00Z">
        <w:r>
          <w:t xml:space="preserve">then</w:t>
        </w:r>
      </w:ins>
      <w:ins w:id="23348" w:author="PR Preview" w:date="2026-01-01T00:00:00Z">
        <w:r>
          <w:t xml:space="preserve"> </w:t>
        </w:r>
      </w:ins>
      <w:ins w:id="23349" w:author="PR Preview" w:date="2026-01-01T00:00:00Z">
        <w:r>
          <w:t xml:space="preserve">$\mathbf{G} \mathord{\smash[b]{\underset{\raise.3ex\hbox{$\scriptstyle\sim$}}{b}}\vphantom{b}}$</w:t>
        </w:r>
      </w:ins>
      <w:ins w:id="23350" w:author="PR Preview" w:date="2026-01-01T00:00:00Z">
        <w:r>
          <w:t xml:space="preserve"> </w:t>
        </w:r>
      </w:ins>
      <w:ins w:id="23351" w:author="PR Preview" w:date="2026-01-01T00:00:00Z">
        <w:r>
          <w:t xml:space="preserve">is a solution.</w:t>
        </w:r>
      </w:ins>
    </w:p>
    <w:bookmarkEnd w:id="568"/>
    <w:p>
      <w:pPr>
        <w:pStyle w:val="BodyText"/>
      </w:pPr>
      <w:ins w:id="23352" w:author="PR Preview" w:date="2026-01-01T00:00:00Z">
        <w:r>
          <w:rPr>
            <w:i/>
            <w:iCs/>
          </w:rPr>
          <w:t xml:space="preserve">Proof</w:t>
        </w:r>
      </w:ins>
      <w:ins w:id="23353" w:author="PR Preview" w:date="2026-01-01T00:00:00Z">
        <w:r>
          <w:t xml:space="preserve">. </w:t>
        </w:r>
      </w:ins>
      <w:ins w:id="23354" w:author="PR Preview" w:date="2026-01-01T00:00:00Z">
        <w:r>
          <w:t xml:space="preserve">Let</w:t>
        </w:r>
      </w:ins>
      <w:ins w:id="23355" w:author="PR Preview" w:date="2026-01-01T00:00:00Z">
        <w:r>
          <w:t xml:space="preserve"> </w:t>
        </w:r>
      </w:ins>
      <w:ins w:id="23356" w:author="PR Preview" w:date="2026-01-01T00:00:00Z">
        <w:r>
          <w:t xml:space="preserve">$\mathord{\smash[b]{\underset{\raise.3ex\hbox{$\scriptstyle\sim$}}{x}}\vphantom{x}}_0$</w:t>
        </w:r>
      </w:ins>
      <w:ins w:id="23357" w:author="PR Preview" w:date="2026-01-01T00:00:00Z">
        <w:r>
          <w:t xml:space="preserve"> </w:t>
        </w:r>
      </w:ins>
      <w:ins w:id="23358" w:author="PR Preview" w:date="2026-01-01T00:00:00Z">
        <w:r>
          <w:t xml:space="preserve">be a solution, so</w:t>
        </w:r>
      </w:ins>
      <w:ins w:id="23359" w:author="PR Preview" w:date="2026-01-01T00:00:00Z">
        <w:r>
          <w:t xml:space="preserve"> </w:t>
        </w:r>
      </w:ins>
      <w:ins w:id="23360" w:author="PR Preview" w:date="2026-01-01T00:00:00Z">
        <w:r>
          <w:t xml:space="preserve">$\mathbf{A} \mathord{\smash[b]{\underset{\raise.3ex\hbox{$\scriptstyle\sim$}}{x}}\vphantom{x}}_0 = \mathord{\smash[b]{\underset{\raise.3ex\hbox{$\scriptstyle\sim$}}{b}}\vphantom{b}}$</w:t>
        </w:r>
      </w:ins>
      <w:ins w:id="23361" w:author="PR Preview" w:date="2026-01-01T00:00:00Z">
        <w:r>
          <w:t xml:space="preserve">. Then</w:t>
        </w:r>
      </w:ins>
    </w:p>
    <w:p>
      <w:pPr>
        <w:pStyle w:val="BodyText"/>
      </w:pPr>
      <w:ins w:id="23362" w:author="PR Preview" w:date="2026-01-01T00:00:00Z">
        <w:r>
          <w:t xml:space="preserve">$$
    \begin{aligned}
    \mathbf{A}\,(\mathbf{G} \mathord{\smash[b]{\underset{\raise.3ex\hbox{$\scriptstyle\sim$}}{b}}\vphantom{b}})
    &amp;= \mathbf{A} \mathbf{G}\,(\mathbf{A} \mathord{\smash[b]{\underset{\raise.3ex\hbox{$\scriptstyle\sim$}}{x}}\vphantom{x}}_0)
    &amp;&amp; \text{(substitute } \mathord{\smash[b]{\underset{\raise.3ex\hbox{$\scriptstyle\sim$}}{b}}\vphantom{b}} = \mathbf{A} \mathord{\smash[b]{\underset{\raise.3ex\hbox{$\scriptstyle\sim$}}{x}}\vphantom{x}}_0 \text{)}
    \\
    &amp;= (\mathbf{A} \mathbf{G} \mathbf{A})\,\mathord{\smash[b]{\underset{\raise.3ex\hbox{$\scriptstyle\sim$}}{x}}\vphantom{x}}_0
    &amp;&amp; \text{(}\text{Theorem~8}\text{)}
    \\
    &amp;= \mathbf{A} \mathord{\smash[b]{\underset{\raise.3ex\hbox{$\scriptstyle\sim$}}{x}}\vphantom{x}}_0
    &amp;&amp; \text{(}\text{Definition~109}\text{)}
    \\
    &amp;= \mathord{\smash[b]{\underset{\raise.3ex\hbox{$\scriptstyle\sim$}}{b}}\vphantom{b}}.
    &amp;&amp; \text{(} \mathord{\smash[b]{\underset{\raise.3ex\hbox{$\scriptstyle\sim$}}{x}}\vphantom{x}}_0 \text{ is a solution)}
    \end{aligned}
    $$</w:t>
        </w:r>
      </w:ins>
    </w:p>
    <w:bookmarkStart w:id="569" w:name="exm-generalized-inverse-solves"/>
    <w:p>
      <w:pPr>
        <w:pStyle w:val="FirstParagraph"/>
      </w:pPr>
      <w:ins w:id="23363" w:author="PR Preview" w:date="2026-01-01T00:00:00Z">
        <w:r>
          <w:rPr>
            <w:b/>
            <w:bCs/>
          </w:rPr>
          <w:t xml:space="preserve">Example 172 (Solving with a generalized inverse)</w:t>
        </w:r>
      </w:ins>
      <w:ins w:id="23364" w:author="PR Preview" w:date="2026-01-01T00:00:00Z">
        <w:r>
          <w:t xml:space="preserve"> </w:t>
        </w:r>
      </w:ins>
      <w:ins w:id="23365" w:author="PR Preview" w:date="2026-01-01T00:00:00Z">
        <w:r>
          <w:t xml:space="preserve">With</w:t>
        </w:r>
      </w:ins>
      <w:ins w:id="233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3367" w:author="PR Preview" w:date="2026-01-01T00:00:00Z">
        <w:r>
          <w:t xml:space="preserve"> </w:t>
        </w:r>
      </w:ins>
      <w:ins w:id="23368" w:author="PR Preview" w:date="2026-01-01T00:00:00Z">
        <w:r>
          <w:t xml:space="preserve">and its generalized inverse</w:t>
        </w:r>
      </w:ins>
      <w:ins w:id="23369"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3370" w:author="PR Preview" w:date="2026-01-01T00:00:00Z">
        <w:r>
          <w:t xml:space="preserve"> </w:t>
        </w:r>
      </w:ins>
      <w:ins w:id="23371" w:author="PR Preview" w:date="2026-01-01T00:00:00Z">
        <w:r>
          <w:t xml:space="preserve">(</w:t>
        </w:r>
      </w:ins>
      <w:hyperlink w:anchor="exm-generalized-inverse">
        <w:ins w:id="23372" w:author="PR Preview" w:date="2026-01-01T00:00:00Z">
          <w:r>
            <w:rPr>
              <w:rStyle w:val="Hyperlink"/>
            </w:rPr>
            <w:t xml:space="preserve">Example 170</w:t>
          </w:r>
        </w:ins>
      </w:hyperlink>
      <w:ins w:id="23373" w:author="PR Preview" w:date="2026-01-01T00:00:00Z">
        <w:r>
          <w:t xml:space="preserve">),</w:t>
        </w:r>
      </w:ins>
      <w:ins w:id="23374" w:author="PR Preview" w:date="2026-01-01T00:00:00Z">
        <w:r>
          <w:t xml:space="preserve"> </w:t>
        </w:r>
      </w:ins>
      <w:ins w:id="23375" w:author="PR Preview" w:date="2026-01-01T00:00:00Z">
        <w:r>
          <w:t xml:space="preserve">the system</w:t>
        </w:r>
      </w:ins>
      <w:ins w:id="23376" w:author="PR Preview" w:date="2026-01-01T00:00:00Z">
        <w:r>
          <w:t xml:space="preserve"> </w:t>
        </w:r>
      </w:ins>
      <w:ins w:id="23377" w:author="PR Preview" w:date="2026-01-01T00:00:00Z">
        <w:r>
          <w:t xml:space="preserve">$\mathbf{A} \mathord{\smash[b]{\underset{\raise.3ex\hbox{$\scriptstyle\sim$}}{x}}\vphantom{x}} = (2, 0)$</w:t>
        </w:r>
      </w:ins>
      <w:ins w:id="23378" w:author="PR Preview" w:date="2026-01-01T00:00:00Z">
        <w:r>
          <w:t xml:space="preserve"> </w:t>
        </w:r>
      </w:ins>
      <w:ins w:id="23379" w:author="PR Preview" w:date="2026-01-01T00:00:00Z">
        <w:r>
          <w:t xml:space="preserve">has the solution</w:t>
        </w:r>
      </w:ins>
      <w:ins w:id="23380" w:author="PR Preview" w:date="2026-01-01T00:00:00Z">
        <w:r>
          <w:t xml:space="preserve"> </w:t>
        </w:r>
      </w:ins>
      <m:oMath>
        <m:r>
          <m:rPr>
            <m:sty m:val="p"/>
          </m:rPr>
          <m:t>(</m:t>
        </m:r>
        <m:r>
          <m:t>2</m:t>
        </m:r>
        <m:r>
          <m:rPr>
            <m:sty m:val="p"/>
          </m:rPr>
          <m:t>,</m:t>
        </m:r>
        <m:r>
          <m:t>0</m:t>
        </m:r>
        <m:r>
          <m:rPr>
            <m:sty m:val="p"/>
          </m:rPr>
          <m:t>)</m:t>
        </m:r>
      </m:oMath>
      <w:ins w:id="23381" w:author="PR Preview" w:date="2026-01-01T00:00:00Z">
        <w:r>
          <w:t xml:space="preserve">,</w:t>
        </w:r>
      </w:ins>
      <w:ins w:id="23382" w:author="PR Preview" w:date="2026-01-01T00:00:00Z">
        <w:r>
          <w:t xml:space="preserve"> </w:t>
        </w:r>
      </w:ins>
      <w:ins w:id="23383" w:author="PR Preview" w:date="2026-01-01T00:00:00Z">
        <w:r>
          <w:t xml:space="preserve">and</w:t>
        </w:r>
      </w:ins>
      <w:ins w:id="23384" w:author="PR Preview" w:date="2026-01-01T00:00:00Z">
        <w:r>
          <w:t xml:space="preserve"> </w:t>
        </w:r>
      </w:ins>
      <m:oMath>
        <m:r>
          <m:rPr>
            <m:sty m:val="bi"/>
          </m:rPr>
          <m:t>G</m:t>
        </m:r>
        <m:r>
          <m:t> </m:t>
        </m:r>
        <m:r>
          <m:rPr>
            <m:sty m:val="p"/>
          </m:rPr>
          <m:t>(</m:t>
        </m:r>
        <m:r>
          <m:t>2</m:t>
        </m:r>
        <m:r>
          <m:rPr>
            <m:sty m:val="p"/>
          </m:rPr>
          <m:t>,</m:t>
        </m:r>
        <m:r>
          <m:t>0</m:t>
        </m:r>
        <m:r>
          <m:rPr>
            <m:sty m:val="p"/>
          </m:rPr>
          <m:t>)</m:t>
        </m:r>
        <m:r>
          <m:rPr>
            <m:sty m:val="p"/>
          </m:rPr>
          <m:t>=</m:t>
        </m:r>
        <m:r>
          <m:rPr>
            <m:sty m:val="p"/>
          </m:rPr>
          <m:t>(</m:t>
        </m:r>
        <m:r>
          <m:t>2</m:t>
        </m:r>
        <m:r>
          <m:rPr>
            <m:sty m:val="p"/>
          </m:rPr>
          <m:t>,</m:t>
        </m:r>
        <m:r>
          <m:t>14</m:t>
        </m:r>
        <m:r>
          <m:rPr>
            <m:sty m:val="p"/>
          </m:rPr>
          <m:t>)</m:t>
        </m:r>
      </m:oMath>
      <w:ins w:id="23385" w:author="PR Preview" w:date="2026-01-01T00:00:00Z">
        <w:r>
          <w:t xml:space="preserve"> </w:t>
        </w:r>
      </w:ins>
      <w:ins w:id="23386" w:author="PR Preview" w:date="2026-01-01T00:00:00Z">
        <w:r>
          <w:t xml:space="preserve">is a solution too:</w:t>
        </w:r>
      </w:ins>
      <w:ins w:id="23387" w:author="PR Preview" w:date="2026-01-01T00:00:00Z">
        <w:r>
          <w:t xml:space="preserve"> </w:t>
        </w:r>
      </w:ins>
      <m:oMath>
        <m:r>
          <m:rPr>
            <m:sty m:val="bi"/>
          </m:rPr>
          <m:t>A</m:t>
        </m:r>
        <m:r>
          <m:t> </m:t>
        </m:r>
        <m:r>
          <m:rPr>
            <m:sty m:val="p"/>
          </m:rPr>
          <m:t>(</m:t>
        </m:r>
        <m:r>
          <m:t>2</m:t>
        </m:r>
        <m:r>
          <m:rPr>
            <m:sty m:val="p"/>
          </m:rPr>
          <m:t>,</m:t>
        </m:r>
        <m:r>
          <m:t>14</m:t>
        </m:r>
        <m:r>
          <m:rPr>
            <m:sty m:val="p"/>
          </m:rPr>
          <m:t>)</m:t>
        </m:r>
        <m:r>
          <m:rPr>
            <m:sty m:val="p"/>
          </m:rPr>
          <m:t>=</m:t>
        </m:r>
        <m:r>
          <m:rPr>
            <m:sty m:val="p"/>
          </m:rPr>
          <m:t>(</m:t>
        </m:r>
        <m:r>
          <m:t>2</m:t>
        </m:r>
        <m:r>
          <m:rPr>
            <m:sty m:val="p"/>
          </m:rPr>
          <m:t>,</m:t>
        </m:r>
        <m:r>
          <m:t>0</m:t>
        </m:r>
        <m:r>
          <m:rPr>
            <m:sty m:val="p"/>
          </m:rPr>
          <m:t>)</m:t>
        </m:r>
      </m:oMath>
      <w:ins w:id="23388" w:author="PR Preview" w:date="2026-01-01T00:00:00Z">
        <w:r>
          <w:t xml:space="preserve">.</w:t>
        </w:r>
      </w:ins>
      <w:ins w:id="23389" w:author="PR Preview" w:date="2026-01-01T00:00:00Z">
        <w:r>
          <w:t xml:space="preserve"> </w:t>
        </w:r>
      </w:ins>
      <w:ins w:id="23390" w:author="PR Preview" w:date="2026-01-01T00:00:00Z">
        <w:r>
          <w:t xml:space="preserve">The system</w:t>
        </w:r>
      </w:ins>
      <w:ins w:id="23391" w:author="PR Preview" w:date="2026-01-01T00:00:00Z">
        <w:r>
          <w:t xml:space="preserve"> </w:t>
        </w:r>
      </w:ins>
      <w:ins w:id="23392" w:author="PR Preview" w:date="2026-01-01T00:00:00Z">
        <w:r>
          <w:t xml:space="preserve">$\mathbf{A} \mathord{\smash[b]{\underset{\raise.3ex\hbox{$\scriptstyle\sim$}}{x}}\vphantom{x}} = (2, 1)$</w:t>
        </w:r>
      </w:ins>
      <w:ins w:id="23393" w:author="PR Preview" w:date="2026-01-01T00:00:00Z">
        <w:r>
          <w:t xml:space="preserve"> </w:t>
        </w:r>
      </w:ins>
      <w:ins w:id="23394" w:author="PR Preview" w:date="2026-01-01T00:00:00Z">
        <w:r>
          <w:t xml:space="preserve">has no solution,</w:t>
        </w:r>
      </w:ins>
      <w:ins w:id="23395" w:author="PR Preview" w:date="2026-01-01T00:00:00Z">
        <w:r>
          <w:t xml:space="preserve"> </w:t>
        </w:r>
      </w:ins>
      <w:ins w:id="23396" w:author="PR Preview" w:date="2026-01-01T00:00:00Z">
        <w:r>
          <w:t xml:space="preserve">since the second entry of</w:t>
        </w:r>
      </w:ins>
      <w:ins w:id="23397" w:author="PR Preview" w:date="2026-01-01T00:00:00Z">
        <w:r>
          <w:t xml:space="preserve"> </w:t>
        </w:r>
      </w:ins>
      <w:ins w:id="23398" w:author="PR Preview" w:date="2026-01-01T00:00:00Z">
        <w:r>
          <w:t xml:space="preserve">$\mathbf{A} \mathord{\smash[b]{\underset{\raise.3ex\hbox{$\scriptstyle\sim$}}{x}}\vphantom{x}}$</w:t>
        </w:r>
      </w:ins>
      <w:ins w:id="23399" w:author="PR Preview" w:date="2026-01-01T00:00:00Z">
        <w:r>
          <w:t xml:space="preserve"> </w:t>
        </w:r>
      </w:ins>
      <w:ins w:id="23400" w:author="PR Preview" w:date="2026-01-01T00:00:00Z">
        <w:r>
          <w:t xml:space="preserve">is always</w:t>
        </w:r>
      </w:ins>
      <w:ins w:id="23401" w:author="PR Preview" w:date="2026-01-01T00:00:00Z">
        <w:r>
          <w:t xml:space="preserve"> </w:t>
        </w:r>
      </w:ins>
      <m:oMath>
        <m:r>
          <m:t>0</m:t>
        </m:r>
      </m:oMath>
      <w:ins w:id="23402" w:author="PR Preview" w:date="2026-01-01T00:00:00Z">
        <w:r>
          <w:t xml:space="preserve">;</w:t>
        </w:r>
      </w:ins>
      <w:ins w:id="23403" w:author="PR Preview" w:date="2026-01-01T00:00:00Z">
        <w:r>
          <w:t xml:space="preserve"> </w:t>
        </w:r>
      </w:ins>
      <w:ins w:id="23404" w:author="PR Preview" w:date="2026-01-01T00:00:00Z">
        <w:r>
          <w:t xml:space="preserve">there</w:t>
        </w:r>
      </w:ins>
      <w:ins w:id="23405" w:author="PR Preview" w:date="2026-01-01T00:00:00Z">
        <w:r>
          <w:t xml:space="preserve"> </w:t>
        </w:r>
      </w:ins>
      <m:oMath>
        <m:r>
          <m:rPr>
            <m:sty m:val="bi"/>
          </m:rPr>
          <m:t>G</m:t>
        </m:r>
        <m:r>
          <m:t> </m:t>
        </m:r>
        <m:r>
          <m:rPr>
            <m:sty m:val="p"/>
          </m:rPr>
          <m:t>(</m:t>
        </m:r>
        <m:r>
          <m:t>2</m:t>
        </m:r>
        <m:r>
          <m:rPr>
            <m:sty m:val="p"/>
          </m:rPr>
          <m:t>,</m:t>
        </m:r>
        <m:r>
          <m:t>1</m:t>
        </m:r>
        <m:r>
          <m:rPr>
            <m:sty m:val="p"/>
          </m:rPr>
          <m:t>)</m:t>
        </m:r>
        <m:r>
          <m:rPr>
            <m:sty m:val="p"/>
          </m:rPr>
          <m:t>=</m:t>
        </m:r>
        <m:r>
          <m:rPr>
            <m:sty m:val="p"/>
          </m:rPr>
          <m:t>(</m:t>
        </m:r>
        <m:r>
          <m:t>7</m:t>
        </m:r>
        <m:r>
          <m:rPr>
            <m:sty m:val="p"/>
          </m:rPr>
          <m:t>,</m:t>
        </m:r>
        <m:r>
          <m:t>14</m:t>
        </m:r>
        <m:r>
          <m:rPr>
            <m:sty m:val="p"/>
          </m:rPr>
          <m:t>)</m:t>
        </m:r>
      </m:oMath>
      <w:ins w:id="23406" w:author="PR Preview" w:date="2026-01-01T00:00:00Z">
        <w:r>
          <w:t xml:space="preserve"> </w:t>
        </w:r>
      </w:ins>
      <w:ins w:id="23407" w:author="PR Preview" w:date="2026-01-01T00:00:00Z">
        <w:r>
          <w:t xml:space="preserve">gives</w:t>
        </w:r>
      </w:ins>
      <w:ins w:id="23408" w:author="PR Preview" w:date="2026-01-01T00:00:00Z">
        <w:r>
          <w:t xml:space="preserve"> </w:t>
        </w:r>
      </w:ins>
      <m:oMath>
        <m:r>
          <m:rPr>
            <m:sty m:val="bi"/>
          </m:rPr>
          <m:t>A</m:t>
        </m:r>
        <m:r>
          <m:t> </m:t>
        </m:r>
        <m:r>
          <m:rPr>
            <m:sty m:val="p"/>
          </m:rPr>
          <m:t>(</m:t>
        </m:r>
        <m:r>
          <m:t>7</m:t>
        </m:r>
        <m:r>
          <m:rPr>
            <m:sty m:val="p"/>
          </m:rPr>
          <m:t>,</m:t>
        </m:r>
        <m:r>
          <m:t>14</m:t>
        </m:r>
        <m:r>
          <m:rPr>
            <m:sty m:val="p"/>
          </m:rPr>
          <m:t>)</m:t>
        </m:r>
        <m:r>
          <m:rPr>
            <m:sty m:val="p"/>
          </m:rPr>
          <m:t>=</m:t>
        </m:r>
        <m:r>
          <m:rPr>
            <m:sty m:val="p"/>
          </m:rPr>
          <m:t>(</m:t>
        </m:r>
        <m:r>
          <m:t>7</m:t>
        </m:r>
        <m:r>
          <m:rPr>
            <m:sty m:val="p"/>
          </m:rPr>
          <m:t>,</m:t>
        </m:r>
        <m:r>
          <m:t>0</m:t>
        </m:r>
        <m:r>
          <m:rPr>
            <m:sty m:val="p"/>
          </m:rPr>
          <m:t>)</m:t>
        </m:r>
        <m:r>
          <m:rPr>
            <m:sty m:val="p"/>
          </m:rPr>
          <m:t>≠</m:t>
        </m:r>
        <m:r>
          <m:rPr>
            <m:sty m:val="p"/>
          </m:rPr>
          <m:t>(</m:t>
        </m:r>
        <m:r>
          <m:t>2</m:t>
        </m:r>
        <m:r>
          <m:rPr>
            <m:sty m:val="p"/>
          </m:rPr>
          <m:t>,</m:t>
        </m:r>
        <m:r>
          <m:t>1</m:t>
        </m:r>
        <m:r>
          <m:rPr>
            <m:sty m:val="p"/>
          </m:rPr>
          <m:t>)</m:t>
        </m:r>
      </m:oMath>
      <w:ins w:id="23409" w:author="PR Preview" w:date="2026-01-01T00:00:00Z">
        <w:r>
          <w:t xml:space="preserve">.</w:t>
        </w:r>
      </w:ins>
    </w:p>
    <w:bookmarkEnd w:id="569"/>
    <w:bookmarkStart w:id="570" w:name="def-moore-penrose"/>
    <w:p>
      <w:pPr>
        <w:pStyle w:val="BodyText"/>
      </w:pPr>
      <w:r>
        <w:rPr>
          <w:b/>
          <w:bCs/>
        </w:rPr>
        <w:t xml:space="preserve">Definition 110 (Moore-Penrose inverse)</w:t>
      </w:r>
      <w:r>
        <w:t xml:space="preserve"> </w:t>
      </w:r>
      <w:r>
        <w:t xml:space="preserve">A</w:t>
      </w:r>
      <w:r>
        <w:t xml:space="preserve"> </w:t>
      </w:r>
      <w:r>
        <w:rPr>
          <w:b/>
          <w:bCs/>
        </w:rPr>
        <w:t xml:space="preserve">Moore-Penrose inverse</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satisfying all four conditions</w:t>
      </w:r>
    </w:p>
    <w:p>
      <w:pPr>
        <w:pStyle w:val="Compact"/>
        <w:numPr>
          <w:ilvl w:val="0"/>
          <w:numId w:val="1084"/>
        </w:numPr>
      </w:pPr>
      <m:oMath>
        <m:r>
          <m:rPr>
            <m:sty m:val="bi"/>
          </m:rPr>
          <m:t>A</m:t>
        </m:r>
        <m:r>
          <m:rPr>
            <m:sty m:val="bi"/>
          </m:rPr>
          <m:t>G</m:t>
        </m:r>
        <m:r>
          <m:rPr>
            <m:sty m:val="bi"/>
          </m:rPr>
          <m:t>A</m:t>
        </m:r>
        <m:r>
          <m:rPr>
            <m:sty m:val="p"/>
          </m:rPr>
          <m:t>=</m:t>
        </m:r>
        <m:r>
          <m:rPr>
            <m:sty m:val="bi"/>
          </m:rPr>
          <m:t>A</m:t>
        </m:r>
      </m:oMath>
      <w:r>
        <w:t xml:space="preserve">;</w:t>
      </w:r>
    </w:p>
    <w:p>
      <w:pPr>
        <w:pStyle w:val="Compact"/>
        <w:numPr>
          <w:ilvl w:val="0"/>
          <w:numId w:val="1084"/>
        </w:numPr>
      </w:pPr>
      <m:oMath>
        <m:r>
          <m:rPr>
            <m:sty m:val="bi"/>
          </m:rPr>
          <m:t>G</m:t>
        </m:r>
        <m:r>
          <m:rPr>
            <m:sty m:val="bi"/>
          </m:rPr>
          <m:t>A</m:t>
        </m:r>
        <m:r>
          <m:rPr>
            <m:sty m:val="bi"/>
          </m:rPr>
          <m:t>G</m:t>
        </m:r>
        <m:r>
          <m:rPr>
            <m:sty m:val="p"/>
          </m:rPr>
          <m:t>=</m:t>
        </m:r>
        <m:r>
          <m:rPr>
            <m:sty m:val="bi"/>
          </m:rPr>
          <m:t>G</m:t>
        </m:r>
      </m:oMath>
      <w:r>
        <w:t xml:space="preserve">;</w:t>
      </w:r>
    </w:p>
    <w:p>
      <w:pPr>
        <w:pStyle w:val="Compact"/>
        <w:numPr>
          <w:ilvl w:val="0"/>
          <w:numId w:val="1084"/>
        </w:numPr>
      </w:pPr>
      <m:oMath>
        <m:sSup>
          <m:e>
            <m:r>
              <m:rPr>
                <m:sty m:val="p"/>
              </m:rPr>
              <m:t>(</m:t>
            </m:r>
            <m:r>
              <m:rPr>
                <m:sty m:val="bi"/>
              </m:rPr>
              <m:t>A</m:t>
            </m:r>
            <m:r>
              <m:rPr>
                <m:sty m:val="bi"/>
              </m:rPr>
              <m:t>G</m:t>
            </m:r>
            <m:r>
              <m:rPr>
                <m:sty m:val="p"/>
              </m:rPr>
              <m:t>)</m:t>
            </m:r>
          </m:e>
          <m:sup>
            <m:r>
              <m:rPr>
                <m:sty m:val="p"/>
              </m:rPr>
              <m:t>⊤</m:t>
            </m:r>
          </m:sup>
        </m:sSup>
        <m:r>
          <m:rPr>
            <m:sty m:val="p"/>
          </m:rPr>
          <m:t>=</m:t>
        </m:r>
        <m:r>
          <m:rPr>
            <m:sty m:val="bi"/>
          </m:rPr>
          <m:t>A</m:t>
        </m:r>
        <m:r>
          <m:rPr>
            <m:sty m:val="bi"/>
          </m:rPr>
          <m:t>G</m:t>
        </m:r>
      </m:oMath>
      <w:r>
        <w:t xml:space="preserve">;</w:t>
      </w:r>
    </w:p>
    <w:p>
      <w:pPr>
        <w:pStyle w:val="Compact"/>
        <w:numPr>
          <w:ilvl w:val="0"/>
          <w:numId w:val="1084"/>
        </w:numPr>
      </w:pPr>
      <m:oMath>
        <m:sSup>
          <m:e>
            <m:r>
              <m:rPr>
                <m:sty m:val="p"/>
              </m:rPr>
              <m:t>(</m:t>
            </m:r>
            <m:r>
              <m:rPr>
                <m:sty m:val="bi"/>
              </m:rPr>
              <m:t>G</m:t>
            </m:r>
            <m:r>
              <m:rPr>
                <m:sty m:val="bi"/>
              </m:rPr>
              <m:t>A</m:t>
            </m:r>
            <m:r>
              <m:rPr>
                <m:sty m:val="p"/>
              </m:rPr>
              <m:t>)</m:t>
            </m:r>
          </m:e>
          <m:sup>
            <m:r>
              <m:rPr>
                <m:sty m:val="p"/>
              </m:rPr>
              <m:t>⊤</m:t>
            </m:r>
          </m:sup>
        </m:sSup>
        <m:r>
          <m:rPr>
            <m:sty m:val="p"/>
          </m:rPr>
          <m:t>=</m:t>
        </m:r>
        <m:r>
          <m:rPr>
            <m:sty m:val="bi"/>
          </m:rPr>
          <m:t>G</m:t>
        </m:r>
        <m:r>
          <m:rPr>
            <m:sty m:val="bi"/>
          </m:rPr>
          <m:t>A</m:t>
        </m:r>
      </m:oMath>
      <w:r>
        <w:t xml:space="preserve">.</w:t>
      </w:r>
    </w:p>
    <w:bookmarkEnd w:id="570"/>
    <w:bookmarkStart w:id="571" w:name="exm-moore-penrose"/>
    <w:p>
      <w:pPr>
        <w:pStyle w:val="FirstParagraph"/>
      </w:pPr>
      <w:r>
        <w:rPr>
          <w:b/>
          <w:bCs/>
        </w:rPr>
        <w:t xml:space="preserve">Example 173 (Checking the four conditions)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satisfies all four:</w:t>
      </w:r>
    </w:p>
    <w:p>
      <w:pPr>
        <w:pStyle w:val="BodyText"/>
      </w:pPr>
      <m:oMathPara>
        <m:oMathParaPr>
          <m:jc m:val="center"/>
        </m:oMathParaPr>
        <m:oMath>
          <m:eqArr>
            <m:e>
              <m:r>
                <m:rPr>
                  <m:sty m:val="bi"/>
                </m:rPr>
                <m:t>A</m:t>
              </m:r>
              <m:r>
                <m:rPr>
                  <m:sty m:val="bi"/>
                </m:rPr>
                <m:t>G</m:t>
              </m:r>
              <m:r>
                <m:t>&amp;</m:t>
              </m:r>
              <m:r>
                <m:rPr>
                  <m:sty m:val="p"/>
                </m:rPr>
                <m:t>=</m:t>
              </m:r>
              <m:r>
                <m:rPr>
                  <m:sty m:val="bi"/>
                </m:rPr>
                <m:t>G</m:t>
              </m:r>
              <m:r>
                <m:rPr>
                  <m:sty m:val="bi"/>
                </m:rPr>
                <m:t>A</m:t>
              </m:r>
            </m:e>
            <m:e>
              <m:r>
                <m:t>&amp;</m:t>
              </m:r>
              <m:r>
                <m:rPr>
                  <m:sty m:val="p"/>
                </m:rPr>
                <m:t>=</m:t>
              </m:r>
              <m:r>
                <m:rPr>
                  <m:sty m:val="bi"/>
                </m:rPr>
                <m:t>A</m:t>
              </m:r>
            </m:e>
          </m:eqArr>
        </m:oMath>
      </m:oMathPara>
    </w:p>
    <w:p>
      <w:pPr>
        <w:pStyle w:val="FirstParagraph"/>
      </w:pPr>
      <w:r>
        <w:t xml:space="preserve">and</w:t>
      </w:r>
      <w:r>
        <w:t xml:space="preserve"> </w:t>
      </w:r>
      <m:oMath>
        <m:sSup>
          <m:e>
            <m:r>
              <m:rPr>
                <m:sty m:val="bi"/>
              </m:rPr>
              <m:t>A</m:t>
            </m:r>
          </m:e>
          <m:sup>
            <m:r>
              <m:t>2</m:t>
            </m:r>
          </m:sup>
        </m:sSup>
        <m:r>
          <m:rPr>
            <m:sty m:val="p"/>
          </m:rPr>
          <m:t>=</m:t>
        </m:r>
        <m:r>
          <m:rPr>
            <m:sty m:val="bi"/>
          </m:rPr>
          <m:t>A</m:t>
        </m:r>
      </m:oMath>
      <w:r>
        <w:t xml:space="preserve">,</w:t>
      </w:r>
      <w:r>
        <w:t xml:space="preserve"> </w:t>
      </w:r>
      <w:r>
        <w:t xml:space="preserve">so conditions 1 and 2 read</w:t>
      </w:r>
      <w:r>
        <w:t xml:space="preserve"> </w:t>
      </w:r>
      <m:oMath>
        <m:r>
          <m:rPr>
            <m:sty m:val="bi"/>
          </m:rPr>
          <m:t>A</m:t>
        </m:r>
        <m:r>
          <m:rPr>
            <m:sty m:val="p"/>
          </m:rPr>
          <m:t>=</m:t>
        </m:r>
        <m:r>
          <m:rPr>
            <m:sty m:val="bi"/>
          </m:rPr>
          <m:t>A</m:t>
        </m:r>
      </m:oMath>
      <w:r>
        <w:t xml:space="preserve">,</w:t>
      </w:r>
      <w:r>
        <w:t xml:space="preserve"> </w:t>
      </w:r>
      <w:r>
        <w:t xml:space="preserve">and conditions 3 and 4 hold because</w:t>
      </w:r>
      <w:r>
        <w:t xml:space="preserve"> </w:t>
      </w:r>
      <m:oMath>
        <m:r>
          <m:rPr>
            <m:sty m:val="bi"/>
          </m:rPr>
          <m:t>A</m:t>
        </m:r>
      </m:oMath>
      <w:r>
        <w:t xml:space="preserve"> </w:t>
      </w:r>
      <w:r>
        <w:t xml:space="preserve">is symmetric.</w:t>
      </w:r>
    </w:p>
    <w:p>
      <w:pPr>
        <w:pStyle w:val="BodyText"/>
      </w:pPr>
      <w:r>
        <w:t xml:space="preserve">The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 </w:t>
      </w:r>
      <w:r>
        <w:t xml:space="preserve">of</w:t>
      </w:r>
      <w:r>
        <w:t xml:space="preserve"> </w:t>
      </w:r>
      <m:oMath>
        <m:r>
          <m:rPr>
            <m:sty m:val="bi"/>
          </m:rPr>
          <m:t>A</m:t>
        </m:r>
      </m:oMath>
      <w:r>
        <w:t xml:space="preserve"> </w:t>
      </w:r>
      <w:r>
        <w:t xml:space="preserve">(</w:t>
      </w:r>
      <w:hyperlink w:anchor="exm-generalized-inverse">
        <w:r>
          <w:rPr>
            <w:rStyle w:val="Hyperlink"/>
          </w:rPr>
          <w:t xml:space="preserve">Example 170</w:t>
        </w:r>
      </w:hyperlink>
      <w:r>
        <w:t xml:space="preserve">) is not a Moore-Penrose inverse:</w:t>
      </w:r>
      <w:r>
        <w:t xml:space="preserve"> </w:t>
      </w:r>
      <m:oMath>
        <m:r>
          <m:rPr>
            <m:sty m:val="bi"/>
          </m:rPr>
          <m:t>A</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oMath>
      <w:r>
        <w:t xml:space="preserve">,</w:t>
      </w:r>
      <w:r>
        <w:t xml:space="preserve"> </w:t>
      </w:r>
      <w:r>
        <w:t xml:space="preserve">which is not symmetric, so condition 3 fails.</w:t>
      </w:r>
    </w:p>
    <w:bookmarkEnd w:id="571"/>
    <w:bookmarkStart w:id="572" w:name="thm-moore-penrose-generalized-inverse"/>
    <w:p>
      <w:pPr>
        <w:pStyle w:val="BodyText"/>
      </w:pPr>
      <w:r>
        <w:rPr>
          <w:b/>
          <w:bCs/>
        </w:rPr>
        <w:t xml:space="preserve">Theorem 96 (A Moore-Penrose inverse is a generalized inverse)</w:t>
      </w:r>
      <w:r>
        <w:t xml:space="preserve"> </w:t>
      </w:r>
      <w:r>
        <w:t xml:space="preserve">If</w:t>
      </w:r>
      <w:r>
        <w:t xml:space="preserve"> </w:t>
      </w:r>
      <m:oMath>
        <m:r>
          <m:rPr>
            <m:sty m:val="bi"/>
          </m:rPr>
          <m:t>G</m:t>
        </m:r>
      </m:oMath>
      <w:r>
        <w:t xml:space="preserve"> </w:t>
      </w:r>
      <w:r>
        <w:t xml:space="preserve">is a Moore-Penrose inverse 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r>
          <m:rPr>
            <m:sty m:val="bi"/>
          </m:rPr>
          <m:t>G</m:t>
        </m:r>
      </m:oMath>
      <w:r>
        <w:t xml:space="preserve"> </w:t>
      </w:r>
      <w:r>
        <w:t xml:space="preserve">is a generalized inverse of</w:t>
      </w:r>
      <w:r>
        <w:t xml:space="preserve"> </w:t>
      </w:r>
      <m:oMath>
        <m:r>
          <m:rPr>
            <m:sty m:val="bi"/>
          </m:rPr>
          <m:t>A</m:t>
        </m:r>
      </m:oMath>
      <w:r>
        <w:t xml:space="preserve"> </w:t>
      </w:r>
      <w:r>
        <w:t xml:space="preserve">(</w:t>
      </w:r>
      <w:hyperlink w:anchor="def-generalized-inverse">
        <w:r>
          <w:rPr>
            <w:rStyle w:val="Hyperlink"/>
          </w:rPr>
          <w:t xml:space="preserve">Definition 109</w:t>
        </w:r>
      </w:hyperlink>
      <w:r>
        <w:t xml:space="preserve">).</w:t>
      </w:r>
    </w:p>
    <w:bookmarkEnd w:id="572"/>
    <w:p>
      <w:pPr>
        <w:pStyle w:val="BodyText"/>
      </w:pPr>
      <w:r>
        <w:rPr>
          <w:i/>
          <w:iCs/>
        </w:rPr>
        <w:t xml:space="preserve">Proof</w:t>
      </w:r>
      <w:r>
        <w:t xml:space="preserve">. </w:t>
      </w:r>
      <w:r>
        <w:t xml:space="preserve">A generalized inverse of</w:t>
      </w:r>
      <w:r>
        <w:t xml:space="preserve"> </w:t>
      </w:r>
      <m:oMath>
        <m:r>
          <m:rPr>
            <m:sty m:val="bi"/>
          </m:rPr>
          <m:t>A</m:t>
        </m:r>
      </m:oMath>
      <w:r>
        <w:t xml:space="preserve"> </w:t>
      </w:r>
      <w:r>
        <w:t xml:space="preserve">is an</w:t>
      </w:r>
      <w:r>
        <w:t xml:space="preserve"> </w:t>
      </w:r>
      <m:oMath>
        <m:r>
          <m:t>n</m:t>
        </m:r>
        <m:r>
          <m:rPr>
            <m:sty m:val="p"/>
          </m:rPr>
          <m:t>×</m:t>
        </m:r>
        <m:r>
          <m:t>m</m:t>
        </m:r>
      </m:oMath>
      <w:r>
        <w:t xml:space="preserve"> </w:t>
      </w:r>
      <w:r>
        <w:t xml:space="preserve">matrix</w:t>
      </w:r>
      <w:r>
        <w:t xml:space="preserve"> </w:t>
      </w:r>
      <m:oMath>
        <m:r>
          <m:rPr>
            <m:sty m:val="bi"/>
          </m:rPr>
          <m:t>G</m:t>
        </m:r>
      </m:oMath>
      <w:r>
        <w:t xml:space="preserve"> </w:t>
      </w:r>
      <w:r>
        <w:t xml:space="preserve">with</w:t>
      </w:r>
      <w:r>
        <w:t xml:space="preserve"> </w:t>
      </w:r>
      <m:oMath>
        <m:r>
          <m:rPr>
            <m:sty m:val="bi"/>
          </m:rPr>
          <m:t>A</m:t>
        </m:r>
        <m:r>
          <m:rPr>
            <m:sty m:val="bi"/>
          </m:rPr>
          <m:t>G</m:t>
        </m:r>
        <m:r>
          <m:rPr>
            <m:sty m:val="bi"/>
          </m:rPr>
          <m:t>A</m:t>
        </m:r>
        <m:r>
          <m:rPr>
            <m:sty m:val="p"/>
          </m:rPr>
          <m:t>=</m:t>
        </m:r>
        <m:r>
          <m:rPr>
            <m:sty m:val="bi"/>
          </m:rPr>
          <m:t>A</m:t>
        </m:r>
      </m:oMath>
      <w:r>
        <w:t xml:space="preserve">.</w:t>
      </w:r>
      <w:r>
        <w:t xml:space="preserve"> </w:t>
      </w:r>
      <w:r>
        <w:t xml:space="preserve">A Moore-Penrose inverse is an</w:t>
      </w:r>
      <w:r>
        <w:t xml:space="preserve"> </w:t>
      </w:r>
      <m:oMath>
        <m:r>
          <m:t>n</m:t>
        </m:r>
        <m:r>
          <m:rPr>
            <m:sty m:val="p"/>
          </m:rPr>
          <m:t>×</m:t>
        </m:r>
        <m:r>
          <m:t>m</m:t>
        </m:r>
      </m:oMath>
      <w:r>
        <w:t xml:space="preserve"> </w:t>
      </w:r>
      <w:r>
        <w:t xml:space="preserve">matrix, and condition 1 of</w:t>
      </w:r>
      <w:r>
        <w:t xml:space="preserve"> </w:t>
      </w:r>
      <w:hyperlink w:anchor="def-moore-penrose">
        <w:r>
          <w:rPr>
            <w:rStyle w:val="Hyperlink"/>
          </w:rPr>
          <w:t xml:space="preserve">Definition 110</w:t>
        </w:r>
      </w:hyperlink>
      <w:r>
        <w:t xml:space="preserve"> </w:t>
      </w:r>
      <w:r>
        <w:t xml:space="preserve">is</w:t>
      </w:r>
      <w:r>
        <w:t xml:space="preserve"> </w:t>
      </w:r>
      <m:oMath>
        <m:r>
          <m:rPr>
            <m:sty m:val="bi"/>
          </m:rPr>
          <m:t>A</m:t>
        </m:r>
        <m:r>
          <m:rPr>
            <m:sty m:val="bi"/>
          </m:rPr>
          <m:t>G</m:t>
        </m:r>
        <m:r>
          <m:rPr>
            <m:sty m:val="bi"/>
          </m:rPr>
          <m:t>A</m:t>
        </m:r>
        <m:r>
          <m:rPr>
            <m:sty m:val="p"/>
          </m:rPr>
          <m:t>=</m:t>
        </m:r>
        <m:r>
          <m:rPr>
            <m:sty m:val="bi"/>
          </m:rPr>
          <m:t>A</m:t>
        </m:r>
      </m:oMath>
      <w:r>
        <w:t xml:space="preserve">.</w:t>
      </w:r>
    </w:p>
    <w:bookmarkStart w:id="573" w:name="exm-moore-penrose-generalized-inverse"/>
    <w:p>
      <w:pPr>
        <w:pStyle w:val="BodyText"/>
      </w:pPr>
      <w:r>
        <w:rPr>
          <w:b/>
          <w:bCs/>
        </w:rPr>
        <w:t xml:space="preserve">Example 174 (The Moore-Penrose inverse of a rank-one matrix)</w:t>
      </w:r>
      <w:r>
        <w:t xml:space="preserve"> </w:t>
      </w:r>
      <w:r>
        <w:t xml:space="preserve">The</w:t>
      </w:r>
      <w:r>
        <w:t xml:space="preserve"> </w:t>
      </w:r>
      <m:oMath>
        <m:r>
          <m:t>3</m:t>
        </m:r>
        <m:r>
          <m:rPr>
            <m:sty m:val="p"/>
          </m:rPr>
          <m:t>×</m:t>
        </m:r>
        <m:r>
          <m:t>2</m:t>
        </m:r>
      </m:oMath>
      <w:r>
        <w:t xml:space="preserve"> </w:t>
      </w:r>
      <w:r>
        <w:t xml:space="preserve">matrix</w:t>
      </w:r>
      <w:r>
        <w:t xml:space="preserve"> </w:t>
      </w:r>
      <m:oMath>
        <m:r>
          <m:rPr>
            <m:sty m:val="bi"/>
          </m:rPr>
          <m:t>A</m:t>
        </m:r>
      </m:oMath>
      <w:r>
        <w:t xml:space="preserve"> </w:t>
      </w:r>
      <w:r>
        <w:t xml:space="preserve">below has rank</w:t>
      </w:r>
      <w:r>
        <w:t xml:space="preserve"> </w:t>
      </w:r>
      <m:oMath>
        <m:r>
          <m:t>1</m:t>
        </m:r>
      </m:oMath>
      <w:r>
        <w:t xml:space="preserve">, because its second column is twice its first,</w:t>
      </w:r>
      <w:r>
        <w:t xml:space="preserve"> </w:t>
      </w:r>
      <w:r>
        <w:t xml:space="preserve">so it has no ordinary inverse.</w:t>
      </w:r>
      <w:r>
        <w:t xml:space="preserve"> </w:t>
      </w:r>
      <w:r>
        <w:t xml:space="preserve">The function</w:t>
      </w:r>
      <w:r>
        <w:t xml:space="preserve"> </w:t>
      </w:r>
      <w:r>
        <w:rPr>
          <w:rStyle w:val="VerbatimChar"/>
        </w:rPr>
        <w:t xml:space="preserve">MASS::ginv()</w:t>
      </w:r>
      <w:r>
        <w:t xml:space="preserve"> </w:t>
      </w:r>
      <w:r>
        <w:t xml:space="preserve">computes its Moore-Penrose inverse</w:t>
      </w:r>
      <w:r>
        <w:t xml:space="preserve"> </w:t>
      </w:r>
      <m:oMath>
        <m:r>
          <m:rPr>
            <m:sty m:val="bi"/>
          </m:rPr>
          <m:t>G</m:t>
        </m:r>
      </m:oMath>
      <w:r>
        <w:t xml:space="preserve">.</w:t>
      </w:r>
      <w:r>
        <w:t xml:space="preserve"> </w:t>
      </w:r>
      <w:r>
        <w:t xml:space="preserve">The code checks the four conditions of</w:t>
      </w:r>
      <w:r>
        <w:t xml:space="preserve"> </w:t>
      </w:r>
      <w:hyperlink w:anchor="def-moore-penrose">
        <w:r>
          <w:rPr>
            <w:rStyle w:val="Hyperlink"/>
          </w:rPr>
          <w:t xml:space="preserve">Definition 110</w:t>
        </w:r>
      </w:hyperlink>
      <w:r>
        <w:t xml:space="preserve">,</w:t>
      </w:r>
      <w:r>
        <w:t xml:space="preserve"> </w:t>
      </w:r>
      <w:r>
        <w:t xml:space="preserve">of which the first is the equation that makes</w:t>
      </w:r>
      <w:r>
        <w:t xml:space="preserve"> </w:t>
      </w:r>
      <m:oMath>
        <m:r>
          <m:rPr>
            <m:sty m:val="bi"/>
          </m:rPr>
          <m:t>G</m:t>
        </m:r>
      </m:oMath>
      <w:r>
        <w:t xml:space="preserve"> </w:t>
      </w:r>
      <w:r>
        <w:t xml:space="preserve">a generalized inverse.</w:t>
      </w:r>
    </w:p>
    <w:p>
      <w:pPr>
        <w:pStyle w:val="SourceCode"/>
      </w:pPr>
      <w:r>
        <w:rPr>
          <w:rStyle w:val="NormalTok"/>
        </w:rPr>
        <w:t xml:space="preserve">A </w:t>
      </w:r>
      <w:r>
        <w:rPr>
          <w:rStyle w:val="OtherTok"/>
        </w:rPr>
        <w:t xml:space="preserve">&lt;-</w:t>
      </w:r>
      <w:r>
        <w:rPr>
          <w:rStyle w:val="NormalTok"/>
        </w:rPr>
        <w:t xml:space="preserve"> </w:t>
      </w:r>
      <w:r>
        <w:rPr>
          <w:rStyle w:val="FunctionTok"/>
        </w:rPr>
        <w:t xml:space="preserve">cbind</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FunctionTok"/>
        </w:rPr>
        <w:t xml:space="preserve">c</w:t>
      </w:r>
      <w:r>
        <w:rPr>
          <w:rStyle w:val="NormalTok"/>
        </w:rPr>
        <w:t xml:space="preserve">(</w:t>
      </w:r>
      <w:r>
        <w:rPr>
          <w:rStyle w:val="DecValTok"/>
        </w:rPr>
        <w:t xml:space="preserve">2</w:t>
      </w:r>
      <w:r>
        <w:rPr>
          <w:rStyle w:val="NormalTok"/>
        </w:rPr>
        <w:t xml:space="preserve">, </w:t>
      </w:r>
      <w:r>
        <w:rPr>
          <w:rStyle w:val="DecValTok"/>
        </w:rPr>
        <w:t xml:space="preserve">4</w:t>
      </w:r>
      <w:r>
        <w:rPr>
          <w:rStyle w:val="NormalTok"/>
        </w:rPr>
        <w:t xml:space="preserve">, </w:t>
      </w:r>
      <w:r>
        <w:rPr>
          <w:rStyle w:val="DecValTok"/>
        </w:rPr>
        <w:t xml:space="preserve">6</w:t>
      </w:r>
      <w:r>
        <w:rPr>
          <w:rStyle w:val="NormalTok"/>
        </w:rPr>
        <w:t xml:space="preserve">))</w:t>
      </w:r>
      <w:r>
        <w:br/>
      </w:r>
      <w:r>
        <w:rPr>
          <w:rStyle w:val="NormalTok"/>
        </w:rPr>
        <w:t xml:space="preserve">G </w:t>
      </w:r>
      <w:r>
        <w:rPr>
          <w:rStyle w:val="OtherTok"/>
        </w:rPr>
        <w:t xml:space="preserve">&lt;-</w:t>
      </w:r>
      <w:r>
        <w:rPr>
          <w:rStyle w:val="NormalTok"/>
        </w:rPr>
        <w:t xml:space="preserve"> MASS</w:t>
      </w:r>
      <w:r>
        <w:rPr>
          <w:rStyle w:val="SpecialCharTok"/>
        </w:rPr>
        <w:t xml:space="preserve">::</w:t>
      </w:r>
      <w:r>
        <w:rPr>
          <w:rStyle w:val="FunctionTok"/>
        </w:rPr>
        <w:t xml:space="preserve">ginv</w:t>
      </w:r>
      <w:r>
        <w:rPr>
          <w:rStyle w:val="NormalTok"/>
        </w:rPr>
        <w:t xml:space="preserve">(A)</w:t>
      </w:r>
      <w:r>
        <w:br/>
      </w:r>
      <w:r>
        <w:rPr>
          <w:rStyle w:val="NormalTok"/>
        </w:rPr>
        <w:t xml:space="preserve">conditions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"1: AGA = A"</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SpecialCharTok"/>
        </w:rPr>
        <w:t xml:space="preserve">%*%</w:t>
      </w:r>
      <w:r>
        <w:rPr>
          <w:rStyle w:val="NormalTok"/>
        </w:rPr>
        <w:t xml:space="preserve"> A, A)),</w:t>
      </w:r>
      <w:r>
        <w:br/>
      </w:r>
      <w:r>
        <w:rPr>
          <w:rStyle w:val="NormalTok"/>
        </w:rPr>
        <w:t xml:space="preserve">  </w:t>
      </w:r>
      <w:r>
        <w:rPr>
          <w:rStyle w:val="StringTok"/>
        </w:rPr>
        <w:t xml:space="preserve">"2: GAG = G"</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SpecialCharTok"/>
        </w:rPr>
        <w:t xml:space="preserve">%*%</w:t>
      </w:r>
      <w:r>
        <w:rPr>
          <w:rStyle w:val="NormalTok"/>
        </w:rPr>
        <w:t xml:space="preserve"> G, G)),</w:t>
      </w:r>
      <w:r>
        <w:br/>
      </w:r>
      <w:r>
        <w:rPr>
          <w:rStyle w:val="NormalTok"/>
        </w:rPr>
        <w:t xml:space="preserve">  </w:t>
      </w:r>
      <w:r>
        <w:rPr>
          <w:rStyle w:val="StringTok"/>
        </w:rPr>
        <w:t xml:space="preserve">"3: AG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(A </w:t>
      </w:r>
      <w:r>
        <w:rPr>
          <w:rStyle w:val="SpecialCharTok"/>
        </w:rPr>
        <w:t xml:space="preserve">%*%</w:t>
      </w:r>
      <w:r>
        <w:rPr>
          <w:rStyle w:val="NormalTok"/>
        </w:rPr>
        <w:t xml:space="preserve"> G, </w:t>
      </w:r>
      <w:r>
        <w:rPr>
          <w:rStyle w:val="FunctionTok"/>
        </w:rPr>
        <w:t xml:space="preserve">t</w:t>
      </w:r>
      <w:r>
        <w:rPr>
          <w:rStyle w:val="NormalTok"/>
        </w:rPr>
        <w:t xml:space="preserve">(A </w:t>
      </w:r>
      <w:r>
        <w:rPr>
          <w:rStyle w:val="SpecialCharTok"/>
        </w:rPr>
        <w:t xml:space="preserve">%*%</w:t>
      </w:r>
      <w:r>
        <w:rPr>
          <w:rStyle w:val="NormalTok"/>
        </w:rPr>
        <w:t xml:space="preserve"> G))),</w:t>
      </w:r>
      <w:r>
        <w:br/>
      </w:r>
      <w:r>
        <w:rPr>
          <w:rStyle w:val="NormalTok"/>
        </w:rPr>
        <w:t xml:space="preserve">  </w:t>
      </w:r>
      <w:r>
        <w:rPr>
          <w:rStyle w:val="StringTok"/>
        </w:rPr>
        <w:t xml:space="preserve">"4: GA symmetric"</w:t>
      </w:r>
      <w:r>
        <w:rPr>
          <w:rStyle w:val="NormalTok"/>
        </w:rPr>
        <w:t xml:space="preserve"> </w:t>
      </w:r>
      <w:r>
        <w:rPr>
          <w:rStyle w:val="OtherTok"/>
        </w:rPr>
        <w:t xml:space="preserve">=</w:t>
      </w:r>
      <w:r>
        <w:rPr>
          <w:rStyle w:val="NormalTok"/>
        </w:rPr>
        <w:t xml:space="preserve"> </w:t>
      </w:r>
      <w:r>
        <w:rPr>
          <w:rStyle w:val="FunctionTok"/>
        </w:rPr>
        <w:t xml:space="preserve">isTRUE</w:t>
      </w:r>
      <w:r>
        <w:rPr>
          <w:rStyle w:val="NormalTok"/>
        </w:rPr>
        <w:t xml:space="preserve">(</w:t>
      </w:r>
      <w:r>
        <w:rPr>
          <w:rStyle w:val="FunctionTok"/>
        </w:rPr>
        <w:t xml:space="preserve">all.equal</w:t>
      </w:r>
      <w:r>
        <w:rPr>
          <w:rStyle w:val="NormalTok"/>
        </w:rPr>
        <w:t xml:space="preserve">(G </w:t>
      </w:r>
      <w:r>
        <w:rPr>
          <w:rStyle w:val="SpecialCharTok"/>
        </w:rPr>
        <w:t xml:space="preserve">%*%</w:t>
      </w:r>
      <w:r>
        <w:rPr>
          <w:rStyle w:val="NormalTok"/>
        </w:rPr>
        <w:t xml:space="preserve"> A, </w:t>
      </w:r>
      <w:r>
        <w:rPr>
          <w:rStyle w:val="FunctionTok"/>
        </w:rPr>
        <w:t xml:space="preserve">t</w:t>
      </w:r>
      <w:r>
        <w:rPr>
          <w:rStyle w:val="NormalTok"/>
        </w:rPr>
        <w:t xml:space="preserve">(G </w:t>
      </w:r>
      <w:r>
        <w:rPr>
          <w:rStyle w:val="SpecialCharTok"/>
        </w:rPr>
        <w:t xml:space="preserve">%*%</w:t>
      </w:r>
      <w:r>
        <w:rPr>
          <w:rStyle w:val="NormalTok"/>
        </w:rPr>
        <w:t xml:space="preserve"> A)))</w:t>
      </w:r>
      <w:r>
        <w:br/>
      </w:r>
      <w:r>
        <w:rPr>
          <w:rStyle w:val="NormalTok"/>
        </w:rPr>
        <w:t xml:space="preserve">)</w:t>
      </w:r>
      <w:r>
        <w:br/>
      </w:r>
      <w:r>
        <w:rPr>
          <w:rStyle w:val="NormalTok"/>
        </w:rPr>
        <w:t xml:space="preserve">conditions</w:t>
      </w:r>
      <w:r>
        <w:br/>
      </w:r>
      <w:r>
        <w:rPr>
          <w:rStyle w:val="CommentTok"/>
        </w:rPr>
        <w:t xml:space="preserve">#&gt;      1: AGA = A      2: GAG = G 3: AG symmetric 4: GA symmetric </w:t>
      </w:r>
      <w:r>
        <w:br/>
      </w:r>
      <w:r>
        <w:rPr>
          <w:rStyle w:val="CommentTok"/>
        </w:rPr>
        <w:t xml:space="preserve">#&gt;            TRUE            TRUE            TRUE            TRUE</w:t>
      </w:r>
      <w:r>
        <w:br/>
      </w:r>
      <w:r>
        <w:rPr>
          <w:rStyle w:val="FunctionTok"/>
        </w:rPr>
        <w:t xml:space="preserve">round</w:t>
      </w:r>
      <w:r>
        <w:rPr>
          <w:rStyle w:val="NormalTok"/>
        </w:rPr>
        <w:t xml:space="preserve">(G, </w:t>
      </w:r>
      <w:r>
        <w:rPr>
          <w:rStyle w:val="DecValTok"/>
        </w:rPr>
        <w:t xml:space="preserve">4</w:t>
      </w:r>
      <w:r>
        <w:rPr>
          <w:rStyle w:val="NormalTok"/>
        </w:rPr>
        <w:t xml:space="preserve">)</w:t>
      </w:r>
      <w:r>
        <w:br/>
      </w:r>
      <w:r>
        <w:rPr>
          <w:rStyle w:val="CommentTok"/>
        </w:rPr>
        <w:t xml:space="preserve">#&gt;        [,1]   [,2]   [,3]</w:t>
      </w:r>
      <w:r>
        <w:br/>
      </w:r>
      <w:r>
        <w:rPr>
          <w:rStyle w:val="CommentTok"/>
        </w:rPr>
        <w:t xml:space="preserve">#&gt; [1,] 0.0143 0.0286 0.0429</w:t>
      </w:r>
      <w:r>
        <w:br/>
      </w:r>
      <w:r>
        <w:rPr>
          <w:rStyle w:val="CommentTok"/>
        </w:rPr>
        <w:t xml:space="preserve">#&gt; [2,] 0.0286 0.0571 0.0857</w:t>
      </w:r>
    </w:p>
    <w:p>
      <w:pPr>
        <w:pStyle w:val="FirstParagraph"/>
      </w:pPr>
      <w:r>
        <w:t xml:space="preserve">All 4 of 4 conditions hold,</w:t>
      </w:r>
      <w:r>
        <w:t xml:space="preserve"> </w:t>
      </w:r>
      <w:r>
        <w:t xml:space="preserve">so</w:t>
      </w:r>
      <w:r>
        <w:t xml:space="preserve"> </w:t>
      </w:r>
      <m:oMath>
        <m:r>
          <m:rPr>
            <m:sty m:val="bi"/>
          </m:rPr>
          <m:t>G</m:t>
        </m:r>
      </m:oMath>
      <w:r>
        <w:t xml:space="preserve"> </w:t>
      </w:r>
      <w:r>
        <w:t xml:space="preserve">is a Moore-Penrose inverse of</w:t>
      </w:r>
      <w:r>
        <w:t xml:space="preserve"> </w:t>
      </w:r>
      <m:oMath>
        <m:r>
          <m:rPr>
            <m:sty m:val="bi"/>
          </m:rPr>
          <m:t>A</m:t>
        </m:r>
      </m:oMath>
      <w:r>
        <w:t xml:space="preserve">.</w:t>
      </w:r>
      <w:r>
        <w:t xml:space="preserve"> </w:t>
      </w:r>
      <w:r>
        <w:t xml:space="preserve">By</w:t>
      </w:r>
      <w:r>
        <w:t xml:space="preserve"> </w:t>
      </w:r>
      <w:hyperlink w:anchor="thm-moore-penrose-generalized-inverse">
        <w:r>
          <w:rPr>
            <w:rStyle w:val="Hyperlink"/>
          </w:rPr>
          <w:t xml:space="preserve">Theorem 96</w:t>
        </w:r>
      </w:hyperlink>
      <w:r>
        <w:t xml:space="preserve"> </w:t>
      </w:r>
      <w:r>
        <w:t xml:space="preserve">it is also a generalized inverse,</w:t>
      </w:r>
      <w:r>
        <w:t xml:space="preserve"> </w:t>
      </w:r>
      <w:r>
        <w:t xml:space="preserve">which is condition 1:</w:t>
      </w:r>
      <w:r>
        <w:t xml:space="preserve"> </w:t>
      </w:r>
      <m:oMath>
        <m:r>
          <m:rPr>
            <m:sty m:val="bi"/>
          </m:rPr>
          <m:t>A</m:t>
        </m:r>
        <m:r>
          <m:rPr>
            <m:sty m:val="bi"/>
          </m:rPr>
          <m:t>G</m:t>
        </m:r>
        <m:r>
          <m:rPr>
            <m:sty m:val="bi"/>
          </m:rPr>
          <m:t>A</m:t>
        </m:r>
        <m:r>
          <m:rPr>
            <m:sty m:val="p"/>
          </m:rPr>
          <m:t>=</m:t>
        </m:r>
        <m:r>
          <m:rPr>
            <m:sty m:val="bi"/>
          </m:rPr>
          <m:t>A</m:t>
        </m:r>
      </m:oMath>
      <w:r>
        <w:t xml:space="preserve"> </w:t>
      </w:r>
      <w:r>
        <w:t xml:space="preserve">up to rounding error.</w:t>
      </w:r>
    </w:p>
    <w:bookmarkEnd w:id="573"/>
    <w:bookmarkStart w:id="574" w:name="thm-moore-penrose-unique"/>
    <w:p>
      <w:pPr>
        <w:pStyle w:val="BodyText"/>
      </w:pPr>
      <w:r>
        <w:rPr>
          <w:b/>
          <w:bCs/>
        </w:rPr>
        <w:t xml:space="preserve">Theorem 97 (A matrix has at most one Moore-Penrose inverse)</w:t>
      </w:r>
      <w:r>
        <w:t xml:space="preserve"> </w:t>
      </w:r>
      <w:r>
        <w:t xml:space="preserve">If</w:t>
      </w:r>
      <w:r>
        <w:t xml:space="preserve"> </w:t>
      </w:r>
      <m:oMath>
        <m:sSub>
          <m:e>
            <m:r>
              <m:rPr>
                <m:sty m:val="bi"/>
              </m:rPr>
              <m:t>G</m:t>
            </m:r>
          </m:e>
          <m:sub>
            <m:r>
              <m:t>1</m:t>
            </m:r>
          </m:sub>
        </m:sSub>
      </m:oMath>
      <w:r>
        <w:t xml:space="preserve"> </w:t>
      </w:r>
      <w:r>
        <w:t xml:space="preserve">and</w:t>
      </w:r>
      <w:r>
        <w:t xml:space="preserve"> </w:t>
      </w:r>
      <m:oMath>
        <m:sSub>
          <m:e>
            <m:r>
              <m:rPr>
                <m:sty m:val="bi"/>
              </m:rPr>
              <m:t>G</m:t>
            </m:r>
          </m:e>
          <m:sub>
            <m:r>
              <m:t>2</m:t>
            </m:r>
          </m:sub>
        </m:sSub>
      </m:oMath>
      <w:r>
        <w:t xml:space="preserve"> </w:t>
      </w:r>
      <w:r>
        <w:t xml:space="preserve">are both Moore-Penrose inverses</w:t>
      </w:r>
      <w:r>
        <w:t xml:space="preserve"> </w:t>
      </w:r>
      <w:r>
        <w:t xml:space="preserve">of an</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w:t>
      </w:r>
      <w:hyperlink w:anchor="def-moore-penrose">
        <w:r>
          <w:rPr>
            <w:rStyle w:val="Hyperlink"/>
          </w:rPr>
          <w:t xml:space="preserve">Definition 110</w:t>
        </w:r>
      </w:hyperlink>
      <w:r>
        <w:t xml:space="preserve">),</w:t>
      </w:r>
      <w:r>
        <w:t xml:space="preserve"> </w:t>
      </w:r>
      <w:r>
        <w:t xml:space="preserve">then</w:t>
      </w:r>
      <w:r>
        <w:t xml:space="preserve"> </w:t>
      </w:r>
      <m:oMath>
        <m:sSub>
          <m:e>
            <m:r>
              <m:rPr>
                <m:sty m:val="bi"/>
              </m:rPr>
              <m:t>G</m:t>
            </m:r>
          </m:e>
          <m:sub>
            <m:r>
              <m:t>1</m:t>
            </m:r>
          </m:sub>
        </m:sSub>
        <m:r>
          <m:rPr>
            <m:sty m:val="p"/>
          </m:rPr>
          <m:t>=</m:t>
        </m:r>
        <m:sSub>
          <m:e>
            <m:r>
              <m:rPr>
                <m:sty m:val="bi"/>
              </m:rPr>
              <m:t>G</m:t>
            </m:r>
          </m:e>
          <m:sub>
            <m:r>
              <m:t>2</m:t>
            </m:r>
          </m:sub>
        </m:sSub>
      </m:oMath>
      <w:r>
        <w:t xml:space="preserve">.</w:t>
      </w:r>
    </w:p>
    <w:bookmarkEnd w:id="574"/>
    <w:p>
      <w:pPr>
        <w:pStyle w:val="BodyText"/>
      </w:pPr>
      <w:r>
        <w:rPr>
          <w:i/>
          <w:iCs/>
        </w:rPr>
        <w:t xml:space="preserve">Proof</w:t>
      </w:r>
      <w:r>
        <w:t xml:space="preserve">. </w:t>
      </w:r>
      <m:oMath>
        <m:r>
          <m:rPr>
            <m:sty m:val="bi"/>
          </m:rPr>
          <m:t>A</m:t>
        </m:r>
        <m:sSub>
          <m:e>
            <m:r>
              <m:rPr>
                <m:sty m:val="bi"/>
              </m:rPr>
              <m:t>G</m:t>
            </m:r>
          </m:e>
          <m:sub>
            <m:r>
              <m:t>1</m:t>
            </m:r>
          </m:sub>
        </m:sSub>
        <m:r>
          <m:rPr>
            <m:sty m:val="p"/>
          </m:rPr>
          <m:t>=</m:t>
        </m:r>
        <m:r>
          <m:rPr>
            <m:sty m:val="bi"/>
          </m:rPr>
          <m:t>A</m:t>
        </m:r>
        <m:sSub>
          <m:e>
            <m:r>
              <m:rPr>
                <m:sty m:val="bi"/>
              </m:rPr>
              <m:t>G</m:t>
            </m:r>
          </m:e>
          <m:sub>
            <m:r>
              <m:t>2</m:t>
            </m:r>
          </m:sub>
        </m:sSub>
      </m:oMath>
      <w:r>
        <w:rPr>
          <w:b/>
          <w:bCs/>
        </w:rPr>
        <w:t xml:space="preserve">.</w:t>
      </w:r>
    </w:p>
    <w:p>
      <w:pPr>
        <w:pStyle w:val="BodyText"/>
      </w:pPr>
      <m:oMathPara>
        <m:oMathParaPr>
          <m:jc m:val="center"/>
        </m:oMathParaPr>
        <m:oMath>
          <m:eqArr>
            <m:e>
              <m:r>
                <m:rPr>
                  <m:sty m:val="bi"/>
                </m:rPr>
                <m:t>A</m:t>
              </m:r>
              <m:sSub>
                <m:e>
                  <m:r>
                    <m:rPr>
                      <m:sty m:val="bi"/>
                    </m:rPr>
                    <m:t>G</m:t>
                  </m:r>
                </m:e>
                <m:sub>
                  <m:r>
                    <m:t>1</m:t>
                  </m:r>
                </m:sub>
              </m:sSub>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&amp;</m:t>
              </m:r>
              <m:r>
                <m:t>&amp;</m:t>
              </m:r>
              <m:r>
                <m:rPr>
                  <m:nor/>
                  <m:sty m:val="p"/>
                </m:rPr>
                <m:t>(condition 3 for </m:t>
              </m:r>
              <m:sSub>
                <m:e>
                  <m:r>
                    <m:rPr>
                      <m:sty m:val="bi"/>
                    </m:rPr>
                    <m:t>G</m:t>
                  </m:r>
                </m:e>
                <m:sub>
                  <m:r>
                    <m:t>1</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m:t>
              </m:r>
            </m:e>
            <m:e>
              <m:r>
                <m:t>&amp;</m:t>
              </m:r>
              <m:r>
                <m:rPr>
                  <m:sty m:val="p"/>
                </m:rPr>
                <m:t>=</m:t>
              </m:r>
              <m:sSup>
                <m:e>
                  <m:sSub>
                    <m:e>
                      <m:r>
                        <m:rPr>
                          <m:sty m:val="bi"/>
                        </m:rPr>
                        <m:t>G</m:t>
                      </m:r>
                    </m:e>
                    <m:sub>
                      <m:r>
                        <m:t>1</m:t>
                      </m:r>
                    </m:sub>
                  </m:sSub>
                </m:e>
                <m:sup>
                  <m:r>
                    <m:rPr>
                      <m:sty m:val="p"/>
                    </m:rPr>
                    <m:t>⊤</m:t>
                  </m:r>
                </m:sup>
              </m:sSup>
              <m:r>
                <m:t> </m:t>
              </m:r>
              <m:sSup>
                <m:e>
                  <m:r>
                    <m:rPr>
                      <m:sty m:val="p"/>
                    </m:rPr>
                    <m:t>(</m:t>
                  </m:r>
                  <m:r>
                    <m:rPr>
                      <m:sty m:val="bi"/>
                    </m:rPr>
                    <m:t>A</m:t>
                  </m:r>
                  <m:sSub>
                    <m:e>
                      <m:r>
                        <m:rPr>
                          <m:sty m:val="bi"/>
                        </m:rPr>
                        <m:t>G</m:t>
                      </m:r>
                    </m:e>
                    <m:sub>
                      <m:r>
                        <m:t>2</m:t>
                      </m:r>
                    </m:sub>
                  </m:sSub>
                  <m:r>
                    <m:rPr>
                      <m:sty m:val="bi"/>
                    </m:rPr>
                    <m:t>A</m:t>
                  </m:r>
                  <m:r>
                    <m:rPr>
                      <m:sty m:val="p"/>
                    </m:rPr>
                    <m:t>)</m:t>
                  </m:r>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sSub>
                    <m:e>
                      <m:r>
                        <m:rPr>
                          <m:sty m:val="bi"/>
                        </m:rPr>
                        <m:t>G</m:t>
                      </m:r>
                    </m:e>
                    <m:sub>
                      <m:r>
                        <m:t>1</m:t>
                      </m:r>
                    </m:sub>
                  </m:sSub>
                </m:e>
                <m:sup>
                  <m:r>
                    <m:rPr>
                      <m:sty m:val="p"/>
                    </m:rPr>
                    <m:t>⊤</m:t>
                  </m:r>
                </m:sup>
              </m:sSup>
              <m:r>
                <m:t> </m:t>
              </m:r>
              <m:sSup>
                <m:e>
                  <m:r>
                    <m:rPr>
                      <m:sty m:val="bi"/>
                    </m:rPr>
                    <m:t>A</m:t>
                  </m:r>
                </m:e>
                <m:sup>
                  <m:r>
                    <m:rPr>
                      <m:sty m:val="p"/>
                    </m:rPr>
                    <m:t>⊤</m:t>
                  </m:r>
                </m:sup>
              </m:sSup>
              <m:r>
                <m:rPr>
                  <m:sty m:val="p"/>
                </m:rPr>
                <m:t>)</m:t>
              </m:r>
              <m:r>
                <m:t> </m:t>
              </m:r>
              <m:r>
                <m:rPr>
                  <m:sty m:val="p"/>
                </m:rPr>
                <m:t>(</m:t>
              </m:r>
              <m:sSup>
                <m:e>
                  <m:sSub>
                    <m:e>
                      <m:r>
                        <m:rPr>
                          <m:sty m:val="bi"/>
                        </m:rPr>
                        <m:t>G</m:t>
                      </m:r>
                    </m:e>
                    <m:sub>
                      <m:r>
                        <m:t>2</m:t>
                      </m:r>
                    </m:sub>
                  </m:sSub>
                </m:e>
                <m:sup>
                  <m:r>
                    <m:rPr>
                      <m:sty m:val="p"/>
                    </m:rPr>
                    <m:t>⊤</m:t>
                  </m:r>
                </m:sup>
              </m:sSup>
              <m:r>
                <m:t> </m:t>
              </m:r>
              <m:sSup>
                <m:e>
                  <m:r>
                    <m:rPr>
                      <m:sty m:val="bi"/>
                    </m:rPr>
                    <m:t>A</m:t>
                  </m:r>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r>
                    <m:rPr>
                      <m:sty m:val="bi"/>
                    </m:rPr>
                    <m:t>A</m:t>
                  </m:r>
                  <m:sSub>
                    <m:e>
                      <m:r>
                        <m:rPr>
                          <m:sty m:val="bi"/>
                        </m:rPr>
                        <m:t>G</m:t>
                      </m:r>
                    </m:e>
                    <m:sub>
                      <m:r>
                        <m:t>1</m:t>
                      </m:r>
                    </m:sub>
                  </m:sSub>
                  <m:r>
                    <m:rPr>
                      <m:sty m:val="p"/>
                    </m:rPr>
                    <m:t>)</m:t>
                  </m:r>
                </m:e>
                <m:sup>
                  <m:r>
                    <m:rPr>
                      <m:sty m:val="p"/>
                    </m:rPr>
                    <m:t>⊤</m:t>
                  </m:r>
                </m:sup>
              </m:sSup>
              <m:r>
                <m:t> </m:t>
              </m:r>
              <m:sSup>
                <m:e>
                  <m:r>
                    <m:rPr>
                      <m:sty m:val="p"/>
                    </m:rPr>
                    <m:t>(</m:t>
                  </m:r>
                  <m:r>
                    <m:rPr>
                      <m:sty m:val="bi"/>
                    </m:rPr>
                    <m:t>A</m:t>
                  </m:r>
                  <m:sSub>
                    <m:e>
                      <m:r>
                        <m:rPr>
                          <m:sty m:val="bi"/>
                        </m:rPr>
                        <m:t>G</m:t>
                      </m:r>
                    </m:e>
                    <m:sub>
                      <m:r>
                        <m:t>2</m:t>
                      </m:r>
                    </m:sub>
                  </m:sSub>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r>
                <m:rPr>
                  <m:sty m:val="bi"/>
                </m:rPr>
                <m:t>A</m:t>
              </m:r>
              <m:sSub>
                <m:e>
                  <m:r>
                    <m:rPr>
                      <m:sty m:val="bi"/>
                    </m:rPr>
                    <m:t>G</m:t>
                  </m:r>
                </m:e>
                <m:sub>
                  <m:r>
                    <m:t>1</m:t>
                  </m:r>
                </m:sub>
              </m:sSub>
              <m:r>
                <m:rPr>
                  <m:sty m:val="p"/>
                </m:rPr>
                <m:t>)</m:t>
              </m:r>
              <m:r>
                <m:rPr>
                  <m:sty m:val="p"/>
                </m:rPr>
                <m:t>(</m:t>
              </m:r>
              <m:r>
                <m:rPr>
                  <m:sty m:val="bi"/>
                </m:rPr>
                <m:t>A</m:t>
              </m:r>
              <m:sSub>
                <m:e>
                  <m:r>
                    <m:rPr>
                      <m:sty m:val="bi"/>
                    </m:rPr>
                    <m:t>G</m:t>
                  </m:r>
                </m:e>
                <m:sub>
                  <m:r>
                    <m:t>2</m:t>
                  </m:r>
                </m:sub>
              </m:sSub>
              <m:r>
                <m:rPr>
                  <m:sty m:val="p"/>
                </m:rPr>
                <m:t>)</m:t>
              </m:r>
              <m:r>
                <m:t>&amp;</m:t>
              </m:r>
              <m:r>
                <m:t>&amp;</m:t>
              </m:r>
              <m:r>
                <m:rPr>
                  <m:nor/>
                  <m:sty m:val="p"/>
                </m:rPr>
                <m:t>(condition 3 for </m:t>
              </m:r>
              <m:sSub>
                <m:e>
                  <m:r>
                    <m:rPr>
                      <m:sty m:val="bi"/>
                    </m:rPr>
                    <m:t>G</m:t>
                  </m:r>
                </m:e>
                <m:sub>
                  <m:r>
                    <m:t>1</m:t>
                  </m:r>
                </m:sub>
              </m:sSub>
              <m:r>
                <m:rPr>
                  <m:nor/>
                  <m:sty m:val="p"/>
                </m:rPr>
                <m:t> and </m:t>
              </m:r>
              <m:sSub>
                <m:e>
                  <m:r>
                    <m:rPr>
                      <m:sty m:val="bi"/>
                    </m:rPr>
                    <m:t>G</m:t>
                  </m:r>
                </m:e>
                <m:sub>
                  <m:r>
                    <m:t>2</m:t>
                  </m:r>
                </m:sub>
              </m:sSub>
              <m:r>
                <m:rPr>
                  <m:nor/>
                  <m:sty m:val="p"/>
                </m:rPr>
                <m:t>)</m:t>
              </m:r>
            </m:e>
            <m:e>
              <m:r>
                <m:t>&amp;</m:t>
              </m:r>
              <m:r>
                <m:rPr>
                  <m:sty m:val="p"/>
                </m:rPr>
                <m:t>=</m:t>
              </m:r>
              <m:r>
                <m:rPr>
                  <m:sty m:val="p"/>
                </m:rPr>
                <m:t>(</m:t>
              </m:r>
              <m:r>
                <m:rPr>
                  <m:sty m:val="bi"/>
                </m:rPr>
                <m:t>A</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bi"/>
                </m:rPr>
                <m:t>A</m:t>
              </m:r>
              <m:sSub>
                <m:e>
                  <m:r>
                    <m:rPr>
                      <m:sty m:val="bi"/>
                    </m:rPr>
                    <m:t>G</m:t>
                  </m:r>
                </m:e>
                <m:sub>
                  <m:r>
                    <m:t>2</m:t>
                  </m:r>
                </m:sub>
              </m:sSub>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m:oMath>
        <m:sSub>
          <m:e>
            <m:r>
              <m:rPr>
                <m:sty m:val="bi"/>
              </m:rPr>
              <m:t>G</m:t>
            </m:r>
          </m:e>
          <m:sub>
            <m:r>
              <m:t>1</m:t>
            </m:r>
          </m:sub>
        </m:sSub>
        <m:r>
          <m:rPr>
            <m:sty m:val="bi"/>
          </m:rPr>
          <m:t>A</m:t>
        </m:r>
        <m:r>
          <m:rPr>
            <m:sty m:val="p"/>
          </m:rPr>
          <m:t>=</m:t>
        </m:r>
        <m:sSub>
          <m:e>
            <m:r>
              <m:rPr>
                <m:sty m:val="bi"/>
              </m:rPr>
              <m:t>G</m:t>
            </m:r>
          </m:e>
          <m:sub>
            <m:r>
              <m:t>2</m:t>
            </m:r>
          </m:sub>
        </m:sSub>
        <m:r>
          <m:rPr>
            <m:sty m:val="bi"/>
          </m:rPr>
          <m:t>A</m:t>
        </m:r>
      </m:oMath>
      <w:r>
        <w:rPr>
          <w:b/>
          <w:bCs/>
        </w:rPr>
        <w:t xml:space="preserve">.</w:t>
      </w:r>
    </w:p>
    <w:p>
      <w:pPr>
        <w:pStyle w:val="BodyText"/>
      </w:pPr>
      <m:oMathPara>
        <m:oMathParaPr>
          <m:jc m:val="center"/>
        </m:oMathParaPr>
        <m:oMath>
          <m:eqArr>
            <m:e>
              <m:sSub>
                <m:e>
                  <m:r>
                    <m:rPr>
                      <m:sty m:val="bi"/>
                    </m:rPr>
                    <m:t>G</m:t>
                  </m:r>
                </m:e>
                <m:sub>
                  <m:r>
                    <m:t>1</m:t>
                  </m:r>
                </m:sub>
              </m:sSub>
              <m:r>
                <m:rPr>
                  <m:sty m:val="bi"/>
                </m:rPr>
                <m:t>A</m:t>
              </m:r>
              <m:r>
                <m:t>&amp;</m:t>
              </m:r>
              <m:r>
                <m:rPr>
                  <m:sty m:val="p"/>
                </m:rPr>
                <m:t>=</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(condition 4 for </m:t>
              </m:r>
              <m:sSub>
                <m:e>
                  <m:r>
                    <m:rPr>
                      <m:sty m:val="bi"/>
                    </m:rPr>
                    <m:t>G</m:t>
                  </m:r>
                </m:e>
                <m:sub>
                  <m:r>
                    <m:t>1</m:t>
                  </m:r>
                </m:sub>
              </m:sSub>
              <m:r>
                <m:rPr>
                  <m:nor/>
                  <m:sty m:val="p"/>
                </m:rPr>
                <m:t>)</m:t>
              </m:r>
            </m:e>
            <m:e>
              <m:r>
                <m:t>&amp;</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r>
                    <m:rPr>
                      <m:sty m:val="bi"/>
                    </m:rPr>
                    <m:t>A</m:t>
                  </m:r>
                  <m:sSub>
                    <m:e>
                      <m:r>
                        <m:rPr>
                          <m:sty m:val="bi"/>
                        </m:rPr>
                        <m:t>G</m:t>
                      </m:r>
                    </m:e>
                    <m:sub>
                      <m:r>
                        <m:t>2</m:t>
                      </m:r>
                    </m:sub>
                  </m:sSub>
                  <m:r>
                    <m:rPr>
                      <m:sty m:val="bi"/>
                    </m:rPr>
                    <m:t>A</m:t>
                  </m:r>
                  <m:r>
                    <m:rPr>
                      <m:sty m:val="p"/>
                    </m:rPr>
                    <m:t>)</m:t>
                  </m:r>
                </m:e>
                <m:sup>
                  <m:r>
                    <m:rPr>
                      <m:sty m:val="p"/>
                    </m:rPr>
                    <m:t>⊤</m:t>
                  </m:r>
                </m:sup>
              </m:sSup>
              <m:r>
                <m:t> </m:t>
              </m:r>
              <m:sSup>
                <m:e>
                  <m:sSub>
                    <m:e>
                      <m:r>
                        <m:rPr>
                          <m:sty m:val="bi"/>
                        </m:rPr>
                        <m:t>G</m:t>
                      </m:r>
                    </m:e>
                    <m:sub>
                      <m:r>
                        <m:t>1</m:t>
                      </m:r>
                    </m:sub>
                  </m:sSub>
                </m:e>
                <m:sup>
                  <m:r>
                    <m:rPr>
                      <m:sty m:val="p"/>
                    </m:rPr>
                    <m:t>⊤</m:t>
                  </m:r>
                </m:sup>
              </m:sSup>
              <m:r>
                <m:t>&amp;</m:t>
              </m:r>
              <m:r>
                <m:t>&amp;</m:t>
              </m:r>
              <m:r>
                <m:rPr>
                  <m:nor/>
                  <m:sty m:val="p"/>
                </m:rPr>
                <m:t>(condition 1 for </m:t>
              </m:r>
              <m:sSub>
                <m:e>
                  <m:r>
                    <m:rPr>
                      <m:sty m:val="bi"/>
                    </m:rPr>
                    <m:t>G</m:t>
                  </m:r>
                </m:e>
                <m:sub>
                  <m:r>
                    <m:t>2</m:t>
                  </m:r>
                </m:sub>
              </m:sSub>
              <m:r>
                <m:rPr>
                  <m:nor/>
                  <m:sty m:val="p"/>
                </m:rPr>
                <m:t>)</m:t>
              </m:r>
            </m:e>
            <m:e>
              <m:r>
                <m:t>&amp;</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t> </m:t>
              </m:r>
              <m:sSup>
                <m:e>
                  <m:r>
                    <m:rPr>
                      <m:sty m:val="bi"/>
                    </m:rPr>
                    <m:t>A</m:t>
                  </m:r>
                </m:e>
                <m:sup>
                  <m:r>
                    <m:rPr>
                      <m:sty m:val="p"/>
                    </m:rPr>
                    <m:t>⊤</m:t>
                  </m:r>
                </m:sup>
              </m:sSup>
              <m:r>
                <m:t> </m:t>
              </m:r>
              <m:sSup>
                <m:e>
                  <m:sSub>
                    <m:e>
                      <m:r>
                        <m:rPr>
                          <m:sty m:val="bi"/>
                        </m:rPr>
                        <m:t>G</m:t>
                      </m:r>
                    </m:e>
                    <m:sub>
                      <m:r>
                        <m:t>1</m:t>
                      </m:r>
                    </m:sub>
                  </m:sSub>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p>
                <m:e>
                  <m:r>
                    <m:rPr>
                      <m:sty m:val="bi"/>
                    </m:rPr>
                    <m:t>A</m:t>
                  </m:r>
                </m:e>
                <m:sup>
                  <m:r>
                    <m:rPr>
                      <m:sty m:val="p"/>
                    </m:rPr>
                    <m:t>⊤</m:t>
                  </m:r>
                </m:sup>
              </m:sSup>
              <m:r>
                <m:t> </m:t>
              </m:r>
              <m:sSup>
                <m:e>
                  <m:sSub>
                    <m:e>
                      <m:r>
                        <m:rPr>
                          <m:sty m:val="bi"/>
                        </m:rPr>
                        <m:t>G</m:t>
                      </m:r>
                    </m:e>
                    <m:sub>
                      <m:r>
                        <m:t>2</m:t>
                      </m:r>
                    </m:sub>
                  </m:sSub>
                </m:e>
                <m:sup>
                  <m:r>
                    <m:rPr>
                      <m:sty m:val="p"/>
                    </m:rPr>
                    <m:t>⊤</m:t>
                  </m:r>
                </m:sup>
              </m:sSup>
              <m:r>
                <m:rPr>
                  <m:sty m:val="p"/>
                </m:rPr>
                <m:t>)</m:t>
              </m:r>
              <m:r>
                <m:t> </m:t>
              </m:r>
              <m:r>
                <m:rPr>
                  <m:sty m:val="p"/>
                </m:rPr>
                <m:t>(</m:t>
              </m:r>
              <m:sSup>
                <m:e>
                  <m:r>
                    <m:rPr>
                      <m:sty m:val="bi"/>
                    </m:rPr>
                    <m:t>A</m:t>
                  </m:r>
                </m:e>
                <m:sup>
                  <m:r>
                    <m:rPr>
                      <m:sty m:val="p"/>
                    </m:rPr>
                    <m:t>⊤</m:t>
                  </m:r>
                </m:sup>
              </m:sSup>
              <m:r>
                <m:t> </m:t>
              </m:r>
              <m:sSup>
                <m:e>
                  <m:sSub>
                    <m:e>
                      <m:r>
                        <m:rPr>
                          <m:sty m:val="bi"/>
                        </m:rPr>
                        <m:t>G</m:t>
                      </m:r>
                    </m:e>
                    <m:sub>
                      <m:r>
                        <m:t>1</m:t>
                      </m:r>
                    </m:sub>
                  </m:sSub>
                </m:e>
                <m:sup>
                  <m:r>
                    <m:rPr>
                      <m:sty m:val="p"/>
                    </m:rPr>
                    <m:t>⊤</m:t>
                  </m:r>
                </m:sup>
              </m:sSup>
              <m:r>
                <m:rPr>
                  <m:sty m:val="p"/>
                </m:rPr>
                <m:t>)</m:t>
              </m:r>
              <m:r>
                <m:t>&amp;</m:t>
              </m:r>
              <m:r>
                <m:t>&amp;</m:t>
              </m:r>
              <m:r>
                <m:rPr>
                  <m:nor/>
                  <m:sty m:val="p"/>
                </m:rPr>
                <m:t>(</m:t>
              </m:r>
              <m:r>
                <m:rPr>
                  <m:nor/>
                  <m:sty m:val="p"/>
                </m:rPr>
                <m:t>Theorem 8</m:t>
              </m:r>
              <m:r>
                <m:rPr>
                  <m:nor/>
                  <m:sty m:val="p"/>
                </m:rPr>
                <m:t>)</m:t>
              </m:r>
            </m:e>
            <m:e>
              <m:r>
                <m:t>&amp;</m:t>
              </m:r>
              <m:r>
                <m:rPr>
                  <m:sty m:val="p"/>
                </m:rPr>
                <m:t>=</m:t>
              </m:r>
              <m:sSup>
                <m:e>
                  <m:r>
                    <m:rPr>
                      <m:sty m:val="p"/>
                    </m:rPr>
                    <m:t>(</m:t>
                  </m:r>
                  <m:sSub>
                    <m:e>
                      <m:r>
                        <m:rPr>
                          <m:sty m:val="bi"/>
                        </m:rPr>
                        <m:t>G</m:t>
                      </m:r>
                    </m:e>
                    <m:sub>
                      <m:r>
                        <m:t>2</m:t>
                      </m:r>
                    </m:sub>
                  </m:sSub>
                  <m:r>
                    <m:rPr>
                      <m:sty m:val="bi"/>
                    </m:rPr>
                    <m:t>A</m:t>
                  </m:r>
                  <m:r>
                    <m:rPr>
                      <m:sty m:val="p"/>
                    </m:rPr>
                    <m:t>)</m:t>
                  </m:r>
                </m:e>
                <m:sup>
                  <m:r>
                    <m:rPr>
                      <m:sty m:val="p"/>
                    </m:rPr>
                    <m:t>⊤</m:t>
                  </m:r>
                </m:sup>
              </m:sSup>
              <m:r>
                <m:t> </m:t>
              </m:r>
              <m:sSup>
                <m:e>
                  <m:r>
                    <m:rPr>
                      <m:sty m:val="p"/>
                    </m:rPr>
                    <m:t>(</m:t>
                  </m:r>
                  <m:sSub>
                    <m:e>
                      <m:r>
                        <m:rPr>
                          <m:sty m:val="bi"/>
                        </m:rPr>
                        <m:t>G</m:t>
                      </m:r>
                    </m:e>
                    <m:sub>
                      <m:r>
                        <m:t>1</m:t>
                      </m:r>
                    </m:sub>
                  </m:sSub>
                  <m:r>
                    <m:rPr>
                      <m:sty m:val="bi"/>
                    </m:rPr>
                    <m:t>A</m:t>
                  </m:r>
                  <m:r>
                    <m:rPr>
                      <m:sty m:val="p"/>
                    </m:rPr>
                    <m:t>)</m:t>
                  </m:r>
                </m:e>
                <m:sup>
                  <m:r>
                    <m:rPr>
                      <m:sty m:val="p"/>
                    </m:rPr>
                    <m:t>⊤</m:t>
                  </m:r>
                </m:sup>
              </m:sSup>
              <m:r>
                <m:t>&amp;</m:t>
              </m:r>
              <m:r>
                <m:t>&amp;</m:t>
              </m:r>
              <m:r>
                <m:rPr>
                  <m:nor/>
                  <m:sty m:val="p"/>
                </m:rPr>
                <m:t>(</m:t>
              </m:r>
              <m:r>
                <m:rPr>
                  <m:nor/>
                  <m:sty m:val="p"/>
                </m:rPr>
                <m:t>Theorem 19</m:t>
              </m:r>
              <m:r>
                <m:rPr>
                  <m:nor/>
                  <m:sty m:val="p"/>
                </m:rPr>
                <m:t>, twice)</m:t>
              </m:r>
            </m:e>
            <m:e>
              <m:r>
                <m:t>&amp;</m:t>
              </m:r>
              <m:r>
                <m:rPr>
                  <m:sty m:val="p"/>
                </m:rPr>
                <m:t>=</m:t>
              </m:r>
              <m:r>
                <m:rPr>
                  <m:sty m:val="p"/>
                </m:rPr>
                <m:t>(</m:t>
              </m:r>
              <m:sSub>
                <m:e>
                  <m:r>
                    <m:rPr>
                      <m:sty m:val="bi"/>
                    </m:rPr>
                    <m:t>G</m:t>
                  </m:r>
                </m:e>
                <m:sub>
                  <m:r>
                    <m:t>2</m:t>
                  </m:r>
                </m:sub>
              </m:sSub>
              <m:r>
                <m:rPr>
                  <m:sty m:val="bi"/>
                </m:rPr>
                <m:t>A</m:t>
              </m:r>
              <m:r>
                <m:rPr>
                  <m:sty m:val="p"/>
                </m:rPr>
                <m:t>)</m:t>
              </m:r>
              <m:r>
                <m:rPr>
                  <m:sty m:val="p"/>
                </m:rPr>
                <m:t>(</m:t>
              </m:r>
              <m:sSub>
                <m:e>
                  <m:r>
                    <m:rPr>
                      <m:sty m:val="bi"/>
                    </m:rPr>
                    <m:t>G</m:t>
                  </m:r>
                </m:e>
                <m:sub>
                  <m:r>
                    <m:t>1</m:t>
                  </m:r>
                </m:sub>
              </m:sSub>
              <m:r>
                <m:rPr>
                  <m:sty m:val="bi"/>
                </m:rPr>
                <m:t>A</m:t>
              </m:r>
              <m:r>
                <m:rPr>
                  <m:sty m:val="p"/>
                </m:rPr>
                <m:t>)</m:t>
              </m:r>
              <m:r>
                <m:t>&amp;</m:t>
              </m:r>
              <m:r>
                <m:t>&amp;</m:t>
              </m:r>
              <m:r>
                <m:rPr>
                  <m:nor/>
                  <m:sty m:val="p"/>
                </m:rPr>
                <m:t>(condition 4 for </m:t>
              </m:r>
              <m:sSub>
                <m:e>
                  <m:r>
                    <m:rPr>
                      <m:sty m:val="bi"/>
                    </m:rPr>
                    <m:t>G</m:t>
                  </m:r>
                </m:e>
                <m:sub>
                  <m:r>
                    <m:t>2</m:t>
                  </m:r>
                </m:sub>
              </m:sSub>
              <m:r>
                <m:rPr>
                  <m:nor/>
                  <m:sty m:val="p"/>
                </m:rPr>
                <m:t> and </m:t>
              </m:r>
              <m:sSub>
                <m:e>
                  <m:r>
                    <m:rPr>
                      <m:sty m:val="bi"/>
                    </m:rPr>
                    <m:t>G</m:t>
                  </m:r>
                </m:e>
                <m:sub>
                  <m:r>
                    <m:t>1</m:t>
                  </m:r>
                </m:sub>
              </m:sSub>
              <m:r>
                <m:rPr>
                  <m:nor/>
                  <m:sty m:val="p"/>
                </m:rPr>
                <m:t>)</m:t>
              </m:r>
            </m:e>
            <m:e>
              <m:r>
                <m:t>&amp;</m:t>
              </m:r>
              <m:r>
                <m:rPr>
                  <m:sty m:val="p"/>
                </m:rPr>
                <m:t>=</m:t>
              </m:r>
              <m:sSub>
                <m:e>
                  <m:r>
                    <m:rPr>
                      <m:sty m:val="bi"/>
                    </m:rPr>
                    <m:t>G</m:t>
                  </m:r>
                </m:e>
                <m:sub>
                  <m:r>
                    <m:t>2</m:t>
                  </m:r>
                </m:sub>
              </m:sSub>
              <m:r>
                <m:t> </m:t>
              </m:r>
              <m:r>
                <m:rPr>
                  <m:sty m:val="p"/>
                </m:rPr>
                <m:t>(</m:t>
              </m:r>
              <m:r>
                <m:rPr>
                  <m:sty m:val="bi"/>
                </m:rPr>
                <m:t>A</m:t>
              </m:r>
              <m:sSub>
                <m:e>
                  <m:r>
                    <m:rPr>
                      <m:sty m:val="bi"/>
                    </m:rPr>
                    <m:t>G</m:t>
                  </m:r>
                </m:e>
                <m:sub>
                  <m:r>
                    <m:t>1</m:t>
                  </m:r>
                </m:sub>
              </m:sSub>
              <m:r>
                <m:rPr>
                  <m:sty m:val="bi"/>
                </m:rPr>
                <m:t>A</m:t>
              </m:r>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bi"/>
                </m:rPr>
                <m:t>A</m:t>
              </m:r>
              <m:r>
                <m:rPr>
                  <m:sty m:val="p"/>
                </m:rPr>
                <m:t>.</m:t>
              </m:r>
              <m:r>
                <m:t>&amp;</m:t>
              </m:r>
              <m:r>
                <m:t>&amp;</m:t>
              </m:r>
              <m:r>
                <m:rPr>
                  <m:nor/>
                  <m:sty m:val="p"/>
                </m:rPr>
                <m:t>(condition 1 for </m:t>
              </m:r>
              <m:sSub>
                <m:e>
                  <m:r>
                    <m:rPr>
                      <m:sty m:val="bi"/>
                    </m:rPr>
                    <m:t>G</m:t>
                  </m:r>
                </m:e>
                <m:sub>
                  <m:r>
                    <m:t>1</m:t>
                  </m:r>
                </m:sub>
              </m:sSub>
              <m:r>
                <m:rPr>
                  <m:nor/>
                  <m:sty m:val="p"/>
                </m:rPr>
                <m:t>)</m:t>
              </m:r>
            </m:e>
          </m:eqArr>
        </m:oMath>
      </m:oMathPara>
    </w:p>
    <w:p>
      <w:pPr>
        <w:pStyle w:val="FirstParagraph"/>
      </w:pPr>
      <w:r>
        <w:rPr>
          <w:b/>
          <w:bCs/>
        </w:rPr>
        <w:t xml:space="preserve">Conclusion.</w:t>
      </w:r>
    </w:p>
    <w:p>
      <w:pPr>
        <w:pStyle w:val="BodyText"/>
      </w:pPr>
      <m:oMathPara>
        <m:oMathParaPr>
          <m:jc m:val="center"/>
        </m:oMathParaPr>
        <m:oMath>
          <m:eqArr>
            <m:e>
              <m:sSub>
                <m:e>
                  <m:r>
                    <m:rPr>
                      <m:sty m:val="bi"/>
                    </m:rPr>
                    <m:t>G</m:t>
                  </m:r>
                </m:e>
                <m:sub>
                  <m:r>
                    <m:t>1</m:t>
                  </m:r>
                </m:sub>
              </m:sSub>
              <m:r>
                <m:t>&amp;</m:t>
              </m:r>
              <m:r>
                <m:rPr>
                  <m:sty m:val="p"/>
                </m:rPr>
                <m:t>=</m:t>
              </m:r>
              <m:sSub>
                <m:e>
                  <m:r>
                    <m:rPr>
                      <m:sty m:val="bi"/>
                    </m:rPr>
                    <m:t>G</m:t>
                  </m:r>
                </m:e>
                <m:sub>
                  <m:r>
                    <m:t>1</m:t>
                  </m:r>
                </m:sub>
              </m:sSub>
              <m:r>
                <m:rPr>
                  <m:sty m:val="bi"/>
                </m:rPr>
                <m:t>A</m:t>
              </m:r>
              <m:sSub>
                <m:e>
                  <m:r>
                    <m:rPr>
                      <m:sty m:val="bi"/>
                    </m:rPr>
                    <m:t>G</m:t>
                  </m:r>
                </m:e>
                <m:sub>
                  <m:r>
                    <m:t>1</m:t>
                  </m:r>
                </m:sub>
              </m:sSub>
              <m:r>
                <m:t>&amp;</m:t>
              </m:r>
              <m:r>
                <m:t>&amp;</m:t>
              </m:r>
              <m:r>
                <m:rPr>
                  <m:nor/>
                  <m:sty m:val="p"/>
                </m:rPr>
                <m:t>(condition 2 for </m:t>
              </m:r>
              <m:sSub>
                <m:e>
                  <m:r>
                    <m:rPr>
                      <m:sty m:val="bi"/>
                    </m:rPr>
                    <m:t>G</m:t>
                  </m:r>
                </m:e>
                <m:sub>
                  <m:r>
                    <m:t>1</m:t>
                  </m:r>
                </m:sub>
              </m:sSub>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1</m:t>
                  </m:r>
                </m:sub>
              </m:sSub>
              <m:r>
                <m:rPr>
                  <m:sty m:val="p"/>
                </m:rPr>
                <m:t>)</m:t>
              </m:r>
              <m:r>
                <m:t>&amp;</m:t>
              </m:r>
              <m:r>
                <m:t>&amp;</m:t>
              </m:r>
              <m:r>
                <m:rPr>
                  <m:nor/>
                  <m:sty m:val="p"/>
                </m:rPr>
                <m:t>(</m:t>
              </m:r>
              <m:r>
                <m:rPr>
                  <m:nor/>
                  <m:sty m:val="p"/>
                </m:rPr>
                <m:t>Theorem 8</m:t>
              </m:r>
              <m:r>
                <m:rPr>
                  <m:nor/>
                  <m:sty m:val="p"/>
                </m:rPr>
                <m:t>)</m:t>
              </m:r>
            </m:e>
            <m:e>
              <m:r>
                <m:t>&amp;</m:t>
              </m:r>
              <m:r>
                <m:rPr>
                  <m:sty m:val="p"/>
                </m:rPr>
                <m:t>=</m:t>
              </m:r>
              <m:sSub>
                <m:e>
                  <m:r>
                    <m:rPr>
                      <m:sty m:val="bi"/>
                    </m:rPr>
                    <m:t>G</m:t>
                  </m:r>
                </m:e>
                <m:sub>
                  <m:r>
                    <m:t>1</m:t>
                  </m:r>
                </m:sub>
              </m:sSub>
              <m:r>
                <m:t> </m:t>
              </m:r>
              <m:r>
                <m:rPr>
                  <m:sty m:val="p"/>
                </m:rPr>
                <m:t>(</m:t>
              </m:r>
              <m:r>
                <m:rPr>
                  <m:sty m:val="bi"/>
                </m:rPr>
                <m:t>A</m:t>
              </m:r>
              <m:sSub>
                <m:e>
                  <m:r>
                    <m:rPr>
                      <m:sty m:val="bi"/>
                    </m:rPr>
                    <m:t>G</m:t>
                  </m:r>
                </m:e>
                <m:sub>
                  <m:r>
                    <m:t>2</m:t>
                  </m:r>
                </m:sub>
              </m:sSub>
              <m:r>
                <m:rPr>
                  <m:sty m:val="p"/>
                </m:rPr>
                <m:t>)</m:t>
              </m:r>
              <m:r>
                <m:t>&amp;</m:t>
              </m:r>
              <m:r>
                <m:t>&amp;</m:t>
              </m:r>
              <m:r>
                <m:rPr>
                  <m:nor/>
                  <m:sty m:val="p"/>
                </m:rPr>
                <m:t>(the first step)</m:t>
              </m:r>
            </m:e>
            <m:e>
              <m:r>
                <m:t>&amp;</m:t>
              </m:r>
              <m:r>
                <m:rPr>
                  <m:sty m:val="p"/>
                </m:rPr>
                <m:t>=</m:t>
              </m:r>
              <m:r>
                <m:rPr>
                  <m:sty m:val="p"/>
                </m:rPr>
                <m:t>(</m:t>
              </m:r>
              <m:sSub>
                <m:e>
                  <m:r>
                    <m:rPr>
                      <m:sty m:val="bi"/>
                    </m:rPr>
                    <m:t>G</m:t>
                  </m:r>
                </m:e>
                <m:sub>
                  <m:r>
                    <m:t>1</m:t>
                  </m:r>
                </m:sub>
              </m:sSub>
              <m:r>
                <m:rPr>
                  <m:sty m:val="bi"/>
                </m:rPr>
                <m:t>A</m:t>
              </m:r>
              <m:r>
                <m:rPr>
                  <m:sty m:val="p"/>
                </m:rPr>
                <m:t>)</m:t>
              </m:r>
              <m:r>
                <m:t> </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r>
                <m:rPr>
                  <m:sty m:val="p"/>
                </m:rPr>
                <m:t>(</m:t>
              </m:r>
              <m:sSub>
                <m:e>
                  <m:r>
                    <m:rPr>
                      <m:sty m:val="bi"/>
                    </m:rPr>
                    <m:t>G</m:t>
                  </m:r>
                </m:e>
                <m:sub>
                  <m:r>
                    <m:t>2</m:t>
                  </m:r>
                </m:sub>
              </m:sSub>
              <m:r>
                <m:rPr>
                  <m:sty m:val="bi"/>
                </m:rPr>
                <m:t>A</m:t>
              </m:r>
              <m:r>
                <m:rPr>
                  <m:sty m:val="p"/>
                </m:rPr>
                <m:t>)</m:t>
              </m:r>
              <m:r>
                <m:t> </m:t>
              </m:r>
              <m:sSub>
                <m:e>
                  <m:r>
                    <m:rPr>
                      <m:sty m:val="bi"/>
                    </m:rPr>
                    <m:t>G</m:t>
                  </m:r>
                </m:e>
                <m:sub>
                  <m:r>
                    <m:t>2</m:t>
                  </m:r>
                </m:sub>
              </m:sSub>
              <m:r>
                <m:t>&amp;</m:t>
              </m:r>
              <m:r>
                <m:t>&amp;</m:t>
              </m:r>
              <m:r>
                <m:rPr>
                  <m:nor/>
                  <m:sty m:val="p"/>
                </m:rPr>
                <m:t>(the second step)</m:t>
              </m:r>
            </m:e>
            <m:e>
              <m:r>
                <m:t>&amp;</m:t>
              </m:r>
              <m:r>
                <m:rPr>
                  <m:sty m:val="p"/>
                </m:rPr>
                <m:t>=</m:t>
              </m:r>
              <m:sSub>
                <m:e>
                  <m:r>
                    <m:rPr>
                      <m:sty m:val="bi"/>
                    </m:rPr>
                    <m:t>G</m:t>
                  </m:r>
                </m:e>
                <m:sub>
                  <m:r>
                    <m:t>2</m:t>
                  </m:r>
                </m:sub>
              </m:sSub>
              <m:r>
                <m:rPr>
                  <m:sty m:val="bi"/>
                </m:rPr>
                <m:t>A</m:t>
              </m:r>
              <m:sSub>
                <m:e>
                  <m:r>
                    <m:rPr>
                      <m:sty m:val="bi"/>
                    </m:rPr>
                    <m:t>G</m:t>
                  </m:r>
                </m:e>
                <m:sub>
                  <m:r>
                    <m:t>2</m:t>
                  </m:r>
                </m:sub>
              </m:sSub>
              <m:r>
                <m:t>&amp;</m:t>
              </m:r>
              <m:r>
                <m:t>&amp;</m:t>
              </m:r>
              <m:r>
                <m:rPr>
                  <m:nor/>
                  <m:sty m:val="p"/>
                </m:rPr>
                <m:t>(</m:t>
              </m:r>
              <m:r>
                <m:rPr>
                  <m:nor/>
                  <m:sty m:val="p"/>
                </m:rPr>
                <m:t>Theorem 8</m:t>
              </m:r>
              <m:r>
                <m:rPr>
                  <m:nor/>
                  <m:sty m:val="p"/>
                </m:rPr>
                <m:t>)</m:t>
              </m:r>
            </m:e>
            <m:e>
              <m:r>
                <m:t>&amp;</m:t>
              </m:r>
              <m:r>
                <m:rPr>
                  <m:sty m:val="p"/>
                </m:rPr>
                <m:t>=</m:t>
              </m:r>
              <m:sSub>
                <m:e>
                  <m:r>
                    <m:rPr>
                      <m:sty m:val="bi"/>
                    </m:rPr>
                    <m:t>G</m:t>
                  </m:r>
                </m:e>
                <m:sub>
                  <m:r>
                    <m:t>2</m:t>
                  </m:r>
                </m:sub>
              </m:sSub>
              <m:r>
                <m:rPr>
                  <m:sty m:val="p"/>
                </m:rPr>
                <m:t>.</m:t>
              </m:r>
              <m:r>
                <m:t>&amp;</m:t>
              </m:r>
              <m:r>
                <m:t>&amp;</m:t>
              </m:r>
              <m:r>
                <m:rPr>
                  <m:nor/>
                  <m:sty m:val="p"/>
                </m:rPr>
                <m:t>(condition 2 for </m:t>
              </m:r>
              <m:sSub>
                <m:e>
                  <m:r>
                    <m:rPr>
                      <m:sty m:val="bi"/>
                    </m:rPr>
                    <m:t>G</m:t>
                  </m:r>
                </m:e>
                <m:sub>
                  <m:r>
                    <m:t>2</m:t>
                  </m:r>
                </m:sub>
              </m:sSub>
              <m:r>
                <m:rPr>
                  <m:nor/>
                  <m:sty m:val="p"/>
                </m:rPr>
                <m:t>)</m:t>
              </m:r>
            </m:e>
          </m:eqArr>
        </m:oMath>
      </m:oMathPara>
    </w:p>
    <w:bookmarkStart w:id="575" w:name="exm-moore-penrose-unique"/>
    <w:p>
      <w:pPr>
        <w:pStyle w:val="FirstParagraph"/>
      </w:pPr>
      <w:r>
        <w:rPr>
          <w:b/>
          <w:bCs/>
        </w:rPr>
        <w:t xml:space="preserve">Example 175 (Only one of the many generalized inverses qualifies)</w:t>
      </w:r>
      <w:r>
        <w:t xml:space="preserve"> </w:t>
      </w:r>
      <w:r>
        <w:t xml:space="preserve">The matrix</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has infinitely many generalized inverses</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sSub>
                    <m:e>
                      <m:r>
                        <m:t>g</m:t>
                      </m:r>
                    </m:e>
                    <m:sub>
                      <m:r>
                        <m:t>12</m:t>
                      </m:r>
                    </m:sub>
                  </m:sSub>
                </m:e>
              </m:mr>
              <m:mr>
                <m:e>
                  <m:sSub>
                    <m:e>
                      <m:r>
                        <m:t>g</m:t>
                      </m:r>
                    </m:e>
                    <m:sub>
                      <m:r>
                        <m:t>21</m:t>
                      </m:r>
                    </m:sub>
                  </m:sSub>
                </m:e>
                <m:e>
                  <m:sSub>
                    <m:e>
                      <m:r>
                        <m:t>g</m:t>
                      </m:r>
                    </m:e>
                    <m:sub>
                      <m:r>
                        <m:t>22</m:t>
                      </m:r>
                    </m:sub>
                  </m:sSub>
                </m:e>
              </m:mr>
            </m:m>
          </m:e>
        </m:d>
      </m:oMath>
      <w:r>
        <w:t xml:space="preserve"> </w:t>
      </w:r>
      <w:r>
        <w:t xml:space="preserve">(</w:t>
      </w:r>
      <w:hyperlink w:anchor="exm-generalized-inverse">
        <w:r>
          <w:rPr>
            <w:rStyle w:val="Hyperlink"/>
          </w:rPr>
          <w:t xml:space="preserve">Example 170</w:t>
        </w:r>
      </w:hyperlink>
      <w:r>
        <w:t xml:space="preserve">),</w:t>
      </w:r>
      <w:r>
        <w:t xml:space="preserve"> </w:t>
      </w:r>
      <w:r>
        <w:t xml:space="preserve">and</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is a Moore-Penrose inverse (</w:t>
      </w:r>
      <w:hyperlink w:anchor="exm-moore-penrose">
        <w:r>
          <w:rPr>
            <w:rStyle w:val="Hyperlink"/>
          </w:rPr>
          <w:t xml:space="preserve">Example 173</w:t>
        </w:r>
      </w:hyperlink>
      <w:r>
        <w:t xml:space="preserve">).</w:t>
      </w:r>
      <w:r>
        <w:t xml:space="preserve"> </w:t>
      </w:r>
      <w:r>
        <w:t xml:space="preserve">By</w:t>
      </w:r>
      <w:r>
        <w:t xml:space="preserve"> </w:t>
      </w:r>
      <w:hyperlink w:anchor="thm-moore-penrose-unique">
        <w:r>
          <w:rPr>
            <w:rStyle w:val="Hyperlink"/>
          </w:rPr>
          <w:t xml:space="preserve">Theorem 97</w:t>
        </w:r>
      </w:hyperlink>
      <w:r>
        <w:t xml:space="preserve"> </w:t>
      </w:r>
      <w:r>
        <w:t xml:space="preserve">it is the only one,</w:t>
      </w:r>
      <w:r>
        <w:t xml:space="preserve"> </w:t>
      </w:r>
      <w:r>
        <w:t xml:space="preserve">so every other choice of</w:t>
      </w:r>
      <w:r>
        <w:t xml:space="preserve"> </w:t>
      </w:r>
      <m:oMath>
        <m:sSub>
          <m:e>
            <m:r>
              <m:t>g</m:t>
            </m:r>
          </m:e>
          <m:sub>
            <m:r>
              <m:t>12</m:t>
            </m:r>
          </m:sub>
        </m:sSub>
        <m:r>
          <m:rPr>
            <m:sty m:val="p"/>
          </m:rPr>
          <m:t>,</m:t>
        </m:r>
        <m:sSub>
          <m:e>
            <m:r>
              <m:t>g</m:t>
            </m:r>
          </m:e>
          <m:sub>
            <m:r>
              <m:t>21</m:t>
            </m:r>
          </m:sub>
        </m:sSub>
        <m:r>
          <m:rPr>
            <m:sty m:val="p"/>
          </m:rPr>
          <m:t>,</m:t>
        </m:r>
        <m:sSub>
          <m:e>
            <m:r>
              <m:t>g</m:t>
            </m:r>
          </m:e>
          <m:sub>
            <m:r>
              <m:t>22</m:t>
            </m:r>
          </m:sub>
        </m:sSub>
      </m:oMath>
      <w:r>
        <w:t xml:space="preserve"> </w:t>
      </w:r>
      <w:r>
        <w:t xml:space="preserve">breaks condition 2, 3 or 4.</w:t>
      </w:r>
      <w:r>
        <w:t xml:space="preserve"> </w:t>
      </w:r>
      <w:r>
        <w:t xml:space="preserve">For instance,</w:t>
      </w:r>
      <w:r>
        <w:t xml:space="preserve"> </w:t>
      </w:r>
      <m:oMath>
        <m:sSub>
          <m:e>
            <m:r>
              <m:t>g</m:t>
            </m:r>
          </m:e>
          <m:sub>
            <m:r>
              <m:t>21</m:t>
            </m:r>
          </m:sub>
        </m:sSub>
        <m:r>
          <m:rPr>
            <m:sty m:val="p"/>
          </m:rPr>
          <m:t>=</m:t>
        </m:r>
        <m:r>
          <m:t>1</m:t>
        </m:r>
      </m:oMath>
      <w:r>
        <w:t xml:space="preserve"> </w:t>
      </w:r>
      <w:r>
        <w:t xml:space="preserve">(the rest</w:t>
      </w:r>
      <w:r>
        <w:t xml:space="preserve"> </w:t>
      </w:r>
      <m:oMath>
        <m:r>
          <m:t>0</m:t>
        </m:r>
      </m:oMath>
      <w:r>
        <w:t xml:space="preserve">) gives</w:t>
      </w:r>
      <w:r>
        <w:t xml:space="preserve"> </w:t>
      </w:r>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oMath>
      <w:r>
        <w:t xml:space="preserve">, which is not symmetric.</w:t>
      </w:r>
    </w:p>
    <w:bookmarkEnd w:id="575"/>
    <w:bookmarkStart w:id="576" w:name="thm-moore-penrose-exists"/>
    <w:p>
      <w:pPr>
        <w:pStyle w:val="BodyText"/>
      </w:pPr>
      <w:r>
        <w:rPr>
          <w:b/>
          <w:bCs/>
        </w:rPr>
        <w:t xml:space="preserve">Theorem 98 (Every matrix has a Moore-Penrose inverse)</w:t>
      </w:r>
      <w:r>
        <w:t xml:space="preserve"> </w:t>
      </w:r>
      <w:r>
        <w:t xml:space="preserve">Every</w:t>
      </w:r>
      <w:r>
        <w:t xml:space="preserve"> </w:t>
      </w:r>
      <m:oMath>
        <m:r>
          <m:t>m</m:t>
        </m:r>
        <m:r>
          <m:rPr>
            <m:sty m:val="p"/>
          </m:rPr>
          <m:t>×</m:t>
        </m:r>
        <m:r>
          <m:t>n</m:t>
        </m:r>
      </m:oMath>
      <w:r>
        <w:t xml:space="preserve"> </w:t>
      </w:r>
      <w:r>
        <w:t xml:space="preserve">matrix</w:t>
      </w:r>
      <w:r>
        <w:t xml:space="preserve"> </w:t>
      </w:r>
      <m:oMath>
        <m:r>
          <m:rPr>
            <m:sty m:val="bi"/>
          </m:rPr>
          <m:t>A</m:t>
        </m:r>
      </m:oMath>
      <w:r>
        <w:t xml:space="preserve"> </w:t>
      </w:r>
      <w:r>
        <w:t xml:space="preserve">has a Moore-Penrose inverse (</w:t>
      </w:r>
      <w:hyperlink w:anchor="def-moore-penrose">
        <w:r>
          <w:rPr>
            <w:rStyle w:val="Hyperlink"/>
          </w:rPr>
          <w:t xml:space="preserve">Definition 110</w:t>
        </w:r>
      </w:hyperlink>
      <w:r>
        <w:t xml:space="preserve">),</w:t>
      </w:r>
      <w:r>
        <w:t xml:space="preserve"> </w:t>
      </w:r>
      <w:r>
        <w:t xml:space="preserve">written</w:t>
      </w:r>
      <w:r>
        <w:t xml:space="preserve"> </w:t>
      </w:r>
      <m:oMath>
        <m:sSup>
          <m:e>
            <m:r>
              <m:rPr>
                <m:sty m:val="bi"/>
              </m:rPr>
              <m:t>A</m:t>
            </m:r>
          </m:e>
          <m:sup>
            <m:r>
              <m:rPr>
                <m:sty m:val="p"/>
              </m:rPr>
              <m:t>+</m:t>
            </m:r>
          </m:sup>
        </m:sSup>
      </m:oMath>
      <w:r>
        <w:t xml:space="preserve">; it is unique by</w:t>
      </w:r>
      <w:r>
        <w:t xml:space="preserve"> </w:t>
      </w:r>
      <w:hyperlink w:anchor="thm-moore-penrose-unique">
        <w:r>
          <w:rPr>
            <w:rStyle w:val="Hyperlink"/>
          </w:rPr>
          <w:t xml:space="preserve">Theorem 97</w:t>
        </w:r>
      </w:hyperlink>
      <w:r>
        <w:t xml:space="preserve">.</w:t>
      </w:r>
    </w:p>
    <w:p>
      <w:pPr>
        <w:pStyle w:val="Compact"/>
        <w:numPr>
          <w:ilvl w:val="0"/>
          <w:numId w:val="1085"/>
        </w:numPr>
      </w:pPr>
      <w:r>
        <w:t xml:space="preserve">If</w:t>
      </w:r>
      <w:r>
        <w:t xml:space="preserve"> </w:t>
      </w:r>
      <m:oMath>
        <m:r>
          <m:rPr>
            <m:sty m:val="bi"/>
          </m:rPr>
          <m:t>A</m:t>
        </m:r>
        <m:r>
          <m:rPr>
            <m:sty m:val="p"/>
          </m:rPr>
          <m:t>=</m:t>
        </m:r>
        <m:sSub>
          <m:e>
            <m:r>
              <m:rPr>
                <m:sty m:val="b"/>
              </m:rPr>
              <m:t>0</m:t>
            </m:r>
          </m:e>
          <m:sub>
            <m:r>
              <m:t>m</m:t>
            </m:r>
            <m:r>
              <m:rPr>
                <m:sty m:val="p"/>
              </m:rPr>
              <m:t>×</m:t>
            </m:r>
            <m:r>
              <m:t>n</m:t>
            </m:r>
          </m:sub>
        </m:sSub>
      </m:oMath>
      <w:r>
        <w:t xml:space="preserve">, then</w:t>
      </w:r>
      <w:r>
        <w:t xml:space="preserve"> </w:t>
      </w:r>
      <m:oMath>
        <m:sSup>
          <m:e>
            <m:r>
              <m:rPr>
                <m:sty m:val="bi"/>
              </m:rPr>
              <m:t>A</m:t>
            </m:r>
          </m:e>
          <m:sup>
            <m:r>
              <m:rPr>
                <m:sty m:val="p"/>
              </m:rPr>
              <m:t>+</m:t>
            </m:r>
          </m:sup>
        </m:sSup>
        <m:r>
          <m:rPr>
            <m:sty m:val="p"/>
          </m:rPr>
          <m:t>=</m:t>
        </m:r>
        <m:sSub>
          <m:e>
            <m:r>
              <m:rPr>
                <m:sty m:val="b"/>
              </m:rPr>
              <m:t>0</m:t>
            </m:r>
          </m:e>
          <m:sub>
            <m:r>
              <m:t>n</m:t>
            </m:r>
            <m:r>
              <m:rPr>
                <m:sty m:val="p"/>
              </m:rPr>
              <m:t>×</m:t>
            </m:r>
            <m:r>
              <m:t>m</m:t>
            </m:r>
          </m:sub>
        </m:sSub>
      </m:oMath>
      <w:r>
        <w:t xml:space="preserve">.</w:t>
      </w:r>
    </w:p>
    <w:p>
      <w:pPr>
        <w:pStyle w:val="Compact"/>
        <w:numPr>
          <w:ilvl w:val="0"/>
          <w:numId w:val="1085"/>
        </w:numPr>
      </w:pPr>
      <w:r>
        <w:t xml:space="preserve">If</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 </w:t>
      </w:r>
      <w:r>
        <w:t xml:space="preserve">and</w:t>
      </w:r>
      <w:r>
        <w:t xml:space="preserve"> </w:t>
      </w:r>
      <m:oMath>
        <m:r>
          <m:rPr>
            <m:sty m:val="bi"/>
          </m:rPr>
          <m:t>A</m:t>
        </m:r>
        <m:r>
          <m:rPr>
            <m:sty m:val="p"/>
          </m:rPr>
          <m:t>=</m:t>
        </m:r>
        <m:r>
          <m:rPr>
            <m:sty m:val="bi"/>
          </m:rPr>
          <m:t>C</m:t>
        </m:r>
        <m:r>
          <m:rPr>
            <m:sty m:val="bi"/>
          </m:rPr>
          <m:t>R</m:t>
        </m:r>
      </m:oMath>
      <w:r>
        <w:t xml:space="preserve"> </w:t>
      </w:r>
      <w:r>
        <w:t xml:space="preserve">is a rank factorization (</w:t>
      </w:r>
      <w:hyperlink w:anchor="def-rank-factorization">
        <w:r>
          <w:rPr>
            <w:rStyle w:val="Hyperlink"/>
          </w:rPr>
          <w:t xml:space="preserve">Definition 62</w:t>
        </w:r>
      </w:hyperlink>
      <w:r>
        <w:t xml:space="preserve">), then</w:t>
      </w:r>
    </w:p>
    <w:p>
      <w:pPr>
        <w:pStyle w:val="FirstParagraph"/>
      </w:pPr>
      <m:oMathPara>
        <m:oMathParaPr>
          <m:jc m:val="center"/>
        </m:oMathParaPr>
        <m:oMath>
          <m:limLow>
            <m:e>
              <m:limLow>
                <m:e>
                  <m:sSup>
                    <m:e>
                      <m:r>
                        <m:rPr>
                          <m:sty m:val="bi"/>
                        </m:rPr>
                        <m:t>A</m:t>
                      </m:r>
                    </m:e>
                    <m:sup>
                      <m:r>
                        <m:rPr>
                          <m:sty m:val="p"/>
                        </m:rPr>
                        <m:t>+</m:t>
                      </m:r>
                    </m:sup>
                  </m:sSup>
                </m:e>
                <m:lim>
                  <m:r>
                    <m:rPr>
                      <m:sty m:val="p"/>
                    </m:rPr>
                    <m:t>⏟</m:t>
                  </m:r>
                </m:lim>
              </m:limLow>
            </m:e>
            <m:lim>
              <m:r>
                <m:t>n</m:t>
              </m:r>
              <m:r>
                <m:rPr>
                  <m:sty m:val="p"/>
                </m:rPr>
                <m:t>×</m:t>
              </m:r>
              <m:r>
                <m:t>m</m:t>
              </m:r>
            </m:lim>
          </m:limLow>
          <m:r>
            <m:rPr>
              <m:sty m:val="p"/>
            </m:rPr>
            <m:t>=</m:t>
          </m:r>
          <m:limLow>
            <m:e>
              <m:limLow>
                <m:e>
                  <m:sSup>
                    <m:e>
                      <m:r>
                        <m:rPr>
                          <m:sty m:val="bi"/>
                        </m:rPr>
                        <m:t>R</m:t>
                      </m:r>
                    </m:e>
                    <m:sup>
                      <m:r>
                        <m:rPr>
                          <m:sty m:val="p"/>
                        </m:rPr>
                        <m:t>⊤</m:t>
                      </m:r>
                    </m:sup>
                  </m:sSup>
                </m:e>
                <m:lim>
                  <m:r>
                    <m:rPr>
                      <m:sty m:val="p"/>
                    </m:rPr>
                    <m:t>⏟</m:t>
                  </m:r>
                </m:lim>
              </m:limLow>
            </m:e>
            <m:lim>
              <m:r>
                <m:t>n</m:t>
              </m:r>
              <m:r>
                <m:rPr>
                  <m:sty m:val="p"/>
                </m:rPr>
                <m:t>×</m:t>
              </m:r>
              <m:r>
                <m:t>r</m:t>
              </m:r>
            </m:lim>
          </m:limLow>
          <m:limLow>
            <m:e>
              <m:limLow>
                <m:e>
                  <m:r>
                    <m:rPr>
                      <m:sty m:val="p"/>
                    </m:rPr>
                    <m:t>(</m:t>
                  </m:r>
                  <m:r>
                    <m:rPr>
                      <m:sty m:val="bi"/>
                    </m:rPr>
                    <m:t>R</m:t>
                  </m:r>
                  <m:sSup>
                    <m:e>
                      <m:r>
                        <m:rPr>
                          <m:sty m:val="bi"/>
                        </m:rPr>
                        <m:t>R</m:t>
                      </m:r>
                    </m:e>
                    <m:sup>
                      <m:r>
                        <m:rPr>
                          <m:sty m:val="p"/>
                        </m:rPr>
                        <m:t>⊤</m:t>
                      </m:r>
                    </m:sup>
                  </m:sSup>
                  <m:sSup>
                    <m:e>
                      <m:r>
                        <m:rPr>
                          <m:sty m:val="p"/>
                        </m:rPr>
                        <m:t>)</m:t>
                      </m:r>
                    </m:e>
                    <m:sup>
                      <m:r>
                        <m:rPr>
                          <m:sty m:val="p"/>
                        </m:rPr>
                        <m:t>−</m:t>
                      </m:r>
                      <m:r>
                        <m:t>1</m:t>
                      </m:r>
                    </m:sup>
                  </m:sSup>
                </m:e>
                <m:lim>
                  <m:r>
                    <m:rPr>
                      <m:sty m:val="p"/>
                    </m:rPr>
                    <m:t>⏟</m:t>
                  </m:r>
                </m:lim>
              </m:limLow>
            </m:e>
            <m:lim>
              <m:r>
                <m:t>r</m:t>
              </m:r>
              <m:r>
                <m:rPr>
                  <m:sty m:val="p"/>
                </m:rPr>
                <m:t>×</m:t>
              </m:r>
              <m:r>
                <m:t>r</m:t>
              </m:r>
            </m:lim>
          </m:limLow>
          <m:limLow>
            <m:e>
              <m:limLow>
                <m:e>
                  <m:r>
                    <m:rPr>
                      <m:sty m:val="p"/>
                    </m:rPr>
                    <m:t>(</m:t>
                  </m:r>
                  <m:sSup>
                    <m:e>
                      <m:r>
                        <m:rPr>
                          <m:sty m:val="bi"/>
                        </m:rPr>
                        <m:t>C</m:t>
                      </m:r>
                    </m:e>
                    <m:sup>
                      <m:r>
                        <m:rPr>
                          <m:sty m:val="p"/>
                        </m:rPr>
                        <m:t>⊤</m:t>
                      </m:r>
                    </m:sup>
                  </m:sSup>
                  <m:r>
                    <m:rPr>
                      <m:sty m:val="bi"/>
                    </m:rPr>
                    <m:t>C</m:t>
                  </m:r>
                  <m:sSup>
                    <m:e>
                      <m:r>
                        <m:rPr>
                          <m:sty m:val="p"/>
                        </m:rPr>
                        <m:t>)</m:t>
                      </m:r>
                    </m:e>
                    <m:sup>
                      <m:r>
                        <m:rPr>
                          <m:sty m:val="p"/>
                        </m:rPr>
                        <m:t>−</m:t>
                      </m:r>
                      <m:r>
                        <m:t>1</m:t>
                      </m:r>
                    </m:sup>
                  </m:sSup>
                </m:e>
                <m:lim>
                  <m:r>
                    <m:rPr>
                      <m:sty m:val="p"/>
                    </m:rPr>
                    <m:t>⏟</m:t>
                  </m:r>
                </m:lim>
              </m:limLow>
            </m:e>
            <m:lim>
              <m:r>
                <m:t>r</m:t>
              </m:r>
              <m:r>
                <m:rPr>
                  <m:sty m:val="p"/>
                </m:rPr>
                <m:t>×</m:t>
              </m:r>
              <m:r>
                <m:t>r</m:t>
              </m:r>
            </m:lim>
          </m:limLow>
          <m:limLow>
            <m:e>
              <m:limLow>
                <m:e>
                  <m:sSup>
                    <m:e>
                      <m:r>
                        <m:rPr>
                          <m:sty m:val="bi"/>
                        </m:rPr>
                        <m:t>C</m:t>
                      </m:r>
                    </m:e>
                    <m:sup>
                      <m:r>
                        <m:rPr>
                          <m:sty m:val="p"/>
                        </m:rPr>
                        <m:t>⊤</m:t>
                      </m:r>
                    </m:sup>
                  </m:sSup>
                </m:e>
                <m:lim>
                  <m:r>
                    <m:rPr>
                      <m:sty m:val="p"/>
                    </m:rPr>
                    <m:t>⏟</m:t>
                  </m:r>
                </m:lim>
              </m:limLow>
            </m:e>
            <m:lim>
              <m:r>
                <m:t>r</m:t>
              </m:r>
              <m:r>
                <m:rPr>
                  <m:sty m:val="p"/>
                </m:rPr>
                <m:t>×</m:t>
              </m:r>
              <m:r>
                <m:t>m</m:t>
              </m:r>
            </m:lim>
          </m:limLow>
          <m:r>
            <m:rPr>
              <m:sty m:val="p"/>
            </m:rPr>
            <m:t>.</m:t>
          </m:r>
        </m:oMath>
      </m:oMathPara>
    </w:p>
    <w:bookmarkEnd w:id="576"/>
    <w:p>
      <w:pPr>
        <w:pStyle w:val="FirstParagraph"/>
      </w:pPr>
      <w:del w:id="23410" w:author="PR Preview" w:date="2026-01-01T00:00:00Z">
        <w:r>
          <w:rPr>
            <w:i/>
            <w:iCs/>
          </w:rPr>
          <w:delText xml:space="preserve">Proof</w:delText>
        </w:r>
      </w:del>
      <w:del w:id="23411" w:author="PR Preview" w:date="2026-01-01T00:00:00Z">
        <w:r>
          <w:delText xml:space="preserve">. </w:delText>
        </w:r>
      </w:del>
      <w:del w:id="23412" w:author="PR Preview" w:date="2026-01-01T00:00:00Z">
        <w:r>
          <w:rPr>
            <w:b/>
            <w:bCs/>
          </w:rPr>
          <w:delText xml:space="preserve">The two cases cover every matrix.</w:delText>
        </w:r>
      </w:del>
      <w:del w:id="23413" w:author="PR Preview" w:date="2026-01-01T00:00:00Z">
        <w:r>
          <w:delText xml:space="preserve"> </w:delText>
        </w:r>
      </w:del>
      <w:del w:id="23414" w:author="PR Preview" w:date="2026-01-01T00:00:00Z">
        <w:r>
          <w:delText xml:space="preserve">If</w:delText>
        </w:r>
      </w:del>
      <w:del w:id="23415" w:author="PR Preview" w:date="2026-01-01T00:00:00Z">
        <w:r>
          <w:delText xml:space="preserve"> </w:delText>
        </w:r>
      </w:del>
      <m:oMath>
        <m:r>
          <m:rPr>
            <m:sty m:val="bi"/>
          </m:rPr>
          <m:t>A</m:t>
        </m:r>
        <m:r>
          <m:rPr>
            <m:sty m:val="p"/>
          </m:rPr>
          <m:t>≠</m:t>
        </m:r>
        <m:sSub>
          <m:e>
            <m:r>
              <m:rPr>
                <m:sty m:val="b"/>
              </m:rPr>
              <m:t>0</m:t>
            </m:r>
          </m:e>
          <m:sub>
            <m:r>
              <m:t>m</m:t>
            </m:r>
            <m:r>
              <m:rPr>
                <m:sty m:val="p"/>
              </m:rPr>
              <m:t>×</m:t>
            </m:r>
            <m:r>
              <m:t>n</m:t>
            </m:r>
          </m:sub>
        </m:sSub>
      </m:oMath>
      <w:del w:id="23416" w:author="PR Preview" w:date="2026-01-01T00:00:00Z">
        <w:r>
          <w:delText xml:space="preserve">, it has a nonzero column,</w:delText>
        </w:r>
      </w:del>
      <w:del w:id="23417" w:author="PR Preview" w:date="2026-01-01T00:00:00Z">
        <w:r>
          <w:delText xml:space="preserve"> </w:delText>
        </w:r>
      </w:del>
      <w:del w:id="23418" w:author="PR Preview" w:date="2026-01-01T00:00:00Z">
        <w:r>
          <w:delText xml:space="preserve">which is linearly independent on its own</w:delText>
        </w:r>
      </w:del>
      <w:del w:id="23419" w:author="PR Preview" w:date="2026-01-01T00:00:00Z">
        <w:r>
          <w:delText xml:space="preserve"> </w:delText>
        </w:r>
      </w:del>
      <w:del w:id="23420" w:author="PR Preview" w:date="2026-01-01T00:00:00Z">
        <w:r>
          <w:delText xml:space="preserve">(</w:delText>
        </w:r>
      </w:del>
      <m:oMath>
        <m:r>
          <m:t>c</m:t>
        </m:r>
        <m:r>
          <m:t> </m:t>
        </m:r>
        <m:limLow>
          <m:e>
            <m:r>
              <m:t>v</m:t>
            </m:r>
          </m:e>
          <m:lim>
            <m:r>
              <m:rPr>
                <m:sty m:val="p"/>
              </m:rPr>
              <m:t>∼</m:t>
            </m:r>
          </m:lim>
        </m:limLow>
        <m:r>
          <m:rPr>
            <m:sty m:val="p"/>
          </m:rPr>
          <m:t>=</m:t>
        </m:r>
        <m:limLow>
          <m:e>
            <m:r>
              <m:t>0</m:t>
            </m:r>
          </m:e>
          <m:lim>
            <m:r>
              <m:rPr>
                <m:sty m:val="p"/>
              </m:rPr>
              <m:t>∼</m:t>
            </m:r>
          </m:lim>
        </m:limLow>
      </m:oMath>
      <w:del w:id="23421" w:author="PR Preview" w:date="2026-01-01T00:00:00Z">
        <w:r>
          <w:delText xml:space="preserve"> </w:delText>
        </w:r>
      </w:del>
      <w:del w:id="23422" w:author="PR Preview" w:date="2026-01-01T00:00:00Z">
        <w:r>
          <w:delText xml:space="preserve">with</w:delText>
        </w:r>
      </w:del>
      <w:del w:id="23423"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3424" w:author="PR Preview" w:date="2026-01-01T00:00:00Z">
        <w:r>
          <w:delText xml:space="preserve"> </w:delText>
        </w:r>
      </w:del>
      <w:del w:id="23425" w:author="PR Preview" w:date="2026-01-01T00:00:00Z">
        <w:r>
          <w:delText xml:space="preserve">forces</w:delText>
        </w:r>
      </w:del>
      <w:del w:id="23426" w:author="PR Preview" w:date="2026-01-01T00:00:00Z">
        <w:r>
          <w:delText xml:space="preserve"> </w:delText>
        </w:r>
      </w:del>
      <m:oMath>
        <m:r>
          <m:t>c</m:t>
        </m:r>
        <m:r>
          <m:rPr>
            <m:sty m:val="p"/>
          </m:rPr>
          <m:t>=</m:t>
        </m:r>
        <m:r>
          <m:t>0</m:t>
        </m:r>
      </m:oMath>
      <w:del w:id="23427" w:author="PR Preview" w:date="2026-01-01T00:00:00Z">
        <w:r>
          <w:delText xml:space="preserve">),</w:delText>
        </w:r>
      </w:del>
      <w:del w:id="23428" w:author="PR Preview" w:date="2026-01-01T00:00:00Z">
        <w:r>
          <w:delText xml:space="preserve"> </w:delText>
        </w:r>
      </w:del>
      <w:del w:id="23429" w:author="PR Preview" w:date="2026-01-01T00:00:00Z">
        <w:r>
          <w:delText xml:space="preserve">so</w:delText>
        </w:r>
      </w:del>
      <w:del w:id="23430" w:author="PR Preview" w:date="2026-01-01T00:00:00Z">
        <w:r>
          <w:delText xml:space="preserve"> </w:delText>
        </w:r>
      </w:del>
      <m:oMath>
        <m:r>
          <m:rPr>
            <m:sty m:val="p"/>
          </m:rPr>
          <m:t>rank</m:t>
        </m:r>
        <m:r>
          <m:rPr>
            <m:sty m:val="p"/>
          </m:rPr>
          <m:t>(</m:t>
        </m:r>
        <m:r>
          <m:rPr>
            <m:sty m:val="bi"/>
          </m:rPr>
          <m:t>A</m:t>
        </m:r>
        <m:r>
          <m:rPr>
            <m:sty m:val="p"/>
          </m:rPr>
          <m:t>)</m:t>
        </m:r>
        <m:r>
          <m:rPr>
            <m:sty m:val="p"/>
          </m:rPr>
          <m:t>≥</m:t>
        </m:r>
        <m:r>
          <m:t>1</m:t>
        </m:r>
      </m:oMath>
      <w:del w:id="23431" w:author="PR Preview" w:date="2026-01-01T00:00:00Z">
        <w:r>
          <w:delText xml:space="preserve"> </w:delText>
        </w:r>
      </w:del>
      <w:del w:id="23432" w:author="PR Preview" w:date="2026-01-01T00:00:00Z">
        <w:r>
          <w:delText xml:space="preserve">(</w:delText>
        </w:r>
      </w:del>
      <w:hyperlink w:anchor="def-rank">
        <w:del w:id="23433" w:author="PR Preview" w:date="2026-01-01T00:00:00Z">
          <w:r>
            <w:rPr>
              <w:rStyle w:val="Hyperlink"/>
            </w:rPr>
            <w:delText xml:space="preserve">Definition 44</w:delText>
          </w:r>
        </w:del>
      </w:hyperlink>
      <w:del w:id="23434" w:author="PR Preview" w:date="2026-01-01T00:00:00Z">
        <w:r>
          <w:delText xml:space="preserve">).</w:delText>
        </w:r>
      </w:del>
    </w:p>
    <w:p>
      <w:pPr>
        <w:pStyle w:val="FirstParagraph"/>
      </w:pPr>
      <w:ins w:id="23435" w:author="PR Preview" w:date="2026-01-01T00:00:00Z">
        <w:r>
          <w:rPr>
            <w:i/>
            <w:iCs/>
          </w:rPr>
          <w:t xml:space="preserve">Proof</w:t>
        </w:r>
      </w:ins>
      <w:ins w:id="23436" w:author="PR Preview" w:date="2026-01-01T00:00:00Z">
        <w:r>
          <w:t xml:space="preserve">. </w:t>
        </w:r>
      </w:ins>
      <w:ins w:id="23437" w:author="PR Preview" w:date="2026-01-01T00:00:00Z">
        <w:r>
          <w:rPr>
            <w:b/>
            <w:bCs/>
          </w:rPr>
          <w:t xml:space="preserve">The two cases cover every matrix.</w:t>
        </w:r>
      </w:ins>
      <w:ins w:id="23438" w:author="PR Preview" w:date="2026-01-01T00:00:00Z">
        <w:r>
          <w:t xml:space="preserve"> </w:t>
        </w:r>
      </w:ins>
      <w:ins w:id="23439" w:author="PR Preview" w:date="2026-01-01T00:00:00Z">
        <w:r>
          <w:t xml:space="preserve">If</w:t>
        </w:r>
      </w:ins>
      <w:ins w:id="23440" w:author="PR Preview" w:date="2026-01-01T00:00:00Z">
        <w:r>
          <w:t xml:space="preserve"> </w:t>
        </w:r>
      </w:ins>
      <m:oMath>
        <m:r>
          <m:rPr>
            <m:sty m:val="bi"/>
          </m:rPr>
          <m:t>A</m:t>
        </m:r>
        <m:r>
          <m:rPr>
            <m:sty m:val="p"/>
          </m:rPr>
          <m:t>≠</m:t>
        </m:r>
        <m:sSub>
          <m:e>
            <m:r>
              <m:rPr>
                <m:sty m:val="b"/>
              </m:rPr>
              <m:t>0</m:t>
            </m:r>
          </m:e>
          <m:sub>
            <m:r>
              <m:t>m</m:t>
            </m:r>
            <m:r>
              <m:rPr>
                <m:sty m:val="p"/>
              </m:rPr>
              <m:t>×</m:t>
            </m:r>
            <m:r>
              <m:t>n</m:t>
            </m:r>
          </m:sub>
        </m:sSub>
      </m:oMath>
      <w:ins w:id="23441" w:author="PR Preview" w:date="2026-01-01T00:00:00Z">
        <w:r>
          <w:t xml:space="preserve">, it has a nonzero column,</w:t>
        </w:r>
      </w:ins>
      <w:ins w:id="23442" w:author="PR Preview" w:date="2026-01-01T00:00:00Z">
        <w:r>
          <w:t xml:space="preserve"> </w:t>
        </w:r>
      </w:ins>
      <w:ins w:id="23443" w:author="PR Preview" w:date="2026-01-01T00:00:00Z">
        <w:r>
          <w:t xml:space="preserve">which is linearly independent on its own</w:t>
        </w:r>
      </w:ins>
      <w:ins w:id="23444" w:author="PR Preview" w:date="2026-01-01T00:00:00Z">
        <w:r>
          <w:t xml:space="preserve"> </w:t>
        </w:r>
      </w:ins>
      <w:ins w:id="23445" w:author="PR Preview" w:date="2026-01-01T00:00:00Z">
        <w:r>
          <w:t xml:space="preserve">(</w:t>
        </w:r>
      </w:ins>
      <w:ins w:id="23446" w:author="PR Preview" w:date="2026-01-01T00:00:00Z">
        <w:r>
          <w:t xml:space="preserve">$c\,\mathord{\smash[b]{\underset{\raise.3ex\hbox{$\scriptstyle\sim$}}{v}}\vphantom{v}} = \mathord{\smash[b]{\underset{\raise.3ex\hbox{$\scriptstyle\sim$}}{0}}\vphantom{0}}$</w:t>
        </w:r>
      </w:ins>
      <w:ins w:id="23447" w:author="PR Preview" w:date="2026-01-01T00:00:00Z">
        <w:r>
          <w:t xml:space="preserve"> </w:t>
        </w:r>
      </w:ins>
      <w:ins w:id="23448" w:author="PR Preview" w:date="2026-01-01T00:00:00Z">
        <w:r>
          <w:t xml:space="preserve">with</w:t>
        </w:r>
      </w:ins>
      <w:ins w:id="23449" w:author="PR Preview" w:date="2026-01-01T00:00:00Z">
        <w:r>
          <w:t xml:space="preserve"> </w:t>
        </w:r>
      </w:ins>
      <w:ins w:id="23450" w:author="PR Preview" w:date="2026-01-01T00:00:00Z">
        <w:r>
          <w:t xml:space="preserve">$\mathord{\smash[b]{\underset{\raise.3ex\hbox{$\scriptstyle\sim$}}{v}}\vphantom{v}} \ne \mathord{\smash[b]{\underset{\raise.3ex\hbox{$\scriptstyle\sim$}}{0}}\vphantom{0}}$</w:t>
        </w:r>
      </w:ins>
      <w:ins w:id="23451" w:author="PR Preview" w:date="2026-01-01T00:00:00Z">
        <w:r>
          <w:t xml:space="preserve"> </w:t>
        </w:r>
      </w:ins>
      <w:ins w:id="23452" w:author="PR Preview" w:date="2026-01-01T00:00:00Z">
        <w:r>
          <w:t xml:space="preserve">forces</w:t>
        </w:r>
      </w:ins>
      <w:ins w:id="23453" w:author="PR Preview" w:date="2026-01-01T00:00:00Z">
        <w:r>
          <w:t xml:space="preserve"> </w:t>
        </w:r>
      </w:ins>
      <m:oMath>
        <m:r>
          <m:t>c</m:t>
        </m:r>
        <m:r>
          <m:rPr>
            <m:sty m:val="p"/>
          </m:rPr>
          <m:t>=</m:t>
        </m:r>
        <m:r>
          <m:t>0</m:t>
        </m:r>
      </m:oMath>
      <w:ins w:id="23454" w:author="PR Preview" w:date="2026-01-01T00:00:00Z">
        <w:r>
          <w:t xml:space="preserve">),</w:t>
        </w:r>
      </w:ins>
      <w:ins w:id="23455" w:author="PR Preview" w:date="2026-01-01T00:00:00Z">
        <w:r>
          <w:t xml:space="preserve"> </w:t>
        </w:r>
      </w:ins>
      <w:ins w:id="23456" w:author="PR Preview" w:date="2026-01-01T00:00:00Z">
        <w:r>
          <w:t xml:space="preserve">so</w:t>
        </w:r>
      </w:ins>
      <w:ins w:id="23457" w:author="PR Preview" w:date="2026-01-01T00:00:00Z">
        <w:r>
          <w:t xml:space="preserve"> </w:t>
        </w:r>
      </w:ins>
      <m:oMath>
        <m:r>
          <m:rPr>
            <m:sty m:val="p"/>
          </m:rPr>
          <m:t>rank</m:t>
        </m:r>
        <m:r>
          <m:rPr>
            <m:sty m:val="p"/>
          </m:rPr>
          <m:t>(</m:t>
        </m:r>
        <m:r>
          <m:rPr>
            <m:sty m:val="bi"/>
          </m:rPr>
          <m:t>A</m:t>
        </m:r>
        <m:r>
          <m:rPr>
            <m:sty m:val="p"/>
          </m:rPr>
          <m:t>)</m:t>
        </m:r>
        <m:r>
          <m:rPr>
            <m:sty m:val="p"/>
          </m:rPr>
          <m:t>≥</m:t>
        </m:r>
        <m:r>
          <m:t>1</m:t>
        </m:r>
      </m:oMath>
      <w:ins w:id="23458" w:author="PR Preview" w:date="2026-01-01T00:00:00Z">
        <w:r>
          <w:t xml:space="preserve"> </w:t>
        </w:r>
      </w:ins>
      <w:ins w:id="23459" w:author="PR Preview" w:date="2026-01-01T00:00:00Z">
        <w:r>
          <w:t xml:space="preserve">(</w:t>
        </w:r>
      </w:ins>
      <w:hyperlink w:anchor="def-rank">
        <w:ins w:id="23460" w:author="PR Preview" w:date="2026-01-01T00:00:00Z">
          <w:r>
            <w:rPr>
              <w:rStyle w:val="Hyperlink"/>
            </w:rPr>
            <w:t xml:space="preserve">Definition 44</w:t>
          </w:r>
        </w:ins>
      </w:hyperlink>
      <w:ins w:id="23461" w:author="PR Preview" w:date="2026-01-01T00:00:00Z">
        <w:r>
          <w:t xml:space="preserve">).</w:t>
        </w:r>
      </w:ins>
    </w:p>
    <w:p>
      <w:pPr>
        <w:pStyle w:val="BodyText"/>
      </w:pPr>
      <w:r>
        <w:rPr>
          <w:b/>
          <w:bCs/>
        </w:rPr>
        <w:t xml:space="preserve">The zero matrix.</w:t>
      </w:r>
      <w:r>
        <w:t xml:space="preserve"> </w:t>
      </w:r>
      <w:r>
        <w:t xml:space="preserve">With</w:t>
      </w:r>
      <w:r>
        <w:t xml:space="preserve"> </w:t>
      </w:r>
      <m:oMath>
        <m:r>
          <m:rPr>
            <m:sty m:val="bi"/>
          </m:rPr>
          <m:t>A</m:t>
        </m:r>
        <m:r>
          <m:rPr>
            <m:sty m:val="p"/>
          </m:rPr>
          <m:t>=</m:t>
        </m:r>
        <m:sSub>
          <m:e>
            <m:r>
              <m:rPr>
                <m:sty m:val="b"/>
              </m:rPr>
              <m:t>0</m:t>
            </m:r>
          </m:e>
          <m:sub>
            <m:r>
              <m:t>m</m:t>
            </m:r>
            <m:r>
              <m:rPr>
                <m:sty m:val="p"/>
              </m:rPr>
              <m:t>×</m:t>
            </m:r>
            <m:r>
              <m:t>n</m:t>
            </m:r>
          </m:sub>
        </m:sSub>
      </m:oMath>
      <w:r>
        <w:t xml:space="preserve"> </w:t>
      </w:r>
      <w:r>
        <w:t xml:space="preserve">and</w:t>
      </w:r>
      <w:r>
        <w:t xml:space="preserve"> </w:t>
      </w:r>
      <m:oMath>
        <m:r>
          <m:rPr>
            <m:sty m:val="bi"/>
          </m:rPr>
          <m:t>G</m:t>
        </m:r>
        <m:r>
          <m:rPr>
            <m:sty m:val="p"/>
          </m:rPr>
          <m:t>=</m:t>
        </m:r>
        <m:sSub>
          <m:e>
            <m:r>
              <m:rPr>
                <m:sty m:val="b"/>
              </m:rPr>
              <m:t>0</m:t>
            </m:r>
          </m:e>
          <m:sub>
            <m:r>
              <m:t>n</m:t>
            </m:r>
            <m:r>
              <m:rPr>
                <m:sty m:val="p"/>
              </m:rPr>
              <m:t>×</m:t>
            </m:r>
            <m:r>
              <m:t>m</m:t>
            </m:r>
          </m:sub>
        </m:sSub>
      </m:oMath>
      <w:r>
        <w:t xml:space="preserve">,</w:t>
      </w:r>
      <w:r>
        <w:t xml:space="preserve"> </w:t>
      </w:r>
      <w:r>
        <w:t xml:space="preserve">every product in conditions 1 to 4 is a zero matrix,</w:t>
      </w:r>
      <w:r>
        <w:t xml:space="preserve"> </w:t>
      </w:r>
      <w:r>
        <w:t xml:space="preserve">and a zero matrix equals its own transpose,</w:t>
      </w:r>
      <w:r>
        <w:t xml:space="preserve"> </w:t>
      </w:r>
      <w:r>
        <w:t xml:space="preserve">so all four conditions hold.</w:t>
      </w:r>
    </w:p>
    <w:p>
      <w:pPr>
        <w:pStyle w:val="BodyText"/>
      </w:pPr>
      <w:r>
        <w:rPr>
          <w:b/>
          <w:bCs/>
        </w:rPr>
        <w:t xml:space="preserve">The two inverses exist.</w:t>
      </w:r>
      <w:r>
        <w:t xml:space="preserve"> </w:t>
      </w:r>
      <w:r>
        <w:t xml:space="preserve">Now suppose</w:t>
      </w:r>
      <w:r>
        <w:t xml:space="preserve"> </w:t>
      </w:r>
      <m:oMath>
        <m:r>
          <m:rPr>
            <m:sty m:val="p"/>
          </m:rPr>
          <m:t>rank</m:t>
        </m:r>
        <m:r>
          <m:rPr>
            <m:sty m:val="p"/>
          </m:rPr>
          <m:t>(</m:t>
        </m:r>
        <m:r>
          <m:rPr>
            <m:sty m:val="bi"/>
          </m:rPr>
          <m:t>A</m:t>
        </m:r>
        <m:r>
          <m:rPr>
            <m:sty m:val="p"/>
          </m:rPr>
          <m:t>)</m:t>
        </m:r>
        <m:r>
          <m:rPr>
            <m:sty m:val="p"/>
          </m:rPr>
          <m:t>=</m:t>
        </m:r>
        <m:r>
          <m:t>r</m:t>
        </m:r>
        <m:r>
          <m:rPr>
            <m:sty m:val="p"/>
          </m:rPr>
          <m:t>≥</m:t>
        </m:r>
        <m:r>
          <m:t>1</m:t>
        </m:r>
      </m:oMath>
      <w:r>
        <w:t xml:space="preserve">.</w:t>
      </w:r>
      <w:r>
        <w:t xml:space="preserve"> </w:t>
      </w:r>
      <w:r>
        <w:t xml:space="preserve">A rank factorization exists (</w:t>
      </w:r>
      <w:hyperlink w:anchor="thm-rank-factorization">
        <w:r>
          <w:rPr>
            <w:rStyle w:val="Hyperlink"/>
          </w:rPr>
          <w:t xml:space="preserve">Theorem 45</w:t>
        </w:r>
      </w:hyperlink>
      <w:r>
        <w:t xml:space="preserve">).</w:t>
      </w:r>
      <w:r>
        <w:t xml:space="preserve"> </w:t>
      </w:r>
      <m:oMath>
        <m:r>
          <m:rPr>
            <m:sty m:val="bi"/>
          </m:rPr>
          <m:t>C</m:t>
        </m:r>
      </m:oMath>
      <w:r>
        <w:t xml:space="preserve"> </w:t>
      </w:r>
      <w:r>
        <w:t xml:space="preserve">is</w:t>
      </w:r>
      <w:r>
        <w:t xml:space="preserve"> </w:t>
      </w:r>
      <m:oMath>
        <m:r>
          <m:t>m</m:t>
        </m:r>
        <m:r>
          <m:rPr>
            <m:sty m:val="p"/>
          </m:rPr>
          <m:t>×</m:t>
        </m:r>
        <m:r>
          <m:t>r</m:t>
        </m:r>
      </m:oMath>
      <w:r>
        <w:t xml:space="preserve"> </w:t>
      </w:r>
      <w:r>
        <w:t xml:space="preserve">and</w:t>
      </w:r>
      <w:r>
        <w:t xml:space="preserve"> </w:t>
      </w:r>
      <m:oMath>
        <m:r>
          <m:rPr>
            <m:sty m:val="bi"/>
          </m:rPr>
          <m:t>R</m:t>
        </m:r>
      </m:oMath>
      <w:r>
        <w:t xml:space="preserve"> </w:t>
      </w:r>
      <w:r>
        <w:t xml:space="preserve">is</w:t>
      </w:r>
      <w:r>
        <w:t xml:space="preserve"> </w:t>
      </w:r>
      <m:oMath>
        <m:r>
          <m:t>r</m:t>
        </m:r>
        <m:r>
          <m:rPr>
            <m:sty m:val="p"/>
          </m:rPr>
          <m:t>×</m:t>
        </m:r>
        <m:r>
          <m:t>n</m:t>
        </m:r>
      </m:oMath>
      <w:r>
        <w:t xml:space="preserve">.</w:t>
      </w:r>
      <w:r>
        <w:t xml:space="preserve"> </w:t>
      </w:r>
      <w:r>
        <w:t xml:space="preserve">Both have rank</w:t>
      </w:r>
      <w:r>
        <w:t xml:space="preserve"> </w:t>
      </w:r>
      <m:oMath>
        <m:r>
          <m:t>r</m:t>
        </m:r>
      </m:oMath>
      <w:r>
        <w:t xml:space="preserve">:</w:t>
      </w:r>
    </w:p>
    <w:p>
      <w:pPr>
        <w:pStyle w:val="BodyText"/>
      </w:pPr>
      <m:oMathPara>
        <m:oMathParaPr>
          <m:jc m:val="center"/>
        </m:oMathParaPr>
        <m:oMath>
          <m:eqArr>
            <m:e>
              <m:r>
                <m:t>r</m:t>
              </m:r>
              <m:r>
                <m:t>&amp;</m:t>
              </m:r>
              <m:r>
                <m:rPr>
                  <m:sty m:val="p"/>
                </m:rPr>
                <m:t>=</m:t>
              </m:r>
              <m:r>
                <m:rPr>
                  <m:sty m:val="p"/>
                </m:rPr>
                <m:t>rank</m:t>
              </m:r>
              <m:r>
                <m:rPr>
                  <m:sty m:val="p"/>
                </m:rPr>
                <m:t>(</m:t>
              </m:r>
              <m:r>
                <m:rPr>
                  <m:sty m:val="bi"/>
                </m:rPr>
                <m:t>C</m:t>
              </m:r>
              <m:r>
                <m:rPr>
                  <m:sty m:val="bi"/>
                </m:rPr>
                <m:t>R</m:t>
              </m:r>
              <m:r>
                <m:rPr>
                  <m:sty m:val="p"/>
                </m:rPr>
                <m:t>)</m:t>
              </m:r>
              <m:r>
                <m:t>&amp;</m:t>
              </m:r>
              <m:r>
                <m:t>&amp;</m:t>
              </m:r>
              <m:r>
                <m:rPr>
                  <m:nor/>
                  <m:sty m:val="p"/>
                </m:rPr>
                <m:t>(</m:t>
              </m:r>
              <m:r>
                <m:rPr>
                  <m:sty m:val="bi"/>
                </m:rPr>
                <m:t>A</m:t>
              </m:r>
              <m:r>
                <m:rPr>
                  <m:sty m:val="p"/>
                </m:rPr>
                <m:t>=</m:t>
              </m:r>
              <m:r>
                <m:rPr>
                  <m:sty m:val="bi"/>
                </m:rPr>
                <m:t>C</m:t>
              </m:r>
              <m:r>
                <m:rPr>
                  <m:sty m:val="bi"/>
                </m:rPr>
                <m:t>R</m:t>
              </m:r>
              <m:r>
                <m:rPr>
                  <m:nor/>
                  <m:sty m:val="p"/>
                </m:rPr>
                <m:t>)</m:t>
              </m:r>
            </m:e>
            <m:e>
              <m:r>
                <m:t>&amp;</m:t>
              </m:r>
              <m:r>
                <m:rPr>
                  <m:sty m:val="p"/>
                </m:rPr>
                <m:t>≤</m:t>
              </m:r>
              <m:r>
                <m:rPr>
                  <m:sty m:val="p"/>
                </m:rPr>
                <m:t>rank</m:t>
              </m:r>
              <m:r>
                <m:rPr>
                  <m:sty m:val="p"/>
                </m:rPr>
                <m:t>(</m:t>
              </m:r>
              <m:r>
                <m:rPr>
                  <m:sty m:val="bi"/>
                </m:rPr>
                <m:t>C</m:t>
              </m:r>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r>
                <m:rPr>
                  <m:sty m:val="bi"/>
                </m:rPr>
                <m:t>C</m:t>
              </m:r>
              <m:r>
                <m:rPr>
                  <m:nor/>
                  <m:sty m:val="p"/>
                </m:rPr>
                <m:t> has </m:t>
              </m:r>
              <m:r>
                <m:t>r</m:t>
              </m:r>
              <m:r>
                <m:rPr>
                  <m:nor/>
                  <m:sty m:val="p"/>
                </m:rPr>
                <m:t> columns)</m:t>
              </m:r>
            </m:e>
          </m:eqArr>
        </m:oMath>
      </m:oMathPara>
    </w:p>
    <w:p>
      <w:pPr>
        <w:pStyle w:val="FirstParagraph"/>
      </w:pPr>
      <w:r>
        <w:t xml:space="preserve">and, using</w:t>
      </w:r>
      <w:r>
        <w:t xml:space="preserve"> </w:t>
      </w:r>
      <m:oMath>
        <m:sSup>
          <m:e>
            <m:r>
              <m:rPr>
                <m:sty m:val="p"/>
              </m:rPr>
              <m:t>(</m:t>
            </m:r>
            <m:r>
              <m:rPr>
                <m:sty m:val="bi"/>
              </m:rPr>
              <m:t>C</m:t>
            </m:r>
            <m:r>
              <m:rPr>
                <m:sty m:val="bi"/>
              </m:rPr>
              <m:t>R</m:t>
            </m:r>
            <m:r>
              <m:rPr>
                <m:sty m:val="p"/>
              </m:rPr>
              <m:t>)</m:t>
            </m:r>
          </m:e>
          <m:sup>
            <m:r>
              <m:rPr>
                <m:sty m:val="p"/>
              </m:rPr>
              <m:t>⊤</m:t>
            </m:r>
          </m:sup>
        </m:sSup>
        <m:r>
          <m:rPr>
            <m:sty m:val="p"/>
          </m:rPr>
          <m:t>=</m:t>
        </m:r>
        <m:sSup>
          <m:e>
            <m:r>
              <m:rPr>
                <m:sty m:val="bi"/>
              </m:rPr>
              <m:t>R</m:t>
            </m:r>
          </m:e>
          <m:sup>
            <m:r>
              <m:rPr>
                <m:sty m:val="p"/>
              </m:rPr>
              <m:t>⊤</m:t>
            </m:r>
          </m:sup>
        </m:sSup>
        <m:sSup>
          <m:e>
            <m:r>
              <m:rPr>
                <m:sty m:val="bi"/>
              </m:rPr>
              <m:t>C</m:t>
            </m:r>
          </m:e>
          <m:sup>
            <m:r>
              <m:rPr>
                <m:sty m:val="p"/>
              </m:rPr>
              <m:t>⊤</m:t>
            </m:r>
          </m:sup>
        </m:sSup>
      </m:oMath>
      <w:r>
        <w:t xml:space="preserve"> </w:t>
      </w:r>
      <w:r>
        <w:t xml:space="preserve">(</w:t>
      </w:r>
      <w:hyperlink w:anchor="thm-transpose-product">
        <w:r>
          <w:rPr>
            <w:rStyle w:val="Hyperlink"/>
          </w:rPr>
          <w:t xml:space="preserve">Theorem 19</w:t>
        </w:r>
      </w:hyperlink>
      <w:r>
        <w:t xml:space="preserve">),</w:t>
      </w:r>
    </w:p>
    <w:p>
      <w:pPr>
        <w:pStyle w:val="BodyText"/>
      </w:pPr>
      <m:oMathPara>
        <m:oMathParaPr>
          <m:jc m:val="center"/>
        </m:oMathParaPr>
        <m:oMath>
          <m:eqArr>
            <m:e>
              <m:r>
                <m:t>r</m:t>
              </m:r>
              <m:r>
                <m:t>&amp;</m:t>
              </m:r>
              <m:r>
                <m:rPr>
                  <m:sty m:val="p"/>
                </m:rPr>
                <m:t>=</m:t>
              </m:r>
              <m:r>
                <m:rPr>
                  <m:sty m:val="p"/>
                </m:rPr>
                <m:t>rank</m:t>
              </m:r>
              <m:r>
                <m:t>​</m:t>
              </m:r>
              <m:d>
                <m:dPr>
                  <m:begChr m:val="("/>
                  <m:sepChr m:val=""/>
                  <m:endChr m:val=")"/>
                  <m:grow/>
                </m:dPr>
                <m:e>
                  <m:sSup>
                    <m:e>
                      <m:r>
                        <m:rPr>
                          <m:sty m:val="bi"/>
                        </m:rPr>
                        <m:t>R</m:t>
                      </m:r>
                    </m:e>
                    <m:sup>
                      <m:r>
                        <m:rPr>
                          <m:sty m:val="p"/>
                        </m:rPr>
                        <m:t>⊤</m:t>
                      </m:r>
                    </m:sup>
                  </m:sSup>
                  <m:sSup>
                    <m:e>
                      <m:r>
                        <m:rPr>
                          <m:sty m:val="bi"/>
                        </m:rPr>
                        <m:t>C</m:t>
                      </m:r>
                    </m:e>
                    <m:sup>
                      <m:r>
                        <m:rPr>
                          <m:sty m:val="p"/>
                        </m:rPr>
                        <m:t>⊤</m:t>
                      </m:r>
                    </m:sup>
                  </m:sSup>
                </m:e>
              </m:d>
              <m:r>
                <m:t>​</m:t>
              </m:r>
              <m:r>
                <m:t>&amp;</m:t>
              </m:r>
              <m:r>
                <m:t>&amp;</m:t>
              </m:r>
              <m:r>
                <m:rPr>
                  <m:nor/>
                  <m:sty m:val="p"/>
                </m:rPr>
                <m:t>(</m:t>
              </m:r>
              <m:r>
                <m:rPr>
                  <m:nor/>
                  <m:sty m:val="p"/>
                </m:rPr>
                <m:t>Theorem 41</m:t>
              </m:r>
              <m:r>
                <m:rPr>
                  <m:nor/>
                  <m:sty m:val="p"/>
                </m:rPr>
                <m:t>)</m:t>
              </m:r>
            </m:e>
            <m:e>
              <m:r>
                <m:t>&amp;</m:t>
              </m:r>
              <m:r>
                <m:rPr>
                  <m:sty m:val="p"/>
                </m:rPr>
                <m:t>≤</m:t>
              </m:r>
              <m:r>
                <m:rPr>
                  <m:sty m:val="p"/>
                </m:rPr>
                <m:t>rank</m:t>
              </m:r>
              <m:r>
                <m:rPr>
                  <m:sty m:val="p"/>
                </m:rPr>
                <m:t>(</m:t>
              </m:r>
              <m:sSup>
                <m:e>
                  <m:r>
                    <m:rPr>
                      <m:sty m:val="bi"/>
                    </m:rPr>
                    <m:t>R</m:t>
                  </m:r>
                </m:e>
                <m:sup>
                  <m:r>
                    <m:rPr>
                      <m:sty m:val="p"/>
                    </m:rPr>
                    <m:t>⊤</m:t>
                  </m:r>
                </m:sup>
              </m:sSup>
              <m:r>
                <m:rPr>
                  <m:sty m:val="p"/>
                </m:rPr>
                <m:t>)</m:t>
              </m:r>
              <m:r>
                <m:t>&amp;</m:t>
              </m:r>
              <m:r>
                <m:t>&amp;</m:t>
              </m:r>
              <m:r>
                <m:rPr>
                  <m:nor/>
                  <m:sty m:val="p"/>
                </m:rPr>
                <m:t>(</m:t>
              </m:r>
              <m:r>
                <m:rPr>
                  <m:nor/>
                  <m:sty m:val="p"/>
                </m:rPr>
                <m:t>Theorem 40</m:t>
              </m:r>
              <m:r>
                <m:rPr>
                  <m:nor/>
                  <m:sty m:val="p"/>
                </m:rPr>
                <m:t>)</m:t>
              </m:r>
            </m:e>
            <m:e>
              <m:r>
                <m:t>&amp;</m:t>
              </m:r>
              <m:r>
                <m:rPr>
                  <m:sty m:val="p"/>
                </m:rPr>
                <m:t>≤</m:t>
              </m:r>
              <m:r>
                <m:t>r</m:t>
              </m:r>
              <m:r>
                <m:rPr>
                  <m:sty m:val="p"/>
                </m:rPr>
                <m:t>.</m:t>
              </m:r>
              <m:r>
                <m:t>&amp;</m:t>
              </m:r>
              <m:r>
                <m:t>&amp;</m:t>
              </m:r>
              <m:r>
                <m:rPr>
                  <m:nor/>
                  <m:sty m:val="p"/>
                </m:rPr>
                <m:t>(</m:t>
              </m:r>
              <m:r>
                <m:rPr>
                  <m:nor/>
                  <m:sty m:val="p"/>
                </m:rPr>
                <m:t>Corollary 3</m:t>
              </m:r>
              <m:r>
                <m:rPr>
                  <m:nor/>
                  <m:sty m:val="p"/>
                </m:rPr>
                <m:t>, </m:t>
              </m:r>
              <m:sSup>
                <m:e>
                  <m:r>
                    <m:rPr>
                      <m:sty m:val="bi"/>
                    </m:rPr>
                    <m:t>R</m:t>
                  </m:r>
                </m:e>
                <m:sup>
                  <m:r>
                    <m:rPr>
                      <m:sty m:val="p"/>
                    </m:rPr>
                    <m:t>⊤</m:t>
                  </m:r>
                </m:sup>
              </m:sSup>
              <m:r>
                <m:rPr>
                  <m:nor/>
                  <m:sty m:val="p"/>
                </m:rPr>
                <m:t> has </m:t>
              </m:r>
              <m:r>
                <m:t>r</m:t>
              </m:r>
              <m:r>
                <m:rPr>
                  <m:nor/>
                  <m:sty m:val="p"/>
                </m:rPr>
                <m:t> columns)</m:t>
              </m:r>
            </m:e>
          </m:eqArr>
        </m:oMath>
      </m:oMathPara>
    </w:p>
    <w:p>
      <w:pPr>
        <w:pStyle w:val="FirstParagraph"/>
      </w:pPr>
      <w:r>
        <w:t xml:space="preserve">So</w:t>
      </w:r>
      <w:r>
        <w:t xml:space="preserve"> </w:t>
      </w:r>
      <m:oMath>
        <m:r>
          <m:rPr>
            <m:sty m:val="bi"/>
          </m:rPr>
          <m:t>C</m:t>
        </m:r>
      </m:oMath>
      <w:r>
        <w:t xml:space="preserve"> </w:t>
      </w:r>
      <w:r>
        <w:t xml:space="preserve">and</w:t>
      </w:r>
      <w:r>
        <w:t xml:space="preserve"> </w:t>
      </w:r>
      <m:oMath>
        <m:sSup>
          <m:e>
            <m:r>
              <m:rPr>
                <m:sty m:val="bi"/>
              </m:rPr>
              <m:t>R</m:t>
            </m:r>
          </m:e>
          <m:sup>
            <m:r>
              <m:rPr>
                <m:sty m:val="p"/>
              </m:rPr>
              <m:t>⊤</m:t>
            </m:r>
          </m:sup>
        </m:sSup>
      </m:oMath>
      <w:r>
        <w:t xml:space="preserve"> </w:t>
      </w:r>
      <w:r>
        <w:t xml:space="preserve">have full column rank</w:t>
      </w:r>
      <w:r>
        <w:t xml:space="preserve"> </w:t>
      </w:r>
      <m:oMath>
        <m:r>
          <m:t>r</m:t>
        </m:r>
      </m:oMath>
      <w:r>
        <w:t xml:space="preserve">,</w:t>
      </w:r>
      <w:r>
        <w:t xml:space="preserve"> </w:t>
      </w:r>
      <w:r>
        <w:t xml:space="preserve">and</w:t>
      </w:r>
      <w:r>
        <w:t xml:space="preserve"> </w:t>
      </w:r>
      <m:oMath>
        <m:sSup>
          <m:e>
            <m:r>
              <m:rPr>
                <m:sty m:val="bi"/>
              </m:rPr>
              <m:t>C</m:t>
            </m:r>
          </m:e>
          <m:sup>
            <m:r>
              <m:rPr>
                <m:sty m:val="p"/>
              </m:rPr>
              <m:t>⊤</m:t>
            </m:r>
          </m:sup>
        </m:sSup>
        <m:r>
          <m:rPr>
            <m:sty m:val="bi"/>
          </m:rPr>
          <m:t>C</m:t>
        </m:r>
      </m:oMath>
      <w:r>
        <w:t xml:space="preserve"> </w:t>
      </w:r>
      <w:r>
        <w:t xml:space="preserve">and</w:t>
      </w:r>
      <w:r>
        <w:t xml:space="preserve"> </w:t>
      </w:r>
      <m:oMath>
        <m:r>
          <m:rPr>
            <m:sty m:val="bi"/>
          </m:rPr>
          <m:t>R</m:t>
        </m:r>
        <m:sSup>
          <m:e>
            <m:r>
              <m:rPr>
                <m:sty m:val="bi"/>
              </m:rPr>
              <m:t>R</m:t>
            </m:r>
          </m:e>
          <m:sup>
            <m:r>
              <m:rPr>
                <m:sty m:val="p"/>
              </m:rPr>
              <m:t>⊤</m:t>
            </m:r>
          </m:sup>
        </m:sSup>
        <m:r>
          <m:rPr>
            <m:sty m:val="p"/>
          </m:rPr>
          <m:t>=</m:t>
        </m:r>
        <m:sSup>
          <m:e>
            <m:r>
              <m:rPr>
                <m:sty m:val="p"/>
              </m:rPr>
              <m:t>(</m:t>
            </m:r>
            <m:sSup>
              <m:e>
                <m:r>
                  <m:rPr>
                    <m:sty m:val="bi"/>
                  </m:rPr>
                  <m:t>R</m:t>
                </m:r>
              </m:e>
              <m:sup>
                <m:r>
                  <m:rPr>
                    <m:sty m:val="p"/>
                  </m:rPr>
                  <m:t>⊤</m:t>
                </m:r>
              </m:sup>
            </m:sSup>
            <m:r>
              <m:rPr>
                <m:sty m:val="p"/>
              </m:rPr>
              <m:t>)</m:t>
            </m:r>
          </m:e>
          <m:sup>
            <m:r>
              <m:rPr>
                <m:sty m:val="p"/>
              </m:rPr>
              <m:t>⊤</m:t>
            </m:r>
          </m:sup>
        </m:sSup>
        <m:r>
          <m:t> </m:t>
        </m:r>
        <m:sSup>
          <m:e>
            <m:r>
              <m:rPr>
                <m:sty m:val="bi"/>
              </m:rPr>
              <m:t>R</m:t>
            </m:r>
          </m:e>
          <m:sup>
            <m:r>
              <m:rPr>
                <m:sty m:val="p"/>
              </m:rPr>
              <m:t>⊤</m:t>
            </m:r>
          </m:sup>
        </m:sSup>
      </m:oMath>
      <w:r>
        <w:t xml:space="preserve"> </w:t>
      </w:r>
      <w:r>
        <w:t xml:space="preserve">are invertible (</w:t>
      </w:r>
      <w:hyperlink w:anchor="thm-gram-invertible">
        <w:r>
          <w:rPr>
            <w:rStyle w:val="Hyperlink"/>
          </w:rPr>
          <w:t xml:space="preserve">Theorem 87</w:t>
        </w:r>
      </w:hyperlink>
      <w:r>
        <w:t xml:space="preserve">).</w:t>
      </w:r>
      <w:r>
        <w:t xml:space="preserve"> </w:t>
      </w:r>
      <w:r>
        <w:t xml:space="preserve">They are symmetric:</w:t>
      </w:r>
    </w:p>
    <w:p>
      <w:pPr>
        <w:pStyle w:val="BodyText"/>
      </w:pPr>
      <m:oMathPara>
        <m:oMathParaPr>
          <m:jc m:val="center"/>
        </m:oMathParaPr>
        <m:oMath>
          <m:eqArr>
            <m:e>
              <m:sSup>
                <m:e>
                  <m:r>
                    <m:rPr>
                      <m:sty m:val="p"/>
                    </m:rPr>
                    <m:t>(</m:t>
                  </m:r>
                  <m:sSup>
                    <m:e>
                      <m:r>
                        <m:rPr>
                          <m:sty m:val="bi"/>
                        </m:rPr>
                        <m:t>C</m:t>
                      </m:r>
                    </m:e>
                    <m:sup>
                      <m:r>
                        <m:rPr>
                          <m:sty m:val="p"/>
                        </m:rPr>
                        <m:t>⊤</m:t>
                      </m:r>
                    </m:sup>
                  </m:sSup>
                  <m:r>
                    <m:rPr>
                      <m:sty m:val="bi"/>
                    </m:rPr>
                    <m:t>C</m:t>
                  </m:r>
                  <m:r>
                    <m:rPr>
                      <m:sty m:val="p"/>
                    </m:rPr>
                    <m:t>)</m:t>
                  </m:r>
                </m:e>
                <m:sup>
                  <m:r>
                    <m:rPr>
                      <m:sty m:val="p"/>
                    </m:rPr>
                    <m:t>⊤</m:t>
                  </m:r>
                </m:sup>
              </m:sSup>
              <m:r>
                <m:t>&amp;</m:t>
              </m:r>
              <m:r>
                <m:rPr>
                  <m:sty m:val="p"/>
                </m:rPr>
                <m:t>=</m:t>
              </m:r>
              <m:sSup>
                <m:e>
                  <m:r>
                    <m:rPr>
                      <m:sty m:val="bi"/>
                    </m:rPr>
                    <m:t>C</m:t>
                  </m:r>
                </m:e>
                <m:sup>
                  <m:r>
                    <m:rPr>
                      <m:sty m:val="p"/>
                    </m:rPr>
                    <m:t>⊤</m:t>
                  </m:r>
                </m:sup>
              </m:sSup>
              <m:r>
                <m:t> </m:t>
              </m:r>
              <m:sSup>
                <m:e>
                  <m:r>
                    <m:rPr>
                      <m:sty m:val="p"/>
                    </m:rPr>
                    <m:t>(</m:t>
                  </m:r>
                  <m:sSup>
                    <m:e>
                      <m:r>
                        <m:rPr>
                          <m:sty m:val="bi"/>
                        </m:rPr>
                        <m:t>C</m:t>
                      </m:r>
                    </m:e>
                    <m:sup>
                      <m:r>
                        <m:rPr>
                          <m:sty m:val="p"/>
                        </m:rPr>
                        <m:t>⊤</m:t>
                      </m:r>
                    </m:sup>
                  </m:sSup>
                  <m:r>
                    <m:rPr>
                      <m:sty m:val="p"/>
                    </m:rPr>
                    <m:t>)</m:t>
                  </m:r>
                </m:e>
                <m:sup>
                  <m:r>
                    <m:rPr>
                      <m:sty m:val="p"/>
                    </m:rPr>
                    <m:t>⊤</m:t>
                  </m:r>
                </m:sup>
              </m:sSup>
            </m:e>
            <m:e>
              <m:r>
                <m:t>&amp;</m:t>
              </m:r>
              <m:r>
                <m:rPr>
                  <m:sty m:val="p"/>
                </m:rPr>
                <m:t>=</m:t>
              </m:r>
              <m:sSup>
                <m:e>
                  <m:r>
                    <m:rPr>
                      <m:sty m:val="bi"/>
                    </m:rPr>
                    <m:t>C</m:t>
                  </m:r>
                </m:e>
                <m:sup>
                  <m:r>
                    <m:rPr>
                      <m:sty m:val="p"/>
                    </m:rPr>
                    <m:t>⊤</m:t>
                  </m:r>
                </m:sup>
              </m:sSup>
              <m:r>
                <m:rPr>
                  <m:sty m:val="bi"/>
                </m:rPr>
                <m:t>C</m:t>
              </m:r>
            </m:e>
          </m:eqArr>
        </m:oMath>
      </m:oMathPara>
    </w:p>
    <w:p>
      <w:pPr>
        <w:pStyle w:val="FirstParagraph"/>
      </w:pPr>
      <w:r>
        <w:t xml:space="preserve">(</w:t>
      </w:r>
      <w:hyperlink w:anchor="thm-transpose-product">
        <w:r>
          <w:rPr>
            <w:rStyle w:val="Hyperlink"/>
          </w:rPr>
          <w:t xml:space="preserve">Theorem 19</w:t>
        </w:r>
      </w:hyperlink>
      <w:r>
        <w:t xml:space="preserve">,</w:t>
      </w:r>
      <w:r>
        <w:t xml:space="preserve"> </w:t>
      </w:r>
      <w:hyperlink w:anchor="def-matrix-transpose">
        <w:r>
          <w:rPr>
            <w:rStyle w:val="Hyperlink"/>
          </w:rPr>
          <w:t xml:space="preserve">Definition 22</w:t>
        </w:r>
      </w:hyperlink>
      <w:r>
        <w:t xml:space="preserve">), and likewise for</w:t>
      </w:r>
      <w:r>
        <w:t xml:space="preserve"> </w:t>
      </w:r>
      <m:oMath>
        <m:r>
          <m:rPr>
            <m:sty m:val="bi"/>
          </m:rPr>
          <m:t>R</m:t>
        </m:r>
        <m:sSup>
          <m:e>
            <m:r>
              <m:rPr>
                <m:sty m:val="bi"/>
              </m:rPr>
              <m:t>R</m:t>
            </m:r>
          </m:e>
          <m:sup>
            <m:r>
              <m:rPr>
                <m:sty m:val="p"/>
              </m:rPr>
              <m:t>⊤</m:t>
            </m:r>
          </m:sup>
        </m:sSup>
      </m:oMath>
      <w:r>
        <w:t xml:space="preserve">.</w:t>
      </w:r>
      <w:r>
        <w:t xml:space="preserve"> </w:t>
      </w:r>
      <w:r>
        <w:t xml:space="preserve">Write</w:t>
      </w:r>
      <w:r>
        <w:t xml:space="preserve"> </w:t>
      </w:r>
      <m:oMath>
        <m:r>
          <m:rPr>
            <m:sty m:val="bi"/>
          </m:rPr>
          <m:t>S</m:t>
        </m:r>
        <m:limUpp>
          <m:e>
            <m:r>
              <m:rPr>
                <m:sty m:val="p"/>
              </m:rPr>
              <m:t>=</m:t>
            </m:r>
          </m:e>
          <m:lim>
            <m:r>
              <m:rPr>
                <m:nor/>
                <m:sty m:val="p"/>
              </m:rPr>
              <m:t>def</m:t>
            </m:r>
          </m:lim>
        </m:limUpp>
        <m:r>
          <m:rPr>
            <m:sty m:val="p"/>
          </m:rPr>
          <m:t>(</m:t>
        </m:r>
        <m:r>
          <m:rPr>
            <m:sty m:val="bi"/>
          </m:rPr>
          <m:t>R</m:t>
        </m:r>
        <m:sSup>
          <m:e>
            <m:r>
              <m:rPr>
                <m:sty m:val="bi"/>
              </m:rPr>
              <m:t>R</m:t>
            </m:r>
          </m:e>
          <m:sup>
            <m:r>
              <m:rPr>
                <m:sty m:val="p"/>
              </m:rPr>
              <m:t>⊤</m:t>
            </m:r>
          </m:sup>
        </m:sSup>
        <m:sSup>
          <m:e>
            <m:r>
              <m:rPr>
                <m:sty m:val="p"/>
              </m:rPr>
              <m:t>)</m:t>
            </m:r>
          </m:e>
          <m:sup>
            <m:r>
              <m:rPr>
                <m:sty m:val="p"/>
              </m:rPr>
              <m:t>−</m:t>
            </m:r>
            <m:r>
              <m:t>1</m:t>
            </m:r>
          </m:sup>
        </m:sSup>
      </m:oMath>
      <w:r>
        <w:t xml:space="preserve"> </w:t>
      </w:r>
      <w:r>
        <w:t xml:space="preserve">and</w:t>
      </w:r>
      <w:r>
        <w:t xml:space="preserve"> </w:t>
      </w:r>
      <m:oMath>
        <m:r>
          <m:rPr>
            <m:sty m:val="bi"/>
          </m:rPr>
          <m:t>T</m:t>
        </m:r>
        <m:limUpp>
          <m:e>
            <m:r>
              <m:rPr>
                <m:sty m:val="p"/>
              </m:rPr>
              <m:t>=</m:t>
            </m:r>
          </m:e>
          <m:lim>
            <m:r>
              <m:rPr>
                <m:nor/>
                <m:sty m:val="p"/>
              </m:rPr>
              <m:t>def</m:t>
            </m:r>
          </m:lim>
        </m:limUpp>
        <m:r>
          <m:rPr>
            <m:sty m:val="p"/>
          </m:rPr>
          <m:t>(</m:t>
        </m:r>
        <m:sSup>
          <m:e>
            <m:r>
              <m:rPr>
                <m:sty m:val="bi"/>
              </m:rPr>
              <m:t>C</m:t>
            </m:r>
          </m:e>
          <m:sup>
            <m:r>
              <m:rPr>
                <m:sty m:val="p"/>
              </m:rPr>
              <m:t>⊤</m:t>
            </m:r>
          </m:sup>
        </m:sSup>
        <m:r>
          <m:rPr>
            <m:sty m:val="bi"/>
          </m:rPr>
          <m:t>C</m:t>
        </m:r>
        <m:sSup>
          <m:e>
            <m:r>
              <m:rPr>
                <m:sty m:val="p"/>
              </m:rPr>
              <m:t>)</m:t>
            </m:r>
          </m:e>
          <m:sup>
            <m:r>
              <m:rPr>
                <m:sty m:val="p"/>
              </m:rPr>
              <m:t>−</m:t>
            </m:r>
            <m:r>
              <m:t>1</m:t>
            </m:r>
          </m:sup>
        </m:sSup>
      </m:oMath>
      <w:r>
        <w:t xml:space="preserve">,</w:t>
      </w:r>
      <w:r>
        <w:t xml:space="preserve"> </w:t>
      </w:r>
      <w:r>
        <w:t xml:space="preserve">both symmetric (</w:t>
      </w:r>
      <w:hyperlink w:anchor="cor-inverse-symmetric">
        <w:r>
          <w:rPr>
            <w:rStyle w:val="Hyperlink"/>
          </w:rPr>
          <w:t xml:space="preserve">Corollary 9</w:t>
        </w:r>
      </w:hyperlink>
      <w:r>
        <w:t xml:space="preserve">),</w:t>
      </w:r>
      <w:r>
        <w:t xml:space="preserve"> </w:t>
      </w:r>
      <w:r>
        <w:t xml:space="preserve">and</w:t>
      </w:r>
      <w:r>
        <w:t xml:space="preserve"> </w:t>
      </w:r>
      <m:oMath>
        <m:r>
          <m:rPr>
            <m:sty m:val="bi"/>
          </m:rPr>
          <m:t>G</m:t>
        </m:r>
        <m:limUpp>
          <m:e>
            <m:r>
              <m:rPr>
                <m:sty m:val="p"/>
              </m:rPr>
              <m:t>=</m:t>
            </m:r>
          </m:e>
          <m:lim>
            <m:r>
              <m:rPr>
                <m:nor/>
                <m:sty m:val="p"/>
              </m:rPr>
              <m:t>def</m:t>
            </m:r>
          </m:lim>
        </m:limUpp>
        <m:sSup>
          <m:e>
            <m:r>
              <m:rPr>
                <m:sty m:val="bi"/>
              </m:rPr>
              <m:t>R</m:t>
            </m:r>
          </m:e>
          <m:sup>
            <m:r>
              <m:rPr>
                <m:sty m:val="p"/>
              </m:rPr>
              <m:t>⊤</m:t>
            </m:r>
          </m:sup>
        </m:sSup>
        <m:r>
          <m:rPr>
            <m:sty m:val="bi"/>
          </m:rPr>
          <m:t>S</m:t>
        </m:r>
        <m:r>
          <m:rPr>
            <m:sty m:val="bi"/>
          </m:rPr>
          <m:t>T</m:t>
        </m:r>
        <m:sSup>
          <m:e>
            <m:r>
              <m:rPr>
                <m:sty m:val="bi"/>
              </m:rPr>
              <m:t>C</m:t>
            </m:r>
          </m:e>
          <m:sup>
            <m:r>
              <m:rPr>
                <m:sty m:val="p"/>
              </m:rPr>
              <m:t>⊤</m:t>
            </m:r>
          </m:sup>
        </m:sSup>
      </m:oMath>
      <w:r>
        <w:t xml:space="preserve">.</w:t>
      </w:r>
    </w:p>
    <w:p>
      <w:pPr>
        <w:pStyle w:val="BodyText"/>
      </w:pPr>
      <w:r>
        <w:rPr>
          <w:b/>
          <w:bCs/>
        </w:rPr>
        <w:t xml:space="preserve">Two products.</w:t>
      </w:r>
    </w:p>
    <w:p>
      <w:pPr>
        <w:pStyle w:val="BodyText"/>
      </w:pPr>
      <m:oMathPara>
        <m:oMathParaPr>
          <m:jc m:val="center"/>
        </m:oMathParaPr>
        <m:oMath>
          <m:eqArr>
            <m:e>
              <m:r>
                <m:rPr>
                  <m:sty m:val="bi"/>
                </m:rPr>
                <m:t>A</m:t>
              </m:r>
              <m:r>
                <m:rPr>
                  <m:sty m:val="bi"/>
                </m:rPr>
                <m:t>G</m:t>
              </m:r>
              <m:r>
                <m:t>&amp;</m:t>
              </m:r>
              <m:r>
                <m:rPr>
                  <m:sty m:val="p"/>
                </m:rPr>
                <m:t>=</m:t>
              </m:r>
              <m:r>
                <m:rPr>
                  <m:sty m:val="bi"/>
                </m:rPr>
                <m:t>C</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(substitute </m:t>
              </m:r>
              <m:r>
                <m:rPr>
                  <m:sty m:val="bi"/>
                </m:rPr>
                <m:t>A</m:t>
              </m:r>
              <m:r>
                <m:rPr>
                  <m:nor/>
                  <m:sty m:val="p"/>
                </m:rPr>
                <m:t> and </m:t>
              </m:r>
              <m:r>
                <m:rPr>
                  <m:sty m:val="bi"/>
                </m:rPr>
                <m:t>G</m:t>
              </m:r>
              <m:r>
                <m:rPr>
                  <m:nor/>
                  <m:sty m:val="p"/>
                </m:rPr>
                <m:t>)</m:t>
              </m:r>
            </m:e>
            <m:e>
              <m:r>
                <m:t>&amp;</m:t>
              </m:r>
              <m:r>
                <m:rPr>
                  <m:sty m:val="p"/>
                </m:rPr>
                <m:t>=</m:t>
              </m:r>
              <m:r>
                <m:rPr>
                  <m:sty m:val="bi"/>
                </m:rPr>
                <m:t>C</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nor/>
                  <m:sty m:val="p"/>
                </m:rPr>
                <m:t>Theorem 10</m:t>
              </m:r>
              <m:r>
                <m:rPr>
                  <m:nor/>
                  <m:sty m:val="p"/>
                </m:rPr>
                <m:t>)</m:t>
              </m:r>
            </m:e>
          </m:eqArr>
        </m:oMath>
      </m:oMathPara>
    </w:p>
    <w:p>
      <w:pPr>
        <w:pStyle w:val="FirstParagraph"/>
      </w:pPr>
      <m:oMathPara>
        <m:oMathParaPr>
          <m:jc m:val="center"/>
        </m:oMathParaPr>
        <m:oMath>
          <m:eqArr>
            <m:e>
              <m:r>
                <m:rPr>
                  <m:sty m:val="bi"/>
                </m:rPr>
                <m:t>G</m:t>
              </m:r>
              <m:r>
                <m:rPr>
                  <m:sty m:val="bi"/>
                </m:rPr>
                <m:t>A</m:t>
              </m:r>
              <m:r>
                <m:t>&amp;</m:t>
              </m:r>
              <m:r>
                <m:rPr>
                  <m:sty m:val="p"/>
                </m:rPr>
                <m:t>=</m:t>
              </m:r>
              <m:sSup>
                <m:e>
                  <m:r>
                    <m:rPr>
                      <m:sty m:val="bi"/>
                    </m:rPr>
                    <m:t>R</m:t>
                  </m:r>
                </m:e>
                <m:sup>
                  <m:r>
                    <m:rPr>
                      <m:sty m:val="p"/>
                    </m:rPr>
                    <m:t>⊤</m:t>
                  </m:r>
                </m:sup>
              </m:sSup>
              <m:r>
                <m:rPr>
                  <m:sty m:val="bi"/>
                </m:rPr>
                <m:t>S</m:t>
              </m:r>
              <m:r>
                <m:rPr>
                  <m:sty m:val="bi"/>
                </m:rPr>
                <m:t>T</m:t>
              </m:r>
              <m:sSup>
                <m:e>
                  <m:r>
                    <m:rPr>
                      <m:sty m:val="bi"/>
                    </m:rPr>
                    <m:t>C</m:t>
                  </m:r>
                </m:e>
                <m:sup>
                  <m:r>
                    <m:rPr>
                      <m:sty m:val="p"/>
                    </m:rPr>
                    <m:t>⊤</m:t>
                  </m:r>
                </m:sup>
              </m:sSup>
              <m:r>
                <m:t> </m:t>
              </m:r>
              <m:r>
                <m:rPr>
                  <m:sty m:val="bi"/>
                </m:rPr>
                <m:t>C</m:t>
              </m:r>
              <m:r>
                <m:rPr>
                  <m:sty m:val="bi"/>
                </m:rPr>
                <m:t>R</m:t>
              </m:r>
              <m:r>
                <m:t>&amp;</m:t>
              </m:r>
              <m:r>
                <m:t>&amp;</m:t>
              </m:r>
              <m:r>
                <m:rPr>
                  <m:nor/>
                  <m:sty m:val="p"/>
                </m:rPr>
                <m:t>(substitute </m:t>
              </m:r>
              <m:r>
                <m:rPr>
                  <m:sty m:val="bi"/>
                </m:rPr>
                <m:t>G</m:t>
              </m:r>
              <m:r>
                <m:rPr>
                  <m:nor/>
                  <m:sty m:val="p"/>
                </m:rPr>
                <m:t> and </m:t>
              </m:r>
              <m:r>
                <m:rPr>
                  <m:sty m:val="bi"/>
                </m:rPr>
                <m:t>A</m:t>
              </m:r>
              <m:r>
                <m:rPr>
                  <m:nor/>
                  <m:sty m:val="p"/>
                </m:rPr>
                <m:t>)</m:t>
              </m:r>
            </m:e>
            <m:e>
              <m:r>
                <m:t>&amp;</m:t>
              </m:r>
              <m:r>
                <m:rPr>
                  <m:sty m:val="p"/>
                </m:rPr>
                <m:t>=</m:t>
              </m:r>
              <m:sSup>
                <m:e>
                  <m:r>
                    <m:rPr>
                      <m:sty m:val="bi"/>
                    </m:rPr>
                    <m:t>R</m:t>
                  </m:r>
                </m:e>
                <m:sup>
                  <m:r>
                    <m:rPr>
                      <m:sty m:val="p"/>
                    </m:rPr>
                    <m:t>⊤</m:t>
                  </m:r>
                </m:sup>
              </m:sSup>
              <m:r>
                <m:rPr>
                  <m:sty m:val="bi"/>
                </m:rPr>
                <m:t>S</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rPr>
                  <m:sty m:val="bi"/>
                </m:rPr>
                <m:t>S</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Conditions 3 and 4.</w:t>
      </w:r>
    </w:p>
    <w:p>
      <w:pPr>
        <w:pStyle w:val="BodyText"/>
      </w:pPr>
      <m:oMathPara>
        <m:oMathParaPr>
          <m:jc m:val="center"/>
        </m:oMathParaPr>
        <m:oMath>
          <m:eqArr>
            <m:e>
              <m:sSup>
                <m:e>
                  <m:r>
                    <m:rPr>
                      <m:sty m:val="p"/>
                    </m:rPr>
                    <m:t>(</m:t>
                  </m:r>
                  <m:r>
                    <m:rPr>
                      <m:sty m:val="bi"/>
                    </m:rPr>
                    <m:t>A</m:t>
                  </m:r>
                  <m:r>
                    <m:rPr>
                      <m:sty m:val="bi"/>
                    </m:rPr>
                    <m:t>G</m:t>
                  </m:r>
                  <m:r>
                    <m:rPr>
                      <m:sty m:val="p"/>
                    </m:rPr>
                    <m:t>)</m:t>
                  </m:r>
                </m:e>
                <m:sup>
                  <m:r>
                    <m:rPr>
                      <m:sty m:val="p"/>
                    </m:rPr>
                    <m:t>⊤</m:t>
                  </m:r>
                </m:sup>
              </m:sSup>
              <m:r>
                <m:t>&amp;</m:t>
              </m:r>
              <m:r>
                <m:rPr>
                  <m:sty m:val="p"/>
                </m:rPr>
                <m:t>=</m:t>
              </m:r>
              <m:sSup>
                <m:e>
                  <m:r>
                    <m:rPr>
                      <m:sty m:val="p"/>
                    </m:rPr>
                    <m:t>(</m:t>
                  </m:r>
                  <m:r>
                    <m:rPr>
                      <m:sty m:val="bi"/>
                    </m:rPr>
                    <m:t>C</m:t>
                  </m:r>
                  <m:r>
                    <m:rPr>
                      <m:sty m:val="bi"/>
                    </m:rPr>
                    <m:t>T</m:t>
                  </m:r>
                  <m:sSup>
                    <m:e>
                      <m:r>
                        <m:rPr>
                          <m:sty m:val="bi"/>
                        </m:rPr>
                        <m:t>C</m:t>
                      </m:r>
                    </m:e>
                    <m:sup>
                      <m:r>
                        <m:rPr>
                          <m:sty m:val="p"/>
                        </m:rPr>
                        <m:t>⊤</m:t>
                      </m:r>
                    </m:sup>
                  </m:sSup>
                  <m:r>
                    <m:rPr>
                      <m:sty m:val="p"/>
                    </m:rPr>
                    <m:t>)</m:t>
                  </m:r>
                </m:e>
                <m:sup>
                  <m:r>
                    <m:rPr>
                      <m:sty m:val="p"/>
                    </m:rPr>
                    <m:t>⊤</m:t>
                  </m:r>
                </m:sup>
              </m:sSup>
              <m:r>
                <m:t>&amp;</m:t>
              </m:r>
              <m:r>
                <m:t>&amp;</m:t>
              </m:r>
              <m:r>
                <m:rPr>
                  <m:nor/>
                  <m:sty m:val="p"/>
                </m:rPr>
                <m:t>(first product)</m:t>
              </m:r>
            </m:e>
            <m:e>
              <m:r>
                <m:t>&amp;</m:t>
              </m:r>
              <m:r>
                <m:rPr>
                  <m:sty m:val="p"/>
                </m:rPr>
                <m:t>=</m:t>
              </m:r>
              <m:sSup>
                <m:e>
                  <m:r>
                    <m:t>​</m:t>
                  </m:r>
                  <m:d>
                    <m:dPr>
                      <m:begChr m:val="("/>
                      <m:sepChr m:val=""/>
                      <m:endChr m:val=")"/>
                      <m:grow/>
                    </m:dPr>
                    <m:e>
                      <m:r>
                        <m:rPr>
                          <m:sty m:val="bi"/>
                        </m:rPr>
                        <m:t>C</m:t>
                      </m:r>
                      <m:r>
                        <m:t> </m:t>
                      </m:r>
                      <m:r>
                        <m:rPr>
                          <m:sty m:val="p"/>
                        </m:rPr>
                        <m:t>(</m:t>
                      </m:r>
                      <m:r>
                        <m:rPr>
                          <m:sty m:val="bi"/>
                        </m:rPr>
                        <m:t>T</m:t>
                      </m:r>
                      <m:sSup>
                        <m:e>
                          <m:r>
                            <m:rPr>
                              <m:sty m:val="bi"/>
                            </m:rPr>
                            <m:t>C</m:t>
                          </m:r>
                        </m:e>
                        <m:sup>
                          <m:r>
                            <m:rPr>
                              <m:sty m:val="p"/>
                            </m:rPr>
                            <m:t>⊤</m:t>
                          </m:r>
                        </m:sup>
                      </m:sSup>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T</m:t>
                  </m:r>
                  <m:sSup>
                    <m:e>
                      <m:r>
                        <m:rPr>
                          <m:sty m:val="bi"/>
                        </m:rPr>
                        <m:t>C</m:t>
                      </m:r>
                    </m:e>
                    <m:sup>
                      <m:r>
                        <m:rPr>
                          <m:sty m:val="p"/>
                        </m:rPr>
                        <m:t>⊤</m:t>
                      </m:r>
                    </m:sup>
                  </m:sSup>
                  <m:r>
                    <m:rPr>
                      <m:sty m:val="p"/>
                    </m:rPr>
                    <m: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p"/>
                    </m:rPr>
                    <m:t>(</m:t>
                  </m:r>
                  <m:sSup>
                    <m:e>
                      <m:r>
                        <m:rPr>
                          <m:sty m:val="bi"/>
                        </m:rPr>
                        <m:t>C</m:t>
                      </m:r>
                    </m:e>
                    <m:sup>
                      <m:r>
                        <m:rPr>
                          <m:sty m:val="p"/>
                        </m:rPr>
                        <m:t>⊤</m:t>
                      </m:r>
                    </m:sup>
                  </m:sSup>
                  <m:r>
                    <m:rPr>
                      <m:sty m:val="p"/>
                    </m:rPr>
                    <m:t>)</m:t>
                  </m:r>
                </m:e>
                <m:sup>
                  <m:r>
                    <m:rPr>
                      <m:sty m:val="p"/>
                    </m:rPr>
                    <m:t>⊤</m:t>
                  </m:r>
                </m:sup>
              </m:sSup>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C</m:t>
              </m:r>
              <m:r>
                <m:t> </m:t>
              </m:r>
              <m:sSup>
                <m:e>
                  <m:r>
                    <m:rPr>
                      <m:sty m:val="bi"/>
                    </m:rPr>
                    <m:t>T</m:t>
                  </m:r>
                </m:e>
                <m:sup>
                  <m:r>
                    <m:rPr>
                      <m:sty m:val="p"/>
                    </m:rPr>
                    <m:t>⊤</m:t>
                  </m:r>
                </m:sup>
              </m:sSup>
              <m:r>
                <m:t> </m:t>
              </m:r>
              <m:sSup>
                <m:e>
                  <m:r>
                    <m:rPr>
                      <m:sty m:val="bi"/>
                    </m:rPr>
                    <m:t>C</m:t>
                  </m:r>
                </m:e>
                <m:sup>
                  <m:r>
                    <m:rPr>
                      <m:sty m:val="p"/>
                    </m:rPr>
                    <m:t>⊤</m:t>
                  </m:r>
                </m:sup>
              </m:sSup>
              <m:r>
                <m:t>&amp;</m:t>
              </m:r>
              <m:r>
                <m:t>&amp;</m:t>
              </m:r>
              <m:r>
                <m:rPr>
                  <m:nor/>
                  <m:sty m:val="p"/>
                </m:rPr>
                <m:t>(</m:t>
              </m:r>
              <m:r>
                <m:rPr>
                  <m:nor/>
                  <m:sty m:val="p"/>
                </m:rPr>
                <m:t>Definition 22</m:t>
              </m:r>
              <m:r>
                <m:rPr>
                  <m:nor/>
                  <m:sty m:val="p"/>
                </m:rPr>
                <m:t>)</m:t>
              </m:r>
            </m:e>
            <m:e>
              <m:r>
                <m:t>&amp;</m:t>
              </m:r>
              <m:r>
                <m:rPr>
                  <m:sty m:val="p"/>
                </m:rPr>
                <m:t>=</m:t>
              </m:r>
              <m:r>
                <m:rPr>
                  <m:sty m:val="bi"/>
                </m:rPr>
                <m:t>C</m:t>
              </m:r>
              <m:r>
                <m:rPr>
                  <m:sty m:val="bi"/>
                </m:rPr>
                <m:t>T</m:t>
              </m:r>
              <m:sSup>
                <m:e>
                  <m:r>
                    <m:rPr>
                      <m:sty m:val="bi"/>
                    </m:rPr>
                    <m:t>C</m:t>
                  </m:r>
                </m:e>
                <m:sup>
                  <m:r>
                    <m:rPr>
                      <m:sty m:val="p"/>
                    </m:rPr>
                    <m:t>⊤</m:t>
                  </m:r>
                </m:sup>
              </m:sSup>
              <m:r>
                <m:rPr>
                  <m:sty m:val="p"/>
                </m:rPr>
                <m:t>,</m:t>
              </m:r>
              <m:r>
                <m:t>&amp;</m:t>
              </m:r>
              <m:r>
                <m:t>&amp;</m:t>
              </m:r>
              <m:r>
                <m:rPr>
                  <m:nor/>
                  <m:sty m:val="p"/>
                </m:rPr>
                <m:t>(</m:t>
              </m:r>
              <m:r>
                <m:rPr>
                  <m:sty m:val="bi"/>
                </m:rPr>
                <m:t>T</m:t>
              </m:r>
              <m:r>
                <m:rPr>
                  <m:nor/>
                  <m:sty m:val="p"/>
                </m:rPr>
                <m:t> is symmetric)</m:t>
              </m:r>
            </m:e>
          </m:eqArr>
        </m:oMath>
      </m:oMathPara>
    </w:p>
    <w:p>
      <w:pPr>
        <w:pStyle w:val="FirstParagraph"/>
      </w:pPr>
      <m:oMathPara>
        <m:oMathParaPr>
          <m:jc m:val="center"/>
        </m:oMathParaPr>
        <m:oMath>
          <m:eqArr>
            <m:e>
              <m:sSup>
                <m:e>
                  <m:r>
                    <m:rPr>
                      <m:sty m:val="p"/>
                    </m:rPr>
                    <m:t>(</m:t>
                  </m:r>
                  <m:r>
                    <m:rPr>
                      <m:sty m:val="bi"/>
                    </m:rPr>
                    <m:t>G</m:t>
                  </m:r>
                  <m:r>
                    <m:rPr>
                      <m:sty m:val="bi"/>
                    </m:rPr>
                    <m:t>A</m:t>
                  </m:r>
                  <m:r>
                    <m:rPr>
                      <m:sty m:val="p"/>
                    </m:rPr>
                    <m:t>)</m:t>
                  </m:r>
                </m:e>
                <m:sup>
                  <m:r>
                    <m:rPr>
                      <m:sty m:val="p"/>
                    </m:rPr>
                    <m:t>⊤</m:t>
                  </m:r>
                </m:sup>
              </m:sSup>
              <m:r>
                <m:t>&amp;</m:t>
              </m:r>
              <m:r>
                <m:rPr>
                  <m:sty m:val="p"/>
                </m:rPr>
                <m:t>=</m:t>
              </m:r>
              <m:sSup>
                <m:e>
                  <m:r>
                    <m:rPr>
                      <m:sty m:val="p"/>
                    </m:rPr>
                    <m:t>(</m:t>
                  </m:r>
                  <m:sSup>
                    <m:e>
                      <m:r>
                        <m:rPr>
                          <m:sty m:val="bi"/>
                        </m:rPr>
                        <m:t>R</m:t>
                      </m:r>
                    </m:e>
                    <m:sup>
                      <m:r>
                        <m:rPr>
                          <m:sty m:val="p"/>
                        </m:rPr>
                        <m:t>⊤</m:t>
                      </m:r>
                    </m:sup>
                  </m:sSup>
                  <m:r>
                    <m:rPr>
                      <m:sty m:val="bi"/>
                    </m:rPr>
                    <m:t>S</m:t>
                  </m:r>
                  <m:r>
                    <m:rPr>
                      <m:sty m:val="bi"/>
                    </m:rPr>
                    <m:t>R</m:t>
                  </m:r>
                  <m:r>
                    <m:rPr>
                      <m:sty m:val="p"/>
                    </m:rPr>
                    <m:t>)</m:t>
                  </m:r>
                </m:e>
                <m:sup>
                  <m:r>
                    <m:rPr>
                      <m:sty m:val="p"/>
                    </m:rPr>
                    <m:t>⊤</m:t>
                  </m:r>
                </m:sup>
              </m:sSup>
              <m:r>
                <m:t>&amp;</m:t>
              </m:r>
              <m:r>
                <m:t>&amp;</m:t>
              </m:r>
              <m:r>
                <m:rPr>
                  <m:nor/>
                  <m:sty m:val="p"/>
                </m:rPr>
                <m:t>(second product)</m:t>
              </m:r>
            </m:e>
            <m:e>
              <m:r>
                <m:t>&amp;</m:t>
              </m:r>
              <m:r>
                <m:rPr>
                  <m:sty m:val="p"/>
                </m:rPr>
                <m:t>=</m:t>
              </m:r>
              <m:sSup>
                <m:e>
                  <m:r>
                    <m:t>​</m:t>
                  </m:r>
                  <m:d>
                    <m:dPr>
                      <m:begChr m:val="("/>
                      <m:sepChr m:val=""/>
                      <m:endChr m:val=")"/>
                      <m:grow/>
                    </m:dPr>
                    <m:e>
                      <m:sSup>
                        <m:e>
                          <m:r>
                            <m:rPr>
                              <m:sty m:val="bi"/>
                            </m:rPr>
                            <m:t>R</m:t>
                          </m:r>
                        </m:e>
                        <m:sup>
                          <m:r>
                            <m:rPr>
                              <m:sty m:val="p"/>
                            </m:rPr>
                            <m:t>⊤</m:t>
                          </m:r>
                        </m:sup>
                      </m:sSup>
                      <m:r>
                        <m:t> </m:t>
                      </m:r>
                      <m:r>
                        <m:rPr>
                          <m:sty m:val="p"/>
                        </m:rPr>
                        <m:t>(</m:t>
                      </m:r>
                      <m:r>
                        <m:rPr>
                          <m:sty m:val="bi"/>
                        </m:rPr>
                        <m:t>S</m:t>
                      </m:r>
                      <m:r>
                        <m:rPr>
                          <m:sty m:val="bi"/>
                        </m:rPr>
                        <m:t>R</m:t>
                      </m:r>
                      <m:r>
                        <m:rPr>
                          <m:sty m:val="p"/>
                        </m:rPr>
                        <m:t>)</m:t>
                      </m:r>
                    </m:e>
                  </m:d>
                  <m:r>
                    <m:t>​</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p"/>
                    </m:rPr>
                    <m:t>(</m:t>
                  </m:r>
                  <m:r>
                    <m:rPr>
                      <m:sty m:val="bi"/>
                    </m:rPr>
                    <m:t>S</m:t>
                  </m:r>
                  <m:r>
                    <m:rPr>
                      <m:sty m:val="bi"/>
                    </m:rPr>
                    <m:t>R</m:t>
                  </m:r>
                  <m:r>
                    <m:rPr>
                      <m:sty m:val="p"/>
                    </m:rPr>
                    <m:t>)</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sSup>
                <m:e>
                  <m:r>
                    <m:rPr>
                      <m:sty m:val="p"/>
                    </m:rPr>
                    <m:t>(</m:t>
                  </m:r>
                  <m:sSup>
                    <m:e>
                      <m:r>
                        <m:rPr>
                          <m:sty m:val="bi"/>
                        </m:rPr>
                        <m:t>R</m:t>
                      </m:r>
                    </m:e>
                    <m:sup>
                      <m:r>
                        <m:rPr>
                          <m:sty m:val="p"/>
                        </m:rPr>
                        <m:t>⊤</m:t>
                      </m:r>
                    </m:sup>
                  </m:sSup>
                  <m:r>
                    <m:rPr>
                      <m:sty m:val="p"/>
                    </m:rPr>
                    <m:t>)</m:t>
                  </m:r>
                </m:e>
                <m:sup>
                  <m:r>
                    <m:rPr>
                      <m:sty m:val="p"/>
                    </m:rPr>
                    <m:t>⊤</m:t>
                  </m:r>
                </m:sup>
              </m:sSup>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sSup>
                <m:e>
                  <m:r>
                    <m:rPr>
                      <m:sty m:val="bi"/>
                    </m:rPr>
                    <m:t>S</m:t>
                  </m:r>
                </m:e>
                <m:sup>
                  <m:r>
                    <m:rPr>
                      <m:sty m:val="p"/>
                    </m:rPr>
                    <m:t>⊤</m:t>
                  </m:r>
                </m:sup>
              </m:sSup>
              <m:r>
                <m:t> </m:t>
              </m:r>
              <m:r>
                <m:rPr>
                  <m:sty m:val="bi"/>
                </m:rPr>
                <m:t>R</m:t>
              </m:r>
              <m:r>
                <m:t>&amp;</m:t>
              </m:r>
              <m:r>
                <m:t>&amp;</m:t>
              </m:r>
              <m:r>
                <m:rPr>
                  <m:nor/>
                  <m:sty m:val="p"/>
                </m:rPr>
                <m:t>(</m:t>
              </m:r>
              <m:r>
                <m:rPr>
                  <m:nor/>
                  <m:sty m:val="p"/>
                </m:rPr>
                <m:t>Definition 22</m:t>
              </m:r>
              <m:r>
                <m:rPr>
                  <m:nor/>
                  <m:sty m:val="p"/>
                </m:rPr>
                <m:t>)</m:t>
              </m:r>
            </m:e>
            <m:e>
              <m:r>
                <m:t>&amp;</m:t>
              </m:r>
              <m:r>
                <m:rPr>
                  <m:sty m:val="p"/>
                </m:rPr>
                <m:t>=</m:t>
              </m:r>
              <m:sSup>
                <m:e>
                  <m:r>
                    <m:rPr>
                      <m:sty m:val="bi"/>
                    </m:rPr>
                    <m:t>R</m:t>
                  </m:r>
                </m:e>
                <m:sup>
                  <m:r>
                    <m:rPr>
                      <m:sty m:val="p"/>
                    </m:rPr>
                    <m:t>⊤</m:t>
                  </m:r>
                </m:sup>
              </m:sSup>
              <m:r>
                <m:rPr>
                  <m:sty m:val="bi"/>
                </m:rPr>
                <m:t>S</m:t>
              </m:r>
              <m:r>
                <m:rPr>
                  <m:sty m:val="bi"/>
                </m:rPr>
                <m:t>R</m:t>
              </m:r>
              <m:r>
                <m:rPr>
                  <m:sty m:val="p"/>
                </m:rPr>
                <m:t>.</m:t>
              </m:r>
              <m:r>
                <m:t>&amp;</m:t>
              </m:r>
              <m:r>
                <m:t>&amp;</m:t>
              </m:r>
              <m:r>
                <m:rPr>
                  <m:nor/>
                  <m:sty m:val="p"/>
                </m:rPr>
                <m:t>(</m:t>
              </m:r>
              <m:r>
                <m:rPr>
                  <m:sty m:val="bi"/>
                </m:rPr>
                <m:t>S</m:t>
              </m:r>
              <m:r>
                <m:rPr>
                  <m:nor/>
                  <m:sty m:val="p"/>
                </m:rPr>
                <m:t> is symmetric)</m:t>
              </m:r>
            </m:e>
          </m:eqArr>
        </m:oMath>
      </m:oMathPara>
    </w:p>
    <w:p>
      <w:pPr>
        <w:pStyle w:val="FirstParagraph"/>
      </w:pPr>
      <w:r>
        <w:rPr>
          <w:b/>
          <w:bCs/>
        </w:rPr>
        <w:t xml:space="preserve">Condition 1.</w:t>
      </w:r>
    </w:p>
    <w:p>
      <w:pPr>
        <w:pStyle w:val="BodyText"/>
      </w:pPr>
      <m:oMathPara>
        <m:oMathParaPr>
          <m:jc m:val="center"/>
        </m:oMathParaPr>
        <m:oMath>
          <m:eqArr>
            <m:e>
              <m:r>
                <m:rPr>
                  <m:sty m:val="bi"/>
                </m:rPr>
                <m:t>A</m:t>
              </m:r>
              <m:r>
                <m:rPr>
                  <m:sty m:val="bi"/>
                </m:rPr>
                <m:t>G</m:t>
              </m:r>
              <m:r>
                <m:rPr>
                  <m:sty m:val="bi"/>
                </m:rPr>
                <m:t>A</m:t>
              </m:r>
              <m:r>
                <m:t>&amp;</m:t>
              </m:r>
              <m:r>
                <m:rPr>
                  <m:sty m:val="p"/>
                </m:rPr>
                <m:t>=</m:t>
              </m:r>
              <m:r>
                <m:rPr>
                  <m:sty m:val="bi"/>
                </m:rPr>
                <m:t>C</m:t>
              </m:r>
              <m:r>
                <m:rPr>
                  <m:sty m:val="bi"/>
                </m:rPr>
                <m:t>T</m:t>
              </m:r>
              <m:sSup>
                <m:e>
                  <m:r>
                    <m:rPr>
                      <m:sty m:val="bi"/>
                    </m:rPr>
                    <m:t>C</m:t>
                  </m:r>
                </m:e>
                <m:sup>
                  <m:r>
                    <m:rPr>
                      <m:sty m:val="p"/>
                    </m:rPr>
                    <m:t>⊤</m:t>
                  </m:r>
                </m:sup>
              </m:sSup>
              <m:r>
                <m:t> </m:t>
              </m:r>
              <m:r>
                <m:rPr>
                  <m:sty m:val="bi"/>
                </m:rPr>
                <m:t>C</m:t>
              </m:r>
              <m:r>
                <m:rPr>
                  <m:sty m:val="bi"/>
                </m:rPr>
                <m:t>R</m:t>
              </m:r>
              <m:r>
                <m:t>&amp;</m:t>
              </m:r>
              <m:r>
                <m:t>&amp;</m:t>
              </m:r>
              <m:r>
                <m:rPr>
                  <m:nor/>
                  <m:sty m:val="p"/>
                </m:rPr>
                <m:t>(first product)</m:t>
              </m:r>
            </m:e>
            <m:e>
              <m:r>
                <m:t>&amp;</m:t>
              </m:r>
              <m:r>
                <m:rPr>
                  <m:sty m:val="p"/>
                </m:rPr>
                <m:t>=</m:t>
              </m:r>
              <m:r>
                <m:rPr>
                  <m:sty m:val="bi"/>
                </m:rPr>
                <m:t>C</m:t>
              </m:r>
              <m:r>
                <m:t> </m:t>
              </m:r>
              <m:r>
                <m:rPr>
                  <m:sty m:val="bi"/>
                </m:rPr>
                <m:t>T</m:t>
              </m:r>
              <m:r>
                <m:t> </m:t>
              </m:r>
              <m:r>
                <m:rPr>
                  <m:sty m:val="p"/>
                </m:rPr>
                <m:t>(</m:t>
              </m:r>
              <m:sSup>
                <m:e>
                  <m:r>
                    <m:rPr>
                      <m:sty m:val="bi"/>
                    </m:rPr>
                    <m:t>C</m:t>
                  </m:r>
                </m:e>
                <m:sup>
                  <m:r>
                    <m:rPr>
                      <m:sty m:val="p"/>
                    </m:rPr>
                    <m:t>⊤</m:t>
                  </m:r>
                </m:sup>
              </m:sSup>
              <m:r>
                <m:rPr>
                  <m:sty m:val="bi"/>
                </m:rPr>
                <m:t>C</m:t>
              </m:r>
              <m:r>
                <m:rPr>
                  <m:sty m:val="p"/>
                </m:rPr>
                <m:t>)</m:t>
              </m:r>
              <m:r>
                <m:t> </m:t>
              </m:r>
              <m:r>
                <m:rPr>
                  <m:sty m:val="bi"/>
                </m:rPr>
                <m:t>R</m:t>
              </m:r>
              <m:r>
                <m:t>&amp;</m:t>
              </m:r>
              <m:r>
                <m:t>&amp;</m:t>
              </m:r>
              <m:r>
                <m:rPr>
                  <m:nor/>
                  <m:sty m:val="p"/>
                </m:rPr>
                <m:t>(</m:t>
              </m:r>
              <m:r>
                <m:rPr>
                  <m:nor/>
                  <m:sty m:val="p"/>
                </m:rPr>
                <m:t>Theorem 8</m:t>
              </m:r>
              <m:r>
                <m:rPr>
                  <m:nor/>
                  <m:sty m:val="p"/>
                </m:rPr>
                <m:t>)</m:t>
              </m:r>
            </m:e>
            <m:e>
              <m:r>
                <m:t>&amp;</m:t>
              </m:r>
              <m:r>
                <m:rPr>
                  <m:sty m:val="p"/>
                </m:rPr>
                <m:t>=</m:t>
              </m:r>
              <m:r>
                <m:rPr>
                  <m:sty m:val="bi"/>
                </m:rPr>
                <m:t>C</m:t>
              </m:r>
              <m:r>
                <m:t> </m:t>
              </m:r>
              <m:sSub>
                <m:e>
                  <m:r>
                    <m:rPr>
                      <m:sty m:val="bi"/>
                    </m:rPr>
                    <m:t>I</m:t>
                  </m:r>
                </m:e>
                <m:sub>
                  <m:r>
                    <m:t>r</m:t>
                  </m:r>
                </m:sub>
              </m:sSub>
              <m:r>
                <m:t> </m:t>
              </m:r>
              <m:r>
                <m:rPr>
                  <m:sty m:val="bi"/>
                </m:rPr>
                <m:t>R</m:t>
              </m:r>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rPr>
          <w:b/>
          <w:bCs/>
        </w:rPr>
        <w:t xml:space="preserve">Condition 2.</w:t>
      </w:r>
    </w:p>
    <w:p>
      <w:pPr>
        <w:pStyle w:val="BodyText"/>
      </w:pPr>
      <m:oMathPara>
        <m:oMathParaPr>
          <m:jc m:val="center"/>
        </m:oMathParaPr>
        <m:oMath>
          <m:eqArr>
            <m:e>
              <m:r>
                <m:rPr>
                  <m:sty m:val="bi"/>
                </m:rPr>
                <m:t>G</m:t>
              </m:r>
              <m:r>
                <m:rPr>
                  <m:sty m:val="bi"/>
                </m:rPr>
                <m:t>A</m:t>
              </m:r>
              <m:r>
                <m:rPr>
                  <m:sty m:val="bi"/>
                </m:rPr>
                <m:t>G</m:t>
              </m:r>
              <m:r>
                <m:t>&amp;</m:t>
              </m:r>
              <m:r>
                <m:rPr>
                  <m:sty m:val="p"/>
                </m:rPr>
                <m:t>=</m:t>
              </m:r>
              <m:sSup>
                <m:e>
                  <m:r>
                    <m:rPr>
                      <m:sty m:val="bi"/>
                    </m:rPr>
                    <m:t>R</m:t>
                  </m:r>
                </m:e>
                <m:sup>
                  <m:r>
                    <m:rPr>
                      <m:sty m:val="p"/>
                    </m:rPr>
                    <m:t>⊤</m:t>
                  </m:r>
                </m:sup>
              </m:sSup>
              <m:r>
                <m:rPr>
                  <m:sty m:val="bi"/>
                </m:rPr>
                <m:t>S</m:t>
              </m:r>
              <m:r>
                <m:rPr>
                  <m:sty m:val="bi"/>
                </m:rPr>
                <m:t>R</m:t>
              </m:r>
              <m:r>
                <m:t> </m:t>
              </m:r>
              <m:sSup>
                <m:e>
                  <m:r>
                    <m:rPr>
                      <m:sty m:val="bi"/>
                    </m:rPr>
                    <m:t>R</m:t>
                  </m:r>
                </m:e>
                <m:sup>
                  <m:r>
                    <m:rPr>
                      <m:sty m:val="p"/>
                    </m:rPr>
                    <m:t>⊤</m:t>
                  </m:r>
                </m:sup>
              </m:sSup>
              <m:r>
                <m:rPr>
                  <m:sty m:val="bi"/>
                </m:rPr>
                <m:t>S</m:t>
              </m:r>
              <m:r>
                <m:rPr>
                  <m:sty m:val="bi"/>
                </m:rPr>
                <m:t>T</m:t>
              </m:r>
              <m:sSup>
                <m:e>
                  <m:r>
                    <m:rPr>
                      <m:sty m:val="bi"/>
                    </m:rPr>
                    <m:t>C</m:t>
                  </m:r>
                </m:e>
                <m:sup>
                  <m:r>
                    <m:rPr>
                      <m:sty m:val="p"/>
                    </m:rPr>
                    <m:t>⊤</m:t>
                  </m:r>
                </m:sup>
              </m:sSup>
              <m:r>
                <m:t>&amp;</m:t>
              </m:r>
              <m:r>
                <m:t>&amp;</m:t>
              </m:r>
              <m:r>
                <m:rPr>
                  <m:nor/>
                  <m:sty m:val="p"/>
                </m:rPr>
                <m:t>(second product)</m:t>
              </m:r>
            </m:e>
            <m:e>
              <m:r>
                <m:t>&amp;</m:t>
              </m:r>
              <m:r>
                <m:rPr>
                  <m:sty m:val="p"/>
                </m:rPr>
                <m:t>=</m:t>
              </m:r>
              <m:sSup>
                <m:e>
                  <m:r>
                    <m:rPr>
                      <m:sty m:val="bi"/>
                    </m:rPr>
                    <m:t>R</m:t>
                  </m:r>
                </m:e>
                <m:sup>
                  <m:r>
                    <m:rPr>
                      <m:sty m:val="p"/>
                    </m:rPr>
                    <m:t>⊤</m:t>
                  </m:r>
                </m:sup>
              </m:sSup>
              <m:r>
                <m:t> </m:t>
              </m:r>
              <m:r>
                <m:rPr>
                  <m:sty m:val="bi"/>
                </m:rPr>
                <m:t>S</m:t>
              </m:r>
              <m:r>
                <m:t> </m:t>
              </m:r>
              <m:r>
                <m:rPr>
                  <m:sty m:val="p"/>
                </m:rPr>
                <m:t>(</m:t>
              </m:r>
              <m:r>
                <m:rPr>
                  <m:sty m:val="bi"/>
                </m:rPr>
                <m:t>R</m:t>
              </m:r>
              <m:sSup>
                <m:e>
                  <m:r>
                    <m:rPr>
                      <m:sty m:val="bi"/>
                    </m:rPr>
                    <m:t>R</m:t>
                  </m:r>
                </m:e>
                <m:sup>
                  <m:r>
                    <m:rPr>
                      <m:sty m:val="p"/>
                    </m:rPr>
                    <m:t>⊤</m:t>
                  </m:r>
                </m:sup>
              </m:sSup>
              <m:r>
                <m:rPr>
                  <m:sty m:val="p"/>
                </m:rPr>
                <m:t>)</m:t>
              </m:r>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r</m:t>
                  </m:r>
                </m:sub>
              </m:sSub>
              <m:r>
                <m:t> </m:t>
              </m:r>
              <m:r>
                <m:rPr>
                  <m:sty m:val="bi"/>
                </m:rPr>
                <m:t>S</m:t>
              </m:r>
              <m:r>
                <m:t> </m:t>
              </m:r>
              <m:r>
                <m:rPr>
                  <m:sty m:val="bi"/>
                </m:rPr>
                <m:t>T</m:t>
              </m:r>
              <m:sSup>
                <m:e>
                  <m:r>
                    <m:rPr>
                      <m:sty m:val="bi"/>
                    </m:rPr>
                    <m:t>C</m:t>
                  </m:r>
                </m:e>
                <m:sup>
                  <m:r>
                    <m:rPr>
                      <m:sty m:val="p"/>
                    </m:rPr>
                    <m:t>⊤</m:t>
                  </m:r>
                </m:sup>
              </m:sSup>
              <m:r>
                <m:t>&amp;</m:t>
              </m:r>
              <m:r>
                <m:t>&amp;</m:t>
              </m:r>
              <m:r>
                <m:rPr>
                  <m:nor/>
                  <m:sty m:val="p"/>
                </m:rPr>
                <m:t>(</m:t>
              </m:r>
              <m:r>
                <m:rPr>
                  <m:nor/>
                  <m:sty m:val="p"/>
                </m:rPr>
                <m:t>Definition 84</m:t>
              </m:r>
              <m:r>
                <m:rPr>
                  <m:nor/>
                  <m:sty m:val="p"/>
                </m:rPr>
                <m:t>)</m:t>
              </m:r>
            </m:e>
            <m:e>
              <m:r>
                <m:t>&amp;</m:t>
              </m:r>
              <m:r>
                <m:rPr>
                  <m:sty m:val="p"/>
                </m:rPr>
                <m:t>=</m:t>
              </m:r>
              <m:r>
                <m:rPr>
                  <m:sty m:val="bi"/>
                </m:rPr>
                <m:t>G</m:t>
              </m:r>
              <m:r>
                <m:rPr>
                  <m:sty m:val="p"/>
                </m:rPr>
                <m:t>.</m:t>
              </m:r>
              <m:r>
                <m:t>&amp;</m:t>
              </m:r>
              <m:r>
                <m:t>&amp;</m:t>
              </m:r>
              <m:r>
                <m:rPr>
                  <m:nor/>
                  <m:sty m:val="p"/>
                </m:rPr>
                <m:t>(</m:t>
              </m:r>
              <m:r>
                <m:rPr>
                  <m:nor/>
                  <m:sty m:val="p"/>
                </m:rPr>
                <m:t>Theorem 10</m:t>
              </m:r>
              <m:r>
                <m:rPr>
                  <m:nor/>
                  <m:sty m:val="p"/>
                </m:rPr>
                <m:t>)</m:t>
              </m:r>
            </m:e>
          </m:eqArr>
        </m:oMath>
      </m:oMathPara>
    </w:p>
    <w:bookmarkStart w:id="577" w:name="exm-moore-penrose-exists"/>
    <w:p>
      <w:pPr>
        <w:pStyle w:val="FirstParagraph"/>
      </w:pPr>
      <w:r>
        <w:rPr>
          <w:b/>
          <w:bCs/>
        </w:rPr>
        <w:t xml:space="preserve">Example 176 (The Moore-Penrose inverse of a rank-one matrix)</w:t>
      </w:r>
      <w:r>
        <w:t xml:space="preserve"> </w:t>
      </w:r>
      <w:r>
        <w:t xml:space="preserve">For</w:t>
      </w:r>
      <w:r>
        <w:t xml:space="preserve"> </w:t>
      </w:r>
      <m:oMath>
        <m:r>
          <m:rPr>
            <m:sty m:val="bi"/>
          </m:rPr>
          <m:t>A</m:t>
        </m:r>
      </m:oMath>
      <w:r>
        <w:t xml:space="preserve"> </w:t>
      </w:r>
      <w:r>
        <w:t xml:space="preserve">in</w:t>
      </w:r>
      <w:r>
        <w:t xml:space="preserve"> </w:t>
      </w:r>
      <w:hyperlink w:anchor="exm-column-space">
        <w:r>
          <w:rPr>
            <w:rStyle w:val="Hyperlink"/>
          </w:rPr>
          <w:t xml:space="preserve">Example 56</w:t>
        </w:r>
      </w:hyperlink>
      <w:r>
        <w:t xml:space="preserve">, the rank factorization</w:t>
      </w:r>
      <w:r>
        <w:t xml:space="preserve"> </w:t>
      </w:r>
      <m:oMath>
        <m:r>
          <m:rPr>
            <m:sty m:val="bi"/>
          </m:rPr>
          <m:t>C</m:t>
        </m:r>
        <m:r>
          <m:rPr>
            <m:sty m:val="p"/>
          </m:rPr>
          <m:t>=</m:t>
        </m:r>
        <m:d>
          <m:dPr>
            <m:begChr m:val="["/>
            <m:sepChr m:val=""/>
            <m:endChr m:val="]"/>
            <m:grow/>
          </m:dPr>
          <m:e>
            <m:m>
              <m:mPr>
                <m:baseJc m:val="center"/>
                <m:plcHide m:val="on"/>
                <m:mcs>
                  <m:mc>
                    <m:mcPr>
                      <m:mcJc m:val="center"/>
                      <m:count m:val="1"/>
                    </m:mcPr>
                  </m:mc>
                </m:mcs>
              </m:mPr>
              <m:mr>
                <m:e>
                  <m:r>
                    <m:t>1</m:t>
                  </m:r>
                </m:e>
              </m:mr>
              <m:mr>
                <m:e>
                  <m:r>
                    <m:t>3</m:t>
                  </m:r>
                </m:e>
              </m:mr>
            </m:m>
          </m:e>
        </m:d>
      </m:oMath>
      <w:r>
        <w:t xml:space="preserve">,</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rPr>
                      <m:sty m:val="p"/>
                    </m:rPr>
                    <m:t>−</m:t>
                  </m:r>
                  <m:r>
                    <m:t>2</m:t>
                  </m:r>
                </m:e>
                <m:e>
                  <m:r>
                    <m:rPr>
                      <m:sty m:val="p"/>
                    </m:rPr>
                    <m:t>−</m:t>
                  </m:r>
                  <m:r>
                    <m:t>2</m:t>
                  </m:r>
                </m:e>
              </m:mr>
            </m:m>
          </m:e>
        </m:d>
      </m:oMath>
      <w:r>
        <w:t xml:space="preserve"> </w:t>
      </w:r>
      <w:r>
        <w:t xml:space="preserve">(</w:t>
      </w:r>
      <w:hyperlink w:anchor="exm-rank-factorization">
        <w:r>
          <w:rPr>
            <w:rStyle w:val="Hyperlink"/>
          </w:rPr>
          <w:t xml:space="preserve">Example 77</w:t>
        </w:r>
      </w:hyperlink>
      <w:r>
        <w:t xml:space="preserve">) gives</w:t>
      </w:r>
    </w:p>
    <w:p>
      <w:pPr>
        <w:pStyle w:val="BodyText"/>
      </w:pPr>
      <m:oMathPara>
        <m:oMathParaPr>
          <m:jc m:val="center"/>
        </m:oMathParaPr>
        <m:oMath>
          <m:eqArr>
            <m:e>
              <m:sSup>
                <m:e>
                  <m:r>
                    <m:rPr>
                      <m:sty m:val="bi"/>
                    </m:rPr>
                    <m:t>C</m:t>
                  </m:r>
                </m:e>
                <m:sup>
                  <m:r>
                    <m:rPr>
                      <m:sty m:val="p"/>
                    </m:rPr>
                    <m:t>⊤</m:t>
                  </m:r>
                </m:sup>
              </m:sSup>
              <m:r>
                <m:rPr>
                  <m:sty m:val="bi"/>
                </m:rPr>
                <m:t>C</m:t>
              </m:r>
              <m:r>
                <m:t>&amp;</m:t>
              </m:r>
              <m:r>
                <m:rPr>
                  <m:sty m:val="p"/>
                </m:rPr>
                <m:t>=</m:t>
              </m:r>
              <m:r>
                <m:t>1</m:t>
              </m:r>
              <m:r>
                <m:rPr>
                  <m:sty m:val="p"/>
                </m:rPr>
                <m:t>+</m:t>
              </m:r>
              <m:r>
                <m:t>9</m:t>
              </m:r>
            </m:e>
            <m:e>
              <m:r>
                <m:t>&amp;</m:t>
              </m:r>
              <m:r>
                <m:rPr>
                  <m:sty m:val="p"/>
                </m:rPr>
                <m:t>=</m:t>
              </m:r>
              <m:r>
                <m:t>10</m:t>
              </m:r>
            </m:e>
          </m:eqArr>
        </m:oMath>
      </m:oMathPara>
    </w:p>
    <w:p>
      <w:pPr>
        <w:pStyle w:val="FirstParagraph"/>
      </w:pPr>
      <w:r>
        <w:t xml:space="preserve">and</w:t>
      </w:r>
    </w:p>
    <w:p>
      <w:pPr>
        <w:pStyle w:val="BodyText"/>
      </w:pPr>
      <m:oMathPara>
        <m:oMathParaPr>
          <m:jc m:val="center"/>
        </m:oMathParaPr>
        <m:oMath>
          <m:eqArr>
            <m:e>
              <m:r>
                <m:rPr>
                  <m:sty m:val="bi"/>
                </m:rPr>
                <m:t>R</m:t>
              </m:r>
              <m:sSup>
                <m:e>
                  <m:r>
                    <m:rPr>
                      <m:sty m:val="bi"/>
                    </m:rPr>
                    <m:t>R</m:t>
                  </m:r>
                </m:e>
                <m:sup>
                  <m:r>
                    <m:rPr>
                      <m:sty m:val="p"/>
                    </m:rPr>
                    <m:t>⊤</m:t>
                  </m:r>
                </m:sup>
              </m:sSup>
              <m:r>
                <m:t>&amp;</m:t>
              </m:r>
              <m:r>
                <m:rPr>
                  <m:sty m:val="p"/>
                </m:rPr>
                <m:t>=</m:t>
              </m:r>
              <m:r>
                <m:t>1</m:t>
              </m:r>
              <m:r>
                <m:rPr>
                  <m:sty m:val="p"/>
                </m:rPr>
                <m:t>+</m:t>
              </m:r>
              <m:r>
                <m:t>4</m:t>
              </m:r>
              <m:r>
                <m:rPr>
                  <m:sty m:val="p"/>
                </m:rPr>
                <m:t>+</m:t>
              </m:r>
              <m:r>
                <m:t>4</m:t>
              </m:r>
            </m:e>
            <m:e>
              <m:r>
                <m:t>&amp;</m:t>
              </m:r>
              <m:r>
                <m:rPr>
                  <m:sty m:val="p"/>
                </m:rPr>
                <m:t>=</m:t>
              </m:r>
              <m:r>
                <m:t>9</m:t>
              </m:r>
              <m:r>
                <m:rPr>
                  <m:sty m:val="p"/>
                </m:rPr>
                <m:t>,</m:t>
              </m:r>
            </m:e>
          </m:eqArr>
        </m:oMath>
      </m:oMathPara>
    </w:p>
    <w:p>
      <w:pPr>
        <w:pStyle w:val="FirstParagraph"/>
      </w:pPr>
      <w:r>
        <w:t xml:space="preserve">so</w:t>
      </w:r>
    </w:p>
    <w:p>
      <w:pPr>
        <w:pStyle w:val="BodyText"/>
      </w:pPr>
      <m:oMathPara>
        <m:oMathParaPr>
          <m:jc m:val="center"/>
        </m:oMathParaPr>
        <m:oMath>
          <m:eqArr>
            <m:e>
              <m:sSup>
                <m:e>
                  <m:r>
                    <m:rPr>
                      <m:sty m:val="bi"/>
                    </m:rPr>
                    <m:t>A</m:t>
                  </m:r>
                </m:e>
                <m:sup>
                  <m:r>
                    <m:rPr>
                      <m:sty m:val="p"/>
                    </m:rPr>
                    <m:t>+</m:t>
                  </m:r>
                </m:sup>
              </m:sSup>
              <m:r>
                <m:t>&amp;</m:t>
              </m:r>
              <m:r>
                <m:rPr>
                  <m:sty m:val="p"/>
                </m:rPr>
                <m:t>=</m:t>
              </m:r>
              <m:f>
                <m:fPr>
                  <m:type m:val="bar"/>
                </m:fPr>
                <m:num>
                  <m:r>
                    <m:t>1</m:t>
                  </m:r>
                </m:num>
                <m:den>
                  <m:r>
                    <m:t>9</m:t>
                  </m:r>
                  <m:r>
                    <m:rPr>
                      <m:sty m:val="p"/>
                    </m:rPr>
                    <m:t>⋅</m:t>
                  </m:r>
                  <m:r>
                    <m:t>10</m:t>
                  </m:r>
                </m:den>
              </m:f>
              <m:d>
                <m:dPr>
                  <m:begChr m:val="["/>
                  <m:sepChr m:val=""/>
                  <m:endChr m:val="]"/>
                  <m:grow/>
                </m:dPr>
                <m:e>
                  <m:m>
                    <m:mPr>
                      <m:baseJc m:val="center"/>
                      <m:plcHide m:val="on"/>
                      <m:mcs>
                        <m:mc>
                          <m:mcPr>
                            <m:mcJc m:val="center"/>
                            <m:count m:val="1"/>
                          </m:mcPr>
                        </m:mc>
                      </m:mcs>
                    </m:mPr>
                    <m:mr>
                      <m:e>
                        <m:r>
                          <m:t>1</m:t>
                        </m:r>
                      </m:e>
                    </m:mr>
                    <m:mr>
                      <m:e>
                        <m:r>
                          <m:rPr>
                            <m:sty m:val="p"/>
                          </m:rPr>
                          <m:t>−</m:t>
                        </m:r>
                        <m:r>
                          <m:t>2</m:t>
                        </m:r>
                      </m:e>
                    </m:mr>
                    <m:mr>
                      <m:e>
                        <m:r>
                          <m:rPr>
                            <m:sty m:val="p"/>
                          </m:rPr>
                          <m:t>−</m:t>
                        </m:r>
                        <m:r>
                          <m:t>2</m:t>
                        </m:r>
                      </m:e>
                    </m:mr>
                  </m:m>
                </m:e>
              </m:d>
              <m:d>
                <m:dPr>
                  <m:begChr m:val="["/>
                  <m:sepChr m:val=""/>
                  <m:endChr m:val="]"/>
                  <m:grow/>
                </m:dPr>
                <m:e>
                  <m:m>
                    <m:mPr>
                      <m:baseJc m:val="center"/>
                      <m:plcHide m:val="on"/>
                      <m:mcs>
                        <m:mc>
                          <m:mcPr>
                            <m:mcJc m:val="center"/>
                            <m:count m:val="1"/>
                          </m:mcPr>
                        </m:mc>
                        <m:mc>
                          <m:mcPr>
                            <m:mcJc m:val="center"/>
                            <m:count m:val="1"/>
                          </m:mcPr>
                        </m:mc>
                      </m:mcs>
                    </m:mPr>
                    <m:mr>
                      <m:e>
                        <m:r>
                          <m:t>1</m:t>
                        </m:r>
                      </m:e>
                      <m:e>
                        <m:r>
                          <m:t>3</m:t>
                        </m:r>
                      </m:e>
                    </m:mr>
                  </m:m>
                </m:e>
              </m:d>
            </m:e>
            <m:e>
              <m:r>
                <m:t>&amp;</m:t>
              </m:r>
              <m:r>
                <m:rPr>
                  <m:sty m:val="p"/>
                </m:rPr>
                <m:t>=</m:t>
              </m:r>
              <m:f>
                <m:fPr>
                  <m:type m:val="bar"/>
                </m:fPr>
                <m:num>
                  <m:r>
                    <m:t>1</m:t>
                  </m:r>
                </m:num>
                <m:den>
                  <m:r>
                    <m:t>90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rPr>
                            <m:sty m:val="p"/>
                          </m:rPr>
                          <m:t>−</m:t>
                        </m:r>
                        <m:r>
                          <m:t>2</m:t>
                        </m:r>
                      </m:e>
                      <m:e>
                        <m:r>
                          <m:rPr>
                            <m:sty m:val="p"/>
                          </m:rPr>
                          <m:t>−</m:t>
                        </m:r>
                        <m:r>
                          <m:t>6</m:t>
                        </m:r>
                      </m:e>
                    </m:mr>
                    <m:mr>
                      <m:e>
                        <m:r>
                          <m:rPr>
                            <m:sty m:val="p"/>
                          </m:rPr>
                          <m:t>−</m:t>
                        </m:r>
                        <m:r>
                          <m:t>2</m:t>
                        </m:r>
                      </m:e>
                      <m:e>
                        <m:r>
                          <m:rPr>
                            <m:sty m:val="p"/>
                          </m:rPr>
                          <m:t>−</m:t>
                        </m:r>
                        <m:r>
                          <m:t>6</m:t>
                        </m:r>
                      </m:e>
                    </m:mr>
                  </m:m>
                </m:e>
              </m:d>
              <m:r>
                <m:rPr>
                  <m:sty m:val="p"/>
                </m:rPr>
                <m:t>.</m:t>
              </m:r>
            </m:e>
          </m:eqArr>
        </m:oMath>
      </m:oMathPara>
    </w:p>
    <w:p>
      <w:pPr>
        <w:pStyle w:val="FirstParagraph"/>
      </w:pPr>
      <w:r>
        <w:t xml:space="preserve">As a check on condition 1,</w:t>
      </w:r>
    </w:p>
    <w:p>
      <w:pPr>
        <w:pStyle w:val="BodyText"/>
      </w:pPr>
      <m:oMathPara>
        <m:oMathParaPr>
          <m:jc m:val="center"/>
        </m:oMathParaPr>
        <m:oMath>
          <m:eqArr>
            <m:e>
              <m:r>
                <m:rPr>
                  <m:sty m:val="bi"/>
                </m:rPr>
                <m:t>A</m:t>
              </m:r>
              <m:sSup>
                <m:e>
                  <m:r>
                    <m:rPr>
                      <m:sty m:val="bi"/>
                    </m:rPr>
                    <m:t>A</m:t>
                  </m:r>
                </m:e>
                <m:sup>
                  <m:r>
                    <m:rPr>
                      <m:sty m:val="p"/>
                    </m:rPr>
                    <m:t>+</m:t>
                  </m:r>
                </m:sup>
              </m:sSup>
              <m:r>
                <m:t>&amp;</m:t>
              </m:r>
              <m:r>
                <m:rPr>
                  <m:sty m:val="p"/>
                </m:rPr>
                <m:t>=</m:t>
              </m:r>
              <m:r>
                <m:rPr>
                  <m:sty m:val="bi"/>
                </m:rPr>
                <m:t>C</m:t>
              </m:r>
              <m:r>
                <m:rPr>
                  <m:sty m:val="bi"/>
                </m:rPr>
                <m:t>T</m:t>
              </m:r>
              <m:sSup>
                <m:e>
                  <m:r>
                    <m:rPr>
                      <m:sty m:val="bi"/>
                    </m:rPr>
                    <m:t>C</m:t>
                  </m:r>
                </m:e>
                <m:sup>
                  <m:r>
                    <m:rPr>
                      <m:sty m:val="p"/>
                    </m:rPr>
                    <m:t>⊤</m:t>
                  </m:r>
                </m:sup>
              </m:sSup>
            </m:e>
            <m:e>
              <m:r>
                <m:t>&amp;</m:t>
              </m:r>
              <m:r>
                <m:rPr>
                  <m:sty m:val="p"/>
                </m:rPr>
                <m:t>=</m:t>
              </m:r>
              <m:f>
                <m:fPr>
                  <m:type m:val="bar"/>
                </m:fPr>
                <m:num>
                  <m:r>
                    <m:t>1</m:t>
                  </m:r>
                </m:num>
                <m:den>
                  <m:r>
                    <m:t>10</m:t>
                  </m:r>
                </m:den>
              </m:f>
              <m:d>
                <m:dPr>
                  <m:begChr m:val="["/>
                  <m:sepChr m:val=""/>
                  <m:endChr m:val="]"/>
                  <m:grow/>
                </m:dPr>
                <m:e>
                  <m:m>
                    <m:mPr>
                      <m:baseJc m:val="center"/>
                      <m:plcHide m:val="on"/>
                      <m:mcs>
                        <m:mc>
                          <m:mcPr>
                            <m:mcJc m:val="center"/>
                            <m:count m:val="1"/>
                          </m:mcPr>
                        </m:mc>
                        <m:mc>
                          <m:mcPr>
                            <m:mcJc m:val="center"/>
                            <m:count m:val="1"/>
                          </m:mcPr>
                        </m:mc>
                      </m:mcs>
                    </m:mPr>
                    <m:mr>
                      <m:e>
                        <m:r>
                          <m:t>1</m:t>
                        </m:r>
                      </m:e>
                      <m:e>
                        <m:r>
                          <m:t>3</m:t>
                        </m:r>
                      </m:e>
                    </m:mr>
                    <m:mr>
                      <m:e>
                        <m:r>
                          <m:t>3</m:t>
                        </m:r>
                      </m:e>
                      <m:e>
                        <m:r>
                          <m:t>9</m:t>
                        </m:r>
                      </m:e>
                    </m:mr>
                  </m:m>
                </m:e>
              </m:d>
              <m:r>
                <m:rPr>
                  <m:sty m:val="p"/>
                </m:rPr>
                <m:t>,</m:t>
              </m:r>
            </m:e>
          </m:eqArr>
        </m:oMath>
      </m:oMathPara>
    </w:p>
    <w:p>
      <w:pPr>
        <w:pStyle w:val="FirstParagraph"/>
      </w:pPr>
      <w:r>
        <w:t xml:space="preserve">and its first row times</w:t>
      </w:r>
      <w:r>
        <w:t xml:space="preserve"> </w:t>
      </w:r>
      <m:oMath>
        <m:r>
          <m:rPr>
            <m:sty m:val="bi"/>
          </m:rPr>
          <m:t>A</m:t>
        </m:r>
      </m:oMath>
      <w:r>
        <w:t xml:space="preserve"> </w:t>
      </w:r>
      <w:r>
        <w:t xml:space="preserve">is</w:t>
      </w:r>
      <w:r>
        <w:t xml:space="preserve"> </w:t>
      </w:r>
      <m:oMath>
        <m:f>
          <m:fPr>
            <m:type m:val="bar"/>
          </m:fPr>
          <m:num>
            <m:r>
              <m:t>1</m:t>
            </m:r>
          </m:num>
          <m:den>
            <m:r>
              <m:t>10</m:t>
            </m:r>
          </m:den>
        </m:f>
        <m:r>
          <m:t>​</m:t>
        </m:r>
        <m:d>
          <m:dPr>
            <m:begChr m:val="("/>
            <m:sepChr m:val=""/>
            <m:endChr m:val=")"/>
            <m:grow/>
          </m:dPr>
          <m:e>
            <m:r>
              <m:t>1</m:t>
            </m:r>
            <m:r>
              <m:rPr>
                <m:sty m:val="p"/>
              </m:rPr>
              <m:t>⋅</m:t>
            </m:r>
            <m:r>
              <m:rPr>
                <m:sty m:val="p"/>
              </m:rPr>
              <m:t>(</m:t>
            </m:r>
            <m:r>
              <m:t>1</m:t>
            </m:r>
            <m:r>
              <m:rPr>
                <m:sty m:val="p"/>
              </m:rPr>
              <m:t>,</m:t>
            </m:r>
            <m:r>
              <m:rPr>
                <m:sty m:val="p"/>
              </m:rPr>
              <m:t>−</m:t>
            </m:r>
            <m:r>
              <m:t>2</m:t>
            </m:r>
            <m:r>
              <m:rPr>
                <m:sty m:val="p"/>
              </m:rPr>
              <m:t>,</m:t>
            </m:r>
            <m:r>
              <m:rPr>
                <m:sty m:val="p"/>
              </m:rPr>
              <m:t>−</m:t>
            </m:r>
            <m:r>
              <m:t>2</m:t>
            </m:r>
            <m:r>
              <m:rPr>
                <m:sty m:val="p"/>
              </m:rPr>
              <m:t>)</m:t>
            </m:r>
            <m:r>
              <m:rPr>
                <m:sty m:val="p"/>
              </m:rPr>
              <m:t>+</m:t>
            </m:r>
            <m:r>
              <m:t>3</m:t>
            </m:r>
            <m:r>
              <m:rPr>
                <m:sty m:val="p"/>
              </m:rPr>
              <m:t>⋅</m:t>
            </m:r>
            <m:r>
              <m:rPr>
                <m:sty m:val="p"/>
              </m:rPr>
              <m:t>(</m:t>
            </m:r>
            <m:r>
              <m:t>3</m:t>
            </m:r>
            <m:r>
              <m:rPr>
                <m:sty m:val="p"/>
              </m:rPr>
              <m:t>,</m:t>
            </m:r>
            <m:r>
              <m:rPr>
                <m:sty m:val="p"/>
              </m:rPr>
              <m:t>−</m:t>
            </m:r>
            <m:r>
              <m:t>6</m:t>
            </m:r>
            <m:r>
              <m:rPr>
                <m:sty m:val="p"/>
              </m:rPr>
              <m:t>,</m:t>
            </m:r>
            <m:r>
              <m:rPr>
                <m:sty m:val="p"/>
              </m:rPr>
              <m:t>−</m:t>
            </m:r>
            <m:r>
              <m:t>6</m:t>
            </m:r>
            <m:r>
              <m:rPr>
                <m:sty m:val="p"/>
              </m:rPr>
              <m:t>)</m:t>
            </m:r>
          </m:e>
        </m:d>
        <m:r>
          <m:t>​</m:t>
        </m:r>
        <m:r>
          <m:rPr>
            <m:sty m:val="p"/>
          </m:rPr>
          <m:t>=</m:t>
        </m:r>
        <m:r>
          <m:rPr>
            <m:sty m:val="p"/>
          </m:rPr>
          <m:t>(</m:t>
        </m:r>
        <m:r>
          <m:t>1</m:t>
        </m:r>
        <m:r>
          <m:rPr>
            <m:sty m:val="p"/>
          </m:rPr>
          <m:t>,</m:t>
        </m:r>
        <m:r>
          <m:rPr>
            <m:sty m:val="p"/>
          </m:rPr>
          <m:t>−</m:t>
        </m:r>
        <m:r>
          <m:t>2</m:t>
        </m:r>
        <m:r>
          <m:rPr>
            <m:sty m:val="p"/>
          </m:rPr>
          <m:t>,</m:t>
        </m:r>
        <m:r>
          <m:rPr>
            <m:sty m:val="p"/>
          </m:rPr>
          <m:t>−</m:t>
        </m:r>
        <m:r>
          <m:t>2</m:t>
        </m:r>
        <m:r>
          <m:rPr>
            <m:sty m:val="p"/>
          </m:rPr>
          <m:t>)</m:t>
        </m:r>
      </m:oMath>
      <w:r>
        <w:t xml:space="preserve">,</w:t>
      </w:r>
      <w:r>
        <w:t xml:space="preserve"> </w:t>
      </w:r>
      <w:r>
        <w:t xml:space="preserve">the first row of</w:t>
      </w:r>
      <w:r>
        <w:t xml:space="preserve"> </w:t>
      </w:r>
      <m:oMath>
        <m:r>
          <m:rPr>
            <m:sty m:val="bi"/>
          </m:rPr>
          <m:t>A</m:t>
        </m:r>
      </m:oMath>
      <w:r>
        <w:t xml:space="preserve">; the second row is</w:t>
      </w:r>
      <w:r>
        <w:t xml:space="preserve"> </w:t>
      </w:r>
      <m:oMath>
        <m:r>
          <m:t>3</m:t>
        </m:r>
      </m:oMath>
      <w:r>
        <w:t xml:space="preserve"> </w:t>
      </w:r>
      <w:r>
        <w:t xml:space="preserve">times the first,</w:t>
      </w:r>
      <w:r>
        <w:t xml:space="preserve"> </w:t>
      </w:r>
      <w:r>
        <w:t xml:space="preserve">like the second row of</w:t>
      </w:r>
      <w:r>
        <w:t xml:space="preserve"> </w:t>
      </w:r>
      <m:oMath>
        <m:r>
          <m:rPr>
            <m:sty m:val="bi"/>
          </m:rPr>
          <m:t>A</m:t>
        </m:r>
      </m:oMath>
      <w:r>
        <w:t xml:space="preserve">.</w:t>
      </w:r>
    </w:p>
    <w:bookmarkEnd w:id="577"/>
    <w:bookmarkStart w:id="578" w:name="def-consistent-system"/>
    <w:p>
      <w:pPr>
        <w:pStyle w:val="BodyText"/>
      </w:pPr>
      <w:del w:id="23462" w:author="PR Preview" w:date="2026-01-01T00:00:00Z">
        <w:r>
          <w:rPr>
            <w:b/>
            <w:bCs/>
          </w:rPr>
          <w:delText xml:space="preserve">Definition 111 (Consistent linear system)</w:delText>
        </w:r>
      </w:del>
      <w:del w:id="23463" w:author="PR Preview" w:date="2026-01-01T00:00:00Z">
        <w:r>
          <w:delText xml:space="preserve"> </w:delText>
        </w:r>
      </w:del>
      <w:del w:id="23464" w:author="PR Preview" w:date="2026-01-01T00:00:00Z">
        <w:r>
          <w:delText xml:space="preserve">A linear system (</w:delText>
        </w:r>
      </w:del>
      <w:hyperlink w:anchor="def-linear-system">
        <w:del w:id="23465" w:author="PR Preview" w:date="2026-01-01T00:00:00Z">
          <w:r>
            <w:rPr>
              <w:rStyle w:val="Hyperlink"/>
            </w:rPr>
            <w:delText xml:space="preserve">Definition 33</w:delText>
          </w:r>
        </w:del>
      </w:hyperlink>
      <w:del w:id="23466" w:author="PR Preview" w:date="2026-01-01T00:00:00Z">
        <w:r>
          <w:delText xml:space="preserve">)</w:delText>
        </w:r>
      </w:del>
      <w:del w:id="23467"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3468" w:author="PR Preview" w:date="2026-01-01T00:00:00Z">
        <w:r>
          <w:delText xml:space="preserve">,</w:delText>
        </w:r>
      </w:del>
      <w:del w:id="23469" w:author="PR Preview" w:date="2026-01-01T00:00:00Z">
        <w:r>
          <w:delText xml:space="preserve"> </w:delText>
        </w:r>
      </w:del>
      <w:del w:id="23470" w:author="PR Preview" w:date="2026-01-01T00:00:00Z">
        <w:r>
          <w:delText xml:space="preserve">with</w:delText>
        </w:r>
      </w:del>
      <w:del w:id="23471" w:author="PR Preview" w:date="2026-01-01T00:00:00Z">
        <w:r>
          <w:delText xml:space="preserve"> </w:delText>
        </w:r>
      </w:del>
      <m:oMath>
        <m:r>
          <m:rPr>
            <m:sty m:val="bi"/>
          </m:rPr>
          <m:t>A</m:t>
        </m:r>
      </m:oMath>
      <w:del w:id="23472" w:author="PR Preview" w:date="2026-01-01T00:00:00Z">
        <w:r>
          <w:delText xml:space="preserve"> </w:delText>
        </w:r>
      </w:del>
      <w:del w:id="23473" w:author="PR Preview" w:date="2026-01-01T00:00:00Z">
        <w:r>
          <w:delText xml:space="preserve">an</w:delText>
        </w:r>
      </w:del>
      <w:del w:id="23474" w:author="PR Preview" w:date="2026-01-01T00:00:00Z">
        <w:r>
          <w:delText xml:space="preserve"> </w:delText>
        </w:r>
      </w:del>
      <m:oMath>
        <m:r>
          <m:t>m</m:t>
        </m:r>
        <m:r>
          <m:rPr>
            <m:sty m:val="p"/>
          </m:rPr>
          <m:t>×</m:t>
        </m:r>
        <m:r>
          <m:t>n</m:t>
        </m:r>
      </m:oMath>
      <w:del w:id="23475" w:author="PR Preview" w:date="2026-01-01T00:00:00Z">
        <w:r>
          <w:delText xml:space="preserve"> </w:delText>
        </w:r>
      </w:del>
      <w:del w:id="23476" w:author="PR Preview" w:date="2026-01-01T00:00:00Z">
        <w:r>
          <w:delText xml:space="preserve">matrix and</w:delText>
        </w:r>
      </w:del>
      <w:del w:id="23477"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3478" w:author="PR Preview" w:date="2026-01-01T00:00:00Z">
        <w:r>
          <w:delText xml:space="preserve">,</w:delText>
        </w:r>
      </w:del>
      <w:del w:id="23479" w:author="PR Preview" w:date="2026-01-01T00:00:00Z">
        <w:r>
          <w:delText xml:space="preserve"> </w:delText>
        </w:r>
      </w:del>
      <w:del w:id="23480" w:author="PR Preview" w:date="2026-01-01T00:00:00Z">
        <w:r>
          <w:delText xml:space="preserve">is</w:delText>
        </w:r>
      </w:del>
      <w:del w:id="23481" w:author="PR Preview" w:date="2026-01-01T00:00:00Z">
        <w:r>
          <w:delText xml:space="preserve"> </w:delText>
        </w:r>
      </w:del>
      <w:del w:id="23482" w:author="PR Preview" w:date="2026-01-01T00:00:00Z">
        <w:r>
          <w:rPr>
            <w:b/>
            <w:bCs/>
          </w:rPr>
          <w:delText xml:space="preserve">consistent</w:delText>
        </w:r>
      </w:del>
      <w:del w:id="23483" w:author="PR Preview" w:date="2026-01-01T00:00:00Z">
        <w:r>
          <w:delText xml:space="preserve"> </w:delText>
        </w:r>
      </w:del>
      <w:del w:id="23484" w:author="PR Preview" w:date="2026-01-01T00:00:00Z">
        <w:r>
          <w:delText xml:space="preserve">if it has at least one solution</w:delText>
        </w:r>
      </w:del>
      <w:del w:id="23485" w:author="PR Preview" w:date="2026-01-01T00:00:00Z">
        <w:r>
          <w:delText xml:space="preserve"> </w:delText>
        </w:r>
      </w:del>
      <m:oMath>
        <m:limLow>
          <m:e>
            <m:r>
              <m:t>x</m:t>
            </m:r>
          </m:e>
          <m:lim>
            <m:r>
              <m:rPr>
                <m:sty m:val="p"/>
              </m:rPr>
              <m:t>∼</m:t>
            </m:r>
          </m:lim>
        </m:limLow>
        <m:r>
          <m:rPr>
            <m:sty m:val="p"/>
          </m:rPr>
          <m:t>∈</m:t>
        </m:r>
        <m:sSup>
          <m:e>
            <m:r>
              <m:rPr>
                <m:scr m:val="double-struck"/>
                <m:sty m:val="p"/>
              </m:rPr>
              <m:t>R</m:t>
            </m:r>
          </m:e>
          <m:sup>
            <m:r>
              <m:t>n</m:t>
            </m:r>
          </m:sup>
        </m:sSup>
      </m:oMath>
      <w:del w:id="23486" w:author="PR Preview" w:date="2026-01-01T00:00:00Z">
        <w:r>
          <w:delText xml:space="preserve">,</w:delText>
        </w:r>
      </w:del>
      <w:del w:id="23487" w:author="PR Preview" w:date="2026-01-01T00:00:00Z">
        <w:r>
          <w:delText xml:space="preserve"> </w:delText>
        </w:r>
      </w:del>
      <w:del w:id="23488" w:author="PR Preview" w:date="2026-01-01T00:00:00Z">
        <w:r>
          <w:delText xml:space="preserve">and</w:delText>
        </w:r>
      </w:del>
      <w:del w:id="23489" w:author="PR Preview" w:date="2026-01-01T00:00:00Z">
        <w:r>
          <w:delText xml:space="preserve"> </w:delText>
        </w:r>
      </w:del>
      <w:del w:id="23490" w:author="PR Preview" w:date="2026-01-01T00:00:00Z">
        <w:r>
          <w:rPr>
            <w:b/>
            <w:bCs/>
          </w:rPr>
          <w:delText xml:space="preserve">inconsistent</w:delText>
        </w:r>
      </w:del>
      <w:del w:id="23491" w:author="PR Preview" w:date="2026-01-01T00:00:00Z">
        <w:r>
          <w:delText xml:space="preserve"> </w:delText>
        </w:r>
      </w:del>
      <w:del w:id="23492" w:author="PR Preview" w:date="2026-01-01T00:00:00Z">
        <w:r>
          <w:delText xml:space="preserve">otherwise.</w:delText>
        </w:r>
      </w:del>
    </w:p>
    <w:p>
      <w:pPr>
        <w:pStyle w:val="BodyText"/>
      </w:pPr>
      <w:ins w:id="23493" w:author="PR Preview" w:date="2026-01-01T00:00:00Z">
        <w:r>
          <w:rPr>
            <w:b/>
            <w:bCs/>
          </w:rPr>
          <w:t xml:space="preserve">Definition 111 (Consistent linear system)</w:t>
        </w:r>
      </w:ins>
      <w:ins w:id="23494" w:author="PR Preview" w:date="2026-01-01T00:00:00Z">
        <w:r>
          <w:t xml:space="preserve"> </w:t>
        </w:r>
      </w:ins>
      <w:ins w:id="23495" w:author="PR Preview" w:date="2026-01-01T00:00:00Z">
        <w:r>
          <w:t xml:space="preserve">A linear system (</w:t>
        </w:r>
      </w:ins>
      <w:hyperlink w:anchor="def-linear-system">
        <w:ins w:id="23496" w:author="PR Preview" w:date="2026-01-01T00:00:00Z">
          <w:r>
            <w:rPr>
              <w:rStyle w:val="Hyperlink"/>
            </w:rPr>
            <w:t xml:space="preserve">Definition 33</w:t>
          </w:r>
        </w:ins>
      </w:hyperlink>
      <w:ins w:id="23497" w:author="PR Preview" w:date="2026-01-01T00:00:00Z">
        <w:r>
          <w:t xml:space="preserve">)</w:t>
        </w:r>
      </w:ins>
      <w:ins w:id="23498" w:author="PR Preview" w:date="2026-01-01T00:00:00Z">
        <w:r>
          <w:t xml:space="preserve"> </w:t>
        </w:r>
      </w:ins>
      <w:ins w:id="23499" w:author="PR Preview" w:date="2026-01-01T00:00:00Z">
        <w:r>
          <w:t xml:space="preserve">$\mathbf{A} \mathord{\smash[b]{\underset{\raise.3ex\hbox{$\scriptstyle\sim$}}{x}}\vphantom{x}} = \mathord{\smash[b]{\underset{\raise.3ex\hbox{$\scriptstyle\sim$}}{b}}\vphantom{b}}$</w:t>
        </w:r>
      </w:ins>
      <w:ins w:id="23500" w:author="PR Preview" w:date="2026-01-01T00:00:00Z">
        <w:r>
          <w:t xml:space="preserve">,</w:t>
        </w:r>
      </w:ins>
      <w:ins w:id="23501" w:author="PR Preview" w:date="2026-01-01T00:00:00Z">
        <w:r>
          <w:t xml:space="preserve"> </w:t>
        </w:r>
      </w:ins>
      <w:ins w:id="23502" w:author="PR Preview" w:date="2026-01-01T00:00:00Z">
        <w:r>
          <w:t xml:space="preserve">with</w:t>
        </w:r>
      </w:ins>
      <w:ins w:id="23503" w:author="PR Preview" w:date="2026-01-01T00:00:00Z">
        <w:r>
          <w:t xml:space="preserve"> </w:t>
        </w:r>
      </w:ins>
      <m:oMath>
        <m:r>
          <m:rPr>
            <m:sty m:val="bi"/>
          </m:rPr>
          <m:t>A</m:t>
        </m:r>
      </m:oMath>
      <w:ins w:id="23504" w:author="PR Preview" w:date="2026-01-01T00:00:00Z">
        <w:r>
          <w:t xml:space="preserve"> </w:t>
        </w:r>
      </w:ins>
      <w:ins w:id="23505" w:author="PR Preview" w:date="2026-01-01T00:00:00Z">
        <w:r>
          <w:t xml:space="preserve">an</w:t>
        </w:r>
      </w:ins>
      <w:ins w:id="23506" w:author="PR Preview" w:date="2026-01-01T00:00:00Z">
        <w:r>
          <w:t xml:space="preserve"> </w:t>
        </w:r>
      </w:ins>
      <m:oMath>
        <m:r>
          <m:t>m</m:t>
        </m:r>
        <m:r>
          <m:rPr>
            <m:sty m:val="p"/>
          </m:rPr>
          <m:t>×</m:t>
        </m:r>
        <m:r>
          <m:t>n</m:t>
        </m:r>
      </m:oMath>
      <w:ins w:id="23507" w:author="PR Preview" w:date="2026-01-01T00:00:00Z">
        <w:r>
          <w:t xml:space="preserve"> </w:t>
        </w:r>
      </w:ins>
      <w:ins w:id="23508" w:author="PR Preview" w:date="2026-01-01T00:00:00Z">
        <w:r>
          <w:t xml:space="preserve">matrix and</w:t>
        </w:r>
      </w:ins>
      <w:ins w:id="23509" w:author="PR Preview" w:date="2026-01-01T00:00:00Z">
        <w:r>
          <w:t xml:space="preserve"> </w:t>
        </w:r>
      </w:ins>
      <w:ins w:id="23510" w:author="PR Preview" w:date="2026-01-01T00:00:00Z">
        <w:r>
          <w:t xml:space="preserve">$\mathord{\smash[b]{\underset{\raise.3ex\hbox{$\scriptstyle\sim$}}{b}}\vphantom{b}} \in \mathbb{R}^m$</w:t>
        </w:r>
      </w:ins>
      <w:ins w:id="23511" w:author="PR Preview" w:date="2026-01-01T00:00:00Z">
        <w:r>
          <w:t xml:space="preserve">,</w:t>
        </w:r>
      </w:ins>
      <w:ins w:id="23512" w:author="PR Preview" w:date="2026-01-01T00:00:00Z">
        <w:r>
          <w:t xml:space="preserve"> </w:t>
        </w:r>
      </w:ins>
      <w:ins w:id="23513" w:author="PR Preview" w:date="2026-01-01T00:00:00Z">
        <w:r>
          <w:t xml:space="preserve">is</w:t>
        </w:r>
      </w:ins>
      <w:ins w:id="23514" w:author="PR Preview" w:date="2026-01-01T00:00:00Z">
        <w:r>
          <w:t xml:space="preserve"> </w:t>
        </w:r>
      </w:ins>
      <w:ins w:id="23515" w:author="PR Preview" w:date="2026-01-01T00:00:00Z">
        <w:r>
          <w:rPr>
            <w:b/>
            <w:bCs/>
          </w:rPr>
          <w:t xml:space="preserve">consistent</w:t>
        </w:r>
      </w:ins>
      <w:ins w:id="23516" w:author="PR Preview" w:date="2026-01-01T00:00:00Z">
        <w:r>
          <w:t xml:space="preserve"> </w:t>
        </w:r>
      </w:ins>
      <w:ins w:id="23517" w:author="PR Preview" w:date="2026-01-01T00:00:00Z">
        <w:r>
          <w:t xml:space="preserve">if it has at least one solution</w:t>
        </w:r>
      </w:ins>
      <w:ins w:id="23518" w:author="PR Preview" w:date="2026-01-01T00:00:00Z">
        <w:r>
          <w:t xml:space="preserve"> </w:t>
        </w:r>
      </w:ins>
      <w:ins w:id="23519" w:author="PR Preview" w:date="2026-01-01T00:00:00Z">
        <w:r>
          <w:t xml:space="preserve">$\mathord{\smash[b]{\underset{\raise.3ex\hbox{$\scriptstyle\sim$}}{x}}\vphantom{x}} \in \mathbb{R}^n$</w:t>
        </w:r>
      </w:ins>
      <w:ins w:id="23520" w:author="PR Preview" w:date="2026-01-01T00:00:00Z">
        <w:r>
          <w:t xml:space="preserve">,</w:t>
        </w:r>
      </w:ins>
      <w:ins w:id="23521" w:author="PR Preview" w:date="2026-01-01T00:00:00Z">
        <w:r>
          <w:t xml:space="preserve"> </w:t>
        </w:r>
      </w:ins>
      <w:ins w:id="23522" w:author="PR Preview" w:date="2026-01-01T00:00:00Z">
        <w:r>
          <w:t xml:space="preserve">and</w:t>
        </w:r>
      </w:ins>
      <w:ins w:id="23523" w:author="PR Preview" w:date="2026-01-01T00:00:00Z">
        <w:r>
          <w:t xml:space="preserve"> </w:t>
        </w:r>
      </w:ins>
      <w:ins w:id="23524" w:author="PR Preview" w:date="2026-01-01T00:00:00Z">
        <w:r>
          <w:rPr>
            <w:b/>
            <w:bCs/>
          </w:rPr>
          <w:t xml:space="preserve">inconsistent</w:t>
        </w:r>
      </w:ins>
      <w:ins w:id="23525" w:author="PR Preview" w:date="2026-01-01T00:00:00Z">
        <w:r>
          <w:t xml:space="preserve"> </w:t>
        </w:r>
      </w:ins>
      <w:ins w:id="23526" w:author="PR Preview" w:date="2026-01-01T00:00:00Z">
        <w:r>
          <w:t xml:space="preserve">otherwise.</w:t>
        </w:r>
      </w:ins>
    </w:p>
    <w:bookmarkEnd w:id="578"/>
    <w:bookmarkStart w:id="579" w:name="exm-consistent-system"/>
    <w:p>
      <w:pPr>
        <w:pStyle w:val="BodyText"/>
      </w:pPr>
      <w:r>
        <w:rPr>
          <w:b/>
          <w:bCs/>
        </w:rPr>
        <w:t xml:space="preserve">Example 177 (A consistent system and an inconsistent one)</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w:t>
      </w:r>
      <w:r>
        <w:t xml:space="preserve"> </w:t>
      </w:r>
      <m:oMath>
        <m:r>
          <m:rPr>
            <m:sty m:val="bi"/>
          </m:rPr>
          <m:t>A</m:t>
        </m:r>
        <m:r>
          <m:t> </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1</m:t>
            </m:r>
          </m:sub>
        </m:sSub>
        <m:r>
          <m:rPr>
            <m:sty m:val="p"/>
          </m:rPr>
          <m:t>,</m:t>
        </m:r>
        <m:r>
          <m:t>0</m:t>
        </m:r>
        <m:r>
          <m:rPr>
            <m:sty m:val="p"/>
          </m:rPr>
          <m:t>)</m:t>
        </m:r>
      </m:oMath>
      <w:r>
        <w:t xml:space="preserve"> </w:t>
      </w:r>
      <w:r>
        <w:t xml:space="preserve">(</w:t>
      </w:r>
      <w:hyperlink w:anchor="def-matvec-mult">
        <w:r>
          <w:rPr>
            <w:rStyle w:val="Hyperlink"/>
          </w:rPr>
          <w:t xml:space="preserve">Definition 32</w:t>
        </w:r>
      </w:hyperlink>
      <w:r>
        <w:t xml:space="preserve">).</w:t>
      </w:r>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0</m:t>
        </m:r>
        <m:r>
          <m:rPr>
            <m:sty m:val="p"/>
          </m:rPr>
          <m:t>)</m:t>
        </m:r>
      </m:oMath>
      <w:del w:id="23527" w:author="PR Preview" w:date="2026-01-01T00:00:00Z">
        <w:r>
          <w:delText xml:space="preserve"> </w:delText>
        </w:r>
      </w:del>
      <w:del w:id="23528" w:author="PR Preview" w:date="2026-01-01T00:00:00Z">
        <w:r>
          <w:delText xml:space="preserve">is consistent:</w:delText>
        </w:r>
      </w:del>
      <w:del w:id="23529"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0</m:t>
        </m:r>
        <m:r>
          <m:rPr>
            <m:sty m:val="p"/>
          </m:rPr>
          <m:t>)</m:t>
        </m:r>
      </m:oMath>
      <w:del w:id="23530" w:author="PR Preview" w:date="2026-01-01T00:00:00Z">
        <w:r>
          <w:delText xml:space="preserve"> </w:delText>
        </w:r>
      </w:del>
      <w:del w:id="23531" w:author="PR Preview" w:date="2026-01-01T00:00:00Z">
        <w:r>
          <w:delText xml:space="preserve">is a solution.</w:delText>
        </w:r>
      </w:del>
    </w:p>
    <w:p>
      <w:pPr>
        <w:pStyle w:val="Compact"/>
        <w:numPr>
          <w:ilvl w:val="0"/>
          <w:numId w:val="1086"/>
        </w:numPr>
      </w:pPr>
      <m:oMath>
        <m:r>
          <m:rPr>
            <m:sty m:val="bi"/>
          </m:rPr>
          <m:t>A</m:t>
        </m:r>
        <m:limLow>
          <m:e>
            <m:r>
              <m:t>x</m:t>
            </m:r>
          </m:e>
          <m:lim>
            <m:r>
              <m:rPr>
                <m:sty m:val="p"/>
              </m:rPr>
              <m:t>∼</m:t>
            </m:r>
          </m:lim>
        </m:limLow>
        <m:r>
          <m:rPr>
            <m:sty m:val="p"/>
          </m:rPr>
          <m:t>=</m:t>
        </m:r>
        <m:r>
          <m:rPr>
            <m:sty m:val="p"/>
          </m:rPr>
          <m:t>(</m:t>
        </m:r>
        <m:r>
          <m:t>2</m:t>
        </m:r>
        <m:r>
          <m:rPr>
            <m:sty m:val="p"/>
          </m:rPr>
          <m:t>,</m:t>
        </m:r>
        <m:r>
          <m:t>1</m:t>
        </m:r>
        <m:r>
          <m:rPr>
            <m:sty m:val="p"/>
          </m:rPr>
          <m:t>)</m:t>
        </m:r>
      </m:oMath>
      <w:del w:id="23532" w:author="PR Preview" w:date="2026-01-01T00:00:00Z">
        <w:r>
          <w:delText xml:space="preserve"> </w:delText>
        </w:r>
      </w:del>
      <w:del w:id="23533" w:author="PR Preview" w:date="2026-01-01T00:00:00Z">
        <w:r>
          <w:delText xml:space="preserve">is inconsistent:</w:delText>
        </w:r>
      </w:del>
      <w:del w:id="23534" w:author="PR Preview" w:date="2026-01-01T00:00:00Z">
        <w:r>
          <w:delText xml:space="preserve"> </w:delText>
        </w:r>
      </w:del>
      <w:del w:id="23535" w:author="PR Preview" w:date="2026-01-01T00:00:00Z">
        <w:r>
          <w:delText xml:space="preserve">the second entry of</w:delText>
        </w:r>
      </w:del>
      <w:del w:id="23536" w:author="PR Preview" w:date="2026-01-01T00:00:00Z">
        <w:r>
          <w:delText xml:space="preserve"> </w:delText>
        </w:r>
      </w:del>
      <m:oMath>
        <m:r>
          <m:rPr>
            <m:sty m:val="bi"/>
          </m:rPr>
          <m:t>A</m:t>
        </m:r>
        <m:limLow>
          <m:e>
            <m:r>
              <m:t>x</m:t>
            </m:r>
          </m:e>
          <m:lim>
            <m:r>
              <m:rPr>
                <m:sty m:val="p"/>
              </m:rPr>
              <m:t>∼</m:t>
            </m:r>
          </m:lim>
        </m:limLow>
      </m:oMath>
      <w:del w:id="23537" w:author="PR Preview" w:date="2026-01-01T00:00:00Z">
        <w:r>
          <w:delText xml:space="preserve"> </w:delText>
        </w:r>
      </w:del>
      <w:del w:id="23538" w:author="PR Preview" w:date="2026-01-01T00:00:00Z">
        <w:r>
          <w:delText xml:space="preserve">is always</w:delText>
        </w:r>
      </w:del>
      <w:del w:id="23539" w:author="PR Preview" w:date="2026-01-01T00:00:00Z">
        <w:r>
          <w:delText xml:space="preserve"> </w:delText>
        </w:r>
      </w:del>
      <m:oMath>
        <m:r>
          <m:t>0</m:t>
        </m:r>
      </m:oMath>
      <w:del w:id="23540" w:author="PR Preview" w:date="2026-01-01T00:00:00Z">
        <w:r>
          <w:delText xml:space="preserve">, never</w:delText>
        </w:r>
      </w:del>
      <w:del w:id="23541" w:author="PR Preview" w:date="2026-01-01T00:00:00Z">
        <w:r>
          <w:delText xml:space="preserve"> </w:delText>
        </w:r>
      </w:del>
      <m:oMath>
        <m:r>
          <m:t>1</m:t>
        </m:r>
      </m:oMath>
      <w:del w:id="23542" w:author="PR Preview" w:date="2026-01-01T00:00:00Z">
        <w:r>
          <w:delText xml:space="preserve">.</w:delText>
        </w:r>
      </w:del>
    </w:p>
    <w:p>
      <w:pPr>
        <w:pStyle w:val="FirstParagraph"/>
      </w:pPr>
      <w:del w:id="23543" w:author="PR Preview" w:date="2026-01-01T00:00:00Z">
        <w:r>
          <w:rPr>
            <w:b/>
            <w:bCs/>
          </w:rPr>
          <w:delText xml:space="preserve">Theorem 99 (When a linear system has a solution)</w:delText>
        </w:r>
      </w:del>
      <w:del w:id="23544" w:author="PR Preview" w:date="2026-01-01T00:00:00Z">
        <w:r>
          <w:delText xml:space="preserve"> </w:delText>
        </w:r>
      </w:del>
      <w:del w:id="23545" w:author="PR Preview" w:date="2026-01-01T00:00:00Z">
        <w:r>
          <w:delText xml:space="preserve">Let</w:delText>
        </w:r>
      </w:del>
      <w:del w:id="23546" w:author="PR Preview" w:date="2026-01-01T00:00:00Z">
        <w:r>
          <w:delText xml:space="preserve"> </w:delText>
        </w:r>
      </w:del>
      <m:oMath>
        <m:r>
          <m:rPr>
            <m:sty m:val="bi"/>
          </m:rPr>
          <m:t>A</m:t>
        </m:r>
      </m:oMath>
      <w:del w:id="23547" w:author="PR Preview" w:date="2026-01-01T00:00:00Z">
        <w:r>
          <w:delText xml:space="preserve"> </w:delText>
        </w:r>
      </w:del>
      <w:del w:id="23548" w:author="PR Preview" w:date="2026-01-01T00:00:00Z">
        <w:r>
          <w:delText xml:space="preserve">be</w:delText>
        </w:r>
      </w:del>
      <w:del w:id="23549" w:author="PR Preview" w:date="2026-01-01T00:00:00Z">
        <w:r>
          <w:delText xml:space="preserve"> </w:delText>
        </w:r>
      </w:del>
      <m:oMath>
        <m:r>
          <m:t>m</m:t>
        </m:r>
        <m:r>
          <m:rPr>
            <m:sty m:val="p"/>
          </m:rPr>
          <m:t>×</m:t>
        </m:r>
        <m:r>
          <m:t>n</m:t>
        </m:r>
      </m:oMath>
      <w:del w:id="23550" w:author="PR Preview" w:date="2026-01-01T00:00:00Z">
        <w:r>
          <w:delText xml:space="preserve">, let</w:delText>
        </w:r>
      </w:del>
      <w:del w:id="23551"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3552" w:author="PR Preview" w:date="2026-01-01T00:00:00Z">
        <w:r>
          <w:delText xml:space="preserve">,</w:delText>
        </w:r>
      </w:del>
      <w:del w:id="23553" w:author="PR Preview" w:date="2026-01-01T00:00:00Z">
        <w:r>
          <w:delText xml:space="preserve"> </w:delText>
        </w:r>
      </w:del>
      <w:del w:id="23554" w:author="PR Preview" w:date="2026-01-01T00:00:00Z">
        <w:r>
          <w:delText xml:space="preserve">and let</w:delText>
        </w:r>
      </w:del>
      <w:del w:id="23555" w:author="PR Preview" w:date="2026-01-01T00:00:00Z">
        <w:r>
          <w:delText xml:space="preserve"> </w:delText>
        </w:r>
      </w:del>
      <m:oMath>
        <m:r>
          <m:rPr>
            <m:sty m:val="bi"/>
          </m:rPr>
          <m:t>G</m:t>
        </m:r>
      </m:oMath>
      <w:del w:id="23556" w:author="PR Preview" w:date="2026-01-01T00:00:00Z">
        <w:r>
          <w:delText xml:space="preserve"> </w:delText>
        </w:r>
      </w:del>
      <w:del w:id="23557" w:author="PR Preview" w:date="2026-01-01T00:00:00Z">
        <w:r>
          <w:delText xml:space="preserve">be any generalized inverse of</w:delText>
        </w:r>
      </w:del>
      <w:del w:id="23558" w:author="PR Preview" w:date="2026-01-01T00:00:00Z">
        <w:r>
          <w:delText xml:space="preserve"> </w:delText>
        </w:r>
      </w:del>
      <m:oMath>
        <m:r>
          <m:rPr>
            <m:sty m:val="bi"/>
          </m:rPr>
          <m:t>A</m:t>
        </m:r>
      </m:oMath>
      <w:del w:id="23559" w:author="PR Preview" w:date="2026-01-01T00:00:00Z">
        <w:r>
          <w:delText xml:space="preserve"> </w:delText>
        </w:r>
      </w:del>
      <w:del w:id="23560" w:author="PR Preview" w:date="2026-01-01T00:00:00Z">
        <w:r>
          <w:delText xml:space="preserve">(</w:delText>
        </w:r>
      </w:del>
      <w:hyperlink w:anchor="def-generalized-inverse">
        <w:del w:id="23561" w:author="PR Preview" w:date="2026-01-01T00:00:00Z">
          <w:r>
            <w:rPr>
              <w:rStyle w:val="Hyperlink"/>
            </w:rPr>
            <w:delText xml:space="preserve">Definition 109</w:delText>
          </w:r>
        </w:del>
      </w:hyperlink>
      <w:del w:id="23562" w:author="PR Preview" w:date="2026-01-01T00:00:00Z">
        <w:r>
          <w:delText xml:space="preserve">).</w:delText>
        </w:r>
      </w:del>
      <w:del w:id="23563" w:author="PR Preview" w:date="2026-01-01T00:00:00Z">
        <w:r>
          <w:delText xml:space="preserve"> </w:delText>
        </w:r>
      </w:del>
      <w:del w:id="23564" w:author="PR Preview" w:date="2026-01-01T00:00:00Z">
        <w:r>
          <w:delText xml:space="preserve">The following statements are equivalent:</w:delText>
        </w:r>
      </w:del>
    </w:p>
    <w:p>
      <w:pPr>
        <w:pStyle w:val="Compact"/>
        <w:numPr>
          <w:ilvl w:val="0"/>
          <w:numId w:val="1087"/>
        </w:numPr>
      </w:pPr>
      <m:oMath>
        <m:r>
          <m:rPr>
            <m:sty m:val="bi"/>
          </m:rPr>
          <m:t>A</m:t>
        </m:r>
        <m:limLow>
          <m:e>
            <m:r>
              <m:t>x</m:t>
            </m:r>
          </m:e>
          <m:lim>
            <m:r>
              <m:rPr>
                <m:sty m:val="p"/>
              </m:rPr>
              <m:t>∼</m:t>
            </m:r>
          </m:lim>
        </m:limLow>
        <m:r>
          <m:rPr>
            <m:sty m:val="p"/>
          </m:rPr>
          <m:t>=</m:t>
        </m:r>
        <m:limLow>
          <m:e>
            <m:r>
              <m:t>b</m:t>
            </m:r>
          </m:e>
          <m:lim>
            <m:r>
              <m:rPr>
                <m:sty m:val="p"/>
              </m:rPr>
              <m:t>∼</m:t>
            </m:r>
          </m:lim>
        </m:limLow>
      </m:oMath>
      <w:del w:id="23565" w:author="PR Preview" w:date="2026-01-01T00:00:00Z">
        <w:r>
          <w:delText xml:space="preserve"> </w:delText>
        </w:r>
      </w:del>
      <w:del w:id="23566" w:author="PR Preview" w:date="2026-01-01T00:00:00Z">
        <w:r>
          <w:delText xml:space="preserve">is consistent (</w:delText>
        </w:r>
      </w:del>
      <w:hyperlink w:anchor="def-consistent-system">
        <w:del w:id="23567" w:author="PR Preview" w:date="2026-01-01T00:00:00Z">
          <w:r>
            <w:rPr>
              <w:rStyle w:val="Hyperlink"/>
            </w:rPr>
            <w:delText xml:space="preserve">Definition 111</w:delText>
          </w:r>
        </w:del>
      </w:hyperlink>
      <w:del w:id="23568" w:author="PR Preview" w:date="2026-01-01T00:00:00Z">
        <w:r>
          <w:delText xml:space="preserve">);</w:delText>
        </w:r>
      </w:del>
    </w:p>
    <w:p>
      <w:pPr>
        <w:pStyle w:val="Compact"/>
        <w:numPr>
          <w:ilvl w:val="0"/>
          <w:numId w:val="1087"/>
        </w:numPr>
      </w:pPr>
      <m:oMath>
        <m:limLow>
          <m:e>
            <m:r>
              <m:t>b</m:t>
            </m:r>
          </m:e>
          <m:lim>
            <m:r>
              <m:rPr>
                <m:sty m:val="p"/>
              </m:rPr>
              <m:t>∼</m:t>
            </m:r>
          </m:lim>
        </m:limLow>
        <m:r>
          <m:rPr>
            <m:sty m:val="p"/>
          </m:rPr>
          <m:t>∈</m:t>
        </m:r>
        <m:r>
          <m:rPr>
            <m:scr m:val="script"/>
            <m:sty m:val="p"/>
          </m:rPr>
          <m:t>C</m:t>
        </m:r>
        <m:r>
          <m:rPr>
            <m:sty m:val="p"/>
          </m:rPr>
          <m:t>(</m:t>
        </m:r>
        <m:r>
          <m:rPr>
            <m:sty m:val="bi"/>
          </m:rPr>
          <m:t>A</m:t>
        </m:r>
        <m:r>
          <m:rPr>
            <m:sty m:val="p"/>
          </m:rPr>
          <m:t>)</m:t>
        </m:r>
      </m:oMath>
      <w:del w:id="23569" w:author="PR Preview" w:date="2026-01-01T00:00:00Z">
        <w:r>
          <w:delText xml:space="preserve"> </w:delText>
        </w:r>
      </w:del>
      <w:del w:id="23570" w:author="PR Preview" w:date="2026-01-01T00:00:00Z">
        <w:r>
          <w:delText xml:space="preserve">(</w:delText>
        </w:r>
      </w:del>
      <w:hyperlink w:anchor="def-column-space">
        <w:del w:id="23571" w:author="PR Preview" w:date="2026-01-01T00:00:00Z">
          <w:r>
            <w:rPr>
              <w:rStyle w:val="Hyperlink"/>
            </w:rPr>
            <w:delText xml:space="preserve">Definition 52</w:delText>
          </w:r>
        </w:del>
      </w:hyperlink>
      <w:del w:id="23572" w:author="PR Preview" w:date="2026-01-01T00:00:00Z">
        <w:r>
          <w:delText xml:space="preserve">);</w:delText>
        </w:r>
      </w:del>
    </w:p>
    <w:p>
      <w:pPr>
        <w:pStyle w:val="Compact"/>
        <w:numPr>
          <w:ilvl w:val="0"/>
          <w:numId w:val="1087"/>
        </w:numPr>
      </w:pPr>
      <m:oMath>
        <m:r>
          <m:rPr>
            <m:sty m:val="bi"/>
          </m:rPr>
          <m:t>A</m:t>
        </m:r>
        <m:r>
          <m:rPr>
            <m:sty m:val="bi"/>
          </m:rPr>
          <m:t>G</m:t>
        </m:r>
        <m:limLow>
          <m:e>
            <m:r>
              <m:t>b</m:t>
            </m:r>
          </m:e>
          <m:lim>
            <m:r>
              <m:rPr>
                <m:sty m:val="p"/>
              </m:rPr>
              <m:t>∼</m:t>
            </m:r>
          </m:lim>
        </m:limLow>
        <m:r>
          <m:rPr>
            <m:sty m:val="p"/>
          </m:rPr>
          <m:t>=</m:t>
        </m:r>
        <m:limLow>
          <m:e>
            <m:r>
              <m:t>b</m:t>
            </m:r>
          </m:e>
          <m:lim>
            <m:r>
              <m:rPr>
                <m:sty m:val="p"/>
              </m:rPr>
              <m:t>∼</m:t>
            </m:r>
          </m:lim>
        </m:limLow>
      </m:oMath>
      <w:del w:id="23573" w:author="PR Preview" w:date="2026-01-01T00:00:00Z">
        <w:r>
          <w:delText xml:space="preserve">.</w:delText>
        </w:r>
      </w:del>
    </w:p>
    <w:p>
      <w:pPr>
        <w:pStyle w:val="FirstParagraph"/>
      </w:pPr>
      <w:del w:id="23574" w:author="PR Preview" w:date="2026-01-01T00:00:00Z">
        <w:r>
          <w:rPr>
            <w:i/>
            <w:iCs/>
          </w:rPr>
          <w:delText xml:space="preserve">Proof</w:delText>
        </w:r>
      </w:del>
      <w:del w:id="23575" w:author="PR Preview" w:date="2026-01-01T00:00:00Z">
        <w:r>
          <w:delText xml:space="preserve">. </w:delText>
        </w:r>
      </w:del>
      <w:del w:id="23576" w:author="PR Preview" w:date="2026-01-01T00:00:00Z">
        <w:r>
          <w:rPr>
            <w:b/>
            <w:bCs/>
          </w:rPr>
          <w:delText xml:space="preserve">1 and 2 are equivalent.</w:delText>
        </w:r>
      </w:del>
      <w:del w:id="23577" w:author="PR Preview" w:date="2026-01-01T00:00:00Z">
        <w:r>
          <w:delText xml:space="preserve"> </w:delText>
        </w:r>
      </w:del>
      <w:del w:id="23578" w:author="PR Preview" w:date="2026-01-01T00:00:00Z">
        <w:r>
          <w:delText xml:space="preserve">Statement 1 says</w:delText>
        </w:r>
      </w:del>
      <w:del w:id="23579" w:author="PR Preview" w:date="2026-01-01T00:00:00Z">
        <w:r>
          <w:delText xml:space="preserve"> </w:delText>
        </w:r>
      </w:del>
      <m:oMath>
        <m:limLow>
          <m:e>
            <m:r>
              <m:t>b</m:t>
            </m:r>
          </m:e>
          <m:lim>
            <m:r>
              <m:rPr>
                <m:sty m:val="p"/>
              </m:rPr>
              <m:t>∼</m:t>
            </m:r>
          </m:lim>
        </m:limLow>
        <m:r>
          <m:rPr>
            <m:sty m:val="p"/>
          </m:rPr>
          <m:t>=</m:t>
        </m:r>
        <m:r>
          <m:rPr>
            <m:sty m:val="bi"/>
          </m:rPr>
          <m:t>A</m:t>
        </m:r>
        <m:limLow>
          <m:e>
            <m:r>
              <m:t>x</m:t>
            </m:r>
          </m:e>
          <m:lim>
            <m:r>
              <m:rPr>
                <m:sty m:val="p"/>
              </m:rPr>
              <m:t>∼</m:t>
            </m:r>
          </m:lim>
        </m:limLow>
      </m:oMath>
      <w:del w:id="23580" w:author="PR Preview" w:date="2026-01-01T00:00:00Z">
        <w:r>
          <w:delText xml:space="preserve"> </w:delText>
        </w:r>
      </w:del>
      <w:del w:id="23581" w:author="PR Preview" w:date="2026-01-01T00:00:00Z">
        <w:r>
          <w:delText xml:space="preserve">for some</w:delText>
        </w:r>
      </w:del>
      <w:del w:id="23582" w:author="PR Preview" w:date="2026-01-01T00:00:00Z">
        <w:r>
          <w:delText xml:space="preserve"> </w:delText>
        </w:r>
      </w:del>
      <m:oMath>
        <m:limLow>
          <m:e>
            <m:r>
              <m:t>x</m:t>
            </m:r>
          </m:e>
          <m:lim>
            <m:r>
              <m:rPr>
                <m:sty m:val="p"/>
              </m:rPr>
              <m:t>∼</m:t>
            </m:r>
          </m:lim>
        </m:limLow>
      </m:oMath>
      <w:del w:id="23583" w:author="PR Preview" w:date="2026-01-01T00:00:00Z">
        <w:r>
          <w:delText xml:space="preserve"> </w:delText>
        </w:r>
      </w:del>
      <w:del w:id="23584" w:author="PR Preview" w:date="2026-01-01T00:00:00Z">
        <w:r>
          <w:delText xml:space="preserve">(</w:delText>
        </w:r>
      </w:del>
      <w:hyperlink w:anchor="def-consistent-system">
        <w:del w:id="23585" w:author="PR Preview" w:date="2026-01-01T00:00:00Z">
          <w:r>
            <w:rPr>
              <w:rStyle w:val="Hyperlink"/>
            </w:rPr>
            <w:delText xml:space="preserve">Definition 111</w:delText>
          </w:r>
        </w:del>
      </w:hyperlink>
      <w:del w:id="23586" w:author="PR Preview" w:date="2026-01-01T00:00:00Z">
        <w:r>
          <w:delText xml:space="preserve">), and</w:delText>
        </w:r>
      </w:del>
      <w:del w:id="23587" w:author="PR Preview" w:date="2026-01-01T00:00:00Z">
        <w:r>
          <w:delText xml:space="preserve"> </w:delText>
        </w:r>
      </w:del>
      <m:oMath>
        <m:r>
          <m:rPr>
            <m:scr m:val="script"/>
            <m:sty m:val="p"/>
          </m:rPr>
          <m:t>C</m:t>
        </m:r>
        <m:r>
          <m:rPr>
            <m:sty m:val="p"/>
          </m:rPr>
          <m:t>(</m:t>
        </m:r>
        <m:r>
          <m:rPr>
            <m:sty m:val="bi"/>
          </m:rPr>
          <m:t>A</m:t>
        </m:r>
        <m:r>
          <m:rPr>
            <m:sty m:val="p"/>
          </m:rPr>
          <m:t>)</m:t>
        </m:r>
      </m:oMath>
      <w:del w:id="23588" w:author="PR Preview" w:date="2026-01-01T00:00:00Z">
        <w:r>
          <w:delText xml:space="preserve"> </w:delText>
        </w:r>
      </w:del>
      <w:del w:id="23589" w:author="PR Preview" w:date="2026-01-01T00:00:00Z">
        <w:r>
          <w:delText xml:space="preserve">is the set of vectors</w:delText>
        </w:r>
      </w:del>
      <w:del w:id="23590" w:author="PR Preview" w:date="2026-01-01T00:00:00Z">
        <w:r>
          <w:delText xml:space="preserve"> </w:delText>
        </w:r>
      </w:del>
      <m:oMath>
        <m:r>
          <m:rPr>
            <m:sty m:val="bi"/>
          </m:rPr>
          <m:t>A</m:t>
        </m:r>
        <m:limLow>
          <m:e>
            <m:r>
              <m:t>x</m:t>
            </m:r>
          </m:e>
          <m:lim>
            <m:r>
              <m:rPr>
                <m:sty m:val="p"/>
              </m:rPr>
              <m:t>∼</m:t>
            </m:r>
          </m:lim>
        </m:limLow>
      </m:oMath>
      <w:del w:id="23591" w:author="PR Preview" w:date="2026-01-01T00:00:00Z">
        <w:r>
          <w:delText xml:space="preserve"> </w:delText>
        </w:r>
      </w:del>
      <w:del w:id="23592" w:author="PR Preview" w:date="2026-01-01T00:00:00Z">
        <w:r>
          <w:delText xml:space="preserve">(</w:delText>
        </w:r>
      </w:del>
      <w:hyperlink w:anchor="def-column-space">
        <w:del w:id="23593" w:author="PR Preview" w:date="2026-01-01T00:00:00Z">
          <w:r>
            <w:rPr>
              <w:rStyle w:val="Hyperlink"/>
            </w:rPr>
            <w:delText xml:space="preserve">Definition 52</w:delText>
          </w:r>
        </w:del>
      </w:hyperlink>
      <w:del w:id="23594" w:author="PR Preview" w:date="2026-01-01T00:00:00Z">
        <w:r>
          <w:delText xml:space="preserve">),</w:delText>
        </w:r>
      </w:del>
      <w:del w:id="23595" w:author="PR Preview" w:date="2026-01-01T00:00:00Z">
        <w:r>
          <w:delText xml:space="preserve"> </w:delText>
        </w:r>
      </w:del>
      <w:del w:id="23596" w:author="PR Preview" w:date="2026-01-01T00:00:00Z">
        <w:r>
          <w:delText xml:space="preserve">so</w:delText>
        </w:r>
      </w:del>
      <w:del w:id="23597" w:author="PR Preview" w:date="2026-01-01T00:00:00Z">
        <w:r>
          <w:delText xml:space="preserve"> </w:delText>
        </w:r>
      </w:del>
      <m:oMath>
        <m:limLow>
          <m:e>
            <m:r>
              <m:t>b</m:t>
            </m:r>
          </m:e>
          <m:lim>
            <m:r>
              <m:rPr>
                <m:sty m:val="p"/>
              </m:rPr>
              <m:t>∼</m:t>
            </m:r>
          </m:lim>
        </m:limLow>
      </m:oMath>
      <w:del w:id="23598" w:author="PR Preview" w:date="2026-01-01T00:00:00Z">
        <w:r>
          <w:delText xml:space="preserve"> </w:delText>
        </w:r>
      </w:del>
      <w:del w:id="23599" w:author="PR Preview" w:date="2026-01-01T00:00:00Z">
        <w:r>
          <w:delText xml:space="preserve">is in it exactly when</w:delText>
        </w:r>
      </w:del>
      <w:del w:id="23600" w:author="PR Preview" w:date="2026-01-01T00:00:00Z">
        <w:r>
          <w:delText xml:space="preserve"> </w:delText>
        </w:r>
      </w:del>
      <m:oMath>
        <m:limLow>
          <m:e>
            <m:r>
              <m:t>b</m:t>
            </m:r>
          </m:e>
          <m:lim>
            <m:r>
              <m:rPr>
                <m:sty m:val="p"/>
              </m:rPr>
              <m:t>∼</m:t>
            </m:r>
          </m:lim>
        </m:limLow>
        <m:r>
          <m:rPr>
            <m:sty m:val="p"/>
          </m:rPr>
          <m:t>=</m:t>
        </m:r>
        <m:r>
          <m:rPr>
            <m:sty m:val="bi"/>
          </m:rPr>
          <m:t>A</m:t>
        </m:r>
        <m:limLow>
          <m:e>
            <m:r>
              <m:t>x</m:t>
            </m:r>
          </m:e>
          <m:lim>
            <m:r>
              <m:rPr>
                <m:sty m:val="p"/>
              </m:rPr>
              <m:t>∼</m:t>
            </m:r>
          </m:lim>
        </m:limLow>
      </m:oMath>
      <w:del w:id="23601" w:author="PR Preview" w:date="2026-01-01T00:00:00Z">
        <w:r>
          <w:delText xml:space="preserve"> </w:delText>
        </w:r>
      </w:del>
      <w:del w:id="23602" w:author="PR Preview" w:date="2026-01-01T00:00:00Z">
        <w:r>
          <w:delText xml:space="preserve">for some</w:delText>
        </w:r>
      </w:del>
      <w:del w:id="23603" w:author="PR Preview" w:date="2026-01-01T00:00:00Z">
        <w:r>
          <w:delText xml:space="preserve"> </w:delText>
        </w:r>
      </w:del>
      <m:oMath>
        <m:limLow>
          <m:e>
            <m:r>
              <m:t>x</m:t>
            </m:r>
          </m:e>
          <m:lim>
            <m:r>
              <m:rPr>
                <m:sty m:val="p"/>
              </m:rPr>
              <m:t>∼</m:t>
            </m:r>
          </m:lim>
        </m:limLow>
      </m:oMath>
      <w:del w:id="23604" w:author="PR Preview" w:date="2026-01-01T00:00:00Z">
        <w:r>
          <w:delText xml:space="preserve">.</w:delText>
        </w:r>
      </w:del>
    </w:p>
    <w:p>
      <w:pPr>
        <w:pStyle w:val="BodyText"/>
      </w:pPr>
      <w:del w:id="23605" w:author="PR Preview" w:date="2026-01-01T00:00:00Z">
        <w:r>
          <w:rPr>
            <w:b/>
            <w:bCs/>
          </w:rPr>
          <w:delText xml:space="preserve">1 implies 3.</w:delText>
        </w:r>
      </w:del>
      <w:del w:id="23606" w:author="PR Preview" w:date="2026-01-01T00:00:00Z">
        <w:r>
          <w:delText xml:space="preserve"> </w:delText>
        </w:r>
      </w:del>
      <w:del w:id="23607" w:author="PR Preview" w:date="2026-01-01T00:00:00Z">
        <w:r>
          <w:delText xml:space="preserve">By</w:delText>
        </w:r>
      </w:del>
      <w:del w:id="23608" w:author="PR Preview" w:date="2026-01-01T00:00:00Z">
        <w:r>
          <w:delText xml:space="preserve"> </w:delText>
        </w:r>
      </w:del>
      <w:hyperlink w:anchor="thm-generalized-inverse-solves">
        <w:del w:id="23609" w:author="PR Preview" w:date="2026-01-01T00:00:00Z">
          <w:r>
            <w:rPr>
              <w:rStyle w:val="Hyperlink"/>
            </w:rPr>
            <w:delText xml:space="preserve">Theorem 95</w:delText>
          </w:r>
        </w:del>
      </w:hyperlink>
      <w:del w:id="23610" w:author="PR Preview" w:date="2026-01-01T00:00:00Z">
        <w:r>
          <w:delText xml:space="preserve">,</w:delText>
        </w:r>
      </w:del>
      <w:del w:id="23611" w:author="PR Preview" w:date="2026-01-01T00:00:00Z">
        <w:r>
          <w:delText xml:space="preserve"> </w:delText>
        </w:r>
      </w:del>
      <m:oMath>
        <m:r>
          <m:rPr>
            <m:sty m:val="bi"/>
          </m:rPr>
          <m:t>G</m:t>
        </m:r>
        <m:limLow>
          <m:e>
            <m:r>
              <m:t>b</m:t>
            </m:r>
          </m:e>
          <m:lim>
            <m:r>
              <m:rPr>
                <m:sty m:val="p"/>
              </m:rPr>
              <m:t>∼</m:t>
            </m:r>
          </m:lim>
        </m:limLow>
      </m:oMath>
      <w:del w:id="23612" w:author="PR Preview" w:date="2026-01-01T00:00:00Z">
        <w:r>
          <w:delText xml:space="preserve"> </w:delText>
        </w:r>
      </w:del>
      <w:del w:id="23613" w:author="PR Preview" w:date="2026-01-01T00:00:00Z">
        <w:r>
          <w:delText xml:space="preserve">is a solution,</w:delText>
        </w:r>
      </w:del>
      <w:del w:id="23614" w:author="PR Preview" w:date="2026-01-01T00:00:00Z">
        <w:r>
          <w:delText xml:space="preserve"> </w:delText>
        </w:r>
      </w:del>
      <w:del w:id="23615" w:author="PR Preview" w:date="2026-01-01T00:00:00Z">
        <w:r>
          <w:delText xml:space="preserve">so</w:delText>
        </w:r>
      </w:del>
      <w:del w:id="23616" w:author="PR Preview" w:date="2026-01-01T00:00:00Z">
        <w:r>
          <w:delText xml:space="preserve"> </w:delText>
        </w:r>
      </w:del>
      <m:oMath>
        <m:r>
          <m:rPr>
            <m:sty m:val="bi"/>
          </m:rPr>
          <m:t>A</m:t>
        </m:r>
        <m:r>
          <m:t> </m:t>
        </m:r>
        <m:r>
          <m:rPr>
            <m:sty m:val="p"/>
          </m:rPr>
          <m:t>(</m:t>
        </m:r>
        <m:r>
          <m:rPr>
            <m:sty m:val="bi"/>
          </m:rPr>
          <m:t>G</m:t>
        </m:r>
        <m:limLow>
          <m:e>
            <m:r>
              <m:t>b</m:t>
            </m:r>
          </m:e>
          <m:lim>
            <m:r>
              <m:rPr>
                <m:sty m:val="p"/>
              </m:rPr>
              <m:t>∼</m:t>
            </m:r>
          </m:lim>
        </m:limLow>
        <m:r>
          <m:rPr>
            <m:sty m:val="p"/>
          </m:rPr>
          <m:t>)</m:t>
        </m:r>
        <m:r>
          <m:rPr>
            <m:sty m:val="p"/>
          </m:rPr>
          <m:t>=</m:t>
        </m:r>
        <m:limLow>
          <m:e>
            <m:r>
              <m:t>b</m:t>
            </m:r>
          </m:e>
          <m:lim>
            <m:r>
              <m:rPr>
                <m:sty m:val="p"/>
              </m:rPr>
              <m:t>∼</m:t>
            </m:r>
          </m:lim>
        </m:limLow>
      </m:oMath>
      <w:del w:id="23617" w:author="PR Preview" w:date="2026-01-01T00:00:00Z">
        <w:r>
          <w:delText xml:space="preserve">,</w:delText>
        </w:r>
      </w:del>
      <w:del w:id="23618" w:author="PR Preview" w:date="2026-01-01T00:00:00Z">
        <w:r>
          <w:delText xml:space="preserve"> </w:delText>
        </w:r>
      </w:del>
      <w:del w:id="23619" w:author="PR Preview" w:date="2026-01-01T00:00:00Z">
        <w:r>
          <w:delText xml:space="preserve">which is statement 3 (</w:delText>
        </w:r>
      </w:del>
      <w:hyperlink w:anchor="thm-matmul-assoc">
        <w:del w:id="23620" w:author="PR Preview" w:date="2026-01-01T00:00:00Z">
          <w:r>
            <w:rPr>
              <w:rStyle w:val="Hyperlink"/>
            </w:rPr>
            <w:delText xml:space="preserve">Theorem 8</w:delText>
          </w:r>
        </w:del>
      </w:hyperlink>
      <w:del w:id="23621" w:author="PR Preview" w:date="2026-01-01T00:00:00Z">
        <w:r>
          <w:delText xml:space="preserve">).</w:delText>
        </w:r>
      </w:del>
    </w:p>
    <w:p>
      <w:pPr>
        <w:pStyle w:val="BodyText"/>
      </w:pPr>
      <w:del w:id="23622" w:author="PR Preview" w:date="2026-01-01T00:00:00Z">
        <w:r>
          <w:rPr>
            <w:b/>
            <w:bCs/>
          </w:rPr>
          <w:delText xml:space="preserve">3 implies 1.</w:delText>
        </w:r>
      </w:del>
      <w:del w:id="23623" w:author="PR Preview" w:date="2026-01-01T00:00:00Z">
        <w:r>
          <w:delText xml:space="preserve"> </w:delText>
        </w:r>
      </w:del>
      <w:del w:id="23624" w:author="PR Preview" w:date="2026-01-01T00:00:00Z">
        <w:r>
          <w:delText xml:space="preserve">If</w:delText>
        </w:r>
      </w:del>
      <w:del w:id="23625" w:author="PR Preview" w:date="2026-01-01T00:00:00Z">
        <w:r>
          <w:delText xml:space="preserve"> </w:delText>
        </w:r>
      </w:del>
      <m:oMath>
        <m:r>
          <m:rPr>
            <m:sty m:val="bi"/>
          </m:rPr>
          <m:t>A</m:t>
        </m:r>
        <m:r>
          <m:rPr>
            <m:sty m:val="bi"/>
          </m:rPr>
          <m:t>G</m:t>
        </m:r>
        <m:limLow>
          <m:e>
            <m:r>
              <m:t>b</m:t>
            </m:r>
          </m:e>
          <m:lim>
            <m:r>
              <m:rPr>
                <m:sty m:val="p"/>
              </m:rPr>
              <m:t>∼</m:t>
            </m:r>
          </m:lim>
        </m:limLow>
        <m:r>
          <m:rPr>
            <m:sty m:val="p"/>
          </m:rPr>
          <m:t>=</m:t>
        </m:r>
        <m:limLow>
          <m:e>
            <m:r>
              <m:t>b</m:t>
            </m:r>
          </m:e>
          <m:lim>
            <m:r>
              <m:rPr>
                <m:sty m:val="p"/>
              </m:rPr>
              <m:t>∼</m:t>
            </m:r>
          </m:lim>
        </m:limLow>
      </m:oMath>
      <w:del w:id="23626" w:author="PR Preview" w:date="2026-01-01T00:00:00Z">
        <w:r>
          <w:delText xml:space="preserve">,</w:delText>
        </w:r>
      </w:del>
      <w:del w:id="23627" w:author="PR Preview" w:date="2026-01-01T00:00:00Z">
        <w:r>
          <w:delText xml:space="preserve"> </w:delText>
        </w:r>
      </w:del>
      <w:del w:id="23628" w:author="PR Preview" w:date="2026-01-01T00:00:00Z">
        <w:r>
          <w:delText xml:space="preserve">then</w:delText>
        </w:r>
      </w:del>
      <w:del w:id="23629"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oMath>
      <w:del w:id="23630" w:author="PR Preview" w:date="2026-01-01T00:00:00Z">
        <w:r>
          <w:delText xml:space="preserve"> </w:delText>
        </w:r>
      </w:del>
      <w:del w:id="23631" w:author="PR Preview" w:date="2026-01-01T00:00:00Z">
        <w:r>
          <w:delText xml:space="preserve">is a solution,</w:delText>
        </w:r>
      </w:del>
      <w:del w:id="23632" w:author="PR Preview" w:date="2026-01-01T00:00:00Z">
        <w:r>
          <w:delText xml:space="preserve"> </w:delText>
        </w:r>
      </w:del>
      <w:del w:id="23633" w:author="PR Preview" w:date="2026-01-01T00:00:00Z">
        <w:r>
          <w:delText xml:space="preserve">since</w:delText>
        </w:r>
      </w:del>
      <w:del w:id="23634" w:author="PR Preview" w:date="2026-01-01T00:00:00Z">
        <w:r>
          <w:delText xml:space="preserve"> </w:delText>
        </w:r>
      </w:del>
      <m:oMath>
        <m:r>
          <m:rPr>
            <m:sty m:val="bi"/>
          </m:rPr>
          <m:t>A</m:t>
        </m:r>
        <m:r>
          <m:t> </m:t>
        </m:r>
        <m:r>
          <m:rPr>
            <m:sty m:val="p"/>
          </m:rPr>
          <m:t>(</m:t>
        </m:r>
        <m:r>
          <m:rPr>
            <m:sty m:val="bi"/>
          </m:rPr>
          <m:t>G</m:t>
        </m:r>
        <m:limLow>
          <m:e>
            <m:r>
              <m:t>b</m:t>
            </m:r>
          </m:e>
          <m:lim>
            <m:r>
              <m:rPr>
                <m:sty m:val="p"/>
              </m:rPr>
              <m:t>∼</m:t>
            </m:r>
          </m:lim>
        </m:limLow>
        <m:r>
          <m:rPr>
            <m:sty m:val="p"/>
          </m:rPr>
          <m:t>)</m:t>
        </m:r>
        <m:r>
          <m:rPr>
            <m:sty m:val="p"/>
          </m:rPr>
          <m:t>=</m:t>
        </m:r>
        <m:r>
          <m:rPr>
            <m:sty m:val="p"/>
          </m:rPr>
          <m:t>(</m:t>
        </m:r>
        <m:r>
          <m:rPr>
            <m:sty m:val="bi"/>
          </m:rPr>
          <m:t>A</m:t>
        </m:r>
        <m:r>
          <m:rPr>
            <m:sty m:val="bi"/>
          </m:rPr>
          <m:t>G</m:t>
        </m:r>
        <m:r>
          <m:rPr>
            <m:sty m:val="p"/>
          </m:rPr>
          <m:t>)</m:t>
        </m:r>
        <m:r>
          <m:t> </m:t>
        </m:r>
        <m:limLow>
          <m:e>
            <m:r>
              <m:t>b</m:t>
            </m:r>
          </m:e>
          <m:lim>
            <m:r>
              <m:rPr>
                <m:sty m:val="p"/>
              </m:rPr>
              <m:t>∼</m:t>
            </m:r>
          </m:lim>
        </m:limLow>
      </m:oMath>
      <w:del w:id="23635" w:author="PR Preview" w:date="2026-01-01T00:00:00Z">
        <w:r>
          <w:delText xml:space="preserve"> </w:delText>
        </w:r>
      </w:del>
      <w:del w:id="23636" w:author="PR Preview" w:date="2026-01-01T00:00:00Z">
        <w:r>
          <w:delText xml:space="preserve">(</w:delText>
        </w:r>
      </w:del>
      <w:hyperlink w:anchor="thm-matmul-assoc">
        <w:del w:id="23637" w:author="PR Preview" w:date="2026-01-01T00:00:00Z">
          <w:r>
            <w:rPr>
              <w:rStyle w:val="Hyperlink"/>
            </w:rPr>
            <w:delText xml:space="preserve">Theorem 8</w:delText>
          </w:r>
        </w:del>
      </w:hyperlink>
      <w:del w:id="23638" w:author="PR Preview" w:date="2026-01-01T00:00:00Z">
        <w:r>
          <w:delText xml:space="preserve">).</w:delText>
        </w:r>
      </w:del>
    </w:p>
    <w:p>
      <w:pPr>
        <w:pStyle w:val="Compact"/>
        <w:numPr>
          <w:ilvl w:val="0"/>
          <w:numId w:val="1086"/>
        </w:numPr>
      </w:pPr>
      <w:ins w:id="23639" w:author="PR Preview" w:date="2026-01-01T00:00:00Z">
        <w:r>
          <w:t xml:space="preserve">$\mathbf{A} \mathord{\smash[b]{\underset{\raise.3ex\hbox{$\scriptstyle\sim$}}{x}}\vphantom{x}} = (2, 0)$</w:t>
        </w:r>
      </w:ins>
      <w:ins w:id="23640" w:author="PR Preview" w:date="2026-01-01T00:00:00Z">
        <w:r>
          <w:t xml:space="preserve"> </w:t>
        </w:r>
      </w:ins>
      <w:ins w:id="23641" w:author="PR Preview" w:date="2026-01-01T00:00:00Z">
        <w:r>
          <w:t xml:space="preserve">is consistent:</w:t>
        </w:r>
      </w:ins>
      <w:ins w:id="23642" w:author="PR Preview" w:date="2026-01-01T00:00:00Z">
        <w:r>
          <w:t xml:space="preserve"> </w:t>
        </w:r>
      </w:ins>
      <w:ins w:id="23643" w:author="PR Preview" w:date="2026-01-01T00:00:00Z">
        <w:r>
          <w:t xml:space="preserve">$\mathord{\smash[b]{\underset{\raise.3ex\hbox{$\scriptstyle\sim$}}{x}}\vphantom{x}} = (2, 0)$</w:t>
        </w:r>
      </w:ins>
      <w:ins w:id="23644" w:author="PR Preview" w:date="2026-01-01T00:00:00Z">
        <w:r>
          <w:t xml:space="preserve"> </w:t>
        </w:r>
      </w:ins>
      <w:ins w:id="23645" w:author="PR Preview" w:date="2026-01-01T00:00:00Z">
        <w:r>
          <w:t xml:space="preserve">is a solution.</w:t>
        </w:r>
      </w:ins>
    </w:p>
    <w:p>
      <w:pPr>
        <w:pStyle w:val="Compact"/>
        <w:numPr>
          <w:ilvl w:val="0"/>
          <w:numId w:val="1086"/>
        </w:numPr>
      </w:pPr>
      <w:ins w:id="23646" w:author="PR Preview" w:date="2026-01-01T00:00:00Z">
        <w:r>
          <w:t xml:space="preserve">$\mathbf{A} \mathord{\smash[b]{\underset{\raise.3ex\hbox{$\scriptstyle\sim$}}{x}}\vphantom{x}} = (2, 1)$</w:t>
        </w:r>
      </w:ins>
      <w:ins w:id="23647" w:author="PR Preview" w:date="2026-01-01T00:00:00Z">
        <w:r>
          <w:t xml:space="preserve"> </w:t>
        </w:r>
      </w:ins>
      <w:ins w:id="23648" w:author="PR Preview" w:date="2026-01-01T00:00:00Z">
        <w:r>
          <w:t xml:space="preserve">is inconsistent:</w:t>
        </w:r>
      </w:ins>
      <w:ins w:id="23649" w:author="PR Preview" w:date="2026-01-01T00:00:00Z">
        <w:r>
          <w:t xml:space="preserve"> </w:t>
        </w:r>
      </w:ins>
      <w:ins w:id="23650" w:author="PR Preview" w:date="2026-01-01T00:00:00Z">
        <w:r>
          <w:t xml:space="preserve">the second entry of</w:t>
        </w:r>
      </w:ins>
      <w:ins w:id="23651" w:author="PR Preview" w:date="2026-01-01T00:00:00Z">
        <w:r>
          <w:t xml:space="preserve"> </w:t>
        </w:r>
      </w:ins>
      <w:ins w:id="23652" w:author="PR Preview" w:date="2026-01-01T00:00:00Z">
        <w:r>
          <w:t xml:space="preserve">$\mathbf{A} \mathord{\smash[b]{\underset{\raise.3ex\hbox{$\scriptstyle\sim$}}{x}}\vphantom{x}}$</w:t>
        </w:r>
      </w:ins>
      <w:ins w:id="23653" w:author="PR Preview" w:date="2026-01-01T00:00:00Z">
        <w:r>
          <w:t xml:space="preserve"> </w:t>
        </w:r>
      </w:ins>
      <w:ins w:id="23654" w:author="PR Preview" w:date="2026-01-01T00:00:00Z">
        <w:r>
          <w:t xml:space="preserve">is always</w:t>
        </w:r>
      </w:ins>
      <w:ins w:id="23655" w:author="PR Preview" w:date="2026-01-01T00:00:00Z">
        <w:r>
          <w:t xml:space="preserve"> </w:t>
        </w:r>
      </w:ins>
      <m:oMath>
        <m:r>
          <m:t>0</m:t>
        </m:r>
      </m:oMath>
      <w:ins w:id="23656" w:author="PR Preview" w:date="2026-01-01T00:00:00Z">
        <w:r>
          <w:t xml:space="preserve">, never</w:t>
        </w:r>
      </w:ins>
      <w:ins w:id="23657" w:author="PR Preview" w:date="2026-01-01T00:00:00Z">
        <w:r>
          <w:t xml:space="preserve"> </w:t>
        </w:r>
      </w:ins>
      <m:oMath>
        <m:r>
          <m:t>1</m:t>
        </m:r>
      </m:oMath>
      <w:ins w:id="23658" w:author="PR Preview" w:date="2026-01-01T00:00:00Z">
        <w:r>
          <w:t xml:space="preserve">.</w:t>
        </w:r>
      </w:ins>
    </w:p>
    <w:bookmarkEnd w:id="579"/>
    <w:bookmarkStart w:id="580" w:name="thm-consistency"/>
    <w:p>
      <w:pPr>
        <w:pStyle w:val="FirstParagraph"/>
      </w:pPr>
      <w:ins w:id="23659" w:author="PR Preview" w:date="2026-01-01T00:00:00Z">
        <w:r>
          <w:rPr>
            <w:b/>
            <w:bCs/>
          </w:rPr>
          <w:t xml:space="preserve">Theorem 99 (When a linear system has a solution)</w:t>
        </w:r>
      </w:ins>
      <w:ins w:id="23660" w:author="PR Preview" w:date="2026-01-01T00:00:00Z">
        <w:r>
          <w:t xml:space="preserve"> </w:t>
        </w:r>
      </w:ins>
      <w:ins w:id="23661" w:author="PR Preview" w:date="2026-01-01T00:00:00Z">
        <w:r>
          <w:t xml:space="preserve">Let</w:t>
        </w:r>
      </w:ins>
      <w:ins w:id="23662" w:author="PR Preview" w:date="2026-01-01T00:00:00Z">
        <w:r>
          <w:t xml:space="preserve"> </w:t>
        </w:r>
      </w:ins>
      <m:oMath>
        <m:r>
          <m:rPr>
            <m:sty m:val="bi"/>
          </m:rPr>
          <m:t>A</m:t>
        </m:r>
      </m:oMath>
      <w:ins w:id="23663" w:author="PR Preview" w:date="2026-01-01T00:00:00Z">
        <w:r>
          <w:t xml:space="preserve"> </w:t>
        </w:r>
      </w:ins>
      <w:ins w:id="23664" w:author="PR Preview" w:date="2026-01-01T00:00:00Z">
        <w:r>
          <w:t xml:space="preserve">be</w:t>
        </w:r>
      </w:ins>
      <w:ins w:id="23665" w:author="PR Preview" w:date="2026-01-01T00:00:00Z">
        <w:r>
          <w:t xml:space="preserve"> </w:t>
        </w:r>
      </w:ins>
      <m:oMath>
        <m:r>
          <m:t>m</m:t>
        </m:r>
        <m:r>
          <m:rPr>
            <m:sty m:val="p"/>
          </m:rPr>
          <m:t>×</m:t>
        </m:r>
        <m:r>
          <m:t>n</m:t>
        </m:r>
      </m:oMath>
      <w:ins w:id="23666" w:author="PR Preview" w:date="2026-01-01T00:00:00Z">
        <w:r>
          <w:t xml:space="preserve">, let</w:t>
        </w:r>
      </w:ins>
      <w:ins w:id="23667" w:author="PR Preview" w:date="2026-01-01T00:00:00Z">
        <w:r>
          <w:t xml:space="preserve"> </w:t>
        </w:r>
      </w:ins>
      <w:ins w:id="23668" w:author="PR Preview" w:date="2026-01-01T00:00:00Z">
        <w:r>
          <w:t xml:space="preserve">$\mathord{\smash[b]{\underset{\raise.3ex\hbox{$\scriptstyle\sim$}}{b}}\vphantom{b}} \in \mathbb{R}^m$</w:t>
        </w:r>
      </w:ins>
      <w:ins w:id="23669" w:author="PR Preview" w:date="2026-01-01T00:00:00Z">
        <w:r>
          <w:t xml:space="preserve">,</w:t>
        </w:r>
      </w:ins>
      <w:ins w:id="23670" w:author="PR Preview" w:date="2026-01-01T00:00:00Z">
        <w:r>
          <w:t xml:space="preserve"> </w:t>
        </w:r>
      </w:ins>
      <w:ins w:id="23671" w:author="PR Preview" w:date="2026-01-01T00:00:00Z">
        <w:r>
          <w:t xml:space="preserve">and let</w:t>
        </w:r>
      </w:ins>
      <w:ins w:id="23672" w:author="PR Preview" w:date="2026-01-01T00:00:00Z">
        <w:r>
          <w:t xml:space="preserve"> </w:t>
        </w:r>
      </w:ins>
      <m:oMath>
        <m:r>
          <m:rPr>
            <m:sty m:val="bi"/>
          </m:rPr>
          <m:t>G</m:t>
        </m:r>
      </m:oMath>
      <w:ins w:id="23673" w:author="PR Preview" w:date="2026-01-01T00:00:00Z">
        <w:r>
          <w:t xml:space="preserve"> </w:t>
        </w:r>
      </w:ins>
      <w:ins w:id="23674" w:author="PR Preview" w:date="2026-01-01T00:00:00Z">
        <w:r>
          <w:t xml:space="preserve">be any generalized inverse of</w:t>
        </w:r>
      </w:ins>
      <w:ins w:id="23675" w:author="PR Preview" w:date="2026-01-01T00:00:00Z">
        <w:r>
          <w:t xml:space="preserve"> </w:t>
        </w:r>
      </w:ins>
      <m:oMath>
        <m:r>
          <m:rPr>
            <m:sty m:val="bi"/>
          </m:rPr>
          <m:t>A</m:t>
        </m:r>
      </m:oMath>
      <w:ins w:id="23676" w:author="PR Preview" w:date="2026-01-01T00:00:00Z">
        <w:r>
          <w:t xml:space="preserve"> </w:t>
        </w:r>
      </w:ins>
      <w:ins w:id="23677" w:author="PR Preview" w:date="2026-01-01T00:00:00Z">
        <w:r>
          <w:t xml:space="preserve">(</w:t>
        </w:r>
      </w:ins>
      <w:hyperlink w:anchor="def-generalized-inverse">
        <w:ins w:id="23678" w:author="PR Preview" w:date="2026-01-01T00:00:00Z">
          <w:r>
            <w:rPr>
              <w:rStyle w:val="Hyperlink"/>
            </w:rPr>
            <w:t xml:space="preserve">Definition 109</w:t>
          </w:r>
        </w:ins>
      </w:hyperlink>
      <w:ins w:id="23679" w:author="PR Preview" w:date="2026-01-01T00:00:00Z">
        <w:r>
          <w:t xml:space="preserve">).</w:t>
        </w:r>
      </w:ins>
      <w:ins w:id="23680" w:author="PR Preview" w:date="2026-01-01T00:00:00Z">
        <w:r>
          <w:t xml:space="preserve"> </w:t>
        </w:r>
      </w:ins>
      <w:ins w:id="23681" w:author="PR Preview" w:date="2026-01-01T00:00:00Z">
        <w:r>
          <w:t xml:space="preserve">The following statements are equivalent:</w:t>
        </w:r>
      </w:ins>
    </w:p>
    <w:p>
      <w:pPr>
        <w:pStyle w:val="Compact"/>
        <w:numPr>
          <w:ilvl w:val="0"/>
          <w:numId w:val="1087"/>
        </w:numPr>
      </w:pPr>
      <w:ins w:id="23682" w:author="PR Preview" w:date="2026-01-01T00:00:00Z">
        <w:r>
          <w:t xml:space="preserve">$\mathbf{A} \mathord{\smash[b]{\underset{\raise.3ex\hbox{$\scriptstyle\sim$}}{x}}\vphantom{x}} = \mathord{\smash[b]{\underset{\raise.3ex\hbox{$\scriptstyle\sim$}}{b}}\vphantom{b}}$</w:t>
        </w:r>
      </w:ins>
      <w:ins w:id="23683" w:author="PR Preview" w:date="2026-01-01T00:00:00Z">
        <w:r>
          <w:t xml:space="preserve"> </w:t>
        </w:r>
      </w:ins>
      <w:ins w:id="23684" w:author="PR Preview" w:date="2026-01-01T00:00:00Z">
        <w:r>
          <w:t xml:space="preserve">is consistent (</w:t>
        </w:r>
      </w:ins>
      <w:hyperlink w:anchor="def-consistent-system">
        <w:ins w:id="23685" w:author="PR Preview" w:date="2026-01-01T00:00:00Z">
          <w:r>
            <w:rPr>
              <w:rStyle w:val="Hyperlink"/>
            </w:rPr>
            <w:t xml:space="preserve">Definition 111</w:t>
          </w:r>
        </w:ins>
      </w:hyperlink>
      <w:ins w:id="23686" w:author="PR Preview" w:date="2026-01-01T00:00:00Z">
        <w:r>
          <w:t xml:space="preserve">);</w:t>
        </w:r>
      </w:ins>
    </w:p>
    <w:p>
      <w:pPr>
        <w:pStyle w:val="Compact"/>
        <w:numPr>
          <w:ilvl w:val="0"/>
          <w:numId w:val="1087"/>
        </w:numPr>
      </w:pPr>
      <w:ins w:id="23687" w:author="PR Preview" w:date="2026-01-01T00:00:00Z">
        <w:r>
          <w:t xml:space="preserve">$\mathord{\smash[b]{\underset{\raise.3ex\hbox{$\scriptstyle\sim$}}{b}}\vphantom{b}} \in \mathcal{C}(\mathbf{A})$</w:t>
        </w:r>
      </w:ins>
      <w:ins w:id="23688" w:author="PR Preview" w:date="2026-01-01T00:00:00Z">
        <w:r>
          <w:t xml:space="preserve"> </w:t>
        </w:r>
      </w:ins>
      <w:ins w:id="23689" w:author="PR Preview" w:date="2026-01-01T00:00:00Z">
        <w:r>
          <w:t xml:space="preserve">(</w:t>
        </w:r>
      </w:ins>
      <w:hyperlink w:anchor="def-column-space">
        <w:ins w:id="23690" w:author="PR Preview" w:date="2026-01-01T00:00:00Z">
          <w:r>
            <w:rPr>
              <w:rStyle w:val="Hyperlink"/>
            </w:rPr>
            <w:t xml:space="preserve">Definition 52</w:t>
          </w:r>
        </w:ins>
      </w:hyperlink>
      <w:ins w:id="23691" w:author="PR Preview" w:date="2026-01-01T00:00:00Z">
        <w:r>
          <w:t xml:space="preserve">);</w:t>
        </w:r>
      </w:ins>
    </w:p>
    <w:p>
      <w:pPr>
        <w:pStyle w:val="Compact"/>
        <w:numPr>
          <w:ilvl w:val="0"/>
          <w:numId w:val="1087"/>
        </w:numPr>
      </w:pPr>
      <w:ins w:id="23692" w:author="PR Preview" w:date="2026-01-01T00:00:00Z">
        <w:r>
          <w:t xml:space="preserve">$\mathbf{A} \mathbf{G} \mathord{\smash[b]{\underset{\raise.3ex\hbox{$\scriptstyle\sim$}}{b}}\vphantom{b}} = \mathord{\smash[b]{\underset{\raise.3ex\hbox{$\scriptstyle\sim$}}{b}}\vphantom{b}}$</w:t>
        </w:r>
      </w:ins>
      <w:ins w:id="23693" w:author="PR Preview" w:date="2026-01-01T00:00:00Z">
        <w:r>
          <w:t xml:space="preserve">.</w:t>
        </w:r>
      </w:ins>
    </w:p>
    <w:bookmarkEnd w:id="580"/>
    <w:p>
      <w:pPr>
        <w:pStyle w:val="FirstParagraph"/>
      </w:pPr>
      <w:ins w:id="23694" w:author="PR Preview" w:date="2026-01-01T00:00:00Z">
        <w:r>
          <w:rPr>
            <w:i/>
            <w:iCs/>
          </w:rPr>
          <w:t xml:space="preserve">Proof</w:t>
        </w:r>
      </w:ins>
      <w:ins w:id="23695" w:author="PR Preview" w:date="2026-01-01T00:00:00Z">
        <w:r>
          <w:t xml:space="preserve">. </w:t>
        </w:r>
      </w:ins>
      <w:ins w:id="23696" w:author="PR Preview" w:date="2026-01-01T00:00:00Z">
        <w:r>
          <w:rPr>
            <w:b/>
            <w:bCs/>
          </w:rPr>
          <w:t xml:space="preserve">1 and 2 are equivalent.</w:t>
        </w:r>
      </w:ins>
      <w:ins w:id="23697" w:author="PR Preview" w:date="2026-01-01T00:00:00Z">
        <w:r>
          <w:t xml:space="preserve"> </w:t>
        </w:r>
      </w:ins>
      <w:ins w:id="23698" w:author="PR Preview" w:date="2026-01-01T00:00:00Z">
        <w:r>
          <w:t xml:space="preserve">Statement 1 says</w:t>
        </w:r>
      </w:ins>
      <w:ins w:id="23699" w:author="PR Preview" w:date="2026-01-01T00:00:00Z">
        <w:r>
          <w:t xml:space="preserve"> </w:t>
        </w:r>
      </w:ins>
      <w:ins w:id="23700" w:author="PR Preview" w:date="2026-01-01T00:00:00Z">
        <w:r>
          <w:t xml:space="preserve">$\mathord{\smash[b]{\underset{\raise.3ex\hbox{$\scriptstyle\sim$}}{b}}\vphantom{b}} = \mathbf{A} \mathord{\smash[b]{\underset{\raise.3ex\hbox{$\scriptstyle\sim$}}{x}}\vphantom{x}}$</w:t>
        </w:r>
      </w:ins>
      <w:ins w:id="23701" w:author="PR Preview" w:date="2026-01-01T00:00:00Z">
        <w:r>
          <w:t xml:space="preserve"> </w:t>
        </w:r>
      </w:ins>
      <w:ins w:id="23702" w:author="PR Preview" w:date="2026-01-01T00:00:00Z">
        <w:r>
          <w:t xml:space="preserve">for some</w:t>
        </w:r>
      </w:ins>
      <w:ins w:id="23703" w:author="PR Preview" w:date="2026-01-01T00:00:00Z">
        <w:r>
          <w:t xml:space="preserve"> </w:t>
        </w:r>
      </w:ins>
      <w:ins w:id="23704" w:author="PR Preview" w:date="2026-01-01T00:00:00Z">
        <w:r>
          <w:t xml:space="preserve">$\mathord{\smash[b]{\underset{\raise.3ex\hbox{$\scriptstyle\sim$}}{x}}\vphantom{x}}$</w:t>
        </w:r>
      </w:ins>
      <w:ins w:id="23705" w:author="PR Preview" w:date="2026-01-01T00:00:00Z">
        <w:r>
          <w:t xml:space="preserve"> </w:t>
        </w:r>
      </w:ins>
      <w:ins w:id="23706" w:author="PR Preview" w:date="2026-01-01T00:00:00Z">
        <w:r>
          <w:t xml:space="preserve">(</w:t>
        </w:r>
      </w:ins>
      <w:hyperlink w:anchor="def-consistent-system">
        <w:ins w:id="23707" w:author="PR Preview" w:date="2026-01-01T00:00:00Z">
          <w:r>
            <w:rPr>
              <w:rStyle w:val="Hyperlink"/>
            </w:rPr>
            <w:t xml:space="preserve">Definition 111</w:t>
          </w:r>
        </w:ins>
      </w:hyperlink>
      <w:ins w:id="23708" w:author="PR Preview" w:date="2026-01-01T00:00:00Z">
        <w:r>
          <w:t xml:space="preserve">), and</w:t>
        </w:r>
      </w:ins>
      <w:ins w:id="23709" w:author="PR Preview" w:date="2026-01-01T00:00:00Z">
        <w:r>
          <w:t xml:space="preserve"> </w:t>
        </w:r>
      </w:ins>
      <m:oMath>
        <m:r>
          <m:rPr>
            <m:scr m:val="script"/>
            <m:sty m:val="p"/>
          </m:rPr>
          <m:t>C</m:t>
        </m:r>
        <m:r>
          <m:rPr>
            <m:sty m:val="p"/>
          </m:rPr>
          <m:t>(</m:t>
        </m:r>
        <m:r>
          <m:rPr>
            <m:sty m:val="bi"/>
          </m:rPr>
          <m:t>A</m:t>
        </m:r>
        <m:r>
          <m:rPr>
            <m:sty m:val="p"/>
          </m:rPr>
          <m:t>)</m:t>
        </m:r>
      </m:oMath>
      <w:ins w:id="23710" w:author="PR Preview" w:date="2026-01-01T00:00:00Z">
        <w:r>
          <w:t xml:space="preserve"> </w:t>
        </w:r>
      </w:ins>
      <w:ins w:id="23711" w:author="PR Preview" w:date="2026-01-01T00:00:00Z">
        <w:r>
          <w:t xml:space="preserve">is the set of vectors</w:t>
        </w:r>
      </w:ins>
      <w:ins w:id="23712" w:author="PR Preview" w:date="2026-01-01T00:00:00Z">
        <w:r>
          <w:t xml:space="preserve"> </w:t>
        </w:r>
      </w:ins>
      <w:ins w:id="23713" w:author="PR Preview" w:date="2026-01-01T00:00:00Z">
        <w:r>
          <w:t xml:space="preserve">$\mathbf{A} \mathord{\smash[b]{\underset{\raise.3ex\hbox{$\scriptstyle\sim$}}{x}}\vphantom{x}}$</w:t>
        </w:r>
      </w:ins>
      <w:ins w:id="23714" w:author="PR Preview" w:date="2026-01-01T00:00:00Z">
        <w:r>
          <w:t xml:space="preserve"> </w:t>
        </w:r>
      </w:ins>
      <w:ins w:id="23715" w:author="PR Preview" w:date="2026-01-01T00:00:00Z">
        <w:r>
          <w:t xml:space="preserve">(</w:t>
        </w:r>
      </w:ins>
      <w:hyperlink w:anchor="def-column-space">
        <w:ins w:id="23716" w:author="PR Preview" w:date="2026-01-01T00:00:00Z">
          <w:r>
            <w:rPr>
              <w:rStyle w:val="Hyperlink"/>
            </w:rPr>
            <w:t xml:space="preserve">Definition 52</w:t>
          </w:r>
        </w:ins>
      </w:hyperlink>
      <w:ins w:id="23717" w:author="PR Preview" w:date="2026-01-01T00:00:00Z">
        <w:r>
          <w:t xml:space="preserve">),</w:t>
        </w:r>
      </w:ins>
      <w:ins w:id="23718" w:author="PR Preview" w:date="2026-01-01T00:00:00Z">
        <w:r>
          <w:t xml:space="preserve"> </w:t>
        </w:r>
      </w:ins>
      <w:ins w:id="23719" w:author="PR Preview" w:date="2026-01-01T00:00:00Z">
        <w:r>
          <w:t xml:space="preserve">so</w:t>
        </w:r>
      </w:ins>
      <w:ins w:id="23720" w:author="PR Preview" w:date="2026-01-01T00:00:00Z">
        <w:r>
          <w:t xml:space="preserve"> </w:t>
        </w:r>
      </w:ins>
      <w:ins w:id="23721" w:author="PR Preview" w:date="2026-01-01T00:00:00Z">
        <w:r>
          <w:t xml:space="preserve">$\mathord{\smash[b]{\underset{\raise.3ex\hbox{$\scriptstyle\sim$}}{b}}\vphantom{b}}$</w:t>
        </w:r>
      </w:ins>
      <w:ins w:id="23722" w:author="PR Preview" w:date="2026-01-01T00:00:00Z">
        <w:r>
          <w:t xml:space="preserve"> </w:t>
        </w:r>
      </w:ins>
      <w:ins w:id="23723" w:author="PR Preview" w:date="2026-01-01T00:00:00Z">
        <w:r>
          <w:t xml:space="preserve">is in it exactly when</w:t>
        </w:r>
      </w:ins>
      <w:ins w:id="23724" w:author="PR Preview" w:date="2026-01-01T00:00:00Z">
        <w:r>
          <w:t xml:space="preserve"> </w:t>
        </w:r>
      </w:ins>
      <w:ins w:id="23725" w:author="PR Preview" w:date="2026-01-01T00:00:00Z">
        <w:r>
          <w:t xml:space="preserve">$\mathord{\smash[b]{\underset{\raise.3ex\hbox{$\scriptstyle\sim$}}{b}}\vphantom{b}} = \mathbf{A} \mathord{\smash[b]{\underset{\raise.3ex\hbox{$\scriptstyle\sim$}}{x}}\vphantom{x}}$</w:t>
        </w:r>
      </w:ins>
      <w:ins w:id="23726" w:author="PR Preview" w:date="2026-01-01T00:00:00Z">
        <w:r>
          <w:t xml:space="preserve"> </w:t>
        </w:r>
      </w:ins>
      <w:ins w:id="23727" w:author="PR Preview" w:date="2026-01-01T00:00:00Z">
        <w:r>
          <w:t xml:space="preserve">for some</w:t>
        </w:r>
      </w:ins>
      <w:ins w:id="23728" w:author="PR Preview" w:date="2026-01-01T00:00:00Z">
        <w:r>
          <w:t xml:space="preserve"> </w:t>
        </w:r>
      </w:ins>
      <w:ins w:id="23729" w:author="PR Preview" w:date="2026-01-01T00:00:00Z">
        <w:r>
          <w:t xml:space="preserve">$\mathord{\smash[b]{\underset{\raise.3ex\hbox{$\scriptstyle\sim$}}{x}}\vphantom{x}}$</w:t>
        </w:r>
      </w:ins>
      <w:ins w:id="23730" w:author="PR Preview" w:date="2026-01-01T00:00:00Z">
        <w:r>
          <w:t xml:space="preserve">.</w:t>
        </w:r>
      </w:ins>
    </w:p>
    <w:p>
      <w:pPr>
        <w:pStyle w:val="BodyText"/>
      </w:pPr>
      <w:ins w:id="23731" w:author="PR Preview" w:date="2026-01-01T00:00:00Z">
        <w:r>
          <w:rPr>
            <w:b/>
            <w:bCs/>
          </w:rPr>
          <w:t xml:space="preserve">1 implies 3.</w:t>
        </w:r>
      </w:ins>
      <w:ins w:id="23732" w:author="PR Preview" w:date="2026-01-01T00:00:00Z">
        <w:r>
          <w:t xml:space="preserve"> </w:t>
        </w:r>
      </w:ins>
      <w:ins w:id="23733" w:author="PR Preview" w:date="2026-01-01T00:00:00Z">
        <w:r>
          <w:t xml:space="preserve">By</w:t>
        </w:r>
      </w:ins>
      <w:ins w:id="23734" w:author="PR Preview" w:date="2026-01-01T00:00:00Z">
        <w:r>
          <w:t xml:space="preserve"> </w:t>
        </w:r>
      </w:ins>
      <w:hyperlink w:anchor="thm-generalized-inverse-solves">
        <w:ins w:id="23735" w:author="PR Preview" w:date="2026-01-01T00:00:00Z">
          <w:r>
            <w:rPr>
              <w:rStyle w:val="Hyperlink"/>
            </w:rPr>
            <w:t xml:space="preserve">Theorem 95</w:t>
          </w:r>
        </w:ins>
      </w:hyperlink>
      <w:ins w:id="23736" w:author="PR Preview" w:date="2026-01-01T00:00:00Z">
        <w:r>
          <w:t xml:space="preserve">,</w:t>
        </w:r>
      </w:ins>
      <w:ins w:id="23737" w:author="PR Preview" w:date="2026-01-01T00:00:00Z">
        <w:r>
          <w:t xml:space="preserve"> </w:t>
        </w:r>
      </w:ins>
      <w:ins w:id="23738" w:author="PR Preview" w:date="2026-01-01T00:00:00Z">
        <w:r>
          <w:t xml:space="preserve">$\mathbf{G} \mathord{\smash[b]{\underset{\raise.3ex\hbox{$\scriptstyle\sim$}}{b}}\vphantom{b}}$</w:t>
        </w:r>
      </w:ins>
      <w:ins w:id="23739" w:author="PR Preview" w:date="2026-01-01T00:00:00Z">
        <w:r>
          <w:t xml:space="preserve"> </w:t>
        </w:r>
      </w:ins>
      <w:ins w:id="23740" w:author="PR Preview" w:date="2026-01-01T00:00:00Z">
        <w:r>
          <w:t xml:space="preserve">is a solution,</w:t>
        </w:r>
      </w:ins>
      <w:ins w:id="23741" w:author="PR Preview" w:date="2026-01-01T00:00:00Z">
        <w:r>
          <w:t xml:space="preserve"> </w:t>
        </w:r>
      </w:ins>
      <w:ins w:id="23742" w:author="PR Preview" w:date="2026-01-01T00:00:00Z">
        <w:r>
          <w:t xml:space="preserve">so</w:t>
        </w:r>
      </w:ins>
      <w:ins w:id="23743" w:author="PR Preview" w:date="2026-01-01T00:00:00Z">
        <w:r>
          <w:t xml:space="preserve"> </w:t>
        </w:r>
      </w:ins>
      <w:ins w:id="23744" w:author="PR Preview" w:date="2026-01-01T00:00:00Z">
        <w:r>
          <w:t xml:space="preserve">$\mathbf{A}\,(\mathbf{G} \mathord{\smash[b]{\underset{\raise.3ex\hbox{$\scriptstyle\sim$}}{b}}\vphantom{b}}) = \mathord{\smash[b]{\underset{\raise.3ex\hbox{$\scriptstyle\sim$}}{b}}\vphantom{b}}$</w:t>
        </w:r>
      </w:ins>
      <w:ins w:id="23745" w:author="PR Preview" w:date="2026-01-01T00:00:00Z">
        <w:r>
          <w:t xml:space="preserve">,</w:t>
        </w:r>
      </w:ins>
      <w:ins w:id="23746" w:author="PR Preview" w:date="2026-01-01T00:00:00Z">
        <w:r>
          <w:t xml:space="preserve"> </w:t>
        </w:r>
      </w:ins>
      <w:ins w:id="23747" w:author="PR Preview" w:date="2026-01-01T00:00:00Z">
        <w:r>
          <w:t xml:space="preserve">which is statement 3 (</w:t>
        </w:r>
      </w:ins>
      <w:hyperlink w:anchor="thm-matmul-assoc">
        <w:ins w:id="23748" w:author="PR Preview" w:date="2026-01-01T00:00:00Z">
          <w:r>
            <w:rPr>
              <w:rStyle w:val="Hyperlink"/>
            </w:rPr>
            <w:t xml:space="preserve">Theorem 8</w:t>
          </w:r>
        </w:ins>
      </w:hyperlink>
      <w:ins w:id="23749" w:author="PR Preview" w:date="2026-01-01T00:00:00Z">
        <w:r>
          <w:t xml:space="preserve">).</w:t>
        </w:r>
      </w:ins>
    </w:p>
    <w:p>
      <w:pPr>
        <w:pStyle w:val="BodyText"/>
      </w:pPr>
      <w:ins w:id="23750" w:author="PR Preview" w:date="2026-01-01T00:00:00Z">
        <w:r>
          <w:rPr>
            <w:b/>
            <w:bCs/>
          </w:rPr>
          <w:t xml:space="preserve">3 implies 1.</w:t>
        </w:r>
      </w:ins>
      <w:ins w:id="23751" w:author="PR Preview" w:date="2026-01-01T00:00:00Z">
        <w:r>
          <w:t xml:space="preserve"> </w:t>
        </w:r>
      </w:ins>
      <w:ins w:id="23752" w:author="PR Preview" w:date="2026-01-01T00:00:00Z">
        <w:r>
          <w:t xml:space="preserve">If</w:t>
        </w:r>
      </w:ins>
      <w:ins w:id="23753" w:author="PR Preview" w:date="2026-01-01T00:00:00Z">
        <w:r>
          <w:t xml:space="preserve"> </w:t>
        </w:r>
      </w:ins>
      <w:ins w:id="23754" w:author="PR Preview" w:date="2026-01-01T00:00:00Z">
        <w:r>
          <w:t xml:space="preserve">$\mathbf{A} \mathbf{G} \mathord{\smash[b]{\underset{\raise.3ex\hbox{$\scriptstyle\sim$}}{b}}\vphantom{b}} = \mathord{\smash[b]{\underset{\raise.3ex\hbox{$\scriptstyle\sim$}}{b}}\vphantom{b}}$</w:t>
        </w:r>
      </w:ins>
      <w:ins w:id="23755" w:author="PR Preview" w:date="2026-01-01T00:00:00Z">
        <w:r>
          <w:t xml:space="preserve">,</w:t>
        </w:r>
      </w:ins>
      <w:ins w:id="23756" w:author="PR Preview" w:date="2026-01-01T00:00:00Z">
        <w:r>
          <w:t xml:space="preserve"> </w:t>
        </w:r>
      </w:ins>
      <w:ins w:id="23757" w:author="PR Preview" w:date="2026-01-01T00:00:00Z">
        <w:r>
          <w:t xml:space="preserve">then</w:t>
        </w:r>
      </w:ins>
      <w:ins w:id="23758" w:author="PR Preview" w:date="2026-01-01T00:00:00Z">
        <w:r>
          <w:t xml:space="preserve"> </w:t>
        </w:r>
      </w:ins>
      <w:ins w:id="23759" w:author="PR Preview" w:date="2026-01-01T00:00:00Z">
        <w:r>
          <w:t xml:space="preserve">$\mathord{\smash[b]{\underset{\raise.3ex\hbox{$\scriptstyle\sim$}}{x}}\vphantom{x}} = \mathbf{G} \mathord{\smash[b]{\underset{\raise.3ex\hbox{$\scriptstyle\sim$}}{b}}\vphantom{b}}$</w:t>
        </w:r>
      </w:ins>
      <w:ins w:id="23760" w:author="PR Preview" w:date="2026-01-01T00:00:00Z">
        <w:r>
          <w:t xml:space="preserve"> </w:t>
        </w:r>
      </w:ins>
      <w:ins w:id="23761" w:author="PR Preview" w:date="2026-01-01T00:00:00Z">
        <w:r>
          <w:t xml:space="preserve">is a solution,</w:t>
        </w:r>
      </w:ins>
      <w:ins w:id="23762" w:author="PR Preview" w:date="2026-01-01T00:00:00Z">
        <w:r>
          <w:t xml:space="preserve"> </w:t>
        </w:r>
      </w:ins>
      <w:ins w:id="23763" w:author="PR Preview" w:date="2026-01-01T00:00:00Z">
        <w:r>
          <w:t xml:space="preserve">since</w:t>
        </w:r>
      </w:ins>
      <w:ins w:id="23764" w:author="PR Preview" w:date="2026-01-01T00:00:00Z">
        <w:r>
          <w:t xml:space="preserve"> </w:t>
        </w:r>
      </w:ins>
      <w:ins w:id="23765" w:author="PR Preview" w:date="2026-01-01T00:00:00Z">
        <w:r>
          <w:t xml:space="preserve">$\mathbf{A}\,(\mathbf{G} \mathord{\smash[b]{\underset{\raise.3ex\hbox{$\scriptstyle\sim$}}{b}}\vphantom{b}}) = (\mathbf{A} \mathbf{G})\,\mathord{\smash[b]{\underset{\raise.3ex\hbox{$\scriptstyle\sim$}}{b}}\vphantom{b}}$</w:t>
        </w:r>
      </w:ins>
      <w:ins w:id="23766" w:author="PR Preview" w:date="2026-01-01T00:00:00Z">
        <w:r>
          <w:t xml:space="preserve"> </w:t>
        </w:r>
      </w:ins>
      <w:ins w:id="23767" w:author="PR Preview" w:date="2026-01-01T00:00:00Z">
        <w:r>
          <w:t xml:space="preserve">(</w:t>
        </w:r>
      </w:ins>
      <w:hyperlink w:anchor="thm-matmul-assoc">
        <w:ins w:id="23768" w:author="PR Preview" w:date="2026-01-01T00:00:00Z">
          <w:r>
            <w:rPr>
              <w:rStyle w:val="Hyperlink"/>
            </w:rPr>
            <w:t xml:space="preserve">Theorem 8</w:t>
          </w:r>
        </w:ins>
      </w:hyperlink>
      <w:ins w:id="23769" w:author="PR Preview" w:date="2026-01-01T00:00:00Z">
        <w:r>
          <w:t xml:space="preserve">).</w:t>
        </w:r>
      </w:ins>
    </w:p>
    <w:bookmarkStart w:id="581" w:name="exm-consistency"/>
    <w:p>
      <w:pPr>
        <w:pStyle w:val="BodyText"/>
      </w:pPr>
      <w:r>
        <w:rPr>
          <w:b/>
          <w:bCs/>
        </w:rPr>
        <w:t xml:space="preserve">Example 178 (Testing consistency with a generalized inverse)</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r>
        <w:t xml:space="preserve"> </w:t>
      </w:r>
      <w:r>
        <w:t xml:space="preserve">and the generalized inverse</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r>
        <w:t xml:space="preserve">,</w:t>
      </w:r>
      <w:r>
        <w:t xml:space="preserve"> </w:t>
      </w:r>
      <m:oMath>
        <m:r>
          <m:rPr>
            <m:sty m:val="bi"/>
          </m:rPr>
          <m:t>A</m:t>
        </m:r>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0</m:t>
                  </m:r>
                </m:e>
                <m:e>
                  <m:r>
                    <m:t>0</m:t>
                  </m:r>
                </m:e>
              </m:mr>
            </m:m>
          </m:e>
        </m:d>
      </m:oMath>
      <w:r>
        <w:t xml:space="preserve">.</w:t>
      </w:r>
    </w:p>
    <w:p>
      <w:pPr>
        <w:numPr>
          <w:ilvl w:val="0"/>
          <w:numId w:val="1088"/>
        </w:numPr>
      </w:pPr>
      <m:oMath>
        <m:limLow>
          <m:e>
            <m:r>
              <m:t>b</m:t>
            </m:r>
          </m:e>
          <m:lim>
            <m:r>
              <m:rPr>
                <m:sty m:val="p"/>
              </m:rPr>
              <m:t>∼</m:t>
            </m:r>
          </m:lim>
        </m:limLow>
        <m:r>
          <m:rPr>
            <m:sty m:val="p"/>
          </m:rPr>
          <m:t>=</m:t>
        </m:r>
        <m:r>
          <m:rPr>
            <m:sty m:val="p"/>
          </m:rPr>
          <m:t>(</m:t>
        </m:r>
        <m:r>
          <m:t>2</m:t>
        </m:r>
        <m:r>
          <m:rPr>
            <m:sty m:val="p"/>
          </m:rPr>
          <m:t>,</m:t>
        </m:r>
        <m:r>
          <m:t>0</m:t>
        </m:r>
        <m:r>
          <m:rPr>
            <m:sty m:val="p"/>
          </m:rPr>
          <m:t>)</m:t>
        </m:r>
      </m:oMath>
      <w:del w:id="23770" w:author="PR Preview" w:date="2026-01-01T00:00:00Z">
        <w:r>
          <w:delText xml:space="preserve">:</w:delText>
        </w:r>
      </w:del>
    </w:p>
    <w:p>
      <w:pPr>
        <w:pStyle w:val="BodyText"/>
      </w:pPr>
      <m:oMathPara>
        <m:oMathParaPr>
          <m:jc m:val="center"/>
        </m:oMathParaPr>
        <m:oMath>
          <m:eqArr>
            <m:e>
              <m:r>
                <m:rPr>
                  <m:sty m:val="bi"/>
                </m:rPr>
                <m:t>A</m:t>
              </m:r>
              <m:r>
                <m:rPr>
                  <m:sty m:val="bi"/>
                </m:rPr>
                <m:t>G</m:t>
              </m:r>
              <m:limLow>
                <m:e>
                  <m:r>
                    <m:t>b</m:t>
                  </m:r>
                </m:e>
                <m:lim>
                  <m:r>
                    <m:rPr>
                      <m:sty m:val="p"/>
                    </m:rPr>
                    <m:t>∼</m:t>
                  </m:r>
                </m:lim>
              </m:limLow>
              <m:r>
                <m:t>&amp;</m:t>
              </m:r>
              <m:r>
                <m:rPr>
                  <m:sty m:val="p"/>
                </m:rPr>
                <m:t>=</m:t>
              </m:r>
              <m:r>
                <m:rPr>
                  <m:sty m:val="p"/>
                </m:rPr>
                <m:t>(</m:t>
              </m:r>
              <m:r>
                <m:t>2</m:t>
              </m:r>
              <m:r>
                <m:rPr>
                  <m:sty m:val="p"/>
                </m:rPr>
                <m:t>,</m:t>
              </m:r>
              <m:r>
                <m:t>0</m:t>
              </m:r>
              <m:r>
                <m:rPr>
                  <m:sty m:val="p"/>
                </m:rPr>
                <m:t>)</m:t>
              </m:r>
            </m:e>
            <m:e>
              <m:r>
                <m:t>&amp;</m:t>
              </m:r>
              <m:r>
                <m:rPr>
                  <m:sty m:val="p"/>
                </m:rPr>
                <m:t>=</m:t>
              </m:r>
              <m:limLow>
                <m:e>
                  <m:r>
                    <m:t>b</m:t>
                  </m:r>
                </m:e>
                <m:lim>
                  <m:r>
                    <m:rPr>
                      <m:sty m:val="p"/>
                    </m:rPr>
                    <m:t>∼</m:t>
                  </m:r>
                </m:lim>
              </m:limLow>
              <m:r>
                <m:rPr>
                  <m:sty m:val="p"/>
                </m:rPr>
                <m:t>,</m:t>
              </m:r>
            </m:e>
          </m:eqArr>
        </m:oMath>
      </m:oMathPara>
    </w:p>
    <w:p>
      <w:pPr>
        <w:numPr>
          <w:ilvl w:val="0"/>
          <w:numId w:val="1088"/>
        </w:numPr>
      </w:pPr>
      <w:ins w:id="23771" w:author="PR Preview" w:date="2026-01-01T00:00:00Z">
        <w:r>
          <w:t xml:space="preserve">$\mathord{\smash[b]{\underset{\raise.3ex\hbox{$\scriptstyle\sim$}}{b}}\vphantom{b}} = (2, 0)$</w:t>
        </w:r>
      </w:ins>
      <w:ins w:id="23772" w:author="PR Preview" w:date="2026-01-01T00:00:00Z">
        <w:r>
          <w:t xml:space="preserve">:</w:t>
        </w:r>
      </w:ins>
    </w:p>
    <w:p>
      <w:pPr>
        <w:pStyle w:val="BodyText"/>
      </w:pPr>
      <w:ins w:id="23773" w:author="PR Preview" w:date="2026-01-01T00:00:00Z">
        <w:r>
          <w:t xml:space="preserve">$$
    \begin{aligned}
    \mathbf{A} \mathbf{G} \mathord{\smash[b]{\underset{\raise.3ex\hbox{$\scriptstyle\sim$}}{b}}\vphantom{b}} &amp;= (2, 0) \\
    &amp;= \mathord{\smash[b]{\underset{\raise.3ex\hbox{$\scriptstyle\sim$}}{b}}\vphantom{b}},
    \end{aligned}
    $$</w:t>
        </w:r>
      </w:ins>
    </w:p>
    <w:p>
      <w:pPr>
        <w:numPr>
          <w:ilvl w:val="0"/>
          <w:numId w:val="1000"/>
        </w:numPr>
      </w:pPr>
      <w:r>
        <w:t xml:space="preserve">so the system is consistent.</w:t>
      </w:r>
    </w:p>
    <w:p>
      <w:pPr>
        <w:numPr>
          <w:ilvl w:val="0"/>
          <w:numId w:val="1088"/>
        </w:numPr>
      </w:pPr>
      <m:oMath>
        <m:limLow>
          <m:e>
            <m:r>
              <m:t>b</m:t>
            </m:r>
          </m:e>
          <m:lim>
            <m:r>
              <m:rPr>
                <m:sty m:val="p"/>
              </m:rPr>
              <m:t>∼</m:t>
            </m:r>
          </m:lim>
        </m:limLow>
        <m:r>
          <m:rPr>
            <m:sty m:val="p"/>
          </m:rPr>
          <m:t>=</m:t>
        </m:r>
        <m:r>
          <m:rPr>
            <m:sty m:val="p"/>
          </m:rPr>
          <m:t>(</m:t>
        </m:r>
        <m:r>
          <m:t>2</m:t>
        </m:r>
        <m:r>
          <m:rPr>
            <m:sty m:val="p"/>
          </m:rPr>
          <m:t>,</m:t>
        </m:r>
        <m:r>
          <m:t>1</m:t>
        </m:r>
        <m:r>
          <m:rPr>
            <m:sty m:val="p"/>
          </m:rPr>
          <m:t>)</m:t>
        </m:r>
      </m:oMath>
      <w:del w:id="23774" w:author="PR Preview" w:date="2026-01-01T00:00:00Z">
        <w:r>
          <w:delText xml:space="preserve">:</w:delText>
        </w:r>
      </w:del>
      <w:del w:id="23775" w:author="PR Preview" w:date="2026-01-01T00:00:00Z">
        <w:r>
          <w:delText xml:space="preserve"> </w:delText>
        </w:r>
      </w:del>
      <m:oMath>
        <m:r>
          <m:rPr>
            <m:sty m:val="bi"/>
          </m:rPr>
          <m:t>A</m:t>
        </m:r>
        <m:r>
          <m:rPr>
            <m:sty m:val="bi"/>
          </m:rPr>
          <m:t>G</m:t>
        </m:r>
        <m:limLow>
          <m:e>
            <m:r>
              <m:t>b</m:t>
            </m:r>
          </m:e>
          <m:lim>
            <m:r>
              <m:rPr>
                <m:sty m:val="p"/>
              </m:rPr>
              <m:t>∼</m:t>
            </m:r>
          </m:lim>
        </m:limLow>
        <m:r>
          <m:rPr>
            <m:sty m:val="p"/>
          </m:rPr>
          <m:t>=</m:t>
        </m:r>
        <m:r>
          <m:rPr>
            <m:sty m:val="p"/>
          </m:rPr>
          <m:t>(</m:t>
        </m:r>
        <m:r>
          <m:t>7</m:t>
        </m:r>
        <m:r>
          <m:rPr>
            <m:sty m:val="p"/>
          </m:rPr>
          <m:t>,</m:t>
        </m:r>
        <m:r>
          <m:t>0</m:t>
        </m:r>
        <m:r>
          <m:rPr>
            <m:sty m:val="p"/>
          </m:rPr>
          <m:t>)</m:t>
        </m:r>
        <m:r>
          <m:rPr>
            <m:sty m:val="p"/>
          </m:rPr>
          <m:t>≠</m:t>
        </m:r>
        <m:limLow>
          <m:e>
            <m:r>
              <m:t>b</m:t>
            </m:r>
          </m:e>
          <m:lim>
            <m:r>
              <m:rPr>
                <m:sty m:val="p"/>
              </m:rPr>
              <m:t>∼</m:t>
            </m:r>
          </m:lim>
        </m:limLow>
      </m:oMath>
      <w:del w:id="23776" w:author="PR Preview" w:date="2026-01-01T00:00:00Z">
        <w:r>
          <w:delText xml:space="preserve">, so it is not,</w:delText>
        </w:r>
      </w:del>
      <w:del w:id="23777" w:author="PR Preview" w:date="2026-01-01T00:00:00Z">
        <w:r>
          <w:delText xml:space="preserve"> </w:delText>
        </w:r>
      </w:del>
      <w:del w:id="23778" w:author="PR Preview" w:date="2026-01-01T00:00:00Z">
        <w:r>
          <w:delText xml:space="preserve">as</w:delText>
        </w:r>
      </w:del>
      <w:del w:id="23779" w:author="PR Preview" w:date="2026-01-01T00:00:00Z">
        <w:r>
          <w:delText xml:space="preserve"> </w:delText>
        </w:r>
      </w:del>
      <w:hyperlink w:anchor="exm-generalized-inverse-solves">
        <w:del w:id="23780" w:author="PR Preview" w:date="2026-01-01T00:00:00Z">
          <w:r>
            <w:rPr>
              <w:rStyle w:val="Hyperlink"/>
            </w:rPr>
            <w:delText xml:space="preserve">Example 172</w:delText>
          </w:r>
        </w:del>
      </w:hyperlink>
      <w:del w:id="23781" w:author="PR Preview" w:date="2026-01-01T00:00:00Z">
        <w:r>
          <w:delText xml:space="preserve"> </w:delText>
        </w:r>
      </w:del>
      <w:del w:id="23782" w:author="PR Preview" w:date="2026-01-01T00:00:00Z">
        <w:r>
          <w:delText xml:space="preserve">found directly.</w:delText>
        </w:r>
      </w:del>
    </w:p>
    <w:p>
      <w:pPr>
        <w:numPr>
          <w:ilvl w:val="0"/>
          <w:numId w:val="1088"/>
        </w:numPr>
      </w:pPr>
      <w:ins w:id="23783" w:author="PR Preview" w:date="2026-01-01T00:00:00Z">
        <w:r>
          <w:t xml:space="preserve">$\mathord{\smash[b]{\underset{\raise.3ex\hbox{$\scriptstyle\sim$}}{b}}\vphantom{b}} = (2, 1)$</w:t>
        </w:r>
      </w:ins>
      <w:ins w:id="23784" w:author="PR Preview" w:date="2026-01-01T00:00:00Z">
        <w:r>
          <w:t xml:space="preserve">:</w:t>
        </w:r>
      </w:ins>
      <w:ins w:id="23785" w:author="PR Preview" w:date="2026-01-01T00:00:00Z">
        <w:r>
          <w:t xml:space="preserve"> </w:t>
        </w:r>
      </w:ins>
      <w:ins w:id="23786" w:author="PR Preview" w:date="2026-01-01T00:00:00Z">
        <w:r>
          <w:t xml:space="preserve">$\mathbf{A} \mathbf{G} \mathord{\smash[b]{\underset{\raise.3ex\hbox{$\scriptstyle\sim$}}{b}}\vphantom{b}} = (7, 0) \ne \mathord{\smash[b]{\underset{\raise.3ex\hbox{$\scriptstyle\sim$}}{b}}\vphantom{b}}$</w:t>
        </w:r>
      </w:ins>
      <w:ins w:id="23787" w:author="PR Preview" w:date="2026-01-01T00:00:00Z">
        <w:r>
          <w:t xml:space="preserve">, so it is not,</w:t>
        </w:r>
      </w:ins>
      <w:ins w:id="23788" w:author="PR Preview" w:date="2026-01-01T00:00:00Z">
        <w:r>
          <w:t xml:space="preserve"> </w:t>
        </w:r>
      </w:ins>
      <w:ins w:id="23789" w:author="PR Preview" w:date="2026-01-01T00:00:00Z">
        <w:r>
          <w:t xml:space="preserve">as</w:t>
        </w:r>
      </w:ins>
      <w:ins w:id="23790" w:author="PR Preview" w:date="2026-01-01T00:00:00Z">
        <w:r>
          <w:t xml:space="preserve"> </w:t>
        </w:r>
      </w:ins>
      <w:hyperlink w:anchor="exm-generalized-inverse-solves">
        <w:ins w:id="23791" w:author="PR Preview" w:date="2026-01-01T00:00:00Z">
          <w:r>
            <w:rPr>
              <w:rStyle w:val="Hyperlink"/>
            </w:rPr>
            <w:t xml:space="preserve">Example 172</w:t>
          </w:r>
        </w:ins>
      </w:hyperlink>
      <w:ins w:id="23792" w:author="PR Preview" w:date="2026-01-01T00:00:00Z">
        <w:r>
          <w:t xml:space="preserve"> </w:t>
        </w:r>
      </w:ins>
      <w:ins w:id="23793" w:author="PR Preview" w:date="2026-01-01T00:00:00Z">
        <w:r>
          <w:t xml:space="preserve">found directly.</w:t>
        </w:r>
      </w:ins>
    </w:p>
    <w:bookmarkEnd w:id="581"/>
    <w:bookmarkStart w:id="582" w:name="thm-solution-set"/>
    <w:p>
      <w:pPr>
        <w:pStyle w:val="FirstParagraph"/>
      </w:pPr>
      <w:r>
        <w:rPr>
          <w:b/>
          <w:bCs/>
        </w:rPr>
        <w:t xml:space="preserve">Theorem 100 (All solutions of a linear system)</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 </w:t>
      </w:r>
      <w:r>
        <w:t xml:space="preserve">with a generalized inverse</w:t>
      </w:r>
      <w:r>
        <w:t xml:space="preserve"> </w:t>
      </w:r>
      <m:oMath>
        <m:r>
          <m:rPr>
            <m:sty m:val="bi"/>
          </m:rPr>
          <m:t>G</m:t>
        </m:r>
      </m:oMath>
      <w:r>
        <w:t xml:space="preserve"> </w:t>
      </w:r>
      <w:r>
        <w:t xml:space="preserve">(</w:t>
      </w:r>
      <w:hyperlink w:anchor="def-generalized-inverse">
        <w:r>
          <w:rPr>
            <w:rStyle w:val="Hyperlink"/>
          </w:rPr>
          <w:t xml:space="preserve">Definition 109</w:t>
        </w:r>
      </w:hyperlink>
      <w:r>
        <w:t xml:space="preserve">).</w:t>
      </w:r>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del w:id="23794" w:author="PR Preview" w:date="2026-01-01T00:00:00Z">
        <w:r>
          <w:delText xml:space="preserve">:</w:delText>
        </w:r>
      </w:del>
      <w:del w:id="23795" w:author="PR Preview" w:date="2026-01-01T00:00:00Z">
        <w:r>
          <w:delText xml:space="preserve"> </w:delText>
        </w:r>
      </w:del>
      <m:oMath>
        <m:limLow>
          <m:e>
            <m:r>
              <m:t>x</m:t>
            </m:r>
          </m:e>
          <m:lim>
            <m:r>
              <m:rPr>
                <m:sty m:val="p"/>
              </m:rPr>
              <m:t>∼</m:t>
            </m:r>
          </m:lim>
        </m:limLow>
      </m:oMath>
      <w:del w:id="23796" w:author="PR Preview" w:date="2026-01-01T00:00:00Z">
        <w:r>
          <w:delText xml:space="preserve"> </w:delText>
        </w:r>
      </w:del>
      <w:del w:id="23797" w:author="PR Preview" w:date="2026-01-01T00:00:00Z">
        <w:r>
          <w:delText xml:space="preserve">solves</w:delText>
        </w:r>
      </w:del>
      <w:del w:id="23798"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23799" w:author="PR Preview" w:date="2026-01-01T00:00:00Z">
        <w:r>
          <w:delText xml:space="preserve"> </w:delText>
        </w:r>
      </w:del>
      <w:del w:id="23800" w:author="PR Preview" w:date="2026-01-01T00:00:00Z">
        <w:r>
          <w:delText xml:space="preserve">exactly when</w:delText>
        </w:r>
      </w:del>
      <w:del w:id="23801" w:author="PR Preview" w:date="2026-01-01T00:00:00Z">
        <w:r>
          <w:delText xml:space="preserve"> </w:delText>
        </w:r>
      </w:del>
      <m:oMath>
        <m:limLow>
          <m:e>
            <m:r>
              <m:t>x</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del w:id="23802" w:author="PR Preview" w:date="2026-01-01T00:00:00Z">
        <w:r>
          <w:delText xml:space="preserve"> </w:delText>
        </w:r>
      </w:del>
      <w:del w:id="23803" w:author="PR Preview" w:date="2026-01-01T00:00:00Z">
        <w:r>
          <w:delText xml:space="preserve">for some</w:delText>
        </w:r>
      </w:del>
      <w:del w:id="23804" w:author="PR Preview" w:date="2026-01-01T00:00:00Z">
        <w:r>
          <w:delText xml:space="preserve"> </w:delText>
        </w:r>
      </w:del>
      <m:oMath>
        <m:limLow>
          <m:e>
            <m:r>
              <m:t>q</m:t>
            </m:r>
          </m:e>
          <m:lim>
            <m:r>
              <m:rPr>
                <m:sty m:val="p"/>
              </m:rPr>
              <m:t>∼</m:t>
            </m:r>
          </m:lim>
        </m:limLow>
        <m:r>
          <m:rPr>
            <m:sty m:val="p"/>
          </m:rPr>
          <m:t>∈</m:t>
        </m:r>
        <m:sSup>
          <m:e>
            <m:r>
              <m:rPr>
                <m:scr m:val="double-struck"/>
                <m:sty m:val="p"/>
              </m:rPr>
              <m:t>R</m:t>
            </m:r>
          </m:e>
          <m:sup>
            <m:r>
              <m:t>n</m:t>
            </m:r>
          </m:sup>
        </m:sSup>
      </m:oMath>
      <w:del w:id="23805" w:author="PR Preview" w:date="2026-01-01T00:00:00Z">
        <w:r>
          <w:delText xml:space="preserve">.</w:delText>
        </w:r>
      </w:del>
    </w:p>
    <w:p>
      <w:pPr>
        <w:pStyle w:val="Compact"/>
        <w:numPr>
          <w:ilvl w:val="0"/>
          <w:numId w:val="1089"/>
        </w:numPr>
      </w:pPr>
      <w:del w:id="23806" w:author="PR Preview" w:date="2026-01-01T00:00:00Z">
        <w:r>
          <w:delText xml:space="preserve">If</w:delText>
        </w:r>
      </w:del>
      <w:del w:id="23807"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3808" w:author="PR Preview" w:date="2026-01-01T00:00:00Z">
        <w:r>
          <w:delText xml:space="preserve"> </w:delText>
        </w:r>
      </w:del>
      <w:del w:id="23809" w:author="PR Preview" w:date="2026-01-01T00:00:00Z">
        <w:r>
          <w:delText xml:space="preserve">is consistent (</w:delText>
        </w:r>
      </w:del>
      <w:hyperlink w:anchor="def-consistent-system">
        <w:del w:id="23810" w:author="PR Preview" w:date="2026-01-01T00:00:00Z">
          <w:r>
            <w:rPr>
              <w:rStyle w:val="Hyperlink"/>
            </w:rPr>
            <w:delText xml:space="preserve">Definition 111</w:delText>
          </w:r>
        </w:del>
      </w:hyperlink>
      <w:del w:id="23811" w:author="PR Preview" w:date="2026-01-01T00:00:00Z">
        <w:r>
          <w:delText xml:space="preserve">),</w:delText>
        </w:r>
      </w:del>
      <w:del w:id="23812" w:author="PR Preview" w:date="2026-01-01T00:00:00Z">
        <w:r>
          <w:delText xml:space="preserve"> </w:delText>
        </w:r>
      </w:del>
      <w:del w:id="23813" w:author="PR Preview" w:date="2026-01-01T00:00:00Z">
        <w:r>
          <w:delText xml:space="preserve">then</w:delText>
        </w:r>
      </w:del>
      <w:del w:id="23814" w:author="PR Preview" w:date="2026-01-01T00:00:00Z">
        <w:r>
          <w:delText xml:space="preserve"> </w:delText>
        </w:r>
      </w:del>
      <m:oMath>
        <m:limLow>
          <m:e>
            <m:r>
              <m:t>x</m:t>
            </m:r>
          </m:e>
          <m:lim>
            <m:r>
              <m:rPr>
                <m:sty m:val="p"/>
              </m:rPr>
              <m:t>∼</m:t>
            </m:r>
          </m:lim>
        </m:limLow>
      </m:oMath>
      <w:del w:id="23815" w:author="PR Preview" w:date="2026-01-01T00:00:00Z">
        <w:r>
          <w:delText xml:space="preserve"> </w:delText>
        </w:r>
      </w:del>
      <w:del w:id="23816" w:author="PR Preview" w:date="2026-01-01T00:00:00Z">
        <w:r>
          <w:delText xml:space="preserve">is a solution exactly when</w:delText>
        </w:r>
      </w:del>
    </w:p>
    <w:p>
      <w:pPr>
        <w:pStyle w:val="Compact"/>
      </w:pPr>
      <m:oMathPara>
        <m:oMathParaPr>
          <m:jc m:val="center"/>
        </m:oMathParaPr>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t> </m:t>
          </m:r>
          <m:r>
            <m:rPr>
              <m:nor/>
              <m:sty m:val="p"/>
            </m:rPr>
            <m:t>for some </m:t>
          </m:r>
          <m:limLow>
            <m:e>
              <m:r>
                <m:t>q</m:t>
              </m:r>
            </m:e>
            <m:lim>
              <m:r>
                <m:rPr>
                  <m:sty m:val="p"/>
                </m:rPr>
                <m:t>∼</m:t>
              </m:r>
            </m:lim>
          </m:limLow>
          <m:r>
            <m:rPr>
              <m:sty m:val="p"/>
            </m:rPr>
            <m:t>∈</m:t>
          </m:r>
          <m:sSup>
            <m:e>
              <m:r>
                <m:rPr>
                  <m:scr m:val="double-struck"/>
                  <m:sty m:val="p"/>
                </m:rPr>
                <m:t>R</m:t>
              </m:r>
            </m:e>
            <m:sup>
              <m:r>
                <m:t>n</m:t>
              </m:r>
            </m:sup>
          </m:sSup>
          <m:r>
            <m:rPr>
              <m:sty m:val="p"/>
            </m:rPr>
            <m:t>:</m:t>
          </m:r>
        </m:oMath>
      </m:oMathPara>
    </w:p>
    <w:p>
      <w:pPr>
        <w:pStyle w:val="Compact"/>
        <w:numPr>
          <w:ilvl w:val="0"/>
          <w:numId w:val="1089"/>
        </w:numPr>
      </w:pPr>
      <m:oMath>
        <m:r>
          <m:rPr>
            <m:scr m:val="script"/>
            <m:sty m:val="p"/>
          </m:rPr>
          <m:t>N</m:t>
        </m:r>
        <m:r>
          <m:rPr>
            <m:sty m:val="p"/>
          </m:rPr>
          <m:t>(</m:t>
        </m:r>
        <m:r>
          <m:rPr>
            <m:sty m:val="bi"/>
          </m:rPr>
          <m:t>A</m:t>
        </m:r>
        <m:r>
          <m:rPr>
            <m:sty m:val="p"/>
          </m:rPr>
          <m:t>)</m:t>
        </m:r>
        <m:r>
          <m:rPr>
            <m:sty m:val="p"/>
          </m:rPr>
          <m:t>=</m:t>
        </m:r>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ins w:id="23817" w:author="PR Preview" w:date="2026-01-01T00:00:00Z">
        <w:r>
          <w:t xml:space="preserve">:</w:t>
        </w:r>
      </w:ins>
      <w:ins w:id="23818" w:author="PR Preview" w:date="2026-01-01T00:00:00Z">
        <w:r>
          <w:t xml:space="preserve"> </w:t>
        </w:r>
      </w:ins>
      <w:ins w:id="23819" w:author="PR Preview" w:date="2026-01-01T00:00:00Z">
        <w:r>
          <w:t xml:space="preserve">$\mathord{\smash[b]{\underset{\raise.3ex\hbox{$\scriptstyle\sim$}}{x}}\vphantom{x}}$</w:t>
        </w:r>
      </w:ins>
      <w:ins w:id="23820" w:author="PR Preview" w:date="2026-01-01T00:00:00Z">
        <w:r>
          <w:t xml:space="preserve"> </w:t>
        </w:r>
      </w:ins>
      <w:ins w:id="23821" w:author="PR Preview" w:date="2026-01-01T00:00:00Z">
        <w:r>
          <w:t xml:space="preserve">solves</w:t>
        </w:r>
      </w:ins>
      <w:ins w:id="23822" w:author="PR Preview" w:date="2026-01-01T00:00:00Z">
        <w:r>
          <w:t xml:space="preserve"> </w:t>
        </w:r>
      </w:ins>
      <w:ins w:id="23823" w:author="PR Preview" w:date="2026-01-01T00:00:00Z">
        <w:r>
          <w:t xml:space="preserve">$\mathbf{A} \mathord{\smash[b]{\underset{\raise.3ex\hbox{$\scriptstyle\sim$}}{x}}\vphantom{x}} = \mathord{\smash[b]{\underset{\raise.3ex\hbox{$\scriptstyle\sim$}}{0}}\vphantom{0}}_m$</w:t>
        </w:r>
      </w:ins>
      <w:ins w:id="23824" w:author="PR Preview" w:date="2026-01-01T00:00:00Z">
        <w:r>
          <w:t xml:space="preserve"> </w:t>
        </w:r>
      </w:ins>
      <w:ins w:id="23825" w:author="PR Preview" w:date="2026-01-01T00:00:00Z">
        <w:r>
          <w:t xml:space="preserve">exactly when</w:t>
        </w:r>
      </w:ins>
      <w:ins w:id="23826" w:author="PR Preview" w:date="2026-01-01T00:00:00Z">
        <w:r>
          <w:t xml:space="preserve"> </w:t>
        </w:r>
      </w:ins>
      <w:ins w:id="23827" w:author="PR Preview" w:date="2026-01-01T00:00:00Z">
        <w:r>
          <w:t xml:space="preserve">$\mathord{\smash[b]{\underset{\raise.3ex\hbox{$\scriptstyle\sim$}}{x}}\vphantom{x}} = (\mathbf{I}_n - \mathbf{G} \mathbf{A})\,\mathord{\smash[b]{\underset{\raise.3ex\hbox{$\scriptstyle\sim$}}{q}}\vphantom{q}}$</w:t>
        </w:r>
      </w:ins>
      <w:ins w:id="23828" w:author="PR Preview" w:date="2026-01-01T00:00:00Z">
        <w:r>
          <w:t xml:space="preserve"> </w:t>
        </w:r>
      </w:ins>
      <w:ins w:id="23829" w:author="PR Preview" w:date="2026-01-01T00:00:00Z">
        <w:r>
          <w:t xml:space="preserve">for some</w:t>
        </w:r>
      </w:ins>
      <w:ins w:id="23830" w:author="PR Preview" w:date="2026-01-01T00:00:00Z">
        <w:r>
          <w:t xml:space="preserve"> </w:t>
        </w:r>
      </w:ins>
      <w:ins w:id="23831" w:author="PR Preview" w:date="2026-01-01T00:00:00Z">
        <w:r>
          <w:t xml:space="preserve">$\mathord{\smash[b]{\underset{\raise.3ex\hbox{$\scriptstyle\sim$}}{q}}\vphantom{q}} \in \mathbb{R}^n$</w:t>
        </w:r>
      </w:ins>
      <w:ins w:id="23832" w:author="PR Preview" w:date="2026-01-01T00:00:00Z">
        <w:r>
          <w:t xml:space="preserve">.</w:t>
        </w:r>
      </w:ins>
    </w:p>
    <w:p>
      <w:pPr>
        <w:pStyle w:val="Compact"/>
        <w:numPr>
          <w:ilvl w:val="0"/>
          <w:numId w:val="1089"/>
        </w:numPr>
      </w:pPr>
      <w:ins w:id="23833" w:author="PR Preview" w:date="2026-01-01T00:00:00Z">
        <w:r>
          <w:t xml:space="preserve">If</w:t>
        </w:r>
      </w:ins>
      <w:ins w:id="23834" w:author="PR Preview" w:date="2026-01-01T00:00:00Z">
        <w:r>
          <w:t xml:space="preserve"> </w:t>
        </w:r>
      </w:ins>
      <w:ins w:id="23835" w:author="PR Preview" w:date="2026-01-01T00:00:00Z">
        <w:r>
          <w:t xml:space="preserve">$\mathbf{A} \mathord{\smash[b]{\underset{\raise.3ex\hbox{$\scriptstyle\sim$}}{x}}\vphantom{x}} = \mathord{\smash[b]{\underset{\raise.3ex\hbox{$\scriptstyle\sim$}}{b}}\vphantom{b}}$</w:t>
        </w:r>
      </w:ins>
      <w:ins w:id="23836" w:author="PR Preview" w:date="2026-01-01T00:00:00Z">
        <w:r>
          <w:t xml:space="preserve"> </w:t>
        </w:r>
      </w:ins>
      <w:ins w:id="23837" w:author="PR Preview" w:date="2026-01-01T00:00:00Z">
        <w:r>
          <w:t xml:space="preserve">is consistent (</w:t>
        </w:r>
      </w:ins>
      <w:hyperlink w:anchor="def-consistent-system">
        <w:ins w:id="23838" w:author="PR Preview" w:date="2026-01-01T00:00:00Z">
          <w:r>
            <w:rPr>
              <w:rStyle w:val="Hyperlink"/>
            </w:rPr>
            <w:t xml:space="preserve">Definition 111</w:t>
          </w:r>
        </w:ins>
      </w:hyperlink>
      <w:ins w:id="23839" w:author="PR Preview" w:date="2026-01-01T00:00:00Z">
        <w:r>
          <w:t xml:space="preserve">),</w:t>
        </w:r>
      </w:ins>
      <w:ins w:id="23840" w:author="PR Preview" w:date="2026-01-01T00:00:00Z">
        <w:r>
          <w:t xml:space="preserve"> </w:t>
        </w:r>
      </w:ins>
      <w:ins w:id="23841" w:author="PR Preview" w:date="2026-01-01T00:00:00Z">
        <w:r>
          <w:t xml:space="preserve">then</w:t>
        </w:r>
      </w:ins>
      <w:ins w:id="23842" w:author="PR Preview" w:date="2026-01-01T00:00:00Z">
        <w:r>
          <w:t xml:space="preserve"> </w:t>
        </w:r>
      </w:ins>
      <w:ins w:id="23843" w:author="PR Preview" w:date="2026-01-01T00:00:00Z">
        <w:r>
          <w:t xml:space="preserve">$\mathord{\smash[b]{\underset{\raise.3ex\hbox{$\scriptstyle\sim$}}{x}}\vphantom{x}}$</w:t>
        </w:r>
      </w:ins>
      <w:ins w:id="23844" w:author="PR Preview" w:date="2026-01-01T00:00:00Z">
        <w:r>
          <w:t xml:space="preserve"> </w:t>
        </w:r>
      </w:ins>
      <w:ins w:id="23845" w:author="PR Preview" w:date="2026-01-01T00:00:00Z">
        <w:r>
          <w:t xml:space="preserve">is a solution exactly when</w:t>
        </w:r>
      </w:ins>
    </w:p>
    <w:p>
      <w:pPr>
        <w:pStyle w:val="Compact"/>
      </w:pPr>
      <w:ins w:id="23846" w:author="PR Preview" w:date="2026-01-01T00:00:00Z">
        <w:r>
          <w:t xml:space="preserve">$$
    \mathord{\smash[b]{\underset{\raise.3ex\hbox{$\scriptstyle\sim$}}{x}}\vphantom{x}} = \mathbf{G} \mathord{\smash[b]{\underset{\raise.3ex\hbox{$\scriptstyle\sim$}}{b}}\vphantom{b}} + (\mathbf{I}_n - \mathbf{G} \mathbf{A})\,\mathord{\smash[b]{\underset{\raise.3ex\hbox{$\scriptstyle\sim$}}{q}}\vphantom{q}}
    \quad \text{for some } \mathord{\smash[b]{\underset{\raise.3ex\hbox{$\scriptstyle\sim$}}{q}}\vphantom{q}} \in \mathbb{R}^n:
    $$</w:t>
        </w:r>
      </w:ins>
    </w:p>
    <w:p>
      <w:pPr>
        <w:pStyle w:val="Compact"/>
        <w:numPr>
          <w:ilvl w:val="0"/>
          <w:numId w:val="1000"/>
        </w:numPr>
      </w:pPr>
      <w:r>
        <w:t xml:space="preserve">one particular solution plus a vector of</w:t>
      </w:r>
      <w:r>
        <w:t xml:space="preserve"> </w:t>
      </w:r>
      <m:oMath>
        <m:r>
          <m:rPr>
            <m:scr m:val="script"/>
            <m:sty m:val="p"/>
          </m:rPr>
          <m:t>N</m:t>
        </m:r>
        <m:r>
          <m:rPr>
            <m:sty m:val="p"/>
          </m:rPr>
          <m:t>(</m:t>
        </m:r>
        <m:r>
          <m:rPr>
            <m:sty m:val="bi"/>
          </m:rPr>
          <m:t>A</m:t>
        </m:r>
        <m:r>
          <m:rPr>
            <m:sty m:val="p"/>
          </m:rPr>
          <m:t>)</m:t>
        </m:r>
      </m:oMath>
      <w:r>
        <w:t xml:space="preserve">.</w:t>
      </w:r>
    </w:p>
    <w:bookmarkEnd w:id="582"/>
    <w:p>
      <w:pPr>
        <w:pStyle w:val="FirstParagraph"/>
      </w:pPr>
      <w:r>
        <w:rPr>
          <w:i/>
          <w:iCs/>
        </w:rPr>
        <w:t xml:space="preserve">Proof</w:t>
      </w:r>
      <w:r>
        <w:t xml:space="preserve">. </w:t>
      </w:r>
      <w:r>
        <w:rPr>
          <w:b/>
          <w:bCs/>
        </w:rPr>
        <w:t xml:space="preserve">Part 1.</w:t>
      </w:r>
      <w:r>
        <w:t xml:space="preserve"> </w:t>
      </w:r>
      <w:r>
        <w:t xml:space="preserve">First,</w:t>
      </w:r>
    </w:p>
    <w:p>
      <w:pPr>
        <w:pStyle w:val="BodyText"/>
      </w:pPr>
      <m:oMathPara>
        <m:oMathParaPr>
          <m:jc m:val="center"/>
        </m:oMathParaPr>
        <m:oMath>
          <m:eqArr>
            <m:e>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&amp;</m:t>
              </m:r>
              <m:r>
                <m:rPr>
                  <m:sty m:val="p"/>
                </m:rPr>
                <m:t>=</m:t>
              </m:r>
              <m:r>
                <m:rPr>
                  <m:sty m:val="bi"/>
                </m:rPr>
                <m:t>A</m:t>
              </m:r>
              <m:sSub>
                <m:e>
                  <m:r>
                    <m:rPr>
                      <m:sty m:val="bi"/>
                    </m:rPr>
                    <m:t>I</m:t>
                  </m:r>
                </m:e>
                <m:sub>
                  <m:r>
                    <m:t>n</m:t>
                  </m:r>
                </m:sub>
              </m:sSub>
              <m:r>
                <m:rPr>
                  <m:sty m:val="p"/>
                </m:rPr>
                <m:t>−</m:t>
              </m:r>
              <m:r>
                <m:rPr>
                  <m:sty m:val="bi"/>
                </m:rPr>
                <m:t>A</m:t>
              </m:r>
              <m:r>
                <m:t> </m:t>
              </m:r>
              <m:r>
                <m:rPr>
                  <m:sty m:val="p"/>
                </m:rPr>
                <m:t>(</m:t>
              </m:r>
              <m:r>
                <m:rPr>
                  <m:sty m:val="bi"/>
                </m:rPr>
                <m:t>G</m:t>
              </m:r>
              <m:r>
                <m:rPr>
                  <m:sty m:val="bi"/>
                </m:rPr>
                <m:t>A</m:t>
              </m:r>
              <m:r>
                <m:rPr>
                  <m:sty m:val="p"/>
                </m:rPr>
                <m:t>)</m:t>
              </m:r>
              <m:r>
                <m:t>&amp;</m:t>
              </m:r>
              <m:r>
                <m:t>&amp;</m:t>
              </m:r>
              <m:r>
                <m:rPr>
                  <m:nor/>
                  <m:sty m:val="p"/>
                </m:rPr>
                <m:t>(</m:t>
              </m:r>
              <m:r>
                <m:rPr>
                  <m:nor/>
                  <m:sty m:val="p"/>
                </m:rPr>
                <m:t>Theorem 93</m:t>
              </m:r>
              <m:r>
                <m:rPr>
                  <m:nor/>
                  <m:sty m:val="p"/>
                </m:rPr>
                <m:t>)</m:t>
              </m:r>
            </m:e>
            <m:e>
              <m:r>
                <m:t>&amp;</m:t>
              </m:r>
              <m:r>
                <m:rPr>
                  <m:sty m:val="p"/>
                </m:rPr>
                <m:t>=</m:t>
              </m:r>
              <m:r>
                <m:rPr>
                  <m:sty m:val="bi"/>
                </m:rPr>
                <m:t>A</m:t>
              </m:r>
              <m:sSub>
                <m:e>
                  <m:r>
                    <m:rPr>
                      <m:sty m:val="bi"/>
                    </m:rPr>
                    <m:t>I</m:t>
                  </m:r>
                </m:e>
                <m:sub>
                  <m:r>
                    <m:t>n</m:t>
                  </m:r>
                </m:sub>
              </m:sSub>
              <m:r>
                <m:rPr>
                  <m:sty m:val="p"/>
                </m:rPr>
                <m:t>−</m:t>
              </m:r>
              <m:r>
                <m:rPr>
                  <m:sty m:val="bi"/>
                </m:rPr>
                <m:t>A</m:t>
              </m:r>
              <m:r>
                <m:rPr>
                  <m:sty m:val="bi"/>
                </m:rPr>
                <m:t>G</m:t>
              </m:r>
              <m:r>
                <m:rPr>
                  <m:sty m:val="bi"/>
                </m:rPr>
                <m:t>A</m:t>
              </m:r>
              <m:r>
                <m:t>&amp;</m:t>
              </m:r>
              <m:r>
                <m:t>&amp;</m:t>
              </m:r>
              <m:r>
                <m:rPr>
                  <m:nor/>
                  <m:sty m:val="p"/>
                </m:rPr>
                <m:t>(</m:t>
              </m:r>
              <m:r>
                <m:rPr>
                  <m:nor/>
                  <m:sty m:val="p"/>
                </m:rPr>
                <m:t>Theorem 8</m:t>
              </m:r>
              <m:r>
                <m:rPr>
                  <m:nor/>
                  <m:sty m:val="p"/>
                </m:rPr>
                <m:t>)</m:t>
              </m:r>
            </m:e>
            <m:e>
              <m:r>
                <m:t>&amp;</m:t>
              </m:r>
              <m:r>
                <m:rPr>
                  <m:sty m:val="p"/>
                </m:rPr>
                <m:t>=</m:t>
              </m:r>
              <m:r>
                <m:rPr>
                  <m:sty m:val="bi"/>
                </m:rPr>
                <m:t>A</m:t>
              </m:r>
              <m:r>
                <m:rPr>
                  <m:sty m:val="p"/>
                </m:rPr>
                <m:t>−</m:t>
              </m:r>
              <m:r>
                <m:rPr>
                  <m:sty m:val="bi"/>
                </m:rPr>
                <m:t>A</m:t>
              </m:r>
              <m:r>
                <m:rPr>
                  <m:sty m:val="bi"/>
                </m:rPr>
                <m:t>G</m:t>
              </m:r>
              <m:r>
                <m:rPr>
                  <m:sty m:val="bi"/>
                </m:rPr>
                <m:t>A</m:t>
              </m:r>
              <m:r>
                <m:t>&amp;</m:t>
              </m:r>
              <m:r>
                <m:t>&amp;</m:t>
              </m:r>
              <m:r>
                <m:rPr>
                  <m:nor/>
                  <m:sty m:val="p"/>
                </m:rPr>
                <m:t>(</m:t>
              </m:r>
              <m:r>
                <m:rPr>
                  <m:nor/>
                  <m:sty m:val="p"/>
                </m:rPr>
                <m:t>Theorem 10</m:t>
              </m:r>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Definition 109</m:t>
              </m:r>
              <m:r>
                <m:rPr>
                  <m:nor/>
                  <m:sty m:val="p"/>
                </m:rPr>
                <m:t>)</m:t>
              </m:r>
            </m:e>
            <m:e>
              <m:r>
                <m:t>&amp;</m:t>
              </m:r>
              <m:r>
                <m:rPr>
                  <m:sty m:val="p"/>
                </m:rPr>
                <m:t>=</m:t>
              </m:r>
              <m:sSub>
                <m:e>
                  <m:r>
                    <m:rPr>
                      <m:sty m:val="b"/>
                    </m:rPr>
                    <m:t>0</m:t>
                  </m:r>
                </m:e>
                <m:sub>
                  <m:r>
                    <m:t>m</m:t>
                  </m:r>
                  <m:r>
                    <m:rPr>
                      <m:sty m:val="p"/>
                    </m:rPr>
                    <m:t>×</m:t>
                  </m:r>
                  <m:r>
                    <m:t>n</m:t>
                  </m:r>
                </m:sub>
              </m:sSub>
              <m:r>
                <m:rPr>
                  <m:sty m:val="p"/>
                </m:rPr>
                <m:t>,</m:t>
              </m:r>
              <m:r>
                <m:t>&amp;</m:t>
              </m:r>
              <m:r>
                <m:t>&amp;</m:t>
              </m:r>
              <m:r>
                <m:rPr>
                  <m:nor/>
                  <m:sty m:val="p"/>
                </m:rPr>
                <m:t>(arithmetic)</m:t>
              </m:r>
            </m:e>
          </m:eqArr>
        </m:oMath>
      </m:oMathPara>
    </w:p>
    <w:p>
      <w:pPr>
        <w:pStyle w:val="FirstParagraph"/>
      </w:pPr>
      <w:del w:id="23847" w:author="PR Preview" w:date="2026-01-01T00:00:00Z">
        <w:r>
          <w:delText xml:space="preserve">so</w:delText>
        </w:r>
      </w:del>
      <w:del w:id="23848" w:author="PR Preview" w:date="2026-01-01T00:00:00Z">
        <w:r>
          <w:delText xml:space="preserve"> </w:delText>
        </w:r>
      </w:del>
      <m:oMath>
        <m:r>
          <m:rPr>
            <m:sty m:val="bi"/>
          </m:rPr>
          <m:t>A</m:t>
        </m:r>
        <m:r>
          <m:t> </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r>
          <m:rPr>
            <m:sty m:val="p"/>
          </m:rPr>
          <m:t>=</m:t>
        </m:r>
        <m:sSub>
          <m:e>
            <m:limLow>
              <m:e>
                <m:r>
                  <m:t>0</m:t>
                </m:r>
              </m:e>
              <m:lim>
                <m:r>
                  <m:rPr>
                    <m:sty m:val="p"/>
                  </m:rPr>
                  <m:t>∼</m:t>
                </m:r>
              </m:lim>
            </m:limLow>
          </m:e>
          <m:sub>
            <m:r>
              <m:t>m</m:t>
            </m:r>
          </m:sub>
        </m:sSub>
      </m:oMath>
      <w:del w:id="23849" w:author="PR Preview" w:date="2026-01-01T00:00:00Z">
        <w:r>
          <w:delText xml:space="preserve"> </w:delText>
        </w:r>
      </w:del>
      <w:del w:id="23850" w:author="PR Preview" w:date="2026-01-01T00:00:00Z">
        <w:r>
          <w:delText xml:space="preserve">for every</w:delText>
        </w:r>
      </w:del>
      <w:del w:id="23851" w:author="PR Preview" w:date="2026-01-01T00:00:00Z">
        <w:r>
          <w:delText xml:space="preserve"> </w:delText>
        </w:r>
      </w:del>
      <m:oMath>
        <m:limLow>
          <m:e>
            <m:r>
              <m:t>q</m:t>
            </m:r>
          </m:e>
          <m:lim>
            <m:r>
              <m:rPr>
                <m:sty m:val="p"/>
              </m:rPr>
              <m:t>∼</m:t>
            </m:r>
          </m:lim>
        </m:limLow>
      </m:oMath>
      <w:del w:id="23852" w:author="PR Preview" w:date="2026-01-01T00:00:00Z">
        <w:r>
          <w:delText xml:space="preserve"> </w:delText>
        </w:r>
      </w:del>
      <w:del w:id="23853" w:author="PR Preview" w:date="2026-01-01T00:00:00Z">
        <w:r>
          <w:delText xml:space="preserve">(</w:delText>
        </w:r>
      </w:del>
      <w:hyperlink w:anchor="thm-matmul-assoc">
        <w:del w:id="23854" w:author="PR Preview" w:date="2026-01-01T00:00:00Z">
          <w:r>
            <w:rPr>
              <w:rStyle w:val="Hyperlink"/>
            </w:rPr>
            <w:delText xml:space="preserve">Theorem 8</w:delText>
          </w:r>
        </w:del>
      </w:hyperlink>
      <w:del w:id="23855" w:author="PR Preview" w:date="2026-01-01T00:00:00Z">
        <w:r>
          <w:delText xml:space="preserve">),</w:delText>
        </w:r>
      </w:del>
      <w:del w:id="23856" w:author="PR Preview" w:date="2026-01-01T00:00:00Z">
        <w:r>
          <w:delText xml:space="preserve"> </w:delText>
        </w:r>
      </w:del>
      <w:del w:id="23857" w:author="PR Preview" w:date="2026-01-01T00:00:00Z">
        <w:r>
          <w:delText xml:space="preserve">and</w:delText>
        </w:r>
      </w:del>
      <w:del w:id="23858"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del w:id="23859" w:author="PR Preview" w:date="2026-01-01T00:00:00Z">
        <w:r>
          <w:delText xml:space="preserve">.</w:delText>
        </w:r>
      </w:del>
      <w:del w:id="23860" w:author="PR Preview" w:date="2026-01-01T00:00:00Z">
        <w:r>
          <w:delText xml:space="preserve"> </w:delText>
        </w:r>
      </w:del>
      <w:del w:id="23861" w:author="PR Preview" w:date="2026-01-01T00:00:00Z">
        <w:r>
          <w:delText xml:space="preserve">Conversely, if</w:delText>
        </w:r>
      </w:del>
      <w:del w:id="23862"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m</m:t>
            </m:r>
          </m:sub>
        </m:sSub>
      </m:oMath>
      <w:del w:id="23863" w:author="PR Preview" w:date="2026-01-01T00:00:00Z">
        <w:r>
          <w:delText xml:space="preserve">, then</w:delText>
        </w:r>
      </w:del>
    </w:p>
    <w:p>
      <w:pPr>
        <w:pStyle w:val="BodyText"/>
      </w:pPr>
      <m:oMathPara>
        <m:oMathParaPr>
          <m:jc m:val="center"/>
        </m:oMathParaPr>
        <m:oMath>
          <m:eqArr>
            <m:e>
              <m:r>
                <m:rPr>
                  <m:sty m:val="p"/>
                </m:rPr>
                <m:t>(</m:t>
              </m:r>
              <m:sSub>
                <m:e>
                  <m:r>
                    <m:rPr>
                      <m:sty m:val="bi"/>
                    </m:rPr>
                    <m:t>I</m:t>
                  </m:r>
                </m:e>
                <m:sub>
                  <m:r>
                    <m:t>n</m:t>
                  </m:r>
                </m:sub>
              </m:sSub>
              <m:r>
                <m:rPr>
                  <m:sty m:val="p"/>
                </m:rPr>
                <m:t>−</m:t>
              </m:r>
              <m:r>
                <m:rPr>
                  <m:sty m:val="bi"/>
                </m:rPr>
                <m:t>G</m:t>
              </m:r>
              <m:r>
                <m:rPr>
                  <m:sty m:val="bi"/>
                </m:rPr>
                <m:t>A</m:t>
              </m:r>
              <m:r>
                <m:rPr>
                  <m:sty m:val="p"/>
                </m:rPr>
                <m:t>)</m:t>
              </m:r>
              <m:r>
                <m:t> </m:t>
              </m:r>
              <m:limLow>
                <m:e>
                  <m:r>
                    <m:t>x</m:t>
                  </m:r>
                </m:e>
                <m:lim>
                  <m:r>
                    <m:rPr>
                      <m:sty m:val="p"/>
                    </m:rPr>
                    <m:t>∼</m:t>
                  </m:r>
                </m:lim>
              </m:limLow>
              <m:r>
                <m:t>&amp;</m:t>
              </m:r>
              <m:r>
                <m:rPr>
                  <m:sty m:val="p"/>
                </m:rPr>
                <m:t>=</m:t>
              </m:r>
              <m:sSub>
                <m:e>
                  <m:r>
                    <m:rPr>
                      <m:sty m:val="bi"/>
                    </m:rPr>
                    <m:t>I</m:t>
                  </m:r>
                </m:e>
                <m:sub>
                  <m:r>
                    <m:t>n</m:t>
                  </m:r>
                </m:sub>
              </m:sSub>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93</m:t>
              </m:r>
              <m:r>
                <m:rPr>
                  <m:nor/>
                  <m:sty m:val="p"/>
                </m:rPr>
                <m:t>, with </m:t>
              </m:r>
              <m:limLow>
                <m:e>
                  <m:r>
                    <m:t>x</m:t>
                  </m:r>
                </m:e>
                <m:lim>
                  <m:r>
                    <m:rPr>
                      <m:sty m:val="p"/>
                    </m:rPr>
                    <m:t>∼</m:t>
                  </m:r>
                </m:lim>
              </m:limLow>
              <m:r>
                <m:rPr>
                  <m:nor/>
                  <m:sty m:val="p"/>
                </m:rPr>
                <m:t> as the last factor)</m:t>
              </m:r>
            </m:e>
            <m:e>
              <m:r>
                <m:t>&amp;</m:t>
              </m:r>
              <m:r>
                <m:rPr>
                  <m:sty m:val="p"/>
                </m:rPr>
                <m:t>=</m:t>
              </m:r>
              <m:limLow>
                <m:e>
                  <m:r>
                    <m:t>x</m:t>
                  </m:r>
                </m:e>
                <m:lim>
                  <m:r>
                    <m:rPr>
                      <m:sty m:val="p"/>
                    </m:rPr>
                    <m:t>∼</m:t>
                  </m:r>
                </m:lim>
              </m:limLow>
              <m:r>
                <m:rPr>
                  <m:sty m:val="p"/>
                </m:rPr>
                <m:t>−</m:t>
              </m:r>
              <m:r>
                <m:rPr>
                  <m:sty m:val="p"/>
                </m:rPr>
                <m:t>(</m:t>
              </m:r>
              <m:r>
                <m:rPr>
                  <m:sty m:val="bi"/>
                </m:rPr>
                <m:t>G</m:t>
              </m:r>
              <m:r>
                <m:rPr>
                  <m:sty m:val="bi"/>
                </m:rPr>
                <m:t>A</m:t>
              </m:r>
              <m:r>
                <m:rPr>
                  <m:sty m:val="p"/>
                </m:rPr>
                <m:t>)</m:t>
              </m:r>
              <m:r>
                <m:t> </m:t>
              </m:r>
              <m:limLow>
                <m:e>
                  <m:r>
                    <m:t>x</m:t>
                  </m:r>
                </m:e>
                <m:lim>
                  <m:r>
                    <m:rPr>
                      <m:sty m:val="p"/>
                    </m:rPr>
                    <m:t>∼</m:t>
                  </m:r>
                </m:lim>
              </m:limLow>
              <m:r>
                <m:t>&amp;</m:t>
              </m:r>
              <m:r>
                <m:t>&amp;</m:t>
              </m:r>
              <m:r>
                <m:rPr>
                  <m:nor/>
                  <m:sty m:val="p"/>
                </m:rPr>
                <m:t>(</m:t>
              </m:r>
              <m:r>
                <m:rPr>
                  <m:nor/>
                  <m:sty m:val="p"/>
                </m:rPr>
                <m:t>Theorem 10</m:t>
              </m:r>
              <m:r>
                <m:rPr>
                  <m:nor/>
                  <m:sty m:val="p"/>
                </m:rPr>
                <m:t>)</m:t>
              </m:r>
            </m:e>
            <m:e>
              <m:r>
                <m:t>&amp;</m:t>
              </m:r>
              <m:r>
                <m:rPr>
                  <m:sty m:val="p"/>
                </m:rPr>
                <m:t>=</m:t>
              </m:r>
              <m:limLow>
                <m:e>
                  <m:r>
                    <m:t>x</m:t>
                  </m:r>
                </m:e>
                <m:lim>
                  <m:r>
                    <m:rPr>
                      <m:sty m:val="p"/>
                    </m:rPr>
                    <m:t>∼</m:t>
                  </m:r>
                </m:lim>
              </m:limLow>
              <m:r>
                <m:rPr>
                  <m:sty m:val="p"/>
                </m:rPr>
                <m:t>−</m:t>
              </m:r>
              <m:r>
                <m:rPr>
                  <m:sty m:val="bi"/>
                </m:rPr>
                <m:t>G</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limLow>
                <m:e>
                  <m:r>
                    <m:t>x</m:t>
                  </m:r>
                </m:e>
                <m:lim>
                  <m:r>
                    <m:rPr>
                      <m:sty m:val="p"/>
                    </m:rPr>
                    <m:t>∼</m:t>
                  </m:r>
                </m:lim>
              </m:limLow>
              <m:r>
                <m:rPr>
                  <m:sty m:val="p"/>
                </m:rPr>
                <m:t>−</m:t>
              </m:r>
              <m:r>
                <m:rPr>
                  <m:sty m:val="bi"/>
                </m:rPr>
                <m:t>G</m:t>
              </m:r>
              <m:r>
                <m:t> </m:t>
              </m:r>
              <m:sSub>
                <m:e>
                  <m:limLow>
                    <m:e>
                      <m:r>
                        <m:t>0</m:t>
                      </m:r>
                    </m:e>
                    <m:lim>
                      <m:r>
                        <m:rPr>
                          <m:sty m:val="p"/>
                        </m:rPr>
                        <m:t>∼</m:t>
                      </m:r>
                    </m:lim>
                  </m:limLow>
                </m:e>
                <m:sub>
                  <m:r>
                    <m:t>m</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m</m:t>
                  </m:r>
                </m:sub>
              </m:sSub>
              <m:r>
                <m:rPr>
                  <m:nor/>
                  <m:sty m:val="p"/>
                </m:rPr>
                <m:t>)</m:t>
              </m:r>
            </m:e>
            <m:e>
              <m:r>
                <m:t>&amp;</m:t>
              </m:r>
              <m:r>
                <m:rPr>
                  <m:sty m:val="p"/>
                </m:rPr>
                <m:t>=</m:t>
              </m:r>
              <m:limLow>
                <m:e>
                  <m:r>
                    <m:t>x</m:t>
                  </m:r>
                </m:e>
                <m:lim>
                  <m:r>
                    <m:rPr>
                      <m:sty m:val="p"/>
                    </m:rPr>
                    <m:t>∼</m:t>
                  </m:r>
                </m:lim>
              </m:limLow>
              <m:r>
                <m:rPr>
                  <m:sty m:val="p"/>
                </m:rPr>
                <m:t>,</m:t>
              </m:r>
              <m:r>
                <m:t>&amp;</m:t>
              </m:r>
              <m:r>
                <m:t>&amp;</m:t>
              </m:r>
              <m:r>
                <m:rPr>
                  <m:nor/>
                  <m:sty m:val="p"/>
                </m:rPr>
                <m:t>(</m:t>
              </m:r>
              <m:r>
                <m:rPr>
                  <m:sty m:val="bi"/>
                </m:rPr>
                <m:t>G</m:t>
              </m:r>
              <m:r>
                <m:t> </m:t>
              </m:r>
              <m:sSub>
                <m:e>
                  <m:limLow>
                    <m:e>
                      <m:r>
                        <m:t>0</m:t>
                      </m:r>
                    </m:e>
                    <m:lim>
                      <m:r>
                        <m:rPr>
                          <m:sty m:val="p"/>
                        </m:rPr>
                        <m:t>∼</m:t>
                      </m:r>
                    </m:lim>
                  </m:limLow>
                </m:e>
                <m:sub>
                  <m:r>
                    <m:t>m</m:t>
                  </m:r>
                </m:sub>
              </m:sSub>
              <m:r>
                <m:rPr>
                  <m:sty m:val="p"/>
                </m:rPr>
                <m:t>=</m:t>
              </m:r>
              <m:sSub>
                <m:e>
                  <m:limLow>
                    <m:e>
                      <m:r>
                        <m:t>0</m:t>
                      </m:r>
                    </m:e>
                    <m:lim>
                      <m:r>
                        <m:rPr>
                          <m:sty m:val="p"/>
                        </m:rPr>
                        <m:t>∼</m:t>
                      </m:r>
                    </m:lim>
                  </m:limLow>
                </m:e>
                <m:sub>
                  <m:r>
                    <m:t>n</m:t>
                  </m:r>
                </m:sub>
              </m:sSub>
              <m:r>
                <m:rPr>
                  <m:nor/>
                  <m:sty m:val="p"/>
                </m:rPr>
                <m:t>)</m:t>
              </m:r>
            </m:e>
          </m:eqArr>
        </m:oMath>
      </m:oMathPara>
    </w:p>
    <w:p>
      <w:pPr>
        <w:pStyle w:val="FirstParagraph"/>
      </w:pPr>
      <w:del w:id="23864" w:author="PR Preview" w:date="2026-01-01T00:00:00Z">
        <w:r>
          <w:delText xml:space="preserve">so</w:delText>
        </w:r>
      </w:del>
      <w:del w:id="23865" w:author="PR Preview" w:date="2026-01-01T00:00:00Z">
        <w:r>
          <w:delText xml:space="preserve"> </w:delText>
        </w:r>
      </w:del>
      <m:oMath>
        <m:limLow>
          <m:e>
            <m:r>
              <m:t>x</m:t>
            </m:r>
          </m:e>
          <m:lim>
            <m:r>
              <m:rPr>
                <m:sty m:val="p"/>
              </m:rPr>
              <m:t>∼</m:t>
            </m:r>
          </m:lim>
        </m:limLow>
      </m:oMath>
      <w:del w:id="23866" w:author="PR Preview" w:date="2026-01-01T00:00:00Z">
        <w:r>
          <w:delText xml:space="preserve"> </w:delText>
        </w:r>
      </w:del>
      <w:del w:id="23867" w:author="PR Preview" w:date="2026-01-01T00:00:00Z">
        <w:r>
          <w:delText xml:space="preserve">is in</w:delText>
        </w:r>
      </w:del>
      <w:del w:id="23868" w:author="PR Preview" w:date="2026-01-01T00:00:00Z">
        <w:r>
          <w:delText xml:space="preserve"> </w:delText>
        </w:r>
      </w:del>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del w:id="23869" w:author="PR Preview" w:date="2026-01-01T00:00:00Z">
        <w:r>
          <w:delText xml:space="preserve">, with</w:delText>
        </w:r>
      </w:del>
      <w:del w:id="23870" w:author="PR Preview" w:date="2026-01-01T00:00:00Z">
        <w:r>
          <w:delText xml:space="preserve"> </w:delText>
        </w:r>
      </w:del>
      <m:oMath>
        <m:limLow>
          <m:e>
            <m:r>
              <m:t>q</m:t>
            </m:r>
          </m:e>
          <m:lim>
            <m:r>
              <m:rPr>
                <m:sty m:val="p"/>
              </m:rPr>
              <m:t>∼</m:t>
            </m:r>
          </m:lim>
        </m:limLow>
        <m:r>
          <m:rPr>
            <m:sty m:val="p"/>
          </m:rPr>
          <m:t>=</m:t>
        </m:r>
        <m:limLow>
          <m:e>
            <m:r>
              <m:t>x</m:t>
            </m:r>
          </m:e>
          <m:lim>
            <m:r>
              <m:rPr>
                <m:sty m:val="p"/>
              </m:rPr>
              <m:t>∼</m:t>
            </m:r>
          </m:lim>
        </m:limLow>
      </m:oMath>
      <w:del w:id="23871" w:author="PR Preview" w:date="2026-01-01T00:00:00Z">
        <w:r>
          <w:delText xml:space="preserve">.</w:delText>
        </w:r>
      </w:del>
    </w:p>
    <w:p>
      <w:pPr>
        <w:pStyle w:val="BodyText"/>
      </w:pPr>
      <w:del w:id="23872" w:author="PR Preview" w:date="2026-01-01T00:00:00Z">
        <w:r>
          <w:rPr>
            <w:b/>
            <w:bCs/>
          </w:rPr>
          <w:delText xml:space="preserve">Part 2.</w:delText>
        </w:r>
      </w:del>
      <w:del w:id="23873" w:author="PR Preview" w:date="2026-01-01T00:00:00Z">
        <w:r>
          <w:delText xml:space="preserve"> </w:delText>
        </w:r>
      </w:del>
      <m:oMath>
        <m:r>
          <m:rPr>
            <m:sty m:val="bi"/>
          </m:rPr>
          <m:t>G</m:t>
        </m:r>
        <m:limLow>
          <m:e>
            <m:r>
              <m:t>b</m:t>
            </m:r>
          </m:e>
          <m:lim>
            <m:r>
              <m:rPr>
                <m:sty m:val="p"/>
              </m:rPr>
              <m:t>∼</m:t>
            </m:r>
          </m:lim>
        </m:limLow>
      </m:oMath>
      <w:del w:id="23874" w:author="PR Preview" w:date="2026-01-01T00:00:00Z">
        <w:r>
          <w:delText xml:space="preserve"> </w:delText>
        </w:r>
      </w:del>
      <w:del w:id="23875" w:author="PR Preview" w:date="2026-01-01T00:00:00Z">
        <w:r>
          <w:delText xml:space="preserve">is a solution (</w:delText>
        </w:r>
      </w:del>
      <w:hyperlink w:anchor="thm-generalized-inverse-solves">
        <w:del w:id="23876" w:author="PR Preview" w:date="2026-01-01T00:00:00Z">
          <w:r>
            <w:rPr>
              <w:rStyle w:val="Hyperlink"/>
            </w:rPr>
            <w:delText xml:space="preserve">Theorem 95</w:delText>
          </w:r>
        </w:del>
      </w:hyperlink>
      <w:del w:id="23877" w:author="PR Preview" w:date="2026-01-01T00:00:00Z">
        <w:r>
          <w:delText xml:space="preserve">).</w:delText>
        </w:r>
      </w:del>
      <w:del w:id="23878" w:author="PR Preview" w:date="2026-01-01T00:00:00Z">
        <w:r>
          <w:delText xml:space="preserve"> </w:delText>
        </w:r>
      </w:del>
      <w:del w:id="23879" w:author="PR Preview" w:date="2026-01-01T00:00:00Z">
        <w:r>
          <w:delText xml:space="preserve">For any</w:delText>
        </w:r>
      </w:del>
      <w:del w:id="23880" w:author="PR Preview" w:date="2026-01-01T00:00:00Z">
        <w:r>
          <w:delText xml:space="preserve"> </w:delText>
        </w:r>
      </w:del>
      <m:oMath>
        <m:limLow>
          <m:e>
            <m:r>
              <m:t>x</m:t>
            </m:r>
          </m:e>
          <m:lim>
            <m:r>
              <m:rPr>
                <m:sty m:val="p"/>
              </m:rPr>
              <m:t>∼</m:t>
            </m:r>
          </m:lim>
        </m:limLow>
      </m:oMath>
      <w:del w:id="23881" w:author="PR Preview" w:date="2026-01-01T00:00:00Z">
        <w:r>
          <w:delText xml:space="preserve">,</w:delText>
        </w:r>
      </w:del>
    </w:p>
    <w:p>
      <w:pPr>
        <w:pStyle w:val="BodyText"/>
      </w:pPr>
      <m:oMathPara>
        <m:oMathParaPr>
          <m:jc m:val="center"/>
        </m:oMathParaPr>
        <m:oMath>
          <m:eqArr>
            <m:e>
              <m:r>
                <m:rPr>
                  <m:sty m:val="bi"/>
                </m:rPr>
                <m:t>A</m:t>
              </m:r>
              <m:r>
                <m:t> </m:t>
              </m:r>
              <m:r>
                <m:rPr>
                  <m:sty m:val="p"/>
                </m:rPr>
                <m:t>(</m:t>
              </m:r>
              <m:limLow>
                <m:e>
                  <m:r>
                    <m:t>x</m:t>
                  </m:r>
                </m:e>
                <m:lim>
                  <m:r>
                    <m:rPr>
                      <m:sty m:val="p"/>
                    </m:rPr>
                    <m:t>∼</m:t>
                  </m:r>
                </m:lim>
              </m:limLow>
              <m:r>
                <m:rPr>
                  <m:sty m:val="p"/>
                </m:rPr>
                <m:t>−</m:t>
              </m:r>
              <m:r>
                <m:rPr>
                  <m:sty m:val="bi"/>
                </m:rPr>
                <m:t>G</m:t>
              </m:r>
              <m:limLow>
                <m:e>
                  <m:r>
                    <m:t>b</m:t>
                  </m:r>
                </m:e>
                <m:lim>
                  <m:r>
                    <m:rPr>
                      <m:sty m:val="p"/>
                    </m:rPr>
                    <m:t>∼</m:t>
                  </m:r>
                </m:lim>
              </m:limLow>
              <m:r>
                <m:rPr>
                  <m:sty m:val="p"/>
                </m:rPr>
                <m:t>)</m:t>
              </m:r>
              <m:r>
                <m:t>&amp;</m:t>
              </m:r>
              <m:r>
                <m:rPr>
                  <m:sty m:val="p"/>
                </m:rPr>
                <m:t>=</m:t>
              </m:r>
              <m:r>
                <m:rPr>
                  <m:sty m:val="bi"/>
                </m:rPr>
                <m:t>A</m:t>
              </m:r>
              <m:limLow>
                <m:e>
                  <m:r>
                    <m:t>x</m:t>
                  </m:r>
                </m:e>
                <m:lim>
                  <m:r>
                    <m:rPr>
                      <m:sty m:val="p"/>
                    </m:rPr>
                    <m:t>∼</m:t>
                  </m:r>
                </m:lim>
              </m:limLow>
              <m:r>
                <m:rPr>
                  <m:sty m:val="p"/>
                </m:rPr>
                <m:t>−</m:t>
              </m:r>
              <m:r>
                <m:rPr>
                  <m:sty m:val="bi"/>
                </m:rPr>
                <m:t>A</m:t>
              </m:r>
              <m:r>
                <m:t> </m:t>
              </m:r>
              <m:r>
                <m:rPr>
                  <m:sty m:val="p"/>
                </m:rPr>
                <m:t>(</m:t>
              </m:r>
              <m:r>
                <m:rPr>
                  <m:sty m:val="bi"/>
                </m:rPr>
                <m:t>G</m:t>
              </m:r>
              <m:limLow>
                <m:e>
                  <m:r>
                    <m:t>b</m:t>
                  </m:r>
                </m:e>
                <m:lim>
                  <m:r>
                    <m:rPr>
                      <m:sty m:val="p"/>
                    </m:rPr>
                    <m:t>∼</m:t>
                  </m:r>
                </m:lim>
              </m:limLow>
              <m:r>
                <m:rPr>
                  <m:sty m:val="p"/>
                </m:rPr>
                <m:t>)</m:t>
              </m:r>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r>
                <m:rPr>
                  <m:sty m:val="bi"/>
                </m:rPr>
                <m:t>A</m:t>
              </m:r>
              <m:limLow>
                <m:e>
                  <m:r>
                    <m:t>x</m:t>
                  </m:r>
                </m:e>
                <m:lim>
                  <m:r>
                    <m:rPr>
                      <m:sty m:val="p"/>
                    </m:rPr>
                    <m:t>∼</m:t>
                  </m:r>
                </m:lim>
              </m:limLow>
              <m:r>
                <m:rPr>
                  <m:sty m:val="p"/>
                </m:rPr>
                <m:t>−</m:t>
              </m:r>
              <m:r>
                <m:rPr>
                  <m:sty m:val="bi"/>
                </m:rPr>
                <m:t>A</m:t>
              </m:r>
              <m:r>
                <m:rPr>
                  <m:sty m:val="bi"/>
                </m:rPr>
                <m:t>G</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r>
                <m:rPr>
                  <m:sty m:val="bi"/>
                </m:rPr>
                <m:t>A</m:t>
              </m:r>
              <m:limLow>
                <m:e>
                  <m:r>
                    <m:t>x</m:t>
                  </m:r>
                </m:e>
                <m:lim>
                  <m:r>
                    <m:rPr>
                      <m:sty m:val="p"/>
                    </m:rPr>
                    <m:t>∼</m:t>
                  </m:r>
                </m:lim>
              </m:limLow>
              <m:r>
                <m:rPr>
                  <m:sty m:val="p"/>
                </m:rPr>
                <m:t>−</m:t>
              </m:r>
              <m:limLow>
                <m:e>
                  <m:r>
                    <m:t>b</m:t>
                  </m:r>
                </m:e>
                <m:lim>
                  <m:r>
                    <m:rPr>
                      <m:sty m:val="p"/>
                    </m:rPr>
                    <m:t>∼</m:t>
                  </m:r>
                </m:lim>
              </m:limLow>
              <m:r>
                <m:rPr>
                  <m:sty m:val="p"/>
                </m:rPr>
                <m:t>,</m:t>
              </m:r>
              <m:r>
                <m:t>&amp;</m:t>
              </m:r>
              <m:r>
                <m:t>&amp;</m:t>
              </m:r>
              <m:r>
                <m:rPr>
                  <m:nor/>
                  <m:sty m:val="p"/>
                </m:rPr>
                <m:t>(</m:t>
              </m:r>
              <m:r>
                <m:rPr>
                  <m:nor/>
                  <m:sty m:val="p"/>
                </m:rPr>
                <m:t>Theorem 99</m:t>
              </m:r>
              <m:r>
                <m:rPr>
                  <m:nor/>
                  <m:sty m:val="p"/>
                </m:rPr>
                <m:t>, statement 3)</m:t>
              </m:r>
            </m:e>
          </m:eqArr>
        </m:oMath>
      </m:oMathPara>
    </w:p>
    <w:p>
      <w:pPr>
        <w:pStyle w:val="FirstParagraph"/>
      </w:pPr>
      <w:del w:id="23882" w:author="PR Preview" w:date="2026-01-01T00:00:00Z">
        <w:r>
          <w:delText xml:space="preserve">so</w:delText>
        </w:r>
      </w:del>
      <w:del w:id="23883" w:author="PR Preview" w:date="2026-01-01T00:00:00Z">
        <w:r>
          <w:delText xml:space="preserve"> </w:delText>
        </w:r>
      </w:del>
      <m:oMath>
        <m:limLow>
          <m:e>
            <m:r>
              <m:t>x</m:t>
            </m:r>
          </m:e>
          <m:lim>
            <m:r>
              <m:rPr>
                <m:sty m:val="p"/>
              </m:rPr>
              <m:t>∼</m:t>
            </m:r>
          </m:lim>
        </m:limLow>
      </m:oMath>
      <w:del w:id="23884" w:author="PR Preview" w:date="2026-01-01T00:00:00Z">
        <w:r>
          <w:delText xml:space="preserve"> </w:delText>
        </w:r>
      </w:del>
      <w:del w:id="23885" w:author="PR Preview" w:date="2026-01-01T00:00:00Z">
        <w:r>
          <w:delText xml:space="preserve">solves</w:delText>
        </w:r>
      </w:del>
      <w:del w:id="23886"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3887" w:author="PR Preview" w:date="2026-01-01T00:00:00Z">
        <w:r>
          <w:delText xml:space="preserve"> </w:delText>
        </w:r>
      </w:del>
      <w:del w:id="23888" w:author="PR Preview" w:date="2026-01-01T00:00:00Z">
        <w:r>
          <w:delText xml:space="preserve">exactly when</w:delText>
        </w:r>
      </w:del>
      <w:del w:id="23889"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r>
          <m:rPr>
            <m:sty m:val="p"/>
          </m:rPr>
          <m:t>∈</m:t>
        </m:r>
        <m:r>
          <m:rPr>
            <m:scr m:val="script"/>
            <m:sty m:val="p"/>
          </m:rPr>
          <m:t>N</m:t>
        </m:r>
        <m:r>
          <m:rPr>
            <m:sty m:val="p"/>
          </m:rPr>
          <m:t>(</m:t>
        </m:r>
        <m:r>
          <m:rPr>
            <m:sty m:val="bi"/>
          </m:rPr>
          <m:t>A</m:t>
        </m:r>
        <m:r>
          <m:rPr>
            <m:sty m:val="p"/>
          </m:rPr>
          <m:t>)</m:t>
        </m:r>
      </m:oMath>
      <w:del w:id="23890" w:author="PR Preview" w:date="2026-01-01T00:00:00Z">
        <w:r>
          <w:delText xml:space="preserve">,</w:delText>
        </w:r>
      </w:del>
      <w:del w:id="23891" w:author="PR Preview" w:date="2026-01-01T00:00:00Z">
        <w:r>
          <w:delText xml:space="preserve"> </w:delText>
        </w:r>
      </w:del>
      <w:del w:id="23892" w:author="PR Preview" w:date="2026-01-01T00:00:00Z">
        <w:r>
          <w:delText xml:space="preserve">that is, by part 1, exactly when</w:delText>
        </w:r>
      </w:del>
      <w:del w:id="23893" w:author="PR Preview" w:date="2026-01-01T00:00:00Z">
        <w:r>
          <w:delText xml:space="preserve"> </w:delText>
        </w:r>
      </w:del>
      <m:oMath>
        <m:limLow>
          <m:e>
            <m:r>
              <m:t>x</m:t>
            </m:r>
          </m:e>
          <m:lim>
            <m:r>
              <m:rPr>
                <m:sty m:val="p"/>
              </m:rPr>
              <m:t>∼</m:t>
            </m:r>
          </m:lim>
        </m:limLow>
        <m:r>
          <m:rPr>
            <m:sty m:val="p"/>
          </m:rPr>
          <m:t>−</m:t>
        </m:r>
        <m:r>
          <m:rPr>
            <m:sty m:val="bi"/>
          </m:rPr>
          <m:t>G</m:t>
        </m:r>
        <m:limLow>
          <m:e>
            <m:r>
              <m:t>b</m:t>
            </m:r>
          </m:e>
          <m:lim>
            <m:r>
              <m:rPr>
                <m:sty m:val="p"/>
              </m:rPr>
              <m:t>∼</m:t>
            </m:r>
          </m:lim>
        </m:limLow>
        <m:r>
          <m:rPr>
            <m:sty m:val="p"/>
          </m:rPr>
          <m:t>=</m:t>
        </m:r>
        <m:r>
          <m:rPr>
            <m:sty m:val="p"/>
          </m:rPr>
          <m:t>(</m:t>
        </m:r>
        <m:sSub>
          <m:e>
            <m:r>
              <m:rPr>
                <m:sty m:val="bi"/>
              </m:rPr>
              <m:t>I</m:t>
            </m:r>
          </m:e>
          <m:sub>
            <m:r>
              <m:t>n</m:t>
            </m:r>
          </m:sub>
        </m:sSub>
        <m:r>
          <m:rPr>
            <m:sty m:val="p"/>
          </m:rPr>
          <m:t>−</m:t>
        </m:r>
        <m:r>
          <m:rPr>
            <m:sty m:val="bi"/>
          </m:rPr>
          <m:t>G</m:t>
        </m:r>
        <m:r>
          <m:rPr>
            <m:sty m:val="bi"/>
          </m:rPr>
          <m:t>A</m:t>
        </m:r>
        <m:r>
          <m:rPr>
            <m:sty m:val="p"/>
          </m:rPr>
          <m:t>)</m:t>
        </m:r>
        <m:r>
          <m:t> </m:t>
        </m:r>
        <m:limLow>
          <m:e>
            <m:r>
              <m:t>q</m:t>
            </m:r>
          </m:e>
          <m:lim>
            <m:r>
              <m:rPr>
                <m:sty m:val="p"/>
              </m:rPr>
              <m:t>∼</m:t>
            </m:r>
          </m:lim>
        </m:limLow>
      </m:oMath>
      <w:del w:id="23894" w:author="PR Preview" w:date="2026-01-01T00:00:00Z">
        <w:r>
          <w:delText xml:space="preserve"> </w:delText>
        </w:r>
      </w:del>
      <w:del w:id="23895" w:author="PR Preview" w:date="2026-01-01T00:00:00Z">
        <w:r>
          <w:delText xml:space="preserve">for some</w:delText>
        </w:r>
      </w:del>
      <w:del w:id="23896" w:author="PR Preview" w:date="2026-01-01T00:00:00Z">
        <w:r>
          <w:delText xml:space="preserve"> </w:delText>
        </w:r>
      </w:del>
      <m:oMath>
        <m:limLow>
          <m:e>
            <m:r>
              <m:t>q</m:t>
            </m:r>
          </m:e>
          <m:lim>
            <m:r>
              <m:rPr>
                <m:sty m:val="p"/>
              </m:rPr>
              <m:t>∼</m:t>
            </m:r>
          </m:lim>
        </m:limLow>
      </m:oMath>
      <w:del w:id="23897" w:author="PR Preview" w:date="2026-01-01T00:00:00Z">
        <w:r>
          <w:delText xml:space="preserve">.</w:delText>
        </w:r>
      </w:del>
    </w:p>
    <w:p>
      <w:pPr>
        <w:pStyle w:val="BodyText"/>
      </w:pPr>
      <w:del w:id="23898" w:author="PR Preview" w:date="2026-01-01T00:00:00Z">
        <w:r>
          <w:rPr>
            <w:b/>
            <w:bCs/>
          </w:rPr>
          <w:delText xml:space="preserve">Example 179 (All solutions of a consistent system)</w:delText>
        </w:r>
      </w:del>
      <w:del w:id="23899" w:author="PR Preview" w:date="2026-01-01T00:00:00Z">
        <w:r>
          <w:delText xml:space="preserve"> </w:delText>
        </w:r>
      </w:del>
      <w:del w:id="23900" w:author="PR Preview" w:date="2026-01-01T00:00:00Z">
        <w:r>
          <w:delText xml:space="preserve">For</w:delText>
        </w:r>
      </w:del>
      <w:del w:id="23901"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del w:id="23902" w:author="PR Preview" w:date="2026-01-01T00:00:00Z">
        <w:r>
          <w:delText xml:space="preserve">,</w:delText>
        </w:r>
      </w:del>
      <w:del w:id="23903" w:author="PR Preview" w:date="2026-01-01T00:00:00Z">
        <w:r>
          <w:delText xml:space="preserve"> </w:delText>
        </w:r>
      </w:del>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del w:id="23904" w:author="PR Preview" w:date="2026-01-01T00:00:00Z">
        <w:r>
          <w:delText xml:space="preserve"> </w:delText>
        </w:r>
      </w:del>
      <w:del w:id="23905" w:author="PR Preview" w:date="2026-01-01T00:00:00Z">
        <w:r>
          <w:delText xml:space="preserve">and</w:delText>
        </w:r>
      </w:del>
      <w:del w:id="23906" w:author="PR Preview" w:date="2026-01-01T00:00:00Z">
        <w:r>
          <w:delText xml:space="preserve"> </w:delText>
        </w:r>
      </w:del>
      <m:oMath>
        <m:limLow>
          <m:e>
            <m:r>
              <m:t>b</m:t>
            </m:r>
          </m:e>
          <m:lim>
            <m:r>
              <m:rPr>
                <m:sty m:val="p"/>
              </m:rPr>
              <m:t>∼</m:t>
            </m:r>
          </m:lim>
        </m:limLow>
        <m:r>
          <m:rPr>
            <m:sty m:val="p"/>
          </m:rPr>
          <m:t>=</m:t>
        </m:r>
        <m:r>
          <m:rPr>
            <m:sty m:val="p"/>
          </m:rPr>
          <m:t>(</m:t>
        </m:r>
        <m:r>
          <m:t>2</m:t>
        </m:r>
        <m:r>
          <m:rPr>
            <m:sty m:val="p"/>
          </m:rPr>
          <m:t>,</m:t>
        </m:r>
        <m:r>
          <m:t>0</m:t>
        </m:r>
        <m:r>
          <m:rPr>
            <m:sty m:val="p"/>
          </m:rPr>
          <m:t>)</m:t>
        </m:r>
      </m:oMath>
      <w:del w:id="23907" w:author="PR Preview" w:date="2026-01-01T00:00:00Z">
        <w:r>
          <w:delText xml:space="preserve">:</w:delText>
        </w:r>
      </w:del>
      <w:del w:id="23908" w:author="PR Preview" w:date="2026-01-01T00:00:00Z">
        <w:r>
          <w:delText xml:space="preserve"> </w:delText>
        </w:r>
      </w:del>
      <m:oMath>
        <m:r>
          <m:rPr>
            <m:sty m:val="bi"/>
          </m:rPr>
          <m:t>G</m:t>
        </m:r>
        <m:limLow>
          <m:e>
            <m:r>
              <m:t>b</m:t>
            </m:r>
          </m:e>
          <m:lim>
            <m:r>
              <m:rPr>
                <m:sty m:val="p"/>
              </m:rPr>
              <m:t>∼</m:t>
            </m:r>
          </m:lim>
        </m:limLow>
        <m:r>
          <m:rPr>
            <m:sty m:val="p"/>
          </m:rPr>
          <m:t>=</m:t>
        </m:r>
        <m:r>
          <m:rPr>
            <m:sty m:val="p"/>
          </m:rPr>
          <m:t>(</m:t>
        </m:r>
        <m:r>
          <m:t>2</m:t>
        </m:r>
        <m:r>
          <m:rPr>
            <m:sty m:val="p"/>
          </m:rPr>
          <m:t>,</m:t>
        </m:r>
        <m:r>
          <m:t>14</m:t>
        </m:r>
        <m:r>
          <m:rPr>
            <m:sty m:val="p"/>
          </m:rPr>
          <m:t>)</m:t>
        </m:r>
      </m:oMath>
      <w:del w:id="23909" w:author="PR Preview" w:date="2026-01-01T00:00:00Z">
        <w:r>
          <w:delText xml:space="preserve">,</w:delText>
        </w:r>
      </w:del>
      <w:del w:id="23910" w:author="PR Preview" w:date="2026-01-01T00:00:00Z">
        <w:r>
          <w:delText xml:space="preserve"> </w:delText>
        </w:r>
      </w:del>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del w:id="23911" w:author="PR Preview" w:date="2026-01-01T00:00:00Z">
        <w:r>
          <w:delText xml:space="preserve">,</w:delText>
        </w:r>
      </w:del>
      <w:del w:id="23912" w:author="PR Preview" w:date="2026-01-01T00:00:00Z">
        <w:r>
          <w:delText xml:space="preserve"> </w:delText>
        </w:r>
      </w:del>
      <w:del w:id="23913" w:author="PR Preview" w:date="2026-01-01T00:00:00Z">
        <w:r>
          <w:delText xml:space="preserve">and</w:delText>
        </w:r>
      </w:del>
      <w:del w:id="23914" w:author="PR Preview" w:date="2026-01-01T00:00:00Z">
        <w:r>
          <w:delText xml:space="preserve"> </w:delText>
        </w:r>
      </w:del>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del w:id="23915" w:author="PR Preview" w:date="2026-01-01T00:00:00Z">
        <w:r>
          <w:delText xml:space="preserve">,</w:delText>
        </w:r>
      </w:del>
      <w:del w:id="23916" w:author="PR Preview" w:date="2026-01-01T00:00:00Z">
        <w:r>
          <w:delText xml:space="preserve"> </w:delText>
        </w:r>
      </w:del>
      <w:del w:id="23917" w:author="PR Preview" w:date="2026-01-01T00:00:00Z">
        <w:r>
          <w:delText xml:space="preserve">so</w:delText>
        </w:r>
      </w:del>
    </w:p>
    <w:p>
      <w:pPr>
        <w:pStyle w:val="BodyText"/>
      </w:pPr>
      <m:oMathPara>
        <m:oMathParaPr>
          <m:jc m:val="center"/>
        </m:oMathParaPr>
        <m:oMath>
          <m:limLow>
            <m:e>
              <m:r>
                <m:t>x</m:t>
              </m:r>
            </m:e>
            <m:lim>
              <m:r>
                <m:rPr>
                  <m:sty m:val="p"/>
                </m:rPr>
                <m:t>∼</m:t>
              </m:r>
            </m:lim>
          </m:limLow>
          <m:r>
            <m:rPr>
              <m:sty m:val="p"/>
            </m:rPr>
            <m:t>=</m:t>
          </m:r>
          <m:r>
            <m:rPr>
              <m:sty m:val="p"/>
            </m:rPr>
            <m:t>(</m:t>
          </m:r>
          <m:r>
            <m:t>2</m:t>
          </m:r>
          <m:r>
            <m:rPr>
              <m:sty m:val="p"/>
            </m:rPr>
            <m:t>,</m:t>
          </m:r>
          <m:r>
            <m:t>14</m:t>
          </m:r>
          <m:r>
            <m:rPr>
              <m:sty m:val="p"/>
            </m:rPr>
            <m:t>)</m:t>
          </m:r>
          <m:r>
            <m:rPr>
              <m:sty m:val="p"/>
            </m:rPr>
            <m:t>+</m:t>
          </m:r>
          <m:r>
            <m:rPr>
              <m:sty m:val="p"/>
            </m:rPr>
            <m:t>(</m:t>
          </m:r>
          <m:r>
            <m:t>0</m:t>
          </m:r>
          <m:r>
            <m:rPr>
              <m:sty m:val="p"/>
            </m:rPr>
            <m:t>,</m:t>
          </m:r>
          <m:r>
            <m:rPr>
              <m:sty m:val="p"/>
            </m:rPr>
            <m:t>−</m:t>
          </m:r>
          <m:r>
            <m:t>7</m:t>
          </m:r>
          <m:sSub>
            <m:e>
              <m:r>
                <m:t>q</m:t>
              </m:r>
            </m:e>
            <m:sub>
              <m:r>
                <m:t>1</m:t>
              </m:r>
            </m:sub>
          </m:sSub>
          <m:r>
            <m:rPr>
              <m:sty m:val="p"/>
            </m:rPr>
            <m:t>+</m:t>
          </m:r>
          <m:sSub>
            <m:e>
              <m:r>
                <m:t>q</m:t>
              </m:r>
            </m:e>
            <m:sub>
              <m:r>
                <m:t>2</m:t>
              </m:r>
            </m:sub>
          </m:sSub>
          <m:r>
            <m:rPr>
              <m:sty m:val="p"/>
            </m:rPr>
            <m:t>)</m:t>
          </m:r>
          <m:r>
            <m:rPr>
              <m:sty m:val="p"/>
            </m:rPr>
            <m:t>,</m:t>
          </m:r>
          <m:r>
            <m:t>  </m:t>
          </m:r>
          <m:sSub>
            <m:e>
              <m:r>
                <m:t>q</m:t>
              </m:r>
            </m:e>
            <m:sub>
              <m:r>
                <m:t>1</m:t>
              </m:r>
            </m:sub>
          </m:sSub>
          <m:r>
            <m:rPr>
              <m:sty m:val="p"/>
            </m:rPr>
            <m:t>,</m:t>
          </m:r>
          <m:sSub>
            <m:e>
              <m:r>
                <m:t>q</m:t>
              </m:r>
            </m:e>
            <m:sub>
              <m:r>
                <m:t>2</m:t>
              </m:r>
            </m:sub>
          </m:sSub>
          <m:r>
            <m:rPr>
              <m:sty m:val="p"/>
            </m:rPr>
            <m:t>∈</m:t>
          </m:r>
          <m:r>
            <m:rPr>
              <m:scr m:val="double-struck"/>
              <m:sty m:val="p"/>
            </m:rPr>
            <m:t>R</m:t>
          </m:r>
          <m:r>
            <m:rPr>
              <m:sty m:val="p"/>
            </m:rPr>
            <m:t>.</m:t>
          </m:r>
        </m:oMath>
      </m:oMathPara>
    </w:p>
    <w:p>
      <w:pPr>
        <w:pStyle w:val="FirstParagraph"/>
      </w:pPr>
      <w:ins w:id="23918" w:author="PR Preview" w:date="2026-01-01T00:00:00Z">
        <w:r>
          <w:t xml:space="preserve">so</w:t>
        </w:r>
      </w:ins>
      <w:ins w:id="23919" w:author="PR Preview" w:date="2026-01-01T00:00:00Z">
        <w:r>
          <w:t xml:space="preserve"> </w:t>
        </w:r>
      </w:ins>
      <w:ins w:id="23920" w:author="PR Preview" w:date="2026-01-01T00:00:00Z">
        <w:r>
          <w:t xml:space="preserve">$\mathbf{A}\,(\mathbf{I}_n - \mathbf{G} \mathbf{A})\,\mathord{\smash[b]{\underset{\raise.3ex\hbox{$\scriptstyle\sim$}}{q}}\vphantom{q}} = \mathord{\smash[b]{\underset{\raise.3ex\hbox{$\scriptstyle\sim$}}{0}}\vphantom{0}}_m$</w:t>
        </w:r>
      </w:ins>
      <w:ins w:id="23921" w:author="PR Preview" w:date="2026-01-01T00:00:00Z">
        <w:r>
          <w:t xml:space="preserve"> </w:t>
        </w:r>
      </w:ins>
      <w:ins w:id="23922" w:author="PR Preview" w:date="2026-01-01T00:00:00Z">
        <w:r>
          <w:t xml:space="preserve">for every</w:t>
        </w:r>
      </w:ins>
      <w:ins w:id="23923" w:author="PR Preview" w:date="2026-01-01T00:00:00Z">
        <w:r>
          <w:t xml:space="preserve"> </w:t>
        </w:r>
      </w:ins>
      <w:ins w:id="23924" w:author="PR Preview" w:date="2026-01-01T00:00:00Z">
        <w:r>
          <w:t xml:space="preserve">$\mathord{\smash[b]{\underset{\raise.3ex\hbox{$\scriptstyle\sim$}}{q}}\vphantom{q}}$</w:t>
        </w:r>
      </w:ins>
      <w:ins w:id="23925" w:author="PR Preview" w:date="2026-01-01T00:00:00Z">
        <w:r>
          <w:t xml:space="preserve"> </w:t>
        </w:r>
      </w:ins>
      <w:ins w:id="23926" w:author="PR Preview" w:date="2026-01-01T00:00:00Z">
        <w:r>
          <w:t xml:space="preserve">(</w:t>
        </w:r>
      </w:ins>
      <w:hyperlink w:anchor="thm-matmul-assoc">
        <w:ins w:id="23927" w:author="PR Preview" w:date="2026-01-01T00:00:00Z">
          <w:r>
            <w:rPr>
              <w:rStyle w:val="Hyperlink"/>
            </w:rPr>
            <w:t xml:space="preserve">Theorem 8</w:t>
          </w:r>
        </w:ins>
      </w:hyperlink>
      <w:ins w:id="23928" w:author="PR Preview" w:date="2026-01-01T00:00:00Z">
        <w:r>
          <w:t xml:space="preserve">),</w:t>
        </w:r>
      </w:ins>
      <w:ins w:id="23929" w:author="PR Preview" w:date="2026-01-01T00:00:00Z">
        <w:r>
          <w:t xml:space="preserve"> </w:t>
        </w:r>
      </w:ins>
      <w:ins w:id="23930" w:author="PR Preview" w:date="2026-01-01T00:00:00Z">
        <w:r>
          <w:t xml:space="preserve">and</w:t>
        </w:r>
      </w:ins>
      <w:ins w:id="23931"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r>
          <m:rPr>
            <m:sty m:val="p"/>
          </m:rPr>
          <m:t>⊆</m:t>
        </m:r>
        <m:r>
          <m:rPr>
            <m:scr m:val="script"/>
            <m:sty m:val="p"/>
          </m:rPr>
          <m:t>N</m:t>
        </m:r>
        <m:r>
          <m:rPr>
            <m:sty m:val="p"/>
          </m:rPr>
          <m:t>(</m:t>
        </m:r>
        <m:r>
          <m:rPr>
            <m:sty m:val="bi"/>
          </m:rPr>
          <m:t>A</m:t>
        </m:r>
        <m:r>
          <m:rPr>
            <m:sty m:val="p"/>
          </m:rPr>
          <m:t>)</m:t>
        </m:r>
      </m:oMath>
      <w:ins w:id="23932" w:author="PR Preview" w:date="2026-01-01T00:00:00Z">
        <w:r>
          <w:t xml:space="preserve">.</w:t>
        </w:r>
      </w:ins>
      <w:ins w:id="23933" w:author="PR Preview" w:date="2026-01-01T00:00:00Z">
        <w:r>
          <w:t xml:space="preserve"> </w:t>
        </w:r>
      </w:ins>
      <w:ins w:id="23934" w:author="PR Preview" w:date="2026-01-01T00:00:00Z">
        <w:r>
          <w:t xml:space="preserve">Conversely, if</w:t>
        </w:r>
      </w:ins>
      <w:ins w:id="23935" w:author="PR Preview" w:date="2026-01-01T00:00:00Z">
        <w:r>
          <w:t xml:space="preserve"> </w:t>
        </w:r>
      </w:ins>
      <w:ins w:id="23936" w:author="PR Preview" w:date="2026-01-01T00:00:00Z">
        <w:r>
          <w:t xml:space="preserve">$\mathbf{A} \mathord{\smash[b]{\underset{\raise.3ex\hbox{$\scriptstyle\sim$}}{x}}\vphantom{x}} = \mathord{\smash[b]{\underset{\raise.3ex\hbox{$\scriptstyle\sim$}}{0}}\vphantom{0}}_m$</w:t>
        </w:r>
      </w:ins>
      <w:ins w:id="23937" w:author="PR Preview" w:date="2026-01-01T00:00:00Z">
        <w:r>
          <w:t xml:space="preserve">, then</w:t>
        </w:r>
      </w:ins>
    </w:p>
    <w:p>
      <w:pPr>
        <w:pStyle w:val="BodyText"/>
      </w:pPr>
      <w:ins w:id="23938" w:author="PR Preview" w:date="2026-01-01T00:00:00Z">
        <w:r>
          <w:t xml:space="preserve">$$
    \begin{aligned}
    (\mathbf{I}_n - \mathbf{G} \mathbf{A})\,\mathord{\smash[b]{\underset{\raise.3ex\hbox{$\scriptstyle\sim$}}{x}}\vphantom{x}}
    &amp;= \mathbf{I}_n \mathord{\smash[b]{\underset{\raise.3ex\hbox{$\scriptstyle\sim$}}{x}}\vphantom{x}} - (\mathbf{G} \mathbf{A})\,\mathord{\smash[b]{\underset{\raise.3ex\hbox{$\scriptstyle\sim$}}{x}}\vphantom{x}}
    &amp;&amp; \text{(}\text{Theorem~93}\text{, with } \mathord{\smash[b]{\underset{\raise.3ex\hbox{$\scriptstyle\sim$}}{x}}\vphantom{x}} \text{ as the last factor)}
    \\
    &amp;= \mathord{\smash[b]{\underset{\raise.3ex\hbox{$\scriptstyle\sim$}}{x}}\vphantom{x}} - (\mathbf{G} \mathbf{A})\,\mathord{\smash[b]{\underset{\raise.3ex\hbox{$\scriptstyle\sim$}}{x}}\vphantom{x}}
    &amp;&amp; \text{(}\text{Theorem~10}\text{)}
    \\
    &amp;= \mathord{\smash[b]{\underset{\raise.3ex\hbox{$\scriptstyle\sim$}}{x}}\vphantom{x}} - \mathbf{G}\,(\mathbf{A} \mathord{\smash[b]{\underset{\raise.3ex\hbox{$\scriptstyle\sim$}}{x}}\vphantom{x}})
    &amp;&amp; \text{(}\text{Theorem~8}\text{)}
    \\
    &amp;= \mathord{\smash[b]{\underset{\raise.3ex\hbox{$\scriptstyle\sim$}}{x}}\vphantom{x}} - \mathbf{G}\,\mathord{\smash[b]{\underset{\raise.3ex\hbox{$\scriptstyle\sim$}}{0}}\vphantom{0}}_m
    &amp;&amp; \text{(} \mathbf{A} \mathord{\smash[b]{\underset{\raise.3ex\hbox{$\scriptstyle\sim$}}{x}}\vphantom{x}} = \mathord{\smash[b]{\underset{\raise.3ex\hbox{$\scriptstyle\sim$}}{0}}\vphantom{0}}_m \text{)}
    \\
    &amp;= \mathord{\smash[b]{\underset{\raise.3ex\hbox{$\scriptstyle\sim$}}{x}}\vphantom{x}},
    &amp;&amp; \text{(} \mathbf{G}\,\mathord{\smash[b]{\underset{\raise.3ex\hbox{$\scriptstyle\sim$}}{0}}\vphantom{0}}_m = \mathord{\smash[b]{\underset{\raise.3ex\hbox{$\scriptstyle\sim$}}{0}}\vphantom{0}}_n \text{)}
    \end{aligned}
    $$</w:t>
        </w:r>
      </w:ins>
    </w:p>
    <w:p>
      <w:pPr>
        <w:pStyle w:val="FirstParagraph"/>
      </w:pPr>
      <w:ins w:id="23939" w:author="PR Preview" w:date="2026-01-01T00:00:00Z">
        <w:r>
          <w:t xml:space="preserve">so</w:t>
        </w:r>
      </w:ins>
      <w:ins w:id="23940" w:author="PR Preview" w:date="2026-01-01T00:00:00Z">
        <w:r>
          <w:t xml:space="preserve"> </w:t>
        </w:r>
      </w:ins>
      <w:ins w:id="23941" w:author="PR Preview" w:date="2026-01-01T00:00:00Z">
        <w:r>
          <w:t xml:space="preserve">$\mathord{\smash[b]{\underset{\raise.3ex\hbox{$\scriptstyle\sim$}}{x}}\vphantom{x}}$</w:t>
        </w:r>
      </w:ins>
      <w:ins w:id="23942" w:author="PR Preview" w:date="2026-01-01T00:00:00Z">
        <w:r>
          <w:t xml:space="preserve"> </w:t>
        </w:r>
      </w:ins>
      <w:ins w:id="23943" w:author="PR Preview" w:date="2026-01-01T00:00:00Z">
        <w:r>
          <w:t xml:space="preserve">is in</w:t>
        </w:r>
      </w:ins>
      <w:ins w:id="23944" w:author="PR Preview" w:date="2026-01-01T00:00:00Z">
        <w:r>
          <w:t xml:space="preserve"> </w:t>
        </w:r>
      </w:ins>
      <m:oMath>
        <m:r>
          <m:rPr>
            <m:scr m:val="script"/>
            <m:sty m:val="p"/>
          </m:rPr>
          <m:t>C</m:t>
        </m:r>
        <m:r>
          <m:rPr>
            <m:sty m:val="p"/>
          </m:rPr>
          <m:t>(</m:t>
        </m:r>
        <m:sSub>
          <m:e>
            <m:r>
              <m:rPr>
                <m:sty m:val="bi"/>
              </m:rPr>
              <m:t>I</m:t>
            </m:r>
          </m:e>
          <m:sub>
            <m:r>
              <m:t>n</m:t>
            </m:r>
          </m:sub>
        </m:sSub>
        <m:r>
          <m:rPr>
            <m:sty m:val="p"/>
          </m:rPr>
          <m:t>−</m:t>
        </m:r>
        <m:r>
          <m:rPr>
            <m:sty m:val="bi"/>
          </m:rPr>
          <m:t>G</m:t>
        </m:r>
        <m:r>
          <m:rPr>
            <m:sty m:val="bi"/>
          </m:rPr>
          <m:t>A</m:t>
        </m:r>
        <m:r>
          <m:rPr>
            <m:sty m:val="p"/>
          </m:rPr>
          <m:t>)</m:t>
        </m:r>
      </m:oMath>
      <w:ins w:id="23945" w:author="PR Preview" w:date="2026-01-01T00:00:00Z">
        <w:r>
          <w:t xml:space="preserve">, with</w:t>
        </w:r>
      </w:ins>
      <w:ins w:id="23946" w:author="PR Preview" w:date="2026-01-01T00:00:00Z">
        <w:r>
          <w:t xml:space="preserve"> </w:t>
        </w:r>
      </w:ins>
      <w:ins w:id="23947" w:author="PR Preview" w:date="2026-01-01T00:00:00Z">
        <w:r>
          <w:t xml:space="preserve">$\mathord{\smash[b]{\underset{\raise.3ex\hbox{$\scriptstyle\sim$}}{q}}\vphantom{q}} = \mathord{\smash[b]{\underset{\raise.3ex\hbox{$\scriptstyle\sim$}}{x}}\vphantom{x}}$</w:t>
        </w:r>
      </w:ins>
      <w:ins w:id="23948" w:author="PR Preview" w:date="2026-01-01T00:00:00Z">
        <w:r>
          <w:t xml:space="preserve">.</w:t>
        </w:r>
      </w:ins>
    </w:p>
    <w:p>
      <w:pPr>
        <w:pStyle w:val="BodyText"/>
      </w:pPr>
      <w:ins w:id="23949" w:author="PR Preview" w:date="2026-01-01T00:00:00Z">
        <w:r>
          <w:rPr>
            <w:b/>
            <w:bCs/>
          </w:rPr>
          <w:t xml:space="preserve">Part 2.</w:t>
        </w:r>
      </w:ins>
      <w:ins w:id="23950" w:author="PR Preview" w:date="2026-01-01T00:00:00Z">
        <w:r>
          <w:t xml:space="preserve"> </w:t>
        </w:r>
      </w:ins>
      <w:ins w:id="23951" w:author="PR Preview" w:date="2026-01-01T00:00:00Z">
        <w:r>
          <w:t xml:space="preserve">$\mathbf{G} \mathord{\smash[b]{\underset{\raise.3ex\hbox{$\scriptstyle\sim$}}{b}}\vphantom{b}}$</w:t>
        </w:r>
      </w:ins>
      <w:ins w:id="23952" w:author="PR Preview" w:date="2026-01-01T00:00:00Z">
        <w:r>
          <w:t xml:space="preserve"> </w:t>
        </w:r>
      </w:ins>
      <w:ins w:id="23953" w:author="PR Preview" w:date="2026-01-01T00:00:00Z">
        <w:r>
          <w:t xml:space="preserve">is a solution (</w:t>
        </w:r>
      </w:ins>
      <w:hyperlink w:anchor="thm-generalized-inverse-solves">
        <w:ins w:id="23954" w:author="PR Preview" w:date="2026-01-01T00:00:00Z">
          <w:r>
            <w:rPr>
              <w:rStyle w:val="Hyperlink"/>
            </w:rPr>
            <w:t xml:space="preserve">Theorem 95</w:t>
          </w:r>
        </w:ins>
      </w:hyperlink>
      <w:ins w:id="23955" w:author="PR Preview" w:date="2026-01-01T00:00:00Z">
        <w:r>
          <w:t xml:space="preserve">).</w:t>
        </w:r>
      </w:ins>
      <w:ins w:id="23956" w:author="PR Preview" w:date="2026-01-01T00:00:00Z">
        <w:r>
          <w:t xml:space="preserve"> </w:t>
        </w:r>
      </w:ins>
      <w:ins w:id="23957" w:author="PR Preview" w:date="2026-01-01T00:00:00Z">
        <w:r>
          <w:t xml:space="preserve">For any</w:t>
        </w:r>
      </w:ins>
      <w:ins w:id="23958" w:author="PR Preview" w:date="2026-01-01T00:00:00Z">
        <w:r>
          <w:t xml:space="preserve"> </w:t>
        </w:r>
      </w:ins>
      <w:ins w:id="23959" w:author="PR Preview" w:date="2026-01-01T00:00:00Z">
        <w:r>
          <w:t xml:space="preserve">$\mathord{\smash[b]{\underset{\raise.3ex\hbox{$\scriptstyle\sim$}}{x}}\vphantom{x}}$</w:t>
        </w:r>
      </w:ins>
      <w:ins w:id="23960" w:author="PR Preview" w:date="2026-01-01T00:00:00Z">
        <w:r>
          <w:t xml:space="preserve">,</w:t>
        </w:r>
      </w:ins>
    </w:p>
    <w:p>
      <w:pPr>
        <w:pStyle w:val="BodyText"/>
      </w:pPr>
      <w:ins w:id="23961" w:author="PR Preview" w:date="2026-01-01T00:00:00Z">
        <w:r>
          <w:t xml:space="preserve">$$
    \begin{aligned}
    \mathbf{A}\,(\mathord{\smash[b]{\underset{\raise.3ex\hbox{$\scriptstyle\sim$}}{x}}\vphantom{x}} - \mathbf{G} \mathord{\smash[b]{\underset{\raise.3ex\hbox{$\scriptstyle\sim$}}{b}}\vphantom{b}})
    &amp;= \mathbf{A} \mathord{\smash[b]{\underset{\raise.3ex\hbox{$\scriptstyle\sim$}}{x}}\vphantom{x}} - \mathbf{A}\,(\mathbf{G} \mathord{\smash[b]{\underset{\raise.3ex\hbox{$\scriptstyle\sim$}}{b}}\vphantom{b}})
    &amp;&amp; \text{(}\text{Theorem~24}\text{, with coefficients } 1 \text{ and } -1 \text{)}
    \\
    &amp;= \mathbf{A} \mathord{\smash[b]{\underset{\raise.3ex\hbox{$\scriptstyle\sim$}}{x}}\vphantom{x}} - \mathbf{A} \mathbf{G} \mathord{\smash[b]{\underset{\raise.3ex\hbox{$\scriptstyle\sim$}}{b}}\vphantom{b}}
    &amp;&amp; \text{(}\text{Theorem~8}\text{)}
    \\
    &amp;= \mathbf{A} \mathord{\smash[b]{\underset{\raise.3ex\hbox{$\scriptstyle\sim$}}{x}}\vphantom{x}} - \mathord{\smash[b]{\underset{\raise.3ex\hbox{$\scriptstyle\sim$}}{b}}\vphantom{b}},
    &amp;&amp; \text{(}\text{Theorem~99}\text{, statement 3)}
    \end{aligned}
    $$</w:t>
        </w:r>
      </w:ins>
    </w:p>
    <w:p>
      <w:pPr>
        <w:pStyle w:val="FirstParagraph"/>
      </w:pPr>
      <w:ins w:id="23962" w:author="PR Preview" w:date="2026-01-01T00:00:00Z">
        <w:r>
          <w:t xml:space="preserve">so</w:t>
        </w:r>
      </w:ins>
      <w:ins w:id="23963" w:author="PR Preview" w:date="2026-01-01T00:00:00Z">
        <w:r>
          <w:t xml:space="preserve"> </w:t>
        </w:r>
      </w:ins>
      <w:ins w:id="23964" w:author="PR Preview" w:date="2026-01-01T00:00:00Z">
        <w:r>
          <w:t xml:space="preserve">$\mathord{\smash[b]{\underset{\raise.3ex\hbox{$\scriptstyle\sim$}}{x}}\vphantom{x}}$</w:t>
        </w:r>
      </w:ins>
      <w:ins w:id="23965" w:author="PR Preview" w:date="2026-01-01T00:00:00Z">
        <w:r>
          <w:t xml:space="preserve"> </w:t>
        </w:r>
      </w:ins>
      <w:ins w:id="23966" w:author="PR Preview" w:date="2026-01-01T00:00:00Z">
        <w:r>
          <w:t xml:space="preserve">solves</w:t>
        </w:r>
      </w:ins>
      <w:ins w:id="23967" w:author="PR Preview" w:date="2026-01-01T00:00:00Z">
        <w:r>
          <w:t xml:space="preserve"> </w:t>
        </w:r>
      </w:ins>
      <w:ins w:id="23968" w:author="PR Preview" w:date="2026-01-01T00:00:00Z">
        <w:r>
          <w:t xml:space="preserve">$\mathbf{A} \mathord{\smash[b]{\underset{\raise.3ex\hbox{$\scriptstyle\sim$}}{x}}\vphantom{x}} = \mathord{\smash[b]{\underset{\raise.3ex\hbox{$\scriptstyle\sim$}}{b}}\vphantom{b}}$</w:t>
        </w:r>
      </w:ins>
      <w:ins w:id="23969" w:author="PR Preview" w:date="2026-01-01T00:00:00Z">
        <w:r>
          <w:t xml:space="preserve"> </w:t>
        </w:r>
      </w:ins>
      <w:ins w:id="23970" w:author="PR Preview" w:date="2026-01-01T00:00:00Z">
        <w:r>
          <w:t xml:space="preserve">exactly when</w:t>
        </w:r>
      </w:ins>
      <w:ins w:id="23971" w:author="PR Preview" w:date="2026-01-01T00:00:00Z">
        <w:r>
          <w:t xml:space="preserve"> </w:t>
        </w:r>
      </w:ins>
      <w:ins w:id="23972" w:author="PR Preview" w:date="2026-01-01T00:00:00Z">
        <w:r>
          <w:t xml:space="preserve">$\mathord{\smash[b]{\underset{\raise.3ex\hbox{$\scriptstyle\sim$}}{x}}\vphantom{x}} - \mathbf{G} \mathord{\smash[b]{\underset{\raise.3ex\hbox{$\scriptstyle\sim$}}{b}}\vphantom{b}} \in \mathcal{N}(\mathbf{A})$</w:t>
        </w:r>
      </w:ins>
      <w:ins w:id="23973" w:author="PR Preview" w:date="2026-01-01T00:00:00Z">
        <w:r>
          <w:t xml:space="preserve">,</w:t>
        </w:r>
      </w:ins>
      <w:ins w:id="23974" w:author="PR Preview" w:date="2026-01-01T00:00:00Z">
        <w:r>
          <w:t xml:space="preserve"> </w:t>
        </w:r>
      </w:ins>
      <w:ins w:id="23975" w:author="PR Preview" w:date="2026-01-01T00:00:00Z">
        <w:r>
          <w:t xml:space="preserve">that is, by part 1, exactly when</w:t>
        </w:r>
      </w:ins>
      <w:ins w:id="23976" w:author="PR Preview" w:date="2026-01-01T00:00:00Z">
        <w:r>
          <w:t xml:space="preserve"> </w:t>
        </w:r>
      </w:ins>
      <w:ins w:id="23977" w:author="PR Preview" w:date="2026-01-01T00:00:00Z">
        <w:r>
          <w:t xml:space="preserve">$\mathord{\smash[b]{\underset{\raise.3ex\hbox{$\scriptstyle\sim$}}{x}}\vphantom{x}} - \mathbf{G} \mathord{\smash[b]{\underset{\raise.3ex\hbox{$\scriptstyle\sim$}}{b}}\vphantom{b}} = (\mathbf{I}_n - \mathbf{G} \mathbf{A})\,\mathord{\smash[b]{\underset{\raise.3ex\hbox{$\scriptstyle\sim$}}{q}}\vphantom{q}}$</w:t>
        </w:r>
      </w:ins>
      <w:ins w:id="23978" w:author="PR Preview" w:date="2026-01-01T00:00:00Z">
        <w:r>
          <w:t xml:space="preserve"> </w:t>
        </w:r>
      </w:ins>
      <w:ins w:id="23979" w:author="PR Preview" w:date="2026-01-01T00:00:00Z">
        <w:r>
          <w:t xml:space="preserve">for some</w:t>
        </w:r>
      </w:ins>
      <w:ins w:id="23980" w:author="PR Preview" w:date="2026-01-01T00:00:00Z">
        <w:r>
          <w:t xml:space="preserve"> </w:t>
        </w:r>
      </w:ins>
      <w:ins w:id="23981" w:author="PR Preview" w:date="2026-01-01T00:00:00Z">
        <w:r>
          <w:t xml:space="preserve">$\mathord{\smash[b]{\underset{\raise.3ex\hbox{$\scriptstyle\sim$}}{q}}\vphantom{q}}$</w:t>
        </w:r>
      </w:ins>
      <w:ins w:id="23982" w:author="PR Preview" w:date="2026-01-01T00:00:00Z">
        <w:r>
          <w:t xml:space="preserve">.</w:t>
        </w:r>
      </w:ins>
    </w:p>
    <w:bookmarkStart w:id="583" w:name="exm-solution-set"/>
    <w:p>
      <w:pPr>
        <w:pStyle w:val="BodyText"/>
      </w:pPr>
      <w:ins w:id="23983" w:author="PR Preview" w:date="2026-01-01T00:00:00Z">
        <w:r>
          <w:rPr>
            <w:b/>
            <w:bCs/>
          </w:rPr>
          <w:t xml:space="preserve">Example 179 (All solutions of a consistent system)</w:t>
        </w:r>
      </w:ins>
      <w:ins w:id="23984" w:author="PR Preview" w:date="2026-01-01T00:00:00Z">
        <w:r>
          <w:t xml:space="preserve"> </w:t>
        </w:r>
      </w:ins>
      <w:ins w:id="23985" w:author="PR Preview" w:date="2026-01-01T00:00:00Z">
        <w:r>
          <w:t xml:space="preserve">For</w:t>
        </w:r>
      </w:ins>
      <w:ins w:id="2398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0</m:t>
                  </m:r>
                </m:e>
                <m:e>
                  <m:r>
                    <m:t>0</m:t>
                  </m:r>
                </m:e>
              </m:mr>
            </m:m>
          </m:e>
        </m:d>
      </m:oMath>
      <w:ins w:id="23987" w:author="PR Preview" w:date="2026-01-01T00:00:00Z">
        <w:r>
          <w:t xml:space="preserve">,</w:t>
        </w:r>
      </w:ins>
      <w:ins w:id="23988" w:author="PR Preview" w:date="2026-01-01T00:00:00Z">
        <w:r>
          <w:t xml:space="preserve"> </w:t>
        </w:r>
      </w:ins>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5</m:t>
                  </m:r>
                </m:e>
              </m:mr>
              <m:mr>
                <m:e>
                  <m:r>
                    <m:t>7</m:t>
                  </m:r>
                </m:e>
                <m:e>
                  <m:r>
                    <m:t>0</m:t>
                  </m:r>
                </m:e>
              </m:mr>
            </m:m>
          </m:e>
        </m:d>
      </m:oMath>
      <w:ins w:id="23989" w:author="PR Preview" w:date="2026-01-01T00:00:00Z">
        <w:r>
          <w:t xml:space="preserve"> </w:t>
        </w:r>
      </w:ins>
      <w:ins w:id="23990" w:author="PR Preview" w:date="2026-01-01T00:00:00Z">
        <w:r>
          <w:t xml:space="preserve">and</w:t>
        </w:r>
      </w:ins>
      <w:ins w:id="23991" w:author="PR Preview" w:date="2026-01-01T00:00:00Z">
        <w:r>
          <w:t xml:space="preserve"> </w:t>
        </w:r>
      </w:ins>
      <w:ins w:id="23992" w:author="PR Preview" w:date="2026-01-01T00:00:00Z">
        <w:r>
          <w:t xml:space="preserve">$\mathord{\smash[b]{\underset{\raise.3ex\hbox{$\scriptstyle\sim$}}{b}}\vphantom{b}} = (2, 0)$</w:t>
        </w:r>
      </w:ins>
      <w:ins w:id="23993" w:author="PR Preview" w:date="2026-01-01T00:00:00Z">
        <w:r>
          <w:t xml:space="preserve">:</w:t>
        </w:r>
      </w:ins>
      <w:ins w:id="23994" w:author="PR Preview" w:date="2026-01-01T00:00:00Z">
        <w:r>
          <w:t xml:space="preserve"> </w:t>
        </w:r>
      </w:ins>
      <w:ins w:id="23995" w:author="PR Preview" w:date="2026-01-01T00:00:00Z">
        <w:r>
          <w:t xml:space="preserve">$\mathbf{G} \mathord{\smash[b]{\underset{\raise.3ex\hbox{$\scriptstyle\sim$}}{b}}\vphantom{b}} = (2, 14)$</w:t>
        </w:r>
      </w:ins>
      <w:ins w:id="23996" w:author="PR Preview" w:date="2026-01-01T00:00:00Z">
        <w:r>
          <w:t xml:space="preserve">,</w:t>
        </w:r>
      </w:ins>
      <w:ins w:id="23997" w:author="PR Preview" w:date="2026-01-01T00:00:00Z">
        <w:r>
          <w:t xml:space="preserve"> </w:t>
        </w:r>
      </w:ins>
      <m:oMath>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7</m:t>
                  </m:r>
                </m:e>
                <m:e>
                  <m:r>
                    <m:t>0</m:t>
                  </m:r>
                </m:e>
              </m:mr>
            </m:m>
          </m:e>
        </m:d>
      </m:oMath>
      <w:ins w:id="23998" w:author="PR Preview" w:date="2026-01-01T00:00:00Z">
        <w:r>
          <w:t xml:space="preserve">,</w:t>
        </w:r>
      </w:ins>
      <w:ins w:id="23999" w:author="PR Preview" w:date="2026-01-01T00:00:00Z">
        <w:r>
          <w:t xml:space="preserve"> </w:t>
        </w:r>
      </w:ins>
      <w:ins w:id="24000" w:author="PR Preview" w:date="2026-01-01T00:00:00Z">
        <w:r>
          <w:t xml:space="preserve">and</w:t>
        </w:r>
      </w:ins>
      <w:ins w:id="24001" w:author="PR Preview" w:date="2026-01-01T00:00:00Z">
        <w:r>
          <w:t xml:space="preserve"> </w:t>
        </w:r>
      </w:ins>
      <m:oMath>
        <m:sSub>
          <m:e>
            <m:r>
              <m:rPr>
                <m:sty m:val="bi"/>
              </m:rPr>
              <m:t>I</m:t>
            </m:r>
          </m:e>
          <m:sub>
            <m:r>
              <m:t>2</m:t>
            </m:r>
          </m:sub>
        </m:sSub>
        <m:r>
          <m:rPr>
            <m:sty m:val="p"/>
          </m:rPr>
          <m:t>−</m:t>
        </m:r>
        <m:r>
          <m:rPr>
            <m:sty m:val="bi"/>
          </m:rPr>
          <m:t>G</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rPr>
                      <m:sty m:val="p"/>
                    </m:rPr>
                    <m:t>−</m:t>
                  </m:r>
                  <m:r>
                    <m:t>7</m:t>
                  </m:r>
                </m:e>
                <m:e>
                  <m:r>
                    <m:t>1</m:t>
                  </m:r>
                </m:e>
              </m:mr>
            </m:m>
          </m:e>
        </m:d>
      </m:oMath>
      <w:ins w:id="24002" w:author="PR Preview" w:date="2026-01-01T00:00:00Z">
        <w:r>
          <w:t xml:space="preserve">,</w:t>
        </w:r>
      </w:ins>
      <w:ins w:id="24003" w:author="PR Preview" w:date="2026-01-01T00:00:00Z">
        <w:r>
          <w:t xml:space="preserve"> </w:t>
        </w:r>
      </w:ins>
      <w:ins w:id="24004" w:author="PR Preview" w:date="2026-01-01T00:00:00Z">
        <w:r>
          <w:t xml:space="preserve">so</w:t>
        </w:r>
      </w:ins>
    </w:p>
    <w:p>
      <w:pPr>
        <w:pStyle w:val="BodyText"/>
      </w:pPr>
      <w:ins w:id="24005" w:author="PR Preview" w:date="2026-01-01T00:00:00Z">
        <w:r>
          <w:t xml:space="preserve">$$
    \mathord{\smash[b]{\underset{\raise.3ex\hbox{$\scriptstyle\sim$}}{x}}\vphantom{x}} = (2, 14) + (0, -7 q_1 + q_2), \qquad q_1, q_2 \in \mathbb{R}.
    $$</w:t>
        </w:r>
      </w:ins>
    </w:p>
    <w:p>
      <w:pPr>
        <w:pStyle w:val="FirstParagraph"/>
      </w:pPr>
      <w:r>
        <w:t xml:space="preserve">Since</w:t>
      </w:r>
      <w:r>
        <w:t xml:space="preserve"> </w:t>
      </w:r>
      <m:oMath>
        <m:r>
          <m:rPr>
            <m:sty m:val="p"/>
          </m:rPr>
          <m:t>−</m:t>
        </m:r>
        <m:r>
          <m:t>7</m:t>
        </m:r>
        <m:sSub>
          <m:e>
            <m:r>
              <m:t>q</m:t>
            </m:r>
          </m:e>
          <m:sub>
            <m:r>
              <m:t>1</m:t>
            </m:r>
          </m:sub>
        </m:sSub>
        <m:r>
          <m:rPr>
            <m:sty m:val="p"/>
          </m:rPr>
          <m:t>+</m:t>
        </m:r>
        <m:sSub>
          <m:e>
            <m:r>
              <m:t>q</m:t>
            </m:r>
          </m:e>
          <m:sub>
            <m:r>
              <m:t>2</m:t>
            </m:r>
          </m:sub>
        </m:sSub>
      </m:oMath>
      <w:r>
        <w:t xml:space="preserve"> </w:t>
      </w:r>
      <w:r>
        <w:t xml:space="preserve">can be any number,</w:t>
      </w:r>
      <w:r>
        <w:t xml:space="preserve"> </w:t>
      </w:r>
      <w:r>
        <w:t xml:space="preserve">the solutions are exactly the vectors</w:t>
      </w:r>
      <w:r>
        <w:t xml:space="preserve"> </w:t>
      </w:r>
      <m:oMath>
        <m:r>
          <m:rPr>
            <m:sty m:val="p"/>
          </m:rPr>
          <m:t>(</m:t>
        </m:r>
        <m:r>
          <m:t>2</m:t>
        </m:r>
        <m:r>
          <m:rPr>
            <m:sty m:val="p"/>
          </m:rPr>
          <m:t>,</m:t>
        </m:r>
        <m:r>
          <m:t>t</m:t>
        </m:r>
        <m:r>
          <m:rPr>
            <m:sty m:val="p"/>
          </m:rPr>
          <m:t>)</m:t>
        </m:r>
      </m:oMath>
      <w:r>
        <w:t xml:space="preserve">,</w:t>
      </w:r>
      <w:r>
        <w:t xml:space="preserve"> </w:t>
      </w:r>
      <m:oMath>
        <m:r>
          <m:t>t</m:t>
        </m:r>
        <m:r>
          <m:rPr>
            <m:sty m:val="p"/>
          </m:rPr>
          <m:t>∈</m:t>
        </m:r>
        <m:r>
          <m:rPr>
            <m:scr m:val="double-struck"/>
            <m:sty m:val="p"/>
          </m:rPr>
          <m:t>R</m:t>
        </m:r>
      </m:oMath>
      <w:r>
        <w:t xml:space="preserve">,</w:t>
      </w:r>
      <w:r>
        <w:t xml:space="preserve"> </w:t>
      </w:r>
      <w:r>
        <w:t xml:space="preserve">which is what</w:t>
      </w:r>
    </w:p>
    <w:p>
      <w:pPr>
        <w:pStyle w:val="BodyText"/>
      </w:pPr>
      <m:oMathPara>
        <m:oMathParaPr>
          <m:jc m:val="center"/>
        </m:oMathParaPr>
        <m:oMath>
          <m:eqArr>
            <m:e>
              <m:r>
                <m:rPr>
                  <m:sty m:val="bi"/>
                </m:rPr>
                <m:t>A</m:t>
              </m:r>
              <m:r>
                <m:t> </m:t>
              </m:r>
              <m:r>
                <m:rPr>
                  <m:sty m:val="p"/>
                </m:rPr>
                <m:t>(</m:t>
              </m:r>
              <m:sSub>
                <m:e>
                  <m:r>
                    <m:t>x</m:t>
                  </m:r>
                </m:e>
                <m:sub>
                  <m:r>
                    <m:t>1</m:t>
                  </m:r>
                </m:sub>
              </m:sSub>
              <m:r>
                <m:rPr>
                  <m:sty m:val="p"/>
                </m:rPr>
                <m:t>,</m:t>
              </m:r>
              <m:sSub>
                <m:e>
                  <m:r>
                    <m:t>x</m:t>
                  </m:r>
                </m:e>
                <m:sub>
                  <m:r>
                    <m:t>2</m:t>
                  </m:r>
                </m:sub>
              </m:sSub>
              <m:r>
                <m:rPr>
                  <m:sty m:val="p"/>
                </m:rPr>
                <m:t>)</m:t>
              </m:r>
              <m:r>
                <m:t>&amp;</m:t>
              </m:r>
              <m:r>
                <m:rPr>
                  <m:sty m:val="p"/>
                </m:rPr>
                <m:t>=</m:t>
              </m:r>
              <m:r>
                <m:rPr>
                  <m:sty m:val="p"/>
                </m:rPr>
                <m:t>(</m:t>
              </m:r>
              <m:sSub>
                <m:e>
                  <m:r>
                    <m:t>x</m:t>
                  </m:r>
                </m:e>
                <m:sub>
                  <m:r>
                    <m:t>1</m:t>
                  </m:r>
                </m:sub>
              </m:sSub>
              <m:r>
                <m:rPr>
                  <m:sty m:val="p"/>
                </m:rPr>
                <m:t>,</m:t>
              </m:r>
              <m:r>
                <m:t>0</m:t>
              </m:r>
              <m:r>
                <m:rPr>
                  <m:sty m:val="p"/>
                </m:rPr>
                <m:t>)</m:t>
              </m:r>
            </m:e>
            <m:e>
              <m:r>
                <m:t>&amp;</m:t>
              </m:r>
              <m:r>
                <m:rPr>
                  <m:sty m:val="p"/>
                </m:rPr>
                <m:t>=</m:t>
              </m:r>
              <m:r>
                <m:rPr>
                  <m:sty m:val="p"/>
                </m:rPr>
                <m:t>(</m:t>
              </m:r>
              <m:r>
                <m:t>2</m:t>
              </m:r>
              <m:r>
                <m:rPr>
                  <m:sty m:val="p"/>
                </m:rPr>
                <m:t>,</m:t>
              </m:r>
              <m:r>
                <m:t>0</m:t>
              </m:r>
              <m:r>
                <m:rPr>
                  <m:sty m:val="p"/>
                </m:rPr>
                <m:t>)</m:t>
              </m:r>
            </m:e>
          </m:eqArr>
        </m:oMath>
      </m:oMathPara>
    </w:p>
    <w:p>
      <w:pPr>
        <w:pStyle w:val="FirstParagraph"/>
      </w:pPr>
      <w:r>
        <w:t xml:space="preserve">says directly.</w:t>
      </w:r>
    </w:p>
    <w:bookmarkEnd w:id="583"/>
    <w:bookmarkStart w:id="584" w:name="cor-solution-unique"/>
    <w:p>
      <w:pPr>
        <w:pStyle w:val="BodyText"/>
      </w:pPr>
      <w:r>
        <w:rPr>
          <w:b/>
          <w:bCs/>
        </w:rPr>
        <w:t xml:space="preserve">Corollary 12 (Solvable for every right-hand side, and solvable uniquely)</w:t>
      </w:r>
      <w:r>
        <w:t xml:space="preserve"> </w:t>
      </w:r>
      <w:r>
        <w:t xml:space="preserve">Let</w:t>
      </w:r>
      <w:r>
        <w:t xml:space="preserve"> </w:t>
      </w:r>
      <m:oMath>
        <m:r>
          <m:rPr>
            <m:sty m:val="bi"/>
          </m:rPr>
          <m:t>A</m:t>
        </m:r>
      </m:oMath>
      <w:r>
        <w:t xml:space="preserve"> </w:t>
      </w:r>
      <w:r>
        <w:t xml:space="preserve">be</w:t>
      </w:r>
      <w:r>
        <w:t xml:space="preserve"> </w:t>
      </w:r>
      <m:oMath>
        <m:r>
          <m:t>m</m:t>
        </m:r>
        <m:r>
          <m:rPr>
            <m:sty m:val="p"/>
          </m:rPr>
          <m:t>×</m:t>
        </m:r>
        <m:r>
          <m:t>n</m:t>
        </m:r>
      </m:oMath>
      <w:r>
        <w:t xml:space="preserve">.</w:t>
      </w:r>
    </w:p>
    <w:p>
      <w:pPr>
        <w:pStyle w:val="Compact"/>
        <w:numPr>
          <w:ilvl w:val="0"/>
          <w:numId w:val="1090"/>
        </w:numPr>
      </w:pPr>
      <m:oMath>
        <m:r>
          <m:rPr>
            <m:sty m:val="bi"/>
          </m:rPr>
          <m:t>A</m:t>
        </m:r>
        <m:limLow>
          <m:e>
            <m:r>
              <m:t>x</m:t>
            </m:r>
          </m:e>
          <m:lim>
            <m:r>
              <m:rPr>
                <m:sty m:val="p"/>
              </m:rPr>
              <m:t>∼</m:t>
            </m:r>
          </m:lim>
        </m:limLow>
        <m:r>
          <m:rPr>
            <m:sty m:val="p"/>
          </m:rPr>
          <m:t>=</m:t>
        </m:r>
        <m:limLow>
          <m:e>
            <m:r>
              <m:t>b</m:t>
            </m:r>
          </m:e>
          <m:lim>
            <m:r>
              <m:rPr>
                <m:sty m:val="p"/>
              </m:rPr>
              <m:t>∼</m:t>
            </m:r>
          </m:lim>
        </m:limLow>
      </m:oMath>
      <w:del w:id="24006" w:author="PR Preview" w:date="2026-01-01T00:00:00Z">
        <w:r>
          <w:delText xml:space="preserve"> </w:delText>
        </w:r>
      </w:del>
      <w:del w:id="24007" w:author="PR Preview" w:date="2026-01-01T00:00:00Z">
        <w:r>
          <w:delText xml:space="preserve">is consistent for every</w:delText>
        </w:r>
      </w:del>
      <w:del w:id="24008"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4009" w:author="PR Preview" w:date="2026-01-01T00:00:00Z">
        <w:r>
          <w:delText xml:space="preserve"> </w:delText>
        </w:r>
      </w:del>
      <w:del w:id="24010" w:author="PR Preview" w:date="2026-01-01T00:00:00Z">
        <w:r>
          <w:delText xml:space="preserve">exactly when</w:delText>
        </w:r>
      </w:del>
      <w:del w:id="24011" w:author="PR Preview" w:date="2026-01-01T00:00:00Z">
        <w:r>
          <w:delText xml:space="preserve"> </w:delText>
        </w:r>
      </w:del>
      <m:oMath>
        <m:r>
          <m:rPr>
            <m:sty m:val="p"/>
          </m:rPr>
          <m:t>rank</m:t>
        </m:r>
        <m:r>
          <m:rPr>
            <m:sty m:val="p"/>
          </m:rPr>
          <m:t>(</m:t>
        </m:r>
        <m:r>
          <m:rPr>
            <m:sty m:val="bi"/>
          </m:rPr>
          <m:t>A</m:t>
        </m:r>
        <m:r>
          <m:rPr>
            <m:sty m:val="p"/>
          </m:rPr>
          <m:t>)</m:t>
        </m:r>
        <m:r>
          <m:rPr>
            <m:sty m:val="p"/>
          </m:rPr>
          <m:t>=</m:t>
        </m:r>
        <m:r>
          <m:t>m</m:t>
        </m:r>
      </m:oMath>
      <w:del w:id="24012" w:author="PR Preview" w:date="2026-01-01T00:00:00Z">
        <w:r>
          <w:delText xml:space="preserve">.</w:delText>
        </w:r>
      </w:del>
    </w:p>
    <w:p>
      <w:pPr>
        <w:pStyle w:val="Compact"/>
        <w:numPr>
          <w:ilvl w:val="0"/>
          <w:numId w:val="1090"/>
        </w:numPr>
      </w:pPr>
      <w:del w:id="24013" w:author="PR Preview" w:date="2026-01-01T00:00:00Z">
        <w:r>
          <w:delText xml:space="preserve">A consistent system</w:delText>
        </w:r>
      </w:del>
      <w:del w:id="24014"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4015" w:author="PR Preview" w:date="2026-01-01T00:00:00Z">
        <w:r>
          <w:delText xml:space="preserve"> </w:delText>
        </w:r>
      </w:del>
      <w:del w:id="24016" w:author="PR Preview" w:date="2026-01-01T00:00:00Z">
        <w:r>
          <w:delText xml:space="preserve">has exactly one solution</w:delText>
        </w:r>
      </w:del>
      <w:del w:id="24017" w:author="PR Preview" w:date="2026-01-01T00:00:00Z">
        <w:r>
          <w:delText xml:space="preserve"> </w:delText>
        </w:r>
      </w:del>
      <w:del w:id="24018" w:author="PR Preview" w:date="2026-01-01T00:00:00Z">
        <w:r>
          <w:delText xml:space="preserve">exactly when</w:delText>
        </w:r>
      </w:del>
      <w:del w:id="24019"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4020" w:author="PR Preview" w:date="2026-01-01T00:00:00Z">
        <w:r>
          <w:delText xml:space="preserve">.</w:delText>
        </w:r>
      </w:del>
    </w:p>
    <w:p>
      <w:pPr>
        <w:pStyle w:val="FirstParagraph"/>
      </w:pPr>
      <w:del w:id="24021" w:author="PR Preview" w:date="2026-01-01T00:00:00Z">
        <w:r>
          <w:rPr>
            <w:i/>
            <w:iCs/>
          </w:rPr>
          <w:delText xml:space="preserve">Proof</w:delText>
        </w:r>
      </w:del>
      <w:del w:id="24022" w:author="PR Preview" w:date="2026-01-01T00:00:00Z">
        <w:r>
          <w:delText xml:space="preserve">. </w:delText>
        </w:r>
      </w:del>
      <w:del w:id="24023" w:author="PR Preview" w:date="2026-01-01T00:00:00Z">
        <w:r>
          <w:rPr>
            <w:b/>
            <w:bCs/>
          </w:rPr>
          <w:delText xml:space="preserve">Part 1.</w:delText>
        </w:r>
      </w:del>
      <w:del w:id="24024" w:author="PR Preview" w:date="2026-01-01T00:00:00Z">
        <w:r>
          <w:delText xml:space="preserve"> </w:delText>
        </w:r>
      </w:del>
      <w:del w:id="24025" w:author="PR Preview" w:date="2026-01-01T00:00:00Z">
        <w:r>
          <w:delText xml:space="preserve">By</w:delText>
        </w:r>
      </w:del>
      <w:del w:id="24026" w:author="PR Preview" w:date="2026-01-01T00:00:00Z">
        <w:r>
          <w:delText xml:space="preserve"> </w:delText>
        </w:r>
      </w:del>
      <w:hyperlink w:anchor="thm-consistency">
        <w:del w:id="24027" w:author="PR Preview" w:date="2026-01-01T00:00:00Z">
          <w:r>
            <w:rPr>
              <w:rStyle w:val="Hyperlink"/>
            </w:rPr>
            <w:delText xml:space="preserve">Theorem 99</w:delText>
          </w:r>
        </w:del>
      </w:hyperlink>
      <w:del w:id="24028" w:author="PR Preview" w:date="2026-01-01T00:00:00Z">
        <w:r>
          <w:delText xml:space="preserve">, the system is consistent for every</w:delText>
        </w:r>
      </w:del>
      <w:del w:id="24029" w:author="PR Preview" w:date="2026-01-01T00:00:00Z">
        <w:r>
          <w:delText xml:space="preserve"> </w:delText>
        </w:r>
      </w:del>
      <m:oMath>
        <m:limLow>
          <m:e>
            <m:r>
              <m:t>b</m:t>
            </m:r>
          </m:e>
          <m:lim>
            <m:r>
              <m:rPr>
                <m:sty m:val="p"/>
              </m:rPr>
              <m:t>∼</m:t>
            </m:r>
          </m:lim>
        </m:limLow>
      </m:oMath>
      <w:del w:id="24030" w:author="PR Preview" w:date="2026-01-01T00:00:00Z">
        <w:r>
          <w:delText xml:space="preserve"> </w:delText>
        </w:r>
      </w:del>
      <w:del w:id="24031" w:author="PR Preview" w:date="2026-01-01T00:00:00Z">
        <w:r>
          <w:delText xml:space="preserve">exactly when</w:delText>
        </w:r>
      </w:del>
      <w:del w:id="24032"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4033" w:author="PR Preview" w:date="2026-01-01T00:00:00Z">
        <w:r>
          <w:delText xml:space="preserve">.</w:delText>
        </w:r>
      </w:del>
      <w:del w:id="24034" w:author="PR Preview" w:date="2026-01-01T00:00:00Z">
        <w:r>
          <w:delText xml:space="preserve"> </w:delText>
        </w:r>
      </w:del>
      <m:oMath>
        <m:r>
          <m:rPr>
            <m:scr m:val="script"/>
            <m:sty m:val="p"/>
          </m:rPr>
          <m:t>C</m:t>
        </m:r>
        <m:r>
          <m:rPr>
            <m:sty m:val="p"/>
          </m:rPr>
          <m:t>(</m:t>
        </m:r>
        <m:r>
          <m:rPr>
            <m:sty m:val="bi"/>
          </m:rPr>
          <m:t>A</m:t>
        </m:r>
        <m:r>
          <m:rPr>
            <m:sty m:val="p"/>
          </m:rPr>
          <m:t>)</m:t>
        </m:r>
      </m:oMath>
      <w:del w:id="24035" w:author="PR Preview" w:date="2026-01-01T00:00:00Z">
        <w:r>
          <w:delText xml:space="preserve"> </w:delText>
        </w:r>
      </w:del>
      <w:del w:id="24036" w:author="PR Preview" w:date="2026-01-01T00:00:00Z">
        <w:r>
          <w:delText xml:space="preserve">is a subspace of</w:delText>
        </w:r>
      </w:del>
      <w:del w:id="24037" w:author="PR Preview" w:date="2026-01-01T00:00:00Z">
        <w:r>
          <w:delText xml:space="preserve"> </w:delText>
        </w:r>
      </w:del>
      <m:oMath>
        <m:sSup>
          <m:e>
            <m:r>
              <m:rPr>
                <m:scr m:val="double-struck"/>
                <m:sty m:val="p"/>
              </m:rPr>
              <m:t>R</m:t>
            </m:r>
          </m:e>
          <m:sup>
            <m:r>
              <m:t>m</m:t>
            </m:r>
          </m:sup>
        </m:sSup>
      </m:oMath>
      <w:del w:id="24038" w:author="PR Preview" w:date="2026-01-01T00:00:00Z">
        <w:r>
          <w:delText xml:space="preserve"> </w:delText>
        </w:r>
      </w:del>
      <w:del w:id="24039" w:author="PR Preview" w:date="2026-01-01T00:00:00Z">
        <w:r>
          <w:delText xml:space="preserve">(</w:delText>
        </w:r>
      </w:del>
      <w:hyperlink w:anchor="thm-column-space-span">
        <w:del w:id="24040" w:author="PR Preview" w:date="2026-01-01T00:00:00Z">
          <w:r>
            <w:rPr>
              <w:rStyle w:val="Hyperlink"/>
            </w:rPr>
            <w:delText xml:space="preserve">Theorem 32</w:delText>
          </w:r>
        </w:del>
      </w:hyperlink>
      <w:del w:id="24041" w:author="PR Preview" w:date="2026-01-01T00:00:00Z">
        <w:r>
          <w:delText xml:space="preserve">) with dimension</w:delText>
        </w:r>
      </w:del>
      <w:del w:id="24042" w:author="PR Preview" w:date="2026-01-01T00:00:00Z">
        <w:r>
          <w:delText xml:space="preserve"> </w:delText>
        </w:r>
      </w:del>
      <m:oMath>
        <m:r>
          <m:rPr>
            <m:sty m:val="p"/>
          </m:rPr>
          <m:t>rank</m:t>
        </m:r>
        <m:r>
          <m:rPr>
            <m:sty m:val="p"/>
          </m:rPr>
          <m:t>(</m:t>
        </m:r>
        <m:r>
          <m:rPr>
            <m:sty m:val="bi"/>
          </m:rPr>
          <m:t>A</m:t>
        </m:r>
        <m:r>
          <m:rPr>
            <m:sty m:val="p"/>
          </m:rPr>
          <m:t>)</m:t>
        </m:r>
      </m:oMath>
      <w:del w:id="24043" w:author="PR Preview" w:date="2026-01-01T00:00:00Z">
        <w:r>
          <w:delText xml:space="preserve"> </w:delText>
        </w:r>
      </w:del>
      <w:del w:id="24044" w:author="PR Preview" w:date="2026-01-01T00:00:00Z">
        <w:r>
          <w:delText xml:space="preserve">(</w:delText>
        </w:r>
      </w:del>
      <w:hyperlink w:anchor="thm-rank-dim">
        <w:del w:id="24045" w:author="PR Preview" w:date="2026-01-01T00:00:00Z">
          <w:r>
            <w:rPr>
              <w:rStyle w:val="Hyperlink"/>
            </w:rPr>
            <w:delText xml:space="preserve">Theorem 38</w:delText>
          </w:r>
        </w:del>
      </w:hyperlink>
      <w:del w:id="24046" w:author="PR Preview" w:date="2026-01-01T00:00:00Z">
        <w:r>
          <w:delText xml:space="preserve">), and</w:delText>
        </w:r>
      </w:del>
      <w:del w:id="24047" w:author="PR Preview" w:date="2026-01-01T00:00:00Z">
        <w:r>
          <w:delText xml:space="preserve"> </w:delText>
        </w:r>
      </w:del>
      <m:oMath>
        <m:r>
          <m:rPr>
            <m:sty m:val="p"/>
          </m:rPr>
          <m:t>dim</m:t>
        </m:r>
        <m:r>
          <m:rPr>
            <m:sty m:val="p"/>
          </m:rPr>
          <m:t>(</m:t>
        </m:r>
        <m:sSup>
          <m:e>
            <m:r>
              <m:rPr>
                <m:scr m:val="double-struck"/>
                <m:sty m:val="p"/>
              </m:rPr>
              <m:t>R</m:t>
            </m:r>
          </m:e>
          <m:sup>
            <m:r>
              <m:t>m</m:t>
            </m:r>
          </m:sup>
        </m:sSup>
        <m:r>
          <m:rPr>
            <m:sty m:val="p"/>
          </m:rPr>
          <m:t>)</m:t>
        </m:r>
        <m:r>
          <m:rPr>
            <m:sty m:val="p"/>
          </m:rPr>
          <m:t>=</m:t>
        </m:r>
        <m:r>
          <m:t>m</m:t>
        </m:r>
      </m:oMath>
      <w:del w:id="24048" w:author="PR Preview" w:date="2026-01-01T00:00:00Z">
        <w:r>
          <w:delText xml:space="preserve"> </w:delText>
        </w:r>
      </w:del>
      <w:del w:id="24049" w:author="PR Preview" w:date="2026-01-01T00:00:00Z">
        <w:r>
          <w:delText xml:space="preserve">(</w:delText>
        </w:r>
      </w:del>
      <w:hyperlink w:anchor="exm-dimension">
        <w:del w:id="24050" w:author="PR Preview" w:date="2026-01-01T00:00:00Z">
          <w:r>
            <w:rPr>
              <w:rStyle w:val="Hyperlink"/>
            </w:rPr>
            <w:delText xml:space="preserve">Example 50</w:delText>
          </w:r>
        </w:del>
      </w:hyperlink>
      <w:del w:id="24051" w:author="PR Preview" w:date="2026-01-01T00:00:00Z">
        <w:r>
          <w:delText xml:space="preserve">).</w:delText>
        </w:r>
      </w:del>
      <w:del w:id="24052" w:author="PR Preview" w:date="2026-01-01T00:00:00Z">
        <w:r>
          <w:delText xml:space="preserve"> </w:delText>
        </w:r>
      </w:del>
      <w:del w:id="24053" w:author="PR Preview" w:date="2026-01-01T00:00:00Z">
        <w:r>
          <w:delText xml:space="preserve">If the dimension is</w:delText>
        </w:r>
      </w:del>
      <w:del w:id="24054" w:author="PR Preview" w:date="2026-01-01T00:00:00Z">
        <w:r>
          <w:delText xml:space="preserve"> </w:delText>
        </w:r>
      </w:del>
      <m:oMath>
        <m:r>
          <m:t>m</m:t>
        </m:r>
      </m:oMath>
      <w:del w:id="24055" w:author="PR Preview" w:date="2026-01-01T00:00:00Z">
        <w:r>
          <w:delText xml:space="preserve">, then</w:delText>
        </w:r>
      </w:del>
      <w:del w:id="24056"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4057" w:author="PR Preview" w:date="2026-01-01T00:00:00Z">
        <w:r>
          <w:delText xml:space="preserve"> </w:delText>
        </w:r>
      </w:del>
      <w:del w:id="24058" w:author="PR Preview" w:date="2026-01-01T00:00:00Z">
        <w:r>
          <w:delText xml:space="preserve">(</w:delText>
        </w:r>
      </w:del>
      <w:hyperlink w:anchor="thm-subspace-equal-dim">
        <w:del w:id="24059" w:author="PR Preview" w:date="2026-01-01T00:00:00Z">
          <w:r>
            <w:rPr>
              <w:rStyle w:val="Hyperlink"/>
            </w:rPr>
            <w:delText xml:space="preserve">Theorem 31</w:delText>
          </w:r>
        </w:del>
      </w:hyperlink>
      <w:del w:id="24060" w:author="PR Preview" w:date="2026-01-01T00:00:00Z">
        <w:r>
          <w:delText xml:space="preserve">);</w:delText>
        </w:r>
      </w:del>
      <w:del w:id="24061" w:author="PR Preview" w:date="2026-01-01T00:00:00Z">
        <w:r>
          <w:delText xml:space="preserve"> </w:delText>
        </w:r>
      </w:del>
      <w:del w:id="24062" w:author="PR Preview" w:date="2026-01-01T00:00:00Z">
        <w:r>
          <w:delText xml:space="preserve">if</w:delText>
        </w:r>
      </w:del>
      <w:del w:id="24063" w:author="PR Preview" w:date="2026-01-01T00:00:00Z">
        <w:r>
          <w:delText xml:space="preserve"> </w:delText>
        </w:r>
      </w:del>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del w:id="24064" w:author="PR Preview" w:date="2026-01-01T00:00:00Z">
        <w:r>
          <w:delText xml:space="preserve">, the dimension is</w:delText>
        </w:r>
      </w:del>
      <w:del w:id="24065" w:author="PR Preview" w:date="2026-01-01T00:00:00Z">
        <w:r>
          <w:delText xml:space="preserve"> </w:delText>
        </w:r>
      </w:del>
      <m:oMath>
        <m:r>
          <m:t>m</m:t>
        </m:r>
      </m:oMath>
      <w:del w:id="24066" w:author="PR Preview" w:date="2026-01-01T00:00:00Z">
        <w:r>
          <w:delText xml:space="preserve">.</w:delText>
        </w:r>
      </w:del>
    </w:p>
    <w:p>
      <w:pPr>
        <w:pStyle w:val="BodyText"/>
      </w:pPr>
      <w:del w:id="24067" w:author="PR Preview" w:date="2026-01-01T00:00:00Z">
        <w:r>
          <w:rPr>
            <w:b/>
            <w:bCs/>
          </w:rPr>
          <w:delText xml:space="preserve">Part 2.</w:delText>
        </w:r>
      </w:del>
      <w:del w:id="24068" w:author="PR Preview" w:date="2026-01-01T00:00:00Z">
        <w:r>
          <w:delText xml:space="preserve"> </w:delText>
        </w:r>
      </w:del>
      <w:del w:id="24069" w:author="PR Preview" w:date="2026-01-01T00:00:00Z">
        <w:r>
          <w:delText xml:space="preserve">By</w:delText>
        </w:r>
      </w:del>
      <w:del w:id="24070" w:author="PR Preview" w:date="2026-01-01T00:00:00Z">
        <w:r>
          <w:delText xml:space="preserve"> </w:delText>
        </w:r>
      </w:del>
      <w:hyperlink w:anchor="thm-solution-set">
        <w:del w:id="24071" w:author="PR Preview" w:date="2026-01-01T00:00:00Z">
          <w:r>
            <w:rPr>
              <w:rStyle w:val="Hyperlink"/>
            </w:rPr>
            <w:delText xml:space="preserve">Theorem 100</w:delText>
          </w:r>
        </w:del>
      </w:hyperlink>
      <w:del w:id="24072" w:author="PR Preview" w:date="2026-01-01T00:00:00Z">
        <w:r>
          <w:delText xml:space="preserve">, the solutions are a particular solution</w:delText>
        </w:r>
      </w:del>
      <w:del w:id="24073" w:author="PR Preview" w:date="2026-01-01T00:00:00Z">
        <w:r>
          <w:delText xml:space="preserve"> </w:delText>
        </w:r>
      </w:del>
      <w:del w:id="24074" w:author="PR Preview" w:date="2026-01-01T00:00:00Z">
        <w:r>
          <w:delText xml:space="preserve">plus the vectors of</w:delText>
        </w:r>
      </w:del>
      <w:del w:id="24075" w:author="PR Preview" w:date="2026-01-01T00:00:00Z">
        <w:r>
          <w:delText xml:space="preserve"> </w:delText>
        </w:r>
      </w:del>
      <m:oMath>
        <m:r>
          <m:rPr>
            <m:scr m:val="script"/>
            <m:sty m:val="p"/>
          </m:rPr>
          <m:t>N</m:t>
        </m:r>
        <m:r>
          <m:rPr>
            <m:sty m:val="p"/>
          </m:rPr>
          <m:t>(</m:t>
        </m:r>
        <m:r>
          <m:rPr>
            <m:sty m:val="bi"/>
          </m:rPr>
          <m:t>A</m:t>
        </m:r>
        <m:r>
          <m:rPr>
            <m:sty m:val="p"/>
          </m:rPr>
          <m:t>)</m:t>
        </m:r>
      </m:oMath>
      <w:del w:id="24076" w:author="PR Preview" w:date="2026-01-01T00:00:00Z">
        <w:r>
          <w:delText xml:space="preserve">,</w:delText>
        </w:r>
      </w:del>
      <w:del w:id="24077" w:author="PR Preview" w:date="2026-01-01T00:00:00Z">
        <w:r>
          <w:delText xml:space="preserve"> </w:delText>
        </w:r>
      </w:del>
      <w:del w:id="24078" w:author="PR Preview" w:date="2026-01-01T00:00:00Z">
        <w:r>
          <w:delText xml:space="preserve">so there is exactly one solution exactly when</w:delText>
        </w:r>
      </w:del>
      <w:del w:id="24079"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24080" w:author="PR Preview" w:date="2026-01-01T00:00:00Z">
        <w:r>
          <w:delText xml:space="preserve">,</w:delText>
        </w:r>
      </w:del>
      <w:del w:id="24081" w:author="PR Preview" w:date="2026-01-01T00:00:00Z">
        <w:r>
          <w:delText xml:space="preserve"> </w:delText>
        </w:r>
      </w:del>
      <w:del w:id="24082" w:author="PR Preview" w:date="2026-01-01T00:00:00Z">
        <w:r>
          <w:delText xml:space="preserve">that is, when</w:delText>
        </w:r>
      </w:del>
      <w:del w:id="24083" w:author="PR Preview" w:date="2026-01-01T00:00:00Z">
        <w:r>
          <w:delText xml:space="preserve"> </w:delText>
        </w:r>
      </w:del>
      <m:oMath>
        <m:r>
          <m:rPr>
            <m:sty m:val="p"/>
          </m:rPr>
          <m:t>nullity</m:t>
        </m:r>
        <m:r>
          <m:rPr>
            <m:sty m:val="p"/>
          </m:rPr>
          <m:t>(</m:t>
        </m:r>
        <m:r>
          <m:rPr>
            <m:sty m:val="bi"/>
          </m:rPr>
          <m:t>A</m:t>
        </m:r>
        <m:r>
          <m:rPr>
            <m:sty m:val="p"/>
          </m:rPr>
          <m:t>)</m:t>
        </m:r>
        <m:r>
          <m:rPr>
            <m:sty m:val="p"/>
          </m:rPr>
          <m:t>=</m:t>
        </m:r>
        <m:r>
          <m:t>0</m:t>
        </m:r>
      </m:oMath>
      <w:del w:id="24084" w:author="PR Preview" w:date="2026-01-01T00:00:00Z">
        <w:r>
          <w:delText xml:space="preserve"> </w:delText>
        </w:r>
      </w:del>
      <w:del w:id="24085" w:author="PR Preview" w:date="2026-01-01T00:00:00Z">
        <w:r>
          <w:delText xml:space="preserve">(a subspace of dimension</w:delText>
        </w:r>
      </w:del>
      <w:del w:id="24086" w:author="PR Preview" w:date="2026-01-01T00:00:00Z">
        <w:r>
          <w:delText xml:space="preserve"> </w:delText>
        </w:r>
      </w:del>
      <m:oMath>
        <m:r>
          <m:t>0</m:t>
        </m:r>
      </m:oMath>
      <w:del w:id="24087" w:author="PR Preview" w:date="2026-01-01T00:00:00Z">
        <w:r>
          <w:delText xml:space="preserve"> </w:delText>
        </w:r>
      </w:del>
      <w:del w:id="24088" w:author="PR Preview" w:date="2026-01-01T00:00:00Z">
        <w:r>
          <w:delText xml:space="preserve">has the empty list as a basis, whose span is</w:delText>
        </w:r>
      </w:del>
      <w:del w:id="24089" w:author="PR Preview" w:date="2026-01-01T00:00:00Z">
        <w:r>
          <w:delText xml:space="preserve"> </w:delText>
        </w:r>
      </w:del>
      <m:oMath>
        <m:r>
          <m:t>​</m:t>
        </m:r>
        <m:d>
          <m:dPr>
            <m:begChr m:val="{"/>
            <m:sepChr m:val=""/>
            <m:endChr m:val="}"/>
            <m:grow/>
          </m:dPr>
          <m:e>
            <m:limLow>
              <m:e>
                <m:r>
                  <m:t>0</m:t>
                </m:r>
              </m:e>
              <m:lim>
                <m:r>
                  <m:rPr>
                    <m:sty m:val="p"/>
                  </m:rPr>
                  <m:t>∼</m:t>
                </m:r>
              </m:lim>
            </m:limLow>
          </m:e>
        </m:d>
        <m:r>
          <m:t>​</m:t>
        </m:r>
      </m:oMath>
      <w:del w:id="24090" w:author="PR Preview" w:date="2026-01-01T00:00:00Z">
        <w:r>
          <w:delText xml:space="preserve">,</w:delText>
        </w:r>
      </w:del>
      <w:del w:id="24091" w:author="PR Preview" w:date="2026-01-01T00:00:00Z">
        <w:r>
          <w:delText xml:space="preserve"> </w:delText>
        </w:r>
      </w:del>
      <w:del w:id="24092" w:author="PR Preview" w:date="2026-01-01T00:00:00Z">
        <w:r>
          <w:delText xml:space="preserve">by</w:delText>
        </w:r>
      </w:del>
      <w:del w:id="24093" w:author="PR Preview" w:date="2026-01-01T00:00:00Z">
        <w:r>
          <w:delText xml:space="preserve"> </w:delText>
        </w:r>
      </w:del>
      <w:hyperlink w:anchor="def-dimension">
        <w:del w:id="24094" w:author="PR Preview" w:date="2026-01-01T00:00:00Z">
          <w:r>
            <w:rPr>
              <w:rStyle w:val="Hyperlink"/>
            </w:rPr>
            <w:delText xml:space="preserve">Definition 51</w:delText>
          </w:r>
        </w:del>
      </w:hyperlink>
      <w:del w:id="24095" w:author="PR Preview" w:date="2026-01-01T00:00:00Z">
        <w:r>
          <w:delText xml:space="preserve"> </w:delText>
        </w:r>
      </w:del>
      <w:del w:id="24096" w:author="PR Preview" w:date="2026-01-01T00:00:00Z">
        <w:r>
          <w:delText xml:space="preserve">and</w:delText>
        </w:r>
      </w:del>
      <w:del w:id="24097" w:author="PR Preview" w:date="2026-01-01T00:00:00Z">
        <w:r>
          <w:delText xml:space="preserve"> </w:delText>
        </w:r>
      </w:del>
      <w:hyperlink w:anchor="def-span">
        <w:del w:id="24098" w:author="PR Preview" w:date="2026-01-01T00:00:00Z">
          <w:r>
            <w:rPr>
              <w:rStyle w:val="Hyperlink"/>
            </w:rPr>
            <w:delText xml:space="preserve">Definition 47</w:delText>
          </w:r>
        </w:del>
      </w:hyperlink>
      <w:del w:id="24099" w:author="PR Preview" w:date="2026-01-01T00:00:00Z">
        <w:r>
          <w:delText xml:space="preserve">;</w:delText>
        </w:r>
      </w:del>
      <w:del w:id="24100" w:author="PR Preview" w:date="2026-01-01T00:00:00Z">
        <w:r>
          <w:delText xml:space="preserve"> </w:delText>
        </w:r>
      </w:del>
      <w:del w:id="24101" w:author="PR Preview" w:date="2026-01-01T00:00:00Z">
        <w:r>
          <w:delText xml:space="preserve">and</w:delText>
        </w:r>
      </w:del>
      <w:del w:id="24102" w:author="PR Preview" w:date="2026-01-01T00:00:00Z">
        <w:r>
          <w:delText xml:space="preserve"> </w:delText>
        </w:r>
      </w:del>
      <m:oMath>
        <m:r>
          <m:t>​</m:t>
        </m:r>
        <m:d>
          <m:dPr>
            <m:begChr m:val="{"/>
            <m:sepChr m:val=""/>
            <m:endChr m:val="}"/>
            <m:grow/>
          </m:dPr>
          <m:e>
            <m:limLow>
              <m:e>
                <m:r>
                  <m:t>0</m:t>
                </m:r>
              </m:e>
              <m:lim>
                <m:r>
                  <m:rPr>
                    <m:sty m:val="p"/>
                  </m:rPr>
                  <m:t>∼</m:t>
                </m:r>
              </m:lim>
            </m:limLow>
          </m:e>
        </m:d>
        <m:r>
          <m:t>​</m:t>
        </m:r>
      </m:oMath>
      <w:del w:id="24103" w:author="PR Preview" w:date="2026-01-01T00:00:00Z">
        <w:r>
          <w:delText xml:space="preserve"> </w:delText>
        </w:r>
      </w:del>
      <w:del w:id="24104" w:author="PR Preview" w:date="2026-01-01T00:00:00Z">
        <w:r>
          <w:delText xml:space="preserve">has dimension</w:delText>
        </w:r>
      </w:del>
      <w:del w:id="24105" w:author="PR Preview" w:date="2026-01-01T00:00:00Z">
        <w:r>
          <w:delText xml:space="preserve"> </w:delText>
        </w:r>
      </w:del>
      <m:oMath>
        <m:r>
          <m:t>0</m:t>
        </m:r>
      </m:oMath>
      <w:del w:id="24106" w:author="PR Preview" w:date="2026-01-01T00:00:00Z">
        <w:r>
          <w:delText xml:space="preserve">, by</w:delText>
        </w:r>
      </w:del>
      <w:del w:id="24107" w:author="PR Preview" w:date="2026-01-01T00:00:00Z">
        <w:r>
          <w:delText xml:space="preserve"> </w:delText>
        </w:r>
      </w:del>
      <w:hyperlink w:anchor="exm-dimension">
        <w:del w:id="24108" w:author="PR Preview" w:date="2026-01-01T00:00:00Z">
          <w:r>
            <w:rPr>
              <w:rStyle w:val="Hyperlink"/>
            </w:rPr>
            <w:delText xml:space="preserve">Example 50</w:delText>
          </w:r>
        </w:del>
      </w:hyperlink>
      <w:del w:id="24109" w:author="PR Preview" w:date="2026-01-01T00:00:00Z">
        <w:r>
          <w:delText xml:space="preserve">).</w:delText>
        </w:r>
      </w:del>
      <w:del w:id="24110" w:author="PR Preview" w:date="2026-01-01T00:00:00Z">
        <w:r>
          <w:delText xml:space="preserve"> </w:delText>
        </w:r>
      </w:del>
      <w:del w:id="24111" w:author="PR Preview" w:date="2026-01-01T00:00:00Z">
        <w:r>
          <w:delText xml:space="preserve">By</w:delText>
        </w:r>
      </w:del>
      <w:del w:id="24112" w:author="PR Preview" w:date="2026-01-01T00:00:00Z">
        <w:r>
          <w:delText xml:space="preserve"> </w:delText>
        </w:r>
      </w:del>
      <w:hyperlink w:anchor="thm-rank-nullity">
        <w:del w:id="24113" w:author="PR Preview" w:date="2026-01-01T00:00:00Z">
          <w:r>
            <w:rPr>
              <w:rStyle w:val="Hyperlink"/>
            </w:rPr>
            <w:delText xml:space="preserve">Theorem 39</w:delText>
          </w:r>
        </w:del>
      </w:hyperlink>
      <w:del w:id="24114" w:author="PR Preview" w:date="2026-01-01T00:00:00Z">
        <w:r>
          <w:delText xml:space="preserve">, that is when</w:delText>
        </w:r>
      </w:del>
      <w:del w:id="24115"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4116" w:author="PR Preview" w:date="2026-01-01T00:00:00Z">
        <w:r>
          <w:delText xml:space="preserve">.</w:delText>
        </w:r>
      </w:del>
    </w:p>
    <w:p>
      <w:pPr>
        <w:pStyle w:val="Compact"/>
        <w:numPr>
          <w:ilvl w:val="0"/>
          <w:numId w:val="1090"/>
        </w:numPr>
      </w:pPr>
      <w:ins w:id="24117" w:author="PR Preview" w:date="2026-01-01T00:00:00Z">
        <w:r>
          <w:t xml:space="preserve">$\mathbf{A} \mathord{\smash[b]{\underset{\raise.3ex\hbox{$\scriptstyle\sim$}}{x}}\vphantom{x}} = \mathord{\smash[b]{\underset{\raise.3ex\hbox{$\scriptstyle\sim$}}{b}}\vphantom{b}}$</w:t>
        </w:r>
      </w:ins>
      <w:ins w:id="24118" w:author="PR Preview" w:date="2026-01-01T00:00:00Z">
        <w:r>
          <w:t xml:space="preserve"> </w:t>
        </w:r>
      </w:ins>
      <w:ins w:id="24119" w:author="PR Preview" w:date="2026-01-01T00:00:00Z">
        <w:r>
          <w:t xml:space="preserve">is consistent for every</w:t>
        </w:r>
      </w:ins>
      <w:ins w:id="24120" w:author="PR Preview" w:date="2026-01-01T00:00:00Z">
        <w:r>
          <w:t xml:space="preserve"> </w:t>
        </w:r>
      </w:ins>
      <w:ins w:id="24121" w:author="PR Preview" w:date="2026-01-01T00:00:00Z">
        <w:r>
          <w:t xml:space="preserve">$\mathord{\smash[b]{\underset{\raise.3ex\hbox{$\scriptstyle\sim$}}{b}}\vphantom{b}} \in \mathbb{R}^m$</w:t>
        </w:r>
      </w:ins>
      <w:ins w:id="24122" w:author="PR Preview" w:date="2026-01-01T00:00:00Z">
        <w:r>
          <w:t xml:space="preserve"> </w:t>
        </w:r>
      </w:ins>
      <w:ins w:id="24123" w:author="PR Preview" w:date="2026-01-01T00:00:00Z">
        <w:r>
          <w:t xml:space="preserve">exactly when</w:t>
        </w:r>
      </w:ins>
      <w:ins w:id="24124" w:author="PR Preview" w:date="2026-01-01T00:00:00Z">
        <w:r>
          <w:t xml:space="preserve"> </w:t>
        </w:r>
      </w:ins>
      <m:oMath>
        <m:r>
          <m:rPr>
            <m:sty m:val="p"/>
          </m:rPr>
          <m:t>rank</m:t>
        </m:r>
        <m:r>
          <m:rPr>
            <m:sty m:val="p"/>
          </m:rPr>
          <m:t>(</m:t>
        </m:r>
        <m:r>
          <m:rPr>
            <m:sty m:val="bi"/>
          </m:rPr>
          <m:t>A</m:t>
        </m:r>
        <m:r>
          <m:rPr>
            <m:sty m:val="p"/>
          </m:rPr>
          <m:t>)</m:t>
        </m:r>
        <m:r>
          <m:rPr>
            <m:sty m:val="p"/>
          </m:rPr>
          <m:t>=</m:t>
        </m:r>
        <m:r>
          <m:t>m</m:t>
        </m:r>
      </m:oMath>
      <w:ins w:id="24125" w:author="PR Preview" w:date="2026-01-01T00:00:00Z">
        <w:r>
          <w:t xml:space="preserve">.</w:t>
        </w:r>
      </w:ins>
    </w:p>
    <w:p>
      <w:pPr>
        <w:pStyle w:val="Compact"/>
        <w:numPr>
          <w:ilvl w:val="0"/>
          <w:numId w:val="1090"/>
        </w:numPr>
      </w:pPr>
      <w:ins w:id="24126" w:author="PR Preview" w:date="2026-01-01T00:00:00Z">
        <w:r>
          <w:t xml:space="preserve">A consistent system</w:t>
        </w:r>
      </w:ins>
      <w:ins w:id="24127" w:author="PR Preview" w:date="2026-01-01T00:00:00Z">
        <w:r>
          <w:t xml:space="preserve"> </w:t>
        </w:r>
      </w:ins>
      <w:ins w:id="24128" w:author="PR Preview" w:date="2026-01-01T00:00:00Z">
        <w:r>
          <w:t xml:space="preserve">$\mathbf{A} \mathord{\smash[b]{\underset{\raise.3ex\hbox{$\scriptstyle\sim$}}{x}}\vphantom{x}} = \mathord{\smash[b]{\underset{\raise.3ex\hbox{$\scriptstyle\sim$}}{b}}\vphantom{b}}$</w:t>
        </w:r>
      </w:ins>
      <w:ins w:id="24129" w:author="PR Preview" w:date="2026-01-01T00:00:00Z">
        <w:r>
          <w:t xml:space="preserve"> </w:t>
        </w:r>
      </w:ins>
      <w:ins w:id="24130" w:author="PR Preview" w:date="2026-01-01T00:00:00Z">
        <w:r>
          <w:t xml:space="preserve">has exactly one solution</w:t>
        </w:r>
      </w:ins>
      <w:ins w:id="24131" w:author="PR Preview" w:date="2026-01-01T00:00:00Z">
        <w:r>
          <w:t xml:space="preserve"> </w:t>
        </w:r>
      </w:ins>
      <w:ins w:id="24132" w:author="PR Preview" w:date="2026-01-01T00:00:00Z">
        <w:r>
          <w:t xml:space="preserve">exactly when</w:t>
        </w:r>
      </w:ins>
      <w:ins w:id="24133" w:author="PR Preview" w:date="2026-01-01T00:00:00Z">
        <w:r>
          <w:t xml:space="preserve"> </w:t>
        </w:r>
      </w:ins>
      <m:oMath>
        <m:r>
          <m:rPr>
            <m:sty m:val="p"/>
          </m:rPr>
          <m:t>rank</m:t>
        </m:r>
        <m:r>
          <m:rPr>
            <m:sty m:val="p"/>
          </m:rPr>
          <m:t>(</m:t>
        </m:r>
        <m:r>
          <m:rPr>
            <m:sty m:val="bi"/>
          </m:rPr>
          <m:t>A</m:t>
        </m:r>
        <m:r>
          <m:rPr>
            <m:sty m:val="p"/>
          </m:rPr>
          <m:t>)</m:t>
        </m:r>
        <m:r>
          <m:rPr>
            <m:sty m:val="p"/>
          </m:rPr>
          <m:t>=</m:t>
        </m:r>
        <m:r>
          <m:t>n</m:t>
        </m:r>
      </m:oMath>
      <w:ins w:id="24134" w:author="PR Preview" w:date="2026-01-01T00:00:00Z">
        <w:r>
          <w:t xml:space="preserve">.</w:t>
        </w:r>
      </w:ins>
    </w:p>
    <w:bookmarkEnd w:id="584"/>
    <w:p>
      <w:pPr>
        <w:pStyle w:val="FirstParagraph"/>
      </w:pPr>
      <w:ins w:id="24135" w:author="PR Preview" w:date="2026-01-01T00:00:00Z">
        <w:r>
          <w:rPr>
            <w:i/>
            <w:iCs/>
          </w:rPr>
          <w:t xml:space="preserve">Proof</w:t>
        </w:r>
      </w:ins>
      <w:ins w:id="24136" w:author="PR Preview" w:date="2026-01-01T00:00:00Z">
        <w:r>
          <w:t xml:space="preserve">. </w:t>
        </w:r>
      </w:ins>
      <w:ins w:id="24137" w:author="PR Preview" w:date="2026-01-01T00:00:00Z">
        <w:r>
          <w:rPr>
            <w:b/>
            <w:bCs/>
          </w:rPr>
          <w:t xml:space="preserve">Part 1.</w:t>
        </w:r>
      </w:ins>
      <w:ins w:id="24138" w:author="PR Preview" w:date="2026-01-01T00:00:00Z">
        <w:r>
          <w:t xml:space="preserve"> </w:t>
        </w:r>
      </w:ins>
      <w:ins w:id="24139" w:author="PR Preview" w:date="2026-01-01T00:00:00Z">
        <w:r>
          <w:t xml:space="preserve">By</w:t>
        </w:r>
      </w:ins>
      <w:ins w:id="24140" w:author="PR Preview" w:date="2026-01-01T00:00:00Z">
        <w:r>
          <w:t xml:space="preserve"> </w:t>
        </w:r>
      </w:ins>
      <w:hyperlink w:anchor="thm-consistency">
        <w:ins w:id="24141" w:author="PR Preview" w:date="2026-01-01T00:00:00Z">
          <w:r>
            <w:rPr>
              <w:rStyle w:val="Hyperlink"/>
            </w:rPr>
            <w:t xml:space="preserve">Theorem 99</w:t>
          </w:r>
        </w:ins>
      </w:hyperlink>
      <w:ins w:id="24142" w:author="PR Preview" w:date="2026-01-01T00:00:00Z">
        <w:r>
          <w:t xml:space="preserve">, the system is consistent for every</w:t>
        </w:r>
      </w:ins>
      <w:ins w:id="24143" w:author="PR Preview" w:date="2026-01-01T00:00:00Z">
        <w:r>
          <w:t xml:space="preserve"> </w:t>
        </w:r>
      </w:ins>
      <w:ins w:id="24144" w:author="PR Preview" w:date="2026-01-01T00:00:00Z">
        <w:r>
          <w:t xml:space="preserve">$\mathord{\smash[b]{\underset{\raise.3ex\hbox{$\scriptstyle\sim$}}{b}}\vphantom{b}}$</w:t>
        </w:r>
      </w:ins>
      <w:ins w:id="24145" w:author="PR Preview" w:date="2026-01-01T00:00:00Z">
        <w:r>
          <w:t xml:space="preserve"> </w:t>
        </w:r>
      </w:ins>
      <w:ins w:id="24146" w:author="PR Preview" w:date="2026-01-01T00:00:00Z">
        <w:r>
          <w:t xml:space="preserve">exactly when</w:t>
        </w:r>
      </w:ins>
      <w:ins w:id="24147"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4148" w:author="PR Preview" w:date="2026-01-01T00:00:00Z">
        <w:r>
          <w:t xml:space="preserve">.</w:t>
        </w:r>
      </w:ins>
      <w:ins w:id="24149" w:author="PR Preview" w:date="2026-01-01T00:00:00Z">
        <w:r>
          <w:t xml:space="preserve"> </w:t>
        </w:r>
      </w:ins>
      <m:oMath>
        <m:r>
          <m:rPr>
            <m:scr m:val="script"/>
            <m:sty m:val="p"/>
          </m:rPr>
          <m:t>C</m:t>
        </m:r>
        <m:r>
          <m:rPr>
            <m:sty m:val="p"/>
          </m:rPr>
          <m:t>(</m:t>
        </m:r>
        <m:r>
          <m:rPr>
            <m:sty m:val="bi"/>
          </m:rPr>
          <m:t>A</m:t>
        </m:r>
        <m:r>
          <m:rPr>
            <m:sty m:val="p"/>
          </m:rPr>
          <m:t>)</m:t>
        </m:r>
      </m:oMath>
      <w:ins w:id="24150" w:author="PR Preview" w:date="2026-01-01T00:00:00Z">
        <w:r>
          <w:t xml:space="preserve"> </w:t>
        </w:r>
      </w:ins>
      <w:ins w:id="24151" w:author="PR Preview" w:date="2026-01-01T00:00:00Z">
        <w:r>
          <w:t xml:space="preserve">is a subspace of</w:t>
        </w:r>
      </w:ins>
      <w:ins w:id="24152" w:author="PR Preview" w:date="2026-01-01T00:00:00Z">
        <w:r>
          <w:t xml:space="preserve"> </w:t>
        </w:r>
      </w:ins>
      <m:oMath>
        <m:sSup>
          <m:e>
            <m:r>
              <m:rPr>
                <m:scr m:val="double-struck"/>
                <m:sty m:val="p"/>
              </m:rPr>
              <m:t>R</m:t>
            </m:r>
          </m:e>
          <m:sup>
            <m:r>
              <m:t>m</m:t>
            </m:r>
          </m:sup>
        </m:sSup>
      </m:oMath>
      <w:ins w:id="24153" w:author="PR Preview" w:date="2026-01-01T00:00:00Z">
        <w:r>
          <w:t xml:space="preserve"> </w:t>
        </w:r>
      </w:ins>
      <w:ins w:id="24154" w:author="PR Preview" w:date="2026-01-01T00:00:00Z">
        <w:r>
          <w:t xml:space="preserve">(</w:t>
        </w:r>
      </w:ins>
      <w:hyperlink w:anchor="thm-column-space-span">
        <w:ins w:id="24155" w:author="PR Preview" w:date="2026-01-01T00:00:00Z">
          <w:r>
            <w:rPr>
              <w:rStyle w:val="Hyperlink"/>
            </w:rPr>
            <w:t xml:space="preserve">Theorem 32</w:t>
          </w:r>
        </w:ins>
      </w:hyperlink>
      <w:ins w:id="24156" w:author="PR Preview" w:date="2026-01-01T00:00:00Z">
        <w:r>
          <w:t xml:space="preserve">) with dimension</w:t>
        </w:r>
      </w:ins>
      <w:ins w:id="24157" w:author="PR Preview" w:date="2026-01-01T00:00:00Z">
        <w:r>
          <w:t xml:space="preserve"> </w:t>
        </w:r>
      </w:ins>
      <m:oMath>
        <m:r>
          <m:rPr>
            <m:sty m:val="p"/>
          </m:rPr>
          <m:t>rank</m:t>
        </m:r>
        <m:r>
          <m:rPr>
            <m:sty m:val="p"/>
          </m:rPr>
          <m:t>(</m:t>
        </m:r>
        <m:r>
          <m:rPr>
            <m:sty m:val="bi"/>
          </m:rPr>
          <m:t>A</m:t>
        </m:r>
        <m:r>
          <m:rPr>
            <m:sty m:val="p"/>
          </m:rPr>
          <m:t>)</m:t>
        </m:r>
      </m:oMath>
      <w:ins w:id="24158" w:author="PR Preview" w:date="2026-01-01T00:00:00Z">
        <w:r>
          <w:t xml:space="preserve"> </w:t>
        </w:r>
      </w:ins>
      <w:ins w:id="24159" w:author="PR Preview" w:date="2026-01-01T00:00:00Z">
        <w:r>
          <w:t xml:space="preserve">(</w:t>
        </w:r>
      </w:ins>
      <w:hyperlink w:anchor="thm-rank-dim">
        <w:ins w:id="24160" w:author="PR Preview" w:date="2026-01-01T00:00:00Z">
          <w:r>
            <w:rPr>
              <w:rStyle w:val="Hyperlink"/>
            </w:rPr>
            <w:t xml:space="preserve">Theorem 38</w:t>
          </w:r>
        </w:ins>
      </w:hyperlink>
      <w:ins w:id="24161" w:author="PR Preview" w:date="2026-01-01T00:00:00Z">
        <w:r>
          <w:t xml:space="preserve">), and</w:t>
        </w:r>
      </w:ins>
      <w:ins w:id="24162" w:author="PR Preview" w:date="2026-01-01T00:00:00Z">
        <w:r>
          <w:t xml:space="preserve"> </w:t>
        </w:r>
      </w:ins>
      <m:oMath>
        <m:r>
          <m:rPr>
            <m:sty m:val="p"/>
          </m:rPr>
          <m:t>dim</m:t>
        </m:r>
        <m:r>
          <m:rPr>
            <m:sty m:val="p"/>
          </m:rPr>
          <m:t>(</m:t>
        </m:r>
        <m:sSup>
          <m:e>
            <m:r>
              <m:rPr>
                <m:scr m:val="double-struck"/>
                <m:sty m:val="p"/>
              </m:rPr>
              <m:t>R</m:t>
            </m:r>
          </m:e>
          <m:sup>
            <m:r>
              <m:t>m</m:t>
            </m:r>
          </m:sup>
        </m:sSup>
        <m:r>
          <m:rPr>
            <m:sty m:val="p"/>
          </m:rPr>
          <m:t>)</m:t>
        </m:r>
        <m:r>
          <m:rPr>
            <m:sty m:val="p"/>
          </m:rPr>
          <m:t>=</m:t>
        </m:r>
        <m:r>
          <m:t>m</m:t>
        </m:r>
      </m:oMath>
      <w:ins w:id="24163" w:author="PR Preview" w:date="2026-01-01T00:00:00Z">
        <w:r>
          <w:t xml:space="preserve"> </w:t>
        </w:r>
      </w:ins>
      <w:ins w:id="24164" w:author="PR Preview" w:date="2026-01-01T00:00:00Z">
        <w:r>
          <w:t xml:space="preserve">(</w:t>
        </w:r>
      </w:ins>
      <w:hyperlink w:anchor="exm-dimension">
        <w:ins w:id="24165" w:author="PR Preview" w:date="2026-01-01T00:00:00Z">
          <w:r>
            <w:rPr>
              <w:rStyle w:val="Hyperlink"/>
            </w:rPr>
            <w:t xml:space="preserve">Example 50</w:t>
          </w:r>
        </w:ins>
      </w:hyperlink>
      <w:ins w:id="24166" w:author="PR Preview" w:date="2026-01-01T00:00:00Z">
        <w:r>
          <w:t xml:space="preserve">).</w:t>
        </w:r>
      </w:ins>
      <w:ins w:id="24167" w:author="PR Preview" w:date="2026-01-01T00:00:00Z">
        <w:r>
          <w:t xml:space="preserve"> </w:t>
        </w:r>
      </w:ins>
      <w:ins w:id="24168" w:author="PR Preview" w:date="2026-01-01T00:00:00Z">
        <w:r>
          <w:t xml:space="preserve">If the dimension is</w:t>
        </w:r>
      </w:ins>
      <w:ins w:id="24169" w:author="PR Preview" w:date="2026-01-01T00:00:00Z">
        <w:r>
          <w:t xml:space="preserve"> </w:t>
        </w:r>
      </w:ins>
      <m:oMath>
        <m:r>
          <m:t>m</m:t>
        </m:r>
      </m:oMath>
      <w:ins w:id="24170" w:author="PR Preview" w:date="2026-01-01T00:00:00Z">
        <w:r>
          <w:t xml:space="preserve">, then</w:t>
        </w:r>
      </w:ins>
      <w:ins w:id="24171"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4172" w:author="PR Preview" w:date="2026-01-01T00:00:00Z">
        <w:r>
          <w:t xml:space="preserve"> </w:t>
        </w:r>
      </w:ins>
      <w:ins w:id="24173" w:author="PR Preview" w:date="2026-01-01T00:00:00Z">
        <w:r>
          <w:t xml:space="preserve">(</w:t>
        </w:r>
      </w:ins>
      <w:hyperlink w:anchor="thm-subspace-equal-dim">
        <w:ins w:id="24174" w:author="PR Preview" w:date="2026-01-01T00:00:00Z">
          <w:r>
            <w:rPr>
              <w:rStyle w:val="Hyperlink"/>
            </w:rPr>
            <w:t xml:space="preserve">Theorem 31</w:t>
          </w:r>
        </w:ins>
      </w:hyperlink>
      <w:ins w:id="24175" w:author="PR Preview" w:date="2026-01-01T00:00:00Z">
        <w:r>
          <w:t xml:space="preserve">);</w:t>
        </w:r>
      </w:ins>
      <w:ins w:id="24176" w:author="PR Preview" w:date="2026-01-01T00:00:00Z">
        <w:r>
          <w:t xml:space="preserve"> </w:t>
        </w:r>
      </w:ins>
      <w:ins w:id="24177" w:author="PR Preview" w:date="2026-01-01T00:00:00Z">
        <w:r>
          <w:t xml:space="preserve">if</w:t>
        </w:r>
      </w:ins>
      <w:ins w:id="24178" w:author="PR Preview" w:date="2026-01-01T00:00:00Z">
        <w:r>
          <w:t xml:space="preserve"> </w:t>
        </w:r>
      </w:ins>
      <m:oMath>
        <m:r>
          <m:rPr>
            <m:scr m:val="script"/>
            <m:sty m:val="p"/>
          </m:rPr>
          <m:t>C</m:t>
        </m:r>
        <m:r>
          <m:rPr>
            <m:sty m:val="p"/>
          </m:rPr>
          <m:t>(</m:t>
        </m:r>
        <m:r>
          <m:rPr>
            <m:sty m:val="bi"/>
          </m:rPr>
          <m:t>A</m:t>
        </m:r>
        <m:r>
          <m:rPr>
            <m:sty m:val="p"/>
          </m:rPr>
          <m:t>)</m:t>
        </m:r>
        <m:r>
          <m:rPr>
            <m:sty m:val="p"/>
          </m:rPr>
          <m:t>=</m:t>
        </m:r>
        <m:sSup>
          <m:e>
            <m:r>
              <m:rPr>
                <m:scr m:val="double-struck"/>
                <m:sty m:val="p"/>
              </m:rPr>
              <m:t>R</m:t>
            </m:r>
          </m:e>
          <m:sup>
            <m:r>
              <m:t>m</m:t>
            </m:r>
          </m:sup>
        </m:sSup>
      </m:oMath>
      <w:ins w:id="24179" w:author="PR Preview" w:date="2026-01-01T00:00:00Z">
        <w:r>
          <w:t xml:space="preserve">, the dimension is</w:t>
        </w:r>
      </w:ins>
      <w:ins w:id="24180" w:author="PR Preview" w:date="2026-01-01T00:00:00Z">
        <w:r>
          <w:t xml:space="preserve"> </w:t>
        </w:r>
      </w:ins>
      <m:oMath>
        <m:r>
          <m:t>m</m:t>
        </m:r>
      </m:oMath>
      <w:ins w:id="24181" w:author="PR Preview" w:date="2026-01-01T00:00:00Z">
        <w:r>
          <w:t xml:space="preserve">.</w:t>
        </w:r>
      </w:ins>
    </w:p>
    <w:p>
      <w:pPr>
        <w:pStyle w:val="BodyText"/>
      </w:pPr>
      <w:ins w:id="24182" w:author="PR Preview" w:date="2026-01-01T00:00:00Z">
        <w:r>
          <w:rPr>
            <w:b/>
            <w:bCs/>
          </w:rPr>
          <w:t xml:space="preserve">Part 2.</w:t>
        </w:r>
      </w:ins>
      <w:ins w:id="24183" w:author="PR Preview" w:date="2026-01-01T00:00:00Z">
        <w:r>
          <w:t xml:space="preserve"> </w:t>
        </w:r>
      </w:ins>
      <w:ins w:id="24184" w:author="PR Preview" w:date="2026-01-01T00:00:00Z">
        <w:r>
          <w:t xml:space="preserve">By</w:t>
        </w:r>
      </w:ins>
      <w:ins w:id="24185" w:author="PR Preview" w:date="2026-01-01T00:00:00Z">
        <w:r>
          <w:t xml:space="preserve"> </w:t>
        </w:r>
      </w:ins>
      <w:hyperlink w:anchor="thm-solution-set">
        <w:ins w:id="24186" w:author="PR Preview" w:date="2026-01-01T00:00:00Z">
          <w:r>
            <w:rPr>
              <w:rStyle w:val="Hyperlink"/>
            </w:rPr>
            <w:t xml:space="preserve">Theorem 100</w:t>
          </w:r>
        </w:ins>
      </w:hyperlink>
      <w:ins w:id="24187" w:author="PR Preview" w:date="2026-01-01T00:00:00Z">
        <w:r>
          <w:t xml:space="preserve">, the solutions are a particular solution</w:t>
        </w:r>
      </w:ins>
      <w:ins w:id="24188" w:author="PR Preview" w:date="2026-01-01T00:00:00Z">
        <w:r>
          <w:t xml:space="preserve"> </w:t>
        </w:r>
      </w:ins>
      <w:ins w:id="24189" w:author="PR Preview" w:date="2026-01-01T00:00:00Z">
        <w:r>
          <w:t xml:space="preserve">plus the vectors of</w:t>
        </w:r>
      </w:ins>
      <w:ins w:id="24190" w:author="PR Preview" w:date="2026-01-01T00:00:00Z">
        <w:r>
          <w:t xml:space="preserve"> </w:t>
        </w:r>
      </w:ins>
      <m:oMath>
        <m:r>
          <m:rPr>
            <m:scr m:val="script"/>
            <m:sty m:val="p"/>
          </m:rPr>
          <m:t>N</m:t>
        </m:r>
        <m:r>
          <m:rPr>
            <m:sty m:val="p"/>
          </m:rPr>
          <m:t>(</m:t>
        </m:r>
        <m:r>
          <m:rPr>
            <m:sty m:val="bi"/>
          </m:rPr>
          <m:t>A</m:t>
        </m:r>
        <m:r>
          <m:rPr>
            <m:sty m:val="p"/>
          </m:rPr>
          <m:t>)</m:t>
        </m:r>
      </m:oMath>
      <w:ins w:id="24191" w:author="PR Preview" w:date="2026-01-01T00:00:00Z">
        <w:r>
          <w:t xml:space="preserve">,</w:t>
        </w:r>
      </w:ins>
      <w:ins w:id="24192" w:author="PR Preview" w:date="2026-01-01T00:00:00Z">
        <w:r>
          <w:t xml:space="preserve"> </w:t>
        </w:r>
      </w:ins>
      <w:ins w:id="24193" w:author="PR Preview" w:date="2026-01-01T00:00:00Z">
        <w:r>
          <w:t xml:space="preserve">so there is exactly one solution exactly when</w:t>
        </w:r>
      </w:ins>
      <w:ins w:id="24194" w:author="PR Preview" w:date="2026-01-01T00:00:00Z">
        <w:r>
          <w:t xml:space="preserve"> </w:t>
        </w:r>
      </w:ins>
      <w:ins w:id="24195" w:author="PR Preview" w:date="2026-01-01T00:00:00Z">
        <w:r>
          <w:t xml:space="preserve">$\mathcal{N}(\mathbf{A}) = \mathopen{}\left\{\mathord{\smash[b]{\underset{\raise.3ex\hbox{$\scriptstyle\sim$}}{0}}\vphantom{0}}_n\right\}\mathclose{}$</w:t>
        </w:r>
      </w:ins>
      <w:ins w:id="24196" w:author="PR Preview" w:date="2026-01-01T00:00:00Z">
        <w:r>
          <w:t xml:space="preserve">,</w:t>
        </w:r>
      </w:ins>
      <w:ins w:id="24197" w:author="PR Preview" w:date="2026-01-01T00:00:00Z">
        <w:r>
          <w:t xml:space="preserve"> </w:t>
        </w:r>
      </w:ins>
      <w:ins w:id="24198" w:author="PR Preview" w:date="2026-01-01T00:00:00Z">
        <w:r>
          <w:t xml:space="preserve">that is, when</w:t>
        </w:r>
      </w:ins>
      <w:ins w:id="24199" w:author="PR Preview" w:date="2026-01-01T00:00:00Z">
        <w:r>
          <w:t xml:space="preserve"> </w:t>
        </w:r>
      </w:ins>
      <m:oMath>
        <m:r>
          <m:rPr>
            <m:sty m:val="p"/>
          </m:rPr>
          <m:t>nullity</m:t>
        </m:r>
        <m:r>
          <m:rPr>
            <m:sty m:val="p"/>
          </m:rPr>
          <m:t>(</m:t>
        </m:r>
        <m:r>
          <m:rPr>
            <m:sty m:val="bi"/>
          </m:rPr>
          <m:t>A</m:t>
        </m:r>
        <m:r>
          <m:rPr>
            <m:sty m:val="p"/>
          </m:rPr>
          <m:t>)</m:t>
        </m:r>
        <m:r>
          <m:rPr>
            <m:sty m:val="p"/>
          </m:rPr>
          <m:t>=</m:t>
        </m:r>
        <m:r>
          <m:t>0</m:t>
        </m:r>
      </m:oMath>
      <w:ins w:id="24200" w:author="PR Preview" w:date="2026-01-01T00:00:00Z">
        <w:r>
          <w:t xml:space="preserve"> </w:t>
        </w:r>
      </w:ins>
      <w:ins w:id="24201" w:author="PR Preview" w:date="2026-01-01T00:00:00Z">
        <w:r>
          <w:t xml:space="preserve">(a subspace of dimension</w:t>
        </w:r>
      </w:ins>
      <w:ins w:id="24202" w:author="PR Preview" w:date="2026-01-01T00:00:00Z">
        <w:r>
          <w:t xml:space="preserve"> </w:t>
        </w:r>
      </w:ins>
      <m:oMath>
        <m:r>
          <m:t>0</m:t>
        </m:r>
      </m:oMath>
      <w:ins w:id="24203" w:author="PR Preview" w:date="2026-01-01T00:00:00Z">
        <w:r>
          <w:t xml:space="preserve"> </w:t>
        </w:r>
      </w:ins>
      <w:ins w:id="24204" w:author="PR Preview" w:date="2026-01-01T00:00:00Z">
        <w:r>
          <w:t xml:space="preserve">has the empty list as a basis, whose span is</w:t>
        </w:r>
      </w:ins>
      <w:ins w:id="24205" w:author="PR Preview" w:date="2026-01-01T00:00:00Z">
        <w:r>
          <w:t xml:space="preserve"> </w:t>
        </w:r>
      </w:ins>
      <w:ins w:id="24206" w:author="PR Preview" w:date="2026-01-01T00:00:00Z">
        <w:r>
          <w:t xml:space="preserve">$\mathopen{}\left\{\mathord{\smash[b]{\underset{\raise.3ex\hbox{$\scriptstyle\sim$}}{0}}\vphantom{0}}\right\}\mathclose{}$</w:t>
        </w:r>
      </w:ins>
      <w:ins w:id="24207" w:author="PR Preview" w:date="2026-01-01T00:00:00Z">
        <w:r>
          <w:t xml:space="preserve">,</w:t>
        </w:r>
      </w:ins>
      <w:ins w:id="24208" w:author="PR Preview" w:date="2026-01-01T00:00:00Z">
        <w:r>
          <w:t xml:space="preserve"> </w:t>
        </w:r>
      </w:ins>
      <w:ins w:id="24209" w:author="PR Preview" w:date="2026-01-01T00:00:00Z">
        <w:r>
          <w:t xml:space="preserve">by</w:t>
        </w:r>
      </w:ins>
      <w:ins w:id="24210" w:author="PR Preview" w:date="2026-01-01T00:00:00Z">
        <w:r>
          <w:t xml:space="preserve"> </w:t>
        </w:r>
      </w:ins>
      <w:hyperlink w:anchor="def-dimension">
        <w:ins w:id="24211" w:author="PR Preview" w:date="2026-01-01T00:00:00Z">
          <w:r>
            <w:rPr>
              <w:rStyle w:val="Hyperlink"/>
            </w:rPr>
            <w:t xml:space="preserve">Definition 51</w:t>
          </w:r>
        </w:ins>
      </w:hyperlink>
      <w:ins w:id="24212" w:author="PR Preview" w:date="2026-01-01T00:00:00Z">
        <w:r>
          <w:t xml:space="preserve"> </w:t>
        </w:r>
      </w:ins>
      <w:ins w:id="24213" w:author="PR Preview" w:date="2026-01-01T00:00:00Z">
        <w:r>
          <w:t xml:space="preserve">and</w:t>
        </w:r>
      </w:ins>
      <w:ins w:id="24214" w:author="PR Preview" w:date="2026-01-01T00:00:00Z">
        <w:r>
          <w:t xml:space="preserve"> </w:t>
        </w:r>
      </w:ins>
      <w:hyperlink w:anchor="def-span">
        <w:ins w:id="24215" w:author="PR Preview" w:date="2026-01-01T00:00:00Z">
          <w:r>
            <w:rPr>
              <w:rStyle w:val="Hyperlink"/>
            </w:rPr>
            <w:t xml:space="preserve">Definition 47</w:t>
          </w:r>
        </w:ins>
      </w:hyperlink>
      <w:ins w:id="24216" w:author="PR Preview" w:date="2026-01-01T00:00:00Z">
        <w:r>
          <w:t xml:space="preserve">;</w:t>
        </w:r>
      </w:ins>
      <w:ins w:id="24217" w:author="PR Preview" w:date="2026-01-01T00:00:00Z">
        <w:r>
          <w:t xml:space="preserve"> </w:t>
        </w:r>
      </w:ins>
      <w:ins w:id="24218" w:author="PR Preview" w:date="2026-01-01T00:00:00Z">
        <w:r>
          <w:t xml:space="preserve">and</w:t>
        </w:r>
      </w:ins>
      <w:ins w:id="24219" w:author="PR Preview" w:date="2026-01-01T00:00:00Z">
        <w:r>
          <w:t xml:space="preserve"> </w:t>
        </w:r>
      </w:ins>
      <w:ins w:id="24220" w:author="PR Preview" w:date="2026-01-01T00:00:00Z">
        <w:r>
          <w:t xml:space="preserve">$\mathopen{}\left\{\mathord{\smash[b]{\underset{\raise.3ex\hbox{$\scriptstyle\sim$}}{0}}\vphantom{0}}\right\}\mathclose{}$</w:t>
        </w:r>
      </w:ins>
      <w:ins w:id="24221" w:author="PR Preview" w:date="2026-01-01T00:00:00Z">
        <w:r>
          <w:t xml:space="preserve"> </w:t>
        </w:r>
      </w:ins>
      <w:ins w:id="24222" w:author="PR Preview" w:date="2026-01-01T00:00:00Z">
        <w:r>
          <w:t xml:space="preserve">has dimension</w:t>
        </w:r>
      </w:ins>
      <w:ins w:id="24223" w:author="PR Preview" w:date="2026-01-01T00:00:00Z">
        <w:r>
          <w:t xml:space="preserve"> </w:t>
        </w:r>
      </w:ins>
      <m:oMath>
        <m:r>
          <m:t>0</m:t>
        </m:r>
      </m:oMath>
      <w:ins w:id="24224" w:author="PR Preview" w:date="2026-01-01T00:00:00Z">
        <w:r>
          <w:t xml:space="preserve">, by</w:t>
        </w:r>
      </w:ins>
      <w:ins w:id="24225" w:author="PR Preview" w:date="2026-01-01T00:00:00Z">
        <w:r>
          <w:t xml:space="preserve"> </w:t>
        </w:r>
      </w:ins>
      <w:hyperlink w:anchor="exm-dimension">
        <w:ins w:id="24226" w:author="PR Preview" w:date="2026-01-01T00:00:00Z">
          <w:r>
            <w:rPr>
              <w:rStyle w:val="Hyperlink"/>
            </w:rPr>
            <w:t xml:space="preserve">Example 50</w:t>
          </w:r>
        </w:ins>
      </w:hyperlink>
      <w:ins w:id="24227" w:author="PR Preview" w:date="2026-01-01T00:00:00Z">
        <w:r>
          <w:t xml:space="preserve">).</w:t>
        </w:r>
      </w:ins>
      <w:ins w:id="24228" w:author="PR Preview" w:date="2026-01-01T00:00:00Z">
        <w:r>
          <w:t xml:space="preserve"> </w:t>
        </w:r>
      </w:ins>
      <w:ins w:id="24229" w:author="PR Preview" w:date="2026-01-01T00:00:00Z">
        <w:r>
          <w:t xml:space="preserve">By</w:t>
        </w:r>
      </w:ins>
      <w:ins w:id="24230" w:author="PR Preview" w:date="2026-01-01T00:00:00Z">
        <w:r>
          <w:t xml:space="preserve"> </w:t>
        </w:r>
      </w:ins>
      <w:hyperlink w:anchor="thm-rank-nullity">
        <w:ins w:id="24231" w:author="PR Preview" w:date="2026-01-01T00:00:00Z">
          <w:r>
            <w:rPr>
              <w:rStyle w:val="Hyperlink"/>
            </w:rPr>
            <w:t xml:space="preserve">Theorem 39</w:t>
          </w:r>
        </w:ins>
      </w:hyperlink>
      <w:ins w:id="24232" w:author="PR Preview" w:date="2026-01-01T00:00:00Z">
        <w:r>
          <w:t xml:space="preserve">, that is when</w:t>
        </w:r>
      </w:ins>
      <w:ins w:id="24233" w:author="PR Preview" w:date="2026-01-01T00:00:00Z">
        <w:r>
          <w:t xml:space="preserve"> </w:t>
        </w:r>
      </w:ins>
      <m:oMath>
        <m:r>
          <m:rPr>
            <m:sty m:val="p"/>
          </m:rPr>
          <m:t>rank</m:t>
        </m:r>
        <m:r>
          <m:rPr>
            <m:sty m:val="p"/>
          </m:rPr>
          <m:t>(</m:t>
        </m:r>
        <m:r>
          <m:rPr>
            <m:sty m:val="bi"/>
          </m:rPr>
          <m:t>A</m:t>
        </m:r>
        <m:r>
          <m:rPr>
            <m:sty m:val="p"/>
          </m:rPr>
          <m:t>)</m:t>
        </m:r>
        <m:r>
          <m:rPr>
            <m:sty m:val="p"/>
          </m:rPr>
          <m:t>=</m:t>
        </m:r>
        <m:r>
          <m:t>n</m:t>
        </m:r>
      </m:oMath>
      <w:ins w:id="24234" w:author="PR Preview" w:date="2026-01-01T00:00:00Z">
        <w:r>
          <w:t xml:space="preserve">.</w:t>
        </w:r>
      </w:ins>
    </w:p>
    <w:bookmarkStart w:id="585" w:name="exm-solution-unique"/>
    <w:p>
      <w:pPr>
        <w:pStyle w:val="BodyText"/>
      </w:pPr>
      <w:r>
        <w:rPr>
          <w:b/>
          <w:bCs/>
        </w:rPr>
        <w:t xml:space="preserve">Example 180 (Three systems)</w:t>
      </w:r>
      <w:r>
        <w:t xml:space="preserve"> </w:t>
      </w:r>
      <w:r>
        <w:t xml:space="preserve"> </w:t>
      </w:r>
    </w:p>
    <w:p>
      <w:pPr>
        <w:numPr>
          <w:ilvl w:val="0"/>
          <w:numId w:val="1091"/>
        </w:numPr>
      </w:pPr>
      <w:r>
        <w:t xml:space="preserve">The</w:t>
      </w:r>
      <w:r>
        <w:t xml:space="preserve"> </w:t>
      </w:r>
      <m:oMath>
        <m:r>
          <m:t>2</m:t>
        </m:r>
        <m:r>
          <m:rPr>
            <m:sty m:val="p"/>
          </m:rPr>
          <m:t>×</m:t>
        </m:r>
        <m:r>
          <m:t>3</m:t>
        </m:r>
      </m:oMath>
      <w:r>
        <w:t xml:space="preserve"> </w:t>
      </w:r>
      <w:r>
        <w:t xml:space="preserve">matrix</w:t>
      </w:r>
      <w:r>
        <w:t xml:space="preserve"> </w:t>
      </w: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1</m:t>
                  </m:r>
                </m:e>
              </m:mr>
              <m:mr>
                <m:e>
                  <m:r>
                    <m:t>0</m:t>
                  </m:r>
                </m:e>
                <m:e>
                  <m:r>
                    <m:t>1</m:t>
                  </m:r>
                </m:e>
                <m:e>
                  <m:r>
                    <m:t>1</m:t>
                  </m:r>
                </m:e>
              </m:mr>
            </m:m>
          </m:e>
        </m:d>
      </m:oMath>
      <w:r>
        <w:t xml:space="preserve"> </w:t>
      </w:r>
      <w:r>
        <w:t xml:space="preserve">of</w:t>
      </w:r>
      <w:r>
        <w:t xml:space="preserve"> </w:t>
      </w:r>
      <w:hyperlink w:anchor="exm-rank-bound">
        <w:r>
          <w:rPr>
            <w:rStyle w:val="Hyperlink"/>
          </w:rPr>
          <w:t xml:space="preserve">Example 71</w:t>
        </w:r>
      </w:hyperlink>
      <w:r>
        <w:t xml:space="preserve"> </w:t>
      </w:r>
      <w:r>
        <w:t xml:space="preserve">has rank</w:t>
      </w:r>
      <w:r>
        <w:t xml:space="preserve"> </w:t>
      </w:r>
      <m:oMath>
        <m:r>
          <m:t>2</m:t>
        </m:r>
        <m:r>
          <m:rPr>
            <m:sty m:val="p"/>
          </m:rPr>
          <m:t>=</m:t>
        </m:r>
        <m:r>
          <m:t>m</m:t>
        </m:r>
      </m:oMath>
      <w:r>
        <w:t xml:space="preserve">, so every system with it is consistent,</w:t>
      </w:r>
      <w:r>
        <w:t xml:space="preserve"> </w:t>
      </w:r>
      <w:r>
        <w:t xml:space="preserve">but</w:t>
      </w:r>
      <w:r>
        <w:t xml:space="preserve"> </w:t>
      </w:r>
      <m:oMath>
        <m:r>
          <m:t>2</m:t>
        </m:r>
        <m:r>
          <m:rPr>
            <m:sty m:val="p"/>
          </m:rPr>
          <m:t>&lt;</m:t>
        </m:r>
        <m:r>
          <m:t>3</m:t>
        </m:r>
        <m:r>
          <m:rPr>
            <m:sty m:val="p"/>
          </m:rPr>
          <m:t>=</m:t>
        </m:r>
        <m:r>
          <m:t>n</m:t>
        </m:r>
      </m:oMath>
      <w:r>
        <w:t xml:space="preserve">, so the solutions are never unique.</w:t>
      </w:r>
    </w:p>
    <w:p>
      <w:pPr>
        <w:numPr>
          <w:ilvl w:val="0"/>
          <w:numId w:val="1091"/>
        </w:numPr>
      </w:pPr>
      <w:r>
        <w:t xml:space="preserve">The</w:t>
      </w:r>
      <w:r>
        <w:t xml:space="preserve"> </w:t>
      </w:r>
      <m:oMath>
        <m:r>
          <m:t>3</m:t>
        </m:r>
        <m:r>
          <m:rPr>
            <m:sty m:val="p"/>
          </m:rPr>
          <m:t>×</m:t>
        </m:r>
        <m:r>
          <m:t>2</m:t>
        </m:r>
      </m:oMath>
      <w:r>
        <w:t xml:space="preserve"> </w:t>
      </w:r>
      <w:r>
        <w:t xml:space="preserve">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t>
      </w:r>
      <w:r>
        <w:t xml:space="preserve">of</w:t>
      </w:r>
      <w:r>
        <w:t xml:space="preserve"> </w:t>
      </w:r>
      <w:hyperlink w:anchor="exm-gram-invertible">
        <w:r>
          <w:rPr>
            <w:rStyle w:val="Hyperlink"/>
          </w:rPr>
          <w:t xml:space="preserve">Example 160</w:t>
        </w:r>
      </w:hyperlink>
      <w:r>
        <w:t xml:space="preserve"> </w:t>
      </w:r>
      <w:r>
        <w:t xml:space="preserve">has rank</w:t>
      </w:r>
      <w:r>
        <w:t xml:space="preserve"> </w:t>
      </w:r>
      <m:oMath>
        <m:r>
          <m:t>2</m:t>
        </m:r>
        <m:r>
          <m:rPr>
            <m:sty m:val="p"/>
          </m:rPr>
          <m:t>=</m:t>
        </m:r>
        <m:r>
          <m:t>n</m:t>
        </m:r>
      </m:oMath>
      <w:r>
        <w:t xml:space="preserve">, so a consistent system has one solution,</w:t>
      </w:r>
      <w:r>
        <w:t xml:space="preserve"> </w:t>
      </w:r>
      <w:r>
        <w:t xml:space="preserve">but</w:t>
      </w:r>
      <w:r>
        <w:t xml:space="preserve"> </w:t>
      </w:r>
      <m:oMath>
        <m:r>
          <m:t>2</m:t>
        </m:r>
        <m:r>
          <m:rPr>
            <m:sty m:val="p"/>
          </m:rPr>
          <m:t>&lt;</m:t>
        </m:r>
        <m:r>
          <m:t>3</m:t>
        </m:r>
        <m:r>
          <m:rPr>
            <m:sty m:val="p"/>
          </m:rPr>
          <m:t>=</m:t>
        </m:r>
        <m:r>
          <m:t>m</m:t>
        </m:r>
      </m:oMath>
      <w:r>
        <w:t xml:space="preserve">, so some systems are inconsistent:</w:t>
      </w:r>
      <w:r>
        <w:t xml:space="preserve"> </w:t>
      </w:r>
      <m:oMath>
        <m:r>
          <m:rPr>
            <m:sty m:val="p"/>
          </m:rPr>
          <m:t>(</m:t>
        </m:r>
        <m:r>
          <m:t>1</m:t>
        </m:r>
        <m:r>
          <m:rPr>
            <m:sty m:val="p"/>
          </m:rPr>
          <m:t>,</m:t>
        </m:r>
        <m:r>
          <m:t>0</m:t>
        </m:r>
        <m:r>
          <m:rPr>
            <m:sty m:val="p"/>
          </m:rPr>
          <m:t>,</m:t>
        </m:r>
        <m:r>
          <m:t>0</m:t>
        </m:r>
        <m:r>
          <m:rPr>
            <m:sty m:val="p"/>
          </m:rPr>
          <m:t>)</m:t>
        </m:r>
        <m:r>
          <m:rPr>
            <m:sty m:val="p"/>
          </m:rPr>
          <m:t>∉</m:t>
        </m:r>
        <m:r>
          <m:rPr>
            <m:scr m:val="script"/>
            <m:sty m:val="p"/>
          </m:rPr>
          <m:t>C</m:t>
        </m:r>
        <m:r>
          <m:rPr>
            <m:sty m:val="p"/>
          </m:rPr>
          <m:t>(</m:t>
        </m:r>
        <m:r>
          <m:rPr>
            <m:sty m:val="bi"/>
          </m:rPr>
          <m:t>X</m:t>
        </m:r>
        <m:r>
          <m:rPr>
            <m:sty m:val="p"/>
          </m:rPr>
          <m:t>)</m:t>
        </m:r>
      </m:oMath>
      <w:r>
        <w:t xml:space="preserve">, because</w:t>
      </w:r>
      <w:r>
        <w:t xml:space="preserve"> </w:t>
      </w:r>
      <m:oMath>
        <m:r>
          <m:t>a</m:t>
        </m:r>
        <m:r>
          <m:t> </m:t>
        </m:r>
        <m:r>
          <m:rPr>
            <m:sty m:val="p"/>
          </m:rPr>
          <m:t>(</m:t>
        </m:r>
        <m:r>
          <m:t>1</m:t>
        </m:r>
        <m:r>
          <m:rPr>
            <m:sty m:val="p"/>
          </m:rPr>
          <m:t>,</m:t>
        </m:r>
        <m:r>
          <m:t>1</m:t>
        </m:r>
        <m:r>
          <m:rPr>
            <m:sty m:val="p"/>
          </m:rPr>
          <m:t>,</m:t>
        </m:r>
        <m:r>
          <m:t>1</m:t>
        </m:r>
        <m:r>
          <m:rPr>
            <m:sty m:val="p"/>
          </m:rPr>
          <m:t>)</m:t>
        </m:r>
        <m:r>
          <m:rPr>
            <m:sty m:val="p"/>
          </m:rPr>
          <m:t>+</m:t>
        </m:r>
        <m:r>
          <m:t>b</m:t>
        </m:r>
        <m:r>
          <m:t> </m:t>
        </m:r>
        <m:r>
          <m:rPr>
            <m:sty m:val="p"/>
          </m:rPr>
          <m:t>(</m:t>
        </m:r>
        <m:r>
          <m:t>1</m:t>
        </m:r>
        <m:r>
          <m:rPr>
            <m:sty m:val="p"/>
          </m:rPr>
          <m:t>,</m:t>
        </m:r>
        <m:r>
          <m:t>2</m:t>
        </m:r>
        <m:r>
          <m:rPr>
            <m:sty m:val="p"/>
          </m:rPr>
          <m:t>,</m:t>
        </m:r>
        <m:r>
          <m:t>3</m:t>
        </m:r>
        <m:r>
          <m:rPr>
            <m:sty m:val="p"/>
          </m:rPr>
          <m:t>)</m:t>
        </m:r>
      </m:oMath>
      <w:r>
        <w:t xml:space="preserve"> </w:t>
      </w:r>
      <w:r>
        <w:t xml:space="preserve">has equal differences between consecutive entries,</w:t>
      </w:r>
      <w:r>
        <w:t xml:space="preserve"> </w:t>
      </w:r>
      <w:r>
        <w:t xml:space="preserve">and</w:t>
      </w:r>
      <w:r>
        <w:t xml:space="preserve"> </w:t>
      </w:r>
      <m:oMath>
        <m:r>
          <m:rPr>
            <m:sty m:val="p"/>
          </m:rPr>
          <m:t>(</m:t>
        </m:r>
        <m:r>
          <m:t>1</m:t>
        </m:r>
        <m:r>
          <m:rPr>
            <m:sty m:val="p"/>
          </m:rPr>
          <m:t>,</m:t>
        </m:r>
        <m:r>
          <m:t>0</m:t>
        </m:r>
        <m:r>
          <m:rPr>
            <m:sty m:val="p"/>
          </m:rPr>
          <m:t>,</m:t>
        </m:r>
        <m:r>
          <m:t>0</m:t>
        </m:r>
        <m:r>
          <m:rPr>
            <m:sty m:val="p"/>
          </m:rPr>
          <m:t>)</m:t>
        </m:r>
      </m:oMath>
      <w:r>
        <w:t xml:space="preserve"> </w:t>
      </w:r>
      <w:r>
        <w:t xml:space="preserve">does not.</w:t>
      </w:r>
    </w:p>
    <w:p>
      <w:pPr>
        <w:numPr>
          <w:ilvl w:val="0"/>
          <w:numId w:val="1091"/>
        </w:numPr>
      </w:pPr>
      <w:del w:id="24235" w:author="PR Preview" w:date="2026-01-01T00:00:00Z">
        <w:r>
          <w:delText xml:space="preserve">An invertible</w:delText>
        </w:r>
      </w:del>
      <w:del w:id="24236" w:author="PR Preview" w:date="2026-01-01T00:00:00Z">
        <w:r>
          <w:delText xml:space="preserve"> </w:delText>
        </w:r>
      </w:del>
      <m:oMath>
        <m:r>
          <m:t>p</m:t>
        </m:r>
        <m:r>
          <m:rPr>
            <m:sty m:val="p"/>
          </m:rPr>
          <m:t>×</m:t>
        </m:r>
        <m:r>
          <m:t>p</m:t>
        </m:r>
      </m:oMath>
      <w:del w:id="24237" w:author="PR Preview" w:date="2026-01-01T00:00:00Z">
        <w:r>
          <w:delText xml:space="preserve"> </w:delText>
        </w:r>
      </w:del>
      <w:del w:id="24238" w:author="PR Preview" w:date="2026-01-01T00:00:00Z">
        <w:r>
          <w:delText xml:space="preserve">matrix</w:delText>
        </w:r>
      </w:del>
      <w:del w:id="24239" w:author="PR Preview" w:date="2026-01-01T00:00:00Z">
        <w:r>
          <w:delText xml:space="preserve"> </w:delText>
        </w:r>
      </w:del>
      <m:oMath>
        <m:r>
          <m:rPr>
            <m:sty m:val="bi"/>
          </m:rPr>
          <m:t>A</m:t>
        </m:r>
      </m:oMath>
      <w:del w:id="24240" w:author="PR Preview" w:date="2026-01-01T00:00:00Z">
        <w:r>
          <w:delText xml:space="preserve"> </w:delText>
        </w:r>
      </w:del>
      <w:del w:id="24241" w:author="PR Preview" w:date="2026-01-01T00:00:00Z">
        <w:r>
          <w:delText xml:space="preserve">has rank</w:delText>
        </w:r>
      </w:del>
      <w:del w:id="24242" w:author="PR Preview" w:date="2026-01-01T00:00:00Z">
        <w:r>
          <w:delText xml:space="preserve"> </w:delText>
        </w:r>
      </w:del>
      <m:oMath>
        <m:r>
          <m:t>p</m:t>
        </m:r>
      </m:oMath>
      <w:del w:id="24243" w:author="PR Preview" w:date="2026-01-01T00:00:00Z">
        <w:r>
          <w:delText xml:space="preserve">:</w:delText>
        </w:r>
      </w:del>
      <w:del w:id="24244" w:author="PR Preview" w:date="2026-01-01T00:00:00Z">
        <w:r>
          <w:delText xml:space="preserve"> </w:delText>
        </w:r>
      </w:del>
      <w:del w:id="24245" w:author="PR Preview" w:date="2026-01-01T00:00:00Z">
        <w:r>
          <w:delText xml:space="preserve">if</w:delText>
        </w:r>
      </w:del>
      <w:del w:id="24246" w:author="PR Preview" w:date="2026-01-01T00:00:00Z">
        <w:r>
          <w:delText xml:space="preserve"> </w:delText>
        </w:r>
      </w:del>
      <m:oMath>
        <m:r>
          <m:rPr>
            <m:sty m:val="bi"/>
          </m:rPr>
          <m:t>A</m:t>
        </m:r>
        <m:limLow>
          <m:e>
            <m:r>
              <m:t>x</m:t>
            </m:r>
          </m:e>
          <m:lim>
            <m:r>
              <m:rPr>
                <m:sty m:val="p"/>
              </m:rPr>
              <m:t>∼</m:t>
            </m:r>
          </m:lim>
        </m:limLow>
        <m:r>
          <m:rPr>
            <m:sty m:val="p"/>
          </m:rPr>
          <m:t>=</m:t>
        </m:r>
        <m:limLow>
          <m:e>
            <m:r>
              <m:t>0</m:t>
            </m:r>
          </m:e>
          <m:lim>
            <m:r>
              <m:rPr>
                <m:sty m:val="p"/>
              </m:rPr>
              <m:t>∼</m:t>
            </m:r>
          </m:lim>
        </m:limLow>
      </m:oMath>
      <w:del w:id="24247" w:author="PR Preview" w:date="2026-01-01T00:00:00Z">
        <w:r>
          <w:delText xml:space="preserve"> </w:delText>
        </w:r>
      </w:del>
      <w:del w:id="24248" w:author="PR Preview" w:date="2026-01-01T00:00:00Z">
        <w:r>
          <w:delText xml:space="preserve">then</w:delText>
        </w:r>
      </w:del>
    </w:p>
    <w:p>
      <w:pPr>
        <w:pStyle w:val="BodyText"/>
      </w:pPr>
      <m:oMathPara>
        <m:oMathParaPr>
          <m:jc m:val="center"/>
        </m:oMathParaPr>
        <m:oMath>
          <m:eqArr>
            <m:e>
              <m:limLow>
                <m:e>
                  <m:r>
                    <m:t>x</m:t>
                  </m:r>
                </m:e>
                <m:lim>
                  <m:r>
                    <m:rPr>
                      <m:sty m:val="p"/>
                    </m:rPr>
                    <m:t>∼</m:t>
                  </m:r>
                </m:lim>
              </m:limLow>
              <m:r>
                <m:t>&amp;</m:t>
              </m:r>
              <m:r>
                <m:rPr>
                  <m:sty m:val="p"/>
                </m:rPr>
                <m:t>=</m:t>
              </m:r>
              <m:sSup>
                <m:e>
                  <m:r>
                    <m:rPr>
                      <m:sty m:val="bi"/>
                    </m:rPr>
                    <m:t>A</m:t>
                  </m:r>
                </m:e>
                <m:sup>
                  <m:r>
                    <m:rPr>
                      <m:sty m:val="p"/>
                    </m:rPr>
                    <m:t>−</m:t>
                  </m:r>
                  <m:r>
                    <m:t>1</m:t>
                  </m:r>
                </m:sup>
              </m:sSup>
              <m:r>
                <m:rPr>
                  <m:sty m:val="bi"/>
                </m:rPr>
                <m:t>A</m:t>
              </m:r>
              <m:limLow>
                <m:e>
                  <m:r>
                    <m:t>x</m:t>
                  </m:r>
                </m:e>
                <m:lim>
                  <m:r>
                    <m:rPr>
                      <m:sty m:val="p"/>
                    </m:rPr>
                    <m:t>∼</m:t>
                  </m:r>
                </m:lim>
              </m:limLow>
            </m:e>
            <m:e>
              <m:r>
                <m:t>&amp;</m:t>
              </m:r>
              <m:r>
                <m:rPr>
                  <m:sty m:val="p"/>
                </m:rPr>
                <m:t>=</m:t>
              </m:r>
              <m:limLow>
                <m:e>
                  <m:r>
                    <m:t>0</m:t>
                  </m:r>
                </m:e>
                <m:lim>
                  <m:r>
                    <m:rPr>
                      <m:sty m:val="p"/>
                    </m:rPr>
                    <m:t>∼</m:t>
                  </m:r>
                </m:lim>
              </m:limLow>
              <m:r>
                <m:rPr>
                  <m:sty m:val="p"/>
                </m:rPr>
                <m:t>,</m:t>
              </m:r>
            </m:e>
          </m:eqArr>
        </m:oMath>
      </m:oMathPara>
    </w:p>
    <w:p>
      <w:pPr>
        <w:numPr>
          <w:ilvl w:val="0"/>
          <w:numId w:val="1000"/>
        </w:numPr>
      </w:pPr>
      <w:del w:id="24249" w:author="PR Preview" w:date="2026-01-01T00:00:00Z">
        <w:r>
          <w:delText xml:space="preserve">so its nullity is</w:delText>
        </w:r>
      </w:del>
      <w:del w:id="24250" w:author="PR Preview" w:date="2026-01-01T00:00:00Z">
        <w:r>
          <w:delText xml:space="preserve"> </w:delText>
        </w:r>
      </w:del>
      <m:oMath>
        <m:r>
          <m:t>0</m:t>
        </m:r>
      </m:oMath>
      <w:del w:id="24251" w:author="PR Preview" w:date="2026-01-01T00:00:00Z">
        <w:r>
          <w:delText xml:space="preserve"> </w:delText>
        </w:r>
      </w:del>
      <w:del w:id="24252" w:author="PR Preview" w:date="2026-01-01T00:00:00Z">
        <w:r>
          <w:delText xml:space="preserve">and its rank is</w:delText>
        </w:r>
      </w:del>
      <w:del w:id="24253" w:author="PR Preview" w:date="2026-01-01T00:00:00Z">
        <w:r>
          <w:delText xml:space="preserve"> </w:delText>
        </w:r>
      </w:del>
      <m:oMath>
        <m:r>
          <m:t>p</m:t>
        </m:r>
      </m:oMath>
      <w:del w:id="24254" w:author="PR Preview" w:date="2026-01-01T00:00:00Z">
        <w:r>
          <w:delText xml:space="preserve"> </w:delText>
        </w:r>
      </w:del>
      <w:del w:id="24255" w:author="PR Preview" w:date="2026-01-01T00:00:00Z">
        <w:r>
          <w:delText xml:space="preserve">(</w:delText>
        </w:r>
      </w:del>
      <w:hyperlink w:anchor="thm-rank-nullity">
        <w:del w:id="24256" w:author="PR Preview" w:date="2026-01-01T00:00:00Z">
          <w:r>
            <w:rPr>
              <w:rStyle w:val="Hyperlink"/>
            </w:rPr>
            <w:delText xml:space="preserve">Theorem 39</w:delText>
          </w:r>
        </w:del>
      </w:hyperlink>
      <w:del w:id="24257" w:author="PR Preview" w:date="2026-01-01T00:00:00Z">
        <w:r>
          <w:delText xml:space="preserve">).</w:delText>
        </w:r>
      </w:del>
      <w:del w:id="24258" w:author="PR Preview" w:date="2026-01-01T00:00:00Z">
        <w:r>
          <w:delText xml:space="preserve"> </w:delText>
        </w:r>
      </w:del>
      <w:del w:id="24259" w:author="PR Preview" w:date="2026-01-01T00:00:00Z">
        <w:r>
          <w:delText xml:space="preserve">So every system with it is consistent (part 1, with</w:delText>
        </w:r>
      </w:del>
      <w:del w:id="24260" w:author="PR Preview" w:date="2026-01-01T00:00:00Z">
        <w:r>
          <w:delText xml:space="preserve"> </w:delText>
        </w:r>
      </w:del>
      <m:oMath>
        <m:r>
          <m:t>p</m:t>
        </m:r>
        <m:r>
          <m:rPr>
            <m:sty m:val="p"/>
          </m:rPr>
          <m:t>=</m:t>
        </m:r>
        <m:r>
          <m:t>m</m:t>
        </m:r>
      </m:oMath>
      <w:del w:id="24261" w:author="PR Preview" w:date="2026-01-01T00:00:00Z">
        <w:r>
          <w:delText xml:space="preserve">)</w:delText>
        </w:r>
      </w:del>
      <w:del w:id="24262" w:author="PR Preview" w:date="2026-01-01T00:00:00Z">
        <w:r>
          <w:delText xml:space="preserve"> </w:delText>
        </w:r>
      </w:del>
      <w:del w:id="24263" w:author="PR Preview" w:date="2026-01-01T00:00:00Z">
        <w:r>
          <w:delText xml:space="preserve">and has exactly one solution (part 2, with</w:delText>
        </w:r>
      </w:del>
      <w:del w:id="24264" w:author="PR Preview" w:date="2026-01-01T00:00:00Z">
        <w:r>
          <w:delText xml:space="preserve"> </w:delText>
        </w:r>
      </w:del>
      <m:oMath>
        <m:r>
          <m:t>p</m:t>
        </m:r>
        <m:r>
          <m:rPr>
            <m:sty m:val="p"/>
          </m:rPr>
          <m:t>=</m:t>
        </m:r>
        <m:r>
          <m:t>n</m:t>
        </m:r>
      </m:oMath>
      <w:del w:id="24265" w:author="PR Preview" w:date="2026-01-01T00:00:00Z">
        <w:r>
          <w:delText xml:space="preserve">),</w:delText>
        </w:r>
      </w:del>
      <w:del w:id="24266" w:author="PR Preview" w:date="2026-01-01T00:00:00Z">
        <w:r>
          <w:delText xml:space="preserve"> </w:delText>
        </w:r>
      </w:del>
      <w:del w:id="24267" w:author="PR Preview" w:date="2026-01-01T00:00:00Z">
        <w:r>
          <w:delText xml:space="preserve">namely</w:delText>
        </w:r>
      </w:del>
      <w:del w:id="24268" w:author="PR Preview" w:date="2026-01-01T00:00:00Z">
        <w:r>
          <w:delText xml:space="preserve"> </w:delText>
        </w:r>
      </w:del>
      <m:oMath>
        <m:sSup>
          <m:e>
            <m:r>
              <m:rPr>
                <m:sty m:val="bi"/>
              </m:rPr>
              <m:t>A</m:t>
            </m:r>
          </m:e>
          <m:sup>
            <m:r>
              <m:rPr>
                <m:sty m:val="p"/>
              </m:rPr>
              <m:t>−</m:t>
            </m:r>
            <m:r>
              <m:t>1</m:t>
            </m:r>
          </m:sup>
        </m:sSup>
        <m:limLow>
          <m:e>
            <m:r>
              <m:t>b</m:t>
            </m:r>
          </m:e>
          <m:lim>
            <m:r>
              <m:rPr>
                <m:sty m:val="p"/>
              </m:rPr>
              <m:t>∼</m:t>
            </m:r>
          </m:lim>
        </m:limLow>
      </m:oMath>
      <w:del w:id="24269" w:author="PR Preview" w:date="2026-01-01T00:00:00Z">
        <w:r>
          <w:delText xml:space="preserve">, since</w:delText>
        </w:r>
      </w:del>
      <w:del w:id="24270" w:author="PR Preview" w:date="2026-01-01T00:00:00Z">
        <w:r>
          <w:delText xml:space="preserve"> </w:delText>
        </w:r>
      </w:del>
      <m:oMath>
        <m:r>
          <m:rPr>
            <m:sty m:val="bi"/>
          </m:rPr>
          <m:t>A</m:t>
        </m:r>
        <m:r>
          <m:t> </m:t>
        </m:r>
        <m:r>
          <m:rPr>
            <m:sty m:val="p"/>
          </m:rPr>
          <m:t>(</m:t>
        </m:r>
        <m:sSup>
          <m:e>
            <m:r>
              <m:rPr>
                <m:sty m:val="bi"/>
              </m:rPr>
              <m:t>A</m:t>
            </m:r>
          </m:e>
          <m:sup>
            <m:r>
              <m:rPr>
                <m:sty m:val="p"/>
              </m:rPr>
              <m:t>−</m:t>
            </m:r>
            <m:r>
              <m:t>1</m:t>
            </m:r>
          </m:sup>
        </m:sSup>
        <m:limLow>
          <m:e>
            <m:r>
              <m:t>b</m:t>
            </m:r>
          </m:e>
          <m:lim>
            <m:r>
              <m:rPr>
                <m:sty m:val="p"/>
              </m:rPr>
              <m:t>∼</m:t>
            </m:r>
          </m:lim>
        </m:limLow>
        <m:r>
          <m:rPr>
            <m:sty m:val="p"/>
          </m:rPr>
          <m:t>)</m:t>
        </m:r>
        <m:r>
          <m:rPr>
            <m:sty m:val="p"/>
          </m:rPr>
          <m:t>=</m:t>
        </m:r>
        <m:limLow>
          <m:e>
            <m:r>
              <m:t>b</m:t>
            </m:r>
          </m:e>
          <m:lim>
            <m:r>
              <m:rPr>
                <m:sty m:val="p"/>
              </m:rPr>
              <m:t>∼</m:t>
            </m:r>
          </m:lim>
        </m:limLow>
      </m:oMath>
      <w:del w:id="24271" w:author="PR Preview" w:date="2026-01-01T00:00:00Z">
        <w:r>
          <w:delText xml:space="preserve">.</w:delText>
        </w:r>
      </w:del>
    </w:p>
    <w:p>
      <w:pPr>
        <w:pStyle w:val="FirstParagraph"/>
      </w:pPr>
      <w:del w:id="24272" w:author="PR Preview" w:date="2026-01-01T00:00:00Z">
        <w:r>
          <w:rPr>
            <w:b/>
            <w:bCs/>
          </w:rPr>
          <w:delText xml:space="preserve">Theorem 101 (The projection onto a column space, with any generalized inverse)</w:delText>
        </w:r>
      </w:del>
      <w:del w:id="24273" w:author="PR Preview" w:date="2026-01-01T00:00:00Z">
        <w:r>
          <w:delText xml:space="preserve"> </w:delText>
        </w:r>
      </w:del>
      <w:del w:id="24274" w:author="PR Preview" w:date="2026-01-01T00:00:00Z">
        <w:r>
          <w:delText xml:space="preserve">Let</w:delText>
        </w:r>
      </w:del>
      <w:del w:id="24275" w:author="PR Preview" w:date="2026-01-01T00:00:00Z">
        <w:r>
          <w:delText xml:space="preserve"> </w:delText>
        </w:r>
      </w:del>
      <m:oMath>
        <m:r>
          <m:rPr>
            <m:sty m:val="bi"/>
          </m:rPr>
          <m:t>X</m:t>
        </m:r>
      </m:oMath>
      <w:del w:id="24276" w:author="PR Preview" w:date="2026-01-01T00:00:00Z">
        <w:r>
          <w:delText xml:space="preserve"> </w:delText>
        </w:r>
      </w:del>
      <w:del w:id="24277" w:author="PR Preview" w:date="2026-01-01T00:00:00Z">
        <w:r>
          <w:delText xml:space="preserve">be an</w:delText>
        </w:r>
      </w:del>
      <w:del w:id="24278" w:author="PR Preview" w:date="2026-01-01T00:00:00Z">
        <w:r>
          <w:delText xml:space="preserve"> </w:delText>
        </w:r>
      </w:del>
      <m:oMath>
        <m:r>
          <m:t>n</m:t>
        </m:r>
        <m:r>
          <m:rPr>
            <m:sty m:val="p"/>
          </m:rPr>
          <m:t>×</m:t>
        </m:r>
        <m:r>
          <m:t>p</m:t>
        </m:r>
      </m:oMath>
      <w:del w:id="24279" w:author="PR Preview" w:date="2026-01-01T00:00:00Z">
        <w:r>
          <w:delText xml:space="preserve"> </w:delText>
        </w:r>
      </w:del>
      <w:del w:id="24280" w:author="PR Preview" w:date="2026-01-01T00:00:00Z">
        <w:r>
          <w:delText xml:space="preserve">matrix of any rank,</w:delText>
        </w:r>
      </w:del>
      <w:del w:id="24281" w:author="PR Preview" w:date="2026-01-01T00:00:00Z">
        <w:r>
          <w:delText xml:space="preserve"> </w:delText>
        </w:r>
      </w:del>
      <w:del w:id="24282" w:author="PR Preview" w:date="2026-01-01T00:00:00Z">
        <w:r>
          <w:delText xml:space="preserve">and let</w:delText>
        </w:r>
      </w:del>
      <w:del w:id="24283" w:author="PR Preview" w:date="2026-01-01T00:00:00Z">
        <w:r>
          <w:delText xml:space="preserve"> </w:delText>
        </w:r>
      </w:del>
      <m:oMath>
        <m:r>
          <m:rPr>
            <m:sty m:val="bi"/>
          </m:rPr>
          <m:t>G</m:t>
        </m:r>
      </m:oMath>
      <w:del w:id="24284" w:author="PR Preview" w:date="2026-01-01T00:00:00Z">
        <w:r>
          <w:delText xml:space="preserve"> </w:delText>
        </w:r>
      </w:del>
      <w:del w:id="24285" w:author="PR Preview" w:date="2026-01-01T00:00:00Z">
        <w:r>
          <w:delText xml:space="preserve">be any generalized inverse of</w:delText>
        </w:r>
      </w:del>
      <w:del w:id="24286" w:author="PR Preview" w:date="2026-01-01T00:00:00Z">
        <w:r>
          <w:delText xml:space="preserve"> </w:delText>
        </w:r>
      </w:del>
      <m:oMath>
        <m:sSup>
          <m:e>
            <m:r>
              <m:rPr>
                <m:sty m:val="bi"/>
              </m:rPr>
              <m:t>X</m:t>
            </m:r>
          </m:e>
          <m:sup>
            <m:r>
              <m:rPr>
                <m:sty m:val="p"/>
              </m:rPr>
              <m:t>⊤</m:t>
            </m:r>
          </m:sup>
        </m:sSup>
        <m:r>
          <m:rPr>
            <m:sty m:val="bi"/>
          </m:rPr>
          <m:t>X</m:t>
        </m:r>
      </m:oMath>
      <w:del w:id="24287" w:author="PR Preview" w:date="2026-01-01T00:00:00Z">
        <w:r>
          <w:delText xml:space="preserve"> </w:delText>
        </w:r>
      </w:del>
      <w:del w:id="24288" w:author="PR Preview" w:date="2026-01-01T00:00:00Z">
        <w:r>
          <w:delText xml:space="preserve">(</w:delText>
        </w:r>
      </w:del>
      <w:hyperlink w:anchor="def-generalized-inverse">
        <w:del w:id="24289" w:author="PR Preview" w:date="2026-01-01T00:00:00Z">
          <w:r>
            <w:rPr>
              <w:rStyle w:val="Hyperlink"/>
            </w:rPr>
            <w:delText xml:space="preserve">Definition 109</w:delText>
          </w:r>
        </w:del>
      </w:hyperlink>
      <w:del w:id="24290" w:author="PR Preview" w:date="2026-01-01T00:00:00Z">
        <w:r>
          <w:delText xml:space="preserve">).</w:delText>
        </w:r>
      </w:del>
      <w:del w:id="24291" w:author="PR Preview" w:date="2026-01-01T00:00:00Z">
        <w:r>
          <w:delText xml:space="preserve"> </w:delText>
        </w:r>
      </w:del>
      <w:del w:id="24292" w:author="PR Preview" w:date="2026-01-01T00:00:00Z">
        <w:r>
          <w:delText xml:space="preserve">Then for every</w:delText>
        </w:r>
      </w:del>
      <w:del w:id="24293" w:author="PR Preview" w:date="2026-01-01T00:00:00Z">
        <w:r>
          <w:delText xml:space="preserve"> </w:delText>
        </w:r>
      </w:del>
      <m:oMath>
        <m:limLow>
          <m:e>
            <m:r>
              <m:t>y</m:t>
            </m:r>
          </m:e>
          <m:lim>
            <m:r>
              <m:rPr>
                <m:sty m:val="p"/>
              </m:rPr>
              <m:t>∼</m:t>
            </m:r>
          </m:lim>
        </m:limLow>
        <m:r>
          <m:rPr>
            <m:sty m:val="p"/>
          </m:rPr>
          <m:t>∈</m:t>
        </m:r>
        <m:sSup>
          <m:e>
            <m:r>
              <m:rPr>
                <m:scr m:val="double-struck"/>
                <m:sty m:val="p"/>
              </m:rPr>
              <m:t>R</m:t>
            </m:r>
          </m:e>
          <m:sup>
            <m:r>
              <m:t>n</m:t>
            </m:r>
          </m:sup>
        </m:sSup>
      </m:oMath>
      <w:del w:id="24294" w:author="PR Preview" w:date="2026-01-01T00:00:00Z">
        <w:r>
          <w:delText xml:space="preserve">,</w:delText>
        </w:r>
      </w:del>
      <w:del w:id="24295" w:author="PR Preview" w:date="2026-01-01T00:00:00Z">
        <w:r>
          <w:delText xml:space="preserve"> </w:delText>
        </w:r>
      </w:del>
      <m:oMath>
        <m:r>
          <m:rPr>
            <m:sty m:val="bi"/>
          </m:rPr>
          <m:t>X</m:t>
        </m:r>
        <m:r>
          <m:rPr>
            <m:sty m:val="bi"/>
          </m:rPr>
          <m:t>G</m:t>
        </m:r>
        <m:sSup>
          <m:e>
            <m:r>
              <m:rPr>
                <m:sty m:val="bi"/>
              </m:rPr>
              <m:t>X</m:t>
            </m:r>
          </m:e>
          <m:sup>
            <m:r>
              <m:rPr>
                <m:sty m:val="p"/>
              </m:rPr>
              <m:t>⊤</m:t>
            </m:r>
          </m:sup>
        </m:sSup>
        <m:limLow>
          <m:e>
            <m:r>
              <m:t>y</m:t>
            </m:r>
          </m:e>
          <m:lim>
            <m:r>
              <m:rPr>
                <m:sty m:val="p"/>
              </m:rPr>
              <m:t>∼</m:t>
            </m:r>
          </m:lim>
        </m:limLow>
      </m:oMath>
      <w:del w:id="24296" w:author="PR Preview" w:date="2026-01-01T00:00:00Z">
        <w:r>
          <w:delText xml:space="preserve"> </w:delText>
        </w:r>
      </w:del>
      <w:del w:id="24297" w:author="PR Preview" w:date="2026-01-01T00:00:00Z">
        <w:r>
          <w:delText xml:space="preserve">is the orthogonal projection of</w:delText>
        </w:r>
      </w:del>
      <w:del w:id="24298" w:author="PR Preview" w:date="2026-01-01T00:00:00Z">
        <w:r>
          <w:delText xml:space="preserve"> </w:delText>
        </w:r>
      </w:del>
      <m:oMath>
        <m:limLow>
          <m:e>
            <m:r>
              <m:t>y</m:t>
            </m:r>
          </m:e>
          <m:lim>
            <m:r>
              <m:rPr>
                <m:sty m:val="p"/>
              </m:rPr>
              <m:t>∼</m:t>
            </m:r>
          </m:lim>
        </m:limLow>
      </m:oMath>
      <w:del w:id="24299" w:author="PR Preview" w:date="2026-01-01T00:00:00Z">
        <w:r>
          <w:delText xml:space="preserve"> </w:delText>
        </w:r>
      </w:del>
      <w:del w:id="24300" w:author="PR Preview" w:date="2026-01-01T00:00:00Z">
        <w:r>
          <w:delText xml:space="preserve">onto</w:delText>
        </w:r>
      </w:del>
      <w:del w:id="24301" w:author="PR Preview" w:date="2026-01-01T00:00:00Z">
        <w:r>
          <w:delText xml:space="preserve"> </w:delText>
        </w:r>
      </w:del>
      <m:oMath>
        <m:r>
          <m:rPr>
            <m:scr m:val="script"/>
            <m:sty m:val="p"/>
          </m:rPr>
          <m:t>C</m:t>
        </m:r>
        <m:r>
          <m:rPr>
            <m:sty m:val="p"/>
          </m:rPr>
          <m:t>(</m:t>
        </m:r>
        <m:r>
          <m:rPr>
            <m:sty m:val="bi"/>
          </m:rPr>
          <m:t>X</m:t>
        </m:r>
        <m:r>
          <m:rPr>
            <m:sty m:val="p"/>
          </m:rPr>
          <m:t>)</m:t>
        </m:r>
      </m:oMath>
      <w:del w:id="24302" w:author="PR Preview" w:date="2026-01-01T00:00:00Z">
        <w:r>
          <w:delText xml:space="preserve"> </w:delText>
        </w:r>
      </w:del>
      <w:del w:id="24303" w:author="PR Preview" w:date="2026-01-01T00:00:00Z">
        <w:r>
          <w:delText xml:space="preserve">(</w:delText>
        </w:r>
      </w:del>
      <w:hyperlink w:anchor="def-orthogonal-projection">
        <w:del w:id="24304" w:author="PR Preview" w:date="2026-01-01T00:00:00Z">
          <w:r>
            <w:rPr>
              <w:rStyle w:val="Hyperlink"/>
            </w:rPr>
            <w:delText xml:space="preserve">Definition 108</w:delText>
          </w:r>
        </w:del>
      </w:hyperlink>
      <w:del w:id="24305" w:author="PR Preview" w:date="2026-01-01T00:00:00Z">
        <w:r>
          <w:delText xml:space="preserve">).</w:delText>
        </w:r>
      </w:del>
      <w:del w:id="24306" w:author="PR Preview" w:date="2026-01-01T00:00:00Z">
        <w:r>
          <w:delText xml:space="preserve"> </w:delText>
        </w:r>
      </w:del>
      <w:del w:id="24307" w:author="PR Preview" w:date="2026-01-01T00:00:00Z">
        <w:r>
          <w:delText xml:space="preserve">So the matrix</w:delText>
        </w:r>
      </w:del>
      <w:del w:id="24308" w:author="PR Preview" w:date="2026-01-01T00:00:00Z">
        <w:r>
          <w:delText xml:space="preserve"> </w:delText>
        </w:r>
      </w:del>
      <m:oMath>
        <m:r>
          <m:rPr>
            <m:sty m:val="bi"/>
          </m:rPr>
          <m:t>X</m:t>
        </m:r>
        <m:r>
          <m:rPr>
            <m:sty m:val="bi"/>
          </m:rPr>
          <m:t>G</m:t>
        </m:r>
        <m:sSup>
          <m:e>
            <m:r>
              <m:rPr>
                <m:sty m:val="bi"/>
              </m:rPr>
              <m:t>X</m:t>
            </m:r>
          </m:e>
          <m:sup>
            <m:r>
              <m:rPr>
                <m:sty m:val="p"/>
              </m:rPr>
              <m:t>⊤</m:t>
            </m:r>
          </m:sup>
        </m:sSup>
      </m:oMath>
      <w:del w:id="24309" w:author="PR Preview" w:date="2026-01-01T00:00:00Z">
        <w:r>
          <w:delText xml:space="preserve"> </w:delText>
        </w:r>
      </w:del>
      <w:del w:id="24310" w:author="PR Preview" w:date="2026-01-01T00:00:00Z">
        <w:r>
          <w:delText xml:space="preserve">is the same for every choice of</w:delText>
        </w:r>
      </w:del>
      <w:del w:id="24311" w:author="PR Preview" w:date="2026-01-01T00:00:00Z">
        <w:r>
          <w:delText xml:space="preserve"> </w:delText>
        </w:r>
      </w:del>
      <m:oMath>
        <m:r>
          <m:rPr>
            <m:sty m:val="bi"/>
          </m:rPr>
          <m:t>G</m:t>
        </m:r>
      </m:oMath>
      <w:del w:id="24312" w:author="PR Preview" w:date="2026-01-01T00:00:00Z">
        <w:r>
          <w:delText xml:space="preserve">,</w:delText>
        </w:r>
      </w:del>
      <w:del w:id="24313" w:author="PR Preview" w:date="2026-01-01T00:00:00Z">
        <w:r>
          <w:delText xml:space="preserve"> </w:delText>
        </w:r>
      </w:del>
      <w:del w:id="24314" w:author="PR Preview" w:date="2026-01-01T00:00:00Z">
        <w:r>
          <w:delText xml:space="preserve">and when</w:delText>
        </w:r>
      </w:del>
      <w:del w:id="24315"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4316" w:author="PR Preview" w:date="2026-01-01T00:00:00Z">
        <w:r>
          <w:delText xml:space="preserve"> </w:delText>
        </w:r>
      </w:del>
      <w:del w:id="24317" w:author="PR Preview" w:date="2026-01-01T00:00:00Z">
        <w:r>
          <w:delText xml:space="preserve">it is the hat matrix</w:delText>
        </w:r>
      </w:del>
      <w:del w:id="24318" w:author="PR Preview" w:date="2026-01-01T00:00:00Z">
        <w:r>
          <w:delText xml:space="preserve"> </w:delText>
        </w:r>
      </w:del>
      <m:oMath>
        <m:r>
          <m:rPr>
            <m:sty m:val="bi"/>
          </m:rPr>
          <m:t>H</m:t>
        </m:r>
      </m:oMath>
      <w:del w:id="24319" w:author="PR Preview" w:date="2026-01-01T00:00:00Z">
        <w:r>
          <w:delText xml:space="preserve"> </w:delText>
        </w:r>
      </w:del>
      <w:del w:id="24320" w:author="PR Preview" w:date="2026-01-01T00:00:00Z">
        <w:r>
          <w:delText xml:space="preserve">(</w:delText>
        </w:r>
      </w:del>
      <w:hyperlink w:anchor="def-hat-matrix">
        <w:del w:id="24321" w:author="PR Preview" w:date="2026-01-01T00:00:00Z">
          <w:r>
            <w:rPr>
              <w:rStyle w:val="Hyperlink"/>
            </w:rPr>
            <w:delText xml:space="preserve">Definition 107</w:delText>
          </w:r>
        </w:del>
      </w:hyperlink>
      <w:del w:id="24322" w:author="PR Preview" w:date="2026-01-01T00:00:00Z">
        <w:r>
          <w:delText xml:space="preserve">).</w:delText>
        </w:r>
      </w:del>
    </w:p>
    <w:p>
      <w:pPr>
        <w:pStyle w:val="BodyText"/>
      </w:pPr>
      <w:del w:id="24323" w:author="PR Preview" w:date="2026-01-01T00:00:00Z">
        <w:r>
          <w:rPr>
            <w:i/>
            <w:iCs/>
          </w:rPr>
          <w:delText xml:space="preserve">Proof</w:delText>
        </w:r>
      </w:del>
      <w:del w:id="24324" w:author="PR Preview" w:date="2026-01-01T00:00:00Z">
        <w:r>
          <w:delText xml:space="preserve">. </w:delText>
        </w:r>
      </w:del>
      <m:oMath>
        <m:sSup>
          <m:e>
            <m:r>
              <m:rPr>
                <m:sty m:val="bi"/>
              </m:rPr>
              <m:t>X</m:t>
            </m:r>
          </m:e>
          <m:sup>
            <m:r>
              <m:rPr>
                <m:sty m:val="p"/>
              </m:rPr>
              <m:t>⊤</m:t>
            </m:r>
          </m:sup>
        </m:sSup>
        <m:limLow>
          <m:e>
            <m:r>
              <m:t>y</m:t>
            </m:r>
          </m:e>
          <m:lim>
            <m:r>
              <m:rPr>
                <m:sty m:val="p"/>
              </m:rPr>
              <m:t>∼</m:t>
            </m:r>
          </m:lim>
        </m:limLow>
      </m:oMath>
      <w:del w:id="24325" w:author="PR Preview" w:date="2026-01-01T00:00:00Z">
        <w:r>
          <w:rPr>
            <w:b/>
            <w:bCs/>
          </w:rPr>
          <w:delText xml:space="preserve"> </w:delText>
        </w:r>
      </w:del>
      <w:del w:id="24326" w:author="PR Preview" w:date="2026-01-01T00:00:00Z">
        <w:r>
          <w:rPr>
            <w:b/>
            <w:bCs/>
          </w:rPr>
          <w:delText xml:space="preserve">is in</w:delText>
        </w:r>
      </w:del>
      <w:del w:id="24327" w:author="PR Preview" w:date="2026-01-01T00:00:00Z">
        <w:r>
          <w:rPr>
            <w:b/>
            <w:bCs/>
          </w:rP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oMath>
      <w:del w:id="24328" w:author="PR Preview" w:date="2026-01-01T00:00:00Z">
        <w:r>
          <w:rPr>
            <w:b/>
            <w:bCs/>
          </w:rPr>
          <w:delText xml:space="preserve">.</w:delText>
        </w:r>
      </w:del>
      <w:del w:id="24329"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4330" w:author="PR Preview" w:date="2026-01-01T00:00:00Z">
        <w:r>
          <w:delText xml:space="preserve">,</w:delText>
        </w:r>
      </w:del>
      <w:del w:id="24331" w:author="PR Preview" w:date="2026-01-01T00:00:00Z">
        <w:r>
          <w:delText xml:space="preserve"> </w:delText>
        </w:r>
      </w:del>
      <w:del w:id="24332" w:author="PR Preview" w:date="2026-01-01T00:00:00Z">
        <w:r>
          <w:delText xml:space="preserve">since</w:delText>
        </w:r>
      </w:del>
      <w:del w:id="24333" w:author="PR Preview" w:date="2026-01-01T00:00:00Z">
        <w:r>
          <w:delText xml:space="preserve"> </w:delText>
        </w:r>
      </w:del>
      <m:oMath>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rPr>
            <m:sty m:val="p"/>
          </m:rPr>
          <m:t>=</m:t>
        </m:r>
        <m:sSup>
          <m:e>
            <m:r>
              <m:rPr>
                <m:sty m:val="bi"/>
              </m:rPr>
              <m:t>X</m:t>
            </m:r>
          </m:e>
          <m:sup>
            <m:r>
              <m:rPr>
                <m:sty m:val="p"/>
              </m:rPr>
              <m:t>⊤</m:t>
            </m:r>
          </m:sup>
        </m:sSup>
        <m:r>
          <m:t> </m:t>
        </m:r>
        <m:r>
          <m:rPr>
            <m:sty m:val="p"/>
          </m:rPr>
          <m:t>(</m:t>
        </m:r>
        <m:r>
          <m:rPr>
            <m:sty m:val="bi"/>
          </m:rPr>
          <m:t>X</m:t>
        </m:r>
        <m:limLow>
          <m:e>
            <m:r>
              <m:t>z</m:t>
            </m:r>
          </m:e>
          <m:lim>
            <m:r>
              <m:rPr>
                <m:sty m:val="p"/>
              </m:rPr>
              <m:t>∼</m:t>
            </m:r>
          </m:lim>
        </m:limLow>
        <m:r>
          <m:rPr>
            <m:sty m:val="p"/>
          </m:rPr>
          <m:t>)</m:t>
        </m:r>
      </m:oMath>
      <w:del w:id="24334" w:author="PR Preview" w:date="2026-01-01T00:00:00Z">
        <w:r>
          <w:delText xml:space="preserve"> </w:delText>
        </w:r>
      </w:del>
      <w:del w:id="24335" w:author="PR Preview" w:date="2026-01-01T00:00:00Z">
        <w:r>
          <w:delText xml:space="preserve">(</w:delText>
        </w:r>
      </w:del>
      <w:hyperlink w:anchor="thm-matmul-assoc">
        <w:del w:id="24336" w:author="PR Preview" w:date="2026-01-01T00:00:00Z">
          <w:r>
            <w:rPr>
              <w:rStyle w:val="Hyperlink"/>
            </w:rPr>
            <w:delText xml:space="preserve">Theorem 8</w:delText>
          </w:r>
        </w:del>
      </w:hyperlink>
      <w:del w:id="24337" w:author="PR Preview" w:date="2026-01-01T00:00:00Z">
        <w:r>
          <w:delText xml:space="preserve">).</w:delText>
        </w:r>
      </w:del>
      <w:del w:id="24338" w:author="PR Preview" w:date="2026-01-01T00:00:00Z">
        <w:r>
          <w:delText xml:space="preserve"> </w:delText>
        </w:r>
      </w:del>
      <w:del w:id="24339" w:author="PR Preview" w:date="2026-01-01T00:00:00Z">
        <w:r>
          <w:delText xml:space="preserve">Both are subspaces of</w:delText>
        </w:r>
      </w:del>
      <w:del w:id="24340" w:author="PR Preview" w:date="2026-01-01T00:00:00Z">
        <w:r>
          <w:delText xml:space="preserve"> </w:delText>
        </w:r>
      </w:del>
      <m:oMath>
        <m:sSup>
          <m:e>
            <m:r>
              <m:rPr>
                <m:scr m:val="double-struck"/>
                <m:sty m:val="p"/>
              </m:rPr>
              <m:t>R</m:t>
            </m:r>
          </m:e>
          <m:sup>
            <m:r>
              <m:t>p</m:t>
            </m:r>
          </m:sup>
        </m:sSup>
      </m:oMath>
      <w:del w:id="24341" w:author="PR Preview" w:date="2026-01-01T00:00:00Z">
        <w:r>
          <w:delText xml:space="preserve"> </w:delText>
        </w:r>
      </w:del>
      <w:del w:id="24342" w:author="PR Preview" w:date="2026-01-01T00:00:00Z">
        <w:r>
          <w:delText xml:space="preserve">(</w:delText>
        </w:r>
      </w:del>
      <w:hyperlink w:anchor="thm-column-space-span">
        <w:del w:id="24343" w:author="PR Preview" w:date="2026-01-01T00:00:00Z">
          <w:r>
            <w:rPr>
              <w:rStyle w:val="Hyperlink"/>
            </w:rPr>
            <w:delText xml:space="preserve">Theorem 32</w:delText>
          </w:r>
        </w:del>
      </w:hyperlink>
      <w:del w:id="24344" w:author="PR Preview" w:date="2026-01-01T00:00:00Z">
        <w:r>
          <w:delText xml:space="preserve">) with the same dimension:</w:delText>
        </w:r>
      </w:del>
      <w:del w:id="24345" w:author="PR Preview" w:date="2026-01-01T00:00:00Z">
        <w:r>
          <w:delText xml:space="preserve"> </w:delText>
        </w:r>
      </w:del>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del w:id="24346" w:author="PR Preview" w:date="2026-01-01T00:00:00Z">
        <w:r>
          <w:delText xml:space="preserve"> </w:delText>
        </w:r>
      </w:del>
      <w:del w:id="24347" w:author="PR Preview" w:date="2026-01-01T00:00:00Z">
        <w:r>
          <w:delText xml:space="preserve">(</w:delText>
        </w:r>
      </w:del>
      <w:hyperlink w:anchor="thm-rank-transpose">
        <w:del w:id="24348" w:author="PR Preview" w:date="2026-01-01T00:00:00Z">
          <w:r>
            <w:rPr>
              <w:rStyle w:val="Hyperlink"/>
            </w:rPr>
            <w:delText xml:space="preserve">Theorem 41</w:delText>
          </w:r>
        </w:del>
      </w:hyperlink>
      <w:del w:id="24349" w:author="PR Preview" w:date="2026-01-01T00:00:00Z">
        <w:r>
          <w:delText xml:space="preserve">,</w:delText>
        </w:r>
      </w:del>
      <w:del w:id="24350" w:author="PR Preview" w:date="2026-01-01T00:00:00Z">
        <w:r>
          <w:delText xml:space="preserve"> </w:delText>
        </w:r>
      </w:del>
      <w:hyperlink w:anchor="thm-rank-dim">
        <w:del w:id="24351" w:author="PR Preview" w:date="2026-01-01T00:00:00Z">
          <w:r>
            <w:rPr>
              <w:rStyle w:val="Hyperlink"/>
            </w:rPr>
            <w:delText xml:space="preserve">Theorem 38</w:delText>
          </w:r>
        </w:del>
      </w:hyperlink>
      <w:del w:id="24352" w:author="PR Preview" w:date="2026-01-01T00:00:00Z">
        <w:r>
          <w:delText xml:space="preserve">).</w:delText>
        </w:r>
      </w:del>
      <w:del w:id="24353" w:author="PR Preview" w:date="2026-01-01T00:00:00Z">
        <w:r>
          <w:delText xml:space="preserve"> </w:delText>
        </w:r>
      </w:del>
      <w:del w:id="24354" w:author="PR Preview" w:date="2026-01-01T00:00:00Z">
        <w:r>
          <w:delText xml:space="preserve">So</w:delText>
        </w:r>
      </w:del>
      <w:del w:id="24355" w:author="PR Preview" w:date="2026-01-01T00:00:00Z">
        <w:r>
          <w:delText xml:space="preserve"> </w:delText>
        </w:r>
      </w:del>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del w:id="24356" w:author="PR Preview" w:date="2026-01-01T00:00:00Z">
        <w:r>
          <w:delText xml:space="preserve"> </w:delText>
        </w:r>
      </w:del>
      <w:del w:id="24357" w:author="PR Preview" w:date="2026-01-01T00:00:00Z">
        <w:r>
          <w:delText xml:space="preserve">(</w:delText>
        </w:r>
      </w:del>
      <w:hyperlink w:anchor="thm-subspace-equal-dim">
        <w:del w:id="24358" w:author="PR Preview" w:date="2026-01-01T00:00:00Z">
          <w:r>
            <w:rPr>
              <w:rStyle w:val="Hyperlink"/>
            </w:rPr>
            <w:delText xml:space="preserve">Theorem 31</w:delText>
          </w:r>
        </w:del>
      </w:hyperlink>
      <w:del w:id="24359" w:author="PR Preview" w:date="2026-01-01T00:00:00Z">
        <w:r>
          <w:delText xml:space="preserve">),</w:delText>
        </w:r>
      </w:del>
      <w:del w:id="24360" w:author="PR Preview" w:date="2026-01-01T00:00:00Z">
        <w:r>
          <w:delText xml:space="preserve"> </w:delText>
        </w:r>
      </w:del>
      <w:del w:id="24361" w:author="PR Preview" w:date="2026-01-01T00:00:00Z">
        <w:r>
          <w:delText xml:space="preserve">and since</w:delText>
        </w:r>
      </w:del>
      <w:del w:id="24362" w:author="PR Preview" w:date="2026-01-01T00:00:00Z">
        <w:r>
          <w:delText xml:space="preserve"> </w:delText>
        </w:r>
      </w:del>
      <m:oMath>
        <m:sSup>
          <m:e>
            <m:r>
              <m:rPr>
                <m:sty m:val="bi"/>
              </m:rPr>
              <m:t>X</m:t>
            </m:r>
          </m:e>
          <m:sup>
            <m:r>
              <m:rPr>
                <m:sty m:val="p"/>
              </m:rPr>
              <m:t>⊤</m:t>
            </m:r>
          </m:sup>
        </m:sSup>
        <m:limLow>
          <m:e>
            <m:r>
              <m:t>y</m:t>
            </m:r>
          </m:e>
          <m:lim>
            <m:r>
              <m:rPr>
                <m:sty m:val="p"/>
              </m:rPr>
              <m:t>∼</m:t>
            </m:r>
          </m:lim>
        </m:limLow>
        <m:r>
          <m:rPr>
            <m:sty m:val="p"/>
          </m:rPr>
          <m:t>∈</m:t>
        </m:r>
        <m:r>
          <m:rPr>
            <m:scr m:val="script"/>
            <m:sty m:val="p"/>
          </m:rPr>
          <m:t>C</m:t>
        </m:r>
        <m:r>
          <m:rPr>
            <m:sty m:val="p"/>
          </m:rPr>
          <m:t>(</m:t>
        </m:r>
        <m:sSup>
          <m:e>
            <m:r>
              <m:rPr>
                <m:sty m:val="bi"/>
              </m:rPr>
              <m:t>X</m:t>
            </m:r>
          </m:e>
          <m:sup>
            <m:r>
              <m:rPr>
                <m:sty m:val="p"/>
              </m:rPr>
              <m:t>⊤</m:t>
            </m:r>
          </m:sup>
        </m:sSup>
        <m:r>
          <m:rPr>
            <m:sty m:val="p"/>
          </m:rPr>
          <m:t>)</m:t>
        </m:r>
      </m:oMath>
      <w:del w:id="24363" w:author="PR Preview" w:date="2026-01-01T00:00:00Z">
        <w:r>
          <w:delText xml:space="preserve"> </w:delText>
        </w:r>
      </w:del>
      <w:del w:id="24364" w:author="PR Preview" w:date="2026-01-01T00:00:00Z">
        <w:r>
          <w:delText xml:space="preserve">(</w:delText>
        </w:r>
      </w:del>
      <w:hyperlink w:anchor="def-column-space">
        <w:del w:id="24365" w:author="PR Preview" w:date="2026-01-01T00:00:00Z">
          <w:r>
            <w:rPr>
              <w:rStyle w:val="Hyperlink"/>
            </w:rPr>
            <w:delText xml:space="preserve">Definition 52</w:delText>
          </w:r>
        </w:del>
      </w:hyperlink>
      <w:del w:id="24366" w:author="PR Preview" w:date="2026-01-01T00:00:00Z">
        <w:r>
          <w:delText xml:space="preserve">),</w:delText>
        </w:r>
      </w:del>
      <w:del w:id="24367" w:author="PR Preview" w:date="2026-01-01T00:00:00Z">
        <w:r>
          <w:delText xml:space="preserve"> </w:delText>
        </w:r>
      </w:del>
      <m:oMath>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rPr>
            <m:sty m:val="bi"/>
          </m:rPr>
          <m:t>X</m:t>
        </m:r>
        <m:limLow>
          <m:e>
            <m:r>
              <m:t>z</m:t>
            </m:r>
          </m:e>
          <m:lim>
            <m:r>
              <m:rPr>
                <m:sty m:val="p"/>
              </m:rPr>
              <m:t>∼</m:t>
            </m:r>
          </m:lim>
        </m:limLow>
      </m:oMath>
      <w:del w:id="24368" w:author="PR Preview" w:date="2026-01-01T00:00:00Z">
        <w:r>
          <w:delText xml:space="preserve"> </w:delText>
        </w:r>
      </w:del>
      <w:del w:id="24369" w:author="PR Preview" w:date="2026-01-01T00:00:00Z">
        <w:r>
          <w:delText xml:space="preserve">for some</w:delText>
        </w:r>
      </w:del>
      <w:del w:id="24370" w:author="PR Preview" w:date="2026-01-01T00:00:00Z">
        <w:r>
          <w:delText xml:space="preserve"> </w:delText>
        </w:r>
      </w:del>
      <m:oMath>
        <m:limLow>
          <m:e>
            <m:r>
              <m:t>z</m:t>
            </m:r>
          </m:e>
          <m:lim>
            <m:r>
              <m:rPr>
                <m:sty m:val="p"/>
              </m:rPr>
              <m:t>∼</m:t>
            </m:r>
          </m:lim>
        </m:limLow>
        <m:r>
          <m:rPr>
            <m:sty m:val="p"/>
          </m:rPr>
          <m:t>∈</m:t>
        </m:r>
        <m:sSup>
          <m:e>
            <m:r>
              <m:rPr>
                <m:scr m:val="double-struck"/>
                <m:sty m:val="p"/>
              </m:rPr>
              <m:t>R</m:t>
            </m:r>
          </m:e>
          <m:sup>
            <m:r>
              <m:t>p</m:t>
            </m:r>
          </m:sup>
        </m:sSup>
      </m:oMath>
      <w:del w:id="24371" w:author="PR Preview" w:date="2026-01-01T00:00:00Z">
        <w:r>
          <w:delText xml:space="preserve">.</w:delText>
        </w:r>
      </w:del>
    </w:p>
    <w:p>
      <w:pPr>
        <w:numPr>
          <w:ilvl w:val="0"/>
          <w:numId w:val="1091"/>
        </w:numPr>
      </w:pPr>
      <w:ins w:id="24372" w:author="PR Preview" w:date="2026-01-01T00:00:00Z">
        <w:r>
          <w:t xml:space="preserve">An invertible</w:t>
        </w:r>
      </w:ins>
      <w:ins w:id="24373" w:author="PR Preview" w:date="2026-01-01T00:00:00Z">
        <w:r>
          <w:t xml:space="preserve"> </w:t>
        </w:r>
      </w:ins>
      <m:oMath>
        <m:r>
          <m:t>p</m:t>
        </m:r>
        <m:r>
          <m:rPr>
            <m:sty m:val="p"/>
          </m:rPr>
          <m:t>×</m:t>
        </m:r>
        <m:r>
          <m:t>p</m:t>
        </m:r>
      </m:oMath>
      <w:ins w:id="24374" w:author="PR Preview" w:date="2026-01-01T00:00:00Z">
        <w:r>
          <w:t xml:space="preserve"> </w:t>
        </w:r>
      </w:ins>
      <w:ins w:id="24375" w:author="PR Preview" w:date="2026-01-01T00:00:00Z">
        <w:r>
          <w:t xml:space="preserve">matrix</w:t>
        </w:r>
      </w:ins>
      <w:ins w:id="24376" w:author="PR Preview" w:date="2026-01-01T00:00:00Z">
        <w:r>
          <w:t xml:space="preserve"> </w:t>
        </w:r>
      </w:ins>
      <m:oMath>
        <m:r>
          <m:rPr>
            <m:sty m:val="bi"/>
          </m:rPr>
          <m:t>A</m:t>
        </m:r>
      </m:oMath>
      <w:ins w:id="24377" w:author="PR Preview" w:date="2026-01-01T00:00:00Z">
        <w:r>
          <w:t xml:space="preserve"> </w:t>
        </w:r>
      </w:ins>
      <w:ins w:id="24378" w:author="PR Preview" w:date="2026-01-01T00:00:00Z">
        <w:r>
          <w:t xml:space="preserve">has rank</w:t>
        </w:r>
      </w:ins>
      <w:ins w:id="24379" w:author="PR Preview" w:date="2026-01-01T00:00:00Z">
        <w:r>
          <w:t xml:space="preserve"> </w:t>
        </w:r>
      </w:ins>
      <m:oMath>
        <m:r>
          <m:t>p</m:t>
        </m:r>
      </m:oMath>
      <w:ins w:id="24380" w:author="PR Preview" w:date="2026-01-01T00:00:00Z">
        <w:r>
          <w:t xml:space="preserve">:</w:t>
        </w:r>
      </w:ins>
      <w:ins w:id="24381" w:author="PR Preview" w:date="2026-01-01T00:00:00Z">
        <w:r>
          <w:t xml:space="preserve"> </w:t>
        </w:r>
      </w:ins>
      <w:ins w:id="24382" w:author="PR Preview" w:date="2026-01-01T00:00:00Z">
        <w:r>
          <w:t xml:space="preserve">if</w:t>
        </w:r>
      </w:ins>
      <w:ins w:id="24383" w:author="PR Preview" w:date="2026-01-01T00:00:00Z">
        <w:r>
          <w:t xml:space="preserve"> </w:t>
        </w:r>
      </w:ins>
      <w:ins w:id="24384" w:author="PR Preview" w:date="2026-01-01T00:00:00Z">
        <w:r>
          <w:t xml:space="preserve">$\mathbf{A} \mathord{\smash[b]{\underset{\raise.3ex\hbox{$\scriptstyle\sim$}}{x}}\vphantom{x}} = \mathord{\smash[b]{\underset{\raise.3ex\hbox{$\scriptstyle\sim$}}{0}}\vphantom{0}}$</w:t>
        </w:r>
      </w:ins>
      <w:ins w:id="24385" w:author="PR Preview" w:date="2026-01-01T00:00:00Z">
        <w:r>
          <w:t xml:space="preserve"> </w:t>
        </w:r>
      </w:ins>
      <w:ins w:id="24386" w:author="PR Preview" w:date="2026-01-01T00:00:00Z">
        <w:r>
          <w:t xml:space="preserve">then</w:t>
        </w:r>
      </w:ins>
    </w:p>
    <w:p>
      <w:pPr>
        <w:pStyle w:val="BodyText"/>
      </w:pPr>
      <w:ins w:id="24387" w:author="PR Preview" w:date="2026-01-01T00:00:00Z">
        <w:r>
          <w:t xml:space="preserve">$$
    \begin{aligned}
    \mathord{\smash[b]{\underset{\raise.3ex\hbox{$\scriptstyle\sim$}}{x}}\vphantom{x}} &amp;= \mathbf{A}^{-1} \mathbf{A} \mathord{\smash[b]{\underset{\raise.3ex\hbox{$\scriptstyle\sim$}}{x}}\vphantom{x}} \\
    &amp;= \mathord{\smash[b]{\underset{\raise.3ex\hbox{$\scriptstyle\sim$}}{0}}\vphantom{0}},
    \end{aligned}
    $$</w:t>
        </w:r>
      </w:ins>
    </w:p>
    <w:p>
      <w:pPr>
        <w:numPr>
          <w:ilvl w:val="0"/>
          <w:numId w:val="1000"/>
        </w:numPr>
      </w:pPr>
      <w:ins w:id="24388" w:author="PR Preview" w:date="2026-01-01T00:00:00Z">
        <w:r>
          <w:t xml:space="preserve">so its nullity is</w:t>
        </w:r>
      </w:ins>
      <w:ins w:id="24389" w:author="PR Preview" w:date="2026-01-01T00:00:00Z">
        <w:r>
          <w:t xml:space="preserve"> </w:t>
        </w:r>
      </w:ins>
      <m:oMath>
        <m:r>
          <m:t>0</m:t>
        </m:r>
      </m:oMath>
      <w:ins w:id="24390" w:author="PR Preview" w:date="2026-01-01T00:00:00Z">
        <w:r>
          <w:t xml:space="preserve"> </w:t>
        </w:r>
      </w:ins>
      <w:ins w:id="24391" w:author="PR Preview" w:date="2026-01-01T00:00:00Z">
        <w:r>
          <w:t xml:space="preserve">and its rank is</w:t>
        </w:r>
      </w:ins>
      <w:ins w:id="24392" w:author="PR Preview" w:date="2026-01-01T00:00:00Z">
        <w:r>
          <w:t xml:space="preserve"> </w:t>
        </w:r>
      </w:ins>
      <m:oMath>
        <m:r>
          <m:t>p</m:t>
        </m:r>
      </m:oMath>
      <w:ins w:id="24393" w:author="PR Preview" w:date="2026-01-01T00:00:00Z">
        <w:r>
          <w:t xml:space="preserve"> </w:t>
        </w:r>
      </w:ins>
      <w:ins w:id="24394" w:author="PR Preview" w:date="2026-01-01T00:00:00Z">
        <w:r>
          <w:t xml:space="preserve">(</w:t>
        </w:r>
      </w:ins>
      <w:hyperlink w:anchor="thm-rank-nullity">
        <w:ins w:id="24395" w:author="PR Preview" w:date="2026-01-01T00:00:00Z">
          <w:r>
            <w:rPr>
              <w:rStyle w:val="Hyperlink"/>
            </w:rPr>
            <w:t xml:space="preserve">Theorem 39</w:t>
          </w:r>
        </w:ins>
      </w:hyperlink>
      <w:ins w:id="24396" w:author="PR Preview" w:date="2026-01-01T00:00:00Z">
        <w:r>
          <w:t xml:space="preserve">).</w:t>
        </w:r>
      </w:ins>
      <w:ins w:id="24397" w:author="PR Preview" w:date="2026-01-01T00:00:00Z">
        <w:r>
          <w:t xml:space="preserve"> </w:t>
        </w:r>
      </w:ins>
      <w:ins w:id="24398" w:author="PR Preview" w:date="2026-01-01T00:00:00Z">
        <w:r>
          <w:t xml:space="preserve">So every system with it is consistent (part 1, with</w:t>
        </w:r>
      </w:ins>
      <w:ins w:id="24399" w:author="PR Preview" w:date="2026-01-01T00:00:00Z">
        <w:r>
          <w:t xml:space="preserve"> </w:t>
        </w:r>
      </w:ins>
      <m:oMath>
        <m:r>
          <m:t>p</m:t>
        </m:r>
        <m:r>
          <m:rPr>
            <m:sty m:val="p"/>
          </m:rPr>
          <m:t>=</m:t>
        </m:r>
        <m:r>
          <m:t>m</m:t>
        </m:r>
      </m:oMath>
      <w:ins w:id="24400" w:author="PR Preview" w:date="2026-01-01T00:00:00Z">
        <w:r>
          <w:t xml:space="preserve">)</w:t>
        </w:r>
      </w:ins>
      <w:ins w:id="24401" w:author="PR Preview" w:date="2026-01-01T00:00:00Z">
        <w:r>
          <w:t xml:space="preserve"> </w:t>
        </w:r>
      </w:ins>
      <w:ins w:id="24402" w:author="PR Preview" w:date="2026-01-01T00:00:00Z">
        <w:r>
          <w:t xml:space="preserve">and has exactly one solution (part 2, with</w:t>
        </w:r>
      </w:ins>
      <w:ins w:id="24403" w:author="PR Preview" w:date="2026-01-01T00:00:00Z">
        <w:r>
          <w:t xml:space="preserve"> </w:t>
        </w:r>
      </w:ins>
      <m:oMath>
        <m:r>
          <m:t>p</m:t>
        </m:r>
        <m:r>
          <m:rPr>
            <m:sty m:val="p"/>
          </m:rPr>
          <m:t>=</m:t>
        </m:r>
        <m:r>
          <m:t>n</m:t>
        </m:r>
      </m:oMath>
      <w:ins w:id="24404" w:author="PR Preview" w:date="2026-01-01T00:00:00Z">
        <w:r>
          <w:t xml:space="preserve">),</w:t>
        </w:r>
      </w:ins>
      <w:ins w:id="24405" w:author="PR Preview" w:date="2026-01-01T00:00:00Z">
        <w:r>
          <w:t xml:space="preserve"> </w:t>
        </w:r>
      </w:ins>
      <w:ins w:id="24406" w:author="PR Preview" w:date="2026-01-01T00:00:00Z">
        <w:r>
          <w:t xml:space="preserve">namely</w:t>
        </w:r>
      </w:ins>
      <w:ins w:id="24407" w:author="PR Preview" w:date="2026-01-01T00:00:00Z">
        <w:r>
          <w:t xml:space="preserve"> </w:t>
        </w:r>
      </w:ins>
      <w:ins w:id="24408" w:author="PR Preview" w:date="2026-01-01T00:00:00Z">
        <w:r>
          <w:t xml:space="preserve">$\mathbf{A}^{-1} \mathord{\smash[b]{\underset{\raise.3ex\hbox{$\scriptstyle\sim$}}{b}}\vphantom{b}}$</w:t>
        </w:r>
      </w:ins>
      <w:ins w:id="24409" w:author="PR Preview" w:date="2026-01-01T00:00:00Z">
        <w:r>
          <w:t xml:space="preserve">, since</w:t>
        </w:r>
      </w:ins>
      <w:ins w:id="24410" w:author="PR Preview" w:date="2026-01-01T00:00:00Z">
        <w:r>
          <w:t xml:space="preserve"> </w:t>
        </w:r>
      </w:ins>
      <w:ins w:id="24411" w:author="PR Preview" w:date="2026-01-01T00:00:00Z">
        <w:r>
          <w:t xml:space="preserve">$\mathbf{A}\,(\mathbf{A}^{-1} \mathord{\smash[b]{\underset{\raise.3ex\hbox{$\scriptstyle\sim$}}{b}}\vphantom{b}}) = \mathord{\smash[b]{\underset{\raise.3ex\hbox{$\scriptstyle\sim$}}{b}}\vphantom{b}}$</w:t>
        </w:r>
      </w:ins>
      <w:ins w:id="24412" w:author="PR Preview" w:date="2026-01-01T00:00:00Z">
        <w:r>
          <w:t xml:space="preserve">.</w:t>
        </w:r>
      </w:ins>
    </w:p>
    <w:bookmarkEnd w:id="585"/>
    <w:bookmarkStart w:id="586" w:name="thm-projector-generalized-inverse"/>
    <w:p>
      <w:pPr>
        <w:pStyle w:val="FirstParagraph"/>
      </w:pPr>
      <w:ins w:id="24413" w:author="PR Preview" w:date="2026-01-01T00:00:00Z">
        <w:r>
          <w:rPr>
            <w:b/>
            <w:bCs/>
          </w:rPr>
          <w:t xml:space="preserve">Theorem 101 (The projection onto a column space, with any generalized inverse)</w:t>
        </w:r>
      </w:ins>
      <w:ins w:id="24414" w:author="PR Preview" w:date="2026-01-01T00:00:00Z">
        <w:r>
          <w:t xml:space="preserve"> </w:t>
        </w:r>
      </w:ins>
      <w:ins w:id="24415" w:author="PR Preview" w:date="2026-01-01T00:00:00Z">
        <w:r>
          <w:t xml:space="preserve">Let</w:t>
        </w:r>
      </w:ins>
      <w:ins w:id="24416" w:author="PR Preview" w:date="2026-01-01T00:00:00Z">
        <w:r>
          <w:t xml:space="preserve"> </w:t>
        </w:r>
      </w:ins>
      <m:oMath>
        <m:r>
          <m:rPr>
            <m:sty m:val="bi"/>
          </m:rPr>
          <m:t>X</m:t>
        </m:r>
      </m:oMath>
      <w:ins w:id="24417" w:author="PR Preview" w:date="2026-01-01T00:00:00Z">
        <w:r>
          <w:t xml:space="preserve"> </w:t>
        </w:r>
      </w:ins>
      <w:ins w:id="24418" w:author="PR Preview" w:date="2026-01-01T00:00:00Z">
        <w:r>
          <w:t xml:space="preserve">be an</w:t>
        </w:r>
      </w:ins>
      <w:ins w:id="24419" w:author="PR Preview" w:date="2026-01-01T00:00:00Z">
        <w:r>
          <w:t xml:space="preserve"> </w:t>
        </w:r>
      </w:ins>
      <m:oMath>
        <m:r>
          <m:t>n</m:t>
        </m:r>
        <m:r>
          <m:rPr>
            <m:sty m:val="p"/>
          </m:rPr>
          <m:t>×</m:t>
        </m:r>
        <m:r>
          <m:t>p</m:t>
        </m:r>
      </m:oMath>
      <w:ins w:id="24420" w:author="PR Preview" w:date="2026-01-01T00:00:00Z">
        <w:r>
          <w:t xml:space="preserve"> </w:t>
        </w:r>
      </w:ins>
      <w:ins w:id="24421" w:author="PR Preview" w:date="2026-01-01T00:00:00Z">
        <w:r>
          <w:t xml:space="preserve">matrix of any rank,</w:t>
        </w:r>
      </w:ins>
      <w:ins w:id="24422" w:author="PR Preview" w:date="2026-01-01T00:00:00Z">
        <w:r>
          <w:t xml:space="preserve"> </w:t>
        </w:r>
      </w:ins>
      <w:ins w:id="24423" w:author="PR Preview" w:date="2026-01-01T00:00:00Z">
        <w:r>
          <w:t xml:space="preserve">and let</w:t>
        </w:r>
      </w:ins>
      <w:ins w:id="24424" w:author="PR Preview" w:date="2026-01-01T00:00:00Z">
        <w:r>
          <w:t xml:space="preserve"> </w:t>
        </w:r>
      </w:ins>
      <m:oMath>
        <m:r>
          <m:rPr>
            <m:sty m:val="bi"/>
          </m:rPr>
          <m:t>G</m:t>
        </m:r>
      </m:oMath>
      <w:ins w:id="24425" w:author="PR Preview" w:date="2026-01-01T00:00:00Z">
        <w:r>
          <w:t xml:space="preserve"> </w:t>
        </w:r>
      </w:ins>
      <w:ins w:id="24426" w:author="PR Preview" w:date="2026-01-01T00:00:00Z">
        <w:r>
          <w:t xml:space="preserve">be any generalized inverse of</w:t>
        </w:r>
      </w:ins>
      <w:ins w:id="24427" w:author="PR Preview" w:date="2026-01-01T00:00:00Z">
        <w:r>
          <w:t xml:space="preserve"> </w:t>
        </w:r>
      </w:ins>
      <m:oMath>
        <m:sSup>
          <m:e>
            <m:r>
              <m:rPr>
                <m:sty m:val="bi"/>
              </m:rPr>
              <m:t>X</m:t>
            </m:r>
          </m:e>
          <m:sup>
            <m:r>
              <m:rPr>
                <m:sty m:val="p"/>
              </m:rPr>
              <m:t>⊤</m:t>
            </m:r>
          </m:sup>
        </m:sSup>
        <m:r>
          <m:rPr>
            <m:sty m:val="bi"/>
          </m:rPr>
          <m:t>X</m:t>
        </m:r>
      </m:oMath>
      <w:ins w:id="24428" w:author="PR Preview" w:date="2026-01-01T00:00:00Z">
        <w:r>
          <w:t xml:space="preserve"> </w:t>
        </w:r>
      </w:ins>
      <w:ins w:id="24429" w:author="PR Preview" w:date="2026-01-01T00:00:00Z">
        <w:r>
          <w:t xml:space="preserve">(</w:t>
        </w:r>
      </w:ins>
      <w:hyperlink w:anchor="def-generalized-inverse">
        <w:ins w:id="24430" w:author="PR Preview" w:date="2026-01-01T00:00:00Z">
          <w:r>
            <w:rPr>
              <w:rStyle w:val="Hyperlink"/>
            </w:rPr>
            <w:t xml:space="preserve">Definition 109</w:t>
          </w:r>
        </w:ins>
      </w:hyperlink>
      <w:ins w:id="24431" w:author="PR Preview" w:date="2026-01-01T00:00:00Z">
        <w:r>
          <w:t xml:space="preserve">).</w:t>
        </w:r>
      </w:ins>
      <w:ins w:id="24432" w:author="PR Preview" w:date="2026-01-01T00:00:00Z">
        <w:r>
          <w:t xml:space="preserve"> </w:t>
        </w:r>
      </w:ins>
      <w:ins w:id="24433" w:author="PR Preview" w:date="2026-01-01T00:00:00Z">
        <w:r>
          <w:t xml:space="preserve">Then for every</w:t>
        </w:r>
      </w:ins>
      <w:ins w:id="24434" w:author="PR Preview" w:date="2026-01-01T00:00:00Z">
        <w:r>
          <w:t xml:space="preserve"> </w:t>
        </w:r>
      </w:ins>
      <w:ins w:id="24435" w:author="PR Preview" w:date="2026-01-01T00:00:00Z">
        <w:r>
          <w:t xml:space="preserve">$\mathord{\smash[b]{\underset{\raise.3ex\hbox{$\scriptstyle\sim$}}{y}}\vphantom{y}}\in \mathbb{R}^n$</w:t>
        </w:r>
      </w:ins>
      <w:ins w:id="24436" w:author="PR Preview" w:date="2026-01-01T00:00:00Z">
        <w:r>
          <w:t xml:space="preserve">,</w:t>
        </w:r>
      </w:ins>
      <w:ins w:id="24437" w:author="PR Preview" w:date="2026-01-01T00:00:00Z">
        <w:r>
          <w:t xml:space="preserve"> </w:t>
        </w:r>
      </w:ins>
      <w:ins w:id="24438" w:author="PR Preview" w:date="2026-01-01T00:00:00Z">
        <w:r>
          <w:t xml:space="preserve">$\mathbf{X}\mathbf{G} {\mathbf{X}}^{\top} \mathord{\smash[b]{\underset{\raise.3ex\hbox{$\scriptstyle\sim$}}{y}}\vphantom{y}}$</w:t>
        </w:r>
      </w:ins>
      <w:ins w:id="24439" w:author="PR Preview" w:date="2026-01-01T00:00:00Z">
        <w:r>
          <w:t xml:space="preserve"> </w:t>
        </w:r>
      </w:ins>
      <w:ins w:id="24440" w:author="PR Preview" w:date="2026-01-01T00:00:00Z">
        <w:r>
          <w:t xml:space="preserve">is the orthogonal projection of</w:t>
        </w:r>
      </w:ins>
      <w:ins w:id="24441" w:author="PR Preview" w:date="2026-01-01T00:00:00Z">
        <w:r>
          <w:t xml:space="preserve"> </w:t>
        </w:r>
      </w:ins>
      <w:ins w:id="24442" w:author="PR Preview" w:date="2026-01-01T00:00:00Z">
        <w:r>
          <w:t xml:space="preserve">$\mathord{\smash[b]{\underset{\raise.3ex\hbox{$\scriptstyle\sim$}}{y}}\vphantom{y}}$</w:t>
        </w:r>
      </w:ins>
      <w:ins w:id="24443" w:author="PR Preview" w:date="2026-01-01T00:00:00Z">
        <w:r>
          <w:t xml:space="preserve"> </w:t>
        </w:r>
      </w:ins>
      <w:ins w:id="24444" w:author="PR Preview" w:date="2026-01-01T00:00:00Z">
        <w:r>
          <w:t xml:space="preserve">onto</w:t>
        </w:r>
      </w:ins>
      <w:ins w:id="24445" w:author="PR Preview" w:date="2026-01-01T00:00:00Z">
        <w:r>
          <w:t xml:space="preserve"> </w:t>
        </w:r>
      </w:ins>
      <m:oMath>
        <m:r>
          <m:rPr>
            <m:scr m:val="script"/>
            <m:sty m:val="p"/>
          </m:rPr>
          <m:t>C</m:t>
        </m:r>
        <m:r>
          <m:rPr>
            <m:sty m:val="p"/>
          </m:rPr>
          <m:t>(</m:t>
        </m:r>
        <m:r>
          <m:rPr>
            <m:sty m:val="bi"/>
          </m:rPr>
          <m:t>X</m:t>
        </m:r>
        <m:r>
          <m:rPr>
            <m:sty m:val="p"/>
          </m:rPr>
          <m:t>)</m:t>
        </m:r>
      </m:oMath>
      <w:ins w:id="24446" w:author="PR Preview" w:date="2026-01-01T00:00:00Z">
        <w:r>
          <w:t xml:space="preserve"> </w:t>
        </w:r>
      </w:ins>
      <w:ins w:id="24447" w:author="PR Preview" w:date="2026-01-01T00:00:00Z">
        <w:r>
          <w:t xml:space="preserve">(</w:t>
        </w:r>
      </w:ins>
      <w:hyperlink w:anchor="def-orthogonal-projection">
        <w:ins w:id="24448" w:author="PR Preview" w:date="2026-01-01T00:00:00Z">
          <w:r>
            <w:rPr>
              <w:rStyle w:val="Hyperlink"/>
            </w:rPr>
            <w:t xml:space="preserve">Definition 108</w:t>
          </w:r>
        </w:ins>
      </w:hyperlink>
      <w:ins w:id="24449" w:author="PR Preview" w:date="2026-01-01T00:00:00Z">
        <w:r>
          <w:t xml:space="preserve">).</w:t>
        </w:r>
      </w:ins>
      <w:ins w:id="24450" w:author="PR Preview" w:date="2026-01-01T00:00:00Z">
        <w:r>
          <w:t xml:space="preserve"> </w:t>
        </w:r>
      </w:ins>
      <w:ins w:id="24451" w:author="PR Preview" w:date="2026-01-01T00:00:00Z">
        <w:r>
          <w:t xml:space="preserve">So the matrix</w:t>
        </w:r>
      </w:ins>
      <w:ins w:id="24452" w:author="PR Preview" w:date="2026-01-01T00:00:00Z">
        <w:r>
          <w:t xml:space="preserve"> </w:t>
        </w:r>
      </w:ins>
      <m:oMath>
        <m:r>
          <m:rPr>
            <m:sty m:val="bi"/>
          </m:rPr>
          <m:t>X</m:t>
        </m:r>
        <m:r>
          <m:rPr>
            <m:sty m:val="bi"/>
          </m:rPr>
          <m:t>G</m:t>
        </m:r>
        <m:sSup>
          <m:e>
            <m:r>
              <m:rPr>
                <m:sty m:val="bi"/>
              </m:rPr>
              <m:t>X</m:t>
            </m:r>
          </m:e>
          <m:sup>
            <m:r>
              <m:rPr>
                <m:sty m:val="p"/>
              </m:rPr>
              <m:t>⊤</m:t>
            </m:r>
          </m:sup>
        </m:sSup>
      </m:oMath>
      <w:ins w:id="24453" w:author="PR Preview" w:date="2026-01-01T00:00:00Z">
        <w:r>
          <w:t xml:space="preserve"> </w:t>
        </w:r>
      </w:ins>
      <w:ins w:id="24454" w:author="PR Preview" w:date="2026-01-01T00:00:00Z">
        <w:r>
          <w:t xml:space="preserve">is the same for every choice of</w:t>
        </w:r>
      </w:ins>
      <w:ins w:id="24455" w:author="PR Preview" w:date="2026-01-01T00:00:00Z">
        <w:r>
          <w:t xml:space="preserve"> </w:t>
        </w:r>
      </w:ins>
      <m:oMath>
        <m:r>
          <m:rPr>
            <m:sty m:val="bi"/>
          </m:rPr>
          <m:t>G</m:t>
        </m:r>
      </m:oMath>
      <w:ins w:id="24456" w:author="PR Preview" w:date="2026-01-01T00:00:00Z">
        <w:r>
          <w:t xml:space="preserve">,</w:t>
        </w:r>
      </w:ins>
      <w:ins w:id="24457" w:author="PR Preview" w:date="2026-01-01T00:00:00Z">
        <w:r>
          <w:t xml:space="preserve"> </w:t>
        </w:r>
      </w:ins>
      <w:ins w:id="24458" w:author="PR Preview" w:date="2026-01-01T00:00:00Z">
        <w:r>
          <w:t xml:space="preserve">and when</w:t>
        </w:r>
      </w:ins>
      <w:ins w:id="24459" w:author="PR Preview" w:date="2026-01-01T00:00:00Z">
        <w:r>
          <w:t xml:space="preserve"> </w:t>
        </w:r>
      </w:ins>
      <m:oMath>
        <m:r>
          <m:rPr>
            <m:sty m:val="p"/>
          </m:rPr>
          <m:t>rank</m:t>
        </m:r>
        <m:r>
          <m:rPr>
            <m:sty m:val="p"/>
          </m:rPr>
          <m:t>(</m:t>
        </m:r>
        <m:r>
          <m:rPr>
            <m:sty m:val="bi"/>
          </m:rPr>
          <m:t>X</m:t>
        </m:r>
        <m:r>
          <m:rPr>
            <m:sty m:val="p"/>
          </m:rPr>
          <m:t>)</m:t>
        </m:r>
        <m:r>
          <m:rPr>
            <m:sty m:val="p"/>
          </m:rPr>
          <m:t>=</m:t>
        </m:r>
        <m:r>
          <m:t>p</m:t>
        </m:r>
      </m:oMath>
      <w:ins w:id="24460" w:author="PR Preview" w:date="2026-01-01T00:00:00Z">
        <w:r>
          <w:t xml:space="preserve"> </w:t>
        </w:r>
      </w:ins>
      <w:ins w:id="24461" w:author="PR Preview" w:date="2026-01-01T00:00:00Z">
        <w:r>
          <w:t xml:space="preserve">it is the hat matrix</w:t>
        </w:r>
      </w:ins>
      <w:ins w:id="24462" w:author="PR Preview" w:date="2026-01-01T00:00:00Z">
        <w:r>
          <w:t xml:space="preserve"> </w:t>
        </w:r>
      </w:ins>
      <m:oMath>
        <m:r>
          <m:rPr>
            <m:sty m:val="bi"/>
          </m:rPr>
          <m:t>H</m:t>
        </m:r>
      </m:oMath>
      <w:ins w:id="24463" w:author="PR Preview" w:date="2026-01-01T00:00:00Z">
        <w:r>
          <w:t xml:space="preserve"> </w:t>
        </w:r>
      </w:ins>
      <w:ins w:id="24464" w:author="PR Preview" w:date="2026-01-01T00:00:00Z">
        <w:r>
          <w:t xml:space="preserve">(</w:t>
        </w:r>
      </w:ins>
      <w:hyperlink w:anchor="def-hat-matrix">
        <w:ins w:id="24465" w:author="PR Preview" w:date="2026-01-01T00:00:00Z">
          <w:r>
            <w:rPr>
              <w:rStyle w:val="Hyperlink"/>
            </w:rPr>
            <w:t xml:space="preserve">Definition 107</w:t>
          </w:r>
        </w:ins>
      </w:hyperlink>
      <w:ins w:id="24466" w:author="PR Preview" w:date="2026-01-01T00:00:00Z">
        <w:r>
          <w:t xml:space="preserve">).</w:t>
        </w:r>
      </w:ins>
    </w:p>
    <w:bookmarkEnd w:id="586"/>
    <w:p>
      <w:pPr>
        <w:pStyle w:val="BodyText"/>
      </w:pPr>
      <w:ins w:id="24467" w:author="PR Preview" w:date="2026-01-01T00:00:00Z">
        <w:r>
          <w:rPr>
            <w:i/>
            <w:iCs/>
          </w:rPr>
          <w:t xml:space="preserve">Proof</w:t>
        </w:r>
      </w:ins>
      <w:ins w:id="24468" w:author="PR Preview" w:date="2026-01-01T00:00:00Z">
        <w:r>
          <w:t xml:space="preserve">. </w:t>
        </w:r>
      </w:ins>
      <w:ins w:id="24469" w:author="PR Preview" w:date="2026-01-01T00:00:00Z">
        <w:r>
          <w:rPr>
            <w:b/>
            <w:bCs/>
          </w:rPr>
          <w:t xml:space="preserve">${\mathbf{X}}^{\top} \mathord{\smash[b]{\underset{\raise.3ex\hbox{$\scriptstyle\sim$}}{y}}\vphantom{y}}$</w:t>
        </w:r>
      </w:ins>
      <w:ins w:id="24470" w:author="PR Preview" w:date="2026-01-01T00:00:00Z">
        <w:r>
          <w:rPr>
            <w:b/>
            <w:bCs/>
          </w:rPr>
          <w:t xml:space="preserve"> </w:t>
        </w:r>
      </w:ins>
      <w:ins w:id="24471" w:author="PR Preview" w:date="2026-01-01T00:00:00Z">
        <w:r>
          <w:rPr>
            <w:b/>
            <w:bCs/>
          </w:rPr>
          <w:t xml:space="preserve">is in</w:t>
        </w:r>
      </w:ins>
      <w:ins w:id="24472" w:author="PR Preview" w:date="2026-01-01T00:00:00Z">
        <w:r>
          <w:rPr>
            <w:b/>
            <w:bCs/>
          </w:rP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oMath>
      <w:ins w:id="24473" w:author="PR Preview" w:date="2026-01-01T00:00:00Z">
        <w:r>
          <w:rPr>
            <w:b/>
            <w:bCs/>
          </w:rPr>
          <w:t xml:space="preserve">.</w:t>
        </w:r>
      </w:ins>
      <w:ins w:id="24474"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4475" w:author="PR Preview" w:date="2026-01-01T00:00:00Z">
        <w:r>
          <w:t xml:space="preserve">,</w:t>
        </w:r>
      </w:ins>
      <w:ins w:id="24476" w:author="PR Preview" w:date="2026-01-01T00:00:00Z">
        <w:r>
          <w:t xml:space="preserve"> </w:t>
        </w:r>
      </w:ins>
      <w:ins w:id="24477" w:author="PR Preview" w:date="2026-01-01T00:00:00Z">
        <w:r>
          <w:t xml:space="preserve">since</w:t>
        </w:r>
      </w:ins>
      <w:ins w:id="24478" w:author="PR Preview" w:date="2026-01-01T00:00:00Z">
        <w:r>
          <w:t xml:space="preserve"> </w:t>
        </w:r>
      </w:ins>
      <w:ins w:id="24479" w:author="PR Preview" w:date="2026-01-01T00:00:00Z">
        <w:r>
          <w:t xml:space="preserve">$({\mathbf{X}}^{\top} \mathbf{X})\,\mathord{\smash[b]{\underset{\raise.3ex\hbox{$\scriptstyle\sim$}}{z}}\vphantom{z}} = {\mathbf{X}}^{\top}\,(\mathbf{X}\mathord{\smash[b]{\underset{\raise.3ex\hbox{$\scriptstyle\sim$}}{z}}\vphantom{z}})$</w:t>
        </w:r>
      </w:ins>
      <w:ins w:id="24480" w:author="PR Preview" w:date="2026-01-01T00:00:00Z">
        <w:r>
          <w:t xml:space="preserve"> </w:t>
        </w:r>
      </w:ins>
      <w:ins w:id="24481" w:author="PR Preview" w:date="2026-01-01T00:00:00Z">
        <w:r>
          <w:t xml:space="preserve">(</w:t>
        </w:r>
      </w:ins>
      <w:hyperlink w:anchor="thm-matmul-assoc">
        <w:ins w:id="24482" w:author="PR Preview" w:date="2026-01-01T00:00:00Z">
          <w:r>
            <w:rPr>
              <w:rStyle w:val="Hyperlink"/>
            </w:rPr>
            <w:t xml:space="preserve">Theorem 8</w:t>
          </w:r>
        </w:ins>
      </w:hyperlink>
      <w:ins w:id="24483" w:author="PR Preview" w:date="2026-01-01T00:00:00Z">
        <w:r>
          <w:t xml:space="preserve">).</w:t>
        </w:r>
      </w:ins>
      <w:ins w:id="24484" w:author="PR Preview" w:date="2026-01-01T00:00:00Z">
        <w:r>
          <w:t xml:space="preserve"> </w:t>
        </w:r>
      </w:ins>
      <w:ins w:id="24485" w:author="PR Preview" w:date="2026-01-01T00:00:00Z">
        <w:r>
          <w:t xml:space="preserve">Both are subspaces of</w:t>
        </w:r>
      </w:ins>
      <w:ins w:id="24486" w:author="PR Preview" w:date="2026-01-01T00:00:00Z">
        <w:r>
          <w:t xml:space="preserve"> </w:t>
        </w:r>
      </w:ins>
      <m:oMath>
        <m:sSup>
          <m:e>
            <m:r>
              <m:rPr>
                <m:scr m:val="double-struck"/>
                <m:sty m:val="p"/>
              </m:rPr>
              <m:t>R</m:t>
            </m:r>
          </m:e>
          <m:sup>
            <m:r>
              <m:t>p</m:t>
            </m:r>
          </m:sup>
        </m:sSup>
      </m:oMath>
      <w:ins w:id="24487" w:author="PR Preview" w:date="2026-01-01T00:00:00Z">
        <w:r>
          <w:t xml:space="preserve"> </w:t>
        </w:r>
      </w:ins>
      <w:ins w:id="24488" w:author="PR Preview" w:date="2026-01-01T00:00:00Z">
        <w:r>
          <w:t xml:space="preserve">(</w:t>
        </w:r>
      </w:ins>
      <w:hyperlink w:anchor="thm-column-space-span">
        <w:ins w:id="24489" w:author="PR Preview" w:date="2026-01-01T00:00:00Z">
          <w:r>
            <w:rPr>
              <w:rStyle w:val="Hyperlink"/>
            </w:rPr>
            <w:t xml:space="preserve">Theorem 32</w:t>
          </w:r>
        </w:ins>
      </w:hyperlink>
      <w:ins w:id="24490" w:author="PR Preview" w:date="2026-01-01T00:00:00Z">
        <w:r>
          <w:t xml:space="preserve">) with the same dimension:</w:t>
        </w:r>
      </w:ins>
      <w:ins w:id="24491" w:author="PR Preview" w:date="2026-01-01T00:00:00Z">
        <w:r>
          <w:t xml:space="preserve"> </w:t>
        </w:r>
      </w:ins>
      <m:oMath>
        <m:r>
          <m:rPr>
            <m:sty m:val="p"/>
          </m:rPr>
          <m:t>rank</m:t>
        </m:r>
        <m:r>
          <m:rPr>
            <m:sty m:val="p"/>
          </m:rPr>
          <m:t>(</m:t>
        </m:r>
        <m:sSup>
          <m:e>
            <m:r>
              <m:rPr>
                <m:sty m:val="bi"/>
              </m:rPr>
              <m:t>X</m:t>
            </m:r>
          </m:e>
          <m:sup>
            <m:r>
              <m:rPr>
                <m:sty m:val="p"/>
              </m:rPr>
              <m:t>⊤</m:t>
            </m:r>
          </m:sup>
        </m:sSup>
        <m:r>
          <m:rPr>
            <m:sty m:val="bi"/>
          </m:rPr>
          <m:t>X</m:t>
        </m:r>
        <m:r>
          <m:rPr>
            <m:sty m:val="p"/>
          </m:rPr>
          <m:t>)</m:t>
        </m:r>
        <m:r>
          <m:rPr>
            <m:sty m:val="p"/>
          </m:rPr>
          <m:t>=</m:t>
        </m:r>
        <m:r>
          <m:rPr>
            <m:sty m:val="p"/>
          </m:rPr>
          <m:t>rank</m:t>
        </m:r>
        <m:r>
          <m:rPr>
            <m:sty m:val="p"/>
          </m:rPr>
          <m:t>(</m:t>
        </m:r>
        <m:sSup>
          <m:e>
            <m:r>
              <m:rPr>
                <m:sty m:val="bi"/>
              </m:rPr>
              <m:t>X</m:t>
            </m:r>
          </m:e>
          <m:sup>
            <m:r>
              <m:rPr>
                <m:sty m:val="p"/>
              </m:rPr>
              <m:t>⊤</m:t>
            </m:r>
          </m:sup>
        </m:sSup>
        <m:r>
          <m:rPr>
            <m:sty m:val="p"/>
          </m:rPr>
          <m:t>)</m:t>
        </m:r>
      </m:oMath>
      <w:ins w:id="24492" w:author="PR Preview" w:date="2026-01-01T00:00:00Z">
        <w:r>
          <w:t xml:space="preserve"> </w:t>
        </w:r>
      </w:ins>
      <w:ins w:id="24493" w:author="PR Preview" w:date="2026-01-01T00:00:00Z">
        <w:r>
          <w:t xml:space="preserve">(</w:t>
        </w:r>
      </w:ins>
      <w:hyperlink w:anchor="thm-rank-transpose">
        <w:ins w:id="24494" w:author="PR Preview" w:date="2026-01-01T00:00:00Z">
          <w:r>
            <w:rPr>
              <w:rStyle w:val="Hyperlink"/>
            </w:rPr>
            <w:t xml:space="preserve">Theorem 41</w:t>
          </w:r>
        </w:ins>
      </w:hyperlink>
      <w:ins w:id="24495" w:author="PR Preview" w:date="2026-01-01T00:00:00Z">
        <w:r>
          <w:t xml:space="preserve">,</w:t>
        </w:r>
      </w:ins>
      <w:ins w:id="24496" w:author="PR Preview" w:date="2026-01-01T00:00:00Z">
        <w:r>
          <w:t xml:space="preserve"> </w:t>
        </w:r>
      </w:ins>
      <w:hyperlink w:anchor="thm-rank-dim">
        <w:ins w:id="24497" w:author="PR Preview" w:date="2026-01-01T00:00:00Z">
          <w:r>
            <w:rPr>
              <w:rStyle w:val="Hyperlink"/>
            </w:rPr>
            <w:t xml:space="preserve">Theorem 38</w:t>
          </w:r>
        </w:ins>
      </w:hyperlink>
      <w:ins w:id="24498" w:author="PR Preview" w:date="2026-01-01T00:00:00Z">
        <w:r>
          <w:t xml:space="preserve">).</w:t>
        </w:r>
      </w:ins>
      <w:ins w:id="24499" w:author="PR Preview" w:date="2026-01-01T00:00:00Z">
        <w:r>
          <w:t xml:space="preserve"> </w:t>
        </w:r>
      </w:ins>
      <w:ins w:id="24500" w:author="PR Preview" w:date="2026-01-01T00:00:00Z">
        <w:r>
          <w:t xml:space="preserve">So</w:t>
        </w:r>
      </w:ins>
      <w:ins w:id="24501" w:author="PR Preview" w:date="2026-01-01T00:00:00Z">
        <w:r>
          <w:t xml:space="preserve"> </w:t>
        </w:r>
      </w:ins>
      <m:oMath>
        <m:r>
          <m:rPr>
            <m:scr m:val="script"/>
            <m:sty m:val="p"/>
          </m:rPr>
          <m:t>C</m:t>
        </m:r>
        <m:r>
          <m:rPr>
            <m:sty m:val="p"/>
          </m:rPr>
          <m:t>(</m:t>
        </m:r>
        <m:sSup>
          <m:e>
            <m:r>
              <m:rPr>
                <m:sty m:val="bi"/>
              </m:rPr>
              <m:t>X</m:t>
            </m:r>
          </m:e>
          <m:sup>
            <m:r>
              <m:rPr>
                <m:sty m:val="p"/>
              </m:rPr>
              <m:t>⊤</m:t>
            </m:r>
          </m:sup>
        </m:sSup>
        <m:r>
          <m:rPr>
            <m:sty m:val="bi"/>
          </m:rPr>
          <m:t>X</m:t>
        </m:r>
        <m:r>
          <m:rPr>
            <m:sty m:val="p"/>
          </m:rPr>
          <m:t>)</m:t>
        </m:r>
        <m:r>
          <m:rPr>
            <m:sty m:val="p"/>
          </m:rPr>
          <m:t>=</m:t>
        </m:r>
        <m:r>
          <m:rPr>
            <m:scr m:val="script"/>
            <m:sty m:val="p"/>
          </m:rPr>
          <m:t>C</m:t>
        </m:r>
        <m:r>
          <m:rPr>
            <m:sty m:val="p"/>
          </m:rPr>
          <m:t>(</m:t>
        </m:r>
        <m:sSup>
          <m:e>
            <m:r>
              <m:rPr>
                <m:sty m:val="bi"/>
              </m:rPr>
              <m:t>X</m:t>
            </m:r>
          </m:e>
          <m:sup>
            <m:r>
              <m:rPr>
                <m:sty m:val="p"/>
              </m:rPr>
              <m:t>⊤</m:t>
            </m:r>
          </m:sup>
        </m:sSup>
        <m:r>
          <m:rPr>
            <m:sty m:val="p"/>
          </m:rPr>
          <m:t>)</m:t>
        </m:r>
      </m:oMath>
      <w:ins w:id="24502" w:author="PR Preview" w:date="2026-01-01T00:00:00Z">
        <w:r>
          <w:t xml:space="preserve"> </w:t>
        </w:r>
      </w:ins>
      <w:ins w:id="24503" w:author="PR Preview" w:date="2026-01-01T00:00:00Z">
        <w:r>
          <w:t xml:space="preserve">(</w:t>
        </w:r>
      </w:ins>
      <w:hyperlink w:anchor="thm-subspace-equal-dim">
        <w:ins w:id="24504" w:author="PR Preview" w:date="2026-01-01T00:00:00Z">
          <w:r>
            <w:rPr>
              <w:rStyle w:val="Hyperlink"/>
            </w:rPr>
            <w:t xml:space="preserve">Theorem 31</w:t>
          </w:r>
        </w:ins>
      </w:hyperlink>
      <w:ins w:id="24505" w:author="PR Preview" w:date="2026-01-01T00:00:00Z">
        <w:r>
          <w:t xml:space="preserve">),</w:t>
        </w:r>
      </w:ins>
      <w:ins w:id="24506" w:author="PR Preview" w:date="2026-01-01T00:00:00Z">
        <w:r>
          <w:t xml:space="preserve"> </w:t>
        </w:r>
      </w:ins>
      <w:ins w:id="24507" w:author="PR Preview" w:date="2026-01-01T00:00:00Z">
        <w:r>
          <w:t xml:space="preserve">and since</w:t>
        </w:r>
      </w:ins>
      <w:ins w:id="24508" w:author="PR Preview" w:date="2026-01-01T00:00:00Z">
        <w:r>
          <w:t xml:space="preserve"> </w:t>
        </w:r>
      </w:ins>
      <w:ins w:id="24509" w:author="PR Preview" w:date="2026-01-01T00:00:00Z">
        <w:r>
          <w:t xml:space="preserve">${\mathbf{X}}^{\top} \mathord{\smash[b]{\underset{\raise.3ex\hbox{$\scriptstyle\sim$}}{y}}\vphantom{y}}\in \mathcal{C}({\mathbf{X}}^{\top})$</w:t>
        </w:r>
      </w:ins>
      <w:ins w:id="24510" w:author="PR Preview" w:date="2026-01-01T00:00:00Z">
        <w:r>
          <w:t xml:space="preserve"> </w:t>
        </w:r>
      </w:ins>
      <w:ins w:id="24511" w:author="PR Preview" w:date="2026-01-01T00:00:00Z">
        <w:r>
          <w:t xml:space="preserve">(</w:t>
        </w:r>
      </w:ins>
      <w:hyperlink w:anchor="def-column-space">
        <w:ins w:id="24512" w:author="PR Preview" w:date="2026-01-01T00:00:00Z">
          <w:r>
            <w:rPr>
              <w:rStyle w:val="Hyperlink"/>
            </w:rPr>
            <w:t xml:space="preserve">Definition 52</w:t>
          </w:r>
        </w:ins>
      </w:hyperlink>
      <w:ins w:id="24513" w:author="PR Preview" w:date="2026-01-01T00:00:00Z">
        <w:r>
          <w:t xml:space="preserve">),</w:t>
        </w:r>
      </w:ins>
      <w:ins w:id="24514" w:author="PR Preview" w:date="2026-01-01T00:00:00Z">
        <w:r>
          <w:t xml:space="preserve"> </w:t>
        </w:r>
      </w:ins>
      <w:ins w:id="24515" w:author="PR Preview" w:date="2026-01-01T00:00:00Z">
        <w:r>
          <w:t xml:space="preserve">${\mathbf{X}}^{\top} \mathord{\smash[b]{\underset{\raise.3ex\hbox{$\scriptstyle\sim$}}{y}}\vphantom{y}}= {\mathbf{X}}^{\top} \mathbf{X}\mathord{\smash[b]{\underset{\raise.3ex\hbox{$\scriptstyle\sim$}}{z}}\vphantom{z}}$</w:t>
        </w:r>
      </w:ins>
      <w:ins w:id="24516" w:author="PR Preview" w:date="2026-01-01T00:00:00Z">
        <w:r>
          <w:t xml:space="preserve"> </w:t>
        </w:r>
      </w:ins>
      <w:ins w:id="24517" w:author="PR Preview" w:date="2026-01-01T00:00:00Z">
        <w:r>
          <w:t xml:space="preserve">for some</w:t>
        </w:r>
      </w:ins>
      <w:ins w:id="24518" w:author="PR Preview" w:date="2026-01-01T00:00:00Z">
        <w:r>
          <w:t xml:space="preserve"> </w:t>
        </w:r>
      </w:ins>
      <w:ins w:id="24519" w:author="PR Preview" w:date="2026-01-01T00:00:00Z">
        <w:r>
          <w:t xml:space="preserve">$\mathord{\smash[b]{\underset{\raise.3ex\hbox{$\scriptstyle\sim$}}{z}}\vphantom{z}} \in \mathbb{R}^p$</w:t>
        </w:r>
      </w:ins>
      <w:ins w:id="24520" w:author="PR Preview" w:date="2026-01-01T00:00:00Z">
        <w:r>
          <w:t xml:space="preserve">.</w:t>
        </w:r>
      </w:ins>
    </w:p>
    <w:p>
      <w:pPr>
        <w:pStyle w:val="BodyText"/>
      </w:pPr>
      <w:r>
        <w:rPr>
          <w:b/>
          <w:bCs/>
        </w:rPr>
        <w:t xml:space="preserve">The split.</w:t>
      </w:r>
      <w:r>
        <w:t xml:space="preserve"> </w:t>
      </w:r>
      <w:r>
        <w:t xml:space="preserve">Let</w:t>
      </w:r>
    </w:p>
    <w:p>
      <w:pPr>
        <w:pStyle w:val="BodyText"/>
      </w:pPr>
      <m:oMathPara>
        <m:oMathParaPr>
          <m:jc m:val="center"/>
        </m:oMathParaPr>
        <m:oMath>
          <m:eqArr>
            <m:e>
              <m:limLow>
                <m:e>
                  <m:r>
                    <m:t>u</m:t>
                  </m:r>
                </m:e>
                <m:lim>
                  <m:r>
                    <m:rPr>
                      <m:sty m:val="p"/>
                    </m:rPr>
                    <m:t>∼</m:t>
                  </m:r>
                </m:lim>
              </m:limLow>
              <m:r>
                <m:t>&amp;</m:t>
              </m:r>
              <m:r>
                <m:rPr>
                  <m:sty m:val="p"/>
                </m:rPr>
                <m:t>=</m:t>
              </m:r>
              <m:r>
                <m:rPr>
                  <m:sty m:val="bi"/>
                </m:rPr>
                <m:t>X</m:t>
              </m:r>
              <m:r>
                <m:rPr>
                  <m:sty m:val="bi"/>
                </m:rPr>
                <m:t>G</m:t>
              </m:r>
              <m:sSup>
                <m:e>
                  <m:r>
                    <m:rPr>
                      <m:sty m:val="bi"/>
                    </m:rPr>
                    <m:t>X</m:t>
                  </m:r>
                </m:e>
                <m:sup>
                  <m:r>
                    <m:rPr>
                      <m:sty m:val="p"/>
                    </m:rPr>
                    <m:t>⊤</m:t>
                  </m:r>
                </m:sup>
              </m:sSup>
              <m:limLow>
                <m:e>
                  <m:r>
                    <m:t>y</m:t>
                  </m:r>
                </m:e>
                <m:lim>
                  <m:r>
                    <m:rPr>
                      <m:sty m:val="p"/>
                    </m:rPr>
                    <m:t>∼</m:t>
                  </m:r>
                </m:lim>
              </m:limLow>
            </m:e>
            <m:e>
              <m:r>
                <m:t>&amp;</m:t>
              </m:r>
              <m:r>
                <m:rPr>
                  <m:sty m:val="p"/>
                </m:rPr>
                <m:t>=</m:t>
              </m:r>
              <m:r>
                <m:rPr>
                  <m:sty m:val="bi"/>
                </m:rPr>
                <m:t>X</m:t>
              </m:r>
              <m:r>
                <m:t> </m:t>
              </m:r>
              <m:r>
                <m:rPr>
                  <m:sty m:val="p"/>
                </m:rPr>
                <m:t>(</m:t>
              </m:r>
              <m:r>
                <m:rPr>
                  <m:sty m:val="bi"/>
                </m:rPr>
                <m:t>G</m:t>
              </m:r>
              <m:sSup>
                <m:e>
                  <m:r>
                    <m:rPr>
                      <m:sty m:val="bi"/>
                    </m:rPr>
                    <m:t>X</m:t>
                  </m:r>
                </m:e>
                <m:sup>
                  <m:r>
                    <m:rPr>
                      <m:sty m:val="p"/>
                    </m:rPr>
                    <m:t>⊤</m:t>
                  </m:r>
                </m:sup>
              </m:sSup>
              <m:limLow>
                <m:e>
                  <m:r>
                    <m:t>y</m:t>
                  </m:r>
                </m:e>
                <m:lim>
                  <m:r>
                    <m:rPr>
                      <m:sty m:val="p"/>
                    </m:rPr>
                    <m:t>∼</m:t>
                  </m:r>
                </m:lim>
              </m:limLow>
              <m:r>
                <m:rPr>
                  <m:sty m:val="p"/>
                </m:rPr>
                <m:t>)</m:t>
              </m:r>
            </m:e>
          </m:eqArr>
        </m:oMath>
      </m:oMathPara>
    </w:p>
    <w:p>
      <w:pPr>
        <w:pStyle w:val="FirstParagraph"/>
      </w:pPr>
      <w:del w:id="24521" w:author="PR Preview" w:date="2026-01-01T00:00:00Z">
        <w:r>
          <w:delText xml:space="preserve">(</w:delText>
        </w:r>
      </w:del>
      <w:hyperlink w:anchor="thm-matmul-assoc">
        <w:del w:id="24522" w:author="PR Preview" w:date="2026-01-01T00:00:00Z">
          <w:r>
            <w:rPr>
              <w:rStyle w:val="Hyperlink"/>
            </w:rPr>
            <w:delText xml:space="preserve">Theorem 8</w:delText>
          </w:r>
        </w:del>
      </w:hyperlink>
      <w:del w:id="24523" w:author="PR Preview" w:date="2026-01-01T00:00:00Z">
        <w:r>
          <w:delText xml:space="preserve">),</w:delText>
        </w:r>
      </w:del>
      <w:del w:id="24524" w:author="PR Preview" w:date="2026-01-01T00:00:00Z">
        <w:r>
          <w:delText xml:space="preserve"> </w:delText>
        </w:r>
      </w:del>
      <w:del w:id="24525" w:author="PR Preview" w:date="2026-01-01T00:00:00Z">
        <w:r>
          <w:delText xml:space="preserve">which is in</w:delText>
        </w:r>
      </w:del>
      <w:del w:id="24526" w:author="PR Preview" w:date="2026-01-01T00:00:00Z">
        <w:r>
          <w:delText xml:space="preserve"> </w:delText>
        </w:r>
      </w:del>
      <m:oMath>
        <m:r>
          <m:rPr>
            <m:scr m:val="script"/>
            <m:sty m:val="p"/>
          </m:rPr>
          <m:t>C</m:t>
        </m:r>
        <m:r>
          <m:rPr>
            <m:sty m:val="p"/>
          </m:rPr>
          <m:t>(</m:t>
        </m:r>
        <m:r>
          <m:rPr>
            <m:sty m:val="bi"/>
          </m:rPr>
          <m:t>X</m:t>
        </m:r>
        <m:r>
          <m:rPr>
            <m:sty m:val="p"/>
          </m:rPr>
          <m:t>)</m:t>
        </m:r>
      </m:oMath>
      <w:del w:id="24527" w:author="PR Preview" w:date="2026-01-01T00:00:00Z">
        <w:r>
          <w:delText xml:space="preserve"> </w:delText>
        </w:r>
      </w:del>
      <w:del w:id="24528" w:author="PR Preview" w:date="2026-01-01T00:00:00Z">
        <w:r>
          <w:delText xml:space="preserve">(</w:delText>
        </w:r>
      </w:del>
      <w:hyperlink w:anchor="def-column-space">
        <w:del w:id="24529" w:author="PR Preview" w:date="2026-01-01T00:00:00Z">
          <w:r>
            <w:rPr>
              <w:rStyle w:val="Hyperlink"/>
            </w:rPr>
            <w:delText xml:space="preserve">Definition 52</w:delText>
          </w:r>
        </w:del>
      </w:hyperlink>
      <w:del w:id="24530" w:author="PR Preview" w:date="2026-01-01T00:00:00Z">
        <w:r>
          <w:delText xml:space="preserve">).</w:delText>
        </w:r>
      </w:del>
      <w:del w:id="24531" w:author="PR Preview" w:date="2026-01-01T00:00:00Z">
        <w:r>
          <w:delText xml:space="preserve"> </w:delText>
        </w:r>
      </w:del>
      <w:del w:id="24532" w:author="PR Preview" w:date="2026-01-01T00:00:00Z">
        <w:r>
          <w:delText xml:space="preserve">For</w:delText>
        </w:r>
      </w:del>
      <w:del w:id="24533" w:author="PR Preview" w:date="2026-01-01T00:00:00Z">
        <w:r>
          <w:delText xml:space="preserve"> </w:delText>
        </w:r>
      </w:del>
      <m:oMath>
        <m:limLow>
          <m:e>
            <m:r>
              <m:t>y</m:t>
            </m:r>
          </m:e>
          <m:lim>
            <m:r>
              <m:rPr>
                <m:sty m:val="p"/>
              </m:rPr>
              <m:t>∼</m:t>
            </m:r>
          </m:lim>
        </m:limLow>
        <m:r>
          <m:rPr>
            <m:sty m:val="p"/>
          </m:rPr>
          <m:t>−</m:t>
        </m:r>
        <m:limLow>
          <m:e>
            <m:r>
              <m:t>u</m:t>
            </m:r>
          </m:e>
          <m:lim>
            <m:r>
              <m:rPr>
                <m:sty m:val="p"/>
              </m:rPr>
              <m:t>∼</m:t>
            </m:r>
          </m:lim>
        </m:limLow>
      </m:oMath>
      <w:del w:id="24534" w:author="PR Preview" w:date="2026-01-01T00:00:00Z">
        <w:r>
          <w:delText xml:space="preserve">,</w:delText>
        </w:r>
      </w:del>
    </w:p>
    <w:p>
      <w:pPr>
        <w:pStyle w:val="BodyText"/>
      </w:pPr>
      <m:oMathPara>
        <m:oMathParaPr>
          <m:jc m:val="center"/>
        </m:oMathParaPr>
        <m:oMath>
          <m:eqArr>
            <m:e>
              <m:sSup>
                <m:e>
                  <m:r>
                    <m:rPr>
                      <m:sty m:val="bi"/>
                    </m:rPr>
                    <m:t>X</m:t>
                  </m:r>
                </m:e>
                <m:sup>
                  <m:r>
                    <m:rPr>
                      <m:sty m:val="p"/>
                    </m:rPr>
                    <m:t>⊤</m:t>
                  </m:r>
                </m:sup>
              </m:sSup>
              <m:r>
                <m:t> </m:t>
              </m:r>
              <m:r>
                <m:rPr>
                  <m:sty m:val="p"/>
                </m:rPr>
                <m:t>(</m:t>
              </m:r>
              <m:limLow>
                <m:e>
                  <m:r>
                    <m:t>y</m:t>
                  </m:r>
                </m:e>
                <m:lim>
                  <m:r>
                    <m:rPr>
                      <m:sty m:val="p"/>
                    </m:rPr>
                    <m:t>∼</m:t>
                  </m:r>
                </m:lim>
              </m:limLow>
              <m:r>
                <m:rPr>
                  <m:sty m:val="p"/>
                </m:rPr>
                <m:t>−</m:t>
              </m:r>
              <m:limLow>
                <m:e>
                  <m:r>
                    <m:t>u</m:t>
                  </m:r>
                </m:e>
                <m:lim>
                  <m:r>
                    <m:rPr>
                      <m:sty m:val="p"/>
                    </m:rPr>
                    <m:t>∼</m:t>
                  </m:r>
                </m:lim>
              </m:limLow>
              <m:r>
                <m:rPr>
                  <m:sty m:val="p"/>
                </m:rPr>
                <m:t>)</m:t>
              </m:r>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limLow>
                <m:e>
                  <m:r>
                    <m:t>u</m:t>
                  </m:r>
                </m:e>
                <m:lim>
                  <m:r>
                    <m:rPr>
                      <m:sty m:val="p"/>
                    </m:rPr>
                    <m:t>∼</m:t>
                  </m:r>
                </m:lim>
              </m:limLow>
              <m:r>
                <m:t>&amp;</m:t>
              </m:r>
              <m:r>
                <m:t>&amp;</m:t>
              </m:r>
              <m:r>
                <m:rPr>
                  <m:nor/>
                  <m:sty m:val="p"/>
                </m:rPr>
                <m:t>(</m:t>
              </m:r>
              <m:r>
                <m:rPr>
                  <m:nor/>
                  <m:sty m:val="p"/>
                </m:rPr>
                <m:t>Theorem 24</m:t>
              </m:r>
              <m:r>
                <m:rPr>
                  <m:nor/>
                  <m:sty m:val="p"/>
                </m:rPr>
                <m:t>, with coefficients </m:t>
              </m:r>
              <m:r>
                <m:t>1</m:t>
              </m:r>
              <m:r>
                <m:rPr>
                  <m:nor/>
                  <m:sty m:val="p"/>
                </m:rPr>
                <m:t> and </m:t>
              </m:r>
              <m:r>
                <m:rPr>
                  <m:sty m:val="p"/>
                </m:rPr>
                <m:t>−</m:t>
              </m:r>
              <m:r>
                <m:t>1</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r>
                <m:t> </m:t>
              </m:r>
              <m:r>
                <m:rPr>
                  <m:sty m:val="p"/>
                </m:rPr>
                <m:t>(</m:t>
              </m:r>
              <m:r>
                <m:rPr>
                  <m:sty m:val="bi"/>
                </m:rPr>
                <m:t>X</m:t>
              </m:r>
              <m:r>
                <m:rPr>
                  <m:sty m:val="bi"/>
                </m:rPr>
                <m:t>G</m:t>
              </m:r>
              <m:sSup>
                <m:e>
                  <m:r>
                    <m:rPr>
                      <m:sty m:val="bi"/>
                    </m:rPr>
                    <m:t>X</m:t>
                  </m:r>
                </m:e>
                <m:sup>
                  <m:r>
                    <m:rPr>
                      <m:sty m:val="p"/>
                    </m:rPr>
                    <m:t>⊤</m:t>
                  </m:r>
                </m:sup>
              </m:sSup>
              <m:limLow>
                <m:e>
                  <m:r>
                    <m:t>y</m:t>
                  </m:r>
                </m:e>
                <m:lim>
                  <m:r>
                    <m:rPr>
                      <m:sty m:val="p"/>
                    </m:rPr>
                    <m:t>∼</m:t>
                  </m:r>
                </m:lim>
              </m:limLow>
              <m:r>
                <m:rPr>
                  <m:sty m:val="p"/>
                </m:rPr>
                <m:t>)</m:t>
              </m:r>
              <m:r>
                <m:t>&amp;</m:t>
              </m:r>
              <m:r>
                <m:t>&amp;</m:t>
              </m:r>
              <m:r>
                <m:rPr>
                  <m:nor/>
                  <m:sty m:val="p"/>
                </m:rPr>
                <m:t>(substitute </m:t>
              </m:r>
              <m:limLow>
                <m:e>
                  <m:r>
                    <m:t>u</m:t>
                  </m:r>
                </m:e>
                <m:lim>
                  <m:r>
                    <m:rPr>
                      <m:sty m:val="p"/>
                    </m:rPr>
                    <m:t>∼</m:t>
                  </m:r>
                </m:lim>
              </m:limLow>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limLow>
                <m:e>
                  <m:r>
                    <m:t>y</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(first step)</m:t>
              </m:r>
            </m:e>
            <m:e>
              <m:r>
                <m:t>&amp;</m:t>
              </m:r>
              <m:r>
                <m:rPr>
                  <m:sty m:val="p"/>
                </m:rPr>
                <m:t>=</m:t>
              </m:r>
              <m:sSup>
                <m:e>
                  <m:r>
                    <m:rPr>
                      <m:sty m:val="bi"/>
                    </m:rPr>
                    <m:t>X</m:t>
                  </m:r>
                </m:e>
                <m:sup>
                  <m:r>
                    <m:rPr>
                      <m:sty m:val="p"/>
                    </m:rPr>
                    <m:t>⊤</m:t>
                  </m:r>
                </m:sup>
              </m:sSup>
              <m:limLow>
                <m:e>
                  <m:r>
                    <m:t>y</m:t>
                  </m:r>
                </m:e>
                <m:lim>
                  <m:r>
                    <m:rPr>
                      <m:sty m:val="p"/>
                    </m:rPr>
                    <m:t>∼</m:t>
                  </m:r>
                </m:lim>
              </m:limLow>
              <m:r>
                <m:rPr>
                  <m:sty m:val="p"/>
                </m:rPr>
                <m:t>−</m:t>
              </m:r>
              <m:r>
                <m:t>​</m:t>
              </m:r>
              <m:d>
                <m:dPr>
                  <m:begChr m:val="("/>
                  <m:sepChr m:val=""/>
                  <m:endChr m:val=")"/>
                  <m:grow/>
                </m:dP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e>
              </m:d>
              <m:r>
                <m:t>​</m:t>
              </m:r>
              <m:r>
                <m:t> </m:t>
              </m:r>
              <m:limLow>
                <m:e>
                  <m:r>
                    <m:t>z</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r>
                <m:rPr>
                  <m:sty m:val="p"/>
                </m:rPr>
                <m:t>(</m:t>
              </m:r>
              <m:sSup>
                <m:e>
                  <m:r>
                    <m:rPr>
                      <m:sty m:val="bi"/>
                    </m:rPr>
                    <m:t>X</m:t>
                  </m:r>
                </m:e>
                <m:sup>
                  <m:r>
                    <m:rPr>
                      <m:sty m:val="p"/>
                    </m:rPr>
                    <m:t>⊤</m:t>
                  </m:r>
                </m:sup>
              </m:sSup>
              <m:r>
                <m:rPr>
                  <m:sty m:val="bi"/>
                </m:rPr>
                <m:t>X</m:t>
              </m:r>
              <m:r>
                <m:rPr>
                  <m:sty m:val="p"/>
                </m:rPr>
                <m:t>)</m:t>
              </m:r>
              <m:r>
                <m:t> </m:t>
              </m:r>
              <m:limLow>
                <m:e>
                  <m:r>
                    <m:t>z</m:t>
                  </m:r>
                </m:e>
                <m:lim>
                  <m:r>
                    <m:rPr>
                      <m:sty m:val="p"/>
                    </m:rPr>
                    <m:t>∼</m:t>
                  </m:r>
                </m:lim>
              </m:limLow>
              <m:r>
                <m:t>&amp;</m:t>
              </m:r>
              <m:r>
                <m:t>&amp;</m:t>
              </m:r>
              <m:r>
                <m:rPr>
                  <m:nor/>
                  <m:sty m:val="p"/>
                </m:rPr>
                <m:t>(</m:t>
              </m:r>
              <m:r>
                <m:rPr>
                  <m:nor/>
                  <m:sty m:val="p"/>
                </m:rPr>
                <m:t>Definition 109</m:t>
              </m:r>
              <m:r>
                <m:rPr>
                  <m:nor/>
                  <m:sty m:val="p"/>
                </m:rPr>
                <m:t>)</m:t>
              </m:r>
            </m:e>
            <m:e>
              <m:r>
                <m:t>&amp;</m:t>
              </m:r>
              <m:r>
                <m:rPr>
                  <m:sty m:val="p"/>
                </m:rPr>
                <m:t>=</m:t>
              </m:r>
              <m:sSup>
                <m:e>
                  <m:r>
                    <m:rPr>
                      <m:sty m:val="bi"/>
                    </m:rPr>
                    <m:t>X</m:t>
                  </m:r>
                </m:e>
                <m:sup>
                  <m:r>
                    <m:rPr>
                      <m:sty m:val="p"/>
                    </m:rPr>
                    <m:t>⊤</m:t>
                  </m:r>
                </m:sup>
              </m:sSup>
              <m:limLow>
                <m:e>
                  <m:r>
                    <m:t>y</m:t>
                  </m:r>
                </m:e>
                <m:lim>
                  <m:r>
                    <m:rPr>
                      <m:sty m:val="p"/>
                    </m:rPr>
                    <m:t>∼</m:t>
                  </m:r>
                </m:lim>
              </m:limLow>
              <m:r>
                <m:rPr>
                  <m:sty m:val="p"/>
                </m:rPr>
                <m:t>−</m:t>
              </m:r>
              <m:sSup>
                <m:e>
                  <m:r>
                    <m:rPr>
                      <m:sty m:val="bi"/>
                    </m:rPr>
                    <m:t>X</m:t>
                  </m:r>
                </m:e>
                <m:sup>
                  <m:r>
                    <m:rPr>
                      <m:sty m:val="p"/>
                    </m:rPr>
                    <m:t>⊤</m:t>
                  </m:r>
                </m:sup>
              </m:sSup>
              <m:limLow>
                <m:e>
                  <m:r>
                    <m:t>y</m:t>
                  </m:r>
                </m:e>
                <m:lim>
                  <m:r>
                    <m:rPr>
                      <m:sty m:val="p"/>
                    </m:rPr>
                    <m:t>∼</m:t>
                  </m:r>
                </m:lim>
              </m:limLow>
              <m:r>
                <m:t>&amp;</m:t>
              </m:r>
              <m:r>
                <m:t>&amp;</m:t>
              </m:r>
              <m:r>
                <m:rPr>
                  <m:nor/>
                  <m:sty m:val="p"/>
                </m:rPr>
                <m:t>(first step)</m:t>
              </m:r>
            </m:e>
            <m:e>
              <m:r>
                <m:t>&amp;</m:t>
              </m:r>
              <m:r>
                <m:rPr>
                  <m:sty m:val="p"/>
                </m:rPr>
                <m:t>=</m:t>
              </m:r>
              <m:sSub>
                <m:e>
                  <m:limLow>
                    <m:e>
                      <m:r>
                        <m:t>0</m:t>
                      </m:r>
                    </m:e>
                    <m:lim>
                      <m:r>
                        <m:rPr>
                          <m:sty m:val="p"/>
                        </m:rPr>
                        <m:t>∼</m:t>
                      </m:r>
                    </m:lim>
                  </m:limLow>
                </m:e>
                <m:sub>
                  <m:r>
                    <m:t>p</m:t>
                  </m:r>
                </m:sub>
              </m:sSub>
              <m:r>
                <m:rPr>
                  <m:sty m:val="p"/>
                </m:rPr>
                <m:t>,</m:t>
              </m:r>
              <m:r>
                <m:t>&amp;</m:t>
              </m:r>
              <m:r>
                <m:t>&amp;</m:t>
              </m:r>
              <m:r>
                <m:rPr>
                  <m:nor/>
                  <m:sty m:val="p"/>
                </m:rPr>
                <m:t>(arithmetic)</m:t>
              </m:r>
            </m:e>
          </m:eqArr>
        </m:oMath>
      </m:oMathPara>
    </w:p>
    <w:p>
      <w:pPr>
        <w:pStyle w:val="FirstParagraph"/>
      </w:pPr>
      <w:del w:id="24535" w:author="PR Preview" w:date="2026-01-01T00:00:00Z">
        <w:r>
          <w:delText xml:space="preserve">so</w:delText>
        </w:r>
      </w:del>
      <w:del w:id="24536" w:author="PR Preview" w:date="2026-01-01T00:00:00Z">
        <w:r>
          <w:delText xml:space="preserve"> </w:delText>
        </w:r>
      </w:del>
      <m:oMath>
        <m:limLow>
          <m:e>
            <m:r>
              <m:t>y</m:t>
            </m:r>
          </m:e>
          <m:lim>
            <m:r>
              <m:rPr>
                <m:sty m:val="p"/>
              </m:rPr>
              <m:t>∼</m:t>
            </m:r>
          </m:lim>
        </m:limLow>
        <m:r>
          <m:rPr>
            <m:sty m:val="p"/>
          </m:rPr>
          <m:t>−</m:t>
        </m:r>
        <m:limLow>
          <m:e>
            <m:r>
              <m:t>u</m:t>
            </m:r>
          </m:e>
          <m:lim>
            <m:r>
              <m:rPr>
                <m:sty m:val="p"/>
              </m:rPr>
              <m:t>∼</m:t>
            </m:r>
          </m:lim>
        </m:limLow>
        <m:r>
          <m:rPr>
            <m:sty m:val="p"/>
          </m:rPr>
          <m:t>∈</m:t>
        </m:r>
        <m:r>
          <m:rPr>
            <m:scr m:val="script"/>
            <m:sty m:val="p"/>
          </m:rPr>
          <m:t>N</m:t>
        </m:r>
        <m:r>
          <m:rPr>
            <m:sty m:val="p"/>
          </m:rPr>
          <m:t>(</m:t>
        </m:r>
        <m:sSup>
          <m:e>
            <m:r>
              <m:rPr>
                <m:sty m:val="bi"/>
              </m:rPr>
              <m:t>X</m:t>
            </m:r>
          </m:e>
          <m:sup>
            <m:r>
              <m:rPr>
                <m:sty m:val="p"/>
              </m:rPr>
              <m:t>⊤</m:t>
            </m:r>
          </m:sup>
        </m:sSup>
        <m:r>
          <m:rPr>
            <m:sty m:val="p"/>
          </m:rPr>
          <m:t>)</m:t>
        </m:r>
        <m:r>
          <m:rPr>
            <m:sty m:val="p"/>
          </m:rPr>
          <m:t>=</m:t>
        </m:r>
        <m:r>
          <m:rPr>
            <m:scr m:val="script"/>
            <m:sty m:val="p"/>
          </m:rPr>
          <m:t>C</m:t>
        </m:r>
        <m:r>
          <m:rPr>
            <m:sty m:val="p"/>
          </m:rPr>
          <m:t>(</m:t>
        </m:r>
        <m:r>
          <m:rPr>
            <m:sty m:val="bi"/>
          </m:rPr>
          <m:t>X</m:t>
        </m:r>
        <m:sSup>
          <m:e>
            <m:r>
              <m:rPr>
                <m:sty m:val="p"/>
              </m:rPr>
              <m:t>)</m:t>
            </m:r>
          </m:e>
          <m:sup>
            <m:r>
              <m:rPr>
                <m:sty m:val="p"/>
              </m:rPr>
              <m:t>⟂</m:t>
            </m:r>
          </m:sup>
        </m:sSup>
      </m:oMath>
      <w:del w:id="24537" w:author="PR Preview" w:date="2026-01-01T00:00:00Z">
        <w:r>
          <w:delText xml:space="preserve"> </w:delText>
        </w:r>
      </w:del>
      <w:del w:id="24538" w:author="PR Preview" w:date="2026-01-01T00:00:00Z">
        <w:r>
          <w:delText xml:space="preserve">(</w:delText>
        </w:r>
      </w:del>
      <w:hyperlink w:anchor="thm-complement-null-space">
        <w:del w:id="24539" w:author="PR Preview" w:date="2026-01-01T00:00:00Z">
          <w:r>
            <w:rPr>
              <w:rStyle w:val="Hyperlink"/>
            </w:rPr>
            <w:delText xml:space="preserve">Theorem 52</w:delText>
          </w:r>
        </w:del>
      </w:hyperlink>
      <w:del w:id="24540" w:author="PR Preview" w:date="2026-01-01T00:00:00Z">
        <w:r>
          <w:delText xml:space="preserve">).</w:delText>
        </w:r>
      </w:del>
      <w:del w:id="24541" w:author="PR Preview" w:date="2026-01-01T00:00:00Z">
        <w:r>
          <w:delText xml:space="preserve"> </w:delText>
        </w:r>
      </w:del>
      <w:del w:id="24542" w:author="PR Preview" w:date="2026-01-01T00:00:00Z">
        <w:r>
          <w:delText xml:space="preserve">By the uniqueness in</w:delText>
        </w:r>
      </w:del>
      <w:del w:id="24543" w:author="PR Preview" w:date="2026-01-01T00:00:00Z">
        <w:r>
          <w:delText xml:space="preserve"> </w:delText>
        </w:r>
      </w:del>
      <w:hyperlink w:anchor="thm-orthogonal-direct-sum">
        <w:del w:id="24544" w:author="PR Preview" w:date="2026-01-01T00:00:00Z">
          <w:r>
            <w:rPr>
              <w:rStyle w:val="Hyperlink"/>
            </w:rPr>
            <w:delText xml:space="preserve">Theorem 53</w:delText>
          </w:r>
        </w:del>
      </w:hyperlink>
      <w:del w:id="24545" w:author="PR Preview" w:date="2026-01-01T00:00:00Z">
        <w:r>
          <w:delText xml:space="preserve">,</w:delText>
        </w:r>
      </w:del>
      <w:del w:id="24546" w:author="PR Preview" w:date="2026-01-01T00:00:00Z">
        <w:r>
          <w:delText xml:space="preserve"> </w:delText>
        </w:r>
      </w:del>
      <m:oMath>
        <m:limLow>
          <m:e>
            <m:r>
              <m:t>u</m:t>
            </m:r>
          </m:e>
          <m:lim>
            <m:r>
              <m:rPr>
                <m:sty m:val="p"/>
              </m:rPr>
              <m:t>∼</m:t>
            </m:r>
          </m:lim>
        </m:limLow>
      </m:oMath>
      <w:del w:id="24547" w:author="PR Preview" w:date="2026-01-01T00:00:00Z">
        <w:r>
          <w:delText xml:space="preserve"> </w:delText>
        </w:r>
      </w:del>
      <w:del w:id="24548" w:author="PR Preview" w:date="2026-01-01T00:00:00Z">
        <w:r>
          <w:delText xml:space="preserve">is the orthogonal projection of</w:delText>
        </w:r>
      </w:del>
      <w:del w:id="24549" w:author="PR Preview" w:date="2026-01-01T00:00:00Z">
        <w:r>
          <w:delText xml:space="preserve"> </w:delText>
        </w:r>
      </w:del>
      <m:oMath>
        <m:limLow>
          <m:e>
            <m:r>
              <m:t>y</m:t>
            </m:r>
          </m:e>
          <m:lim>
            <m:r>
              <m:rPr>
                <m:sty m:val="p"/>
              </m:rPr>
              <m:t>∼</m:t>
            </m:r>
          </m:lim>
        </m:limLow>
      </m:oMath>
      <w:del w:id="24550" w:author="PR Preview" w:date="2026-01-01T00:00:00Z">
        <w:r>
          <w:delText xml:space="preserve"> </w:delText>
        </w:r>
      </w:del>
      <w:del w:id="24551" w:author="PR Preview" w:date="2026-01-01T00:00:00Z">
        <w:r>
          <w:delText xml:space="preserve">onto</w:delText>
        </w:r>
      </w:del>
      <w:del w:id="24552" w:author="PR Preview" w:date="2026-01-01T00:00:00Z">
        <w:r>
          <w:delText xml:space="preserve"> </w:delText>
        </w:r>
      </w:del>
      <m:oMath>
        <m:r>
          <m:rPr>
            <m:scr m:val="script"/>
            <m:sty m:val="p"/>
          </m:rPr>
          <m:t>C</m:t>
        </m:r>
        <m:r>
          <m:rPr>
            <m:sty m:val="p"/>
          </m:rPr>
          <m:t>(</m:t>
        </m:r>
        <m:r>
          <m:rPr>
            <m:sty m:val="bi"/>
          </m:rPr>
          <m:t>X</m:t>
        </m:r>
        <m:r>
          <m:rPr>
            <m:sty m:val="p"/>
          </m:rPr>
          <m:t>)</m:t>
        </m:r>
      </m:oMath>
      <w:del w:id="24553" w:author="PR Preview" w:date="2026-01-01T00:00:00Z">
        <w:r>
          <w:delText xml:space="preserve">.</w:delText>
        </w:r>
      </w:del>
    </w:p>
    <w:p>
      <w:pPr>
        <w:pStyle w:val="BodyText"/>
      </w:pPr>
      <w:del w:id="24554" w:author="PR Preview" w:date="2026-01-01T00:00:00Z">
        <w:r>
          <w:rPr>
            <w:b/>
            <w:bCs/>
          </w:rPr>
          <w:delText xml:space="preserve">Same matrix.</w:delText>
        </w:r>
      </w:del>
      <w:del w:id="24555" w:author="PR Preview" w:date="2026-01-01T00:00:00Z">
        <w:r>
          <w:delText xml:space="preserve"> </w:delText>
        </w:r>
      </w:del>
      <w:del w:id="24556" w:author="PR Preview" w:date="2026-01-01T00:00:00Z">
        <w:r>
          <w:delText xml:space="preserve">Every choice of</w:delText>
        </w:r>
      </w:del>
      <w:del w:id="24557" w:author="PR Preview" w:date="2026-01-01T00:00:00Z">
        <w:r>
          <w:delText xml:space="preserve"> </w:delText>
        </w:r>
      </w:del>
      <m:oMath>
        <m:r>
          <m:rPr>
            <m:sty m:val="bi"/>
          </m:rPr>
          <m:t>G</m:t>
        </m:r>
      </m:oMath>
      <w:del w:id="24558" w:author="PR Preview" w:date="2026-01-01T00:00:00Z">
        <w:r>
          <w:delText xml:space="preserve"> </w:delText>
        </w:r>
      </w:del>
      <w:del w:id="24559" w:author="PR Preview" w:date="2026-01-01T00:00:00Z">
        <w:r>
          <w:delText xml:space="preserve">gives a matrix that projects every</w:delText>
        </w:r>
      </w:del>
      <w:del w:id="24560" w:author="PR Preview" w:date="2026-01-01T00:00:00Z">
        <w:r>
          <w:delText xml:space="preserve"> </w:delText>
        </w:r>
      </w:del>
      <m:oMath>
        <m:limLow>
          <m:e>
            <m:r>
              <m:t>y</m:t>
            </m:r>
          </m:e>
          <m:lim>
            <m:r>
              <m:rPr>
                <m:sty m:val="p"/>
              </m:rPr>
              <m:t>∼</m:t>
            </m:r>
          </m:lim>
        </m:limLow>
      </m:oMath>
      <w:del w:id="24561" w:author="PR Preview" w:date="2026-01-01T00:00:00Z">
        <w:r>
          <w:delText xml:space="preserve"> </w:delText>
        </w:r>
      </w:del>
      <w:del w:id="24562" w:author="PR Preview" w:date="2026-01-01T00:00:00Z">
        <w:r>
          <w:delText xml:space="preserve">onto</w:delText>
        </w:r>
      </w:del>
      <w:del w:id="24563" w:author="PR Preview" w:date="2026-01-01T00:00:00Z">
        <w:r>
          <w:delText xml:space="preserve"> </w:delText>
        </w:r>
      </w:del>
      <m:oMath>
        <m:r>
          <m:rPr>
            <m:scr m:val="script"/>
            <m:sty m:val="p"/>
          </m:rPr>
          <m:t>C</m:t>
        </m:r>
        <m:r>
          <m:rPr>
            <m:sty m:val="p"/>
          </m:rPr>
          <m:t>(</m:t>
        </m:r>
        <m:r>
          <m:rPr>
            <m:sty m:val="bi"/>
          </m:rPr>
          <m:t>X</m:t>
        </m:r>
        <m:r>
          <m:rPr>
            <m:sty m:val="p"/>
          </m:rPr>
          <m:t>)</m:t>
        </m:r>
      </m:oMath>
      <w:del w:id="24564" w:author="PR Preview" w:date="2026-01-01T00:00:00Z">
        <w:r>
          <w:delText xml:space="preserve">,</w:delText>
        </w:r>
      </w:del>
      <w:del w:id="24565" w:author="PR Preview" w:date="2026-01-01T00:00:00Z">
        <w:r>
          <w:delText xml:space="preserve"> </w:delText>
        </w:r>
      </w:del>
      <w:del w:id="24566" w:author="PR Preview" w:date="2026-01-01T00:00:00Z">
        <w:r>
          <w:delText xml:space="preserve">so all choices give the same matrix (</w:delText>
        </w:r>
      </w:del>
      <w:hyperlink w:anchor="thm-projection-matrix-projects">
        <w:del w:id="24567" w:author="PR Preview" w:date="2026-01-01T00:00:00Z">
          <w:r>
            <w:rPr>
              <w:rStyle w:val="Hyperlink"/>
            </w:rPr>
            <w:delText xml:space="preserve">Theorem 91</w:delText>
          </w:r>
        </w:del>
      </w:hyperlink>
      <w:del w:id="24568" w:author="PR Preview" w:date="2026-01-01T00:00:00Z">
        <w:r>
          <w:delText xml:space="preserve">, part 2).</w:delText>
        </w:r>
      </w:del>
      <w:del w:id="24569" w:author="PR Preview" w:date="2026-01-01T00:00:00Z">
        <w:r>
          <w:delText xml:space="preserve"> </w:delText>
        </w:r>
      </w:del>
      <w:del w:id="24570" w:author="PR Preview" w:date="2026-01-01T00:00:00Z">
        <w:r>
          <w:delText xml:space="preserve">When</w:delText>
        </w:r>
      </w:del>
      <w:del w:id="24571" w:author="PR Preview" w:date="2026-01-01T00:00:00Z">
        <w:r>
          <w:delText xml:space="preserve"> </w:delText>
        </w:r>
      </w:del>
      <m:oMath>
        <m:r>
          <m:rPr>
            <m:sty m:val="p"/>
          </m:rPr>
          <m:t>rank</m:t>
        </m:r>
        <m:r>
          <m:rPr>
            <m:sty m:val="p"/>
          </m:rPr>
          <m:t>(</m:t>
        </m:r>
        <m:r>
          <m:rPr>
            <m:sty m:val="bi"/>
          </m:rPr>
          <m:t>X</m:t>
        </m:r>
        <m:r>
          <m:rPr>
            <m:sty m:val="p"/>
          </m:rPr>
          <m:t>)</m:t>
        </m:r>
        <m:r>
          <m:rPr>
            <m:sty m:val="p"/>
          </m:rPr>
          <m:t>=</m:t>
        </m:r>
        <m:r>
          <m:t>p</m:t>
        </m:r>
      </m:oMath>
      <w:del w:id="24572" w:author="PR Preview" w:date="2026-01-01T00:00:00Z">
        <w:r>
          <w:delText xml:space="preserve">,</w:delText>
        </w:r>
      </w:del>
      <w:del w:id="24573" w:author="PR Preview" w:date="2026-01-01T00:00:00Z">
        <w:r>
          <w:delText xml:space="preserve"> </w:delText>
        </w:r>
      </w:del>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del w:id="24574" w:author="PR Preview" w:date="2026-01-01T00:00:00Z">
        <w:r>
          <w:delText xml:space="preserve"> </w:delText>
        </w:r>
      </w:del>
      <w:del w:id="24575" w:author="PR Preview" w:date="2026-01-01T00:00:00Z">
        <w:r>
          <w:delText xml:space="preserve">is one choice (</w:delText>
        </w:r>
      </w:del>
      <w:hyperlink w:anchor="thm-gram-invertible">
        <w:del w:id="24576" w:author="PR Preview" w:date="2026-01-01T00:00:00Z">
          <w:r>
            <w:rPr>
              <w:rStyle w:val="Hyperlink"/>
            </w:rPr>
            <w:delText xml:space="preserve">Theorem 87</w:delText>
          </w:r>
        </w:del>
      </w:hyperlink>
      <w:del w:id="24577" w:author="PR Preview" w:date="2026-01-01T00:00:00Z">
        <w:r>
          <w:delText xml:space="preserve">,</w:delText>
        </w:r>
      </w:del>
      <w:del w:id="24578" w:author="PR Preview" w:date="2026-01-01T00:00:00Z">
        <w:r>
          <w:delText xml:space="preserve"> </w:delText>
        </w:r>
      </w:del>
      <w:hyperlink w:anchor="thm-generalized-inverse-invertible">
        <w:del w:id="24579" w:author="PR Preview" w:date="2026-01-01T00:00:00Z">
          <w:r>
            <w:rPr>
              <w:rStyle w:val="Hyperlink"/>
            </w:rPr>
            <w:delText xml:space="preserve">Theorem 94</w:delText>
          </w:r>
        </w:del>
      </w:hyperlink>
      <w:del w:id="24580" w:author="PR Preview" w:date="2026-01-01T00:00:00Z">
        <w:r>
          <w:delText xml:space="preserve">),</w:delText>
        </w:r>
      </w:del>
      <w:del w:id="24581" w:author="PR Preview" w:date="2026-01-01T00:00:00Z">
        <w:r>
          <w:delText xml:space="preserve"> </w:delText>
        </w:r>
      </w:del>
      <w:del w:id="24582" w:author="PR Preview" w:date="2026-01-01T00:00:00Z">
        <w:r>
          <w:delText xml:space="preserve">and it gives</w:delText>
        </w:r>
      </w:del>
      <w:del w:id="24583" w:author="PR Preview" w:date="2026-01-01T00:00:00Z">
        <w:r>
          <w:delText xml:space="preserve"> </w:delText>
        </w:r>
      </w:del>
      <m:oMath>
        <m:r>
          <m:rPr>
            <m:sty m:val="bi"/>
          </m:rPr>
          <m:t>H</m:t>
        </m:r>
      </m:oMath>
      <w:del w:id="24584" w:author="PR Preview" w:date="2026-01-01T00:00:00Z">
        <w:r>
          <w:delText xml:space="preserve">.</w:delText>
        </w:r>
      </w:del>
    </w:p>
    <w:p>
      <w:pPr>
        <w:pStyle w:val="BodyText"/>
      </w:pPr>
      <w:ins w:id="24585" w:author="PR Preview" w:date="2026-01-01T00:00:00Z">
        <w:r>
          <w:t xml:space="preserve">$$
    \begin{aligned}
    \mathord{\smash[b]{\underset{\raise.3ex\hbox{$\scriptstyle\sim$}}{u}}\vphantom{u}} &amp;= \mathbf{X}\mathbf{G} {\mathbf{X}}^{\top} \mathord{\smash[b]{\underset{\raise.3ex\hbox{$\scriptstyle\sim$}}{y}}\vphantom{y}}\\
    &amp;= \mathbf{X}\,(\mathbf{G} {\mathbf{X}}^{\top} \mathord{\smash[b]{\underset{\raise.3ex\hbox{$\scriptstyle\sim$}}{y}}\vphantom{y}})
    \end{aligned}
    $$</w:t>
        </w:r>
      </w:ins>
    </w:p>
    <w:p>
      <w:pPr>
        <w:pStyle w:val="FirstParagraph"/>
      </w:pPr>
      <w:ins w:id="24586" w:author="PR Preview" w:date="2026-01-01T00:00:00Z">
        <w:r>
          <w:t xml:space="preserve">(</w:t>
        </w:r>
      </w:ins>
      <w:hyperlink w:anchor="thm-matmul-assoc">
        <w:ins w:id="24587" w:author="PR Preview" w:date="2026-01-01T00:00:00Z">
          <w:r>
            <w:rPr>
              <w:rStyle w:val="Hyperlink"/>
            </w:rPr>
            <w:t xml:space="preserve">Theorem 8</w:t>
          </w:r>
        </w:ins>
      </w:hyperlink>
      <w:ins w:id="24588" w:author="PR Preview" w:date="2026-01-01T00:00:00Z">
        <w:r>
          <w:t xml:space="preserve">),</w:t>
        </w:r>
      </w:ins>
      <w:ins w:id="24589" w:author="PR Preview" w:date="2026-01-01T00:00:00Z">
        <w:r>
          <w:t xml:space="preserve"> </w:t>
        </w:r>
      </w:ins>
      <w:ins w:id="24590" w:author="PR Preview" w:date="2026-01-01T00:00:00Z">
        <w:r>
          <w:t xml:space="preserve">which is in</w:t>
        </w:r>
      </w:ins>
      <w:ins w:id="24591" w:author="PR Preview" w:date="2026-01-01T00:00:00Z">
        <w:r>
          <w:t xml:space="preserve"> </w:t>
        </w:r>
      </w:ins>
      <m:oMath>
        <m:r>
          <m:rPr>
            <m:scr m:val="script"/>
            <m:sty m:val="p"/>
          </m:rPr>
          <m:t>C</m:t>
        </m:r>
        <m:r>
          <m:rPr>
            <m:sty m:val="p"/>
          </m:rPr>
          <m:t>(</m:t>
        </m:r>
        <m:r>
          <m:rPr>
            <m:sty m:val="bi"/>
          </m:rPr>
          <m:t>X</m:t>
        </m:r>
        <m:r>
          <m:rPr>
            <m:sty m:val="p"/>
          </m:rPr>
          <m:t>)</m:t>
        </m:r>
      </m:oMath>
      <w:ins w:id="24592" w:author="PR Preview" w:date="2026-01-01T00:00:00Z">
        <w:r>
          <w:t xml:space="preserve"> </w:t>
        </w:r>
      </w:ins>
      <w:ins w:id="24593" w:author="PR Preview" w:date="2026-01-01T00:00:00Z">
        <w:r>
          <w:t xml:space="preserve">(</w:t>
        </w:r>
      </w:ins>
      <w:hyperlink w:anchor="def-column-space">
        <w:ins w:id="24594" w:author="PR Preview" w:date="2026-01-01T00:00:00Z">
          <w:r>
            <w:rPr>
              <w:rStyle w:val="Hyperlink"/>
            </w:rPr>
            <w:t xml:space="preserve">Definition 52</w:t>
          </w:r>
        </w:ins>
      </w:hyperlink>
      <w:ins w:id="24595" w:author="PR Preview" w:date="2026-01-01T00:00:00Z">
        <w:r>
          <w:t xml:space="preserve">).</w:t>
        </w:r>
      </w:ins>
      <w:ins w:id="24596" w:author="PR Preview" w:date="2026-01-01T00:00:00Z">
        <w:r>
          <w:t xml:space="preserve"> </w:t>
        </w:r>
      </w:ins>
      <w:ins w:id="24597" w:author="PR Preview" w:date="2026-01-01T00:00:00Z">
        <w:r>
          <w:t xml:space="preserve">For</w:t>
        </w:r>
      </w:ins>
      <w:ins w:id="24598" w:author="PR Preview" w:date="2026-01-01T00:00:00Z">
        <w:r>
          <w:t xml:space="preserve"> </w:t>
        </w:r>
      </w:ins>
      <w:ins w:id="24599" w:author="PR Preview" w:date="2026-01-01T00:00:00Z">
        <w:r>
          <w:t xml:space="preserve">$\mathord{\smash[b]{\underset{\raise.3ex\hbox{$\scriptstyle\sim$}}{y}}\vphantom{y}}- \mathord{\smash[b]{\underset{\raise.3ex\hbox{$\scriptstyle\sim$}}{u}}\vphantom{u}}$</w:t>
        </w:r>
      </w:ins>
      <w:ins w:id="24600" w:author="PR Preview" w:date="2026-01-01T00:00:00Z">
        <w:r>
          <w:t xml:space="preserve">,</w:t>
        </w:r>
      </w:ins>
    </w:p>
    <w:p>
      <w:pPr>
        <w:pStyle w:val="BodyText"/>
      </w:pPr>
      <w:ins w:id="24601" w:author="PR Preview" w:date="2026-01-01T00:00:00Z">
        <w:r>
          <w:t xml:space="preserve">$$
    \begin{aligned}
    {\mathbf{X}}^{\top}\,(\mathord{\smash[b]{\underset{\raise.3ex\hbox{$\scriptstyle\sim$}}{y}}\vphantom{y}}- \mathord{\smash[b]{\underset{\raise.3ex\hbox{$\scriptstyle\sim$}}{u}}\vphantom{u}})
    &amp;= {\mathbf{X}}^{\top} \mathord{\smash[b]{\underset{\raise.3ex\hbox{$\scriptstyle\sim$}}{y}}\vphantom{y}}- {\mathbf{X}}^{\top}\,\mathord{\smash[b]{\underset{\raise.3ex\hbox{$\scriptstyle\sim$}}{u}}\vphantom{u}}
    &amp;&amp; \text{(}\text{Theorem~24}\text{, with coefficients } 1 \text{ and } -1 \text{)}
    \\
    &amp;= {\mathbf{X}}^{\top} \mathord{\smash[b]{\underset{\raise.3ex\hbox{$\scriptstyle\sim$}}{y}}\vphantom{y}}- {\mathbf{X}}^{\top}\,(\mathbf{X}\mathbf{G} {\mathbf{X}}^{\top} \mathord{\smash[b]{\underset{\raise.3ex\hbox{$\scriptstyle\sim$}}{y}}\vphantom{y}})
    &amp;&amp; \text{(substitute } \mathord{\smash[b]{\underset{\raise.3ex\hbox{$\scriptstyle\sim$}}{u}}\vphantom{u}} \text{)}
    \\
    &amp;= {\mathbf{X}}^{\top} \mathord{\smash[b]{\underset{\raise.3ex\hbox{$\scriptstyle\sim$}}{y}}\vphantom{y}}- ({\mathbf{X}}^{\top} \mathbf{X})\,\mathbf{G}\,({\mathbf{X}}^{\top} \mathord{\smash[b]{\underset{\raise.3ex\hbox{$\scriptstyle\sim$}}{y}}\vphantom{y}})
    &amp;&amp; \text{(}\text{Theorem~8}\text{)}
    \\
    &amp;= {\mathbf{X}}^{\top} \mathord{\smash[b]{\underset{\raise.3ex\hbox{$\scriptstyle\sim$}}{y}}\vphantom{y}}- ({\mathbf{X}}^{\top} \mathbf{X})\,\mathbf{G}\,({\mathbf{X}}^{\top} \mathbf{X})\,\mathord{\smash[b]{\underset{\raise.3ex\hbox{$\scriptstyle\sim$}}{z}}\vphantom{z}}
    &amp;&amp; \text{(first step)}
    \\
    &amp;= {\mathbf{X}}^{\top} \mathord{\smash[b]{\underset{\raise.3ex\hbox{$\scriptstyle\sim$}}{y}}\vphantom{y}}- \mathopen{}\left(({\mathbf{X}}^{\top} \mathbf{X})\,\mathbf{G}\,({\mathbf{X}}^{\top} \mathbf{X})\right)\mathclose{}\,\mathord{\smash[b]{\underset{\raise.3ex\hbox{$\scriptstyle\sim$}}{z}}\vphantom{z}}
    &amp;&amp; \text{(}\text{Theorem~8}\text{)}
    \\
    &amp;= {\mathbf{X}}^{\top} \mathord{\smash[b]{\underset{\raise.3ex\hbox{$\scriptstyle\sim$}}{y}}\vphantom{y}}- ({\mathbf{X}}^{\top} \mathbf{X})\,\mathord{\smash[b]{\underset{\raise.3ex\hbox{$\scriptstyle\sim$}}{z}}\vphantom{z}}
    &amp;&amp; \text{(}\text{Definition~109}\text{)}
    \\
    &amp;= {\mathbf{X}}^{\top} \mathord{\smash[b]{\underset{\raise.3ex\hbox{$\scriptstyle\sim$}}{y}}\vphantom{y}}- {\mathbf{X}}^{\top} \mathord{\smash[b]{\underset{\raise.3ex\hbox{$\scriptstyle\sim$}}{y}}\vphantom{y}}
    &amp;&amp; \text{(first step)}
    \\
    &amp;= \mathord{\smash[b]{\underset{\raise.3ex\hbox{$\scriptstyle\sim$}}{0}}\vphantom{0}}_p,
    &amp;&amp; \text{(arithmetic)}
    \end{aligned}
    $$</w:t>
        </w:r>
      </w:ins>
    </w:p>
    <w:p>
      <w:pPr>
        <w:pStyle w:val="FirstParagraph"/>
      </w:pPr>
      <w:ins w:id="24602" w:author="PR Preview" w:date="2026-01-01T00:00:00Z">
        <w:r>
          <w:t xml:space="preserve">so</w:t>
        </w:r>
      </w:ins>
      <w:ins w:id="24603" w:author="PR Preview" w:date="2026-01-01T00:00:00Z">
        <w:r>
          <w:t xml:space="preserve"> </w:t>
        </w:r>
      </w:ins>
      <w:ins w:id="24604" w:author="PR Preview" w:date="2026-01-01T00:00:00Z">
        <w:r>
          <w:t xml:space="preserve">$\mathord{\smash[b]{\underset{\raise.3ex\hbox{$\scriptstyle\sim$}}{y}}\vphantom{y}}- \mathord{\smash[b]{\underset{\raise.3ex\hbox{$\scriptstyle\sim$}}{u}}\vphantom{u}} \in \mathcal{N}({\mathbf{X}}^{\top}) = \mathcal{C}(\mathbf{X})^\perp$</w:t>
        </w:r>
      </w:ins>
      <w:ins w:id="24605" w:author="PR Preview" w:date="2026-01-01T00:00:00Z">
        <w:r>
          <w:t xml:space="preserve"> </w:t>
        </w:r>
      </w:ins>
      <w:ins w:id="24606" w:author="PR Preview" w:date="2026-01-01T00:00:00Z">
        <w:r>
          <w:t xml:space="preserve">(</w:t>
        </w:r>
      </w:ins>
      <w:hyperlink w:anchor="thm-complement-null-space">
        <w:ins w:id="24607" w:author="PR Preview" w:date="2026-01-01T00:00:00Z">
          <w:r>
            <w:rPr>
              <w:rStyle w:val="Hyperlink"/>
            </w:rPr>
            <w:t xml:space="preserve">Theorem 52</w:t>
          </w:r>
        </w:ins>
      </w:hyperlink>
      <w:ins w:id="24608" w:author="PR Preview" w:date="2026-01-01T00:00:00Z">
        <w:r>
          <w:t xml:space="preserve">).</w:t>
        </w:r>
      </w:ins>
      <w:ins w:id="24609" w:author="PR Preview" w:date="2026-01-01T00:00:00Z">
        <w:r>
          <w:t xml:space="preserve"> </w:t>
        </w:r>
      </w:ins>
      <w:ins w:id="24610" w:author="PR Preview" w:date="2026-01-01T00:00:00Z">
        <w:r>
          <w:t xml:space="preserve">By the uniqueness in</w:t>
        </w:r>
      </w:ins>
      <w:ins w:id="24611" w:author="PR Preview" w:date="2026-01-01T00:00:00Z">
        <w:r>
          <w:t xml:space="preserve"> </w:t>
        </w:r>
      </w:ins>
      <w:hyperlink w:anchor="thm-orthogonal-direct-sum">
        <w:ins w:id="24612" w:author="PR Preview" w:date="2026-01-01T00:00:00Z">
          <w:r>
            <w:rPr>
              <w:rStyle w:val="Hyperlink"/>
            </w:rPr>
            <w:t xml:space="preserve">Theorem 53</w:t>
          </w:r>
        </w:ins>
      </w:hyperlink>
      <w:ins w:id="24613" w:author="PR Preview" w:date="2026-01-01T00:00:00Z">
        <w:r>
          <w:t xml:space="preserve">,</w:t>
        </w:r>
      </w:ins>
      <w:ins w:id="24614" w:author="PR Preview" w:date="2026-01-01T00:00:00Z">
        <w:r>
          <w:t xml:space="preserve"> </w:t>
        </w:r>
      </w:ins>
      <w:ins w:id="24615" w:author="PR Preview" w:date="2026-01-01T00:00:00Z">
        <w:r>
          <w:t xml:space="preserve">$\mathord{\smash[b]{\underset{\raise.3ex\hbox{$\scriptstyle\sim$}}{u}}\vphantom{u}}$</w:t>
        </w:r>
      </w:ins>
      <w:ins w:id="24616" w:author="PR Preview" w:date="2026-01-01T00:00:00Z">
        <w:r>
          <w:t xml:space="preserve"> </w:t>
        </w:r>
      </w:ins>
      <w:ins w:id="24617" w:author="PR Preview" w:date="2026-01-01T00:00:00Z">
        <w:r>
          <w:t xml:space="preserve">is the orthogonal projection of</w:t>
        </w:r>
      </w:ins>
      <w:ins w:id="24618" w:author="PR Preview" w:date="2026-01-01T00:00:00Z">
        <w:r>
          <w:t xml:space="preserve"> </w:t>
        </w:r>
      </w:ins>
      <w:ins w:id="24619" w:author="PR Preview" w:date="2026-01-01T00:00:00Z">
        <w:r>
          <w:t xml:space="preserve">$\mathord{\smash[b]{\underset{\raise.3ex\hbox{$\scriptstyle\sim$}}{y}}\vphantom{y}}$</w:t>
        </w:r>
      </w:ins>
      <w:ins w:id="24620" w:author="PR Preview" w:date="2026-01-01T00:00:00Z">
        <w:r>
          <w:t xml:space="preserve"> </w:t>
        </w:r>
      </w:ins>
      <w:ins w:id="24621" w:author="PR Preview" w:date="2026-01-01T00:00:00Z">
        <w:r>
          <w:t xml:space="preserve">onto</w:t>
        </w:r>
      </w:ins>
      <w:ins w:id="24622" w:author="PR Preview" w:date="2026-01-01T00:00:00Z">
        <w:r>
          <w:t xml:space="preserve"> </w:t>
        </w:r>
      </w:ins>
      <m:oMath>
        <m:r>
          <m:rPr>
            <m:scr m:val="script"/>
            <m:sty m:val="p"/>
          </m:rPr>
          <m:t>C</m:t>
        </m:r>
        <m:r>
          <m:rPr>
            <m:sty m:val="p"/>
          </m:rPr>
          <m:t>(</m:t>
        </m:r>
        <m:r>
          <m:rPr>
            <m:sty m:val="bi"/>
          </m:rPr>
          <m:t>X</m:t>
        </m:r>
        <m:r>
          <m:rPr>
            <m:sty m:val="p"/>
          </m:rPr>
          <m:t>)</m:t>
        </m:r>
      </m:oMath>
      <w:ins w:id="24623" w:author="PR Preview" w:date="2026-01-01T00:00:00Z">
        <w:r>
          <w:t xml:space="preserve">.</w:t>
        </w:r>
      </w:ins>
    </w:p>
    <w:p>
      <w:pPr>
        <w:pStyle w:val="BodyText"/>
      </w:pPr>
      <w:ins w:id="24624" w:author="PR Preview" w:date="2026-01-01T00:00:00Z">
        <w:r>
          <w:rPr>
            <w:b/>
            <w:bCs/>
          </w:rPr>
          <w:t xml:space="preserve">Same matrix.</w:t>
        </w:r>
      </w:ins>
      <w:ins w:id="24625" w:author="PR Preview" w:date="2026-01-01T00:00:00Z">
        <w:r>
          <w:t xml:space="preserve"> </w:t>
        </w:r>
      </w:ins>
      <w:ins w:id="24626" w:author="PR Preview" w:date="2026-01-01T00:00:00Z">
        <w:r>
          <w:t xml:space="preserve">Every choice of</w:t>
        </w:r>
      </w:ins>
      <w:ins w:id="24627" w:author="PR Preview" w:date="2026-01-01T00:00:00Z">
        <w:r>
          <w:t xml:space="preserve"> </w:t>
        </w:r>
      </w:ins>
      <m:oMath>
        <m:r>
          <m:rPr>
            <m:sty m:val="bi"/>
          </m:rPr>
          <m:t>G</m:t>
        </m:r>
      </m:oMath>
      <w:ins w:id="24628" w:author="PR Preview" w:date="2026-01-01T00:00:00Z">
        <w:r>
          <w:t xml:space="preserve"> </w:t>
        </w:r>
      </w:ins>
      <w:ins w:id="24629" w:author="PR Preview" w:date="2026-01-01T00:00:00Z">
        <w:r>
          <w:t xml:space="preserve">gives a matrix that projects every</w:t>
        </w:r>
      </w:ins>
      <w:ins w:id="24630" w:author="PR Preview" w:date="2026-01-01T00:00:00Z">
        <w:r>
          <w:t xml:space="preserve"> </w:t>
        </w:r>
      </w:ins>
      <w:ins w:id="24631" w:author="PR Preview" w:date="2026-01-01T00:00:00Z">
        <w:r>
          <w:t xml:space="preserve">$\mathord{\smash[b]{\underset{\raise.3ex\hbox{$\scriptstyle\sim$}}{y}}\vphantom{y}}$</w:t>
        </w:r>
      </w:ins>
      <w:ins w:id="24632" w:author="PR Preview" w:date="2026-01-01T00:00:00Z">
        <w:r>
          <w:t xml:space="preserve"> </w:t>
        </w:r>
      </w:ins>
      <w:ins w:id="24633" w:author="PR Preview" w:date="2026-01-01T00:00:00Z">
        <w:r>
          <w:t xml:space="preserve">onto</w:t>
        </w:r>
      </w:ins>
      <w:ins w:id="24634" w:author="PR Preview" w:date="2026-01-01T00:00:00Z">
        <w:r>
          <w:t xml:space="preserve"> </w:t>
        </w:r>
      </w:ins>
      <m:oMath>
        <m:r>
          <m:rPr>
            <m:scr m:val="script"/>
            <m:sty m:val="p"/>
          </m:rPr>
          <m:t>C</m:t>
        </m:r>
        <m:r>
          <m:rPr>
            <m:sty m:val="p"/>
          </m:rPr>
          <m:t>(</m:t>
        </m:r>
        <m:r>
          <m:rPr>
            <m:sty m:val="bi"/>
          </m:rPr>
          <m:t>X</m:t>
        </m:r>
        <m:r>
          <m:rPr>
            <m:sty m:val="p"/>
          </m:rPr>
          <m:t>)</m:t>
        </m:r>
      </m:oMath>
      <w:ins w:id="24635" w:author="PR Preview" w:date="2026-01-01T00:00:00Z">
        <w:r>
          <w:t xml:space="preserve">,</w:t>
        </w:r>
      </w:ins>
      <w:ins w:id="24636" w:author="PR Preview" w:date="2026-01-01T00:00:00Z">
        <w:r>
          <w:t xml:space="preserve"> </w:t>
        </w:r>
      </w:ins>
      <w:ins w:id="24637" w:author="PR Preview" w:date="2026-01-01T00:00:00Z">
        <w:r>
          <w:t xml:space="preserve">so all choices give the same matrix (</w:t>
        </w:r>
      </w:ins>
      <w:hyperlink w:anchor="thm-projection-matrix-projects">
        <w:ins w:id="24638" w:author="PR Preview" w:date="2026-01-01T00:00:00Z">
          <w:r>
            <w:rPr>
              <w:rStyle w:val="Hyperlink"/>
            </w:rPr>
            <w:t xml:space="preserve">Theorem 91</w:t>
          </w:r>
        </w:ins>
      </w:hyperlink>
      <w:ins w:id="24639" w:author="PR Preview" w:date="2026-01-01T00:00:00Z">
        <w:r>
          <w:t xml:space="preserve">, part 2).</w:t>
        </w:r>
      </w:ins>
      <w:ins w:id="24640" w:author="PR Preview" w:date="2026-01-01T00:00:00Z">
        <w:r>
          <w:t xml:space="preserve"> </w:t>
        </w:r>
      </w:ins>
      <w:ins w:id="24641" w:author="PR Preview" w:date="2026-01-01T00:00:00Z">
        <w:r>
          <w:t xml:space="preserve">When</w:t>
        </w:r>
      </w:ins>
      <w:ins w:id="24642" w:author="PR Preview" w:date="2026-01-01T00:00:00Z">
        <w:r>
          <w:t xml:space="preserve"> </w:t>
        </w:r>
      </w:ins>
      <m:oMath>
        <m:r>
          <m:rPr>
            <m:sty m:val="p"/>
          </m:rPr>
          <m:t>rank</m:t>
        </m:r>
        <m:r>
          <m:rPr>
            <m:sty m:val="p"/>
          </m:rPr>
          <m:t>(</m:t>
        </m:r>
        <m:r>
          <m:rPr>
            <m:sty m:val="bi"/>
          </m:rPr>
          <m:t>X</m:t>
        </m:r>
        <m:r>
          <m:rPr>
            <m:sty m:val="p"/>
          </m:rPr>
          <m:t>)</m:t>
        </m:r>
        <m:r>
          <m:rPr>
            <m:sty m:val="p"/>
          </m:rPr>
          <m:t>=</m:t>
        </m:r>
        <m:r>
          <m:t>p</m:t>
        </m:r>
      </m:oMath>
      <w:ins w:id="24643" w:author="PR Preview" w:date="2026-01-01T00:00:00Z">
        <w:r>
          <w:t xml:space="preserve">,</w:t>
        </w:r>
      </w:ins>
      <w:ins w:id="24644" w:author="PR Preview" w:date="2026-01-01T00:00:00Z">
        <w:r>
          <w:t xml:space="preserve"> </w:t>
        </w:r>
      </w:ins>
      <m:oMath>
        <m:r>
          <m:rPr>
            <m:sty m:val="p"/>
          </m:rPr>
          <m:t>(</m:t>
        </m:r>
        <m:sSup>
          <m:e>
            <m:r>
              <m:rPr>
                <m:sty m:val="bi"/>
              </m:rPr>
              <m:t>X</m:t>
            </m:r>
          </m:e>
          <m:sup>
            <m:r>
              <m:rPr>
                <m:sty m:val="p"/>
              </m:rPr>
              <m:t>⊤</m:t>
            </m:r>
          </m:sup>
        </m:sSup>
        <m:r>
          <m:rPr>
            <m:sty m:val="bi"/>
          </m:rPr>
          <m:t>X</m:t>
        </m:r>
        <m:sSup>
          <m:e>
            <m:r>
              <m:rPr>
                <m:sty m:val="p"/>
              </m:rPr>
              <m:t>)</m:t>
            </m:r>
          </m:e>
          <m:sup>
            <m:r>
              <m:rPr>
                <m:sty m:val="p"/>
              </m:rPr>
              <m:t>−</m:t>
            </m:r>
            <m:r>
              <m:t>1</m:t>
            </m:r>
          </m:sup>
        </m:sSup>
      </m:oMath>
      <w:ins w:id="24645" w:author="PR Preview" w:date="2026-01-01T00:00:00Z">
        <w:r>
          <w:t xml:space="preserve"> </w:t>
        </w:r>
      </w:ins>
      <w:ins w:id="24646" w:author="PR Preview" w:date="2026-01-01T00:00:00Z">
        <w:r>
          <w:t xml:space="preserve">is one choice (</w:t>
        </w:r>
      </w:ins>
      <w:hyperlink w:anchor="thm-gram-invertible">
        <w:ins w:id="24647" w:author="PR Preview" w:date="2026-01-01T00:00:00Z">
          <w:r>
            <w:rPr>
              <w:rStyle w:val="Hyperlink"/>
            </w:rPr>
            <w:t xml:space="preserve">Theorem 87</w:t>
          </w:r>
        </w:ins>
      </w:hyperlink>
      <w:ins w:id="24648" w:author="PR Preview" w:date="2026-01-01T00:00:00Z">
        <w:r>
          <w:t xml:space="preserve">,</w:t>
        </w:r>
      </w:ins>
      <w:ins w:id="24649" w:author="PR Preview" w:date="2026-01-01T00:00:00Z">
        <w:r>
          <w:t xml:space="preserve"> </w:t>
        </w:r>
      </w:ins>
      <w:hyperlink w:anchor="thm-generalized-inverse-invertible">
        <w:ins w:id="24650" w:author="PR Preview" w:date="2026-01-01T00:00:00Z">
          <w:r>
            <w:rPr>
              <w:rStyle w:val="Hyperlink"/>
            </w:rPr>
            <w:t xml:space="preserve">Theorem 94</w:t>
          </w:r>
        </w:ins>
      </w:hyperlink>
      <w:ins w:id="24651" w:author="PR Preview" w:date="2026-01-01T00:00:00Z">
        <w:r>
          <w:t xml:space="preserve">),</w:t>
        </w:r>
      </w:ins>
      <w:ins w:id="24652" w:author="PR Preview" w:date="2026-01-01T00:00:00Z">
        <w:r>
          <w:t xml:space="preserve"> </w:t>
        </w:r>
      </w:ins>
      <w:ins w:id="24653" w:author="PR Preview" w:date="2026-01-01T00:00:00Z">
        <w:r>
          <w:t xml:space="preserve">and it gives</w:t>
        </w:r>
      </w:ins>
      <w:ins w:id="24654" w:author="PR Preview" w:date="2026-01-01T00:00:00Z">
        <w:r>
          <w:t xml:space="preserve"> </w:t>
        </w:r>
      </w:ins>
      <m:oMath>
        <m:r>
          <m:rPr>
            <m:sty m:val="bi"/>
          </m:rPr>
          <m:t>H</m:t>
        </m:r>
      </m:oMath>
      <w:ins w:id="24655" w:author="PR Preview" w:date="2026-01-01T00:00:00Z">
        <w:r>
          <w:t xml:space="preserve">.</w:t>
        </w:r>
      </w:ins>
    </w:p>
    <w:bookmarkStart w:id="587" w:name="exm-projector-generalized-inverse"/>
    <w:p>
      <w:pPr>
        <w:pStyle w:val="BodyText"/>
      </w:pPr>
      <w:r>
        <w:rPr>
          <w:b/>
          <w:bCs/>
        </w:rPr>
        <w:t xml:space="preserve">Example 181 (A design matrix with a repeated column)</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an intercept column entered twice, so</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and</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 </w:t>
      </w:r>
      <w:r>
        <w:t xml:space="preserve">is not invertible:</w:t>
      </w:r>
      <w:r>
        <w:t xml:space="preserve"> </w:t>
      </w:r>
      <w:r>
        <w:t xml:space="preserve">its rank is</w:t>
      </w:r>
      <w:r>
        <w:t xml:space="preserve"> </w:t>
      </w:r>
      <m:oMath>
        <m:r>
          <m:rPr>
            <m:sty m:val="p"/>
          </m:rPr>
          <m:t>rank</m:t>
        </m:r>
        <m:r>
          <m:rPr>
            <m:sty m:val="p"/>
          </m:rPr>
          <m:t>(</m:t>
        </m:r>
        <m:r>
          <m:rPr>
            <m:sty m:val="bi"/>
          </m:rPr>
          <m:t>X</m:t>
        </m:r>
        <m:r>
          <m:rPr>
            <m:sty m:val="p"/>
          </m:rPr>
          <m:t>)</m:t>
        </m:r>
        <m:r>
          <m:rPr>
            <m:sty m:val="p"/>
          </m:rPr>
          <m:t>=</m:t>
        </m:r>
        <m:r>
          <m:t>1</m:t>
        </m:r>
        <m:r>
          <m:rPr>
            <m:sty m:val="p"/>
          </m:rPr>
          <m:t>&lt;</m:t>
        </m:r>
        <m:r>
          <m:t>2</m:t>
        </m:r>
      </m:oMath>
      <w:r>
        <w:t xml:space="preserve"> </w:t>
      </w:r>
      <w:r>
        <w:t xml:space="preserve">(</w:t>
      </w:r>
      <w:hyperlink w:anchor="thm-rank-transpose">
        <w:r>
          <w:rPr>
            <w:rStyle w:val="Hyperlink"/>
          </w:rPr>
          <w:t xml:space="preserve">Theorem 41</w:t>
        </w:r>
      </w:hyperlink>
      <w:r>
        <w:t xml:space="preserve">),</w:t>
      </w:r>
      <w:r>
        <w:t xml:space="preserve"> </w:t>
      </w:r>
      <w:r>
        <w:t xml:space="preserve">while an invertible</w:t>
      </w:r>
      <w:r>
        <w:t xml:space="preserve"> </w:t>
      </w:r>
      <m:oMath>
        <m:r>
          <m:t>2</m:t>
        </m:r>
        <m:r>
          <m:rPr>
            <m:sty m:val="p"/>
          </m:rPr>
          <m:t>×</m:t>
        </m:r>
        <m:r>
          <m:t>2</m:t>
        </m:r>
      </m:oMath>
      <w:r>
        <w:t xml:space="preserve"> </w:t>
      </w:r>
      <w:r>
        <w:t xml:space="preserve">matrix has rank</w:t>
      </w:r>
      <w:r>
        <w:t xml:space="preserve"> </w:t>
      </w:r>
      <m:oMath>
        <m:r>
          <m:t>2</m:t>
        </m:r>
      </m:oMath>
      <w:r>
        <w:t xml:space="preserve"> </w:t>
      </w:r>
      <w:r>
        <w:t xml:space="preserve">(</w:t>
      </w:r>
      <w:hyperlink w:anchor="exm-solution-unique">
        <w:r>
          <w:rPr>
            <w:rStyle w:val="Hyperlink"/>
          </w:rPr>
          <w:t xml:space="preserve">Example 180</w:t>
        </w:r>
      </w:hyperlink>
      <w:r>
        <w:t xml:space="preserve">).</w:t>
      </w:r>
      <w:r>
        <w:t xml:space="preserve"> </w:t>
      </w:r>
      <w:r>
        <w:t xml:space="preserve">The matrix</w:t>
      </w:r>
      <w:r>
        <w:t xml:space="preserve"> </w:t>
      </w:r>
      <m:oMath>
        <m:r>
          <m:rPr>
            <m:sty m:val="bi"/>
          </m:rPr>
          <m:t>G</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r>
                    <m:t>0</m:t>
                  </m:r>
                </m:e>
                <m:e>
                  <m:r>
                    <m:t>0</m:t>
                  </m:r>
                </m:e>
              </m:mr>
            </m:m>
          </m:e>
        </m:d>
      </m:oMath>
      <w:r>
        <w:t xml:space="preserve"> </w:t>
      </w:r>
      <w:r>
        <w:t xml:space="preserve">is a generalized inverse of it:</w:t>
      </w:r>
    </w:p>
    <w:p>
      <w:pPr>
        <w:pStyle w:val="BodyText"/>
      </w:pPr>
      <m:oMathPara>
        <m:oMathParaPr>
          <m:jc m:val="center"/>
        </m:oMathParaPr>
        <m:oMath>
          <m:eqArr>
            <m:e>
              <m:r>
                <m:rPr>
                  <m:sty m:val="p"/>
                </m:rPr>
                <m:t>(</m:t>
              </m:r>
              <m:sSup>
                <m:e>
                  <m:r>
                    <m:rPr>
                      <m:sty m:val="bi"/>
                    </m:rPr>
                    <m:t>X</m:t>
                  </m:r>
                </m:e>
                <m:sup>
                  <m:r>
                    <m:rPr>
                      <m:sty m:val="p"/>
                    </m:rPr>
                    <m:t>⊤</m:t>
                  </m:r>
                </m:sup>
              </m:sSup>
              <m:r>
                <m:rPr>
                  <m:sty m:val="bi"/>
                </m:rPr>
                <m:t>X</m:t>
              </m:r>
              <m:r>
                <m:rPr>
                  <m:sty m:val="p"/>
                </m:rPr>
                <m:t>)</m:t>
              </m:r>
              <m:r>
                <m:t> </m:t>
              </m:r>
              <m:r>
                <m:rPr>
                  <m:sty m:val="bi"/>
                </m:rPr>
                <m:t>G</m:t>
              </m:r>
              <m:r>
                <m:t> </m:t>
              </m:r>
              <m:r>
                <m:rPr>
                  <m:sty m:val="p"/>
                </m:rPr>
                <m:t>(</m:t>
              </m:r>
              <m:sSup>
                <m:e>
                  <m:r>
                    <m:rPr>
                      <m:sty m:val="bi"/>
                    </m:rPr>
                    <m:t>X</m:t>
                  </m:r>
                </m:e>
                <m:sup>
                  <m:r>
                    <m:rPr>
                      <m:sty m:val="p"/>
                    </m:rPr>
                    <m:t>⊤</m:t>
                  </m:r>
                </m:sup>
              </m:sSup>
              <m:r>
                <m:rPr>
                  <m:sty m:val="bi"/>
                </m:rPr>
                <m:t>X</m:t>
              </m:r>
              <m:r>
                <m:rPr>
                  <m:sty m:val="p"/>
                </m:rPr>
                <m:t>)</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0</m:t>
                        </m:r>
                      </m:e>
                    </m:mr>
                    <m:mr>
                      <m:e>
                        <m:r>
                          <m:t>1</m:t>
                        </m:r>
                      </m:e>
                      <m:e>
                        <m:r>
                          <m:t>0</m:t>
                        </m:r>
                      </m:e>
                    </m:mr>
                  </m:m>
                </m:e>
              </m:d>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t>&amp;</m:t>
              </m:r>
              <m:r>
                <m:t>&amp;</m:t>
              </m:r>
              <m:r>
                <m:rPr>
                  <m:nor/>
                  <m:sty m:val="p"/>
                </m:rPr>
                <m:t>(</m:t>
              </m:r>
              <m:r>
                <m:rPr>
                  <m:nor/>
                  <m:sty m:val="p"/>
                </m:rPr>
                <m:t>Definition 26</m:t>
              </m:r>
              <m:r>
                <m:rPr>
                  <m:nor/>
                  <m:sty m:val="p"/>
                </m:rPr>
                <m:t>, for the first product)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Then</w:t>
      </w:r>
    </w:p>
    <w:p>
      <w:pPr>
        <w:pStyle w:val="BodyText"/>
      </w:pPr>
      <m:oMathPara>
        <m:oMathParaPr>
          <m:jc m:val="center"/>
        </m:oMathParaPr>
        <m:oMath>
          <m:eqArr>
            <m:e>
              <m:r>
                <m:rPr>
                  <m:sty m:val="bi"/>
                </m:rPr>
                <m:t>X</m:t>
              </m:r>
              <m:r>
                <m:rPr>
                  <m:sty m:val="bi"/>
                </m:rPr>
                <m:t>G</m:t>
              </m:r>
              <m:sSup>
                <m:e>
                  <m:r>
                    <m:rPr>
                      <m:sty m:val="bi"/>
                    </m:rPr>
                    <m:t>X</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r>
                          <m:t>0</m:t>
                        </m:r>
                      </m:e>
                    </m:mr>
                    <m:mr>
                      <m:e>
                        <m:f>
                          <m:fPr>
                            <m:type m:val="bar"/>
                          </m:fPr>
                          <m:num>
                            <m:r>
                              <m:t>1</m:t>
                            </m:r>
                          </m:num>
                          <m:den>
                            <m:r>
                              <m:t>2</m:t>
                            </m:r>
                          </m:den>
                        </m:f>
                      </m:e>
                      <m:e>
                        <m:r>
                          <m:t>0</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t>&amp;</m:t>
              </m:r>
              <m:r>
                <m:t>&amp;</m:t>
              </m:r>
              <m:r>
                <m:rPr>
                  <m:nor/>
                  <m:sty m:val="p"/>
                </m:rPr>
                <m:t>(</m:t>
              </m:r>
              <m:r>
                <m:rPr>
                  <m:nor/>
                  <m:sty m:val="p"/>
                </m:rPr>
                <m:t>Definition 26</m:t>
              </m:r>
              <m:r>
                <m:rPr>
                  <m:nor/>
                  <m:sty m:val="p"/>
                </m:rPr>
                <m:t>, for </m:t>
              </m:r>
              <m:r>
                <m:rPr>
                  <m:sty m:val="bi"/>
                </m:rPr>
                <m:t>X</m:t>
              </m:r>
              <m:r>
                <m:rPr>
                  <m:sty m:val="bi"/>
                </m:rPr>
                <m:t>G</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the hat matrix of the intercept-only model (</w:t>
      </w:r>
      <w:hyperlink w:anchor="exm-hat-matrix">
        <w:r>
          <w:rPr>
            <w:rStyle w:val="Hyperlink"/>
          </w:rPr>
          <w:t xml:space="preserve">Example 161</w:t>
        </w:r>
      </w:hyperlink>
      <w:r>
        <w:t xml:space="preserve">).</w:t>
      </w:r>
      <w:r>
        <w:t xml:space="preserve"> </w:t>
      </w:r>
      <w:r>
        <w:t xml:space="preserve">Another generalized inverse,</w:t>
      </w:r>
      <w:r>
        <w:t xml:space="preserve"> </w:t>
      </w:r>
      <m:oMath>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0</m:t>
                  </m:r>
                </m:e>
              </m:mr>
              <m:mr>
                <m:e>
                  <m:r>
                    <m:t>0</m:t>
                  </m:r>
                </m:e>
                <m:e>
                  <m:f>
                    <m:fPr>
                      <m:type m:val="bar"/>
                    </m:fPr>
                    <m:num>
                      <m:r>
                        <m:t>1</m:t>
                      </m:r>
                    </m:num>
                    <m:den>
                      <m:r>
                        <m:t>2</m:t>
                      </m:r>
                    </m:den>
                  </m:f>
                </m:e>
              </m:mr>
            </m:m>
          </m:e>
        </m:d>
      </m:oMath>
      <w:r>
        <w:t xml:space="preserve">,</w:t>
      </w:r>
      <w:r>
        <w:t xml:space="preserve"> </w:t>
      </w:r>
      <w:r>
        <w:t xml:space="preserve">which is one because</w:t>
      </w:r>
      <w:r>
        <w:t xml:space="preserve"> </w:t>
      </w:r>
      <m:oMath>
        <m:r>
          <m:rPr>
            <m:sty m:val="p"/>
          </m:rPr>
          <m:t>(</m:t>
        </m:r>
        <m:sSup>
          <m:e>
            <m:r>
              <m:rPr>
                <m:sty m:val="bi"/>
              </m:rPr>
              <m:t>X</m:t>
            </m:r>
          </m:e>
          <m:sup>
            <m:r>
              <m:rPr>
                <m:sty m:val="p"/>
              </m:rPr>
              <m:t>⊤</m:t>
            </m:r>
          </m:sup>
        </m:sSup>
        <m:r>
          <m:rPr>
            <m:sty m:val="bi"/>
          </m:rPr>
          <m:t>X</m:t>
        </m:r>
        <m:r>
          <m:rPr>
            <m:sty m:val="p"/>
          </m:rPr>
          <m:t>)</m:t>
        </m:r>
        <m:r>
          <m:t> </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1</m:t>
                  </m:r>
                </m:e>
              </m:mr>
            </m:m>
          </m:e>
        </m:d>
      </m:oMath>
      <w:r>
        <w:t xml:space="preserve"> </w:t>
      </w:r>
      <w:r>
        <w:t xml:space="preserve">and that times</w:t>
      </w:r>
      <w:r>
        <w:t xml:space="preserve"> </w:t>
      </w:r>
      <m:oMath>
        <m:sSup>
          <m:e>
            <m:r>
              <m:rPr>
                <m:sty m:val="bi"/>
              </m:rPr>
              <m:t>X</m:t>
            </m:r>
          </m:e>
          <m:sup>
            <m:r>
              <m:rPr>
                <m:sty m:val="p"/>
              </m:rPr>
              <m:t>⊤</m:t>
            </m:r>
          </m:sup>
        </m:sSup>
        <m:r>
          <m:rPr>
            <m:sty m:val="bi"/>
          </m:rPr>
          <m:t>X</m:t>
        </m:r>
      </m:oMath>
      <w:r>
        <w:t xml:space="preserve"> </w:t>
      </w:r>
      <w:r>
        <w:t xml:space="preserve">is again</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gives</w:t>
      </w:r>
      <w:r>
        <w:t xml:space="preserve"> </w:t>
      </w:r>
      <m:oMath>
        <m:r>
          <m:rPr>
            <m:sty m:val="bi"/>
          </m:rPr>
          <m:t>X</m:t>
        </m:r>
        <m:sSup>
          <m:e>
            <m:r>
              <m:rPr>
                <m:sty m:val="bi"/>
              </m:rPr>
              <m:t>G</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r>
                    <m:t>0</m:t>
                  </m:r>
                </m:e>
                <m:e>
                  <m:f>
                    <m:fPr>
                      <m:type m:val="bar"/>
                    </m:fPr>
                    <m:num>
                      <m:r>
                        <m:t>1</m:t>
                      </m:r>
                    </m:num>
                    <m:den>
                      <m:r>
                        <m:t>2</m:t>
                      </m:r>
                    </m:den>
                  </m:f>
                </m:e>
              </m:mr>
              <m:mr>
                <m:e>
                  <m:r>
                    <m:t>0</m:t>
                  </m:r>
                </m:e>
                <m:e>
                  <m:f>
                    <m:fPr>
                      <m:type m:val="bar"/>
                    </m:fPr>
                    <m:num>
                      <m:r>
                        <m:t>1</m:t>
                      </m:r>
                    </m:num>
                    <m:den>
                      <m:r>
                        <m:t>2</m:t>
                      </m:r>
                    </m:den>
                  </m:f>
                </m:e>
              </m:mr>
            </m:m>
          </m:e>
        </m:d>
      </m:oMath>
      <w:r>
        <w:t xml:space="preserve"> </w:t>
      </w:r>
      <w:r>
        <w:t xml:space="preserve">and the same</w:t>
      </w:r>
      <w:r>
        <w:t xml:space="preserve"> </w:t>
      </w:r>
      <m:oMath>
        <m:r>
          <m:rPr>
            <m:sty m:val="bi"/>
          </m:rPr>
          <m:t>X</m:t>
        </m:r>
        <m:sSup>
          <m:e>
            <m:r>
              <m:rPr>
                <m:sty m:val="bi"/>
              </m:rPr>
              <m:t>G</m:t>
            </m:r>
          </m:e>
          <m:sup>
            <m:r>
              <m:rPr>
                <m:sty m:val="p"/>
              </m:rPr>
              <m:t>′</m:t>
            </m:r>
          </m:sup>
        </m:sSup>
        <m:sSup>
          <m:e>
            <m:r>
              <m:rPr>
                <m:sty m:val="bi"/>
              </m:rPr>
              <m:t>X</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f>
                    <m:fPr>
                      <m:type m:val="bar"/>
                    </m:fPr>
                    <m:num>
                      <m:r>
                        <m:t>1</m:t>
                      </m:r>
                    </m:num>
                    <m:den>
                      <m:r>
                        <m:t>2</m:t>
                      </m:r>
                    </m:den>
                  </m:f>
                </m:e>
                <m:e>
                  <m:f>
                    <m:fPr>
                      <m:type m:val="bar"/>
                    </m:fPr>
                    <m:num>
                      <m:r>
                        <m:t>1</m:t>
                      </m:r>
                    </m:num>
                    <m:den>
                      <m:r>
                        <m:t>2</m:t>
                      </m:r>
                    </m:den>
                  </m:f>
                </m:e>
              </m:mr>
              <m:mr>
                <m:e>
                  <m:f>
                    <m:fPr>
                      <m:type m:val="bar"/>
                    </m:fPr>
                    <m:num>
                      <m:r>
                        <m:t>1</m:t>
                      </m:r>
                    </m:num>
                    <m:den>
                      <m:r>
                        <m:t>2</m:t>
                      </m:r>
                    </m:den>
                  </m:f>
                </m:e>
                <m:e>
                  <m:f>
                    <m:fPr>
                      <m:type m:val="bar"/>
                    </m:fPr>
                    <m:num>
                      <m:r>
                        <m:t>1</m:t>
                      </m:r>
                    </m:num>
                    <m:den>
                      <m:r>
                        <m:t>2</m:t>
                      </m:r>
                    </m:den>
                  </m:f>
                </m:e>
              </m:mr>
            </m:m>
          </m:e>
        </m:d>
      </m:oMath>
      <w:r>
        <w:t xml:space="preserve">,</w:t>
      </w:r>
      <w:r>
        <w:t xml:space="preserve"> </w:t>
      </w:r>
      <w:r>
        <w:t xml:space="preserve">as</w:t>
      </w:r>
      <w:r>
        <w:t xml:space="preserve"> </w:t>
      </w:r>
      <w:hyperlink w:anchor="thm-projector-generalized-inverse">
        <w:r>
          <w:rPr>
            <w:rStyle w:val="Hyperlink"/>
          </w:rPr>
          <w:t xml:space="preserve">Theorem 101</w:t>
        </w:r>
      </w:hyperlink>
      <w:r>
        <w:t xml:space="preserve"> </w:t>
      </w:r>
      <w:r>
        <w:t xml:space="preserve">says it must.</w:t>
      </w:r>
      <w:r>
        <w:t xml:space="preserve"> </w:t>
      </w:r>
      <w:r>
        <w:t xml:space="preserve">Both project onto</w:t>
      </w:r>
      <w:r>
        <w:t xml:space="preserve"> </w:t>
      </w:r>
      <m:oMath>
        <m:r>
          <m:rPr>
            <m:scr m:val="script"/>
            <m:sty m:val="p"/>
          </m:rPr>
          <m:t>C</m:t>
        </m:r>
        <m:r>
          <m:rPr>
            <m:sty m:val="p"/>
          </m:rPr>
          <m:t>(</m:t>
        </m:r>
        <m:r>
          <m:rPr>
            <m:sty m:val="bi"/>
          </m:rPr>
          <m:t>X</m:t>
        </m:r>
        <m:r>
          <m:rPr>
            <m:sty m:val="p"/>
          </m:rPr>
          <m:t>)</m:t>
        </m:r>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r>
        <w:t xml:space="preserve">, the column space of the intercept-only design.</w:t>
      </w:r>
    </w:p>
    <w:bookmarkEnd w:id="587"/>
    <w:bookmarkEnd w:id="588"/>
    <w:bookmarkStart w:id="612" w:name="sec-solving-linear-systems"/>
    <w:p>
      <w:pPr>
        <w:pStyle w:val="Heading3"/>
      </w:pPr>
      <w:r>
        <w:t xml:space="preserve">20.3 Solving linear systems and least squares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589" name="Picture"/>
                  <a:graphic>
                    <a:graphicData uri="http://schemas.openxmlformats.org/drawingml/2006/picture">
                      <pic:pic>
                        <pic:nvPicPr>
                          <pic:cNvPr descr="/opt/quarto/share/formats/docx/note.png" id="590"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(2024c)</w:t>
            </w:r>
            <w:r>
              <w:t xml:space="preserve"> </w:t>
            </w:r>
            <w:r>
              <w:t xml:space="preserve">and</w:t>
            </w:r>
            <w:r>
              <w:t xml:space="preserve"> </w:t>
            </w:r>
            <w:r>
              <w:t xml:space="preserve">Zhou (2024b)</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first source states that every invertible matrix has an LU factorization;</w:t>
            </w:r>
            <w:r>
              <w:t xml:space="preserve"> </w:t>
            </w:r>
            <w:r>
              <w:t xml:space="preserve">that is false without reordering rows (the</w:t>
            </w:r>
            <w:r>
              <w:t xml:space="preserve"> </w:t>
            </w:r>
            <m:oMath>
              <m:r>
                <m:t>2</m:t>
              </m:r>
              <m:r>
                <m:rPr>
                  <m:sty m:val="p"/>
                </m:rPr>
                <m:t>×</m:t>
              </m:r>
              <m:r>
                <m:t>2</m:t>
              </m:r>
            </m:oMath>
            <w:r>
              <w:t xml:space="preserve"> </w:t>
            </w:r>
            <w:r>
              <w:t xml:space="preserve">row swap</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has none),</w:t>
            </w:r>
            <w:r>
              <w:t xml:space="preserve"> </w:t>
            </w:r>
            <w:r>
              <w:t xml:space="preserve">so this section states only how an LU factorization, when one exists, solves a system.</w:t>
            </w:r>
            <w:r>
              <w:t xml:space="preserve"> </w:t>
            </w:r>
            <w:r>
              <w:t xml:space="preserve">The least squares results are proved here from the closest-point theorem (</w:t>
            </w:r>
            <w:hyperlink w:anchor="thm-closest-point">
              <w:r>
                <w:rPr>
                  <w:rStyle w:val="Hyperlink"/>
                </w:rPr>
                <w:t xml:space="preserve">Theorem 89</w:t>
              </w:r>
            </w:hyperlink>
            <w:r>
              <w:t xml:space="preserve">)</w:t>
            </w:r>
            <w:r>
              <w:t xml:space="preserve"> </w:t>
            </w:r>
            <w:r>
              <w:t xml:space="preserve">rather than by differentiating, and the QR factorization is derived from Gram-Schmidt (</w:t>
            </w:r>
            <w:hyperlink w:anchor="thm-gram-schmidt">
              <w:r>
                <w:rPr>
                  <w:rStyle w:val="Hyperlink"/>
                </w:rPr>
                <w:t xml:space="preserve">Theorem 65</w:t>
              </w:r>
            </w:hyperlink>
            <w:r>
              <w:t xml:space="preserve">).</w:t>
            </w:r>
          </w:p>
          <w:p/>
        </w:tc>
      </w:tr>
    </w:tbl>
    <w:bookmarkStart w:id="591" w:name="def-triangular-matrix"/>
    <w:p>
      <w:pPr>
        <w:pStyle w:val="BodyText"/>
      </w:pPr>
      <w:r>
        <w:rPr>
          <w:b/>
          <w:bCs/>
        </w:rPr>
        <w:t xml:space="preserve">Definition 112 (Upper triangular matrix)</w:t>
      </w:r>
      <w:r>
        <w:t xml:space="preserve"> </w:t>
      </w:r>
      <w:r>
        <w:t xml:space="preserve">A square matrix</w:t>
      </w:r>
      <w:r>
        <w:t xml:space="preserve"> </w:t>
      </w:r>
      <m:oMath>
        <m:r>
          <m:rPr>
            <m:sty m:val="bi"/>
          </m:rPr>
          <m:t>U</m:t>
        </m:r>
      </m:oMath>
      <w:r>
        <w:t xml:space="preserve"> </w:t>
      </w:r>
      <w:r>
        <w:t xml:space="preserve">is</w:t>
      </w:r>
      <w:r>
        <w:t xml:space="preserve"> </w:t>
      </w:r>
      <w:r>
        <w:rPr>
          <w:b/>
          <w:bCs/>
        </w:rPr>
        <w:t xml:space="preserve">upper triangular</w:t>
      </w:r>
      <w:r>
        <w:t xml:space="preserve"> </w:t>
      </w:r>
      <w:r>
        <w:t xml:space="preserve">if every entry below the diagonal is</w:t>
      </w:r>
      <w:r>
        <w:t xml:space="preserve"> </w:t>
      </w:r>
      <m:oMath>
        <m:r>
          <m:t>0</m:t>
        </m:r>
      </m:oMath>
      <w:r>
        <w:t xml:space="preserve">:</w:t>
      </w:r>
      <w:r>
        <w:t xml:space="preserve"> </w:t>
      </w:r>
      <m:oMath>
        <m:sSub>
          <m:e>
            <m:r>
              <m:t>u</m:t>
            </m:r>
          </m:e>
          <m:sub>
            <m:r>
              <m:t>i</m:t>
            </m:r>
            <m:r>
              <m:t>j</m:t>
            </m:r>
          </m:sub>
        </m:sSub>
        <m:r>
          <m:rPr>
            <m:sty m:val="p"/>
          </m:rPr>
          <m:t>=</m:t>
        </m:r>
        <m:r>
          <m:t>0</m:t>
        </m:r>
      </m:oMath>
      <w:r>
        <w:t xml:space="preserve"> </w:t>
      </w:r>
      <w:r>
        <w:t xml:space="preserve">whenever</w:t>
      </w:r>
      <w:r>
        <w:t xml:space="preserve"> </w:t>
      </w:r>
      <m:oMath>
        <m:r>
          <m:t>i</m:t>
        </m:r>
        <m:r>
          <m:rPr>
            <m:sty m:val="p"/>
          </m:rPr>
          <m:t>&gt;</m:t>
        </m:r>
        <m:r>
          <m:t>j</m:t>
        </m:r>
      </m:oMath>
      <w:r>
        <w:t xml:space="preserve">.</w:t>
      </w:r>
    </w:p>
    <w:bookmarkEnd w:id="591"/>
    <w:bookmarkStart w:id="592" w:name="def-lower-triangular-matrix"/>
    <w:p>
      <w:pPr>
        <w:pStyle w:val="BodyText"/>
      </w:pPr>
      <w:r>
        <w:rPr>
          <w:b/>
          <w:bCs/>
        </w:rPr>
        <w:t xml:space="preserve">Definition 113 (Lower triangular matrix)</w:t>
      </w:r>
      <w:r>
        <w:t xml:space="preserve"> </w:t>
      </w:r>
      <w:r>
        <w:t xml:space="preserve">A square matrix</w:t>
      </w:r>
      <w:r>
        <w:t xml:space="preserve"> </w:t>
      </w:r>
      <m:oMath>
        <m:r>
          <m:rPr>
            <m:sty m:val="bi"/>
          </m:rPr>
          <m:t>L</m:t>
        </m:r>
      </m:oMath>
      <w:r>
        <w:t xml:space="preserve"> </w:t>
      </w:r>
      <w:r>
        <w:t xml:space="preserve">is</w:t>
      </w:r>
      <w:r>
        <w:t xml:space="preserve"> </w:t>
      </w:r>
      <w:r>
        <w:rPr>
          <w:b/>
          <w:bCs/>
        </w:rPr>
        <w:t xml:space="preserve">lower triangular</w:t>
      </w:r>
      <w:r>
        <w:t xml:space="preserve"> </w:t>
      </w:r>
      <w:r>
        <w:t xml:space="preserve">if every entry above the diagonal is</w:t>
      </w:r>
      <w:r>
        <w:t xml:space="preserve"> </w:t>
      </w:r>
      <m:oMath>
        <m:r>
          <m:t>0</m:t>
        </m:r>
      </m:oMath>
      <w:r>
        <w:t xml:space="preserve">:</w:t>
      </w:r>
      <w:r>
        <w:t xml:space="preserve"> </w:t>
      </w:r>
      <m:oMath>
        <m:sSub>
          <m:e>
            <m:r>
              <m:t>ℓ</m:t>
            </m:r>
          </m:e>
          <m:sub>
            <m:r>
              <m:t>i</m:t>
            </m:r>
            <m:r>
              <m:t>j</m:t>
            </m:r>
          </m:sub>
        </m:sSub>
        <m:r>
          <m:rPr>
            <m:sty m:val="p"/>
          </m:rPr>
          <m:t>=</m:t>
        </m:r>
        <m:r>
          <m:t>0</m:t>
        </m:r>
      </m:oMath>
      <w:r>
        <w:t xml:space="preserve"> </w:t>
      </w:r>
      <w:r>
        <w:t xml:space="preserve">whenever</w:t>
      </w:r>
      <w:r>
        <w:t xml:space="preserve"> </w:t>
      </w:r>
      <m:oMath>
        <m:r>
          <m:t>i</m:t>
        </m:r>
        <m:r>
          <m:rPr>
            <m:sty m:val="p"/>
          </m:rPr>
          <m:t>&lt;</m:t>
        </m:r>
        <m:r>
          <m:t>j</m:t>
        </m:r>
      </m:oMath>
      <w:r>
        <w:t xml:space="preserve">.</w:t>
      </w:r>
    </w:p>
    <w:bookmarkEnd w:id="592"/>
    <w:bookmarkStart w:id="593" w:name="def-unit-lower-triangular-matrix"/>
    <w:p>
      <w:pPr>
        <w:pStyle w:val="BodyText"/>
      </w:pPr>
      <w:r>
        <w:rPr>
          <w:b/>
          <w:bCs/>
        </w:rPr>
        <w:t xml:space="preserve">Definition 114 (Unit lower triangular matrix)</w:t>
      </w:r>
      <w:r>
        <w:t xml:space="preserve"> </w:t>
      </w:r>
      <w:r>
        <w:t xml:space="preserve">A lower triangular matrix (</w:t>
      </w:r>
      <w:hyperlink w:anchor="def-lower-triangular-matrix">
        <w:r>
          <w:rPr>
            <w:rStyle w:val="Hyperlink"/>
          </w:rPr>
          <w:t xml:space="preserve">Definition 113</w:t>
        </w:r>
      </w:hyperlink>
      <w:r>
        <w:t xml:space="preserve">) whose diagonal entries are all</w:t>
      </w:r>
      <w:r>
        <w:t xml:space="preserve"> </w:t>
      </w:r>
      <m:oMath>
        <m:r>
          <m:t>1</m:t>
        </m:r>
      </m:oMath>
      <w:r>
        <w:t xml:space="preserve"> </w:t>
      </w:r>
      <w:r>
        <w:t xml:space="preserve">is</w:t>
      </w:r>
      <w:r>
        <w:t xml:space="preserve"> </w:t>
      </w:r>
      <w:r>
        <w:rPr>
          <w:b/>
          <w:bCs/>
        </w:rPr>
        <w:t xml:space="preserve">unit lower triangular</w:t>
      </w:r>
      <w:r>
        <w:t xml:space="preserve">.</w:t>
      </w:r>
    </w:p>
    <w:bookmarkEnd w:id="593"/>
    <w:bookmarkStart w:id="594" w:name="exm-triangular-matrix"/>
    <w:p>
      <w:pPr>
        <w:pStyle w:val="BodyText"/>
      </w:pPr>
      <w:r>
        <w:rPr>
          <w:b/>
          <w:bCs/>
        </w:rPr>
        <w:t xml:space="preserve">Example 182 (Triangular and not)</w:t>
      </w:r>
      <w:r>
        <w:t xml:space="preserve"> </w:t>
      </w:r>
      <w:r>
        <w:t xml:space="preserve"> </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is upper triangular: its entries below the diagonal, in positions</w:t>
      </w:r>
      <w:r>
        <w:t xml:space="preserve"> </w:t>
      </w:r>
      <m:oMath>
        <m:r>
          <m:rPr>
            <m:sty m:val="p"/>
          </m:rPr>
          <m:t>(</m:t>
        </m:r>
        <m:r>
          <m:t>2</m:t>
        </m:r>
        <m:r>
          <m:rPr>
            <m:sty m:val="p"/>
          </m:rPr>
          <m:t>,</m:t>
        </m:r>
        <m:r>
          <m:t>1</m:t>
        </m:r>
        <m:r>
          <m:rPr>
            <m:sty m:val="p"/>
          </m:rPr>
          <m:t>)</m:t>
        </m:r>
      </m:oMath>
      <w:r>
        <w:t xml:space="preserve">,</w:t>
      </w:r>
      <w:r>
        <w:t xml:space="preserve"> </w:t>
      </w:r>
      <m:oMath>
        <m:r>
          <m:rPr>
            <m:sty m:val="p"/>
          </m:rPr>
          <m:t>(</m:t>
        </m:r>
        <m:r>
          <m:t>3</m:t>
        </m:r>
        <m:r>
          <m:rPr>
            <m:sty m:val="p"/>
          </m:rPr>
          <m:t>,</m:t>
        </m:r>
        <m:r>
          <m:t>1</m:t>
        </m:r>
        <m:r>
          <m:rPr>
            <m:sty m:val="p"/>
          </m:rPr>
          <m:t>)</m:t>
        </m:r>
      </m:oMath>
      <w:r>
        <w:t xml:space="preserve"> </w:t>
      </w:r>
      <w:r>
        <w:t xml:space="preserve">and</w:t>
      </w:r>
      <w:r>
        <w:t xml:space="preserve"> </w:t>
      </w:r>
      <m:oMath>
        <m:r>
          <m:rPr>
            <m:sty m:val="p"/>
          </m:rPr>
          <m:t>(</m:t>
        </m:r>
        <m:r>
          <m:t>3</m:t>
        </m:r>
        <m:r>
          <m:rPr>
            <m:sty m:val="p"/>
          </m:rPr>
          <m:t>,</m:t>
        </m:r>
        <m:r>
          <m:t>2</m:t>
        </m:r>
        <m:r>
          <m:rPr>
            <m:sty m:val="p"/>
          </m:rPr>
          <m:t>)</m:t>
        </m:r>
      </m:oMath>
      <w:r>
        <w:t xml:space="preserve">, are</w:t>
      </w:r>
      <w:r>
        <w:t xml:space="preserve"> </w:t>
      </w:r>
      <m:oMath>
        <m:r>
          <m:t>0</m:t>
        </m:r>
      </m:oMath>
      <w:r>
        <w:t xml:space="preserve">.</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1</m:t>
                  </m:r>
                </m:e>
                <m:e>
                  <m:r>
                    <m:t>0</m:t>
                  </m:r>
                </m:e>
              </m:mr>
              <m:mr>
                <m:e>
                  <m:r>
                    <m:t>4</m:t>
                  </m:r>
                </m:e>
                <m:e>
                  <m:r>
                    <m:t>1</m:t>
                  </m:r>
                </m:e>
              </m:mr>
            </m:m>
          </m:e>
        </m:d>
      </m:oMath>
      <w:r>
        <w:t xml:space="preserve"> </w:t>
      </w:r>
      <w:r>
        <w:t xml:space="preserve">is unit lower triangular.</w:t>
      </w:r>
    </w:p>
    <w:p>
      <w:pPr>
        <w:pStyle w:val="Compact"/>
        <w:numPr>
          <w:ilvl w:val="0"/>
          <w:numId w:val="1092"/>
        </w:numPr>
      </w:pPr>
      <w:r>
        <w:t xml:space="preserve">A diagonal matrix (</w:t>
      </w:r>
      <w:hyperlink w:anchor="def-diagonal-matrix">
        <w:r>
          <w:rPr>
            <w:rStyle w:val="Hyperlink"/>
          </w:rPr>
          <w:t xml:space="preserve">Definition 83</w:t>
        </w:r>
      </w:hyperlink>
      <w:r>
        <w:t xml:space="preserve">) is both upper and lower triangular.</w:t>
      </w:r>
    </w:p>
    <w:p>
      <w:pPr>
        <w:pStyle w:val="Compact"/>
        <w:numPr>
          <w:ilvl w:val="0"/>
          <w:numId w:val="1092"/>
        </w:numPr>
      </w:pP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neither:</w:t>
      </w:r>
      <w:r>
        <w:t xml:space="preserve"> </w:t>
      </w:r>
      <w:r>
        <w:t xml:space="preserve">its</w:t>
      </w:r>
      <w:r>
        <w:t xml:space="preserve"> </w:t>
      </w:r>
      <m:oMath>
        <m:r>
          <m:rPr>
            <m:sty m:val="p"/>
          </m:rPr>
          <m:t>(</m:t>
        </m:r>
        <m:r>
          <m:t>2</m:t>
        </m:r>
        <m:r>
          <m:rPr>
            <m:sty m:val="p"/>
          </m:rPr>
          <m:t>,</m:t>
        </m:r>
        <m:r>
          <m:t>1</m:t>
        </m:r>
        <m:r>
          <m:rPr>
            <m:sty m:val="p"/>
          </m:rPr>
          <m:t>)</m:t>
        </m:r>
      </m:oMath>
      <w:r>
        <w:t xml:space="preserve"> </w:t>
      </w:r>
      <w:r>
        <w:t xml:space="preserve">entry is not</w:t>
      </w:r>
      <w:r>
        <w:t xml:space="preserve"> </w:t>
      </w:r>
      <m:oMath>
        <m:r>
          <m:t>0</m:t>
        </m:r>
      </m:oMath>
      <w:r>
        <w:t xml:space="preserve">, and neither is its</w:t>
      </w:r>
      <w:r>
        <w:t xml:space="preserve"> </w:t>
      </w:r>
      <m:oMath>
        <m:r>
          <m:rPr>
            <m:sty m:val="p"/>
          </m:rPr>
          <m:t>(</m:t>
        </m:r>
        <m:r>
          <m:t>1</m:t>
        </m:r>
        <m:r>
          <m:rPr>
            <m:sty m:val="p"/>
          </m:rPr>
          <m:t>,</m:t>
        </m:r>
        <m:r>
          <m:t>2</m:t>
        </m:r>
        <m:r>
          <m:rPr>
            <m:sty m:val="p"/>
          </m:rPr>
          <m:t>)</m:t>
        </m:r>
      </m:oMath>
      <w:r>
        <w:t xml:space="preserve"> </w:t>
      </w:r>
      <w:r>
        <w:t xml:space="preserve">entry.</w:t>
      </w:r>
    </w:p>
    <w:bookmarkEnd w:id="594"/>
    <w:bookmarkStart w:id="595" w:name="thm-back-substitution"/>
    <w:p>
      <w:pPr>
        <w:pStyle w:val="FirstParagraph"/>
      </w:pPr>
      <w:del w:id="24656" w:author="PR Preview" w:date="2026-01-01T00:00:00Z">
        <w:r>
          <w:rPr>
            <w:b/>
            <w:bCs/>
          </w:rPr>
          <w:delText xml:space="preserve">Theorem 102 (Solving a triangular system by substitution)</w:delText>
        </w:r>
      </w:del>
      <w:del w:id="24657" w:author="PR Preview" w:date="2026-01-01T00:00:00Z">
        <w:r>
          <w:delText xml:space="preserve"> </w:delText>
        </w:r>
      </w:del>
      <w:del w:id="24658" w:author="PR Preview" w:date="2026-01-01T00:00:00Z">
        <w:r>
          <w:delText xml:space="preserve">Let</w:delText>
        </w:r>
      </w:del>
      <w:del w:id="24659" w:author="PR Preview" w:date="2026-01-01T00:00:00Z">
        <w:r>
          <w:delText xml:space="preserve"> </w:delText>
        </w:r>
      </w:del>
      <m:oMath>
        <m:r>
          <m:rPr>
            <m:sty m:val="bi"/>
          </m:rPr>
          <m:t>U</m:t>
        </m:r>
      </m:oMath>
      <w:del w:id="24660" w:author="PR Preview" w:date="2026-01-01T00:00:00Z">
        <w:r>
          <w:delText xml:space="preserve"> </w:delText>
        </w:r>
      </w:del>
      <w:del w:id="24661" w:author="PR Preview" w:date="2026-01-01T00:00:00Z">
        <w:r>
          <w:delText xml:space="preserve">be an</w:delText>
        </w:r>
      </w:del>
      <w:del w:id="24662" w:author="PR Preview" w:date="2026-01-01T00:00:00Z">
        <w:r>
          <w:delText xml:space="preserve"> </w:delText>
        </w:r>
      </w:del>
      <m:oMath>
        <m:r>
          <m:t>n</m:t>
        </m:r>
        <m:r>
          <m:rPr>
            <m:sty m:val="p"/>
          </m:rPr>
          <m:t>×</m:t>
        </m:r>
        <m:r>
          <m:t>n</m:t>
        </m:r>
      </m:oMath>
      <w:del w:id="24663" w:author="PR Preview" w:date="2026-01-01T00:00:00Z">
        <w:r>
          <w:delText xml:space="preserve"> </w:delText>
        </w:r>
      </w:del>
      <w:del w:id="24664" w:author="PR Preview" w:date="2026-01-01T00:00:00Z">
        <w:r>
          <w:delText xml:space="preserve">upper triangular matrix (</w:delText>
        </w:r>
      </w:del>
      <w:hyperlink w:anchor="def-triangular-matrix">
        <w:del w:id="24665" w:author="PR Preview" w:date="2026-01-01T00:00:00Z">
          <w:r>
            <w:rPr>
              <w:rStyle w:val="Hyperlink"/>
            </w:rPr>
            <w:delText xml:space="preserve">Definition 112</w:delText>
          </w:r>
        </w:del>
      </w:hyperlink>
      <w:del w:id="24666" w:author="PR Preview" w:date="2026-01-01T00:00:00Z">
        <w:r>
          <w:delText xml:space="preserve">)</w:delText>
        </w:r>
      </w:del>
      <w:del w:id="24667" w:author="PR Preview" w:date="2026-01-01T00:00:00Z">
        <w:r>
          <w:delText xml:space="preserve"> </w:delText>
        </w:r>
      </w:del>
      <w:del w:id="24668" w:author="PR Preview" w:date="2026-01-01T00:00:00Z">
        <w:r>
          <w:delText xml:space="preserve">whose diagonal entries</w:delText>
        </w:r>
      </w:del>
      <w:del w:id="24669" w:author="PR Preview" w:date="2026-01-01T00:00:00Z">
        <w:r>
          <w:delText xml:space="preserve"> </w:delText>
        </w:r>
      </w:del>
      <m:oMath>
        <m:sSub>
          <m:e>
            <m:r>
              <m:t>u</m:t>
            </m:r>
          </m:e>
          <m:sub>
            <m:r>
              <m:t>11</m:t>
            </m:r>
          </m:sub>
        </m:sSub>
        <m:r>
          <m:rPr>
            <m:sty m:val="p"/>
          </m:rPr>
          <m:t>,</m:t>
        </m:r>
        <m:r>
          <m:rPr>
            <m:sty m:val="p"/>
          </m:rPr>
          <m:t>…</m:t>
        </m:r>
        <m:r>
          <m:rPr>
            <m:sty m:val="p"/>
          </m:rPr>
          <m:t>,</m:t>
        </m:r>
        <m:sSub>
          <m:e>
            <m:r>
              <m:t>u</m:t>
            </m:r>
          </m:e>
          <m:sub>
            <m:r>
              <m:t>n</m:t>
            </m:r>
            <m:r>
              <m:t>n</m:t>
            </m:r>
          </m:sub>
        </m:sSub>
      </m:oMath>
      <w:del w:id="24670" w:author="PR Preview" w:date="2026-01-01T00:00:00Z">
        <w:r>
          <w:delText xml:space="preserve"> </w:delText>
        </w:r>
      </w:del>
      <w:del w:id="24671" w:author="PR Preview" w:date="2026-01-01T00:00:00Z">
        <w:r>
          <w:delText xml:space="preserve">are all nonzero.</w:delText>
        </w:r>
      </w:del>
      <w:del w:id="24672" w:author="PR Preview" w:date="2026-01-01T00:00:00Z">
        <w:r>
          <w:delText xml:space="preserve"> </w:delText>
        </w:r>
      </w:del>
      <w:del w:id="24673" w:author="PR Preview" w:date="2026-01-01T00:00:00Z">
        <w:r>
          <w:delText xml:space="preserve">For every</w:delText>
        </w:r>
      </w:del>
      <w:del w:id="24674" w:author="PR Preview" w:date="2026-01-01T00:00:00Z">
        <w:r>
          <w:delText xml:space="preserve"> </w:delText>
        </w:r>
      </w:del>
      <m:oMath>
        <m:limLow>
          <m:e>
            <m:r>
              <m:t>b</m:t>
            </m:r>
          </m:e>
          <m:lim>
            <m:r>
              <m:rPr>
                <m:sty m:val="p"/>
              </m:rPr>
              <m:t>∼</m:t>
            </m:r>
          </m:lim>
        </m:limLow>
        <m:r>
          <m:rPr>
            <m:sty m:val="p"/>
          </m:rPr>
          <m:t>∈</m:t>
        </m:r>
        <m:sSup>
          <m:e>
            <m:r>
              <m:rPr>
                <m:scr m:val="double-struck"/>
                <m:sty m:val="p"/>
              </m:rPr>
              <m:t>R</m:t>
            </m:r>
          </m:e>
          <m:sup>
            <m:r>
              <m:t>n</m:t>
            </m:r>
          </m:sup>
        </m:sSup>
      </m:oMath>
      <w:del w:id="24675" w:author="PR Preview" w:date="2026-01-01T00:00:00Z">
        <w:r>
          <w:delText xml:space="preserve">, the system</w:delText>
        </w:r>
      </w:del>
      <w:del w:id="24676" w:author="PR Preview" w:date="2026-01-01T00:00:00Z">
        <w:r>
          <w:delText xml:space="preserve"> </w:delText>
        </w:r>
      </w:del>
      <m:oMath>
        <m:r>
          <m:rPr>
            <m:sty m:val="bi"/>
          </m:rPr>
          <m:t>U</m:t>
        </m:r>
        <m:limLow>
          <m:e>
            <m:r>
              <m:t>x</m:t>
            </m:r>
          </m:e>
          <m:lim>
            <m:r>
              <m:rPr>
                <m:sty m:val="p"/>
              </m:rPr>
              <m:t>∼</m:t>
            </m:r>
          </m:lim>
        </m:limLow>
        <m:r>
          <m:rPr>
            <m:sty m:val="p"/>
          </m:rPr>
          <m:t>=</m:t>
        </m:r>
        <m:limLow>
          <m:e>
            <m:r>
              <m:t>b</m:t>
            </m:r>
          </m:e>
          <m:lim>
            <m:r>
              <m:rPr>
                <m:sty m:val="p"/>
              </m:rPr>
              <m:t>∼</m:t>
            </m:r>
          </m:lim>
        </m:limLow>
      </m:oMath>
      <w:del w:id="24677" w:author="PR Preview" w:date="2026-01-01T00:00:00Z">
        <w:r>
          <w:delText xml:space="preserve"> </w:delText>
        </w:r>
      </w:del>
      <w:del w:id="24678" w:author="PR Preview" w:date="2026-01-01T00:00:00Z">
        <w:r>
          <w:delText xml:space="preserve">has exactly one solution, given for</w:delText>
        </w:r>
      </w:del>
      <w:del w:id="24679" w:author="PR Preview" w:date="2026-01-01T00:00:00Z">
        <w:r>
          <w:delText xml:space="preserve"> </w:delText>
        </w:r>
      </w:del>
      <m:oMath>
        <m:r>
          <m:t>i</m:t>
        </m:r>
        <m:r>
          <m:rPr>
            <m:sty m:val="p"/>
          </m:rPr>
          <m:t>=</m:t>
        </m:r>
        <m:r>
          <m:t>n</m:t>
        </m:r>
        <m:r>
          <m:rPr>
            <m:sty m:val="p"/>
          </m:rPr>
          <m:t>,</m:t>
        </m:r>
        <m:r>
          <m:t>n</m:t>
        </m:r>
        <m:r>
          <m:rPr>
            <m:sty m:val="p"/>
          </m:rPr>
          <m:t>−</m:t>
        </m:r>
        <m:r>
          <m:t>1</m:t>
        </m:r>
        <m:r>
          <m:rPr>
            <m:sty m:val="p"/>
          </m:rPr>
          <m:t>,</m:t>
        </m:r>
        <m:r>
          <m:rPr>
            <m:sty m:val="p"/>
          </m:rPr>
          <m:t>…</m:t>
        </m:r>
        <m:r>
          <m:rPr>
            <m:sty m:val="p"/>
          </m:rPr>
          <m:t>,</m:t>
        </m:r>
        <m:r>
          <m:t>1</m:t>
        </m:r>
      </m:oMath>
      <w:del w:id="24680" w:author="PR Preview" w:date="2026-01-01T00:00:00Z">
        <w:r>
          <w:delText xml:space="preserve"> </w:delText>
        </w:r>
      </w:del>
      <w:del w:id="24681" w:author="PR Preview" w:date="2026-01-01T00:00:00Z">
        <w:r>
          <w:delText xml:space="preserve">in turn by</w:delText>
        </w:r>
      </w:del>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del w:id="24682" w:author="PR Preview" w:date="2026-01-01T00:00:00Z">
        <w:r>
          <w:delText xml:space="preserve">(</w:delText>
        </w:r>
      </w:del>
      <w:del w:id="24683" w:author="PR Preview" w:date="2026-01-01T00:00:00Z">
        <w:r>
          <w:rPr>
            <w:b/>
            <w:bCs/>
          </w:rPr>
          <w:delText xml:space="preserve">back substitution</w:delText>
        </w:r>
      </w:del>
      <w:del w:id="24684" w:author="PR Preview" w:date="2026-01-01T00:00:00Z">
        <w:r>
          <w:delText xml:space="preserve">).</w:delText>
        </w:r>
      </w:del>
      <w:del w:id="24685" w:author="PR Preview" w:date="2026-01-01T00:00:00Z">
        <w:r>
          <w:delText xml:space="preserve"> </w:delText>
        </w:r>
      </w:del>
      <w:del w:id="24686" w:author="PR Preview" w:date="2026-01-01T00:00:00Z">
        <w:r>
          <w:delText xml:space="preserve">Likewise, if</w:delText>
        </w:r>
      </w:del>
      <w:del w:id="24687" w:author="PR Preview" w:date="2026-01-01T00:00:00Z">
        <w:r>
          <w:delText xml:space="preserve"> </w:delText>
        </w:r>
      </w:del>
      <m:oMath>
        <m:r>
          <m:rPr>
            <m:sty m:val="bi"/>
          </m:rPr>
          <m:t>L</m:t>
        </m:r>
      </m:oMath>
      <w:del w:id="24688" w:author="PR Preview" w:date="2026-01-01T00:00:00Z">
        <w:r>
          <w:delText xml:space="preserve"> </w:delText>
        </w:r>
      </w:del>
      <w:del w:id="24689" w:author="PR Preview" w:date="2026-01-01T00:00:00Z">
        <w:r>
          <w:delText xml:space="preserve">is lower triangular with nonzero diagonal,</w:delText>
        </w:r>
      </w:del>
      <w:del w:id="24690" w:author="PR Preview" w:date="2026-01-01T00:00:00Z">
        <w:r>
          <w:delText xml:space="preserve"> </w:delText>
        </w:r>
      </w:del>
      <m:oMath>
        <m:r>
          <m:rPr>
            <m:sty m:val="bi"/>
          </m:rPr>
          <m:t>L</m:t>
        </m:r>
        <m:limLow>
          <m:e>
            <m:r>
              <m:t>y</m:t>
            </m:r>
          </m:e>
          <m:lim>
            <m:r>
              <m:rPr>
                <m:sty m:val="p"/>
              </m:rPr>
              <m:t>∼</m:t>
            </m:r>
          </m:lim>
        </m:limLow>
        <m:r>
          <m:rPr>
            <m:sty m:val="p"/>
          </m:rPr>
          <m:t>=</m:t>
        </m:r>
        <m:limLow>
          <m:e>
            <m:r>
              <m:t>b</m:t>
            </m:r>
          </m:e>
          <m:lim>
            <m:r>
              <m:rPr>
                <m:sty m:val="p"/>
              </m:rPr>
              <m:t>∼</m:t>
            </m:r>
          </m:lim>
        </m:limLow>
      </m:oMath>
      <w:del w:id="24691" w:author="PR Preview" w:date="2026-01-01T00:00:00Z">
        <w:r>
          <w:delText xml:space="preserve"> </w:delText>
        </w:r>
      </w:del>
      <w:del w:id="24692" w:author="PR Preview" w:date="2026-01-01T00:00:00Z">
        <w:r>
          <w:delText xml:space="preserve">has exactly one solution, given for</w:delText>
        </w:r>
      </w:del>
      <w:del w:id="24693" w:author="PR Preview" w:date="2026-01-01T00:00:00Z">
        <w:r>
          <w:delText xml:space="preserve"> </w:delText>
        </w:r>
      </w:del>
      <m:oMath>
        <m:r>
          <m:t>i</m:t>
        </m:r>
        <m:r>
          <m:rPr>
            <m:sty m:val="p"/>
          </m:rPr>
          <m:t>=</m:t>
        </m:r>
        <m:r>
          <m:t>1</m:t>
        </m:r>
        <m:r>
          <m:rPr>
            <m:sty m:val="p"/>
          </m:rPr>
          <m:t>,</m:t>
        </m:r>
        <m:r>
          <m:rPr>
            <m:sty m:val="p"/>
          </m:rPr>
          <m:t>…</m:t>
        </m:r>
        <m:r>
          <m:rPr>
            <m:sty m:val="p"/>
          </m:rPr>
          <m:t>,</m:t>
        </m:r>
        <m:r>
          <m:t>n</m:t>
        </m:r>
      </m:oMath>
      <w:del w:id="24694" w:author="PR Preview" w:date="2026-01-01T00:00:00Z">
        <w:r>
          <w:delText xml:space="preserve"> </w:delText>
        </w:r>
      </w:del>
      <w:del w:id="24695" w:author="PR Preview" w:date="2026-01-01T00:00:00Z">
        <w:r>
          <w:delText xml:space="preserve">by</w:delText>
        </w:r>
      </w:del>
      <w:del w:id="24696" w:author="PR Preview" w:date="2026-01-01T00:00:00Z">
        <w:r>
          <w:delText xml:space="preserve"> </w:delText>
        </w:r>
      </w:del>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del w:id="24697" w:author="PR Preview" w:date="2026-01-01T00:00:00Z">
        <w:r>
          <w:delText xml:space="preserve"> </w:delText>
        </w:r>
      </w:del>
      <w:del w:id="24698" w:author="PR Preview" w:date="2026-01-01T00:00:00Z">
        <w:r>
          <w:delText xml:space="preserve">(</w:delText>
        </w:r>
      </w:del>
      <w:del w:id="24699" w:author="PR Preview" w:date="2026-01-01T00:00:00Z">
        <w:r>
          <w:rPr>
            <w:b/>
            <w:bCs/>
          </w:rPr>
          <w:delText xml:space="preserve">forward substitution</w:delText>
        </w:r>
      </w:del>
      <w:del w:id="24700" w:author="PR Preview" w:date="2026-01-01T00:00:00Z">
        <w:r>
          <w:delText xml:space="preserve">).</w:delText>
        </w:r>
      </w:del>
    </w:p>
    <w:p>
      <w:pPr>
        <w:pStyle w:val="BodyText"/>
      </w:pPr>
      <w:del w:id="24701" w:author="PR Preview" w:date="2026-01-01T00:00:00Z">
        <w:r>
          <w:rPr>
            <w:i/>
            <w:iCs/>
          </w:rPr>
          <w:delText xml:space="preserve">Proof</w:delText>
        </w:r>
      </w:del>
      <w:del w:id="24702" w:author="PR Preview" w:date="2026-01-01T00:00:00Z">
        <w:r>
          <w:delText xml:space="preserve">. </w:delText>
        </w:r>
      </w:del>
      <w:del w:id="24703" w:author="PR Preview" w:date="2026-01-01T00:00:00Z">
        <w:r>
          <w:delText xml:space="preserve">Row</w:delText>
        </w:r>
      </w:del>
      <w:del w:id="24704" w:author="PR Preview" w:date="2026-01-01T00:00:00Z">
        <w:r>
          <w:delText xml:space="preserve"> </w:delText>
        </w:r>
      </w:del>
      <m:oMath>
        <m:r>
          <m:t>i</m:t>
        </m:r>
      </m:oMath>
      <w:del w:id="24705" w:author="PR Preview" w:date="2026-01-01T00:00:00Z">
        <w:r>
          <w:delText xml:space="preserve"> </w:delText>
        </w:r>
      </w:del>
      <w:del w:id="24706" w:author="PR Preview" w:date="2026-01-01T00:00:00Z">
        <w:r>
          <w:delText xml:space="preserve">of</w:delText>
        </w:r>
      </w:del>
      <w:del w:id="24707" w:author="PR Preview" w:date="2026-01-01T00:00:00Z">
        <w:r>
          <w:delText xml:space="preserve"> </w:delText>
        </w:r>
      </w:del>
      <m:oMath>
        <m:r>
          <m:rPr>
            <m:sty m:val="bi"/>
          </m:rPr>
          <m:t>U</m:t>
        </m:r>
        <m:limLow>
          <m:e>
            <m:r>
              <m:t>x</m:t>
            </m:r>
          </m:e>
          <m:lim>
            <m:r>
              <m:rPr>
                <m:sty m:val="p"/>
              </m:rPr>
              <m:t>∼</m:t>
            </m:r>
          </m:lim>
        </m:limLow>
        <m:r>
          <m:rPr>
            <m:sty m:val="p"/>
          </m:rPr>
          <m:t>=</m:t>
        </m:r>
        <m:limLow>
          <m:e>
            <m:r>
              <m:t>b</m:t>
            </m:r>
          </m:e>
          <m:lim>
            <m:r>
              <m:rPr>
                <m:sty m:val="p"/>
              </m:rPr>
              <m:t>∼</m:t>
            </m:r>
          </m:lim>
        </m:limLow>
      </m:oMath>
      <w:del w:id="24708" w:author="PR Preview" w:date="2026-01-01T00:00:00Z">
        <w:r>
          <w:delText xml:space="preserve"> </w:delText>
        </w:r>
      </w:del>
      <w:del w:id="24709" w:author="PR Preview" w:date="2026-01-01T00:00:00Z">
        <w:r>
          <w:delText xml:space="preserve">reads</w:delText>
        </w:r>
      </w:del>
    </w:p>
    <w:p>
      <w:pPr>
        <w:pStyle w:val="FirstParagraph"/>
      </w:pPr>
      <w:ins w:id="24710" w:author="PR Preview" w:date="2026-01-01T00:00:00Z">
        <w:r>
          <w:rPr>
            <w:b/>
            <w:bCs/>
          </w:rPr>
          <w:t xml:space="preserve">Theorem 102 (Solving a triangular system by substitution)</w:t>
        </w:r>
      </w:ins>
      <w:ins w:id="24711" w:author="PR Preview" w:date="2026-01-01T00:00:00Z">
        <w:r>
          <w:t xml:space="preserve"> </w:t>
        </w:r>
      </w:ins>
      <w:ins w:id="24712" w:author="PR Preview" w:date="2026-01-01T00:00:00Z">
        <w:r>
          <w:t xml:space="preserve">Let</w:t>
        </w:r>
      </w:ins>
      <w:ins w:id="24713" w:author="PR Preview" w:date="2026-01-01T00:00:00Z">
        <w:r>
          <w:t xml:space="preserve"> </w:t>
        </w:r>
      </w:ins>
      <m:oMath>
        <m:r>
          <m:rPr>
            <m:sty m:val="bi"/>
          </m:rPr>
          <m:t>U</m:t>
        </m:r>
      </m:oMath>
      <w:ins w:id="24714" w:author="PR Preview" w:date="2026-01-01T00:00:00Z">
        <w:r>
          <w:t xml:space="preserve"> </w:t>
        </w:r>
      </w:ins>
      <w:ins w:id="24715" w:author="PR Preview" w:date="2026-01-01T00:00:00Z">
        <w:r>
          <w:t xml:space="preserve">be an</w:t>
        </w:r>
      </w:ins>
      <w:ins w:id="24716" w:author="PR Preview" w:date="2026-01-01T00:00:00Z">
        <w:r>
          <w:t xml:space="preserve"> </w:t>
        </w:r>
      </w:ins>
      <m:oMath>
        <m:r>
          <m:t>n</m:t>
        </m:r>
        <m:r>
          <m:rPr>
            <m:sty m:val="p"/>
          </m:rPr>
          <m:t>×</m:t>
        </m:r>
        <m:r>
          <m:t>n</m:t>
        </m:r>
      </m:oMath>
      <w:ins w:id="24717" w:author="PR Preview" w:date="2026-01-01T00:00:00Z">
        <w:r>
          <w:t xml:space="preserve"> </w:t>
        </w:r>
      </w:ins>
      <w:ins w:id="24718" w:author="PR Preview" w:date="2026-01-01T00:00:00Z">
        <w:r>
          <w:t xml:space="preserve">upper triangular matrix (</w:t>
        </w:r>
      </w:ins>
      <w:hyperlink w:anchor="def-triangular-matrix">
        <w:ins w:id="24719" w:author="PR Preview" w:date="2026-01-01T00:00:00Z">
          <w:r>
            <w:rPr>
              <w:rStyle w:val="Hyperlink"/>
            </w:rPr>
            <w:t xml:space="preserve">Definition 112</w:t>
          </w:r>
        </w:ins>
      </w:hyperlink>
      <w:ins w:id="24720" w:author="PR Preview" w:date="2026-01-01T00:00:00Z">
        <w:r>
          <w:t xml:space="preserve">)</w:t>
        </w:r>
      </w:ins>
      <w:ins w:id="24721" w:author="PR Preview" w:date="2026-01-01T00:00:00Z">
        <w:r>
          <w:t xml:space="preserve"> </w:t>
        </w:r>
      </w:ins>
      <w:ins w:id="24722" w:author="PR Preview" w:date="2026-01-01T00:00:00Z">
        <w:r>
          <w:t xml:space="preserve">whose diagonal entries</w:t>
        </w:r>
      </w:ins>
      <w:ins w:id="24723" w:author="PR Preview" w:date="2026-01-01T00:00:00Z">
        <w:r>
          <w:t xml:space="preserve"> </w:t>
        </w:r>
      </w:ins>
      <m:oMath>
        <m:sSub>
          <m:e>
            <m:r>
              <m:t>u</m:t>
            </m:r>
          </m:e>
          <m:sub>
            <m:r>
              <m:t>11</m:t>
            </m:r>
          </m:sub>
        </m:sSub>
        <m:r>
          <m:rPr>
            <m:sty m:val="p"/>
          </m:rPr>
          <m:t>,</m:t>
        </m:r>
        <m:r>
          <m:rPr>
            <m:sty m:val="p"/>
          </m:rPr>
          <m:t>…</m:t>
        </m:r>
        <m:r>
          <m:rPr>
            <m:sty m:val="p"/>
          </m:rPr>
          <m:t>,</m:t>
        </m:r>
        <m:sSub>
          <m:e>
            <m:r>
              <m:t>u</m:t>
            </m:r>
          </m:e>
          <m:sub>
            <m:r>
              <m:t>n</m:t>
            </m:r>
            <m:r>
              <m:t>n</m:t>
            </m:r>
          </m:sub>
        </m:sSub>
      </m:oMath>
      <w:ins w:id="24724" w:author="PR Preview" w:date="2026-01-01T00:00:00Z">
        <w:r>
          <w:t xml:space="preserve"> </w:t>
        </w:r>
      </w:ins>
      <w:ins w:id="24725" w:author="PR Preview" w:date="2026-01-01T00:00:00Z">
        <w:r>
          <w:t xml:space="preserve">are all nonzero.</w:t>
        </w:r>
      </w:ins>
      <w:ins w:id="24726" w:author="PR Preview" w:date="2026-01-01T00:00:00Z">
        <w:r>
          <w:t xml:space="preserve"> </w:t>
        </w:r>
      </w:ins>
      <w:ins w:id="24727" w:author="PR Preview" w:date="2026-01-01T00:00:00Z">
        <w:r>
          <w:t xml:space="preserve">For every</w:t>
        </w:r>
      </w:ins>
      <w:ins w:id="24728" w:author="PR Preview" w:date="2026-01-01T00:00:00Z">
        <w:r>
          <w:t xml:space="preserve"> </w:t>
        </w:r>
      </w:ins>
      <w:ins w:id="24729" w:author="PR Preview" w:date="2026-01-01T00:00:00Z">
        <w:r>
          <w:t xml:space="preserve">$\mathord{\smash[b]{\underset{\raise.3ex\hbox{$\scriptstyle\sim$}}{b}}\vphantom{b}} \in \mathbb{R}^n$</w:t>
        </w:r>
      </w:ins>
      <w:ins w:id="24730" w:author="PR Preview" w:date="2026-01-01T00:00:00Z">
        <w:r>
          <w:t xml:space="preserve">, the system</w:t>
        </w:r>
      </w:ins>
      <w:ins w:id="24731" w:author="PR Preview" w:date="2026-01-01T00:00:00Z">
        <w:r>
          <w:t xml:space="preserve"> </w:t>
        </w:r>
      </w:ins>
      <w:ins w:id="24732" w:author="PR Preview" w:date="2026-01-01T00:00:00Z">
        <w:r>
          <w:t xml:space="preserve">$\mathbf{U} \mathord{\smash[b]{\underset{\raise.3ex\hbox{$\scriptstyle\sim$}}{x}}\vphantom{x}} = \mathord{\smash[b]{\underset{\raise.3ex\hbox{$\scriptstyle\sim$}}{b}}\vphantom{b}}$</w:t>
        </w:r>
      </w:ins>
      <w:ins w:id="24733" w:author="PR Preview" w:date="2026-01-01T00:00:00Z">
        <w:r>
          <w:t xml:space="preserve"> </w:t>
        </w:r>
      </w:ins>
      <w:ins w:id="24734" w:author="PR Preview" w:date="2026-01-01T00:00:00Z">
        <w:r>
          <w:t xml:space="preserve">has exactly one solution, given for</w:t>
        </w:r>
      </w:ins>
      <w:ins w:id="24735" w:author="PR Preview" w:date="2026-01-01T00:00:00Z">
        <w:r>
          <w:t xml:space="preserve"> </w:t>
        </w:r>
      </w:ins>
      <m:oMath>
        <m:r>
          <m:t>i</m:t>
        </m:r>
        <m:r>
          <m:rPr>
            <m:sty m:val="p"/>
          </m:rPr>
          <m:t>=</m:t>
        </m:r>
        <m:r>
          <m:t>n</m:t>
        </m:r>
        <m:r>
          <m:rPr>
            <m:sty m:val="p"/>
          </m:rPr>
          <m:t>,</m:t>
        </m:r>
        <m:r>
          <m:t>n</m:t>
        </m:r>
        <m:r>
          <m:rPr>
            <m:sty m:val="p"/>
          </m:rPr>
          <m:t>−</m:t>
        </m:r>
        <m:r>
          <m:t>1</m:t>
        </m:r>
        <m:r>
          <m:rPr>
            <m:sty m:val="p"/>
          </m:rPr>
          <m:t>,</m:t>
        </m:r>
        <m:r>
          <m:rPr>
            <m:sty m:val="p"/>
          </m:rPr>
          <m:t>…</m:t>
        </m:r>
        <m:r>
          <m:rPr>
            <m:sty m:val="p"/>
          </m:rPr>
          <m:t>,</m:t>
        </m:r>
        <m:r>
          <m:t>1</m:t>
        </m:r>
      </m:oMath>
      <w:ins w:id="24736" w:author="PR Preview" w:date="2026-01-01T00:00:00Z">
        <w:r>
          <w:t xml:space="preserve"> </w:t>
        </w:r>
      </w:ins>
      <w:ins w:id="24737" w:author="PR Preview" w:date="2026-01-01T00:00:00Z">
        <w:r>
          <w:t xml:space="preserve">in turn by</w:t>
        </w:r>
      </w:ins>
    </w:p>
    <w:p>
      <w:pPr>
        <w:pStyle w:val="BodyText"/>
      </w:pPr>
      <m:oMathPara>
        <m:oMathParaPr>
          <m:jc m:val="center"/>
        </m:oMathParaPr>
        <m:oMath>
          <m:sSub>
            <m:e>
              <m:r>
                <m:t>x</m:t>
              </m:r>
            </m:e>
            <m:sub>
              <m:r>
                <m:t>i</m:t>
              </m:r>
            </m:sub>
          </m:sSub>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oMath>
      </m:oMathPara>
    </w:p>
    <w:p>
      <w:pPr>
        <w:pStyle w:val="FirstParagraph"/>
      </w:pPr>
      <w:ins w:id="24738" w:author="PR Preview" w:date="2026-01-01T00:00:00Z">
        <w:r>
          <w:t xml:space="preserve">(</w:t>
        </w:r>
      </w:ins>
      <w:ins w:id="24739" w:author="PR Preview" w:date="2026-01-01T00:00:00Z">
        <w:r>
          <w:rPr>
            <w:b/>
            <w:bCs/>
          </w:rPr>
          <w:t xml:space="preserve">back substitution</w:t>
        </w:r>
      </w:ins>
      <w:ins w:id="24740" w:author="PR Preview" w:date="2026-01-01T00:00:00Z">
        <w:r>
          <w:t xml:space="preserve">).</w:t>
        </w:r>
      </w:ins>
      <w:ins w:id="24741" w:author="PR Preview" w:date="2026-01-01T00:00:00Z">
        <w:r>
          <w:t xml:space="preserve"> </w:t>
        </w:r>
      </w:ins>
      <w:ins w:id="24742" w:author="PR Preview" w:date="2026-01-01T00:00:00Z">
        <w:r>
          <w:t xml:space="preserve">Likewise, if</w:t>
        </w:r>
      </w:ins>
      <w:ins w:id="24743" w:author="PR Preview" w:date="2026-01-01T00:00:00Z">
        <w:r>
          <w:t xml:space="preserve"> </w:t>
        </w:r>
      </w:ins>
      <m:oMath>
        <m:r>
          <m:rPr>
            <m:sty m:val="bi"/>
          </m:rPr>
          <m:t>L</m:t>
        </m:r>
      </m:oMath>
      <w:ins w:id="24744" w:author="PR Preview" w:date="2026-01-01T00:00:00Z">
        <w:r>
          <w:t xml:space="preserve"> </w:t>
        </w:r>
      </w:ins>
      <w:ins w:id="24745" w:author="PR Preview" w:date="2026-01-01T00:00:00Z">
        <w:r>
          <w:t xml:space="preserve">is lower triangular with nonzero diagonal,</w:t>
        </w:r>
      </w:ins>
      <w:ins w:id="24746" w:author="PR Preview" w:date="2026-01-01T00:00:00Z">
        <w:r>
          <w:t xml:space="preserve"> </w:t>
        </w:r>
      </w:ins>
      <w:ins w:id="24747" w:author="PR Preview" w:date="2026-01-01T00:00:00Z">
        <w:r>
          <w:t xml:space="preserve">$\mathbf{L} \mathord{\smash[b]{\underset{\raise.3ex\hbox{$\scriptstyle\sim$}}{y}}\vphantom{y}} = \mathord{\smash[b]{\underset{\raise.3ex\hbox{$\scriptstyle\sim$}}{b}}\vphantom{b}}$</w:t>
        </w:r>
      </w:ins>
      <w:ins w:id="24748" w:author="PR Preview" w:date="2026-01-01T00:00:00Z">
        <w:r>
          <w:t xml:space="preserve"> </w:t>
        </w:r>
      </w:ins>
      <w:ins w:id="24749" w:author="PR Preview" w:date="2026-01-01T00:00:00Z">
        <w:r>
          <w:t xml:space="preserve">has exactly one solution, given for</w:t>
        </w:r>
      </w:ins>
      <w:ins w:id="24750" w:author="PR Preview" w:date="2026-01-01T00:00:00Z">
        <w:r>
          <w:t xml:space="preserve"> </w:t>
        </w:r>
      </w:ins>
      <m:oMath>
        <m:r>
          <m:t>i</m:t>
        </m:r>
        <m:r>
          <m:rPr>
            <m:sty m:val="p"/>
          </m:rPr>
          <m:t>=</m:t>
        </m:r>
        <m:r>
          <m:t>1</m:t>
        </m:r>
        <m:r>
          <m:rPr>
            <m:sty m:val="p"/>
          </m:rPr>
          <m:t>,</m:t>
        </m:r>
        <m:r>
          <m:rPr>
            <m:sty m:val="p"/>
          </m:rPr>
          <m:t>…</m:t>
        </m:r>
        <m:r>
          <m:rPr>
            <m:sty m:val="p"/>
          </m:rPr>
          <m:t>,</m:t>
        </m:r>
        <m:r>
          <m:t>n</m:t>
        </m:r>
      </m:oMath>
      <w:ins w:id="24751" w:author="PR Preview" w:date="2026-01-01T00:00:00Z">
        <w:r>
          <w:t xml:space="preserve"> </w:t>
        </w:r>
      </w:ins>
      <w:ins w:id="24752" w:author="PR Preview" w:date="2026-01-01T00:00:00Z">
        <w:r>
          <w:t xml:space="preserve">by</w:t>
        </w:r>
      </w:ins>
      <w:ins w:id="24753" w:author="PR Preview" w:date="2026-01-01T00:00:00Z">
        <w:r>
          <w:t xml:space="preserve"> </w:t>
        </w:r>
      </w:ins>
      <m:oMath>
        <m:sSub>
          <m:e>
            <m:r>
              <m:t>y</m:t>
            </m:r>
          </m:e>
          <m:sub>
            <m:r>
              <m:t>i</m:t>
            </m:r>
          </m:sub>
        </m:sSub>
        <m:r>
          <m:rPr>
            <m:sty m:val="p"/>
          </m:rPr>
          <m:t>=</m:t>
        </m:r>
        <m:f>
          <m:fPr>
            <m:type m:val="bar"/>
          </m:fPr>
          <m:num>
            <m:r>
              <m:t>1</m:t>
            </m:r>
          </m:num>
          <m:den>
            <m:sSub>
              <m:e>
                <m:r>
                  <m:t>ℓ</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e>
        </m:d>
        <m:r>
          <m:t>​</m:t>
        </m:r>
      </m:oMath>
      <w:ins w:id="24754" w:author="PR Preview" w:date="2026-01-01T00:00:00Z">
        <w:r>
          <w:t xml:space="preserve"> </w:t>
        </w:r>
      </w:ins>
      <w:ins w:id="24755" w:author="PR Preview" w:date="2026-01-01T00:00:00Z">
        <w:r>
          <w:t xml:space="preserve">(</w:t>
        </w:r>
      </w:ins>
      <w:ins w:id="24756" w:author="PR Preview" w:date="2026-01-01T00:00:00Z">
        <w:r>
          <w:rPr>
            <w:b/>
            <w:bCs/>
          </w:rPr>
          <w:t xml:space="preserve">forward substitution</w:t>
        </w:r>
      </w:ins>
      <w:ins w:id="24757" w:author="PR Preview" w:date="2026-01-01T00:00:00Z">
        <w:r>
          <w:t xml:space="preserve">).</w:t>
        </w:r>
      </w:ins>
    </w:p>
    <w:bookmarkEnd w:id="595"/>
    <w:p>
      <w:pPr>
        <w:pStyle w:val="BodyText"/>
      </w:pPr>
      <w:ins w:id="24758" w:author="PR Preview" w:date="2026-01-01T00:00:00Z">
        <w:r>
          <w:rPr>
            <w:i/>
            <w:iCs/>
          </w:rPr>
          <w:t xml:space="preserve">Proof</w:t>
        </w:r>
      </w:ins>
      <w:ins w:id="24759" w:author="PR Preview" w:date="2026-01-01T00:00:00Z">
        <w:r>
          <w:t xml:space="preserve">. </w:t>
        </w:r>
      </w:ins>
      <w:ins w:id="24760" w:author="PR Preview" w:date="2026-01-01T00:00:00Z">
        <w:r>
          <w:t xml:space="preserve">Row</w:t>
        </w:r>
      </w:ins>
      <w:ins w:id="24761" w:author="PR Preview" w:date="2026-01-01T00:00:00Z">
        <w:r>
          <w:t xml:space="preserve"> </w:t>
        </w:r>
      </w:ins>
      <m:oMath>
        <m:r>
          <m:t>i</m:t>
        </m:r>
      </m:oMath>
      <w:ins w:id="24762" w:author="PR Preview" w:date="2026-01-01T00:00:00Z">
        <w:r>
          <w:t xml:space="preserve"> </w:t>
        </w:r>
      </w:ins>
      <w:ins w:id="24763" w:author="PR Preview" w:date="2026-01-01T00:00:00Z">
        <w:r>
          <w:t xml:space="preserve">of</w:t>
        </w:r>
      </w:ins>
      <w:ins w:id="24764" w:author="PR Preview" w:date="2026-01-01T00:00:00Z">
        <w:r>
          <w:t xml:space="preserve"> </w:t>
        </w:r>
      </w:ins>
      <w:ins w:id="24765" w:author="PR Preview" w:date="2026-01-01T00:00:00Z">
        <w:r>
          <w:t xml:space="preserve">$\mathbf{U} \mathord{\smash[b]{\underset{\raise.3ex\hbox{$\scriptstyle\sim$}}{x}}\vphantom{x}} = \mathord{\smash[b]{\underset{\raise.3ex\hbox{$\scriptstyle\sim$}}{b}}\vphantom{b}}$</w:t>
        </w:r>
      </w:ins>
      <w:ins w:id="24766" w:author="PR Preview" w:date="2026-01-01T00:00:00Z">
        <w:r>
          <w:t xml:space="preserve"> </w:t>
        </w:r>
      </w:ins>
      <w:ins w:id="24767" w:author="PR Preview" w:date="2026-01-01T00:00:00Z">
        <w:r>
          <w:t xml:space="preserve">reads</w:t>
        </w:r>
      </w:ins>
    </w:p>
    <w:p>
      <w:pPr>
        <w:pStyle w:val="BodyText"/>
      </w:pPr>
      <m:oMathPara>
        <m:oMathParaPr>
          <m:jc m:val="center"/>
        </m:oMathParaPr>
        <m:oMath>
          <m:eqArr>
            <m:e>
              <m:sSub>
                <m:e>
                  <m:r>
                    <m:t>b</m:t>
                  </m:r>
                </m:e>
                <m:sub>
                  <m:r>
                    <m:t>i</m:t>
                  </m:r>
                </m:sub>
              </m:sSub>
              <m:r>
                <m:t>&amp;</m:t>
              </m:r>
              <m:r>
                <m:rPr>
                  <m:sty m:val="p"/>
                </m:rPr>
                <m:t>=</m:t>
              </m:r>
              <m:nary>
                <m:naryPr>
                  <m:chr m:val="∑"/>
                  <m:limLoc m:val="undOvr"/>
                  <m:subHide m:val="off"/>
                  <m:supHide m:val="off"/>
                </m:naryPr>
                <m:sub>
                  <m:r>
                    <m:t>j</m:t>
                  </m:r>
                  <m:r>
                    <m:rPr>
                      <m:sty m:val="p"/>
                    </m:rPr>
                    <m:t>=</m:t>
                  </m:r>
                  <m:r>
                    <m:t>1</m:t>
                  </m:r>
                </m:sub>
                <m:sup>
                  <m:r>
                    <m:t>n</m:t>
                  </m:r>
                </m:sup>
                <m:e>
                  <m:sSub>
                    <m:e>
                      <m:r>
                        <m:t>u</m:t>
                      </m:r>
                    </m:e>
                    <m:sub>
                      <m:r>
                        <m:t>i</m:t>
                      </m:r>
                      <m:r>
                        <m:t>j</m:t>
                      </m:r>
                    </m:sub>
                  </m:sSub>
                </m:e>
              </m:nary>
              <m:r>
                <m:t> </m:t>
              </m:r>
              <m:sSub>
                <m:e>
                  <m:r>
                    <m:t>x</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i</m:t>
                  </m:r>
                </m:sub>
                <m:sup>
                  <m:r>
                    <m:t>n</m:t>
                  </m:r>
                </m:sup>
                <m:e>
                  <m:sSub>
                    <m:e>
                      <m:r>
                        <m:t>u</m:t>
                      </m:r>
                    </m:e>
                    <m:sub>
                      <m:r>
                        <m:t>i</m:t>
                      </m:r>
                      <m:r>
                        <m:t>j</m:t>
                      </m:r>
                    </m:sub>
                  </m:sSub>
                </m:e>
              </m:nary>
              <m:r>
                <m:t> </m:t>
              </m:r>
              <m:sSub>
                <m:e>
                  <m:r>
                    <m:t>x</m:t>
                  </m:r>
                </m:e>
                <m:sub>
                  <m:r>
                    <m:t>j</m:t>
                  </m:r>
                </m:sub>
              </m:sSub>
              <m:r>
                <m:t>&amp;</m:t>
              </m:r>
              <m:r>
                <m:t>&amp;</m:t>
              </m:r>
              <m:r>
                <m:rPr>
                  <m:nor/>
                  <m:sty m:val="p"/>
                </m:rPr>
                <m:t>(</m:t>
              </m:r>
              <m:sSub>
                <m:e>
                  <m:r>
                    <m:t>u</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sSub>
                <m:e>
                  <m:r>
                    <m:t>u</m:t>
                  </m:r>
                </m:e>
                <m:sub>
                  <m:r>
                    <m:t>i</m:t>
                  </m:r>
                  <m:r>
                    <m:t>i</m:t>
                  </m:r>
                </m:sub>
              </m:sSub>
              <m:r>
                <m:t> </m:t>
              </m:r>
              <m:sSub>
                <m:e>
                  <m:r>
                    <m:t>x</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rPr>
                  <m:sty m:val="p"/>
                </m:rPr>
                <m:t>.</m:t>
              </m:r>
              <m:r>
                <m:t>&amp;</m:t>
              </m:r>
              <m:r>
                <m:t>&amp;</m:t>
              </m:r>
              <m:r>
                <m:rPr>
                  <m:nor/>
                  <m:sty m:val="p"/>
                </m:rPr>
                <m:t>(split off the </m:t>
              </m:r>
              <m:r>
                <m:t>j</m:t>
              </m:r>
              <m:r>
                <m:rPr>
                  <m:sty m:val="p"/>
                </m:rPr>
                <m:t>=</m:t>
              </m:r>
              <m:r>
                <m:t>i</m:t>
              </m:r>
              <m:r>
                <m:rPr>
                  <m:nor/>
                  <m:sty m:val="p"/>
                </m:rPr>
                <m:t> term)</m:t>
              </m:r>
            </m:e>
          </m:eqArr>
        </m:oMath>
      </m:oMathPara>
    </w:p>
    <w:p>
      <w:pPr>
        <w:pStyle w:val="FirstParagraph"/>
      </w:pPr>
      <w:r>
        <w:t xml:space="preserve">This equation is equivalent to each of</w:t>
      </w:r>
    </w:p>
    <w:p>
      <w:pPr>
        <w:pStyle w:val="BodyText"/>
      </w:pPr>
      <m:oMathPara>
        <m:oMathParaPr>
          <m:jc m:val="center"/>
        </m:oMathParaPr>
        <m:oMath>
          <m:eqArr>
            <m:e>
              <m:sSub>
                <m:e>
                  <m:r>
                    <m:t>u</m:t>
                  </m:r>
                </m:e>
                <m:sub>
                  <m:r>
                    <m:t>i</m:t>
                  </m:r>
                  <m:r>
                    <m:t>i</m:t>
                  </m:r>
                </m:sub>
              </m:sSub>
              <m:r>
                <m:t> </m:t>
              </m:r>
              <m:sSub>
                <m:e>
                  <m:r>
                    <m:t>x</m:t>
                  </m:r>
                </m:e>
                <m:sub>
                  <m:r>
                    <m:t>i</m:t>
                  </m:r>
                </m:sub>
              </m:sSub>
              <m:r>
                <m:t>&amp;</m:t>
              </m:r>
              <m:r>
                <m:rPr>
                  <m:sty m:val="p"/>
                </m:rPr>
                <m:t>=</m:t>
              </m:r>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r>
                <m:t>&amp;</m:t>
              </m:r>
              <m:r>
                <m:t>&amp;</m:t>
              </m:r>
              <m:r>
                <m:rPr>
                  <m:nor/>
                  <m:sty m:val="p"/>
                </m:rPr>
                <m:t>(subtract the sum from both sides)</m:t>
              </m:r>
            </m:e>
            <m:e>
              <m:sSub>
                <m:e>
                  <m:r>
                    <m:t>x</m:t>
                  </m:r>
                </m:e>
                <m:sub>
                  <m:r>
                    <m:t>i</m:t>
                  </m:r>
                </m:sub>
              </m:sSub>
              <m:r>
                <m:t>&amp;</m:t>
              </m:r>
              <m:r>
                <m:rPr>
                  <m:sty m:val="p"/>
                </m:rPr>
                <m:t>=</m:t>
              </m:r>
              <m:f>
                <m:fPr>
                  <m:type m:val="bar"/>
                </m:fPr>
                <m:num>
                  <m:r>
                    <m:t>1</m:t>
                  </m:r>
                </m:num>
                <m:den>
                  <m:sSub>
                    <m:e>
                      <m:r>
                        <m:t>u</m:t>
                      </m:r>
                    </m:e>
                    <m:sub>
                      <m:r>
                        <m:t>i</m:t>
                      </m:r>
                      <m:r>
                        <m:t>i</m:t>
                      </m:r>
                    </m:sub>
                  </m:sSub>
                </m:den>
              </m:f>
              <m:r>
                <m:t>​</m:t>
              </m:r>
              <m:d>
                <m:dPr>
                  <m:begChr m:val="("/>
                  <m:sepChr m:val=""/>
                  <m:endChr m:val=")"/>
                  <m:grow/>
                </m:dPr>
                <m:e>
                  <m:sSub>
                    <m:e>
                      <m:r>
                        <m:t>b</m:t>
                      </m:r>
                    </m:e>
                    <m:sub>
                      <m:r>
                        <m:t>i</m:t>
                      </m:r>
                    </m:sub>
                  </m:sSub>
                  <m:r>
                    <m:rPr>
                      <m:sty m:val="p"/>
                    </m:rPr>
                    <m:t>−</m:t>
                  </m:r>
                  <m:nary>
                    <m:naryPr>
                      <m:chr m:val="∑"/>
                      <m:limLoc m:val="undOvr"/>
                      <m:subHide m:val="off"/>
                      <m:supHide m:val="off"/>
                    </m:naryPr>
                    <m:sub>
                      <m:r>
                        <m:t>j</m:t>
                      </m:r>
                      <m:r>
                        <m:rPr>
                          <m:sty m:val="p"/>
                        </m:rPr>
                        <m:t>=</m:t>
                      </m:r>
                      <m:r>
                        <m:t>i</m:t>
                      </m:r>
                      <m:r>
                        <m:rPr>
                          <m:sty m:val="p"/>
                        </m:rPr>
                        <m:t>+</m:t>
                      </m:r>
                      <m:r>
                        <m:t>1</m:t>
                      </m:r>
                    </m:sub>
                    <m:sup>
                      <m:r>
                        <m:t>n</m:t>
                      </m:r>
                    </m:sup>
                    <m:e>
                      <m:sSub>
                        <m:e>
                          <m:r>
                            <m:t>u</m:t>
                          </m:r>
                        </m:e>
                        <m:sub>
                          <m:r>
                            <m:t>i</m:t>
                          </m:r>
                          <m:r>
                            <m:t>j</m:t>
                          </m:r>
                        </m:sub>
                      </m:sSub>
                    </m:e>
                  </m:nary>
                  <m:r>
                    <m:t> </m:t>
                  </m:r>
                  <m:sSub>
                    <m:e>
                      <m:r>
                        <m:t>x</m:t>
                      </m:r>
                    </m:e>
                    <m:sub>
                      <m:r>
                        <m:t>j</m:t>
                      </m:r>
                    </m:sub>
                  </m:sSub>
                </m:e>
              </m:d>
              <m:r>
                <m:t>​</m:t>
              </m:r>
              <m:r>
                <m:rPr>
                  <m:sty m:val="p"/>
                </m:rPr>
                <m:t>.</m:t>
              </m:r>
              <m:r>
                <m:t>&amp;</m:t>
              </m:r>
              <m:r>
                <m:t>&amp;</m:t>
              </m:r>
              <m:r>
                <m:rPr>
                  <m:nor/>
                  <m:sty m:val="p"/>
                </m:rPr>
                <m:t>(divide by </m:t>
              </m:r>
              <m:sSub>
                <m:e>
                  <m:r>
                    <m:t>u</m:t>
                  </m:r>
                </m:e>
                <m:sub>
                  <m:r>
                    <m:t>i</m:t>
                  </m:r>
                  <m:r>
                    <m:t>i</m:t>
                  </m:r>
                </m:sub>
              </m:sSub>
              <m:r>
                <m:rPr>
                  <m:sty m:val="p"/>
                </m:rPr>
                <m:t>≠</m:t>
              </m:r>
              <m:r>
                <m:t>0</m:t>
              </m:r>
              <m:r>
                <m:rPr>
                  <m:nor/>
                  <m:sty m:val="p"/>
                </m:rPr>
                <m:t>)</m:t>
              </m:r>
            </m:e>
          </m:eqArr>
        </m:oMath>
      </m:oMathPara>
    </w:p>
    <w:p>
      <w:pPr>
        <w:pStyle w:val="FirstParagraph"/>
      </w:pPr>
      <w:del w:id="24768" w:author="PR Preview" w:date="2026-01-01T00:00:00Z">
        <w:r>
          <w:delText xml:space="preserve">Row</w:delText>
        </w:r>
      </w:del>
      <w:del w:id="24769" w:author="PR Preview" w:date="2026-01-01T00:00:00Z">
        <w:r>
          <w:delText xml:space="preserve"> </w:delText>
        </w:r>
      </w:del>
      <m:oMath>
        <m:r>
          <m:t>n</m:t>
        </m:r>
      </m:oMath>
      <w:del w:id="24770" w:author="PR Preview" w:date="2026-01-01T00:00:00Z">
        <w:r>
          <w:delText xml:space="preserve"> </w:delText>
        </w:r>
      </w:del>
      <w:del w:id="24771" w:author="PR Preview" w:date="2026-01-01T00:00:00Z">
        <w:r>
          <w:delText xml:space="preserve">involves only</w:delText>
        </w:r>
      </w:del>
      <w:del w:id="24772" w:author="PR Preview" w:date="2026-01-01T00:00:00Z">
        <w:r>
          <w:delText xml:space="preserve"> </w:delText>
        </w:r>
      </w:del>
      <m:oMath>
        <m:sSub>
          <m:e>
            <m:r>
              <m:t>x</m:t>
            </m:r>
          </m:e>
          <m:sub>
            <m:r>
              <m:t>n</m:t>
            </m:r>
          </m:sub>
        </m:sSub>
      </m:oMath>
      <w:del w:id="24773" w:author="PR Preview" w:date="2026-01-01T00:00:00Z">
        <w:r>
          <w:delText xml:space="preserve">, so it fixes</w:delText>
        </w:r>
      </w:del>
      <w:del w:id="24774" w:author="PR Preview" w:date="2026-01-01T00:00:00Z">
        <w:r>
          <w:delText xml:space="preserve"> </w:delText>
        </w:r>
      </w:del>
      <m:oMath>
        <m:sSub>
          <m:e>
            <m:r>
              <m:t>x</m:t>
            </m:r>
          </m:e>
          <m:sub>
            <m:r>
              <m:t>n</m:t>
            </m:r>
          </m:sub>
        </m:sSub>
      </m:oMath>
      <w:del w:id="24775" w:author="PR Preview" w:date="2026-01-01T00:00:00Z">
        <w:r>
          <w:delText xml:space="preserve">;</w:delText>
        </w:r>
      </w:del>
      <w:del w:id="24776" w:author="PR Preview" w:date="2026-01-01T00:00:00Z">
        <w:r>
          <w:delText xml:space="preserve"> </w:delText>
        </w:r>
      </w:del>
      <w:del w:id="24777" w:author="PR Preview" w:date="2026-01-01T00:00:00Z">
        <w:r>
          <w:delText xml:space="preserve">once</w:delText>
        </w:r>
      </w:del>
      <w:del w:id="24778" w:author="PR Preview" w:date="2026-01-01T00:00:00Z">
        <w:r>
          <w:delText xml:space="preserve"> </w:delText>
        </w:r>
      </w:del>
      <m:oMath>
        <m:sSub>
          <m:e>
            <m:r>
              <m:t>x</m:t>
            </m:r>
          </m:e>
          <m:sub>
            <m:r>
              <m:t>i</m:t>
            </m:r>
            <m:r>
              <m:rPr>
                <m:sty m:val="p"/>
              </m:rPr>
              <m:t>+</m:t>
            </m:r>
            <m:r>
              <m:t>1</m:t>
            </m:r>
          </m:sub>
        </m:sSub>
        <m:r>
          <m:rPr>
            <m:sty m:val="p"/>
          </m:rPr>
          <m:t>,</m:t>
        </m:r>
        <m:r>
          <m:rPr>
            <m:sty m:val="p"/>
          </m:rPr>
          <m:t>…</m:t>
        </m:r>
        <m:r>
          <m:rPr>
            <m:sty m:val="p"/>
          </m:rPr>
          <m:t>,</m:t>
        </m:r>
        <m:sSub>
          <m:e>
            <m:r>
              <m:t>x</m:t>
            </m:r>
          </m:e>
          <m:sub>
            <m:r>
              <m:t>n</m:t>
            </m:r>
          </m:sub>
        </m:sSub>
      </m:oMath>
      <w:del w:id="24779" w:author="PR Preview" w:date="2026-01-01T00:00:00Z">
        <w:r>
          <w:delText xml:space="preserve"> </w:delText>
        </w:r>
      </w:del>
      <w:del w:id="24780" w:author="PR Preview" w:date="2026-01-01T00:00:00Z">
        <w:r>
          <w:delText xml:space="preserve">are fixed, row</w:delText>
        </w:r>
      </w:del>
      <w:del w:id="24781" w:author="PR Preview" w:date="2026-01-01T00:00:00Z">
        <w:r>
          <w:delText xml:space="preserve"> </w:delText>
        </w:r>
      </w:del>
      <m:oMath>
        <m:r>
          <m:t>i</m:t>
        </m:r>
      </m:oMath>
      <w:del w:id="24782" w:author="PR Preview" w:date="2026-01-01T00:00:00Z">
        <w:r>
          <w:delText xml:space="preserve"> </w:delText>
        </w:r>
      </w:del>
      <w:del w:id="24783" w:author="PR Preview" w:date="2026-01-01T00:00:00Z">
        <w:r>
          <w:delText xml:space="preserve">fixes</w:delText>
        </w:r>
      </w:del>
      <w:del w:id="24784" w:author="PR Preview" w:date="2026-01-01T00:00:00Z">
        <w:r>
          <w:delText xml:space="preserve"> </w:delText>
        </w:r>
      </w:del>
      <m:oMath>
        <m:sSub>
          <m:e>
            <m:r>
              <m:t>x</m:t>
            </m:r>
          </m:e>
          <m:sub>
            <m:r>
              <m:t>i</m:t>
            </m:r>
          </m:sub>
        </m:sSub>
      </m:oMath>
      <w:del w:id="24785" w:author="PR Preview" w:date="2026-01-01T00:00:00Z">
        <w:r>
          <w:delText xml:space="preserve">.</w:delText>
        </w:r>
      </w:del>
      <w:del w:id="24786" w:author="PR Preview" w:date="2026-01-01T00:00:00Z">
        <w:r>
          <w:delText xml:space="preserve"> </w:delText>
        </w:r>
      </w:del>
      <w:del w:id="24787" w:author="PR Preview" w:date="2026-01-01T00:00:00Z">
        <w:r>
          <w:delText xml:space="preserve">So the rows, taken from the last to the first, hold exactly when</w:delText>
        </w:r>
      </w:del>
      <w:del w:id="24788" w:author="PR Preview" w:date="2026-01-01T00:00:00Z">
        <w:r>
          <w:delText xml:space="preserve"> </w:delText>
        </w:r>
      </w:del>
      <m:oMath>
        <m:limLow>
          <m:e>
            <m:r>
              <m:t>x</m:t>
            </m:r>
          </m:e>
          <m:lim>
            <m:r>
              <m:rPr>
                <m:sty m:val="p"/>
              </m:rPr>
              <m:t>∼</m:t>
            </m:r>
          </m:lim>
        </m:limLow>
      </m:oMath>
      <w:del w:id="24789" w:author="PR Preview" w:date="2026-01-01T00:00:00Z">
        <w:r>
          <w:delText xml:space="preserve"> </w:delText>
        </w:r>
      </w:del>
      <w:del w:id="24790" w:author="PR Preview" w:date="2026-01-01T00:00:00Z">
        <w:r>
          <w:delText xml:space="preserve">is the vector the formula builds:</w:delText>
        </w:r>
      </w:del>
      <w:del w:id="24791" w:author="PR Preview" w:date="2026-01-01T00:00:00Z">
        <w:r>
          <w:delText xml:space="preserve"> </w:delText>
        </w:r>
      </w:del>
      <w:del w:id="24792" w:author="PR Preview" w:date="2026-01-01T00:00:00Z">
        <w:r>
          <w:delText xml:space="preserve">there is one solution, and only one.</w:delText>
        </w:r>
      </w:del>
      <w:del w:id="24793" w:author="PR Preview" w:date="2026-01-01T00:00:00Z">
        <w:r>
          <w:delText xml:space="preserve"> </w:delText>
        </w:r>
      </w:del>
      <w:del w:id="24794" w:author="PR Preview" w:date="2026-01-01T00:00:00Z">
        <w:r>
          <w:delText xml:space="preserve">For</w:delText>
        </w:r>
      </w:del>
      <w:del w:id="24795" w:author="PR Preview" w:date="2026-01-01T00:00:00Z">
        <w:r>
          <w:delText xml:space="preserve"> </w:delText>
        </w:r>
      </w:del>
      <m:oMath>
        <m:r>
          <m:rPr>
            <m:sty m:val="bi"/>
          </m:rPr>
          <m:t>L</m:t>
        </m:r>
      </m:oMath>
      <w:del w:id="24796" w:author="PR Preview" w:date="2026-01-01T00:00:00Z">
        <w:r>
          <w:delText xml:space="preserve">, row</w:delText>
        </w:r>
      </w:del>
      <w:del w:id="24797" w:author="PR Preview" w:date="2026-01-01T00:00:00Z">
        <w:r>
          <w:delText xml:space="preserve"> </w:delText>
        </w:r>
      </w:del>
      <m:oMath>
        <m:r>
          <m:t>i</m:t>
        </m:r>
      </m:oMath>
      <w:del w:id="24798" w:author="PR Preview" w:date="2026-01-01T00:00:00Z">
        <w:r>
          <w:delText xml:space="preserve"> </w:delText>
        </w:r>
      </w:del>
      <w:del w:id="24799" w:author="PR Preview" w:date="2026-01-01T00:00:00Z">
        <w:r>
          <w:delText xml:space="preserve">reads</w:delText>
        </w:r>
      </w:del>
      <w:del w:id="24800" w:author="PR Preview" w:date="2026-01-01T00:00:00Z">
        <w:r>
          <w:delText xml:space="preserve"> </w:delText>
        </w:r>
      </w:del>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del w:id="24801" w:author="PR Preview" w:date="2026-01-01T00:00:00Z">
        <w:r>
          <w:delText xml:space="preserve">,</w:delText>
        </w:r>
      </w:del>
      <w:del w:id="24802" w:author="PR Preview" w:date="2026-01-01T00:00:00Z">
        <w:r>
          <w:delText xml:space="preserve"> </w:delText>
        </w:r>
      </w:del>
      <w:del w:id="24803" w:author="PR Preview" w:date="2026-01-01T00:00:00Z">
        <w:r>
          <w:delText xml:space="preserve">and the same argument runs from the first row to the last.</w:delText>
        </w:r>
      </w:del>
    </w:p>
    <w:p>
      <w:pPr>
        <w:pStyle w:val="BodyText"/>
      </w:pPr>
      <w:del w:id="24804" w:author="PR Preview" w:date="2026-01-01T00:00:00Z">
        <w:r>
          <w:rPr>
            <w:b/>
            <w:bCs/>
          </w:rPr>
          <w:delText xml:space="preserve">Example 183 (Back substitution on a</w:delText>
        </w:r>
      </w:del>
      <w:del w:id="24805" w:author="PR Preview" w:date="2026-01-01T00:00:00Z">
        <w:r>
          <w:rPr>
            <w:b/>
            <w:bCs/>
          </w:rPr>
          <w:delText xml:space="preserve"> </w:delText>
        </w:r>
      </w:del>
      <m:oMath>
        <m:r>
          <m:t>3</m:t>
        </m:r>
        <m:r>
          <m:rPr>
            <m:sty m:val="p"/>
          </m:rPr>
          <m:t>×</m:t>
        </m:r>
        <m:r>
          <m:t>3</m:t>
        </m:r>
      </m:oMath>
      <w:del w:id="24806" w:author="PR Preview" w:date="2026-01-01T00:00:00Z">
        <w:r>
          <w:rPr>
            <w:b/>
            <w:bCs/>
          </w:rPr>
          <w:delText xml:space="preserve"> </w:delText>
        </w:r>
      </w:del>
      <w:del w:id="24807" w:author="PR Preview" w:date="2026-01-01T00:00:00Z">
        <w:r>
          <w:rPr>
            <w:b/>
            <w:bCs/>
          </w:rPr>
          <w:delText xml:space="preserve">system)</w:delText>
        </w:r>
      </w:del>
      <w:del w:id="24808" w:author="PR Preview" w:date="2026-01-01T00:00:00Z">
        <w:r>
          <w:delText xml:space="preserve"> </w:delText>
        </w:r>
      </w:del>
      <w:del w:id="24809" w:author="PR Preview" w:date="2026-01-01T00:00:00Z">
        <w:r>
          <w:delText xml:space="preserve">Solve</w:delText>
        </w:r>
      </w:del>
      <w:del w:id="24810"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limLow>
          <m:e>
            <m:r>
              <m:t>x</m:t>
            </m:r>
          </m:e>
          <m:lim>
            <m:r>
              <m:rPr>
                <m:sty m:val="p"/>
              </m:rPr>
              <m:t>∼</m:t>
            </m:r>
          </m:lim>
        </m:limLow>
        <m:r>
          <m:rPr>
            <m:sty m:val="p"/>
          </m:rPr>
          <m:t>=</m:t>
        </m:r>
        <m:d>
          <m:dPr>
            <m:begChr m:val="["/>
            <m:sepChr m:val=""/>
            <m:endChr m:val="]"/>
            <m:grow/>
          </m:dPr>
          <m:e>
            <m:m>
              <m:mPr>
                <m:baseJc m:val="center"/>
                <m:plcHide m:val="on"/>
                <m:mcs>
                  <m:mc>
                    <m:mcPr>
                      <m:mcJc m:val="center"/>
                      <m:count m:val="1"/>
                    </m:mcPr>
                  </m:mc>
                </m:mcs>
              </m:mPr>
              <m:mr>
                <m:e>
                  <m:r>
                    <m:t>8</m:t>
                  </m:r>
                </m:e>
              </m:mr>
              <m:mr>
                <m:e>
                  <m:r>
                    <m:t>1</m:t>
                  </m:r>
                </m:e>
              </m:mr>
              <m:mr>
                <m:e>
                  <m:r>
                    <m:t>1</m:t>
                  </m:r>
                </m:e>
              </m:mr>
            </m:m>
          </m:e>
        </m:d>
      </m:oMath>
      <w:del w:id="24811" w:author="PR Preview" w:date="2026-01-01T00:00:00Z">
        <w:r>
          <w:delText xml:space="preserve">:</w:delText>
        </w:r>
      </w:del>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del w:id="24812" w:author="PR Preview" w:date="2026-01-01T00:00:00Z">
        <w:r>
          <w:delText xml:space="preserve">So</w:delText>
        </w:r>
      </w:del>
      <w:del w:id="24813"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del w:id="24814" w:author="PR Preview" w:date="2026-01-01T00:00:00Z">
        <w:r>
          <w:delText xml:space="preserve">.</w:delText>
        </w:r>
      </w:del>
      <w:del w:id="24815" w:author="PR Preview" w:date="2026-01-01T00:00:00Z">
        <w:r>
          <w:delText xml:space="preserve"> </w:delText>
        </w:r>
      </w:del>
      <w:del w:id="24816" w:author="PR Preview" w:date="2026-01-01T00:00:00Z">
        <w:r>
          <w:delText xml:space="preserve">Without a nonzero diagonal the method fails:</w:delText>
        </w:r>
      </w:del>
      <w:del w:id="24817" w:author="PR Preview" w:date="2026-01-01T00:00:00Z">
        <w:r>
          <w:delText xml:space="preserve"> </w:delText>
        </w:r>
      </w:del>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0</m:t>
                  </m:r>
                </m:e>
                <m:e>
                  <m:r>
                    <m:t>0</m:t>
                  </m:r>
                </m:e>
              </m:mr>
            </m:m>
          </m:e>
        </m:d>
        <m:limLow>
          <m:e>
            <m:r>
              <m:t>x</m:t>
            </m:r>
          </m:e>
          <m:lim>
            <m:r>
              <m:rPr>
                <m:sty m:val="p"/>
              </m:rPr>
              <m:t>∼</m:t>
            </m:r>
          </m:lim>
        </m:limLow>
        <m:r>
          <m:rPr>
            <m:sty m:val="p"/>
          </m:rPr>
          <m:t>=</m:t>
        </m:r>
        <m:r>
          <m:rPr>
            <m:sty m:val="p"/>
          </m:rPr>
          <m:t>(</m:t>
        </m:r>
        <m:r>
          <m:t>1</m:t>
        </m:r>
        <m:r>
          <m:rPr>
            <m:sty m:val="p"/>
          </m:rPr>
          <m:t>,</m:t>
        </m:r>
        <m:r>
          <m:t>1</m:t>
        </m:r>
        <m:r>
          <m:rPr>
            <m:sty m:val="p"/>
          </m:rPr>
          <m:t>)</m:t>
        </m:r>
      </m:oMath>
      <w:del w:id="24818" w:author="PR Preview" w:date="2026-01-01T00:00:00Z">
        <w:r>
          <w:delText xml:space="preserve"> </w:delText>
        </w:r>
      </w:del>
      <w:del w:id="24819" w:author="PR Preview" w:date="2026-01-01T00:00:00Z">
        <w:r>
          <w:delText xml:space="preserve">has no solution,</w:delText>
        </w:r>
      </w:del>
      <w:del w:id="24820" w:author="PR Preview" w:date="2026-01-01T00:00:00Z">
        <w:r>
          <w:delText xml:space="preserve"> </w:delText>
        </w:r>
      </w:del>
      <w:del w:id="24821" w:author="PR Preview" w:date="2026-01-01T00:00:00Z">
        <w:r>
          <w:delText xml:space="preserve">since its second row reads</w:delText>
        </w:r>
      </w:del>
      <w:del w:id="24822" w:author="PR Preview" w:date="2026-01-01T00:00:00Z">
        <w:r>
          <w:delText xml:space="preserve"> </w:delText>
        </w:r>
      </w:del>
      <m:oMath>
        <m:r>
          <m:t>0</m:t>
        </m:r>
        <m:r>
          <m:rPr>
            <m:sty m:val="p"/>
          </m:rPr>
          <m:t>=</m:t>
        </m:r>
        <m:r>
          <m:t>1</m:t>
        </m:r>
      </m:oMath>
      <w:del w:id="24823" w:author="PR Preview" w:date="2026-01-01T00:00:00Z">
        <w:r>
          <w:delText xml:space="preserve">.</w:delText>
        </w:r>
      </w:del>
    </w:p>
    <w:p>
      <w:pPr>
        <w:pStyle w:val="FirstParagraph"/>
      </w:pPr>
      <w:ins w:id="24824" w:author="PR Preview" w:date="2026-01-01T00:00:00Z">
        <w:r>
          <w:t xml:space="preserve">Row</w:t>
        </w:r>
      </w:ins>
      <w:ins w:id="24825" w:author="PR Preview" w:date="2026-01-01T00:00:00Z">
        <w:r>
          <w:t xml:space="preserve"> </w:t>
        </w:r>
      </w:ins>
      <m:oMath>
        <m:r>
          <m:t>n</m:t>
        </m:r>
      </m:oMath>
      <w:ins w:id="24826" w:author="PR Preview" w:date="2026-01-01T00:00:00Z">
        <w:r>
          <w:t xml:space="preserve"> </w:t>
        </w:r>
      </w:ins>
      <w:ins w:id="24827" w:author="PR Preview" w:date="2026-01-01T00:00:00Z">
        <w:r>
          <w:t xml:space="preserve">involves only</w:t>
        </w:r>
      </w:ins>
      <w:ins w:id="24828" w:author="PR Preview" w:date="2026-01-01T00:00:00Z">
        <w:r>
          <w:t xml:space="preserve"> </w:t>
        </w:r>
      </w:ins>
      <m:oMath>
        <m:sSub>
          <m:e>
            <m:r>
              <m:t>x</m:t>
            </m:r>
          </m:e>
          <m:sub>
            <m:r>
              <m:t>n</m:t>
            </m:r>
          </m:sub>
        </m:sSub>
      </m:oMath>
      <w:ins w:id="24829" w:author="PR Preview" w:date="2026-01-01T00:00:00Z">
        <w:r>
          <w:t xml:space="preserve">, so it fixes</w:t>
        </w:r>
      </w:ins>
      <w:ins w:id="24830" w:author="PR Preview" w:date="2026-01-01T00:00:00Z">
        <w:r>
          <w:t xml:space="preserve"> </w:t>
        </w:r>
      </w:ins>
      <m:oMath>
        <m:sSub>
          <m:e>
            <m:r>
              <m:t>x</m:t>
            </m:r>
          </m:e>
          <m:sub>
            <m:r>
              <m:t>n</m:t>
            </m:r>
          </m:sub>
        </m:sSub>
      </m:oMath>
      <w:ins w:id="24831" w:author="PR Preview" w:date="2026-01-01T00:00:00Z">
        <w:r>
          <w:t xml:space="preserve">;</w:t>
        </w:r>
      </w:ins>
      <w:ins w:id="24832" w:author="PR Preview" w:date="2026-01-01T00:00:00Z">
        <w:r>
          <w:t xml:space="preserve"> </w:t>
        </w:r>
      </w:ins>
      <w:ins w:id="24833" w:author="PR Preview" w:date="2026-01-01T00:00:00Z">
        <w:r>
          <w:t xml:space="preserve">once</w:t>
        </w:r>
      </w:ins>
      <w:ins w:id="24834" w:author="PR Preview" w:date="2026-01-01T00:00:00Z">
        <w:r>
          <w:t xml:space="preserve"> </w:t>
        </w:r>
      </w:ins>
      <m:oMath>
        <m:sSub>
          <m:e>
            <m:r>
              <m:t>x</m:t>
            </m:r>
          </m:e>
          <m:sub>
            <m:r>
              <m:t>i</m:t>
            </m:r>
            <m:r>
              <m:rPr>
                <m:sty m:val="p"/>
              </m:rPr>
              <m:t>+</m:t>
            </m:r>
            <m:r>
              <m:t>1</m:t>
            </m:r>
          </m:sub>
        </m:sSub>
        <m:r>
          <m:rPr>
            <m:sty m:val="p"/>
          </m:rPr>
          <m:t>,</m:t>
        </m:r>
        <m:r>
          <m:rPr>
            <m:sty m:val="p"/>
          </m:rPr>
          <m:t>…</m:t>
        </m:r>
        <m:r>
          <m:rPr>
            <m:sty m:val="p"/>
          </m:rPr>
          <m:t>,</m:t>
        </m:r>
        <m:sSub>
          <m:e>
            <m:r>
              <m:t>x</m:t>
            </m:r>
          </m:e>
          <m:sub>
            <m:r>
              <m:t>n</m:t>
            </m:r>
          </m:sub>
        </m:sSub>
      </m:oMath>
      <w:ins w:id="24835" w:author="PR Preview" w:date="2026-01-01T00:00:00Z">
        <w:r>
          <w:t xml:space="preserve"> </w:t>
        </w:r>
      </w:ins>
      <w:ins w:id="24836" w:author="PR Preview" w:date="2026-01-01T00:00:00Z">
        <w:r>
          <w:t xml:space="preserve">are fixed, row</w:t>
        </w:r>
      </w:ins>
      <w:ins w:id="24837" w:author="PR Preview" w:date="2026-01-01T00:00:00Z">
        <w:r>
          <w:t xml:space="preserve"> </w:t>
        </w:r>
      </w:ins>
      <m:oMath>
        <m:r>
          <m:t>i</m:t>
        </m:r>
      </m:oMath>
      <w:ins w:id="24838" w:author="PR Preview" w:date="2026-01-01T00:00:00Z">
        <w:r>
          <w:t xml:space="preserve"> </w:t>
        </w:r>
      </w:ins>
      <w:ins w:id="24839" w:author="PR Preview" w:date="2026-01-01T00:00:00Z">
        <w:r>
          <w:t xml:space="preserve">fixes</w:t>
        </w:r>
      </w:ins>
      <w:ins w:id="24840" w:author="PR Preview" w:date="2026-01-01T00:00:00Z">
        <w:r>
          <w:t xml:space="preserve"> </w:t>
        </w:r>
      </w:ins>
      <m:oMath>
        <m:sSub>
          <m:e>
            <m:r>
              <m:t>x</m:t>
            </m:r>
          </m:e>
          <m:sub>
            <m:r>
              <m:t>i</m:t>
            </m:r>
          </m:sub>
        </m:sSub>
      </m:oMath>
      <w:ins w:id="24841" w:author="PR Preview" w:date="2026-01-01T00:00:00Z">
        <w:r>
          <w:t xml:space="preserve">.</w:t>
        </w:r>
      </w:ins>
      <w:ins w:id="24842" w:author="PR Preview" w:date="2026-01-01T00:00:00Z">
        <w:r>
          <w:t xml:space="preserve"> </w:t>
        </w:r>
      </w:ins>
      <w:ins w:id="24843" w:author="PR Preview" w:date="2026-01-01T00:00:00Z">
        <w:r>
          <w:t xml:space="preserve">So the rows, taken from the last to the first, hold exactly when</w:t>
        </w:r>
      </w:ins>
      <w:ins w:id="24844" w:author="PR Preview" w:date="2026-01-01T00:00:00Z">
        <w:r>
          <w:t xml:space="preserve"> </w:t>
        </w:r>
      </w:ins>
      <w:ins w:id="24845" w:author="PR Preview" w:date="2026-01-01T00:00:00Z">
        <w:r>
          <w:t xml:space="preserve">$\mathord{\smash[b]{\underset{\raise.3ex\hbox{$\scriptstyle\sim$}}{x}}\vphantom{x}}$</w:t>
        </w:r>
      </w:ins>
      <w:ins w:id="24846" w:author="PR Preview" w:date="2026-01-01T00:00:00Z">
        <w:r>
          <w:t xml:space="preserve"> </w:t>
        </w:r>
      </w:ins>
      <w:ins w:id="24847" w:author="PR Preview" w:date="2026-01-01T00:00:00Z">
        <w:r>
          <w:t xml:space="preserve">is the vector the formula builds:</w:t>
        </w:r>
      </w:ins>
      <w:ins w:id="24848" w:author="PR Preview" w:date="2026-01-01T00:00:00Z">
        <w:r>
          <w:t xml:space="preserve"> </w:t>
        </w:r>
      </w:ins>
      <w:ins w:id="24849" w:author="PR Preview" w:date="2026-01-01T00:00:00Z">
        <w:r>
          <w:t xml:space="preserve">there is one solution, and only one.</w:t>
        </w:r>
      </w:ins>
      <w:ins w:id="24850" w:author="PR Preview" w:date="2026-01-01T00:00:00Z">
        <w:r>
          <w:t xml:space="preserve"> </w:t>
        </w:r>
      </w:ins>
      <w:ins w:id="24851" w:author="PR Preview" w:date="2026-01-01T00:00:00Z">
        <w:r>
          <w:t xml:space="preserve">For</w:t>
        </w:r>
      </w:ins>
      <w:ins w:id="24852" w:author="PR Preview" w:date="2026-01-01T00:00:00Z">
        <w:r>
          <w:t xml:space="preserve"> </w:t>
        </w:r>
      </w:ins>
      <m:oMath>
        <m:r>
          <m:rPr>
            <m:sty m:val="bi"/>
          </m:rPr>
          <m:t>L</m:t>
        </m:r>
      </m:oMath>
      <w:ins w:id="24853" w:author="PR Preview" w:date="2026-01-01T00:00:00Z">
        <w:r>
          <w:t xml:space="preserve">, row</w:t>
        </w:r>
      </w:ins>
      <w:ins w:id="24854" w:author="PR Preview" w:date="2026-01-01T00:00:00Z">
        <w:r>
          <w:t xml:space="preserve"> </w:t>
        </w:r>
      </w:ins>
      <m:oMath>
        <m:r>
          <m:t>i</m:t>
        </m:r>
      </m:oMath>
      <w:ins w:id="24855" w:author="PR Preview" w:date="2026-01-01T00:00:00Z">
        <w:r>
          <w:t xml:space="preserve"> </w:t>
        </w:r>
      </w:ins>
      <w:ins w:id="24856" w:author="PR Preview" w:date="2026-01-01T00:00:00Z">
        <w:r>
          <w:t xml:space="preserve">reads</w:t>
        </w:r>
      </w:ins>
      <w:ins w:id="24857" w:author="PR Preview" w:date="2026-01-01T00:00:00Z">
        <w:r>
          <w:t xml:space="preserve"> </w:t>
        </w:r>
      </w:ins>
      <m:oMath>
        <m:nary>
          <m:naryPr>
            <m:chr m:val="∑"/>
            <m:limLoc m:val="undOvr"/>
            <m:subHide m:val="off"/>
            <m:supHide m:val="off"/>
          </m:naryPr>
          <m:sub>
            <m:r>
              <m:t>j</m:t>
            </m:r>
            <m:r>
              <m:rPr>
                <m:sty m:val="p"/>
              </m:rPr>
              <m:t>=</m:t>
            </m:r>
            <m:r>
              <m:t>1</m:t>
            </m:r>
          </m:sub>
          <m:sup>
            <m:r>
              <m:t>i</m:t>
            </m:r>
            <m:r>
              <m:rPr>
                <m:sty m:val="p"/>
              </m:rPr>
              <m:t>−</m:t>
            </m:r>
            <m:r>
              <m:t>1</m:t>
            </m:r>
          </m:sup>
          <m:e>
            <m:sSub>
              <m:e>
                <m:r>
                  <m:t>ℓ</m:t>
                </m:r>
              </m:e>
              <m:sub>
                <m:r>
                  <m:t>i</m:t>
                </m:r>
                <m:r>
                  <m:t>j</m:t>
                </m:r>
              </m:sub>
            </m:sSub>
          </m:e>
        </m:nary>
        <m:r>
          <m:t> </m:t>
        </m:r>
        <m:sSub>
          <m:e>
            <m:r>
              <m:t>y</m:t>
            </m:r>
          </m:e>
          <m:sub>
            <m:r>
              <m:t>j</m:t>
            </m:r>
          </m:sub>
        </m:sSub>
        <m:r>
          <m:rPr>
            <m:sty m:val="p"/>
          </m:rPr>
          <m:t>+</m:t>
        </m:r>
        <m:sSub>
          <m:e>
            <m:r>
              <m:t>ℓ</m:t>
            </m:r>
          </m:e>
          <m:sub>
            <m:r>
              <m:t>i</m:t>
            </m:r>
            <m:r>
              <m:t>i</m:t>
            </m:r>
          </m:sub>
        </m:sSub>
        <m:r>
          <m:t> </m:t>
        </m:r>
        <m:sSub>
          <m:e>
            <m:r>
              <m:t>y</m:t>
            </m:r>
          </m:e>
          <m:sub>
            <m:r>
              <m:t>i</m:t>
            </m:r>
          </m:sub>
        </m:sSub>
        <m:r>
          <m:rPr>
            <m:sty m:val="p"/>
          </m:rPr>
          <m:t>=</m:t>
        </m:r>
        <m:sSub>
          <m:e>
            <m:r>
              <m:t>b</m:t>
            </m:r>
          </m:e>
          <m:sub>
            <m:r>
              <m:t>i</m:t>
            </m:r>
          </m:sub>
        </m:sSub>
      </m:oMath>
      <w:ins w:id="24858" w:author="PR Preview" w:date="2026-01-01T00:00:00Z">
        <w:r>
          <w:t xml:space="preserve">,</w:t>
        </w:r>
      </w:ins>
      <w:ins w:id="24859" w:author="PR Preview" w:date="2026-01-01T00:00:00Z">
        <w:r>
          <w:t xml:space="preserve"> </w:t>
        </w:r>
      </w:ins>
      <w:ins w:id="24860" w:author="PR Preview" w:date="2026-01-01T00:00:00Z">
        <w:r>
          <w:t xml:space="preserve">and the same argument runs from the first row to the last.</w:t>
        </w:r>
      </w:ins>
    </w:p>
    <w:bookmarkStart w:id="596" w:name="exm-back-substitution"/>
    <w:p>
      <w:pPr>
        <w:pStyle w:val="BodyText"/>
      </w:pPr>
      <w:ins w:id="24861" w:author="PR Preview" w:date="2026-01-01T00:00:00Z">
        <w:r>
          <w:rPr>
            <w:b/>
            <w:bCs/>
          </w:rPr>
          <w:t xml:space="preserve">Example 183 (Back substitution on a</w:t>
        </w:r>
      </w:ins>
      <w:ins w:id="24862" w:author="PR Preview" w:date="2026-01-01T00:00:00Z">
        <w:r>
          <w:rPr>
            <w:b/>
            <w:bCs/>
          </w:rPr>
          <w:t xml:space="preserve"> </w:t>
        </w:r>
      </w:ins>
      <m:oMath>
        <m:r>
          <m:t>3</m:t>
        </m:r>
        <m:r>
          <m:rPr>
            <m:sty m:val="p"/>
          </m:rPr>
          <m:t>×</m:t>
        </m:r>
        <m:r>
          <m:t>3</m:t>
        </m:r>
      </m:oMath>
      <w:ins w:id="24863" w:author="PR Preview" w:date="2026-01-01T00:00:00Z">
        <w:r>
          <w:rPr>
            <w:b/>
            <w:bCs/>
          </w:rPr>
          <w:t xml:space="preserve"> </w:t>
        </w:r>
      </w:ins>
      <w:ins w:id="24864" w:author="PR Preview" w:date="2026-01-01T00:00:00Z">
        <w:r>
          <w:rPr>
            <w:b/>
            <w:bCs/>
          </w:rPr>
          <w:t xml:space="preserve">system)</w:t>
        </w:r>
      </w:ins>
      <w:ins w:id="24865" w:author="PR Preview" w:date="2026-01-01T00:00:00Z">
        <w:r>
          <w:t xml:space="preserve"> </w:t>
        </w:r>
      </w:ins>
      <w:ins w:id="24866" w:author="PR Preview" w:date="2026-01-01T00:00:00Z">
        <w:r>
          <w:t xml:space="preserve">Solve</w:t>
        </w:r>
      </w:ins>
      <w:ins w:id="24867" w:author="PR Preview" w:date="2026-01-01T00:00:00Z">
        <w:r>
          <w:t xml:space="preserve"> </w:t>
        </w:r>
      </w:ins>
      <w:ins w:id="24868" w:author="PR Preview" w:date="2026-01-01T00:00:00Z">
        <w:r>
          <w:t xml:space="preserve">$\begin{bmatrix} 2 &amp; 1 &amp; -1 \\ 0 &amp; \frac{1}{2} &amp; \frac{1}{2} \\ 0 &amp; 0 &amp; -1 \end{bmatrix} \mathord{\smash[b]{\underset{\raise.3ex\hbox{$\scriptstyle\sim$}}{x}}\vphantom{x}}
    = \begin{bmatrix} 8 \\ 1 \\ 1 \end{bmatrix}$</w:t>
        </w:r>
      </w:ins>
      <w:ins w:id="24869" w:author="PR Preview" w:date="2026-01-01T00:00:00Z">
        <w:r>
          <w:t xml:space="preserve">:</w:t>
        </w:r>
      </w:ins>
    </w:p>
    <w:p>
      <w:pPr>
        <w:pStyle w:val="BodyText"/>
      </w:pPr>
      <m:oMathPara>
        <m:oMathParaPr>
          <m:jc m:val="center"/>
        </m:oMathParaPr>
        <m:oMath>
          <m:eqArr>
            <m:e>
              <m:sSub>
                <m:e>
                  <m:r>
                    <m:t>x</m:t>
                  </m:r>
                </m:e>
                <m:sub>
                  <m:r>
                    <m:t>3</m:t>
                  </m:r>
                </m:sub>
              </m:sSub>
              <m:r>
                <m:t>&amp;</m:t>
              </m:r>
              <m:r>
                <m:rPr>
                  <m:sty m:val="p"/>
                </m:rPr>
                <m:t>=</m:t>
              </m:r>
              <m:f>
                <m:fPr>
                  <m:type m:val="bar"/>
                </m:fPr>
                <m:num>
                  <m:r>
                    <m:t>1</m:t>
                  </m:r>
                </m:num>
                <m:den>
                  <m:r>
                    <m:rPr>
                      <m:sty m:val="p"/>
                    </m:rPr>
                    <m:t>−</m:t>
                  </m:r>
                  <m:r>
                    <m:t>1</m:t>
                  </m:r>
                </m:den>
              </m:f>
              <m:r>
                <m:rPr>
                  <m:sty m:val="p"/>
                </m:rPr>
                <m:t>⋅</m:t>
              </m:r>
              <m:r>
                <m:t>1</m:t>
              </m:r>
            </m:e>
            <m:e>
              <m:r>
                <m:t>&amp;</m:t>
              </m:r>
              <m:r>
                <m:rPr>
                  <m:sty m:val="p"/>
                </m:rPr>
                <m:t>=</m:t>
              </m:r>
              <m:r>
                <m:rPr>
                  <m:sty m:val="p"/>
                </m:rPr>
                <m:t>−</m:t>
              </m:r>
              <m:r>
                <m:t>1</m:t>
              </m:r>
              <m:r>
                <m:rPr>
                  <m:sty m:val="p"/>
                </m:rPr>
                <m:t>;</m:t>
              </m:r>
            </m:e>
          </m:eqArr>
        </m:oMath>
      </m:oMathPara>
    </w:p>
    <w:p>
      <w:pPr>
        <w:pStyle w:val="FirstParagraph"/>
      </w:pPr>
      <m:oMathPara>
        <m:oMathParaPr>
          <m:jc m:val="center"/>
        </m:oMathParaPr>
        <m:oMath>
          <m:eqArr>
            <m:e>
              <m:sSub>
                <m:e>
                  <m:r>
                    <m:t>x</m:t>
                  </m:r>
                </m:e>
                <m:sub>
                  <m:r>
                    <m:t>2</m:t>
                  </m:r>
                </m:sub>
              </m:sSub>
              <m:r>
                <m:t>&amp;</m:t>
              </m:r>
              <m:r>
                <m:rPr>
                  <m:sty m:val="p"/>
                </m:rPr>
                <m:t>=</m:t>
              </m:r>
              <m:f>
                <m:fPr>
                  <m:type m:val="bar"/>
                </m:fPr>
                <m:num>
                  <m:r>
                    <m:t>1</m:t>
                  </m:r>
                </m:num>
                <m:den>
                  <m:r>
                    <m:t>1</m:t>
                  </m:r>
                  <m:r>
                    <m:rPr>
                      <m:sty m:val="p"/>
                    </m:rPr>
                    <m:t>/</m:t>
                  </m:r>
                  <m:r>
                    <m:t>2</m:t>
                  </m:r>
                </m:den>
              </m:f>
              <m:r>
                <m:t>​</m:t>
              </m:r>
              <m:d>
                <m:dPr>
                  <m:begChr m:val="("/>
                  <m:sepChr m:val=""/>
                  <m:endChr m:val=")"/>
                  <m:grow/>
                </m:dPr>
                <m:e>
                  <m:r>
                    <m:t>1</m:t>
                  </m:r>
                  <m:r>
                    <m:rPr>
                      <m:sty m:val="p"/>
                    </m:rPr>
                    <m:t>−</m:t>
                  </m:r>
                  <m:f>
                    <m:fPr>
                      <m:type m:val="lin"/>
                    </m:fPr>
                    <m:num>
                      <m:r>
                        <m:t>1</m:t>
                      </m:r>
                    </m:num>
                    <m:den>
                      <m:r>
                        <m:t>2</m:t>
                      </m:r>
                    </m:den>
                  </m:f>
                  <m:r>
                    <m:rPr>
                      <m:sty m:val="p"/>
                    </m:rPr>
                    <m:t>⋅</m:t>
                  </m:r>
                  <m:r>
                    <m:rPr>
                      <m:sty m:val="p"/>
                    </m:rPr>
                    <m:t>(</m:t>
                  </m:r>
                  <m:r>
                    <m:rPr>
                      <m:sty m:val="p"/>
                    </m:rPr>
                    <m:t>−</m:t>
                  </m:r>
                  <m:r>
                    <m:t>1</m:t>
                  </m:r>
                  <m:r>
                    <m:rPr>
                      <m:sty m:val="p"/>
                    </m:rPr>
                    <m:t>)</m:t>
                  </m:r>
                </m:e>
              </m:d>
              <m:r>
                <m:t>​</m:t>
              </m:r>
            </m:e>
            <m:e>
              <m:r>
                <m:t>&amp;</m:t>
              </m:r>
              <m:r>
                <m:rPr>
                  <m:sty m:val="p"/>
                </m:rPr>
                <m:t>=</m:t>
              </m:r>
              <m:r>
                <m:t>2</m:t>
              </m:r>
              <m:r>
                <m:rPr>
                  <m:sty m:val="p"/>
                </m:rPr>
                <m:t>⋅</m:t>
              </m:r>
              <m:f>
                <m:fPr>
                  <m:type m:val="lin"/>
                </m:fPr>
                <m:num>
                  <m:r>
                    <m:t>3</m:t>
                  </m:r>
                </m:num>
                <m:den>
                  <m:r>
                    <m:t>2</m:t>
                  </m:r>
                </m:den>
              </m:f>
            </m:e>
            <m:e>
              <m:r>
                <m:t>&amp;</m:t>
              </m:r>
              <m:r>
                <m:rPr>
                  <m:sty m:val="p"/>
                </m:rPr>
                <m:t>=</m:t>
              </m:r>
              <m:r>
                <m:t>3</m:t>
              </m:r>
              <m:r>
                <m:rPr>
                  <m:sty m:val="p"/>
                </m:rPr>
                <m:t>;</m:t>
              </m:r>
            </m:e>
          </m:eqArr>
        </m:oMath>
      </m:oMathPara>
    </w:p>
    <w:p>
      <w:pPr>
        <w:pStyle w:val="FirstParagraph"/>
      </w:pPr>
      <m:oMathPara>
        <m:oMathParaPr>
          <m:jc m:val="center"/>
        </m:oMathParaPr>
        <m:oMath>
          <m:eqArr>
            <m:e>
              <m:sSub>
                <m:e>
                  <m:r>
                    <m:t>x</m:t>
                  </m:r>
                </m:e>
                <m:sub>
                  <m:r>
                    <m:t>1</m:t>
                  </m:r>
                </m:sub>
              </m:sSub>
              <m:r>
                <m:t>&amp;</m:t>
              </m:r>
              <m:r>
                <m:rPr>
                  <m:sty m:val="p"/>
                </m:rPr>
                <m:t>=</m:t>
              </m:r>
              <m:f>
                <m:fPr>
                  <m:type m:val="bar"/>
                </m:fPr>
                <m:num>
                  <m:r>
                    <m:t>1</m:t>
                  </m:r>
                </m:num>
                <m:den>
                  <m:r>
                    <m:t>2</m:t>
                  </m:r>
                </m:den>
              </m:f>
              <m:r>
                <m:t>​</m:t>
              </m:r>
              <m:d>
                <m:dPr>
                  <m:begChr m:val="("/>
                  <m:sepChr m:val=""/>
                  <m:endChr m:val=")"/>
                  <m:grow/>
                </m:dPr>
                <m:e>
                  <m:r>
                    <m:t>8</m:t>
                  </m:r>
                  <m:r>
                    <m:rPr>
                      <m:sty m:val="p"/>
                    </m:rPr>
                    <m:t>−</m:t>
                  </m:r>
                  <m:r>
                    <m:t>1</m:t>
                  </m:r>
                  <m:r>
                    <m:rPr>
                      <m:sty m:val="p"/>
                    </m:rPr>
                    <m:t>⋅</m:t>
                  </m:r>
                  <m:r>
                    <m:t>3</m:t>
                  </m:r>
                  <m:r>
                    <m:rPr>
                      <m:sty m:val="p"/>
                    </m:rPr>
                    <m:t>−</m:t>
                  </m:r>
                  <m:r>
                    <m:rPr>
                      <m:sty m:val="p"/>
                    </m:rPr>
                    <m:t>(</m:t>
                  </m:r>
                  <m:r>
                    <m:rPr>
                      <m:sty m:val="p"/>
                    </m:rPr>
                    <m:t>−</m:t>
                  </m:r>
                  <m:r>
                    <m:t>1</m:t>
                  </m:r>
                  <m:r>
                    <m:rPr>
                      <m:sty m:val="p"/>
                    </m:rPr>
                    <m:t>)</m:t>
                  </m:r>
                  <m:r>
                    <m:rPr>
                      <m:sty m:val="p"/>
                    </m:rPr>
                    <m:t>(</m:t>
                  </m:r>
                  <m:r>
                    <m:rPr>
                      <m:sty m:val="p"/>
                    </m:rPr>
                    <m:t>−</m:t>
                  </m:r>
                  <m:r>
                    <m:t>1</m:t>
                  </m:r>
                  <m:r>
                    <m:rPr>
                      <m:sty m:val="p"/>
                    </m:rPr>
                    <m:t>)</m:t>
                  </m:r>
                </m:e>
              </m:d>
              <m:r>
                <m:t>​</m:t>
              </m:r>
            </m:e>
            <m:e>
              <m:r>
                <m:t>&amp;</m:t>
              </m:r>
              <m:r>
                <m:rPr>
                  <m:sty m:val="p"/>
                </m:rPr>
                <m:t>=</m:t>
              </m:r>
              <m:f>
                <m:fPr>
                  <m:type m:val="bar"/>
                </m:fPr>
                <m:num>
                  <m:r>
                    <m:t>1</m:t>
                  </m:r>
                </m:num>
                <m:den>
                  <m:r>
                    <m:t>2</m:t>
                  </m:r>
                </m:den>
              </m:f>
              <m:r>
                <m:rPr>
                  <m:sty m:val="p"/>
                </m:rPr>
                <m:t>⋅</m:t>
              </m:r>
              <m:r>
                <m:t>4</m:t>
              </m:r>
            </m:e>
            <m:e>
              <m:r>
                <m:t>&amp;</m:t>
              </m:r>
              <m:r>
                <m:rPr>
                  <m:sty m:val="p"/>
                </m:rPr>
                <m:t>=</m:t>
              </m:r>
              <m:r>
                <m:t>2</m:t>
              </m:r>
              <m:r>
                <m:rPr>
                  <m:sty m:val="p"/>
                </m:rPr>
                <m:t>.</m:t>
              </m:r>
            </m:e>
          </m:eqArr>
        </m:oMath>
      </m:oMathPara>
    </w:p>
    <w:p>
      <w:pPr>
        <w:pStyle w:val="FirstParagraph"/>
      </w:pPr>
      <w:ins w:id="24870" w:author="PR Preview" w:date="2026-01-01T00:00:00Z">
        <w:r>
          <w:t xml:space="preserve">So</w:t>
        </w:r>
      </w:ins>
      <w:ins w:id="24871" w:author="PR Preview" w:date="2026-01-01T00:00:00Z">
        <w:r>
          <w:t xml:space="preserve"> </w:t>
        </w:r>
      </w:ins>
      <w:ins w:id="24872" w:author="PR Preview" w:date="2026-01-01T00:00:00Z">
        <w:r>
          <w:t xml:space="preserve">$\mathord{\smash[b]{\underset{\raise.3ex\hbox{$\scriptstyle\sim$}}{x}}\vphantom{x}} = (2, 3, -1)$</w:t>
        </w:r>
      </w:ins>
      <w:ins w:id="24873" w:author="PR Preview" w:date="2026-01-01T00:00:00Z">
        <w:r>
          <w:t xml:space="preserve">.</w:t>
        </w:r>
      </w:ins>
      <w:ins w:id="24874" w:author="PR Preview" w:date="2026-01-01T00:00:00Z">
        <w:r>
          <w:t xml:space="preserve"> </w:t>
        </w:r>
      </w:ins>
      <w:ins w:id="24875" w:author="PR Preview" w:date="2026-01-01T00:00:00Z">
        <w:r>
          <w:t xml:space="preserve">Without a nonzero diagonal the method fails:</w:t>
        </w:r>
      </w:ins>
      <w:ins w:id="24876" w:author="PR Preview" w:date="2026-01-01T00:00:00Z">
        <w:r>
          <w:t xml:space="preserve"> </w:t>
        </w:r>
      </w:ins>
      <w:ins w:id="24877" w:author="PR Preview" w:date="2026-01-01T00:00:00Z">
        <w:r>
          <w:t xml:space="preserve">$\begin{bmatrix} 1 &amp; 1 \\ 0 &amp; 0 \end{bmatrix} \mathord{\smash[b]{\underset{\raise.3ex\hbox{$\scriptstyle\sim$}}{x}}\vphantom{x}} = (1, 1)$</w:t>
        </w:r>
      </w:ins>
      <w:ins w:id="24878" w:author="PR Preview" w:date="2026-01-01T00:00:00Z">
        <w:r>
          <w:t xml:space="preserve"> </w:t>
        </w:r>
      </w:ins>
      <w:ins w:id="24879" w:author="PR Preview" w:date="2026-01-01T00:00:00Z">
        <w:r>
          <w:t xml:space="preserve">has no solution,</w:t>
        </w:r>
      </w:ins>
      <w:ins w:id="24880" w:author="PR Preview" w:date="2026-01-01T00:00:00Z">
        <w:r>
          <w:t xml:space="preserve"> </w:t>
        </w:r>
      </w:ins>
      <w:ins w:id="24881" w:author="PR Preview" w:date="2026-01-01T00:00:00Z">
        <w:r>
          <w:t xml:space="preserve">since its second row reads</w:t>
        </w:r>
      </w:ins>
      <w:ins w:id="24882" w:author="PR Preview" w:date="2026-01-01T00:00:00Z">
        <w:r>
          <w:t xml:space="preserve"> </w:t>
        </w:r>
      </w:ins>
      <m:oMath>
        <m:r>
          <m:t>0</m:t>
        </m:r>
        <m:r>
          <m:rPr>
            <m:sty m:val="p"/>
          </m:rPr>
          <m:t>=</m:t>
        </m:r>
        <m:r>
          <m:t>1</m:t>
        </m:r>
      </m:oMath>
      <w:ins w:id="24883" w:author="PR Preview" w:date="2026-01-01T00:00:00Z">
        <w:r>
          <w:t xml:space="preserve">.</w:t>
        </w:r>
      </w:ins>
    </w:p>
    <w:bookmarkEnd w:id="596"/>
    <w:bookmarkStart w:id="597" w:name="thm-qr"/>
    <w:p>
      <w:pPr>
        <w:pStyle w:val="BodyText"/>
      </w:pPr>
      <w:r>
        <w:rPr>
          <w:b/>
          <w:bCs/>
        </w:rPr>
        <w:t xml:space="preserve">Theorem 103 (QR factorization)</w:t>
      </w:r>
      <w:r>
        <w:t xml:space="preserve"> </w:t>
      </w:r>
      <w:r>
        <w:t xml:space="preserve">Let</w:t>
      </w:r>
      <w:r>
        <w:t xml:space="preserve"> </w:t>
      </w:r>
      <m:oMath>
        <m:r>
          <m:rPr>
            <m:sty m:val="bi"/>
          </m:rPr>
          <m:t>A</m:t>
        </m:r>
      </m:oMath>
      <w:r>
        <w:t xml:space="preserve"> </w:t>
      </w:r>
      <w:r>
        <w:t xml:space="preserve">be an</w:t>
      </w:r>
      <w:r>
        <w:t xml:space="preserve"> </w:t>
      </w:r>
      <m:oMath>
        <m:r>
          <m:t>m</m:t>
        </m:r>
        <m:r>
          <m:rPr>
            <m:sty m:val="p"/>
          </m:rPr>
          <m:t>×</m:t>
        </m:r>
        <m:r>
          <m:t>n</m:t>
        </m:r>
      </m:oMath>
      <w:r>
        <w:t xml:space="preserve"> </w:t>
      </w:r>
      <w:r>
        <w:t xml:space="preserve">matrix with</w:t>
      </w:r>
      <w:r>
        <w:t xml:space="preserve"> </w:t>
      </w:r>
      <m:oMath>
        <m:r>
          <m:rPr>
            <m:sty m:val="p"/>
          </m:rPr>
          <m:t>rank</m:t>
        </m:r>
        <m:r>
          <m:rPr>
            <m:sty m:val="p"/>
          </m:rPr>
          <m:t>(</m:t>
        </m:r>
        <m:r>
          <m:rPr>
            <m:sty m:val="bi"/>
          </m:rPr>
          <m:t>A</m:t>
        </m:r>
        <m:r>
          <m:rPr>
            <m:sty m:val="p"/>
          </m:rPr>
          <m:t>)</m:t>
        </m:r>
        <m:r>
          <m:rPr>
            <m:sty m:val="p"/>
          </m:rPr>
          <m:t>=</m:t>
        </m:r>
        <m:r>
          <m:t>n</m:t>
        </m:r>
      </m:oMath>
      <w:r>
        <w:t xml:space="preserve">.</w:t>
      </w:r>
      <w:r>
        <w:t xml:space="preserve"> </w:t>
      </w:r>
      <w:r>
        <w:t xml:space="preserve">Then</w:t>
      </w:r>
    </w:p>
    <w:p>
      <w:pPr>
        <w:pStyle w:val="BodyText"/>
      </w:pPr>
      <m:oMathPara>
        <m:oMathParaPr>
          <m:jc m:val="center"/>
        </m:oMathParaPr>
        <m:oMath>
          <m:limLow>
            <m:e>
              <m:limLow>
                <m:e>
                  <m:r>
                    <m:rPr>
                      <m:sty m:val="bi"/>
                    </m:rPr>
                    <m:t>A</m:t>
                  </m:r>
                </m:e>
                <m:lim>
                  <m:r>
                    <m:rPr>
                      <m:sty m:val="p"/>
                    </m:rPr>
                    <m:t>⏟</m:t>
                  </m:r>
                </m:lim>
              </m:limLow>
            </m:e>
            <m:lim>
              <m:r>
                <m:t>m</m:t>
              </m:r>
              <m:r>
                <m:rPr>
                  <m:sty m:val="p"/>
                </m:rPr>
                <m:t>×</m:t>
              </m:r>
              <m:r>
                <m:t>n</m:t>
              </m:r>
            </m:lim>
          </m:limLow>
          <m:r>
            <m:rPr>
              <m:sty m:val="p"/>
            </m:rPr>
            <m:t>=</m:t>
          </m:r>
          <m:limLow>
            <m:e>
              <m:limLow>
                <m:e>
                  <m:r>
                    <m:rPr>
                      <m:sty m:val="bi"/>
                    </m:rPr>
                    <m:t>Q</m:t>
                  </m:r>
                </m:e>
                <m:lim>
                  <m:r>
                    <m:rPr>
                      <m:sty m:val="p"/>
                    </m:rPr>
                    <m:t>⏟</m:t>
                  </m:r>
                </m:lim>
              </m:limLow>
            </m:e>
            <m:lim>
              <m:r>
                <m:t>m</m:t>
              </m:r>
              <m:r>
                <m:rPr>
                  <m:sty m:val="p"/>
                </m:rPr>
                <m:t>×</m:t>
              </m:r>
              <m:r>
                <m:t>n</m:t>
              </m:r>
            </m:lim>
          </m:limLow>
          <m:r>
            <m:t> </m:t>
          </m:r>
          <m:limLow>
            <m:e>
              <m:limLow>
                <m:e>
                  <m:r>
                    <m:rPr>
                      <m:sty m:val="bi"/>
                    </m:rPr>
                    <m:t>R</m:t>
                  </m:r>
                </m:e>
                <m:lim>
                  <m:r>
                    <m:rPr>
                      <m:sty m:val="p"/>
                    </m:rPr>
                    <m:t>⏟</m:t>
                  </m:r>
                </m:lim>
              </m:limLow>
            </m:e>
            <m:lim>
              <m:r>
                <m:t>n</m:t>
              </m:r>
              <m:r>
                <m:rPr>
                  <m:sty m:val="p"/>
                </m:rPr>
                <m:t>×</m:t>
              </m:r>
              <m:r>
                <m:t>n</m:t>
              </m:r>
            </m:lim>
          </m:limLow>
          <m:r>
            <m:rPr>
              <m:sty m:val="p"/>
            </m:rPr>
            <m:t>,</m:t>
          </m:r>
        </m:oMath>
      </m:oMathPara>
    </w:p>
    <w:p>
      <w:pPr>
        <w:pStyle w:val="FirstParagraph"/>
      </w:pPr>
      <w:r>
        <w:t xml:space="preserve">where the columns of</w:t>
      </w:r>
      <w:r>
        <w:t xml:space="preserve"> </w:t>
      </w:r>
      <m:oMath>
        <m:r>
          <m:rPr>
            <m:sty m:val="bi"/>
          </m:rPr>
          <m:t>Q</m:t>
        </m:r>
      </m:oMath>
      <w:r>
        <w:t xml:space="preserve"> </w:t>
      </w:r>
      <w:r>
        <w:t xml:space="preserve">are orthonormal (</w:t>
      </w:r>
      <w:hyperlink w:anchor="def-orthonormal-vectors">
        <w:r>
          <w:rPr>
            <w:rStyle w:val="Hyperlink"/>
          </w:rPr>
          <w:t xml:space="preserve">Definition 19</w:t>
        </w:r>
      </w:hyperlink>
      <w:r>
        <w:t xml:space="preserve">)</w:t>
      </w:r>
      <w:r>
        <w:t xml:space="preserve"> </w:t>
      </w:r>
      <w:r>
        <w:t xml:space="preserve">and</w:t>
      </w:r>
      <w:r>
        <w:t xml:space="preserve"> </w:t>
      </w:r>
      <m:oMath>
        <m:r>
          <m:rPr>
            <m:sty m:val="bi"/>
          </m:rPr>
          <m:t>R</m:t>
        </m:r>
      </m:oMath>
      <w:r>
        <w:t xml:space="preserve"> </w:t>
      </w:r>
      <w:r>
        <w:t xml:space="preserve">is upper triangular (</w:t>
      </w:r>
      <w:hyperlink w:anchor="def-triangular-matrix">
        <w:r>
          <w:rPr>
            <w:rStyle w:val="Hyperlink"/>
          </w:rPr>
          <w:t xml:space="preserve">Definition 112</w:t>
        </w:r>
      </w:hyperlink>
      <w:r>
        <w:t xml:space="preserve">) with positive diagonal entries.</w:t>
      </w:r>
    </w:p>
    <w:bookmarkEnd w:id="597"/>
    <w:p>
      <w:pPr>
        <w:pStyle w:val="BodyText"/>
      </w:pPr>
      <w:del w:id="24884" w:author="PR Preview" w:date="2026-01-01T00:00:00Z">
        <w:r>
          <w:rPr>
            <w:i/>
            <w:iCs/>
          </w:rPr>
          <w:delText xml:space="preserve">Proof</w:delText>
        </w:r>
      </w:del>
      <w:del w:id="24885" w:author="PR Preview" w:date="2026-01-01T00:00:00Z">
        <w:r>
          <w:delText xml:space="preserve">. </w:delText>
        </w:r>
      </w:del>
      <w:del w:id="24886" w:author="PR Preview" w:date="2026-01-01T00:00:00Z">
        <w:r>
          <w:delText xml:space="preserve">The</w:delText>
        </w:r>
      </w:del>
      <w:del w:id="24887" w:author="PR Preview" w:date="2026-01-01T00:00:00Z">
        <w:r>
          <w:delText xml:space="preserve"> </w:delText>
        </w:r>
      </w:del>
      <m:oMath>
        <m:r>
          <m:t>n</m:t>
        </m:r>
      </m:oMath>
      <w:del w:id="24888" w:author="PR Preview" w:date="2026-01-01T00:00:00Z">
        <w:r>
          <w:delText xml:space="preserve"> </w:delText>
        </w:r>
      </w:del>
      <w:del w:id="24889" w:author="PR Preview" w:date="2026-01-01T00:00:00Z">
        <w:r>
          <w:delText xml:space="preserve">columns</w:delText>
        </w:r>
      </w:del>
      <w:del w:id="24890" w:author="PR Preview" w:date="2026-01-01T00:00:00Z">
        <w:r>
          <w:delText xml:space="preserve"> </w:delText>
        </w:r>
      </w:del>
      <m:oMath>
        <m:sSub>
          <m:e>
            <m:limLow>
              <m:e>
                <m:r>
                  <m:t>a</m:t>
                </m:r>
              </m:e>
              <m:lim>
                <m:r>
                  <m:rPr>
                    <m:sty m:val="p"/>
                  </m:rPr>
                  <m:t>∼</m:t>
                </m:r>
              </m:lim>
            </m:limLow>
          </m:e>
          <m:sub>
            <m:r>
              <m:t>1</m:t>
            </m:r>
          </m:sub>
        </m:sSub>
        <m:r>
          <m:rPr>
            <m:sty m:val="p"/>
          </m:rPr>
          <m:t>,</m:t>
        </m:r>
        <m:r>
          <m:rPr>
            <m:sty m:val="p"/>
          </m:rPr>
          <m:t>…</m:t>
        </m:r>
        <m:r>
          <m:rPr>
            <m:sty m:val="p"/>
          </m:rPr>
          <m:t>,</m:t>
        </m:r>
        <m:sSub>
          <m:e>
            <m:limLow>
              <m:e>
                <m:r>
                  <m:t>a</m:t>
                </m:r>
              </m:e>
              <m:lim>
                <m:r>
                  <m:rPr>
                    <m:sty m:val="p"/>
                  </m:rPr>
                  <m:t>∼</m:t>
                </m:r>
              </m:lim>
            </m:limLow>
          </m:e>
          <m:sub>
            <m:r>
              <m:t>n</m:t>
            </m:r>
          </m:sub>
        </m:sSub>
      </m:oMath>
      <w:del w:id="24891" w:author="PR Preview" w:date="2026-01-01T00:00:00Z">
        <w:r>
          <w:delText xml:space="preserve"> </w:delText>
        </w:r>
      </w:del>
      <w:del w:id="24892" w:author="PR Preview" w:date="2026-01-01T00:00:00Z">
        <w:r>
          <w:delText xml:space="preserve">of</w:delText>
        </w:r>
      </w:del>
      <w:del w:id="24893" w:author="PR Preview" w:date="2026-01-01T00:00:00Z">
        <w:r>
          <w:delText xml:space="preserve"> </w:delText>
        </w:r>
      </w:del>
      <m:oMath>
        <m:r>
          <m:rPr>
            <m:sty m:val="bi"/>
          </m:rPr>
          <m:t>A</m:t>
        </m:r>
      </m:oMath>
      <w:del w:id="24894" w:author="PR Preview" w:date="2026-01-01T00:00:00Z">
        <w:r>
          <w:delText xml:space="preserve"> </w:delText>
        </w:r>
      </w:del>
      <w:del w:id="24895" w:author="PR Preview" w:date="2026-01-01T00:00:00Z">
        <w:r>
          <w:delText xml:space="preserve">are linearly independent</w:delText>
        </w:r>
      </w:del>
      <w:del w:id="24896" w:author="PR Preview" w:date="2026-01-01T00:00:00Z">
        <w:r>
          <w:delText xml:space="preserve"> </w:delText>
        </w:r>
      </w:del>
      <w:del w:id="24897" w:author="PR Preview" w:date="2026-01-01T00:00:00Z">
        <w:r>
          <w:delText xml:space="preserve">(</w:delText>
        </w:r>
      </w:del>
      <w:hyperlink w:anchor="def-full-column-rank">
        <w:del w:id="24898" w:author="PR Preview" w:date="2026-01-01T00:00:00Z">
          <w:r>
            <w:rPr>
              <w:rStyle w:val="Hyperlink"/>
            </w:rPr>
            <w:delText xml:space="preserve">Definition 45</w:delText>
          </w:r>
        </w:del>
      </w:hyperlink>
      <w:del w:id="24899" w:author="PR Preview" w:date="2026-01-01T00:00:00Z">
        <w:r>
          <w:delText xml:space="preserve">),</w:delText>
        </w:r>
      </w:del>
      <w:del w:id="24900" w:author="PR Preview" w:date="2026-01-01T00:00:00Z">
        <w:r>
          <w:delText xml:space="preserve"> </w:delText>
        </w:r>
      </w:del>
      <w:del w:id="24901" w:author="PR Preview" w:date="2026-01-01T00:00:00Z">
        <w:r>
          <w:delText xml:space="preserve">so the Gram-Schmidt process (</w:delText>
        </w:r>
      </w:del>
      <w:hyperlink w:anchor="def-gram-schmidt">
        <w:del w:id="24902" w:author="PR Preview" w:date="2026-01-01T00:00:00Z">
          <w:r>
            <w:rPr>
              <w:rStyle w:val="Hyperlink"/>
            </w:rPr>
            <w:delText xml:space="preserve">Definition 78</w:delText>
          </w:r>
        </w:del>
      </w:hyperlink>
      <w:del w:id="24903" w:author="PR Preview" w:date="2026-01-01T00:00:00Z">
        <w:r>
          <w:delText xml:space="preserve">) runs all</w:delText>
        </w:r>
      </w:del>
      <w:del w:id="24904" w:author="PR Preview" w:date="2026-01-01T00:00:00Z">
        <w:r>
          <w:delText xml:space="preserve"> </w:delText>
        </w:r>
      </w:del>
      <m:oMath>
        <m:r>
          <m:t>n</m:t>
        </m:r>
      </m:oMath>
      <w:del w:id="24905" w:author="PR Preview" w:date="2026-01-01T00:00:00Z">
        <w:r>
          <w:delText xml:space="preserve"> </w:delText>
        </w:r>
      </w:del>
      <w:del w:id="24906" w:author="PR Preview" w:date="2026-01-01T00:00:00Z">
        <w:r>
          <w:delText xml:space="preserve">steps</w:delText>
        </w:r>
      </w:del>
      <w:del w:id="24907" w:author="PR Preview" w:date="2026-01-01T00:00:00Z">
        <w:r>
          <w:delText xml:space="preserve"> </w:delText>
        </w:r>
      </w:del>
      <w:del w:id="24908" w:author="PR Preview" w:date="2026-01-01T00:00:00Z">
        <w:r>
          <w:delText xml:space="preserve">and gives orthonormal</w:delText>
        </w:r>
      </w:del>
      <w:del w:id="24909" w:author="PR Preview" w:date="2026-01-01T00:00:00Z">
        <w:r>
          <w:delText xml:space="preserve"> </w:delText>
        </w:r>
      </w:del>
      <m:oMath>
        <m:sSub>
          <m:e>
            <m:limLow>
              <m:e>
                <m:r>
                  <m:t>q</m:t>
                </m:r>
              </m:e>
              <m:lim>
                <m:r>
                  <m:rPr>
                    <m:sty m:val="p"/>
                  </m:rPr>
                  <m:t>∼</m:t>
                </m:r>
              </m:lim>
            </m:limLow>
          </m:e>
          <m:sub>
            <m:r>
              <m:t>1</m:t>
            </m:r>
          </m:sub>
        </m:sSub>
        <m:r>
          <m:rPr>
            <m:sty m:val="p"/>
          </m:rPr>
          <m:t>,</m:t>
        </m:r>
        <m:r>
          <m:rPr>
            <m:sty m:val="p"/>
          </m:rPr>
          <m:t>…</m:t>
        </m:r>
        <m:r>
          <m:rPr>
            <m:sty m:val="p"/>
          </m:rPr>
          <m:t>,</m:t>
        </m:r>
        <m:sSub>
          <m:e>
            <m:limLow>
              <m:e>
                <m:r>
                  <m:t>q</m:t>
                </m:r>
              </m:e>
              <m:lim>
                <m:r>
                  <m:rPr>
                    <m:sty m:val="p"/>
                  </m:rPr>
                  <m:t>∼</m:t>
                </m:r>
              </m:lim>
            </m:limLow>
          </m:e>
          <m:sub>
            <m:r>
              <m:t>n</m:t>
            </m:r>
          </m:sub>
        </m:sSub>
      </m:oMath>
      <w:del w:id="24910" w:author="PR Preview" w:date="2026-01-01T00:00:00Z">
        <w:r>
          <w:delText xml:space="preserve"> </w:delText>
        </w:r>
      </w:del>
      <w:del w:id="24911" w:author="PR Preview" w:date="2026-01-01T00:00:00Z">
        <w:r>
          <w:delText xml:space="preserve">(</w:delText>
        </w:r>
      </w:del>
      <w:hyperlink w:anchor="thm-gram-schmidt">
        <w:del w:id="24912" w:author="PR Preview" w:date="2026-01-01T00:00:00Z">
          <w:r>
            <w:rPr>
              <w:rStyle w:val="Hyperlink"/>
            </w:rPr>
            <w:delText xml:space="preserve">Theorem 65</w:delText>
          </w:r>
        </w:del>
      </w:hyperlink>
      <w:del w:id="24913" w:author="PR Preview" w:date="2026-01-01T00:00:00Z">
        <w:r>
          <w:delText xml:space="preserve">, parts 1 and 3);</w:delText>
        </w:r>
      </w:del>
      <w:del w:id="24914" w:author="PR Preview" w:date="2026-01-01T00:00:00Z">
        <w:r>
          <w:delText xml:space="preserve"> </w:delText>
        </w:r>
      </w:del>
      <w:del w:id="24915" w:author="PR Preview" w:date="2026-01-01T00:00:00Z">
        <w:r>
          <w:delText xml:space="preserve">let</w:delText>
        </w:r>
      </w:del>
      <w:del w:id="24916" w:author="PR Preview" w:date="2026-01-01T00:00:00Z">
        <w:r>
          <w:delText xml:space="preserve"> </w:delText>
        </w:r>
      </w:del>
      <m:oMath>
        <m:r>
          <m:rPr>
            <m:sty m:val="bi"/>
          </m:rPr>
          <m:t>Q</m:t>
        </m:r>
      </m:oMath>
      <w:del w:id="24917" w:author="PR Preview" w:date="2026-01-01T00:00:00Z">
        <w:r>
          <w:delText xml:space="preserve"> </w:delText>
        </w:r>
      </w:del>
      <w:del w:id="24918" w:author="PR Preview" w:date="2026-01-01T00:00:00Z">
        <w:r>
          <w:delText xml:space="preserve">have these columns.</w:delText>
        </w:r>
      </w:del>
      <w:del w:id="24919" w:author="PR Preview" w:date="2026-01-01T00:00:00Z">
        <w:r>
          <w:delText xml:space="preserve"> </w:delText>
        </w:r>
      </w:del>
      <w:del w:id="24920" w:author="PR Preview" w:date="2026-01-01T00:00:00Z">
        <w:r>
          <w:delText xml:space="preserve">At step</w:delText>
        </w:r>
      </w:del>
      <w:del w:id="24921" w:author="PR Preview" w:date="2026-01-01T00:00:00Z">
        <w:r>
          <w:delText xml:space="preserve"> </w:delText>
        </w:r>
      </w:del>
      <m:oMath>
        <m:r>
          <m:t>i</m:t>
        </m:r>
      </m:oMath>
      <w:del w:id="24922" w:author="PR Preview" w:date="2026-01-01T00:00:00Z">
        <w:r>
          <w:delText xml:space="preserve">,</w:delText>
        </w:r>
      </w:del>
      <w:del w:id="24923" w:author="PR Preview" w:date="2026-01-01T00:00:00Z">
        <w:r>
          <w:delText xml:space="preserve"> </w:delText>
        </w:r>
      </w:del>
      <m:oMath>
        <m:sSubSup>
          <m:e>
            <m:limLow>
              <m:e>
                <m:r>
                  <m:t>q</m:t>
                </m:r>
              </m:e>
              <m:lim>
                <m:r>
                  <m:rPr>
                    <m:sty m:val="p"/>
                  </m:rPr>
                  <m:t>∼</m:t>
                </m:r>
              </m:lim>
            </m:limLow>
          </m:e>
          <m:sub>
            <m:r>
              <m:t>i</m:t>
            </m:r>
          </m:sub>
          <m:sup>
            <m:r>
              <m:rPr>
                <m:sty m:val="p"/>
              </m:rPr>
              <m:t>′</m:t>
            </m:r>
          </m:sup>
        </m:sSubSup>
        <m:r>
          <m:rPr>
            <m:sty m:val="p"/>
          </m:rPr>
          <m:t>≠</m:t>
        </m:r>
        <m:limLow>
          <m:e>
            <m:r>
              <m:t>0</m:t>
            </m:r>
          </m:e>
          <m:lim>
            <m:r>
              <m:rPr>
                <m:sty m:val="p"/>
              </m:rPr>
              <m:t>∼</m:t>
            </m:r>
          </m:lim>
        </m:limLow>
      </m:oMath>
      <w:del w:id="24924" w:author="PR Preview" w:date="2026-01-01T00:00:00Z">
        <w:r>
          <w:delText xml:space="preserve">, and rearranging the orthogonalize step,</w:delText>
        </w:r>
      </w:del>
    </w:p>
    <w:p>
      <w:pPr>
        <w:pStyle w:val="BodyText"/>
      </w:pPr>
      <m:oMathPara>
        <m:oMathParaPr>
          <m:jc m:val="center"/>
        </m:oMathParaPr>
        <m:oMath>
          <m:eqArr>
            <m:e>
              <m:sSub>
                <m:e>
                  <m:limLow>
                    <m:e>
                      <m:r>
                        <m:t>a</m:t>
                      </m:r>
                    </m:e>
                    <m:lim>
                      <m:r>
                        <m:rPr>
                          <m:sty m:val="p"/>
                        </m:rPr>
                        <m:t>∼</m:t>
                      </m:r>
                    </m:lim>
                  </m:limLow>
                </m:e>
                <m:sub>
                  <m:r>
                    <m:t>i</m:t>
                  </m:r>
                </m:sub>
              </m:sSub>
              <m:r>
                <m:t>&amp;</m:t>
              </m:r>
              <m:r>
                <m:rPr>
                  <m:sty m:val="p"/>
                </m:rPr>
                <m:t>=</m:t>
              </m:r>
              <m:sSubSup>
                <m:e>
                  <m:limLow>
                    <m:e>
                      <m:r>
                        <m:t>q</m:t>
                      </m:r>
                    </m:e>
                    <m:lim>
                      <m:r>
                        <m:rPr>
                          <m:sty m:val="p"/>
                        </m:rPr>
                        <m:t>∼</m:t>
                      </m:r>
                    </m:lim>
                  </m:limLow>
                </m:e>
                <m:sub>
                  <m:r>
                    <m:t>i</m:t>
                  </m:r>
                </m:sub>
                <m:sup>
                  <m:r>
                    <m:rPr>
                      <m:sty m:val="p"/>
                    </m:rPr>
                    <m:t>′</m:t>
                  </m:r>
                </m:sup>
              </m:sSubSup>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(add the sum to both sides of the orthogonalize step)</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rPr>
                  <m:sty m:val="p"/>
                </m:rPr>
                <m:t>.</m:t>
              </m:r>
              <m:r>
                <m:t>&amp;</m:t>
              </m:r>
              <m:r>
                <m:t>&amp;</m:t>
              </m:r>
              <m:r>
                <m:rPr>
                  <m:nor/>
                  <m:sty m:val="p"/>
                </m:rPr>
                <m:t>(normalize step: </m:t>
              </m:r>
              <m:sSubSup>
                <m:e>
                  <m:limLow>
                    <m:e>
                      <m:r>
                        <m:t>q</m:t>
                      </m:r>
                    </m:e>
                    <m:lim>
                      <m:r>
                        <m:rPr>
                          <m:sty m:val="p"/>
                        </m:rPr>
                        <m:t>∼</m:t>
                      </m:r>
                    </m:lim>
                  </m:limLow>
                </m:e>
                <m:sub>
                  <m:r>
                    <m:t>i</m:t>
                  </m:r>
                </m:sub>
                <m:sup>
                  <m:r>
                    <m:rPr>
                      <m:sty m:val="p"/>
                    </m:rPr>
                    <m:t>′</m:t>
                  </m:r>
                </m:sup>
              </m:sSubSup>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nor/>
                  <m:sty m:val="p"/>
                </m:rPr>
                <m:t>)</m:t>
              </m:r>
            </m:e>
          </m:eqArr>
        </m:oMath>
      </m:oMathPara>
    </w:p>
    <w:p>
      <w:pPr>
        <w:pStyle w:val="FirstParagraph"/>
      </w:pPr>
      <w:del w:id="24925" w:author="PR Preview" w:date="2026-01-01T00:00:00Z">
        <w:r>
          <w:delText xml:space="preserve">Let</w:delText>
        </w:r>
      </w:del>
      <w:del w:id="24926" w:author="PR Preview" w:date="2026-01-01T00:00:00Z">
        <w:r>
          <w:delText xml:space="preserve"> </w:delText>
        </w:r>
      </w:del>
      <m:oMath>
        <m:r>
          <m:rPr>
            <m:sty m:val="bi"/>
          </m:rPr>
          <m:t>R</m:t>
        </m:r>
      </m:oMath>
      <w:del w:id="24927" w:author="PR Preview" w:date="2026-01-01T00:00:00Z">
        <w:r>
          <w:delText xml:space="preserve"> </w:delText>
        </w:r>
      </w:del>
      <w:del w:id="24928" w:author="PR Preview" w:date="2026-01-01T00:00:00Z">
        <w:r>
          <w:delText xml:space="preserve">be the</w:delText>
        </w:r>
      </w:del>
      <w:del w:id="24929" w:author="PR Preview" w:date="2026-01-01T00:00:00Z">
        <w:r>
          <w:delText xml:space="preserve"> </w:delText>
        </w:r>
      </w:del>
      <m:oMath>
        <m:r>
          <m:t>n</m:t>
        </m:r>
        <m:r>
          <m:rPr>
            <m:sty m:val="p"/>
          </m:rPr>
          <m:t>×</m:t>
        </m:r>
        <m:r>
          <m:t>n</m:t>
        </m:r>
      </m:oMath>
      <w:del w:id="24930" w:author="PR Preview" w:date="2026-01-01T00:00:00Z">
        <w:r>
          <w:delText xml:space="preserve"> </w:delText>
        </w:r>
      </w:del>
      <w:del w:id="24931" w:author="PR Preview" w:date="2026-01-01T00:00:00Z">
        <w:r>
          <w:delText xml:space="preserve">matrix with</w:delText>
        </w:r>
      </w:del>
      <w:del w:id="24932" w:author="PR Preview" w:date="2026-01-01T00:00:00Z">
        <w:r>
          <w:delText xml:space="preserve"> </w:delText>
        </w:r>
      </w:del>
      <m:oMath>
        <m:sSub>
          <m:e>
            <m:r>
              <m:t>r</m:t>
            </m:r>
          </m:e>
          <m:sub>
            <m:r>
              <m:t>j</m:t>
            </m:r>
            <m:r>
              <m:t>i</m:t>
            </m:r>
          </m:sub>
        </m:sSub>
        <m:r>
          <m:rPr>
            <m:sty m:val="p"/>
          </m:rPr>
          <m:t>=</m:t>
        </m:r>
        <m:sSub>
          <m:e>
            <m:limLow>
              <m:e>
                <m:r>
                  <m:t>q</m:t>
                </m:r>
              </m:e>
              <m:lim>
                <m:r>
                  <m:rPr>
                    <m:sty m:val="p"/>
                  </m:rPr>
                  <m:t>∼</m:t>
                </m:r>
              </m:lim>
            </m:limLow>
          </m:e>
          <m:sub>
            <m:r>
              <m:t>j</m:t>
            </m:r>
          </m:sub>
        </m:sSub>
        <m:r>
          <m:rPr>
            <m:sty m:val="p"/>
          </m:rPr>
          <m:t>⋅</m:t>
        </m:r>
        <m:sSub>
          <m:e>
            <m:limLow>
              <m:e>
                <m:r>
                  <m:t>a</m:t>
                </m:r>
              </m:e>
              <m:lim>
                <m:r>
                  <m:rPr>
                    <m:sty m:val="p"/>
                  </m:rPr>
                  <m:t>∼</m:t>
                </m:r>
              </m:lim>
            </m:limLow>
          </m:e>
          <m:sub>
            <m:r>
              <m:t>i</m:t>
            </m:r>
          </m:sub>
        </m:sSub>
      </m:oMath>
      <w:del w:id="24933" w:author="PR Preview" w:date="2026-01-01T00:00:00Z">
        <w:r>
          <w:delText xml:space="preserve"> </w:delText>
        </w:r>
      </w:del>
      <w:del w:id="24934" w:author="PR Preview" w:date="2026-01-01T00:00:00Z">
        <w:r>
          <w:delText xml:space="preserve">for</w:delText>
        </w:r>
      </w:del>
      <w:del w:id="24935" w:author="PR Preview" w:date="2026-01-01T00:00:00Z">
        <w:r>
          <w:delText xml:space="preserve"> </w:delText>
        </w:r>
      </w:del>
      <m:oMath>
        <m:r>
          <m:t>j</m:t>
        </m:r>
        <m:r>
          <m:rPr>
            <m:sty m:val="p"/>
          </m:rPr>
          <m:t>&lt;</m:t>
        </m:r>
        <m:r>
          <m:t>i</m:t>
        </m:r>
      </m:oMath>
      <w:del w:id="24936" w:author="PR Preview" w:date="2026-01-01T00:00:00Z">
        <w:r>
          <w:delText xml:space="preserve">,</w:delText>
        </w:r>
      </w:del>
      <w:del w:id="24937" w:author="PR Preview" w:date="2026-01-01T00:00:00Z">
        <w:r>
          <w:delText xml:space="preserve"> </w:delText>
        </w:r>
      </w:del>
      <m:oMath>
        <m:sSub>
          <m:e>
            <m:r>
              <m:t>r</m:t>
            </m:r>
          </m:e>
          <m:sub>
            <m:r>
              <m:t>i</m:t>
            </m:r>
            <m:r>
              <m:t>i</m:t>
            </m:r>
          </m:sub>
        </m:sSub>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rPr>
            <m:sty m:val="p"/>
          </m:rPr>
          <m:t>&gt;</m:t>
        </m:r>
        <m:r>
          <m:t>0</m:t>
        </m:r>
      </m:oMath>
      <w:del w:id="24938" w:author="PR Preview" w:date="2026-01-01T00:00:00Z">
        <w:r>
          <w:delText xml:space="preserve">,</w:delText>
        </w:r>
      </w:del>
      <w:del w:id="24939" w:author="PR Preview" w:date="2026-01-01T00:00:00Z">
        <w:r>
          <w:delText xml:space="preserve"> </w:delText>
        </w:r>
      </w:del>
      <w:del w:id="24940" w:author="PR Preview" w:date="2026-01-01T00:00:00Z">
        <w:r>
          <w:delText xml:space="preserve">and</w:delText>
        </w:r>
      </w:del>
      <w:del w:id="24941" w:author="PR Preview" w:date="2026-01-01T00:00:00Z">
        <w:r>
          <w:delText xml:space="preserve"> </w:delText>
        </w:r>
      </w:del>
      <m:oMath>
        <m:sSub>
          <m:e>
            <m:r>
              <m:t>r</m:t>
            </m:r>
          </m:e>
          <m:sub>
            <m:r>
              <m:t>j</m:t>
            </m:r>
            <m:r>
              <m:t>i</m:t>
            </m:r>
          </m:sub>
        </m:sSub>
        <m:r>
          <m:rPr>
            <m:sty m:val="p"/>
          </m:rPr>
          <m:t>=</m:t>
        </m:r>
        <m:r>
          <m:t>0</m:t>
        </m:r>
      </m:oMath>
      <w:del w:id="24942" w:author="PR Preview" w:date="2026-01-01T00:00:00Z">
        <w:r>
          <w:delText xml:space="preserve"> </w:delText>
        </w:r>
      </w:del>
      <w:del w:id="24943" w:author="PR Preview" w:date="2026-01-01T00:00:00Z">
        <w:r>
          <w:delText xml:space="preserve">for</w:delText>
        </w:r>
      </w:del>
      <w:del w:id="24944" w:author="PR Preview" w:date="2026-01-01T00:00:00Z">
        <w:r>
          <w:delText xml:space="preserve"> </w:delText>
        </w:r>
      </w:del>
      <m:oMath>
        <m:r>
          <m:t>j</m:t>
        </m:r>
        <m:r>
          <m:rPr>
            <m:sty m:val="p"/>
          </m:rPr>
          <m:t>&gt;</m:t>
        </m:r>
        <m:r>
          <m:t>i</m:t>
        </m:r>
      </m:oMath>
      <w:del w:id="24945" w:author="PR Preview" w:date="2026-01-01T00:00:00Z">
        <w:r>
          <w:delText xml:space="preserve">;</w:delText>
        </w:r>
      </w:del>
      <w:del w:id="24946" w:author="PR Preview" w:date="2026-01-01T00:00:00Z">
        <w:r>
          <w:delText xml:space="preserve"> </w:delText>
        </w:r>
      </w:del>
      <w:del w:id="24947" w:author="PR Preview" w:date="2026-01-01T00:00:00Z">
        <w:r>
          <w:delText xml:space="preserve">it is upper triangular with positive diagonal.</w:delText>
        </w:r>
      </w:del>
      <w:del w:id="24948" w:author="PR Preview" w:date="2026-01-01T00:00:00Z">
        <w:r>
          <w:delText xml:space="preserve"> </w:delText>
        </w:r>
      </w:del>
      <w:del w:id="24949" w:author="PR Preview" w:date="2026-01-01T00:00:00Z">
        <w:r>
          <w:delText xml:space="preserve">Column</w:delText>
        </w:r>
      </w:del>
      <w:del w:id="24950" w:author="PR Preview" w:date="2026-01-01T00:00:00Z">
        <w:r>
          <w:delText xml:space="preserve"> </w:delText>
        </w:r>
      </w:del>
      <m:oMath>
        <m:r>
          <m:t>i</m:t>
        </m:r>
      </m:oMath>
      <w:del w:id="24951" w:author="PR Preview" w:date="2026-01-01T00:00:00Z">
        <w:r>
          <w:delText xml:space="preserve"> </w:delText>
        </w:r>
      </w:del>
      <w:del w:id="24952" w:author="PR Preview" w:date="2026-01-01T00:00:00Z">
        <w:r>
          <w:delText xml:space="preserve">of</w:delText>
        </w:r>
      </w:del>
      <w:del w:id="24953" w:author="PR Preview" w:date="2026-01-01T00:00:00Z">
        <w:r>
          <w:delText xml:space="preserve"> </w:delText>
        </w:r>
      </w:del>
      <m:oMath>
        <m:r>
          <m:rPr>
            <m:sty m:val="bi"/>
          </m:rPr>
          <m:t>Q</m:t>
        </m:r>
        <m:r>
          <m:rPr>
            <m:sty m:val="bi"/>
          </m:rPr>
          <m:t>R</m:t>
        </m:r>
      </m:oMath>
      <w:del w:id="24954" w:author="PR Preview" w:date="2026-01-01T00:00:00Z">
        <w:r>
          <w:delText xml:space="preserve"> </w:delText>
        </w:r>
      </w:del>
      <w:del w:id="24955" w:author="PR Preview" w:date="2026-01-01T00:00:00Z">
        <w:r>
          <w:delText xml:space="preserve">is</w:delText>
        </w:r>
      </w:del>
      <w:del w:id="24956" w:author="PR Preview" w:date="2026-01-01T00:00:00Z">
        <w:r>
          <w:delText xml:space="preserve"> </w:delText>
        </w:r>
      </w:del>
      <m:oMath>
        <m:r>
          <m:rPr>
            <m:sty m:val="bi"/>
          </m:rPr>
          <m:t>Q</m:t>
        </m:r>
      </m:oMath>
      <w:del w:id="24957" w:author="PR Preview" w:date="2026-01-01T00:00:00Z">
        <w:r>
          <w:delText xml:space="preserve"> </w:delText>
        </w:r>
      </w:del>
      <w:del w:id="24958" w:author="PR Preview" w:date="2026-01-01T00:00:00Z">
        <w:r>
          <w:delText xml:space="preserve">times column</w:delText>
        </w:r>
      </w:del>
      <w:del w:id="24959" w:author="PR Preview" w:date="2026-01-01T00:00:00Z">
        <w:r>
          <w:delText xml:space="preserve"> </w:delText>
        </w:r>
      </w:del>
      <m:oMath>
        <m:r>
          <m:t>i</m:t>
        </m:r>
      </m:oMath>
      <w:del w:id="24960" w:author="PR Preview" w:date="2026-01-01T00:00:00Z">
        <w:r>
          <w:delText xml:space="preserve"> </w:delText>
        </w:r>
      </w:del>
      <w:del w:id="24961" w:author="PR Preview" w:date="2026-01-01T00:00:00Z">
        <w:r>
          <w:delText xml:space="preserve">of</w:delText>
        </w:r>
      </w:del>
      <w:del w:id="24962" w:author="PR Preview" w:date="2026-01-01T00:00:00Z">
        <w:r>
          <w:delText xml:space="preserve"> </w:delText>
        </w:r>
      </w:del>
      <m:oMath>
        <m:r>
          <m:rPr>
            <m:sty m:val="bi"/>
          </m:rPr>
          <m:t>R</m:t>
        </m:r>
      </m:oMath>
      <w:del w:id="24963" w:author="PR Preview" w:date="2026-01-01T00:00:00Z">
        <w:r>
          <w:delText xml:space="preserve"> </w:delText>
        </w:r>
      </w:del>
      <w:del w:id="24964" w:author="PR Preview" w:date="2026-01-01T00:00:00Z">
        <w:r>
          <w:delText xml:space="preserve">(4), and</w:delText>
        </w:r>
      </w:del>
    </w:p>
    <w:p>
      <w:pPr>
        <w:pStyle w:val="BodyText"/>
      </w:pPr>
      <m:oMathPara>
        <m:oMathParaPr>
          <m:jc m:val="center"/>
        </m:oMathParaPr>
        <m:oMath>
          <m:eqArr>
            <m:e>
              <m:r>
                <m:rPr>
                  <m:sty m:val="bi"/>
                </m:rPr>
                <m:t>Q</m:t>
              </m:r>
              <m:r>
                <m:t> </m:t>
              </m:r>
              <m:r>
                <m:rPr>
                  <m:sty m:val="p"/>
                </m:rPr>
                <m:t>(</m:t>
              </m:r>
              <m:sSub>
                <m:e>
                  <m:r>
                    <m:t>r</m:t>
                  </m:r>
                </m:e>
                <m:sub>
                  <m:r>
                    <m:t>1</m:t>
                  </m:r>
                  <m:r>
                    <m:t>i</m:t>
                  </m:r>
                </m:sub>
              </m:sSub>
              <m:r>
                <m:rPr>
                  <m:sty m:val="p"/>
                </m:rPr>
                <m:t>,</m:t>
              </m:r>
              <m:r>
                <m:rPr>
                  <m:sty m:val="p"/>
                </m:rPr>
                <m:t>…</m:t>
              </m:r>
              <m:r>
                <m:rPr>
                  <m:sty m:val="p"/>
                </m:rPr>
                <m:t>,</m:t>
              </m:r>
              <m:sSub>
                <m:e>
                  <m:r>
                    <m:t>r</m:t>
                  </m:r>
                </m:e>
                <m:sub>
                  <m:r>
                    <m:t>n</m:t>
                  </m:r>
                  <m:r>
                    <m:t>i</m:t>
                  </m:r>
                </m:sub>
              </m:sSub>
              <m:r>
                <m:rPr>
                  <m:sty m:val="p"/>
                </m:rPr>
                <m:t>)</m:t>
              </m:r>
              <m:r>
                <m:t>&amp;</m:t>
              </m:r>
              <m:r>
                <m:rPr>
                  <m:sty m:val="p"/>
                </m:rPr>
                <m:t>=</m:t>
              </m:r>
              <m:nary>
                <m:naryPr>
                  <m:chr m:val="∑"/>
                  <m:limLoc m:val="undOvr"/>
                  <m:subHide m:val="off"/>
                  <m:supHide m:val="off"/>
                </m:naryPr>
                <m:sub>
                  <m:r>
                    <m:t>j</m:t>
                  </m:r>
                  <m:r>
                    <m:rPr>
                      <m:sty m:val="p"/>
                    </m:rPr>
                    <m:t>=</m:t>
                  </m:r>
                  <m:r>
                    <m:t>1</m:t>
                  </m:r>
                </m:sub>
                <m:sup>
                  <m:r>
                    <m:t>n</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r>
                <m:rPr>
                  <m:nor/>
                  <m:sty m:val="p"/>
                </m:rPr>
                <m:t>Theorem 23</m:t>
              </m:r>
              <m:r>
                <m:rPr>
                  <m:nor/>
                  <m:sty m:val="p"/>
                </m:rPr>
                <m:t>)</m:t>
              </m:r>
            </m:e>
            <m:e>
              <m:r>
                <m:t>&amp;</m:t>
              </m:r>
              <m:r>
                <m:rPr>
                  <m:sty m:val="p"/>
                </m:rPr>
                <m:t>=</m:t>
              </m:r>
              <m:nary>
                <m:naryPr>
                  <m:chr m:val="∑"/>
                  <m:limLoc m:val="undOvr"/>
                  <m:subHide m:val="off"/>
                  <m:supHide m:val="off"/>
                </m:naryPr>
                <m:sub>
                  <m:r>
                    <m:t>j</m:t>
                  </m:r>
                  <m:r>
                    <m:rPr>
                      <m:sty m:val="p"/>
                    </m:rPr>
                    <m:t>=</m:t>
                  </m:r>
                  <m:r>
                    <m:t>1</m:t>
                  </m:r>
                </m:sub>
                <m:sup>
                  <m:r>
                    <m:t>i</m:t>
                  </m:r>
                </m:sup>
                <m:e>
                  <m:sSub>
                    <m:e>
                      <m:r>
                        <m:t>r</m:t>
                      </m:r>
                    </m:e>
                    <m:sub>
                      <m:r>
                        <m:t>j</m:t>
                      </m:r>
                      <m:r>
                        <m:t>i</m:t>
                      </m:r>
                    </m:sub>
                  </m:sSub>
                </m:e>
              </m:nary>
              <m:r>
                <m:t> </m:t>
              </m:r>
              <m:sSub>
                <m:e>
                  <m:limLow>
                    <m:e>
                      <m:r>
                        <m:t>q</m:t>
                      </m:r>
                    </m:e>
                    <m:lim>
                      <m:r>
                        <m:rPr>
                          <m:sty m:val="p"/>
                        </m:rPr>
                        <m:t>∼</m:t>
                      </m:r>
                    </m:lim>
                  </m:limLow>
                </m:e>
                <m:sub>
                  <m:r>
                    <m:t>j</m:t>
                  </m:r>
                </m:sub>
              </m:sSub>
              <m:r>
                <m:t>&amp;</m:t>
              </m:r>
              <m:r>
                <m:t>&amp;</m:t>
              </m:r>
              <m:r>
                <m:rPr>
                  <m:nor/>
                  <m:sty m:val="p"/>
                </m:rPr>
                <m:t>(</m:t>
              </m:r>
              <m:sSub>
                <m:e>
                  <m:r>
                    <m:t>r</m:t>
                  </m:r>
                </m:e>
                <m:sub>
                  <m:r>
                    <m:t>j</m:t>
                  </m:r>
                  <m:r>
                    <m:t>i</m:t>
                  </m:r>
                </m:sub>
              </m:sSub>
              <m:r>
                <m:rPr>
                  <m:sty m:val="p"/>
                </m:rPr>
                <m:t>=</m:t>
              </m:r>
              <m:r>
                <m:t>0</m:t>
              </m:r>
              <m:r>
                <m:rPr>
                  <m:nor/>
                  <m:sty m:val="p"/>
                </m:rPr>
                <m:t> for </m:t>
              </m:r>
              <m:r>
                <m:t>j</m:t>
              </m:r>
              <m:r>
                <m:rPr>
                  <m:sty m:val="p"/>
                </m:rPr>
                <m:t>&gt;</m:t>
              </m:r>
              <m:r>
                <m:t>i</m:t>
              </m:r>
              <m:r>
                <m:rPr>
                  <m:nor/>
                  <m:sty m:val="p"/>
                </m:rPr>
                <m:t>)</m:t>
              </m:r>
            </m:e>
            <m:e>
              <m:r>
                <m:t>&amp;</m:t>
              </m:r>
              <m:r>
                <m:rPr>
                  <m:sty m:val="p"/>
                </m:rPr>
                <m:t>=</m:t>
              </m:r>
              <m:sSub>
                <m:e>
                  <m:r>
                    <m:t>r</m:t>
                  </m:r>
                </m:e>
                <m:sub>
                  <m:r>
                    <m:t>i</m:t>
                  </m:r>
                  <m:r>
                    <m:t>i</m:t>
                  </m:r>
                </m:sub>
              </m:sSub>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sSub>
                    <m:e>
                      <m:r>
                        <m:t>r</m:t>
                      </m:r>
                    </m:e>
                    <m:sub>
                      <m:r>
                        <m:t>j</m:t>
                      </m:r>
                      <m:r>
                        <m:t>i</m:t>
                      </m:r>
                    </m:sub>
                  </m:sSub>
                </m:e>
              </m:nary>
              <m:r>
                <m:t> </m:t>
              </m:r>
              <m:sSub>
                <m:e>
                  <m:limLow>
                    <m:e>
                      <m:r>
                        <m:t>q</m:t>
                      </m:r>
                    </m:e>
                    <m:lim>
                      <m:r>
                        <m:rPr>
                          <m:sty m:val="p"/>
                        </m:rPr>
                        <m:t>∼</m:t>
                      </m:r>
                    </m:lim>
                  </m:limLow>
                </m:e>
                <m:sub>
                  <m:r>
                    <m:t>j</m:t>
                  </m:r>
                </m:sub>
              </m:sSub>
              <m:r>
                <m:t>&amp;</m:t>
              </m:r>
              <m:r>
                <m:t>&amp;</m:t>
              </m:r>
              <m:r>
                <m:rPr>
                  <m:nor/>
                  <m:sty m:val="p"/>
                </m:rPr>
                <m:t>(split off the </m:t>
              </m:r>
              <m:r>
                <m:t>j</m:t>
              </m:r>
              <m:r>
                <m:rPr>
                  <m:sty m:val="p"/>
                </m:rPr>
                <m:t>=</m:t>
              </m:r>
              <m:r>
                <m:t>i</m:t>
              </m:r>
              <m:r>
                <m:rPr>
                  <m:nor/>
                  <m:sty m:val="p"/>
                </m:rPr>
                <m:t> term)</m:t>
              </m:r>
            </m:e>
            <m:e>
              <m:r>
                <m:t>&amp;</m:t>
              </m:r>
              <m:r>
                <m:rPr>
                  <m:sty m:val="p"/>
                </m:rPr>
                <m:t>=</m:t>
              </m:r>
              <m:r>
                <m:t>​</m:t>
              </m:r>
              <m:d>
                <m:dPr>
                  <m:begChr m:val="∥"/>
                  <m:sepChr m:val=""/>
                  <m:endChr m:val="∥"/>
                  <m:grow/>
                </m:dPr>
                <m:e>
                  <m:sSubSup>
                    <m:e>
                      <m:limLow>
                        <m:e>
                          <m:r>
                            <m:t>q</m:t>
                          </m:r>
                        </m:e>
                        <m:lim>
                          <m:r>
                            <m:rPr>
                              <m:sty m:val="p"/>
                            </m:rPr>
                            <m:t>∼</m:t>
                          </m:r>
                        </m:lim>
                      </m:limLow>
                    </m:e>
                    <m:sub>
                      <m:r>
                        <m:t>i</m:t>
                      </m:r>
                    </m:sub>
                    <m:sup>
                      <m:r>
                        <m:rPr>
                          <m:sty m:val="p"/>
                        </m:rPr>
                        <m:t>′</m:t>
                      </m:r>
                    </m:sup>
                  </m:sSubSup>
                </m:e>
              </m:d>
              <m:r>
                <m:t>​</m:t>
              </m:r>
              <m:r>
                <m:t> </m:t>
              </m:r>
              <m:sSub>
                <m:e>
                  <m:limLow>
                    <m:e>
                      <m:r>
                        <m:t>q</m:t>
                      </m:r>
                    </m:e>
                    <m:lim>
                      <m:r>
                        <m:rPr>
                          <m:sty m:val="p"/>
                        </m:rPr>
                        <m:t>∼</m:t>
                      </m:r>
                    </m:lim>
                  </m:limLow>
                </m:e>
                <m:sub>
                  <m:r>
                    <m:t>i</m:t>
                  </m:r>
                </m:sub>
              </m:sSub>
              <m:r>
                <m:rPr>
                  <m:sty m:val="p"/>
                </m:rPr>
                <m:t>+</m:t>
              </m:r>
              <m:nary>
                <m:naryPr>
                  <m:chr m:val="∑"/>
                  <m:limLoc m:val="undOvr"/>
                  <m:subHide m:val="off"/>
                  <m:supHide m:val="off"/>
                </m:naryPr>
                <m:sub>
                  <m:r>
                    <m:t>j</m:t>
                  </m:r>
                  <m:r>
                    <m:rPr>
                      <m:sty m:val="p"/>
                    </m:rPr>
                    <m:t>=</m:t>
                  </m:r>
                  <m:r>
                    <m:t>1</m:t>
                  </m:r>
                </m:sub>
                <m:sup>
                  <m:r>
                    <m:t>i</m:t>
                  </m:r>
                  <m:r>
                    <m:rPr>
                      <m:sty m:val="p"/>
                    </m:rPr>
                    <m:t>−</m:t>
                  </m:r>
                  <m:r>
                    <m:t>1</m:t>
                  </m:r>
                </m:sup>
                <m:e>
                  <m:r>
                    <m:rPr>
                      <m:sty m:val="p"/>
                    </m:rPr>
                    <m:t>(</m:t>
                  </m:r>
                </m:e>
              </m:nary>
              <m:sSub>
                <m:e>
                  <m:limLow>
                    <m:e>
                      <m:r>
                        <m:t>q</m:t>
                      </m:r>
                    </m:e>
                    <m:lim>
                      <m:r>
                        <m:rPr>
                          <m:sty m:val="p"/>
                        </m:rPr>
                        <m:t>∼</m:t>
                      </m:r>
                    </m:lim>
                  </m:limLow>
                </m:e>
                <m:sub>
                  <m:r>
                    <m:t>j</m:t>
                  </m:r>
                </m:sub>
              </m:sSub>
              <m:r>
                <m:rPr>
                  <m:sty m:val="p"/>
                </m:rPr>
                <m:t>⋅</m:t>
              </m:r>
              <m:sSub>
                <m:e>
                  <m:limLow>
                    <m:e>
                      <m:r>
                        <m:t>a</m:t>
                      </m:r>
                    </m:e>
                    <m:lim>
                      <m:r>
                        <m:rPr>
                          <m:sty m:val="p"/>
                        </m:rPr>
                        <m:t>∼</m:t>
                      </m:r>
                    </m:lim>
                  </m:limLow>
                </m:e>
                <m:sub>
                  <m:r>
                    <m:t>i</m:t>
                  </m:r>
                </m:sub>
              </m:sSub>
              <m:r>
                <m:rPr>
                  <m:sty m:val="p"/>
                </m:rPr>
                <m:t>)</m:t>
              </m:r>
              <m:r>
                <m:t> </m:t>
              </m:r>
              <m:sSub>
                <m:e>
                  <m:limLow>
                    <m:e>
                      <m:r>
                        <m:t>q</m:t>
                      </m:r>
                    </m:e>
                    <m:lim>
                      <m:r>
                        <m:rPr>
                          <m:sty m:val="p"/>
                        </m:rPr>
                        <m:t>∼</m:t>
                      </m:r>
                    </m:lim>
                  </m:limLow>
                </m:e>
                <m:sub>
                  <m:r>
                    <m:t>j</m:t>
                  </m:r>
                </m:sub>
              </m:sSub>
              <m:r>
                <m:t>&amp;</m:t>
              </m:r>
              <m:r>
                <m:t>&amp;</m:t>
              </m:r>
              <m:r>
                <m:rPr>
                  <m:nor/>
                  <m:sty m:val="p"/>
                </m:rPr>
                <m:t>(the entries of </m:t>
              </m:r>
              <m:r>
                <m:rPr>
                  <m:sty m:val="bi"/>
                </m:rPr>
                <m:t>R</m:t>
              </m:r>
              <m:r>
                <m:rPr>
                  <m:nor/>
                  <m:sty m:val="p"/>
                </m:rPr>
                <m:t>)</m:t>
              </m:r>
            </m:e>
            <m:e>
              <m:r>
                <m:t>&amp;</m:t>
              </m:r>
              <m:r>
                <m:rPr>
                  <m:sty m:val="p"/>
                </m:rPr>
                <m:t>=</m:t>
              </m:r>
              <m:sSub>
                <m:e>
                  <m:limLow>
                    <m:e>
                      <m:r>
                        <m:t>a</m:t>
                      </m:r>
                    </m:e>
                    <m:lim>
                      <m:r>
                        <m:rPr>
                          <m:sty m:val="p"/>
                        </m:rPr>
                        <m:t>∼</m:t>
                      </m:r>
                    </m:lim>
                  </m:limLow>
                </m:e>
                <m:sub>
                  <m:r>
                    <m:t>i</m:t>
                  </m:r>
                </m:sub>
              </m:sSub>
              <m:r>
                <m:rPr>
                  <m:sty m:val="p"/>
                </m:rPr>
                <m:t>.</m:t>
              </m:r>
              <m:r>
                <m:t>&amp;</m:t>
              </m:r>
              <m:r>
                <m:t>&amp;</m:t>
              </m:r>
              <m:r>
                <m:rPr>
                  <m:nor/>
                  <m:sty m:val="p"/>
                </m:rPr>
                <m:t>(the display)</m:t>
              </m:r>
            </m:e>
          </m:eqArr>
        </m:oMath>
      </m:oMathPara>
    </w:p>
    <w:p>
      <w:pPr>
        <w:pStyle w:val="BodyText"/>
      </w:pPr>
      <w:ins w:id="24965" w:author="PR Preview" w:date="2026-01-01T00:00:00Z">
        <w:r>
          <w:rPr>
            <w:i/>
            <w:iCs/>
          </w:rPr>
          <w:t xml:space="preserve">Proof</w:t>
        </w:r>
      </w:ins>
      <w:ins w:id="24966" w:author="PR Preview" w:date="2026-01-01T00:00:00Z">
        <w:r>
          <w:t xml:space="preserve">. </w:t>
        </w:r>
      </w:ins>
      <w:ins w:id="24967" w:author="PR Preview" w:date="2026-01-01T00:00:00Z">
        <w:r>
          <w:t xml:space="preserve">The</w:t>
        </w:r>
      </w:ins>
      <w:ins w:id="24968" w:author="PR Preview" w:date="2026-01-01T00:00:00Z">
        <w:r>
          <w:t xml:space="preserve"> </w:t>
        </w:r>
      </w:ins>
      <m:oMath>
        <m:r>
          <m:t>n</m:t>
        </m:r>
      </m:oMath>
      <w:ins w:id="24969" w:author="PR Preview" w:date="2026-01-01T00:00:00Z">
        <w:r>
          <w:t xml:space="preserve"> </w:t>
        </w:r>
      </w:ins>
      <w:ins w:id="24970" w:author="PR Preview" w:date="2026-01-01T00:00:00Z">
        <w:r>
          <w:t xml:space="preserve">columns</w:t>
        </w:r>
      </w:ins>
      <w:ins w:id="24971" w:author="PR Preview" w:date="2026-01-01T00:00:00Z">
        <w:r>
          <w:t xml:space="preserve"> </w:t>
        </w:r>
      </w:ins>
      <w:ins w:id="24972" w:author="PR Preview" w:date="2026-01-01T00:00:00Z">
        <w:r>
          <w:t xml:space="preserve">$\mathord{\smash[b]{\underset{\raise.3ex\hbox{$\scriptstyle\sim$}}{a}}\vphantom{a}}_1, \ldots, \mathord{\smash[b]{\underset{\raise.3ex\hbox{$\scriptstyle\sim$}}{a}}\vphantom{a}}_n$</w:t>
        </w:r>
      </w:ins>
      <w:ins w:id="24973" w:author="PR Preview" w:date="2026-01-01T00:00:00Z">
        <w:r>
          <w:t xml:space="preserve"> </w:t>
        </w:r>
      </w:ins>
      <w:ins w:id="24974" w:author="PR Preview" w:date="2026-01-01T00:00:00Z">
        <w:r>
          <w:t xml:space="preserve">of</w:t>
        </w:r>
      </w:ins>
      <w:ins w:id="24975" w:author="PR Preview" w:date="2026-01-01T00:00:00Z">
        <w:r>
          <w:t xml:space="preserve"> </w:t>
        </w:r>
      </w:ins>
      <m:oMath>
        <m:r>
          <m:rPr>
            <m:sty m:val="bi"/>
          </m:rPr>
          <m:t>A</m:t>
        </m:r>
      </m:oMath>
      <w:ins w:id="24976" w:author="PR Preview" w:date="2026-01-01T00:00:00Z">
        <w:r>
          <w:t xml:space="preserve"> </w:t>
        </w:r>
      </w:ins>
      <w:ins w:id="24977" w:author="PR Preview" w:date="2026-01-01T00:00:00Z">
        <w:r>
          <w:t xml:space="preserve">are linearly independent</w:t>
        </w:r>
      </w:ins>
      <w:ins w:id="24978" w:author="PR Preview" w:date="2026-01-01T00:00:00Z">
        <w:r>
          <w:t xml:space="preserve"> </w:t>
        </w:r>
      </w:ins>
      <w:ins w:id="24979" w:author="PR Preview" w:date="2026-01-01T00:00:00Z">
        <w:r>
          <w:t xml:space="preserve">(</w:t>
        </w:r>
      </w:ins>
      <w:hyperlink w:anchor="def-full-column-rank">
        <w:ins w:id="24980" w:author="PR Preview" w:date="2026-01-01T00:00:00Z">
          <w:r>
            <w:rPr>
              <w:rStyle w:val="Hyperlink"/>
            </w:rPr>
            <w:t xml:space="preserve">Definition 45</w:t>
          </w:r>
        </w:ins>
      </w:hyperlink>
      <w:ins w:id="24981" w:author="PR Preview" w:date="2026-01-01T00:00:00Z">
        <w:r>
          <w:t xml:space="preserve">),</w:t>
        </w:r>
      </w:ins>
      <w:ins w:id="24982" w:author="PR Preview" w:date="2026-01-01T00:00:00Z">
        <w:r>
          <w:t xml:space="preserve"> </w:t>
        </w:r>
      </w:ins>
      <w:ins w:id="24983" w:author="PR Preview" w:date="2026-01-01T00:00:00Z">
        <w:r>
          <w:t xml:space="preserve">so the Gram-Schmidt process (</w:t>
        </w:r>
      </w:ins>
      <w:hyperlink w:anchor="def-gram-schmidt">
        <w:ins w:id="24984" w:author="PR Preview" w:date="2026-01-01T00:00:00Z">
          <w:r>
            <w:rPr>
              <w:rStyle w:val="Hyperlink"/>
            </w:rPr>
            <w:t xml:space="preserve">Definition 78</w:t>
          </w:r>
        </w:ins>
      </w:hyperlink>
      <w:ins w:id="24985" w:author="PR Preview" w:date="2026-01-01T00:00:00Z">
        <w:r>
          <w:t xml:space="preserve">) runs all</w:t>
        </w:r>
      </w:ins>
      <w:ins w:id="24986" w:author="PR Preview" w:date="2026-01-01T00:00:00Z">
        <w:r>
          <w:t xml:space="preserve"> </w:t>
        </w:r>
      </w:ins>
      <m:oMath>
        <m:r>
          <m:t>n</m:t>
        </m:r>
      </m:oMath>
      <w:ins w:id="24987" w:author="PR Preview" w:date="2026-01-01T00:00:00Z">
        <w:r>
          <w:t xml:space="preserve"> </w:t>
        </w:r>
      </w:ins>
      <w:ins w:id="24988" w:author="PR Preview" w:date="2026-01-01T00:00:00Z">
        <w:r>
          <w:t xml:space="preserve">steps</w:t>
        </w:r>
      </w:ins>
      <w:ins w:id="24989" w:author="PR Preview" w:date="2026-01-01T00:00:00Z">
        <w:r>
          <w:t xml:space="preserve"> </w:t>
        </w:r>
      </w:ins>
      <w:ins w:id="24990" w:author="PR Preview" w:date="2026-01-01T00:00:00Z">
        <w:r>
          <w:t xml:space="preserve">and gives orthonormal</w:t>
        </w:r>
      </w:ins>
      <w:ins w:id="24991" w:author="PR Preview" w:date="2026-01-01T00:00:00Z">
        <w:r>
          <w:t xml:space="preserve"> </w:t>
        </w:r>
      </w:ins>
      <w:ins w:id="24992" w:author="PR Preview" w:date="2026-01-01T00:00:00Z">
        <w:r>
          <w:t xml:space="preserve">$\mathord{\smash[b]{\underset{\raise.3ex\hbox{$\scriptstyle\sim$}}{q}}\vphantom{q}}_1, \ldots, \mathord{\smash[b]{\underset{\raise.3ex\hbox{$\scriptstyle\sim$}}{q}}\vphantom{q}}_n$</w:t>
        </w:r>
      </w:ins>
      <w:ins w:id="24993" w:author="PR Preview" w:date="2026-01-01T00:00:00Z">
        <w:r>
          <w:t xml:space="preserve"> </w:t>
        </w:r>
      </w:ins>
      <w:ins w:id="24994" w:author="PR Preview" w:date="2026-01-01T00:00:00Z">
        <w:r>
          <w:t xml:space="preserve">(</w:t>
        </w:r>
      </w:ins>
      <w:hyperlink w:anchor="thm-gram-schmidt">
        <w:ins w:id="24995" w:author="PR Preview" w:date="2026-01-01T00:00:00Z">
          <w:r>
            <w:rPr>
              <w:rStyle w:val="Hyperlink"/>
            </w:rPr>
            <w:t xml:space="preserve">Theorem 65</w:t>
          </w:r>
        </w:ins>
      </w:hyperlink>
      <w:ins w:id="24996" w:author="PR Preview" w:date="2026-01-01T00:00:00Z">
        <w:r>
          <w:t xml:space="preserve">, parts 1 and 3);</w:t>
        </w:r>
      </w:ins>
      <w:ins w:id="24997" w:author="PR Preview" w:date="2026-01-01T00:00:00Z">
        <w:r>
          <w:t xml:space="preserve"> </w:t>
        </w:r>
      </w:ins>
      <w:ins w:id="24998" w:author="PR Preview" w:date="2026-01-01T00:00:00Z">
        <w:r>
          <w:t xml:space="preserve">let</w:t>
        </w:r>
      </w:ins>
      <w:ins w:id="24999" w:author="PR Preview" w:date="2026-01-01T00:00:00Z">
        <w:r>
          <w:t xml:space="preserve"> </w:t>
        </w:r>
      </w:ins>
      <m:oMath>
        <m:r>
          <m:rPr>
            <m:sty m:val="bi"/>
          </m:rPr>
          <m:t>Q</m:t>
        </m:r>
      </m:oMath>
      <w:ins w:id="25000" w:author="PR Preview" w:date="2026-01-01T00:00:00Z">
        <w:r>
          <w:t xml:space="preserve"> </w:t>
        </w:r>
      </w:ins>
      <w:ins w:id="25001" w:author="PR Preview" w:date="2026-01-01T00:00:00Z">
        <w:r>
          <w:t xml:space="preserve">have these columns.</w:t>
        </w:r>
      </w:ins>
      <w:ins w:id="25002" w:author="PR Preview" w:date="2026-01-01T00:00:00Z">
        <w:r>
          <w:t xml:space="preserve"> </w:t>
        </w:r>
      </w:ins>
      <w:ins w:id="25003" w:author="PR Preview" w:date="2026-01-01T00:00:00Z">
        <w:r>
          <w:t xml:space="preserve">At step</w:t>
        </w:r>
      </w:ins>
      <w:ins w:id="25004" w:author="PR Preview" w:date="2026-01-01T00:00:00Z">
        <w:r>
          <w:t xml:space="preserve"> </w:t>
        </w:r>
      </w:ins>
      <m:oMath>
        <m:r>
          <m:t>i</m:t>
        </m:r>
      </m:oMath>
      <w:ins w:id="25005" w:author="PR Preview" w:date="2026-01-01T00:00:00Z">
        <w:r>
          <w:t xml:space="preserve">,</w:t>
        </w:r>
      </w:ins>
      <w:ins w:id="25006" w:author="PR Preview" w:date="2026-01-01T00:00:00Z">
        <w:r>
          <w:t xml:space="preserve"> </w:t>
        </w:r>
      </w:ins>
      <w:ins w:id="25007" w:author="PR Preview" w:date="2026-01-01T00:00:00Z">
        <w:r>
          <w:t xml:space="preserve">$\mathord{\smash[b]{\underset{\raise.3ex\hbox{$\scriptstyle\sim$}}{q}}\vphantom{q}}'_i \ne \mathord{\smash[b]{\underset{\raise.3ex\hbox{$\scriptstyle\sim$}}{0}}\vphantom{0}}$</w:t>
        </w:r>
      </w:ins>
      <w:ins w:id="25008" w:author="PR Preview" w:date="2026-01-01T00:00:00Z">
        <w:r>
          <w:t xml:space="preserve">, and rearranging the orthogonalize step,</w:t>
        </w:r>
      </w:ins>
    </w:p>
    <w:p>
      <w:pPr>
        <w:pStyle w:val="BodyText"/>
      </w:pPr>
      <w:ins w:id="25009" w:author="PR Preview" w:date="2026-01-01T00:00:00Z">
        <w:r>
          <w:t xml:space="preserve">$$
    \begin{aligned}
    \mathord{\smash[b]{\underset{\raise.3ex\hbox{$\scriptstyle\sim$}}{a}}\vphantom{a}}_i
    &amp;= \mathord{\smash[b]{\underset{\raise.3ex\hbox{$\scriptstyle\sim$}}{q}}\vphantom{q}}'_i + \sum_{j=1}^{i-1} (\mathord{\smash[b]{\underset{\raise.3ex\hbox{$\scriptstyle\sim$}}{q}}\vphantom{q}}_j \cdot \mathord{\smash[b]{\underset{\raise.3ex\hbox{$\scriptstyle\sim$}}{a}}\vphantom{a}}_i)\,\mathord{\smash[b]{\underset{\raise.3ex\hbox{$\scriptstyle\sim$}}{q}}\vphantom{q}}_j
    &amp;&amp; \text{(add the sum to both sides of the orthogonalize step)}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\text{(normalize step: } \mathord{\smash[b]{\underset{\raise.3ex\hbox{$\scriptstyle\sim$}}{q}}\vphantom{q}}'_i = \mathopen{}\left\lVert\mathord{\smash[b]{\underset{\raise.3ex\hbox{$\scriptstyle\sim$}}{q}}\vphantom{q}}'_i\right\rVert\mathclose{}\,\mathord{\smash[b]{\underset{\raise.3ex\hbox{$\scriptstyle\sim$}}{q}}\vphantom{q}}_i \text{)}
    \end{aligned}
    $$</w:t>
        </w:r>
      </w:ins>
    </w:p>
    <w:p>
      <w:pPr>
        <w:pStyle w:val="FirstParagraph"/>
      </w:pPr>
      <w:ins w:id="25010" w:author="PR Preview" w:date="2026-01-01T00:00:00Z">
        <w:r>
          <w:t xml:space="preserve">Let</w:t>
        </w:r>
      </w:ins>
      <w:ins w:id="25011" w:author="PR Preview" w:date="2026-01-01T00:00:00Z">
        <w:r>
          <w:t xml:space="preserve"> </w:t>
        </w:r>
      </w:ins>
      <m:oMath>
        <m:r>
          <m:rPr>
            <m:sty m:val="bi"/>
          </m:rPr>
          <m:t>R</m:t>
        </m:r>
      </m:oMath>
      <w:ins w:id="25012" w:author="PR Preview" w:date="2026-01-01T00:00:00Z">
        <w:r>
          <w:t xml:space="preserve"> </w:t>
        </w:r>
      </w:ins>
      <w:ins w:id="25013" w:author="PR Preview" w:date="2026-01-01T00:00:00Z">
        <w:r>
          <w:t xml:space="preserve">be the</w:t>
        </w:r>
      </w:ins>
      <w:ins w:id="25014" w:author="PR Preview" w:date="2026-01-01T00:00:00Z">
        <w:r>
          <w:t xml:space="preserve"> </w:t>
        </w:r>
      </w:ins>
      <m:oMath>
        <m:r>
          <m:t>n</m:t>
        </m:r>
        <m:r>
          <m:rPr>
            <m:sty m:val="p"/>
          </m:rPr>
          <m:t>×</m:t>
        </m:r>
        <m:r>
          <m:t>n</m:t>
        </m:r>
      </m:oMath>
      <w:ins w:id="25015" w:author="PR Preview" w:date="2026-01-01T00:00:00Z">
        <w:r>
          <w:t xml:space="preserve"> </w:t>
        </w:r>
      </w:ins>
      <w:ins w:id="25016" w:author="PR Preview" w:date="2026-01-01T00:00:00Z">
        <w:r>
          <w:t xml:space="preserve">matrix with</w:t>
        </w:r>
      </w:ins>
      <w:ins w:id="25017" w:author="PR Preview" w:date="2026-01-01T00:00:00Z">
        <w:r>
          <w:t xml:space="preserve"> </w:t>
        </w:r>
      </w:ins>
      <w:ins w:id="25018" w:author="PR Preview" w:date="2026-01-01T00:00:00Z">
        <w:r>
          <w:t xml:space="preserve">$r_{ji} = \mathord{\smash[b]{\underset{\raise.3ex\hbox{$\scriptstyle\sim$}}{q}}\vphantom{q}}_j \cdot \mathord{\smash[b]{\underset{\raise.3ex\hbox{$\scriptstyle\sim$}}{a}}\vphantom{a}}_i$</w:t>
        </w:r>
      </w:ins>
      <w:ins w:id="25019" w:author="PR Preview" w:date="2026-01-01T00:00:00Z">
        <w:r>
          <w:t xml:space="preserve"> </w:t>
        </w:r>
      </w:ins>
      <w:ins w:id="25020" w:author="PR Preview" w:date="2026-01-01T00:00:00Z">
        <w:r>
          <w:t xml:space="preserve">for</w:t>
        </w:r>
      </w:ins>
      <w:ins w:id="25021" w:author="PR Preview" w:date="2026-01-01T00:00:00Z">
        <w:r>
          <w:t xml:space="preserve"> </w:t>
        </w:r>
      </w:ins>
      <m:oMath>
        <m:r>
          <m:t>j</m:t>
        </m:r>
        <m:r>
          <m:rPr>
            <m:sty m:val="p"/>
          </m:rPr>
          <m:t>&lt;</m:t>
        </m:r>
        <m:r>
          <m:t>i</m:t>
        </m:r>
      </m:oMath>
      <w:ins w:id="25022" w:author="PR Preview" w:date="2026-01-01T00:00:00Z">
        <w:r>
          <w:t xml:space="preserve">,</w:t>
        </w:r>
      </w:ins>
      <w:ins w:id="25023" w:author="PR Preview" w:date="2026-01-01T00:00:00Z">
        <w:r>
          <w:t xml:space="preserve"> </w:t>
        </w:r>
      </w:ins>
      <w:ins w:id="25024" w:author="PR Preview" w:date="2026-01-01T00:00:00Z">
        <w:r>
          <w:t xml:space="preserve">$r_{ii} = \mathopen{}\left\lVert\mathord{\smash[b]{\underset{\raise.3ex\hbox{$\scriptstyle\sim$}}{q}}\vphantom{q}}'_i\right\rVert\mathclose{} &gt; 0$</w:t>
        </w:r>
      </w:ins>
      <w:ins w:id="25025" w:author="PR Preview" w:date="2026-01-01T00:00:00Z">
        <w:r>
          <w:t xml:space="preserve">,</w:t>
        </w:r>
      </w:ins>
      <w:ins w:id="25026" w:author="PR Preview" w:date="2026-01-01T00:00:00Z">
        <w:r>
          <w:t xml:space="preserve"> </w:t>
        </w:r>
      </w:ins>
      <w:ins w:id="25027" w:author="PR Preview" w:date="2026-01-01T00:00:00Z">
        <w:r>
          <w:t xml:space="preserve">and</w:t>
        </w:r>
      </w:ins>
      <w:ins w:id="25028" w:author="PR Preview" w:date="2026-01-01T00:00:00Z">
        <w:r>
          <w:t xml:space="preserve"> </w:t>
        </w:r>
      </w:ins>
      <m:oMath>
        <m:sSub>
          <m:e>
            <m:r>
              <m:t>r</m:t>
            </m:r>
          </m:e>
          <m:sub>
            <m:r>
              <m:t>j</m:t>
            </m:r>
            <m:r>
              <m:t>i</m:t>
            </m:r>
          </m:sub>
        </m:sSub>
        <m:r>
          <m:rPr>
            <m:sty m:val="p"/>
          </m:rPr>
          <m:t>=</m:t>
        </m:r>
        <m:r>
          <m:t>0</m:t>
        </m:r>
      </m:oMath>
      <w:ins w:id="25029" w:author="PR Preview" w:date="2026-01-01T00:00:00Z">
        <w:r>
          <w:t xml:space="preserve"> </w:t>
        </w:r>
      </w:ins>
      <w:ins w:id="25030" w:author="PR Preview" w:date="2026-01-01T00:00:00Z">
        <w:r>
          <w:t xml:space="preserve">for</w:t>
        </w:r>
      </w:ins>
      <w:ins w:id="25031" w:author="PR Preview" w:date="2026-01-01T00:00:00Z">
        <w:r>
          <w:t xml:space="preserve"> </w:t>
        </w:r>
      </w:ins>
      <m:oMath>
        <m:r>
          <m:t>j</m:t>
        </m:r>
        <m:r>
          <m:rPr>
            <m:sty m:val="p"/>
          </m:rPr>
          <m:t>&gt;</m:t>
        </m:r>
        <m:r>
          <m:t>i</m:t>
        </m:r>
      </m:oMath>
      <w:ins w:id="25032" w:author="PR Preview" w:date="2026-01-01T00:00:00Z">
        <w:r>
          <w:t xml:space="preserve">;</w:t>
        </w:r>
      </w:ins>
      <w:ins w:id="25033" w:author="PR Preview" w:date="2026-01-01T00:00:00Z">
        <w:r>
          <w:t xml:space="preserve"> </w:t>
        </w:r>
      </w:ins>
      <w:ins w:id="25034" w:author="PR Preview" w:date="2026-01-01T00:00:00Z">
        <w:r>
          <w:t xml:space="preserve">it is upper triangular with positive diagonal.</w:t>
        </w:r>
      </w:ins>
      <w:ins w:id="25035" w:author="PR Preview" w:date="2026-01-01T00:00:00Z">
        <w:r>
          <w:t xml:space="preserve"> </w:t>
        </w:r>
      </w:ins>
      <w:ins w:id="25036" w:author="PR Preview" w:date="2026-01-01T00:00:00Z">
        <w:r>
          <w:t xml:space="preserve">Column</w:t>
        </w:r>
      </w:ins>
      <w:ins w:id="25037" w:author="PR Preview" w:date="2026-01-01T00:00:00Z">
        <w:r>
          <w:t xml:space="preserve"> </w:t>
        </w:r>
      </w:ins>
      <m:oMath>
        <m:r>
          <m:t>i</m:t>
        </m:r>
      </m:oMath>
      <w:ins w:id="25038" w:author="PR Preview" w:date="2026-01-01T00:00:00Z">
        <w:r>
          <w:t xml:space="preserve"> </w:t>
        </w:r>
      </w:ins>
      <w:ins w:id="25039" w:author="PR Preview" w:date="2026-01-01T00:00:00Z">
        <w:r>
          <w:t xml:space="preserve">of</w:t>
        </w:r>
      </w:ins>
      <w:ins w:id="25040" w:author="PR Preview" w:date="2026-01-01T00:00:00Z">
        <w:r>
          <w:t xml:space="preserve"> </w:t>
        </w:r>
      </w:ins>
      <m:oMath>
        <m:r>
          <m:rPr>
            <m:sty m:val="bi"/>
          </m:rPr>
          <m:t>Q</m:t>
        </m:r>
        <m:r>
          <m:rPr>
            <m:sty m:val="bi"/>
          </m:rPr>
          <m:t>R</m:t>
        </m:r>
      </m:oMath>
      <w:ins w:id="25041" w:author="PR Preview" w:date="2026-01-01T00:00:00Z">
        <w:r>
          <w:t xml:space="preserve"> </w:t>
        </w:r>
      </w:ins>
      <w:ins w:id="25042" w:author="PR Preview" w:date="2026-01-01T00:00:00Z">
        <w:r>
          <w:t xml:space="preserve">is</w:t>
        </w:r>
      </w:ins>
      <w:ins w:id="25043" w:author="PR Preview" w:date="2026-01-01T00:00:00Z">
        <w:r>
          <w:t xml:space="preserve"> </w:t>
        </w:r>
      </w:ins>
      <m:oMath>
        <m:r>
          <m:rPr>
            <m:sty m:val="bi"/>
          </m:rPr>
          <m:t>Q</m:t>
        </m:r>
      </m:oMath>
      <w:ins w:id="25044" w:author="PR Preview" w:date="2026-01-01T00:00:00Z">
        <w:r>
          <w:t xml:space="preserve"> </w:t>
        </w:r>
      </w:ins>
      <w:ins w:id="25045" w:author="PR Preview" w:date="2026-01-01T00:00:00Z">
        <w:r>
          <w:t xml:space="preserve">times column</w:t>
        </w:r>
      </w:ins>
      <w:ins w:id="25046" w:author="PR Preview" w:date="2026-01-01T00:00:00Z">
        <w:r>
          <w:t xml:space="preserve"> </w:t>
        </w:r>
      </w:ins>
      <m:oMath>
        <m:r>
          <m:t>i</m:t>
        </m:r>
      </m:oMath>
      <w:ins w:id="25047" w:author="PR Preview" w:date="2026-01-01T00:00:00Z">
        <w:r>
          <w:t xml:space="preserve"> </w:t>
        </w:r>
      </w:ins>
      <w:ins w:id="25048" w:author="PR Preview" w:date="2026-01-01T00:00:00Z">
        <w:r>
          <w:t xml:space="preserve">of</w:t>
        </w:r>
      </w:ins>
      <w:ins w:id="25049" w:author="PR Preview" w:date="2026-01-01T00:00:00Z">
        <w:r>
          <w:t xml:space="preserve"> </w:t>
        </w:r>
      </w:ins>
      <m:oMath>
        <m:r>
          <m:rPr>
            <m:sty m:val="bi"/>
          </m:rPr>
          <m:t>R</m:t>
        </m:r>
      </m:oMath>
      <w:ins w:id="25050" w:author="PR Preview" w:date="2026-01-01T00:00:00Z">
        <w:r>
          <w:t xml:space="preserve"> </w:t>
        </w:r>
      </w:ins>
      <w:ins w:id="25051" w:author="PR Preview" w:date="2026-01-01T00:00:00Z">
        <w:r>
          <w:t xml:space="preserve">(4), and</w:t>
        </w:r>
      </w:ins>
    </w:p>
    <w:p>
      <w:pPr>
        <w:pStyle w:val="BodyText"/>
      </w:pPr>
      <w:ins w:id="25052" w:author="PR Preview" w:date="2026-01-01T00:00:00Z">
        <w:r>
          <w:t xml:space="preserve">$$
    \begin{aligned}
    \mathbf{Q}\,(r_{1i}, \ldots, r_{ni})
    &amp;= \sum_{j=1}^nr_{ji}\,\mathord{\smash[b]{\underset{\raise.3ex\hbox{$\scriptstyle\sim$}}{q}}\vphantom{q}}_j
    &amp;&amp; \text{(}\text{Theorem~23}\text{)}
    \\
    &amp;= \sum_{j=1}^{i} r_{ji}\,\mathord{\smash[b]{\underset{\raise.3ex\hbox{$\scriptstyle\sim$}}{q}}\vphantom{q}}_j
    &amp;&amp; \text{(} r_{ji} = 0 \text{ for } j &gt; i \text{)}
    \\
    &amp;= r_{ii}\,\mathord{\smash[b]{\underset{\raise.3ex\hbox{$\scriptstyle\sim$}}{q}}\vphantom{q}}_i + \sum_{j=1}^{i-1} r_{ji}\,\mathord{\smash[b]{\underset{\raise.3ex\hbox{$\scriptstyle\sim$}}{q}}\vphantom{q}}_j
    &amp;&amp; \text{(split off the } j = i \text{ term)}
    \\
    &amp;= \mathopen{}\left\lVert\mathord{\smash[b]{\underset{\raise.3ex\hbox{$\scriptstyle\sim$}}{q}}\vphantom{q}}'_i\right\rVert\mathclose{}\,\mathord{\smash[b]{\underset{\raise.3ex\hbox{$\scriptstyle\sim$}}{q}}\vphantom{q}}_i + \sum_{j=1}^{i-1} (\mathord{\smash[b]{\underset{\raise.3ex\hbox{$\scriptstyle\sim$}}{q}}\vphantom{q}}_j \cdot \mathord{\smash[b]{\underset{\raise.3ex\hbox{$\scriptstyle\sim$}}{a}}\vphantom{a}}_i)\,\mathord{\smash[b]{\underset{\raise.3ex\hbox{$\scriptstyle\sim$}}{q}}\vphantom{q}}_j
    &amp;&amp; \text{(the entries of } \mathbf{R} \text{)}
    \\
    &amp;= \mathord{\smash[b]{\underset{\raise.3ex\hbox{$\scriptstyle\sim$}}{a}}\vphantom{a}}_i.
    &amp;&amp; \text{(the display)}
    \end{aligned}
    $$</w:t>
        </w:r>
      </w:ins>
    </w:p>
    <w:p>
      <w:pPr>
        <w:pStyle w:val="FirstParagraph"/>
      </w:pPr>
      <w:r>
        <w:t xml:space="preserve">So</w:t>
      </w:r>
      <w:r>
        <w:t xml:space="preserve"> </w:t>
      </w:r>
      <m:oMath>
        <m:r>
          <m:rPr>
            <m:sty m:val="bi"/>
          </m:rPr>
          <m:t>Q</m:t>
        </m:r>
        <m:r>
          <m:rPr>
            <m:sty m:val="bi"/>
          </m:rPr>
          <m:t>R</m:t>
        </m:r>
        <m:r>
          <m:rPr>
            <m:sty m:val="p"/>
          </m:rPr>
          <m:t>=</m:t>
        </m:r>
        <m:r>
          <m:rPr>
            <m:sty m:val="bi"/>
          </m:rPr>
          <m:t>A</m:t>
        </m:r>
      </m:oMath>
      <w:r>
        <w:t xml:space="preserve">.</w:t>
      </w:r>
    </w:p>
    <w:bookmarkStart w:id="598" w:name="exm-qr"/>
    <w:p>
      <w:pPr>
        <w:pStyle w:val="BodyText"/>
      </w:pPr>
      <w:del w:id="25053" w:author="PR Preview" w:date="2026-01-01T00:00:00Z">
        <w:r>
          <w:rPr>
            <w:b/>
            <w:bCs/>
          </w:rPr>
          <w:delText xml:space="preserve">Example 184 (A QR factorization from Gram-Schmidt)</w:delText>
        </w:r>
      </w:del>
      <w:del w:id="25054" w:author="PR Preview" w:date="2026-01-01T00:00:00Z">
        <w:r>
          <w:delText xml:space="preserve"> </w:delText>
        </w:r>
      </w:del>
      <w:del w:id="25055" w:author="PR Preview" w:date="2026-01-01T00:00:00Z">
        <w:r>
          <w:delText xml:space="preserve">For</w:delText>
        </w:r>
      </w:del>
      <w:del w:id="25056" w:author="PR Preview" w:date="2026-01-01T00:00:00Z">
        <w:r>
          <w:delText xml:space="preserve"> </w:delText>
        </w:r>
      </w:del>
      <m:oMath>
        <m:r>
          <m:rPr>
            <m:sty m:val="bi"/>
          </m:rPr>
          <m:t>A</m:t>
        </m:r>
      </m:oMath>
      <w:del w:id="25057" w:author="PR Preview" w:date="2026-01-01T00:00:00Z">
        <w:r>
          <w:delText xml:space="preserve"> </w:delText>
        </w:r>
      </w:del>
      <w:del w:id="25058" w:author="PR Preview" w:date="2026-01-01T00:00:00Z">
        <w:r>
          <w:delText xml:space="preserve">with columns</w:delText>
        </w:r>
      </w:del>
      <w:del w:id="25059" w:author="PR Preview" w:date="2026-01-01T00:00:00Z">
        <w:r>
          <w:delText xml:space="preserve"> </w:delText>
        </w:r>
      </w:del>
      <m:oMath>
        <m:sSub>
          <m:e>
            <m:limLow>
              <m:e>
                <m:r>
                  <m:t>a</m:t>
                </m:r>
              </m:e>
              <m:lim>
                <m:r>
                  <m:rPr>
                    <m:sty m:val="p"/>
                  </m:rPr>
                  <m:t>∼</m:t>
                </m:r>
              </m:lim>
            </m:limLow>
          </m:e>
          <m:sub>
            <m:r>
              <m:t>1</m:t>
            </m:r>
          </m:sub>
        </m:sSub>
        <m:r>
          <m:rPr>
            <m:sty m:val="p"/>
          </m:rPr>
          <m:t>=</m:t>
        </m:r>
        <m:r>
          <m:rPr>
            <m:sty m:val="p"/>
          </m:rPr>
          <m:t>(</m:t>
        </m:r>
        <m:r>
          <m:t>1</m:t>
        </m:r>
        <m:r>
          <m:rPr>
            <m:sty m:val="p"/>
          </m:rPr>
          <m:t>,</m:t>
        </m:r>
        <m:r>
          <m:t>1</m:t>
        </m:r>
        <m:r>
          <m:rPr>
            <m:sty m:val="p"/>
          </m:rPr>
          <m:t>,</m:t>
        </m:r>
        <m:r>
          <m:t>0</m:t>
        </m:r>
        <m:r>
          <m:rPr>
            <m:sty m:val="p"/>
          </m:rPr>
          <m:t>)</m:t>
        </m:r>
      </m:oMath>
      <w:del w:id="25060" w:author="PR Preview" w:date="2026-01-01T00:00:00Z">
        <w:r>
          <w:delText xml:space="preserve">,</w:delText>
        </w:r>
      </w:del>
      <w:del w:id="25061" w:author="PR Preview" w:date="2026-01-01T00:00:00Z">
        <w:r>
          <w:delText xml:space="preserve"> </w:delText>
        </w:r>
      </w:del>
      <m:oMath>
        <m:sSub>
          <m:e>
            <m:limLow>
              <m:e>
                <m:r>
                  <m:t>a</m:t>
                </m:r>
              </m:e>
              <m:lim>
                <m:r>
                  <m:rPr>
                    <m:sty m:val="p"/>
                  </m:rPr>
                  <m:t>∼</m:t>
                </m:r>
              </m:lim>
            </m:limLow>
          </m:e>
          <m:sub>
            <m:r>
              <m:t>2</m:t>
            </m:r>
          </m:sub>
        </m:sSub>
        <m:r>
          <m:rPr>
            <m:sty m:val="p"/>
          </m:rPr>
          <m:t>=</m:t>
        </m:r>
        <m:r>
          <m:rPr>
            <m:sty m:val="p"/>
          </m:rPr>
          <m:t>(</m:t>
        </m:r>
        <m:r>
          <m:t>1</m:t>
        </m:r>
        <m:r>
          <m:rPr>
            <m:sty m:val="p"/>
          </m:rPr>
          <m:t>,</m:t>
        </m:r>
        <m:r>
          <m:t>0</m:t>
        </m:r>
        <m:r>
          <m:rPr>
            <m:sty m:val="p"/>
          </m:rPr>
          <m:t>,</m:t>
        </m:r>
        <m:r>
          <m:t>1</m:t>
        </m:r>
        <m:r>
          <m:rPr>
            <m:sty m:val="p"/>
          </m:rPr>
          <m:t>)</m:t>
        </m:r>
      </m:oMath>
      <w:del w:id="25062" w:author="PR Preview" w:date="2026-01-01T00:00:00Z">
        <w:r>
          <w:delText xml:space="preserve">,</w:delText>
        </w:r>
      </w:del>
      <w:del w:id="25063" w:author="PR Preview" w:date="2026-01-01T00:00:00Z">
        <w:r>
          <w:delText xml:space="preserve"> </w:delText>
        </w:r>
      </w:del>
      <m:oMath>
        <m:sSub>
          <m:e>
            <m:limLow>
              <m:e>
                <m:r>
                  <m:t>a</m:t>
                </m:r>
              </m:e>
              <m:lim>
                <m:r>
                  <m:rPr>
                    <m:sty m:val="p"/>
                  </m:rPr>
                  <m:t>∼</m:t>
                </m:r>
              </m:lim>
            </m:limLow>
          </m:e>
          <m:sub>
            <m:r>
              <m:t>3</m:t>
            </m:r>
          </m:sub>
        </m:sSub>
        <m:r>
          <m:rPr>
            <m:sty m:val="p"/>
          </m:rPr>
          <m:t>=</m:t>
        </m:r>
        <m:r>
          <m:rPr>
            <m:sty m:val="p"/>
          </m:rPr>
          <m:t>(</m:t>
        </m:r>
        <m:r>
          <m:t>0</m:t>
        </m:r>
        <m:r>
          <m:rPr>
            <m:sty m:val="p"/>
          </m:rPr>
          <m:t>,</m:t>
        </m:r>
        <m:r>
          <m:t>1</m:t>
        </m:r>
        <m:r>
          <m:rPr>
            <m:sty m:val="p"/>
          </m:rPr>
          <m:t>,</m:t>
        </m:r>
        <m:r>
          <m:t>1</m:t>
        </m:r>
        <m:r>
          <m:rPr>
            <m:sty m:val="p"/>
          </m:rPr>
          <m:t>)</m:t>
        </m:r>
      </m:oMath>
      <w:del w:id="25064" w:author="PR Preview" w:date="2026-01-01T00:00:00Z">
        <w:r>
          <w:delText xml:space="preserve">,</w:delText>
        </w:r>
      </w:del>
      <w:del w:id="25065" w:author="PR Preview" w:date="2026-01-01T00:00:00Z">
        <w:r>
          <w:delText xml:space="preserve"> </w:delText>
        </w:r>
      </w:del>
      <w:hyperlink w:anchor="exm-gram-schmidt">
        <w:del w:id="25066" w:author="PR Preview" w:date="2026-01-01T00:00:00Z">
          <w:r>
            <w:rPr>
              <w:rStyle w:val="Hyperlink"/>
            </w:rPr>
            <w:delText xml:space="preserve">Example 117</w:delText>
          </w:r>
        </w:del>
      </w:hyperlink>
      <w:del w:id="25067" w:author="PR Preview" w:date="2026-01-01T00:00:00Z">
        <w:r>
          <w:delText xml:space="preserve"> </w:delText>
        </w:r>
      </w:del>
      <w:del w:id="25068" w:author="PR Preview" w:date="2026-01-01T00:00:00Z">
        <w:r>
          <w:delText xml:space="preserve">and</w:delText>
        </w:r>
      </w:del>
      <w:del w:id="25069" w:author="PR Preview" w:date="2026-01-01T00:00:00Z">
        <w:r>
          <w:delText xml:space="preserve"> </w:delText>
        </w:r>
      </w:del>
      <w:hyperlink w:anchor="exm-thm-gram-schmidt">
        <w:del w:id="25070" w:author="PR Preview" w:date="2026-01-01T00:00:00Z">
          <w:r>
            <w:rPr>
              <w:rStyle w:val="Hyperlink"/>
            </w:rPr>
            <w:delText xml:space="preserve">Example 119</w:delText>
          </w:r>
        </w:del>
      </w:hyperlink>
      <w:del w:id="25071" w:author="PR Preview" w:date="2026-01-01T00:00:00Z">
        <w:r>
          <w:delText xml:space="preserve"> </w:delText>
        </w:r>
      </w:del>
      <w:del w:id="25072" w:author="PR Preview" w:date="2026-01-01T00:00:00Z">
        <w:r>
          <w:delText xml:space="preserve">found</w:delText>
        </w:r>
      </w:del>
      <w:del w:id="25073"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2</m:t>
                </m:r>
              </m:e>
            </m:rad>
          </m:den>
        </m:f>
        <m:r>
          <m:t> </m:t>
        </m:r>
        <m:r>
          <m:rPr>
            <m:sty m:val="p"/>
          </m:rPr>
          <m:t>(</m:t>
        </m:r>
        <m:r>
          <m:t>1</m:t>
        </m:r>
        <m:r>
          <m:rPr>
            <m:sty m:val="p"/>
          </m:rPr>
          <m:t>,</m:t>
        </m:r>
        <m:r>
          <m:t>1</m:t>
        </m:r>
        <m:r>
          <m:rPr>
            <m:sty m:val="p"/>
          </m:rPr>
          <m:t>,</m:t>
        </m:r>
        <m:r>
          <m:t>0</m:t>
        </m:r>
        <m:r>
          <m:rPr>
            <m:sty m:val="p"/>
          </m:rPr>
          <m:t>)</m:t>
        </m:r>
      </m:oMath>
      <w:del w:id="25074" w:author="PR Preview" w:date="2026-01-01T00:00:00Z">
        <w:r>
          <w:delText xml:space="preserve">,</w:delText>
        </w:r>
      </w:del>
      <w:del w:id="25075"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6</m:t>
                </m:r>
              </m:e>
            </m:rad>
          </m:den>
        </m:f>
        <m:r>
          <m:t> </m:t>
        </m:r>
        <m:r>
          <m:rPr>
            <m:sty m:val="p"/>
          </m:rPr>
          <m:t>(</m:t>
        </m:r>
        <m:r>
          <m:t>1</m:t>
        </m:r>
        <m:r>
          <m:rPr>
            <m:sty m:val="p"/>
          </m:rPr>
          <m:t>,</m:t>
        </m:r>
        <m:r>
          <m:rPr>
            <m:sty m:val="p"/>
          </m:rPr>
          <m:t>−</m:t>
        </m:r>
        <m:r>
          <m:t>1</m:t>
        </m:r>
        <m:r>
          <m:rPr>
            <m:sty m:val="p"/>
          </m:rPr>
          <m:t>,</m:t>
        </m:r>
        <m:r>
          <m:t>2</m:t>
        </m:r>
        <m:r>
          <m:rPr>
            <m:sty m:val="p"/>
          </m:rPr>
          <m:t>)</m:t>
        </m:r>
      </m:oMath>
      <w:del w:id="25076" w:author="PR Preview" w:date="2026-01-01T00:00:00Z">
        <w:r>
          <w:delText xml:space="preserve">,</w:delText>
        </w:r>
      </w:del>
      <w:del w:id="25077" w:author="PR Preview" w:date="2026-01-01T00:00:00Z">
        <w:r>
          <w:delText xml:space="preserve"> </w:delText>
        </w:r>
      </w:del>
      <m:oMath>
        <m:sSub>
          <m:e>
            <m:limLow>
              <m:e>
                <m:r>
                  <m:t>q</m:t>
                </m:r>
              </m:e>
              <m:lim>
                <m:r>
                  <m:rPr>
                    <m:sty m:val="p"/>
                  </m:rPr>
                  <m:t>∼</m:t>
                </m:r>
              </m:lim>
            </m:limLow>
          </m:e>
          <m:sub>
            <m:r>
              <m:t>3</m:t>
            </m:r>
          </m:sub>
        </m:sSub>
        <m:r>
          <m:rPr>
            <m:sty m:val="p"/>
          </m:rPr>
          <m:t>=</m:t>
        </m:r>
        <m:f>
          <m:fPr>
            <m:type m:val="lin"/>
          </m:fPr>
          <m:num>
            <m:r>
              <m:t>1</m:t>
            </m:r>
          </m:num>
          <m:den>
            <m:rad>
              <m:radPr>
                <m:degHide m:val="on"/>
              </m:radPr>
              <m:deg/>
              <m:e>
                <m:r>
                  <m:t>3</m:t>
                </m:r>
              </m:e>
            </m:rad>
          </m:den>
        </m:f>
        <m:r>
          <m:t> </m:t>
        </m:r>
        <m:r>
          <m:rPr>
            <m:sty m:val="p"/>
          </m:rPr>
          <m:t>(</m:t>
        </m:r>
        <m:r>
          <m:rPr>
            <m:sty m:val="p"/>
          </m:rPr>
          <m:t>−</m:t>
        </m:r>
        <m:r>
          <m:t>1</m:t>
        </m:r>
        <m:r>
          <m:rPr>
            <m:sty m:val="p"/>
          </m:rPr>
          <m:t>,</m:t>
        </m:r>
        <m:r>
          <m:t>1</m:t>
        </m:r>
        <m:r>
          <m:rPr>
            <m:sty m:val="p"/>
          </m:rPr>
          <m:t>,</m:t>
        </m:r>
        <m:r>
          <m:t>1</m:t>
        </m:r>
        <m:r>
          <m:rPr>
            <m:sty m:val="p"/>
          </m:rPr>
          <m:t>)</m:t>
        </m:r>
      </m:oMath>
      <w:del w:id="25078" w:author="PR Preview" w:date="2026-01-01T00:00:00Z">
        <w:r>
          <w:delText xml:space="preserve">,</w:delText>
        </w:r>
      </w:del>
      <w:del w:id="25079" w:author="PR Preview" w:date="2026-01-01T00:00:00Z">
        <w:r>
          <w:delText xml:space="preserve"> </w:delText>
        </w:r>
      </w:del>
      <w:del w:id="25080" w:author="PR Preview" w:date="2026-01-01T00:00:00Z">
        <w:r>
          <w:delText xml:space="preserve">with</w:delText>
        </w:r>
      </w:del>
      <w:del w:id="25081" w:author="PR Preview" w:date="2026-01-01T00:00:00Z">
        <w:r>
          <w:delText xml:space="preserve"> </w:delText>
        </w:r>
      </w:del>
      <m:oMath>
        <m:r>
          <m:t>​</m:t>
        </m:r>
        <m:d>
          <m:dPr>
            <m:begChr m:val="∥"/>
            <m:sepChr m:val=""/>
            <m:endChr m:val="∥"/>
            <m:grow/>
          </m:dPr>
          <m:e>
            <m:sSubSup>
              <m:e>
                <m:limLow>
                  <m:e>
                    <m:r>
                      <m:t>q</m:t>
                    </m:r>
                  </m:e>
                  <m:lim>
                    <m:r>
                      <m:rPr>
                        <m:sty m:val="p"/>
                      </m:rPr>
                      <m:t>∼</m:t>
                    </m:r>
                  </m:lim>
                </m:limLow>
              </m:e>
              <m:sub>
                <m:r>
                  <m:t>1</m:t>
                </m:r>
              </m:sub>
              <m:sup>
                <m:r>
                  <m:rPr>
                    <m:sty m:val="p"/>
                  </m:rPr>
                  <m:t>′</m:t>
                </m:r>
              </m:sup>
            </m:sSubSup>
          </m:e>
        </m:d>
        <m:r>
          <m:t>​</m:t>
        </m:r>
        <m:r>
          <m:rPr>
            <m:sty m:val="p"/>
          </m:rPr>
          <m:t>=</m:t>
        </m:r>
        <m:rad>
          <m:radPr>
            <m:degHide m:val="on"/>
          </m:radPr>
          <m:deg/>
          <m:e>
            <m:r>
              <m:t>2</m:t>
            </m:r>
          </m:e>
        </m:rad>
      </m:oMath>
      <w:del w:id="25082" w:author="PR Preview" w:date="2026-01-01T00:00:00Z">
        <w:r>
          <w:delText xml:space="preserve">,</w:delText>
        </w:r>
      </w:del>
      <w:del w:id="25083" w:author="PR Preview" w:date="2026-01-01T00:00:00Z">
        <w:r>
          <w:delText xml:space="preserve"> </w:delText>
        </w:r>
      </w:del>
      <m:oMath>
        <m:r>
          <m:t>​</m:t>
        </m:r>
        <m:d>
          <m:dPr>
            <m:begChr m:val="∥"/>
            <m:sepChr m:val=""/>
            <m:endChr m:val="∥"/>
            <m:grow/>
          </m:dPr>
          <m:e>
            <m:sSubSup>
              <m:e>
                <m:limLow>
                  <m:e>
                    <m:r>
                      <m:t>q</m:t>
                    </m:r>
                  </m:e>
                  <m:lim>
                    <m:r>
                      <m:rPr>
                        <m:sty m:val="p"/>
                      </m:rPr>
                      <m:t>∼</m:t>
                    </m:r>
                  </m:lim>
                </m:limLow>
              </m:e>
              <m:sub>
                <m:r>
                  <m:t>2</m:t>
                </m:r>
              </m:sub>
              <m:sup>
                <m:r>
                  <m:rPr>
                    <m:sty m:val="p"/>
                  </m:rPr>
                  <m:t>′</m:t>
                </m:r>
              </m:sup>
            </m:sSubSup>
          </m:e>
        </m:d>
        <m:r>
          <m:t>​</m:t>
        </m:r>
        <m:r>
          <m:rPr>
            <m:sty m:val="p"/>
          </m:rPr>
          <m:t>=</m:t>
        </m:r>
        <m:rad>
          <m:radPr>
            <m:degHide m:val="on"/>
          </m:radPr>
          <m:deg/>
          <m:e>
            <m:r>
              <m:t>3</m:t>
            </m:r>
            <m:r>
              <m:rPr>
                <m:sty m:val="p"/>
              </m:rPr>
              <m:t>/</m:t>
            </m:r>
            <m:r>
              <m:t>2</m:t>
            </m:r>
          </m:e>
        </m:rad>
      </m:oMath>
      <w:del w:id="25084" w:author="PR Preview" w:date="2026-01-01T00:00:00Z">
        <w:r>
          <w:delText xml:space="preserve">,</w:delText>
        </w:r>
      </w:del>
      <w:del w:id="25085" w:author="PR Preview" w:date="2026-01-01T00:00:00Z">
        <w:r>
          <w:delText xml:space="preserve"> </w:delText>
        </w:r>
      </w:del>
      <m:oMath>
        <m:r>
          <m:t>​</m:t>
        </m:r>
        <m:d>
          <m:dPr>
            <m:begChr m:val="∥"/>
            <m:sepChr m:val=""/>
            <m:endChr m:val="∥"/>
            <m:grow/>
          </m:dPr>
          <m:e>
            <m:sSubSup>
              <m:e>
                <m:limLow>
                  <m:e>
                    <m:r>
                      <m:t>q</m:t>
                    </m:r>
                  </m:e>
                  <m:lim>
                    <m:r>
                      <m:rPr>
                        <m:sty m:val="p"/>
                      </m:rPr>
                      <m:t>∼</m:t>
                    </m:r>
                  </m:lim>
                </m:limLow>
              </m:e>
              <m:sub>
                <m:r>
                  <m:t>3</m:t>
                </m:r>
              </m:sub>
              <m:sup>
                <m:r>
                  <m:rPr>
                    <m:sty m:val="p"/>
                  </m:rPr>
                  <m:t>′</m:t>
                </m:r>
              </m:sup>
            </m:sSubSup>
          </m:e>
        </m:d>
        <m:r>
          <m:t>​</m:t>
        </m:r>
        <m:r>
          <m:rPr>
            <m:sty m:val="p"/>
          </m:rPr>
          <m:t>=</m:t>
        </m:r>
        <m:r>
          <m:t>2</m:t>
        </m:r>
        <m:r>
          <m:rPr>
            <m:sty m:val="p"/>
          </m:rPr>
          <m:t>/</m:t>
        </m:r>
        <m:rad>
          <m:radPr>
            <m:degHide m:val="on"/>
          </m:radPr>
          <m:deg/>
          <m:e>
            <m:r>
              <m:t>3</m:t>
            </m:r>
          </m:e>
        </m:rad>
      </m:oMath>
      <w:del w:id="25086" w:author="PR Preview" w:date="2026-01-01T00:00:00Z">
        <w:r>
          <w:delText xml:space="preserve">,</w:delText>
        </w:r>
      </w:del>
    </w:p>
    <w:p>
      <w:pPr>
        <w:pStyle w:val="BodyText"/>
      </w:pPr>
      <m:oMathPara>
        <m:oMathParaPr>
          <m:jc m:val="center"/>
        </m:oMathParaPr>
        <m:oMath>
          <m:eqArr>
            <m:e>
              <m:sSub>
                <m:e>
                  <m:limLow>
                    <m:e>
                      <m:r>
                        <m:t>q</m:t>
                      </m:r>
                    </m:e>
                    <m:lim>
                      <m:r>
                        <m:rPr>
                          <m:sty m:val="p"/>
                        </m:rPr>
                        <m:t>∼</m:t>
                      </m:r>
                    </m:lim>
                  </m:limLow>
                </m:e>
                <m:sub>
                  <m:r>
                    <m:t>1</m:t>
                  </m:r>
                </m:sub>
              </m:sSub>
              <m:r>
                <m:rPr>
                  <m:sty m:val="p"/>
                </m:rPr>
                <m:t>⋅</m:t>
              </m:r>
              <m:sSub>
                <m:e>
                  <m:limLow>
                    <m:e>
                      <m:r>
                        <m:t>a</m:t>
                      </m:r>
                    </m:e>
                    <m:lim>
                      <m:r>
                        <m:rPr>
                          <m:sty m:val="p"/>
                        </m:rPr>
                        <m:t>∼</m:t>
                      </m:r>
                    </m:lim>
                  </m:limLow>
                </m:e>
                <m:sub>
                  <m:r>
                    <m:t>2</m:t>
                  </m:r>
                </m:sub>
              </m:sSub>
              <m:r>
                <m:t>&amp;</m:t>
              </m:r>
              <m:r>
                <m:rPr>
                  <m:sty m:val="p"/>
                </m:rPr>
                <m:t>=</m:t>
              </m:r>
              <m:sSub>
                <m:e>
                  <m:limLow>
                    <m:e>
                      <m:r>
                        <m:t>q</m:t>
                      </m:r>
                    </m:e>
                    <m:lim>
                      <m:r>
                        <m:rPr>
                          <m:sty m:val="p"/>
                        </m:rPr>
                        <m:t>∼</m:t>
                      </m:r>
                    </m:lim>
                  </m:limLow>
                </m:e>
                <m:sub>
                  <m:r>
                    <m:t>1</m:t>
                  </m:r>
                </m:sub>
              </m:sSub>
              <m:r>
                <m:rPr>
                  <m:sty m:val="p"/>
                </m:rPr>
                <m:t>⋅</m:t>
              </m:r>
              <m:sSub>
                <m:e>
                  <m:limLow>
                    <m:e>
                      <m:r>
                        <m:t>a</m:t>
                      </m:r>
                    </m:e>
                    <m:lim>
                      <m:r>
                        <m:rPr>
                          <m:sty m:val="p"/>
                        </m:rPr>
                        <m:t>∼</m:t>
                      </m:r>
                    </m:lim>
                  </m:limLow>
                </m:e>
                <m:sub>
                  <m:r>
                    <m:t>3</m:t>
                  </m:r>
                </m:sub>
              </m:sSub>
            </m:e>
            <m:e>
              <m:r>
                <m:t>&amp;</m:t>
              </m:r>
              <m:r>
                <m:rPr>
                  <m:sty m:val="p"/>
                </m:rPr>
                <m:t>=</m:t>
              </m:r>
              <m:f>
                <m:fPr>
                  <m:type m:val="lin"/>
                </m:fPr>
                <m:num>
                  <m:r>
                    <m:t>1</m:t>
                  </m:r>
                </m:num>
                <m:den>
                  <m:rad>
                    <m:radPr>
                      <m:degHide m:val="on"/>
                    </m:radPr>
                    <m:deg/>
                    <m:e>
                      <m:r>
                        <m:t>2</m:t>
                      </m:r>
                    </m:e>
                  </m:rad>
                </m:den>
              </m:f>
            </m:e>
          </m:eqArr>
        </m:oMath>
      </m:oMathPara>
    </w:p>
    <w:p>
      <w:pPr>
        <w:pStyle w:val="FirstParagraph"/>
      </w:pPr>
      <w:del w:id="25087" w:author="PR Preview" w:date="2026-01-01T00:00:00Z">
        <w:r>
          <w:delText xml:space="preserve">and</w:delText>
        </w:r>
      </w:del>
      <w:del w:id="25088" w:author="PR Preview" w:date="2026-01-01T00:00:00Z">
        <w:r>
          <w:delText xml:space="preserve"> </w:delText>
        </w:r>
      </w:del>
      <m:oMath>
        <m:sSub>
          <m:e>
            <m:limLow>
              <m:e>
                <m:r>
                  <m:t>q</m:t>
                </m:r>
              </m:e>
              <m:lim>
                <m:r>
                  <m:rPr>
                    <m:sty m:val="p"/>
                  </m:rPr>
                  <m:t>∼</m:t>
                </m:r>
              </m:lim>
            </m:limLow>
          </m:e>
          <m:sub>
            <m:r>
              <m:t>2</m:t>
            </m:r>
          </m:sub>
        </m:sSub>
        <m:r>
          <m:rPr>
            <m:sty m:val="p"/>
          </m:rPr>
          <m:t>⋅</m:t>
        </m:r>
        <m:sSub>
          <m:e>
            <m:limLow>
              <m:e>
                <m:r>
                  <m:t>a</m:t>
                </m:r>
              </m:e>
              <m:lim>
                <m:r>
                  <m:rPr>
                    <m:sty m:val="p"/>
                  </m:rPr>
                  <m:t>∼</m:t>
                </m:r>
              </m:lim>
            </m:limLow>
          </m:e>
          <m:sub>
            <m:r>
              <m:t>3</m:t>
            </m:r>
          </m:sub>
        </m:sSub>
        <m:r>
          <m:rPr>
            <m:sty m:val="p"/>
          </m:rPr>
          <m:t>=</m:t>
        </m:r>
        <m:f>
          <m:fPr>
            <m:type m:val="lin"/>
          </m:fPr>
          <m:num>
            <m:r>
              <m:t>1</m:t>
            </m:r>
          </m:num>
          <m:den>
            <m:rad>
              <m:radPr>
                <m:degHide m:val="on"/>
              </m:radPr>
              <m:deg/>
              <m:e>
                <m:r>
                  <m:t>6</m:t>
                </m:r>
              </m:e>
            </m:rad>
          </m:den>
        </m:f>
      </m:oMath>
      <w:del w:id="25089" w:author="PR Preview" w:date="2026-01-01T00:00:00Z">
        <w:r>
          <w:delText xml:space="preserve">. So</w:delText>
        </w:r>
      </w:del>
    </w:p>
    <w:p>
      <w:pPr>
        <w:pStyle w:val="BodyText"/>
      </w:pPr>
      <w:ins w:id="25090" w:author="PR Preview" w:date="2026-01-01T00:00:00Z">
        <w:r>
          <w:rPr>
            <w:b/>
            <w:bCs/>
          </w:rPr>
          <w:t xml:space="preserve">Example 184 (A QR factorization from Gram-Schmidt)</w:t>
        </w:r>
      </w:ins>
      <w:ins w:id="25091" w:author="PR Preview" w:date="2026-01-01T00:00:00Z">
        <w:r>
          <w:t xml:space="preserve"> </w:t>
        </w:r>
      </w:ins>
      <w:ins w:id="25092" w:author="PR Preview" w:date="2026-01-01T00:00:00Z">
        <w:r>
          <w:t xml:space="preserve">For</w:t>
        </w:r>
      </w:ins>
      <w:ins w:id="25093" w:author="PR Preview" w:date="2026-01-01T00:00:00Z">
        <w:r>
          <w:t xml:space="preserve"> </w:t>
        </w:r>
      </w:ins>
      <m:oMath>
        <m:r>
          <m:rPr>
            <m:sty m:val="bi"/>
          </m:rPr>
          <m:t>A</m:t>
        </m:r>
      </m:oMath>
      <w:ins w:id="25094" w:author="PR Preview" w:date="2026-01-01T00:00:00Z">
        <w:r>
          <w:t xml:space="preserve"> </w:t>
        </w:r>
      </w:ins>
      <w:ins w:id="25095" w:author="PR Preview" w:date="2026-01-01T00:00:00Z">
        <w:r>
          <w:t xml:space="preserve">with columns</w:t>
        </w:r>
      </w:ins>
      <w:ins w:id="25096" w:author="PR Preview" w:date="2026-01-01T00:00:00Z">
        <w:r>
          <w:t xml:space="preserve"> </w:t>
        </w:r>
      </w:ins>
      <w:ins w:id="25097" w:author="PR Preview" w:date="2026-01-01T00:00:00Z">
        <w:r>
          <w:t xml:space="preserve">$\mathord{\smash[b]{\underset{\raise.3ex\hbox{$\scriptstyle\sim$}}{a}}\vphantom{a}}_1 = (1, 1, 0)$</w:t>
        </w:r>
      </w:ins>
      <w:ins w:id="25098" w:author="PR Preview" w:date="2026-01-01T00:00:00Z">
        <w:r>
          <w:t xml:space="preserve">,</w:t>
        </w:r>
      </w:ins>
      <w:ins w:id="25099" w:author="PR Preview" w:date="2026-01-01T00:00:00Z">
        <w:r>
          <w:t xml:space="preserve"> </w:t>
        </w:r>
      </w:ins>
      <w:ins w:id="25100" w:author="PR Preview" w:date="2026-01-01T00:00:00Z">
        <w:r>
          <w:t xml:space="preserve">$\mathord{\smash[b]{\underset{\raise.3ex\hbox{$\scriptstyle\sim$}}{a}}\vphantom{a}}_2 = (1, 0, 1)$</w:t>
        </w:r>
      </w:ins>
      <w:ins w:id="25101" w:author="PR Preview" w:date="2026-01-01T00:00:00Z">
        <w:r>
          <w:t xml:space="preserve">,</w:t>
        </w:r>
      </w:ins>
      <w:ins w:id="25102" w:author="PR Preview" w:date="2026-01-01T00:00:00Z">
        <w:r>
          <w:t xml:space="preserve"> </w:t>
        </w:r>
      </w:ins>
      <w:ins w:id="25103" w:author="PR Preview" w:date="2026-01-01T00:00:00Z">
        <w:r>
          <w:t xml:space="preserve">$\mathord{\smash[b]{\underset{\raise.3ex\hbox{$\scriptstyle\sim$}}{a}}\vphantom{a}}_3 = (0, 1, 1)$</w:t>
        </w:r>
      </w:ins>
      <w:ins w:id="25104" w:author="PR Preview" w:date="2026-01-01T00:00:00Z">
        <w:r>
          <w:t xml:space="preserve">,</w:t>
        </w:r>
      </w:ins>
      <w:ins w:id="25105" w:author="PR Preview" w:date="2026-01-01T00:00:00Z">
        <w:r>
          <w:t xml:space="preserve"> </w:t>
        </w:r>
      </w:ins>
      <w:hyperlink w:anchor="exm-gram-schmidt">
        <w:ins w:id="25106" w:author="PR Preview" w:date="2026-01-01T00:00:00Z">
          <w:r>
            <w:rPr>
              <w:rStyle w:val="Hyperlink"/>
            </w:rPr>
            <w:t xml:space="preserve">Example 117</w:t>
          </w:r>
        </w:ins>
      </w:hyperlink>
      <w:ins w:id="25107" w:author="PR Preview" w:date="2026-01-01T00:00:00Z">
        <w:r>
          <w:t xml:space="preserve"> </w:t>
        </w:r>
      </w:ins>
      <w:ins w:id="25108" w:author="PR Preview" w:date="2026-01-01T00:00:00Z">
        <w:r>
          <w:t xml:space="preserve">and</w:t>
        </w:r>
      </w:ins>
      <w:ins w:id="25109" w:author="PR Preview" w:date="2026-01-01T00:00:00Z">
        <w:r>
          <w:t xml:space="preserve"> </w:t>
        </w:r>
      </w:ins>
      <w:hyperlink w:anchor="exm-thm-gram-schmidt">
        <w:ins w:id="25110" w:author="PR Preview" w:date="2026-01-01T00:00:00Z">
          <w:r>
            <w:rPr>
              <w:rStyle w:val="Hyperlink"/>
            </w:rPr>
            <w:t xml:space="preserve">Example 119</w:t>
          </w:r>
        </w:ins>
      </w:hyperlink>
      <w:ins w:id="25111" w:author="PR Preview" w:date="2026-01-01T00:00:00Z">
        <w:r>
          <w:t xml:space="preserve"> </w:t>
        </w:r>
      </w:ins>
      <w:ins w:id="25112" w:author="PR Preview" w:date="2026-01-01T00:00:00Z">
        <w:r>
          <w:t xml:space="preserve">found</w:t>
        </w:r>
      </w:ins>
      <w:ins w:id="25113" w:author="PR Preview" w:date="2026-01-01T00:00:00Z">
        <w:r>
          <w:t xml:space="preserve"> </w:t>
        </w:r>
      </w:ins>
      <w:ins w:id="25114" w:author="PR Preview" w:date="2026-01-01T00:00:00Z">
        <w:r>
          <w:t xml:space="preserve">$\mathord{\smash[b]{\underset{\raise.3ex\hbox{$\scriptstyle\sim$}}{q}}\vphantom{q}}_1 = \tfrac{1}{\sqrt{2}}\,(1, 1, 0)$</w:t>
        </w:r>
      </w:ins>
      <w:ins w:id="25115" w:author="PR Preview" w:date="2026-01-01T00:00:00Z">
        <w:r>
          <w:t xml:space="preserve">,</w:t>
        </w:r>
      </w:ins>
      <w:ins w:id="25116" w:author="PR Preview" w:date="2026-01-01T00:00:00Z">
        <w:r>
          <w:t xml:space="preserve"> </w:t>
        </w:r>
      </w:ins>
      <w:ins w:id="25117" w:author="PR Preview" w:date="2026-01-01T00:00:00Z">
        <w:r>
          <w:t xml:space="preserve">$\mathord{\smash[b]{\underset{\raise.3ex\hbox{$\scriptstyle\sim$}}{q}}\vphantom{q}}_2 = \tfrac{1}{\sqrt{6}}\,(1, -1, 2)$</w:t>
        </w:r>
      </w:ins>
      <w:ins w:id="25118" w:author="PR Preview" w:date="2026-01-01T00:00:00Z">
        <w:r>
          <w:t xml:space="preserve">,</w:t>
        </w:r>
      </w:ins>
      <w:ins w:id="25119" w:author="PR Preview" w:date="2026-01-01T00:00:00Z">
        <w:r>
          <w:t xml:space="preserve"> </w:t>
        </w:r>
      </w:ins>
      <w:ins w:id="25120" w:author="PR Preview" w:date="2026-01-01T00:00:00Z">
        <w:r>
          <w:t xml:space="preserve">$\mathord{\smash[b]{\underset{\raise.3ex\hbox{$\scriptstyle\sim$}}{q}}\vphantom{q}}_3 = \tfrac{1}{\sqrt{3}}\,(-1, 1, 1)$</w:t>
        </w:r>
      </w:ins>
      <w:ins w:id="25121" w:author="PR Preview" w:date="2026-01-01T00:00:00Z">
        <w:r>
          <w:t xml:space="preserve">,</w:t>
        </w:r>
      </w:ins>
      <w:ins w:id="25122" w:author="PR Preview" w:date="2026-01-01T00:00:00Z">
        <w:r>
          <w:t xml:space="preserve"> </w:t>
        </w:r>
      </w:ins>
      <w:ins w:id="25123" w:author="PR Preview" w:date="2026-01-01T00:00:00Z">
        <w:r>
          <w:t xml:space="preserve">with</w:t>
        </w:r>
      </w:ins>
      <w:ins w:id="25124" w:author="PR Preview" w:date="2026-01-01T00:00:00Z">
        <w:r>
          <w:t xml:space="preserve"> </w:t>
        </w:r>
      </w:ins>
      <w:ins w:id="25125" w:author="PR Preview" w:date="2026-01-01T00:00:00Z">
        <w:r>
          <w:t xml:space="preserve">$\mathopen{}\left\lVert\mathord{\smash[b]{\underset{\raise.3ex\hbox{$\scriptstyle\sim$}}{q}}\vphantom{q}}'_1\right\rVert\mathclose{} = \sqrt{2}$</w:t>
        </w:r>
      </w:ins>
      <w:ins w:id="25126" w:author="PR Preview" w:date="2026-01-01T00:00:00Z">
        <w:r>
          <w:t xml:space="preserve">,</w:t>
        </w:r>
      </w:ins>
      <w:ins w:id="25127" w:author="PR Preview" w:date="2026-01-01T00:00:00Z">
        <w:r>
          <w:t xml:space="preserve"> </w:t>
        </w:r>
      </w:ins>
      <w:ins w:id="25128" w:author="PR Preview" w:date="2026-01-01T00:00:00Z">
        <w:r>
          <w:t xml:space="preserve">$\mathopen{}\left\lVert\mathord{\smash[b]{\underset{\raise.3ex\hbox{$\scriptstyle\sim$}}{q}}\vphantom{q}}'_2\right\rVert\mathclose{} = \sqrt{3/2}$</w:t>
        </w:r>
      </w:ins>
      <w:ins w:id="25129" w:author="PR Preview" w:date="2026-01-01T00:00:00Z">
        <w:r>
          <w:t xml:space="preserve">,</w:t>
        </w:r>
      </w:ins>
      <w:ins w:id="25130" w:author="PR Preview" w:date="2026-01-01T00:00:00Z">
        <w:r>
          <w:t xml:space="preserve"> </w:t>
        </w:r>
      </w:ins>
      <w:ins w:id="25131" w:author="PR Preview" w:date="2026-01-01T00:00:00Z">
        <w:r>
          <w:t xml:space="preserve">$\mathopen{}\left\lVert\mathord{\smash[b]{\underset{\raise.3ex\hbox{$\scriptstyle\sim$}}{q}}\vphantom{q}}'_3\right\rVert\mathclose{} = 2/\sqrt{3}$</w:t>
        </w:r>
      </w:ins>
      <w:ins w:id="25132" w:author="PR Preview" w:date="2026-01-01T00:00:00Z">
        <w:r>
          <w:t xml:space="preserve">,</w:t>
        </w:r>
      </w:ins>
    </w:p>
    <w:p>
      <w:pPr>
        <w:pStyle w:val="BodyText"/>
      </w:pPr>
      <w:ins w:id="25133" w:author="PR Preview" w:date="2026-01-01T00:00:00Z">
        <w:r>
          <w:t xml:space="preserve">$$
    \begin{aligned}
    \mathord{\smash[b]{\underset{\raise.3ex\hbox{$\scriptstyle\sim$}}{q}}\vphantom{q}}_1 \cdot \mathord{\smash[b]{\underset{\raise.3ex\hbox{$\scriptstyle\sim$}}{a}}\vphantom{a}}_2 &amp;= \mathord{\smash[b]{\underset{\raise.3ex\hbox{$\scriptstyle\sim$}}{q}}\vphantom{q}}_1 \cdot \mathord{\smash[b]{\underset{\raise.3ex\hbox{$\scriptstyle\sim$}}{a}}\vphantom{a}}_3 \\
    &amp;= \tfrac{1}{\sqrt{2}}
    \end{aligned}
    $$</w:t>
        </w:r>
      </w:ins>
    </w:p>
    <w:p>
      <w:pPr>
        <w:pStyle w:val="FirstParagraph"/>
      </w:pPr>
      <w:ins w:id="25134" w:author="PR Preview" w:date="2026-01-01T00:00:00Z">
        <w:r>
          <w:t xml:space="preserve">and</w:t>
        </w:r>
      </w:ins>
      <w:ins w:id="25135" w:author="PR Preview" w:date="2026-01-01T00:00:00Z">
        <w:r>
          <w:t xml:space="preserve"> </w:t>
        </w:r>
      </w:ins>
      <w:ins w:id="25136" w:author="PR Preview" w:date="2026-01-01T00:00:00Z">
        <w:r>
          <w:t xml:space="preserve">$\mathord{\smash[b]{\underset{\raise.3ex\hbox{$\scriptstyle\sim$}}{q}}\vphantom{q}}_2 \cdot \mathord{\smash[b]{\underset{\raise.3ex\hbox{$\scriptstyle\sim$}}{a}}\vphantom{a}}_3 = \tfrac{1}{\sqrt{6}}$</w:t>
        </w:r>
      </w:ins>
      <w:ins w:id="25137" w:author="PR Preview" w:date="2026-01-01T00:00:00Z">
        <w:r>
          <w:t xml:space="preserve">. So</w:t>
        </w:r>
      </w:ins>
    </w:p>
    <w:p>
      <w:pPr>
        <w:pStyle w:val="BodyText"/>
      </w:pPr>
      <m:oMathPara>
        <m:oMathParaPr>
          <m:jc m:val="center"/>
        </m:oMathParaP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ad>
                      <m:radPr>
                        <m:degHide m:val="on"/>
                      </m:radPr>
                      <m:deg/>
                      <m:e>
                        <m:r>
                          <m:t>2</m:t>
                        </m:r>
                      </m:e>
                    </m:rad>
                  </m:e>
                  <m:e>
                    <m:f>
                      <m:fPr>
                        <m:type m:val="lin"/>
                      </m:fPr>
                      <m:num>
                        <m:r>
                          <m:t>1</m:t>
                        </m:r>
                      </m:num>
                      <m:den>
                        <m:rad>
                          <m:radPr>
                            <m:degHide m:val="on"/>
                          </m:radPr>
                          <m:deg/>
                          <m:e>
                            <m:r>
                              <m:t>2</m:t>
                            </m:r>
                          </m:e>
                        </m:rad>
                      </m:den>
                    </m:f>
                  </m:e>
                  <m:e>
                    <m:f>
                      <m:fPr>
                        <m:type m:val="lin"/>
                      </m:fPr>
                      <m:num>
                        <m:r>
                          <m:t>1</m:t>
                        </m:r>
                      </m:num>
                      <m:den>
                        <m:rad>
                          <m:radPr>
                            <m:degHide m:val="on"/>
                          </m:radPr>
                          <m:deg/>
                          <m:e>
                            <m:r>
                              <m:t>2</m:t>
                            </m:r>
                          </m:e>
                        </m:rad>
                      </m:den>
                    </m:f>
                  </m:e>
                </m:mr>
                <m:mr>
                  <m:e>
                    <m:r>
                      <m:t>0</m:t>
                    </m:r>
                  </m:e>
                  <m:e>
                    <m:rad>
                      <m:radPr>
                        <m:degHide m:val="on"/>
                      </m:radPr>
                      <m:deg/>
                      <m:e>
                        <m:r>
                          <m:t>3</m:t>
                        </m:r>
                        <m:r>
                          <m:rPr>
                            <m:sty m:val="p"/>
                          </m:rPr>
                          <m:t>/</m:t>
                        </m:r>
                        <m:r>
                          <m:t>2</m:t>
                        </m:r>
                      </m:e>
                    </m:rad>
                  </m:e>
                  <m:e>
                    <m:f>
                      <m:fPr>
                        <m:type m:val="lin"/>
                      </m:fPr>
                      <m:num>
                        <m:r>
                          <m:t>1</m:t>
                        </m:r>
                      </m:num>
                      <m:den>
                        <m:rad>
                          <m:radPr>
                            <m:degHide m:val="on"/>
                          </m:radPr>
                          <m:deg/>
                          <m:e>
                            <m:r>
                              <m:t>6</m:t>
                            </m:r>
                          </m:e>
                        </m:rad>
                      </m:den>
                    </m:f>
                  </m:e>
                </m:mr>
                <m:mr>
                  <m:e>
                    <m:r>
                      <m:t>0</m:t>
                    </m:r>
                  </m:e>
                  <m:e>
                    <m:r>
                      <m:t>0</m:t>
                    </m:r>
                  </m:e>
                  <m:e>
                    <m:f>
                      <m:fPr>
                        <m:type m:val="lin"/>
                      </m:fPr>
                      <m:num>
                        <m:r>
                          <m:t>2</m:t>
                        </m:r>
                      </m:num>
                      <m:den>
                        <m:rad>
                          <m:radPr>
                            <m:degHide m:val="on"/>
                          </m:radPr>
                          <m:deg/>
                          <m:e>
                            <m:r>
                              <m:t>3</m:t>
                            </m:r>
                          </m:e>
                        </m:rad>
                      </m:den>
                    </m:f>
                  </m:e>
                </m:mr>
              </m:m>
            </m:e>
          </m:d>
          <m:r>
            <m:rPr>
              <m:sty m:val="p"/>
            </m:rPr>
            <m:t>.</m:t>
          </m:r>
        </m:oMath>
      </m:oMathPara>
    </w:p>
    <w:p>
      <w:pPr>
        <w:pStyle w:val="FirstParagraph"/>
      </w:pPr>
      <w:r>
        <w:t xml:space="preserve">As a check on the second column,</w:t>
      </w:r>
    </w:p>
    <w:p>
      <w:pPr>
        <w:pStyle w:val="BodyText"/>
      </w:pPr>
      <m:oMathPara>
        <m:oMathParaPr>
          <m:jc m:val="center"/>
        </m:oMathParaPr>
        <m:oMath>
          <m:eqArr>
            <m:e>
              <m:f>
                <m:fPr>
                  <m:type m:val="lin"/>
                </m:fPr>
                <m:num>
                  <m:r>
                    <m:t>1</m:t>
                  </m:r>
                </m:num>
                <m:den>
                  <m:rad>
                    <m:radPr>
                      <m:degHide m:val="on"/>
                    </m:radPr>
                    <m:deg/>
                    <m:e>
                      <m:r>
                        <m:t>2</m:t>
                      </m:r>
                    </m:e>
                  </m:rad>
                </m:den>
              </m:f>
              <m:r>
                <m:t> </m:t>
              </m:r>
              <m:sSub>
                <m:e>
                  <m:limLow>
                    <m:e>
                      <m:r>
                        <m:t>q</m:t>
                      </m:r>
                    </m:e>
                    <m:lim>
                      <m:r>
                        <m:rPr>
                          <m:sty m:val="p"/>
                        </m:rPr>
                        <m:t>∼</m:t>
                      </m:r>
                    </m:lim>
                  </m:limLow>
                </m:e>
                <m:sub>
                  <m:r>
                    <m:t>1</m:t>
                  </m:r>
                </m:sub>
              </m:sSub>
              <m:r>
                <m:rPr>
                  <m:sty m:val="p"/>
                </m:rPr>
                <m:t>+</m:t>
              </m:r>
              <m:rad>
                <m:radPr>
                  <m:degHide m:val="on"/>
                </m:radPr>
                <m:deg/>
                <m:e>
                  <m:r>
                    <m:t>3</m:t>
                  </m:r>
                  <m:r>
                    <m:rPr>
                      <m:sty m:val="p"/>
                    </m:rPr>
                    <m:t>/</m:t>
                  </m:r>
                  <m:r>
                    <m:t>2</m:t>
                  </m:r>
                </m:e>
              </m:rad>
              <m:r>
                <m:t> </m:t>
              </m:r>
              <m:sSub>
                <m:e>
                  <m:limLow>
                    <m:e>
                      <m:r>
                        <m:t>q</m:t>
                      </m:r>
                    </m:e>
                    <m:lim>
                      <m:r>
                        <m:rPr>
                          <m:sty m:val="p"/>
                        </m:rPr>
                        <m:t>∼</m:t>
                      </m:r>
                    </m:lim>
                  </m:limLow>
                </m:e>
                <m:sub>
                  <m:r>
                    <m:t>2</m:t>
                  </m:r>
                </m:sub>
              </m:sSub>
              <m:r>
                <m:t>&amp;</m:t>
              </m:r>
              <m:r>
                <m:rPr>
                  <m:sty m:val="p"/>
                </m:rPr>
                <m:t>=</m:t>
              </m:r>
              <m:f>
                <m:fPr>
                  <m:type m:val="lin"/>
                </m:fPr>
                <m:num>
                  <m:r>
                    <m:t>1</m:t>
                  </m:r>
                </m:num>
                <m:den>
                  <m:r>
                    <m:t>2</m:t>
                  </m:r>
                </m:den>
              </m:f>
              <m:r>
                <m:t> </m:t>
              </m:r>
              <m:r>
                <m:rPr>
                  <m:sty m:val="p"/>
                </m:rPr>
                <m:t>(</m:t>
              </m:r>
              <m:r>
                <m:t>1</m:t>
              </m:r>
              <m:r>
                <m:rPr>
                  <m:sty m:val="p"/>
                </m:rPr>
                <m:t>,</m:t>
              </m:r>
              <m:r>
                <m:t>1</m:t>
              </m:r>
              <m:r>
                <m:rPr>
                  <m:sty m:val="p"/>
                </m:rPr>
                <m:t>,</m:t>
              </m:r>
              <m:r>
                <m:t>0</m:t>
              </m:r>
              <m:r>
                <m:rPr>
                  <m:sty m:val="p"/>
                </m:rPr>
                <m:t>)</m:t>
              </m:r>
              <m:r>
                <m:rPr>
                  <m:sty m:val="p"/>
                </m:rPr>
                <m:t>+</m:t>
              </m:r>
              <m:f>
                <m:fPr>
                  <m:type m:val="lin"/>
                </m:fPr>
                <m:num>
                  <m:r>
                    <m:t>1</m:t>
                  </m:r>
                </m:num>
                <m:den>
                  <m:r>
                    <m:t>2</m:t>
                  </m:r>
                </m:den>
              </m:f>
              <m:r>
                <m:t> </m:t>
              </m:r>
              <m:r>
                <m:rPr>
                  <m:sty m:val="p"/>
                </m:rPr>
                <m:t>(</m:t>
              </m:r>
              <m:r>
                <m:t>1</m:t>
              </m:r>
              <m:r>
                <m:rPr>
                  <m:sty m:val="p"/>
                </m:rPr>
                <m:t>,</m:t>
              </m:r>
              <m:r>
                <m:rPr>
                  <m:sty m:val="p"/>
                </m:rPr>
                <m:t>−</m:t>
              </m:r>
              <m:r>
                <m:t>1</m:t>
              </m:r>
              <m:r>
                <m:rPr>
                  <m:sty m:val="p"/>
                </m:rPr>
                <m:t>,</m:t>
              </m:r>
              <m:r>
                <m:t>2</m:t>
              </m:r>
              <m:r>
                <m:rPr>
                  <m:sty m:val="p"/>
                </m:rPr>
                <m:t>)</m:t>
              </m:r>
            </m:e>
            <m:e>
              <m:r>
                <m:t>&amp;</m:t>
              </m:r>
              <m:r>
                <m:rPr>
                  <m:sty m:val="p"/>
                </m:rPr>
                <m:t>=</m:t>
              </m:r>
              <m:r>
                <m:rPr>
                  <m:sty m:val="p"/>
                </m:rPr>
                <m:t>(</m:t>
              </m:r>
              <m:r>
                <m:t>1</m:t>
              </m:r>
              <m:r>
                <m:rPr>
                  <m:sty m:val="p"/>
                </m:rPr>
                <m:t>,</m:t>
              </m:r>
              <m:r>
                <m:t>0</m:t>
              </m:r>
              <m:r>
                <m:rPr>
                  <m:sty m:val="p"/>
                </m:rPr>
                <m:t>,</m:t>
              </m:r>
              <m:r>
                <m:t>1</m:t>
              </m:r>
              <m:r>
                <m:rPr>
                  <m:sty m:val="p"/>
                </m:rPr>
                <m:t>)</m:t>
              </m:r>
            </m:e>
            <m:e>
              <m:r>
                <m:t>&amp;</m:t>
              </m:r>
              <m:r>
                <m:rPr>
                  <m:sty m:val="p"/>
                </m:rPr>
                <m:t>=</m:t>
              </m:r>
              <m:sSub>
                <m:e>
                  <m:limLow>
                    <m:e>
                      <m:r>
                        <m:t>a</m:t>
                      </m:r>
                    </m:e>
                    <m:lim>
                      <m:r>
                        <m:rPr>
                          <m:sty m:val="p"/>
                        </m:rPr>
                        <m:t>∼</m:t>
                      </m:r>
                    </m:lim>
                  </m:limLow>
                </m:e>
                <m:sub>
                  <m:r>
                    <m:t>2</m:t>
                  </m:r>
                </m:sub>
              </m:sSub>
              <m:r>
                <m:rPr>
                  <m:sty m:val="p"/>
                </m:rPr>
                <m:t>.</m:t>
              </m:r>
            </m:e>
          </m:eqArr>
        </m:oMath>
      </m:oMathPara>
    </w:p>
    <w:p>
      <w:pPr>
        <w:pStyle w:val="FirstParagraph"/>
      </w:pPr>
      <w:del w:id="25138" w:author="PR Preview" w:date="2026-01-01T00:00:00Z">
        <w:r>
          <w:rPr>
            <w:b/>
            <w:bCs/>
          </w:rPr>
          <w:delText xml:space="preserve">Definition 115 (Least squares solution)</w:delText>
        </w:r>
      </w:del>
      <w:del w:id="25139" w:author="PR Preview" w:date="2026-01-01T00:00:00Z">
        <w:r>
          <w:delText xml:space="preserve"> </w:delText>
        </w:r>
      </w:del>
      <w:del w:id="25140" w:author="PR Preview" w:date="2026-01-01T00:00:00Z">
        <w:r>
          <w:delText xml:space="preserve">Let</w:delText>
        </w:r>
      </w:del>
      <w:del w:id="25141" w:author="PR Preview" w:date="2026-01-01T00:00:00Z">
        <w:r>
          <w:delText xml:space="preserve"> </w:delText>
        </w:r>
      </w:del>
      <m:oMath>
        <m:r>
          <m:rPr>
            <m:sty m:val="bi"/>
          </m:rPr>
          <m:t>A</m:t>
        </m:r>
      </m:oMath>
      <w:del w:id="25142" w:author="PR Preview" w:date="2026-01-01T00:00:00Z">
        <w:r>
          <w:delText xml:space="preserve"> </w:delText>
        </w:r>
      </w:del>
      <w:del w:id="25143" w:author="PR Preview" w:date="2026-01-01T00:00:00Z">
        <w:r>
          <w:delText xml:space="preserve">be</w:delText>
        </w:r>
      </w:del>
      <w:del w:id="25144" w:author="PR Preview" w:date="2026-01-01T00:00:00Z">
        <w:r>
          <w:delText xml:space="preserve"> </w:delText>
        </w:r>
      </w:del>
      <m:oMath>
        <m:r>
          <m:t>m</m:t>
        </m:r>
        <m:r>
          <m:rPr>
            <m:sty m:val="p"/>
          </m:rPr>
          <m:t>×</m:t>
        </m:r>
        <m:r>
          <m:t>n</m:t>
        </m:r>
      </m:oMath>
      <w:del w:id="25145" w:author="PR Preview" w:date="2026-01-01T00:00:00Z">
        <w:r>
          <w:delText xml:space="preserve"> </w:delText>
        </w:r>
      </w:del>
      <w:del w:id="25146" w:author="PR Preview" w:date="2026-01-01T00:00:00Z">
        <w:r>
          <w:delText xml:space="preserve">and</w:delText>
        </w:r>
      </w:del>
      <w:del w:id="25147"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5148" w:author="PR Preview" w:date="2026-01-01T00:00:00Z">
        <w:r>
          <w:delText xml:space="preserve">.</w:delText>
        </w:r>
      </w:del>
      <w:del w:id="25149" w:author="PR Preview" w:date="2026-01-01T00:00:00Z">
        <w:r>
          <w:delText xml:space="preserve"> </w:delText>
        </w:r>
      </w:del>
      <w:del w:id="25150" w:author="PR Preview" w:date="2026-01-01T00:00:00Z">
        <w:r>
          <w:delText xml:space="preserve">A</w:delText>
        </w:r>
      </w:del>
      <w:del w:id="25151" w:author="PR Preview" w:date="2026-01-01T00:00:00Z">
        <w:r>
          <w:delText xml:space="preserve"> </w:delText>
        </w:r>
      </w:del>
      <w:del w:id="25152" w:author="PR Preview" w:date="2026-01-01T00:00:00Z">
        <w:r>
          <w:rPr>
            <w:b/>
            <w:bCs/>
          </w:rPr>
          <w:delText xml:space="preserve">least squares solution</w:delText>
        </w:r>
      </w:del>
      <w:del w:id="25153" w:author="PR Preview" w:date="2026-01-01T00:00:00Z">
        <w:r>
          <w:delText xml:space="preserve"> </w:delText>
        </w:r>
      </w:del>
      <w:del w:id="25154" w:author="PR Preview" w:date="2026-01-01T00:00:00Z">
        <w:r>
          <w:delText xml:space="preserve">of</w:delText>
        </w:r>
      </w:del>
      <w:del w:id="25155"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5156" w:author="PR Preview" w:date="2026-01-01T00:00:00Z">
        <w:r>
          <w:delText xml:space="preserve"> </w:delText>
        </w:r>
      </w:del>
      <w:del w:id="25157" w:author="PR Preview" w:date="2026-01-01T00:00:00Z">
        <w:r>
          <w:delText xml:space="preserve">is a vector</w:delText>
        </w:r>
      </w:del>
      <w:del w:id="25158" w:author="PR Preview" w:date="2026-01-01T00:00:00Z">
        <w:r>
          <w:delText xml:space="preserve"> </w:delText>
        </w:r>
      </w:del>
      <m:oMath>
        <m:acc>
          <m:accPr>
            <m:chr m:val="̂"/>
          </m:accPr>
          <m:e>
            <m:limLow>
              <m:e>
                <m:r>
                  <m:t>x</m:t>
                </m:r>
              </m:e>
              <m:lim>
                <m:r>
                  <m:rPr>
                    <m:sty m:val="p"/>
                  </m:rPr>
                  <m:t>∼</m:t>
                </m:r>
              </m:lim>
            </m:limLow>
          </m:e>
        </m:acc>
        <m:r>
          <m:rPr>
            <m:sty m:val="p"/>
          </m:rPr>
          <m:t>∈</m:t>
        </m:r>
        <m:sSup>
          <m:e>
            <m:r>
              <m:rPr>
                <m:scr m:val="double-struck"/>
                <m:sty m:val="p"/>
              </m:rPr>
              <m:t>R</m:t>
            </m:r>
          </m:e>
          <m:sup>
            <m:r>
              <m:t>n</m:t>
            </m:r>
          </m:sup>
        </m:sSup>
      </m:oMath>
      <w:del w:id="25159" w:author="PR Preview" w:date="2026-01-01T00:00:00Z">
        <w:r>
          <w:delText xml:space="preserve"> </w:delText>
        </w:r>
      </w:del>
      <w:del w:id="25160" w:author="PR Preview" w:date="2026-01-01T00:00:00Z">
        <w:r>
          <w:delText xml:space="preserve">such that</w:delText>
        </w:r>
      </w:del>
    </w:p>
    <w:p>
      <w:pPr>
        <w:pStyle w:val="BodyText"/>
      </w:pPr>
      <m:oMathPara>
        <m:oMathParaPr>
          <m:jc m:val="center"/>
        </m:oMathParaPr>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r>
            <m:t> </m:t>
          </m:r>
          <m:r>
            <m:rPr>
              <m:nor/>
              <m:sty m:val="p"/>
            </m:rPr>
            <m:t>for every </m:t>
          </m:r>
          <m:limLow>
            <m:e>
              <m:r>
                <m:t>x</m:t>
              </m:r>
            </m:e>
            <m:lim>
              <m:r>
                <m:rPr>
                  <m:sty m:val="p"/>
                </m:rPr>
                <m:t>∼</m:t>
              </m:r>
            </m:lim>
          </m:limLow>
          <m:r>
            <m:rPr>
              <m:sty m:val="p"/>
            </m:rPr>
            <m:t>∈</m:t>
          </m:r>
          <m:sSup>
            <m:e>
              <m:r>
                <m:rPr>
                  <m:scr m:val="double-struck"/>
                  <m:sty m:val="p"/>
                </m:rPr>
                <m:t>R</m:t>
              </m:r>
            </m:e>
            <m:sup>
              <m:r>
                <m:t>n</m:t>
              </m:r>
            </m:sup>
          </m:sSup>
          <m:r>
            <m:rPr>
              <m:sty m:val="p"/>
            </m:rPr>
            <m:t>.</m:t>
          </m:r>
        </m:oMath>
      </m:oMathPara>
    </w:p>
    <w:p>
      <w:pPr>
        <w:pStyle w:val="FirstParagraph"/>
      </w:pPr>
      <w:del w:id="25161" w:author="PR Preview" w:date="2026-01-01T00:00:00Z">
        <w:r>
          <w:rPr>
            <w:b/>
            <w:bCs/>
          </w:rPr>
          <w:delText xml:space="preserve">Example 185 (Fitting a constant)</w:delText>
        </w:r>
      </w:del>
      <w:del w:id="25162" w:author="PR Preview" w:date="2026-01-01T00:00:00Z">
        <w:r>
          <w:delText xml:space="preserve"> </w:delText>
        </w:r>
      </w:del>
      <w:del w:id="25163" w:author="PR Preview" w:date="2026-01-01T00:00:00Z">
        <w:r>
          <w:delText xml:space="preserve">Let</w:delText>
        </w:r>
      </w:del>
      <w:del w:id="25164"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del w:id="25165" w:author="PR Preview" w:date="2026-01-01T00:00:00Z">
        <w:r>
          <w:delText xml:space="preserve"> </w:delText>
        </w:r>
      </w:del>
      <w:del w:id="25166" w:author="PR Preview" w:date="2026-01-01T00:00:00Z">
        <w:r>
          <w:delText xml:space="preserve">and</w:delText>
        </w:r>
      </w:del>
      <w:del w:id="25167"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3</m:t>
        </m:r>
        <m:r>
          <m:rPr>
            <m:sty m:val="p"/>
          </m:rPr>
          <m:t>)</m:t>
        </m:r>
      </m:oMath>
      <w:del w:id="25168" w:author="PR Preview" w:date="2026-01-01T00:00:00Z">
        <w:r>
          <w:delText xml:space="preserve">.</w:delText>
        </w:r>
      </w:del>
      <w:del w:id="25169" w:author="PR Preview" w:date="2026-01-01T00:00:00Z">
        <w:r>
          <w:delText xml:space="preserve"> </w:delText>
        </w:r>
      </w:del>
      <w:del w:id="25170" w:author="PR Preview" w:date="2026-01-01T00:00:00Z">
        <w:r>
          <w:delText xml:space="preserve">The system</w:delText>
        </w:r>
      </w:del>
      <w:del w:id="25171" w:author="PR Preview" w:date="2026-01-01T00:00:00Z">
        <w:r>
          <w:delText xml:space="preserve"> </w:delText>
        </w:r>
      </w:del>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del w:id="25172" w:author="PR Preview" w:date="2026-01-01T00:00:00Z">
        <w:r>
          <w:delText xml:space="preserve"> </w:delText>
        </w:r>
      </w:del>
      <w:del w:id="25173" w:author="PR Preview" w:date="2026-01-01T00:00:00Z">
        <w:r>
          <w:delText xml:space="preserve">is inconsistent (</w:delText>
        </w:r>
      </w:del>
      <w:hyperlink w:anchor="def-consistent-system">
        <w:del w:id="25174" w:author="PR Preview" w:date="2026-01-01T00:00:00Z">
          <w:r>
            <w:rPr>
              <w:rStyle w:val="Hyperlink"/>
            </w:rPr>
            <w:delText xml:space="preserve">Definition 111</w:delText>
          </w:r>
        </w:del>
      </w:hyperlink>
      <w:del w:id="25175" w:author="PR Preview" w:date="2026-01-01T00:00:00Z">
        <w:r>
          <w:delText xml:space="preserve">):</w:delText>
        </w:r>
      </w:del>
      <w:del w:id="25176" w:author="PR Preview" w:date="2026-01-01T00:00:00Z">
        <w:r>
          <w:delText xml:space="preserve"> </w:delText>
        </w:r>
      </w:del>
      <w:del w:id="25177" w:author="PR Preview" w:date="2026-01-01T00:00:00Z">
        <w:r>
          <w:delText xml:space="preserve">its first entry needs</w:delText>
        </w:r>
      </w:del>
      <w:del w:id="25178" w:author="PR Preview" w:date="2026-01-01T00:00:00Z">
        <w:r>
          <w:delText xml:space="preserve"> </w:delText>
        </w:r>
      </w:del>
      <m:oMath>
        <m:r>
          <m:t>x</m:t>
        </m:r>
        <m:r>
          <m:rPr>
            <m:sty m:val="p"/>
          </m:rPr>
          <m:t>=</m:t>
        </m:r>
        <m:r>
          <m:t>1</m:t>
        </m:r>
      </m:oMath>
      <w:del w:id="25179" w:author="PR Preview" w:date="2026-01-01T00:00:00Z">
        <w:r>
          <w:delText xml:space="preserve"> </w:delText>
        </w:r>
      </w:del>
      <w:del w:id="25180" w:author="PR Preview" w:date="2026-01-01T00:00:00Z">
        <w:r>
          <w:delText xml:space="preserve">and its second needs</w:delText>
        </w:r>
      </w:del>
      <w:del w:id="25181" w:author="PR Preview" w:date="2026-01-01T00:00:00Z">
        <w:r>
          <w:delText xml:space="preserve"> </w:delText>
        </w:r>
      </w:del>
      <m:oMath>
        <m:r>
          <m:t>x</m:t>
        </m:r>
        <m:r>
          <m:rPr>
            <m:sty m:val="p"/>
          </m:rPr>
          <m:t>=</m:t>
        </m:r>
        <m:r>
          <m:t>3</m:t>
        </m:r>
      </m:oMath>
      <w:del w:id="25182" w:author="PR Preview" w:date="2026-01-01T00:00:00Z">
        <w:r>
          <w:delText xml:space="preserve">.</w:delText>
        </w:r>
      </w:del>
      <w:del w:id="25183" w:author="PR Preview" w:date="2026-01-01T00:00:00Z">
        <w:r>
          <w:delText xml:space="preserve"> </w:delText>
        </w:r>
      </w:del>
      <w:del w:id="25184" w:author="PR Preview" w:date="2026-01-01T00:00:00Z">
        <w:r>
          <w:delText xml:space="preserve">For any number</w:delText>
        </w:r>
      </w:del>
      <w:del w:id="25185" w:author="PR Preview" w:date="2026-01-01T00:00:00Z">
        <w:r>
          <w:delText xml:space="preserve"> </w:delText>
        </w:r>
      </w:del>
      <m:oMath>
        <m:r>
          <m:t>x</m:t>
        </m:r>
      </m:oMath>
      <w:del w:id="25186" w:author="PR Preview" w:date="2026-01-01T00:00:00Z">
        <w:r>
          <w:delText xml:space="preserve">,</w:delText>
        </w:r>
      </w:del>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r>
                    <m:t>x</m:t>
                  </m:r>
                </m:e>
              </m:d>
              <m:sSup>
                <m:e>
                  <m:r>
                    <m:t>​</m:t>
                  </m:r>
                </m:e>
                <m:sup>
                  <m:r>
                    <m:t>2</m:t>
                  </m:r>
                </m:sup>
              </m:sSup>
              <m:r>
                <m:t>&amp;</m:t>
              </m:r>
              <m:r>
                <m:rPr>
                  <m:sty m:val="p"/>
                </m:rPr>
                <m:t>=</m:t>
              </m:r>
              <m:r>
                <m:rPr>
                  <m:sty m:val="p"/>
                </m:rPr>
                <m:t>(</m:t>
              </m:r>
              <m:r>
                <m:t>1</m:t>
              </m:r>
              <m:r>
                <m:rPr>
                  <m:sty m:val="p"/>
                </m:rPr>
                <m:t>−</m:t>
              </m:r>
              <m:r>
                <m:t>x</m:t>
              </m:r>
              <m:sSup>
                <m:e>
                  <m:r>
                    <m:rPr>
                      <m:sty m:val="p"/>
                    </m:rPr>
                    <m:t>)</m:t>
                  </m:r>
                </m:e>
                <m:sup>
                  <m:r>
                    <m:t>2</m:t>
                  </m:r>
                </m:sup>
              </m:sSup>
              <m:r>
                <m:rPr>
                  <m:sty m:val="p"/>
                </m:rPr>
                <m:t>+</m:t>
              </m:r>
              <m:r>
                <m:rPr>
                  <m:sty m:val="p"/>
                </m:rPr>
                <m:t>(</m:t>
              </m:r>
              <m:r>
                <m:t>3</m:t>
              </m:r>
              <m:r>
                <m:rPr>
                  <m:sty m:val="p"/>
                </m:rPr>
                <m:t>−</m:t>
              </m:r>
              <m:r>
                <m:t>x</m:t>
              </m:r>
              <m:sSup>
                <m:e>
                  <m:r>
                    <m:rPr>
                      <m:sty m:val="p"/>
                    </m:rPr>
                    <m:t>)</m:t>
                  </m:r>
                </m:e>
                <m:sup>
                  <m:r>
                    <m:t>2</m:t>
                  </m:r>
                </m:sup>
              </m:sSup>
            </m:e>
            <m:e>
              <m:r>
                <m:t>&amp;</m:t>
              </m:r>
              <m:r>
                <m:rPr>
                  <m:sty m:val="p"/>
                </m:rPr>
                <m:t>=</m:t>
              </m:r>
              <m:r>
                <m:t>2</m:t>
              </m:r>
              <m:r>
                <m:t> </m:t>
              </m:r>
              <m:r>
                <m:rPr>
                  <m:sty m:val="p"/>
                </m:rPr>
                <m:t>(</m:t>
              </m:r>
              <m:r>
                <m:t>x</m:t>
              </m:r>
              <m:r>
                <m:rPr>
                  <m:sty m:val="p"/>
                </m:rPr>
                <m:t>−</m:t>
              </m:r>
              <m:r>
                <m:t>2</m:t>
              </m:r>
              <m:sSup>
                <m:e>
                  <m:r>
                    <m:rPr>
                      <m:sty m:val="p"/>
                    </m:rPr>
                    <m:t>)</m:t>
                  </m:r>
                </m:e>
                <m:sup>
                  <m:r>
                    <m:t>2</m:t>
                  </m:r>
                </m:sup>
              </m:sSup>
              <m:r>
                <m:rPr>
                  <m:sty m:val="p"/>
                </m:rPr>
                <m:t>+</m:t>
              </m:r>
              <m:r>
                <m:t>2</m:t>
              </m:r>
              <m:r>
                <m:rPr>
                  <m:sty m:val="p"/>
                </m:rPr>
                <m:t>,</m:t>
              </m:r>
            </m:e>
          </m:eqArr>
        </m:oMath>
      </m:oMathPara>
    </w:p>
    <w:p>
      <w:pPr>
        <w:pStyle w:val="BodyText"/>
      </w:pPr>
      <w:ins w:id="25187" w:author="PR Preview" w:date="2026-01-01T00:00:00Z">
        <w:r>
          <w:t xml:space="preserve">$$
    \begin{aligned}
    \tfrac{1}{\sqrt{2}}\,\mathord{\smash[b]{\underset{\raise.3ex\hbox{$\scriptstyle\sim$}}{q}}\vphantom{q}}_1 + \sqrt{3/2}\,\mathord{\smash[b]{\underset{\raise.3ex\hbox{$\scriptstyle\sim$}}{q}}\vphantom{q}}_2 &amp;= \tfrac{1}{2}\,(1, 1, 0) + \tfrac{1}{2}\,(1, -1, 2) \\
    &amp;= (1, 0, 1) \\
    &amp;= \mathord{\smash[b]{\underset{\raise.3ex\hbox{$\scriptstyle\sim$}}{a}}\vphantom{a}}_2.
    \end{aligned}
    $$</w:t>
        </w:r>
      </w:ins>
    </w:p>
    <w:bookmarkEnd w:id="598"/>
    <w:bookmarkStart w:id="599" w:name="def-least-squares"/>
    <w:p>
      <w:pPr>
        <w:pStyle w:val="FirstParagraph"/>
      </w:pPr>
      <w:ins w:id="25188" w:author="PR Preview" w:date="2026-01-01T00:00:00Z">
        <w:r>
          <w:rPr>
            <w:b/>
            <w:bCs/>
          </w:rPr>
          <w:t xml:space="preserve">Definition 115 (Least squares solution)</w:t>
        </w:r>
      </w:ins>
      <w:ins w:id="25189" w:author="PR Preview" w:date="2026-01-01T00:00:00Z">
        <w:r>
          <w:t xml:space="preserve"> </w:t>
        </w:r>
      </w:ins>
      <w:ins w:id="25190" w:author="PR Preview" w:date="2026-01-01T00:00:00Z">
        <w:r>
          <w:t xml:space="preserve">Let</w:t>
        </w:r>
      </w:ins>
      <w:ins w:id="25191" w:author="PR Preview" w:date="2026-01-01T00:00:00Z">
        <w:r>
          <w:t xml:space="preserve"> </w:t>
        </w:r>
      </w:ins>
      <m:oMath>
        <m:r>
          <m:rPr>
            <m:sty m:val="bi"/>
          </m:rPr>
          <m:t>A</m:t>
        </m:r>
      </m:oMath>
      <w:ins w:id="25192" w:author="PR Preview" w:date="2026-01-01T00:00:00Z">
        <w:r>
          <w:t xml:space="preserve"> </w:t>
        </w:r>
      </w:ins>
      <w:ins w:id="25193" w:author="PR Preview" w:date="2026-01-01T00:00:00Z">
        <w:r>
          <w:t xml:space="preserve">be</w:t>
        </w:r>
      </w:ins>
      <w:ins w:id="25194" w:author="PR Preview" w:date="2026-01-01T00:00:00Z">
        <w:r>
          <w:t xml:space="preserve"> </w:t>
        </w:r>
      </w:ins>
      <m:oMath>
        <m:r>
          <m:t>m</m:t>
        </m:r>
        <m:r>
          <m:rPr>
            <m:sty m:val="p"/>
          </m:rPr>
          <m:t>×</m:t>
        </m:r>
        <m:r>
          <m:t>n</m:t>
        </m:r>
      </m:oMath>
      <w:ins w:id="25195" w:author="PR Preview" w:date="2026-01-01T00:00:00Z">
        <w:r>
          <w:t xml:space="preserve"> </w:t>
        </w:r>
      </w:ins>
      <w:ins w:id="25196" w:author="PR Preview" w:date="2026-01-01T00:00:00Z">
        <w:r>
          <w:t xml:space="preserve">and</w:t>
        </w:r>
      </w:ins>
      <w:ins w:id="25197" w:author="PR Preview" w:date="2026-01-01T00:00:00Z">
        <w:r>
          <w:t xml:space="preserve"> </w:t>
        </w:r>
      </w:ins>
      <w:ins w:id="25198" w:author="PR Preview" w:date="2026-01-01T00:00:00Z">
        <w:r>
          <w:t xml:space="preserve">$\mathord{\smash[b]{\underset{\raise.3ex\hbox{$\scriptstyle\sim$}}{b}}\vphantom{b}} \in \mathbb{R}^m$</w:t>
        </w:r>
      </w:ins>
      <w:ins w:id="25199" w:author="PR Preview" w:date="2026-01-01T00:00:00Z">
        <w:r>
          <w:t xml:space="preserve">.</w:t>
        </w:r>
      </w:ins>
      <w:ins w:id="25200" w:author="PR Preview" w:date="2026-01-01T00:00:00Z">
        <w:r>
          <w:t xml:space="preserve"> </w:t>
        </w:r>
      </w:ins>
      <w:ins w:id="25201" w:author="PR Preview" w:date="2026-01-01T00:00:00Z">
        <w:r>
          <w:t xml:space="preserve">A</w:t>
        </w:r>
      </w:ins>
      <w:ins w:id="25202" w:author="PR Preview" w:date="2026-01-01T00:00:00Z">
        <w:r>
          <w:t xml:space="preserve"> </w:t>
        </w:r>
      </w:ins>
      <w:ins w:id="25203" w:author="PR Preview" w:date="2026-01-01T00:00:00Z">
        <w:r>
          <w:rPr>
            <w:b/>
            <w:bCs/>
          </w:rPr>
          <w:t xml:space="preserve">least squares solution</w:t>
        </w:r>
      </w:ins>
      <w:ins w:id="25204" w:author="PR Preview" w:date="2026-01-01T00:00:00Z">
        <w:r>
          <w:t xml:space="preserve"> </w:t>
        </w:r>
      </w:ins>
      <w:ins w:id="25205" w:author="PR Preview" w:date="2026-01-01T00:00:00Z">
        <w:r>
          <w:t xml:space="preserve">of</w:t>
        </w:r>
      </w:ins>
      <w:ins w:id="25206" w:author="PR Preview" w:date="2026-01-01T00:00:00Z">
        <w:r>
          <w:t xml:space="preserve"> </w:t>
        </w:r>
      </w:ins>
      <w:ins w:id="25207" w:author="PR Preview" w:date="2026-01-01T00:00:00Z">
        <w:r>
          <w:t xml:space="preserve">$\mathbf{A} \mathord{\smash[b]{\underset{\raise.3ex\hbox{$\scriptstyle\sim$}}{x}}\vphantom{x}} = \mathord{\smash[b]{\underset{\raise.3ex\hbox{$\scriptstyle\sim$}}{b}}\vphantom{b}}$</w:t>
        </w:r>
      </w:ins>
      <w:ins w:id="25208" w:author="PR Preview" w:date="2026-01-01T00:00:00Z">
        <w:r>
          <w:t xml:space="preserve"> </w:t>
        </w:r>
      </w:ins>
      <w:ins w:id="25209" w:author="PR Preview" w:date="2026-01-01T00:00:00Z">
        <w:r>
          <w:t xml:space="preserve">is a vector</w:t>
        </w:r>
      </w:ins>
      <w:ins w:id="25210" w:author="PR Preview" w:date="2026-01-01T00:00:00Z">
        <w:r>
          <w:t xml:space="preserve"> </w:t>
        </w:r>
      </w:ins>
      <w:ins w:id="25211" w:author="PR Preview" w:date="2026-01-01T00:00:00Z">
        <w:r>
          <w:t xml:space="preserve">$\hat{\mathord{\smash[b]{\underset{\raise.3ex\hbox{$\scriptstyle\sim$}}{x}}\vphantom{x}}} \in \mathbb{R}^n$</w:t>
        </w:r>
      </w:ins>
      <w:ins w:id="25212" w:author="PR Preview" w:date="2026-01-01T00:00:00Z">
        <w:r>
          <w:t xml:space="preserve"> </w:t>
        </w:r>
      </w:ins>
      <w:ins w:id="25213" w:author="PR Preview" w:date="2026-01-01T00:00:00Z">
        <w:r>
          <w:t xml:space="preserve">such that</w:t>
        </w:r>
      </w:ins>
    </w:p>
    <w:p>
      <w:pPr>
        <w:pStyle w:val="BodyText"/>
      </w:pPr>
      <w:ins w:id="25214" w:author="PR Preview" w:date="2026-01-01T00:00:00Z">
        <w:r>
          <w:t xml:space="preserve">$$
    \mathopen{}\left\lVert\mathord{\smash[b]{\underset{\raise.3ex\hbox{$\scriptstyle\sim$}}{b}}\vphantom{b}} - \mathbf{A} \hat{\mathord{\smash[b]{\underset{\raise.3ex\hbox{$\scriptstyle\sim$}}{x}}\vphantom{x}}}\right\rVert\mathclose{} \le \mathopen{}\left\lVert\mathord{\smash[b]{\underset{\raise.3ex\hbox{$\scriptstyle\sim$}}{b}}\vphantom{b}} - \mathbf{A} \mathord{\smash[b]{\underset{\raise.3ex\hbox{$\scriptstyle\sim$}}{x}}\vphantom{x}}\right\rVert\mathclose{}
    \quad \text{for every } \mathord{\smash[b]{\underset{\raise.3ex\hbox{$\scriptstyle\sim$}}{x}}\vphantom{x}} \in \mathbb{R}^n.
    $$</w:t>
        </w:r>
      </w:ins>
    </w:p>
    <w:bookmarkEnd w:id="599"/>
    <w:bookmarkStart w:id="600" w:name="exm-least-squares"/>
    <w:p>
      <w:pPr>
        <w:pStyle w:val="FirstParagraph"/>
      </w:pPr>
      <w:ins w:id="25215" w:author="PR Preview" w:date="2026-01-01T00:00:00Z">
        <w:r>
          <w:rPr>
            <w:b/>
            <w:bCs/>
          </w:rPr>
          <w:t xml:space="preserve">Example 185 (Fitting a constant)</w:t>
        </w:r>
      </w:ins>
      <w:ins w:id="25216" w:author="PR Preview" w:date="2026-01-01T00:00:00Z">
        <w:r>
          <w:t xml:space="preserve"> </w:t>
        </w:r>
      </w:ins>
      <w:ins w:id="25217" w:author="PR Preview" w:date="2026-01-01T00:00:00Z">
        <w:r>
          <w:t xml:space="preserve">Let</w:t>
        </w:r>
      </w:ins>
      <w:ins w:id="2521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s>
              </m:mPr>
              <m:mr>
                <m:e>
                  <m:r>
                    <m:t>1</m:t>
                  </m:r>
                </m:e>
              </m:mr>
              <m:mr>
                <m:e>
                  <m:r>
                    <m:t>1</m:t>
                  </m:r>
                </m:e>
              </m:mr>
            </m:m>
          </m:e>
        </m:d>
      </m:oMath>
      <w:ins w:id="25219" w:author="PR Preview" w:date="2026-01-01T00:00:00Z">
        <w:r>
          <w:t xml:space="preserve"> </w:t>
        </w:r>
      </w:ins>
      <w:ins w:id="25220" w:author="PR Preview" w:date="2026-01-01T00:00:00Z">
        <w:r>
          <w:t xml:space="preserve">and</w:t>
        </w:r>
      </w:ins>
      <w:ins w:id="25221" w:author="PR Preview" w:date="2026-01-01T00:00:00Z">
        <w:r>
          <w:t xml:space="preserve"> </w:t>
        </w:r>
      </w:ins>
      <w:ins w:id="25222" w:author="PR Preview" w:date="2026-01-01T00:00:00Z">
        <w:r>
          <w:t xml:space="preserve">$\mathord{\smash[b]{\underset{\raise.3ex\hbox{$\scriptstyle\sim$}}{b}}\vphantom{b}} = (1, 3)$</w:t>
        </w:r>
      </w:ins>
      <w:ins w:id="25223" w:author="PR Preview" w:date="2026-01-01T00:00:00Z">
        <w:r>
          <w:t xml:space="preserve">.</w:t>
        </w:r>
      </w:ins>
      <w:ins w:id="25224" w:author="PR Preview" w:date="2026-01-01T00:00:00Z">
        <w:r>
          <w:t xml:space="preserve"> </w:t>
        </w:r>
      </w:ins>
      <w:ins w:id="25225" w:author="PR Preview" w:date="2026-01-01T00:00:00Z">
        <w:r>
          <w:t xml:space="preserve">The system</w:t>
        </w:r>
      </w:ins>
      <w:ins w:id="25226" w:author="PR Preview" w:date="2026-01-01T00:00:00Z">
        <w:r>
          <w:t xml:space="preserve"> </w:t>
        </w:r>
      </w:ins>
      <m:oMath>
        <m:r>
          <m:t>x</m:t>
        </m:r>
        <m:r>
          <m:t> </m:t>
        </m:r>
        <m:r>
          <m:rPr>
            <m:sty m:val="p"/>
          </m:rPr>
          <m:t>(</m:t>
        </m:r>
        <m:r>
          <m:t>1</m:t>
        </m:r>
        <m:r>
          <m:rPr>
            <m:sty m:val="p"/>
          </m:rPr>
          <m:t>,</m:t>
        </m:r>
        <m:r>
          <m:t>1</m:t>
        </m:r>
        <m:r>
          <m:rPr>
            <m:sty m:val="p"/>
          </m:rPr>
          <m:t>)</m:t>
        </m:r>
        <m:r>
          <m:rPr>
            <m:sty m:val="p"/>
          </m:rPr>
          <m:t>=</m:t>
        </m:r>
        <m:r>
          <m:rPr>
            <m:sty m:val="p"/>
          </m:rPr>
          <m:t>(</m:t>
        </m:r>
        <m:r>
          <m:t>1</m:t>
        </m:r>
        <m:r>
          <m:rPr>
            <m:sty m:val="p"/>
          </m:rPr>
          <m:t>,</m:t>
        </m:r>
        <m:r>
          <m:t>3</m:t>
        </m:r>
        <m:r>
          <m:rPr>
            <m:sty m:val="p"/>
          </m:rPr>
          <m:t>)</m:t>
        </m:r>
      </m:oMath>
      <w:ins w:id="25227" w:author="PR Preview" w:date="2026-01-01T00:00:00Z">
        <w:r>
          <w:t xml:space="preserve"> </w:t>
        </w:r>
      </w:ins>
      <w:ins w:id="25228" w:author="PR Preview" w:date="2026-01-01T00:00:00Z">
        <w:r>
          <w:t xml:space="preserve">is inconsistent (</w:t>
        </w:r>
      </w:ins>
      <w:hyperlink w:anchor="def-consistent-system">
        <w:ins w:id="25229" w:author="PR Preview" w:date="2026-01-01T00:00:00Z">
          <w:r>
            <w:rPr>
              <w:rStyle w:val="Hyperlink"/>
            </w:rPr>
            <w:t xml:space="preserve">Definition 111</w:t>
          </w:r>
        </w:ins>
      </w:hyperlink>
      <w:ins w:id="25230" w:author="PR Preview" w:date="2026-01-01T00:00:00Z">
        <w:r>
          <w:t xml:space="preserve">):</w:t>
        </w:r>
      </w:ins>
      <w:ins w:id="25231" w:author="PR Preview" w:date="2026-01-01T00:00:00Z">
        <w:r>
          <w:t xml:space="preserve"> </w:t>
        </w:r>
      </w:ins>
      <w:ins w:id="25232" w:author="PR Preview" w:date="2026-01-01T00:00:00Z">
        <w:r>
          <w:t xml:space="preserve">its first entry needs</w:t>
        </w:r>
      </w:ins>
      <w:ins w:id="25233" w:author="PR Preview" w:date="2026-01-01T00:00:00Z">
        <w:r>
          <w:t xml:space="preserve"> </w:t>
        </w:r>
      </w:ins>
      <m:oMath>
        <m:r>
          <m:t>x</m:t>
        </m:r>
        <m:r>
          <m:rPr>
            <m:sty m:val="p"/>
          </m:rPr>
          <m:t>=</m:t>
        </m:r>
        <m:r>
          <m:t>1</m:t>
        </m:r>
      </m:oMath>
      <w:ins w:id="25234" w:author="PR Preview" w:date="2026-01-01T00:00:00Z">
        <w:r>
          <w:t xml:space="preserve"> </w:t>
        </w:r>
      </w:ins>
      <w:ins w:id="25235" w:author="PR Preview" w:date="2026-01-01T00:00:00Z">
        <w:r>
          <w:t xml:space="preserve">and its second needs</w:t>
        </w:r>
      </w:ins>
      <w:ins w:id="25236" w:author="PR Preview" w:date="2026-01-01T00:00:00Z">
        <w:r>
          <w:t xml:space="preserve"> </w:t>
        </w:r>
      </w:ins>
      <m:oMath>
        <m:r>
          <m:t>x</m:t>
        </m:r>
        <m:r>
          <m:rPr>
            <m:sty m:val="p"/>
          </m:rPr>
          <m:t>=</m:t>
        </m:r>
        <m:r>
          <m:t>3</m:t>
        </m:r>
      </m:oMath>
      <w:ins w:id="25237" w:author="PR Preview" w:date="2026-01-01T00:00:00Z">
        <w:r>
          <w:t xml:space="preserve">.</w:t>
        </w:r>
      </w:ins>
      <w:ins w:id="25238" w:author="PR Preview" w:date="2026-01-01T00:00:00Z">
        <w:r>
          <w:t xml:space="preserve"> </w:t>
        </w:r>
      </w:ins>
      <w:ins w:id="25239" w:author="PR Preview" w:date="2026-01-01T00:00:00Z">
        <w:r>
          <w:t xml:space="preserve">For any number</w:t>
        </w:r>
      </w:ins>
      <w:ins w:id="25240" w:author="PR Preview" w:date="2026-01-01T00:00:00Z">
        <w:r>
          <w:t xml:space="preserve"> </w:t>
        </w:r>
      </w:ins>
      <m:oMath>
        <m:r>
          <m:t>x</m:t>
        </m:r>
      </m:oMath>
      <w:ins w:id="25241" w:author="PR Preview" w:date="2026-01-01T00:00:00Z">
        <w:r>
          <w:t xml:space="preserve">,</w:t>
        </w:r>
      </w:ins>
    </w:p>
    <w:p>
      <w:pPr>
        <w:pStyle w:val="BodyText"/>
      </w:pPr>
      <w:ins w:id="25242" w:author="PR Preview" w:date="2026-01-01T00:00:00Z">
        <w:r>
          <w:t xml:space="preserve">$$
    \begin{aligned}
    \mathopen{}\left\lVert\mathord{\smash[b]{\underset{\raise.3ex\hbox{$\scriptstyle\sim$}}{b}}\vphantom{b}} - \mathbf{A} x\right\rVert\mathclose{}^2 &amp;= (1 - x)^2 + (3 - x)^2 \\
    &amp;= 2\,(x - 2)^2 + 2,
    \end{aligned}
    $$</w:t>
        </w:r>
      </w:ins>
    </w:p>
    <w:p>
      <w:pPr>
        <w:pStyle w:val="FirstParagraph"/>
      </w:pPr>
      <w:r>
        <w:t xml:space="preserve">which is smallest at</w:t>
      </w:r>
      <w:r>
        <w:t xml:space="preserve"> </w:t>
      </w:r>
      <m:oMath>
        <m:r>
          <m:t>x</m:t>
        </m:r>
        <m:r>
          <m:rPr>
            <m:sty m:val="p"/>
          </m:rPr>
          <m:t>=</m:t>
        </m:r>
        <m:r>
          <m:t>2</m:t>
        </m:r>
      </m:oMath>
      <w:r>
        <w:t xml:space="preserve">, so</w:t>
      </w:r>
      <w:r>
        <w:t xml:space="preserve"> </w:t>
      </w:r>
      <m:oMath>
        <m:acc>
          <m:accPr>
            <m:chr m:val="̂"/>
          </m:accPr>
          <m:e>
            <m:r>
              <m:t>x</m:t>
            </m:r>
          </m:e>
        </m:acc>
        <m:r>
          <m:rPr>
            <m:sty m:val="p"/>
          </m:rPr>
          <m:t>=</m:t>
        </m:r>
        <m:r>
          <m:t>2</m:t>
        </m:r>
      </m:oMath>
      <w:r>
        <w:t xml:space="preserve"> </w:t>
      </w:r>
      <w:r>
        <w:t xml:space="preserve">is the least squares solution.</w:t>
      </w:r>
      <w:r>
        <w:t xml:space="preserve"> </w:t>
      </w:r>
      <w:r>
        <w:t xml:space="preserve">The value</w:t>
      </w:r>
      <w:r>
        <w:t xml:space="preserve"> </w:t>
      </w:r>
      <m:oMath>
        <m:r>
          <m:t>x</m:t>
        </m:r>
        <m:r>
          <m:rPr>
            <m:sty m:val="p"/>
          </m:rPr>
          <m:t>=</m:t>
        </m:r>
        <m:r>
          <m:t>1</m:t>
        </m:r>
      </m:oMath>
      <w:r>
        <w:t xml:space="preserve"> </w:t>
      </w:r>
      <w:r>
        <w:t xml:space="preserve">is not one: it gives</w:t>
      </w:r>
      <w:r>
        <w:t xml:space="preserve"> </w:t>
      </w:r>
      <m:oMath>
        <m:r>
          <m:t>0</m:t>
        </m:r>
        <m:r>
          <m:rPr>
            <m:sty m:val="p"/>
          </m:rPr>
          <m:t>+</m:t>
        </m:r>
        <m:r>
          <m:t>4</m:t>
        </m:r>
        <m:r>
          <m:rPr>
            <m:sty m:val="p"/>
          </m:rPr>
          <m:t>=</m:t>
        </m:r>
        <m:r>
          <m:t>4</m:t>
        </m:r>
        <m:r>
          <m:rPr>
            <m:sty m:val="p"/>
          </m:rPr>
          <m:t>&gt;</m:t>
        </m:r>
        <m:r>
          <m:t>2</m:t>
        </m:r>
      </m:oMath>
      <w:r>
        <w:t xml:space="preserve">.</w:t>
      </w:r>
      <w:r>
        <w:t xml:space="preserve"> </w:t>
      </w:r>
      <w:r>
        <w:t xml:space="preserve">The normal equations read</w:t>
      </w:r>
      <w:r>
        <w:t xml:space="preserve"> </w:t>
      </w:r>
      <m:oMath>
        <m:r>
          <m:t>2</m:t>
        </m:r>
        <m:r>
          <m:t>x</m:t>
        </m:r>
        <m:r>
          <m:rPr>
            <m:sty m:val="p"/>
          </m:rPr>
          <m:t>=</m:t>
        </m:r>
        <m:r>
          <m:t>4</m:t>
        </m:r>
      </m:oMath>
      <w:r>
        <w:t xml:space="preserve">, and their solution is</w:t>
      </w:r>
      <w:r>
        <w:t xml:space="preserve"> </w:t>
      </w:r>
      <m:oMath>
        <m:r>
          <m:t>x</m:t>
        </m:r>
        <m:r>
          <m:rPr>
            <m:sty m:val="p"/>
          </m:rPr>
          <m:t>=</m:t>
        </m:r>
        <m:r>
          <m:t>2</m:t>
        </m:r>
      </m:oMath>
      <w:r>
        <w:t xml:space="preserve"> </w:t>
      </w:r>
      <w:r>
        <w:t xml:space="preserve">too.</w:t>
      </w:r>
    </w:p>
    <w:bookmarkEnd w:id="600"/>
    <w:bookmarkStart w:id="601" w:name="def-normal-equations"/>
    <w:p>
      <w:pPr>
        <w:pStyle w:val="BodyText"/>
      </w:pPr>
      <w:del w:id="25243" w:author="PR Preview" w:date="2026-01-01T00:00:00Z">
        <w:r>
          <w:rPr>
            <w:b/>
            <w:bCs/>
          </w:rPr>
          <w:delText xml:space="preserve">Definition 116 (Normal equations)</w:delText>
        </w:r>
      </w:del>
      <w:del w:id="25244" w:author="PR Preview" w:date="2026-01-01T00:00:00Z">
        <w:r>
          <w:delText xml:space="preserve"> </w:delText>
        </w:r>
      </w:del>
      <w:del w:id="25245" w:author="PR Preview" w:date="2026-01-01T00:00:00Z">
        <w:r>
          <w:delText xml:space="preserve">For</w:delText>
        </w:r>
      </w:del>
      <w:del w:id="25246" w:author="PR Preview" w:date="2026-01-01T00:00:00Z">
        <w:r>
          <w:delText xml:space="preserve"> </w:delText>
        </w:r>
      </w:del>
      <m:oMath>
        <m:r>
          <m:rPr>
            <m:sty m:val="bi"/>
          </m:rPr>
          <m:t>A</m:t>
        </m:r>
      </m:oMath>
      <w:del w:id="25247" w:author="PR Preview" w:date="2026-01-01T00:00:00Z">
        <w:r>
          <w:delText xml:space="preserve"> </w:delText>
        </w:r>
      </w:del>
      <w:del w:id="25248" w:author="PR Preview" w:date="2026-01-01T00:00:00Z">
        <w:r>
          <w:delText xml:space="preserve">and</w:delText>
        </w:r>
      </w:del>
      <w:del w:id="25249" w:author="PR Preview" w:date="2026-01-01T00:00:00Z">
        <w:r>
          <w:delText xml:space="preserve"> </w:delText>
        </w:r>
      </w:del>
      <m:oMath>
        <m:limLow>
          <m:e>
            <m:r>
              <m:t>b</m:t>
            </m:r>
          </m:e>
          <m:lim>
            <m:r>
              <m:rPr>
                <m:sty m:val="p"/>
              </m:rPr>
              <m:t>∼</m:t>
            </m:r>
          </m:lim>
        </m:limLow>
      </m:oMath>
      <w:del w:id="25250" w:author="PR Preview" w:date="2026-01-01T00:00:00Z">
        <w:r>
          <w:delText xml:space="preserve"> </w:delText>
        </w:r>
      </w:del>
      <w:del w:id="25251" w:author="PR Preview" w:date="2026-01-01T00:00:00Z">
        <w:r>
          <w:delText xml:space="preserve">as in</w:delText>
        </w:r>
      </w:del>
      <w:del w:id="25252" w:author="PR Preview" w:date="2026-01-01T00:00:00Z">
        <w:r>
          <w:delText xml:space="preserve"> </w:delText>
        </w:r>
      </w:del>
      <w:hyperlink w:anchor="def-least-squares">
        <w:del w:id="25253" w:author="PR Preview" w:date="2026-01-01T00:00:00Z">
          <w:r>
            <w:rPr>
              <w:rStyle w:val="Hyperlink"/>
            </w:rPr>
            <w:delText xml:space="preserve">Definition 115</w:delText>
          </w:r>
        </w:del>
      </w:hyperlink>
      <w:del w:id="25254" w:author="PR Preview" w:date="2026-01-01T00:00:00Z">
        <w:r>
          <w:delText xml:space="preserve">,</w:delText>
        </w:r>
      </w:del>
      <w:del w:id="25255" w:author="PR Preview" w:date="2026-01-01T00:00:00Z">
        <w:r>
          <w:delText xml:space="preserve"> </w:delText>
        </w:r>
      </w:del>
      <w:del w:id="25256" w:author="PR Preview" w:date="2026-01-01T00:00:00Z">
        <w:r>
          <w:delText xml:space="preserve">the equations</w:delText>
        </w:r>
      </w:del>
      <w:del w:id="25257" w:author="PR Preview" w:date="2026-01-01T00:00:00Z">
        <w:r>
          <w:delText xml:space="preserve"> </w:delText>
        </w:r>
      </w:del>
      <m:oMath>
        <m:sSup>
          <m:e>
            <m:r>
              <m:rPr>
                <m:sty m:val="bi"/>
              </m:rPr>
              <m:t>A</m:t>
            </m:r>
          </m:e>
          <m:sup>
            <m:r>
              <m:rPr>
                <m:sty m:val="p"/>
              </m:rPr>
              <m:t>⊤</m:t>
            </m:r>
          </m:sup>
        </m:sSup>
        <m:r>
          <m:rPr>
            <m:sty m:val="bi"/>
          </m:rPr>
          <m:t>A</m:t>
        </m:r>
        <m:limLow>
          <m:e>
            <m:r>
              <m:t>x</m:t>
            </m:r>
          </m:e>
          <m:lim>
            <m:r>
              <m:rPr>
                <m:sty m:val="p"/>
              </m:rPr>
              <m:t>∼</m:t>
            </m:r>
          </m:lim>
        </m:limLow>
        <m:r>
          <m:rPr>
            <m:sty m:val="p"/>
          </m:rPr>
          <m:t>=</m:t>
        </m:r>
        <m:sSup>
          <m:e>
            <m:r>
              <m:rPr>
                <m:sty m:val="bi"/>
              </m:rPr>
              <m:t>A</m:t>
            </m:r>
          </m:e>
          <m:sup>
            <m:r>
              <m:rPr>
                <m:sty m:val="p"/>
              </m:rPr>
              <m:t>⊤</m:t>
            </m:r>
          </m:sup>
        </m:sSup>
        <m:limLow>
          <m:e>
            <m:r>
              <m:t>b</m:t>
            </m:r>
          </m:e>
          <m:lim>
            <m:r>
              <m:rPr>
                <m:sty m:val="p"/>
              </m:rPr>
              <m:t>∼</m:t>
            </m:r>
          </m:lim>
        </m:limLow>
      </m:oMath>
      <w:del w:id="25258" w:author="PR Preview" w:date="2026-01-01T00:00:00Z">
        <w:r>
          <w:delText xml:space="preserve"> </w:delText>
        </w:r>
      </w:del>
      <w:del w:id="25259" w:author="PR Preview" w:date="2026-01-01T00:00:00Z">
        <w:r>
          <w:delText xml:space="preserve">are the</w:delText>
        </w:r>
      </w:del>
      <w:del w:id="25260" w:author="PR Preview" w:date="2026-01-01T00:00:00Z">
        <w:r>
          <w:delText xml:space="preserve"> </w:delText>
        </w:r>
      </w:del>
      <w:del w:id="25261" w:author="PR Preview" w:date="2026-01-01T00:00:00Z">
        <w:r>
          <w:rPr>
            <w:b/>
            <w:bCs/>
          </w:rPr>
          <w:delText xml:space="preserve">normal equations</w:delText>
        </w:r>
      </w:del>
      <w:del w:id="25262" w:author="PR Preview" w:date="2026-01-01T00:00:00Z">
        <w:r>
          <w:delText xml:space="preserve">.</w:delText>
        </w:r>
      </w:del>
    </w:p>
    <w:p>
      <w:pPr>
        <w:pStyle w:val="BodyText"/>
      </w:pPr>
      <w:del w:id="25263" w:author="PR Preview" w:date="2026-01-01T00:00:00Z">
        <w:r>
          <w:rPr>
            <w:b/>
            <w:bCs/>
          </w:rPr>
          <w:delText xml:space="preserve">Theorem 104 (Least squares solutions solve the normal equations)</w:delText>
        </w:r>
      </w:del>
      <w:del w:id="25264" w:author="PR Preview" w:date="2026-01-01T00:00:00Z">
        <w:r>
          <w:delText xml:space="preserve"> </w:delText>
        </w:r>
      </w:del>
      <w:del w:id="25265" w:author="PR Preview" w:date="2026-01-01T00:00:00Z">
        <w:r>
          <w:delText xml:space="preserve">Let</w:delText>
        </w:r>
      </w:del>
      <w:del w:id="25266" w:author="PR Preview" w:date="2026-01-01T00:00:00Z">
        <w:r>
          <w:delText xml:space="preserve"> </w:delText>
        </w:r>
      </w:del>
      <m:oMath>
        <m:r>
          <m:rPr>
            <m:sty m:val="bi"/>
          </m:rPr>
          <m:t>A</m:t>
        </m:r>
      </m:oMath>
      <w:del w:id="25267" w:author="PR Preview" w:date="2026-01-01T00:00:00Z">
        <w:r>
          <w:delText xml:space="preserve"> </w:delText>
        </w:r>
      </w:del>
      <w:del w:id="25268" w:author="PR Preview" w:date="2026-01-01T00:00:00Z">
        <w:r>
          <w:delText xml:space="preserve">be</w:delText>
        </w:r>
      </w:del>
      <w:del w:id="25269" w:author="PR Preview" w:date="2026-01-01T00:00:00Z">
        <w:r>
          <w:delText xml:space="preserve"> </w:delText>
        </w:r>
      </w:del>
      <m:oMath>
        <m:r>
          <m:t>m</m:t>
        </m:r>
        <m:r>
          <m:rPr>
            <m:sty m:val="p"/>
          </m:rPr>
          <m:t>×</m:t>
        </m:r>
        <m:r>
          <m:t>n</m:t>
        </m:r>
      </m:oMath>
      <w:del w:id="25270" w:author="PR Preview" w:date="2026-01-01T00:00:00Z">
        <w:r>
          <w:delText xml:space="preserve"> </w:delText>
        </w:r>
      </w:del>
      <w:del w:id="25271" w:author="PR Preview" w:date="2026-01-01T00:00:00Z">
        <w:r>
          <w:delText xml:space="preserve">and</w:delText>
        </w:r>
      </w:del>
      <w:del w:id="25272"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5273" w:author="PR Preview" w:date="2026-01-01T00:00:00Z">
        <w:r>
          <w:delText xml:space="preserve">.</w:delText>
        </w:r>
      </w:del>
    </w:p>
    <w:p>
      <w:pPr>
        <w:pStyle w:val="Compact"/>
        <w:numPr>
          <w:ilvl w:val="0"/>
          <w:numId w:val="1094"/>
        </w:numPr>
      </w:pPr>
      <m:oMath>
        <m:acc>
          <m:accPr>
            <m:chr m:val="̂"/>
          </m:accPr>
          <m:e>
            <m:limLow>
              <m:e>
                <m:r>
                  <m:t>x</m:t>
                </m:r>
              </m:e>
              <m:lim>
                <m:r>
                  <m:rPr>
                    <m:sty m:val="p"/>
                  </m:rPr>
                  <m:t>∼</m:t>
                </m:r>
              </m:lim>
            </m:limLow>
          </m:e>
        </m:acc>
      </m:oMath>
      <w:del w:id="25274" w:author="PR Preview" w:date="2026-01-01T00:00:00Z">
        <w:r>
          <w:delText xml:space="preserve"> </w:delText>
        </w:r>
      </w:del>
      <w:del w:id="25275" w:author="PR Preview" w:date="2026-01-01T00:00:00Z">
        <w:r>
          <w:delText xml:space="preserve">is a least squares solution (</w:delText>
        </w:r>
      </w:del>
      <w:hyperlink w:anchor="def-least-squares">
        <w:del w:id="25276" w:author="PR Preview" w:date="2026-01-01T00:00:00Z">
          <w:r>
            <w:rPr>
              <w:rStyle w:val="Hyperlink"/>
            </w:rPr>
            <w:delText xml:space="preserve">Definition 115</w:delText>
          </w:r>
        </w:del>
      </w:hyperlink>
      <w:del w:id="25277" w:author="PR Preview" w:date="2026-01-01T00:00:00Z">
        <w:r>
          <w:delText xml:space="preserve">)</w:delText>
        </w:r>
      </w:del>
      <w:del w:id="25278" w:author="PR Preview" w:date="2026-01-01T00:00:00Z">
        <w:r>
          <w:delText xml:space="preserve"> </w:delText>
        </w:r>
      </w:del>
      <w:del w:id="25279" w:author="PR Preview" w:date="2026-01-01T00:00:00Z">
        <w:r>
          <w:delText xml:space="preserve">exactly when it solves the normal equations</w:delText>
        </w:r>
      </w:del>
      <w:del w:id="25280" w:author="PR Preview" w:date="2026-01-01T00:00:00Z">
        <w:r>
          <w:delText xml:space="preserve"> </w:delText>
        </w:r>
      </w:del>
      <m:oMath>
        <m:sSup>
          <m:e>
            <m:r>
              <m:rPr>
                <m:sty m:val="bi"/>
              </m:rPr>
              <m:t>A</m:t>
            </m:r>
          </m:e>
          <m:sup>
            <m:r>
              <m:rPr>
                <m:sty m:val="p"/>
              </m:rPr>
              <m:t>⊤</m:t>
            </m:r>
          </m:sup>
        </m:sSup>
        <m:r>
          <m:rPr>
            <m:sty m:val="bi"/>
          </m:rPr>
          <m:t>A</m:t>
        </m:r>
        <m:acc>
          <m:accPr>
            <m:chr m:val="̂"/>
          </m:accPr>
          <m:e>
            <m:limLow>
              <m:e>
                <m:r>
                  <m:t>x</m:t>
                </m:r>
              </m:e>
              <m:lim>
                <m:r>
                  <m:rPr>
                    <m:sty m:val="p"/>
                  </m:rPr>
                  <m:t>∼</m:t>
                </m:r>
              </m:lim>
            </m:limLow>
          </m:e>
        </m:acc>
        <m:r>
          <m:rPr>
            <m:sty m:val="p"/>
          </m:rPr>
          <m:t>=</m:t>
        </m:r>
        <m:sSup>
          <m:e>
            <m:r>
              <m:rPr>
                <m:sty m:val="bi"/>
              </m:rPr>
              <m:t>A</m:t>
            </m:r>
          </m:e>
          <m:sup>
            <m:r>
              <m:rPr>
                <m:sty m:val="p"/>
              </m:rPr>
              <m:t>⊤</m:t>
            </m:r>
          </m:sup>
        </m:sSup>
        <m:limLow>
          <m:e>
            <m:r>
              <m:t>b</m:t>
            </m:r>
          </m:e>
          <m:lim>
            <m:r>
              <m:rPr>
                <m:sty m:val="p"/>
              </m:rPr>
              <m:t>∼</m:t>
            </m:r>
          </m:lim>
        </m:limLow>
      </m:oMath>
      <w:del w:id="25281" w:author="PR Preview" w:date="2026-01-01T00:00:00Z">
        <w:r>
          <w:delText xml:space="preserve">.</w:delText>
        </w:r>
      </w:del>
    </w:p>
    <w:p>
      <w:pPr>
        <w:pStyle w:val="BodyText"/>
      </w:pPr>
      <w:ins w:id="25282" w:author="PR Preview" w:date="2026-01-01T00:00:00Z">
        <w:r>
          <w:rPr>
            <w:b/>
            <w:bCs/>
          </w:rPr>
          <w:t xml:space="preserve">Definition 116 (Normal equations)</w:t>
        </w:r>
      </w:ins>
      <w:ins w:id="25283" w:author="PR Preview" w:date="2026-01-01T00:00:00Z">
        <w:r>
          <w:t xml:space="preserve"> </w:t>
        </w:r>
      </w:ins>
      <w:ins w:id="25284" w:author="PR Preview" w:date="2026-01-01T00:00:00Z">
        <w:r>
          <w:t xml:space="preserve">For</w:t>
        </w:r>
      </w:ins>
      <w:ins w:id="25285" w:author="PR Preview" w:date="2026-01-01T00:00:00Z">
        <w:r>
          <w:t xml:space="preserve"> </w:t>
        </w:r>
      </w:ins>
      <m:oMath>
        <m:r>
          <m:rPr>
            <m:sty m:val="bi"/>
          </m:rPr>
          <m:t>A</m:t>
        </m:r>
      </m:oMath>
      <w:ins w:id="25286" w:author="PR Preview" w:date="2026-01-01T00:00:00Z">
        <w:r>
          <w:t xml:space="preserve"> </w:t>
        </w:r>
      </w:ins>
      <w:ins w:id="25287" w:author="PR Preview" w:date="2026-01-01T00:00:00Z">
        <w:r>
          <w:t xml:space="preserve">and</w:t>
        </w:r>
      </w:ins>
      <w:ins w:id="25288" w:author="PR Preview" w:date="2026-01-01T00:00:00Z">
        <w:r>
          <w:t xml:space="preserve"> </w:t>
        </w:r>
      </w:ins>
      <w:ins w:id="25289" w:author="PR Preview" w:date="2026-01-01T00:00:00Z">
        <w:r>
          <w:t xml:space="preserve">$\mathord{\smash[b]{\underset{\raise.3ex\hbox{$\scriptstyle\sim$}}{b}}\vphantom{b}}$</w:t>
        </w:r>
      </w:ins>
      <w:ins w:id="25290" w:author="PR Preview" w:date="2026-01-01T00:00:00Z">
        <w:r>
          <w:t xml:space="preserve"> </w:t>
        </w:r>
      </w:ins>
      <w:ins w:id="25291" w:author="PR Preview" w:date="2026-01-01T00:00:00Z">
        <w:r>
          <w:t xml:space="preserve">as in</w:t>
        </w:r>
      </w:ins>
      <w:ins w:id="25292" w:author="PR Preview" w:date="2026-01-01T00:00:00Z">
        <w:r>
          <w:t xml:space="preserve"> </w:t>
        </w:r>
      </w:ins>
      <w:hyperlink w:anchor="def-least-squares">
        <w:ins w:id="25293" w:author="PR Preview" w:date="2026-01-01T00:00:00Z">
          <w:r>
            <w:rPr>
              <w:rStyle w:val="Hyperlink"/>
            </w:rPr>
            <w:t xml:space="preserve">Definition 115</w:t>
          </w:r>
        </w:ins>
      </w:hyperlink>
      <w:ins w:id="25294" w:author="PR Preview" w:date="2026-01-01T00:00:00Z">
        <w:r>
          <w:t xml:space="preserve">,</w:t>
        </w:r>
      </w:ins>
      <w:ins w:id="25295" w:author="PR Preview" w:date="2026-01-01T00:00:00Z">
        <w:r>
          <w:t xml:space="preserve"> </w:t>
        </w:r>
      </w:ins>
      <w:ins w:id="25296" w:author="PR Preview" w:date="2026-01-01T00:00:00Z">
        <w:r>
          <w:t xml:space="preserve">the equations</w:t>
        </w:r>
      </w:ins>
      <w:ins w:id="25297" w:author="PR Preview" w:date="2026-01-01T00:00:00Z">
        <w:r>
          <w:t xml:space="preserve"> </w:t>
        </w:r>
      </w:ins>
      <w:ins w:id="25298" w:author="PR Preview" w:date="2026-01-01T00:00:00Z">
        <w:r>
          <w:t xml:space="preserve">${\mathbf{A}}^{\top} \mathbf{A} \mathord{\smash[b]{\underset{\raise.3ex\hbox{$\scriptstyle\sim$}}{x}}\vphantom{x}} = {\mathbf{A}}^{\top} \mathord{\smash[b]{\underset{\raise.3ex\hbox{$\scriptstyle\sim$}}{b}}\vphantom{b}}$</w:t>
        </w:r>
      </w:ins>
      <w:ins w:id="25299" w:author="PR Preview" w:date="2026-01-01T00:00:00Z">
        <w:r>
          <w:t xml:space="preserve"> </w:t>
        </w:r>
      </w:ins>
      <w:ins w:id="25300" w:author="PR Preview" w:date="2026-01-01T00:00:00Z">
        <w:r>
          <w:t xml:space="preserve">are the</w:t>
        </w:r>
      </w:ins>
      <w:ins w:id="25301" w:author="PR Preview" w:date="2026-01-01T00:00:00Z">
        <w:r>
          <w:t xml:space="preserve"> </w:t>
        </w:r>
      </w:ins>
      <w:ins w:id="25302" w:author="PR Preview" w:date="2026-01-01T00:00:00Z">
        <w:r>
          <w:rPr>
            <w:b/>
            <w:bCs/>
          </w:rPr>
          <w:t xml:space="preserve">normal equations</w:t>
        </w:r>
      </w:ins>
      <w:ins w:id="25303" w:author="PR Preview" w:date="2026-01-01T00:00:00Z">
        <w:r>
          <w:t xml:space="preserve">.</w:t>
        </w:r>
      </w:ins>
    </w:p>
    <w:bookmarkEnd w:id="601"/>
    <w:bookmarkStart w:id="602" w:name="thm-normal-equations"/>
    <w:p>
      <w:pPr>
        <w:pStyle w:val="BodyText"/>
      </w:pPr>
      <w:ins w:id="25304" w:author="PR Preview" w:date="2026-01-01T00:00:00Z">
        <w:r>
          <w:rPr>
            <w:b/>
            <w:bCs/>
          </w:rPr>
          <w:t xml:space="preserve">Theorem 104 (Least squares solutions solve the normal equations)</w:t>
        </w:r>
      </w:ins>
      <w:ins w:id="25305" w:author="PR Preview" w:date="2026-01-01T00:00:00Z">
        <w:r>
          <w:t xml:space="preserve"> </w:t>
        </w:r>
      </w:ins>
      <w:ins w:id="25306" w:author="PR Preview" w:date="2026-01-01T00:00:00Z">
        <w:r>
          <w:t xml:space="preserve">Let</w:t>
        </w:r>
      </w:ins>
      <w:ins w:id="25307" w:author="PR Preview" w:date="2026-01-01T00:00:00Z">
        <w:r>
          <w:t xml:space="preserve"> </w:t>
        </w:r>
      </w:ins>
      <m:oMath>
        <m:r>
          <m:rPr>
            <m:sty m:val="bi"/>
          </m:rPr>
          <m:t>A</m:t>
        </m:r>
      </m:oMath>
      <w:ins w:id="25308" w:author="PR Preview" w:date="2026-01-01T00:00:00Z">
        <w:r>
          <w:t xml:space="preserve"> </w:t>
        </w:r>
      </w:ins>
      <w:ins w:id="25309" w:author="PR Preview" w:date="2026-01-01T00:00:00Z">
        <w:r>
          <w:t xml:space="preserve">be</w:t>
        </w:r>
      </w:ins>
      <w:ins w:id="25310" w:author="PR Preview" w:date="2026-01-01T00:00:00Z">
        <w:r>
          <w:t xml:space="preserve"> </w:t>
        </w:r>
      </w:ins>
      <m:oMath>
        <m:r>
          <m:t>m</m:t>
        </m:r>
        <m:r>
          <m:rPr>
            <m:sty m:val="p"/>
          </m:rPr>
          <m:t>×</m:t>
        </m:r>
        <m:r>
          <m:t>n</m:t>
        </m:r>
      </m:oMath>
      <w:ins w:id="25311" w:author="PR Preview" w:date="2026-01-01T00:00:00Z">
        <w:r>
          <w:t xml:space="preserve"> </w:t>
        </w:r>
      </w:ins>
      <w:ins w:id="25312" w:author="PR Preview" w:date="2026-01-01T00:00:00Z">
        <w:r>
          <w:t xml:space="preserve">and</w:t>
        </w:r>
      </w:ins>
      <w:ins w:id="25313" w:author="PR Preview" w:date="2026-01-01T00:00:00Z">
        <w:r>
          <w:t xml:space="preserve"> </w:t>
        </w:r>
      </w:ins>
      <w:ins w:id="25314" w:author="PR Preview" w:date="2026-01-01T00:00:00Z">
        <w:r>
          <w:t xml:space="preserve">$\mathord{\smash[b]{\underset{\raise.3ex\hbox{$\scriptstyle\sim$}}{b}}\vphantom{b}} \in \mathbb{R}^m$</w:t>
        </w:r>
      </w:ins>
      <w:ins w:id="25315" w:author="PR Preview" w:date="2026-01-01T00:00:00Z">
        <w:r>
          <w:t xml:space="preserve">.</w:t>
        </w:r>
      </w:ins>
    </w:p>
    <w:p>
      <w:pPr>
        <w:pStyle w:val="Compact"/>
        <w:numPr>
          <w:ilvl w:val="0"/>
          <w:numId w:val="1094"/>
        </w:numPr>
      </w:pPr>
      <w:ins w:id="25316" w:author="PR Preview" w:date="2026-01-01T00:00:00Z">
        <w:r>
          <w:t xml:space="preserve">$\hat{\mathord{\smash[b]{\underset{\raise.3ex\hbox{$\scriptstyle\sim$}}{x}}\vphantom{x}}}$</w:t>
        </w:r>
      </w:ins>
      <w:ins w:id="25317" w:author="PR Preview" w:date="2026-01-01T00:00:00Z">
        <w:r>
          <w:t xml:space="preserve"> </w:t>
        </w:r>
      </w:ins>
      <w:ins w:id="25318" w:author="PR Preview" w:date="2026-01-01T00:00:00Z">
        <w:r>
          <w:t xml:space="preserve">is a least squares solution (</w:t>
        </w:r>
      </w:ins>
      <w:hyperlink w:anchor="def-least-squares">
        <w:ins w:id="25319" w:author="PR Preview" w:date="2026-01-01T00:00:00Z">
          <w:r>
            <w:rPr>
              <w:rStyle w:val="Hyperlink"/>
            </w:rPr>
            <w:t xml:space="preserve">Definition 115</w:t>
          </w:r>
        </w:ins>
      </w:hyperlink>
      <w:ins w:id="25320" w:author="PR Preview" w:date="2026-01-01T00:00:00Z">
        <w:r>
          <w:t xml:space="preserve">)</w:t>
        </w:r>
      </w:ins>
      <w:ins w:id="25321" w:author="PR Preview" w:date="2026-01-01T00:00:00Z">
        <w:r>
          <w:t xml:space="preserve"> </w:t>
        </w:r>
      </w:ins>
      <w:ins w:id="25322" w:author="PR Preview" w:date="2026-01-01T00:00:00Z">
        <w:r>
          <w:t xml:space="preserve">exactly when it solves the normal equations</w:t>
        </w:r>
      </w:ins>
      <w:ins w:id="25323" w:author="PR Preview" w:date="2026-01-01T00:00:00Z">
        <w:r>
          <w:t xml:space="preserve"> </w:t>
        </w:r>
      </w:ins>
      <w:ins w:id="25324" w:author="PR Preview" w:date="2026-01-01T00:00:00Z">
        <w:r>
          <w:t xml:space="preserve">${\mathbf{A}}^{\top} \mathbf{A} \hat{\mathord{\smash[b]{\underset{\raise.3ex\hbox{$\scriptstyle\sim$}}{x}}\vphantom{x}}} = {\mathbf{A}}^{\top} \mathord{\smash[b]{\underset{\raise.3ex\hbox{$\scriptstyle\sim$}}{b}}\vphantom{b}}$</w:t>
        </w:r>
      </w:ins>
      <w:ins w:id="25325" w:author="PR Preview" w:date="2026-01-01T00:00:00Z">
        <w:r>
          <w:t xml:space="preserve">.</w:t>
        </w:r>
      </w:ins>
    </w:p>
    <w:p>
      <w:pPr>
        <w:pStyle w:val="Compact"/>
        <w:numPr>
          <w:ilvl w:val="0"/>
          <w:numId w:val="1094"/>
        </w:numPr>
      </w:pPr>
      <w:r>
        <w:t xml:space="preserve">The normal equations are consistent (</w:t>
      </w:r>
      <w:hyperlink w:anchor="def-consistent-system">
        <w:r>
          <w:rPr>
            <w:rStyle w:val="Hyperlink"/>
          </w:rPr>
          <w:t xml:space="preserve">Definition 111</w:t>
        </w:r>
      </w:hyperlink>
      <w:r>
        <w:t xml:space="preserve">).</w:t>
      </w:r>
    </w:p>
    <w:p>
      <w:pPr>
        <w:pStyle w:val="Compact"/>
        <w:numPr>
          <w:ilvl w:val="0"/>
          <w:numId w:val="1094"/>
        </w:numPr>
      </w:pPr>
      <w:del w:id="25326" w:author="PR Preview" w:date="2026-01-01T00:00:00Z">
        <w:r>
          <w:delText xml:space="preserve">Every least squares solution gives the same fitted vector</w:delText>
        </w:r>
      </w:del>
      <w:del w:id="25327" w:author="PR Preview" w:date="2026-01-01T00:00:00Z">
        <w:r>
          <w:delText xml:space="preserve"> </w:delText>
        </w:r>
      </w:del>
      <m:oMath>
        <m:r>
          <m:rPr>
            <m:sty m:val="bi"/>
          </m:rPr>
          <m:t>A</m:t>
        </m:r>
        <m:acc>
          <m:accPr>
            <m:chr m:val="̂"/>
          </m:accPr>
          <m:e>
            <m:limLow>
              <m:e>
                <m:r>
                  <m:t>x</m:t>
                </m:r>
              </m:e>
              <m:lim>
                <m:r>
                  <m:rPr>
                    <m:sty m:val="p"/>
                  </m:rPr>
                  <m:t>∼</m:t>
                </m:r>
              </m:lim>
            </m:limLow>
          </m:e>
        </m:acc>
      </m:oMath>
      <w:del w:id="25328" w:author="PR Preview" w:date="2026-01-01T00:00:00Z">
        <w:r>
          <w:delText xml:space="preserve">:</w:delText>
        </w:r>
      </w:del>
      <w:del w:id="25329" w:author="PR Preview" w:date="2026-01-01T00:00:00Z">
        <w:r>
          <w:delText xml:space="preserve"> </w:delText>
        </w:r>
      </w:del>
      <w:del w:id="25330" w:author="PR Preview" w:date="2026-01-01T00:00:00Z">
        <w:r>
          <w:delText xml:space="preserve">the orthogonal projection of</w:delText>
        </w:r>
      </w:del>
      <w:del w:id="25331" w:author="PR Preview" w:date="2026-01-01T00:00:00Z">
        <w:r>
          <w:delText xml:space="preserve"> </w:delText>
        </w:r>
      </w:del>
      <m:oMath>
        <m:limLow>
          <m:e>
            <m:r>
              <m:t>b</m:t>
            </m:r>
          </m:e>
          <m:lim>
            <m:r>
              <m:rPr>
                <m:sty m:val="p"/>
              </m:rPr>
              <m:t>∼</m:t>
            </m:r>
          </m:lim>
        </m:limLow>
      </m:oMath>
      <w:del w:id="25332" w:author="PR Preview" w:date="2026-01-01T00:00:00Z">
        <w:r>
          <w:delText xml:space="preserve"> </w:delText>
        </w:r>
      </w:del>
      <w:del w:id="25333" w:author="PR Preview" w:date="2026-01-01T00:00:00Z">
        <w:r>
          <w:delText xml:space="preserve">onto</w:delText>
        </w:r>
      </w:del>
      <w:del w:id="25334" w:author="PR Preview" w:date="2026-01-01T00:00:00Z">
        <w:r>
          <w:delText xml:space="preserve"> </w:delText>
        </w:r>
      </w:del>
      <m:oMath>
        <m:r>
          <m:rPr>
            <m:scr m:val="script"/>
            <m:sty m:val="p"/>
          </m:rPr>
          <m:t>C</m:t>
        </m:r>
        <m:r>
          <m:rPr>
            <m:sty m:val="p"/>
          </m:rPr>
          <m:t>(</m:t>
        </m:r>
        <m:r>
          <m:rPr>
            <m:sty m:val="bi"/>
          </m:rPr>
          <m:t>A</m:t>
        </m:r>
        <m:r>
          <m:rPr>
            <m:sty m:val="p"/>
          </m:rPr>
          <m:t>)</m:t>
        </m:r>
      </m:oMath>
      <w:del w:id="25335" w:author="PR Preview" w:date="2026-01-01T00:00:00Z">
        <w:r>
          <w:delText xml:space="preserve"> </w:delText>
        </w:r>
      </w:del>
      <w:del w:id="25336" w:author="PR Preview" w:date="2026-01-01T00:00:00Z">
        <w:r>
          <w:delText xml:space="preserve">(</w:delText>
        </w:r>
      </w:del>
      <w:hyperlink w:anchor="def-orthogonal-projection">
        <w:del w:id="25337" w:author="PR Preview" w:date="2026-01-01T00:00:00Z">
          <w:r>
            <w:rPr>
              <w:rStyle w:val="Hyperlink"/>
            </w:rPr>
            <w:delText xml:space="preserve">Definition 108</w:delText>
          </w:r>
        </w:del>
      </w:hyperlink>
      <w:del w:id="25338" w:author="PR Preview" w:date="2026-01-01T00:00:00Z">
        <w:r>
          <w:delText xml:space="preserve">).</w:delText>
        </w:r>
      </w:del>
    </w:p>
    <w:p>
      <w:pPr>
        <w:pStyle w:val="Compact"/>
        <w:numPr>
          <w:ilvl w:val="0"/>
          <w:numId w:val="1094"/>
        </w:numPr>
      </w:pPr>
      <w:del w:id="25339" w:author="PR Preview" w:date="2026-01-01T00:00:00Z">
        <w:r>
          <w:delText xml:space="preserve">The least squares solution is unique exactly when</w:delText>
        </w:r>
      </w:del>
      <w:del w:id="25340"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5341" w:author="PR Preview" w:date="2026-01-01T00:00:00Z">
        <w:r>
          <w:delText xml:space="preserve">,</w:delText>
        </w:r>
      </w:del>
      <w:del w:id="25342" w:author="PR Preview" w:date="2026-01-01T00:00:00Z">
        <w:r>
          <w:delText xml:space="preserve"> </w:delText>
        </w:r>
      </w:del>
      <w:del w:id="25343" w:author="PR Preview" w:date="2026-01-01T00:00:00Z">
        <w:r>
          <w:delText xml:space="preserve">and then</w:delText>
        </w:r>
      </w:del>
      <w:del w:id="25344" w:author="PR Preview" w:date="2026-01-01T00:00:00Z">
        <w:r>
          <w:delText xml:space="preserve"> </w:delText>
        </w:r>
      </w:del>
      <m:oMath>
        <m:acc>
          <m:accPr>
            <m:chr m:val="̂"/>
          </m:accPr>
          <m:e>
            <m:limLow>
              <m:e>
                <m:r>
                  <m:t>x</m:t>
                </m:r>
              </m:e>
              <m:lim>
                <m:r>
                  <m:rPr>
                    <m:sty m:val="p"/>
                  </m:rPr>
                  <m:t>∼</m:t>
                </m:r>
              </m:lim>
            </m:limLow>
          </m:e>
        </m:acc>
        <m:r>
          <m:rPr>
            <m:sty m:val="p"/>
          </m:rPr>
          <m:t>=</m:t>
        </m:r>
        <m:r>
          <m:rPr>
            <m:sty m:val="p"/>
          </m:rPr>
          <m:t>(</m:t>
        </m:r>
        <m:sSup>
          <m:e>
            <m:r>
              <m:rPr>
                <m:sty m:val="bi"/>
              </m:rPr>
              <m:t>A</m:t>
            </m:r>
          </m:e>
          <m:sup>
            <m:r>
              <m:rPr>
                <m:sty m:val="p"/>
              </m:rPr>
              <m:t>⊤</m:t>
            </m:r>
          </m:sup>
        </m:sSup>
        <m:r>
          <m:rPr>
            <m:sty m:val="bi"/>
          </m:rPr>
          <m:t>A</m:t>
        </m:r>
        <m:sSup>
          <m:e>
            <m:r>
              <m:rPr>
                <m:sty m:val="p"/>
              </m:rPr>
              <m:t>)</m:t>
            </m:r>
          </m:e>
          <m:sup>
            <m:r>
              <m:rPr>
                <m:sty m:val="p"/>
              </m:rPr>
              <m:t>−</m:t>
            </m:r>
            <m:r>
              <m:t>1</m:t>
            </m:r>
          </m:sup>
        </m:sSup>
        <m:sSup>
          <m:e>
            <m:r>
              <m:rPr>
                <m:sty m:val="bi"/>
              </m:rPr>
              <m:t>A</m:t>
            </m:r>
          </m:e>
          <m:sup>
            <m:r>
              <m:rPr>
                <m:sty m:val="p"/>
              </m:rPr>
              <m:t>⊤</m:t>
            </m:r>
          </m:sup>
        </m:sSup>
        <m:limLow>
          <m:e>
            <m:r>
              <m:t>b</m:t>
            </m:r>
          </m:e>
          <m:lim>
            <m:r>
              <m:rPr>
                <m:sty m:val="p"/>
              </m:rPr>
              <m:t>∼</m:t>
            </m:r>
          </m:lim>
        </m:limLow>
      </m:oMath>
      <w:del w:id="25345" w:author="PR Preview" w:date="2026-01-01T00:00:00Z">
        <w:r>
          <w:delText xml:space="preserve">.</w:delText>
        </w:r>
      </w:del>
    </w:p>
    <w:p>
      <w:pPr>
        <w:pStyle w:val="FirstParagraph"/>
      </w:pPr>
      <w:del w:id="25346" w:author="PR Preview" w:date="2026-01-01T00:00:00Z">
        <w:r>
          <w:rPr>
            <w:i/>
            <w:iCs/>
          </w:rPr>
          <w:delText xml:space="preserve">Proof</w:delText>
        </w:r>
      </w:del>
      <w:del w:id="25347" w:author="PR Preview" w:date="2026-01-01T00:00:00Z">
        <w:r>
          <w:delText xml:space="preserve">. </w:delText>
        </w:r>
      </w:del>
      <w:del w:id="25348" w:author="PR Preview" w:date="2026-01-01T00:00:00Z">
        <w:r>
          <w:delText xml:space="preserve">Let</w:delText>
        </w:r>
      </w:del>
      <w:del w:id="25349" w:author="PR Preview" w:date="2026-01-01T00:00:00Z">
        <w:r>
          <w:delText xml:space="preserve"> </w:delText>
        </w:r>
      </w:del>
      <m:oMath>
        <m:limLow>
          <m:e>
            <m:r>
              <m:t>u</m:t>
            </m:r>
          </m:e>
          <m:lim>
            <m:r>
              <m:rPr>
                <m:sty m:val="p"/>
              </m:rPr>
              <m:t>∼</m:t>
            </m:r>
          </m:lim>
        </m:limLow>
      </m:oMath>
      <w:del w:id="25350" w:author="PR Preview" w:date="2026-01-01T00:00:00Z">
        <w:r>
          <w:delText xml:space="preserve"> </w:delText>
        </w:r>
      </w:del>
      <w:del w:id="25351" w:author="PR Preview" w:date="2026-01-01T00:00:00Z">
        <w:r>
          <w:delText xml:space="preserve">be the orthogonal projection of</w:delText>
        </w:r>
      </w:del>
      <w:del w:id="25352" w:author="PR Preview" w:date="2026-01-01T00:00:00Z">
        <w:r>
          <w:delText xml:space="preserve"> </w:delText>
        </w:r>
      </w:del>
      <m:oMath>
        <m:limLow>
          <m:e>
            <m:r>
              <m:t>b</m:t>
            </m:r>
          </m:e>
          <m:lim>
            <m:r>
              <m:rPr>
                <m:sty m:val="p"/>
              </m:rPr>
              <m:t>∼</m:t>
            </m:r>
          </m:lim>
        </m:limLow>
      </m:oMath>
      <w:del w:id="25353" w:author="PR Preview" w:date="2026-01-01T00:00:00Z">
        <w:r>
          <w:delText xml:space="preserve"> </w:delText>
        </w:r>
      </w:del>
      <w:del w:id="25354" w:author="PR Preview" w:date="2026-01-01T00:00:00Z">
        <w:r>
          <w:delText xml:space="preserve">onto</w:delText>
        </w:r>
      </w:del>
      <w:del w:id="25355" w:author="PR Preview" w:date="2026-01-01T00:00:00Z">
        <w:r>
          <w:delText xml:space="preserve"> </w:delText>
        </w:r>
      </w:del>
      <m:oMath>
        <m:r>
          <m:rPr>
            <m:scr m:val="script"/>
            <m:sty m:val="p"/>
          </m:rPr>
          <m:t>C</m:t>
        </m:r>
        <m:r>
          <m:rPr>
            <m:sty m:val="p"/>
          </m:rPr>
          <m:t>(</m:t>
        </m:r>
        <m:r>
          <m:rPr>
            <m:sty m:val="bi"/>
          </m:rPr>
          <m:t>A</m:t>
        </m:r>
        <m:r>
          <m:rPr>
            <m:sty m:val="p"/>
          </m:rPr>
          <m:t>)</m:t>
        </m:r>
      </m:oMath>
      <w:del w:id="25356" w:author="PR Preview" w:date="2026-01-01T00:00:00Z">
        <w:r>
          <w:delText xml:space="preserve">.</w:delText>
        </w:r>
      </w:del>
      <w:del w:id="25357" w:author="PR Preview" w:date="2026-01-01T00:00:00Z">
        <w:r>
          <w:delText xml:space="preserve"> </w:delText>
        </w:r>
      </w:del>
      <w:del w:id="25358" w:author="PR Preview" w:date="2026-01-01T00:00:00Z">
        <w:r>
          <w:delText xml:space="preserve">The vectors</w:delText>
        </w:r>
      </w:del>
      <w:del w:id="25359" w:author="PR Preview" w:date="2026-01-01T00:00:00Z">
        <w:r>
          <w:delText xml:space="preserve"> </w:delText>
        </w:r>
      </w:del>
      <m:oMath>
        <m:r>
          <m:rPr>
            <m:sty m:val="bi"/>
          </m:rPr>
          <m:t>A</m:t>
        </m:r>
        <m:limLow>
          <m:e>
            <m:r>
              <m:t>x</m:t>
            </m:r>
          </m:e>
          <m:lim>
            <m:r>
              <m:rPr>
                <m:sty m:val="p"/>
              </m:rPr>
              <m:t>∼</m:t>
            </m:r>
          </m:lim>
        </m:limLow>
      </m:oMath>
      <w:del w:id="25360" w:author="PR Preview" w:date="2026-01-01T00:00:00Z">
        <w:r>
          <w:delText xml:space="preserve">, as</w:delText>
        </w:r>
      </w:del>
      <w:del w:id="25361" w:author="PR Preview" w:date="2026-01-01T00:00:00Z">
        <w:r>
          <w:delText xml:space="preserve"> </w:delText>
        </w:r>
      </w:del>
      <m:oMath>
        <m:limLow>
          <m:e>
            <m:r>
              <m:t>x</m:t>
            </m:r>
          </m:e>
          <m:lim>
            <m:r>
              <m:rPr>
                <m:sty m:val="p"/>
              </m:rPr>
              <m:t>∼</m:t>
            </m:r>
          </m:lim>
        </m:limLow>
      </m:oMath>
      <w:del w:id="25362" w:author="PR Preview" w:date="2026-01-01T00:00:00Z">
        <w:r>
          <w:delText xml:space="preserve"> </w:delText>
        </w:r>
      </w:del>
      <w:del w:id="25363" w:author="PR Preview" w:date="2026-01-01T00:00:00Z">
        <w:r>
          <w:delText xml:space="preserve">ranges over</w:delText>
        </w:r>
      </w:del>
      <w:del w:id="25364" w:author="PR Preview" w:date="2026-01-01T00:00:00Z">
        <w:r>
          <w:delText xml:space="preserve"> </w:delText>
        </w:r>
      </w:del>
      <m:oMath>
        <m:sSup>
          <m:e>
            <m:r>
              <m:rPr>
                <m:scr m:val="double-struck"/>
                <m:sty m:val="p"/>
              </m:rPr>
              <m:t>R</m:t>
            </m:r>
          </m:e>
          <m:sup>
            <m:r>
              <m:t>n</m:t>
            </m:r>
          </m:sup>
        </m:sSup>
      </m:oMath>
      <w:del w:id="25365" w:author="PR Preview" w:date="2026-01-01T00:00:00Z">
        <w:r>
          <w:delText xml:space="preserve">,</w:delText>
        </w:r>
      </w:del>
      <w:del w:id="25366" w:author="PR Preview" w:date="2026-01-01T00:00:00Z">
        <w:r>
          <w:delText xml:space="preserve"> </w:delText>
        </w:r>
      </w:del>
      <w:del w:id="25367" w:author="PR Preview" w:date="2026-01-01T00:00:00Z">
        <w:r>
          <w:delText xml:space="preserve">are exactly the points of</w:delText>
        </w:r>
      </w:del>
      <w:del w:id="25368" w:author="PR Preview" w:date="2026-01-01T00:00:00Z">
        <w:r>
          <w:delText xml:space="preserve"> </w:delText>
        </w:r>
      </w:del>
      <m:oMath>
        <m:r>
          <m:rPr>
            <m:scr m:val="script"/>
            <m:sty m:val="p"/>
          </m:rPr>
          <m:t>C</m:t>
        </m:r>
        <m:r>
          <m:rPr>
            <m:sty m:val="p"/>
          </m:rPr>
          <m:t>(</m:t>
        </m:r>
        <m:r>
          <m:rPr>
            <m:sty m:val="bi"/>
          </m:rPr>
          <m:t>A</m:t>
        </m:r>
        <m:r>
          <m:rPr>
            <m:sty m:val="p"/>
          </m:rPr>
          <m:t>)</m:t>
        </m:r>
      </m:oMath>
      <w:del w:id="25369" w:author="PR Preview" w:date="2026-01-01T00:00:00Z">
        <w:r>
          <w:delText xml:space="preserve"> </w:delText>
        </w:r>
      </w:del>
      <w:del w:id="25370" w:author="PR Preview" w:date="2026-01-01T00:00:00Z">
        <w:r>
          <w:delText xml:space="preserve">(</w:delText>
        </w:r>
      </w:del>
      <w:hyperlink w:anchor="def-column-space">
        <w:del w:id="25371" w:author="PR Preview" w:date="2026-01-01T00:00:00Z">
          <w:r>
            <w:rPr>
              <w:rStyle w:val="Hyperlink"/>
            </w:rPr>
            <w:delText xml:space="preserve">Definition 52</w:delText>
          </w:r>
        </w:del>
      </w:hyperlink>
      <w:del w:id="25372" w:author="PR Preview" w:date="2026-01-01T00:00:00Z">
        <w:r>
          <w:delText xml:space="preserve">).</w:delText>
        </w:r>
      </w:del>
      <w:del w:id="25373" w:author="PR Preview" w:date="2026-01-01T00:00:00Z">
        <w:r>
          <w:delText xml:space="preserve"> </w:delText>
        </w:r>
      </w:del>
      <w:del w:id="25374" w:author="PR Preview" w:date="2026-01-01T00:00:00Z">
        <w:r>
          <w:rPr>
            <w:b/>
            <w:bCs/>
          </w:rPr>
          <w:delText xml:space="preserve">Least squares solutions are the solutions of</w:delText>
        </w:r>
      </w:del>
      <w:del w:id="25375" w:author="PR Preview" w:date="2026-01-01T00:00:00Z">
        <w:r>
          <w:rPr>
            <w:b/>
            <w:bCs/>
          </w:rPr>
          <w:delText xml:space="preserve"> </w:delText>
        </w:r>
      </w:del>
      <m:oMath>
        <m:r>
          <m:rPr>
            <m:sty m:val="bi"/>
          </m:rPr>
          <m:t>A</m:t>
        </m:r>
        <m:limLow>
          <m:e>
            <m:r>
              <m:t>x</m:t>
            </m:r>
          </m:e>
          <m:lim>
            <m:r>
              <m:rPr>
                <m:sty m:val="p"/>
              </m:rPr>
              <m:t>∼</m:t>
            </m:r>
          </m:lim>
        </m:limLow>
        <m:r>
          <m:rPr>
            <m:sty m:val="p"/>
          </m:rPr>
          <m:t>=</m:t>
        </m:r>
        <m:limLow>
          <m:e>
            <m:r>
              <m:t>u</m:t>
            </m:r>
          </m:e>
          <m:lim>
            <m:r>
              <m:rPr>
                <m:sty m:val="p"/>
              </m:rPr>
              <m:t>∼</m:t>
            </m:r>
          </m:lim>
        </m:limLow>
      </m:oMath>
      <w:del w:id="25376" w:author="PR Preview" w:date="2026-01-01T00:00:00Z">
        <w:r>
          <w:rPr>
            <w:b/>
            <w:bCs/>
          </w:rPr>
          <w:delText xml:space="preserve">.</w:delText>
        </w:r>
      </w:del>
      <w:del w:id="25377" w:author="PR Preview" w:date="2026-01-01T00:00:00Z">
        <w:r>
          <w:delText xml:space="preserve"> </w:delText>
        </w:r>
      </w:del>
      <w:del w:id="25378" w:author="PR Preview" w:date="2026-01-01T00:00:00Z">
        <w:r>
          <w:delText xml:space="preserve">If</w:delText>
        </w:r>
      </w:del>
      <w:del w:id="25379"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5380" w:author="PR Preview" w:date="2026-01-01T00:00:00Z">
        <w:r>
          <w:delText xml:space="preserve">, then for every</w:delText>
        </w:r>
      </w:del>
      <w:del w:id="25381" w:author="PR Preview" w:date="2026-01-01T00:00:00Z">
        <w:r>
          <w:delText xml:space="preserve"> </w:delText>
        </w:r>
      </w:del>
      <m:oMath>
        <m:limLow>
          <m:e>
            <m:r>
              <m:t>x</m:t>
            </m:r>
          </m:e>
          <m:lim>
            <m:r>
              <m:rPr>
                <m:sty m:val="p"/>
              </m:rPr>
              <m:t>∼</m:t>
            </m:r>
          </m:lim>
        </m:limLow>
      </m:oMath>
      <w:del w:id="25382" w:author="PR Preview" w:date="2026-01-01T00:00:00Z">
        <w:r>
          <w:delText xml:space="preserve">,</w:delText>
        </w:r>
      </w:del>
      <w:del w:id="25383" w:author="PR Preview" w:date="2026-01-01T00:00:00Z">
        <w:r>
          <w:delText xml:space="preserve"> </w:delText>
        </w:r>
      </w:del>
      <m:oMath>
        <m:r>
          <m:rPr>
            <m:sty m:val="bi"/>
          </m:rPr>
          <m:t>A</m:t>
        </m:r>
        <m:limLow>
          <m:e>
            <m:r>
              <m:t>x</m:t>
            </m:r>
          </m:e>
          <m:lim>
            <m:r>
              <m:rPr>
                <m:sty m:val="p"/>
              </m:rPr>
              <m:t>∼</m:t>
            </m:r>
          </m:lim>
        </m:limLow>
        <m:r>
          <m:rPr>
            <m:sty m:val="p"/>
          </m:rPr>
          <m:t>∈</m:t>
        </m:r>
        <m:r>
          <m:rPr>
            <m:scr m:val="script"/>
            <m:sty m:val="p"/>
          </m:rPr>
          <m:t>C</m:t>
        </m:r>
        <m:r>
          <m:rPr>
            <m:sty m:val="p"/>
          </m:rPr>
          <m:t>(</m:t>
        </m:r>
        <m:r>
          <m:rPr>
            <m:sty m:val="bi"/>
          </m:rPr>
          <m:t>A</m:t>
        </m:r>
        <m:r>
          <m:rPr>
            <m:sty m:val="p"/>
          </m:rPr>
          <m:t>)</m:t>
        </m:r>
      </m:oMath>
      <w:del w:id="25384" w:author="PR Preview" w:date="2026-01-01T00:00:00Z">
        <w:r>
          <w:delText xml:space="preserve">, so</w:delText>
        </w:r>
      </w:del>
      <w:del w:id="25385" w:author="PR Preview" w:date="2026-01-01T00:00:00Z">
        <w:r>
          <w:delText xml:space="preserve"> </w:delText>
        </w:r>
      </w:del>
      <m:oMath>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rPr>
            <m:sty m:val="p"/>
          </m:rPr>
          <m:t>≤</m:t>
        </m:r>
        <m:r>
          <m:t>​</m:t>
        </m:r>
        <m:d>
          <m:dPr>
            <m:begChr m:val="∥"/>
            <m:sepChr m:val=""/>
            <m:endChr m:val="∥"/>
            <m:grow/>
          </m:dPr>
          <m:e>
            <m:limLow>
              <m:e>
                <m:r>
                  <m:t>b</m:t>
                </m:r>
              </m:e>
              <m:lim>
                <m:r>
                  <m:rPr>
                    <m:sty m:val="p"/>
                  </m:rPr>
                  <m:t>∼</m:t>
                </m:r>
              </m:lim>
            </m:limLow>
            <m:r>
              <m:rPr>
                <m:sty m:val="p"/>
              </m:rPr>
              <m:t>−</m:t>
            </m:r>
            <m:r>
              <m:rPr>
                <m:sty m:val="bi"/>
              </m:rPr>
              <m:t>A</m:t>
            </m:r>
            <m:limLow>
              <m:e>
                <m:r>
                  <m:t>x</m:t>
                </m:r>
              </m:e>
              <m:lim>
                <m:r>
                  <m:rPr>
                    <m:sty m:val="p"/>
                  </m:rPr>
                  <m:t>∼</m:t>
                </m:r>
              </m:lim>
            </m:limLow>
          </m:e>
        </m:d>
        <m:r>
          <m:t>​</m:t>
        </m:r>
      </m:oMath>
      <w:del w:id="25386" w:author="PR Preview" w:date="2026-01-01T00:00:00Z">
        <w:r>
          <w:delText xml:space="preserve"> </w:delText>
        </w:r>
      </w:del>
      <w:del w:id="25387" w:author="PR Preview" w:date="2026-01-01T00:00:00Z">
        <w:r>
          <w:delText xml:space="preserve">(</w:delText>
        </w:r>
      </w:del>
      <w:hyperlink w:anchor="thm-closest-point">
        <w:del w:id="25388" w:author="PR Preview" w:date="2026-01-01T00:00:00Z">
          <w:r>
            <w:rPr>
              <w:rStyle w:val="Hyperlink"/>
            </w:rPr>
            <w:delText xml:space="preserve">Theorem 89</w:delText>
          </w:r>
        </w:del>
      </w:hyperlink>
      <w:del w:id="25389" w:author="PR Preview" w:date="2026-01-01T00:00:00Z">
        <w:r>
          <w:delText xml:space="preserve">), and</w:delText>
        </w:r>
      </w:del>
      <w:del w:id="25390" w:author="PR Preview" w:date="2026-01-01T00:00:00Z">
        <w:r>
          <w:delText xml:space="preserve"> </w:delText>
        </w:r>
      </w:del>
      <m:oMath>
        <m:acc>
          <m:accPr>
            <m:chr m:val="̂"/>
          </m:accPr>
          <m:e>
            <m:limLow>
              <m:e>
                <m:r>
                  <m:t>x</m:t>
                </m:r>
              </m:e>
              <m:lim>
                <m:r>
                  <m:rPr>
                    <m:sty m:val="p"/>
                  </m:rPr>
                  <m:t>∼</m:t>
                </m:r>
              </m:lim>
            </m:limLow>
          </m:e>
        </m:acc>
      </m:oMath>
      <w:del w:id="25391" w:author="PR Preview" w:date="2026-01-01T00:00:00Z">
        <w:r>
          <w:delText xml:space="preserve"> </w:delText>
        </w:r>
      </w:del>
      <w:del w:id="25392" w:author="PR Preview" w:date="2026-01-01T00:00:00Z">
        <w:r>
          <w:delText xml:space="preserve">is a least squares solution.</w:delText>
        </w:r>
      </w:del>
      <w:del w:id="25393" w:author="PR Preview" w:date="2026-01-01T00:00:00Z">
        <w:r>
          <w:delText xml:space="preserve"> </w:delText>
        </w:r>
      </w:del>
      <w:del w:id="25394" w:author="PR Preview" w:date="2026-01-01T00:00:00Z">
        <w:r>
          <w:delText xml:space="preserve">Conversely, let</w:delText>
        </w:r>
      </w:del>
      <w:del w:id="25395" w:author="PR Preview" w:date="2026-01-01T00:00:00Z">
        <w:r>
          <w:delText xml:space="preserve"> </w:delText>
        </w:r>
      </w:del>
      <m:oMath>
        <m:acc>
          <m:accPr>
            <m:chr m:val="̂"/>
          </m:accPr>
          <m:e>
            <m:limLow>
              <m:e>
                <m:r>
                  <m:t>x</m:t>
                </m:r>
              </m:e>
              <m:lim>
                <m:r>
                  <m:rPr>
                    <m:sty m:val="p"/>
                  </m:rPr>
                  <m:t>∼</m:t>
                </m:r>
              </m:lim>
            </m:limLow>
          </m:e>
        </m:acc>
      </m:oMath>
      <w:del w:id="25396" w:author="PR Preview" w:date="2026-01-01T00:00:00Z">
        <w:r>
          <w:delText xml:space="preserve"> </w:delText>
        </w:r>
      </w:del>
      <w:del w:id="25397" w:author="PR Preview" w:date="2026-01-01T00:00:00Z">
        <w:r>
          <w:delText xml:space="preserve">be a least squares solution.</w:delText>
        </w:r>
      </w:del>
      <w:del w:id="25398" w:author="PR Preview" w:date="2026-01-01T00:00:00Z">
        <w:r>
          <w:delText xml:space="preserve"> </w:delText>
        </w:r>
      </w:del>
      <m:oMath>
        <m:limLow>
          <m:e>
            <m:r>
              <m:t>u</m:t>
            </m:r>
          </m:e>
          <m:lim>
            <m:r>
              <m:rPr>
                <m:sty m:val="p"/>
              </m:rPr>
              <m:t>∼</m:t>
            </m:r>
          </m:lim>
        </m:limLow>
        <m:r>
          <m:rPr>
            <m:sty m:val="p"/>
          </m:rPr>
          <m:t>∈</m:t>
        </m:r>
        <m:r>
          <m:rPr>
            <m:scr m:val="script"/>
            <m:sty m:val="p"/>
          </m:rPr>
          <m:t>C</m:t>
        </m:r>
        <m:r>
          <m:rPr>
            <m:sty m:val="p"/>
          </m:rPr>
          <m:t>(</m:t>
        </m:r>
        <m:r>
          <m:rPr>
            <m:sty m:val="bi"/>
          </m:rPr>
          <m:t>A</m:t>
        </m:r>
        <m:r>
          <m:rPr>
            <m:sty m:val="p"/>
          </m:rPr>
          <m:t>)</m:t>
        </m:r>
      </m:oMath>
      <w:del w:id="25399" w:author="PR Preview" w:date="2026-01-01T00:00:00Z">
        <w:r>
          <w:delText xml:space="preserve">, so</w:delText>
        </w:r>
      </w:del>
      <w:del w:id="25400" w:author="PR Preview" w:date="2026-01-01T00:00:00Z">
        <w:r>
          <w:delText xml:space="preserve"> </w:delText>
        </w:r>
      </w:del>
      <m:oMath>
        <m:limLow>
          <m:e>
            <m:r>
              <m:t>u</m:t>
            </m:r>
          </m:e>
          <m:lim>
            <m:r>
              <m:rPr>
                <m:sty m:val="p"/>
              </m:rPr>
              <m:t>∼</m:t>
            </m:r>
          </m:lim>
        </m:limLow>
        <m:r>
          <m:rPr>
            <m:sty m:val="p"/>
          </m:rPr>
          <m:t>=</m:t>
        </m:r>
        <m:r>
          <m:rPr>
            <m:sty m:val="bi"/>
          </m:rPr>
          <m:t>A</m:t>
        </m:r>
        <m:sSub>
          <m:e>
            <m:limLow>
              <m:e>
                <m:r>
                  <m:t>x</m:t>
                </m:r>
              </m:e>
              <m:lim>
                <m:r>
                  <m:rPr>
                    <m:sty m:val="p"/>
                  </m:rPr>
                  <m:t>∼</m:t>
                </m:r>
              </m:lim>
            </m:limLow>
          </m:e>
          <m:sub>
            <m:r>
              <m:t>0</m:t>
            </m:r>
          </m:sub>
        </m:sSub>
      </m:oMath>
      <w:del w:id="25401" w:author="PR Preview" w:date="2026-01-01T00:00:00Z">
        <w:r>
          <w:delText xml:space="preserve"> </w:delText>
        </w:r>
      </w:del>
      <w:del w:id="25402" w:author="PR Preview" w:date="2026-01-01T00:00:00Z">
        <w:r>
          <w:delText xml:space="preserve">for some</w:delText>
        </w:r>
      </w:del>
      <w:del w:id="25403" w:author="PR Preview" w:date="2026-01-01T00:00:00Z">
        <w:r>
          <w:delText xml:space="preserve"> </w:delText>
        </w:r>
      </w:del>
      <m:oMath>
        <m:sSub>
          <m:e>
            <m:limLow>
              <m:e>
                <m:r>
                  <m:t>x</m:t>
                </m:r>
              </m:e>
              <m:lim>
                <m:r>
                  <m:rPr>
                    <m:sty m:val="p"/>
                  </m:rPr>
                  <m:t>∼</m:t>
                </m:r>
              </m:lim>
            </m:limLow>
          </m:e>
          <m:sub>
            <m:r>
              <m:t>0</m:t>
            </m:r>
          </m:sub>
        </m:sSub>
      </m:oMath>
      <w:del w:id="25404" w:author="PR Preview" w:date="2026-01-01T00:00:00Z">
        <w:r>
          <w:delText xml:space="preserve"> </w:delText>
        </w:r>
      </w:del>
      <w:del w:id="25405" w:author="PR Preview" w:date="2026-01-01T00:00:00Z">
        <w:r>
          <w:delText xml:space="preserve">(</w:delText>
        </w:r>
      </w:del>
      <w:hyperlink w:anchor="def-column-space">
        <w:del w:id="25406" w:author="PR Preview" w:date="2026-01-01T00:00:00Z">
          <w:r>
            <w:rPr>
              <w:rStyle w:val="Hyperlink"/>
            </w:rPr>
            <w:delText xml:space="preserve">Definition 52</w:delText>
          </w:r>
        </w:del>
      </w:hyperlink>
      <w:del w:id="25407" w:author="PR Preview" w:date="2026-01-01T00:00:00Z">
        <w:r>
          <w:delText xml:space="preserve">), and</w:delText>
        </w:r>
      </w:del>
    </w:p>
    <w:p>
      <w:pPr>
        <w:pStyle w:val="BodyText"/>
      </w:pPr>
      <m:oMathPara>
        <m:oMathParaPr>
          <m:jc m:val="center"/>
        </m:oMathParaPr>
        <m:oMath>
          <m:eqArr>
            <m:e>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t>&amp;</m:t>
              </m:r>
              <m:r>
                <m:rPr>
                  <m:sty m:val="p"/>
                </m:rPr>
                <m:t>≤</m:t>
              </m:r>
              <m:r>
                <m:t>​</m:t>
              </m:r>
              <m:d>
                <m:dPr>
                  <m:begChr m:val="∥"/>
                  <m:sepChr m:val=""/>
                  <m:endChr m:val="∥"/>
                  <m:grow/>
                </m:dPr>
                <m:e>
                  <m:limLow>
                    <m:e>
                      <m:r>
                        <m:t>b</m:t>
                      </m:r>
                    </m:e>
                    <m:lim>
                      <m:r>
                        <m:rPr>
                          <m:sty m:val="p"/>
                        </m:rPr>
                        <m:t>∼</m:t>
                      </m:r>
                    </m:lim>
                  </m:limLow>
                  <m:r>
                    <m:rPr>
                      <m:sty m:val="p"/>
                    </m:rPr>
                    <m:t>−</m:t>
                  </m:r>
                  <m:r>
                    <m:rPr>
                      <m:sty m:val="bi"/>
                    </m:rPr>
                    <m:t>A</m:t>
                  </m:r>
                  <m:sSub>
                    <m:e>
                      <m:limLow>
                        <m:e>
                          <m:r>
                            <m:t>x</m:t>
                          </m:r>
                        </m:e>
                        <m:lim>
                          <m:r>
                            <m:rPr>
                              <m:sty m:val="p"/>
                            </m:rPr>
                            <m:t>∼</m:t>
                          </m:r>
                        </m:lim>
                      </m:limLow>
                    </m:e>
                    <m:sub>
                      <m:r>
                        <m:t>0</m:t>
                      </m:r>
                    </m:sub>
                  </m:sSub>
                </m:e>
              </m:d>
              <m:r>
                <m:t>​</m:t>
              </m:r>
              <m:r>
                <m:t>&amp;</m:t>
              </m:r>
              <m:r>
                <m:t>&amp;</m:t>
              </m:r>
              <m:r>
                <m:rPr>
                  <m:nor/>
                  <m:sty m:val="p"/>
                </m:rPr>
                <m:t>(</m:t>
              </m:r>
              <m:r>
                <m:rPr>
                  <m:nor/>
                  <m:sty m:val="p"/>
                </m:rPr>
                <m:t>Definition 115</m:t>
              </m:r>
              <m:r>
                <m:rPr>
                  <m:nor/>
                  <m:sty m:val="p"/>
                </m:rPr>
                <m:t>)</m:t>
              </m:r>
            </m:e>
            <m:e>
              <m:r>
                <m:t>&amp;</m:t>
              </m:r>
              <m:r>
                <m:rPr>
                  <m:sty m:val="p"/>
                </m:rPr>
                <m:t>=</m:t>
              </m:r>
              <m:r>
                <m:t>​</m:t>
              </m:r>
              <m:d>
                <m:dPr>
                  <m:begChr m:val="∥"/>
                  <m:sepChr m:val=""/>
                  <m:endChr m:val="∥"/>
                  <m:grow/>
                </m:dPr>
                <m:e>
                  <m:limLow>
                    <m:e>
                      <m:r>
                        <m:t>b</m:t>
                      </m:r>
                    </m:e>
                    <m:lim>
                      <m:r>
                        <m:rPr>
                          <m:sty m:val="p"/>
                        </m:rPr>
                        <m:t>∼</m:t>
                      </m:r>
                    </m:lim>
                  </m:limLow>
                  <m:r>
                    <m:rPr>
                      <m:sty m:val="p"/>
                    </m:rPr>
                    <m:t>−</m:t>
                  </m:r>
                  <m:limLow>
                    <m:e>
                      <m:r>
                        <m:t>u</m:t>
                      </m:r>
                    </m:e>
                    <m:lim>
                      <m:r>
                        <m:rPr>
                          <m:sty m:val="p"/>
                        </m:rPr>
                        <m:t>∼</m:t>
                      </m:r>
                    </m:lim>
                  </m:limLow>
                </m:e>
              </m:d>
              <m:r>
                <m:t>​</m:t>
              </m:r>
              <m:r>
                <m:t>&amp;</m:t>
              </m:r>
              <m:r>
                <m:t>&amp;</m:t>
              </m:r>
              <m:r>
                <m:rPr>
                  <m:nor/>
                  <m:sty m:val="p"/>
                </m:rPr>
                <m:t>(</m:t>
              </m:r>
              <m:limLow>
                <m:e>
                  <m:r>
                    <m:t>u</m:t>
                  </m:r>
                </m:e>
                <m:lim>
                  <m:r>
                    <m:rPr>
                      <m:sty m:val="p"/>
                    </m:rPr>
                    <m:t>∼</m:t>
                  </m:r>
                </m:lim>
              </m:limLow>
              <m:r>
                <m:rPr>
                  <m:sty m:val="p"/>
                </m:rPr>
                <m:t>=</m:t>
              </m:r>
              <m:r>
                <m:rPr>
                  <m:sty m:val="bi"/>
                </m:rPr>
                <m:t>A</m:t>
              </m:r>
              <m:sSub>
                <m:e>
                  <m:limLow>
                    <m:e>
                      <m:r>
                        <m:t>x</m:t>
                      </m:r>
                    </m:e>
                    <m:lim>
                      <m:r>
                        <m:rPr>
                          <m:sty m:val="p"/>
                        </m:rPr>
                        <m:t>∼</m:t>
                      </m:r>
                    </m:lim>
                  </m:limLow>
                </m:e>
                <m:sub>
                  <m:r>
                    <m:t>0</m:t>
                  </m:r>
                </m:sub>
              </m:sSub>
              <m:r>
                <m:rPr>
                  <m:nor/>
                  <m:sty m:val="p"/>
                </m:rPr>
                <m:t>)</m:t>
              </m:r>
            </m:e>
            <m:e>
              <m:r>
                <m:t>&amp;</m:t>
              </m:r>
              <m:r>
                <m:rPr>
                  <m:sty m:val="p"/>
                </m:rPr>
                <m:t>≤</m:t>
              </m:r>
              <m:r>
                <m:t>​</m:t>
              </m:r>
              <m:d>
                <m:dPr>
                  <m:begChr m:val="∥"/>
                  <m:sepChr m:val=""/>
                  <m:endChr m:val="∥"/>
                  <m:grow/>
                </m:dPr>
                <m:e>
                  <m:limLow>
                    <m:e>
                      <m:r>
                        <m:t>b</m:t>
                      </m:r>
                    </m:e>
                    <m:lim>
                      <m:r>
                        <m:rPr>
                          <m:sty m:val="p"/>
                        </m:rPr>
                        <m:t>∼</m:t>
                      </m:r>
                    </m:lim>
                  </m:limLow>
                  <m:r>
                    <m:rPr>
                      <m:sty m:val="p"/>
                    </m:rPr>
                    <m:t>−</m:t>
                  </m:r>
                  <m:r>
                    <m:rPr>
                      <m:sty m:val="bi"/>
                    </m:rPr>
                    <m:t>A</m:t>
                  </m:r>
                  <m:acc>
                    <m:accPr>
                      <m:chr m:val="̂"/>
                    </m:accPr>
                    <m:e>
                      <m:limLow>
                        <m:e>
                          <m:r>
                            <m:t>x</m:t>
                          </m:r>
                        </m:e>
                        <m:lim>
                          <m:r>
                            <m:rPr>
                              <m:sty m:val="p"/>
                            </m:rPr>
                            <m:t>∼</m:t>
                          </m:r>
                        </m:lim>
                      </m:limLow>
                    </m:e>
                  </m:acc>
                </m:e>
              </m:d>
              <m:r>
                <m:t>​</m:t>
              </m:r>
              <m:r>
                <m:rPr>
                  <m:sty m:val="p"/>
                </m:rPr>
                <m:t>,</m:t>
              </m:r>
              <m:r>
                <m:t>&amp;</m:t>
              </m:r>
              <m:r>
                <m:t>&amp;</m:t>
              </m:r>
              <m:r>
                <m:rPr>
                  <m:nor/>
                  <m:sty m:val="p"/>
                </m:rPr>
                <m:t>(</m:t>
              </m:r>
              <m:r>
                <m:rPr>
                  <m:nor/>
                  <m:sty m:val="p"/>
                </m:rPr>
                <m:t>Theorem 89</m:t>
              </m:r>
              <m:r>
                <m:rPr>
                  <m:nor/>
                  <m:sty m:val="p"/>
                </m:rPr>
                <m:t>, with </m:t>
              </m:r>
              <m:limLow>
                <m:e>
                  <m:r>
                    <m:t>w</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r>
                <m:rPr>
                  <m:sty m:val="p"/>
                </m:rPr>
                <m:t>)</m:t>
              </m:r>
              <m:r>
                <m:rPr>
                  <m:nor/>
                  <m:sty m:val="p"/>
                </m:rPr>
                <m:t>)</m:t>
              </m:r>
            </m:e>
          </m:eqArr>
        </m:oMath>
      </m:oMathPara>
    </w:p>
    <w:p>
      <w:pPr>
        <w:pStyle w:val="FirstParagraph"/>
      </w:pPr>
      <w:del w:id="25408" w:author="PR Preview" w:date="2026-01-01T00:00:00Z">
        <w:r>
          <w:delText xml:space="preserve">so the last inequality is an equality,</w:delText>
        </w:r>
      </w:del>
      <w:del w:id="25409" w:author="PR Preview" w:date="2026-01-01T00:00:00Z">
        <w:r>
          <w:delText xml:space="preserve"> </w:delText>
        </w:r>
      </w:del>
      <w:del w:id="25410" w:author="PR Preview" w:date="2026-01-01T00:00:00Z">
        <w:r>
          <w:delText xml:space="preserve">and the equality case of</w:delText>
        </w:r>
      </w:del>
      <w:del w:id="25411" w:author="PR Preview" w:date="2026-01-01T00:00:00Z">
        <w:r>
          <w:delText xml:space="preserve"> </w:delText>
        </w:r>
      </w:del>
      <w:hyperlink w:anchor="thm-closest-point">
        <w:del w:id="25412" w:author="PR Preview" w:date="2026-01-01T00:00:00Z">
          <w:r>
            <w:rPr>
              <w:rStyle w:val="Hyperlink"/>
            </w:rPr>
            <w:delText xml:space="preserve">Theorem 89</w:delText>
          </w:r>
        </w:del>
      </w:hyperlink>
      <w:del w:id="25413" w:author="PR Preview" w:date="2026-01-01T00:00:00Z">
        <w:r>
          <w:delText xml:space="preserve"> </w:delText>
        </w:r>
      </w:del>
      <w:del w:id="25414" w:author="PR Preview" w:date="2026-01-01T00:00:00Z">
        <w:r>
          <w:delText xml:space="preserve">gives</w:delText>
        </w:r>
      </w:del>
      <w:del w:id="25415"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5416" w:author="PR Preview" w:date="2026-01-01T00:00:00Z">
        <w:r>
          <w:delText xml:space="preserve">.</w:delText>
        </w:r>
      </w:del>
    </w:p>
    <w:p>
      <w:pPr>
        <w:pStyle w:val="BodyText"/>
      </w:pPr>
      <w:del w:id="25417" w:author="PR Preview" w:date="2026-01-01T00:00:00Z">
        <w:r>
          <w:rPr>
            <w:b/>
            <w:bCs/>
          </w:rPr>
          <w:delText xml:space="preserve">Parts 1 and 3.</w:delText>
        </w:r>
      </w:del>
      <w:del w:id="25418"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5419" w:author="PR Preview" w:date="2026-01-01T00:00:00Z">
        <w:r>
          <w:delText xml:space="preserve"> </w:delText>
        </w:r>
      </w:del>
      <w:del w:id="25420" w:author="PR Preview" w:date="2026-01-01T00:00:00Z">
        <w:r>
          <w:delText xml:space="preserve">holds exactly when</w:delText>
        </w:r>
      </w:del>
      <w:del w:id="25421"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del w:id="25422" w:author="PR Preview" w:date="2026-01-01T00:00:00Z">
        <w:r>
          <w:delText xml:space="preserve">:</w:delText>
        </w:r>
      </w:del>
      <w:del w:id="25423" w:author="PR Preview" w:date="2026-01-01T00:00:00Z">
        <w:r>
          <w:delText xml:space="preserve"> </w:delText>
        </w:r>
      </w:del>
      <w:del w:id="25424" w:author="PR Preview" w:date="2026-01-01T00:00:00Z">
        <w:r>
          <w:delText xml:space="preserve">if</w:delText>
        </w:r>
      </w:del>
      <w:del w:id="25425"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5426" w:author="PR Preview" w:date="2026-01-01T00:00:00Z">
        <w:r>
          <w:delText xml:space="preserve">, then</w:delText>
        </w:r>
      </w:del>
      <w:del w:id="25427" w:author="PR Preview" w:date="2026-01-01T00:00:00Z">
        <w:r>
          <w:delText xml:space="preserve"> </w:delText>
        </w:r>
      </w:del>
      <m:oMath>
        <m:limLow>
          <m:e>
            <m:r>
              <m:t>b</m:t>
            </m:r>
          </m:e>
          <m:lim>
            <m:r>
              <m:rPr>
                <m:sty m:val="p"/>
              </m:rPr>
              <m:t>∼</m:t>
            </m:r>
          </m:lim>
        </m:limLow>
        <m:r>
          <m:rPr>
            <m:sty m:val="p"/>
          </m:rPr>
          <m:t>−</m:t>
        </m:r>
        <m:limLow>
          <m:e>
            <m:r>
              <m:t>u</m:t>
            </m:r>
          </m:e>
          <m:lim>
            <m:r>
              <m:rPr>
                <m:sty m:val="p"/>
              </m:rPr>
              <m:t>∼</m:t>
            </m:r>
          </m:lim>
        </m:limLow>
        <m:r>
          <m:rPr>
            <m:sty m:val="p"/>
          </m:rPr>
          <m:t>∈</m:t>
        </m:r>
        <m:r>
          <m:rPr>
            <m:scr m:val="script"/>
            <m:sty m:val="p"/>
          </m:rPr>
          <m:t>C</m:t>
        </m:r>
        <m:r>
          <m:rPr>
            <m:sty m:val="p"/>
          </m:rPr>
          <m:t>(</m:t>
        </m:r>
        <m:r>
          <m:rPr>
            <m:sty m:val="bi"/>
          </m:rPr>
          <m:t>A</m:t>
        </m:r>
        <m:sSup>
          <m:e>
            <m:r>
              <m:rPr>
                <m:sty m:val="p"/>
              </m:rPr>
              <m:t>)</m:t>
            </m:r>
          </m:e>
          <m:sup>
            <m:r>
              <m:rPr>
                <m:sty m:val="p"/>
              </m:rPr>
              <m:t>⟂</m:t>
            </m:r>
          </m:sup>
        </m:sSup>
      </m:oMath>
      <w:del w:id="25428" w:author="PR Preview" w:date="2026-01-01T00:00:00Z">
        <w:r>
          <w:delText xml:space="preserve"> </w:delText>
        </w:r>
      </w:del>
      <w:del w:id="25429" w:author="PR Preview" w:date="2026-01-01T00:00:00Z">
        <w:r>
          <w:delText xml:space="preserve">(</w:delText>
        </w:r>
      </w:del>
      <w:hyperlink w:anchor="def-orthogonal-projection">
        <w:del w:id="25430" w:author="PR Preview" w:date="2026-01-01T00:00:00Z">
          <w:r>
            <w:rPr>
              <w:rStyle w:val="Hyperlink"/>
            </w:rPr>
            <w:delText xml:space="preserve">Definition 108</w:delText>
          </w:r>
        </w:del>
      </w:hyperlink>
      <w:del w:id="25431" w:author="PR Preview" w:date="2026-01-01T00:00:00Z">
        <w:r>
          <w:delText xml:space="preserve">);</w:delText>
        </w:r>
      </w:del>
      <w:del w:id="25432" w:author="PR Preview" w:date="2026-01-01T00:00:00Z">
        <w:r>
          <w:delText xml:space="preserve"> </w:delText>
        </w:r>
      </w:del>
      <w:del w:id="25433" w:author="PR Preview" w:date="2026-01-01T00:00:00Z">
        <w:r>
          <w:delText xml:space="preserve">conversely, if</w:delText>
        </w:r>
      </w:del>
      <w:del w:id="25434"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cr m:val="script"/>
            <m:sty m:val="p"/>
          </m:rPr>
          <m:t>C</m:t>
        </m:r>
        <m:r>
          <m:rPr>
            <m:sty m:val="p"/>
          </m:rPr>
          <m:t>(</m:t>
        </m:r>
        <m:r>
          <m:rPr>
            <m:sty m:val="bi"/>
          </m:rPr>
          <m:t>A</m:t>
        </m:r>
        <m:sSup>
          <m:e>
            <m:r>
              <m:rPr>
                <m:sty m:val="p"/>
              </m:rPr>
              <m:t>)</m:t>
            </m:r>
          </m:e>
          <m:sup>
            <m:r>
              <m:rPr>
                <m:sty m:val="p"/>
              </m:rPr>
              <m:t>⟂</m:t>
            </m:r>
          </m:sup>
        </m:sSup>
      </m:oMath>
      <w:del w:id="25435" w:author="PR Preview" w:date="2026-01-01T00:00:00Z">
        <w:r>
          <w:delText xml:space="preserve">,</w:delText>
        </w:r>
      </w:del>
      <w:del w:id="25436" w:author="PR Preview" w:date="2026-01-01T00:00:00Z">
        <w:r>
          <w:delText xml:space="preserve"> </w:delText>
        </w:r>
      </w:del>
      <w:del w:id="25437" w:author="PR Preview" w:date="2026-01-01T00:00:00Z">
        <w:r>
          <w:delText xml:space="preserve">then</w:delText>
        </w:r>
      </w:del>
      <w:del w:id="25438"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oMath>
      <w:del w:id="25439" w:author="PR Preview" w:date="2026-01-01T00:00:00Z">
        <w:r>
          <w:delText xml:space="preserve"> </w:delText>
        </w:r>
      </w:del>
      <w:del w:id="25440" w:author="PR Preview" w:date="2026-01-01T00:00:00Z">
        <w:r>
          <w:delText xml:space="preserve">is a split into</w:delText>
        </w:r>
      </w:del>
      <w:del w:id="25441" w:author="PR Preview" w:date="2026-01-01T00:00:00Z">
        <w:r>
          <w:delText xml:space="preserve"> </w:delText>
        </w:r>
      </w:del>
      <m:oMath>
        <m:r>
          <m:rPr>
            <m:scr m:val="script"/>
            <m:sty m:val="p"/>
          </m:rPr>
          <m:t>C</m:t>
        </m:r>
        <m:r>
          <m:rPr>
            <m:sty m:val="p"/>
          </m:rPr>
          <m:t>(</m:t>
        </m:r>
        <m:r>
          <m:rPr>
            <m:sty m:val="bi"/>
          </m:rPr>
          <m:t>A</m:t>
        </m:r>
        <m:r>
          <m:rPr>
            <m:sty m:val="p"/>
          </m:rPr>
          <m:t>)</m:t>
        </m:r>
      </m:oMath>
      <w:del w:id="25442" w:author="PR Preview" w:date="2026-01-01T00:00:00Z">
        <w:r>
          <w:delText xml:space="preserve"> </w:delText>
        </w:r>
      </w:del>
      <w:del w:id="25443" w:author="PR Preview" w:date="2026-01-01T00:00:00Z">
        <w:r>
          <w:delText xml:space="preserve">and</w:delText>
        </w:r>
      </w:del>
      <w:del w:id="25444"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oMath>
      <w:del w:id="25445" w:author="PR Preview" w:date="2026-01-01T00:00:00Z">
        <w:r>
          <w:delText xml:space="preserve">,</w:delText>
        </w:r>
      </w:del>
      <w:del w:id="25446" w:author="PR Preview" w:date="2026-01-01T00:00:00Z">
        <w:r>
          <w:delText xml:space="preserve"> </w:delText>
        </w:r>
      </w:del>
      <w:del w:id="25447" w:author="PR Preview" w:date="2026-01-01T00:00:00Z">
        <w:r>
          <w:delText xml:space="preserve">so</w:delText>
        </w:r>
      </w:del>
      <w:del w:id="25448" w:author="PR Preview" w:date="2026-01-01T00:00:00Z">
        <w:r>
          <w:delText xml:space="preserve"> </w:delText>
        </w:r>
      </w:del>
      <m:oMath>
        <m:r>
          <m:rPr>
            <m:sty m:val="bi"/>
          </m:rPr>
          <m:t>A</m:t>
        </m:r>
        <m:acc>
          <m:accPr>
            <m:chr m:val="̂"/>
          </m:accPr>
          <m:e>
            <m:limLow>
              <m:e>
                <m:r>
                  <m:t>x</m:t>
                </m:r>
              </m:e>
              <m:lim>
                <m:r>
                  <m:rPr>
                    <m:sty m:val="p"/>
                  </m:rPr>
                  <m:t>∼</m:t>
                </m:r>
              </m:lim>
            </m:limLow>
          </m:e>
        </m:acc>
        <m:r>
          <m:rPr>
            <m:sty m:val="p"/>
          </m:rPr>
          <m:t>=</m:t>
        </m:r>
        <m:limLow>
          <m:e>
            <m:r>
              <m:t>u</m:t>
            </m:r>
          </m:e>
          <m:lim>
            <m:r>
              <m:rPr>
                <m:sty m:val="p"/>
              </m:rPr>
              <m:t>∼</m:t>
            </m:r>
          </m:lim>
        </m:limLow>
      </m:oMath>
      <w:del w:id="25449" w:author="PR Preview" w:date="2026-01-01T00:00:00Z">
        <w:r>
          <w:delText xml:space="preserve"> </w:delText>
        </w:r>
      </w:del>
      <w:del w:id="25450" w:author="PR Preview" w:date="2026-01-01T00:00:00Z">
        <w:r>
          <w:delText xml:space="preserve">by the uniqueness in</w:delText>
        </w:r>
      </w:del>
      <w:del w:id="25451" w:author="PR Preview" w:date="2026-01-01T00:00:00Z">
        <w:r>
          <w:delText xml:space="preserve"> </w:delText>
        </w:r>
      </w:del>
      <w:hyperlink w:anchor="thm-orthogonal-direct-sum">
        <w:del w:id="25452" w:author="PR Preview" w:date="2026-01-01T00:00:00Z">
          <w:r>
            <w:rPr>
              <w:rStyle w:val="Hyperlink"/>
            </w:rPr>
            <w:delText xml:space="preserve">Theorem 53</w:delText>
          </w:r>
        </w:del>
      </w:hyperlink>
      <w:del w:id="25453" w:author="PR Preview" w:date="2026-01-01T00:00:00Z">
        <w:r>
          <w:delText xml:space="preserve">.</w:delText>
        </w:r>
      </w:del>
      <w:del w:id="25454" w:author="PR Preview" w:date="2026-01-01T00:00:00Z">
        <w:r>
          <w:delText xml:space="preserve"> </w:delText>
        </w:r>
      </w:del>
      <w:del w:id="25455" w:author="PR Preview" w:date="2026-01-01T00:00:00Z">
        <w:r>
          <w:delText xml:space="preserve">And</w:delText>
        </w:r>
      </w:del>
      <w:del w:id="25456" w:author="PR Preview" w:date="2026-01-01T00:00:00Z">
        <w:r>
          <w:delText xml:space="preserve"> </w:delText>
        </w:r>
      </w:del>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del w:id="25457" w:author="PR Preview" w:date="2026-01-01T00:00:00Z">
        <w:r>
          <w:delText xml:space="preserve"> </w:delText>
        </w:r>
      </w:del>
      <w:del w:id="25458" w:author="PR Preview" w:date="2026-01-01T00:00:00Z">
        <w:r>
          <w:delText xml:space="preserve">(</w:delText>
        </w:r>
      </w:del>
      <w:hyperlink w:anchor="thm-complement-null-space">
        <w:del w:id="25459" w:author="PR Preview" w:date="2026-01-01T00:00:00Z">
          <w:r>
            <w:rPr>
              <w:rStyle w:val="Hyperlink"/>
            </w:rPr>
            <w:delText xml:space="preserve">Theorem 52</w:delText>
          </w:r>
        </w:del>
      </w:hyperlink>
      <w:del w:id="25460" w:author="PR Preview" w:date="2026-01-01T00:00:00Z">
        <w:r>
          <w:delText xml:space="preserve">), where</w:delText>
        </w:r>
      </w:del>
    </w:p>
    <w:p>
      <w:pPr>
        <w:pStyle w:val="BodyText"/>
      </w:pPr>
      <m:oMathPara>
        <m:oMathParaPr>
          <m:jc m:val="center"/>
        </m:oMathParaPr>
        <m:oMath>
          <m:eqArr>
            <m:e>
              <m:sSup>
                <m:e>
                  <m:r>
                    <m:rPr>
                      <m:sty m:val="bi"/>
                    </m:rPr>
                    <m:t>A</m:t>
                  </m:r>
                </m:e>
                <m:sup>
                  <m:r>
                    <m:rPr>
                      <m:sty m:val="p"/>
                    </m:rPr>
                    <m:t>⊤</m:t>
                  </m:r>
                </m:sup>
              </m:sSup>
              <m:r>
                <m:t> </m:t>
              </m:r>
              <m:r>
                <m:rPr>
                  <m:sty m:val="p"/>
                </m:rPr>
                <m:t>(</m:t>
              </m:r>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t> </m:t>
              </m:r>
              <m:r>
                <m:rPr>
                  <m:sty m:val="p"/>
                </m:rPr>
                <m:t>(</m:t>
              </m:r>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93</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sSup>
                <m:e>
                  <m:r>
                    <m:rPr>
                      <m:sty m:val="bi"/>
                    </m:rPr>
                    <m:t>A</m:t>
                  </m:r>
                </m:e>
                <m:sup>
                  <m:r>
                    <m:rPr>
                      <m:sty m:val="p"/>
                    </m:rPr>
                    <m:t>⊤</m:t>
                  </m:r>
                </m:sup>
              </m:sSup>
              <m:r>
                <m:rPr>
                  <m:sty m:val="bi"/>
                </m:rPr>
                <m:t>A</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qArr>
        </m:oMath>
      </m:oMathPara>
    </w:p>
    <w:p>
      <w:pPr>
        <w:pStyle w:val="FirstParagraph"/>
      </w:pPr>
      <w:del w:id="25461" w:author="PR Preview" w:date="2026-01-01T00:00:00Z">
        <w:r>
          <w:delText xml:space="preserve">which is</w:delText>
        </w:r>
      </w:del>
      <w:del w:id="25462" w:author="PR Preview" w:date="2026-01-01T00:00:00Z">
        <w:r>
          <w:delText xml:space="preserve"> </w:delText>
        </w:r>
      </w:del>
      <m:oMath>
        <m:sSub>
          <m:e>
            <m:limLow>
              <m:e>
                <m:r>
                  <m:t>0</m:t>
                </m:r>
              </m:e>
              <m:lim>
                <m:r>
                  <m:rPr>
                    <m:sty m:val="p"/>
                  </m:rPr>
                  <m:t>∼</m:t>
                </m:r>
              </m:lim>
            </m:limLow>
          </m:e>
          <m:sub>
            <m:r>
              <m:t>n</m:t>
            </m:r>
          </m:sub>
        </m:sSub>
      </m:oMath>
      <w:del w:id="25463" w:author="PR Preview" w:date="2026-01-01T00:00:00Z">
        <w:r>
          <w:delText xml:space="preserve"> </w:delText>
        </w:r>
      </w:del>
      <w:del w:id="25464" w:author="PR Preview" w:date="2026-01-01T00:00:00Z">
        <w:r>
          <w:delText xml:space="preserve">exactly when the normal equations hold.</w:delText>
        </w:r>
      </w:del>
    </w:p>
    <w:p>
      <w:pPr>
        <w:pStyle w:val="BodyText"/>
      </w:pPr>
      <w:del w:id="25465" w:author="PR Preview" w:date="2026-01-01T00:00:00Z">
        <w:r>
          <w:rPr>
            <w:b/>
            <w:bCs/>
          </w:rPr>
          <w:delText xml:space="preserve">Part 2.</w:delText>
        </w:r>
      </w:del>
      <w:del w:id="25466" w:author="PR Preview" w:date="2026-01-01T00:00:00Z">
        <w:r>
          <w:delText xml:space="preserve"> </w:delText>
        </w:r>
      </w:del>
      <w:del w:id="25467" w:author="PR Preview" w:date="2026-01-01T00:00:00Z">
        <w:r>
          <w:delText xml:space="preserve">The vector</w:delText>
        </w:r>
      </w:del>
      <w:del w:id="25468" w:author="PR Preview" w:date="2026-01-01T00:00:00Z">
        <w:r>
          <w:delText xml:space="preserve"> </w:delText>
        </w:r>
      </w:del>
      <m:oMath>
        <m:sSub>
          <m:e>
            <m:limLow>
              <m:e>
                <m:r>
                  <m:t>x</m:t>
                </m:r>
              </m:e>
              <m:lim>
                <m:r>
                  <m:rPr>
                    <m:sty m:val="p"/>
                  </m:rPr>
                  <m:t>∼</m:t>
                </m:r>
              </m:lim>
            </m:limLow>
          </m:e>
          <m:sub>
            <m:r>
              <m:t>0</m:t>
            </m:r>
          </m:sub>
        </m:sSub>
      </m:oMath>
      <w:del w:id="25469" w:author="PR Preview" w:date="2026-01-01T00:00:00Z">
        <w:r>
          <w:delText xml:space="preserve"> </w:delText>
        </w:r>
      </w:del>
      <w:del w:id="25470" w:author="PR Preview" w:date="2026-01-01T00:00:00Z">
        <w:r>
          <w:delText xml:space="preserve">above satisfies</w:delText>
        </w:r>
      </w:del>
      <w:del w:id="25471" w:author="PR Preview" w:date="2026-01-01T00:00:00Z">
        <w:r>
          <w:delText xml:space="preserve"> </w:delText>
        </w:r>
      </w:del>
      <m:oMath>
        <m:r>
          <m:rPr>
            <m:sty m:val="bi"/>
          </m:rPr>
          <m:t>A</m:t>
        </m:r>
        <m:sSub>
          <m:e>
            <m:limLow>
              <m:e>
                <m:r>
                  <m:t>x</m:t>
                </m:r>
              </m:e>
              <m:lim>
                <m:r>
                  <m:rPr>
                    <m:sty m:val="p"/>
                  </m:rPr>
                  <m:t>∼</m:t>
                </m:r>
              </m:lim>
            </m:limLow>
          </m:e>
          <m:sub>
            <m:r>
              <m:t>0</m:t>
            </m:r>
          </m:sub>
        </m:sSub>
        <m:r>
          <m:rPr>
            <m:sty m:val="p"/>
          </m:rPr>
          <m:t>=</m:t>
        </m:r>
        <m:limLow>
          <m:e>
            <m:r>
              <m:t>u</m:t>
            </m:r>
          </m:e>
          <m:lim>
            <m:r>
              <m:rPr>
                <m:sty m:val="p"/>
              </m:rPr>
              <m:t>∼</m:t>
            </m:r>
          </m:lim>
        </m:limLow>
      </m:oMath>
      <w:del w:id="25472" w:author="PR Preview" w:date="2026-01-01T00:00:00Z">
        <w:r>
          <w:delText xml:space="preserve">,</w:delText>
        </w:r>
      </w:del>
      <w:del w:id="25473" w:author="PR Preview" w:date="2026-01-01T00:00:00Z">
        <w:r>
          <w:delText xml:space="preserve"> </w:delText>
        </w:r>
      </w:del>
      <w:del w:id="25474" w:author="PR Preview" w:date="2026-01-01T00:00:00Z">
        <w:r>
          <w:delText xml:space="preserve">so it is a least squares solution, and it solves the normal equations by part 1.</w:delText>
        </w:r>
      </w:del>
    </w:p>
    <w:p>
      <w:pPr>
        <w:pStyle w:val="BodyText"/>
      </w:pPr>
      <w:del w:id="25475" w:author="PR Preview" w:date="2026-01-01T00:00:00Z">
        <w:r>
          <w:rPr>
            <w:b/>
            <w:bCs/>
          </w:rPr>
          <w:delText xml:space="preserve">Part 4.</w:delText>
        </w:r>
      </w:del>
      <w:del w:id="25476" w:author="PR Preview" w:date="2026-01-01T00:00:00Z">
        <w:r>
          <w:delText xml:space="preserve"> </w:delText>
        </w:r>
      </w:del>
      <w:del w:id="25477" w:author="PR Preview" w:date="2026-01-01T00:00:00Z">
        <w:r>
          <w:delText xml:space="preserve">The least squares solutions are exactly the solutions of</w:delText>
        </w:r>
      </w:del>
      <w:del w:id="25478" w:author="PR Preview" w:date="2026-01-01T00:00:00Z">
        <w:r>
          <w:delText xml:space="preserve"> </w:delText>
        </w:r>
      </w:del>
      <m:oMath>
        <m:r>
          <m:rPr>
            <m:sty m:val="bi"/>
          </m:rPr>
          <m:t>A</m:t>
        </m:r>
        <m:limLow>
          <m:e>
            <m:r>
              <m:t>x</m:t>
            </m:r>
          </m:e>
          <m:lim>
            <m:r>
              <m:rPr>
                <m:sty m:val="p"/>
              </m:rPr>
              <m:t>∼</m:t>
            </m:r>
          </m:lim>
        </m:limLow>
        <m:r>
          <m:rPr>
            <m:sty m:val="p"/>
          </m:rPr>
          <m:t>=</m:t>
        </m:r>
        <m:limLow>
          <m:e>
            <m:r>
              <m:t>u</m:t>
            </m:r>
          </m:e>
          <m:lim>
            <m:r>
              <m:rPr>
                <m:sty m:val="p"/>
              </m:rPr>
              <m:t>∼</m:t>
            </m:r>
          </m:lim>
        </m:limLow>
      </m:oMath>
      <w:del w:id="25479" w:author="PR Preview" w:date="2026-01-01T00:00:00Z">
        <w:r>
          <w:delText xml:space="preserve">,</w:delText>
        </w:r>
      </w:del>
      <w:del w:id="25480" w:author="PR Preview" w:date="2026-01-01T00:00:00Z">
        <w:r>
          <w:delText xml:space="preserve"> </w:delText>
        </w:r>
      </w:del>
      <w:del w:id="25481" w:author="PR Preview" w:date="2026-01-01T00:00:00Z">
        <w:r>
          <w:delText xml:space="preserve">a consistent system,</w:delText>
        </w:r>
      </w:del>
      <w:del w:id="25482" w:author="PR Preview" w:date="2026-01-01T00:00:00Z">
        <w:r>
          <w:delText xml:space="preserve"> </w:delText>
        </w:r>
      </w:del>
      <w:del w:id="25483" w:author="PR Preview" w:date="2026-01-01T00:00:00Z">
        <w:r>
          <w:delText xml:space="preserve">so there is exactly one when</w:delText>
        </w:r>
      </w:del>
      <w:del w:id="2548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5485" w:author="PR Preview" w:date="2026-01-01T00:00:00Z">
        <w:r>
          <w:delText xml:space="preserve"> </w:delText>
        </w:r>
      </w:del>
      <w:del w:id="25486" w:author="PR Preview" w:date="2026-01-01T00:00:00Z">
        <w:r>
          <w:delText xml:space="preserve">and more than one otherwise (</w:delText>
        </w:r>
      </w:del>
      <w:hyperlink w:anchor="cor-solution-unique">
        <w:del w:id="25487" w:author="PR Preview" w:date="2026-01-01T00:00:00Z">
          <w:r>
            <w:rPr>
              <w:rStyle w:val="Hyperlink"/>
            </w:rPr>
            <w:delText xml:space="preserve">Corollary 12</w:delText>
          </w:r>
        </w:del>
      </w:hyperlink>
      <w:del w:id="25488" w:author="PR Preview" w:date="2026-01-01T00:00:00Z">
        <w:r>
          <w:delText xml:space="preserve">).</w:delText>
        </w:r>
      </w:del>
      <w:del w:id="25489" w:author="PR Preview" w:date="2026-01-01T00:00:00Z">
        <w:r>
          <w:delText xml:space="preserve"> </w:delText>
        </w:r>
      </w:del>
      <w:del w:id="25490" w:author="PR Preview" w:date="2026-01-01T00:00:00Z">
        <w:r>
          <w:delText xml:space="preserve">When</w:delText>
        </w:r>
      </w:del>
      <w:del w:id="2549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5492" w:author="PR Preview" w:date="2026-01-01T00:00:00Z">
        <w:r>
          <w:delText xml:space="preserve">,</w:delText>
        </w:r>
      </w:del>
      <w:del w:id="25493" w:author="PR Preview" w:date="2026-01-01T00:00:00Z">
        <w:r>
          <w:delText xml:space="preserve"> </w:delText>
        </w:r>
      </w:del>
      <m:oMath>
        <m:sSup>
          <m:e>
            <m:r>
              <m:rPr>
                <m:sty m:val="bi"/>
              </m:rPr>
              <m:t>A</m:t>
            </m:r>
          </m:e>
          <m:sup>
            <m:r>
              <m:rPr>
                <m:sty m:val="p"/>
              </m:rPr>
              <m:t>⊤</m:t>
            </m:r>
          </m:sup>
        </m:sSup>
        <m:r>
          <m:rPr>
            <m:sty m:val="bi"/>
          </m:rPr>
          <m:t>A</m:t>
        </m:r>
      </m:oMath>
      <w:del w:id="25494" w:author="PR Preview" w:date="2026-01-01T00:00:00Z">
        <w:r>
          <w:delText xml:space="preserve"> </w:delText>
        </w:r>
      </w:del>
      <w:del w:id="25495" w:author="PR Preview" w:date="2026-01-01T00:00:00Z">
        <w:r>
          <w:delText xml:space="preserve">is invertible (</w:delText>
        </w:r>
      </w:del>
      <w:hyperlink w:anchor="thm-gram-invertible">
        <w:del w:id="25496" w:author="PR Preview" w:date="2026-01-01T00:00:00Z">
          <w:r>
            <w:rPr>
              <w:rStyle w:val="Hyperlink"/>
            </w:rPr>
            <w:delText xml:space="preserve">Theorem 87</w:delText>
          </w:r>
        </w:del>
      </w:hyperlink>
      <w:del w:id="25497" w:author="PR Preview" w:date="2026-01-01T00:00:00Z">
        <w:r>
          <w:delText xml:space="preserve">),</w:delText>
        </w:r>
      </w:del>
      <w:del w:id="25498" w:author="PR Preview" w:date="2026-01-01T00:00:00Z">
        <w:r>
          <w:delText xml:space="preserve"> </w:delText>
        </w:r>
      </w:del>
      <w:del w:id="25499" w:author="PR Preview" w:date="2026-01-01T00:00:00Z">
        <w:r>
          <w:delText xml:space="preserve">and with</w:delText>
        </w:r>
      </w:del>
      <w:del w:id="25500" w:author="PR Preview" w:date="2026-01-01T00:00:00Z">
        <w:r>
          <w:delText xml:space="preserve"> </w:delText>
        </w:r>
      </w:del>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del w:id="25501" w:author="PR Preview" w:date="2026-01-01T00:00:00Z">
        <w:r>
          <w:delText xml:space="preserve">,</w:delText>
        </w:r>
      </w:del>
    </w:p>
    <w:p>
      <w:pPr>
        <w:pStyle w:val="BodyText"/>
      </w:pPr>
      <m:oMathPara>
        <m:oMathParaPr>
          <m:jc m:val="center"/>
        </m:oMathParaPr>
        <m:oMath>
          <m:eqArr>
            <m:e>
              <m:acc>
                <m:accPr>
                  <m:chr m:val="̂"/>
                </m:accPr>
                <m:e>
                  <m:limLow>
                    <m:e>
                      <m:r>
                        <m:t>x</m:t>
                      </m:r>
                    </m:e>
                    <m:lim>
                      <m:r>
                        <m:rPr>
                          <m:sty m:val="p"/>
                        </m:rPr>
                        <m:t>∼</m:t>
                      </m:r>
                    </m:lim>
                  </m:limLow>
                </m:e>
              </m:acc>
              <m:r>
                <m:t>&amp;</m:t>
              </m:r>
              <m:r>
                <m:rPr>
                  <m:sty m:val="p"/>
                </m:rPr>
                <m:t>=</m:t>
              </m:r>
              <m:sSub>
                <m:e>
                  <m:r>
                    <m:rPr>
                      <m:sty m:val="bi"/>
                    </m:rPr>
                    <m:t>I</m:t>
                  </m:r>
                </m:e>
                <m:sub>
                  <m:r>
                    <m:t>n</m:t>
                  </m:r>
                </m:sub>
              </m:sSub>
              <m:r>
                <m:t> </m:t>
              </m:r>
              <m:acc>
                <m:accPr>
                  <m:chr m:val="̂"/>
                </m:accPr>
                <m:e>
                  <m:limLow>
                    <m:e>
                      <m:r>
                        <m:t>x</m:t>
                      </m:r>
                    </m:e>
                    <m:lim>
                      <m:r>
                        <m:rPr>
                          <m:sty m:val="p"/>
                        </m:rPr>
                        <m:t>∼</m:t>
                      </m:r>
                    </m:lim>
                  </m:limLow>
                </m:e>
              </m:acc>
              <m:r>
                <m:t>&amp;</m:t>
              </m:r>
              <m:r>
                <m:t>&amp;</m:t>
              </m:r>
              <m:r>
                <m:rPr>
                  <m:nor/>
                  <m:sty m:val="p"/>
                </m:rPr>
                <m:t>(</m:t>
              </m:r>
              <m:r>
                <m:rPr>
                  <m:nor/>
                  <m:sty m:val="p"/>
                </m:rPr>
                <m:t>Theorem 10</m:t>
              </m:r>
              <m:r>
                <m:rPr>
                  <m:nor/>
                  <m:sty m:val="p"/>
                </m:rPr>
                <m:t>)</m:t>
              </m:r>
            </m:e>
            <m:e>
              <m:r>
                <m:t>&amp;</m:t>
              </m:r>
              <m:r>
                <m:rPr>
                  <m:sty m:val="p"/>
                </m:rPr>
                <m:t>=</m:t>
              </m:r>
              <m:r>
                <m:rPr>
                  <m:sty m:val="p"/>
                </m:rPr>
                <m:t>(</m:t>
              </m:r>
              <m:sSup>
                <m:e>
                  <m:r>
                    <m:rPr>
                      <m:sty m:val="bi"/>
                    </m:rPr>
                    <m:t>M</m:t>
                  </m:r>
                </m:e>
                <m:sup>
                  <m:r>
                    <m:rPr>
                      <m:sty m:val="p"/>
                    </m:rPr>
                    <m:t>−</m:t>
                  </m:r>
                  <m:r>
                    <m:t>1</m:t>
                  </m:r>
                </m:sup>
              </m:sSup>
              <m:r>
                <m:rPr>
                  <m:sty m:val="bi"/>
                </m:rPr>
                <m:t>M</m:t>
              </m:r>
              <m:r>
                <m:rPr>
                  <m:sty m:val="p"/>
                </m:rPr>
                <m:t>)</m:t>
              </m:r>
              <m:r>
                <m:t> </m:t>
              </m:r>
              <m:acc>
                <m:accPr>
                  <m:chr m:val="̂"/>
                </m:accPr>
                <m:e>
                  <m:limLow>
                    <m:e>
                      <m:r>
                        <m:t>x</m:t>
                      </m:r>
                    </m:e>
                    <m:lim>
                      <m:r>
                        <m:rPr>
                          <m:sty m:val="p"/>
                        </m:rPr>
                        <m:t>∼</m:t>
                      </m:r>
                    </m:lim>
                  </m:limLow>
                </m:e>
              </m:acc>
              <m:r>
                <m:t>&amp;</m:t>
              </m:r>
              <m:r>
                <m:t>&amp;</m:t>
              </m:r>
              <m:r>
                <m:rPr>
                  <m:nor/>
                  <m:sty m:val="p"/>
                </m:rPr>
                <m:t>(</m:t>
              </m:r>
              <m:r>
                <m:rPr>
                  <m:nor/>
                  <m:sty m:val="p"/>
                </m:rPr>
                <m:t>Definition 84</m:t>
              </m:r>
              <m:r>
                <m:rPr>
                  <m:nor/>
                  <m:sty m:val="p"/>
                </m:rPr>
                <m:t>)</m:t>
              </m:r>
            </m:e>
            <m:e>
              <m:r>
                <m:t>&amp;</m:t>
              </m:r>
              <m:r>
                <m:rPr>
                  <m:sty m:val="p"/>
                </m:rPr>
                <m:t>=</m:t>
              </m:r>
              <m:sSup>
                <m:e>
                  <m:r>
                    <m:rPr>
                      <m:sty m:val="bi"/>
                    </m:rPr>
                    <m:t>M</m:t>
                  </m:r>
                </m:e>
                <m:sup>
                  <m:r>
                    <m:rPr>
                      <m:sty m:val="p"/>
                    </m:rPr>
                    <m:t>−</m:t>
                  </m:r>
                  <m:r>
                    <m:t>1</m:t>
                  </m:r>
                </m:sup>
              </m:sSup>
              <m:r>
                <m:t> </m:t>
              </m:r>
              <m:r>
                <m:rPr>
                  <m:sty m:val="p"/>
                </m:rPr>
                <m:t>(</m:t>
              </m:r>
              <m:r>
                <m:rPr>
                  <m:sty m:val="bi"/>
                </m:rPr>
                <m:t>M</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M</m:t>
                  </m:r>
                </m:e>
                <m:sup>
                  <m:r>
                    <m:rPr>
                      <m:sty m:val="p"/>
                    </m:rPr>
                    <m:t>−</m:t>
                  </m:r>
                  <m:r>
                    <m:t>1</m:t>
                  </m:r>
                </m:sup>
              </m:sSup>
              <m:r>
                <m:t> </m:t>
              </m:r>
              <m:sSup>
                <m:e>
                  <m:r>
                    <m:rPr>
                      <m:sty m:val="bi"/>
                    </m:rPr>
                    <m:t>A</m:t>
                  </m:r>
                </m:e>
                <m:sup>
                  <m:r>
                    <m:rPr>
                      <m:sty m:val="p"/>
                    </m:rPr>
                    <m:t>⊤</m:t>
                  </m:r>
                </m:sup>
              </m:sSup>
              <m:limLow>
                <m:e>
                  <m:r>
                    <m:t>b</m:t>
                  </m:r>
                </m:e>
                <m:lim>
                  <m:r>
                    <m:rPr>
                      <m:sty m:val="p"/>
                    </m:rPr>
                    <m:t>∼</m:t>
                  </m:r>
                </m:lim>
              </m:limLow>
              <m:r>
                <m:rPr>
                  <m:sty m:val="p"/>
                </m:rPr>
                <m:t>.</m:t>
              </m:r>
              <m:r>
                <m:t>&amp;</m:t>
              </m:r>
              <m:r>
                <m:t>&amp;</m:t>
              </m:r>
              <m:r>
                <m:rPr>
                  <m:nor/>
                  <m:sty m:val="p"/>
                </m:rPr>
                <m:t>(the normal equations)</m:t>
              </m:r>
            </m:e>
          </m:eqArr>
        </m:oMath>
      </m:oMathPara>
    </w:p>
    <w:p>
      <w:pPr>
        <w:pStyle w:val="FirstParagraph"/>
      </w:pPr>
      <w:del w:id="25502" w:author="PR Preview" w:date="2026-01-01T00:00:00Z">
        <w:r>
          <w:rPr>
            <w:b/>
            <w:bCs/>
          </w:rPr>
          <w:delText xml:space="preserve">Example 186 (A least squares line)</w:delText>
        </w:r>
      </w:del>
      <w:del w:id="25503" w:author="PR Preview" w:date="2026-01-01T00:00:00Z">
        <w:r>
          <w:delText xml:space="preserve"> </w:delText>
        </w:r>
      </w:del>
      <w:del w:id="25504" w:author="PR Preview" w:date="2026-01-01T00:00:00Z">
        <w:r>
          <w:delText xml:space="preserve">Fit</w:delText>
        </w:r>
      </w:del>
      <w:del w:id="25505" w:author="PR Preview" w:date="2026-01-01T00:00:00Z">
        <w:r>
          <w:delText xml:space="preserve"> </w:delText>
        </w:r>
      </w:del>
      <m:oMath>
        <m:r>
          <m:t>y</m:t>
        </m:r>
        <m:r>
          <m:rPr>
            <m:sty m:val="p"/>
          </m:rPr>
          <m:t>=</m:t>
        </m:r>
        <m:sSub>
          <m:e>
            <m:r>
              <m:t>x</m:t>
            </m:r>
          </m:e>
          <m:sub>
            <m:r>
              <m:t>1</m:t>
            </m:r>
          </m:sub>
        </m:sSub>
        <m:r>
          <m:rPr>
            <m:sty m:val="p"/>
          </m:rPr>
          <m:t>+</m:t>
        </m:r>
        <m:sSub>
          <m:e>
            <m:r>
              <m:t>x</m:t>
            </m:r>
          </m:e>
          <m:sub>
            <m:r>
              <m:t>2</m:t>
            </m:r>
          </m:sub>
        </m:sSub>
        <m:r>
          <m:t> </m:t>
        </m:r>
        <m:r>
          <m:t>t</m:t>
        </m:r>
      </m:oMath>
      <w:del w:id="25506" w:author="PR Preview" w:date="2026-01-01T00:00:00Z">
        <w:r>
          <w:delText xml:space="preserve"> </w:delText>
        </w:r>
      </w:del>
      <w:del w:id="25507" w:author="PR Preview" w:date="2026-01-01T00:00:00Z">
        <w:r>
          <w:delText xml:space="preserve">to the points</w:delText>
        </w:r>
      </w:del>
      <w:del w:id="25508" w:author="PR Preview" w:date="2026-01-01T00:00:00Z">
        <w:r>
          <w:delText xml:space="preserve"> </w:delText>
        </w:r>
      </w:del>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del w:id="25509" w:author="PR Preview" w:date="2026-01-01T00:00:00Z">
        <w:r>
          <w:delText xml:space="preserve">:</w:delText>
        </w:r>
      </w:del>
      <w:del w:id="255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del w:id="25511" w:author="PR Preview" w:date="2026-01-01T00:00:00Z">
        <w:r>
          <w:delText xml:space="preserve"> </w:delText>
        </w:r>
      </w:del>
      <w:del w:id="25512" w:author="PR Preview" w:date="2026-01-01T00:00:00Z">
        <w:r>
          <w:delText xml:space="preserve">(the</w:delText>
        </w:r>
      </w:del>
      <w:del w:id="25513" w:author="PR Preview" w:date="2026-01-01T00:00:00Z">
        <w:r>
          <w:delText xml:space="preserve"> </w:delText>
        </w:r>
      </w:del>
      <m:oMath>
        <m:r>
          <m:rPr>
            <m:sty m:val="bi"/>
          </m:rPr>
          <m:t>X</m:t>
        </m:r>
      </m:oMath>
      <w:del w:id="25514" w:author="PR Preview" w:date="2026-01-01T00:00:00Z">
        <w:r>
          <w:delText xml:space="preserve"> </w:delText>
        </w:r>
      </w:del>
      <w:del w:id="25515" w:author="PR Preview" w:date="2026-01-01T00:00:00Z">
        <w:r>
          <w:delText xml:space="preserve">of</w:delText>
        </w:r>
      </w:del>
      <w:del w:id="25516" w:author="PR Preview" w:date="2026-01-01T00:00:00Z">
        <w:r>
          <w:delText xml:space="preserve"> </w:delText>
        </w:r>
      </w:del>
      <w:hyperlink w:anchor="exm-gram-invertible">
        <w:del w:id="25517" w:author="PR Preview" w:date="2026-01-01T00:00:00Z">
          <w:r>
            <w:rPr>
              <w:rStyle w:val="Hyperlink"/>
            </w:rPr>
            <w:delText xml:space="preserve">Example 160</w:delText>
          </w:r>
        </w:del>
      </w:hyperlink>
      <w:del w:id="25518" w:author="PR Preview" w:date="2026-01-01T00:00:00Z">
        <w:r>
          <w:delText xml:space="preserve">)</w:delText>
        </w:r>
      </w:del>
      <w:del w:id="25519" w:author="PR Preview" w:date="2026-01-01T00:00:00Z">
        <w:r>
          <w:delText xml:space="preserve"> </w:delText>
        </w:r>
      </w:del>
      <w:del w:id="25520" w:author="PR Preview" w:date="2026-01-01T00:00:00Z">
        <w:r>
          <w:delText xml:space="preserve">and</w:delText>
        </w:r>
      </w:del>
      <w:del w:id="25521"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del w:id="25522" w:author="PR Preview" w:date="2026-01-01T00:00:00Z">
        <w:r>
          <w:delText xml:space="preserve">.</w:delText>
        </w:r>
      </w:del>
      <w:del w:id="25523" w:author="PR Preview" w:date="2026-01-01T00:00:00Z">
        <w:r>
          <w:delText xml:space="preserve"> </w:delText>
        </w:r>
      </w:del>
      <m:oMath>
        <m:r>
          <m:rPr>
            <m:sty m:val="bi"/>
          </m:rPr>
          <m:t>A</m:t>
        </m:r>
      </m:oMath>
      <w:del w:id="25524" w:author="PR Preview" w:date="2026-01-01T00:00:00Z">
        <w:r>
          <w:delText xml:space="preserve"> </w:delText>
        </w:r>
      </w:del>
      <w:del w:id="25525" w:author="PR Preview" w:date="2026-01-01T00:00:00Z">
        <w:r>
          <w:delText xml:space="preserve">has rank</w:delText>
        </w:r>
      </w:del>
      <w:del w:id="25526" w:author="PR Preview" w:date="2026-01-01T00:00:00Z">
        <w:r>
          <w:delText xml:space="preserve"> </w:delText>
        </w:r>
      </w:del>
      <m:oMath>
        <m:r>
          <m:t>2</m:t>
        </m:r>
      </m:oMath>
      <w:del w:id="25527" w:author="PR Preview" w:date="2026-01-01T00:00:00Z">
        <w:r>
          <w:delText xml:space="preserve"> </w:delText>
        </w:r>
      </w:del>
      <w:del w:id="25528" w:author="PR Preview" w:date="2026-01-01T00:00:00Z">
        <w:r>
          <w:delText xml:space="preserve">(</w:delText>
        </w:r>
      </w:del>
      <w:hyperlink w:anchor="exm-rank">
        <w:del w:id="25529" w:author="PR Preview" w:date="2026-01-01T00:00:00Z">
          <w:r>
            <w:rPr>
              <w:rStyle w:val="Hyperlink"/>
            </w:rPr>
            <w:delText xml:space="preserve">Example 36</w:delText>
          </w:r>
        </w:del>
      </w:hyperlink>
      <w:del w:id="25530" w:author="PR Preview" w:date="2026-01-01T00:00:00Z">
        <w:r>
          <w:delText xml:space="preserve">), so the solution is unique (part 4).</w:delText>
        </w:r>
      </w:del>
      <w:del w:id="25531"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del w:id="25532" w:author="PR Preview" w:date="2026-01-01T00:00:00Z">
        <w:r>
          <w:delText xml:space="preserve"> </w:delText>
        </w:r>
      </w:del>
      <w:del w:id="25533" w:author="PR Preview" w:date="2026-01-01T00:00:00Z">
        <w:r>
          <w:delText xml:space="preserve">has inverse</w:delText>
        </w:r>
      </w:del>
      <w:del w:id="25534" w:author="PR Preview" w:date="2026-01-01T00:00:00Z">
        <w:r>
          <w:delText xml:space="preserve"> </w:delText>
        </w:r>
      </w:del>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del w:id="25535" w:author="PR Preview" w:date="2026-01-01T00:00:00Z">
        <w:r>
          <w:delText xml:space="preserve"> </w:delText>
        </w:r>
      </w:del>
      <w:del w:id="25536" w:author="PR Preview" w:date="2026-01-01T00:00:00Z">
        <w:r>
          <w:delText xml:space="preserve">(</w:delText>
        </w:r>
      </w:del>
      <w:hyperlink w:anchor="exm-gram-invertible">
        <w:del w:id="25537" w:author="PR Preview" w:date="2026-01-01T00:00:00Z">
          <w:r>
            <w:rPr>
              <w:rStyle w:val="Hyperlink"/>
            </w:rPr>
            <w:delText xml:space="preserve">Example 160</w:delText>
          </w:r>
        </w:del>
      </w:hyperlink>
      <w:del w:id="25538" w:author="PR Preview" w:date="2026-01-01T00:00:00Z">
        <w:r>
          <w:delText xml:space="preserve">),</w:delText>
        </w:r>
      </w:del>
      <w:del w:id="25539" w:author="PR Preview" w:date="2026-01-01T00:00:00Z">
        <w:r>
          <w:delText xml:space="preserve"> </w:delText>
        </w:r>
      </w:del>
      <w:del w:id="25540" w:author="PR Preview" w:date="2026-01-01T00:00:00Z">
        <w:r>
          <w:delText xml:space="preserve">and</w:delText>
        </w:r>
      </w:del>
    </w:p>
    <w:p>
      <w:pPr>
        <w:pStyle w:val="BodyText"/>
      </w:pPr>
      <m:oMathPara>
        <m:oMathParaPr>
          <m:jc m:val="center"/>
        </m:oMathParaPr>
        <m:oMath>
          <m:eqArr>
            <m:e>
              <m:sSup>
                <m:e>
                  <m:r>
                    <m:rPr>
                      <m:sty m:val="bi"/>
                    </m:rPr>
                    <m:t>A</m:t>
                  </m:r>
                </m:e>
                <m:sup>
                  <m:r>
                    <m:rPr>
                      <m:sty m:val="p"/>
                    </m:rPr>
                    <m:t>⊤</m:t>
                  </m:r>
                </m:sup>
              </m:sSup>
              <m:limLow>
                <m:e>
                  <m:r>
                    <m:t>b</m:t>
                  </m:r>
                </m:e>
                <m:lim>
                  <m:r>
                    <m:rPr>
                      <m:sty m:val="p"/>
                    </m:rPr>
                    <m:t>∼</m:t>
                  </m:r>
                </m:lim>
              </m:limLow>
              <m:r>
                <m:t>&amp;</m:t>
              </m:r>
              <m:r>
                <m:rPr>
                  <m:sty m:val="p"/>
                </m:rPr>
                <m:t>=</m:t>
              </m:r>
              <m:r>
                <m:rPr>
                  <m:sty m:val="p"/>
                </m:rPr>
                <m:t>(</m:t>
              </m:r>
              <m:r>
                <m:t>1</m:t>
              </m:r>
              <m:r>
                <m:rPr>
                  <m:sty m:val="p"/>
                </m:rPr>
                <m:t>+</m:t>
              </m:r>
              <m:r>
                <m:t>2</m:t>
              </m:r>
              <m:r>
                <m:rPr>
                  <m:sty m:val="p"/>
                </m:rPr>
                <m:t>+</m:t>
              </m:r>
              <m:r>
                <m:t>2</m:t>
              </m:r>
              <m:r>
                <m:rPr>
                  <m:sty m:val="p"/>
                </m:rPr>
                <m:t>,</m:t>
              </m:r>
              <m:r>
                <m:t> </m:t>
              </m:r>
              <m:r>
                <m:t>1</m:t>
              </m:r>
              <m:r>
                <m:rPr>
                  <m:sty m:val="p"/>
                </m:rPr>
                <m:t>+</m:t>
              </m:r>
              <m:r>
                <m:t>4</m:t>
              </m:r>
              <m:r>
                <m:rPr>
                  <m:sty m:val="p"/>
                </m:rPr>
                <m:t>+</m:t>
              </m:r>
              <m:r>
                <m:t>6</m:t>
              </m:r>
              <m:r>
                <m:rPr>
                  <m:sty m:val="p"/>
                </m:rPr>
                <m:t>)</m:t>
              </m:r>
            </m:e>
            <m:e>
              <m:r>
                <m:t>&amp;</m:t>
              </m:r>
              <m:r>
                <m:rPr>
                  <m:sty m:val="p"/>
                </m:rPr>
                <m:t>=</m:t>
              </m:r>
              <m:r>
                <m:rPr>
                  <m:sty m:val="p"/>
                </m:rPr>
                <m:t>(</m:t>
              </m:r>
              <m:r>
                <m:t>5</m:t>
              </m:r>
              <m:r>
                <m:rPr>
                  <m:sty m:val="p"/>
                </m:rPr>
                <m:t>,</m:t>
              </m:r>
              <m:r>
                <m:t>11</m:t>
              </m:r>
              <m:r>
                <m:rPr>
                  <m:sty m:val="p"/>
                </m:rPr>
                <m:t>)</m:t>
              </m:r>
              <m:r>
                <m:rPr>
                  <m:sty m:val="p"/>
                </m:rPr>
                <m:t>,</m:t>
              </m:r>
            </m:e>
          </m:eqArr>
        </m:oMath>
      </m:oMathPara>
    </w:p>
    <w:p>
      <w:pPr>
        <w:pStyle w:val="Compact"/>
        <w:numPr>
          <w:ilvl w:val="0"/>
          <w:numId w:val="1094"/>
        </w:numPr>
      </w:pPr>
      <w:ins w:id="25541" w:author="PR Preview" w:date="2026-01-01T00:00:00Z">
        <w:r>
          <w:t xml:space="preserve">Every least squares solution gives the same fitted vector</w:t>
        </w:r>
      </w:ins>
      <w:ins w:id="25542" w:author="PR Preview" w:date="2026-01-01T00:00:00Z">
        <w:r>
          <w:t xml:space="preserve"> </w:t>
        </w:r>
      </w:ins>
      <w:ins w:id="25543" w:author="PR Preview" w:date="2026-01-01T00:00:00Z">
        <w:r>
          <w:t xml:space="preserve">$\mathbf{A} \hat{\mathord{\smash[b]{\underset{\raise.3ex\hbox{$\scriptstyle\sim$}}{x}}\vphantom{x}}}$</w:t>
        </w:r>
      </w:ins>
      <w:ins w:id="25544" w:author="PR Preview" w:date="2026-01-01T00:00:00Z">
        <w:r>
          <w:t xml:space="preserve">:</w:t>
        </w:r>
      </w:ins>
      <w:ins w:id="25545" w:author="PR Preview" w:date="2026-01-01T00:00:00Z">
        <w:r>
          <w:t xml:space="preserve"> </w:t>
        </w:r>
      </w:ins>
      <w:ins w:id="25546" w:author="PR Preview" w:date="2026-01-01T00:00:00Z">
        <w:r>
          <w:t xml:space="preserve">the orthogonal projection of</w:t>
        </w:r>
      </w:ins>
      <w:ins w:id="25547" w:author="PR Preview" w:date="2026-01-01T00:00:00Z">
        <w:r>
          <w:t xml:space="preserve"> </w:t>
        </w:r>
      </w:ins>
      <w:ins w:id="25548" w:author="PR Preview" w:date="2026-01-01T00:00:00Z">
        <w:r>
          <w:t xml:space="preserve">$\mathord{\smash[b]{\underset{\raise.3ex\hbox{$\scriptstyle\sim$}}{b}}\vphantom{b}}$</w:t>
        </w:r>
      </w:ins>
      <w:ins w:id="25549" w:author="PR Preview" w:date="2026-01-01T00:00:00Z">
        <w:r>
          <w:t xml:space="preserve"> </w:t>
        </w:r>
      </w:ins>
      <w:ins w:id="25550" w:author="PR Preview" w:date="2026-01-01T00:00:00Z">
        <w:r>
          <w:t xml:space="preserve">onto</w:t>
        </w:r>
      </w:ins>
      <w:ins w:id="25551" w:author="PR Preview" w:date="2026-01-01T00:00:00Z">
        <w:r>
          <w:t xml:space="preserve"> </w:t>
        </w:r>
      </w:ins>
      <m:oMath>
        <m:r>
          <m:rPr>
            <m:scr m:val="script"/>
            <m:sty m:val="p"/>
          </m:rPr>
          <m:t>C</m:t>
        </m:r>
        <m:r>
          <m:rPr>
            <m:sty m:val="p"/>
          </m:rPr>
          <m:t>(</m:t>
        </m:r>
        <m:r>
          <m:rPr>
            <m:sty m:val="bi"/>
          </m:rPr>
          <m:t>A</m:t>
        </m:r>
        <m:r>
          <m:rPr>
            <m:sty m:val="p"/>
          </m:rPr>
          <m:t>)</m:t>
        </m:r>
      </m:oMath>
      <w:ins w:id="25552" w:author="PR Preview" w:date="2026-01-01T00:00:00Z">
        <w:r>
          <w:t xml:space="preserve"> </w:t>
        </w:r>
      </w:ins>
      <w:ins w:id="25553" w:author="PR Preview" w:date="2026-01-01T00:00:00Z">
        <w:r>
          <w:t xml:space="preserve">(</w:t>
        </w:r>
      </w:ins>
      <w:hyperlink w:anchor="def-orthogonal-projection">
        <w:ins w:id="25554" w:author="PR Preview" w:date="2026-01-01T00:00:00Z">
          <w:r>
            <w:rPr>
              <w:rStyle w:val="Hyperlink"/>
            </w:rPr>
            <w:t xml:space="preserve">Definition 108</w:t>
          </w:r>
        </w:ins>
      </w:hyperlink>
      <w:ins w:id="25555" w:author="PR Preview" w:date="2026-01-01T00:00:00Z">
        <w:r>
          <w:t xml:space="preserve">).</w:t>
        </w:r>
      </w:ins>
    </w:p>
    <w:p>
      <w:pPr>
        <w:pStyle w:val="Compact"/>
        <w:numPr>
          <w:ilvl w:val="0"/>
          <w:numId w:val="1094"/>
        </w:numPr>
      </w:pPr>
      <w:ins w:id="25556" w:author="PR Preview" w:date="2026-01-01T00:00:00Z">
        <w:r>
          <w:t xml:space="preserve">The least squares solution is unique exactly when</w:t>
        </w:r>
      </w:ins>
      <w:ins w:id="25557" w:author="PR Preview" w:date="2026-01-01T00:00:00Z">
        <w:r>
          <w:t xml:space="preserve"> </w:t>
        </w:r>
      </w:ins>
      <m:oMath>
        <m:r>
          <m:rPr>
            <m:sty m:val="p"/>
          </m:rPr>
          <m:t>rank</m:t>
        </m:r>
        <m:r>
          <m:rPr>
            <m:sty m:val="p"/>
          </m:rPr>
          <m:t>(</m:t>
        </m:r>
        <m:r>
          <m:rPr>
            <m:sty m:val="bi"/>
          </m:rPr>
          <m:t>A</m:t>
        </m:r>
        <m:r>
          <m:rPr>
            <m:sty m:val="p"/>
          </m:rPr>
          <m:t>)</m:t>
        </m:r>
        <m:r>
          <m:rPr>
            <m:sty m:val="p"/>
          </m:rPr>
          <m:t>=</m:t>
        </m:r>
        <m:r>
          <m:t>n</m:t>
        </m:r>
      </m:oMath>
      <w:ins w:id="25558" w:author="PR Preview" w:date="2026-01-01T00:00:00Z">
        <w:r>
          <w:t xml:space="preserve">,</w:t>
        </w:r>
      </w:ins>
      <w:ins w:id="25559" w:author="PR Preview" w:date="2026-01-01T00:00:00Z">
        <w:r>
          <w:t xml:space="preserve"> </w:t>
        </w:r>
      </w:ins>
      <w:ins w:id="25560" w:author="PR Preview" w:date="2026-01-01T00:00:00Z">
        <w:r>
          <w:t xml:space="preserve">and then</w:t>
        </w:r>
      </w:ins>
      <w:ins w:id="25561" w:author="PR Preview" w:date="2026-01-01T00:00:00Z">
        <w:r>
          <w:t xml:space="preserve"> </w:t>
        </w:r>
      </w:ins>
      <w:ins w:id="25562" w:author="PR Preview" w:date="2026-01-01T00:00:00Z">
        <w:r>
          <w:t xml:space="preserve">$\hat{\mathord{\smash[b]{\underset{\raise.3ex\hbox{$\scriptstyle\sim$}}{x}}\vphantom{x}}} = ({\mathbf{A}}^{\top} \mathbf{A})^{-1} {\mathbf{A}}^{\top} \mathord{\smash[b]{\underset{\raise.3ex\hbox{$\scriptstyle\sim$}}{b}}\vphantom{b}}$</w:t>
        </w:r>
      </w:ins>
      <w:ins w:id="25563" w:author="PR Preview" w:date="2026-01-01T00:00:00Z">
        <w:r>
          <w:t xml:space="preserve">.</w:t>
        </w:r>
      </w:ins>
    </w:p>
    <w:bookmarkEnd w:id="602"/>
    <w:p>
      <w:pPr>
        <w:pStyle w:val="FirstParagraph"/>
      </w:pPr>
      <w:ins w:id="25564" w:author="PR Preview" w:date="2026-01-01T00:00:00Z">
        <w:r>
          <w:rPr>
            <w:i/>
            <w:iCs/>
          </w:rPr>
          <w:t xml:space="preserve">Proof</w:t>
        </w:r>
      </w:ins>
      <w:ins w:id="25565" w:author="PR Preview" w:date="2026-01-01T00:00:00Z">
        <w:r>
          <w:t xml:space="preserve">. </w:t>
        </w:r>
      </w:ins>
      <w:ins w:id="25566" w:author="PR Preview" w:date="2026-01-01T00:00:00Z">
        <w:r>
          <w:t xml:space="preserve">Let</w:t>
        </w:r>
      </w:ins>
      <w:ins w:id="25567" w:author="PR Preview" w:date="2026-01-01T00:00:00Z">
        <w:r>
          <w:t xml:space="preserve"> </w:t>
        </w:r>
      </w:ins>
      <w:ins w:id="25568" w:author="PR Preview" w:date="2026-01-01T00:00:00Z">
        <w:r>
          <w:t xml:space="preserve">$\mathord{\smash[b]{\underset{\raise.3ex\hbox{$\scriptstyle\sim$}}{u}}\vphantom{u}}$</w:t>
        </w:r>
      </w:ins>
      <w:ins w:id="25569" w:author="PR Preview" w:date="2026-01-01T00:00:00Z">
        <w:r>
          <w:t xml:space="preserve"> </w:t>
        </w:r>
      </w:ins>
      <w:ins w:id="25570" w:author="PR Preview" w:date="2026-01-01T00:00:00Z">
        <w:r>
          <w:t xml:space="preserve">be the orthogonal projection of</w:t>
        </w:r>
      </w:ins>
      <w:ins w:id="25571" w:author="PR Preview" w:date="2026-01-01T00:00:00Z">
        <w:r>
          <w:t xml:space="preserve"> </w:t>
        </w:r>
      </w:ins>
      <w:ins w:id="25572" w:author="PR Preview" w:date="2026-01-01T00:00:00Z">
        <w:r>
          <w:t xml:space="preserve">$\mathord{\smash[b]{\underset{\raise.3ex\hbox{$\scriptstyle\sim$}}{b}}\vphantom{b}}$</w:t>
        </w:r>
      </w:ins>
      <w:ins w:id="25573" w:author="PR Preview" w:date="2026-01-01T00:00:00Z">
        <w:r>
          <w:t xml:space="preserve"> </w:t>
        </w:r>
      </w:ins>
      <w:ins w:id="25574" w:author="PR Preview" w:date="2026-01-01T00:00:00Z">
        <w:r>
          <w:t xml:space="preserve">onto</w:t>
        </w:r>
      </w:ins>
      <w:ins w:id="25575" w:author="PR Preview" w:date="2026-01-01T00:00:00Z">
        <w:r>
          <w:t xml:space="preserve"> </w:t>
        </w:r>
      </w:ins>
      <m:oMath>
        <m:r>
          <m:rPr>
            <m:scr m:val="script"/>
            <m:sty m:val="p"/>
          </m:rPr>
          <m:t>C</m:t>
        </m:r>
        <m:r>
          <m:rPr>
            <m:sty m:val="p"/>
          </m:rPr>
          <m:t>(</m:t>
        </m:r>
        <m:r>
          <m:rPr>
            <m:sty m:val="bi"/>
          </m:rPr>
          <m:t>A</m:t>
        </m:r>
        <m:r>
          <m:rPr>
            <m:sty m:val="p"/>
          </m:rPr>
          <m:t>)</m:t>
        </m:r>
      </m:oMath>
      <w:ins w:id="25576" w:author="PR Preview" w:date="2026-01-01T00:00:00Z">
        <w:r>
          <w:t xml:space="preserve">.</w:t>
        </w:r>
      </w:ins>
      <w:ins w:id="25577" w:author="PR Preview" w:date="2026-01-01T00:00:00Z">
        <w:r>
          <w:t xml:space="preserve"> </w:t>
        </w:r>
      </w:ins>
      <w:ins w:id="25578" w:author="PR Preview" w:date="2026-01-01T00:00:00Z">
        <w:r>
          <w:t xml:space="preserve">The vectors</w:t>
        </w:r>
      </w:ins>
      <w:ins w:id="25579" w:author="PR Preview" w:date="2026-01-01T00:00:00Z">
        <w:r>
          <w:t xml:space="preserve"> </w:t>
        </w:r>
      </w:ins>
      <w:ins w:id="25580" w:author="PR Preview" w:date="2026-01-01T00:00:00Z">
        <w:r>
          <w:t xml:space="preserve">$\mathbf{A} \mathord{\smash[b]{\underset{\raise.3ex\hbox{$\scriptstyle\sim$}}{x}}\vphantom{x}}$</w:t>
        </w:r>
      </w:ins>
      <w:ins w:id="25581" w:author="PR Preview" w:date="2026-01-01T00:00:00Z">
        <w:r>
          <w:t xml:space="preserve">, as</w:t>
        </w:r>
      </w:ins>
      <w:ins w:id="25582" w:author="PR Preview" w:date="2026-01-01T00:00:00Z">
        <w:r>
          <w:t xml:space="preserve"> </w:t>
        </w:r>
      </w:ins>
      <w:ins w:id="25583" w:author="PR Preview" w:date="2026-01-01T00:00:00Z">
        <w:r>
          <w:t xml:space="preserve">$\mathord{\smash[b]{\underset{\raise.3ex\hbox{$\scriptstyle\sim$}}{x}}\vphantom{x}}$</w:t>
        </w:r>
      </w:ins>
      <w:ins w:id="25584" w:author="PR Preview" w:date="2026-01-01T00:00:00Z">
        <w:r>
          <w:t xml:space="preserve"> </w:t>
        </w:r>
      </w:ins>
      <w:ins w:id="25585" w:author="PR Preview" w:date="2026-01-01T00:00:00Z">
        <w:r>
          <w:t xml:space="preserve">ranges over</w:t>
        </w:r>
      </w:ins>
      <w:ins w:id="25586" w:author="PR Preview" w:date="2026-01-01T00:00:00Z">
        <w:r>
          <w:t xml:space="preserve"> </w:t>
        </w:r>
      </w:ins>
      <m:oMath>
        <m:sSup>
          <m:e>
            <m:r>
              <m:rPr>
                <m:scr m:val="double-struck"/>
                <m:sty m:val="p"/>
              </m:rPr>
              <m:t>R</m:t>
            </m:r>
          </m:e>
          <m:sup>
            <m:r>
              <m:t>n</m:t>
            </m:r>
          </m:sup>
        </m:sSup>
      </m:oMath>
      <w:ins w:id="25587" w:author="PR Preview" w:date="2026-01-01T00:00:00Z">
        <w:r>
          <w:t xml:space="preserve">,</w:t>
        </w:r>
      </w:ins>
      <w:ins w:id="25588" w:author="PR Preview" w:date="2026-01-01T00:00:00Z">
        <w:r>
          <w:t xml:space="preserve"> </w:t>
        </w:r>
      </w:ins>
      <w:ins w:id="25589" w:author="PR Preview" w:date="2026-01-01T00:00:00Z">
        <w:r>
          <w:t xml:space="preserve">are exactly the points of</w:t>
        </w:r>
      </w:ins>
      <w:ins w:id="25590" w:author="PR Preview" w:date="2026-01-01T00:00:00Z">
        <w:r>
          <w:t xml:space="preserve"> </w:t>
        </w:r>
      </w:ins>
      <m:oMath>
        <m:r>
          <m:rPr>
            <m:scr m:val="script"/>
            <m:sty m:val="p"/>
          </m:rPr>
          <m:t>C</m:t>
        </m:r>
        <m:r>
          <m:rPr>
            <m:sty m:val="p"/>
          </m:rPr>
          <m:t>(</m:t>
        </m:r>
        <m:r>
          <m:rPr>
            <m:sty m:val="bi"/>
          </m:rPr>
          <m:t>A</m:t>
        </m:r>
        <m:r>
          <m:rPr>
            <m:sty m:val="p"/>
          </m:rPr>
          <m:t>)</m:t>
        </m:r>
      </m:oMath>
      <w:ins w:id="25591" w:author="PR Preview" w:date="2026-01-01T00:00:00Z">
        <w:r>
          <w:t xml:space="preserve"> </w:t>
        </w:r>
      </w:ins>
      <w:ins w:id="25592" w:author="PR Preview" w:date="2026-01-01T00:00:00Z">
        <w:r>
          <w:t xml:space="preserve">(</w:t>
        </w:r>
      </w:ins>
      <w:hyperlink w:anchor="def-column-space">
        <w:ins w:id="25593" w:author="PR Preview" w:date="2026-01-01T00:00:00Z">
          <w:r>
            <w:rPr>
              <w:rStyle w:val="Hyperlink"/>
            </w:rPr>
            <w:t xml:space="preserve">Definition 52</w:t>
          </w:r>
        </w:ins>
      </w:hyperlink>
      <w:ins w:id="25594" w:author="PR Preview" w:date="2026-01-01T00:00:00Z">
        <w:r>
          <w:t xml:space="preserve">).</w:t>
        </w:r>
      </w:ins>
      <w:ins w:id="25595" w:author="PR Preview" w:date="2026-01-01T00:00:00Z">
        <w:r>
          <w:t xml:space="preserve"> </w:t>
        </w:r>
      </w:ins>
      <w:ins w:id="25596" w:author="PR Preview" w:date="2026-01-01T00:00:00Z">
        <w:r>
          <w:rPr>
            <w:b/>
            <w:bCs/>
          </w:rPr>
          <w:t xml:space="preserve">Least squares solutions are the solutions of</w:t>
        </w:r>
      </w:ins>
      <w:ins w:id="25597" w:author="PR Preview" w:date="2026-01-01T00:00:00Z">
        <w:r>
          <w:rPr>
            <w:b/>
            <w:bCs/>
          </w:rPr>
          <w:t xml:space="preserve"> </w:t>
        </w:r>
      </w:ins>
      <w:ins w:id="25598" w:author="PR Preview" w:date="2026-01-01T00:00:00Z">
        <w:r>
          <w:rPr>
            <w:b/>
            <w:bCs/>
          </w:rPr>
          <w:t xml:space="preserve">$\mathbf{A} \mathord{\smash[b]{\underset{\raise.3ex\hbox{$\scriptstyle\sim$}}{x}}\vphantom{x}} = \mathord{\smash[b]{\underset{\raise.3ex\hbox{$\scriptstyle\sim$}}{u}}\vphantom{u}}$</w:t>
        </w:r>
      </w:ins>
      <w:ins w:id="25599" w:author="PR Preview" w:date="2026-01-01T00:00:00Z">
        <w:r>
          <w:rPr>
            <w:b/>
            <w:bCs/>
          </w:rPr>
          <w:t xml:space="preserve">.</w:t>
        </w:r>
      </w:ins>
      <w:ins w:id="25600" w:author="PR Preview" w:date="2026-01-01T00:00:00Z">
        <w:r>
          <w:t xml:space="preserve"> </w:t>
        </w:r>
      </w:ins>
      <w:ins w:id="25601" w:author="PR Preview" w:date="2026-01-01T00:00:00Z">
        <w:r>
          <w:t xml:space="preserve">If</w:t>
        </w:r>
      </w:ins>
      <w:ins w:id="25602" w:author="PR Preview" w:date="2026-01-01T00:00:00Z">
        <w:r>
          <w:t xml:space="preserve"> </w:t>
        </w:r>
      </w:ins>
      <w:ins w:id="25603" w:author="PR Preview" w:date="2026-01-01T00:00:00Z">
        <w:r>
          <w:t xml:space="preserve">$\mathbf{A} \hat{\mathord{\smash[b]{\underset{\raise.3ex\hbox{$\scriptstyle\sim$}}{x}}\vphantom{x}}} = \mathord{\smash[b]{\underset{\raise.3ex\hbox{$\scriptstyle\sim$}}{u}}\vphantom{u}}$</w:t>
        </w:r>
      </w:ins>
      <w:ins w:id="25604" w:author="PR Preview" w:date="2026-01-01T00:00:00Z">
        <w:r>
          <w:t xml:space="preserve">, then for every</w:t>
        </w:r>
      </w:ins>
      <w:ins w:id="25605" w:author="PR Preview" w:date="2026-01-01T00:00:00Z">
        <w:r>
          <w:t xml:space="preserve"> </w:t>
        </w:r>
      </w:ins>
      <w:ins w:id="25606" w:author="PR Preview" w:date="2026-01-01T00:00:00Z">
        <w:r>
          <w:t xml:space="preserve">$\mathord{\smash[b]{\underset{\raise.3ex\hbox{$\scriptstyle\sim$}}{x}}\vphantom{x}}$</w:t>
        </w:r>
      </w:ins>
      <w:ins w:id="25607" w:author="PR Preview" w:date="2026-01-01T00:00:00Z">
        <w:r>
          <w:t xml:space="preserve">,</w:t>
        </w:r>
      </w:ins>
      <w:ins w:id="25608" w:author="PR Preview" w:date="2026-01-01T00:00:00Z">
        <w:r>
          <w:t xml:space="preserve"> </w:t>
        </w:r>
      </w:ins>
      <w:ins w:id="25609" w:author="PR Preview" w:date="2026-01-01T00:00:00Z">
        <w:r>
          <w:t xml:space="preserve">$\mathbf{A} \mathord{\smash[b]{\underset{\raise.3ex\hbox{$\scriptstyle\sim$}}{x}}\vphantom{x}} \in \mathcal{C}(\mathbf{A})$</w:t>
        </w:r>
      </w:ins>
      <w:ins w:id="25610" w:author="PR Preview" w:date="2026-01-01T00:00:00Z">
        <w:r>
          <w:t xml:space="preserve">, so</w:t>
        </w:r>
      </w:ins>
      <w:ins w:id="25611" w:author="PR Preview" w:date="2026-01-01T00:00:00Z">
        <w:r>
          <w:t xml:space="preserve"> </w:t>
        </w:r>
      </w:ins>
      <w:ins w:id="25612" w:author="PR Preview" w:date="2026-01-01T00:00:00Z">
        <w:r>
          <w:t xml:space="preserve">$\mathopen{}\left\lVert\mathord{\smash[b]{\underset{\raise.3ex\hbox{$\scriptstyle\sim$}}{b}}\vphantom{b}} - \mathbf{A} \hat{\mathord{\smash[b]{\underset{\raise.3ex\hbox{$\scriptstyle\sim$}}{x}}\vphantom{x}}}\right\rVert\mathclose{} = \mathopen{}\left\lVert\mathord{\smash[b]{\underset{\raise.3ex\hbox{$\scriptstyle\sim$}}{b}}\vphantom{b}} - \mathord{\smash[b]{\underset{\raise.3ex\hbox{$\scriptstyle\sim$}}{u}}\vphantom{u}}\right\rVert\mathclose{} \le \mathopen{}\left\lVert\mathord{\smash[b]{\underset{\raise.3ex\hbox{$\scriptstyle\sim$}}{b}}\vphantom{b}} - \mathbf{A} \mathord{\smash[b]{\underset{\raise.3ex\hbox{$\scriptstyle\sim$}}{x}}\vphantom{x}}\right\rVert\mathclose{}$</w:t>
        </w:r>
      </w:ins>
      <w:ins w:id="25613" w:author="PR Preview" w:date="2026-01-01T00:00:00Z">
        <w:r>
          <w:t xml:space="preserve"> </w:t>
        </w:r>
      </w:ins>
      <w:ins w:id="25614" w:author="PR Preview" w:date="2026-01-01T00:00:00Z">
        <w:r>
          <w:t xml:space="preserve">(</w:t>
        </w:r>
      </w:ins>
      <w:hyperlink w:anchor="thm-closest-point">
        <w:ins w:id="25615" w:author="PR Preview" w:date="2026-01-01T00:00:00Z">
          <w:r>
            <w:rPr>
              <w:rStyle w:val="Hyperlink"/>
            </w:rPr>
            <w:t xml:space="preserve">Theorem 89</w:t>
          </w:r>
        </w:ins>
      </w:hyperlink>
      <w:ins w:id="25616" w:author="PR Preview" w:date="2026-01-01T00:00:00Z">
        <w:r>
          <w:t xml:space="preserve">), and</w:t>
        </w:r>
      </w:ins>
      <w:ins w:id="25617" w:author="PR Preview" w:date="2026-01-01T00:00:00Z">
        <w:r>
          <w:t xml:space="preserve"> </w:t>
        </w:r>
      </w:ins>
      <w:ins w:id="25618" w:author="PR Preview" w:date="2026-01-01T00:00:00Z">
        <w:r>
          <w:t xml:space="preserve">$\hat{\mathord{\smash[b]{\underset{\raise.3ex\hbox{$\scriptstyle\sim$}}{x}}\vphantom{x}}}$</w:t>
        </w:r>
      </w:ins>
      <w:ins w:id="25619" w:author="PR Preview" w:date="2026-01-01T00:00:00Z">
        <w:r>
          <w:t xml:space="preserve"> </w:t>
        </w:r>
      </w:ins>
      <w:ins w:id="25620" w:author="PR Preview" w:date="2026-01-01T00:00:00Z">
        <w:r>
          <w:t xml:space="preserve">is a least squares solution.</w:t>
        </w:r>
      </w:ins>
      <w:ins w:id="25621" w:author="PR Preview" w:date="2026-01-01T00:00:00Z">
        <w:r>
          <w:t xml:space="preserve"> </w:t>
        </w:r>
      </w:ins>
      <w:ins w:id="25622" w:author="PR Preview" w:date="2026-01-01T00:00:00Z">
        <w:r>
          <w:t xml:space="preserve">Conversely, let</w:t>
        </w:r>
      </w:ins>
      <w:ins w:id="25623" w:author="PR Preview" w:date="2026-01-01T00:00:00Z">
        <w:r>
          <w:t xml:space="preserve"> </w:t>
        </w:r>
      </w:ins>
      <w:ins w:id="25624" w:author="PR Preview" w:date="2026-01-01T00:00:00Z">
        <w:r>
          <w:t xml:space="preserve">$\hat{\mathord{\smash[b]{\underset{\raise.3ex\hbox{$\scriptstyle\sim$}}{x}}\vphantom{x}}}$</w:t>
        </w:r>
      </w:ins>
      <w:ins w:id="25625" w:author="PR Preview" w:date="2026-01-01T00:00:00Z">
        <w:r>
          <w:t xml:space="preserve"> </w:t>
        </w:r>
      </w:ins>
      <w:ins w:id="25626" w:author="PR Preview" w:date="2026-01-01T00:00:00Z">
        <w:r>
          <w:t xml:space="preserve">be a least squares solution.</w:t>
        </w:r>
      </w:ins>
      <w:ins w:id="25627" w:author="PR Preview" w:date="2026-01-01T00:00:00Z">
        <w:r>
          <w:t xml:space="preserve"> </w:t>
        </w:r>
      </w:ins>
      <w:ins w:id="25628" w:author="PR Preview" w:date="2026-01-01T00:00:00Z">
        <w:r>
          <w:t xml:space="preserve">$\mathord{\smash[b]{\underset{\raise.3ex\hbox{$\scriptstyle\sim$}}{u}}\vphantom{u}} \in \mathcal{C}(\mathbf{A})$</w:t>
        </w:r>
      </w:ins>
      <w:ins w:id="25629" w:author="PR Preview" w:date="2026-01-01T00:00:00Z">
        <w:r>
          <w:t xml:space="preserve">, so</w:t>
        </w:r>
      </w:ins>
      <w:ins w:id="25630" w:author="PR Preview" w:date="2026-01-01T00:00:00Z">
        <w:r>
          <w:t xml:space="preserve"> </w:t>
        </w:r>
      </w:ins>
      <w:ins w:id="25631" w:author="PR Preview" w:date="2026-01-01T00:00:00Z">
        <w:r>
          <w:t xml:space="preserve">$\mathord{\smash[b]{\underset{\raise.3ex\hbox{$\scriptstyle\sim$}}{u}}\vphantom{u}} = \mathbf{A} \mathord{\smash[b]{\underset{\raise.3ex\hbox{$\scriptstyle\sim$}}{x}}\vphantom{x}}_0$</w:t>
        </w:r>
      </w:ins>
      <w:ins w:id="25632" w:author="PR Preview" w:date="2026-01-01T00:00:00Z">
        <w:r>
          <w:t xml:space="preserve"> </w:t>
        </w:r>
      </w:ins>
      <w:ins w:id="25633" w:author="PR Preview" w:date="2026-01-01T00:00:00Z">
        <w:r>
          <w:t xml:space="preserve">for some</w:t>
        </w:r>
      </w:ins>
      <w:ins w:id="25634" w:author="PR Preview" w:date="2026-01-01T00:00:00Z">
        <w:r>
          <w:t xml:space="preserve"> </w:t>
        </w:r>
      </w:ins>
      <w:ins w:id="25635" w:author="PR Preview" w:date="2026-01-01T00:00:00Z">
        <w:r>
          <w:t xml:space="preserve">$\mathord{\smash[b]{\underset{\raise.3ex\hbox{$\scriptstyle\sim$}}{x}}\vphantom{x}}_0$</w:t>
        </w:r>
      </w:ins>
      <w:ins w:id="25636" w:author="PR Preview" w:date="2026-01-01T00:00:00Z">
        <w:r>
          <w:t xml:space="preserve"> </w:t>
        </w:r>
      </w:ins>
      <w:ins w:id="25637" w:author="PR Preview" w:date="2026-01-01T00:00:00Z">
        <w:r>
          <w:t xml:space="preserve">(</w:t>
        </w:r>
      </w:ins>
      <w:hyperlink w:anchor="def-column-space">
        <w:ins w:id="25638" w:author="PR Preview" w:date="2026-01-01T00:00:00Z">
          <w:r>
            <w:rPr>
              <w:rStyle w:val="Hyperlink"/>
            </w:rPr>
            <w:t xml:space="preserve">Definition 52</w:t>
          </w:r>
        </w:ins>
      </w:hyperlink>
      <w:ins w:id="25639" w:author="PR Preview" w:date="2026-01-01T00:00:00Z">
        <w:r>
          <w:t xml:space="preserve">), and</w:t>
        </w:r>
      </w:ins>
    </w:p>
    <w:p>
      <w:pPr>
        <w:pStyle w:val="BodyText"/>
      </w:pPr>
      <w:ins w:id="25640" w:author="PR Preview" w:date="2026-01-01T00:00:00Z">
        <w:r>
          <w:t xml:space="preserve">$$
    \begin{aligned}
    \mathopen{}\left\lVert\mathord{\smash[b]{\underset{\raise.3ex\hbox{$\scriptstyle\sim$}}{b}}\vphantom{b}} - \mathbf{A} \hat{\mathord{\smash[b]{\underset{\raise.3ex\hbox{$\scriptstyle\sim$}}{x}}\vphantom{x}}}\right\rVert\mathclose{}
    &amp;\le \mathopen{}\left\lVert\mathord{\smash[b]{\underset{\raise.3ex\hbox{$\scriptstyle\sim$}}{b}}\vphantom{b}} - \mathbf{A} \mathord{\smash[b]{\underset{\raise.3ex\hbox{$\scriptstyle\sim$}}{x}}\vphantom{x}}_0\right\rVert\mathclose{}
    &amp;&amp; \text{(}\text{Definition~115}\text{)}
    \\
    &amp;= \mathopen{}\left\lVert\mathord{\smash[b]{\underset{\raise.3ex\hbox{$\scriptstyle\sim$}}{b}}\vphantom{b}} - \mathord{\smash[b]{\underset{\raise.3ex\hbox{$\scriptstyle\sim$}}{u}}\vphantom{u}}\right\rVert\mathclose{}
    &amp;&amp; \text{(} \mathord{\smash[b]{\underset{\raise.3ex\hbox{$\scriptstyle\sim$}}{u}}\vphantom{u}} = \mathbf{A} \mathord{\smash[b]{\underset{\raise.3ex\hbox{$\scriptstyle\sim$}}{x}}\vphantom{x}}_0 \text{)}
    \\
    &amp;\le \mathopen{}\left\lVert\mathord{\smash[b]{\underset{\raise.3ex\hbox{$\scriptstyle\sim$}}{b}}\vphantom{b}} - \mathbf{A} \hat{\mathord{\smash[b]{\underset{\raise.3ex\hbox{$\scriptstyle\sim$}}{x}}\vphantom{x}}}\right\rVert\mathclose{},
    &amp;&amp; \text{(}\text{Theorem~89}\text{, with } \mathord{\smash[b]{\underset{\raise.3ex\hbox{$\scriptstyle\sim$}}{w}}\vphantom{w}} = \mathbf{A} \hat{\mathord{\smash[b]{\underset{\raise.3ex\hbox{$\scriptstyle\sim$}}{x}}\vphantom{x}}} \in \mathcal{C}(\mathbf{A}) \text{)}
    \end{aligned}
    $$</w:t>
        </w:r>
      </w:ins>
    </w:p>
    <w:p>
      <w:pPr>
        <w:pStyle w:val="FirstParagraph"/>
      </w:pPr>
      <w:ins w:id="25641" w:author="PR Preview" w:date="2026-01-01T00:00:00Z">
        <w:r>
          <w:t xml:space="preserve">so the last inequality is an equality,</w:t>
        </w:r>
      </w:ins>
      <w:ins w:id="25642" w:author="PR Preview" w:date="2026-01-01T00:00:00Z">
        <w:r>
          <w:t xml:space="preserve"> </w:t>
        </w:r>
      </w:ins>
      <w:ins w:id="25643" w:author="PR Preview" w:date="2026-01-01T00:00:00Z">
        <w:r>
          <w:t xml:space="preserve">and the equality case of</w:t>
        </w:r>
      </w:ins>
      <w:ins w:id="25644" w:author="PR Preview" w:date="2026-01-01T00:00:00Z">
        <w:r>
          <w:t xml:space="preserve"> </w:t>
        </w:r>
      </w:ins>
      <w:hyperlink w:anchor="thm-closest-point">
        <w:ins w:id="25645" w:author="PR Preview" w:date="2026-01-01T00:00:00Z">
          <w:r>
            <w:rPr>
              <w:rStyle w:val="Hyperlink"/>
            </w:rPr>
            <w:t xml:space="preserve">Theorem 89</w:t>
          </w:r>
        </w:ins>
      </w:hyperlink>
      <w:ins w:id="25646" w:author="PR Preview" w:date="2026-01-01T00:00:00Z">
        <w:r>
          <w:t xml:space="preserve"> </w:t>
        </w:r>
      </w:ins>
      <w:ins w:id="25647" w:author="PR Preview" w:date="2026-01-01T00:00:00Z">
        <w:r>
          <w:t xml:space="preserve">gives</w:t>
        </w:r>
      </w:ins>
      <w:ins w:id="25648" w:author="PR Preview" w:date="2026-01-01T00:00:00Z">
        <w:r>
          <w:t xml:space="preserve"> </w:t>
        </w:r>
      </w:ins>
      <w:ins w:id="25649" w:author="PR Preview" w:date="2026-01-01T00:00:00Z">
        <w:r>
          <w:t xml:space="preserve">$\mathbf{A} \hat{\mathord{\smash[b]{\underset{\raise.3ex\hbox{$\scriptstyle\sim$}}{x}}\vphantom{x}}} = \mathord{\smash[b]{\underset{\raise.3ex\hbox{$\scriptstyle\sim$}}{u}}\vphantom{u}}$</w:t>
        </w:r>
      </w:ins>
      <w:ins w:id="25650" w:author="PR Preview" w:date="2026-01-01T00:00:00Z">
        <w:r>
          <w:t xml:space="preserve">.</w:t>
        </w:r>
      </w:ins>
    </w:p>
    <w:p>
      <w:pPr>
        <w:pStyle w:val="BodyText"/>
      </w:pPr>
      <w:ins w:id="25651" w:author="PR Preview" w:date="2026-01-01T00:00:00Z">
        <w:r>
          <w:rPr>
            <w:b/>
            <w:bCs/>
          </w:rPr>
          <w:t xml:space="preserve">Parts 1 and 3.</w:t>
        </w:r>
      </w:ins>
      <w:ins w:id="25652" w:author="PR Preview" w:date="2026-01-01T00:00:00Z">
        <w:r>
          <w:t xml:space="preserve"> </w:t>
        </w:r>
      </w:ins>
      <w:ins w:id="25653" w:author="PR Preview" w:date="2026-01-01T00:00:00Z">
        <w:r>
          <w:t xml:space="preserve">$\mathbf{A} \hat{\mathord{\smash[b]{\underset{\raise.3ex\hbox{$\scriptstyle\sim$}}{x}}\vphantom{x}}} = \mathord{\smash[b]{\underset{\raise.3ex\hbox{$\scriptstyle\sim$}}{u}}\vphantom{u}}$</w:t>
        </w:r>
      </w:ins>
      <w:ins w:id="25654" w:author="PR Preview" w:date="2026-01-01T00:00:00Z">
        <w:r>
          <w:t xml:space="preserve"> </w:t>
        </w:r>
      </w:ins>
      <w:ins w:id="25655" w:author="PR Preview" w:date="2026-01-01T00:00:00Z">
        <w:r>
          <w:t xml:space="preserve">holds exactly when</w:t>
        </w:r>
      </w:ins>
      <w:ins w:id="25656" w:author="PR Preview" w:date="2026-01-01T00:00:00Z">
        <w:r>
          <w:t xml:space="preserve"> </w:t>
        </w:r>
      </w:ins>
      <w:ins w:id="25657" w:author="PR Preview" w:date="2026-01-01T00:00:00Z">
        <w:r>
          <w:t xml:space="preserve">$\mathord{\smash[b]{\underset{\raise.3ex\hbox{$\scriptstyle\sim$}}{b}}\vphantom{b}} - \mathbf{A} \hat{\mathord{\smash[b]{\underset{\raise.3ex\hbox{$\scriptstyle\sim$}}{x}}\vphantom{x}}} \in \mathcal{C}(\mathbf{A})^\perp$</w:t>
        </w:r>
      </w:ins>
      <w:ins w:id="25658" w:author="PR Preview" w:date="2026-01-01T00:00:00Z">
        <w:r>
          <w:t xml:space="preserve">:</w:t>
        </w:r>
      </w:ins>
      <w:ins w:id="25659" w:author="PR Preview" w:date="2026-01-01T00:00:00Z">
        <w:r>
          <w:t xml:space="preserve"> </w:t>
        </w:r>
      </w:ins>
      <w:ins w:id="25660" w:author="PR Preview" w:date="2026-01-01T00:00:00Z">
        <w:r>
          <w:t xml:space="preserve">if</w:t>
        </w:r>
      </w:ins>
      <w:ins w:id="25661" w:author="PR Preview" w:date="2026-01-01T00:00:00Z">
        <w:r>
          <w:t xml:space="preserve"> </w:t>
        </w:r>
      </w:ins>
      <w:ins w:id="25662" w:author="PR Preview" w:date="2026-01-01T00:00:00Z">
        <w:r>
          <w:t xml:space="preserve">$\mathbf{A} \hat{\mathord{\smash[b]{\underset{\raise.3ex\hbox{$\scriptstyle\sim$}}{x}}\vphantom{x}}} = \mathord{\smash[b]{\underset{\raise.3ex\hbox{$\scriptstyle\sim$}}{u}}\vphantom{u}}$</w:t>
        </w:r>
      </w:ins>
      <w:ins w:id="25663" w:author="PR Preview" w:date="2026-01-01T00:00:00Z">
        <w:r>
          <w:t xml:space="preserve">, then</w:t>
        </w:r>
      </w:ins>
      <w:ins w:id="25664" w:author="PR Preview" w:date="2026-01-01T00:00:00Z">
        <w:r>
          <w:t xml:space="preserve"> </w:t>
        </w:r>
      </w:ins>
      <w:ins w:id="25665" w:author="PR Preview" w:date="2026-01-01T00:00:00Z">
        <w:r>
          <w:t xml:space="preserve">$\mathord{\smash[b]{\underset{\raise.3ex\hbox{$\scriptstyle\sim$}}{b}}\vphantom{b}} - \mathord{\smash[b]{\underset{\raise.3ex\hbox{$\scriptstyle\sim$}}{u}}\vphantom{u}} \in \mathcal{C}(\mathbf{A})^\perp$</w:t>
        </w:r>
      </w:ins>
      <w:ins w:id="25666" w:author="PR Preview" w:date="2026-01-01T00:00:00Z">
        <w:r>
          <w:t xml:space="preserve"> </w:t>
        </w:r>
      </w:ins>
      <w:ins w:id="25667" w:author="PR Preview" w:date="2026-01-01T00:00:00Z">
        <w:r>
          <w:t xml:space="preserve">(</w:t>
        </w:r>
      </w:ins>
      <w:hyperlink w:anchor="def-orthogonal-projection">
        <w:ins w:id="25668" w:author="PR Preview" w:date="2026-01-01T00:00:00Z">
          <w:r>
            <w:rPr>
              <w:rStyle w:val="Hyperlink"/>
            </w:rPr>
            <w:t xml:space="preserve">Definition 108</w:t>
          </w:r>
        </w:ins>
      </w:hyperlink>
      <w:ins w:id="25669" w:author="PR Preview" w:date="2026-01-01T00:00:00Z">
        <w:r>
          <w:t xml:space="preserve">);</w:t>
        </w:r>
      </w:ins>
      <w:ins w:id="25670" w:author="PR Preview" w:date="2026-01-01T00:00:00Z">
        <w:r>
          <w:t xml:space="preserve"> </w:t>
        </w:r>
      </w:ins>
      <w:ins w:id="25671" w:author="PR Preview" w:date="2026-01-01T00:00:00Z">
        <w:r>
          <w:t xml:space="preserve">conversely, if</w:t>
        </w:r>
      </w:ins>
      <w:ins w:id="25672" w:author="PR Preview" w:date="2026-01-01T00:00:00Z">
        <w:r>
          <w:t xml:space="preserve"> </w:t>
        </w:r>
      </w:ins>
      <w:ins w:id="25673" w:author="PR Preview" w:date="2026-01-01T00:00:00Z">
        <w:r>
          <w:t xml:space="preserve">$\mathord{\smash[b]{\underset{\raise.3ex\hbox{$\scriptstyle\sim$}}{b}}\vphantom{b}} - \mathbf{A} \hat{\mathord{\smash[b]{\underset{\raise.3ex\hbox{$\scriptstyle\sim$}}{x}}\vphantom{x}}} \in \mathcal{C}(\mathbf{A})^\perp$</w:t>
        </w:r>
      </w:ins>
      <w:ins w:id="25674" w:author="PR Preview" w:date="2026-01-01T00:00:00Z">
        <w:r>
          <w:t xml:space="preserve">,</w:t>
        </w:r>
      </w:ins>
      <w:ins w:id="25675" w:author="PR Preview" w:date="2026-01-01T00:00:00Z">
        <w:r>
          <w:t xml:space="preserve"> </w:t>
        </w:r>
      </w:ins>
      <w:ins w:id="25676" w:author="PR Preview" w:date="2026-01-01T00:00:00Z">
        <w:r>
          <w:t xml:space="preserve">then</w:t>
        </w:r>
      </w:ins>
      <w:ins w:id="25677" w:author="PR Preview" w:date="2026-01-01T00:00:00Z">
        <w:r>
          <w:t xml:space="preserve"> </w:t>
        </w:r>
      </w:ins>
      <w:ins w:id="25678" w:author="PR Preview" w:date="2026-01-01T00:00:00Z">
        <w:r>
          <w:t xml:space="preserve">$\mathord{\smash[b]{\underset{\raise.3ex\hbox{$\scriptstyle\sim$}}{b}}\vphantom{b}} = \mathbf{A} \hat{\mathord{\smash[b]{\underset{\raise.3ex\hbox{$\scriptstyle\sim$}}{x}}\vphantom{x}}} + (\mathord{\smash[b]{\underset{\raise.3ex\hbox{$\scriptstyle\sim$}}{b}}\vphantom{b}} - \mathbf{A} \hat{\mathord{\smash[b]{\underset{\raise.3ex\hbox{$\scriptstyle\sim$}}{x}}\vphantom{x}}})$</w:t>
        </w:r>
      </w:ins>
      <w:ins w:id="25679" w:author="PR Preview" w:date="2026-01-01T00:00:00Z">
        <w:r>
          <w:t xml:space="preserve"> </w:t>
        </w:r>
      </w:ins>
      <w:ins w:id="25680" w:author="PR Preview" w:date="2026-01-01T00:00:00Z">
        <w:r>
          <w:t xml:space="preserve">is a split into</w:t>
        </w:r>
      </w:ins>
      <w:ins w:id="25681" w:author="PR Preview" w:date="2026-01-01T00:00:00Z">
        <w:r>
          <w:t xml:space="preserve"> </w:t>
        </w:r>
      </w:ins>
      <m:oMath>
        <m:r>
          <m:rPr>
            <m:scr m:val="script"/>
            <m:sty m:val="p"/>
          </m:rPr>
          <m:t>C</m:t>
        </m:r>
        <m:r>
          <m:rPr>
            <m:sty m:val="p"/>
          </m:rPr>
          <m:t>(</m:t>
        </m:r>
        <m:r>
          <m:rPr>
            <m:sty m:val="bi"/>
          </m:rPr>
          <m:t>A</m:t>
        </m:r>
        <m:r>
          <m:rPr>
            <m:sty m:val="p"/>
          </m:rPr>
          <m:t>)</m:t>
        </m:r>
      </m:oMath>
      <w:ins w:id="25682" w:author="PR Preview" w:date="2026-01-01T00:00:00Z">
        <w:r>
          <w:t xml:space="preserve"> </w:t>
        </w:r>
      </w:ins>
      <w:ins w:id="25683" w:author="PR Preview" w:date="2026-01-01T00:00:00Z">
        <w:r>
          <w:t xml:space="preserve">and</w:t>
        </w:r>
      </w:ins>
      <w:ins w:id="25684"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oMath>
      <w:ins w:id="25685" w:author="PR Preview" w:date="2026-01-01T00:00:00Z">
        <w:r>
          <w:t xml:space="preserve">,</w:t>
        </w:r>
      </w:ins>
      <w:ins w:id="25686" w:author="PR Preview" w:date="2026-01-01T00:00:00Z">
        <w:r>
          <w:t xml:space="preserve"> </w:t>
        </w:r>
      </w:ins>
      <w:ins w:id="25687" w:author="PR Preview" w:date="2026-01-01T00:00:00Z">
        <w:r>
          <w:t xml:space="preserve">so</w:t>
        </w:r>
      </w:ins>
      <w:ins w:id="25688" w:author="PR Preview" w:date="2026-01-01T00:00:00Z">
        <w:r>
          <w:t xml:space="preserve"> </w:t>
        </w:r>
      </w:ins>
      <w:ins w:id="25689" w:author="PR Preview" w:date="2026-01-01T00:00:00Z">
        <w:r>
          <w:t xml:space="preserve">$\mathbf{A} \hat{\mathord{\smash[b]{\underset{\raise.3ex\hbox{$\scriptstyle\sim$}}{x}}\vphantom{x}}} = \mathord{\smash[b]{\underset{\raise.3ex\hbox{$\scriptstyle\sim$}}{u}}\vphantom{u}}$</w:t>
        </w:r>
      </w:ins>
      <w:ins w:id="25690" w:author="PR Preview" w:date="2026-01-01T00:00:00Z">
        <w:r>
          <w:t xml:space="preserve"> </w:t>
        </w:r>
      </w:ins>
      <w:ins w:id="25691" w:author="PR Preview" w:date="2026-01-01T00:00:00Z">
        <w:r>
          <w:t xml:space="preserve">by the uniqueness in</w:t>
        </w:r>
      </w:ins>
      <w:ins w:id="25692" w:author="PR Preview" w:date="2026-01-01T00:00:00Z">
        <w:r>
          <w:t xml:space="preserve"> </w:t>
        </w:r>
      </w:ins>
      <w:hyperlink w:anchor="thm-orthogonal-direct-sum">
        <w:ins w:id="25693" w:author="PR Preview" w:date="2026-01-01T00:00:00Z">
          <w:r>
            <w:rPr>
              <w:rStyle w:val="Hyperlink"/>
            </w:rPr>
            <w:t xml:space="preserve">Theorem 53</w:t>
          </w:r>
        </w:ins>
      </w:hyperlink>
      <w:ins w:id="25694" w:author="PR Preview" w:date="2026-01-01T00:00:00Z">
        <w:r>
          <w:t xml:space="preserve">.</w:t>
        </w:r>
      </w:ins>
      <w:ins w:id="25695" w:author="PR Preview" w:date="2026-01-01T00:00:00Z">
        <w:r>
          <w:t xml:space="preserve"> </w:t>
        </w:r>
      </w:ins>
      <w:ins w:id="25696" w:author="PR Preview" w:date="2026-01-01T00:00:00Z">
        <w:r>
          <w:t xml:space="preserve">And</w:t>
        </w:r>
      </w:ins>
      <w:ins w:id="25697" w:author="PR Preview" w:date="2026-01-01T00:00:00Z">
        <w:r>
          <w:t xml:space="preserve"> </w:t>
        </w:r>
      </w:ins>
      <m:oMath>
        <m:r>
          <m:rPr>
            <m:scr m:val="script"/>
            <m:sty m:val="p"/>
          </m:rPr>
          <m:t>C</m:t>
        </m:r>
        <m:r>
          <m:rPr>
            <m:sty m:val="p"/>
          </m:rPr>
          <m:t>(</m:t>
        </m:r>
        <m:r>
          <m:rPr>
            <m:sty m:val="bi"/>
          </m:rPr>
          <m:t>A</m:t>
        </m:r>
        <m:sSup>
          <m:e>
            <m:r>
              <m:rPr>
                <m:sty m:val="p"/>
              </m:rPr>
              <m:t>)</m:t>
            </m:r>
          </m:e>
          <m:sup>
            <m:r>
              <m:rPr>
                <m:sty m:val="p"/>
              </m:rPr>
              <m:t>⟂</m:t>
            </m:r>
          </m:sup>
        </m:sSup>
        <m:r>
          <m:rPr>
            <m:sty m:val="p"/>
          </m:rPr>
          <m:t>=</m:t>
        </m:r>
        <m:r>
          <m:rPr>
            <m:scr m:val="script"/>
            <m:sty m:val="p"/>
          </m:rPr>
          <m:t>N</m:t>
        </m:r>
        <m:r>
          <m:rPr>
            <m:sty m:val="p"/>
          </m:rPr>
          <m:t>(</m:t>
        </m:r>
        <m:sSup>
          <m:e>
            <m:r>
              <m:rPr>
                <m:sty m:val="bi"/>
              </m:rPr>
              <m:t>A</m:t>
            </m:r>
          </m:e>
          <m:sup>
            <m:r>
              <m:rPr>
                <m:sty m:val="p"/>
              </m:rPr>
              <m:t>⊤</m:t>
            </m:r>
          </m:sup>
        </m:sSup>
        <m:r>
          <m:rPr>
            <m:sty m:val="p"/>
          </m:rPr>
          <m:t>)</m:t>
        </m:r>
      </m:oMath>
      <w:ins w:id="25698" w:author="PR Preview" w:date="2026-01-01T00:00:00Z">
        <w:r>
          <w:t xml:space="preserve"> </w:t>
        </w:r>
      </w:ins>
      <w:ins w:id="25699" w:author="PR Preview" w:date="2026-01-01T00:00:00Z">
        <w:r>
          <w:t xml:space="preserve">(</w:t>
        </w:r>
      </w:ins>
      <w:hyperlink w:anchor="thm-complement-null-space">
        <w:ins w:id="25700" w:author="PR Preview" w:date="2026-01-01T00:00:00Z">
          <w:r>
            <w:rPr>
              <w:rStyle w:val="Hyperlink"/>
            </w:rPr>
            <w:t xml:space="preserve">Theorem 52</w:t>
          </w:r>
        </w:ins>
      </w:hyperlink>
      <w:ins w:id="25701" w:author="PR Preview" w:date="2026-01-01T00:00:00Z">
        <w:r>
          <w:t xml:space="preserve">), where</w:t>
        </w:r>
      </w:ins>
    </w:p>
    <w:p>
      <w:pPr>
        <w:pStyle w:val="BodyText"/>
      </w:pPr>
      <w:ins w:id="25702" w:author="PR Preview" w:date="2026-01-01T00:00:00Z">
        <w:r>
          <w:t xml:space="preserve">$$
    \begin{aligned}
    {\mathbf{A}}^{\top}\,(\mathord{\smash[b]{\underset{\raise.3ex\hbox{$\scriptstyle\sim$}}{b}}\vphantom{b}} - \mathbf{A} \hat{\mathord{\smash[b]{\underset{\raise.3ex\hbox{$\scriptstyle\sim$}}{x}}\vphantom{x}}})
    &amp;= {\mathbf{A}}^{\top} \mathord{\smash[b]{\underset{\raise.3ex\hbox{$\scriptstyle\sim$}}{b}}\vphantom{b}} - {\mathbf{A}}^{\top}\,(\mathbf{A} \hat{\mathord{\smash[b]{\underset{\raise.3ex\hbox{$\scriptstyle\sim$}}{x}}\vphantom{x}}})
    &amp;&amp; \text{(}\text{Theorem~93}\text{)}
    \\
    &amp;= {\mathbf{A}}^{\top} \mathord{\smash[b]{\underset{\raise.3ex\hbox{$\scriptstyle\sim$}}{b}}\vphantom{b}} - {\mathbf{A}}^{\top} \mathbf{A} \hat{\mathord{\smash[b]{\underset{\raise.3ex\hbox{$\scriptstyle\sim$}}{x}}\vphantom{x}}},
    &amp;&amp; \text{(}\text{Theorem~8}\text{)}
    \end{aligned}
    $$</w:t>
        </w:r>
      </w:ins>
    </w:p>
    <w:p>
      <w:pPr>
        <w:pStyle w:val="FirstParagraph"/>
      </w:pPr>
      <w:ins w:id="25703" w:author="PR Preview" w:date="2026-01-01T00:00:00Z">
        <w:r>
          <w:t xml:space="preserve">which is</w:t>
        </w:r>
      </w:ins>
      <w:ins w:id="25704" w:author="PR Preview" w:date="2026-01-01T00:00:00Z">
        <w:r>
          <w:t xml:space="preserve"> </w:t>
        </w:r>
      </w:ins>
      <w:ins w:id="25705" w:author="PR Preview" w:date="2026-01-01T00:00:00Z">
        <w:r>
          <w:t xml:space="preserve">$\mathord{\smash[b]{\underset{\raise.3ex\hbox{$\scriptstyle\sim$}}{0}}\vphantom{0}}_n$</w:t>
        </w:r>
      </w:ins>
      <w:ins w:id="25706" w:author="PR Preview" w:date="2026-01-01T00:00:00Z">
        <w:r>
          <w:t xml:space="preserve"> </w:t>
        </w:r>
      </w:ins>
      <w:ins w:id="25707" w:author="PR Preview" w:date="2026-01-01T00:00:00Z">
        <w:r>
          <w:t xml:space="preserve">exactly when the normal equations hold.</w:t>
        </w:r>
      </w:ins>
    </w:p>
    <w:p>
      <w:pPr>
        <w:pStyle w:val="BodyText"/>
      </w:pPr>
      <w:ins w:id="25708" w:author="PR Preview" w:date="2026-01-01T00:00:00Z">
        <w:r>
          <w:rPr>
            <w:b/>
            <w:bCs/>
          </w:rPr>
          <w:t xml:space="preserve">Part 2.</w:t>
        </w:r>
      </w:ins>
      <w:ins w:id="25709" w:author="PR Preview" w:date="2026-01-01T00:00:00Z">
        <w:r>
          <w:t xml:space="preserve"> </w:t>
        </w:r>
      </w:ins>
      <w:ins w:id="25710" w:author="PR Preview" w:date="2026-01-01T00:00:00Z">
        <w:r>
          <w:t xml:space="preserve">The vector</w:t>
        </w:r>
      </w:ins>
      <w:ins w:id="25711" w:author="PR Preview" w:date="2026-01-01T00:00:00Z">
        <w:r>
          <w:t xml:space="preserve"> </w:t>
        </w:r>
      </w:ins>
      <w:ins w:id="25712" w:author="PR Preview" w:date="2026-01-01T00:00:00Z">
        <w:r>
          <w:t xml:space="preserve">$\mathord{\smash[b]{\underset{\raise.3ex\hbox{$\scriptstyle\sim$}}{x}}\vphantom{x}}_0$</w:t>
        </w:r>
      </w:ins>
      <w:ins w:id="25713" w:author="PR Preview" w:date="2026-01-01T00:00:00Z">
        <w:r>
          <w:t xml:space="preserve"> </w:t>
        </w:r>
      </w:ins>
      <w:ins w:id="25714" w:author="PR Preview" w:date="2026-01-01T00:00:00Z">
        <w:r>
          <w:t xml:space="preserve">above satisfies</w:t>
        </w:r>
      </w:ins>
      <w:ins w:id="25715" w:author="PR Preview" w:date="2026-01-01T00:00:00Z">
        <w:r>
          <w:t xml:space="preserve"> </w:t>
        </w:r>
      </w:ins>
      <w:ins w:id="25716" w:author="PR Preview" w:date="2026-01-01T00:00:00Z">
        <w:r>
          <w:t xml:space="preserve">$\mathbf{A} \mathord{\smash[b]{\underset{\raise.3ex\hbox{$\scriptstyle\sim$}}{x}}\vphantom{x}}_0 = \mathord{\smash[b]{\underset{\raise.3ex\hbox{$\scriptstyle\sim$}}{u}}\vphantom{u}}$</w:t>
        </w:r>
      </w:ins>
      <w:ins w:id="25717" w:author="PR Preview" w:date="2026-01-01T00:00:00Z">
        <w:r>
          <w:t xml:space="preserve">,</w:t>
        </w:r>
      </w:ins>
      <w:ins w:id="25718" w:author="PR Preview" w:date="2026-01-01T00:00:00Z">
        <w:r>
          <w:t xml:space="preserve"> </w:t>
        </w:r>
      </w:ins>
      <w:ins w:id="25719" w:author="PR Preview" w:date="2026-01-01T00:00:00Z">
        <w:r>
          <w:t xml:space="preserve">so it is a least squares solution, and it solves the normal equations by part 1.</w:t>
        </w:r>
      </w:ins>
    </w:p>
    <w:p>
      <w:pPr>
        <w:pStyle w:val="BodyText"/>
      </w:pPr>
      <w:ins w:id="25720" w:author="PR Preview" w:date="2026-01-01T00:00:00Z">
        <w:r>
          <w:rPr>
            <w:b/>
            <w:bCs/>
          </w:rPr>
          <w:t xml:space="preserve">Part 4.</w:t>
        </w:r>
      </w:ins>
      <w:ins w:id="25721" w:author="PR Preview" w:date="2026-01-01T00:00:00Z">
        <w:r>
          <w:t xml:space="preserve"> </w:t>
        </w:r>
      </w:ins>
      <w:ins w:id="25722" w:author="PR Preview" w:date="2026-01-01T00:00:00Z">
        <w:r>
          <w:t xml:space="preserve">The least squares solutions are exactly the solutions of</w:t>
        </w:r>
      </w:ins>
      <w:ins w:id="25723" w:author="PR Preview" w:date="2026-01-01T00:00:00Z">
        <w:r>
          <w:t xml:space="preserve"> </w:t>
        </w:r>
      </w:ins>
      <w:ins w:id="25724" w:author="PR Preview" w:date="2026-01-01T00:00:00Z">
        <w:r>
          <w:t xml:space="preserve">$\mathbf{A} \mathord{\smash[b]{\underset{\raise.3ex\hbox{$\scriptstyle\sim$}}{x}}\vphantom{x}} = \mathord{\smash[b]{\underset{\raise.3ex\hbox{$\scriptstyle\sim$}}{u}}\vphantom{u}}$</w:t>
        </w:r>
      </w:ins>
      <w:ins w:id="25725" w:author="PR Preview" w:date="2026-01-01T00:00:00Z">
        <w:r>
          <w:t xml:space="preserve">,</w:t>
        </w:r>
      </w:ins>
      <w:ins w:id="25726" w:author="PR Preview" w:date="2026-01-01T00:00:00Z">
        <w:r>
          <w:t xml:space="preserve"> </w:t>
        </w:r>
      </w:ins>
      <w:ins w:id="25727" w:author="PR Preview" w:date="2026-01-01T00:00:00Z">
        <w:r>
          <w:t xml:space="preserve">a consistent system,</w:t>
        </w:r>
      </w:ins>
      <w:ins w:id="25728" w:author="PR Preview" w:date="2026-01-01T00:00:00Z">
        <w:r>
          <w:t xml:space="preserve"> </w:t>
        </w:r>
      </w:ins>
      <w:ins w:id="25729" w:author="PR Preview" w:date="2026-01-01T00:00:00Z">
        <w:r>
          <w:t xml:space="preserve">so there is exactly one when</w:t>
        </w:r>
      </w:ins>
      <w:ins w:id="25730" w:author="PR Preview" w:date="2026-01-01T00:00:00Z">
        <w:r>
          <w:t xml:space="preserve"> </w:t>
        </w:r>
      </w:ins>
      <m:oMath>
        <m:r>
          <m:rPr>
            <m:sty m:val="p"/>
          </m:rPr>
          <m:t>rank</m:t>
        </m:r>
        <m:r>
          <m:rPr>
            <m:sty m:val="p"/>
          </m:rPr>
          <m:t>(</m:t>
        </m:r>
        <m:r>
          <m:rPr>
            <m:sty m:val="bi"/>
          </m:rPr>
          <m:t>A</m:t>
        </m:r>
        <m:r>
          <m:rPr>
            <m:sty m:val="p"/>
          </m:rPr>
          <m:t>)</m:t>
        </m:r>
        <m:r>
          <m:rPr>
            <m:sty m:val="p"/>
          </m:rPr>
          <m:t>=</m:t>
        </m:r>
        <m:r>
          <m:t>n</m:t>
        </m:r>
      </m:oMath>
      <w:ins w:id="25731" w:author="PR Preview" w:date="2026-01-01T00:00:00Z">
        <w:r>
          <w:t xml:space="preserve"> </w:t>
        </w:r>
      </w:ins>
      <w:ins w:id="25732" w:author="PR Preview" w:date="2026-01-01T00:00:00Z">
        <w:r>
          <w:t xml:space="preserve">and more than one otherwise (</w:t>
        </w:r>
      </w:ins>
      <w:hyperlink w:anchor="cor-solution-unique">
        <w:ins w:id="25733" w:author="PR Preview" w:date="2026-01-01T00:00:00Z">
          <w:r>
            <w:rPr>
              <w:rStyle w:val="Hyperlink"/>
            </w:rPr>
            <w:t xml:space="preserve">Corollary 12</w:t>
          </w:r>
        </w:ins>
      </w:hyperlink>
      <w:ins w:id="25734" w:author="PR Preview" w:date="2026-01-01T00:00:00Z">
        <w:r>
          <w:t xml:space="preserve">).</w:t>
        </w:r>
      </w:ins>
      <w:ins w:id="25735" w:author="PR Preview" w:date="2026-01-01T00:00:00Z">
        <w:r>
          <w:t xml:space="preserve"> </w:t>
        </w:r>
      </w:ins>
      <w:ins w:id="25736" w:author="PR Preview" w:date="2026-01-01T00:00:00Z">
        <w:r>
          <w:t xml:space="preserve">When</w:t>
        </w:r>
      </w:ins>
      <w:ins w:id="25737" w:author="PR Preview" w:date="2026-01-01T00:00:00Z">
        <w:r>
          <w:t xml:space="preserve"> </w:t>
        </w:r>
      </w:ins>
      <m:oMath>
        <m:r>
          <m:rPr>
            <m:sty m:val="p"/>
          </m:rPr>
          <m:t>rank</m:t>
        </m:r>
        <m:r>
          <m:rPr>
            <m:sty m:val="p"/>
          </m:rPr>
          <m:t>(</m:t>
        </m:r>
        <m:r>
          <m:rPr>
            <m:sty m:val="bi"/>
          </m:rPr>
          <m:t>A</m:t>
        </m:r>
        <m:r>
          <m:rPr>
            <m:sty m:val="p"/>
          </m:rPr>
          <m:t>)</m:t>
        </m:r>
        <m:r>
          <m:rPr>
            <m:sty m:val="p"/>
          </m:rPr>
          <m:t>=</m:t>
        </m:r>
        <m:r>
          <m:t>n</m:t>
        </m:r>
      </m:oMath>
      <w:ins w:id="25738" w:author="PR Preview" w:date="2026-01-01T00:00:00Z">
        <w:r>
          <w:t xml:space="preserve">,</w:t>
        </w:r>
      </w:ins>
      <w:ins w:id="25739" w:author="PR Preview" w:date="2026-01-01T00:00:00Z">
        <w:r>
          <w:t xml:space="preserve"> </w:t>
        </w:r>
      </w:ins>
      <m:oMath>
        <m:sSup>
          <m:e>
            <m:r>
              <m:rPr>
                <m:sty m:val="bi"/>
              </m:rPr>
              <m:t>A</m:t>
            </m:r>
          </m:e>
          <m:sup>
            <m:r>
              <m:rPr>
                <m:sty m:val="p"/>
              </m:rPr>
              <m:t>⊤</m:t>
            </m:r>
          </m:sup>
        </m:sSup>
        <m:r>
          <m:rPr>
            <m:sty m:val="bi"/>
          </m:rPr>
          <m:t>A</m:t>
        </m:r>
      </m:oMath>
      <w:ins w:id="25740" w:author="PR Preview" w:date="2026-01-01T00:00:00Z">
        <w:r>
          <w:t xml:space="preserve"> </w:t>
        </w:r>
      </w:ins>
      <w:ins w:id="25741" w:author="PR Preview" w:date="2026-01-01T00:00:00Z">
        <w:r>
          <w:t xml:space="preserve">is invertible (</w:t>
        </w:r>
      </w:ins>
      <w:hyperlink w:anchor="thm-gram-invertible">
        <w:ins w:id="25742" w:author="PR Preview" w:date="2026-01-01T00:00:00Z">
          <w:r>
            <w:rPr>
              <w:rStyle w:val="Hyperlink"/>
            </w:rPr>
            <w:t xml:space="preserve">Theorem 87</w:t>
          </w:r>
        </w:ins>
      </w:hyperlink>
      <w:ins w:id="25743" w:author="PR Preview" w:date="2026-01-01T00:00:00Z">
        <w:r>
          <w:t xml:space="preserve">),</w:t>
        </w:r>
      </w:ins>
      <w:ins w:id="25744" w:author="PR Preview" w:date="2026-01-01T00:00:00Z">
        <w:r>
          <w:t xml:space="preserve"> </w:t>
        </w:r>
      </w:ins>
      <w:ins w:id="25745" w:author="PR Preview" w:date="2026-01-01T00:00:00Z">
        <w:r>
          <w:t xml:space="preserve">and with</w:t>
        </w:r>
      </w:ins>
      <w:ins w:id="25746" w:author="PR Preview" w:date="2026-01-01T00:00:00Z">
        <w:r>
          <w:t xml:space="preserve"> </w:t>
        </w:r>
      </w:ins>
      <m:oMath>
        <m:r>
          <m:rPr>
            <m:sty m:val="bi"/>
          </m:rPr>
          <m:t>M</m:t>
        </m:r>
        <m:limUpp>
          <m:e>
            <m:r>
              <m:rPr>
                <m:sty m:val="p"/>
              </m:rPr>
              <m:t>=</m:t>
            </m:r>
          </m:e>
          <m:lim>
            <m:r>
              <m:rPr>
                <m:nor/>
                <m:sty m:val="p"/>
              </m:rPr>
              <m:t>def</m:t>
            </m:r>
          </m:lim>
        </m:limUpp>
        <m:sSup>
          <m:e>
            <m:r>
              <m:rPr>
                <m:sty m:val="bi"/>
              </m:rPr>
              <m:t>A</m:t>
            </m:r>
          </m:e>
          <m:sup>
            <m:r>
              <m:rPr>
                <m:sty m:val="p"/>
              </m:rPr>
              <m:t>⊤</m:t>
            </m:r>
          </m:sup>
        </m:sSup>
        <m:r>
          <m:rPr>
            <m:sty m:val="bi"/>
          </m:rPr>
          <m:t>A</m:t>
        </m:r>
      </m:oMath>
      <w:ins w:id="25747" w:author="PR Preview" w:date="2026-01-01T00:00:00Z">
        <w:r>
          <w:t xml:space="preserve">,</w:t>
        </w:r>
      </w:ins>
    </w:p>
    <w:p>
      <w:pPr>
        <w:pStyle w:val="BodyText"/>
      </w:pPr>
      <w:ins w:id="25748" w:author="PR Preview" w:date="2026-01-01T00:00:00Z">
        <w:r>
          <w:t xml:space="preserve">$$
    \begin{aligned}
    \hat{\mathord{\smash[b]{\underset{\raise.3ex\hbox{$\scriptstyle\sim$}}{x}}\vphantom{x}}}
    &amp;= \mathbf{I}_n\,\hat{\mathord{\smash[b]{\underset{\raise.3ex\hbox{$\scriptstyle\sim$}}{x}}\vphantom{x}}}
    &amp;&amp; \text{(}\text{Theorem~10}\text{)}
    \\
    &amp;= (\mathbf{M}^{-1} \mathbf{M})\,\hat{\mathord{\smash[b]{\underset{\raise.3ex\hbox{$\scriptstyle\sim$}}{x}}\vphantom{x}}}
    &amp;&amp; \text{(}\text{Definition~84}\text{)}
    \\
    &amp;= \mathbf{M}^{-1}\,(\mathbf{M} \hat{\mathord{\smash[b]{\underset{\raise.3ex\hbox{$\scriptstyle\sim$}}{x}}\vphantom{x}}})
    &amp;&amp; \text{(}\text{Theorem~8}\text{)}
    \\
    &amp;= \mathbf{M}^{-1}\,{\mathbf{A}}^{\top} \mathord{\smash[b]{\underset{\raise.3ex\hbox{$\scriptstyle\sim$}}{b}}\vphantom{b}}.
    &amp;&amp; \text{(the normal equations)}
    \end{aligned}
    $$</w:t>
        </w:r>
      </w:ins>
    </w:p>
    <w:bookmarkStart w:id="603" w:name="exm-normal-equations"/>
    <w:p>
      <w:pPr>
        <w:pStyle w:val="FirstParagraph"/>
      </w:pPr>
      <w:ins w:id="25749" w:author="PR Preview" w:date="2026-01-01T00:00:00Z">
        <w:r>
          <w:rPr>
            <w:b/>
            <w:bCs/>
          </w:rPr>
          <w:t xml:space="preserve">Example 186 (A least squares line)</w:t>
        </w:r>
      </w:ins>
      <w:ins w:id="25750" w:author="PR Preview" w:date="2026-01-01T00:00:00Z">
        <w:r>
          <w:t xml:space="preserve"> </w:t>
        </w:r>
      </w:ins>
      <w:ins w:id="25751" w:author="PR Preview" w:date="2026-01-01T00:00:00Z">
        <w:r>
          <w:t xml:space="preserve">Fit</w:t>
        </w:r>
      </w:ins>
      <w:ins w:id="25752" w:author="PR Preview" w:date="2026-01-01T00:00:00Z">
        <w:r>
          <w:t xml:space="preserve"> </w:t>
        </w:r>
      </w:ins>
      <m:oMath>
        <m:r>
          <m:t>y</m:t>
        </m:r>
        <m:r>
          <m:rPr>
            <m:sty m:val="p"/>
          </m:rPr>
          <m:t>=</m:t>
        </m:r>
        <m:sSub>
          <m:e>
            <m:r>
              <m:t>x</m:t>
            </m:r>
          </m:e>
          <m:sub>
            <m:r>
              <m:t>1</m:t>
            </m:r>
          </m:sub>
        </m:sSub>
        <m:r>
          <m:rPr>
            <m:sty m:val="p"/>
          </m:rPr>
          <m:t>+</m:t>
        </m:r>
        <m:sSub>
          <m:e>
            <m:r>
              <m:t>x</m:t>
            </m:r>
          </m:e>
          <m:sub>
            <m:r>
              <m:t>2</m:t>
            </m:r>
          </m:sub>
        </m:sSub>
        <m:r>
          <m:t> </m:t>
        </m:r>
        <m:r>
          <m:t>t</m:t>
        </m:r>
      </m:oMath>
      <w:ins w:id="25753" w:author="PR Preview" w:date="2026-01-01T00:00:00Z">
        <w:r>
          <w:t xml:space="preserve"> </w:t>
        </w:r>
      </w:ins>
      <w:ins w:id="25754" w:author="PR Preview" w:date="2026-01-01T00:00:00Z">
        <w:r>
          <w:t xml:space="preserve">to the points</w:t>
        </w:r>
      </w:ins>
      <w:ins w:id="25755" w:author="PR Preview" w:date="2026-01-01T00:00:00Z">
        <w:r>
          <w:t xml:space="preserve"> </w:t>
        </w:r>
      </w:ins>
      <m:oMath>
        <m:r>
          <m:rPr>
            <m:sty m:val="p"/>
          </m:rPr>
          <m:t>(</m:t>
        </m:r>
        <m:r>
          <m:t>t</m:t>
        </m:r>
        <m:r>
          <m:rPr>
            <m:sty m:val="p"/>
          </m:rPr>
          <m:t>,</m:t>
        </m:r>
        <m:r>
          <m:t>y</m:t>
        </m:r>
        <m:r>
          <m:rPr>
            <m:sty m:val="p"/>
          </m:rPr>
          <m:t>)</m:t>
        </m:r>
        <m:r>
          <m:rPr>
            <m:sty m:val="p"/>
          </m:rPr>
          <m:t>=</m:t>
        </m:r>
        <m:r>
          <m:rPr>
            <m:sty m:val="p"/>
          </m:rPr>
          <m:t>(</m:t>
        </m:r>
        <m:r>
          <m:t>1</m:t>
        </m:r>
        <m:r>
          <m:rPr>
            <m:sty m:val="p"/>
          </m:rPr>
          <m:t>,</m:t>
        </m:r>
        <m:r>
          <m:t>1</m:t>
        </m:r>
        <m:r>
          <m:rPr>
            <m:sty m:val="p"/>
          </m:rPr>
          <m:t>)</m:t>
        </m:r>
        <m:r>
          <m:rPr>
            <m:sty m:val="p"/>
          </m:rPr>
          <m:t>,</m:t>
        </m:r>
        <m:r>
          <m:rPr>
            <m:sty m:val="p"/>
          </m:rPr>
          <m:t>(</m:t>
        </m:r>
        <m:r>
          <m:t>2</m:t>
        </m:r>
        <m:r>
          <m:rPr>
            <m:sty m:val="p"/>
          </m:rPr>
          <m:t>,</m:t>
        </m:r>
        <m:r>
          <m:t>2</m:t>
        </m:r>
        <m:r>
          <m:rPr>
            <m:sty m:val="p"/>
          </m:rPr>
          <m:t>)</m:t>
        </m:r>
        <m:r>
          <m:rPr>
            <m:sty m:val="p"/>
          </m:rPr>
          <m:t>,</m:t>
        </m:r>
        <m:r>
          <m:rPr>
            <m:sty m:val="p"/>
          </m:rPr>
          <m:t>(</m:t>
        </m:r>
        <m:r>
          <m:t>3</m:t>
        </m:r>
        <m:r>
          <m:rPr>
            <m:sty m:val="p"/>
          </m:rPr>
          <m:t>,</m:t>
        </m:r>
        <m:r>
          <m:t>2</m:t>
        </m:r>
        <m:r>
          <m:rPr>
            <m:sty m:val="p"/>
          </m:rPr>
          <m:t>)</m:t>
        </m:r>
      </m:oMath>
      <w:ins w:id="25756" w:author="PR Preview" w:date="2026-01-01T00:00:00Z">
        <w:r>
          <w:t xml:space="preserve">:</w:t>
        </w:r>
      </w:ins>
      <w:ins w:id="25757"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ins w:id="25758" w:author="PR Preview" w:date="2026-01-01T00:00:00Z">
        <w:r>
          <w:t xml:space="preserve"> </w:t>
        </w:r>
      </w:ins>
      <w:ins w:id="25759" w:author="PR Preview" w:date="2026-01-01T00:00:00Z">
        <w:r>
          <w:t xml:space="preserve">(the</w:t>
        </w:r>
      </w:ins>
      <w:ins w:id="25760" w:author="PR Preview" w:date="2026-01-01T00:00:00Z">
        <w:r>
          <w:t xml:space="preserve"> </w:t>
        </w:r>
      </w:ins>
      <m:oMath>
        <m:r>
          <m:rPr>
            <m:sty m:val="bi"/>
          </m:rPr>
          <m:t>X</m:t>
        </m:r>
      </m:oMath>
      <w:ins w:id="25761" w:author="PR Preview" w:date="2026-01-01T00:00:00Z">
        <w:r>
          <w:t xml:space="preserve"> </w:t>
        </w:r>
      </w:ins>
      <w:ins w:id="25762" w:author="PR Preview" w:date="2026-01-01T00:00:00Z">
        <w:r>
          <w:t xml:space="preserve">of</w:t>
        </w:r>
      </w:ins>
      <w:ins w:id="25763" w:author="PR Preview" w:date="2026-01-01T00:00:00Z">
        <w:r>
          <w:t xml:space="preserve"> </w:t>
        </w:r>
      </w:ins>
      <w:hyperlink w:anchor="exm-gram-invertible">
        <w:ins w:id="25764" w:author="PR Preview" w:date="2026-01-01T00:00:00Z">
          <w:r>
            <w:rPr>
              <w:rStyle w:val="Hyperlink"/>
            </w:rPr>
            <w:t xml:space="preserve">Example 160</w:t>
          </w:r>
        </w:ins>
      </w:hyperlink>
      <w:ins w:id="25765" w:author="PR Preview" w:date="2026-01-01T00:00:00Z">
        <w:r>
          <w:t xml:space="preserve">)</w:t>
        </w:r>
      </w:ins>
      <w:ins w:id="25766" w:author="PR Preview" w:date="2026-01-01T00:00:00Z">
        <w:r>
          <w:t xml:space="preserve"> </w:t>
        </w:r>
      </w:ins>
      <w:ins w:id="25767" w:author="PR Preview" w:date="2026-01-01T00:00:00Z">
        <w:r>
          <w:t xml:space="preserve">and</w:t>
        </w:r>
      </w:ins>
      <w:ins w:id="25768" w:author="PR Preview" w:date="2026-01-01T00:00:00Z">
        <w:r>
          <w:t xml:space="preserve"> </w:t>
        </w:r>
      </w:ins>
      <w:ins w:id="25769" w:author="PR Preview" w:date="2026-01-01T00:00:00Z">
        <w:r>
          <w:t xml:space="preserve">$\mathord{\smash[b]{\underset{\raise.3ex\hbox{$\scriptstyle\sim$}}{b}}\vphantom{b}} = (1, 2, 2)$</w:t>
        </w:r>
      </w:ins>
      <w:ins w:id="25770" w:author="PR Preview" w:date="2026-01-01T00:00:00Z">
        <w:r>
          <w:t xml:space="preserve">.</w:t>
        </w:r>
      </w:ins>
      <w:ins w:id="25771" w:author="PR Preview" w:date="2026-01-01T00:00:00Z">
        <w:r>
          <w:t xml:space="preserve"> </w:t>
        </w:r>
      </w:ins>
      <m:oMath>
        <m:r>
          <m:rPr>
            <m:sty m:val="bi"/>
          </m:rPr>
          <m:t>A</m:t>
        </m:r>
      </m:oMath>
      <w:ins w:id="25772" w:author="PR Preview" w:date="2026-01-01T00:00:00Z">
        <w:r>
          <w:t xml:space="preserve"> </w:t>
        </w:r>
      </w:ins>
      <w:ins w:id="25773" w:author="PR Preview" w:date="2026-01-01T00:00:00Z">
        <w:r>
          <w:t xml:space="preserve">has rank</w:t>
        </w:r>
      </w:ins>
      <w:ins w:id="25774" w:author="PR Preview" w:date="2026-01-01T00:00:00Z">
        <w:r>
          <w:t xml:space="preserve"> </w:t>
        </w:r>
      </w:ins>
      <m:oMath>
        <m:r>
          <m:t>2</m:t>
        </m:r>
      </m:oMath>
      <w:ins w:id="25775" w:author="PR Preview" w:date="2026-01-01T00:00:00Z">
        <w:r>
          <w:t xml:space="preserve"> </w:t>
        </w:r>
      </w:ins>
      <w:ins w:id="25776" w:author="PR Preview" w:date="2026-01-01T00:00:00Z">
        <w:r>
          <w:t xml:space="preserve">(</w:t>
        </w:r>
      </w:ins>
      <w:hyperlink w:anchor="exm-rank">
        <w:ins w:id="25777" w:author="PR Preview" w:date="2026-01-01T00:00:00Z">
          <w:r>
            <w:rPr>
              <w:rStyle w:val="Hyperlink"/>
            </w:rPr>
            <w:t xml:space="preserve">Example 36</w:t>
          </w:r>
        </w:ins>
      </w:hyperlink>
      <w:ins w:id="25778" w:author="PR Preview" w:date="2026-01-01T00:00:00Z">
        <w:r>
          <w:t xml:space="preserve">), so the solution is unique (part 4).</w:t>
        </w:r>
      </w:ins>
      <w:ins w:id="25779"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ins w:id="25780" w:author="PR Preview" w:date="2026-01-01T00:00:00Z">
        <w:r>
          <w:t xml:space="preserve"> </w:t>
        </w:r>
      </w:ins>
      <w:ins w:id="25781" w:author="PR Preview" w:date="2026-01-01T00:00:00Z">
        <w:r>
          <w:t xml:space="preserve">has inverse</w:t>
        </w:r>
      </w:ins>
      <w:ins w:id="25782" w:author="PR Preview" w:date="2026-01-01T00:00:00Z">
        <w:r>
          <w:t xml:space="preserve"> </w:t>
        </w:r>
      </w:ins>
      <m:oMath>
        <m:f>
          <m:fPr>
            <m:type m:val="bar"/>
          </m:fPr>
          <m:num>
            <m:r>
              <m:t>1</m:t>
            </m:r>
          </m:num>
          <m:den>
            <m:r>
              <m:t>6</m:t>
            </m:r>
          </m:den>
        </m:f>
        <m:d>
          <m:dPr>
            <m:begChr m:val="["/>
            <m:sepChr m:val=""/>
            <m:endChr m:val="]"/>
            <m:grow/>
          </m:dPr>
          <m:e>
            <m:m>
              <m:mPr>
                <m:baseJc m:val="center"/>
                <m:plcHide m:val="on"/>
                <m:mcs>
                  <m:mc>
                    <m:mcPr>
                      <m:mcJc m:val="center"/>
                      <m:count m:val="1"/>
                    </m:mcPr>
                  </m:mc>
                  <m:mc>
                    <m:mcPr>
                      <m:mcJc m:val="center"/>
                      <m:count m:val="1"/>
                    </m:mcPr>
                  </m:mc>
                </m:mcs>
              </m:mPr>
              <m:mr>
                <m:e>
                  <m:r>
                    <m:t>14</m:t>
                  </m:r>
                </m:e>
                <m:e>
                  <m:r>
                    <m:rPr>
                      <m:sty m:val="p"/>
                    </m:rPr>
                    <m:t>−</m:t>
                  </m:r>
                  <m:r>
                    <m:t>6</m:t>
                  </m:r>
                </m:e>
              </m:mr>
              <m:mr>
                <m:e>
                  <m:r>
                    <m:rPr>
                      <m:sty m:val="p"/>
                    </m:rPr>
                    <m:t>−</m:t>
                  </m:r>
                  <m:r>
                    <m:t>6</m:t>
                  </m:r>
                </m:e>
                <m:e>
                  <m:r>
                    <m:t>3</m:t>
                  </m:r>
                </m:e>
              </m:mr>
            </m:m>
          </m:e>
        </m:d>
      </m:oMath>
      <w:ins w:id="25783" w:author="PR Preview" w:date="2026-01-01T00:00:00Z">
        <w:r>
          <w:t xml:space="preserve"> </w:t>
        </w:r>
      </w:ins>
      <w:ins w:id="25784" w:author="PR Preview" w:date="2026-01-01T00:00:00Z">
        <w:r>
          <w:t xml:space="preserve">(</w:t>
        </w:r>
      </w:ins>
      <w:hyperlink w:anchor="exm-gram-invertible">
        <w:ins w:id="25785" w:author="PR Preview" w:date="2026-01-01T00:00:00Z">
          <w:r>
            <w:rPr>
              <w:rStyle w:val="Hyperlink"/>
            </w:rPr>
            <w:t xml:space="preserve">Example 160</w:t>
          </w:r>
        </w:ins>
      </w:hyperlink>
      <w:ins w:id="25786" w:author="PR Preview" w:date="2026-01-01T00:00:00Z">
        <w:r>
          <w:t xml:space="preserve">),</w:t>
        </w:r>
      </w:ins>
      <w:ins w:id="25787" w:author="PR Preview" w:date="2026-01-01T00:00:00Z">
        <w:r>
          <w:t xml:space="preserve"> </w:t>
        </w:r>
      </w:ins>
      <w:ins w:id="25788" w:author="PR Preview" w:date="2026-01-01T00:00:00Z">
        <w:r>
          <w:t xml:space="preserve">and</w:t>
        </w:r>
      </w:ins>
    </w:p>
    <w:p>
      <w:pPr>
        <w:pStyle w:val="BodyText"/>
      </w:pPr>
      <w:ins w:id="25789" w:author="PR Preview" w:date="2026-01-01T00:00:00Z">
        <w:r>
          <w:t xml:space="preserve">$$
    \begin{aligned}
    {\mathbf{A}}^{\top} \mathord{\smash[b]{\underset{\raise.3ex\hbox{$\scriptstyle\sim$}}{b}}\vphantom{b}} &amp;= (1 + 2 + 2,\; 1 + 4 + 6) \\
    &amp;= (5, 11),
    \end{aligned}
    $$</w:t>
        </w:r>
      </w:ins>
    </w:p>
    <w:p>
      <w:pPr>
        <w:pStyle w:val="FirstParagraph"/>
      </w:pPr>
      <w:r>
        <w:t xml:space="preserve">so</w:t>
      </w:r>
    </w:p>
    <w:p>
      <w:pPr>
        <w:pStyle w:val="BodyText"/>
      </w:pPr>
      <m:oMathPara>
        <m:oMathParaPr>
          <m:jc m:val="center"/>
        </m:oMathParaPr>
        <m:oMath>
          <m:eqArr>
            <m:e>
              <m:acc>
                <m:accPr>
                  <m:chr m:val="̂"/>
                </m:accPr>
                <m:e>
                  <m:limLow>
                    <m:e>
                      <m:r>
                        <m:t>x</m:t>
                      </m:r>
                    </m:e>
                    <m:lim>
                      <m:r>
                        <m:rPr>
                          <m:sty m:val="p"/>
                        </m:rPr>
                        <m:t>∼</m:t>
                      </m:r>
                    </m:lim>
                  </m:limLow>
                </m:e>
              </m:acc>
              <m:r>
                <m:t>&amp;</m:t>
              </m:r>
              <m:r>
                <m:rPr>
                  <m:sty m:val="p"/>
                </m:rPr>
                <m:t>=</m:t>
              </m:r>
              <m:f>
                <m:fPr>
                  <m:type m:val="bar"/>
                </m:fPr>
                <m:num>
                  <m:r>
                    <m:t>1</m:t>
                  </m:r>
                </m:num>
                <m:den>
                  <m:r>
                    <m:t>6</m:t>
                  </m:r>
                </m:den>
              </m:f>
              <m:r>
                <m:t>​</m:t>
              </m:r>
              <m:d>
                <m:dPr>
                  <m:begChr m:val="("/>
                  <m:sepChr m:val=""/>
                  <m:endChr m:val=")"/>
                  <m:grow/>
                </m:dPr>
                <m:e>
                  <m:r>
                    <m:t>14</m:t>
                  </m:r>
                  <m:r>
                    <m:rPr>
                      <m:sty m:val="p"/>
                    </m:rPr>
                    <m:t>⋅</m:t>
                  </m:r>
                  <m:r>
                    <m:t>5</m:t>
                  </m:r>
                  <m:r>
                    <m:rPr>
                      <m:sty m:val="p"/>
                    </m:rPr>
                    <m:t>−</m:t>
                  </m:r>
                  <m:r>
                    <m:t>6</m:t>
                  </m:r>
                  <m:r>
                    <m:rPr>
                      <m:sty m:val="p"/>
                    </m:rPr>
                    <m:t>⋅</m:t>
                  </m:r>
                  <m:r>
                    <m:t>11</m:t>
                  </m:r>
                  <m:r>
                    <m:rPr>
                      <m:sty m:val="p"/>
                    </m:rPr>
                    <m:t>,</m:t>
                  </m:r>
                  <m:r>
                    <m:t> </m:t>
                  </m:r>
                  <m:r>
                    <m:rPr>
                      <m:sty m:val="p"/>
                    </m:rPr>
                    <m:t>−</m:t>
                  </m:r>
                  <m:r>
                    <m:t>6</m:t>
                  </m:r>
                  <m:r>
                    <m:rPr>
                      <m:sty m:val="p"/>
                    </m:rPr>
                    <m:t>⋅</m:t>
                  </m:r>
                  <m:r>
                    <m:t>5</m:t>
                  </m:r>
                  <m:r>
                    <m:rPr>
                      <m:sty m:val="p"/>
                    </m:rPr>
                    <m:t>+</m:t>
                  </m:r>
                  <m:r>
                    <m:t>3</m:t>
                  </m:r>
                  <m:r>
                    <m:rPr>
                      <m:sty m:val="p"/>
                    </m:rPr>
                    <m:t>⋅</m:t>
                  </m:r>
                  <m:r>
                    <m:t>11</m:t>
                  </m:r>
                </m:e>
              </m:d>
              <m:r>
                <m:t>​</m:t>
              </m:r>
            </m:e>
            <m:e>
              <m:r>
                <m:t>&amp;</m:t>
              </m:r>
              <m:r>
                <m:rPr>
                  <m:sty m:val="p"/>
                </m:rPr>
                <m:t>=</m:t>
              </m:r>
              <m:f>
                <m:fPr>
                  <m:type m:val="bar"/>
                </m:fPr>
                <m:num>
                  <m:r>
                    <m:t>1</m:t>
                  </m:r>
                </m:num>
                <m:den>
                  <m:r>
                    <m:t>6</m:t>
                  </m:r>
                </m:den>
              </m:f>
              <m:r>
                <m:t> </m:t>
              </m:r>
              <m:r>
                <m:rPr>
                  <m:sty m:val="p"/>
                </m:rPr>
                <m:t>(</m:t>
              </m:r>
              <m:r>
                <m:t>4</m:t>
              </m:r>
              <m:r>
                <m:rPr>
                  <m:sty m:val="p"/>
                </m:rPr>
                <m:t>,</m:t>
              </m:r>
              <m:r>
                <m:t>3</m:t>
              </m:r>
              <m:r>
                <m:rPr>
                  <m:sty m:val="p"/>
                </m:rPr>
                <m:t>)</m:t>
              </m:r>
            </m:e>
            <m:e>
              <m:r>
                <m:t>&amp;</m:t>
              </m:r>
              <m:r>
                <m:rPr>
                  <m:sty m:val="p"/>
                </m:rPr>
                <m:t>=</m:t>
              </m:r>
              <m:r>
                <m:t>​</m:t>
              </m:r>
              <m:d>
                <m:dPr>
                  <m:begChr m:val="("/>
                  <m:sepChr m:val=""/>
                  <m:endChr m:val=")"/>
                  <m:grow/>
                </m:dPr>
                <m:e>
                  <m:f>
                    <m:fPr>
                      <m:type m:val="lin"/>
                    </m:fPr>
                    <m:num>
                      <m:r>
                        <m:t>2</m:t>
                      </m:r>
                    </m:num>
                    <m:den>
                      <m:r>
                        <m:t>3</m:t>
                      </m:r>
                    </m:den>
                  </m:f>
                  <m:r>
                    <m:rPr>
                      <m:sty m:val="p"/>
                    </m:rPr>
                    <m:t>,</m:t>
                  </m:r>
                  <m:f>
                    <m:fPr>
                      <m:type m:val="lin"/>
                    </m:fPr>
                    <m:num>
                      <m:r>
                        <m:t>1</m:t>
                      </m:r>
                    </m:num>
                    <m:den>
                      <m:r>
                        <m:t>2</m:t>
                      </m:r>
                    </m:den>
                  </m:f>
                </m:e>
              </m:d>
              <m:r>
                <m:t>​</m:t>
              </m:r>
              <m:r>
                <m:rPr>
                  <m:sty m:val="p"/>
                </m:rPr>
                <m:t>.</m:t>
              </m:r>
            </m:e>
          </m:eqArr>
        </m:oMath>
      </m:oMathPara>
    </w:p>
    <w:p>
      <w:pPr>
        <w:pStyle w:val="FirstParagraph"/>
      </w:pPr>
      <w:del w:id="25790" w:author="PR Preview" w:date="2026-01-01T00:00:00Z">
        <w:r>
          <w:delText xml:space="preserve">The fitted values are</w:delText>
        </w:r>
      </w:del>
      <w:del w:id="25791" w:author="PR Preview" w:date="2026-01-01T00:00:00Z">
        <w:r>
          <w:delText xml:space="preserve"> </w:delText>
        </w:r>
      </w:del>
      <m:oMath>
        <m:r>
          <m:rPr>
            <m:sty m:val="bi"/>
          </m:rPr>
          <m:t>A</m:t>
        </m:r>
        <m:acc>
          <m:accPr>
            <m:chr m:val="̂"/>
          </m:accPr>
          <m:e>
            <m:limLow>
              <m:e>
                <m:r>
                  <m:t>x</m:t>
                </m:r>
              </m:e>
              <m:lim>
                <m:r>
                  <m:rPr>
                    <m:sty m:val="p"/>
                  </m:rPr>
                  <m:t>∼</m:t>
                </m:r>
              </m:lim>
            </m:limLow>
          </m:e>
        </m:acc>
        <m:r>
          <m:rPr>
            <m:sty m:val="p"/>
          </m:rPr>
          <m:t>=</m:t>
        </m:r>
        <m:r>
          <m:t>​</m:t>
        </m:r>
        <m:d>
          <m:dPr>
            <m:begChr m:val="("/>
            <m:sepChr m:val=""/>
            <m:endChr m:val=")"/>
            <m:grow/>
          </m:dPr>
          <m:e>
            <m:f>
              <m:fPr>
                <m:type m:val="lin"/>
              </m:fPr>
              <m:num>
                <m:r>
                  <m:t>7</m:t>
                </m:r>
              </m:num>
              <m:den>
                <m:r>
                  <m:t>6</m:t>
                </m:r>
              </m:den>
            </m:f>
            <m:r>
              <m:rPr>
                <m:sty m:val="p"/>
              </m:rPr>
              <m:t>,</m:t>
            </m:r>
            <m:f>
              <m:fPr>
                <m:type m:val="lin"/>
              </m:fPr>
              <m:num>
                <m:r>
                  <m:t>5</m:t>
                </m:r>
              </m:num>
              <m:den>
                <m:r>
                  <m:t>3</m:t>
                </m:r>
              </m:den>
            </m:f>
            <m:r>
              <m:rPr>
                <m:sty m:val="p"/>
              </m:rPr>
              <m:t>,</m:t>
            </m:r>
            <m:f>
              <m:fPr>
                <m:type m:val="lin"/>
              </m:fPr>
              <m:num>
                <m:r>
                  <m:t>13</m:t>
                </m:r>
              </m:num>
              <m:den>
                <m:r>
                  <m:t>6</m:t>
                </m:r>
              </m:den>
            </m:f>
          </m:e>
        </m:d>
        <m:r>
          <m:t>​</m:t>
        </m:r>
      </m:oMath>
      <w:del w:id="25792" w:author="PR Preview" w:date="2026-01-01T00:00:00Z">
        <w:r>
          <w:delText xml:space="preserve">,</w:delText>
        </w:r>
      </w:del>
      <w:del w:id="25793" w:author="PR Preview" w:date="2026-01-01T00:00:00Z">
        <w:r>
          <w:delText xml:space="preserve"> </w:delText>
        </w:r>
      </w:del>
      <w:del w:id="25794" w:author="PR Preview" w:date="2026-01-01T00:00:00Z">
        <w:r>
          <w:delText xml:space="preserve">and the residuals</w:delText>
        </w:r>
      </w:del>
      <w:del w:id="25795" w:author="PR Preview" w:date="2026-01-01T00:00:00Z">
        <w:r>
          <w:delText xml:space="preserve"> </w:delText>
        </w:r>
      </w:del>
      <m:oMath>
        <m:limLow>
          <m:e>
            <m:r>
              <m:t>b</m:t>
            </m:r>
          </m:e>
          <m:lim>
            <m:r>
              <m:rPr>
                <m:sty m:val="p"/>
              </m:rPr>
              <m:t>∼</m:t>
            </m:r>
          </m:lim>
        </m:limLow>
        <m:r>
          <m:rPr>
            <m:sty m:val="p"/>
          </m:rPr>
          <m:t>−</m:t>
        </m:r>
        <m:r>
          <m:rPr>
            <m:sty m:val="bi"/>
          </m:rPr>
          <m:t>A</m:t>
        </m:r>
        <m:acc>
          <m:accPr>
            <m:chr m:val="̂"/>
          </m:accPr>
          <m:e>
            <m:limLow>
              <m:e>
                <m:r>
                  <m:t>x</m:t>
                </m:r>
              </m:e>
              <m:lim>
                <m:r>
                  <m:rPr>
                    <m:sty m:val="p"/>
                  </m:rPr>
                  <m:t>∼</m:t>
                </m:r>
              </m:lim>
            </m:limLow>
          </m:e>
        </m:acc>
        <m:r>
          <m:rPr>
            <m:sty m:val="p"/>
          </m:rPr>
          <m:t>=</m:t>
        </m:r>
        <m:r>
          <m:t>​</m:t>
        </m:r>
        <m:d>
          <m:dPr>
            <m:begChr m:val="("/>
            <m:sepChr m:val=""/>
            <m:endChr m:val=")"/>
            <m:grow/>
          </m:dPr>
          <m:e>
            <m:r>
              <m:rPr>
                <m:sty m:val="p"/>
              </m:rPr>
              <m:t>−</m:t>
            </m:r>
            <m:f>
              <m:fPr>
                <m:type m:val="lin"/>
              </m:fPr>
              <m:num>
                <m:r>
                  <m:t>1</m:t>
                </m:r>
              </m:num>
              <m:den>
                <m:r>
                  <m:t>6</m:t>
                </m:r>
              </m:den>
            </m:f>
            <m:r>
              <m:rPr>
                <m:sty m:val="p"/>
              </m:rPr>
              <m:t>,</m:t>
            </m:r>
            <m:f>
              <m:fPr>
                <m:type m:val="lin"/>
              </m:fPr>
              <m:num>
                <m:r>
                  <m:t>1</m:t>
                </m:r>
              </m:num>
              <m:den>
                <m:r>
                  <m:t>3</m:t>
                </m:r>
              </m:den>
            </m:f>
            <m:r>
              <m:rPr>
                <m:sty m:val="p"/>
              </m:rPr>
              <m:t>,</m:t>
            </m:r>
            <m:r>
              <m:rPr>
                <m:sty m:val="p"/>
              </m:rPr>
              <m:t>−</m:t>
            </m:r>
            <m:f>
              <m:fPr>
                <m:type m:val="lin"/>
              </m:fPr>
              <m:num>
                <m:r>
                  <m:t>1</m:t>
                </m:r>
              </m:num>
              <m:den>
                <m:r>
                  <m:t>6</m:t>
                </m:r>
              </m:den>
            </m:f>
          </m:e>
        </m:d>
        <m:r>
          <m:t>​</m:t>
        </m:r>
      </m:oMath>
      <w:del w:id="25796" w:author="PR Preview" w:date="2026-01-01T00:00:00Z">
        <w:r>
          <w:delText xml:space="preserve"> </w:delText>
        </w:r>
      </w:del>
      <w:del w:id="25797" w:author="PR Preview" w:date="2026-01-01T00:00:00Z">
        <w:r>
          <w:delText xml:space="preserve">are orthogonal to both columns of</w:delText>
        </w:r>
      </w:del>
      <w:del w:id="25798" w:author="PR Preview" w:date="2026-01-01T00:00:00Z">
        <w:r>
          <w:delText xml:space="preserve"> </w:delText>
        </w:r>
      </w:del>
      <m:oMath>
        <m:r>
          <m:rPr>
            <m:sty m:val="bi"/>
          </m:rPr>
          <m:t>A</m:t>
        </m:r>
      </m:oMath>
      <w:del w:id="25799" w:author="PR Preview" w:date="2026-01-01T00:00:00Z">
        <w:r>
          <w:delText xml:space="preserve">:</w:delText>
        </w:r>
      </w:del>
      <w:del w:id="25800" w:author="PR Preview" w:date="2026-01-01T00:00:00Z">
        <w:r>
          <w:delText xml:space="preserve"> </w:delText>
        </w:r>
      </w:del>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del w:id="25801" w:author="PR Preview" w:date="2026-01-01T00:00:00Z">
        <w:r>
          <w:delText xml:space="preserve"> </w:delText>
        </w:r>
      </w:del>
      <w:del w:id="25802" w:author="PR Preview" w:date="2026-01-01T00:00:00Z">
        <w:r>
          <w:delText xml:space="preserve">and</w:delText>
        </w:r>
      </w:del>
      <w:del w:id="25803" w:author="PR Preview" w:date="2026-01-01T00:00:00Z">
        <w:r>
          <w:delText xml:space="preserve"> </w:delText>
        </w:r>
      </w:del>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del w:id="25804" w:author="PR Preview" w:date="2026-01-01T00:00:00Z">
        <w:r>
          <w:delText xml:space="preserve">.</w:delText>
        </w:r>
      </w:del>
    </w:p>
    <w:p>
      <w:pPr>
        <w:pStyle w:val="BodyText"/>
      </w:pPr>
      <w:del w:id="25805" w:author="PR Preview" w:date="2026-01-01T00:00:00Z">
        <w:r>
          <w:rPr>
            <w:b/>
            <w:bCs/>
          </w:rPr>
          <w:delText xml:space="preserve">Example 187 (Many least squares solutions, one fitted vector)</w:delText>
        </w:r>
      </w:del>
      <w:del w:id="25806" w:author="PR Preview" w:date="2026-01-01T00:00:00Z">
        <w:r>
          <w:delText xml:space="preserve"> </w:delText>
        </w:r>
      </w:del>
      <w:del w:id="25807" w:author="PR Preview" w:date="2026-01-01T00:00:00Z">
        <w:r>
          <w:delText xml:space="preserve">With the rank-</w:delText>
        </w:r>
      </w:del>
      <m:oMath>
        <m:r>
          <m:t>1</m:t>
        </m:r>
      </m:oMath>
      <w:del w:id="25808" w:author="PR Preview" w:date="2026-01-01T00:00:00Z">
        <w:r>
          <w:delText xml:space="preserve"> </w:delText>
        </w:r>
      </w:del>
      <w:del w:id="25809" w:author="PR Preview" w:date="2026-01-01T00:00:00Z">
        <w:r>
          <w:delText xml:space="preserve">matrix</w:delText>
        </w:r>
      </w:del>
      <w:del w:id="2581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del w:id="25811" w:author="PR Preview" w:date="2026-01-01T00:00:00Z">
        <w:r>
          <w:delText xml:space="preserve"> </w:delText>
        </w:r>
      </w:del>
      <w:del w:id="25812" w:author="PR Preview" w:date="2026-01-01T00:00:00Z">
        <w:r>
          <w:delText xml:space="preserve">(</w:delText>
        </w:r>
      </w:del>
      <w:hyperlink w:anchor="exm-rank">
        <w:del w:id="25813" w:author="PR Preview" w:date="2026-01-01T00:00:00Z">
          <w:r>
            <w:rPr>
              <w:rStyle w:val="Hyperlink"/>
            </w:rPr>
            <w:delText xml:space="preserve">Example 36</w:delText>
          </w:r>
        </w:del>
      </w:hyperlink>
      <w:del w:id="25814" w:author="PR Preview" w:date="2026-01-01T00:00:00Z">
        <w:r>
          <w:delText xml:space="preserve">)</w:delText>
        </w:r>
      </w:del>
      <w:del w:id="25815" w:author="PR Preview" w:date="2026-01-01T00:00:00Z">
        <w:r>
          <w:delText xml:space="preserve"> </w:delText>
        </w:r>
      </w:del>
      <w:del w:id="25816" w:author="PR Preview" w:date="2026-01-01T00:00:00Z">
        <w:r>
          <w:delText xml:space="preserve">and</w:delText>
        </w:r>
      </w:del>
      <w:del w:id="25817" w:author="PR Preview" w:date="2026-01-01T00:00:00Z">
        <w:r>
          <w:delText xml:space="preserve"> </w:delText>
        </w:r>
      </w:del>
      <m:oMath>
        <m:limLow>
          <m:e>
            <m:r>
              <m:t>b</m:t>
            </m:r>
          </m:e>
          <m:lim>
            <m:r>
              <m:rPr>
                <m:sty m:val="p"/>
              </m:rPr>
              <m:t>∼</m:t>
            </m:r>
          </m:lim>
        </m:limLow>
        <m:r>
          <m:rPr>
            <m:sty m:val="p"/>
          </m:rPr>
          <m:t>=</m:t>
        </m:r>
        <m:r>
          <m:rPr>
            <m:sty m:val="p"/>
          </m:rPr>
          <m:t>(</m:t>
        </m:r>
        <m:r>
          <m:t>1</m:t>
        </m:r>
        <m:r>
          <m:rPr>
            <m:sty m:val="p"/>
          </m:rPr>
          <m:t>,</m:t>
        </m:r>
        <m:r>
          <m:t>2</m:t>
        </m:r>
        <m:r>
          <m:rPr>
            <m:sty m:val="p"/>
          </m:rPr>
          <m:t>,</m:t>
        </m:r>
        <m:r>
          <m:t>2</m:t>
        </m:r>
        <m:r>
          <m:rPr>
            <m:sty m:val="p"/>
          </m:rPr>
          <m:t>)</m:t>
        </m:r>
      </m:oMath>
      <w:del w:id="25818" w:author="PR Preview" w:date="2026-01-01T00:00:00Z">
        <w:r>
          <w:delText xml:space="preserve">,</w:delText>
        </w:r>
      </w:del>
      <w:del w:id="25819" w:author="PR Preview" w:date="2026-01-01T00:00:00Z">
        <w:r>
          <w:delText xml:space="preserve"> </w:delText>
        </w:r>
      </w:del>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del w:id="25820" w:author="PR Preview" w:date="2026-01-01T00:00:00Z">
        <w:r>
          <w:delText xml:space="preserve"> </w:delText>
        </w:r>
      </w:del>
      <w:del w:id="25821" w:author="PR Preview" w:date="2026-01-01T00:00:00Z">
        <w:r>
          <w:delText xml:space="preserve">and</w:delText>
        </w:r>
      </w:del>
      <w:del w:id="25822" w:author="PR Preview" w:date="2026-01-01T00:00:00Z">
        <w:r>
          <w:delText xml:space="preserve"> </w:delText>
        </w:r>
      </w:del>
      <m:oMath>
        <m:sSup>
          <m:e>
            <m:r>
              <m:rPr>
                <m:sty m:val="bi"/>
              </m:rPr>
              <m:t>A</m:t>
            </m:r>
          </m:e>
          <m:sup>
            <m:r>
              <m:rPr>
                <m:sty m:val="p"/>
              </m:rPr>
              <m:t>⊤</m:t>
            </m:r>
          </m:sup>
        </m:sSup>
        <m:limLow>
          <m:e>
            <m:r>
              <m:t>b</m:t>
            </m:r>
          </m:e>
          <m:lim>
            <m:r>
              <m:rPr>
                <m:sty m:val="p"/>
              </m:rPr>
              <m:t>∼</m:t>
            </m:r>
          </m:lim>
        </m:limLow>
        <m:r>
          <m:rPr>
            <m:sty m:val="p"/>
          </m:rPr>
          <m:t>=</m:t>
        </m:r>
        <m:r>
          <m:rPr>
            <m:sty m:val="p"/>
          </m:rPr>
          <m:t>(</m:t>
        </m:r>
        <m:r>
          <m:t>5</m:t>
        </m:r>
        <m:r>
          <m:rPr>
            <m:sty m:val="p"/>
          </m:rPr>
          <m:t>,</m:t>
        </m:r>
        <m:r>
          <m:t>10</m:t>
        </m:r>
        <m:r>
          <m:rPr>
            <m:sty m:val="p"/>
          </m:rPr>
          <m:t>)</m:t>
        </m:r>
      </m:oMath>
      <w:del w:id="25823" w:author="PR Preview" w:date="2026-01-01T00:00:00Z">
        <w:r>
          <w:delText xml:space="preserve">,</w:delText>
        </w:r>
      </w:del>
      <w:del w:id="25824" w:author="PR Preview" w:date="2026-01-01T00:00:00Z">
        <w:r>
          <w:delText xml:space="preserve"> </w:delText>
        </w:r>
      </w:del>
      <w:del w:id="25825" w:author="PR Preview" w:date="2026-01-01T00:00:00Z">
        <w:r>
          <w:delText xml:space="preserve">so both normal equations say</w:delText>
        </w:r>
      </w:del>
      <w:del w:id="25826" w:author="PR Preview" w:date="2026-01-01T00:00:00Z">
        <w:r>
          <w:delText xml:space="preserve"> </w:delText>
        </w:r>
      </w:del>
      <m:oMath>
        <m:r>
          <m:t>3</m:t>
        </m:r>
        <m:sSub>
          <m:e>
            <m:r>
              <m:t>x</m:t>
            </m:r>
          </m:e>
          <m:sub>
            <m:r>
              <m:t>1</m:t>
            </m:r>
          </m:sub>
        </m:sSub>
        <m:r>
          <m:rPr>
            <m:sty m:val="p"/>
          </m:rPr>
          <m:t>+</m:t>
        </m:r>
        <m:r>
          <m:t>6</m:t>
        </m:r>
        <m:sSub>
          <m:e>
            <m:r>
              <m:t>x</m:t>
            </m:r>
          </m:e>
          <m:sub>
            <m:r>
              <m:t>2</m:t>
            </m:r>
          </m:sub>
        </m:sSub>
        <m:r>
          <m:rPr>
            <m:sty m:val="p"/>
          </m:rPr>
          <m:t>=</m:t>
        </m:r>
        <m:r>
          <m:t>5</m:t>
        </m:r>
      </m:oMath>
      <w:del w:id="25827" w:author="PR Preview" w:date="2026-01-01T00:00:00Z">
        <w:r>
          <w:delText xml:space="preserve">, that is,</w:delText>
        </w:r>
      </w:del>
      <w:del w:id="25828" w:author="PR Preview" w:date="2026-01-01T00:00:00Z">
        <w:r>
          <w:delText xml:space="preserve"> </w:delText>
        </w:r>
      </w:del>
      <m:oMath>
        <m:sSub>
          <m:e>
            <m:r>
              <m:t>x</m:t>
            </m:r>
          </m:e>
          <m:sub>
            <m:r>
              <m:t>1</m:t>
            </m:r>
          </m:sub>
        </m:sSub>
        <m:r>
          <m:rPr>
            <m:sty m:val="p"/>
          </m:rPr>
          <m:t>+</m:t>
        </m:r>
        <m:r>
          <m:t>2</m:t>
        </m:r>
        <m:sSub>
          <m:e>
            <m:r>
              <m:t>x</m:t>
            </m:r>
          </m:e>
          <m:sub>
            <m:r>
              <m:t>2</m:t>
            </m:r>
          </m:sub>
        </m:sSub>
        <m:r>
          <m:rPr>
            <m:sty m:val="p"/>
          </m:rPr>
          <m:t>=</m:t>
        </m:r>
        <m:f>
          <m:fPr>
            <m:type m:val="lin"/>
          </m:fPr>
          <m:num>
            <m:r>
              <m:t>5</m:t>
            </m:r>
          </m:num>
          <m:den>
            <m:r>
              <m:t>3</m:t>
            </m:r>
          </m:den>
        </m:f>
      </m:oMath>
      <w:del w:id="25829" w:author="PR Preview" w:date="2026-01-01T00:00:00Z">
        <w:r>
          <w:delText xml:space="preserve">.</w:delText>
        </w:r>
      </w:del>
      <w:del w:id="25830" w:author="PR Preview" w:date="2026-01-01T00:00:00Z">
        <w:r>
          <w:delText xml:space="preserve"> </w:delText>
        </w:r>
      </w:del>
      <w:del w:id="25831" w:author="PR Preview" w:date="2026-01-01T00:00:00Z">
        <w:r>
          <w:delText xml:space="preserve">There are infinitely many least squares solutions, such as</w:delText>
        </w:r>
      </w:del>
      <w:del w:id="25832" w:author="PR Preview" w:date="2026-01-01T00:00:00Z">
        <w:r>
          <w:delText xml:space="preserve"> </w:delText>
        </w:r>
      </w:del>
      <m:oMath>
        <m:r>
          <m:rPr>
            <m:sty m:val="p"/>
          </m:rPr>
          <m:t>(</m:t>
        </m:r>
        <m:f>
          <m:fPr>
            <m:type m:val="lin"/>
          </m:fPr>
          <m:num>
            <m:r>
              <m:t>5</m:t>
            </m:r>
          </m:num>
          <m:den>
            <m:r>
              <m:t>3</m:t>
            </m:r>
          </m:den>
        </m:f>
        <m:r>
          <m:rPr>
            <m:sty m:val="p"/>
          </m:rPr>
          <m:t>,</m:t>
        </m:r>
        <m:r>
          <m:t>0</m:t>
        </m:r>
        <m:r>
          <m:rPr>
            <m:sty m:val="p"/>
          </m:rPr>
          <m:t>)</m:t>
        </m:r>
      </m:oMath>
      <w:del w:id="25833" w:author="PR Preview" w:date="2026-01-01T00:00:00Z">
        <w:r>
          <w:delText xml:space="preserve"> </w:delText>
        </w:r>
      </w:del>
      <w:del w:id="25834" w:author="PR Preview" w:date="2026-01-01T00:00:00Z">
        <w:r>
          <w:delText xml:space="preserve">and</w:delText>
        </w:r>
      </w:del>
      <w:del w:id="25835" w:author="PR Preview" w:date="2026-01-01T00:00:00Z">
        <w:r>
          <w:delText xml:space="preserve"> </w:delText>
        </w:r>
      </w:del>
      <m:oMath>
        <m:r>
          <m:rPr>
            <m:sty m:val="p"/>
          </m:rPr>
          <m:t>(</m:t>
        </m:r>
        <m:r>
          <m:t>0</m:t>
        </m:r>
        <m:r>
          <m:rPr>
            <m:sty m:val="p"/>
          </m:rPr>
          <m:t>,</m:t>
        </m:r>
        <m:f>
          <m:fPr>
            <m:type m:val="lin"/>
          </m:fPr>
          <m:num>
            <m:r>
              <m:t>5</m:t>
            </m:r>
          </m:num>
          <m:den>
            <m:r>
              <m:t>6</m:t>
            </m:r>
          </m:den>
        </m:f>
        <m:r>
          <m:rPr>
            <m:sty m:val="p"/>
          </m:rPr>
          <m:t>)</m:t>
        </m:r>
      </m:oMath>
      <w:del w:id="25836" w:author="PR Preview" w:date="2026-01-01T00:00:00Z">
        <w:r>
          <w:delText xml:space="preserve">,</w:delText>
        </w:r>
      </w:del>
      <w:del w:id="25837" w:author="PR Preview" w:date="2026-01-01T00:00:00Z">
        <w:r>
          <w:delText xml:space="preserve"> </w:delText>
        </w:r>
      </w:del>
      <w:del w:id="25838" w:author="PR Preview" w:date="2026-01-01T00:00:00Z">
        <w:r>
          <w:delText xml:space="preserve">as part 4 predicts for</w:delText>
        </w:r>
      </w:del>
      <w:del w:id="25839" w:author="PR Preview" w:date="2026-01-01T00:00:00Z">
        <w:r>
          <w:delText xml:space="preserve"> </w:delText>
        </w:r>
      </w:del>
      <m:oMath>
        <m:r>
          <m:rPr>
            <m:sty m:val="p"/>
          </m:rPr>
          <m:t>rank</m:t>
        </m:r>
        <m:r>
          <m:rPr>
            <m:sty m:val="p"/>
          </m:rPr>
          <m:t>(</m:t>
        </m:r>
        <m:r>
          <m:rPr>
            <m:sty m:val="bi"/>
          </m:rPr>
          <m:t>A</m:t>
        </m:r>
        <m:r>
          <m:rPr>
            <m:sty m:val="p"/>
          </m:rPr>
          <m:t>)</m:t>
        </m:r>
        <m:r>
          <m:rPr>
            <m:sty m:val="p"/>
          </m:rPr>
          <m:t>=</m:t>
        </m:r>
        <m:r>
          <m:t>1</m:t>
        </m:r>
        <m:r>
          <m:rPr>
            <m:sty m:val="p"/>
          </m:rPr>
          <m:t>&lt;</m:t>
        </m:r>
        <m:r>
          <m:t>2</m:t>
        </m:r>
      </m:oMath>
      <w:del w:id="25840" w:author="PR Preview" w:date="2026-01-01T00:00:00Z">
        <w:r>
          <w:delText xml:space="preserve">;</w:delText>
        </w:r>
      </w:del>
      <w:del w:id="25841" w:author="PR Preview" w:date="2026-01-01T00:00:00Z">
        <w:r>
          <w:delText xml:space="preserve"> </w:delText>
        </w:r>
      </w:del>
      <w:del w:id="25842" w:author="PR Preview" w:date="2026-01-01T00:00:00Z">
        <w:r>
          <w:delText xml:space="preserve">but every one gives the same fitted vector</w:delText>
        </w:r>
      </w:del>
    </w:p>
    <w:p>
      <w:pPr>
        <w:pStyle w:val="BodyText"/>
      </w:pPr>
      <m:oMathPara>
        <m:oMathParaPr>
          <m:jc m:val="center"/>
        </m:oMathParaPr>
        <m:oMath>
          <m:eqArr>
            <m:e>
              <m:r>
                <m:rPr>
                  <m:sty m:val="bi"/>
                </m:rPr>
                <m:t>A</m:t>
              </m:r>
              <m:acc>
                <m:accPr>
                  <m:chr m:val="̂"/>
                </m:accPr>
                <m:e>
                  <m:limLow>
                    <m:e>
                      <m:r>
                        <m:t>x</m:t>
                      </m:r>
                    </m:e>
                    <m:lim>
                      <m:r>
                        <m:rPr>
                          <m:sty m:val="p"/>
                        </m:rPr>
                        <m:t>∼</m:t>
                      </m:r>
                    </m:lim>
                  </m:limLow>
                </m:e>
              </m:acc>
              <m:r>
                <m:t>&amp;</m:t>
              </m:r>
              <m:r>
                <m:rPr>
                  <m:sty m:val="p"/>
                </m:rPr>
                <m:t>=</m:t>
              </m:r>
              <m:r>
                <m:rPr>
                  <m:sty m:val="p"/>
                </m:rPr>
                <m:t>(</m:t>
              </m:r>
              <m:sSub>
                <m:e>
                  <m:r>
                    <m:t>x</m:t>
                  </m:r>
                </m:e>
                <m:sub>
                  <m:r>
                    <m:t>1</m:t>
                  </m:r>
                </m:sub>
              </m:sSub>
              <m:r>
                <m:rPr>
                  <m:sty m:val="p"/>
                </m:rPr>
                <m:t>+</m:t>
              </m:r>
              <m:r>
                <m:t>2</m:t>
              </m:r>
              <m:sSub>
                <m:e>
                  <m:r>
                    <m:t>x</m:t>
                  </m:r>
                </m:e>
                <m:sub>
                  <m:r>
                    <m:t>2</m:t>
                  </m:r>
                </m:sub>
              </m:sSub>
              <m:r>
                <m:rPr>
                  <m:sty m:val="p"/>
                </m:rPr>
                <m:t>)</m:t>
              </m:r>
              <m:r>
                <m:t> </m:t>
              </m:r>
              <m:r>
                <m:rPr>
                  <m:sty m:val="p"/>
                </m:rPr>
                <m:t>(</m:t>
              </m:r>
              <m:r>
                <m:t>1</m:t>
              </m:r>
              <m:r>
                <m:rPr>
                  <m:sty m:val="p"/>
                </m:rPr>
                <m:t>,</m:t>
              </m:r>
              <m:r>
                <m:t>1</m:t>
              </m:r>
              <m:r>
                <m:rPr>
                  <m:sty m:val="p"/>
                </m:rPr>
                <m:t>,</m:t>
              </m:r>
              <m:r>
                <m:t>1</m:t>
              </m:r>
              <m:r>
                <m:rPr>
                  <m:sty m:val="p"/>
                </m:rPr>
                <m:t>)</m:t>
              </m:r>
            </m:e>
            <m:e>
              <m:r>
                <m:t>&amp;</m:t>
              </m:r>
              <m:r>
                <m:rPr>
                  <m:sty m:val="p"/>
                </m:rPr>
                <m:t>=</m:t>
              </m:r>
              <m:f>
                <m:fPr>
                  <m:type m:val="lin"/>
                </m:fPr>
                <m:num>
                  <m:r>
                    <m:t>5</m:t>
                  </m:r>
                </m:num>
                <m:den>
                  <m:r>
                    <m:t>3</m:t>
                  </m:r>
                </m:den>
              </m:f>
              <m:r>
                <m:t> </m:t>
              </m:r>
              <m:r>
                <m:rPr>
                  <m:sty m:val="p"/>
                </m:rPr>
                <m:t>(</m:t>
              </m:r>
              <m:r>
                <m:t>1</m:t>
              </m:r>
              <m:r>
                <m:rPr>
                  <m:sty m:val="p"/>
                </m:rPr>
                <m:t>,</m:t>
              </m:r>
              <m:r>
                <m:t>1</m:t>
              </m:r>
              <m:r>
                <m:rPr>
                  <m:sty m:val="p"/>
                </m:rPr>
                <m:t>,</m:t>
              </m:r>
              <m:r>
                <m:t>1</m:t>
              </m:r>
              <m:r>
                <m:rPr>
                  <m:sty m:val="p"/>
                </m:rPr>
                <m:t>)</m:t>
              </m:r>
              <m:r>
                <m:rPr>
                  <m:sty m:val="p"/>
                </m:rPr>
                <m:t>,</m:t>
              </m:r>
            </m:e>
          </m:eqArr>
        </m:oMath>
      </m:oMathPara>
    </w:p>
    <w:p>
      <w:pPr>
        <w:pStyle w:val="BodyText"/>
      </w:pPr>
      <w:ins w:id="25843" w:author="PR Preview" w:date="2026-01-01T00:00:00Z">
        <w:r>
          <w:t xml:space="preserve">$$
    \begin{aligned}
    \hat{\mathord{\smash[b]{\underset{\raise.3ex\hbox{$\scriptstyle\sim$}}{x}}\vphantom{x}}}
    &amp;= \frac{1}{6} \mathopen{}\left(14 \cdot 5 - 6 \cdot 11,\; -6 \cdot 5 + 3 \cdot 11\right)\mathclose{} \\
    &amp;= \frac{1}{6}\,(4, 3) \\
    &amp;= \mathopen{}\left(\tfrac{2}{3}, \tfrac{1}{2}\right)\mathclose{}.
    \end{aligned}
    $$</w:t>
        </w:r>
      </w:ins>
    </w:p>
    <w:p>
      <w:pPr>
        <w:pStyle w:val="FirstParagraph"/>
      </w:pPr>
      <w:ins w:id="25844" w:author="PR Preview" w:date="2026-01-01T00:00:00Z">
        <w:r>
          <w:t xml:space="preserve">The fitted values are</w:t>
        </w:r>
      </w:ins>
      <w:ins w:id="25845" w:author="PR Preview" w:date="2026-01-01T00:00:00Z">
        <w:r>
          <w:t xml:space="preserve"> </w:t>
        </w:r>
      </w:ins>
      <w:ins w:id="25846" w:author="PR Preview" w:date="2026-01-01T00:00:00Z">
        <w:r>
          <w:t xml:space="preserve">$\mathbf{A} \hat{\mathord{\smash[b]{\underset{\raise.3ex\hbox{$\scriptstyle\sim$}}{x}}\vphantom{x}}} = \mathopen{}\left(\tfrac{7}{6}, \tfrac{5}{3}, \tfrac{13}{6}\right)\mathclose{}$</w:t>
        </w:r>
      </w:ins>
      <w:ins w:id="25847" w:author="PR Preview" w:date="2026-01-01T00:00:00Z">
        <w:r>
          <w:t xml:space="preserve">,</w:t>
        </w:r>
      </w:ins>
      <w:ins w:id="25848" w:author="PR Preview" w:date="2026-01-01T00:00:00Z">
        <w:r>
          <w:t xml:space="preserve"> </w:t>
        </w:r>
      </w:ins>
      <w:ins w:id="25849" w:author="PR Preview" w:date="2026-01-01T00:00:00Z">
        <w:r>
          <w:t xml:space="preserve">and the residuals</w:t>
        </w:r>
      </w:ins>
      <w:ins w:id="25850" w:author="PR Preview" w:date="2026-01-01T00:00:00Z">
        <w:r>
          <w:t xml:space="preserve"> </w:t>
        </w:r>
      </w:ins>
      <w:ins w:id="25851" w:author="PR Preview" w:date="2026-01-01T00:00:00Z">
        <w:r>
          <w:t xml:space="preserve">$\mathord{\smash[b]{\underset{\raise.3ex\hbox{$\scriptstyle\sim$}}{b}}\vphantom{b}} - \mathbf{A} \hat{\mathord{\smash[b]{\underset{\raise.3ex\hbox{$\scriptstyle\sim$}}{x}}\vphantom{x}}} = \mathopen{}\left(-\tfrac{1}{6}, \tfrac{1}{3}, -\tfrac{1}{6}\right)\mathclose{}$</w:t>
        </w:r>
      </w:ins>
      <w:ins w:id="25852" w:author="PR Preview" w:date="2026-01-01T00:00:00Z">
        <w:r>
          <w:t xml:space="preserve"> </w:t>
        </w:r>
      </w:ins>
      <w:ins w:id="25853" w:author="PR Preview" w:date="2026-01-01T00:00:00Z">
        <w:r>
          <w:t xml:space="preserve">are orthogonal to both columns of</w:t>
        </w:r>
      </w:ins>
      <w:ins w:id="25854" w:author="PR Preview" w:date="2026-01-01T00:00:00Z">
        <w:r>
          <w:t xml:space="preserve"> </w:t>
        </w:r>
      </w:ins>
      <m:oMath>
        <m:r>
          <m:rPr>
            <m:sty m:val="bi"/>
          </m:rPr>
          <m:t>A</m:t>
        </m:r>
      </m:oMath>
      <w:ins w:id="25855" w:author="PR Preview" w:date="2026-01-01T00:00:00Z">
        <w:r>
          <w:t xml:space="preserve">:</w:t>
        </w:r>
      </w:ins>
      <w:ins w:id="25856" w:author="PR Preview" w:date="2026-01-01T00:00:00Z">
        <w:r>
          <w:t xml:space="preserve"> </w:t>
        </w:r>
      </w:ins>
      <m:oMath>
        <m:r>
          <m:rPr>
            <m:sty m:val="p"/>
          </m:rPr>
          <m:t>−</m:t>
        </m:r>
        <m:f>
          <m:fPr>
            <m:type m:val="lin"/>
          </m:fPr>
          <m:num>
            <m:r>
              <m:t>1</m:t>
            </m:r>
          </m:num>
          <m:den>
            <m:r>
              <m:t>6</m:t>
            </m:r>
          </m:den>
        </m:f>
        <m:r>
          <m:rPr>
            <m:sty m:val="p"/>
          </m:rPr>
          <m:t>+</m:t>
        </m:r>
        <m:f>
          <m:fPr>
            <m:type m:val="lin"/>
          </m:fPr>
          <m:num>
            <m:r>
              <m:t>1</m:t>
            </m:r>
          </m:num>
          <m:den>
            <m:r>
              <m:t>3</m:t>
            </m:r>
          </m:den>
        </m:f>
        <m:r>
          <m:rPr>
            <m:sty m:val="p"/>
          </m:rPr>
          <m:t>−</m:t>
        </m:r>
        <m:f>
          <m:fPr>
            <m:type m:val="lin"/>
          </m:fPr>
          <m:num>
            <m:r>
              <m:t>1</m:t>
            </m:r>
          </m:num>
          <m:den>
            <m:r>
              <m:t>6</m:t>
            </m:r>
          </m:den>
        </m:f>
        <m:r>
          <m:rPr>
            <m:sty m:val="p"/>
          </m:rPr>
          <m:t>=</m:t>
        </m:r>
        <m:r>
          <m:t>0</m:t>
        </m:r>
      </m:oMath>
      <w:ins w:id="25857" w:author="PR Preview" w:date="2026-01-01T00:00:00Z">
        <w:r>
          <w:t xml:space="preserve"> </w:t>
        </w:r>
      </w:ins>
      <w:ins w:id="25858" w:author="PR Preview" w:date="2026-01-01T00:00:00Z">
        <w:r>
          <w:t xml:space="preserve">and</w:t>
        </w:r>
      </w:ins>
      <w:ins w:id="25859" w:author="PR Preview" w:date="2026-01-01T00:00:00Z">
        <w:r>
          <w:t xml:space="preserve"> </w:t>
        </w:r>
      </w:ins>
      <m:oMath>
        <m:r>
          <m:rPr>
            <m:sty m:val="p"/>
          </m:rPr>
          <m:t>−</m:t>
        </m:r>
        <m:f>
          <m:fPr>
            <m:type m:val="lin"/>
          </m:fPr>
          <m:num>
            <m:r>
              <m:t>1</m:t>
            </m:r>
          </m:num>
          <m:den>
            <m:r>
              <m:t>6</m:t>
            </m:r>
          </m:den>
        </m:f>
        <m:r>
          <m:rPr>
            <m:sty m:val="p"/>
          </m:rPr>
          <m:t>+</m:t>
        </m:r>
        <m:f>
          <m:fPr>
            <m:type m:val="lin"/>
          </m:fPr>
          <m:num>
            <m:r>
              <m:t>2</m:t>
            </m:r>
          </m:num>
          <m:den>
            <m:r>
              <m:t>3</m:t>
            </m:r>
          </m:den>
        </m:f>
        <m:r>
          <m:rPr>
            <m:sty m:val="p"/>
          </m:rPr>
          <m:t>−</m:t>
        </m:r>
        <m:f>
          <m:fPr>
            <m:type m:val="lin"/>
          </m:fPr>
          <m:num>
            <m:r>
              <m:t>1</m:t>
            </m:r>
          </m:num>
          <m:den>
            <m:r>
              <m:t>2</m:t>
            </m:r>
          </m:den>
        </m:f>
        <m:r>
          <m:rPr>
            <m:sty m:val="p"/>
          </m:rPr>
          <m:t>=</m:t>
        </m:r>
        <m:r>
          <m:t>0</m:t>
        </m:r>
      </m:oMath>
      <w:ins w:id="25860" w:author="PR Preview" w:date="2026-01-01T00:00:00Z">
        <w:r>
          <w:t xml:space="preserve">.</w:t>
        </w:r>
      </w:ins>
    </w:p>
    <w:bookmarkEnd w:id="603"/>
    <w:bookmarkStart w:id="604" w:name="exm-normal-equations-rank-deficient"/>
    <w:p>
      <w:pPr>
        <w:pStyle w:val="BodyText"/>
      </w:pPr>
      <w:ins w:id="25861" w:author="PR Preview" w:date="2026-01-01T00:00:00Z">
        <w:r>
          <w:rPr>
            <w:b/>
            <w:bCs/>
          </w:rPr>
          <w:t xml:space="preserve">Example 187 (Many least squares solutions, one fitted vector)</w:t>
        </w:r>
      </w:ins>
      <w:ins w:id="25862" w:author="PR Preview" w:date="2026-01-01T00:00:00Z">
        <w:r>
          <w:t xml:space="preserve"> </w:t>
        </w:r>
      </w:ins>
      <w:ins w:id="25863" w:author="PR Preview" w:date="2026-01-01T00:00:00Z">
        <w:r>
          <w:t xml:space="preserve">With the rank-</w:t>
        </w:r>
      </w:ins>
      <m:oMath>
        <m:r>
          <m:t>1</m:t>
        </m:r>
      </m:oMath>
      <w:ins w:id="25864" w:author="PR Preview" w:date="2026-01-01T00:00:00Z">
        <w:r>
          <w:t xml:space="preserve"> </w:t>
        </w:r>
      </w:ins>
      <w:ins w:id="25865" w:author="PR Preview" w:date="2026-01-01T00:00:00Z">
        <w:r>
          <w:t xml:space="preserve">matrix</w:t>
        </w:r>
      </w:ins>
      <w:ins w:id="25866"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1</m:t>
                  </m:r>
                </m:e>
                <m:e>
                  <m:r>
                    <m:t>2</m:t>
                  </m:r>
                </m:e>
              </m:mr>
              <m:mr>
                <m:e>
                  <m:r>
                    <m:t>1</m:t>
                  </m:r>
                </m:e>
                <m:e>
                  <m:r>
                    <m:t>2</m:t>
                  </m:r>
                </m:e>
              </m:mr>
            </m:m>
          </m:e>
        </m:d>
      </m:oMath>
      <w:ins w:id="25867" w:author="PR Preview" w:date="2026-01-01T00:00:00Z">
        <w:r>
          <w:t xml:space="preserve"> </w:t>
        </w:r>
      </w:ins>
      <w:ins w:id="25868" w:author="PR Preview" w:date="2026-01-01T00:00:00Z">
        <w:r>
          <w:t xml:space="preserve">(</w:t>
        </w:r>
      </w:ins>
      <w:hyperlink w:anchor="exm-rank">
        <w:ins w:id="25869" w:author="PR Preview" w:date="2026-01-01T00:00:00Z">
          <w:r>
            <w:rPr>
              <w:rStyle w:val="Hyperlink"/>
            </w:rPr>
            <w:t xml:space="preserve">Example 36</w:t>
          </w:r>
        </w:ins>
      </w:hyperlink>
      <w:ins w:id="25870" w:author="PR Preview" w:date="2026-01-01T00:00:00Z">
        <w:r>
          <w:t xml:space="preserve">)</w:t>
        </w:r>
      </w:ins>
      <w:ins w:id="25871" w:author="PR Preview" w:date="2026-01-01T00:00:00Z">
        <w:r>
          <w:t xml:space="preserve"> </w:t>
        </w:r>
      </w:ins>
      <w:ins w:id="25872" w:author="PR Preview" w:date="2026-01-01T00:00:00Z">
        <w:r>
          <w:t xml:space="preserve">and</w:t>
        </w:r>
      </w:ins>
      <w:ins w:id="25873" w:author="PR Preview" w:date="2026-01-01T00:00:00Z">
        <w:r>
          <w:t xml:space="preserve"> </w:t>
        </w:r>
      </w:ins>
      <w:ins w:id="25874" w:author="PR Preview" w:date="2026-01-01T00:00:00Z">
        <w:r>
          <w:t xml:space="preserve">$\mathord{\smash[b]{\underset{\raise.3ex\hbox{$\scriptstyle\sim$}}{b}}\vphantom{b}} = (1, 2, 2)$</w:t>
        </w:r>
      </w:ins>
      <w:ins w:id="25875" w:author="PR Preview" w:date="2026-01-01T00:00:00Z">
        <w:r>
          <w:t xml:space="preserve">,</w:t>
        </w:r>
      </w:ins>
      <w:ins w:id="25876" w:author="PR Preview" w:date="2026-01-01T00:00:00Z">
        <w:r>
          <w:t xml:space="preserve"> </w:t>
        </w:r>
      </w:ins>
      <m:oMath>
        <m:sSup>
          <m:e>
            <m:r>
              <m:rPr>
                <m:sty m:val="bi"/>
              </m:rPr>
              <m:t>A</m:t>
            </m:r>
          </m:e>
          <m:sup>
            <m:r>
              <m:rPr>
                <m:sty m:val="p"/>
              </m:rPr>
              <m:t>⊤</m:t>
            </m:r>
          </m:sup>
        </m:sSup>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12</m:t>
                  </m:r>
                </m:e>
              </m:mr>
            </m:m>
          </m:e>
        </m:d>
      </m:oMath>
      <w:ins w:id="25877" w:author="PR Preview" w:date="2026-01-01T00:00:00Z">
        <w:r>
          <w:t xml:space="preserve"> </w:t>
        </w:r>
      </w:ins>
      <w:ins w:id="25878" w:author="PR Preview" w:date="2026-01-01T00:00:00Z">
        <w:r>
          <w:t xml:space="preserve">and</w:t>
        </w:r>
      </w:ins>
      <w:ins w:id="25879" w:author="PR Preview" w:date="2026-01-01T00:00:00Z">
        <w:r>
          <w:t xml:space="preserve"> </w:t>
        </w:r>
      </w:ins>
      <w:ins w:id="25880" w:author="PR Preview" w:date="2026-01-01T00:00:00Z">
        <w:r>
          <w:t xml:space="preserve">${\mathbf{A}}^{\top} \mathord{\smash[b]{\underset{\raise.3ex\hbox{$\scriptstyle\sim$}}{b}}\vphantom{b}} = (5, 10)$</w:t>
        </w:r>
      </w:ins>
      <w:ins w:id="25881" w:author="PR Preview" w:date="2026-01-01T00:00:00Z">
        <w:r>
          <w:t xml:space="preserve">,</w:t>
        </w:r>
      </w:ins>
      <w:ins w:id="25882" w:author="PR Preview" w:date="2026-01-01T00:00:00Z">
        <w:r>
          <w:t xml:space="preserve"> </w:t>
        </w:r>
      </w:ins>
      <w:ins w:id="25883" w:author="PR Preview" w:date="2026-01-01T00:00:00Z">
        <w:r>
          <w:t xml:space="preserve">so both normal equations say</w:t>
        </w:r>
      </w:ins>
      <w:ins w:id="25884" w:author="PR Preview" w:date="2026-01-01T00:00:00Z">
        <w:r>
          <w:t xml:space="preserve"> </w:t>
        </w:r>
      </w:ins>
      <m:oMath>
        <m:r>
          <m:t>3</m:t>
        </m:r>
        <m:sSub>
          <m:e>
            <m:r>
              <m:t>x</m:t>
            </m:r>
          </m:e>
          <m:sub>
            <m:r>
              <m:t>1</m:t>
            </m:r>
          </m:sub>
        </m:sSub>
        <m:r>
          <m:rPr>
            <m:sty m:val="p"/>
          </m:rPr>
          <m:t>+</m:t>
        </m:r>
        <m:r>
          <m:t>6</m:t>
        </m:r>
        <m:sSub>
          <m:e>
            <m:r>
              <m:t>x</m:t>
            </m:r>
          </m:e>
          <m:sub>
            <m:r>
              <m:t>2</m:t>
            </m:r>
          </m:sub>
        </m:sSub>
        <m:r>
          <m:rPr>
            <m:sty m:val="p"/>
          </m:rPr>
          <m:t>=</m:t>
        </m:r>
        <m:r>
          <m:t>5</m:t>
        </m:r>
      </m:oMath>
      <w:ins w:id="25885" w:author="PR Preview" w:date="2026-01-01T00:00:00Z">
        <w:r>
          <w:t xml:space="preserve">, that is,</w:t>
        </w:r>
      </w:ins>
      <w:ins w:id="25886" w:author="PR Preview" w:date="2026-01-01T00:00:00Z">
        <w:r>
          <w:t xml:space="preserve"> </w:t>
        </w:r>
      </w:ins>
      <m:oMath>
        <m:sSub>
          <m:e>
            <m:r>
              <m:t>x</m:t>
            </m:r>
          </m:e>
          <m:sub>
            <m:r>
              <m:t>1</m:t>
            </m:r>
          </m:sub>
        </m:sSub>
        <m:r>
          <m:rPr>
            <m:sty m:val="p"/>
          </m:rPr>
          <m:t>+</m:t>
        </m:r>
        <m:r>
          <m:t>2</m:t>
        </m:r>
        <m:sSub>
          <m:e>
            <m:r>
              <m:t>x</m:t>
            </m:r>
          </m:e>
          <m:sub>
            <m:r>
              <m:t>2</m:t>
            </m:r>
          </m:sub>
        </m:sSub>
        <m:r>
          <m:rPr>
            <m:sty m:val="p"/>
          </m:rPr>
          <m:t>=</m:t>
        </m:r>
        <m:f>
          <m:fPr>
            <m:type m:val="lin"/>
          </m:fPr>
          <m:num>
            <m:r>
              <m:t>5</m:t>
            </m:r>
          </m:num>
          <m:den>
            <m:r>
              <m:t>3</m:t>
            </m:r>
          </m:den>
        </m:f>
      </m:oMath>
      <w:ins w:id="25887" w:author="PR Preview" w:date="2026-01-01T00:00:00Z">
        <w:r>
          <w:t xml:space="preserve">.</w:t>
        </w:r>
      </w:ins>
      <w:ins w:id="25888" w:author="PR Preview" w:date="2026-01-01T00:00:00Z">
        <w:r>
          <w:t xml:space="preserve"> </w:t>
        </w:r>
      </w:ins>
      <w:ins w:id="25889" w:author="PR Preview" w:date="2026-01-01T00:00:00Z">
        <w:r>
          <w:t xml:space="preserve">There are infinitely many least squares solutions, such as</w:t>
        </w:r>
      </w:ins>
      <w:ins w:id="25890" w:author="PR Preview" w:date="2026-01-01T00:00:00Z">
        <w:r>
          <w:t xml:space="preserve"> </w:t>
        </w:r>
      </w:ins>
      <m:oMath>
        <m:r>
          <m:rPr>
            <m:sty m:val="p"/>
          </m:rPr>
          <m:t>(</m:t>
        </m:r>
        <m:f>
          <m:fPr>
            <m:type m:val="lin"/>
          </m:fPr>
          <m:num>
            <m:r>
              <m:t>5</m:t>
            </m:r>
          </m:num>
          <m:den>
            <m:r>
              <m:t>3</m:t>
            </m:r>
          </m:den>
        </m:f>
        <m:r>
          <m:rPr>
            <m:sty m:val="p"/>
          </m:rPr>
          <m:t>,</m:t>
        </m:r>
        <m:r>
          <m:t>0</m:t>
        </m:r>
        <m:r>
          <m:rPr>
            <m:sty m:val="p"/>
          </m:rPr>
          <m:t>)</m:t>
        </m:r>
      </m:oMath>
      <w:ins w:id="25891" w:author="PR Preview" w:date="2026-01-01T00:00:00Z">
        <w:r>
          <w:t xml:space="preserve"> </w:t>
        </w:r>
      </w:ins>
      <w:ins w:id="25892" w:author="PR Preview" w:date="2026-01-01T00:00:00Z">
        <w:r>
          <w:t xml:space="preserve">and</w:t>
        </w:r>
      </w:ins>
      <w:ins w:id="25893" w:author="PR Preview" w:date="2026-01-01T00:00:00Z">
        <w:r>
          <w:t xml:space="preserve"> </w:t>
        </w:r>
      </w:ins>
      <m:oMath>
        <m:r>
          <m:rPr>
            <m:sty m:val="p"/>
          </m:rPr>
          <m:t>(</m:t>
        </m:r>
        <m:r>
          <m:t>0</m:t>
        </m:r>
        <m:r>
          <m:rPr>
            <m:sty m:val="p"/>
          </m:rPr>
          <m:t>,</m:t>
        </m:r>
        <m:f>
          <m:fPr>
            <m:type m:val="lin"/>
          </m:fPr>
          <m:num>
            <m:r>
              <m:t>5</m:t>
            </m:r>
          </m:num>
          <m:den>
            <m:r>
              <m:t>6</m:t>
            </m:r>
          </m:den>
        </m:f>
        <m:r>
          <m:rPr>
            <m:sty m:val="p"/>
          </m:rPr>
          <m:t>)</m:t>
        </m:r>
      </m:oMath>
      <w:ins w:id="25894" w:author="PR Preview" w:date="2026-01-01T00:00:00Z">
        <w:r>
          <w:t xml:space="preserve">,</w:t>
        </w:r>
      </w:ins>
      <w:ins w:id="25895" w:author="PR Preview" w:date="2026-01-01T00:00:00Z">
        <w:r>
          <w:t xml:space="preserve"> </w:t>
        </w:r>
      </w:ins>
      <w:ins w:id="25896" w:author="PR Preview" w:date="2026-01-01T00:00:00Z">
        <w:r>
          <w:t xml:space="preserve">as part 4 predicts for</w:t>
        </w:r>
      </w:ins>
      <w:ins w:id="25897" w:author="PR Preview" w:date="2026-01-01T00:00:00Z">
        <w:r>
          <w:t xml:space="preserve"> </w:t>
        </w:r>
      </w:ins>
      <m:oMath>
        <m:r>
          <m:rPr>
            <m:sty m:val="p"/>
          </m:rPr>
          <m:t>rank</m:t>
        </m:r>
        <m:r>
          <m:rPr>
            <m:sty m:val="p"/>
          </m:rPr>
          <m:t>(</m:t>
        </m:r>
        <m:r>
          <m:rPr>
            <m:sty m:val="bi"/>
          </m:rPr>
          <m:t>A</m:t>
        </m:r>
        <m:r>
          <m:rPr>
            <m:sty m:val="p"/>
          </m:rPr>
          <m:t>)</m:t>
        </m:r>
        <m:r>
          <m:rPr>
            <m:sty m:val="p"/>
          </m:rPr>
          <m:t>=</m:t>
        </m:r>
        <m:r>
          <m:t>1</m:t>
        </m:r>
        <m:r>
          <m:rPr>
            <m:sty m:val="p"/>
          </m:rPr>
          <m:t>&lt;</m:t>
        </m:r>
        <m:r>
          <m:t>2</m:t>
        </m:r>
      </m:oMath>
      <w:ins w:id="25898" w:author="PR Preview" w:date="2026-01-01T00:00:00Z">
        <w:r>
          <w:t xml:space="preserve">;</w:t>
        </w:r>
      </w:ins>
      <w:ins w:id="25899" w:author="PR Preview" w:date="2026-01-01T00:00:00Z">
        <w:r>
          <w:t xml:space="preserve"> </w:t>
        </w:r>
      </w:ins>
      <w:ins w:id="25900" w:author="PR Preview" w:date="2026-01-01T00:00:00Z">
        <w:r>
          <w:t xml:space="preserve">but every one gives the same fitted vector</w:t>
        </w:r>
      </w:ins>
    </w:p>
    <w:p>
      <w:pPr>
        <w:pStyle w:val="BodyText"/>
      </w:pPr>
      <w:ins w:id="25901" w:author="PR Preview" w:date="2026-01-01T00:00:00Z">
        <w:r>
          <w:t xml:space="preserve">$$
    \begin{aligned}
    \mathbf{A} \hat{\mathord{\smash[b]{\underset{\raise.3ex\hbox{$\scriptstyle\sim$}}{x}}\vphantom{x}}} &amp;= (x_1 + 2 x_2)\,(1, 1, 1) \\
    &amp;= \tfrac{5}{3}\,(1, 1, 1),
    \end{aligned}
    $$</w:t>
        </w:r>
      </w:ins>
    </w:p>
    <w:p>
      <w:pPr>
        <w:pStyle w:val="FirstParagraph"/>
      </w:pPr>
      <w:r>
        <w:t xml:space="preserve">as part 3 says.</w:t>
      </w:r>
    </w:p>
    <w:bookmarkEnd w:id="604"/>
    <w:bookmarkStart w:id="605" w:name="thm-qr-least-squares"/>
    <w:p>
      <w:pPr>
        <w:pStyle w:val="BodyText"/>
      </w:pPr>
      <w:del w:id="25902" w:author="PR Preview" w:date="2026-01-01T00:00:00Z">
        <w:r>
          <w:rPr>
            <w:b/>
            <w:bCs/>
          </w:rPr>
          <w:delText xml:space="preserve">Theorem 105 (Solving least squares by QR)</w:delText>
        </w:r>
      </w:del>
      <w:del w:id="25903" w:author="PR Preview" w:date="2026-01-01T00:00:00Z">
        <w:r>
          <w:delText xml:space="preserve"> </w:delText>
        </w:r>
      </w:del>
      <w:del w:id="25904" w:author="PR Preview" w:date="2026-01-01T00:00:00Z">
        <w:r>
          <w:delText xml:space="preserve">Let</w:delText>
        </w:r>
      </w:del>
      <w:del w:id="25905" w:author="PR Preview" w:date="2026-01-01T00:00:00Z">
        <w:r>
          <w:delText xml:space="preserve"> </w:delText>
        </w:r>
      </w:del>
      <m:oMath>
        <m:r>
          <m:rPr>
            <m:sty m:val="bi"/>
          </m:rPr>
          <m:t>A</m:t>
        </m:r>
      </m:oMath>
      <w:del w:id="25906" w:author="PR Preview" w:date="2026-01-01T00:00:00Z">
        <w:r>
          <w:delText xml:space="preserve"> </w:delText>
        </w:r>
      </w:del>
      <w:del w:id="25907" w:author="PR Preview" w:date="2026-01-01T00:00:00Z">
        <w:r>
          <w:delText xml:space="preserve">be</w:delText>
        </w:r>
      </w:del>
      <w:del w:id="25908" w:author="PR Preview" w:date="2026-01-01T00:00:00Z">
        <w:r>
          <w:delText xml:space="preserve"> </w:delText>
        </w:r>
      </w:del>
      <m:oMath>
        <m:r>
          <m:t>m</m:t>
        </m:r>
        <m:r>
          <m:rPr>
            <m:sty m:val="p"/>
          </m:rPr>
          <m:t>×</m:t>
        </m:r>
        <m:r>
          <m:t>n</m:t>
        </m:r>
      </m:oMath>
      <w:del w:id="25909" w:author="PR Preview" w:date="2026-01-01T00:00:00Z">
        <w:r>
          <w:delText xml:space="preserve"> </w:delText>
        </w:r>
      </w:del>
      <w:del w:id="25910" w:author="PR Preview" w:date="2026-01-01T00:00:00Z">
        <w:r>
          <w:delText xml:space="preserve">with</w:delText>
        </w:r>
      </w:del>
      <w:del w:id="25911"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5912" w:author="PR Preview" w:date="2026-01-01T00:00:00Z">
        <w:r>
          <w:delText xml:space="preserve">,</w:delText>
        </w:r>
      </w:del>
      <w:del w:id="25913" w:author="PR Preview" w:date="2026-01-01T00:00:00Z">
        <w:r>
          <w:delText xml:space="preserve"> </w:delText>
        </w:r>
      </w:del>
      <w:del w:id="25914" w:author="PR Preview" w:date="2026-01-01T00:00:00Z">
        <w:r>
          <w:delText xml:space="preserve">with QR factorization</w:delText>
        </w:r>
      </w:del>
      <w:del w:id="25915" w:author="PR Preview" w:date="2026-01-01T00:00:00Z">
        <w:r>
          <w:delText xml:space="preserve"> </w:delText>
        </w:r>
      </w:del>
      <m:oMath>
        <m:r>
          <m:rPr>
            <m:sty m:val="bi"/>
          </m:rPr>
          <m:t>A</m:t>
        </m:r>
        <m:r>
          <m:rPr>
            <m:sty m:val="p"/>
          </m:rPr>
          <m:t>=</m:t>
        </m:r>
        <m:r>
          <m:rPr>
            <m:sty m:val="bi"/>
          </m:rPr>
          <m:t>Q</m:t>
        </m:r>
        <m:r>
          <m:rPr>
            <m:sty m:val="bi"/>
          </m:rPr>
          <m:t>R</m:t>
        </m:r>
      </m:oMath>
      <w:del w:id="25916" w:author="PR Preview" w:date="2026-01-01T00:00:00Z">
        <w:r>
          <w:delText xml:space="preserve"> </w:delText>
        </w:r>
      </w:del>
      <w:del w:id="25917" w:author="PR Preview" w:date="2026-01-01T00:00:00Z">
        <w:r>
          <w:delText xml:space="preserve">(</w:delText>
        </w:r>
      </w:del>
      <w:hyperlink w:anchor="thm-qr">
        <w:del w:id="25918" w:author="PR Preview" w:date="2026-01-01T00:00:00Z">
          <w:r>
            <w:rPr>
              <w:rStyle w:val="Hyperlink"/>
            </w:rPr>
            <w:delText xml:space="preserve">Theorem 103</w:delText>
          </w:r>
        </w:del>
      </w:hyperlink>
      <w:del w:id="25919" w:author="PR Preview" w:date="2026-01-01T00:00:00Z">
        <w:r>
          <w:delText xml:space="preserve">), and let</w:delText>
        </w:r>
      </w:del>
      <w:del w:id="25920" w:author="PR Preview" w:date="2026-01-01T00:00:00Z">
        <w:r>
          <w:delText xml:space="preserve"> </w:delText>
        </w:r>
      </w:del>
      <m:oMath>
        <m:limLow>
          <m:e>
            <m:r>
              <m:t>b</m:t>
            </m:r>
          </m:e>
          <m:lim>
            <m:r>
              <m:rPr>
                <m:sty m:val="p"/>
              </m:rPr>
              <m:t>∼</m:t>
            </m:r>
          </m:lim>
        </m:limLow>
        <m:r>
          <m:rPr>
            <m:sty m:val="p"/>
          </m:rPr>
          <m:t>∈</m:t>
        </m:r>
        <m:sSup>
          <m:e>
            <m:r>
              <m:rPr>
                <m:scr m:val="double-struck"/>
                <m:sty m:val="p"/>
              </m:rPr>
              <m:t>R</m:t>
            </m:r>
          </m:e>
          <m:sup>
            <m:r>
              <m:t>m</m:t>
            </m:r>
          </m:sup>
        </m:sSup>
      </m:oMath>
      <w:del w:id="25921" w:author="PR Preview" w:date="2026-01-01T00:00:00Z">
        <w:r>
          <w:delText xml:space="preserve">.</w:delText>
        </w:r>
      </w:del>
      <w:del w:id="25922" w:author="PR Preview" w:date="2026-01-01T00:00:00Z">
        <w:r>
          <w:delText xml:space="preserve"> </w:delText>
        </w:r>
      </w:del>
      <w:del w:id="25923" w:author="PR Preview" w:date="2026-01-01T00:00:00Z">
        <w:r>
          <w:delText xml:space="preserve">The least squares solution (</w:delText>
        </w:r>
      </w:del>
      <w:hyperlink w:anchor="def-least-squares">
        <w:del w:id="25924" w:author="PR Preview" w:date="2026-01-01T00:00:00Z">
          <w:r>
            <w:rPr>
              <w:rStyle w:val="Hyperlink"/>
            </w:rPr>
            <w:delText xml:space="preserve">Definition 115</w:delText>
          </w:r>
        </w:del>
      </w:hyperlink>
      <w:del w:id="25925" w:author="PR Preview" w:date="2026-01-01T00:00:00Z">
        <w:r>
          <w:delText xml:space="preserve">) is the unique solution of</w:delText>
        </w:r>
      </w:del>
    </w:p>
    <w:p>
      <w:pPr>
        <w:pStyle w:val="BodyText"/>
      </w:pPr>
      <m:oMathPara>
        <m:oMathParaPr>
          <m:jc m:val="center"/>
        </m:oMathParaPr>
        <m:oMath>
          <m:limLow>
            <m:e>
              <m:limLow>
                <m:e>
                  <m:r>
                    <m:rPr>
                      <m:sty m:val="bi"/>
                    </m:rPr>
                    <m:t>R</m:t>
                  </m:r>
                </m:e>
                <m:lim>
                  <m:r>
                    <m:rPr>
                      <m:sty m:val="p"/>
                    </m:rPr>
                    <m:t>⏟</m:t>
                  </m:r>
                </m:lim>
              </m:limLow>
            </m:e>
            <m:lim>
              <m:r>
                <m:t>n</m:t>
              </m:r>
              <m:r>
                <m:rPr>
                  <m:sty m:val="p"/>
                </m:rPr>
                <m:t>×</m:t>
              </m:r>
              <m:r>
                <m:t>n</m:t>
              </m:r>
            </m:lim>
          </m:limLow>
          <m:r>
            <m:t> </m:t>
          </m:r>
          <m:acc>
            <m:accPr>
              <m:chr m:val="̂"/>
            </m:accPr>
            <m:e>
              <m:limLow>
                <m:e>
                  <m:r>
                    <m:t>x</m:t>
                  </m:r>
                </m:e>
                <m:lim>
                  <m:r>
                    <m:rPr>
                      <m:sty m:val="p"/>
                    </m:rPr>
                    <m:t>∼</m:t>
                  </m:r>
                </m:lim>
              </m:limLow>
            </m:e>
          </m:acc>
          <m:r>
            <m:rPr>
              <m:sty m:val="p"/>
            </m:rPr>
            <m:t>=</m:t>
          </m:r>
          <m:limLow>
            <m:e>
              <m:limLow>
                <m:e>
                  <m:sSup>
                    <m:e>
                      <m:r>
                        <m:rPr>
                          <m:sty m:val="bi"/>
                        </m:rPr>
                        <m:t>Q</m:t>
                      </m:r>
                    </m:e>
                    <m:sup>
                      <m:r>
                        <m:rPr>
                          <m:sty m:val="p"/>
                        </m:rPr>
                        <m:t>⊤</m:t>
                      </m:r>
                    </m:sup>
                  </m:sSup>
                </m:e>
                <m:lim>
                  <m:r>
                    <m:rPr>
                      <m:sty m:val="p"/>
                    </m:rPr>
                    <m:t>⏟</m:t>
                  </m:r>
                </m:lim>
              </m:limLow>
            </m:e>
            <m:lim>
              <m:r>
                <m:t>n</m:t>
              </m:r>
              <m:r>
                <m:rPr>
                  <m:sty m:val="p"/>
                </m:rPr>
                <m:t>×</m:t>
              </m:r>
              <m:r>
                <m:t>m</m:t>
              </m:r>
            </m:lim>
          </m:limLow>
          <m:r>
            <m:t> </m:t>
          </m:r>
          <m:limLow>
            <m:e>
              <m:r>
                <m:t>b</m:t>
              </m:r>
            </m:e>
            <m:lim>
              <m:r>
                <m:rPr>
                  <m:sty m:val="p"/>
                </m:rPr>
                <m:t>∼</m:t>
              </m:r>
            </m:lim>
          </m:limLow>
          <m:r>
            <m:rPr>
              <m:sty m:val="p"/>
            </m:rPr>
            <m:t>,</m:t>
          </m:r>
        </m:oMath>
      </m:oMathPara>
    </w:p>
    <w:p>
      <w:pPr>
        <w:pStyle w:val="FirstParagraph"/>
      </w:pPr>
      <w:del w:id="25926" w:author="PR Preview" w:date="2026-01-01T00:00:00Z">
        <w:r>
          <w:delText xml:space="preserve">which back substitution computes (</w:delText>
        </w:r>
      </w:del>
      <w:hyperlink w:anchor="thm-back-substitution">
        <w:del w:id="25927" w:author="PR Preview" w:date="2026-01-01T00:00:00Z">
          <w:r>
            <w:rPr>
              <w:rStyle w:val="Hyperlink"/>
            </w:rPr>
            <w:delText xml:space="preserve">Theorem 102</w:delText>
          </w:r>
        </w:del>
      </w:hyperlink>
      <w:del w:id="25928" w:author="PR Preview" w:date="2026-01-01T00:00:00Z">
        <w:r>
          <w:delText xml:space="preserve">).</w:delText>
        </w:r>
      </w:del>
      <w:del w:id="25929" w:author="PR Preview" w:date="2026-01-01T00:00:00Z">
        <w:r>
          <w:delText xml:space="preserve"> </w:delText>
        </w:r>
      </w:del>
      <w:del w:id="25930" w:author="PR Preview" w:date="2026-01-01T00:00:00Z">
        <w:r>
          <w:delText xml:space="preserve">When</w:delText>
        </w:r>
      </w:del>
      <w:del w:id="25931" w:author="PR Preview" w:date="2026-01-01T00:00:00Z">
        <w:r>
          <w:delText xml:space="preserve"> </w:delText>
        </w:r>
      </w:del>
      <m:oMath>
        <m:r>
          <m:t>m</m:t>
        </m:r>
        <m:r>
          <m:rPr>
            <m:sty m:val="p"/>
          </m:rPr>
          <m:t>=</m:t>
        </m:r>
        <m:r>
          <m:t>n</m:t>
        </m:r>
      </m:oMath>
      <w:del w:id="25932" w:author="PR Preview" w:date="2026-01-01T00:00:00Z">
        <w:r>
          <w:delText xml:space="preserve">, it is the unique solution of</w:delText>
        </w:r>
      </w:del>
      <w:del w:id="25933"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5934" w:author="PR Preview" w:date="2026-01-01T00:00:00Z">
        <w:r>
          <w:delText xml:space="preserve">.</w:delText>
        </w:r>
      </w:del>
    </w:p>
    <w:p>
      <w:pPr>
        <w:pStyle w:val="BodyText"/>
      </w:pPr>
      <w:del w:id="25935" w:author="PR Preview" w:date="2026-01-01T00:00:00Z">
        <w:r>
          <w:rPr>
            <w:i/>
            <w:iCs/>
          </w:rPr>
          <w:delText xml:space="preserve">Proof</w:delText>
        </w:r>
      </w:del>
      <w:del w:id="25936" w:author="PR Preview" w:date="2026-01-01T00:00:00Z">
        <w:r>
          <w:delText xml:space="preserve">. </w:delText>
        </w:r>
      </w:del>
      <m:oMath>
        <m:r>
          <m:rPr>
            <m:sty m:val="bi"/>
          </m:rPr>
          <m:t>R</m:t>
        </m:r>
      </m:oMath>
      <w:del w:id="25937" w:author="PR Preview" w:date="2026-01-01T00:00:00Z">
        <w:r>
          <w:delText xml:space="preserve"> </w:delText>
        </w:r>
      </w:del>
      <w:del w:id="25938" w:author="PR Preview" w:date="2026-01-01T00:00:00Z">
        <w:r>
          <w:delText xml:space="preserve">is upper triangular with positive diagonal,</w:delText>
        </w:r>
      </w:del>
      <w:del w:id="25939" w:author="PR Preview" w:date="2026-01-01T00:00:00Z">
        <w:r>
          <w:delText xml:space="preserve"> </w:delText>
        </w:r>
      </w:del>
      <w:del w:id="25940" w:author="PR Preview" w:date="2026-01-01T00:00:00Z">
        <w:r>
          <w:delText xml:space="preserve">so</w:delText>
        </w:r>
      </w:del>
      <w:del w:id="25941" w:author="PR Preview" w:date="2026-01-01T00:00:00Z">
        <w:r>
          <w:delText xml:space="preserve"> </w:delText>
        </w:r>
      </w:del>
      <m:oMath>
        <m:r>
          <m:rPr>
            <m:sty m:val="bi"/>
          </m:rPr>
          <m:t>R</m:t>
        </m:r>
        <m:limLow>
          <m:e>
            <m:r>
              <m:t>x</m:t>
            </m:r>
          </m:e>
          <m:lim>
            <m:r>
              <m:rPr>
                <m:sty m:val="p"/>
              </m:rPr>
              <m:t>∼</m:t>
            </m:r>
          </m:lim>
        </m:limLow>
        <m:r>
          <m:rPr>
            <m:sty m:val="p"/>
          </m:rPr>
          <m:t>=</m:t>
        </m:r>
        <m:sSup>
          <m:e>
            <m:r>
              <m:rPr>
                <m:sty m:val="bi"/>
              </m:rPr>
              <m:t>Q</m:t>
            </m:r>
          </m:e>
          <m:sup>
            <m:r>
              <m:rPr>
                <m:sty m:val="p"/>
              </m:rPr>
              <m:t>⊤</m:t>
            </m:r>
          </m:sup>
        </m:sSup>
        <m:limLow>
          <m:e>
            <m:r>
              <m:t>b</m:t>
            </m:r>
          </m:e>
          <m:lim>
            <m:r>
              <m:rPr>
                <m:sty m:val="p"/>
              </m:rPr>
              <m:t>∼</m:t>
            </m:r>
          </m:lim>
        </m:limLow>
      </m:oMath>
      <w:del w:id="25942" w:author="PR Preview" w:date="2026-01-01T00:00:00Z">
        <w:r>
          <w:delText xml:space="preserve"> </w:delText>
        </w:r>
      </w:del>
      <w:del w:id="25943" w:author="PR Preview" w:date="2026-01-01T00:00:00Z">
        <w:r>
          <w:delText xml:space="preserve">has exactly one solution</w:delText>
        </w:r>
      </w:del>
      <w:del w:id="25944" w:author="PR Preview" w:date="2026-01-01T00:00:00Z">
        <w:r>
          <w:delText xml:space="preserve"> </w:delText>
        </w:r>
      </w:del>
      <m:oMath>
        <m:acc>
          <m:accPr>
            <m:chr m:val="̂"/>
          </m:accPr>
          <m:e>
            <m:limLow>
              <m:e>
                <m:r>
                  <m:t>x</m:t>
                </m:r>
              </m:e>
              <m:lim>
                <m:r>
                  <m:rPr>
                    <m:sty m:val="p"/>
                  </m:rPr>
                  <m:t>∼</m:t>
                </m:r>
              </m:lim>
            </m:limLow>
          </m:e>
        </m:acc>
      </m:oMath>
      <w:del w:id="25945" w:author="PR Preview" w:date="2026-01-01T00:00:00Z">
        <w:r>
          <w:delText xml:space="preserve"> </w:delText>
        </w:r>
      </w:del>
      <w:del w:id="25946" w:author="PR Preview" w:date="2026-01-01T00:00:00Z">
        <w:r>
          <w:delText xml:space="preserve">(</w:delText>
        </w:r>
      </w:del>
      <w:hyperlink w:anchor="thm-back-substitution">
        <w:del w:id="25947" w:author="PR Preview" w:date="2026-01-01T00:00:00Z">
          <w:r>
            <w:rPr>
              <w:rStyle w:val="Hyperlink"/>
            </w:rPr>
            <w:delText xml:space="preserve">Theorem 102</w:delText>
          </w:r>
        </w:del>
      </w:hyperlink>
      <w:del w:id="25948" w:author="PR Preview" w:date="2026-01-01T00:00:00Z">
        <w:r>
          <w:delText xml:space="preserve">).</w:delText>
        </w:r>
      </w:del>
      <w:del w:id="25949" w:author="PR Preview" w:date="2026-01-01T00:00:00Z">
        <w:r>
          <w:delText xml:space="preserve"> </w:delText>
        </w:r>
      </w:del>
      <m:oMath>
        <m:sSup>
          <m:e>
            <m:r>
              <m:rPr>
                <m:sty m:val="bi"/>
              </m:rPr>
              <m:t>Q</m:t>
            </m:r>
          </m:e>
          <m:sup>
            <m:r>
              <m:rPr>
                <m:sty m:val="p"/>
              </m:rPr>
              <m:t>⊤</m:t>
            </m:r>
          </m:sup>
        </m:sSup>
        <m:r>
          <m:rPr>
            <m:sty m:val="bi"/>
          </m:rPr>
          <m:t>Q</m:t>
        </m:r>
        <m:r>
          <m:rPr>
            <m:sty m:val="p"/>
          </m:rPr>
          <m:t>=</m:t>
        </m:r>
        <m:sSub>
          <m:e>
            <m:r>
              <m:rPr>
                <m:sty m:val="bi"/>
              </m:rPr>
              <m:t>I</m:t>
            </m:r>
          </m:e>
          <m:sub>
            <m:r>
              <m:t>n</m:t>
            </m:r>
          </m:sub>
        </m:sSub>
      </m:oMath>
      <w:del w:id="25950" w:author="PR Preview" w:date="2026-01-01T00:00:00Z">
        <w:r>
          <w:delText xml:space="preserve">, as in the proof of</w:delText>
        </w:r>
      </w:del>
      <w:del w:id="25951" w:author="PR Preview" w:date="2026-01-01T00:00:00Z">
        <w:r>
          <w:delText xml:space="preserve"> </w:delText>
        </w:r>
      </w:del>
      <w:hyperlink w:anchor="thm-projector-onb">
        <w:del w:id="25952" w:author="PR Preview" w:date="2026-01-01T00:00:00Z">
          <w:r>
            <w:rPr>
              <w:rStyle w:val="Hyperlink"/>
            </w:rPr>
            <w:delText xml:space="preserve">Theorem 90</w:delText>
          </w:r>
        </w:del>
      </w:hyperlink>
      <w:del w:id="25953" w:author="PR Preview" w:date="2026-01-01T00:00:00Z">
        <w:r>
          <w:delText xml:space="preserve">.</w:delText>
        </w:r>
      </w:del>
      <w:del w:id="25954" w:author="PR Preview" w:date="2026-01-01T00:00:00Z">
        <w:r>
          <w:delText xml:space="preserve"> </w:delText>
        </w:r>
      </w:del>
      <w:del w:id="25955" w:author="PR Preview" w:date="2026-01-01T00:00:00Z">
        <w:r>
          <w:delText xml:space="preserve">Then</w:delText>
        </w:r>
      </w:del>
    </w:p>
    <w:p>
      <w:pPr>
        <w:pStyle w:val="BodyText"/>
      </w:pPr>
      <m:oMathPara>
        <m:oMathParaPr>
          <m:jc m:val="center"/>
        </m:oMathParaPr>
        <m:oMath>
          <m:eqArr>
            <m:e>
              <m:sSup>
                <m:e>
                  <m:r>
                    <m:rPr>
                      <m:sty m:val="bi"/>
                    </m:rPr>
                    <m:t>A</m:t>
                  </m:r>
                </m:e>
                <m:sup>
                  <m:r>
                    <m:rPr>
                      <m:sty m:val="p"/>
                    </m:rPr>
                    <m:t>⊤</m:t>
                  </m:r>
                </m:sup>
              </m:sSup>
              <m:r>
                <m:rPr>
                  <m:sty m:val="bi"/>
                </m:rPr>
                <m:t>A</m:t>
              </m:r>
              <m:acc>
                <m:accPr>
                  <m:chr m:val="̂"/>
                </m:accPr>
                <m:e>
                  <m:limLow>
                    <m:e>
                      <m:r>
                        <m:t>x</m:t>
                      </m:r>
                    </m:e>
                    <m:lim>
                      <m:r>
                        <m:rPr>
                          <m:sty m:val="p"/>
                        </m:rPr>
                        <m:t>∼</m:t>
                      </m:r>
                    </m:lim>
                  </m:limLow>
                </m:e>
              </m:acc>
              <m:r>
                <m:t>&amp;</m:t>
              </m:r>
              <m:r>
                <m:rPr>
                  <m:sty m:val="p"/>
                </m:rPr>
                <m:t>=</m:t>
              </m:r>
              <m:sSup>
                <m:e>
                  <m:r>
                    <m:rPr>
                      <m:sty m:val="p"/>
                    </m:rPr>
                    <m:t>(</m:t>
                  </m:r>
                  <m:r>
                    <m:rPr>
                      <m:sty m:val="bi"/>
                    </m:rPr>
                    <m:t>Q</m:t>
                  </m:r>
                  <m:r>
                    <m:rPr>
                      <m:sty m:val="bi"/>
                    </m:rPr>
                    <m:t>R</m:t>
                  </m:r>
                  <m:r>
                    <m:rPr>
                      <m:sty m:val="p"/>
                    </m:rPr>
                    <m:t>)</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(substitute </m:t>
              </m:r>
              <m:r>
                <m:rPr>
                  <m:sty m:val="bi"/>
                </m:rPr>
                <m:t>A</m:t>
              </m:r>
              <m:r>
                <m:rPr>
                  <m:sty m:val="p"/>
                </m:rPr>
                <m:t>=</m:t>
              </m:r>
              <m:r>
                <m:rPr>
                  <m:sty m:val="bi"/>
                </m:rPr>
                <m:t>Q</m:t>
              </m:r>
              <m:r>
                <m:rPr>
                  <m:sty m:val="bi"/>
                </m:rPr>
                <m:t>R</m:t>
              </m:r>
              <m:r>
                <m:rPr>
                  <m:nor/>
                  <m:sty m:val="p"/>
                </m:rPr>
                <m:t>)</m:t>
              </m:r>
            </m:e>
            <m:e>
              <m:r>
                <m:t>&amp;</m:t>
              </m:r>
              <m:r>
                <m:rPr>
                  <m:sty m:val="p"/>
                </m:rPr>
                <m:t>=</m:t>
              </m:r>
              <m:sSup>
                <m:e>
                  <m:r>
                    <m:rPr>
                      <m:sty m:val="bi"/>
                    </m:rPr>
                    <m:t>R</m:t>
                  </m:r>
                </m:e>
                <m:sup>
                  <m:r>
                    <m:rPr>
                      <m:sty m:val="p"/>
                    </m:rPr>
                    <m:t>⊤</m:t>
                  </m:r>
                </m:sup>
              </m:sSup>
              <m:r>
                <m:t> </m:t>
              </m:r>
              <m:sSup>
                <m:e>
                  <m:r>
                    <m:rPr>
                      <m:sty m:val="bi"/>
                    </m:rPr>
                    <m:t>Q</m:t>
                  </m:r>
                </m:e>
                <m:sup>
                  <m:r>
                    <m:rPr>
                      <m:sty m:val="p"/>
                    </m:rPr>
                    <m:t>⊤</m:t>
                  </m:r>
                </m:sup>
              </m:sSup>
              <m:r>
                <m:t> </m:t>
              </m:r>
              <m:r>
                <m:rPr>
                  <m:sty m:val="p"/>
                </m:rPr>
                <m:t>(</m:t>
              </m:r>
              <m:r>
                <m:rPr>
                  <m:sty m:val="bi"/>
                </m:rPr>
                <m:t>Q</m:t>
              </m:r>
              <m:r>
                <m:rPr>
                  <m:sty m:val="bi"/>
                </m:rPr>
                <m:t>R</m:t>
              </m:r>
              <m:r>
                <m:rPr>
                  <m:sty m:val="p"/>
                </m:rPr>
                <m:t>)</m:t>
              </m:r>
              <m:r>
                <m:t> </m:t>
              </m:r>
              <m:acc>
                <m:accPr>
                  <m:chr m:val="̂"/>
                </m:accPr>
                <m:e>
                  <m:limLow>
                    <m:e>
                      <m:r>
                        <m:t>x</m:t>
                      </m:r>
                    </m:e>
                    <m:lim>
                      <m:r>
                        <m:rPr>
                          <m:sty m:val="p"/>
                        </m:rPr>
                        <m:t>∼</m:t>
                      </m:r>
                    </m:lim>
                  </m:limLow>
                </m:e>
              </m:acc>
              <m:r>
                <m:t>&amp;</m:t>
              </m:r>
              <m:r>
                <m:t>&amp;</m:t>
              </m:r>
              <m:r>
                <m:rPr>
                  <m:nor/>
                  <m:sty m:val="p"/>
                </m:rPr>
                <m:t>(</m:t>
              </m:r>
              <m:r>
                <m:rPr>
                  <m:nor/>
                  <m:sty m:val="p"/>
                </m:rPr>
                <m:t>Theorem 19</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r>
                <m:rPr>
                  <m:sty m:val="bi"/>
                </m:rPr>
                <m:t>Q</m:t>
              </m:r>
              <m:r>
                <m:rPr>
                  <m:sty m:val="p"/>
                </m:rPr>
                <m:t>)</m:t>
              </m:r>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8</m:t>
              </m:r>
              <m:r>
                <m:rPr>
                  <m:nor/>
                  <m:sty m:val="p"/>
                </m:rPr>
                <m:t>)</m:t>
              </m:r>
            </m:e>
            <m:e>
              <m:r>
                <m:t>&amp;</m:t>
              </m:r>
              <m:r>
                <m:rPr>
                  <m:sty m:val="p"/>
                </m:rPr>
                <m:t>=</m:t>
              </m:r>
              <m:sSup>
                <m:e>
                  <m:r>
                    <m:rPr>
                      <m:sty m:val="bi"/>
                    </m:rPr>
                    <m:t>R</m:t>
                  </m:r>
                </m:e>
                <m:sup>
                  <m:r>
                    <m:rPr>
                      <m:sty m:val="p"/>
                    </m:rPr>
                    <m:t>⊤</m:t>
                  </m:r>
                </m:sup>
              </m:sSup>
              <m:r>
                <m:t> </m:t>
              </m:r>
              <m:sSub>
                <m:e>
                  <m:r>
                    <m:rPr>
                      <m:sty m:val="bi"/>
                    </m:rPr>
                    <m:t>I</m:t>
                  </m:r>
                </m:e>
                <m:sub>
                  <m:r>
                    <m:t>n</m:t>
                  </m:r>
                </m:sub>
              </m:sSub>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sSup>
                <m:e>
                  <m:r>
                    <m:rPr>
                      <m:sty m:val="bi"/>
                    </m:rPr>
                    <m:t>Q</m:t>
                  </m:r>
                </m:e>
                <m:sup>
                  <m:r>
                    <m:rPr>
                      <m:sty m:val="p"/>
                    </m:rPr>
                    <m:t>⊤</m:t>
                  </m:r>
                </m:sup>
              </m:sSup>
              <m:r>
                <m:rPr>
                  <m:sty m:val="bi"/>
                </m:rPr>
                <m:t>Q</m:t>
              </m:r>
              <m:r>
                <m:rPr>
                  <m:sty m:val="p"/>
                </m:rPr>
                <m:t>=</m:t>
              </m:r>
              <m:sSub>
                <m:e>
                  <m:r>
                    <m:rPr>
                      <m:sty m:val="bi"/>
                    </m:rPr>
                    <m:t>I</m:t>
                  </m:r>
                </m:e>
                <m:sub>
                  <m:r>
                    <m:t>n</m:t>
                  </m:r>
                </m:sub>
              </m:sSub>
              <m:r>
                <m:rPr>
                  <m:nor/>
                  <m:sty m:val="p"/>
                </m:rPr>
                <m:t>)</m:t>
              </m:r>
            </m:e>
            <m:e>
              <m:r>
                <m:t>&amp;</m:t>
              </m:r>
              <m:r>
                <m:rPr>
                  <m:sty m:val="p"/>
                </m:rPr>
                <m:t>=</m:t>
              </m:r>
              <m:sSup>
                <m:e>
                  <m:r>
                    <m:rPr>
                      <m:sty m:val="bi"/>
                    </m:rPr>
                    <m:t>R</m:t>
                  </m:r>
                </m:e>
                <m:sup>
                  <m:r>
                    <m:rPr>
                      <m:sty m:val="p"/>
                    </m:rPr>
                    <m:t>⊤</m:t>
                  </m:r>
                </m:sup>
              </m:sSup>
              <m:r>
                <m:t> </m:t>
              </m:r>
              <m:r>
                <m:rPr>
                  <m:sty m:val="p"/>
                </m:rPr>
                <m:t>(</m:t>
              </m:r>
              <m:r>
                <m:rPr>
                  <m:sty m:val="bi"/>
                </m:rPr>
                <m:t>R</m:t>
              </m:r>
              <m:acc>
                <m:accPr>
                  <m:chr m:val="̂"/>
                </m:accPr>
                <m:e>
                  <m:limLow>
                    <m:e>
                      <m:r>
                        <m:t>x</m:t>
                      </m:r>
                    </m:e>
                    <m:lim>
                      <m:r>
                        <m:rPr>
                          <m:sty m:val="p"/>
                        </m:rPr>
                        <m:t>∼</m:t>
                      </m:r>
                    </m:lim>
                  </m:limLow>
                </m:e>
              </m:acc>
              <m:r>
                <m:rPr>
                  <m:sty m:val="p"/>
                </m:rPr>
                <m:t>)</m:t>
              </m:r>
              <m:r>
                <m:t>&amp;</m:t>
              </m:r>
              <m:r>
                <m:t>&amp;</m:t>
              </m:r>
              <m:r>
                <m:rPr>
                  <m:nor/>
                  <m:sty m:val="p"/>
                </m:rPr>
                <m:t>(</m:t>
              </m:r>
              <m:r>
                <m:rPr>
                  <m:nor/>
                  <m:sty m:val="p"/>
                </m:rPr>
                <m:t>Theorem 10</m:t>
              </m:r>
              <m:r>
                <m:rPr>
                  <m:nor/>
                  <m:sty m:val="p"/>
                </m:rPr>
                <m:t>)</m:t>
              </m:r>
            </m:e>
            <m:e>
              <m:r>
                <m:t>&amp;</m:t>
              </m:r>
              <m:r>
                <m:rPr>
                  <m:sty m:val="p"/>
                </m:rPr>
                <m:t>=</m:t>
              </m:r>
              <m:sSup>
                <m:e>
                  <m:r>
                    <m:rPr>
                      <m:sty m:val="bi"/>
                    </m:rPr>
                    <m:t>R</m:t>
                  </m:r>
                </m:e>
                <m:sup>
                  <m:r>
                    <m:rPr>
                      <m:sty m:val="p"/>
                    </m:rPr>
                    <m:t>⊤</m:t>
                  </m:r>
                </m:sup>
              </m:sSup>
              <m:r>
                <m:t> </m:t>
              </m:r>
              <m:r>
                <m:rPr>
                  <m:sty m:val="p"/>
                </m:rPr>
                <m:t>(</m:t>
              </m:r>
              <m:sSup>
                <m:e>
                  <m:r>
                    <m:rPr>
                      <m:sty m:val="bi"/>
                    </m:rPr>
                    <m:t>Q</m:t>
                  </m:r>
                </m:e>
                <m:sup>
                  <m:r>
                    <m:rPr>
                      <m:sty m:val="p"/>
                    </m:rPr>
                    <m:t>⊤</m:t>
                  </m:r>
                </m:sup>
              </m:sSup>
              <m:limLow>
                <m:e>
                  <m:r>
                    <m:t>b</m:t>
                  </m:r>
                </m:e>
                <m:lim>
                  <m:r>
                    <m:rPr>
                      <m:sty m:val="p"/>
                    </m:rPr>
                    <m:t>∼</m:t>
                  </m:r>
                </m:lim>
              </m:limLow>
              <m:r>
                <m:rPr>
                  <m:sty m:val="p"/>
                </m:rPr>
                <m:t>)</m:t>
              </m:r>
              <m:r>
                <m:t>&amp;</m:t>
              </m:r>
              <m:r>
                <m:t>&amp;</m:t>
              </m:r>
              <m:r>
                <m:rPr>
                  <m:nor/>
                  <m:sty m:val="p"/>
                </m:rPr>
                <m:t>(</m:t>
              </m:r>
              <m:r>
                <m:rPr>
                  <m:sty m:val="bi"/>
                </m:rPr>
                <m:t>R</m:t>
              </m:r>
              <m:acc>
                <m:accPr>
                  <m:chr m:val="̂"/>
                </m:accPr>
                <m:e>
                  <m:limLow>
                    <m:e>
                      <m:r>
                        <m:t>x</m:t>
                      </m:r>
                    </m:e>
                    <m:lim>
                      <m:r>
                        <m:rPr>
                          <m:sty m:val="p"/>
                        </m:rPr>
                        <m:t>∼</m:t>
                      </m:r>
                    </m:lim>
                  </m:limLow>
                </m:e>
              </m:acc>
              <m:r>
                <m:rPr>
                  <m:sty m:val="p"/>
                </m:rPr>
                <m:t>=</m:t>
              </m:r>
              <m:sSup>
                <m:e>
                  <m:r>
                    <m:rPr>
                      <m:sty m:val="bi"/>
                    </m:rPr>
                    <m:t>Q</m:t>
                  </m:r>
                </m:e>
                <m:sup>
                  <m:r>
                    <m:rPr>
                      <m:sty m:val="p"/>
                    </m:rPr>
                    <m:t>⊤</m:t>
                  </m:r>
                </m:sup>
              </m:sSup>
              <m:limLow>
                <m:e>
                  <m:r>
                    <m:t>b</m:t>
                  </m:r>
                </m:e>
                <m:lim>
                  <m:r>
                    <m:rPr>
                      <m:sty m:val="p"/>
                    </m:rPr>
                    <m:t>∼</m:t>
                  </m:r>
                </m:lim>
              </m:limLow>
              <m:r>
                <m:rPr>
                  <m:nor/>
                  <m:sty m:val="p"/>
                </m:rPr>
                <m:t>)</m:t>
              </m:r>
            </m:e>
            <m:e>
              <m:r>
                <m:t>&amp;</m:t>
              </m:r>
              <m:r>
                <m:rPr>
                  <m:sty m:val="p"/>
                </m:rPr>
                <m:t>=</m:t>
              </m:r>
              <m:r>
                <m:rPr>
                  <m:sty m:val="p"/>
                </m:rPr>
                <m:t>(</m:t>
              </m:r>
              <m:sSup>
                <m:e>
                  <m:r>
                    <m:rPr>
                      <m:sty m:val="bi"/>
                    </m:rPr>
                    <m:t>R</m:t>
                  </m:r>
                </m:e>
                <m:sup>
                  <m:r>
                    <m:rPr>
                      <m:sty m:val="p"/>
                    </m:rPr>
                    <m:t>⊤</m:t>
                  </m:r>
                </m:sup>
              </m:sSup>
              <m:r>
                <m:t> </m:t>
              </m:r>
              <m:sSup>
                <m:e>
                  <m:r>
                    <m:rPr>
                      <m:sty m:val="bi"/>
                    </m:rPr>
                    <m:t>Q</m:t>
                  </m:r>
                </m:e>
                <m:sup>
                  <m:r>
                    <m:rPr>
                      <m:sty m:val="p"/>
                    </m:rPr>
                    <m:t>⊤</m:t>
                  </m:r>
                </m:sup>
              </m:sSup>
              <m:r>
                <m:rPr>
                  <m:sty m:val="p"/>
                </m:rPr>
                <m:t>)</m:t>
              </m:r>
              <m:r>
                <m:t> </m:t>
              </m:r>
              <m:limLow>
                <m:e>
                  <m:r>
                    <m:t>b</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p"/>
                    </m:rPr>
                    <m:t>(</m:t>
                  </m:r>
                  <m:r>
                    <m:rPr>
                      <m:sty m:val="bi"/>
                    </m:rPr>
                    <m:t>Q</m:t>
                  </m:r>
                  <m:r>
                    <m:rPr>
                      <m:sty m:val="bi"/>
                    </m:rPr>
                    <m:t>R</m:t>
                  </m:r>
                  <m:r>
                    <m:rPr>
                      <m:sty m:val="p"/>
                    </m:rPr>
                    <m:t>)</m:t>
                  </m:r>
                </m:e>
                <m:sup>
                  <m:r>
                    <m:rPr>
                      <m:sty m:val="p"/>
                    </m:rPr>
                    <m:t>⊤</m:t>
                  </m:r>
                </m:sup>
              </m:sSup>
              <m:r>
                <m:t> </m:t>
              </m:r>
              <m:limLow>
                <m:e>
                  <m:r>
                    <m:t>b</m:t>
                  </m:r>
                </m:e>
                <m:lim>
                  <m:r>
                    <m:rPr>
                      <m:sty m:val="p"/>
                    </m:rPr>
                    <m:t>∼</m:t>
                  </m:r>
                </m:lim>
              </m:limLow>
              <m:r>
                <m:t>&amp;</m:t>
              </m:r>
              <m:r>
                <m:t>&amp;</m:t>
              </m:r>
              <m:r>
                <m:rPr>
                  <m:nor/>
                  <m:sty m:val="p"/>
                </m:rPr>
                <m:t>(</m:t>
              </m:r>
              <m:r>
                <m:rPr>
                  <m:nor/>
                  <m:sty m:val="p"/>
                </m:rPr>
                <m:t>Theorem 19</m:t>
              </m:r>
              <m:r>
                <m:rPr>
                  <m:nor/>
                  <m:sty m:val="p"/>
                </m:rPr>
                <m:t>)</m:t>
              </m:r>
            </m:e>
            <m:e>
              <m:r>
                <m:t>&amp;</m:t>
              </m:r>
              <m:r>
                <m:rPr>
                  <m:sty m:val="p"/>
                </m:rPr>
                <m:t>=</m:t>
              </m:r>
              <m:sSup>
                <m:e>
                  <m:r>
                    <m:rPr>
                      <m:sty m:val="bi"/>
                    </m:rPr>
                    <m:t>A</m:t>
                  </m:r>
                </m:e>
                <m:sup>
                  <m:r>
                    <m:rPr>
                      <m:sty m:val="p"/>
                    </m:rPr>
                    <m:t>⊤</m:t>
                  </m:r>
                </m:sup>
              </m:sSup>
              <m:limLow>
                <m:e>
                  <m:r>
                    <m:t>b</m:t>
                  </m:r>
                </m:e>
                <m:lim>
                  <m:r>
                    <m:rPr>
                      <m:sty m:val="p"/>
                    </m:rPr>
                    <m:t>∼</m:t>
                  </m:r>
                </m:lim>
              </m:limLow>
              <m:r>
                <m:rPr>
                  <m:sty m:val="p"/>
                </m:rPr>
                <m:t>,</m:t>
              </m:r>
              <m:r>
                <m:t>&amp;</m:t>
              </m:r>
              <m:r>
                <m:t>&amp;</m:t>
              </m:r>
              <m:r>
                <m:rPr>
                  <m:nor/>
                  <m:sty m:val="p"/>
                </m:rPr>
                <m:t>(</m:t>
              </m:r>
              <m:r>
                <m:rPr>
                  <m:sty m:val="bi"/>
                </m:rPr>
                <m:t>A</m:t>
              </m:r>
              <m:r>
                <m:rPr>
                  <m:sty m:val="p"/>
                </m:rPr>
                <m:t>=</m:t>
              </m:r>
              <m:r>
                <m:rPr>
                  <m:sty m:val="bi"/>
                </m:rPr>
                <m:t>Q</m:t>
              </m:r>
              <m:r>
                <m:rPr>
                  <m:sty m:val="bi"/>
                </m:rPr>
                <m:t>R</m:t>
              </m:r>
              <m:r>
                <m:rPr>
                  <m:nor/>
                  <m:sty m:val="p"/>
                </m:rPr>
                <m:t>)</m:t>
              </m:r>
            </m:e>
          </m:eqArr>
        </m:oMath>
      </m:oMathPara>
    </w:p>
    <w:p>
      <w:pPr>
        <w:pStyle w:val="FirstParagraph"/>
      </w:pPr>
      <w:del w:id="25956" w:author="PR Preview" w:date="2026-01-01T00:00:00Z">
        <w:r>
          <w:delText xml:space="preserve">so</w:delText>
        </w:r>
      </w:del>
      <w:del w:id="25957" w:author="PR Preview" w:date="2026-01-01T00:00:00Z">
        <w:r>
          <w:delText xml:space="preserve"> </w:delText>
        </w:r>
      </w:del>
      <m:oMath>
        <m:acc>
          <m:accPr>
            <m:chr m:val="̂"/>
          </m:accPr>
          <m:e>
            <m:limLow>
              <m:e>
                <m:r>
                  <m:t>x</m:t>
                </m:r>
              </m:e>
              <m:lim>
                <m:r>
                  <m:rPr>
                    <m:sty m:val="p"/>
                  </m:rPr>
                  <m:t>∼</m:t>
                </m:r>
              </m:lim>
            </m:limLow>
          </m:e>
        </m:acc>
      </m:oMath>
      <w:del w:id="25958" w:author="PR Preview" w:date="2026-01-01T00:00:00Z">
        <w:r>
          <w:delText xml:space="preserve"> </w:delText>
        </w:r>
      </w:del>
      <w:del w:id="25959" w:author="PR Preview" w:date="2026-01-01T00:00:00Z">
        <w:r>
          <w:delText xml:space="preserve">solves the normal equations and is the least squares solution</w:delText>
        </w:r>
      </w:del>
      <w:del w:id="25960" w:author="PR Preview" w:date="2026-01-01T00:00:00Z">
        <w:r>
          <w:delText xml:space="preserve"> </w:delText>
        </w:r>
      </w:del>
      <w:del w:id="25961" w:author="PR Preview" w:date="2026-01-01T00:00:00Z">
        <w:r>
          <w:delText xml:space="preserve">(</w:delText>
        </w:r>
      </w:del>
      <w:hyperlink w:anchor="thm-normal-equations">
        <w:del w:id="25962" w:author="PR Preview" w:date="2026-01-01T00:00:00Z">
          <w:r>
            <w:rPr>
              <w:rStyle w:val="Hyperlink"/>
            </w:rPr>
            <w:delText xml:space="preserve">Theorem 104</w:delText>
          </w:r>
        </w:del>
      </w:hyperlink>
      <w:del w:id="25963" w:author="PR Preview" w:date="2026-01-01T00:00:00Z">
        <w:r>
          <w:delText xml:space="preserve">), which is unique because</w:delText>
        </w:r>
      </w:del>
      <w:del w:id="2596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5965" w:author="PR Preview" w:date="2026-01-01T00:00:00Z">
        <w:r>
          <w:delText xml:space="preserve">.</w:delText>
        </w:r>
      </w:del>
      <w:del w:id="25966" w:author="PR Preview" w:date="2026-01-01T00:00:00Z">
        <w:r>
          <w:delText xml:space="preserve"> </w:delText>
        </w:r>
      </w:del>
      <w:del w:id="25967" w:author="PR Preview" w:date="2026-01-01T00:00:00Z">
        <w:r>
          <w:delText xml:space="preserve">When</w:delText>
        </w:r>
      </w:del>
      <w:del w:id="25968" w:author="PR Preview" w:date="2026-01-01T00:00:00Z">
        <w:r>
          <w:delText xml:space="preserve"> </w:delText>
        </w:r>
      </w:del>
      <m:oMath>
        <m:r>
          <m:t>m</m:t>
        </m:r>
        <m:r>
          <m:rPr>
            <m:sty m:val="p"/>
          </m:rPr>
          <m:t>=</m:t>
        </m:r>
        <m:r>
          <m:t>n</m:t>
        </m:r>
      </m:oMath>
      <w:del w:id="25969" w:author="PR Preview" w:date="2026-01-01T00:00:00Z">
        <w:r>
          <w:delText xml:space="preserve">,</w:delText>
        </w:r>
      </w:del>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del w:id="25970" w:author="PR Preview" w:date="2026-01-01T00:00:00Z">
        <w:r>
          <w:delText xml:space="preserve">so</w:delText>
        </w:r>
      </w:del>
      <w:del w:id="25971"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5972" w:author="PR Preview" w:date="2026-01-01T00:00:00Z">
        <w:r>
          <w:delText xml:space="preserve"> </w:delText>
        </w:r>
      </w:del>
      <w:del w:id="25973" w:author="PR Preview" w:date="2026-01-01T00:00:00Z">
        <w:r>
          <w:delText xml:space="preserve">is consistent for every</w:delText>
        </w:r>
      </w:del>
      <w:del w:id="25974" w:author="PR Preview" w:date="2026-01-01T00:00:00Z">
        <w:r>
          <w:delText xml:space="preserve"> </w:delText>
        </w:r>
      </w:del>
      <m:oMath>
        <m:limLow>
          <m:e>
            <m:r>
              <m:t>b</m:t>
            </m:r>
          </m:e>
          <m:lim>
            <m:r>
              <m:rPr>
                <m:sty m:val="p"/>
              </m:rPr>
              <m:t>∼</m:t>
            </m:r>
          </m:lim>
        </m:limLow>
      </m:oMath>
      <w:del w:id="25975" w:author="PR Preview" w:date="2026-01-01T00:00:00Z">
        <w:r>
          <w:delText xml:space="preserve"> </w:delText>
        </w:r>
      </w:del>
      <w:del w:id="25976" w:author="PR Preview" w:date="2026-01-01T00:00:00Z">
        <w:r>
          <w:delText xml:space="preserve">(</w:delText>
        </w:r>
      </w:del>
      <w:hyperlink w:anchor="cor-solution-unique">
        <w:del w:id="25977" w:author="PR Preview" w:date="2026-01-01T00:00:00Z">
          <w:r>
            <w:rPr>
              <w:rStyle w:val="Hyperlink"/>
            </w:rPr>
            <w:delText xml:space="preserve">Corollary 12</w:delText>
          </w:r>
        </w:del>
      </w:hyperlink>
      <w:del w:id="25978" w:author="PR Preview" w:date="2026-01-01T00:00:00Z">
        <w:r>
          <w:delText xml:space="preserve">, part 1),</w:delText>
        </w:r>
      </w:del>
      <w:del w:id="25979" w:author="PR Preview" w:date="2026-01-01T00:00:00Z">
        <w:r>
          <w:delText xml:space="preserve"> </w:delText>
        </w:r>
      </w:del>
      <w:del w:id="25980" w:author="PR Preview" w:date="2026-01-01T00:00:00Z">
        <w:r>
          <w:delText xml:space="preserve">so its solution leaves residual</w:delText>
        </w:r>
      </w:del>
      <w:del w:id="25981" w:author="PR Preview" w:date="2026-01-01T00:00:00Z">
        <w:r>
          <w:delText xml:space="preserve"> </w:delText>
        </w:r>
      </w:del>
      <m:oMath>
        <m:limLow>
          <m:e>
            <m:r>
              <m:t>0</m:t>
            </m:r>
          </m:e>
          <m:lim>
            <m:r>
              <m:rPr>
                <m:sty m:val="p"/>
              </m:rPr>
              <m:t>∼</m:t>
            </m:r>
          </m:lim>
        </m:limLow>
      </m:oMath>
      <w:del w:id="25982" w:author="PR Preview" w:date="2026-01-01T00:00:00Z">
        <w:r>
          <w:delText xml:space="preserve">, is a least squares solution,</w:delText>
        </w:r>
      </w:del>
      <w:del w:id="25983" w:author="PR Preview" w:date="2026-01-01T00:00:00Z">
        <w:r>
          <w:delText xml:space="preserve"> </w:delText>
        </w:r>
      </w:del>
      <w:del w:id="25984" w:author="PR Preview" w:date="2026-01-01T00:00:00Z">
        <w:r>
          <w:delText xml:space="preserve">and is therefore</w:delText>
        </w:r>
      </w:del>
      <w:del w:id="25985" w:author="PR Preview" w:date="2026-01-01T00:00:00Z">
        <w:r>
          <w:delText xml:space="preserve"> </w:delText>
        </w:r>
      </w:del>
      <m:oMath>
        <m:acc>
          <m:accPr>
            <m:chr m:val="̂"/>
          </m:accPr>
          <m:e>
            <m:limLow>
              <m:e>
                <m:r>
                  <m:t>x</m:t>
                </m:r>
              </m:e>
              <m:lim>
                <m:r>
                  <m:rPr>
                    <m:sty m:val="p"/>
                  </m:rPr>
                  <m:t>∼</m:t>
                </m:r>
              </m:lim>
            </m:limLow>
          </m:e>
        </m:acc>
      </m:oMath>
      <w:del w:id="25986" w:author="PR Preview" w:date="2026-01-01T00:00:00Z">
        <w:r>
          <w:delText xml:space="preserve">.</w:delText>
        </w:r>
      </w:del>
    </w:p>
    <w:p>
      <w:pPr>
        <w:pStyle w:val="BodyText"/>
      </w:pPr>
      <w:del w:id="25987" w:author="PR Preview" w:date="2026-01-01T00:00:00Z">
        <w:r>
          <w:rPr>
            <w:b/>
            <w:bCs/>
          </w:rPr>
          <w:delText xml:space="preserve">Example 188 (The least squares line by QR)</w:delText>
        </w:r>
      </w:del>
      <w:del w:id="25988" w:author="PR Preview" w:date="2026-01-01T00:00:00Z">
        <w:r>
          <w:delText xml:space="preserve"> </w:delText>
        </w:r>
      </w:del>
      <w:del w:id="25989" w:author="PR Preview" w:date="2026-01-01T00:00:00Z">
        <w:r>
          <w:delText xml:space="preserve">For</w:delText>
        </w:r>
      </w:del>
      <w:del w:id="25990" w:author="PR Preview" w:date="2026-01-01T00:00:00Z">
        <w:r>
          <w:delText xml:space="preserve"> </w:delText>
        </w:r>
      </w:del>
      <m:oMath>
        <m:r>
          <m:rPr>
            <m:sty m:val="bi"/>
          </m:rPr>
          <m:t>A</m:t>
        </m:r>
      </m:oMath>
      <w:del w:id="25991" w:author="PR Preview" w:date="2026-01-01T00:00:00Z">
        <w:r>
          <w:delText xml:space="preserve"> </w:delText>
        </w:r>
      </w:del>
      <w:del w:id="25992" w:author="PR Preview" w:date="2026-01-01T00:00:00Z">
        <w:r>
          <w:delText xml:space="preserve">and</w:delText>
        </w:r>
      </w:del>
      <w:del w:id="25993" w:author="PR Preview" w:date="2026-01-01T00:00:00Z">
        <w:r>
          <w:delText xml:space="preserve"> </w:delText>
        </w:r>
      </w:del>
      <m:oMath>
        <m:limLow>
          <m:e>
            <m:r>
              <m:t>b</m:t>
            </m:r>
          </m:e>
          <m:lim>
            <m:r>
              <m:rPr>
                <m:sty m:val="p"/>
              </m:rPr>
              <m:t>∼</m:t>
            </m:r>
          </m:lim>
        </m:limLow>
      </m:oMath>
      <w:del w:id="25994" w:author="PR Preview" w:date="2026-01-01T00:00:00Z">
        <w:r>
          <w:delText xml:space="preserve"> </w:delText>
        </w:r>
      </w:del>
      <w:del w:id="25995" w:author="PR Preview" w:date="2026-01-01T00:00:00Z">
        <w:r>
          <w:delText xml:space="preserve">of</w:delText>
        </w:r>
      </w:del>
      <w:del w:id="25996" w:author="PR Preview" w:date="2026-01-01T00:00:00Z">
        <w:r>
          <w:delText xml:space="preserve"> </w:delText>
        </w:r>
      </w:del>
      <w:hyperlink w:anchor="exm-normal-equations">
        <w:del w:id="25997" w:author="PR Preview" w:date="2026-01-01T00:00:00Z">
          <w:r>
            <w:rPr>
              <w:rStyle w:val="Hyperlink"/>
            </w:rPr>
            <w:delText xml:space="preserve">Example 186</w:delText>
          </w:r>
        </w:del>
      </w:hyperlink>
      <w:del w:id="25998" w:author="PR Preview" w:date="2026-01-01T00:00:00Z">
        <w:r>
          <w:delText xml:space="preserve">,</w:delText>
        </w:r>
      </w:del>
      <w:del w:id="25999" w:author="PR Preview" w:date="2026-01-01T00:00:00Z">
        <w:r>
          <w:delText xml:space="preserve"> </w:delText>
        </w:r>
      </w:del>
      <w:del w:id="26000" w:author="PR Preview" w:date="2026-01-01T00:00:00Z">
        <w:r>
          <w:delText xml:space="preserve">Gram-Schmidt gives</w:delText>
        </w:r>
      </w:del>
      <w:del w:id="26001" w:author="PR Preview" w:date="2026-01-01T00:00:00Z">
        <w:r>
          <w:delText xml:space="preserve"> </w:delText>
        </w:r>
      </w:del>
      <m:oMath>
        <m:sSub>
          <m:e>
            <m:limLow>
              <m:e>
                <m:r>
                  <m:t>q</m:t>
                </m:r>
              </m:e>
              <m:lim>
                <m:r>
                  <m:rPr>
                    <m:sty m:val="p"/>
                  </m:rPr>
                  <m:t>∼</m:t>
                </m:r>
              </m:lim>
            </m:limLow>
          </m:e>
          <m:sub>
            <m:r>
              <m:t>1</m:t>
            </m:r>
          </m:sub>
        </m:sSub>
        <m:r>
          <m:rPr>
            <m:sty m:val="p"/>
          </m:rPr>
          <m:t>=</m:t>
        </m:r>
        <m:f>
          <m:fPr>
            <m:type m:val="lin"/>
          </m:fPr>
          <m:num>
            <m:r>
              <m:t>1</m:t>
            </m:r>
          </m:num>
          <m:den>
            <m:rad>
              <m:radPr>
                <m:degHide m:val="on"/>
              </m:radPr>
              <m:deg/>
              <m:e>
                <m:r>
                  <m:t>3</m:t>
                </m:r>
              </m:e>
            </m:rad>
          </m:den>
        </m:f>
        <m:r>
          <m:t> </m:t>
        </m:r>
        <m:r>
          <m:rPr>
            <m:sty m:val="p"/>
          </m:rPr>
          <m:t>(</m:t>
        </m:r>
        <m:r>
          <m:t>1</m:t>
        </m:r>
        <m:r>
          <m:rPr>
            <m:sty m:val="p"/>
          </m:rPr>
          <m:t>,</m:t>
        </m:r>
        <m:r>
          <m:t>1</m:t>
        </m:r>
        <m:r>
          <m:rPr>
            <m:sty m:val="p"/>
          </m:rPr>
          <m:t>,</m:t>
        </m:r>
        <m:r>
          <m:t>1</m:t>
        </m:r>
        <m:r>
          <m:rPr>
            <m:sty m:val="p"/>
          </m:rPr>
          <m:t>)</m:t>
        </m:r>
      </m:oMath>
      <w:del w:id="26002" w:author="PR Preview" w:date="2026-01-01T00:00:00Z">
        <w:r>
          <w:delText xml:space="preserve">;</w:delText>
        </w:r>
      </w:del>
      <w:del w:id="26003" w:author="PR Preview" w:date="2026-01-01T00:00:00Z">
        <w:r>
          <w:delText xml:space="preserve"> </w:delText>
        </w:r>
      </w:del>
      <w:del w:id="26004" w:author="PR Preview" w:date="2026-01-01T00:00:00Z">
        <w:r>
          <w:delText xml:space="preserve">then</w:delText>
        </w:r>
      </w:del>
    </w:p>
    <w:p>
      <w:pPr>
        <w:pStyle w:val="BodyText"/>
      </w:pPr>
      <m:oMathPara>
        <m:oMathParaPr>
          <m:jc m:val="center"/>
        </m:oMathParaPr>
        <m:oMath>
          <m:eqArr>
            <m:e>
              <m:sSub>
                <m:e>
                  <m:limLow>
                    <m:e>
                      <m:r>
                        <m:t>q</m:t>
                      </m:r>
                    </m:e>
                    <m:lim>
                      <m:r>
                        <m:rPr>
                          <m:sty m:val="p"/>
                        </m:rPr>
                        <m:t>∼</m:t>
                      </m:r>
                    </m:lim>
                  </m:limLow>
                </m:e>
                <m:sub>
                  <m:r>
                    <m:t>1</m:t>
                  </m:r>
                </m:sub>
              </m:sSub>
              <m:r>
                <m:rPr>
                  <m:sty m:val="p"/>
                </m:rPr>
                <m:t>⋅</m:t>
              </m:r>
              <m:r>
                <m:rPr>
                  <m:sty m:val="p"/>
                </m:rPr>
                <m:t>(</m:t>
              </m:r>
              <m:r>
                <m:t>1</m:t>
              </m:r>
              <m:r>
                <m:rPr>
                  <m:sty m:val="p"/>
                </m:rPr>
                <m:t>,</m:t>
              </m:r>
              <m:r>
                <m:t>2</m:t>
              </m:r>
              <m:r>
                <m:rPr>
                  <m:sty m:val="p"/>
                </m:rPr>
                <m:t>,</m:t>
              </m:r>
              <m:r>
                <m:t>3</m:t>
              </m:r>
              <m:r>
                <m:rPr>
                  <m:sty m:val="p"/>
                </m:rPr>
                <m:t>)</m:t>
              </m:r>
              <m:r>
                <m:t>&amp;</m:t>
              </m:r>
              <m:r>
                <m:rPr>
                  <m:sty m:val="p"/>
                </m:rPr>
                <m:t>=</m:t>
              </m:r>
              <m:f>
                <m:fPr>
                  <m:type m:val="lin"/>
                </m:fPr>
                <m:num>
                  <m:r>
                    <m:t>6</m:t>
                  </m:r>
                </m:num>
                <m:den>
                  <m:rad>
                    <m:radPr>
                      <m:degHide m:val="on"/>
                    </m:radPr>
                    <m:deg/>
                    <m:e>
                      <m:r>
                        <m:t>3</m:t>
                      </m:r>
                    </m:e>
                  </m:rad>
                </m:den>
              </m:f>
            </m:e>
            <m:e>
              <m:r>
                <m:t>&amp;</m:t>
              </m:r>
              <m:r>
                <m:rPr>
                  <m:sty m:val="p"/>
                </m:rPr>
                <m:t>=</m:t>
              </m:r>
              <m:r>
                <m:t>2</m:t>
              </m:r>
              <m:rad>
                <m:radPr>
                  <m:degHide m:val="on"/>
                </m:radPr>
                <m:deg/>
                <m:e>
                  <m:r>
                    <m:t>3</m:t>
                  </m:r>
                </m:e>
              </m:rad>
              <m:r>
                <m:rPr>
                  <m:sty m:val="p"/>
                </m:rPr>
                <m:t>,</m:t>
              </m:r>
            </m:e>
          </m:eqArr>
        </m:oMath>
      </m:oMathPara>
    </w:p>
    <w:p>
      <w:pPr>
        <w:pStyle w:val="FirstParagraph"/>
      </w:pPr>
      <m:oMathPara>
        <m:oMathParaPr>
          <m:jc m:val="center"/>
        </m:oMathParaPr>
        <m:oMath>
          <m:eqArr>
            <m:e>
              <m:sSubSup>
                <m:e>
                  <m:limLow>
                    <m:e>
                      <m:r>
                        <m:t>q</m:t>
                      </m:r>
                    </m:e>
                    <m:lim>
                      <m:r>
                        <m:rPr>
                          <m:sty m:val="p"/>
                        </m:rPr>
                        <m:t>∼</m:t>
                      </m:r>
                    </m:lim>
                  </m:limLow>
                </m:e>
                <m:sub>
                  <m:r>
                    <m:t>2</m:t>
                  </m:r>
                </m:sub>
                <m:sup>
                  <m:r>
                    <m:rPr>
                      <m:sty m:val="p"/>
                    </m:rPr>
                    <m:t>′</m:t>
                  </m:r>
                </m:sup>
              </m:sSubSup>
              <m:r>
                <m:t>&amp;</m:t>
              </m:r>
              <m:r>
                <m:rPr>
                  <m:sty m:val="p"/>
                </m:rPr>
                <m:t>=</m:t>
              </m:r>
              <m:r>
                <m:rPr>
                  <m:sty m:val="p"/>
                </m:rPr>
                <m:t>(</m:t>
              </m:r>
              <m:r>
                <m:t>1</m:t>
              </m:r>
              <m:r>
                <m:rPr>
                  <m:sty m:val="p"/>
                </m:rPr>
                <m:t>,</m:t>
              </m:r>
              <m:r>
                <m:t>2</m:t>
              </m:r>
              <m:r>
                <m:rPr>
                  <m:sty m:val="p"/>
                </m:rPr>
                <m:t>,</m:t>
              </m:r>
              <m:r>
                <m:t>3</m:t>
              </m:r>
              <m:r>
                <m:rPr>
                  <m:sty m:val="p"/>
                </m:rPr>
                <m:t>)</m:t>
              </m:r>
              <m:r>
                <m:rPr>
                  <m:sty m:val="p"/>
                </m:rPr>
                <m:t>−</m:t>
              </m:r>
              <m:r>
                <m:t>2</m:t>
              </m:r>
              <m:r>
                <m:t> </m:t>
              </m:r>
              <m:r>
                <m:rPr>
                  <m:sty m:val="p"/>
                </m:rPr>
                <m:t>(</m:t>
              </m:r>
              <m:r>
                <m:t>1</m:t>
              </m:r>
              <m:r>
                <m:rPr>
                  <m:sty m:val="p"/>
                </m:rPr>
                <m:t>,</m:t>
              </m:r>
              <m:r>
                <m:t>1</m:t>
              </m:r>
              <m:r>
                <m:rPr>
                  <m:sty m:val="p"/>
                </m:rPr>
                <m:t>,</m:t>
              </m:r>
              <m:r>
                <m:t>1</m:t>
              </m:r>
              <m:r>
                <m:rPr>
                  <m:sty m:val="p"/>
                </m:rPr>
                <m:t>)</m:t>
              </m:r>
            </m:e>
            <m:e>
              <m:r>
                <m:t>&amp;</m:t>
              </m:r>
              <m:r>
                <m:rPr>
                  <m:sty m:val="p"/>
                </m:rPr>
                <m:t>=</m:t>
              </m:r>
              <m:r>
                <m:rPr>
                  <m:sty m:val="p"/>
                </m:rPr>
                <m:t>(</m:t>
              </m:r>
              <m:r>
                <m:rPr>
                  <m:sty m:val="p"/>
                </m:rPr>
                <m:t>−</m:t>
              </m:r>
              <m:r>
                <m:t>1</m:t>
              </m:r>
              <m:r>
                <m:rPr>
                  <m:sty m:val="p"/>
                </m:rPr>
                <m:t>,</m:t>
              </m:r>
              <m:r>
                <m:t>0</m:t>
              </m:r>
              <m:r>
                <m:rPr>
                  <m:sty m:val="p"/>
                </m:rPr>
                <m:t>,</m:t>
              </m:r>
              <m:r>
                <m:t>1</m:t>
              </m:r>
              <m:r>
                <m:rPr>
                  <m:sty m:val="p"/>
                </m:rPr>
                <m:t>)</m:t>
              </m:r>
            </m:e>
          </m:eqArr>
        </m:oMath>
      </m:oMathPara>
    </w:p>
    <w:p>
      <w:pPr>
        <w:pStyle w:val="FirstParagraph"/>
      </w:pPr>
      <w:del w:id="26005" w:author="PR Preview" w:date="2026-01-01T00:00:00Z">
        <w:r>
          <w:delText xml:space="preserve">with norm</w:delText>
        </w:r>
      </w:del>
      <w:del w:id="26006" w:author="PR Preview" w:date="2026-01-01T00:00:00Z">
        <w:r>
          <w:delText xml:space="preserve"> </w:delText>
        </w:r>
      </w:del>
      <m:oMath>
        <m:rad>
          <m:radPr>
            <m:degHide m:val="on"/>
          </m:radPr>
          <m:deg/>
          <m:e>
            <m:r>
              <m:t>2</m:t>
            </m:r>
          </m:e>
        </m:rad>
      </m:oMath>
      <w:del w:id="26007" w:author="PR Preview" w:date="2026-01-01T00:00:00Z">
        <w:r>
          <w:delText xml:space="preserve">,</w:delText>
        </w:r>
      </w:del>
      <w:del w:id="26008" w:author="PR Preview" w:date="2026-01-01T00:00:00Z">
        <w:r>
          <w:delText xml:space="preserve"> </w:delText>
        </w:r>
      </w:del>
      <w:del w:id="26009" w:author="PR Preview" w:date="2026-01-01T00:00:00Z">
        <w:r>
          <w:delText xml:space="preserve">and</w:delText>
        </w:r>
      </w:del>
      <w:del w:id="26010" w:author="PR Preview" w:date="2026-01-01T00:00:00Z">
        <w:r>
          <w:delText xml:space="preserve"> </w:delText>
        </w:r>
      </w:del>
      <m:oMath>
        <m:sSub>
          <m:e>
            <m:limLow>
              <m:e>
                <m:r>
                  <m:t>q</m:t>
                </m:r>
              </m:e>
              <m:lim>
                <m:r>
                  <m:rPr>
                    <m:sty m:val="p"/>
                  </m:rPr>
                  <m:t>∼</m:t>
                </m:r>
              </m:lim>
            </m:limLow>
          </m:e>
          <m:sub>
            <m:r>
              <m:t>2</m:t>
            </m:r>
          </m:sub>
        </m:sSub>
        <m:r>
          <m:rPr>
            <m:sty m:val="p"/>
          </m:rPr>
          <m:t>=</m:t>
        </m:r>
        <m:f>
          <m:fPr>
            <m:type m:val="lin"/>
          </m:fPr>
          <m:num>
            <m:r>
              <m:t>1</m:t>
            </m:r>
          </m:num>
          <m:den>
            <m:rad>
              <m:radPr>
                <m:degHide m:val="on"/>
              </m:radPr>
              <m:deg/>
              <m:e>
                <m:r>
                  <m:t>2</m:t>
                </m:r>
              </m:e>
            </m:rad>
          </m:den>
        </m:f>
        <m:r>
          <m:t> </m:t>
        </m:r>
        <m:r>
          <m:rPr>
            <m:sty m:val="p"/>
          </m:rPr>
          <m:t>(</m:t>
        </m:r>
        <m:r>
          <m:rPr>
            <m:sty m:val="p"/>
          </m:rPr>
          <m:t>−</m:t>
        </m:r>
        <m:r>
          <m:t>1</m:t>
        </m:r>
        <m:r>
          <m:rPr>
            <m:sty m:val="p"/>
          </m:rPr>
          <m:t>,</m:t>
        </m:r>
        <m:r>
          <m:t>0</m:t>
        </m:r>
        <m:r>
          <m:rPr>
            <m:sty m:val="p"/>
          </m:rPr>
          <m:t>,</m:t>
        </m:r>
        <m:r>
          <m:t>1</m:t>
        </m:r>
        <m:r>
          <m:rPr>
            <m:sty m:val="p"/>
          </m:rPr>
          <m:t>)</m:t>
        </m:r>
      </m:oMath>
      <w:del w:id="26011" w:author="PR Preview" w:date="2026-01-01T00:00:00Z">
        <w:r>
          <w:delText xml:space="preserve">. So</w:delText>
        </w:r>
      </w:del>
    </w:p>
    <w:p>
      <w:pPr>
        <w:pStyle w:val="BodyText"/>
      </w:pPr>
      <m:oMathPara>
        <m:oMathParaPr>
          <m:jc m:val="center"/>
        </m:oMathParaPr>
        <m:oMath>
          <m:eqArr>
            <m:e>
              <m:r>
                <m:rPr>
                  <m:sty m:val="bi"/>
                </m:rPr>
                <m:t>R</m:t>
              </m:r>
              <m:r>
                <m:t>&amp;</m:t>
              </m:r>
              <m:r>
                <m:rPr>
                  <m:sty m:val="p"/>
                </m:rPr>
                <m:t>=</m:t>
              </m:r>
              <m:d>
                <m:dPr>
                  <m:begChr m:val="["/>
                  <m:sepChr m:val=""/>
                  <m:endChr m:val="]"/>
                  <m:grow/>
                </m:dPr>
                <m:e>
                  <m:m>
                    <m:mPr>
                      <m:baseJc m:val="center"/>
                      <m:plcHide m:val="on"/>
                      <m:mcs>
                        <m:mc>
                          <m:mcPr>
                            <m:mcJc m:val="center"/>
                            <m:count m:val="1"/>
                          </m:mcPr>
                        </m:mc>
                        <m:mc>
                          <m:mcPr>
                            <m:mcJc m:val="center"/>
                            <m:count m:val="1"/>
                          </m:mcPr>
                        </m:mc>
                      </m:mcs>
                    </m:mPr>
                    <m:mr>
                      <m:e>
                        <m:rad>
                          <m:radPr>
                            <m:degHide m:val="on"/>
                          </m:radPr>
                          <m:deg/>
                          <m:e>
                            <m:r>
                              <m:t>3</m:t>
                            </m:r>
                          </m:e>
                        </m:rad>
                      </m:e>
                      <m:e>
                        <m:r>
                          <m:t>2</m:t>
                        </m:r>
                        <m:rad>
                          <m:radPr>
                            <m:degHide m:val="on"/>
                          </m:radPr>
                          <m:deg/>
                          <m:e>
                            <m:r>
                              <m:t>3</m:t>
                            </m:r>
                          </m:e>
                        </m:rad>
                      </m:e>
                    </m:mr>
                    <m:mr>
                      <m:e>
                        <m:r>
                          <m:t>0</m:t>
                        </m:r>
                      </m:e>
                      <m:e>
                        <m:rad>
                          <m:radPr>
                            <m:degHide m:val="on"/>
                          </m:radPr>
                          <m:deg/>
                          <m:e>
                            <m:r>
                              <m:t>2</m:t>
                            </m:r>
                          </m:e>
                        </m:rad>
                      </m:e>
                    </m:mr>
                  </m:m>
                </m:e>
              </m:d>
              <m:r>
                <m:rPr>
                  <m:sty m:val="p"/>
                </m:rPr>
                <m:t>,</m:t>
              </m:r>
            </m:e>
            <m:e>
              <m:sSup>
                <m:e>
                  <m:r>
                    <m:rPr>
                      <m:sty m:val="bi"/>
                    </m:rPr>
                    <m:t>Q</m:t>
                  </m:r>
                </m:e>
                <m:sup>
                  <m:r>
                    <m:rPr>
                      <m:sty m:val="p"/>
                    </m:rPr>
                    <m:t>⊤</m:t>
                  </m:r>
                </m:sup>
              </m:sSup>
              <m:limLow>
                <m:e>
                  <m:r>
                    <m:t>b</m:t>
                  </m:r>
                </m:e>
                <m:lim>
                  <m:r>
                    <m:rPr>
                      <m:sty m:val="p"/>
                    </m:rPr>
                    <m:t>∼</m:t>
                  </m:r>
                </m:lim>
              </m:limLow>
              <m:r>
                <m:t>&amp;</m:t>
              </m:r>
              <m:r>
                <m:rPr>
                  <m:sty m:val="p"/>
                </m:rPr>
                <m:t>=</m:t>
              </m:r>
              <m:r>
                <m:t>​</m:t>
              </m:r>
              <m:d>
                <m:dPr>
                  <m:begChr m:val="("/>
                  <m:sepChr m:val=""/>
                  <m:endChr m:val=")"/>
                  <m:grow/>
                </m:dPr>
                <m:e>
                  <m:f>
                    <m:fPr>
                      <m:type m:val="lin"/>
                    </m:fPr>
                    <m:num>
                      <m:r>
                        <m:t>1</m:t>
                      </m:r>
                      <m:r>
                        <m:rPr>
                          <m:sty m:val="p"/>
                        </m:rPr>
                        <m:t>+</m:t>
                      </m:r>
                      <m:r>
                        <m:t>2</m:t>
                      </m:r>
                      <m:r>
                        <m:rPr>
                          <m:sty m:val="p"/>
                        </m:rPr>
                        <m:t>+</m:t>
                      </m:r>
                      <m:r>
                        <m:t>2</m:t>
                      </m:r>
                    </m:num>
                    <m:den>
                      <m:rad>
                        <m:radPr>
                          <m:degHide m:val="on"/>
                        </m:radPr>
                        <m:deg/>
                        <m:e>
                          <m:r>
                            <m:t>3</m:t>
                          </m:r>
                        </m:e>
                      </m:rad>
                    </m:den>
                  </m:f>
                  <m:r>
                    <m:rPr>
                      <m:sty m:val="p"/>
                    </m:rPr>
                    <m:t>,</m:t>
                  </m:r>
                  <m:r>
                    <m:t> </m:t>
                  </m:r>
                  <m:f>
                    <m:fPr>
                      <m:type m:val="lin"/>
                    </m:fPr>
                    <m:num>
                      <m:r>
                        <m:rPr>
                          <m:sty m:val="p"/>
                        </m:rPr>
                        <m:t>−</m:t>
                      </m:r>
                      <m:r>
                        <m:t>1</m:t>
                      </m:r>
                      <m:r>
                        <m:rPr>
                          <m:sty m:val="p"/>
                        </m:rPr>
                        <m:t>+</m:t>
                      </m:r>
                      <m:r>
                        <m:t>0</m:t>
                      </m:r>
                      <m:r>
                        <m:rPr>
                          <m:sty m:val="p"/>
                        </m:rPr>
                        <m:t>+</m:t>
                      </m:r>
                      <m:r>
                        <m:t>2</m:t>
                      </m:r>
                    </m:num>
                    <m:den>
                      <m:rad>
                        <m:radPr>
                          <m:degHide m:val="on"/>
                        </m:radPr>
                        <m:deg/>
                        <m:e>
                          <m:r>
                            <m:t>2</m:t>
                          </m:r>
                        </m:e>
                      </m:rad>
                    </m:den>
                  </m:f>
                </m:e>
              </m:d>
              <m:r>
                <m:t>​</m:t>
              </m:r>
            </m:e>
            <m:e>
              <m:r>
                <m:t>&amp;</m:t>
              </m:r>
              <m:r>
                <m:rPr>
                  <m:sty m:val="p"/>
                </m:rPr>
                <m:t>=</m:t>
              </m:r>
              <m:r>
                <m:t>​</m:t>
              </m:r>
              <m:d>
                <m:dPr>
                  <m:begChr m:val="("/>
                  <m:sepChr m:val=""/>
                  <m:endChr m:val=")"/>
                  <m:grow/>
                </m:dPr>
                <m:e>
                  <m:f>
                    <m:fPr>
                      <m:type m:val="lin"/>
                    </m:fPr>
                    <m:num>
                      <m:r>
                        <m:t>5</m:t>
                      </m:r>
                    </m:num>
                    <m:den>
                      <m:rad>
                        <m:radPr>
                          <m:degHide m:val="on"/>
                        </m:radPr>
                        <m:deg/>
                        <m:e>
                          <m:r>
                            <m:t>3</m:t>
                          </m:r>
                        </m:e>
                      </m:rad>
                    </m:den>
                  </m:f>
                  <m:r>
                    <m:rPr>
                      <m:sty m:val="p"/>
                    </m:rPr>
                    <m:t>,</m:t>
                  </m:r>
                  <m:f>
                    <m:fPr>
                      <m:type m:val="lin"/>
                    </m:fPr>
                    <m:num>
                      <m:r>
                        <m:t>1</m:t>
                      </m:r>
                    </m:num>
                    <m:den>
                      <m:rad>
                        <m:radPr>
                          <m:degHide m:val="on"/>
                        </m:radPr>
                        <m:deg/>
                        <m:e>
                          <m:r>
                            <m:t>2</m:t>
                          </m:r>
                        </m:e>
                      </m:rad>
                    </m:den>
                  </m:f>
                </m:e>
              </m:d>
              <m:r>
                <m:t>​</m:t>
              </m:r>
              <m:r>
                <m:rPr>
                  <m:sty m:val="p"/>
                </m:rPr>
                <m:t>.</m:t>
              </m:r>
            </m:e>
          </m:eqArr>
        </m:oMath>
      </m:oMathPara>
    </w:p>
    <w:p>
      <w:pPr>
        <w:pStyle w:val="BodyText"/>
      </w:pPr>
      <w:ins w:id="26012" w:author="PR Preview" w:date="2026-01-01T00:00:00Z">
        <w:r>
          <w:rPr>
            <w:b/>
            <w:bCs/>
          </w:rPr>
          <w:t xml:space="preserve">Theorem 105 (Solving least squares by QR)</w:t>
        </w:r>
      </w:ins>
      <w:ins w:id="26013" w:author="PR Preview" w:date="2026-01-01T00:00:00Z">
        <w:r>
          <w:t xml:space="preserve"> </w:t>
        </w:r>
      </w:ins>
      <w:ins w:id="26014" w:author="PR Preview" w:date="2026-01-01T00:00:00Z">
        <w:r>
          <w:t xml:space="preserve">Let</w:t>
        </w:r>
      </w:ins>
      <w:ins w:id="26015" w:author="PR Preview" w:date="2026-01-01T00:00:00Z">
        <w:r>
          <w:t xml:space="preserve"> </w:t>
        </w:r>
      </w:ins>
      <m:oMath>
        <m:r>
          <m:rPr>
            <m:sty m:val="bi"/>
          </m:rPr>
          <m:t>A</m:t>
        </m:r>
      </m:oMath>
      <w:ins w:id="26016" w:author="PR Preview" w:date="2026-01-01T00:00:00Z">
        <w:r>
          <w:t xml:space="preserve"> </w:t>
        </w:r>
      </w:ins>
      <w:ins w:id="26017" w:author="PR Preview" w:date="2026-01-01T00:00:00Z">
        <w:r>
          <w:t xml:space="preserve">be</w:t>
        </w:r>
      </w:ins>
      <w:ins w:id="26018" w:author="PR Preview" w:date="2026-01-01T00:00:00Z">
        <w:r>
          <w:t xml:space="preserve"> </w:t>
        </w:r>
      </w:ins>
      <m:oMath>
        <m:r>
          <m:t>m</m:t>
        </m:r>
        <m:r>
          <m:rPr>
            <m:sty m:val="p"/>
          </m:rPr>
          <m:t>×</m:t>
        </m:r>
        <m:r>
          <m:t>n</m:t>
        </m:r>
      </m:oMath>
      <w:ins w:id="26019" w:author="PR Preview" w:date="2026-01-01T00:00:00Z">
        <w:r>
          <w:t xml:space="preserve"> </w:t>
        </w:r>
      </w:ins>
      <w:ins w:id="26020" w:author="PR Preview" w:date="2026-01-01T00:00:00Z">
        <w:r>
          <w:t xml:space="preserve">with</w:t>
        </w:r>
      </w:ins>
      <w:ins w:id="26021" w:author="PR Preview" w:date="2026-01-01T00:00:00Z">
        <w:r>
          <w:t xml:space="preserve"> </w:t>
        </w:r>
      </w:ins>
      <m:oMath>
        <m:r>
          <m:rPr>
            <m:sty m:val="p"/>
          </m:rPr>
          <m:t>rank</m:t>
        </m:r>
        <m:r>
          <m:rPr>
            <m:sty m:val="p"/>
          </m:rPr>
          <m:t>(</m:t>
        </m:r>
        <m:r>
          <m:rPr>
            <m:sty m:val="bi"/>
          </m:rPr>
          <m:t>A</m:t>
        </m:r>
        <m:r>
          <m:rPr>
            <m:sty m:val="p"/>
          </m:rPr>
          <m:t>)</m:t>
        </m:r>
        <m:r>
          <m:rPr>
            <m:sty m:val="p"/>
          </m:rPr>
          <m:t>=</m:t>
        </m:r>
        <m:r>
          <m:t>n</m:t>
        </m:r>
      </m:oMath>
      <w:ins w:id="26022" w:author="PR Preview" w:date="2026-01-01T00:00:00Z">
        <w:r>
          <w:t xml:space="preserve">,</w:t>
        </w:r>
      </w:ins>
      <w:ins w:id="26023" w:author="PR Preview" w:date="2026-01-01T00:00:00Z">
        <w:r>
          <w:t xml:space="preserve"> </w:t>
        </w:r>
      </w:ins>
      <w:ins w:id="26024" w:author="PR Preview" w:date="2026-01-01T00:00:00Z">
        <w:r>
          <w:t xml:space="preserve">with QR factorization</w:t>
        </w:r>
      </w:ins>
      <w:ins w:id="26025" w:author="PR Preview" w:date="2026-01-01T00:00:00Z">
        <w:r>
          <w:t xml:space="preserve"> </w:t>
        </w:r>
      </w:ins>
      <m:oMath>
        <m:r>
          <m:rPr>
            <m:sty m:val="bi"/>
          </m:rPr>
          <m:t>A</m:t>
        </m:r>
        <m:r>
          <m:rPr>
            <m:sty m:val="p"/>
          </m:rPr>
          <m:t>=</m:t>
        </m:r>
        <m:r>
          <m:rPr>
            <m:sty m:val="bi"/>
          </m:rPr>
          <m:t>Q</m:t>
        </m:r>
        <m:r>
          <m:rPr>
            <m:sty m:val="bi"/>
          </m:rPr>
          <m:t>R</m:t>
        </m:r>
      </m:oMath>
      <w:ins w:id="26026" w:author="PR Preview" w:date="2026-01-01T00:00:00Z">
        <w:r>
          <w:t xml:space="preserve"> </w:t>
        </w:r>
      </w:ins>
      <w:ins w:id="26027" w:author="PR Preview" w:date="2026-01-01T00:00:00Z">
        <w:r>
          <w:t xml:space="preserve">(</w:t>
        </w:r>
      </w:ins>
      <w:hyperlink w:anchor="thm-qr">
        <w:ins w:id="26028" w:author="PR Preview" w:date="2026-01-01T00:00:00Z">
          <w:r>
            <w:rPr>
              <w:rStyle w:val="Hyperlink"/>
            </w:rPr>
            <w:t xml:space="preserve">Theorem 103</w:t>
          </w:r>
        </w:ins>
      </w:hyperlink>
      <w:ins w:id="26029" w:author="PR Preview" w:date="2026-01-01T00:00:00Z">
        <w:r>
          <w:t xml:space="preserve">), and let</w:t>
        </w:r>
      </w:ins>
      <w:ins w:id="26030" w:author="PR Preview" w:date="2026-01-01T00:00:00Z">
        <w:r>
          <w:t xml:space="preserve"> </w:t>
        </w:r>
      </w:ins>
      <w:ins w:id="26031" w:author="PR Preview" w:date="2026-01-01T00:00:00Z">
        <w:r>
          <w:t xml:space="preserve">$\mathord{\smash[b]{\underset{\raise.3ex\hbox{$\scriptstyle\sim$}}{b}}\vphantom{b}} \in \mathbb{R}^m$</w:t>
        </w:r>
      </w:ins>
      <w:ins w:id="26032" w:author="PR Preview" w:date="2026-01-01T00:00:00Z">
        <w:r>
          <w:t xml:space="preserve">.</w:t>
        </w:r>
      </w:ins>
      <w:ins w:id="26033" w:author="PR Preview" w:date="2026-01-01T00:00:00Z">
        <w:r>
          <w:t xml:space="preserve"> </w:t>
        </w:r>
      </w:ins>
      <w:ins w:id="26034" w:author="PR Preview" w:date="2026-01-01T00:00:00Z">
        <w:r>
          <w:t xml:space="preserve">The least squares solution (</w:t>
        </w:r>
      </w:ins>
      <w:hyperlink w:anchor="def-least-squares">
        <w:ins w:id="26035" w:author="PR Preview" w:date="2026-01-01T00:00:00Z">
          <w:r>
            <w:rPr>
              <w:rStyle w:val="Hyperlink"/>
            </w:rPr>
            <w:t xml:space="preserve">Definition 115</w:t>
          </w:r>
        </w:ins>
      </w:hyperlink>
      <w:ins w:id="26036" w:author="PR Preview" w:date="2026-01-01T00:00:00Z">
        <w:r>
          <w:t xml:space="preserve">) is the unique solution of</w:t>
        </w:r>
      </w:ins>
    </w:p>
    <w:p>
      <w:pPr>
        <w:pStyle w:val="BodyText"/>
      </w:pPr>
      <w:ins w:id="26037" w:author="PR Preview" w:date="2026-01-01T00:00:00Z">
        <w:r>
          <w:t xml:space="preserve">$$
    \underbrace{\mathbf{R}}_{n \times n}\,\hat{\mathord{\smash[b]{\underset{\raise.3ex\hbox{$\scriptstyle\sim$}}{x}}\vphantom{x}}} = \underbrace{{\mathbf{Q}}^{\top}}_{n \times m}\,\mathord{\smash[b]{\underset{\raise.3ex\hbox{$\scriptstyle\sim$}}{b}}\vphantom{b}},
    $$</w:t>
        </w:r>
      </w:ins>
    </w:p>
    <w:p>
      <w:pPr>
        <w:pStyle w:val="FirstParagraph"/>
      </w:pPr>
      <w:ins w:id="26038" w:author="PR Preview" w:date="2026-01-01T00:00:00Z">
        <w:r>
          <w:t xml:space="preserve">which back substitution computes (</w:t>
        </w:r>
      </w:ins>
      <w:hyperlink w:anchor="thm-back-substitution">
        <w:ins w:id="26039" w:author="PR Preview" w:date="2026-01-01T00:00:00Z">
          <w:r>
            <w:rPr>
              <w:rStyle w:val="Hyperlink"/>
            </w:rPr>
            <w:t xml:space="preserve">Theorem 102</w:t>
          </w:r>
        </w:ins>
      </w:hyperlink>
      <w:ins w:id="26040" w:author="PR Preview" w:date="2026-01-01T00:00:00Z">
        <w:r>
          <w:t xml:space="preserve">).</w:t>
        </w:r>
      </w:ins>
      <w:ins w:id="26041" w:author="PR Preview" w:date="2026-01-01T00:00:00Z">
        <w:r>
          <w:t xml:space="preserve"> </w:t>
        </w:r>
      </w:ins>
      <w:ins w:id="26042" w:author="PR Preview" w:date="2026-01-01T00:00:00Z">
        <w:r>
          <w:t xml:space="preserve">When</w:t>
        </w:r>
      </w:ins>
      <w:ins w:id="26043" w:author="PR Preview" w:date="2026-01-01T00:00:00Z">
        <w:r>
          <w:t xml:space="preserve"> </w:t>
        </w:r>
      </w:ins>
      <m:oMath>
        <m:r>
          <m:t>m</m:t>
        </m:r>
        <m:r>
          <m:rPr>
            <m:sty m:val="p"/>
          </m:rPr>
          <m:t>=</m:t>
        </m:r>
        <m:r>
          <m:t>n</m:t>
        </m:r>
      </m:oMath>
      <w:ins w:id="26044" w:author="PR Preview" w:date="2026-01-01T00:00:00Z">
        <w:r>
          <w:t xml:space="preserve">, it is the unique solution of</w:t>
        </w:r>
      </w:ins>
      <w:ins w:id="26045" w:author="PR Preview" w:date="2026-01-01T00:00:00Z">
        <w:r>
          <w:t xml:space="preserve"> </w:t>
        </w:r>
      </w:ins>
      <w:ins w:id="26046" w:author="PR Preview" w:date="2026-01-01T00:00:00Z">
        <w:r>
          <w:t xml:space="preserve">$\mathbf{A} \mathord{\smash[b]{\underset{\raise.3ex\hbox{$\scriptstyle\sim$}}{x}}\vphantom{x}} = \mathord{\smash[b]{\underset{\raise.3ex\hbox{$\scriptstyle\sim$}}{b}}\vphantom{b}}$</w:t>
        </w:r>
      </w:ins>
      <w:ins w:id="26047" w:author="PR Preview" w:date="2026-01-01T00:00:00Z">
        <w:r>
          <w:t xml:space="preserve">.</w:t>
        </w:r>
      </w:ins>
    </w:p>
    <w:bookmarkEnd w:id="605"/>
    <w:p>
      <w:pPr>
        <w:pStyle w:val="BodyText"/>
      </w:pPr>
      <w:ins w:id="26048" w:author="PR Preview" w:date="2026-01-01T00:00:00Z">
        <w:r>
          <w:rPr>
            <w:i/>
            <w:iCs/>
          </w:rPr>
          <w:t xml:space="preserve">Proof</w:t>
        </w:r>
      </w:ins>
      <w:ins w:id="26049" w:author="PR Preview" w:date="2026-01-01T00:00:00Z">
        <w:r>
          <w:t xml:space="preserve">. </w:t>
        </w:r>
      </w:ins>
      <m:oMath>
        <m:r>
          <m:rPr>
            <m:sty m:val="bi"/>
          </m:rPr>
          <m:t>R</m:t>
        </m:r>
      </m:oMath>
      <w:ins w:id="26050" w:author="PR Preview" w:date="2026-01-01T00:00:00Z">
        <w:r>
          <w:t xml:space="preserve"> </w:t>
        </w:r>
      </w:ins>
      <w:ins w:id="26051" w:author="PR Preview" w:date="2026-01-01T00:00:00Z">
        <w:r>
          <w:t xml:space="preserve">is upper triangular with positive diagonal,</w:t>
        </w:r>
      </w:ins>
      <w:ins w:id="26052" w:author="PR Preview" w:date="2026-01-01T00:00:00Z">
        <w:r>
          <w:t xml:space="preserve"> </w:t>
        </w:r>
      </w:ins>
      <w:ins w:id="26053" w:author="PR Preview" w:date="2026-01-01T00:00:00Z">
        <w:r>
          <w:t xml:space="preserve">so</w:t>
        </w:r>
      </w:ins>
      <w:ins w:id="26054" w:author="PR Preview" w:date="2026-01-01T00:00:00Z">
        <w:r>
          <w:t xml:space="preserve"> </w:t>
        </w:r>
      </w:ins>
      <w:ins w:id="26055" w:author="PR Preview" w:date="2026-01-01T00:00:00Z">
        <w:r>
          <w:t xml:space="preserve">$\mathbf{R} \mathord{\smash[b]{\underset{\raise.3ex\hbox{$\scriptstyle\sim$}}{x}}\vphantom{x}} = {\mathbf{Q}}^{\top} \mathord{\smash[b]{\underset{\raise.3ex\hbox{$\scriptstyle\sim$}}{b}}\vphantom{b}}$</w:t>
        </w:r>
      </w:ins>
      <w:ins w:id="26056" w:author="PR Preview" w:date="2026-01-01T00:00:00Z">
        <w:r>
          <w:t xml:space="preserve"> </w:t>
        </w:r>
      </w:ins>
      <w:ins w:id="26057" w:author="PR Preview" w:date="2026-01-01T00:00:00Z">
        <w:r>
          <w:t xml:space="preserve">has exactly one solution</w:t>
        </w:r>
      </w:ins>
      <w:ins w:id="26058" w:author="PR Preview" w:date="2026-01-01T00:00:00Z">
        <w:r>
          <w:t xml:space="preserve"> </w:t>
        </w:r>
      </w:ins>
      <w:ins w:id="26059" w:author="PR Preview" w:date="2026-01-01T00:00:00Z">
        <w:r>
          <w:t xml:space="preserve">$\hat{\mathord{\smash[b]{\underset{\raise.3ex\hbox{$\scriptstyle\sim$}}{x}}\vphantom{x}}}$</w:t>
        </w:r>
      </w:ins>
      <w:ins w:id="26060" w:author="PR Preview" w:date="2026-01-01T00:00:00Z">
        <w:r>
          <w:t xml:space="preserve"> </w:t>
        </w:r>
      </w:ins>
      <w:ins w:id="26061" w:author="PR Preview" w:date="2026-01-01T00:00:00Z">
        <w:r>
          <w:t xml:space="preserve">(</w:t>
        </w:r>
      </w:ins>
      <w:hyperlink w:anchor="thm-back-substitution">
        <w:ins w:id="26062" w:author="PR Preview" w:date="2026-01-01T00:00:00Z">
          <w:r>
            <w:rPr>
              <w:rStyle w:val="Hyperlink"/>
            </w:rPr>
            <w:t xml:space="preserve">Theorem 102</w:t>
          </w:r>
        </w:ins>
      </w:hyperlink>
      <w:ins w:id="26063" w:author="PR Preview" w:date="2026-01-01T00:00:00Z">
        <w:r>
          <w:t xml:space="preserve">).</w:t>
        </w:r>
      </w:ins>
      <w:ins w:id="26064" w:author="PR Preview" w:date="2026-01-01T00:00:00Z">
        <w:r>
          <w:t xml:space="preserve"> </w:t>
        </w:r>
      </w:ins>
      <m:oMath>
        <m:sSup>
          <m:e>
            <m:r>
              <m:rPr>
                <m:sty m:val="bi"/>
              </m:rPr>
              <m:t>Q</m:t>
            </m:r>
          </m:e>
          <m:sup>
            <m:r>
              <m:rPr>
                <m:sty m:val="p"/>
              </m:rPr>
              <m:t>⊤</m:t>
            </m:r>
          </m:sup>
        </m:sSup>
        <m:r>
          <m:rPr>
            <m:sty m:val="bi"/>
          </m:rPr>
          <m:t>Q</m:t>
        </m:r>
        <m:r>
          <m:rPr>
            <m:sty m:val="p"/>
          </m:rPr>
          <m:t>=</m:t>
        </m:r>
        <m:sSub>
          <m:e>
            <m:r>
              <m:rPr>
                <m:sty m:val="bi"/>
              </m:rPr>
              <m:t>I</m:t>
            </m:r>
          </m:e>
          <m:sub>
            <m:r>
              <m:t>n</m:t>
            </m:r>
          </m:sub>
        </m:sSub>
      </m:oMath>
      <w:ins w:id="26065" w:author="PR Preview" w:date="2026-01-01T00:00:00Z">
        <w:r>
          <w:t xml:space="preserve">, as in the proof of</w:t>
        </w:r>
      </w:ins>
      <w:ins w:id="26066" w:author="PR Preview" w:date="2026-01-01T00:00:00Z">
        <w:r>
          <w:t xml:space="preserve"> </w:t>
        </w:r>
      </w:ins>
      <w:hyperlink w:anchor="thm-projector-onb">
        <w:ins w:id="26067" w:author="PR Preview" w:date="2026-01-01T00:00:00Z">
          <w:r>
            <w:rPr>
              <w:rStyle w:val="Hyperlink"/>
            </w:rPr>
            <w:t xml:space="preserve">Theorem 90</w:t>
          </w:r>
        </w:ins>
      </w:hyperlink>
      <w:ins w:id="26068" w:author="PR Preview" w:date="2026-01-01T00:00:00Z">
        <w:r>
          <w:t xml:space="preserve">.</w:t>
        </w:r>
      </w:ins>
      <w:ins w:id="26069" w:author="PR Preview" w:date="2026-01-01T00:00:00Z">
        <w:r>
          <w:t xml:space="preserve"> </w:t>
        </w:r>
      </w:ins>
      <w:ins w:id="26070" w:author="PR Preview" w:date="2026-01-01T00:00:00Z">
        <w:r>
          <w:t xml:space="preserve">Then</w:t>
        </w:r>
      </w:ins>
    </w:p>
    <w:p>
      <w:pPr>
        <w:pStyle w:val="BodyText"/>
      </w:pPr>
      <w:ins w:id="26071" w:author="PR Preview" w:date="2026-01-01T00:00:00Z">
        <w:r>
          <w:t xml:space="preserve">$$
    \begin{aligned}
    {\mathbf{A}}^{\top} \mathbf{A} \hat{\mathord{\smash[b]{\underset{\raise.3ex\hbox{$\scriptstyle\sim$}}{x}}\vphantom{x}}}
    &amp;= {(\mathbf{Q} \mathbf{R})}^{\top}\,(\mathbf{Q} \mathbf{R})\,\hat{\mathord{\smash[b]{\underset{\raise.3ex\hbox{$\scriptstyle\sim$}}{x}}\vphantom{x}}}
    &amp;&amp; \text{(substitute } \mathbf{A} = \mathbf{Q} \mathbf{R} \text{)}
    \\
    &amp;= {\mathbf{R}}^{\top}\,{\mathbf{Q}}^{\top}\,(\mathbf{Q} \mathbf{R})\,\hat{\mathord{\smash[b]{\underset{\raise.3ex\hbox{$\scriptstyle\sim$}}{x}}\vphantom{x}}}
    &amp;&amp; \text{(}\text{Theorem~19}\text{)}
    \\
    &amp;= {\mathbf{R}}^{\top}\,({\mathbf{Q}}^{\top} \mathbf{Q})\,(\mathbf{R} \hat{\mathord{\smash[b]{\underset{\raise.3ex\hbox{$\scriptstyle\sim$}}{x}}\vphantom{x}}})
    &amp;&amp; \text{(}\text{Theorem~8}\text{)}
    \\
    &amp;= {\mathbf{R}}^{\top}\,\mathbf{I}_n\,(\mathbf{R} \hat{\mathord{\smash[b]{\underset{\raise.3ex\hbox{$\scriptstyle\sim$}}{x}}\vphantom{x}}})
    &amp;&amp; \text{(} {\mathbf{Q}}^{\top} \mathbf{Q} = \mathbf{I}_n \text{)}
    \\
    &amp;= {\mathbf{R}}^{\top}\,(\mathbf{R} \hat{\mathord{\smash[b]{\underset{\raise.3ex\hbox{$\scriptstyle\sim$}}{x}}\vphantom{x}}})
    &amp;&amp; \text{(}\text{Theorem~10}\text{)}
    \\
    &amp;= {\mathbf{R}}^{\top}\,({\mathbf{Q}}^{\top} \mathord{\smash[b]{\underset{\raise.3ex\hbox{$\scriptstyle\sim$}}{b}}\vphantom{b}})
    &amp;&amp; \text{(} \mathbf{R} \hat{\mathord{\smash[b]{\underset{\raise.3ex\hbox{$\scriptstyle\sim$}}{x}}\vphantom{x}}} = {\mathbf{Q}}^{\top} \mathord{\smash[b]{\underset{\raise.3ex\hbox{$\scriptstyle\sim$}}{b}}\vphantom{b}} \text{)}
    \\
    &amp;= ({\mathbf{R}}^{\top}\,{\mathbf{Q}}^{\top})\,\mathord{\smash[b]{\underset{\raise.3ex\hbox{$\scriptstyle\sim$}}{b}}\vphantom{b}}
    &amp;&amp; \text{(}\text{Theorem~8}\text{)}
    \\
    &amp;= {(\mathbf{Q} \mathbf{R})}^{\top}\,\mathord{\smash[b]{\underset{\raise.3ex\hbox{$\scriptstyle\sim$}}{b}}\vphantom{b}}
    &amp;&amp; \text{(}\text{Theorem~19}\text{)}
    \\
    &amp;= {\mathbf{A}}^{\top} \mathord{\smash[b]{\underset{\raise.3ex\hbox{$\scriptstyle\sim$}}{b}}\vphantom{b}},
    &amp;&amp; \text{(} \mathbf{A} = \mathbf{Q} \mathbf{R} \text{)}
    \end{aligned}
    $$</w:t>
        </w:r>
      </w:ins>
    </w:p>
    <w:p>
      <w:pPr>
        <w:pStyle w:val="FirstParagraph"/>
      </w:pPr>
      <w:ins w:id="26072" w:author="PR Preview" w:date="2026-01-01T00:00:00Z">
        <w:r>
          <w:t xml:space="preserve">so</w:t>
        </w:r>
      </w:ins>
      <w:ins w:id="26073" w:author="PR Preview" w:date="2026-01-01T00:00:00Z">
        <w:r>
          <w:t xml:space="preserve"> </w:t>
        </w:r>
      </w:ins>
      <w:ins w:id="26074" w:author="PR Preview" w:date="2026-01-01T00:00:00Z">
        <w:r>
          <w:t xml:space="preserve">$\hat{\mathord{\smash[b]{\underset{\raise.3ex\hbox{$\scriptstyle\sim$}}{x}}\vphantom{x}}}$</w:t>
        </w:r>
      </w:ins>
      <w:ins w:id="26075" w:author="PR Preview" w:date="2026-01-01T00:00:00Z">
        <w:r>
          <w:t xml:space="preserve"> </w:t>
        </w:r>
      </w:ins>
      <w:ins w:id="26076" w:author="PR Preview" w:date="2026-01-01T00:00:00Z">
        <w:r>
          <w:t xml:space="preserve">solves the normal equations and is the least squares solution</w:t>
        </w:r>
      </w:ins>
      <w:ins w:id="26077" w:author="PR Preview" w:date="2026-01-01T00:00:00Z">
        <w:r>
          <w:t xml:space="preserve"> </w:t>
        </w:r>
      </w:ins>
      <w:ins w:id="26078" w:author="PR Preview" w:date="2026-01-01T00:00:00Z">
        <w:r>
          <w:t xml:space="preserve">(</w:t>
        </w:r>
      </w:ins>
      <w:hyperlink w:anchor="thm-normal-equations">
        <w:ins w:id="26079" w:author="PR Preview" w:date="2026-01-01T00:00:00Z">
          <w:r>
            <w:rPr>
              <w:rStyle w:val="Hyperlink"/>
            </w:rPr>
            <w:t xml:space="preserve">Theorem 104</w:t>
          </w:r>
        </w:ins>
      </w:hyperlink>
      <w:ins w:id="26080" w:author="PR Preview" w:date="2026-01-01T00:00:00Z">
        <w:r>
          <w:t xml:space="preserve">), which is unique because</w:t>
        </w:r>
      </w:ins>
      <w:ins w:id="26081" w:author="PR Preview" w:date="2026-01-01T00:00:00Z">
        <w:r>
          <w:t xml:space="preserve"> </w:t>
        </w:r>
      </w:ins>
      <m:oMath>
        <m:r>
          <m:rPr>
            <m:sty m:val="p"/>
          </m:rPr>
          <m:t>rank</m:t>
        </m:r>
        <m:r>
          <m:rPr>
            <m:sty m:val="p"/>
          </m:rPr>
          <m:t>(</m:t>
        </m:r>
        <m:r>
          <m:rPr>
            <m:sty m:val="bi"/>
          </m:rPr>
          <m:t>A</m:t>
        </m:r>
        <m:r>
          <m:rPr>
            <m:sty m:val="p"/>
          </m:rPr>
          <m:t>)</m:t>
        </m:r>
        <m:r>
          <m:rPr>
            <m:sty m:val="p"/>
          </m:rPr>
          <m:t>=</m:t>
        </m:r>
        <m:r>
          <m:t>n</m:t>
        </m:r>
      </m:oMath>
      <w:ins w:id="26082" w:author="PR Preview" w:date="2026-01-01T00:00:00Z">
        <w:r>
          <w:t xml:space="preserve">.</w:t>
        </w:r>
      </w:ins>
      <w:ins w:id="26083" w:author="PR Preview" w:date="2026-01-01T00:00:00Z">
        <w:r>
          <w:t xml:space="preserve"> </w:t>
        </w:r>
      </w:ins>
      <w:ins w:id="26084" w:author="PR Preview" w:date="2026-01-01T00:00:00Z">
        <w:r>
          <w:t xml:space="preserve">When</w:t>
        </w:r>
      </w:ins>
      <w:ins w:id="26085" w:author="PR Preview" w:date="2026-01-01T00:00:00Z">
        <w:r>
          <w:t xml:space="preserve"> </w:t>
        </w:r>
      </w:ins>
      <m:oMath>
        <m:r>
          <m:t>m</m:t>
        </m:r>
        <m:r>
          <m:rPr>
            <m:sty m:val="p"/>
          </m:rPr>
          <m:t>=</m:t>
        </m:r>
        <m:r>
          <m:t>n</m:t>
        </m:r>
      </m:oMath>
      <w:ins w:id="26086" w:author="PR Preview" w:date="2026-01-01T00:00:00Z">
        <w:r>
          <w:t xml:space="preserve">,</w:t>
        </w:r>
      </w:ins>
    </w:p>
    <w:p>
      <w:pPr>
        <w:pStyle w:val="BodyText"/>
      </w:pPr>
      <m:oMathPara>
        <m:oMathParaPr>
          <m:jc m:val="center"/>
        </m:oMathParaPr>
        <m:oMath>
          <m:eqArr>
            <m:e>
              <m:r>
                <m:rPr>
                  <m:sty m:val="p"/>
                </m:rPr>
                <m:t>rank</m:t>
              </m:r>
              <m:r>
                <m:rPr>
                  <m:sty m:val="p"/>
                </m:rPr>
                <m:t>(</m:t>
              </m:r>
              <m:r>
                <m:rPr>
                  <m:sty m:val="bi"/>
                </m:rPr>
                <m:t>A</m:t>
              </m:r>
              <m:r>
                <m:rPr>
                  <m:sty m:val="p"/>
                </m:rPr>
                <m:t>)</m:t>
              </m:r>
              <m:r>
                <m:t>&amp;</m:t>
              </m:r>
              <m:r>
                <m:rPr>
                  <m:sty m:val="p"/>
                </m:rPr>
                <m:t>=</m:t>
              </m:r>
              <m:r>
                <m:t>n</m:t>
              </m:r>
            </m:e>
            <m:e>
              <m:r>
                <m:t>&amp;</m:t>
              </m:r>
              <m:r>
                <m:rPr>
                  <m:sty m:val="p"/>
                </m:rPr>
                <m:t>=</m:t>
              </m:r>
              <m:r>
                <m:t>m</m:t>
              </m:r>
              <m:r>
                <m:rPr>
                  <m:sty m:val="p"/>
                </m:rPr>
                <m:t>,</m:t>
              </m:r>
            </m:e>
          </m:eqArr>
        </m:oMath>
      </m:oMathPara>
    </w:p>
    <w:p>
      <w:pPr>
        <w:pStyle w:val="FirstParagraph"/>
      </w:pPr>
      <w:ins w:id="26087" w:author="PR Preview" w:date="2026-01-01T00:00:00Z">
        <w:r>
          <w:t xml:space="preserve">so</w:t>
        </w:r>
      </w:ins>
      <w:ins w:id="26088" w:author="PR Preview" w:date="2026-01-01T00:00:00Z">
        <w:r>
          <w:t xml:space="preserve"> </w:t>
        </w:r>
      </w:ins>
      <w:ins w:id="26089" w:author="PR Preview" w:date="2026-01-01T00:00:00Z">
        <w:r>
          <w:t xml:space="preserve">$\mathbf{A} \mathord{\smash[b]{\underset{\raise.3ex\hbox{$\scriptstyle\sim$}}{x}}\vphantom{x}} = \mathord{\smash[b]{\underset{\raise.3ex\hbox{$\scriptstyle\sim$}}{b}}\vphantom{b}}$</w:t>
        </w:r>
      </w:ins>
      <w:ins w:id="26090" w:author="PR Preview" w:date="2026-01-01T00:00:00Z">
        <w:r>
          <w:t xml:space="preserve"> </w:t>
        </w:r>
      </w:ins>
      <w:ins w:id="26091" w:author="PR Preview" w:date="2026-01-01T00:00:00Z">
        <w:r>
          <w:t xml:space="preserve">is consistent for every</w:t>
        </w:r>
      </w:ins>
      <w:ins w:id="26092" w:author="PR Preview" w:date="2026-01-01T00:00:00Z">
        <w:r>
          <w:t xml:space="preserve"> </w:t>
        </w:r>
      </w:ins>
      <w:ins w:id="26093" w:author="PR Preview" w:date="2026-01-01T00:00:00Z">
        <w:r>
          <w:t xml:space="preserve">$\mathord{\smash[b]{\underset{\raise.3ex\hbox{$\scriptstyle\sim$}}{b}}\vphantom{b}}$</w:t>
        </w:r>
      </w:ins>
      <w:ins w:id="26094" w:author="PR Preview" w:date="2026-01-01T00:00:00Z">
        <w:r>
          <w:t xml:space="preserve"> </w:t>
        </w:r>
      </w:ins>
      <w:ins w:id="26095" w:author="PR Preview" w:date="2026-01-01T00:00:00Z">
        <w:r>
          <w:t xml:space="preserve">(</w:t>
        </w:r>
      </w:ins>
      <w:hyperlink w:anchor="cor-solution-unique">
        <w:ins w:id="26096" w:author="PR Preview" w:date="2026-01-01T00:00:00Z">
          <w:r>
            <w:rPr>
              <w:rStyle w:val="Hyperlink"/>
            </w:rPr>
            <w:t xml:space="preserve">Corollary 12</w:t>
          </w:r>
        </w:ins>
      </w:hyperlink>
      <w:ins w:id="26097" w:author="PR Preview" w:date="2026-01-01T00:00:00Z">
        <w:r>
          <w:t xml:space="preserve">, part 1),</w:t>
        </w:r>
      </w:ins>
      <w:ins w:id="26098" w:author="PR Preview" w:date="2026-01-01T00:00:00Z">
        <w:r>
          <w:t xml:space="preserve"> </w:t>
        </w:r>
      </w:ins>
      <w:ins w:id="26099" w:author="PR Preview" w:date="2026-01-01T00:00:00Z">
        <w:r>
          <w:t xml:space="preserve">so its solution leaves residual</w:t>
        </w:r>
      </w:ins>
      <w:ins w:id="26100" w:author="PR Preview" w:date="2026-01-01T00:00:00Z">
        <w:r>
          <w:t xml:space="preserve"> </w:t>
        </w:r>
      </w:ins>
      <w:ins w:id="26101" w:author="PR Preview" w:date="2026-01-01T00:00:00Z">
        <w:r>
          <w:t xml:space="preserve">$\mathord{\smash[b]{\underset{\raise.3ex\hbox{$\scriptstyle\sim$}}{0}}\vphantom{0}}$</w:t>
        </w:r>
      </w:ins>
      <w:ins w:id="26102" w:author="PR Preview" w:date="2026-01-01T00:00:00Z">
        <w:r>
          <w:t xml:space="preserve">, is a least squares solution,</w:t>
        </w:r>
      </w:ins>
      <w:ins w:id="26103" w:author="PR Preview" w:date="2026-01-01T00:00:00Z">
        <w:r>
          <w:t xml:space="preserve"> </w:t>
        </w:r>
      </w:ins>
      <w:ins w:id="26104" w:author="PR Preview" w:date="2026-01-01T00:00:00Z">
        <w:r>
          <w:t xml:space="preserve">and is therefore</w:t>
        </w:r>
      </w:ins>
      <w:ins w:id="26105" w:author="PR Preview" w:date="2026-01-01T00:00:00Z">
        <w:r>
          <w:t xml:space="preserve"> </w:t>
        </w:r>
      </w:ins>
      <w:ins w:id="26106" w:author="PR Preview" w:date="2026-01-01T00:00:00Z">
        <w:r>
          <w:t xml:space="preserve">$\hat{\mathord{\smash[b]{\underset{\raise.3ex\hbox{$\scriptstyle\sim$}}{x}}\vphantom{x}}}$</w:t>
        </w:r>
      </w:ins>
      <w:ins w:id="26107" w:author="PR Preview" w:date="2026-01-01T00:00:00Z">
        <w:r>
          <w:t xml:space="preserve">.</w:t>
        </w:r>
      </w:ins>
    </w:p>
    <w:bookmarkStart w:id="606" w:name="exm-qr-least-squares"/>
    <w:p>
      <w:pPr>
        <w:pStyle w:val="BodyText"/>
      </w:pPr>
      <w:ins w:id="26108" w:author="PR Preview" w:date="2026-01-01T00:00:00Z">
        <w:r>
          <w:rPr>
            <w:b/>
            <w:bCs/>
          </w:rPr>
          <w:t xml:space="preserve">Example 188 (The least squares line by QR)</w:t>
        </w:r>
      </w:ins>
      <w:ins w:id="26109" w:author="PR Preview" w:date="2026-01-01T00:00:00Z">
        <w:r>
          <w:t xml:space="preserve"> </w:t>
        </w:r>
      </w:ins>
      <w:ins w:id="26110" w:author="PR Preview" w:date="2026-01-01T00:00:00Z">
        <w:r>
          <w:t xml:space="preserve">For</w:t>
        </w:r>
      </w:ins>
      <w:ins w:id="26111" w:author="PR Preview" w:date="2026-01-01T00:00:00Z">
        <w:r>
          <w:t xml:space="preserve"> </w:t>
        </w:r>
      </w:ins>
      <m:oMath>
        <m:r>
          <m:rPr>
            <m:sty m:val="bi"/>
          </m:rPr>
          <m:t>A</m:t>
        </m:r>
      </m:oMath>
      <w:ins w:id="26112" w:author="PR Preview" w:date="2026-01-01T00:00:00Z">
        <w:r>
          <w:t xml:space="preserve"> </w:t>
        </w:r>
      </w:ins>
      <w:ins w:id="26113" w:author="PR Preview" w:date="2026-01-01T00:00:00Z">
        <w:r>
          <w:t xml:space="preserve">and</w:t>
        </w:r>
      </w:ins>
      <w:ins w:id="26114" w:author="PR Preview" w:date="2026-01-01T00:00:00Z">
        <w:r>
          <w:t xml:space="preserve"> </w:t>
        </w:r>
      </w:ins>
      <w:ins w:id="26115" w:author="PR Preview" w:date="2026-01-01T00:00:00Z">
        <w:r>
          <w:t xml:space="preserve">$\mathord{\smash[b]{\underset{\raise.3ex\hbox{$\scriptstyle\sim$}}{b}}\vphantom{b}}$</w:t>
        </w:r>
      </w:ins>
      <w:ins w:id="26116" w:author="PR Preview" w:date="2026-01-01T00:00:00Z">
        <w:r>
          <w:t xml:space="preserve"> </w:t>
        </w:r>
      </w:ins>
      <w:ins w:id="26117" w:author="PR Preview" w:date="2026-01-01T00:00:00Z">
        <w:r>
          <w:t xml:space="preserve">of</w:t>
        </w:r>
      </w:ins>
      <w:ins w:id="26118" w:author="PR Preview" w:date="2026-01-01T00:00:00Z">
        <w:r>
          <w:t xml:space="preserve"> </w:t>
        </w:r>
      </w:ins>
      <w:hyperlink w:anchor="exm-normal-equations">
        <w:ins w:id="26119" w:author="PR Preview" w:date="2026-01-01T00:00:00Z">
          <w:r>
            <w:rPr>
              <w:rStyle w:val="Hyperlink"/>
            </w:rPr>
            <w:t xml:space="preserve">Example 186</w:t>
          </w:r>
        </w:ins>
      </w:hyperlink>
      <w:ins w:id="26120" w:author="PR Preview" w:date="2026-01-01T00:00:00Z">
        <w:r>
          <w:t xml:space="preserve">,</w:t>
        </w:r>
      </w:ins>
      <w:ins w:id="26121" w:author="PR Preview" w:date="2026-01-01T00:00:00Z">
        <w:r>
          <w:t xml:space="preserve"> </w:t>
        </w:r>
      </w:ins>
      <w:ins w:id="26122" w:author="PR Preview" w:date="2026-01-01T00:00:00Z">
        <w:r>
          <w:t xml:space="preserve">Gram-Schmidt gives</w:t>
        </w:r>
      </w:ins>
      <w:ins w:id="26123" w:author="PR Preview" w:date="2026-01-01T00:00:00Z">
        <w:r>
          <w:t xml:space="preserve"> </w:t>
        </w:r>
      </w:ins>
      <w:ins w:id="26124" w:author="PR Preview" w:date="2026-01-01T00:00:00Z">
        <w:r>
          <w:t xml:space="preserve">$\mathord{\smash[b]{\underset{\raise.3ex\hbox{$\scriptstyle\sim$}}{q}}\vphantom{q}}_1 = \tfrac{1}{\sqrt{3}}\,(1, 1, 1)$</w:t>
        </w:r>
      </w:ins>
      <w:ins w:id="26125" w:author="PR Preview" w:date="2026-01-01T00:00:00Z">
        <w:r>
          <w:t xml:space="preserve">;</w:t>
        </w:r>
      </w:ins>
      <w:ins w:id="26126" w:author="PR Preview" w:date="2026-01-01T00:00:00Z">
        <w:r>
          <w:t xml:space="preserve"> </w:t>
        </w:r>
      </w:ins>
      <w:ins w:id="26127" w:author="PR Preview" w:date="2026-01-01T00:00:00Z">
        <w:r>
          <w:t xml:space="preserve">then</w:t>
        </w:r>
      </w:ins>
    </w:p>
    <w:p>
      <w:pPr>
        <w:pStyle w:val="BodyText"/>
      </w:pPr>
      <w:ins w:id="26128" w:author="PR Preview" w:date="2026-01-01T00:00:00Z">
        <w:r>
          <w:t xml:space="preserve">$$
    \begin{aligned}
    \mathord{\smash[b]{\underset{\raise.3ex\hbox{$\scriptstyle\sim$}}{q}}\vphantom{q}}_1 \cdot (1, 2, 3) &amp;= \tfrac{6}{\sqrt{3}} \\
    &amp;= 2\sqrt{3},
    \end{aligned}
    $$</w:t>
        </w:r>
      </w:ins>
    </w:p>
    <w:p>
      <w:pPr>
        <w:pStyle w:val="FirstParagraph"/>
      </w:pPr>
      <w:ins w:id="26129" w:author="PR Preview" w:date="2026-01-01T00:00:00Z">
        <w:r>
          <w:t xml:space="preserve">$$
    \begin{aligned}
    \mathord{\smash[b]{\underset{\raise.3ex\hbox{$\scriptstyle\sim$}}{q}}\vphantom{q}}'_2 &amp;= (1, 2, 3) - 2\,(1, 1, 1) \\
    &amp;= (-1, 0, 1)
    \end{aligned}
    $$</w:t>
        </w:r>
      </w:ins>
    </w:p>
    <w:p>
      <w:pPr>
        <w:pStyle w:val="FirstParagraph"/>
      </w:pPr>
      <w:ins w:id="26130" w:author="PR Preview" w:date="2026-01-01T00:00:00Z">
        <w:r>
          <w:t xml:space="preserve">with norm</w:t>
        </w:r>
      </w:ins>
      <w:ins w:id="26131" w:author="PR Preview" w:date="2026-01-01T00:00:00Z">
        <w:r>
          <w:t xml:space="preserve"> </w:t>
        </w:r>
      </w:ins>
      <m:oMath>
        <m:rad>
          <m:radPr>
            <m:degHide m:val="on"/>
          </m:radPr>
          <m:deg/>
          <m:e>
            <m:r>
              <m:t>2</m:t>
            </m:r>
          </m:e>
        </m:rad>
      </m:oMath>
      <w:ins w:id="26132" w:author="PR Preview" w:date="2026-01-01T00:00:00Z">
        <w:r>
          <w:t xml:space="preserve">,</w:t>
        </w:r>
      </w:ins>
      <w:ins w:id="26133" w:author="PR Preview" w:date="2026-01-01T00:00:00Z">
        <w:r>
          <w:t xml:space="preserve"> </w:t>
        </w:r>
      </w:ins>
      <w:ins w:id="26134" w:author="PR Preview" w:date="2026-01-01T00:00:00Z">
        <w:r>
          <w:t xml:space="preserve">and</w:t>
        </w:r>
      </w:ins>
      <w:ins w:id="26135" w:author="PR Preview" w:date="2026-01-01T00:00:00Z">
        <w:r>
          <w:t xml:space="preserve"> </w:t>
        </w:r>
      </w:ins>
      <w:ins w:id="26136" w:author="PR Preview" w:date="2026-01-01T00:00:00Z">
        <w:r>
          <w:t xml:space="preserve">$\mathord{\smash[b]{\underset{\raise.3ex\hbox{$\scriptstyle\sim$}}{q}}\vphantom{q}}_2 = \tfrac{1}{\sqrt{2}}\,(-1, 0, 1)$</w:t>
        </w:r>
      </w:ins>
      <w:ins w:id="26137" w:author="PR Preview" w:date="2026-01-01T00:00:00Z">
        <w:r>
          <w:t xml:space="preserve">. So</w:t>
        </w:r>
      </w:ins>
    </w:p>
    <w:p>
      <w:pPr>
        <w:pStyle w:val="BodyText"/>
      </w:pPr>
      <w:ins w:id="26138" w:author="PR Preview" w:date="2026-01-01T00:00:00Z">
        <w:r>
          <w:t xml:space="preserve">$$
    \begin{aligned}
    \mathbf{R}
    &amp;= \begin{bmatrix} \sqrt{3} &amp; 2\sqrt{3} \\ 0 &amp; \sqrt{2} \end{bmatrix}, \\
    {\mathbf{Q}}^{\top} \mathord{\smash[b]{\underset{\raise.3ex\hbox{$\scriptstyle\sim$}}{b}}\vphantom{b}}
    &amp;= \mathopen{}\left(\tfrac{1 + 2 + 2}{\sqrt{3}},\; \tfrac{-1 + 0 + 2}{\sqrt{2}}\right)\mathclose{} \\
    &amp;= \mathopen{}\left(\tfrac{5}{\sqrt{3}}, \tfrac{1}{\sqrt{2}}\right)\mathclose{}.
    \end{aligned}
    $$</w:t>
        </w:r>
      </w:ins>
    </w:p>
    <w:p>
      <w:pPr>
        <w:pStyle w:val="FirstParagraph"/>
      </w:pPr>
      <w:r>
        <w:t xml:space="preserve">Back substitution gives</w:t>
      </w:r>
    </w:p>
    <w:p>
      <w:pPr>
        <w:pStyle w:val="BodyText"/>
      </w:pPr>
      <m:oMathPara>
        <m:oMathParaPr>
          <m:jc m:val="center"/>
        </m:oMathParaPr>
        <m:oMath>
          <m:eqArr>
            <m:e>
              <m:sSub>
                <m:e>
                  <m:r>
                    <m:t>x</m:t>
                  </m:r>
                </m:e>
                <m:sub>
                  <m:r>
                    <m:t>2</m:t>
                  </m:r>
                </m:sub>
              </m:sSub>
              <m:r>
                <m:t>&amp;</m:t>
              </m:r>
              <m:r>
                <m:rPr>
                  <m:sty m:val="p"/>
                </m:rPr>
                <m:t>=</m:t>
              </m:r>
              <m:f>
                <m:fPr>
                  <m:type m:val="lin"/>
                </m:fPr>
                <m:num>
                  <m:r>
                    <m:t>1</m:t>
                  </m:r>
                </m:num>
                <m:den>
                  <m:rad>
                    <m:radPr>
                      <m:degHide m:val="on"/>
                    </m:radPr>
                    <m:deg/>
                    <m:e>
                      <m:r>
                        <m:t>2</m:t>
                      </m:r>
                    </m:e>
                  </m:rad>
                </m:den>
              </m:f>
              <m:r>
                <m:rPr>
                  <m:sty m:val="p"/>
                </m:rPr>
                <m:t>⋅</m:t>
              </m:r>
              <m:f>
                <m:fPr>
                  <m:type m:val="lin"/>
                </m:fPr>
                <m:num>
                  <m:r>
                    <m:t>1</m:t>
                  </m:r>
                </m:num>
                <m:den>
                  <m:rad>
                    <m:radPr>
                      <m:degHide m:val="on"/>
                    </m:radPr>
                    <m:deg/>
                    <m:e>
                      <m:r>
                        <m:t>2</m:t>
                      </m:r>
                    </m:e>
                  </m:rad>
                </m:den>
              </m:f>
            </m:e>
            <m:e>
              <m:r>
                <m:t>&amp;</m:t>
              </m:r>
              <m:r>
                <m:rPr>
                  <m:sty m:val="p"/>
                </m:rPr>
                <m:t>=</m:t>
              </m:r>
              <m:f>
                <m:fPr>
                  <m:type m:val="lin"/>
                </m:fPr>
                <m:num>
                  <m:r>
                    <m:t>1</m:t>
                  </m:r>
                </m:num>
                <m:den>
                  <m:r>
                    <m:t>2</m:t>
                  </m:r>
                </m:den>
              </m:f>
            </m:e>
          </m:eqArr>
        </m:oMath>
      </m:oMathPara>
    </w:p>
    <w:p>
      <w:pPr>
        <w:pStyle w:val="FirstParagraph"/>
      </w:pPr>
      <w:r>
        <w:t xml:space="preserve">and</w:t>
      </w:r>
    </w:p>
    <w:p>
      <w:pPr>
        <w:pStyle w:val="BodyText"/>
      </w:pPr>
      <m:oMathPara>
        <m:oMathParaPr>
          <m:jc m:val="center"/>
        </m:oMathParaPr>
        <m:oMath>
          <m:eqArr>
            <m:e>
              <m:sSub>
                <m:e>
                  <m:r>
                    <m:t>x</m:t>
                  </m:r>
                </m:e>
                <m:sub>
                  <m:r>
                    <m:t>1</m:t>
                  </m:r>
                </m:sub>
              </m:sSub>
              <m:r>
                <m:t>&amp;</m:t>
              </m:r>
              <m:r>
                <m:rPr>
                  <m:sty m:val="p"/>
                </m:rPr>
                <m:t>=</m:t>
              </m:r>
              <m:f>
                <m:fPr>
                  <m:type m:val="lin"/>
                </m:fPr>
                <m:num>
                  <m:r>
                    <m:t>1</m:t>
                  </m:r>
                </m:num>
                <m:den>
                  <m:rad>
                    <m:radPr>
                      <m:degHide m:val="on"/>
                    </m:radPr>
                    <m:deg/>
                    <m:e>
                      <m:r>
                        <m:t>3</m:t>
                      </m:r>
                    </m:e>
                  </m:rad>
                </m:den>
              </m:f>
              <m:r>
                <m:t>​</m:t>
              </m:r>
              <m:d>
                <m:dPr>
                  <m:begChr m:val="("/>
                  <m:sepChr m:val=""/>
                  <m:endChr m:val=")"/>
                  <m:grow/>
                </m:dPr>
                <m:e>
                  <m:f>
                    <m:fPr>
                      <m:type m:val="lin"/>
                    </m:fPr>
                    <m:num>
                      <m:r>
                        <m:t>5</m:t>
                      </m:r>
                    </m:num>
                    <m:den>
                      <m:rad>
                        <m:radPr>
                          <m:degHide m:val="on"/>
                        </m:radPr>
                        <m:deg/>
                        <m:e>
                          <m:r>
                            <m:t>3</m:t>
                          </m:r>
                        </m:e>
                      </m:rad>
                    </m:den>
                  </m:f>
                  <m:r>
                    <m:rPr>
                      <m:sty m:val="p"/>
                    </m:rPr>
                    <m:t>−</m:t>
                  </m:r>
                  <m:r>
                    <m:t>2</m:t>
                  </m:r>
                  <m:rad>
                    <m:radPr>
                      <m:degHide m:val="on"/>
                    </m:radPr>
                    <m:deg/>
                    <m:e>
                      <m:r>
                        <m:t>3</m:t>
                      </m:r>
                    </m:e>
                  </m:rad>
                  <m:r>
                    <m:rPr>
                      <m:sty m:val="p"/>
                    </m:rPr>
                    <m:t>⋅</m:t>
                  </m:r>
                  <m:f>
                    <m:fPr>
                      <m:type m:val="lin"/>
                    </m:fPr>
                    <m:num>
                      <m:r>
                        <m:t>1</m:t>
                      </m:r>
                    </m:num>
                    <m:den>
                      <m:r>
                        <m:t>2</m:t>
                      </m:r>
                    </m:den>
                  </m:f>
                </m:e>
              </m:d>
              <m:r>
                <m:t>​</m:t>
              </m:r>
            </m:e>
            <m:e>
              <m:r>
                <m:t>&amp;</m:t>
              </m:r>
              <m:r>
                <m:rPr>
                  <m:sty m:val="p"/>
                </m:rPr>
                <m:t>=</m:t>
              </m:r>
              <m:f>
                <m:fPr>
                  <m:type m:val="lin"/>
                </m:fPr>
                <m:num>
                  <m:r>
                    <m:t>5</m:t>
                  </m:r>
                </m:num>
                <m:den>
                  <m:r>
                    <m:t>3</m:t>
                  </m:r>
                </m:den>
              </m:f>
              <m:r>
                <m:rPr>
                  <m:sty m:val="p"/>
                </m:rPr>
                <m:t>−</m:t>
              </m:r>
              <m:r>
                <m:t>1</m:t>
              </m:r>
            </m:e>
            <m:e>
              <m:r>
                <m:t>&amp;</m:t>
              </m:r>
              <m:r>
                <m:rPr>
                  <m:sty m:val="p"/>
                </m:rPr>
                <m:t>=</m:t>
              </m:r>
              <m:f>
                <m:fPr>
                  <m:type m:val="lin"/>
                </m:fPr>
                <m:num>
                  <m:r>
                    <m:t>2</m:t>
                  </m:r>
                </m:num>
                <m:den>
                  <m:r>
                    <m:t>3</m:t>
                  </m:r>
                </m:den>
              </m:f>
              <m:r>
                <m:rPr>
                  <m:sty m:val="p"/>
                </m:rPr>
                <m:t>,</m:t>
              </m:r>
            </m:e>
          </m:eqArr>
        </m:oMath>
      </m:oMathPara>
    </w:p>
    <w:p>
      <w:pPr>
        <w:pStyle w:val="FirstParagraph"/>
      </w:pPr>
      <w:r>
        <w:t xml:space="preserve">the solution found in</w:t>
      </w:r>
      <w:r>
        <w:t xml:space="preserve"> </w:t>
      </w:r>
      <w:hyperlink w:anchor="exm-normal-equations">
        <w:r>
          <w:rPr>
            <w:rStyle w:val="Hyperlink"/>
          </w:rPr>
          <w:t xml:space="preserve">Example 186</w:t>
        </w:r>
      </w:hyperlink>
      <w:r>
        <w:t xml:space="preserve">.</w:t>
      </w:r>
    </w:p>
    <w:bookmarkEnd w:id="606"/>
    <w:bookmarkStart w:id="607" w:name="def-lu"/>
    <w:p>
      <w:pPr>
        <w:pStyle w:val="BodyText"/>
      </w:pPr>
      <w:r>
        <w:rPr>
          <w:b/>
          <w:bCs/>
        </w:rPr>
        <w:t xml:space="preserve">Definition 117 (LU factorization)</w:t>
      </w:r>
      <w:r>
        <w:t xml:space="preserve"> </w:t>
      </w:r>
      <w:r>
        <w:t xml:space="preserve">An</w:t>
      </w:r>
      <w:r>
        <w:t xml:space="preserve"> </w:t>
      </w:r>
      <w:r>
        <w:rPr>
          <w:b/>
          <w:bCs/>
        </w:rPr>
        <w:t xml:space="preserve">LU factorization</w:t>
      </w:r>
      <w:r>
        <w:t xml:space="preserve"> </w:t>
      </w:r>
      <w:r>
        <w:t xml:space="preserve">of an</w:t>
      </w:r>
      <w:r>
        <w:t xml:space="preserve"> </w:t>
      </w:r>
      <m:oMath>
        <m:r>
          <m:t>n</m:t>
        </m:r>
        <m:r>
          <m:rPr>
            <m:sty m:val="p"/>
          </m:rPr>
          <m:t>×</m:t>
        </m:r>
        <m:r>
          <m:t>n</m:t>
        </m:r>
      </m:oMath>
      <w:r>
        <w:t xml:space="preserve"> </w:t>
      </w:r>
      <w:r>
        <w:t xml:space="preserve">matrix</w:t>
      </w:r>
      <w:r>
        <w:t xml:space="preserve"> </w:t>
      </w:r>
      <m:oMath>
        <m:r>
          <m:rPr>
            <m:sty m:val="bi"/>
          </m:rPr>
          <m:t>A</m:t>
        </m:r>
      </m:oMath>
      <w:r>
        <w:t xml:space="preserve"> </w:t>
      </w:r>
      <w:r>
        <w:t xml:space="preserve">is a product</w:t>
      </w:r>
      <w:r>
        <w:t xml:space="preserve"> </w:t>
      </w:r>
      <m:oMath>
        <m:r>
          <m:rPr>
            <m:sty m:val="bi"/>
          </m:rPr>
          <m:t>A</m:t>
        </m:r>
        <m:r>
          <m:rPr>
            <m:sty m:val="p"/>
          </m:rPr>
          <m:t>=</m:t>
        </m:r>
        <m:r>
          <m:rPr>
            <m:sty m:val="bi"/>
          </m:rPr>
          <m:t>L</m:t>
        </m:r>
        <m:r>
          <m:rPr>
            <m:sty m:val="bi"/>
          </m:rPr>
          <m:t>U</m:t>
        </m:r>
      </m:oMath>
      <w:r>
        <w:t xml:space="preserve"> </w:t>
      </w:r>
      <w:r>
        <w:t xml:space="preserve">with</w:t>
      </w:r>
      <w:r>
        <w:t xml:space="preserve"> </w:t>
      </w:r>
      <m:oMath>
        <m:r>
          <m:rPr>
            <m:sty m:val="bi"/>
          </m:rPr>
          <m:t>L</m:t>
        </m:r>
      </m:oMath>
      <w:r>
        <w:t xml:space="preserve"> </w:t>
      </w:r>
      <w:r>
        <w:t xml:space="preserve">unit lower triangular (</w:t>
      </w:r>
      <w:hyperlink w:anchor="def-unit-lower-triangular-matrix">
        <w:r>
          <w:rPr>
            <w:rStyle w:val="Hyperlink"/>
          </w:rPr>
          <w:t xml:space="preserve">Definition 114</w:t>
        </w:r>
      </w:hyperlink>
      <w:r>
        <w:t xml:space="preserve">) and</w:t>
      </w:r>
      <w:r>
        <w:t xml:space="preserve"> </w:t>
      </w:r>
      <m:oMath>
        <m:r>
          <m:rPr>
            <m:sty m:val="bi"/>
          </m:rPr>
          <m:t>U</m:t>
        </m:r>
      </m:oMath>
      <w:r>
        <w:t xml:space="preserve"> </w:t>
      </w:r>
      <w:r>
        <w:t xml:space="preserve">upper triangular (</w:t>
      </w:r>
      <w:hyperlink w:anchor="def-triangular-matrix">
        <w:r>
          <w:rPr>
            <w:rStyle w:val="Hyperlink"/>
          </w:rPr>
          <w:t xml:space="preserve">Definition 112</w:t>
        </w:r>
      </w:hyperlink>
      <w:r>
        <w:t xml:space="preserve">).</w:t>
      </w:r>
    </w:p>
    <w:bookmarkEnd w:id="607"/>
    <w:bookmarkStart w:id="608" w:name="exm-lu"/>
    <w:p>
      <w:pPr>
        <w:pStyle w:val="BodyText"/>
      </w:pPr>
      <w:r>
        <w:rPr>
          <w:b/>
          <w:bCs/>
        </w:rPr>
        <w:t xml:space="preserve">Example 189 (An LU factorization of a</w:t>
      </w:r>
      <w:r>
        <w:rPr>
          <w:b/>
          <w:bCs/>
        </w:rPr>
        <w:t xml:space="preserve"> </w:t>
      </w:r>
      <m:oMath>
        <m:r>
          <m:t>3</m:t>
        </m:r>
        <m:r>
          <m:rPr>
            <m:sty m:val="p"/>
          </m:rPr>
          <m:t>×</m:t>
        </m:r>
        <m:r>
          <m:t>3</m:t>
        </m:r>
      </m:oMath>
      <w:r>
        <w:rPr>
          <w:b/>
          <w:bCs/>
        </w:rPr>
        <w:t xml:space="preserve"> </w:t>
      </w:r>
      <w:r>
        <w:rPr>
          <w:b/>
          <w:bCs/>
        </w:rPr>
        <w:t xml:space="preserve">matrix)</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rPr>
                      <m:sty m:val="p"/>
                    </m:rPr>
                    <m:t>−</m:t>
                  </m:r>
                  <m:r>
                    <m:t>3</m:t>
                  </m:r>
                </m:e>
                <m:e>
                  <m:r>
                    <m:rPr>
                      <m:sty m:val="p"/>
                    </m:rPr>
                    <m:t>−</m:t>
                  </m:r>
                  <m:r>
                    <m:t>1</m:t>
                  </m:r>
                </m:e>
                <m:e>
                  <m:r>
                    <m:t>2</m:t>
                  </m:r>
                </m:e>
              </m:mr>
              <m:mr>
                <m:e>
                  <m:r>
                    <m:rPr>
                      <m:sty m:val="p"/>
                    </m:rPr>
                    <m:t>−</m:t>
                  </m:r>
                  <m:r>
                    <m:t>2</m:t>
                  </m:r>
                </m:e>
                <m:e>
                  <m:r>
                    <m:t>1</m:t>
                  </m:r>
                </m:e>
                <m:e>
                  <m:r>
                    <m:t>2</m:t>
                  </m:r>
                </m:e>
              </m:mr>
            </m:m>
          </m:e>
        </m:d>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e>
                <m:e>
                  <m:r>
                    <m:t>0</m:t>
                  </m:r>
                </m:e>
                <m:e>
                  <m:r>
                    <m:t>0</m:t>
                  </m:r>
                </m:e>
              </m:mr>
              <m:mr>
                <m:e>
                  <m:r>
                    <m:rPr>
                      <m:sty m:val="p"/>
                    </m:rPr>
                    <m:t>−</m:t>
                  </m:r>
                  <m:f>
                    <m:fPr>
                      <m:type m:val="bar"/>
                    </m:fPr>
                    <m:num>
                      <m:r>
                        <m:t>3</m:t>
                      </m:r>
                    </m:num>
                    <m:den>
                      <m:r>
                        <m:t>2</m:t>
                      </m:r>
                    </m:den>
                  </m:f>
                </m:e>
                <m:e>
                  <m:r>
                    <m:t>1</m:t>
                  </m:r>
                </m:e>
                <m:e>
                  <m:r>
                    <m:t>0</m:t>
                  </m:r>
                </m:e>
              </m:mr>
              <m:mr>
                <m:e>
                  <m:r>
                    <m:rPr>
                      <m:sty m:val="p"/>
                    </m:rPr>
                    <m:t>−</m:t>
                  </m:r>
                  <m:r>
                    <m:t>1</m:t>
                  </m:r>
                </m:e>
                <m:e>
                  <m:r>
                    <m:t>4</m:t>
                  </m:r>
                </m:e>
                <m:e>
                  <m:r>
                    <m:t>1</m:t>
                  </m:r>
                </m:e>
              </m:mr>
            </m:m>
          </m:e>
        </m:d>
      </m:oMath>
      <w:r>
        <w:t xml:space="preserve"> </w:t>
      </w:r>
      <w:r>
        <w:t xml:space="preserve">(unit lower triangular) and</w:t>
      </w:r>
      <w:r>
        <w:t xml:space="preserve"> </w:t>
      </w:r>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r>
        <w:t xml:space="preserve"> </w:t>
      </w:r>
      <w:r>
        <w:t xml:space="preserve">(upper triangular).</w:t>
      </w:r>
      <w:r>
        <w:t xml:space="preserve"> </w:t>
      </w:r>
      <w:r>
        <w:t xml:space="preserve">By 4, 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r>
          <m:t> </m:t>
        </m:r>
        <m:sSub>
          <m:e>
            <m:r>
              <m:t>u</m:t>
            </m:r>
          </m:e>
          <m:sub>
            <m:r>
              <m:t>k</m:t>
            </m:r>
            <m:r>
              <m:t>j</m:t>
            </m:r>
          </m:sub>
        </m:sSub>
      </m:oMath>
      <w:r>
        <w:t xml:space="preserve">,</w:t>
      </w:r>
      <w:r>
        <w:t xml:space="preserve"> </w:t>
      </w:r>
      <w:r>
        <w:t xml:space="preserve">so row</w:t>
      </w:r>
      <w:r>
        <w:t xml:space="preserve"> </w:t>
      </w:r>
      <m:oMath>
        <m:r>
          <m:t>i</m:t>
        </m:r>
      </m:oMath>
      <w:r>
        <w:t xml:space="preserve"> </w:t>
      </w:r>
      <w:r>
        <w:t xml:space="preserve">of</w:t>
      </w:r>
      <w:r>
        <w:t xml:space="preserve"> </w:t>
      </w:r>
      <m:oMath>
        <m:r>
          <m:rPr>
            <m:sty m:val="bi"/>
          </m:rPr>
          <m:t>L</m:t>
        </m:r>
        <m:r>
          <m:rPr>
            <m:sty m:val="bi"/>
          </m:rPr>
          <m:t>U</m:t>
        </m:r>
      </m:oMath>
      <w:r>
        <w:t xml:space="preserve"> </w:t>
      </w:r>
      <w:r>
        <w:t xml:space="preserve">is</w:t>
      </w:r>
      <w:r>
        <w:t xml:space="preserve"> </w:t>
      </w:r>
      <m:oMath>
        <m:nary>
          <m:naryPr>
            <m:chr m:val="∑"/>
            <m:limLoc m:val="undOvr"/>
            <m:subHide m:val="off"/>
            <m:supHide m:val="on"/>
          </m:naryPr>
          <m:sub>
            <m:r>
              <m:t>k</m:t>
            </m:r>
          </m:sub>
          <m:sup>
            <m:r>
              <m:t>​</m:t>
            </m:r>
          </m:sup>
          <m:e>
            <m:sSub>
              <m:e>
                <m:r>
                  <m:t>ℓ</m:t>
                </m:r>
              </m:e>
              <m:sub>
                <m:r>
                  <m:t>i</m:t>
                </m:r>
                <m:r>
                  <m:t>k</m:t>
                </m:r>
              </m:sub>
            </m:sSub>
          </m:e>
        </m:nary>
      </m:oMath>
      <w:r>
        <w:t xml:space="preserve"> </w:t>
      </w:r>
      <w:r>
        <w:t xml:space="preserve">times row</w:t>
      </w:r>
      <w:r>
        <w:t xml:space="preserve"> </w:t>
      </w:r>
      <m:oMath>
        <m:r>
          <m:t>k</m:t>
        </m:r>
      </m:oMath>
      <w:r>
        <w:t xml:space="preserve"> </w:t>
      </w:r>
      <w:r>
        <w:t xml:space="preserve">of</w:t>
      </w:r>
      <w:r>
        <w:t xml:space="preserve"> </w:t>
      </w:r>
      <m:oMath>
        <m:r>
          <m:rPr>
            <m:sty m:val="bi"/>
          </m:rPr>
          <m:t>U</m:t>
        </m:r>
      </m:oMath>
      <w:r>
        <w:t xml:space="preserve">.</w:t>
      </w:r>
      <w:r>
        <w:t xml:space="preserve"> </w:t>
      </w:r>
      <w:r>
        <w:t xml:space="preserve">Row 1 is</w:t>
      </w:r>
      <w:r>
        <w:t xml:space="preserve"> </w:t>
      </w:r>
      <m:oMath>
        <m:r>
          <m:t>1</m:t>
        </m:r>
        <m:r>
          <m:rPr>
            <m:sty m:val="p"/>
          </m:rPr>
          <m:t>⋅</m:t>
        </m:r>
        <m:r>
          <m:rPr>
            <m:sty m:val="p"/>
          </m:rPr>
          <m:t>(</m:t>
        </m:r>
        <m:r>
          <m:t>2</m:t>
        </m:r>
        <m:r>
          <m:rPr>
            <m:sty m:val="p"/>
          </m:rPr>
          <m:t>,</m:t>
        </m:r>
        <m:r>
          <m:t>1</m:t>
        </m:r>
        <m:r>
          <m:rPr>
            <m:sty m:val="p"/>
          </m:rPr>
          <m:t>,</m:t>
        </m:r>
        <m:r>
          <m:rPr>
            <m:sty m:val="p"/>
          </m:rPr>
          <m:t>−</m:t>
        </m:r>
        <m:r>
          <m:t>1</m:t>
        </m:r>
        <m:r>
          <m:rPr>
            <m:sty m:val="p"/>
          </m:rPr>
          <m:t>)</m:t>
        </m:r>
        <m:r>
          <m:rPr>
            <m:sty m:val="p"/>
          </m:rPr>
          <m:t>=</m:t>
        </m:r>
        <m:r>
          <m:rPr>
            <m:sty m:val="p"/>
          </m:rPr>
          <m:t>(</m:t>
        </m:r>
        <m:r>
          <m:t>2</m:t>
        </m:r>
        <m:r>
          <m:rPr>
            <m:sty m:val="p"/>
          </m:rPr>
          <m:t>,</m:t>
        </m:r>
        <m:r>
          <m:t>1</m:t>
        </m:r>
        <m:r>
          <m:rPr>
            <m:sty m:val="p"/>
          </m:rPr>
          <m:t>,</m:t>
        </m:r>
        <m:r>
          <m:rPr>
            <m:sty m:val="p"/>
          </m:rPr>
          <m:t>−</m:t>
        </m:r>
        <m:r>
          <m:t>1</m:t>
        </m:r>
        <m:r>
          <m:rPr>
            <m:sty m:val="p"/>
          </m:rPr>
          <m:t>)</m:t>
        </m:r>
      </m:oMath>
      <w:r>
        <w:t xml:space="preserve">;</w:t>
      </w:r>
      <w:r>
        <w:t xml:space="preserve"> </w:t>
      </w:r>
      <w:r>
        <w:t xml:space="preserve">row 2 is</w:t>
      </w:r>
      <w:r>
        <w:t xml:space="preserve"> </w:t>
      </w:r>
      <m:oMath>
        <m:r>
          <m:rPr>
            <m:sty m:val="p"/>
          </m:rPr>
          <m:t>−</m:t>
        </m:r>
        <m:f>
          <m:fPr>
            <m:type m:val="lin"/>
          </m:fPr>
          <m:num>
            <m:r>
              <m:t>3</m:t>
            </m:r>
          </m:num>
          <m:den>
            <m:r>
              <m:t>2</m:t>
            </m:r>
          </m:den>
        </m:f>
        <m:r>
          <m:t> </m:t>
        </m:r>
        <m:r>
          <m:rPr>
            <m:sty m:val="p"/>
          </m:rPr>
          <m:t>(</m:t>
        </m:r>
        <m:r>
          <m:t>2</m:t>
        </m:r>
        <m:r>
          <m:rPr>
            <m:sty m:val="p"/>
          </m:rPr>
          <m:t>,</m:t>
        </m:r>
        <m:r>
          <m:t>1</m:t>
        </m:r>
        <m:r>
          <m:rPr>
            <m:sty m:val="p"/>
          </m:rPr>
          <m:t>,</m:t>
        </m:r>
        <m:r>
          <m:rPr>
            <m:sty m:val="p"/>
          </m:rPr>
          <m:t>−</m:t>
        </m:r>
        <m:r>
          <m:t>1</m:t>
        </m:r>
        <m:r>
          <m:rPr>
            <m:sty m:val="p"/>
          </m:rPr>
          <m:t>)</m:t>
        </m:r>
        <m:r>
          <m:rPr>
            <m:sty m:val="p"/>
          </m:rPr>
          <m:t>+</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rPr>
            <m:sty m:val="p"/>
          </m:rPr>
          <m:t>−</m:t>
        </m:r>
        <m:r>
          <m:t>3</m:t>
        </m:r>
        <m:r>
          <m:rPr>
            <m:sty m:val="p"/>
          </m:rPr>
          <m:t>,</m:t>
        </m:r>
        <m:r>
          <m:rPr>
            <m:sty m:val="p"/>
          </m:rPr>
          <m:t>−</m:t>
        </m:r>
        <m:r>
          <m:t>1</m:t>
        </m:r>
        <m:r>
          <m:rPr>
            <m:sty m:val="p"/>
          </m:rPr>
          <m:t>,</m:t>
        </m:r>
        <m:r>
          <m:t>2</m:t>
        </m:r>
        <m:r>
          <m:rPr>
            <m:sty m:val="p"/>
          </m:rPr>
          <m:t>)</m:t>
        </m:r>
      </m:oMath>
      <w:r>
        <w:t xml:space="preserve">,</w:t>
      </w:r>
      <w:r>
        <w:t xml:space="preserve"> </w:t>
      </w:r>
      <w:r>
        <w:t xml:space="preserve">and row 3 is</w:t>
      </w:r>
      <w:r>
        <w:t xml:space="preserve"> </w:t>
      </w:r>
      <m:oMath>
        <m:r>
          <m:rPr>
            <m:sty m:val="p"/>
          </m:rPr>
          <m:t>−</m:t>
        </m:r>
        <m:r>
          <m:rPr>
            <m:sty m:val="p"/>
          </m:rPr>
          <m:t>(</m:t>
        </m:r>
        <m:r>
          <m:t>2</m:t>
        </m:r>
        <m:r>
          <m:rPr>
            <m:sty m:val="p"/>
          </m:rPr>
          <m:t>,</m:t>
        </m:r>
        <m:r>
          <m:t>1</m:t>
        </m:r>
        <m:r>
          <m:rPr>
            <m:sty m:val="p"/>
          </m:rPr>
          <m:t>,</m:t>
        </m:r>
        <m:r>
          <m:rPr>
            <m:sty m:val="p"/>
          </m:rPr>
          <m:t>−</m:t>
        </m:r>
        <m:r>
          <m:t>1</m:t>
        </m:r>
        <m:r>
          <m:rPr>
            <m:sty m:val="p"/>
          </m:rPr>
          <m:t>)</m:t>
        </m:r>
        <m:r>
          <m:rPr>
            <m:sty m:val="p"/>
          </m:rPr>
          <m:t>+</m:t>
        </m:r>
        <m:r>
          <m:t>4</m:t>
        </m:r>
        <m:r>
          <m:t> </m:t>
        </m:r>
        <m:r>
          <m:rPr>
            <m:sty m:val="p"/>
          </m:rPr>
          <m:t>(</m:t>
        </m:r>
        <m:r>
          <m:t>0</m:t>
        </m:r>
        <m:r>
          <m:rPr>
            <m:sty m:val="p"/>
          </m:rPr>
          <m:t>,</m:t>
        </m:r>
        <m:f>
          <m:fPr>
            <m:type m:val="lin"/>
          </m:fPr>
          <m:num>
            <m:r>
              <m:t>1</m:t>
            </m:r>
          </m:num>
          <m:den>
            <m:r>
              <m:t>2</m:t>
            </m:r>
          </m:den>
        </m:f>
        <m:r>
          <m:rPr>
            <m:sty m:val="p"/>
          </m:rPr>
          <m:t>,</m:t>
        </m:r>
        <m:f>
          <m:fPr>
            <m:type m:val="lin"/>
          </m:fPr>
          <m:num>
            <m:r>
              <m:t>1</m:t>
            </m:r>
          </m:num>
          <m:den>
            <m:r>
              <m:t>2</m:t>
            </m:r>
          </m:den>
        </m:f>
        <m:r>
          <m:rPr>
            <m:sty m:val="p"/>
          </m:rPr>
          <m:t>)</m:t>
        </m:r>
        <m:r>
          <m:rPr>
            <m:sty m:val="p"/>
          </m:rPr>
          <m:t>+</m:t>
        </m:r>
        <m:r>
          <m:rPr>
            <m:sty m:val="p"/>
          </m:rPr>
          <m:t>(</m:t>
        </m:r>
        <m:r>
          <m:t>0</m:t>
        </m:r>
        <m:r>
          <m:rPr>
            <m:sty m:val="p"/>
          </m:rPr>
          <m:t>,</m:t>
        </m:r>
        <m:r>
          <m:t>0</m:t>
        </m:r>
        <m:r>
          <m:rPr>
            <m:sty m:val="p"/>
          </m:rPr>
          <m:t>,</m:t>
        </m:r>
        <m:r>
          <m:rPr>
            <m:sty m:val="p"/>
          </m:rPr>
          <m:t>−</m:t>
        </m:r>
        <m:r>
          <m:t>1</m:t>
        </m:r>
        <m:r>
          <m:rPr>
            <m:sty m:val="p"/>
          </m:rPr>
          <m:t>)</m:t>
        </m:r>
        <m:r>
          <m:rPr>
            <m:sty m:val="p"/>
          </m:rPr>
          <m:t>=</m:t>
        </m:r>
        <m:r>
          <m:rPr>
            <m:sty m:val="p"/>
          </m:rPr>
          <m:t>(</m:t>
        </m:r>
        <m:r>
          <m:rPr>
            <m:sty m:val="p"/>
          </m:rPr>
          <m:t>−</m:t>
        </m:r>
        <m:r>
          <m:t>2</m:t>
        </m:r>
        <m:r>
          <m:rPr>
            <m:sty m:val="p"/>
          </m:rPr>
          <m:t>,</m:t>
        </m:r>
        <m:r>
          <m:t>1</m:t>
        </m:r>
        <m:r>
          <m:rPr>
            <m:sty m:val="p"/>
          </m:rPr>
          <m:t>,</m:t>
        </m:r>
        <m:r>
          <m:t>2</m:t>
        </m:r>
        <m:r>
          <m:rPr>
            <m:sty m:val="p"/>
          </m:rPr>
          <m:t>)</m:t>
        </m:r>
      </m:oMath>
      <w:r>
        <w:t xml:space="preserve">.</w:t>
      </w:r>
      <w:r>
        <w:t xml:space="preserve"> </w:t>
      </w:r>
      <w:r>
        <w:t xml:space="preserve">These are the rows of</w:t>
      </w:r>
      <w:r>
        <w:t xml:space="preserve"> </w:t>
      </w:r>
      <m:oMath>
        <m:r>
          <m:rPr>
            <m:sty m:val="bi"/>
          </m:rPr>
          <m:t>A</m:t>
        </m:r>
      </m:oMath>
      <w:r>
        <w:t xml:space="preserve">, so</w:t>
      </w:r>
      <w:r>
        <w:t xml:space="preserve"> </w:t>
      </w:r>
      <m:oMath>
        <m:r>
          <m:rPr>
            <m:sty m:val="bi"/>
          </m:rPr>
          <m:t>L</m:t>
        </m:r>
        <m:r>
          <m:rPr>
            <m:sty m:val="bi"/>
          </m:rPr>
          <m:t>U</m:t>
        </m:r>
        <m:r>
          <m:rPr>
            <m:sty m:val="p"/>
          </m:rPr>
          <m:t>=</m:t>
        </m:r>
        <m:r>
          <m:rPr>
            <m:sty m:val="bi"/>
          </m:rPr>
          <m:t>A</m:t>
        </m:r>
      </m:oMath>
      <w:r>
        <w:t xml:space="preserve"> </w:t>
      </w:r>
      <w:r>
        <w:t xml:space="preserve">is an LU factorization.</w:t>
      </w:r>
      <w:r>
        <w:t xml:space="preserve"> </w:t>
      </w:r>
      <w:r>
        <w:t xml:space="preserve">The below-diagonal entries of</w:t>
      </w:r>
      <w:r>
        <w:t xml:space="preserve"> </w:t>
      </w:r>
      <m:oMath>
        <m:r>
          <m:rPr>
            <m:sty m:val="bi"/>
          </m:rPr>
          <m:t>L</m:t>
        </m:r>
      </m:oMath>
      <w:r>
        <w:t xml:space="preserve"> </w:t>
      </w:r>
      <w:r>
        <w:t xml:space="preserve">are the negatives of the multiples of earlier rows</w:t>
      </w:r>
      <w:r>
        <w:t xml:space="preserve"> </w:t>
      </w:r>
      <w:r>
        <w:t xml:space="preserve">that Gaussian elimination adds to reduce</w:t>
      </w:r>
      <w:r>
        <w:t xml:space="preserve"> </w:t>
      </w:r>
      <m:oMath>
        <m:r>
          <m:rPr>
            <m:sty m:val="bi"/>
          </m:rPr>
          <m:t>A</m:t>
        </m:r>
      </m:oMath>
      <w:r>
        <w:t xml:space="preserve"> </w:t>
      </w:r>
      <w:r>
        <w:t xml:space="preserve">to</w:t>
      </w:r>
      <w:r>
        <w:t xml:space="preserve"> </w:t>
      </w:r>
      <m:oMath>
        <m:r>
          <m:rPr>
            <m:sty m:val="bi"/>
          </m:rPr>
          <m:t>U</m:t>
        </m:r>
      </m:oMath>
      <w:r>
        <w:t xml:space="preserve">.</w:t>
      </w:r>
    </w:p>
    <w:bookmarkEnd w:id="608"/>
    <w:bookmarkStart w:id="609" w:name="exm-not-lu"/>
    <w:p>
      <w:pPr>
        <w:pStyle w:val="BodyText"/>
      </w:pPr>
      <w:r>
        <w:rPr>
          <w:b/>
          <w:bCs/>
        </w:rPr>
        <w:t xml:space="preserve">Example 190 (An invertible matrix with no LU factorization)</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is invertible:</w:t>
      </w:r>
      <w:r>
        <w:t xml:space="preserve"> </w:t>
      </w:r>
      <m:oMath>
        <m:sSup>
          <m:e>
            <m:r>
              <m:rPr>
                <m:sty m:val="bi"/>
              </m:rPr>
              <m:t>P</m:t>
            </m:r>
          </m:e>
          <m:sup>
            <m:r>
              <m:t>2</m:t>
            </m:r>
          </m:sup>
        </m:sSup>
        <m:r>
          <m:rPr>
            <m:sty m:val="p"/>
          </m:rPr>
          <m:t>=</m:t>
        </m:r>
        <m:sSub>
          <m:e>
            <m:r>
              <m:rPr>
                <m:sty m:val="bi"/>
              </m:rPr>
              <m:t>I</m:t>
            </m:r>
          </m:e>
          <m:sub>
            <m:r>
              <m:t>2</m:t>
            </m:r>
          </m:sub>
        </m:sSub>
      </m:oMath>
      <w:r>
        <w:t xml:space="preserve">, so</w:t>
      </w:r>
      <w:r>
        <w:t xml:space="preserve"> </w:t>
      </w:r>
      <m:oMath>
        <m:sSup>
          <m:e>
            <m:r>
              <m:rPr>
                <m:sty m:val="bi"/>
              </m:rPr>
              <m:t>P</m:t>
            </m:r>
          </m:e>
          <m:sup>
            <m:r>
              <m:rPr>
                <m:sty m:val="p"/>
              </m:rPr>
              <m:t>−</m:t>
            </m:r>
            <m:r>
              <m:t>1</m:t>
            </m:r>
          </m:sup>
        </m:sSup>
        <m:r>
          <m:rPr>
            <m:sty m:val="p"/>
          </m:rPr>
          <m:t>=</m:t>
        </m:r>
        <m:r>
          <m:rPr>
            <m:sty m:val="bi"/>
          </m:rPr>
          <m:t>P</m:t>
        </m:r>
      </m:oMath>
      <w:r>
        <w:t xml:space="preserve"> </w:t>
      </w:r>
      <w:r>
        <w:t xml:space="preserve">(5);</w:t>
      </w:r>
      <w:r>
        <w:t xml:space="preserve"> </w:t>
      </w:r>
      <w:r>
        <w:t xml:space="preserve">but it has no LU factorization.</w:t>
      </w:r>
      <w:r>
        <w:t xml:space="preserve"> </w:t>
      </w:r>
      <w:r>
        <w:t xml:space="preserve">If</w:t>
      </w:r>
      <w:r>
        <w:t xml:space="preserve"> </w:t>
      </w:r>
      <m:oMath>
        <m:r>
          <m:rPr>
            <m:sty m:val="bi"/>
          </m:rPr>
          <m:t>P</m:t>
        </m:r>
        <m:r>
          <m:rPr>
            <m:sty m:val="p"/>
          </m:rPr>
          <m:t>=</m:t>
        </m:r>
        <m:r>
          <m:rPr>
            <m:sty m:val="bi"/>
          </m:rPr>
          <m:t>L</m:t>
        </m:r>
        <m:r>
          <m:rPr>
            <m:sty m:val="bi"/>
          </m:rPr>
          <m:t>U</m:t>
        </m:r>
      </m:oMath>
      <w:r>
        <w:t xml:space="preserve">, the</w:t>
      </w:r>
      <w:r>
        <w:t xml:space="preserve"> </w:t>
      </w:r>
      <m:oMath>
        <m:r>
          <m:rPr>
            <m:sty m:val="p"/>
          </m:rPr>
          <m:t>(</m:t>
        </m:r>
        <m:r>
          <m:t>1</m:t>
        </m:r>
        <m:r>
          <m:rPr>
            <m:sty m:val="p"/>
          </m:rPr>
          <m:t>,</m:t>
        </m:r>
        <m:r>
          <m:t>1</m:t>
        </m:r>
        <m:r>
          <m:rPr>
            <m:sty m:val="p"/>
          </m:rPr>
          <m:t>)</m:t>
        </m:r>
      </m:oMath>
      <w:r>
        <w:t xml:space="preserve"> </w:t>
      </w:r>
      <w:r>
        <w:t xml:space="preserve">entry gives</w:t>
      </w:r>
      <w:r>
        <w:t xml:space="preserve"> </w:t>
      </w:r>
      <m:oMath>
        <m:r>
          <m:t>0</m:t>
        </m:r>
        <m:r>
          <m:rPr>
            <m:sty m:val="p"/>
          </m:rPr>
          <m:t>=</m:t>
        </m:r>
        <m:r>
          <m:t>1</m:t>
        </m:r>
        <m:r>
          <m:rPr>
            <m:sty m:val="p"/>
          </m:rPr>
          <m:t>⋅</m:t>
        </m:r>
        <m:sSub>
          <m:e>
            <m:r>
              <m:t>u</m:t>
            </m:r>
          </m:e>
          <m:sub>
            <m:r>
              <m:t>11</m:t>
            </m:r>
          </m:sub>
        </m:sSub>
      </m:oMath>
      <w:r>
        <w:t xml:space="preserve">, so</w:t>
      </w:r>
      <w:r>
        <w:t xml:space="preserve"> </w:t>
      </w:r>
      <m:oMath>
        <m:sSub>
          <m:e>
            <m:r>
              <m:t>u</m:t>
            </m:r>
          </m:e>
          <m:sub>
            <m:r>
              <m:t>11</m:t>
            </m:r>
          </m:sub>
        </m:sSub>
        <m:r>
          <m:rPr>
            <m:sty m:val="p"/>
          </m:rPr>
          <m:t>=</m:t>
        </m:r>
        <m:r>
          <m:t>0</m:t>
        </m:r>
      </m:oMath>
      <w:r>
        <w:t xml:space="preserve">,</w:t>
      </w:r>
      <w:r>
        <w:t xml:space="preserve"> </w:t>
      </w:r>
      <w:r>
        <w:t xml:space="preserve">and then the</w:t>
      </w:r>
      <w:r>
        <w:t xml:space="preserve"> </w:t>
      </w:r>
      <m:oMath>
        <m:r>
          <m:rPr>
            <m:sty m:val="p"/>
          </m:rPr>
          <m:t>(</m:t>
        </m:r>
        <m:r>
          <m:t>2</m:t>
        </m:r>
        <m:r>
          <m:rPr>
            <m:sty m:val="p"/>
          </m:rPr>
          <m:t>,</m:t>
        </m:r>
        <m:r>
          <m:t>1</m:t>
        </m:r>
        <m:r>
          <m:rPr>
            <m:sty m:val="p"/>
          </m:rPr>
          <m:t>)</m:t>
        </m:r>
      </m:oMath>
      <w:r>
        <w:t xml:space="preserve"> </w:t>
      </w:r>
      <w:r>
        <w:t xml:space="preserve">entry gives</w:t>
      </w:r>
    </w:p>
    <w:p>
      <w:pPr>
        <w:pStyle w:val="BodyText"/>
      </w:pPr>
      <m:oMathPara>
        <m:oMathParaPr>
          <m:jc m:val="center"/>
        </m:oMathParaPr>
        <m:oMath>
          <m:eqArr>
            <m:e>
              <m:r>
                <m:t>1</m:t>
              </m:r>
              <m:r>
                <m:t>&amp;</m:t>
              </m:r>
              <m:r>
                <m:rPr>
                  <m:sty m:val="p"/>
                </m:rPr>
                <m:t>=</m:t>
              </m:r>
              <m:sSub>
                <m:e>
                  <m:r>
                    <m:t>ℓ</m:t>
                  </m:r>
                </m:e>
                <m:sub>
                  <m:r>
                    <m:t>21</m:t>
                  </m:r>
                </m:sub>
              </m:sSub>
              <m:r>
                <m:t> </m:t>
              </m:r>
              <m:sSub>
                <m:e>
                  <m:r>
                    <m:t>u</m:t>
                  </m:r>
                </m:e>
                <m:sub>
                  <m:r>
                    <m:t>11</m:t>
                  </m:r>
                </m:sub>
              </m:sSub>
            </m:e>
            <m:e>
              <m:r>
                <m:t>&amp;</m:t>
              </m:r>
              <m:r>
                <m:rPr>
                  <m:sty m:val="p"/>
                </m:rPr>
                <m:t>=</m:t>
              </m:r>
              <m:r>
                <m:t>0</m:t>
              </m:r>
              <m:r>
                <m:rPr>
                  <m:sty m:val="p"/>
                </m:rPr>
                <m:t>,</m:t>
              </m:r>
            </m:e>
          </m:eqArr>
        </m:oMath>
      </m:oMathPara>
    </w:p>
    <w:p>
      <w:pPr>
        <w:pStyle w:val="FirstParagraph"/>
      </w:pPr>
      <w:r>
        <w:t xml:space="preserve">which is impossible.</w:t>
      </w:r>
      <w:r>
        <w:t xml:space="preserve"> </w:t>
      </w:r>
      <w:r>
        <w:t xml:space="preserve">Swapping the two rows first removes the obstacle:</w:t>
      </w:r>
      <w:r>
        <w:t xml:space="preserve"> </w:t>
      </w:r>
      <w:r>
        <w:t xml:space="preserve">the swapped matrix is</w:t>
      </w:r>
      <w:r>
        <w:t xml:space="preserve"> </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oMath>
      <w:r>
        <w:t xml:space="preserve">.</w:t>
      </w:r>
    </w:p>
    <w:bookmarkEnd w:id="609"/>
    <w:bookmarkStart w:id="610" w:name="thm-lu-solve"/>
    <w:p>
      <w:pPr>
        <w:pStyle w:val="BodyText"/>
      </w:pPr>
      <w:del w:id="26139" w:author="PR Preview" w:date="2026-01-01T00:00:00Z">
        <w:r>
          <w:rPr>
            <w:b/>
            <w:bCs/>
          </w:rPr>
          <w:delText xml:space="preserve">Theorem 106 (Solving a system with an LU factorization)</w:delText>
        </w:r>
      </w:del>
      <w:del w:id="26140" w:author="PR Preview" w:date="2026-01-01T00:00:00Z">
        <w:r>
          <w:delText xml:space="preserve"> </w:delText>
        </w:r>
      </w:del>
      <w:del w:id="26141" w:author="PR Preview" w:date="2026-01-01T00:00:00Z">
        <w:r>
          <w:delText xml:space="preserve">If</w:delText>
        </w:r>
      </w:del>
      <w:del w:id="26142" w:author="PR Preview" w:date="2026-01-01T00:00:00Z">
        <w:r>
          <w:delText xml:space="preserve"> </w:delText>
        </w:r>
      </w:del>
      <m:oMath>
        <m:r>
          <m:rPr>
            <m:sty m:val="bi"/>
          </m:rPr>
          <m:t>A</m:t>
        </m:r>
        <m:r>
          <m:rPr>
            <m:sty m:val="p"/>
          </m:rPr>
          <m:t>=</m:t>
        </m:r>
        <m:r>
          <m:rPr>
            <m:sty m:val="bi"/>
          </m:rPr>
          <m:t>L</m:t>
        </m:r>
        <m:r>
          <m:rPr>
            <m:sty m:val="bi"/>
          </m:rPr>
          <m:t>U</m:t>
        </m:r>
      </m:oMath>
      <w:del w:id="26143" w:author="PR Preview" w:date="2026-01-01T00:00:00Z">
        <w:r>
          <w:delText xml:space="preserve"> </w:delText>
        </w:r>
      </w:del>
      <w:del w:id="26144" w:author="PR Preview" w:date="2026-01-01T00:00:00Z">
        <w:r>
          <w:delText xml:space="preserve">is an LU factorization (</w:delText>
        </w:r>
      </w:del>
      <w:hyperlink w:anchor="def-lu">
        <w:del w:id="26145" w:author="PR Preview" w:date="2026-01-01T00:00:00Z">
          <w:r>
            <w:rPr>
              <w:rStyle w:val="Hyperlink"/>
            </w:rPr>
            <w:delText xml:space="preserve">Definition 117</w:delText>
          </w:r>
        </w:del>
      </w:hyperlink>
      <w:del w:id="26146" w:author="PR Preview" w:date="2026-01-01T00:00:00Z">
        <w:r>
          <w:delText xml:space="preserve">)</w:delText>
        </w:r>
      </w:del>
      <w:del w:id="26147" w:author="PR Preview" w:date="2026-01-01T00:00:00Z">
        <w:r>
          <w:delText xml:space="preserve"> </w:delText>
        </w:r>
      </w:del>
      <w:del w:id="26148" w:author="PR Preview" w:date="2026-01-01T00:00:00Z">
        <w:r>
          <w:delText xml:space="preserve">and the diagonal entries of</w:delText>
        </w:r>
      </w:del>
      <w:del w:id="26149" w:author="PR Preview" w:date="2026-01-01T00:00:00Z">
        <w:r>
          <w:delText xml:space="preserve"> </w:delText>
        </w:r>
      </w:del>
      <m:oMath>
        <m:r>
          <m:rPr>
            <m:sty m:val="bi"/>
          </m:rPr>
          <m:t>U</m:t>
        </m:r>
      </m:oMath>
      <w:del w:id="26150" w:author="PR Preview" w:date="2026-01-01T00:00:00Z">
        <w:r>
          <w:delText xml:space="preserve"> </w:delText>
        </w:r>
      </w:del>
      <w:del w:id="26151" w:author="PR Preview" w:date="2026-01-01T00:00:00Z">
        <w:r>
          <w:delText xml:space="preserve">are all nonzero,</w:delText>
        </w:r>
      </w:del>
      <w:del w:id="26152" w:author="PR Preview" w:date="2026-01-01T00:00:00Z">
        <w:r>
          <w:delText xml:space="preserve"> </w:delText>
        </w:r>
      </w:del>
      <w:del w:id="26153" w:author="PR Preview" w:date="2026-01-01T00:00:00Z">
        <w:r>
          <w:delText xml:space="preserve">then for every</w:delText>
        </w:r>
      </w:del>
      <w:del w:id="26154" w:author="PR Preview" w:date="2026-01-01T00:00:00Z">
        <w:r>
          <w:delText xml:space="preserve"> </w:delText>
        </w:r>
      </w:del>
      <m:oMath>
        <m:limLow>
          <m:e>
            <m:r>
              <m:t>b</m:t>
            </m:r>
          </m:e>
          <m:lim>
            <m:r>
              <m:rPr>
                <m:sty m:val="p"/>
              </m:rPr>
              <m:t>∼</m:t>
            </m:r>
          </m:lim>
        </m:limLow>
        <m:r>
          <m:rPr>
            <m:sty m:val="p"/>
          </m:rPr>
          <m:t>∈</m:t>
        </m:r>
        <m:sSup>
          <m:e>
            <m:r>
              <m:rPr>
                <m:scr m:val="double-struck"/>
                <m:sty m:val="p"/>
              </m:rPr>
              <m:t>R</m:t>
            </m:r>
          </m:e>
          <m:sup>
            <m:r>
              <m:t>n</m:t>
            </m:r>
          </m:sup>
        </m:sSup>
      </m:oMath>
      <w:del w:id="26155" w:author="PR Preview" w:date="2026-01-01T00:00:00Z">
        <w:r>
          <w:delText xml:space="preserve"> </w:delText>
        </w:r>
      </w:del>
      <w:del w:id="26156" w:author="PR Preview" w:date="2026-01-01T00:00:00Z">
        <w:r>
          <w:delText xml:space="preserve">the system</w:delText>
        </w:r>
      </w:del>
      <w:del w:id="26157"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6158" w:author="PR Preview" w:date="2026-01-01T00:00:00Z">
        <w:r>
          <w:delText xml:space="preserve"> </w:delText>
        </w:r>
      </w:del>
      <w:del w:id="26159" w:author="PR Preview" w:date="2026-01-01T00:00:00Z">
        <w:r>
          <w:delText xml:space="preserve">has exactly one solution:</w:delText>
        </w:r>
      </w:del>
      <w:del w:id="26160" w:author="PR Preview" w:date="2026-01-01T00:00:00Z">
        <w:r>
          <w:delText xml:space="preserve"> </w:delText>
        </w:r>
      </w:del>
      <w:del w:id="26161" w:author="PR Preview" w:date="2026-01-01T00:00:00Z">
        <w:r>
          <w:delText xml:space="preserve">solve</w:delText>
        </w:r>
      </w:del>
      <w:del w:id="26162" w:author="PR Preview" w:date="2026-01-01T00:00:00Z">
        <w:r>
          <w:delText xml:space="preserve"> </w:delText>
        </w:r>
      </w:del>
      <m:oMath>
        <m:r>
          <m:rPr>
            <m:sty m:val="bi"/>
          </m:rPr>
          <m:t>L</m:t>
        </m:r>
        <m:limLow>
          <m:e>
            <m:r>
              <m:t>y</m:t>
            </m:r>
          </m:e>
          <m:lim>
            <m:r>
              <m:rPr>
                <m:sty m:val="p"/>
              </m:rPr>
              <m:t>∼</m:t>
            </m:r>
          </m:lim>
        </m:limLow>
        <m:r>
          <m:rPr>
            <m:sty m:val="p"/>
          </m:rPr>
          <m:t>=</m:t>
        </m:r>
        <m:limLow>
          <m:e>
            <m:r>
              <m:t>b</m:t>
            </m:r>
          </m:e>
          <m:lim>
            <m:r>
              <m:rPr>
                <m:sty m:val="p"/>
              </m:rPr>
              <m:t>∼</m:t>
            </m:r>
          </m:lim>
        </m:limLow>
      </m:oMath>
      <w:del w:id="26163" w:author="PR Preview" w:date="2026-01-01T00:00:00Z">
        <w:r>
          <w:delText xml:space="preserve"> </w:delText>
        </w:r>
      </w:del>
      <w:del w:id="26164" w:author="PR Preview" w:date="2026-01-01T00:00:00Z">
        <w:r>
          <w:delText xml:space="preserve">by forward substitution,</w:delText>
        </w:r>
      </w:del>
      <w:del w:id="26165" w:author="PR Preview" w:date="2026-01-01T00:00:00Z">
        <w:r>
          <w:delText xml:space="preserve"> </w:delText>
        </w:r>
      </w:del>
      <w:del w:id="26166" w:author="PR Preview" w:date="2026-01-01T00:00:00Z">
        <w:r>
          <w:delText xml:space="preserve">then</w:delText>
        </w:r>
      </w:del>
      <w:del w:id="26167" w:author="PR Preview" w:date="2026-01-01T00:00:00Z">
        <w:r>
          <w:delText xml:space="preserve"> </w:delText>
        </w:r>
      </w:del>
      <m:oMath>
        <m:r>
          <m:rPr>
            <m:sty m:val="bi"/>
          </m:rPr>
          <m:t>U</m:t>
        </m:r>
        <m:limLow>
          <m:e>
            <m:r>
              <m:t>x</m:t>
            </m:r>
          </m:e>
          <m:lim>
            <m:r>
              <m:rPr>
                <m:sty m:val="p"/>
              </m:rPr>
              <m:t>∼</m:t>
            </m:r>
          </m:lim>
        </m:limLow>
        <m:r>
          <m:rPr>
            <m:sty m:val="p"/>
          </m:rPr>
          <m:t>=</m:t>
        </m:r>
        <m:limLow>
          <m:e>
            <m:r>
              <m:t>y</m:t>
            </m:r>
          </m:e>
          <m:lim>
            <m:r>
              <m:rPr>
                <m:sty m:val="p"/>
              </m:rPr>
              <m:t>∼</m:t>
            </m:r>
          </m:lim>
        </m:limLow>
      </m:oMath>
      <w:del w:id="26168" w:author="PR Preview" w:date="2026-01-01T00:00:00Z">
        <w:r>
          <w:delText xml:space="preserve"> </w:delText>
        </w:r>
      </w:del>
      <w:del w:id="26169" w:author="PR Preview" w:date="2026-01-01T00:00:00Z">
        <w:r>
          <w:delText xml:space="preserve">by back substitution (</w:delText>
        </w:r>
      </w:del>
      <w:hyperlink w:anchor="thm-back-substitution">
        <w:del w:id="26170" w:author="PR Preview" w:date="2026-01-01T00:00:00Z">
          <w:r>
            <w:rPr>
              <w:rStyle w:val="Hyperlink"/>
            </w:rPr>
            <w:delText xml:space="preserve">Theorem 102</w:delText>
          </w:r>
        </w:del>
      </w:hyperlink>
      <w:del w:id="26171" w:author="PR Preview" w:date="2026-01-01T00:00:00Z">
        <w:r>
          <w:delText xml:space="preserve">).</w:delText>
        </w:r>
      </w:del>
    </w:p>
    <w:p>
      <w:pPr>
        <w:pStyle w:val="BodyText"/>
      </w:pPr>
      <w:del w:id="26172" w:author="PR Preview" w:date="2026-01-01T00:00:00Z">
        <w:r>
          <w:rPr>
            <w:i/>
            <w:iCs/>
          </w:rPr>
          <w:delText xml:space="preserve">Proof</w:delText>
        </w:r>
      </w:del>
      <w:del w:id="26173" w:author="PR Preview" w:date="2026-01-01T00:00:00Z">
        <w:r>
          <w:delText xml:space="preserve">. </w:delText>
        </w:r>
      </w:del>
      <m:oMath>
        <m:r>
          <m:rPr>
            <m:sty m:val="bi"/>
          </m:rPr>
          <m:t>L</m:t>
        </m:r>
      </m:oMath>
      <w:del w:id="26174" w:author="PR Preview" w:date="2026-01-01T00:00:00Z">
        <w:r>
          <w:delText xml:space="preserve"> </w:delText>
        </w:r>
      </w:del>
      <w:del w:id="26175" w:author="PR Preview" w:date="2026-01-01T00:00:00Z">
        <w:r>
          <w:delText xml:space="preserve">has diagonal entries</w:delText>
        </w:r>
      </w:del>
      <w:del w:id="26176" w:author="PR Preview" w:date="2026-01-01T00:00:00Z">
        <w:r>
          <w:delText xml:space="preserve"> </w:delText>
        </w:r>
      </w:del>
      <m:oMath>
        <m:r>
          <m:t>1</m:t>
        </m:r>
      </m:oMath>
      <w:del w:id="26177" w:author="PR Preview" w:date="2026-01-01T00:00:00Z">
        <w:r>
          <w:delText xml:space="preserve"> </w:delText>
        </w:r>
      </w:del>
      <w:del w:id="26178" w:author="PR Preview" w:date="2026-01-01T00:00:00Z">
        <w:r>
          <w:delText xml:space="preserve">and</w:delText>
        </w:r>
      </w:del>
      <w:del w:id="26179" w:author="PR Preview" w:date="2026-01-01T00:00:00Z">
        <w:r>
          <w:delText xml:space="preserve"> </w:delText>
        </w:r>
      </w:del>
      <m:oMath>
        <m:r>
          <m:rPr>
            <m:sty m:val="bi"/>
          </m:rPr>
          <m:t>U</m:t>
        </m:r>
      </m:oMath>
      <w:del w:id="26180" w:author="PR Preview" w:date="2026-01-01T00:00:00Z">
        <w:r>
          <w:delText xml:space="preserve"> </w:delText>
        </w:r>
      </w:del>
      <w:del w:id="26181" w:author="PR Preview" w:date="2026-01-01T00:00:00Z">
        <w:r>
          <w:delText xml:space="preserve">has nonzero ones,</w:delText>
        </w:r>
      </w:del>
      <w:del w:id="26182" w:author="PR Preview" w:date="2026-01-01T00:00:00Z">
        <w:r>
          <w:delText xml:space="preserve"> </w:delText>
        </w:r>
      </w:del>
      <w:del w:id="26183" w:author="PR Preview" w:date="2026-01-01T00:00:00Z">
        <w:r>
          <w:delText xml:space="preserve">so each of the two triangular systems has exactly one solution (</w:delText>
        </w:r>
      </w:del>
      <w:hyperlink w:anchor="thm-back-substitution">
        <w:del w:id="26184" w:author="PR Preview" w:date="2026-01-01T00:00:00Z">
          <w:r>
            <w:rPr>
              <w:rStyle w:val="Hyperlink"/>
            </w:rPr>
            <w:delText xml:space="preserve">Theorem 102</w:delText>
          </w:r>
        </w:del>
      </w:hyperlink>
      <w:del w:id="26185" w:author="PR Preview" w:date="2026-01-01T00:00:00Z">
        <w:r>
          <w:delText xml:space="preserve">).</w:delText>
        </w:r>
      </w:del>
      <w:del w:id="26186" w:author="PR Preview" w:date="2026-01-01T00:00:00Z">
        <w:r>
          <w:delText xml:space="preserve"> </w:delText>
        </w:r>
      </w:del>
      <w:del w:id="26187" w:author="PR Preview" w:date="2026-01-01T00:00:00Z">
        <w:r>
          <w:delText xml:space="preserve">If</w:delText>
        </w:r>
      </w:del>
      <w:del w:id="26188" w:author="PR Preview" w:date="2026-01-01T00:00:00Z">
        <w:r>
          <w:delText xml:space="preserve"> </w:delText>
        </w:r>
      </w:del>
      <m:oMath>
        <m:limLow>
          <m:e>
            <m:r>
              <m:t>y</m:t>
            </m:r>
          </m:e>
          <m:lim>
            <m:r>
              <m:rPr>
                <m:sty m:val="p"/>
              </m:rPr>
              <m:t>∼</m:t>
            </m:r>
          </m:lim>
        </m:limLow>
      </m:oMath>
      <w:del w:id="26189" w:author="PR Preview" w:date="2026-01-01T00:00:00Z">
        <w:r>
          <w:delText xml:space="preserve"> </w:delText>
        </w:r>
      </w:del>
      <w:del w:id="26190" w:author="PR Preview" w:date="2026-01-01T00:00:00Z">
        <w:r>
          <w:delText xml:space="preserve">and</w:delText>
        </w:r>
      </w:del>
      <w:del w:id="26191" w:author="PR Preview" w:date="2026-01-01T00:00:00Z">
        <w:r>
          <w:delText xml:space="preserve"> </w:delText>
        </w:r>
      </w:del>
      <m:oMath>
        <m:limLow>
          <m:e>
            <m:r>
              <m:t>x</m:t>
            </m:r>
          </m:e>
          <m:lim>
            <m:r>
              <m:rPr>
                <m:sty m:val="p"/>
              </m:rPr>
              <m:t>∼</m:t>
            </m:r>
          </m:lim>
        </m:limLow>
      </m:oMath>
      <w:del w:id="26192" w:author="PR Preview" w:date="2026-01-01T00:00:00Z">
        <w:r>
          <w:delText xml:space="preserve"> </w:delText>
        </w:r>
      </w:del>
      <w:del w:id="26193" w:author="PR Preview" w:date="2026-01-01T00:00:00Z">
        <w:r>
          <w:delText xml:space="preserve">are those solutions, then</w:delText>
        </w:r>
      </w:del>
    </w:p>
    <w:p>
      <w:pPr>
        <w:pStyle w:val="BodyText"/>
      </w:pPr>
      <m:oMathPara>
        <m:oMathParaPr>
          <m:jc m:val="center"/>
        </m:oMathParaPr>
        <m:oMath>
          <m:eqArr>
            <m:e>
              <m:r>
                <m:rPr>
                  <m:sty m:val="bi"/>
                </m:rPr>
                <m:t>A</m:t>
              </m:r>
              <m:limLow>
                <m:e>
                  <m:r>
                    <m:t>x</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bi"/>
                </m:rPr>
                <m:t>L</m:t>
              </m:r>
              <m:limLow>
                <m:e>
                  <m:r>
                    <m:t>y</m:t>
                  </m:r>
                </m:e>
                <m:lim>
                  <m:r>
                    <m:rPr>
                      <m:sty m:val="p"/>
                    </m:rPr>
                    <m:t>∼</m:t>
                  </m:r>
                </m:lim>
              </m:limLow>
            </m:e>
            <m:e>
              <m:r>
                <m:t>&amp;</m:t>
              </m:r>
              <m:r>
                <m:rPr>
                  <m:sty m:val="p"/>
                </m:rPr>
                <m:t>=</m:t>
              </m:r>
              <m:limLow>
                <m:e>
                  <m:r>
                    <m:t>b</m:t>
                  </m:r>
                </m:e>
                <m:lim>
                  <m:r>
                    <m:rPr>
                      <m:sty m:val="p"/>
                    </m:rPr>
                    <m:t>∼</m:t>
                  </m:r>
                </m:lim>
              </m:limLow>
            </m:e>
          </m:eqArr>
        </m:oMath>
      </m:oMathPara>
    </w:p>
    <w:p>
      <w:pPr>
        <w:pStyle w:val="FirstParagraph"/>
      </w:pPr>
      <w:del w:id="26194" w:author="PR Preview" w:date="2026-01-01T00:00:00Z">
        <w:r>
          <w:delText xml:space="preserve">(</w:delText>
        </w:r>
      </w:del>
      <w:hyperlink w:anchor="thm-matmul-assoc">
        <w:del w:id="26195" w:author="PR Preview" w:date="2026-01-01T00:00:00Z">
          <w:r>
            <w:rPr>
              <w:rStyle w:val="Hyperlink"/>
            </w:rPr>
            <w:delText xml:space="preserve">Theorem 8</w:delText>
          </w:r>
        </w:del>
      </w:hyperlink>
      <w:del w:id="26196" w:author="PR Preview" w:date="2026-01-01T00:00:00Z">
        <w:r>
          <w:delText xml:space="preserve">),</w:delText>
        </w:r>
      </w:del>
      <w:del w:id="26197" w:author="PR Preview" w:date="2026-01-01T00:00:00Z">
        <w:r>
          <w:delText xml:space="preserve"> </w:delText>
        </w:r>
      </w:del>
      <w:del w:id="26198" w:author="PR Preview" w:date="2026-01-01T00:00:00Z">
        <w:r>
          <w:delText xml:space="preserve">so</w:delText>
        </w:r>
      </w:del>
      <w:del w:id="26199" w:author="PR Preview" w:date="2026-01-01T00:00:00Z">
        <w:r>
          <w:delText xml:space="preserve"> </w:delText>
        </w:r>
      </w:del>
      <m:oMath>
        <m:limLow>
          <m:e>
            <m:r>
              <m:t>x</m:t>
            </m:r>
          </m:e>
          <m:lim>
            <m:r>
              <m:rPr>
                <m:sty m:val="p"/>
              </m:rPr>
              <m:t>∼</m:t>
            </m:r>
          </m:lim>
        </m:limLow>
      </m:oMath>
      <w:del w:id="26200" w:author="PR Preview" w:date="2026-01-01T00:00:00Z">
        <w:r>
          <w:delText xml:space="preserve"> </w:delText>
        </w:r>
      </w:del>
      <w:del w:id="26201" w:author="PR Preview" w:date="2026-01-01T00:00:00Z">
        <w:r>
          <w:delText xml:space="preserve">is a solution.</w:delText>
        </w:r>
      </w:del>
      <w:del w:id="26202" w:author="PR Preview" w:date="2026-01-01T00:00:00Z">
        <w:r>
          <w:delText xml:space="preserve"> </w:delText>
        </w:r>
      </w:del>
      <w:del w:id="26203" w:author="PR Preview" w:date="2026-01-01T00:00:00Z">
        <w:r>
          <w:delText xml:space="preserve">Conversely, if</w:delText>
        </w:r>
      </w:del>
      <w:del w:id="26204" w:author="PR Preview" w:date="2026-01-01T00:00:00Z">
        <w:r>
          <w:delText xml:space="preserve"> </w:delText>
        </w:r>
      </w:del>
      <m:oMath>
        <m:r>
          <m:rPr>
            <m:sty m:val="bi"/>
          </m:rPr>
          <m:t>A</m:t>
        </m:r>
        <m:limLow>
          <m:e>
            <m:r>
              <m:t>x</m:t>
            </m:r>
          </m:e>
          <m:lim>
            <m:r>
              <m:rPr>
                <m:sty m:val="p"/>
              </m:rPr>
              <m:t>∼</m:t>
            </m:r>
          </m:lim>
        </m:limLow>
        <m:r>
          <m:rPr>
            <m:sty m:val="p"/>
          </m:rPr>
          <m:t>=</m:t>
        </m:r>
        <m:limLow>
          <m:e>
            <m:r>
              <m:t>b</m:t>
            </m:r>
          </m:e>
          <m:lim>
            <m:r>
              <m:rPr>
                <m:sty m:val="p"/>
              </m:rPr>
              <m:t>∼</m:t>
            </m:r>
          </m:lim>
        </m:limLow>
      </m:oMath>
      <w:del w:id="26205" w:author="PR Preview" w:date="2026-01-01T00:00:00Z">
        <w:r>
          <w:delText xml:space="preserve">, then</w:delText>
        </w:r>
      </w:del>
      <w:del w:id="26206" w:author="PR Preview" w:date="2026-01-01T00:00:00Z">
        <w:r>
          <w:delText xml:space="preserve"> </w:delText>
        </w:r>
      </w:del>
      <m:oMath>
        <m:limLow>
          <m:e>
            <m:r>
              <m:t>y</m:t>
            </m:r>
          </m:e>
          <m:lim>
            <m:r>
              <m:rPr>
                <m:sty m:val="p"/>
              </m:rPr>
              <m:t>∼</m:t>
            </m:r>
          </m:lim>
        </m:limLow>
        <m:limUpp>
          <m:e>
            <m:r>
              <m:rPr>
                <m:sty m:val="p"/>
              </m:rPr>
              <m:t>=</m:t>
            </m:r>
          </m:e>
          <m:lim>
            <m:r>
              <m:rPr>
                <m:nor/>
                <m:sty m:val="p"/>
              </m:rPr>
              <m:t>def</m:t>
            </m:r>
          </m:lim>
        </m:limUpp>
        <m:r>
          <m:rPr>
            <m:sty m:val="bi"/>
          </m:rPr>
          <m:t>U</m:t>
        </m:r>
        <m:limLow>
          <m:e>
            <m:r>
              <m:t>x</m:t>
            </m:r>
          </m:e>
          <m:lim>
            <m:r>
              <m:rPr>
                <m:sty m:val="p"/>
              </m:rPr>
              <m:t>∼</m:t>
            </m:r>
          </m:lim>
        </m:limLow>
      </m:oMath>
      <w:del w:id="26207" w:author="PR Preview" w:date="2026-01-01T00:00:00Z">
        <w:r>
          <w:delText xml:space="preserve"> </w:delText>
        </w:r>
      </w:del>
      <w:del w:id="26208" w:author="PR Preview" w:date="2026-01-01T00:00:00Z">
        <w:r>
          <w:delText xml:space="preserve">satisfies</w:delText>
        </w:r>
      </w:del>
    </w:p>
    <w:p>
      <w:pPr>
        <w:pStyle w:val="BodyText"/>
      </w:pPr>
      <m:oMathPara>
        <m:oMathParaPr>
          <m:jc m:val="center"/>
        </m:oMathParaPr>
        <m:oMath>
          <m:eqArr>
            <m:e>
              <m:r>
                <m:rPr>
                  <m:sty m:val="bi"/>
                </m:rPr>
                <m:t>L</m:t>
              </m:r>
              <m:limLow>
                <m:e>
                  <m:r>
                    <m:t>y</m:t>
                  </m:r>
                </m:e>
                <m:lim>
                  <m:r>
                    <m:rPr>
                      <m:sty m:val="p"/>
                    </m:rPr>
                    <m:t>∼</m:t>
                  </m:r>
                </m:lim>
              </m:limLow>
              <m:r>
                <m:t>&amp;</m:t>
              </m:r>
              <m:r>
                <m:rPr>
                  <m:sty m:val="p"/>
                </m:rPr>
                <m:t>=</m:t>
              </m:r>
              <m:r>
                <m:rPr>
                  <m:sty m:val="bi"/>
                </m:rPr>
                <m:t>L</m:t>
              </m:r>
              <m:r>
                <m:t> </m:t>
              </m:r>
              <m:r>
                <m:rPr>
                  <m:sty m:val="p"/>
                </m:rPr>
                <m:t>(</m:t>
              </m:r>
              <m:r>
                <m:rPr>
                  <m:sty m:val="bi"/>
                </m:rPr>
                <m:t>U</m:t>
              </m:r>
              <m:limLow>
                <m:e>
                  <m:r>
                    <m:t>x</m:t>
                  </m:r>
                </m:e>
                <m:lim>
                  <m:r>
                    <m:rPr>
                      <m:sty m:val="p"/>
                    </m:rPr>
                    <m:t>∼</m:t>
                  </m:r>
                </m:lim>
              </m:limLow>
              <m:r>
                <m:rPr>
                  <m:sty m:val="p"/>
                </m:rPr>
                <m:t>)</m:t>
              </m:r>
            </m:e>
            <m:e>
              <m:r>
                <m:t>&amp;</m:t>
              </m:r>
              <m:r>
                <m:rPr>
                  <m:sty m:val="p"/>
                </m:rPr>
                <m:t>=</m:t>
              </m:r>
              <m:r>
                <m:rPr>
                  <m:sty m:val="p"/>
                </m:rPr>
                <m:t>(</m:t>
              </m:r>
              <m:r>
                <m:rPr>
                  <m:sty m:val="bi"/>
                </m:rPr>
                <m:t>L</m:t>
              </m:r>
              <m:r>
                <m:rPr>
                  <m:sty m:val="bi"/>
                </m:rPr>
                <m:t>U</m:t>
              </m:r>
              <m:r>
                <m:rPr>
                  <m:sty m:val="p"/>
                </m:rPr>
                <m:t>)</m:t>
              </m:r>
              <m:r>
                <m:t> </m:t>
              </m:r>
              <m:limLow>
                <m:e>
                  <m:r>
                    <m:t>x</m:t>
                  </m:r>
                </m:e>
                <m:lim>
                  <m:r>
                    <m:rPr>
                      <m:sty m:val="p"/>
                    </m:rPr>
                    <m:t>∼</m:t>
                  </m:r>
                </m:lim>
              </m:limLow>
            </m:e>
            <m:e>
              <m:r>
                <m:t>&amp;</m:t>
              </m:r>
              <m:r>
                <m:rPr>
                  <m:sty m:val="p"/>
                </m:rPr>
                <m:t>=</m:t>
              </m:r>
              <m:r>
                <m:rPr>
                  <m:sty m:val="bi"/>
                </m:rPr>
                <m:t>A</m:t>
              </m:r>
              <m:limLow>
                <m:e>
                  <m:r>
                    <m:t>x</m:t>
                  </m:r>
                </m:e>
                <m:lim>
                  <m:r>
                    <m:rPr>
                      <m:sty m:val="p"/>
                    </m:rPr>
                    <m:t>∼</m:t>
                  </m:r>
                </m:lim>
              </m:limLow>
            </m:e>
            <m:e>
              <m:r>
                <m:t>&amp;</m:t>
              </m:r>
              <m:r>
                <m:rPr>
                  <m:sty m:val="p"/>
                </m:rPr>
                <m:t>=</m:t>
              </m:r>
              <m:limLow>
                <m:e>
                  <m:r>
                    <m:t>b</m:t>
                  </m:r>
                </m:e>
                <m:lim>
                  <m:r>
                    <m:rPr>
                      <m:sty m:val="p"/>
                    </m:rPr>
                    <m:t>∼</m:t>
                  </m:r>
                </m:lim>
              </m:limLow>
            </m:e>
          </m:eqArr>
        </m:oMath>
      </m:oMathPara>
    </w:p>
    <w:p>
      <w:pPr>
        <w:pStyle w:val="FirstParagraph"/>
      </w:pPr>
      <w:del w:id="26209" w:author="PR Preview" w:date="2026-01-01T00:00:00Z">
        <w:r>
          <w:delText xml:space="preserve">(</w:delText>
        </w:r>
      </w:del>
      <w:hyperlink w:anchor="thm-matmul-assoc">
        <w:del w:id="26210" w:author="PR Preview" w:date="2026-01-01T00:00:00Z">
          <w:r>
            <w:rPr>
              <w:rStyle w:val="Hyperlink"/>
            </w:rPr>
            <w:delText xml:space="preserve">Theorem 8</w:delText>
          </w:r>
        </w:del>
      </w:hyperlink>
      <w:del w:id="26211" w:author="PR Preview" w:date="2026-01-01T00:00:00Z">
        <w:r>
          <w:delText xml:space="preserve">),</w:delText>
        </w:r>
      </w:del>
      <w:del w:id="26212" w:author="PR Preview" w:date="2026-01-01T00:00:00Z">
        <w:r>
          <w:delText xml:space="preserve"> </w:delText>
        </w:r>
      </w:del>
      <w:del w:id="26213" w:author="PR Preview" w:date="2026-01-01T00:00:00Z">
        <w:r>
          <w:delText xml:space="preserve">so</w:delText>
        </w:r>
      </w:del>
      <w:del w:id="26214" w:author="PR Preview" w:date="2026-01-01T00:00:00Z">
        <w:r>
          <w:delText xml:space="preserve"> </w:delText>
        </w:r>
      </w:del>
      <m:oMath>
        <m:limLow>
          <m:e>
            <m:r>
              <m:t>y</m:t>
            </m:r>
          </m:e>
          <m:lim>
            <m:r>
              <m:rPr>
                <m:sty m:val="p"/>
              </m:rPr>
              <m:t>∼</m:t>
            </m:r>
          </m:lim>
        </m:limLow>
      </m:oMath>
      <w:del w:id="26215" w:author="PR Preview" w:date="2026-01-01T00:00:00Z">
        <w:r>
          <w:delText xml:space="preserve"> </w:delText>
        </w:r>
      </w:del>
      <w:del w:id="26216" w:author="PR Preview" w:date="2026-01-01T00:00:00Z">
        <w:r>
          <w:delText xml:space="preserve">is the unique solution of that system,</w:delText>
        </w:r>
      </w:del>
      <w:del w:id="26217" w:author="PR Preview" w:date="2026-01-01T00:00:00Z">
        <w:r>
          <w:delText xml:space="preserve"> </w:delText>
        </w:r>
      </w:del>
      <w:del w:id="26218" w:author="PR Preview" w:date="2026-01-01T00:00:00Z">
        <w:r>
          <w:delText xml:space="preserve">and</w:delText>
        </w:r>
      </w:del>
      <w:del w:id="26219" w:author="PR Preview" w:date="2026-01-01T00:00:00Z">
        <w:r>
          <w:delText xml:space="preserve"> </w:delText>
        </w:r>
      </w:del>
      <m:oMath>
        <m:limLow>
          <m:e>
            <m:r>
              <m:t>x</m:t>
            </m:r>
          </m:e>
          <m:lim>
            <m:r>
              <m:rPr>
                <m:sty m:val="p"/>
              </m:rPr>
              <m:t>∼</m:t>
            </m:r>
          </m:lim>
        </m:limLow>
      </m:oMath>
      <w:del w:id="26220" w:author="PR Preview" w:date="2026-01-01T00:00:00Z">
        <w:r>
          <w:delText xml:space="preserve"> </w:delText>
        </w:r>
      </w:del>
      <w:del w:id="26221" w:author="PR Preview" w:date="2026-01-01T00:00:00Z">
        <w:r>
          <w:delText xml:space="preserve">is then the unique solution of</w:delText>
        </w:r>
      </w:del>
      <w:del w:id="26222" w:author="PR Preview" w:date="2026-01-01T00:00:00Z">
        <w:r>
          <w:delText xml:space="preserve"> </w:delText>
        </w:r>
      </w:del>
      <m:oMath>
        <m:r>
          <m:rPr>
            <m:sty m:val="bi"/>
          </m:rPr>
          <m:t>U</m:t>
        </m:r>
        <m:limLow>
          <m:e>
            <m:r>
              <m:t>x</m:t>
            </m:r>
          </m:e>
          <m:lim>
            <m:r>
              <m:rPr>
                <m:sty m:val="p"/>
              </m:rPr>
              <m:t>∼</m:t>
            </m:r>
          </m:lim>
        </m:limLow>
        <m:r>
          <m:rPr>
            <m:sty m:val="p"/>
          </m:rPr>
          <m:t>=</m:t>
        </m:r>
        <m:limLow>
          <m:e>
            <m:r>
              <m:t>y</m:t>
            </m:r>
          </m:e>
          <m:lim>
            <m:r>
              <m:rPr>
                <m:sty m:val="p"/>
              </m:rPr>
              <m:t>∼</m:t>
            </m:r>
          </m:lim>
        </m:limLow>
      </m:oMath>
      <w:del w:id="26223" w:author="PR Preview" w:date="2026-01-01T00:00:00Z">
        <w:r>
          <w:delText xml:space="preserve">.</w:delText>
        </w:r>
      </w:del>
    </w:p>
    <w:p>
      <w:pPr>
        <w:pStyle w:val="BodyText"/>
      </w:pPr>
      <w:del w:id="26224" w:author="PR Preview" w:date="2026-01-01T00:00:00Z">
        <w:r>
          <w:rPr>
            <w:b/>
            <w:bCs/>
          </w:rPr>
          <w:delText xml:space="preserve">Example 191 (Two triangular solves)</w:delText>
        </w:r>
      </w:del>
      <w:del w:id="26225" w:author="PR Preview" w:date="2026-01-01T00:00:00Z">
        <w:r>
          <w:delText xml:space="preserve"> </w:delText>
        </w:r>
      </w:del>
      <w:del w:id="26226" w:author="PR Preview" w:date="2026-01-01T00:00:00Z">
        <w:r>
          <w:delText xml:space="preserve">With</w:delText>
        </w:r>
      </w:del>
      <w:del w:id="26227" w:author="PR Preview" w:date="2026-01-01T00:00:00Z">
        <w:r>
          <w:delText xml:space="preserve"> </w:delText>
        </w:r>
      </w:del>
      <m:oMath>
        <m:r>
          <m:rPr>
            <m:sty m:val="bi"/>
          </m:rPr>
          <m:t>L</m:t>
        </m:r>
      </m:oMath>
      <w:del w:id="26228" w:author="PR Preview" w:date="2026-01-01T00:00:00Z">
        <w:r>
          <w:delText xml:space="preserve"> </w:delText>
        </w:r>
      </w:del>
      <w:del w:id="26229" w:author="PR Preview" w:date="2026-01-01T00:00:00Z">
        <w:r>
          <w:delText xml:space="preserve">and</w:delText>
        </w:r>
      </w:del>
      <w:del w:id="26230" w:author="PR Preview" w:date="2026-01-01T00:00:00Z">
        <w:r>
          <w:delText xml:space="preserve"> </w:delText>
        </w:r>
      </w:del>
      <m:oMath>
        <m:r>
          <m:rPr>
            <m:sty m:val="bi"/>
          </m:rPr>
          <m:t>U</m:t>
        </m:r>
      </m:oMath>
      <w:del w:id="26231" w:author="PR Preview" w:date="2026-01-01T00:00:00Z">
        <w:r>
          <w:delText xml:space="preserve"> </w:delText>
        </w:r>
      </w:del>
      <w:del w:id="26232" w:author="PR Preview" w:date="2026-01-01T00:00:00Z">
        <w:r>
          <w:delText xml:space="preserve">of</w:delText>
        </w:r>
      </w:del>
      <w:del w:id="26233" w:author="PR Preview" w:date="2026-01-01T00:00:00Z">
        <w:r>
          <w:delText xml:space="preserve"> </w:delText>
        </w:r>
      </w:del>
      <w:hyperlink w:anchor="exm-lu">
        <w:del w:id="26234" w:author="PR Preview" w:date="2026-01-01T00:00:00Z">
          <w:r>
            <w:rPr>
              <w:rStyle w:val="Hyperlink"/>
            </w:rPr>
            <w:delText xml:space="preserve">Example 189</w:delText>
          </w:r>
        </w:del>
      </w:hyperlink>
      <w:del w:id="26235" w:author="PR Preview" w:date="2026-01-01T00:00:00Z">
        <w:r>
          <w:delText xml:space="preserve">, solve</w:delText>
        </w:r>
      </w:del>
      <w:del w:id="26236" w:author="PR Preview" w:date="2026-01-01T00:00:00Z">
        <w:r>
          <w:delText xml:space="preserve"> </w:delText>
        </w:r>
      </w:del>
      <m:oMath>
        <m:r>
          <m:rPr>
            <m:sty m:val="bi"/>
          </m:rPr>
          <m:t>A</m:t>
        </m:r>
        <m:limLow>
          <m:e>
            <m:r>
              <m:t>x</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del w:id="26237" w:author="PR Preview" w:date="2026-01-01T00:00:00Z">
        <w:r>
          <w:delText xml:space="preserve">.</w:delText>
        </w:r>
      </w:del>
      <w:del w:id="26238" w:author="PR Preview" w:date="2026-01-01T00:00:00Z">
        <w:r>
          <w:delText xml:space="preserve"> </w:delText>
        </w:r>
      </w:del>
      <w:del w:id="26239" w:author="PR Preview" w:date="2026-01-01T00:00:00Z">
        <w:r>
          <w:delText xml:space="preserve">Forward substitution on</w:delText>
        </w:r>
      </w:del>
      <w:del w:id="26240" w:author="PR Preview" w:date="2026-01-01T00:00:00Z">
        <w:r>
          <w:delText xml:space="preserve"> </w:delText>
        </w:r>
      </w:del>
      <m:oMath>
        <m:r>
          <m:rPr>
            <m:sty m:val="bi"/>
          </m:rPr>
          <m:t>L</m:t>
        </m:r>
        <m:limLow>
          <m:e>
            <m:r>
              <m:t>y</m:t>
            </m:r>
          </m:e>
          <m:lim>
            <m:r>
              <m:rPr>
                <m:sty m:val="p"/>
              </m:rPr>
              <m:t>∼</m:t>
            </m:r>
          </m:lim>
        </m:limLow>
        <m:r>
          <m:rPr>
            <m:sty m:val="p"/>
          </m:rPr>
          <m:t>=</m:t>
        </m:r>
        <m:r>
          <m:rPr>
            <m:sty m:val="p"/>
          </m:rPr>
          <m:t>(</m:t>
        </m:r>
        <m:r>
          <m:t>8</m:t>
        </m:r>
        <m:r>
          <m:rPr>
            <m:sty m:val="p"/>
          </m:rPr>
          <m:t>,</m:t>
        </m:r>
        <m:r>
          <m:rPr>
            <m:sty m:val="p"/>
          </m:rPr>
          <m:t>−</m:t>
        </m:r>
        <m:r>
          <m:t>11</m:t>
        </m:r>
        <m:r>
          <m:rPr>
            <m:sty m:val="p"/>
          </m:rPr>
          <m:t>,</m:t>
        </m:r>
        <m:r>
          <m:rPr>
            <m:sty m:val="p"/>
          </m:rPr>
          <m:t>−</m:t>
        </m:r>
        <m:r>
          <m:t>3</m:t>
        </m:r>
        <m:r>
          <m:rPr>
            <m:sty m:val="p"/>
          </m:rPr>
          <m:t>)</m:t>
        </m:r>
      </m:oMath>
      <w:del w:id="26241" w:author="PR Preview" w:date="2026-01-01T00:00:00Z">
        <w:r>
          <w:delText xml:space="preserve"> </w:delText>
        </w:r>
      </w:del>
      <w:del w:id="26242" w:author="PR Preview" w:date="2026-01-01T00:00:00Z">
        <w:r>
          <w:delText xml:space="preserve">gives</w:delText>
        </w:r>
      </w:del>
      <w:del w:id="26243" w:author="PR Preview" w:date="2026-01-01T00:00:00Z">
        <w:r>
          <w:delText xml:space="preserve"> </w:delText>
        </w:r>
      </w:del>
      <m:oMath>
        <m:sSub>
          <m:e>
            <m:r>
              <m:t>y</m:t>
            </m:r>
          </m:e>
          <m:sub>
            <m:r>
              <m:t>1</m:t>
            </m:r>
          </m:sub>
        </m:sSub>
        <m:r>
          <m:rPr>
            <m:sty m:val="p"/>
          </m:rPr>
          <m:t>=</m:t>
        </m:r>
        <m:r>
          <m:t>8</m:t>
        </m:r>
      </m:oMath>
      <w:del w:id="26244" w:author="PR Preview" w:date="2026-01-01T00:00:00Z">
        <w:r>
          <w:delText xml:space="preserve">,</w:delText>
        </w:r>
      </w:del>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del w:id="26245" w:author="PR Preview" w:date="2026-01-01T00:00:00Z">
        <w:r>
          <w:delText xml:space="preserve">Back substitution on</w:delText>
        </w:r>
      </w:del>
      <w:del w:id="26246" w:author="PR Preview" w:date="2026-01-01T00:00:00Z">
        <w:r>
          <w:delText xml:space="preserve"> </w:delText>
        </w:r>
      </w:del>
      <m:oMath>
        <m:r>
          <m:rPr>
            <m:sty m:val="bi"/>
          </m:rPr>
          <m:t>U</m:t>
        </m:r>
        <m:limLow>
          <m:e>
            <m:r>
              <m:t>x</m:t>
            </m:r>
          </m:e>
          <m:lim>
            <m:r>
              <m:rPr>
                <m:sty m:val="p"/>
              </m:rPr>
              <m:t>∼</m:t>
            </m:r>
          </m:lim>
        </m:limLow>
        <m:r>
          <m:rPr>
            <m:sty m:val="p"/>
          </m:rPr>
          <m:t>=</m:t>
        </m:r>
        <m:r>
          <m:rPr>
            <m:sty m:val="p"/>
          </m:rPr>
          <m:t>(</m:t>
        </m:r>
        <m:r>
          <m:t>8</m:t>
        </m:r>
        <m:r>
          <m:rPr>
            <m:sty m:val="p"/>
          </m:rPr>
          <m:t>,</m:t>
        </m:r>
        <m:r>
          <m:t>1</m:t>
        </m:r>
        <m:r>
          <m:rPr>
            <m:sty m:val="p"/>
          </m:rPr>
          <m:t>,</m:t>
        </m:r>
        <m:r>
          <m:t>1</m:t>
        </m:r>
        <m:r>
          <m:rPr>
            <m:sty m:val="p"/>
          </m:rPr>
          <m:t>)</m:t>
        </m:r>
      </m:oMath>
      <w:del w:id="26247" w:author="PR Preview" w:date="2026-01-01T00:00:00Z">
        <w:r>
          <w:delText xml:space="preserve"> </w:delText>
        </w:r>
      </w:del>
      <w:del w:id="26248" w:author="PR Preview" w:date="2026-01-01T00:00:00Z">
        <w:r>
          <w:delText xml:space="preserve">is</w:delText>
        </w:r>
      </w:del>
      <w:del w:id="26249" w:author="PR Preview" w:date="2026-01-01T00:00:00Z">
        <w:r>
          <w:delText xml:space="preserve"> </w:delText>
        </w:r>
      </w:del>
      <w:hyperlink w:anchor="exm-back-substitution">
        <w:del w:id="26250" w:author="PR Preview" w:date="2026-01-01T00:00:00Z">
          <w:r>
            <w:rPr>
              <w:rStyle w:val="Hyperlink"/>
            </w:rPr>
            <w:delText xml:space="preserve">Example 183</w:delText>
          </w:r>
        </w:del>
      </w:hyperlink>
      <w:del w:id="26251" w:author="PR Preview" w:date="2026-01-01T00:00:00Z">
        <w:r>
          <w:delText xml:space="preserve">,</w:delText>
        </w:r>
      </w:del>
      <w:del w:id="26252" w:author="PR Preview" w:date="2026-01-01T00:00:00Z">
        <w:r>
          <w:delText xml:space="preserve"> </w:delText>
        </w:r>
      </w:del>
      <w:del w:id="26253" w:author="PR Preview" w:date="2026-01-01T00:00:00Z">
        <w:r>
          <w:delText xml:space="preserve">which gives</w:delText>
        </w:r>
      </w:del>
      <w:del w:id="26254" w:author="PR Preview" w:date="2026-01-01T00:00:00Z">
        <w:r>
          <w:delText xml:space="preserve"> </w:delText>
        </w:r>
      </w:del>
      <m:oMath>
        <m:limLow>
          <m:e>
            <m:r>
              <m:t>x</m:t>
            </m:r>
          </m:e>
          <m:lim>
            <m:r>
              <m:rPr>
                <m:sty m:val="p"/>
              </m:rPr>
              <m:t>∼</m:t>
            </m:r>
          </m:lim>
        </m:limLow>
        <m:r>
          <m:rPr>
            <m:sty m:val="p"/>
          </m:rPr>
          <m:t>=</m:t>
        </m:r>
        <m:r>
          <m:rPr>
            <m:sty m:val="p"/>
          </m:rPr>
          <m:t>(</m:t>
        </m:r>
        <m:r>
          <m:t>2</m:t>
        </m:r>
        <m:r>
          <m:rPr>
            <m:sty m:val="p"/>
          </m:rPr>
          <m:t>,</m:t>
        </m:r>
        <m:r>
          <m:t>3</m:t>
        </m:r>
        <m:r>
          <m:rPr>
            <m:sty m:val="p"/>
          </m:rPr>
          <m:t>,</m:t>
        </m:r>
        <m:r>
          <m:rPr>
            <m:sty m:val="p"/>
          </m:rPr>
          <m:t>−</m:t>
        </m:r>
        <m:r>
          <m:t>1</m:t>
        </m:r>
        <m:r>
          <m:rPr>
            <m:sty m:val="p"/>
          </m:rPr>
          <m:t>)</m:t>
        </m:r>
      </m:oMath>
      <w:del w:id="26255" w:author="PR Preview" w:date="2026-01-01T00:00:00Z">
        <w:r>
          <w:delText xml:space="preserve">.</w:delText>
        </w:r>
      </w:del>
      <w:del w:id="26256" w:author="PR Preview" w:date="2026-01-01T00:00:00Z">
        <w:r>
          <w:delText xml:space="preserve"> </w:delText>
        </w:r>
      </w:del>
      <w:del w:id="26257" w:author="PR Preview" w:date="2026-01-01T00:00:00Z">
        <w:r>
          <w:delText xml:space="preserve">As a check,</w:delText>
        </w:r>
      </w:del>
    </w:p>
    <w:p>
      <w:pPr>
        <w:pStyle w:val="BodyText"/>
      </w:pPr>
      <w:ins w:id="26258" w:author="PR Preview" w:date="2026-01-01T00:00:00Z">
        <w:r>
          <w:rPr>
            <w:b/>
            <w:bCs/>
          </w:rPr>
          <w:t xml:space="preserve">Theorem 106 (Solving a system with an LU factorization)</w:t>
        </w:r>
      </w:ins>
      <w:ins w:id="26259" w:author="PR Preview" w:date="2026-01-01T00:00:00Z">
        <w:r>
          <w:t xml:space="preserve"> </w:t>
        </w:r>
      </w:ins>
      <w:ins w:id="26260" w:author="PR Preview" w:date="2026-01-01T00:00:00Z">
        <w:r>
          <w:t xml:space="preserve">If</w:t>
        </w:r>
      </w:ins>
      <w:ins w:id="26261" w:author="PR Preview" w:date="2026-01-01T00:00:00Z">
        <w:r>
          <w:t xml:space="preserve"> </w:t>
        </w:r>
      </w:ins>
      <m:oMath>
        <m:r>
          <m:rPr>
            <m:sty m:val="bi"/>
          </m:rPr>
          <m:t>A</m:t>
        </m:r>
        <m:r>
          <m:rPr>
            <m:sty m:val="p"/>
          </m:rPr>
          <m:t>=</m:t>
        </m:r>
        <m:r>
          <m:rPr>
            <m:sty m:val="bi"/>
          </m:rPr>
          <m:t>L</m:t>
        </m:r>
        <m:r>
          <m:rPr>
            <m:sty m:val="bi"/>
          </m:rPr>
          <m:t>U</m:t>
        </m:r>
      </m:oMath>
      <w:ins w:id="26262" w:author="PR Preview" w:date="2026-01-01T00:00:00Z">
        <w:r>
          <w:t xml:space="preserve"> </w:t>
        </w:r>
      </w:ins>
      <w:ins w:id="26263" w:author="PR Preview" w:date="2026-01-01T00:00:00Z">
        <w:r>
          <w:t xml:space="preserve">is an LU factorization (</w:t>
        </w:r>
      </w:ins>
      <w:hyperlink w:anchor="def-lu">
        <w:ins w:id="26264" w:author="PR Preview" w:date="2026-01-01T00:00:00Z">
          <w:r>
            <w:rPr>
              <w:rStyle w:val="Hyperlink"/>
            </w:rPr>
            <w:t xml:space="preserve">Definition 117</w:t>
          </w:r>
        </w:ins>
      </w:hyperlink>
      <w:ins w:id="26265" w:author="PR Preview" w:date="2026-01-01T00:00:00Z">
        <w:r>
          <w:t xml:space="preserve">)</w:t>
        </w:r>
      </w:ins>
      <w:ins w:id="26266" w:author="PR Preview" w:date="2026-01-01T00:00:00Z">
        <w:r>
          <w:t xml:space="preserve"> </w:t>
        </w:r>
      </w:ins>
      <w:ins w:id="26267" w:author="PR Preview" w:date="2026-01-01T00:00:00Z">
        <w:r>
          <w:t xml:space="preserve">and the diagonal entries of</w:t>
        </w:r>
      </w:ins>
      <w:ins w:id="26268" w:author="PR Preview" w:date="2026-01-01T00:00:00Z">
        <w:r>
          <w:t xml:space="preserve"> </w:t>
        </w:r>
      </w:ins>
      <m:oMath>
        <m:r>
          <m:rPr>
            <m:sty m:val="bi"/>
          </m:rPr>
          <m:t>U</m:t>
        </m:r>
      </m:oMath>
      <w:ins w:id="26269" w:author="PR Preview" w:date="2026-01-01T00:00:00Z">
        <w:r>
          <w:t xml:space="preserve"> </w:t>
        </w:r>
      </w:ins>
      <w:ins w:id="26270" w:author="PR Preview" w:date="2026-01-01T00:00:00Z">
        <w:r>
          <w:t xml:space="preserve">are all nonzero,</w:t>
        </w:r>
      </w:ins>
      <w:ins w:id="26271" w:author="PR Preview" w:date="2026-01-01T00:00:00Z">
        <w:r>
          <w:t xml:space="preserve"> </w:t>
        </w:r>
      </w:ins>
      <w:ins w:id="26272" w:author="PR Preview" w:date="2026-01-01T00:00:00Z">
        <w:r>
          <w:t xml:space="preserve">then for every</w:t>
        </w:r>
      </w:ins>
      <w:ins w:id="26273" w:author="PR Preview" w:date="2026-01-01T00:00:00Z">
        <w:r>
          <w:t xml:space="preserve"> </w:t>
        </w:r>
      </w:ins>
      <w:ins w:id="26274" w:author="PR Preview" w:date="2026-01-01T00:00:00Z">
        <w:r>
          <w:t xml:space="preserve">$\mathord{\smash[b]{\underset{\raise.3ex\hbox{$\scriptstyle\sim$}}{b}}\vphantom{b}} \in \mathbb{R}^n$</w:t>
        </w:r>
      </w:ins>
      <w:ins w:id="26275" w:author="PR Preview" w:date="2026-01-01T00:00:00Z">
        <w:r>
          <w:t xml:space="preserve"> </w:t>
        </w:r>
      </w:ins>
      <w:ins w:id="26276" w:author="PR Preview" w:date="2026-01-01T00:00:00Z">
        <w:r>
          <w:t xml:space="preserve">the system</w:t>
        </w:r>
      </w:ins>
      <w:ins w:id="26277" w:author="PR Preview" w:date="2026-01-01T00:00:00Z">
        <w:r>
          <w:t xml:space="preserve"> </w:t>
        </w:r>
      </w:ins>
      <w:ins w:id="26278" w:author="PR Preview" w:date="2026-01-01T00:00:00Z">
        <w:r>
          <w:t xml:space="preserve">$\mathbf{A} \mathord{\smash[b]{\underset{\raise.3ex\hbox{$\scriptstyle\sim$}}{x}}\vphantom{x}} = \mathord{\smash[b]{\underset{\raise.3ex\hbox{$\scriptstyle\sim$}}{b}}\vphantom{b}}$</w:t>
        </w:r>
      </w:ins>
      <w:ins w:id="26279" w:author="PR Preview" w:date="2026-01-01T00:00:00Z">
        <w:r>
          <w:t xml:space="preserve"> </w:t>
        </w:r>
      </w:ins>
      <w:ins w:id="26280" w:author="PR Preview" w:date="2026-01-01T00:00:00Z">
        <w:r>
          <w:t xml:space="preserve">has exactly one solution:</w:t>
        </w:r>
      </w:ins>
      <w:ins w:id="26281" w:author="PR Preview" w:date="2026-01-01T00:00:00Z">
        <w:r>
          <w:t xml:space="preserve"> </w:t>
        </w:r>
      </w:ins>
      <w:ins w:id="26282" w:author="PR Preview" w:date="2026-01-01T00:00:00Z">
        <w:r>
          <w:t xml:space="preserve">solve</w:t>
        </w:r>
      </w:ins>
      <w:ins w:id="26283" w:author="PR Preview" w:date="2026-01-01T00:00:00Z">
        <w:r>
          <w:t xml:space="preserve"> </w:t>
        </w:r>
      </w:ins>
      <w:ins w:id="26284" w:author="PR Preview" w:date="2026-01-01T00:00:00Z">
        <w:r>
          <w:t xml:space="preserve">$\mathbf{L} \mathord{\smash[b]{\underset{\raise.3ex\hbox{$\scriptstyle\sim$}}{y}}\vphantom{y}} = \mathord{\smash[b]{\underset{\raise.3ex\hbox{$\scriptstyle\sim$}}{b}}\vphantom{b}}$</w:t>
        </w:r>
      </w:ins>
      <w:ins w:id="26285" w:author="PR Preview" w:date="2026-01-01T00:00:00Z">
        <w:r>
          <w:t xml:space="preserve"> </w:t>
        </w:r>
      </w:ins>
      <w:ins w:id="26286" w:author="PR Preview" w:date="2026-01-01T00:00:00Z">
        <w:r>
          <w:t xml:space="preserve">by forward substitution,</w:t>
        </w:r>
      </w:ins>
      <w:ins w:id="26287" w:author="PR Preview" w:date="2026-01-01T00:00:00Z">
        <w:r>
          <w:t xml:space="preserve"> </w:t>
        </w:r>
      </w:ins>
      <w:ins w:id="26288" w:author="PR Preview" w:date="2026-01-01T00:00:00Z">
        <w:r>
          <w:t xml:space="preserve">then</w:t>
        </w:r>
      </w:ins>
      <w:ins w:id="26289" w:author="PR Preview" w:date="2026-01-01T00:00:00Z">
        <w:r>
          <w:t xml:space="preserve"> </w:t>
        </w:r>
      </w:ins>
      <w:ins w:id="26290" w:author="PR Preview" w:date="2026-01-01T00:00:00Z">
        <w:r>
          <w:t xml:space="preserve">$\mathbf{U} \mathord{\smash[b]{\underset{\raise.3ex\hbox{$\scriptstyle\sim$}}{x}}\vphantom{x}} = \mathord{\smash[b]{\underset{\raise.3ex\hbox{$\scriptstyle\sim$}}{y}}\vphantom{y}}$</w:t>
        </w:r>
      </w:ins>
      <w:ins w:id="26291" w:author="PR Preview" w:date="2026-01-01T00:00:00Z">
        <w:r>
          <w:t xml:space="preserve"> </w:t>
        </w:r>
      </w:ins>
      <w:ins w:id="26292" w:author="PR Preview" w:date="2026-01-01T00:00:00Z">
        <w:r>
          <w:t xml:space="preserve">by back substitution (</w:t>
        </w:r>
      </w:ins>
      <w:hyperlink w:anchor="thm-back-substitution">
        <w:ins w:id="26293" w:author="PR Preview" w:date="2026-01-01T00:00:00Z">
          <w:r>
            <w:rPr>
              <w:rStyle w:val="Hyperlink"/>
            </w:rPr>
            <w:t xml:space="preserve">Theorem 102</w:t>
          </w:r>
        </w:ins>
      </w:hyperlink>
      <w:ins w:id="26294" w:author="PR Preview" w:date="2026-01-01T00:00:00Z">
        <w:r>
          <w:t xml:space="preserve">).</w:t>
        </w:r>
      </w:ins>
    </w:p>
    <w:bookmarkEnd w:id="610"/>
    <w:p>
      <w:pPr>
        <w:pStyle w:val="BodyText"/>
      </w:pPr>
      <w:ins w:id="26295" w:author="PR Preview" w:date="2026-01-01T00:00:00Z">
        <w:r>
          <w:rPr>
            <w:i/>
            <w:iCs/>
          </w:rPr>
          <w:t xml:space="preserve">Proof</w:t>
        </w:r>
      </w:ins>
      <w:ins w:id="26296" w:author="PR Preview" w:date="2026-01-01T00:00:00Z">
        <w:r>
          <w:t xml:space="preserve">. </w:t>
        </w:r>
      </w:ins>
      <m:oMath>
        <m:r>
          <m:rPr>
            <m:sty m:val="bi"/>
          </m:rPr>
          <m:t>L</m:t>
        </m:r>
      </m:oMath>
      <w:ins w:id="26297" w:author="PR Preview" w:date="2026-01-01T00:00:00Z">
        <w:r>
          <w:t xml:space="preserve"> </w:t>
        </w:r>
      </w:ins>
      <w:ins w:id="26298" w:author="PR Preview" w:date="2026-01-01T00:00:00Z">
        <w:r>
          <w:t xml:space="preserve">has diagonal entries</w:t>
        </w:r>
      </w:ins>
      <w:ins w:id="26299" w:author="PR Preview" w:date="2026-01-01T00:00:00Z">
        <w:r>
          <w:t xml:space="preserve"> </w:t>
        </w:r>
      </w:ins>
      <m:oMath>
        <m:r>
          <m:t>1</m:t>
        </m:r>
      </m:oMath>
      <w:ins w:id="26300" w:author="PR Preview" w:date="2026-01-01T00:00:00Z">
        <w:r>
          <w:t xml:space="preserve"> </w:t>
        </w:r>
      </w:ins>
      <w:ins w:id="26301" w:author="PR Preview" w:date="2026-01-01T00:00:00Z">
        <w:r>
          <w:t xml:space="preserve">and</w:t>
        </w:r>
      </w:ins>
      <w:ins w:id="26302" w:author="PR Preview" w:date="2026-01-01T00:00:00Z">
        <w:r>
          <w:t xml:space="preserve"> </w:t>
        </w:r>
      </w:ins>
      <m:oMath>
        <m:r>
          <m:rPr>
            <m:sty m:val="bi"/>
          </m:rPr>
          <m:t>U</m:t>
        </m:r>
      </m:oMath>
      <w:ins w:id="26303" w:author="PR Preview" w:date="2026-01-01T00:00:00Z">
        <w:r>
          <w:t xml:space="preserve"> </w:t>
        </w:r>
      </w:ins>
      <w:ins w:id="26304" w:author="PR Preview" w:date="2026-01-01T00:00:00Z">
        <w:r>
          <w:t xml:space="preserve">has nonzero ones,</w:t>
        </w:r>
      </w:ins>
      <w:ins w:id="26305" w:author="PR Preview" w:date="2026-01-01T00:00:00Z">
        <w:r>
          <w:t xml:space="preserve"> </w:t>
        </w:r>
      </w:ins>
      <w:ins w:id="26306" w:author="PR Preview" w:date="2026-01-01T00:00:00Z">
        <w:r>
          <w:t xml:space="preserve">so each of the two triangular systems has exactly one solution (</w:t>
        </w:r>
      </w:ins>
      <w:hyperlink w:anchor="thm-back-substitution">
        <w:ins w:id="26307" w:author="PR Preview" w:date="2026-01-01T00:00:00Z">
          <w:r>
            <w:rPr>
              <w:rStyle w:val="Hyperlink"/>
            </w:rPr>
            <w:t xml:space="preserve">Theorem 102</w:t>
          </w:r>
        </w:ins>
      </w:hyperlink>
      <w:ins w:id="26308" w:author="PR Preview" w:date="2026-01-01T00:00:00Z">
        <w:r>
          <w:t xml:space="preserve">).</w:t>
        </w:r>
      </w:ins>
      <w:ins w:id="26309" w:author="PR Preview" w:date="2026-01-01T00:00:00Z">
        <w:r>
          <w:t xml:space="preserve"> </w:t>
        </w:r>
      </w:ins>
      <w:ins w:id="26310" w:author="PR Preview" w:date="2026-01-01T00:00:00Z">
        <w:r>
          <w:t xml:space="preserve">If</w:t>
        </w:r>
      </w:ins>
      <w:ins w:id="26311" w:author="PR Preview" w:date="2026-01-01T00:00:00Z">
        <w:r>
          <w:t xml:space="preserve"> </w:t>
        </w:r>
      </w:ins>
      <w:ins w:id="26312" w:author="PR Preview" w:date="2026-01-01T00:00:00Z">
        <w:r>
          <w:t xml:space="preserve">$\mathord{\smash[b]{\underset{\raise.3ex\hbox{$\scriptstyle\sim$}}{y}}\vphantom{y}}$</w:t>
        </w:r>
      </w:ins>
      <w:ins w:id="26313" w:author="PR Preview" w:date="2026-01-01T00:00:00Z">
        <w:r>
          <w:t xml:space="preserve"> </w:t>
        </w:r>
      </w:ins>
      <w:ins w:id="26314" w:author="PR Preview" w:date="2026-01-01T00:00:00Z">
        <w:r>
          <w:t xml:space="preserve">and</w:t>
        </w:r>
      </w:ins>
      <w:ins w:id="26315" w:author="PR Preview" w:date="2026-01-01T00:00:00Z">
        <w:r>
          <w:t xml:space="preserve"> </w:t>
        </w:r>
      </w:ins>
      <w:ins w:id="26316" w:author="PR Preview" w:date="2026-01-01T00:00:00Z">
        <w:r>
          <w:t xml:space="preserve">$\mathord{\smash[b]{\underset{\raise.3ex\hbox{$\scriptstyle\sim$}}{x}}\vphantom{x}}$</w:t>
        </w:r>
      </w:ins>
      <w:ins w:id="26317" w:author="PR Preview" w:date="2026-01-01T00:00:00Z">
        <w:r>
          <w:t xml:space="preserve"> </w:t>
        </w:r>
      </w:ins>
      <w:ins w:id="26318" w:author="PR Preview" w:date="2026-01-01T00:00:00Z">
        <w:r>
          <w:t xml:space="preserve">are those solutions, then</w:t>
        </w:r>
      </w:ins>
    </w:p>
    <w:p>
      <w:pPr>
        <w:pStyle w:val="BodyText"/>
      </w:pPr>
      <w:ins w:id="26319" w:author="PR Preview" w:date="2026-01-01T00:00:00Z">
        <w:r>
          <w:t xml:space="preserve">$$
    \begin{aligned}
    \mathbf{A} \mathord{\smash[b]{\underset{\raise.3ex\hbox{$\scriptstyle\sim$}}{x}}\vphantom{x}} &amp;= \mathbf{L}\,(\mathbf{U} \mathord{\smash[b]{\underset{\raise.3ex\hbox{$\scriptstyle\sim$}}{x}}\vphantom{x}}) \\
    &amp;= \mathbf{L} \mathord{\smash[b]{\underset{\raise.3ex\hbox{$\scriptstyle\sim$}}{y}}\vphantom{y}} \\
    &amp;= \mathord{\smash[b]{\underset{\raise.3ex\hbox{$\scriptstyle\sim$}}{b}}\vphantom{b}}
    \end{aligned}
    $$</w:t>
        </w:r>
      </w:ins>
    </w:p>
    <w:p>
      <w:pPr>
        <w:pStyle w:val="FirstParagraph"/>
      </w:pPr>
      <w:ins w:id="26320" w:author="PR Preview" w:date="2026-01-01T00:00:00Z">
        <w:r>
          <w:t xml:space="preserve">(</w:t>
        </w:r>
      </w:ins>
      <w:hyperlink w:anchor="thm-matmul-assoc">
        <w:ins w:id="26321" w:author="PR Preview" w:date="2026-01-01T00:00:00Z">
          <w:r>
            <w:rPr>
              <w:rStyle w:val="Hyperlink"/>
            </w:rPr>
            <w:t xml:space="preserve">Theorem 8</w:t>
          </w:r>
        </w:ins>
      </w:hyperlink>
      <w:ins w:id="26322" w:author="PR Preview" w:date="2026-01-01T00:00:00Z">
        <w:r>
          <w:t xml:space="preserve">),</w:t>
        </w:r>
      </w:ins>
      <w:ins w:id="26323" w:author="PR Preview" w:date="2026-01-01T00:00:00Z">
        <w:r>
          <w:t xml:space="preserve"> </w:t>
        </w:r>
      </w:ins>
      <w:ins w:id="26324" w:author="PR Preview" w:date="2026-01-01T00:00:00Z">
        <w:r>
          <w:t xml:space="preserve">so</w:t>
        </w:r>
      </w:ins>
      <w:ins w:id="26325" w:author="PR Preview" w:date="2026-01-01T00:00:00Z">
        <w:r>
          <w:t xml:space="preserve"> </w:t>
        </w:r>
      </w:ins>
      <w:ins w:id="26326" w:author="PR Preview" w:date="2026-01-01T00:00:00Z">
        <w:r>
          <w:t xml:space="preserve">$\mathord{\smash[b]{\underset{\raise.3ex\hbox{$\scriptstyle\sim$}}{x}}\vphantom{x}}$</w:t>
        </w:r>
      </w:ins>
      <w:ins w:id="26327" w:author="PR Preview" w:date="2026-01-01T00:00:00Z">
        <w:r>
          <w:t xml:space="preserve"> </w:t>
        </w:r>
      </w:ins>
      <w:ins w:id="26328" w:author="PR Preview" w:date="2026-01-01T00:00:00Z">
        <w:r>
          <w:t xml:space="preserve">is a solution.</w:t>
        </w:r>
      </w:ins>
      <w:ins w:id="26329" w:author="PR Preview" w:date="2026-01-01T00:00:00Z">
        <w:r>
          <w:t xml:space="preserve"> </w:t>
        </w:r>
      </w:ins>
      <w:ins w:id="26330" w:author="PR Preview" w:date="2026-01-01T00:00:00Z">
        <w:r>
          <w:t xml:space="preserve">Conversely, if</w:t>
        </w:r>
      </w:ins>
      <w:ins w:id="26331" w:author="PR Preview" w:date="2026-01-01T00:00:00Z">
        <w:r>
          <w:t xml:space="preserve"> </w:t>
        </w:r>
      </w:ins>
      <w:ins w:id="26332" w:author="PR Preview" w:date="2026-01-01T00:00:00Z">
        <w:r>
          <w:t xml:space="preserve">$\mathbf{A} \mathord{\smash[b]{\underset{\raise.3ex\hbox{$\scriptstyle\sim$}}{x}}\vphantom{x}} = \mathord{\smash[b]{\underset{\raise.3ex\hbox{$\scriptstyle\sim$}}{b}}\vphantom{b}}$</w:t>
        </w:r>
      </w:ins>
      <w:ins w:id="26333" w:author="PR Preview" w:date="2026-01-01T00:00:00Z">
        <w:r>
          <w:t xml:space="preserve">, then</w:t>
        </w:r>
      </w:ins>
      <w:ins w:id="26334" w:author="PR Preview" w:date="2026-01-01T00:00:00Z">
        <w:r>
          <w:t xml:space="preserve"> </w:t>
        </w:r>
      </w:ins>
      <w:ins w:id="26335" w:author="PR Preview" w:date="2026-01-01T00:00:00Z">
        <w:r>
          <w:t xml:space="preserve">$\mathord{\smash[b]{\underset{\raise.3ex\hbox{$\scriptstyle\sim$}}{y}}\vphantom{y}} \stackrel{\text{def}}{=}\mathbf{U} \mathord{\smash[b]{\underset{\raise.3ex\hbox{$\scriptstyle\sim$}}{x}}\vphantom{x}}$</w:t>
        </w:r>
      </w:ins>
      <w:ins w:id="26336" w:author="PR Preview" w:date="2026-01-01T00:00:00Z">
        <w:r>
          <w:t xml:space="preserve"> </w:t>
        </w:r>
      </w:ins>
      <w:ins w:id="26337" w:author="PR Preview" w:date="2026-01-01T00:00:00Z">
        <w:r>
          <w:t xml:space="preserve">satisfies</w:t>
        </w:r>
      </w:ins>
    </w:p>
    <w:p>
      <w:pPr>
        <w:pStyle w:val="BodyText"/>
      </w:pPr>
      <w:ins w:id="26338" w:author="PR Preview" w:date="2026-01-01T00:00:00Z">
        <w:r>
          <w:t xml:space="preserve">$$
    \begin{aligned}
    \mathbf{L} \mathord{\smash[b]{\underset{\raise.3ex\hbox{$\scriptstyle\sim$}}{y}}\vphantom{y}} &amp;= \mathbf{L}\,(\mathbf{U} \mathord{\smash[b]{\underset{\raise.3ex\hbox{$\scriptstyle\sim$}}{x}}\vphantom{x}}) \\
    &amp;= (\mathbf{L} \mathbf{U})\,\mathord{\smash[b]{\underset{\raise.3ex\hbox{$\scriptstyle\sim$}}{x}}\vphantom{x}} \\
    &amp;= \mathbf{A} \mathord{\smash[b]{\underset{\raise.3ex\hbox{$\scriptstyle\sim$}}{x}}\vphantom{x}} \\
    &amp;= \mathord{\smash[b]{\underset{\raise.3ex\hbox{$\scriptstyle\sim$}}{b}}\vphantom{b}}
    \end{aligned}
    $$</w:t>
        </w:r>
      </w:ins>
    </w:p>
    <w:p>
      <w:pPr>
        <w:pStyle w:val="FirstParagraph"/>
      </w:pPr>
      <w:ins w:id="26339" w:author="PR Preview" w:date="2026-01-01T00:00:00Z">
        <w:r>
          <w:t xml:space="preserve">(</w:t>
        </w:r>
      </w:ins>
      <w:hyperlink w:anchor="thm-matmul-assoc">
        <w:ins w:id="26340" w:author="PR Preview" w:date="2026-01-01T00:00:00Z">
          <w:r>
            <w:rPr>
              <w:rStyle w:val="Hyperlink"/>
            </w:rPr>
            <w:t xml:space="preserve">Theorem 8</w:t>
          </w:r>
        </w:ins>
      </w:hyperlink>
      <w:ins w:id="26341" w:author="PR Preview" w:date="2026-01-01T00:00:00Z">
        <w:r>
          <w:t xml:space="preserve">),</w:t>
        </w:r>
      </w:ins>
      <w:ins w:id="26342" w:author="PR Preview" w:date="2026-01-01T00:00:00Z">
        <w:r>
          <w:t xml:space="preserve"> </w:t>
        </w:r>
      </w:ins>
      <w:ins w:id="26343" w:author="PR Preview" w:date="2026-01-01T00:00:00Z">
        <w:r>
          <w:t xml:space="preserve">so</w:t>
        </w:r>
      </w:ins>
      <w:ins w:id="26344" w:author="PR Preview" w:date="2026-01-01T00:00:00Z">
        <w:r>
          <w:t xml:space="preserve"> </w:t>
        </w:r>
      </w:ins>
      <w:ins w:id="26345" w:author="PR Preview" w:date="2026-01-01T00:00:00Z">
        <w:r>
          <w:t xml:space="preserve">$\mathord{\smash[b]{\underset{\raise.3ex\hbox{$\scriptstyle\sim$}}{y}}\vphantom{y}}$</w:t>
        </w:r>
      </w:ins>
      <w:ins w:id="26346" w:author="PR Preview" w:date="2026-01-01T00:00:00Z">
        <w:r>
          <w:t xml:space="preserve"> </w:t>
        </w:r>
      </w:ins>
      <w:ins w:id="26347" w:author="PR Preview" w:date="2026-01-01T00:00:00Z">
        <w:r>
          <w:t xml:space="preserve">is the unique solution of that system,</w:t>
        </w:r>
      </w:ins>
      <w:ins w:id="26348" w:author="PR Preview" w:date="2026-01-01T00:00:00Z">
        <w:r>
          <w:t xml:space="preserve"> </w:t>
        </w:r>
      </w:ins>
      <w:ins w:id="26349" w:author="PR Preview" w:date="2026-01-01T00:00:00Z">
        <w:r>
          <w:t xml:space="preserve">and</w:t>
        </w:r>
      </w:ins>
      <w:ins w:id="26350" w:author="PR Preview" w:date="2026-01-01T00:00:00Z">
        <w:r>
          <w:t xml:space="preserve"> </w:t>
        </w:r>
      </w:ins>
      <w:ins w:id="26351" w:author="PR Preview" w:date="2026-01-01T00:00:00Z">
        <w:r>
          <w:t xml:space="preserve">$\mathord{\smash[b]{\underset{\raise.3ex\hbox{$\scriptstyle\sim$}}{x}}\vphantom{x}}$</w:t>
        </w:r>
      </w:ins>
      <w:ins w:id="26352" w:author="PR Preview" w:date="2026-01-01T00:00:00Z">
        <w:r>
          <w:t xml:space="preserve"> </w:t>
        </w:r>
      </w:ins>
      <w:ins w:id="26353" w:author="PR Preview" w:date="2026-01-01T00:00:00Z">
        <w:r>
          <w:t xml:space="preserve">is then the unique solution of</w:t>
        </w:r>
      </w:ins>
      <w:ins w:id="26354" w:author="PR Preview" w:date="2026-01-01T00:00:00Z">
        <w:r>
          <w:t xml:space="preserve"> </w:t>
        </w:r>
      </w:ins>
      <w:ins w:id="26355" w:author="PR Preview" w:date="2026-01-01T00:00:00Z">
        <w:r>
          <w:t xml:space="preserve">$\mathbf{U} \mathord{\smash[b]{\underset{\raise.3ex\hbox{$\scriptstyle\sim$}}{x}}\vphantom{x}} = \mathord{\smash[b]{\underset{\raise.3ex\hbox{$\scriptstyle\sim$}}{y}}\vphantom{y}}$</w:t>
        </w:r>
      </w:ins>
      <w:ins w:id="26356" w:author="PR Preview" w:date="2026-01-01T00:00:00Z">
        <w:r>
          <w:t xml:space="preserve">.</w:t>
        </w:r>
      </w:ins>
    </w:p>
    <w:bookmarkStart w:id="611" w:name="exm-lu-solve"/>
    <w:p>
      <w:pPr>
        <w:pStyle w:val="BodyText"/>
      </w:pPr>
      <w:ins w:id="26357" w:author="PR Preview" w:date="2026-01-01T00:00:00Z">
        <w:r>
          <w:rPr>
            <w:b/>
            <w:bCs/>
          </w:rPr>
          <w:t xml:space="preserve">Example 191 (Two triangular solves)</w:t>
        </w:r>
      </w:ins>
      <w:ins w:id="26358" w:author="PR Preview" w:date="2026-01-01T00:00:00Z">
        <w:r>
          <w:t xml:space="preserve"> </w:t>
        </w:r>
      </w:ins>
      <w:ins w:id="26359" w:author="PR Preview" w:date="2026-01-01T00:00:00Z">
        <w:r>
          <w:t xml:space="preserve">With</w:t>
        </w:r>
      </w:ins>
      <w:ins w:id="26360" w:author="PR Preview" w:date="2026-01-01T00:00:00Z">
        <w:r>
          <w:t xml:space="preserve"> </w:t>
        </w:r>
      </w:ins>
      <m:oMath>
        <m:r>
          <m:rPr>
            <m:sty m:val="bi"/>
          </m:rPr>
          <m:t>L</m:t>
        </m:r>
      </m:oMath>
      <w:ins w:id="26361" w:author="PR Preview" w:date="2026-01-01T00:00:00Z">
        <w:r>
          <w:t xml:space="preserve"> </w:t>
        </w:r>
      </w:ins>
      <w:ins w:id="26362" w:author="PR Preview" w:date="2026-01-01T00:00:00Z">
        <w:r>
          <w:t xml:space="preserve">and</w:t>
        </w:r>
      </w:ins>
      <w:ins w:id="26363" w:author="PR Preview" w:date="2026-01-01T00:00:00Z">
        <w:r>
          <w:t xml:space="preserve"> </w:t>
        </w:r>
      </w:ins>
      <m:oMath>
        <m:r>
          <m:rPr>
            <m:sty m:val="bi"/>
          </m:rPr>
          <m:t>U</m:t>
        </m:r>
      </m:oMath>
      <w:ins w:id="26364" w:author="PR Preview" w:date="2026-01-01T00:00:00Z">
        <w:r>
          <w:t xml:space="preserve"> </w:t>
        </w:r>
      </w:ins>
      <w:ins w:id="26365" w:author="PR Preview" w:date="2026-01-01T00:00:00Z">
        <w:r>
          <w:t xml:space="preserve">of</w:t>
        </w:r>
      </w:ins>
      <w:ins w:id="26366" w:author="PR Preview" w:date="2026-01-01T00:00:00Z">
        <w:r>
          <w:t xml:space="preserve"> </w:t>
        </w:r>
      </w:ins>
      <w:hyperlink w:anchor="exm-lu">
        <w:ins w:id="26367" w:author="PR Preview" w:date="2026-01-01T00:00:00Z">
          <w:r>
            <w:rPr>
              <w:rStyle w:val="Hyperlink"/>
            </w:rPr>
            <w:t xml:space="preserve">Example 189</w:t>
          </w:r>
        </w:ins>
      </w:hyperlink>
      <w:ins w:id="26368" w:author="PR Preview" w:date="2026-01-01T00:00:00Z">
        <w:r>
          <w:t xml:space="preserve">, solve</w:t>
        </w:r>
      </w:ins>
      <w:ins w:id="26369" w:author="PR Preview" w:date="2026-01-01T00:00:00Z">
        <w:r>
          <w:t xml:space="preserve"> </w:t>
        </w:r>
      </w:ins>
      <w:ins w:id="26370" w:author="PR Preview" w:date="2026-01-01T00:00:00Z">
        <w:r>
          <w:t xml:space="preserve">$\mathbf{A} \mathord{\smash[b]{\underset{\raise.3ex\hbox{$\scriptstyle\sim$}}{x}}\vphantom{x}} = (8, -11, -3)$</w:t>
        </w:r>
      </w:ins>
      <w:ins w:id="26371" w:author="PR Preview" w:date="2026-01-01T00:00:00Z">
        <w:r>
          <w:t xml:space="preserve">.</w:t>
        </w:r>
      </w:ins>
      <w:ins w:id="26372" w:author="PR Preview" w:date="2026-01-01T00:00:00Z">
        <w:r>
          <w:t xml:space="preserve"> </w:t>
        </w:r>
      </w:ins>
      <w:ins w:id="26373" w:author="PR Preview" w:date="2026-01-01T00:00:00Z">
        <w:r>
          <w:t xml:space="preserve">Forward substitution on</w:t>
        </w:r>
      </w:ins>
      <w:ins w:id="26374" w:author="PR Preview" w:date="2026-01-01T00:00:00Z">
        <w:r>
          <w:t xml:space="preserve"> </w:t>
        </w:r>
      </w:ins>
      <w:ins w:id="26375" w:author="PR Preview" w:date="2026-01-01T00:00:00Z">
        <w:r>
          <w:t xml:space="preserve">$\mathbf{L} \mathord{\smash[b]{\underset{\raise.3ex\hbox{$\scriptstyle\sim$}}{y}}\vphantom{y}} = (8, -11, -3)$</w:t>
        </w:r>
      </w:ins>
      <w:ins w:id="26376" w:author="PR Preview" w:date="2026-01-01T00:00:00Z">
        <w:r>
          <w:t xml:space="preserve"> </w:t>
        </w:r>
      </w:ins>
      <w:ins w:id="26377" w:author="PR Preview" w:date="2026-01-01T00:00:00Z">
        <w:r>
          <w:t xml:space="preserve">gives</w:t>
        </w:r>
      </w:ins>
      <w:ins w:id="26378" w:author="PR Preview" w:date="2026-01-01T00:00:00Z">
        <w:r>
          <w:t xml:space="preserve"> </w:t>
        </w:r>
      </w:ins>
      <m:oMath>
        <m:sSub>
          <m:e>
            <m:r>
              <m:t>y</m:t>
            </m:r>
          </m:e>
          <m:sub>
            <m:r>
              <m:t>1</m:t>
            </m:r>
          </m:sub>
        </m:sSub>
        <m:r>
          <m:rPr>
            <m:sty m:val="p"/>
          </m:rPr>
          <m:t>=</m:t>
        </m:r>
        <m:r>
          <m:t>8</m:t>
        </m:r>
      </m:oMath>
      <w:ins w:id="26379" w:author="PR Preview" w:date="2026-01-01T00:00:00Z">
        <w:r>
          <w:t xml:space="preserve">,</w:t>
        </w:r>
      </w:ins>
    </w:p>
    <w:p>
      <w:pPr>
        <w:pStyle w:val="BodyText"/>
      </w:pPr>
      <m:oMathPara>
        <m:oMathParaPr>
          <m:jc m:val="center"/>
        </m:oMathParaPr>
        <m:oMath>
          <m:eqArr>
            <m:e>
              <m:sSub>
                <m:e>
                  <m:r>
                    <m:t>y</m:t>
                  </m:r>
                </m:e>
                <m:sub>
                  <m:r>
                    <m:t>2</m:t>
                  </m:r>
                </m:sub>
              </m:sSub>
              <m:r>
                <m:t>&amp;</m:t>
              </m:r>
              <m:r>
                <m:rPr>
                  <m:sty m:val="p"/>
                </m:rPr>
                <m:t>=</m:t>
              </m:r>
              <m:r>
                <m:rPr>
                  <m:sty m:val="p"/>
                </m:rPr>
                <m:t>−</m:t>
              </m:r>
              <m:r>
                <m:t>11</m:t>
              </m:r>
              <m:r>
                <m:rPr>
                  <m:sty m:val="p"/>
                </m:rPr>
                <m:t>+</m:t>
              </m:r>
              <m:f>
                <m:fPr>
                  <m:type m:val="lin"/>
                </m:fPr>
                <m:num>
                  <m:r>
                    <m:t>3</m:t>
                  </m:r>
                </m:num>
                <m:den>
                  <m:r>
                    <m:t>2</m:t>
                  </m:r>
                </m:den>
              </m:f>
              <m:r>
                <m:rPr>
                  <m:sty m:val="p"/>
                </m:rPr>
                <m:t>⋅</m:t>
              </m:r>
              <m:r>
                <m:t>8</m:t>
              </m:r>
            </m:e>
            <m:e>
              <m:r>
                <m:t>&amp;</m:t>
              </m:r>
              <m:r>
                <m:rPr>
                  <m:sty m:val="p"/>
                </m:rPr>
                <m:t>=</m:t>
              </m:r>
              <m:r>
                <m:t>1</m:t>
              </m:r>
              <m:r>
                <m:rPr>
                  <m:sty m:val="p"/>
                </m:rPr>
                <m:t>,</m:t>
              </m:r>
            </m:e>
          </m:eqArr>
        </m:oMath>
      </m:oMathPara>
    </w:p>
    <w:p>
      <w:pPr>
        <w:pStyle w:val="FirstParagraph"/>
      </w:pPr>
      <m:oMathPara>
        <m:oMathParaPr>
          <m:jc m:val="center"/>
        </m:oMathParaPr>
        <m:oMath>
          <m:eqArr>
            <m:e>
              <m:sSub>
                <m:e>
                  <m:r>
                    <m:t>y</m:t>
                  </m:r>
                </m:e>
                <m:sub>
                  <m:r>
                    <m:t>3</m:t>
                  </m:r>
                </m:sub>
              </m:sSub>
              <m:r>
                <m:t>&amp;</m:t>
              </m:r>
              <m:r>
                <m:rPr>
                  <m:sty m:val="p"/>
                </m:rPr>
                <m:t>=</m:t>
              </m:r>
              <m:r>
                <m:rPr>
                  <m:sty m:val="p"/>
                </m:rPr>
                <m:t>−</m:t>
              </m:r>
              <m:r>
                <m:t>3</m:t>
              </m:r>
              <m:r>
                <m:rPr>
                  <m:sty m:val="p"/>
                </m:rPr>
                <m:t>+</m:t>
              </m:r>
              <m:r>
                <m:t>8</m:t>
              </m:r>
              <m:r>
                <m:rPr>
                  <m:sty m:val="p"/>
                </m:rPr>
                <m:t>−</m:t>
              </m:r>
              <m:r>
                <m:t>4</m:t>
              </m:r>
              <m:r>
                <m:rPr>
                  <m:sty m:val="p"/>
                </m:rPr>
                <m:t>⋅</m:t>
              </m:r>
              <m:r>
                <m:t>1</m:t>
              </m:r>
            </m:e>
            <m:e>
              <m:r>
                <m:t>&amp;</m:t>
              </m:r>
              <m:r>
                <m:rPr>
                  <m:sty m:val="p"/>
                </m:rPr>
                <m:t>=</m:t>
              </m:r>
              <m:r>
                <m:t>1</m:t>
              </m:r>
              <m:r>
                <m:rPr>
                  <m:sty m:val="p"/>
                </m:rPr>
                <m:t>.</m:t>
              </m:r>
            </m:e>
          </m:eqArr>
        </m:oMath>
      </m:oMathPara>
    </w:p>
    <w:p>
      <w:pPr>
        <w:pStyle w:val="FirstParagraph"/>
      </w:pPr>
      <w:ins w:id="26380" w:author="PR Preview" w:date="2026-01-01T00:00:00Z">
        <w:r>
          <w:t xml:space="preserve">Back substitution on</w:t>
        </w:r>
      </w:ins>
      <w:ins w:id="26381" w:author="PR Preview" w:date="2026-01-01T00:00:00Z">
        <w:r>
          <w:t xml:space="preserve"> </w:t>
        </w:r>
      </w:ins>
      <w:ins w:id="26382" w:author="PR Preview" w:date="2026-01-01T00:00:00Z">
        <w:r>
          <w:t xml:space="preserve">$\mathbf{U} \mathord{\smash[b]{\underset{\raise.3ex\hbox{$\scriptstyle\sim$}}{x}}\vphantom{x}} = (8, 1, 1)$</w:t>
        </w:r>
      </w:ins>
      <w:ins w:id="26383" w:author="PR Preview" w:date="2026-01-01T00:00:00Z">
        <w:r>
          <w:t xml:space="preserve"> </w:t>
        </w:r>
      </w:ins>
      <w:ins w:id="26384" w:author="PR Preview" w:date="2026-01-01T00:00:00Z">
        <w:r>
          <w:t xml:space="preserve">is</w:t>
        </w:r>
      </w:ins>
      <w:ins w:id="26385" w:author="PR Preview" w:date="2026-01-01T00:00:00Z">
        <w:r>
          <w:t xml:space="preserve"> </w:t>
        </w:r>
      </w:ins>
      <w:hyperlink w:anchor="exm-back-substitution">
        <w:ins w:id="26386" w:author="PR Preview" w:date="2026-01-01T00:00:00Z">
          <w:r>
            <w:rPr>
              <w:rStyle w:val="Hyperlink"/>
            </w:rPr>
            <w:t xml:space="preserve">Example 183</w:t>
          </w:r>
        </w:ins>
      </w:hyperlink>
      <w:ins w:id="26387" w:author="PR Preview" w:date="2026-01-01T00:00:00Z">
        <w:r>
          <w:t xml:space="preserve">,</w:t>
        </w:r>
      </w:ins>
      <w:ins w:id="26388" w:author="PR Preview" w:date="2026-01-01T00:00:00Z">
        <w:r>
          <w:t xml:space="preserve"> </w:t>
        </w:r>
      </w:ins>
      <w:ins w:id="26389" w:author="PR Preview" w:date="2026-01-01T00:00:00Z">
        <w:r>
          <w:t xml:space="preserve">which gives</w:t>
        </w:r>
      </w:ins>
      <w:ins w:id="26390" w:author="PR Preview" w:date="2026-01-01T00:00:00Z">
        <w:r>
          <w:t xml:space="preserve"> </w:t>
        </w:r>
      </w:ins>
      <w:ins w:id="26391" w:author="PR Preview" w:date="2026-01-01T00:00:00Z">
        <w:r>
          <w:t xml:space="preserve">$\mathord{\smash[b]{\underset{\raise.3ex\hbox{$\scriptstyle\sim$}}{x}}\vphantom{x}} = (2, 3, -1)$</w:t>
        </w:r>
      </w:ins>
      <w:ins w:id="26392" w:author="PR Preview" w:date="2026-01-01T00:00:00Z">
        <w:r>
          <w:t xml:space="preserve">.</w:t>
        </w:r>
      </w:ins>
      <w:ins w:id="26393" w:author="PR Preview" w:date="2026-01-01T00:00:00Z">
        <w:r>
          <w:t xml:space="preserve"> </w:t>
        </w:r>
      </w:ins>
      <w:ins w:id="26394" w:author="PR Preview" w:date="2026-01-01T00:00:00Z">
        <w:r>
          <w:t xml:space="preserve">As a check,</w:t>
        </w:r>
      </w:ins>
    </w:p>
    <w:p>
      <w:pPr>
        <w:pStyle w:val="BodyText"/>
      </w:pPr>
      <m:oMathPara>
        <m:oMathParaPr>
          <m:jc m:val="center"/>
        </m:oMathParaPr>
        <m:oMath>
          <m:eqArr>
            <m:e>
              <m:r>
                <m:rPr>
                  <m:sty m:val="bi"/>
                </m:rPr>
                <m:t>A</m:t>
              </m:r>
              <m:r>
                <m:t> </m:t>
              </m:r>
              <m:r>
                <m:rPr>
                  <m:sty m:val="p"/>
                </m:rPr>
                <m:t>(</m:t>
              </m:r>
              <m:r>
                <m:t>2</m:t>
              </m:r>
              <m:r>
                <m:rPr>
                  <m:sty m:val="p"/>
                </m:rPr>
                <m:t>,</m:t>
              </m:r>
              <m:r>
                <m:t>3</m:t>
              </m:r>
              <m:r>
                <m:rPr>
                  <m:sty m:val="p"/>
                </m:rPr>
                <m:t>,</m:t>
              </m:r>
              <m:r>
                <m:rPr>
                  <m:sty m:val="p"/>
                </m:rPr>
                <m:t>−</m:t>
              </m:r>
              <m:r>
                <m:t>1</m:t>
              </m:r>
              <m:r>
                <m:rPr>
                  <m:sty m:val="p"/>
                </m:rPr>
                <m:t>)</m:t>
              </m:r>
              <m:r>
                <m:t>&amp;</m:t>
              </m:r>
              <m:r>
                <m:rPr>
                  <m:sty m:val="p"/>
                </m:rPr>
                <m:t>=</m:t>
              </m:r>
              <m:r>
                <m:rPr>
                  <m:sty m:val="p"/>
                </m:rPr>
                <m:t>(</m:t>
              </m:r>
              <m:r>
                <m:t>4</m:t>
              </m:r>
              <m:r>
                <m:rPr>
                  <m:sty m:val="p"/>
                </m:rPr>
                <m:t>+</m:t>
              </m:r>
              <m:r>
                <m:t>3</m:t>
              </m:r>
              <m:r>
                <m:rPr>
                  <m:sty m:val="p"/>
                </m:rPr>
                <m:t>+</m:t>
              </m:r>
              <m:r>
                <m:t>1</m:t>
              </m:r>
              <m:r>
                <m:rPr>
                  <m:sty m:val="p"/>
                </m:rPr>
                <m:t>,</m:t>
              </m:r>
              <m:r>
                <m:t> </m:t>
              </m:r>
              <m:r>
                <m:rPr>
                  <m:sty m:val="p"/>
                </m:rPr>
                <m:t>−</m:t>
              </m:r>
              <m:r>
                <m:t>6</m:t>
              </m:r>
              <m:r>
                <m:rPr>
                  <m:sty m:val="p"/>
                </m:rPr>
                <m:t>−</m:t>
              </m:r>
              <m:r>
                <m:t>3</m:t>
              </m:r>
              <m:r>
                <m:rPr>
                  <m:sty m:val="p"/>
                </m:rPr>
                <m:t>−</m:t>
              </m:r>
              <m:r>
                <m:t>2</m:t>
              </m:r>
              <m:r>
                <m:rPr>
                  <m:sty m:val="p"/>
                </m:rPr>
                <m:t>,</m:t>
              </m:r>
              <m:r>
                <m:t> </m:t>
              </m:r>
              <m:r>
                <m:rPr>
                  <m:sty m:val="p"/>
                </m:rPr>
                <m:t>−</m:t>
              </m:r>
              <m:r>
                <m:t>4</m:t>
              </m:r>
              <m:r>
                <m:rPr>
                  <m:sty m:val="p"/>
                </m:rPr>
                <m:t>+</m:t>
              </m:r>
              <m:r>
                <m:t>3</m:t>
              </m:r>
              <m:r>
                <m:rPr>
                  <m:sty m:val="p"/>
                </m:rPr>
                <m:t>−</m:t>
              </m:r>
              <m:r>
                <m:t>2</m:t>
              </m:r>
              <m:r>
                <m:rPr>
                  <m:sty m:val="p"/>
                </m:rPr>
                <m:t>)</m:t>
              </m:r>
            </m:e>
            <m:e>
              <m:r>
                <m:t>&amp;</m:t>
              </m:r>
              <m:r>
                <m:rPr>
                  <m:sty m:val="p"/>
                </m:rPr>
                <m:t>=</m:t>
              </m:r>
              <m:r>
                <m:rPr>
                  <m:sty m:val="p"/>
                </m:rPr>
                <m:t>(</m:t>
              </m:r>
              <m:r>
                <m:t>8</m:t>
              </m:r>
              <m:r>
                <m:rPr>
                  <m:sty m:val="p"/>
                </m:rPr>
                <m:t>,</m:t>
              </m:r>
              <m:r>
                <m:rPr>
                  <m:sty m:val="p"/>
                </m:rPr>
                <m:t>−</m:t>
              </m:r>
              <m:r>
                <m:t>11</m:t>
              </m:r>
              <m:r>
                <m:rPr>
                  <m:sty m:val="p"/>
                </m:rPr>
                <m:t>,</m:t>
              </m:r>
              <m:r>
                <m:rPr>
                  <m:sty m:val="p"/>
                </m:rPr>
                <m:t>−</m:t>
              </m:r>
              <m:r>
                <m:t>3</m:t>
              </m:r>
              <m:r>
                <m:rPr>
                  <m:sty m:val="p"/>
                </m:rPr>
                <m:t>)</m:t>
              </m:r>
              <m:r>
                <m:rPr>
                  <m:sty m:val="p"/>
                </m:rPr>
                <m:t>.</m:t>
              </m:r>
            </m:e>
          </m:eqArr>
        </m:oMath>
      </m:oMathPara>
    </w:p>
    <w:bookmarkEnd w:id="611"/>
    <w:bookmarkEnd w:id="612"/>
    <w:bookmarkEnd w:id="613"/>
    <w:bookmarkStart w:id="646" w:name="sec-diagonalization"/>
    <w:p>
      <w:pPr>
        <w:pStyle w:val="Heading2"/>
      </w:pPr>
      <w:r>
        <w:t xml:space="preserve">21 Similarity and diagonalization</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14" name="Picture"/>
                  <a:graphic>
                    <a:graphicData uri="http://schemas.openxmlformats.org/drawingml/2006/picture">
                      <pic:pic>
                        <pic:nvPicPr>
                          <pic:cNvPr descr="/opt/quarto/share/formats/docx/note.png" id="615"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after="16"/>
            </w:pPr>
            <w:r>
              <w:t xml:space="preserve">This section is adapted from</w:t>
            </w:r>
            <w:r>
              <w:t xml:space="preserve"> </w:t>
            </w:r>
            <w:r>
              <w:t xml:space="preserve">Zhou (2024a)</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These notes take eigenvalues to be real numbers (</w:t>
            </w:r>
            <w:hyperlink w:anchor="def-eigenvalue">
              <w:r>
                <w:rPr>
                  <w:rStyle w:val="Hyperlink"/>
                </w:rPr>
                <w:t xml:space="preserve">Definition 95</w:t>
              </w:r>
            </w:hyperlink>
            <w:r>
              <w:t xml:space="preserve">),</w:t>
            </w:r>
            <w:r>
              <w:t xml:space="preserve"> </w:t>
            </w:r>
            <w:r>
              <w:t xml:space="preserve">so the source’s complex eigenvalues are left out,</w:t>
            </w:r>
            <w:r>
              <w:t xml:space="preserve"> </w:t>
            </w:r>
            <w:r>
              <w:t xml:space="preserve">and eigenvalues are characterized through null spaces</w:t>
            </w:r>
            <w:r>
              <w:t xml:space="preserve"> </w:t>
            </w:r>
            <w:r>
              <w:t xml:space="preserve">rather than through the characteristic polynomial.</w:t>
            </w:r>
            <w:r>
              <w:t xml:space="preserve"> </w:t>
            </w:r>
            <w:r>
              <w:t xml:space="preserve">Only the source’s material on similarity, diagonalization and the basic eigenvalue properties is adapted;</w:t>
            </w:r>
            <w:r>
              <w:t xml:space="preserve"> </w:t>
            </w:r>
            <w:r>
              <w:t xml:space="preserve">its characteristic polynomial and algebraic multiplicity,</w:t>
            </w:r>
            <w:r>
              <w:t xml:space="preserve"> </w:t>
            </w:r>
            <w:r>
              <w:t xml:space="preserve">its trace and determinant identities,</w:t>
            </w:r>
            <w:r>
              <w:t xml:space="preserve"> </w:t>
            </w:r>
            <w:r>
              <w:t xml:space="preserve">and its section on symmetric matrices (covered by</w:t>
            </w:r>
            <w:r>
              <w:t xml:space="preserve"> </w:t>
            </w:r>
            <w:hyperlink w:anchor="thm-spectral">
              <w:r>
                <w:rPr>
                  <w:rStyle w:val="Hyperlink"/>
                </w:rPr>
                <w:t xml:space="preserve">Theorem 77</w:t>
              </w:r>
            </w:hyperlink>
            <w:r>
              <w:t xml:space="preserve">) are left out,</w:t>
            </w:r>
            <w:r>
              <w:t xml:space="preserve"> </w:t>
            </w:r>
            <w:r>
              <w:t xml:space="preserve">and its result that eigenvalues of orthogonal matrices have modulus</w:t>
            </w:r>
            <w:r>
              <w:t xml:space="preserve"> </w:t>
            </w:r>
            <m:oMath>
              <m:r>
                <m:t>1</m:t>
              </m:r>
            </m:oMath>
            <w:r>
              <w:t xml:space="preserve"> </w:t>
            </w:r>
            <w:r>
              <w:t xml:space="preserve">appears here in the real form</w:t>
            </w:r>
            <w:r>
              <w:t xml:space="preserve"> </w:t>
            </w:r>
            <m:oMath>
              <m:r>
                <m:rPr>
                  <m:sty m:val="p"/>
                </m:rPr>
                <m:t>±</m:t>
              </m:r>
              <m:r>
                <m:t>1</m:t>
              </m:r>
            </m:oMath>
            <w:r>
              <w:t xml:space="preserve">.</w:t>
            </w:r>
            <w:r>
              <w:t xml:space="preserve"> </w:t>
            </w:r>
            <w:r>
              <w:t xml:space="preserve">The source’s two-vector argument that eigenvectors for distinct eigenvalues are independent</w:t>
            </w:r>
            <w:r>
              <w:t xml:space="preserve"> </w:t>
            </w:r>
            <w:r>
              <w:t xml:space="preserve">is extended here to any number of eigenvectors.</w:t>
            </w:r>
          </w:p>
          <w:p/>
        </w:tc>
      </w:tr>
    </w:tbl>
    <w:bookmarkStart w:id="616" w:name="thm-invertible-rank"/>
    <w:p>
      <w:pPr>
        <w:pStyle w:val="BodyText"/>
      </w:pPr>
      <w:del w:id="26395" w:author="PR Preview" w:date="2026-01-01T00:00:00Z">
        <w:r>
          <w:rPr>
            <w:b/>
            <w:bCs/>
          </w:rPr>
          <w:delText xml:space="preserve">Theorem 107 (A square matrix is invertible exactly when it has full column rank)</w:delText>
        </w:r>
      </w:del>
      <w:del w:id="26396" w:author="PR Preview" w:date="2026-01-01T00:00:00Z">
        <w:r>
          <w:delText xml:space="preserve"> </w:delText>
        </w:r>
      </w:del>
      <w:del w:id="26397" w:author="PR Preview" w:date="2026-01-01T00:00:00Z">
        <w:r>
          <w:delText xml:space="preserve">An</w:delText>
        </w:r>
      </w:del>
      <w:del w:id="26398" w:author="PR Preview" w:date="2026-01-01T00:00:00Z">
        <w:r>
          <w:delText xml:space="preserve"> </w:delText>
        </w:r>
      </w:del>
      <m:oMath>
        <m:r>
          <m:t>n</m:t>
        </m:r>
        <m:r>
          <m:rPr>
            <m:sty m:val="p"/>
          </m:rPr>
          <m:t>×</m:t>
        </m:r>
        <m:r>
          <m:t>n</m:t>
        </m:r>
      </m:oMath>
      <w:del w:id="26399" w:author="PR Preview" w:date="2026-01-01T00:00:00Z">
        <w:r>
          <w:delText xml:space="preserve"> </w:delText>
        </w:r>
      </w:del>
      <w:del w:id="26400" w:author="PR Preview" w:date="2026-01-01T00:00:00Z">
        <w:r>
          <w:delText xml:space="preserve">matrix</w:delText>
        </w:r>
      </w:del>
      <w:del w:id="26401" w:author="PR Preview" w:date="2026-01-01T00:00:00Z">
        <w:r>
          <w:delText xml:space="preserve"> </w:delText>
        </w:r>
      </w:del>
      <m:oMath>
        <m:r>
          <m:rPr>
            <m:sty m:val="bi"/>
          </m:rPr>
          <m:t>A</m:t>
        </m:r>
      </m:oMath>
      <w:del w:id="26402" w:author="PR Preview" w:date="2026-01-01T00:00:00Z">
        <w:r>
          <w:delText xml:space="preserve"> </w:delText>
        </w:r>
      </w:del>
      <w:del w:id="26403" w:author="PR Preview" w:date="2026-01-01T00:00:00Z">
        <w:r>
          <w:delText xml:space="preserve">is invertible (</w:delText>
        </w:r>
      </w:del>
      <w:hyperlink w:anchor="def-invertible-matrix">
        <w:del w:id="26404" w:author="PR Preview" w:date="2026-01-01T00:00:00Z">
          <w:r>
            <w:rPr>
              <w:rStyle w:val="Hyperlink"/>
            </w:rPr>
            <w:delText xml:space="preserve">Definition 85</w:delText>
          </w:r>
        </w:del>
      </w:hyperlink>
      <w:del w:id="26405" w:author="PR Preview" w:date="2026-01-01T00:00:00Z">
        <w:r>
          <w:delText xml:space="preserve">)</w:delText>
        </w:r>
      </w:del>
      <w:del w:id="26406" w:author="PR Preview" w:date="2026-01-01T00:00:00Z">
        <w:r>
          <w:delText xml:space="preserve"> </w:delText>
        </w:r>
      </w:del>
      <w:del w:id="26407" w:author="PR Preview" w:date="2026-01-01T00:00:00Z">
        <w:r>
          <w:delText xml:space="preserve">exactly when</w:delText>
        </w:r>
      </w:del>
      <w:del w:id="26408"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6409" w:author="PR Preview" w:date="2026-01-01T00:00:00Z">
        <w:r>
          <w:delText xml:space="preserve"> </w:delText>
        </w:r>
      </w:del>
      <w:del w:id="26410" w:author="PR Preview" w:date="2026-01-01T00:00:00Z">
        <w:r>
          <w:delText xml:space="preserve">(full column rank,</w:delText>
        </w:r>
      </w:del>
      <w:del w:id="26411" w:author="PR Preview" w:date="2026-01-01T00:00:00Z">
        <w:r>
          <w:delText xml:space="preserve"> </w:delText>
        </w:r>
      </w:del>
      <w:hyperlink w:anchor="def-full-column-rank">
        <w:del w:id="26412" w:author="PR Preview" w:date="2026-01-01T00:00:00Z">
          <w:r>
            <w:rPr>
              <w:rStyle w:val="Hyperlink"/>
            </w:rPr>
            <w:delText xml:space="preserve">Definition 45</w:delText>
          </w:r>
        </w:del>
      </w:hyperlink>
      <w:del w:id="26413" w:author="PR Preview" w:date="2026-01-01T00:00:00Z">
        <w:r>
          <w:delText xml:space="preserve">),</w:delText>
        </w:r>
      </w:del>
      <w:del w:id="26414" w:author="PR Preview" w:date="2026-01-01T00:00:00Z">
        <w:r>
          <w:delText xml:space="preserve"> </w:delText>
        </w:r>
      </w:del>
      <w:del w:id="26415" w:author="PR Preview" w:date="2026-01-01T00:00:00Z">
        <w:r>
          <w:delText xml:space="preserve">that is, exactly when</w:delText>
        </w:r>
      </w:del>
      <w:del w:id="26416"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26417" w:author="PR Preview" w:date="2026-01-01T00:00:00Z">
        <w:r>
          <w:delText xml:space="preserve">.</w:delText>
        </w:r>
      </w:del>
    </w:p>
    <w:p>
      <w:pPr>
        <w:pStyle w:val="BodyText"/>
      </w:pPr>
      <w:del w:id="26418" w:author="PR Preview" w:date="2026-01-01T00:00:00Z">
        <w:r>
          <w:rPr>
            <w:i/>
            <w:iCs/>
          </w:rPr>
          <w:delText xml:space="preserve">Proof</w:delText>
        </w:r>
      </w:del>
      <w:del w:id="26419" w:author="PR Preview" w:date="2026-01-01T00:00:00Z">
        <w:r>
          <w:delText xml:space="preserve">. </w:delText>
        </w:r>
      </w:del>
      <w:del w:id="26420" w:author="PR Preview" w:date="2026-01-01T00:00:00Z">
        <w:r>
          <w:rPr>
            <w:b/>
            <w:bCs/>
          </w:rPr>
          <w:delText xml:space="preserve">Invertible implies rank</w:delText>
        </w:r>
      </w:del>
      <w:del w:id="26421" w:author="PR Preview" w:date="2026-01-01T00:00:00Z">
        <w:r>
          <w:rPr>
            <w:b/>
            <w:bCs/>
          </w:rPr>
          <w:delText xml:space="preserve"> </w:delText>
        </w:r>
      </w:del>
      <m:oMath>
        <m:r>
          <m:t>n</m:t>
        </m:r>
      </m:oMath>
      <w:del w:id="26422" w:author="PR Preview" w:date="2026-01-01T00:00:00Z">
        <w:r>
          <w:rPr>
            <w:b/>
            <w:bCs/>
          </w:rPr>
          <w:delText xml:space="preserve">.</w:delText>
        </w:r>
      </w:del>
      <w:del w:id="26423" w:author="PR Preview" w:date="2026-01-01T00:00:00Z">
        <w:r>
          <w:delText xml:space="preserve"> </w:delText>
        </w:r>
      </w:del>
      <w:del w:id="26424" w:author="PR Preview" w:date="2026-01-01T00:00:00Z">
        <w:r>
          <w:delText xml:space="preserve">If</w:delText>
        </w:r>
      </w:del>
      <w:del w:id="26425"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n</m:t>
            </m:r>
          </m:sub>
        </m:sSub>
      </m:oMath>
      <w:del w:id="26426" w:author="PR Preview" w:date="2026-01-01T00:00:00Z">
        <w:r>
          <w:delText xml:space="preserve">, then</w:delText>
        </w:r>
      </w:del>
    </w:p>
    <w:p>
      <w:pPr>
        <w:pStyle w:val="BodyText"/>
      </w:pPr>
      <m:oMathPara>
        <m:oMathParaPr>
          <m:jc m:val="center"/>
        </m:oMathParaPr>
        <m:oMath>
          <m:eqArr>
            <m:e>
              <m:limLow>
                <m:e>
                  <m:r>
                    <m:t>x</m:t>
                  </m:r>
                </m:e>
                <m:lim>
                  <m:r>
                    <m:rPr>
                      <m:sty m:val="p"/>
                    </m:rPr>
                    <m:t>∼</m:t>
                  </m:r>
                </m:lim>
              </m:limLow>
              <m:r>
                <m:t>&amp;</m:t>
              </m:r>
              <m:r>
                <m:rPr>
                  <m:sty m:val="p"/>
                </m:rPr>
                <m:t>=</m:t>
              </m:r>
              <m:sSub>
                <m:e>
                  <m:r>
                    <m:rPr>
                      <m:sty m:val="bi"/>
                    </m:rPr>
                    <m:t>I</m:t>
                  </m:r>
                </m:e>
                <m:sub>
                  <m:r>
                    <m:t>n</m:t>
                  </m:r>
                </m:sub>
              </m:sSub>
              <m:limLow>
                <m:e>
                  <m:r>
                    <m:t>x</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sSup>
                <m:e>
                  <m:r>
                    <m:rPr>
                      <m:sty m:val="bi"/>
                    </m:rPr>
                    <m:t>A</m:t>
                  </m:r>
                </m:e>
                <m:sup>
                  <m:r>
                    <m:rPr>
                      <m:sty m:val="p"/>
                    </m:rPr>
                    <m:t>−</m:t>
                  </m:r>
                  <m:r>
                    <m:t>1</m:t>
                  </m:r>
                </m:sup>
              </m:sSup>
              <m:r>
                <m:rPr>
                  <m:sty m:val="bi"/>
                </m:rPr>
                <m:t>A</m:t>
              </m:r>
              <m:r>
                <m:rPr>
                  <m:sty m:val="p"/>
                </m:rPr>
                <m:t>)</m:t>
              </m:r>
              <m:r>
                <m:t> </m:t>
              </m:r>
              <m:limLow>
                <m:e>
                  <m:r>
                    <m:t>x</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A</m:t>
                  </m:r>
                </m:e>
                <m:sup>
                  <m:r>
                    <m:rPr>
                      <m:sty m:val="p"/>
                    </m:rPr>
                    <m:t>−</m:t>
                  </m:r>
                  <m:r>
                    <m:t>1</m:t>
                  </m:r>
                </m:sup>
              </m:sSup>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A</m:t>
                  </m:r>
                </m:e>
                <m:sup>
                  <m:r>
                    <m:rPr>
                      <m:sty m:val="p"/>
                    </m:rPr>
                    <m:t>−</m:t>
                  </m:r>
                  <m:r>
                    <m:t>1</m:t>
                  </m:r>
                </m:sup>
              </m:sSup>
              <m:r>
                <m:t> </m:t>
              </m:r>
              <m:sSub>
                <m:e>
                  <m:limLow>
                    <m:e>
                      <m:r>
                        <m:t>0</m:t>
                      </m:r>
                    </m:e>
                    <m:lim>
                      <m:r>
                        <m:rPr>
                          <m:sty m:val="p"/>
                        </m:rPr>
                        <m:t>∼</m:t>
                      </m:r>
                    </m:lim>
                  </m:limLow>
                </m:e>
                <m:sub>
                  <m:r>
                    <m:t>n</m:t>
                  </m:r>
                </m:sub>
              </m:sSub>
              <m:r>
                <m:t>&amp;</m:t>
              </m:r>
              <m:r>
                <m:t>&amp;</m:t>
              </m:r>
              <m:r>
                <m:rPr>
                  <m:nor/>
                  <m:sty m:val="p"/>
                </m:rPr>
                <m:t>(</m:t>
              </m:r>
              <m:r>
                <m:rPr>
                  <m:sty m:val="bi"/>
                </m:rPr>
                <m:t>A</m:t>
              </m:r>
              <m:limLow>
                <m:e>
                  <m:r>
                    <m:t>x</m:t>
                  </m:r>
                </m:e>
                <m:lim>
                  <m:r>
                    <m:rPr>
                      <m:sty m:val="p"/>
                    </m:rPr>
                    <m:t>∼</m:t>
                  </m:r>
                </m:lim>
              </m:limLow>
              <m:r>
                <m:rPr>
                  <m:sty m:val="p"/>
                </m:rPr>
                <m:t>=</m:t>
              </m:r>
              <m:sSub>
                <m:e>
                  <m:limLow>
                    <m:e>
                      <m:r>
                        <m:t>0</m:t>
                      </m:r>
                    </m:e>
                    <m:lim>
                      <m:r>
                        <m:rPr>
                          <m:sty m:val="p"/>
                        </m:rPr>
                        <m:t>∼</m:t>
                      </m:r>
                    </m:lim>
                  </m:limLow>
                </m:e>
                <m:sub>
                  <m:r>
                    <m:t>n</m:t>
                  </m:r>
                </m:sub>
              </m:sSub>
              <m:r>
                <m:rPr>
                  <m:nor/>
                  <m:sty m:val="p"/>
                </m:rPr>
                <m:t>)</m:t>
              </m:r>
            </m:e>
            <m:e>
              <m:r>
                <m:t>&amp;</m:t>
              </m:r>
              <m:r>
                <m:rPr>
                  <m:sty m:val="p"/>
                </m:rPr>
                <m:t>=</m:t>
              </m:r>
              <m:sSub>
                <m:e>
                  <m:limLow>
                    <m:e>
                      <m:r>
                        <m:t>0</m:t>
                      </m:r>
                    </m:e>
                    <m:lim>
                      <m:r>
                        <m:rPr>
                          <m:sty m:val="p"/>
                        </m:rPr>
                        <m:t>∼</m:t>
                      </m:r>
                    </m:lim>
                  </m:limLow>
                </m:e>
                <m:sub>
                  <m:r>
                    <m:t>n</m:t>
                  </m:r>
                </m:sub>
              </m:sSub>
              <m:r>
                <m:rPr>
                  <m:sty m:val="p"/>
                </m:rPr>
                <m:t>,</m:t>
              </m:r>
              <m:r>
                <m:t>&amp;</m:t>
              </m:r>
              <m:r>
                <m:t>&amp;</m:t>
              </m:r>
              <m:r>
                <m:rPr>
                  <m:nor/>
                  <m:sty m:val="p"/>
                </m:rPr>
                <m:t>(</m:t>
              </m:r>
              <m:r>
                <m:rPr>
                  <m:nor/>
                  <m:sty m:val="p"/>
                </m:rPr>
                <m:t>Definition 32</m:t>
              </m:r>
              <m:r>
                <m:rPr>
                  <m:nor/>
                  <m:sty m:val="p"/>
                </m:rPr>
                <m:t>)</m:t>
              </m:r>
            </m:e>
          </m:eqArr>
        </m:oMath>
      </m:oMathPara>
    </w:p>
    <w:p>
      <w:pPr>
        <w:pStyle w:val="FirstParagraph"/>
      </w:pPr>
      <w:del w:id="26427" w:author="PR Preview" w:date="2026-01-01T00:00:00Z">
        <w:r>
          <w:delText xml:space="preserve">so</w:delText>
        </w:r>
      </w:del>
      <w:del w:id="26428"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26429" w:author="PR Preview" w:date="2026-01-01T00:00:00Z">
        <w:r>
          <w:delText xml:space="preserve">, the nullity is</w:delText>
        </w:r>
      </w:del>
      <w:del w:id="26430" w:author="PR Preview" w:date="2026-01-01T00:00:00Z">
        <w:r>
          <w:delText xml:space="preserve"> </w:delText>
        </w:r>
      </w:del>
      <m:oMath>
        <m:r>
          <m:t>0</m:t>
        </m:r>
      </m:oMath>
      <w:del w:id="26431" w:author="PR Preview" w:date="2026-01-01T00:00:00Z">
        <w:r>
          <w:delText xml:space="preserve">,</w:delText>
        </w:r>
      </w:del>
      <w:del w:id="26432" w:author="PR Preview" w:date="2026-01-01T00:00:00Z">
        <w:r>
          <w:delText xml:space="preserve"> </w:delText>
        </w:r>
      </w:del>
      <w:del w:id="26433" w:author="PR Preview" w:date="2026-01-01T00:00:00Z">
        <w:r>
          <w:delText xml:space="preserve">and</w:delText>
        </w:r>
      </w:del>
      <w:del w:id="26434" w:author="PR Preview" w:date="2026-01-01T00:00:00Z">
        <w:r>
          <w:delText xml:space="preserve"> </w:delText>
        </w:r>
      </w:del>
      <m:oMath>
        <m:r>
          <m:rPr>
            <m:sty m:val="p"/>
          </m:rPr>
          <m:t>rank</m:t>
        </m:r>
        <m:r>
          <m:rPr>
            <m:sty m:val="p"/>
          </m:rPr>
          <m:t>(</m:t>
        </m:r>
        <m:r>
          <m:rPr>
            <m:sty m:val="bi"/>
          </m:rPr>
          <m:t>A</m:t>
        </m:r>
        <m:r>
          <m:rPr>
            <m:sty m:val="p"/>
          </m:rPr>
          <m:t>)</m:t>
        </m:r>
        <m:r>
          <m:rPr>
            <m:sty m:val="p"/>
          </m:rPr>
          <m:t>=</m:t>
        </m:r>
        <m:r>
          <m:t>n</m:t>
        </m:r>
      </m:oMath>
      <w:del w:id="26435" w:author="PR Preview" w:date="2026-01-01T00:00:00Z">
        <w:r>
          <w:delText xml:space="preserve"> </w:delText>
        </w:r>
      </w:del>
      <w:del w:id="26436" w:author="PR Preview" w:date="2026-01-01T00:00:00Z">
        <w:r>
          <w:delText xml:space="preserve">(</w:delText>
        </w:r>
      </w:del>
      <w:hyperlink w:anchor="thm-rank-nullity">
        <w:del w:id="26437" w:author="PR Preview" w:date="2026-01-01T00:00:00Z">
          <w:r>
            <w:rPr>
              <w:rStyle w:val="Hyperlink"/>
            </w:rPr>
            <w:delText xml:space="preserve">Theorem 39</w:delText>
          </w:r>
        </w:del>
      </w:hyperlink>
      <w:del w:id="26438" w:author="PR Preview" w:date="2026-01-01T00:00:00Z">
        <w:r>
          <w:delText xml:space="preserve">).</w:delText>
        </w:r>
      </w:del>
    </w:p>
    <w:p>
      <w:pPr>
        <w:pStyle w:val="BodyText"/>
      </w:pPr>
      <w:del w:id="26439" w:author="PR Preview" w:date="2026-01-01T00:00:00Z">
        <w:r>
          <w:rPr>
            <w:b/>
            <w:bCs/>
          </w:rPr>
          <w:delText xml:space="preserve">Rank</w:delText>
        </w:r>
      </w:del>
      <w:del w:id="26440" w:author="PR Preview" w:date="2026-01-01T00:00:00Z">
        <w:r>
          <w:rPr>
            <w:b/>
            <w:bCs/>
          </w:rPr>
          <w:delText xml:space="preserve"> </w:delText>
        </w:r>
      </w:del>
      <m:oMath>
        <m:r>
          <m:t>n</m:t>
        </m:r>
      </m:oMath>
      <w:del w:id="26441" w:author="PR Preview" w:date="2026-01-01T00:00:00Z">
        <w:r>
          <w:rPr>
            <w:b/>
            <w:bCs/>
          </w:rPr>
          <w:delText xml:space="preserve"> </w:delText>
        </w:r>
      </w:del>
      <w:del w:id="26442" w:author="PR Preview" w:date="2026-01-01T00:00:00Z">
        <w:r>
          <w:rPr>
            <w:b/>
            <w:bCs/>
          </w:rPr>
          <w:delText xml:space="preserve">implies invertible.</w:delText>
        </w:r>
      </w:del>
      <w:del w:id="26443" w:author="PR Preview" w:date="2026-01-01T00:00:00Z">
        <w:r>
          <w:delText xml:space="preserve"> </w:delText>
        </w:r>
      </w:del>
      <w:del w:id="26444" w:author="PR Preview" w:date="2026-01-01T00:00:00Z">
        <w:r>
          <w:delText xml:space="preserve">Every system</w:delText>
        </w:r>
      </w:del>
      <w:del w:id="26445" w:author="PR Preview" w:date="2026-01-01T00:00:00Z">
        <w:r>
          <w:delText xml:space="preserve"> </w:delText>
        </w:r>
      </w:del>
      <m:oMath>
        <m:r>
          <m:rPr>
            <m:sty m:val="bi"/>
          </m:rPr>
          <m:t>A</m:t>
        </m:r>
        <m:limLow>
          <m:e>
            <m:r>
              <m:t>y</m:t>
            </m:r>
          </m:e>
          <m:lim>
            <m:r>
              <m:rPr>
                <m:sty m:val="p"/>
              </m:rPr>
              <m:t>∼</m:t>
            </m:r>
          </m:lim>
        </m:limLow>
        <m:r>
          <m:rPr>
            <m:sty m:val="p"/>
          </m:rPr>
          <m:t>=</m:t>
        </m:r>
        <m:limLow>
          <m:e>
            <m:r>
              <m:t>b</m:t>
            </m:r>
          </m:e>
          <m:lim>
            <m:r>
              <m:rPr>
                <m:sty m:val="p"/>
              </m:rPr>
              <m:t>∼</m:t>
            </m:r>
          </m:lim>
        </m:limLow>
      </m:oMath>
      <w:del w:id="26446" w:author="PR Preview" w:date="2026-01-01T00:00:00Z">
        <w:r>
          <w:delText xml:space="preserve"> </w:delText>
        </w:r>
      </w:del>
      <w:del w:id="26447" w:author="PR Preview" w:date="2026-01-01T00:00:00Z">
        <w:r>
          <w:delText xml:space="preserve">has exactly one solution</w:delText>
        </w:r>
      </w:del>
      <w:del w:id="26448" w:author="PR Preview" w:date="2026-01-01T00:00:00Z">
        <w:r>
          <w:delText xml:space="preserve"> </w:delText>
        </w:r>
      </w:del>
      <w:del w:id="26449" w:author="PR Preview" w:date="2026-01-01T00:00:00Z">
        <w:r>
          <w:delText xml:space="preserve">(</w:delText>
        </w:r>
      </w:del>
      <w:hyperlink w:anchor="cor-solution-unique">
        <w:del w:id="26450" w:author="PR Preview" w:date="2026-01-01T00:00:00Z">
          <w:r>
            <w:rPr>
              <w:rStyle w:val="Hyperlink"/>
            </w:rPr>
            <w:delText xml:space="preserve">Corollary 12</w:delText>
          </w:r>
        </w:del>
      </w:hyperlink>
      <w:del w:id="26451" w:author="PR Preview" w:date="2026-01-01T00:00:00Z">
        <w:r>
          <w:delText xml:space="preserve">, both parts, with</w:delText>
        </w:r>
      </w:del>
      <w:del w:id="26452" w:author="PR Preview" w:date="2026-01-01T00:00:00Z">
        <w:r>
          <w:delText xml:space="preserve"> </w:delText>
        </w:r>
      </w:del>
      <m:oMath>
        <m:r>
          <m:t>m</m:t>
        </m:r>
        <m:r>
          <m:rPr>
            <m:sty m:val="p"/>
          </m:rPr>
          <m:t>=</m:t>
        </m:r>
        <m:r>
          <m:t>n</m:t>
        </m:r>
      </m:oMath>
      <w:del w:id="26453" w:author="PR Preview" w:date="2026-01-01T00:00:00Z">
        <w:r>
          <w:delText xml:space="preserve">).</w:delText>
        </w:r>
      </w:del>
      <w:del w:id="26454" w:author="PR Preview" w:date="2026-01-01T00:00:00Z">
        <w:r>
          <w:delText xml:space="preserve"> </w:delText>
        </w:r>
      </w:del>
      <w:del w:id="26455" w:author="PR Preview" w:date="2026-01-01T00:00:00Z">
        <w:r>
          <w:delText xml:space="preserve">Let</w:delText>
        </w:r>
      </w:del>
      <w:del w:id="26456" w:author="PR Preview" w:date="2026-01-01T00:00:00Z">
        <w:r>
          <w:delText xml:space="preserve"> </w:delText>
        </w:r>
      </w:del>
      <m:oMath>
        <m:sSub>
          <m:e>
            <m:limLow>
              <m:e>
                <m:r>
                  <m:t>y</m:t>
                </m:r>
              </m:e>
              <m:lim>
                <m:r>
                  <m:rPr>
                    <m:sty m:val="p"/>
                  </m:rPr>
                  <m:t>∼</m:t>
                </m:r>
              </m:lim>
            </m:limLow>
          </m:e>
          <m:sub>
            <m:r>
              <m:t>j</m:t>
            </m:r>
          </m:sub>
        </m:sSub>
      </m:oMath>
      <w:del w:id="26457" w:author="PR Preview" w:date="2026-01-01T00:00:00Z">
        <w:r>
          <w:delText xml:space="preserve"> </w:delText>
        </w:r>
      </w:del>
      <w:del w:id="26458" w:author="PR Preview" w:date="2026-01-01T00:00:00Z">
        <w:r>
          <w:delText xml:space="preserve">solve</w:delText>
        </w:r>
      </w:del>
      <w:del w:id="26459" w:author="PR Preview" w:date="2026-01-01T00:00:00Z">
        <w:r>
          <w:delText xml:space="preserve"> </w:delText>
        </w:r>
      </w:del>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del w:id="26460" w:author="PR Preview" w:date="2026-01-01T00:00:00Z">
        <w:r>
          <w:delText xml:space="preserve"> </w:delText>
        </w:r>
      </w:del>
      <w:del w:id="26461" w:author="PR Preview" w:date="2026-01-01T00:00:00Z">
        <w:r>
          <w:delText xml:space="preserve">(</w:delText>
        </w:r>
      </w:del>
      <w:hyperlink w:anchor="def-indicator-vector">
        <w:del w:id="26462" w:author="PR Preview" w:date="2026-01-01T00:00:00Z">
          <w:r>
            <w:rPr>
              <w:rStyle w:val="Hyperlink"/>
            </w:rPr>
            <w:delText xml:space="preserve">Definition 14</w:delText>
          </w:r>
        </w:del>
      </w:hyperlink>
      <w:del w:id="26463" w:author="PR Preview" w:date="2026-01-01T00:00:00Z">
        <w:r>
          <w:delText xml:space="preserve">),</w:delText>
        </w:r>
      </w:del>
      <w:del w:id="26464" w:author="PR Preview" w:date="2026-01-01T00:00:00Z">
        <w:r>
          <w:delText xml:space="preserve"> </w:delText>
        </w:r>
      </w:del>
      <w:del w:id="26465" w:author="PR Preview" w:date="2026-01-01T00:00:00Z">
        <w:r>
          <w:delText xml:space="preserve">and let</w:delText>
        </w:r>
      </w:del>
      <w:del w:id="26466" w:author="PR Preview" w:date="2026-01-01T00:00:00Z">
        <w:r>
          <w:delText xml:space="preserve"> </w:delText>
        </w:r>
      </w:del>
      <m:oMath>
        <m:r>
          <m:rPr>
            <m:sty m:val="bi"/>
          </m:rPr>
          <m:t>B</m:t>
        </m:r>
      </m:oMath>
      <w:del w:id="26467" w:author="PR Preview" w:date="2026-01-01T00:00:00Z">
        <w:r>
          <w:delText xml:space="preserve"> </w:delText>
        </w:r>
      </w:del>
      <w:del w:id="26468" w:author="PR Preview" w:date="2026-01-01T00:00:00Z">
        <w:r>
          <w:delText xml:space="preserve">have columns</w:delText>
        </w:r>
      </w:del>
      <w:del w:id="26469" w:author="PR Preview" w:date="2026-01-01T00:00:00Z">
        <w:r>
          <w:delText xml:space="preserve"> </w:delText>
        </w:r>
      </w:del>
      <m:oMath>
        <m:sSub>
          <m:e>
            <m:limLow>
              <m:e>
                <m:r>
                  <m:t>y</m:t>
                </m:r>
              </m:e>
              <m:lim>
                <m:r>
                  <m:rPr>
                    <m:sty m:val="p"/>
                  </m:rPr>
                  <m:t>∼</m:t>
                </m:r>
              </m:lim>
            </m:limLow>
          </m:e>
          <m:sub>
            <m:r>
              <m:t>1</m:t>
            </m:r>
          </m:sub>
        </m:sSub>
        <m:r>
          <m:rPr>
            <m:sty m:val="p"/>
          </m:rPr>
          <m:t>,</m:t>
        </m:r>
        <m:r>
          <m:rPr>
            <m:sty m:val="p"/>
          </m:rPr>
          <m:t>…</m:t>
        </m:r>
        <m:r>
          <m:rPr>
            <m:sty m:val="p"/>
          </m:rPr>
          <m:t>,</m:t>
        </m:r>
        <m:sSub>
          <m:e>
            <m:limLow>
              <m:e>
                <m:r>
                  <m:t>y</m:t>
                </m:r>
              </m:e>
              <m:lim>
                <m:r>
                  <m:rPr>
                    <m:sty m:val="p"/>
                  </m:rPr>
                  <m:t>∼</m:t>
                </m:r>
              </m:lim>
            </m:limLow>
          </m:e>
          <m:sub>
            <m:r>
              <m:t>n</m:t>
            </m:r>
          </m:sub>
        </m:sSub>
      </m:oMath>
      <w:del w:id="26470" w:author="PR Preview" w:date="2026-01-01T00:00:00Z">
        <w:r>
          <w:delText xml:space="preserve">.</w:delText>
        </w:r>
      </w:del>
      <w:del w:id="26471" w:author="PR Preview" w:date="2026-01-01T00:00:00Z">
        <w:r>
          <w:delText xml:space="preserve"> </w:delText>
        </w:r>
      </w:del>
      <w:del w:id="26472" w:author="PR Preview" w:date="2026-01-01T00:00:00Z">
        <w:r>
          <w:delText xml:space="preserve">Column</w:delText>
        </w:r>
      </w:del>
      <w:del w:id="26473" w:author="PR Preview" w:date="2026-01-01T00:00:00Z">
        <w:r>
          <w:delText xml:space="preserve"> </w:delText>
        </w:r>
      </w:del>
      <m:oMath>
        <m:r>
          <m:t>j</m:t>
        </m:r>
      </m:oMath>
      <w:del w:id="26474" w:author="PR Preview" w:date="2026-01-01T00:00:00Z">
        <w:r>
          <w:delText xml:space="preserve"> </w:delText>
        </w:r>
      </w:del>
      <w:del w:id="26475" w:author="PR Preview" w:date="2026-01-01T00:00:00Z">
        <w:r>
          <w:delText xml:space="preserve">of</w:delText>
        </w:r>
      </w:del>
      <w:del w:id="26476" w:author="PR Preview" w:date="2026-01-01T00:00:00Z">
        <w:r>
          <w:delText xml:space="preserve"> </w:delText>
        </w:r>
      </w:del>
      <m:oMath>
        <m:r>
          <m:rPr>
            <m:sty m:val="bi"/>
          </m:rPr>
          <m:t>A</m:t>
        </m:r>
        <m:r>
          <m:rPr>
            <m:sty m:val="bi"/>
          </m:rPr>
          <m:t>B</m:t>
        </m:r>
      </m:oMath>
      <w:del w:id="26477" w:author="PR Preview" w:date="2026-01-01T00:00:00Z">
        <w:r>
          <w:delText xml:space="preserve"> </w:delText>
        </w:r>
      </w:del>
      <w:del w:id="26478" w:author="PR Preview" w:date="2026-01-01T00:00:00Z">
        <w:r>
          <w:delText xml:space="preserve">is</w:delText>
        </w:r>
      </w:del>
      <w:del w:id="26479" w:author="PR Preview" w:date="2026-01-01T00:00:00Z">
        <w:r>
          <w:delText xml:space="preserve"> </w:delText>
        </w:r>
      </w:del>
      <m:oMath>
        <m:r>
          <m:rPr>
            <m:sty m:val="bi"/>
          </m:rPr>
          <m:t>A</m:t>
        </m:r>
        <m:sSub>
          <m:e>
            <m:limLow>
              <m:e>
                <m:r>
                  <m:t>y</m:t>
                </m:r>
              </m:e>
              <m:lim>
                <m:r>
                  <m:rPr>
                    <m:sty m:val="p"/>
                  </m:rPr>
                  <m:t>∼</m:t>
                </m:r>
              </m:lim>
            </m:limLow>
          </m:e>
          <m:sub>
            <m:r>
              <m:t>j</m:t>
            </m:r>
          </m:sub>
        </m:sSub>
        <m:r>
          <m:rPr>
            <m:sty m:val="p"/>
          </m:rPr>
          <m:t>=</m:t>
        </m:r>
        <m:sSub>
          <m:e>
            <m:limLow>
              <m:e>
                <m:r>
                  <m:t>e</m:t>
                </m:r>
              </m:e>
              <m:lim>
                <m:r>
                  <m:rPr>
                    <m:sty m:val="p"/>
                  </m:rPr>
                  <m:t>∼</m:t>
                </m:r>
              </m:lim>
            </m:limLow>
          </m:e>
          <m:sub>
            <m:r>
              <m:t>j</m:t>
            </m:r>
          </m:sub>
        </m:sSub>
      </m:oMath>
      <w:del w:id="26480" w:author="PR Preview" w:date="2026-01-01T00:00:00Z">
        <w:r>
          <w:delText xml:space="preserve"> </w:delText>
        </w:r>
      </w:del>
      <w:del w:id="26481" w:author="PR Preview" w:date="2026-01-01T00:00:00Z">
        <w:r>
          <w:delText xml:space="preserve">(4),</w:delText>
        </w:r>
      </w:del>
      <w:del w:id="26482" w:author="PR Preview" w:date="2026-01-01T00:00:00Z">
        <w:r>
          <w:delText xml:space="preserve"> </w:delText>
        </w:r>
      </w:del>
      <w:del w:id="26483" w:author="PR Preview" w:date="2026-01-01T00:00:00Z">
        <w:r>
          <w:delText xml:space="preserve">so</w:delText>
        </w:r>
      </w:del>
      <w:del w:id="26484" w:author="PR Preview" w:date="2026-01-01T00:00:00Z">
        <w:r>
          <w:delText xml:space="preserve"> </w:delText>
        </w:r>
      </w:del>
      <m:oMath>
        <m:r>
          <m:rPr>
            <m:sty m:val="bi"/>
          </m:rPr>
          <m:t>A</m:t>
        </m:r>
        <m:r>
          <m:rPr>
            <m:sty m:val="bi"/>
          </m:rPr>
          <m:t>B</m:t>
        </m:r>
        <m:r>
          <m:rPr>
            <m:sty m:val="p"/>
          </m:rPr>
          <m:t>=</m:t>
        </m:r>
        <m:sSub>
          <m:e>
            <m:r>
              <m:rPr>
                <m:sty m:val="bi"/>
              </m:rPr>
              <m:t>I</m:t>
            </m:r>
          </m:e>
          <m:sub>
            <m:r>
              <m:t>n</m:t>
            </m:r>
          </m:sub>
        </m:sSub>
      </m:oMath>
      <w:del w:id="26485" w:author="PR Preview" w:date="2026-01-01T00:00:00Z">
        <w:r>
          <w:delText xml:space="preserve">.</w:delText>
        </w:r>
      </w:del>
      <w:del w:id="26486" w:author="PR Preview" w:date="2026-01-01T00:00:00Z">
        <w:r>
          <w:delText xml:space="preserve"> </w:delText>
        </w:r>
      </w:del>
      <w:del w:id="26487" w:author="PR Preview" w:date="2026-01-01T00:00:00Z">
        <w:r>
          <w:delText xml:space="preserve">For the other order,</w:delText>
        </w:r>
      </w:del>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del w:id="26488" w:author="PR Preview" w:date="2026-01-01T00:00:00Z">
        <w:r>
          <w:delText xml:space="preserve">so every column of</w:delText>
        </w:r>
      </w:del>
      <w:del w:id="26489"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6490" w:author="PR Preview" w:date="2026-01-01T00:00:00Z">
        <w:r>
          <w:delText xml:space="preserve"> </w:delText>
        </w:r>
      </w:del>
      <w:del w:id="26491" w:author="PR Preview" w:date="2026-01-01T00:00:00Z">
        <w:r>
          <w:delText xml:space="preserve">is in</w:delText>
        </w:r>
      </w:del>
      <w:del w:id="26492"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26493" w:author="PR Preview" w:date="2026-01-01T00:00:00Z">
        <w:r>
          <w:delText xml:space="preserve"> </w:delText>
        </w:r>
      </w:del>
      <w:del w:id="26494" w:author="PR Preview" w:date="2026-01-01T00:00:00Z">
        <w:r>
          <w:delText xml:space="preserve">(4),</w:delText>
        </w:r>
      </w:del>
      <w:del w:id="26495" w:author="PR Preview" w:date="2026-01-01T00:00:00Z">
        <w:r>
          <w:delText xml:space="preserve"> </w:delText>
        </w:r>
      </w:del>
      <w:del w:id="26496" w:author="PR Preview" w:date="2026-01-01T00:00:00Z">
        <w:r>
          <w:delText xml:space="preserve">and</w:delText>
        </w:r>
      </w:del>
      <w:del w:id="26497" w:author="PR Preview" w:date="2026-01-01T00:00:00Z">
        <w:r>
          <w:delText xml:space="preserve"> </w:delText>
        </w:r>
      </w:del>
      <m:oMath>
        <m:r>
          <m:rPr>
            <m:sty m:val="bi"/>
          </m:rPr>
          <m:t>B</m:t>
        </m:r>
        <m:r>
          <m:rPr>
            <m:sty m:val="bi"/>
          </m:rPr>
          <m:t>A</m:t>
        </m:r>
        <m:r>
          <m:rPr>
            <m:sty m:val="p"/>
          </m:rPr>
          <m:t>=</m:t>
        </m:r>
        <m:sSub>
          <m:e>
            <m:r>
              <m:rPr>
                <m:sty m:val="bi"/>
              </m:rPr>
              <m:t>I</m:t>
            </m:r>
          </m:e>
          <m:sub>
            <m:r>
              <m:t>n</m:t>
            </m:r>
          </m:sub>
        </m:sSub>
      </m:oMath>
      <w:del w:id="26498" w:author="PR Preview" w:date="2026-01-01T00:00:00Z">
        <w:r>
          <w:delText xml:space="preserve">.</w:delText>
        </w:r>
      </w:del>
      <w:del w:id="26499" w:author="PR Preview" w:date="2026-01-01T00:00:00Z">
        <w:r>
          <w:delText xml:space="preserve"> </w:delText>
        </w:r>
      </w:del>
      <w:del w:id="26500" w:author="PR Preview" w:date="2026-01-01T00:00:00Z">
        <w:r>
          <w:delText xml:space="preserve">So</w:delText>
        </w:r>
      </w:del>
      <w:del w:id="26501" w:author="PR Preview" w:date="2026-01-01T00:00:00Z">
        <w:r>
          <w:delText xml:space="preserve"> </w:delText>
        </w:r>
      </w:del>
      <m:oMath>
        <m:r>
          <m:rPr>
            <m:sty m:val="bi"/>
          </m:rPr>
          <m:t>B</m:t>
        </m:r>
      </m:oMath>
      <w:del w:id="26502" w:author="PR Preview" w:date="2026-01-01T00:00:00Z">
        <w:r>
          <w:delText xml:space="preserve"> </w:delText>
        </w:r>
      </w:del>
      <w:del w:id="26503" w:author="PR Preview" w:date="2026-01-01T00:00:00Z">
        <w:r>
          <w:delText xml:space="preserve">satisfies</w:delText>
        </w:r>
      </w:del>
      <w:del w:id="26504" w:author="PR Preview" w:date="2026-01-01T00:00:00Z">
        <w:r>
          <w:delText xml:space="preserve"> </w:delText>
        </w:r>
      </w:del>
      <w:hyperlink w:anchor="def-invertible-matrix">
        <w:del w:id="26505" w:author="PR Preview" w:date="2026-01-01T00:00:00Z">
          <w:r>
            <w:rPr>
              <w:rStyle w:val="Hyperlink"/>
            </w:rPr>
            <w:delText xml:space="preserve">Definition 85</w:delText>
          </w:r>
        </w:del>
      </w:hyperlink>
      <w:del w:id="26506" w:author="PR Preview" w:date="2026-01-01T00:00:00Z">
        <w:r>
          <w:delText xml:space="preserve">.</w:delText>
        </w:r>
      </w:del>
      <w:del w:id="26507" w:author="PR Preview" w:date="2026-01-01T00:00:00Z">
        <w:r>
          <w:delText xml:space="preserve"> </w:delText>
        </w:r>
      </w:del>
      <w:del w:id="26508" w:author="PR Preview" w:date="2026-01-01T00:00:00Z">
        <w:r>
          <w:delText xml:space="preserve">The two conditions in the statement are equivalent by</w:delText>
        </w:r>
      </w:del>
      <w:del w:id="26509" w:author="PR Preview" w:date="2026-01-01T00:00:00Z">
        <w:r>
          <w:delText xml:space="preserve"> </w:delText>
        </w:r>
      </w:del>
      <w:hyperlink w:anchor="thm-rank-nullity">
        <w:del w:id="26510" w:author="PR Preview" w:date="2026-01-01T00:00:00Z">
          <w:r>
            <w:rPr>
              <w:rStyle w:val="Hyperlink"/>
            </w:rPr>
            <w:delText xml:space="preserve">Theorem 39</w:delText>
          </w:r>
        </w:del>
      </w:hyperlink>
      <w:del w:id="26511" w:author="PR Preview" w:date="2026-01-01T00:00:00Z">
        <w:r>
          <w:delText xml:space="preserve">:</w:delText>
        </w:r>
      </w:del>
      <w:del w:id="26512" w:author="PR Preview" w:date="2026-01-01T00:00:00Z">
        <w:r>
          <w:delText xml:space="preserve"> </w:delText>
        </w:r>
      </w:del>
      <w:del w:id="26513" w:author="PR Preview" w:date="2026-01-01T00:00:00Z">
        <w:r>
          <w:delText xml:space="preserve">the nullity is</w:delText>
        </w:r>
      </w:del>
      <w:del w:id="26514" w:author="PR Preview" w:date="2026-01-01T00:00:00Z">
        <w:r>
          <w:delText xml:space="preserve"> </w:delText>
        </w:r>
      </w:del>
      <m:oMath>
        <m:r>
          <m:t>0</m:t>
        </m:r>
      </m:oMath>
      <w:del w:id="26515" w:author="PR Preview" w:date="2026-01-01T00:00:00Z">
        <w:r>
          <w:delText xml:space="preserve"> </w:delText>
        </w:r>
      </w:del>
      <w:del w:id="26516" w:author="PR Preview" w:date="2026-01-01T00:00:00Z">
        <w:r>
          <w:delText xml:space="preserve">exactly when</w:delText>
        </w:r>
      </w:del>
      <w:del w:id="26517" w:author="PR Preview" w:date="2026-01-01T00:00:00Z">
        <w:r>
          <w:delText xml:space="preserve"> </w:delText>
        </w:r>
      </w:del>
      <m:oMath>
        <m:r>
          <m:rPr>
            <m:scr m:val="script"/>
            <m:sty m:val="p"/>
          </m:rPr>
          <m:t>N</m:t>
        </m:r>
        <m:r>
          <m:rPr>
            <m:sty m:val="p"/>
          </m:rPr>
          <m:t>(</m:t>
        </m:r>
        <m:r>
          <m:rPr>
            <m:sty m:val="bi"/>
          </m:rPr>
          <m:t>A</m:t>
        </m:r>
        <m:r>
          <m:rPr>
            <m:sty m:val="p"/>
          </m:rPr>
          <m:t>)</m:t>
        </m:r>
        <m:r>
          <m:rPr>
            <m:sty m:val="p"/>
          </m:rPr>
          <m:t>=</m:t>
        </m:r>
        <m:r>
          <m:t>​</m:t>
        </m:r>
        <m:d>
          <m:dPr>
            <m:begChr m:val="{"/>
            <m:sepChr m:val=""/>
            <m:endChr m:val="}"/>
            <m:grow/>
          </m:dPr>
          <m:e>
            <m:sSub>
              <m:e>
                <m:limLow>
                  <m:e>
                    <m:r>
                      <m:t>0</m:t>
                    </m:r>
                  </m:e>
                  <m:lim>
                    <m:r>
                      <m:rPr>
                        <m:sty m:val="p"/>
                      </m:rPr>
                      <m:t>∼</m:t>
                    </m:r>
                  </m:lim>
                </m:limLow>
              </m:e>
              <m:sub>
                <m:r>
                  <m:t>n</m:t>
                </m:r>
              </m:sub>
            </m:sSub>
          </m:e>
        </m:d>
        <m:r>
          <m:t>​</m:t>
        </m:r>
      </m:oMath>
      <w:del w:id="26518" w:author="PR Preview" w:date="2026-01-01T00:00:00Z">
        <w:r>
          <w:delText xml:space="preserve">,</w:delText>
        </w:r>
      </w:del>
      <w:del w:id="26519" w:author="PR Preview" w:date="2026-01-01T00:00:00Z">
        <w:r>
          <w:delText xml:space="preserve"> </w:delText>
        </w:r>
      </w:del>
      <w:del w:id="26520" w:author="PR Preview" w:date="2026-01-01T00:00:00Z">
        <w:r>
          <w:delText xml:space="preserve">because a subspace of dimension</w:delText>
        </w:r>
      </w:del>
      <w:del w:id="26521" w:author="PR Preview" w:date="2026-01-01T00:00:00Z">
        <w:r>
          <w:delText xml:space="preserve"> </w:delText>
        </w:r>
      </w:del>
      <m:oMath>
        <m:r>
          <m:t>0</m:t>
        </m:r>
      </m:oMath>
      <w:del w:id="26522" w:author="PR Preview" w:date="2026-01-01T00:00:00Z">
        <w:r>
          <w:delText xml:space="preserve"> </w:delText>
        </w:r>
      </w:del>
      <w:del w:id="26523" w:author="PR Preview" w:date="2026-01-01T00:00:00Z">
        <w:r>
          <w:delText xml:space="preserve">has the empty list as a basis, whose span is</w:delText>
        </w:r>
      </w:del>
      <w:del w:id="26524" w:author="PR Preview" w:date="2026-01-01T00:00:00Z">
        <w:r>
          <w:delText xml:space="preserve"> </w:delText>
        </w:r>
      </w:del>
      <m:oMath>
        <m:r>
          <m:t>​</m:t>
        </m:r>
        <m:d>
          <m:dPr>
            <m:begChr m:val="{"/>
            <m:sepChr m:val=""/>
            <m:endChr m:val="}"/>
            <m:grow/>
          </m:dPr>
          <m:e>
            <m:limLow>
              <m:e>
                <m:r>
                  <m:t>0</m:t>
                </m:r>
              </m:e>
              <m:lim>
                <m:r>
                  <m:rPr>
                    <m:sty m:val="p"/>
                  </m:rPr>
                  <m:t>∼</m:t>
                </m:r>
              </m:lim>
            </m:limLow>
          </m:e>
        </m:d>
        <m:r>
          <m:t>​</m:t>
        </m:r>
      </m:oMath>
      <w:del w:id="26525" w:author="PR Preview" w:date="2026-01-01T00:00:00Z">
        <w:r>
          <w:delText xml:space="preserve"> </w:delText>
        </w:r>
      </w:del>
      <w:del w:id="26526" w:author="PR Preview" w:date="2026-01-01T00:00:00Z">
        <w:r>
          <w:delText xml:space="preserve">(</w:delText>
        </w:r>
      </w:del>
      <w:hyperlink w:anchor="def-dimension">
        <w:del w:id="26527" w:author="PR Preview" w:date="2026-01-01T00:00:00Z">
          <w:r>
            <w:rPr>
              <w:rStyle w:val="Hyperlink"/>
            </w:rPr>
            <w:delText xml:space="preserve">Definition 51</w:delText>
          </w:r>
        </w:del>
      </w:hyperlink>
      <w:del w:id="26528" w:author="PR Preview" w:date="2026-01-01T00:00:00Z">
        <w:r>
          <w:delText xml:space="preserve">,</w:delText>
        </w:r>
      </w:del>
      <w:del w:id="26529" w:author="PR Preview" w:date="2026-01-01T00:00:00Z">
        <w:r>
          <w:delText xml:space="preserve"> </w:delText>
        </w:r>
      </w:del>
      <w:hyperlink w:anchor="def-span">
        <w:del w:id="26530" w:author="PR Preview" w:date="2026-01-01T00:00:00Z">
          <w:r>
            <w:rPr>
              <w:rStyle w:val="Hyperlink"/>
            </w:rPr>
            <w:delText xml:space="preserve">Definition 47</w:delText>
          </w:r>
        </w:del>
      </w:hyperlink>
      <w:del w:id="26531" w:author="PR Preview" w:date="2026-01-01T00:00:00Z">
        <w:r>
          <w:delText xml:space="preserve">), and</w:delText>
        </w:r>
      </w:del>
      <w:del w:id="26532" w:author="PR Preview" w:date="2026-01-01T00:00:00Z">
        <w:r>
          <w:delText xml:space="preserve"> </w:delText>
        </w:r>
      </w:del>
      <m:oMath>
        <m:r>
          <m:t>​</m:t>
        </m:r>
        <m:d>
          <m:dPr>
            <m:begChr m:val="{"/>
            <m:sepChr m:val=""/>
            <m:endChr m:val="}"/>
            <m:grow/>
          </m:dPr>
          <m:e>
            <m:limLow>
              <m:e>
                <m:r>
                  <m:t>0</m:t>
                </m:r>
              </m:e>
              <m:lim>
                <m:r>
                  <m:rPr>
                    <m:sty m:val="p"/>
                  </m:rPr>
                  <m:t>∼</m:t>
                </m:r>
              </m:lim>
            </m:limLow>
          </m:e>
        </m:d>
        <m:r>
          <m:t>​</m:t>
        </m:r>
      </m:oMath>
      <w:del w:id="26533" w:author="PR Preview" w:date="2026-01-01T00:00:00Z">
        <w:r>
          <w:delText xml:space="preserve"> </w:delText>
        </w:r>
      </w:del>
      <w:del w:id="26534" w:author="PR Preview" w:date="2026-01-01T00:00:00Z">
        <w:r>
          <w:delText xml:space="preserve">has dimension</w:delText>
        </w:r>
      </w:del>
      <w:del w:id="26535" w:author="PR Preview" w:date="2026-01-01T00:00:00Z">
        <w:r>
          <w:delText xml:space="preserve"> </w:delText>
        </w:r>
      </w:del>
      <m:oMath>
        <m:r>
          <m:t>0</m:t>
        </m:r>
      </m:oMath>
      <w:del w:id="26536" w:author="PR Preview" w:date="2026-01-01T00:00:00Z">
        <w:r>
          <w:delText xml:space="preserve"> </w:delText>
        </w:r>
      </w:del>
      <w:del w:id="26537" w:author="PR Preview" w:date="2026-01-01T00:00:00Z">
        <w:r>
          <w:delText xml:space="preserve">(</w:delText>
        </w:r>
      </w:del>
      <w:hyperlink w:anchor="exm-dimension">
        <w:del w:id="26538" w:author="PR Preview" w:date="2026-01-01T00:00:00Z">
          <w:r>
            <w:rPr>
              <w:rStyle w:val="Hyperlink"/>
            </w:rPr>
            <w:delText xml:space="preserve">Example 50</w:delText>
          </w:r>
        </w:del>
      </w:hyperlink>
      <w:del w:id="26539" w:author="PR Preview" w:date="2026-01-01T00:00:00Z">
        <w:r>
          <w:delText xml:space="preserve">).</w:delText>
        </w:r>
      </w:del>
    </w:p>
    <w:p>
      <w:pPr>
        <w:pStyle w:val="BodyText"/>
      </w:pPr>
      <w:ins w:id="26540" w:author="PR Preview" w:date="2026-01-01T00:00:00Z">
        <w:r>
          <w:rPr>
            <w:b/>
            <w:bCs/>
          </w:rPr>
          <w:t xml:space="preserve">Theorem 107 (A square matrix is invertible exactly when it has full column rank)</w:t>
        </w:r>
      </w:ins>
      <w:ins w:id="26541" w:author="PR Preview" w:date="2026-01-01T00:00:00Z">
        <w:r>
          <w:t xml:space="preserve"> </w:t>
        </w:r>
      </w:ins>
      <w:ins w:id="26542" w:author="PR Preview" w:date="2026-01-01T00:00:00Z">
        <w:r>
          <w:t xml:space="preserve">An</w:t>
        </w:r>
      </w:ins>
      <w:ins w:id="26543" w:author="PR Preview" w:date="2026-01-01T00:00:00Z">
        <w:r>
          <w:t xml:space="preserve"> </w:t>
        </w:r>
      </w:ins>
      <m:oMath>
        <m:r>
          <m:t>n</m:t>
        </m:r>
        <m:r>
          <m:rPr>
            <m:sty m:val="p"/>
          </m:rPr>
          <m:t>×</m:t>
        </m:r>
        <m:r>
          <m:t>n</m:t>
        </m:r>
      </m:oMath>
      <w:ins w:id="26544" w:author="PR Preview" w:date="2026-01-01T00:00:00Z">
        <w:r>
          <w:t xml:space="preserve"> </w:t>
        </w:r>
      </w:ins>
      <w:ins w:id="26545" w:author="PR Preview" w:date="2026-01-01T00:00:00Z">
        <w:r>
          <w:t xml:space="preserve">matrix</w:t>
        </w:r>
      </w:ins>
      <w:ins w:id="26546" w:author="PR Preview" w:date="2026-01-01T00:00:00Z">
        <w:r>
          <w:t xml:space="preserve"> </w:t>
        </w:r>
      </w:ins>
      <m:oMath>
        <m:r>
          <m:rPr>
            <m:sty m:val="bi"/>
          </m:rPr>
          <m:t>A</m:t>
        </m:r>
      </m:oMath>
      <w:ins w:id="26547" w:author="PR Preview" w:date="2026-01-01T00:00:00Z">
        <w:r>
          <w:t xml:space="preserve"> </w:t>
        </w:r>
      </w:ins>
      <w:ins w:id="26548" w:author="PR Preview" w:date="2026-01-01T00:00:00Z">
        <w:r>
          <w:t xml:space="preserve">is invertible (</w:t>
        </w:r>
      </w:ins>
      <w:hyperlink w:anchor="def-invertible-matrix">
        <w:ins w:id="26549" w:author="PR Preview" w:date="2026-01-01T00:00:00Z">
          <w:r>
            <w:rPr>
              <w:rStyle w:val="Hyperlink"/>
            </w:rPr>
            <w:t xml:space="preserve">Definition 85</w:t>
          </w:r>
        </w:ins>
      </w:hyperlink>
      <w:ins w:id="26550" w:author="PR Preview" w:date="2026-01-01T00:00:00Z">
        <w:r>
          <w:t xml:space="preserve">)</w:t>
        </w:r>
      </w:ins>
      <w:ins w:id="26551" w:author="PR Preview" w:date="2026-01-01T00:00:00Z">
        <w:r>
          <w:t xml:space="preserve"> </w:t>
        </w:r>
      </w:ins>
      <w:ins w:id="26552" w:author="PR Preview" w:date="2026-01-01T00:00:00Z">
        <w:r>
          <w:t xml:space="preserve">exactly when</w:t>
        </w:r>
      </w:ins>
      <w:ins w:id="26553" w:author="PR Preview" w:date="2026-01-01T00:00:00Z">
        <w:r>
          <w:t xml:space="preserve"> </w:t>
        </w:r>
      </w:ins>
      <m:oMath>
        <m:r>
          <m:rPr>
            <m:sty m:val="p"/>
          </m:rPr>
          <m:t>rank</m:t>
        </m:r>
        <m:r>
          <m:rPr>
            <m:sty m:val="p"/>
          </m:rPr>
          <m:t>(</m:t>
        </m:r>
        <m:r>
          <m:rPr>
            <m:sty m:val="bi"/>
          </m:rPr>
          <m:t>A</m:t>
        </m:r>
        <m:r>
          <m:rPr>
            <m:sty m:val="p"/>
          </m:rPr>
          <m:t>)</m:t>
        </m:r>
        <m:r>
          <m:rPr>
            <m:sty m:val="p"/>
          </m:rPr>
          <m:t>=</m:t>
        </m:r>
        <m:r>
          <m:t>n</m:t>
        </m:r>
      </m:oMath>
      <w:ins w:id="26554" w:author="PR Preview" w:date="2026-01-01T00:00:00Z">
        <w:r>
          <w:t xml:space="preserve"> </w:t>
        </w:r>
      </w:ins>
      <w:ins w:id="26555" w:author="PR Preview" w:date="2026-01-01T00:00:00Z">
        <w:r>
          <w:t xml:space="preserve">(full column rank,</w:t>
        </w:r>
      </w:ins>
      <w:ins w:id="26556" w:author="PR Preview" w:date="2026-01-01T00:00:00Z">
        <w:r>
          <w:t xml:space="preserve"> </w:t>
        </w:r>
      </w:ins>
      <w:hyperlink w:anchor="def-full-column-rank">
        <w:ins w:id="26557" w:author="PR Preview" w:date="2026-01-01T00:00:00Z">
          <w:r>
            <w:rPr>
              <w:rStyle w:val="Hyperlink"/>
            </w:rPr>
            <w:t xml:space="preserve">Definition 45</w:t>
          </w:r>
        </w:ins>
      </w:hyperlink>
      <w:ins w:id="26558" w:author="PR Preview" w:date="2026-01-01T00:00:00Z">
        <w:r>
          <w:t xml:space="preserve">),</w:t>
        </w:r>
      </w:ins>
      <w:ins w:id="26559" w:author="PR Preview" w:date="2026-01-01T00:00:00Z">
        <w:r>
          <w:t xml:space="preserve"> </w:t>
        </w:r>
      </w:ins>
      <w:ins w:id="26560" w:author="PR Preview" w:date="2026-01-01T00:00:00Z">
        <w:r>
          <w:t xml:space="preserve">that is, exactly when</w:t>
        </w:r>
      </w:ins>
      <w:ins w:id="26561" w:author="PR Preview" w:date="2026-01-01T00:00:00Z">
        <w:r>
          <w:t xml:space="preserve"> </w:t>
        </w:r>
      </w:ins>
      <w:ins w:id="26562" w:author="PR Preview" w:date="2026-01-01T00:00:00Z">
        <w:r>
          <w:t xml:space="preserve">$\mathcal{N}(\mathbf{A}) = \mathopen{}\left\{\mathord{\smash[b]{\underset{\raise.3ex\hbox{$\scriptstyle\sim$}}{0}}\vphantom{0}}_n\right\}\mathclose{}$</w:t>
        </w:r>
      </w:ins>
      <w:ins w:id="26563" w:author="PR Preview" w:date="2026-01-01T00:00:00Z">
        <w:r>
          <w:t xml:space="preserve">.</w:t>
        </w:r>
      </w:ins>
    </w:p>
    <w:bookmarkEnd w:id="616"/>
    <w:p>
      <w:pPr>
        <w:pStyle w:val="BodyText"/>
      </w:pPr>
      <w:ins w:id="26564" w:author="PR Preview" w:date="2026-01-01T00:00:00Z">
        <w:r>
          <w:rPr>
            <w:i/>
            <w:iCs/>
          </w:rPr>
          <w:t xml:space="preserve">Proof</w:t>
        </w:r>
      </w:ins>
      <w:ins w:id="26565" w:author="PR Preview" w:date="2026-01-01T00:00:00Z">
        <w:r>
          <w:t xml:space="preserve">. </w:t>
        </w:r>
      </w:ins>
      <w:ins w:id="26566" w:author="PR Preview" w:date="2026-01-01T00:00:00Z">
        <w:r>
          <w:rPr>
            <w:b/>
            <w:bCs/>
          </w:rPr>
          <w:t xml:space="preserve">Invertible implies rank</w:t>
        </w:r>
      </w:ins>
      <w:ins w:id="26567" w:author="PR Preview" w:date="2026-01-01T00:00:00Z">
        <w:r>
          <w:rPr>
            <w:b/>
            <w:bCs/>
          </w:rPr>
          <w:t xml:space="preserve"> </w:t>
        </w:r>
      </w:ins>
      <m:oMath>
        <m:r>
          <m:t>n</m:t>
        </m:r>
      </m:oMath>
      <w:ins w:id="26568" w:author="PR Preview" w:date="2026-01-01T00:00:00Z">
        <w:r>
          <w:rPr>
            <w:b/>
            <w:bCs/>
          </w:rPr>
          <w:t xml:space="preserve">.</w:t>
        </w:r>
      </w:ins>
      <w:ins w:id="26569" w:author="PR Preview" w:date="2026-01-01T00:00:00Z">
        <w:r>
          <w:t xml:space="preserve"> </w:t>
        </w:r>
      </w:ins>
      <w:ins w:id="26570" w:author="PR Preview" w:date="2026-01-01T00:00:00Z">
        <w:r>
          <w:t xml:space="preserve">If</w:t>
        </w:r>
      </w:ins>
      <w:ins w:id="26571" w:author="PR Preview" w:date="2026-01-01T00:00:00Z">
        <w:r>
          <w:t xml:space="preserve"> </w:t>
        </w:r>
      </w:ins>
      <w:ins w:id="26572" w:author="PR Preview" w:date="2026-01-01T00:00:00Z">
        <w:r>
          <w:t xml:space="preserve">$\mathbf{A} \mathord{\smash[b]{\underset{\raise.3ex\hbox{$\scriptstyle\sim$}}{x}}\vphantom{x}} = \mathord{\smash[b]{\underset{\raise.3ex\hbox{$\scriptstyle\sim$}}{0}}\vphantom{0}}_n$</w:t>
        </w:r>
      </w:ins>
      <w:ins w:id="26573" w:author="PR Preview" w:date="2026-01-01T00:00:00Z">
        <w:r>
          <w:t xml:space="preserve">, then</w:t>
        </w:r>
      </w:ins>
    </w:p>
    <w:p>
      <w:pPr>
        <w:pStyle w:val="BodyText"/>
      </w:pPr>
      <w:ins w:id="26574" w:author="PR Preview" w:date="2026-01-01T00:00:00Z">
        <w:r>
          <w:t xml:space="preserve">$$
    \begin{aligned}
    \mathord{\smash[b]{\underset{\raise.3ex\hbox{$\scriptstyle\sim$}}{x}}\vphantom{x}}
    &amp;= \mathbf{I}_n \mathord{\smash[b]{\underset{\raise.3ex\hbox{$\scriptstyle\sim$}}{x}}\vphantom{x}}
    &amp;&amp; \text{(}\text{Theorem~10}\text{)}
    \\
    &amp;= (\mathbf{A}^{-1} \mathbf{A})\,\mathord{\smash[b]{\underset{\raise.3ex\hbox{$\scriptstyle\sim$}}{x}}\vphantom{x}}
    &amp;&amp; \text{(}\text{Definition~84}\text{)}
    \\
    &amp;= \mathbf{A}^{-1}\,(\mathbf{A} \mathord{\smash[b]{\underset{\raise.3ex\hbox{$\scriptstyle\sim$}}{x}}\vphantom{x}})
    &amp;&amp; \text{(}\text{Theorem~8}\text{)}
    \\
    &amp;= \mathbf{A}^{-1}\,\mathord{\smash[b]{\underset{\raise.3ex\hbox{$\scriptstyle\sim$}}{0}}\vphantom{0}}_n
    &amp;&amp; \text{(} \mathbf{A} \mathord{\smash[b]{\underset{\raise.3ex\hbox{$\scriptstyle\sim$}}{x}}\vphantom{x}} = \mathord{\smash[b]{\underset{\raise.3ex\hbox{$\scriptstyle\sim$}}{0}}\vphantom{0}}_n \text{)}
    \\
    &amp;= \mathord{\smash[b]{\underset{\raise.3ex\hbox{$\scriptstyle\sim$}}{0}}\vphantom{0}}_n,
    &amp;&amp; \text{(}\text{Definition~32}\text{)}
    \end{aligned}
    $$</w:t>
        </w:r>
      </w:ins>
    </w:p>
    <w:p>
      <w:pPr>
        <w:pStyle w:val="FirstParagraph"/>
      </w:pPr>
      <w:ins w:id="26575" w:author="PR Preview" w:date="2026-01-01T00:00:00Z">
        <w:r>
          <w:t xml:space="preserve">so</w:t>
        </w:r>
      </w:ins>
      <w:ins w:id="26576" w:author="PR Preview" w:date="2026-01-01T00:00:00Z">
        <w:r>
          <w:t xml:space="preserve"> </w:t>
        </w:r>
      </w:ins>
      <w:ins w:id="26577" w:author="PR Preview" w:date="2026-01-01T00:00:00Z">
        <w:r>
          <w:t xml:space="preserve">$\mathcal{N}(\mathbf{A}) = \mathopen{}\left\{\mathord{\smash[b]{\underset{\raise.3ex\hbox{$\scriptstyle\sim$}}{0}}\vphantom{0}}_n\right\}\mathclose{}$</w:t>
        </w:r>
      </w:ins>
      <w:ins w:id="26578" w:author="PR Preview" w:date="2026-01-01T00:00:00Z">
        <w:r>
          <w:t xml:space="preserve">, the nullity is</w:t>
        </w:r>
      </w:ins>
      <w:ins w:id="26579" w:author="PR Preview" w:date="2026-01-01T00:00:00Z">
        <w:r>
          <w:t xml:space="preserve"> </w:t>
        </w:r>
      </w:ins>
      <m:oMath>
        <m:r>
          <m:t>0</m:t>
        </m:r>
      </m:oMath>
      <w:ins w:id="26580" w:author="PR Preview" w:date="2026-01-01T00:00:00Z">
        <w:r>
          <w:t xml:space="preserve">,</w:t>
        </w:r>
      </w:ins>
      <w:ins w:id="26581" w:author="PR Preview" w:date="2026-01-01T00:00:00Z">
        <w:r>
          <w:t xml:space="preserve"> </w:t>
        </w:r>
      </w:ins>
      <w:ins w:id="26582" w:author="PR Preview" w:date="2026-01-01T00:00:00Z">
        <w:r>
          <w:t xml:space="preserve">and</w:t>
        </w:r>
      </w:ins>
      <w:ins w:id="26583" w:author="PR Preview" w:date="2026-01-01T00:00:00Z">
        <w:r>
          <w:t xml:space="preserve"> </w:t>
        </w:r>
      </w:ins>
      <m:oMath>
        <m:r>
          <m:rPr>
            <m:sty m:val="p"/>
          </m:rPr>
          <m:t>rank</m:t>
        </m:r>
        <m:r>
          <m:rPr>
            <m:sty m:val="p"/>
          </m:rPr>
          <m:t>(</m:t>
        </m:r>
        <m:r>
          <m:rPr>
            <m:sty m:val="bi"/>
          </m:rPr>
          <m:t>A</m:t>
        </m:r>
        <m:r>
          <m:rPr>
            <m:sty m:val="p"/>
          </m:rPr>
          <m:t>)</m:t>
        </m:r>
        <m:r>
          <m:rPr>
            <m:sty m:val="p"/>
          </m:rPr>
          <m:t>=</m:t>
        </m:r>
        <m:r>
          <m:t>n</m:t>
        </m:r>
      </m:oMath>
      <w:ins w:id="26584" w:author="PR Preview" w:date="2026-01-01T00:00:00Z">
        <w:r>
          <w:t xml:space="preserve"> </w:t>
        </w:r>
      </w:ins>
      <w:ins w:id="26585" w:author="PR Preview" w:date="2026-01-01T00:00:00Z">
        <w:r>
          <w:t xml:space="preserve">(</w:t>
        </w:r>
      </w:ins>
      <w:hyperlink w:anchor="thm-rank-nullity">
        <w:ins w:id="26586" w:author="PR Preview" w:date="2026-01-01T00:00:00Z">
          <w:r>
            <w:rPr>
              <w:rStyle w:val="Hyperlink"/>
            </w:rPr>
            <w:t xml:space="preserve">Theorem 39</w:t>
          </w:r>
        </w:ins>
      </w:hyperlink>
      <w:ins w:id="26587" w:author="PR Preview" w:date="2026-01-01T00:00:00Z">
        <w:r>
          <w:t xml:space="preserve">).</w:t>
        </w:r>
      </w:ins>
    </w:p>
    <w:p>
      <w:pPr>
        <w:pStyle w:val="BodyText"/>
      </w:pPr>
      <w:ins w:id="26588" w:author="PR Preview" w:date="2026-01-01T00:00:00Z">
        <w:r>
          <w:rPr>
            <w:b/>
            <w:bCs/>
          </w:rPr>
          <w:t xml:space="preserve">Rank</w:t>
        </w:r>
      </w:ins>
      <w:ins w:id="26589" w:author="PR Preview" w:date="2026-01-01T00:00:00Z">
        <w:r>
          <w:rPr>
            <w:b/>
            <w:bCs/>
          </w:rPr>
          <w:t xml:space="preserve"> </w:t>
        </w:r>
      </w:ins>
      <m:oMath>
        <m:r>
          <m:t>n</m:t>
        </m:r>
      </m:oMath>
      <w:ins w:id="26590" w:author="PR Preview" w:date="2026-01-01T00:00:00Z">
        <w:r>
          <w:rPr>
            <w:b/>
            <w:bCs/>
          </w:rPr>
          <w:t xml:space="preserve"> </w:t>
        </w:r>
      </w:ins>
      <w:ins w:id="26591" w:author="PR Preview" w:date="2026-01-01T00:00:00Z">
        <w:r>
          <w:rPr>
            <w:b/>
            <w:bCs/>
          </w:rPr>
          <w:t xml:space="preserve">implies invertible.</w:t>
        </w:r>
      </w:ins>
      <w:ins w:id="26592" w:author="PR Preview" w:date="2026-01-01T00:00:00Z">
        <w:r>
          <w:t xml:space="preserve"> </w:t>
        </w:r>
      </w:ins>
      <w:ins w:id="26593" w:author="PR Preview" w:date="2026-01-01T00:00:00Z">
        <w:r>
          <w:t xml:space="preserve">Every system</w:t>
        </w:r>
      </w:ins>
      <w:ins w:id="26594" w:author="PR Preview" w:date="2026-01-01T00:00:00Z">
        <w:r>
          <w:t xml:space="preserve"> </w:t>
        </w:r>
      </w:ins>
      <w:ins w:id="26595" w:author="PR Preview" w:date="2026-01-01T00:00:00Z">
        <w:r>
          <w:t xml:space="preserve">$\mathbf{A} \mathord{\smash[b]{\underset{\raise.3ex\hbox{$\scriptstyle\sim$}}{y}}\vphantom{y}} = \mathord{\smash[b]{\underset{\raise.3ex\hbox{$\scriptstyle\sim$}}{b}}\vphantom{b}}$</w:t>
        </w:r>
      </w:ins>
      <w:ins w:id="26596" w:author="PR Preview" w:date="2026-01-01T00:00:00Z">
        <w:r>
          <w:t xml:space="preserve"> </w:t>
        </w:r>
      </w:ins>
      <w:ins w:id="26597" w:author="PR Preview" w:date="2026-01-01T00:00:00Z">
        <w:r>
          <w:t xml:space="preserve">has exactly one solution</w:t>
        </w:r>
      </w:ins>
      <w:ins w:id="26598" w:author="PR Preview" w:date="2026-01-01T00:00:00Z">
        <w:r>
          <w:t xml:space="preserve"> </w:t>
        </w:r>
      </w:ins>
      <w:ins w:id="26599" w:author="PR Preview" w:date="2026-01-01T00:00:00Z">
        <w:r>
          <w:t xml:space="preserve">(</w:t>
        </w:r>
      </w:ins>
      <w:hyperlink w:anchor="cor-solution-unique">
        <w:ins w:id="26600" w:author="PR Preview" w:date="2026-01-01T00:00:00Z">
          <w:r>
            <w:rPr>
              <w:rStyle w:val="Hyperlink"/>
            </w:rPr>
            <w:t xml:space="preserve">Corollary 12</w:t>
          </w:r>
        </w:ins>
      </w:hyperlink>
      <w:ins w:id="26601" w:author="PR Preview" w:date="2026-01-01T00:00:00Z">
        <w:r>
          <w:t xml:space="preserve">, both parts, with</w:t>
        </w:r>
      </w:ins>
      <w:ins w:id="26602" w:author="PR Preview" w:date="2026-01-01T00:00:00Z">
        <w:r>
          <w:t xml:space="preserve"> </w:t>
        </w:r>
      </w:ins>
      <m:oMath>
        <m:r>
          <m:t>m</m:t>
        </m:r>
        <m:r>
          <m:rPr>
            <m:sty m:val="p"/>
          </m:rPr>
          <m:t>=</m:t>
        </m:r>
        <m:r>
          <m:t>n</m:t>
        </m:r>
      </m:oMath>
      <w:ins w:id="26603" w:author="PR Preview" w:date="2026-01-01T00:00:00Z">
        <w:r>
          <w:t xml:space="preserve">).</w:t>
        </w:r>
      </w:ins>
      <w:ins w:id="26604" w:author="PR Preview" w:date="2026-01-01T00:00:00Z">
        <w:r>
          <w:t xml:space="preserve"> </w:t>
        </w:r>
      </w:ins>
      <w:ins w:id="26605" w:author="PR Preview" w:date="2026-01-01T00:00:00Z">
        <w:r>
          <w:t xml:space="preserve">Let</w:t>
        </w:r>
      </w:ins>
      <w:ins w:id="26606" w:author="PR Preview" w:date="2026-01-01T00:00:00Z">
        <w:r>
          <w:t xml:space="preserve"> </w:t>
        </w:r>
      </w:ins>
      <w:ins w:id="26607" w:author="PR Preview" w:date="2026-01-01T00:00:00Z">
        <w:r>
          <w:t xml:space="preserve">$\mathord{\smash[b]{\underset{\raise.3ex\hbox{$\scriptstyle\sim$}}{y}}\vphantom{y}}_j$</w:t>
        </w:r>
      </w:ins>
      <w:ins w:id="26608" w:author="PR Preview" w:date="2026-01-01T00:00:00Z">
        <w:r>
          <w:t xml:space="preserve"> </w:t>
        </w:r>
      </w:ins>
      <w:ins w:id="26609" w:author="PR Preview" w:date="2026-01-01T00:00:00Z">
        <w:r>
          <w:t xml:space="preserve">solve</w:t>
        </w:r>
      </w:ins>
      <w:ins w:id="26610" w:author="PR Preview" w:date="2026-01-01T00:00:00Z">
        <w:r>
          <w:t xml:space="preserve"> </w:t>
        </w:r>
      </w:ins>
      <w:ins w:id="26611" w:author="PR Preview" w:date="2026-01-01T00:00:00Z">
        <w:r>
          <w:t xml:space="preserve">$\mathbf{A} \mathord{\smash[b]{\underset{\raise.3ex\hbox{$\scriptstyle\sim$}}{y}}\vphantom{y}}_j = \mathord{\smash[b]{\underset{\raise.3ex\hbox{$\scriptstyle\sim$}}{e}}\vphantom{e}}_j$</w:t>
        </w:r>
      </w:ins>
      <w:ins w:id="26612" w:author="PR Preview" w:date="2026-01-01T00:00:00Z">
        <w:r>
          <w:t xml:space="preserve"> </w:t>
        </w:r>
      </w:ins>
      <w:ins w:id="26613" w:author="PR Preview" w:date="2026-01-01T00:00:00Z">
        <w:r>
          <w:t xml:space="preserve">(</w:t>
        </w:r>
      </w:ins>
      <w:hyperlink w:anchor="def-indicator-vector">
        <w:ins w:id="26614" w:author="PR Preview" w:date="2026-01-01T00:00:00Z">
          <w:r>
            <w:rPr>
              <w:rStyle w:val="Hyperlink"/>
            </w:rPr>
            <w:t xml:space="preserve">Definition 14</w:t>
          </w:r>
        </w:ins>
      </w:hyperlink>
      <w:ins w:id="26615" w:author="PR Preview" w:date="2026-01-01T00:00:00Z">
        <w:r>
          <w:t xml:space="preserve">),</w:t>
        </w:r>
      </w:ins>
      <w:ins w:id="26616" w:author="PR Preview" w:date="2026-01-01T00:00:00Z">
        <w:r>
          <w:t xml:space="preserve"> </w:t>
        </w:r>
      </w:ins>
      <w:ins w:id="26617" w:author="PR Preview" w:date="2026-01-01T00:00:00Z">
        <w:r>
          <w:t xml:space="preserve">and let</w:t>
        </w:r>
      </w:ins>
      <w:ins w:id="26618" w:author="PR Preview" w:date="2026-01-01T00:00:00Z">
        <w:r>
          <w:t xml:space="preserve"> </w:t>
        </w:r>
      </w:ins>
      <m:oMath>
        <m:r>
          <m:rPr>
            <m:sty m:val="bi"/>
          </m:rPr>
          <m:t>B</m:t>
        </m:r>
      </m:oMath>
      <w:ins w:id="26619" w:author="PR Preview" w:date="2026-01-01T00:00:00Z">
        <w:r>
          <w:t xml:space="preserve"> </w:t>
        </w:r>
      </w:ins>
      <w:ins w:id="26620" w:author="PR Preview" w:date="2026-01-01T00:00:00Z">
        <w:r>
          <w:t xml:space="preserve">have columns</w:t>
        </w:r>
      </w:ins>
      <w:ins w:id="26621" w:author="PR Preview" w:date="2026-01-01T00:00:00Z">
        <w:r>
          <w:t xml:space="preserve"> </w:t>
        </w:r>
      </w:ins>
      <w:ins w:id="26622" w:author="PR Preview" w:date="2026-01-01T00:00:00Z">
        <w:r>
          <w:t xml:space="preserve">$\mathord{\smash[b]{\underset{\raise.3ex\hbox{$\scriptstyle\sim$}}{y}}\vphantom{y}}_1, \ldots, \mathord{\smash[b]{\underset{\raise.3ex\hbox{$\scriptstyle\sim$}}{y}}\vphantom{y}}_n$</w:t>
        </w:r>
      </w:ins>
      <w:ins w:id="26623" w:author="PR Preview" w:date="2026-01-01T00:00:00Z">
        <w:r>
          <w:t xml:space="preserve">.</w:t>
        </w:r>
      </w:ins>
      <w:ins w:id="26624" w:author="PR Preview" w:date="2026-01-01T00:00:00Z">
        <w:r>
          <w:t xml:space="preserve"> </w:t>
        </w:r>
      </w:ins>
      <w:ins w:id="26625" w:author="PR Preview" w:date="2026-01-01T00:00:00Z">
        <w:r>
          <w:t xml:space="preserve">Column</w:t>
        </w:r>
      </w:ins>
      <w:ins w:id="26626" w:author="PR Preview" w:date="2026-01-01T00:00:00Z">
        <w:r>
          <w:t xml:space="preserve"> </w:t>
        </w:r>
      </w:ins>
      <m:oMath>
        <m:r>
          <m:t>j</m:t>
        </m:r>
      </m:oMath>
      <w:ins w:id="26627" w:author="PR Preview" w:date="2026-01-01T00:00:00Z">
        <w:r>
          <w:t xml:space="preserve"> </w:t>
        </w:r>
      </w:ins>
      <w:ins w:id="26628" w:author="PR Preview" w:date="2026-01-01T00:00:00Z">
        <w:r>
          <w:t xml:space="preserve">of</w:t>
        </w:r>
      </w:ins>
      <w:ins w:id="26629" w:author="PR Preview" w:date="2026-01-01T00:00:00Z">
        <w:r>
          <w:t xml:space="preserve"> </w:t>
        </w:r>
      </w:ins>
      <m:oMath>
        <m:r>
          <m:rPr>
            <m:sty m:val="bi"/>
          </m:rPr>
          <m:t>A</m:t>
        </m:r>
        <m:r>
          <m:rPr>
            <m:sty m:val="bi"/>
          </m:rPr>
          <m:t>B</m:t>
        </m:r>
      </m:oMath>
      <w:ins w:id="26630" w:author="PR Preview" w:date="2026-01-01T00:00:00Z">
        <w:r>
          <w:t xml:space="preserve"> </w:t>
        </w:r>
      </w:ins>
      <w:ins w:id="26631" w:author="PR Preview" w:date="2026-01-01T00:00:00Z">
        <w:r>
          <w:t xml:space="preserve">is</w:t>
        </w:r>
      </w:ins>
      <w:ins w:id="26632" w:author="PR Preview" w:date="2026-01-01T00:00:00Z">
        <w:r>
          <w:t xml:space="preserve"> </w:t>
        </w:r>
      </w:ins>
      <w:ins w:id="26633" w:author="PR Preview" w:date="2026-01-01T00:00:00Z">
        <w:r>
          <w:t xml:space="preserve">$\mathbf{A} \mathord{\smash[b]{\underset{\raise.3ex\hbox{$\scriptstyle\sim$}}{y}}\vphantom{y}}_j = \mathord{\smash[b]{\underset{\raise.3ex\hbox{$\scriptstyle\sim$}}{e}}\vphantom{e}}_j$</w:t>
        </w:r>
      </w:ins>
      <w:ins w:id="26634" w:author="PR Preview" w:date="2026-01-01T00:00:00Z">
        <w:r>
          <w:t xml:space="preserve"> </w:t>
        </w:r>
      </w:ins>
      <w:ins w:id="26635" w:author="PR Preview" w:date="2026-01-01T00:00:00Z">
        <w:r>
          <w:t xml:space="preserve">(4),</w:t>
        </w:r>
      </w:ins>
      <w:ins w:id="26636" w:author="PR Preview" w:date="2026-01-01T00:00:00Z">
        <w:r>
          <w:t xml:space="preserve"> </w:t>
        </w:r>
      </w:ins>
      <w:ins w:id="26637" w:author="PR Preview" w:date="2026-01-01T00:00:00Z">
        <w:r>
          <w:t xml:space="preserve">so</w:t>
        </w:r>
      </w:ins>
      <w:ins w:id="26638" w:author="PR Preview" w:date="2026-01-01T00:00:00Z">
        <w:r>
          <w:t xml:space="preserve"> </w:t>
        </w:r>
      </w:ins>
      <m:oMath>
        <m:r>
          <m:rPr>
            <m:sty m:val="bi"/>
          </m:rPr>
          <m:t>A</m:t>
        </m:r>
        <m:r>
          <m:rPr>
            <m:sty m:val="bi"/>
          </m:rPr>
          <m:t>B</m:t>
        </m:r>
        <m:r>
          <m:rPr>
            <m:sty m:val="p"/>
          </m:rPr>
          <m:t>=</m:t>
        </m:r>
        <m:sSub>
          <m:e>
            <m:r>
              <m:rPr>
                <m:sty m:val="bi"/>
              </m:rPr>
              <m:t>I</m:t>
            </m:r>
          </m:e>
          <m:sub>
            <m:r>
              <m:t>n</m:t>
            </m:r>
          </m:sub>
        </m:sSub>
      </m:oMath>
      <w:ins w:id="26639" w:author="PR Preview" w:date="2026-01-01T00:00:00Z">
        <w:r>
          <w:t xml:space="preserve">.</w:t>
        </w:r>
      </w:ins>
      <w:ins w:id="26640" w:author="PR Preview" w:date="2026-01-01T00:00:00Z">
        <w:r>
          <w:t xml:space="preserve"> </w:t>
        </w:r>
      </w:ins>
      <w:ins w:id="26641" w:author="PR Preview" w:date="2026-01-01T00:00:00Z">
        <w:r>
          <w:t xml:space="preserve">For the other order,</w:t>
        </w:r>
      </w:ins>
    </w:p>
    <w:p>
      <w:pPr>
        <w:pStyle w:val="BodyText"/>
      </w:pPr>
      <m:oMathPara>
        <m:oMathParaPr>
          <m:jc m:val="center"/>
        </m:oMathParaPr>
        <m:oMath>
          <m:eqArr>
            <m:e>
              <m:r>
                <m:rPr>
                  <m:sty m:val="bi"/>
                </m:rPr>
                <m:t>A</m:t>
              </m:r>
              <m:r>
                <m:t> </m:t>
              </m:r>
              <m:r>
                <m:rPr>
                  <m:sty m:val="p"/>
                </m:rPr>
                <m:t>(</m:t>
              </m:r>
              <m:r>
                <m:rPr>
                  <m:sty m:val="bi"/>
                </m:rPr>
                <m:t>B</m:t>
              </m:r>
              <m:r>
                <m:rPr>
                  <m:sty m:val="bi"/>
                </m:rPr>
                <m:t>A</m:t>
              </m:r>
              <m:r>
                <m:rPr>
                  <m:sty m:val="p"/>
                </m:rPr>
                <m:t>−</m:t>
              </m:r>
              <m:sSub>
                <m:e>
                  <m:r>
                    <m:rPr>
                      <m:sty m:val="bi"/>
                    </m:rPr>
                    <m:t>I</m:t>
                  </m:r>
                </m:e>
                <m:sub>
                  <m:r>
                    <m:t>n</m:t>
                  </m:r>
                </m:sub>
              </m:sSub>
              <m:r>
                <m:rPr>
                  <m:sty m:val="p"/>
                </m:rPr>
                <m:t>)</m:t>
              </m:r>
              <m:r>
                <m:t>&amp;</m:t>
              </m:r>
              <m:r>
                <m:rPr>
                  <m:sty m:val="p"/>
                </m:rPr>
                <m:t>=</m:t>
              </m:r>
              <m:r>
                <m:rPr>
                  <m:sty m:val="bi"/>
                </m:rPr>
                <m:t>A</m:t>
              </m:r>
              <m:r>
                <m:rPr>
                  <m:sty m:val="bi"/>
                </m:rPr>
                <m:t>B</m:t>
              </m:r>
              <m:r>
                <m:rPr>
                  <m:sty m:val="bi"/>
                </m:rPr>
                <m:t>A</m:t>
              </m:r>
              <m:r>
                <m:rPr>
                  <m:sty m:val="p"/>
                </m:rPr>
                <m:t>−</m:t>
              </m:r>
              <m:r>
                <m:rPr>
                  <m:sty m:val="bi"/>
                </m:rPr>
                <m:t>A</m:t>
              </m:r>
              <m:sSub>
                <m:e>
                  <m:r>
                    <m:rPr>
                      <m:sty m:val="bi"/>
                    </m:rPr>
                    <m:t>I</m:t>
                  </m:r>
                </m:e>
                <m:sub>
                  <m:r>
                    <m:t>n</m:t>
                  </m:r>
                </m:sub>
              </m:sSub>
              <m:r>
                <m:t>&amp;</m:t>
              </m:r>
              <m:r>
                <m:t>&amp;</m:t>
              </m:r>
              <m:r>
                <m:rPr>
                  <m:nor/>
                  <m:sty m:val="p"/>
                </m:rPr>
                <m:t>(</m:t>
              </m:r>
              <m:r>
                <m:rPr>
                  <m:nor/>
                  <m:sty m:val="p"/>
                </m:rPr>
                <m:t>Theorem 93</m:t>
              </m:r>
              <m:r>
                <m:rPr>
                  <m:nor/>
                  <m:sty m:val="p"/>
                </m:rPr>
                <m:t>, </m:t>
              </m:r>
              <m:r>
                <m:rPr>
                  <m:nor/>
                  <m:sty m:val="p"/>
                </m:rPr>
                <m:t>Theorem 8</m:t>
              </m:r>
              <m:r>
                <m:rPr>
                  <m:nor/>
                  <m:sty m:val="p"/>
                </m:rPr>
                <m:t>)</m:t>
              </m:r>
            </m:e>
            <m:e>
              <m:r>
                <m:t>&amp;</m:t>
              </m:r>
              <m:r>
                <m:rPr>
                  <m:sty m:val="p"/>
                </m:rPr>
                <m:t>=</m:t>
              </m:r>
              <m:sSub>
                <m:e>
                  <m:r>
                    <m:rPr>
                      <m:sty m:val="bi"/>
                    </m:rPr>
                    <m:t>I</m:t>
                  </m:r>
                </m:e>
                <m:sub>
                  <m:r>
                    <m:t>n</m:t>
                  </m:r>
                </m:sub>
              </m:sSub>
              <m:r>
                <m:rPr>
                  <m:sty m:val="bi"/>
                </m:rPr>
                <m:t>A</m:t>
              </m:r>
              <m:r>
                <m:rPr>
                  <m:sty m:val="p"/>
                </m:rPr>
                <m:t>−</m:t>
              </m:r>
              <m:r>
                <m:rPr>
                  <m:sty m:val="bi"/>
                </m:rPr>
                <m:t>A</m:t>
              </m:r>
              <m:sSub>
                <m:e>
                  <m:r>
                    <m:rPr>
                      <m:sty m:val="bi"/>
                    </m:rPr>
                    <m:t>I</m:t>
                  </m:r>
                </m:e>
                <m:sub>
                  <m:r>
                    <m:t>n</m:t>
                  </m:r>
                </m:sub>
              </m:sSub>
              <m:r>
                <m:t>&amp;</m:t>
              </m:r>
              <m:r>
                <m:t>&amp;</m:t>
              </m:r>
              <m:r>
                <m:rPr>
                  <m:nor/>
                  <m:sty m:val="p"/>
                </m:rPr>
                <m:t>(</m:t>
              </m:r>
              <m:r>
                <m:rPr>
                  <m:sty m:val="bi"/>
                </m:rPr>
                <m:t>A</m:t>
              </m:r>
              <m:r>
                <m:rPr>
                  <m:sty m:val="bi"/>
                </m:rPr>
                <m:t>B</m:t>
              </m:r>
              <m:r>
                <m:rPr>
                  <m:sty m:val="p"/>
                </m:rPr>
                <m:t>=</m:t>
              </m:r>
              <m:sSub>
                <m:e>
                  <m:r>
                    <m:rPr>
                      <m:sty m:val="bi"/>
                    </m:rPr>
                    <m:t>I</m:t>
                  </m:r>
                </m:e>
                <m:sub>
                  <m:r>
                    <m:t>n</m:t>
                  </m:r>
                </m:sub>
              </m:sSub>
              <m:r>
                <m:rPr>
                  <m:nor/>
                  <m:sty m:val="p"/>
                </m:rPr>
                <m:t>)</m:t>
              </m:r>
            </m:e>
            <m:e>
              <m:r>
                <m:t>&amp;</m:t>
              </m:r>
              <m:r>
                <m:rPr>
                  <m:sty m:val="p"/>
                </m:rPr>
                <m:t>=</m:t>
              </m:r>
              <m:r>
                <m:rPr>
                  <m:sty m:val="bi"/>
                </m:rPr>
                <m:t>A</m:t>
              </m:r>
              <m:r>
                <m:rPr>
                  <m:sty m:val="p"/>
                </m:rPr>
                <m:t>−</m:t>
              </m:r>
              <m:r>
                <m:rPr>
                  <m:sty m:val="bi"/>
                </m:rPr>
                <m:t>A</m:t>
              </m:r>
              <m:r>
                <m:t>&amp;</m:t>
              </m:r>
              <m:r>
                <m:t>&amp;</m:t>
              </m:r>
              <m:r>
                <m:rPr>
                  <m:nor/>
                  <m:sty m:val="p"/>
                </m:rPr>
                <m:t>(</m:t>
              </m:r>
              <m:r>
                <m:rPr>
                  <m:nor/>
                  <m:sty m:val="p"/>
                </m:rPr>
                <m:t>Theorem 10</m:t>
              </m:r>
              <m:r>
                <m:rPr>
                  <m:nor/>
                  <m:sty m:val="p"/>
                </m:rPr>
                <m:t>)</m:t>
              </m:r>
            </m:e>
            <m:e>
              <m:r>
                <m:t>&amp;</m:t>
              </m:r>
              <m:r>
                <m:rPr>
                  <m:sty m:val="p"/>
                </m:rPr>
                <m:t>=</m:t>
              </m:r>
              <m:sSub>
                <m:e>
                  <m:r>
                    <m:rPr>
                      <m:sty m:val="b"/>
                    </m:rPr>
                    <m:t>0</m:t>
                  </m:r>
                </m:e>
                <m:sub>
                  <m:r>
                    <m:t>n</m:t>
                  </m:r>
                  <m:r>
                    <m:rPr>
                      <m:sty m:val="p"/>
                    </m:rPr>
                    <m:t>×</m:t>
                  </m:r>
                  <m:r>
                    <m:t>n</m:t>
                  </m:r>
                </m:sub>
              </m:sSub>
              <m:r>
                <m:rPr>
                  <m:sty m:val="p"/>
                </m:rPr>
                <m:t>,</m:t>
              </m:r>
              <m:r>
                <m:t>&amp;</m:t>
              </m:r>
              <m:r>
                <m:t>&amp;</m:t>
              </m:r>
              <m:r>
                <m:rPr>
                  <m:nor/>
                  <m:sty m:val="p"/>
                </m:rPr>
                <m:t>(arithmetic)</m:t>
              </m:r>
            </m:e>
          </m:eqArr>
        </m:oMath>
      </m:oMathPara>
    </w:p>
    <w:p>
      <w:pPr>
        <w:pStyle w:val="FirstParagraph"/>
      </w:pPr>
      <w:ins w:id="26642" w:author="PR Preview" w:date="2026-01-01T00:00:00Z">
        <w:r>
          <w:t xml:space="preserve">so every column of</w:t>
        </w:r>
      </w:ins>
      <w:ins w:id="26643" w:author="PR Preview" w:date="2026-01-01T00:00:00Z">
        <w:r>
          <w:t xml:space="preserve"> </w:t>
        </w:r>
      </w:ins>
      <m:oMath>
        <m:r>
          <m:rPr>
            <m:sty m:val="bi"/>
          </m:rPr>
          <m:t>B</m:t>
        </m:r>
        <m:r>
          <m:rPr>
            <m:sty m:val="bi"/>
          </m:rPr>
          <m:t>A</m:t>
        </m:r>
        <m:r>
          <m:rPr>
            <m:sty m:val="p"/>
          </m:rPr>
          <m:t>−</m:t>
        </m:r>
        <m:sSub>
          <m:e>
            <m:r>
              <m:rPr>
                <m:sty m:val="bi"/>
              </m:rPr>
              <m:t>I</m:t>
            </m:r>
          </m:e>
          <m:sub>
            <m:r>
              <m:t>n</m:t>
            </m:r>
          </m:sub>
        </m:sSub>
      </m:oMath>
      <w:ins w:id="26644" w:author="PR Preview" w:date="2026-01-01T00:00:00Z">
        <w:r>
          <w:t xml:space="preserve"> </w:t>
        </w:r>
      </w:ins>
      <w:ins w:id="26645" w:author="PR Preview" w:date="2026-01-01T00:00:00Z">
        <w:r>
          <w:t xml:space="preserve">is in</w:t>
        </w:r>
      </w:ins>
      <w:ins w:id="26646" w:author="PR Preview" w:date="2026-01-01T00:00:00Z">
        <w:r>
          <w:t xml:space="preserve"> </w:t>
        </w:r>
      </w:ins>
      <w:ins w:id="26647" w:author="PR Preview" w:date="2026-01-01T00:00:00Z">
        <w:r>
          <w:t xml:space="preserve">$\mathcal{N}(\mathbf{A}) = \mathopen{}\left\{\mathord{\smash[b]{\underset{\raise.3ex\hbox{$\scriptstyle\sim$}}{0}}\vphantom{0}}_n\right\}\mathclose{}$</w:t>
        </w:r>
      </w:ins>
      <w:ins w:id="26648" w:author="PR Preview" w:date="2026-01-01T00:00:00Z">
        <w:r>
          <w:t xml:space="preserve"> </w:t>
        </w:r>
      </w:ins>
      <w:ins w:id="26649" w:author="PR Preview" w:date="2026-01-01T00:00:00Z">
        <w:r>
          <w:t xml:space="preserve">(4),</w:t>
        </w:r>
      </w:ins>
      <w:ins w:id="26650" w:author="PR Preview" w:date="2026-01-01T00:00:00Z">
        <w:r>
          <w:t xml:space="preserve"> </w:t>
        </w:r>
      </w:ins>
      <w:ins w:id="26651" w:author="PR Preview" w:date="2026-01-01T00:00:00Z">
        <w:r>
          <w:t xml:space="preserve">and</w:t>
        </w:r>
      </w:ins>
      <w:ins w:id="26652" w:author="PR Preview" w:date="2026-01-01T00:00:00Z">
        <w:r>
          <w:t xml:space="preserve"> </w:t>
        </w:r>
      </w:ins>
      <m:oMath>
        <m:r>
          <m:rPr>
            <m:sty m:val="bi"/>
          </m:rPr>
          <m:t>B</m:t>
        </m:r>
        <m:r>
          <m:rPr>
            <m:sty m:val="bi"/>
          </m:rPr>
          <m:t>A</m:t>
        </m:r>
        <m:r>
          <m:rPr>
            <m:sty m:val="p"/>
          </m:rPr>
          <m:t>=</m:t>
        </m:r>
        <m:sSub>
          <m:e>
            <m:r>
              <m:rPr>
                <m:sty m:val="bi"/>
              </m:rPr>
              <m:t>I</m:t>
            </m:r>
          </m:e>
          <m:sub>
            <m:r>
              <m:t>n</m:t>
            </m:r>
          </m:sub>
        </m:sSub>
      </m:oMath>
      <w:ins w:id="26653" w:author="PR Preview" w:date="2026-01-01T00:00:00Z">
        <w:r>
          <w:t xml:space="preserve">.</w:t>
        </w:r>
      </w:ins>
      <w:ins w:id="26654" w:author="PR Preview" w:date="2026-01-01T00:00:00Z">
        <w:r>
          <w:t xml:space="preserve"> </w:t>
        </w:r>
      </w:ins>
      <w:ins w:id="26655" w:author="PR Preview" w:date="2026-01-01T00:00:00Z">
        <w:r>
          <w:t xml:space="preserve">So</w:t>
        </w:r>
      </w:ins>
      <w:ins w:id="26656" w:author="PR Preview" w:date="2026-01-01T00:00:00Z">
        <w:r>
          <w:t xml:space="preserve"> </w:t>
        </w:r>
      </w:ins>
      <m:oMath>
        <m:r>
          <m:rPr>
            <m:sty m:val="bi"/>
          </m:rPr>
          <m:t>B</m:t>
        </m:r>
      </m:oMath>
      <w:ins w:id="26657" w:author="PR Preview" w:date="2026-01-01T00:00:00Z">
        <w:r>
          <w:t xml:space="preserve"> </w:t>
        </w:r>
      </w:ins>
      <w:ins w:id="26658" w:author="PR Preview" w:date="2026-01-01T00:00:00Z">
        <w:r>
          <w:t xml:space="preserve">satisfies</w:t>
        </w:r>
      </w:ins>
      <w:ins w:id="26659" w:author="PR Preview" w:date="2026-01-01T00:00:00Z">
        <w:r>
          <w:t xml:space="preserve"> </w:t>
        </w:r>
      </w:ins>
      <w:hyperlink w:anchor="def-invertible-matrix">
        <w:ins w:id="26660" w:author="PR Preview" w:date="2026-01-01T00:00:00Z">
          <w:r>
            <w:rPr>
              <w:rStyle w:val="Hyperlink"/>
            </w:rPr>
            <w:t xml:space="preserve">Definition 85</w:t>
          </w:r>
        </w:ins>
      </w:hyperlink>
      <w:ins w:id="26661" w:author="PR Preview" w:date="2026-01-01T00:00:00Z">
        <w:r>
          <w:t xml:space="preserve">.</w:t>
        </w:r>
      </w:ins>
      <w:ins w:id="26662" w:author="PR Preview" w:date="2026-01-01T00:00:00Z">
        <w:r>
          <w:t xml:space="preserve"> </w:t>
        </w:r>
      </w:ins>
      <w:ins w:id="26663" w:author="PR Preview" w:date="2026-01-01T00:00:00Z">
        <w:r>
          <w:t xml:space="preserve">The two conditions in the statement are equivalent by</w:t>
        </w:r>
      </w:ins>
      <w:ins w:id="26664" w:author="PR Preview" w:date="2026-01-01T00:00:00Z">
        <w:r>
          <w:t xml:space="preserve"> </w:t>
        </w:r>
      </w:ins>
      <w:hyperlink w:anchor="thm-rank-nullity">
        <w:ins w:id="26665" w:author="PR Preview" w:date="2026-01-01T00:00:00Z">
          <w:r>
            <w:rPr>
              <w:rStyle w:val="Hyperlink"/>
            </w:rPr>
            <w:t xml:space="preserve">Theorem 39</w:t>
          </w:r>
        </w:ins>
      </w:hyperlink>
      <w:ins w:id="26666" w:author="PR Preview" w:date="2026-01-01T00:00:00Z">
        <w:r>
          <w:t xml:space="preserve">:</w:t>
        </w:r>
      </w:ins>
      <w:ins w:id="26667" w:author="PR Preview" w:date="2026-01-01T00:00:00Z">
        <w:r>
          <w:t xml:space="preserve"> </w:t>
        </w:r>
      </w:ins>
      <w:ins w:id="26668" w:author="PR Preview" w:date="2026-01-01T00:00:00Z">
        <w:r>
          <w:t xml:space="preserve">the nullity is</w:t>
        </w:r>
      </w:ins>
      <w:ins w:id="26669" w:author="PR Preview" w:date="2026-01-01T00:00:00Z">
        <w:r>
          <w:t xml:space="preserve"> </w:t>
        </w:r>
      </w:ins>
      <m:oMath>
        <m:r>
          <m:t>0</m:t>
        </m:r>
      </m:oMath>
      <w:ins w:id="26670" w:author="PR Preview" w:date="2026-01-01T00:00:00Z">
        <w:r>
          <w:t xml:space="preserve"> </w:t>
        </w:r>
      </w:ins>
      <w:ins w:id="26671" w:author="PR Preview" w:date="2026-01-01T00:00:00Z">
        <w:r>
          <w:t xml:space="preserve">exactly when</w:t>
        </w:r>
      </w:ins>
      <w:ins w:id="26672" w:author="PR Preview" w:date="2026-01-01T00:00:00Z">
        <w:r>
          <w:t xml:space="preserve"> </w:t>
        </w:r>
      </w:ins>
      <w:ins w:id="26673" w:author="PR Preview" w:date="2026-01-01T00:00:00Z">
        <w:r>
          <w:t xml:space="preserve">$\mathcal{N}(\mathbf{A}) = \mathopen{}\left\{\mathord{\smash[b]{\underset{\raise.3ex\hbox{$\scriptstyle\sim$}}{0}}\vphantom{0}}_n\right\}\mathclose{}$</w:t>
        </w:r>
      </w:ins>
      <w:ins w:id="26674" w:author="PR Preview" w:date="2026-01-01T00:00:00Z">
        <w:r>
          <w:t xml:space="preserve">,</w:t>
        </w:r>
      </w:ins>
      <w:ins w:id="26675" w:author="PR Preview" w:date="2026-01-01T00:00:00Z">
        <w:r>
          <w:t xml:space="preserve"> </w:t>
        </w:r>
      </w:ins>
      <w:ins w:id="26676" w:author="PR Preview" w:date="2026-01-01T00:00:00Z">
        <w:r>
          <w:t xml:space="preserve">because a subspace of dimension</w:t>
        </w:r>
      </w:ins>
      <w:ins w:id="26677" w:author="PR Preview" w:date="2026-01-01T00:00:00Z">
        <w:r>
          <w:t xml:space="preserve"> </w:t>
        </w:r>
      </w:ins>
      <m:oMath>
        <m:r>
          <m:t>0</m:t>
        </m:r>
      </m:oMath>
      <w:ins w:id="26678" w:author="PR Preview" w:date="2026-01-01T00:00:00Z">
        <w:r>
          <w:t xml:space="preserve"> </w:t>
        </w:r>
      </w:ins>
      <w:ins w:id="26679" w:author="PR Preview" w:date="2026-01-01T00:00:00Z">
        <w:r>
          <w:t xml:space="preserve">has the empty list as a basis, whose span is</w:t>
        </w:r>
      </w:ins>
      <w:ins w:id="26680" w:author="PR Preview" w:date="2026-01-01T00:00:00Z">
        <w:r>
          <w:t xml:space="preserve"> </w:t>
        </w:r>
      </w:ins>
      <w:ins w:id="26681" w:author="PR Preview" w:date="2026-01-01T00:00:00Z">
        <w:r>
          <w:t xml:space="preserve">$\mathopen{}\left\{\mathord{\smash[b]{\underset{\raise.3ex\hbox{$\scriptstyle\sim$}}{0}}\vphantom{0}}\right\}\mathclose{}$</w:t>
        </w:r>
      </w:ins>
      <w:ins w:id="26682" w:author="PR Preview" w:date="2026-01-01T00:00:00Z">
        <w:r>
          <w:t xml:space="preserve"> </w:t>
        </w:r>
      </w:ins>
      <w:ins w:id="26683" w:author="PR Preview" w:date="2026-01-01T00:00:00Z">
        <w:r>
          <w:t xml:space="preserve">(</w:t>
        </w:r>
      </w:ins>
      <w:hyperlink w:anchor="def-dimension">
        <w:ins w:id="26684" w:author="PR Preview" w:date="2026-01-01T00:00:00Z">
          <w:r>
            <w:rPr>
              <w:rStyle w:val="Hyperlink"/>
            </w:rPr>
            <w:t xml:space="preserve">Definition 51</w:t>
          </w:r>
        </w:ins>
      </w:hyperlink>
      <w:ins w:id="26685" w:author="PR Preview" w:date="2026-01-01T00:00:00Z">
        <w:r>
          <w:t xml:space="preserve">,</w:t>
        </w:r>
      </w:ins>
      <w:ins w:id="26686" w:author="PR Preview" w:date="2026-01-01T00:00:00Z">
        <w:r>
          <w:t xml:space="preserve"> </w:t>
        </w:r>
      </w:ins>
      <w:hyperlink w:anchor="def-span">
        <w:ins w:id="26687" w:author="PR Preview" w:date="2026-01-01T00:00:00Z">
          <w:r>
            <w:rPr>
              <w:rStyle w:val="Hyperlink"/>
            </w:rPr>
            <w:t xml:space="preserve">Definition 47</w:t>
          </w:r>
        </w:ins>
      </w:hyperlink>
      <w:ins w:id="26688" w:author="PR Preview" w:date="2026-01-01T00:00:00Z">
        <w:r>
          <w:t xml:space="preserve">), and</w:t>
        </w:r>
      </w:ins>
      <w:ins w:id="26689" w:author="PR Preview" w:date="2026-01-01T00:00:00Z">
        <w:r>
          <w:t xml:space="preserve"> </w:t>
        </w:r>
      </w:ins>
      <w:ins w:id="26690" w:author="PR Preview" w:date="2026-01-01T00:00:00Z">
        <w:r>
          <w:t xml:space="preserve">$\mathopen{}\left\{\mathord{\smash[b]{\underset{\raise.3ex\hbox{$\scriptstyle\sim$}}{0}}\vphantom{0}}\right\}\mathclose{}$</w:t>
        </w:r>
      </w:ins>
      <w:ins w:id="26691" w:author="PR Preview" w:date="2026-01-01T00:00:00Z">
        <w:r>
          <w:t xml:space="preserve"> </w:t>
        </w:r>
      </w:ins>
      <w:ins w:id="26692" w:author="PR Preview" w:date="2026-01-01T00:00:00Z">
        <w:r>
          <w:t xml:space="preserve">has dimension</w:t>
        </w:r>
      </w:ins>
      <w:ins w:id="26693" w:author="PR Preview" w:date="2026-01-01T00:00:00Z">
        <w:r>
          <w:t xml:space="preserve"> </w:t>
        </w:r>
      </w:ins>
      <m:oMath>
        <m:r>
          <m:t>0</m:t>
        </m:r>
      </m:oMath>
      <w:ins w:id="26694" w:author="PR Preview" w:date="2026-01-01T00:00:00Z">
        <w:r>
          <w:t xml:space="preserve"> </w:t>
        </w:r>
      </w:ins>
      <w:ins w:id="26695" w:author="PR Preview" w:date="2026-01-01T00:00:00Z">
        <w:r>
          <w:t xml:space="preserve">(</w:t>
        </w:r>
      </w:ins>
      <w:hyperlink w:anchor="exm-dimension">
        <w:ins w:id="26696" w:author="PR Preview" w:date="2026-01-01T00:00:00Z">
          <w:r>
            <w:rPr>
              <w:rStyle w:val="Hyperlink"/>
            </w:rPr>
            <w:t xml:space="preserve">Example 50</w:t>
          </w:r>
        </w:ins>
      </w:hyperlink>
      <w:ins w:id="26697" w:author="PR Preview" w:date="2026-01-01T00:00:00Z">
        <w:r>
          <w:t xml:space="preserve">).</w:t>
        </w:r>
      </w:ins>
    </w:p>
    <w:bookmarkStart w:id="617" w:name="exm-invertible-rank"/>
    <w:p>
      <w:pPr>
        <w:pStyle w:val="BodyText"/>
      </w:pPr>
      <w:r>
        <w:rPr>
          <w:b/>
          <w:bCs/>
        </w:rPr>
        <w:t xml:space="preserve">Example 192 (Rank decides invertibility)</w:t>
      </w:r>
      <w:r>
        <w:t xml:space="preserve"> </w:t>
      </w:r>
      <w:r>
        <w:t xml:space="preserve"> </w:t>
      </w:r>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del w:id="26698" w:author="PR Preview" w:date="2026-01-01T00:00:00Z">
        <w:r>
          <w:delText xml:space="preserve"> </w:delText>
        </w:r>
      </w:del>
      <w:del w:id="26699" w:author="PR Preview" w:date="2026-01-01T00:00:00Z">
        <w:r>
          <w:delText xml:space="preserve">of</w:delText>
        </w:r>
      </w:del>
      <w:del w:id="26700" w:author="PR Preview" w:date="2026-01-01T00:00:00Z">
        <w:r>
          <w:delText xml:space="preserve"> </w:delText>
        </w:r>
      </w:del>
      <w:hyperlink w:anchor="exm-invertible-matrix">
        <w:del w:id="26701" w:author="PR Preview" w:date="2026-01-01T00:00:00Z">
          <w:r>
            <w:rPr>
              <w:rStyle w:val="Hyperlink"/>
            </w:rPr>
            <w:delText xml:space="preserve">Example 127</w:delText>
          </w:r>
        </w:del>
      </w:hyperlink>
      <w:del w:id="26702" w:author="PR Preview" w:date="2026-01-01T00:00:00Z">
        <w:r>
          <w:delText xml:space="preserve"> </w:delText>
        </w:r>
      </w:del>
      <w:del w:id="26703" w:author="PR Preview" w:date="2026-01-01T00:00:00Z">
        <w:r>
          <w:delText xml:space="preserve">has rank</w:delText>
        </w:r>
      </w:del>
      <w:del w:id="26704" w:author="PR Preview" w:date="2026-01-01T00:00:00Z">
        <w:r>
          <w:delText xml:space="preserve"> </w:delText>
        </w:r>
      </w:del>
      <m:oMath>
        <m:r>
          <m:t>2</m:t>
        </m:r>
      </m:oMath>
      <w:del w:id="26705" w:author="PR Preview" w:date="2026-01-01T00:00:00Z">
        <w:r>
          <w:delText xml:space="preserve">:</w:delText>
        </w:r>
      </w:del>
      <w:del w:id="26706" w:author="PR Preview" w:date="2026-01-01T00:00:00Z">
        <w:r>
          <w:delText xml:space="preserve"> </w:delText>
        </w:r>
      </w:del>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del w:id="26707" w:author="PR Preview" w:date="2026-01-01T00:00:00Z">
        <w:r>
          <w:delText xml:space="preserve"> </w:delText>
        </w:r>
      </w:del>
      <w:del w:id="26708" w:author="PR Preview" w:date="2026-01-01T00:00:00Z">
        <w:r>
          <w:delText xml:space="preserve">is</w:delText>
        </w:r>
      </w:del>
      <w:del w:id="26709" w:author="PR Preview" w:date="2026-01-01T00:00:00Z">
        <w:r>
          <w:delText xml:space="preserve"> </w:delText>
        </w:r>
      </w:del>
      <m:oMath>
        <m:limLow>
          <m:e>
            <m:r>
              <m:t>0</m:t>
            </m:r>
          </m:e>
          <m:lim>
            <m:r>
              <m:rPr>
                <m:sty m:val="p"/>
              </m:rPr>
              <m:t>∼</m:t>
            </m:r>
          </m:lim>
        </m:limLow>
      </m:oMath>
      <w:del w:id="26710" w:author="PR Preview" w:date="2026-01-01T00:00:00Z">
        <w:r>
          <w:delText xml:space="preserve"> </w:delText>
        </w:r>
      </w:del>
      <w:del w:id="26711" w:author="PR Preview" w:date="2026-01-01T00:00:00Z">
        <w:r>
          <w:delText xml:space="preserve">only if</w:delText>
        </w:r>
      </w:del>
      <w:del w:id="26712" w:author="PR Preview" w:date="2026-01-01T00:00:00Z">
        <w:r>
          <w:delText xml:space="preserve"> </w:delText>
        </w:r>
      </w:del>
      <m:oMath>
        <m:sSub>
          <m:e>
            <m:r>
              <m:t>c</m:t>
            </m:r>
          </m:e>
          <m:sub>
            <m:r>
              <m:t>2</m:t>
            </m:r>
          </m:sub>
        </m:sSub>
        <m:r>
          <m:rPr>
            <m:sty m:val="p"/>
          </m:rPr>
          <m:t>=</m:t>
        </m:r>
        <m:r>
          <m:t>0</m:t>
        </m:r>
      </m:oMath>
      <w:del w:id="26713" w:author="PR Preview" w:date="2026-01-01T00:00:00Z">
        <w:r>
          <w:delText xml:space="preserve"> </w:delText>
        </w:r>
      </w:del>
      <w:del w:id="26714" w:author="PR Preview" w:date="2026-01-01T00:00:00Z">
        <w:r>
          <w:delText xml:space="preserve">and then</w:delText>
        </w:r>
      </w:del>
      <w:del w:id="26715" w:author="PR Preview" w:date="2026-01-01T00:00:00Z">
        <w:r>
          <w:delText xml:space="preserve"> </w:delText>
        </w:r>
      </w:del>
      <m:oMath>
        <m:sSub>
          <m:e>
            <m:r>
              <m:t>c</m:t>
            </m:r>
          </m:e>
          <m:sub>
            <m:r>
              <m:t>1</m:t>
            </m:r>
          </m:sub>
        </m:sSub>
        <m:r>
          <m:rPr>
            <m:sty m:val="p"/>
          </m:rPr>
          <m:t>=</m:t>
        </m:r>
        <m:r>
          <m:t>0</m:t>
        </m:r>
      </m:oMath>
      <w:del w:id="26716" w:author="PR Preview" w:date="2026-01-01T00:00:00Z">
        <w:r>
          <w:delText xml:space="preserve">.</w:delText>
        </w:r>
      </w:del>
      <w:del w:id="26717" w:author="PR Preview" w:date="2026-01-01T00:00:00Z">
        <w:r>
          <w:delText xml:space="preserve"> </w:delText>
        </w:r>
      </w:del>
      <w:del w:id="26718" w:author="PR Preview" w:date="2026-01-01T00:00:00Z">
        <w:r>
          <w:delText xml:space="preserve">So it is invertible, as that example found by exhibiting the inverse.</w:delText>
        </w:r>
      </w:del>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0</m:t>
                  </m:r>
                </m:e>
                <m:e>
                  <m:r>
                    <m:t>1</m:t>
                  </m:r>
                </m:e>
              </m:mr>
            </m:m>
          </m:e>
        </m:d>
      </m:oMath>
      <w:ins w:id="26719" w:author="PR Preview" w:date="2026-01-01T00:00:00Z">
        <w:r>
          <w:t xml:space="preserve"> </w:t>
        </w:r>
      </w:ins>
      <w:ins w:id="26720" w:author="PR Preview" w:date="2026-01-01T00:00:00Z">
        <w:r>
          <w:t xml:space="preserve">of</w:t>
        </w:r>
      </w:ins>
      <w:ins w:id="26721" w:author="PR Preview" w:date="2026-01-01T00:00:00Z">
        <w:r>
          <w:t xml:space="preserve"> </w:t>
        </w:r>
      </w:ins>
      <w:hyperlink w:anchor="exm-invertible-matrix">
        <w:ins w:id="26722" w:author="PR Preview" w:date="2026-01-01T00:00:00Z">
          <w:r>
            <w:rPr>
              <w:rStyle w:val="Hyperlink"/>
            </w:rPr>
            <w:t xml:space="preserve">Example 127</w:t>
          </w:r>
        </w:ins>
      </w:hyperlink>
      <w:ins w:id="26723" w:author="PR Preview" w:date="2026-01-01T00:00:00Z">
        <w:r>
          <w:t xml:space="preserve"> </w:t>
        </w:r>
      </w:ins>
      <w:ins w:id="26724" w:author="PR Preview" w:date="2026-01-01T00:00:00Z">
        <w:r>
          <w:t xml:space="preserve">has rank</w:t>
        </w:r>
      </w:ins>
      <w:ins w:id="26725" w:author="PR Preview" w:date="2026-01-01T00:00:00Z">
        <w:r>
          <w:t xml:space="preserve"> </w:t>
        </w:r>
      </w:ins>
      <m:oMath>
        <m:r>
          <m:t>2</m:t>
        </m:r>
      </m:oMath>
      <w:ins w:id="26726" w:author="PR Preview" w:date="2026-01-01T00:00:00Z">
        <w:r>
          <w:t xml:space="preserve">:</w:t>
        </w:r>
      </w:ins>
      <w:ins w:id="26727" w:author="PR Preview" w:date="2026-01-01T00:00:00Z">
        <w:r>
          <w:t xml:space="preserve"> </w:t>
        </w:r>
      </w:ins>
      <m:oMath>
        <m:sSub>
          <m:e>
            <m:r>
              <m:t>c</m:t>
            </m:r>
          </m:e>
          <m:sub>
            <m:r>
              <m:t>1</m:t>
            </m:r>
          </m:sub>
        </m:sSub>
        <m:r>
          <m:rPr>
            <m:sty m:val="p"/>
          </m:rPr>
          <m:t>(</m:t>
        </m:r>
        <m:r>
          <m:t>2</m:t>
        </m:r>
        <m:r>
          <m:rPr>
            <m:sty m:val="p"/>
          </m:rPr>
          <m:t>,</m:t>
        </m:r>
        <m:r>
          <m:t>0</m:t>
        </m:r>
        <m:r>
          <m:rPr>
            <m:sty m:val="p"/>
          </m:rPr>
          <m:t>)</m:t>
        </m:r>
        <m:r>
          <m:rPr>
            <m:sty m:val="p"/>
          </m:rPr>
          <m:t>+</m:t>
        </m:r>
        <m:sSub>
          <m:e>
            <m:r>
              <m:t>c</m:t>
            </m:r>
          </m:e>
          <m:sub>
            <m:r>
              <m:t>2</m:t>
            </m:r>
          </m:sub>
        </m:sSub>
        <m:r>
          <m:rPr>
            <m:sty m:val="p"/>
          </m:rPr>
          <m:t>(</m:t>
        </m:r>
        <m:r>
          <m:t>1</m:t>
        </m:r>
        <m:r>
          <m:rPr>
            <m:sty m:val="p"/>
          </m:rPr>
          <m:t>,</m:t>
        </m:r>
        <m:r>
          <m:t>1</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2</m:t>
            </m:r>
          </m:sub>
        </m:sSub>
        <m:r>
          <m:rPr>
            <m:sty m:val="p"/>
          </m:rPr>
          <m:t>)</m:t>
        </m:r>
      </m:oMath>
      <w:ins w:id="26728" w:author="PR Preview" w:date="2026-01-01T00:00:00Z">
        <w:r>
          <w:t xml:space="preserve"> </w:t>
        </w:r>
      </w:ins>
      <w:ins w:id="26729" w:author="PR Preview" w:date="2026-01-01T00:00:00Z">
        <w:r>
          <w:t xml:space="preserve">is</w:t>
        </w:r>
      </w:ins>
      <w:ins w:id="26730" w:author="PR Preview" w:date="2026-01-01T00:00:00Z">
        <w:r>
          <w:t xml:space="preserve"> </w:t>
        </w:r>
      </w:ins>
      <w:ins w:id="26731" w:author="PR Preview" w:date="2026-01-01T00:00:00Z">
        <w:r>
          <w:t xml:space="preserve">$\mathord{\smash[b]{\underset{\raise.3ex\hbox{$\scriptstyle\sim$}}{0}}\vphantom{0}}$</w:t>
        </w:r>
      </w:ins>
      <w:ins w:id="26732" w:author="PR Preview" w:date="2026-01-01T00:00:00Z">
        <w:r>
          <w:t xml:space="preserve"> </w:t>
        </w:r>
      </w:ins>
      <w:ins w:id="26733" w:author="PR Preview" w:date="2026-01-01T00:00:00Z">
        <w:r>
          <w:t xml:space="preserve">only if</w:t>
        </w:r>
      </w:ins>
      <w:ins w:id="26734" w:author="PR Preview" w:date="2026-01-01T00:00:00Z">
        <w:r>
          <w:t xml:space="preserve"> </w:t>
        </w:r>
      </w:ins>
      <m:oMath>
        <m:sSub>
          <m:e>
            <m:r>
              <m:t>c</m:t>
            </m:r>
          </m:e>
          <m:sub>
            <m:r>
              <m:t>2</m:t>
            </m:r>
          </m:sub>
        </m:sSub>
        <m:r>
          <m:rPr>
            <m:sty m:val="p"/>
          </m:rPr>
          <m:t>=</m:t>
        </m:r>
        <m:r>
          <m:t>0</m:t>
        </m:r>
      </m:oMath>
      <w:ins w:id="26735" w:author="PR Preview" w:date="2026-01-01T00:00:00Z">
        <w:r>
          <w:t xml:space="preserve"> </w:t>
        </w:r>
      </w:ins>
      <w:ins w:id="26736" w:author="PR Preview" w:date="2026-01-01T00:00:00Z">
        <w:r>
          <w:t xml:space="preserve">and then</w:t>
        </w:r>
      </w:ins>
      <w:ins w:id="26737" w:author="PR Preview" w:date="2026-01-01T00:00:00Z">
        <w:r>
          <w:t xml:space="preserve"> </w:t>
        </w:r>
      </w:ins>
      <m:oMath>
        <m:sSub>
          <m:e>
            <m:r>
              <m:t>c</m:t>
            </m:r>
          </m:e>
          <m:sub>
            <m:r>
              <m:t>1</m:t>
            </m:r>
          </m:sub>
        </m:sSub>
        <m:r>
          <m:rPr>
            <m:sty m:val="p"/>
          </m:rPr>
          <m:t>=</m:t>
        </m:r>
        <m:r>
          <m:t>0</m:t>
        </m:r>
      </m:oMath>
      <w:ins w:id="26738" w:author="PR Preview" w:date="2026-01-01T00:00:00Z">
        <w:r>
          <w:t xml:space="preserve">.</w:t>
        </w:r>
      </w:ins>
      <w:ins w:id="26739" w:author="PR Preview" w:date="2026-01-01T00:00:00Z">
        <w:r>
          <w:t xml:space="preserve"> </w:t>
        </w:r>
      </w:ins>
      <w:ins w:id="26740" w:author="PR Preview" w:date="2026-01-01T00:00:00Z">
        <w:r>
          <w:t xml:space="preserve">So it is invertible, as that example found by exhibiting the inverse.</w:t>
        </w:r>
      </w:ins>
    </w:p>
    <w:p>
      <w:pPr>
        <w:pStyle w:val="Compact"/>
        <w:numPr>
          <w:ilvl w:val="0"/>
          <w:numId w:val="1095"/>
        </w:numPr>
      </w:pP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rank less than</w:t>
      </w:r>
      <w:r>
        <w:t xml:space="preserve"> </w:t>
      </w:r>
      <m:oMath>
        <m:r>
          <m:t>2</m:t>
        </m:r>
      </m:oMath>
      <w:r>
        <w:t xml:space="preserve">:</w:t>
      </w:r>
      <w:r>
        <w:t xml:space="preserve"> </w:t>
      </w:r>
      <m:oMath>
        <m:r>
          <m:rPr>
            <m:sty m:val="p"/>
          </m:rPr>
          <m:t>(</m:t>
        </m:r>
        <m:r>
          <m:t>1</m:t>
        </m:r>
        <m:r>
          <m:rPr>
            <m:sty m:val="p"/>
          </m:rPr>
          <m:t>,</m:t>
        </m:r>
        <m:r>
          <m:rPr>
            <m:sty m:val="p"/>
          </m:rPr>
          <m:t>−</m:t>
        </m:r>
        <m:r>
          <m:t>1</m:t>
        </m:r>
        <m:r>
          <m:rPr>
            <m:sty m:val="p"/>
          </m:rPr>
          <m:t>)</m:t>
        </m:r>
      </m:oMath>
      <w:r>
        <w:t xml:space="preserve"> </w:t>
      </w:r>
      <w:r>
        <w:t xml:space="preserve">is a nonzero vector in its null space.</w:t>
      </w:r>
      <w:r>
        <w:t xml:space="preserve"> </w:t>
      </w:r>
      <w:r>
        <w:t xml:space="preserve">So it is singular, as</w:t>
      </w:r>
      <w:r>
        <w:t xml:space="preserve"> </w:t>
      </w:r>
      <w:hyperlink w:anchor="exm-invertible-matrix">
        <w:r>
          <w:rPr>
            <w:rStyle w:val="Hyperlink"/>
          </w:rPr>
          <w:t xml:space="preserve">Example 127</w:t>
        </w:r>
      </w:hyperlink>
      <w:r>
        <w:t xml:space="preserve"> </w:t>
      </w:r>
      <w:r>
        <w:t xml:space="preserve">found.</w:t>
      </w:r>
    </w:p>
    <w:bookmarkEnd w:id="617"/>
    <w:bookmarkStart w:id="618" w:name="def-eigenspace"/>
    <w:p>
      <w:pPr>
        <w:pStyle w:val="FirstParagraph"/>
      </w:pPr>
      <w:r>
        <w:rPr>
          <w:b/>
          <w:bCs/>
        </w:rPr>
        <w:t xml:space="preserve">Definition 118 (Eigenspace)</w:t>
      </w:r>
      <w:r>
        <w:t xml:space="preserve"> </w:t>
      </w:r>
      <w:r>
        <w:t xml:space="preserve">Let</w:t>
      </w:r>
      <w:r>
        <w:t xml:space="preserve"> </w:t>
      </w:r>
      <m:oMath>
        <m:r>
          <m:t>λ</m:t>
        </m:r>
      </m:oMath>
      <w:r>
        <w:t xml:space="preserve"> </w:t>
      </w:r>
      <w:r>
        <w:t xml:space="preserve">be an eigenvalue of 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w:t>
      </w:r>
      <w:hyperlink w:anchor="def-eigenvalue">
        <w:r>
          <w:rPr>
            <w:rStyle w:val="Hyperlink"/>
          </w:rPr>
          <w:t xml:space="preserve">Definition 95</w:t>
        </w:r>
      </w:hyperlink>
      <w:r>
        <w:t xml:space="preserve">).</w:t>
      </w:r>
      <w:r>
        <w:t xml:space="preserve"> </w:t>
      </w:r>
      <w:r>
        <w:t xml:space="preserve">The</w:t>
      </w:r>
      <w:r>
        <w:t xml:space="preserve"> </w:t>
      </w:r>
      <w:r>
        <w:rPr>
          <w:b/>
          <w:bCs/>
        </w:rPr>
        <w:t xml:space="preserve">eigenspace</w:t>
      </w:r>
      <w:r>
        <w:t xml:space="preserve"> </w:t>
      </w:r>
      <w:r>
        <w:t xml:space="preserve">of</w:t>
      </w:r>
      <w:r>
        <w:t xml:space="preserve"> </w:t>
      </w:r>
      <m:oMath>
        <m:r>
          <m:t>λ</m:t>
        </m:r>
      </m:oMath>
      <w:r>
        <w:t xml:space="preserve"> </w:t>
      </w:r>
      <w:r>
        <w:t xml:space="preserve">is</w:t>
      </w:r>
      <w:r>
        <w:t xml:space="preserve"> </w:t>
      </w:r>
      <m:oMath>
        <m:sSub>
          <m:e>
            <m:r>
              <m:rPr>
                <m:scr m:val="script"/>
                <m:sty m:val="p"/>
              </m:rPr>
              <m:t>E</m:t>
            </m:r>
          </m:e>
          <m:sub>
            <m:r>
              <m:t>λ</m:t>
            </m:r>
          </m:sub>
        </m:sSub>
        <m:limUpp>
          <m:e>
            <m:r>
              <m:rPr>
                <m:sty m:val="p"/>
              </m:rPr>
              <m:t>=</m:t>
            </m:r>
          </m:e>
          <m:lim>
            <m:r>
              <m:rPr>
                <m:nor/>
                <m:sty m:val="p"/>
              </m:rPr>
              <m:t>def</m:t>
            </m:r>
          </m:lim>
        </m:limUpp>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r>
        <w:t xml:space="preserve">.</w:t>
      </w:r>
      <w:r>
        <w:t xml:space="preserve"> </w:t>
      </w:r>
      <w:r>
        <w:t xml:space="preserve">It is a subspace of</w:t>
      </w:r>
      <w:r>
        <w:t xml:space="preserve"> </w:t>
      </w:r>
      <m:oMath>
        <m:sSup>
          <m:e>
            <m:r>
              <m:rPr>
                <m:scr m:val="double-struck"/>
                <m:sty m:val="p"/>
              </m:rPr>
              <m:t>R</m:t>
            </m:r>
          </m:e>
          <m:sup>
            <m:r>
              <m:t>p</m:t>
            </m:r>
          </m:sup>
        </m:sSup>
      </m:oMath>
      <w:r>
        <w:t xml:space="preserve"> </w:t>
      </w:r>
      <w:r>
        <w:t xml:space="preserve">(</w:t>
      </w:r>
      <w:hyperlink w:anchor="thm-null-space-subspace">
        <w:r>
          <w:rPr>
            <w:rStyle w:val="Hyperlink"/>
          </w:rPr>
          <w:t xml:space="preserve">Theorem 33</w:t>
        </w:r>
      </w:hyperlink>
      <w:r>
        <w:t xml:space="preserve">).</w:t>
      </w:r>
    </w:p>
    <w:bookmarkEnd w:id="618"/>
    <w:bookmarkStart w:id="619" w:name="def-geometric-multiplicity"/>
    <w:p>
      <w:pPr>
        <w:pStyle w:val="BodyText"/>
      </w:pPr>
      <w:r>
        <w:rPr>
          <w:b/>
          <w:bCs/>
        </w:rPr>
        <w:t xml:space="preserve">Definition 119 (Geometric multiplicity)</w:t>
      </w:r>
      <w:r>
        <w:t xml:space="preserve"> </w:t>
      </w:r>
      <w:r>
        <w:t xml:space="preserve">The dimension (</w:t>
      </w:r>
      <w:hyperlink w:anchor="def-dimension">
        <w:r>
          <w:rPr>
            <w:rStyle w:val="Hyperlink"/>
          </w:rPr>
          <w:t xml:space="preserve">Definition 51</w:t>
        </w:r>
      </w:hyperlink>
      <w:r>
        <w:t xml:space="preserve">) of the eigenspace</w:t>
      </w:r>
      <w:r>
        <w:t xml:space="preserve"> </w:t>
      </w:r>
      <m:oMath>
        <m:sSub>
          <m:e>
            <m:r>
              <m:rPr>
                <m:scr m:val="script"/>
                <m:sty m:val="p"/>
              </m:rPr>
              <m:t>E</m:t>
            </m:r>
          </m:e>
          <m:sub>
            <m:r>
              <m:t>λ</m:t>
            </m:r>
          </m:sub>
        </m:sSub>
      </m:oMath>
      <w:r>
        <w:t xml:space="preserve"> </w:t>
      </w:r>
      <w:r>
        <w:t xml:space="preserve">(</w:t>
      </w:r>
      <w:hyperlink w:anchor="def-eigenspace">
        <w:r>
          <w:rPr>
            <w:rStyle w:val="Hyperlink"/>
          </w:rPr>
          <w:t xml:space="preserve">Definition 118</w:t>
        </w:r>
      </w:hyperlink>
      <w:r>
        <w:t xml:space="preserve">)</w:t>
      </w:r>
      <w:r>
        <w:t xml:space="preserve"> </w:t>
      </w:r>
      <w:r>
        <w:t xml:space="preserve">of an eigenvalue</w:t>
      </w:r>
      <w:r>
        <w:t xml:space="preserve"> </w:t>
      </w:r>
      <m:oMath>
        <m:r>
          <m:t>λ</m:t>
        </m:r>
      </m:oMath>
      <w:r>
        <w:t xml:space="preserve"> </w:t>
      </w:r>
      <w:r>
        <w:t xml:space="preserve">is the</w:t>
      </w:r>
      <w:r>
        <w:t xml:space="preserve"> </w:t>
      </w:r>
      <w:r>
        <w:rPr>
          <w:b/>
          <w:bCs/>
        </w:rPr>
        <w:t xml:space="preserve">geometric multiplicity</w:t>
      </w:r>
      <w:r>
        <w:t xml:space="preserve"> </w:t>
      </w:r>
      <w:r>
        <w:t xml:space="preserve">of</w:t>
      </w:r>
      <w:r>
        <w:t xml:space="preserve"> </w:t>
      </w:r>
      <m:oMath>
        <m:r>
          <m:t>λ</m:t>
        </m:r>
      </m:oMath>
      <w:r>
        <w:t xml:space="preserve">.</w:t>
      </w:r>
    </w:p>
    <w:bookmarkEnd w:id="619"/>
    <w:bookmarkStart w:id="620" w:name="exm-eigenspace"/>
    <w:p>
      <w:pPr>
        <w:pStyle w:val="BodyText"/>
      </w:pPr>
      <w:r>
        <w:rPr>
          <w:b/>
          <w:bCs/>
        </w:rPr>
        <w:t xml:space="preserve">Example 193 (Eigenspaces of two matrices)</w:t>
      </w:r>
      <w:r>
        <w:t xml:space="preserve"> </w:t>
      </w:r>
      <w:r>
        <w:t xml:space="preserve"> </w:t>
      </w:r>
    </w:p>
    <w:p>
      <w:pPr>
        <w:numPr>
          <w:ilvl w:val="0"/>
          <w:numId w:val="1096"/>
        </w:numPr>
      </w:pPr>
      <w:del w:id="26741" w:author="PR Preview" w:date="2026-01-01T00:00:00Z">
        <w:r>
          <w:delText xml:space="preserve">For</w:delText>
        </w:r>
      </w:del>
      <w:del w:id="26742"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743" w:author="PR Preview" w:date="2026-01-01T00:00:00Z">
        <w:r>
          <w:delText xml:space="preserve"> </w:delText>
        </w:r>
      </w:del>
      <w:del w:id="26744" w:author="PR Preview" w:date="2026-01-01T00:00:00Z">
        <w:r>
          <w:delText xml:space="preserve">of</w:delText>
        </w:r>
      </w:del>
      <w:del w:id="26745" w:author="PR Preview" w:date="2026-01-01T00:00:00Z">
        <w:r>
          <w:delText xml:space="preserve"> </w:delText>
        </w:r>
      </w:del>
      <w:hyperlink w:anchor="exm-eigenvalue">
        <w:del w:id="26746" w:author="PR Preview" w:date="2026-01-01T00:00:00Z">
          <w:r>
            <w:rPr>
              <w:rStyle w:val="Hyperlink"/>
            </w:rPr>
            <w:delText xml:space="preserve">Example 144</w:delText>
          </w:r>
        </w:del>
      </w:hyperlink>
      <w:del w:id="26747" w:author="PR Preview" w:date="2026-01-01T00:00:00Z">
        <w:r>
          <w:delText xml:space="preserve">,</w:delText>
        </w:r>
      </w:del>
      <w:del w:id="26748"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6749" w:author="PR Preview" w:date="2026-01-01T00:00:00Z">
        <w:r>
          <w:delText xml:space="preserve"> </w:delText>
        </w:r>
      </w:del>
      <w:del w:id="26750" w:author="PR Preview" w:date="2026-01-01T00:00:00Z">
        <w:r>
          <w:delText xml:space="preserve">sends</w:delText>
        </w:r>
      </w:del>
      <w:del w:id="26751" w:author="PR Preview" w:date="2026-01-01T00:00:00Z">
        <w:r>
          <w:delText xml:space="preserve"> </w:delText>
        </w:r>
      </w:del>
      <m:oMath>
        <m:limLow>
          <m:e>
            <m:r>
              <m:t>v</m:t>
            </m:r>
          </m:e>
          <m:lim>
            <m:r>
              <m:rPr>
                <m:sty m:val="p"/>
              </m:rPr>
              <m:t>∼</m:t>
            </m:r>
          </m:lim>
        </m:limLow>
      </m:oMath>
      <w:del w:id="26752" w:author="PR Preview" w:date="2026-01-01T00:00:00Z">
        <w:r>
          <w:delText xml:space="preserve"> </w:delText>
        </w:r>
      </w:del>
      <w:del w:id="26753" w:author="PR Preview" w:date="2026-01-01T00:00:00Z">
        <w:r>
          <w:delText xml:space="preserve">to</w:delText>
        </w:r>
      </w:del>
      <w:del w:id="26754"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del w:id="26755" w:author="PR Preview" w:date="2026-01-01T00:00:00Z">
        <w:r>
          <w:delText xml:space="preserve">,</w:delText>
        </w:r>
      </w:del>
      <w:del w:id="26756" w:author="PR Preview" w:date="2026-01-01T00:00:00Z">
        <w:r>
          <w:delText xml:space="preserve"> </w:delText>
        </w:r>
      </w:del>
      <w:del w:id="26757" w:author="PR Preview" w:date="2026-01-01T00:00:00Z">
        <w:r>
          <w:delText xml:space="preserve">so</w:delText>
        </w:r>
      </w:del>
      <w:del w:id="26758" w:author="PR Preview" w:date="2026-01-01T00:00:00Z">
        <w:r>
          <w:delText xml:space="preserve"> </w:delText>
        </w:r>
      </w:del>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del w:id="26759" w:author="PR Preview" w:date="2026-01-01T00:00:00Z">
        <w:r>
          <w:delText xml:space="preserve">, with geometric multiplicity</w:delText>
        </w:r>
      </w:del>
      <w:del w:id="26760" w:author="PR Preview" w:date="2026-01-01T00:00:00Z">
        <w:r>
          <w:delText xml:space="preserve"> </w:delText>
        </w:r>
      </w:del>
      <m:oMath>
        <m:r>
          <m:t>1</m:t>
        </m:r>
      </m:oMath>
      <w:del w:id="26761" w:author="PR Preview" w:date="2026-01-01T00:00:00Z">
        <w:r>
          <w:delText xml:space="preserve">.</w:delText>
        </w:r>
      </w:del>
    </w:p>
    <w:p>
      <w:pPr>
        <w:numPr>
          <w:ilvl w:val="0"/>
          <w:numId w:val="1096"/>
        </w:numPr>
      </w:pPr>
      <w:del w:id="26762" w:author="PR Preview" w:date="2026-01-01T00:00:00Z">
        <w:r>
          <w:delText xml:space="preserve">For</w:delText>
        </w:r>
      </w:del>
      <w:del w:id="26763" w:author="PR Preview" w:date="2026-01-01T00:00:00Z">
        <w:r>
          <w:delText xml:space="preserve"> </w:delText>
        </w:r>
      </w:del>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del w:id="26764" w:author="PR Preview" w:date="2026-01-01T00:00:00Z">
        <w:r>
          <w:delText xml:space="preserve">,</w:delText>
        </w:r>
      </w:del>
      <w:del w:id="26765" w:author="PR Preview" w:date="2026-01-01T00:00:00Z">
        <w:r>
          <w:delText xml:space="preserve"> </w:delText>
        </w:r>
      </w:del>
      <m:oMath>
        <m:r>
          <m:rPr>
            <m:sty m:val="bi"/>
          </m:rPr>
          <m:t>J</m:t>
        </m:r>
        <m:limLow>
          <m:e>
            <m:r>
              <m:t>v</m:t>
            </m:r>
          </m:e>
          <m:lim>
            <m:r>
              <m:rPr>
                <m:sty m:val="p"/>
              </m:rPr>
              <m:t>∼</m:t>
            </m:r>
          </m:lim>
        </m:limLow>
        <m:r>
          <m:rPr>
            <m:sty m:val="p"/>
          </m:rPr>
          <m:t>=</m:t>
        </m:r>
        <m:r>
          <m:rPr>
            <m:sty m:val="p"/>
          </m:rPr>
          <m:t>(</m:t>
        </m:r>
        <m:sSub>
          <m:e>
            <m:r>
              <m:t>v</m:t>
            </m:r>
          </m:e>
          <m:sub>
            <m:r>
              <m:t>2</m:t>
            </m:r>
          </m:sub>
        </m:sSub>
        <m:r>
          <m:rPr>
            <m:sty m:val="p"/>
          </m:rPr>
          <m:t>,</m:t>
        </m:r>
        <m:r>
          <m:t>0</m:t>
        </m:r>
        <m:r>
          <m:rPr>
            <m:sty m:val="p"/>
          </m:rPr>
          <m:t>)</m:t>
        </m:r>
      </m:oMath>
      <w:del w:id="26766" w:author="PR Preview" w:date="2026-01-01T00:00:00Z">
        <w:r>
          <w:delText xml:space="preserve">.</w:delText>
        </w:r>
      </w:del>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del w:id="26767" w:author="PR Preview" w:date="2026-01-01T00:00:00Z">
        <w:r>
          <w:delText xml:space="preserve">so</w:delText>
        </w:r>
      </w:del>
      <w:del w:id="26768" w:author="PR Preview" w:date="2026-01-01T00:00:00Z">
        <w:r>
          <w:delText xml:space="preserve"> </w:delText>
        </w:r>
      </w:del>
      <m:oMath>
        <m:r>
          <m:t>0</m:t>
        </m:r>
      </m:oMath>
      <w:del w:id="26769" w:author="PR Preview" w:date="2026-01-01T00:00:00Z">
        <w:r>
          <w:delText xml:space="preserve"> </w:delText>
        </w:r>
      </w:del>
      <w:del w:id="26770" w:author="PR Preview" w:date="2026-01-01T00:00:00Z">
        <w:r>
          <w:delText xml:space="preserve">is an eigenvalue.</w:delText>
        </w:r>
      </w:del>
      <w:del w:id="26771" w:author="PR Preview" w:date="2026-01-01T00:00:00Z">
        <w:r>
          <w:delText xml:space="preserve"> </w:delText>
        </w:r>
      </w:del>
      <w:del w:id="26772" w:author="PR Preview" w:date="2026-01-01T00:00:00Z">
        <w:r>
          <w:delText xml:space="preserve">If</w:delText>
        </w:r>
      </w:del>
      <w:del w:id="26773" w:author="PR Preview" w:date="2026-01-01T00:00:00Z">
        <w:r>
          <w:delText xml:space="preserve"> </w:delText>
        </w:r>
      </w:del>
      <m:oMath>
        <m:r>
          <m:rPr>
            <m:sty m:val="bi"/>
          </m:rPr>
          <m:t>J</m:t>
        </m:r>
        <m:limLow>
          <m:e>
            <m:r>
              <m:t>v</m:t>
            </m:r>
          </m:e>
          <m:lim>
            <m:r>
              <m:rPr>
                <m:sty m:val="p"/>
              </m:rPr>
              <m:t>∼</m:t>
            </m:r>
          </m:lim>
        </m:limLow>
        <m:r>
          <m:rPr>
            <m:sty m:val="p"/>
          </m:rPr>
          <m:t>=</m:t>
        </m:r>
        <m:r>
          <m:t>λ</m:t>
        </m:r>
        <m:limLow>
          <m:e>
            <m:r>
              <m:t>v</m:t>
            </m:r>
          </m:e>
          <m:lim>
            <m:r>
              <m:rPr>
                <m:sty m:val="p"/>
              </m:rPr>
              <m:t>∼</m:t>
            </m:r>
          </m:lim>
        </m:limLow>
      </m:oMath>
      <w:del w:id="26774" w:author="PR Preview" w:date="2026-01-01T00:00:00Z">
        <w:r>
          <w:delText xml:space="preserve"> </w:delText>
        </w:r>
      </w:del>
      <w:del w:id="26775" w:author="PR Preview" w:date="2026-01-01T00:00:00Z">
        <w:r>
          <w:delText xml:space="preserve">with</w:delText>
        </w:r>
      </w:del>
      <w:del w:id="26776" w:author="PR Preview" w:date="2026-01-01T00:00:00Z">
        <w:r>
          <w:delText xml:space="preserve"> </w:delText>
        </w:r>
      </w:del>
      <m:oMath>
        <m:r>
          <m:t>λ</m:t>
        </m:r>
        <m:r>
          <m:rPr>
            <m:sty m:val="p"/>
          </m:rPr>
          <m:t>≠</m:t>
        </m:r>
        <m:r>
          <m:t>0</m:t>
        </m:r>
      </m:oMath>
      <w:del w:id="26777" w:author="PR Preview" w:date="2026-01-01T00:00:00Z">
        <w:r>
          <w:delText xml:space="preserve">,</w:delText>
        </w:r>
      </w:del>
      <w:del w:id="26778" w:author="PR Preview" w:date="2026-01-01T00:00:00Z">
        <w:r>
          <w:delText xml:space="preserve"> </w:delText>
        </w:r>
      </w:del>
      <w:del w:id="26779" w:author="PR Preview" w:date="2026-01-01T00:00:00Z">
        <w:r>
          <w:delText xml:space="preserve">the second entry gives</w:delText>
        </w:r>
      </w:del>
      <w:del w:id="26780" w:author="PR Preview" w:date="2026-01-01T00:00:00Z">
        <w:r>
          <w:delText xml:space="preserve"> </w:delText>
        </w:r>
      </w:del>
      <m:oMath>
        <m:r>
          <m:t>λ</m:t>
        </m:r>
        <m:sSub>
          <m:e>
            <m:r>
              <m:t>v</m:t>
            </m:r>
          </m:e>
          <m:sub>
            <m:r>
              <m:t>2</m:t>
            </m:r>
          </m:sub>
        </m:sSub>
        <m:r>
          <m:rPr>
            <m:sty m:val="p"/>
          </m:rPr>
          <m:t>=</m:t>
        </m:r>
        <m:r>
          <m:t>0</m:t>
        </m:r>
      </m:oMath>
      <w:del w:id="26781" w:author="PR Preview" w:date="2026-01-01T00:00:00Z">
        <w:r>
          <w:delText xml:space="preserve">, so</w:delText>
        </w:r>
      </w:del>
      <w:del w:id="26782" w:author="PR Preview" w:date="2026-01-01T00:00:00Z">
        <w:r>
          <w:delText xml:space="preserve"> </w:delText>
        </w:r>
      </w:del>
      <m:oMath>
        <m:sSub>
          <m:e>
            <m:r>
              <m:t>v</m:t>
            </m:r>
          </m:e>
          <m:sub>
            <m:r>
              <m:t>2</m:t>
            </m:r>
          </m:sub>
        </m:sSub>
        <m:r>
          <m:rPr>
            <m:sty m:val="p"/>
          </m:rPr>
          <m:t>=</m:t>
        </m:r>
        <m:r>
          <m:t>0</m:t>
        </m:r>
      </m:oMath>
      <w:del w:id="26783" w:author="PR Preview" w:date="2026-01-01T00:00:00Z">
        <w:r>
          <w:delText xml:space="preserve">,</w:delText>
        </w:r>
      </w:del>
      <w:del w:id="26784" w:author="PR Preview" w:date="2026-01-01T00:00:00Z">
        <w:r>
          <w:delText xml:space="preserve"> </w:delText>
        </w:r>
      </w:del>
      <w:del w:id="26785" w:author="PR Preview" w:date="2026-01-01T00:00:00Z">
        <w:r>
          <w:delText xml:space="preserve">and then the first gives</w:delText>
        </w:r>
      </w:del>
      <w:del w:id="26786" w:author="PR Preview" w:date="2026-01-01T00:00:00Z">
        <w:r>
          <w:delText xml:space="preserve"> </w:delText>
        </w:r>
      </w:del>
      <m:oMath>
        <m:r>
          <m:t>λ</m:t>
        </m:r>
        <m:sSub>
          <m:e>
            <m:r>
              <m:t>v</m:t>
            </m:r>
          </m:e>
          <m:sub>
            <m:r>
              <m:t>1</m:t>
            </m:r>
          </m:sub>
        </m:sSub>
        <m:r>
          <m:rPr>
            <m:sty m:val="p"/>
          </m:rPr>
          <m:t>=</m:t>
        </m:r>
        <m:r>
          <m:t>0</m:t>
        </m:r>
      </m:oMath>
      <w:del w:id="26787" w:author="PR Preview" w:date="2026-01-01T00:00:00Z">
        <w:r>
          <w:delText xml:space="preserve">, so</w:delText>
        </w:r>
      </w:del>
      <w:del w:id="26788"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6789" w:author="PR Preview" w:date="2026-01-01T00:00:00Z">
        <w:r>
          <w:delText xml:space="preserve">.</w:delText>
        </w:r>
      </w:del>
      <w:del w:id="26790" w:author="PR Preview" w:date="2026-01-01T00:00:00Z">
        <w:r>
          <w:delText xml:space="preserve"> </w:delText>
        </w:r>
      </w:del>
      <w:del w:id="26791" w:author="PR Preview" w:date="2026-01-01T00:00:00Z">
        <w:r>
          <w:delText xml:space="preserve">So</w:delText>
        </w:r>
      </w:del>
      <w:del w:id="26792" w:author="PR Preview" w:date="2026-01-01T00:00:00Z">
        <w:r>
          <w:delText xml:space="preserve"> </w:delText>
        </w:r>
      </w:del>
      <m:oMath>
        <m:r>
          <m:t>0</m:t>
        </m:r>
      </m:oMath>
      <w:del w:id="26793" w:author="PR Preview" w:date="2026-01-01T00:00:00Z">
        <w:r>
          <w:delText xml:space="preserve"> </w:delText>
        </w:r>
      </w:del>
      <w:del w:id="26794" w:author="PR Preview" w:date="2026-01-01T00:00:00Z">
        <w:r>
          <w:delText xml:space="preserve">is the only eigenvalue,</w:delText>
        </w:r>
      </w:del>
      <w:del w:id="26795" w:author="PR Preview" w:date="2026-01-01T00:00:00Z">
        <w:r>
          <w:delText xml:space="preserve"> </w:delText>
        </w:r>
      </w:del>
      <w:del w:id="26796" w:author="PR Preview" w:date="2026-01-01T00:00:00Z">
        <w:r>
          <w:delText xml:space="preserve">and</w:delText>
        </w:r>
      </w:del>
    </w:p>
    <w:p>
      <w:pPr>
        <w:numPr>
          <w:ilvl w:val="0"/>
          <w:numId w:val="1096"/>
        </w:numPr>
      </w:pPr>
      <w:ins w:id="26797" w:author="PR Preview" w:date="2026-01-01T00:00:00Z">
        <w:r>
          <w:t xml:space="preserve">For</w:t>
        </w:r>
      </w:ins>
      <w:ins w:id="26798"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6799" w:author="PR Preview" w:date="2026-01-01T00:00:00Z">
        <w:r>
          <w:t xml:space="preserve"> </w:t>
        </w:r>
      </w:ins>
      <w:ins w:id="26800" w:author="PR Preview" w:date="2026-01-01T00:00:00Z">
        <w:r>
          <w:t xml:space="preserve">of</w:t>
        </w:r>
      </w:ins>
      <w:ins w:id="26801" w:author="PR Preview" w:date="2026-01-01T00:00:00Z">
        <w:r>
          <w:t xml:space="preserve"> </w:t>
        </w:r>
      </w:ins>
      <w:hyperlink w:anchor="exm-eigenvalue">
        <w:ins w:id="26802" w:author="PR Preview" w:date="2026-01-01T00:00:00Z">
          <w:r>
            <w:rPr>
              <w:rStyle w:val="Hyperlink"/>
            </w:rPr>
            <w:t xml:space="preserve">Example 144</w:t>
          </w:r>
        </w:ins>
      </w:hyperlink>
      <w:ins w:id="26803" w:author="PR Preview" w:date="2026-01-01T00:00:00Z">
        <w:r>
          <w:t xml:space="preserve">,</w:t>
        </w:r>
      </w:ins>
      <w:ins w:id="26804"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6805" w:author="PR Preview" w:date="2026-01-01T00:00:00Z">
        <w:r>
          <w:t xml:space="preserve"> </w:t>
        </w:r>
      </w:ins>
      <w:ins w:id="26806" w:author="PR Preview" w:date="2026-01-01T00:00:00Z">
        <w:r>
          <w:t xml:space="preserve">sends</w:t>
        </w:r>
      </w:ins>
      <w:ins w:id="26807" w:author="PR Preview" w:date="2026-01-01T00:00:00Z">
        <w:r>
          <w:t xml:space="preserve"> </w:t>
        </w:r>
      </w:ins>
      <w:ins w:id="26808" w:author="PR Preview" w:date="2026-01-01T00:00:00Z">
        <w:r>
          <w:t xml:space="preserve">$\mathord{\smash[b]{\underset{\raise.3ex\hbox{$\scriptstyle\sim$}}{v}}\vphantom{v}}$</w:t>
        </w:r>
      </w:ins>
      <w:ins w:id="26809" w:author="PR Preview" w:date="2026-01-01T00:00:00Z">
        <w:r>
          <w:t xml:space="preserve"> </w:t>
        </w:r>
      </w:ins>
      <w:ins w:id="26810" w:author="PR Preview" w:date="2026-01-01T00:00:00Z">
        <w:r>
          <w:t xml:space="preserve">to</w:t>
        </w:r>
      </w:ins>
      <w:ins w:id="26811"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r>
          <m:t> </m:t>
        </m:r>
        <m:r>
          <m:rPr>
            <m:sty m:val="p"/>
          </m:rPr>
          <m:t>(</m:t>
        </m:r>
        <m:r>
          <m:t>1</m:t>
        </m:r>
        <m:r>
          <m:rPr>
            <m:sty m:val="p"/>
          </m:rPr>
          <m:t>,</m:t>
        </m:r>
        <m:r>
          <m:rPr>
            <m:sty m:val="p"/>
          </m:rPr>
          <m:t>−</m:t>
        </m:r>
        <m:r>
          <m:t>1</m:t>
        </m:r>
        <m:r>
          <m:rPr>
            <m:sty m:val="p"/>
          </m:rPr>
          <m:t>)</m:t>
        </m:r>
      </m:oMath>
      <w:ins w:id="26812" w:author="PR Preview" w:date="2026-01-01T00:00:00Z">
        <w:r>
          <w:t xml:space="preserve">,</w:t>
        </w:r>
      </w:ins>
      <w:ins w:id="26813" w:author="PR Preview" w:date="2026-01-01T00:00:00Z">
        <w:r>
          <w:t xml:space="preserve"> </w:t>
        </w:r>
      </w:ins>
      <w:ins w:id="26814" w:author="PR Preview" w:date="2026-01-01T00:00:00Z">
        <w:r>
          <w:t xml:space="preserve">so</w:t>
        </w:r>
      </w:ins>
      <w:ins w:id="26815" w:author="PR Preview" w:date="2026-01-01T00:00:00Z">
        <w:r>
          <w:t xml:space="preserve"> </w:t>
        </w:r>
      </w:ins>
      <m:oMath>
        <m:sSub>
          <m:e>
            <m:r>
              <m:rPr>
                <m:scr m:val="script"/>
                <m:sty m:val="p"/>
              </m:rPr>
              <m:t>E</m:t>
            </m:r>
          </m:e>
          <m:sub>
            <m:r>
              <m:t>3</m:t>
            </m:r>
          </m:sub>
        </m:sSub>
        <m:r>
          <m:rPr>
            <m:sty m:val="p"/>
          </m:rPr>
          <m:t>=</m:t>
        </m:r>
        <m:r>
          <m:rPr>
            <m:sty m:val="p"/>
          </m:rPr>
          <m:t>span</m:t>
        </m:r>
        <m:r>
          <m:t>​</m:t>
        </m:r>
        <m:d>
          <m:dPr>
            <m:begChr m:val="{"/>
            <m:sepChr m:val=""/>
            <m:endChr m:val="}"/>
            <m:grow/>
          </m:dPr>
          <m:e>
            <m:r>
              <m:rPr>
                <m:sty m:val="p"/>
              </m:rPr>
              <m:t>(</m:t>
            </m:r>
            <m:r>
              <m:t>1</m:t>
            </m:r>
            <m:r>
              <m:rPr>
                <m:sty m:val="p"/>
              </m:rPr>
              <m:t>,</m:t>
            </m:r>
            <m:r>
              <m:t>1</m:t>
            </m:r>
            <m:r>
              <m:rPr>
                <m:sty m:val="p"/>
              </m:rPr>
              <m:t>)</m:t>
            </m:r>
          </m:e>
        </m:d>
        <m:r>
          <m:t>​</m:t>
        </m:r>
      </m:oMath>
      <w:ins w:id="26816" w:author="PR Preview" w:date="2026-01-01T00:00:00Z">
        <w:r>
          <w:t xml:space="preserve">, with geometric multiplicity</w:t>
        </w:r>
      </w:ins>
      <w:ins w:id="26817" w:author="PR Preview" w:date="2026-01-01T00:00:00Z">
        <w:r>
          <w:t xml:space="preserve"> </w:t>
        </w:r>
      </w:ins>
      <m:oMath>
        <m:r>
          <m:t>1</m:t>
        </m:r>
      </m:oMath>
      <w:ins w:id="26818" w:author="PR Preview" w:date="2026-01-01T00:00:00Z">
        <w:r>
          <w:t xml:space="preserve">.</w:t>
        </w:r>
      </w:ins>
    </w:p>
    <w:p>
      <w:pPr>
        <w:numPr>
          <w:ilvl w:val="0"/>
          <w:numId w:val="1096"/>
        </w:numPr>
      </w:pPr>
      <w:ins w:id="26819" w:author="PR Preview" w:date="2026-01-01T00:00:00Z">
        <w:r>
          <w:t xml:space="preserve">For</w:t>
        </w:r>
      </w:ins>
      <w:ins w:id="26820" w:author="PR Preview" w:date="2026-01-01T00:00:00Z">
        <w:r>
          <w:t xml:space="preserve"> </w:t>
        </w:r>
      </w:ins>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ins w:id="26821" w:author="PR Preview" w:date="2026-01-01T00:00:00Z">
        <w:r>
          <w:t xml:space="preserve">,</w:t>
        </w:r>
      </w:ins>
      <w:ins w:id="26822" w:author="PR Preview" w:date="2026-01-01T00:00:00Z">
        <w:r>
          <w:t xml:space="preserve"> </w:t>
        </w:r>
      </w:ins>
      <w:ins w:id="26823" w:author="PR Preview" w:date="2026-01-01T00:00:00Z">
        <w:r>
          <w:t xml:space="preserve">$\mathbf{J} \mathord{\smash[b]{\underset{\raise.3ex\hbox{$\scriptstyle\sim$}}{v}}\vphantom{v}} = (v_2, 0)$</w:t>
        </w:r>
      </w:ins>
      <w:ins w:id="26824" w:author="PR Preview" w:date="2026-01-01T00:00:00Z">
        <w:r>
          <w:t xml:space="preserve">.</w:t>
        </w:r>
      </w:ins>
    </w:p>
    <w:p>
      <w:pPr>
        <w:pStyle w:val="BodyText"/>
      </w:pPr>
      <m:oMathPara>
        <m:oMathParaPr>
          <m:jc m:val="center"/>
        </m:oMathParaPr>
        <m:oMath>
          <m:eqArr>
            <m:e>
              <m:r>
                <m:rPr>
                  <m:sty m:val="bi"/>
                </m:rPr>
                <m:t>J</m:t>
              </m:r>
              <m:r>
                <m:t> </m:t>
              </m:r>
              <m:r>
                <m:rPr>
                  <m:sty m:val="p"/>
                </m:rPr>
                <m:t>(</m:t>
              </m:r>
              <m:r>
                <m:t>1</m:t>
              </m:r>
              <m:r>
                <m:rPr>
                  <m:sty m:val="p"/>
                </m:rPr>
                <m:t>,</m:t>
              </m:r>
              <m:r>
                <m:t>0</m:t>
              </m:r>
              <m:r>
                <m:rPr>
                  <m:sty m:val="p"/>
                </m:rPr>
                <m:t>)</m:t>
              </m:r>
              <m:r>
                <m:t>&amp;</m:t>
              </m:r>
              <m:r>
                <m:rPr>
                  <m:sty m:val="p"/>
                </m:rPr>
                <m:t>=</m:t>
              </m:r>
              <m:r>
                <m:rPr>
                  <m:sty m:val="p"/>
                </m:rPr>
                <m:t>(</m:t>
              </m:r>
              <m:r>
                <m:t>0</m:t>
              </m:r>
              <m:r>
                <m:rPr>
                  <m:sty m:val="p"/>
                </m:rPr>
                <m:t>,</m:t>
              </m:r>
              <m:r>
                <m:t>0</m:t>
              </m:r>
              <m:r>
                <m:rPr>
                  <m:sty m:val="p"/>
                </m:rPr>
                <m:t>)</m:t>
              </m:r>
            </m:e>
            <m:e>
              <m:r>
                <m:t>&amp;</m:t>
              </m:r>
              <m:r>
                <m:rPr>
                  <m:sty m:val="p"/>
                </m:rPr>
                <m:t>=</m:t>
              </m:r>
              <m:r>
                <m:t>0</m:t>
              </m:r>
              <m:r>
                <m:t> </m:t>
              </m:r>
              <m:r>
                <m:rPr>
                  <m:sty m:val="p"/>
                </m:rPr>
                <m:t>(</m:t>
              </m:r>
              <m:r>
                <m:t>1</m:t>
              </m:r>
              <m:r>
                <m:rPr>
                  <m:sty m:val="p"/>
                </m:rPr>
                <m:t>,</m:t>
              </m:r>
              <m:r>
                <m:t>0</m:t>
              </m:r>
              <m:r>
                <m:rPr>
                  <m:sty m:val="p"/>
                </m:rPr>
                <m:t>)</m:t>
              </m:r>
              <m:r>
                <m:rPr>
                  <m:sty m:val="p"/>
                </m:rPr>
                <m:t>,</m:t>
              </m:r>
            </m:e>
          </m:eqArr>
        </m:oMath>
      </m:oMathPara>
    </w:p>
    <w:p>
      <w:pPr>
        <w:numPr>
          <w:ilvl w:val="0"/>
          <w:numId w:val="1000"/>
        </w:numPr>
      </w:pPr>
      <w:ins w:id="26825" w:author="PR Preview" w:date="2026-01-01T00:00:00Z">
        <w:r>
          <w:t xml:space="preserve">so</w:t>
        </w:r>
      </w:ins>
      <w:ins w:id="26826" w:author="PR Preview" w:date="2026-01-01T00:00:00Z">
        <w:r>
          <w:t xml:space="preserve"> </w:t>
        </w:r>
      </w:ins>
      <m:oMath>
        <m:r>
          <m:t>0</m:t>
        </m:r>
      </m:oMath>
      <w:ins w:id="26827" w:author="PR Preview" w:date="2026-01-01T00:00:00Z">
        <w:r>
          <w:t xml:space="preserve"> </w:t>
        </w:r>
      </w:ins>
      <w:ins w:id="26828" w:author="PR Preview" w:date="2026-01-01T00:00:00Z">
        <w:r>
          <w:t xml:space="preserve">is an eigenvalue.</w:t>
        </w:r>
      </w:ins>
      <w:ins w:id="26829" w:author="PR Preview" w:date="2026-01-01T00:00:00Z">
        <w:r>
          <w:t xml:space="preserve"> </w:t>
        </w:r>
      </w:ins>
      <w:ins w:id="26830" w:author="PR Preview" w:date="2026-01-01T00:00:00Z">
        <w:r>
          <w:t xml:space="preserve">If</w:t>
        </w:r>
      </w:ins>
      <w:ins w:id="26831" w:author="PR Preview" w:date="2026-01-01T00:00:00Z">
        <w:r>
          <w:t xml:space="preserve"> </w:t>
        </w:r>
      </w:ins>
      <w:ins w:id="26832" w:author="PR Preview" w:date="2026-01-01T00:00:00Z">
        <w:r>
          <w:t xml:space="preserve">$\mathbf{J} \mathord{\smash[b]{\underset{\raise.3ex\hbox{$\scriptstyle\sim$}}{v}}\vphantom{v}} = \lambda\mathord{\smash[b]{\underset{\raise.3ex\hbox{$\scriptstyle\sim$}}{v}}\vphantom{v}}$</w:t>
        </w:r>
      </w:ins>
      <w:ins w:id="26833" w:author="PR Preview" w:date="2026-01-01T00:00:00Z">
        <w:r>
          <w:t xml:space="preserve"> </w:t>
        </w:r>
      </w:ins>
      <w:ins w:id="26834" w:author="PR Preview" w:date="2026-01-01T00:00:00Z">
        <w:r>
          <w:t xml:space="preserve">with</w:t>
        </w:r>
      </w:ins>
      <w:ins w:id="26835" w:author="PR Preview" w:date="2026-01-01T00:00:00Z">
        <w:r>
          <w:t xml:space="preserve"> </w:t>
        </w:r>
      </w:ins>
      <m:oMath>
        <m:r>
          <m:t>λ</m:t>
        </m:r>
        <m:r>
          <m:rPr>
            <m:sty m:val="p"/>
          </m:rPr>
          <m:t>≠</m:t>
        </m:r>
        <m:r>
          <m:t>0</m:t>
        </m:r>
      </m:oMath>
      <w:ins w:id="26836" w:author="PR Preview" w:date="2026-01-01T00:00:00Z">
        <w:r>
          <w:t xml:space="preserve">,</w:t>
        </w:r>
      </w:ins>
      <w:ins w:id="26837" w:author="PR Preview" w:date="2026-01-01T00:00:00Z">
        <w:r>
          <w:t xml:space="preserve"> </w:t>
        </w:r>
      </w:ins>
      <w:ins w:id="26838" w:author="PR Preview" w:date="2026-01-01T00:00:00Z">
        <w:r>
          <w:t xml:space="preserve">the second entry gives</w:t>
        </w:r>
      </w:ins>
      <w:ins w:id="26839" w:author="PR Preview" w:date="2026-01-01T00:00:00Z">
        <w:r>
          <w:t xml:space="preserve"> </w:t>
        </w:r>
      </w:ins>
      <m:oMath>
        <m:r>
          <m:t>λ</m:t>
        </m:r>
        <m:sSub>
          <m:e>
            <m:r>
              <m:t>v</m:t>
            </m:r>
          </m:e>
          <m:sub>
            <m:r>
              <m:t>2</m:t>
            </m:r>
          </m:sub>
        </m:sSub>
        <m:r>
          <m:rPr>
            <m:sty m:val="p"/>
          </m:rPr>
          <m:t>=</m:t>
        </m:r>
        <m:r>
          <m:t>0</m:t>
        </m:r>
      </m:oMath>
      <w:ins w:id="26840" w:author="PR Preview" w:date="2026-01-01T00:00:00Z">
        <w:r>
          <w:t xml:space="preserve">, so</w:t>
        </w:r>
      </w:ins>
      <w:ins w:id="26841" w:author="PR Preview" w:date="2026-01-01T00:00:00Z">
        <w:r>
          <w:t xml:space="preserve"> </w:t>
        </w:r>
      </w:ins>
      <m:oMath>
        <m:sSub>
          <m:e>
            <m:r>
              <m:t>v</m:t>
            </m:r>
          </m:e>
          <m:sub>
            <m:r>
              <m:t>2</m:t>
            </m:r>
          </m:sub>
        </m:sSub>
        <m:r>
          <m:rPr>
            <m:sty m:val="p"/>
          </m:rPr>
          <m:t>=</m:t>
        </m:r>
        <m:r>
          <m:t>0</m:t>
        </m:r>
      </m:oMath>
      <w:ins w:id="26842" w:author="PR Preview" w:date="2026-01-01T00:00:00Z">
        <w:r>
          <w:t xml:space="preserve">,</w:t>
        </w:r>
      </w:ins>
      <w:ins w:id="26843" w:author="PR Preview" w:date="2026-01-01T00:00:00Z">
        <w:r>
          <w:t xml:space="preserve"> </w:t>
        </w:r>
      </w:ins>
      <w:ins w:id="26844" w:author="PR Preview" w:date="2026-01-01T00:00:00Z">
        <w:r>
          <w:t xml:space="preserve">and then the first gives</w:t>
        </w:r>
      </w:ins>
      <w:ins w:id="26845" w:author="PR Preview" w:date="2026-01-01T00:00:00Z">
        <w:r>
          <w:t xml:space="preserve"> </w:t>
        </w:r>
      </w:ins>
      <m:oMath>
        <m:r>
          <m:t>λ</m:t>
        </m:r>
        <m:sSub>
          <m:e>
            <m:r>
              <m:t>v</m:t>
            </m:r>
          </m:e>
          <m:sub>
            <m:r>
              <m:t>1</m:t>
            </m:r>
          </m:sub>
        </m:sSub>
        <m:r>
          <m:rPr>
            <m:sty m:val="p"/>
          </m:rPr>
          <m:t>=</m:t>
        </m:r>
        <m:r>
          <m:t>0</m:t>
        </m:r>
      </m:oMath>
      <w:ins w:id="26846" w:author="PR Preview" w:date="2026-01-01T00:00:00Z">
        <w:r>
          <w:t xml:space="preserve">, so</w:t>
        </w:r>
      </w:ins>
      <w:ins w:id="26847" w:author="PR Preview" w:date="2026-01-01T00:00:00Z">
        <w:r>
          <w:t xml:space="preserve"> </w:t>
        </w:r>
      </w:ins>
      <w:ins w:id="26848" w:author="PR Preview" w:date="2026-01-01T00:00:00Z">
        <w:r>
          <w:t xml:space="preserve">$\mathord{\smash[b]{\underset{\raise.3ex\hbox{$\scriptstyle\sim$}}{v}}\vphantom{v}} = \mathord{\smash[b]{\underset{\raise.3ex\hbox{$\scriptstyle\sim$}}{0}}\vphantom{0}}$</w:t>
        </w:r>
      </w:ins>
      <w:ins w:id="26849" w:author="PR Preview" w:date="2026-01-01T00:00:00Z">
        <w:r>
          <w:t xml:space="preserve">.</w:t>
        </w:r>
      </w:ins>
      <w:ins w:id="26850" w:author="PR Preview" w:date="2026-01-01T00:00:00Z">
        <w:r>
          <w:t xml:space="preserve"> </w:t>
        </w:r>
      </w:ins>
      <w:ins w:id="26851" w:author="PR Preview" w:date="2026-01-01T00:00:00Z">
        <w:r>
          <w:t xml:space="preserve">So</w:t>
        </w:r>
      </w:ins>
      <w:ins w:id="26852" w:author="PR Preview" w:date="2026-01-01T00:00:00Z">
        <w:r>
          <w:t xml:space="preserve"> </w:t>
        </w:r>
      </w:ins>
      <m:oMath>
        <m:r>
          <m:t>0</m:t>
        </m:r>
      </m:oMath>
      <w:ins w:id="26853" w:author="PR Preview" w:date="2026-01-01T00:00:00Z">
        <w:r>
          <w:t xml:space="preserve"> </w:t>
        </w:r>
      </w:ins>
      <w:ins w:id="26854" w:author="PR Preview" w:date="2026-01-01T00:00:00Z">
        <w:r>
          <w:t xml:space="preserve">is the only eigenvalue,</w:t>
        </w:r>
      </w:ins>
      <w:ins w:id="26855" w:author="PR Preview" w:date="2026-01-01T00:00:00Z">
        <w:r>
          <w:t xml:space="preserve"> </w:t>
        </w:r>
      </w:ins>
      <w:ins w:id="26856" w:author="PR Preview" w:date="2026-01-01T00:00:00Z">
        <w:r>
          <w:t xml:space="preserve">and</w:t>
        </w:r>
      </w:ins>
    </w:p>
    <w:p>
      <w:pPr>
        <w:pStyle w:val="BodyText"/>
      </w:pPr>
      <m:oMathPara>
        <m:oMathParaPr>
          <m:jc m:val="center"/>
        </m:oMathParaPr>
        <m:oMath>
          <m:eqArr>
            <m:e>
              <m:sSub>
                <m:e>
                  <m:r>
                    <m:rPr>
                      <m:scr m:val="script"/>
                      <m:sty m:val="p"/>
                    </m:rPr>
                    <m:t>E</m:t>
                  </m:r>
                </m:e>
                <m:sub>
                  <m:r>
                    <m:t>0</m:t>
                  </m:r>
                </m:sub>
              </m:sSub>
              <m:r>
                <m:t>&amp;</m:t>
              </m:r>
              <m:r>
                <m:rPr>
                  <m:sty m:val="p"/>
                </m:rPr>
                <m:t>=</m:t>
              </m:r>
              <m:r>
                <m:rPr>
                  <m:scr m:val="script"/>
                  <m:sty m:val="p"/>
                </m:rPr>
                <m:t>N</m:t>
              </m:r>
              <m:r>
                <m:rPr>
                  <m:sty m:val="p"/>
                </m:rPr>
                <m:t>(</m:t>
              </m:r>
              <m:r>
                <m:rPr>
                  <m:sty m:val="bi"/>
                </m:rPr>
                <m:t>J</m:t>
              </m:r>
              <m:r>
                <m:rPr>
                  <m:sty m:val="p"/>
                </m:rPr>
                <m:t>)</m:t>
              </m:r>
            </m:e>
            <m:e>
              <m:r>
                <m:t>&amp;</m:t>
              </m:r>
              <m:r>
                <m:rPr>
                  <m:sty m:val="p"/>
                </m:rPr>
                <m:t>=</m:t>
              </m:r>
              <m:r>
                <m:t>​</m:t>
              </m:r>
              <m:d>
                <m:dPr>
                  <m:begChr m:val="{"/>
                  <m:sepChr m:val=""/>
                  <m:endChr m:val="}"/>
                  <m:grow/>
                </m:dPr>
                <m:e>
                  <m:r>
                    <m:rPr>
                      <m:sty m:val="p"/>
                    </m:rPr>
                    <m:t>(</m:t>
                  </m:r>
                  <m:r>
                    <m:t>t</m:t>
                  </m:r>
                  <m:r>
                    <m:rPr>
                      <m:sty m:val="p"/>
                    </m:rPr>
                    <m:t>,</m:t>
                  </m:r>
                  <m:r>
                    <m:t>0</m:t>
                  </m:r>
                  <m:r>
                    <m:rPr>
                      <m:sty m:val="p"/>
                    </m:rPr>
                    <m:t>)</m:t>
                  </m:r>
                  <m:r>
                    <m:rPr>
                      <m:sty m:val="p"/>
                    </m:rPr>
                    <m:t>:</m:t>
                  </m:r>
                  <m:r>
                    <m:t>t</m:t>
                  </m:r>
                  <m:r>
                    <m:rPr>
                      <m:sty m:val="p"/>
                    </m:rPr>
                    <m:t>∈</m:t>
                  </m:r>
                  <m:r>
                    <m:rPr>
                      <m:scr m:val="double-struck"/>
                      <m:sty m:val="p"/>
                    </m:rPr>
                    <m:t>R</m:t>
                  </m:r>
                </m:e>
              </m:d>
              <m:r>
                <m:t>​</m:t>
              </m:r>
              <m:r>
                <m:rPr>
                  <m:sty m:val="p"/>
                </m:rPr>
                <m:t>,</m:t>
              </m:r>
            </m:e>
          </m:eqArr>
        </m:oMath>
      </m:oMathPara>
    </w:p>
    <w:p>
      <w:pPr>
        <w:numPr>
          <w:ilvl w:val="0"/>
          <w:numId w:val="1000"/>
        </w:numPr>
      </w:pPr>
      <w:r>
        <w:t xml:space="preserve">with geometric multiplicity</w:t>
      </w:r>
      <w:r>
        <w:t xml:space="preserve"> </w:t>
      </w:r>
      <m:oMath>
        <m:r>
          <m:t>1</m:t>
        </m:r>
      </m:oMath>
      <w:r>
        <w:t xml:space="preserve">.</w:t>
      </w:r>
    </w:p>
    <w:bookmarkEnd w:id="620"/>
    <w:bookmarkStart w:id="621" w:name="exm-not-eigenspace"/>
    <w:p>
      <w:pPr>
        <w:pStyle w:val="FirstParagraph"/>
      </w:pPr>
      <w:del w:id="26857" w:author="PR Preview" w:date="2026-01-01T00:00:00Z">
        <w:r>
          <w:rPr>
            <w:b/>
            <w:bCs/>
          </w:rPr>
          <w:delText xml:space="preserve">Example 194 (A number that is not an eigenvalue has no eigenspace)</w:delText>
        </w:r>
      </w:del>
      <w:del w:id="26858" w:author="PR Preview" w:date="2026-01-01T00:00:00Z">
        <w:r>
          <w:delText xml:space="preserve"> </w:delText>
        </w:r>
      </w:del>
      <w:del w:id="26859" w:author="PR Preview" w:date="2026-01-01T00:00:00Z">
        <w:r>
          <w:delText xml:space="preserve">For</w:delText>
        </w:r>
      </w:del>
      <w:del w:id="26860"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6861" w:author="PR Preview" w:date="2026-01-01T00:00:00Z">
        <w:r>
          <w:delText xml:space="preserve"> </w:delText>
        </w:r>
      </w:del>
      <w:del w:id="26862" w:author="PR Preview" w:date="2026-01-01T00:00:00Z">
        <w:r>
          <w:delText xml:space="preserve">and</w:delText>
        </w:r>
      </w:del>
      <w:del w:id="26863" w:author="PR Preview" w:date="2026-01-01T00:00:00Z">
        <w:r>
          <w:delText xml:space="preserve"> </w:delText>
        </w:r>
      </w:del>
      <m:oMath>
        <m:r>
          <m:t>λ</m:t>
        </m:r>
        <m:r>
          <m:rPr>
            <m:sty m:val="p"/>
          </m:rPr>
          <m:t>=</m:t>
        </m:r>
        <m:r>
          <m:t>2</m:t>
        </m:r>
      </m:oMath>
      <w:del w:id="26864" w:author="PR Preview" w:date="2026-01-01T00:00:00Z">
        <w:r>
          <w:delText xml:space="preserve">,</w:delText>
        </w:r>
      </w:del>
      <w:del w:id="26865" w:author="PR Preview" w:date="2026-01-01T00:00:00Z">
        <w:r>
          <w:delText xml:space="preserve"> </w:delText>
        </w:r>
      </w:del>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del w:id="26866" w:author="PR Preview" w:date="2026-01-01T00:00:00Z">
        <w:r>
          <w:delText xml:space="preserve"> </w:delText>
        </w:r>
      </w:del>
      <w:del w:id="26867" w:author="PR Preview" w:date="2026-01-01T00:00:00Z">
        <w:r>
          <w:delText xml:space="preserve">sends</w:delText>
        </w:r>
      </w:del>
      <w:del w:id="26868" w:author="PR Preview" w:date="2026-01-01T00:00:00Z">
        <w:r>
          <w:delText xml:space="preserve"> </w:delText>
        </w:r>
      </w:del>
      <m:oMath>
        <m:limLow>
          <m:e>
            <m:r>
              <m:t>v</m:t>
            </m:r>
          </m:e>
          <m:lim>
            <m:r>
              <m:rPr>
                <m:sty m:val="p"/>
              </m:rPr>
              <m:t>∼</m:t>
            </m:r>
          </m:lim>
        </m:limLow>
      </m:oMath>
      <w:del w:id="26869" w:author="PR Preview" w:date="2026-01-01T00:00:00Z">
        <w:r>
          <w:delText xml:space="preserve"> </w:delText>
        </w:r>
      </w:del>
      <w:del w:id="26870" w:author="PR Preview" w:date="2026-01-01T00:00:00Z">
        <w:r>
          <w:delText xml:space="preserve">to</w:delText>
        </w:r>
      </w:del>
      <w:del w:id="26871" w:author="PR Preview" w:date="2026-01-01T00:00:00Z">
        <w:r>
          <w:delText xml:space="preserve"> </w:delText>
        </w:r>
      </w:del>
      <m:oMath>
        <m:r>
          <m:rPr>
            <m:sty m:val="p"/>
          </m:rPr>
          <m:t>(</m:t>
        </m:r>
        <m:sSub>
          <m:e>
            <m:r>
              <m:t>v</m:t>
            </m:r>
          </m:e>
          <m:sub>
            <m:r>
              <m:t>2</m:t>
            </m:r>
          </m:sub>
        </m:sSub>
        <m:r>
          <m:rPr>
            <m:sty m:val="p"/>
          </m:rPr>
          <m:t>,</m:t>
        </m:r>
        <m:sSub>
          <m:e>
            <m:r>
              <m:t>v</m:t>
            </m:r>
          </m:e>
          <m:sub>
            <m:r>
              <m:t>1</m:t>
            </m:r>
          </m:sub>
        </m:sSub>
        <m:r>
          <m:rPr>
            <m:sty m:val="p"/>
          </m:rPr>
          <m:t>)</m:t>
        </m:r>
      </m:oMath>
      <w:del w:id="26872" w:author="PR Preview" w:date="2026-01-01T00:00:00Z">
        <w:r>
          <w:delText xml:space="preserve">, which is</w:delText>
        </w:r>
      </w:del>
      <w:del w:id="26873" w:author="PR Preview" w:date="2026-01-01T00:00:00Z">
        <w:r>
          <w:delText xml:space="preserve"> </w:delText>
        </w:r>
      </w:del>
      <m:oMath>
        <m:limLow>
          <m:e>
            <m:r>
              <m:t>0</m:t>
            </m:r>
          </m:e>
          <m:lim>
            <m:r>
              <m:rPr>
                <m:sty m:val="p"/>
              </m:rPr>
              <m:t>∼</m:t>
            </m:r>
          </m:lim>
        </m:limLow>
      </m:oMath>
      <w:del w:id="26874" w:author="PR Preview" w:date="2026-01-01T00:00:00Z">
        <w:r>
          <w:delText xml:space="preserve"> </w:delText>
        </w:r>
      </w:del>
      <w:del w:id="26875" w:author="PR Preview" w:date="2026-01-01T00:00:00Z">
        <w:r>
          <w:delText xml:space="preserve">only for</w:delText>
        </w:r>
      </w:del>
      <w:del w:id="26876"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6877" w:author="PR Preview" w:date="2026-01-01T00:00:00Z">
        <w:r>
          <w:delText xml:space="preserve">,</w:delText>
        </w:r>
      </w:del>
      <w:del w:id="26878" w:author="PR Preview" w:date="2026-01-01T00:00:00Z">
        <w:r>
          <w:delText xml:space="preserve"> </w:delText>
        </w:r>
      </w:del>
      <w:del w:id="26879" w:author="PR Preview" w:date="2026-01-01T00:00:00Z">
        <w:r>
          <w:delText xml:space="preserve">so</w:delText>
        </w:r>
      </w:del>
      <w:del w:id="26880" w:author="PR Preview" w:date="2026-01-01T00:00:00Z">
        <w:r>
          <w:delText xml:space="preserve"> </w:delText>
        </w:r>
      </w:del>
      <m:oMath>
        <m:r>
          <m:rPr>
            <m:scr m:val="script"/>
            <m:sty m:val="p"/>
          </m:rPr>
          <m:t>N</m:t>
        </m:r>
        <m:r>
          <m:rPr>
            <m:sty m:val="p"/>
          </m:rPr>
          <m:t>(</m:t>
        </m:r>
        <m:r>
          <m:rPr>
            <m:sty m:val="bi"/>
          </m:rPr>
          <m:t>A</m:t>
        </m:r>
        <m:r>
          <m:rPr>
            <m:sty m:val="p"/>
          </m:rPr>
          <m:t>−</m:t>
        </m:r>
        <m:r>
          <m:t>2</m:t>
        </m:r>
        <m:r>
          <m:t> </m:t>
        </m:r>
        <m:sSub>
          <m:e>
            <m:r>
              <m:rPr>
                <m:sty m:val="bi"/>
              </m:rPr>
              <m:t>I</m:t>
            </m:r>
          </m:e>
          <m:sub>
            <m:r>
              <m:t>2</m:t>
            </m:r>
          </m:sub>
        </m:sSub>
        <m:r>
          <m:rPr>
            <m:sty m:val="p"/>
          </m:rPr>
          <m:t>)</m:t>
        </m:r>
        <m:r>
          <m:rPr>
            <m:sty m:val="p"/>
          </m:rPr>
          <m:t>=</m:t>
        </m:r>
        <m:r>
          <m:t>​</m:t>
        </m:r>
        <m:d>
          <m:dPr>
            <m:begChr m:val="{"/>
            <m:sepChr m:val=""/>
            <m:endChr m:val="}"/>
            <m:grow/>
          </m:dPr>
          <m:e>
            <m:limLow>
              <m:e>
                <m:r>
                  <m:t>0</m:t>
                </m:r>
              </m:e>
              <m:lim>
                <m:r>
                  <m:rPr>
                    <m:sty m:val="p"/>
                  </m:rPr>
                  <m:t>∼</m:t>
                </m:r>
              </m:lim>
            </m:limLow>
          </m:e>
        </m:d>
        <m:r>
          <m:t>​</m:t>
        </m:r>
      </m:oMath>
      <w:del w:id="26881" w:author="PR Preview" w:date="2026-01-01T00:00:00Z">
        <w:r>
          <w:delText xml:space="preserve">.</w:delText>
        </w:r>
      </w:del>
      <w:del w:id="26882" w:author="PR Preview" w:date="2026-01-01T00:00:00Z">
        <w:r>
          <w:delText xml:space="preserve"> </w:delText>
        </w:r>
      </w:del>
      <w:del w:id="26883" w:author="PR Preview" w:date="2026-01-01T00:00:00Z">
        <w:r>
          <w:delText xml:space="preserve">And</w:delText>
        </w:r>
      </w:del>
      <w:del w:id="26884" w:author="PR Preview" w:date="2026-01-01T00:00:00Z">
        <w:r>
          <w:delText xml:space="preserve"> </w:delText>
        </w:r>
      </w:del>
      <m:oMath>
        <m:r>
          <m:t>2</m:t>
        </m:r>
      </m:oMath>
      <w:del w:id="26885" w:author="PR Preview" w:date="2026-01-01T00:00:00Z">
        <w:r>
          <w:delText xml:space="preserve"> </w:delText>
        </w:r>
      </w:del>
      <w:del w:id="26886" w:author="PR Preview" w:date="2026-01-01T00:00:00Z">
        <w:r>
          <w:delText xml:space="preserve">is not an eigenvalue (</w:delText>
        </w:r>
      </w:del>
      <w:hyperlink w:anchor="def-eigenvalue">
        <w:del w:id="26887" w:author="PR Preview" w:date="2026-01-01T00:00:00Z">
          <w:r>
            <w:rPr>
              <w:rStyle w:val="Hyperlink"/>
            </w:rPr>
            <w:delText xml:space="preserve">Definition 95</w:delText>
          </w:r>
        </w:del>
      </w:hyperlink>
      <w:del w:id="26888" w:author="PR Preview" w:date="2026-01-01T00:00:00Z">
        <w:r>
          <w:delText xml:space="preserve">):</w:delText>
        </w:r>
      </w:del>
      <w:del w:id="26889" w:author="PR Preview" w:date="2026-01-01T00:00:00Z">
        <w:r>
          <w:delText xml:space="preserve"> </w:delText>
        </w:r>
      </w:del>
      <m:oMath>
        <m:r>
          <m:rPr>
            <m:sty m:val="bi"/>
          </m:rPr>
          <m:t>A</m:t>
        </m:r>
        <m:limLow>
          <m:e>
            <m:r>
              <m:t>v</m:t>
            </m:r>
          </m:e>
          <m:lim>
            <m:r>
              <m:rPr>
                <m:sty m:val="p"/>
              </m:rPr>
              <m:t>∼</m:t>
            </m:r>
          </m:lim>
        </m:limLow>
        <m:r>
          <m:rPr>
            <m:sty m:val="p"/>
          </m:rPr>
          <m:t>=</m:t>
        </m:r>
        <m:r>
          <m:t>2</m:t>
        </m:r>
        <m:limLow>
          <m:e>
            <m:r>
              <m:t>v</m:t>
            </m:r>
          </m:e>
          <m:lim>
            <m:r>
              <m:rPr>
                <m:sty m:val="p"/>
              </m:rPr>
              <m:t>∼</m:t>
            </m:r>
          </m:lim>
        </m:limLow>
      </m:oMath>
      <w:del w:id="26890" w:author="PR Preview" w:date="2026-01-01T00:00:00Z">
        <w:r>
          <w:delText xml:space="preserve"> </w:delText>
        </w:r>
      </w:del>
      <w:del w:id="26891" w:author="PR Preview" w:date="2026-01-01T00:00:00Z">
        <w:r>
          <w:delText xml:space="preserve">reads</w:delText>
        </w:r>
      </w:del>
      <w:del w:id="26892" w:author="PR Preview" w:date="2026-01-01T00:00:00Z">
        <w:r>
          <w:delText xml:space="preserve"> </w:delText>
        </w:r>
      </w:del>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del w:id="26893" w:author="PR Preview" w:date="2026-01-01T00:00:00Z">
        <w:r>
          <w:delText xml:space="preserve">,</w:delText>
        </w:r>
      </w:del>
      <w:del w:id="26894" w:author="PR Preview" w:date="2026-01-01T00:00:00Z">
        <w:r>
          <w:delText xml:space="preserve"> </w:delText>
        </w:r>
      </w:del>
      <w:del w:id="26895" w:author="PR Preview" w:date="2026-01-01T00:00:00Z">
        <w:r>
          <w:delText xml:space="preserve">so</w:delText>
        </w:r>
      </w:del>
      <w:del w:id="26896" w:author="PR Preview" w:date="2026-01-01T00:00:00Z">
        <w:r>
          <w:delText xml:space="preserve"> </w:delText>
        </w:r>
      </w:del>
      <m:oMath>
        <m:sSub>
          <m:e>
            <m:r>
              <m:t>v</m:t>
            </m:r>
          </m:e>
          <m:sub>
            <m:r>
              <m:t>2</m:t>
            </m:r>
          </m:sub>
        </m:sSub>
        <m:r>
          <m:rPr>
            <m:sty m:val="p"/>
          </m:rPr>
          <m:t>=</m:t>
        </m:r>
        <m:r>
          <m:t>0</m:t>
        </m:r>
      </m:oMath>
      <w:del w:id="26897" w:author="PR Preview" w:date="2026-01-01T00:00:00Z">
        <w:r>
          <w:delText xml:space="preserve"> </w:delText>
        </w:r>
      </w:del>
      <w:del w:id="26898" w:author="PR Preview" w:date="2026-01-01T00:00:00Z">
        <w:r>
          <w:delText xml:space="preserve">and</w:delText>
        </w:r>
      </w:del>
      <w:del w:id="26899" w:author="PR Preview" w:date="2026-01-01T00:00:00Z">
        <w:r>
          <w:delText xml:space="preserve"> </w:delText>
        </w:r>
      </w:del>
      <m:oMath>
        <m:sSub>
          <m:e>
            <m:r>
              <m:t>v</m:t>
            </m:r>
          </m:e>
          <m:sub>
            <m:r>
              <m:t>1</m:t>
            </m:r>
          </m:sub>
        </m:sSub>
        <m:r>
          <m:rPr>
            <m:sty m:val="p"/>
          </m:rPr>
          <m:t>=</m:t>
        </m:r>
        <m:r>
          <m:t>0</m:t>
        </m:r>
      </m:oMath>
      <w:del w:id="26900" w:author="PR Preview" w:date="2026-01-01T00:00:00Z">
        <w:r>
          <w:delText xml:space="preserve">.</w:delText>
        </w:r>
      </w:del>
      <w:del w:id="26901" w:author="PR Preview" w:date="2026-01-01T00:00:00Z">
        <w:r>
          <w:delText xml:space="preserve"> </w:delText>
        </w:r>
      </w:del>
      <w:del w:id="26902" w:author="PR Preview" w:date="2026-01-01T00:00:00Z">
        <w:r>
          <w:delText xml:space="preserve">So</w:delText>
        </w:r>
      </w:del>
      <w:del w:id="26903" w:author="PR Preview" w:date="2026-01-01T00:00:00Z">
        <w:r>
          <w:delText xml:space="preserve"> </w:delText>
        </w:r>
      </w:del>
      <w:hyperlink w:anchor="def-eigenspace">
        <w:del w:id="26904" w:author="PR Preview" w:date="2026-01-01T00:00:00Z">
          <w:r>
            <w:rPr>
              <w:rStyle w:val="Hyperlink"/>
            </w:rPr>
            <w:delText xml:space="preserve">Definition 118</w:delText>
          </w:r>
        </w:del>
      </w:hyperlink>
      <w:del w:id="26905" w:author="PR Preview" w:date="2026-01-01T00:00:00Z">
        <w:r>
          <w:delText xml:space="preserve"> </w:delText>
        </w:r>
      </w:del>
      <w:del w:id="26906" w:author="PR Preview" w:date="2026-01-01T00:00:00Z">
        <w:r>
          <w:delText xml:space="preserve">does not apply to</w:delText>
        </w:r>
      </w:del>
      <w:del w:id="26907" w:author="PR Preview" w:date="2026-01-01T00:00:00Z">
        <w:r>
          <w:delText xml:space="preserve"> </w:delText>
        </w:r>
      </w:del>
      <m:oMath>
        <m:r>
          <m:t>2</m:t>
        </m:r>
      </m:oMath>
      <w:del w:id="26908" w:author="PR Preview" w:date="2026-01-01T00:00:00Z">
        <w:r>
          <w:delText xml:space="preserve">.</w:delText>
        </w:r>
      </w:del>
    </w:p>
    <w:p>
      <w:pPr>
        <w:pStyle w:val="BodyText"/>
      </w:pPr>
      <w:del w:id="26909" w:author="PR Preview" w:date="2026-01-01T00:00:00Z">
        <w:r>
          <w:rPr>
            <w:b/>
            <w:bCs/>
          </w:rPr>
          <w:delText xml:space="preserve">Theorem 108 (Eigenvalues are where</w:delText>
        </w:r>
      </w:del>
      <w:del w:id="26910" w:author="PR Preview" w:date="2026-01-01T00:00:00Z">
        <w:r>
          <w:rPr>
            <w:b/>
            <w:bCs/>
          </w:rPr>
          <w:delText xml:space="preserve"> </w:delText>
        </w:r>
      </w:del>
      <m:oMath>
        <m:r>
          <m:rPr>
            <m:sty m:val="bi"/>
          </m:rPr>
          <m:t>A</m:t>
        </m:r>
        <m:r>
          <m:rPr>
            <m:sty m:val="p"/>
          </m:rPr>
          <m:t>−</m:t>
        </m:r>
        <m:r>
          <m:t>λ</m:t>
        </m:r>
        <m:r>
          <m:rPr>
            <m:sty m:val="bi"/>
          </m:rPr>
          <m:t>I</m:t>
        </m:r>
      </m:oMath>
      <w:del w:id="26911" w:author="PR Preview" w:date="2026-01-01T00:00:00Z">
        <w:r>
          <w:rPr>
            <w:b/>
            <w:bCs/>
          </w:rPr>
          <w:delText xml:space="preserve"> </w:delText>
        </w:r>
      </w:del>
      <w:del w:id="26912" w:author="PR Preview" w:date="2026-01-01T00:00:00Z">
        <w:r>
          <w:rPr>
            <w:b/>
            <w:bCs/>
          </w:rPr>
          <w:delText xml:space="preserve">is singular)</w:delText>
        </w:r>
      </w:del>
      <w:del w:id="26913" w:author="PR Preview" w:date="2026-01-01T00:00:00Z">
        <w:r>
          <w:delText xml:space="preserve"> </w:delText>
        </w:r>
      </w:del>
      <w:del w:id="26914" w:author="PR Preview" w:date="2026-01-01T00:00:00Z">
        <w:r>
          <w:delText xml:space="preserve">Let</w:delText>
        </w:r>
      </w:del>
      <w:del w:id="26915" w:author="PR Preview" w:date="2026-01-01T00:00:00Z">
        <w:r>
          <w:delText xml:space="preserve"> </w:delText>
        </w:r>
      </w:del>
      <m:oMath>
        <m:r>
          <m:rPr>
            <m:sty m:val="bi"/>
          </m:rPr>
          <m:t>A</m:t>
        </m:r>
      </m:oMath>
      <w:del w:id="26916" w:author="PR Preview" w:date="2026-01-01T00:00:00Z">
        <w:r>
          <w:delText xml:space="preserve"> </w:delText>
        </w:r>
      </w:del>
      <w:del w:id="26917" w:author="PR Preview" w:date="2026-01-01T00:00:00Z">
        <w:r>
          <w:delText xml:space="preserve">be a</w:delText>
        </w:r>
      </w:del>
      <w:del w:id="26918" w:author="PR Preview" w:date="2026-01-01T00:00:00Z">
        <w:r>
          <w:delText xml:space="preserve"> </w:delText>
        </w:r>
      </w:del>
      <m:oMath>
        <m:r>
          <m:t>p</m:t>
        </m:r>
        <m:r>
          <m:rPr>
            <m:sty m:val="p"/>
          </m:rPr>
          <m:t>×</m:t>
        </m:r>
        <m:r>
          <m:t>p</m:t>
        </m:r>
      </m:oMath>
      <w:del w:id="26919" w:author="PR Preview" w:date="2026-01-01T00:00:00Z">
        <w:r>
          <w:delText xml:space="preserve"> </w:delText>
        </w:r>
      </w:del>
      <w:del w:id="26920" w:author="PR Preview" w:date="2026-01-01T00:00:00Z">
        <w:r>
          <w:delText xml:space="preserve">matrix and</w:delText>
        </w:r>
      </w:del>
      <w:del w:id="26921" w:author="PR Preview" w:date="2026-01-01T00:00:00Z">
        <w:r>
          <w:delText xml:space="preserve"> </w:delText>
        </w:r>
      </w:del>
      <m:oMath>
        <m:r>
          <m:t>λ</m:t>
        </m:r>
      </m:oMath>
      <w:del w:id="26922" w:author="PR Preview" w:date="2026-01-01T00:00:00Z">
        <w:r>
          <w:delText xml:space="preserve"> </w:delText>
        </w:r>
      </w:del>
      <w:del w:id="26923" w:author="PR Preview" w:date="2026-01-01T00:00:00Z">
        <w:r>
          <w:delText xml:space="preserve">a real number.</w:delText>
        </w:r>
      </w:del>
      <w:del w:id="26924" w:author="PR Preview" w:date="2026-01-01T00:00:00Z">
        <w:r>
          <w:delText xml:space="preserve"> </w:delText>
        </w:r>
      </w:del>
      <w:del w:id="26925" w:author="PR Preview" w:date="2026-01-01T00:00:00Z">
        <w:r>
          <w:delText xml:space="preserve">Then</w:delText>
        </w:r>
      </w:del>
      <w:del w:id="26926" w:author="PR Preview" w:date="2026-01-01T00:00:00Z">
        <w:r>
          <w:delText xml:space="preserve"> </w:delText>
        </w:r>
      </w:del>
      <m:oMath>
        <m:r>
          <m:t>λ</m:t>
        </m:r>
      </m:oMath>
      <w:del w:id="26927" w:author="PR Preview" w:date="2026-01-01T00:00:00Z">
        <w:r>
          <w:delText xml:space="preserve"> </w:delText>
        </w:r>
      </w:del>
      <w:del w:id="26928" w:author="PR Preview" w:date="2026-01-01T00:00:00Z">
        <w:r>
          <w:delText xml:space="preserve">is an eigenvalue of</w:delText>
        </w:r>
      </w:del>
      <w:del w:id="26929" w:author="PR Preview" w:date="2026-01-01T00:00:00Z">
        <w:r>
          <w:delText xml:space="preserve"> </w:delText>
        </w:r>
      </w:del>
      <m:oMath>
        <m:r>
          <m:rPr>
            <m:sty m:val="bi"/>
          </m:rPr>
          <m:t>A</m:t>
        </m:r>
      </m:oMath>
      <w:del w:id="26930" w:author="PR Preview" w:date="2026-01-01T00:00:00Z">
        <w:r>
          <w:delText xml:space="preserve"> </w:delText>
        </w:r>
      </w:del>
      <w:del w:id="26931" w:author="PR Preview" w:date="2026-01-01T00:00:00Z">
        <w:r>
          <w:delText xml:space="preserve">(</w:delText>
        </w:r>
      </w:del>
      <w:hyperlink w:anchor="def-eigenvalue">
        <w:del w:id="26932" w:author="PR Preview" w:date="2026-01-01T00:00:00Z">
          <w:r>
            <w:rPr>
              <w:rStyle w:val="Hyperlink"/>
            </w:rPr>
            <w:delText xml:space="preserve">Definition 95</w:delText>
          </w:r>
        </w:del>
      </w:hyperlink>
      <w:del w:id="26933" w:author="PR Preview" w:date="2026-01-01T00:00:00Z">
        <w:r>
          <w:delText xml:space="preserve">)</w:delText>
        </w:r>
      </w:del>
      <w:del w:id="26934" w:author="PR Preview" w:date="2026-01-01T00:00:00Z">
        <w:r>
          <w:delText xml:space="preserve"> </w:delText>
        </w:r>
      </w:del>
      <w:del w:id="26935" w:author="PR Preview" w:date="2026-01-01T00:00:00Z">
        <w:r>
          <w:delText xml:space="preserve">exactly when</w:delText>
        </w:r>
      </w:del>
      <w:del w:id="26936" w:author="PR Preview" w:date="2026-01-01T00:00:00Z">
        <w:r>
          <w:delText xml:space="preserve"> </w:delText>
        </w:r>
      </w:del>
      <m:oMath>
        <m:r>
          <m:rPr>
            <m:sty m:val="bi"/>
          </m:rPr>
          <m:t>A</m:t>
        </m:r>
        <m:r>
          <m:rPr>
            <m:sty m:val="p"/>
          </m:rPr>
          <m:t>−</m:t>
        </m:r>
        <m:r>
          <m:t>λ</m:t>
        </m:r>
        <m:r>
          <m:t> </m:t>
        </m:r>
        <m:sSub>
          <m:e>
            <m:r>
              <m:rPr>
                <m:sty m:val="bi"/>
              </m:rPr>
              <m:t>I</m:t>
            </m:r>
          </m:e>
          <m:sub>
            <m:r>
              <m:t>p</m:t>
            </m:r>
          </m:sub>
        </m:sSub>
      </m:oMath>
      <w:del w:id="26937" w:author="PR Preview" w:date="2026-01-01T00:00:00Z">
        <w:r>
          <w:delText xml:space="preserve"> </w:delText>
        </w:r>
      </w:del>
      <w:del w:id="26938" w:author="PR Preview" w:date="2026-01-01T00:00:00Z">
        <w:r>
          <w:delText xml:space="preserve">is singular (</w:delText>
        </w:r>
      </w:del>
      <w:hyperlink w:anchor="def-invertible-matrix">
        <w:del w:id="26939" w:author="PR Preview" w:date="2026-01-01T00:00:00Z">
          <w:r>
            <w:rPr>
              <w:rStyle w:val="Hyperlink"/>
            </w:rPr>
            <w:delText xml:space="preserve">Definition 85</w:delText>
          </w:r>
        </w:del>
      </w:hyperlink>
      <w:del w:id="26940" w:author="PR Preview" w:date="2026-01-01T00:00:00Z">
        <w:r>
          <w:delText xml:space="preserve">).</w:delText>
        </w:r>
      </w:del>
      <w:del w:id="26941" w:author="PR Preview" w:date="2026-01-01T00:00:00Z">
        <w:r>
          <w:delText xml:space="preserve"> </w:delText>
        </w:r>
      </w:del>
      <w:del w:id="26942" w:author="PR Preview" w:date="2026-01-01T00:00:00Z">
        <w:r>
          <w:delText xml:space="preserve">In particular,</w:delText>
        </w:r>
      </w:del>
      <w:del w:id="26943" w:author="PR Preview" w:date="2026-01-01T00:00:00Z">
        <w:r>
          <w:delText xml:space="preserve"> </w:delText>
        </w:r>
      </w:del>
      <m:oMath>
        <m:r>
          <m:rPr>
            <m:sty m:val="bi"/>
          </m:rPr>
          <m:t>A</m:t>
        </m:r>
      </m:oMath>
      <w:del w:id="26944" w:author="PR Preview" w:date="2026-01-01T00:00:00Z">
        <w:r>
          <w:delText xml:space="preserve"> </w:delText>
        </w:r>
      </w:del>
      <w:del w:id="26945" w:author="PR Preview" w:date="2026-01-01T00:00:00Z">
        <w:r>
          <w:delText xml:space="preserve">is singular exactly when</w:delText>
        </w:r>
      </w:del>
      <w:del w:id="26946" w:author="PR Preview" w:date="2026-01-01T00:00:00Z">
        <w:r>
          <w:delText xml:space="preserve"> </w:delText>
        </w:r>
      </w:del>
      <m:oMath>
        <m:r>
          <m:t>0</m:t>
        </m:r>
      </m:oMath>
      <w:del w:id="26947" w:author="PR Preview" w:date="2026-01-01T00:00:00Z">
        <w:r>
          <w:delText xml:space="preserve"> </w:delText>
        </w:r>
      </w:del>
      <w:del w:id="26948" w:author="PR Preview" w:date="2026-01-01T00:00:00Z">
        <w:r>
          <w:delText xml:space="preserve">is one of its eigenvalues;</w:delText>
        </w:r>
      </w:del>
      <w:del w:id="26949" w:author="PR Preview" w:date="2026-01-01T00:00:00Z">
        <w:r>
          <w:delText xml:space="preserve"> </w:delText>
        </w:r>
      </w:del>
      <w:del w:id="26950" w:author="PR Preview" w:date="2026-01-01T00:00:00Z">
        <w:r>
          <w:delText xml:space="preserve">and each eigenspace</w:delText>
        </w:r>
      </w:del>
      <w:del w:id="26951" w:author="PR Preview" w:date="2026-01-01T00:00:00Z">
        <w:r>
          <w:delText xml:space="preserve"> </w:delText>
        </w:r>
      </w:del>
      <m:oMath>
        <m:sSub>
          <m:e>
            <m:r>
              <m:rPr>
                <m:scr m:val="script"/>
                <m:sty m:val="p"/>
              </m:rPr>
              <m:t>E</m:t>
            </m:r>
          </m:e>
          <m:sub>
            <m:r>
              <m:t>λ</m:t>
            </m:r>
          </m:sub>
        </m:sSub>
      </m:oMath>
      <w:del w:id="26952" w:author="PR Preview" w:date="2026-01-01T00:00:00Z">
        <w:r>
          <w:delText xml:space="preserve"> </w:delText>
        </w:r>
      </w:del>
      <w:del w:id="26953" w:author="PR Preview" w:date="2026-01-01T00:00:00Z">
        <w:r>
          <w:delText xml:space="preserve">(</w:delText>
        </w:r>
      </w:del>
      <w:hyperlink w:anchor="def-eigenspace">
        <w:del w:id="26954" w:author="PR Preview" w:date="2026-01-01T00:00:00Z">
          <w:r>
            <w:rPr>
              <w:rStyle w:val="Hyperlink"/>
            </w:rPr>
            <w:delText xml:space="preserve">Definition 118</w:delText>
          </w:r>
        </w:del>
      </w:hyperlink>
      <w:del w:id="26955" w:author="PR Preview" w:date="2026-01-01T00:00:00Z">
        <w:r>
          <w:delText xml:space="preserve">) is a subspace of</w:delText>
        </w:r>
      </w:del>
      <w:del w:id="26956" w:author="PR Preview" w:date="2026-01-01T00:00:00Z">
        <w:r>
          <w:delText xml:space="preserve"> </w:delText>
        </w:r>
      </w:del>
      <m:oMath>
        <m:sSup>
          <m:e>
            <m:r>
              <m:rPr>
                <m:scr m:val="double-struck"/>
                <m:sty m:val="p"/>
              </m:rPr>
              <m:t>R</m:t>
            </m:r>
          </m:e>
          <m:sup>
            <m:r>
              <m:t>p</m:t>
            </m:r>
          </m:sup>
        </m:sSup>
      </m:oMath>
      <w:del w:id="26957" w:author="PR Preview" w:date="2026-01-01T00:00:00Z">
        <w:r>
          <w:delText xml:space="preserve"> </w:delText>
        </w:r>
      </w:del>
      <w:del w:id="26958" w:author="PR Preview" w:date="2026-01-01T00:00:00Z">
        <w:r>
          <w:delText xml:space="preserve">consisting of</w:delText>
        </w:r>
      </w:del>
      <w:del w:id="26959" w:author="PR Preview" w:date="2026-01-01T00:00:00Z">
        <w:r>
          <w:delText xml:space="preserve"> </w:delText>
        </w:r>
      </w:del>
      <m:oMath>
        <m:limLow>
          <m:e>
            <m:r>
              <m:t>0</m:t>
            </m:r>
          </m:e>
          <m:lim>
            <m:r>
              <m:rPr>
                <m:sty m:val="p"/>
              </m:rPr>
              <m:t>∼</m:t>
            </m:r>
          </m:lim>
        </m:limLow>
      </m:oMath>
      <w:del w:id="26960" w:author="PR Preview" w:date="2026-01-01T00:00:00Z">
        <w:r>
          <w:delText xml:space="preserve"> </w:delText>
        </w:r>
      </w:del>
      <w:del w:id="26961" w:author="PR Preview" w:date="2026-01-01T00:00:00Z">
        <w:r>
          <w:delText xml:space="preserve">and the eigenvectors for</w:delText>
        </w:r>
      </w:del>
      <w:del w:id="26962" w:author="PR Preview" w:date="2026-01-01T00:00:00Z">
        <w:r>
          <w:delText xml:space="preserve"> </w:delText>
        </w:r>
      </w:del>
      <m:oMath>
        <m:r>
          <m:t>λ</m:t>
        </m:r>
      </m:oMath>
      <w:del w:id="26963" w:author="PR Preview" w:date="2026-01-01T00:00:00Z">
        <w:r>
          <w:delText xml:space="preserve">.</w:delText>
        </w:r>
      </w:del>
    </w:p>
    <w:p>
      <w:pPr>
        <w:pStyle w:val="BodyText"/>
      </w:pPr>
      <w:del w:id="26964" w:author="PR Preview" w:date="2026-01-01T00:00:00Z">
        <w:r>
          <w:rPr>
            <w:i/>
            <w:iCs/>
          </w:rPr>
          <w:delText xml:space="preserve">Proof</w:delText>
        </w:r>
      </w:del>
      <w:del w:id="26965" w:author="PR Preview" w:date="2026-01-01T00:00:00Z">
        <w:r>
          <w:delText xml:space="preserve">. </w:delText>
        </w:r>
      </w:del>
      <w:del w:id="26966" w:author="PR Preview" w:date="2026-01-01T00:00:00Z">
        <w:r>
          <w:delText xml:space="preserve">For any</w:delText>
        </w:r>
      </w:del>
      <w:del w:id="26967" w:author="PR Preview" w:date="2026-01-01T00:00:00Z">
        <w:r>
          <w:delText xml:space="preserve"> </w:delText>
        </w:r>
      </w:del>
      <m:oMath>
        <m:limLow>
          <m:e>
            <m:r>
              <m:t>v</m:t>
            </m:r>
          </m:e>
          <m:lim>
            <m:r>
              <m:rPr>
                <m:sty m:val="p"/>
              </m:rPr>
              <m:t>∼</m:t>
            </m:r>
          </m:lim>
        </m:limLow>
        <m:r>
          <m:rPr>
            <m:sty m:val="p"/>
          </m:rPr>
          <m:t>∈</m:t>
        </m:r>
        <m:sSup>
          <m:e>
            <m:r>
              <m:rPr>
                <m:scr m:val="double-struck"/>
                <m:sty m:val="p"/>
              </m:rPr>
              <m:t>R</m:t>
            </m:r>
          </m:e>
          <m:sup>
            <m:r>
              <m:t>p</m:t>
            </m:r>
          </m:sup>
        </m:sSup>
      </m:oMath>
      <w:del w:id="26968" w:author="PR Preview" w:date="2026-01-01T00:00:00Z">
        <w:r>
          <w:delText xml:space="preserve">,</w:delText>
        </w:r>
      </w:del>
    </w:p>
    <w:p>
      <w:pPr>
        <w:pStyle w:val="BodyText"/>
      </w:pPr>
      <m:oMathPara>
        <m:oMathParaPr>
          <m:jc m:val="center"/>
        </m:oMathParaPr>
        <m:oMath>
          <m:eqArr>
            <m:e>
              <m:r>
                <m:rPr>
                  <m:sty m:val="p"/>
                </m:rPr>
                <m:t>(</m:t>
              </m:r>
              <m:r>
                <m:rPr>
                  <m:sty m:val="bi"/>
                </m:rPr>
                <m:t>A</m:t>
              </m:r>
              <m:r>
                <m:rPr>
                  <m:sty m:val="p"/>
                </m:rPr>
                <m:t>−</m:t>
              </m:r>
              <m:r>
                <m:t>λ</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λ</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93</m:t>
              </m:r>
              <m:r>
                <m:rPr>
                  <m:nor/>
                  <m:sty m:val="p"/>
                </m:rPr>
                <m:t>, the difference law)</m:t>
              </m:r>
            </m:e>
            <m:e>
              <m:r>
                <m:t>&amp;</m:t>
              </m:r>
              <m:r>
                <m:rPr>
                  <m:sty m:val="p"/>
                </m:rPr>
                <m:t>=</m:t>
              </m:r>
              <m:r>
                <m:rPr>
                  <m:sty m:val="bi"/>
                </m:rPr>
                <m:t>A</m:t>
              </m:r>
              <m:limLow>
                <m:e>
                  <m:r>
                    <m:t>v</m:t>
                  </m:r>
                </m:e>
                <m:lim>
                  <m:r>
                    <m:rPr>
                      <m:sty m:val="p"/>
                    </m:rPr>
                    <m:t>∼</m:t>
                  </m:r>
                </m:lim>
              </m:limLow>
              <m:r>
                <m:rPr>
                  <m:sty m:val="p"/>
                </m:rPr>
                <m:t>−</m:t>
              </m:r>
              <m:r>
                <m:t>λ</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 the scalar factor)</m:t>
              </m:r>
            </m:e>
            <m:e>
              <m:r>
                <m:t>&amp;</m:t>
              </m:r>
              <m:r>
                <m:rPr>
                  <m:sty m:val="p"/>
                </m:rPr>
                <m:t>=</m:t>
              </m:r>
              <m:r>
                <m:rPr>
                  <m:sty m:val="bi"/>
                </m:rPr>
                <m:t>A</m:t>
              </m:r>
              <m:limLow>
                <m:e>
                  <m:r>
                    <m:t>v</m:t>
                  </m:r>
                </m:e>
                <m:lim>
                  <m:r>
                    <m:rPr>
                      <m:sty m:val="p"/>
                    </m:rPr>
                    <m:t>∼</m:t>
                  </m:r>
                </m:lim>
              </m:limLow>
              <m:r>
                <m:rPr>
                  <m:sty m:val="p"/>
                </m:rPr>
                <m:t>−</m:t>
              </m:r>
              <m:r>
                <m:t>λ</m:t>
              </m:r>
              <m:limLow>
                <m:e>
                  <m:r>
                    <m:t>v</m:t>
                  </m:r>
                </m:e>
                <m:lim>
                  <m:r>
                    <m:rPr>
                      <m:sty m:val="p"/>
                    </m:rPr>
                    <m:t>∼</m:t>
                  </m:r>
                </m:lim>
              </m:limLow>
              <m:r>
                <m:rPr>
                  <m:sty m:val="p"/>
                </m:rPr>
                <m:t>,</m:t>
              </m:r>
              <m:r>
                <m:t>&amp;</m:t>
              </m:r>
              <m:r>
                <m:t>&amp;</m:t>
              </m:r>
              <m:r>
                <m:rPr>
                  <m:nor/>
                  <m:sty m:val="p"/>
                </m:rPr>
                <m:t>(</m:t>
              </m:r>
              <m:r>
                <m:rPr>
                  <m:nor/>
                  <m:sty m:val="p"/>
                </m:rPr>
                <m:t>Theorem 10</m:t>
              </m:r>
              <m:r>
                <m:rPr>
                  <m:nor/>
                  <m:sty m:val="p"/>
                </m:rPr>
                <m:t>)</m:t>
              </m:r>
            </m:e>
          </m:eqArr>
        </m:oMath>
      </m:oMathPara>
    </w:p>
    <w:p>
      <w:pPr>
        <w:pStyle w:val="FirstParagraph"/>
      </w:pPr>
      <w:del w:id="26969" w:author="PR Preview" w:date="2026-01-01T00:00:00Z">
        <w:r>
          <w:delText xml:space="preserve">so</w:delText>
        </w:r>
      </w:del>
      <w:del w:id="26970"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26971" w:author="PR Preview" w:date="2026-01-01T00:00:00Z">
        <w:r>
          <w:delText xml:space="preserve"> </w:delText>
        </w:r>
      </w:del>
      <w:del w:id="26972" w:author="PR Preview" w:date="2026-01-01T00:00:00Z">
        <w:r>
          <w:delText xml:space="preserve">exactly when</w:delText>
        </w:r>
      </w:del>
      <w:del w:id="26973" w:author="PR Preview" w:date="2026-01-01T00:00:00Z">
        <w:r>
          <w:delText xml:space="preserve"> </w:delText>
        </w:r>
      </w:del>
      <m:oMath>
        <m:limLow>
          <m:e>
            <m:r>
              <m:t>v</m:t>
            </m:r>
          </m:e>
          <m:lim>
            <m:r>
              <m:rPr>
                <m:sty m:val="p"/>
              </m:rPr>
              <m:t>∼</m:t>
            </m:r>
          </m:lim>
        </m:limLow>
        <m:r>
          <m:rPr>
            <m:sty m:val="p"/>
          </m:rPr>
          <m:t>∈</m:t>
        </m:r>
        <m:r>
          <m:rPr>
            <m:scr m:val="script"/>
            <m:sty m:val="p"/>
          </m:rPr>
          <m:t>N</m:t>
        </m:r>
        <m:r>
          <m:rPr>
            <m:sty m:val="p"/>
          </m:rPr>
          <m:t>(</m:t>
        </m:r>
        <m:r>
          <m:rPr>
            <m:sty m:val="bi"/>
          </m:rPr>
          <m:t>A</m:t>
        </m:r>
        <m:r>
          <m:rPr>
            <m:sty m:val="p"/>
          </m:rPr>
          <m:t>−</m:t>
        </m:r>
        <m:r>
          <m:t>λ</m:t>
        </m:r>
        <m:r>
          <m:t> </m:t>
        </m:r>
        <m:sSub>
          <m:e>
            <m:r>
              <m:rPr>
                <m:sty m:val="bi"/>
              </m:rPr>
              <m:t>I</m:t>
            </m:r>
          </m:e>
          <m:sub>
            <m:r>
              <m:t>p</m:t>
            </m:r>
          </m:sub>
        </m:sSub>
        <m:r>
          <m:rPr>
            <m:sty m:val="p"/>
          </m:rPr>
          <m:t>)</m:t>
        </m:r>
      </m:oMath>
      <w:del w:id="26974" w:author="PR Preview" w:date="2026-01-01T00:00:00Z">
        <w:r>
          <w:delText xml:space="preserve">;</w:delText>
        </w:r>
      </w:del>
      <w:del w:id="26975" w:author="PR Preview" w:date="2026-01-01T00:00:00Z">
        <w:r>
          <w:delText xml:space="preserve"> </w:delText>
        </w:r>
      </w:del>
      <w:del w:id="26976" w:author="PR Preview" w:date="2026-01-01T00:00:00Z">
        <w:r>
          <w:delText xml:space="preserve">the nonzero such</w:delText>
        </w:r>
      </w:del>
      <w:del w:id="26977" w:author="PR Preview" w:date="2026-01-01T00:00:00Z">
        <w:r>
          <w:delText xml:space="preserve"> </w:delText>
        </w:r>
      </w:del>
      <m:oMath>
        <m:limLow>
          <m:e>
            <m:r>
              <m:t>v</m:t>
            </m:r>
          </m:e>
          <m:lim>
            <m:r>
              <m:rPr>
                <m:sty m:val="p"/>
              </m:rPr>
              <m:t>∼</m:t>
            </m:r>
          </m:lim>
        </m:limLow>
      </m:oMath>
      <w:del w:id="26978" w:author="PR Preview" w:date="2026-01-01T00:00:00Z">
        <w:r>
          <w:delText xml:space="preserve"> </w:delText>
        </w:r>
      </w:del>
      <w:del w:id="26979" w:author="PR Preview" w:date="2026-01-01T00:00:00Z">
        <w:r>
          <w:delText xml:space="preserve">are the eigenvectors for</w:delText>
        </w:r>
      </w:del>
      <w:del w:id="26980" w:author="PR Preview" w:date="2026-01-01T00:00:00Z">
        <w:r>
          <w:delText xml:space="preserve"> </w:delText>
        </w:r>
      </w:del>
      <m:oMath>
        <m:r>
          <m:t>λ</m:t>
        </m:r>
      </m:oMath>
      <w:del w:id="26981" w:author="PR Preview" w:date="2026-01-01T00:00:00Z">
        <w:r>
          <w:delText xml:space="preserve">.</w:delText>
        </w:r>
      </w:del>
      <w:del w:id="26982" w:author="PR Preview" w:date="2026-01-01T00:00:00Z">
        <w:r>
          <w:delText xml:space="preserve"> </w:delText>
        </w:r>
      </w:del>
      <w:del w:id="26983" w:author="PR Preview" w:date="2026-01-01T00:00:00Z">
        <w:r>
          <w:delText xml:space="preserve">So</w:delText>
        </w:r>
      </w:del>
      <w:del w:id="26984" w:author="PR Preview" w:date="2026-01-01T00:00:00Z">
        <w:r>
          <w:delText xml:space="preserve"> </w:delText>
        </w:r>
      </w:del>
      <m:oMath>
        <m:r>
          <m:t>λ</m:t>
        </m:r>
      </m:oMath>
      <w:del w:id="26985" w:author="PR Preview" w:date="2026-01-01T00:00:00Z">
        <w:r>
          <w:delText xml:space="preserve"> </w:delText>
        </w:r>
      </w:del>
      <w:del w:id="26986" w:author="PR Preview" w:date="2026-01-01T00:00:00Z">
        <w:r>
          <w:delText xml:space="preserve">is an eigenvalue exactly when that null space contains a nonzero vector,</w:delText>
        </w:r>
      </w:del>
      <w:del w:id="26987" w:author="PR Preview" w:date="2026-01-01T00:00:00Z">
        <w:r>
          <w:delText xml:space="preserve"> </w:delText>
        </w:r>
      </w:del>
      <w:del w:id="26988" w:author="PR Preview" w:date="2026-01-01T00:00:00Z">
        <w:r>
          <w:delText xml:space="preserve">which by</w:delText>
        </w:r>
      </w:del>
      <w:del w:id="26989" w:author="PR Preview" w:date="2026-01-01T00:00:00Z">
        <w:r>
          <w:delText xml:space="preserve"> </w:delText>
        </w:r>
      </w:del>
      <w:hyperlink w:anchor="thm-invertible-rank">
        <w:del w:id="26990" w:author="PR Preview" w:date="2026-01-01T00:00:00Z">
          <w:r>
            <w:rPr>
              <w:rStyle w:val="Hyperlink"/>
            </w:rPr>
            <w:delText xml:space="preserve">Theorem 107</w:delText>
          </w:r>
        </w:del>
      </w:hyperlink>
      <w:del w:id="26991" w:author="PR Preview" w:date="2026-01-01T00:00:00Z">
        <w:r>
          <w:delText xml:space="preserve"> </w:delText>
        </w:r>
      </w:del>
      <w:del w:id="26992" w:author="PR Preview" w:date="2026-01-01T00:00:00Z">
        <w:r>
          <w:delText xml:space="preserve">is exactly when</w:delText>
        </w:r>
      </w:del>
      <w:del w:id="26993" w:author="PR Preview" w:date="2026-01-01T00:00:00Z">
        <w:r>
          <w:delText xml:space="preserve"> </w:delText>
        </w:r>
      </w:del>
      <m:oMath>
        <m:r>
          <m:rPr>
            <m:sty m:val="bi"/>
          </m:rPr>
          <m:t>A</m:t>
        </m:r>
        <m:r>
          <m:rPr>
            <m:sty m:val="p"/>
          </m:rPr>
          <m:t>−</m:t>
        </m:r>
        <m:r>
          <m:t>λ</m:t>
        </m:r>
        <m:r>
          <m:t> </m:t>
        </m:r>
        <m:sSub>
          <m:e>
            <m:r>
              <m:rPr>
                <m:sty m:val="bi"/>
              </m:rPr>
              <m:t>I</m:t>
            </m:r>
          </m:e>
          <m:sub>
            <m:r>
              <m:t>p</m:t>
            </m:r>
          </m:sub>
        </m:sSub>
      </m:oMath>
      <w:del w:id="26994" w:author="PR Preview" w:date="2026-01-01T00:00:00Z">
        <w:r>
          <w:delText xml:space="preserve"> </w:delText>
        </w:r>
      </w:del>
      <w:del w:id="26995" w:author="PR Preview" w:date="2026-01-01T00:00:00Z">
        <w:r>
          <w:delText xml:space="preserve">is singular.</w:delText>
        </w:r>
      </w:del>
      <w:del w:id="26996" w:author="PR Preview" w:date="2026-01-01T00:00:00Z">
        <w:r>
          <w:delText xml:space="preserve"> </w:delText>
        </w:r>
      </w:del>
      <w:del w:id="26997" w:author="PR Preview" w:date="2026-01-01T00:00:00Z">
        <w:r>
          <w:delText xml:space="preserve">With</w:delText>
        </w:r>
      </w:del>
      <w:del w:id="26998" w:author="PR Preview" w:date="2026-01-01T00:00:00Z">
        <w:r>
          <w:delText xml:space="preserve"> </w:delText>
        </w:r>
      </w:del>
      <m:oMath>
        <m:r>
          <m:t>λ</m:t>
        </m:r>
        <m:r>
          <m:rPr>
            <m:sty m:val="p"/>
          </m:rPr>
          <m:t>=</m:t>
        </m:r>
        <m:r>
          <m:t>0</m:t>
        </m:r>
      </m:oMath>
      <w:del w:id="26999" w:author="PR Preview" w:date="2026-01-01T00:00:00Z">
        <w:r>
          <w:delText xml:space="preserve">,</w:delText>
        </w:r>
      </w:del>
      <w:del w:id="27000" w:author="PR Preview" w:date="2026-01-01T00:00:00Z">
        <w:r>
          <w:delText xml:space="preserve"> </w:delText>
        </w:r>
      </w:del>
      <m:oMath>
        <m:r>
          <m:rPr>
            <m:sty m:val="bi"/>
          </m:rPr>
          <m:t>A</m:t>
        </m:r>
        <m:r>
          <m:rPr>
            <m:sty m:val="p"/>
          </m:rPr>
          <m:t>−</m:t>
        </m:r>
        <m:r>
          <m:t>0</m:t>
        </m:r>
        <m:r>
          <m:t> </m:t>
        </m:r>
        <m:sSub>
          <m:e>
            <m:r>
              <m:rPr>
                <m:sty m:val="bi"/>
              </m:rPr>
              <m:t>I</m:t>
            </m:r>
          </m:e>
          <m:sub>
            <m:r>
              <m:t>p</m:t>
            </m:r>
          </m:sub>
        </m:sSub>
        <m:r>
          <m:rPr>
            <m:sty m:val="p"/>
          </m:rPr>
          <m:t>=</m:t>
        </m:r>
        <m:r>
          <m:rPr>
            <m:sty m:val="bi"/>
          </m:rPr>
          <m:t>A</m:t>
        </m:r>
      </m:oMath>
      <w:del w:id="27001" w:author="PR Preview" w:date="2026-01-01T00:00:00Z">
        <w:r>
          <w:delText xml:space="preserve">.</w:delText>
        </w:r>
      </w:del>
      <w:del w:id="27002" w:author="PR Preview" w:date="2026-01-01T00:00:00Z">
        <w:r>
          <w:delText xml:space="preserve"> </w:delText>
        </w:r>
      </w:del>
      <w:del w:id="27003" w:author="PR Preview" w:date="2026-01-01T00:00:00Z">
        <w:r>
          <w:delText xml:space="preserve">An eigenspace is a null space, so it is a subspace (</w:delText>
        </w:r>
      </w:del>
      <w:hyperlink w:anchor="thm-null-space-subspace">
        <w:del w:id="27004" w:author="PR Preview" w:date="2026-01-01T00:00:00Z">
          <w:r>
            <w:rPr>
              <w:rStyle w:val="Hyperlink"/>
            </w:rPr>
            <w:delText xml:space="preserve">Theorem 33</w:delText>
          </w:r>
        </w:del>
      </w:hyperlink>
      <w:del w:id="27005" w:author="PR Preview" w:date="2026-01-01T00:00:00Z">
        <w:r>
          <w:delText xml:space="preserve">).</w:delText>
        </w:r>
      </w:del>
    </w:p>
    <w:p>
      <w:pPr>
        <w:pStyle w:val="BodyText"/>
      </w:pPr>
      <w:del w:id="27006" w:author="PR Preview" w:date="2026-01-01T00:00:00Z">
        <w:r>
          <w:rPr>
            <w:b/>
            <w:bCs/>
          </w:rPr>
          <w:delText xml:space="preserve">Example 195 (Eigenvalues and singular matrices)</w:delText>
        </w:r>
      </w:del>
      <w:del w:id="27007" w:author="PR Preview" w:date="2026-01-01T00:00:00Z">
        <w:r>
          <w:delText xml:space="preserve"> </w:delText>
        </w:r>
      </w:del>
      <w:del w:id="27008" w:author="PR Preview" w:date="2026-01-01T00:00:00Z">
        <w:r>
          <w:delText xml:space="preserve">For</w:delText>
        </w:r>
      </w:del>
      <w:del w:id="27009" w:author="PR Preview" w:date="2026-01-01T00:00:00Z">
        <w:r>
          <w:delText xml:space="preserve"> </w:delText>
        </w:r>
      </w:del>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7010" w:author="PR Preview" w:date="2026-01-01T00:00:00Z">
        <w:r>
          <w:delText xml:space="preserve">,</w:delText>
        </w:r>
      </w:del>
      <w:del w:id="27011" w:author="PR Preview" w:date="2026-01-01T00:00:00Z">
        <w:r>
          <w:delText xml:space="preserve"> </w:delText>
        </w:r>
      </w:del>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del w:id="27012" w:author="PR Preview" w:date="2026-01-01T00:00:00Z">
        <w:r>
          <w:delText xml:space="preserve"> </w:delText>
        </w:r>
      </w:del>
      <w:del w:id="27013" w:author="PR Preview" w:date="2026-01-01T00:00:00Z">
        <w:r>
          <w:delText xml:space="preserve">is singular</w:delText>
        </w:r>
      </w:del>
      <w:del w:id="27014" w:author="PR Preview" w:date="2026-01-01T00:00:00Z">
        <w:r>
          <w:delText xml:space="preserve"> </w:delText>
        </w:r>
      </w:del>
      <w:del w:id="27015" w:author="PR Preview" w:date="2026-01-01T00:00:00Z">
        <w:r>
          <w:delText xml:space="preserve">(its columns are negatives of each other, so its rank is</w:delText>
        </w:r>
      </w:del>
      <w:del w:id="27016" w:author="PR Preview" w:date="2026-01-01T00:00:00Z">
        <w:r>
          <w:delText xml:space="preserve"> </w:delText>
        </w:r>
      </w:del>
      <m:oMath>
        <m:r>
          <m:t>1</m:t>
        </m:r>
      </m:oMath>
      <w:del w:id="27017" w:author="PR Preview" w:date="2026-01-01T00:00:00Z">
        <w:r>
          <w:delText xml:space="preserve">),</w:delText>
        </w:r>
      </w:del>
      <w:del w:id="27018" w:author="PR Preview" w:date="2026-01-01T00:00:00Z">
        <w:r>
          <w:delText xml:space="preserve"> </w:delText>
        </w:r>
      </w:del>
      <w:del w:id="27019" w:author="PR Preview" w:date="2026-01-01T00:00:00Z">
        <w:r>
          <w:delText xml:space="preserve">matching the eigenvalue</w:delText>
        </w:r>
      </w:del>
      <w:del w:id="27020" w:author="PR Preview" w:date="2026-01-01T00:00:00Z">
        <w:r>
          <w:delText xml:space="preserve"> </w:delText>
        </w:r>
      </w:del>
      <m:oMath>
        <m:r>
          <m:t>3</m:t>
        </m:r>
      </m:oMath>
      <w:del w:id="27021" w:author="PR Preview" w:date="2026-01-01T00:00:00Z">
        <w:r>
          <w:delText xml:space="preserve"> </w:delText>
        </w:r>
      </w:del>
      <w:del w:id="27022" w:author="PR Preview" w:date="2026-01-01T00:00:00Z">
        <w:r>
          <w:delText xml:space="preserve">of</w:delText>
        </w:r>
      </w:del>
      <w:del w:id="27023" w:author="PR Preview" w:date="2026-01-01T00:00:00Z">
        <w:r>
          <w:delText xml:space="preserve"> </w:delText>
        </w:r>
      </w:del>
      <w:hyperlink w:anchor="exm-eigenvalue">
        <w:del w:id="27024" w:author="PR Preview" w:date="2026-01-01T00:00:00Z">
          <w:r>
            <w:rPr>
              <w:rStyle w:val="Hyperlink"/>
            </w:rPr>
            <w:delText xml:space="preserve">Example 144</w:delText>
          </w:r>
        </w:del>
      </w:hyperlink>
      <w:del w:id="27025" w:author="PR Preview" w:date="2026-01-01T00:00:00Z">
        <w:r>
          <w:delText xml:space="preserve">.</w:delText>
        </w:r>
      </w:del>
      <w:del w:id="27026" w:author="PR Preview" w:date="2026-01-01T00:00:00Z">
        <w:r>
          <w:delText xml:space="preserve"> </w:delText>
        </w:r>
      </w:del>
      <m:oMath>
        <m:r>
          <m:rPr>
            <m:sty m:val="bi"/>
          </m:rPr>
          <m:t>A</m:t>
        </m:r>
      </m:oMath>
      <w:del w:id="27027" w:author="PR Preview" w:date="2026-01-01T00:00:00Z">
        <w:r>
          <w:delText xml:space="preserve"> </w:delText>
        </w:r>
      </w:del>
      <w:del w:id="27028" w:author="PR Preview" w:date="2026-01-01T00:00:00Z">
        <w:r>
          <w:delText xml:space="preserve">itself has rank</w:delText>
        </w:r>
      </w:del>
      <w:del w:id="27029" w:author="PR Preview" w:date="2026-01-01T00:00:00Z">
        <w:r>
          <w:delText xml:space="preserve"> </w:delText>
        </w:r>
      </w:del>
      <m:oMath>
        <m:r>
          <m:t>2</m:t>
        </m:r>
      </m:oMath>
      <w:del w:id="27030" w:author="PR Preview" w:date="2026-01-01T00:00:00Z">
        <w:r>
          <w:delText xml:space="preserve">, since</w:delText>
        </w:r>
      </w:del>
      <w:del w:id="27031" w:author="PR Preview" w:date="2026-01-01T00:00:00Z">
        <w:r>
          <w:delText xml:space="preserve"> </w:delText>
        </w:r>
      </w:del>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del w:id="27032" w:author="PR Preview" w:date="2026-01-01T00:00:00Z">
        <w:r>
          <w:delText xml:space="preserve"> </w:delText>
        </w:r>
      </w:del>
      <w:del w:id="27033" w:author="PR Preview" w:date="2026-01-01T00:00:00Z">
        <w:r>
          <w:delText xml:space="preserve">is</w:delText>
        </w:r>
      </w:del>
      <w:del w:id="27034" w:author="PR Preview" w:date="2026-01-01T00:00:00Z">
        <w:r>
          <w:delText xml:space="preserve"> </w:delText>
        </w:r>
      </w:del>
      <m:oMath>
        <m:limLow>
          <m:e>
            <m:r>
              <m:t>0</m:t>
            </m:r>
          </m:e>
          <m:lim>
            <m:r>
              <m:rPr>
                <m:sty m:val="p"/>
              </m:rPr>
              <m:t>∼</m:t>
            </m:r>
          </m:lim>
        </m:limLow>
      </m:oMath>
      <w:del w:id="27035" w:author="PR Preview" w:date="2026-01-01T00:00:00Z">
        <w:r>
          <w:delText xml:space="preserve"> </w:delText>
        </w:r>
      </w:del>
      <w:del w:id="27036" w:author="PR Preview" w:date="2026-01-01T00:00:00Z">
        <w:r>
          <w:delText xml:space="preserve">only if</w:delText>
        </w:r>
      </w:del>
    </w:p>
    <w:p>
      <w:pPr>
        <w:pStyle w:val="FirstParagraph"/>
      </w:pPr>
      <w:ins w:id="27037" w:author="PR Preview" w:date="2026-01-01T00:00:00Z">
        <w:r>
          <w:rPr>
            <w:b/>
            <w:bCs/>
          </w:rPr>
          <w:t xml:space="preserve">Example 194 (A number that is not an eigenvalue has no eigenspace)</w:t>
        </w:r>
      </w:ins>
      <w:ins w:id="27038" w:author="PR Preview" w:date="2026-01-01T00:00:00Z">
        <w:r>
          <w:t xml:space="preserve"> </w:t>
        </w:r>
      </w:ins>
      <w:ins w:id="27039" w:author="PR Preview" w:date="2026-01-01T00:00:00Z">
        <w:r>
          <w:t xml:space="preserve">For</w:t>
        </w:r>
      </w:ins>
      <w:ins w:id="2704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7041" w:author="PR Preview" w:date="2026-01-01T00:00:00Z">
        <w:r>
          <w:t xml:space="preserve"> </w:t>
        </w:r>
      </w:ins>
      <w:ins w:id="27042" w:author="PR Preview" w:date="2026-01-01T00:00:00Z">
        <w:r>
          <w:t xml:space="preserve">and</w:t>
        </w:r>
      </w:ins>
      <w:ins w:id="27043" w:author="PR Preview" w:date="2026-01-01T00:00:00Z">
        <w:r>
          <w:t xml:space="preserve"> </w:t>
        </w:r>
      </w:ins>
      <m:oMath>
        <m:r>
          <m:t>λ</m:t>
        </m:r>
        <m:r>
          <m:rPr>
            <m:sty m:val="p"/>
          </m:rPr>
          <m:t>=</m:t>
        </m:r>
        <m:r>
          <m:t>2</m:t>
        </m:r>
      </m:oMath>
      <w:ins w:id="27044" w:author="PR Preview" w:date="2026-01-01T00:00:00Z">
        <w:r>
          <w:t xml:space="preserve">,</w:t>
        </w:r>
      </w:ins>
      <w:ins w:id="27045" w:author="PR Preview" w:date="2026-01-01T00:00:00Z">
        <w:r>
          <w:t xml:space="preserve"> </w:t>
        </w:r>
      </w:ins>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ins w:id="27046" w:author="PR Preview" w:date="2026-01-01T00:00:00Z">
        <w:r>
          <w:t xml:space="preserve"> </w:t>
        </w:r>
      </w:ins>
      <w:ins w:id="27047" w:author="PR Preview" w:date="2026-01-01T00:00:00Z">
        <w:r>
          <w:t xml:space="preserve">sends</w:t>
        </w:r>
      </w:ins>
      <w:ins w:id="27048" w:author="PR Preview" w:date="2026-01-01T00:00:00Z">
        <w:r>
          <w:t xml:space="preserve"> </w:t>
        </w:r>
      </w:ins>
      <w:ins w:id="27049" w:author="PR Preview" w:date="2026-01-01T00:00:00Z">
        <w:r>
          <w:t xml:space="preserve">$\mathord{\smash[b]{\underset{\raise.3ex\hbox{$\scriptstyle\sim$}}{v}}\vphantom{v}}$</w:t>
        </w:r>
      </w:ins>
      <w:ins w:id="27050" w:author="PR Preview" w:date="2026-01-01T00:00:00Z">
        <w:r>
          <w:t xml:space="preserve"> </w:t>
        </w:r>
      </w:ins>
      <w:ins w:id="27051" w:author="PR Preview" w:date="2026-01-01T00:00:00Z">
        <w:r>
          <w:t xml:space="preserve">to</w:t>
        </w:r>
      </w:ins>
      <w:ins w:id="27052" w:author="PR Preview" w:date="2026-01-01T00:00:00Z">
        <w:r>
          <w:t xml:space="preserve"> </w:t>
        </w:r>
      </w:ins>
      <m:oMath>
        <m:r>
          <m:rPr>
            <m:sty m:val="p"/>
          </m:rPr>
          <m:t>(</m:t>
        </m:r>
        <m:sSub>
          <m:e>
            <m:r>
              <m:t>v</m:t>
            </m:r>
          </m:e>
          <m:sub>
            <m:r>
              <m:t>2</m:t>
            </m:r>
          </m:sub>
        </m:sSub>
        <m:r>
          <m:rPr>
            <m:sty m:val="p"/>
          </m:rPr>
          <m:t>,</m:t>
        </m:r>
        <m:sSub>
          <m:e>
            <m:r>
              <m:t>v</m:t>
            </m:r>
          </m:e>
          <m:sub>
            <m:r>
              <m:t>1</m:t>
            </m:r>
          </m:sub>
        </m:sSub>
        <m:r>
          <m:rPr>
            <m:sty m:val="p"/>
          </m:rPr>
          <m:t>)</m:t>
        </m:r>
      </m:oMath>
      <w:ins w:id="27053" w:author="PR Preview" w:date="2026-01-01T00:00:00Z">
        <w:r>
          <w:t xml:space="preserve">, which is</w:t>
        </w:r>
      </w:ins>
      <w:ins w:id="27054" w:author="PR Preview" w:date="2026-01-01T00:00:00Z">
        <w:r>
          <w:t xml:space="preserve"> </w:t>
        </w:r>
      </w:ins>
      <w:ins w:id="27055" w:author="PR Preview" w:date="2026-01-01T00:00:00Z">
        <w:r>
          <w:t xml:space="preserve">$\mathord{\smash[b]{\underset{\raise.3ex\hbox{$\scriptstyle\sim$}}{0}}\vphantom{0}}$</w:t>
        </w:r>
      </w:ins>
      <w:ins w:id="27056" w:author="PR Preview" w:date="2026-01-01T00:00:00Z">
        <w:r>
          <w:t xml:space="preserve"> </w:t>
        </w:r>
      </w:ins>
      <w:ins w:id="27057" w:author="PR Preview" w:date="2026-01-01T00:00:00Z">
        <w:r>
          <w:t xml:space="preserve">only for</w:t>
        </w:r>
      </w:ins>
      <w:ins w:id="27058" w:author="PR Preview" w:date="2026-01-01T00:00:00Z">
        <w:r>
          <w:t xml:space="preserve"> </w:t>
        </w:r>
      </w:ins>
      <w:ins w:id="27059" w:author="PR Preview" w:date="2026-01-01T00:00:00Z">
        <w:r>
          <w:t xml:space="preserve">$\mathord{\smash[b]{\underset{\raise.3ex\hbox{$\scriptstyle\sim$}}{v}}\vphantom{v}} = \mathord{\smash[b]{\underset{\raise.3ex\hbox{$\scriptstyle\sim$}}{0}}\vphantom{0}}$</w:t>
        </w:r>
      </w:ins>
      <w:ins w:id="27060" w:author="PR Preview" w:date="2026-01-01T00:00:00Z">
        <w:r>
          <w:t xml:space="preserve">,</w:t>
        </w:r>
      </w:ins>
      <w:ins w:id="27061" w:author="PR Preview" w:date="2026-01-01T00:00:00Z">
        <w:r>
          <w:t xml:space="preserve"> </w:t>
        </w:r>
      </w:ins>
      <w:ins w:id="27062" w:author="PR Preview" w:date="2026-01-01T00:00:00Z">
        <w:r>
          <w:t xml:space="preserve">so</w:t>
        </w:r>
      </w:ins>
      <w:ins w:id="27063" w:author="PR Preview" w:date="2026-01-01T00:00:00Z">
        <w:r>
          <w:t xml:space="preserve"> </w:t>
        </w:r>
      </w:ins>
      <w:ins w:id="27064" w:author="PR Preview" w:date="2026-01-01T00:00:00Z">
        <w:r>
          <w:t xml:space="preserve">$\mathcal{N}(\mathbf{A} - 2\,\mathbf{I}_2) = \mathopen{}\left\{\mathord{\smash[b]{\underset{\raise.3ex\hbox{$\scriptstyle\sim$}}{0}}\vphantom{0}}\right\}\mathclose{}$</w:t>
        </w:r>
      </w:ins>
      <w:ins w:id="27065" w:author="PR Preview" w:date="2026-01-01T00:00:00Z">
        <w:r>
          <w:t xml:space="preserve">.</w:t>
        </w:r>
      </w:ins>
      <w:ins w:id="27066" w:author="PR Preview" w:date="2026-01-01T00:00:00Z">
        <w:r>
          <w:t xml:space="preserve"> </w:t>
        </w:r>
      </w:ins>
      <w:ins w:id="27067" w:author="PR Preview" w:date="2026-01-01T00:00:00Z">
        <w:r>
          <w:t xml:space="preserve">And</w:t>
        </w:r>
      </w:ins>
      <w:ins w:id="27068" w:author="PR Preview" w:date="2026-01-01T00:00:00Z">
        <w:r>
          <w:t xml:space="preserve"> </w:t>
        </w:r>
      </w:ins>
      <m:oMath>
        <m:r>
          <m:t>2</m:t>
        </m:r>
      </m:oMath>
      <w:ins w:id="27069" w:author="PR Preview" w:date="2026-01-01T00:00:00Z">
        <w:r>
          <w:t xml:space="preserve"> </w:t>
        </w:r>
      </w:ins>
      <w:ins w:id="27070" w:author="PR Preview" w:date="2026-01-01T00:00:00Z">
        <w:r>
          <w:t xml:space="preserve">is not an eigenvalue (</w:t>
        </w:r>
      </w:ins>
      <w:hyperlink w:anchor="def-eigenvalue">
        <w:ins w:id="27071" w:author="PR Preview" w:date="2026-01-01T00:00:00Z">
          <w:r>
            <w:rPr>
              <w:rStyle w:val="Hyperlink"/>
            </w:rPr>
            <w:t xml:space="preserve">Definition 95</w:t>
          </w:r>
        </w:ins>
      </w:hyperlink>
      <w:ins w:id="27072" w:author="PR Preview" w:date="2026-01-01T00:00:00Z">
        <w:r>
          <w:t xml:space="preserve">):</w:t>
        </w:r>
      </w:ins>
      <w:ins w:id="27073" w:author="PR Preview" w:date="2026-01-01T00:00:00Z">
        <w:r>
          <w:t xml:space="preserve"> </w:t>
        </w:r>
      </w:ins>
      <w:ins w:id="27074" w:author="PR Preview" w:date="2026-01-01T00:00:00Z">
        <w:r>
          <w:t xml:space="preserve">$\mathbf{A} \mathord{\smash[b]{\underset{\raise.3ex\hbox{$\scriptstyle\sim$}}{v}}\vphantom{v}} = 2\mathord{\smash[b]{\underset{\raise.3ex\hbox{$\scriptstyle\sim$}}{v}}\vphantom{v}}$</w:t>
        </w:r>
      </w:ins>
      <w:ins w:id="27075" w:author="PR Preview" w:date="2026-01-01T00:00:00Z">
        <w:r>
          <w:t xml:space="preserve"> </w:t>
        </w:r>
      </w:ins>
      <w:ins w:id="27076" w:author="PR Preview" w:date="2026-01-01T00:00:00Z">
        <w:r>
          <w:t xml:space="preserve">reads</w:t>
        </w:r>
      </w:ins>
      <w:ins w:id="27077" w:author="PR Preview" w:date="2026-01-01T00:00:00Z">
        <w:r>
          <w:t xml:space="preserve"> </w:t>
        </w:r>
      </w:ins>
      <m:oMath>
        <m:r>
          <m:rPr>
            <m:sty m:val="p"/>
          </m:rPr>
          <m:t>(</m:t>
        </m:r>
        <m:r>
          <m:t>2</m:t>
        </m:r>
        <m:sSub>
          <m:e>
            <m:r>
              <m:t>v</m:t>
            </m:r>
          </m:e>
          <m:sub>
            <m:r>
              <m:t>1</m:t>
            </m:r>
          </m:sub>
        </m:sSub>
        <m:r>
          <m:rPr>
            <m:sty m:val="p"/>
          </m:rPr>
          <m:t>+</m:t>
        </m:r>
        <m:sSub>
          <m:e>
            <m:r>
              <m:t>v</m:t>
            </m:r>
          </m:e>
          <m:sub>
            <m:r>
              <m:t>2</m:t>
            </m:r>
          </m:sub>
        </m:sSub>
        <m:r>
          <m:rPr>
            <m:sty m:val="p"/>
          </m:rPr>
          <m:t>,</m:t>
        </m:r>
        <m:sSub>
          <m:e>
            <m:r>
              <m:t>v</m:t>
            </m:r>
          </m:e>
          <m:sub>
            <m:r>
              <m:t>1</m:t>
            </m:r>
          </m:sub>
        </m:sSub>
        <m:r>
          <m:rPr>
            <m:sty m:val="p"/>
          </m:rPr>
          <m:t>+</m:t>
        </m:r>
        <m:r>
          <m:t>2</m:t>
        </m:r>
        <m:sSub>
          <m:e>
            <m:r>
              <m:t>v</m:t>
            </m:r>
          </m:e>
          <m:sub>
            <m:r>
              <m:t>2</m:t>
            </m:r>
          </m:sub>
        </m:sSub>
        <m:r>
          <m:rPr>
            <m:sty m:val="p"/>
          </m:rPr>
          <m:t>)</m:t>
        </m:r>
        <m:r>
          <m:rPr>
            <m:sty m:val="p"/>
          </m:rPr>
          <m:t>=</m:t>
        </m:r>
        <m:r>
          <m:rPr>
            <m:sty m:val="p"/>
          </m:rPr>
          <m:t>(</m:t>
        </m:r>
        <m:r>
          <m:t>2</m:t>
        </m:r>
        <m:sSub>
          <m:e>
            <m:r>
              <m:t>v</m:t>
            </m:r>
          </m:e>
          <m:sub>
            <m:r>
              <m:t>1</m:t>
            </m:r>
          </m:sub>
        </m:sSub>
        <m:r>
          <m:rPr>
            <m:sty m:val="p"/>
          </m:rPr>
          <m:t>,</m:t>
        </m:r>
        <m:r>
          <m:t>2</m:t>
        </m:r>
        <m:sSub>
          <m:e>
            <m:r>
              <m:t>v</m:t>
            </m:r>
          </m:e>
          <m:sub>
            <m:r>
              <m:t>2</m:t>
            </m:r>
          </m:sub>
        </m:sSub>
        <m:r>
          <m:rPr>
            <m:sty m:val="p"/>
          </m:rPr>
          <m:t>)</m:t>
        </m:r>
      </m:oMath>
      <w:ins w:id="27078" w:author="PR Preview" w:date="2026-01-01T00:00:00Z">
        <w:r>
          <w:t xml:space="preserve">,</w:t>
        </w:r>
      </w:ins>
      <w:ins w:id="27079" w:author="PR Preview" w:date="2026-01-01T00:00:00Z">
        <w:r>
          <w:t xml:space="preserve"> </w:t>
        </w:r>
      </w:ins>
      <w:ins w:id="27080" w:author="PR Preview" w:date="2026-01-01T00:00:00Z">
        <w:r>
          <w:t xml:space="preserve">so</w:t>
        </w:r>
      </w:ins>
      <w:ins w:id="27081" w:author="PR Preview" w:date="2026-01-01T00:00:00Z">
        <w:r>
          <w:t xml:space="preserve"> </w:t>
        </w:r>
      </w:ins>
      <m:oMath>
        <m:sSub>
          <m:e>
            <m:r>
              <m:t>v</m:t>
            </m:r>
          </m:e>
          <m:sub>
            <m:r>
              <m:t>2</m:t>
            </m:r>
          </m:sub>
        </m:sSub>
        <m:r>
          <m:rPr>
            <m:sty m:val="p"/>
          </m:rPr>
          <m:t>=</m:t>
        </m:r>
        <m:r>
          <m:t>0</m:t>
        </m:r>
      </m:oMath>
      <w:ins w:id="27082" w:author="PR Preview" w:date="2026-01-01T00:00:00Z">
        <w:r>
          <w:t xml:space="preserve"> </w:t>
        </w:r>
      </w:ins>
      <w:ins w:id="27083" w:author="PR Preview" w:date="2026-01-01T00:00:00Z">
        <w:r>
          <w:t xml:space="preserve">and</w:t>
        </w:r>
      </w:ins>
      <w:ins w:id="27084" w:author="PR Preview" w:date="2026-01-01T00:00:00Z">
        <w:r>
          <w:t xml:space="preserve"> </w:t>
        </w:r>
      </w:ins>
      <m:oMath>
        <m:sSub>
          <m:e>
            <m:r>
              <m:t>v</m:t>
            </m:r>
          </m:e>
          <m:sub>
            <m:r>
              <m:t>1</m:t>
            </m:r>
          </m:sub>
        </m:sSub>
        <m:r>
          <m:rPr>
            <m:sty m:val="p"/>
          </m:rPr>
          <m:t>=</m:t>
        </m:r>
        <m:r>
          <m:t>0</m:t>
        </m:r>
      </m:oMath>
      <w:ins w:id="27085" w:author="PR Preview" w:date="2026-01-01T00:00:00Z">
        <w:r>
          <w:t xml:space="preserve">.</w:t>
        </w:r>
      </w:ins>
      <w:ins w:id="27086" w:author="PR Preview" w:date="2026-01-01T00:00:00Z">
        <w:r>
          <w:t xml:space="preserve"> </w:t>
        </w:r>
      </w:ins>
      <w:ins w:id="27087" w:author="PR Preview" w:date="2026-01-01T00:00:00Z">
        <w:r>
          <w:t xml:space="preserve">So</w:t>
        </w:r>
      </w:ins>
      <w:ins w:id="27088" w:author="PR Preview" w:date="2026-01-01T00:00:00Z">
        <w:r>
          <w:t xml:space="preserve"> </w:t>
        </w:r>
      </w:ins>
      <w:hyperlink w:anchor="def-eigenspace">
        <w:ins w:id="27089" w:author="PR Preview" w:date="2026-01-01T00:00:00Z">
          <w:r>
            <w:rPr>
              <w:rStyle w:val="Hyperlink"/>
            </w:rPr>
            <w:t xml:space="preserve">Definition 118</w:t>
          </w:r>
        </w:ins>
      </w:hyperlink>
      <w:ins w:id="27090" w:author="PR Preview" w:date="2026-01-01T00:00:00Z">
        <w:r>
          <w:t xml:space="preserve"> </w:t>
        </w:r>
      </w:ins>
      <w:ins w:id="27091" w:author="PR Preview" w:date="2026-01-01T00:00:00Z">
        <w:r>
          <w:t xml:space="preserve">does not apply to</w:t>
        </w:r>
      </w:ins>
      <w:ins w:id="27092" w:author="PR Preview" w:date="2026-01-01T00:00:00Z">
        <w:r>
          <w:t xml:space="preserve"> </w:t>
        </w:r>
      </w:ins>
      <m:oMath>
        <m:r>
          <m:t>2</m:t>
        </m:r>
      </m:oMath>
      <w:ins w:id="27093" w:author="PR Preview" w:date="2026-01-01T00:00:00Z">
        <w:r>
          <w:t xml:space="preserve">.</w:t>
        </w:r>
      </w:ins>
    </w:p>
    <w:bookmarkEnd w:id="621"/>
    <w:bookmarkStart w:id="622" w:name="thm-eigenvalue-singular"/>
    <w:p>
      <w:pPr>
        <w:pStyle w:val="BodyText"/>
      </w:pPr>
      <w:ins w:id="27094" w:author="PR Preview" w:date="2026-01-01T00:00:00Z">
        <w:r>
          <w:rPr>
            <w:b/>
            <w:bCs/>
          </w:rPr>
          <w:t xml:space="preserve">Theorem 108 (Eigenvalues are where</w:t>
        </w:r>
      </w:ins>
      <w:ins w:id="27095" w:author="PR Preview" w:date="2026-01-01T00:00:00Z">
        <w:r>
          <w:rPr>
            <w:b/>
            <w:bCs/>
          </w:rPr>
          <w:t xml:space="preserve"> </w:t>
        </w:r>
      </w:ins>
      <m:oMath>
        <m:r>
          <m:rPr>
            <m:sty m:val="bi"/>
          </m:rPr>
          <m:t>A</m:t>
        </m:r>
        <m:r>
          <m:rPr>
            <m:sty m:val="p"/>
          </m:rPr>
          <m:t>−</m:t>
        </m:r>
        <m:r>
          <m:t>λ</m:t>
        </m:r>
        <m:r>
          <m:rPr>
            <m:sty m:val="bi"/>
          </m:rPr>
          <m:t>I</m:t>
        </m:r>
      </m:oMath>
      <w:ins w:id="27096" w:author="PR Preview" w:date="2026-01-01T00:00:00Z">
        <w:r>
          <w:rPr>
            <w:b/>
            <w:bCs/>
          </w:rPr>
          <w:t xml:space="preserve"> </w:t>
        </w:r>
      </w:ins>
      <w:ins w:id="27097" w:author="PR Preview" w:date="2026-01-01T00:00:00Z">
        <w:r>
          <w:rPr>
            <w:b/>
            <w:bCs/>
          </w:rPr>
          <w:t xml:space="preserve">is singular)</w:t>
        </w:r>
      </w:ins>
      <w:ins w:id="27098" w:author="PR Preview" w:date="2026-01-01T00:00:00Z">
        <w:r>
          <w:t xml:space="preserve"> </w:t>
        </w:r>
      </w:ins>
      <w:ins w:id="27099" w:author="PR Preview" w:date="2026-01-01T00:00:00Z">
        <w:r>
          <w:t xml:space="preserve">Let</w:t>
        </w:r>
      </w:ins>
      <w:ins w:id="27100" w:author="PR Preview" w:date="2026-01-01T00:00:00Z">
        <w:r>
          <w:t xml:space="preserve"> </w:t>
        </w:r>
      </w:ins>
      <m:oMath>
        <m:r>
          <m:rPr>
            <m:sty m:val="bi"/>
          </m:rPr>
          <m:t>A</m:t>
        </m:r>
      </m:oMath>
      <w:ins w:id="27101" w:author="PR Preview" w:date="2026-01-01T00:00:00Z">
        <w:r>
          <w:t xml:space="preserve"> </w:t>
        </w:r>
      </w:ins>
      <w:ins w:id="27102" w:author="PR Preview" w:date="2026-01-01T00:00:00Z">
        <w:r>
          <w:t xml:space="preserve">be a</w:t>
        </w:r>
      </w:ins>
      <w:ins w:id="27103" w:author="PR Preview" w:date="2026-01-01T00:00:00Z">
        <w:r>
          <w:t xml:space="preserve"> </w:t>
        </w:r>
      </w:ins>
      <m:oMath>
        <m:r>
          <m:t>p</m:t>
        </m:r>
        <m:r>
          <m:rPr>
            <m:sty m:val="p"/>
          </m:rPr>
          <m:t>×</m:t>
        </m:r>
        <m:r>
          <m:t>p</m:t>
        </m:r>
      </m:oMath>
      <w:ins w:id="27104" w:author="PR Preview" w:date="2026-01-01T00:00:00Z">
        <w:r>
          <w:t xml:space="preserve"> </w:t>
        </w:r>
      </w:ins>
      <w:ins w:id="27105" w:author="PR Preview" w:date="2026-01-01T00:00:00Z">
        <w:r>
          <w:t xml:space="preserve">matrix and</w:t>
        </w:r>
      </w:ins>
      <w:ins w:id="27106" w:author="PR Preview" w:date="2026-01-01T00:00:00Z">
        <w:r>
          <w:t xml:space="preserve"> </w:t>
        </w:r>
      </w:ins>
      <m:oMath>
        <m:r>
          <m:t>λ</m:t>
        </m:r>
      </m:oMath>
      <w:ins w:id="27107" w:author="PR Preview" w:date="2026-01-01T00:00:00Z">
        <w:r>
          <w:t xml:space="preserve"> </w:t>
        </w:r>
      </w:ins>
      <w:ins w:id="27108" w:author="PR Preview" w:date="2026-01-01T00:00:00Z">
        <w:r>
          <w:t xml:space="preserve">a real number.</w:t>
        </w:r>
      </w:ins>
      <w:ins w:id="27109" w:author="PR Preview" w:date="2026-01-01T00:00:00Z">
        <w:r>
          <w:t xml:space="preserve"> </w:t>
        </w:r>
      </w:ins>
      <w:ins w:id="27110" w:author="PR Preview" w:date="2026-01-01T00:00:00Z">
        <w:r>
          <w:t xml:space="preserve">Then</w:t>
        </w:r>
      </w:ins>
      <w:ins w:id="27111" w:author="PR Preview" w:date="2026-01-01T00:00:00Z">
        <w:r>
          <w:t xml:space="preserve"> </w:t>
        </w:r>
      </w:ins>
      <m:oMath>
        <m:r>
          <m:t>λ</m:t>
        </m:r>
      </m:oMath>
      <w:ins w:id="27112" w:author="PR Preview" w:date="2026-01-01T00:00:00Z">
        <w:r>
          <w:t xml:space="preserve"> </w:t>
        </w:r>
      </w:ins>
      <w:ins w:id="27113" w:author="PR Preview" w:date="2026-01-01T00:00:00Z">
        <w:r>
          <w:t xml:space="preserve">is an eigenvalue of</w:t>
        </w:r>
      </w:ins>
      <w:ins w:id="27114" w:author="PR Preview" w:date="2026-01-01T00:00:00Z">
        <w:r>
          <w:t xml:space="preserve"> </w:t>
        </w:r>
      </w:ins>
      <m:oMath>
        <m:r>
          <m:rPr>
            <m:sty m:val="bi"/>
          </m:rPr>
          <m:t>A</m:t>
        </m:r>
      </m:oMath>
      <w:ins w:id="27115" w:author="PR Preview" w:date="2026-01-01T00:00:00Z">
        <w:r>
          <w:t xml:space="preserve"> </w:t>
        </w:r>
      </w:ins>
      <w:ins w:id="27116" w:author="PR Preview" w:date="2026-01-01T00:00:00Z">
        <w:r>
          <w:t xml:space="preserve">(</w:t>
        </w:r>
      </w:ins>
      <w:hyperlink w:anchor="def-eigenvalue">
        <w:ins w:id="27117" w:author="PR Preview" w:date="2026-01-01T00:00:00Z">
          <w:r>
            <w:rPr>
              <w:rStyle w:val="Hyperlink"/>
            </w:rPr>
            <w:t xml:space="preserve">Definition 95</w:t>
          </w:r>
        </w:ins>
      </w:hyperlink>
      <w:ins w:id="27118" w:author="PR Preview" w:date="2026-01-01T00:00:00Z">
        <w:r>
          <w:t xml:space="preserve">)</w:t>
        </w:r>
      </w:ins>
      <w:ins w:id="27119" w:author="PR Preview" w:date="2026-01-01T00:00:00Z">
        <w:r>
          <w:t xml:space="preserve"> </w:t>
        </w:r>
      </w:ins>
      <w:ins w:id="27120" w:author="PR Preview" w:date="2026-01-01T00:00:00Z">
        <w:r>
          <w:t xml:space="preserve">exactly when</w:t>
        </w:r>
      </w:ins>
      <w:ins w:id="27121" w:author="PR Preview" w:date="2026-01-01T00:00:00Z">
        <w:r>
          <w:t xml:space="preserve"> </w:t>
        </w:r>
      </w:ins>
      <m:oMath>
        <m:r>
          <m:rPr>
            <m:sty m:val="bi"/>
          </m:rPr>
          <m:t>A</m:t>
        </m:r>
        <m:r>
          <m:rPr>
            <m:sty m:val="p"/>
          </m:rPr>
          <m:t>−</m:t>
        </m:r>
        <m:r>
          <m:t>λ</m:t>
        </m:r>
        <m:r>
          <m:t> </m:t>
        </m:r>
        <m:sSub>
          <m:e>
            <m:r>
              <m:rPr>
                <m:sty m:val="bi"/>
              </m:rPr>
              <m:t>I</m:t>
            </m:r>
          </m:e>
          <m:sub>
            <m:r>
              <m:t>p</m:t>
            </m:r>
          </m:sub>
        </m:sSub>
      </m:oMath>
      <w:ins w:id="27122" w:author="PR Preview" w:date="2026-01-01T00:00:00Z">
        <w:r>
          <w:t xml:space="preserve"> </w:t>
        </w:r>
      </w:ins>
      <w:ins w:id="27123" w:author="PR Preview" w:date="2026-01-01T00:00:00Z">
        <w:r>
          <w:t xml:space="preserve">is singular (</w:t>
        </w:r>
      </w:ins>
      <w:hyperlink w:anchor="def-invertible-matrix">
        <w:ins w:id="27124" w:author="PR Preview" w:date="2026-01-01T00:00:00Z">
          <w:r>
            <w:rPr>
              <w:rStyle w:val="Hyperlink"/>
            </w:rPr>
            <w:t xml:space="preserve">Definition 85</w:t>
          </w:r>
        </w:ins>
      </w:hyperlink>
      <w:ins w:id="27125" w:author="PR Preview" w:date="2026-01-01T00:00:00Z">
        <w:r>
          <w:t xml:space="preserve">).</w:t>
        </w:r>
      </w:ins>
      <w:ins w:id="27126" w:author="PR Preview" w:date="2026-01-01T00:00:00Z">
        <w:r>
          <w:t xml:space="preserve"> </w:t>
        </w:r>
      </w:ins>
      <w:ins w:id="27127" w:author="PR Preview" w:date="2026-01-01T00:00:00Z">
        <w:r>
          <w:t xml:space="preserve">In particular,</w:t>
        </w:r>
      </w:ins>
      <w:ins w:id="27128" w:author="PR Preview" w:date="2026-01-01T00:00:00Z">
        <w:r>
          <w:t xml:space="preserve"> </w:t>
        </w:r>
      </w:ins>
      <m:oMath>
        <m:r>
          <m:rPr>
            <m:sty m:val="bi"/>
          </m:rPr>
          <m:t>A</m:t>
        </m:r>
      </m:oMath>
      <w:ins w:id="27129" w:author="PR Preview" w:date="2026-01-01T00:00:00Z">
        <w:r>
          <w:t xml:space="preserve"> </w:t>
        </w:r>
      </w:ins>
      <w:ins w:id="27130" w:author="PR Preview" w:date="2026-01-01T00:00:00Z">
        <w:r>
          <w:t xml:space="preserve">is singular exactly when</w:t>
        </w:r>
      </w:ins>
      <w:ins w:id="27131" w:author="PR Preview" w:date="2026-01-01T00:00:00Z">
        <w:r>
          <w:t xml:space="preserve"> </w:t>
        </w:r>
      </w:ins>
      <m:oMath>
        <m:r>
          <m:t>0</m:t>
        </m:r>
      </m:oMath>
      <w:ins w:id="27132" w:author="PR Preview" w:date="2026-01-01T00:00:00Z">
        <w:r>
          <w:t xml:space="preserve"> </w:t>
        </w:r>
      </w:ins>
      <w:ins w:id="27133" w:author="PR Preview" w:date="2026-01-01T00:00:00Z">
        <w:r>
          <w:t xml:space="preserve">is one of its eigenvalues;</w:t>
        </w:r>
      </w:ins>
      <w:ins w:id="27134" w:author="PR Preview" w:date="2026-01-01T00:00:00Z">
        <w:r>
          <w:t xml:space="preserve"> </w:t>
        </w:r>
      </w:ins>
      <w:ins w:id="27135" w:author="PR Preview" w:date="2026-01-01T00:00:00Z">
        <w:r>
          <w:t xml:space="preserve">and each eigenspace</w:t>
        </w:r>
      </w:ins>
      <w:ins w:id="27136" w:author="PR Preview" w:date="2026-01-01T00:00:00Z">
        <w:r>
          <w:t xml:space="preserve"> </w:t>
        </w:r>
      </w:ins>
      <m:oMath>
        <m:sSub>
          <m:e>
            <m:r>
              <m:rPr>
                <m:scr m:val="script"/>
                <m:sty m:val="p"/>
              </m:rPr>
              <m:t>E</m:t>
            </m:r>
          </m:e>
          <m:sub>
            <m:r>
              <m:t>λ</m:t>
            </m:r>
          </m:sub>
        </m:sSub>
      </m:oMath>
      <w:ins w:id="27137" w:author="PR Preview" w:date="2026-01-01T00:00:00Z">
        <w:r>
          <w:t xml:space="preserve"> </w:t>
        </w:r>
      </w:ins>
      <w:ins w:id="27138" w:author="PR Preview" w:date="2026-01-01T00:00:00Z">
        <w:r>
          <w:t xml:space="preserve">(</w:t>
        </w:r>
      </w:ins>
      <w:hyperlink w:anchor="def-eigenspace">
        <w:ins w:id="27139" w:author="PR Preview" w:date="2026-01-01T00:00:00Z">
          <w:r>
            <w:rPr>
              <w:rStyle w:val="Hyperlink"/>
            </w:rPr>
            <w:t xml:space="preserve">Definition 118</w:t>
          </w:r>
        </w:ins>
      </w:hyperlink>
      <w:ins w:id="27140" w:author="PR Preview" w:date="2026-01-01T00:00:00Z">
        <w:r>
          <w:t xml:space="preserve">) is a subspace of</w:t>
        </w:r>
      </w:ins>
      <w:ins w:id="27141" w:author="PR Preview" w:date="2026-01-01T00:00:00Z">
        <w:r>
          <w:t xml:space="preserve"> </w:t>
        </w:r>
      </w:ins>
      <m:oMath>
        <m:sSup>
          <m:e>
            <m:r>
              <m:rPr>
                <m:scr m:val="double-struck"/>
                <m:sty m:val="p"/>
              </m:rPr>
              <m:t>R</m:t>
            </m:r>
          </m:e>
          <m:sup>
            <m:r>
              <m:t>p</m:t>
            </m:r>
          </m:sup>
        </m:sSup>
      </m:oMath>
      <w:ins w:id="27142" w:author="PR Preview" w:date="2026-01-01T00:00:00Z">
        <w:r>
          <w:t xml:space="preserve"> </w:t>
        </w:r>
      </w:ins>
      <w:ins w:id="27143" w:author="PR Preview" w:date="2026-01-01T00:00:00Z">
        <w:r>
          <w:t xml:space="preserve">consisting of</w:t>
        </w:r>
      </w:ins>
      <w:ins w:id="27144" w:author="PR Preview" w:date="2026-01-01T00:00:00Z">
        <w:r>
          <w:t xml:space="preserve"> </w:t>
        </w:r>
      </w:ins>
      <w:ins w:id="27145" w:author="PR Preview" w:date="2026-01-01T00:00:00Z">
        <w:r>
          <w:t xml:space="preserve">$\mathord{\smash[b]{\underset{\raise.3ex\hbox{$\scriptstyle\sim$}}{0}}\vphantom{0}}$</w:t>
        </w:r>
      </w:ins>
      <w:ins w:id="27146" w:author="PR Preview" w:date="2026-01-01T00:00:00Z">
        <w:r>
          <w:t xml:space="preserve"> </w:t>
        </w:r>
      </w:ins>
      <w:ins w:id="27147" w:author="PR Preview" w:date="2026-01-01T00:00:00Z">
        <w:r>
          <w:t xml:space="preserve">and the eigenvectors for</w:t>
        </w:r>
      </w:ins>
      <w:ins w:id="27148" w:author="PR Preview" w:date="2026-01-01T00:00:00Z">
        <w:r>
          <w:t xml:space="preserve"> </w:t>
        </w:r>
      </w:ins>
      <m:oMath>
        <m:r>
          <m:t>λ</m:t>
        </m:r>
      </m:oMath>
      <w:ins w:id="27149" w:author="PR Preview" w:date="2026-01-01T00:00:00Z">
        <w:r>
          <w:t xml:space="preserve">.</w:t>
        </w:r>
      </w:ins>
    </w:p>
    <w:bookmarkEnd w:id="622"/>
    <w:p>
      <w:pPr>
        <w:pStyle w:val="BodyText"/>
      </w:pPr>
      <w:ins w:id="27150" w:author="PR Preview" w:date="2026-01-01T00:00:00Z">
        <w:r>
          <w:rPr>
            <w:i/>
            <w:iCs/>
          </w:rPr>
          <w:t xml:space="preserve">Proof</w:t>
        </w:r>
      </w:ins>
      <w:ins w:id="27151" w:author="PR Preview" w:date="2026-01-01T00:00:00Z">
        <w:r>
          <w:t xml:space="preserve">. </w:t>
        </w:r>
      </w:ins>
      <w:ins w:id="27152" w:author="PR Preview" w:date="2026-01-01T00:00:00Z">
        <w:r>
          <w:t xml:space="preserve">For any</w:t>
        </w:r>
      </w:ins>
      <w:ins w:id="27153" w:author="PR Preview" w:date="2026-01-01T00:00:00Z">
        <w:r>
          <w:t xml:space="preserve"> </w:t>
        </w:r>
      </w:ins>
      <w:ins w:id="27154" w:author="PR Preview" w:date="2026-01-01T00:00:00Z">
        <w:r>
          <w:t xml:space="preserve">$\mathord{\smash[b]{\underset{\raise.3ex\hbox{$\scriptstyle\sim$}}{v}}\vphantom{v}} \in \mathbb{R}^p$</w:t>
        </w:r>
      </w:ins>
      <w:ins w:id="27155" w:author="PR Preview" w:date="2026-01-01T00:00:00Z">
        <w:r>
          <w:t xml:space="preserve">,</w:t>
        </w:r>
      </w:ins>
    </w:p>
    <w:p>
      <w:pPr>
        <w:pStyle w:val="BodyText"/>
      </w:pPr>
      <w:ins w:id="27156" w:author="PR Preview" w:date="2026-01-01T00:00:00Z">
        <w:r>
          <w:t xml:space="preserve">$$
    \begin{aligned}
    (\mathbf{A} - \lambda\,\mathbf{I}_p)\,\mathord{\smash[b]{\underset{\raise.3ex\hbox{$\scriptstyle\sim$}}{v}}\vphantom{v}}
    &amp;= \mathbf{A} \mathord{\smash[b]{\underset{\raise.3ex\hbox{$\scriptstyle\sim$}}{v}}\vphantom{v}} - (\lambda\,\mathbf{I}_p)\,\mathord{\smash[b]{\underset{\raise.3ex\hbox{$\scriptstyle\sim$}}{v}}\vphantom{v}}
    &amp;&amp; \text{(}\text{Theorem~93}\text{, the difference law)}
    \\
    &amp;= \mathbf{A} \mathord{\smash[b]{\underset{\raise.3ex\hbox{$\scriptstyle\sim$}}{v}}\vphantom{v}} - \lambda\,(\mathbf{I}_p \mathord{\smash[b]{\underset{\raise.3ex\hbox{$\scriptstyle\sim$}}{v}}\vphantom{v}})
    &amp;&amp; \text{(}\text{Theorem~93}\text{, the scalar factor)}
    \\
    &amp;= \mathbf{A} \mathord{\smash[b]{\underset{\raise.3ex\hbox{$\scriptstyle\sim$}}{v}}\vphantom{v}} - \lambda\mathord{\smash[b]{\underset{\raise.3ex\hbox{$\scriptstyle\sim$}}{v}}\vphantom{v}},
    &amp;&amp; \text{(}\text{Theorem~10}\text{)}
    \end{aligned}
    $$</w:t>
        </w:r>
      </w:ins>
    </w:p>
    <w:p>
      <w:pPr>
        <w:pStyle w:val="FirstParagraph"/>
      </w:pPr>
      <w:ins w:id="27157" w:author="PR Preview" w:date="2026-01-01T00:00:00Z">
        <w:r>
          <w:t xml:space="preserve">so</w:t>
        </w:r>
      </w:ins>
      <w:ins w:id="27158" w:author="PR Preview" w:date="2026-01-01T00:00:00Z">
        <w:r>
          <w:t xml:space="preserve"> </w:t>
        </w:r>
      </w:ins>
      <w:ins w:id="27159" w:author="PR Preview" w:date="2026-01-01T00:00:00Z">
        <w:r>
          <w:t xml:space="preserve">$\mathbf{A} \mathord{\smash[b]{\underset{\raise.3ex\hbox{$\scriptstyle\sim$}}{v}}\vphantom{v}} = \lambda\mathord{\smash[b]{\underset{\raise.3ex\hbox{$\scriptstyle\sim$}}{v}}\vphantom{v}}$</w:t>
        </w:r>
      </w:ins>
      <w:ins w:id="27160" w:author="PR Preview" w:date="2026-01-01T00:00:00Z">
        <w:r>
          <w:t xml:space="preserve"> </w:t>
        </w:r>
      </w:ins>
      <w:ins w:id="27161" w:author="PR Preview" w:date="2026-01-01T00:00:00Z">
        <w:r>
          <w:t xml:space="preserve">exactly when</w:t>
        </w:r>
      </w:ins>
      <w:ins w:id="27162" w:author="PR Preview" w:date="2026-01-01T00:00:00Z">
        <w:r>
          <w:t xml:space="preserve"> </w:t>
        </w:r>
      </w:ins>
      <w:ins w:id="27163" w:author="PR Preview" w:date="2026-01-01T00:00:00Z">
        <w:r>
          <w:t xml:space="preserve">$\mathord{\smash[b]{\underset{\raise.3ex\hbox{$\scriptstyle\sim$}}{v}}\vphantom{v}} \in \mathcal{N}(\mathbf{A} - \lambda\,\mathbf{I}_p)$</w:t>
        </w:r>
      </w:ins>
      <w:ins w:id="27164" w:author="PR Preview" w:date="2026-01-01T00:00:00Z">
        <w:r>
          <w:t xml:space="preserve">;</w:t>
        </w:r>
      </w:ins>
      <w:ins w:id="27165" w:author="PR Preview" w:date="2026-01-01T00:00:00Z">
        <w:r>
          <w:t xml:space="preserve"> </w:t>
        </w:r>
      </w:ins>
      <w:ins w:id="27166" w:author="PR Preview" w:date="2026-01-01T00:00:00Z">
        <w:r>
          <w:t xml:space="preserve">the nonzero such</w:t>
        </w:r>
      </w:ins>
      <w:ins w:id="27167" w:author="PR Preview" w:date="2026-01-01T00:00:00Z">
        <w:r>
          <w:t xml:space="preserve"> </w:t>
        </w:r>
      </w:ins>
      <w:ins w:id="27168" w:author="PR Preview" w:date="2026-01-01T00:00:00Z">
        <w:r>
          <w:t xml:space="preserve">$\mathord{\smash[b]{\underset{\raise.3ex\hbox{$\scriptstyle\sim$}}{v}}\vphantom{v}}$</w:t>
        </w:r>
      </w:ins>
      <w:ins w:id="27169" w:author="PR Preview" w:date="2026-01-01T00:00:00Z">
        <w:r>
          <w:t xml:space="preserve"> </w:t>
        </w:r>
      </w:ins>
      <w:ins w:id="27170" w:author="PR Preview" w:date="2026-01-01T00:00:00Z">
        <w:r>
          <w:t xml:space="preserve">are the eigenvectors for</w:t>
        </w:r>
      </w:ins>
      <w:ins w:id="27171" w:author="PR Preview" w:date="2026-01-01T00:00:00Z">
        <w:r>
          <w:t xml:space="preserve"> </w:t>
        </w:r>
      </w:ins>
      <m:oMath>
        <m:r>
          <m:t>λ</m:t>
        </m:r>
      </m:oMath>
      <w:ins w:id="27172" w:author="PR Preview" w:date="2026-01-01T00:00:00Z">
        <w:r>
          <w:t xml:space="preserve">.</w:t>
        </w:r>
      </w:ins>
      <w:ins w:id="27173" w:author="PR Preview" w:date="2026-01-01T00:00:00Z">
        <w:r>
          <w:t xml:space="preserve"> </w:t>
        </w:r>
      </w:ins>
      <w:ins w:id="27174" w:author="PR Preview" w:date="2026-01-01T00:00:00Z">
        <w:r>
          <w:t xml:space="preserve">So</w:t>
        </w:r>
      </w:ins>
      <w:ins w:id="27175" w:author="PR Preview" w:date="2026-01-01T00:00:00Z">
        <w:r>
          <w:t xml:space="preserve"> </w:t>
        </w:r>
      </w:ins>
      <m:oMath>
        <m:r>
          <m:t>λ</m:t>
        </m:r>
      </m:oMath>
      <w:ins w:id="27176" w:author="PR Preview" w:date="2026-01-01T00:00:00Z">
        <w:r>
          <w:t xml:space="preserve"> </w:t>
        </w:r>
      </w:ins>
      <w:ins w:id="27177" w:author="PR Preview" w:date="2026-01-01T00:00:00Z">
        <w:r>
          <w:t xml:space="preserve">is an eigenvalue exactly when that null space contains a nonzero vector,</w:t>
        </w:r>
      </w:ins>
      <w:ins w:id="27178" w:author="PR Preview" w:date="2026-01-01T00:00:00Z">
        <w:r>
          <w:t xml:space="preserve"> </w:t>
        </w:r>
      </w:ins>
      <w:ins w:id="27179" w:author="PR Preview" w:date="2026-01-01T00:00:00Z">
        <w:r>
          <w:t xml:space="preserve">which by</w:t>
        </w:r>
      </w:ins>
      <w:ins w:id="27180" w:author="PR Preview" w:date="2026-01-01T00:00:00Z">
        <w:r>
          <w:t xml:space="preserve"> </w:t>
        </w:r>
      </w:ins>
      <w:hyperlink w:anchor="thm-invertible-rank">
        <w:ins w:id="27181" w:author="PR Preview" w:date="2026-01-01T00:00:00Z">
          <w:r>
            <w:rPr>
              <w:rStyle w:val="Hyperlink"/>
            </w:rPr>
            <w:t xml:space="preserve">Theorem 107</w:t>
          </w:r>
        </w:ins>
      </w:hyperlink>
      <w:ins w:id="27182" w:author="PR Preview" w:date="2026-01-01T00:00:00Z">
        <w:r>
          <w:t xml:space="preserve"> </w:t>
        </w:r>
      </w:ins>
      <w:ins w:id="27183" w:author="PR Preview" w:date="2026-01-01T00:00:00Z">
        <w:r>
          <w:t xml:space="preserve">is exactly when</w:t>
        </w:r>
      </w:ins>
      <w:ins w:id="27184" w:author="PR Preview" w:date="2026-01-01T00:00:00Z">
        <w:r>
          <w:t xml:space="preserve"> </w:t>
        </w:r>
      </w:ins>
      <m:oMath>
        <m:r>
          <m:rPr>
            <m:sty m:val="bi"/>
          </m:rPr>
          <m:t>A</m:t>
        </m:r>
        <m:r>
          <m:rPr>
            <m:sty m:val="p"/>
          </m:rPr>
          <m:t>−</m:t>
        </m:r>
        <m:r>
          <m:t>λ</m:t>
        </m:r>
        <m:r>
          <m:t> </m:t>
        </m:r>
        <m:sSub>
          <m:e>
            <m:r>
              <m:rPr>
                <m:sty m:val="bi"/>
              </m:rPr>
              <m:t>I</m:t>
            </m:r>
          </m:e>
          <m:sub>
            <m:r>
              <m:t>p</m:t>
            </m:r>
          </m:sub>
        </m:sSub>
      </m:oMath>
      <w:ins w:id="27185" w:author="PR Preview" w:date="2026-01-01T00:00:00Z">
        <w:r>
          <w:t xml:space="preserve"> </w:t>
        </w:r>
      </w:ins>
      <w:ins w:id="27186" w:author="PR Preview" w:date="2026-01-01T00:00:00Z">
        <w:r>
          <w:t xml:space="preserve">is singular.</w:t>
        </w:r>
      </w:ins>
      <w:ins w:id="27187" w:author="PR Preview" w:date="2026-01-01T00:00:00Z">
        <w:r>
          <w:t xml:space="preserve"> </w:t>
        </w:r>
      </w:ins>
      <w:ins w:id="27188" w:author="PR Preview" w:date="2026-01-01T00:00:00Z">
        <w:r>
          <w:t xml:space="preserve">With</w:t>
        </w:r>
      </w:ins>
      <w:ins w:id="27189" w:author="PR Preview" w:date="2026-01-01T00:00:00Z">
        <w:r>
          <w:t xml:space="preserve"> </w:t>
        </w:r>
      </w:ins>
      <m:oMath>
        <m:r>
          <m:t>λ</m:t>
        </m:r>
        <m:r>
          <m:rPr>
            <m:sty m:val="p"/>
          </m:rPr>
          <m:t>=</m:t>
        </m:r>
        <m:r>
          <m:t>0</m:t>
        </m:r>
      </m:oMath>
      <w:ins w:id="27190" w:author="PR Preview" w:date="2026-01-01T00:00:00Z">
        <w:r>
          <w:t xml:space="preserve">,</w:t>
        </w:r>
      </w:ins>
      <w:ins w:id="27191" w:author="PR Preview" w:date="2026-01-01T00:00:00Z">
        <w:r>
          <w:t xml:space="preserve"> </w:t>
        </w:r>
      </w:ins>
      <m:oMath>
        <m:r>
          <m:rPr>
            <m:sty m:val="bi"/>
          </m:rPr>
          <m:t>A</m:t>
        </m:r>
        <m:r>
          <m:rPr>
            <m:sty m:val="p"/>
          </m:rPr>
          <m:t>−</m:t>
        </m:r>
        <m:r>
          <m:t>0</m:t>
        </m:r>
        <m:r>
          <m:t> </m:t>
        </m:r>
        <m:sSub>
          <m:e>
            <m:r>
              <m:rPr>
                <m:sty m:val="bi"/>
              </m:rPr>
              <m:t>I</m:t>
            </m:r>
          </m:e>
          <m:sub>
            <m:r>
              <m:t>p</m:t>
            </m:r>
          </m:sub>
        </m:sSub>
        <m:r>
          <m:rPr>
            <m:sty m:val="p"/>
          </m:rPr>
          <m:t>=</m:t>
        </m:r>
        <m:r>
          <m:rPr>
            <m:sty m:val="bi"/>
          </m:rPr>
          <m:t>A</m:t>
        </m:r>
      </m:oMath>
      <w:ins w:id="27192" w:author="PR Preview" w:date="2026-01-01T00:00:00Z">
        <w:r>
          <w:t xml:space="preserve">.</w:t>
        </w:r>
      </w:ins>
      <w:ins w:id="27193" w:author="PR Preview" w:date="2026-01-01T00:00:00Z">
        <w:r>
          <w:t xml:space="preserve"> </w:t>
        </w:r>
      </w:ins>
      <w:ins w:id="27194" w:author="PR Preview" w:date="2026-01-01T00:00:00Z">
        <w:r>
          <w:t xml:space="preserve">An eigenspace is a null space, so it is a subspace (</w:t>
        </w:r>
      </w:ins>
      <w:hyperlink w:anchor="thm-null-space-subspace">
        <w:ins w:id="27195" w:author="PR Preview" w:date="2026-01-01T00:00:00Z">
          <w:r>
            <w:rPr>
              <w:rStyle w:val="Hyperlink"/>
            </w:rPr>
            <w:t xml:space="preserve">Theorem 33</w:t>
          </w:r>
        </w:ins>
      </w:hyperlink>
      <w:ins w:id="27196" w:author="PR Preview" w:date="2026-01-01T00:00:00Z">
        <w:r>
          <w:t xml:space="preserve">).</w:t>
        </w:r>
      </w:ins>
    </w:p>
    <w:bookmarkStart w:id="623" w:name="exm-eigenvalue-singular"/>
    <w:p>
      <w:pPr>
        <w:pStyle w:val="BodyText"/>
      </w:pPr>
      <w:ins w:id="27197" w:author="PR Preview" w:date="2026-01-01T00:00:00Z">
        <w:r>
          <w:rPr>
            <w:b/>
            <w:bCs/>
          </w:rPr>
          <w:t xml:space="preserve">Example 195 (Eigenvalues and singular matrices)</w:t>
        </w:r>
      </w:ins>
      <w:ins w:id="27198" w:author="PR Preview" w:date="2026-01-01T00:00:00Z">
        <w:r>
          <w:t xml:space="preserve"> </w:t>
        </w:r>
      </w:ins>
      <w:ins w:id="27199" w:author="PR Preview" w:date="2026-01-01T00:00:00Z">
        <w:r>
          <w:t xml:space="preserve">For</w:t>
        </w:r>
      </w:ins>
      <w:ins w:id="27200" w:author="PR Preview" w:date="2026-01-01T00:00:00Z">
        <w:r>
          <w:t xml:space="preserve"> </w:t>
        </w:r>
      </w:ins>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7201" w:author="PR Preview" w:date="2026-01-01T00:00:00Z">
        <w:r>
          <w:t xml:space="preserve">,</w:t>
        </w:r>
      </w:ins>
      <w:ins w:id="27202" w:author="PR Preview" w:date="2026-01-01T00:00:00Z">
        <w:r>
          <w:t xml:space="preserve"> </w:t>
        </w:r>
      </w:ins>
      <m:oMath>
        <m:r>
          <m:rPr>
            <m:sty m:val="bi"/>
          </m:rPr>
          <m:t>A</m:t>
        </m:r>
        <m:r>
          <m:rPr>
            <m:sty m:val="p"/>
          </m:rPr>
          <m:t>−</m:t>
        </m:r>
        <m:r>
          <m:t>3</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1</m:t>
                  </m:r>
                </m:e>
                <m:e>
                  <m:r>
                    <m:t>1</m:t>
                  </m:r>
                </m:e>
              </m:mr>
              <m:mr>
                <m:e>
                  <m:r>
                    <m:t>1</m:t>
                  </m:r>
                </m:e>
                <m:e>
                  <m:r>
                    <m:rPr>
                      <m:sty m:val="p"/>
                    </m:rPr>
                    <m:t>−</m:t>
                  </m:r>
                  <m:r>
                    <m:t>1</m:t>
                  </m:r>
                </m:e>
              </m:mr>
            </m:m>
          </m:e>
        </m:d>
      </m:oMath>
      <w:ins w:id="27203" w:author="PR Preview" w:date="2026-01-01T00:00:00Z">
        <w:r>
          <w:t xml:space="preserve"> </w:t>
        </w:r>
      </w:ins>
      <w:ins w:id="27204" w:author="PR Preview" w:date="2026-01-01T00:00:00Z">
        <w:r>
          <w:t xml:space="preserve">is singular</w:t>
        </w:r>
      </w:ins>
      <w:ins w:id="27205" w:author="PR Preview" w:date="2026-01-01T00:00:00Z">
        <w:r>
          <w:t xml:space="preserve"> </w:t>
        </w:r>
      </w:ins>
      <w:ins w:id="27206" w:author="PR Preview" w:date="2026-01-01T00:00:00Z">
        <w:r>
          <w:t xml:space="preserve">(its columns are negatives of each other, so its rank is</w:t>
        </w:r>
      </w:ins>
      <w:ins w:id="27207" w:author="PR Preview" w:date="2026-01-01T00:00:00Z">
        <w:r>
          <w:t xml:space="preserve"> </w:t>
        </w:r>
      </w:ins>
      <m:oMath>
        <m:r>
          <m:t>1</m:t>
        </m:r>
      </m:oMath>
      <w:ins w:id="27208" w:author="PR Preview" w:date="2026-01-01T00:00:00Z">
        <w:r>
          <w:t xml:space="preserve">),</w:t>
        </w:r>
      </w:ins>
      <w:ins w:id="27209" w:author="PR Preview" w:date="2026-01-01T00:00:00Z">
        <w:r>
          <w:t xml:space="preserve"> </w:t>
        </w:r>
      </w:ins>
      <w:ins w:id="27210" w:author="PR Preview" w:date="2026-01-01T00:00:00Z">
        <w:r>
          <w:t xml:space="preserve">matching the eigenvalue</w:t>
        </w:r>
      </w:ins>
      <w:ins w:id="27211" w:author="PR Preview" w:date="2026-01-01T00:00:00Z">
        <w:r>
          <w:t xml:space="preserve"> </w:t>
        </w:r>
      </w:ins>
      <m:oMath>
        <m:r>
          <m:t>3</m:t>
        </m:r>
      </m:oMath>
      <w:ins w:id="27212" w:author="PR Preview" w:date="2026-01-01T00:00:00Z">
        <w:r>
          <w:t xml:space="preserve"> </w:t>
        </w:r>
      </w:ins>
      <w:ins w:id="27213" w:author="PR Preview" w:date="2026-01-01T00:00:00Z">
        <w:r>
          <w:t xml:space="preserve">of</w:t>
        </w:r>
      </w:ins>
      <w:ins w:id="27214" w:author="PR Preview" w:date="2026-01-01T00:00:00Z">
        <w:r>
          <w:t xml:space="preserve"> </w:t>
        </w:r>
      </w:ins>
      <w:hyperlink w:anchor="exm-eigenvalue">
        <w:ins w:id="27215" w:author="PR Preview" w:date="2026-01-01T00:00:00Z">
          <w:r>
            <w:rPr>
              <w:rStyle w:val="Hyperlink"/>
            </w:rPr>
            <w:t xml:space="preserve">Example 144</w:t>
          </w:r>
        </w:ins>
      </w:hyperlink>
      <w:ins w:id="27216" w:author="PR Preview" w:date="2026-01-01T00:00:00Z">
        <w:r>
          <w:t xml:space="preserve">.</w:t>
        </w:r>
      </w:ins>
      <w:ins w:id="27217" w:author="PR Preview" w:date="2026-01-01T00:00:00Z">
        <w:r>
          <w:t xml:space="preserve"> </w:t>
        </w:r>
      </w:ins>
      <m:oMath>
        <m:r>
          <m:rPr>
            <m:sty m:val="bi"/>
          </m:rPr>
          <m:t>A</m:t>
        </m:r>
      </m:oMath>
      <w:ins w:id="27218" w:author="PR Preview" w:date="2026-01-01T00:00:00Z">
        <w:r>
          <w:t xml:space="preserve"> </w:t>
        </w:r>
      </w:ins>
      <w:ins w:id="27219" w:author="PR Preview" w:date="2026-01-01T00:00:00Z">
        <w:r>
          <w:t xml:space="preserve">itself has rank</w:t>
        </w:r>
      </w:ins>
      <w:ins w:id="27220" w:author="PR Preview" w:date="2026-01-01T00:00:00Z">
        <w:r>
          <w:t xml:space="preserve"> </w:t>
        </w:r>
      </w:ins>
      <m:oMath>
        <m:r>
          <m:t>2</m:t>
        </m:r>
      </m:oMath>
      <w:ins w:id="27221" w:author="PR Preview" w:date="2026-01-01T00:00:00Z">
        <w:r>
          <w:t xml:space="preserve">, since</w:t>
        </w:r>
      </w:ins>
      <w:ins w:id="27222" w:author="PR Preview" w:date="2026-01-01T00:00:00Z">
        <w:r>
          <w:t xml:space="preserve"> </w:t>
        </w:r>
      </w:ins>
      <m:oMath>
        <m:sSub>
          <m:e>
            <m:r>
              <m:t>c</m:t>
            </m:r>
          </m:e>
          <m:sub>
            <m:r>
              <m:t>1</m:t>
            </m:r>
          </m:sub>
        </m:sSub>
        <m:r>
          <m:rPr>
            <m:sty m:val="p"/>
          </m:rPr>
          <m:t>(</m:t>
        </m:r>
        <m:r>
          <m:t>2</m:t>
        </m:r>
        <m:r>
          <m:rPr>
            <m:sty m:val="p"/>
          </m:rPr>
          <m:t>,</m:t>
        </m:r>
        <m:r>
          <m:t>1</m:t>
        </m:r>
        <m:r>
          <m:rPr>
            <m:sty m:val="p"/>
          </m:rPr>
          <m:t>)</m:t>
        </m:r>
        <m:r>
          <m:rPr>
            <m:sty m:val="p"/>
          </m:rPr>
          <m:t>+</m:t>
        </m:r>
        <m:sSub>
          <m:e>
            <m:r>
              <m:t>c</m:t>
            </m:r>
          </m:e>
          <m:sub>
            <m:r>
              <m:t>2</m:t>
            </m:r>
          </m:sub>
        </m:sSub>
        <m:r>
          <m:rPr>
            <m:sty m:val="p"/>
          </m:rPr>
          <m:t>(</m:t>
        </m:r>
        <m:r>
          <m:t>1</m:t>
        </m:r>
        <m:r>
          <m:rPr>
            <m:sty m:val="p"/>
          </m:rPr>
          <m:t>,</m:t>
        </m:r>
        <m:r>
          <m:t>2</m:t>
        </m:r>
        <m:r>
          <m:rPr>
            <m:sty m:val="p"/>
          </m:rPr>
          <m:t>)</m:t>
        </m:r>
        <m:r>
          <m:rPr>
            <m:sty m:val="p"/>
          </m:rPr>
          <m:t>=</m:t>
        </m:r>
        <m:r>
          <m:rPr>
            <m:sty m:val="p"/>
          </m:rPr>
          <m:t>(</m:t>
        </m:r>
        <m:r>
          <m:t>2</m:t>
        </m:r>
        <m:sSub>
          <m:e>
            <m:r>
              <m:t>c</m:t>
            </m:r>
          </m:e>
          <m:sub>
            <m:r>
              <m:t>1</m:t>
            </m:r>
          </m:sub>
        </m:sSub>
        <m:r>
          <m:rPr>
            <m:sty m:val="p"/>
          </m:rPr>
          <m:t>+</m:t>
        </m:r>
        <m:sSub>
          <m:e>
            <m:r>
              <m:t>c</m:t>
            </m:r>
          </m:e>
          <m:sub>
            <m:r>
              <m:t>2</m:t>
            </m:r>
          </m:sub>
        </m:sSub>
        <m:r>
          <m:rPr>
            <m:sty m:val="p"/>
          </m:rPr>
          <m:t>,</m:t>
        </m:r>
        <m:sSub>
          <m:e>
            <m:r>
              <m:t>c</m:t>
            </m:r>
          </m:e>
          <m:sub>
            <m:r>
              <m:t>1</m:t>
            </m:r>
          </m:sub>
        </m:sSub>
        <m:r>
          <m:rPr>
            <m:sty m:val="p"/>
          </m:rPr>
          <m:t>+</m:t>
        </m:r>
        <m:r>
          <m:t>2</m:t>
        </m:r>
        <m:sSub>
          <m:e>
            <m:r>
              <m:t>c</m:t>
            </m:r>
          </m:e>
          <m:sub>
            <m:r>
              <m:t>2</m:t>
            </m:r>
          </m:sub>
        </m:sSub>
        <m:r>
          <m:rPr>
            <m:sty m:val="p"/>
          </m:rPr>
          <m:t>)</m:t>
        </m:r>
      </m:oMath>
      <w:ins w:id="27223" w:author="PR Preview" w:date="2026-01-01T00:00:00Z">
        <w:r>
          <w:t xml:space="preserve"> </w:t>
        </w:r>
      </w:ins>
      <w:ins w:id="27224" w:author="PR Preview" w:date="2026-01-01T00:00:00Z">
        <w:r>
          <w:t xml:space="preserve">is</w:t>
        </w:r>
      </w:ins>
      <w:ins w:id="27225" w:author="PR Preview" w:date="2026-01-01T00:00:00Z">
        <w:r>
          <w:t xml:space="preserve"> </w:t>
        </w:r>
      </w:ins>
      <w:ins w:id="27226" w:author="PR Preview" w:date="2026-01-01T00:00:00Z">
        <w:r>
          <w:t xml:space="preserve">$\mathord{\smash[b]{\underset{\raise.3ex\hbox{$\scriptstyle\sim$}}{0}}\vphantom{0}}$</w:t>
        </w:r>
      </w:ins>
      <w:ins w:id="27227" w:author="PR Preview" w:date="2026-01-01T00:00:00Z">
        <w:r>
          <w:t xml:space="preserve"> </w:t>
        </w:r>
      </w:ins>
      <w:ins w:id="27228"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e>
          </m:eqArr>
        </m:oMath>
      </m:oMathPara>
    </w:p>
    <w:p>
      <w:pPr>
        <w:pStyle w:val="FirstParagraph"/>
      </w:pPr>
      <w:r>
        <w:t xml:space="preserve">(subtract twice the second entry from the first:</w:t>
      </w:r>
      <w:r>
        <w:t xml:space="preserve"> </w:t>
      </w:r>
      <m:oMath>
        <m:r>
          <m:rPr>
            <m:sty m:val="p"/>
          </m:rPr>
          <m:t>−</m:t>
        </m:r>
        <m:r>
          <m:t>3</m:t>
        </m:r>
        <m:sSub>
          <m:e>
            <m:r>
              <m:t>c</m:t>
            </m:r>
          </m:e>
          <m:sub>
            <m:r>
              <m:t>2</m:t>
            </m:r>
          </m:sub>
        </m:sSub>
        <m:r>
          <m:rPr>
            <m:sty m:val="p"/>
          </m:rPr>
          <m:t>=</m:t>
        </m:r>
        <m:r>
          <m:t>0</m:t>
        </m:r>
      </m:oMath>
      <w:r>
        <w:t xml:space="preserve">, and then the second entry gives</w:t>
      </w:r>
      <w:r>
        <w:t xml:space="preserve"> </w:t>
      </w:r>
      <m:oMath>
        <m:sSub>
          <m:e>
            <m:r>
              <m:t>c</m:t>
            </m:r>
          </m:e>
          <m:sub>
            <m:r>
              <m:t>1</m:t>
            </m:r>
          </m:sub>
        </m:sSub>
        <m:r>
          <m:rPr>
            <m:sty m:val="p"/>
          </m:rPr>
          <m:t>=</m:t>
        </m:r>
        <m:r>
          <m:t>0</m:t>
        </m:r>
      </m:oMath>
      <w:r>
        <w:t xml:space="preserve">);</w:t>
      </w:r>
      <w:r>
        <w:t xml:space="preserve"> </w:t>
      </w:r>
      <w:r>
        <w:t xml:space="preserve">so it is invertible (</w:t>
      </w:r>
      <w:hyperlink w:anchor="thm-invertible-rank">
        <w:r>
          <w:rPr>
            <w:rStyle w:val="Hyperlink"/>
          </w:rPr>
          <w:t xml:space="preserve">Theorem 107</w:t>
        </w:r>
      </w:hyperlink>
      <w:r>
        <w:t xml:space="preserve">),</w:t>
      </w:r>
      <w:r>
        <w:t xml:space="preserve"> </w:t>
      </w:r>
      <w:r>
        <w:t xml:space="preserve">and</w:t>
      </w:r>
      <w:r>
        <w:t xml:space="preserve"> </w:t>
      </w:r>
      <m:oMath>
        <m:r>
          <m:t>0</m:t>
        </m:r>
      </m:oMath>
      <w:r>
        <w:t xml:space="preserve"> </w:t>
      </w:r>
      <w:r>
        <w:t xml:space="preserve">is not an eigenvalue.</w:t>
      </w:r>
      <w:r>
        <w:t xml:space="preserve"> </w:t>
      </w:r>
      <w:r>
        <w:t xml:space="preserve">The singular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t>
      </w:r>
      <w:r>
        <w:t xml:space="preserve">has eigenvalue</w:t>
      </w:r>
      <w:r>
        <w:t xml:space="preserve"> </w:t>
      </w:r>
      <m:oMath>
        <m:r>
          <m:t>0</m:t>
        </m:r>
      </m:oMath>
      <w:r>
        <w:t xml:space="preserve">,</w:t>
      </w:r>
      <w:r>
        <w:t xml:space="preserve"> </w:t>
      </w:r>
      <w:r>
        <w:t xml:space="preserve">with eigenvector</w:t>
      </w:r>
      <w:r>
        <w:t xml:space="preserve"> </w:t>
      </w:r>
      <m:oMath>
        <m:r>
          <m:rPr>
            <m:sty m:val="p"/>
          </m:rPr>
          <m:t>(</m:t>
        </m:r>
        <m:r>
          <m:t>1</m:t>
        </m:r>
        <m:r>
          <m:rPr>
            <m:sty m:val="p"/>
          </m:rPr>
          <m:t>,</m:t>
        </m:r>
        <m:r>
          <m:rPr>
            <m:sty m:val="p"/>
          </m:rPr>
          <m:t>−</m:t>
        </m:r>
        <m:r>
          <m:t>1</m:t>
        </m:r>
        <m:r>
          <m:rPr>
            <m:sty m:val="p"/>
          </m:rPr>
          <m:t>)</m:t>
        </m:r>
      </m:oMath>
      <w:r>
        <w:t xml:space="preserve">.</w:t>
      </w:r>
    </w:p>
    <w:bookmarkEnd w:id="623"/>
    <w:bookmarkStart w:id="624" w:name="thm-eigen-shift-power"/>
    <w:p>
      <w:pPr>
        <w:pStyle w:val="BodyText"/>
      </w:pPr>
      <w:del w:id="27229" w:author="PR Preview" w:date="2026-01-01T00:00:00Z">
        <w:r>
          <w:rPr>
            <w:b/>
            <w:bCs/>
          </w:rPr>
          <w:delText xml:space="preserve">Theorem 109 (Eigenvalues of shifts and powers)</w:delText>
        </w:r>
      </w:del>
      <w:del w:id="27230" w:author="PR Preview" w:date="2026-01-01T00:00:00Z">
        <w:r>
          <w:delText xml:space="preserve"> </w:delText>
        </w:r>
      </w:del>
      <w:del w:id="27231" w:author="PR Preview" w:date="2026-01-01T00:00:00Z">
        <w:r>
          <w:delText xml:space="preserve">Let</w:delText>
        </w:r>
      </w:del>
      <w:del w:id="27232" w:author="PR Preview" w:date="2026-01-01T00:00:00Z">
        <w:r>
          <w:delText xml:space="preserve"> </w:delText>
        </w:r>
      </w:del>
      <m:oMath>
        <m:limLow>
          <m:e>
            <m:r>
              <m:t>v</m:t>
            </m:r>
          </m:e>
          <m:lim>
            <m:r>
              <m:rPr>
                <m:sty m:val="p"/>
              </m:rPr>
              <m:t>∼</m:t>
            </m:r>
          </m:lim>
        </m:limLow>
      </m:oMath>
      <w:del w:id="27233" w:author="PR Preview" w:date="2026-01-01T00:00:00Z">
        <w:r>
          <w:delText xml:space="preserve"> </w:delText>
        </w:r>
      </w:del>
      <w:del w:id="27234" w:author="PR Preview" w:date="2026-01-01T00:00:00Z">
        <w:r>
          <w:delText xml:space="preserve">be an eigenvector of a</w:delText>
        </w:r>
      </w:del>
      <w:del w:id="27235" w:author="PR Preview" w:date="2026-01-01T00:00:00Z">
        <w:r>
          <w:delText xml:space="preserve"> </w:delText>
        </w:r>
      </w:del>
      <m:oMath>
        <m:r>
          <m:t>p</m:t>
        </m:r>
        <m:r>
          <m:rPr>
            <m:sty m:val="p"/>
          </m:rPr>
          <m:t>×</m:t>
        </m:r>
        <m:r>
          <m:t>p</m:t>
        </m:r>
      </m:oMath>
      <w:del w:id="27236" w:author="PR Preview" w:date="2026-01-01T00:00:00Z">
        <w:r>
          <w:delText xml:space="preserve"> </w:delText>
        </w:r>
      </w:del>
      <w:del w:id="27237" w:author="PR Preview" w:date="2026-01-01T00:00:00Z">
        <w:r>
          <w:delText xml:space="preserve">matrix</w:delText>
        </w:r>
      </w:del>
      <w:del w:id="27238" w:author="PR Preview" w:date="2026-01-01T00:00:00Z">
        <w:r>
          <w:delText xml:space="preserve"> </w:delText>
        </w:r>
      </w:del>
      <m:oMath>
        <m:r>
          <m:rPr>
            <m:sty m:val="bi"/>
          </m:rPr>
          <m:t>A</m:t>
        </m:r>
      </m:oMath>
      <w:del w:id="27239" w:author="PR Preview" w:date="2026-01-01T00:00:00Z">
        <w:r>
          <w:delText xml:space="preserve"> </w:delText>
        </w:r>
      </w:del>
      <w:del w:id="27240" w:author="PR Preview" w:date="2026-01-01T00:00:00Z">
        <w:r>
          <w:delText xml:space="preserve">for the eigenvalue</w:delText>
        </w:r>
      </w:del>
      <w:del w:id="27241" w:author="PR Preview" w:date="2026-01-01T00:00:00Z">
        <w:r>
          <w:delText xml:space="preserve"> </w:delText>
        </w:r>
      </w:del>
      <m:oMath>
        <m:r>
          <m:t>λ</m:t>
        </m:r>
      </m:oMath>
      <w:del w:id="27242" w:author="PR Preview" w:date="2026-01-01T00:00:00Z">
        <w:r>
          <w:delText xml:space="preserve"> </w:delText>
        </w:r>
      </w:del>
      <w:del w:id="27243" w:author="PR Preview" w:date="2026-01-01T00:00:00Z">
        <w:r>
          <w:delText xml:space="preserve">(</w:delText>
        </w:r>
      </w:del>
      <w:hyperlink w:anchor="def-eigenvalue">
        <w:del w:id="27244" w:author="PR Preview" w:date="2026-01-01T00:00:00Z">
          <w:r>
            <w:rPr>
              <w:rStyle w:val="Hyperlink"/>
            </w:rPr>
            <w:delText xml:space="preserve">Definition 95</w:delText>
          </w:r>
        </w:del>
      </w:hyperlink>
      <w:del w:id="27245" w:author="PR Preview" w:date="2026-01-01T00:00:00Z">
        <w:r>
          <w:delText xml:space="preserve">). Then</w:delText>
        </w:r>
      </w:del>
    </w:p>
    <w:p>
      <w:pPr>
        <w:pStyle w:val="Compact"/>
        <w:numPr>
          <w:ilvl w:val="0"/>
          <w:numId w:val="1097"/>
        </w:numPr>
      </w:pPr>
      <m:oMath>
        <m:limLow>
          <m:e>
            <m:r>
              <m:t>v</m:t>
            </m:r>
          </m:e>
          <m:lim>
            <m:r>
              <m:rPr>
                <m:sty m:val="p"/>
              </m:rPr>
              <m:t>∼</m:t>
            </m:r>
          </m:lim>
        </m:limLow>
      </m:oMath>
      <w:del w:id="27246" w:author="PR Preview" w:date="2026-01-01T00:00:00Z">
        <w:r>
          <w:delText xml:space="preserve"> </w:delText>
        </w:r>
      </w:del>
      <w:del w:id="27247" w:author="PR Preview" w:date="2026-01-01T00:00:00Z">
        <w:r>
          <w:delText xml:space="preserve">is an eigenvector of</w:delText>
        </w:r>
      </w:del>
      <w:del w:id="27248" w:author="PR Preview" w:date="2026-01-01T00:00:00Z">
        <w:r>
          <w:delText xml:space="preserve"> </w:delText>
        </w:r>
      </w:del>
      <m:oMath>
        <m:r>
          <m:rPr>
            <m:sty m:val="bi"/>
          </m:rPr>
          <m:t>A</m:t>
        </m:r>
        <m:r>
          <m:rPr>
            <m:sty m:val="p"/>
          </m:rPr>
          <m:t>+</m:t>
        </m:r>
        <m:r>
          <m:t>s</m:t>
        </m:r>
        <m:r>
          <m:t> </m:t>
        </m:r>
        <m:sSub>
          <m:e>
            <m:r>
              <m:rPr>
                <m:sty m:val="bi"/>
              </m:rPr>
              <m:t>I</m:t>
            </m:r>
          </m:e>
          <m:sub>
            <m:r>
              <m:t>p</m:t>
            </m:r>
          </m:sub>
        </m:sSub>
      </m:oMath>
      <w:del w:id="27249" w:author="PR Preview" w:date="2026-01-01T00:00:00Z">
        <w:r>
          <w:delText xml:space="preserve"> </w:delText>
        </w:r>
      </w:del>
      <w:del w:id="27250" w:author="PR Preview" w:date="2026-01-01T00:00:00Z">
        <w:r>
          <w:delText xml:space="preserve">for</w:delText>
        </w:r>
      </w:del>
      <w:del w:id="27251" w:author="PR Preview" w:date="2026-01-01T00:00:00Z">
        <w:r>
          <w:delText xml:space="preserve"> </w:delText>
        </w:r>
      </w:del>
      <m:oMath>
        <m:r>
          <m:t>λ</m:t>
        </m:r>
        <m:r>
          <m:rPr>
            <m:sty m:val="p"/>
          </m:rPr>
          <m:t>+</m:t>
        </m:r>
        <m:r>
          <m:t>s</m:t>
        </m:r>
      </m:oMath>
      <w:del w:id="27252" w:author="PR Preview" w:date="2026-01-01T00:00:00Z">
        <w:r>
          <w:delText xml:space="preserve">, for every number</w:delText>
        </w:r>
      </w:del>
      <w:del w:id="27253" w:author="PR Preview" w:date="2026-01-01T00:00:00Z">
        <w:r>
          <w:delText xml:space="preserve"> </w:delText>
        </w:r>
      </w:del>
      <m:oMath>
        <m:r>
          <m:t>s</m:t>
        </m:r>
      </m:oMath>
      <w:del w:id="27254" w:author="PR Preview" w:date="2026-01-01T00:00:00Z">
        <w:r>
          <w:delText xml:space="preserve">;</w:delText>
        </w:r>
      </w:del>
    </w:p>
    <w:p>
      <w:pPr>
        <w:pStyle w:val="Compact"/>
        <w:numPr>
          <w:ilvl w:val="0"/>
          <w:numId w:val="1097"/>
        </w:numPr>
      </w:pPr>
      <m:oMath>
        <m:limLow>
          <m:e>
            <m:r>
              <m:t>v</m:t>
            </m:r>
          </m:e>
          <m:lim>
            <m:r>
              <m:rPr>
                <m:sty m:val="p"/>
              </m:rPr>
              <m:t>∼</m:t>
            </m:r>
          </m:lim>
        </m:limLow>
      </m:oMath>
      <w:del w:id="27255" w:author="PR Preview" w:date="2026-01-01T00:00:00Z">
        <w:r>
          <w:delText xml:space="preserve"> </w:delText>
        </w:r>
      </w:del>
      <w:del w:id="27256" w:author="PR Preview" w:date="2026-01-01T00:00:00Z">
        <w:r>
          <w:delText xml:space="preserve">is an eigenvector of</w:delText>
        </w:r>
      </w:del>
      <w:del w:id="27257" w:author="PR Preview" w:date="2026-01-01T00:00:00Z">
        <w:r>
          <w:delText xml:space="preserve"> </w:delText>
        </w:r>
      </w:del>
      <m:oMath>
        <m:sSup>
          <m:e>
            <m:r>
              <m:rPr>
                <m:sty m:val="bi"/>
              </m:rPr>
              <m:t>A</m:t>
            </m:r>
          </m:e>
          <m:sup>
            <m:r>
              <m:t>k</m:t>
            </m:r>
          </m:sup>
        </m:sSup>
      </m:oMath>
      <w:del w:id="27258" w:author="PR Preview" w:date="2026-01-01T00:00:00Z">
        <w:r>
          <w:delText xml:space="preserve"> </w:delText>
        </w:r>
      </w:del>
      <w:del w:id="27259" w:author="PR Preview" w:date="2026-01-01T00:00:00Z">
        <w:r>
          <w:delText xml:space="preserve">(</w:delText>
        </w:r>
      </w:del>
      <w:hyperlink w:anchor="def-matrix-power">
        <w:del w:id="27260" w:author="PR Preview" w:date="2026-01-01T00:00:00Z">
          <w:r>
            <w:rPr>
              <w:rStyle w:val="Hyperlink"/>
            </w:rPr>
            <w:delText xml:space="preserve">Definition 81</w:delText>
          </w:r>
        </w:del>
      </w:hyperlink>
      <w:del w:id="27261" w:author="PR Preview" w:date="2026-01-01T00:00:00Z">
        <w:r>
          <w:delText xml:space="preserve">) for</w:delText>
        </w:r>
      </w:del>
      <w:del w:id="27262" w:author="PR Preview" w:date="2026-01-01T00:00:00Z">
        <w:r>
          <w:delText xml:space="preserve"> </w:delText>
        </w:r>
      </w:del>
      <m:oMath>
        <m:sSup>
          <m:e>
            <m:r>
              <m:t>λ</m:t>
            </m:r>
          </m:e>
          <m:sup>
            <m:r>
              <m:t>k</m:t>
            </m:r>
          </m:sup>
        </m:sSup>
      </m:oMath>
      <w:del w:id="27263" w:author="PR Preview" w:date="2026-01-01T00:00:00Z">
        <w:r>
          <w:delText xml:space="preserve">,</w:delText>
        </w:r>
      </w:del>
      <w:del w:id="27264" w:author="PR Preview" w:date="2026-01-01T00:00:00Z">
        <w:r>
          <w:delText xml:space="preserve"> </w:delText>
        </w:r>
      </w:del>
      <w:del w:id="27265" w:author="PR Preview" w:date="2026-01-01T00:00:00Z">
        <w:r>
          <w:delText xml:space="preserve">for every positive integer</w:delText>
        </w:r>
      </w:del>
      <w:del w:id="27266" w:author="PR Preview" w:date="2026-01-01T00:00:00Z">
        <w:r>
          <w:delText xml:space="preserve"> </w:delText>
        </w:r>
      </w:del>
      <m:oMath>
        <m:r>
          <m:t>k</m:t>
        </m:r>
      </m:oMath>
      <w:del w:id="27267" w:author="PR Preview" w:date="2026-01-01T00:00:00Z">
        <w:r>
          <w:delText xml:space="preserve">.</w:delText>
        </w:r>
      </w:del>
    </w:p>
    <w:p>
      <w:pPr>
        <w:pStyle w:val="BodyText"/>
      </w:pPr>
      <w:ins w:id="27268" w:author="PR Preview" w:date="2026-01-01T00:00:00Z">
        <w:r>
          <w:rPr>
            <w:b/>
            <w:bCs/>
          </w:rPr>
          <w:t xml:space="preserve">Theorem 109 (Eigenvalues of shifts and powers)</w:t>
        </w:r>
      </w:ins>
      <w:ins w:id="27269" w:author="PR Preview" w:date="2026-01-01T00:00:00Z">
        <w:r>
          <w:t xml:space="preserve"> </w:t>
        </w:r>
      </w:ins>
      <w:ins w:id="27270" w:author="PR Preview" w:date="2026-01-01T00:00:00Z">
        <w:r>
          <w:t xml:space="preserve">Let</w:t>
        </w:r>
      </w:ins>
      <w:ins w:id="27271" w:author="PR Preview" w:date="2026-01-01T00:00:00Z">
        <w:r>
          <w:t xml:space="preserve"> </w:t>
        </w:r>
      </w:ins>
      <w:ins w:id="27272" w:author="PR Preview" w:date="2026-01-01T00:00:00Z">
        <w:r>
          <w:t xml:space="preserve">$\mathord{\smash[b]{\underset{\raise.3ex\hbox{$\scriptstyle\sim$}}{v}}\vphantom{v}}$</w:t>
        </w:r>
      </w:ins>
      <w:ins w:id="27273" w:author="PR Preview" w:date="2026-01-01T00:00:00Z">
        <w:r>
          <w:t xml:space="preserve"> </w:t>
        </w:r>
      </w:ins>
      <w:ins w:id="27274" w:author="PR Preview" w:date="2026-01-01T00:00:00Z">
        <w:r>
          <w:t xml:space="preserve">be an eigenvector of a</w:t>
        </w:r>
      </w:ins>
      <w:ins w:id="27275" w:author="PR Preview" w:date="2026-01-01T00:00:00Z">
        <w:r>
          <w:t xml:space="preserve"> </w:t>
        </w:r>
      </w:ins>
      <m:oMath>
        <m:r>
          <m:t>p</m:t>
        </m:r>
        <m:r>
          <m:rPr>
            <m:sty m:val="p"/>
          </m:rPr>
          <m:t>×</m:t>
        </m:r>
        <m:r>
          <m:t>p</m:t>
        </m:r>
      </m:oMath>
      <w:ins w:id="27276" w:author="PR Preview" w:date="2026-01-01T00:00:00Z">
        <w:r>
          <w:t xml:space="preserve"> </w:t>
        </w:r>
      </w:ins>
      <w:ins w:id="27277" w:author="PR Preview" w:date="2026-01-01T00:00:00Z">
        <w:r>
          <w:t xml:space="preserve">matrix</w:t>
        </w:r>
      </w:ins>
      <w:ins w:id="27278" w:author="PR Preview" w:date="2026-01-01T00:00:00Z">
        <w:r>
          <w:t xml:space="preserve"> </w:t>
        </w:r>
      </w:ins>
      <m:oMath>
        <m:r>
          <m:rPr>
            <m:sty m:val="bi"/>
          </m:rPr>
          <m:t>A</m:t>
        </m:r>
      </m:oMath>
      <w:ins w:id="27279" w:author="PR Preview" w:date="2026-01-01T00:00:00Z">
        <w:r>
          <w:t xml:space="preserve"> </w:t>
        </w:r>
      </w:ins>
      <w:ins w:id="27280" w:author="PR Preview" w:date="2026-01-01T00:00:00Z">
        <w:r>
          <w:t xml:space="preserve">for the eigenvalue</w:t>
        </w:r>
      </w:ins>
      <w:ins w:id="27281" w:author="PR Preview" w:date="2026-01-01T00:00:00Z">
        <w:r>
          <w:t xml:space="preserve"> </w:t>
        </w:r>
      </w:ins>
      <m:oMath>
        <m:r>
          <m:t>λ</m:t>
        </m:r>
      </m:oMath>
      <w:ins w:id="27282" w:author="PR Preview" w:date="2026-01-01T00:00:00Z">
        <w:r>
          <w:t xml:space="preserve"> </w:t>
        </w:r>
      </w:ins>
      <w:ins w:id="27283" w:author="PR Preview" w:date="2026-01-01T00:00:00Z">
        <w:r>
          <w:t xml:space="preserve">(</w:t>
        </w:r>
      </w:ins>
      <w:hyperlink w:anchor="def-eigenvalue">
        <w:ins w:id="27284" w:author="PR Preview" w:date="2026-01-01T00:00:00Z">
          <w:r>
            <w:rPr>
              <w:rStyle w:val="Hyperlink"/>
            </w:rPr>
            <w:t xml:space="preserve">Definition 95</w:t>
          </w:r>
        </w:ins>
      </w:hyperlink>
      <w:ins w:id="27285" w:author="PR Preview" w:date="2026-01-01T00:00:00Z">
        <w:r>
          <w:t xml:space="preserve">). Then</w:t>
        </w:r>
      </w:ins>
    </w:p>
    <w:p>
      <w:pPr>
        <w:pStyle w:val="Compact"/>
        <w:numPr>
          <w:ilvl w:val="0"/>
          <w:numId w:val="1097"/>
        </w:numPr>
      </w:pPr>
      <w:ins w:id="27286" w:author="PR Preview" w:date="2026-01-01T00:00:00Z">
        <w:r>
          <w:t xml:space="preserve">$\mathord{\smash[b]{\underset{\raise.3ex\hbox{$\scriptstyle\sim$}}{v}}\vphantom{v}}$</w:t>
        </w:r>
      </w:ins>
      <w:ins w:id="27287" w:author="PR Preview" w:date="2026-01-01T00:00:00Z">
        <w:r>
          <w:t xml:space="preserve"> </w:t>
        </w:r>
      </w:ins>
      <w:ins w:id="27288" w:author="PR Preview" w:date="2026-01-01T00:00:00Z">
        <w:r>
          <w:t xml:space="preserve">is an eigenvector of</w:t>
        </w:r>
      </w:ins>
      <w:ins w:id="27289" w:author="PR Preview" w:date="2026-01-01T00:00:00Z">
        <w:r>
          <w:t xml:space="preserve"> </w:t>
        </w:r>
      </w:ins>
      <m:oMath>
        <m:r>
          <m:rPr>
            <m:sty m:val="bi"/>
          </m:rPr>
          <m:t>A</m:t>
        </m:r>
        <m:r>
          <m:rPr>
            <m:sty m:val="p"/>
          </m:rPr>
          <m:t>+</m:t>
        </m:r>
        <m:r>
          <m:t>s</m:t>
        </m:r>
        <m:r>
          <m:t> </m:t>
        </m:r>
        <m:sSub>
          <m:e>
            <m:r>
              <m:rPr>
                <m:sty m:val="bi"/>
              </m:rPr>
              <m:t>I</m:t>
            </m:r>
          </m:e>
          <m:sub>
            <m:r>
              <m:t>p</m:t>
            </m:r>
          </m:sub>
        </m:sSub>
      </m:oMath>
      <w:ins w:id="27290" w:author="PR Preview" w:date="2026-01-01T00:00:00Z">
        <w:r>
          <w:t xml:space="preserve"> </w:t>
        </w:r>
      </w:ins>
      <w:ins w:id="27291" w:author="PR Preview" w:date="2026-01-01T00:00:00Z">
        <w:r>
          <w:t xml:space="preserve">for</w:t>
        </w:r>
      </w:ins>
      <w:ins w:id="27292" w:author="PR Preview" w:date="2026-01-01T00:00:00Z">
        <w:r>
          <w:t xml:space="preserve"> </w:t>
        </w:r>
      </w:ins>
      <m:oMath>
        <m:r>
          <m:t>λ</m:t>
        </m:r>
        <m:r>
          <m:rPr>
            <m:sty m:val="p"/>
          </m:rPr>
          <m:t>+</m:t>
        </m:r>
        <m:r>
          <m:t>s</m:t>
        </m:r>
      </m:oMath>
      <w:ins w:id="27293" w:author="PR Preview" w:date="2026-01-01T00:00:00Z">
        <w:r>
          <w:t xml:space="preserve">, for every number</w:t>
        </w:r>
      </w:ins>
      <w:ins w:id="27294" w:author="PR Preview" w:date="2026-01-01T00:00:00Z">
        <w:r>
          <w:t xml:space="preserve"> </w:t>
        </w:r>
      </w:ins>
      <m:oMath>
        <m:r>
          <m:t>s</m:t>
        </m:r>
      </m:oMath>
      <w:ins w:id="27295" w:author="PR Preview" w:date="2026-01-01T00:00:00Z">
        <w:r>
          <w:t xml:space="preserve">;</w:t>
        </w:r>
      </w:ins>
    </w:p>
    <w:p>
      <w:pPr>
        <w:pStyle w:val="Compact"/>
        <w:numPr>
          <w:ilvl w:val="0"/>
          <w:numId w:val="1097"/>
        </w:numPr>
      </w:pPr>
      <w:ins w:id="27296" w:author="PR Preview" w:date="2026-01-01T00:00:00Z">
        <w:r>
          <w:t xml:space="preserve">$\mathord{\smash[b]{\underset{\raise.3ex\hbox{$\scriptstyle\sim$}}{v}}\vphantom{v}}$</w:t>
        </w:r>
      </w:ins>
      <w:ins w:id="27297" w:author="PR Preview" w:date="2026-01-01T00:00:00Z">
        <w:r>
          <w:t xml:space="preserve"> </w:t>
        </w:r>
      </w:ins>
      <w:ins w:id="27298" w:author="PR Preview" w:date="2026-01-01T00:00:00Z">
        <w:r>
          <w:t xml:space="preserve">is an eigenvector of</w:t>
        </w:r>
      </w:ins>
      <w:ins w:id="27299" w:author="PR Preview" w:date="2026-01-01T00:00:00Z">
        <w:r>
          <w:t xml:space="preserve"> </w:t>
        </w:r>
      </w:ins>
      <m:oMath>
        <m:sSup>
          <m:e>
            <m:r>
              <m:rPr>
                <m:sty m:val="bi"/>
              </m:rPr>
              <m:t>A</m:t>
            </m:r>
          </m:e>
          <m:sup>
            <m:r>
              <m:t>k</m:t>
            </m:r>
          </m:sup>
        </m:sSup>
      </m:oMath>
      <w:ins w:id="27300" w:author="PR Preview" w:date="2026-01-01T00:00:00Z">
        <w:r>
          <w:t xml:space="preserve"> </w:t>
        </w:r>
      </w:ins>
      <w:ins w:id="27301" w:author="PR Preview" w:date="2026-01-01T00:00:00Z">
        <w:r>
          <w:t xml:space="preserve">(</w:t>
        </w:r>
      </w:ins>
      <w:hyperlink w:anchor="def-matrix-power">
        <w:ins w:id="27302" w:author="PR Preview" w:date="2026-01-01T00:00:00Z">
          <w:r>
            <w:rPr>
              <w:rStyle w:val="Hyperlink"/>
            </w:rPr>
            <w:t xml:space="preserve">Definition 81</w:t>
          </w:r>
        </w:ins>
      </w:hyperlink>
      <w:ins w:id="27303" w:author="PR Preview" w:date="2026-01-01T00:00:00Z">
        <w:r>
          <w:t xml:space="preserve">) for</w:t>
        </w:r>
      </w:ins>
      <w:ins w:id="27304" w:author="PR Preview" w:date="2026-01-01T00:00:00Z">
        <w:r>
          <w:t xml:space="preserve"> </w:t>
        </w:r>
      </w:ins>
      <m:oMath>
        <m:sSup>
          <m:e>
            <m:r>
              <m:t>λ</m:t>
            </m:r>
          </m:e>
          <m:sup>
            <m:r>
              <m:t>k</m:t>
            </m:r>
          </m:sup>
        </m:sSup>
      </m:oMath>
      <w:ins w:id="27305" w:author="PR Preview" w:date="2026-01-01T00:00:00Z">
        <w:r>
          <w:t xml:space="preserve">,</w:t>
        </w:r>
      </w:ins>
      <w:ins w:id="27306" w:author="PR Preview" w:date="2026-01-01T00:00:00Z">
        <w:r>
          <w:t xml:space="preserve"> </w:t>
        </w:r>
      </w:ins>
      <w:ins w:id="27307" w:author="PR Preview" w:date="2026-01-01T00:00:00Z">
        <w:r>
          <w:t xml:space="preserve">for every positive integer</w:t>
        </w:r>
      </w:ins>
      <w:ins w:id="27308" w:author="PR Preview" w:date="2026-01-01T00:00:00Z">
        <w:r>
          <w:t xml:space="preserve"> </w:t>
        </w:r>
      </w:ins>
      <m:oMath>
        <m:r>
          <m:t>k</m:t>
        </m:r>
      </m:oMath>
      <w:ins w:id="27309" w:author="PR Preview" w:date="2026-01-01T00:00:00Z">
        <w:r>
          <w:t xml:space="preserve">.</w:t>
        </w:r>
      </w:ins>
    </w:p>
    <w:bookmarkEnd w:id="624"/>
    <w:p>
      <w:pPr>
        <w:pStyle w:val="FirstParagraph"/>
      </w:pPr>
      <w:r>
        <w:rPr>
          <w:i/>
          <w:iCs/>
        </w:rPr>
        <w:t xml:space="preserve">Proof</w:t>
      </w:r>
      <w:r>
        <w:t xml:space="preserve">. </w:t>
      </w:r>
      <w:r>
        <w:rPr>
          <w:b/>
          <w:bCs/>
        </w:rPr>
        <w:t xml:space="preserve">Part 1.</w:t>
      </w:r>
    </w:p>
    <w:p>
      <w:pPr>
        <w:pStyle w:val="BodyText"/>
      </w:pPr>
      <m:oMathPara>
        <m:oMathParaPr>
          <m:jc m:val="center"/>
        </m:oMathParaPr>
        <m:oMath>
          <m:eqArr>
            <m:e>
              <m:r>
                <m:rPr>
                  <m:sty m:val="p"/>
                </m:rPr>
                <m:t>(</m:t>
              </m:r>
              <m:r>
                <m:rPr>
                  <m:sty m:val="bi"/>
                </m:rPr>
                <m:t>A</m:t>
              </m:r>
              <m:r>
                <m:rPr>
                  <m:sty m:val="p"/>
                </m:rPr>
                <m:t>+</m:t>
              </m:r>
              <m:r>
                <m:t>s</m:t>
              </m:r>
              <m:r>
                <m:t> </m:t>
              </m:r>
              <m:sSub>
                <m:e>
                  <m:r>
                    <m:rPr>
                      <m:sty m:val="bi"/>
                    </m:rPr>
                    <m:t>I</m:t>
                  </m:r>
                </m:e>
                <m:sub>
                  <m:r>
                    <m:t>p</m:t>
                  </m:r>
                </m:sub>
              </m:sSub>
              <m:r>
                <m:rPr>
                  <m:sty m:val="p"/>
                </m:rPr>
                <m:t>)</m:t>
              </m:r>
              <m:r>
                <m:t> </m:t>
              </m:r>
              <m:limLow>
                <m:e>
                  <m:r>
                    <m:t>v</m:t>
                  </m:r>
                </m:e>
                <m:lim>
                  <m:r>
                    <m:rPr>
                      <m:sty m:val="p"/>
                    </m:rPr>
                    <m:t>∼</m:t>
                  </m:r>
                </m:lim>
              </m:limLow>
              <m:r>
                <m:t>&amp;</m:t>
              </m:r>
              <m:r>
                <m:rPr>
                  <m:sty m:val="p"/>
                </m:rPr>
                <m:t>=</m:t>
              </m:r>
              <m:r>
                <m:rPr>
                  <m:sty m:val="bi"/>
                </m:rPr>
                <m:t>A</m:t>
              </m:r>
              <m:limLow>
                <m:e>
                  <m:r>
                    <m:t>v</m:t>
                  </m:r>
                </m:e>
                <m:lim>
                  <m:r>
                    <m:rPr>
                      <m:sty m:val="p"/>
                    </m:rPr>
                    <m:t>∼</m:t>
                  </m:r>
                </m:lim>
              </m:limLow>
              <m:r>
                <m:rPr>
                  <m:sty m:val="p"/>
                </m:rPr>
                <m:t>+</m:t>
              </m:r>
              <m:r>
                <m:rPr>
                  <m:sty m:val="p"/>
                </m:rPr>
                <m:t>(</m:t>
              </m:r>
              <m:r>
                <m:t>s</m:t>
              </m:r>
              <m:r>
                <m:t> </m:t>
              </m:r>
              <m:sSub>
                <m:e>
                  <m:r>
                    <m:rPr>
                      <m:sty m:val="bi"/>
                    </m:rPr>
                    <m:t>I</m:t>
                  </m:r>
                </m:e>
                <m:sub>
                  <m:r>
                    <m:t>p</m:t>
                  </m:r>
                </m:sub>
              </m:sSub>
              <m:r>
                <m:rPr>
                  <m:sty m:val="p"/>
                </m:rPr>
                <m:t>)</m:t>
              </m:r>
              <m:r>
                <m:t> </m:t>
              </m:r>
              <m:limLow>
                <m:e>
                  <m:r>
                    <m:t>v</m:t>
                  </m:r>
                </m:e>
                <m:lim>
                  <m:r>
                    <m:rPr>
                      <m:sty m:val="p"/>
                    </m:rPr>
                    <m:t>∼</m:t>
                  </m:r>
                </m:lim>
              </m:limLow>
              <m:r>
                <m:t>&amp;</m:t>
              </m:r>
              <m:r>
                <m:t>&amp;</m:t>
              </m:r>
              <m:r>
                <m:rPr>
                  <m:nor/>
                  <m:sty m:val="p"/>
                </m:rPr>
                <m:t>(</m:t>
              </m:r>
              <m:r>
                <m:rPr>
                  <m:nor/>
                  <m:sty m:val="p"/>
                </m:rPr>
                <m:t>Theorem 9</m:t>
              </m:r>
              <m:r>
                <m:rPr>
                  <m:nor/>
                  <m:sty m:val="p"/>
                </m:rPr>
                <m:t>)</m:t>
              </m:r>
            </m:e>
            <m:e>
              <m:r>
                <m:t>&amp;</m:t>
              </m:r>
              <m:r>
                <m:rPr>
                  <m:sty m:val="p"/>
                </m:rPr>
                <m:t>=</m:t>
              </m:r>
              <m:r>
                <m:rPr>
                  <m:sty m:val="bi"/>
                </m:rPr>
                <m:t>A</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r>
                <m:t>λ</m:t>
              </m:r>
              <m:limLow>
                <m:e>
                  <m:r>
                    <m:t>v</m:t>
                  </m:r>
                </m:e>
                <m:lim>
                  <m:r>
                    <m:rPr>
                      <m:sty m:val="p"/>
                    </m:rPr>
                    <m:t>∼</m:t>
                  </m:r>
                </m:lim>
              </m:limLow>
              <m:r>
                <m:rPr>
                  <m:sty m:val="p"/>
                </m:rPr>
                <m:t>+</m:t>
              </m:r>
              <m:r>
                <m:t>s</m:t>
              </m:r>
              <m:r>
                <m:t> </m:t>
              </m:r>
              <m:r>
                <m:rPr>
                  <m:sty m:val="p"/>
                </m:rPr>
                <m:t>(</m:t>
              </m:r>
              <m:sSub>
                <m:e>
                  <m:r>
                    <m:rPr>
                      <m:sty m:val="bi"/>
                    </m:rPr>
                    <m:t>I</m:t>
                  </m:r>
                </m:e>
                <m:sub>
                  <m:r>
                    <m:t>p</m:t>
                  </m:r>
                </m:sub>
              </m:sSub>
              <m:limLow>
                <m:e>
                  <m:r>
                    <m:t>v</m:t>
                  </m:r>
                </m:e>
                <m:lim>
                  <m:r>
                    <m:rPr>
                      <m:sty m:val="p"/>
                    </m:rPr>
                    <m:t>∼</m:t>
                  </m:r>
                </m:lim>
              </m:limLow>
              <m:r>
                <m:rPr>
                  <m:sty m:val="p"/>
                </m:rPr>
                <m:t>)</m:t>
              </m:r>
              <m:r>
                <m:t>&amp;</m:t>
              </m:r>
              <m:r>
                <m:t>&amp;</m:t>
              </m:r>
              <m:r>
                <m:rPr>
                  <m:nor/>
                  <m:sty m:val="p"/>
                </m:rPr>
                <m:t>(eigenvector)</m:t>
              </m:r>
            </m:e>
            <m:e>
              <m:r>
                <m:t>&amp;</m:t>
              </m:r>
              <m:r>
                <m:rPr>
                  <m:sty m:val="p"/>
                </m:rPr>
                <m:t>=</m:t>
              </m:r>
              <m:r>
                <m:t>λ</m:t>
              </m:r>
              <m:limLow>
                <m:e>
                  <m:r>
                    <m:t>v</m:t>
                  </m:r>
                </m:e>
                <m:lim>
                  <m:r>
                    <m:rPr>
                      <m:sty m:val="p"/>
                    </m:rPr>
                    <m:t>∼</m:t>
                  </m:r>
                </m:lim>
              </m:limLow>
              <m:r>
                <m:rPr>
                  <m:sty m:val="p"/>
                </m:rPr>
                <m:t>+</m:t>
              </m:r>
              <m:r>
                <m:t>s</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r>
                <m:rPr>
                  <m:sty m:val="p"/>
                </m:rPr>
                <m:t>(</m:t>
              </m:r>
              <m:r>
                <m:t>λ</m:t>
              </m:r>
              <m:r>
                <m:rPr>
                  <m:sty m:val="p"/>
                </m:rPr>
                <m:t>+</m:t>
              </m:r>
              <m:r>
                <m:t>s</m:t>
              </m:r>
              <m:r>
                <m:rPr>
                  <m:sty m:val="p"/>
                </m:rPr>
                <m:t>)</m:t>
              </m:r>
              <m:r>
                <m:t> </m:t>
              </m:r>
              <m:limLow>
                <m:e>
                  <m:r>
                    <m:t>v</m:t>
                  </m:r>
                </m:e>
                <m:lim>
                  <m:r>
                    <m:rPr>
                      <m:sty m:val="p"/>
                    </m:rPr>
                    <m:t>∼</m:t>
                  </m:r>
                </m:lim>
              </m:limLow>
              <m:r>
                <m:rPr>
                  <m:sty m:val="p"/>
                </m:rPr>
                <m:t>.</m:t>
              </m:r>
              <m:r>
                <m:t>&amp;</m:t>
              </m:r>
              <m:r>
                <m:t>&amp;</m:t>
              </m:r>
              <m:r>
                <m:rPr>
                  <m:nor/>
                  <m:sty m:val="p"/>
                </m:rPr>
                <m:t>(add entrywise)</m:t>
              </m:r>
            </m:e>
          </m:eqArr>
        </m:oMath>
      </m:oMathPara>
    </w:p>
    <w:p>
      <w:pPr>
        <w:pStyle w:val="FirstParagraph"/>
      </w:pPr>
      <w:del w:id="27310" w:author="PR Preview" w:date="2026-01-01T00:00:00Z">
        <w:r>
          <w:rPr>
            <w:b/>
            <w:bCs/>
          </w:rPr>
          <w:delText xml:space="preserve">Part 2, by</w:delText>
        </w:r>
      </w:del>
      <w:del w:id="27311" w:author="PR Preview" w:date="2026-01-01T00:00:00Z">
        <w:r>
          <w:rPr>
            <w:b/>
            <w:bCs/>
          </w:rPr>
          <w:delText xml:space="preserve"> </w:delText>
        </w:r>
      </w:del>
      <w:hyperlink r:id="rId142">
        <w:del w:id="27312" w:author="PR Preview" w:date="2026-01-01T00:00:00Z">
          <w:r>
            <w:rPr>
              <w:rStyle w:val="Hyperlink"/>
              <w:b/>
              <w:bCs/>
            </w:rPr>
            <w:delText xml:space="preserve">induction</w:delText>
          </w:r>
        </w:del>
      </w:hyperlink>
      <w:del w:id="27313" w:author="PR Preview" w:date="2026-01-01T00:00:00Z">
        <w:r>
          <w:rPr>
            <w:b/>
            <w:bCs/>
          </w:rPr>
          <w:delText xml:space="preserve"> </w:delText>
        </w:r>
      </w:del>
      <w:del w:id="27314" w:author="PR Preview" w:date="2026-01-01T00:00:00Z">
        <w:r>
          <w:rPr>
            <w:b/>
            <w:bCs/>
          </w:rPr>
          <w:delText xml:space="preserve">on</w:delText>
        </w:r>
      </w:del>
      <w:del w:id="27315" w:author="PR Preview" w:date="2026-01-01T00:00:00Z">
        <w:r>
          <w:rPr>
            <w:b/>
            <w:bCs/>
          </w:rPr>
          <w:delText xml:space="preserve"> </w:delText>
        </w:r>
      </w:del>
      <m:oMath>
        <m:r>
          <m:t>k</m:t>
        </m:r>
      </m:oMath>
      <w:del w:id="27316" w:author="PR Preview" w:date="2026-01-01T00:00:00Z">
        <w:r>
          <w:rPr>
            <w:b/>
            <w:bCs/>
          </w:rPr>
          <w:delText xml:space="preserve">.</w:delText>
        </w:r>
      </w:del>
      <w:del w:id="27317" w:author="PR Preview" w:date="2026-01-01T00:00:00Z">
        <w:r>
          <w:delText xml:space="preserve"> </w:delText>
        </w:r>
      </w:del>
      <w:del w:id="27318" w:author="PR Preview" w:date="2026-01-01T00:00:00Z">
        <w:r>
          <w:delText xml:space="preserve">For</w:delText>
        </w:r>
      </w:del>
      <w:del w:id="27319" w:author="PR Preview" w:date="2026-01-01T00:00:00Z">
        <w:r>
          <w:delText xml:space="preserve"> </w:delText>
        </w:r>
      </w:del>
      <m:oMath>
        <m:r>
          <m:t>k</m:t>
        </m:r>
        <m:r>
          <m:rPr>
            <m:sty m:val="p"/>
          </m:rPr>
          <m:t>=</m:t>
        </m:r>
        <m:r>
          <m:t>1</m:t>
        </m:r>
      </m:oMath>
      <w:del w:id="27320" w:author="PR Preview" w:date="2026-01-01T00:00:00Z">
        <w:r>
          <w:delText xml:space="preserve"> </w:delText>
        </w:r>
      </w:del>
      <w:del w:id="27321" w:author="PR Preview" w:date="2026-01-01T00:00:00Z">
        <w:r>
          <w:delText xml:space="preserve">it is the assumption.</w:delText>
        </w:r>
      </w:del>
      <w:del w:id="27322" w:author="PR Preview" w:date="2026-01-01T00:00:00Z">
        <w:r>
          <w:delText xml:space="preserve"> </w:delText>
        </w:r>
      </w:del>
      <w:del w:id="27323" w:author="PR Preview" w:date="2026-01-01T00:00:00Z">
        <w:r>
          <w:delText xml:space="preserve">If</w:delText>
        </w:r>
      </w:del>
      <w:del w:id="27324" w:author="PR Preview" w:date="2026-01-01T00:00:00Z">
        <w:r>
          <w:delText xml:space="preserve"> </w:delText>
        </w:r>
      </w:del>
      <m:oMath>
        <m:sSup>
          <m:e>
            <m:r>
              <m:rPr>
                <m:sty m:val="bi"/>
              </m:rPr>
              <m:t>A</m:t>
            </m:r>
          </m:e>
          <m:sup>
            <m:r>
              <m:t>k</m:t>
            </m:r>
            <m:r>
              <m:rPr>
                <m:sty m:val="p"/>
              </m:rPr>
              <m:t>−</m:t>
            </m:r>
            <m:r>
              <m:t>1</m:t>
            </m:r>
          </m:sup>
        </m:sSup>
        <m:limLow>
          <m:e>
            <m:r>
              <m:t>v</m:t>
            </m:r>
          </m:e>
          <m:lim>
            <m:r>
              <m:rPr>
                <m:sty m:val="p"/>
              </m:rPr>
              <m:t>∼</m:t>
            </m:r>
          </m:lim>
        </m:limLow>
        <m:r>
          <m:rPr>
            <m:sty m:val="p"/>
          </m:rPr>
          <m:t>=</m:t>
        </m:r>
        <m:sSup>
          <m:e>
            <m:r>
              <m:t>λ</m:t>
            </m:r>
          </m:e>
          <m:sup>
            <m:r>
              <m:t>k</m:t>
            </m:r>
            <m:r>
              <m:rPr>
                <m:sty m:val="p"/>
              </m:rPr>
              <m:t>−</m:t>
            </m:r>
            <m:r>
              <m:t>1</m:t>
            </m:r>
          </m:sup>
        </m:sSup>
        <m:limLow>
          <m:e>
            <m:r>
              <m:t>v</m:t>
            </m:r>
          </m:e>
          <m:lim>
            <m:r>
              <m:rPr>
                <m:sty m:val="p"/>
              </m:rPr>
              <m:t>∼</m:t>
            </m:r>
          </m:lim>
        </m:limLow>
      </m:oMath>
      <w:del w:id="27325" w:author="PR Preview" w:date="2026-01-01T00:00:00Z">
        <w:r>
          <w:delText xml:space="preserve">, then</w:delText>
        </w:r>
      </w:del>
    </w:p>
    <w:p>
      <w:pPr>
        <w:pStyle w:val="BodyText"/>
      </w:pPr>
      <m:oMathPara>
        <m:oMathParaPr>
          <m:jc m:val="center"/>
        </m:oMathParaPr>
        <m:oMath>
          <m:eqArr>
            <m:e>
              <m:sSup>
                <m:e>
                  <m:r>
                    <m:rPr>
                      <m:sty m:val="bi"/>
                    </m:rPr>
                    <m:t>A</m:t>
                  </m:r>
                </m:e>
                <m:sup>
                  <m:r>
                    <m:t>k</m:t>
                  </m:r>
                </m:sup>
              </m:sSup>
              <m:limLow>
                <m:e>
                  <m:r>
                    <m:t>v</m:t>
                  </m:r>
                </m:e>
                <m:lim>
                  <m:r>
                    <m:rPr>
                      <m:sty m:val="p"/>
                    </m:rPr>
                    <m:t>∼</m:t>
                  </m:r>
                </m:lim>
              </m:limLow>
              <m:r>
                <m:t>&amp;</m:t>
              </m:r>
              <m:r>
                <m:rPr>
                  <m:sty m:val="p"/>
                </m:rPr>
                <m:t>=</m:t>
              </m:r>
              <m:r>
                <m:rPr>
                  <m:sty m:val="bi"/>
                </m:rPr>
                <m:t>A</m:t>
              </m:r>
              <m:r>
                <m:t> </m:t>
              </m:r>
              <m:r>
                <m:rPr>
                  <m:sty m:val="p"/>
                </m:rPr>
                <m:t>(</m:t>
              </m:r>
              <m:sSup>
                <m:e>
                  <m:r>
                    <m:rPr>
                      <m:sty m:val="bi"/>
                    </m:rPr>
                    <m:t>A</m:t>
                  </m:r>
                </m:e>
                <m:sup>
                  <m:r>
                    <m:t>k</m:t>
                  </m:r>
                  <m:r>
                    <m:rPr>
                      <m:sty m:val="p"/>
                    </m:rPr>
                    <m:t>−</m:t>
                  </m:r>
                  <m:r>
                    <m:t>1</m:t>
                  </m:r>
                </m:sup>
              </m:sSup>
              <m:limLow>
                <m:e>
                  <m:r>
                    <m:t>v</m:t>
                  </m:r>
                </m:e>
                <m:lim>
                  <m:r>
                    <m:rPr>
                      <m:sty m:val="p"/>
                    </m:rPr>
                    <m:t>∼</m:t>
                  </m:r>
                </m:lim>
              </m:limLow>
              <m:r>
                <m:rPr>
                  <m:sty m:val="p"/>
                </m:rPr>
                <m:t>)</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A</m:t>
              </m:r>
              <m:r>
                <m:t> </m:t>
              </m:r>
              <m:r>
                <m:rPr>
                  <m:sty m:val="p"/>
                </m:rPr>
                <m:t>(</m:t>
              </m:r>
              <m:sSup>
                <m:e>
                  <m:r>
                    <m:t>λ</m:t>
                  </m:r>
                </m:e>
                <m:sup>
                  <m:r>
                    <m:t>k</m:t>
                  </m:r>
                  <m:r>
                    <m:rPr>
                      <m:sty m:val="p"/>
                    </m:rPr>
                    <m:t>−</m:t>
                  </m:r>
                  <m:r>
                    <m:t>1</m:t>
                  </m:r>
                </m:sup>
              </m:sSup>
              <m:limLow>
                <m:e>
                  <m:r>
                    <m:t>v</m:t>
                  </m:r>
                </m:e>
                <m:lim>
                  <m:r>
                    <m:rPr>
                      <m:sty m:val="p"/>
                    </m:rPr>
                    <m:t>∼</m:t>
                  </m:r>
                </m:lim>
              </m:limLow>
              <m:r>
                <m:rPr>
                  <m:sty m:val="p"/>
                </m:rPr>
                <m:t>)</m:t>
              </m:r>
              <m:r>
                <m:t>&amp;</m:t>
              </m:r>
              <m:r>
                <m:t>&amp;</m:t>
              </m:r>
              <m:r>
                <m:rPr>
                  <m:nor/>
                  <m:sty m:val="p"/>
                </m:rPr>
                <m:t>(induction hypothesis)</m:t>
              </m:r>
            </m:e>
            <m:e>
              <m:r>
                <m:t>&amp;</m:t>
              </m:r>
              <m:r>
                <m:rPr>
                  <m:sty m:val="p"/>
                </m:rPr>
                <m:t>=</m:t>
              </m:r>
              <m:sSup>
                <m:e>
                  <m:r>
                    <m:t>λ</m:t>
                  </m:r>
                </m:e>
                <m:sup>
                  <m:r>
                    <m:t>k</m:t>
                  </m:r>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93</m:t>
              </m:r>
              <m:r>
                <m:rPr>
                  <m:nor/>
                  <m:sty m:val="p"/>
                </m:rPr>
                <m:t>)</m:t>
              </m:r>
            </m:e>
            <m:e>
              <m:r>
                <m:t>&amp;</m:t>
              </m:r>
              <m:r>
                <m:rPr>
                  <m:sty m:val="p"/>
                </m:rPr>
                <m:t>=</m:t>
              </m:r>
              <m:sSup>
                <m:e>
                  <m:r>
                    <m:t>λ</m:t>
                  </m:r>
                </m:e>
                <m:sup>
                  <m:r>
                    <m:t>k</m:t>
                  </m:r>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sSup>
                <m:e>
                  <m:r>
                    <m:t>λ</m:t>
                  </m:r>
                </m:e>
                <m:sup>
                  <m:r>
                    <m:t>k</m:t>
                  </m:r>
                </m:sup>
              </m:sSup>
              <m:limLow>
                <m:e>
                  <m:r>
                    <m:t>v</m:t>
                  </m:r>
                </m:e>
                <m:lim>
                  <m:r>
                    <m:rPr>
                      <m:sty m:val="p"/>
                    </m:rPr>
                    <m:t>∼</m:t>
                  </m:r>
                </m:lim>
              </m:limLow>
              <m:r>
                <m:rPr>
                  <m:sty m:val="p"/>
                </m:rPr>
                <m:t>.</m:t>
              </m:r>
              <m:r>
                <m:t>&amp;</m:t>
              </m:r>
              <m:r>
                <m:t>&amp;</m:t>
              </m:r>
              <m:r>
                <m:rPr>
                  <m:nor/>
                  <m:sty m:val="p"/>
                </m:rPr>
                <m:t>(multiply the numbers)</m:t>
              </m:r>
            </m:e>
          </m:eqArr>
        </m:oMath>
      </m:oMathPara>
    </w:p>
    <w:p>
      <w:pPr>
        <w:pStyle w:val="FirstParagraph"/>
      </w:pPr>
      <w:del w:id="27326" w:author="PR Preview" w:date="2026-01-01T00:00:00Z">
        <w:r>
          <w:delText xml:space="preserve">In both parts</w:delText>
        </w:r>
      </w:del>
      <w:del w:id="27327"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328" w:author="PR Preview" w:date="2026-01-01T00:00:00Z">
        <w:r>
          <w:delText xml:space="preserve">, so</w:delText>
        </w:r>
      </w:del>
      <w:del w:id="27329" w:author="PR Preview" w:date="2026-01-01T00:00:00Z">
        <w:r>
          <w:delText xml:space="preserve"> </w:delText>
        </w:r>
      </w:del>
      <m:oMath>
        <m:limLow>
          <m:e>
            <m:r>
              <m:t>v</m:t>
            </m:r>
          </m:e>
          <m:lim>
            <m:r>
              <m:rPr>
                <m:sty m:val="p"/>
              </m:rPr>
              <m:t>∼</m:t>
            </m:r>
          </m:lim>
        </m:limLow>
      </m:oMath>
      <w:del w:id="27330" w:author="PR Preview" w:date="2026-01-01T00:00:00Z">
        <w:r>
          <w:delText xml:space="preserve"> </w:delText>
        </w:r>
      </w:del>
      <w:del w:id="27331" w:author="PR Preview" w:date="2026-01-01T00:00:00Z">
        <w:r>
          <w:delText xml:space="preserve">is an eigenvector.</w:delText>
        </w:r>
      </w:del>
    </w:p>
    <w:p>
      <w:pPr>
        <w:pStyle w:val="BodyText"/>
      </w:pPr>
      <w:ins w:id="27332" w:author="PR Preview" w:date="2026-01-01T00:00:00Z">
        <w:r>
          <w:t xml:space="preserve">$$
    \begin{aligned}
    (\mathbf{A} + s\,\mathbf{I}_p)\,\mathord{\smash[b]{\underset{\raise.3ex\hbox{$\scriptstyle\sim$}}{v}}\vphantom{v}}
    &amp;= \mathbf{A} \mathord{\smash[b]{\underset{\raise.3ex\hbox{$\scriptstyle\sim$}}{v}}\vphantom{v}} + (s\,\mathbf{I}_p)\,\mathord{\smash[b]{\underset{\raise.3ex\hbox{$\scriptstyle\sim$}}{v}}\vphantom{v}}
    &amp;&amp; \text{(}\text{Theorem~9}\text{)}
    \\
    &amp;= \mathbf{A} \mathord{\smash[b]{\underset{\raise.3ex\hbox{$\scriptstyle\sim$}}{v}}\vphantom{v}} + s\,(\mathbf{I}_p \mathord{\smash[b]{\underset{\raise.3ex\hbox{$\scriptstyle\sim$}}{v}}\vphantom{v}})
    &amp;&amp; \text{(}\text{Theorem~93}\text{)}
    \\
    &amp;= \lambda\mathord{\smash[b]{\underset{\raise.3ex\hbox{$\scriptstyle\sim$}}{v}}\vphantom{v}} + s\,(\mathbf{I}_p \mathord{\smash[b]{\underset{\raise.3ex\hbox{$\scriptstyle\sim$}}{v}}\vphantom{v}})
    &amp;&amp; \text{(eigenvector)}
    \\
    &amp;= \lambda\mathord{\smash[b]{\underset{\raise.3ex\hbox{$\scriptstyle\sim$}}{v}}\vphantom{v}} + s \mathord{\smash[b]{\underset{\raise.3ex\hbox{$\scriptstyle\sim$}}{v}}\vphantom{v}}
    &amp;&amp; \text{(}\text{Theorem~10}\text{)}
    \\
    &amp;= (\lambda+ s)\,\mathord{\smash[b]{\underset{\raise.3ex\hbox{$\scriptstyle\sim$}}{v}}\vphantom{v}}.
    &amp;&amp; \text{(add entrywise)}
    \end{aligned}
    $$</w:t>
        </w:r>
      </w:ins>
    </w:p>
    <w:p>
      <w:pPr>
        <w:pStyle w:val="FirstParagraph"/>
      </w:pPr>
      <w:ins w:id="27333" w:author="PR Preview" w:date="2026-01-01T00:00:00Z">
        <w:r>
          <w:rPr>
            <w:b/>
            <w:bCs/>
          </w:rPr>
          <w:t xml:space="preserve">Part 2, by</w:t>
        </w:r>
      </w:ins>
      <w:ins w:id="27334" w:author="PR Preview" w:date="2026-01-01T00:00:00Z">
        <w:r>
          <w:rPr>
            <w:b/>
            <w:bCs/>
          </w:rPr>
          <w:t xml:space="preserve"> </w:t>
        </w:r>
      </w:ins>
      <w:hyperlink r:id="rId142">
        <w:ins w:id="27335" w:author="PR Preview" w:date="2026-01-01T00:00:00Z">
          <w:r>
            <w:rPr>
              <w:rStyle w:val="Hyperlink"/>
              <w:b/>
              <w:bCs/>
            </w:rPr>
            <w:t xml:space="preserve">induction</w:t>
          </w:r>
        </w:ins>
      </w:hyperlink>
      <w:ins w:id="27336" w:author="PR Preview" w:date="2026-01-01T00:00:00Z">
        <w:r>
          <w:rPr>
            <w:b/>
            <w:bCs/>
          </w:rPr>
          <w:t xml:space="preserve"> </w:t>
        </w:r>
      </w:ins>
      <w:ins w:id="27337" w:author="PR Preview" w:date="2026-01-01T00:00:00Z">
        <w:r>
          <w:rPr>
            <w:b/>
            <w:bCs/>
          </w:rPr>
          <w:t xml:space="preserve">on</w:t>
        </w:r>
      </w:ins>
      <w:ins w:id="27338" w:author="PR Preview" w:date="2026-01-01T00:00:00Z">
        <w:r>
          <w:rPr>
            <w:b/>
            <w:bCs/>
          </w:rPr>
          <w:t xml:space="preserve"> </w:t>
        </w:r>
      </w:ins>
      <m:oMath>
        <m:r>
          <m:t>k</m:t>
        </m:r>
      </m:oMath>
      <w:ins w:id="27339" w:author="PR Preview" w:date="2026-01-01T00:00:00Z">
        <w:r>
          <w:rPr>
            <w:b/>
            <w:bCs/>
          </w:rPr>
          <w:t xml:space="preserve">.</w:t>
        </w:r>
      </w:ins>
      <w:ins w:id="27340" w:author="PR Preview" w:date="2026-01-01T00:00:00Z">
        <w:r>
          <w:t xml:space="preserve"> </w:t>
        </w:r>
      </w:ins>
      <w:ins w:id="27341" w:author="PR Preview" w:date="2026-01-01T00:00:00Z">
        <w:r>
          <w:t xml:space="preserve">For</w:t>
        </w:r>
      </w:ins>
      <w:ins w:id="27342" w:author="PR Preview" w:date="2026-01-01T00:00:00Z">
        <w:r>
          <w:t xml:space="preserve"> </w:t>
        </w:r>
      </w:ins>
      <m:oMath>
        <m:r>
          <m:t>k</m:t>
        </m:r>
        <m:r>
          <m:rPr>
            <m:sty m:val="p"/>
          </m:rPr>
          <m:t>=</m:t>
        </m:r>
        <m:r>
          <m:t>1</m:t>
        </m:r>
      </m:oMath>
      <w:ins w:id="27343" w:author="PR Preview" w:date="2026-01-01T00:00:00Z">
        <w:r>
          <w:t xml:space="preserve"> </w:t>
        </w:r>
      </w:ins>
      <w:ins w:id="27344" w:author="PR Preview" w:date="2026-01-01T00:00:00Z">
        <w:r>
          <w:t xml:space="preserve">it is the assumption.</w:t>
        </w:r>
      </w:ins>
      <w:ins w:id="27345" w:author="PR Preview" w:date="2026-01-01T00:00:00Z">
        <w:r>
          <w:t xml:space="preserve"> </w:t>
        </w:r>
      </w:ins>
      <w:ins w:id="27346" w:author="PR Preview" w:date="2026-01-01T00:00:00Z">
        <w:r>
          <w:t xml:space="preserve">If</w:t>
        </w:r>
      </w:ins>
      <w:ins w:id="27347" w:author="PR Preview" w:date="2026-01-01T00:00:00Z">
        <w:r>
          <w:t xml:space="preserve"> </w:t>
        </w:r>
      </w:ins>
      <w:ins w:id="27348" w:author="PR Preview" w:date="2026-01-01T00:00:00Z">
        <w:r>
          <w:t xml:space="preserve">$\mathbf{A}^{k-1} \mathord{\smash[b]{\underset{\raise.3ex\hbox{$\scriptstyle\sim$}}{v}}\vphantom{v}} = \lambda^{k-1} \mathord{\smash[b]{\underset{\raise.3ex\hbox{$\scriptstyle\sim$}}{v}}\vphantom{v}}$</w:t>
        </w:r>
      </w:ins>
      <w:ins w:id="27349" w:author="PR Preview" w:date="2026-01-01T00:00:00Z">
        <w:r>
          <w:t xml:space="preserve">, then</w:t>
        </w:r>
      </w:ins>
    </w:p>
    <w:p>
      <w:pPr>
        <w:pStyle w:val="BodyText"/>
      </w:pPr>
      <w:ins w:id="27350" w:author="PR Preview" w:date="2026-01-01T00:00:00Z">
        <w:r>
          <w:t xml:space="preserve">$$
    \begin{aligned}
    \mathbf{A}^k \mathord{\smash[b]{\underset{\raise.3ex\hbox{$\scriptstyle\sim$}}{v}}\vphantom{v}}
    &amp;= \mathbf{A}\,(\mathbf{A}^{k-1} \mathord{\smash[b]{\underset{\raise.3ex\hbox{$\scriptstyle\sim$}}{v}}\vphantom{v}})
    &amp;&amp; \text{(}\text{Definition~81}\text{, }\text{Theorem~8}\text{)}
    \\
    &amp;= \mathbf{A}\,(\lambda^{k-1} \mathord{\smash[b]{\underset{\raise.3ex\hbox{$\scriptstyle\sim$}}{v}}\vphantom{v}})
    &amp;&amp; \text{(induction hypothesis)}
    \\
    &amp;= \lambda^{k-1}\,(\mathbf{A} \mathord{\smash[b]{\underset{\raise.3ex\hbox{$\scriptstyle\sim$}}{v}}\vphantom{v}})
    &amp;&amp; \text{(}\text{Theorem~93}\text{)}
    \\
    &amp;= \lambda^{k-1}\,(\lambda\mathord{\smash[b]{\underset{\raise.3ex\hbox{$\scriptstyle\sim$}}{v}}\vphantom{v}})
    &amp;&amp; \text{(eigenvector)}
    \\
    &amp;= \lambda^k \mathord{\smash[b]{\underset{\raise.3ex\hbox{$\scriptstyle\sim$}}{v}}\vphantom{v}}.
    &amp;&amp; \text{(multiply the numbers)}
    \end{aligned}
    $$</w:t>
        </w:r>
      </w:ins>
    </w:p>
    <w:p>
      <w:pPr>
        <w:pStyle w:val="FirstParagraph"/>
      </w:pPr>
      <w:ins w:id="27351" w:author="PR Preview" w:date="2026-01-01T00:00:00Z">
        <w:r>
          <w:t xml:space="preserve">In both parts</w:t>
        </w:r>
      </w:ins>
      <w:ins w:id="27352" w:author="PR Preview" w:date="2026-01-01T00:00:00Z">
        <w:r>
          <w:t xml:space="preserve"> </w:t>
        </w:r>
      </w:ins>
      <w:ins w:id="27353" w:author="PR Preview" w:date="2026-01-01T00:00:00Z">
        <w:r>
          <w:t xml:space="preserve">$\mathord{\smash[b]{\underset{\raise.3ex\hbox{$\scriptstyle\sim$}}{v}}\vphantom{v}} \ne \mathord{\smash[b]{\underset{\raise.3ex\hbox{$\scriptstyle\sim$}}{0}}\vphantom{0}}$</w:t>
        </w:r>
      </w:ins>
      <w:ins w:id="27354" w:author="PR Preview" w:date="2026-01-01T00:00:00Z">
        <w:r>
          <w:t xml:space="preserve">, so</w:t>
        </w:r>
      </w:ins>
      <w:ins w:id="27355" w:author="PR Preview" w:date="2026-01-01T00:00:00Z">
        <w:r>
          <w:t xml:space="preserve"> </w:t>
        </w:r>
      </w:ins>
      <w:ins w:id="27356" w:author="PR Preview" w:date="2026-01-01T00:00:00Z">
        <w:r>
          <w:t xml:space="preserve">$\mathord{\smash[b]{\underset{\raise.3ex\hbox{$\scriptstyle\sim$}}{v}}\vphantom{v}}$</w:t>
        </w:r>
      </w:ins>
      <w:ins w:id="27357" w:author="PR Preview" w:date="2026-01-01T00:00:00Z">
        <w:r>
          <w:t xml:space="preserve"> </w:t>
        </w:r>
      </w:ins>
      <w:ins w:id="27358" w:author="PR Preview" w:date="2026-01-01T00:00:00Z">
        <w:r>
          <w:t xml:space="preserve">is an eigenvector.</w:t>
        </w:r>
      </w:ins>
    </w:p>
    <w:bookmarkStart w:id="625" w:name="exm-eigen-shift-power"/>
    <w:p>
      <w:pPr>
        <w:pStyle w:val="BodyText"/>
      </w:pPr>
      <w:r>
        <w:rPr>
          <w:b/>
          <w:bCs/>
        </w:rPr>
        <w:t xml:space="preserve">Example 196 (Shifting and squaring)</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with eigenvector</w:t>
      </w:r>
      <w:r>
        <w:t xml:space="preserve"> </w:t>
      </w:r>
      <m:oMath>
        <m:r>
          <m:rPr>
            <m:sty m:val="p"/>
          </m:rPr>
          <m:t>(</m:t>
        </m:r>
        <m:r>
          <m:t>1</m:t>
        </m:r>
        <m:r>
          <m:rPr>
            <m:sty m:val="p"/>
          </m:rPr>
          <m:t>,</m:t>
        </m:r>
        <m:r>
          <m:t>1</m:t>
        </m:r>
        <m:r>
          <m:rPr>
            <m:sty m:val="p"/>
          </m:rPr>
          <m:t>)</m:t>
        </m:r>
      </m:oMath>
      <w:r>
        <w:t xml:space="preserve"> </w:t>
      </w:r>
      <w:r>
        <w:t xml:space="preserve">for</w:t>
      </w:r>
      <w:r>
        <w:t xml:space="preserve"> </w:t>
      </w:r>
      <m:oMath>
        <m:r>
          <m:t>3</m:t>
        </m:r>
      </m:oMath>
      <w:r>
        <w:t xml:space="preserve"> </w:t>
      </w:r>
      <w:r>
        <w:t xml:space="preserve">(</w:t>
      </w:r>
      <w:hyperlink w:anchor="exm-eigenvalue">
        <w:r>
          <w:rPr>
            <w:rStyle w:val="Hyperlink"/>
          </w:rPr>
          <w:t xml:space="preserve">Example 144</w:t>
        </w:r>
      </w:hyperlink>
      <w:r>
        <w:t xml:space="preserve">):</w:t>
      </w:r>
    </w:p>
    <w:p>
      <w:pPr>
        <w:numPr>
          <w:ilvl w:val="0"/>
          <w:numId w:val="1098"/>
        </w:numPr>
      </w:pPr>
      <m:oMath>
        <m:r>
          <m:rPr>
            <m:sty m:val="bi"/>
          </m:rPr>
          <m:t>A</m:t>
        </m:r>
        <m:r>
          <m:rPr>
            <m:sty m:val="p"/>
          </m:rPr>
          <m:t>−</m:t>
        </m:r>
        <m:r>
          <m:t>2</m:t>
        </m:r>
        <m:r>
          <m:t> </m:t>
        </m:r>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r>
          <m:rPr>
            <m:sty m:val="p"/>
          </m:rPr>
          <m:t>=</m:t>
        </m:r>
        <m:r>
          <m:rPr>
            <m:sty m:val="p"/>
          </m:rPr>
          <m:t>(</m:t>
        </m:r>
        <m:r>
          <m:t>3</m:t>
        </m:r>
        <m:r>
          <m:rPr>
            <m:sty m:val="p"/>
          </m:rPr>
          <m:t>−</m:t>
        </m:r>
        <m:r>
          <m:t>2</m:t>
        </m:r>
        <m:r>
          <m:rPr>
            <m:sty m:val="p"/>
          </m:rPr>
          <m:t>)</m:t>
        </m:r>
        <m:r>
          <m:t> </m:t>
        </m:r>
        <m:r>
          <m:rPr>
            <m:sty m:val="p"/>
          </m:rPr>
          <m:t>(</m:t>
        </m:r>
        <m:r>
          <m:t>1</m:t>
        </m:r>
        <m:r>
          <m:rPr>
            <m:sty m:val="p"/>
          </m:rPr>
          <m:t>,</m:t>
        </m:r>
        <m:r>
          <m:t>1</m:t>
        </m:r>
        <m:r>
          <m:rPr>
            <m:sty m:val="p"/>
          </m:rPr>
          <m:t>)</m:t>
        </m:r>
      </m:oMath>
      <w:r>
        <w:t xml:space="preserve">;</w:t>
      </w:r>
    </w:p>
    <w:p>
      <w:pPr>
        <w:pStyle w:val="BodyText"/>
      </w:pPr>
      <m:oMathPara>
        <m:oMathParaPr>
          <m:jc m:val="center"/>
        </m:oMathParaPr>
        <m:oMath>
          <m:eqArr>
            <m:e>
              <m:sSup>
                <m:e>
                  <m:r>
                    <m:rPr>
                      <m:sty m:val="bi"/>
                    </m:rPr>
                    <m:t>A</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r>
                          <m:rPr>
                            <m:sty m:val="p"/>
                          </m:rPr>
                          <m:t>+</m:t>
                        </m:r>
                        <m:r>
                          <m:t>1</m:t>
                        </m:r>
                        <m:r>
                          <m:rPr>
                            <m:sty m:val="p"/>
                          </m:rPr>
                          <m:t>⋅</m:t>
                        </m:r>
                        <m:r>
                          <m:t>1</m:t>
                        </m:r>
                      </m:e>
                      <m:e>
                        <m:r>
                          <m:t>2</m:t>
                        </m:r>
                        <m:r>
                          <m:rPr>
                            <m:sty m:val="p"/>
                          </m:rPr>
                          <m:t>⋅</m:t>
                        </m:r>
                        <m:r>
                          <m:t>1</m:t>
                        </m:r>
                        <m:r>
                          <m:rPr>
                            <m:sty m:val="p"/>
                          </m:rPr>
                          <m:t>+</m:t>
                        </m:r>
                        <m:r>
                          <m:t>1</m:t>
                        </m:r>
                        <m:r>
                          <m:rPr>
                            <m:sty m:val="p"/>
                          </m:rPr>
                          <m:t>⋅</m:t>
                        </m:r>
                        <m:r>
                          <m:t>2</m:t>
                        </m:r>
                      </m:e>
                    </m:mr>
                    <m:mr>
                      <m:e>
                        <m:r>
                          <m:t>1</m:t>
                        </m:r>
                        <m:r>
                          <m:rPr>
                            <m:sty m:val="p"/>
                          </m:rPr>
                          <m:t>⋅</m:t>
                        </m:r>
                        <m:r>
                          <m:t>2</m:t>
                        </m:r>
                        <m:r>
                          <m:rPr>
                            <m:sty m:val="p"/>
                          </m:rPr>
                          <m:t>+</m:t>
                        </m:r>
                        <m:r>
                          <m:t>2</m:t>
                        </m:r>
                        <m:r>
                          <m:rPr>
                            <m:sty m:val="p"/>
                          </m:rPr>
                          <m:t>⋅</m:t>
                        </m:r>
                        <m:r>
                          <m:t>1</m:t>
                        </m:r>
                      </m:e>
                      <m:e>
                        <m:r>
                          <m:t>1</m:t>
                        </m:r>
                        <m:r>
                          <m:rPr>
                            <m:sty m:val="p"/>
                          </m:rPr>
                          <m:t>⋅</m:t>
                        </m:r>
                        <m:r>
                          <m:t>1</m:t>
                        </m:r>
                        <m:r>
                          <m:rPr>
                            <m:sty m:val="p"/>
                          </m:rPr>
                          <m:t>+</m:t>
                        </m:r>
                        <m:r>
                          <m:t>2</m:t>
                        </m:r>
                        <m:r>
                          <m:rPr>
                            <m:sty m:val="p"/>
                          </m:rPr>
                          <m:t>⋅</m:t>
                        </m:r>
                        <m:r>
                          <m:t>2</m:t>
                        </m: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e>
          </m:eqArr>
        </m:oMath>
      </m:oMathPara>
    </w:p>
    <w:p>
      <w:pPr>
        <w:pStyle w:val="Compact"/>
        <w:numPr>
          <w:ilvl w:val="1"/>
          <w:numId w:val="1047"/>
        </w:numPr>
      </w:pP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9</m:t>
        </m:r>
        <m:r>
          <m:rPr>
            <m:sty m:val="p"/>
          </m:rPr>
          <m:t>,</m:t>
        </m:r>
        <m:r>
          <m:t>9</m:t>
        </m:r>
        <m:r>
          <m:rPr>
            <m:sty m:val="p"/>
          </m:rPr>
          <m:t>)</m:t>
        </m:r>
        <m:r>
          <m:rPr>
            <m:sty m:val="p"/>
          </m:rPr>
          <m:t>=</m:t>
        </m:r>
        <m:sSup>
          <m:e>
            <m:r>
              <m:t>3</m:t>
            </m:r>
          </m:e>
          <m:sup>
            <m:r>
              <m:t>2</m:t>
            </m:r>
          </m:sup>
        </m:sSup>
        <m:r>
          <m:t> </m:t>
        </m:r>
        <m:r>
          <m:rPr>
            <m:sty m:val="p"/>
          </m:rPr>
          <m:t>(</m:t>
        </m:r>
        <m:r>
          <m:t>1</m:t>
        </m:r>
        <m:r>
          <m:rPr>
            <m:sty m:val="p"/>
          </m:rPr>
          <m:t>,</m:t>
        </m:r>
        <m:r>
          <m:t>1</m:t>
        </m:r>
        <m:r>
          <m:rPr>
            <m:sty m:val="p"/>
          </m:rPr>
          <m:t>)</m:t>
        </m:r>
      </m:oMath>
      <w:r>
        <w:t xml:space="preserve">.</w:t>
      </w:r>
    </w:p>
    <w:bookmarkEnd w:id="625"/>
    <w:bookmarkStart w:id="626" w:name="thm-eigen-triangular"/>
    <w:p>
      <w:pPr>
        <w:pStyle w:val="FirstParagraph"/>
      </w:pPr>
      <w:r>
        <w:rPr>
          <w:b/>
          <w:bCs/>
        </w:rPr>
        <w:t xml:space="preserve">Theorem 110 (The eigenvalues of an upper triangular matrix are its diagonal entries)</w:t>
      </w:r>
      <w:r>
        <w:t xml:space="preserve"> </w:t>
      </w:r>
      <w:r>
        <w:t xml:space="preserve">The eigenvalues (</w:t>
      </w:r>
      <w:hyperlink w:anchor="def-eigenvalue">
        <w:r>
          <w:rPr>
            <w:rStyle w:val="Hyperlink"/>
          </w:rPr>
          <w:t xml:space="preserve">Definition 95</w:t>
        </w:r>
      </w:hyperlink>
      <w:r>
        <w:t xml:space="preserve">) of an upper triangular</w:t>
      </w:r>
      <w:r>
        <w:t xml:space="preserve"> </w:t>
      </w:r>
      <m:oMath>
        <m:r>
          <m:t>p</m:t>
        </m:r>
        <m:r>
          <m:rPr>
            <m:sty m:val="p"/>
          </m:rPr>
          <m:t>×</m:t>
        </m:r>
        <m:r>
          <m:t>p</m:t>
        </m:r>
      </m:oMath>
      <w:r>
        <w:t xml:space="preserve"> </w:t>
      </w:r>
      <w:r>
        <w:t xml:space="preserve">matrix</w:t>
      </w:r>
      <w:r>
        <w:t xml:space="preserve"> </w:t>
      </w:r>
      <m:oMath>
        <m:r>
          <m:rPr>
            <m:sty m:val="bi"/>
          </m:rPr>
          <m:t>U</m:t>
        </m:r>
      </m:oMath>
      <w:r>
        <w:t xml:space="preserve"> </w:t>
      </w:r>
      <w:r>
        <w:t xml:space="preserve">(</w:t>
      </w:r>
      <w:hyperlink w:anchor="def-triangular-matrix">
        <w:r>
          <w:rPr>
            <w:rStyle w:val="Hyperlink"/>
          </w:rPr>
          <w:t xml:space="preserve">Definition 112</w:t>
        </w:r>
      </w:hyperlink>
      <w:r>
        <w:t xml:space="preserve">) are exactly its diagonal entries</w:t>
      </w:r>
      <w:r>
        <w:t xml:space="preserve"> </w:t>
      </w:r>
      <m:oMath>
        <m:sSub>
          <m:e>
            <m:r>
              <m:t>u</m:t>
            </m:r>
          </m:e>
          <m:sub>
            <m:r>
              <m:t>11</m:t>
            </m:r>
          </m:sub>
        </m:sSub>
        <m:r>
          <m:rPr>
            <m:sty m:val="p"/>
          </m:rPr>
          <m:t>,</m:t>
        </m:r>
        <m:r>
          <m:rPr>
            <m:sty m:val="p"/>
          </m:rPr>
          <m:t>…</m:t>
        </m:r>
        <m:r>
          <m:rPr>
            <m:sty m:val="p"/>
          </m:rPr>
          <m:t>,</m:t>
        </m:r>
        <m:sSub>
          <m:e>
            <m:r>
              <m:t>u</m:t>
            </m:r>
          </m:e>
          <m:sub>
            <m:r>
              <m:t>p</m:t>
            </m:r>
            <m:r>
              <m:t>p</m:t>
            </m:r>
          </m:sub>
        </m:sSub>
      </m:oMath>
      <w:r>
        <w:t xml:space="preserve">.</w:t>
      </w:r>
    </w:p>
    <w:bookmarkEnd w:id="626"/>
    <w:p>
      <w:pPr>
        <w:pStyle w:val="BodyText"/>
      </w:pPr>
      <w:r>
        <w:rPr>
          <w:i/>
          <w:iCs/>
        </w:rPr>
        <w:t xml:space="preserve">Proof</w:t>
      </w:r>
      <w:r>
        <w:t xml:space="preserve">. </w:t>
      </w:r>
      <m:oMath>
        <m:r>
          <m:rPr>
            <m:sty m:val="bi"/>
          </m:rPr>
          <m:t>U</m:t>
        </m:r>
        <m:r>
          <m:rPr>
            <m:sty m:val="p"/>
          </m:rPr>
          <m:t>−</m:t>
        </m:r>
        <m:r>
          <m:t>λ</m:t>
        </m:r>
        <m:r>
          <m:t> </m:t>
        </m:r>
        <m:sSub>
          <m:e>
            <m:r>
              <m:rPr>
                <m:sty m:val="bi"/>
              </m:rPr>
              <m:t>I</m:t>
            </m:r>
          </m:e>
          <m:sub>
            <m:r>
              <m:t>p</m:t>
            </m:r>
          </m:sub>
        </m:sSub>
      </m:oMath>
      <w:r>
        <w:t xml:space="preserve"> </w:t>
      </w:r>
      <w:r>
        <w:t xml:space="preserve">is upper triangular,</w:t>
      </w:r>
      <w:r>
        <w:t xml:space="preserve"> </w:t>
      </w:r>
      <w:r>
        <w:t xml:space="preserve">with diagonal entries</w:t>
      </w:r>
      <w:r>
        <w:t xml:space="preserve"> </w:t>
      </w:r>
      <m:oMath>
        <m:sSub>
          <m:e>
            <m:r>
              <m:t>u</m:t>
            </m:r>
          </m:e>
          <m:sub>
            <m:r>
              <m:t>i</m:t>
            </m:r>
            <m:r>
              <m:t>i</m:t>
            </m:r>
          </m:sub>
        </m:sSub>
        <m:r>
          <m:rPr>
            <m:sty m:val="p"/>
          </m:rPr>
          <m:t>−</m:t>
        </m:r>
        <m:r>
          <m:t>λ</m:t>
        </m:r>
      </m:oMath>
      <w:r>
        <w:t xml:space="preserve"> </w:t>
      </w:r>
      <w:r>
        <w:t xml:space="preserve">(</w:t>
      </w:r>
      <w:hyperlink w:anchor="def-identity-matrix">
        <w:r>
          <w:rPr>
            <w:rStyle w:val="Hyperlink"/>
          </w:rPr>
          <w:t xml:space="preserve">Definition 31</w:t>
        </w:r>
      </w:hyperlink>
      <w:r>
        <w:t xml:space="preserve">,</w:t>
      </w:r>
      <w:r>
        <w:t xml:space="preserve"> </w:t>
      </w:r>
      <w:hyperlink w:anchor="def-matrix-addition">
        <w:r>
          <w:rPr>
            <w:rStyle w:val="Hyperlink"/>
          </w:rPr>
          <w:t xml:space="preserve">Definition 24</w:t>
        </w:r>
      </w:hyperlink>
      <w:r>
        <w:t xml:space="preserve">).</w:t>
      </w:r>
    </w:p>
    <w:p>
      <w:pPr>
        <w:pStyle w:val="BodyText"/>
      </w:pPr>
      <w:del w:id="27359" w:author="PR Preview" w:date="2026-01-01T00:00:00Z">
        <w:r>
          <w:rPr>
            <w:b/>
            <w:bCs/>
          </w:rPr>
          <w:delText xml:space="preserve">If</w:delText>
        </w:r>
      </w:del>
      <w:del w:id="27360" w:author="PR Preview" w:date="2026-01-01T00:00:00Z">
        <w:r>
          <w:rPr>
            <w:b/>
            <w:bCs/>
          </w:rPr>
          <w:delText xml:space="preserve"> </w:delText>
        </w:r>
      </w:del>
      <m:oMath>
        <m:r>
          <m:t>λ</m:t>
        </m:r>
      </m:oMath>
      <w:del w:id="27361" w:author="PR Preview" w:date="2026-01-01T00:00:00Z">
        <w:r>
          <w:rPr>
            <w:b/>
            <w:bCs/>
          </w:rPr>
          <w:delText xml:space="preserve"> </w:delText>
        </w:r>
      </w:del>
      <w:del w:id="27362" w:author="PR Preview" w:date="2026-01-01T00:00:00Z">
        <w:r>
          <w:rPr>
            <w:b/>
            <w:bCs/>
          </w:rPr>
          <w:delText xml:space="preserve">is not a diagonal entry,</w:delText>
        </w:r>
      </w:del>
      <w:del w:id="27363" w:author="PR Preview" w:date="2026-01-01T00:00:00Z">
        <w:r>
          <w:delText xml:space="preserve"> </w:delText>
        </w:r>
      </w:del>
      <w:del w:id="27364" w:author="PR Preview" w:date="2026-01-01T00:00:00Z">
        <w:r>
          <w:delText xml:space="preserve">every</w:delText>
        </w:r>
      </w:del>
      <w:del w:id="27365" w:author="PR Preview" w:date="2026-01-01T00:00:00Z">
        <w:r>
          <w:delText xml:space="preserve"> </w:delText>
        </w:r>
      </w:del>
      <m:oMath>
        <m:sSub>
          <m:e>
            <m:r>
              <m:t>u</m:t>
            </m:r>
          </m:e>
          <m:sub>
            <m:r>
              <m:t>i</m:t>
            </m:r>
            <m:r>
              <m:t>i</m:t>
            </m:r>
          </m:sub>
        </m:sSub>
        <m:r>
          <m:rPr>
            <m:sty m:val="p"/>
          </m:rPr>
          <m:t>−</m:t>
        </m:r>
        <m:r>
          <m:t>λ</m:t>
        </m:r>
        <m:r>
          <m:rPr>
            <m:sty m:val="p"/>
          </m:rPr>
          <m:t>≠</m:t>
        </m:r>
        <m:r>
          <m:t>0</m:t>
        </m:r>
      </m:oMath>
      <w:del w:id="27366" w:author="PR Preview" w:date="2026-01-01T00:00:00Z">
        <w:r>
          <w:delText xml:space="preserve">, so</w:delText>
        </w:r>
      </w:del>
      <w:del w:id="27367" w:author="PR Preview" w:date="2026-01-01T00:00:00Z">
        <w:r>
          <w:delText xml:space="preserve"> </w:delText>
        </w:r>
      </w:del>
      <m:oMath>
        <m:r>
          <m:rPr>
            <m:sty m:val="p"/>
          </m:rPr>
          <m:t>(</m:t>
        </m:r>
        <m:r>
          <m:rPr>
            <m:sty m:val="bi"/>
          </m:rPr>
          <m:t>U</m:t>
        </m:r>
        <m:r>
          <m:rPr>
            <m:sty m:val="p"/>
          </m:rPr>
          <m:t>−</m:t>
        </m:r>
        <m:r>
          <m:t>λ</m:t>
        </m:r>
        <m:r>
          <m:t> </m:t>
        </m:r>
        <m:sSub>
          <m:e>
            <m:r>
              <m:rPr>
                <m:sty m:val="bi"/>
              </m:rPr>
              <m:t>I</m:t>
            </m:r>
          </m:e>
          <m:sub>
            <m:r>
              <m:t>p</m:t>
            </m:r>
          </m:sub>
        </m:sSub>
        <m:r>
          <m:rPr>
            <m:sty m:val="p"/>
          </m:rPr>
          <m:t>)</m:t>
        </m:r>
        <m:r>
          <m:t> </m:t>
        </m:r>
        <m:limLow>
          <m:e>
            <m:r>
              <m:t>v</m:t>
            </m:r>
          </m:e>
          <m:lim>
            <m:r>
              <m:rPr>
                <m:sty m:val="p"/>
              </m:rPr>
              <m:t>∼</m:t>
            </m:r>
          </m:lim>
        </m:limLow>
        <m:r>
          <m:rPr>
            <m:sty m:val="p"/>
          </m:rPr>
          <m:t>=</m:t>
        </m:r>
        <m:limLow>
          <m:e>
            <m:r>
              <m:t>0</m:t>
            </m:r>
          </m:e>
          <m:lim>
            <m:r>
              <m:rPr>
                <m:sty m:val="p"/>
              </m:rPr>
              <m:t>∼</m:t>
            </m:r>
          </m:lim>
        </m:limLow>
      </m:oMath>
      <w:del w:id="27368" w:author="PR Preview" w:date="2026-01-01T00:00:00Z">
        <w:r>
          <w:delText xml:space="preserve"> </w:delText>
        </w:r>
      </w:del>
      <w:del w:id="27369" w:author="PR Preview" w:date="2026-01-01T00:00:00Z">
        <w:r>
          <w:delText xml:space="preserve">has exactly one solution,</w:delText>
        </w:r>
      </w:del>
      <w:del w:id="27370"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371" w:author="PR Preview" w:date="2026-01-01T00:00:00Z">
        <w:r>
          <w:delText xml:space="preserve"> </w:delText>
        </w:r>
      </w:del>
      <w:del w:id="27372" w:author="PR Preview" w:date="2026-01-01T00:00:00Z">
        <w:r>
          <w:delText xml:space="preserve">(</w:delText>
        </w:r>
      </w:del>
      <w:hyperlink w:anchor="thm-back-substitution">
        <w:del w:id="27373" w:author="PR Preview" w:date="2026-01-01T00:00:00Z">
          <w:r>
            <w:rPr>
              <w:rStyle w:val="Hyperlink"/>
            </w:rPr>
            <w:delText xml:space="preserve">Theorem 102</w:delText>
          </w:r>
        </w:del>
      </w:hyperlink>
      <w:del w:id="27374" w:author="PR Preview" w:date="2026-01-01T00:00:00Z">
        <w:r>
          <w:delText xml:space="preserve">),</w:delText>
        </w:r>
      </w:del>
      <w:del w:id="27375" w:author="PR Preview" w:date="2026-01-01T00:00:00Z">
        <w:r>
          <w:delText xml:space="preserve"> </w:delText>
        </w:r>
      </w:del>
      <w:del w:id="27376" w:author="PR Preview" w:date="2026-01-01T00:00:00Z">
        <w:r>
          <w:delText xml:space="preserve">and</w:delText>
        </w:r>
      </w:del>
      <w:del w:id="27377" w:author="PR Preview" w:date="2026-01-01T00:00:00Z">
        <w:r>
          <w:delText xml:space="preserve"> </w:delText>
        </w:r>
      </w:del>
      <m:oMath>
        <m:r>
          <m:t>λ</m:t>
        </m:r>
      </m:oMath>
      <w:del w:id="27378" w:author="PR Preview" w:date="2026-01-01T00:00:00Z">
        <w:r>
          <w:delText xml:space="preserve"> </w:delText>
        </w:r>
      </w:del>
      <w:del w:id="27379" w:author="PR Preview" w:date="2026-01-01T00:00:00Z">
        <w:r>
          <w:delText xml:space="preserve">is not an eigenvalue (</w:delText>
        </w:r>
      </w:del>
      <w:hyperlink w:anchor="thm-eigenvalue-singular">
        <w:del w:id="27380" w:author="PR Preview" w:date="2026-01-01T00:00:00Z">
          <w:r>
            <w:rPr>
              <w:rStyle w:val="Hyperlink"/>
            </w:rPr>
            <w:delText xml:space="preserve">Theorem 108</w:delText>
          </w:r>
        </w:del>
      </w:hyperlink>
      <w:del w:id="27381" w:author="PR Preview" w:date="2026-01-01T00:00:00Z">
        <w:r>
          <w:delText xml:space="preserve">).</w:delText>
        </w:r>
      </w:del>
    </w:p>
    <w:p>
      <w:pPr>
        <w:pStyle w:val="BodyText"/>
      </w:pPr>
      <w:del w:id="27382" w:author="PR Preview" w:date="2026-01-01T00:00:00Z">
        <w:r>
          <w:rPr>
            <w:b/>
            <w:bCs/>
          </w:rPr>
          <w:delText xml:space="preserve">If</w:delText>
        </w:r>
      </w:del>
      <w:del w:id="27383" w:author="PR Preview" w:date="2026-01-01T00:00:00Z">
        <w:r>
          <w:rPr>
            <w:b/>
            <w:bCs/>
          </w:rPr>
          <w:delText xml:space="preserve"> </w:delText>
        </w:r>
      </w:del>
      <m:oMath>
        <m:r>
          <m:t>λ</m:t>
        </m:r>
      </m:oMath>
      <w:del w:id="27384" w:author="PR Preview" w:date="2026-01-01T00:00:00Z">
        <w:r>
          <w:rPr>
            <w:b/>
            <w:bCs/>
          </w:rPr>
          <w:delText xml:space="preserve"> </w:delText>
        </w:r>
      </w:del>
      <w:del w:id="27385" w:author="PR Preview" w:date="2026-01-01T00:00:00Z">
        <w:r>
          <w:rPr>
            <w:b/>
            <w:bCs/>
          </w:rPr>
          <w:delText xml:space="preserve">is a diagonal entry,</w:delText>
        </w:r>
      </w:del>
      <w:del w:id="27386" w:author="PR Preview" w:date="2026-01-01T00:00:00Z">
        <w:r>
          <w:delText xml:space="preserve"> </w:delText>
        </w:r>
      </w:del>
      <w:del w:id="27387" w:author="PR Preview" w:date="2026-01-01T00:00:00Z">
        <w:r>
          <w:delText xml:space="preserve">let</w:delText>
        </w:r>
      </w:del>
      <w:del w:id="27388" w:author="PR Preview" w:date="2026-01-01T00:00:00Z">
        <w:r>
          <w:delText xml:space="preserve"> </w:delText>
        </w:r>
      </w:del>
      <m:oMath>
        <m:r>
          <m:t>k</m:t>
        </m:r>
      </m:oMath>
      <w:del w:id="27389" w:author="PR Preview" w:date="2026-01-01T00:00:00Z">
        <w:r>
          <w:delText xml:space="preserve"> </w:delText>
        </w:r>
      </w:del>
      <w:del w:id="27390" w:author="PR Preview" w:date="2026-01-01T00:00:00Z">
        <w:r>
          <w:delText xml:space="preserve">be the smallest index with</w:delText>
        </w:r>
      </w:del>
      <w:del w:id="27391" w:author="PR Preview" w:date="2026-01-01T00:00:00Z">
        <w:r>
          <w:delText xml:space="preserve"> </w:delText>
        </w:r>
      </w:del>
      <m:oMath>
        <m:sSub>
          <m:e>
            <m:r>
              <m:t>u</m:t>
            </m:r>
          </m:e>
          <m:sub>
            <m:r>
              <m:t>k</m:t>
            </m:r>
            <m:r>
              <m:t>k</m:t>
            </m:r>
          </m:sub>
        </m:sSub>
        <m:r>
          <m:rPr>
            <m:sty m:val="p"/>
          </m:rPr>
          <m:t>=</m:t>
        </m:r>
        <m:r>
          <m:t>λ</m:t>
        </m:r>
      </m:oMath>
      <w:del w:id="27392" w:author="PR Preview" w:date="2026-01-01T00:00:00Z">
        <w:r>
          <w:delText xml:space="preserve">,</w:delText>
        </w:r>
      </w:del>
      <w:del w:id="27393" w:author="PR Preview" w:date="2026-01-01T00:00:00Z">
        <w:r>
          <w:delText xml:space="preserve"> </w:delText>
        </w:r>
      </w:del>
      <w:del w:id="27394" w:author="PR Preview" w:date="2026-01-01T00:00:00Z">
        <w:r>
          <w:delText xml:space="preserve">and write</w:delText>
        </w:r>
      </w:del>
      <w:del w:id="27395" w:author="PR Preview" w:date="2026-01-01T00:00:00Z">
        <w:r>
          <w:delText xml:space="preserve"> </w:delText>
        </w:r>
      </w:del>
      <m:oMath>
        <m:r>
          <m:rPr>
            <m:sty m:val="bi"/>
          </m:rPr>
          <m:t>M</m:t>
        </m:r>
        <m:r>
          <m:rPr>
            <m:sty m:val="p"/>
          </m:rPr>
          <m:t>=</m:t>
        </m:r>
        <m:r>
          <m:rPr>
            <m:sty m:val="bi"/>
          </m:rPr>
          <m:t>U</m:t>
        </m:r>
        <m:r>
          <m:rPr>
            <m:sty m:val="p"/>
          </m:rPr>
          <m:t>−</m:t>
        </m:r>
        <m:r>
          <m:t>λ</m:t>
        </m:r>
        <m:r>
          <m:t> </m:t>
        </m:r>
        <m:sSub>
          <m:e>
            <m:r>
              <m:rPr>
                <m:sty m:val="bi"/>
              </m:rPr>
              <m:t>I</m:t>
            </m:r>
          </m:e>
          <m:sub>
            <m:r>
              <m:t>p</m:t>
            </m:r>
          </m:sub>
        </m:sSub>
      </m:oMath>
      <w:del w:id="27396" w:author="PR Preview" w:date="2026-01-01T00:00:00Z">
        <w:r>
          <w:delText xml:space="preserve">, so</w:delText>
        </w:r>
      </w:del>
      <w:del w:id="27397" w:author="PR Preview" w:date="2026-01-01T00:00:00Z">
        <w:r>
          <w:delText xml:space="preserve"> </w:delText>
        </w:r>
      </w:del>
      <m:oMath>
        <m:sSub>
          <m:e>
            <m:r>
              <m:t>m</m:t>
            </m:r>
          </m:e>
          <m:sub>
            <m:r>
              <m:t>k</m:t>
            </m:r>
            <m:r>
              <m:t>k</m:t>
            </m:r>
          </m:sub>
        </m:sSub>
        <m:r>
          <m:rPr>
            <m:sty m:val="p"/>
          </m:rPr>
          <m:t>=</m:t>
        </m:r>
        <m:r>
          <m:t>0</m:t>
        </m:r>
      </m:oMath>
      <w:del w:id="27398" w:author="PR Preview" w:date="2026-01-01T00:00:00Z">
        <w:r>
          <w:delText xml:space="preserve"> </w:delText>
        </w:r>
      </w:del>
      <w:del w:id="27399" w:author="PR Preview" w:date="2026-01-01T00:00:00Z">
        <w:r>
          <w:delText xml:space="preserve">and</w:delText>
        </w:r>
      </w:del>
      <w:del w:id="27400" w:author="PR Preview" w:date="2026-01-01T00:00:00Z">
        <w:r>
          <w:delText xml:space="preserve"> </w:delText>
        </w:r>
      </w:del>
      <m:oMath>
        <m:sSub>
          <m:e>
            <m:r>
              <m:t>m</m:t>
            </m:r>
          </m:e>
          <m:sub>
            <m:r>
              <m:t>i</m:t>
            </m:r>
            <m:r>
              <m:t>i</m:t>
            </m:r>
          </m:sub>
        </m:sSub>
        <m:r>
          <m:rPr>
            <m:sty m:val="p"/>
          </m:rPr>
          <m:t>≠</m:t>
        </m:r>
        <m:r>
          <m:t>0</m:t>
        </m:r>
      </m:oMath>
      <w:del w:id="27401" w:author="PR Preview" w:date="2026-01-01T00:00:00Z">
        <w:r>
          <w:delText xml:space="preserve"> </w:delText>
        </w:r>
      </w:del>
      <w:del w:id="27402" w:author="PR Preview" w:date="2026-01-01T00:00:00Z">
        <w:r>
          <w:delText xml:space="preserve">for</w:delText>
        </w:r>
      </w:del>
      <w:del w:id="27403" w:author="PR Preview" w:date="2026-01-01T00:00:00Z">
        <w:r>
          <w:delText xml:space="preserve"> </w:delText>
        </w:r>
      </w:del>
      <m:oMath>
        <m:r>
          <m:t>i</m:t>
        </m:r>
        <m:r>
          <m:rPr>
            <m:sty m:val="p"/>
          </m:rPr>
          <m:t>&lt;</m:t>
        </m:r>
        <m:r>
          <m:t>k</m:t>
        </m:r>
      </m:oMath>
      <w:del w:id="27404" w:author="PR Preview" w:date="2026-01-01T00:00:00Z">
        <w:r>
          <w:delText xml:space="preserve">.</w:delText>
        </w:r>
      </w:del>
      <w:del w:id="27405" w:author="PR Preview" w:date="2026-01-01T00:00:00Z">
        <w:r>
          <w:delText xml:space="preserve"> </w:delText>
        </w:r>
      </w:del>
      <w:del w:id="27406" w:author="PR Preview" w:date="2026-01-01T00:00:00Z">
        <w:r>
          <w:delText xml:space="preserve">Look for</w:delText>
        </w:r>
      </w:del>
      <w:del w:id="27407" w:author="PR Preview" w:date="2026-01-01T00:00:00Z">
        <w:r>
          <w:delText xml:space="preserve"> </w:delText>
        </w:r>
      </w:del>
      <m:oMath>
        <m:limLow>
          <m:e>
            <m:r>
              <m:t>v</m:t>
            </m:r>
          </m:e>
          <m:lim>
            <m:r>
              <m:rPr>
                <m:sty m:val="p"/>
              </m:rPr>
              <m:t>∼</m:t>
            </m:r>
          </m:lim>
        </m:limLow>
      </m:oMath>
      <w:del w:id="27408" w:author="PR Preview" w:date="2026-01-01T00:00:00Z">
        <w:r>
          <w:delText xml:space="preserve"> </w:delText>
        </w:r>
      </w:del>
      <w:del w:id="27409" w:author="PR Preview" w:date="2026-01-01T00:00:00Z">
        <w:r>
          <w:delText xml:space="preserve">with</w:delText>
        </w:r>
      </w:del>
      <w:del w:id="27410" w:author="PR Preview" w:date="2026-01-01T00:00:00Z">
        <w:r>
          <w:delText xml:space="preserve"> </w:delText>
        </w:r>
      </w:del>
      <m:oMath>
        <m:sSub>
          <m:e>
            <m:r>
              <m:t>v</m:t>
            </m:r>
          </m:e>
          <m:sub>
            <m:r>
              <m:t>k</m:t>
            </m:r>
          </m:sub>
        </m:sSub>
        <m:r>
          <m:rPr>
            <m:sty m:val="p"/>
          </m:rPr>
          <m:t>=</m:t>
        </m:r>
        <m:r>
          <m:t>1</m:t>
        </m:r>
      </m:oMath>
      <w:del w:id="27411" w:author="PR Preview" w:date="2026-01-01T00:00:00Z">
        <w:r>
          <w:delText xml:space="preserve"> </w:delText>
        </w:r>
      </w:del>
      <w:del w:id="27412" w:author="PR Preview" w:date="2026-01-01T00:00:00Z">
        <w:r>
          <w:delText xml:space="preserve">and</w:delText>
        </w:r>
      </w:del>
      <w:del w:id="27413" w:author="PR Preview" w:date="2026-01-01T00:00:00Z">
        <w:r>
          <w:delText xml:space="preserve"> </w:delText>
        </w:r>
      </w:del>
      <m:oMath>
        <m:sSub>
          <m:e>
            <m:r>
              <m:t>v</m:t>
            </m:r>
          </m:e>
          <m:sub>
            <m:r>
              <m:t>j</m:t>
            </m:r>
          </m:sub>
        </m:sSub>
        <m:r>
          <m:rPr>
            <m:sty m:val="p"/>
          </m:rPr>
          <m:t>=</m:t>
        </m:r>
        <m:r>
          <m:t>0</m:t>
        </m:r>
      </m:oMath>
      <w:del w:id="27414" w:author="PR Preview" w:date="2026-01-01T00:00:00Z">
        <w:r>
          <w:delText xml:space="preserve"> </w:delText>
        </w:r>
      </w:del>
      <w:del w:id="27415" w:author="PR Preview" w:date="2026-01-01T00:00:00Z">
        <w:r>
          <w:delText xml:space="preserve">for</w:delText>
        </w:r>
      </w:del>
      <w:del w:id="27416" w:author="PR Preview" w:date="2026-01-01T00:00:00Z">
        <w:r>
          <w:delText xml:space="preserve"> </w:delText>
        </w:r>
      </w:del>
      <m:oMath>
        <m:r>
          <m:t>j</m:t>
        </m:r>
        <m:r>
          <m:rPr>
            <m:sty m:val="p"/>
          </m:rPr>
          <m:t>&gt;</m:t>
        </m:r>
        <m:r>
          <m:t>k</m:t>
        </m:r>
      </m:oMath>
      <w:del w:id="27417" w:author="PR Preview" w:date="2026-01-01T00:00:00Z">
        <w:r>
          <w:delText xml:space="preserve">.</w:delText>
        </w:r>
      </w:del>
      <w:del w:id="27418" w:author="PR Preview" w:date="2026-01-01T00:00:00Z">
        <w:r>
          <w:delText xml:space="preserve"> </w:delText>
        </w:r>
      </w:del>
      <w:del w:id="27419" w:author="PR Preview" w:date="2026-01-01T00:00:00Z">
        <w:r>
          <w:delText xml:space="preserve">Entry</w:delText>
        </w:r>
      </w:del>
      <w:del w:id="27420" w:author="PR Preview" w:date="2026-01-01T00:00:00Z">
        <w:r>
          <w:delText xml:space="preserve"> </w:delText>
        </w:r>
      </w:del>
      <m:oMath>
        <m:r>
          <m:t>i</m:t>
        </m:r>
      </m:oMath>
      <w:del w:id="27421" w:author="PR Preview" w:date="2026-01-01T00:00:00Z">
        <w:r>
          <w:delText xml:space="preserve"> </w:delText>
        </w:r>
      </w:del>
      <w:del w:id="27422" w:author="PR Preview" w:date="2026-01-01T00:00:00Z">
        <w:r>
          <w:delText xml:space="preserve">of</w:delText>
        </w:r>
      </w:del>
      <w:del w:id="27423" w:author="PR Preview" w:date="2026-01-01T00:00:00Z">
        <w:r>
          <w:delText xml:space="preserve"> </w:delText>
        </w:r>
      </w:del>
      <m:oMath>
        <m:r>
          <m:rPr>
            <m:sty m:val="bi"/>
          </m:rPr>
          <m:t>M</m:t>
        </m:r>
        <m:limLow>
          <m:e>
            <m:r>
              <m:t>v</m:t>
            </m:r>
          </m:e>
          <m:lim>
            <m:r>
              <m:rPr>
                <m:sty m:val="p"/>
              </m:rPr>
              <m:t>∼</m:t>
            </m:r>
          </m:lim>
        </m:limLow>
      </m:oMath>
      <w:del w:id="27424" w:author="PR Preview" w:date="2026-01-01T00:00:00Z">
        <w:r>
          <w:delText xml:space="preserve"> </w:delText>
        </w:r>
      </w:del>
      <w:del w:id="27425" w:author="PR Preview" w:date="2026-01-01T00:00:00Z">
        <w:r>
          <w:delText xml:space="preserve">is</w:delText>
        </w:r>
      </w:del>
    </w:p>
    <w:p>
      <w:pPr>
        <w:pStyle w:val="BodyText"/>
      </w:pPr>
      <w:ins w:id="27426" w:author="PR Preview" w:date="2026-01-01T00:00:00Z">
        <w:r>
          <w:rPr>
            <w:b/>
            <w:bCs/>
          </w:rPr>
          <w:t xml:space="preserve">If</w:t>
        </w:r>
      </w:ins>
      <w:ins w:id="27427" w:author="PR Preview" w:date="2026-01-01T00:00:00Z">
        <w:r>
          <w:rPr>
            <w:b/>
            <w:bCs/>
          </w:rPr>
          <w:t xml:space="preserve"> </w:t>
        </w:r>
      </w:ins>
      <m:oMath>
        <m:r>
          <m:t>λ</m:t>
        </m:r>
      </m:oMath>
      <w:ins w:id="27428" w:author="PR Preview" w:date="2026-01-01T00:00:00Z">
        <w:r>
          <w:rPr>
            <w:b/>
            <w:bCs/>
          </w:rPr>
          <w:t xml:space="preserve"> </w:t>
        </w:r>
      </w:ins>
      <w:ins w:id="27429" w:author="PR Preview" w:date="2026-01-01T00:00:00Z">
        <w:r>
          <w:rPr>
            <w:b/>
            <w:bCs/>
          </w:rPr>
          <w:t xml:space="preserve">is not a diagonal entry,</w:t>
        </w:r>
      </w:ins>
      <w:ins w:id="27430" w:author="PR Preview" w:date="2026-01-01T00:00:00Z">
        <w:r>
          <w:t xml:space="preserve"> </w:t>
        </w:r>
      </w:ins>
      <w:ins w:id="27431" w:author="PR Preview" w:date="2026-01-01T00:00:00Z">
        <w:r>
          <w:t xml:space="preserve">every</w:t>
        </w:r>
      </w:ins>
      <w:ins w:id="27432" w:author="PR Preview" w:date="2026-01-01T00:00:00Z">
        <w:r>
          <w:t xml:space="preserve"> </w:t>
        </w:r>
      </w:ins>
      <m:oMath>
        <m:sSub>
          <m:e>
            <m:r>
              <m:t>u</m:t>
            </m:r>
          </m:e>
          <m:sub>
            <m:r>
              <m:t>i</m:t>
            </m:r>
            <m:r>
              <m:t>i</m:t>
            </m:r>
          </m:sub>
        </m:sSub>
        <m:r>
          <m:rPr>
            <m:sty m:val="p"/>
          </m:rPr>
          <m:t>−</m:t>
        </m:r>
        <m:r>
          <m:t>λ</m:t>
        </m:r>
        <m:r>
          <m:rPr>
            <m:sty m:val="p"/>
          </m:rPr>
          <m:t>≠</m:t>
        </m:r>
        <m:r>
          <m:t>0</m:t>
        </m:r>
      </m:oMath>
      <w:ins w:id="27433" w:author="PR Preview" w:date="2026-01-01T00:00:00Z">
        <w:r>
          <w:t xml:space="preserve">, so</w:t>
        </w:r>
      </w:ins>
      <w:ins w:id="27434" w:author="PR Preview" w:date="2026-01-01T00:00:00Z">
        <w:r>
          <w:t xml:space="preserve"> </w:t>
        </w:r>
      </w:ins>
      <w:ins w:id="27435" w:author="PR Preview" w:date="2026-01-01T00:00:00Z">
        <w:r>
          <w:t xml:space="preserve">$(\mathbf{U} - \lambda\,\mathbf{I}_p)\,\mathord{\smash[b]{\underset{\raise.3ex\hbox{$\scriptstyle\sim$}}{v}}\vphantom{v}} = \mathord{\smash[b]{\underset{\raise.3ex\hbox{$\scriptstyle\sim$}}{0}}\vphantom{0}}$</w:t>
        </w:r>
      </w:ins>
      <w:ins w:id="27436" w:author="PR Preview" w:date="2026-01-01T00:00:00Z">
        <w:r>
          <w:t xml:space="preserve"> </w:t>
        </w:r>
      </w:ins>
      <w:ins w:id="27437" w:author="PR Preview" w:date="2026-01-01T00:00:00Z">
        <w:r>
          <w:t xml:space="preserve">has exactly one solution,</w:t>
        </w:r>
      </w:ins>
      <w:ins w:id="27438" w:author="PR Preview" w:date="2026-01-01T00:00:00Z">
        <w:r>
          <w:t xml:space="preserve"> </w:t>
        </w:r>
      </w:ins>
      <w:ins w:id="27439" w:author="PR Preview" w:date="2026-01-01T00:00:00Z">
        <w:r>
          <w:t xml:space="preserve">$\mathord{\smash[b]{\underset{\raise.3ex\hbox{$\scriptstyle\sim$}}{v}}\vphantom{v}} = \mathord{\smash[b]{\underset{\raise.3ex\hbox{$\scriptstyle\sim$}}{0}}\vphantom{0}}$</w:t>
        </w:r>
      </w:ins>
      <w:ins w:id="27440" w:author="PR Preview" w:date="2026-01-01T00:00:00Z">
        <w:r>
          <w:t xml:space="preserve"> </w:t>
        </w:r>
      </w:ins>
      <w:ins w:id="27441" w:author="PR Preview" w:date="2026-01-01T00:00:00Z">
        <w:r>
          <w:t xml:space="preserve">(</w:t>
        </w:r>
      </w:ins>
      <w:hyperlink w:anchor="thm-back-substitution">
        <w:ins w:id="27442" w:author="PR Preview" w:date="2026-01-01T00:00:00Z">
          <w:r>
            <w:rPr>
              <w:rStyle w:val="Hyperlink"/>
            </w:rPr>
            <w:t xml:space="preserve">Theorem 102</w:t>
          </w:r>
        </w:ins>
      </w:hyperlink>
      <w:ins w:id="27443" w:author="PR Preview" w:date="2026-01-01T00:00:00Z">
        <w:r>
          <w:t xml:space="preserve">),</w:t>
        </w:r>
      </w:ins>
      <w:ins w:id="27444" w:author="PR Preview" w:date="2026-01-01T00:00:00Z">
        <w:r>
          <w:t xml:space="preserve"> </w:t>
        </w:r>
      </w:ins>
      <w:ins w:id="27445" w:author="PR Preview" w:date="2026-01-01T00:00:00Z">
        <w:r>
          <w:t xml:space="preserve">and</w:t>
        </w:r>
      </w:ins>
      <w:ins w:id="27446" w:author="PR Preview" w:date="2026-01-01T00:00:00Z">
        <w:r>
          <w:t xml:space="preserve"> </w:t>
        </w:r>
      </w:ins>
      <m:oMath>
        <m:r>
          <m:t>λ</m:t>
        </m:r>
      </m:oMath>
      <w:ins w:id="27447" w:author="PR Preview" w:date="2026-01-01T00:00:00Z">
        <w:r>
          <w:t xml:space="preserve"> </w:t>
        </w:r>
      </w:ins>
      <w:ins w:id="27448" w:author="PR Preview" w:date="2026-01-01T00:00:00Z">
        <w:r>
          <w:t xml:space="preserve">is not an eigenvalue (</w:t>
        </w:r>
      </w:ins>
      <w:hyperlink w:anchor="thm-eigenvalue-singular">
        <w:ins w:id="27449" w:author="PR Preview" w:date="2026-01-01T00:00:00Z">
          <w:r>
            <w:rPr>
              <w:rStyle w:val="Hyperlink"/>
            </w:rPr>
            <w:t xml:space="preserve">Theorem 108</w:t>
          </w:r>
        </w:ins>
      </w:hyperlink>
      <w:ins w:id="27450" w:author="PR Preview" w:date="2026-01-01T00:00:00Z">
        <w:r>
          <w:t xml:space="preserve">).</w:t>
        </w:r>
      </w:ins>
    </w:p>
    <w:p>
      <w:pPr>
        <w:pStyle w:val="BodyText"/>
      </w:pPr>
      <w:ins w:id="27451" w:author="PR Preview" w:date="2026-01-01T00:00:00Z">
        <w:r>
          <w:rPr>
            <w:b/>
            <w:bCs/>
          </w:rPr>
          <w:t xml:space="preserve">If</w:t>
        </w:r>
      </w:ins>
      <w:ins w:id="27452" w:author="PR Preview" w:date="2026-01-01T00:00:00Z">
        <w:r>
          <w:rPr>
            <w:b/>
            <w:bCs/>
          </w:rPr>
          <w:t xml:space="preserve"> </w:t>
        </w:r>
      </w:ins>
      <m:oMath>
        <m:r>
          <m:t>λ</m:t>
        </m:r>
      </m:oMath>
      <w:ins w:id="27453" w:author="PR Preview" w:date="2026-01-01T00:00:00Z">
        <w:r>
          <w:rPr>
            <w:b/>
            <w:bCs/>
          </w:rPr>
          <w:t xml:space="preserve"> </w:t>
        </w:r>
      </w:ins>
      <w:ins w:id="27454" w:author="PR Preview" w:date="2026-01-01T00:00:00Z">
        <w:r>
          <w:rPr>
            <w:b/>
            <w:bCs/>
          </w:rPr>
          <w:t xml:space="preserve">is a diagonal entry,</w:t>
        </w:r>
      </w:ins>
      <w:ins w:id="27455" w:author="PR Preview" w:date="2026-01-01T00:00:00Z">
        <w:r>
          <w:t xml:space="preserve"> </w:t>
        </w:r>
      </w:ins>
      <w:ins w:id="27456" w:author="PR Preview" w:date="2026-01-01T00:00:00Z">
        <w:r>
          <w:t xml:space="preserve">let</w:t>
        </w:r>
      </w:ins>
      <w:ins w:id="27457" w:author="PR Preview" w:date="2026-01-01T00:00:00Z">
        <w:r>
          <w:t xml:space="preserve"> </w:t>
        </w:r>
      </w:ins>
      <m:oMath>
        <m:r>
          <m:t>k</m:t>
        </m:r>
      </m:oMath>
      <w:ins w:id="27458" w:author="PR Preview" w:date="2026-01-01T00:00:00Z">
        <w:r>
          <w:t xml:space="preserve"> </w:t>
        </w:r>
      </w:ins>
      <w:ins w:id="27459" w:author="PR Preview" w:date="2026-01-01T00:00:00Z">
        <w:r>
          <w:t xml:space="preserve">be the smallest index with</w:t>
        </w:r>
      </w:ins>
      <w:ins w:id="27460" w:author="PR Preview" w:date="2026-01-01T00:00:00Z">
        <w:r>
          <w:t xml:space="preserve"> </w:t>
        </w:r>
      </w:ins>
      <m:oMath>
        <m:sSub>
          <m:e>
            <m:r>
              <m:t>u</m:t>
            </m:r>
          </m:e>
          <m:sub>
            <m:r>
              <m:t>k</m:t>
            </m:r>
            <m:r>
              <m:t>k</m:t>
            </m:r>
          </m:sub>
        </m:sSub>
        <m:r>
          <m:rPr>
            <m:sty m:val="p"/>
          </m:rPr>
          <m:t>=</m:t>
        </m:r>
        <m:r>
          <m:t>λ</m:t>
        </m:r>
      </m:oMath>
      <w:ins w:id="27461" w:author="PR Preview" w:date="2026-01-01T00:00:00Z">
        <w:r>
          <w:t xml:space="preserve">,</w:t>
        </w:r>
      </w:ins>
      <w:ins w:id="27462" w:author="PR Preview" w:date="2026-01-01T00:00:00Z">
        <w:r>
          <w:t xml:space="preserve"> </w:t>
        </w:r>
      </w:ins>
      <w:ins w:id="27463" w:author="PR Preview" w:date="2026-01-01T00:00:00Z">
        <w:r>
          <w:t xml:space="preserve">and write</w:t>
        </w:r>
      </w:ins>
      <w:ins w:id="27464" w:author="PR Preview" w:date="2026-01-01T00:00:00Z">
        <w:r>
          <w:t xml:space="preserve"> </w:t>
        </w:r>
      </w:ins>
      <m:oMath>
        <m:r>
          <m:rPr>
            <m:sty m:val="bi"/>
          </m:rPr>
          <m:t>M</m:t>
        </m:r>
        <m:r>
          <m:rPr>
            <m:sty m:val="p"/>
          </m:rPr>
          <m:t>=</m:t>
        </m:r>
        <m:r>
          <m:rPr>
            <m:sty m:val="bi"/>
          </m:rPr>
          <m:t>U</m:t>
        </m:r>
        <m:r>
          <m:rPr>
            <m:sty m:val="p"/>
          </m:rPr>
          <m:t>−</m:t>
        </m:r>
        <m:r>
          <m:t>λ</m:t>
        </m:r>
        <m:r>
          <m:t> </m:t>
        </m:r>
        <m:sSub>
          <m:e>
            <m:r>
              <m:rPr>
                <m:sty m:val="bi"/>
              </m:rPr>
              <m:t>I</m:t>
            </m:r>
          </m:e>
          <m:sub>
            <m:r>
              <m:t>p</m:t>
            </m:r>
          </m:sub>
        </m:sSub>
      </m:oMath>
      <w:ins w:id="27465" w:author="PR Preview" w:date="2026-01-01T00:00:00Z">
        <w:r>
          <w:t xml:space="preserve">, so</w:t>
        </w:r>
      </w:ins>
      <w:ins w:id="27466" w:author="PR Preview" w:date="2026-01-01T00:00:00Z">
        <w:r>
          <w:t xml:space="preserve"> </w:t>
        </w:r>
      </w:ins>
      <m:oMath>
        <m:sSub>
          <m:e>
            <m:r>
              <m:t>m</m:t>
            </m:r>
          </m:e>
          <m:sub>
            <m:r>
              <m:t>k</m:t>
            </m:r>
            <m:r>
              <m:t>k</m:t>
            </m:r>
          </m:sub>
        </m:sSub>
        <m:r>
          <m:rPr>
            <m:sty m:val="p"/>
          </m:rPr>
          <m:t>=</m:t>
        </m:r>
        <m:r>
          <m:t>0</m:t>
        </m:r>
      </m:oMath>
      <w:ins w:id="27467" w:author="PR Preview" w:date="2026-01-01T00:00:00Z">
        <w:r>
          <w:t xml:space="preserve"> </w:t>
        </w:r>
      </w:ins>
      <w:ins w:id="27468" w:author="PR Preview" w:date="2026-01-01T00:00:00Z">
        <w:r>
          <w:t xml:space="preserve">and</w:t>
        </w:r>
      </w:ins>
      <w:ins w:id="27469" w:author="PR Preview" w:date="2026-01-01T00:00:00Z">
        <w:r>
          <w:t xml:space="preserve"> </w:t>
        </w:r>
      </w:ins>
      <m:oMath>
        <m:sSub>
          <m:e>
            <m:r>
              <m:t>m</m:t>
            </m:r>
          </m:e>
          <m:sub>
            <m:r>
              <m:t>i</m:t>
            </m:r>
            <m:r>
              <m:t>i</m:t>
            </m:r>
          </m:sub>
        </m:sSub>
        <m:r>
          <m:rPr>
            <m:sty m:val="p"/>
          </m:rPr>
          <m:t>≠</m:t>
        </m:r>
        <m:r>
          <m:t>0</m:t>
        </m:r>
      </m:oMath>
      <w:ins w:id="27470" w:author="PR Preview" w:date="2026-01-01T00:00:00Z">
        <w:r>
          <w:t xml:space="preserve"> </w:t>
        </w:r>
      </w:ins>
      <w:ins w:id="27471" w:author="PR Preview" w:date="2026-01-01T00:00:00Z">
        <w:r>
          <w:t xml:space="preserve">for</w:t>
        </w:r>
      </w:ins>
      <w:ins w:id="27472" w:author="PR Preview" w:date="2026-01-01T00:00:00Z">
        <w:r>
          <w:t xml:space="preserve"> </w:t>
        </w:r>
      </w:ins>
      <m:oMath>
        <m:r>
          <m:t>i</m:t>
        </m:r>
        <m:r>
          <m:rPr>
            <m:sty m:val="p"/>
          </m:rPr>
          <m:t>&lt;</m:t>
        </m:r>
        <m:r>
          <m:t>k</m:t>
        </m:r>
      </m:oMath>
      <w:ins w:id="27473" w:author="PR Preview" w:date="2026-01-01T00:00:00Z">
        <w:r>
          <w:t xml:space="preserve">.</w:t>
        </w:r>
      </w:ins>
      <w:ins w:id="27474" w:author="PR Preview" w:date="2026-01-01T00:00:00Z">
        <w:r>
          <w:t xml:space="preserve"> </w:t>
        </w:r>
      </w:ins>
      <w:ins w:id="27475" w:author="PR Preview" w:date="2026-01-01T00:00:00Z">
        <w:r>
          <w:t xml:space="preserve">Look for</w:t>
        </w:r>
      </w:ins>
      <w:ins w:id="27476" w:author="PR Preview" w:date="2026-01-01T00:00:00Z">
        <w:r>
          <w:t xml:space="preserve"> </w:t>
        </w:r>
      </w:ins>
      <w:ins w:id="27477" w:author="PR Preview" w:date="2026-01-01T00:00:00Z">
        <w:r>
          <w:t xml:space="preserve">$\mathord{\smash[b]{\underset{\raise.3ex\hbox{$\scriptstyle\sim$}}{v}}\vphantom{v}}$</w:t>
        </w:r>
      </w:ins>
      <w:ins w:id="27478" w:author="PR Preview" w:date="2026-01-01T00:00:00Z">
        <w:r>
          <w:t xml:space="preserve"> </w:t>
        </w:r>
      </w:ins>
      <w:ins w:id="27479" w:author="PR Preview" w:date="2026-01-01T00:00:00Z">
        <w:r>
          <w:t xml:space="preserve">with</w:t>
        </w:r>
      </w:ins>
      <w:ins w:id="27480" w:author="PR Preview" w:date="2026-01-01T00:00:00Z">
        <w:r>
          <w:t xml:space="preserve"> </w:t>
        </w:r>
      </w:ins>
      <m:oMath>
        <m:sSub>
          <m:e>
            <m:r>
              <m:t>v</m:t>
            </m:r>
          </m:e>
          <m:sub>
            <m:r>
              <m:t>k</m:t>
            </m:r>
          </m:sub>
        </m:sSub>
        <m:r>
          <m:rPr>
            <m:sty m:val="p"/>
          </m:rPr>
          <m:t>=</m:t>
        </m:r>
        <m:r>
          <m:t>1</m:t>
        </m:r>
      </m:oMath>
      <w:ins w:id="27481" w:author="PR Preview" w:date="2026-01-01T00:00:00Z">
        <w:r>
          <w:t xml:space="preserve"> </w:t>
        </w:r>
      </w:ins>
      <w:ins w:id="27482" w:author="PR Preview" w:date="2026-01-01T00:00:00Z">
        <w:r>
          <w:t xml:space="preserve">and</w:t>
        </w:r>
      </w:ins>
      <w:ins w:id="27483" w:author="PR Preview" w:date="2026-01-01T00:00:00Z">
        <w:r>
          <w:t xml:space="preserve"> </w:t>
        </w:r>
      </w:ins>
      <m:oMath>
        <m:sSub>
          <m:e>
            <m:r>
              <m:t>v</m:t>
            </m:r>
          </m:e>
          <m:sub>
            <m:r>
              <m:t>j</m:t>
            </m:r>
          </m:sub>
        </m:sSub>
        <m:r>
          <m:rPr>
            <m:sty m:val="p"/>
          </m:rPr>
          <m:t>=</m:t>
        </m:r>
        <m:r>
          <m:t>0</m:t>
        </m:r>
      </m:oMath>
      <w:ins w:id="27484" w:author="PR Preview" w:date="2026-01-01T00:00:00Z">
        <w:r>
          <w:t xml:space="preserve"> </w:t>
        </w:r>
      </w:ins>
      <w:ins w:id="27485" w:author="PR Preview" w:date="2026-01-01T00:00:00Z">
        <w:r>
          <w:t xml:space="preserve">for</w:t>
        </w:r>
      </w:ins>
      <w:ins w:id="27486" w:author="PR Preview" w:date="2026-01-01T00:00:00Z">
        <w:r>
          <w:t xml:space="preserve"> </w:t>
        </w:r>
      </w:ins>
      <m:oMath>
        <m:r>
          <m:t>j</m:t>
        </m:r>
        <m:r>
          <m:rPr>
            <m:sty m:val="p"/>
          </m:rPr>
          <m:t>&gt;</m:t>
        </m:r>
        <m:r>
          <m:t>k</m:t>
        </m:r>
      </m:oMath>
      <w:ins w:id="27487" w:author="PR Preview" w:date="2026-01-01T00:00:00Z">
        <w:r>
          <w:t xml:space="preserve">.</w:t>
        </w:r>
      </w:ins>
      <w:ins w:id="27488" w:author="PR Preview" w:date="2026-01-01T00:00:00Z">
        <w:r>
          <w:t xml:space="preserve"> </w:t>
        </w:r>
      </w:ins>
      <w:ins w:id="27489" w:author="PR Preview" w:date="2026-01-01T00:00:00Z">
        <w:r>
          <w:t xml:space="preserve">Entry</w:t>
        </w:r>
      </w:ins>
      <w:ins w:id="27490" w:author="PR Preview" w:date="2026-01-01T00:00:00Z">
        <w:r>
          <w:t xml:space="preserve"> </w:t>
        </w:r>
      </w:ins>
      <m:oMath>
        <m:r>
          <m:t>i</m:t>
        </m:r>
      </m:oMath>
      <w:ins w:id="27491" w:author="PR Preview" w:date="2026-01-01T00:00:00Z">
        <w:r>
          <w:t xml:space="preserve"> </w:t>
        </w:r>
      </w:ins>
      <w:ins w:id="27492" w:author="PR Preview" w:date="2026-01-01T00:00:00Z">
        <w:r>
          <w:t xml:space="preserve">of</w:t>
        </w:r>
      </w:ins>
      <w:ins w:id="27493" w:author="PR Preview" w:date="2026-01-01T00:00:00Z">
        <w:r>
          <w:t xml:space="preserve"> </w:t>
        </w:r>
      </w:ins>
      <w:ins w:id="27494" w:author="PR Preview" w:date="2026-01-01T00:00:00Z">
        <w:r>
          <w:t xml:space="preserve">$\mathbf{M} \mathord{\smash[b]{\underset{\raise.3ex\hbox{$\scriptstyle\sim$}}{v}}\vphantom{v}}$</w:t>
        </w:r>
      </w:ins>
      <w:ins w:id="27495" w:author="PR Preview" w:date="2026-01-01T00:00:00Z">
        <w:r>
          <w:t xml:space="preserve"> </w:t>
        </w:r>
      </w:ins>
      <w:ins w:id="27496" w:author="PR Preview" w:date="2026-01-01T00:00:00Z">
        <w:r>
          <w:t xml:space="preserve">is</w:t>
        </w:r>
      </w:ins>
    </w:p>
    <w:p>
      <w:pPr>
        <w:pStyle w:val="BodyText"/>
      </w:pPr>
      <m:oMathPara>
        <m:oMathParaPr>
          <m:jc m:val="center"/>
        </m:oMathParaPr>
        <m:oMath>
          <m:eqArr>
            <m:e>
              <m:nary>
                <m:naryPr>
                  <m:chr m:val="∑"/>
                  <m:limLoc m:val="undOvr"/>
                  <m:subHide m:val="off"/>
                  <m:supHide m:val="off"/>
                </m:naryPr>
                <m:sub>
                  <m:r>
                    <m:t>j</m:t>
                  </m:r>
                  <m:r>
                    <m:rPr>
                      <m:sty m:val="p"/>
                    </m:rPr>
                    <m:t>=</m:t>
                  </m:r>
                  <m:r>
                    <m:t>1</m:t>
                  </m:r>
                </m:sub>
                <m:sup>
                  <m:r>
                    <m:t>p</m:t>
                  </m:r>
                </m:sup>
                <m:e>
                  <m:sSub>
                    <m:e>
                      <m:r>
                        <m:t>m</m:t>
                      </m:r>
                    </m:e>
                    <m:sub>
                      <m:r>
                        <m:t>i</m:t>
                      </m:r>
                      <m:r>
                        <m:t>j</m:t>
                      </m:r>
                    </m:sub>
                  </m:sSub>
                </m:e>
              </m:nary>
              <m:r>
                <m:t> </m:t>
              </m:r>
              <m:sSub>
                <m:e>
                  <m:r>
                    <m:t>v</m:t>
                  </m:r>
                </m:e>
                <m:sub>
                  <m:r>
                    <m:t>j</m:t>
                  </m:r>
                </m:sub>
              </m:sSub>
              <m:r>
                <m:t>&amp;</m:t>
              </m:r>
              <m:r>
                <m:rPr>
                  <m:sty m:val="p"/>
                </m:rPr>
                <m:t>=</m:t>
              </m:r>
              <m:nary>
                <m:naryPr>
                  <m:chr m:val="∑"/>
                  <m:limLoc m:val="undOvr"/>
                  <m:subHide m:val="off"/>
                  <m:supHide m:val="off"/>
                </m:naryPr>
                <m:sub>
                  <m:r>
                    <m:t>j</m:t>
                  </m:r>
                  <m:r>
                    <m:rPr>
                      <m:sty m:val="p"/>
                    </m:rPr>
                    <m:t>=</m:t>
                  </m:r>
                  <m:r>
                    <m:t>i</m:t>
                  </m:r>
                </m:sub>
                <m:sup>
                  <m:r>
                    <m:t>p</m:t>
                  </m:r>
                </m:sup>
                <m:e>
                  <m:sSub>
                    <m:e>
                      <m:r>
                        <m:t>m</m:t>
                      </m:r>
                    </m:e>
                    <m:sub>
                      <m:r>
                        <m:t>i</m:t>
                      </m:r>
                      <m:r>
                        <m:t>j</m:t>
                      </m:r>
                    </m:sub>
                  </m:sSub>
                </m:e>
              </m:nary>
              <m:r>
                <m:t> </m:t>
              </m:r>
              <m:sSub>
                <m:e>
                  <m:r>
                    <m:t>v</m:t>
                  </m:r>
                </m:e>
                <m:sub>
                  <m:r>
                    <m:t>j</m:t>
                  </m:r>
                </m:sub>
              </m:sSub>
              <m:r>
                <m:t>&amp;</m:t>
              </m:r>
              <m:r>
                <m:t>&amp;</m:t>
              </m:r>
              <m:r>
                <m:rPr>
                  <m:nor/>
                  <m:sty m:val="p"/>
                </m:rPr>
                <m:t>(</m:t>
              </m:r>
              <m:sSub>
                <m:e>
                  <m:r>
                    <m:t>m</m:t>
                  </m:r>
                </m:e>
                <m:sub>
                  <m:r>
                    <m:t>i</m:t>
                  </m:r>
                  <m:r>
                    <m:t>j</m:t>
                  </m:r>
                </m:sub>
              </m:sSub>
              <m:r>
                <m:rPr>
                  <m:sty m:val="p"/>
                </m:rPr>
                <m:t>=</m:t>
              </m:r>
              <m:r>
                <m:t>0</m:t>
              </m:r>
              <m:r>
                <m:rPr>
                  <m:nor/>
                  <m:sty m:val="p"/>
                </m:rPr>
                <m:t> for </m:t>
              </m:r>
              <m:r>
                <m:t>j</m:t>
              </m:r>
              <m:r>
                <m:rPr>
                  <m:sty m:val="p"/>
                </m:rPr>
                <m:t>&lt;</m:t>
              </m:r>
              <m:r>
                <m:t>i</m:t>
              </m:r>
              <m:r>
                <m:rPr>
                  <m:nor/>
                  <m:sty m:val="p"/>
                </m:rPr>
                <m:t>)</m:t>
              </m:r>
            </m:e>
            <m:e>
              <m:r>
                <m:t>&amp;</m:t>
              </m:r>
              <m:r>
                <m:rPr>
                  <m:sty m:val="p"/>
                </m:rPr>
                <m:t>=</m:t>
              </m:r>
              <m:nary>
                <m:naryPr>
                  <m:chr m:val="∑"/>
                  <m:limLoc m:val="undOvr"/>
                  <m:subHide m:val="off"/>
                  <m:supHide m:val="off"/>
                </m:naryPr>
                <m:sub>
                  <m:r>
                    <m:t>j</m:t>
                  </m:r>
                  <m:r>
                    <m:rPr>
                      <m:sty m:val="p"/>
                    </m:rPr>
                    <m:t>=</m:t>
                  </m:r>
                  <m:r>
                    <m:t>i</m:t>
                  </m:r>
                </m:sub>
                <m:sup>
                  <m:r>
                    <m:t>k</m:t>
                  </m:r>
                </m:sup>
                <m:e>
                  <m:sSub>
                    <m:e>
                      <m:r>
                        <m:t>m</m:t>
                      </m:r>
                    </m:e>
                    <m:sub>
                      <m:r>
                        <m:t>i</m:t>
                      </m:r>
                      <m:r>
                        <m:t>j</m:t>
                      </m:r>
                    </m:sub>
                  </m:sSub>
                </m:e>
              </m:nary>
              <m:r>
                <m:t> </m:t>
              </m:r>
              <m:sSub>
                <m:e>
                  <m:r>
                    <m:t>v</m:t>
                  </m:r>
                </m:e>
                <m:sub>
                  <m:r>
                    <m:t>j</m:t>
                  </m:r>
                </m:sub>
              </m:sSub>
              <m:r>
                <m:rPr>
                  <m:sty m:val="p"/>
                </m:rPr>
                <m:t>,</m:t>
              </m:r>
              <m:r>
                <m:t>&amp;</m:t>
              </m:r>
              <m:r>
                <m:t>&amp;</m:t>
              </m:r>
              <m:r>
                <m:rPr>
                  <m:nor/>
                  <m:sty m:val="p"/>
                </m:rPr>
                <m:t>(</m:t>
              </m:r>
              <m:sSub>
                <m:e>
                  <m:r>
                    <m:t>v</m:t>
                  </m:r>
                </m:e>
                <m:sub>
                  <m:r>
                    <m:t>j</m:t>
                  </m:r>
                </m:sub>
              </m:sSub>
              <m:r>
                <m:rPr>
                  <m:sty m:val="p"/>
                </m:rPr>
                <m:t>=</m:t>
              </m:r>
              <m:r>
                <m:t>0</m:t>
              </m:r>
              <m:r>
                <m:rPr>
                  <m:nor/>
                  <m:sty m:val="p"/>
                </m:rPr>
                <m:t> for </m:t>
              </m:r>
              <m:r>
                <m:t>j</m:t>
              </m:r>
              <m:r>
                <m:rPr>
                  <m:sty m:val="p"/>
                </m:rPr>
                <m:t>&gt;</m:t>
              </m:r>
              <m:r>
                <m:t>k</m:t>
              </m:r>
              <m:r>
                <m:rPr>
                  <m:nor/>
                  <m:sty m:val="p"/>
                </m:rPr>
                <m:t>)</m:t>
              </m:r>
            </m:e>
          </m:eqArr>
        </m:oMath>
      </m:oMathPara>
    </w:p>
    <w:p>
      <w:pPr>
        <w:pStyle w:val="FirstParagraph"/>
      </w:pPr>
      <w:r>
        <w:t xml:space="preserve">where the last sum is empty, and so</w:t>
      </w:r>
      <w:r>
        <w:t xml:space="preserve"> </w:t>
      </w:r>
      <m:oMath>
        <m:r>
          <m:t>0</m:t>
        </m:r>
      </m:oMath>
      <w:r>
        <w:t xml:space="preserve">, when</w:t>
      </w:r>
      <w:r>
        <w:t xml:space="preserve"> </w:t>
      </w:r>
      <m:oMath>
        <m:r>
          <m:t>i</m:t>
        </m:r>
        <m:r>
          <m:rPr>
            <m:sty m:val="p"/>
          </m:rPr>
          <m:t>&gt;</m:t>
        </m:r>
        <m:r>
          <m:t>k</m:t>
        </m:r>
      </m:oMath>
      <w:r>
        <w:t xml:space="preserve">. So:</w:t>
      </w:r>
    </w:p>
    <w:p>
      <w:pPr>
        <w:pStyle w:val="Compact"/>
        <w:numPr>
          <w:ilvl w:val="0"/>
          <w:numId w:val="1099"/>
        </w:numPr>
      </w:pPr>
      <w:r>
        <w:t xml:space="preserve">for</w:t>
      </w:r>
      <w:r>
        <w:t xml:space="preserve"> </w:t>
      </w:r>
      <m:oMath>
        <m:r>
          <m:t>i</m:t>
        </m:r>
        <m:r>
          <m:rPr>
            <m:sty m:val="p"/>
          </m:rPr>
          <m:t>&gt;</m:t>
        </m:r>
        <m:r>
          <m:t>k</m:t>
        </m:r>
      </m:oMath>
      <w:r>
        <w:t xml:space="preserve"> </w:t>
      </w:r>
      <w:r>
        <w:t xml:space="preserve">entry</w:t>
      </w:r>
      <w:r>
        <w:t xml:space="preserve"> </w:t>
      </w:r>
      <m:oMath>
        <m:r>
          <m:t>i</m:t>
        </m:r>
      </m:oMath>
      <w:r>
        <w:t xml:space="preserve"> </w:t>
      </w:r>
      <w:r>
        <w:t xml:space="preserve">is</w:t>
      </w:r>
      <w:r>
        <w:t xml:space="preserve"> </w:t>
      </w:r>
      <m:oMath>
        <m:r>
          <m:t>0</m:t>
        </m:r>
      </m:oMath>
      <w:r>
        <w:t xml:space="preserve">;</w:t>
      </w:r>
    </w:p>
    <w:p>
      <w:pPr>
        <w:pStyle w:val="Compact"/>
        <w:numPr>
          <w:ilvl w:val="0"/>
          <w:numId w:val="1099"/>
        </w:numPr>
      </w:pPr>
      <w:r>
        <w:t xml:space="preserve">for</w:t>
      </w:r>
      <w:r>
        <w:t xml:space="preserve"> </w:t>
      </w:r>
      <m:oMath>
        <m:r>
          <m:t>i</m:t>
        </m:r>
        <m:r>
          <m:rPr>
            <m:sty m:val="p"/>
          </m:rPr>
          <m:t>=</m:t>
        </m:r>
        <m:r>
          <m:t>k</m:t>
        </m:r>
      </m:oMath>
      <w:r>
        <w:t xml:space="preserve"> </w:t>
      </w:r>
      <w:r>
        <w:t xml:space="preserve">it is</w:t>
      </w:r>
      <w:r>
        <w:t xml:space="preserve"> </w:t>
      </w:r>
      <m:oMath>
        <m:sSub>
          <m:e>
            <m:r>
              <m:t>m</m:t>
            </m:r>
          </m:e>
          <m:sub>
            <m:r>
              <m:t>k</m:t>
            </m:r>
            <m:r>
              <m:t>k</m:t>
            </m:r>
          </m:sub>
        </m:sSub>
        <m:r>
          <m:t> </m:t>
        </m:r>
        <m:sSub>
          <m:e>
            <m:r>
              <m:t>v</m:t>
            </m:r>
          </m:e>
          <m:sub>
            <m:r>
              <m:t>k</m:t>
            </m:r>
          </m:sub>
        </m:sSub>
        <m:r>
          <m:rPr>
            <m:sty m:val="p"/>
          </m:rPr>
          <m:t>=</m:t>
        </m:r>
        <m:r>
          <m:t>0</m:t>
        </m:r>
      </m:oMath>
      <w:r>
        <w:t xml:space="preserve">;</w:t>
      </w:r>
    </w:p>
    <w:p>
      <w:pPr>
        <w:pStyle w:val="Compact"/>
        <w:numPr>
          <w:ilvl w:val="0"/>
          <w:numId w:val="1099"/>
        </w:numPr>
      </w:pPr>
      <w:r>
        <w:t xml:space="preserve">for</w:t>
      </w:r>
      <w:r>
        <w:t xml:space="preserve"> </w:t>
      </w:r>
      <m:oMath>
        <m:r>
          <m:t>i</m:t>
        </m:r>
        <m:r>
          <m:rPr>
            <m:sty m:val="p"/>
          </m:rPr>
          <m:t>&lt;</m:t>
        </m:r>
        <m:r>
          <m:t>k</m:t>
        </m:r>
      </m:oMath>
      <w:r>
        <w:t xml:space="preserve"> </w:t>
      </w:r>
      <w:r>
        <w:t xml:space="preserve">it is</w:t>
      </w:r>
      <w:r>
        <w:t xml:space="preserve"> </w:t>
      </w:r>
      <m:oMath>
        <m:r>
          <m:t>0</m:t>
        </m:r>
      </m:oMath>
      <w:r>
        <w:t xml:space="preserve"> </w:t>
      </w:r>
      <w:r>
        <w:t xml:space="preserve">exactly when</w:t>
      </w:r>
      <w:r>
        <w:t xml:space="preserve"> </w:t>
      </w:r>
      <m:oMath>
        <m:sSub>
          <m:e>
            <m:r>
              <m:t>v</m:t>
            </m:r>
          </m:e>
          <m:sub>
            <m:r>
              <m:t>i</m:t>
            </m:r>
          </m:sub>
        </m:sSub>
        <m:r>
          <m:rPr>
            <m:sty m:val="p"/>
          </m:rPr>
          <m:t>=</m:t>
        </m:r>
        <m:r>
          <m:rPr>
            <m:sty m:val="p"/>
          </m:rPr>
          <m:t>−</m:t>
        </m:r>
        <m:f>
          <m:fPr>
            <m:type m:val="bar"/>
          </m:fPr>
          <m:num>
            <m:r>
              <m:t>1</m:t>
            </m:r>
          </m:num>
          <m:den>
            <m:sSub>
              <m:e>
                <m:r>
                  <m:t>m</m:t>
                </m:r>
              </m:e>
              <m:sub>
                <m:r>
                  <m:t>i</m:t>
                </m:r>
                <m:r>
                  <m:t>i</m:t>
                </m:r>
              </m:sub>
            </m:sSub>
          </m:den>
        </m:f>
        <m:nary>
          <m:naryPr>
            <m:chr m:val="∑"/>
            <m:limLoc m:val="undOvr"/>
            <m:subHide m:val="off"/>
            <m:supHide m:val="off"/>
          </m:naryPr>
          <m:sub>
            <m:r>
              <m:t>j</m:t>
            </m:r>
            <m:r>
              <m:rPr>
                <m:sty m:val="p"/>
              </m:rPr>
              <m:t>=</m:t>
            </m:r>
            <m:r>
              <m:t>i</m:t>
            </m:r>
            <m:r>
              <m:rPr>
                <m:sty m:val="p"/>
              </m:rPr>
              <m:t>+</m:t>
            </m:r>
            <m:r>
              <m:t>1</m:t>
            </m:r>
          </m:sub>
          <m:sup>
            <m:r>
              <m:t>k</m:t>
            </m:r>
          </m:sup>
          <m:e>
            <m:sSub>
              <m:e>
                <m:r>
                  <m:t>m</m:t>
                </m:r>
              </m:e>
              <m:sub>
                <m:r>
                  <m:t>i</m:t>
                </m:r>
                <m:r>
                  <m:t>j</m:t>
                </m:r>
              </m:sub>
            </m:sSub>
          </m:e>
        </m:nary>
        <m:r>
          <m:t> </m:t>
        </m:r>
        <m:sSub>
          <m:e>
            <m:r>
              <m:t>v</m:t>
            </m:r>
          </m:e>
          <m:sub>
            <m:r>
              <m:t>j</m:t>
            </m:r>
          </m:sub>
        </m:sSub>
      </m:oMath>
      <w:r>
        <w:t xml:space="preserve">,</w:t>
      </w:r>
      <w:r>
        <w:t xml:space="preserve"> </w:t>
      </w:r>
      <w:r>
        <w:t xml:space="preserve">and these equations fix</w:t>
      </w:r>
      <w:r>
        <w:t xml:space="preserve"> </w:t>
      </w:r>
      <m:oMath>
        <m:sSub>
          <m:e>
            <m:r>
              <m:t>v</m:t>
            </m:r>
          </m:e>
          <m:sub>
            <m:r>
              <m:t>k</m:t>
            </m:r>
            <m:r>
              <m:rPr>
                <m:sty m:val="p"/>
              </m:rPr>
              <m:t>−</m:t>
            </m:r>
            <m:r>
              <m:t>1</m:t>
            </m:r>
          </m:sub>
        </m:sSub>
        <m:r>
          <m:rPr>
            <m:sty m:val="p"/>
          </m:rPr>
          <m:t>,</m:t>
        </m:r>
        <m:r>
          <m:rPr>
            <m:sty m:val="p"/>
          </m:rPr>
          <m:t>…</m:t>
        </m:r>
        <m:r>
          <m:rPr>
            <m:sty m:val="p"/>
          </m:rPr>
          <m:t>,</m:t>
        </m:r>
        <m:sSub>
          <m:e>
            <m:r>
              <m:t>v</m:t>
            </m:r>
          </m:e>
          <m:sub>
            <m:r>
              <m:t>1</m:t>
            </m:r>
          </m:sub>
        </m:sSub>
      </m:oMath>
      <w:r>
        <w:t xml:space="preserve"> </w:t>
      </w:r>
      <w:r>
        <w:t xml:space="preserve">in turn, as in</w:t>
      </w:r>
      <w:r>
        <w:t xml:space="preserve"> </w:t>
      </w:r>
      <w:hyperlink w:anchor="thm-back-substitution">
        <w:r>
          <w:rPr>
            <w:rStyle w:val="Hyperlink"/>
          </w:rPr>
          <w:t xml:space="preserve">Theorem 102</w:t>
        </w:r>
      </w:hyperlink>
      <w:r>
        <w:t xml:space="preserve">.</w:t>
      </w:r>
    </w:p>
    <w:p>
      <w:pPr>
        <w:pStyle w:val="FirstParagraph"/>
      </w:pPr>
      <w:del w:id="27497" w:author="PR Preview" w:date="2026-01-01T00:00:00Z">
        <w:r>
          <w:delText xml:space="preserve">So</w:delText>
        </w:r>
      </w:del>
      <w:del w:id="27498" w:author="PR Preview" w:date="2026-01-01T00:00:00Z">
        <w:r>
          <w:delText xml:space="preserve"> </w:delText>
        </w:r>
      </w:del>
      <m:oMath>
        <m:r>
          <m:rPr>
            <m:sty m:val="bi"/>
          </m:rPr>
          <m:t>M</m:t>
        </m:r>
        <m:limLow>
          <m:e>
            <m:r>
              <m:t>v</m:t>
            </m:r>
          </m:e>
          <m:lim>
            <m:r>
              <m:rPr>
                <m:sty m:val="p"/>
              </m:rPr>
              <m:t>∼</m:t>
            </m:r>
          </m:lim>
        </m:limLow>
        <m:r>
          <m:rPr>
            <m:sty m:val="p"/>
          </m:rPr>
          <m:t>=</m:t>
        </m:r>
        <m:limLow>
          <m:e>
            <m:r>
              <m:t>0</m:t>
            </m:r>
          </m:e>
          <m:lim>
            <m:r>
              <m:rPr>
                <m:sty m:val="p"/>
              </m:rPr>
              <m:t>∼</m:t>
            </m:r>
          </m:lim>
        </m:limLow>
      </m:oMath>
      <w:del w:id="27499" w:author="PR Preview" w:date="2026-01-01T00:00:00Z">
        <w:r>
          <w:delText xml:space="preserve"> </w:delText>
        </w:r>
      </w:del>
      <w:del w:id="27500" w:author="PR Preview" w:date="2026-01-01T00:00:00Z">
        <w:r>
          <w:delText xml:space="preserve">with</w:delText>
        </w:r>
      </w:del>
      <w:del w:id="27501" w:author="PR Preview" w:date="2026-01-01T00:00:00Z">
        <w:r>
          <w:delText xml:space="preserve"> </w:delText>
        </w:r>
      </w:del>
      <m:oMath>
        <m:sSub>
          <m:e>
            <m:r>
              <m:t>v</m:t>
            </m:r>
          </m:e>
          <m:sub>
            <m:r>
              <m:t>k</m:t>
            </m:r>
          </m:sub>
        </m:sSub>
        <m:r>
          <m:rPr>
            <m:sty m:val="p"/>
          </m:rPr>
          <m:t>=</m:t>
        </m:r>
        <m:r>
          <m:t>1</m:t>
        </m:r>
      </m:oMath>
      <w:del w:id="27502" w:author="PR Preview" w:date="2026-01-01T00:00:00Z">
        <w:r>
          <w:delText xml:space="preserve">, hence</w:delText>
        </w:r>
      </w:del>
      <w:del w:id="27503"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504" w:author="PR Preview" w:date="2026-01-01T00:00:00Z">
        <w:r>
          <w:delText xml:space="preserve">,</w:delText>
        </w:r>
      </w:del>
      <w:del w:id="27505" w:author="PR Preview" w:date="2026-01-01T00:00:00Z">
        <w:r>
          <w:delText xml:space="preserve"> </w:delText>
        </w:r>
      </w:del>
      <w:del w:id="27506" w:author="PR Preview" w:date="2026-01-01T00:00:00Z">
        <w:r>
          <w:delText xml:space="preserve">and</w:delText>
        </w:r>
      </w:del>
      <w:del w:id="27507" w:author="PR Preview" w:date="2026-01-01T00:00:00Z">
        <w:r>
          <w:delText xml:space="preserve"> </w:delText>
        </w:r>
      </w:del>
      <m:oMath>
        <m:r>
          <m:t>λ</m:t>
        </m:r>
      </m:oMath>
      <w:del w:id="27508" w:author="PR Preview" w:date="2026-01-01T00:00:00Z">
        <w:r>
          <w:delText xml:space="preserve"> </w:delText>
        </w:r>
      </w:del>
      <w:del w:id="27509" w:author="PR Preview" w:date="2026-01-01T00:00:00Z">
        <w:r>
          <w:delText xml:space="preserve">is an eigenvalue.</w:delText>
        </w:r>
      </w:del>
    </w:p>
    <w:p>
      <w:pPr>
        <w:pStyle w:val="BodyText"/>
      </w:pPr>
      <w:del w:id="27510" w:author="PR Preview" w:date="2026-01-01T00:00:00Z">
        <w:r>
          <w:rPr>
            <w:b/>
            <w:bCs/>
          </w:rPr>
          <w:delText xml:space="preserve">Example 197 (Eigenvalues read off the diagonal)</w:delText>
        </w:r>
      </w:del>
      <w:del w:id="27511" w:author="PR Preview" w:date="2026-01-01T00:00:00Z">
        <w:r>
          <w:delText xml:space="preserve"> </w:delText>
        </w:r>
      </w:del>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del w:id="27512" w:author="PR Preview" w:date="2026-01-01T00:00:00Z">
        <w:r>
          <w:delText xml:space="preserve"> </w:delText>
        </w:r>
      </w:del>
      <w:del w:id="27513" w:author="PR Preview" w:date="2026-01-01T00:00:00Z">
        <w:r>
          <w:delText xml:space="preserve">of</w:delText>
        </w:r>
      </w:del>
      <w:del w:id="27514" w:author="PR Preview" w:date="2026-01-01T00:00:00Z">
        <w:r>
          <w:delText xml:space="preserve"> </w:delText>
        </w:r>
      </w:del>
      <w:hyperlink w:anchor="exm-triangular-matrix">
        <w:del w:id="27515" w:author="PR Preview" w:date="2026-01-01T00:00:00Z">
          <w:r>
            <w:rPr>
              <w:rStyle w:val="Hyperlink"/>
            </w:rPr>
            <w:delText xml:space="preserve">Example 182</w:delText>
          </w:r>
        </w:del>
      </w:hyperlink>
      <w:del w:id="27516" w:author="PR Preview" w:date="2026-01-01T00:00:00Z">
        <w:r>
          <w:delText xml:space="preserve"> </w:delText>
        </w:r>
      </w:del>
      <w:del w:id="27517" w:author="PR Preview" w:date="2026-01-01T00:00:00Z">
        <w:r>
          <w:delText xml:space="preserve">has eigenvalues</w:delText>
        </w:r>
      </w:del>
      <w:del w:id="27518" w:author="PR Preview" w:date="2026-01-01T00:00:00Z">
        <w:r>
          <w:delText xml:space="preserve"> </w:delText>
        </w:r>
      </w:del>
      <m:oMath>
        <m:r>
          <m:t>2</m:t>
        </m:r>
      </m:oMath>
      <w:del w:id="27519" w:author="PR Preview" w:date="2026-01-01T00:00:00Z">
        <w:r>
          <w:delText xml:space="preserve">,</w:delText>
        </w:r>
      </w:del>
      <w:del w:id="27520" w:author="PR Preview" w:date="2026-01-01T00:00:00Z">
        <w:r>
          <w:delText xml:space="preserve"> </w:delText>
        </w:r>
      </w:del>
      <m:oMath>
        <m:f>
          <m:fPr>
            <m:type m:val="lin"/>
          </m:fPr>
          <m:num>
            <m:r>
              <m:t>1</m:t>
            </m:r>
          </m:num>
          <m:den>
            <m:r>
              <m:t>2</m:t>
            </m:r>
          </m:den>
        </m:f>
      </m:oMath>
      <w:del w:id="27521" w:author="PR Preview" w:date="2026-01-01T00:00:00Z">
        <w:r>
          <w:delText xml:space="preserve"> </w:delText>
        </w:r>
      </w:del>
      <w:del w:id="27522" w:author="PR Preview" w:date="2026-01-01T00:00:00Z">
        <w:r>
          <w:delText xml:space="preserve">and</w:delText>
        </w:r>
      </w:del>
      <w:del w:id="27523" w:author="PR Preview" w:date="2026-01-01T00:00:00Z">
        <w:r>
          <w:delText xml:space="preserve"> </w:delText>
        </w:r>
      </w:del>
      <m:oMath>
        <m:r>
          <m:rPr>
            <m:sty m:val="p"/>
          </m:rPr>
          <m:t>−</m:t>
        </m:r>
        <m:r>
          <m:t>1</m:t>
        </m:r>
      </m:oMath>
      <w:del w:id="27524" w:author="PR Preview" w:date="2026-01-01T00:00:00Z">
        <w:r>
          <w:delText xml:space="preserve">.</w:delText>
        </w:r>
      </w:del>
      <w:del w:id="27525" w:author="PR Preview" w:date="2026-01-01T00:00:00Z">
        <w:r>
          <w:delText xml:space="preserve"> </w:delText>
        </w:r>
      </w:del>
      <w:del w:id="27526" w:author="PR Preview" w:date="2026-01-01T00:00:00Z">
        <w:r>
          <w:delText xml:space="preserve">For</w:delText>
        </w:r>
      </w:del>
      <w:del w:id="27527" w:author="PR Preview" w:date="2026-01-01T00:00:00Z">
        <w:r>
          <w:delText xml:space="preserve"> </w:delText>
        </w:r>
      </w:del>
      <m:oMath>
        <m:r>
          <m:t>λ</m:t>
        </m:r>
        <m:r>
          <m:rPr>
            <m:sty m:val="p"/>
          </m:rPr>
          <m:t>=</m:t>
        </m:r>
        <m:f>
          <m:fPr>
            <m:type m:val="lin"/>
          </m:fPr>
          <m:num>
            <m:r>
              <m:t>1</m:t>
            </m:r>
          </m:num>
          <m:den>
            <m:r>
              <m:t>2</m:t>
            </m:r>
          </m:den>
        </m:f>
      </m:oMath>
      <w:del w:id="27528" w:author="PR Preview" w:date="2026-01-01T00:00:00Z">
        <w:r>
          <w:delText xml:space="preserve"> </w:delText>
        </w:r>
      </w:del>
      <w:del w:id="27529" w:author="PR Preview" w:date="2026-01-01T00:00:00Z">
        <w:r>
          <w:delText xml:space="preserve">(so</w:delText>
        </w:r>
      </w:del>
      <w:del w:id="27530" w:author="PR Preview" w:date="2026-01-01T00:00:00Z">
        <w:r>
          <w:delText xml:space="preserve"> </w:delText>
        </w:r>
      </w:del>
      <m:oMath>
        <m:r>
          <m:t>k</m:t>
        </m:r>
        <m:r>
          <m:rPr>
            <m:sty m:val="p"/>
          </m:rPr>
          <m:t>=</m:t>
        </m:r>
        <m:r>
          <m:t>2</m:t>
        </m:r>
      </m:oMath>
      <w:del w:id="27531" w:author="PR Preview" w:date="2026-01-01T00:00:00Z">
        <w:r>
          <w:delText xml:space="preserve">), take</w:delText>
        </w:r>
      </w:del>
      <w:del w:id="27532" w:author="PR Preview" w:date="2026-01-01T00:00:00Z">
        <w:r>
          <w:delText xml:space="preserve"> </w:delText>
        </w:r>
      </w:del>
      <m:oMath>
        <m:sSub>
          <m:e>
            <m:r>
              <m:t>v</m:t>
            </m:r>
          </m:e>
          <m:sub>
            <m:r>
              <m:t>2</m:t>
            </m:r>
          </m:sub>
        </m:sSub>
        <m:r>
          <m:rPr>
            <m:sty m:val="p"/>
          </m:rPr>
          <m:t>=</m:t>
        </m:r>
        <m:r>
          <m:t>1</m:t>
        </m:r>
      </m:oMath>
      <w:del w:id="27533" w:author="PR Preview" w:date="2026-01-01T00:00:00Z">
        <w:r>
          <w:delText xml:space="preserve">,</w:delText>
        </w:r>
      </w:del>
      <w:del w:id="27534" w:author="PR Preview" w:date="2026-01-01T00:00:00Z">
        <w:r>
          <w:delText xml:space="preserve"> </w:delText>
        </w:r>
      </w:del>
      <m:oMath>
        <m:sSub>
          <m:e>
            <m:r>
              <m:t>v</m:t>
            </m:r>
          </m:e>
          <m:sub>
            <m:r>
              <m:t>3</m:t>
            </m:r>
          </m:sub>
        </m:sSub>
        <m:r>
          <m:rPr>
            <m:sty m:val="p"/>
          </m:rPr>
          <m:t>=</m:t>
        </m:r>
        <m:r>
          <m:t>0</m:t>
        </m:r>
      </m:oMath>
      <w:del w:id="27535" w:author="PR Preview" w:date="2026-01-01T00:00:00Z">
        <w:r>
          <w:delText xml:space="preserve">;</w:delText>
        </w:r>
      </w:del>
      <w:del w:id="27536" w:author="PR Preview" w:date="2026-01-01T00:00:00Z">
        <w:r>
          <w:delText xml:space="preserve"> </w:delText>
        </w:r>
      </w:del>
      <w:del w:id="27537" w:author="PR Preview" w:date="2026-01-01T00:00:00Z">
        <w:r>
          <w:delText xml:space="preserve">row 1 of</w:delText>
        </w:r>
      </w:del>
      <w:del w:id="27538" w:author="PR Preview" w:date="2026-01-01T00:00:00Z">
        <w:r>
          <w:delText xml:space="preserve"> </w:delText>
        </w:r>
      </w:del>
      <m:oMath>
        <m:r>
          <m:rPr>
            <m:sty m:val="p"/>
          </m:rPr>
          <m:t>(</m:t>
        </m:r>
        <m:r>
          <m:rPr>
            <m:sty m:val="bi"/>
          </m:rPr>
          <m:t>U</m:t>
        </m:r>
        <m:r>
          <m:rPr>
            <m:sty m:val="p"/>
          </m:rPr>
          <m:t>−</m:t>
        </m:r>
        <m:f>
          <m:fPr>
            <m:type m:val="lin"/>
          </m:fPr>
          <m:num>
            <m:r>
              <m:t>1</m:t>
            </m:r>
          </m:num>
          <m:den>
            <m:r>
              <m:t>2</m:t>
            </m:r>
          </m:den>
        </m:f>
        <m:r>
          <m:t> </m:t>
        </m:r>
        <m:sSub>
          <m:e>
            <m:r>
              <m:rPr>
                <m:sty m:val="bi"/>
              </m:rPr>
              <m:t>I</m:t>
            </m:r>
          </m:e>
          <m:sub>
            <m:r>
              <m:t>3</m:t>
            </m:r>
          </m:sub>
        </m:sSub>
        <m:r>
          <m:rPr>
            <m:sty m:val="p"/>
          </m:rPr>
          <m:t>)</m:t>
        </m:r>
        <m:r>
          <m:t> </m:t>
        </m:r>
        <m:limLow>
          <m:e>
            <m:r>
              <m:t>v</m:t>
            </m:r>
          </m:e>
          <m:lim>
            <m:r>
              <m:rPr>
                <m:sty m:val="p"/>
              </m:rPr>
              <m:t>∼</m:t>
            </m:r>
          </m:lim>
        </m:limLow>
      </m:oMath>
      <w:del w:id="27539" w:author="PR Preview" w:date="2026-01-01T00:00:00Z">
        <w:r>
          <w:delText xml:space="preserve"> </w:delText>
        </w:r>
      </w:del>
      <w:del w:id="27540" w:author="PR Preview" w:date="2026-01-01T00:00:00Z">
        <w:r>
          <w:delText xml:space="preserve">is</w:delText>
        </w:r>
      </w:del>
      <w:del w:id="27541" w:author="PR Preview" w:date="2026-01-01T00:00:00Z">
        <w:r>
          <w:delText xml:space="preserve"> </w:delText>
        </w:r>
      </w:del>
      <m:oMath>
        <m:f>
          <m:fPr>
            <m:type m:val="lin"/>
          </m:fPr>
          <m:num>
            <m:r>
              <m:t>3</m:t>
            </m:r>
          </m:num>
          <m:den>
            <m:r>
              <m:t>2</m:t>
            </m:r>
          </m:den>
        </m:f>
        <m:r>
          <m:t> </m:t>
        </m:r>
        <m:sSub>
          <m:e>
            <m:r>
              <m:t>v</m:t>
            </m:r>
          </m:e>
          <m:sub>
            <m:r>
              <m:t>1</m:t>
            </m:r>
          </m:sub>
        </m:sSub>
        <m:r>
          <m:rPr>
            <m:sty m:val="p"/>
          </m:rPr>
          <m:t>+</m:t>
        </m:r>
        <m:r>
          <m:t>1</m:t>
        </m:r>
        <m:r>
          <m:rPr>
            <m:sty m:val="p"/>
          </m:rPr>
          <m:t>=</m:t>
        </m:r>
        <m:r>
          <m:t>0</m:t>
        </m:r>
      </m:oMath>
      <w:del w:id="27542" w:author="PR Preview" w:date="2026-01-01T00:00:00Z">
        <w:r>
          <w:delText xml:space="preserve">, so</w:delText>
        </w:r>
      </w:del>
      <w:del w:id="27543" w:author="PR Preview" w:date="2026-01-01T00:00:00Z">
        <w:r>
          <w:delText xml:space="preserve"> </w:delText>
        </w:r>
      </w:del>
      <m:oMath>
        <m:sSub>
          <m:e>
            <m:r>
              <m:t>v</m:t>
            </m:r>
          </m:e>
          <m:sub>
            <m:r>
              <m:t>1</m:t>
            </m:r>
          </m:sub>
        </m:sSub>
        <m:r>
          <m:rPr>
            <m:sty m:val="p"/>
          </m:rPr>
          <m:t>=</m:t>
        </m:r>
        <m:r>
          <m:rPr>
            <m:sty m:val="p"/>
          </m:rPr>
          <m:t>−</m:t>
        </m:r>
        <m:f>
          <m:fPr>
            <m:type m:val="lin"/>
          </m:fPr>
          <m:num>
            <m:r>
              <m:t>2</m:t>
            </m:r>
          </m:num>
          <m:den>
            <m:r>
              <m:t>3</m:t>
            </m:r>
          </m:den>
        </m:f>
      </m:oMath>
      <w:del w:id="27544" w:author="PR Preview" w:date="2026-01-01T00:00:00Z">
        <w:r>
          <w:delText xml:space="preserve">.</w:delText>
        </w:r>
      </w:del>
      <w:del w:id="27545" w:author="PR Preview" w:date="2026-01-01T00:00:00Z">
        <w:r>
          <w:delText xml:space="preserve"> </w:delText>
        </w:r>
      </w:del>
      <w:del w:id="27546" w:author="PR Preview" w:date="2026-01-01T00:00:00Z">
        <w:r>
          <w:delText xml:space="preserve">Check:</w:delText>
        </w:r>
      </w:del>
    </w:p>
    <w:p>
      <w:pPr>
        <w:pStyle w:val="FirstParagraph"/>
      </w:pPr>
      <w:ins w:id="27547" w:author="PR Preview" w:date="2026-01-01T00:00:00Z">
        <w:r>
          <w:t xml:space="preserve">So</w:t>
        </w:r>
      </w:ins>
      <w:ins w:id="27548" w:author="PR Preview" w:date="2026-01-01T00:00:00Z">
        <w:r>
          <w:t xml:space="preserve"> </w:t>
        </w:r>
      </w:ins>
      <w:ins w:id="27549" w:author="PR Preview" w:date="2026-01-01T00:00:00Z">
        <w:r>
          <w:t xml:space="preserve">$\mathbf{M} \mathord{\smash[b]{\underset{\raise.3ex\hbox{$\scriptstyle\sim$}}{v}}\vphantom{v}} = \mathord{\smash[b]{\underset{\raise.3ex\hbox{$\scriptstyle\sim$}}{0}}\vphantom{0}}$</w:t>
        </w:r>
      </w:ins>
      <w:ins w:id="27550" w:author="PR Preview" w:date="2026-01-01T00:00:00Z">
        <w:r>
          <w:t xml:space="preserve"> </w:t>
        </w:r>
      </w:ins>
      <w:ins w:id="27551" w:author="PR Preview" w:date="2026-01-01T00:00:00Z">
        <w:r>
          <w:t xml:space="preserve">with</w:t>
        </w:r>
      </w:ins>
      <w:ins w:id="27552" w:author="PR Preview" w:date="2026-01-01T00:00:00Z">
        <w:r>
          <w:t xml:space="preserve"> </w:t>
        </w:r>
      </w:ins>
      <m:oMath>
        <m:sSub>
          <m:e>
            <m:r>
              <m:t>v</m:t>
            </m:r>
          </m:e>
          <m:sub>
            <m:r>
              <m:t>k</m:t>
            </m:r>
          </m:sub>
        </m:sSub>
        <m:r>
          <m:rPr>
            <m:sty m:val="p"/>
          </m:rPr>
          <m:t>=</m:t>
        </m:r>
        <m:r>
          <m:t>1</m:t>
        </m:r>
      </m:oMath>
      <w:ins w:id="27553" w:author="PR Preview" w:date="2026-01-01T00:00:00Z">
        <w:r>
          <w:t xml:space="preserve">, hence</w:t>
        </w:r>
      </w:ins>
      <w:ins w:id="27554" w:author="PR Preview" w:date="2026-01-01T00:00:00Z">
        <w:r>
          <w:t xml:space="preserve"> </w:t>
        </w:r>
      </w:ins>
      <w:ins w:id="27555" w:author="PR Preview" w:date="2026-01-01T00:00:00Z">
        <w:r>
          <w:t xml:space="preserve">$\mathord{\smash[b]{\underset{\raise.3ex\hbox{$\scriptstyle\sim$}}{v}}\vphantom{v}} \ne \mathord{\smash[b]{\underset{\raise.3ex\hbox{$\scriptstyle\sim$}}{0}}\vphantom{0}}$</w:t>
        </w:r>
      </w:ins>
      <w:ins w:id="27556" w:author="PR Preview" w:date="2026-01-01T00:00:00Z">
        <w:r>
          <w:t xml:space="preserve">,</w:t>
        </w:r>
      </w:ins>
      <w:ins w:id="27557" w:author="PR Preview" w:date="2026-01-01T00:00:00Z">
        <w:r>
          <w:t xml:space="preserve"> </w:t>
        </w:r>
      </w:ins>
      <w:ins w:id="27558" w:author="PR Preview" w:date="2026-01-01T00:00:00Z">
        <w:r>
          <w:t xml:space="preserve">and</w:t>
        </w:r>
      </w:ins>
      <w:ins w:id="27559" w:author="PR Preview" w:date="2026-01-01T00:00:00Z">
        <w:r>
          <w:t xml:space="preserve"> </w:t>
        </w:r>
      </w:ins>
      <m:oMath>
        <m:r>
          <m:t>λ</m:t>
        </m:r>
      </m:oMath>
      <w:ins w:id="27560" w:author="PR Preview" w:date="2026-01-01T00:00:00Z">
        <w:r>
          <w:t xml:space="preserve"> </w:t>
        </w:r>
      </w:ins>
      <w:ins w:id="27561" w:author="PR Preview" w:date="2026-01-01T00:00:00Z">
        <w:r>
          <w:t xml:space="preserve">is an eigenvalue.</w:t>
        </w:r>
      </w:ins>
    </w:p>
    <w:bookmarkStart w:id="627" w:name="exm-eigen-triangular"/>
    <w:p>
      <w:pPr>
        <w:pStyle w:val="BodyText"/>
      </w:pPr>
      <w:ins w:id="27562" w:author="PR Preview" w:date="2026-01-01T00:00:00Z">
        <w:r>
          <w:rPr>
            <w:b/>
            <w:bCs/>
          </w:rPr>
          <w:t xml:space="preserve">Example 197 (Eigenvalues read off the diagonal)</w:t>
        </w:r>
      </w:ins>
      <w:ins w:id="27563" w:author="PR Preview" w:date="2026-01-01T00:00:00Z">
        <w:r>
          <w:t xml:space="preserve"> </w:t>
        </w:r>
      </w:ins>
      <m:oMath>
        <m:r>
          <m:rPr>
            <m:sty m:val="bi"/>
          </m:rPr>
          <m:t>U</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2</m:t>
                  </m:r>
                </m:e>
                <m:e>
                  <m:r>
                    <m:t>1</m:t>
                  </m:r>
                </m:e>
                <m:e>
                  <m:r>
                    <m:rPr>
                      <m:sty m:val="p"/>
                    </m:rPr>
                    <m:t>−</m:t>
                  </m:r>
                  <m:r>
                    <m:t>1</m:t>
                  </m:r>
                </m:e>
              </m:mr>
              <m:mr>
                <m:e>
                  <m:r>
                    <m:t>0</m:t>
                  </m:r>
                </m:e>
                <m:e>
                  <m:f>
                    <m:fPr>
                      <m:type m:val="bar"/>
                    </m:fPr>
                    <m:num>
                      <m:r>
                        <m:t>1</m:t>
                      </m:r>
                    </m:num>
                    <m:den>
                      <m:r>
                        <m:t>2</m:t>
                      </m:r>
                    </m:den>
                  </m:f>
                </m:e>
                <m:e>
                  <m:f>
                    <m:fPr>
                      <m:type m:val="bar"/>
                    </m:fPr>
                    <m:num>
                      <m:r>
                        <m:t>1</m:t>
                      </m:r>
                    </m:num>
                    <m:den>
                      <m:r>
                        <m:t>2</m:t>
                      </m:r>
                    </m:den>
                  </m:f>
                </m:e>
              </m:mr>
              <m:mr>
                <m:e>
                  <m:r>
                    <m:t>0</m:t>
                  </m:r>
                </m:e>
                <m:e>
                  <m:r>
                    <m:t>0</m:t>
                  </m:r>
                </m:e>
                <m:e>
                  <m:r>
                    <m:rPr>
                      <m:sty m:val="p"/>
                    </m:rPr>
                    <m:t>−</m:t>
                  </m:r>
                  <m:r>
                    <m:t>1</m:t>
                  </m:r>
                </m:e>
              </m:mr>
            </m:m>
          </m:e>
        </m:d>
      </m:oMath>
      <w:ins w:id="27564" w:author="PR Preview" w:date="2026-01-01T00:00:00Z">
        <w:r>
          <w:t xml:space="preserve"> </w:t>
        </w:r>
      </w:ins>
      <w:ins w:id="27565" w:author="PR Preview" w:date="2026-01-01T00:00:00Z">
        <w:r>
          <w:t xml:space="preserve">of</w:t>
        </w:r>
      </w:ins>
      <w:ins w:id="27566" w:author="PR Preview" w:date="2026-01-01T00:00:00Z">
        <w:r>
          <w:t xml:space="preserve"> </w:t>
        </w:r>
      </w:ins>
      <w:hyperlink w:anchor="exm-triangular-matrix">
        <w:ins w:id="27567" w:author="PR Preview" w:date="2026-01-01T00:00:00Z">
          <w:r>
            <w:rPr>
              <w:rStyle w:val="Hyperlink"/>
            </w:rPr>
            <w:t xml:space="preserve">Example 182</w:t>
          </w:r>
        </w:ins>
      </w:hyperlink>
      <w:ins w:id="27568" w:author="PR Preview" w:date="2026-01-01T00:00:00Z">
        <w:r>
          <w:t xml:space="preserve"> </w:t>
        </w:r>
      </w:ins>
      <w:ins w:id="27569" w:author="PR Preview" w:date="2026-01-01T00:00:00Z">
        <w:r>
          <w:t xml:space="preserve">has eigenvalues</w:t>
        </w:r>
      </w:ins>
      <w:ins w:id="27570" w:author="PR Preview" w:date="2026-01-01T00:00:00Z">
        <w:r>
          <w:t xml:space="preserve"> </w:t>
        </w:r>
      </w:ins>
      <m:oMath>
        <m:r>
          <m:t>2</m:t>
        </m:r>
      </m:oMath>
      <w:ins w:id="27571" w:author="PR Preview" w:date="2026-01-01T00:00:00Z">
        <w:r>
          <w:t xml:space="preserve">,</w:t>
        </w:r>
      </w:ins>
      <w:ins w:id="27572" w:author="PR Preview" w:date="2026-01-01T00:00:00Z">
        <w:r>
          <w:t xml:space="preserve"> </w:t>
        </w:r>
      </w:ins>
      <m:oMath>
        <m:f>
          <m:fPr>
            <m:type m:val="lin"/>
          </m:fPr>
          <m:num>
            <m:r>
              <m:t>1</m:t>
            </m:r>
          </m:num>
          <m:den>
            <m:r>
              <m:t>2</m:t>
            </m:r>
          </m:den>
        </m:f>
      </m:oMath>
      <w:ins w:id="27573" w:author="PR Preview" w:date="2026-01-01T00:00:00Z">
        <w:r>
          <w:t xml:space="preserve"> </w:t>
        </w:r>
      </w:ins>
      <w:ins w:id="27574" w:author="PR Preview" w:date="2026-01-01T00:00:00Z">
        <w:r>
          <w:t xml:space="preserve">and</w:t>
        </w:r>
      </w:ins>
      <w:ins w:id="27575" w:author="PR Preview" w:date="2026-01-01T00:00:00Z">
        <w:r>
          <w:t xml:space="preserve"> </w:t>
        </w:r>
      </w:ins>
      <m:oMath>
        <m:r>
          <m:rPr>
            <m:sty m:val="p"/>
          </m:rPr>
          <m:t>−</m:t>
        </m:r>
        <m:r>
          <m:t>1</m:t>
        </m:r>
      </m:oMath>
      <w:ins w:id="27576" w:author="PR Preview" w:date="2026-01-01T00:00:00Z">
        <w:r>
          <w:t xml:space="preserve">.</w:t>
        </w:r>
      </w:ins>
      <w:ins w:id="27577" w:author="PR Preview" w:date="2026-01-01T00:00:00Z">
        <w:r>
          <w:t xml:space="preserve"> </w:t>
        </w:r>
      </w:ins>
      <w:ins w:id="27578" w:author="PR Preview" w:date="2026-01-01T00:00:00Z">
        <w:r>
          <w:t xml:space="preserve">For</w:t>
        </w:r>
      </w:ins>
      <w:ins w:id="27579" w:author="PR Preview" w:date="2026-01-01T00:00:00Z">
        <w:r>
          <w:t xml:space="preserve"> </w:t>
        </w:r>
      </w:ins>
      <m:oMath>
        <m:r>
          <m:t>λ</m:t>
        </m:r>
        <m:r>
          <m:rPr>
            <m:sty m:val="p"/>
          </m:rPr>
          <m:t>=</m:t>
        </m:r>
        <m:f>
          <m:fPr>
            <m:type m:val="lin"/>
          </m:fPr>
          <m:num>
            <m:r>
              <m:t>1</m:t>
            </m:r>
          </m:num>
          <m:den>
            <m:r>
              <m:t>2</m:t>
            </m:r>
          </m:den>
        </m:f>
      </m:oMath>
      <w:ins w:id="27580" w:author="PR Preview" w:date="2026-01-01T00:00:00Z">
        <w:r>
          <w:t xml:space="preserve"> </w:t>
        </w:r>
      </w:ins>
      <w:ins w:id="27581" w:author="PR Preview" w:date="2026-01-01T00:00:00Z">
        <w:r>
          <w:t xml:space="preserve">(so</w:t>
        </w:r>
      </w:ins>
      <w:ins w:id="27582" w:author="PR Preview" w:date="2026-01-01T00:00:00Z">
        <w:r>
          <w:t xml:space="preserve"> </w:t>
        </w:r>
      </w:ins>
      <m:oMath>
        <m:r>
          <m:t>k</m:t>
        </m:r>
        <m:r>
          <m:rPr>
            <m:sty m:val="p"/>
          </m:rPr>
          <m:t>=</m:t>
        </m:r>
        <m:r>
          <m:t>2</m:t>
        </m:r>
      </m:oMath>
      <w:ins w:id="27583" w:author="PR Preview" w:date="2026-01-01T00:00:00Z">
        <w:r>
          <w:t xml:space="preserve">), take</w:t>
        </w:r>
      </w:ins>
      <w:ins w:id="27584" w:author="PR Preview" w:date="2026-01-01T00:00:00Z">
        <w:r>
          <w:t xml:space="preserve"> </w:t>
        </w:r>
      </w:ins>
      <m:oMath>
        <m:sSub>
          <m:e>
            <m:r>
              <m:t>v</m:t>
            </m:r>
          </m:e>
          <m:sub>
            <m:r>
              <m:t>2</m:t>
            </m:r>
          </m:sub>
        </m:sSub>
        <m:r>
          <m:rPr>
            <m:sty m:val="p"/>
          </m:rPr>
          <m:t>=</m:t>
        </m:r>
        <m:r>
          <m:t>1</m:t>
        </m:r>
      </m:oMath>
      <w:ins w:id="27585" w:author="PR Preview" w:date="2026-01-01T00:00:00Z">
        <w:r>
          <w:t xml:space="preserve">,</w:t>
        </w:r>
      </w:ins>
      <w:ins w:id="27586" w:author="PR Preview" w:date="2026-01-01T00:00:00Z">
        <w:r>
          <w:t xml:space="preserve"> </w:t>
        </w:r>
      </w:ins>
      <m:oMath>
        <m:sSub>
          <m:e>
            <m:r>
              <m:t>v</m:t>
            </m:r>
          </m:e>
          <m:sub>
            <m:r>
              <m:t>3</m:t>
            </m:r>
          </m:sub>
        </m:sSub>
        <m:r>
          <m:rPr>
            <m:sty m:val="p"/>
          </m:rPr>
          <m:t>=</m:t>
        </m:r>
        <m:r>
          <m:t>0</m:t>
        </m:r>
      </m:oMath>
      <w:ins w:id="27587" w:author="PR Preview" w:date="2026-01-01T00:00:00Z">
        <w:r>
          <w:t xml:space="preserve">;</w:t>
        </w:r>
      </w:ins>
      <w:ins w:id="27588" w:author="PR Preview" w:date="2026-01-01T00:00:00Z">
        <w:r>
          <w:t xml:space="preserve"> </w:t>
        </w:r>
      </w:ins>
      <w:ins w:id="27589" w:author="PR Preview" w:date="2026-01-01T00:00:00Z">
        <w:r>
          <w:t xml:space="preserve">row 1 of</w:t>
        </w:r>
      </w:ins>
      <w:ins w:id="27590" w:author="PR Preview" w:date="2026-01-01T00:00:00Z">
        <w:r>
          <w:t xml:space="preserve"> </w:t>
        </w:r>
      </w:ins>
      <w:ins w:id="27591" w:author="PR Preview" w:date="2026-01-01T00:00:00Z">
        <w:r>
          <w:t xml:space="preserve">$(\mathbf{U} - \tfrac{1}{2}\,\mathbf{I}_3)\,\mathord{\smash[b]{\underset{\raise.3ex\hbox{$\scriptstyle\sim$}}{v}}\vphantom{v}}$</w:t>
        </w:r>
      </w:ins>
      <w:ins w:id="27592" w:author="PR Preview" w:date="2026-01-01T00:00:00Z">
        <w:r>
          <w:t xml:space="preserve"> </w:t>
        </w:r>
      </w:ins>
      <w:ins w:id="27593" w:author="PR Preview" w:date="2026-01-01T00:00:00Z">
        <w:r>
          <w:t xml:space="preserve">is</w:t>
        </w:r>
      </w:ins>
      <w:ins w:id="27594" w:author="PR Preview" w:date="2026-01-01T00:00:00Z">
        <w:r>
          <w:t xml:space="preserve"> </w:t>
        </w:r>
      </w:ins>
      <m:oMath>
        <m:f>
          <m:fPr>
            <m:type m:val="lin"/>
          </m:fPr>
          <m:num>
            <m:r>
              <m:t>3</m:t>
            </m:r>
          </m:num>
          <m:den>
            <m:r>
              <m:t>2</m:t>
            </m:r>
          </m:den>
        </m:f>
        <m:r>
          <m:t> </m:t>
        </m:r>
        <m:sSub>
          <m:e>
            <m:r>
              <m:t>v</m:t>
            </m:r>
          </m:e>
          <m:sub>
            <m:r>
              <m:t>1</m:t>
            </m:r>
          </m:sub>
        </m:sSub>
        <m:r>
          <m:rPr>
            <m:sty m:val="p"/>
          </m:rPr>
          <m:t>+</m:t>
        </m:r>
        <m:r>
          <m:t>1</m:t>
        </m:r>
        <m:r>
          <m:rPr>
            <m:sty m:val="p"/>
          </m:rPr>
          <m:t>=</m:t>
        </m:r>
        <m:r>
          <m:t>0</m:t>
        </m:r>
      </m:oMath>
      <w:ins w:id="27595" w:author="PR Preview" w:date="2026-01-01T00:00:00Z">
        <w:r>
          <w:t xml:space="preserve">, so</w:t>
        </w:r>
      </w:ins>
      <w:ins w:id="27596" w:author="PR Preview" w:date="2026-01-01T00:00:00Z">
        <w:r>
          <w:t xml:space="preserve"> </w:t>
        </w:r>
      </w:ins>
      <m:oMath>
        <m:sSub>
          <m:e>
            <m:r>
              <m:t>v</m:t>
            </m:r>
          </m:e>
          <m:sub>
            <m:r>
              <m:t>1</m:t>
            </m:r>
          </m:sub>
        </m:sSub>
        <m:r>
          <m:rPr>
            <m:sty m:val="p"/>
          </m:rPr>
          <m:t>=</m:t>
        </m:r>
        <m:r>
          <m:rPr>
            <m:sty m:val="p"/>
          </m:rPr>
          <m:t>−</m:t>
        </m:r>
        <m:f>
          <m:fPr>
            <m:type m:val="lin"/>
          </m:fPr>
          <m:num>
            <m:r>
              <m:t>2</m:t>
            </m:r>
          </m:num>
          <m:den>
            <m:r>
              <m:t>3</m:t>
            </m:r>
          </m:den>
        </m:f>
      </m:oMath>
      <w:ins w:id="27597" w:author="PR Preview" w:date="2026-01-01T00:00:00Z">
        <w:r>
          <w:t xml:space="preserve">.</w:t>
        </w:r>
      </w:ins>
      <w:ins w:id="27598" w:author="PR Preview" w:date="2026-01-01T00:00:00Z">
        <w:r>
          <w:t xml:space="preserve"> </w:t>
        </w:r>
      </w:ins>
      <w:ins w:id="27599" w:author="PR Preview" w:date="2026-01-01T00:00:00Z">
        <w:r>
          <w:t xml:space="preserve">Check:</w:t>
        </w:r>
      </w:ins>
    </w:p>
    <w:p>
      <w:pPr>
        <w:pStyle w:val="BodyText"/>
      </w:pPr>
      <m:oMathPara>
        <m:oMathParaPr>
          <m:jc m:val="center"/>
        </m:oMathParaPr>
        <m:oMath>
          <m:eqArr>
            <m:e>
              <m:r>
                <m:rPr>
                  <m:sty m:val="bi"/>
                </m:rPr>
                <m:t>U</m:t>
              </m:r>
              <m:r>
                <m:t> </m:t>
              </m:r>
              <m:r>
                <m:rPr>
                  <m:sty m:val="p"/>
                </m:rPr>
                <m:t>(</m:t>
              </m:r>
              <m:r>
                <m:rPr>
                  <m:sty m:val="p"/>
                </m:rPr>
                <m:t>−</m:t>
              </m:r>
              <m:f>
                <m:fPr>
                  <m:type m:val="lin"/>
                </m:fPr>
                <m:num>
                  <m:r>
                    <m:t>2</m:t>
                  </m:r>
                </m:num>
                <m:den>
                  <m:r>
                    <m:t>3</m:t>
                  </m:r>
                </m:den>
              </m:f>
              <m:r>
                <m:rPr>
                  <m:sty m:val="p"/>
                </m:rPr>
                <m:t>,</m:t>
              </m:r>
              <m:r>
                <m:t>1</m:t>
              </m:r>
              <m:r>
                <m:rPr>
                  <m:sty m:val="p"/>
                </m:rPr>
                <m:t>,</m:t>
              </m:r>
              <m:r>
                <m:t>0</m:t>
              </m:r>
              <m:r>
                <m:rPr>
                  <m:sty m:val="p"/>
                </m:rPr>
                <m:t>)</m:t>
              </m:r>
              <m:r>
                <m:t>&amp;</m:t>
              </m:r>
              <m:r>
                <m:rPr>
                  <m:sty m:val="p"/>
                </m:rPr>
                <m:t>=</m:t>
              </m:r>
              <m:r>
                <m:rPr>
                  <m:sty m:val="p"/>
                </m:rPr>
                <m:t>(</m:t>
              </m:r>
              <m:r>
                <m:rPr>
                  <m:sty m:val="p"/>
                </m:rPr>
                <m:t>−</m:t>
              </m:r>
              <m:f>
                <m:fPr>
                  <m:type m:val="lin"/>
                </m:fPr>
                <m:num>
                  <m:r>
                    <m:t>4</m:t>
                  </m:r>
                </m:num>
                <m:den>
                  <m:r>
                    <m:t>3</m:t>
                  </m:r>
                </m:den>
              </m:f>
              <m:r>
                <m:rPr>
                  <m:sty m:val="p"/>
                </m:rPr>
                <m:t>+</m:t>
              </m:r>
              <m:r>
                <m:t>1</m:t>
              </m:r>
              <m:r>
                <m:rPr>
                  <m:sty m:val="p"/>
                </m:rPr>
                <m:t>,</m:t>
              </m:r>
              <m:f>
                <m:fPr>
                  <m:type m:val="lin"/>
                </m:fPr>
                <m:num>
                  <m:r>
                    <m:t>1</m:t>
                  </m:r>
                </m:num>
                <m:den>
                  <m:r>
                    <m:t>2</m:t>
                  </m:r>
                </m:den>
              </m:f>
              <m:r>
                <m:rPr>
                  <m:sty m:val="p"/>
                </m:rPr>
                <m:t>,</m:t>
              </m:r>
              <m:r>
                <m:t>0</m:t>
              </m:r>
              <m:r>
                <m:rPr>
                  <m:sty m:val="p"/>
                </m:rPr>
                <m:t>)</m:t>
              </m:r>
            </m:e>
            <m:e>
              <m:r>
                <m:t>&amp;</m:t>
              </m:r>
              <m:r>
                <m:rPr>
                  <m:sty m:val="p"/>
                </m:rPr>
                <m:t>=</m:t>
              </m:r>
              <m:f>
                <m:fPr>
                  <m:type m:val="lin"/>
                </m:fPr>
                <m:num>
                  <m:r>
                    <m:t>1</m:t>
                  </m:r>
                </m:num>
                <m:den>
                  <m:r>
                    <m:t>2</m:t>
                  </m:r>
                </m:den>
              </m:f>
              <m:r>
                <m:t> </m:t>
              </m:r>
              <m:r>
                <m:rPr>
                  <m:sty m:val="p"/>
                </m:rPr>
                <m:t>(</m:t>
              </m:r>
              <m:r>
                <m:rPr>
                  <m:sty m:val="p"/>
                </m:rPr>
                <m:t>−</m:t>
              </m:r>
              <m:f>
                <m:fPr>
                  <m:type m:val="lin"/>
                </m:fPr>
                <m:num>
                  <m:r>
                    <m:t>2</m:t>
                  </m:r>
                </m:num>
                <m:den>
                  <m:r>
                    <m:t>3</m:t>
                  </m:r>
                </m:den>
              </m:f>
              <m:r>
                <m:rPr>
                  <m:sty m:val="p"/>
                </m:rPr>
                <m:t>,</m:t>
              </m:r>
              <m:r>
                <m:t>1</m:t>
              </m:r>
              <m:r>
                <m:rPr>
                  <m:sty m:val="p"/>
                </m:rPr>
                <m:t>,</m:t>
              </m:r>
              <m:r>
                <m:t>0</m:t>
              </m:r>
              <m:r>
                <m:rPr>
                  <m:sty m:val="p"/>
                </m:rPr>
                <m:t>)</m:t>
              </m:r>
              <m:r>
                <m:rPr>
                  <m:sty m:val="p"/>
                </m:rPr>
                <m:t>.</m:t>
              </m:r>
            </m:e>
          </m:eqArr>
        </m:oMath>
      </m:oMathPara>
    </w:p>
    <w:p>
      <w:pPr>
        <w:pStyle w:val="FirstParagraph"/>
      </w:pPr>
      <w:r>
        <w:t xml:space="preserve">The matrix</w:t>
      </w:r>
      <w:r>
        <w:t xml:space="preserve"> </w:t>
      </w:r>
      <m:oMath>
        <m:r>
          <m:rPr>
            <m:sty m:val="bi"/>
          </m:rPr>
          <m:t>J</m:t>
        </m:r>
      </m:oMath>
      <w:r>
        <w:t xml:space="preserve"> </w:t>
      </w:r>
      <w:r>
        <w:t xml:space="preserve">of</w:t>
      </w:r>
      <w:r>
        <w:t xml:space="preserve"> </w:t>
      </w:r>
      <w:hyperlink w:anchor="exm-eigenspace">
        <w:r>
          <w:rPr>
            <w:rStyle w:val="Hyperlink"/>
          </w:rPr>
          <w:t xml:space="preserve">Example 193</w:t>
        </w:r>
      </w:hyperlink>
      <w:r>
        <w:t xml:space="preserve"> </w:t>
      </w:r>
      <w:r>
        <w:t xml:space="preserve">is upper triangular with both diagonal entries</w:t>
      </w:r>
      <w:r>
        <w:t xml:space="preserve"> </w:t>
      </w:r>
      <m:oMath>
        <m:r>
          <m:t>0</m:t>
        </m:r>
      </m:oMath>
      <w:r>
        <w:t xml:space="preserve">,</w:t>
      </w:r>
      <w:r>
        <w:t xml:space="preserve"> </w:t>
      </w:r>
      <w:r>
        <w:t xml:space="preserve">and</w:t>
      </w:r>
      <w:r>
        <w:t xml:space="preserve"> </w:t>
      </w:r>
      <m:oMath>
        <m:r>
          <m:t>0</m:t>
        </m:r>
      </m:oMath>
      <w:r>
        <w:t xml:space="preserve"> </w:t>
      </w:r>
      <w:r>
        <w:t xml:space="preserve">is its only eigenvalue.</w:t>
      </w:r>
    </w:p>
    <w:bookmarkEnd w:id="627"/>
    <w:bookmarkStart w:id="628" w:name="thm-eigen-idempotent-orthogonal"/>
    <w:p>
      <w:pPr>
        <w:pStyle w:val="BodyText"/>
      </w:pPr>
      <w:r>
        <w:rPr>
          <w:b/>
          <w:bCs/>
        </w:rPr>
        <w:t xml:space="preserve">Theorem 111 (Eigenvalues of idempotent and orthogonal matrices)</w:t>
      </w:r>
      <w:r>
        <w:t xml:space="preserve"> </w:t>
      </w:r>
      <w:r>
        <w:t xml:space="preserve"> </w:t>
      </w:r>
    </w:p>
    <w:p>
      <w:pPr>
        <w:pStyle w:val="Compact"/>
        <w:numPr>
          <w:ilvl w:val="0"/>
          <w:numId w:val="1100"/>
        </w:numPr>
      </w:pPr>
      <w:r>
        <w:t xml:space="preserve">Every eigenvalue of an idempotent matrix (</w:t>
      </w:r>
      <w:hyperlink w:anchor="def-idempotent-matrix">
        <w:r>
          <w:rPr>
            <w:rStyle w:val="Hyperlink"/>
          </w:rPr>
          <w:t xml:space="preserve">Definition 86</w:t>
        </w:r>
      </w:hyperlink>
      <w:r>
        <w:t xml:space="preserve">) is</w:t>
      </w:r>
      <w:r>
        <w:t xml:space="preserve"> </w:t>
      </w:r>
      <m:oMath>
        <m:r>
          <m:t>0</m:t>
        </m:r>
      </m:oMath>
      <w:r>
        <w:t xml:space="preserve"> </w:t>
      </w:r>
      <w:r>
        <w:t xml:space="preserve">or</w:t>
      </w:r>
      <w:r>
        <w:t xml:space="preserve"> </w:t>
      </w:r>
      <m:oMath>
        <m:r>
          <m:t>1</m:t>
        </m:r>
      </m:oMath>
      <w:r>
        <w:t xml:space="preserve">.</w:t>
      </w:r>
    </w:p>
    <w:p>
      <w:pPr>
        <w:pStyle w:val="Compact"/>
        <w:numPr>
          <w:ilvl w:val="0"/>
          <w:numId w:val="1100"/>
        </w:numPr>
      </w:pPr>
      <w:r>
        <w:t xml:space="preserve">Every eigenvalue of an orthogonal matrix (</w:t>
      </w:r>
      <w:hyperlink w:anchor="def-orthogonal-matrix">
        <w:r>
          <w:rPr>
            <w:rStyle w:val="Hyperlink"/>
          </w:rPr>
          <w:t xml:space="preserve">Definition 89</w:t>
        </w:r>
      </w:hyperlink>
      <w:r>
        <w:t xml:space="preserve">) is</w:t>
      </w:r>
      <w:r>
        <w:t xml:space="preserve"> </w:t>
      </w:r>
      <m:oMath>
        <m:r>
          <m:t>1</m:t>
        </m:r>
      </m:oMath>
      <w:r>
        <w:t xml:space="preserve"> </w:t>
      </w:r>
      <w:r>
        <w:t xml:space="preserve">or</w:t>
      </w:r>
      <w:r>
        <w:t xml:space="preserve"> </w:t>
      </w:r>
      <m:oMath>
        <m:r>
          <m:rPr>
            <m:sty m:val="p"/>
          </m:rPr>
          <m:t>−</m:t>
        </m:r>
        <m:r>
          <m:t>1</m:t>
        </m:r>
      </m:oMath>
      <w:r>
        <w:t xml:space="preserve">.</w:t>
      </w:r>
    </w:p>
    <w:bookmarkEnd w:id="628"/>
    <w:p>
      <w:pPr>
        <w:pStyle w:val="FirstParagraph"/>
      </w:pPr>
      <w:del w:id="27600" w:author="PR Preview" w:date="2026-01-01T00:00:00Z">
        <w:r>
          <w:rPr>
            <w:i/>
            <w:iCs/>
          </w:rPr>
          <w:delText xml:space="preserve">Proof</w:delText>
        </w:r>
      </w:del>
      <w:del w:id="27601" w:author="PR Preview" w:date="2026-01-01T00:00:00Z">
        <w:r>
          <w:delText xml:space="preserve">. </w:delText>
        </w:r>
      </w:del>
      <w:del w:id="27602" w:author="PR Preview" w:date="2026-01-01T00:00:00Z">
        <w:r>
          <w:delText xml:space="preserve">Let</w:delText>
        </w:r>
      </w:del>
      <w:del w:id="27603"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604" w:author="PR Preview" w:date="2026-01-01T00:00:00Z">
        <w:r>
          <w:delText xml:space="preserve"> </w:delText>
        </w:r>
      </w:del>
      <w:del w:id="27605" w:author="PR Preview" w:date="2026-01-01T00:00:00Z">
        <w:r>
          <w:delText xml:space="preserve">with</w:delText>
        </w:r>
      </w:del>
      <w:del w:id="27606"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27607" w:author="PR Preview" w:date="2026-01-01T00:00:00Z">
        <w:r>
          <w:delText xml:space="preserve">.</w:delText>
        </w:r>
      </w:del>
    </w:p>
    <w:p>
      <w:pPr>
        <w:pStyle w:val="FirstParagraph"/>
      </w:pPr>
      <w:ins w:id="27608" w:author="PR Preview" w:date="2026-01-01T00:00:00Z">
        <w:r>
          <w:rPr>
            <w:i/>
            <w:iCs/>
          </w:rPr>
          <w:t xml:space="preserve">Proof</w:t>
        </w:r>
      </w:ins>
      <w:ins w:id="27609" w:author="PR Preview" w:date="2026-01-01T00:00:00Z">
        <w:r>
          <w:t xml:space="preserve">. </w:t>
        </w:r>
      </w:ins>
      <w:ins w:id="27610" w:author="PR Preview" w:date="2026-01-01T00:00:00Z">
        <w:r>
          <w:t xml:space="preserve">Let</w:t>
        </w:r>
      </w:ins>
      <w:ins w:id="27611" w:author="PR Preview" w:date="2026-01-01T00:00:00Z">
        <w:r>
          <w:t xml:space="preserve"> </w:t>
        </w:r>
      </w:ins>
      <w:ins w:id="27612" w:author="PR Preview" w:date="2026-01-01T00:00:00Z">
        <w:r>
          <w:t xml:space="preserve">$\mathord{\smash[b]{\underset{\raise.3ex\hbox{$\scriptstyle\sim$}}{v}}\vphantom{v}} \ne \mathord{\smash[b]{\underset{\raise.3ex\hbox{$\scriptstyle\sim$}}{0}}\vphantom{0}}$</w:t>
        </w:r>
      </w:ins>
      <w:ins w:id="27613" w:author="PR Preview" w:date="2026-01-01T00:00:00Z">
        <w:r>
          <w:t xml:space="preserve"> </w:t>
        </w:r>
      </w:ins>
      <w:ins w:id="27614" w:author="PR Preview" w:date="2026-01-01T00:00:00Z">
        <w:r>
          <w:t xml:space="preserve">with</w:t>
        </w:r>
      </w:ins>
      <w:ins w:id="27615" w:author="PR Preview" w:date="2026-01-01T00:00:00Z">
        <w:r>
          <w:t xml:space="preserve"> </w:t>
        </w:r>
      </w:ins>
      <w:ins w:id="27616" w:author="PR Preview" w:date="2026-01-01T00:00:00Z">
        <w:r>
          <w:t xml:space="preserve">$\mathbf{A} \mathord{\smash[b]{\underset{\raise.3ex\hbox{$\scriptstyle\sim$}}{v}}\vphantom{v}} = \lambda\mathord{\smash[b]{\underset{\raise.3ex\hbox{$\scriptstyle\sim$}}{v}}\vphantom{v}}$</w:t>
        </w:r>
      </w:ins>
      <w:ins w:id="27617" w:author="PR Preview" w:date="2026-01-01T00:00:00Z">
        <w:r>
          <w:t xml:space="preserve">.</w:t>
        </w:r>
      </w:ins>
    </w:p>
    <w:p>
      <w:pPr>
        <w:pStyle w:val="BodyText"/>
      </w:pPr>
      <w:r>
        <w:rPr>
          <w:b/>
          <w:bCs/>
        </w:rPr>
        <w:t xml:space="preserve">Part 1.</w:t>
      </w:r>
      <w:r>
        <w:t xml:space="preserve"> </w:t>
      </w:r>
      <w:r>
        <w:t xml:space="preserve">If</w:t>
      </w:r>
      <w:r>
        <w:t xml:space="preserve"> </w:t>
      </w:r>
      <m:oMath>
        <m:sSup>
          <m:e>
            <m:r>
              <m:rPr>
                <m:sty m:val="bi"/>
              </m:rPr>
              <m:t>A</m:t>
            </m:r>
          </m:e>
          <m:sup>
            <m:r>
              <m:t>2</m:t>
            </m:r>
          </m:sup>
        </m:sSup>
        <m:r>
          <m:rPr>
            <m:sty m:val="p"/>
          </m:rPr>
          <m:t>=</m:t>
        </m:r>
        <m:r>
          <m:rPr>
            <m:sty m:val="bi"/>
          </m:rPr>
          <m:t>A</m:t>
        </m:r>
      </m:oMath>
      <w:r>
        <w:t xml:space="preserve">, then</w:t>
      </w:r>
    </w:p>
    <w:p>
      <w:pPr>
        <w:pStyle w:val="BodyText"/>
      </w:pPr>
      <m:oMathPara>
        <m:oMathParaPr>
          <m:jc m:val="center"/>
        </m:oMathParaPr>
        <m:oMath>
          <m:eqArr>
            <m:e>
              <m:r>
                <m:t>λ</m:t>
              </m:r>
              <m:limLow>
                <m:e>
                  <m:r>
                    <m:t>v</m:t>
                  </m:r>
                </m:e>
                <m:lim>
                  <m:r>
                    <m:rPr>
                      <m:sty m:val="p"/>
                    </m:rPr>
                    <m:t>∼</m:t>
                  </m:r>
                </m:lim>
              </m:limLow>
              <m:r>
                <m:t>&amp;</m:t>
              </m:r>
              <m:r>
                <m:rPr>
                  <m:sty m:val="p"/>
                </m:rPr>
                <m:t>=</m:t>
              </m:r>
              <m:r>
                <m:rPr>
                  <m:sty m:val="bi"/>
                </m:rPr>
                <m:t>A</m:t>
              </m:r>
              <m:limLow>
                <m:e>
                  <m:r>
                    <m:t>v</m:t>
                  </m:r>
                </m:e>
                <m:lim>
                  <m:r>
                    <m:rPr>
                      <m:sty m:val="p"/>
                    </m:rPr>
                    <m:t>∼</m:t>
                  </m:r>
                </m:lim>
              </m:limLow>
              <m:r>
                <m:t>&amp;</m:t>
              </m:r>
              <m:r>
                <m:t>&amp;</m:t>
              </m:r>
              <m:r>
                <m:rPr>
                  <m:nor/>
                  <m:sty m:val="p"/>
                </m:rPr>
                <m:t>(eigenvector)</m:t>
              </m:r>
            </m:e>
            <m:e>
              <m:r>
                <m:t>&amp;</m:t>
              </m:r>
              <m:r>
                <m:rPr>
                  <m:sty m:val="p"/>
                </m:rPr>
                <m:t>=</m:t>
              </m:r>
              <m:sSup>
                <m:e>
                  <m:r>
                    <m:rPr>
                      <m:sty m:val="bi"/>
                    </m:rPr>
                    <m:t>A</m:t>
                  </m:r>
                </m:e>
                <m:sup>
                  <m:r>
                    <m:t>2</m:t>
                  </m:r>
                </m:sup>
              </m:sSup>
              <m:limLow>
                <m:e>
                  <m:r>
                    <m:t>v</m:t>
                  </m:r>
                </m:e>
                <m:lim>
                  <m:r>
                    <m:rPr>
                      <m:sty m:val="p"/>
                    </m:rPr>
                    <m:t>∼</m:t>
                  </m:r>
                </m:lim>
              </m:limLow>
              <m:r>
                <m:t>&amp;</m:t>
              </m:r>
              <m:r>
                <m:t>&amp;</m:t>
              </m:r>
              <m:r>
                <m:rPr>
                  <m:nor/>
                  <m:sty m:val="p"/>
                </m:rPr>
                <m:t>(idempotent)</m:t>
              </m:r>
            </m:e>
            <m:e>
              <m:r>
                <m:t>&amp;</m:t>
              </m:r>
              <m:r>
                <m:rPr>
                  <m:sty m:val="p"/>
                </m:rPr>
                <m:t>=</m:t>
              </m:r>
              <m:sSup>
                <m:e>
                  <m:r>
                    <m:t>λ</m:t>
                  </m:r>
                </m:e>
                <m:sup>
                  <m:r>
                    <m:t>2</m:t>
                  </m:r>
                </m:sup>
              </m:sSup>
              <m:limLow>
                <m:e>
                  <m:r>
                    <m:t>v</m:t>
                  </m:r>
                </m:e>
                <m:lim>
                  <m:r>
                    <m:rPr>
                      <m:sty m:val="p"/>
                    </m:rPr>
                    <m:t>∼</m:t>
                  </m:r>
                </m:lim>
              </m:limLow>
              <m:r>
                <m:rPr>
                  <m:sty m:val="p"/>
                </m:rPr>
                <m:t>,</m:t>
              </m:r>
              <m:r>
                <m:t>&amp;</m:t>
              </m:r>
              <m:r>
                <m:t>&amp;</m:t>
              </m:r>
              <m:r>
                <m:rPr>
                  <m:nor/>
                  <m:sty m:val="p"/>
                </m:rPr>
                <m:t>(</m:t>
              </m:r>
              <m:r>
                <m:rPr>
                  <m:nor/>
                  <m:sty m:val="p"/>
                </m:rPr>
                <m:t>Theorem 109</m:t>
              </m:r>
              <m:r>
                <m:rPr>
                  <m:nor/>
                  <m:sty m:val="p"/>
                </m:rPr>
                <m:t>, part 2)</m:t>
              </m:r>
            </m:e>
          </m:eqArr>
        </m:oMath>
      </m:oMathPara>
    </w:p>
    <w:p>
      <w:pPr>
        <w:pStyle w:val="FirstParagraph"/>
      </w:pPr>
      <w:del w:id="27618" w:author="PR Preview" w:date="2026-01-01T00:00:00Z">
        <w:r>
          <w:delText xml:space="preserve">and subtracting</w:delText>
        </w:r>
      </w:del>
      <w:del w:id="27619" w:author="PR Preview" w:date="2026-01-01T00:00:00Z">
        <w:r>
          <w:delText xml:space="preserve"> </w:delText>
        </w:r>
      </w:del>
      <m:oMath>
        <m:r>
          <m:t>λ</m:t>
        </m:r>
        <m:limLow>
          <m:e>
            <m:r>
              <m:t>v</m:t>
            </m:r>
          </m:e>
          <m:lim>
            <m:r>
              <m:rPr>
                <m:sty m:val="p"/>
              </m:rPr>
              <m:t>∼</m:t>
            </m:r>
          </m:lim>
        </m:limLow>
      </m:oMath>
      <w:del w:id="27620" w:author="PR Preview" w:date="2026-01-01T00:00:00Z">
        <w:r>
          <w:delText xml:space="preserve"> </w:delText>
        </w:r>
      </w:del>
      <w:del w:id="27621" w:author="PR Preview" w:date="2026-01-01T00:00:00Z">
        <w:r>
          <w:delText xml:space="preserve">from both sides gives</w:delText>
        </w:r>
      </w:del>
      <w:del w:id="27622" w:author="PR Preview" w:date="2026-01-01T00:00:00Z">
        <w:r>
          <w:delText xml:space="preserve"> </w:delText>
        </w:r>
      </w:del>
      <m:oMath>
        <m:r>
          <m:rPr>
            <m:sty m:val="p"/>
          </m:rPr>
          <m:t>(</m:t>
        </m:r>
        <m:sSup>
          <m:e>
            <m:r>
              <m:t>λ</m:t>
            </m:r>
          </m:e>
          <m:sup>
            <m:r>
              <m:t>2</m:t>
            </m:r>
          </m:sup>
        </m:sSup>
        <m:r>
          <m:rPr>
            <m:sty m:val="p"/>
          </m:rPr>
          <m:t>−</m:t>
        </m:r>
        <m:r>
          <m:t>λ</m:t>
        </m:r>
        <m:r>
          <m:rPr>
            <m:sty m:val="p"/>
          </m:rPr>
          <m:t>)</m:t>
        </m:r>
        <m:r>
          <m:t> </m:t>
        </m:r>
        <m:limLow>
          <m:e>
            <m:r>
              <m:t>v</m:t>
            </m:r>
          </m:e>
          <m:lim>
            <m:r>
              <m:rPr>
                <m:sty m:val="p"/>
              </m:rPr>
              <m:t>∼</m:t>
            </m:r>
          </m:lim>
        </m:limLow>
        <m:r>
          <m:rPr>
            <m:sty m:val="p"/>
          </m:rPr>
          <m:t>=</m:t>
        </m:r>
        <m:limLow>
          <m:e>
            <m:r>
              <m:t>0</m:t>
            </m:r>
          </m:e>
          <m:lim>
            <m:r>
              <m:rPr>
                <m:sty m:val="p"/>
              </m:rPr>
              <m:t>∼</m:t>
            </m:r>
          </m:lim>
        </m:limLow>
      </m:oMath>
      <w:del w:id="27623" w:author="PR Preview" w:date="2026-01-01T00:00:00Z">
        <w:r>
          <w:delText xml:space="preserve">.</w:delText>
        </w:r>
      </w:del>
      <w:del w:id="27624" w:author="PR Preview" w:date="2026-01-01T00:00:00Z">
        <w:r>
          <w:delText xml:space="preserve"> </w:delText>
        </w:r>
      </w:del>
      <w:del w:id="27625" w:author="PR Preview" w:date="2026-01-01T00:00:00Z">
        <w:r>
          <w:delText xml:space="preserve">Some entry of</w:delText>
        </w:r>
      </w:del>
      <w:del w:id="27626" w:author="PR Preview" w:date="2026-01-01T00:00:00Z">
        <w:r>
          <w:delText xml:space="preserve"> </w:delText>
        </w:r>
      </w:del>
      <m:oMath>
        <m:limLow>
          <m:e>
            <m:r>
              <m:t>v</m:t>
            </m:r>
          </m:e>
          <m:lim>
            <m:r>
              <m:rPr>
                <m:sty m:val="p"/>
              </m:rPr>
              <m:t>∼</m:t>
            </m:r>
          </m:lim>
        </m:limLow>
      </m:oMath>
      <w:del w:id="27627" w:author="PR Preview" w:date="2026-01-01T00:00:00Z">
        <w:r>
          <w:delText xml:space="preserve"> </w:delText>
        </w:r>
      </w:del>
      <w:del w:id="27628" w:author="PR Preview" w:date="2026-01-01T00:00:00Z">
        <w:r>
          <w:delText xml:space="preserve">is nonzero, so</w:delText>
        </w:r>
      </w:del>
    </w:p>
    <w:p>
      <w:pPr>
        <w:pStyle w:val="BodyText"/>
      </w:pPr>
      <w:ins w:id="27629" w:author="PR Preview" w:date="2026-01-01T00:00:00Z">
        <w:r>
          <w:t xml:space="preserve">$$
    \begin{aligned}
    \lambda\mathord{\smash[b]{\underset{\raise.3ex\hbox{$\scriptstyle\sim$}}{v}}\vphantom{v}}
    &amp;= \mathbf{A} \mathord{\smash[b]{\underset{\raise.3ex\hbox{$\scriptstyle\sim$}}{v}}\vphantom{v}}
    &amp;&amp; \text{(eigenvector)}
    \\
    &amp;= \mathbf{A}^2 \mathord{\smash[b]{\underset{\raise.3ex\hbox{$\scriptstyle\sim$}}{v}}\vphantom{v}}
    &amp;&amp; \text{(idempotent)}
    \\
    &amp;= \lambda^2 \mathord{\smash[b]{\underset{\raise.3ex\hbox{$\scriptstyle\sim$}}{v}}\vphantom{v}},
    &amp;&amp; \text{(}\text{Theorem~109}\text{, part 2)}
    \end{aligned}
    $$</w:t>
        </w:r>
      </w:ins>
    </w:p>
    <w:p>
      <w:pPr>
        <w:pStyle w:val="FirstParagraph"/>
      </w:pPr>
      <w:ins w:id="27630" w:author="PR Preview" w:date="2026-01-01T00:00:00Z">
        <w:r>
          <w:t xml:space="preserve">and subtracting</w:t>
        </w:r>
      </w:ins>
      <w:ins w:id="27631" w:author="PR Preview" w:date="2026-01-01T00:00:00Z">
        <w:r>
          <w:t xml:space="preserve"> </w:t>
        </w:r>
      </w:ins>
      <w:ins w:id="27632" w:author="PR Preview" w:date="2026-01-01T00:00:00Z">
        <w:r>
          <w:t xml:space="preserve">$\lambda\mathord{\smash[b]{\underset{\raise.3ex\hbox{$\scriptstyle\sim$}}{v}}\vphantom{v}}$</w:t>
        </w:r>
      </w:ins>
      <w:ins w:id="27633" w:author="PR Preview" w:date="2026-01-01T00:00:00Z">
        <w:r>
          <w:t xml:space="preserve"> </w:t>
        </w:r>
      </w:ins>
      <w:ins w:id="27634" w:author="PR Preview" w:date="2026-01-01T00:00:00Z">
        <w:r>
          <w:t xml:space="preserve">from both sides gives</w:t>
        </w:r>
      </w:ins>
      <w:ins w:id="27635" w:author="PR Preview" w:date="2026-01-01T00:00:00Z">
        <w:r>
          <w:t xml:space="preserve"> </w:t>
        </w:r>
      </w:ins>
      <w:ins w:id="27636" w:author="PR Preview" w:date="2026-01-01T00:00:00Z">
        <w:r>
          <w:t xml:space="preserve">$(\lambda^2 - \lambda)\,\mathord{\smash[b]{\underset{\raise.3ex\hbox{$\scriptstyle\sim$}}{v}}\vphantom{v}} = \mathord{\smash[b]{\underset{\raise.3ex\hbox{$\scriptstyle\sim$}}{0}}\vphantom{0}}$</w:t>
        </w:r>
      </w:ins>
      <w:ins w:id="27637" w:author="PR Preview" w:date="2026-01-01T00:00:00Z">
        <w:r>
          <w:t xml:space="preserve">.</w:t>
        </w:r>
      </w:ins>
      <w:ins w:id="27638" w:author="PR Preview" w:date="2026-01-01T00:00:00Z">
        <w:r>
          <w:t xml:space="preserve"> </w:t>
        </w:r>
      </w:ins>
      <w:ins w:id="27639" w:author="PR Preview" w:date="2026-01-01T00:00:00Z">
        <w:r>
          <w:t xml:space="preserve">Some entry of</w:t>
        </w:r>
      </w:ins>
      <w:ins w:id="27640" w:author="PR Preview" w:date="2026-01-01T00:00:00Z">
        <w:r>
          <w:t xml:space="preserve"> </w:t>
        </w:r>
      </w:ins>
      <w:ins w:id="27641" w:author="PR Preview" w:date="2026-01-01T00:00:00Z">
        <w:r>
          <w:t xml:space="preserve">$\mathord{\smash[b]{\underset{\raise.3ex\hbox{$\scriptstyle\sim$}}{v}}\vphantom{v}}$</w:t>
        </w:r>
      </w:ins>
      <w:ins w:id="27642" w:author="PR Preview" w:date="2026-01-01T00:00:00Z">
        <w:r>
          <w:t xml:space="preserve"> </w:t>
        </w:r>
      </w:ins>
      <w:ins w:id="27643" w:author="PR Preview" w:date="2026-01-01T00:00:00Z">
        <w:r>
          <w:t xml:space="preserve">is nonzero, so</w:t>
        </w:r>
      </w:ins>
    </w:p>
    <w:p>
      <w:pPr>
        <w:pStyle w:val="BodyText"/>
      </w:pPr>
      <m:oMathPara>
        <m:oMathParaPr>
          <m:jc m:val="center"/>
        </m:oMathParaPr>
        <m:oMath>
          <m:eqArr>
            <m:e>
              <m:sSup>
                <m:e>
                  <m:r>
                    <m:t>λ</m:t>
                  </m:r>
                </m:e>
                <m:sup>
                  <m:r>
                    <m:t>2</m:t>
                  </m:r>
                </m:sup>
              </m:sSup>
              <m:r>
                <m:rPr>
                  <m:sty m:val="p"/>
                </m:rPr>
                <m:t>−</m:t>
              </m:r>
              <m:r>
                <m:t>λ</m:t>
              </m:r>
              <m:r>
                <m:t>&amp;</m:t>
              </m:r>
              <m:r>
                <m:rPr>
                  <m:sty m:val="p"/>
                </m:rPr>
                <m:t>=</m:t>
              </m:r>
              <m:r>
                <m:t>λ</m:t>
              </m:r>
              <m:r>
                <m:t> </m:t>
              </m:r>
              <m:r>
                <m:rPr>
                  <m:sty m:val="p"/>
                </m:rPr>
                <m:t>(</m:t>
              </m:r>
              <m:r>
                <m:t>λ</m:t>
              </m:r>
              <m:r>
                <m:rPr>
                  <m:sty m:val="p"/>
                </m:rPr>
                <m:t>−</m:t>
              </m:r>
              <m:r>
                <m:t>1</m:t>
              </m:r>
              <m:r>
                <m:rPr>
                  <m:sty m:val="p"/>
                </m:rPr>
                <m:t>)</m:t>
              </m:r>
            </m:e>
            <m:e>
              <m:r>
                <m:t>&amp;</m:t>
              </m:r>
              <m:r>
                <m:rPr>
                  <m:sty m:val="p"/>
                </m:rPr>
                <m:t>=</m:t>
              </m:r>
              <m:r>
                <m:t>0</m:t>
              </m:r>
              <m:r>
                <m:rPr>
                  <m:sty m:val="p"/>
                </m:rPr>
                <m:t>,</m:t>
              </m:r>
            </m:e>
          </m:eqArr>
        </m:oMath>
      </m:oMathPara>
    </w:p>
    <w:p>
      <w:pPr>
        <w:pStyle w:val="FirstParagraph"/>
      </w:pPr>
      <w:r>
        <w:t xml:space="preserve">and a product of two numbers is</w:t>
      </w:r>
      <w:r>
        <w:t xml:space="preserve"> </w:t>
      </w:r>
      <m:oMath>
        <m:r>
          <m:t>0</m:t>
        </m:r>
      </m:oMath>
      <w:r>
        <w:t xml:space="preserve"> </w:t>
      </w:r>
      <w:r>
        <w:t xml:space="preserve">only when one of them is:</w:t>
      </w:r>
      <w:r>
        <w:t xml:space="preserve"> </w:t>
      </w:r>
      <m:oMath>
        <m:r>
          <m:t>λ</m:t>
        </m:r>
        <m:r>
          <m:rPr>
            <m:sty m:val="p"/>
          </m:rPr>
          <m:t>=</m:t>
        </m:r>
        <m:r>
          <m:t>0</m:t>
        </m:r>
      </m:oMath>
      <w:r>
        <w:t xml:space="preserve"> </w:t>
      </w:r>
      <w:r>
        <w:t xml:space="preserve">or</w:t>
      </w:r>
      <w:r>
        <w:t xml:space="preserve"> </w:t>
      </w:r>
      <m:oMath>
        <m:r>
          <m:t>λ</m:t>
        </m:r>
        <m:r>
          <m:rPr>
            <m:sty m:val="p"/>
          </m:rPr>
          <m:t>=</m:t>
        </m:r>
        <m:r>
          <m:t>1</m:t>
        </m:r>
      </m:oMath>
      <w:r>
        <w:t xml:space="preserve">.</w:t>
      </w:r>
    </w:p>
    <w:p>
      <w:pPr>
        <w:pStyle w:val="BodyText"/>
      </w:pPr>
      <w:r>
        <w:rPr>
          <w:b/>
          <w:bCs/>
        </w:rPr>
        <w:t xml:space="preserve">Part 2.</w:t>
      </w:r>
      <w:r>
        <w:t xml:space="preserve"> </w:t>
      </w:r>
      <w:r>
        <w:t xml:space="preserve">If</w:t>
      </w:r>
      <w:r>
        <w:t xml:space="preserve"> </w:t>
      </w:r>
      <m:oMath>
        <m:r>
          <m:rPr>
            <m:sty m:val="bi"/>
          </m:rPr>
          <m:t>A</m:t>
        </m:r>
      </m:oMath>
      <w:r>
        <w:t xml:space="preserve"> </w:t>
      </w:r>
      <w:r>
        <w:t xml:space="preserve">is orthogonal, then</w:t>
      </w:r>
    </w:p>
    <w:p>
      <w:pPr>
        <w:pStyle w:val="BodyText"/>
      </w:pPr>
      <m:oMathPara>
        <m:oMathParaPr>
          <m:jc m:val="center"/>
        </m:oMathParaPr>
        <m:oMath>
          <m:eqArr>
            <m:e>
              <m:r>
                <m:t>​</m:t>
              </m:r>
              <m:d>
                <m:dPr>
                  <m:begChr m:val="∥"/>
                  <m:sepChr m:val=""/>
                  <m:endChr m:val="∥"/>
                  <m:grow/>
                </m:dPr>
                <m:e>
                  <m:limLow>
                    <m:e>
                      <m:r>
                        <m:t>v</m:t>
                      </m:r>
                    </m:e>
                    <m:lim>
                      <m:r>
                        <m:rPr>
                          <m:sty m:val="p"/>
                        </m:rPr>
                        <m:t>∼</m:t>
                      </m:r>
                    </m:lim>
                  </m:limLow>
                </m:e>
              </m:d>
              <m:r>
                <m:t>​</m:t>
              </m:r>
              <m:r>
                <m:t>&amp;</m:t>
              </m:r>
              <m:r>
                <m:rPr>
                  <m:sty m:val="p"/>
                </m:rPr>
                <m:t>=</m:t>
              </m:r>
              <m:r>
                <m:t>​</m:t>
              </m:r>
              <m:d>
                <m:dPr>
                  <m:begChr m:val="∥"/>
                  <m:sepChr m:val=""/>
                  <m:endChr m:val="∥"/>
                  <m:grow/>
                </m:dPr>
                <m:e>
                  <m:r>
                    <m:rPr>
                      <m:sty m:val="bi"/>
                    </m:rPr>
                    <m:t>A</m:t>
                  </m:r>
                  <m:limLow>
                    <m:e>
                      <m:r>
                        <m:t>v</m:t>
                      </m:r>
                    </m:e>
                    <m:lim>
                      <m:r>
                        <m:rPr>
                          <m:sty m:val="p"/>
                        </m:rPr>
                        <m:t>∼</m:t>
                      </m:r>
                    </m:lim>
                  </m:limLow>
                </m:e>
              </m:d>
              <m:r>
                <m:t>​</m:t>
              </m:r>
              <m:r>
                <m:t>&amp;</m:t>
              </m:r>
              <m:r>
                <m:t>&amp;</m:t>
              </m:r>
              <m:r>
                <m:rPr>
                  <m:nor/>
                  <m:sty m:val="p"/>
                </m:rPr>
                <m:t>(</m:t>
              </m:r>
              <m:r>
                <m:rPr>
                  <m:nor/>
                  <m:sty m:val="p"/>
                </m:rPr>
                <m:t>Theorem 71</m:t>
              </m:r>
              <m:r>
                <m:rPr>
                  <m:nor/>
                  <m:sty m:val="p"/>
                </m:rPr>
                <m:t>)</m:t>
              </m:r>
            </m:e>
            <m:e>
              <m:r>
                <m:t>&amp;</m:t>
              </m:r>
              <m:r>
                <m:rPr>
                  <m:sty m:val="p"/>
                </m:rPr>
                <m:t>=</m:t>
              </m:r>
              <m:r>
                <m:t>​</m:t>
              </m:r>
              <m:d>
                <m:dPr>
                  <m:begChr m:val="∥"/>
                  <m:sepChr m:val=""/>
                  <m:endChr m:val="∥"/>
                  <m:grow/>
                </m:dPr>
                <m:e>
                  <m:r>
                    <m:t>λ</m:t>
                  </m:r>
                  <m:limLow>
                    <m:e>
                      <m:r>
                        <m:t>v</m:t>
                      </m:r>
                    </m:e>
                    <m:lim>
                      <m:r>
                        <m:rPr>
                          <m:sty m:val="p"/>
                        </m:rPr>
                        <m:t>∼</m:t>
                      </m:r>
                    </m:lim>
                  </m:limLow>
                </m:e>
              </m:d>
              <m:r>
                <m:t>​</m:t>
              </m:r>
              <m:r>
                <m:t>&amp;</m:t>
              </m:r>
              <m:r>
                <m:t>&amp;</m:t>
              </m:r>
              <m:r>
                <m:rPr>
                  <m:nor/>
                  <m:sty m:val="p"/>
                </m:rPr>
                <m:t>(eigenvector)</m:t>
              </m:r>
            </m:e>
            <m:e>
              <m:r>
                <m:t>&amp;</m:t>
              </m:r>
              <m:r>
                <m:rPr>
                  <m:sty m:val="p"/>
                </m:rPr>
                <m:t>=</m:t>
              </m:r>
              <m:r>
                <m:t>​</m:t>
              </m:r>
              <m:d>
                <m:dPr>
                  <m:begChr m:val="|"/>
                  <m:sepChr m:val=""/>
                  <m:endChr m:val="|"/>
                  <m:grow/>
                </m:dPr>
                <m:e>
                  <m:r>
                    <m:t>λ</m:t>
                  </m:r>
                </m:e>
              </m:d>
              <m:r>
                <m:t>​</m:t>
              </m:r>
              <m:r>
                <m:t> </m:t>
              </m:r>
              <m:r>
                <m:t>​</m:t>
              </m:r>
              <m:d>
                <m:dPr>
                  <m:begChr m:val="∥"/>
                  <m:sepChr m:val=""/>
                  <m:endChr m:val="∥"/>
                  <m:grow/>
                </m:dPr>
                <m:e>
                  <m:limLow>
                    <m:e>
                      <m:r>
                        <m:t>v</m:t>
                      </m:r>
                    </m:e>
                    <m:lim>
                      <m:r>
                        <m:rPr>
                          <m:sty m:val="p"/>
                        </m:rPr>
                        <m:t>∼</m:t>
                      </m:r>
                    </m:lim>
                  </m:limLow>
                </m:e>
              </m:d>
              <m:r>
                <m:t>​</m:t>
              </m:r>
              <m:r>
                <m:rPr>
                  <m:sty m:val="p"/>
                </m:rPr>
                <m:t>,</m:t>
              </m:r>
              <m:r>
                <m:t>&amp;</m:t>
              </m:r>
              <m:r>
                <m:t>&amp;</m:t>
              </m:r>
              <m:r>
                <m:rPr>
                  <m:nor/>
                  <m:sty m:val="p"/>
                </m:rPr>
                <m:t>(</m:t>
              </m:r>
              <m:r>
                <m:rPr>
                  <m:nor/>
                  <m:sty m:val="p"/>
                </m:rPr>
                <m:t>Theorem 56</m:t>
              </m:r>
              <m:r>
                <m:rPr>
                  <m:nor/>
                  <m:sty m:val="p"/>
                </m:rPr>
                <m:t>, part 2)</m:t>
              </m:r>
            </m:e>
          </m:eqArr>
        </m:oMath>
      </m:oMathPara>
    </w:p>
    <w:p>
      <w:pPr>
        <w:pStyle w:val="FirstParagraph"/>
      </w:pPr>
      <w:del w:id="27644" w:author="PR Preview" w:date="2026-01-01T00:00:00Z">
        <w:r>
          <w:delText xml:space="preserve">and</w:delText>
        </w:r>
      </w:del>
      <w:del w:id="27645" w:author="PR Preview" w:date="2026-01-01T00:00:00Z">
        <w:r>
          <w:delText xml:space="preserve"> </w:delText>
        </w:r>
      </w:del>
      <m:oMath>
        <m:r>
          <m:t>​</m:t>
        </m:r>
        <m:d>
          <m:dPr>
            <m:begChr m:val="∥"/>
            <m:sepChr m:val=""/>
            <m:endChr m:val="∥"/>
            <m:grow/>
          </m:dPr>
          <m:e>
            <m:limLow>
              <m:e>
                <m:r>
                  <m:t>v</m:t>
                </m:r>
              </m:e>
              <m:lim>
                <m:r>
                  <m:rPr>
                    <m:sty m:val="p"/>
                  </m:rPr>
                  <m:t>∼</m:t>
                </m:r>
              </m:lim>
            </m:limLow>
          </m:e>
        </m:d>
        <m:r>
          <m:t>​</m:t>
        </m:r>
        <m:r>
          <m:rPr>
            <m:sty m:val="p"/>
          </m:rPr>
          <m:t>&gt;</m:t>
        </m:r>
        <m:r>
          <m:t>0</m:t>
        </m:r>
      </m:oMath>
      <w:del w:id="27646" w:author="PR Preview" w:date="2026-01-01T00:00:00Z">
        <w:r>
          <w:delText xml:space="preserve"> </w:delText>
        </w:r>
      </w:del>
      <w:del w:id="27647" w:author="PR Preview" w:date="2026-01-01T00:00:00Z">
        <w:r>
          <w:delText xml:space="preserve">(</w:delText>
        </w:r>
      </w:del>
      <w:hyperlink w:anchor="thm-norm-properties">
        <w:del w:id="27648" w:author="PR Preview" w:date="2026-01-01T00:00:00Z">
          <w:r>
            <w:rPr>
              <w:rStyle w:val="Hyperlink"/>
            </w:rPr>
            <w:delText xml:space="preserve">Theorem 56</w:delText>
          </w:r>
        </w:del>
      </w:hyperlink>
      <w:del w:id="27649" w:author="PR Preview" w:date="2026-01-01T00:00:00Z">
        <w:r>
          <w:delText xml:space="preserve">, part 1),</w:delText>
        </w:r>
      </w:del>
      <w:del w:id="27650" w:author="PR Preview" w:date="2026-01-01T00:00:00Z">
        <w:r>
          <w:delText xml:space="preserve"> </w:delText>
        </w:r>
      </w:del>
      <w:del w:id="27651" w:author="PR Preview" w:date="2026-01-01T00:00:00Z">
        <w:r>
          <w:delText xml:space="preserve">so dividing by</w:delText>
        </w:r>
      </w:del>
      <w:del w:id="27652" w:author="PR Preview" w:date="2026-01-01T00:00:00Z">
        <w:r>
          <w:delText xml:space="preserve"> </w:delText>
        </w:r>
      </w:del>
      <m:oMath>
        <m:r>
          <m:t>​</m:t>
        </m:r>
        <m:d>
          <m:dPr>
            <m:begChr m:val="∥"/>
            <m:sepChr m:val=""/>
            <m:endChr m:val="∥"/>
            <m:grow/>
          </m:dPr>
          <m:e>
            <m:limLow>
              <m:e>
                <m:r>
                  <m:t>v</m:t>
                </m:r>
              </m:e>
              <m:lim>
                <m:r>
                  <m:rPr>
                    <m:sty m:val="p"/>
                  </m:rPr>
                  <m:t>∼</m:t>
                </m:r>
              </m:lim>
            </m:limLow>
          </m:e>
        </m:d>
        <m:r>
          <m:t>​</m:t>
        </m:r>
      </m:oMath>
      <w:del w:id="27653" w:author="PR Preview" w:date="2026-01-01T00:00:00Z">
        <w:r>
          <w:delText xml:space="preserve"> </w:delText>
        </w:r>
      </w:del>
      <w:del w:id="27654" w:author="PR Preview" w:date="2026-01-01T00:00:00Z">
        <w:r>
          <w:delText xml:space="preserve">gives</w:delText>
        </w:r>
      </w:del>
      <w:del w:id="27655" w:author="PR Preview" w:date="2026-01-01T00:00:00Z">
        <w:r>
          <w:delText xml:space="preserve"> </w:delText>
        </w:r>
      </w:del>
      <m:oMath>
        <m:r>
          <m:t>​</m:t>
        </m:r>
        <m:d>
          <m:dPr>
            <m:begChr m:val="|"/>
            <m:sepChr m:val=""/>
            <m:endChr m:val="|"/>
            <m:grow/>
          </m:dPr>
          <m:e>
            <m:r>
              <m:t>λ</m:t>
            </m:r>
          </m:e>
        </m:d>
        <m:r>
          <m:t>​</m:t>
        </m:r>
        <m:r>
          <m:rPr>
            <m:sty m:val="p"/>
          </m:rPr>
          <m:t>=</m:t>
        </m:r>
        <m:r>
          <m:t>1</m:t>
        </m:r>
      </m:oMath>
      <w:del w:id="27656" w:author="PR Preview" w:date="2026-01-01T00:00:00Z">
        <w:r>
          <w:delText xml:space="preserve">;</w:delText>
        </w:r>
      </w:del>
      <w:del w:id="27657" w:author="PR Preview" w:date="2026-01-01T00:00:00Z">
        <w:r>
          <w:delText xml:space="preserve"> </w:delText>
        </w:r>
      </w:del>
      <w:del w:id="27658" w:author="PR Preview" w:date="2026-01-01T00:00:00Z">
        <w:r>
          <w:delText xml:space="preserve">since</w:delText>
        </w:r>
      </w:del>
      <w:del w:id="27659" w:author="PR Preview" w:date="2026-01-01T00:00:00Z">
        <w:r>
          <w:delText xml:space="preserve"> </w:delText>
        </w:r>
      </w:del>
      <m:oMath>
        <m:r>
          <m:t>λ</m:t>
        </m:r>
      </m:oMath>
      <w:del w:id="27660" w:author="PR Preview" w:date="2026-01-01T00:00:00Z">
        <w:r>
          <w:delText xml:space="preserve"> </w:delText>
        </w:r>
      </w:del>
      <w:del w:id="27661" w:author="PR Preview" w:date="2026-01-01T00:00:00Z">
        <w:r>
          <w:delText xml:space="preserve">is real (</w:delText>
        </w:r>
      </w:del>
      <w:hyperlink w:anchor="def-eigenvalue">
        <w:del w:id="27662" w:author="PR Preview" w:date="2026-01-01T00:00:00Z">
          <w:r>
            <w:rPr>
              <w:rStyle w:val="Hyperlink"/>
            </w:rPr>
            <w:delText xml:space="preserve">Definition 95</w:delText>
          </w:r>
        </w:del>
      </w:hyperlink>
      <w:del w:id="27663" w:author="PR Preview" w:date="2026-01-01T00:00:00Z">
        <w:r>
          <w:delText xml:space="preserve">),</w:delText>
        </w:r>
      </w:del>
      <w:del w:id="27664" w:author="PR Preview" w:date="2026-01-01T00:00:00Z">
        <w:r>
          <w:delText xml:space="preserve"> </w:delText>
        </w:r>
      </w:del>
      <m:oMath>
        <m:r>
          <m:t>λ</m:t>
        </m:r>
        <m:r>
          <m:rPr>
            <m:sty m:val="p"/>
          </m:rPr>
          <m:t>=</m:t>
        </m:r>
        <m:r>
          <m:t>1</m:t>
        </m:r>
      </m:oMath>
      <w:del w:id="27665" w:author="PR Preview" w:date="2026-01-01T00:00:00Z">
        <w:r>
          <w:delText xml:space="preserve"> </w:delText>
        </w:r>
      </w:del>
      <w:del w:id="27666" w:author="PR Preview" w:date="2026-01-01T00:00:00Z">
        <w:r>
          <w:delText xml:space="preserve">or</w:delText>
        </w:r>
      </w:del>
      <w:del w:id="27667" w:author="PR Preview" w:date="2026-01-01T00:00:00Z">
        <w:r>
          <w:delText xml:space="preserve"> </w:delText>
        </w:r>
      </w:del>
      <m:oMath>
        <m:r>
          <m:t>λ</m:t>
        </m:r>
        <m:r>
          <m:rPr>
            <m:sty m:val="p"/>
          </m:rPr>
          <m:t>=</m:t>
        </m:r>
        <m:r>
          <m:rPr>
            <m:sty m:val="p"/>
          </m:rPr>
          <m:t>−</m:t>
        </m:r>
        <m:r>
          <m:t>1</m:t>
        </m:r>
      </m:oMath>
      <w:del w:id="27668" w:author="PR Preview" w:date="2026-01-01T00:00:00Z">
        <w:r>
          <w:delText xml:space="preserve">.</w:delText>
        </w:r>
      </w:del>
    </w:p>
    <w:p>
      <w:pPr>
        <w:pStyle w:val="BodyText"/>
      </w:pPr>
      <w:ins w:id="27669" w:author="PR Preview" w:date="2026-01-01T00:00:00Z">
        <w:r>
          <w:t xml:space="preserve">$$
    \begin{aligned}
    \mathopen{}\left\lVert\mathord{\smash[b]{\underset{\raise.3ex\hbox{$\scriptstyle\sim$}}{v}}\vphantom{v}}\right\rVert\mathclose{}
    &amp;= \mathopen{}\left\lVert\mathbf{A} \mathord{\smash[b]{\underset{\raise.3ex\hbox{$\scriptstyle\sim$}}{v}}\vphantom{v}}\right\rVert\mathclose{}
    &amp;&amp; \text{(}\text{Theorem~71}\text{)}
    \\
    &amp;= \mathopen{}\left\lVert\lambda\mathord{\smash[b]{\underset{\raise.3ex\hbox{$\scriptstyle\sim$}}{v}}\vphantom{v}}\right\rVert\mathclose{}
    &amp;&amp; \text{(eigenvector)}
    \\
    &amp;= \mathopen{}\left|\lambda\right|\mathclose{}\,\mathopen{}\left\lVert\mathord{\smash[b]{\underset{\raise.3ex\hbox{$\scriptstyle\sim$}}{v}}\vphantom{v}}\right\rVert\mathclose{},
    &amp;&amp; \text{(}\text{Theorem~56}\text{, part 2)}
    \end{aligned}
    $$</w:t>
        </w:r>
      </w:ins>
    </w:p>
    <w:p>
      <w:pPr>
        <w:pStyle w:val="FirstParagraph"/>
      </w:pPr>
      <w:ins w:id="27670" w:author="PR Preview" w:date="2026-01-01T00:00:00Z">
        <w:r>
          <w:t xml:space="preserve">and</w:t>
        </w:r>
      </w:ins>
      <w:ins w:id="27671" w:author="PR Preview" w:date="2026-01-01T00:00:00Z">
        <w:r>
          <w:t xml:space="preserve"> </w:t>
        </w:r>
      </w:ins>
      <w:ins w:id="27672" w:author="PR Preview" w:date="2026-01-01T00:00:00Z">
        <w:r>
          <w:t xml:space="preserve">$\mathopen{}\left\lVert\mathord{\smash[b]{\underset{\raise.3ex\hbox{$\scriptstyle\sim$}}{v}}\vphantom{v}}\right\rVert\mathclose{} &gt; 0$</w:t>
        </w:r>
      </w:ins>
      <w:ins w:id="27673" w:author="PR Preview" w:date="2026-01-01T00:00:00Z">
        <w:r>
          <w:t xml:space="preserve"> </w:t>
        </w:r>
      </w:ins>
      <w:ins w:id="27674" w:author="PR Preview" w:date="2026-01-01T00:00:00Z">
        <w:r>
          <w:t xml:space="preserve">(</w:t>
        </w:r>
      </w:ins>
      <w:hyperlink w:anchor="thm-norm-properties">
        <w:ins w:id="27675" w:author="PR Preview" w:date="2026-01-01T00:00:00Z">
          <w:r>
            <w:rPr>
              <w:rStyle w:val="Hyperlink"/>
            </w:rPr>
            <w:t xml:space="preserve">Theorem 56</w:t>
          </w:r>
        </w:ins>
      </w:hyperlink>
      <w:ins w:id="27676" w:author="PR Preview" w:date="2026-01-01T00:00:00Z">
        <w:r>
          <w:t xml:space="preserve">, part 1),</w:t>
        </w:r>
      </w:ins>
      <w:ins w:id="27677" w:author="PR Preview" w:date="2026-01-01T00:00:00Z">
        <w:r>
          <w:t xml:space="preserve"> </w:t>
        </w:r>
      </w:ins>
      <w:ins w:id="27678" w:author="PR Preview" w:date="2026-01-01T00:00:00Z">
        <w:r>
          <w:t xml:space="preserve">so dividing by</w:t>
        </w:r>
      </w:ins>
      <w:ins w:id="27679" w:author="PR Preview" w:date="2026-01-01T00:00:00Z">
        <w:r>
          <w:t xml:space="preserve"> </w:t>
        </w:r>
      </w:ins>
      <w:ins w:id="27680" w:author="PR Preview" w:date="2026-01-01T00:00:00Z">
        <w:r>
          <w:t xml:space="preserve">$\mathopen{}\left\lVert\mathord{\smash[b]{\underset{\raise.3ex\hbox{$\scriptstyle\sim$}}{v}}\vphantom{v}}\right\rVert\mathclose{}$</w:t>
        </w:r>
      </w:ins>
      <w:ins w:id="27681" w:author="PR Preview" w:date="2026-01-01T00:00:00Z">
        <w:r>
          <w:t xml:space="preserve"> </w:t>
        </w:r>
      </w:ins>
      <w:ins w:id="27682" w:author="PR Preview" w:date="2026-01-01T00:00:00Z">
        <w:r>
          <w:t xml:space="preserve">gives</w:t>
        </w:r>
      </w:ins>
      <w:ins w:id="27683" w:author="PR Preview" w:date="2026-01-01T00:00:00Z">
        <w:r>
          <w:t xml:space="preserve"> </w:t>
        </w:r>
      </w:ins>
      <m:oMath>
        <m:r>
          <m:t>​</m:t>
        </m:r>
        <m:d>
          <m:dPr>
            <m:begChr m:val="|"/>
            <m:sepChr m:val=""/>
            <m:endChr m:val="|"/>
            <m:grow/>
          </m:dPr>
          <m:e>
            <m:r>
              <m:t>λ</m:t>
            </m:r>
          </m:e>
        </m:d>
        <m:r>
          <m:t>​</m:t>
        </m:r>
        <m:r>
          <m:rPr>
            <m:sty m:val="p"/>
          </m:rPr>
          <m:t>=</m:t>
        </m:r>
        <m:r>
          <m:t>1</m:t>
        </m:r>
      </m:oMath>
      <w:ins w:id="27684" w:author="PR Preview" w:date="2026-01-01T00:00:00Z">
        <w:r>
          <w:t xml:space="preserve">;</w:t>
        </w:r>
      </w:ins>
      <w:ins w:id="27685" w:author="PR Preview" w:date="2026-01-01T00:00:00Z">
        <w:r>
          <w:t xml:space="preserve"> </w:t>
        </w:r>
      </w:ins>
      <w:ins w:id="27686" w:author="PR Preview" w:date="2026-01-01T00:00:00Z">
        <w:r>
          <w:t xml:space="preserve">since</w:t>
        </w:r>
      </w:ins>
      <w:ins w:id="27687" w:author="PR Preview" w:date="2026-01-01T00:00:00Z">
        <w:r>
          <w:t xml:space="preserve"> </w:t>
        </w:r>
      </w:ins>
      <m:oMath>
        <m:r>
          <m:t>λ</m:t>
        </m:r>
      </m:oMath>
      <w:ins w:id="27688" w:author="PR Preview" w:date="2026-01-01T00:00:00Z">
        <w:r>
          <w:t xml:space="preserve"> </w:t>
        </w:r>
      </w:ins>
      <w:ins w:id="27689" w:author="PR Preview" w:date="2026-01-01T00:00:00Z">
        <w:r>
          <w:t xml:space="preserve">is real (</w:t>
        </w:r>
      </w:ins>
      <w:hyperlink w:anchor="def-eigenvalue">
        <w:ins w:id="27690" w:author="PR Preview" w:date="2026-01-01T00:00:00Z">
          <w:r>
            <w:rPr>
              <w:rStyle w:val="Hyperlink"/>
            </w:rPr>
            <w:t xml:space="preserve">Definition 95</w:t>
          </w:r>
        </w:ins>
      </w:hyperlink>
      <w:ins w:id="27691" w:author="PR Preview" w:date="2026-01-01T00:00:00Z">
        <w:r>
          <w:t xml:space="preserve">),</w:t>
        </w:r>
      </w:ins>
      <w:ins w:id="27692" w:author="PR Preview" w:date="2026-01-01T00:00:00Z">
        <w:r>
          <w:t xml:space="preserve"> </w:t>
        </w:r>
      </w:ins>
      <m:oMath>
        <m:r>
          <m:t>λ</m:t>
        </m:r>
        <m:r>
          <m:rPr>
            <m:sty m:val="p"/>
          </m:rPr>
          <m:t>=</m:t>
        </m:r>
        <m:r>
          <m:t>1</m:t>
        </m:r>
      </m:oMath>
      <w:ins w:id="27693" w:author="PR Preview" w:date="2026-01-01T00:00:00Z">
        <w:r>
          <w:t xml:space="preserve"> </w:t>
        </w:r>
      </w:ins>
      <w:ins w:id="27694" w:author="PR Preview" w:date="2026-01-01T00:00:00Z">
        <w:r>
          <w:t xml:space="preserve">or</w:t>
        </w:r>
      </w:ins>
      <w:ins w:id="27695" w:author="PR Preview" w:date="2026-01-01T00:00:00Z">
        <w:r>
          <w:t xml:space="preserve"> </w:t>
        </w:r>
      </w:ins>
      <m:oMath>
        <m:r>
          <m:t>λ</m:t>
        </m:r>
        <m:r>
          <m:rPr>
            <m:sty m:val="p"/>
          </m:rPr>
          <m:t>=</m:t>
        </m:r>
        <m:r>
          <m:rPr>
            <m:sty m:val="p"/>
          </m:rPr>
          <m:t>−</m:t>
        </m:r>
        <m:r>
          <m:t>1</m:t>
        </m:r>
      </m:oMath>
      <w:ins w:id="27696" w:author="PR Preview" w:date="2026-01-01T00:00:00Z">
        <w:r>
          <w:t xml:space="preserve">.</w:t>
        </w:r>
      </w:ins>
    </w:p>
    <w:bookmarkStart w:id="629" w:name="exm-eigen-idempotent-orthogonal"/>
    <w:p>
      <w:pPr>
        <w:pStyle w:val="BodyText"/>
      </w:pPr>
      <w:r>
        <w:rPr>
          <w:b/>
          <w:bCs/>
        </w:rPr>
        <w:t xml:space="preserve">Example 198 (Projections and reflections)</w:t>
      </w:r>
      <w:r>
        <w:t xml:space="preserve"> </w:t>
      </w:r>
      <w:r>
        <w:t xml:space="preserve"> </w:t>
      </w:r>
    </w:p>
    <w:p>
      <w:pPr>
        <w:numPr>
          <w:ilvl w:val="0"/>
          <w:numId w:val="1101"/>
        </w:numPr>
      </w:pPr>
      <w:r>
        <w:t xml:space="preserve">The idempotent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0.5</m:t>
                  </m:r>
                </m:e>
                <m:e>
                  <m:r>
                    <m:t>0.5</m:t>
                  </m:r>
                </m:e>
              </m:mr>
              <m:mr>
                <m:e>
                  <m:r>
                    <m:t>0.5</m:t>
                  </m:r>
                </m:e>
                <m:e>
                  <m:r>
                    <m:t>0.5</m:t>
                  </m:r>
                </m:e>
              </m:mr>
            </m:m>
          </m:e>
        </m:d>
      </m:oMath>
      <w:r>
        <w:t xml:space="preserve"> </w:t>
      </w:r>
      <w:r>
        <w:t xml:space="preserve">of</w:t>
      </w:r>
      <w:r>
        <w:t xml:space="preserve"> </w:t>
      </w:r>
      <w:hyperlink w:anchor="exm-hat-matrix-projection">
        <w:r>
          <w:rPr>
            <w:rStyle w:val="Hyperlink"/>
          </w:rPr>
          <w:t xml:space="preserve">Example 162</w:t>
        </w:r>
      </w:hyperlink>
      <w:r>
        <w:t xml:space="preserve"> </w:t>
      </w:r>
      <w:r>
        <w:t xml:space="preserve">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t>0</m:t>
        </m:r>
        <m:r>
          <m:rPr>
            <m:sty m:val="p"/>
          </m:rPr>
          <m:t>,</m:t>
        </m:r>
        <m:r>
          <m:t>0</m:t>
        </m:r>
        <m:r>
          <m:rPr>
            <m:sty m:val="p"/>
          </m:rPr>
          <m:t>)</m:t>
        </m:r>
      </m:oMath>
      <w:r>
        <w:t xml:space="preserve">: eigenvalues</w:t>
      </w:r>
      <w:r>
        <w:t xml:space="preserve"> </w:t>
      </w:r>
      <m:oMath>
        <m:r>
          <m:t>1</m:t>
        </m:r>
      </m:oMath>
      <w:r>
        <w:t xml:space="preserve"> </w:t>
      </w:r>
      <w:r>
        <w:t xml:space="preserve">and</w:t>
      </w:r>
      <w:r>
        <w:t xml:space="preserve"> </w:t>
      </w:r>
      <m:oMath>
        <m:r>
          <m:t>0</m:t>
        </m:r>
      </m:oMath>
      <w:r>
        <w:t xml:space="preserve">.</w:t>
      </w:r>
    </w:p>
    <w:p>
      <w:pPr>
        <w:numPr>
          <w:ilvl w:val="0"/>
          <w:numId w:val="1101"/>
        </w:numPr>
      </w:pPr>
      <w:r>
        <w:t xml:space="preserve">The matrix</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which swaps the two entries,</w:t>
      </w:r>
      <w:r>
        <w:t xml:space="preserve"> </w:t>
      </w:r>
      <w:r>
        <w:t xml:space="preserve">is orthogonal: its columns</w:t>
      </w:r>
      <w:r>
        <w:t xml:space="preserve"> </w:t>
      </w:r>
      <m:oMath>
        <m:r>
          <m:rPr>
            <m:sty m:val="p"/>
          </m:rPr>
          <m:t>(</m:t>
        </m:r>
        <m:r>
          <m:t>0</m:t>
        </m:r>
        <m:r>
          <m:rPr>
            <m:sty m:val="p"/>
          </m:rPr>
          <m:t>,</m:t>
        </m:r>
        <m:r>
          <m:t>1</m:t>
        </m:r>
        <m:r>
          <m:rPr>
            <m:sty m:val="p"/>
          </m:rPr>
          <m:t>)</m:t>
        </m:r>
      </m:oMath>
      <w:r>
        <w:t xml:space="preserve"> </w:t>
      </w:r>
      <w:r>
        <w:t xml:space="preserve">and</w:t>
      </w:r>
      <w:r>
        <w:t xml:space="preserve"> </w:t>
      </w:r>
      <m:oMath>
        <m:r>
          <m:rPr>
            <m:sty m:val="p"/>
          </m:rPr>
          <m:t>(</m:t>
        </m:r>
        <m:r>
          <m:t>1</m:t>
        </m:r>
        <m:r>
          <m:rPr>
            <m:sty m:val="p"/>
          </m:rPr>
          <m:t>,</m:t>
        </m:r>
        <m:r>
          <m:t>0</m:t>
        </m:r>
        <m:r>
          <m:rPr>
            <m:sty m:val="p"/>
          </m:rPr>
          <m:t>)</m:t>
        </m:r>
      </m:oMath>
      <w:r>
        <w:t xml:space="preserve"> </w:t>
      </w:r>
      <w:r>
        <w:t xml:space="preserve">are orthonormal (</w:t>
      </w:r>
      <w:hyperlink w:anchor="rem-orthogonal-matrix-columns">
        <w:r>
          <w:rPr>
            <w:rStyle w:val="Hyperlink"/>
          </w:rPr>
          <w:t xml:space="preserve">Remark 30</w:t>
        </w:r>
      </w:hyperlink>
      <w:r>
        <w:t xml:space="preserve">).</w:t>
      </w:r>
      <w:r>
        <w:t xml:space="preserve"> </w:t>
      </w:r>
      <w:r>
        <w:t xml:space="preserve">It sends</w:t>
      </w:r>
      <w:r>
        <w:t xml:space="preserve"> </w:t>
      </w:r>
      <m:oMath>
        <m:r>
          <m:rPr>
            <m:sty m:val="p"/>
          </m:rPr>
          <m:t>(</m:t>
        </m:r>
        <m:r>
          <m:t>1</m:t>
        </m:r>
        <m:r>
          <m:rPr>
            <m:sty m:val="p"/>
          </m:rPr>
          <m:t>,</m:t>
        </m:r>
        <m:r>
          <m:t>1</m:t>
        </m:r>
        <m:r>
          <m:rPr>
            <m:sty m:val="p"/>
          </m:rPr>
          <m:t>)</m:t>
        </m:r>
      </m:oMath>
      <w:r>
        <w:t xml:space="preserve"> </w:t>
      </w:r>
      <w:r>
        <w:t xml:space="preserve">to</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to</w:t>
      </w:r>
      <w:r>
        <w:t xml:space="preserve"> </w:t>
      </w:r>
      <m:oMath>
        <m:r>
          <m:rPr>
            <m:sty m:val="p"/>
          </m:rPr>
          <m:t>(</m:t>
        </m:r>
        <m:r>
          <m:rPr>
            <m:sty m:val="p"/>
          </m:rPr>
          <m:t>−</m:t>
        </m:r>
        <m:r>
          <m:t>1</m:t>
        </m:r>
        <m:r>
          <m:rPr>
            <m:sty m:val="p"/>
          </m:rPr>
          <m:t>,</m:t>
        </m:r>
        <m:r>
          <m:t>1</m:t>
        </m:r>
        <m:r>
          <m:rPr>
            <m:sty m:val="p"/>
          </m:rPr>
          <m:t>)</m:t>
        </m:r>
      </m:oMath>
      <w:r>
        <w:t xml:space="preserve">:</w:t>
      </w:r>
      <w:r>
        <w:t xml:space="preserve"> </w:t>
      </w:r>
      <w:r>
        <w:t xml:space="preserve">eigenvalues</w:t>
      </w:r>
      <w:r>
        <w:t xml:space="preserve"> </w:t>
      </w:r>
      <m:oMath>
        <m:r>
          <m:t>1</m:t>
        </m:r>
      </m:oMath>
      <w:r>
        <w:t xml:space="preserve"> </w:t>
      </w:r>
      <w:r>
        <w:t xml:space="preserve">and</w:t>
      </w:r>
      <w:r>
        <w:t xml:space="preserve"> </w:t>
      </w:r>
      <m:oMath>
        <m:r>
          <m:rPr>
            <m:sty m:val="p"/>
          </m:rPr>
          <m:t>−</m:t>
        </m:r>
        <m:r>
          <m:t>1</m:t>
        </m:r>
      </m:oMath>
      <w:r>
        <w:t xml:space="preserve">.</w:t>
      </w:r>
    </w:p>
    <w:p>
      <w:pPr>
        <w:numPr>
          <w:ilvl w:val="0"/>
          <w:numId w:val="1101"/>
        </w:numPr>
      </w:pPr>
      <w:del w:id="27697" w:author="PR Preview" w:date="2026-01-01T00:00:00Z">
        <w:r>
          <w:delText xml:space="preserve">The rotation</w:delText>
        </w:r>
      </w:del>
      <w:del w:id="27698" w:author="PR Preview" w:date="2026-01-01T00:00:00Z">
        <w:r>
          <w:delText xml:space="preserve"> </w:delText>
        </w:r>
      </w:del>
      <m:oMath>
        <m:r>
          <m:rPr>
            <m:sty m:val="bi"/>
          </m:rPr>
          <m:t>Q</m:t>
        </m:r>
      </m:oMath>
      <w:del w:id="27699" w:author="PR Preview" w:date="2026-01-01T00:00:00Z">
        <w:r>
          <w:delText xml:space="preserve"> </w:delText>
        </w:r>
      </w:del>
      <w:del w:id="27700" w:author="PR Preview" w:date="2026-01-01T00:00:00Z">
        <w:r>
          <w:delText xml:space="preserve">of</w:delText>
        </w:r>
      </w:del>
      <w:del w:id="27701" w:author="PR Preview" w:date="2026-01-01T00:00:00Z">
        <w:r>
          <w:delText xml:space="preserve"> </w:delText>
        </w:r>
      </w:del>
      <w:hyperlink w:anchor="exm-orthogonal-matrix">
        <w:del w:id="27702" w:author="PR Preview" w:date="2026-01-01T00:00:00Z">
          <w:r>
            <w:rPr>
              <w:rStyle w:val="Hyperlink"/>
            </w:rPr>
            <w:delText xml:space="preserve">Example 133</w:delText>
          </w:r>
        </w:del>
      </w:hyperlink>
      <w:del w:id="27703" w:author="PR Preview" w:date="2026-01-01T00:00:00Z">
        <w:r>
          <w:delText xml:space="preserve"> </w:delText>
        </w:r>
      </w:del>
      <w:del w:id="27704" w:author="PR Preview" w:date="2026-01-01T00:00:00Z">
        <w:r>
          <w:delText xml:space="preserve">has no real eigenvalue.</w:delText>
        </w:r>
      </w:del>
      <w:del w:id="27705" w:author="PR Preview" w:date="2026-01-01T00:00:00Z">
        <w:r>
          <w:delText xml:space="preserve"> </w:delText>
        </w:r>
      </w:del>
      <w:del w:id="27706" w:author="PR Preview" w:date="2026-01-01T00:00:00Z">
        <w:r>
          <w:delText xml:space="preserve">By part 2 the only candidates are</w:delText>
        </w:r>
      </w:del>
      <w:del w:id="27707" w:author="PR Preview" w:date="2026-01-01T00:00:00Z">
        <w:r>
          <w:delText xml:space="preserve"> </w:delText>
        </w:r>
      </w:del>
      <m:oMath>
        <m:r>
          <m:rPr>
            <m:sty m:val="p"/>
          </m:rPr>
          <m:t>±</m:t>
        </m:r>
        <m:r>
          <m:t>1</m:t>
        </m:r>
      </m:oMath>
      <w:del w:id="27708" w:author="PR Preview" w:date="2026-01-01T00:00:00Z">
        <w:r>
          <w:delText xml:space="preserve">.</w:delText>
        </w:r>
      </w:del>
      <w:del w:id="27709" w:author="PR Preview" w:date="2026-01-01T00:00:00Z">
        <w:r>
          <w:delText xml:space="preserve"> </w:delText>
        </w:r>
      </w:del>
      <m:oMath>
        <m:r>
          <m:rPr>
            <m:sty m:val="bi"/>
          </m:rPr>
          <m:t>Q</m:t>
        </m:r>
        <m:limLow>
          <m:e>
            <m:r>
              <m:t>v</m:t>
            </m:r>
          </m:e>
          <m:lim>
            <m:r>
              <m:rPr>
                <m:sty m:val="p"/>
              </m:rPr>
              <m:t>∼</m:t>
            </m:r>
          </m:lim>
        </m:limLow>
        <m:r>
          <m:rPr>
            <m:sty m:val="p"/>
          </m:rPr>
          <m:t>=</m:t>
        </m:r>
        <m:limLow>
          <m:e>
            <m:r>
              <m:t>v</m:t>
            </m:r>
          </m:e>
          <m:lim>
            <m:r>
              <m:rPr>
                <m:sty m:val="p"/>
              </m:rPr>
              <m:t>∼</m:t>
            </m:r>
          </m:lim>
        </m:limLow>
      </m:oMath>
      <w:del w:id="27710" w:author="PR Preview" w:date="2026-01-01T00:00:00Z">
        <w:r>
          <w:delText xml:space="preserve"> </w:delText>
        </w:r>
      </w:del>
      <w:del w:id="27711" w:author="PR Preview" w:date="2026-01-01T00:00:00Z">
        <w:r>
          <w:delText xml:space="preserve">reads</w:delText>
        </w:r>
      </w:del>
      <w:del w:id="27712" w:author="PR Preview" w:date="2026-01-01T00:00:00Z">
        <w:r>
          <w:delText xml:space="preserve"> </w:delText>
        </w:r>
      </w:del>
      <m:oMath>
        <m:r>
          <m:rPr>
            <m:sty m:val="p"/>
          </m:rPr>
          <m:t>−</m:t>
        </m:r>
        <m:r>
          <m:t>0.4</m:t>
        </m:r>
        <m:r>
          <m:t> </m:t>
        </m:r>
        <m:sSub>
          <m:e>
            <m:r>
              <m:t>v</m:t>
            </m:r>
          </m:e>
          <m:sub>
            <m:r>
              <m:t>1</m:t>
            </m:r>
          </m:sub>
        </m:sSub>
        <m:r>
          <m:rPr>
            <m:sty m:val="p"/>
          </m:rPr>
          <m:t>−</m:t>
        </m:r>
        <m:r>
          <m:t>0.8</m:t>
        </m:r>
        <m:r>
          <m:t> </m:t>
        </m:r>
        <m:sSub>
          <m:e>
            <m:r>
              <m:t>v</m:t>
            </m:r>
          </m:e>
          <m:sub>
            <m:r>
              <m:t>2</m:t>
            </m:r>
          </m:sub>
        </m:sSub>
        <m:r>
          <m:rPr>
            <m:sty m:val="p"/>
          </m:rPr>
          <m:t>=</m:t>
        </m:r>
        <m:r>
          <m:t>0</m:t>
        </m:r>
      </m:oMath>
      <w:del w:id="27713" w:author="PR Preview" w:date="2026-01-01T00:00:00Z">
        <w:r>
          <w:delText xml:space="preserve"> </w:delText>
        </w:r>
      </w:del>
      <w:del w:id="27714" w:author="PR Preview" w:date="2026-01-01T00:00:00Z">
        <w:r>
          <w:delText xml:space="preserve">and</w:delText>
        </w:r>
      </w:del>
      <w:del w:id="27715" w:author="PR Preview" w:date="2026-01-01T00:00:00Z">
        <w:r>
          <w:delText xml:space="preserve"> </w:delText>
        </w:r>
      </w:del>
      <m:oMath>
        <m:r>
          <m:t>0.8</m:t>
        </m:r>
        <m:r>
          <m:t> </m:t>
        </m:r>
        <m:sSub>
          <m:e>
            <m:r>
              <m:t>v</m:t>
            </m:r>
          </m:e>
          <m:sub>
            <m:r>
              <m:t>1</m:t>
            </m:r>
          </m:sub>
        </m:sSub>
        <m:r>
          <m:rPr>
            <m:sty m:val="p"/>
          </m:rPr>
          <m:t>−</m:t>
        </m:r>
        <m:r>
          <m:t>0.4</m:t>
        </m:r>
        <m:r>
          <m:t> </m:t>
        </m:r>
        <m:sSub>
          <m:e>
            <m:r>
              <m:t>v</m:t>
            </m:r>
          </m:e>
          <m:sub>
            <m:r>
              <m:t>2</m:t>
            </m:r>
          </m:sub>
        </m:sSub>
        <m:r>
          <m:rPr>
            <m:sty m:val="p"/>
          </m:rPr>
          <m:t>=</m:t>
        </m:r>
        <m:r>
          <m:t>0</m:t>
        </m:r>
      </m:oMath>
      <w:del w:id="27716" w:author="PR Preview" w:date="2026-01-01T00:00:00Z">
        <w:r>
          <w:delText xml:space="preserve">,</w:delText>
        </w:r>
      </w:del>
      <w:del w:id="27717" w:author="PR Preview" w:date="2026-01-01T00:00:00Z">
        <w:r>
          <w:delText xml:space="preserve"> </w:delText>
        </w:r>
      </w:del>
      <w:del w:id="27718" w:author="PR Preview" w:date="2026-01-01T00:00:00Z">
        <w:r>
          <w:delText xml:space="preserve">so</w:delText>
        </w:r>
      </w:del>
      <w:del w:id="27719" w:author="PR Preview" w:date="2026-01-01T00:00:00Z">
        <w:r>
          <w:delText xml:space="preserve"> </w:delText>
        </w:r>
      </w:del>
      <m:oMath>
        <m:sSub>
          <m:e>
            <m:r>
              <m:t>v</m:t>
            </m:r>
          </m:e>
          <m:sub>
            <m:r>
              <m:t>1</m:t>
            </m:r>
          </m:sub>
        </m:sSub>
        <m:r>
          <m:rPr>
            <m:sty m:val="p"/>
          </m:rPr>
          <m:t>=</m:t>
        </m:r>
        <m:r>
          <m:rPr>
            <m:sty m:val="p"/>
          </m:rPr>
          <m:t>−</m:t>
        </m:r>
        <m:r>
          <m:t>2</m:t>
        </m:r>
        <m:sSub>
          <m:e>
            <m:r>
              <m:t>v</m:t>
            </m:r>
          </m:e>
          <m:sub>
            <m:r>
              <m:t>2</m:t>
            </m:r>
          </m:sub>
        </m:sSub>
      </m:oMath>
      <w:del w:id="27720" w:author="PR Preview" w:date="2026-01-01T00:00:00Z">
        <w:r>
          <w:delText xml:space="preserve"> </w:delText>
        </w:r>
      </w:del>
      <w:del w:id="27721" w:author="PR Preview" w:date="2026-01-01T00:00:00Z">
        <w:r>
          <w:delText xml:space="preserve">and</w:delText>
        </w:r>
      </w:del>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del w:id="27722" w:author="PR Preview" w:date="2026-01-01T00:00:00Z">
        <w:r>
          <w:delText xml:space="preserve">forcing</w:delText>
        </w:r>
      </w:del>
      <w:del w:id="27723"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724" w:author="PR Preview" w:date="2026-01-01T00:00:00Z">
        <w:r>
          <w:delText xml:space="preserve">;</w:delText>
        </w:r>
      </w:del>
      <w:del w:id="27725" w:author="PR Preview" w:date="2026-01-01T00:00:00Z">
        <w:r>
          <w:delText xml:space="preserve"> </w:delText>
        </w:r>
      </w:del>
      <m:oMath>
        <m:r>
          <m:rPr>
            <m:sty m:val="bi"/>
          </m:rPr>
          <m:t>Q</m:t>
        </m:r>
        <m:limLow>
          <m:e>
            <m:r>
              <m:t>v</m:t>
            </m:r>
          </m:e>
          <m:lim>
            <m:r>
              <m:rPr>
                <m:sty m:val="p"/>
              </m:rPr>
              <m:t>∼</m:t>
            </m:r>
          </m:lim>
        </m:limLow>
        <m:r>
          <m:rPr>
            <m:sty m:val="p"/>
          </m:rPr>
          <m:t>=</m:t>
        </m:r>
        <m:r>
          <m:rPr>
            <m:sty m:val="p"/>
          </m:rPr>
          <m:t>−</m:t>
        </m:r>
        <m:limLow>
          <m:e>
            <m:r>
              <m:t>v</m:t>
            </m:r>
          </m:e>
          <m:lim>
            <m:r>
              <m:rPr>
                <m:sty m:val="p"/>
              </m:rPr>
              <m:t>∼</m:t>
            </m:r>
          </m:lim>
        </m:limLow>
      </m:oMath>
      <w:del w:id="27726" w:author="PR Preview" w:date="2026-01-01T00:00:00Z">
        <w:r>
          <w:delText xml:space="preserve"> </w:delText>
        </w:r>
      </w:del>
      <w:del w:id="27727" w:author="PR Preview" w:date="2026-01-01T00:00:00Z">
        <w:r>
          <w:delText xml:space="preserve">reads</w:delText>
        </w:r>
      </w:del>
      <w:del w:id="27728" w:author="PR Preview" w:date="2026-01-01T00:00:00Z">
        <w:r>
          <w:delText xml:space="preserve"> </w:delText>
        </w:r>
      </w:del>
      <m:oMath>
        <m:r>
          <m:t>1.6</m:t>
        </m:r>
        <m:r>
          <m:t> </m:t>
        </m:r>
        <m:sSub>
          <m:e>
            <m:r>
              <m:t>v</m:t>
            </m:r>
          </m:e>
          <m:sub>
            <m:r>
              <m:t>1</m:t>
            </m:r>
          </m:sub>
        </m:sSub>
        <m:r>
          <m:rPr>
            <m:sty m:val="p"/>
          </m:rPr>
          <m:t>−</m:t>
        </m:r>
        <m:r>
          <m:t>0.8</m:t>
        </m:r>
        <m:r>
          <m:t> </m:t>
        </m:r>
        <m:sSub>
          <m:e>
            <m:r>
              <m:t>v</m:t>
            </m:r>
          </m:e>
          <m:sub>
            <m:r>
              <m:t>2</m:t>
            </m:r>
          </m:sub>
        </m:sSub>
        <m:r>
          <m:rPr>
            <m:sty m:val="p"/>
          </m:rPr>
          <m:t>=</m:t>
        </m:r>
        <m:r>
          <m:t>0</m:t>
        </m:r>
      </m:oMath>
      <w:del w:id="27729" w:author="PR Preview" w:date="2026-01-01T00:00:00Z">
        <w:r>
          <w:delText xml:space="preserve"> </w:delText>
        </w:r>
      </w:del>
      <w:del w:id="27730" w:author="PR Preview" w:date="2026-01-01T00:00:00Z">
        <w:r>
          <w:delText xml:space="preserve">and</w:delText>
        </w:r>
      </w:del>
      <w:del w:id="27731" w:author="PR Preview" w:date="2026-01-01T00:00:00Z">
        <w:r>
          <w:delText xml:space="preserve"> </w:delText>
        </w:r>
      </w:del>
      <m:oMath>
        <m:r>
          <m:t>0.8</m:t>
        </m:r>
        <m:r>
          <m:t> </m:t>
        </m:r>
        <m:sSub>
          <m:e>
            <m:r>
              <m:t>v</m:t>
            </m:r>
          </m:e>
          <m:sub>
            <m:r>
              <m:t>1</m:t>
            </m:r>
          </m:sub>
        </m:sSub>
        <m:r>
          <m:rPr>
            <m:sty m:val="p"/>
          </m:rPr>
          <m:t>+</m:t>
        </m:r>
        <m:r>
          <m:t>1.6</m:t>
        </m:r>
        <m:r>
          <m:t> </m:t>
        </m:r>
        <m:sSub>
          <m:e>
            <m:r>
              <m:t>v</m:t>
            </m:r>
          </m:e>
          <m:sub>
            <m:r>
              <m:t>2</m:t>
            </m:r>
          </m:sub>
        </m:sSub>
        <m:r>
          <m:rPr>
            <m:sty m:val="p"/>
          </m:rPr>
          <m:t>=</m:t>
        </m:r>
        <m:r>
          <m:t>0</m:t>
        </m:r>
      </m:oMath>
      <w:del w:id="27732" w:author="PR Preview" w:date="2026-01-01T00:00:00Z">
        <w:r>
          <w:delText xml:space="preserve">,</w:delText>
        </w:r>
      </w:del>
      <w:del w:id="27733" w:author="PR Preview" w:date="2026-01-01T00:00:00Z">
        <w:r>
          <w:delText xml:space="preserve"> </w:delText>
        </w:r>
      </w:del>
      <w:del w:id="27734" w:author="PR Preview" w:date="2026-01-01T00:00:00Z">
        <w:r>
          <w:delText xml:space="preserve">so</w:delText>
        </w:r>
      </w:del>
      <w:del w:id="27735" w:author="PR Preview" w:date="2026-01-01T00:00:00Z">
        <w:r>
          <w:delText xml:space="preserve"> </w:delText>
        </w:r>
      </w:del>
      <m:oMath>
        <m:sSub>
          <m:e>
            <m:r>
              <m:t>v</m:t>
            </m:r>
          </m:e>
          <m:sub>
            <m:r>
              <m:t>2</m:t>
            </m:r>
          </m:sub>
        </m:sSub>
        <m:r>
          <m:rPr>
            <m:sty m:val="p"/>
          </m:rPr>
          <m:t>=</m:t>
        </m:r>
        <m:r>
          <m:t>2</m:t>
        </m:r>
        <m:sSub>
          <m:e>
            <m:r>
              <m:t>v</m:t>
            </m:r>
          </m:e>
          <m:sub>
            <m:r>
              <m:t>1</m:t>
            </m:r>
          </m:sub>
        </m:sSub>
      </m:oMath>
      <w:del w:id="27736" w:author="PR Preview" w:date="2026-01-01T00:00:00Z">
        <w:r>
          <w:delText xml:space="preserve"> </w:delText>
        </w:r>
      </w:del>
      <w:del w:id="27737" w:author="PR Preview" w:date="2026-01-01T00:00:00Z">
        <w:r>
          <w:delText xml:space="preserve">and</w:delText>
        </w:r>
      </w:del>
      <w:del w:id="27738" w:author="PR Preview" w:date="2026-01-01T00:00:00Z">
        <w:r>
          <w:delText xml:space="preserve"> </w:delText>
        </w:r>
      </w:del>
      <m:oMath>
        <m:r>
          <m:t>0.8</m:t>
        </m:r>
        <m:r>
          <m:t> </m:t>
        </m:r>
        <m:sSub>
          <m:e>
            <m:r>
              <m:t>v</m:t>
            </m:r>
          </m:e>
          <m:sub>
            <m:r>
              <m:t>1</m:t>
            </m:r>
          </m:sub>
        </m:sSub>
        <m:r>
          <m:rPr>
            <m:sty m:val="p"/>
          </m:rPr>
          <m:t>+</m:t>
        </m:r>
        <m:r>
          <m:t>3.2</m:t>
        </m:r>
        <m:r>
          <m:t> </m:t>
        </m:r>
        <m:sSub>
          <m:e>
            <m:r>
              <m:t>v</m:t>
            </m:r>
          </m:e>
          <m:sub>
            <m:r>
              <m:t>1</m:t>
            </m:r>
          </m:sub>
        </m:sSub>
        <m:r>
          <m:rPr>
            <m:sty m:val="p"/>
          </m:rPr>
          <m:t>=</m:t>
        </m:r>
        <m:r>
          <m:t>0</m:t>
        </m:r>
      </m:oMath>
      <w:del w:id="27739" w:author="PR Preview" w:date="2026-01-01T00:00:00Z">
        <w:r>
          <w:delText xml:space="preserve">, forcing</w:delText>
        </w:r>
      </w:del>
      <w:del w:id="27740"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741" w:author="PR Preview" w:date="2026-01-01T00:00:00Z">
        <w:r>
          <w:delText xml:space="preserve"> </w:delText>
        </w:r>
      </w:del>
      <w:del w:id="27742" w:author="PR Preview" w:date="2026-01-01T00:00:00Z">
        <w:r>
          <w:delText xml:space="preserve">again.</w:delText>
        </w:r>
      </w:del>
    </w:p>
    <w:p>
      <w:pPr>
        <w:numPr>
          <w:ilvl w:val="0"/>
          <w:numId w:val="1101"/>
        </w:numPr>
      </w:pPr>
      <w:ins w:id="27743" w:author="PR Preview" w:date="2026-01-01T00:00:00Z">
        <w:r>
          <w:t xml:space="preserve">The rotation</w:t>
        </w:r>
      </w:ins>
      <w:ins w:id="27744" w:author="PR Preview" w:date="2026-01-01T00:00:00Z">
        <w:r>
          <w:t xml:space="preserve"> </w:t>
        </w:r>
      </w:ins>
      <m:oMath>
        <m:r>
          <m:rPr>
            <m:sty m:val="bi"/>
          </m:rPr>
          <m:t>Q</m:t>
        </m:r>
      </m:oMath>
      <w:ins w:id="27745" w:author="PR Preview" w:date="2026-01-01T00:00:00Z">
        <w:r>
          <w:t xml:space="preserve"> </w:t>
        </w:r>
      </w:ins>
      <w:ins w:id="27746" w:author="PR Preview" w:date="2026-01-01T00:00:00Z">
        <w:r>
          <w:t xml:space="preserve">of</w:t>
        </w:r>
      </w:ins>
      <w:ins w:id="27747" w:author="PR Preview" w:date="2026-01-01T00:00:00Z">
        <w:r>
          <w:t xml:space="preserve"> </w:t>
        </w:r>
      </w:ins>
      <w:hyperlink w:anchor="exm-orthogonal-matrix">
        <w:ins w:id="27748" w:author="PR Preview" w:date="2026-01-01T00:00:00Z">
          <w:r>
            <w:rPr>
              <w:rStyle w:val="Hyperlink"/>
            </w:rPr>
            <w:t xml:space="preserve">Example 133</w:t>
          </w:r>
        </w:ins>
      </w:hyperlink>
      <w:ins w:id="27749" w:author="PR Preview" w:date="2026-01-01T00:00:00Z">
        <w:r>
          <w:t xml:space="preserve"> </w:t>
        </w:r>
      </w:ins>
      <w:ins w:id="27750" w:author="PR Preview" w:date="2026-01-01T00:00:00Z">
        <w:r>
          <w:t xml:space="preserve">has no real eigenvalue.</w:t>
        </w:r>
      </w:ins>
      <w:ins w:id="27751" w:author="PR Preview" w:date="2026-01-01T00:00:00Z">
        <w:r>
          <w:t xml:space="preserve"> </w:t>
        </w:r>
      </w:ins>
      <w:ins w:id="27752" w:author="PR Preview" w:date="2026-01-01T00:00:00Z">
        <w:r>
          <w:t xml:space="preserve">By part 2 the only candidates are</w:t>
        </w:r>
      </w:ins>
      <w:ins w:id="27753" w:author="PR Preview" w:date="2026-01-01T00:00:00Z">
        <w:r>
          <w:t xml:space="preserve"> </w:t>
        </w:r>
      </w:ins>
      <m:oMath>
        <m:r>
          <m:rPr>
            <m:sty m:val="p"/>
          </m:rPr>
          <m:t>±</m:t>
        </m:r>
        <m:r>
          <m:t>1</m:t>
        </m:r>
      </m:oMath>
      <w:ins w:id="27754" w:author="PR Preview" w:date="2026-01-01T00:00:00Z">
        <w:r>
          <w:t xml:space="preserve">.</w:t>
        </w:r>
      </w:ins>
      <w:ins w:id="27755" w:author="PR Preview" w:date="2026-01-01T00:00:00Z">
        <w:r>
          <w:t xml:space="preserve"> </w:t>
        </w:r>
      </w:ins>
      <w:ins w:id="27756" w:author="PR Preview" w:date="2026-01-01T00:00:00Z">
        <w:r>
          <w:t xml:space="preserve">$\mathbf{Q} \mathord{\smash[b]{\underset{\raise.3ex\hbox{$\scriptstyle\sim$}}{v}}\vphantom{v}} = \mathord{\smash[b]{\underset{\raise.3ex\hbox{$\scriptstyle\sim$}}{v}}\vphantom{v}}$</w:t>
        </w:r>
      </w:ins>
      <w:ins w:id="27757" w:author="PR Preview" w:date="2026-01-01T00:00:00Z">
        <w:r>
          <w:t xml:space="preserve"> </w:t>
        </w:r>
      </w:ins>
      <w:ins w:id="27758" w:author="PR Preview" w:date="2026-01-01T00:00:00Z">
        <w:r>
          <w:t xml:space="preserve">reads</w:t>
        </w:r>
      </w:ins>
      <w:ins w:id="27759" w:author="PR Preview" w:date="2026-01-01T00:00:00Z">
        <w:r>
          <w:t xml:space="preserve"> </w:t>
        </w:r>
      </w:ins>
      <m:oMath>
        <m:r>
          <m:rPr>
            <m:sty m:val="p"/>
          </m:rPr>
          <m:t>−</m:t>
        </m:r>
        <m:r>
          <m:t>0.4</m:t>
        </m:r>
        <m:r>
          <m:t> </m:t>
        </m:r>
        <m:sSub>
          <m:e>
            <m:r>
              <m:t>v</m:t>
            </m:r>
          </m:e>
          <m:sub>
            <m:r>
              <m:t>1</m:t>
            </m:r>
          </m:sub>
        </m:sSub>
        <m:r>
          <m:rPr>
            <m:sty m:val="p"/>
          </m:rPr>
          <m:t>−</m:t>
        </m:r>
        <m:r>
          <m:t>0.8</m:t>
        </m:r>
        <m:r>
          <m:t> </m:t>
        </m:r>
        <m:sSub>
          <m:e>
            <m:r>
              <m:t>v</m:t>
            </m:r>
          </m:e>
          <m:sub>
            <m:r>
              <m:t>2</m:t>
            </m:r>
          </m:sub>
        </m:sSub>
        <m:r>
          <m:rPr>
            <m:sty m:val="p"/>
          </m:rPr>
          <m:t>=</m:t>
        </m:r>
        <m:r>
          <m:t>0</m:t>
        </m:r>
      </m:oMath>
      <w:ins w:id="27760" w:author="PR Preview" w:date="2026-01-01T00:00:00Z">
        <w:r>
          <w:t xml:space="preserve"> </w:t>
        </w:r>
      </w:ins>
      <w:ins w:id="27761" w:author="PR Preview" w:date="2026-01-01T00:00:00Z">
        <w:r>
          <w:t xml:space="preserve">and</w:t>
        </w:r>
      </w:ins>
      <w:ins w:id="27762" w:author="PR Preview" w:date="2026-01-01T00:00:00Z">
        <w:r>
          <w:t xml:space="preserve"> </w:t>
        </w:r>
      </w:ins>
      <m:oMath>
        <m:r>
          <m:t>0.8</m:t>
        </m:r>
        <m:r>
          <m:t> </m:t>
        </m:r>
        <m:sSub>
          <m:e>
            <m:r>
              <m:t>v</m:t>
            </m:r>
          </m:e>
          <m:sub>
            <m:r>
              <m:t>1</m:t>
            </m:r>
          </m:sub>
        </m:sSub>
        <m:r>
          <m:rPr>
            <m:sty m:val="p"/>
          </m:rPr>
          <m:t>−</m:t>
        </m:r>
        <m:r>
          <m:t>0.4</m:t>
        </m:r>
        <m:r>
          <m:t> </m:t>
        </m:r>
        <m:sSub>
          <m:e>
            <m:r>
              <m:t>v</m:t>
            </m:r>
          </m:e>
          <m:sub>
            <m:r>
              <m:t>2</m:t>
            </m:r>
          </m:sub>
        </m:sSub>
        <m:r>
          <m:rPr>
            <m:sty m:val="p"/>
          </m:rPr>
          <m:t>=</m:t>
        </m:r>
        <m:r>
          <m:t>0</m:t>
        </m:r>
      </m:oMath>
      <w:ins w:id="27763" w:author="PR Preview" w:date="2026-01-01T00:00:00Z">
        <w:r>
          <w:t xml:space="preserve">,</w:t>
        </w:r>
      </w:ins>
      <w:ins w:id="27764" w:author="PR Preview" w:date="2026-01-01T00:00:00Z">
        <w:r>
          <w:t xml:space="preserve"> </w:t>
        </w:r>
      </w:ins>
      <w:ins w:id="27765" w:author="PR Preview" w:date="2026-01-01T00:00:00Z">
        <w:r>
          <w:t xml:space="preserve">so</w:t>
        </w:r>
      </w:ins>
      <w:ins w:id="27766" w:author="PR Preview" w:date="2026-01-01T00:00:00Z">
        <w:r>
          <w:t xml:space="preserve"> </w:t>
        </w:r>
      </w:ins>
      <m:oMath>
        <m:sSub>
          <m:e>
            <m:r>
              <m:t>v</m:t>
            </m:r>
          </m:e>
          <m:sub>
            <m:r>
              <m:t>1</m:t>
            </m:r>
          </m:sub>
        </m:sSub>
        <m:r>
          <m:rPr>
            <m:sty m:val="p"/>
          </m:rPr>
          <m:t>=</m:t>
        </m:r>
        <m:r>
          <m:rPr>
            <m:sty m:val="p"/>
          </m:rPr>
          <m:t>−</m:t>
        </m:r>
        <m:r>
          <m:t>2</m:t>
        </m:r>
        <m:sSub>
          <m:e>
            <m:r>
              <m:t>v</m:t>
            </m:r>
          </m:e>
          <m:sub>
            <m:r>
              <m:t>2</m:t>
            </m:r>
          </m:sub>
        </m:sSub>
      </m:oMath>
      <w:ins w:id="27767" w:author="PR Preview" w:date="2026-01-01T00:00:00Z">
        <w:r>
          <w:t xml:space="preserve"> </w:t>
        </w:r>
      </w:ins>
      <w:ins w:id="27768" w:author="PR Preview" w:date="2026-01-01T00:00:00Z">
        <w:r>
          <w:t xml:space="preserve">and</w:t>
        </w:r>
      </w:ins>
    </w:p>
    <w:p>
      <w:pPr>
        <w:pStyle w:val="BodyText"/>
      </w:pPr>
      <m:oMathPara>
        <m:oMathParaPr>
          <m:jc m:val="center"/>
        </m:oMathParaPr>
        <m:oMath>
          <m:eqArr>
            <m:e>
              <m:sSub>
                <m:e>
                  <m:r>
                    <m:t>v</m:t>
                  </m:r>
                </m:e>
                <m:sub>
                  <m:r>
                    <m:t>2</m:t>
                  </m:r>
                </m:sub>
              </m:sSub>
              <m:r>
                <m:t>&amp;</m:t>
              </m:r>
              <m:r>
                <m:rPr>
                  <m:sty m:val="p"/>
                </m:rPr>
                <m:t>=</m:t>
              </m:r>
              <m:r>
                <m:t>2</m:t>
              </m:r>
              <m:sSub>
                <m:e>
                  <m:r>
                    <m:t>v</m:t>
                  </m:r>
                </m:e>
                <m:sub>
                  <m:r>
                    <m:t>1</m:t>
                  </m:r>
                </m:sub>
              </m:sSub>
            </m:e>
            <m:e>
              <m:r>
                <m:t>&amp;</m:t>
              </m:r>
              <m:r>
                <m:rPr>
                  <m:sty m:val="p"/>
                </m:rPr>
                <m:t>=</m:t>
              </m:r>
              <m:r>
                <m:rPr>
                  <m:sty m:val="p"/>
                </m:rPr>
                <m:t>−</m:t>
              </m:r>
              <m:r>
                <m:t>4</m:t>
              </m:r>
              <m:sSub>
                <m:e>
                  <m:r>
                    <m:t>v</m:t>
                  </m:r>
                </m:e>
                <m:sub>
                  <m:r>
                    <m:t>2</m:t>
                  </m:r>
                </m:sub>
              </m:sSub>
              <m:r>
                <m:rPr>
                  <m:sty m:val="p"/>
                </m:rPr>
                <m:t>,</m:t>
              </m:r>
            </m:e>
          </m:eqArr>
        </m:oMath>
      </m:oMathPara>
    </w:p>
    <w:p>
      <w:pPr>
        <w:numPr>
          <w:ilvl w:val="0"/>
          <w:numId w:val="1000"/>
        </w:numPr>
      </w:pPr>
      <w:ins w:id="27769" w:author="PR Preview" w:date="2026-01-01T00:00:00Z">
        <w:r>
          <w:t xml:space="preserve">forcing</w:t>
        </w:r>
      </w:ins>
      <w:ins w:id="27770" w:author="PR Preview" w:date="2026-01-01T00:00:00Z">
        <w:r>
          <w:t xml:space="preserve"> </w:t>
        </w:r>
      </w:ins>
      <w:ins w:id="27771" w:author="PR Preview" w:date="2026-01-01T00:00:00Z">
        <w:r>
          <w:t xml:space="preserve">$\mathord{\smash[b]{\underset{\raise.3ex\hbox{$\scriptstyle\sim$}}{v}}\vphantom{v}} = \mathord{\smash[b]{\underset{\raise.3ex\hbox{$\scriptstyle\sim$}}{0}}\vphantom{0}}$</w:t>
        </w:r>
      </w:ins>
      <w:ins w:id="27772" w:author="PR Preview" w:date="2026-01-01T00:00:00Z">
        <w:r>
          <w:t xml:space="preserve">;</w:t>
        </w:r>
      </w:ins>
      <w:ins w:id="27773" w:author="PR Preview" w:date="2026-01-01T00:00:00Z">
        <w:r>
          <w:t xml:space="preserve"> </w:t>
        </w:r>
      </w:ins>
      <w:ins w:id="27774" w:author="PR Preview" w:date="2026-01-01T00:00:00Z">
        <w:r>
          <w:t xml:space="preserve">$\mathbf{Q} \mathord{\smash[b]{\underset{\raise.3ex\hbox{$\scriptstyle\sim$}}{v}}\vphantom{v}} = -\mathord{\smash[b]{\underset{\raise.3ex\hbox{$\scriptstyle\sim$}}{v}}\vphantom{v}}$</w:t>
        </w:r>
      </w:ins>
      <w:ins w:id="27775" w:author="PR Preview" w:date="2026-01-01T00:00:00Z">
        <w:r>
          <w:t xml:space="preserve"> </w:t>
        </w:r>
      </w:ins>
      <w:ins w:id="27776" w:author="PR Preview" w:date="2026-01-01T00:00:00Z">
        <w:r>
          <w:t xml:space="preserve">reads</w:t>
        </w:r>
      </w:ins>
      <w:ins w:id="27777" w:author="PR Preview" w:date="2026-01-01T00:00:00Z">
        <w:r>
          <w:t xml:space="preserve"> </w:t>
        </w:r>
      </w:ins>
      <m:oMath>
        <m:r>
          <m:t>1.6</m:t>
        </m:r>
        <m:r>
          <m:t> </m:t>
        </m:r>
        <m:sSub>
          <m:e>
            <m:r>
              <m:t>v</m:t>
            </m:r>
          </m:e>
          <m:sub>
            <m:r>
              <m:t>1</m:t>
            </m:r>
          </m:sub>
        </m:sSub>
        <m:r>
          <m:rPr>
            <m:sty m:val="p"/>
          </m:rPr>
          <m:t>−</m:t>
        </m:r>
        <m:r>
          <m:t>0.8</m:t>
        </m:r>
        <m:r>
          <m:t> </m:t>
        </m:r>
        <m:sSub>
          <m:e>
            <m:r>
              <m:t>v</m:t>
            </m:r>
          </m:e>
          <m:sub>
            <m:r>
              <m:t>2</m:t>
            </m:r>
          </m:sub>
        </m:sSub>
        <m:r>
          <m:rPr>
            <m:sty m:val="p"/>
          </m:rPr>
          <m:t>=</m:t>
        </m:r>
        <m:r>
          <m:t>0</m:t>
        </m:r>
      </m:oMath>
      <w:ins w:id="27778" w:author="PR Preview" w:date="2026-01-01T00:00:00Z">
        <w:r>
          <w:t xml:space="preserve"> </w:t>
        </w:r>
      </w:ins>
      <w:ins w:id="27779" w:author="PR Preview" w:date="2026-01-01T00:00:00Z">
        <w:r>
          <w:t xml:space="preserve">and</w:t>
        </w:r>
      </w:ins>
      <w:ins w:id="27780" w:author="PR Preview" w:date="2026-01-01T00:00:00Z">
        <w:r>
          <w:t xml:space="preserve"> </w:t>
        </w:r>
      </w:ins>
      <m:oMath>
        <m:r>
          <m:t>0.8</m:t>
        </m:r>
        <m:r>
          <m:t> </m:t>
        </m:r>
        <m:sSub>
          <m:e>
            <m:r>
              <m:t>v</m:t>
            </m:r>
          </m:e>
          <m:sub>
            <m:r>
              <m:t>1</m:t>
            </m:r>
          </m:sub>
        </m:sSub>
        <m:r>
          <m:rPr>
            <m:sty m:val="p"/>
          </m:rPr>
          <m:t>+</m:t>
        </m:r>
        <m:r>
          <m:t>1.6</m:t>
        </m:r>
        <m:r>
          <m:t> </m:t>
        </m:r>
        <m:sSub>
          <m:e>
            <m:r>
              <m:t>v</m:t>
            </m:r>
          </m:e>
          <m:sub>
            <m:r>
              <m:t>2</m:t>
            </m:r>
          </m:sub>
        </m:sSub>
        <m:r>
          <m:rPr>
            <m:sty m:val="p"/>
          </m:rPr>
          <m:t>=</m:t>
        </m:r>
        <m:r>
          <m:t>0</m:t>
        </m:r>
      </m:oMath>
      <w:ins w:id="27781" w:author="PR Preview" w:date="2026-01-01T00:00:00Z">
        <w:r>
          <w:t xml:space="preserve">,</w:t>
        </w:r>
      </w:ins>
      <w:ins w:id="27782" w:author="PR Preview" w:date="2026-01-01T00:00:00Z">
        <w:r>
          <w:t xml:space="preserve"> </w:t>
        </w:r>
      </w:ins>
      <w:ins w:id="27783" w:author="PR Preview" w:date="2026-01-01T00:00:00Z">
        <w:r>
          <w:t xml:space="preserve">so</w:t>
        </w:r>
      </w:ins>
      <w:ins w:id="27784" w:author="PR Preview" w:date="2026-01-01T00:00:00Z">
        <w:r>
          <w:t xml:space="preserve"> </w:t>
        </w:r>
      </w:ins>
      <m:oMath>
        <m:sSub>
          <m:e>
            <m:r>
              <m:t>v</m:t>
            </m:r>
          </m:e>
          <m:sub>
            <m:r>
              <m:t>2</m:t>
            </m:r>
          </m:sub>
        </m:sSub>
        <m:r>
          <m:rPr>
            <m:sty m:val="p"/>
          </m:rPr>
          <m:t>=</m:t>
        </m:r>
        <m:r>
          <m:t>2</m:t>
        </m:r>
        <m:sSub>
          <m:e>
            <m:r>
              <m:t>v</m:t>
            </m:r>
          </m:e>
          <m:sub>
            <m:r>
              <m:t>1</m:t>
            </m:r>
          </m:sub>
        </m:sSub>
      </m:oMath>
      <w:ins w:id="27785" w:author="PR Preview" w:date="2026-01-01T00:00:00Z">
        <w:r>
          <w:t xml:space="preserve"> </w:t>
        </w:r>
      </w:ins>
      <w:ins w:id="27786" w:author="PR Preview" w:date="2026-01-01T00:00:00Z">
        <w:r>
          <w:t xml:space="preserve">and</w:t>
        </w:r>
      </w:ins>
      <w:ins w:id="27787" w:author="PR Preview" w:date="2026-01-01T00:00:00Z">
        <w:r>
          <w:t xml:space="preserve"> </w:t>
        </w:r>
      </w:ins>
      <m:oMath>
        <m:r>
          <m:t>0.8</m:t>
        </m:r>
        <m:r>
          <m:t> </m:t>
        </m:r>
        <m:sSub>
          <m:e>
            <m:r>
              <m:t>v</m:t>
            </m:r>
          </m:e>
          <m:sub>
            <m:r>
              <m:t>1</m:t>
            </m:r>
          </m:sub>
        </m:sSub>
        <m:r>
          <m:rPr>
            <m:sty m:val="p"/>
          </m:rPr>
          <m:t>+</m:t>
        </m:r>
        <m:r>
          <m:t>3.2</m:t>
        </m:r>
        <m:r>
          <m:t> </m:t>
        </m:r>
        <m:sSub>
          <m:e>
            <m:r>
              <m:t>v</m:t>
            </m:r>
          </m:e>
          <m:sub>
            <m:r>
              <m:t>1</m:t>
            </m:r>
          </m:sub>
        </m:sSub>
        <m:r>
          <m:rPr>
            <m:sty m:val="p"/>
          </m:rPr>
          <m:t>=</m:t>
        </m:r>
        <m:r>
          <m:t>0</m:t>
        </m:r>
      </m:oMath>
      <w:ins w:id="27788" w:author="PR Preview" w:date="2026-01-01T00:00:00Z">
        <w:r>
          <w:t xml:space="preserve">, forcing</w:t>
        </w:r>
      </w:ins>
      <w:ins w:id="27789" w:author="PR Preview" w:date="2026-01-01T00:00:00Z">
        <w:r>
          <w:t xml:space="preserve"> </w:t>
        </w:r>
      </w:ins>
      <w:ins w:id="27790" w:author="PR Preview" w:date="2026-01-01T00:00:00Z">
        <w:r>
          <w:t xml:space="preserve">$\mathord{\smash[b]{\underset{\raise.3ex\hbox{$\scriptstyle\sim$}}{v}}\vphantom{v}} = \mathord{\smash[b]{\underset{\raise.3ex\hbox{$\scriptstyle\sim$}}{0}}\vphantom{0}}$</w:t>
        </w:r>
      </w:ins>
      <w:ins w:id="27791" w:author="PR Preview" w:date="2026-01-01T00:00:00Z">
        <w:r>
          <w:t xml:space="preserve"> </w:t>
        </w:r>
      </w:ins>
      <w:ins w:id="27792" w:author="PR Preview" w:date="2026-01-01T00:00:00Z">
        <w:r>
          <w:t xml:space="preserve">again.</w:t>
        </w:r>
      </w:ins>
    </w:p>
    <w:bookmarkEnd w:id="629"/>
    <w:bookmarkStart w:id="630" w:name="def-similar"/>
    <w:p>
      <w:pPr>
        <w:pStyle w:val="FirstParagraph"/>
      </w:pPr>
      <w:r>
        <w:rPr>
          <w:b/>
          <w:bCs/>
        </w:rPr>
        <w:t xml:space="preserve">Definition 120 (Similar matrices)</w:t>
      </w:r>
      <w:r>
        <w:t xml:space="preserve"> </w:t>
      </w:r>
      <w:r>
        <w:t xml:space="preserve">Two</w:t>
      </w:r>
      <w:r>
        <w:t xml:space="preserve"> </w:t>
      </w:r>
      <m:oMath>
        <m:r>
          <m:t>p</m:t>
        </m:r>
        <m:r>
          <m:rPr>
            <m:sty m:val="p"/>
          </m:rPr>
          <m:t>×</m:t>
        </m:r>
        <m:r>
          <m:t>p</m:t>
        </m:r>
      </m:oMath>
      <w:r>
        <w:t xml:space="preserve"> </w:t>
      </w:r>
      <w:r>
        <w:t xml:space="preserve">matrices</w:t>
      </w:r>
      <w:r>
        <w:t xml:space="preserve"> </w:t>
      </w:r>
      <m:oMath>
        <m:r>
          <m:rPr>
            <m:sty m:val="bi"/>
          </m:rPr>
          <m:t>A</m:t>
        </m:r>
      </m:oMath>
      <w:r>
        <w:t xml:space="preserve"> </w:t>
      </w:r>
      <w:r>
        <w:t xml:space="preserve">and</w:t>
      </w:r>
      <w:r>
        <w:t xml:space="preserve"> </w:t>
      </w:r>
      <m:oMath>
        <m:r>
          <m:rPr>
            <m:sty m:val="bi"/>
          </m:rPr>
          <m:t>B</m:t>
        </m:r>
      </m:oMath>
      <w:r>
        <w:t xml:space="preserve"> </w:t>
      </w:r>
      <w:r>
        <w:t xml:space="preserve">are</w:t>
      </w:r>
      <w:r>
        <w:t xml:space="preserve"> </w:t>
      </w:r>
      <w:r>
        <w:rPr>
          <w:b/>
          <w:bCs/>
        </w:rPr>
        <w:t xml:space="preserve">similar</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P</m:t>
        </m:r>
      </m:oMath>
      <w:r>
        <w:t xml:space="preserve"> </w:t>
      </w:r>
      <w:r>
        <w:t xml:space="preserve">(</w:t>
      </w:r>
      <w:hyperlink w:anchor="def-invertible-matrix">
        <w:r>
          <w:rPr>
            <w:rStyle w:val="Hyperlink"/>
          </w:rPr>
          <w:t xml:space="preserve">Definition 85</w:t>
        </w:r>
      </w:hyperlink>
      <w:r>
        <w:t xml:space="preserve">).</w:t>
      </w:r>
    </w:p>
    <w:bookmarkEnd w:id="630"/>
    <w:bookmarkStart w:id="631" w:name="rem-similar-both-ways"/>
    <w:p>
      <w:pPr>
        <w:pStyle w:val="BodyText"/>
      </w:pPr>
      <w:r>
        <w:rPr>
          <w:i/>
          <w:iCs/>
        </w:rPr>
        <w:t xml:space="preserve">Remark 49</w:t>
      </w:r>
      <w:r>
        <w:t xml:space="preserve"> (Similarity read both ways). </w:t>
      </w:r>
      <w:r>
        <w:t xml:space="preserve">If</w:t>
      </w:r>
      <w:r>
        <w:t xml:space="preserve"> </w:t>
      </w:r>
      <m:oMath>
        <m:r>
          <m:rPr>
            <m:sty m:val="bi"/>
          </m:rPr>
          <m:t>P</m:t>
        </m:r>
      </m:oMath>
      <w:r>
        <w:t xml:space="preserve"> </w:t>
      </w:r>
      <w:r>
        <w:t xml:space="preserve">is invertible, then</w:t>
      </w:r>
      <w:r>
        <w:t xml:space="preserve"> </w:t>
      </w:r>
      <m:oMath>
        <m:sSup>
          <m:e>
            <m:r>
              <m:rPr>
                <m:sty m:val="bi"/>
              </m:rPr>
              <m:t>P</m:t>
            </m:r>
          </m:e>
          <m:sup>
            <m:r>
              <m:rPr>
                <m:sty m:val="p"/>
              </m:rPr>
              <m:t>−</m:t>
            </m:r>
            <m:r>
              <m:t>1</m:t>
            </m:r>
          </m:sup>
        </m:sSup>
      </m:oMath>
      <w:r>
        <w:t xml:space="preserve"> </w:t>
      </w:r>
      <w:r>
        <w:t xml:space="preserve">is invertible with inverse</w:t>
      </w:r>
      <w:r>
        <w:t xml:space="preserve"> </w:t>
      </w:r>
      <m:oMath>
        <m:r>
          <m:rPr>
            <m:sty m:val="bi"/>
          </m:rPr>
          <m:t>P</m:t>
        </m:r>
      </m:oMath>
      <w:r>
        <w:t xml:space="preserve">:</w:t>
      </w:r>
    </w:p>
    <w:p>
      <w:pPr>
        <w:pStyle w:val="BodyText"/>
      </w:pPr>
      <m:oMathPara>
        <m:oMathParaPr>
          <m:jc m:val="center"/>
        </m:oMathParaPr>
        <m:oMath>
          <m:eqArr>
            <m:e>
              <m:sSup>
                <m:e>
                  <m:r>
                    <m:rPr>
                      <m:sty m:val="bi"/>
                    </m:rPr>
                    <m:t>P</m:t>
                  </m:r>
                </m:e>
                <m:sup>
                  <m:r>
                    <m:rPr>
                      <m:sty m:val="p"/>
                    </m:rPr>
                    <m:t>−</m:t>
                  </m:r>
                  <m:r>
                    <m:t>1</m:t>
                  </m:r>
                </m:sup>
              </m:sSup>
              <m:r>
                <m:rPr>
                  <m:sty m:val="bi"/>
                </m:rPr>
                <m:t>P</m:t>
              </m:r>
              <m:r>
                <m:t>&amp;</m:t>
              </m:r>
              <m:r>
                <m:rPr>
                  <m:sty m:val="p"/>
                </m:rPr>
                <m:t>=</m:t>
              </m:r>
              <m:r>
                <m:rPr>
                  <m:sty m:val="bi"/>
                </m:rPr>
                <m:t>P</m:t>
              </m:r>
              <m:sSup>
                <m:e>
                  <m:r>
                    <m:rPr>
                      <m:sty m:val="bi"/>
                    </m:rPr>
                    <m:t>P</m:t>
                  </m:r>
                </m:e>
                <m:sup>
                  <m:r>
                    <m:rPr>
                      <m:sty m:val="p"/>
                    </m:rPr>
                    <m:t>−</m:t>
                  </m:r>
                  <m:r>
                    <m:t>1</m:t>
                  </m:r>
                </m:sup>
              </m:sSup>
            </m:e>
            <m:e>
              <m:r>
                <m:t>&amp;</m:t>
              </m:r>
              <m:r>
                <m:rPr>
                  <m:sty m:val="p"/>
                </m:rPr>
                <m:t>=</m:t>
              </m:r>
              <m:sSub>
                <m:e>
                  <m:r>
                    <m:rPr>
                      <m:sty m:val="bi"/>
                    </m:rPr>
                    <m:t>I</m:t>
                  </m:r>
                </m:e>
                <m:sub>
                  <m:r>
                    <m:t>p</m:t>
                  </m:r>
                </m:sub>
              </m:sSub>
            </m:e>
          </m:eqArr>
        </m:oMath>
      </m:oMathPara>
    </w:p>
    <w:p>
      <w:pPr>
        <w:pStyle w:val="Compact"/>
        <w:numPr>
          <w:ilvl w:val="0"/>
          <w:numId w:val="1047"/>
        </w:numPr>
      </w:pPr>
      <w:r>
        <w:t xml:space="preserve">is the condition of</w:t>
      </w:r>
      <w:r>
        <w:t xml:space="preserve"> </w:t>
      </w:r>
      <w:hyperlink w:anchor="def-invertible-matrix">
        <w:r>
          <w:rPr>
            <w:rStyle w:val="Hyperlink"/>
          </w:rPr>
          <w:t xml:space="preserve">Definition 85</w:t>
        </w:r>
      </w:hyperlink>
      <w:r>
        <w:t xml:space="preserve"> </w:t>
      </w:r>
      <w:r>
        <w:t xml:space="preserve">for</w:t>
      </w:r>
      <w:r>
        <w:t xml:space="preserve"> </w:t>
      </w:r>
      <m:oMath>
        <m:sSup>
          <m:e>
            <m:r>
              <m:rPr>
                <m:sty m:val="bi"/>
              </m:rPr>
              <m:t>P</m:t>
            </m:r>
          </m:e>
          <m:sup>
            <m:r>
              <m:rPr>
                <m:sty m:val="p"/>
              </m:rPr>
              <m:t>−</m:t>
            </m:r>
            <m:r>
              <m:t>1</m:t>
            </m:r>
          </m:sup>
        </m:sSup>
      </m:oMath>
      <w:r>
        <w:t xml:space="preserve"> </w:t>
      </w:r>
      <w:r>
        <w:t xml:space="preserve">with</w:t>
      </w:r>
      <w:r>
        <w:t xml:space="preserve"> </w:t>
      </w:r>
      <m:oMath>
        <m:r>
          <m:rPr>
            <m:sty m:val="bi"/>
          </m:rPr>
          <m:t>P</m:t>
        </m:r>
      </m:oMath>
      <w:r>
        <w:t xml:space="preserve"> </w:t>
      </w:r>
      <w:r>
        <w:t xml:space="preserve">as the other factor,</w:t>
      </w:r>
      <w:r>
        <w:t xml:space="preserve"> </w:t>
      </w:r>
      <w:r>
        <w:t xml:space="preserve">and that factor is unique (</w:t>
      </w:r>
      <w:hyperlink w:anchor="rem-invertible-inverse">
        <w:r>
          <w:rPr>
            <w:rStyle w:val="Hyperlink"/>
          </w:rPr>
          <w:t xml:space="preserve">Remark 28</w:t>
        </w:r>
      </w:hyperlink>
      <w:r>
        <w:t xml:space="preserve">).</w:t>
      </w:r>
      <w:r>
        <w:t xml:space="preserve"> </w:t>
      </w:r>
      <w:r>
        <w:t xml:space="preserve">If</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then</w:t>
      </w:r>
    </w:p>
    <w:p>
      <w:pPr>
        <w:pStyle w:val="FirstParagraph"/>
      </w:pPr>
      <m:oMathPara>
        <m:oMathParaPr>
          <m:jc m:val="center"/>
        </m:oMathParaPr>
        <m:oMath>
          <m:eqArr>
            <m:e>
              <m:r>
                <m:rPr>
                  <m:sty m:val="bi"/>
                </m:rPr>
                <m:t>P</m:t>
              </m:r>
              <m:r>
                <m:rPr>
                  <m:sty m:val="bi"/>
                </m:rPr>
                <m:t>B</m:t>
              </m:r>
              <m:sSup>
                <m:e>
                  <m:r>
                    <m:rPr>
                      <m:sty m:val="bi"/>
                    </m:rPr>
                    <m:t>P</m:t>
                  </m:r>
                </m:e>
                <m:sup>
                  <m:r>
                    <m:rPr>
                      <m:sty m:val="p"/>
                    </m:rPr>
                    <m:t>−</m:t>
                  </m:r>
                  <m:r>
                    <m:t>1</m:t>
                  </m:r>
                </m:sup>
              </m:sSup>
              <m:r>
                <m:t>&amp;</m:t>
              </m:r>
              <m:r>
                <m:rPr>
                  <m:sty m:val="p"/>
                </m:rPr>
                <m:t>=</m:t>
              </m:r>
              <m:r>
                <m:rPr>
                  <m:sty m:val="bi"/>
                </m:rPr>
                <m:t>P</m:t>
              </m:r>
              <m:r>
                <m:t> </m:t>
              </m:r>
              <m:r>
                <m:rPr>
                  <m:sty m:val="p"/>
                </m:rPr>
                <m:t>(</m:t>
              </m:r>
              <m:sSup>
                <m:e>
                  <m:r>
                    <m:rPr>
                      <m:sty m:val="bi"/>
                    </m:rPr>
                    <m:t>P</m:t>
                  </m:r>
                </m:e>
                <m:sup>
                  <m:r>
                    <m:rPr>
                      <m:sty m:val="p"/>
                    </m:rPr>
                    <m:t>−</m:t>
                  </m:r>
                  <m:r>
                    <m:t>1</m:t>
                  </m:r>
                </m:sup>
              </m:sSup>
              <m:r>
                <m:rPr>
                  <m:sty m:val="bi"/>
                </m:rPr>
                <m:t>A</m:t>
              </m:r>
              <m:r>
                <m:rPr>
                  <m:sty m:val="bi"/>
                </m:rPr>
                <m:t>P</m:t>
              </m:r>
              <m:r>
                <m:rPr>
                  <m:sty m:val="p"/>
                </m:rPr>
                <m:t>)</m:t>
              </m:r>
              <m:r>
                <m:t> </m:t>
              </m:r>
              <m:sSup>
                <m:e>
                  <m:r>
                    <m:rPr>
                      <m:sty m:val="bi"/>
                    </m:rPr>
                    <m:t>P</m:t>
                  </m:r>
                </m:e>
                <m:sup>
                  <m:r>
                    <m:rPr>
                      <m:sty m:val="p"/>
                    </m:rPr>
                    <m:t>−</m:t>
                  </m:r>
                  <m:r>
                    <m:t>1</m:t>
                  </m:r>
                </m:sup>
              </m:sSup>
              <m:r>
                <m:t>&amp;</m:t>
              </m:r>
              <m:r>
                <m:t>&amp;</m:t>
              </m:r>
              <m:r>
                <m:rPr>
                  <m:nor/>
                  <m:sty m:val="p"/>
                </m:rPr>
                <m:t>(substitute </m:t>
              </m:r>
              <m:r>
                <m:rPr>
                  <m:sty m:val="bi"/>
                </m:rPr>
                <m:t>B</m:t>
              </m:r>
              <m:r>
                <m:rPr>
                  <m:nor/>
                  <m:sty m:val="p"/>
                </m:rPr>
                <m:t>)</m:t>
              </m:r>
            </m:e>
            <m:e>
              <m:r>
                <m:t>&amp;</m:t>
              </m:r>
              <m:r>
                <m:rPr>
                  <m:sty m:val="p"/>
                </m:rPr>
                <m:t>=</m:t>
              </m:r>
              <m:r>
                <m:rPr>
                  <m:sty m:val="p"/>
                </m:rPr>
                <m:t>(</m:t>
              </m:r>
              <m:r>
                <m:rPr>
                  <m:sty m:val="bi"/>
                </m:rPr>
                <m:t>P</m:t>
              </m:r>
              <m:sSup>
                <m:e>
                  <m:r>
                    <m:rPr>
                      <m:sty m:val="bi"/>
                    </m:rPr>
                    <m:t>P</m:t>
                  </m:r>
                </m:e>
                <m:sup>
                  <m:r>
                    <m:rPr>
                      <m:sty m:val="p"/>
                    </m:rPr>
                    <m:t>−</m:t>
                  </m:r>
                  <m:r>
                    <m:t>1</m:t>
                  </m:r>
                </m:sup>
              </m:sSup>
              <m:r>
                <m:rPr>
                  <m:sty m:val="p"/>
                </m:rPr>
                <m:t>)</m:t>
              </m:r>
              <m:r>
                <m:t> </m:t>
              </m:r>
              <m:r>
                <m:rPr>
                  <m:sty m:val="bi"/>
                </m:rPr>
                <m:t>A</m:t>
              </m:r>
              <m:r>
                <m:t> </m:t>
              </m:r>
              <m:r>
                <m:rPr>
                  <m:sty m:val="p"/>
                </m:rPr>
                <m:t>(</m:t>
              </m:r>
              <m:r>
                <m:rPr>
                  <m:sty m:val="bi"/>
                </m:rPr>
                <m:t>P</m:t>
              </m:r>
              <m:sSup>
                <m:e>
                  <m:r>
                    <m:rPr>
                      <m:sty m:val="bi"/>
                    </m:rPr>
                    <m:t>P</m:t>
                  </m:r>
                </m:e>
                <m:sup>
                  <m:r>
                    <m:rPr>
                      <m:sty m:val="p"/>
                    </m:rPr>
                    <m:t>−</m:t>
                  </m:r>
                  <m:r>
                    <m:t>1</m:t>
                  </m:r>
                </m:sup>
              </m:sSup>
              <m:r>
                <m:rPr>
                  <m:sty m:val="p"/>
                </m:rPr>
                <m:t>)</m:t>
              </m:r>
              <m:r>
                <m:t>&amp;</m:t>
              </m:r>
              <m:r>
                <m:t>&amp;</m:t>
              </m:r>
              <m:r>
                <m:rPr>
                  <m:nor/>
                  <m:sty m:val="p"/>
                </m:rPr>
                <m:t>(</m:t>
              </m:r>
              <m:r>
                <m:rPr>
                  <m:nor/>
                  <m:sty m:val="p"/>
                </m:rPr>
                <m:t>Theorem 8</m:t>
              </m:r>
              <m:r>
                <m:rPr>
                  <m:nor/>
                  <m:sty m:val="p"/>
                </m:rPr>
                <m:t>)</m:t>
              </m:r>
            </m:e>
            <m:e>
              <m:r>
                <m:t>&amp;</m:t>
              </m:r>
              <m:r>
                <m:rPr>
                  <m:sty m:val="p"/>
                </m:rPr>
                <m:t>=</m:t>
              </m:r>
              <m:sSub>
                <m:e>
                  <m:r>
                    <m:rPr>
                      <m:sty m:val="bi"/>
                    </m:rPr>
                    <m:t>I</m:t>
                  </m:r>
                </m:e>
                <m:sub>
                  <m:r>
                    <m:t>p</m:t>
                  </m:r>
                </m:sub>
              </m:sSub>
              <m:r>
                <m:t> </m:t>
              </m:r>
              <m:r>
                <m:rPr>
                  <m:sty m:val="bi"/>
                </m:rPr>
                <m:t>A</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A</m:t>
              </m:r>
              <m:r>
                <m:rPr>
                  <m:sty m:val="p"/>
                </m:rPr>
                <m:t>,</m:t>
              </m:r>
              <m:r>
                <m:t>&amp;</m:t>
              </m:r>
              <m:r>
                <m:t>&amp;</m:t>
              </m:r>
              <m:r>
                <m:rPr>
                  <m:nor/>
                  <m:sty m:val="p"/>
                </m:rPr>
                <m:t>(</m:t>
              </m:r>
              <m:r>
                <m:rPr>
                  <m:nor/>
                  <m:sty m:val="p"/>
                </m:rPr>
                <m:t>Theorem 10</m:t>
              </m:r>
              <m:r>
                <m:rPr>
                  <m:nor/>
                  <m:sty m:val="p"/>
                </m:rPr>
                <m:t>)</m:t>
              </m:r>
            </m:e>
          </m:eqArr>
        </m:oMath>
      </m:oMathPara>
    </w:p>
    <w:p>
      <w:pPr>
        <w:pStyle w:val="FirstParagraph"/>
      </w:pPr>
      <w:r>
        <w:t xml:space="preserve">and the same steps with</w:t>
      </w:r>
      <w:r>
        <w:t xml:space="preserve"> </w:t>
      </w:r>
      <m:oMath>
        <m:r>
          <m:rPr>
            <m:sty m:val="bi"/>
          </m:rPr>
          <m:t>P</m:t>
        </m:r>
      </m:oMath>
      <w:r>
        <w:t xml:space="preserve"> </w:t>
      </w:r>
      <w:r>
        <w:t xml:space="preserve">and</w:t>
      </w:r>
      <w:r>
        <w:t xml:space="preserve"> </w:t>
      </w:r>
      <m:oMath>
        <m:sSup>
          <m:e>
            <m:r>
              <m:rPr>
                <m:sty m:val="bi"/>
              </m:rPr>
              <m:t>P</m:t>
            </m:r>
          </m:e>
          <m:sup>
            <m:r>
              <m:rPr>
                <m:sty m:val="p"/>
              </m:rPr>
              <m:t>−</m:t>
            </m:r>
            <m:r>
              <m:t>1</m:t>
            </m:r>
          </m:sup>
        </m:sSup>
      </m:oMath>
      <w:r>
        <w:t xml:space="preserve"> </w:t>
      </w:r>
      <w:r>
        <w:t xml:space="preserve">exchanged turn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 </w:t>
      </w:r>
      <w:r>
        <w:t xml:space="preserve">back into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w:t>
      </w:r>
      <w:r>
        <w:t xml:space="preserve"> </w:t>
      </w:r>
      <w:r>
        <w:t xml:space="preserve">So</w:t>
      </w:r>
      <w:r>
        <w:t xml:space="preserve"> </w:t>
      </w:r>
      <m:oMath>
        <m:r>
          <m:rPr>
            <m:sty m:val="bi"/>
          </m:rPr>
          <m:t>B</m:t>
        </m:r>
        <m:r>
          <m:rPr>
            <m:sty m:val="p"/>
          </m:rPr>
          <m:t>=</m:t>
        </m:r>
        <m:sSup>
          <m:e>
            <m:r>
              <m:rPr>
                <m:sty m:val="bi"/>
              </m:rPr>
              <m:t>P</m:t>
            </m:r>
          </m:e>
          <m:sup>
            <m:r>
              <m:rPr>
                <m:sty m:val="p"/>
              </m:rPr>
              <m:t>−</m:t>
            </m:r>
            <m:r>
              <m:t>1</m:t>
            </m:r>
          </m:sup>
        </m:sSup>
        <m:r>
          <m:rPr>
            <m:sty m:val="bi"/>
          </m:rPr>
          <m:t>A</m:t>
        </m:r>
        <m:r>
          <m:rPr>
            <m:sty m:val="bi"/>
          </m:rPr>
          <m:t>P</m:t>
        </m:r>
      </m:oMath>
      <w:r>
        <w:t xml:space="preserve"> </w:t>
      </w:r>
      <w:r>
        <w:t xml:space="preserve">exactly when</w:t>
      </w:r>
      <w:r>
        <w:t xml:space="preserve"> </w:t>
      </w:r>
      <m:oMath>
        <m:r>
          <m:rPr>
            <m:sty m:val="bi"/>
          </m:rPr>
          <m:t>A</m:t>
        </m:r>
        <m:r>
          <m:rPr>
            <m:sty m:val="p"/>
          </m:rPr>
          <m:t>=</m:t>
        </m:r>
        <m:r>
          <m:rPr>
            <m:sty m:val="bi"/>
          </m:rPr>
          <m:t>P</m:t>
        </m:r>
        <m:r>
          <m:rPr>
            <m:sty m:val="bi"/>
          </m:rPr>
          <m:t>B</m:t>
        </m:r>
        <m:sSup>
          <m:e>
            <m:r>
              <m:rPr>
                <m:sty m:val="bi"/>
              </m:rPr>
              <m:t>P</m:t>
            </m:r>
          </m:e>
          <m:sup>
            <m:r>
              <m:rPr>
                <m:sty m:val="p"/>
              </m:rPr>
              <m:t>−</m:t>
            </m:r>
            <m:r>
              <m:t>1</m:t>
            </m:r>
          </m:sup>
        </m:sSup>
      </m:oMath>
      <w:r>
        <w:t xml:space="preserve">,</w:t>
      </w:r>
      <w:r>
        <w:t xml:space="preserve"> </w:t>
      </w:r>
      <w:r>
        <w:t xml:space="preserve">and similarity goes both ways:</w:t>
      </w:r>
      <w:r>
        <w:t xml:space="preserve"> </w:t>
      </w:r>
      <m:oMath>
        <m:r>
          <m:rPr>
            <m:sty m:val="bi"/>
          </m:rPr>
          <m:t>A</m:t>
        </m:r>
      </m:oMath>
      <w:r>
        <w:t xml:space="preserve"> </w:t>
      </w:r>
      <w:r>
        <w:t xml:space="preserve">is similar to</w:t>
      </w:r>
      <w:r>
        <w:t xml:space="preserve"> </w:t>
      </w:r>
      <m:oMath>
        <m:r>
          <m:rPr>
            <m:sty m:val="bi"/>
          </m:rPr>
          <m:t>B</m:t>
        </m:r>
      </m:oMath>
      <w:r>
        <w:t xml:space="preserve"> </w:t>
      </w:r>
      <w:r>
        <w:t xml:space="preserve">through</w:t>
      </w:r>
      <w:r>
        <w:t xml:space="preserve"> </w:t>
      </w:r>
      <m:oMath>
        <m:sSup>
          <m:e>
            <m:r>
              <m:rPr>
                <m:sty m:val="bi"/>
              </m:rPr>
              <m:t>P</m:t>
            </m:r>
          </m:e>
          <m:sup>
            <m:r>
              <m:rPr>
                <m:sty m:val="p"/>
              </m:rPr>
              <m:t>−</m:t>
            </m:r>
            <m:r>
              <m:t>1</m:t>
            </m:r>
          </m:sup>
        </m:sSup>
      </m:oMath>
      <w:r>
        <w:t xml:space="preserve">, whose inverse is</w:t>
      </w:r>
      <w:r>
        <w:t xml:space="preserve"> </w:t>
      </w:r>
      <m:oMath>
        <m:r>
          <m:rPr>
            <m:sty m:val="bi"/>
          </m:rPr>
          <m:t>P</m:t>
        </m:r>
      </m:oMath>
      <w:r>
        <w:t xml:space="preserve">.</w:t>
      </w:r>
    </w:p>
    <w:bookmarkEnd w:id="631"/>
    <w:bookmarkStart w:id="632" w:name="exm-similar"/>
    <w:p>
      <w:pPr>
        <w:pStyle w:val="BodyText"/>
      </w:pPr>
      <w:r>
        <w:rPr>
          <w:b/>
          <w:bCs/>
        </w:rPr>
        <w:t xml:space="preserve">Example 199 (A matrix similar to a diagonal one)</w:t>
      </w:r>
      <w:r>
        <w:t xml:space="preserve"> </w:t>
      </w:r>
      <w:r>
        <w:t xml:space="preserve">Let</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and</w:t>
      </w:r>
      <w:r>
        <w:t xml:space="preserve"> </w:t>
      </w:r>
      <m:oMath>
        <m:r>
          <m:rPr>
            <m:sty m:val="bi"/>
          </m:rPr>
          <m:t>P</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w:t>
      </w:r>
      <w:r>
        <w:t xml:space="preserve"> </w:t>
      </w:r>
      <w:r>
        <w:t xml:space="preserve">Then</w:t>
      </w:r>
    </w:p>
    <w:p>
      <w:pPr>
        <w:pStyle w:val="BodyText"/>
      </w:pPr>
      <m:oMathPara>
        <m:oMathParaPr>
          <m:jc m:val="center"/>
        </m:oMathParaPr>
        <m:oMath>
          <m:eqArr>
            <m:e>
              <m:sSup>
                <m:e>
                  <m:r>
                    <m:rPr>
                      <m:sty m:val="bi"/>
                    </m:rPr>
                    <m:t>P</m:t>
                  </m:r>
                </m:e>
                <m:sup>
                  <m:r>
                    <m:t>2</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1</m:t>
                        </m:r>
                        <m:r>
                          <m:rPr>
                            <m:sty m:val="p"/>
                          </m:rPr>
                          <m:t>+</m:t>
                        </m:r>
                        <m:r>
                          <m:t>1</m:t>
                        </m:r>
                        <m:r>
                          <m:rPr>
                            <m:sty m:val="p"/>
                          </m:rPr>
                          <m:t>⋅</m:t>
                        </m:r>
                        <m:r>
                          <m:t>1</m:t>
                        </m:r>
                      </m:e>
                      <m:e>
                        <m:r>
                          <m:t>1</m:t>
                        </m:r>
                        <m:r>
                          <m:rPr>
                            <m:sty m:val="p"/>
                          </m:rPr>
                          <m:t>⋅</m:t>
                        </m:r>
                        <m:r>
                          <m:t>1</m:t>
                        </m:r>
                        <m:r>
                          <m:rPr>
                            <m:sty m:val="p"/>
                          </m:rPr>
                          <m:t>+</m:t>
                        </m:r>
                        <m:r>
                          <m:t>1</m:t>
                        </m:r>
                        <m:r>
                          <m:rPr>
                            <m:sty m:val="p"/>
                          </m:rPr>
                          <m:t>⋅</m:t>
                        </m:r>
                        <m:r>
                          <m:rPr>
                            <m:sty m:val="p"/>
                          </m:rPr>
                          <m:t>(</m:t>
                        </m:r>
                        <m:r>
                          <m:rPr>
                            <m:sty m:val="p"/>
                          </m:rPr>
                          <m:t>−</m:t>
                        </m:r>
                        <m:r>
                          <m:t>1</m:t>
                        </m:r>
                        <m:r>
                          <m:rPr>
                            <m:sty m:val="p"/>
                          </m:rPr>
                          <m:t>)</m:t>
                        </m:r>
                      </m:e>
                    </m:mr>
                    <m:mr>
                      <m:e>
                        <m:r>
                          <m:t>1</m:t>
                        </m:r>
                        <m:r>
                          <m:rPr>
                            <m:sty m:val="p"/>
                          </m:rPr>
                          <m:t>⋅</m:t>
                        </m:r>
                        <m:r>
                          <m:t>1</m:t>
                        </m:r>
                        <m:r>
                          <m:rPr>
                            <m:sty m:val="p"/>
                          </m:rPr>
                          <m:t>+</m:t>
                        </m:r>
                        <m:r>
                          <m:rPr>
                            <m:sty m:val="p"/>
                          </m:rPr>
                          <m:t>(</m:t>
                        </m:r>
                        <m:r>
                          <m:rPr>
                            <m:sty m:val="p"/>
                          </m:rPr>
                          <m:t>−</m:t>
                        </m:r>
                        <m:r>
                          <m:t>1</m:t>
                        </m:r>
                        <m:r>
                          <m:rPr>
                            <m:sty m:val="p"/>
                          </m:rPr>
                          <m:t>)</m:t>
                        </m:r>
                        <m:r>
                          <m:rPr>
                            <m:sty m:val="p"/>
                          </m:rPr>
                          <m:t>⋅</m:t>
                        </m:r>
                        <m:r>
                          <m:t>1</m:t>
                        </m:r>
                      </m:e>
                      <m:e>
                        <m:r>
                          <m:t>1</m:t>
                        </m:r>
                        <m:r>
                          <m:rPr>
                            <m:sty m:val="p"/>
                          </m:rPr>
                          <m:t>⋅</m:t>
                        </m:r>
                        <m:r>
                          <m:t>1</m:t>
                        </m:r>
                        <m:r>
                          <m:rPr>
                            <m:sty m:val="p"/>
                          </m:rPr>
                          <m:t>+</m:t>
                        </m:r>
                        <m:r>
                          <m:rPr>
                            <m:sty m:val="p"/>
                          </m:rPr>
                          <m:t>(</m:t>
                        </m:r>
                        <m:r>
                          <m:rPr>
                            <m:sty m:val="p"/>
                          </m:rPr>
                          <m:t>−</m:t>
                        </m:r>
                        <m:r>
                          <m:t>1</m:t>
                        </m:r>
                        <m:r>
                          <m:rPr>
                            <m:sty m:val="p"/>
                          </m:rPr>
                          <m:t>)</m:t>
                        </m:r>
                        <m:r>
                          <m:rPr>
                            <m:sty m:val="p"/>
                          </m:rPr>
                          <m:t>(</m:t>
                        </m:r>
                        <m:r>
                          <m:rPr>
                            <m:sty m:val="p"/>
                          </m:rPr>
                          <m:t>−</m:t>
                        </m:r>
                        <m:r>
                          <m:t>1</m:t>
                        </m:r>
                        <m:r>
                          <m:rPr>
                            <m:sty m:val="p"/>
                          </m:rPr>
                          <m:t>)</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0</m:t>
                        </m:r>
                      </m:e>
                      <m:e>
                        <m:r>
                          <m:t>2</m:t>
                        </m:r>
                      </m:e>
                    </m:mr>
                  </m:m>
                </m:e>
              </m:d>
              <m:r>
                <m:t>&amp;</m:t>
              </m:r>
              <m:r>
                <m:t>&amp;</m:t>
              </m:r>
              <m:r>
                <m:rPr>
                  <m:nor/>
                  <m:sty m:val="p"/>
                </m:rPr>
                <m:t>(arithmetic)</m:t>
              </m:r>
            </m:e>
            <m:e>
              <m:r>
                <m:t>&amp;</m:t>
              </m:r>
              <m:r>
                <m:rPr>
                  <m:sty m:val="p"/>
                </m:rPr>
                <m:t>=</m:t>
              </m:r>
              <m:r>
                <m:t>2</m:t>
              </m:r>
              <m:r>
                <m:t> </m:t>
              </m:r>
              <m:sSub>
                <m:e>
                  <m:r>
                    <m:rPr>
                      <m:sty m:val="bi"/>
                    </m:rPr>
                    <m:t>I</m:t>
                  </m:r>
                </m:e>
                <m:sub>
                  <m:r>
                    <m:t>2</m:t>
                  </m:r>
                </m:sub>
              </m:sSub>
              <m:r>
                <m:rPr>
                  <m:sty m:val="p"/>
                </m:rPr>
                <m:t>,</m:t>
              </m:r>
              <m:r>
                <m:t>&amp;</m:t>
              </m:r>
              <m:r>
                <m:t>&amp;</m:t>
              </m:r>
              <m:r>
                <m:rPr>
                  <m:nor/>
                  <m:sty m:val="p"/>
                </m:rPr>
                <m:t>(</m:t>
              </m:r>
              <m:r>
                <m:rPr>
                  <m:nor/>
                  <m:sty m:val="p"/>
                </m:rPr>
                <m:t>Definition 25</m:t>
              </m:r>
              <m:r>
                <m:rPr>
                  <m:nor/>
                  <m:sty m:val="p"/>
                </m:rPr>
                <m:t>, </m:t>
              </m:r>
              <m:r>
                <m:rPr>
                  <m:nor/>
                  <m:sty m:val="p"/>
                </m:rPr>
                <m:t>Definition 31</m:t>
              </m:r>
              <m:r>
                <m:rPr>
                  <m:nor/>
                  <m:sty m:val="p"/>
                </m:rPr>
                <m:t>)</m:t>
              </m:r>
            </m:e>
          </m:eqArr>
        </m:oMath>
      </m:oMathPara>
    </w:p>
    <w:p>
      <w:pPr>
        <w:pStyle w:val="FirstParagraph"/>
      </w:pPr>
      <w:r>
        <w:t xml:space="preserve">so</w:t>
      </w:r>
    </w:p>
    <w:p>
      <w:pPr>
        <w:pStyle w:val="BodyText"/>
      </w:pPr>
      <m:oMathPara>
        <m:oMathParaPr>
          <m:jc m:val="center"/>
        </m:oMathParaPr>
        <m:oMath>
          <m:eqArr>
            <m:e>
              <m:r>
                <m:rPr>
                  <m:sty m:val="bi"/>
                </m:rPr>
                <m:t>P</m:t>
              </m:r>
              <m:r>
                <m:t> </m:t>
              </m:r>
              <m:r>
                <m:rPr>
                  <m:sty m:val="p"/>
                </m:rPr>
                <m:t>(</m:t>
              </m:r>
              <m:f>
                <m:fPr>
                  <m:type m:val="lin"/>
                </m:fPr>
                <m:num>
                  <m:r>
                    <m:t>1</m:t>
                  </m:r>
                </m:num>
                <m:den>
                  <m:r>
                    <m:t>2</m:t>
                  </m:r>
                </m:den>
              </m:f>
              <m:r>
                <m:t> </m:t>
              </m:r>
              <m:r>
                <m:rPr>
                  <m:sty m:val="bi"/>
                </m:rPr>
                <m:t>P</m:t>
              </m:r>
              <m:r>
                <m:rPr>
                  <m:sty m:val="p"/>
                </m:rPr>
                <m:t>)</m:t>
              </m:r>
              <m:r>
                <m:t>&amp;</m:t>
              </m:r>
              <m:r>
                <m:rPr>
                  <m:sty m:val="p"/>
                </m:rPr>
                <m:t>=</m:t>
              </m:r>
              <m:f>
                <m:fPr>
                  <m:type m:val="lin"/>
                </m:fPr>
                <m:num>
                  <m:r>
                    <m:t>1</m:t>
                  </m:r>
                </m:num>
                <m:den>
                  <m:r>
                    <m:t>2</m:t>
                  </m:r>
                </m:den>
              </m:f>
              <m:r>
                <m:t> </m:t>
              </m:r>
              <m:sSup>
                <m:e>
                  <m:r>
                    <m:rPr>
                      <m:sty m:val="bi"/>
                    </m:rPr>
                    <m:t>P</m:t>
                  </m:r>
                </m:e>
                <m:sup>
                  <m:r>
                    <m:t>2</m:t>
                  </m:r>
                </m:sup>
              </m:sSup>
            </m:e>
            <m:e>
              <m:r>
                <m:t>&amp;</m:t>
              </m:r>
              <m:r>
                <m:rPr>
                  <m:sty m:val="p"/>
                </m:rPr>
                <m:t>=</m:t>
              </m:r>
              <m:sSub>
                <m:e>
                  <m:r>
                    <m:rPr>
                      <m:sty m:val="bi"/>
                    </m:rPr>
                    <m:t>I</m:t>
                  </m:r>
                </m:e>
                <m:sub>
                  <m:r>
                    <m:t>2</m:t>
                  </m:r>
                </m:sub>
              </m:sSub>
            </m:e>
          </m:eqArr>
        </m:oMath>
      </m:oMathPara>
    </w:p>
    <w:p>
      <w:pPr>
        <w:pStyle w:val="FirstParagraph"/>
      </w:pPr>
      <w:r>
        <w:t xml:space="preserve">and likewise</w:t>
      </w:r>
      <w:r>
        <w:t xml:space="preserve"> </w:t>
      </w:r>
      <m:oMath>
        <m:r>
          <m:rPr>
            <m:sty m:val="p"/>
          </m:rPr>
          <m:t>(</m:t>
        </m:r>
        <m:f>
          <m:fPr>
            <m:type m:val="lin"/>
          </m:fPr>
          <m:num>
            <m:r>
              <m:t>1</m:t>
            </m:r>
          </m:num>
          <m:den>
            <m:r>
              <m:t>2</m:t>
            </m:r>
          </m:den>
        </m:f>
        <m:r>
          <m:t> </m:t>
        </m:r>
        <m:r>
          <m:rPr>
            <m:sty m:val="bi"/>
          </m:rPr>
          <m:t>P</m:t>
        </m:r>
        <m:r>
          <m:rPr>
            <m:sty m:val="p"/>
          </m:rPr>
          <m:t>)</m:t>
        </m:r>
        <m:r>
          <m:t> </m:t>
        </m:r>
        <m:r>
          <m:rPr>
            <m:sty m:val="bi"/>
          </m:rPr>
          <m:t>P</m:t>
        </m:r>
        <m:r>
          <m:rPr>
            <m:sty m:val="p"/>
          </m:rPr>
          <m:t>=</m:t>
        </m:r>
        <m:sSub>
          <m:e>
            <m:r>
              <m:rPr>
                <m:sty m:val="bi"/>
              </m:rPr>
              <m:t>I</m:t>
            </m:r>
          </m:e>
          <m:sub>
            <m:r>
              <m:t>2</m:t>
            </m:r>
          </m:sub>
        </m:sSub>
      </m:oMath>
      <w:r>
        <w:t xml:space="preserve"> </w:t>
      </w:r>
      <w:r>
        <w:t xml:space="preserve">(</w:t>
      </w:r>
      <w:hyperlink w:anchor="thm-scalar-matmul">
        <w:r>
          <w:rPr>
            <w:rStyle w:val="Hyperlink"/>
          </w:rPr>
          <w:t xml:space="preserve">Theorem 93</w:t>
        </w:r>
      </w:hyperlink>
      <w:r>
        <w:t xml:space="preserve">):</w:t>
      </w:r>
      <w:r>
        <w:t xml:space="preserve"> </w:t>
      </w:r>
      <m:oMath>
        <m:sSup>
          <m:e>
            <m:r>
              <m:rPr>
                <m:sty m:val="bi"/>
              </m:rPr>
              <m:t>P</m:t>
            </m:r>
          </m:e>
          <m:sup>
            <m:r>
              <m:rPr>
                <m:sty m:val="p"/>
              </m:rPr>
              <m:t>−</m:t>
            </m:r>
            <m:r>
              <m:t>1</m:t>
            </m:r>
          </m:sup>
        </m:sSup>
        <m:r>
          <m:rPr>
            <m:sty m:val="p"/>
          </m:rPr>
          <m:t>=</m:t>
        </m:r>
        <m:f>
          <m:fPr>
            <m:type m:val="lin"/>
          </m:fPr>
          <m:num>
            <m:r>
              <m:t>1</m:t>
            </m:r>
          </m:num>
          <m:den>
            <m:r>
              <m:t>2</m:t>
            </m:r>
          </m:den>
        </m:f>
        <m:r>
          <m:t> </m:t>
        </m:r>
        <m:r>
          <m:rPr>
            <m:sty m:val="bi"/>
          </m:rPr>
          <m:t>P</m:t>
        </m:r>
      </m:oMath>
      <w:r>
        <w:t xml:space="preserve"> </w:t>
      </w:r>
      <w:r>
        <w:t xml:space="preserve">(5). Then</w:t>
      </w:r>
    </w:p>
    <w:p>
      <w:pPr>
        <w:pStyle w:val="BodyText"/>
      </w:pPr>
      <m:oMathPara>
        <m:oMathParaPr>
          <m:jc m:val="center"/>
        </m:oMathParaPr>
        <m:oMath>
          <m:eqArr>
            <m:e>
              <m:sSup>
                <m:e>
                  <m:r>
                    <m:rPr>
                      <m:sty m:val="bi"/>
                    </m:rPr>
                    <m:t>P</m:t>
                  </m:r>
                </m:e>
                <m:sup>
                  <m:r>
                    <m:rPr>
                      <m:sty m:val="p"/>
                    </m:rPr>
                    <m:t>−</m:t>
                  </m:r>
                  <m:r>
                    <m:t>1</m:t>
                  </m:r>
                </m:sup>
              </m:sSup>
              <m:r>
                <m:rPr>
                  <m:sty m:val="bi"/>
                </m:rPr>
                <m:t>A</m:t>
              </m:r>
              <m:r>
                <m:rPr>
                  <m:sty m:val="bi"/>
                </m:rPr>
                <m:t>P</m:t>
              </m:r>
              <m:r>
                <m:t>&amp;</m:t>
              </m:r>
              <m:r>
                <m:rPr>
                  <m:sty m:val="p"/>
                </m:rPr>
                <m:t>=</m:t>
              </m:r>
              <m:r>
                <m:rPr>
                  <m:sty m:val="p"/>
                </m:rPr>
                <m:t>(</m:t>
              </m:r>
              <m:f>
                <m:fPr>
                  <m:type m:val="lin"/>
                </m:fPr>
                <m:num>
                  <m:r>
                    <m:t>1</m:t>
                  </m:r>
                </m:num>
                <m:den>
                  <m:r>
                    <m:t>2</m:t>
                  </m:r>
                </m:den>
              </m:f>
              <m:r>
                <m:t> </m:t>
              </m:r>
              <m:r>
                <m:rPr>
                  <m:sty m:val="bi"/>
                </m:rPr>
                <m:t>P</m:t>
              </m:r>
              <m:r>
                <m:rPr>
                  <m:sty m:val="p"/>
                </m:rPr>
                <m:t>)</m:t>
              </m:r>
              <m:r>
                <m:t> </m:t>
              </m:r>
              <m:r>
                <m:rPr>
                  <m:sty m:val="bi"/>
                </m:rPr>
                <m:t>A</m:t>
              </m:r>
              <m:r>
                <m:rPr>
                  <m:sty m:val="bi"/>
                </m:rPr>
                <m:t>P</m:t>
              </m:r>
              <m:r>
                <m:t>&amp;</m:t>
              </m:r>
              <m:r>
                <m:t>&amp;</m:t>
              </m:r>
              <m:r>
                <m:rPr>
                  <m:nor/>
                  <m:sty m:val="p"/>
                </m:rPr>
                <m:t>(substitute </m:t>
              </m:r>
              <m:sSup>
                <m:e>
                  <m:r>
                    <m:rPr>
                      <m:sty m:val="bi"/>
                    </m:rPr>
                    <m:t>P</m:t>
                  </m:r>
                </m:e>
                <m:sup>
                  <m:r>
                    <m:rPr>
                      <m:sty m:val="p"/>
                    </m:rPr>
                    <m:t>−</m:t>
                  </m:r>
                  <m:r>
                    <m:t>1</m:t>
                  </m:r>
                </m:sup>
              </m:sSup>
              <m:r>
                <m:rPr>
                  <m:nor/>
                  <m:sty m:val="p"/>
                </m:rPr>
                <m:t>)</m:t>
              </m:r>
            </m:e>
            <m:e>
              <m:r>
                <m:t>&amp;</m:t>
              </m:r>
              <m:r>
                <m:rPr>
                  <m:sty m:val="p"/>
                </m:rPr>
                <m:t>=</m:t>
              </m:r>
              <m:f>
                <m:fPr>
                  <m:type m:val="lin"/>
                </m:fPr>
                <m:num>
                  <m:r>
                    <m:t>1</m:t>
                  </m:r>
                </m:num>
                <m:den>
                  <m:r>
                    <m:t>2</m:t>
                  </m:r>
                </m:den>
              </m:f>
              <m:r>
                <m:t> </m:t>
              </m:r>
              <m:r>
                <m:rPr>
                  <m:sty m:val="p"/>
                </m:rPr>
                <m:t>(</m:t>
              </m:r>
              <m:r>
                <m:rPr>
                  <m:sty m:val="bi"/>
                </m:rPr>
                <m:t>P</m:t>
              </m:r>
              <m:r>
                <m:rPr>
                  <m:sty m:val="bi"/>
                </m:rPr>
                <m:t>A</m:t>
              </m:r>
              <m:r>
                <m:rPr>
                  <m:sty m:val="bi"/>
                </m:rPr>
                <m:t>P</m:t>
              </m:r>
              <m:r>
                <m:rPr>
                  <m:sty m:val="p"/>
                </m:rPr>
                <m:t>)</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r>
                <m:t> </m:t>
              </m:r>
              <m:r>
                <m:rPr>
                  <m:sty m:val="bi"/>
                </m:rPr>
                <m:t>P</m:t>
              </m:r>
              <m:r>
                <m:t> </m:t>
              </m:r>
              <m:r>
                <m:rPr>
                  <m:sty m:val="p"/>
                </m:rPr>
                <m:t>(</m:t>
              </m:r>
              <m:r>
                <m:rPr>
                  <m:sty m:val="bi"/>
                </m:rPr>
                <m:t>A</m:t>
              </m:r>
              <m:r>
                <m:rPr>
                  <m:sty m:val="bi"/>
                </m:rPr>
                <m:t>P</m:t>
              </m:r>
              <m:r>
                <m:rPr>
                  <m:sty m:val="p"/>
                </m:rPr>
                <m:t>)</m:t>
              </m:r>
              <m:r>
                <m:t>&amp;</m:t>
              </m:r>
              <m:r>
                <m:t>&amp;</m:t>
              </m:r>
              <m:r>
                <m:rPr>
                  <m:nor/>
                  <m:sty m:val="p"/>
                </m:rPr>
                <m:t>(</m:t>
              </m:r>
              <m:r>
                <m:rPr>
                  <m:nor/>
                  <m:sty m:val="p"/>
                </m:rPr>
                <m:t>Theorem 8</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3</m:t>
                        </m:r>
                      </m:e>
                      <m:e>
                        <m:r>
                          <m:t>1</m:t>
                        </m:r>
                      </m:e>
                    </m:mr>
                    <m:mr>
                      <m:e>
                        <m:r>
                          <m:t>3</m:t>
                        </m:r>
                      </m:e>
                      <m:e>
                        <m:r>
                          <m:rPr>
                            <m:sty m:val="p"/>
                          </m:rPr>
                          <m:t>−</m:t>
                        </m:r>
                        <m:r>
                          <m:t>1</m:t>
                        </m:r>
                      </m:e>
                    </m:mr>
                  </m:m>
                </m:e>
              </m:d>
              <m:r>
                <m:t>&amp;</m:t>
              </m:r>
              <m:r>
                <m:t>&amp;</m:t>
              </m:r>
              <m:r>
                <m:rPr>
                  <m:nor/>
                  <m:sty m:val="p"/>
                </m:rPr>
                <m:t>(</m:t>
              </m:r>
              <m:r>
                <m:rPr>
                  <m:nor/>
                  <m:sty m:val="p"/>
                </m:rPr>
                <m:t>Definition 26</m:t>
              </m:r>
              <m:r>
                <m:rPr>
                  <m:nor/>
                  <m:sty m:val="p"/>
                </m:rPr>
                <m:t>, for </m:t>
              </m:r>
              <m:r>
                <m:rPr>
                  <m:sty m:val="bi"/>
                </m:rPr>
                <m:t>A</m:t>
              </m:r>
              <m:r>
                <m:rPr>
                  <m:sty m:val="bi"/>
                </m:rPr>
                <m:t>P</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6</m:t>
                        </m:r>
                      </m:e>
                      <m:e>
                        <m:r>
                          <m:t>0</m:t>
                        </m:r>
                      </m:e>
                    </m:mr>
                    <m:mr>
                      <m:e>
                        <m:r>
                          <m:t>0</m:t>
                        </m:r>
                      </m:e>
                      <m:e>
                        <m:r>
                          <m:t>2</m:t>
                        </m:r>
                      </m:e>
                    </m:mr>
                  </m:m>
                </m:e>
              </m:d>
              <m:r>
                <m:t>&amp;</m:t>
              </m:r>
              <m:r>
                <m:t>&amp;</m:t>
              </m:r>
              <m:r>
                <m:rPr>
                  <m:nor/>
                  <m:sty m:val="p"/>
                </m:rPr>
                <m:t>(</m:t>
              </m:r>
              <m:r>
                <m:rPr>
                  <m:nor/>
                  <m:sty m:val="p"/>
                </m:rPr>
                <m:t>Definition 26</m:t>
              </m:r>
              <m:r>
                <m:rPr>
                  <m:nor/>
                  <m:sty m:val="p"/>
                </m:rPr>
                <m:t>)</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0</m:t>
                        </m:r>
                      </m:e>
                    </m:mr>
                    <m:mr>
                      <m:e>
                        <m:r>
                          <m:t>0</m:t>
                        </m:r>
                      </m:e>
                      <m:e>
                        <m:r>
                          <m:t>1</m:t>
                        </m:r>
                      </m:e>
                    </m:mr>
                  </m:m>
                </m:e>
              </m:d>
              <m:r>
                <m:rPr>
                  <m:sty m:val="p"/>
                </m:rPr>
                <m:t>,</m:t>
              </m:r>
              <m:r>
                <m:t>&amp;</m:t>
              </m:r>
              <m:r>
                <m:t>&amp;</m:t>
              </m:r>
              <m:r>
                <m:rPr>
                  <m:nor/>
                  <m:sty m:val="p"/>
                </m:rPr>
                <m:t>(</m:t>
              </m:r>
              <m:r>
                <m:rPr>
                  <m:nor/>
                  <m:sty m:val="p"/>
                </m:rPr>
                <m:t>Definition 25</m:t>
              </m:r>
              <m:r>
                <m:rPr>
                  <m:nor/>
                  <m:sty m:val="p"/>
                </m:rPr>
                <m:t>)</m:t>
              </m:r>
            </m:e>
          </m:eqArr>
        </m:oMath>
      </m:oMathPara>
    </w:p>
    <w:p>
      <w:pPr>
        <w:pStyle w:val="FirstParagraph"/>
      </w:pPr>
      <w:r>
        <w:t xml:space="preserve">so</w:t>
      </w:r>
      <w:r>
        <w:t xml:space="preserve"> </w:t>
      </w:r>
      <m:oMath>
        <m:r>
          <m:rPr>
            <m:sty m:val="bi"/>
          </m:rPr>
          <m:t>A</m:t>
        </m:r>
      </m:oMath>
      <w:r>
        <w:t xml:space="preserve"> </w:t>
      </w:r>
      <w:r>
        <w:t xml:space="preserve">is similar to</w:t>
      </w:r>
      <w:r>
        <w:t xml:space="preserve"> </w:t>
      </w:r>
      <m:oMath>
        <m:r>
          <m:rPr>
            <m:sty m:val="p"/>
          </m:rPr>
          <m:t>diag</m:t>
        </m:r>
        <m:r>
          <m:rPr>
            <m:sty m:val="p"/>
          </m:rPr>
          <m:t>(</m:t>
        </m:r>
        <m:r>
          <m:t>3</m:t>
        </m:r>
        <m:r>
          <m:rPr>
            <m:sty m:val="p"/>
          </m:rPr>
          <m:t>,</m:t>
        </m:r>
        <m:r>
          <m:t>1</m:t>
        </m:r>
        <m:r>
          <m:rPr>
            <m:sty m:val="p"/>
          </m:rPr>
          <m:t>)</m:t>
        </m:r>
      </m:oMath>
      <w:r>
        <w:t xml:space="preserve">.</w:t>
      </w:r>
      <w:r>
        <w:t xml:space="preserve"> </w:t>
      </w:r>
      <w:r>
        <w:t xml:space="preserve">At the other extreme, the identity matrix is similar only to itself:</w:t>
      </w:r>
    </w:p>
    <w:p>
      <w:pPr>
        <w:pStyle w:val="BodyText"/>
      </w:pPr>
      <m:oMathPara>
        <m:oMathParaPr>
          <m:jc m:val="center"/>
        </m:oMathParaPr>
        <m:oMath>
          <m:eqArr>
            <m:e>
              <m:sSup>
                <m:e>
                  <m:r>
                    <m:rPr>
                      <m:sty m:val="bi"/>
                    </m:rPr>
                    <m:t>P</m:t>
                  </m:r>
                </m:e>
                <m:sup>
                  <m:r>
                    <m:rPr>
                      <m:sty m:val="p"/>
                    </m:rPr>
                    <m:t>−</m:t>
                  </m:r>
                  <m:r>
                    <m:t>1</m:t>
                  </m:r>
                </m:sup>
              </m:sSup>
              <m:sSub>
                <m:e>
                  <m:r>
                    <m:rPr>
                      <m:sty m:val="bi"/>
                    </m:rPr>
                    <m:t>I</m:t>
                  </m:r>
                </m:e>
                <m:sub>
                  <m:r>
                    <m:t>p</m:t>
                  </m:r>
                </m:sub>
              </m:sSub>
              <m:r>
                <m:rPr>
                  <m:sty m:val="bi"/>
                </m:rPr>
                <m:t>P</m:t>
              </m:r>
              <m:r>
                <m:t>&amp;</m:t>
              </m:r>
              <m:r>
                <m:rPr>
                  <m:sty m:val="p"/>
                </m:rPr>
                <m:t>=</m:t>
              </m:r>
              <m:sSup>
                <m:e>
                  <m:r>
                    <m:rPr>
                      <m:sty m:val="bi"/>
                    </m:rPr>
                    <m:t>P</m:t>
                  </m:r>
                </m:e>
                <m:sup>
                  <m:r>
                    <m:rPr>
                      <m:sty m:val="p"/>
                    </m:rPr>
                    <m:t>−</m:t>
                  </m:r>
                  <m:r>
                    <m:t>1</m:t>
                  </m:r>
                </m:sup>
              </m:sSup>
              <m:r>
                <m:rPr>
                  <m:sty m:val="bi"/>
                </m:rPr>
                <m:t>P</m:t>
              </m:r>
            </m:e>
            <m:e>
              <m:r>
                <m:t>&amp;</m:t>
              </m:r>
              <m:r>
                <m:rPr>
                  <m:sty m:val="p"/>
                </m:rPr>
                <m:t>=</m:t>
              </m:r>
              <m:sSub>
                <m:e>
                  <m:r>
                    <m:rPr>
                      <m:sty m:val="bi"/>
                    </m:rPr>
                    <m:t>I</m:t>
                  </m:r>
                </m:e>
                <m:sub>
                  <m:r>
                    <m:t>p</m:t>
                  </m:r>
                </m:sub>
              </m:sSub>
            </m:e>
          </m:eqArr>
        </m:oMath>
      </m:oMathPara>
    </w:p>
    <w:p>
      <w:pPr>
        <w:pStyle w:val="FirstParagraph"/>
      </w:pPr>
      <w:r>
        <w:t xml:space="preserve">for every invertible</w:t>
      </w:r>
      <w:r>
        <w:t xml:space="preserve"> </w:t>
      </w:r>
      <m:oMath>
        <m:r>
          <m:rPr>
            <m:sty m:val="bi"/>
          </m:rPr>
          <m:t>P</m:t>
        </m:r>
      </m:oMath>
      <w:r>
        <w:t xml:space="preserve"> </w:t>
      </w:r>
      <w:r>
        <w:t xml:space="preserve">(</w:t>
      </w:r>
      <w:hyperlink w:anchor="thm-identity">
        <w:r>
          <w:rPr>
            <w:rStyle w:val="Hyperlink"/>
          </w:rPr>
          <w:t xml:space="preserve">Theorem 10</w:t>
        </w:r>
      </w:hyperlink>
      <w:r>
        <w:t xml:space="preserve">, 5).</w:t>
      </w:r>
    </w:p>
    <w:bookmarkEnd w:id="632"/>
    <w:bookmarkStart w:id="633" w:name="thm-similar-eigenvalues"/>
    <w:p>
      <w:pPr>
        <w:pStyle w:val="BodyText"/>
      </w:pPr>
      <w:del w:id="27793" w:author="PR Preview" w:date="2026-01-01T00:00:00Z">
        <w:r>
          <w:rPr>
            <w:b/>
            <w:bCs/>
          </w:rPr>
          <w:delText xml:space="preserve">Theorem 112 (Similar matrices have the same eigenvalues)</w:delText>
        </w:r>
      </w:del>
      <w:del w:id="27794" w:author="PR Preview" w:date="2026-01-01T00:00:00Z">
        <w:r>
          <w:delText xml:space="preserve"> </w:delText>
        </w:r>
      </w:del>
      <w:del w:id="27795" w:author="PR Preview" w:date="2026-01-01T00:00:00Z">
        <w:r>
          <w:delText xml:space="preserve">If</w:delText>
        </w:r>
      </w:del>
      <w:del w:id="27796" w:author="PR Preview" w:date="2026-01-01T00:00:00Z">
        <w:r>
          <w:delText xml:space="preserve"> </w:delText>
        </w:r>
      </w:del>
      <m:oMath>
        <m:r>
          <m:rPr>
            <m:sty m:val="bi"/>
          </m:rPr>
          <m:t>B</m:t>
        </m:r>
        <m:r>
          <m:rPr>
            <m:sty m:val="p"/>
          </m:rPr>
          <m:t>=</m:t>
        </m:r>
        <m:sSup>
          <m:e>
            <m:r>
              <m:rPr>
                <m:sty m:val="bi"/>
              </m:rPr>
              <m:t>P</m:t>
            </m:r>
          </m:e>
          <m:sup>
            <m:r>
              <m:rPr>
                <m:sty m:val="p"/>
              </m:rPr>
              <m:t>−</m:t>
            </m:r>
            <m:r>
              <m:t>1</m:t>
            </m:r>
          </m:sup>
        </m:sSup>
        <m:r>
          <m:rPr>
            <m:sty m:val="bi"/>
          </m:rPr>
          <m:t>A</m:t>
        </m:r>
        <m:r>
          <m:rPr>
            <m:sty m:val="bi"/>
          </m:rPr>
          <m:t>P</m:t>
        </m:r>
      </m:oMath>
      <w:del w:id="27797" w:author="PR Preview" w:date="2026-01-01T00:00:00Z">
        <w:r>
          <w:delText xml:space="preserve"> </w:delText>
        </w:r>
      </w:del>
      <w:del w:id="27798" w:author="PR Preview" w:date="2026-01-01T00:00:00Z">
        <w:r>
          <w:delText xml:space="preserve">(</w:delText>
        </w:r>
      </w:del>
      <w:hyperlink w:anchor="def-similar">
        <w:del w:id="27799" w:author="PR Preview" w:date="2026-01-01T00:00:00Z">
          <w:r>
            <w:rPr>
              <w:rStyle w:val="Hyperlink"/>
            </w:rPr>
            <w:delText xml:space="preserve">Definition 120</w:delText>
          </w:r>
        </w:del>
      </w:hyperlink>
      <w:del w:id="27800" w:author="PR Preview" w:date="2026-01-01T00:00:00Z">
        <w:r>
          <w:delText xml:space="preserve">),</w:delText>
        </w:r>
      </w:del>
      <w:del w:id="27801" w:author="PR Preview" w:date="2026-01-01T00:00:00Z">
        <w:r>
          <w:delText xml:space="preserve"> </w:delText>
        </w:r>
      </w:del>
      <w:del w:id="27802" w:author="PR Preview" w:date="2026-01-01T00:00:00Z">
        <w:r>
          <w:delText xml:space="preserve">then</w:delText>
        </w:r>
      </w:del>
      <w:del w:id="27803" w:author="PR Preview" w:date="2026-01-01T00:00:00Z">
        <w:r>
          <w:delText xml:space="preserve"> </w:delText>
        </w:r>
      </w:del>
      <m:oMath>
        <m:limLow>
          <m:e>
            <m:r>
              <m:t>v</m:t>
            </m:r>
          </m:e>
          <m:lim>
            <m:r>
              <m:rPr>
                <m:sty m:val="p"/>
              </m:rPr>
              <m:t>∼</m:t>
            </m:r>
          </m:lim>
        </m:limLow>
      </m:oMath>
      <w:del w:id="27804" w:author="PR Preview" w:date="2026-01-01T00:00:00Z">
        <w:r>
          <w:delText xml:space="preserve"> </w:delText>
        </w:r>
      </w:del>
      <w:del w:id="27805" w:author="PR Preview" w:date="2026-01-01T00:00:00Z">
        <w:r>
          <w:delText xml:space="preserve">is an eigenvector of</w:delText>
        </w:r>
      </w:del>
      <w:del w:id="27806" w:author="PR Preview" w:date="2026-01-01T00:00:00Z">
        <w:r>
          <w:delText xml:space="preserve"> </w:delText>
        </w:r>
      </w:del>
      <m:oMath>
        <m:r>
          <m:rPr>
            <m:sty m:val="bi"/>
          </m:rPr>
          <m:t>A</m:t>
        </m:r>
      </m:oMath>
      <w:del w:id="27807" w:author="PR Preview" w:date="2026-01-01T00:00:00Z">
        <w:r>
          <w:delText xml:space="preserve"> </w:delText>
        </w:r>
      </w:del>
      <w:del w:id="27808" w:author="PR Preview" w:date="2026-01-01T00:00:00Z">
        <w:r>
          <w:delText xml:space="preserve">for</w:delText>
        </w:r>
      </w:del>
      <w:del w:id="27809" w:author="PR Preview" w:date="2026-01-01T00:00:00Z">
        <w:r>
          <w:delText xml:space="preserve"> </w:delText>
        </w:r>
      </w:del>
      <m:oMath>
        <m:r>
          <m:t>λ</m:t>
        </m:r>
      </m:oMath>
      <w:del w:id="27810" w:author="PR Preview" w:date="2026-01-01T00:00:00Z">
        <w:r>
          <w:delText xml:space="preserve"> </w:delText>
        </w:r>
      </w:del>
      <w:del w:id="27811" w:author="PR Preview" w:date="2026-01-01T00:00:00Z">
        <w:r>
          <w:delText xml:space="preserve">exactly when</w:delText>
        </w:r>
      </w:del>
      <w:del w:id="27812" w:author="PR Preview" w:date="2026-01-01T00:00:00Z">
        <w:r>
          <w:delText xml:space="preserve"> </w:delText>
        </w:r>
      </w:del>
      <m:oMath>
        <m:sSup>
          <m:e>
            <m:r>
              <m:rPr>
                <m:sty m:val="bi"/>
              </m:rPr>
              <m:t>P</m:t>
            </m:r>
          </m:e>
          <m:sup>
            <m:r>
              <m:rPr>
                <m:sty m:val="p"/>
              </m:rPr>
              <m:t>−</m:t>
            </m:r>
            <m:r>
              <m:t>1</m:t>
            </m:r>
          </m:sup>
        </m:sSup>
        <m:limLow>
          <m:e>
            <m:r>
              <m:t>v</m:t>
            </m:r>
          </m:e>
          <m:lim>
            <m:r>
              <m:rPr>
                <m:sty m:val="p"/>
              </m:rPr>
              <m:t>∼</m:t>
            </m:r>
          </m:lim>
        </m:limLow>
      </m:oMath>
      <w:del w:id="27813" w:author="PR Preview" w:date="2026-01-01T00:00:00Z">
        <w:r>
          <w:delText xml:space="preserve"> </w:delText>
        </w:r>
      </w:del>
      <w:del w:id="27814" w:author="PR Preview" w:date="2026-01-01T00:00:00Z">
        <w:r>
          <w:delText xml:space="preserve">is an eigenvector of</w:delText>
        </w:r>
      </w:del>
      <w:del w:id="27815" w:author="PR Preview" w:date="2026-01-01T00:00:00Z">
        <w:r>
          <w:delText xml:space="preserve"> </w:delText>
        </w:r>
      </w:del>
      <m:oMath>
        <m:r>
          <m:rPr>
            <m:sty m:val="bi"/>
          </m:rPr>
          <m:t>B</m:t>
        </m:r>
      </m:oMath>
      <w:del w:id="27816" w:author="PR Preview" w:date="2026-01-01T00:00:00Z">
        <w:r>
          <w:delText xml:space="preserve"> </w:delText>
        </w:r>
      </w:del>
      <w:del w:id="27817" w:author="PR Preview" w:date="2026-01-01T00:00:00Z">
        <w:r>
          <w:delText xml:space="preserve">for</w:delText>
        </w:r>
      </w:del>
      <w:del w:id="27818" w:author="PR Preview" w:date="2026-01-01T00:00:00Z">
        <w:r>
          <w:delText xml:space="preserve"> </w:delText>
        </w:r>
      </w:del>
      <m:oMath>
        <m:r>
          <m:t>λ</m:t>
        </m:r>
      </m:oMath>
      <w:del w:id="27819" w:author="PR Preview" w:date="2026-01-01T00:00:00Z">
        <w:r>
          <w:delText xml:space="preserve">.</w:delText>
        </w:r>
      </w:del>
      <w:del w:id="27820" w:author="PR Preview" w:date="2026-01-01T00:00:00Z">
        <w:r>
          <w:delText xml:space="preserve"> </w:delText>
        </w:r>
      </w:del>
      <w:del w:id="27821" w:author="PR Preview" w:date="2026-01-01T00:00:00Z">
        <w:r>
          <w:delText xml:space="preserve">So</w:delText>
        </w:r>
      </w:del>
      <w:del w:id="27822" w:author="PR Preview" w:date="2026-01-01T00:00:00Z">
        <w:r>
          <w:delText xml:space="preserve"> </w:delText>
        </w:r>
      </w:del>
      <m:oMath>
        <m:r>
          <m:rPr>
            <m:sty m:val="bi"/>
          </m:rPr>
          <m:t>A</m:t>
        </m:r>
      </m:oMath>
      <w:del w:id="27823" w:author="PR Preview" w:date="2026-01-01T00:00:00Z">
        <w:r>
          <w:delText xml:space="preserve"> </w:delText>
        </w:r>
      </w:del>
      <w:del w:id="27824" w:author="PR Preview" w:date="2026-01-01T00:00:00Z">
        <w:r>
          <w:delText xml:space="preserve">and</w:delText>
        </w:r>
      </w:del>
      <w:del w:id="27825" w:author="PR Preview" w:date="2026-01-01T00:00:00Z">
        <w:r>
          <w:delText xml:space="preserve"> </w:delText>
        </w:r>
      </w:del>
      <m:oMath>
        <m:r>
          <m:rPr>
            <m:sty m:val="bi"/>
          </m:rPr>
          <m:t>B</m:t>
        </m:r>
      </m:oMath>
      <w:del w:id="27826" w:author="PR Preview" w:date="2026-01-01T00:00:00Z">
        <w:r>
          <w:delText xml:space="preserve"> </w:delText>
        </w:r>
      </w:del>
      <w:del w:id="27827" w:author="PR Preview" w:date="2026-01-01T00:00:00Z">
        <w:r>
          <w:delText xml:space="preserve">have the same eigenvalues.</w:delText>
        </w:r>
      </w:del>
    </w:p>
    <w:p>
      <w:pPr>
        <w:pStyle w:val="BodyText"/>
      </w:pPr>
      <w:del w:id="27828" w:author="PR Preview" w:date="2026-01-01T00:00:00Z">
        <w:r>
          <w:rPr>
            <w:i/>
            <w:iCs/>
          </w:rPr>
          <w:delText xml:space="preserve">Proof</w:delText>
        </w:r>
      </w:del>
      <w:del w:id="27829" w:author="PR Preview" w:date="2026-01-01T00:00:00Z">
        <w:r>
          <w:delText xml:space="preserve">. </w:delText>
        </w:r>
      </w:del>
      <w:del w:id="27830" w:author="PR Preview" w:date="2026-01-01T00:00:00Z">
        <w:r>
          <w:rPr>
            <w:b/>
            <w:bCs/>
          </w:rPr>
          <w:delText xml:space="preserve">From</w:delText>
        </w:r>
      </w:del>
      <w:del w:id="27831" w:author="PR Preview" w:date="2026-01-01T00:00:00Z">
        <w:r>
          <w:rPr>
            <w:b/>
            <w:bCs/>
          </w:rPr>
          <w:delText xml:space="preserve"> </w:delText>
        </w:r>
      </w:del>
      <m:oMath>
        <m:r>
          <m:rPr>
            <m:sty m:val="bi"/>
          </m:rPr>
          <m:t>A</m:t>
        </m:r>
      </m:oMath>
      <w:del w:id="27832" w:author="PR Preview" w:date="2026-01-01T00:00:00Z">
        <w:r>
          <w:rPr>
            <w:b/>
            <w:bCs/>
          </w:rPr>
          <w:delText xml:space="preserve"> </w:delText>
        </w:r>
      </w:del>
      <w:del w:id="27833" w:author="PR Preview" w:date="2026-01-01T00:00:00Z">
        <w:r>
          <w:rPr>
            <w:b/>
            <w:bCs/>
          </w:rPr>
          <w:delText xml:space="preserve">to</w:delText>
        </w:r>
      </w:del>
      <w:del w:id="27834" w:author="PR Preview" w:date="2026-01-01T00:00:00Z">
        <w:r>
          <w:rPr>
            <w:b/>
            <w:bCs/>
          </w:rPr>
          <w:delText xml:space="preserve"> </w:delText>
        </w:r>
      </w:del>
      <m:oMath>
        <m:r>
          <m:rPr>
            <m:sty m:val="bi"/>
          </m:rPr>
          <m:t>B</m:t>
        </m:r>
      </m:oMath>
      <w:del w:id="27835" w:author="PR Preview" w:date="2026-01-01T00:00:00Z">
        <w:r>
          <w:rPr>
            <w:b/>
            <w:bCs/>
          </w:rPr>
          <w:delText xml:space="preserve">.</w:delText>
        </w:r>
      </w:del>
      <w:del w:id="27836" w:author="PR Preview" w:date="2026-01-01T00:00:00Z">
        <w:r>
          <w:delText xml:space="preserve"> </w:delText>
        </w:r>
      </w:del>
      <w:del w:id="27837" w:author="PR Preview" w:date="2026-01-01T00:00:00Z">
        <w:r>
          <w:delText xml:space="preserve">Let</w:delText>
        </w:r>
      </w:del>
      <w:del w:id="27838" w:author="PR Preview" w:date="2026-01-01T00:00:00Z">
        <w:r>
          <w:delText xml:space="preserve"> </w:delText>
        </w:r>
      </w:del>
      <m:oMath>
        <m:r>
          <m:rPr>
            <m:sty m:val="bi"/>
          </m:rPr>
          <m:t>A</m:t>
        </m:r>
        <m:limLow>
          <m:e>
            <m:r>
              <m:t>v</m:t>
            </m:r>
          </m:e>
          <m:lim>
            <m:r>
              <m:rPr>
                <m:sty m:val="p"/>
              </m:rPr>
              <m:t>∼</m:t>
            </m:r>
          </m:lim>
        </m:limLow>
        <m:r>
          <m:rPr>
            <m:sty m:val="p"/>
          </m:rPr>
          <m:t>=</m:t>
        </m:r>
        <m:r>
          <m:t>λ</m:t>
        </m:r>
        <m:limLow>
          <m:e>
            <m:r>
              <m:t>v</m:t>
            </m:r>
          </m:e>
          <m:lim>
            <m:r>
              <m:rPr>
                <m:sty m:val="p"/>
              </m:rPr>
              <m:t>∼</m:t>
            </m:r>
          </m:lim>
        </m:limLow>
      </m:oMath>
      <w:del w:id="27839" w:author="PR Preview" w:date="2026-01-01T00:00:00Z">
        <w:r>
          <w:delText xml:space="preserve"> </w:delText>
        </w:r>
      </w:del>
      <w:del w:id="27840" w:author="PR Preview" w:date="2026-01-01T00:00:00Z">
        <w:r>
          <w:delText xml:space="preserve">with</w:delText>
        </w:r>
      </w:del>
      <w:del w:id="27841" w:author="PR Preview" w:date="2026-01-01T00:00:00Z">
        <w:r>
          <w:delText xml:space="preserve"> </w:delText>
        </w:r>
      </w:del>
      <m:oMath>
        <m:limLow>
          <m:e>
            <m:r>
              <m:t>v</m:t>
            </m:r>
          </m:e>
          <m:lim>
            <m:r>
              <m:rPr>
                <m:sty m:val="p"/>
              </m:rPr>
              <m:t>∼</m:t>
            </m:r>
          </m:lim>
        </m:limLow>
        <m:r>
          <m:rPr>
            <m:sty m:val="p"/>
          </m:rPr>
          <m:t>≠</m:t>
        </m:r>
        <m:limLow>
          <m:e>
            <m:r>
              <m:t>0</m:t>
            </m:r>
          </m:e>
          <m:lim>
            <m:r>
              <m:rPr>
                <m:sty m:val="p"/>
              </m:rPr>
              <m:t>∼</m:t>
            </m:r>
          </m:lim>
        </m:limLow>
      </m:oMath>
      <w:del w:id="27842" w:author="PR Preview" w:date="2026-01-01T00:00:00Z">
        <w:r>
          <w:delText xml:space="preserve">, and</w:delText>
        </w:r>
      </w:del>
      <w:del w:id="27843" w:author="PR Preview" w:date="2026-01-01T00:00:00Z">
        <w:r>
          <w:delText xml:space="preserve"> </w:delText>
        </w:r>
      </w:del>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del w:id="27844" w:author="PR Preview" w:date="2026-01-01T00:00:00Z">
        <w:r>
          <w:delText xml:space="preserve">. Then</w:delText>
        </w:r>
      </w:del>
    </w:p>
    <w:p>
      <w:pPr>
        <w:pStyle w:val="BodyText"/>
      </w:pPr>
      <m:oMathPara>
        <m:oMathParaPr>
          <m:jc m:val="center"/>
        </m:oMathParaPr>
        <m:oMath>
          <m:eqArr>
            <m:e>
              <m:r>
                <m:rPr>
                  <m:sty m:val="bi"/>
                </m:rPr>
                <m:t>B</m:t>
              </m:r>
              <m:limLow>
                <m:e>
                  <m:r>
                    <m:t>w</m:t>
                  </m:r>
                </m:e>
                <m:lim>
                  <m:r>
                    <m:rPr>
                      <m:sty m:val="p"/>
                    </m:rPr>
                    <m:t>∼</m:t>
                  </m:r>
                </m:lim>
              </m:limLow>
              <m:r>
                <m:t>&amp;</m:t>
              </m:r>
              <m:r>
                <m:rPr>
                  <m:sty m:val="p"/>
                </m:rPr>
                <m:t>=</m:t>
              </m:r>
              <m:r>
                <m:rPr>
                  <m:sty m:val="p"/>
                </m:rPr>
                <m:t>(</m:t>
              </m:r>
              <m:sSup>
                <m:e>
                  <m:r>
                    <m:rPr>
                      <m:sty m:val="bi"/>
                    </m:rPr>
                    <m:t>P</m:t>
                  </m:r>
                </m:e>
                <m:sup>
                  <m:r>
                    <m:rPr>
                      <m:sty m:val="p"/>
                    </m:rPr>
                    <m:t>−</m:t>
                  </m:r>
                  <m:r>
                    <m:t>1</m:t>
                  </m:r>
                </m:sup>
              </m:sSup>
              <m:r>
                <m:rPr>
                  <m:sty m:val="bi"/>
                </m:rPr>
                <m:t>A</m:t>
              </m:r>
              <m:r>
                <m:rPr>
                  <m:sty m:val="bi"/>
                </m:rPr>
                <m:t>P</m:t>
              </m:r>
              <m:r>
                <m:rPr>
                  <m:sty m:val="p"/>
                </m:rPr>
                <m:t>)</m:t>
              </m:r>
              <m:r>
                <m:t> </m:t>
              </m:r>
              <m:r>
                <m:rPr>
                  <m:sty m:val="p"/>
                </m:rPr>
                <m:t>(</m:t>
              </m:r>
              <m:sSup>
                <m:e>
                  <m:r>
                    <m:rPr>
                      <m:sty m:val="bi"/>
                    </m:rPr>
                    <m:t>P</m:t>
                  </m:r>
                </m:e>
                <m:sup>
                  <m:r>
                    <m:rPr>
                      <m:sty m:val="p"/>
                    </m:rPr>
                    <m:t>−</m:t>
                  </m:r>
                  <m:r>
                    <m:t>1</m:t>
                  </m:r>
                </m:sup>
              </m:sSup>
              <m:limLow>
                <m:e>
                  <m:r>
                    <m:t>v</m:t>
                  </m:r>
                </m:e>
                <m:lim>
                  <m:r>
                    <m:rPr>
                      <m:sty m:val="p"/>
                    </m:rPr>
                    <m:t>∼</m:t>
                  </m:r>
                </m:lim>
              </m:limLow>
              <m:r>
                <m:rPr>
                  <m:sty m:val="p"/>
                </m:rPr>
                <m:t>)</m:t>
              </m:r>
              <m:r>
                <m:t>&amp;</m:t>
              </m:r>
              <m:r>
                <m:t>&amp;</m:t>
              </m:r>
              <m:r>
                <m:rPr>
                  <m:nor/>
                  <m:sty m:val="p"/>
                </m:rPr>
                <m:t>(substitute </m:t>
              </m:r>
              <m:r>
                <m:rPr>
                  <m:sty m:val="bi"/>
                </m:rPr>
                <m:t>B</m:t>
              </m:r>
              <m:r>
                <m:rPr>
                  <m:nor/>
                  <m:sty m:val="p"/>
                </m:rPr>
                <m:t> and </m:t>
              </m:r>
              <m:limLow>
                <m:e>
                  <m:r>
                    <m:t>w</m:t>
                  </m:r>
                </m:e>
                <m:lim>
                  <m:r>
                    <m:rPr>
                      <m:sty m:val="p"/>
                    </m:rPr>
                    <m:t>∼</m:t>
                  </m:r>
                </m:lim>
              </m:limLow>
              <m:r>
                <m:rPr>
                  <m:nor/>
                  <m:sty m:val="p"/>
                </m:rPr>
                <m:t>)</m:t>
              </m:r>
            </m:e>
            <m:e>
              <m:r>
                <m:t>&amp;</m:t>
              </m:r>
              <m:r>
                <m:rPr>
                  <m:sty m:val="p"/>
                </m:rPr>
                <m:t>=</m:t>
              </m:r>
              <m:sSup>
                <m:e>
                  <m:r>
                    <m:rPr>
                      <m:sty m:val="bi"/>
                    </m:rPr>
                    <m:t>P</m:t>
                  </m:r>
                </m:e>
                <m:sup>
                  <m:r>
                    <m:rPr>
                      <m:sty m:val="p"/>
                    </m:rPr>
                    <m:t>−</m:t>
                  </m:r>
                  <m:r>
                    <m:t>1</m:t>
                  </m:r>
                </m:sup>
              </m:sSup>
              <m:r>
                <m:rPr>
                  <m:sty m:val="bi"/>
                </m:rPr>
                <m:t>A</m:t>
              </m:r>
              <m:r>
                <m:t> </m:t>
              </m:r>
              <m:r>
                <m:rPr>
                  <m:sty m:val="p"/>
                </m:rPr>
                <m:t>(</m:t>
              </m:r>
              <m:r>
                <m:rPr>
                  <m:sty m:val="bi"/>
                </m:rPr>
                <m:t>P</m:t>
              </m:r>
              <m:sSup>
                <m:e>
                  <m:r>
                    <m:rPr>
                      <m:sty m:val="bi"/>
                    </m:rPr>
                    <m:t>P</m:t>
                  </m:r>
                </m:e>
                <m:sup>
                  <m:r>
                    <m:rPr>
                      <m:sty m:val="p"/>
                    </m:rPr>
                    <m:t>−</m:t>
                  </m:r>
                  <m:r>
                    <m:t>1</m:t>
                  </m:r>
                </m:sup>
              </m:sSup>
              <m:r>
                <m:rPr>
                  <m:sty m:val="p"/>
                </m:rPr>
                <m:t>)</m:t>
              </m:r>
              <m:r>
                <m:t> </m:t>
              </m:r>
              <m:limLow>
                <m:e>
                  <m:r>
                    <m:t>v</m:t>
                  </m:r>
                </m:e>
                <m:lim>
                  <m:r>
                    <m:rPr>
                      <m:sty m:val="p"/>
                    </m:rPr>
                    <m:t>∼</m:t>
                  </m:r>
                </m:lim>
              </m:limLow>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rPr>
                  <m:sty m:val="bi"/>
                </m:rPr>
                <m:t>A</m:t>
              </m:r>
              <m:r>
                <m:t> </m:t>
              </m:r>
              <m:sSub>
                <m:e>
                  <m:r>
                    <m:rPr>
                      <m:sty m:val="bi"/>
                    </m:rPr>
                    <m:t>I</m:t>
                  </m:r>
                </m:e>
                <m:sub>
                  <m:r>
                    <m:t>p</m:t>
                  </m:r>
                </m:sub>
              </m:sSub>
              <m:r>
                <m:t> </m:t>
              </m:r>
              <m:limLow>
                <m:e>
                  <m:r>
                    <m:t>v</m:t>
                  </m:r>
                </m:e>
                <m:lim>
                  <m:r>
                    <m:rPr>
                      <m:sty m:val="p"/>
                    </m:rPr>
                    <m:t>∼</m:t>
                  </m:r>
                </m:lim>
              </m:limLow>
              <m:r>
                <m:t>&amp;</m:t>
              </m:r>
              <m:r>
                <m:t>&amp;</m:t>
              </m:r>
              <m:r>
                <m:rPr>
                  <m:nor/>
                  <m:sty m:val="p"/>
                </m:rPr>
                <m:t>(</m:t>
              </m:r>
              <m:r>
                <m:rPr>
                  <m:nor/>
                  <m:sty m:val="p"/>
                </m:rPr>
                <m:t>Definition 84</m:t>
              </m:r>
              <m:r>
                <m:rPr>
                  <m:nor/>
                  <m:sty m:val="p"/>
                </m:rPr>
                <m:t>)</m:t>
              </m:r>
            </m:e>
            <m:e>
              <m:r>
                <m:t>&amp;</m:t>
              </m:r>
              <m:r>
                <m:rPr>
                  <m:sty m:val="p"/>
                </m:rPr>
                <m:t>=</m:t>
              </m:r>
              <m:sSup>
                <m:e>
                  <m:r>
                    <m:rPr>
                      <m:sty m:val="bi"/>
                    </m:rPr>
                    <m:t>P</m:t>
                  </m:r>
                </m:e>
                <m:sup>
                  <m:r>
                    <m:rPr>
                      <m:sty m:val="p"/>
                    </m:rPr>
                    <m:t>−</m:t>
                  </m:r>
                  <m:r>
                    <m:t>1</m:t>
                  </m:r>
                </m:sup>
              </m:sSup>
              <m:r>
                <m:rPr>
                  <m:sty m:val="bi"/>
                </m:rPr>
                <m:t>A</m:t>
              </m:r>
              <m:limLow>
                <m:e>
                  <m:r>
                    <m:t>v</m:t>
                  </m:r>
                </m:e>
                <m:lim>
                  <m:r>
                    <m:rPr>
                      <m:sty m:val="p"/>
                    </m:rPr>
                    <m:t>∼</m:t>
                  </m:r>
                </m:lim>
              </m:limLow>
              <m:r>
                <m:t>&amp;</m:t>
              </m:r>
              <m:r>
                <m:t>&amp;</m:t>
              </m:r>
              <m:r>
                <m:rPr>
                  <m:nor/>
                  <m:sty m:val="p"/>
                </m:rPr>
                <m:t>(</m:t>
              </m:r>
              <m:r>
                <m:rPr>
                  <m:nor/>
                  <m:sty m:val="p"/>
                </m:rPr>
                <m:t>Theorem 10</m:t>
              </m:r>
              <m:r>
                <m:rPr>
                  <m:nor/>
                  <m:sty m:val="p"/>
                </m:rPr>
                <m:t>)</m:t>
              </m:r>
            </m:e>
            <m:e>
              <m:r>
                <m:t>&amp;</m:t>
              </m:r>
              <m:r>
                <m:rPr>
                  <m:sty m:val="p"/>
                </m:rPr>
                <m:t>=</m:t>
              </m:r>
              <m:sSup>
                <m:e>
                  <m:r>
                    <m:rPr>
                      <m:sty m:val="bi"/>
                    </m:rPr>
                    <m:t>P</m:t>
                  </m:r>
                </m:e>
                <m:sup>
                  <m:r>
                    <m:rPr>
                      <m:sty m:val="p"/>
                    </m:rPr>
                    <m:t>−</m:t>
                  </m:r>
                  <m:r>
                    <m:t>1</m:t>
                  </m:r>
                </m:sup>
              </m:sSup>
              <m:r>
                <m:t> </m:t>
              </m:r>
              <m:r>
                <m:rPr>
                  <m:sty m:val="p"/>
                </m:rPr>
                <m:t>(</m:t>
              </m:r>
              <m:r>
                <m:rPr>
                  <m:sty m:val="bi"/>
                </m:rPr>
                <m:t>A</m:t>
              </m:r>
              <m:limLow>
                <m:e>
                  <m:r>
                    <m:t>v</m:t>
                  </m:r>
                </m:e>
                <m:lim>
                  <m:r>
                    <m:rPr>
                      <m:sty m:val="p"/>
                    </m:rPr>
                    <m:t>∼</m:t>
                  </m:r>
                </m:lim>
              </m:limLow>
              <m:r>
                <m:rPr>
                  <m:sty m:val="p"/>
                </m:rPr>
                <m:t>)</m:t>
              </m:r>
              <m:r>
                <m:t>&amp;</m:t>
              </m:r>
              <m:r>
                <m:t>&amp;</m:t>
              </m:r>
              <m:r>
                <m:rPr>
                  <m:nor/>
                  <m:sty m:val="p"/>
                </m:rPr>
                <m:t>(</m:t>
              </m:r>
              <m:r>
                <m:rPr>
                  <m:nor/>
                  <m:sty m:val="p"/>
                </m:rPr>
                <m:t>Theorem 8</m:t>
              </m:r>
              <m:r>
                <m:rPr>
                  <m:nor/>
                  <m:sty m:val="p"/>
                </m:rPr>
                <m:t>)</m:t>
              </m:r>
            </m:e>
            <m:e>
              <m:r>
                <m:t>&amp;</m:t>
              </m:r>
              <m:r>
                <m:rPr>
                  <m:sty m:val="p"/>
                </m:rPr>
                <m:t>=</m:t>
              </m:r>
              <m:sSup>
                <m:e>
                  <m:r>
                    <m:rPr>
                      <m:sty m:val="bi"/>
                    </m:rPr>
                    <m:t>P</m:t>
                  </m:r>
                </m:e>
                <m:sup>
                  <m:r>
                    <m:rPr>
                      <m:sty m:val="p"/>
                    </m:rPr>
                    <m:t>−</m:t>
                  </m:r>
                  <m:r>
                    <m:t>1</m:t>
                  </m:r>
                </m:sup>
              </m:sSup>
              <m:r>
                <m:t> </m:t>
              </m:r>
              <m:r>
                <m:rPr>
                  <m:sty m:val="p"/>
                </m:rPr>
                <m:t>(</m:t>
              </m:r>
              <m:r>
                <m:t>λ</m:t>
              </m:r>
              <m:limLow>
                <m:e>
                  <m:r>
                    <m:t>v</m:t>
                  </m:r>
                </m:e>
                <m:lim>
                  <m:r>
                    <m:rPr>
                      <m:sty m:val="p"/>
                    </m:rPr>
                    <m:t>∼</m:t>
                  </m:r>
                </m:lim>
              </m:limLow>
              <m:r>
                <m:rPr>
                  <m:sty m:val="p"/>
                </m:rPr>
                <m:t>)</m:t>
              </m:r>
              <m:r>
                <m:t>&amp;</m:t>
              </m:r>
              <m:r>
                <m:t>&amp;</m:t>
              </m:r>
              <m:r>
                <m:rPr>
                  <m:nor/>
                  <m:sty m:val="p"/>
                </m:rPr>
                <m:t>(eigenvector)</m:t>
              </m:r>
            </m:e>
            <m:e>
              <m:r>
                <m:t>&amp;</m:t>
              </m:r>
              <m:r>
                <m:rPr>
                  <m:sty m:val="p"/>
                </m:rPr>
                <m:t>=</m:t>
              </m:r>
              <m:r>
                <m:t>λ</m:t>
              </m:r>
              <m:r>
                <m:t> </m:t>
              </m:r>
              <m:limLow>
                <m:e>
                  <m:r>
                    <m:t>w</m:t>
                  </m:r>
                </m:e>
                <m:lim>
                  <m:r>
                    <m:rPr>
                      <m:sty m:val="p"/>
                    </m:rPr>
                    <m:t>∼</m:t>
                  </m:r>
                </m:lim>
              </m:limLow>
              <m:r>
                <m:rPr>
                  <m:sty m:val="p"/>
                </m:rPr>
                <m:t>.</m:t>
              </m:r>
              <m:r>
                <m:t>&amp;</m:t>
              </m:r>
              <m:r>
                <m:t>&amp;</m:t>
              </m:r>
              <m:r>
                <m:rPr>
                  <m:nor/>
                  <m:sty m:val="p"/>
                </m:rPr>
                <m:t>(</m:t>
              </m:r>
              <m:r>
                <m:rPr>
                  <m:nor/>
                  <m:sty m:val="p"/>
                </m:rPr>
                <m:t>Theorem 93</m:t>
              </m:r>
              <m:r>
                <m:rPr>
                  <m:nor/>
                  <m:sty m:val="p"/>
                </m:rPr>
                <m:t>)</m:t>
              </m:r>
            </m:e>
          </m:eqArr>
        </m:oMath>
      </m:oMathPara>
    </w:p>
    <w:p>
      <w:pPr>
        <w:pStyle w:val="FirstParagraph"/>
      </w:pPr>
      <w:del w:id="27845" w:author="PR Preview" w:date="2026-01-01T00:00:00Z">
        <w:r>
          <w:delText xml:space="preserve">And</w:delText>
        </w:r>
      </w:del>
      <w:del w:id="27846"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27847" w:author="PR Preview" w:date="2026-01-01T00:00:00Z">
        <w:r>
          <w:delText xml:space="preserve">: if</w:delText>
        </w:r>
      </w:del>
      <w:del w:id="27848"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27849" w:author="PR Preview" w:date="2026-01-01T00:00:00Z">
        <w:r>
          <w:delText xml:space="preserve">, then</w:delText>
        </w:r>
      </w:del>
    </w:p>
    <w:p>
      <w:pPr>
        <w:pStyle w:val="BodyText"/>
      </w:pPr>
      <m:oMathPara>
        <m:oMathParaPr>
          <m:jc m:val="center"/>
        </m:oMathParaPr>
        <m:oMath>
          <m:eqArr>
            <m:e>
              <m:limLow>
                <m:e>
                  <m:r>
                    <m:t>v</m:t>
                  </m:r>
                </m:e>
                <m:lim>
                  <m:r>
                    <m:rPr>
                      <m:sty m:val="p"/>
                    </m:rPr>
                    <m:t>∼</m:t>
                  </m:r>
                </m:lim>
              </m:limLow>
              <m:r>
                <m:t>&amp;</m:t>
              </m:r>
              <m:r>
                <m:rPr>
                  <m:sty m:val="p"/>
                </m:rPr>
                <m:t>=</m:t>
              </m:r>
              <m:sSub>
                <m:e>
                  <m:r>
                    <m:rPr>
                      <m:sty m:val="bi"/>
                    </m:rPr>
                    <m:t>I</m:t>
                  </m:r>
                </m:e>
                <m:sub>
                  <m:r>
                    <m:t>p</m:t>
                  </m:r>
                </m:sub>
              </m:sSub>
              <m:limLow>
                <m:e>
                  <m:r>
                    <m:t>v</m:t>
                  </m:r>
                </m:e>
                <m:lim>
                  <m:r>
                    <m:rPr>
                      <m:sty m:val="p"/>
                    </m:rPr>
                    <m:t>∼</m:t>
                  </m:r>
                </m:lim>
              </m:limLow>
            </m:e>
            <m:e>
              <m:r>
                <m:t>&amp;</m:t>
              </m:r>
              <m:r>
                <m:rPr>
                  <m:sty m:val="p"/>
                </m:rPr>
                <m:t>=</m:t>
              </m:r>
              <m:r>
                <m:rPr>
                  <m:sty m:val="bi"/>
                </m:rPr>
                <m:t>P</m:t>
              </m:r>
              <m:r>
                <m:t> </m:t>
              </m:r>
              <m:r>
                <m:rPr>
                  <m:sty m:val="p"/>
                </m:rPr>
                <m:t>(</m:t>
              </m:r>
              <m:sSup>
                <m:e>
                  <m:r>
                    <m:rPr>
                      <m:sty m:val="bi"/>
                    </m:rPr>
                    <m:t>P</m:t>
                  </m:r>
                </m:e>
                <m:sup>
                  <m:r>
                    <m:rPr>
                      <m:sty m:val="p"/>
                    </m:rPr>
                    <m:t>−</m:t>
                  </m:r>
                  <m:r>
                    <m:t>1</m:t>
                  </m:r>
                </m:sup>
              </m:sSup>
              <m:limLow>
                <m:e>
                  <m:r>
                    <m:t>v</m:t>
                  </m:r>
                </m:e>
                <m:lim>
                  <m:r>
                    <m:rPr>
                      <m:sty m:val="p"/>
                    </m:rPr>
                    <m:t>∼</m:t>
                  </m:r>
                </m:lim>
              </m:limLow>
              <m:r>
                <m:rPr>
                  <m:sty m:val="p"/>
                </m:rPr>
                <m:t>)</m:t>
              </m:r>
            </m:e>
            <m:e>
              <m:r>
                <m:t>&amp;</m:t>
              </m:r>
              <m:r>
                <m:rPr>
                  <m:sty m:val="p"/>
                </m:rPr>
                <m:t>=</m:t>
              </m:r>
              <m:r>
                <m:rPr>
                  <m:sty m:val="bi"/>
                </m:rPr>
                <m:t>P</m:t>
              </m:r>
              <m:r>
                <m:t> </m:t>
              </m:r>
              <m:limLow>
                <m:e>
                  <m:r>
                    <m:t>0</m:t>
                  </m:r>
                </m:e>
                <m:lim>
                  <m:r>
                    <m:rPr>
                      <m:sty m:val="p"/>
                    </m:rPr>
                    <m:t>∼</m:t>
                  </m:r>
                </m:lim>
              </m:limLow>
            </m:e>
            <m:e>
              <m:r>
                <m:t>&amp;</m:t>
              </m:r>
              <m:r>
                <m:rPr>
                  <m:sty m:val="p"/>
                </m:rPr>
                <m:t>=</m:t>
              </m:r>
              <m:limLow>
                <m:e>
                  <m:r>
                    <m:t>0</m:t>
                  </m:r>
                </m:e>
                <m:lim>
                  <m:r>
                    <m:rPr>
                      <m:sty m:val="p"/>
                    </m:rPr>
                    <m:t>∼</m:t>
                  </m:r>
                </m:lim>
              </m:limLow>
            </m:e>
          </m:eqArr>
        </m:oMath>
      </m:oMathPara>
    </w:p>
    <w:p>
      <w:pPr>
        <w:pStyle w:val="BodyText"/>
      </w:pPr>
      <w:ins w:id="27850" w:author="PR Preview" w:date="2026-01-01T00:00:00Z">
        <w:r>
          <w:rPr>
            <w:b/>
            <w:bCs/>
          </w:rPr>
          <w:t xml:space="preserve">Theorem 112 (Similar matrices have the same eigenvalues)</w:t>
        </w:r>
      </w:ins>
      <w:ins w:id="27851" w:author="PR Preview" w:date="2026-01-01T00:00:00Z">
        <w:r>
          <w:t xml:space="preserve"> </w:t>
        </w:r>
      </w:ins>
      <w:ins w:id="27852" w:author="PR Preview" w:date="2026-01-01T00:00:00Z">
        <w:r>
          <w:t xml:space="preserve">If</w:t>
        </w:r>
      </w:ins>
      <w:ins w:id="27853" w:author="PR Preview" w:date="2026-01-01T00:00:00Z">
        <w:r>
          <w:t xml:space="preserve"> </w:t>
        </w:r>
      </w:ins>
      <m:oMath>
        <m:r>
          <m:rPr>
            <m:sty m:val="bi"/>
          </m:rPr>
          <m:t>B</m:t>
        </m:r>
        <m:r>
          <m:rPr>
            <m:sty m:val="p"/>
          </m:rPr>
          <m:t>=</m:t>
        </m:r>
        <m:sSup>
          <m:e>
            <m:r>
              <m:rPr>
                <m:sty m:val="bi"/>
              </m:rPr>
              <m:t>P</m:t>
            </m:r>
          </m:e>
          <m:sup>
            <m:r>
              <m:rPr>
                <m:sty m:val="p"/>
              </m:rPr>
              <m:t>−</m:t>
            </m:r>
            <m:r>
              <m:t>1</m:t>
            </m:r>
          </m:sup>
        </m:sSup>
        <m:r>
          <m:rPr>
            <m:sty m:val="bi"/>
          </m:rPr>
          <m:t>A</m:t>
        </m:r>
        <m:r>
          <m:rPr>
            <m:sty m:val="bi"/>
          </m:rPr>
          <m:t>P</m:t>
        </m:r>
      </m:oMath>
      <w:ins w:id="27854" w:author="PR Preview" w:date="2026-01-01T00:00:00Z">
        <w:r>
          <w:t xml:space="preserve"> </w:t>
        </w:r>
      </w:ins>
      <w:ins w:id="27855" w:author="PR Preview" w:date="2026-01-01T00:00:00Z">
        <w:r>
          <w:t xml:space="preserve">(</w:t>
        </w:r>
      </w:ins>
      <w:hyperlink w:anchor="def-similar">
        <w:ins w:id="27856" w:author="PR Preview" w:date="2026-01-01T00:00:00Z">
          <w:r>
            <w:rPr>
              <w:rStyle w:val="Hyperlink"/>
            </w:rPr>
            <w:t xml:space="preserve">Definition 120</w:t>
          </w:r>
        </w:ins>
      </w:hyperlink>
      <w:ins w:id="27857" w:author="PR Preview" w:date="2026-01-01T00:00:00Z">
        <w:r>
          <w:t xml:space="preserve">),</w:t>
        </w:r>
      </w:ins>
      <w:ins w:id="27858" w:author="PR Preview" w:date="2026-01-01T00:00:00Z">
        <w:r>
          <w:t xml:space="preserve"> </w:t>
        </w:r>
      </w:ins>
      <w:ins w:id="27859" w:author="PR Preview" w:date="2026-01-01T00:00:00Z">
        <w:r>
          <w:t xml:space="preserve">then</w:t>
        </w:r>
      </w:ins>
      <w:ins w:id="27860" w:author="PR Preview" w:date="2026-01-01T00:00:00Z">
        <w:r>
          <w:t xml:space="preserve"> </w:t>
        </w:r>
      </w:ins>
      <w:ins w:id="27861" w:author="PR Preview" w:date="2026-01-01T00:00:00Z">
        <w:r>
          <w:t xml:space="preserve">$\mathord{\smash[b]{\underset{\raise.3ex\hbox{$\scriptstyle\sim$}}{v}}\vphantom{v}}$</w:t>
        </w:r>
      </w:ins>
      <w:ins w:id="27862" w:author="PR Preview" w:date="2026-01-01T00:00:00Z">
        <w:r>
          <w:t xml:space="preserve"> </w:t>
        </w:r>
      </w:ins>
      <w:ins w:id="27863" w:author="PR Preview" w:date="2026-01-01T00:00:00Z">
        <w:r>
          <w:t xml:space="preserve">is an eigenvector of</w:t>
        </w:r>
      </w:ins>
      <w:ins w:id="27864" w:author="PR Preview" w:date="2026-01-01T00:00:00Z">
        <w:r>
          <w:t xml:space="preserve"> </w:t>
        </w:r>
      </w:ins>
      <m:oMath>
        <m:r>
          <m:rPr>
            <m:sty m:val="bi"/>
          </m:rPr>
          <m:t>A</m:t>
        </m:r>
      </m:oMath>
      <w:ins w:id="27865" w:author="PR Preview" w:date="2026-01-01T00:00:00Z">
        <w:r>
          <w:t xml:space="preserve"> </w:t>
        </w:r>
      </w:ins>
      <w:ins w:id="27866" w:author="PR Preview" w:date="2026-01-01T00:00:00Z">
        <w:r>
          <w:t xml:space="preserve">for</w:t>
        </w:r>
      </w:ins>
      <w:ins w:id="27867" w:author="PR Preview" w:date="2026-01-01T00:00:00Z">
        <w:r>
          <w:t xml:space="preserve"> </w:t>
        </w:r>
      </w:ins>
      <m:oMath>
        <m:r>
          <m:t>λ</m:t>
        </m:r>
      </m:oMath>
      <w:ins w:id="27868" w:author="PR Preview" w:date="2026-01-01T00:00:00Z">
        <w:r>
          <w:t xml:space="preserve"> </w:t>
        </w:r>
      </w:ins>
      <w:ins w:id="27869" w:author="PR Preview" w:date="2026-01-01T00:00:00Z">
        <w:r>
          <w:t xml:space="preserve">exactly when</w:t>
        </w:r>
      </w:ins>
      <w:ins w:id="27870" w:author="PR Preview" w:date="2026-01-01T00:00:00Z">
        <w:r>
          <w:t xml:space="preserve"> </w:t>
        </w:r>
      </w:ins>
      <w:ins w:id="27871" w:author="PR Preview" w:date="2026-01-01T00:00:00Z">
        <w:r>
          <w:t xml:space="preserve">$\mathbf{P}^{-1} \mathord{\smash[b]{\underset{\raise.3ex\hbox{$\scriptstyle\sim$}}{v}}\vphantom{v}}$</w:t>
        </w:r>
      </w:ins>
      <w:ins w:id="27872" w:author="PR Preview" w:date="2026-01-01T00:00:00Z">
        <w:r>
          <w:t xml:space="preserve"> </w:t>
        </w:r>
      </w:ins>
      <w:ins w:id="27873" w:author="PR Preview" w:date="2026-01-01T00:00:00Z">
        <w:r>
          <w:t xml:space="preserve">is an eigenvector of</w:t>
        </w:r>
      </w:ins>
      <w:ins w:id="27874" w:author="PR Preview" w:date="2026-01-01T00:00:00Z">
        <w:r>
          <w:t xml:space="preserve"> </w:t>
        </w:r>
      </w:ins>
      <m:oMath>
        <m:r>
          <m:rPr>
            <m:sty m:val="bi"/>
          </m:rPr>
          <m:t>B</m:t>
        </m:r>
      </m:oMath>
      <w:ins w:id="27875" w:author="PR Preview" w:date="2026-01-01T00:00:00Z">
        <w:r>
          <w:t xml:space="preserve"> </w:t>
        </w:r>
      </w:ins>
      <w:ins w:id="27876" w:author="PR Preview" w:date="2026-01-01T00:00:00Z">
        <w:r>
          <w:t xml:space="preserve">for</w:t>
        </w:r>
      </w:ins>
      <w:ins w:id="27877" w:author="PR Preview" w:date="2026-01-01T00:00:00Z">
        <w:r>
          <w:t xml:space="preserve"> </w:t>
        </w:r>
      </w:ins>
      <m:oMath>
        <m:r>
          <m:t>λ</m:t>
        </m:r>
      </m:oMath>
      <w:ins w:id="27878" w:author="PR Preview" w:date="2026-01-01T00:00:00Z">
        <w:r>
          <w:t xml:space="preserve">.</w:t>
        </w:r>
      </w:ins>
      <w:ins w:id="27879" w:author="PR Preview" w:date="2026-01-01T00:00:00Z">
        <w:r>
          <w:t xml:space="preserve"> </w:t>
        </w:r>
      </w:ins>
      <w:ins w:id="27880" w:author="PR Preview" w:date="2026-01-01T00:00:00Z">
        <w:r>
          <w:t xml:space="preserve">So</w:t>
        </w:r>
      </w:ins>
      <w:ins w:id="27881" w:author="PR Preview" w:date="2026-01-01T00:00:00Z">
        <w:r>
          <w:t xml:space="preserve"> </w:t>
        </w:r>
      </w:ins>
      <m:oMath>
        <m:r>
          <m:rPr>
            <m:sty m:val="bi"/>
          </m:rPr>
          <m:t>A</m:t>
        </m:r>
      </m:oMath>
      <w:ins w:id="27882" w:author="PR Preview" w:date="2026-01-01T00:00:00Z">
        <w:r>
          <w:t xml:space="preserve"> </w:t>
        </w:r>
      </w:ins>
      <w:ins w:id="27883" w:author="PR Preview" w:date="2026-01-01T00:00:00Z">
        <w:r>
          <w:t xml:space="preserve">and</w:t>
        </w:r>
      </w:ins>
      <w:ins w:id="27884" w:author="PR Preview" w:date="2026-01-01T00:00:00Z">
        <w:r>
          <w:t xml:space="preserve"> </w:t>
        </w:r>
      </w:ins>
      <m:oMath>
        <m:r>
          <m:rPr>
            <m:sty m:val="bi"/>
          </m:rPr>
          <m:t>B</m:t>
        </m:r>
      </m:oMath>
      <w:ins w:id="27885" w:author="PR Preview" w:date="2026-01-01T00:00:00Z">
        <w:r>
          <w:t xml:space="preserve"> </w:t>
        </w:r>
      </w:ins>
      <w:ins w:id="27886" w:author="PR Preview" w:date="2026-01-01T00:00:00Z">
        <w:r>
          <w:t xml:space="preserve">have the same eigenvalues.</w:t>
        </w:r>
      </w:ins>
    </w:p>
    <w:bookmarkEnd w:id="633"/>
    <w:p>
      <w:pPr>
        <w:pStyle w:val="BodyText"/>
      </w:pPr>
      <w:ins w:id="27887" w:author="PR Preview" w:date="2026-01-01T00:00:00Z">
        <w:r>
          <w:rPr>
            <w:i/>
            <w:iCs/>
          </w:rPr>
          <w:t xml:space="preserve">Proof</w:t>
        </w:r>
      </w:ins>
      <w:ins w:id="27888" w:author="PR Preview" w:date="2026-01-01T00:00:00Z">
        <w:r>
          <w:t xml:space="preserve">. </w:t>
        </w:r>
      </w:ins>
      <w:ins w:id="27889" w:author="PR Preview" w:date="2026-01-01T00:00:00Z">
        <w:r>
          <w:rPr>
            <w:b/>
            <w:bCs/>
          </w:rPr>
          <w:t xml:space="preserve">From</w:t>
        </w:r>
      </w:ins>
      <w:ins w:id="27890" w:author="PR Preview" w:date="2026-01-01T00:00:00Z">
        <w:r>
          <w:rPr>
            <w:b/>
            <w:bCs/>
          </w:rPr>
          <w:t xml:space="preserve"> </w:t>
        </w:r>
      </w:ins>
      <m:oMath>
        <m:r>
          <m:rPr>
            <m:sty m:val="bi"/>
          </m:rPr>
          <m:t>A</m:t>
        </m:r>
      </m:oMath>
      <w:ins w:id="27891" w:author="PR Preview" w:date="2026-01-01T00:00:00Z">
        <w:r>
          <w:rPr>
            <w:b/>
            <w:bCs/>
          </w:rPr>
          <w:t xml:space="preserve"> </w:t>
        </w:r>
      </w:ins>
      <w:ins w:id="27892" w:author="PR Preview" w:date="2026-01-01T00:00:00Z">
        <w:r>
          <w:rPr>
            <w:b/>
            <w:bCs/>
          </w:rPr>
          <w:t xml:space="preserve">to</w:t>
        </w:r>
      </w:ins>
      <w:ins w:id="27893" w:author="PR Preview" w:date="2026-01-01T00:00:00Z">
        <w:r>
          <w:rPr>
            <w:b/>
            <w:bCs/>
          </w:rPr>
          <w:t xml:space="preserve"> </w:t>
        </w:r>
      </w:ins>
      <m:oMath>
        <m:r>
          <m:rPr>
            <m:sty m:val="bi"/>
          </m:rPr>
          <m:t>B</m:t>
        </m:r>
      </m:oMath>
      <w:ins w:id="27894" w:author="PR Preview" w:date="2026-01-01T00:00:00Z">
        <w:r>
          <w:rPr>
            <w:b/>
            <w:bCs/>
          </w:rPr>
          <w:t xml:space="preserve">.</w:t>
        </w:r>
      </w:ins>
      <w:ins w:id="27895" w:author="PR Preview" w:date="2026-01-01T00:00:00Z">
        <w:r>
          <w:t xml:space="preserve"> </w:t>
        </w:r>
      </w:ins>
      <w:ins w:id="27896" w:author="PR Preview" w:date="2026-01-01T00:00:00Z">
        <w:r>
          <w:t xml:space="preserve">Let</w:t>
        </w:r>
      </w:ins>
      <w:ins w:id="27897" w:author="PR Preview" w:date="2026-01-01T00:00:00Z">
        <w:r>
          <w:t xml:space="preserve"> </w:t>
        </w:r>
      </w:ins>
      <w:ins w:id="27898" w:author="PR Preview" w:date="2026-01-01T00:00:00Z">
        <w:r>
          <w:t xml:space="preserve">$\mathbf{A} \mathord{\smash[b]{\underset{\raise.3ex\hbox{$\scriptstyle\sim$}}{v}}\vphantom{v}} = \lambda\mathord{\smash[b]{\underset{\raise.3ex\hbox{$\scriptstyle\sim$}}{v}}\vphantom{v}}$</w:t>
        </w:r>
      </w:ins>
      <w:ins w:id="27899" w:author="PR Preview" w:date="2026-01-01T00:00:00Z">
        <w:r>
          <w:t xml:space="preserve"> </w:t>
        </w:r>
      </w:ins>
      <w:ins w:id="27900" w:author="PR Preview" w:date="2026-01-01T00:00:00Z">
        <w:r>
          <w:t xml:space="preserve">with</w:t>
        </w:r>
      </w:ins>
      <w:ins w:id="27901" w:author="PR Preview" w:date="2026-01-01T00:00:00Z">
        <w:r>
          <w:t xml:space="preserve"> </w:t>
        </w:r>
      </w:ins>
      <w:ins w:id="27902" w:author="PR Preview" w:date="2026-01-01T00:00:00Z">
        <w:r>
          <w:t xml:space="preserve">$\mathord{\smash[b]{\underset{\raise.3ex\hbox{$\scriptstyle\sim$}}{v}}\vphantom{v}} \ne \mathord{\smash[b]{\underset{\raise.3ex\hbox{$\scriptstyle\sim$}}{0}}\vphantom{0}}$</w:t>
        </w:r>
      </w:ins>
      <w:ins w:id="27903" w:author="PR Preview" w:date="2026-01-01T00:00:00Z">
        <w:r>
          <w:t xml:space="preserve">, and</w:t>
        </w:r>
      </w:ins>
      <w:ins w:id="27904" w:author="PR Preview" w:date="2026-01-01T00:00:00Z">
        <w:r>
          <w:t xml:space="preserve"> </w:t>
        </w:r>
      </w:ins>
      <w:ins w:id="27905" w:author="PR Preview" w:date="2026-01-01T00:00:00Z">
        <w:r>
          <w:t xml:space="preserve">$\mathord{\smash[b]{\underset{\raise.3ex\hbox{$\scriptstyle\sim$}}{w}}\vphantom{w}} = \mathbf{P}^{-1} \mathord{\smash[b]{\underset{\raise.3ex\hbox{$\scriptstyle\sim$}}{v}}\vphantom{v}}$</w:t>
        </w:r>
      </w:ins>
      <w:ins w:id="27906" w:author="PR Preview" w:date="2026-01-01T00:00:00Z">
        <w:r>
          <w:t xml:space="preserve">. Then</w:t>
        </w:r>
      </w:ins>
    </w:p>
    <w:p>
      <w:pPr>
        <w:pStyle w:val="BodyText"/>
      </w:pPr>
      <w:ins w:id="27907" w:author="PR Preview" w:date="2026-01-01T00:00:00Z">
        <w:r>
          <w:t xml:space="preserve">$$
    \begin{aligned}
    \mathbf{B} \mathord{\smash[b]{\underset{\raise.3ex\hbox{$\scriptstyle\sim$}}{w}}\vphantom{w}}
    &amp;= (\mathbf{P}^{-1} \mathbf{A} \mathbf{P})\,(\mathbf{P}^{-1} \mathord{\smash[b]{\underset{\raise.3ex\hbox{$\scriptstyle\sim$}}{v}}\vphantom{v}})
    &amp;&amp; \text{(substitute } \mathbf{B} \text{ and } \mathord{\smash[b]{\underset{\raise.3ex\hbox{$\scriptstyle\sim$}}{w}}\vphantom{w}} \text{)}
    \\
    &amp;= \mathbf{P}^{-1} \mathbf{A}\,(\mathbf{P} \mathbf{P}^{-1})\,\mathord{\smash[b]{\underset{\raise.3ex\hbox{$\scriptstyle\sim$}}{v}}\vphantom{v}}
    &amp;&amp; \text{(}\text{Theorem~8}\text{)}
    \\
    &amp;= \mathbf{P}^{-1} \mathbf{A}\,\mathbf{I}_p\,\mathord{\smash[b]{\underset{\raise.3ex\hbox{$\scriptstyle\sim$}}{v}}\vphantom{v}}
    &amp;&amp; \text{(}\text{Definition~84}\text{)}
    \\
    &amp;= \mathbf{P}^{-1} \mathbf{A} \mathord{\smash[b]{\underset{\raise.3ex\hbox{$\scriptstyle\sim$}}{v}}\vphantom{v}}
    &amp;&amp; \text{(}\text{Theorem~10}\text{)}
    \\
    &amp;= \mathbf{P}^{-1}\,(\mathbf{A} \mathord{\smash[b]{\underset{\raise.3ex\hbox{$\scriptstyle\sim$}}{v}}\vphantom{v}})
    &amp;&amp; \text{(}\text{Theorem~8}\text{)}
    \\
    &amp;= \mathbf{P}^{-1}\,(\lambda\mathord{\smash[b]{\underset{\raise.3ex\hbox{$\scriptstyle\sim$}}{v}}\vphantom{v}})
    &amp;&amp; \text{(eigenvector)}
    \\
    &amp;= \lambda\,\mathord{\smash[b]{\underset{\raise.3ex\hbox{$\scriptstyle\sim$}}{w}}\vphantom{w}}.
    &amp;&amp; \text{(}\text{Theorem~93}\text{)}
    \end{aligned}
    $$</w:t>
        </w:r>
      </w:ins>
    </w:p>
    <w:p>
      <w:pPr>
        <w:pStyle w:val="FirstParagraph"/>
      </w:pPr>
      <w:ins w:id="27908" w:author="PR Preview" w:date="2026-01-01T00:00:00Z">
        <w:r>
          <w:t xml:space="preserve">And</w:t>
        </w:r>
      </w:ins>
      <w:ins w:id="27909" w:author="PR Preview" w:date="2026-01-01T00:00:00Z">
        <w:r>
          <w:t xml:space="preserve"> </w:t>
        </w:r>
      </w:ins>
      <w:ins w:id="27910" w:author="PR Preview" w:date="2026-01-01T00:00:00Z">
        <w:r>
          <w:t xml:space="preserve">$\mathord{\smash[b]{\underset{\raise.3ex\hbox{$\scriptstyle\sim$}}{w}}\vphantom{w}} \ne \mathord{\smash[b]{\underset{\raise.3ex\hbox{$\scriptstyle\sim$}}{0}}\vphantom{0}}$</w:t>
        </w:r>
      </w:ins>
      <w:ins w:id="27911" w:author="PR Preview" w:date="2026-01-01T00:00:00Z">
        <w:r>
          <w:t xml:space="preserve">: if</w:t>
        </w:r>
      </w:ins>
      <w:ins w:id="27912" w:author="PR Preview" w:date="2026-01-01T00:00:00Z">
        <w:r>
          <w:t xml:space="preserve"> </w:t>
        </w:r>
      </w:ins>
      <w:ins w:id="27913" w:author="PR Preview" w:date="2026-01-01T00:00:00Z">
        <w:r>
          <w:t xml:space="preserve">$\mathord{\smash[b]{\underset{\raise.3ex\hbox{$\scriptstyle\sim$}}{w}}\vphantom{w}} = \mathord{\smash[b]{\underset{\raise.3ex\hbox{$\scriptstyle\sim$}}{0}}\vphantom{0}}$</w:t>
        </w:r>
      </w:ins>
      <w:ins w:id="27914" w:author="PR Preview" w:date="2026-01-01T00:00:00Z">
        <w:r>
          <w:t xml:space="preserve">, then</w:t>
        </w:r>
      </w:ins>
    </w:p>
    <w:p>
      <w:pPr>
        <w:pStyle w:val="BodyText"/>
      </w:pPr>
      <w:ins w:id="27915" w:author="PR Preview" w:date="2026-01-01T00:00:00Z">
        <w:r>
          <w:t xml:space="preserve">$$
    \begin{aligned}
    \mathord{\smash[b]{\underset{\raise.3ex\hbox{$\scriptstyle\sim$}}{v}}\vphantom{v}} &amp;= \mathbf{I}_p \mathord{\smash[b]{\underset{\raise.3ex\hbox{$\scriptstyle\sim$}}{v}}\vphantom{v}} \\
    &amp;= \mathbf{P}\,(\mathbf{P}^{-1} \mathord{\smash[b]{\underset{\raise.3ex\hbox{$\scriptstyle\sim$}}{v}}\vphantom{v}}) \\
    &amp;= \mathbf{P}\,\mathord{\smash[b]{\underset{\raise.3ex\hbox{$\scriptstyle\sim$}}{0}}\vphantom{0}}\\
    &amp;= \mathord{\smash[b]{\underset{\raise.3ex\hbox{$\scriptstyle\sim$}}{0}}\vphantom{0}}
    \end{aligned}
    $$</w:t>
        </w:r>
      </w:ins>
    </w:p>
    <w:p>
      <w:pPr>
        <w:pStyle w:val="FirstParagraph"/>
      </w:pPr>
      <w:r>
        <w:t xml:space="preserve">(</w:t>
      </w:r>
      <w:hyperlink w:anchor="thm-identity">
        <w:r>
          <w:rPr>
            <w:rStyle w:val="Hyperlink"/>
          </w:rPr>
          <w:t xml:space="preserve">Theorem 10</w:t>
        </w:r>
      </w:hyperlink>
      <w:r>
        <w:t xml:space="preserve">, 5,</w:t>
      </w:r>
      <w:r>
        <w:t xml:space="preserve"> </w:t>
      </w:r>
      <w:hyperlink w:anchor="thm-matmul-assoc">
        <w:r>
          <w:rPr>
            <w:rStyle w:val="Hyperlink"/>
          </w:rPr>
          <w:t xml:space="preserve">Theorem 8</w:t>
        </w:r>
      </w:hyperlink>
      <w:r>
        <w:t xml:space="preserve">,</w:t>
      </w:r>
      <w:r>
        <w:t xml:space="preserve"> </w:t>
      </w:r>
      <w:hyperlink w:anchor="def-matvec-mult">
        <w:r>
          <w:rPr>
            <w:rStyle w:val="Hyperlink"/>
          </w:rPr>
          <w:t xml:space="preserve">Definition 32</w:t>
        </w:r>
      </w:hyperlink>
      <w:r>
        <w:t xml:space="preserve">),</w:t>
      </w:r>
      <w:r>
        <w:t xml:space="preserve"> </w:t>
      </w:r>
      <w:r>
        <w:t xml:space="preserve">which is false.</w:t>
      </w:r>
    </w:p>
    <w:p>
      <w:pPr>
        <w:pStyle w:val="BodyText"/>
      </w:pPr>
      <w:r>
        <w:rPr>
          <w:b/>
          <w:bCs/>
        </w:rPr>
        <w:t xml:space="preserve">From</w:t>
      </w:r>
      <w:r>
        <w:rPr>
          <w:b/>
          <w:bCs/>
        </w:rPr>
        <w:t xml:space="preserve"> </w:t>
      </w:r>
      <m:oMath>
        <m:r>
          <m:rPr>
            <m:sty m:val="bi"/>
          </m:rPr>
          <m:t>B</m:t>
        </m:r>
      </m:oMath>
      <w:r>
        <w:rPr>
          <w:b/>
          <w:bCs/>
        </w:rPr>
        <w:t xml:space="preserve"> </w:t>
      </w:r>
      <w:r>
        <w:rPr>
          <w:b/>
          <w:bCs/>
        </w:rPr>
        <w:t xml:space="preserve">to</w:t>
      </w:r>
      <w:r>
        <w:rPr>
          <w:b/>
          <w:bCs/>
        </w:rPr>
        <w:t xml:space="preserve"> </w:t>
      </w:r>
      <m:oMath>
        <m:r>
          <m:rPr>
            <m:sty m:val="bi"/>
          </m:rPr>
          <m:t>A</m:t>
        </m:r>
      </m:oMath>
      <w:r>
        <w:rPr>
          <w:b/>
          <w:bCs/>
        </w:rPr>
        <w:t xml:space="preserve">.</w:t>
      </w:r>
      <w:r>
        <w:t xml:space="preserve"> </w:t>
      </w:r>
      <w:r>
        <w:t xml:space="preserve">By</w:t>
      </w:r>
      <w:r>
        <w:t xml:space="preserve"> </w:t>
      </w:r>
      <w:hyperlink w:anchor="rem-similar-both-ways">
        <w:r>
          <w:rPr>
            <w:rStyle w:val="Hyperlink"/>
          </w:rPr>
          <w:t xml:space="preserve">Remark 49</w:t>
        </w:r>
      </w:hyperlink>
      <w:r>
        <w:t xml:space="preserve">,</w:t>
      </w:r>
    </w:p>
    <w:p>
      <w:pPr>
        <w:pStyle w:val="BodyText"/>
      </w:pPr>
      <m:oMathPara>
        <m:oMathParaPr>
          <m:jc m:val="center"/>
        </m:oMathParaPr>
        <m:oMath>
          <m:eqArr>
            <m:e>
              <m:r>
                <m:rPr>
                  <m:sty m:val="bi"/>
                </m:rPr>
                <m:t>A</m:t>
              </m:r>
              <m:r>
                <m:t>&amp;</m:t>
              </m:r>
              <m:r>
                <m:rPr>
                  <m:sty m:val="p"/>
                </m:rPr>
                <m:t>=</m:t>
              </m:r>
              <m:r>
                <m:rPr>
                  <m:sty m:val="bi"/>
                </m:rPr>
                <m:t>P</m:t>
              </m:r>
              <m:r>
                <m:rPr>
                  <m:sty m:val="bi"/>
                </m:rPr>
                <m:t>B</m:t>
              </m:r>
              <m:sSup>
                <m:e>
                  <m:r>
                    <m:rPr>
                      <m:sty m:val="bi"/>
                    </m:rPr>
                    <m:t>P</m:t>
                  </m:r>
                </m:e>
                <m:sup>
                  <m:r>
                    <m:rPr>
                      <m:sty m:val="p"/>
                    </m:rPr>
                    <m:t>−</m:t>
                  </m:r>
                  <m:r>
                    <m:t>1</m:t>
                  </m:r>
                </m:sup>
              </m:sSup>
            </m:e>
            <m:e>
              <m:r>
                <m:t>&amp;</m:t>
              </m:r>
              <m:r>
                <m:rPr>
                  <m:sty m:val="p"/>
                </m:rPr>
                <m:t>=</m:t>
              </m:r>
              <m:r>
                <m:rPr>
                  <m:sty m:val="p"/>
                </m:rPr>
                <m:t>(</m:t>
              </m:r>
              <m:sSup>
                <m:e>
                  <m:r>
                    <m:rPr>
                      <m:sty m:val="bi"/>
                    </m:rPr>
                    <m:t>P</m:t>
                  </m:r>
                </m:e>
                <m:sup>
                  <m:r>
                    <m:rPr>
                      <m:sty m:val="p"/>
                    </m:rPr>
                    <m:t>−</m:t>
                  </m:r>
                  <m:r>
                    <m:t>1</m:t>
                  </m:r>
                </m:sup>
              </m:sSup>
              <m:sSup>
                <m:e>
                  <m:r>
                    <m:rPr>
                      <m:sty m:val="p"/>
                    </m:rPr>
                    <m:t>)</m:t>
                  </m:r>
                </m:e>
                <m:sup>
                  <m:r>
                    <m:rPr>
                      <m:sty m:val="p"/>
                    </m:rPr>
                    <m:t>−</m:t>
                  </m:r>
                  <m:r>
                    <m:t>1</m:t>
                  </m:r>
                </m:sup>
              </m:sSup>
              <m:r>
                <m:rPr>
                  <m:sty m:val="bi"/>
                </m:rPr>
                <m:t>B</m:t>
              </m:r>
              <m:r>
                <m:t> </m:t>
              </m:r>
              <m:sSup>
                <m:e>
                  <m:r>
                    <m:rPr>
                      <m:sty m:val="bi"/>
                    </m:rPr>
                    <m:t>P</m:t>
                  </m:r>
                </m:e>
                <m:sup>
                  <m:r>
                    <m:rPr>
                      <m:sty m:val="p"/>
                    </m:rPr>
                    <m:t>−</m:t>
                  </m:r>
                  <m:r>
                    <m:t>1</m:t>
                  </m:r>
                </m:sup>
              </m:sSup>
              <m:r>
                <m:rPr>
                  <m:sty m:val="p"/>
                </m:rPr>
                <m:t>,</m:t>
              </m:r>
            </m:e>
          </m:eqArr>
        </m:oMath>
      </m:oMathPara>
    </w:p>
    <w:p>
      <w:pPr>
        <w:pStyle w:val="FirstParagraph"/>
      </w:pPr>
      <w:del w:id="27916" w:author="PR Preview" w:date="2026-01-01T00:00:00Z">
        <w:r>
          <w:delText xml:space="preserve">so the first part, with</w:delText>
        </w:r>
      </w:del>
      <w:del w:id="27917" w:author="PR Preview" w:date="2026-01-01T00:00:00Z">
        <w:r>
          <w:delText xml:space="preserve"> </w:delText>
        </w:r>
      </w:del>
      <m:oMath>
        <m:sSup>
          <m:e>
            <m:r>
              <m:rPr>
                <m:sty m:val="bi"/>
              </m:rPr>
              <m:t>P</m:t>
            </m:r>
          </m:e>
          <m:sup>
            <m:r>
              <m:rPr>
                <m:sty m:val="p"/>
              </m:rPr>
              <m:t>−</m:t>
            </m:r>
            <m:r>
              <m:t>1</m:t>
            </m:r>
          </m:sup>
        </m:sSup>
      </m:oMath>
      <w:del w:id="27918" w:author="PR Preview" w:date="2026-01-01T00:00:00Z">
        <w:r>
          <w:delText xml:space="preserve"> </w:delText>
        </w:r>
      </w:del>
      <w:del w:id="27919" w:author="PR Preview" w:date="2026-01-01T00:00:00Z">
        <w:r>
          <w:delText xml:space="preserve">in place of</w:delText>
        </w:r>
      </w:del>
      <w:del w:id="27920" w:author="PR Preview" w:date="2026-01-01T00:00:00Z">
        <w:r>
          <w:delText xml:space="preserve"> </w:delText>
        </w:r>
      </w:del>
      <m:oMath>
        <m:r>
          <m:rPr>
            <m:sty m:val="bi"/>
          </m:rPr>
          <m:t>P</m:t>
        </m:r>
      </m:oMath>
      <w:del w:id="27921" w:author="PR Preview" w:date="2026-01-01T00:00:00Z">
        <w:r>
          <w:delText xml:space="preserve"> </w:delText>
        </w:r>
      </w:del>
      <w:del w:id="27922" w:author="PR Preview" w:date="2026-01-01T00:00:00Z">
        <w:r>
          <w:delText xml:space="preserve">and the roles of</w:delText>
        </w:r>
      </w:del>
      <w:del w:id="27923" w:author="PR Preview" w:date="2026-01-01T00:00:00Z">
        <w:r>
          <w:delText xml:space="preserve"> </w:delText>
        </w:r>
      </w:del>
      <m:oMath>
        <m:r>
          <m:rPr>
            <m:sty m:val="bi"/>
          </m:rPr>
          <m:t>A</m:t>
        </m:r>
      </m:oMath>
      <w:del w:id="27924" w:author="PR Preview" w:date="2026-01-01T00:00:00Z">
        <w:r>
          <w:delText xml:space="preserve"> </w:delText>
        </w:r>
      </w:del>
      <w:del w:id="27925" w:author="PR Preview" w:date="2026-01-01T00:00:00Z">
        <w:r>
          <w:delText xml:space="preserve">and</w:delText>
        </w:r>
      </w:del>
      <w:del w:id="27926" w:author="PR Preview" w:date="2026-01-01T00:00:00Z">
        <w:r>
          <w:delText xml:space="preserve"> </w:delText>
        </w:r>
      </w:del>
      <m:oMath>
        <m:r>
          <m:rPr>
            <m:sty m:val="bi"/>
          </m:rPr>
          <m:t>B</m:t>
        </m:r>
      </m:oMath>
      <w:del w:id="27927" w:author="PR Preview" w:date="2026-01-01T00:00:00Z">
        <w:r>
          <w:delText xml:space="preserve"> </w:delText>
        </w:r>
      </w:del>
      <w:del w:id="27928" w:author="PR Preview" w:date="2026-01-01T00:00:00Z">
        <w:r>
          <w:delText xml:space="preserve">exchanged,</w:delText>
        </w:r>
      </w:del>
      <w:del w:id="27929" w:author="PR Preview" w:date="2026-01-01T00:00:00Z">
        <w:r>
          <w:delText xml:space="preserve"> </w:delText>
        </w:r>
      </w:del>
      <w:del w:id="27930" w:author="PR Preview" w:date="2026-01-01T00:00:00Z">
        <w:r>
          <w:delText xml:space="preserve">shows that if</w:delText>
        </w:r>
      </w:del>
      <w:del w:id="27931" w:author="PR Preview" w:date="2026-01-01T00:00:00Z">
        <w:r>
          <w:delText xml:space="preserve"> </w:delText>
        </w:r>
      </w:del>
      <m:oMath>
        <m:limLow>
          <m:e>
            <m:r>
              <m:t>w</m:t>
            </m:r>
          </m:e>
          <m:lim>
            <m:r>
              <m:rPr>
                <m:sty m:val="p"/>
              </m:rPr>
              <m:t>∼</m:t>
            </m:r>
          </m:lim>
        </m:limLow>
        <m:r>
          <m:rPr>
            <m:sty m:val="p"/>
          </m:rPr>
          <m:t>=</m:t>
        </m:r>
        <m:sSup>
          <m:e>
            <m:r>
              <m:rPr>
                <m:sty m:val="bi"/>
              </m:rPr>
              <m:t>P</m:t>
            </m:r>
          </m:e>
          <m:sup>
            <m:r>
              <m:rPr>
                <m:sty m:val="p"/>
              </m:rPr>
              <m:t>−</m:t>
            </m:r>
            <m:r>
              <m:t>1</m:t>
            </m:r>
          </m:sup>
        </m:sSup>
        <m:limLow>
          <m:e>
            <m:r>
              <m:t>v</m:t>
            </m:r>
          </m:e>
          <m:lim>
            <m:r>
              <m:rPr>
                <m:sty m:val="p"/>
              </m:rPr>
              <m:t>∼</m:t>
            </m:r>
          </m:lim>
        </m:limLow>
      </m:oMath>
      <w:del w:id="27932" w:author="PR Preview" w:date="2026-01-01T00:00:00Z">
        <w:r>
          <w:delText xml:space="preserve"> </w:delText>
        </w:r>
      </w:del>
      <w:del w:id="27933" w:author="PR Preview" w:date="2026-01-01T00:00:00Z">
        <w:r>
          <w:delText xml:space="preserve">is an eigenvector of</w:delText>
        </w:r>
      </w:del>
      <w:del w:id="27934" w:author="PR Preview" w:date="2026-01-01T00:00:00Z">
        <w:r>
          <w:delText xml:space="preserve"> </w:delText>
        </w:r>
      </w:del>
      <m:oMath>
        <m:r>
          <m:rPr>
            <m:sty m:val="bi"/>
          </m:rPr>
          <m:t>B</m:t>
        </m:r>
      </m:oMath>
      <w:del w:id="27935" w:author="PR Preview" w:date="2026-01-01T00:00:00Z">
        <w:r>
          <w:delText xml:space="preserve"> </w:delText>
        </w:r>
      </w:del>
      <w:del w:id="27936" w:author="PR Preview" w:date="2026-01-01T00:00:00Z">
        <w:r>
          <w:delText xml:space="preserve">for</w:delText>
        </w:r>
      </w:del>
      <w:del w:id="27937" w:author="PR Preview" w:date="2026-01-01T00:00:00Z">
        <w:r>
          <w:delText xml:space="preserve"> </w:delText>
        </w:r>
      </w:del>
      <m:oMath>
        <m:r>
          <m:t>λ</m:t>
        </m:r>
      </m:oMath>
      <w:del w:id="27938" w:author="PR Preview" w:date="2026-01-01T00:00:00Z">
        <w:r>
          <w:delText xml:space="preserve">,</w:delText>
        </w:r>
      </w:del>
      <w:del w:id="27939" w:author="PR Preview" w:date="2026-01-01T00:00:00Z">
        <w:r>
          <w:delText xml:space="preserve"> </w:delText>
        </w:r>
      </w:del>
      <w:del w:id="27940" w:author="PR Preview" w:date="2026-01-01T00:00:00Z">
        <w:r>
          <w:delText xml:space="preserve">then</w:delText>
        </w:r>
      </w:del>
      <w:del w:id="27941" w:author="PR Preview" w:date="2026-01-01T00:00:00Z">
        <w:r>
          <w:delText xml:space="preserve"> </w:delText>
        </w:r>
      </w:del>
      <m:oMath>
        <m:r>
          <m:rPr>
            <m:sty m:val="bi"/>
          </m:rPr>
          <m:t>P</m:t>
        </m:r>
        <m:limLow>
          <m:e>
            <m:r>
              <m:t>w</m:t>
            </m:r>
          </m:e>
          <m:lim>
            <m:r>
              <m:rPr>
                <m:sty m:val="p"/>
              </m:rPr>
              <m:t>∼</m:t>
            </m:r>
          </m:lim>
        </m:limLow>
      </m:oMath>
      <w:del w:id="27942" w:author="PR Preview" w:date="2026-01-01T00:00:00Z">
        <w:r>
          <w:delText xml:space="preserve"> </w:delText>
        </w:r>
      </w:del>
      <w:del w:id="27943" w:author="PR Preview" w:date="2026-01-01T00:00:00Z">
        <w:r>
          <w:delText xml:space="preserve">is an eigenvector of</w:delText>
        </w:r>
      </w:del>
      <w:del w:id="27944" w:author="PR Preview" w:date="2026-01-01T00:00:00Z">
        <w:r>
          <w:delText xml:space="preserve"> </w:delText>
        </w:r>
      </w:del>
      <m:oMath>
        <m:r>
          <m:rPr>
            <m:sty m:val="bi"/>
          </m:rPr>
          <m:t>A</m:t>
        </m:r>
      </m:oMath>
      <w:del w:id="27945" w:author="PR Preview" w:date="2026-01-01T00:00:00Z">
        <w:r>
          <w:delText xml:space="preserve"> </w:delText>
        </w:r>
      </w:del>
      <w:del w:id="27946" w:author="PR Preview" w:date="2026-01-01T00:00:00Z">
        <w:r>
          <w:delText xml:space="preserve">for</w:delText>
        </w:r>
      </w:del>
      <w:del w:id="27947" w:author="PR Preview" w:date="2026-01-01T00:00:00Z">
        <w:r>
          <w:delText xml:space="preserve"> </w:delText>
        </w:r>
      </w:del>
      <m:oMath>
        <m:r>
          <m:t>λ</m:t>
        </m:r>
      </m:oMath>
      <w:del w:id="27948" w:author="PR Preview" w:date="2026-01-01T00:00:00Z">
        <w:r>
          <w:delText xml:space="preserve">;</w:delText>
        </w:r>
      </w:del>
      <w:del w:id="27949" w:author="PR Preview" w:date="2026-01-01T00:00:00Z">
        <w:r>
          <w:delText xml:space="preserve"> </w:delText>
        </w:r>
      </w:del>
      <w:del w:id="27950" w:author="PR Preview" w:date="2026-01-01T00:00:00Z">
        <w:r>
          <w:delText xml:space="preserve">and</w:delText>
        </w:r>
      </w:del>
    </w:p>
    <w:p>
      <w:pPr>
        <w:pStyle w:val="BodyText"/>
      </w:pPr>
      <m:oMathPara>
        <m:oMathParaPr>
          <m:jc m:val="center"/>
        </m:oMathParaPr>
        <m:oMath>
          <m:eqArr>
            <m:e>
              <m:r>
                <m:rPr>
                  <m:sty m:val="bi"/>
                </m:rPr>
                <m:t>P</m:t>
              </m:r>
              <m:limLow>
                <m:e>
                  <m:r>
                    <m:t>w</m:t>
                  </m:r>
                </m:e>
                <m:lim>
                  <m:r>
                    <m:rPr>
                      <m:sty m:val="p"/>
                    </m:rPr>
                    <m:t>∼</m:t>
                  </m:r>
                </m:lim>
              </m:limLow>
              <m:r>
                <m:t>&amp;</m:t>
              </m:r>
              <m:r>
                <m:rPr>
                  <m:sty m:val="p"/>
                </m:rPr>
                <m:t>=</m:t>
              </m:r>
              <m:r>
                <m:rPr>
                  <m:sty m:val="bi"/>
                </m:rPr>
                <m:t>P</m:t>
              </m:r>
              <m:sSup>
                <m:e>
                  <m:r>
                    <m:rPr>
                      <m:sty m:val="bi"/>
                    </m:rPr>
                    <m:t>P</m:t>
                  </m:r>
                </m:e>
                <m:sup>
                  <m:r>
                    <m:rPr>
                      <m:sty m:val="p"/>
                    </m:rPr>
                    <m:t>−</m:t>
                  </m:r>
                  <m:r>
                    <m:t>1</m:t>
                  </m:r>
                </m:sup>
              </m:sSup>
              <m:limLow>
                <m:e>
                  <m:r>
                    <m:t>v</m:t>
                  </m:r>
                </m:e>
                <m:lim>
                  <m:r>
                    <m:rPr>
                      <m:sty m:val="p"/>
                    </m:rPr>
                    <m:t>∼</m:t>
                  </m:r>
                </m:lim>
              </m:limLow>
            </m:e>
            <m:e>
              <m:r>
                <m:t>&amp;</m:t>
              </m:r>
              <m:r>
                <m:rPr>
                  <m:sty m:val="p"/>
                </m:rPr>
                <m:t>=</m:t>
              </m:r>
              <m:limLow>
                <m:e>
                  <m:r>
                    <m:t>v</m:t>
                  </m:r>
                </m:e>
                <m:lim>
                  <m:r>
                    <m:rPr>
                      <m:sty m:val="p"/>
                    </m:rPr>
                    <m:t>∼</m:t>
                  </m:r>
                </m:lim>
              </m:limLow>
            </m:e>
          </m:eqArr>
        </m:oMath>
      </m:oMathPara>
    </w:p>
    <w:p>
      <w:pPr>
        <w:pStyle w:val="FirstParagraph"/>
      </w:pPr>
      <w:ins w:id="27951" w:author="PR Preview" w:date="2026-01-01T00:00:00Z">
        <w:r>
          <w:t xml:space="preserve">so the first part, with</w:t>
        </w:r>
      </w:ins>
      <w:ins w:id="27952" w:author="PR Preview" w:date="2026-01-01T00:00:00Z">
        <w:r>
          <w:t xml:space="preserve"> </w:t>
        </w:r>
      </w:ins>
      <m:oMath>
        <m:sSup>
          <m:e>
            <m:r>
              <m:rPr>
                <m:sty m:val="bi"/>
              </m:rPr>
              <m:t>P</m:t>
            </m:r>
          </m:e>
          <m:sup>
            <m:r>
              <m:rPr>
                <m:sty m:val="p"/>
              </m:rPr>
              <m:t>−</m:t>
            </m:r>
            <m:r>
              <m:t>1</m:t>
            </m:r>
          </m:sup>
        </m:sSup>
      </m:oMath>
      <w:ins w:id="27953" w:author="PR Preview" w:date="2026-01-01T00:00:00Z">
        <w:r>
          <w:t xml:space="preserve"> </w:t>
        </w:r>
      </w:ins>
      <w:ins w:id="27954" w:author="PR Preview" w:date="2026-01-01T00:00:00Z">
        <w:r>
          <w:t xml:space="preserve">in place of</w:t>
        </w:r>
      </w:ins>
      <w:ins w:id="27955" w:author="PR Preview" w:date="2026-01-01T00:00:00Z">
        <w:r>
          <w:t xml:space="preserve"> </w:t>
        </w:r>
      </w:ins>
      <m:oMath>
        <m:r>
          <m:rPr>
            <m:sty m:val="bi"/>
          </m:rPr>
          <m:t>P</m:t>
        </m:r>
      </m:oMath>
      <w:ins w:id="27956" w:author="PR Preview" w:date="2026-01-01T00:00:00Z">
        <w:r>
          <w:t xml:space="preserve"> </w:t>
        </w:r>
      </w:ins>
      <w:ins w:id="27957" w:author="PR Preview" w:date="2026-01-01T00:00:00Z">
        <w:r>
          <w:t xml:space="preserve">and the roles of</w:t>
        </w:r>
      </w:ins>
      <w:ins w:id="27958" w:author="PR Preview" w:date="2026-01-01T00:00:00Z">
        <w:r>
          <w:t xml:space="preserve"> </w:t>
        </w:r>
      </w:ins>
      <m:oMath>
        <m:r>
          <m:rPr>
            <m:sty m:val="bi"/>
          </m:rPr>
          <m:t>A</m:t>
        </m:r>
      </m:oMath>
      <w:ins w:id="27959" w:author="PR Preview" w:date="2026-01-01T00:00:00Z">
        <w:r>
          <w:t xml:space="preserve"> </w:t>
        </w:r>
      </w:ins>
      <w:ins w:id="27960" w:author="PR Preview" w:date="2026-01-01T00:00:00Z">
        <w:r>
          <w:t xml:space="preserve">and</w:t>
        </w:r>
      </w:ins>
      <w:ins w:id="27961" w:author="PR Preview" w:date="2026-01-01T00:00:00Z">
        <w:r>
          <w:t xml:space="preserve"> </w:t>
        </w:r>
      </w:ins>
      <m:oMath>
        <m:r>
          <m:rPr>
            <m:sty m:val="bi"/>
          </m:rPr>
          <m:t>B</m:t>
        </m:r>
      </m:oMath>
      <w:ins w:id="27962" w:author="PR Preview" w:date="2026-01-01T00:00:00Z">
        <w:r>
          <w:t xml:space="preserve"> </w:t>
        </w:r>
      </w:ins>
      <w:ins w:id="27963" w:author="PR Preview" w:date="2026-01-01T00:00:00Z">
        <w:r>
          <w:t xml:space="preserve">exchanged,</w:t>
        </w:r>
      </w:ins>
      <w:ins w:id="27964" w:author="PR Preview" w:date="2026-01-01T00:00:00Z">
        <w:r>
          <w:t xml:space="preserve"> </w:t>
        </w:r>
      </w:ins>
      <w:ins w:id="27965" w:author="PR Preview" w:date="2026-01-01T00:00:00Z">
        <w:r>
          <w:t xml:space="preserve">shows that if</w:t>
        </w:r>
      </w:ins>
      <w:ins w:id="27966" w:author="PR Preview" w:date="2026-01-01T00:00:00Z">
        <w:r>
          <w:t xml:space="preserve"> </w:t>
        </w:r>
      </w:ins>
      <w:ins w:id="27967" w:author="PR Preview" w:date="2026-01-01T00:00:00Z">
        <w:r>
          <w:t xml:space="preserve">$\mathord{\smash[b]{\underset{\raise.3ex\hbox{$\scriptstyle\sim$}}{w}}\vphantom{w}} = \mathbf{P}^{-1} \mathord{\smash[b]{\underset{\raise.3ex\hbox{$\scriptstyle\sim$}}{v}}\vphantom{v}}$</w:t>
        </w:r>
      </w:ins>
      <w:ins w:id="27968" w:author="PR Preview" w:date="2026-01-01T00:00:00Z">
        <w:r>
          <w:t xml:space="preserve"> </w:t>
        </w:r>
      </w:ins>
      <w:ins w:id="27969" w:author="PR Preview" w:date="2026-01-01T00:00:00Z">
        <w:r>
          <w:t xml:space="preserve">is an eigenvector of</w:t>
        </w:r>
      </w:ins>
      <w:ins w:id="27970" w:author="PR Preview" w:date="2026-01-01T00:00:00Z">
        <w:r>
          <w:t xml:space="preserve"> </w:t>
        </w:r>
      </w:ins>
      <m:oMath>
        <m:r>
          <m:rPr>
            <m:sty m:val="bi"/>
          </m:rPr>
          <m:t>B</m:t>
        </m:r>
      </m:oMath>
      <w:ins w:id="27971" w:author="PR Preview" w:date="2026-01-01T00:00:00Z">
        <w:r>
          <w:t xml:space="preserve"> </w:t>
        </w:r>
      </w:ins>
      <w:ins w:id="27972" w:author="PR Preview" w:date="2026-01-01T00:00:00Z">
        <w:r>
          <w:t xml:space="preserve">for</w:t>
        </w:r>
      </w:ins>
      <w:ins w:id="27973" w:author="PR Preview" w:date="2026-01-01T00:00:00Z">
        <w:r>
          <w:t xml:space="preserve"> </w:t>
        </w:r>
      </w:ins>
      <m:oMath>
        <m:r>
          <m:t>λ</m:t>
        </m:r>
      </m:oMath>
      <w:ins w:id="27974" w:author="PR Preview" w:date="2026-01-01T00:00:00Z">
        <w:r>
          <w:t xml:space="preserve">,</w:t>
        </w:r>
      </w:ins>
      <w:ins w:id="27975" w:author="PR Preview" w:date="2026-01-01T00:00:00Z">
        <w:r>
          <w:t xml:space="preserve"> </w:t>
        </w:r>
      </w:ins>
      <w:ins w:id="27976" w:author="PR Preview" w:date="2026-01-01T00:00:00Z">
        <w:r>
          <w:t xml:space="preserve">then</w:t>
        </w:r>
      </w:ins>
      <w:ins w:id="27977" w:author="PR Preview" w:date="2026-01-01T00:00:00Z">
        <w:r>
          <w:t xml:space="preserve"> </w:t>
        </w:r>
      </w:ins>
      <w:ins w:id="27978" w:author="PR Preview" w:date="2026-01-01T00:00:00Z">
        <w:r>
          <w:t xml:space="preserve">$\mathbf{P} \mathord{\smash[b]{\underset{\raise.3ex\hbox{$\scriptstyle\sim$}}{w}}\vphantom{w}}$</w:t>
        </w:r>
      </w:ins>
      <w:ins w:id="27979" w:author="PR Preview" w:date="2026-01-01T00:00:00Z">
        <w:r>
          <w:t xml:space="preserve"> </w:t>
        </w:r>
      </w:ins>
      <w:ins w:id="27980" w:author="PR Preview" w:date="2026-01-01T00:00:00Z">
        <w:r>
          <w:t xml:space="preserve">is an eigenvector of</w:t>
        </w:r>
      </w:ins>
      <w:ins w:id="27981" w:author="PR Preview" w:date="2026-01-01T00:00:00Z">
        <w:r>
          <w:t xml:space="preserve"> </w:t>
        </w:r>
      </w:ins>
      <m:oMath>
        <m:r>
          <m:rPr>
            <m:sty m:val="bi"/>
          </m:rPr>
          <m:t>A</m:t>
        </m:r>
      </m:oMath>
      <w:ins w:id="27982" w:author="PR Preview" w:date="2026-01-01T00:00:00Z">
        <w:r>
          <w:t xml:space="preserve"> </w:t>
        </w:r>
      </w:ins>
      <w:ins w:id="27983" w:author="PR Preview" w:date="2026-01-01T00:00:00Z">
        <w:r>
          <w:t xml:space="preserve">for</w:t>
        </w:r>
      </w:ins>
      <w:ins w:id="27984" w:author="PR Preview" w:date="2026-01-01T00:00:00Z">
        <w:r>
          <w:t xml:space="preserve"> </w:t>
        </w:r>
      </w:ins>
      <m:oMath>
        <m:r>
          <m:t>λ</m:t>
        </m:r>
      </m:oMath>
      <w:ins w:id="27985" w:author="PR Preview" w:date="2026-01-01T00:00:00Z">
        <w:r>
          <w:t xml:space="preserve">;</w:t>
        </w:r>
      </w:ins>
      <w:ins w:id="27986" w:author="PR Preview" w:date="2026-01-01T00:00:00Z">
        <w:r>
          <w:t xml:space="preserve"> </w:t>
        </w:r>
      </w:ins>
      <w:ins w:id="27987" w:author="PR Preview" w:date="2026-01-01T00:00:00Z">
        <w:r>
          <w:t xml:space="preserve">and</w:t>
        </w:r>
      </w:ins>
    </w:p>
    <w:p>
      <w:pPr>
        <w:pStyle w:val="BodyText"/>
      </w:pPr>
      <w:ins w:id="27988" w:author="PR Preview" w:date="2026-01-01T00:00:00Z">
        <w:r>
          <w:t xml:space="preserve">$$
    \begin{aligned}
    \mathbf{P} \mathord{\smash[b]{\underset{\raise.3ex\hbox{$\scriptstyle\sim$}}{w}}\vphantom{w}} &amp;= \mathbf{P} \mathbf{P}^{-1} \mathord{\smash[b]{\underset{\raise.3ex\hbox{$\scriptstyle\sim$}}{v}}\vphantom{v}} \\
    &amp;= \mathord{\smash[b]{\underset{\raise.3ex\hbox{$\scriptstyle\sim$}}{v}}\vphantom{v}}
    \end{aligned}
    $$</w:t>
        </w:r>
      </w:ins>
    </w:p>
    <w:p>
      <w:pPr>
        <w:pStyle w:val="FirstParagraph"/>
      </w:pPr>
      <w:r>
        <w:t xml:space="preserve">(</w:t>
      </w:r>
      <w:hyperlink w:anchor="thm-matmul-assoc">
        <w:r>
          <w:rPr>
            <w:rStyle w:val="Hyperlink"/>
          </w:rPr>
          <w:t xml:space="preserve">Theorem 8</w:t>
        </w:r>
      </w:hyperlink>
      <w:r>
        <w:t xml:space="preserve">, 5,</w:t>
      </w:r>
      <w:r>
        <w:t xml:space="preserve"> </w:t>
      </w:r>
      <w:hyperlink w:anchor="thm-identity">
        <w:r>
          <w:rPr>
            <w:rStyle w:val="Hyperlink"/>
          </w:rPr>
          <w:t xml:space="preserve">Theorem 10</w:t>
        </w:r>
      </w:hyperlink>
      <w:r>
        <w:t xml:space="preserve">).</w:t>
      </w:r>
    </w:p>
    <w:bookmarkStart w:id="634" w:name="exm-similar-eigenvalues"/>
    <w:p>
      <w:pPr>
        <w:pStyle w:val="BodyText"/>
      </w:pPr>
      <w:r>
        <w:rPr>
          <w:b/>
          <w:bCs/>
        </w:rPr>
        <w:t xml:space="preserve">Example 200 (Eigenvectors carried across a similarity)</w:t>
      </w:r>
      <w:r>
        <w:t xml:space="preserve"> </w:t>
      </w:r>
      <w:r>
        <w:t xml:space="preserve">In</w:t>
      </w:r>
      <w:r>
        <w:t xml:space="preserve"> </w:t>
      </w:r>
      <w:hyperlink w:anchor="exm-similar">
        <w:r>
          <w:rPr>
            <w:rStyle w:val="Hyperlink"/>
          </w:rPr>
          <w:t xml:space="preserve">Example 199</w:t>
        </w:r>
      </w:hyperlink>
      <w:r>
        <w:t xml:space="preserve">,</w:t>
      </w:r>
      <w:r>
        <w:t xml:space="preserve"> </w:t>
      </w:r>
      <m:oMath>
        <m:r>
          <m:rPr>
            <m:sty m:val="bi"/>
          </m:rPr>
          <m:t>B</m:t>
        </m:r>
        <m:r>
          <m:rPr>
            <m:sty m:val="p"/>
          </m:rPr>
          <m:t>=</m:t>
        </m:r>
        <m:r>
          <m:rPr>
            <m:sty m:val="p"/>
          </m:rPr>
          <m:t>diag</m:t>
        </m:r>
        <m:r>
          <m:rPr>
            <m:sty m:val="p"/>
          </m:rPr>
          <m:t>(</m:t>
        </m:r>
        <m:r>
          <m:t>3</m:t>
        </m:r>
        <m:r>
          <m:rPr>
            <m:sty m:val="p"/>
          </m:rPr>
          <m:t>,</m:t>
        </m:r>
        <m:r>
          <m:t>1</m:t>
        </m:r>
        <m:r>
          <m:rPr>
            <m:sty m:val="p"/>
          </m:rPr>
          <m:t>)</m:t>
        </m:r>
      </m:oMath>
      <w:r>
        <w:t xml:space="preserve"> </w:t>
      </w:r>
      <w:r>
        <w:t xml:space="preserve">has eigenvectors</w:t>
      </w:r>
      <w:r>
        <w:t xml:space="preserve"> </w:t>
      </w:r>
      <m:oMath>
        <m:r>
          <m:rPr>
            <m:sty m:val="p"/>
          </m:rPr>
          <m:t>(</m:t>
        </m:r>
        <m:r>
          <m:t>1</m:t>
        </m:r>
        <m:r>
          <m:rPr>
            <m:sty m:val="p"/>
          </m:rPr>
          <m:t>,</m:t>
        </m:r>
        <m:r>
          <m:t>0</m:t>
        </m:r>
        <m:r>
          <m:rPr>
            <m:sty m:val="p"/>
          </m:rPr>
          <m:t>)</m:t>
        </m:r>
      </m:oMath>
      <w:r>
        <w:t xml:space="preserve"> </w:t>
      </w:r>
      <w:r>
        <w:t xml:space="preserve">for</w:t>
      </w:r>
      <w:r>
        <w:t xml:space="preserve"> </w:t>
      </w:r>
      <m:oMath>
        <m:r>
          <m:t>3</m:t>
        </m:r>
      </m:oMath>
      <w:r>
        <w:t xml:space="preserve"> </w:t>
      </w:r>
      <w:r>
        <w:t xml:space="preserve">and</w:t>
      </w:r>
      <w:r>
        <w:t xml:space="preserve"> </w:t>
      </w:r>
      <m:oMath>
        <m:r>
          <m:rPr>
            <m:sty m:val="p"/>
          </m:rPr>
          <m:t>(</m:t>
        </m:r>
        <m:r>
          <m:t>0</m:t>
        </m:r>
        <m:r>
          <m:rPr>
            <m:sty m:val="p"/>
          </m:rPr>
          <m:t>,</m:t>
        </m:r>
        <m:r>
          <m:t>1</m:t>
        </m:r>
        <m:r>
          <m:rPr>
            <m:sty m:val="p"/>
          </m:rPr>
          <m:t>)</m:t>
        </m:r>
      </m:oMath>
      <w:r>
        <w:t xml:space="preserve"> </w:t>
      </w:r>
      <w:r>
        <w:t xml:space="preserve">for</w:t>
      </w:r>
      <w:r>
        <w:t xml:space="preserve"> </w:t>
      </w:r>
      <m:oMath>
        <m:r>
          <m:t>1</m:t>
        </m:r>
      </m:oMath>
      <w:r>
        <w:t xml:space="preserve">:</w:t>
      </w:r>
      <w:r>
        <w:t xml:space="preserve"> </w:t>
      </w:r>
      <m:oMath>
        <m:r>
          <m:rPr>
            <m:sty m:val="p"/>
          </m:rPr>
          <m:t>diag</m:t>
        </m:r>
        <m:r>
          <m:rPr>
            <m:sty m:val="p"/>
          </m:rPr>
          <m:t>(</m:t>
        </m:r>
        <m:r>
          <m:t>3</m:t>
        </m:r>
        <m:r>
          <m:rPr>
            <m:sty m:val="p"/>
          </m:rPr>
          <m:t>,</m:t>
        </m:r>
        <m:r>
          <m:t>1</m:t>
        </m:r>
        <m:r>
          <m:rPr>
            <m:sty m:val="p"/>
          </m:rPr>
          <m:t>)</m:t>
        </m:r>
        <m:r>
          <m:t> </m:t>
        </m:r>
        <m:r>
          <m:rPr>
            <m:sty m:val="p"/>
          </m:rPr>
          <m:t>(</m:t>
        </m:r>
        <m:r>
          <m:t>1</m:t>
        </m:r>
        <m:r>
          <m:rPr>
            <m:sty m:val="p"/>
          </m:rPr>
          <m:t>,</m:t>
        </m:r>
        <m:r>
          <m:t>0</m:t>
        </m:r>
        <m:r>
          <m:rPr>
            <m:sty m:val="p"/>
          </m:rPr>
          <m:t>)</m:t>
        </m:r>
        <m:r>
          <m:rPr>
            <m:sty m:val="p"/>
          </m:rPr>
          <m:t>=</m:t>
        </m:r>
        <m:r>
          <m:rPr>
            <m:sty m:val="p"/>
          </m:rPr>
          <m:t>(</m:t>
        </m:r>
        <m:r>
          <m:t>3</m:t>
        </m:r>
        <m:r>
          <m:rPr>
            <m:sty m:val="p"/>
          </m:rPr>
          <m:t>,</m:t>
        </m:r>
        <m:r>
          <m:t>0</m:t>
        </m:r>
        <m:r>
          <m:rPr>
            <m:sty m:val="p"/>
          </m:rPr>
          <m:t>)</m:t>
        </m:r>
      </m:oMath>
      <w:r>
        <w:t xml:space="preserve"> </w:t>
      </w:r>
      <w:r>
        <w:t xml:space="preserve">and</w:t>
      </w:r>
      <w:r>
        <w:t xml:space="preserve"> </w:t>
      </w:r>
      <m:oMath>
        <m:r>
          <m:rPr>
            <m:sty m:val="p"/>
          </m:rPr>
          <m:t>diag</m:t>
        </m:r>
        <m:r>
          <m:rPr>
            <m:sty m:val="p"/>
          </m:rPr>
          <m:t>(</m:t>
        </m:r>
        <m:r>
          <m:t>3</m:t>
        </m:r>
        <m:r>
          <m:rPr>
            <m:sty m:val="p"/>
          </m:rPr>
          <m:t>,</m:t>
        </m:r>
        <m:r>
          <m:t>1</m:t>
        </m:r>
        <m:r>
          <m:rPr>
            <m:sty m:val="p"/>
          </m:rPr>
          <m:t>)</m:t>
        </m:r>
        <m:r>
          <m:t> </m:t>
        </m:r>
        <m:r>
          <m:rPr>
            <m:sty m:val="p"/>
          </m:rPr>
          <m:t>(</m:t>
        </m:r>
        <m:r>
          <m:t>0</m:t>
        </m:r>
        <m:r>
          <m:rPr>
            <m:sty m:val="p"/>
          </m:rPr>
          <m:t>,</m:t>
        </m:r>
        <m:r>
          <m:t>1</m:t>
        </m:r>
        <m:r>
          <m:rPr>
            <m:sty m:val="p"/>
          </m:rPr>
          <m:t>)</m:t>
        </m:r>
        <m:r>
          <m:rPr>
            <m:sty m:val="p"/>
          </m:rPr>
          <m:t>=</m:t>
        </m:r>
        <m:r>
          <m:rPr>
            <m:sty m:val="p"/>
          </m:rPr>
          <m:t>(</m:t>
        </m:r>
        <m:r>
          <m:t>0</m:t>
        </m:r>
        <m:r>
          <m:rPr>
            <m:sty m:val="p"/>
          </m:rPr>
          <m:t>,</m:t>
        </m:r>
        <m:r>
          <m:t>1</m:t>
        </m:r>
        <m:r>
          <m:rPr>
            <m:sty m:val="p"/>
          </m:rPr>
          <m:t>)</m:t>
        </m:r>
      </m:oMath>
      <w:r>
        <w:t xml:space="preserve">.</w:t>
      </w:r>
      <w:r>
        <w:t xml:space="preserve"> </w:t>
      </w:r>
      <m:oMath>
        <m:r>
          <m:rPr>
            <m:sty m:val="bi"/>
          </m:rPr>
          <m:t>P</m:t>
        </m:r>
        <m:r>
          <m:t> </m:t>
        </m:r>
        <m:r>
          <m:rPr>
            <m:sty m:val="p"/>
          </m:rPr>
          <m:t>(</m:t>
        </m:r>
        <m:r>
          <m:t>1</m:t>
        </m:r>
        <m:r>
          <m:rPr>
            <m:sty m:val="p"/>
          </m:rPr>
          <m:t>,</m:t>
        </m:r>
        <m:r>
          <m:t>0</m:t>
        </m:r>
        <m:r>
          <m:rPr>
            <m:sty m:val="p"/>
          </m:rPr>
          <m:t>)</m:t>
        </m:r>
        <m:r>
          <m:rPr>
            <m:sty m:val="p"/>
          </m:rPr>
          <m:t>=</m:t>
        </m:r>
        <m:r>
          <m:rPr>
            <m:sty m:val="p"/>
          </m:rPr>
          <m:t>(</m:t>
        </m:r>
        <m:r>
          <m:t>1</m:t>
        </m:r>
        <m:r>
          <m:rPr>
            <m:sty m:val="p"/>
          </m:rPr>
          <m:t>,</m:t>
        </m:r>
        <m:r>
          <m:t>1</m:t>
        </m:r>
        <m:r>
          <m:rPr>
            <m:sty m:val="p"/>
          </m:rPr>
          <m:t>)</m:t>
        </m:r>
      </m:oMath>
      <w:r>
        <w:t xml:space="preserve"> </w:t>
      </w:r>
      <w:r>
        <w:t xml:space="preserve">and</w:t>
      </w:r>
      <w:r>
        <w:t xml:space="preserve"> </w:t>
      </w:r>
      <m:oMath>
        <m:r>
          <m:rPr>
            <m:sty m:val="bi"/>
          </m:rPr>
          <m:t>P</m:t>
        </m:r>
        <m:r>
          <m:t> </m:t>
        </m:r>
        <m:r>
          <m:rPr>
            <m:sty m:val="p"/>
          </m:rPr>
          <m:t>(</m:t>
        </m:r>
        <m:r>
          <m:t>0</m:t>
        </m:r>
        <m:r>
          <m:rPr>
            <m:sty m:val="p"/>
          </m:rPr>
          <m:t>,</m:t>
        </m:r>
        <m:r>
          <m:t>1</m:t>
        </m:r>
        <m:r>
          <m:rPr>
            <m:sty m:val="p"/>
          </m:rPr>
          <m:t>)</m:t>
        </m:r>
        <m:r>
          <m:rPr>
            <m:sty m:val="p"/>
          </m:rPr>
          <m:t>=</m:t>
        </m:r>
        <m:r>
          <m:rPr>
            <m:sty m:val="p"/>
          </m:rPr>
          <m:t>(</m:t>
        </m:r>
        <m:r>
          <m:t>1</m:t>
        </m:r>
        <m:r>
          <m:rPr>
            <m:sty m:val="p"/>
          </m:rPr>
          <m:t>,</m:t>
        </m:r>
        <m:r>
          <m:rPr>
            <m:sty m:val="p"/>
          </m:rPr>
          <m:t>−</m:t>
        </m:r>
        <m:r>
          <m:t>1</m:t>
        </m:r>
        <m:r>
          <m:rPr>
            <m:sty m:val="p"/>
          </m:rPr>
          <m:t>)</m:t>
        </m:r>
      </m:oMath>
      <w:r>
        <w:t xml:space="preserve"> </w:t>
      </w:r>
      <w:r>
        <w:t xml:space="preserve">are the eigenvectors of</w:t>
      </w:r>
      <w:r>
        <w:t xml:space="preserve"> </w:t>
      </w:r>
      <m:oMath>
        <m:r>
          <m:rPr>
            <m:sty m:val="bi"/>
          </m:rPr>
          <m:t>A</m:t>
        </m:r>
      </m:oMath>
      <w:r>
        <w:t xml:space="preserve"> </w:t>
      </w:r>
      <w:r>
        <w:t xml:space="preserve">for</w:t>
      </w:r>
      <w:r>
        <w:t xml:space="preserve"> </w:t>
      </w:r>
      <m:oMath>
        <m:r>
          <m:t>3</m:t>
        </m:r>
      </m:oMath>
      <w:r>
        <w:t xml:space="preserve"> </w:t>
      </w:r>
      <w:r>
        <w:t xml:space="preserve">and</w:t>
      </w:r>
      <w:r>
        <w:t xml:space="preserve"> </w:t>
      </w:r>
      <m:oMath>
        <m:r>
          <m:t>1</m:t>
        </m:r>
      </m:oMath>
      <w:r>
        <w:t xml:space="preserve"> </w:t>
      </w:r>
      <w:r>
        <w:t xml:space="preserve">found in</w:t>
      </w:r>
      <w:r>
        <w:t xml:space="preserve"> </w:t>
      </w:r>
      <w:hyperlink w:anchor="exm-eigenvalue">
        <w:r>
          <w:rPr>
            <w:rStyle w:val="Hyperlink"/>
          </w:rPr>
          <w:t xml:space="preserve">Example 144</w:t>
        </w:r>
      </w:hyperlink>
      <w:r>
        <w:t xml:space="preserve">.</w:t>
      </w:r>
    </w:p>
    <w:bookmarkEnd w:id="634"/>
    <w:bookmarkStart w:id="635" w:name="thm-eigenvectors-independent"/>
    <w:p>
      <w:pPr>
        <w:pStyle w:val="BodyText"/>
      </w:pPr>
      <w:del w:id="27989" w:author="PR Preview" w:date="2026-01-01T00:00:00Z">
        <w:r>
          <w:rPr>
            <w:b/>
            <w:bCs/>
          </w:rPr>
          <w:delText xml:space="preserve">Theorem 113 (Eigenvectors for distinct eigenvalues are linearly independent)</w:delText>
        </w:r>
      </w:del>
      <w:del w:id="27990" w:author="PR Preview" w:date="2026-01-01T00:00:00Z">
        <w:r>
          <w:delText xml:space="preserve"> </w:delText>
        </w:r>
      </w:del>
      <w:del w:id="27991" w:author="PR Preview" w:date="2026-01-01T00:00:00Z">
        <w:r>
          <w:delText xml:space="preserve">If</w:delText>
        </w:r>
      </w:del>
      <w:del w:id="27992"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27993" w:author="PR Preview" w:date="2026-01-01T00:00:00Z">
        <w:r>
          <w:delText xml:space="preserve"> </w:delText>
        </w:r>
      </w:del>
      <w:del w:id="27994" w:author="PR Preview" w:date="2026-01-01T00:00:00Z">
        <w:r>
          <w:delText xml:space="preserve">are eigenvectors of a</w:delText>
        </w:r>
      </w:del>
      <w:del w:id="27995" w:author="PR Preview" w:date="2026-01-01T00:00:00Z">
        <w:r>
          <w:delText xml:space="preserve"> </w:delText>
        </w:r>
      </w:del>
      <m:oMath>
        <m:r>
          <m:t>p</m:t>
        </m:r>
        <m:r>
          <m:rPr>
            <m:sty m:val="p"/>
          </m:rPr>
          <m:t>×</m:t>
        </m:r>
        <m:r>
          <m:t>p</m:t>
        </m:r>
      </m:oMath>
      <w:del w:id="27996" w:author="PR Preview" w:date="2026-01-01T00:00:00Z">
        <w:r>
          <w:delText xml:space="preserve"> </w:delText>
        </w:r>
      </w:del>
      <w:del w:id="27997" w:author="PR Preview" w:date="2026-01-01T00:00:00Z">
        <w:r>
          <w:delText xml:space="preserve">matrix</w:delText>
        </w:r>
      </w:del>
      <w:del w:id="27998" w:author="PR Preview" w:date="2026-01-01T00:00:00Z">
        <w:r>
          <w:delText xml:space="preserve"> </w:delText>
        </w:r>
      </w:del>
      <m:oMath>
        <m:r>
          <m:rPr>
            <m:sty m:val="bi"/>
          </m:rPr>
          <m:t>A</m:t>
        </m:r>
      </m:oMath>
      <w:del w:id="27999" w:author="PR Preview" w:date="2026-01-01T00:00:00Z">
        <w:r>
          <w:delText xml:space="preserve"> </w:delText>
        </w:r>
      </w:del>
      <w:del w:id="28000" w:author="PR Preview" w:date="2026-01-01T00:00:00Z">
        <w:r>
          <w:delText xml:space="preserve">for eigenvalues</w:delText>
        </w:r>
      </w:del>
      <w:del w:id="28001" w:author="PR Preview" w:date="2026-01-01T00:00:00Z">
        <w:r>
          <w:delText xml:space="preserve"> </w:delText>
        </w:r>
      </w:del>
      <m:oMath>
        <m:sSub>
          <m:e>
            <m:r>
              <m:t>λ</m:t>
            </m:r>
          </m:e>
          <m:sub>
            <m:r>
              <m:t>1</m:t>
            </m:r>
          </m:sub>
        </m:sSub>
        <m:r>
          <m:rPr>
            <m:sty m:val="p"/>
          </m:rPr>
          <m:t>,</m:t>
        </m:r>
        <m:r>
          <m:rPr>
            <m:sty m:val="p"/>
          </m:rPr>
          <m:t>…</m:t>
        </m:r>
        <m:r>
          <m:rPr>
            <m:sty m:val="p"/>
          </m:rPr>
          <m:t>,</m:t>
        </m:r>
        <m:sSub>
          <m:e>
            <m:r>
              <m:t>λ</m:t>
            </m:r>
          </m:e>
          <m:sub>
            <m:r>
              <m:t>k</m:t>
            </m:r>
          </m:sub>
        </m:sSub>
      </m:oMath>
      <w:del w:id="28002" w:author="PR Preview" w:date="2026-01-01T00:00:00Z">
        <w:r>
          <w:delText xml:space="preserve"> </w:delText>
        </w:r>
      </w:del>
      <w:del w:id="28003" w:author="PR Preview" w:date="2026-01-01T00:00:00Z">
        <w:r>
          <w:delText xml:space="preserve">that are all different,</w:delText>
        </w:r>
      </w:del>
      <w:del w:id="28004" w:author="PR Preview" w:date="2026-01-01T00:00:00Z">
        <w:r>
          <w:delText xml:space="preserve"> </w:delText>
        </w:r>
      </w:del>
      <w:del w:id="28005" w:author="PR Preview" w:date="2026-01-01T00:00:00Z">
        <w:r>
          <w:delText xml:space="preserve">then</w:delText>
        </w:r>
      </w:del>
      <w:del w:id="28006"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sub>
        </m:sSub>
      </m:oMath>
      <w:del w:id="28007" w:author="PR Preview" w:date="2026-01-01T00:00:00Z">
        <w:r>
          <w:delText xml:space="preserve"> </w:delText>
        </w:r>
      </w:del>
      <w:del w:id="28008" w:author="PR Preview" w:date="2026-01-01T00:00:00Z">
        <w:r>
          <w:delText xml:space="preserve">are linearly independent (</w:delText>
        </w:r>
      </w:del>
      <w:hyperlink w:anchor="def-linearly-independent">
        <w:del w:id="28009" w:author="PR Preview" w:date="2026-01-01T00:00:00Z">
          <w:r>
            <w:rPr>
              <w:rStyle w:val="Hyperlink"/>
            </w:rPr>
            <w:delText xml:space="preserve">Definition 43</w:delText>
          </w:r>
        </w:del>
      </w:hyperlink>
      <w:del w:id="28010" w:author="PR Preview" w:date="2026-01-01T00:00:00Z">
        <w:r>
          <w:delText xml:space="preserve">).</w:delText>
        </w:r>
      </w:del>
    </w:p>
    <w:p>
      <w:pPr>
        <w:pStyle w:val="BodyText"/>
      </w:pPr>
      <w:del w:id="28011" w:author="PR Preview" w:date="2026-01-01T00:00:00Z">
        <w:r>
          <w:rPr>
            <w:i/>
            <w:iCs/>
          </w:rPr>
          <w:delText xml:space="preserve">Proof</w:delText>
        </w:r>
      </w:del>
      <w:del w:id="28012" w:author="PR Preview" w:date="2026-01-01T00:00:00Z">
        <w:r>
          <w:delText xml:space="preserve">. </w:delText>
        </w:r>
      </w:del>
      <w:del w:id="28013" w:author="PR Preview" w:date="2026-01-01T00:00:00Z">
        <w:r>
          <w:delText xml:space="preserve">By</w:delText>
        </w:r>
      </w:del>
      <w:del w:id="28014" w:author="PR Preview" w:date="2026-01-01T00:00:00Z">
        <w:r>
          <w:delText xml:space="preserve"> </w:delText>
        </w:r>
      </w:del>
      <w:hyperlink r:id="rId142">
        <w:del w:id="28015" w:author="PR Preview" w:date="2026-01-01T00:00:00Z">
          <w:r>
            <w:rPr>
              <w:rStyle w:val="Hyperlink"/>
            </w:rPr>
            <w:delText xml:space="preserve">induction</w:delText>
          </w:r>
        </w:del>
      </w:hyperlink>
      <w:del w:id="28016" w:author="PR Preview" w:date="2026-01-01T00:00:00Z">
        <w:r>
          <w:delText xml:space="preserve"> </w:delText>
        </w:r>
      </w:del>
      <w:del w:id="28017" w:author="PR Preview" w:date="2026-01-01T00:00:00Z">
        <w:r>
          <w:delText xml:space="preserve">on</w:delText>
        </w:r>
      </w:del>
      <w:del w:id="28018" w:author="PR Preview" w:date="2026-01-01T00:00:00Z">
        <w:r>
          <w:delText xml:space="preserve"> </w:delText>
        </w:r>
      </w:del>
      <m:oMath>
        <m:r>
          <m:t>k</m:t>
        </m:r>
      </m:oMath>
      <w:del w:id="28019" w:author="PR Preview" w:date="2026-01-01T00:00:00Z">
        <w:r>
          <w:delText xml:space="preserve">.</w:delText>
        </w:r>
      </w:del>
      <w:del w:id="28020" w:author="PR Preview" w:date="2026-01-01T00:00:00Z">
        <w:r>
          <w:delText xml:space="preserve"> </w:delText>
        </w:r>
      </w:del>
      <w:del w:id="28021" w:author="PR Preview" w:date="2026-01-01T00:00:00Z">
        <w:r>
          <w:delText xml:space="preserve">For</w:delText>
        </w:r>
      </w:del>
      <w:del w:id="28022" w:author="PR Preview" w:date="2026-01-01T00:00:00Z">
        <w:r>
          <w:delText xml:space="preserve"> </w:delText>
        </w:r>
      </w:del>
      <m:oMath>
        <m:r>
          <m:t>k</m:t>
        </m:r>
        <m:r>
          <m:rPr>
            <m:sty m:val="p"/>
          </m:rPr>
          <m:t>=</m:t>
        </m:r>
        <m:r>
          <m:t>1</m:t>
        </m:r>
      </m:oMath>
      <w:del w:id="28023" w:author="PR Preview" w:date="2026-01-01T00:00:00Z">
        <w:r>
          <w:delText xml:space="preserve">,</w:delText>
        </w:r>
      </w:del>
      <w:del w:id="28024" w:author="PR Preview" w:date="2026-01-01T00:00:00Z">
        <w:r>
          <w:delText xml:space="preserve"> </w:delText>
        </w:r>
      </w:del>
      <m:oMath>
        <m:sSub>
          <m:e>
            <m:limLow>
              <m:e>
                <m:r>
                  <m:t>v</m:t>
                </m:r>
              </m:e>
              <m:lim>
                <m:r>
                  <m:rPr>
                    <m:sty m:val="p"/>
                  </m:rPr>
                  <m:t>∼</m:t>
                </m:r>
              </m:lim>
            </m:limLow>
          </m:e>
          <m:sub>
            <m:r>
              <m:t>1</m:t>
            </m:r>
          </m:sub>
        </m:sSub>
        <m:r>
          <m:rPr>
            <m:sty m:val="p"/>
          </m:rPr>
          <m:t>≠</m:t>
        </m:r>
        <m:limLow>
          <m:e>
            <m:r>
              <m:t>0</m:t>
            </m:r>
          </m:e>
          <m:lim>
            <m:r>
              <m:rPr>
                <m:sty m:val="p"/>
              </m:rPr>
              <m:t>∼</m:t>
            </m:r>
          </m:lim>
        </m:limLow>
      </m:oMath>
      <w:del w:id="28025" w:author="PR Preview" w:date="2026-01-01T00:00:00Z">
        <w:r>
          <w:delText xml:space="preserve"> </w:delText>
        </w:r>
      </w:del>
      <w:del w:id="28026" w:author="PR Preview" w:date="2026-01-01T00:00:00Z">
        <w:r>
          <w:delText xml:space="preserve">is linearly independent on its own.</w:delText>
        </w:r>
      </w:del>
      <w:del w:id="28027" w:author="PR Preview" w:date="2026-01-01T00:00:00Z">
        <w:r>
          <w:delText xml:space="preserve"> </w:delText>
        </w:r>
      </w:del>
      <w:del w:id="28028" w:author="PR Preview" w:date="2026-01-01T00:00:00Z">
        <w:r>
          <w:delText xml:space="preserve">Suppose the result holds for</w:delText>
        </w:r>
      </w:del>
      <w:del w:id="28029" w:author="PR Preview" w:date="2026-01-01T00:00:00Z">
        <w:r>
          <w:delText xml:space="preserve"> </w:delText>
        </w:r>
      </w:del>
      <m:oMath>
        <m:r>
          <m:t>k</m:t>
        </m:r>
        <m:r>
          <m:rPr>
            <m:sty m:val="p"/>
          </m:rPr>
          <m:t>−</m:t>
        </m:r>
        <m:r>
          <m:t>1</m:t>
        </m:r>
      </m:oMath>
      <w:del w:id="28030" w:author="PR Preview" w:date="2026-01-01T00:00:00Z">
        <w:r>
          <w:delText xml:space="preserve"> </w:delText>
        </w:r>
      </w:del>
      <w:del w:id="28031" w:author="PR Preview" w:date="2026-01-01T00:00:00Z">
        <w:r>
          <w:delText xml:space="preserve">eigenvectors, and</w:delText>
        </w:r>
      </w:del>
      <w:del w:id="28032" w:author="PR Preview" w:date="2026-01-01T00:00:00Z">
        <w:r>
          <w:delText xml:space="preserve"> </w:delText>
        </w:r>
      </w:del>
      <m:oMath>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rPr>
            <m:sty m:val="p"/>
          </m:rPr>
          <m:t>=</m:t>
        </m:r>
        <m:limLow>
          <m:e>
            <m:r>
              <m:t>0</m:t>
            </m:r>
          </m:e>
          <m:lim>
            <m:r>
              <m:rPr>
                <m:sty m:val="p"/>
              </m:rPr>
              <m:t>∼</m:t>
            </m:r>
          </m:lim>
        </m:limLow>
      </m:oMath>
      <w:del w:id="28033" w:author="PR Preview" w:date="2026-01-01T00:00:00Z">
        <w:r>
          <w:delText xml:space="preserve">. Then</w:delText>
        </w:r>
      </w:del>
    </w:p>
    <w:p>
      <w:pPr>
        <w:pStyle w:val="BodyText"/>
      </w:pPr>
      <m:oMathPara>
        <m:oMathParaPr>
          <m:jc m:val="center"/>
        </m:oMathParaPr>
        <m:oMath>
          <m:eqArr>
            <m:e>
              <m:limLow>
                <m:e>
                  <m:r>
                    <m:t>0</m:t>
                  </m:r>
                </m:e>
                <m:lim>
                  <m:r>
                    <m:rPr>
                      <m:sty m:val="p"/>
                    </m:rPr>
                    <m:t>∼</m:t>
                  </m:r>
                </m:lim>
              </m:limLow>
              <m:r>
                <m:t>&amp;</m:t>
              </m:r>
              <m:r>
                <m:rPr>
                  <m:sty m:val="p"/>
                </m:rPr>
                <m:t>=</m:t>
              </m:r>
              <m:r>
                <m:rPr>
                  <m:sty m:val="p"/>
                </m:rPr>
                <m:t>(</m:t>
              </m:r>
              <m:r>
                <m:rPr>
                  <m:sty m:val="bi"/>
                </m:rPr>
                <m:t>A</m:t>
              </m:r>
              <m:r>
                <m:rPr>
                  <m:sty m:val="p"/>
                </m:rPr>
                <m:t>−</m:t>
              </m:r>
              <m:sSub>
                <m:e>
                  <m:r>
                    <m:t>λ</m:t>
                  </m:r>
                </m:e>
                <m:sub>
                  <m:r>
                    <m:t>k</m:t>
                  </m:r>
                </m:sub>
              </m:sSub>
              <m:sSub>
                <m:e>
                  <m:r>
                    <m:rPr>
                      <m:sty m:val="bi"/>
                    </m:rPr>
                    <m:t>I</m:t>
                  </m:r>
                </m:e>
                <m:sub>
                  <m:r>
                    <m:t>p</m:t>
                  </m:r>
                </m:sub>
              </m:sSub>
              <m:r>
                <m:rPr>
                  <m:sty m:val="p"/>
                </m:rPr>
                <m:t>)</m:t>
              </m:r>
              <m:nary>
                <m:naryPr>
                  <m:chr m:val="∑"/>
                  <m:limLoc m:val="undOvr"/>
                  <m:subHide m:val="off"/>
                  <m:supHide m:val="off"/>
                </m:naryPr>
                <m:sub>
                  <m:r>
                    <m:t>i</m:t>
                  </m:r>
                  <m:r>
                    <m:rPr>
                      <m:sty m:val="p"/>
                    </m:rPr>
                    <m:t>=</m:t>
                  </m:r>
                  <m:r>
                    <m:t>1</m:t>
                  </m:r>
                </m:sub>
                <m:sup>
                  <m:r>
                    <m:t>k</m:t>
                  </m:r>
                </m:sup>
                <m:e>
                  <m:sSub>
                    <m:e>
                      <m:r>
                        <m:t>c</m:t>
                      </m:r>
                    </m:e>
                    <m:sub>
                      <m:r>
                        <m:t>i</m:t>
                      </m:r>
                    </m:sub>
                  </m:sSub>
                </m:e>
              </m:nary>
              <m:sSub>
                <m:e>
                  <m:limLow>
                    <m:e>
                      <m:r>
                        <m:t>v</m:t>
                      </m:r>
                    </m:e>
                    <m:lim>
                      <m:r>
                        <m:rPr>
                          <m:sty m:val="p"/>
                        </m:rPr>
                        <m:t>∼</m:t>
                      </m:r>
                    </m:lim>
                  </m:limLow>
                </m:e>
                <m:sub>
                  <m:r>
                    <m:t>i</m:t>
                  </m:r>
                </m:sub>
              </m:sSub>
              <m:r>
                <m:t>&amp;</m:t>
              </m:r>
              <m:r>
                <m:t>&amp;</m:t>
              </m:r>
              <m:r>
                <m:rPr>
                  <m:nor/>
                  <m:sty m:val="p"/>
                </m:rPr>
                <m:t>(multiply the supposed equation by </m:t>
              </m:r>
              <m:r>
                <m:rPr>
                  <m:sty m:val="bi"/>
                </m:rPr>
                <m:t>A</m:t>
              </m:r>
              <m:r>
                <m:rPr>
                  <m:sty m:val="p"/>
                </m:rPr>
                <m:t>−</m:t>
              </m:r>
              <m:sSub>
                <m:e>
                  <m:r>
                    <m:t>λ</m:t>
                  </m:r>
                </m:e>
                <m:sub>
                  <m:r>
                    <m:t>k</m:t>
                  </m:r>
                </m:sub>
              </m:sSub>
              <m:sSub>
                <m:e>
                  <m:r>
                    <m:rPr>
                      <m:sty m:val="bi"/>
                    </m:rPr>
                    <m:t>I</m:t>
                  </m:r>
                </m:e>
                <m:sub>
                  <m:r>
                    <m:t>p</m:t>
                  </m:r>
                </m:sub>
              </m:sSub>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r>
                <m:rPr>
                  <m:sty m:val="bi"/>
                </m:rPr>
                <m:t>A</m:t>
              </m:r>
              <m:r>
                <m:rPr>
                  <m:sty m:val="p"/>
                </m:rPr>
                <m:t>−</m:t>
              </m:r>
              <m:sSub>
                <m:e>
                  <m:r>
                    <m:t>λ</m:t>
                  </m:r>
                </m:e>
                <m:sub>
                  <m:r>
                    <m:t>k</m:t>
                  </m:r>
                </m:sub>
              </m:sSub>
              <m:sSub>
                <m:e>
                  <m:r>
                    <m:rPr>
                      <m:sty m:val="bi"/>
                    </m:rPr>
                    <m:t>I</m:t>
                  </m:r>
                </m:e>
                <m:sub>
                  <m:r>
                    <m:t>p</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24</m:t>
              </m:r>
              <m:r>
                <m:rPr>
                  <m:nor/>
                  <m:sty m:val="p"/>
                </m:rPr>
                <m:t>)</m:t>
              </m:r>
            </m:e>
            <m:e>
              <m:r>
                <m:t>&amp;</m:t>
              </m:r>
              <m:r>
                <m:rPr>
                  <m:sty m:val="p"/>
                </m:rPr>
                <m:t>=</m:t>
              </m:r>
              <m:nary>
                <m:naryPr>
                  <m:chr m:val="∑"/>
                  <m:limLoc m:val="undOvr"/>
                  <m:subHide m:val="off"/>
                  <m:supHide m:val="off"/>
                </m:naryPr>
                <m:sub>
                  <m:r>
                    <m:t>i</m:t>
                  </m:r>
                  <m:r>
                    <m:rPr>
                      <m:sty m:val="p"/>
                    </m:rPr>
                    <m:t>=</m:t>
                  </m:r>
                  <m:r>
                    <m:t>1</m:t>
                  </m:r>
                </m:sub>
                <m:sup>
                  <m:r>
                    <m:t>k</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t>&amp;</m:t>
              </m:r>
              <m:r>
                <m:t>&amp;</m:t>
              </m:r>
              <m:r>
                <m:rPr>
                  <m:nor/>
                  <m:sty m:val="p"/>
                </m:rPr>
                <m:t>(</m:t>
              </m:r>
              <m:r>
                <m:rPr>
                  <m:nor/>
                  <m:sty m:val="p"/>
                </m:rPr>
                <m:t>Theorem 109</m:t>
              </m:r>
              <m:r>
                <m:rPr>
                  <m:nor/>
                  <m:sty m:val="p"/>
                </m:rPr>
                <m:t>, part 1, with </m:t>
              </m:r>
              <m:r>
                <m:t>s</m:t>
              </m:r>
              <m:r>
                <m:rPr>
                  <m:sty m:val="p"/>
                </m:rPr>
                <m:t>=</m:t>
              </m:r>
              <m:r>
                <m:rPr>
                  <m:sty m:val="p"/>
                </m:rPr>
                <m:t>−</m:t>
              </m:r>
              <m:sSub>
                <m:e>
                  <m:r>
                    <m:t>λ</m:t>
                  </m:r>
                </m:e>
                <m:sub>
                  <m:r>
                    <m:t>k</m:t>
                  </m:r>
                </m:sub>
              </m:sSub>
              <m:r>
                <m:rPr>
                  <m:nor/>
                  <m:sty m:val="p"/>
                </m:rPr>
                <m:t>)</m:t>
              </m:r>
            </m:e>
            <m:e>
              <m:r>
                <m:t>&amp;</m:t>
              </m:r>
              <m:r>
                <m:rPr>
                  <m:sty m:val="p"/>
                </m:rPr>
                <m:t>=</m:t>
              </m:r>
              <m:nary>
                <m:naryPr>
                  <m:chr m:val="∑"/>
                  <m:limLoc m:val="undOvr"/>
                  <m:subHide m:val="off"/>
                  <m:supHide m:val="off"/>
                </m:naryPr>
                <m:sub>
                  <m:r>
                    <m:t>i</m:t>
                  </m:r>
                  <m:r>
                    <m:rPr>
                      <m:sty m:val="p"/>
                    </m:rPr>
                    <m:t>=</m:t>
                  </m:r>
                  <m:r>
                    <m:t>1</m:t>
                  </m:r>
                </m:sub>
                <m:sup>
                  <m:r>
                    <m:t>k</m:t>
                  </m:r>
                  <m:r>
                    <m:rPr>
                      <m:sty m:val="p"/>
                    </m:rPr>
                    <m:t>−</m:t>
                  </m:r>
                  <m:r>
                    <m:t>1</m:t>
                  </m:r>
                </m:sup>
                <m:e>
                  <m:sSub>
                    <m:e>
                      <m:r>
                        <m:t>c</m:t>
                      </m:r>
                    </m:e>
                    <m:sub>
                      <m:r>
                        <m:t>i</m:t>
                      </m:r>
                    </m:sub>
                  </m:sSub>
                </m:e>
              </m:nary>
              <m:r>
                <m:t> </m:t>
              </m:r>
              <m:r>
                <m:rPr>
                  <m:sty m:val="p"/>
                </m:rPr>
                <m:t>(</m:t>
              </m:r>
              <m:sSub>
                <m:e>
                  <m:r>
                    <m:t>λ</m:t>
                  </m:r>
                </m:e>
                <m:sub>
                  <m:r>
                    <m:t>i</m:t>
                  </m:r>
                </m:sub>
              </m:sSub>
              <m:r>
                <m:rPr>
                  <m:sty m:val="p"/>
                </m:rPr>
                <m:t>−</m:t>
              </m:r>
              <m:sSub>
                <m:e>
                  <m:r>
                    <m:t>λ</m:t>
                  </m:r>
                </m:e>
                <m:sub>
                  <m:r>
                    <m:t>k</m:t>
                  </m:r>
                </m:sub>
              </m:sSub>
              <m:r>
                <m:rPr>
                  <m:sty m:val="p"/>
                </m:rPr>
                <m:t>)</m:t>
              </m:r>
              <m:r>
                <m:t> </m:t>
              </m:r>
              <m:sSub>
                <m:e>
                  <m:limLow>
                    <m:e>
                      <m:r>
                        <m:t>v</m:t>
                      </m:r>
                    </m:e>
                    <m:lim>
                      <m:r>
                        <m:rPr>
                          <m:sty m:val="p"/>
                        </m:rPr>
                        <m:t>∼</m:t>
                      </m:r>
                    </m:lim>
                  </m:limLow>
                </m:e>
                <m:sub>
                  <m:r>
                    <m:t>i</m:t>
                  </m:r>
                </m:sub>
              </m:sSub>
              <m:r>
                <m:rPr>
                  <m:sty m:val="p"/>
                </m:rPr>
                <m:t>.</m:t>
              </m:r>
              <m:r>
                <m:t>&amp;</m:t>
              </m:r>
              <m:r>
                <m:t>&amp;</m:t>
              </m:r>
              <m:r>
                <m:rPr>
                  <m:nor/>
                  <m:sty m:val="p"/>
                </m:rPr>
                <m:t>(the </m:t>
              </m:r>
              <m:r>
                <m:t>i</m:t>
              </m:r>
              <m:r>
                <m:rPr>
                  <m:sty m:val="p"/>
                </m:rPr>
                <m:t>=</m:t>
              </m:r>
              <m:r>
                <m:t>k</m:t>
              </m:r>
              <m:r>
                <m:rPr>
                  <m:nor/>
                  <m:sty m:val="p"/>
                </m:rPr>
                <m:t> term is </m:t>
              </m:r>
              <m:limLow>
                <m:e>
                  <m:r>
                    <m:t>0</m:t>
                  </m:r>
                </m:e>
                <m:lim>
                  <m:r>
                    <m:rPr>
                      <m:sty m:val="p"/>
                    </m:rPr>
                    <m:t>∼</m:t>
                  </m:r>
                </m:lim>
              </m:limLow>
              <m:r>
                <m:rPr>
                  <m:nor/>
                  <m:sty m:val="p"/>
                </m:rPr>
                <m:t>)</m:t>
              </m:r>
            </m:e>
          </m:eqArr>
        </m:oMath>
      </m:oMathPara>
    </w:p>
    <w:p>
      <w:pPr>
        <w:pStyle w:val="FirstParagraph"/>
      </w:pPr>
      <w:del w:id="28034" w:author="PR Preview" w:date="2026-01-01T00:00:00Z">
        <w:r>
          <w:delText xml:space="preserve">By the induction hypothesis</w:delText>
        </w:r>
      </w:del>
      <w:del w:id="28035" w:author="PR Preview" w:date="2026-01-01T00:00:00Z">
        <w:r>
          <w:delText xml:space="preserve"> </w:delText>
        </w:r>
      </w:del>
      <m:oMath>
        <m:sSub>
          <m:e>
            <m:limLow>
              <m:e>
                <m:r>
                  <m:t>v</m:t>
                </m:r>
              </m:e>
              <m:lim>
                <m:r>
                  <m:rPr>
                    <m:sty m:val="p"/>
                  </m:rPr>
                  <m:t>∼</m:t>
                </m:r>
              </m:lim>
            </m:limLow>
          </m:e>
          <m:sub>
            <m:r>
              <m:t>1</m:t>
            </m:r>
          </m:sub>
        </m:sSub>
        <m:r>
          <m:rPr>
            <m:sty m:val="p"/>
          </m:rPr>
          <m:t>,</m:t>
        </m:r>
        <m:r>
          <m:rPr>
            <m:sty m:val="p"/>
          </m:rPr>
          <m:t>…</m:t>
        </m:r>
        <m:r>
          <m:rPr>
            <m:sty m:val="p"/>
          </m:rPr>
          <m:t>,</m:t>
        </m:r>
        <m:sSub>
          <m:e>
            <m:limLow>
              <m:e>
                <m:r>
                  <m:t>v</m:t>
                </m:r>
              </m:e>
              <m:lim>
                <m:r>
                  <m:rPr>
                    <m:sty m:val="p"/>
                  </m:rPr>
                  <m:t>∼</m:t>
                </m:r>
              </m:lim>
            </m:limLow>
          </m:e>
          <m:sub>
            <m:r>
              <m:t>k</m:t>
            </m:r>
            <m:r>
              <m:rPr>
                <m:sty m:val="p"/>
              </m:rPr>
              <m:t>−</m:t>
            </m:r>
            <m:r>
              <m:t>1</m:t>
            </m:r>
          </m:sub>
        </m:sSub>
      </m:oMath>
      <w:del w:id="28036" w:author="PR Preview" w:date="2026-01-01T00:00:00Z">
        <w:r>
          <w:delText xml:space="preserve"> </w:delText>
        </w:r>
      </w:del>
      <w:del w:id="28037" w:author="PR Preview" w:date="2026-01-01T00:00:00Z">
        <w:r>
          <w:delText xml:space="preserve">are linearly independent,</w:delText>
        </w:r>
      </w:del>
      <w:del w:id="28038" w:author="PR Preview" w:date="2026-01-01T00:00:00Z">
        <w:r>
          <w:delText xml:space="preserve"> </w:delText>
        </w:r>
      </w:del>
      <w:del w:id="28039" w:author="PR Preview" w:date="2026-01-01T00:00:00Z">
        <w:r>
          <w:delText xml:space="preserve">so every</w:delText>
        </w:r>
      </w:del>
      <w:del w:id="28040" w:author="PR Preview" w:date="2026-01-01T00:00:00Z">
        <w:r>
          <w:delText xml:space="preserve"> </w:delText>
        </w:r>
      </w:del>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del w:id="28041" w:author="PR Preview" w:date="2026-01-01T00:00:00Z">
        <w:r>
          <w:delText xml:space="preserve"> </w:delText>
        </w:r>
      </w:del>
      <w:del w:id="28042" w:author="PR Preview" w:date="2026-01-01T00:00:00Z">
        <w:r>
          <w:delText xml:space="preserve">for</w:delText>
        </w:r>
      </w:del>
      <w:del w:id="28043" w:author="PR Preview" w:date="2026-01-01T00:00:00Z">
        <w:r>
          <w:delText xml:space="preserve"> </w:delText>
        </w:r>
      </w:del>
      <m:oMath>
        <m:r>
          <m:t>i</m:t>
        </m:r>
        <m:r>
          <m:rPr>
            <m:sty m:val="p"/>
          </m:rPr>
          <m:t>&lt;</m:t>
        </m:r>
        <m:r>
          <m:t>k</m:t>
        </m:r>
      </m:oMath>
      <w:del w:id="28044" w:author="PR Preview" w:date="2026-01-01T00:00:00Z">
        <w:r>
          <w:delText xml:space="preserve">,</w:delText>
        </w:r>
      </w:del>
      <w:del w:id="28045" w:author="PR Preview" w:date="2026-01-01T00:00:00Z">
        <w:r>
          <w:delText xml:space="preserve"> </w:delText>
        </w:r>
      </w:del>
      <w:del w:id="28046" w:author="PR Preview" w:date="2026-01-01T00:00:00Z">
        <w:r>
          <w:delText xml:space="preserve">and since</w:delText>
        </w:r>
      </w:del>
      <w:del w:id="28047" w:author="PR Preview" w:date="2026-01-01T00:00:00Z">
        <w:r>
          <w:delText xml:space="preserve"> </w:delText>
        </w:r>
      </w:del>
      <m:oMath>
        <m:sSub>
          <m:e>
            <m:r>
              <m:t>λ</m:t>
            </m:r>
          </m:e>
          <m:sub>
            <m:r>
              <m:t>i</m:t>
            </m:r>
          </m:sub>
        </m:sSub>
        <m:r>
          <m:rPr>
            <m:sty m:val="p"/>
          </m:rPr>
          <m:t>≠</m:t>
        </m:r>
        <m:sSub>
          <m:e>
            <m:r>
              <m:t>λ</m:t>
            </m:r>
          </m:e>
          <m:sub>
            <m:r>
              <m:t>k</m:t>
            </m:r>
          </m:sub>
        </m:sSub>
      </m:oMath>
      <w:del w:id="28048" w:author="PR Preview" w:date="2026-01-01T00:00:00Z">
        <w:r>
          <w:delText xml:space="preserve">, every</w:delText>
        </w:r>
      </w:del>
      <w:del w:id="28049" w:author="PR Preview" w:date="2026-01-01T00:00:00Z">
        <w:r>
          <w:delText xml:space="preserve"> </w:delText>
        </w:r>
      </w:del>
      <m:oMath>
        <m:sSub>
          <m:e>
            <m:r>
              <m:t>c</m:t>
            </m:r>
          </m:e>
          <m:sub>
            <m:r>
              <m:t>i</m:t>
            </m:r>
          </m:sub>
        </m:sSub>
        <m:r>
          <m:rPr>
            <m:sty m:val="p"/>
          </m:rPr>
          <m:t>=</m:t>
        </m:r>
        <m:r>
          <m:t>0</m:t>
        </m:r>
      </m:oMath>
      <w:del w:id="28050" w:author="PR Preview" w:date="2026-01-01T00:00:00Z">
        <w:r>
          <w:delText xml:space="preserve"> </w:delText>
        </w:r>
      </w:del>
      <w:del w:id="28051" w:author="PR Preview" w:date="2026-01-01T00:00:00Z">
        <w:r>
          <w:delText xml:space="preserve">for</w:delText>
        </w:r>
      </w:del>
      <w:del w:id="28052" w:author="PR Preview" w:date="2026-01-01T00:00:00Z">
        <w:r>
          <w:delText xml:space="preserve"> </w:delText>
        </w:r>
      </w:del>
      <m:oMath>
        <m:r>
          <m:t>i</m:t>
        </m:r>
        <m:r>
          <m:rPr>
            <m:sty m:val="p"/>
          </m:rPr>
          <m:t>&lt;</m:t>
        </m:r>
        <m:r>
          <m:t>k</m:t>
        </m:r>
      </m:oMath>
      <w:del w:id="28053" w:author="PR Preview" w:date="2026-01-01T00:00:00Z">
        <w:r>
          <w:delText xml:space="preserve">.</w:delText>
        </w:r>
      </w:del>
      <w:del w:id="28054" w:author="PR Preview" w:date="2026-01-01T00:00:00Z">
        <w:r>
          <w:delText xml:space="preserve"> </w:delText>
        </w:r>
      </w:del>
      <w:del w:id="28055" w:author="PR Preview" w:date="2026-01-01T00:00:00Z">
        <w:r>
          <w:delText xml:space="preserve">The supposed equation then reads</w:delText>
        </w:r>
      </w:del>
      <w:del w:id="28056" w:author="PR Preview" w:date="2026-01-01T00:00:00Z">
        <w:r>
          <w:delText xml:space="preserve"> </w:delText>
        </w:r>
      </w:del>
      <m:oMath>
        <m:sSub>
          <m:e>
            <m:r>
              <m:t>c</m:t>
            </m:r>
          </m:e>
          <m:sub>
            <m:r>
              <m:t>k</m:t>
            </m:r>
          </m:sub>
        </m:sSub>
        <m:sSub>
          <m:e>
            <m:limLow>
              <m:e>
                <m:r>
                  <m:t>v</m:t>
                </m:r>
              </m:e>
              <m:lim>
                <m:r>
                  <m:rPr>
                    <m:sty m:val="p"/>
                  </m:rPr>
                  <m:t>∼</m:t>
                </m:r>
              </m:lim>
            </m:limLow>
          </m:e>
          <m:sub>
            <m:r>
              <m:t>k</m:t>
            </m:r>
          </m:sub>
        </m:sSub>
        <m:r>
          <m:rPr>
            <m:sty m:val="p"/>
          </m:rPr>
          <m:t>=</m:t>
        </m:r>
        <m:limLow>
          <m:e>
            <m:r>
              <m:t>0</m:t>
            </m:r>
          </m:e>
          <m:lim>
            <m:r>
              <m:rPr>
                <m:sty m:val="p"/>
              </m:rPr>
              <m:t>∼</m:t>
            </m:r>
          </m:lim>
        </m:limLow>
      </m:oMath>
      <w:del w:id="28057" w:author="PR Preview" w:date="2026-01-01T00:00:00Z">
        <w:r>
          <w:delText xml:space="preserve"> </w:delText>
        </w:r>
      </w:del>
      <w:del w:id="28058" w:author="PR Preview" w:date="2026-01-01T00:00:00Z">
        <w:r>
          <w:delText xml:space="preserve">with</w:delText>
        </w:r>
      </w:del>
      <w:del w:id="28059" w:author="PR Preview" w:date="2026-01-01T00:00:00Z">
        <w:r>
          <w:delText xml:space="preserve"> </w:delText>
        </w:r>
      </w:del>
      <m:oMath>
        <m:sSub>
          <m:e>
            <m:limLow>
              <m:e>
                <m:r>
                  <m:t>v</m:t>
                </m:r>
              </m:e>
              <m:lim>
                <m:r>
                  <m:rPr>
                    <m:sty m:val="p"/>
                  </m:rPr>
                  <m:t>∼</m:t>
                </m:r>
              </m:lim>
            </m:limLow>
          </m:e>
          <m:sub>
            <m:r>
              <m:t>k</m:t>
            </m:r>
          </m:sub>
        </m:sSub>
        <m:r>
          <m:rPr>
            <m:sty m:val="p"/>
          </m:rPr>
          <m:t>≠</m:t>
        </m:r>
        <m:limLow>
          <m:e>
            <m:r>
              <m:t>0</m:t>
            </m:r>
          </m:e>
          <m:lim>
            <m:r>
              <m:rPr>
                <m:sty m:val="p"/>
              </m:rPr>
              <m:t>∼</m:t>
            </m:r>
          </m:lim>
        </m:limLow>
      </m:oMath>
      <w:del w:id="28060" w:author="PR Preview" w:date="2026-01-01T00:00:00Z">
        <w:r>
          <w:delText xml:space="preserve">,</w:delText>
        </w:r>
      </w:del>
      <w:del w:id="28061" w:author="PR Preview" w:date="2026-01-01T00:00:00Z">
        <w:r>
          <w:delText xml:space="preserve"> </w:delText>
        </w:r>
      </w:del>
      <w:del w:id="28062" w:author="PR Preview" w:date="2026-01-01T00:00:00Z">
        <w:r>
          <w:delText xml:space="preserve">so</w:delText>
        </w:r>
      </w:del>
      <w:del w:id="28063" w:author="PR Preview" w:date="2026-01-01T00:00:00Z">
        <w:r>
          <w:delText xml:space="preserve"> </w:delText>
        </w:r>
      </w:del>
      <m:oMath>
        <m:sSub>
          <m:e>
            <m:r>
              <m:t>c</m:t>
            </m:r>
          </m:e>
          <m:sub>
            <m:r>
              <m:t>k</m:t>
            </m:r>
          </m:sub>
        </m:sSub>
        <m:r>
          <m:rPr>
            <m:sty m:val="p"/>
          </m:rPr>
          <m:t>=</m:t>
        </m:r>
        <m:r>
          <m:t>0</m:t>
        </m:r>
      </m:oMath>
      <w:del w:id="28064" w:author="PR Preview" w:date="2026-01-01T00:00:00Z">
        <w:r>
          <w:delText xml:space="preserve"> </w:delText>
        </w:r>
      </w:del>
      <w:del w:id="28065" w:author="PR Preview" w:date="2026-01-01T00:00:00Z">
        <w:r>
          <w:delText xml:space="preserve">too.</w:delText>
        </w:r>
      </w:del>
    </w:p>
    <w:p>
      <w:pPr>
        <w:pStyle w:val="BodyText"/>
      </w:pPr>
      <w:del w:id="28066" w:author="PR Preview" w:date="2026-01-01T00:00:00Z">
        <w:r>
          <w:rPr>
            <w:b/>
            <w:bCs/>
          </w:rPr>
          <w:delText xml:space="preserve">Example 201 (Independent eigenvectors)</w:delText>
        </w:r>
      </w:del>
      <w:del w:id="28067" w:author="PR Preview" w:date="2026-01-01T00:00:00Z">
        <w:r>
          <w:delText xml:space="preserve"> </w:delText>
        </w:r>
      </w:del>
      <w:del w:id="28068" w:author="PR Preview" w:date="2026-01-01T00:00:00Z">
        <w:r>
          <w:delText xml:space="preserve">The eigenvectors</w:delText>
        </w:r>
      </w:del>
      <w:del w:id="28069" w:author="PR Preview" w:date="2026-01-01T00:00:00Z">
        <w:r>
          <w:delText xml:space="preserve"> </w:delText>
        </w:r>
      </w:del>
      <m:oMath>
        <m:r>
          <m:rPr>
            <m:sty m:val="p"/>
          </m:rPr>
          <m:t>(</m:t>
        </m:r>
        <m:r>
          <m:t>1</m:t>
        </m:r>
        <m:r>
          <m:rPr>
            <m:sty m:val="p"/>
          </m:rPr>
          <m:t>,</m:t>
        </m:r>
        <m:r>
          <m:t>1</m:t>
        </m:r>
        <m:r>
          <m:rPr>
            <m:sty m:val="p"/>
          </m:rPr>
          <m:t>)</m:t>
        </m:r>
      </m:oMath>
      <w:del w:id="28070" w:author="PR Preview" w:date="2026-01-01T00:00:00Z">
        <w:r>
          <w:delText xml:space="preserve"> </w:delText>
        </w:r>
      </w:del>
      <w:del w:id="28071" w:author="PR Preview" w:date="2026-01-01T00:00:00Z">
        <w:r>
          <w:delText xml:space="preserve">for</w:delText>
        </w:r>
      </w:del>
      <w:del w:id="28072" w:author="PR Preview" w:date="2026-01-01T00:00:00Z">
        <w:r>
          <w:delText xml:space="preserve"> </w:delText>
        </w:r>
      </w:del>
      <m:oMath>
        <m:r>
          <m:t>3</m:t>
        </m:r>
      </m:oMath>
      <w:del w:id="28073" w:author="PR Preview" w:date="2026-01-01T00:00:00Z">
        <w:r>
          <w:delText xml:space="preserve"> </w:delText>
        </w:r>
      </w:del>
      <w:del w:id="28074" w:author="PR Preview" w:date="2026-01-01T00:00:00Z">
        <w:r>
          <w:delText xml:space="preserve">and</w:delText>
        </w:r>
      </w:del>
      <w:del w:id="28075" w:author="PR Preview" w:date="2026-01-01T00:00:00Z">
        <w:r>
          <w:delText xml:space="preserve"> </w:delText>
        </w:r>
      </w:del>
      <m:oMath>
        <m:r>
          <m:rPr>
            <m:sty m:val="p"/>
          </m:rPr>
          <m:t>(</m:t>
        </m:r>
        <m:r>
          <m:t>1</m:t>
        </m:r>
        <m:r>
          <m:rPr>
            <m:sty m:val="p"/>
          </m:rPr>
          <m:t>,</m:t>
        </m:r>
        <m:r>
          <m:rPr>
            <m:sty m:val="p"/>
          </m:rPr>
          <m:t>−</m:t>
        </m:r>
        <m:r>
          <m:t>1</m:t>
        </m:r>
        <m:r>
          <m:rPr>
            <m:sty m:val="p"/>
          </m:rPr>
          <m:t>)</m:t>
        </m:r>
      </m:oMath>
      <w:del w:id="28076" w:author="PR Preview" w:date="2026-01-01T00:00:00Z">
        <w:r>
          <w:delText xml:space="preserve"> </w:delText>
        </w:r>
      </w:del>
      <w:del w:id="28077" w:author="PR Preview" w:date="2026-01-01T00:00:00Z">
        <w:r>
          <w:delText xml:space="preserve">for</w:delText>
        </w:r>
      </w:del>
      <w:del w:id="28078" w:author="PR Preview" w:date="2026-01-01T00:00:00Z">
        <w:r>
          <w:delText xml:space="preserve"> </w:delText>
        </w:r>
      </w:del>
      <m:oMath>
        <m:r>
          <m:t>1</m:t>
        </m:r>
      </m:oMath>
      <w:del w:id="28079" w:author="PR Preview" w:date="2026-01-01T00:00:00Z">
        <w:r>
          <w:delText xml:space="preserve"> </w:delText>
        </w:r>
      </w:del>
      <w:del w:id="28080" w:author="PR Preview" w:date="2026-01-01T00:00:00Z">
        <w:r>
          <w:delText xml:space="preserve">of</w:delText>
        </w:r>
      </w:del>
      <w:del w:id="28081" w:author="PR Preview" w:date="2026-01-01T00:00:00Z">
        <w:r>
          <w:delText xml:space="preserve"> </w:delText>
        </w:r>
      </w:del>
      <w:hyperlink w:anchor="exm-eigenvalue">
        <w:del w:id="28082" w:author="PR Preview" w:date="2026-01-01T00:00:00Z">
          <w:r>
            <w:rPr>
              <w:rStyle w:val="Hyperlink"/>
            </w:rPr>
            <w:delText xml:space="preserve">Example 144</w:delText>
          </w:r>
        </w:del>
      </w:hyperlink>
      <w:del w:id="28083" w:author="PR Preview" w:date="2026-01-01T00:00:00Z">
        <w:r>
          <w:delText xml:space="preserve"> </w:delText>
        </w:r>
      </w:del>
      <w:del w:id="28084" w:author="PR Preview" w:date="2026-01-01T00:00:00Z">
        <w:r>
          <w:delText xml:space="preserve">are linearly independent, as</w:delText>
        </w:r>
      </w:del>
      <w:del w:id="28085" w:author="PR Preview" w:date="2026-01-01T00:00:00Z">
        <w:r>
          <w:delText xml:space="preserve"> </w:delText>
        </w:r>
      </w:del>
      <w:hyperlink w:anchor="thm-eigenvectors-independent">
        <w:del w:id="28086" w:author="PR Preview" w:date="2026-01-01T00:00:00Z">
          <w:r>
            <w:rPr>
              <w:rStyle w:val="Hyperlink"/>
            </w:rPr>
            <w:delText xml:space="preserve">Theorem 113</w:delText>
          </w:r>
        </w:del>
      </w:hyperlink>
      <w:del w:id="28087" w:author="PR Preview" w:date="2026-01-01T00:00:00Z">
        <w:r>
          <w:delText xml:space="preserve"> </w:delText>
        </w:r>
      </w:del>
      <w:del w:id="28088" w:author="PR Preview" w:date="2026-01-01T00:00:00Z">
        <w:r>
          <w:delText xml:space="preserve">says they must be:</w:delText>
        </w:r>
      </w:del>
      <w:del w:id="28089" w:author="PR Preview" w:date="2026-01-01T00:00:00Z">
        <w:r>
          <w:delText xml:space="preserve"> </w:delText>
        </w:r>
      </w:del>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del w:id="28090" w:author="PR Preview" w:date="2026-01-01T00:00:00Z">
        <w:r>
          <w:delText xml:space="preserve"> </w:delText>
        </w:r>
      </w:del>
      <w:del w:id="28091" w:author="PR Preview" w:date="2026-01-01T00:00:00Z">
        <w:r>
          <w:delText xml:space="preserve">is</w:delText>
        </w:r>
      </w:del>
      <w:del w:id="28092" w:author="PR Preview" w:date="2026-01-01T00:00:00Z">
        <w:r>
          <w:delText xml:space="preserve"> </w:delText>
        </w:r>
      </w:del>
      <m:oMath>
        <m:limLow>
          <m:e>
            <m:r>
              <m:t>0</m:t>
            </m:r>
          </m:e>
          <m:lim>
            <m:r>
              <m:rPr>
                <m:sty m:val="p"/>
              </m:rPr>
              <m:t>∼</m:t>
            </m:r>
          </m:lim>
        </m:limLow>
      </m:oMath>
      <w:del w:id="28093" w:author="PR Preview" w:date="2026-01-01T00:00:00Z">
        <w:r>
          <w:delText xml:space="preserve"> </w:delText>
        </w:r>
      </w:del>
      <w:del w:id="28094" w:author="PR Preview" w:date="2026-01-01T00:00:00Z">
        <w:r>
          <w:delText xml:space="preserve">only if</w:delText>
        </w:r>
      </w:del>
    </w:p>
    <w:p>
      <w:pPr>
        <w:pStyle w:val="BodyText"/>
      </w:pPr>
      <w:ins w:id="28095" w:author="PR Preview" w:date="2026-01-01T00:00:00Z">
        <w:r>
          <w:rPr>
            <w:b/>
            <w:bCs/>
          </w:rPr>
          <w:t xml:space="preserve">Theorem 113 (Eigenvectors for distinct eigenvalues are linearly independent)</w:t>
        </w:r>
      </w:ins>
      <w:ins w:id="28096" w:author="PR Preview" w:date="2026-01-01T00:00:00Z">
        <w:r>
          <w:t xml:space="preserve"> </w:t>
        </w:r>
      </w:ins>
      <w:ins w:id="28097" w:author="PR Preview" w:date="2026-01-01T00:00:00Z">
        <w:r>
          <w:t xml:space="preserve">If</w:t>
        </w:r>
      </w:ins>
      <w:ins w:id="28098" w:author="PR Preview" w:date="2026-01-01T00:00:00Z">
        <w:r>
          <w:t xml:space="preserve"> </w:t>
        </w:r>
      </w:ins>
      <w:ins w:id="28099" w:author="PR Preview" w:date="2026-01-01T00:00:00Z">
        <w:r>
          <w:t xml:space="preserve">$\mathord{\smash[b]{\underset{\raise.3ex\hbox{$\scriptstyle\sim$}}{v}}\vphantom{v}}_1, \ldots, \mathord{\smash[b]{\underset{\raise.3ex\hbox{$\scriptstyle\sim$}}{v}}\vphantom{v}}_k$</w:t>
        </w:r>
      </w:ins>
      <w:ins w:id="28100" w:author="PR Preview" w:date="2026-01-01T00:00:00Z">
        <w:r>
          <w:t xml:space="preserve"> </w:t>
        </w:r>
      </w:ins>
      <w:ins w:id="28101" w:author="PR Preview" w:date="2026-01-01T00:00:00Z">
        <w:r>
          <w:t xml:space="preserve">are eigenvectors of a</w:t>
        </w:r>
      </w:ins>
      <w:ins w:id="28102" w:author="PR Preview" w:date="2026-01-01T00:00:00Z">
        <w:r>
          <w:t xml:space="preserve"> </w:t>
        </w:r>
      </w:ins>
      <m:oMath>
        <m:r>
          <m:t>p</m:t>
        </m:r>
        <m:r>
          <m:rPr>
            <m:sty m:val="p"/>
          </m:rPr>
          <m:t>×</m:t>
        </m:r>
        <m:r>
          <m:t>p</m:t>
        </m:r>
      </m:oMath>
      <w:ins w:id="28103" w:author="PR Preview" w:date="2026-01-01T00:00:00Z">
        <w:r>
          <w:t xml:space="preserve"> </w:t>
        </w:r>
      </w:ins>
      <w:ins w:id="28104" w:author="PR Preview" w:date="2026-01-01T00:00:00Z">
        <w:r>
          <w:t xml:space="preserve">matrix</w:t>
        </w:r>
      </w:ins>
      <w:ins w:id="28105" w:author="PR Preview" w:date="2026-01-01T00:00:00Z">
        <w:r>
          <w:t xml:space="preserve"> </w:t>
        </w:r>
      </w:ins>
      <m:oMath>
        <m:r>
          <m:rPr>
            <m:sty m:val="bi"/>
          </m:rPr>
          <m:t>A</m:t>
        </m:r>
      </m:oMath>
      <w:ins w:id="28106" w:author="PR Preview" w:date="2026-01-01T00:00:00Z">
        <w:r>
          <w:t xml:space="preserve"> </w:t>
        </w:r>
      </w:ins>
      <w:ins w:id="28107" w:author="PR Preview" w:date="2026-01-01T00:00:00Z">
        <w:r>
          <w:t xml:space="preserve">for eigenvalues</w:t>
        </w:r>
      </w:ins>
      <w:ins w:id="28108" w:author="PR Preview" w:date="2026-01-01T00:00:00Z">
        <w:r>
          <w:t xml:space="preserve"> </w:t>
        </w:r>
      </w:ins>
      <m:oMath>
        <m:sSub>
          <m:e>
            <m:r>
              <m:t>λ</m:t>
            </m:r>
          </m:e>
          <m:sub>
            <m:r>
              <m:t>1</m:t>
            </m:r>
          </m:sub>
        </m:sSub>
        <m:r>
          <m:rPr>
            <m:sty m:val="p"/>
          </m:rPr>
          <m:t>,</m:t>
        </m:r>
        <m:r>
          <m:rPr>
            <m:sty m:val="p"/>
          </m:rPr>
          <m:t>…</m:t>
        </m:r>
        <m:r>
          <m:rPr>
            <m:sty m:val="p"/>
          </m:rPr>
          <m:t>,</m:t>
        </m:r>
        <m:sSub>
          <m:e>
            <m:r>
              <m:t>λ</m:t>
            </m:r>
          </m:e>
          <m:sub>
            <m:r>
              <m:t>k</m:t>
            </m:r>
          </m:sub>
        </m:sSub>
      </m:oMath>
      <w:ins w:id="28109" w:author="PR Preview" w:date="2026-01-01T00:00:00Z">
        <w:r>
          <w:t xml:space="preserve"> </w:t>
        </w:r>
      </w:ins>
      <w:ins w:id="28110" w:author="PR Preview" w:date="2026-01-01T00:00:00Z">
        <w:r>
          <w:t xml:space="preserve">that are all different,</w:t>
        </w:r>
      </w:ins>
      <w:ins w:id="28111" w:author="PR Preview" w:date="2026-01-01T00:00:00Z">
        <w:r>
          <w:t xml:space="preserve"> </w:t>
        </w:r>
      </w:ins>
      <w:ins w:id="28112" w:author="PR Preview" w:date="2026-01-01T00:00:00Z">
        <w:r>
          <w:t xml:space="preserve">then</w:t>
        </w:r>
      </w:ins>
      <w:ins w:id="28113" w:author="PR Preview" w:date="2026-01-01T00:00:00Z">
        <w:r>
          <w:t xml:space="preserve"> </w:t>
        </w:r>
      </w:ins>
      <w:ins w:id="28114" w:author="PR Preview" w:date="2026-01-01T00:00:00Z">
        <w:r>
          <w:t xml:space="preserve">$\mathord{\smash[b]{\underset{\raise.3ex\hbox{$\scriptstyle\sim$}}{v}}\vphantom{v}}_1, \ldots, \mathord{\smash[b]{\underset{\raise.3ex\hbox{$\scriptstyle\sim$}}{v}}\vphantom{v}}_k$</w:t>
        </w:r>
      </w:ins>
      <w:ins w:id="28115" w:author="PR Preview" w:date="2026-01-01T00:00:00Z">
        <w:r>
          <w:t xml:space="preserve"> </w:t>
        </w:r>
      </w:ins>
      <w:ins w:id="28116" w:author="PR Preview" w:date="2026-01-01T00:00:00Z">
        <w:r>
          <w:t xml:space="preserve">are linearly independent (</w:t>
        </w:r>
      </w:ins>
      <w:hyperlink w:anchor="def-linearly-independent">
        <w:ins w:id="28117" w:author="PR Preview" w:date="2026-01-01T00:00:00Z">
          <w:r>
            <w:rPr>
              <w:rStyle w:val="Hyperlink"/>
            </w:rPr>
            <w:t xml:space="preserve">Definition 43</w:t>
          </w:r>
        </w:ins>
      </w:hyperlink>
      <w:ins w:id="28118" w:author="PR Preview" w:date="2026-01-01T00:00:00Z">
        <w:r>
          <w:t xml:space="preserve">).</w:t>
        </w:r>
      </w:ins>
    </w:p>
    <w:bookmarkEnd w:id="635"/>
    <w:p>
      <w:pPr>
        <w:pStyle w:val="BodyText"/>
      </w:pPr>
      <w:ins w:id="28119" w:author="PR Preview" w:date="2026-01-01T00:00:00Z">
        <w:r>
          <w:rPr>
            <w:i/>
            <w:iCs/>
          </w:rPr>
          <w:t xml:space="preserve">Proof</w:t>
        </w:r>
      </w:ins>
      <w:ins w:id="28120" w:author="PR Preview" w:date="2026-01-01T00:00:00Z">
        <w:r>
          <w:t xml:space="preserve">. </w:t>
        </w:r>
      </w:ins>
      <w:ins w:id="28121" w:author="PR Preview" w:date="2026-01-01T00:00:00Z">
        <w:r>
          <w:t xml:space="preserve">By</w:t>
        </w:r>
      </w:ins>
      <w:ins w:id="28122" w:author="PR Preview" w:date="2026-01-01T00:00:00Z">
        <w:r>
          <w:t xml:space="preserve"> </w:t>
        </w:r>
      </w:ins>
      <w:hyperlink r:id="rId142">
        <w:ins w:id="28123" w:author="PR Preview" w:date="2026-01-01T00:00:00Z">
          <w:r>
            <w:rPr>
              <w:rStyle w:val="Hyperlink"/>
            </w:rPr>
            <w:t xml:space="preserve">induction</w:t>
          </w:r>
        </w:ins>
      </w:hyperlink>
      <w:ins w:id="28124" w:author="PR Preview" w:date="2026-01-01T00:00:00Z">
        <w:r>
          <w:t xml:space="preserve"> </w:t>
        </w:r>
      </w:ins>
      <w:ins w:id="28125" w:author="PR Preview" w:date="2026-01-01T00:00:00Z">
        <w:r>
          <w:t xml:space="preserve">on</w:t>
        </w:r>
      </w:ins>
      <w:ins w:id="28126" w:author="PR Preview" w:date="2026-01-01T00:00:00Z">
        <w:r>
          <w:t xml:space="preserve"> </w:t>
        </w:r>
      </w:ins>
      <m:oMath>
        <m:r>
          <m:t>k</m:t>
        </m:r>
      </m:oMath>
      <w:ins w:id="28127" w:author="PR Preview" w:date="2026-01-01T00:00:00Z">
        <w:r>
          <w:t xml:space="preserve">.</w:t>
        </w:r>
      </w:ins>
      <w:ins w:id="28128" w:author="PR Preview" w:date="2026-01-01T00:00:00Z">
        <w:r>
          <w:t xml:space="preserve"> </w:t>
        </w:r>
      </w:ins>
      <w:ins w:id="28129" w:author="PR Preview" w:date="2026-01-01T00:00:00Z">
        <w:r>
          <w:t xml:space="preserve">For</w:t>
        </w:r>
      </w:ins>
      <w:ins w:id="28130" w:author="PR Preview" w:date="2026-01-01T00:00:00Z">
        <w:r>
          <w:t xml:space="preserve"> </w:t>
        </w:r>
      </w:ins>
      <m:oMath>
        <m:r>
          <m:t>k</m:t>
        </m:r>
        <m:r>
          <m:rPr>
            <m:sty m:val="p"/>
          </m:rPr>
          <m:t>=</m:t>
        </m:r>
        <m:r>
          <m:t>1</m:t>
        </m:r>
      </m:oMath>
      <w:ins w:id="28131" w:author="PR Preview" w:date="2026-01-01T00:00:00Z">
        <w:r>
          <w:t xml:space="preserve">,</w:t>
        </w:r>
      </w:ins>
      <w:ins w:id="28132" w:author="PR Preview" w:date="2026-01-01T00:00:00Z">
        <w:r>
          <w:t xml:space="preserve"> </w:t>
        </w:r>
      </w:ins>
      <w:ins w:id="28133" w:author="PR Preview" w:date="2026-01-01T00:00:00Z">
        <w:r>
          <w:t xml:space="preserve">$\mathord{\smash[b]{\underset{\raise.3ex\hbox{$\scriptstyle\sim$}}{v}}\vphantom{v}}_1 \ne \mathord{\smash[b]{\underset{\raise.3ex\hbox{$\scriptstyle\sim$}}{0}}\vphantom{0}}$</w:t>
        </w:r>
      </w:ins>
      <w:ins w:id="28134" w:author="PR Preview" w:date="2026-01-01T00:00:00Z">
        <w:r>
          <w:t xml:space="preserve"> </w:t>
        </w:r>
      </w:ins>
      <w:ins w:id="28135" w:author="PR Preview" w:date="2026-01-01T00:00:00Z">
        <w:r>
          <w:t xml:space="preserve">is linearly independent on its own.</w:t>
        </w:r>
      </w:ins>
      <w:ins w:id="28136" w:author="PR Preview" w:date="2026-01-01T00:00:00Z">
        <w:r>
          <w:t xml:space="preserve"> </w:t>
        </w:r>
      </w:ins>
      <w:ins w:id="28137" w:author="PR Preview" w:date="2026-01-01T00:00:00Z">
        <w:r>
          <w:t xml:space="preserve">Suppose the result holds for</w:t>
        </w:r>
      </w:ins>
      <w:ins w:id="28138" w:author="PR Preview" w:date="2026-01-01T00:00:00Z">
        <w:r>
          <w:t xml:space="preserve"> </w:t>
        </w:r>
      </w:ins>
      <m:oMath>
        <m:r>
          <m:t>k</m:t>
        </m:r>
        <m:r>
          <m:rPr>
            <m:sty m:val="p"/>
          </m:rPr>
          <m:t>−</m:t>
        </m:r>
        <m:r>
          <m:t>1</m:t>
        </m:r>
      </m:oMath>
      <w:ins w:id="28139" w:author="PR Preview" w:date="2026-01-01T00:00:00Z">
        <w:r>
          <w:t xml:space="preserve"> </w:t>
        </w:r>
      </w:ins>
      <w:ins w:id="28140" w:author="PR Preview" w:date="2026-01-01T00:00:00Z">
        <w:r>
          <w:t xml:space="preserve">eigenvectors, and</w:t>
        </w:r>
      </w:ins>
      <w:ins w:id="28141" w:author="PR Preview" w:date="2026-01-01T00:00:00Z">
        <w:r>
          <w:t xml:space="preserve"> </w:t>
        </w:r>
      </w:ins>
      <w:ins w:id="28142" w:author="PR Preview" w:date="2026-01-01T00:00:00Z">
        <w:r>
          <w:t xml:space="preserve">$\sum_{i=1}^{k} c_i \mathord{\smash[b]{\underset{\raise.3ex\hbox{$\scriptstyle\sim$}}{v}}\vphantom{v}}_i = \mathord{\smash[b]{\underset{\raise.3ex\hbox{$\scriptstyle\sim$}}{0}}\vphantom{0}}$</w:t>
        </w:r>
      </w:ins>
      <w:ins w:id="28143" w:author="PR Preview" w:date="2026-01-01T00:00:00Z">
        <w:r>
          <w:t xml:space="preserve">. Then</w:t>
        </w:r>
      </w:ins>
    </w:p>
    <w:p>
      <w:pPr>
        <w:pStyle w:val="BodyText"/>
      </w:pPr>
      <w:ins w:id="28144" w:author="PR Preview" w:date="2026-01-01T00:00:00Z">
        <w:r>
          <w:t xml:space="preserve">$$
    \begin{aligned}
    \mathord{\smash[b]{\underset{\raise.3ex\hbox{$\scriptstyle\sim$}}{0}}\vphantom{0}}
    &amp;= (\mathbf{A} - \lambda_k \mathbf{I}_p) \sum_{i=1}^{k} c_i \mathord{\smash[b]{\underset{\raise.3ex\hbox{$\scriptstyle\sim$}}{v}}\vphantom{v}}_i
    &amp;&amp; \text{(multiply the supposed equation by } \mathbf{A} - \lambda_k \mathbf{I}_p \text{)}
    \\
    &amp;= \sum_{i=1}^{k} c_i\,(\mathbf{A} - \lambda_k \mathbf{I}_p)\,\mathord{\smash[b]{\underset{\raise.3ex\hbox{$\scriptstyle\sim$}}{v}}\vphantom{v}}_i
    &amp;&amp; \text{(}\text{Theorem~24}\text{)}
    \\
    &amp;= \sum_{i=1}^{k} c_i\,(\lambda_i - \lambda_k)\,\mathord{\smash[b]{\underset{\raise.3ex\hbox{$\scriptstyle\sim$}}{v}}\vphantom{v}}_i
    &amp;&amp; \text{(}\text{Theorem~109}\text{, part 1, with } s = -\lambda_k \text{)}
    \\
    &amp;= \sum_{i=1}^{k-1} c_i\,(\lambda_i - \lambda_k)\,\mathord{\smash[b]{\underset{\raise.3ex\hbox{$\scriptstyle\sim$}}{v}}\vphantom{v}}_i.
    &amp;&amp; \text{(the } i = k \text{ term is } \mathord{\smash[b]{\underset{\raise.3ex\hbox{$\scriptstyle\sim$}}{0}}\vphantom{0}}\text{)}
    \end{aligned}
    $$</w:t>
        </w:r>
      </w:ins>
    </w:p>
    <w:p>
      <w:pPr>
        <w:pStyle w:val="FirstParagraph"/>
      </w:pPr>
      <w:ins w:id="28145" w:author="PR Preview" w:date="2026-01-01T00:00:00Z">
        <w:r>
          <w:t xml:space="preserve">By the induction hypothesis</w:t>
        </w:r>
      </w:ins>
      <w:ins w:id="28146" w:author="PR Preview" w:date="2026-01-01T00:00:00Z">
        <w:r>
          <w:t xml:space="preserve"> </w:t>
        </w:r>
      </w:ins>
      <w:ins w:id="28147" w:author="PR Preview" w:date="2026-01-01T00:00:00Z">
        <w:r>
          <w:t xml:space="preserve">$\mathord{\smash[b]{\underset{\raise.3ex\hbox{$\scriptstyle\sim$}}{v}}\vphantom{v}}_1, \ldots, \mathord{\smash[b]{\underset{\raise.3ex\hbox{$\scriptstyle\sim$}}{v}}\vphantom{v}}_{k-1}$</w:t>
        </w:r>
      </w:ins>
      <w:ins w:id="28148" w:author="PR Preview" w:date="2026-01-01T00:00:00Z">
        <w:r>
          <w:t xml:space="preserve"> </w:t>
        </w:r>
      </w:ins>
      <w:ins w:id="28149" w:author="PR Preview" w:date="2026-01-01T00:00:00Z">
        <w:r>
          <w:t xml:space="preserve">are linearly independent,</w:t>
        </w:r>
      </w:ins>
      <w:ins w:id="28150" w:author="PR Preview" w:date="2026-01-01T00:00:00Z">
        <w:r>
          <w:t xml:space="preserve"> </w:t>
        </w:r>
      </w:ins>
      <w:ins w:id="28151" w:author="PR Preview" w:date="2026-01-01T00:00:00Z">
        <w:r>
          <w:t xml:space="preserve">so every</w:t>
        </w:r>
      </w:ins>
      <w:ins w:id="28152" w:author="PR Preview" w:date="2026-01-01T00:00:00Z">
        <w:r>
          <w:t xml:space="preserve"> </w:t>
        </w:r>
      </w:ins>
      <m:oMath>
        <m:sSub>
          <m:e>
            <m:r>
              <m:t>c</m:t>
            </m:r>
          </m:e>
          <m:sub>
            <m:r>
              <m:t>i</m:t>
            </m:r>
          </m:sub>
        </m:sSub>
        <m:r>
          <m:t> </m:t>
        </m:r>
        <m:r>
          <m:rPr>
            <m:sty m:val="p"/>
          </m:rPr>
          <m:t>(</m:t>
        </m:r>
        <m:sSub>
          <m:e>
            <m:r>
              <m:t>λ</m:t>
            </m:r>
          </m:e>
          <m:sub>
            <m:r>
              <m:t>i</m:t>
            </m:r>
          </m:sub>
        </m:sSub>
        <m:r>
          <m:rPr>
            <m:sty m:val="p"/>
          </m:rPr>
          <m:t>−</m:t>
        </m:r>
        <m:sSub>
          <m:e>
            <m:r>
              <m:t>λ</m:t>
            </m:r>
          </m:e>
          <m:sub>
            <m:r>
              <m:t>k</m:t>
            </m:r>
          </m:sub>
        </m:sSub>
        <m:r>
          <m:rPr>
            <m:sty m:val="p"/>
          </m:rPr>
          <m:t>)</m:t>
        </m:r>
        <m:r>
          <m:rPr>
            <m:sty m:val="p"/>
          </m:rPr>
          <m:t>=</m:t>
        </m:r>
        <m:r>
          <m:t>0</m:t>
        </m:r>
      </m:oMath>
      <w:ins w:id="28153" w:author="PR Preview" w:date="2026-01-01T00:00:00Z">
        <w:r>
          <w:t xml:space="preserve"> </w:t>
        </w:r>
      </w:ins>
      <w:ins w:id="28154" w:author="PR Preview" w:date="2026-01-01T00:00:00Z">
        <w:r>
          <w:t xml:space="preserve">for</w:t>
        </w:r>
      </w:ins>
      <w:ins w:id="28155" w:author="PR Preview" w:date="2026-01-01T00:00:00Z">
        <w:r>
          <w:t xml:space="preserve"> </w:t>
        </w:r>
      </w:ins>
      <m:oMath>
        <m:r>
          <m:t>i</m:t>
        </m:r>
        <m:r>
          <m:rPr>
            <m:sty m:val="p"/>
          </m:rPr>
          <m:t>&lt;</m:t>
        </m:r>
        <m:r>
          <m:t>k</m:t>
        </m:r>
      </m:oMath>
      <w:ins w:id="28156" w:author="PR Preview" w:date="2026-01-01T00:00:00Z">
        <w:r>
          <w:t xml:space="preserve">,</w:t>
        </w:r>
      </w:ins>
      <w:ins w:id="28157" w:author="PR Preview" w:date="2026-01-01T00:00:00Z">
        <w:r>
          <w:t xml:space="preserve"> </w:t>
        </w:r>
      </w:ins>
      <w:ins w:id="28158" w:author="PR Preview" w:date="2026-01-01T00:00:00Z">
        <w:r>
          <w:t xml:space="preserve">and since</w:t>
        </w:r>
      </w:ins>
      <w:ins w:id="28159" w:author="PR Preview" w:date="2026-01-01T00:00:00Z">
        <w:r>
          <w:t xml:space="preserve"> </w:t>
        </w:r>
      </w:ins>
      <m:oMath>
        <m:sSub>
          <m:e>
            <m:r>
              <m:t>λ</m:t>
            </m:r>
          </m:e>
          <m:sub>
            <m:r>
              <m:t>i</m:t>
            </m:r>
          </m:sub>
        </m:sSub>
        <m:r>
          <m:rPr>
            <m:sty m:val="p"/>
          </m:rPr>
          <m:t>≠</m:t>
        </m:r>
        <m:sSub>
          <m:e>
            <m:r>
              <m:t>λ</m:t>
            </m:r>
          </m:e>
          <m:sub>
            <m:r>
              <m:t>k</m:t>
            </m:r>
          </m:sub>
        </m:sSub>
      </m:oMath>
      <w:ins w:id="28160" w:author="PR Preview" w:date="2026-01-01T00:00:00Z">
        <w:r>
          <w:t xml:space="preserve">, every</w:t>
        </w:r>
      </w:ins>
      <w:ins w:id="28161" w:author="PR Preview" w:date="2026-01-01T00:00:00Z">
        <w:r>
          <w:t xml:space="preserve"> </w:t>
        </w:r>
      </w:ins>
      <m:oMath>
        <m:sSub>
          <m:e>
            <m:r>
              <m:t>c</m:t>
            </m:r>
          </m:e>
          <m:sub>
            <m:r>
              <m:t>i</m:t>
            </m:r>
          </m:sub>
        </m:sSub>
        <m:r>
          <m:rPr>
            <m:sty m:val="p"/>
          </m:rPr>
          <m:t>=</m:t>
        </m:r>
        <m:r>
          <m:t>0</m:t>
        </m:r>
      </m:oMath>
      <w:ins w:id="28162" w:author="PR Preview" w:date="2026-01-01T00:00:00Z">
        <w:r>
          <w:t xml:space="preserve"> </w:t>
        </w:r>
      </w:ins>
      <w:ins w:id="28163" w:author="PR Preview" w:date="2026-01-01T00:00:00Z">
        <w:r>
          <w:t xml:space="preserve">for</w:t>
        </w:r>
      </w:ins>
      <w:ins w:id="28164" w:author="PR Preview" w:date="2026-01-01T00:00:00Z">
        <w:r>
          <w:t xml:space="preserve"> </w:t>
        </w:r>
      </w:ins>
      <m:oMath>
        <m:r>
          <m:t>i</m:t>
        </m:r>
        <m:r>
          <m:rPr>
            <m:sty m:val="p"/>
          </m:rPr>
          <m:t>&lt;</m:t>
        </m:r>
        <m:r>
          <m:t>k</m:t>
        </m:r>
      </m:oMath>
      <w:ins w:id="28165" w:author="PR Preview" w:date="2026-01-01T00:00:00Z">
        <w:r>
          <w:t xml:space="preserve">.</w:t>
        </w:r>
      </w:ins>
      <w:ins w:id="28166" w:author="PR Preview" w:date="2026-01-01T00:00:00Z">
        <w:r>
          <w:t xml:space="preserve"> </w:t>
        </w:r>
      </w:ins>
      <w:ins w:id="28167" w:author="PR Preview" w:date="2026-01-01T00:00:00Z">
        <w:r>
          <w:t xml:space="preserve">The supposed equation then reads</w:t>
        </w:r>
      </w:ins>
      <w:ins w:id="28168" w:author="PR Preview" w:date="2026-01-01T00:00:00Z">
        <w:r>
          <w:t xml:space="preserve"> </w:t>
        </w:r>
      </w:ins>
      <w:ins w:id="28169" w:author="PR Preview" w:date="2026-01-01T00:00:00Z">
        <w:r>
          <w:t xml:space="preserve">$c_k \mathord{\smash[b]{\underset{\raise.3ex\hbox{$\scriptstyle\sim$}}{v}}\vphantom{v}}_k = \mathord{\smash[b]{\underset{\raise.3ex\hbox{$\scriptstyle\sim$}}{0}}\vphantom{0}}$</w:t>
        </w:r>
      </w:ins>
      <w:ins w:id="28170" w:author="PR Preview" w:date="2026-01-01T00:00:00Z">
        <w:r>
          <w:t xml:space="preserve"> </w:t>
        </w:r>
      </w:ins>
      <w:ins w:id="28171" w:author="PR Preview" w:date="2026-01-01T00:00:00Z">
        <w:r>
          <w:t xml:space="preserve">with</w:t>
        </w:r>
      </w:ins>
      <w:ins w:id="28172" w:author="PR Preview" w:date="2026-01-01T00:00:00Z">
        <w:r>
          <w:t xml:space="preserve"> </w:t>
        </w:r>
      </w:ins>
      <w:ins w:id="28173" w:author="PR Preview" w:date="2026-01-01T00:00:00Z">
        <w:r>
          <w:t xml:space="preserve">$\mathord{\smash[b]{\underset{\raise.3ex\hbox{$\scriptstyle\sim$}}{v}}\vphantom{v}}_k \ne \mathord{\smash[b]{\underset{\raise.3ex\hbox{$\scriptstyle\sim$}}{0}}\vphantom{0}}$</w:t>
        </w:r>
      </w:ins>
      <w:ins w:id="28174" w:author="PR Preview" w:date="2026-01-01T00:00:00Z">
        <w:r>
          <w:t xml:space="preserve">,</w:t>
        </w:r>
      </w:ins>
      <w:ins w:id="28175" w:author="PR Preview" w:date="2026-01-01T00:00:00Z">
        <w:r>
          <w:t xml:space="preserve"> </w:t>
        </w:r>
      </w:ins>
      <w:ins w:id="28176" w:author="PR Preview" w:date="2026-01-01T00:00:00Z">
        <w:r>
          <w:t xml:space="preserve">so</w:t>
        </w:r>
      </w:ins>
      <w:ins w:id="28177" w:author="PR Preview" w:date="2026-01-01T00:00:00Z">
        <w:r>
          <w:t xml:space="preserve"> </w:t>
        </w:r>
      </w:ins>
      <m:oMath>
        <m:sSub>
          <m:e>
            <m:r>
              <m:t>c</m:t>
            </m:r>
          </m:e>
          <m:sub>
            <m:r>
              <m:t>k</m:t>
            </m:r>
          </m:sub>
        </m:sSub>
        <m:r>
          <m:rPr>
            <m:sty m:val="p"/>
          </m:rPr>
          <m:t>=</m:t>
        </m:r>
        <m:r>
          <m:t>0</m:t>
        </m:r>
      </m:oMath>
      <w:ins w:id="28178" w:author="PR Preview" w:date="2026-01-01T00:00:00Z">
        <w:r>
          <w:t xml:space="preserve"> </w:t>
        </w:r>
      </w:ins>
      <w:ins w:id="28179" w:author="PR Preview" w:date="2026-01-01T00:00:00Z">
        <w:r>
          <w:t xml:space="preserve">too.</w:t>
        </w:r>
      </w:ins>
    </w:p>
    <w:bookmarkStart w:id="636" w:name="exm-eigenvectors-independent"/>
    <w:p>
      <w:pPr>
        <w:pStyle w:val="BodyText"/>
      </w:pPr>
      <w:ins w:id="28180" w:author="PR Preview" w:date="2026-01-01T00:00:00Z">
        <w:r>
          <w:rPr>
            <w:b/>
            <w:bCs/>
          </w:rPr>
          <w:t xml:space="preserve">Example 201 (Independent eigenvectors)</w:t>
        </w:r>
      </w:ins>
      <w:ins w:id="28181" w:author="PR Preview" w:date="2026-01-01T00:00:00Z">
        <w:r>
          <w:t xml:space="preserve"> </w:t>
        </w:r>
      </w:ins>
      <w:ins w:id="28182" w:author="PR Preview" w:date="2026-01-01T00:00:00Z">
        <w:r>
          <w:t xml:space="preserve">The eigenvectors</w:t>
        </w:r>
      </w:ins>
      <w:ins w:id="28183" w:author="PR Preview" w:date="2026-01-01T00:00:00Z">
        <w:r>
          <w:t xml:space="preserve"> </w:t>
        </w:r>
      </w:ins>
      <m:oMath>
        <m:r>
          <m:rPr>
            <m:sty m:val="p"/>
          </m:rPr>
          <m:t>(</m:t>
        </m:r>
        <m:r>
          <m:t>1</m:t>
        </m:r>
        <m:r>
          <m:rPr>
            <m:sty m:val="p"/>
          </m:rPr>
          <m:t>,</m:t>
        </m:r>
        <m:r>
          <m:t>1</m:t>
        </m:r>
        <m:r>
          <m:rPr>
            <m:sty m:val="p"/>
          </m:rPr>
          <m:t>)</m:t>
        </m:r>
      </m:oMath>
      <w:ins w:id="28184" w:author="PR Preview" w:date="2026-01-01T00:00:00Z">
        <w:r>
          <w:t xml:space="preserve"> </w:t>
        </w:r>
      </w:ins>
      <w:ins w:id="28185" w:author="PR Preview" w:date="2026-01-01T00:00:00Z">
        <w:r>
          <w:t xml:space="preserve">for</w:t>
        </w:r>
      </w:ins>
      <w:ins w:id="28186" w:author="PR Preview" w:date="2026-01-01T00:00:00Z">
        <w:r>
          <w:t xml:space="preserve"> </w:t>
        </w:r>
      </w:ins>
      <m:oMath>
        <m:r>
          <m:t>3</m:t>
        </m:r>
      </m:oMath>
      <w:ins w:id="28187" w:author="PR Preview" w:date="2026-01-01T00:00:00Z">
        <w:r>
          <w:t xml:space="preserve"> </w:t>
        </w:r>
      </w:ins>
      <w:ins w:id="28188" w:author="PR Preview" w:date="2026-01-01T00:00:00Z">
        <w:r>
          <w:t xml:space="preserve">and</w:t>
        </w:r>
      </w:ins>
      <w:ins w:id="28189" w:author="PR Preview" w:date="2026-01-01T00:00:00Z">
        <w:r>
          <w:t xml:space="preserve"> </w:t>
        </w:r>
      </w:ins>
      <m:oMath>
        <m:r>
          <m:rPr>
            <m:sty m:val="p"/>
          </m:rPr>
          <m:t>(</m:t>
        </m:r>
        <m:r>
          <m:t>1</m:t>
        </m:r>
        <m:r>
          <m:rPr>
            <m:sty m:val="p"/>
          </m:rPr>
          <m:t>,</m:t>
        </m:r>
        <m:r>
          <m:rPr>
            <m:sty m:val="p"/>
          </m:rPr>
          <m:t>−</m:t>
        </m:r>
        <m:r>
          <m:t>1</m:t>
        </m:r>
        <m:r>
          <m:rPr>
            <m:sty m:val="p"/>
          </m:rPr>
          <m:t>)</m:t>
        </m:r>
      </m:oMath>
      <w:ins w:id="28190" w:author="PR Preview" w:date="2026-01-01T00:00:00Z">
        <w:r>
          <w:t xml:space="preserve"> </w:t>
        </w:r>
      </w:ins>
      <w:ins w:id="28191" w:author="PR Preview" w:date="2026-01-01T00:00:00Z">
        <w:r>
          <w:t xml:space="preserve">for</w:t>
        </w:r>
      </w:ins>
      <w:ins w:id="28192" w:author="PR Preview" w:date="2026-01-01T00:00:00Z">
        <w:r>
          <w:t xml:space="preserve"> </w:t>
        </w:r>
      </w:ins>
      <m:oMath>
        <m:r>
          <m:t>1</m:t>
        </m:r>
      </m:oMath>
      <w:ins w:id="28193" w:author="PR Preview" w:date="2026-01-01T00:00:00Z">
        <w:r>
          <w:t xml:space="preserve"> </w:t>
        </w:r>
      </w:ins>
      <w:ins w:id="28194" w:author="PR Preview" w:date="2026-01-01T00:00:00Z">
        <w:r>
          <w:t xml:space="preserve">of</w:t>
        </w:r>
      </w:ins>
      <w:ins w:id="28195" w:author="PR Preview" w:date="2026-01-01T00:00:00Z">
        <w:r>
          <w:t xml:space="preserve"> </w:t>
        </w:r>
      </w:ins>
      <w:hyperlink w:anchor="exm-eigenvalue">
        <w:ins w:id="28196" w:author="PR Preview" w:date="2026-01-01T00:00:00Z">
          <w:r>
            <w:rPr>
              <w:rStyle w:val="Hyperlink"/>
            </w:rPr>
            <w:t xml:space="preserve">Example 144</w:t>
          </w:r>
        </w:ins>
      </w:hyperlink>
      <w:ins w:id="28197" w:author="PR Preview" w:date="2026-01-01T00:00:00Z">
        <w:r>
          <w:t xml:space="preserve"> </w:t>
        </w:r>
      </w:ins>
      <w:ins w:id="28198" w:author="PR Preview" w:date="2026-01-01T00:00:00Z">
        <w:r>
          <w:t xml:space="preserve">are linearly independent, as</w:t>
        </w:r>
      </w:ins>
      <w:ins w:id="28199" w:author="PR Preview" w:date="2026-01-01T00:00:00Z">
        <w:r>
          <w:t xml:space="preserve"> </w:t>
        </w:r>
      </w:ins>
      <w:hyperlink w:anchor="thm-eigenvectors-independent">
        <w:ins w:id="28200" w:author="PR Preview" w:date="2026-01-01T00:00:00Z">
          <w:r>
            <w:rPr>
              <w:rStyle w:val="Hyperlink"/>
            </w:rPr>
            <w:t xml:space="preserve">Theorem 113</w:t>
          </w:r>
        </w:ins>
      </w:hyperlink>
      <w:ins w:id="28201" w:author="PR Preview" w:date="2026-01-01T00:00:00Z">
        <w:r>
          <w:t xml:space="preserve"> </w:t>
        </w:r>
      </w:ins>
      <w:ins w:id="28202" w:author="PR Preview" w:date="2026-01-01T00:00:00Z">
        <w:r>
          <w:t xml:space="preserve">says they must be:</w:t>
        </w:r>
      </w:ins>
      <w:ins w:id="28203" w:author="PR Preview" w:date="2026-01-01T00:00:00Z">
        <w:r>
          <w:t xml:space="preserve"> </w:t>
        </w:r>
      </w:ins>
      <m:oMath>
        <m:sSub>
          <m:e>
            <m:r>
              <m:t>c</m:t>
            </m:r>
          </m:e>
          <m:sub>
            <m:r>
              <m:t>1</m:t>
            </m:r>
          </m:sub>
        </m:sSub>
        <m:r>
          <m:rPr>
            <m:sty m:val="p"/>
          </m:rPr>
          <m:t>(</m:t>
        </m:r>
        <m:r>
          <m:t>1</m:t>
        </m:r>
        <m:r>
          <m:rPr>
            <m:sty m:val="p"/>
          </m:rPr>
          <m:t>,</m:t>
        </m:r>
        <m:r>
          <m:t>1</m:t>
        </m:r>
        <m:r>
          <m:rPr>
            <m:sty m:val="p"/>
          </m:rPr>
          <m:t>)</m:t>
        </m:r>
        <m:r>
          <m:rPr>
            <m:sty m:val="p"/>
          </m:rPr>
          <m:t>+</m:t>
        </m:r>
        <m:sSub>
          <m:e>
            <m:r>
              <m:t>c</m:t>
            </m:r>
          </m:e>
          <m:sub>
            <m:r>
              <m:t>2</m:t>
            </m:r>
          </m:sub>
        </m:sSub>
        <m:r>
          <m:rPr>
            <m:sty m:val="p"/>
          </m:rPr>
          <m:t>(</m:t>
        </m:r>
        <m:r>
          <m:t>1</m:t>
        </m:r>
        <m:r>
          <m:rPr>
            <m:sty m:val="p"/>
          </m:rPr>
          <m:t>,</m:t>
        </m:r>
        <m:r>
          <m:rPr>
            <m:sty m:val="p"/>
          </m:rPr>
          <m:t>−</m:t>
        </m:r>
        <m:r>
          <m:t>1</m:t>
        </m:r>
        <m:r>
          <m:rPr>
            <m:sty m:val="p"/>
          </m:rPr>
          <m:t>)</m:t>
        </m:r>
        <m:r>
          <m:rPr>
            <m:sty m:val="p"/>
          </m:rPr>
          <m:t>=</m:t>
        </m:r>
        <m:r>
          <m:rPr>
            <m:sty m:val="p"/>
          </m:rPr>
          <m:t>(</m:t>
        </m:r>
        <m:sSub>
          <m:e>
            <m:r>
              <m:t>c</m:t>
            </m:r>
          </m:e>
          <m:sub>
            <m:r>
              <m:t>1</m:t>
            </m:r>
          </m:sub>
        </m:sSub>
        <m:r>
          <m:rPr>
            <m:sty m:val="p"/>
          </m:rPr>
          <m:t>+</m:t>
        </m:r>
        <m:sSub>
          <m:e>
            <m:r>
              <m:t>c</m:t>
            </m:r>
          </m:e>
          <m:sub>
            <m:r>
              <m:t>2</m:t>
            </m:r>
          </m:sub>
        </m:sSub>
        <m:r>
          <m:rPr>
            <m:sty m:val="p"/>
          </m:rPr>
          <m:t>,</m:t>
        </m:r>
        <m:sSub>
          <m:e>
            <m:r>
              <m:t>c</m:t>
            </m:r>
          </m:e>
          <m:sub>
            <m:r>
              <m:t>1</m:t>
            </m:r>
          </m:sub>
        </m:sSub>
        <m:r>
          <m:rPr>
            <m:sty m:val="p"/>
          </m:rPr>
          <m:t>−</m:t>
        </m:r>
        <m:sSub>
          <m:e>
            <m:r>
              <m:t>c</m:t>
            </m:r>
          </m:e>
          <m:sub>
            <m:r>
              <m:t>2</m:t>
            </m:r>
          </m:sub>
        </m:sSub>
        <m:r>
          <m:rPr>
            <m:sty m:val="p"/>
          </m:rPr>
          <m:t>)</m:t>
        </m:r>
      </m:oMath>
      <w:ins w:id="28204" w:author="PR Preview" w:date="2026-01-01T00:00:00Z">
        <w:r>
          <w:t xml:space="preserve"> </w:t>
        </w:r>
      </w:ins>
      <w:ins w:id="28205" w:author="PR Preview" w:date="2026-01-01T00:00:00Z">
        <w:r>
          <w:t xml:space="preserve">is</w:t>
        </w:r>
      </w:ins>
      <w:ins w:id="28206" w:author="PR Preview" w:date="2026-01-01T00:00:00Z">
        <w:r>
          <w:t xml:space="preserve"> </w:t>
        </w:r>
      </w:ins>
      <w:ins w:id="28207" w:author="PR Preview" w:date="2026-01-01T00:00:00Z">
        <w:r>
          <w:t xml:space="preserve">$\mathord{\smash[b]{\underset{\raise.3ex\hbox{$\scriptstyle\sim$}}{0}}\vphantom{0}}$</w:t>
        </w:r>
      </w:ins>
      <w:ins w:id="28208" w:author="PR Preview" w:date="2026-01-01T00:00:00Z">
        <w:r>
          <w:t xml:space="preserve"> </w:t>
        </w:r>
      </w:ins>
      <w:ins w:id="28209" w:author="PR Preview" w:date="2026-01-01T00:00:00Z">
        <w:r>
          <w:t xml:space="preserve">only if</w:t>
        </w:r>
      </w:ins>
    </w:p>
    <w:p>
      <w:pPr>
        <w:pStyle w:val="BodyText"/>
      </w:pPr>
      <m:oMathPara>
        <m:oMathParaPr>
          <m:jc m:val="center"/>
        </m:oMathParaPr>
        <m:oMath>
          <m:eqArr>
            <m:e>
              <m:sSub>
                <m:e>
                  <m:r>
                    <m:t>c</m:t>
                  </m:r>
                </m:e>
                <m:sub>
                  <m:r>
                    <m:t>1</m:t>
                  </m:r>
                </m:sub>
              </m:sSub>
              <m:r>
                <m:t>&amp;</m:t>
              </m:r>
              <m:r>
                <m:rPr>
                  <m:sty m:val="p"/>
                </m:rPr>
                <m:t>=</m:t>
              </m:r>
              <m:sSub>
                <m:e>
                  <m:r>
                    <m:t>c</m:t>
                  </m:r>
                </m:e>
                <m:sub>
                  <m:r>
                    <m:t>2</m:t>
                  </m:r>
                </m:sub>
              </m:sSub>
            </m:e>
            <m:e>
              <m:r>
                <m:t>&amp;</m:t>
              </m:r>
              <m:r>
                <m:rPr>
                  <m:sty m:val="p"/>
                </m:rPr>
                <m:t>=</m:t>
              </m:r>
              <m:r>
                <m:t>0</m:t>
              </m:r>
              <m:r>
                <m:rPr>
                  <m:sty m:val="p"/>
                </m:rPr>
                <m:t>.</m:t>
              </m:r>
            </m:e>
          </m:eqArr>
        </m:oMath>
      </m:oMathPara>
    </w:p>
    <w:p>
      <w:pPr>
        <w:pStyle w:val="FirstParagraph"/>
      </w:pPr>
      <w:r>
        <w:t xml:space="preserve">Two eigenvectors for the same eigenvalue need not be independent:</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2</m:t>
        </m:r>
        <m:r>
          <m:rPr>
            <m:sty m:val="p"/>
          </m:rPr>
          <m:t>,</m:t>
        </m:r>
        <m:r>
          <m:t>2</m:t>
        </m:r>
        <m:r>
          <m:rPr>
            <m:sty m:val="p"/>
          </m:rPr>
          <m:t>)</m:t>
        </m:r>
      </m:oMath>
      <w:r>
        <w:t xml:space="preserve"> </w:t>
      </w:r>
      <w:r>
        <w:t xml:space="preserve">are both eigenvectors for</w:t>
      </w:r>
      <w:r>
        <w:t xml:space="preserve"> </w:t>
      </w:r>
      <m:oMath>
        <m:r>
          <m:t>3</m:t>
        </m:r>
      </m:oMath>
      <w:r>
        <w:t xml:space="preserve">.</w:t>
      </w:r>
    </w:p>
    <w:bookmarkEnd w:id="636"/>
    <w:bookmarkStart w:id="637" w:name="def-diagonalizable"/>
    <w:p>
      <w:pPr>
        <w:pStyle w:val="BodyText"/>
      </w:pPr>
      <w:r>
        <w:rPr>
          <w:b/>
          <w:bCs/>
        </w:rPr>
        <w:t xml:space="preserve">Definition 121 (Diagonalizable matrix)</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w:t>
      </w:r>
      <w:r>
        <w:t xml:space="preserve"> </w:t>
      </w:r>
      <w:r>
        <w:rPr>
          <w:b/>
          <w:bCs/>
        </w:rPr>
        <w:t xml:space="preserve">diagonalizable</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for some invertible</w:t>
      </w:r>
      <w:r>
        <w:t xml:space="preserve"> </w:t>
      </w:r>
      <m:oMath>
        <m:r>
          <m:t>p</m:t>
        </m:r>
        <m:r>
          <m:rPr>
            <m:sty m:val="p"/>
          </m:rPr>
          <m:t>×</m:t>
        </m:r>
        <m:r>
          <m:t>p</m:t>
        </m:r>
      </m:oMath>
      <w:r>
        <w:t xml:space="preserve"> </w:t>
      </w:r>
      <w:r>
        <w:t xml:space="preserve">matrix</w:t>
      </w:r>
      <w:r>
        <w:t xml:space="preserve"> </w:t>
      </w:r>
      <m:oMath>
        <m:r>
          <m:rPr>
            <m:sty m:val="bi"/>
          </m:rPr>
          <m:t>X</m:t>
        </m:r>
      </m:oMath>
      <w:r>
        <w:t xml:space="preserve"> </w:t>
      </w:r>
      <w:r>
        <w:t xml:space="preserve">and diagonal</w:t>
      </w:r>
      <w:r>
        <w:t xml:space="preserve"> </w:t>
      </w:r>
      <m:oMath>
        <m:r>
          <m:t>p</m:t>
        </m:r>
        <m:r>
          <m:rPr>
            <m:sty m:val="p"/>
          </m:rPr>
          <m:t>×</m:t>
        </m:r>
        <m:r>
          <m:t>p</m:t>
        </m:r>
      </m:oMath>
      <w:r>
        <w:t xml:space="preserve"> </w:t>
      </w:r>
      <w:r>
        <w:t xml:space="preserve">matrix</w:t>
      </w:r>
      <w:r>
        <w:t xml:space="preserve"> </w:t>
      </w:r>
      <m:oMath>
        <m:r>
          <m:rPr>
            <m:sty m:val="b"/>
          </m:rPr>
          <m:t>Λ</m:t>
        </m:r>
      </m:oMath>
      <w:r>
        <w:t xml:space="preserve"> </w:t>
      </w:r>
      <w:r>
        <w:t xml:space="preserve">(</w:t>
      </w:r>
      <w:hyperlink w:anchor="def-diagonal-matrix">
        <w:r>
          <w:rPr>
            <w:rStyle w:val="Hyperlink"/>
          </w:rPr>
          <w:t xml:space="preserve">Definition 83</w:t>
        </w:r>
      </w:hyperlink>
      <w:r>
        <w:t xml:space="preserve">);</w:t>
      </w:r>
      <w:r>
        <w:t xml:space="preserve"> </w:t>
      </w:r>
      <w:r>
        <w:t xml:space="preserve">by</w:t>
      </w:r>
      <w:r>
        <w:t xml:space="preserve"> </w:t>
      </w:r>
      <w:hyperlink w:anchor="rem-similar-both-ways">
        <w:r>
          <w:rPr>
            <w:rStyle w:val="Hyperlink"/>
          </w:rPr>
          <w:t xml:space="preserve">Remark 49</w:t>
        </w:r>
      </w:hyperlink>
      <w:r>
        <w:t xml:space="preserve">, that is the same as</w:t>
      </w:r>
      <w:r>
        <w:t xml:space="preserve"> </w:t>
      </w:r>
      <m:oMath>
        <m:r>
          <m:rPr>
            <m:sty m:val="b"/>
          </m:rPr>
          <m:t>Λ</m:t>
        </m:r>
        <m:r>
          <m:rPr>
            <m:sty m:val="p"/>
          </m:rPr>
          <m:t>=</m:t>
        </m:r>
        <m:sSup>
          <m:e>
            <m:r>
              <m:rPr>
                <m:sty m:val="bi"/>
              </m:rPr>
              <m:t>X</m:t>
            </m:r>
          </m:e>
          <m:sup>
            <m:r>
              <m:rPr>
                <m:sty m:val="p"/>
              </m:rPr>
              <m:t>−</m:t>
            </m:r>
            <m:r>
              <m:t>1</m:t>
            </m:r>
          </m:sup>
        </m:sSup>
        <m:r>
          <m:rPr>
            <m:sty m:val="bi"/>
          </m:rPr>
          <m:t>A</m:t>
        </m:r>
        <m:r>
          <m:rPr>
            <m:sty m:val="bi"/>
          </m:rPr>
          <m:t>X</m:t>
        </m:r>
      </m:oMath>
      <w:r>
        <w:t xml:space="preserve">,</w:t>
      </w:r>
      <w:r>
        <w:t xml:space="preserve"> </w:t>
      </w:r>
      <w:r>
        <w:t xml:space="preserve">so a diagonalizable matrix is one similar to a diagonal matrix (</w:t>
      </w:r>
      <w:hyperlink w:anchor="def-similar">
        <w:r>
          <w:rPr>
            <w:rStyle w:val="Hyperlink"/>
          </w:rPr>
          <w:t xml:space="preserve">Definition 120</w:t>
        </w:r>
      </w:hyperlink>
      <w:r>
        <w:t xml:space="preserve">).</w:t>
      </w:r>
    </w:p>
    <w:bookmarkEnd w:id="637"/>
    <w:bookmarkStart w:id="638" w:name="exm-diagonalizable"/>
    <w:p>
      <w:pPr>
        <w:pStyle w:val="BodyText"/>
      </w:pPr>
      <w:r>
        <w:rPr>
          <w:b/>
          <w:bCs/>
        </w:rPr>
        <w:t xml:space="preserve">Example 202 (Diagonalizable and not)</w:t>
      </w:r>
      <w:r>
        <w:t xml:space="preserve"> </w:t>
      </w:r>
      <w:r>
        <w:t xml:space="preserve"> </w:t>
      </w:r>
    </w:p>
    <w:p>
      <w:pPr>
        <w:numPr>
          <w:ilvl w:val="0"/>
          <w:numId w:val="1102"/>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diagonalizable:</w:t>
      </w:r>
      <w:r>
        <w:t xml:space="preserve"> </w:t>
      </w:r>
      <w:r>
        <w:t xml:space="preserve">with</w:t>
      </w:r>
      <w:r>
        <w:t xml:space="preserve"> </w:t>
      </w:r>
      <m:oMath>
        <m:r>
          <m:rPr>
            <m:sty m:val="bi"/>
          </m:rPr>
          <m:t>P</m:t>
        </m:r>
      </m:oMath>
      <w:r>
        <w:t xml:space="preserve"> </w:t>
      </w:r>
      <w:r>
        <w:t xml:space="preserve">as in</w:t>
      </w:r>
      <w:r>
        <w:t xml:space="preserve"> </w:t>
      </w:r>
      <w:hyperlink w:anchor="exm-similar">
        <w:r>
          <w:rPr>
            <w:rStyle w:val="Hyperlink"/>
          </w:rPr>
          <w:t xml:space="preserve">Example 199</w:t>
        </w:r>
      </w:hyperlink>
      <w:r>
        <w:t xml:space="preserve">,</w:t>
      </w:r>
      <w:r>
        <w:t xml:space="preserve"> </w:t>
      </w:r>
      <m:oMath>
        <m:r>
          <m:rPr>
            <m:sty m:val="p"/>
          </m:rPr>
          <m:t>diag</m:t>
        </m:r>
        <m:r>
          <m:rPr>
            <m:sty m:val="p"/>
          </m:rPr>
          <m:t>(</m:t>
        </m:r>
        <m:r>
          <m:t>3</m:t>
        </m:r>
        <m:r>
          <m:rPr>
            <m:sty m:val="p"/>
          </m:rPr>
          <m:t>,</m:t>
        </m:r>
        <m:r>
          <m:t>1</m:t>
        </m:r>
        <m:r>
          <m:rPr>
            <m:sty m:val="p"/>
          </m:rPr>
          <m:t>)</m:t>
        </m:r>
        <m:r>
          <m:rPr>
            <m:sty m:val="p"/>
          </m:rPr>
          <m:t>=</m:t>
        </m:r>
        <m:sSup>
          <m:e>
            <m:r>
              <m:rPr>
                <m:sty m:val="bi"/>
              </m:rPr>
              <m:t>P</m:t>
            </m:r>
          </m:e>
          <m:sup>
            <m:r>
              <m:rPr>
                <m:sty m:val="p"/>
              </m:rPr>
              <m:t>−</m:t>
            </m:r>
            <m:r>
              <m:t>1</m:t>
            </m:r>
          </m:sup>
        </m:sSup>
        <m:r>
          <m:rPr>
            <m:sty m:val="bi"/>
          </m:rPr>
          <m:t>A</m:t>
        </m:r>
        <m:r>
          <m:rPr>
            <m:sty m:val="bi"/>
          </m:rPr>
          <m:t>P</m:t>
        </m:r>
      </m:oMath>
      <w:r>
        <w:t xml:space="preserve">.</w:t>
      </w:r>
    </w:p>
    <w:p>
      <w:pPr>
        <w:numPr>
          <w:ilvl w:val="0"/>
          <w:numId w:val="1102"/>
        </w:numPr>
      </w:pPr>
      <m:oMath>
        <m:r>
          <m:rPr>
            <m:sty m:val="bi"/>
          </m:rPr>
          <m:t>J</m:t>
        </m:r>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1</m:t>
                  </m:r>
                </m:e>
              </m:mr>
              <m:mr>
                <m:e>
                  <m:r>
                    <m:t>0</m:t>
                  </m:r>
                </m:e>
                <m:e>
                  <m:r>
                    <m:t>0</m:t>
                  </m:r>
                </m:e>
              </m:mr>
            </m:m>
          </m:e>
        </m:d>
      </m:oMath>
      <w:r>
        <w:t xml:space="preserve"> </w:t>
      </w:r>
      <w:r>
        <w:t xml:space="preserve">is not.</w:t>
      </w:r>
      <w:r>
        <w:t xml:space="preserve"> </w:t>
      </w:r>
      <w:r>
        <w:t xml:space="preserve">Suppose</w:t>
      </w:r>
      <w:r>
        <w:t xml:space="preserve"> </w:t>
      </w:r>
      <m:oMath>
        <m:r>
          <m:rPr>
            <m:sty m:val="bi"/>
          </m:rPr>
          <m:t>J</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so</w:t>
      </w:r>
      <w:r>
        <w:t xml:space="preserve"> </w:t>
      </w:r>
      <m:oMath>
        <m:r>
          <m:rPr>
            <m:sty m:val="b"/>
          </m:rPr>
          <m:t>Λ</m:t>
        </m:r>
        <m:r>
          <m:rPr>
            <m:sty m:val="p"/>
          </m:rPr>
          <m:t>=</m:t>
        </m:r>
        <m:sSup>
          <m:e>
            <m:r>
              <m:rPr>
                <m:sty m:val="bi"/>
              </m:rPr>
              <m:t>X</m:t>
            </m:r>
          </m:e>
          <m:sup>
            <m:r>
              <m:rPr>
                <m:sty m:val="p"/>
              </m:rPr>
              <m:t>−</m:t>
            </m:r>
            <m:r>
              <m:t>1</m:t>
            </m:r>
          </m:sup>
        </m:sSup>
        <m:r>
          <m:rPr>
            <m:sty m:val="bi"/>
          </m:rPr>
          <m:t>J</m:t>
        </m:r>
        <m:r>
          <m:rPr>
            <m:sty m:val="bi"/>
          </m:rPr>
          <m:t>X</m:t>
        </m:r>
      </m:oMath>
      <w:r>
        <w:t xml:space="preserve"> </w:t>
      </w:r>
      <w:r>
        <w:t xml:space="preserve">(</w:t>
      </w:r>
      <w:hyperlink w:anchor="rem-similar-both-ways">
        <w:r>
          <w:rPr>
            <w:rStyle w:val="Hyperlink"/>
          </w:rPr>
          <w:t xml:space="preserve">Remark 49</w:t>
        </w:r>
      </w:hyperlink>
      <w:r>
        <w:t xml:space="preserve">).</w:t>
      </w:r>
      <w:r>
        <w:t xml:space="preserve"> </w:t>
      </w:r>
      <w:r>
        <w:t xml:space="preserve">The eigenvalues of</w:t>
      </w:r>
      <w:r>
        <w:t xml:space="preserve"> </w:t>
      </w:r>
      <m:oMath>
        <m:r>
          <m:rPr>
            <m:sty m:val="b"/>
          </m:rPr>
          <m:t>Λ</m:t>
        </m:r>
      </m:oMath>
      <w:r>
        <w:t xml:space="preserve"> </w:t>
      </w:r>
      <w:r>
        <w:t xml:space="preserve">are its diagonal entries (</w:t>
      </w:r>
      <w:hyperlink w:anchor="thm-eigen-triangular">
        <w:r>
          <w:rPr>
            <w:rStyle w:val="Hyperlink"/>
          </w:rPr>
          <w:t xml:space="preserve">Theorem 110</w:t>
        </w:r>
      </w:hyperlink>
      <w:r>
        <w:t xml:space="preserve">,</w:t>
      </w:r>
      <w:r>
        <w:t xml:space="preserve"> </w:t>
      </w:r>
      <w:r>
        <w:t xml:space="preserve">since a diagonal matrix is upper triangular)</w:t>
      </w:r>
      <w:r>
        <w:t xml:space="preserve"> </w:t>
      </w:r>
      <w:r>
        <w:t xml:space="preserve">and are the eigenvalues of</w:t>
      </w:r>
      <w:r>
        <w:t xml:space="preserve"> </w:t>
      </w:r>
      <m:oMath>
        <m:r>
          <m:rPr>
            <m:sty m:val="bi"/>
          </m:rPr>
          <m:t>J</m:t>
        </m:r>
      </m:oMath>
      <w:r>
        <w:t xml:space="preserve"> </w:t>
      </w:r>
      <w:r>
        <w:t xml:space="preserve">(</w:t>
      </w:r>
      <w:hyperlink w:anchor="thm-similar-eigenvalues">
        <w:r>
          <w:rPr>
            <w:rStyle w:val="Hyperlink"/>
          </w:rPr>
          <w:t xml:space="preserve">Theorem 112</w:t>
        </w:r>
      </w:hyperlink>
      <w:r>
        <w:t xml:space="preserve">),</w:t>
      </w:r>
      <w:r>
        <w:t xml:space="preserve"> </w:t>
      </w:r>
      <w:r>
        <w:t xml:space="preserve">of which</w:t>
      </w:r>
      <w:r>
        <w:t xml:space="preserve"> </w:t>
      </w:r>
      <m:oMath>
        <m:r>
          <m:t>0</m:t>
        </m:r>
      </m:oMath>
      <w:r>
        <w:t xml:space="preserve"> </w:t>
      </w:r>
      <w:r>
        <w:t xml:space="preserve">is the only one (</w:t>
      </w:r>
      <w:hyperlink w:anchor="exm-eigenspace">
        <w:r>
          <w:rPr>
            <w:rStyle w:val="Hyperlink"/>
          </w:rPr>
          <w:t xml:space="preserve">Example 193</w:t>
        </w:r>
      </w:hyperlink>
      <w:r>
        <w:t xml:space="preserve">).</w:t>
      </w:r>
      <w:r>
        <w:t xml:space="preserve"> </w:t>
      </w:r>
      <w:r>
        <w:t xml:space="preserve">So</w:t>
      </w:r>
      <w:r>
        <w:t xml:space="preserve"> </w:t>
      </w:r>
      <m:oMath>
        <m:r>
          <m:rPr>
            <m:sty m:val="b"/>
          </m:rPr>
          <m:t>Λ</m:t>
        </m:r>
        <m:r>
          <m:rPr>
            <m:sty m:val="p"/>
          </m:rPr>
          <m:t>=</m:t>
        </m:r>
        <m:sSub>
          <m:e>
            <m:r>
              <m:rPr>
                <m:sty m:val="b"/>
              </m:rPr>
              <m:t>0</m:t>
            </m:r>
          </m:e>
          <m:sub>
            <m:r>
              <m:t>2</m:t>
            </m:r>
            <m:r>
              <m:rPr>
                <m:sty m:val="p"/>
              </m:rPr>
              <m:t>×</m:t>
            </m:r>
            <m:r>
              <m:t>2</m:t>
            </m:r>
          </m:sub>
        </m:sSub>
      </m:oMath>
      <w:r>
        <w:t xml:space="preserve">,</w:t>
      </w:r>
      <w:r>
        <w:t xml:space="preserve"> </w:t>
      </w:r>
      <w:r>
        <w:t xml:space="preserve">and then</w:t>
      </w:r>
    </w:p>
    <w:p>
      <w:pPr>
        <w:pStyle w:val="BodyText"/>
      </w:pPr>
      <m:oMathPara>
        <m:oMathParaPr>
          <m:jc m:val="center"/>
        </m:oMathParaPr>
        <m:oMath>
          <m:eqArr>
            <m:e>
              <m:r>
                <m:rPr>
                  <m:sty m:val="bi"/>
                </m:rPr>
                <m:t>J</m:t>
              </m:r>
              <m:r>
                <m:t>&amp;</m:t>
              </m:r>
              <m:r>
                <m:rPr>
                  <m:sty m:val="p"/>
                </m:rPr>
                <m:t>=</m:t>
              </m:r>
              <m:r>
                <m:rPr>
                  <m:sty m:val="bi"/>
                </m:rPr>
                <m:t>X</m:t>
              </m:r>
              <m:r>
                <m:t> </m:t>
              </m:r>
              <m:sSub>
                <m:e>
                  <m:r>
                    <m:rPr>
                      <m:sty m:val="b"/>
                    </m:rPr>
                    <m:t>0</m:t>
                  </m:r>
                </m:e>
                <m:sub>
                  <m:r>
                    <m:t>2</m:t>
                  </m:r>
                  <m:r>
                    <m:rPr>
                      <m:sty m:val="p"/>
                    </m:rPr>
                    <m:t>×</m:t>
                  </m:r>
                  <m:r>
                    <m:t>2</m:t>
                  </m:r>
                </m:sub>
              </m:sSub>
              <m:r>
                <m:t> </m:t>
              </m:r>
              <m:sSup>
                <m:e>
                  <m:r>
                    <m:rPr>
                      <m:sty m:val="bi"/>
                    </m:rPr>
                    <m:t>X</m:t>
                  </m:r>
                </m:e>
                <m:sup>
                  <m:r>
                    <m:rPr>
                      <m:sty m:val="p"/>
                    </m:rPr>
                    <m:t>−</m:t>
                  </m:r>
                  <m:r>
                    <m:t>1</m:t>
                  </m:r>
                </m:sup>
              </m:sSup>
            </m:e>
            <m:e>
              <m:r>
                <m:t>&amp;</m:t>
              </m:r>
              <m:r>
                <m:rPr>
                  <m:sty m:val="p"/>
                </m:rPr>
                <m:t>=</m:t>
              </m:r>
              <m:sSub>
                <m:e>
                  <m:r>
                    <m:rPr>
                      <m:sty m:val="b"/>
                    </m:rPr>
                    <m:t>0</m:t>
                  </m:r>
                </m:e>
                <m:sub>
                  <m:r>
                    <m:t>2</m:t>
                  </m:r>
                  <m:r>
                    <m:rPr>
                      <m:sty m:val="p"/>
                    </m:rPr>
                    <m:t>×</m:t>
                  </m:r>
                  <m:r>
                    <m:t>2</m:t>
                  </m:r>
                </m:sub>
              </m:sSub>
            </m:e>
          </m:eqArr>
        </m:oMath>
      </m:oMathPara>
    </w:p>
    <w:p>
      <w:pPr>
        <w:numPr>
          <w:ilvl w:val="0"/>
          <w:numId w:val="1000"/>
        </w:numPr>
      </w:pPr>
      <w:r>
        <w:t xml:space="preserve">(4),</w:t>
      </w:r>
      <w:r>
        <w:t xml:space="preserve"> </w:t>
      </w:r>
      <w:r>
        <w:t xml:space="preserve">which it is not.</w:t>
      </w:r>
    </w:p>
    <w:bookmarkEnd w:id="638"/>
    <w:bookmarkStart w:id="639" w:name="thm-diagonalizable"/>
    <w:p>
      <w:pPr>
        <w:pStyle w:val="FirstParagraph"/>
      </w:pPr>
      <w:r>
        <w:rPr>
          <w:b/>
          <w:bCs/>
        </w:rPr>
        <w:t xml:space="preserve">Theorem 114 (Diagonalizable means a basis of eigenvectors)</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diagonalizable (</w:t>
      </w:r>
      <w:hyperlink w:anchor="def-diagonalizable">
        <w:r>
          <w:rPr>
            <w:rStyle w:val="Hyperlink"/>
          </w:rPr>
          <w:t xml:space="preserve">Definition 121</w:t>
        </w:r>
      </w:hyperlink>
      <w:r>
        <w:t xml:space="preserve">)</w:t>
      </w:r>
      <w:r>
        <w:t xml:space="preserve"> </w:t>
      </w:r>
      <w:r>
        <w:t xml:space="preserve">exactly when it has</w:t>
      </w:r>
      <w:r>
        <w:t xml:space="preserve"> </w:t>
      </w:r>
      <m:oMath>
        <m:r>
          <m:t>p</m:t>
        </m:r>
      </m:oMath>
      <w:r>
        <w:t xml:space="preserve"> </w:t>
      </w:r>
      <w:r>
        <w:t xml:space="preserve">linearly independent eigenvectors.</w:t>
      </w:r>
      <w:r>
        <w:t xml:space="preserve"> </w:t>
      </w:r>
      <w:r>
        <w:t xml:space="preserve">Then</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with the eigenvectors as the columns of</w:t>
      </w:r>
      <w:r>
        <w:t xml:space="preserve"> </w:t>
      </w:r>
      <m:oMath>
        <m:r>
          <m:rPr>
            <m:sty m:val="bi"/>
          </m:rPr>
          <m:t>X</m:t>
        </m:r>
      </m:oMath>
      <w:r>
        <w:t xml:space="preserve"> </w:t>
      </w:r>
      <w:r>
        <w:t xml:space="preserve">and their eigenvalues, in the same order, on the diagonal of</w:t>
      </w:r>
      <w:r>
        <w:t xml:space="preserve"> </w:t>
      </w:r>
      <m:oMath>
        <m:r>
          <m:rPr>
            <m:sty m:val="b"/>
          </m:rPr>
          <m:t>Λ</m:t>
        </m:r>
      </m:oMath>
      <w:r>
        <w:t xml:space="preserve">.</w:t>
      </w:r>
    </w:p>
    <w:bookmarkEnd w:id="639"/>
    <w:p>
      <w:pPr>
        <w:pStyle w:val="BodyText"/>
      </w:pPr>
      <w:del w:id="28210" w:author="PR Preview" w:date="2026-01-01T00:00:00Z">
        <w:r>
          <w:rPr>
            <w:i/>
            <w:iCs/>
          </w:rPr>
          <w:delText xml:space="preserve">Proof</w:delText>
        </w:r>
      </w:del>
      <w:del w:id="28211" w:author="PR Preview" w:date="2026-01-01T00:00:00Z">
        <w:r>
          <w:delText xml:space="preserve">. </w:delText>
        </w:r>
      </w:del>
      <w:del w:id="28212" w:author="PR Preview" w:date="2026-01-01T00:00:00Z">
        <w:r>
          <w:delText xml:space="preserve">Let</w:delText>
        </w:r>
      </w:del>
      <w:del w:id="28213" w:author="PR Preview" w:date="2026-01-01T00:00:00Z">
        <w:r>
          <w:delText xml:space="preserve"> </w:delText>
        </w:r>
      </w:del>
      <m:oMath>
        <m:r>
          <m:rPr>
            <m:sty m:val="bi"/>
          </m:rPr>
          <m:t>X</m:t>
        </m:r>
      </m:oMath>
      <w:del w:id="28214" w:author="PR Preview" w:date="2026-01-01T00:00:00Z">
        <w:r>
          <w:delText xml:space="preserve"> </w:delText>
        </w:r>
      </w:del>
      <w:del w:id="28215" w:author="PR Preview" w:date="2026-01-01T00:00:00Z">
        <w:r>
          <w:delText xml:space="preserve">have columns</w:delText>
        </w:r>
      </w:del>
      <w:del w:id="28216"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del w:id="28217" w:author="PR Preview" w:date="2026-01-01T00:00:00Z">
        <w:r>
          <w:delText xml:space="preserve"> </w:delText>
        </w:r>
      </w:del>
      <w:del w:id="28218" w:author="PR Preview" w:date="2026-01-01T00:00:00Z">
        <w:r>
          <w:delText xml:space="preserve">and</w:delText>
        </w:r>
      </w:del>
      <w:del w:id="28219" w:author="PR Preview" w:date="2026-01-01T00:00:00Z">
        <w:r>
          <w:delText xml:space="preserve"> </w:delText>
        </w:r>
      </w:del>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del w:id="28220" w:author="PR Preview" w:date="2026-01-01T00:00:00Z">
        <w:r>
          <w:delText xml:space="preserve">.</w:delText>
        </w:r>
      </w:del>
      <w:del w:id="28221" w:author="PR Preview" w:date="2026-01-01T00:00:00Z">
        <w:r>
          <w:delText xml:space="preserve"> </w:delText>
        </w:r>
      </w:del>
      <w:del w:id="28222" w:author="PR Preview" w:date="2026-01-01T00:00:00Z">
        <w:r>
          <w:delText xml:space="preserve">Column</w:delText>
        </w:r>
      </w:del>
      <w:del w:id="28223" w:author="PR Preview" w:date="2026-01-01T00:00:00Z">
        <w:r>
          <w:delText xml:space="preserve"> </w:delText>
        </w:r>
      </w:del>
      <m:oMath>
        <m:r>
          <m:t>j</m:t>
        </m:r>
      </m:oMath>
      <w:del w:id="28224" w:author="PR Preview" w:date="2026-01-01T00:00:00Z">
        <w:r>
          <w:delText xml:space="preserve"> </w:delText>
        </w:r>
      </w:del>
      <w:del w:id="28225" w:author="PR Preview" w:date="2026-01-01T00:00:00Z">
        <w:r>
          <w:delText xml:space="preserve">of</w:delText>
        </w:r>
      </w:del>
      <w:del w:id="28226" w:author="PR Preview" w:date="2026-01-01T00:00:00Z">
        <w:r>
          <w:delText xml:space="preserve"> </w:delText>
        </w:r>
      </w:del>
      <m:oMath>
        <m:r>
          <m:rPr>
            <m:sty m:val="bi"/>
          </m:rPr>
          <m:t>A</m:t>
        </m:r>
        <m:r>
          <m:rPr>
            <m:sty m:val="bi"/>
          </m:rPr>
          <m:t>X</m:t>
        </m:r>
      </m:oMath>
      <w:del w:id="28227" w:author="PR Preview" w:date="2026-01-01T00:00:00Z">
        <w:r>
          <w:delText xml:space="preserve"> </w:delText>
        </w:r>
      </w:del>
      <w:del w:id="28228" w:author="PR Preview" w:date="2026-01-01T00:00:00Z">
        <w:r>
          <w:delText xml:space="preserve">is</w:delText>
        </w:r>
      </w:del>
      <w:del w:id="28229" w:author="PR Preview" w:date="2026-01-01T00:00:00Z">
        <w:r>
          <w:delText xml:space="preserve"> </w:delText>
        </w:r>
      </w:del>
      <m:oMath>
        <m:r>
          <m:rPr>
            <m:sty m:val="bi"/>
          </m:rPr>
          <m:t>A</m:t>
        </m:r>
        <m:sSub>
          <m:e>
            <m:limLow>
              <m:e>
                <m:r>
                  <m:t>x</m:t>
                </m:r>
              </m:e>
              <m:lim>
                <m:r>
                  <m:rPr>
                    <m:sty m:val="p"/>
                  </m:rPr>
                  <m:t>∼</m:t>
                </m:r>
              </m:lim>
            </m:limLow>
          </m:e>
          <m:sub>
            <m:r>
              <m:t>j</m:t>
            </m:r>
          </m:sub>
        </m:sSub>
      </m:oMath>
      <w:del w:id="28230" w:author="PR Preview" w:date="2026-01-01T00:00:00Z">
        <w:r>
          <w:delText xml:space="preserve">,</w:delText>
        </w:r>
      </w:del>
      <w:del w:id="28231" w:author="PR Preview" w:date="2026-01-01T00:00:00Z">
        <w:r>
          <w:delText xml:space="preserve"> </w:delText>
        </w:r>
      </w:del>
      <w:del w:id="28232" w:author="PR Preview" w:date="2026-01-01T00:00:00Z">
        <w:r>
          <w:delText xml:space="preserve">and column</w:delText>
        </w:r>
      </w:del>
      <w:del w:id="28233" w:author="PR Preview" w:date="2026-01-01T00:00:00Z">
        <w:r>
          <w:delText xml:space="preserve"> </w:delText>
        </w:r>
      </w:del>
      <m:oMath>
        <m:r>
          <m:t>j</m:t>
        </m:r>
      </m:oMath>
      <w:del w:id="28234" w:author="PR Preview" w:date="2026-01-01T00:00:00Z">
        <w:r>
          <w:delText xml:space="preserve"> </w:delText>
        </w:r>
      </w:del>
      <w:del w:id="28235" w:author="PR Preview" w:date="2026-01-01T00:00:00Z">
        <w:r>
          <w:delText xml:space="preserve">of</w:delText>
        </w:r>
      </w:del>
      <w:del w:id="28236" w:author="PR Preview" w:date="2026-01-01T00:00:00Z">
        <w:r>
          <w:delText xml:space="preserve"> </w:delText>
        </w:r>
      </w:del>
      <m:oMath>
        <m:r>
          <m:rPr>
            <m:sty m:val="bi"/>
          </m:rPr>
          <m:t>X</m:t>
        </m:r>
        <m:r>
          <m:rPr>
            <m:sty m:val="b"/>
          </m:rPr>
          <m:t>Λ</m:t>
        </m:r>
      </m:oMath>
      <w:del w:id="28237" w:author="PR Preview" w:date="2026-01-01T00:00:00Z">
        <w:r>
          <w:delText xml:space="preserve"> </w:delText>
        </w:r>
      </w:del>
      <w:del w:id="28238" w:author="PR Preview" w:date="2026-01-01T00:00:00Z">
        <w:r>
          <w:delText xml:space="preserve">is</w:delText>
        </w:r>
      </w:del>
      <w:del w:id="28239" w:author="PR Preview" w:date="2026-01-01T00:00:00Z">
        <w:r>
          <w:delText xml:space="preserve"> </w:delText>
        </w:r>
      </w:del>
      <m:oMath>
        <m:r>
          <m:rPr>
            <m:sty m:val="bi"/>
          </m:rPr>
          <m:t>X</m:t>
        </m:r>
      </m:oMath>
      <w:del w:id="28240" w:author="PR Preview" w:date="2026-01-01T00:00:00Z">
        <w:r>
          <w:delText xml:space="preserve"> </w:delText>
        </w:r>
      </w:del>
      <w:del w:id="28241" w:author="PR Preview" w:date="2026-01-01T00:00:00Z">
        <w:r>
          <w:delText xml:space="preserve">times column</w:delText>
        </w:r>
      </w:del>
      <w:del w:id="28242" w:author="PR Preview" w:date="2026-01-01T00:00:00Z">
        <w:r>
          <w:delText xml:space="preserve"> </w:delText>
        </w:r>
      </w:del>
      <m:oMath>
        <m:r>
          <m:t>j</m:t>
        </m:r>
      </m:oMath>
      <w:del w:id="28243" w:author="PR Preview" w:date="2026-01-01T00:00:00Z">
        <w:r>
          <w:delText xml:space="preserve"> </w:delText>
        </w:r>
      </w:del>
      <w:del w:id="28244" w:author="PR Preview" w:date="2026-01-01T00:00:00Z">
        <w:r>
          <w:delText xml:space="preserve">of</w:delText>
        </w:r>
      </w:del>
      <w:del w:id="28245" w:author="PR Preview" w:date="2026-01-01T00:00:00Z">
        <w:r>
          <w:delText xml:space="preserve"> </w:delText>
        </w:r>
      </w:del>
      <m:oMath>
        <m:r>
          <m:rPr>
            <m:sty m:val="b"/>
          </m:rPr>
          <m:t>Λ</m:t>
        </m:r>
      </m:oMath>
      <w:del w:id="28246" w:author="PR Preview" w:date="2026-01-01T00:00:00Z">
        <w:r>
          <w:delText xml:space="preserve"> </w:delText>
        </w:r>
      </w:del>
      <w:del w:id="28247" w:author="PR Preview" w:date="2026-01-01T00:00:00Z">
        <w:r>
          <w:delText xml:space="preserve">(4),</w:delText>
        </w:r>
      </w:del>
      <w:del w:id="28248" w:author="PR Preview" w:date="2026-01-01T00:00:00Z">
        <w:r>
          <w:delText xml:space="preserve"> </w:delText>
        </w:r>
      </w:del>
      <w:del w:id="28249" w:author="PR Preview" w:date="2026-01-01T00:00:00Z">
        <w:r>
          <w:delText xml:space="preserve">which is</w:delText>
        </w:r>
      </w:del>
    </w:p>
    <w:p>
      <w:pPr>
        <w:pStyle w:val="BodyText"/>
      </w:pPr>
      <m:oMathPara>
        <m:oMathParaPr>
          <m:jc m:val="center"/>
        </m:oMathParaPr>
        <m:oMath>
          <m:eqArr>
            <m:e>
              <m:r>
                <m:rPr>
                  <m:sty m:val="bi"/>
                </m:rPr>
                <m:t>X</m:t>
              </m:r>
              <m:r>
                <m:t> </m:t>
              </m:r>
              <m:r>
                <m:rPr>
                  <m:sty m:val="p"/>
                </m:rPr>
                <m:t>(</m:t>
              </m:r>
              <m:sSub>
                <m:e>
                  <m:r>
                    <m:t>λ</m:t>
                  </m:r>
                </m:e>
                <m:sub>
                  <m:r>
                    <m:t>j</m:t>
                  </m:r>
                </m:sub>
              </m:sSub>
              <m:sSub>
                <m:e>
                  <m:limLow>
                    <m:e>
                      <m:r>
                        <m:t>e</m:t>
                      </m:r>
                    </m:e>
                    <m:lim>
                      <m:r>
                        <m:rPr>
                          <m:sty m:val="p"/>
                        </m:rPr>
                        <m:t>∼</m:t>
                      </m:r>
                    </m:lim>
                  </m:limLow>
                </m:e>
                <m:sub>
                  <m:r>
                    <m:t>j</m:t>
                  </m:r>
                </m:sub>
              </m:sSub>
              <m:r>
                <m:rPr>
                  <m:sty m:val="p"/>
                </m:rPr>
                <m:t>)</m:t>
              </m:r>
              <m:r>
                <m:t>&amp;</m:t>
              </m:r>
              <m:r>
                <m:rPr>
                  <m:sty m:val="p"/>
                </m:rPr>
                <m:t>=</m:t>
              </m:r>
              <m:sSub>
                <m:e>
                  <m:r>
                    <m:t>λ</m:t>
                  </m:r>
                </m:e>
                <m:sub>
                  <m:r>
                    <m:t>j</m:t>
                  </m:r>
                </m:sub>
              </m:sSub>
              <m:r>
                <m:t> </m:t>
              </m:r>
              <m:r>
                <m:rPr>
                  <m:sty m:val="p"/>
                </m:rPr>
                <m:t>(</m:t>
              </m:r>
              <m:r>
                <m:rPr>
                  <m:sty m:val="bi"/>
                </m:rPr>
                <m:t>X</m:t>
              </m:r>
              <m:sSub>
                <m:e>
                  <m:limLow>
                    <m:e>
                      <m:r>
                        <m:t>e</m:t>
                      </m:r>
                    </m:e>
                    <m:lim>
                      <m:r>
                        <m:rPr>
                          <m:sty m:val="p"/>
                        </m:rPr>
                        <m:t>∼</m:t>
                      </m:r>
                    </m:lim>
                  </m:limLow>
                </m:e>
                <m:sub>
                  <m:r>
                    <m:t>j</m:t>
                  </m:r>
                </m:sub>
              </m:sSub>
              <m:r>
                <m:rPr>
                  <m:sty m:val="p"/>
                </m:rPr>
                <m:t>)</m:t>
              </m:r>
            </m:e>
            <m:e>
              <m:r>
                <m:t>&amp;</m:t>
              </m:r>
              <m:r>
                <m:rPr>
                  <m:sty m:val="p"/>
                </m:rPr>
                <m:t>=</m:t>
              </m:r>
              <m:sSub>
                <m:e>
                  <m:r>
                    <m:t>λ</m:t>
                  </m:r>
                </m:e>
                <m:sub>
                  <m:r>
                    <m:t>j</m:t>
                  </m:r>
                </m:sub>
              </m:sSub>
              <m:sSub>
                <m:e>
                  <m:limLow>
                    <m:e>
                      <m:r>
                        <m:t>x</m:t>
                      </m:r>
                    </m:e>
                    <m:lim>
                      <m:r>
                        <m:rPr>
                          <m:sty m:val="p"/>
                        </m:rPr>
                        <m:t>∼</m:t>
                      </m:r>
                    </m:lim>
                  </m:limLow>
                </m:e>
                <m:sub>
                  <m:r>
                    <m:t>j</m:t>
                  </m:r>
                </m:sub>
              </m:sSub>
            </m:e>
          </m:eqArr>
        </m:oMath>
      </m:oMathPara>
    </w:p>
    <w:p>
      <w:pPr>
        <w:pStyle w:val="BodyText"/>
      </w:pPr>
      <w:ins w:id="28250" w:author="PR Preview" w:date="2026-01-01T00:00:00Z">
        <w:r>
          <w:rPr>
            <w:i/>
            <w:iCs/>
          </w:rPr>
          <w:t xml:space="preserve">Proof</w:t>
        </w:r>
      </w:ins>
      <w:ins w:id="28251" w:author="PR Preview" w:date="2026-01-01T00:00:00Z">
        <w:r>
          <w:t xml:space="preserve">. </w:t>
        </w:r>
      </w:ins>
      <w:ins w:id="28252" w:author="PR Preview" w:date="2026-01-01T00:00:00Z">
        <w:r>
          <w:t xml:space="preserve">Let</w:t>
        </w:r>
      </w:ins>
      <w:ins w:id="28253" w:author="PR Preview" w:date="2026-01-01T00:00:00Z">
        <w:r>
          <w:t xml:space="preserve"> </w:t>
        </w:r>
      </w:ins>
      <m:oMath>
        <m:r>
          <m:rPr>
            <m:sty m:val="bi"/>
          </m:rPr>
          <m:t>X</m:t>
        </m:r>
      </m:oMath>
      <w:ins w:id="28254" w:author="PR Preview" w:date="2026-01-01T00:00:00Z">
        <w:r>
          <w:t xml:space="preserve"> </w:t>
        </w:r>
      </w:ins>
      <w:ins w:id="28255" w:author="PR Preview" w:date="2026-01-01T00:00:00Z">
        <w:r>
          <w:t xml:space="preserve">have columns</w:t>
        </w:r>
      </w:ins>
      <w:ins w:id="28256" w:author="PR Preview" w:date="2026-01-01T00:00:00Z">
        <w:r>
          <w:t xml:space="preserve"> </w:t>
        </w:r>
      </w:ins>
      <w:ins w:id="28257" w:author="PR Preview" w:date="2026-01-01T00:00:00Z">
        <w:r>
          <w:t xml:space="preserve">$\mathord{\smash[b]{\underset{\raise.3ex\hbox{$\scriptstyle\sim$}}{x}}\vphantom{x}}_1, \ldots, \mathord{\smash[b]{\underset{\raise.3ex\hbox{$\scriptstyle\sim$}}{x}}\vphantom{x}}_p$</w:t>
        </w:r>
      </w:ins>
      <w:ins w:id="28258" w:author="PR Preview" w:date="2026-01-01T00:00:00Z">
        <w:r>
          <w:t xml:space="preserve"> </w:t>
        </w:r>
      </w:ins>
      <w:ins w:id="28259" w:author="PR Preview" w:date="2026-01-01T00:00:00Z">
        <w:r>
          <w:t xml:space="preserve">and</w:t>
        </w:r>
      </w:ins>
      <w:ins w:id="28260" w:author="PR Preview" w:date="2026-01-01T00:00:00Z">
        <w:r>
          <w:t xml:space="preserve"> </w:t>
        </w:r>
      </w:ins>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ins w:id="28261" w:author="PR Preview" w:date="2026-01-01T00:00:00Z">
        <w:r>
          <w:t xml:space="preserve">.</w:t>
        </w:r>
      </w:ins>
      <w:ins w:id="28262" w:author="PR Preview" w:date="2026-01-01T00:00:00Z">
        <w:r>
          <w:t xml:space="preserve"> </w:t>
        </w:r>
      </w:ins>
      <w:ins w:id="28263" w:author="PR Preview" w:date="2026-01-01T00:00:00Z">
        <w:r>
          <w:t xml:space="preserve">Column</w:t>
        </w:r>
      </w:ins>
      <w:ins w:id="28264" w:author="PR Preview" w:date="2026-01-01T00:00:00Z">
        <w:r>
          <w:t xml:space="preserve"> </w:t>
        </w:r>
      </w:ins>
      <m:oMath>
        <m:r>
          <m:t>j</m:t>
        </m:r>
      </m:oMath>
      <w:ins w:id="28265" w:author="PR Preview" w:date="2026-01-01T00:00:00Z">
        <w:r>
          <w:t xml:space="preserve"> </w:t>
        </w:r>
      </w:ins>
      <w:ins w:id="28266" w:author="PR Preview" w:date="2026-01-01T00:00:00Z">
        <w:r>
          <w:t xml:space="preserve">of</w:t>
        </w:r>
      </w:ins>
      <w:ins w:id="28267" w:author="PR Preview" w:date="2026-01-01T00:00:00Z">
        <w:r>
          <w:t xml:space="preserve"> </w:t>
        </w:r>
      </w:ins>
      <m:oMath>
        <m:r>
          <m:rPr>
            <m:sty m:val="bi"/>
          </m:rPr>
          <m:t>A</m:t>
        </m:r>
        <m:r>
          <m:rPr>
            <m:sty m:val="bi"/>
          </m:rPr>
          <m:t>X</m:t>
        </m:r>
      </m:oMath>
      <w:ins w:id="28268" w:author="PR Preview" w:date="2026-01-01T00:00:00Z">
        <w:r>
          <w:t xml:space="preserve"> </w:t>
        </w:r>
      </w:ins>
      <w:ins w:id="28269" w:author="PR Preview" w:date="2026-01-01T00:00:00Z">
        <w:r>
          <w:t xml:space="preserve">is</w:t>
        </w:r>
      </w:ins>
      <w:ins w:id="28270" w:author="PR Preview" w:date="2026-01-01T00:00:00Z">
        <w:r>
          <w:t xml:space="preserve"> </w:t>
        </w:r>
      </w:ins>
      <w:ins w:id="28271" w:author="PR Preview" w:date="2026-01-01T00:00:00Z">
        <w:r>
          <w:t xml:space="preserve">$\mathbf{A} \mathord{\smash[b]{\underset{\raise.3ex\hbox{$\scriptstyle\sim$}}{x}}\vphantom{x}}_j$</w:t>
        </w:r>
      </w:ins>
      <w:ins w:id="28272" w:author="PR Preview" w:date="2026-01-01T00:00:00Z">
        <w:r>
          <w:t xml:space="preserve">,</w:t>
        </w:r>
      </w:ins>
      <w:ins w:id="28273" w:author="PR Preview" w:date="2026-01-01T00:00:00Z">
        <w:r>
          <w:t xml:space="preserve"> </w:t>
        </w:r>
      </w:ins>
      <w:ins w:id="28274" w:author="PR Preview" w:date="2026-01-01T00:00:00Z">
        <w:r>
          <w:t xml:space="preserve">and column</w:t>
        </w:r>
      </w:ins>
      <w:ins w:id="28275" w:author="PR Preview" w:date="2026-01-01T00:00:00Z">
        <w:r>
          <w:t xml:space="preserve"> </w:t>
        </w:r>
      </w:ins>
      <m:oMath>
        <m:r>
          <m:t>j</m:t>
        </m:r>
      </m:oMath>
      <w:ins w:id="28276" w:author="PR Preview" w:date="2026-01-01T00:00:00Z">
        <w:r>
          <w:t xml:space="preserve"> </w:t>
        </w:r>
      </w:ins>
      <w:ins w:id="28277" w:author="PR Preview" w:date="2026-01-01T00:00:00Z">
        <w:r>
          <w:t xml:space="preserve">of</w:t>
        </w:r>
      </w:ins>
      <w:ins w:id="28278" w:author="PR Preview" w:date="2026-01-01T00:00:00Z">
        <w:r>
          <w:t xml:space="preserve"> </w:t>
        </w:r>
      </w:ins>
      <m:oMath>
        <m:r>
          <m:rPr>
            <m:sty m:val="bi"/>
          </m:rPr>
          <m:t>X</m:t>
        </m:r>
        <m:r>
          <m:rPr>
            <m:sty m:val="b"/>
          </m:rPr>
          <m:t>Λ</m:t>
        </m:r>
      </m:oMath>
      <w:ins w:id="28279" w:author="PR Preview" w:date="2026-01-01T00:00:00Z">
        <w:r>
          <w:t xml:space="preserve"> </w:t>
        </w:r>
      </w:ins>
      <w:ins w:id="28280" w:author="PR Preview" w:date="2026-01-01T00:00:00Z">
        <w:r>
          <w:t xml:space="preserve">is</w:t>
        </w:r>
      </w:ins>
      <w:ins w:id="28281" w:author="PR Preview" w:date="2026-01-01T00:00:00Z">
        <w:r>
          <w:t xml:space="preserve"> </w:t>
        </w:r>
      </w:ins>
      <m:oMath>
        <m:r>
          <m:rPr>
            <m:sty m:val="bi"/>
          </m:rPr>
          <m:t>X</m:t>
        </m:r>
      </m:oMath>
      <w:ins w:id="28282" w:author="PR Preview" w:date="2026-01-01T00:00:00Z">
        <w:r>
          <w:t xml:space="preserve"> </w:t>
        </w:r>
      </w:ins>
      <w:ins w:id="28283" w:author="PR Preview" w:date="2026-01-01T00:00:00Z">
        <w:r>
          <w:t xml:space="preserve">times column</w:t>
        </w:r>
      </w:ins>
      <w:ins w:id="28284" w:author="PR Preview" w:date="2026-01-01T00:00:00Z">
        <w:r>
          <w:t xml:space="preserve"> </w:t>
        </w:r>
      </w:ins>
      <m:oMath>
        <m:r>
          <m:t>j</m:t>
        </m:r>
      </m:oMath>
      <w:ins w:id="28285" w:author="PR Preview" w:date="2026-01-01T00:00:00Z">
        <w:r>
          <w:t xml:space="preserve"> </w:t>
        </w:r>
      </w:ins>
      <w:ins w:id="28286" w:author="PR Preview" w:date="2026-01-01T00:00:00Z">
        <w:r>
          <w:t xml:space="preserve">of</w:t>
        </w:r>
      </w:ins>
      <w:ins w:id="28287" w:author="PR Preview" w:date="2026-01-01T00:00:00Z">
        <w:r>
          <w:t xml:space="preserve"> </w:t>
        </w:r>
      </w:ins>
      <m:oMath>
        <m:r>
          <m:rPr>
            <m:sty m:val="b"/>
          </m:rPr>
          <m:t>Λ</m:t>
        </m:r>
      </m:oMath>
      <w:ins w:id="28288" w:author="PR Preview" w:date="2026-01-01T00:00:00Z">
        <w:r>
          <w:t xml:space="preserve"> </w:t>
        </w:r>
      </w:ins>
      <w:ins w:id="28289" w:author="PR Preview" w:date="2026-01-01T00:00:00Z">
        <w:r>
          <w:t xml:space="preserve">(4),</w:t>
        </w:r>
      </w:ins>
      <w:ins w:id="28290" w:author="PR Preview" w:date="2026-01-01T00:00:00Z">
        <w:r>
          <w:t xml:space="preserve"> </w:t>
        </w:r>
      </w:ins>
      <w:ins w:id="28291" w:author="PR Preview" w:date="2026-01-01T00:00:00Z">
        <w:r>
          <w:t xml:space="preserve">which is</w:t>
        </w:r>
      </w:ins>
    </w:p>
    <w:p>
      <w:pPr>
        <w:pStyle w:val="BodyText"/>
      </w:pPr>
      <w:ins w:id="28292" w:author="PR Preview" w:date="2026-01-01T00:00:00Z">
        <w:r>
          <w:t xml:space="preserve">$$
    \begin{aligned}
    \mathbf{X}\,(\lambda_j \mathord{\smash[b]{\underset{\raise.3ex\hbox{$\scriptstyle\sim$}}{e}}\vphantom{e}}_j) &amp;= \lambda_j\,(\mathbf{X} \mathord{\smash[b]{\underset{\raise.3ex\hbox{$\scriptstyle\sim$}}{e}}\vphantom{e}}_j) \\
    &amp;= \lambda_j \mathord{\smash[b]{\underset{\raise.3ex\hbox{$\scriptstyle\sim$}}{x}}\vphantom{x}}_j
    \end{aligned}
    $$</w:t>
        </w:r>
      </w:ins>
    </w:p>
    <w:p>
      <w:pPr>
        <w:pStyle w:val="FirstParagraph"/>
      </w:pPr>
      <w:r>
        <w:t xml:space="preserve">(</w:t>
      </w:r>
      <w:hyperlink w:anchor="thm-scalar-matmul">
        <w:r>
          <w:rPr>
            <w:rStyle w:val="Hyperlink"/>
          </w:rPr>
          <w:t xml:space="preserve">Theorem 93</w:t>
        </w:r>
      </w:hyperlink>
      <w:r>
        <w:t xml:space="preserve">,</w:t>
      </w:r>
      <w:r>
        <w:t xml:space="preserve"> </w:t>
      </w:r>
      <w:hyperlink w:anchor="thm-matvec-columns">
        <w:r>
          <w:rPr>
            <w:rStyle w:val="Hyperlink"/>
          </w:rPr>
          <w:t xml:space="preserve">Theorem 23</w:t>
        </w:r>
      </w:hyperlink>
      <w:r>
        <w:t xml:space="preserve">),</w:t>
      </w:r>
      <w:r>
        <w:t xml:space="preserve"> </w:t>
      </w:r>
      <w:r>
        <w:t xml:space="preserve">so</w:t>
      </w:r>
    </w:p>
    <w:p>
      <w:pPr>
        <w:pStyle w:val="BodyText"/>
      </w:pPr>
      <w:bookmarkStart w:id="640" w:name="eq-ax-xlambda"/>
      <m:oMathPara>
        <m:oMathParaPr>
          <m:jc m:val="center"/>
        </m:oMathParaPr>
        <m:oMath>
          <m:r>
            <m:rPr>
              <m:sty m:val="bi"/>
            </m:rPr>
            <m:t>A</m:t>
          </m:r>
          <m:r>
            <m:rPr>
              <m:sty m:val="bi"/>
            </m:rPr>
            <m:t>X</m:t>
          </m:r>
          <m:r>
            <m:rPr>
              <m:sty m:val="p"/>
            </m:rPr>
            <m:t>=</m:t>
          </m:r>
          <m:r>
            <m:rPr>
              <m:sty m:val="bi"/>
            </m:rPr>
            <m:t>X</m:t>
          </m:r>
          <m:r>
            <m:rPr>
              <m:sty m:val="b"/>
            </m:rPr>
            <m:t>Λ</m:t>
          </m:r>
          <m:r>
            <m:rPr>
              <m:sty m:val="p"/>
            </m:rPr>
            <m:t>⇔</m:t>
          </m:r>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r>
            <m:rPr>
              <m:nor/>
              <m:sty m:val="p"/>
            </m:rPr>
            <m:t> for every </m:t>
          </m:r>
          <m:r>
            <m:t>j</m:t>
          </m:r>
          <m:r>
            <m:rPr>
              <m:sty m:val="p"/>
            </m:rPr>
            <m:t>.</m:t>
          </m:r>
          <m:r>
            <m:t>  </m:t>
          </m:r>
          <m:r>
            <m:rPr>
              <m:sty m:val="p"/>
            </m:rPr>
            <m:t>(</m:t>
          </m:r>
          <m:r>
            <m:t>7</m:t>
          </m:r>
          <m:r>
            <m:rPr>
              <m:sty m:val="p"/>
            </m:rPr>
            <m:t>)</m:t>
          </m:r>
        </m:oMath>
      </m:oMathPara>
      <w:bookmarkEnd w:id="640"/>
    </w:p>
    <w:p>
      <w:pPr>
        <w:pStyle w:val="BodyText"/>
      </w:pPr>
      <w:bookmarkStart w:id="640" w:name="eq-ax-xlambda"/>
      <w:ins w:id="28293" w:author="PR Preview" w:date="2026-01-01T00:00:00Z">
        <w:r>
          <w:t xml:space="preserve">$$
    \mathbf{A} \mathbf{X} = \mathbf{X} \mathbf{\Lambda}
    \iff \mathbf{A} \mathord{\smash[b]{\underset{\raise.3ex\hbox{$\scriptstyle\sim$}}{x}}\vphantom{x}}_j = \lambda_j \mathord{\smash[b]{\underset{\raise.3ex\hbox{$\scriptstyle\sim$}}{x}}\vphantom{x}}_j \text{ for every } j.
     \qquad(7)$$</w:t>
        </w:r>
      </w:ins>
      <w:bookmarkEnd w:id="640"/>
    </w:p>
    <w:p>
      <w:pPr>
        <w:pStyle w:val="FirstParagraph"/>
      </w:pPr>
      <w:r>
        <w:t xml:space="preserve">Also,</w:t>
      </w:r>
      <w:r>
        <w:t xml:space="preserve"> </w:t>
      </w:r>
      <m:oMath>
        <m:r>
          <m:rPr>
            <m:sty m:val="bi"/>
          </m:rPr>
          <m:t>X</m:t>
        </m:r>
      </m:oMath>
      <w:r>
        <w:t xml:space="preserve"> </w:t>
      </w:r>
      <w:r>
        <w:t xml:space="preserve">has rank</w:t>
      </w:r>
      <w:r>
        <w:t xml:space="preserve"> </w:t>
      </w:r>
      <m:oMath>
        <m:r>
          <m:t>p</m:t>
        </m:r>
      </m:oMath>
      <w:r>
        <w:t xml:space="preserve"> </w:t>
      </w:r>
      <w:r>
        <w:t xml:space="preserve">exactly when its</w:t>
      </w:r>
      <w:r>
        <w:t xml:space="preserve"> </w:t>
      </w:r>
      <m:oMath>
        <m:r>
          <m:t>p</m:t>
        </m:r>
      </m:oMath>
      <w:r>
        <w:t xml:space="preserve"> </w:t>
      </w:r>
      <w:r>
        <w:t xml:space="preserve">columns are linearly independent (</w:t>
      </w:r>
      <w:hyperlink w:anchor="def-rank">
        <w:r>
          <w:rPr>
            <w:rStyle w:val="Hyperlink"/>
          </w:rPr>
          <w:t xml:space="preserve">Definition 44</w:t>
        </w:r>
      </w:hyperlink>
      <w:r>
        <w:t xml:space="preserve">),</w:t>
      </w:r>
      <w:r>
        <w:t xml:space="preserve"> </w:t>
      </w:r>
      <w:r>
        <w:t xml:space="preserve">which by</w:t>
      </w:r>
      <w:r>
        <w:t xml:space="preserve"> </w:t>
      </w:r>
      <w:hyperlink w:anchor="thm-invertible-rank">
        <w:r>
          <w:rPr>
            <w:rStyle w:val="Hyperlink"/>
          </w:rPr>
          <w:t xml:space="preserve">Theorem 107</w:t>
        </w:r>
      </w:hyperlink>
      <w:r>
        <w:t xml:space="preserve"> </w:t>
      </w:r>
      <w:r>
        <w:t xml:space="preserve">is exactly when</w:t>
      </w:r>
      <w:r>
        <w:t xml:space="preserve"> </w:t>
      </w:r>
      <m:oMath>
        <m:r>
          <m:rPr>
            <m:sty m:val="bi"/>
          </m:rPr>
          <m:t>X</m:t>
        </m:r>
      </m:oMath>
      <w:r>
        <w:t xml:space="preserve"> </w:t>
      </w:r>
      <w:r>
        <w:t xml:space="preserve">is invertible.</w:t>
      </w:r>
    </w:p>
    <w:p>
      <w:pPr>
        <w:pStyle w:val="BodyText"/>
      </w:pPr>
      <w:del w:id="28294" w:author="PR Preview" w:date="2026-01-01T00:00:00Z">
        <w:r>
          <w:rPr>
            <w:b/>
            <w:bCs/>
          </w:rPr>
          <w:delText xml:space="preserve">Eigenvectors give a diagonalization.</w:delText>
        </w:r>
      </w:del>
      <w:del w:id="28295" w:author="PR Preview" w:date="2026-01-01T00:00:00Z">
        <w:r>
          <w:delText xml:space="preserve"> </w:delText>
        </w:r>
      </w:del>
      <w:del w:id="28296" w:author="PR Preview" w:date="2026-01-01T00:00:00Z">
        <w:r>
          <w:delText xml:space="preserve">If</w:delText>
        </w:r>
      </w:del>
      <w:del w:id="28297" w:author="PR Preview" w:date="2026-01-01T00:00:00Z">
        <w:r>
          <w:delText xml:space="preserve"> </w:delText>
        </w:r>
      </w:del>
      <m:oMath>
        <m:sSub>
          <m:e>
            <m:limLow>
              <m:e>
                <m:r>
                  <m:t>x</m:t>
                </m:r>
              </m:e>
              <m:lim>
                <m:r>
                  <m:rPr>
                    <m:sty m:val="p"/>
                  </m:rPr>
                  <m:t>∼</m:t>
                </m:r>
              </m:lim>
            </m:limLow>
          </m:e>
          <m:sub>
            <m:r>
              <m:t>1</m:t>
            </m:r>
          </m:sub>
        </m:sSub>
        <m:r>
          <m:rPr>
            <m:sty m:val="p"/>
          </m:rPr>
          <m:t>,</m:t>
        </m:r>
        <m:r>
          <m:rPr>
            <m:sty m:val="p"/>
          </m:rPr>
          <m:t>…</m:t>
        </m:r>
        <m:r>
          <m:rPr>
            <m:sty m:val="p"/>
          </m:rPr>
          <m:t>,</m:t>
        </m:r>
        <m:sSub>
          <m:e>
            <m:limLow>
              <m:e>
                <m:r>
                  <m:t>x</m:t>
                </m:r>
              </m:e>
              <m:lim>
                <m:r>
                  <m:rPr>
                    <m:sty m:val="p"/>
                  </m:rPr>
                  <m:t>∼</m:t>
                </m:r>
              </m:lim>
            </m:limLow>
          </m:e>
          <m:sub>
            <m:r>
              <m:t>p</m:t>
            </m:r>
          </m:sub>
        </m:sSub>
      </m:oMath>
      <w:del w:id="28298" w:author="PR Preview" w:date="2026-01-01T00:00:00Z">
        <w:r>
          <w:delText xml:space="preserve"> </w:delText>
        </w:r>
      </w:del>
      <w:del w:id="28299" w:author="PR Preview" w:date="2026-01-01T00:00:00Z">
        <w:r>
          <w:delText xml:space="preserve">are linearly independent eigenvectors,</w:delText>
        </w:r>
      </w:del>
      <w:del w:id="28300" w:author="PR Preview" w:date="2026-01-01T00:00:00Z">
        <w:r>
          <w:delText xml:space="preserve"> </w:delText>
        </w:r>
      </w:del>
      <w:del w:id="28301" w:author="PR Preview" w:date="2026-01-01T00:00:00Z">
        <w:r>
          <w:delText xml:space="preserve">then</w:delText>
        </w:r>
      </w:del>
      <w:del w:id="28302" w:author="PR Preview" w:date="2026-01-01T00:00:00Z">
        <w:r>
          <w:delText xml:space="preserve"> </w:delText>
        </w:r>
      </w:del>
      <m:oMath>
        <m:r>
          <m:rPr>
            <m:sty m:val="bi"/>
          </m:rPr>
          <m:t>X</m:t>
        </m:r>
      </m:oMath>
      <w:del w:id="28303" w:author="PR Preview" w:date="2026-01-01T00:00:00Z">
        <w:r>
          <w:delText xml:space="preserve"> </w:delText>
        </w:r>
      </w:del>
      <w:del w:id="28304" w:author="PR Preview" w:date="2026-01-01T00:00:00Z">
        <w:r>
          <w:delText xml:space="preserve">is invertible and</w:delText>
        </w:r>
      </w:del>
      <w:del w:id="28305" w:author="PR Preview" w:date="2026-01-01T00:00:00Z">
        <w:r>
          <w:delText xml:space="preserve"> </w:delText>
        </w:r>
      </w:del>
      <w:hyperlink w:anchor="eq-ax-xlambda">
        <w:del w:id="28306" w:author="PR Preview" w:date="2026-01-01T00:00:00Z">
          <w:r>
            <w:rPr>
              <w:rStyle w:val="Hyperlink"/>
            </w:rPr>
            <w:delText xml:space="preserve">Equation 7</w:delText>
          </w:r>
        </w:del>
      </w:hyperlink>
      <w:del w:id="28307" w:author="PR Preview" w:date="2026-01-01T00:00:00Z">
        <w:r>
          <w:delText xml:space="preserve"> </w:delText>
        </w:r>
      </w:del>
      <w:del w:id="28308" w:author="PR Preview" w:date="2026-01-01T00:00:00Z">
        <w:r>
          <w:delText xml:space="preserve">gives</w:delText>
        </w:r>
      </w:del>
      <w:del w:id="28309" w:author="PR Preview" w:date="2026-01-01T00:00:00Z">
        <w:r>
          <w:delText xml:space="preserve"> </w:delText>
        </w:r>
      </w:del>
      <m:oMath>
        <m:r>
          <m:rPr>
            <m:sty m:val="bi"/>
          </m:rPr>
          <m:t>A</m:t>
        </m:r>
        <m:r>
          <m:rPr>
            <m:sty m:val="bi"/>
          </m:rPr>
          <m:t>X</m:t>
        </m:r>
        <m:r>
          <m:rPr>
            <m:sty m:val="p"/>
          </m:rPr>
          <m:t>=</m:t>
        </m:r>
        <m:r>
          <m:rPr>
            <m:sty m:val="bi"/>
          </m:rPr>
          <m:t>X</m:t>
        </m:r>
        <m:r>
          <m:rPr>
            <m:sty m:val="b"/>
          </m:rPr>
          <m:t>Λ</m:t>
        </m:r>
      </m:oMath>
      <w:del w:id="28310" w:author="PR Preview" w:date="2026-01-01T00:00:00Z">
        <w:r>
          <w:delText xml:space="preserve">, so</w:delText>
        </w:r>
      </w:del>
    </w:p>
    <w:p>
      <w:pPr>
        <w:pStyle w:val="BodyText"/>
      </w:pPr>
      <w:ins w:id="28311" w:author="PR Preview" w:date="2026-01-01T00:00:00Z">
        <w:r>
          <w:rPr>
            <w:b/>
            <w:bCs/>
          </w:rPr>
          <w:t xml:space="preserve">Eigenvectors give a diagonalization.</w:t>
        </w:r>
      </w:ins>
      <w:ins w:id="28312" w:author="PR Preview" w:date="2026-01-01T00:00:00Z">
        <w:r>
          <w:t xml:space="preserve"> </w:t>
        </w:r>
      </w:ins>
      <w:ins w:id="28313" w:author="PR Preview" w:date="2026-01-01T00:00:00Z">
        <w:r>
          <w:t xml:space="preserve">If</w:t>
        </w:r>
      </w:ins>
      <w:ins w:id="28314" w:author="PR Preview" w:date="2026-01-01T00:00:00Z">
        <w:r>
          <w:t xml:space="preserve"> </w:t>
        </w:r>
      </w:ins>
      <w:ins w:id="28315" w:author="PR Preview" w:date="2026-01-01T00:00:00Z">
        <w:r>
          <w:t xml:space="preserve">$\mathord{\smash[b]{\underset{\raise.3ex\hbox{$\scriptstyle\sim$}}{x}}\vphantom{x}}_1, \ldots, \mathord{\smash[b]{\underset{\raise.3ex\hbox{$\scriptstyle\sim$}}{x}}\vphantom{x}}_p$</w:t>
        </w:r>
      </w:ins>
      <w:ins w:id="28316" w:author="PR Preview" w:date="2026-01-01T00:00:00Z">
        <w:r>
          <w:t xml:space="preserve"> </w:t>
        </w:r>
      </w:ins>
      <w:ins w:id="28317" w:author="PR Preview" w:date="2026-01-01T00:00:00Z">
        <w:r>
          <w:t xml:space="preserve">are linearly independent eigenvectors,</w:t>
        </w:r>
      </w:ins>
      <w:ins w:id="28318" w:author="PR Preview" w:date="2026-01-01T00:00:00Z">
        <w:r>
          <w:t xml:space="preserve"> </w:t>
        </w:r>
      </w:ins>
      <w:ins w:id="28319" w:author="PR Preview" w:date="2026-01-01T00:00:00Z">
        <w:r>
          <w:t xml:space="preserve">then</w:t>
        </w:r>
      </w:ins>
      <w:ins w:id="28320" w:author="PR Preview" w:date="2026-01-01T00:00:00Z">
        <w:r>
          <w:t xml:space="preserve"> </w:t>
        </w:r>
      </w:ins>
      <m:oMath>
        <m:r>
          <m:rPr>
            <m:sty m:val="bi"/>
          </m:rPr>
          <m:t>X</m:t>
        </m:r>
      </m:oMath>
      <w:ins w:id="28321" w:author="PR Preview" w:date="2026-01-01T00:00:00Z">
        <w:r>
          <w:t xml:space="preserve"> </w:t>
        </w:r>
      </w:ins>
      <w:ins w:id="28322" w:author="PR Preview" w:date="2026-01-01T00:00:00Z">
        <w:r>
          <w:t xml:space="preserve">is invertible and</w:t>
        </w:r>
      </w:ins>
      <w:ins w:id="28323" w:author="PR Preview" w:date="2026-01-01T00:00:00Z">
        <w:r>
          <w:t xml:space="preserve"> </w:t>
        </w:r>
      </w:ins>
      <w:hyperlink w:anchor="eq-ax-xlambda">
        <w:ins w:id="28324" w:author="PR Preview" w:date="2026-01-01T00:00:00Z">
          <w:r>
            <w:rPr>
              <w:rStyle w:val="Hyperlink"/>
            </w:rPr>
            <w:t xml:space="preserve">Equation 7</w:t>
          </w:r>
        </w:ins>
      </w:hyperlink>
      <w:ins w:id="28325" w:author="PR Preview" w:date="2026-01-01T00:00:00Z">
        <w:r>
          <w:t xml:space="preserve"> </w:t>
        </w:r>
      </w:ins>
      <w:ins w:id="28326" w:author="PR Preview" w:date="2026-01-01T00:00:00Z">
        <w:r>
          <w:t xml:space="preserve">gives</w:t>
        </w:r>
      </w:ins>
      <w:ins w:id="28327" w:author="PR Preview" w:date="2026-01-01T00:00:00Z">
        <w:r>
          <w:t xml:space="preserve"> </w:t>
        </w:r>
      </w:ins>
      <m:oMath>
        <m:r>
          <m:rPr>
            <m:sty m:val="bi"/>
          </m:rPr>
          <m:t>A</m:t>
        </m:r>
        <m:r>
          <m:rPr>
            <m:sty m:val="bi"/>
          </m:rPr>
          <m:t>X</m:t>
        </m:r>
        <m:r>
          <m:rPr>
            <m:sty m:val="p"/>
          </m:rPr>
          <m:t>=</m:t>
        </m:r>
        <m:r>
          <m:rPr>
            <m:sty m:val="bi"/>
          </m:rPr>
          <m:t>X</m:t>
        </m:r>
        <m:r>
          <m:rPr>
            <m:sty m:val="b"/>
          </m:rPr>
          <m:t>Λ</m:t>
        </m:r>
      </m:oMath>
      <w:ins w:id="28328" w:author="PR Preview" w:date="2026-01-01T00:00:00Z">
        <w:r>
          <w:t xml:space="preserve">, so</w:t>
        </w:r>
      </w:ins>
    </w:p>
    <w:p>
      <w:pPr>
        <w:pStyle w:val="BodyText"/>
      </w:pPr>
      <m:oMathPara>
        <m:oMathParaPr>
          <m:jc m:val="center"/>
        </m:oMathParaPr>
        <m:oMath>
          <m:eqArr>
            <m:e>
              <m:r>
                <m:rPr>
                  <m:sty m:val="bi"/>
                </m:rPr>
                <m:t>A</m:t>
              </m:r>
              <m:r>
                <m:t>&amp;</m:t>
              </m:r>
              <m:r>
                <m:rPr>
                  <m:sty m:val="p"/>
                </m:rPr>
                <m:t>=</m:t>
              </m:r>
              <m:r>
                <m:rPr>
                  <m:sty m:val="bi"/>
                </m:rPr>
                <m:t>A</m:t>
              </m:r>
              <m:r>
                <m:t> </m:t>
              </m:r>
              <m:sSub>
                <m:e>
                  <m:r>
                    <m:rPr>
                      <m:sty m:val="bi"/>
                    </m:rPr>
                    <m:t>I</m:t>
                  </m:r>
                </m:e>
                <m:sub>
                  <m:r>
                    <m:t>p</m:t>
                  </m:r>
                </m:sub>
              </m:sSub>
              <m:r>
                <m:t>&amp;</m:t>
              </m:r>
              <m:r>
                <m:t>&amp;</m:t>
              </m:r>
              <m:r>
                <m:rPr>
                  <m:nor/>
                  <m:sty m:val="p"/>
                </m:rPr>
                <m:t>(</m:t>
              </m:r>
              <m:r>
                <m:rPr>
                  <m:nor/>
                  <m:sty m:val="p"/>
                </m:rPr>
                <m:t>Theorem 10</m:t>
              </m:r>
              <m:r>
                <m:rPr>
                  <m:nor/>
                  <m:sty m:val="p"/>
                </m:rPr>
                <m:t>)</m:t>
              </m:r>
            </m:e>
            <m:e>
              <m:r>
                <m:t>&amp;</m:t>
              </m:r>
              <m:r>
                <m:rPr>
                  <m:sty m:val="p"/>
                </m:rPr>
                <m:t>=</m:t>
              </m:r>
              <m:r>
                <m:rPr>
                  <m:sty m:val="bi"/>
                </m:rPr>
                <m:t>A</m:t>
              </m:r>
              <m:r>
                <m:t> </m:t>
              </m:r>
              <m:r>
                <m:rPr>
                  <m:sty m:val="p"/>
                </m:rPr>
                <m:t>(</m:t>
              </m:r>
              <m:r>
                <m:rPr>
                  <m:sty m:val="bi"/>
                </m:rPr>
                <m:t>X</m:t>
              </m:r>
              <m:sSup>
                <m:e>
                  <m:r>
                    <m:rPr>
                      <m:sty m:val="bi"/>
                    </m:rPr>
                    <m:t>X</m:t>
                  </m:r>
                </m:e>
                <m:sup>
                  <m:r>
                    <m:rPr>
                      <m:sty m:val="p"/>
                    </m:rPr>
                    <m:t>−</m:t>
                  </m:r>
                  <m:r>
                    <m:t>1</m:t>
                  </m:r>
                </m:sup>
              </m:sSup>
              <m:r>
                <m:rPr>
                  <m:sty m:val="p"/>
                </m:rPr>
                <m:t>)</m:t>
              </m:r>
              <m:r>
                <m:t>&amp;</m:t>
              </m:r>
              <m:r>
                <m:t>&amp;</m:t>
              </m:r>
              <m:r>
                <m:rPr>
                  <m:nor/>
                  <m:sty m:val="p"/>
                </m:rPr>
                <m:t>(</m:t>
              </m:r>
              <m:r>
                <m:rPr>
                  <m:nor/>
                  <m:sty m:val="p"/>
                </m:rPr>
                <m:t>Definition 84</m:t>
              </m:r>
              <m:r>
                <m:rPr>
                  <m:nor/>
                  <m:sty m:val="p"/>
                </m:rPr>
                <m:t>)</m:t>
              </m:r>
            </m:e>
            <m:e>
              <m:r>
                <m:t>&amp;</m:t>
              </m:r>
              <m:r>
                <m:rPr>
                  <m:sty m:val="p"/>
                </m:rPr>
                <m:t>=</m:t>
              </m:r>
              <m:r>
                <m:rPr>
                  <m:sty m:val="p"/>
                </m:rPr>
                <m:t>(</m:t>
              </m:r>
              <m:r>
                <m:rPr>
                  <m:sty m:val="bi"/>
                </m:rPr>
                <m:t>A</m:t>
              </m:r>
              <m:r>
                <m:rPr>
                  <m:sty m:val="bi"/>
                </m:rPr>
                <m:t>X</m:t>
              </m:r>
              <m:r>
                <m:rPr>
                  <m:sty m:val="p"/>
                </m:rPr>
                <m:t>)</m:t>
              </m:r>
              <m:r>
                <m:t> </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r>
                <m:rPr>
                  <m:sty m:val="b"/>
                </m:rPr>
                <m:t>Λ</m:t>
              </m:r>
              <m:sSup>
                <m:e>
                  <m:r>
                    <m:rPr>
                      <m:sty m:val="bi"/>
                    </m:rPr>
                    <m:t>X</m:t>
                  </m:r>
                </m:e>
                <m:sup>
                  <m:r>
                    <m:rPr>
                      <m:sty m:val="p"/>
                    </m:rPr>
                    <m:t>−</m:t>
                  </m:r>
                  <m:r>
                    <m:t>1</m:t>
                  </m:r>
                </m:sup>
              </m:sSup>
              <m:r>
                <m:rPr>
                  <m:sty m:val="p"/>
                </m:rPr>
                <m:t>.</m:t>
              </m:r>
              <m:r>
                <m:t>&amp;</m:t>
              </m:r>
              <m:r>
                <m:t>&amp;</m:t>
              </m:r>
              <m:r>
                <m:rPr>
                  <m:nor/>
                  <m:sty m:val="p"/>
                </m:rPr>
                <m:t>(</m:t>
              </m:r>
              <m:r>
                <m:rPr>
                  <m:sty m:val="bi"/>
                </m:rPr>
                <m:t>A</m:t>
              </m:r>
              <m:r>
                <m:rPr>
                  <m:sty m:val="bi"/>
                </m:rPr>
                <m:t>X</m:t>
              </m:r>
              <m:r>
                <m:rPr>
                  <m:sty m:val="p"/>
                </m:rPr>
                <m:t>=</m:t>
              </m:r>
              <m:r>
                <m:rPr>
                  <m:sty m:val="bi"/>
                </m:rPr>
                <m:t>X</m:t>
              </m:r>
              <m:r>
                <m:rPr>
                  <m:sty m:val="b"/>
                </m:rPr>
                <m:t>Λ</m:t>
              </m:r>
              <m:r>
                <m:rPr>
                  <m:nor/>
                  <m:sty m:val="p"/>
                </m:rPr>
                <m:t>)</m:t>
              </m:r>
            </m:e>
          </m:eqArr>
        </m:oMath>
      </m:oMathPara>
    </w:p>
    <w:p>
      <w:pPr>
        <w:pStyle w:val="FirstParagraph"/>
      </w:pPr>
      <w:r>
        <w:rPr>
          <w:b/>
          <w:bCs/>
        </w:rPr>
        <w:t xml:space="preserve">A diagonalization gives eigenvectors.</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then</w:t>
      </w:r>
    </w:p>
    <w:p>
      <w:pPr>
        <w:pStyle w:val="BodyText"/>
      </w:pPr>
      <m:oMathPara>
        <m:oMathParaPr>
          <m:jc m:val="center"/>
        </m:oMathParaPr>
        <m:oMath>
          <m:eqArr>
            <m:e>
              <m:r>
                <m:rPr>
                  <m:sty m:val="bi"/>
                </m:rPr>
                <m:t>A</m:t>
              </m:r>
              <m:r>
                <m:rPr>
                  <m:sty m:val="bi"/>
                </m:rPr>
                <m:t>X</m:t>
              </m:r>
              <m:r>
                <m:t>&amp;</m:t>
              </m:r>
              <m:r>
                <m:rPr>
                  <m:sty m:val="p"/>
                </m:rPr>
                <m:t>=</m:t>
              </m:r>
              <m:r>
                <m:rPr>
                  <m:sty m:val="p"/>
                </m:rPr>
                <m:t>(</m:t>
              </m:r>
              <m:r>
                <m:rPr>
                  <m:sty m:val="bi"/>
                </m:rPr>
                <m:t>X</m:t>
              </m:r>
              <m:r>
                <m:rPr>
                  <m:sty m:val="b"/>
                </m:rPr>
                <m:t>Λ</m:t>
              </m:r>
              <m:sSup>
                <m:e>
                  <m:r>
                    <m:rPr>
                      <m:sty m:val="bi"/>
                    </m:rPr>
                    <m:t>X</m:t>
                  </m:r>
                </m:e>
                <m:sup>
                  <m:r>
                    <m:rPr>
                      <m:sty m:val="p"/>
                    </m:rPr>
                    <m:t>−</m:t>
                  </m:r>
                  <m:r>
                    <m:t>1</m:t>
                  </m:r>
                </m:sup>
              </m:sSup>
              <m:r>
                <m:rPr>
                  <m:sty m:val="p"/>
                </m:rPr>
                <m:t>)</m:t>
              </m:r>
              <m:r>
                <m:t> </m:t>
              </m:r>
              <m:r>
                <m:rPr>
                  <m:sty m:val="bi"/>
                </m:rPr>
                <m:t>X</m:t>
              </m:r>
              <m:r>
                <m:t>&amp;</m:t>
              </m:r>
              <m:r>
                <m:t>&amp;</m:t>
              </m:r>
              <m:r>
                <m:rPr>
                  <m:nor/>
                  <m:sty m:val="p"/>
                </m:rPr>
                <m:t>(substitute </m:t>
              </m:r>
              <m:r>
                <m:rPr>
                  <m:sty m:val="bi"/>
                </m:rPr>
                <m:t>A</m:t>
              </m:r>
              <m:r>
                <m:rPr>
                  <m:nor/>
                  <m:sty m:val="p"/>
                </m:rPr>
                <m:t>)</m:t>
              </m:r>
            </m:e>
            <m:e>
              <m:r>
                <m:t>&amp;</m:t>
              </m:r>
              <m:r>
                <m:rPr>
                  <m:sty m:val="p"/>
                </m:rPr>
                <m:t>=</m:t>
              </m:r>
              <m:r>
                <m:rPr>
                  <m:sty m:val="bi"/>
                </m:rPr>
                <m:t>X</m:t>
              </m:r>
              <m:r>
                <m:rPr>
                  <m:sty m:val="b"/>
                </m:rPr>
                <m:t>Λ</m:t>
              </m:r>
              <m:r>
                <m:t> </m:t>
              </m:r>
              <m:r>
                <m:rPr>
                  <m:sty m:val="p"/>
                </m:rPr>
                <m:t>(</m:t>
              </m:r>
              <m:sSup>
                <m:e>
                  <m:r>
                    <m:rPr>
                      <m:sty m:val="bi"/>
                    </m:rPr>
                    <m:t>X</m:t>
                  </m:r>
                </m:e>
                <m:sup>
                  <m:r>
                    <m:rPr>
                      <m:sty m:val="p"/>
                    </m:rPr>
                    <m:t>−</m:t>
                  </m:r>
                  <m:r>
                    <m:t>1</m:t>
                  </m:r>
                </m:sup>
              </m:sSup>
              <m:r>
                <m:rPr>
                  <m:sty m:val="bi"/>
                </m:rPr>
                <m:t>X</m:t>
              </m:r>
              <m:r>
                <m:rPr>
                  <m:sty m:val="p"/>
                </m:rPr>
                <m:t>)</m:t>
              </m:r>
              <m:r>
                <m:t>&amp;</m:t>
              </m:r>
              <m:r>
                <m:t>&amp;</m:t>
              </m:r>
              <m:r>
                <m:rPr>
                  <m:nor/>
                  <m:sty m:val="p"/>
                </m:rPr>
                <m:t>(</m:t>
              </m:r>
              <m:r>
                <m:rPr>
                  <m:nor/>
                  <m:sty m:val="p"/>
                </m:rPr>
                <m:t>Theorem 8</m:t>
              </m:r>
              <m:r>
                <m:rPr>
                  <m:nor/>
                  <m:sty m:val="p"/>
                </m:rPr>
                <m:t>)</m:t>
              </m:r>
            </m:e>
            <m:e>
              <m:r>
                <m:t>&amp;</m:t>
              </m:r>
              <m:r>
                <m:rPr>
                  <m:sty m:val="p"/>
                </m:rPr>
                <m:t>=</m:t>
              </m:r>
              <m:r>
                <m:rPr>
                  <m:sty m:val="bi"/>
                </m:rPr>
                <m:t>X</m:t>
              </m:r>
              <m:r>
                <m:rPr>
                  <m:sty m:val="b"/>
                </m:rPr>
                <m:t>Λ</m:t>
              </m:r>
              <m:r>
                <m:t> </m:t>
              </m:r>
              <m:sSub>
                <m:e>
                  <m:r>
                    <m:rPr>
                      <m:sty m:val="bi"/>
                    </m:rPr>
                    <m:t>I</m:t>
                  </m:r>
                </m:e>
                <m:sub>
                  <m:r>
                    <m:t>p</m:t>
                  </m:r>
                </m:sub>
              </m:sSub>
              <m:r>
                <m:t>&amp;</m:t>
              </m:r>
              <m:r>
                <m:t>&amp;</m:t>
              </m:r>
              <m:r>
                <m:rPr>
                  <m:nor/>
                  <m:sty m:val="p"/>
                </m:rPr>
                <m:t>(</m:t>
              </m:r>
              <m:r>
                <m:rPr>
                  <m:nor/>
                  <m:sty m:val="p"/>
                </m:rPr>
                <m:t>Definition 84</m:t>
              </m:r>
              <m:r>
                <m:rPr>
                  <m:nor/>
                  <m:sty m:val="p"/>
                </m:rPr>
                <m:t>)</m:t>
              </m:r>
            </m:e>
            <m:e>
              <m:r>
                <m:t>&amp;</m:t>
              </m:r>
              <m:r>
                <m:rPr>
                  <m:sty m:val="p"/>
                </m:rPr>
                <m:t>=</m:t>
              </m:r>
              <m:r>
                <m:rPr>
                  <m:sty m:val="bi"/>
                </m:rPr>
                <m:t>X</m:t>
              </m:r>
              <m:r>
                <m:rPr>
                  <m:sty m:val="b"/>
                </m:rPr>
                <m:t>Λ</m:t>
              </m:r>
              <m:r>
                <m:rPr>
                  <m:sty m:val="p"/>
                </m:rPr>
                <m:t>,</m:t>
              </m:r>
              <m:r>
                <m:t>&amp;</m:t>
              </m:r>
              <m:r>
                <m:t>&amp;</m:t>
              </m:r>
              <m:r>
                <m:rPr>
                  <m:nor/>
                  <m:sty m:val="p"/>
                </m:rPr>
                <m:t>(</m:t>
              </m:r>
              <m:r>
                <m:rPr>
                  <m:nor/>
                  <m:sty m:val="p"/>
                </m:rPr>
                <m:t>Theorem 10</m:t>
              </m:r>
              <m:r>
                <m:rPr>
                  <m:nor/>
                  <m:sty m:val="p"/>
                </m:rPr>
                <m:t>)</m:t>
              </m:r>
            </m:e>
          </m:eqArr>
        </m:oMath>
      </m:oMathPara>
    </w:p>
    <w:p>
      <w:pPr>
        <w:pStyle w:val="FirstParagraph"/>
      </w:pPr>
      <w:del w:id="28329" w:author="PR Preview" w:date="2026-01-01T00:00:00Z">
        <w:r>
          <w:delText xml:space="preserve">so each column satisfies</w:delText>
        </w:r>
      </w:del>
      <w:del w:id="28330" w:author="PR Preview" w:date="2026-01-01T00:00:00Z">
        <w:r>
          <w:delText xml:space="preserve"> </w:delText>
        </w:r>
      </w:del>
      <m:oMath>
        <m:r>
          <m:rPr>
            <m:sty m:val="bi"/>
          </m:rPr>
          <m:t>A</m:t>
        </m:r>
        <m:sSub>
          <m:e>
            <m:limLow>
              <m:e>
                <m:r>
                  <m:t>x</m:t>
                </m:r>
              </m:e>
              <m:lim>
                <m:r>
                  <m:rPr>
                    <m:sty m:val="p"/>
                  </m:rPr>
                  <m:t>∼</m:t>
                </m:r>
              </m:lim>
            </m:limLow>
          </m:e>
          <m:sub>
            <m:r>
              <m:t>j</m:t>
            </m:r>
          </m:sub>
        </m:sSub>
        <m:r>
          <m:rPr>
            <m:sty m:val="p"/>
          </m:rPr>
          <m:t>=</m:t>
        </m:r>
        <m:sSub>
          <m:e>
            <m:r>
              <m:t>λ</m:t>
            </m:r>
          </m:e>
          <m:sub>
            <m:r>
              <m:t>j</m:t>
            </m:r>
          </m:sub>
        </m:sSub>
        <m:sSub>
          <m:e>
            <m:limLow>
              <m:e>
                <m:r>
                  <m:t>x</m:t>
                </m:r>
              </m:e>
              <m:lim>
                <m:r>
                  <m:rPr>
                    <m:sty m:val="p"/>
                  </m:rPr>
                  <m:t>∼</m:t>
                </m:r>
              </m:lim>
            </m:limLow>
          </m:e>
          <m:sub>
            <m:r>
              <m:t>j</m:t>
            </m:r>
          </m:sub>
        </m:sSub>
      </m:oMath>
      <w:del w:id="28331" w:author="PR Preview" w:date="2026-01-01T00:00:00Z">
        <w:r>
          <w:delText xml:space="preserve"> </w:delText>
        </w:r>
      </w:del>
      <w:del w:id="28332" w:author="PR Preview" w:date="2026-01-01T00:00:00Z">
        <w:r>
          <w:delText xml:space="preserve">(</w:delText>
        </w:r>
      </w:del>
      <w:hyperlink w:anchor="eq-ax-xlambda">
        <w:del w:id="28333" w:author="PR Preview" w:date="2026-01-01T00:00:00Z">
          <w:r>
            <w:rPr>
              <w:rStyle w:val="Hyperlink"/>
            </w:rPr>
            <w:delText xml:space="preserve">Equation 7</w:delText>
          </w:r>
        </w:del>
      </w:hyperlink>
      <w:del w:id="28334" w:author="PR Preview" w:date="2026-01-01T00:00:00Z">
        <w:r>
          <w:delText xml:space="preserve">).</w:delText>
        </w:r>
      </w:del>
      <w:del w:id="28335" w:author="PR Preview" w:date="2026-01-01T00:00:00Z">
        <w:r>
          <w:delText xml:space="preserve"> </w:delText>
        </w:r>
      </w:del>
      <m:oMath>
        <m:r>
          <m:rPr>
            <m:sty m:val="bi"/>
          </m:rPr>
          <m:t>X</m:t>
        </m:r>
      </m:oMath>
      <w:del w:id="28336" w:author="PR Preview" w:date="2026-01-01T00:00:00Z">
        <w:r>
          <w:delText xml:space="preserve"> </w:delText>
        </w:r>
      </w:del>
      <w:del w:id="28337" w:author="PR Preview" w:date="2026-01-01T00:00:00Z">
        <w:r>
          <w:delText xml:space="preserve">is invertible, so its columns are linearly independent,</w:delText>
        </w:r>
      </w:del>
      <w:del w:id="28338" w:author="PR Preview" w:date="2026-01-01T00:00:00Z">
        <w:r>
          <w:delText xml:space="preserve"> </w:delText>
        </w:r>
      </w:del>
      <w:del w:id="28339" w:author="PR Preview" w:date="2026-01-01T00:00:00Z">
        <w:r>
          <w:delText xml:space="preserve">and in particular nonzero;</w:delText>
        </w:r>
      </w:del>
      <w:del w:id="28340" w:author="PR Preview" w:date="2026-01-01T00:00:00Z">
        <w:r>
          <w:delText xml:space="preserve"> </w:delText>
        </w:r>
      </w:del>
      <w:del w:id="28341" w:author="PR Preview" w:date="2026-01-01T00:00:00Z">
        <w:r>
          <w:delText xml:space="preserve">they are</w:delText>
        </w:r>
      </w:del>
      <w:del w:id="28342" w:author="PR Preview" w:date="2026-01-01T00:00:00Z">
        <w:r>
          <w:delText xml:space="preserve"> </w:delText>
        </w:r>
      </w:del>
      <m:oMath>
        <m:r>
          <m:t>p</m:t>
        </m:r>
      </m:oMath>
      <w:del w:id="28343" w:author="PR Preview" w:date="2026-01-01T00:00:00Z">
        <w:r>
          <w:delText xml:space="preserve"> </w:delText>
        </w:r>
      </w:del>
      <w:del w:id="28344" w:author="PR Preview" w:date="2026-01-01T00:00:00Z">
        <w:r>
          <w:delText xml:space="preserve">linearly independent eigenvectors.</w:delText>
        </w:r>
      </w:del>
    </w:p>
    <w:p>
      <w:pPr>
        <w:pStyle w:val="FirstParagraph"/>
      </w:pPr>
      <w:ins w:id="28345" w:author="PR Preview" w:date="2026-01-01T00:00:00Z">
        <w:r>
          <w:t xml:space="preserve">so each column satisfies</w:t>
        </w:r>
      </w:ins>
      <w:ins w:id="28346" w:author="PR Preview" w:date="2026-01-01T00:00:00Z">
        <w:r>
          <w:t xml:space="preserve"> </w:t>
        </w:r>
      </w:ins>
      <w:ins w:id="28347" w:author="PR Preview" w:date="2026-01-01T00:00:00Z">
        <w:r>
          <w:t xml:space="preserve">$\mathbf{A} \mathord{\smash[b]{\underset{\raise.3ex\hbox{$\scriptstyle\sim$}}{x}}\vphantom{x}}_j = \lambda_j \mathord{\smash[b]{\underset{\raise.3ex\hbox{$\scriptstyle\sim$}}{x}}\vphantom{x}}_j$</w:t>
        </w:r>
      </w:ins>
      <w:ins w:id="28348" w:author="PR Preview" w:date="2026-01-01T00:00:00Z">
        <w:r>
          <w:t xml:space="preserve"> </w:t>
        </w:r>
      </w:ins>
      <w:ins w:id="28349" w:author="PR Preview" w:date="2026-01-01T00:00:00Z">
        <w:r>
          <w:t xml:space="preserve">(</w:t>
        </w:r>
      </w:ins>
      <w:hyperlink w:anchor="eq-ax-xlambda">
        <w:ins w:id="28350" w:author="PR Preview" w:date="2026-01-01T00:00:00Z">
          <w:r>
            <w:rPr>
              <w:rStyle w:val="Hyperlink"/>
            </w:rPr>
            <w:t xml:space="preserve">Equation 7</w:t>
          </w:r>
        </w:ins>
      </w:hyperlink>
      <w:ins w:id="28351" w:author="PR Preview" w:date="2026-01-01T00:00:00Z">
        <w:r>
          <w:t xml:space="preserve">).</w:t>
        </w:r>
      </w:ins>
      <w:ins w:id="28352" w:author="PR Preview" w:date="2026-01-01T00:00:00Z">
        <w:r>
          <w:t xml:space="preserve"> </w:t>
        </w:r>
      </w:ins>
      <m:oMath>
        <m:r>
          <m:rPr>
            <m:sty m:val="bi"/>
          </m:rPr>
          <m:t>X</m:t>
        </m:r>
      </m:oMath>
      <w:ins w:id="28353" w:author="PR Preview" w:date="2026-01-01T00:00:00Z">
        <w:r>
          <w:t xml:space="preserve"> </w:t>
        </w:r>
      </w:ins>
      <w:ins w:id="28354" w:author="PR Preview" w:date="2026-01-01T00:00:00Z">
        <w:r>
          <w:t xml:space="preserve">is invertible, so its columns are linearly independent,</w:t>
        </w:r>
      </w:ins>
      <w:ins w:id="28355" w:author="PR Preview" w:date="2026-01-01T00:00:00Z">
        <w:r>
          <w:t xml:space="preserve"> </w:t>
        </w:r>
      </w:ins>
      <w:ins w:id="28356" w:author="PR Preview" w:date="2026-01-01T00:00:00Z">
        <w:r>
          <w:t xml:space="preserve">and in particular nonzero;</w:t>
        </w:r>
      </w:ins>
      <w:ins w:id="28357" w:author="PR Preview" w:date="2026-01-01T00:00:00Z">
        <w:r>
          <w:t xml:space="preserve"> </w:t>
        </w:r>
      </w:ins>
      <w:ins w:id="28358" w:author="PR Preview" w:date="2026-01-01T00:00:00Z">
        <w:r>
          <w:t xml:space="preserve">they are</w:t>
        </w:r>
      </w:ins>
      <w:ins w:id="28359" w:author="PR Preview" w:date="2026-01-01T00:00:00Z">
        <w:r>
          <w:t xml:space="preserve"> </w:t>
        </w:r>
      </w:ins>
      <m:oMath>
        <m:r>
          <m:t>p</m:t>
        </m:r>
      </m:oMath>
      <w:ins w:id="28360" w:author="PR Preview" w:date="2026-01-01T00:00:00Z">
        <w:r>
          <w:t xml:space="preserve"> </w:t>
        </w:r>
      </w:ins>
      <w:ins w:id="28361" w:author="PR Preview" w:date="2026-01-01T00:00:00Z">
        <w:r>
          <w:t xml:space="preserve">linearly independent eigenvectors.</w:t>
        </w:r>
      </w:ins>
    </w:p>
    <w:bookmarkStart w:id="641" w:name="exm-thm-diagonalizable"/>
    <w:p>
      <w:pPr>
        <w:pStyle w:val="BodyText"/>
      </w:pPr>
      <w:r>
        <w:rPr>
          <w:b/>
          <w:bCs/>
        </w:rPr>
        <w:t xml:space="preserve">Example 203 (Building the diagonalization from eigenvectors)</w:t>
      </w:r>
      <w:r>
        <w:t xml:space="preserve"> </w:t>
      </w:r>
      <w:r>
        <w:t xml:space="preserve">The eigenvectors</w:t>
      </w:r>
      <w:r>
        <w:t xml:space="preserve"> </w:t>
      </w:r>
      <m:oMath>
        <m:r>
          <m:rPr>
            <m:sty m:val="p"/>
          </m:rPr>
          <m:t>(</m:t>
        </m:r>
        <m:r>
          <m:t>1</m:t>
        </m:r>
        <m:r>
          <m:rPr>
            <m:sty m:val="p"/>
          </m:rPr>
          <m:t>,</m:t>
        </m:r>
        <m:r>
          <m:t>1</m:t>
        </m:r>
        <m:r>
          <m:rPr>
            <m:sty m:val="p"/>
          </m:rPr>
          <m:t>)</m:t>
        </m:r>
      </m:oMath>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of</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are linearly independent (</w:t>
      </w:r>
      <w:hyperlink w:anchor="exm-eigenvectors-independent">
        <w:r>
          <w:rPr>
            <w:rStyle w:val="Hyperlink"/>
          </w:rPr>
          <w:t xml:space="preserve">Example 201</w:t>
        </w:r>
      </w:hyperlink>
      <w:r>
        <w:t xml:space="preserve">),</w:t>
      </w:r>
      <w:r>
        <w:t xml:space="preserve"> </w:t>
      </w:r>
      <w:r>
        <w:t xml:space="preserve">so 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oMath>
      <w:r>
        <w:t xml:space="preserve"> </w:t>
      </w:r>
      <w:r>
        <w:t xml:space="preserve">and</w:t>
      </w:r>
      <w:r>
        <w:t xml:space="preserve"> </w:t>
      </w:r>
      <m:oMath>
        <m:r>
          <m:rPr>
            <m:sty m:val="b"/>
          </m:rPr>
          <m:t>Λ</m:t>
        </m:r>
        <m:r>
          <m:rPr>
            <m:sty m:val="p"/>
          </m:rPr>
          <m:t>=</m:t>
        </m:r>
        <m:r>
          <m:rPr>
            <m:sty m:val="p"/>
          </m:rPr>
          <m:t>diag</m:t>
        </m:r>
        <m:r>
          <m:rPr>
            <m:sty m:val="p"/>
          </m:rPr>
          <m:t>(</m:t>
        </m:r>
        <m:r>
          <m:t>3</m:t>
        </m:r>
        <m:r>
          <m:rPr>
            <m:sty m:val="p"/>
          </m:rPr>
          <m:t>,</m:t>
        </m:r>
        <m:r>
          <m:t>1</m:t>
        </m:r>
        <m:r>
          <m:rPr>
            <m:sty m:val="p"/>
          </m:rPr>
          <m:t>)</m:t>
        </m:r>
      </m:oMath>
      <w:r>
        <w:t xml:space="preserve">,</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w:t>
      </w:r>
      <w:r>
        <w:t xml:space="preserve"> </w:t>
      </w:r>
      <w:r>
        <w:t xml:space="preserve">by</w:t>
      </w:r>
      <w:r>
        <w:t xml:space="preserve"> </w:t>
      </w:r>
      <w:hyperlink w:anchor="rem-similar-both-ways">
        <w:r>
          <w:rPr>
            <w:rStyle w:val="Hyperlink"/>
          </w:rPr>
          <w:t xml:space="preserve">Remark 49</w:t>
        </w:r>
      </w:hyperlink>
      <w:r>
        <w:t xml:space="preserve"> </w:t>
      </w:r>
      <w:r>
        <w:t xml:space="preserve">this is the similarity of</w:t>
      </w:r>
      <w:r>
        <w:t xml:space="preserve"> </w:t>
      </w:r>
      <w:hyperlink w:anchor="exm-similar">
        <w:r>
          <w:rPr>
            <w:rStyle w:val="Hyperlink"/>
          </w:rPr>
          <w:t xml:space="preserve">Example 199</w:t>
        </w:r>
      </w:hyperlink>
      <w:r>
        <w:t xml:space="preserve">, with</w:t>
      </w:r>
      <w:r>
        <w:t xml:space="preserve"> </w:t>
      </w:r>
      <m:oMath>
        <m:r>
          <m:rPr>
            <m:sty m:val="bi"/>
          </m:rPr>
          <m:t>X</m:t>
        </m:r>
        <m:r>
          <m:rPr>
            <m:sty m:val="p"/>
          </m:rPr>
          <m:t>=</m:t>
        </m:r>
        <m:r>
          <m:rPr>
            <m:sty m:val="bi"/>
          </m:rPr>
          <m:t>P</m:t>
        </m:r>
      </m:oMath>
      <w:r>
        <w:t xml:space="preserve">.</w:t>
      </w:r>
      <w:r>
        <w:t xml:space="preserve"> </w:t>
      </w:r>
      <w:r>
        <w:t xml:space="preserve">Because</w:t>
      </w:r>
      <w:r>
        <w:t xml:space="preserve"> </w:t>
      </w:r>
      <m:oMath>
        <m:r>
          <m:rPr>
            <m:sty m:val="bi"/>
          </m:rPr>
          <m:t>A</m:t>
        </m:r>
      </m:oMath>
      <w:r>
        <w:t xml:space="preserve"> </w:t>
      </w:r>
      <w:r>
        <w:t xml:space="preserve">is symmetric,</w:t>
      </w:r>
      <w:r>
        <w:t xml:space="preserve"> </w:t>
      </w:r>
      <w:hyperlink w:anchor="thm-spectral">
        <w:r>
          <w:rPr>
            <w:rStyle w:val="Hyperlink"/>
          </w:rPr>
          <w:t xml:space="preserve">Theorem 77</w:t>
        </w:r>
      </w:hyperlink>
      <w:r>
        <w:t xml:space="preserve"> </w:t>
      </w:r>
      <w:r>
        <w:t xml:space="preserve">even gives such a factorization with orthonormal eigenvectors</w:t>
      </w:r>
      <w:r>
        <w:t xml:space="preserve"> </w:t>
      </w:r>
      <w:r>
        <w:t xml:space="preserve">(</w:t>
      </w:r>
      <w:hyperlink w:anchor="def-eigendecomposition">
        <w:r>
          <w:rPr>
            <w:rStyle w:val="Hyperlink"/>
          </w:rPr>
          <w:t xml:space="preserve">Definition 97</w:t>
        </w:r>
      </w:hyperlink>
      <w:r>
        <w:t xml:space="preserve">):</w:t>
      </w:r>
      <w:r>
        <w:t xml:space="preserve"> </w:t>
      </w:r>
      <w:r>
        <w:t xml:space="preserve">dividing each column of</w:t>
      </w:r>
      <w:r>
        <w:t xml:space="preserve"> </w:t>
      </w:r>
      <m:oMath>
        <m:r>
          <m:rPr>
            <m:sty m:val="bi"/>
          </m:rPr>
          <m:t>X</m:t>
        </m:r>
      </m:oMath>
      <w:r>
        <w:t xml:space="preserve"> </w:t>
      </w:r>
      <w:r>
        <w:t xml:space="preserve">by its length</w:t>
      </w:r>
      <w:r>
        <w:t xml:space="preserve"> </w:t>
      </w:r>
      <m:oMath>
        <m:rad>
          <m:radPr>
            <m:degHide m:val="on"/>
          </m:radPr>
          <m:deg/>
          <m:e>
            <m:r>
              <m:t>2</m:t>
            </m:r>
          </m:e>
        </m:rad>
      </m:oMath>
      <w:r>
        <w:t xml:space="preserve"> </w:t>
      </w:r>
      <w:r>
        <w:t xml:space="preserve">gives one.</w:t>
      </w:r>
      <w:r>
        <w:t xml:space="preserve"> </w:t>
      </w:r>
      <w:r>
        <w:t xml:space="preserve">By contrast, every eigenvector of</w:t>
      </w:r>
      <w:r>
        <w:t xml:space="preserve"> </w:t>
      </w:r>
      <m:oMath>
        <m:r>
          <m:rPr>
            <m:sty m:val="bi"/>
          </m:rPr>
          <m:t>J</m:t>
        </m:r>
      </m:oMath>
      <w:r>
        <w:t xml:space="preserve"> </w:t>
      </w:r>
      <w:r>
        <w:t xml:space="preserve">in</w:t>
      </w:r>
      <w:r>
        <w:t xml:space="preserve"> </w:t>
      </w:r>
      <w:hyperlink w:anchor="exm-eigenspace">
        <w:r>
          <w:rPr>
            <w:rStyle w:val="Hyperlink"/>
          </w:rPr>
          <w:t xml:space="preserve">Example 193</w:t>
        </w:r>
      </w:hyperlink>
      <w:r>
        <w:t xml:space="preserve"> </w:t>
      </w:r>
      <w:r>
        <w:t xml:space="preserve">has the form</w:t>
      </w:r>
      <w:r>
        <w:t xml:space="preserve"> </w:t>
      </w:r>
      <m:oMath>
        <m:r>
          <m:rPr>
            <m:sty m:val="p"/>
          </m:rPr>
          <m:t>(</m:t>
        </m:r>
        <m:r>
          <m:t>t</m:t>
        </m:r>
        <m:r>
          <m:rPr>
            <m:sty m:val="p"/>
          </m:rPr>
          <m:t>,</m:t>
        </m:r>
        <m:r>
          <m:t>0</m:t>
        </m:r>
        <m:r>
          <m:rPr>
            <m:sty m:val="p"/>
          </m:rPr>
          <m:t>)</m:t>
        </m:r>
      </m:oMath>
      <w:r>
        <w:t xml:space="preserve">,</w:t>
      </w:r>
      <w:r>
        <w:t xml:space="preserve"> </w:t>
      </w:r>
      <w:r>
        <w:t xml:space="preserve">so any two of them are multiples of each other,</w:t>
      </w:r>
      <w:r>
        <w:t xml:space="preserve"> </w:t>
      </w:r>
      <w:r>
        <w:t xml:space="preserve">and</w:t>
      </w:r>
      <w:r>
        <w:t xml:space="preserve"> </w:t>
      </w:r>
      <m:oMath>
        <m:r>
          <m:rPr>
            <m:sty m:val="bi"/>
          </m:rPr>
          <m:t>J</m:t>
        </m:r>
      </m:oMath>
      <w:r>
        <w:t xml:space="preserve"> </w:t>
      </w:r>
      <w:r>
        <w:t xml:space="preserve">has no two linearly independent eigenvectors:</w:t>
      </w:r>
      <w:r>
        <w:t xml:space="preserve"> </w:t>
      </w:r>
      <w:r>
        <w:t xml:space="preserve">another way to see that it is not diagonalizable.</w:t>
      </w:r>
    </w:p>
    <w:bookmarkEnd w:id="641"/>
    <w:bookmarkStart w:id="642" w:name="cor-distinct-diagonalizable"/>
    <w:p>
      <w:pPr>
        <w:pStyle w:val="BodyText"/>
      </w:pPr>
      <w:r>
        <w:rPr>
          <w:b/>
          <w:bCs/>
        </w:rPr>
        <w:t xml:space="preserve">Corollary 13 (Distinct eigenvalues make a matrix diagonalizable)</w:t>
      </w:r>
      <w:r>
        <w:t xml:space="preserve"> </w:t>
      </w:r>
      <w:r>
        <w:t xml:space="preserve">A</w:t>
      </w:r>
      <w:r>
        <w:t xml:space="preserve"> </w:t>
      </w:r>
      <m:oMath>
        <m:r>
          <m:t>p</m:t>
        </m:r>
        <m:r>
          <m:rPr>
            <m:sty m:val="p"/>
          </m:rPr>
          <m:t>×</m:t>
        </m:r>
        <m:r>
          <m:t>p</m:t>
        </m:r>
      </m:oMath>
      <w:r>
        <w:t xml:space="preserve"> </w:t>
      </w:r>
      <w:r>
        <w:t xml:space="preserve">matrix with</w:t>
      </w:r>
      <w:r>
        <w:t xml:space="preserve"> </w:t>
      </w:r>
      <m:oMath>
        <m:r>
          <m:t>p</m:t>
        </m:r>
      </m:oMath>
      <w:r>
        <w:t xml:space="preserve"> </w:t>
      </w:r>
      <w:r>
        <w:t xml:space="preserve">different eigenvalues is diagonalizable.</w:t>
      </w:r>
    </w:p>
    <w:bookmarkEnd w:id="642"/>
    <w:p>
      <w:pPr>
        <w:pStyle w:val="BodyText"/>
      </w:pPr>
      <w:r>
        <w:rPr>
          <w:i/>
          <w:iCs/>
        </w:rPr>
        <w:t xml:space="preserve">Proof</w:t>
      </w:r>
      <w:r>
        <w:t xml:space="preserve">. </w:t>
      </w:r>
      <w:r>
        <w:t xml:space="preserve">Choose one eigenvector for each eigenvalue.</w:t>
      </w:r>
      <w:r>
        <w:t xml:space="preserve"> </w:t>
      </w:r>
      <w:r>
        <w:t xml:space="preserve">These</w:t>
      </w:r>
      <w:r>
        <w:t xml:space="preserve"> </w:t>
      </w:r>
      <m:oMath>
        <m:r>
          <m:t>p</m:t>
        </m:r>
      </m:oMath>
      <w:r>
        <w:t xml:space="preserve"> </w:t>
      </w:r>
      <w:r>
        <w:t xml:space="preserve">eigenvectors are linearly independent (</w:t>
      </w:r>
      <w:hyperlink w:anchor="thm-eigenvectors-independent">
        <w:r>
          <w:rPr>
            <w:rStyle w:val="Hyperlink"/>
          </w:rPr>
          <w:t xml:space="preserve">Theorem 113</w:t>
        </w:r>
      </w:hyperlink>
      <w:r>
        <w:t xml:space="preserve">),</w:t>
      </w:r>
      <w:r>
        <w:t xml:space="preserve"> </w:t>
      </w:r>
      <w:r>
        <w:t xml:space="preserve">so the matrix is diagonalizable (</w:t>
      </w:r>
      <w:hyperlink w:anchor="thm-diagonalizable">
        <w:r>
          <w:rPr>
            <w:rStyle w:val="Hyperlink"/>
          </w:rPr>
          <w:t xml:space="preserve">Theorem 114</w:t>
        </w:r>
      </w:hyperlink>
      <w:r>
        <w:t xml:space="preserve">).</w:t>
      </w:r>
    </w:p>
    <w:bookmarkStart w:id="643" w:name="exm-distinct-diagonalizable"/>
    <w:p>
      <w:pPr>
        <w:pStyle w:val="BodyText"/>
      </w:pPr>
      <w:r>
        <w:rPr>
          <w:b/>
          <w:bCs/>
        </w:rPr>
        <w:t xml:space="preserve">Example 204 (A triangular matrix with distinct diagonal entries)</w:t>
      </w:r>
      <w:r>
        <w:t xml:space="preserve"> </w:t>
      </w:r>
      <m:oMath>
        <m:r>
          <m:rPr>
            <m:sty m:val="bi"/>
          </m:rPr>
          <m:t>U</m:t>
        </m:r>
      </m:oMath>
      <w:r>
        <w:t xml:space="preserve"> </w:t>
      </w:r>
      <w:r>
        <w:t xml:space="preserve">of</w:t>
      </w:r>
      <w:r>
        <w:t xml:space="preserve"> </w:t>
      </w:r>
      <w:hyperlink w:anchor="exm-eigen-triangular">
        <w:r>
          <w:rPr>
            <w:rStyle w:val="Hyperlink"/>
          </w:rPr>
          <w:t xml:space="preserve">Example 197</w:t>
        </w:r>
      </w:hyperlink>
      <w:r>
        <w:t xml:space="preserve"> </w:t>
      </w:r>
      <w:r>
        <w:t xml:space="preserve">has the three different eigenvalues</w:t>
      </w:r>
      <w:r>
        <w:t xml:space="preserve"> </w:t>
      </w:r>
      <m:oMath>
        <m:r>
          <m:t>2</m:t>
        </m:r>
      </m:oMath>
      <w:r>
        <w:t xml:space="preserve">,</w:t>
      </w:r>
      <w:r>
        <w:t xml:space="preserve"> </w:t>
      </w:r>
      <m:oMath>
        <m:f>
          <m:fPr>
            <m:type m:val="lin"/>
          </m:fPr>
          <m:num>
            <m:r>
              <m:t>1</m:t>
            </m:r>
          </m:num>
          <m:den>
            <m:r>
              <m:t>2</m:t>
            </m:r>
          </m:den>
        </m:f>
      </m:oMath>
      <w:r>
        <w:t xml:space="preserve"> </w:t>
      </w:r>
      <w:r>
        <w:t xml:space="preserve">and</w:t>
      </w:r>
      <w:r>
        <w:t xml:space="preserve"> </w:t>
      </w:r>
      <m:oMath>
        <m:r>
          <m:rPr>
            <m:sty m:val="p"/>
          </m:rPr>
          <m:t>−</m:t>
        </m:r>
        <m:r>
          <m:t>1</m:t>
        </m:r>
      </m:oMath>
      <w:r>
        <w:t xml:space="preserve"> </w:t>
      </w:r>
      <w:r>
        <w:t xml:space="preserve">(</w:t>
      </w:r>
      <w:hyperlink w:anchor="thm-eigen-triangular">
        <w:r>
          <w:rPr>
            <w:rStyle w:val="Hyperlink"/>
          </w:rPr>
          <w:t xml:space="preserve">Theorem 110</w:t>
        </w:r>
      </w:hyperlink>
      <w:r>
        <w:t xml:space="preserve">), so it is diagonalizable,</w:t>
      </w:r>
      <w:r>
        <w:t xml:space="preserve"> </w:t>
      </w:r>
      <w:r>
        <w:t xml:space="preserve">even though it is not symmetric, so</w:t>
      </w:r>
      <w:r>
        <w:t xml:space="preserve"> </w:t>
      </w:r>
      <w:hyperlink w:anchor="thm-spectral">
        <w:r>
          <w:rPr>
            <w:rStyle w:val="Hyperlink"/>
          </w:rPr>
          <w:t xml:space="preserve">Theorem 77</w:t>
        </w:r>
      </w:hyperlink>
      <w:r>
        <w:t xml:space="preserve"> </w:t>
      </w:r>
      <w:r>
        <w:t xml:space="preserve">does not apply to it.</w:t>
      </w:r>
      <w:r>
        <w:t xml:space="preserve"> </w:t>
      </w:r>
      <w:r>
        <w:t xml:space="preserve">The converse fails:</w:t>
      </w:r>
      <w:r>
        <w:t xml:space="preserve"> </w:t>
      </w:r>
      <m:oMath>
        <m:sSub>
          <m:e>
            <m:r>
              <m:rPr>
                <m:sty m:val="bi"/>
              </m:rPr>
              <m:t>I</m:t>
            </m:r>
          </m:e>
          <m:sub>
            <m:r>
              <m:t>2</m:t>
            </m:r>
          </m:sub>
        </m:sSub>
      </m:oMath>
      <w:r>
        <w:t xml:space="preserve"> </w:t>
      </w:r>
      <w:r>
        <w:t xml:space="preserve">is diagonal, hence diagonalizable</w:t>
      </w:r>
      <w:r>
        <w:t xml:space="preserve"> </w:t>
      </w:r>
      <w:r>
        <w:t xml:space="preserve">(</w:t>
      </w:r>
      <m:oMath>
        <m:sSub>
          <m:e>
            <m:r>
              <m:rPr>
                <m:sty m:val="bi"/>
              </m:rPr>
              <m:t>I</m:t>
            </m:r>
          </m:e>
          <m:sub>
            <m:r>
              <m:t>2</m:t>
            </m:r>
          </m:sub>
        </m:sSub>
        <m:r>
          <m:rPr>
            <m:sty m:val="p"/>
          </m:rPr>
          <m:t>=</m:t>
        </m:r>
        <m:sSub>
          <m:e>
            <m:r>
              <m:rPr>
                <m:sty m:val="bi"/>
              </m:rPr>
              <m:t>I</m:t>
            </m:r>
          </m:e>
          <m:sub>
            <m:r>
              <m:t>2</m:t>
            </m:r>
          </m:sub>
        </m:sSub>
        <m:r>
          <m:t> </m:t>
        </m:r>
        <m:sSub>
          <m:e>
            <m:r>
              <m:rPr>
                <m:sty m:val="bi"/>
              </m:rPr>
              <m:t>I</m:t>
            </m:r>
          </m:e>
          <m:sub>
            <m:r>
              <m:t>2</m:t>
            </m:r>
          </m:sub>
        </m:sSub>
        <m:r>
          <m:t> </m:t>
        </m:r>
        <m:sSubSup>
          <m:e>
            <m:r>
              <m:rPr>
                <m:sty m:val="bi"/>
              </m:rPr>
              <m:t>I</m:t>
            </m:r>
          </m:e>
          <m:sub>
            <m:r>
              <m:t>2</m:t>
            </m:r>
          </m:sub>
          <m:sup>
            <m:r>
              <m:rPr>
                <m:sty m:val="p"/>
              </m:rPr>
              <m:t>−</m:t>
            </m:r>
            <m:r>
              <m:t>1</m:t>
            </m:r>
          </m:sup>
        </m:sSubSup>
      </m:oMath>
      <w:r>
        <w:t xml:space="preserve">),</w:t>
      </w:r>
      <w:r>
        <w:t xml:space="preserve"> </w:t>
      </w:r>
      <w:r>
        <w:t xml:space="preserve">but has only the eigenvalue</w:t>
      </w:r>
      <w:r>
        <w:t xml:space="preserve"> </w:t>
      </w:r>
      <m:oMath>
        <m:r>
          <m:t>1</m:t>
        </m:r>
      </m:oMath>
      <w:r>
        <w:t xml:space="preserve">.</w:t>
      </w:r>
    </w:p>
    <w:bookmarkEnd w:id="643"/>
    <w:bookmarkStart w:id="644" w:name="thm-diagonalizable-powers"/>
    <w:p>
      <w:pPr>
        <w:pStyle w:val="BodyText"/>
      </w:pPr>
      <w:r>
        <w:rPr>
          <w:b/>
          <w:bCs/>
        </w:rPr>
        <w:t xml:space="preserve">Theorem 115 (Powers of a diagonalizable matrix)</w:t>
      </w:r>
      <w:r>
        <w:t xml:space="preserve"> </w:t>
      </w:r>
      <w:r>
        <w:t xml:space="preserve">If</w:t>
      </w:r>
      <w:r>
        <w:t xml:space="preserve"> </w:t>
      </w:r>
      <m:oMath>
        <m:r>
          <m:rPr>
            <m:sty m:val="bi"/>
          </m:rPr>
          <m:t>A</m:t>
        </m:r>
        <m:r>
          <m:rPr>
            <m:sty m:val="p"/>
          </m:rPr>
          <m:t>=</m:t>
        </m:r>
        <m:r>
          <m:rPr>
            <m:sty m:val="bi"/>
          </m:rPr>
          <m:t>X</m:t>
        </m:r>
        <m:r>
          <m:rPr>
            <m:sty m:val="b"/>
          </m:rPr>
          <m:t>Λ</m:t>
        </m:r>
        <m:sSup>
          <m:e>
            <m:r>
              <m:rPr>
                <m:sty m:val="bi"/>
              </m:rPr>
              <m:t>X</m:t>
            </m:r>
          </m:e>
          <m:sup>
            <m:r>
              <m:rPr>
                <m:sty m:val="p"/>
              </m:rPr>
              <m:t>−</m:t>
            </m:r>
            <m:r>
              <m:t>1</m:t>
            </m:r>
          </m:sup>
        </m:sSup>
      </m:oMath>
      <w:r>
        <w:t xml:space="preserve"> </w:t>
      </w:r>
      <w:r>
        <w:t xml:space="preserve">(</w:t>
      </w:r>
      <w:hyperlink w:anchor="def-diagonalizable">
        <w:r>
          <w:rPr>
            <w:rStyle w:val="Hyperlink"/>
          </w:rPr>
          <w:t xml:space="preserve">Definition 121</w:t>
        </w:r>
      </w:hyperlink>
      <w:r>
        <w:t xml:space="preserve">)</w:t>
      </w:r>
      <w:r>
        <w:t xml:space="preserve"> </w:t>
      </w:r>
      <w:r>
        <w:t xml:space="preserve">with</w:t>
      </w:r>
      <w:r>
        <w:t xml:space="preserve"> </w:t>
      </w:r>
      <m:oMath>
        <m:r>
          <m:rPr>
            <m:sty m:val="b"/>
          </m:rPr>
          <m:t>Λ</m:t>
        </m:r>
        <m:r>
          <m:rPr>
            <m:sty m:val="p"/>
          </m:rPr>
          <m:t>=</m:t>
        </m:r>
        <m:r>
          <m:rPr>
            <m:sty m:val="p"/>
          </m:rPr>
          <m:t>diag</m:t>
        </m:r>
        <m:r>
          <m:rPr>
            <m:sty m:val="p"/>
          </m:rPr>
          <m:t>(</m:t>
        </m:r>
        <m:sSub>
          <m:e>
            <m:r>
              <m:t>λ</m:t>
            </m:r>
          </m:e>
          <m:sub>
            <m:r>
              <m:t>1</m:t>
            </m:r>
          </m:sub>
        </m:sSub>
        <m:r>
          <m:rPr>
            <m:sty m:val="p"/>
          </m:rPr>
          <m:t>,</m:t>
        </m:r>
        <m:r>
          <m:rPr>
            <m:sty m:val="p"/>
          </m:rPr>
          <m:t>…</m:t>
        </m:r>
        <m:r>
          <m:rPr>
            <m:sty m:val="p"/>
          </m:rPr>
          <m:t>,</m:t>
        </m:r>
        <m:sSub>
          <m:e>
            <m:r>
              <m:t>λ</m:t>
            </m:r>
          </m:e>
          <m:sub>
            <m:r>
              <m:t>p</m:t>
            </m:r>
          </m:sub>
        </m:sSub>
        <m:r>
          <m:rPr>
            <m:sty m:val="p"/>
          </m:rPr>
          <m:t>)</m:t>
        </m:r>
      </m:oMath>
      <w:r>
        <w:t xml:space="preserve">,</w:t>
      </w:r>
      <w:r>
        <w:t xml:space="preserve"> </w:t>
      </w:r>
      <w:r>
        <w:t xml:space="preserve">then for every positive integer</w:t>
      </w:r>
      <w:r>
        <w:t xml:space="preserve"> </w:t>
      </w:r>
      <m:oMath>
        <m:r>
          <m:t>k</m:t>
        </m:r>
      </m:oMath>
      <w:r>
        <w:t xml:space="preserve">,</w:t>
      </w:r>
      <w:r>
        <w:t xml:space="preserve"> </w:t>
      </w:r>
      <m:oMath>
        <m:sSup>
          <m:e>
            <m:r>
              <m:rPr>
                <m:sty m:val="bi"/>
              </m:rPr>
              <m:t>A</m:t>
            </m:r>
          </m:e>
          <m:sup>
            <m:r>
              <m:t>k</m:t>
            </m:r>
          </m:sup>
        </m:sSup>
        <m:r>
          <m:rPr>
            <m:sty m:val="p"/>
          </m:rPr>
          <m:t>=</m:t>
        </m:r>
        <m:r>
          <m:rPr>
            <m:sty m:val="bi"/>
          </m:rPr>
          <m:t>X</m:t>
        </m:r>
        <m:sSup>
          <m:e>
            <m:r>
              <m:rPr>
                <m:sty m:val="b"/>
              </m:rPr>
              <m:t>Λ</m:t>
            </m:r>
          </m:e>
          <m:sup>
            <m:r>
              <m:t>k</m:t>
            </m:r>
          </m:sup>
        </m:sSup>
        <m:sSup>
          <m:e>
            <m:r>
              <m:rPr>
                <m:sty m:val="bi"/>
              </m:rPr>
              <m:t>X</m:t>
            </m:r>
          </m:e>
          <m:sup>
            <m:r>
              <m:rPr>
                <m:sty m:val="p"/>
              </m:rPr>
              <m:t>−</m:t>
            </m:r>
            <m:r>
              <m:t>1</m:t>
            </m:r>
          </m:sup>
        </m:sSup>
      </m:oMath>
      <w:r>
        <w:t xml:space="preserve"> </w:t>
      </w:r>
      <w:r>
        <w:t xml:space="preserve">and</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bookmarkEnd w:id="644"/>
    <w:p>
      <w:pPr>
        <w:pStyle w:val="BodyText"/>
      </w:pPr>
      <w:r>
        <w:rPr>
          <w:i/>
          <w:iCs/>
        </w:rPr>
        <w:t xml:space="preserve">Proof</w:t>
      </w:r>
      <w:r>
        <w:t xml:space="preserve">. </w:t>
      </w:r>
      <w:r>
        <w:rPr>
          <w:b/>
          <w:bCs/>
        </w:rPr>
        <w:t xml:space="preserve">Powers of</w:t>
      </w:r>
      <w:r>
        <w:rPr>
          <w:b/>
          <w:bCs/>
        </w:rPr>
        <w:t xml:space="preserve"> </w:t>
      </w:r>
      <m:oMath>
        <m:r>
          <m:rPr>
            <m:sty m:val="b"/>
          </m:rPr>
          <m:t>Λ</m:t>
        </m:r>
      </m:oMath>
      <w:r>
        <w:rPr>
          <w:b/>
          <w:bCs/>
        </w:rPr>
        <w:t xml:space="preserve">.</w:t>
      </w:r>
      <w:r>
        <w:t xml:space="preserve"> </w:t>
      </w:r>
      <w:r>
        <w:t xml:space="preserve">If</w:t>
      </w:r>
      <w:r>
        <w:t xml:space="preserve"> </w:t>
      </w:r>
      <m:oMath>
        <m:r>
          <m:rPr>
            <m:sty m:val="bi"/>
          </m:rPr>
          <m:t>D</m:t>
        </m:r>
        <m:r>
          <m:rPr>
            <m:sty m:val="p"/>
          </m:rPr>
          <m:t>=</m:t>
        </m:r>
        <m:r>
          <m:rPr>
            <m:sty m:val="p"/>
          </m:rPr>
          <m:t>diag</m:t>
        </m:r>
        <m:r>
          <m:rPr>
            <m:sty m:val="p"/>
          </m:rPr>
          <m:t>(</m:t>
        </m:r>
        <m:sSub>
          <m:e>
            <m:r>
              <m:t>d</m:t>
            </m:r>
          </m:e>
          <m:sub>
            <m:r>
              <m:t>1</m:t>
            </m:r>
          </m:sub>
        </m:sSub>
        <m:r>
          <m:rPr>
            <m:sty m:val="p"/>
          </m:rPr>
          <m:t>,</m:t>
        </m:r>
        <m:r>
          <m:rPr>
            <m:sty m:val="p"/>
          </m:rPr>
          <m:t>…</m:t>
        </m:r>
        <m:r>
          <m:rPr>
            <m:sty m:val="p"/>
          </m:rPr>
          <m:t>,</m:t>
        </m:r>
        <m:sSub>
          <m:e>
            <m:r>
              <m:t>d</m:t>
            </m:r>
          </m:e>
          <m:sub>
            <m:r>
              <m:t>p</m:t>
            </m:r>
          </m:sub>
        </m:sSub>
        <m:r>
          <m:rPr>
            <m:sty m:val="p"/>
          </m:rPr>
          <m:t>)</m:t>
        </m:r>
      </m:oMath>
      <w:r>
        <w:t xml:space="preserve"> </w:t>
      </w:r>
      <w:r>
        <w:t xml:space="preserve">and</w:t>
      </w:r>
      <w:r>
        <w:t xml:space="preserve"> </w:t>
      </w:r>
      <m:oMath>
        <m:r>
          <m:rPr>
            <m:sty m:val="bi"/>
          </m:rPr>
          <m:t>E</m:t>
        </m:r>
        <m:r>
          <m:rPr>
            <m:sty m:val="p"/>
          </m:rPr>
          <m:t>=</m:t>
        </m:r>
        <m:r>
          <m:rPr>
            <m:sty m:val="p"/>
          </m:rPr>
          <m:t>diag</m:t>
        </m:r>
        <m:r>
          <m:rPr>
            <m:sty m:val="p"/>
          </m:rPr>
          <m:t>(</m:t>
        </m:r>
        <m:sSub>
          <m:e>
            <m:r>
              <m:t>e</m:t>
            </m:r>
          </m:e>
          <m:sub>
            <m:r>
              <m:t>1</m:t>
            </m:r>
          </m:sub>
        </m:sSub>
        <m:r>
          <m:rPr>
            <m:sty m:val="p"/>
          </m:rPr>
          <m:t>,</m:t>
        </m:r>
        <m:r>
          <m:rPr>
            <m:sty m:val="p"/>
          </m:rPr>
          <m:t>…</m:t>
        </m:r>
        <m:r>
          <m:rPr>
            <m:sty m:val="p"/>
          </m:rPr>
          <m:t>,</m:t>
        </m:r>
        <m:sSub>
          <m:e>
            <m:r>
              <m:t>e</m:t>
            </m:r>
          </m:e>
          <m:sub>
            <m:r>
              <m:t>p</m:t>
            </m:r>
          </m:sub>
        </m:sSub>
        <m:r>
          <m:rPr>
            <m:sty m:val="p"/>
          </m:rPr>
          <m:t>)</m:t>
        </m:r>
      </m:oMath>
      <w:r>
        <w:t xml:space="preserve">,</w:t>
      </w:r>
      <w:r>
        <w:t xml:space="preserve"> </w:t>
      </w:r>
      <w:r>
        <w:t xml:space="preserve">with entries</w:t>
      </w:r>
      <w:r>
        <w:t xml:space="preserve"> </w:t>
      </w:r>
      <m:oMath>
        <m:sSub>
          <m:e>
            <m:r>
              <m:t>d</m:t>
            </m:r>
          </m:e>
          <m:sub>
            <m:r>
              <m:t>i</m:t>
            </m:r>
            <m:r>
              <m:t>l</m:t>
            </m:r>
          </m:sub>
        </m:sSub>
      </m:oMath>
      <w:r>
        <w:t xml:space="preserve"> </w:t>
      </w:r>
      <w:r>
        <w:t xml:space="preserve">and</w:t>
      </w:r>
      <w:r>
        <w:t xml:space="preserve"> </w:t>
      </w:r>
      <m:oMath>
        <m:sSub>
          <m:e>
            <m:r>
              <m:t>e</m:t>
            </m:r>
          </m:e>
          <m:sub>
            <m:r>
              <m:t>l</m:t>
            </m:r>
            <m:r>
              <m:t>j</m:t>
            </m:r>
          </m:sub>
        </m:sSub>
      </m:oMath>
      <w:r>
        <w:t xml:space="preserve"> </w:t>
      </w:r>
      <w:r>
        <w:t xml:space="preserve">(so</w:t>
      </w:r>
      <w:r>
        <w:t xml:space="preserve"> </w:t>
      </w:r>
      <m:oMath>
        <m:sSub>
          <m:e>
            <m:r>
              <m:t>d</m:t>
            </m:r>
          </m:e>
          <m:sub>
            <m:r>
              <m:t>i</m:t>
            </m:r>
            <m:r>
              <m:t>i</m:t>
            </m:r>
          </m:sub>
        </m:sSub>
        <m:r>
          <m:rPr>
            <m:sty m:val="p"/>
          </m:rPr>
          <m:t>=</m:t>
        </m:r>
        <m:sSub>
          <m:e>
            <m:r>
              <m:t>d</m:t>
            </m:r>
          </m:e>
          <m:sub>
            <m:r>
              <m:t>i</m:t>
            </m:r>
          </m:sub>
        </m:sSub>
      </m:oMath>
      <w:r>
        <w:t xml:space="preserve"> </w:t>
      </w:r>
      <w:r>
        <w:t xml:space="preserve">and</w:t>
      </w:r>
      <w:r>
        <w:t xml:space="preserve"> </w:t>
      </w:r>
      <m:oMath>
        <m:sSub>
          <m:e>
            <m:r>
              <m:t>e</m:t>
            </m:r>
          </m:e>
          <m:sub>
            <m:r>
              <m:t>j</m:t>
            </m:r>
            <m:r>
              <m:t>j</m:t>
            </m:r>
          </m:sub>
        </m:sSub>
        <m:r>
          <m:rPr>
            <m:sty m:val="p"/>
          </m:rPr>
          <m:t>=</m:t>
        </m:r>
        <m:sSub>
          <m:e>
            <m:r>
              <m:t>e</m:t>
            </m:r>
          </m:e>
          <m:sub>
            <m:r>
              <m:t>j</m:t>
            </m:r>
          </m:sub>
        </m:sSub>
      </m:oMath>
      <w:r>
        <w:t xml:space="preserve">),</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D</m:t>
        </m:r>
        <m:r>
          <m:rPr>
            <m:sty m:val="bi"/>
          </m:rPr>
          <m:t>E</m:t>
        </m:r>
      </m:oMath>
      <w:r>
        <w:t xml:space="preserve"> </w:t>
      </w:r>
      <w:r>
        <w:t xml:space="preserve">is</w:t>
      </w:r>
      <w:r>
        <w:t xml:space="preserve"> </w:t>
      </w:r>
      <m:oMath>
        <m:nary>
          <m:naryPr>
            <m:chr m:val="∑"/>
            <m:limLoc m:val="undOvr"/>
            <m:subHide m:val="off"/>
            <m:supHide m:val="on"/>
          </m:naryPr>
          <m:sub>
            <m:r>
              <m:t>l</m:t>
            </m:r>
          </m:sub>
          <m:sup>
            <m:r>
              <m:t>​</m:t>
            </m:r>
          </m:sup>
          <m:e>
            <m:sSub>
              <m:e>
                <m:r>
                  <m:t>d</m:t>
                </m:r>
              </m:e>
              <m:sub>
                <m:r>
                  <m:t>i</m:t>
                </m:r>
                <m:r>
                  <m:t>l</m:t>
                </m:r>
              </m:sub>
            </m:sSub>
          </m:e>
        </m:nary>
        <m:r>
          <m:t> </m:t>
        </m:r>
        <m:sSub>
          <m:e>
            <m:r>
              <m:t>e</m:t>
            </m:r>
          </m:e>
          <m:sub>
            <m:r>
              <m:t>l</m:t>
            </m:r>
            <m:r>
              <m:t>j</m:t>
            </m:r>
          </m:sub>
        </m:sSub>
      </m:oMath>
      <w:r>
        <w:t xml:space="preserve"> </w:t>
      </w:r>
      <w:r>
        <w:t xml:space="preserve">(4),</w:t>
      </w:r>
      <w:r>
        <w:t xml:space="preserve"> </w:t>
      </w:r>
      <w:r>
        <w:t xml:space="preserve">where</w:t>
      </w:r>
      <w:r>
        <w:t xml:space="preserve"> </w:t>
      </w:r>
      <m:oMath>
        <m:sSub>
          <m:e>
            <m:r>
              <m:t>d</m:t>
            </m:r>
          </m:e>
          <m:sub>
            <m:r>
              <m:t>i</m:t>
            </m:r>
            <m:r>
              <m:t>l</m:t>
            </m:r>
          </m:sub>
        </m:sSub>
        <m:r>
          <m:rPr>
            <m:sty m:val="p"/>
          </m:rPr>
          <m:t>=</m:t>
        </m:r>
        <m:r>
          <m:t>0</m:t>
        </m:r>
      </m:oMath>
      <w:r>
        <w:t xml:space="preserve"> </w:t>
      </w:r>
      <w:r>
        <w:t xml:space="preserve">unless</w:t>
      </w:r>
      <w:r>
        <w:t xml:space="preserve"> </w:t>
      </w:r>
      <m:oMath>
        <m:r>
          <m:t>l</m:t>
        </m:r>
        <m:r>
          <m:rPr>
            <m:sty m:val="p"/>
          </m:rPr>
          <m:t>=</m:t>
        </m:r>
        <m:r>
          <m:t>i</m:t>
        </m:r>
      </m:oMath>
      <w:r>
        <w:t xml:space="preserve"> </w:t>
      </w:r>
      <w:r>
        <w:t xml:space="preserve">and</w:t>
      </w:r>
      <w:r>
        <w:t xml:space="preserve"> </w:t>
      </w:r>
      <m:oMath>
        <m:sSub>
          <m:e>
            <m:r>
              <m:t>e</m:t>
            </m:r>
          </m:e>
          <m:sub>
            <m:r>
              <m:t>l</m:t>
            </m:r>
            <m:r>
              <m:t>j</m:t>
            </m:r>
          </m:sub>
        </m:sSub>
        <m:r>
          <m:rPr>
            <m:sty m:val="p"/>
          </m:rPr>
          <m:t>=</m:t>
        </m:r>
        <m:r>
          <m:t>0</m:t>
        </m:r>
      </m:oMath>
      <w:r>
        <w:t xml:space="preserve"> </w:t>
      </w:r>
      <w:r>
        <w:t xml:space="preserve">unless</w:t>
      </w:r>
      <w:r>
        <w:t xml:space="preserve"> </w:t>
      </w:r>
      <m:oMath>
        <m:r>
          <m:t>l</m:t>
        </m:r>
        <m:r>
          <m:rPr>
            <m:sty m:val="p"/>
          </m:rPr>
          <m:t>=</m:t>
        </m:r>
        <m:r>
          <m:t>j</m:t>
        </m:r>
      </m:oMath>
      <w:r>
        <w:t xml:space="preserve">.</w:t>
      </w:r>
      <w:r>
        <w:t xml:space="preserve"> </w:t>
      </w:r>
      <w:r>
        <w:t xml:space="preserve">For</w:t>
      </w:r>
      <w:r>
        <w:t xml:space="preserve"> </w:t>
      </w:r>
      <m:oMath>
        <m:r>
          <m:t>i</m:t>
        </m:r>
        <m:r>
          <m:rPr>
            <m:sty m:val="p"/>
          </m:rPr>
          <m:t>≠</m:t>
        </m:r>
        <m:r>
          <m:t>j</m:t>
        </m:r>
      </m:oMath>
      <w:r>
        <w:t xml:space="preserve"> </w:t>
      </w:r>
      <w:r>
        <w:t xml:space="preserve">no term survives, so the entry is</w:t>
      </w:r>
      <w:r>
        <w:t xml:space="preserve"> </w:t>
      </w:r>
      <m:oMath>
        <m:r>
          <m:t>0</m:t>
        </m:r>
      </m:oMath>
      <w:r>
        <w:t xml:space="preserve">;</w:t>
      </w:r>
      <w:r>
        <w:t xml:space="preserve"> </w:t>
      </w:r>
      <w:r>
        <w:t xml:space="preserve">for</w:t>
      </w:r>
      <w:r>
        <w:t xml:space="preserve"> </w:t>
      </w:r>
      <m:oMath>
        <m:r>
          <m:t>i</m:t>
        </m:r>
        <m:r>
          <m:rPr>
            <m:sty m:val="p"/>
          </m:rPr>
          <m:t>=</m:t>
        </m:r>
        <m:r>
          <m:t>j</m:t>
        </m:r>
      </m:oMath>
      <w:r>
        <w:t xml:space="preserve"> </w:t>
      </w:r>
      <w:r>
        <w:t xml:space="preserve">only</w:t>
      </w:r>
      <w:r>
        <w:t xml:space="preserve"> </w:t>
      </w:r>
      <m:oMath>
        <m:r>
          <m:t>l</m:t>
        </m:r>
        <m:r>
          <m:rPr>
            <m:sty m:val="p"/>
          </m:rPr>
          <m:t>=</m:t>
        </m:r>
        <m:r>
          <m:t>i</m:t>
        </m:r>
      </m:oMath>
      <w:r>
        <w:t xml:space="preserve"> </w:t>
      </w:r>
      <w:r>
        <w:t xml:space="preserve">survives, giving</w:t>
      </w:r>
      <w:r>
        <w:t xml:space="preserve"> </w:t>
      </w:r>
      <m:oMath>
        <m:sSub>
          <m:e>
            <m:r>
              <m:t>d</m:t>
            </m:r>
          </m:e>
          <m:sub>
            <m:r>
              <m:t>i</m:t>
            </m:r>
          </m:sub>
        </m:sSub>
        <m:r>
          <m:t> </m:t>
        </m:r>
        <m:sSub>
          <m:e>
            <m:r>
              <m:t>e</m:t>
            </m:r>
          </m:e>
          <m:sub>
            <m:r>
              <m:t>i</m:t>
            </m:r>
          </m:sub>
        </m:sSub>
      </m:oMath>
      <w:r>
        <w:t xml:space="preserve">.</w:t>
      </w:r>
      <w:r>
        <w:t xml:space="preserve"> </w:t>
      </w:r>
      <w:r>
        <w:t xml:space="preserve">So</w:t>
      </w:r>
      <w:r>
        <w:t xml:space="preserve"> </w:t>
      </w:r>
      <m:oMath>
        <m:r>
          <m:rPr>
            <m:sty m:val="bi"/>
          </m:rPr>
          <m:t>D</m:t>
        </m:r>
        <m:r>
          <m:rPr>
            <m:sty m:val="bi"/>
          </m:rPr>
          <m:t>E</m:t>
        </m:r>
        <m:r>
          <m:rPr>
            <m:sty m:val="p"/>
          </m:rPr>
          <m:t>=</m:t>
        </m:r>
        <m:r>
          <m:rPr>
            <m:sty m:val="p"/>
          </m:rPr>
          <m:t>diag</m:t>
        </m:r>
        <m:r>
          <m:rPr>
            <m:sty m:val="p"/>
          </m:rPr>
          <m:t>(</m:t>
        </m:r>
        <m:sSub>
          <m:e>
            <m:r>
              <m:t>d</m:t>
            </m:r>
          </m:e>
          <m:sub>
            <m:r>
              <m:t>1</m:t>
            </m:r>
          </m:sub>
        </m:sSub>
        <m:sSub>
          <m:e>
            <m:r>
              <m:t>e</m:t>
            </m:r>
          </m:e>
          <m:sub>
            <m:r>
              <m:t>1</m:t>
            </m:r>
          </m:sub>
        </m:sSub>
        <m:r>
          <m:rPr>
            <m:sty m:val="p"/>
          </m:rPr>
          <m:t>,</m:t>
        </m:r>
        <m:r>
          <m:rPr>
            <m:sty m:val="p"/>
          </m:rPr>
          <m:t>…</m:t>
        </m:r>
        <m:r>
          <m:rPr>
            <m:sty m:val="p"/>
          </m:rPr>
          <m:t>,</m:t>
        </m:r>
        <m:sSub>
          <m:e>
            <m:r>
              <m:t>d</m:t>
            </m:r>
          </m:e>
          <m:sub>
            <m:r>
              <m:t>p</m:t>
            </m:r>
          </m:sub>
        </m:sSub>
        <m:sSub>
          <m:e>
            <m:r>
              <m:t>e</m:t>
            </m:r>
          </m:e>
          <m:sub>
            <m:r>
              <m:t>p</m:t>
            </m:r>
          </m:sub>
        </m:sSub>
        <m:r>
          <m:rPr>
            <m:sty m:val="p"/>
          </m:rPr>
          <m:t>)</m:t>
        </m:r>
      </m:oMath>
      <w:r>
        <w:t xml:space="preserve">,</w:t>
      </w:r>
      <w:r>
        <w:t xml:space="preserve"> </w:t>
      </w:r>
      <w:r>
        <w:t xml:space="preserve">and</w:t>
      </w:r>
      <w:r>
        <w:t xml:space="preserve"> </w:t>
      </w:r>
      <w:hyperlink r:id="rId142">
        <w:r>
          <w:rPr>
            <w:rStyle w:val="Hyperlink"/>
          </w:rPr>
          <w:t xml:space="preserve">induction</w:t>
        </w:r>
      </w:hyperlink>
      <w:r>
        <w:t xml:space="preserve"> </w:t>
      </w:r>
      <w:r>
        <w:t xml:space="preserve">on</w:t>
      </w:r>
      <w:r>
        <w:t xml:space="preserve"> </w:t>
      </w:r>
      <m:oMath>
        <m:r>
          <m:t>k</m:t>
        </m:r>
      </m:oMath>
      <w:r>
        <w:t xml:space="preserve"> </w:t>
      </w:r>
      <w:r>
        <w:t xml:space="preserve">gives</w:t>
      </w:r>
      <w:r>
        <w:t xml:space="preserve"> </w:t>
      </w:r>
      <m:oMath>
        <m:sSup>
          <m:e>
            <m:r>
              <m:rPr>
                <m:sty m:val="b"/>
              </m:rPr>
              <m:t>Λ</m:t>
            </m:r>
          </m:e>
          <m:sup>
            <m:r>
              <m:t>k</m:t>
            </m:r>
          </m:sup>
        </m:sSup>
        <m:r>
          <m:rPr>
            <m:sty m:val="p"/>
          </m:rPr>
          <m:t>=</m:t>
        </m:r>
        <m:r>
          <m:rPr>
            <m:sty m:val="p"/>
          </m:rPr>
          <m:t>diag</m:t>
        </m:r>
        <m:r>
          <m:rPr>
            <m:sty m:val="p"/>
          </m:rPr>
          <m:t>(</m:t>
        </m:r>
        <m:sSubSup>
          <m:e>
            <m:r>
              <m:t>λ</m:t>
            </m:r>
          </m:e>
          <m:sub>
            <m:r>
              <m:t>1</m:t>
            </m:r>
          </m:sub>
          <m:sup>
            <m:r>
              <m:t>k</m:t>
            </m:r>
          </m:sup>
        </m:sSubSup>
        <m:r>
          <m:rPr>
            <m:sty m:val="p"/>
          </m:rPr>
          <m:t>,</m:t>
        </m:r>
        <m:r>
          <m:rPr>
            <m:sty m:val="p"/>
          </m:rPr>
          <m:t>…</m:t>
        </m:r>
        <m:r>
          <m:rPr>
            <m:sty m:val="p"/>
          </m:rPr>
          <m:t>,</m:t>
        </m:r>
        <m:sSubSup>
          <m:e>
            <m:r>
              <m:t>λ</m:t>
            </m:r>
          </m:e>
          <m:sub>
            <m:r>
              <m:t>p</m:t>
            </m:r>
          </m:sub>
          <m:sup>
            <m:r>
              <m:t>k</m:t>
            </m:r>
          </m:sup>
        </m:sSubSup>
        <m:r>
          <m:rPr>
            <m:sty m:val="p"/>
          </m:rPr>
          <m:t>)</m:t>
        </m:r>
      </m:oMath>
      <w:r>
        <w:t xml:space="preserve">.</w:t>
      </w:r>
    </w:p>
    <w:p>
      <w:pPr>
        <w:pStyle w:val="BodyText"/>
      </w:pPr>
      <w:r>
        <w:rPr>
          <w:b/>
          <w:bCs/>
        </w:rPr>
        <w:t xml:space="preserve">Powers of</w:t>
      </w:r>
      <w:r>
        <w:rPr>
          <w:b/>
          <w:bCs/>
        </w:rPr>
        <w:t xml:space="preserve"> </w:t>
      </w:r>
      <m:oMath>
        <m:r>
          <m:rPr>
            <m:sty m:val="bi"/>
          </m:rPr>
          <m:t>A</m:t>
        </m:r>
      </m:oMath>
      <w:r>
        <w:rPr>
          <w:b/>
          <w:bCs/>
        </w:rPr>
        <w:t xml:space="preserve">, by induction on</w:t>
      </w:r>
      <w:r>
        <w:rPr>
          <w:b/>
          <w:bCs/>
        </w:rPr>
        <w:t xml:space="preserve"> </w:t>
      </w:r>
      <m:oMath>
        <m:r>
          <m:t>k</m:t>
        </m:r>
      </m:oMath>
      <w:r>
        <w:rPr>
          <w:b/>
          <w:bCs/>
        </w:rPr>
        <w:t xml:space="preserve">.</w:t>
      </w:r>
      <w:r>
        <w:t xml:space="preserve"> </w:t>
      </w:r>
      <m:oMath>
        <m:r>
          <m:t>k</m:t>
        </m:r>
        <m:r>
          <m:rPr>
            <m:sty m:val="p"/>
          </m:rPr>
          <m:t>=</m:t>
        </m:r>
        <m:r>
          <m:t>1</m:t>
        </m:r>
      </m:oMath>
      <w:r>
        <w:t xml:space="preserve"> </w:t>
      </w:r>
      <w:r>
        <w:t xml:space="preserve">is the assumption. If it holds for</w:t>
      </w:r>
      <w:r>
        <w:t xml:space="preserve"> </w:t>
      </w:r>
      <m:oMath>
        <m:r>
          <m:t>k</m:t>
        </m:r>
        <m:r>
          <m:rPr>
            <m:sty m:val="p"/>
          </m:rPr>
          <m:t>−</m:t>
        </m:r>
        <m:r>
          <m:t>1</m:t>
        </m:r>
      </m:oMath>
      <w:r>
        <w:t xml:space="preserve">,</w:t>
      </w:r>
    </w:p>
    <w:p>
      <w:pPr>
        <w:pStyle w:val="BodyText"/>
      </w:pPr>
      <m:oMathPara>
        <m:oMathParaPr>
          <m:jc m:val="center"/>
        </m:oMathParaPr>
        <m:oMath>
          <m:eqArr>
            <m:e>
              <m:sSup>
                <m:e>
                  <m:r>
                    <m:rPr>
                      <m:sty m:val="bi"/>
                    </m:rPr>
                    <m:t>A</m:t>
                  </m:r>
                </m:e>
                <m:sup>
                  <m:r>
                    <m:t>k</m:t>
                  </m:r>
                </m:sup>
              </m:sSup>
              <m:r>
                <m:t>&amp;</m:t>
              </m:r>
              <m:r>
                <m:rPr>
                  <m:sty m:val="p"/>
                </m:rPr>
                <m:t>=</m:t>
              </m:r>
              <m:sSup>
                <m:e>
                  <m:r>
                    <m:rPr>
                      <m:sty m:val="bi"/>
                    </m:rPr>
                    <m:t>A</m:t>
                  </m:r>
                </m:e>
                <m:sup>
                  <m:r>
                    <m:t>k</m:t>
                  </m:r>
                  <m:r>
                    <m:rPr>
                      <m:sty m:val="p"/>
                    </m:rPr>
                    <m:t>−</m:t>
                  </m:r>
                  <m:r>
                    <m:t>1</m:t>
                  </m:r>
                </m:sup>
              </m:sSup>
              <m:r>
                <m:rPr>
                  <m:sty m:val="bi"/>
                </m:rPr>
                <m:t>A</m:t>
              </m:r>
              <m:r>
                <m:t>&amp;</m:t>
              </m:r>
              <m:r>
                <m:t>&amp;</m:t>
              </m:r>
              <m:r>
                <m:rPr>
                  <m:nor/>
                  <m:sty m:val="p"/>
                </m:rPr>
                <m:t>(</m:t>
              </m:r>
              <m:r>
                <m:rPr>
                  <m:nor/>
                  <m:sty m:val="p"/>
                </m:rPr>
                <m:t>Definition 81</m:t>
              </m:r>
              <m:r>
                <m:rPr>
                  <m:nor/>
                  <m:sty m:val="p"/>
                </m:rPr>
                <m:t>, </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A</m:t>
              </m:r>
              <m:r>
                <m:t>&amp;</m:t>
              </m:r>
              <m:r>
                <m:t>&amp;</m:t>
              </m:r>
              <m:r>
                <m:rPr>
                  <m:nor/>
                  <m:sty m:val="p"/>
                </m:rPr>
                <m:t>(induction hypothesis)</m:t>
              </m:r>
            </m:e>
            <m:e>
              <m:r>
                <m:t>&amp;</m:t>
              </m:r>
              <m:r>
                <m:rPr>
                  <m:sty m:val="p"/>
                </m:rPr>
                <m:t>=</m:t>
              </m:r>
              <m:r>
                <m:rPr>
                  <m:sty m:val="bi"/>
                </m:rPr>
                <m:t>X</m:t>
              </m:r>
              <m:sSup>
                <m:e>
                  <m:r>
                    <m:rPr>
                      <m:sty m:val="b"/>
                    </m:rPr>
                    <m:t>Λ</m:t>
                  </m:r>
                </m:e>
                <m:sup>
                  <m:r>
                    <m:t>k</m:t>
                  </m:r>
                  <m:r>
                    <m:rPr>
                      <m:sty m:val="p"/>
                    </m:rPr>
                    <m:t>−</m:t>
                  </m:r>
                  <m:r>
                    <m:t>1</m:t>
                  </m:r>
                </m:sup>
              </m:sSup>
              <m:sSup>
                <m:e>
                  <m:r>
                    <m:rPr>
                      <m:sty m:val="bi"/>
                    </m:rPr>
                    <m:t>X</m:t>
                  </m:r>
                </m:e>
                <m:sup>
                  <m:r>
                    <m:rPr>
                      <m:sty m:val="p"/>
                    </m:rPr>
                    <m:t>−</m:t>
                  </m:r>
                  <m:r>
                    <m:t>1</m:t>
                  </m:r>
                </m:sup>
              </m:sSup>
              <m:r>
                <m:t> </m:t>
              </m:r>
              <m:r>
                <m:rPr>
                  <m:sty m:val="bi"/>
                </m:rPr>
                <m:t>X</m:t>
              </m:r>
              <m:r>
                <m:rPr>
                  <m:sty m:val="b"/>
                </m:rPr>
                <m:t>Λ</m:t>
              </m:r>
              <m:sSup>
                <m:e>
                  <m:r>
                    <m:rPr>
                      <m:sty m:val="bi"/>
                    </m:rPr>
                    <m:t>X</m:t>
                  </m:r>
                </m:e>
                <m:sup>
                  <m:r>
                    <m:rPr>
                      <m:sty m:val="p"/>
                    </m:rPr>
                    <m:t>−</m:t>
                  </m:r>
                  <m:r>
                    <m:t>1</m:t>
                  </m:r>
                </m:sup>
              </m:sSup>
              <m:r>
                <m:t>&amp;</m:t>
              </m:r>
              <m:r>
                <m:t>&amp;</m:t>
              </m:r>
              <m:r>
                <m:rPr>
                  <m:nor/>
                  <m:sty m:val="p"/>
                </m:rPr>
                <m:t>(the assumption)</m:t>
              </m:r>
            </m:e>
            <m:e>
              <m:r>
                <m:t>&amp;</m:t>
              </m:r>
              <m:r>
                <m:rPr>
                  <m:sty m:val="p"/>
                </m:rPr>
                <m:t>=</m:t>
              </m:r>
              <m:r>
                <m:rPr>
                  <m:sty m:val="bi"/>
                </m:rPr>
                <m:t>X</m:t>
              </m:r>
              <m:sSup>
                <m:e>
                  <m:r>
                    <m:rPr>
                      <m:sty m:val="b"/>
                    </m:rPr>
                    <m:t>Λ</m:t>
                  </m:r>
                </m:e>
                <m:sup>
                  <m:r>
                    <m:t>k</m:t>
                  </m:r>
                  <m:r>
                    <m:rPr>
                      <m:sty m:val="p"/>
                    </m:rPr>
                    <m:t>−</m:t>
                  </m:r>
                  <m:r>
                    <m:t>1</m:t>
                  </m:r>
                </m:sup>
              </m:sSup>
              <m:r>
                <m:t> </m:t>
              </m:r>
              <m:r>
                <m:rPr>
                  <m:sty m:val="p"/>
                </m:rPr>
                <m:t>(</m:t>
              </m:r>
              <m:sSup>
                <m:e>
                  <m:r>
                    <m:rPr>
                      <m:sty m:val="bi"/>
                    </m:rPr>
                    <m:t>X</m:t>
                  </m:r>
                </m:e>
                <m:sup>
                  <m:r>
                    <m:rPr>
                      <m:sty m:val="p"/>
                    </m:rPr>
                    <m:t>−</m:t>
                  </m:r>
                  <m:r>
                    <m:t>1</m:t>
                  </m:r>
                </m:sup>
              </m:sSup>
              <m:r>
                <m:rPr>
                  <m:sty m:val="bi"/>
                </m:rPr>
                <m:t>X</m:t>
              </m:r>
              <m:r>
                <m:rPr>
                  <m:sty m:val="p"/>
                </m:rPr>
                <m:t>)</m:t>
              </m:r>
              <m:r>
                <m:t> </m:t>
              </m:r>
              <m:r>
                <m:rPr>
                  <m:sty m:val="b"/>
                </m:rPr>
                <m:t>Λ</m:t>
              </m:r>
              <m:sSup>
                <m:e>
                  <m:r>
                    <m:rPr>
                      <m:sty m:val="bi"/>
                    </m:rPr>
                    <m:t>X</m:t>
                  </m:r>
                </m:e>
                <m:sup>
                  <m:r>
                    <m:rPr>
                      <m:sty m:val="p"/>
                    </m:rPr>
                    <m:t>−</m:t>
                  </m:r>
                  <m:r>
                    <m:t>1</m:t>
                  </m:r>
                </m:sup>
              </m:sSup>
              <m:r>
                <m:t>&amp;</m:t>
              </m:r>
              <m:r>
                <m:t>&amp;</m:t>
              </m:r>
              <m:r>
                <m:rPr>
                  <m:nor/>
                  <m:sty m:val="p"/>
                </m:rPr>
                <m:t>(</m:t>
              </m:r>
              <m:r>
                <m:rPr>
                  <m:nor/>
                  <m:sty m:val="p"/>
                </m:rPr>
                <m:t>Theorem 8</m:t>
              </m:r>
              <m:r>
                <m:rPr>
                  <m:nor/>
                  <m:sty m:val="p"/>
                </m:rPr>
                <m:t>)</m:t>
              </m:r>
            </m:e>
            <m:e>
              <m:r>
                <m:t>&amp;</m:t>
              </m:r>
              <m:r>
                <m:rPr>
                  <m:sty m:val="p"/>
                </m:rPr>
                <m:t>=</m:t>
              </m:r>
              <m:r>
                <m:rPr>
                  <m:sty m:val="bi"/>
                </m:rPr>
                <m:t>X</m:t>
              </m:r>
              <m:sSup>
                <m:e>
                  <m:r>
                    <m:rPr>
                      <m:sty m:val="b"/>
                    </m:rPr>
                    <m:t>Λ</m:t>
                  </m:r>
                </m:e>
                <m:sup>
                  <m:r>
                    <m:t>k</m:t>
                  </m:r>
                  <m:r>
                    <m:rPr>
                      <m:sty m:val="p"/>
                    </m:rPr>
                    <m:t>−</m:t>
                  </m:r>
                  <m:r>
                    <m:t>1</m:t>
                  </m:r>
                </m:sup>
              </m:sSup>
              <m:r>
                <m:t> </m:t>
              </m:r>
              <m:sSub>
                <m:e>
                  <m:r>
                    <m:rPr>
                      <m:sty m:val="bi"/>
                    </m:rPr>
                    <m:t>I</m:t>
                  </m:r>
                </m:e>
                <m:sub>
                  <m:r>
                    <m:t>p</m:t>
                  </m:r>
                </m:sub>
              </m:sSub>
              <m:r>
                <m:t> </m:t>
              </m:r>
              <m:r>
                <m:rPr>
                  <m:sty m:val="b"/>
                </m:rPr>
                <m:t>Λ</m:t>
              </m:r>
              <m:sSup>
                <m:e>
                  <m:r>
                    <m:rPr>
                      <m:sty m:val="bi"/>
                    </m:rPr>
                    <m:t>X</m:t>
                  </m:r>
                </m:e>
                <m:sup>
                  <m:r>
                    <m:rPr>
                      <m:sty m:val="p"/>
                    </m:rPr>
                    <m:t>−</m:t>
                  </m:r>
                  <m:r>
                    <m:t>1</m:t>
                  </m:r>
                </m:sup>
              </m:sSup>
              <m:r>
                <m:t>&amp;</m:t>
              </m:r>
              <m:r>
                <m:t>&amp;</m:t>
              </m:r>
              <m:r>
                <m:rPr>
                  <m:nor/>
                  <m:sty m:val="p"/>
                </m:rPr>
                <m:t>(</m:t>
              </m:r>
              <m:r>
                <m:rPr>
                  <m:nor/>
                  <m:sty m:val="p"/>
                </m:rPr>
                <m:t>Definition 84</m:t>
              </m:r>
              <m:r>
                <m:rPr>
                  <m:nor/>
                  <m:sty m:val="p"/>
                </m:rPr>
                <m:t>)</m:t>
              </m:r>
            </m:e>
            <m:e>
              <m:r>
                <m:t>&amp;</m:t>
              </m:r>
              <m:r>
                <m:rPr>
                  <m:sty m:val="p"/>
                </m:rPr>
                <m:t>=</m:t>
              </m:r>
              <m:r>
                <m:rPr>
                  <m:sty m:val="bi"/>
                </m:rPr>
                <m:t>X</m:t>
              </m:r>
              <m:sSup>
                <m:e>
                  <m:r>
                    <m:rPr>
                      <m:sty m:val="b"/>
                    </m:rPr>
                    <m:t>Λ</m:t>
                  </m:r>
                </m:e>
                <m:sup>
                  <m:r>
                    <m:t>k</m:t>
                  </m:r>
                  <m:r>
                    <m:rPr>
                      <m:sty m:val="p"/>
                    </m:rPr>
                    <m:t>−</m:t>
                  </m:r>
                  <m:r>
                    <m:t>1</m:t>
                  </m:r>
                </m:sup>
              </m:sSup>
              <m:r>
                <m:rPr>
                  <m:sty m:val="b"/>
                </m:rPr>
                <m:t>Λ</m:t>
              </m:r>
              <m:sSup>
                <m:e>
                  <m:r>
                    <m:rPr>
                      <m:sty m:val="bi"/>
                    </m:rPr>
                    <m:t>X</m:t>
                  </m:r>
                </m:e>
                <m:sup>
                  <m:r>
                    <m:rPr>
                      <m:sty m:val="p"/>
                    </m:rPr>
                    <m:t>−</m:t>
                  </m:r>
                  <m:r>
                    <m:t>1</m:t>
                  </m:r>
                </m:sup>
              </m:sSup>
              <m:r>
                <m:t>&amp;</m:t>
              </m:r>
              <m:r>
                <m:t>&amp;</m:t>
              </m:r>
              <m:r>
                <m:rPr>
                  <m:nor/>
                  <m:sty m:val="p"/>
                </m:rPr>
                <m:t>(</m:t>
              </m:r>
              <m:r>
                <m:rPr>
                  <m:nor/>
                  <m:sty m:val="p"/>
                </m:rPr>
                <m:t>Theorem 10</m:t>
              </m:r>
              <m:r>
                <m:rPr>
                  <m:nor/>
                  <m:sty m:val="p"/>
                </m:rPr>
                <m:t>)</m:t>
              </m:r>
            </m:e>
            <m:e>
              <m:r>
                <m:t>&amp;</m:t>
              </m:r>
              <m:r>
                <m:rPr>
                  <m:sty m:val="p"/>
                </m:rPr>
                <m:t>=</m:t>
              </m:r>
              <m:r>
                <m:rPr>
                  <m:sty m:val="bi"/>
                </m:rPr>
                <m:t>X</m:t>
              </m:r>
              <m:sSup>
                <m:e>
                  <m:r>
                    <m:rPr>
                      <m:sty m:val="b"/>
                    </m:rPr>
                    <m:t>Λ</m:t>
                  </m:r>
                </m:e>
                <m:sup>
                  <m:r>
                    <m:t>k</m:t>
                  </m:r>
                </m:sup>
              </m:sSup>
              <m:sSup>
                <m:e>
                  <m:r>
                    <m:rPr>
                      <m:sty m:val="bi"/>
                    </m:rPr>
                    <m:t>X</m:t>
                  </m:r>
                </m:e>
                <m:sup>
                  <m:r>
                    <m:rPr>
                      <m:sty m:val="p"/>
                    </m:rPr>
                    <m:t>−</m:t>
                  </m:r>
                  <m:r>
                    <m:t>1</m:t>
                  </m:r>
                </m:sup>
              </m:sSup>
              <m:r>
                <m:rPr>
                  <m:sty m:val="p"/>
                </m:rPr>
                <m:t>.</m:t>
              </m:r>
              <m:r>
                <m:t>&amp;</m:t>
              </m:r>
              <m:r>
                <m:t>&amp;</m:t>
              </m:r>
              <m:r>
                <m:rPr>
                  <m:nor/>
                  <m:sty m:val="p"/>
                </m:rPr>
                <m:t>(</m:t>
              </m:r>
              <m:r>
                <m:rPr>
                  <m:nor/>
                  <m:sty m:val="p"/>
                </m:rPr>
                <m:t>Definition 81</m:t>
              </m:r>
              <m:r>
                <m:rPr>
                  <m:nor/>
                  <m:sty m:val="p"/>
                </m:rPr>
                <m:t>)</m:t>
              </m:r>
            </m:e>
          </m:eqArr>
        </m:oMath>
      </m:oMathPara>
    </w:p>
    <w:bookmarkStart w:id="645" w:name="exm-diagonalizable-powers"/>
    <w:p>
      <w:pPr>
        <w:pStyle w:val="FirstParagraph"/>
      </w:pPr>
      <w:r>
        <w:rPr>
          <w:b/>
          <w:bCs/>
        </w:rPr>
        <w:t xml:space="preserve">Example 205 (A closed form for the powers)</w:t>
      </w:r>
      <w:r>
        <w:t xml:space="preserve"> </w:t>
      </w:r>
      <w:r>
        <w:t xml:space="preserve">For</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w:t>
      </w:r>
      <w:r>
        <w:t xml:space="preserve"> </w:t>
      </w:r>
      <w:r>
        <w:t xml:space="preserve">with</w:t>
      </w:r>
      <w:r>
        <w:t xml:space="preserve"> </w:t>
      </w:r>
      <m:oMath>
        <m:r>
          <m:rPr>
            <m:sty m:val="bi"/>
          </m:rPr>
          <m:t>X</m:t>
        </m:r>
      </m:oMath>
      <w:r>
        <w:t xml:space="preserve"> </w:t>
      </w:r>
      <w:r>
        <w:t xml:space="preserve">as in</w:t>
      </w:r>
      <w:r>
        <w:t xml:space="preserve"> </w:t>
      </w:r>
      <w:hyperlink w:anchor="exm-thm-diagonalizable">
        <w:r>
          <w:rPr>
            <w:rStyle w:val="Hyperlink"/>
          </w:rPr>
          <w:t xml:space="preserve">Example 203</w:t>
        </w:r>
      </w:hyperlink>
      <w:r>
        <w:t xml:space="preserve"> </w:t>
      </w:r>
      <w:r>
        <w:t xml:space="preserve">and</w:t>
      </w:r>
      <w:r>
        <w:t xml:space="preserve"> </w:t>
      </w:r>
      <m:oMath>
        <m:sSup>
          <m:e>
            <m:r>
              <m:rPr>
                <m:sty m:val="bi"/>
              </m:rPr>
              <m:t>X</m:t>
            </m:r>
          </m:e>
          <m:sup>
            <m:r>
              <m:rPr>
                <m:sty m:val="p"/>
              </m:rPr>
              <m:t>−</m:t>
            </m:r>
            <m:r>
              <m:t>1</m:t>
            </m:r>
          </m:sup>
        </m:sSup>
        <m:r>
          <m:rPr>
            <m:sty m:val="p"/>
          </m:rPr>
          <m:t>=</m:t>
        </m:r>
        <m:f>
          <m:fPr>
            <m:type m:val="lin"/>
          </m:fPr>
          <m:num>
            <m:r>
              <m:t>1</m:t>
            </m:r>
          </m:num>
          <m:den>
            <m:r>
              <m:t>2</m:t>
            </m:r>
          </m:den>
        </m:f>
        <m:r>
          <m:t> </m:t>
        </m:r>
        <m:r>
          <m:rPr>
            <m:sty m:val="bi"/>
          </m:rPr>
          <m:t>X</m:t>
        </m:r>
      </m:oMath>
      <w:r>
        <w:t xml:space="preserve"> </w:t>
      </w:r>
      <w:r>
        <w:t xml:space="preserve">(</w:t>
      </w:r>
      <w:hyperlink w:anchor="exm-similar">
        <w:r>
          <w:rPr>
            <w:rStyle w:val="Hyperlink"/>
          </w:rPr>
          <w:t xml:space="preserve">Example 199</w:t>
        </w:r>
      </w:hyperlink>
      <w:r>
        <w:t xml:space="preserve">),</w:t>
      </w:r>
    </w:p>
    <w:p>
      <w:pPr>
        <w:pStyle w:val="BodyText"/>
      </w:pPr>
      <m:oMathPara>
        <m:oMathParaPr>
          <m:jc m:val="center"/>
        </m:oMathParaPr>
        <m:oMath>
          <m:eqArr>
            <m:e>
              <m:sSup>
                <m:e>
                  <m:r>
                    <m:rPr>
                      <m:sty m:val="bi"/>
                    </m:rPr>
                    <m:t>A</m:t>
                  </m:r>
                </m:e>
                <m:sup>
                  <m:r>
                    <m:t>k</m:t>
                  </m:r>
                </m:sup>
              </m:sSup>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sSup>
                <m:e>
                  <m:r>
                    <m:rPr>
                      <m:sty m:val="bi"/>
                    </m:rPr>
                    <m:t>X</m:t>
                  </m:r>
                </m:e>
                <m:sup>
                  <m:r>
                    <m:rPr>
                      <m:sty m:val="p"/>
                    </m:rPr>
                    <m:t>−</m:t>
                  </m:r>
                  <m:r>
                    <m:t>1</m:t>
                  </m:r>
                </m:sup>
              </m:sSup>
              <m:r>
                <m:t>&amp;</m:t>
              </m:r>
              <m:r>
                <m:t>&amp;</m:t>
              </m:r>
              <m:r>
                <m:rPr>
                  <m:nor/>
                  <m:sty m:val="p"/>
                </m:rPr>
                <m:t>(</m:t>
              </m:r>
              <m:r>
                <m:rPr>
                  <m:nor/>
                  <m:sty m:val="p"/>
                </m:rPr>
                <m:t>Theorem 115</m:t>
              </m:r>
              <m:r>
                <m:rPr>
                  <m:nor/>
                  <m:sty m:val="p"/>
                </m:rPr>
                <m:t>)</m:t>
              </m:r>
            </m:e>
            <m:e>
              <m:r>
                <m:t>&amp;</m:t>
              </m:r>
              <m:r>
                <m:rPr>
                  <m:sty m:val="p"/>
                </m:rPr>
                <m:t>=</m:t>
              </m:r>
              <m:r>
                <m:rPr>
                  <m:sty m:val="bi"/>
                </m:rPr>
                <m:t>X</m:t>
              </m:r>
              <m:r>
                <m:t> </m:t>
              </m:r>
              <m:r>
                <m:rPr>
                  <m:sty m:val="p"/>
                </m:rPr>
                <m:t>diag</m:t>
              </m:r>
              <m:r>
                <m:rPr>
                  <m:sty m:val="p"/>
                </m:rPr>
                <m:t>(</m:t>
              </m:r>
              <m:sSup>
                <m:e>
                  <m:r>
                    <m:t>3</m:t>
                  </m:r>
                </m:e>
                <m:sup>
                  <m:r>
                    <m:t>k</m:t>
                  </m:r>
                </m:sup>
              </m:sSup>
              <m:r>
                <m:rPr>
                  <m:sty m:val="p"/>
                </m:rPr>
                <m:t>,</m:t>
              </m:r>
              <m:r>
                <m:t>1</m:t>
              </m:r>
              <m:r>
                <m:rPr>
                  <m:sty m:val="p"/>
                </m:rPr>
                <m:t>)</m:t>
              </m:r>
              <m:r>
                <m:t> </m:t>
              </m:r>
              <m:r>
                <m:rPr>
                  <m:sty m:val="p"/>
                </m:rPr>
                <m:t>(</m:t>
              </m:r>
              <m:f>
                <m:fPr>
                  <m:type m:val="lin"/>
                </m:fPr>
                <m:num>
                  <m:r>
                    <m:t>1</m:t>
                  </m:r>
                </m:num>
                <m:den>
                  <m:r>
                    <m:t>2</m:t>
                  </m:r>
                </m:den>
              </m:f>
              <m:r>
                <m:t> </m:t>
              </m:r>
              <m:r>
                <m:rPr>
                  <m:sty m:val="bi"/>
                </m:rPr>
                <m:t>X</m:t>
              </m:r>
              <m:r>
                <m:rPr>
                  <m:sty m:val="p"/>
                </m:rPr>
                <m:t>)</m:t>
              </m:r>
              <m:r>
                <m:t>&amp;</m:t>
              </m:r>
              <m:r>
                <m:t>&amp;</m:t>
              </m:r>
              <m:r>
                <m:rPr>
                  <m:nor/>
                  <m:sty m:val="p"/>
                </m:rPr>
                <m:t>(substitute </m:t>
              </m:r>
              <m:sSup>
                <m:e>
                  <m:r>
                    <m:rPr>
                      <m:sty m:val="bi"/>
                    </m:rPr>
                    <m:t>X</m:t>
                  </m:r>
                </m:e>
                <m:sup>
                  <m:r>
                    <m:rPr>
                      <m:sty m:val="p"/>
                    </m:rPr>
                    <m:t>−</m:t>
                  </m:r>
                  <m:r>
                    <m:t>1</m:t>
                  </m:r>
                </m:sup>
              </m:sSup>
              <m:r>
                <m:rPr>
                  <m:nor/>
                  <m:sty m:val="p"/>
                </m:rPr>
                <m:t>)</m:t>
              </m:r>
            </m:e>
            <m:e>
              <m:r>
                <m:t>&amp;</m:t>
              </m:r>
              <m:r>
                <m:rPr>
                  <m:sty m:val="p"/>
                </m:rPr>
                <m:t>=</m:t>
              </m:r>
              <m:f>
                <m:fPr>
                  <m:type m:val="lin"/>
                </m:fPr>
                <m:num>
                  <m:r>
                    <m:t>1</m:t>
                  </m:r>
                </m:num>
                <m:den>
                  <m:r>
                    <m:t>2</m:t>
                  </m:r>
                </m:den>
              </m:f>
              <m:r>
                <m:t> </m:t>
              </m:r>
              <m:r>
                <m:rPr>
                  <m:sty m:val="bi"/>
                </m:rPr>
                <m:t>X</m:t>
              </m:r>
              <m:r>
                <m:t> </m:t>
              </m:r>
              <m:r>
                <m:rPr>
                  <m:sty m:val="p"/>
                </m:rPr>
                <m:t>diag</m:t>
              </m:r>
              <m:r>
                <m:rPr>
                  <m:sty m:val="p"/>
                </m:rPr>
                <m:t>(</m:t>
              </m:r>
              <m:sSup>
                <m:e>
                  <m:r>
                    <m:t>3</m:t>
                  </m:r>
                </m:e>
                <m:sup>
                  <m:r>
                    <m:t>k</m:t>
                  </m:r>
                </m:sup>
              </m:sSup>
              <m:r>
                <m:rPr>
                  <m:sty m:val="p"/>
                </m:rPr>
                <m:t>,</m:t>
              </m:r>
              <m:r>
                <m:t>1</m:t>
              </m:r>
              <m:r>
                <m:rPr>
                  <m:sty m:val="p"/>
                </m:rPr>
                <m:t>)</m:t>
              </m:r>
              <m:r>
                <m:t> </m:t>
              </m:r>
              <m:r>
                <m:rPr>
                  <m:sty m:val="bi"/>
                </m:rPr>
                <m:t>X</m:t>
              </m:r>
              <m:r>
                <m:t>&amp;</m:t>
              </m:r>
              <m:r>
                <m:t>&amp;</m:t>
              </m:r>
              <m:r>
                <m:rPr>
                  <m:nor/>
                  <m:sty m:val="p"/>
                </m:rPr>
                <m:t>(</m:t>
              </m:r>
              <m:r>
                <m:rPr>
                  <m:nor/>
                  <m:sty m:val="p"/>
                </m:rPr>
                <m:t>Theorem 93</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e>
                      <m:e>
                        <m:r>
                          <m:t>1</m:t>
                        </m:r>
                      </m:e>
                    </m:mr>
                    <m:mr>
                      <m:e>
                        <m:sSup>
                          <m:e>
                            <m:r>
                              <m:t>3</m:t>
                            </m:r>
                          </m:e>
                          <m:sup>
                            <m:r>
                              <m:t>k</m:t>
                            </m:r>
                          </m:sup>
                        </m:sSup>
                      </m:e>
                      <m:e>
                        <m:r>
                          <m:rPr>
                            <m:sty m:val="p"/>
                          </m:rPr>
                          <m:t>−</m:t>
                        </m:r>
                        <m:r>
                          <m:t>1</m:t>
                        </m:r>
                      </m:e>
                    </m:mr>
                  </m:m>
                </m:e>
              </m:d>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rPr>
                            <m:sty m:val="p"/>
                          </m:rPr>
                          <m:t>−</m:t>
                        </m:r>
                        <m:r>
                          <m:t>1</m:t>
                        </m:r>
                      </m:e>
                    </m:mr>
                  </m:m>
                </m:e>
              </m:d>
              <m:r>
                <m:t>&amp;</m:t>
              </m:r>
              <m:r>
                <m:t>&amp;</m:t>
              </m:r>
              <m:r>
                <m:rPr>
                  <m:nor/>
                  <m:sty m:val="p"/>
                </m:rPr>
                <m:t>(</m:t>
              </m:r>
              <m:r>
                <m:rPr>
                  <m:nor/>
                  <m:sty m:val="p"/>
                </m:rPr>
                <m:t>Definition 26</m:t>
              </m:r>
              <m:r>
                <m:rPr>
                  <m:nor/>
                  <m:sty m:val="p"/>
                </m:rPr>
                <m:t>, for </m:t>
              </m:r>
              <m:r>
                <m:rPr>
                  <m:sty m:val="bi"/>
                </m:rPr>
                <m:t>X</m:t>
              </m:r>
              <m:r>
                <m:t> </m:t>
              </m:r>
              <m:r>
                <m:rPr>
                  <m:sty m:val="p"/>
                </m:rPr>
                <m:t>diag</m:t>
              </m:r>
              <m:r>
                <m:rPr>
                  <m:sty m:val="p"/>
                </m:rPr>
                <m:t>(</m:t>
              </m:r>
              <m:sSup>
                <m:e>
                  <m:r>
                    <m:t>3</m:t>
                  </m:r>
                </m:e>
                <m:sup>
                  <m:r>
                    <m:t>k</m:t>
                  </m:r>
                </m:sup>
              </m:sSup>
              <m:r>
                <m:rPr>
                  <m:sty m:val="p"/>
                </m:rPr>
                <m:t>,</m:t>
              </m:r>
              <m:r>
                <m:t>1</m:t>
              </m:r>
              <m:r>
                <m:rPr>
                  <m:sty m:val="p"/>
                </m:rPr>
                <m:t>)</m:t>
              </m:r>
              <m:r>
                <m:rPr>
                  <m:nor/>
                  <m:sty m:val="p"/>
                </m:rPr>
                <m:t>)</m:t>
              </m:r>
            </m:e>
            <m:e>
              <m:r>
                <m:t>&amp;</m:t>
              </m:r>
              <m:r>
                <m:rPr>
                  <m:sty m:val="p"/>
                </m:rPr>
                <m:t>=</m:t>
              </m:r>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sSup>
                          <m:e>
                            <m:r>
                              <m:t>3</m:t>
                            </m:r>
                          </m:e>
                          <m:sup>
                            <m:r>
                              <m:t>k</m:t>
                            </m:r>
                          </m:sup>
                        </m:sSup>
                        <m:r>
                          <m:rPr>
                            <m:sty m:val="p"/>
                          </m:rPr>
                          <m:t>+</m:t>
                        </m:r>
                        <m:r>
                          <m:t>1</m:t>
                        </m:r>
                      </m:e>
                      <m:e>
                        <m:sSup>
                          <m:e>
                            <m:r>
                              <m:t>3</m:t>
                            </m:r>
                          </m:e>
                          <m:sup>
                            <m:r>
                              <m:t>k</m:t>
                            </m:r>
                          </m:sup>
                        </m:sSup>
                        <m:r>
                          <m:rPr>
                            <m:sty m:val="p"/>
                          </m:rPr>
                          <m:t>−</m:t>
                        </m:r>
                        <m:r>
                          <m:t>1</m:t>
                        </m:r>
                      </m:e>
                    </m:mr>
                    <m:mr>
                      <m:e>
                        <m:sSup>
                          <m:e>
                            <m:r>
                              <m:t>3</m:t>
                            </m:r>
                          </m:e>
                          <m:sup>
                            <m:r>
                              <m:t>k</m:t>
                            </m:r>
                          </m:sup>
                        </m:sSup>
                        <m:r>
                          <m:rPr>
                            <m:sty m:val="p"/>
                          </m:rPr>
                          <m:t>−</m:t>
                        </m:r>
                        <m:r>
                          <m:t>1</m:t>
                        </m:r>
                      </m:e>
                      <m:e>
                        <m:sSup>
                          <m:e>
                            <m:r>
                              <m:t>3</m:t>
                            </m:r>
                          </m:e>
                          <m:sup>
                            <m:r>
                              <m:t>k</m:t>
                            </m:r>
                          </m:sup>
                        </m:sSup>
                        <m:r>
                          <m:rPr>
                            <m:sty m:val="p"/>
                          </m:rPr>
                          <m:t>+</m:t>
                        </m:r>
                        <m:r>
                          <m:t>1</m:t>
                        </m:r>
                      </m:e>
                    </m:mr>
                  </m:m>
                </m:e>
              </m:d>
              <m:r>
                <m:rPr>
                  <m:sty m:val="p"/>
                </m:rPr>
                <m:t>.</m:t>
              </m:r>
              <m:r>
                <m:t>&amp;</m:t>
              </m:r>
              <m:r>
                <m:t>&amp;</m:t>
              </m:r>
              <m:r>
                <m:rPr>
                  <m:nor/>
                  <m:sty m:val="p"/>
                </m:rPr>
                <m:t>(</m:t>
              </m:r>
              <m:r>
                <m:rPr>
                  <m:nor/>
                  <m:sty m:val="p"/>
                </m:rPr>
                <m:t>Definition 26</m:t>
              </m:r>
              <m:r>
                <m:rPr>
                  <m:nor/>
                  <m:sty m:val="p"/>
                </m:rPr>
                <m:t>)</m:t>
              </m:r>
            </m:e>
          </m:eqArr>
        </m:oMath>
      </m:oMathPara>
    </w:p>
    <w:p>
      <w:pPr>
        <w:pStyle w:val="FirstParagraph"/>
      </w:pPr>
      <w:r>
        <w:t xml:space="preserve">For</w:t>
      </w:r>
      <w:r>
        <w:t xml:space="preserve"> </w:t>
      </w:r>
      <m:oMath>
        <m:r>
          <m:t>k</m:t>
        </m:r>
        <m:r>
          <m:rPr>
            <m:sty m:val="p"/>
          </m:rPr>
          <m:t>=</m:t>
        </m:r>
        <m:r>
          <m:t>2</m:t>
        </m:r>
      </m:oMath>
      <w:r>
        <w:t xml:space="preserve"> </w:t>
      </w:r>
      <w:r>
        <w:t xml:space="preserve">this gives</w:t>
      </w:r>
      <w:r>
        <w:t xml:space="preserve"> </w:t>
      </w:r>
      <m:oMath>
        <m:f>
          <m:fPr>
            <m:type m:val="lin"/>
          </m:fPr>
          <m:num>
            <m:r>
              <m:t>1</m:t>
            </m:r>
          </m:num>
          <m:den>
            <m:r>
              <m:t>2</m:t>
            </m:r>
          </m:den>
        </m:f>
        <m:d>
          <m:dPr>
            <m:begChr m:val="["/>
            <m:sepChr m:val=""/>
            <m:endChr m:val="]"/>
            <m:grow/>
          </m:dPr>
          <m:e>
            <m:m>
              <m:mPr>
                <m:baseJc m:val="center"/>
                <m:plcHide m:val="on"/>
                <m:mcs>
                  <m:mc>
                    <m:mcPr>
                      <m:mcJc m:val="center"/>
                      <m:count m:val="1"/>
                    </m:mcPr>
                  </m:mc>
                  <m:mc>
                    <m:mcPr>
                      <m:mcJc m:val="center"/>
                      <m:count m:val="1"/>
                    </m:mcPr>
                  </m:mc>
                </m:mcs>
              </m:mPr>
              <m:mr>
                <m:e>
                  <m:r>
                    <m:t>10</m:t>
                  </m:r>
                </m:e>
                <m:e>
                  <m:r>
                    <m:t>8</m:t>
                  </m:r>
                </m:e>
              </m:mr>
              <m:mr>
                <m:e>
                  <m:r>
                    <m:t>8</m:t>
                  </m:r>
                </m:e>
                <m:e>
                  <m:r>
                    <m:t>10</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w:r>
        <w:t xml:space="preserve">which matches</w:t>
      </w:r>
      <w:r>
        <w:t xml:space="preserve"> </w:t>
      </w:r>
      <m:oMath>
        <m:sSup>
          <m:e>
            <m:r>
              <m:rPr>
                <m:sty m:val="bi"/>
              </m:rPr>
              <m:t>A</m:t>
            </m:r>
          </m:e>
          <m:sup>
            <m:r>
              <m:t>2</m:t>
            </m:r>
          </m:sup>
        </m:sSup>
      </m:oMath>
      <w:r>
        <w:t xml:space="preserve"> </w:t>
      </w:r>
      <w:r>
        <w:t xml:space="preserve">in</w:t>
      </w:r>
      <w:r>
        <w:t xml:space="preserve"> </w:t>
      </w:r>
      <w:hyperlink w:anchor="exm-eigen-shift-power">
        <w:r>
          <w:rPr>
            <w:rStyle w:val="Hyperlink"/>
          </w:rPr>
          <w:t xml:space="preserve">Example 196</w:t>
        </w:r>
      </w:hyperlink>
      <w:r>
        <w:t xml:space="preserve">.</w:t>
      </w:r>
    </w:p>
    <w:bookmarkEnd w:id="645"/>
    <w:bookmarkEnd w:id="646"/>
    <w:bookmarkStart w:id="667" w:name="sec-cholesky"/>
    <w:p>
      <w:pPr>
        <w:pStyle w:val="Heading2"/>
      </w:pPr>
      <w:r>
        <w:t xml:space="preserve">22 Gram matrices, Schur complements and Cholesky</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47" name="Picture"/>
                  <a:graphic>
                    <a:graphicData uri="http://schemas.openxmlformats.org/drawingml/2006/picture">
                      <pic:pic>
                        <pic:nvPicPr>
                          <pic:cNvPr descr="/opt/quarto/share/formats/docx/note.png" id="648" name="Picture"/>
                          <pic:cNvPicPr>
                            <a:picLocks noChangeArrowheads="1" noChangeAspect="1"/>
                          </pic:cNvPicPr>
                        </pic:nvPicPr>
                        <pic:blipFill>
                          <a:blip r:embed="rId19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Source</w:t>
            </w:r>
          </w:p>
        </w:tc>
      </w:tr>
      <w:tr>
        <w:trPr>
          <w:cantSplit/>
        </w:trPr>
        <w:tc>
          <w:tcPr>
            <w:tcMar>
              <w:top w:w="108" w:type="dxa"/>
              <w:bottom w:w="108" w:type="dxa"/>
            </w:tcMar>
          </w:tcPr>
          <w:p>
            <w:pPr>
              <w:pStyle w:val="BodyText"/>
            </w:pPr>
            <w:pPr>
              <w:spacing w:before="16"/>
            </w:pPr>
            <w:r>
              <w:t xml:space="preserve">This section is adapted from</w:t>
            </w:r>
            <w:r>
              <w:t xml:space="preserve"> </w:t>
            </w:r>
            <w:r>
              <w:t xml:space="preserve">Zhou (2024g)</w:t>
            </w:r>
            <w:r>
              <w:t xml:space="preserve">,</w:t>
            </w:r>
            <w:r>
              <w:t xml:space="preserve"> </w:t>
            </w:r>
            <w:r>
              <w:t xml:space="preserve">used under the MIT License</w:t>
            </w:r>
            <w:r>
              <w:t xml:space="preserve"> </w:t>
            </w:r>
            <w:r>
              <w:t xml:space="preserve">(see the license text in</w:t>
            </w:r>
            <w:r>
              <w:t xml:space="preserve"> </w:t>
            </w:r>
            <w:hyperlink w:anchor="sec-subspaces">
              <w:r>
                <w:rPr>
                  <w:rStyle w:val="Hyperlink"/>
                </w:rPr>
                <w:t xml:space="preserve">Section 4</w:t>
              </w:r>
            </w:hyperlink>
            <w:r>
              <w:t xml:space="preserve">).</w:t>
            </w:r>
            <w:r>
              <w:t xml:space="preserve"> </w:t>
            </w:r>
            <w:r>
              <w:t xml:space="preserve">The source’s eigenvalue and quadratic-form characterizations of definiteness</w:t>
            </w:r>
            <w:r>
              <w:t xml:space="preserve"> </w:t>
            </w:r>
            <w:r>
              <w:t xml:space="preserve">are covered in these notes already (</w:t>
            </w:r>
            <w:hyperlink w:anchor="thm-definite-eigenvalues">
              <w:r>
                <w:rPr>
                  <w:rStyle w:val="Hyperlink"/>
                </w:rPr>
                <w:t xml:space="preserve">Theorem 80</w:t>
              </w:r>
            </w:hyperlink>
            <w:r>
              <w:t xml:space="preserve">).</w:t>
            </w:r>
            <w:r>
              <w:t xml:space="preserve"> </w:t>
            </w:r>
            <w:r>
              <w:t xml:space="preserve">These parts of the source are left out:</w:t>
            </w:r>
          </w:p>
          <w:p>
            <w:pPr>
              <w:pStyle w:val="Compact"/>
              <w:numPr>
                <w:ilvl w:val="0"/>
                <w:numId w:val="1103"/>
              </w:numPr>
            </w:pPr>
            <w:r>
              <w:t xml:space="preserve">its covariance test, which needs probability</w:t>
            </w:r>
          </w:p>
          <w:p>
            <w:pPr>
              <w:pStyle w:val="Compact"/>
              <w:numPr>
                <w:ilvl w:val="0"/>
                <w:numId w:val="1103"/>
              </w:numPr>
            </w:pPr>
            <w:r>
              <w:t xml:space="preserve">its material on minimization</w:t>
            </w:r>
          </w:p>
          <w:p>
            <w:pPr>
              <w:pStyle w:val="Compact"/>
              <w:numPr>
                <w:ilvl w:val="0"/>
                <w:numId w:val="1103"/>
              </w:numPr>
            </w:pPr>
            <w:r>
              <w:t xml:space="preserve">its positive semidefinite version of the Schur complement test</w:t>
            </w:r>
          </w:p>
          <w:p>
            <w:pPr>
              <w:pStyle w:val="Compact"/>
              <w:numPr>
                <w:ilvl w:val="0"/>
                <w:numId w:val="1103"/>
              </w:numPr>
            </w:pPr>
            <w:r>
              <w:t xml:space="preserve">its pivot test</w:t>
            </w:r>
          </w:p>
          <w:p>
            <w:pPr>
              <w:pStyle w:val="Compact"/>
              <w:numPr>
                <w:ilvl w:val="0"/>
                <w:numId w:val="1103"/>
              </w:numPr>
            </w:pPr>
            <w:r>
              <w:t xml:space="preserve">its Hadamard-product</w:t>
            </w:r>
            <w:r>
              <w:t xml:space="preserve"> </w:t>
            </w:r>
            <w:r>
              <w:t xml:space="preserve">“Schur lemma”</w:t>
            </w:r>
          </w:p>
          <w:p>
            <w:pPr>
              <w:pStyle w:val="Compact"/>
              <w:numPr>
                <w:ilvl w:val="0"/>
                <w:numId w:val="1103"/>
              </w:numPr>
            </w:pPr>
            <w:r>
              <w:t xml:space="preserve">its notes on the LU factorization and computational cost</w:t>
            </w:r>
          </w:p>
          <w:p>
            <w:pPr>
              <w:pStyle w:val="FirstParagraph"/>
            </w:pPr>
            <w:pPr>
              <w:spacing w:after="16"/>
            </w:pPr>
            <w:r>
              <w:t xml:space="preserve">The source leaves the Schur complement test unproved;</w:t>
            </w:r>
            <w:r>
              <w:t xml:space="preserve"> </w:t>
            </w:r>
            <w:r>
              <w:t xml:space="preserve">it is proved here from a block expansion of the quadratic form,</w:t>
            </w:r>
            <w:r>
              <w:t xml:space="preserve"> </w:t>
            </w:r>
            <w:r>
              <w:t xml:space="preserve">and the Cholesky factorization is derived from it.</w:t>
            </w:r>
          </w:p>
          <w:p/>
        </w:tc>
      </w:tr>
    </w:tbl>
    <w:bookmarkStart w:id="649" w:name="thm-pd-gram"/>
    <w:p>
      <w:pPr>
        <w:pStyle w:val="BodyText"/>
      </w:pPr>
      <w:r>
        <w:rPr>
          <w:b/>
          <w:bCs/>
        </w:rPr>
        <w:t xml:space="preserve">Theorem 116 (Definite matrices are Gram matrices)</w:t>
      </w:r>
      <w:r>
        <w:t xml:space="preserve"> </w:t>
      </w:r>
      <w:r>
        <w:t xml:space="preserve">Let</w:t>
      </w:r>
      <w:r>
        <w:t xml:space="preserve"> </w:t>
      </w:r>
      <m:oMath>
        <m:r>
          <m:rPr>
            <m:sty m:val="bi"/>
          </m:rPr>
          <m:t>A</m:t>
        </m:r>
      </m:oMath>
      <w:r>
        <w:t xml:space="preserve"> </w:t>
      </w:r>
      <w:r>
        <w:t xml:space="preserve">be a</w:t>
      </w:r>
      <w:r>
        <w:t xml:space="preserve"> </w:t>
      </w:r>
      <m:oMath>
        <m:r>
          <m:t>p</m:t>
        </m:r>
        <m:r>
          <m:rPr>
            <m:sty m:val="p"/>
          </m:rPr>
          <m:t>×</m:t>
        </m:r>
        <m:r>
          <m:t>p</m:t>
        </m:r>
      </m:oMath>
      <w:r>
        <w:t xml:space="preserve"> </w:t>
      </w:r>
      <w:r>
        <w:t xml:space="preserve">matrix.</w:t>
      </w:r>
    </w:p>
    <w:p>
      <w:pPr>
        <w:pStyle w:val="Compact"/>
        <w:numPr>
          <w:ilvl w:val="0"/>
          <w:numId w:val="1104"/>
        </w:numPr>
      </w:pPr>
      <m:oMath>
        <m:r>
          <m:rPr>
            <m:sty m:val="bi"/>
          </m:rPr>
          <m:t>A</m:t>
        </m:r>
      </m:oMath>
      <w:r>
        <w:t xml:space="preserve"> </w:t>
      </w:r>
      <w:r>
        <w:t xml:space="preserve">is positive semidefinite (</w:t>
      </w:r>
      <w:hyperlink w:anchor="def-positive-semidefinite">
        <w:r>
          <w:rPr>
            <w:rStyle w:val="Hyperlink"/>
          </w:rPr>
          <w:t xml:space="preserve">Definition 100</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columns.</w:t>
      </w:r>
    </w:p>
    <w:p>
      <w:pPr>
        <w:pStyle w:val="Compact"/>
        <w:numPr>
          <w:ilvl w:val="0"/>
          <w:numId w:val="1104"/>
        </w:numPr>
      </w:pP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sSup>
          <m:e>
            <m:r>
              <m:rPr>
                <m:sty m:val="bi"/>
              </m:rPr>
              <m:t>B</m:t>
            </m:r>
          </m:e>
          <m:sup>
            <m:r>
              <m:rPr>
                <m:sty m:val="p"/>
              </m:rPr>
              <m:t>⊤</m:t>
            </m:r>
          </m:sup>
        </m:sSup>
        <m:r>
          <m:rPr>
            <m:sty m:val="bi"/>
          </m:rPr>
          <m:t>B</m:t>
        </m:r>
      </m:oMath>
      <w:r>
        <w:t xml:space="preserve"> </w:t>
      </w:r>
      <w:r>
        <w:t xml:space="preserve">for some matrix</w:t>
      </w:r>
      <w:r>
        <w:t xml:space="preserve"> </w:t>
      </w:r>
      <m:oMath>
        <m:r>
          <m:rPr>
            <m:sty m:val="bi"/>
          </m:rPr>
          <m:t>B</m:t>
        </m:r>
      </m:oMath>
      <w:r>
        <w:t xml:space="preserve"> </w:t>
      </w:r>
      <w:r>
        <w:t xml:space="preserve">with</w:t>
      </w:r>
      <w:r>
        <w:t xml:space="preserve"> </w:t>
      </w:r>
      <m:oMath>
        <m:r>
          <m:t>p</m:t>
        </m:r>
      </m:oMath>
      <w:r>
        <w:t xml:space="preserve"> </w:t>
      </w:r>
      <w:r>
        <w:t xml:space="preserve">linearly independent columns.</w:t>
      </w:r>
    </w:p>
    <w:bookmarkEnd w:id="649"/>
    <w:p>
      <w:pPr>
        <w:pStyle w:val="FirstParagraph"/>
      </w:pPr>
      <w:r>
        <w:rPr>
          <w:i/>
          <w:iCs/>
        </w:rPr>
        <w:t xml:space="preserve">Proof</w:t>
      </w:r>
      <w:r>
        <w:t xml:space="preserve">. </w:t>
      </w:r>
      <w:r>
        <w:rPr>
          <w:b/>
          <w:bCs/>
        </w:rPr>
        <w:t xml:space="preserve">If</w:t>
      </w:r>
      <w:r>
        <w:rPr>
          <w:b/>
          <w:bCs/>
        </w:rPr>
        <w:t xml:space="preserve"> </w:t>
      </w:r>
      <m:oMath>
        <m:r>
          <m:rPr>
            <m:sty m:val="bi"/>
          </m:rPr>
          <m:t>A</m:t>
        </m:r>
        <m:r>
          <m:rPr>
            <m:sty m:val="p"/>
          </m:rPr>
          <m:t>=</m:t>
        </m:r>
        <m:sSup>
          <m:e>
            <m:r>
              <m:rPr>
                <m:sty m:val="bi"/>
              </m:rPr>
              <m:t>B</m:t>
            </m:r>
          </m:e>
          <m:sup>
            <m:r>
              <m:rPr>
                <m:sty m:val="p"/>
              </m:rPr>
              <m:t>⊤</m:t>
            </m:r>
          </m:sup>
        </m:sSup>
        <m:r>
          <m:rPr>
            <m:sty m:val="bi"/>
          </m:rPr>
          <m:t>B</m:t>
        </m:r>
      </m:oMath>
      <w:r>
        <w:rPr>
          <w:b/>
          <w:bCs/>
        </w:rPr>
        <w:t xml:space="preserve">.</w:t>
      </w:r>
      <w:r>
        <w:t xml:space="preserve"> </w:t>
      </w:r>
      <m:oMath>
        <m:r>
          <m:rPr>
            <m:sty m:val="bi"/>
          </m:rPr>
          <m:t>A</m:t>
        </m:r>
      </m:oMath>
      <w:r>
        <w:t xml:space="preserve"> </w:t>
      </w:r>
      <w:r>
        <w:t xml:space="preserve">is symmetric, since</w:t>
      </w:r>
    </w:p>
    <w:p>
      <w:pPr>
        <w:pStyle w:val="BodyText"/>
      </w:pPr>
      <m:oMathPara>
        <m:oMathParaPr>
          <m:jc m:val="center"/>
        </m:oMathParaPr>
        <m:oMath>
          <m:eqArr>
            <m:e>
              <m:sSup>
                <m:e>
                  <m:r>
                    <m:rPr>
                      <m:sty m:val="p"/>
                    </m:rPr>
                    <m:t>(</m:t>
                  </m:r>
                  <m:sSup>
                    <m:e>
                      <m:r>
                        <m:rPr>
                          <m:sty m:val="bi"/>
                        </m:rPr>
                        <m:t>B</m:t>
                      </m:r>
                    </m:e>
                    <m:sup>
                      <m:r>
                        <m:rPr>
                          <m:sty m:val="p"/>
                        </m:rPr>
                        <m:t>⊤</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B</m:t>
                      </m:r>
                    </m:e>
                    <m:sup>
                      <m:r>
                        <m:rPr>
                          <m:sty m:val="p"/>
                        </m:rPr>
                        <m:t>⊤</m:t>
                      </m:r>
                    </m:sup>
                  </m:sSup>
                  <m:r>
                    <m:rPr>
                      <m:sty m:val="p"/>
                    </m:rPr>
                    <m:t>)</m:t>
                  </m:r>
                </m:e>
                <m:sup>
                  <m:r>
                    <m:rPr>
                      <m:sty m:val="p"/>
                    </m:rPr>
                    <m:t>⊤</m:t>
                  </m:r>
                </m:sup>
              </m:sSup>
            </m:e>
            <m:e>
              <m:r>
                <m:t>&amp;</m:t>
              </m:r>
              <m:r>
                <m:rPr>
                  <m:sty m:val="p"/>
                </m:rPr>
                <m:t>=</m:t>
              </m:r>
              <m:sSup>
                <m:e>
                  <m:r>
                    <m:rPr>
                      <m:sty m:val="bi"/>
                    </m:rPr>
                    <m:t>B</m:t>
                  </m:r>
                </m:e>
                <m:sup>
                  <m:r>
                    <m:rPr>
                      <m:sty m:val="p"/>
                    </m:rPr>
                    <m:t>⊤</m:t>
                  </m:r>
                </m:sup>
              </m:sSup>
              <m:r>
                <m:rPr>
                  <m:sty m:val="bi"/>
                </m:rPr>
                <m:t>B</m:t>
              </m:r>
            </m:e>
          </m:eqArr>
        </m:oMath>
      </m:oMathPara>
    </w:p>
    <w:p>
      <w:pPr>
        <w:pStyle w:val="FirstParagraph"/>
      </w:pPr>
      <w:del w:id="28362" w:author="PR Preview" w:date="2026-01-01T00:00:00Z">
        <w:r>
          <w:delText xml:space="preserve">(</w:delText>
        </w:r>
      </w:del>
      <w:hyperlink w:anchor="thm-transpose-product">
        <w:del w:id="28363" w:author="PR Preview" w:date="2026-01-01T00:00:00Z">
          <w:r>
            <w:rPr>
              <w:rStyle w:val="Hyperlink"/>
            </w:rPr>
            <w:delText xml:space="preserve">Theorem 19</w:delText>
          </w:r>
        </w:del>
      </w:hyperlink>
      <w:del w:id="28364" w:author="PR Preview" w:date="2026-01-01T00:00:00Z">
        <w:r>
          <w:delText xml:space="preserve">,</w:delText>
        </w:r>
      </w:del>
      <w:del w:id="28365" w:author="PR Preview" w:date="2026-01-01T00:00:00Z">
        <w:r>
          <w:delText xml:space="preserve"> </w:delText>
        </w:r>
      </w:del>
      <w:hyperlink w:anchor="def-matrix-transpose">
        <w:del w:id="28366" w:author="PR Preview" w:date="2026-01-01T00:00:00Z">
          <w:r>
            <w:rPr>
              <w:rStyle w:val="Hyperlink"/>
            </w:rPr>
            <w:delText xml:space="preserve">Definition 22</w:delText>
          </w:r>
        </w:del>
      </w:hyperlink>
      <w:del w:id="28367" w:author="PR Preview" w:date="2026-01-01T00:00:00Z">
        <w:r>
          <w:delText xml:space="preserve">). For any</w:delText>
        </w:r>
      </w:del>
      <w:del w:id="28368" w:author="PR Preview" w:date="2026-01-01T00:00:00Z">
        <w:r>
          <w:delText xml:space="preserve"> </w:delText>
        </w:r>
      </w:del>
      <m:oMath>
        <m:limLow>
          <m:e>
            <m:r>
              <m:t>x</m:t>
            </m:r>
          </m:e>
          <m:lim>
            <m:r>
              <m:rPr>
                <m:sty m:val="p"/>
              </m:rPr>
              <m:t>∼</m:t>
            </m:r>
          </m:lim>
        </m:limLow>
      </m:oMath>
      <w:del w:id="28369"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rPr>
                  <m:sty m:val="bi"/>
                </m:rPr>
                <m:t>A</m:t>
              </m:r>
              <m:limLow>
                <m:e>
                  <m:r>
                    <m:t>x</m:t>
                  </m:r>
                </m:e>
                <m:lim>
                  <m:r>
                    <m:rPr>
                      <m:sty m:val="p"/>
                    </m:rPr>
                    <m:t>∼</m:t>
                  </m:r>
                </m:lim>
              </m:limLow>
              <m:r>
                <m:t>&amp;</m:t>
              </m:r>
              <m:r>
                <m:rPr>
                  <m:sty m:val="p"/>
                </m:rPr>
                <m:t>=</m:t>
              </m:r>
              <m:sSup>
                <m:e>
                  <m:limLow>
                    <m:e>
                      <m:r>
                        <m:t>x</m:t>
                      </m:r>
                    </m:e>
                    <m:lim>
                      <m:r>
                        <m:rPr>
                          <m:sty m:val="p"/>
                        </m:rPr>
                        <m:t>∼</m:t>
                      </m:r>
                    </m:lim>
                  </m:limLow>
                </m:e>
                <m:sup>
                  <m:r>
                    <m:rPr>
                      <m:sty m:val="p"/>
                    </m:rPr>
                    <m:t>⊤</m:t>
                  </m:r>
                </m:sup>
              </m:sSup>
              <m:r>
                <m:t> </m:t>
              </m:r>
              <m:sSup>
                <m:e>
                  <m:r>
                    <m:rPr>
                      <m:sty m:val="bi"/>
                    </m:rPr>
                    <m:t>B</m:t>
                  </m:r>
                </m:e>
                <m:sup>
                  <m:r>
                    <m:rPr>
                      <m:sty m:val="p"/>
                    </m:rPr>
                    <m:t>⊤</m:t>
                  </m:r>
                </m:sup>
              </m:sSup>
              <m:r>
                <m:t> </m:t>
              </m:r>
              <m:r>
                <m:rPr>
                  <m:sty m:val="bi"/>
                </m:rPr>
                <m:t>B</m:t>
              </m:r>
              <m:limLow>
                <m:e>
                  <m:r>
                    <m:t>x</m:t>
                  </m:r>
                </m:e>
                <m:lim>
                  <m:r>
                    <m:rPr>
                      <m:sty m:val="p"/>
                    </m:rPr>
                    <m:t>∼</m:t>
                  </m:r>
                </m:lim>
              </m:limLow>
              <m:r>
                <m:t>&amp;</m:t>
              </m:r>
              <m:r>
                <m:t>&amp;</m:t>
              </m:r>
              <m:r>
                <m:rPr>
                  <m:nor/>
                  <m:sty m:val="p"/>
                </m:rPr>
                <m:t>(substitute </m:t>
              </m:r>
              <m:r>
                <m:rPr>
                  <m:sty m:val="bi"/>
                </m:rPr>
                <m:t>A</m:t>
              </m:r>
              <m:r>
                <m:rPr>
                  <m:nor/>
                  <m:sty m:val="p"/>
                </m:rPr>
                <m:t>)</m:t>
              </m:r>
            </m:e>
            <m:e>
              <m:r>
                <m:t>&amp;</m:t>
              </m:r>
              <m:r>
                <m:rPr>
                  <m:sty m:val="p"/>
                </m:rPr>
                <m:t>=</m:t>
              </m:r>
              <m:sSup>
                <m:e>
                  <m:r>
                    <m:rPr>
                      <m:sty m:val="p"/>
                    </m:rPr>
                    <m:t>(</m:t>
                  </m:r>
                  <m:r>
                    <m:rPr>
                      <m:sty m:val="bi"/>
                    </m:rPr>
                    <m:t>B</m:t>
                  </m:r>
                  <m:limLow>
                    <m:e>
                      <m:r>
                        <m:t>x</m:t>
                      </m:r>
                    </m:e>
                    <m:lim>
                      <m:r>
                        <m:rPr>
                          <m:sty m:val="p"/>
                        </m:rPr>
                        <m:t>∼</m:t>
                      </m:r>
                    </m:lim>
                  </m:limLow>
                  <m:r>
                    <m:rPr>
                      <m:sty m:val="p"/>
                    </m:rPr>
                    <m:t>)</m:t>
                  </m:r>
                </m:e>
                <m:sup>
                  <m:r>
                    <m:rPr>
                      <m:sty m:val="p"/>
                    </m:rPr>
                    <m:t>⊤</m:t>
                  </m:r>
                </m:sup>
              </m:sSup>
              <m:r>
                <m:t> </m:t>
              </m:r>
              <m:r>
                <m:rPr>
                  <m:sty m:val="p"/>
                </m:rPr>
                <m:t>(</m:t>
              </m:r>
              <m:r>
                <m:rPr>
                  <m:sty m:val="bi"/>
                </m:rPr>
                <m:t>B</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m:t>
              </m:r>
              <m:r>
                <m:t>​</m:t>
              </m:r>
              <m:d>
                <m:dPr>
                  <m:begChr m:val="∥"/>
                  <m:sepChr m:val=""/>
                  <m:endChr m:val="∥"/>
                  <m:grow/>
                </m:dPr>
                <m:e>
                  <m:r>
                    <m:rPr>
                      <m:sty m:val="bi"/>
                    </m:rPr>
                    <m:t>B</m:t>
                  </m:r>
                  <m:limLow>
                    <m:e>
                      <m:r>
                        <m:t>x</m:t>
                      </m:r>
                    </m:e>
                    <m:lim>
                      <m:r>
                        <m:rPr>
                          <m:sty m:val="p"/>
                        </m:rPr>
                        <m:t>∼</m:t>
                      </m:r>
                    </m:lim>
                  </m:limLow>
                </m:e>
              </m:d>
              <m:sSup>
                <m:e>
                  <m:r>
                    <m:t>​</m:t>
                  </m:r>
                </m:e>
                <m:sup>
                  <m:r>
                    <m:t>2</m:t>
                  </m:r>
                </m:sup>
              </m:sSup>
              <m:r>
                <m:t>&amp;</m:t>
              </m:r>
              <m:r>
                <m:t>&amp;</m:t>
              </m:r>
              <m:r>
                <m:rPr>
                  <m:nor/>
                  <m:sty m:val="p"/>
                </m:rPr>
                <m:t>(</m:t>
              </m:r>
              <m:r>
                <m:rPr>
                  <m:nor/>
                  <m:sty m:val="p"/>
                </m:rPr>
                <m:t>Equation 2</m:t>
              </m:r>
              <m:r>
                <m:rPr>
                  <m:nor/>
                  <m:sty m:val="p"/>
                </m:rPr>
                <m:t>, squared)</m:t>
              </m:r>
            </m:e>
            <m:e>
              <m:r>
                <m:t>&amp;</m:t>
              </m:r>
              <m:r>
                <m:rPr>
                  <m:sty m:val="p"/>
                </m:rPr>
                <m:t>≥</m:t>
              </m:r>
              <m:r>
                <m:t>0</m:t>
              </m:r>
              <m:r>
                <m:rPr>
                  <m:sty m:val="p"/>
                </m:rPr>
                <m:t>.</m:t>
              </m:r>
              <m:r>
                <m:t>&amp;</m:t>
              </m:r>
              <m:r>
                <m:t>&amp;</m:t>
              </m:r>
              <m:r>
                <m:rPr>
                  <m:nor/>
                  <m:sty m:val="p"/>
                </m:rPr>
                <m:t>(</m:t>
              </m:r>
              <m:r>
                <m:rPr>
                  <m:nor/>
                  <m:sty m:val="p"/>
                </m:rPr>
                <m:t>Theorem 56</m:t>
              </m:r>
              <m:r>
                <m:rPr>
                  <m:nor/>
                  <m:sty m:val="p"/>
                </m:rPr>
                <m:t>)</m:t>
              </m:r>
            </m:e>
          </m:eqArr>
        </m:oMath>
      </m:oMathPara>
    </w:p>
    <w:p>
      <w:pPr>
        <w:pStyle w:val="FirstParagraph"/>
      </w:pPr>
      <w:del w:id="28370" w:author="PR Preview" w:date="2026-01-01T00:00:00Z">
        <w:r>
          <w:delText xml:space="preserve">If the columns of</w:delText>
        </w:r>
      </w:del>
      <w:del w:id="28371" w:author="PR Preview" w:date="2026-01-01T00:00:00Z">
        <w:r>
          <w:delText xml:space="preserve"> </w:delText>
        </w:r>
      </w:del>
      <m:oMath>
        <m:r>
          <m:rPr>
            <m:sty m:val="bi"/>
          </m:rPr>
          <m:t>B</m:t>
        </m:r>
      </m:oMath>
      <w:del w:id="28372" w:author="PR Preview" w:date="2026-01-01T00:00:00Z">
        <w:r>
          <w:delText xml:space="preserve"> </w:delText>
        </w:r>
      </w:del>
      <w:del w:id="28373" w:author="PR Preview" w:date="2026-01-01T00:00:00Z">
        <w:r>
          <w:delText xml:space="preserve">are linearly independent,</w:delText>
        </w:r>
      </w:del>
      <w:del w:id="28374" w:author="PR Preview" w:date="2026-01-01T00:00:00Z">
        <w:r>
          <w:delText xml:space="preserve"> </w:delText>
        </w:r>
      </w:del>
      <w:del w:id="28375" w:author="PR Preview" w:date="2026-01-01T00:00:00Z">
        <w:r>
          <w:delText xml:space="preserve">then</w:delText>
        </w:r>
      </w:del>
      <w:del w:id="28376" w:author="PR Preview" w:date="2026-01-01T00:00:00Z">
        <w:r>
          <w:delText xml:space="preserve"> </w:delText>
        </w:r>
      </w:del>
      <m:oMath>
        <m:r>
          <m:rPr>
            <m:scr m:val="script"/>
            <m:sty m:val="p"/>
          </m:rPr>
          <m:t>N</m:t>
        </m:r>
        <m:r>
          <m:rPr>
            <m:sty m:val="p"/>
          </m:rPr>
          <m:t>(</m:t>
        </m:r>
        <m:r>
          <m:rPr>
            <m:sty m:val="bi"/>
          </m:rPr>
          <m:t>B</m:t>
        </m:r>
        <m:r>
          <m:rPr>
            <m:sty m:val="p"/>
          </m:rPr>
          <m:t>)</m:t>
        </m:r>
        <m:r>
          <m:rPr>
            <m:sty m:val="p"/>
          </m:rPr>
          <m:t>=</m:t>
        </m:r>
        <m:r>
          <m:t>​</m:t>
        </m:r>
        <m:d>
          <m:dPr>
            <m:begChr m:val="{"/>
            <m:sepChr m:val=""/>
            <m:endChr m:val="}"/>
            <m:grow/>
          </m:dPr>
          <m:e>
            <m:limLow>
              <m:e>
                <m:r>
                  <m:t>0</m:t>
                </m:r>
              </m:e>
              <m:lim>
                <m:r>
                  <m:rPr>
                    <m:sty m:val="p"/>
                  </m:rPr>
                  <m:t>∼</m:t>
                </m:r>
              </m:lim>
            </m:limLow>
          </m:e>
        </m:d>
        <m:r>
          <m:t>​</m:t>
        </m:r>
      </m:oMath>
      <w:del w:id="28377" w:author="PR Preview" w:date="2026-01-01T00:00:00Z">
        <w:r>
          <w:delText xml:space="preserve"> </w:delText>
        </w:r>
      </w:del>
      <w:del w:id="28378" w:author="PR Preview" w:date="2026-01-01T00:00:00Z">
        <w:r>
          <w:delText xml:space="preserve">(</w:delText>
        </w:r>
      </w:del>
      <m:oMath>
        <m:r>
          <m:rPr>
            <m:sty m:val="bi"/>
          </m:rPr>
          <m:t>B</m:t>
        </m:r>
        <m:limLow>
          <m:e>
            <m:r>
              <m:t>x</m:t>
            </m:r>
          </m:e>
          <m:lim>
            <m:r>
              <m:rPr>
                <m:sty m:val="p"/>
              </m:rPr>
              <m:t>∼</m:t>
            </m:r>
          </m:lim>
        </m:limLow>
      </m:oMath>
      <w:del w:id="28379" w:author="PR Preview" w:date="2026-01-01T00:00:00Z">
        <w:r>
          <w:delText xml:space="preserve"> </w:delText>
        </w:r>
      </w:del>
      <w:del w:id="28380" w:author="PR Preview" w:date="2026-01-01T00:00:00Z">
        <w:r>
          <w:delText xml:space="preserve">is the combination of the columns with coefficients</w:delText>
        </w:r>
      </w:del>
      <w:del w:id="28381" w:author="PR Preview" w:date="2026-01-01T00:00:00Z">
        <w:r>
          <w:delText xml:space="preserve"> </w:delText>
        </w:r>
      </w:del>
      <m:oMath>
        <m:sSub>
          <m:e>
            <m:r>
              <m:t>x</m:t>
            </m:r>
          </m:e>
          <m:sub>
            <m:r>
              <m:t>j</m:t>
            </m:r>
          </m:sub>
        </m:sSub>
      </m:oMath>
      <w:del w:id="28382" w:author="PR Preview" w:date="2026-01-01T00:00:00Z">
        <w:r>
          <w:delText xml:space="preserve">,</w:delText>
        </w:r>
      </w:del>
      <w:del w:id="28383" w:author="PR Preview" w:date="2026-01-01T00:00:00Z">
        <w:r>
          <w:delText xml:space="preserve"> </w:delText>
        </w:r>
      </w:del>
      <w:hyperlink w:anchor="thm-matvec-columns">
        <w:del w:id="28384" w:author="PR Preview" w:date="2026-01-01T00:00:00Z">
          <w:r>
            <w:rPr>
              <w:rStyle w:val="Hyperlink"/>
            </w:rPr>
            <w:delText xml:space="preserve">Theorem 23</w:delText>
          </w:r>
        </w:del>
      </w:hyperlink>
      <w:del w:id="28385" w:author="PR Preview" w:date="2026-01-01T00:00:00Z">
        <w:r>
          <w:delText xml:space="preserve">,</w:delText>
        </w:r>
      </w:del>
      <w:del w:id="28386" w:author="PR Preview" w:date="2026-01-01T00:00:00Z">
        <w:r>
          <w:delText xml:space="preserve"> </w:delText>
        </w:r>
      </w:del>
      <w:del w:id="28387" w:author="PR Preview" w:date="2026-01-01T00:00:00Z">
        <w:r>
          <w:delText xml:space="preserve">and only the zero combination is</w:delText>
        </w:r>
      </w:del>
      <w:del w:id="28388" w:author="PR Preview" w:date="2026-01-01T00:00:00Z">
        <w:r>
          <w:delText xml:space="preserve"> </w:delText>
        </w:r>
      </w:del>
      <m:oMath>
        <m:limLow>
          <m:e>
            <m:r>
              <m:t>0</m:t>
            </m:r>
          </m:e>
          <m:lim>
            <m:r>
              <m:rPr>
                <m:sty m:val="p"/>
              </m:rPr>
              <m:t>∼</m:t>
            </m:r>
          </m:lim>
        </m:limLow>
      </m:oMath>
      <w:del w:id="28389" w:author="PR Preview" w:date="2026-01-01T00:00:00Z">
        <w:r>
          <w:delText xml:space="preserve">,</w:delText>
        </w:r>
      </w:del>
      <w:del w:id="28390" w:author="PR Preview" w:date="2026-01-01T00:00:00Z">
        <w:r>
          <w:delText xml:space="preserve"> </w:delText>
        </w:r>
      </w:del>
      <w:hyperlink w:anchor="def-linearly-independent">
        <w:del w:id="28391" w:author="PR Preview" w:date="2026-01-01T00:00:00Z">
          <w:r>
            <w:rPr>
              <w:rStyle w:val="Hyperlink"/>
            </w:rPr>
            <w:delText xml:space="preserve">Definition 43</w:delText>
          </w:r>
        </w:del>
      </w:hyperlink>
      <w:del w:id="28392" w:author="PR Preview" w:date="2026-01-01T00:00:00Z">
        <w:r>
          <w:delText xml:space="preserve">),</w:delText>
        </w:r>
      </w:del>
      <w:del w:id="28393" w:author="PR Preview" w:date="2026-01-01T00:00:00Z">
        <w:r>
          <w:delText xml:space="preserve"> </w:delText>
        </w:r>
      </w:del>
      <w:del w:id="28394" w:author="PR Preview" w:date="2026-01-01T00:00:00Z">
        <w:r>
          <w:delText xml:space="preserve">so for</w:delText>
        </w:r>
      </w:del>
      <w:del w:id="28395"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8396" w:author="PR Preview" w:date="2026-01-01T00:00:00Z">
        <w:r>
          <w:delText xml:space="preserve">,</w:delText>
        </w:r>
      </w:del>
      <w:del w:id="28397" w:author="PR Preview" w:date="2026-01-01T00:00:00Z">
        <w:r>
          <w:delText xml:space="preserve"> </w:delText>
        </w:r>
      </w:del>
      <m:oMath>
        <m:r>
          <m:rPr>
            <m:sty m:val="bi"/>
          </m:rPr>
          <m:t>B</m:t>
        </m:r>
        <m:limLow>
          <m:e>
            <m:r>
              <m:t>x</m:t>
            </m:r>
          </m:e>
          <m:lim>
            <m:r>
              <m:rPr>
                <m:sty m:val="p"/>
              </m:rPr>
              <m:t>∼</m:t>
            </m:r>
          </m:lim>
        </m:limLow>
        <m:r>
          <m:rPr>
            <m:sty m:val="p"/>
          </m:rPr>
          <m:t>≠</m:t>
        </m:r>
        <m:limLow>
          <m:e>
            <m:r>
              <m:t>0</m:t>
            </m:r>
          </m:e>
          <m:lim>
            <m:r>
              <m:rPr>
                <m:sty m:val="p"/>
              </m:rPr>
              <m:t>∼</m:t>
            </m:r>
          </m:lim>
        </m:limLow>
      </m:oMath>
      <w:del w:id="28398" w:author="PR Preview" w:date="2026-01-01T00:00:00Z">
        <w:r>
          <w:delText xml:space="preserve"> </w:delText>
        </w:r>
      </w:del>
      <w:del w:id="28399" w:author="PR Preview" w:date="2026-01-01T00:00:00Z">
        <w:r>
          <w:delText xml:space="preserve">and</w:delText>
        </w:r>
      </w:del>
      <w:del w:id="28400" w:author="PR Preview" w:date="2026-01-01T00:00:00Z">
        <w:r>
          <w:delText xml:space="preserve"> </w:delText>
        </w:r>
      </w:del>
      <m:oMath>
        <m:r>
          <m:t>​</m:t>
        </m:r>
        <m:d>
          <m:dPr>
            <m:begChr m:val="∥"/>
            <m:sepChr m:val=""/>
            <m:endChr m:val="∥"/>
            <m:grow/>
          </m:dPr>
          <m:e>
            <m:r>
              <m:rPr>
                <m:sty m:val="bi"/>
              </m:rPr>
              <m:t>B</m:t>
            </m:r>
            <m:limLow>
              <m:e>
                <m:r>
                  <m:t>x</m:t>
                </m:r>
              </m:e>
              <m:lim>
                <m:r>
                  <m:rPr>
                    <m:sty m:val="p"/>
                  </m:rPr>
                  <m:t>∼</m:t>
                </m:r>
              </m:lim>
            </m:limLow>
          </m:e>
        </m:d>
        <m:sSup>
          <m:e>
            <m:r>
              <m:t>​</m:t>
            </m:r>
          </m:e>
          <m:sup>
            <m:r>
              <m:t>2</m:t>
            </m:r>
          </m:sup>
        </m:sSup>
        <m:r>
          <m:rPr>
            <m:sty m:val="p"/>
          </m:rPr>
          <m:t>&gt;</m:t>
        </m:r>
        <m:r>
          <m:t>0</m:t>
        </m:r>
      </m:oMath>
      <w:del w:id="28401" w:author="PR Preview" w:date="2026-01-01T00:00:00Z">
        <w:r>
          <w:delText xml:space="preserve"> </w:delText>
        </w:r>
      </w:del>
      <w:del w:id="28402" w:author="PR Preview" w:date="2026-01-01T00:00:00Z">
        <w:r>
          <w:delText xml:space="preserve">(</w:delText>
        </w:r>
      </w:del>
      <w:hyperlink w:anchor="thm-norm-properties">
        <w:del w:id="28403" w:author="PR Preview" w:date="2026-01-01T00:00:00Z">
          <w:r>
            <w:rPr>
              <w:rStyle w:val="Hyperlink"/>
            </w:rPr>
            <w:delText xml:space="preserve">Theorem 56</w:delText>
          </w:r>
        </w:del>
      </w:hyperlink>
      <w:del w:id="28404" w:author="PR Preview" w:date="2026-01-01T00:00:00Z">
        <w:r>
          <w:delText xml:space="preserve">, part 1).</w:delText>
        </w:r>
      </w:del>
    </w:p>
    <w:p>
      <w:pPr>
        <w:pStyle w:val="FirstParagraph"/>
      </w:pPr>
      <w:ins w:id="28405" w:author="PR Preview" w:date="2026-01-01T00:00:00Z">
        <w:r>
          <w:t xml:space="preserve">(</w:t>
        </w:r>
      </w:ins>
      <w:hyperlink w:anchor="thm-transpose-product">
        <w:ins w:id="28406" w:author="PR Preview" w:date="2026-01-01T00:00:00Z">
          <w:r>
            <w:rPr>
              <w:rStyle w:val="Hyperlink"/>
            </w:rPr>
            <w:t xml:space="preserve">Theorem 19</w:t>
          </w:r>
        </w:ins>
      </w:hyperlink>
      <w:ins w:id="28407" w:author="PR Preview" w:date="2026-01-01T00:00:00Z">
        <w:r>
          <w:t xml:space="preserve">,</w:t>
        </w:r>
      </w:ins>
      <w:ins w:id="28408" w:author="PR Preview" w:date="2026-01-01T00:00:00Z">
        <w:r>
          <w:t xml:space="preserve"> </w:t>
        </w:r>
      </w:ins>
      <w:hyperlink w:anchor="def-matrix-transpose">
        <w:ins w:id="28409" w:author="PR Preview" w:date="2026-01-01T00:00:00Z">
          <w:r>
            <w:rPr>
              <w:rStyle w:val="Hyperlink"/>
            </w:rPr>
            <w:t xml:space="preserve">Definition 22</w:t>
          </w:r>
        </w:ins>
      </w:hyperlink>
      <w:ins w:id="28410" w:author="PR Preview" w:date="2026-01-01T00:00:00Z">
        <w:r>
          <w:t xml:space="preserve">). For any</w:t>
        </w:r>
      </w:ins>
      <w:ins w:id="28411" w:author="PR Preview" w:date="2026-01-01T00:00:00Z">
        <w:r>
          <w:t xml:space="preserve"> </w:t>
        </w:r>
      </w:ins>
      <w:ins w:id="28412" w:author="PR Preview" w:date="2026-01-01T00:00:00Z">
        <w:r>
          <w:t xml:space="preserve">$\mathord{\smash[b]{\underset{\raise.3ex\hbox{$\scriptstyle\sim$}}{x}}\vphantom{x}}$</w:t>
        </w:r>
      </w:ins>
      <w:ins w:id="28413" w:author="PR Preview" w:date="2026-01-01T00:00:00Z">
        <w:r>
          <w:t xml:space="preserve">,</w:t>
        </w:r>
      </w:ins>
    </w:p>
    <w:p>
      <w:pPr>
        <w:pStyle w:val="BodyText"/>
      </w:pPr>
      <w:ins w:id="28414" w:author="PR Preview" w:date="2026-01-01T00:00:00Z">
        <w:r>
          <w:t xml:space="preserve">$$
    \begin{aligned}
    {\mathord{\smash[b]{\underset{\raise.3ex\hbox{$\scriptstyle\sim$}}{x}}\vphantom{x}}}^{\top} \mathbf{A} \mathord{\smash[b]{\underset{\raise.3ex\hbox{$\scriptstyle\sim$}}{x}}\vphantom{x}}
    &amp;= {\mathord{\smash[b]{\underset{\raise.3ex\hbox{$\scriptstyle\sim$}}{x}}\vphantom{x}}}^{\top}\,{\mathbf{B}}^{\top}\,\mathbf{B} \mathord{\smash[b]{\underset{\raise.3ex\hbox{$\scriptstyle\sim$}}{x}}\vphantom{x}}
    &amp;&amp; \text{(substitute } \mathbf{A} \text{)}
    \\
    &amp;= {(\mathbf{B} \mathord{\smash[b]{\underset{\raise.3ex\hbox{$\scriptstyle\sim$}}{x}}\vphantom{x}})}^{\top}\,(\mathbf{B} \mathord{\smash[b]{\underset{\raise.3ex\hbox{$\scriptstyle\sim$}}{x}}\vphantom{x}})
    &amp;&amp; \text{(}\text{Theorem~19}\text{, }\text{Theorem~8}\text{)}
    \\
    &amp;= \mathopen{}\left\lVert\mathbf{B} \mathord{\smash[b]{\underset{\raise.3ex\hbox{$\scriptstyle\sim$}}{x}}\vphantom{x}}\right\rVert\mathclose{}^2
    &amp;&amp; \text{(}\text{Equation~2}\text{, squared)}
    \\
    &amp;\ge 0.
    &amp;&amp; \text{(}\text{Theorem~56}\text{)}
    \end{aligned}
    $$</w:t>
        </w:r>
      </w:ins>
    </w:p>
    <w:p>
      <w:pPr>
        <w:pStyle w:val="FirstParagraph"/>
      </w:pPr>
      <w:ins w:id="28415" w:author="PR Preview" w:date="2026-01-01T00:00:00Z">
        <w:r>
          <w:t xml:space="preserve">If the columns of</w:t>
        </w:r>
      </w:ins>
      <w:ins w:id="28416" w:author="PR Preview" w:date="2026-01-01T00:00:00Z">
        <w:r>
          <w:t xml:space="preserve"> </w:t>
        </w:r>
      </w:ins>
      <m:oMath>
        <m:r>
          <m:rPr>
            <m:sty m:val="bi"/>
          </m:rPr>
          <m:t>B</m:t>
        </m:r>
      </m:oMath>
      <w:ins w:id="28417" w:author="PR Preview" w:date="2026-01-01T00:00:00Z">
        <w:r>
          <w:t xml:space="preserve"> </w:t>
        </w:r>
      </w:ins>
      <w:ins w:id="28418" w:author="PR Preview" w:date="2026-01-01T00:00:00Z">
        <w:r>
          <w:t xml:space="preserve">are linearly independent,</w:t>
        </w:r>
      </w:ins>
      <w:ins w:id="28419" w:author="PR Preview" w:date="2026-01-01T00:00:00Z">
        <w:r>
          <w:t xml:space="preserve"> </w:t>
        </w:r>
      </w:ins>
      <w:ins w:id="28420" w:author="PR Preview" w:date="2026-01-01T00:00:00Z">
        <w:r>
          <w:t xml:space="preserve">then</w:t>
        </w:r>
      </w:ins>
      <w:ins w:id="28421" w:author="PR Preview" w:date="2026-01-01T00:00:00Z">
        <w:r>
          <w:t xml:space="preserve"> </w:t>
        </w:r>
      </w:ins>
      <w:ins w:id="28422" w:author="PR Preview" w:date="2026-01-01T00:00:00Z">
        <w:r>
          <w:t xml:space="preserve">$\mathcal{N}(\mathbf{B}) = \mathopen{}\left\{\mathord{\smash[b]{\underset{\raise.3ex\hbox{$\scriptstyle\sim$}}{0}}\vphantom{0}}\right\}\mathclose{}$</w:t>
        </w:r>
      </w:ins>
      <w:ins w:id="28423" w:author="PR Preview" w:date="2026-01-01T00:00:00Z">
        <w:r>
          <w:t xml:space="preserve"> </w:t>
        </w:r>
      </w:ins>
      <w:ins w:id="28424" w:author="PR Preview" w:date="2026-01-01T00:00:00Z">
        <w:r>
          <w:t xml:space="preserve">(</w:t>
        </w:r>
      </w:ins>
      <w:ins w:id="28425" w:author="PR Preview" w:date="2026-01-01T00:00:00Z">
        <w:r>
          <w:t xml:space="preserve">$\mathbf{B} \mathord{\smash[b]{\underset{\raise.3ex\hbox{$\scriptstyle\sim$}}{x}}\vphantom{x}}$</w:t>
        </w:r>
      </w:ins>
      <w:ins w:id="28426" w:author="PR Preview" w:date="2026-01-01T00:00:00Z">
        <w:r>
          <w:t xml:space="preserve"> </w:t>
        </w:r>
      </w:ins>
      <w:ins w:id="28427" w:author="PR Preview" w:date="2026-01-01T00:00:00Z">
        <w:r>
          <w:t xml:space="preserve">is the combination of the columns with coefficients</w:t>
        </w:r>
      </w:ins>
      <w:ins w:id="28428" w:author="PR Preview" w:date="2026-01-01T00:00:00Z">
        <w:r>
          <w:t xml:space="preserve"> </w:t>
        </w:r>
      </w:ins>
      <m:oMath>
        <m:sSub>
          <m:e>
            <m:r>
              <m:t>x</m:t>
            </m:r>
          </m:e>
          <m:sub>
            <m:r>
              <m:t>j</m:t>
            </m:r>
          </m:sub>
        </m:sSub>
      </m:oMath>
      <w:ins w:id="28429" w:author="PR Preview" w:date="2026-01-01T00:00:00Z">
        <w:r>
          <w:t xml:space="preserve">,</w:t>
        </w:r>
      </w:ins>
      <w:ins w:id="28430" w:author="PR Preview" w:date="2026-01-01T00:00:00Z">
        <w:r>
          <w:t xml:space="preserve"> </w:t>
        </w:r>
      </w:ins>
      <w:hyperlink w:anchor="thm-matvec-columns">
        <w:ins w:id="28431" w:author="PR Preview" w:date="2026-01-01T00:00:00Z">
          <w:r>
            <w:rPr>
              <w:rStyle w:val="Hyperlink"/>
            </w:rPr>
            <w:t xml:space="preserve">Theorem 23</w:t>
          </w:r>
        </w:ins>
      </w:hyperlink>
      <w:ins w:id="28432" w:author="PR Preview" w:date="2026-01-01T00:00:00Z">
        <w:r>
          <w:t xml:space="preserve">,</w:t>
        </w:r>
      </w:ins>
      <w:ins w:id="28433" w:author="PR Preview" w:date="2026-01-01T00:00:00Z">
        <w:r>
          <w:t xml:space="preserve"> </w:t>
        </w:r>
      </w:ins>
      <w:ins w:id="28434" w:author="PR Preview" w:date="2026-01-01T00:00:00Z">
        <w:r>
          <w:t xml:space="preserve">and only the zero combination is</w:t>
        </w:r>
      </w:ins>
      <w:ins w:id="28435" w:author="PR Preview" w:date="2026-01-01T00:00:00Z">
        <w:r>
          <w:t xml:space="preserve"> </w:t>
        </w:r>
      </w:ins>
      <w:ins w:id="28436" w:author="PR Preview" w:date="2026-01-01T00:00:00Z">
        <w:r>
          <w:t xml:space="preserve">$\mathord{\smash[b]{\underset{\raise.3ex\hbox{$\scriptstyle\sim$}}{0}}\vphantom{0}}$</w:t>
        </w:r>
      </w:ins>
      <w:ins w:id="28437" w:author="PR Preview" w:date="2026-01-01T00:00:00Z">
        <w:r>
          <w:t xml:space="preserve">,</w:t>
        </w:r>
      </w:ins>
      <w:ins w:id="28438" w:author="PR Preview" w:date="2026-01-01T00:00:00Z">
        <w:r>
          <w:t xml:space="preserve"> </w:t>
        </w:r>
      </w:ins>
      <w:hyperlink w:anchor="def-linearly-independent">
        <w:ins w:id="28439" w:author="PR Preview" w:date="2026-01-01T00:00:00Z">
          <w:r>
            <w:rPr>
              <w:rStyle w:val="Hyperlink"/>
            </w:rPr>
            <w:t xml:space="preserve">Definition 43</w:t>
          </w:r>
        </w:ins>
      </w:hyperlink>
      <w:ins w:id="28440" w:author="PR Preview" w:date="2026-01-01T00:00:00Z">
        <w:r>
          <w:t xml:space="preserve">),</w:t>
        </w:r>
      </w:ins>
      <w:ins w:id="28441" w:author="PR Preview" w:date="2026-01-01T00:00:00Z">
        <w:r>
          <w:t xml:space="preserve"> </w:t>
        </w:r>
      </w:ins>
      <w:ins w:id="28442" w:author="PR Preview" w:date="2026-01-01T00:00:00Z">
        <w:r>
          <w:t xml:space="preserve">so for</w:t>
        </w:r>
      </w:ins>
      <w:ins w:id="28443" w:author="PR Preview" w:date="2026-01-01T00:00:00Z">
        <w:r>
          <w:t xml:space="preserve"> </w:t>
        </w:r>
      </w:ins>
      <w:ins w:id="28444" w:author="PR Preview" w:date="2026-01-01T00:00:00Z">
        <w:r>
          <w:t xml:space="preserve">$\mathord{\smash[b]{\underset{\raise.3ex\hbox{$\scriptstyle\sim$}}{x}}\vphantom{x}}\ne \mathord{\smash[b]{\underset{\raise.3ex\hbox{$\scriptstyle\sim$}}{0}}\vphantom{0}}$</w:t>
        </w:r>
      </w:ins>
      <w:ins w:id="28445" w:author="PR Preview" w:date="2026-01-01T00:00:00Z">
        <w:r>
          <w:t xml:space="preserve">,</w:t>
        </w:r>
      </w:ins>
      <w:ins w:id="28446" w:author="PR Preview" w:date="2026-01-01T00:00:00Z">
        <w:r>
          <w:t xml:space="preserve"> </w:t>
        </w:r>
      </w:ins>
      <w:ins w:id="28447" w:author="PR Preview" w:date="2026-01-01T00:00:00Z">
        <w:r>
          <w:t xml:space="preserve">$\mathbf{B} \mathord{\smash[b]{\underset{\raise.3ex\hbox{$\scriptstyle\sim$}}{x}}\vphantom{x}}\ne \mathord{\smash[b]{\underset{\raise.3ex\hbox{$\scriptstyle\sim$}}{0}}\vphantom{0}}$</w:t>
        </w:r>
      </w:ins>
      <w:ins w:id="28448" w:author="PR Preview" w:date="2026-01-01T00:00:00Z">
        <w:r>
          <w:t xml:space="preserve"> </w:t>
        </w:r>
      </w:ins>
      <w:ins w:id="28449" w:author="PR Preview" w:date="2026-01-01T00:00:00Z">
        <w:r>
          <w:t xml:space="preserve">and</w:t>
        </w:r>
      </w:ins>
      <w:ins w:id="28450" w:author="PR Preview" w:date="2026-01-01T00:00:00Z">
        <w:r>
          <w:t xml:space="preserve"> </w:t>
        </w:r>
      </w:ins>
      <w:ins w:id="28451" w:author="PR Preview" w:date="2026-01-01T00:00:00Z">
        <w:r>
          <w:t xml:space="preserve">$\mathopen{}\left\lVert\mathbf{B} \mathord{\smash[b]{\underset{\raise.3ex\hbox{$\scriptstyle\sim$}}{x}}\vphantom{x}}\right\rVert\mathclose{}^2 &gt; 0$</w:t>
        </w:r>
      </w:ins>
      <w:ins w:id="28452" w:author="PR Preview" w:date="2026-01-01T00:00:00Z">
        <w:r>
          <w:t xml:space="preserve"> </w:t>
        </w:r>
      </w:ins>
      <w:ins w:id="28453" w:author="PR Preview" w:date="2026-01-01T00:00:00Z">
        <w:r>
          <w:t xml:space="preserve">(</w:t>
        </w:r>
      </w:ins>
      <w:hyperlink w:anchor="thm-norm-properties">
        <w:ins w:id="28454" w:author="PR Preview" w:date="2026-01-01T00:00:00Z">
          <w:r>
            <w:rPr>
              <w:rStyle w:val="Hyperlink"/>
            </w:rPr>
            <w:t xml:space="preserve">Theorem 56</w:t>
          </w:r>
        </w:ins>
      </w:hyperlink>
      <w:ins w:id="28455" w:author="PR Preview" w:date="2026-01-01T00:00:00Z">
        <w:r>
          <w:t xml:space="preserve">, part 1).</w:t>
        </w:r>
      </w:ins>
    </w:p>
    <w:p>
      <w:pPr>
        <w:pStyle w:val="BodyText"/>
      </w:pPr>
      <w:r>
        <w:rPr>
          <w:b/>
          <w:bCs/>
        </w:rPr>
        <w:t xml:space="preserve">Only if.</w:t>
      </w:r>
      <w:r>
        <w:t xml:space="preserve"> </w:t>
      </w:r>
      <w:r>
        <w:t xml:space="preserve">Let</w:t>
      </w:r>
      <w:r>
        <w:t xml:space="preserve"> </w:t>
      </w:r>
      <m:oMath>
        <m:r>
          <m:rPr>
            <m:sty m:val="bi"/>
          </m:rPr>
          <m:t>A</m:t>
        </m:r>
      </m:oMath>
      <w:r>
        <w:t xml:space="preserve"> </w:t>
      </w:r>
      <w:r>
        <w:t xml:space="preserve">be positive semidefinite.</w:t>
      </w:r>
      <w:r>
        <w:t xml:space="preserve"> </w:t>
      </w:r>
      <w:r>
        <w:t xml:space="preserve">It is symmetric, so</w:t>
      </w:r>
      <w:r>
        <w:t xml:space="preserve"> </w:t>
      </w:r>
      <m:oMath>
        <m:r>
          <m:rPr>
            <m:sty m:val="bi"/>
          </m:rPr>
          <m:t>A</m:t>
        </m:r>
        <m:r>
          <m:rPr>
            <m:sty m:val="p"/>
          </m:rPr>
          <m:t>=</m:t>
        </m:r>
        <m:r>
          <m:rPr>
            <m:sty m:val="bi"/>
          </m:rPr>
          <m:t>Q</m:t>
        </m:r>
        <m:r>
          <m:rPr>
            <m:sty m:val="b"/>
          </m:rPr>
          <m:t>Λ</m:t>
        </m:r>
        <m:sSup>
          <m:e>
            <m:r>
              <m:rPr>
                <m:sty m:val="bi"/>
              </m:rPr>
              <m:t>Q</m:t>
            </m:r>
          </m:e>
          <m:sup>
            <m:r>
              <m:rPr>
                <m:sty m:val="p"/>
              </m:rPr>
              <m:t>⊤</m:t>
            </m:r>
          </m:sup>
        </m:sSup>
      </m:oMath>
      <w:r>
        <w:t xml:space="preserve"> </w:t>
      </w:r>
      <w:r>
        <w:t xml:space="preserve">(</w:t>
      </w:r>
      <w:hyperlink w:anchor="thm-spectral">
        <w:r>
          <w:rPr>
            <w:rStyle w:val="Hyperlink"/>
          </w:rPr>
          <w:t xml:space="preserve">Theorem 77</w:t>
        </w:r>
      </w:hyperlink>
      <w:r>
        <w:t xml:space="preserve">),</w:t>
      </w:r>
      <w:r>
        <w:t xml:space="preserve"> </w:t>
      </w:r>
      <w:r>
        <w:t xml:space="preserve">and every</w:t>
      </w:r>
      <w:r>
        <w:t xml:space="preserve"> </w:t>
      </w:r>
      <m:oMath>
        <m:sSub>
          <m:e>
            <m:r>
              <m:t>λ</m:t>
            </m:r>
          </m:e>
          <m:sub>
            <m:r>
              <m:t>i</m:t>
            </m:r>
          </m:sub>
        </m:sSub>
        <m:r>
          <m:rPr>
            <m:sty m:val="p"/>
          </m:rPr>
          <m: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Let</w:t>
      </w:r>
      <w:r>
        <w:t xml:space="preserve"> </w:t>
      </w:r>
      <m:oMath>
        <m:sSup>
          <m:e>
            <m:r>
              <m:rPr>
                <m:sty m:val="b"/>
              </m:rPr>
              <m:t>Λ</m:t>
            </m:r>
          </m:e>
          <m:sup>
            <m:r>
              <m:t>1</m:t>
            </m:r>
            <m:r>
              <m:rPr>
                <m:sty m:val="p"/>
              </m:rPr>
              <m:t>/</m:t>
            </m:r>
            <m:r>
              <m:t>2</m:t>
            </m:r>
          </m:sup>
        </m:sSup>
        <m:limUpp>
          <m:e>
            <m:r>
              <m:rPr>
                <m:sty m:val="p"/>
              </m:rPr>
              <m:t>=</m:t>
            </m:r>
          </m:e>
          <m:lim>
            <m:r>
              <m:rPr>
                <m:nor/>
                <m:sty m:val="p"/>
              </m:rPr>
              <m:t>def</m:t>
            </m:r>
          </m:lim>
        </m:limUpp>
        <m:r>
          <m:rPr>
            <m:sty m:val="p"/>
          </m:rPr>
          <m:t>diag</m:t>
        </m:r>
        <m:r>
          <m:rPr>
            <m:sty m:val="p"/>
          </m:rPr>
          <m:t>(</m:t>
        </m:r>
        <m:rad>
          <m:radPr>
            <m:degHide m:val="on"/>
          </m:radPr>
          <m:deg/>
          <m:e>
            <m:sSub>
              <m:e>
                <m:r>
                  <m:t>λ</m:t>
                </m:r>
              </m:e>
              <m:sub>
                <m:r>
                  <m:t>1</m:t>
                </m:r>
              </m:sub>
            </m:sSub>
          </m:e>
        </m:rad>
        <m:r>
          <m:rPr>
            <m:sty m:val="p"/>
          </m:rPr>
          <m:t>,</m:t>
        </m:r>
        <m:r>
          <m:rPr>
            <m:sty m:val="p"/>
          </m:rPr>
          <m:t>…</m:t>
        </m:r>
        <m:r>
          <m:rPr>
            <m:sty m:val="p"/>
          </m:rPr>
          <m:t>,</m:t>
        </m:r>
        <m:rad>
          <m:radPr>
            <m:degHide m:val="on"/>
          </m:radPr>
          <m:deg/>
          <m:e>
            <m:sSub>
              <m:e>
                <m:r>
                  <m:t>λ</m:t>
                </m:r>
              </m:e>
              <m:sub>
                <m:r>
                  <m:t>p</m:t>
                </m:r>
              </m:sub>
            </m:sSub>
          </m:e>
        </m:rad>
        <m:r>
          <m:rPr>
            <m:sty m:val="p"/>
          </m:rPr>
          <m:t>)</m:t>
        </m:r>
      </m:oMath>
      <w:r>
        <w:t xml:space="preserve">,</w:t>
      </w:r>
      <w:r>
        <w:t xml:space="preserve"> </w:t>
      </w:r>
      <w:r>
        <w:t xml:space="preserve">which is symmetric, with</w:t>
      </w:r>
      <w:r>
        <w:t xml:space="preserve"> </w:t>
      </w:r>
      <m:oMath>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oMath>
      <w:r>
        <w:t xml:space="preserve"> </w:t>
      </w:r>
      <w:r>
        <w:t xml:space="preserve">(the product of diagonal matrices multiplies their diagonals, as in the proof of</w:t>
      </w:r>
      <w:r>
        <w:t xml:space="preserve"> </w:t>
      </w:r>
      <w:hyperlink w:anchor="thm-diagonalizable-powers">
        <w:r>
          <w:rPr>
            <w:rStyle w:val="Hyperlink"/>
          </w:rPr>
          <w:t xml:space="preserve">Theorem 115</w:t>
        </w:r>
      </w:hyperlink>
      <w:r>
        <w:t xml:space="preserve">),</w:t>
      </w:r>
      <w:r>
        <w:t xml:space="preserve"> </w:t>
      </w:r>
      <w:r>
        <w:t xml:space="preserve">and let</w:t>
      </w:r>
      <w:r>
        <w:t xml:space="preserve"> </w:t>
      </w:r>
      <m:oMath>
        <m:r>
          <m:rPr>
            <m:sty m:val="bi"/>
          </m:rPr>
          <m:t>B</m:t>
        </m:r>
        <m:limUpp>
          <m:e>
            <m:r>
              <m:rPr>
                <m:sty m:val="p"/>
              </m:rPr>
              <m:t>=</m:t>
            </m:r>
          </m:e>
          <m:lim>
            <m:r>
              <m:rPr>
                <m:nor/>
                <m:sty m:val="p"/>
              </m:rPr>
              <m:t>def</m:t>
            </m:r>
          </m:lim>
        </m:limUpp>
        <m:sSup>
          <m:e>
            <m:r>
              <m:rPr>
                <m:sty m:val="b"/>
              </m:rPr>
              <m:t>Λ</m:t>
            </m:r>
          </m:e>
          <m:sup>
            <m:r>
              <m:t>1</m:t>
            </m:r>
            <m:r>
              <m:rPr>
                <m:sty m:val="p"/>
              </m:rPr>
              <m:t>/</m:t>
            </m:r>
            <m:r>
              <m:t>2</m:t>
            </m:r>
          </m:sup>
        </m:sSup>
        <m:sSup>
          <m:e>
            <m:r>
              <m:rPr>
                <m:sty m:val="bi"/>
              </m:rPr>
              <m:t>Q</m:t>
            </m:r>
          </m:e>
          <m:sup>
            <m:r>
              <m:rPr>
                <m:sty m:val="p"/>
              </m:rPr>
              <m:t>⊤</m:t>
            </m:r>
          </m:sup>
        </m:sSup>
      </m:oMath>
      <w:r>
        <w:t xml:space="preserve">. Then</w:t>
      </w:r>
    </w:p>
    <w:p>
      <w:pPr>
        <w:pStyle w:val="BodyText"/>
      </w:pPr>
      <m:oMathPara>
        <m:oMathParaPr>
          <m:jc m:val="center"/>
        </m:oMathParaPr>
        <m:oMath>
          <m:eqArr>
            <m:e>
              <m:sSup>
                <m:e>
                  <m:r>
                    <m:rPr>
                      <m:sty m:val="bi"/>
                    </m:rPr>
                    <m:t>B</m:t>
                  </m:r>
                </m:e>
                <m:sup>
                  <m:r>
                    <m:rPr>
                      <m:sty m:val="p"/>
                    </m:rPr>
                    <m:t>⊤</m:t>
                  </m:r>
                </m:sup>
              </m:sSup>
              <m:r>
                <m:rPr>
                  <m:sty m:val="bi"/>
                </m:rPr>
                <m:t>B</m:t>
              </m:r>
              <m:r>
                <m:t>&amp;</m:t>
              </m:r>
              <m:r>
                <m:rPr>
                  <m:sty m:val="p"/>
                </m:rPr>
                <m:t>=</m:t>
              </m:r>
              <m:sSup>
                <m:e>
                  <m:r>
                    <m:rPr>
                      <m:sty m:val="p"/>
                    </m:rPr>
                    <m:t>(</m:t>
                  </m:r>
                  <m:sSup>
                    <m:e>
                      <m:r>
                        <m:rPr>
                          <m:sty m:val="bi"/>
                        </m:rPr>
                        <m:t>Q</m:t>
                      </m:r>
                    </m:e>
                    <m:sup>
                      <m:r>
                        <m:rPr>
                          <m:sty m:val="p"/>
                        </m:rPr>
                        <m:t>⊤</m:t>
                      </m:r>
                    </m:sup>
                  </m:sSup>
                  <m:r>
                    <m:rPr>
                      <m:sty m:val="p"/>
                    </m:rPr>
                    <m:t>)</m:t>
                  </m:r>
                </m:e>
                <m:sup>
                  <m:r>
                    <m:rPr>
                      <m:sty m:val="p"/>
                    </m:rPr>
                    <m:t>⊤</m:t>
                  </m:r>
                </m:sup>
              </m:sSup>
              <m:r>
                <m:t> </m:t>
              </m:r>
              <m:sSup>
                <m:e>
                  <m:r>
                    <m:rPr>
                      <m:sty m:val="p"/>
                    </m:rPr>
                    <m:t>(</m:t>
                  </m:r>
                  <m:sSup>
                    <m:e>
                      <m:r>
                        <m:rPr>
                          <m:sty m:val="b"/>
                        </m:rPr>
                        <m:t>Λ</m:t>
                      </m:r>
                    </m:e>
                    <m:sup>
                      <m:r>
                        <m:t>1</m:t>
                      </m:r>
                      <m:r>
                        <m:rPr>
                          <m:sty m:val="p"/>
                        </m:rPr>
                        <m:t>/</m:t>
                      </m:r>
                      <m:r>
                        <m:t>2</m:t>
                      </m:r>
                    </m:sup>
                  </m:sSup>
                  <m:r>
                    <m:rPr>
                      <m:sty m:val="p"/>
                    </m:rPr>
                    <m:t>)</m:t>
                  </m:r>
                </m:e>
                <m:sup>
                  <m:r>
                    <m:rPr>
                      <m:sty m:val="p"/>
                    </m:rPr>
                    <m:t>⊤</m:t>
                  </m:r>
                </m:sup>
              </m:sSup>
              <m:r>
                <m:t> </m:t>
              </m:r>
              <m:sSup>
                <m:e>
                  <m:r>
                    <m:rPr>
                      <m:sty m:val="b"/>
                    </m:rPr>
                    <m:t>Λ</m:t>
                  </m:r>
                </m:e>
                <m:sup>
                  <m:r>
                    <m:t>1</m:t>
                  </m:r>
                  <m:r>
                    <m:rPr>
                      <m:sty m:val="p"/>
                    </m:rPr>
                    <m:t>/</m:t>
                  </m:r>
                  <m:r>
                    <m:t>2</m:t>
                  </m:r>
                </m:sup>
              </m:sSup>
              <m:sSup>
                <m:e>
                  <m:r>
                    <m:rPr>
                      <m:sty m:val="bi"/>
                    </m:rPr>
                    <m:t>Q</m:t>
                  </m:r>
                </m:e>
                <m:sup>
                  <m:r>
                    <m:rPr>
                      <m:sty m:val="p"/>
                    </m:rPr>
                    <m:t>⊤</m:t>
                  </m:r>
                </m:sup>
              </m:sSup>
              <m:r>
                <m:t>&amp;</m:t>
              </m:r>
              <m:r>
                <m:t>&amp;</m:t>
              </m:r>
              <m:r>
                <m:rPr>
                  <m:nor/>
                  <m:sty m:val="p"/>
                </m:rPr>
                <m:t>(</m:t>
              </m:r>
              <m:r>
                <m:rPr>
                  <m:nor/>
                  <m:sty m:val="p"/>
                </m:rPr>
                <m:t>Theorem 19</m:t>
              </m:r>
              <m:r>
                <m:rPr>
                  <m:nor/>
                  <m:sty m:val="p"/>
                </m:rPr>
                <m:t>)</m:t>
              </m:r>
            </m:e>
            <m:e>
              <m:r>
                <m:t>&amp;</m:t>
              </m:r>
              <m:r>
                <m:rPr>
                  <m:sty m:val="p"/>
                </m:rPr>
                <m:t>=</m:t>
              </m:r>
              <m:r>
                <m:rPr>
                  <m:sty m:val="bi"/>
                </m:rPr>
                <m:t>Q</m:t>
              </m:r>
              <m:r>
                <m:t> </m:t>
              </m:r>
              <m:sSup>
                <m:e>
                  <m:r>
                    <m:rPr>
                      <m:sty m:val="b"/>
                    </m:rPr>
                    <m:t>Λ</m:t>
                  </m:r>
                </m:e>
                <m:sup>
                  <m:r>
                    <m:t>1</m:t>
                  </m:r>
                  <m:r>
                    <m:rPr>
                      <m:sty m:val="p"/>
                    </m:rPr>
                    <m:t>/</m:t>
                  </m:r>
                  <m:r>
                    <m:t>2</m:t>
                  </m:r>
                </m:sup>
              </m:sSup>
              <m:sSup>
                <m:e>
                  <m:r>
                    <m:rPr>
                      <m:sty m:val="b"/>
                    </m:rPr>
                    <m:t>Λ</m:t>
                  </m:r>
                </m:e>
                <m:sup>
                  <m:r>
                    <m:t>1</m:t>
                  </m:r>
                  <m:r>
                    <m:rPr>
                      <m:sty m:val="p"/>
                    </m:rPr>
                    <m:t>/</m:t>
                  </m:r>
                  <m:r>
                    <m:t>2</m:t>
                  </m:r>
                </m:sup>
              </m:sSup>
              <m:r>
                <m:t> </m:t>
              </m:r>
              <m:sSup>
                <m:e>
                  <m:r>
                    <m:rPr>
                      <m:sty m:val="bi"/>
                    </m:rPr>
                    <m:t>Q</m:t>
                  </m:r>
                </m:e>
                <m:sup>
                  <m:r>
                    <m:rPr>
                      <m:sty m:val="p"/>
                    </m:rPr>
                    <m:t>⊤</m:t>
                  </m:r>
                </m:sup>
              </m:sSup>
              <m:r>
                <m:t>&amp;</m:t>
              </m:r>
              <m:r>
                <m:t>&amp;</m:t>
              </m:r>
              <m:r>
                <m:rPr>
                  <m:nor/>
                  <m:sty m:val="p"/>
                </m:rPr>
                <m:t>(</m:t>
              </m:r>
              <m:r>
                <m:rPr>
                  <m:nor/>
                  <m:sty m:val="p"/>
                </m:rPr>
                <m:t>Definition 22</m:t>
              </m:r>
              <m:r>
                <m:rPr>
                  <m:nor/>
                  <m:sty m:val="p"/>
                </m:rPr>
                <m:t>; </m:t>
              </m:r>
              <m:sSup>
                <m:e>
                  <m:r>
                    <m:rPr>
                      <m:sty m:val="b"/>
                    </m:rPr>
                    <m:t>Λ</m:t>
                  </m:r>
                </m:e>
                <m:sup>
                  <m:r>
                    <m:t>1</m:t>
                  </m:r>
                  <m:r>
                    <m:rPr>
                      <m:sty m:val="p"/>
                    </m:rPr>
                    <m:t>/</m:t>
                  </m:r>
                  <m:r>
                    <m:t>2</m:t>
                  </m:r>
                </m:sup>
              </m:sSup>
              <m:r>
                <m:rPr>
                  <m:nor/>
                  <m:sty m:val="p"/>
                </m:rPr>
                <m:t> is symmetric)</m:t>
              </m:r>
            </m:e>
            <m:e>
              <m:r>
                <m:t>&amp;</m:t>
              </m:r>
              <m:r>
                <m:rPr>
                  <m:sty m:val="p"/>
                </m:rPr>
                <m:t>=</m:t>
              </m:r>
              <m:r>
                <m:rPr>
                  <m:sty m:val="bi"/>
                </m:rPr>
                <m:t>Q</m:t>
              </m:r>
              <m:r>
                <m:rPr>
                  <m:sty m:val="b"/>
                </m:rPr>
                <m:t>Λ</m:t>
              </m:r>
              <m:sSup>
                <m:e>
                  <m:r>
                    <m:rPr>
                      <m:sty m:val="bi"/>
                    </m:rPr>
                    <m:t>Q</m:t>
                  </m:r>
                </m:e>
                <m:sup>
                  <m:r>
                    <m:rPr>
                      <m:sty m:val="p"/>
                    </m:rPr>
                    <m:t>⊤</m:t>
                  </m:r>
                </m:sup>
              </m:sSup>
              <m:r>
                <m:t>&amp;</m:t>
              </m:r>
              <m:r>
                <m:t>&amp;</m:t>
              </m:r>
              <m:r>
                <m:rPr>
                  <m:nor/>
                  <m:sty m:val="p"/>
                </m:rPr>
                <m:t>(</m:t>
              </m:r>
              <m:sSup>
                <m:e>
                  <m:r>
                    <m:rPr>
                      <m:sty m:val="b"/>
                    </m:rPr>
                    <m:t>Λ</m:t>
                  </m:r>
                </m:e>
                <m:sup>
                  <m:r>
                    <m:t>1</m:t>
                  </m:r>
                  <m:r>
                    <m:rPr>
                      <m:sty m:val="p"/>
                    </m:rPr>
                    <m:t>/</m:t>
                  </m:r>
                  <m:r>
                    <m:t>2</m:t>
                  </m:r>
                </m:sup>
              </m:sSup>
              <m:sSup>
                <m:e>
                  <m:r>
                    <m:rPr>
                      <m:sty m:val="b"/>
                    </m:rPr>
                    <m:t>Λ</m:t>
                  </m:r>
                </m:e>
                <m:sup>
                  <m:r>
                    <m:t>1</m:t>
                  </m:r>
                  <m:r>
                    <m:rPr>
                      <m:sty m:val="p"/>
                    </m:rPr>
                    <m:t>/</m:t>
                  </m:r>
                  <m:r>
                    <m:t>2</m:t>
                  </m:r>
                </m:sup>
              </m:sSup>
              <m:r>
                <m:rPr>
                  <m:sty m:val="p"/>
                </m:rPr>
                <m:t>=</m:t>
              </m:r>
              <m:r>
                <m:rPr>
                  <m:sty m:val="b"/>
                </m:rPr>
                <m:t>Λ</m:t>
              </m:r>
              <m:r>
                <m:rPr>
                  <m:nor/>
                  <m:sty m:val="p"/>
                </m:rPr>
                <m:t>)</m:t>
              </m:r>
            </m:e>
            <m:e>
              <m:r>
                <m:t>&amp;</m:t>
              </m:r>
              <m:r>
                <m:rPr>
                  <m:sty m:val="p"/>
                </m:rPr>
                <m:t>=</m:t>
              </m:r>
              <m:r>
                <m:rPr>
                  <m:sty m:val="bi"/>
                </m:rPr>
                <m:t>A</m:t>
              </m:r>
              <m:r>
                <m:rPr>
                  <m:sty m:val="p"/>
                </m:rPr>
                <m:t>.</m:t>
              </m:r>
              <m:r>
                <m:t>&amp;</m:t>
              </m:r>
              <m:r>
                <m:t>&amp;</m:t>
              </m:r>
              <m:r>
                <m:rPr>
                  <m:nor/>
                  <m:sty m:val="p"/>
                </m:rPr>
                <m:t>(</m:t>
              </m:r>
              <m:r>
                <m:rPr>
                  <m:nor/>
                  <m:sty m:val="p"/>
                </m:rPr>
                <m:t>Theorem 77</m:t>
              </m:r>
              <m:r>
                <m:rPr>
                  <m:nor/>
                  <m:sty m:val="p"/>
                </m:rPr>
                <m:t>)</m:t>
              </m:r>
            </m:e>
          </m:eqArr>
        </m:oMath>
      </m:oMathPara>
    </w:p>
    <w:p>
      <w:pPr>
        <w:pStyle w:val="FirstParagraph"/>
      </w:pPr>
      <w:r>
        <w:t xml:space="preserve">If</w:t>
      </w:r>
      <w:r>
        <w:t xml:space="preserve"> </w:t>
      </w:r>
      <m:oMath>
        <m:r>
          <m:rPr>
            <m:sty m:val="bi"/>
          </m:rPr>
          <m:t>A</m:t>
        </m:r>
      </m:oMath>
      <w:r>
        <w:t xml:space="preserve"> </w:t>
      </w:r>
      <w:r>
        <w:t xml:space="preserve">is positive definite, it is positive semidefinite (</w:t>
      </w:r>
      <w:hyperlink w:anchor="rem-positive-definite-symmetry">
        <w:r>
          <w:rPr>
            <w:rStyle w:val="Hyperlink"/>
          </w:rPr>
          <w:t xml:space="preserve">Remark 43</w:t>
        </w:r>
      </w:hyperlink>
      <w:r>
        <w:t xml:space="preserve">),</w:t>
      </w:r>
      <w:r>
        <w:t xml:space="preserve"> </w:t>
      </w:r>
      <w:r>
        <w:t xml:space="preserve">so the same</w:t>
      </w:r>
      <w:r>
        <w:t xml:space="preserve"> </w:t>
      </w:r>
      <m:oMath>
        <m:r>
          <m:rPr>
            <m:sty m:val="bi"/>
          </m:rPr>
          <m:t>B</m:t>
        </m:r>
      </m:oMath>
      <w:r>
        <w:t xml:space="preserve"> </w:t>
      </w:r>
      <w:r>
        <w:t xml:space="preserve">gives</w:t>
      </w:r>
      <w:r>
        <w:t xml:space="preserve"> </w:t>
      </w:r>
      <m:oMath>
        <m:r>
          <m:rPr>
            <m:sty m:val="bi"/>
          </m:rPr>
          <m:t>A</m:t>
        </m:r>
        <m:r>
          <m:rPr>
            <m:sty m:val="p"/>
          </m:rPr>
          <m:t>=</m:t>
        </m:r>
        <m:sSup>
          <m:e>
            <m:r>
              <m:rPr>
                <m:sty m:val="bi"/>
              </m:rPr>
              <m:t>B</m:t>
            </m:r>
          </m:e>
          <m:sup>
            <m:r>
              <m:rPr>
                <m:sty m:val="p"/>
              </m:rPr>
              <m:t>⊤</m:t>
            </m:r>
          </m:sup>
        </m:sSup>
        <m:r>
          <m:rPr>
            <m:sty m:val="bi"/>
          </m:rPr>
          <m:t>B</m:t>
        </m:r>
      </m:oMath>
      <w:r>
        <w:t xml:space="preserve">; and every</w:t>
      </w:r>
      <w:r>
        <w:t xml:space="preserve"> </w:t>
      </w:r>
      <m:oMath>
        <m:sSub>
          <m:e>
            <m:r>
              <m:t>λ</m:t>
            </m:r>
          </m:e>
          <m:sub>
            <m:r>
              <m:t>i</m:t>
            </m:r>
          </m:sub>
        </m:sSub>
        <m:r>
          <m:rPr>
            <m:sty m:val="p"/>
          </m:rPr>
          <m:t>&gt;</m:t>
        </m:r>
        <m:r>
          <m:t>0</m:t>
        </m:r>
      </m:oMath>
      <w:r>
        <w:t xml:space="preserve"> </w:t>
      </w:r>
      <w:r>
        <w:t xml:space="preserve">(</w:t>
      </w:r>
      <w:hyperlink w:anchor="thm-definite-eigenvalues">
        <w:r>
          <w:rPr>
            <w:rStyle w:val="Hyperlink"/>
          </w:rPr>
          <w:t xml:space="preserve">Theorem 80</w:t>
        </w:r>
      </w:hyperlink>
      <w:r>
        <w:t xml:space="preserve">),</w:t>
      </w:r>
      <w:r>
        <w:t xml:space="preserve"> </w:t>
      </w:r>
      <w:r>
        <w:t xml:space="preserve">so</w:t>
      </w:r>
      <w:r>
        <w:t xml:space="preserve"> </w:t>
      </w:r>
      <m:oMath>
        <m:sSup>
          <m:e>
            <m:r>
              <m:rPr>
                <m:sty m:val="b"/>
              </m:rPr>
              <m:t>Λ</m:t>
            </m:r>
          </m:e>
          <m:sup>
            <m:r>
              <m:t>1</m:t>
            </m:r>
            <m:r>
              <m:rPr>
                <m:sty m:val="p"/>
              </m:rPr>
              <m:t>/</m:t>
            </m:r>
            <m:r>
              <m:t>2</m:t>
            </m:r>
          </m:sup>
        </m:sSup>
      </m:oMath>
      <w:r>
        <w:t xml:space="preserve"> </w:t>
      </w:r>
      <w:r>
        <w:t xml:space="preserve">is diagonal with nonzero diagonal, and invertible</w:t>
      </w:r>
      <w:r>
        <w:t xml:space="preserve"> </w:t>
      </w:r>
      <w:r>
        <w:t xml:space="preserve">(its inverse is</w:t>
      </w:r>
      <w:r>
        <w:t xml:space="preserve"> </w:t>
      </w:r>
      <m:oMath>
        <m:r>
          <m:rPr>
            <m:sty m:val="p"/>
          </m:rPr>
          <m:t>diag</m:t>
        </m:r>
        <m:r>
          <m:rPr>
            <m:sty m:val="p"/>
          </m:rPr>
          <m:t>(</m:t>
        </m:r>
        <m:r>
          <m:t>1</m:t>
        </m:r>
        <m:r>
          <m:rPr>
            <m:sty m:val="p"/>
          </m:rPr>
          <m:t>/</m:t>
        </m:r>
        <m:rad>
          <m:radPr>
            <m:degHide m:val="on"/>
          </m:radPr>
          <m:deg/>
          <m:e>
            <m:sSub>
              <m:e>
                <m:r>
                  <m:t>λ</m:t>
                </m:r>
              </m:e>
              <m:sub>
                <m:r>
                  <m:t>1</m:t>
                </m:r>
              </m:sub>
            </m:sSub>
          </m:e>
        </m:rad>
        <m:r>
          <m:rPr>
            <m:sty m:val="p"/>
          </m:rPr>
          <m:t>,</m:t>
        </m:r>
        <m:r>
          <m:rPr>
            <m:sty m:val="p"/>
          </m:rPr>
          <m:t>…</m:t>
        </m:r>
        <m:r>
          <m:rPr>
            <m:sty m:val="p"/>
          </m:rPr>
          <m:t>,</m:t>
        </m:r>
        <m:r>
          <m:t>1</m:t>
        </m:r>
        <m:r>
          <m:rPr>
            <m:sty m:val="p"/>
          </m:rPr>
          <m:t>/</m:t>
        </m:r>
        <m:rad>
          <m:radPr>
            <m:degHide m:val="on"/>
          </m:radPr>
          <m:deg/>
          <m:e>
            <m:sSub>
              <m:e>
                <m:r>
                  <m:t>λ</m:t>
                </m:r>
              </m:e>
              <m:sub>
                <m:r>
                  <m:t>p</m:t>
                </m:r>
              </m:sub>
            </m:sSub>
          </m:e>
        </m:rad>
        <m:r>
          <m:rPr>
            <m:sty m:val="p"/>
          </m:rPr>
          <m:t>)</m:t>
        </m:r>
      </m:oMath>
      <w:r>
        <w:t xml:space="preserve">);</w:t>
      </w:r>
      <w:r>
        <w:t xml:space="preserve"> </w:t>
      </w:r>
      <m:oMath>
        <m:sSup>
          <m:e>
            <m:r>
              <m:rPr>
                <m:sty m:val="bi"/>
              </m:rPr>
              <m:t>Q</m:t>
            </m:r>
          </m:e>
          <m:sup>
            <m:r>
              <m:rPr>
                <m:sty m:val="p"/>
              </m:rPr>
              <m:t>⊤</m:t>
            </m:r>
          </m:sup>
        </m:sSup>
      </m:oMath>
      <w:r>
        <w:t xml:space="preserve"> </w:t>
      </w:r>
      <w:r>
        <w:t xml:space="preserve">is invertible with inverse</w:t>
      </w:r>
      <w:r>
        <w:t xml:space="preserve"> </w:t>
      </w:r>
      <m:oMath>
        <m:r>
          <m:rPr>
            <m:sty m:val="bi"/>
          </m:rPr>
          <m:t>Q</m:t>
        </m:r>
      </m:oMath>
      <w:r>
        <w:t xml:space="preserve"> </w:t>
      </w:r>
      <w:r>
        <w:t xml:space="preserve">(</w:t>
      </w:r>
      <w:hyperlink w:anchor="rem-orthogonal-matrix-columns">
        <w:r>
          <w:rPr>
            <w:rStyle w:val="Hyperlink"/>
          </w:rPr>
          <w:t xml:space="preserve">Remark 30</w:t>
        </w:r>
      </w:hyperlink>
      <w:r>
        <w:t xml:space="preserve">).</w:t>
      </w:r>
      <w:r>
        <w:t xml:space="preserve"> </w:t>
      </w:r>
      <w:r>
        <w:t xml:space="preserve">So</w:t>
      </w:r>
      <w:r>
        <w:t xml:space="preserve"> </w:t>
      </w:r>
      <m:oMath>
        <m:r>
          <m:rPr>
            <m:sty m:val="bi"/>
          </m:rPr>
          <m:t>B</m:t>
        </m:r>
      </m:oMath>
      <w:r>
        <w:t xml:space="preserve"> </w:t>
      </w:r>
      <w:r>
        <w:t xml:space="preserve">is invertible (</w:t>
      </w:r>
      <w:hyperlink w:anchor="thm-inverse-product">
        <w:r>
          <w:rPr>
            <w:rStyle w:val="Hyperlink"/>
          </w:rPr>
          <w:t xml:space="preserve">Theorem 67</w:t>
        </w:r>
      </w:hyperlink>
      <w:r>
        <w:t xml:space="preserve">),</w:t>
      </w:r>
      <w:r>
        <w:t xml:space="preserve"> </w:t>
      </w:r>
      <w:r>
        <w:t xml:space="preserve">and its</w:t>
      </w:r>
      <w:r>
        <w:t xml:space="preserve"> </w:t>
      </w:r>
      <m:oMath>
        <m:r>
          <m:t>p</m:t>
        </m:r>
      </m:oMath>
      <w:r>
        <w:t xml:space="preserve"> </w:t>
      </w:r>
      <w:r>
        <w:t xml:space="preserve">columns are linearly independent (</w:t>
      </w:r>
      <w:hyperlink w:anchor="thm-invertible-rank">
        <w:r>
          <w:rPr>
            <w:rStyle w:val="Hyperlink"/>
          </w:rPr>
          <w:t xml:space="preserve">Theorem 107</w:t>
        </w:r>
      </w:hyperlink>
      <w:r>
        <w:t xml:space="preserve">,</w:t>
      </w:r>
      <w:r>
        <w:t xml:space="preserve"> </w:t>
      </w:r>
      <w:hyperlink w:anchor="def-rank">
        <w:r>
          <w:rPr>
            <w:rStyle w:val="Hyperlink"/>
          </w:rPr>
          <w:t xml:space="preserve">Definition 44</w:t>
        </w:r>
      </w:hyperlink>
      <w:r>
        <w:t xml:space="preserve">).</w:t>
      </w:r>
    </w:p>
    <w:bookmarkStart w:id="650" w:name="exm-pd-gram"/>
    <w:p>
      <w:pPr>
        <w:pStyle w:val="BodyText"/>
      </w:pPr>
      <w:r>
        <w:rPr>
          <w:b/>
          <w:bCs/>
        </w:rPr>
        <w:t xml:space="preserve">Example 206 (Gram factorizations)</w:t>
      </w:r>
      <w:r>
        <w:t xml:space="preserve"> </w:t>
      </w:r>
      <w:r>
        <w:t xml:space="preserve"> </w:t>
      </w:r>
    </w:p>
    <w:p>
      <w:pPr>
        <w:pStyle w:val="Compact"/>
        <w:numPr>
          <w:ilvl w:val="0"/>
          <w:numId w:val="1105"/>
        </w:numPr>
      </w:pPr>
      <w:r>
        <w:t xml:space="preserve">With</w:t>
      </w:r>
      <w:r>
        <w:t xml:space="preserve"> </w:t>
      </w:r>
      <m:oMath>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
          </m:e>
        </m:d>
      </m:oMath>
      <w:r>
        <w:t xml:space="preserve"> </w:t>
      </w:r>
      <w:r>
        <w:t xml:space="preserve">(</w:t>
      </w:r>
      <m:oMath>
        <m:r>
          <m:t>1</m:t>
        </m:r>
        <m:r>
          <m:rPr>
            <m:sty m:val="p"/>
          </m:rPr>
          <m:t>×</m:t>
        </m:r>
        <m:r>
          <m:t>2</m:t>
        </m:r>
      </m:oMath>
      <w:r>
        <w:t xml:space="preserve">),</w:t>
      </w:r>
      <w:r>
        <w:t xml:space="preserve"> </w:t>
      </w:r>
      <m:oMath>
        <m:sSup>
          <m:e>
            <m:r>
              <m:rPr>
                <m:sty m:val="bi"/>
              </m:rPr>
              <m:t>R</m:t>
            </m:r>
          </m:e>
          <m:sup>
            <m:r>
              <m:rPr>
                <m:sty m:val="p"/>
              </m:rPr>
              <m:t>⊤</m:t>
            </m:r>
          </m:sup>
        </m:sSup>
        <m:r>
          <m:rPr>
            <m:sty m:val="bi"/>
          </m:rPr>
          <m:t>R</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w:t>
      </w:r>
      <w:r>
        <w:t xml:space="preserve"> </w:t>
      </w:r>
      <w:r>
        <w:t xml:space="preserve">the positive semidefinite matrix of</w:t>
      </w:r>
      <w:r>
        <w:t xml:space="preserve"> </w:t>
      </w:r>
      <w:hyperlink w:anchor="exm-positive-semidefinite">
        <w:r>
          <w:rPr>
            <w:rStyle w:val="Hyperlink"/>
          </w:rPr>
          <w:t xml:space="preserve">Example 149</w:t>
        </w:r>
      </w:hyperlink>
      <w:r>
        <w:t xml:space="preserve">;</w:t>
      </w:r>
      <w:r>
        <w:t xml:space="preserve"> </w:t>
      </w:r>
      <w:r>
        <w:t xml:space="preserve">the two columns of</w:t>
      </w:r>
      <w:r>
        <w:t xml:space="preserve"> </w:t>
      </w:r>
      <m:oMath>
        <m:r>
          <m:rPr>
            <m:sty m:val="bi"/>
          </m:rPr>
          <m:t>R</m:t>
        </m:r>
      </m:oMath>
      <w:r>
        <w:t xml:space="preserve">,</w:t>
      </w:r>
      <w:r>
        <w:t xml:space="preserve"> </w:t>
      </w:r>
      <m:oMath>
        <m:r>
          <m:t>1</m:t>
        </m:r>
      </m:oMath>
      <w:r>
        <w:t xml:space="preserve"> </w:t>
      </w:r>
      <w:r>
        <w:t xml:space="preserve">and</w:t>
      </w:r>
      <w:r>
        <w:t xml:space="preserve"> </w:t>
      </w:r>
      <m:oMath>
        <m:r>
          <m:t>1</m:t>
        </m:r>
      </m:oMath>
      <w:r>
        <w:t xml:space="preserve">, are dependent, so part 2 does not apply to</w:t>
      </w:r>
      <w:r>
        <w:t xml:space="preserve"> </w:t>
      </w:r>
      <m:oMath>
        <m:r>
          <m:rPr>
            <m:sty m:val="bi"/>
          </m:rPr>
          <m:t>R</m:t>
        </m:r>
      </m:oMath>
      <w:r>
        <w:t xml:space="preserve">;</w:t>
      </w:r>
      <w:r>
        <w:t xml:space="preserve"> </w:t>
      </w:r>
      <m:oMath>
        <m:sSup>
          <m:e>
            <m:r>
              <m:rPr>
                <m:sty m:val="bi"/>
              </m:rPr>
              <m:t>R</m:t>
            </m:r>
          </m:e>
          <m:sup>
            <m:r>
              <m:rPr>
                <m:sty m:val="p"/>
              </m:rPr>
              <m:t>⊤</m:t>
            </m:r>
          </m:sup>
        </m:sSup>
        <m:r>
          <m:rPr>
            <m:sty m:val="bi"/>
          </m:rPr>
          <m:t>R</m:t>
        </m:r>
      </m:oMath>
      <w:r>
        <w:t xml:space="preserve"> </w:t>
      </w:r>
      <w:r>
        <w:t xml:space="preserve">is in fact not positive definite (</w:t>
      </w:r>
      <w:hyperlink w:anchor="exm-positive-definite">
        <w:r>
          <w:rPr>
            <w:rStyle w:val="Hyperlink"/>
          </w:rPr>
          <w:t xml:space="preserve">Example 150</w:t>
        </w:r>
      </w:hyperlink>
      <w:r>
        <w:t xml:space="preserve">).</w:t>
      </w:r>
    </w:p>
    <w:p>
      <w:pPr>
        <w:pStyle w:val="Compact"/>
        <w:numPr>
          <w:ilvl w:val="0"/>
          <w:numId w:val="1105"/>
        </w:numPr>
      </w:pPr>
      <w:r>
        <w:t xml:space="preserve">With</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2</m:t>
                  </m:r>
                </m:e>
              </m:mr>
              <m:mr>
                <m:e>
                  <m:r>
                    <m:t>1</m:t>
                  </m:r>
                </m:e>
                <m:e>
                  <m:r>
                    <m:t>3</m:t>
                  </m:r>
                </m:e>
              </m:mr>
            </m:m>
          </m:e>
        </m:d>
      </m:oMath>
      <w:r>
        <w:t xml:space="preserve">, whose columns are independent (</w:t>
      </w:r>
      <w:hyperlink w:anchor="exm-rank">
        <w:r>
          <w:rPr>
            <w:rStyle w:val="Hyperlink"/>
          </w:rPr>
          <w:t xml:space="preserve">Example 36</w:t>
        </w:r>
      </w:hyperlink>
      <w:r>
        <w:t xml:space="preserve">),</w:t>
      </w:r>
      <w:r>
        <w:t xml:space="preserve"> </w:t>
      </w:r>
      <m:oMath>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oMath>
      <w:r>
        <w:t xml:space="preserve"> </w:t>
      </w:r>
      <w:r>
        <w:t xml:space="preserve">(</w:t>
      </w:r>
      <w:hyperlink w:anchor="exm-gram-invertible">
        <w:r>
          <w:rPr>
            <w:rStyle w:val="Hyperlink"/>
          </w:rPr>
          <w:t xml:space="preserve">Example 160</w:t>
        </w:r>
      </w:hyperlink>
      <w:r>
        <w:t xml:space="preserve">)</w:t>
      </w:r>
      <w:r>
        <w:t xml:space="preserve"> </w:t>
      </w:r>
      <w:r>
        <w:t xml:space="preserve">is positive definite.</w:t>
      </w:r>
    </w:p>
    <w:p>
      <w:pPr>
        <w:pStyle w:val="Compact"/>
        <w:numPr>
          <w:ilvl w:val="0"/>
          <w:numId w:val="1105"/>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is symmetric</w:t>
      </w:r>
      <w:r>
        <w:t xml:space="preserve"> </w:t>
      </w:r>
      <w:r>
        <w:t xml:space="preserve">but not positive semidefinite, so by part 1 it is not</w:t>
      </w:r>
      <w:r>
        <w:t xml:space="preserve"> </w:t>
      </w:r>
      <m:oMath>
        <m:sSup>
          <m:e>
            <m:r>
              <m:rPr>
                <m:sty m:val="bi"/>
              </m:rPr>
              <m:t>B</m:t>
            </m:r>
          </m:e>
          <m:sup>
            <m:r>
              <m:rPr>
                <m:sty m:val="p"/>
              </m:rPr>
              <m:t>⊤</m:t>
            </m:r>
          </m:sup>
        </m:sSup>
        <m:r>
          <m:rPr>
            <m:sty m:val="bi"/>
          </m:rPr>
          <m:t>B</m:t>
        </m:r>
      </m:oMath>
      <w:r>
        <w:t xml:space="preserve"> </w:t>
      </w:r>
      <w:r>
        <w:t xml:space="preserve">for any</w:t>
      </w:r>
      <w:r>
        <w:t xml:space="preserve"> </w:t>
      </w:r>
      <m:oMath>
        <m:r>
          <m:rPr>
            <m:sty m:val="bi"/>
          </m:rPr>
          <m:t>B</m:t>
        </m:r>
      </m:oMath>
      <w:r>
        <w:t xml:space="preserve">.</w:t>
      </w:r>
    </w:p>
    <w:bookmarkEnd w:id="650"/>
    <w:bookmarkStart w:id="651" w:name="thm-pd-operations"/>
    <w:p>
      <w:pPr>
        <w:pStyle w:val="FirstParagraph"/>
      </w:pPr>
      <w:r>
        <w:rPr>
          <w:b/>
          <w:bCs/>
        </w:rPr>
        <w:t xml:space="preserve">Theorem 117 (Operations that preserve definiteness)</w:t>
      </w:r>
      <w:r>
        <w:t xml:space="preserve"> </w:t>
      </w:r>
      <w:r>
        <w:t xml:space="preserve"> </w:t>
      </w:r>
    </w:p>
    <w:p>
      <w:pPr>
        <w:pStyle w:val="Compact"/>
        <w:numPr>
          <w:ilvl w:val="0"/>
          <w:numId w:val="1106"/>
        </w:numPr>
      </w:pPr>
      <w:r>
        <w:t xml:space="preserve">If</w:t>
      </w:r>
      <w:r>
        <w:t xml:space="preserve"> </w:t>
      </w:r>
      <m:oMath>
        <m:r>
          <m:rPr>
            <m:sty m:val="bi"/>
          </m:rPr>
          <m:t>C</m:t>
        </m:r>
      </m:oMath>
      <w:r>
        <w:t xml:space="preserve"> </w:t>
      </w:r>
      <w:r>
        <w:t xml:space="preserve">is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w:t>
      </w:r>
      <w:r>
        <w:t xml:space="preserve"> </w:t>
      </w:r>
      <m:oMath>
        <m:r>
          <m:rPr>
            <m:sty m:val="bi"/>
          </m:rPr>
          <m:t>A</m:t>
        </m:r>
      </m:oMath>
      <w:r>
        <w:t xml:space="preserve"> </w:t>
      </w:r>
      <w:r>
        <w:t xml:space="preserve">is a</w:t>
      </w:r>
      <w:r>
        <w:t xml:space="preserve"> </w:t>
      </w:r>
      <m:oMath>
        <m:r>
          <m:t>p</m:t>
        </m:r>
        <m:r>
          <m:rPr>
            <m:sty m:val="p"/>
          </m:rPr>
          <m:t>×</m:t>
        </m:r>
        <m:r>
          <m:t>k</m:t>
        </m:r>
      </m:oMath>
      <w:r>
        <w:t xml:space="preserve"> </w:t>
      </w:r>
      <w:r>
        <w:t xml:space="preserve">matrix with</w:t>
      </w:r>
      <w:r>
        <w:t xml:space="preserve"> </w:t>
      </w:r>
      <m:oMath>
        <m:r>
          <m:t>k</m:t>
        </m:r>
      </m:oMath>
      <w:r>
        <w:t xml:space="preserve"> </w:t>
      </w:r>
      <w:r>
        <w:t xml:space="preserve">linearly independent columns,</w:t>
      </w:r>
      <w:r>
        <w:t xml:space="preserve"> </w:t>
      </w:r>
      <w:r>
        <w:t xml:space="preserve">then the</w:t>
      </w:r>
      <w:r>
        <w:t xml:space="preserve"> </w:t>
      </w:r>
      <m:oMath>
        <m:r>
          <m:t>k</m:t>
        </m:r>
        <m:r>
          <m:rPr>
            <m:sty m:val="p"/>
          </m:rPr>
          <m:t>×</m:t>
        </m:r>
        <m:r>
          <m:t>k</m:t>
        </m:r>
      </m:oMath>
      <w:r>
        <w:t xml:space="preserve"> </w:t>
      </w:r>
      <w:r>
        <w:t xml:space="preserve">matrix</w:t>
      </w:r>
      <w:r>
        <w:t xml:space="preserve"> </w:t>
      </w:r>
      <m:oMath>
        <m:sSup>
          <m:e>
            <m:r>
              <m:rPr>
                <m:sty m:val="bi"/>
              </m:rPr>
              <m:t>A</m:t>
            </m:r>
          </m:e>
          <m:sup>
            <m:r>
              <m:rPr>
                <m:sty m:val="p"/>
              </m:rPr>
              <m:t>⊤</m:t>
            </m:r>
          </m:sup>
        </m:sSup>
        <m:r>
          <m:rPr>
            <m:sty m:val="bi"/>
          </m:rPr>
          <m:t>C</m:t>
        </m:r>
        <m:r>
          <m:rPr>
            <m:sty m:val="bi"/>
          </m:rPr>
          <m:t>A</m:t>
        </m:r>
      </m:oMath>
      <w:r>
        <w:t xml:space="preserve"> </w:t>
      </w:r>
      <w:r>
        <w:t xml:space="preserve">is positive definite.</w:t>
      </w:r>
    </w:p>
    <w:p>
      <w:pPr>
        <w:pStyle w:val="Compact"/>
        <w:numPr>
          <w:ilvl w:val="0"/>
          <w:numId w:val="1106"/>
        </w:numPr>
      </w:pPr>
      <w:r>
        <w:t xml:space="preserve">If</w:t>
      </w:r>
      <w:r>
        <w:t xml:space="preserve"> </w:t>
      </w:r>
      <m:oMath>
        <m:sSub>
          <m:e>
            <m:r>
              <m:rPr>
                <m:sty m:val="bi"/>
              </m:rPr>
              <m:t>A</m:t>
            </m:r>
          </m:e>
          <m:sub>
            <m:r>
              <m:t>1</m:t>
            </m:r>
          </m:sub>
        </m:sSub>
      </m:oMath>
      <w:r>
        <w:t xml:space="preserve"> </w:t>
      </w:r>
      <w:r>
        <w:t xml:space="preserve">and</w:t>
      </w:r>
      <w:r>
        <w:t xml:space="preserve"> </w:t>
      </w:r>
      <m:oMath>
        <m:sSub>
          <m:e>
            <m:r>
              <m:rPr>
                <m:sty m:val="bi"/>
              </m:rPr>
              <m:t>A</m:t>
            </m:r>
          </m:e>
          <m:sub>
            <m:r>
              <m:t>2</m:t>
            </m:r>
          </m:sub>
        </m:sSub>
      </m:oMath>
      <w:r>
        <w:t xml:space="preserve"> </w:t>
      </w:r>
      <w:r>
        <w:t xml:space="preserve">are positive definite</w:t>
      </w:r>
      <w:r>
        <w:t xml:space="preserve"> </w:t>
      </w:r>
      <m:oMath>
        <m:r>
          <m:t>p</m:t>
        </m:r>
        <m:r>
          <m:rPr>
            <m:sty m:val="p"/>
          </m:rPr>
          <m:t>×</m:t>
        </m:r>
        <m:r>
          <m:t>p</m:t>
        </m:r>
      </m:oMath>
      <w:r>
        <w:t xml:space="preserve"> </w:t>
      </w:r>
      <w:r>
        <w:t xml:space="preserve">matrices</w:t>
      </w:r>
      <w:r>
        <w:t xml:space="preserve"> </w:t>
      </w:r>
      <w:r>
        <w:t xml:space="preserve">and</w:t>
      </w:r>
      <w:r>
        <w:t xml:space="preserve"> </w:t>
      </w:r>
      <m:oMath>
        <m:sSub>
          <m:e>
            <m:r>
              <m:t>α</m:t>
            </m:r>
          </m:e>
          <m:sub>
            <m:r>
              <m:t>1</m:t>
            </m:r>
          </m:sub>
        </m:sSub>
        <m:r>
          <m:rPr>
            <m:sty m:val="p"/>
          </m:rPr>
          <m:t>,</m:t>
        </m:r>
        <m:sSub>
          <m:e>
            <m:r>
              <m:t>α</m:t>
            </m:r>
          </m:e>
          <m:sub>
            <m:r>
              <m:t>2</m:t>
            </m:r>
          </m:sub>
        </m:sSub>
        <m:r>
          <m:rPr>
            <m:sty m:val="p"/>
          </m:rPr>
          <m:t>&gt;</m:t>
        </m:r>
        <m:r>
          <m:t>0</m:t>
        </m:r>
      </m:oMath>
      <w:r>
        <w:t xml:space="preserve">,</w:t>
      </w:r>
      <w:r>
        <w:t xml:space="preserve"> </w:t>
      </w:r>
      <w:r>
        <w:t xml:space="preserve">then</w:t>
      </w:r>
      <w:r>
        <w:t xml:space="preserve"> </w:t>
      </w:r>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r>
        <w:t xml:space="preserve"> </w:t>
      </w:r>
      <w:r>
        <w:t xml:space="preserve">is positive definite.</w:t>
      </w:r>
    </w:p>
    <w:bookmarkEnd w:id="651"/>
    <w:p>
      <w:pPr>
        <w:pStyle w:val="FirstParagraph"/>
      </w:pPr>
      <w:r>
        <w:rPr>
          <w:i/>
          <w:iCs/>
        </w:rPr>
        <w:t xml:space="preserve">Proof</w:t>
      </w:r>
      <w:r>
        <w:t xml:space="preserve">. </w:t>
      </w:r>
      <w:r>
        <w:rPr>
          <w:b/>
          <w:bCs/>
        </w:rPr>
        <w:t xml:space="preserve">Part 1.</w:t>
      </w:r>
      <w:r>
        <w:t xml:space="preserve"> </w:t>
      </w:r>
      <m:oMath>
        <m:sSup>
          <m:e>
            <m:r>
              <m:rPr>
                <m:sty m:val="bi"/>
              </m:rPr>
              <m:t>A</m:t>
            </m:r>
          </m:e>
          <m:sup>
            <m:r>
              <m:rPr>
                <m:sty m:val="p"/>
              </m:rPr>
              <m:t>⊤</m:t>
            </m:r>
          </m:sup>
        </m:sSup>
        <m:r>
          <m:rPr>
            <m:sty m:val="bi"/>
          </m:rPr>
          <m:t>C</m:t>
        </m:r>
        <m:r>
          <m:rPr>
            <m:sty m:val="bi"/>
          </m:rPr>
          <m:t>A</m:t>
        </m:r>
      </m:oMath>
      <w:r>
        <w:t xml:space="preserve"> </w:t>
      </w:r>
      <w:r>
        <w:t xml:space="preserve">is symmetric:</w:t>
      </w:r>
    </w:p>
    <w:p>
      <w:pPr>
        <w:pStyle w:val="BodyText"/>
      </w:pPr>
      <m:oMathPara>
        <m:oMathParaPr>
          <m:jc m:val="center"/>
        </m:oMathParaPr>
        <m:oMath>
          <m:eqArr>
            <m:e>
              <m:sSup>
                <m:e>
                  <m:r>
                    <m:rPr>
                      <m:sty m:val="p"/>
                    </m:rPr>
                    <m:t>(</m:t>
                  </m:r>
                  <m:sSup>
                    <m:e>
                      <m:r>
                        <m:rPr>
                          <m:sty m:val="bi"/>
                        </m:rPr>
                        <m:t>A</m:t>
                      </m:r>
                    </m:e>
                    <m:sup>
                      <m:r>
                        <m:rPr>
                          <m:sty m:val="p"/>
                        </m:rPr>
                        <m:t>⊤</m:t>
                      </m:r>
                    </m:sup>
                  </m:sSup>
                  <m:r>
                    <m:rPr>
                      <m:sty m:val="bi"/>
                    </m:rPr>
                    <m:t>C</m:t>
                  </m:r>
                  <m:r>
                    <m:rPr>
                      <m:sty m:val="bi"/>
                    </m:rPr>
                    <m:t>A</m:t>
                  </m:r>
                  <m:r>
                    <m:rPr>
                      <m:sty m:val="p"/>
                    </m:rPr>
                    <m:t>)</m:t>
                  </m:r>
                </m:e>
                <m:sup>
                  <m:r>
                    <m:rPr>
                      <m:sty m:val="p"/>
                    </m:rPr>
                    <m:t>⊤</m:t>
                  </m:r>
                </m:sup>
              </m:sSup>
              <m:r>
                <m:t>&amp;</m:t>
              </m:r>
              <m:r>
                <m:rPr>
                  <m:sty m:val="p"/>
                </m:rPr>
                <m:t>=</m:t>
              </m:r>
              <m:sSup>
                <m:e>
                  <m:r>
                    <m:rPr>
                      <m:sty m:val="bi"/>
                    </m:rPr>
                    <m:t>A</m:t>
                  </m:r>
                </m:e>
                <m:sup>
                  <m:r>
                    <m:rPr>
                      <m:sty m:val="p"/>
                    </m:rPr>
                    <m:t>⊤</m:t>
                  </m:r>
                </m:sup>
              </m:sSup>
              <m:r>
                <m:t> </m:t>
              </m:r>
              <m:sSup>
                <m:e>
                  <m:r>
                    <m:rPr>
                      <m:sty m:val="bi"/>
                    </m:rPr>
                    <m:t>C</m:t>
                  </m:r>
                </m:e>
                <m:sup>
                  <m:r>
                    <m:rPr>
                      <m:sty m:val="p"/>
                    </m:rPr>
                    <m:t>⊤</m:t>
                  </m:r>
                </m:sup>
              </m:sSup>
              <m:r>
                <m:t> </m:t>
              </m:r>
              <m:sSup>
                <m:e>
                  <m:r>
                    <m:rPr>
                      <m:sty m:val="p"/>
                    </m:rPr>
                    <m:t>(</m:t>
                  </m:r>
                  <m:sSup>
                    <m:e>
                      <m:r>
                        <m:rPr>
                          <m:sty m:val="bi"/>
                        </m:rPr>
                        <m:t>A</m:t>
                      </m:r>
                    </m:e>
                    <m:sup>
                      <m:r>
                        <m:rPr>
                          <m:sty m:val="p"/>
                        </m:rPr>
                        <m:t>⊤</m:t>
                      </m:r>
                    </m:sup>
                  </m:sSup>
                  <m:r>
                    <m:rPr>
                      <m:sty m:val="p"/>
                    </m:rPr>
                    <m:t>)</m:t>
                  </m:r>
                </m:e>
                <m:sup>
                  <m:r>
                    <m:rPr>
                      <m:sty m:val="p"/>
                    </m:rPr>
                    <m:t>⊤</m:t>
                  </m:r>
                </m:sup>
              </m:sSup>
            </m:e>
            <m:e>
              <m:r>
                <m:t>&amp;</m:t>
              </m:r>
              <m:r>
                <m:rPr>
                  <m:sty m:val="p"/>
                </m:rPr>
                <m:t>=</m:t>
              </m:r>
              <m:sSup>
                <m:e>
                  <m:r>
                    <m:rPr>
                      <m:sty m:val="bi"/>
                    </m:rPr>
                    <m:t>A</m:t>
                  </m:r>
                </m:e>
                <m:sup>
                  <m:r>
                    <m:rPr>
                      <m:sty m:val="p"/>
                    </m:rPr>
                    <m:t>⊤</m:t>
                  </m:r>
                </m:sup>
              </m:sSup>
              <m:r>
                <m:rPr>
                  <m:sty m:val="bi"/>
                </m:rPr>
                <m:t>C</m:t>
              </m:r>
              <m:r>
                <m:rPr>
                  <m:sty m:val="bi"/>
                </m:rPr>
                <m:t>A</m:t>
              </m:r>
            </m:e>
          </m:eqArr>
        </m:oMath>
      </m:oMathPara>
    </w:p>
    <w:p>
      <w:pPr>
        <w:pStyle w:val="FirstParagraph"/>
      </w:pPr>
      <w:del w:id="28456" w:author="PR Preview" w:date="2026-01-01T00:00:00Z">
        <w:r>
          <w:delText xml:space="preserve">(</w:delText>
        </w:r>
      </w:del>
      <w:hyperlink w:anchor="thm-transpose-product">
        <w:del w:id="28457" w:author="PR Preview" w:date="2026-01-01T00:00:00Z">
          <w:r>
            <w:rPr>
              <w:rStyle w:val="Hyperlink"/>
            </w:rPr>
            <w:delText xml:space="preserve">Theorem 19</w:delText>
          </w:r>
        </w:del>
      </w:hyperlink>
      <w:del w:id="28458" w:author="PR Preview" w:date="2026-01-01T00:00:00Z">
        <w:r>
          <w:delText xml:space="preserve">, twice;</w:delText>
        </w:r>
      </w:del>
      <w:del w:id="28459" w:author="PR Preview" w:date="2026-01-01T00:00:00Z">
        <w:r>
          <w:delText xml:space="preserve"> </w:delText>
        </w:r>
      </w:del>
      <m:oMath>
        <m:r>
          <m:rPr>
            <m:sty m:val="bi"/>
          </m:rPr>
          <m:t>C</m:t>
        </m:r>
      </m:oMath>
      <w:del w:id="28460" w:author="PR Preview" w:date="2026-01-01T00:00:00Z">
        <w:r>
          <w:delText xml:space="preserve"> </w:delText>
        </w:r>
      </w:del>
      <w:del w:id="28461" w:author="PR Preview" w:date="2026-01-01T00:00:00Z">
        <w:r>
          <w:delText xml:space="preserve">symmetric;</w:delText>
        </w:r>
      </w:del>
      <w:del w:id="28462" w:author="PR Preview" w:date="2026-01-01T00:00:00Z">
        <w:r>
          <w:delText xml:space="preserve"> </w:delText>
        </w:r>
      </w:del>
      <w:hyperlink w:anchor="def-matrix-transpose">
        <w:del w:id="28463" w:author="PR Preview" w:date="2026-01-01T00:00:00Z">
          <w:r>
            <w:rPr>
              <w:rStyle w:val="Hyperlink"/>
            </w:rPr>
            <w:delText xml:space="preserve">Definition 22</w:delText>
          </w:r>
        </w:del>
      </w:hyperlink>
      <w:del w:id="28464" w:author="PR Preview" w:date="2026-01-01T00:00:00Z">
        <w:r>
          <w:delText xml:space="preserve">).</w:delText>
        </w:r>
      </w:del>
      <w:del w:id="28465" w:author="PR Preview" w:date="2026-01-01T00:00:00Z">
        <w:r>
          <w:delText xml:space="preserve"> </w:delText>
        </w:r>
      </w:del>
      <w:del w:id="28466" w:author="PR Preview" w:date="2026-01-01T00:00:00Z">
        <w:r>
          <w:delText xml:space="preserve">For</w:delText>
        </w:r>
      </w:del>
      <w:del w:id="28467" w:author="PR Preview" w:date="2026-01-01T00:00:00Z">
        <w:r>
          <w:delText xml:space="preserve"> </w:delText>
        </w:r>
      </w:del>
      <m:oMath>
        <m:limLow>
          <m:e>
            <m:r>
              <m:t>x</m:t>
            </m:r>
          </m:e>
          <m:lim>
            <m:r>
              <m:rPr>
                <m:sty m:val="p"/>
              </m:rPr>
              <m:t>∼</m:t>
            </m:r>
          </m:lim>
        </m:limLow>
        <m:r>
          <m:rPr>
            <m:sty m:val="p"/>
          </m:rPr>
          <m:t>≠</m:t>
        </m:r>
        <m:sSub>
          <m:e>
            <m:limLow>
              <m:e>
                <m:r>
                  <m:t>0</m:t>
                </m:r>
              </m:e>
              <m:lim>
                <m:r>
                  <m:rPr>
                    <m:sty m:val="p"/>
                  </m:rPr>
                  <m:t>∼</m:t>
                </m:r>
              </m:lim>
            </m:limLow>
          </m:e>
          <m:sub>
            <m:r>
              <m:t>k</m:t>
            </m:r>
          </m:sub>
        </m:sSub>
      </m:oMath>
      <w:del w:id="28468" w:author="PR Preview" w:date="2026-01-01T00:00:00Z">
        <w:r>
          <w:delText xml:space="preserve">,</w:delText>
        </w:r>
      </w:del>
      <w:del w:id="28469" w:author="PR Preview" w:date="2026-01-01T00:00:00Z">
        <w:r>
          <w:delText xml:space="preserve"> </w:delText>
        </w:r>
      </w:del>
      <m:oMath>
        <m:r>
          <m:rPr>
            <m:sty m:val="bi"/>
          </m:rPr>
          <m:t>A</m:t>
        </m:r>
        <m:limLow>
          <m:e>
            <m:r>
              <m:t>x</m:t>
            </m:r>
          </m:e>
          <m:lim>
            <m:r>
              <m:rPr>
                <m:sty m:val="p"/>
              </m:rPr>
              <m:t>∼</m:t>
            </m:r>
          </m:lim>
        </m:limLow>
        <m:r>
          <m:rPr>
            <m:sty m:val="p"/>
          </m:rPr>
          <m:t>≠</m:t>
        </m:r>
        <m:sSub>
          <m:e>
            <m:limLow>
              <m:e>
                <m:r>
                  <m:t>0</m:t>
                </m:r>
              </m:e>
              <m:lim>
                <m:r>
                  <m:rPr>
                    <m:sty m:val="p"/>
                  </m:rPr>
                  <m:t>∼</m:t>
                </m:r>
              </m:lim>
            </m:limLow>
          </m:e>
          <m:sub>
            <m:r>
              <m:t>p</m:t>
            </m:r>
          </m:sub>
        </m:sSub>
      </m:oMath>
      <w:del w:id="28470" w:author="PR Preview" w:date="2026-01-01T00:00:00Z">
        <w:r>
          <w:delText xml:space="preserve">,</w:delText>
        </w:r>
      </w:del>
      <w:del w:id="28471" w:author="PR Preview" w:date="2026-01-01T00:00:00Z">
        <w:r>
          <w:delText xml:space="preserve"> </w:delText>
        </w:r>
      </w:del>
      <w:del w:id="28472" w:author="PR Preview" w:date="2026-01-01T00:00:00Z">
        <w:r>
          <w:delText xml:space="preserve">since the columns of</w:delText>
        </w:r>
      </w:del>
      <w:del w:id="28473" w:author="PR Preview" w:date="2026-01-01T00:00:00Z">
        <w:r>
          <w:delText xml:space="preserve"> </w:delText>
        </w:r>
      </w:del>
      <m:oMath>
        <m:r>
          <m:rPr>
            <m:sty m:val="bi"/>
          </m:rPr>
          <m:t>A</m:t>
        </m:r>
      </m:oMath>
      <w:del w:id="28474" w:author="PR Preview" w:date="2026-01-01T00:00:00Z">
        <w:r>
          <w:delText xml:space="preserve"> </w:delText>
        </w:r>
      </w:del>
      <w:del w:id="28475" w:author="PR Preview" w:date="2026-01-01T00:00:00Z">
        <w:r>
          <w:delText xml:space="preserve">are independent (</w:delText>
        </w:r>
      </w:del>
      <w:hyperlink w:anchor="thm-matvec-columns">
        <w:del w:id="28476" w:author="PR Preview" w:date="2026-01-01T00:00:00Z">
          <w:r>
            <w:rPr>
              <w:rStyle w:val="Hyperlink"/>
            </w:rPr>
            <w:delText xml:space="preserve">Theorem 23</w:delText>
          </w:r>
        </w:del>
      </w:hyperlink>
      <w:del w:id="28477" w:author="PR Preview" w:date="2026-01-01T00:00:00Z">
        <w:r>
          <w:delText xml:space="preserve">,</w:delText>
        </w:r>
      </w:del>
      <w:del w:id="28478" w:author="PR Preview" w:date="2026-01-01T00:00:00Z">
        <w:r>
          <w:delText xml:space="preserve"> </w:delText>
        </w:r>
      </w:del>
      <w:hyperlink w:anchor="def-linearly-independent">
        <w:del w:id="28479" w:author="PR Preview" w:date="2026-01-01T00:00:00Z">
          <w:r>
            <w:rPr>
              <w:rStyle w:val="Hyperlink"/>
            </w:rPr>
            <w:delText xml:space="preserve">Definition 43</w:delText>
          </w:r>
        </w:del>
      </w:hyperlink>
      <w:del w:id="28480" w:author="PR Preview" w:date="2026-01-01T00:00:00Z">
        <w:r>
          <w:delText xml:space="preserve">), and</w:delText>
        </w:r>
      </w:del>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p>
                <m:e>
                  <m:r>
                    <m:rPr>
                      <m:sty m:val="bi"/>
                    </m:rPr>
                    <m:t>A</m:t>
                  </m:r>
                </m:e>
                <m:sup>
                  <m:r>
                    <m:rPr>
                      <m:sty m:val="p"/>
                    </m:rPr>
                    <m:t>⊤</m:t>
                  </m:r>
                </m:sup>
              </m:sSup>
              <m:r>
                <m:rPr>
                  <m:sty m:val="bi"/>
                </m:rPr>
                <m:t>C</m:t>
              </m:r>
              <m:r>
                <m:rPr>
                  <m:sty m:val="bi"/>
                </m:rPr>
                <m:t>A</m:t>
              </m:r>
              <m:r>
                <m:rPr>
                  <m:sty m:val="p"/>
                </m:rPr>
                <m:t>)</m:t>
              </m:r>
              <m:r>
                <m:t> </m:t>
              </m:r>
              <m:limLow>
                <m:e>
                  <m:r>
                    <m:t>x</m:t>
                  </m:r>
                </m:e>
                <m:lim>
                  <m:r>
                    <m:rPr>
                      <m:sty m:val="p"/>
                    </m:rPr>
                    <m:t>∼</m:t>
                  </m:r>
                </m:lim>
              </m:limLow>
              <m:r>
                <m:t>&amp;</m:t>
              </m:r>
              <m:r>
                <m:rPr>
                  <m:sty m:val="p"/>
                </m:rPr>
                <m:t>=</m:t>
              </m:r>
              <m:sSup>
                <m:e>
                  <m:r>
                    <m:rPr>
                      <m:sty m:val="p"/>
                    </m:rPr>
                    <m:t>(</m:t>
                  </m:r>
                  <m:r>
                    <m:rPr>
                      <m:sty m:val="bi"/>
                    </m:rPr>
                    <m:t>A</m:t>
                  </m:r>
                  <m:limLow>
                    <m:e>
                      <m:r>
                        <m:t>x</m:t>
                      </m:r>
                    </m:e>
                    <m:lim>
                      <m:r>
                        <m:rPr>
                          <m:sty m:val="p"/>
                        </m:rPr>
                        <m:t>∼</m:t>
                      </m:r>
                    </m:lim>
                  </m:limLow>
                  <m:r>
                    <m:rPr>
                      <m:sty m:val="p"/>
                    </m:rPr>
                    <m:t>)</m:t>
                  </m:r>
                </m:e>
                <m:sup>
                  <m:r>
                    <m:rPr>
                      <m:sty m:val="p"/>
                    </m:rPr>
                    <m:t>⊤</m:t>
                  </m:r>
                </m:sup>
              </m:sSup>
              <m:r>
                <m:t> </m:t>
              </m:r>
              <m:r>
                <m:rPr>
                  <m:sty m:val="bi"/>
                </m:rPr>
                <m:t>C</m:t>
              </m:r>
              <m:r>
                <m:t> </m:t>
              </m:r>
              <m:r>
                <m:rPr>
                  <m:sty m:val="p"/>
                </m:rPr>
                <m:t>(</m:t>
              </m:r>
              <m:r>
                <m:rPr>
                  <m:sty m:val="bi"/>
                </m:rPr>
                <m:t>A</m:t>
              </m:r>
              <m:limLow>
                <m:e>
                  <m:r>
                    <m:t>x</m:t>
                  </m:r>
                </m:e>
                <m:lim>
                  <m:r>
                    <m:rPr>
                      <m:sty m:val="p"/>
                    </m:rPr>
                    <m:t>∼</m:t>
                  </m:r>
                </m:lim>
              </m:limLow>
              <m:r>
                <m:rPr>
                  <m:sty m:val="p"/>
                </m:rPr>
                <m:t>)</m:t>
              </m:r>
              <m:r>
                <m:t>&amp;</m:t>
              </m:r>
              <m:r>
                <m:t>&amp;</m:t>
              </m:r>
              <m:r>
                <m:rPr>
                  <m:nor/>
                  <m:sty m:val="p"/>
                </m:rPr>
                <m:t>(</m:t>
              </m:r>
              <m:r>
                <m:rPr>
                  <m:nor/>
                  <m:sty m:val="p"/>
                </m:rPr>
                <m:t>Theorem 19</m:t>
              </m:r>
              <m:r>
                <m:rPr>
                  <m:nor/>
                  <m:sty m:val="p"/>
                </m:rPr>
                <m:t>, </m:t>
              </m:r>
              <m:r>
                <m:rPr>
                  <m:nor/>
                  <m:sty m:val="p"/>
                </m:rPr>
                <m:t>Theorem 8</m:t>
              </m:r>
              <m:r>
                <m:rPr>
                  <m:nor/>
                  <m:sty m:val="p"/>
                </m:rPr>
                <m:t>)</m:t>
              </m:r>
            </m:e>
            <m:e>
              <m:r>
                <m:t>&amp;</m:t>
              </m:r>
              <m:r>
                <m:rPr>
                  <m:sty m:val="p"/>
                </m:rPr>
                <m:t>&gt;</m:t>
              </m:r>
              <m:r>
                <m:t>0</m:t>
              </m:r>
              <m:r>
                <m:rPr>
                  <m:sty m:val="p"/>
                </m:rPr>
                <m:t>.</m:t>
              </m:r>
              <m:r>
                <m:t>&amp;</m:t>
              </m:r>
              <m:r>
                <m:t>&amp;</m:t>
              </m:r>
              <m:r>
                <m:rPr>
                  <m:nor/>
                  <m:sty m:val="p"/>
                </m:rPr>
                <m:t>(</m:t>
              </m:r>
              <m:r>
                <m:rPr>
                  <m:sty m:val="bi"/>
                </m:rPr>
                <m:t>C</m:t>
              </m:r>
              <m:r>
                <m:rPr>
                  <m:nor/>
                  <m:sty m:val="p"/>
                </m:rPr>
                <m:t> positive definite, </m:t>
              </m:r>
              <m:r>
                <m:rPr>
                  <m:sty m:val="bi"/>
                </m:rPr>
                <m:t>A</m:t>
              </m:r>
              <m:limLow>
                <m:e>
                  <m:r>
                    <m:t>x</m:t>
                  </m:r>
                </m:e>
                <m:lim>
                  <m:r>
                    <m:rPr>
                      <m:sty m:val="p"/>
                    </m:rPr>
                    <m:t>∼</m:t>
                  </m:r>
                </m:lim>
              </m:limLow>
              <m:r>
                <m:rPr>
                  <m:sty m:val="p"/>
                </m:rPr>
                <m:t>≠</m:t>
              </m:r>
              <m:limLow>
                <m:e>
                  <m:r>
                    <m:t>0</m:t>
                  </m:r>
                </m:e>
                <m:lim>
                  <m:r>
                    <m:rPr>
                      <m:sty m:val="p"/>
                    </m:rPr>
                    <m:t>∼</m:t>
                  </m:r>
                </m:lim>
              </m:limLow>
              <m:r>
                <m:rPr>
                  <m:nor/>
                  <m:sty m:val="p"/>
                </m:rPr>
                <m:t>)</m:t>
              </m:r>
            </m:e>
          </m:eqArr>
        </m:oMath>
      </m:oMathPara>
    </w:p>
    <w:p>
      <w:pPr>
        <w:pStyle w:val="FirstParagraph"/>
      </w:pPr>
      <w:del w:id="28481" w:author="PR Preview" w:date="2026-01-01T00:00:00Z">
        <w:r>
          <w:rPr>
            <w:b/>
            <w:bCs/>
          </w:rPr>
          <w:delText xml:space="preserve">Part 2.</w:delText>
        </w:r>
      </w:del>
      <w:del w:id="28482" w:author="PR Preview" w:date="2026-01-01T00:00:00Z">
        <w:r>
          <w:delText xml:space="preserve"> </w:delText>
        </w:r>
      </w:del>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28483" w:author="PR Preview" w:date="2026-01-01T00:00:00Z">
        <w:r>
          <w:delText xml:space="preserve"> </w:delText>
        </w:r>
      </w:del>
      <w:del w:id="28484" w:author="PR Preview" w:date="2026-01-01T00:00:00Z">
        <w:r>
          <w:delText xml:space="preserve">is symmetric:</w:delText>
        </w:r>
      </w:del>
      <w:del w:id="28485" w:author="PR Preview" w:date="2026-01-01T00:00:00Z">
        <w:r>
          <w:delText xml:space="preserve"> </w:delText>
        </w:r>
      </w:del>
      <w:del w:id="28486" w:author="PR Preview" w:date="2026-01-01T00:00:00Z">
        <w:r>
          <w:delText xml:space="preserve">its transpose is</w:delText>
        </w:r>
      </w:del>
      <w:del w:id="28487" w:author="PR Preview" w:date="2026-01-01T00:00:00Z">
        <w:r>
          <w:delText xml:space="preserve"> </w:delText>
        </w:r>
      </w:del>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del w:id="28488" w:author="PR Preview" w:date="2026-01-01T00:00:00Z">
        <w:r>
          <w:delText xml:space="preserve"> </w:delText>
        </w:r>
      </w:del>
      <w:del w:id="28489" w:author="PR Preview" w:date="2026-01-01T00:00:00Z">
        <w:r>
          <w:delText xml:space="preserve">(</w:delText>
        </w:r>
      </w:del>
      <w:hyperlink w:anchor="thm-transpose-sum">
        <w:del w:id="28490" w:author="PR Preview" w:date="2026-01-01T00:00:00Z">
          <w:r>
            <w:rPr>
              <w:rStyle w:val="Hyperlink"/>
            </w:rPr>
            <w:delText xml:space="preserve">Theorem 18</w:delText>
          </w:r>
        </w:del>
      </w:hyperlink>
      <w:del w:id="28491" w:author="PR Preview" w:date="2026-01-01T00:00:00Z">
        <w:r>
          <w:delText xml:space="preserve">,</w:delText>
        </w:r>
      </w:del>
      <w:del w:id="28492" w:author="PR Preview" w:date="2026-01-01T00:00:00Z">
        <w:r>
          <w:delText xml:space="preserve"> </w:delText>
        </w:r>
      </w:del>
      <w:hyperlink w:anchor="def-scalar-mult">
        <w:del w:id="28493" w:author="PR Preview" w:date="2026-01-01T00:00:00Z">
          <w:r>
            <w:rPr>
              <w:rStyle w:val="Hyperlink"/>
            </w:rPr>
            <w:delText xml:space="preserve">Definition 25</w:delText>
          </w:r>
        </w:del>
      </w:hyperlink>
      <w:del w:id="28494" w:author="PR Preview" w:date="2026-01-01T00:00:00Z">
        <w:r>
          <w:delText xml:space="preserve">,</w:delText>
        </w:r>
      </w:del>
      <w:del w:id="28495" w:author="PR Preview" w:date="2026-01-01T00:00:00Z">
        <w:r>
          <w:delText xml:space="preserve"> </w:delText>
        </w:r>
      </w:del>
      <w:hyperlink w:anchor="def-matrix-transpose">
        <w:del w:id="28496" w:author="PR Preview" w:date="2026-01-01T00:00:00Z">
          <w:r>
            <w:rPr>
              <w:rStyle w:val="Hyperlink"/>
            </w:rPr>
            <w:delText xml:space="preserve">Definition 22</w:delText>
          </w:r>
        </w:del>
      </w:hyperlink>
      <w:del w:id="28497" w:author="PR Preview" w:date="2026-01-01T00:00:00Z">
        <w:r>
          <w:delText xml:space="preserve">).</w:delText>
        </w:r>
      </w:del>
      <w:del w:id="28498" w:author="PR Preview" w:date="2026-01-01T00:00:00Z">
        <w:r>
          <w:delText xml:space="preserve"> </w:delText>
        </w:r>
      </w:del>
      <w:del w:id="28499" w:author="PR Preview" w:date="2026-01-01T00:00:00Z">
        <w:r>
          <w:delText xml:space="preserve">For</w:delText>
        </w:r>
      </w:del>
      <w:del w:id="28500"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8501" w:author="PR Preview" w:date="2026-01-01T00:00:00Z">
        <w:r>
          <w:delText xml:space="preserve">,</w:delText>
        </w:r>
      </w:del>
    </w:p>
    <w:p>
      <w:pPr>
        <w:pStyle w:val="BodyText"/>
      </w:pPr>
      <m:oMathPara>
        <m:oMathParaPr>
          <m:jc m:val="center"/>
        </m:oMathParaPr>
        <m:oMath>
          <m:eqArr>
            <m:e>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rPr>
                  <m:sty m:val="p"/>
                </m:rPr>
                <m:t>=</m:t>
              </m:r>
              <m:sSup>
                <m:e>
                  <m:limLow>
                    <m:e>
                      <m:r>
                        <m:t>x</m:t>
                      </m:r>
                    </m:e>
                    <m:lim>
                      <m:r>
                        <m:rPr>
                          <m:sty m:val="p"/>
                        </m:rPr>
                        <m:t>∼</m:t>
                      </m:r>
                    </m:lim>
                  </m:limLow>
                </m:e>
                <m:sup>
                  <m:r>
                    <m:rPr>
                      <m:sty m:val="p"/>
                    </m:rPr>
                    <m:t>⊤</m:t>
                  </m:r>
                </m:sup>
              </m:sSup>
              <m:r>
                <m:t> </m:t>
              </m:r>
              <m:r>
                <m:rPr>
                  <m:sty m:val="p"/>
                </m:rPr>
                <m:t>(</m:t>
              </m:r>
              <m:sSub>
                <m:e>
                  <m:r>
                    <m:t>α</m:t>
                  </m:r>
                </m:e>
                <m:sub>
                  <m:r>
                    <m:t>1</m:t>
                  </m:r>
                </m:sub>
              </m:sSub>
              <m:sSub>
                <m:e>
                  <m:r>
                    <m:rPr>
                      <m:sty m:val="bi"/>
                    </m:rPr>
                    <m:t>A</m:t>
                  </m:r>
                </m:e>
                <m:sub>
                  <m:r>
                    <m:t>1</m:t>
                  </m:r>
                </m:sub>
              </m:sSub>
              <m:r>
                <m:rPr>
                  <m:sty m:val="p"/>
                </m:rPr>
                <m:t>)</m:t>
              </m:r>
              <m:r>
                <m:t> </m:t>
              </m:r>
              <m:limLow>
                <m:e>
                  <m:r>
                    <m:t>x</m:t>
                  </m:r>
                </m:e>
                <m:lim>
                  <m:r>
                    <m:rPr>
                      <m:sty m:val="p"/>
                    </m:rPr>
                    <m:t>∼</m:t>
                  </m:r>
                </m:lim>
              </m:limLow>
              <m:r>
                <m:rPr>
                  <m:sty m:val="p"/>
                </m:rPr>
                <m:t>+</m:t>
              </m:r>
              <m:sSup>
                <m:e>
                  <m:limLow>
                    <m:e>
                      <m:r>
                        <m:t>x</m:t>
                      </m:r>
                    </m:e>
                    <m:lim>
                      <m:r>
                        <m:rPr>
                          <m:sty m:val="p"/>
                        </m:rPr>
                        <m:t>∼</m:t>
                      </m:r>
                    </m:lim>
                  </m:limLow>
                </m:e>
                <m:sup>
                  <m:r>
                    <m:rPr>
                      <m:sty m:val="p"/>
                    </m:rPr>
                    <m:t>⊤</m:t>
                  </m:r>
                </m:sup>
              </m:sSup>
              <m:r>
                <m:t> </m:t>
              </m:r>
              <m:r>
                <m:rPr>
                  <m:sty m:val="p"/>
                </m:rPr>
                <m:t>(</m:t>
              </m:r>
              <m:sSub>
                <m:e>
                  <m:r>
                    <m:t>α</m:t>
                  </m:r>
                </m:e>
                <m:sub>
                  <m:r>
                    <m:t>2</m:t>
                  </m:r>
                </m:sub>
              </m:sSub>
              <m:sSub>
                <m:e>
                  <m:r>
                    <m:rPr>
                      <m:sty m:val="bi"/>
                    </m:rPr>
                    <m:t>A</m:t>
                  </m:r>
                </m:e>
                <m:sub>
                  <m:r>
                    <m:t>2</m:t>
                  </m:r>
                </m:sub>
              </m:sSub>
              <m:r>
                <m:rPr>
                  <m:sty m:val="p"/>
                </m:rPr>
                <m:t>)</m:t>
              </m:r>
              <m:r>
                <m:t> </m:t>
              </m:r>
              <m:limLow>
                <m:e>
                  <m:r>
                    <m:t>x</m:t>
                  </m:r>
                </m:e>
                <m:lim>
                  <m:r>
                    <m:rPr>
                      <m:sty m:val="p"/>
                    </m:rPr>
                    <m:t>∼</m:t>
                  </m:r>
                </m:lim>
              </m:limLow>
              <m:r>
                <m:t>&amp;</m:t>
              </m:r>
              <m:r>
                <m:t>&amp;</m:t>
              </m:r>
              <m:r>
                <m:rPr>
                  <m:nor/>
                  <m:sty m:val="p"/>
                </m:rPr>
                <m:t>(</m:t>
              </m:r>
              <m:r>
                <m:rPr>
                  <m:nor/>
                  <m:sty m:val="p"/>
                </m:rPr>
                <m:t>Theorem 9</m:t>
              </m:r>
              <m:r>
                <m:rPr>
                  <m:nor/>
                  <m:sty m:val="p"/>
                </m:rPr>
                <m:t>, twice)</m:t>
              </m:r>
            </m:e>
            <m:e>
              <m:r>
                <m:t>&amp;</m:t>
              </m:r>
              <m:r>
                <m:rPr>
                  <m:sty m:val="p"/>
                </m:rPr>
                <m:t>=</m:t>
              </m:r>
              <m:sSub>
                <m:e>
                  <m:r>
                    <m:t>α</m:t>
                  </m:r>
                </m:e>
                <m:sub>
                  <m:r>
                    <m:t>1</m:t>
                  </m:r>
                </m:sub>
              </m:sSub>
              <m:r>
                <m:t> </m:t>
              </m:r>
              <m:sSup>
                <m:e>
                  <m:limLow>
                    <m:e>
                      <m:r>
                        <m:t>x</m:t>
                      </m:r>
                    </m:e>
                    <m:lim>
                      <m:r>
                        <m:rPr>
                          <m:sty m:val="p"/>
                        </m:rPr>
                        <m:t>∼</m:t>
                      </m:r>
                    </m:lim>
                  </m:limLow>
                </m:e>
                <m:sup>
                  <m:r>
                    <m:rPr>
                      <m:sty m:val="p"/>
                    </m:rPr>
                    <m:t>⊤</m:t>
                  </m:r>
                </m:sup>
              </m:sSup>
              <m:sSub>
                <m:e>
                  <m:r>
                    <m:rPr>
                      <m:sty m:val="bi"/>
                    </m:rPr>
                    <m:t>A</m:t>
                  </m:r>
                </m:e>
                <m:sub>
                  <m:r>
                    <m:t>1</m:t>
                  </m:r>
                </m:sub>
              </m:sSub>
              <m:limLow>
                <m:e>
                  <m:r>
                    <m:t>x</m:t>
                  </m:r>
                </m:e>
                <m:lim>
                  <m:r>
                    <m:rPr>
                      <m:sty m:val="p"/>
                    </m:rPr>
                    <m:t>∼</m:t>
                  </m:r>
                </m:lim>
              </m:limLow>
              <m:r>
                <m:rPr>
                  <m:sty m:val="p"/>
                </m:rPr>
                <m:t>+</m:t>
              </m:r>
              <m:sSub>
                <m:e>
                  <m:r>
                    <m:t>α</m:t>
                  </m:r>
                </m:e>
                <m:sub>
                  <m:r>
                    <m:t>2</m:t>
                  </m:r>
                </m:sub>
              </m:sSub>
              <m:r>
                <m:t> </m:t>
              </m:r>
              <m:sSup>
                <m:e>
                  <m:limLow>
                    <m:e>
                      <m:r>
                        <m:t>x</m:t>
                      </m:r>
                    </m:e>
                    <m:lim>
                      <m:r>
                        <m:rPr>
                          <m:sty m:val="p"/>
                        </m:rPr>
                        <m:t>∼</m:t>
                      </m:r>
                    </m:lim>
                  </m:limLow>
                </m:e>
                <m:sup>
                  <m:r>
                    <m:rPr>
                      <m:sty m:val="p"/>
                    </m:rPr>
                    <m:t>⊤</m:t>
                  </m:r>
                </m:sup>
              </m:sSup>
              <m:sSub>
                <m:e>
                  <m:r>
                    <m:rPr>
                      <m:sty m:val="bi"/>
                    </m:rPr>
                    <m:t>A</m:t>
                  </m:r>
                </m:e>
                <m:sub>
                  <m:r>
                    <m:t>2</m:t>
                  </m:r>
                </m:sub>
              </m:sSub>
              <m:limLow>
                <m:e>
                  <m:r>
                    <m:t>x</m:t>
                  </m:r>
                </m:e>
                <m:lim>
                  <m:r>
                    <m:rPr>
                      <m:sty m:val="p"/>
                    </m:rPr>
                    <m:t>∼</m:t>
                  </m:r>
                </m:lim>
              </m:limLow>
              <m:r>
                <m:t>&amp;</m:t>
              </m:r>
              <m:r>
                <m:t>&amp;</m:t>
              </m:r>
              <m:r>
                <m:rPr>
                  <m:nor/>
                  <m:sty m:val="p"/>
                </m:rPr>
                <m:t>(</m:t>
              </m:r>
              <m:r>
                <m:rPr>
                  <m:nor/>
                  <m:sty m:val="p"/>
                </m:rPr>
                <m:t>Theorem 93</m:t>
              </m:r>
              <m:r>
                <m:rPr>
                  <m:nor/>
                  <m:sty m:val="p"/>
                </m:rPr>
                <m:t>)</m:t>
              </m:r>
            </m:e>
            <m:e>
              <m:r>
                <m:t>&amp;</m:t>
              </m:r>
              <m:r>
                <m:rPr>
                  <m:sty m:val="p"/>
                </m:rPr>
                <m:t>&gt;</m:t>
              </m:r>
              <m:r>
                <m:t>0</m:t>
              </m:r>
              <m:r>
                <m:rPr>
                  <m:sty m:val="p"/>
                </m:rPr>
                <m:t>.</m:t>
              </m:r>
              <m:r>
                <m:t>&amp;</m:t>
              </m:r>
              <m:r>
                <m:t>&amp;</m:t>
              </m:r>
              <m:r>
                <m:rPr>
                  <m:nor/>
                  <m:sty m:val="p"/>
                </m:rPr>
                <m:t>(each term is positive)</m:t>
              </m:r>
            </m:e>
          </m:eqArr>
        </m:oMath>
      </m:oMathPara>
    </w:p>
    <w:p>
      <w:pPr>
        <w:pStyle w:val="FirstParagraph"/>
      </w:pPr>
      <w:ins w:id="28502" w:author="PR Preview" w:date="2026-01-01T00:00:00Z">
        <w:r>
          <w:t xml:space="preserve">(</w:t>
        </w:r>
      </w:ins>
      <w:hyperlink w:anchor="thm-transpose-product">
        <w:ins w:id="28503" w:author="PR Preview" w:date="2026-01-01T00:00:00Z">
          <w:r>
            <w:rPr>
              <w:rStyle w:val="Hyperlink"/>
            </w:rPr>
            <w:t xml:space="preserve">Theorem 19</w:t>
          </w:r>
        </w:ins>
      </w:hyperlink>
      <w:ins w:id="28504" w:author="PR Preview" w:date="2026-01-01T00:00:00Z">
        <w:r>
          <w:t xml:space="preserve">, twice;</w:t>
        </w:r>
      </w:ins>
      <w:ins w:id="28505" w:author="PR Preview" w:date="2026-01-01T00:00:00Z">
        <w:r>
          <w:t xml:space="preserve"> </w:t>
        </w:r>
      </w:ins>
      <m:oMath>
        <m:r>
          <m:rPr>
            <m:sty m:val="bi"/>
          </m:rPr>
          <m:t>C</m:t>
        </m:r>
      </m:oMath>
      <w:ins w:id="28506" w:author="PR Preview" w:date="2026-01-01T00:00:00Z">
        <w:r>
          <w:t xml:space="preserve"> </w:t>
        </w:r>
      </w:ins>
      <w:ins w:id="28507" w:author="PR Preview" w:date="2026-01-01T00:00:00Z">
        <w:r>
          <w:t xml:space="preserve">symmetric;</w:t>
        </w:r>
      </w:ins>
      <w:ins w:id="28508" w:author="PR Preview" w:date="2026-01-01T00:00:00Z">
        <w:r>
          <w:t xml:space="preserve"> </w:t>
        </w:r>
      </w:ins>
      <w:hyperlink w:anchor="def-matrix-transpose">
        <w:ins w:id="28509" w:author="PR Preview" w:date="2026-01-01T00:00:00Z">
          <w:r>
            <w:rPr>
              <w:rStyle w:val="Hyperlink"/>
            </w:rPr>
            <w:t xml:space="preserve">Definition 22</w:t>
          </w:r>
        </w:ins>
      </w:hyperlink>
      <w:ins w:id="28510" w:author="PR Preview" w:date="2026-01-01T00:00:00Z">
        <w:r>
          <w:t xml:space="preserve">).</w:t>
        </w:r>
      </w:ins>
      <w:ins w:id="28511" w:author="PR Preview" w:date="2026-01-01T00:00:00Z">
        <w:r>
          <w:t xml:space="preserve"> </w:t>
        </w:r>
      </w:ins>
      <w:ins w:id="28512" w:author="PR Preview" w:date="2026-01-01T00:00:00Z">
        <w:r>
          <w:t xml:space="preserve">For</w:t>
        </w:r>
      </w:ins>
      <w:ins w:id="28513" w:author="PR Preview" w:date="2026-01-01T00:00:00Z">
        <w:r>
          <w:t xml:space="preserve"> </w:t>
        </w:r>
      </w:ins>
      <w:ins w:id="28514" w:author="PR Preview" w:date="2026-01-01T00:00:00Z">
        <w:r>
          <w:t xml:space="preserve">$\mathord{\smash[b]{\underset{\raise.3ex\hbox{$\scriptstyle\sim$}}{x}}\vphantom{x}}\ne \mathord{\smash[b]{\underset{\raise.3ex\hbox{$\scriptstyle\sim$}}{0}}\vphantom{0}}_k$</w:t>
        </w:r>
      </w:ins>
      <w:ins w:id="28515" w:author="PR Preview" w:date="2026-01-01T00:00:00Z">
        <w:r>
          <w:t xml:space="preserve">,</w:t>
        </w:r>
      </w:ins>
      <w:ins w:id="28516" w:author="PR Preview" w:date="2026-01-01T00:00:00Z">
        <w:r>
          <w:t xml:space="preserve"> </w:t>
        </w:r>
      </w:ins>
      <w:ins w:id="28517" w:author="PR Preview" w:date="2026-01-01T00:00:00Z">
        <w:r>
          <w:t xml:space="preserve">$\mathbf{A} \mathord{\smash[b]{\underset{\raise.3ex\hbox{$\scriptstyle\sim$}}{x}}\vphantom{x}}\ne \mathord{\smash[b]{\underset{\raise.3ex\hbox{$\scriptstyle\sim$}}{0}}\vphantom{0}}_p$</w:t>
        </w:r>
      </w:ins>
      <w:ins w:id="28518" w:author="PR Preview" w:date="2026-01-01T00:00:00Z">
        <w:r>
          <w:t xml:space="preserve">,</w:t>
        </w:r>
      </w:ins>
      <w:ins w:id="28519" w:author="PR Preview" w:date="2026-01-01T00:00:00Z">
        <w:r>
          <w:t xml:space="preserve"> </w:t>
        </w:r>
      </w:ins>
      <w:ins w:id="28520" w:author="PR Preview" w:date="2026-01-01T00:00:00Z">
        <w:r>
          <w:t xml:space="preserve">since the columns of</w:t>
        </w:r>
      </w:ins>
      <w:ins w:id="28521" w:author="PR Preview" w:date="2026-01-01T00:00:00Z">
        <w:r>
          <w:t xml:space="preserve"> </w:t>
        </w:r>
      </w:ins>
      <m:oMath>
        <m:r>
          <m:rPr>
            <m:sty m:val="bi"/>
          </m:rPr>
          <m:t>A</m:t>
        </m:r>
      </m:oMath>
      <w:ins w:id="28522" w:author="PR Preview" w:date="2026-01-01T00:00:00Z">
        <w:r>
          <w:t xml:space="preserve"> </w:t>
        </w:r>
      </w:ins>
      <w:ins w:id="28523" w:author="PR Preview" w:date="2026-01-01T00:00:00Z">
        <w:r>
          <w:t xml:space="preserve">are independent (</w:t>
        </w:r>
      </w:ins>
      <w:hyperlink w:anchor="thm-matvec-columns">
        <w:ins w:id="28524" w:author="PR Preview" w:date="2026-01-01T00:00:00Z">
          <w:r>
            <w:rPr>
              <w:rStyle w:val="Hyperlink"/>
            </w:rPr>
            <w:t xml:space="preserve">Theorem 23</w:t>
          </w:r>
        </w:ins>
      </w:hyperlink>
      <w:ins w:id="28525" w:author="PR Preview" w:date="2026-01-01T00:00:00Z">
        <w:r>
          <w:t xml:space="preserve">,</w:t>
        </w:r>
      </w:ins>
      <w:ins w:id="28526" w:author="PR Preview" w:date="2026-01-01T00:00:00Z">
        <w:r>
          <w:t xml:space="preserve"> </w:t>
        </w:r>
      </w:ins>
      <w:hyperlink w:anchor="def-linearly-independent">
        <w:ins w:id="28527" w:author="PR Preview" w:date="2026-01-01T00:00:00Z">
          <w:r>
            <w:rPr>
              <w:rStyle w:val="Hyperlink"/>
            </w:rPr>
            <w:t xml:space="preserve">Definition 43</w:t>
          </w:r>
        </w:ins>
      </w:hyperlink>
      <w:ins w:id="28528" w:author="PR Preview" w:date="2026-01-01T00:00:00Z">
        <w:r>
          <w:t xml:space="preserve">), and</w:t>
        </w:r>
      </w:ins>
    </w:p>
    <w:p>
      <w:pPr>
        <w:pStyle w:val="BodyText"/>
      </w:pPr>
      <w:ins w:id="28529" w:author="PR Preview" w:date="2026-01-01T00:00:00Z">
        <w:r>
          <w:t xml:space="preserve">$$
    \begin{aligned}
    {\mathord{\smash[b]{\underset{\raise.3ex\hbox{$\scriptstyle\sim$}}{x}}\vphantom{x}}}^{\top}\,({\mathbf{A}}^{\top} \mathbf{C} \mathbf{A})\,\mathord{\smash[b]{\underset{\raise.3ex\hbox{$\scriptstyle\sim$}}{x}}\vphantom{x}}
    &amp;= {(\mathbf{A} \mathord{\smash[b]{\underset{\raise.3ex\hbox{$\scriptstyle\sim$}}{x}}\vphantom{x}})}^{\top}\,\mathbf{C}\,(\mathbf{A} \mathord{\smash[b]{\underset{\raise.3ex\hbox{$\scriptstyle\sim$}}{x}}\vphantom{x}})
    &amp;&amp; \text{(}\text{Theorem~19}\text{, }\text{Theorem~8}\text{)}
    \\
    &amp;&gt; 0.
    &amp;&amp; \text{(} \mathbf{C} \text{ positive definite, } \mathbf{A} \mathord{\smash[b]{\underset{\raise.3ex\hbox{$\scriptstyle\sim$}}{x}}\vphantom{x}}\ne \mathord{\smash[b]{\underset{\raise.3ex\hbox{$\scriptstyle\sim$}}{0}}\vphantom{0}}\text{)}
    \end{aligned}
    $$</w:t>
        </w:r>
      </w:ins>
    </w:p>
    <w:p>
      <w:pPr>
        <w:pStyle w:val="FirstParagraph"/>
      </w:pPr>
      <w:ins w:id="28530" w:author="PR Preview" w:date="2026-01-01T00:00:00Z">
        <w:r>
          <w:rPr>
            <w:b/>
            <w:bCs/>
          </w:rPr>
          <w:t xml:space="preserve">Part 2.</w:t>
        </w:r>
      </w:ins>
      <w:ins w:id="28531" w:author="PR Preview" w:date="2026-01-01T00:00:00Z">
        <w:r>
          <w:t xml:space="preserve"> </w:t>
        </w:r>
      </w:ins>
      <m:oMath>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28532" w:author="PR Preview" w:date="2026-01-01T00:00:00Z">
        <w:r>
          <w:t xml:space="preserve"> </w:t>
        </w:r>
      </w:ins>
      <w:ins w:id="28533" w:author="PR Preview" w:date="2026-01-01T00:00:00Z">
        <w:r>
          <w:t xml:space="preserve">is symmetric:</w:t>
        </w:r>
      </w:ins>
      <w:ins w:id="28534" w:author="PR Preview" w:date="2026-01-01T00:00:00Z">
        <w:r>
          <w:t xml:space="preserve"> </w:t>
        </w:r>
      </w:ins>
      <w:ins w:id="28535" w:author="PR Preview" w:date="2026-01-01T00:00:00Z">
        <w:r>
          <w:t xml:space="preserve">its transpose is</w:t>
        </w:r>
      </w:ins>
      <w:ins w:id="28536" w:author="PR Preview" w:date="2026-01-01T00:00:00Z">
        <w:r>
          <w:t xml:space="preserve"> </w:t>
        </w:r>
      </w:ins>
      <m:oMath>
        <m:sSub>
          <m:e>
            <m:r>
              <m:t>α</m:t>
            </m:r>
          </m:e>
          <m:sub>
            <m:r>
              <m:t>1</m:t>
            </m:r>
          </m:sub>
        </m:sSub>
        <m:sSup>
          <m:e>
            <m:sSub>
              <m:e>
                <m:r>
                  <m:rPr>
                    <m:sty m:val="bi"/>
                  </m:rPr>
                  <m:t>A</m:t>
                </m:r>
              </m:e>
              <m:sub>
                <m:r>
                  <m:t>1</m:t>
                </m:r>
              </m:sub>
            </m:sSub>
          </m:e>
          <m:sup>
            <m:r>
              <m:rPr>
                <m:sty m:val="p"/>
              </m:rPr>
              <m:t>⊤</m:t>
            </m:r>
          </m:sup>
        </m:sSup>
        <m:r>
          <m:rPr>
            <m:sty m:val="p"/>
          </m:rPr>
          <m:t>+</m:t>
        </m:r>
        <m:sSub>
          <m:e>
            <m:r>
              <m:t>α</m:t>
            </m:r>
          </m:e>
          <m:sub>
            <m:r>
              <m:t>2</m:t>
            </m:r>
          </m:sub>
        </m:sSub>
        <m:sSup>
          <m:e>
            <m:sSub>
              <m:e>
                <m:r>
                  <m:rPr>
                    <m:sty m:val="bi"/>
                  </m:rPr>
                  <m:t>A</m:t>
                </m:r>
              </m:e>
              <m:sub>
                <m:r>
                  <m:t>2</m:t>
                </m:r>
              </m:sub>
            </m:sSub>
          </m:e>
          <m:sup>
            <m:r>
              <m:rPr>
                <m:sty m:val="p"/>
              </m:rPr>
              <m:t>⊤</m:t>
            </m:r>
          </m:sup>
        </m:sSup>
        <m:r>
          <m:rPr>
            <m:sty m:val="p"/>
          </m:rPr>
          <m:t>=</m:t>
        </m:r>
        <m:sSub>
          <m:e>
            <m:r>
              <m:t>α</m:t>
            </m:r>
          </m:e>
          <m:sub>
            <m:r>
              <m:t>1</m:t>
            </m:r>
          </m:sub>
        </m:sSub>
        <m:sSub>
          <m:e>
            <m:r>
              <m:rPr>
                <m:sty m:val="bi"/>
              </m:rPr>
              <m:t>A</m:t>
            </m:r>
          </m:e>
          <m:sub>
            <m:r>
              <m:t>1</m:t>
            </m:r>
          </m:sub>
        </m:sSub>
        <m:r>
          <m:rPr>
            <m:sty m:val="p"/>
          </m:rPr>
          <m:t>+</m:t>
        </m:r>
        <m:sSub>
          <m:e>
            <m:r>
              <m:t>α</m:t>
            </m:r>
          </m:e>
          <m:sub>
            <m:r>
              <m:t>2</m:t>
            </m:r>
          </m:sub>
        </m:sSub>
        <m:sSub>
          <m:e>
            <m:r>
              <m:rPr>
                <m:sty m:val="bi"/>
              </m:rPr>
              <m:t>A</m:t>
            </m:r>
          </m:e>
          <m:sub>
            <m:r>
              <m:t>2</m:t>
            </m:r>
          </m:sub>
        </m:sSub>
      </m:oMath>
      <w:ins w:id="28537" w:author="PR Preview" w:date="2026-01-01T00:00:00Z">
        <w:r>
          <w:t xml:space="preserve"> </w:t>
        </w:r>
      </w:ins>
      <w:ins w:id="28538" w:author="PR Preview" w:date="2026-01-01T00:00:00Z">
        <w:r>
          <w:t xml:space="preserve">(</w:t>
        </w:r>
      </w:ins>
      <w:hyperlink w:anchor="thm-transpose-sum">
        <w:ins w:id="28539" w:author="PR Preview" w:date="2026-01-01T00:00:00Z">
          <w:r>
            <w:rPr>
              <w:rStyle w:val="Hyperlink"/>
            </w:rPr>
            <w:t xml:space="preserve">Theorem 18</w:t>
          </w:r>
        </w:ins>
      </w:hyperlink>
      <w:ins w:id="28540" w:author="PR Preview" w:date="2026-01-01T00:00:00Z">
        <w:r>
          <w:t xml:space="preserve">,</w:t>
        </w:r>
      </w:ins>
      <w:ins w:id="28541" w:author="PR Preview" w:date="2026-01-01T00:00:00Z">
        <w:r>
          <w:t xml:space="preserve"> </w:t>
        </w:r>
      </w:ins>
      <w:hyperlink w:anchor="def-scalar-mult">
        <w:ins w:id="28542" w:author="PR Preview" w:date="2026-01-01T00:00:00Z">
          <w:r>
            <w:rPr>
              <w:rStyle w:val="Hyperlink"/>
            </w:rPr>
            <w:t xml:space="preserve">Definition 25</w:t>
          </w:r>
        </w:ins>
      </w:hyperlink>
      <w:ins w:id="28543" w:author="PR Preview" w:date="2026-01-01T00:00:00Z">
        <w:r>
          <w:t xml:space="preserve">,</w:t>
        </w:r>
      </w:ins>
      <w:ins w:id="28544" w:author="PR Preview" w:date="2026-01-01T00:00:00Z">
        <w:r>
          <w:t xml:space="preserve"> </w:t>
        </w:r>
      </w:ins>
      <w:hyperlink w:anchor="def-matrix-transpose">
        <w:ins w:id="28545" w:author="PR Preview" w:date="2026-01-01T00:00:00Z">
          <w:r>
            <w:rPr>
              <w:rStyle w:val="Hyperlink"/>
            </w:rPr>
            <w:t xml:space="preserve">Definition 22</w:t>
          </w:r>
        </w:ins>
      </w:hyperlink>
      <w:ins w:id="28546" w:author="PR Preview" w:date="2026-01-01T00:00:00Z">
        <w:r>
          <w:t xml:space="preserve">).</w:t>
        </w:r>
      </w:ins>
      <w:ins w:id="28547" w:author="PR Preview" w:date="2026-01-01T00:00:00Z">
        <w:r>
          <w:t xml:space="preserve"> </w:t>
        </w:r>
      </w:ins>
      <w:ins w:id="28548" w:author="PR Preview" w:date="2026-01-01T00:00:00Z">
        <w:r>
          <w:t xml:space="preserve">For</w:t>
        </w:r>
      </w:ins>
      <w:ins w:id="28549" w:author="PR Preview" w:date="2026-01-01T00:00:00Z">
        <w:r>
          <w:t xml:space="preserve"> </w:t>
        </w:r>
      </w:ins>
      <w:ins w:id="28550" w:author="PR Preview" w:date="2026-01-01T00:00:00Z">
        <w:r>
          <w:t xml:space="preserve">$\mathord{\smash[b]{\underset{\raise.3ex\hbox{$\scriptstyle\sim$}}{x}}\vphantom{x}}\ne \mathord{\smash[b]{\underset{\raise.3ex\hbox{$\scriptstyle\sim$}}{0}}\vphantom{0}}$</w:t>
        </w:r>
      </w:ins>
      <w:ins w:id="28551" w:author="PR Preview" w:date="2026-01-01T00:00:00Z">
        <w:r>
          <w:t xml:space="preserve">,</w:t>
        </w:r>
      </w:ins>
    </w:p>
    <w:p>
      <w:pPr>
        <w:pStyle w:val="BodyText"/>
      </w:pPr>
      <w:ins w:id="28552" w:author="PR Preview" w:date="2026-01-01T00:00:00Z">
        <w:r>
          <w:t xml:space="preserve">$$
    \begin{aligned}
    {\mathord{\smash[b]{\underset{\raise.3ex\hbox{$\scriptstyle\sim$}}{x}}\vphantom{x}}}^{\top}\,(\alpha_1 \mathbf{A}_1 + \alpha_2 \mathbf{A}_2)\,\mathord{\smash[b]{\underset{\raise.3ex\hbox{$\scriptstyle\sim$}}{x}}\vphantom{x}}
    &amp;= {\mathord{\smash[b]{\underset{\raise.3ex\hbox{$\scriptstyle\sim$}}{x}}\vphantom{x}}}^{\top}\,(\alpha_1 \mathbf{A}_1)\,\mathord{\smash[b]{\underset{\raise.3ex\hbox{$\scriptstyle\sim$}}{x}}\vphantom{x}}+ {\mathord{\smash[b]{\underset{\raise.3ex\hbox{$\scriptstyle\sim$}}{x}}\vphantom{x}}}^{\top}\,(\alpha_2 \mathbf{A}_2)\,\mathord{\smash[b]{\underset{\raise.3ex\hbox{$\scriptstyle\sim$}}{x}}\vphantom{x}}
    &amp;&amp; \text{(}\text{Theorem~9}\text{, twice)}
    \\
    &amp;= \alpha_1\,{\mathord{\smash[b]{\underset{\raise.3ex\hbox{$\scriptstyle\sim$}}{x}}\vphantom{x}}}^{\top} \mathbf{A}_1 \mathord{\smash[b]{\underset{\raise.3ex\hbox{$\scriptstyle\sim$}}{x}}\vphantom{x}} + \alpha_2\,{\mathord{\smash[b]{\underset{\raise.3ex\hbox{$\scriptstyle\sim$}}{x}}\vphantom{x}}}^{\top} \mathbf{A}_2 \mathord{\smash[b]{\underset{\raise.3ex\hbox{$\scriptstyle\sim$}}{x}}\vphantom{x}}
    &amp;&amp; \text{(}\text{Theorem~93}\text{)}
    \\
    &amp;&gt; 0.
    &amp;&amp; \text{(each term is positive)}
    \end{aligned}
    $$</w:t>
        </w:r>
      </w:ins>
    </w:p>
    <w:bookmarkStart w:id="652" w:name="exm-pd-operations"/>
    <w:p>
      <w:pPr>
        <w:pStyle w:val="FirstParagraph"/>
      </w:pPr>
      <w:r>
        <w:rPr>
          <w:b/>
          <w:bCs/>
        </w:rPr>
        <w:t xml:space="preserve">Example 207 (Building positive definite matrices)</w:t>
      </w:r>
      <w:r>
        <w:t xml:space="preserve"> </w:t>
      </w:r>
      <w:r>
        <w:t xml:space="preserve"> </w:t>
      </w:r>
    </w:p>
    <w:p>
      <w:pPr>
        <w:numPr>
          <w:ilvl w:val="0"/>
          <w:numId w:val="1107"/>
        </w:numPr>
      </w:pPr>
      <w:r>
        <w:t xml:space="preserve">With</w:t>
      </w:r>
      <w:r>
        <w:t xml:space="preserve"> </w:t>
      </w:r>
      <m:oMath>
        <m:r>
          <m:rPr>
            <m:sty m:val="bi"/>
          </m:rPr>
          <m:t>C</m:t>
        </m:r>
        <m:r>
          <m:rPr>
            <m:sty m:val="p"/>
          </m:rPr>
          <m:t>=</m:t>
        </m:r>
        <m:sSub>
          <m:e>
            <m:r>
              <m:rPr>
                <m:sty m:val="bi"/>
              </m:rPr>
              <m:t>I</m:t>
            </m:r>
          </m:e>
          <m:sub>
            <m:r>
              <m:t>3</m:t>
            </m:r>
          </m:sub>
        </m:sSub>
      </m:oMath>
      <w:r>
        <w:t xml:space="preserve"> </w:t>
      </w:r>
      <w:r>
        <w:t xml:space="preserve">and</w:t>
      </w:r>
      <w:r>
        <w:t xml:space="preserve"> </w:t>
      </w:r>
      <m:oMath>
        <m:r>
          <m:rPr>
            <m:sty m:val="bi"/>
          </m:rPr>
          <m:t>X</m:t>
        </m:r>
      </m:oMath>
      <w:r>
        <w:t xml:space="preserve"> </w:t>
      </w:r>
      <w:r>
        <w:t xml:space="preserve">of</w:t>
      </w:r>
      <w:r>
        <w:t xml:space="preserve"> </w:t>
      </w:r>
      <w:hyperlink w:anchor="exm-pd-gram">
        <w:r>
          <w:rPr>
            <w:rStyle w:val="Hyperlink"/>
          </w:rPr>
          <w:t xml:space="preserve">Example 206</w:t>
        </w:r>
      </w:hyperlink>
      <w:r>
        <w:t xml:space="preserve">,</w:t>
      </w:r>
      <w:r>
        <w:t xml:space="preserve"> </w:t>
      </w:r>
      <w:r>
        <w:t xml:space="preserve">part 1 gives again that</w:t>
      </w:r>
      <w:r>
        <w:t xml:space="preserve"> </w:t>
      </w:r>
      <m:oMath>
        <m:sSup>
          <m:e>
            <m:r>
              <m:rPr>
                <m:sty m:val="bi"/>
              </m:rPr>
              <m:t>X</m:t>
            </m:r>
          </m:e>
          <m:sup>
            <m:r>
              <m:rPr>
                <m:sty m:val="p"/>
              </m:rPr>
              <m:t>⊤</m:t>
            </m:r>
          </m:sup>
        </m:sSup>
        <m:r>
          <m:rPr>
            <m:sty m:val="bi"/>
          </m:rPr>
          <m:t>X</m:t>
        </m:r>
      </m:oMath>
      <w:r>
        <w:t xml:space="preserve"> </w:t>
      </w:r>
      <w:r>
        <w:t xml:space="preserve">is positive definite.</w:t>
      </w:r>
    </w:p>
    <w:p>
      <w:pPr>
        <w:numPr>
          <w:ilvl w:val="0"/>
          <w:numId w:val="1107"/>
        </w:numPr>
      </w:pPr>
      <w:r>
        <w:t xml:space="preserve">With</w:t>
      </w:r>
      <w:r>
        <w:t xml:space="preserve"> </w:t>
      </w:r>
      <m:oMath>
        <m:sSub>
          <m:e>
            <m:r>
              <m:t>α</m:t>
            </m:r>
          </m:e>
          <m:sub>
            <m:r>
              <m:t>1</m:t>
            </m:r>
          </m:sub>
        </m:sSub>
        <m:r>
          <m:rPr>
            <m:sty m:val="p"/>
          </m:rPr>
          <m:t>=</m:t>
        </m:r>
        <m:r>
          <m:t>2</m:t>
        </m:r>
      </m:oMath>
      <w:r>
        <w:t xml:space="preserve">,</w:t>
      </w:r>
      <w:r>
        <w:t xml:space="preserve"> </w:t>
      </w:r>
      <m:oMath>
        <m:sSub>
          <m:e>
            <m:r>
              <m:rPr>
                <m:sty m:val="bi"/>
              </m:rPr>
              <m:t>A</m:t>
            </m:r>
          </m:e>
          <m:sub>
            <m:r>
              <m:t>1</m:t>
            </m:r>
          </m:sub>
        </m:sSub>
        <m:r>
          <m:rPr>
            <m:sty m:val="p"/>
          </m:rPr>
          <m:t>=</m:t>
        </m:r>
        <m:sSub>
          <m:e>
            <m:r>
              <m:rPr>
                <m:sty m:val="bi"/>
              </m:rPr>
              <m:t>I</m:t>
            </m:r>
          </m:e>
          <m:sub>
            <m:r>
              <m:t>2</m:t>
            </m:r>
          </m:sub>
        </m:sSub>
      </m:oMath>
      <w:r>
        <w:t xml:space="preserve"> </w:t>
      </w:r>
      <w:r>
        <w:t xml:space="preserve">(</w:t>
      </w:r>
      <w:hyperlink w:anchor="exm-positive-definite">
        <w:r>
          <w:rPr>
            <w:rStyle w:val="Hyperlink"/>
          </w:rPr>
          <w:t xml:space="preserve">Example 150</w:t>
        </w:r>
      </w:hyperlink>
      <w:r>
        <w:t xml:space="preserve">),</w:t>
      </w:r>
      <w:r>
        <w:t xml:space="preserve"> </w:t>
      </w:r>
      <m:oMath>
        <m:sSub>
          <m:e>
            <m:r>
              <m:t>α</m:t>
            </m:r>
          </m:e>
          <m:sub>
            <m:r>
              <m:t>2</m:t>
            </m:r>
          </m:sub>
        </m:sSub>
        <m:r>
          <m:rPr>
            <m:sty m:val="p"/>
          </m:rPr>
          <m:t>=</m:t>
        </m:r>
        <m:r>
          <m:t>1</m:t>
        </m:r>
      </m:oMath>
      <w:r>
        <w:t xml:space="preserve"> </w:t>
      </w:r>
      <w:r>
        <w:t xml:space="preserve">and</w:t>
      </w:r>
    </w:p>
    <w:p>
      <w:pPr>
        <w:pStyle w:val="BodyText"/>
      </w:pPr>
      <m:oMathPara>
        <m:oMathParaPr>
          <m:jc m:val="center"/>
        </m:oMathParaPr>
        <m:oMath>
          <m:eqArr>
            <m:e>
              <m:sSub>
                <m:e>
                  <m:r>
                    <m:rPr>
                      <m:sty m:val="bi"/>
                    </m:rPr>
                    <m:t>A</m:t>
                  </m:r>
                </m:e>
                <m:sub>
                  <m:r>
                    <m:t>2</m:t>
                  </m:r>
                </m:sub>
              </m:sSub>
              <m:r>
                <m:t>&amp;</m:t>
              </m:r>
              <m:r>
                <m:rPr>
                  <m:sty m:val="p"/>
                </m:rPr>
                <m:t>=</m:t>
              </m:r>
              <m:sSup>
                <m:e>
                  <m:r>
                    <m:rPr>
                      <m:sty m:val="bi"/>
                    </m:rPr>
                    <m:t>X</m:t>
                  </m:r>
                </m:e>
                <m:sup>
                  <m:r>
                    <m:rPr>
                      <m:sty m:val="p"/>
                    </m:rPr>
                    <m:t>⊤</m:t>
                  </m:r>
                </m:sup>
              </m:sSup>
              <m:r>
                <m:rPr>
                  <m:sty m:val="bi"/>
                </m:rPr>
                <m:t>X</m:t>
              </m:r>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t>3</m:t>
                        </m:r>
                      </m:e>
                      <m:e>
                        <m:r>
                          <m:t>6</m:t>
                        </m:r>
                      </m:e>
                    </m:mr>
                    <m:mr>
                      <m:e>
                        <m:r>
                          <m:t>6</m:t>
                        </m:r>
                      </m:e>
                      <m:e>
                        <m:r>
                          <m:t>14</m:t>
                        </m:r>
                      </m:e>
                    </m:mr>
                  </m:m>
                </m:e>
              </m:d>
            </m:e>
          </m:eqArr>
        </m:oMath>
      </m:oMathPara>
    </w:p>
    <w:p>
      <w:pPr>
        <w:numPr>
          <w:ilvl w:val="0"/>
          <w:numId w:val="1000"/>
        </w:numPr>
      </w:pPr>
      <w:r>
        <w:t xml:space="preserve">(</w:t>
      </w:r>
      <w:hyperlink w:anchor="exm-pd-gram">
        <w:r>
          <w:rPr>
            <w:rStyle w:val="Hyperlink"/>
          </w:rPr>
          <w:t xml:space="preserve">Example 206</w:t>
        </w:r>
      </w:hyperlink>
      <w:r>
        <w:t xml:space="preserve">),</w:t>
      </w:r>
      <w:r>
        <w:t xml:space="preserve"> </w:t>
      </w:r>
      <w:r>
        <w:t xml:space="preserve">part 2 gives that</w:t>
      </w:r>
      <w:r>
        <w:t xml:space="preserve"> </w:t>
      </w:r>
      <m:oMath>
        <m:r>
          <m:t>2</m:t>
        </m:r>
        <m:sSub>
          <m:e>
            <m:r>
              <m:rPr>
                <m:sty m:val="bi"/>
              </m:rPr>
              <m:t>I</m:t>
            </m:r>
          </m:e>
          <m:sub>
            <m:r>
              <m:t>2</m:t>
            </m:r>
          </m:sub>
        </m:sSub>
        <m:r>
          <m:rPr>
            <m:sty m:val="p"/>
          </m:rPr>
          <m:t>+</m:t>
        </m:r>
        <m:sSup>
          <m:e>
            <m:r>
              <m:rPr>
                <m:sty m:val="bi"/>
              </m:rPr>
              <m:t>X</m:t>
            </m:r>
          </m:e>
          <m:sup>
            <m:r>
              <m:rPr>
                <m:sty m:val="p"/>
              </m:rPr>
              <m:t>⊤</m:t>
            </m:r>
          </m:sup>
        </m:sSup>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6</m:t>
                  </m:r>
                </m:e>
              </m:mr>
              <m:mr>
                <m:e>
                  <m:r>
                    <m:t>6</m:t>
                  </m:r>
                </m:e>
                <m:e>
                  <m:r>
                    <m:t>16</m:t>
                  </m:r>
                </m:e>
              </m:mr>
            </m:m>
          </m:e>
        </m:d>
      </m:oMath>
      <w:r>
        <w:t xml:space="preserve"> </w:t>
      </w:r>
      <w:r>
        <w:t xml:space="preserve">is positive definite.</w:t>
      </w:r>
    </w:p>
    <w:p>
      <w:pPr>
        <w:numPr>
          <w:ilvl w:val="0"/>
          <w:numId w:val="1107"/>
        </w:numPr>
      </w:pPr>
      <w:del w:id="28553" w:author="PR Preview" w:date="2026-01-01T00:00:00Z">
        <w:r>
          <w:delText xml:space="preserve">An aside beyond part 2:</w:delText>
        </w:r>
      </w:del>
      <w:del w:id="28554" w:author="PR Preview" w:date="2026-01-01T00:00:00Z">
        <w:r>
          <w:delText xml:space="preserve"> </w:delText>
        </w:r>
      </w:del>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del w:id="28555" w:author="PR Preview" w:date="2026-01-01T00:00:00Z">
        <w:r>
          <w:delText xml:space="preserve"> </w:delText>
        </w:r>
      </w:del>
      <w:del w:id="28556" w:author="PR Preview" w:date="2026-01-01T00:00:00Z">
        <w:r>
          <w:delText xml:space="preserve">is positive definite plus positive semidefinite;</w:delText>
        </w:r>
      </w:del>
      <w:del w:id="28557" w:author="PR Preview" w:date="2026-01-01T00:00:00Z">
        <w:r>
          <w:delText xml:space="preserve"> </w:delText>
        </w:r>
      </w:del>
      <w:del w:id="28558" w:author="PR Preview" w:date="2026-01-01T00:00:00Z">
        <w:r>
          <w:delText xml:space="preserve">its quadratic form is</w:delText>
        </w:r>
      </w:del>
      <w:del w:id="28559" w:author="PR Preview" w:date="2026-01-01T00:00:00Z">
        <w:r>
          <w:delText xml:space="preserve"> </w:delText>
        </w:r>
      </w:del>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del w:id="28560" w:author="PR Preview" w:date="2026-01-01T00:00:00Z">
        <w:r>
          <w:delText xml:space="preserve"> </w:delText>
        </w:r>
      </w:del>
      <w:del w:id="28561" w:author="PR Preview" w:date="2026-01-01T00:00:00Z">
        <w:r>
          <w:delText xml:space="preserve">for</w:delText>
        </w:r>
      </w:del>
      <w:del w:id="28562"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8563" w:author="PR Preview" w:date="2026-01-01T00:00:00Z">
        <w:r>
          <w:delText xml:space="preserve">,</w:delText>
        </w:r>
      </w:del>
      <w:del w:id="28564" w:author="PR Preview" w:date="2026-01-01T00:00:00Z">
        <w:r>
          <w:delText xml:space="preserve"> </w:delText>
        </w:r>
      </w:del>
      <w:del w:id="28565" w:author="PR Preview" w:date="2026-01-01T00:00:00Z">
        <w:r>
          <w:delText xml:space="preserve">so it is positive definite, in line with its eigenvalues</w:delText>
        </w:r>
      </w:del>
      <w:del w:id="28566" w:author="PR Preview" w:date="2026-01-01T00:00:00Z">
        <w:r>
          <w:delText xml:space="preserve"> </w:delText>
        </w:r>
      </w:del>
      <m:oMath>
        <m:r>
          <m:t>3</m:t>
        </m:r>
      </m:oMath>
      <w:del w:id="28567" w:author="PR Preview" w:date="2026-01-01T00:00:00Z">
        <w:r>
          <w:delText xml:space="preserve"> </w:delText>
        </w:r>
      </w:del>
      <w:del w:id="28568" w:author="PR Preview" w:date="2026-01-01T00:00:00Z">
        <w:r>
          <w:delText xml:space="preserve">and</w:delText>
        </w:r>
      </w:del>
      <w:del w:id="28569" w:author="PR Preview" w:date="2026-01-01T00:00:00Z">
        <w:r>
          <w:delText xml:space="preserve"> </w:delText>
        </w:r>
      </w:del>
      <m:oMath>
        <m:r>
          <m:t>1</m:t>
        </m:r>
      </m:oMath>
      <w:del w:id="28570" w:author="PR Preview" w:date="2026-01-01T00:00:00Z">
        <w:r>
          <w:delText xml:space="preserve"> </w:delText>
        </w:r>
      </w:del>
      <w:del w:id="28571" w:author="PR Preview" w:date="2026-01-01T00:00:00Z">
        <w:r>
          <w:delText xml:space="preserve">(</w:delText>
        </w:r>
      </w:del>
      <w:hyperlink w:anchor="exm-eigenvalue">
        <w:del w:id="28572" w:author="PR Preview" w:date="2026-01-01T00:00:00Z">
          <w:r>
            <w:rPr>
              <w:rStyle w:val="Hyperlink"/>
            </w:rPr>
            <w:delText xml:space="preserve">Example 144</w:delText>
          </w:r>
        </w:del>
      </w:hyperlink>
      <w:del w:id="28573" w:author="PR Preview" w:date="2026-01-01T00:00:00Z">
        <w:r>
          <w:delText xml:space="preserve">).</w:delText>
        </w:r>
      </w:del>
    </w:p>
    <w:p>
      <w:pPr>
        <w:numPr>
          <w:ilvl w:val="0"/>
          <w:numId w:val="1107"/>
        </w:numPr>
      </w:pPr>
      <w:ins w:id="28574" w:author="PR Preview" w:date="2026-01-01T00:00:00Z">
        <w:r>
          <w:t xml:space="preserve">An aside beyond part 2:</w:t>
        </w:r>
      </w:ins>
      <w:ins w:id="28575" w:author="PR Preview" w:date="2026-01-01T00:00:00Z">
        <w:r>
          <w:t xml:space="preserve"> </w:t>
        </w:r>
      </w:ins>
      <m:oMath>
        <m:sSub>
          <m:e>
            <m:r>
              <m:rPr>
                <m:sty m:val="bi"/>
              </m:rPr>
              <m:t>I</m:t>
            </m:r>
          </m:e>
          <m:sub>
            <m:r>
              <m:t>2</m:t>
            </m:r>
          </m:sub>
        </m:sSub>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ins w:id="28576" w:author="PR Preview" w:date="2026-01-01T00:00:00Z">
        <w:r>
          <w:t xml:space="preserve"> </w:t>
        </w:r>
      </w:ins>
      <w:ins w:id="28577" w:author="PR Preview" w:date="2026-01-01T00:00:00Z">
        <w:r>
          <w:t xml:space="preserve">is positive definite plus positive semidefinite;</w:t>
        </w:r>
      </w:ins>
      <w:ins w:id="28578" w:author="PR Preview" w:date="2026-01-01T00:00:00Z">
        <w:r>
          <w:t xml:space="preserve"> </w:t>
        </w:r>
      </w:ins>
      <w:ins w:id="28579" w:author="PR Preview" w:date="2026-01-01T00:00:00Z">
        <w:r>
          <w:t xml:space="preserve">its quadratic form is</w:t>
        </w:r>
      </w:ins>
      <w:ins w:id="28580" w:author="PR Preview" w:date="2026-01-01T00:00:00Z">
        <w:r>
          <w:t xml:space="preserve"> </w:t>
        </w:r>
      </w:ins>
      <m:oMath>
        <m:sSubSup>
          <m:e>
            <m:r>
              <m:t>x</m:t>
            </m:r>
          </m:e>
          <m:sub>
            <m:r>
              <m:t>1</m:t>
            </m:r>
          </m:sub>
          <m:sup>
            <m:r>
              <m:t>2</m:t>
            </m:r>
          </m:sup>
        </m:sSubSup>
        <m:r>
          <m:rPr>
            <m:sty m:val="p"/>
          </m:rPr>
          <m:t>+</m:t>
        </m:r>
        <m:sSubSup>
          <m:e>
            <m:r>
              <m:t>x</m:t>
            </m:r>
          </m:e>
          <m:sub>
            <m:r>
              <m:t>2</m:t>
            </m:r>
          </m:sub>
          <m:sup>
            <m:r>
              <m:t>2</m:t>
            </m:r>
          </m:sup>
        </m:sSubSup>
        <m:r>
          <m:rPr>
            <m:sty m:val="p"/>
          </m:rPr>
          <m:t>+</m:t>
        </m:r>
        <m:r>
          <m:rPr>
            <m:sty m:val="p"/>
          </m:rPr>
          <m:t>(</m:t>
        </m:r>
        <m:sSub>
          <m:e>
            <m:r>
              <m:t>x</m:t>
            </m:r>
          </m:e>
          <m:sub>
            <m:r>
              <m:t>1</m:t>
            </m:r>
          </m:sub>
        </m:sSub>
        <m:r>
          <m:rPr>
            <m:sty m:val="p"/>
          </m:rPr>
          <m:t>+</m:t>
        </m:r>
        <m:sSub>
          <m:e>
            <m:r>
              <m:t>x</m:t>
            </m:r>
          </m:e>
          <m:sub>
            <m:r>
              <m:t>2</m:t>
            </m:r>
          </m:sub>
        </m:sSub>
        <m:sSup>
          <m:e>
            <m:r>
              <m:rPr>
                <m:sty m:val="p"/>
              </m:rPr>
              <m:t>)</m:t>
            </m:r>
          </m:e>
          <m:sup>
            <m:r>
              <m:t>2</m:t>
            </m:r>
          </m:sup>
        </m:sSup>
        <m:r>
          <m:rPr>
            <m:sty m:val="p"/>
          </m:rPr>
          <m:t>&gt;</m:t>
        </m:r>
        <m:r>
          <m:t>0</m:t>
        </m:r>
      </m:oMath>
      <w:ins w:id="28581" w:author="PR Preview" w:date="2026-01-01T00:00:00Z">
        <w:r>
          <w:t xml:space="preserve"> </w:t>
        </w:r>
      </w:ins>
      <w:ins w:id="28582" w:author="PR Preview" w:date="2026-01-01T00:00:00Z">
        <w:r>
          <w:t xml:space="preserve">for</w:t>
        </w:r>
      </w:ins>
      <w:ins w:id="28583" w:author="PR Preview" w:date="2026-01-01T00:00:00Z">
        <w:r>
          <w:t xml:space="preserve"> </w:t>
        </w:r>
      </w:ins>
      <w:ins w:id="28584" w:author="PR Preview" w:date="2026-01-01T00:00:00Z">
        <w:r>
          <w:t xml:space="preserve">$\mathord{\smash[b]{\underset{\raise.3ex\hbox{$\scriptstyle\sim$}}{x}}\vphantom{x}}\ne \mathord{\smash[b]{\underset{\raise.3ex\hbox{$\scriptstyle\sim$}}{0}}\vphantom{0}}$</w:t>
        </w:r>
      </w:ins>
      <w:ins w:id="28585" w:author="PR Preview" w:date="2026-01-01T00:00:00Z">
        <w:r>
          <w:t xml:space="preserve">,</w:t>
        </w:r>
      </w:ins>
      <w:ins w:id="28586" w:author="PR Preview" w:date="2026-01-01T00:00:00Z">
        <w:r>
          <w:t xml:space="preserve"> </w:t>
        </w:r>
      </w:ins>
      <w:ins w:id="28587" w:author="PR Preview" w:date="2026-01-01T00:00:00Z">
        <w:r>
          <w:t xml:space="preserve">so it is positive definite, in line with its eigenvalues</w:t>
        </w:r>
      </w:ins>
      <w:ins w:id="28588" w:author="PR Preview" w:date="2026-01-01T00:00:00Z">
        <w:r>
          <w:t xml:space="preserve"> </w:t>
        </w:r>
      </w:ins>
      <m:oMath>
        <m:r>
          <m:t>3</m:t>
        </m:r>
      </m:oMath>
      <w:ins w:id="28589" w:author="PR Preview" w:date="2026-01-01T00:00:00Z">
        <w:r>
          <w:t xml:space="preserve"> </w:t>
        </w:r>
      </w:ins>
      <w:ins w:id="28590" w:author="PR Preview" w:date="2026-01-01T00:00:00Z">
        <w:r>
          <w:t xml:space="preserve">and</w:t>
        </w:r>
      </w:ins>
      <w:ins w:id="28591" w:author="PR Preview" w:date="2026-01-01T00:00:00Z">
        <w:r>
          <w:t xml:space="preserve"> </w:t>
        </w:r>
      </w:ins>
      <m:oMath>
        <m:r>
          <m:t>1</m:t>
        </m:r>
      </m:oMath>
      <w:ins w:id="28592" w:author="PR Preview" w:date="2026-01-01T00:00:00Z">
        <w:r>
          <w:t xml:space="preserve"> </w:t>
        </w:r>
      </w:ins>
      <w:ins w:id="28593" w:author="PR Preview" w:date="2026-01-01T00:00:00Z">
        <w:r>
          <w:t xml:space="preserve">(</w:t>
        </w:r>
      </w:ins>
      <w:hyperlink w:anchor="exm-eigenvalue">
        <w:ins w:id="28594" w:author="PR Preview" w:date="2026-01-01T00:00:00Z">
          <w:r>
            <w:rPr>
              <w:rStyle w:val="Hyperlink"/>
            </w:rPr>
            <w:t xml:space="preserve">Example 144</w:t>
          </w:r>
        </w:ins>
      </w:hyperlink>
      <w:ins w:id="28595" w:author="PR Preview" w:date="2026-01-01T00:00:00Z">
        <w:r>
          <w:t xml:space="preserve">).</w:t>
        </w:r>
      </w:ins>
    </w:p>
    <w:p>
      <w:pPr>
        <w:numPr>
          <w:ilvl w:val="0"/>
          <w:numId w:val="1107"/>
        </w:numPr>
      </w:pPr>
      <w:r>
        <w:t xml:space="preserve">Independence is needed in part 1:</w:t>
      </w:r>
      <w:r>
        <w:t xml:space="preserve"> </w:t>
      </w:r>
      <w:r>
        <w:t xml:space="preserve">with</w:t>
      </w:r>
      <w:r>
        <w:t xml:space="preserve"> </w:t>
      </w: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1</m:t>
                  </m:r>
                </m:e>
              </m:mr>
              <m:mr>
                <m:e>
                  <m:r>
                    <m:t>1</m:t>
                  </m:r>
                </m:e>
                <m:e>
                  <m:r>
                    <m:t>1</m:t>
                  </m:r>
                </m:e>
              </m:mr>
            </m:m>
          </m:e>
        </m:d>
      </m:oMath>
      <w:r>
        <w:t xml:space="preserve">, whose columns are equal,</w:t>
      </w:r>
      <w:r>
        <w:t xml:space="preserve"> </w:t>
      </w:r>
      <m:oMath>
        <m:sSup>
          <m:e>
            <m:r>
              <m:rPr>
                <m:sty m:val="bi"/>
              </m:rPr>
              <m:t>A</m:t>
            </m:r>
          </m:e>
          <m:sup>
            <m:r>
              <m:rPr>
                <m:sty m:val="p"/>
              </m:rPr>
              <m:t>⊤</m:t>
            </m:r>
          </m:sup>
        </m:sSup>
        <m:r>
          <m:t> </m:t>
        </m:r>
        <m:sSub>
          <m:e>
            <m:r>
              <m:rPr>
                <m:sty m:val="bi"/>
              </m:rPr>
              <m:t>I</m:t>
            </m:r>
          </m:e>
          <m:sub>
            <m:r>
              <m:t>2</m:t>
            </m:r>
          </m:sub>
        </m:sSub>
        <m:r>
          <m:t> </m:t>
        </m:r>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2</m:t>
                  </m:r>
                </m:e>
              </m:mr>
              <m:mr>
                <m:e>
                  <m:r>
                    <m:t>2</m:t>
                  </m:r>
                </m:e>
                <m:e>
                  <m:r>
                    <m:t>2</m:t>
                  </m:r>
                </m:e>
              </m:mr>
            </m:m>
          </m:e>
        </m:d>
      </m:oMath>
      <w:r>
        <w:t xml:space="preserve">,</w:t>
      </w:r>
      <w:r>
        <w:t xml:space="preserve"> </w:t>
      </w:r>
      <w:r>
        <w:t xml:space="preserve">and</w:t>
      </w:r>
      <w:r>
        <w:t xml:space="preserve"> </w:t>
      </w:r>
      <m:oMath>
        <m:r>
          <m:rPr>
            <m:sty m:val="p"/>
          </m:rPr>
          <m:t>(</m:t>
        </m:r>
        <m:r>
          <m:t>1</m:t>
        </m:r>
        <m:r>
          <m:rPr>
            <m:sty m:val="p"/>
          </m:rPr>
          <m:t>,</m:t>
        </m:r>
        <m:r>
          <m:rPr>
            <m:sty m:val="p"/>
          </m:rPr>
          <m:t>−</m:t>
        </m:r>
        <m:r>
          <m:t>1</m:t>
        </m:r>
        <m:r>
          <m:rPr>
            <m:sty m:val="p"/>
          </m:rPr>
          <m:t>)</m:t>
        </m:r>
      </m:oMath>
      <w:r>
        <w:t xml:space="preserve"> </w:t>
      </w:r>
      <w:r>
        <w:t xml:space="preserve">gives quadratic form</w:t>
      </w:r>
      <w:r>
        <w:t xml:space="preserve"> </w:t>
      </w:r>
      <m:oMath>
        <m:r>
          <m:t>0</m:t>
        </m:r>
      </m:oMath>
      <w:r>
        <w:t xml:space="preserve">.</w:t>
      </w:r>
    </w:p>
    <w:bookmarkEnd w:id="652"/>
    <w:bookmarkStart w:id="653" w:name="def-block-matrix"/>
    <w:p>
      <w:pPr>
        <w:pStyle w:val="FirstParagraph"/>
      </w:pPr>
      <w:r>
        <w:rPr>
          <w:b/>
          <w:bCs/>
        </w:rPr>
        <w:t xml:space="preserve">Definition 122 (Block matrix)</w:t>
      </w:r>
      <w:r>
        <w:t xml:space="preserve"> </w:t>
      </w:r>
      <w:r>
        <w:t xml:space="preserve">Split the rows of an</w:t>
      </w:r>
      <w:r>
        <w:t xml:space="preserve"> </w:t>
      </w:r>
      <m:oMath>
        <m:r>
          <m:t>m</m:t>
        </m:r>
        <m:r>
          <m:rPr>
            <m:sty m:val="p"/>
          </m:rPr>
          <m:t>×</m:t>
        </m:r>
        <m:r>
          <m:t>n</m:t>
        </m:r>
      </m:oMath>
      <w:r>
        <w:t xml:space="preserve"> </w:t>
      </w:r>
      <w:r>
        <w:t xml:space="preserve">matrix</w:t>
      </w:r>
      <w:r>
        <w:t xml:space="preserve"> </w:t>
      </w:r>
      <m:oMath>
        <m:r>
          <m:rPr>
            <m:sty m:val="bi"/>
          </m:rPr>
          <m:t>X</m:t>
        </m:r>
      </m:oMath>
      <w:r>
        <w:t xml:space="preserve"> </w:t>
      </w:r>
      <w:r>
        <w:t xml:space="preserve">into the first</w:t>
      </w:r>
      <w:r>
        <w:t xml:space="preserve"> </w:t>
      </w:r>
      <m:oMath>
        <m:r>
          <m:t>k</m:t>
        </m:r>
      </m:oMath>
      <w:r>
        <w:t xml:space="preserve"> </w:t>
      </w:r>
      <w:r>
        <w:t xml:space="preserve">and the last</w:t>
      </w:r>
      <w:r>
        <w:t xml:space="preserve"> </w:t>
      </w:r>
      <m:oMath>
        <m:r>
          <m:t>m</m:t>
        </m:r>
        <m:r>
          <m:rPr>
            <m:sty m:val="p"/>
          </m:rPr>
          <m:t>−</m:t>
        </m:r>
        <m:r>
          <m:t>k</m:t>
        </m:r>
      </m:oMath>
      <w:r>
        <w:t xml:space="preserve">,</w:t>
      </w:r>
      <w:r>
        <w:t xml:space="preserve"> </w:t>
      </w:r>
      <w:r>
        <w:t xml:space="preserve">and its columns into the first</w:t>
      </w:r>
      <w:r>
        <w:t xml:space="preserve"> </w:t>
      </w:r>
      <m:oMath>
        <m:r>
          <m:t>l</m:t>
        </m:r>
      </m:oMath>
      <w:r>
        <w:t xml:space="preserve"> </w:t>
      </w:r>
      <w:r>
        <w:t xml:space="preserve">and the last</w:t>
      </w:r>
      <w:r>
        <w:t xml:space="preserve"> </w:t>
      </w:r>
      <m:oMath>
        <m:r>
          <m:t>n</m:t>
        </m:r>
        <m:r>
          <m:rPr>
            <m:sty m:val="p"/>
          </m:rPr>
          <m:t>−</m:t>
        </m:r>
        <m:r>
          <m:t>l</m:t>
        </m:r>
      </m:oMath>
      <w:r>
        <w:t xml:space="preserve">,</w:t>
      </w:r>
      <w:r>
        <w:t xml:space="preserve"> </w:t>
      </w:r>
      <w:r>
        <w:t xml:space="preserve">with</w:t>
      </w:r>
      <w:r>
        <w:t xml:space="preserve"> </w:t>
      </w:r>
      <m:oMath>
        <m:r>
          <m:t>1</m:t>
        </m:r>
        <m:r>
          <m:rPr>
            <m:sty m:val="p"/>
          </m:rPr>
          <m:t>≤</m:t>
        </m:r>
        <m:r>
          <m:t>k</m:t>
        </m:r>
        <m:r>
          <m:rPr>
            <m:sty m:val="p"/>
          </m:rPr>
          <m:t>&lt;</m:t>
        </m:r>
        <m:r>
          <m:t>m</m:t>
        </m:r>
      </m:oMath>
      <w:r>
        <w:t xml:space="preserve"> </w:t>
      </w:r>
      <w:r>
        <w:t xml:space="preserve">and</w:t>
      </w:r>
      <w:r>
        <w:t xml:space="preserve"> </w:t>
      </w:r>
      <m:oMath>
        <m:r>
          <m:t>1</m:t>
        </m:r>
        <m:r>
          <m:rPr>
            <m:sty m:val="p"/>
          </m:rPr>
          <m:t>≤</m:t>
        </m:r>
        <m:r>
          <m:t>l</m:t>
        </m:r>
        <m:r>
          <m:rPr>
            <m:sty m:val="p"/>
          </m:rPr>
          <m:t>&lt;</m:t>
        </m:r>
        <m:r>
          <m:t>n</m:t>
        </m:r>
      </m:oMath>
      <w:r>
        <w:t xml:space="preserve">.</w:t>
      </w:r>
      <w:r>
        <w:t xml:space="preserve"> </w:t>
      </w:r>
      <w:r>
        <w:t xml:space="preserve">This cuts</w:t>
      </w:r>
      <w:r>
        <w:t xml:space="preserve"> </w:t>
      </w:r>
      <m:oMath>
        <m:r>
          <m:rPr>
            <m:sty m:val="bi"/>
          </m:rPr>
          <m:t>X</m:t>
        </m:r>
      </m:oMath>
      <w:r>
        <w:t xml:space="preserve"> </w:t>
      </w:r>
      <w:r>
        <w:t xml:space="preserve">into four smaller matrices, its</w:t>
      </w:r>
      <w:r>
        <w:t xml:space="preserve"> </w:t>
      </w:r>
      <w:r>
        <w:rPr>
          <w:b/>
          <w:bCs/>
        </w:rPr>
        <w:t xml:space="preserve">blocks</w:t>
      </w:r>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oMath>
      </m:oMathPara>
    </w:p>
    <w:p>
      <w:pPr>
        <w:pStyle w:val="FirstParagraph"/>
      </w:pPr>
      <w:r>
        <w:t xml:space="preserve">where</w:t>
      </w:r>
      <w:r>
        <w:t xml:space="preserve"> </w:t>
      </w:r>
      <m:oMath>
        <m:r>
          <m:rPr>
            <m:sty m:val="bi"/>
          </m:rPr>
          <m:t>A</m:t>
        </m:r>
      </m:oMath>
      <w:r>
        <w:t xml:space="preserve"> </w:t>
      </w:r>
      <w:r>
        <w:t xml:space="preserve">(</w:t>
      </w:r>
      <m:oMath>
        <m:r>
          <m:t>k</m:t>
        </m:r>
        <m:r>
          <m:rPr>
            <m:sty m:val="p"/>
          </m:rPr>
          <m:t>×</m:t>
        </m:r>
        <m:r>
          <m:t>l</m:t>
        </m:r>
      </m:oMath>
      <w:r>
        <w:t xml:space="preserve">) holds the entries</w:t>
      </w:r>
      <w:r>
        <w:t xml:space="preserve"> </w:t>
      </w:r>
      <m:oMath>
        <m:sSub>
          <m:e>
            <m:r>
              <m:t>x</m:t>
            </m:r>
          </m:e>
          <m:sub>
            <m:r>
              <m:t>i</m:t>
            </m:r>
            <m:r>
              <m:t>j</m:t>
            </m:r>
          </m:sub>
        </m:sSub>
      </m:oMath>
      <w:r>
        <w:t xml:space="preserve"> </w:t>
      </w:r>
      <w:r>
        <w:t xml:space="preserve">with</w:t>
      </w:r>
      <w:r>
        <w:t xml:space="preserve"> </w:t>
      </w:r>
      <m:oMath>
        <m:r>
          <m:t>i</m:t>
        </m:r>
        <m:r>
          <m:rPr>
            <m:sty m:val="p"/>
          </m:rPr>
          <m:t>≤</m:t>
        </m:r>
        <m:r>
          <m:t>k</m:t>
        </m:r>
      </m:oMath>
      <w:r>
        <w:t xml:space="preserve"> </w:t>
      </w:r>
      <w:r>
        <w:t xml:space="preserve">and</w:t>
      </w:r>
      <w:r>
        <w:t xml:space="preserve"> </w:t>
      </w:r>
      <m:oMath>
        <m:r>
          <m:t>j</m:t>
        </m:r>
        <m:r>
          <m:rPr>
            <m:sty m:val="p"/>
          </m:rPr>
          <m:t>≤</m:t>
        </m:r>
        <m:r>
          <m:t>l</m:t>
        </m:r>
      </m:oMath>
      <w:r>
        <w:t xml:space="preserve">,</w:t>
      </w:r>
      <w:r>
        <w:t xml:space="preserve"> </w:t>
      </w:r>
      <m:oMath>
        <m:r>
          <m:rPr>
            <m:sty m:val="bi"/>
          </m:rPr>
          <m:t>B</m:t>
        </m:r>
      </m:oMath>
      <w:r>
        <w:t xml:space="preserve"> </w:t>
      </w:r>
      <w:r>
        <w:t xml:space="preserve">(</w:t>
      </w:r>
      <m:oMath>
        <m:r>
          <m:t>k</m:t>
        </m:r>
        <m:r>
          <m:rPr>
            <m:sty m:val="p"/>
          </m:rPr>
          <m:t>×</m:t>
        </m:r>
        <m:r>
          <m:rPr>
            <m:sty m:val="p"/>
          </m:rPr>
          <m:t>(</m:t>
        </m:r>
        <m:r>
          <m:t>n</m:t>
        </m:r>
        <m:r>
          <m:rPr>
            <m:sty m:val="p"/>
          </m:rPr>
          <m:t>−</m:t>
        </m:r>
        <m:r>
          <m:t>l</m:t>
        </m:r>
        <m:r>
          <m:rPr>
            <m:sty m:val="p"/>
          </m:rPr>
          <m:t>)</m:t>
        </m:r>
      </m:oMath>
      <w:r>
        <w:t xml:space="preserve">) those with</w:t>
      </w:r>
      <w:r>
        <w:t xml:space="preserve"> </w:t>
      </w:r>
      <m:oMath>
        <m:r>
          <m:t>i</m:t>
        </m:r>
        <m:r>
          <m:rPr>
            <m:sty m:val="p"/>
          </m:rPr>
          <m:t>≤</m:t>
        </m:r>
        <m:r>
          <m:t>k</m:t>
        </m:r>
      </m:oMath>
      <w:r>
        <w:t xml:space="preserve"> </w:t>
      </w:r>
      <w:r>
        <w:t xml:space="preserve">and</w:t>
      </w:r>
      <w:r>
        <w:t xml:space="preserve"> </w:t>
      </w:r>
      <m:oMath>
        <m:r>
          <m:t>j</m:t>
        </m:r>
        <m:r>
          <m:rPr>
            <m:sty m:val="p"/>
          </m:rPr>
          <m:t>&gt;</m:t>
        </m:r>
        <m:r>
          <m:t>l</m:t>
        </m:r>
      </m:oMath>
      <w:r>
        <w:t xml:space="preserve">,</w:t>
      </w:r>
      <w:r>
        <w:t xml:space="preserve"> </w:t>
      </w:r>
      <m:oMath>
        <m:r>
          <m:rPr>
            <m:sty m:val="bi"/>
          </m:rPr>
          <m:t>C</m:t>
        </m:r>
      </m:oMath>
      <w:r>
        <w:t xml:space="preserve"> </w:t>
      </w:r>
      <w:r>
        <w:t xml:space="preserve">(</w:t>
      </w:r>
      <m:oMath>
        <m:r>
          <m:rPr>
            <m:sty m:val="p"/>
          </m:rPr>
          <m:t>(</m:t>
        </m:r>
        <m:r>
          <m:t>m</m:t>
        </m:r>
        <m:r>
          <m:rPr>
            <m:sty m:val="p"/>
          </m:rPr>
          <m:t>−</m:t>
        </m:r>
        <m:r>
          <m:t>k</m:t>
        </m:r>
        <m:r>
          <m:rPr>
            <m:sty m:val="p"/>
          </m:rPr>
          <m:t>)</m:t>
        </m:r>
        <m:r>
          <m:rPr>
            <m:sty m:val="p"/>
          </m:rPr>
          <m:t>×</m:t>
        </m:r>
        <m:r>
          <m:t>l</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m:t>
        </m:r>
        <m:r>
          <m:t>l</m:t>
        </m:r>
      </m:oMath>
      <w:r>
        <w:t xml:space="preserve">,</w:t>
      </w:r>
      <w:r>
        <w:t xml:space="preserve"> </w:t>
      </w:r>
      <w:r>
        <w:t xml:space="preserve">and</w:t>
      </w:r>
      <w:r>
        <w:t xml:space="preserve"> </w:t>
      </w:r>
      <m:oMath>
        <m:r>
          <m:rPr>
            <m:sty m:val="bi"/>
          </m:rPr>
          <m:t>D</m:t>
        </m:r>
      </m:oMath>
      <w:r>
        <w:t xml:space="preserve"> </w:t>
      </w:r>
      <w:r>
        <w:t xml:space="preserve">(</w:t>
      </w:r>
      <m:oMath>
        <m:r>
          <m:rPr>
            <m:sty m:val="p"/>
          </m:rPr>
          <m:t>(</m:t>
        </m:r>
        <m:r>
          <m:t>m</m:t>
        </m:r>
        <m:r>
          <m:rPr>
            <m:sty m:val="p"/>
          </m:rPr>
          <m:t>−</m:t>
        </m:r>
        <m:r>
          <m:t>k</m:t>
        </m:r>
        <m:r>
          <m:rPr>
            <m:sty m:val="p"/>
          </m:rPr>
          <m:t>)</m:t>
        </m:r>
        <m:r>
          <m:rPr>
            <m:sty m:val="p"/>
          </m:rPr>
          <m:t>×</m:t>
        </m:r>
        <m:r>
          <m:rPr>
            <m:sty m:val="p"/>
          </m:rPr>
          <m:t>(</m:t>
        </m:r>
        <m:r>
          <m:t>n</m:t>
        </m:r>
        <m:r>
          <m:rPr>
            <m:sty m:val="p"/>
          </m:rPr>
          <m:t>−</m:t>
        </m:r>
        <m:r>
          <m:t>l</m:t>
        </m:r>
        <m:r>
          <m:rPr>
            <m:sty m:val="p"/>
          </m:rPr>
          <m:t>)</m:t>
        </m:r>
      </m:oMath>
      <w:r>
        <w:t xml:space="preserve">) those with</w:t>
      </w:r>
      <w:r>
        <w:t xml:space="preserve"> </w:t>
      </w:r>
      <m:oMath>
        <m:r>
          <m:t>i</m:t>
        </m:r>
        <m:r>
          <m:rPr>
            <m:sty m:val="p"/>
          </m:rPr>
          <m:t>&gt;</m:t>
        </m:r>
        <m:r>
          <m:t>k</m:t>
        </m:r>
      </m:oMath>
      <w:r>
        <w:t xml:space="preserve"> </w:t>
      </w:r>
      <w:r>
        <w:t xml:space="preserve">and</w:t>
      </w:r>
      <w:r>
        <w:t xml:space="preserve"> </w:t>
      </w:r>
      <m:oMath>
        <m:r>
          <m:t>j</m:t>
        </m:r>
        <m:r>
          <m:rPr>
            <m:sty m:val="p"/>
          </m:rPr>
          <m:t>&gt;</m:t>
        </m:r>
        <m:r>
          <m:t>l</m:t>
        </m:r>
      </m:oMath>
      <w:r>
        <w:t xml:space="preserve">,</w:t>
      </w:r>
      <w:r>
        <w:t xml:space="preserve"> </w:t>
      </w:r>
      <w:r>
        <w:t xml:space="preserve">each in its original order.</w:t>
      </w:r>
      <w:r>
        <w:t xml:space="preserve"> </w:t>
      </w:r>
      <w:r>
        <w:t xml:space="preserve">A matrix written this way is a</w:t>
      </w:r>
      <w:r>
        <w:t xml:space="preserve"> </w:t>
      </w:r>
      <w:r>
        <w:rPr>
          <w:b/>
          <w:bCs/>
        </w:rPr>
        <w:t xml:space="preserve">block matrix</w:t>
      </w:r>
      <w:r>
        <w:t xml:space="preserve">.</w:t>
      </w:r>
    </w:p>
    <w:bookmarkEnd w:id="653"/>
    <w:bookmarkStart w:id="654" w:name="exm-block-matrix"/>
    <w:p>
      <w:pPr>
        <w:pStyle w:val="BodyText"/>
      </w:pPr>
      <w:r>
        <w:rPr>
          <w:b/>
          <w:bCs/>
        </w:rPr>
        <w:t xml:space="preserve">Example 208 (Cutting a</w:t>
      </w:r>
      <w:r>
        <w:rPr>
          <w:b/>
          <w:bCs/>
        </w:rPr>
        <w:t xml:space="preserve"> </w:t>
      </w:r>
      <m:oMath>
        <m:r>
          <m:t>3</m:t>
        </m:r>
        <m:r>
          <m:rPr>
            <m:sty m:val="p"/>
          </m:rPr>
          <m:t>×</m:t>
        </m:r>
        <m:r>
          <m:t>3</m:t>
        </m:r>
      </m:oMath>
      <w:r>
        <w:rPr>
          <w:b/>
          <w:bCs/>
        </w:rPr>
        <w:t xml:space="preserve"> </w:t>
      </w:r>
      <w:r>
        <w:rPr>
          <w:b/>
          <w:bCs/>
        </w:rPr>
        <w:t xml:space="preserve">matrix into blocks)</w:t>
      </w:r>
      <w:r>
        <w:t xml:space="preserve"> </w:t>
      </w:r>
      <w:r>
        <w:t xml:space="preserve">With</w:t>
      </w:r>
    </w:p>
    <w:p>
      <w:pPr>
        <w:pStyle w:val="BodyText"/>
      </w:pPr>
      <m:oMathPara>
        <m:oMathParaPr>
          <m:jc m:val="center"/>
        </m:oMathParaPr>
        <m:oMath>
          <m:eqArr>
            <m:e>
              <m:r>
                <m:t>k</m:t>
              </m:r>
              <m:r>
                <m:t>&amp;</m:t>
              </m:r>
              <m:r>
                <m:rPr>
                  <m:sty m:val="p"/>
                </m:rPr>
                <m:t>=</m:t>
              </m:r>
              <m:r>
                <m:t>l</m:t>
              </m:r>
            </m:e>
            <m:e>
              <m:r>
                <m:t>&amp;</m:t>
              </m:r>
              <m:r>
                <m:rPr>
                  <m:sty m:val="p"/>
                </m:rPr>
                <m:t>=</m:t>
              </m:r>
              <m:r>
                <m:t>1</m:t>
              </m:r>
              <m:r>
                <m:rPr>
                  <m:sty m:val="p"/>
                </m:rPr>
                <m:t>,</m:t>
              </m:r>
            </m:e>
          </m:eqArr>
        </m:oMath>
      </m:oMathPara>
    </w:p>
    <w:p>
      <w:pPr>
        <w:pStyle w:val="FirstParagraph"/>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4</m:t>
                    </m:r>
                  </m:e>
                  <m:e>
                    <m:r>
                      <m:t>2</m:t>
                    </m:r>
                  </m:e>
                  <m:e>
                    <m:r>
                      <m:t>1</m:t>
                    </m:r>
                  </m:e>
                </m:mr>
                <m:mr>
                  <m:e>
                    <m:r>
                      <m:t>2</m:t>
                    </m:r>
                  </m:e>
                  <m:e>
                    <m:r>
                      <m:t>5</m:t>
                    </m:r>
                  </m:e>
                  <m:e>
                    <m:r>
                      <m:t>3</m:t>
                    </m:r>
                  </m:e>
                </m:mr>
                <m:mr>
                  <m:e>
                    <m:r>
                      <m:t>1</m:t>
                    </m:r>
                  </m:e>
                  <m:e>
                    <m:r>
                      <m:t>3</m:t>
                    </m:r>
                  </m:e>
                  <m:e>
                    <m:r>
                      <m:t>6</m:t>
                    </m:r>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r>
                      <m:rPr>
                        <m:sty m:val="bi"/>
                      </m:rPr>
                      <m:t>C</m:t>
                    </m:r>
                  </m:e>
                  <m:e>
                    <m:r>
                      <m:rPr>
                        <m:sty m:val="bi"/>
                      </m:rPr>
                      <m:t>D</m:t>
                    </m:r>
                  </m:e>
                </m:mr>
              </m:m>
            </m:e>
          </m:d>
          <m:r>
            <m:rPr>
              <m:sty m:val="p"/>
            </m:rPr>
            <m:t>,</m:t>
          </m:r>
          <m:r>
            <m:t>  </m:t>
          </m:r>
          <m:r>
            <m:rPr>
              <m:sty m:val="bi"/>
            </m:rPr>
            <m:t>A</m:t>
          </m:r>
          <m:r>
            <m:rPr>
              <m:sty m:val="p"/>
            </m:rPr>
            <m:t>=</m:t>
          </m:r>
          <m:d>
            <m:dPr>
              <m:begChr m:val="["/>
              <m:sepChr m:val=""/>
              <m:endChr m:val="]"/>
              <m:grow/>
            </m:dPr>
            <m:e>
              <m:m>
                <m:mPr>
                  <m:baseJc m:val="center"/>
                  <m:plcHide m:val="on"/>
                  <m:mcs>
                    <m:mc>
                      <m:mcPr>
                        <m:mcJc m:val="center"/>
                        <m:count m:val="1"/>
                      </m:mcPr>
                    </m:mc>
                  </m:mcs>
                </m:mPr>
                <m:mr>
                  <m:e>
                    <m:r>
                      <m:t>4</m:t>
                    </m:r>
                  </m:e>
                </m:mr>
              </m:m>
            </m:e>
          </m:d>
          <m:r>
            <m:rPr>
              <m:sty m:val="p"/>
            </m:rPr>
            <m:t>,</m:t>
          </m:r>
          <m:r>
            <m:t> </m:t>
          </m:r>
          <m:r>
            <m:rPr>
              <m:sty m:val="bi"/>
            </m:rPr>
            <m:t>B</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e>
                </m:mr>
              </m:m>
            </m:e>
          </m:d>
          <m:r>
            <m:rPr>
              <m:sty m:val="p"/>
            </m:rPr>
            <m:t>,</m:t>
          </m:r>
          <m:r>
            <m:t> </m:t>
          </m:r>
          <m:r>
            <m:rPr>
              <m:sty m:val="bi"/>
            </m:rPr>
            <m:t>C</m:t>
          </m:r>
          <m:r>
            <m:rPr>
              <m:sty m:val="p"/>
            </m:rPr>
            <m:t>=</m:t>
          </m:r>
          <m:d>
            <m:dPr>
              <m:begChr m:val="["/>
              <m:sepChr m:val=""/>
              <m:endChr m:val="]"/>
              <m:grow/>
            </m:dPr>
            <m:e>
              <m:m>
                <m:mPr>
                  <m:baseJc m:val="center"/>
                  <m:plcHide m:val="on"/>
                  <m:mcs>
                    <m:mc>
                      <m:mcPr>
                        <m:mcJc m:val="center"/>
                        <m:count m:val="1"/>
                      </m:mcPr>
                    </m:mc>
                  </m:mcs>
                </m:mPr>
                <m:mr>
                  <m:e>
                    <m:r>
                      <m:t>2</m:t>
                    </m:r>
                  </m:e>
                </m:mr>
                <m:mr>
                  <m:e>
                    <m:r>
                      <m:t>1</m:t>
                    </m:r>
                  </m:e>
                </m:mr>
              </m:m>
            </m:e>
          </m:d>
          <m:r>
            <m:rPr>
              <m:sty m:val="p"/>
            </m:rPr>
            <m:t>,</m:t>
          </m:r>
          <m:r>
            <m:t> </m:t>
          </m:r>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5</m:t>
                    </m:r>
                  </m:e>
                  <m:e>
                    <m:r>
                      <m:t>3</m:t>
                    </m:r>
                  </m:e>
                </m:mr>
                <m:mr>
                  <m:e>
                    <m:r>
                      <m:t>3</m:t>
                    </m:r>
                  </m:e>
                  <m:e>
                    <m:r>
                      <m:t>6</m:t>
                    </m:r>
                  </m:e>
                </m:mr>
              </m:m>
            </m:e>
          </m:d>
          <m:r>
            <m:rPr>
              <m:sty m:val="p"/>
            </m:rPr>
            <m:t>.</m:t>
          </m:r>
        </m:oMath>
      </m:oMathPara>
    </w:p>
    <w:p>
      <w:pPr>
        <w:pStyle w:val="FirstParagraph"/>
      </w:pPr>
      <w:r>
        <w:t xml:space="preserve">For instance, entry</w:t>
      </w:r>
      <w:r>
        <w:t xml:space="preserve"> </w:t>
      </w:r>
      <m:oMath>
        <m:r>
          <m:rPr>
            <m:sty m:val="p"/>
          </m:rPr>
          <m:t>(</m:t>
        </m:r>
        <m:r>
          <m:t>1</m:t>
        </m:r>
        <m:r>
          <m:rPr>
            <m:sty m:val="p"/>
          </m:rPr>
          <m:t>,</m:t>
        </m:r>
        <m:r>
          <m:t>2</m:t>
        </m:r>
        <m:r>
          <m:rPr>
            <m:sty m:val="p"/>
          </m:rPr>
          <m:t>)</m:t>
        </m:r>
      </m:oMath>
      <w:r>
        <w:t xml:space="preserve"> </w:t>
      </w:r>
      <w:r>
        <w:t xml:space="preserve">of</w:t>
      </w:r>
      <w:r>
        <w:t xml:space="preserve"> </w:t>
      </w:r>
      <m:oMath>
        <m:r>
          <m:rPr>
            <m:sty m:val="bi"/>
          </m:rPr>
          <m:t>D</m:t>
        </m:r>
      </m:oMath>
      <w:r>
        <w:t xml:space="preserve"> </w:t>
      </w:r>
      <w:r>
        <w:t xml:space="preserve">is</w:t>
      </w:r>
    </w:p>
    <w:p>
      <w:pPr>
        <w:pStyle w:val="BodyText"/>
      </w:pPr>
      <m:oMathPara>
        <m:oMathParaPr>
          <m:jc m:val="center"/>
        </m:oMathParaPr>
        <m:oMath>
          <m:eqArr>
            <m:e>
              <m:sSub>
                <m:e>
                  <m:r>
                    <m:t>x</m:t>
                  </m:r>
                </m:e>
                <m:sub>
                  <m:r>
                    <m:t>1</m:t>
                  </m:r>
                  <m:r>
                    <m:rPr>
                      <m:sty m:val="p"/>
                    </m:rPr>
                    <m:t>+</m:t>
                  </m:r>
                  <m:r>
                    <m:t>1</m:t>
                  </m:r>
                  <m:r>
                    <m:rPr>
                      <m:sty m:val="p"/>
                    </m:rPr>
                    <m:t>,</m:t>
                  </m:r>
                  <m:r>
                    <m:t>2</m:t>
                  </m:r>
                  <m:r>
                    <m:rPr>
                      <m:sty m:val="p"/>
                    </m:rPr>
                    <m:t>+</m:t>
                  </m:r>
                  <m:r>
                    <m:t>1</m:t>
                  </m:r>
                </m:sub>
              </m:sSub>
              <m:r>
                <m:t>&amp;</m:t>
              </m:r>
              <m:r>
                <m:rPr>
                  <m:sty m:val="p"/>
                </m:rPr>
                <m:t>=</m:t>
              </m:r>
              <m:sSub>
                <m:e>
                  <m:r>
                    <m:t>x</m:t>
                  </m:r>
                </m:e>
                <m:sub>
                  <m:r>
                    <m:t>23</m:t>
                  </m:r>
                </m:sub>
              </m:sSub>
            </m:e>
            <m:e>
              <m:r>
                <m:t>&amp;</m:t>
              </m:r>
              <m:r>
                <m:rPr>
                  <m:sty m:val="p"/>
                </m:rPr>
                <m:t>=</m:t>
              </m:r>
              <m:r>
                <m:t>3</m:t>
              </m:r>
              <m:r>
                <m:rPr>
                  <m:sty m:val="p"/>
                </m:rPr>
                <m:t>.</m:t>
              </m:r>
            </m:e>
          </m:eqArr>
        </m:oMath>
      </m:oMathPara>
    </w:p>
    <w:p>
      <w:pPr>
        <w:pStyle w:val="FirstParagraph"/>
      </w:pPr>
      <w:r>
        <w:t xml:space="preserve">With</w:t>
      </w:r>
    </w:p>
    <w:p>
      <w:pPr>
        <w:pStyle w:val="BodyText"/>
      </w:pPr>
      <m:oMathPara>
        <m:oMathParaPr>
          <m:jc m:val="center"/>
        </m:oMathParaPr>
        <m:oMath>
          <m:eqArr>
            <m:e>
              <m:r>
                <m:t>k</m:t>
              </m:r>
              <m:r>
                <m:t>&amp;</m:t>
              </m:r>
              <m:r>
                <m:rPr>
                  <m:sty m:val="p"/>
                </m:rPr>
                <m:t>=</m:t>
              </m:r>
              <m:r>
                <m:t>l</m:t>
              </m:r>
            </m:e>
            <m:e>
              <m:r>
                <m:t>&amp;</m:t>
              </m:r>
              <m:r>
                <m:rPr>
                  <m:sty m:val="p"/>
                </m:rPr>
                <m:t>=</m:t>
              </m:r>
              <m:r>
                <m:t>2</m:t>
              </m:r>
            </m:e>
          </m:eqArr>
        </m:oMath>
      </m:oMathPara>
    </w:p>
    <w:p>
      <w:pPr>
        <w:pStyle w:val="FirstParagraph"/>
      </w:pPr>
      <w:r>
        <w:t xml:space="preserve">instead, the leading</w:t>
      </w:r>
      <w:r>
        <w:t xml:space="preserve"> </w:t>
      </w:r>
      <m:oMath>
        <m:r>
          <m:t>2</m:t>
        </m:r>
        <m:r>
          <m:rPr>
            <m:sty m:val="p"/>
          </m:rPr>
          <m:t>×</m:t>
        </m:r>
        <m:r>
          <m:t>2</m:t>
        </m:r>
      </m:oMath>
      <w:r>
        <w:t xml:space="preserve"> </w:t>
      </w:r>
      <w:r>
        <w:t xml:space="preserve">block is</w:t>
      </w:r>
      <w:r>
        <w:t xml:space="preserve"> </w:t>
      </w:r>
      <m:oMath>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bookmarkEnd w:id="654"/>
    <w:bookmarkStart w:id="655" w:name="def-leading-block"/>
    <w:p>
      <w:pPr>
        <w:pStyle w:val="BodyText"/>
      </w:pPr>
      <w:r>
        <w:rPr>
          <w:b/>
          <w:bCs/>
        </w:rPr>
        <w:t xml:space="preserve">Definition 123 (Leading block (top-left block) of a square matrix)</w:t>
      </w:r>
      <w:r>
        <w:t xml:space="preserve"> </w:t>
      </w:r>
      <w:r>
        <w:t xml:space="preserve">When</w:t>
      </w:r>
      <w:r>
        <w:t xml:space="preserve"> </w:t>
      </w:r>
      <m:oMath>
        <m:r>
          <m:rPr>
            <m:sty m:val="bi"/>
          </m:rPr>
          <m:t>X</m:t>
        </m:r>
      </m:oMath>
      <w:r>
        <w:t xml:space="preserve"> </w:t>
      </w:r>
      <w:r>
        <w:t xml:space="preserve">is</w:t>
      </w:r>
      <w:r>
        <w:t xml:space="preserve"> </w:t>
      </w:r>
      <m:oMath>
        <m:r>
          <m:t>n</m:t>
        </m:r>
        <m:r>
          <m:rPr>
            <m:sty m:val="p"/>
          </m:rPr>
          <m:t>×</m:t>
        </m:r>
        <m:r>
          <m:t>n</m:t>
        </m:r>
      </m:oMath>
      <w:r>
        <w:t xml:space="preserve"> </w:t>
      </w:r>
      <w:r>
        <w:t xml:space="preserve">and</w:t>
      </w:r>
      <w:r>
        <w:t xml:space="preserve"> </w:t>
      </w:r>
      <m:oMath>
        <m:r>
          <m:t>1</m:t>
        </m:r>
        <m:r>
          <m:rPr>
            <m:sty m:val="p"/>
          </m:rPr>
          <m:t>≤</m:t>
        </m:r>
        <m:r>
          <m:t>k</m:t>
        </m:r>
        <m:r>
          <m:rPr>
            <m:sty m:val="p"/>
          </m:rPr>
          <m:t>≤</m:t>
        </m:r>
        <m:r>
          <m:t>n</m:t>
        </m:r>
      </m:oMath>
      <w:r>
        <w:t xml:space="preserve">,</w:t>
      </w:r>
      <w:r>
        <w:t xml:space="preserve"> </w:t>
      </w:r>
      <w:r>
        <w:t xml:space="preserve">the</w:t>
      </w:r>
      <w:r>
        <w:t xml:space="preserve"> </w:t>
      </w:r>
      <m:oMath>
        <m:r>
          <m:t>k</m:t>
        </m:r>
        <m:r>
          <m:rPr>
            <m:sty m:val="p"/>
          </m:rPr>
          <m:t>×</m:t>
        </m:r>
        <m:r>
          <m:t>k</m:t>
        </m:r>
      </m:oMath>
      <w:r>
        <w:t xml:space="preserve"> </w:t>
      </w:r>
      <w:r>
        <w:t xml:space="preserve">matrix of the entries</w:t>
      </w:r>
      <w:r>
        <w:t xml:space="preserve"> </w:t>
      </w:r>
      <m:oMath>
        <m:sSub>
          <m:e>
            <m:r>
              <m:t>x</m:t>
            </m:r>
          </m:e>
          <m:sub>
            <m:r>
              <m:t>i</m:t>
            </m:r>
            <m:r>
              <m:t>j</m:t>
            </m:r>
          </m:sub>
        </m:sSub>
      </m:oMath>
      <w:r>
        <w:t xml:space="preserve"> </w:t>
      </w:r>
      <w:r>
        <w:t xml:space="preserve">with</w:t>
      </w:r>
      <w:r>
        <w:t xml:space="preserve"> </w:t>
      </w:r>
      <m:oMath>
        <m:r>
          <m:t>i</m:t>
        </m:r>
        <m:r>
          <m:rPr>
            <m:sty m:val="p"/>
          </m:rPr>
          <m:t>,</m:t>
        </m:r>
        <m:r>
          <m:t>j</m:t>
        </m:r>
        <m:r>
          <m:rPr>
            <m:sty m:val="p"/>
          </m:rPr>
          <m:t>≤</m:t>
        </m:r>
        <m:r>
          <m:t>k</m:t>
        </m:r>
      </m:oMath>
      <w:r>
        <w:t xml:space="preserve"> </w:t>
      </w:r>
      <w:r>
        <w:t xml:space="preserve">is the</w:t>
      </w:r>
      <w:r>
        <w:t xml:space="preserve"> </w:t>
      </w:r>
      <w:r>
        <w:rPr>
          <w:b/>
          <w:bCs/>
        </w:rPr>
        <w:t xml:space="preserve">leading</w:t>
      </w:r>
      <w:r>
        <w:t xml:space="preserve"> </w:t>
      </w:r>
      <w:r>
        <w:t xml:space="preserve">(or</w:t>
      </w:r>
      <w:r>
        <w:t xml:space="preserve"> </w:t>
      </w:r>
      <w:r>
        <w:rPr>
          <w:b/>
          <w:bCs/>
        </w:rPr>
        <w:t xml:space="preserve">top-left</w:t>
      </w:r>
      <w:r>
        <w:t xml:space="preserve">)</w:t>
      </w:r>
      <w:r>
        <w:t xml:space="preserve"> </w:t>
      </w:r>
      <m:oMath>
        <m:r>
          <m:t>k</m:t>
        </m:r>
        <m:r>
          <m:rPr>
            <m:sty m:val="p"/>
          </m:rPr>
          <m:t>×</m:t>
        </m:r>
        <m:r>
          <m:t>k</m:t>
        </m:r>
      </m:oMath>
      <w:r>
        <w:t xml:space="preserve"> </w:t>
      </w:r>
      <w:r>
        <w:rPr>
          <w:b/>
          <w:bCs/>
        </w:rPr>
        <w:t xml:space="preserve">block</w:t>
      </w:r>
      <w:r>
        <w:t xml:space="preserve"> </w:t>
      </w:r>
      <w:r>
        <w:t xml:space="preserve">of</w:t>
      </w:r>
      <w:r>
        <w:t xml:space="preserve"> </w:t>
      </w:r>
      <m:oMath>
        <m:r>
          <m:rPr>
            <m:sty m:val="bi"/>
          </m:rPr>
          <m:t>X</m:t>
        </m:r>
      </m:oMath>
      <w:r>
        <w:t xml:space="preserve">;</w:t>
      </w:r>
      <w:r>
        <w:t xml:space="preserve"> </w:t>
      </w:r>
      <w:r>
        <w:t xml:space="preserve">for</w:t>
      </w:r>
      <w:r>
        <w:t xml:space="preserve"> </w:t>
      </w:r>
      <m:oMath>
        <m:r>
          <m:t>k</m:t>
        </m:r>
        <m:r>
          <m:rPr>
            <m:sty m:val="p"/>
          </m:rPr>
          <m:t>&lt;</m:t>
        </m:r>
        <m:r>
          <m:t>n</m:t>
        </m:r>
      </m:oMath>
      <w:r>
        <w:t xml:space="preserve"> </w:t>
      </w:r>
      <w:r>
        <w:t xml:space="preserve">it is the block</w:t>
      </w:r>
      <w:r>
        <w:t xml:space="preserve"> </w:t>
      </w:r>
      <m:oMath>
        <m:r>
          <m:rPr>
            <m:sty m:val="bi"/>
          </m:rPr>
          <m:t>A</m:t>
        </m:r>
      </m:oMath>
      <w:r>
        <w:t xml:space="preserve"> </w:t>
      </w:r>
      <w:r>
        <w:t xml:space="preserve">of</w:t>
      </w:r>
      <w:r>
        <w:t xml:space="preserve"> </w:t>
      </w:r>
      <w:hyperlink w:anchor="def-block-matrix">
        <w:r>
          <w:rPr>
            <w:rStyle w:val="Hyperlink"/>
          </w:rPr>
          <w:t xml:space="preserve">Definition 122</w:t>
        </w:r>
      </w:hyperlink>
      <w:r>
        <w:t xml:space="preserve"> </w:t>
      </w:r>
      <w:r>
        <w:t xml:space="preserve">with</w:t>
      </w:r>
      <w:r>
        <w:t xml:space="preserve"> </w:t>
      </w:r>
      <m:oMath>
        <m:r>
          <m:t>l</m:t>
        </m:r>
        <m:r>
          <m:rPr>
            <m:sty m:val="p"/>
          </m:rPr>
          <m:t>=</m:t>
        </m:r>
        <m:r>
          <m:t>k</m:t>
        </m:r>
      </m:oMath>
      <w:r>
        <w:t xml:space="preserve">,</w:t>
      </w:r>
      <w:r>
        <w:t xml:space="preserve"> </w:t>
      </w:r>
      <w:r>
        <w:t xml:space="preserve">and for</w:t>
      </w:r>
      <w:r>
        <w:t xml:space="preserve"> </w:t>
      </w:r>
      <m:oMath>
        <m:r>
          <m:t>k</m:t>
        </m:r>
        <m:r>
          <m:rPr>
            <m:sty m:val="p"/>
          </m:rPr>
          <m:t>=</m:t>
        </m:r>
        <m:r>
          <m:t>n</m:t>
        </m:r>
      </m:oMath>
      <w:r>
        <w:t xml:space="preserve"> </w:t>
      </w:r>
      <w:r>
        <w:t xml:space="preserve">it is</w:t>
      </w:r>
      <w:r>
        <w:t xml:space="preserve"> </w:t>
      </w:r>
      <m:oMath>
        <m:r>
          <m:rPr>
            <m:sty m:val="bi"/>
          </m:rPr>
          <m:t>X</m:t>
        </m:r>
      </m:oMath>
      <w:r>
        <w:t xml:space="preserve"> </w:t>
      </w:r>
      <w:r>
        <w:t xml:space="preserve">itself.</w:t>
      </w:r>
    </w:p>
    <w:bookmarkEnd w:id="655"/>
    <w:bookmarkStart w:id="656" w:name="thm-pd-submatrix"/>
    <w:p>
      <w:pPr>
        <w:pStyle w:val="BodyText"/>
      </w:pPr>
      <w:r>
        <w:rPr>
          <w:b/>
          <w:bCs/>
        </w:rPr>
        <w:t xml:space="preserve">Theorem 118 (Leading blocks of a positive definite matrix are positive definite)</w:t>
      </w:r>
      <w:r>
        <w:t xml:space="preserve"> </w:t>
      </w:r>
      <w:r>
        <w:t xml:space="preserve">Let</w:t>
      </w:r>
      <w:r>
        <w:t xml:space="preserve"> </w:t>
      </w:r>
      <m:oMath>
        <m:r>
          <m:rPr>
            <m:sty m:val="bi"/>
          </m:rPr>
          <m:t>X</m:t>
        </m:r>
      </m:oMath>
      <w:r>
        <w:t xml:space="preserve"> </w:t>
      </w:r>
      <w:r>
        <w:t xml:space="preserve">be a</w:t>
      </w:r>
      <w:r>
        <w:t xml:space="preserve"> </w:t>
      </w:r>
      <m:oMath>
        <m:r>
          <m:t>p</m:t>
        </m:r>
        <m:r>
          <m:rPr>
            <m:sty m:val="p"/>
          </m:rPr>
          <m:t>×</m:t>
        </m:r>
        <m:r>
          <m:t>p</m:t>
        </m:r>
      </m:oMath>
      <w:r>
        <w:t xml:space="preserve"> </w:t>
      </w:r>
      <w:r>
        <w:t xml:space="preserve">positive definite matrix (</w:t>
      </w:r>
      <w:hyperlink w:anchor="def-positive-definite">
        <w:r>
          <w:rPr>
            <w:rStyle w:val="Hyperlink"/>
          </w:rPr>
          <w:t xml:space="preserve">Definition 101</w:t>
        </w:r>
      </w:hyperlink>
      <w:r>
        <w:t xml:space="preserve">),</w:t>
      </w:r>
      <w:r>
        <w:t xml:space="preserve"> </w:t>
      </w:r>
      <w:r>
        <w:t xml:space="preserve">and for</w:t>
      </w:r>
      <w:r>
        <w:t xml:space="preserve"> </w:t>
      </w:r>
      <m:oMath>
        <m:r>
          <m:t>1</m:t>
        </m:r>
        <m:r>
          <m:rPr>
            <m:sty m:val="p"/>
          </m:rPr>
          <m:t>≤</m:t>
        </m:r>
        <m:r>
          <m:t>k</m:t>
        </m:r>
        <m:r>
          <m:rPr>
            <m:sty m:val="p"/>
          </m:rPr>
          <m:t>≤</m:t>
        </m:r>
        <m:r>
          <m:t>p</m:t>
        </m:r>
      </m:oMath>
      <w:r>
        <w:t xml:space="preserve"> </w:t>
      </w:r>
      <w:r>
        <w:t xml:space="preserve">let</w:t>
      </w:r>
      <w:r>
        <w:t xml:space="preserve"> </w:t>
      </w:r>
      <m:oMath>
        <m:sSub>
          <m:e>
            <m:r>
              <m:rPr>
                <m:sty m:val="bi"/>
              </m:rPr>
              <m:t>X</m:t>
            </m:r>
          </m:e>
          <m:sub>
            <m:r>
              <m:t>k</m:t>
            </m:r>
          </m:sub>
        </m:sSub>
      </m:oMath>
      <w:r>
        <w:t xml:space="preserve"> </w:t>
      </w:r>
      <w:r>
        <w:t xml:space="preserve">be its leading</w:t>
      </w:r>
      <w:r>
        <w:t xml:space="preserve"> </w:t>
      </w:r>
      <m:oMath>
        <m:r>
          <m:t>k</m:t>
        </m:r>
        <m:r>
          <m:rPr>
            <m:sty m:val="p"/>
          </m:rPr>
          <m:t>×</m:t>
        </m:r>
        <m:r>
          <m:t>k</m:t>
        </m:r>
      </m:oMath>
      <w:r>
        <w:t xml:space="preserve"> </w:t>
      </w:r>
      <w:r>
        <w:t xml:space="preserve">block (</w:t>
      </w:r>
      <w:hyperlink w:anchor="def-block-matrix">
        <w:r>
          <w:rPr>
            <w:rStyle w:val="Hyperlink"/>
          </w:rPr>
          <w:t xml:space="preserve">Definition 122</w:t>
        </w:r>
      </w:hyperlink>
      <w:r>
        <w:t xml:space="preserve">),</w:t>
      </w:r>
      <w:r>
        <w:t xml:space="preserve"> </w:t>
      </w:r>
      <w:r>
        <w:t xml:space="preserve">with entries</w:t>
      </w:r>
      <w:r>
        <w:t xml:space="preserve"> </w:t>
      </w:r>
      <m:oMath>
        <m:sSub>
          <m:e>
            <m:r>
              <m:t>x</m:t>
            </m:r>
          </m:e>
          <m:sub>
            <m:r>
              <m:t>i</m:t>
            </m:r>
            <m:r>
              <m:t>j</m:t>
            </m:r>
          </m:sub>
        </m:sSub>
      </m:oMath>
      <w:r>
        <w:t xml:space="preserve"> </w:t>
      </w:r>
      <w:r>
        <w:t xml:space="preserve">for</w:t>
      </w:r>
      <w:r>
        <w:t xml:space="preserve"> </w:t>
      </w:r>
      <m:oMath>
        <m:r>
          <m:t>i</m:t>
        </m:r>
        <m:r>
          <m:rPr>
            <m:sty m:val="p"/>
          </m:rPr>
          <m:t>,</m:t>
        </m:r>
        <m:r>
          <m:t>j</m:t>
        </m:r>
        <m:r>
          <m:rPr>
            <m:sty m:val="p"/>
          </m:rPr>
          <m:t>≤</m:t>
        </m:r>
        <m:r>
          <m:t>k</m:t>
        </m:r>
      </m:oMath>
      <w:r>
        <w:t xml:space="preserve">.</w:t>
      </w:r>
      <w:r>
        <w:t xml:space="preserve"> </w:t>
      </w:r>
      <w:r>
        <w:t xml:space="preserve">Then</w:t>
      </w:r>
      <w:r>
        <w:t xml:space="preserve"> </w:t>
      </w:r>
      <m:oMath>
        <m:sSub>
          <m:e>
            <m:r>
              <m:rPr>
                <m:sty m:val="bi"/>
              </m:rPr>
              <m:t>X</m:t>
            </m:r>
          </m:e>
          <m:sub>
            <m:r>
              <m:t>k</m:t>
            </m:r>
          </m:sub>
        </m:sSub>
      </m:oMath>
      <w:r>
        <w:t xml:space="preserve"> </w:t>
      </w:r>
      <w:r>
        <w:t xml:space="preserve">is positive definite.</w:t>
      </w:r>
      <w:r>
        <w:t xml:space="preserve"> </w:t>
      </w:r>
      <w:r>
        <w:t xml:space="preserve">Also, every diagonal entry of a positive definite matrix is positive.</w:t>
      </w:r>
    </w:p>
    <w:bookmarkEnd w:id="656"/>
    <w:p>
      <w:pPr>
        <w:pStyle w:val="BodyText"/>
      </w:pPr>
      <w:del w:id="28596" w:author="PR Preview" w:date="2026-01-01T00:00:00Z">
        <w:r>
          <w:rPr>
            <w:i/>
            <w:iCs/>
          </w:rPr>
          <w:delText xml:space="preserve">Proof</w:delText>
        </w:r>
      </w:del>
      <w:del w:id="28597" w:author="PR Preview" w:date="2026-01-01T00:00:00Z">
        <w:r>
          <w:delText xml:space="preserve">. </w:delText>
        </w:r>
      </w:del>
      <m:oMath>
        <m:sSub>
          <m:e>
            <m:r>
              <m:rPr>
                <m:sty m:val="bi"/>
              </m:rPr>
              <m:t>X</m:t>
            </m:r>
          </m:e>
          <m:sub>
            <m:r>
              <m:t>k</m:t>
            </m:r>
          </m:sub>
        </m:sSub>
      </m:oMath>
      <w:del w:id="28598" w:author="PR Preview" w:date="2026-01-01T00:00:00Z">
        <w:r>
          <w:delText xml:space="preserve"> </w:delText>
        </w:r>
      </w:del>
      <w:del w:id="28599" w:author="PR Preview" w:date="2026-01-01T00:00:00Z">
        <w:r>
          <w:delText xml:space="preserve">is symmetric, because</w:delText>
        </w:r>
      </w:del>
      <w:del w:id="28600" w:author="PR Preview" w:date="2026-01-01T00:00:00Z">
        <w:r>
          <w:delText xml:space="preserve"> </w:delText>
        </w:r>
      </w:del>
      <m:oMath>
        <m:r>
          <m:rPr>
            <m:sty m:val="bi"/>
          </m:rPr>
          <m:t>X</m:t>
        </m:r>
      </m:oMath>
      <w:del w:id="28601" w:author="PR Preview" w:date="2026-01-01T00:00:00Z">
        <w:r>
          <w:delText xml:space="preserve"> </w:delText>
        </w:r>
      </w:del>
      <w:del w:id="28602" w:author="PR Preview" w:date="2026-01-01T00:00:00Z">
        <w:r>
          <w:delText xml:space="preserve">is.</w:delText>
        </w:r>
      </w:del>
      <w:del w:id="28603" w:author="PR Preview" w:date="2026-01-01T00:00:00Z">
        <w:r>
          <w:delText xml:space="preserve"> </w:delText>
        </w:r>
      </w:del>
      <w:del w:id="28604" w:author="PR Preview" w:date="2026-01-01T00:00:00Z">
        <w:r>
          <w:delText xml:space="preserve">For</w:delText>
        </w:r>
      </w:del>
      <w:del w:id="28605" w:author="PR Preview" w:date="2026-01-01T00:00:00Z">
        <w:r>
          <w:delText xml:space="preserve"> </w:delText>
        </w:r>
      </w:del>
      <m:oMath>
        <m:limLow>
          <m:e>
            <m:r>
              <m:t>u</m:t>
            </m:r>
          </m:e>
          <m:lim>
            <m:r>
              <m:rPr>
                <m:sty m:val="p"/>
              </m:rPr>
              <m:t>∼</m:t>
            </m:r>
          </m:lim>
        </m:limLow>
        <m:r>
          <m:rPr>
            <m:sty m:val="p"/>
          </m:rPr>
          <m:t>∈</m:t>
        </m:r>
        <m:sSup>
          <m:e>
            <m:r>
              <m:rPr>
                <m:scr m:val="double-struck"/>
                <m:sty m:val="p"/>
              </m:rPr>
              <m:t>R</m:t>
            </m:r>
          </m:e>
          <m:sup>
            <m:r>
              <m:t>k</m:t>
            </m:r>
          </m:sup>
        </m:sSup>
      </m:oMath>
      <w:del w:id="28606" w:author="PR Preview" w:date="2026-01-01T00:00:00Z">
        <w:r>
          <w:delText xml:space="preserve"> </w:delText>
        </w:r>
      </w:del>
      <w:del w:id="28607" w:author="PR Preview" w:date="2026-01-01T00:00:00Z">
        <w:r>
          <w:delText xml:space="preserve">with</w:delText>
        </w:r>
      </w:del>
      <w:del w:id="28608"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28609" w:author="PR Preview" w:date="2026-01-01T00:00:00Z">
        <w:r>
          <w:delText xml:space="preserve">,</w:delText>
        </w:r>
      </w:del>
      <w:del w:id="28610" w:author="PR Preview" w:date="2026-01-01T00:00:00Z">
        <w:r>
          <w:delText xml:space="preserve"> </w:delText>
        </w:r>
      </w:del>
      <w:del w:id="28611" w:author="PR Preview" w:date="2026-01-01T00:00:00Z">
        <w:r>
          <w:delText xml:space="preserve">let</w:delText>
        </w:r>
      </w:del>
      <w:del w:id="28612" w:author="PR Preview" w:date="2026-01-01T00:00:00Z">
        <w:r>
          <w:delText xml:space="preserve"> </w:delText>
        </w:r>
      </w:del>
      <m:oMath>
        <m:limLow>
          <m:e>
            <m:r>
              <m:t>y</m:t>
            </m:r>
          </m:e>
          <m:lim>
            <m:r>
              <m:rPr>
                <m:sty m:val="p"/>
              </m:rPr>
              <m:t>∼</m:t>
            </m:r>
          </m:lim>
        </m:limLow>
        <m:r>
          <m:rPr>
            <m:sty m:val="p"/>
          </m:rPr>
          <m:t>=</m:t>
        </m:r>
        <m:r>
          <m:rPr>
            <m:sty m:val="p"/>
          </m:rPr>
          <m:t>(</m:t>
        </m:r>
        <m:sSub>
          <m:e>
            <m:r>
              <m:t>u</m:t>
            </m:r>
          </m:e>
          <m:sub>
            <m:r>
              <m:t>1</m:t>
            </m:r>
          </m:sub>
        </m:sSub>
        <m:r>
          <m:rPr>
            <m:sty m:val="p"/>
          </m:rPr>
          <m:t>,</m:t>
        </m:r>
        <m:r>
          <m:rPr>
            <m:sty m:val="p"/>
          </m:rPr>
          <m:t>…</m:t>
        </m:r>
        <m:r>
          <m:rPr>
            <m:sty m:val="p"/>
          </m:rPr>
          <m:t>,</m:t>
        </m:r>
        <m:sSub>
          <m:e>
            <m:r>
              <m:t>u</m:t>
            </m:r>
          </m:e>
          <m:sub>
            <m:r>
              <m:t>k</m:t>
            </m:r>
          </m:sub>
        </m:sSub>
        <m:r>
          <m:rPr>
            <m:sty m:val="p"/>
          </m:rPr>
          <m:t>,</m:t>
        </m:r>
        <m:r>
          <m:t>0</m:t>
        </m:r>
        <m:r>
          <m:rPr>
            <m:sty m:val="p"/>
          </m:rPr>
          <m:t>,</m:t>
        </m:r>
        <m:r>
          <m:rPr>
            <m:sty m:val="p"/>
          </m:rPr>
          <m:t>…</m:t>
        </m:r>
        <m:r>
          <m:rPr>
            <m:sty m:val="p"/>
          </m:rPr>
          <m:t>,</m:t>
        </m:r>
        <m:r>
          <m:t>0</m:t>
        </m:r>
        <m:r>
          <m:rPr>
            <m:sty m:val="p"/>
          </m:rPr>
          <m:t>)</m:t>
        </m:r>
        <m:r>
          <m:rPr>
            <m:sty m:val="p"/>
          </m:rPr>
          <m:t>∈</m:t>
        </m:r>
        <m:sSup>
          <m:e>
            <m:r>
              <m:rPr>
                <m:scr m:val="double-struck"/>
                <m:sty m:val="p"/>
              </m:rPr>
              <m:t>R</m:t>
            </m:r>
          </m:e>
          <m:sup>
            <m:r>
              <m:t>p</m:t>
            </m:r>
          </m:sup>
        </m:sSup>
      </m:oMath>
      <w:del w:id="28613" w:author="PR Preview" w:date="2026-01-01T00:00:00Z">
        <w:r>
          <w:delText xml:space="preserve">, which is nonzero,</w:delText>
        </w:r>
      </w:del>
      <w:del w:id="28614" w:author="PR Preview" w:date="2026-01-01T00:00:00Z">
        <w:r>
          <w:delText xml:space="preserve"> </w:delText>
        </w:r>
      </w:del>
      <w:del w:id="28615" w:author="PR Preview" w:date="2026-01-01T00:00:00Z">
        <w:r>
          <w:delText xml:space="preserve">with entries</w:delText>
        </w:r>
      </w:del>
      <w:del w:id="28616" w:author="PR Preview" w:date="2026-01-01T00:00:00Z">
        <w:r>
          <w:delText xml:space="preserve"> </w:delText>
        </w:r>
      </w:del>
      <m:oMath>
        <m:sSub>
          <m:e>
            <m:r>
              <m:t>y</m:t>
            </m:r>
          </m:e>
          <m:sub>
            <m:r>
              <m:t>i</m:t>
            </m:r>
          </m:sub>
        </m:sSub>
        <m:r>
          <m:rPr>
            <m:sty m:val="p"/>
          </m:rPr>
          <m:t>=</m:t>
        </m:r>
        <m:sSub>
          <m:e>
            <m:r>
              <m:t>u</m:t>
            </m:r>
          </m:e>
          <m:sub>
            <m:r>
              <m:t>i</m:t>
            </m:r>
          </m:sub>
        </m:sSub>
      </m:oMath>
      <w:del w:id="28617" w:author="PR Preview" w:date="2026-01-01T00:00:00Z">
        <w:r>
          <w:delText xml:space="preserve"> </w:delText>
        </w:r>
      </w:del>
      <w:del w:id="28618" w:author="PR Preview" w:date="2026-01-01T00:00:00Z">
        <w:r>
          <w:delText xml:space="preserve">for</w:delText>
        </w:r>
      </w:del>
      <w:del w:id="28619" w:author="PR Preview" w:date="2026-01-01T00:00:00Z">
        <w:r>
          <w:delText xml:space="preserve"> </w:delText>
        </w:r>
      </w:del>
      <m:oMath>
        <m:r>
          <m:t>i</m:t>
        </m:r>
        <m:r>
          <m:rPr>
            <m:sty m:val="p"/>
          </m:rPr>
          <m:t>≤</m:t>
        </m:r>
        <m:r>
          <m:t>k</m:t>
        </m:r>
      </m:oMath>
      <w:del w:id="28620" w:author="PR Preview" w:date="2026-01-01T00:00:00Z">
        <w:r>
          <w:delText xml:space="preserve"> </w:delText>
        </w:r>
      </w:del>
      <w:del w:id="28621" w:author="PR Preview" w:date="2026-01-01T00:00:00Z">
        <w:r>
          <w:delText xml:space="preserve">and</w:delText>
        </w:r>
      </w:del>
      <w:del w:id="28622" w:author="PR Preview" w:date="2026-01-01T00:00:00Z">
        <w:r>
          <w:delText xml:space="preserve"> </w:delText>
        </w:r>
      </w:del>
      <m:oMath>
        <m:sSub>
          <m:e>
            <m:r>
              <m:t>y</m:t>
            </m:r>
          </m:e>
          <m:sub>
            <m:r>
              <m:t>i</m:t>
            </m:r>
          </m:sub>
        </m:sSub>
        <m:r>
          <m:rPr>
            <m:sty m:val="p"/>
          </m:rPr>
          <m:t>=</m:t>
        </m:r>
        <m:r>
          <m:t>0</m:t>
        </m:r>
      </m:oMath>
      <w:del w:id="28623" w:author="PR Preview" w:date="2026-01-01T00:00:00Z">
        <w:r>
          <w:delText xml:space="preserve"> </w:delText>
        </w:r>
      </w:del>
      <w:del w:id="28624" w:author="PR Preview" w:date="2026-01-01T00:00:00Z">
        <w:r>
          <w:delText xml:space="preserve">for</w:delText>
        </w:r>
      </w:del>
      <w:del w:id="28625" w:author="PR Preview" w:date="2026-01-01T00:00:00Z">
        <w:r>
          <w:delText xml:space="preserve"> </w:delText>
        </w:r>
      </w:del>
      <m:oMath>
        <m:r>
          <m:t>i</m:t>
        </m:r>
        <m:r>
          <m:rPr>
            <m:sty m:val="p"/>
          </m:rPr>
          <m:t>&gt;</m:t>
        </m:r>
        <m:r>
          <m:t>k</m:t>
        </m:r>
      </m:oMath>
      <w:del w:id="28626" w:author="PR Preview" w:date="2026-01-01T00:00:00Z">
        <w:r>
          <w:delText xml:space="preserve">. Then</w:delText>
        </w:r>
      </w:del>
    </w:p>
    <w:p>
      <w:pPr>
        <w:pStyle w:val="BodyText"/>
      </w:pPr>
      <m:oMathPara>
        <m:oMathParaPr>
          <m:jc m:val="center"/>
        </m:oMathParaPr>
        <m:oMath>
          <m:eqArr>
            <m:e>
              <m:sSup>
                <m:e>
                  <m:limLow>
                    <m:e>
                      <m:r>
                        <m:t>u</m:t>
                      </m:r>
                    </m:e>
                    <m:lim>
                      <m:r>
                        <m:rPr>
                          <m:sty m:val="p"/>
                        </m:rPr>
                        <m:t>∼</m:t>
                      </m:r>
                    </m:lim>
                  </m:limLow>
                </m:e>
                <m:sup>
                  <m:r>
                    <m:rPr>
                      <m:sty m:val="p"/>
                    </m:rPr>
                    <m:t>⊤</m:t>
                  </m:r>
                </m:sup>
              </m:sSup>
              <m:sSub>
                <m:e>
                  <m:r>
                    <m:rPr>
                      <m:sty m:val="bi"/>
                    </m:rPr>
                    <m:t>X</m:t>
                  </m:r>
                </m:e>
                <m:sub>
                  <m:r>
                    <m:t>k</m:t>
                  </m:r>
                </m:sub>
              </m:sSub>
              <m:limLow>
                <m:e>
                  <m:r>
                    <m:t>u</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u</m:t>
                          </m:r>
                        </m:e>
                        <m:sub>
                          <m:r>
                            <m:t>i</m:t>
                          </m:r>
                        </m:sub>
                      </m:sSub>
                    </m:e>
                  </m:nary>
                </m:e>
              </m:nary>
              <m:r>
                <m:t> </m:t>
              </m:r>
              <m:sSub>
                <m:e>
                  <m:r>
                    <m:t>x</m:t>
                  </m:r>
                </m:e>
                <m:sub>
                  <m:r>
                    <m:t>i</m:t>
                  </m:r>
                  <m:r>
                    <m:t>j</m:t>
                  </m:r>
                </m:sub>
              </m:sSub>
              <m:r>
                <m:t> </m:t>
              </m:r>
              <m:sSub>
                <m:e>
                  <m:r>
                    <m:t>u</m:t>
                  </m:r>
                </m:e>
                <m:sub>
                  <m:r>
                    <m:t>j</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nary>
                <m:naryPr>
                  <m:chr m:val="∑"/>
                  <m:limLoc m:val="undOvr"/>
                  <m:subHide m:val="off"/>
                  <m:supHide m:val="off"/>
                </m:naryPr>
                <m:sub>
                  <m:r>
                    <m:t>i</m:t>
                  </m:r>
                  <m:r>
                    <m:rPr>
                      <m:sty m:val="p"/>
                    </m:rPr>
                    <m:t>=</m:t>
                  </m:r>
                  <m:r>
                    <m:t>1</m:t>
                  </m:r>
                </m:sub>
                <m:sup>
                  <m:r>
                    <m:t>k</m:t>
                  </m:r>
                </m:sup>
                <m:e>
                  <m:nary>
                    <m:naryPr>
                      <m:chr m:val="∑"/>
                      <m:limLoc m:val="undOvr"/>
                      <m:subHide m:val="off"/>
                      <m:supHide m:val="off"/>
                    </m:naryPr>
                    <m:sub>
                      <m:r>
                        <m:t>j</m:t>
                      </m:r>
                      <m:r>
                        <m:rPr>
                          <m:sty m:val="p"/>
                        </m:rPr>
                        <m:t>=</m:t>
                      </m:r>
                      <m:r>
                        <m:t>1</m:t>
                      </m:r>
                    </m:sub>
                    <m:sup>
                      <m:r>
                        <m:t>k</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m:t>
              </m:r>
              <m:sSub>
                <m:e>
                  <m:r>
                    <m:t>y</m:t>
                  </m:r>
                </m:e>
                <m:sub>
                  <m:r>
                    <m:t>i</m:t>
                  </m:r>
                </m:sub>
              </m:sSub>
              <m:r>
                <m:rPr>
                  <m:sty m:val="p"/>
                </m:rPr>
                <m:t>=</m:t>
              </m:r>
              <m:sSub>
                <m:e>
                  <m:r>
                    <m:t>u</m:t>
                  </m:r>
                </m:e>
                <m:sub>
                  <m:r>
                    <m:t>i</m:t>
                  </m:r>
                </m:sub>
              </m:sSub>
              <m:r>
                <m:rPr>
                  <m:nor/>
                  <m:sty m:val="p"/>
                </m:rPr>
                <m:t> for </m:t>
              </m:r>
              <m:r>
                <m:t>i</m:t>
              </m:r>
              <m:r>
                <m:rPr>
                  <m:sty m:val="p"/>
                </m:rPr>
                <m:t>≤</m:t>
              </m:r>
              <m:r>
                <m:t>k</m:t>
              </m:r>
              <m:r>
                <m:rPr>
                  <m:nor/>
                  <m:sty m:val="p"/>
                </m:rPr>
                <m:t>)</m:t>
              </m:r>
            </m:e>
            <m:e>
              <m:r>
                <m:t>&amp;</m:t>
              </m:r>
              <m:r>
                <m:rPr>
                  <m:sty m:val="p"/>
                </m:rPr>
                <m:t>=</m:t>
              </m:r>
              <m:nary>
                <m:naryPr>
                  <m:chr m:val="∑"/>
                  <m:limLoc m:val="undOvr"/>
                  <m:subHide m:val="off"/>
                  <m:supHide m:val="off"/>
                </m:naryPr>
                <m:sub>
                  <m:r>
                    <m:t>i</m:t>
                  </m:r>
                  <m:r>
                    <m:rPr>
                      <m:sty m:val="p"/>
                    </m:rPr>
                    <m:t>=</m:t>
                  </m:r>
                  <m:r>
                    <m:t>1</m:t>
                  </m:r>
                </m:sub>
                <m:sup>
                  <m:r>
                    <m:t>p</m:t>
                  </m:r>
                </m:sup>
                <m:e>
                  <m:nary>
                    <m:naryPr>
                      <m:chr m:val="∑"/>
                      <m:limLoc m:val="undOvr"/>
                      <m:subHide m:val="off"/>
                      <m:supHide m:val="off"/>
                    </m:naryPr>
                    <m:sub>
                      <m:r>
                        <m:t>j</m:t>
                      </m:r>
                      <m:r>
                        <m:rPr>
                          <m:sty m:val="p"/>
                        </m:rPr>
                        <m:t>=</m:t>
                      </m:r>
                      <m:r>
                        <m:t>1</m:t>
                      </m:r>
                    </m:sub>
                    <m:sup>
                      <m:r>
                        <m:t>p</m:t>
                      </m:r>
                    </m:sup>
                    <m:e>
                      <m:sSub>
                        <m:e>
                          <m:r>
                            <m:t>y</m:t>
                          </m:r>
                        </m:e>
                        <m:sub>
                          <m:r>
                            <m:t>i</m:t>
                          </m:r>
                        </m:sub>
                      </m:sSub>
                    </m:e>
                  </m:nary>
                </m:e>
              </m:nary>
              <m:r>
                <m:t> </m:t>
              </m:r>
              <m:sSub>
                <m:e>
                  <m:r>
                    <m:t>x</m:t>
                  </m:r>
                </m:e>
                <m:sub>
                  <m:r>
                    <m:t>i</m:t>
                  </m:r>
                  <m:r>
                    <m:t>j</m:t>
                  </m:r>
                </m:sub>
              </m:sSub>
              <m:r>
                <m:t> </m:t>
              </m:r>
              <m:sSub>
                <m:e>
                  <m:r>
                    <m:t>y</m:t>
                  </m:r>
                </m:e>
                <m:sub>
                  <m:r>
                    <m:t>j</m:t>
                  </m:r>
                </m:sub>
              </m:sSub>
              <m:r>
                <m:t>&amp;</m:t>
              </m:r>
              <m:r>
                <m:t>&amp;</m:t>
              </m:r>
              <m:r>
                <m:rPr>
                  <m:nor/>
                  <m:sty m:val="p"/>
                </m:rPr>
                <m:t>(each added term has a factor </m:t>
              </m:r>
              <m:sSub>
                <m:e>
                  <m:r>
                    <m:t>y</m:t>
                  </m:r>
                </m:e>
                <m:sub>
                  <m:r>
                    <m:t>i</m:t>
                  </m:r>
                </m:sub>
              </m:sSub>
              <m:r>
                <m:rPr>
                  <m:sty m:val="p"/>
                </m:rPr>
                <m:t>=</m:t>
              </m:r>
              <m:r>
                <m:t>0</m:t>
              </m:r>
              <m:r>
                <m:rPr>
                  <m:nor/>
                  <m:sty m:val="p"/>
                </m:rPr>
                <m:t> or </m:t>
              </m:r>
              <m:sSub>
                <m:e>
                  <m:r>
                    <m:t>y</m:t>
                  </m:r>
                </m:e>
                <m:sub>
                  <m:r>
                    <m:t>j</m:t>
                  </m:r>
                </m:sub>
              </m:sSub>
              <m:r>
                <m:rPr>
                  <m:sty m:val="p"/>
                </m:rPr>
                <m:t>=</m:t>
              </m:r>
              <m:r>
                <m:t>0</m:t>
              </m:r>
              <m:r>
                <m:rPr>
                  <m:nor/>
                  <m:sty m:val="p"/>
                </m:rPr>
                <m:t>)</m:t>
              </m:r>
            </m:e>
            <m:e>
              <m:r>
                <m:t>&amp;</m:t>
              </m:r>
              <m:r>
                <m:rPr>
                  <m:sty m:val="p"/>
                </m:rPr>
                <m:t>=</m:t>
              </m:r>
              <m:sSup>
                <m:e>
                  <m:limLow>
                    <m:e>
                      <m:r>
                        <m:t>y</m:t>
                      </m:r>
                    </m:e>
                    <m:lim>
                      <m:r>
                        <m:rPr>
                          <m:sty m:val="p"/>
                        </m:rPr>
                        <m:t>∼</m:t>
                      </m:r>
                    </m:lim>
                  </m:limLow>
                </m:e>
                <m:sup>
                  <m:r>
                    <m:rPr>
                      <m:sty m:val="p"/>
                    </m:rPr>
                    <m:t>⊤</m:t>
                  </m:r>
                </m:sup>
              </m:sSup>
              <m:r>
                <m:rPr>
                  <m:sty m:val="bi"/>
                </m:rPr>
                <m:t>X</m:t>
              </m:r>
              <m:limLow>
                <m:e>
                  <m:r>
                    <m:t>y</m:t>
                  </m:r>
                </m:e>
                <m:lim>
                  <m:r>
                    <m:rPr>
                      <m:sty m:val="p"/>
                    </m:rPr>
                    <m:t>∼</m:t>
                  </m:r>
                </m:lim>
              </m:limLow>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&gt;</m:t>
              </m:r>
              <m:r>
                <m:t>0</m:t>
              </m:r>
              <m:r>
                <m:rPr>
                  <m:sty m:val="p"/>
                </m:rPr>
                <m:t>.</m:t>
              </m:r>
              <m:r>
                <m:t>&amp;</m:t>
              </m:r>
              <m:r>
                <m:t>&amp;</m:t>
              </m:r>
              <m:r>
                <m:rPr>
                  <m:nor/>
                  <m:sty m:val="p"/>
                </m:rPr>
                <m:t>(</m:t>
              </m:r>
              <m:r>
                <m:rPr>
                  <m:sty m:val="bi"/>
                </m:rPr>
                <m:t>X</m:t>
              </m:r>
              <m:r>
                <m:rPr>
                  <m:nor/>
                  <m:sty m:val="p"/>
                </m:rPr>
                <m:t> positive definite, </m:t>
              </m:r>
              <m:limLow>
                <m:e>
                  <m:r>
                    <m:t>y</m:t>
                  </m:r>
                </m:e>
                <m:lim>
                  <m:r>
                    <m:rPr>
                      <m:sty m:val="p"/>
                    </m:rPr>
                    <m:t>∼</m:t>
                  </m:r>
                </m:lim>
              </m:limLow>
              <m:r>
                <m:rPr>
                  <m:sty m:val="p"/>
                </m:rPr>
                <m:t>≠</m:t>
              </m:r>
              <m:limLow>
                <m:e>
                  <m:r>
                    <m:t>0</m:t>
                  </m:r>
                </m:e>
                <m:lim>
                  <m:r>
                    <m:rPr>
                      <m:sty m:val="p"/>
                    </m:rPr>
                    <m:t>∼</m:t>
                  </m:r>
                </m:lim>
              </m:limLow>
              <m:r>
                <m:rPr>
                  <m:nor/>
                  <m:sty m:val="p"/>
                </m:rPr>
                <m:t>)</m:t>
              </m:r>
            </m:e>
          </m:eqArr>
        </m:oMath>
      </m:oMathPara>
    </w:p>
    <w:p>
      <w:pPr>
        <w:pStyle w:val="FirstParagraph"/>
      </w:pPr>
      <w:del w:id="28627" w:author="PR Preview" w:date="2026-01-01T00:00:00Z">
        <w:r>
          <w:delText xml:space="preserve">For the diagonal entry</w:delText>
        </w:r>
      </w:del>
      <w:del w:id="28628" w:author="PR Preview" w:date="2026-01-01T00:00:00Z">
        <w:r>
          <w:delText xml:space="preserve"> </w:delText>
        </w:r>
      </w:del>
      <m:oMath>
        <m:sSub>
          <m:e>
            <m:r>
              <m:t>x</m:t>
            </m:r>
          </m:e>
          <m:sub>
            <m:r>
              <m:t>i</m:t>
            </m:r>
            <m:r>
              <m:t>i</m:t>
            </m:r>
          </m:sub>
        </m:sSub>
      </m:oMath>
      <w:del w:id="28629" w:author="PR Preview" w:date="2026-01-01T00:00:00Z">
        <w:r>
          <w:delText xml:space="preserve">, take</w:delText>
        </w:r>
      </w:del>
      <w:del w:id="28630" w:author="PR Preview" w:date="2026-01-01T00:00:00Z">
        <w:r>
          <w:delText xml:space="preserve"> </w:delText>
        </w:r>
      </w:del>
      <m:oMath>
        <m:sSub>
          <m:e>
            <m:limLow>
              <m:e>
                <m:r>
                  <m:t>e</m:t>
                </m:r>
              </m:e>
              <m:lim>
                <m:r>
                  <m:rPr>
                    <m:sty m:val="p"/>
                  </m:rPr>
                  <m:t>∼</m:t>
                </m:r>
              </m:lim>
            </m:limLow>
          </m:e>
          <m:sub>
            <m:r>
              <m:t>i</m:t>
            </m:r>
          </m:sub>
        </m:sSub>
      </m:oMath>
      <w:del w:id="28631" w:author="PR Preview" w:date="2026-01-01T00:00:00Z">
        <w:r>
          <w:delText xml:space="preserve"> </w:delText>
        </w:r>
      </w:del>
      <w:del w:id="28632" w:author="PR Preview" w:date="2026-01-01T00:00:00Z">
        <w:r>
          <w:delText xml:space="preserve">(</w:delText>
        </w:r>
      </w:del>
      <w:hyperlink w:anchor="def-indicator-vector">
        <w:del w:id="28633" w:author="PR Preview" w:date="2026-01-01T00:00:00Z">
          <w:r>
            <w:rPr>
              <w:rStyle w:val="Hyperlink"/>
            </w:rPr>
            <w:delText xml:space="preserve">Definition 14</w:delText>
          </w:r>
        </w:del>
      </w:hyperlink>
      <w:del w:id="28634" w:author="PR Preview" w:date="2026-01-01T00:00:00Z">
        <w:r>
          <w:delText xml:space="preserve">), which is nonzero:</w:delText>
        </w:r>
      </w:del>
    </w:p>
    <w:p>
      <w:pPr>
        <w:pStyle w:val="BodyText"/>
      </w:pPr>
      <m:oMathPara>
        <m:oMathParaPr>
          <m:jc m:val="center"/>
        </m:oMathParaPr>
        <m:oMath>
          <m:eqArr>
            <m:e>
              <m:sSup>
                <m:e>
                  <m:sSub>
                    <m:e>
                      <m:limLow>
                        <m:e>
                          <m:r>
                            <m:t>e</m:t>
                          </m:r>
                        </m:e>
                        <m:lim>
                          <m:r>
                            <m:rPr>
                              <m:sty m:val="p"/>
                            </m:rPr>
                            <m:t>∼</m:t>
                          </m:r>
                        </m:lim>
                      </m:limLow>
                    </m:e>
                    <m:sub>
                      <m:r>
                        <m:t>i</m:t>
                      </m:r>
                    </m:sub>
                  </m:sSub>
                </m:e>
                <m:sup>
                  <m:r>
                    <m:rPr>
                      <m:sty m:val="p"/>
                    </m:rPr>
                    <m:t>⊤</m:t>
                  </m:r>
                </m:sup>
              </m:sSup>
              <m:r>
                <m:rPr>
                  <m:sty m:val="bi"/>
                </m:rPr>
                <m:t>X</m:t>
              </m:r>
              <m:sSub>
                <m:e>
                  <m:limLow>
                    <m:e>
                      <m:r>
                        <m:t>e</m:t>
                      </m:r>
                    </m:e>
                    <m:lim>
                      <m:r>
                        <m:rPr>
                          <m:sty m:val="p"/>
                        </m:rPr>
                        <m:t>∼</m:t>
                      </m:r>
                    </m:lim>
                  </m:limLow>
                </m:e>
                <m:sub>
                  <m:r>
                    <m:t>i</m:t>
                  </m:r>
                </m:sub>
              </m:sSub>
              <m:r>
                <m:t>&amp;</m:t>
              </m:r>
              <m:r>
                <m:rPr>
                  <m:sty m:val="p"/>
                </m:rPr>
                <m:t>=</m:t>
              </m:r>
              <m:nary>
                <m:naryPr>
                  <m:chr m:val="∑"/>
                  <m:limLoc m:val="undOvr"/>
                  <m:subHide m:val="off"/>
                  <m:supHide m:val="off"/>
                </m:naryPr>
                <m:sub>
                  <m:r>
                    <m:t>r</m:t>
                  </m:r>
                  <m:r>
                    <m:rPr>
                      <m:sty m:val="p"/>
                    </m:rPr>
                    <m:t>=</m:t>
                  </m:r>
                  <m:r>
                    <m:t>1</m:t>
                  </m:r>
                </m:sub>
                <m:sup>
                  <m:r>
                    <m:t>p</m:t>
                  </m:r>
                </m:sup>
                <m:e>
                  <m:nary>
                    <m:naryPr>
                      <m:chr m:val="∑"/>
                      <m:limLoc m:val="undOvr"/>
                      <m:subHide m:val="off"/>
                      <m:supHide m:val="off"/>
                    </m:naryPr>
                    <m:sub>
                      <m:r>
                        <m:t>s</m:t>
                      </m:r>
                      <m:r>
                        <m:rPr>
                          <m:sty m:val="p"/>
                        </m:rPr>
                        <m:t>=</m:t>
                      </m:r>
                      <m:r>
                        <m:t>1</m:t>
                      </m:r>
                    </m:sub>
                    <m:sup>
                      <m:r>
                        <m:t>p</m:t>
                      </m:r>
                    </m:sup>
                    <m:e>
                      <m:r>
                        <m:rPr>
                          <m:sty m:val="p"/>
                        </m:rPr>
                        <m:t>(</m:t>
                      </m:r>
                    </m:e>
                  </m:nary>
                </m:e>
              </m:nary>
              <m:sSub>
                <m:e>
                  <m:limLow>
                    <m:e>
                      <m:r>
                        <m:t>e</m:t>
                      </m:r>
                    </m:e>
                    <m:lim>
                      <m:r>
                        <m:rPr>
                          <m:sty m:val="p"/>
                        </m:rPr>
                        <m:t>∼</m:t>
                      </m:r>
                    </m:lim>
                  </m:limLow>
                </m:e>
                <m:sub>
                  <m:r>
                    <m:t>i</m:t>
                  </m:r>
                </m:sub>
              </m:sSub>
              <m:sSub>
                <m:e>
                  <m:r>
                    <m:rPr>
                      <m:sty m:val="p"/>
                    </m:rPr>
                    <m:t>)</m:t>
                  </m:r>
                </m:e>
                <m:sub>
                  <m:r>
                    <m:t>r</m:t>
                  </m:r>
                </m:sub>
              </m:sSub>
              <m:r>
                <m:t> </m:t>
              </m:r>
              <m:sSub>
                <m:e>
                  <m:r>
                    <m:t>x</m:t>
                  </m:r>
                </m:e>
                <m:sub>
                  <m:r>
                    <m:t>r</m:t>
                  </m:r>
                  <m:r>
                    <m:t>s</m:t>
                  </m:r>
                </m:sub>
              </m:sSub>
              <m:r>
                <m:t> </m:t>
              </m:r>
              <m:r>
                <m:rPr>
                  <m:sty m:val="p"/>
                </m:rPr>
                <m:t>(</m:t>
              </m:r>
              <m:sSub>
                <m:e>
                  <m:limLow>
                    <m:e>
                      <m:r>
                        <m:t>e</m:t>
                      </m:r>
                    </m:e>
                    <m:lim>
                      <m:r>
                        <m:rPr>
                          <m:sty m:val="p"/>
                        </m:rPr>
                        <m:t>∼</m:t>
                      </m:r>
                    </m:lim>
                  </m:limLow>
                </m:e>
                <m:sub>
                  <m:r>
                    <m:t>i</m:t>
                  </m:r>
                </m:sub>
              </m:sSub>
              <m:sSub>
                <m:e>
                  <m:r>
                    <m:rPr>
                      <m:sty m:val="p"/>
                    </m:rPr>
                    <m:t>)</m:t>
                  </m:r>
                </m:e>
                <m:sub>
                  <m:r>
                    <m:t>s</m:t>
                  </m:r>
                </m:sub>
              </m:sSub>
              <m:r>
                <m:t>&amp;</m:t>
              </m:r>
              <m:r>
                <m:t>&amp;</m:t>
              </m:r>
              <m:r>
                <m:rPr>
                  <m:nor/>
                  <m:sty m:val="p"/>
                </m:rPr>
                <m:t>(</m:t>
              </m:r>
              <m:r>
                <m:rPr>
                  <m:nor/>
                  <m:sty m:val="p"/>
                </m:rPr>
                <m:t>Definition 32</m:t>
              </m:r>
              <m:r>
                <m:rPr>
                  <m:nor/>
                  <m:sty m:val="p"/>
                </m:rPr>
                <m:t>, </m:t>
              </m:r>
              <m:r>
                <m:rPr>
                  <m:nor/>
                  <m:sty m:val="p"/>
                </m:rPr>
                <m:t>Definition 8</m:t>
              </m:r>
              <m:r>
                <m:rPr>
                  <m:nor/>
                  <m:sty m:val="p"/>
                </m:rPr>
                <m:t>)</m:t>
              </m:r>
            </m:e>
            <m:e>
              <m:r>
                <m:t>&amp;</m:t>
              </m:r>
              <m:r>
                <m:rPr>
                  <m:sty m:val="p"/>
                </m:rPr>
                <m:t>=</m:t>
              </m:r>
              <m:sSub>
                <m:e>
                  <m:r>
                    <m:t>x</m:t>
                  </m:r>
                </m:e>
                <m:sub>
                  <m:r>
                    <m:t>i</m:t>
                  </m:r>
                  <m:r>
                    <m:t>i</m:t>
                  </m:r>
                </m:sub>
              </m:sSub>
              <m:r>
                <m:t>&amp;</m:t>
              </m:r>
              <m:r>
                <m:t>&amp;</m:t>
              </m:r>
              <m:r>
                <m:rPr>
                  <m:nor/>
                  <m:sty m:val="p"/>
                </m:rPr>
                <m:t>(only the term with </m:t>
              </m:r>
              <m:r>
                <m:t>r</m:t>
              </m:r>
              <m:r>
                <m:rPr>
                  <m:nor/>
                  <m:sty m:val="p"/>
                </m:rPr>
                <m:t> and </m:t>
              </m:r>
              <m:r>
                <m:t>s</m:t>
              </m:r>
              <m:r>
                <m:rPr>
                  <m:nor/>
                  <m:sty m:val="p"/>
                </m:rPr>
                <m:t> both equal to </m:t>
              </m:r>
              <m:r>
                <m:t>i</m:t>
              </m:r>
              <m:r>
                <m:rPr>
                  <m:nor/>
                  <m:sty m:val="p"/>
                </m:rPr>
                <m:t> is nonzero)</m:t>
              </m:r>
            </m:e>
            <m:e>
              <m:r>
                <m:t>&amp;</m:t>
              </m:r>
              <m:r>
                <m:rPr>
                  <m:sty m:val="p"/>
                </m:rPr>
                <m:t>&gt;</m:t>
              </m:r>
              <m:r>
                <m:t>0</m:t>
              </m:r>
              <m:r>
                <m:rPr>
                  <m:sty m:val="p"/>
                </m:rPr>
                <m:t>.</m:t>
              </m:r>
              <m:r>
                <m:t>&amp;</m:t>
              </m:r>
              <m:r>
                <m:t>&amp;</m:t>
              </m:r>
              <m:r>
                <m:rPr>
                  <m:nor/>
                  <m:sty m:val="p"/>
                </m:rPr>
                <m:t>(</m:t>
              </m:r>
              <m:r>
                <m:rPr>
                  <m:sty m:val="bi"/>
                </m:rPr>
                <m:t>X</m:t>
              </m:r>
              <m:r>
                <m:rPr>
                  <m:nor/>
                  <m:sty m:val="p"/>
                </m:rPr>
                <m:t> positive definite)</m:t>
              </m:r>
            </m:e>
          </m:eqArr>
        </m:oMath>
      </m:oMathPara>
    </w:p>
    <w:p>
      <w:pPr>
        <w:pStyle w:val="BodyText"/>
      </w:pPr>
      <w:ins w:id="28635" w:author="PR Preview" w:date="2026-01-01T00:00:00Z">
        <w:r>
          <w:rPr>
            <w:i/>
            <w:iCs/>
          </w:rPr>
          <w:t xml:space="preserve">Proof</w:t>
        </w:r>
      </w:ins>
      <w:ins w:id="28636" w:author="PR Preview" w:date="2026-01-01T00:00:00Z">
        <w:r>
          <w:t xml:space="preserve">. </w:t>
        </w:r>
      </w:ins>
      <m:oMath>
        <m:sSub>
          <m:e>
            <m:r>
              <m:rPr>
                <m:sty m:val="bi"/>
              </m:rPr>
              <m:t>X</m:t>
            </m:r>
          </m:e>
          <m:sub>
            <m:r>
              <m:t>k</m:t>
            </m:r>
          </m:sub>
        </m:sSub>
      </m:oMath>
      <w:ins w:id="28637" w:author="PR Preview" w:date="2026-01-01T00:00:00Z">
        <w:r>
          <w:t xml:space="preserve"> </w:t>
        </w:r>
      </w:ins>
      <w:ins w:id="28638" w:author="PR Preview" w:date="2026-01-01T00:00:00Z">
        <w:r>
          <w:t xml:space="preserve">is symmetric, because</w:t>
        </w:r>
      </w:ins>
      <w:ins w:id="28639" w:author="PR Preview" w:date="2026-01-01T00:00:00Z">
        <w:r>
          <w:t xml:space="preserve"> </w:t>
        </w:r>
      </w:ins>
      <m:oMath>
        <m:r>
          <m:rPr>
            <m:sty m:val="bi"/>
          </m:rPr>
          <m:t>X</m:t>
        </m:r>
      </m:oMath>
      <w:ins w:id="28640" w:author="PR Preview" w:date="2026-01-01T00:00:00Z">
        <w:r>
          <w:t xml:space="preserve"> </w:t>
        </w:r>
      </w:ins>
      <w:ins w:id="28641" w:author="PR Preview" w:date="2026-01-01T00:00:00Z">
        <w:r>
          <w:t xml:space="preserve">is.</w:t>
        </w:r>
      </w:ins>
      <w:ins w:id="28642" w:author="PR Preview" w:date="2026-01-01T00:00:00Z">
        <w:r>
          <w:t xml:space="preserve"> </w:t>
        </w:r>
      </w:ins>
      <w:ins w:id="28643" w:author="PR Preview" w:date="2026-01-01T00:00:00Z">
        <w:r>
          <w:t xml:space="preserve">For</w:t>
        </w:r>
      </w:ins>
      <w:ins w:id="28644" w:author="PR Preview" w:date="2026-01-01T00:00:00Z">
        <w:r>
          <w:t xml:space="preserve"> </w:t>
        </w:r>
      </w:ins>
      <w:ins w:id="28645" w:author="PR Preview" w:date="2026-01-01T00:00:00Z">
        <w:r>
          <w:t xml:space="preserve">$\mathord{\smash[b]{\underset{\raise.3ex\hbox{$\scriptstyle\sim$}}{u}}\vphantom{u}} \in \mathbb{R}^k$</w:t>
        </w:r>
      </w:ins>
      <w:ins w:id="28646" w:author="PR Preview" w:date="2026-01-01T00:00:00Z">
        <w:r>
          <w:t xml:space="preserve"> </w:t>
        </w:r>
      </w:ins>
      <w:ins w:id="28647" w:author="PR Preview" w:date="2026-01-01T00:00:00Z">
        <w:r>
          <w:t xml:space="preserve">with</w:t>
        </w:r>
      </w:ins>
      <w:ins w:id="28648" w:author="PR Preview" w:date="2026-01-01T00:00:00Z">
        <w:r>
          <w:t xml:space="preserve"> </w:t>
        </w:r>
      </w:ins>
      <w:ins w:id="28649" w:author="PR Preview" w:date="2026-01-01T00:00:00Z">
        <w:r>
          <w:t xml:space="preserve">$\mathord{\smash[b]{\underset{\raise.3ex\hbox{$\scriptstyle\sim$}}{u}}\vphantom{u}} \ne \mathord{\smash[b]{\underset{\raise.3ex\hbox{$\scriptstyle\sim$}}{0}}\vphantom{0}}$</w:t>
        </w:r>
      </w:ins>
      <w:ins w:id="28650" w:author="PR Preview" w:date="2026-01-01T00:00:00Z">
        <w:r>
          <w:t xml:space="preserve">,</w:t>
        </w:r>
      </w:ins>
      <w:ins w:id="28651" w:author="PR Preview" w:date="2026-01-01T00:00:00Z">
        <w:r>
          <w:t xml:space="preserve"> </w:t>
        </w:r>
      </w:ins>
      <w:ins w:id="28652" w:author="PR Preview" w:date="2026-01-01T00:00:00Z">
        <w:r>
          <w:t xml:space="preserve">let</w:t>
        </w:r>
      </w:ins>
      <w:ins w:id="28653" w:author="PR Preview" w:date="2026-01-01T00:00:00Z">
        <w:r>
          <w:t xml:space="preserve"> </w:t>
        </w:r>
      </w:ins>
      <w:ins w:id="28654" w:author="PR Preview" w:date="2026-01-01T00:00:00Z">
        <w:r>
          <w:t xml:space="preserve">$\mathord{\smash[b]{\underset{\raise.3ex\hbox{$\scriptstyle\sim$}}{y}}\vphantom{y}} = (u_1, \ldots, u_k, 0, \ldots, 0) \in \mathbb{R}^p$</w:t>
        </w:r>
      </w:ins>
      <w:ins w:id="28655" w:author="PR Preview" w:date="2026-01-01T00:00:00Z">
        <w:r>
          <w:t xml:space="preserve">, which is nonzero,</w:t>
        </w:r>
      </w:ins>
      <w:ins w:id="28656" w:author="PR Preview" w:date="2026-01-01T00:00:00Z">
        <w:r>
          <w:t xml:space="preserve"> </w:t>
        </w:r>
      </w:ins>
      <w:ins w:id="28657" w:author="PR Preview" w:date="2026-01-01T00:00:00Z">
        <w:r>
          <w:t xml:space="preserve">with entries</w:t>
        </w:r>
      </w:ins>
      <w:ins w:id="28658" w:author="PR Preview" w:date="2026-01-01T00:00:00Z">
        <w:r>
          <w:t xml:space="preserve"> </w:t>
        </w:r>
      </w:ins>
      <m:oMath>
        <m:sSub>
          <m:e>
            <m:r>
              <m:t>y</m:t>
            </m:r>
          </m:e>
          <m:sub>
            <m:r>
              <m:t>i</m:t>
            </m:r>
          </m:sub>
        </m:sSub>
        <m:r>
          <m:rPr>
            <m:sty m:val="p"/>
          </m:rPr>
          <m:t>=</m:t>
        </m:r>
        <m:sSub>
          <m:e>
            <m:r>
              <m:t>u</m:t>
            </m:r>
          </m:e>
          <m:sub>
            <m:r>
              <m:t>i</m:t>
            </m:r>
          </m:sub>
        </m:sSub>
      </m:oMath>
      <w:ins w:id="28659" w:author="PR Preview" w:date="2026-01-01T00:00:00Z">
        <w:r>
          <w:t xml:space="preserve"> </w:t>
        </w:r>
      </w:ins>
      <w:ins w:id="28660" w:author="PR Preview" w:date="2026-01-01T00:00:00Z">
        <w:r>
          <w:t xml:space="preserve">for</w:t>
        </w:r>
      </w:ins>
      <w:ins w:id="28661" w:author="PR Preview" w:date="2026-01-01T00:00:00Z">
        <w:r>
          <w:t xml:space="preserve"> </w:t>
        </w:r>
      </w:ins>
      <m:oMath>
        <m:r>
          <m:t>i</m:t>
        </m:r>
        <m:r>
          <m:rPr>
            <m:sty m:val="p"/>
          </m:rPr>
          <m:t>≤</m:t>
        </m:r>
        <m:r>
          <m:t>k</m:t>
        </m:r>
      </m:oMath>
      <w:ins w:id="28662" w:author="PR Preview" w:date="2026-01-01T00:00:00Z">
        <w:r>
          <w:t xml:space="preserve"> </w:t>
        </w:r>
      </w:ins>
      <w:ins w:id="28663" w:author="PR Preview" w:date="2026-01-01T00:00:00Z">
        <w:r>
          <w:t xml:space="preserve">and</w:t>
        </w:r>
      </w:ins>
      <w:ins w:id="28664" w:author="PR Preview" w:date="2026-01-01T00:00:00Z">
        <w:r>
          <w:t xml:space="preserve"> </w:t>
        </w:r>
      </w:ins>
      <m:oMath>
        <m:sSub>
          <m:e>
            <m:r>
              <m:t>y</m:t>
            </m:r>
          </m:e>
          <m:sub>
            <m:r>
              <m:t>i</m:t>
            </m:r>
          </m:sub>
        </m:sSub>
        <m:r>
          <m:rPr>
            <m:sty m:val="p"/>
          </m:rPr>
          <m:t>=</m:t>
        </m:r>
        <m:r>
          <m:t>0</m:t>
        </m:r>
      </m:oMath>
      <w:ins w:id="28665" w:author="PR Preview" w:date="2026-01-01T00:00:00Z">
        <w:r>
          <w:t xml:space="preserve"> </w:t>
        </w:r>
      </w:ins>
      <w:ins w:id="28666" w:author="PR Preview" w:date="2026-01-01T00:00:00Z">
        <w:r>
          <w:t xml:space="preserve">for</w:t>
        </w:r>
      </w:ins>
      <w:ins w:id="28667" w:author="PR Preview" w:date="2026-01-01T00:00:00Z">
        <w:r>
          <w:t xml:space="preserve"> </w:t>
        </w:r>
      </w:ins>
      <m:oMath>
        <m:r>
          <m:t>i</m:t>
        </m:r>
        <m:r>
          <m:rPr>
            <m:sty m:val="p"/>
          </m:rPr>
          <m:t>&gt;</m:t>
        </m:r>
        <m:r>
          <m:t>k</m:t>
        </m:r>
      </m:oMath>
      <w:ins w:id="28668" w:author="PR Preview" w:date="2026-01-01T00:00:00Z">
        <w:r>
          <w:t xml:space="preserve">. Then</w:t>
        </w:r>
      </w:ins>
    </w:p>
    <w:p>
      <w:pPr>
        <w:pStyle w:val="BodyText"/>
      </w:pPr>
      <w:ins w:id="28669" w:author="PR Preview" w:date="2026-01-01T00:00:00Z">
        <w:r>
          <w:t xml:space="preserve">$$
    \begin{aligned}
    {\mathord{\smash[b]{\underset{\raise.3ex\hbox{$\scriptstyle\sim$}}{u}}\vphantom{u}}}^{\top} \mathbf{X}_k \mathord{\smash[b]{\underset{\raise.3ex\hbox{$\scriptstyle\sim$}}{u}}\vphantom{u}}
    &amp;= \sum_{i=1}^{k} \sum_{j=1}^{k} u_i\,x_{ij}\,u_j
    &amp;&amp; \text{(}\text{Definition~32}\text{, }\text{Definition~8}\text{)}
    \\
    &amp;= \sum_{i=1}^{k} \sum_{j=1}^{k} y_i\,x_{ij}\,y_j
    &amp;&amp; \text{(} y_i = u_i \text{ for } i \le k \text{)}
    \\
    &amp;= \sum_{i=1}^p\sum_{j=1}^py_i\,x_{ij}\,y_j
    &amp;&amp; \text{(each added term has a factor } y_i = 0 \text{ or } y_j = 0 \text{)}
    \\
    &amp;= {\mathord{\smash[b]{\underset{\raise.3ex\hbox{$\scriptstyle\sim$}}{y}}\vphantom{y}}}^{\top} \mathbf{X} \mathord{\smash[b]{\underset{\raise.3ex\hbox{$\scriptstyle\sim$}}{y}}\vphantom{y}}
    &amp;&amp; \text{(}\text{Definition~32}\text{, }\text{Definition~8}\text{)}
    \\
    &amp;&gt; 0.
    &amp;&amp; \text{(} \mathbf{X} \text{ positive definite, } \mathord{\smash[b]{\underset{\raise.3ex\hbox{$\scriptstyle\sim$}}{y}}\vphantom{y}} \ne \mathord{\smash[b]{\underset{\raise.3ex\hbox{$\scriptstyle\sim$}}{0}}\vphantom{0}}\text{)}
    \end{aligned}
    $$</w:t>
        </w:r>
      </w:ins>
    </w:p>
    <w:p>
      <w:pPr>
        <w:pStyle w:val="FirstParagraph"/>
      </w:pPr>
      <w:ins w:id="28670" w:author="PR Preview" w:date="2026-01-01T00:00:00Z">
        <w:r>
          <w:t xml:space="preserve">For the diagonal entry</w:t>
        </w:r>
      </w:ins>
      <w:ins w:id="28671" w:author="PR Preview" w:date="2026-01-01T00:00:00Z">
        <w:r>
          <w:t xml:space="preserve"> </w:t>
        </w:r>
      </w:ins>
      <m:oMath>
        <m:sSub>
          <m:e>
            <m:r>
              <m:t>x</m:t>
            </m:r>
          </m:e>
          <m:sub>
            <m:r>
              <m:t>i</m:t>
            </m:r>
            <m:r>
              <m:t>i</m:t>
            </m:r>
          </m:sub>
        </m:sSub>
      </m:oMath>
      <w:ins w:id="28672" w:author="PR Preview" w:date="2026-01-01T00:00:00Z">
        <w:r>
          <w:t xml:space="preserve">, take</w:t>
        </w:r>
      </w:ins>
      <w:ins w:id="28673" w:author="PR Preview" w:date="2026-01-01T00:00:00Z">
        <w:r>
          <w:t xml:space="preserve"> </w:t>
        </w:r>
      </w:ins>
      <w:ins w:id="28674" w:author="PR Preview" w:date="2026-01-01T00:00:00Z">
        <w:r>
          <w:t xml:space="preserve">$\mathord{\smash[b]{\underset{\raise.3ex\hbox{$\scriptstyle\sim$}}{e}}\vphantom{e}}_i$</w:t>
        </w:r>
      </w:ins>
      <w:ins w:id="28675" w:author="PR Preview" w:date="2026-01-01T00:00:00Z">
        <w:r>
          <w:t xml:space="preserve"> </w:t>
        </w:r>
      </w:ins>
      <w:ins w:id="28676" w:author="PR Preview" w:date="2026-01-01T00:00:00Z">
        <w:r>
          <w:t xml:space="preserve">(</w:t>
        </w:r>
      </w:ins>
      <w:hyperlink w:anchor="def-indicator-vector">
        <w:ins w:id="28677" w:author="PR Preview" w:date="2026-01-01T00:00:00Z">
          <w:r>
            <w:rPr>
              <w:rStyle w:val="Hyperlink"/>
            </w:rPr>
            <w:t xml:space="preserve">Definition 14</w:t>
          </w:r>
        </w:ins>
      </w:hyperlink>
      <w:ins w:id="28678" w:author="PR Preview" w:date="2026-01-01T00:00:00Z">
        <w:r>
          <w:t xml:space="preserve">), which is nonzero:</w:t>
        </w:r>
      </w:ins>
    </w:p>
    <w:p>
      <w:pPr>
        <w:pStyle w:val="BodyText"/>
      </w:pPr>
      <w:ins w:id="28679" w:author="PR Preview" w:date="2026-01-01T00:00:00Z">
        <w:r>
          <w:t xml:space="preserve">$$
    \begin{aligned}
    {\mathord{\smash[b]{\underset{\raise.3ex\hbox{$\scriptstyle\sim$}}{e}}\vphantom{e}}_i}^{\top} \mathbf{X} \mathord{\smash[b]{\underset{\raise.3ex\hbox{$\scriptstyle\sim$}}{e}}\vphantom{e}}_i
    &amp;= \sum_{r=1}^{p} \sum_{s=1}^{p} (\mathord{\smash[b]{\underset{\raise.3ex\hbox{$\scriptstyle\sim$}}{e}}\vphantom{e}}_i)_r\,x_{rs}\,(\mathord{\smash[b]{\underset{\raise.3ex\hbox{$\scriptstyle\sim$}}{e}}\vphantom{e}}_i)_s
    &amp;&amp; \text{(}\text{Definition~32}\text{, }\text{Definition~8}\text{)}
    \\
    &amp;= x_{ii}
    &amp;&amp; \text{(only the term with } r \text{ and } s \text{ both equal to } i \text{ is nonzero)}
    \\
    &amp;&gt; 0.
    &amp;&amp; \text{(} \mathbf{X} \text{ positive definite)}
    \end{aligned}
    $$</w:t>
        </w:r>
      </w:ins>
    </w:p>
    <w:bookmarkStart w:id="657" w:name="exm-pd-submatrix"/>
    <w:p>
      <w:pPr>
        <w:pStyle w:val="FirstParagraph"/>
      </w:pPr>
      <w:r>
        <w:rPr>
          <w:b/>
          <w:bCs/>
        </w:rPr>
        <w:t xml:space="preserve">Example 209 (A quick necessary test)</w:t>
      </w:r>
      <w:r>
        <w:t xml:space="preserve"> </w:t>
      </w:r>
      <m:oMath>
        <m:d>
          <m:dPr>
            <m:begChr m:val="["/>
            <m:sepChr m:val=""/>
            <m:endChr m:val="]"/>
            <m:grow/>
          </m:dPr>
          <m:e>
            <m:m>
              <m:mPr>
                <m:baseJc m:val="center"/>
                <m:plcHide m:val="on"/>
                <m:mcs>
                  <m:mc>
                    <m:mcPr>
                      <m:mcJc m:val="center"/>
                      <m:count m:val="1"/>
                    </m:mcPr>
                  </m:mc>
                  <m:mc>
                    <m:mcPr>
                      <m:mcJc m:val="center"/>
                      <m:count m:val="1"/>
                    </m:mcPr>
                  </m:mc>
                </m:mcs>
              </m:mPr>
              <m:mr>
                <m:e>
                  <m:r>
                    <m:t>2</m:t>
                  </m:r>
                </m:e>
                <m:e>
                  <m:r>
                    <m:t>1</m:t>
                  </m:r>
                </m:e>
              </m:mr>
              <m:mr>
                <m:e>
                  <m:r>
                    <m:t>1</m:t>
                  </m:r>
                </m:e>
                <m:e>
                  <m:r>
                    <m:t>2</m:t>
                  </m:r>
                </m:e>
              </m:mr>
            </m:m>
          </m:e>
        </m:d>
      </m:oMath>
      <w:r>
        <w:t xml:space="preserve"> </w:t>
      </w:r>
      <w:r>
        <w:t xml:space="preserve">is positive definite (</w:t>
      </w:r>
      <w:hyperlink w:anchor="exm-pd-operations">
        <w:r>
          <w:rPr>
            <w:rStyle w:val="Hyperlink"/>
          </w:rPr>
          <w:t xml:space="preserve">Example 207</w:t>
        </w:r>
      </w:hyperlink>
      <w:r>
        <w:t xml:space="preserve">),</w:t>
      </w:r>
      <w:r>
        <w:t xml:space="preserve"> </w:t>
      </w:r>
      <w:r>
        <w:t xml:space="preserve">and its diagonal entries</w:t>
      </w:r>
      <w:r>
        <w:t xml:space="preserve"> </w:t>
      </w:r>
      <m:oMath>
        <m:r>
          <m:t>2</m:t>
        </m:r>
        <m:r>
          <m:rPr>
            <m:sty m:val="p"/>
          </m:rPr>
          <m:t>,</m:t>
        </m:r>
        <m:r>
          <m:t>2</m:t>
        </m:r>
      </m:oMath>
      <w:r>
        <w:t xml:space="preserve"> </w:t>
      </w:r>
      <w:r>
        <w:t xml:space="preserve">and its</w:t>
      </w:r>
      <w:r>
        <w:t xml:space="preserve"> </w:t>
      </w:r>
      <m:oMath>
        <m:r>
          <m:t>1</m:t>
        </m:r>
        <m:r>
          <m:rPr>
            <m:sty m:val="p"/>
          </m:rPr>
          <m:t>×</m:t>
        </m:r>
        <m:r>
          <m:t>1</m:t>
        </m:r>
      </m:oMath>
      <w:r>
        <w:t xml:space="preserve"> </w:t>
      </w:r>
      <w:r>
        <w:t xml:space="preserve">leading block</w:t>
      </w:r>
      <w:r>
        <w:t xml:space="preserve"> </w:t>
      </w:r>
      <m:oMath>
        <m:r>
          <m:rPr>
            <m:sty m:val="p"/>
          </m:rPr>
          <m:t>[</m:t>
        </m:r>
        <m:r>
          <m:t>2</m:t>
        </m:r>
        <m:r>
          <m:rPr>
            <m:sty m:val="p"/>
          </m:rPr>
          <m:t>]</m:t>
        </m:r>
      </m:oMath>
      <w:r>
        <w:t xml:space="preserve"> </w:t>
      </w:r>
      <w:r>
        <w:t xml:space="preserve">are positive.</w:t>
      </w:r>
      <w:r>
        <w:t xml:space="preserve"> </w:t>
      </w:r>
      <w:r>
        <w:t xml:space="preserve">The test can only rule matrices out:</w:t>
      </w:r>
      <w:r>
        <w:t xml:space="preserve"> </w:t>
      </w:r>
      <m:oMath>
        <m:r>
          <m:rPr>
            <m:sty m:val="p"/>
          </m:rPr>
          <m:t>−</m:t>
        </m:r>
        <m:sSub>
          <m:e>
            <m:r>
              <m:rPr>
                <m:sty m:val="bi"/>
              </m:rPr>
              <m:t>I</m:t>
            </m:r>
          </m:e>
          <m:sub>
            <m:r>
              <m:t>2</m:t>
            </m:r>
          </m:sub>
        </m:sSub>
      </m:oMath>
      <w:r>
        <w:t xml:space="preserve"> </w:t>
      </w:r>
      <w:r>
        <w:t xml:space="preserve">has negative diagonal entries, so it is not positive definite,</w:t>
      </w:r>
      <w:r>
        <w:t xml:space="preserve"> </w:t>
      </w:r>
      <w:r>
        <w:t xml:space="preserve">even though</w:t>
      </w:r>
    </w:p>
    <w:p>
      <w:pPr>
        <w:pStyle w:val="BodyText"/>
      </w:pPr>
      <m:oMathPara>
        <m:oMathParaPr>
          <m:jc m:val="center"/>
        </m:oMathParaPr>
        <m:oMath>
          <m:eqArr>
            <m:e>
              <m:r>
                <m:rPr>
                  <m:sty m:val="p"/>
                </m:rPr>
                <m:t>det</m:t>
              </m:r>
              <m:r>
                <m:rPr>
                  <m:sty m:val="p"/>
                </m:rPr>
                <m:t>(</m:t>
              </m:r>
              <m:r>
                <m:rPr>
                  <m:sty m:val="p"/>
                </m:rPr>
                <m:t>−</m:t>
              </m:r>
              <m:sSub>
                <m:e>
                  <m:r>
                    <m:rPr>
                      <m:sty m:val="bi"/>
                    </m:rPr>
                    <m:t>I</m:t>
                  </m:r>
                </m:e>
                <m:sub>
                  <m:r>
                    <m:t>2</m:t>
                  </m:r>
                </m:sub>
              </m:sSub>
              <m:r>
                <m:rPr>
                  <m:sty m:val="p"/>
                </m:rPr>
                <m:t>)</m:t>
              </m:r>
              <m:r>
                <m:t>&amp;</m:t>
              </m:r>
              <m:r>
                <m:rPr>
                  <m:sty m:val="p"/>
                </m:rPr>
                <m:t>=</m:t>
              </m:r>
              <m:r>
                <m:rPr>
                  <m:sty m:val="p"/>
                </m:rPr>
                <m:t>(</m:t>
              </m:r>
              <m:r>
                <m:rPr>
                  <m:sty m:val="p"/>
                </m:rPr>
                <m:t>−</m:t>
              </m:r>
              <m:r>
                <m:t>1</m:t>
              </m:r>
              <m:r>
                <m:rPr>
                  <m:sty m:val="p"/>
                </m:rPr>
                <m:t>)</m:t>
              </m:r>
              <m:r>
                <m:rPr>
                  <m:sty m:val="p"/>
                </m:rPr>
                <m:t>(</m:t>
              </m:r>
              <m:r>
                <m:rPr>
                  <m:sty m:val="p"/>
                </m:rPr>
                <m:t>−</m:t>
              </m:r>
              <m:r>
                <m:t>1</m:t>
              </m:r>
              <m:r>
                <m:rPr>
                  <m:sty m:val="p"/>
                </m:rPr>
                <m:t>)</m:t>
              </m:r>
              <m:r>
                <m:rPr>
                  <m:sty m:val="p"/>
                </m:rPr>
                <m:t>−</m:t>
              </m:r>
              <m:r>
                <m:t>0</m:t>
              </m:r>
            </m:e>
            <m:e>
              <m:r>
                <m:t>&amp;</m:t>
              </m:r>
              <m:r>
                <m:rPr>
                  <m:sty m:val="p"/>
                </m:rPr>
                <m:t>=</m:t>
              </m:r>
              <m:r>
                <m:t>1</m:t>
              </m:r>
            </m:e>
            <m:e>
              <m:r>
                <m:t>&amp;</m:t>
              </m:r>
              <m:r>
                <m:rPr>
                  <m:sty m:val="p"/>
                </m:rPr>
                <m:t>&gt;</m:t>
              </m:r>
              <m:r>
                <m:t>0</m:t>
              </m:r>
            </m:e>
          </m:eqArr>
        </m:oMath>
      </m:oMathPara>
    </w:p>
    <w:p>
      <w:pPr>
        <w:pStyle w:val="FirstParagraph"/>
      </w:pPr>
      <w:r>
        <w:t xml:space="preserve">(</w:t>
      </w:r>
      <w:hyperlink w:anchor="def-determinant">
        <w:r>
          <w:rPr>
            <w:rStyle w:val="Hyperlink"/>
          </w:rPr>
          <w:t xml:space="preserve">Definition 105</w:t>
        </w:r>
      </w:hyperlink>
      <w:r>
        <w:t xml:space="preserve">);</w:t>
      </w:r>
      <w:r>
        <w:t xml:space="preserve"> </w:t>
      </w:r>
      <w:r>
        <w:t xml:space="preserve">a positive determinant alone does not make a matrix positive definite.</w:t>
      </w:r>
      <w:r>
        <w:t xml:space="preserve"> </w:t>
      </w:r>
      <w:r>
        <w:t xml:space="preserve">And positive diagonal entries are not enough:</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of</w:t>
      </w:r>
      <w:r>
        <w:t xml:space="preserve"> </w:t>
      </w:r>
      <w:hyperlink w:anchor="exm-positive-definite">
        <w:r>
          <w:rPr>
            <w:rStyle w:val="Hyperlink"/>
          </w:rPr>
          <w:t xml:space="preserve">Example 150</w:t>
        </w:r>
      </w:hyperlink>
      <w:r>
        <w:t xml:space="preserve"> </w:t>
      </w:r>
      <w:r>
        <w:t xml:space="preserve">has them</w:t>
      </w:r>
      <w:r>
        <w:t xml:space="preserve"> </w:t>
      </w:r>
      <w:r>
        <w:t xml:space="preserve">but is not positive definite.</w:t>
      </w:r>
    </w:p>
    <w:bookmarkEnd w:id="657"/>
    <w:bookmarkStart w:id="659" w:name="thm-block-quadratic"/>
    <w:p>
      <w:pPr>
        <w:pStyle w:val="BodyText"/>
      </w:pPr>
      <w:r>
        <w:rPr>
          <w:b/>
          <w:bCs/>
        </w:rPr>
        <w:t xml:space="preserve">Theorem 119 (The quadratic form of a block matrix)</w:t>
      </w:r>
      <w:r>
        <w:t xml:space="preserve"> </w:t>
      </w:r>
      <w:r>
        <w:t xml:space="preserve">Let</w:t>
      </w:r>
      <w:r>
        <w:t xml:space="preserve"> </w:t>
      </w:r>
      <m:oMath>
        <m:r>
          <m:t>k</m:t>
        </m:r>
        <m:r>
          <m:rPr>
            <m:sty m:val="p"/>
          </m:rPr>
          <m:t>,</m:t>
        </m:r>
        <m:r>
          <m:t>m</m:t>
        </m:r>
        <m:r>
          <m:rPr>
            <m:sty m:val="p"/>
          </m:rPr>
          <m:t>≥</m:t>
        </m:r>
        <m:r>
          <m:t>1</m:t>
        </m:r>
      </m:oMath>
      <w:r>
        <w:t xml:space="preserve">, let</w:t>
      </w:r>
      <w:r>
        <w:t xml:space="preserve"> </w:t>
      </w:r>
      <m:oMath>
        <m:r>
          <m:rPr>
            <m:sty m:val="bi"/>
          </m:rPr>
          <m:t>A</m:t>
        </m:r>
      </m:oMath>
      <w:r>
        <w:t xml:space="preserve"> </w:t>
      </w:r>
      <w:r>
        <w:t xml:space="preserve">be a symmetric</w:t>
      </w:r>
      <w:r>
        <w:t xml:space="preserve"> </w:t>
      </w:r>
      <m:oMath>
        <m:r>
          <m:t>k</m:t>
        </m:r>
        <m:r>
          <m:rPr>
            <m:sty m:val="p"/>
          </m:rPr>
          <m:t>×</m:t>
        </m:r>
        <m:r>
          <m:t>k</m:t>
        </m:r>
      </m:oMath>
      <w:r>
        <w:t xml:space="preserve"> </w:t>
      </w:r>
      <w:r>
        <w:t xml:space="preserve">matrix,</w:t>
      </w:r>
      <w:r>
        <w:t xml:space="preserve"> </w:t>
      </w:r>
      <m:oMath>
        <m:r>
          <m:rPr>
            <m:sty m:val="bi"/>
          </m:rPr>
          <m:t>B</m:t>
        </m:r>
      </m:oMath>
      <w:r>
        <w:t xml:space="preserve"> </w:t>
      </w:r>
      <w:r>
        <w:t xml:space="preserve">a</w:t>
      </w:r>
      <w:r>
        <w:t xml:space="preserve"> </w:t>
      </w:r>
      <m:oMath>
        <m:r>
          <m:t>k</m:t>
        </m:r>
        <m:r>
          <m:rPr>
            <m:sty m:val="p"/>
          </m:rPr>
          <m:t>×</m:t>
        </m:r>
        <m:r>
          <m:t>m</m:t>
        </m:r>
      </m:oMath>
      <w:r>
        <w:t xml:space="preserve"> </w:t>
      </w:r>
      <w:r>
        <w:t xml:space="preserve">matrix and</w:t>
      </w:r>
      <w:r>
        <w:t xml:space="preserve"> </w:t>
      </w:r>
      <m:oMath>
        <m:r>
          <m:rPr>
            <m:sty m:val="bi"/>
          </m:rPr>
          <m:t>C</m:t>
        </m:r>
      </m:oMath>
      <w:r>
        <w:t xml:space="preserve"> </w:t>
      </w:r>
      <w:r>
        <w:t xml:space="preserve">a symmetric</w:t>
      </w:r>
      <w:r>
        <w:t xml:space="preserve"> </w:t>
      </w:r>
      <m:oMath>
        <m:r>
          <m:t>m</m:t>
        </m:r>
        <m:r>
          <m:rPr>
            <m:sty m:val="p"/>
          </m:rPr>
          <m:t>×</m:t>
        </m:r>
        <m:r>
          <m:t>m</m:t>
        </m:r>
      </m:oMath>
      <w:r>
        <w:t xml:space="preserve"> </w:t>
      </w:r>
      <w:r>
        <w:t xml:space="preserve">matrix,</w:t>
      </w:r>
      <w:r>
        <w:t xml:space="preserve"> </w:t>
      </w:r>
      <w:r>
        <w:t xml:space="preserve">and let</w:t>
      </w:r>
      <w:r>
        <w:t xml:space="preserve"> </w:t>
      </w:r>
      <m:oMath>
        <m:r>
          <m:rPr>
            <m:sty m:val="bi"/>
          </m:rPr>
          <m:t>X</m:t>
        </m:r>
      </m:oMath>
      <w:r>
        <w:t xml:space="preserve"> </w:t>
      </w:r>
      <w:r>
        <w:t xml:space="preserve">be the</w:t>
      </w:r>
      <w:r>
        <w:t xml:space="preserve"> </w:t>
      </w:r>
      <m:oMath>
        <m:r>
          <m:rPr>
            <m:sty m:val="p"/>
          </m:rPr>
          <m:t>(</m:t>
        </m:r>
        <m:r>
          <m:t>k</m:t>
        </m:r>
        <m:r>
          <m:rPr>
            <m:sty m:val="p"/>
          </m:rPr>
          <m:t>+</m:t>
        </m:r>
        <m:r>
          <m:t>m</m:t>
        </m:r>
        <m:r>
          <m:rPr>
            <m:sty m:val="p"/>
          </m:rPr>
          <m:t>)</m:t>
        </m:r>
        <m:r>
          <m:rPr>
            <m:sty m:val="p"/>
          </m:rPr>
          <m:t>×</m:t>
        </m:r>
        <m:r>
          <m:rPr>
            <m:sty m:val="p"/>
          </m:rPr>
          <m:t>(</m:t>
        </m:r>
        <m:r>
          <m:t>k</m:t>
        </m:r>
        <m:r>
          <m:rPr>
            <m:sty m:val="p"/>
          </m:rPr>
          <m:t>+</m:t>
        </m:r>
        <m:r>
          <m:t>m</m:t>
        </m:r>
        <m:r>
          <m:rPr>
            <m:sty m:val="p"/>
          </m:rPr>
          <m:t>)</m:t>
        </m:r>
      </m:oMath>
      <w:r>
        <w:t xml:space="preserve"> </w:t>
      </w:r>
      <w:r>
        <w:t xml:space="preserve">block matrix (</w:t>
      </w:r>
      <w:hyperlink w:anchor="def-block-matrix">
        <w:r>
          <w:rPr>
            <w:rStyle w:val="Hyperlink"/>
          </w:rPr>
          <w:t xml:space="preserve">Definition 122</w:t>
        </w:r>
      </w:hyperlink>
      <w:r>
        <w:t xml:space="preserve">)</w:t>
      </w:r>
    </w:p>
    <w:p>
      <w:pPr>
        <w:pStyle w:val="BodyText"/>
      </w:pPr>
      <m:oMathPara>
        <m:oMathParaPr>
          <m:jc m:val="center"/>
        </m:oMathParaP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limLow>
                      <m:e>
                        <m:limLow>
                          <m:e>
                            <m:r>
                              <m:rPr>
                                <m:sty m:val="bi"/>
                              </m:rPr>
                              <m:t>A</m:t>
                            </m:r>
                          </m:e>
                          <m:lim>
                            <m:r>
                              <m:rPr>
                                <m:sty m:val="p"/>
                              </m:rPr>
                              <m:t>⏟</m:t>
                            </m:r>
                          </m:lim>
                        </m:limLow>
                      </m:e>
                      <m:lim>
                        <m:r>
                          <m:t>k</m:t>
                        </m:r>
                        <m:r>
                          <m:rPr>
                            <m:sty m:val="p"/>
                          </m:rPr>
                          <m:t>×</m:t>
                        </m:r>
                        <m:r>
                          <m:t>k</m:t>
                        </m:r>
                      </m:lim>
                    </m:limLow>
                  </m:e>
                  <m:e>
                    <m:limLow>
                      <m:e>
                        <m:limLow>
                          <m:e>
                            <m:r>
                              <m:rPr>
                                <m:sty m:val="bi"/>
                              </m:rPr>
                              <m:t>B</m:t>
                            </m:r>
                          </m:e>
                          <m:lim>
                            <m:r>
                              <m:rPr>
                                <m:sty m:val="p"/>
                              </m:rPr>
                              <m:t>⏟</m:t>
                            </m:r>
                          </m:lim>
                        </m:limLow>
                      </m:e>
                      <m:lim>
                        <m:r>
                          <m:t>k</m:t>
                        </m:r>
                        <m:r>
                          <m:rPr>
                            <m:sty m:val="p"/>
                          </m:rPr>
                          <m:t>×</m:t>
                        </m:r>
                        <m:r>
                          <m:t>m</m:t>
                        </m:r>
                      </m:lim>
                    </m:limLow>
                  </m:e>
                </m:mr>
                <m:mr>
                  <m:e>
                    <m:limLow>
                      <m:e>
                        <m:limLow>
                          <m:e>
                            <m:sSup>
                              <m:e>
                                <m:r>
                                  <m:rPr>
                                    <m:sty m:val="bi"/>
                                  </m:rPr>
                                  <m:t>B</m:t>
                                </m:r>
                              </m:e>
                              <m:sup>
                                <m:r>
                                  <m:rPr>
                                    <m:sty m:val="p"/>
                                  </m:rPr>
                                  <m:t>⊤</m:t>
                                </m:r>
                              </m:sup>
                            </m:sSup>
                          </m:e>
                          <m:lim>
                            <m:r>
                              <m:rPr>
                                <m:sty m:val="p"/>
                              </m:rPr>
                              <m:t>⏟</m:t>
                            </m:r>
                          </m:lim>
                        </m:limLow>
                      </m:e>
                      <m:lim>
                        <m:r>
                          <m:t>m</m:t>
                        </m:r>
                        <m:r>
                          <m:rPr>
                            <m:sty m:val="p"/>
                          </m:rPr>
                          <m:t>×</m:t>
                        </m:r>
                        <m:r>
                          <m:t>k</m:t>
                        </m:r>
                      </m:lim>
                    </m:limLow>
                  </m:e>
                  <m:e>
                    <m:limLow>
                      <m:e>
                        <m:limLow>
                          <m:e>
                            <m:r>
                              <m:rPr>
                                <m:sty m:val="bi"/>
                              </m:rPr>
                              <m:t>C</m:t>
                            </m:r>
                          </m:e>
                          <m:lim>
                            <m:r>
                              <m:rPr>
                                <m:sty m:val="p"/>
                              </m:rPr>
                              <m:t>⏟</m:t>
                            </m:r>
                          </m:lim>
                        </m:limLow>
                      </m:e>
                      <m:lim>
                        <m:r>
                          <m:t>m</m:t>
                        </m:r>
                        <m:r>
                          <m:rPr>
                            <m:sty m:val="p"/>
                          </m:rPr>
                          <m:t>×</m:t>
                        </m:r>
                        <m:r>
                          <m:t>m</m:t>
                        </m:r>
                      </m:lim>
                    </m:limLow>
                  </m:e>
                </m:mr>
              </m:m>
            </m:e>
          </m:d>
          <m:r>
            <m:rPr>
              <m:sty m:val="p"/>
            </m:rPr>
            <m:t>,</m:t>
          </m:r>
        </m:oMath>
      </m:oMathPara>
    </w:p>
    <w:p>
      <w:pPr>
        <w:pStyle w:val="FirstParagraph"/>
      </w:pPr>
      <w:r>
        <w:t xml:space="preserve">that is,</w:t>
      </w:r>
      <w:r>
        <w:t xml:space="preserve"> </w:t>
      </w:r>
      <m:oMath>
        <m:sSub>
          <m:e>
            <m:r>
              <m:t>x</m:t>
            </m:r>
          </m:e>
          <m:sub>
            <m:r>
              <m:t>i</m:t>
            </m:r>
            <m:r>
              <m:t>j</m:t>
            </m:r>
          </m:sub>
        </m:sSub>
        <m:r>
          <m:rPr>
            <m:sty m:val="p"/>
          </m:rPr>
          <m:t>=</m:t>
        </m:r>
        <m:sSub>
          <m:e>
            <m:r>
              <m:t>a</m:t>
            </m:r>
          </m:e>
          <m:sub>
            <m:r>
              <m:t>i</m:t>
            </m:r>
            <m:r>
              <m:t>j</m:t>
            </m:r>
          </m:sub>
        </m:sSub>
      </m:oMath>
      <w:r>
        <w:t xml:space="preserve">,</w:t>
      </w:r>
      <w:r>
        <w:t xml:space="preserve"> </w:t>
      </w:r>
      <m:oMath>
        <m:sSub>
          <m:e>
            <m:r>
              <m:t>x</m:t>
            </m:r>
          </m:e>
          <m:sub>
            <m:r>
              <m:t>i</m:t>
            </m:r>
            <m:r>
              <m:rPr>
                <m:sty m:val="p"/>
              </m:rPr>
              <m:t>,</m:t>
            </m:r>
            <m:r>
              <m:t>k</m:t>
            </m:r>
            <m:r>
              <m:rPr>
                <m:sty m:val="p"/>
              </m:rPr>
              <m:t>+</m:t>
            </m:r>
            <m:r>
              <m:t>j</m:t>
            </m:r>
          </m:sub>
        </m:sSub>
        <m:r>
          <m:rPr>
            <m:sty m:val="p"/>
          </m:rPr>
          <m:t>=</m:t>
        </m:r>
        <m:sSub>
          <m:e>
            <m:r>
              <m:t>b</m:t>
            </m:r>
          </m:e>
          <m:sub>
            <m:r>
              <m:t>i</m:t>
            </m:r>
            <m:r>
              <m:t>j</m:t>
            </m:r>
          </m:sub>
        </m:sSub>
      </m:oMath>
      <w:r>
        <w:t xml:space="preserve">,</w:t>
      </w:r>
      <w:r>
        <w:t xml:space="preserve"> </w:t>
      </w:r>
      <m:oMath>
        <m:sSub>
          <m:e>
            <m:r>
              <m:t>x</m:t>
            </m:r>
          </m:e>
          <m:sub>
            <m:r>
              <m:t>k</m:t>
            </m:r>
            <m:r>
              <m:rPr>
                <m:sty m:val="p"/>
              </m:rPr>
              <m:t>+</m:t>
            </m:r>
            <m:r>
              <m:t>i</m:t>
            </m:r>
            <m:r>
              <m:rPr>
                <m:sty m:val="p"/>
              </m:rPr>
              <m:t>,</m:t>
            </m:r>
            <m:r>
              <m:t>j</m:t>
            </m:r>
          </m:sub>
        </m:sSub>
        <m:r>
          <m:rPr>
            <m:sty m:val="p"/>
          </m:rPr>
          <m:t>=</m:t>
        </m:r>
        <m:sSub>
          <m:e>
            <m:r>
              <m:t>b</m:t>
            </m:r>
          </m:e>
          <m:sub>
            <m:r>
              <m:t>j</m:t>
            </m:r>
            <m:r>
              <m:t>i</m:t>
            </m:r>
          </m:sub>
        </m:sSub>
      </m:oMath>
      <w:r>
        <w:t xml:space="preserve"> </w:t>
      </w:r>
      <w:r>
        <w:t xml:space="preserve">and</w:t>
      </w:r>
      <w:r>
        <w:t xml:space="preserve"> </w:t>
      </w:r>
      <m:oMath>
        <m:sSub>
          <m:e>
            <m:r>
              <m:t>x</m:t>
            </m:r>
          </m:e>
          <m:sub>
            <m:r>
              <m:t>k</m:t>
            </m:r>
            <m:r>
              <m:rPr>
                <m:sty m:val="p"/>
              </m:rPr>
              <m:t>+</m:t>
            </m:r>
            <m:r>
              <m:t>i</m:t>
            </m:r>
            <m:r>
              <m:rPr>
                <m:sty m:val="p"/>
              </m:rPr>
              <m:t>,</m:t>
            </m:r>
            <m:r>
              <m:t>k</m:t>
            </m:r>
            <m:r>
              <m:rPr>
                <m:sty m:val="p"/>
              </m:rPr>
              <m:t>+</m:t>
            </m:r>
            <m:r>
              <m:t>j</m:t>
            </m:r>
          </m:sub>
        </m:sSub>
        <m:r>
          <m:rPr>
            <m:sty m:val="p"/>
          </m:rPr>
          <m:t>=</m:t>
        </m:r>
        <m:sSub>
          <m:e>
            <m:r>
              <m:t>c</m:t>
            </m:r>
          </m:e>
          <m:sub>
            <m:r>
              <m:t>i</m:t>
            </m:r>
            <m:r>
              <m:t>j</m:t>
            </m:r>
          </m:sub>
        </m:sSub>
      </m:oMath>
      <w:r>
        <w:t xml:space="preserve"> </w:t>
      </w:r>
      <w:r>
        <w:t xml:space="preserve">for indices in range.</w:t>
      </w:r>
      <w:r>
        <w:t xml:space="preserve"> </w:t>
      </w:r>
      <m:oMath>
        <m:r>
          <m:rPr>
            <m:sty m:val="bi"/>
          </m:rPr>
          <m:t>X</m:t>
        </m:r>
      </m:oMath>
      <w:r>
        <w:t xml:space="preserve"> </w:t>
      </w:r>
      <w:r>
        <w:t xml:space="preserve">is symmetric (</w:t>
      </w:r>
      <w:hyperlink w:anchor="def-symmetric-matrix">
        <w:r>
          <w:rPr>
            <w:rStyle w:val="Hyperlink"/>
          </w:rPr>
          <w:t xml:space="preserve">Definition 82</w:t>
        </w:r>
      </w:hyperlink>
      <w:r>
        <w:t xml:space="preserve">):</w:t>
      </w:r>
    </w:p>
    <w:p>
      <w:pPr>
        <w:pStyle w:val="BodyText"/>
      </w:pPr>
      <m:oMathPara>
        <m:oMathParaPr>
          <m:jc m:val="center"/>
        </m:oMathParaPr>
        <m:oMath>
          <m:eqArr>
            <m:e>
              <m:sSub>
                <m:e>
                  <m:r>
                    <m:t>x</m:t>
                  </m:r>
                </m:e>
                <m:sub>
                  <m:r>
                    <m:t>k</m:t>
                  </m:r>
                  <m:r>
                    <m:rPr>
                      <m:sty m:val="p"/>
                    </m:rPr>
                    <m:t>+</m:t>
                  </m:r>
                  <m:r>
                    <m:t>i</m:t>
                  </m:r>
                  <m:r>
                    <m:rPr>
                      <m:sty m:val="p"/>
                    </m:rPr>
                    <m:t>,</m:t>
                  </m:r>
                  <m:r>
                    <m:t>j</m:t>
                  </m:r>
                </m:sub>
              </m:sSub>
              <m:r>
                <m:t>&amp;</m:t>
              </m:r>
              <m:r>
                <m:rPr>
                  <m:sty m:val="p"/>
                </m:rPr>
                <m:t>=</m:t>
              </m:r>
              <m:sSub>
                <m:e>
                  <m:r>
                    <m:t>b</m:t>
                  </m:r>
                </m:e>
                <m:sub>
                  <m:r>
                    <m:t>j</m:t>
                  </m:r>
                  <m:r>
                    <m:t>i</m:t>
                  </m:r>
                </m:sub>
              </m:sSub>
            </m:e>
            <m:e>
              <m:r>
                <m:t>&amp;</m:t>
              </m:r>
              <m:r>
                <m:rPr>
                  <m:sty m:val="p"/>
                </m:rPr>
                <m:t>=</m:t>
              </m:r>
              <m:sSub>
                <m:e>
                  <m:r>
                    <m:t>x</m:t>
                  </m:r>
                </m:e>
                <m:sub>
                  <m:r>
                    <m:t>j</m:t>
                  </m:r>
                  <m:r>
                    <m:rPr>
                      <m:sty m:val="p"/>
                    </m:rPr>
                    <m:t>,</m:t>
                  </m:r>
                  <m:r>
                    <m:t>k</m:t>
                  </m:r>
                  <m:r>
                    <m:rPr>
                      <m:sty m:val="p"/>
                    </m:rPr>
                    <m:t>+</m:t>
                  </m:r>
                  <m:r>
                    <m:t>i</m:t>
                  </m:r>
                </m:sub>
              </m:sSub>
              <m:r>
                <m:rPr>
                  <m:sty m:val="p"/>
                </m:rPr>
                <m:t>,</m:t>
              </m:r>
            </m:e>
          </m:eqArr>
        </m:oMath>
      </m:oMathPara>
    </w:p>
    <w:p>
      <w:pPr>
        <w:pStyle w:val="FirstParagraph"/>
      </w:pPr>
      <w:del w:id="28680" w:author="PR Preview" w:date="2026-01-01T00:00:00Z">
        <w:r>
          <w:delText xml:space="preserve">and</w:delText>
        </w:r>
      </w:del>
      <w:del w:id="28681" w:author="PR Preview" w:date="2026-01-01T00:00:00Z">
        <w:r>
          <w:delText xml:space="preserve"> </w:delText>
        </w:r>
      </w:del>
      <m:oMath>
        <m:r>
          <m:rPr>
            <m:sty m:val="bi"/>
          </m:rPr>
          <m:t>A</m:t>
        </m:r>
      </m:oMath>
      <w:del w:id="28682" w:author="PR Preview" w:date="2026-01-01T00:00:00Z">
        <w:r>
          <w:delText xml:space="preserve"> </w:delText>
        </w:r>
      </w:del>
      <w:del w:id="28683" w:author="PR Preview" w:date="2026-01-01T00:00:00Z">
        <w:r>
          <w:delText xml:space="preserve">and</w:delText>
        </w:r>
      </w:del>
      <w:del w:id="28684" w:author="PR Preview" w:date="2026-01-01T00:00:00Z">
        <w:r>
          <w:delText xml:space="preserve"> </w:delText>
        </w:r>
      </w:del>
      <m:oMath>
        <m:r>
          <m:rPr>
            <m:sty m:val="bi"/>
          </m:rPr>
          <m:t>C</m:t>
        </m:r>
      </m:oMath>
      <w:del w:id="28685" w:author="PR Preview" w:date="2026-01-01T00:00:00Z">
        <w:r>
          <w:delText xml:space="preserve"> </w:delText>
        </w:r>
      </w:del>
      <w:del w:id="28686" w:author="PR Preview" w:date="2026-01-01T00:00:00Z">
        <w:r>
          <w:delText xml:space="preserve">are symmetric.</w:delText>
        </w:r>
      </w:del>
      <w:del w:id="28687" w:author="PR Preview" w:date="2026-01-01T00:00:00Z">
        <w:r>
          <w:delText xml:space="preserve"> </w:delText>
        </w:r>
      </w:del>
      <w:del w:id="28688" w:author="PR Preview" w:date="2026-01-01T00:00:00Z">
        <w:r>
          <w:delText xml:space="preserve">Split</w:delText>
        </w:r>
      </w:del>
      <w:del w:id="28689" w:author="PR Preview" w:date="2026-01-01T00:00:00Z">
        <w:r>
          <w:delText xml:space="preserve"> </w:delText>
        </w:r>
      </w:del>
      <m:oMath>
        <m:limLow>
          <m:e>
            <m:r>
              <m:t>v</m:t>
            </m:r>
          </m:e>
          <m:lim>
            <m:r>
              <m:rPr>
                <m:sty m:val="p"/>
              </m:rPr>
              <m:t>∼</m:t>
            </m:r>
          </m:lim>
        </m:limLow>
        <m:r>
          <m:rPr>
            <m:sty m:val="p"/>
          </m:rPr>
          <m:t>∈</m:t>
        </m:r>
        <m:sSup>
          <m:e>
            <m:r>
              <m:rPr>
                <m:scr m:val="double-struck"/>
                <m:sty m:val="p"/>
              </m:rPr>
              <m:t>R</m:t>
            </m:r>
          </m:e>
          <m:sup>
            <m:r>
              <m:t>k</m:t>
            </m:r>
            <m:r>
              <m:rPr>
                <m:sty m:val="p"/>
              </m:rPr>
              <m:t>+</m:t>
            </m:r>
            <m:r>
              <m:t>m</m:t>
            </m:r>
          </m:sup>
        </m:sSup>
      </m:oMath>
      <w:del w:id="28690" w:author="PR Preview" w:date="2026-01-01T00:00:00Z">
        <w:r>
          <w:delText xml:space="preserve"> </w:delText>
        </w:r>
      </w:del>
      <w:del w:id="28691" w:author="PR Preview" w:date="2026-01-01T00:00:00Z">
        <w:r>
          <w:delText xml:space="preserve">as</w:delText>
        </w:r>
      </w:del>
      <w:del w:id="28692"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oMath>
      <w:del w:id="28693" w:author="PR Preview" w:date="2026-01-01T00:00:00Z">
        <w:r>
          <w:delText xml:space="preserve">,</w:delText>
        </w:r>
      </w:del>
      <w:del w:id="28694" w:author="PR Preview" w:date="2026-01-01T00:00:00Z">
        <w:r>
          <w:delText xml:space="preserve"> </w:delText>
        </w:r>
      </w:del>
      <w:del w:id="28695" w:author="PR Preview" w:date="2026-01-01T00:00:00Z">
        <w:r>
          <w:delText xml:space="preserve">with</w:delText>
        </w:r>
      </w:del>
      <w:del w:id="28696" w:author="PR Preview" w:date="2026-01-01T00:00:00Z">
        <w:r>
          <w:delText xml:space="preserve"> </w:delText>
        </w:r>
      </w:del>
      <m:oMath>
        <m:limLow>
          <m:e>
            <m:r>
              <m:t>u</m:t>
            </m:r>
          </m:e>
          <m:lim>
            <m:r>
              <m:rPr>
                <m:sty m:val="p"/>
              </m:rPr>
              <m:t>∼</m:t>
            </m:r>
          </m:lim>
        </m:limLow>
        <m:r>
          <m:rPr>
            <m:sty m:val="p"/>
          </m:rPr>
          <m:t>∈</m:t>
        </m:r>
        <m:sSup>
          <m:e>
            <m:r>
              <m:rPr>
                <m:scr m:val="double-struck"/>
                <m:sty m:val="p"/>
              </m:rPr>
              <m:t>R</m:t>
            </m:r>
          </m:e>
          <m:sup>
            <m:r>
              <m:t>k</m:t>
            </m:r>
          </m:sup>
        </m:sSup>
      </m:oMath>
      <w:del w:id="28697" w:author="PR Preview" w:date="2026-01-01T00:00:00Z">
        <w:r>
          <w:delText xml:space="preserve"> </w:delText>
        </w:r>
      </w:del>
      <w:del w:id="28698" w:author="PR Preview" w:date="2026-01-01T00:00:00Z">
        <w:r>
          <w:delText xml:space="preserve">its first</w:delText>
        </w:r>
      </w:del>
      <w:del w:id="28699" w:author="PR Preview" w:date="2026-01-01T00:00:00Z">
        <w:r>
          <w:delText xml:space="preserve"> </w:delText>
        </w:r>
      </w:del>
      <m:oMath>
        <m:r>
          <m:t>k</m:t>
        </m:r>
      </m:oMath>
      <w:del w:id="28700" w:author="PR Preview" w:date="2026-01-01T00:00:00Z">
        <w:r>
          <w:delText xml:space="preserve"> </w:delText>
        </w:r>
      </w:del>
      <w:del w:id="28701" w:author="PR Preview" w:date="2026-01-01T00:00:00Z">
        <w:r>
          <w:delText xml:space="preserve">entries and</w:delText>
        </w:r>
      </w:del>
      <w:del w:id="28702" w:author="PR Preview" w:date="2026-01-01T00:00:00Z">
        <w:r>
          <w:delText xml:space="preserve"> </w:delText>
        </w:r>
      </w:del>
      <m:oMath>
        <m:limLow>
          <m:e>
            <m:r>
              <m:t>w</m:t>
            </m:r>
          </m:e>
          <m:lim>
            <m:r>
              <m:rPr>
                <m:sty m:val="p"/>
              </m:rPr>
              <m:t>∼</m:t>
            </m:r>
          </m:lim>
        </m:limLow>
        <m:r>
          <m:rPr>
            <m:sty m:val="p"/>
          </m:rPr>
          <m:t>∈</m:t>
        </m:r>
        <m:sSup>
          <m:e>
            <m:r>
              <m:rPr>
                <m:scr m:val="double-struck"/>
                <m:sty m:val="p"/>
              </m:rPr>
              <m:t>R</m:t>
            </m:r>
          </m:e>
          <m:sup>
            <m:r>
              <m:t>m</m:t>
            </m:r>
          </m:sup>
        </m:sSup>
      </m:oMath>
      <w:del w:id="28703" w:author="PR Preview" w:date="2026-01-01T00:00:00Z">
        <w:r>
          <w:delText xml:space="preserve"> </w:delText>
        </w:r>
      </w:del>
      <w:del w:id="28704" w:author="PR Preview" w:date="2026-01-01T00:00:00Z">
        <w:r>
          <w:delText xml:space="preserve">the rest. Then</w:delText>
        </w:r>
      </w:del>
    </w:p>
    <w:p>
      <w:pPr>
        <w:pStyle w:val="BodyText"/>
      </w:pPr>
      <w:bookmarkStart w:id="658" w:name="eq-block-quadratic"/>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  </m:t>
          </m:r>
          <m:r>
            <m:rPr>
              <m:sty m:val="p"/>
            </m:rPr>
            <m:t>(</m:t>
          </m:r>
          <m:r>
            <m:t>8</m:t>
          </m:r>
          <m:r>
            <m:rPr>
              <m:sty m:val="p"/>
            </m:rPr>
            <m:t>)</m:t>
          </m:r>
        </m:oMath>
      </m:oMathPara>
      <w:bookmarkEnd w:id="658"/>
    </w:p>
    <w:p>
      <w:pPr>
        <w:pStyle w:val="FirstParagraph"/>
      </w:pPr>
      <w:del w:id="28705" w:author="PR Preview" w:date="2026-01-01T00:00:00Z">
        <w:r>
          <w:delText xml:space="preserve">and if</w:delText>
        </w:r>
      </w:del>
      <w:del w:id="28706" w:author="PR Preview" w:date="2026-01-01T00:00:00Z">
        <w:r>
          <w:delText xml:space="preserve"> </w:delText>
        </w:r>
      </w:del>
      <m:oMath>
        <m:r>
          <m:rPr>
            <m:sty m:val="bi"/>
          </m:rPr>
          <m:t>A</m:t>
        </m:r>
      </m:oMath>
      <w:del w:id="28707" w:author="PR Preview" w:date="2026-01-01T00:00:00Z">
        <w:r>
          <w:delText xml:space="preserve"> </w:delText>
        </w:r>
      </w:del>
      <w:del w:id="28708" w:author="PR Preview" w:date="2026-01-01T00:00:00Z">
        <w:r>
          <w:delText xml:space="preserve">is invertible, with</w:delText>
        </w:r>
      </w:del>
      <w:del w:id="28709" w:author="PR Preview" w:date="2026-01-01T00:00:00Z">
        <w:r>
          <w:delText xml:space="preserve"> </w:delText>
        </w:r>
      </w:del>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8710" w:author="PR Preview" w:date="2026-01-01T00:00:00Z">
        <w:r>
          <w:delText xml:space="preserve"> </w:delText>
        </w:r>
      </w:del>
      <w:del w:id="28711" w:author="PR Preview" w:date="2026-01-01T00:00:00Z">
        <w:r>
          <w:delText xml:space="preserve">and</w:delText>
        </w:r>
      </w:del>
      <w:del w:id="28712" w:author="PR Preview" w:date="2026-01-01T00:00:00Z">
        <w:r>
          <w:delText xml:space="preserve"> </w:delText>
        </w:r>
      </w:del>
      <m:oMath>
        <m:limLow>
          <m:e>
            <m:r>
              <m:t>z</m:t>
            </m:r>
          </m:e>
          <m:lim>
            <m:r>
              <m:rPr>
                <m:sty m:val="p"/>
              </m:rPr>
              <m:t>∼</m:t>
            </m:r>
          </m:lim>
        </m:limLow>
        <m:limUpp>
          <m:e>
            <m:r>
              <m:rPr>
                <m:sty m:val="p"/>
              </m:rPr>
              <m:t>=</m:t>
            </m:r>
          </m:e>
          <m:lim>
            <m:r>
              <m:rPr>
                <m:nor/>
                <m:sty m:val="p"/>
              </m:rPr>
              <m:t>def</m:t>
            </m:r>
          </m:lim>
        </m:limUpp>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del w:id="28713" w:author="PR Preview" w:date="2026-01-01T00:00:00Z">
        <w:r>
          <w:delText xml:space="preserve">,</w:delText>
        </w:r>
      </w:del>
    </w:p>
    <w:p>
      <w:pPr>
        <w:pStyle w:val="BodyText"/>
      </w:pPr>
      <m:oMathPara>
        <m:oMathParaPr>
          <m:jc m:val="center"/>
        </m:oMathParaPr>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oMath>
      </m:oMathPara>
    </w:p>
    <w:p>
      <w:pPr>
        <w:pStyle w:val="FirstParagraph"/>
      </w:pPr>
      <w:del w:id="28714" w:author="PR Preview" w:date="2026-01-01T00:00:00Z">
        <w:r>
          <w:rPr>
            <w:i/>
            <w:iCs/>
          </w:rPr>
          <w:delText xml:space="preserve">Proof</w:delText>
        </w:r>
      </w:del>
      <w:del w:id="28715" w:author="PR Preview" w:date="2026-01-01T00:00:00Z">
        <w:r>
          <w:delText xml:space="preserve">. </w:delText>
        </w:r>
      </w:del>
      <m:oMath>
        <m:r>
          <m:rPr>
            <m:sty m:val="bi"/>
          </m:rPr>
          <m:t>X</m:t>
        </m:r>
        <m:limLow>
          <m:e>
            <m:r>
              <m:t>v</m:t>
            </m:r>
          </m:e>
          <m:lim>
            <m:r>
              <m:rPr>
                <m:sty m:val="p"/>
              </m:rPr>
              <m:t>∼</m:t>
            </m:r>
          </m:lim>
        </m:limLow>
      </m:oMath>
      <w:del w:id="28716" w:author="PR Preview" w:date="2026-01-01T00:00:00Z">
        <w:r>
          <w:rPr>
            <w:b/>
            <w:bCs/>
          </w:rPr>
          <w:delText xml:space="preserve"> </w:delText>
        </w:r>
      </w:del>
      <w:del w:id="28717" w:author="PR Preview" w:date="2026-01-01T00:00:00Z">
        <w:r>
          <w:rPr>
            <w:b/>
            <w:bCs/>
          </w:rPr>
          <w:delText xml:space="preserve">in blocks.</w:delText>
        </w:r>
      </w:del>
      <w:del w:id="28718" w:author="PR Preview" w:date="2026-01-01T00:00:00Z">
        <w:r>
          <w:delText xml:space="preserve"> </w:delText>
        </w:r>
      </w:del>
      <w:del w:id="28719" w:author="PR Preview" w:date="2026-01-01T00:00:00Z">
        <w:r>
          <w:delText xml:space="preserve">For</w:delText>
        </w:r>
      </w:del>
      <w:del w:id="28720" w:author="PR Preview" w:date="2026-01-01T00:00:00Z">
        <w:r>
          <w:delText xml:space="preserve"> </w:delText>
        </w:r>
      </w:del>
      <m:oMath>
        <m:r>
          <m:t>i</m:t>
        </m:r>
        <m:r>
          <m:rPr>
            <m:sty m:val="p"/>
          </m:rPr>
          <m:t>≤</m:t>
        </m:r>
        <m:r>
          <m:t>k</m:t>
        </m:r>
      </m:oMath>
      <w:del w:id="28721" w:author="PR Preview" w:date="2026-01-01T00:00:00Z">
        <w:r>
          <w:delText xml:space="preserve">,</w:delText>
        </w:r>
      </w:del>
    </w:p>
    <w:p>
      <w:pPr>
        <w:pStyle w:val="BodyText"/>
      </w:pPr>
      <m:oMathPara>
        <m:oMathParaPr>
          <m:jc m:val="center"/>
        </m:oMathParaPr>
        <m:oMath>
          <m:eqArr>
            <m:e>
              <m:r>
                <m:rPr>
                  <m:sty m:val="p"/>
                </m:rPr>
                <m:t>(</m:t>
              </m:r>
              <m:r>
                <m:rPr>
                  <m:sty m:val="bi"/>
                </m:rPr>
                <m:t>X</m:t>
              </m:r>
              <m:limLow>
                <m:e>
                  <m:r>
                    <m:t>v</m:t>
                  </m:r>
                </m:e>
                <m:lim>
                  <m:r>
                    <m:rPr>
                      <m:sty m:val="p"/>
                    </m:rPr>
                    <m:t>∼</m:t>
                  </m:r>
                </m:lim>
              </m:limLow>
              <m:sSub>
                <m:e>
                  <m:r>
                    <m:rPr>
                      <m:sty m:val="p"/>
                    </m:rPr>
                    <m:t>)</m:t>
                  </m:r>
                </m:e>
                <m:sub>
                  <m:r>
                    <m:t>i</m:t>
                  </m:r>
                </m:sub>
              </m:sSub>
              <m:r>
                <m:t>&amp;</m:t>
              </m:r>
              <m:r>
                <m:rPr>
                  <m:sty m:val="p"/>
                </m:rPr>
                <m:t>=</m:t>
              </m:r>
              <m:nary>
                <m:naryPr>
                  <m:chr m:val="∑"/>
                  <m:limLoc m:val="undOvr"/>
                  <m:subHide m:val="off"/>
                  <m:supHide m:val="off"/>
                </m:naryPr>
                <m:sub>
                  <m:r>
                    <m:t>j</m:t>
                  </m:r>
                  <m:r>
                    <m:rPr>
                      <m:sty m:val="p"/>
                    </m:rPr>
                    <m:t>=</m:t>
                  </m:r>
                  <m:r>
                    <m:t>1</m:t>
                  </m:r>
                </m:sub>
                <m:sup>
                  <m:r>
                    <m:t>k</m:t>
                  </m:r>
                  <m:r>
                    <m:rPr>
                      <m:sty m:val="p"/>
                    </m:rPr>
                    <m:t>+</m:t>
                  </m:r>
                  <m:r>
                    <m:t>m</m:t>
                  </m:r>
                </m:sup>
                <m:e>
                  <m:sSub>
                    <m:e>
                      <m:r>
                        <m:t>x</m:t>
                      </m:r>
                    </m:e>
                    <m:sub>
                      <m:r>
                        <m:t>i</m:t>
                      </m:r>
                      <m:r>
                        <m:t>j</m:t>
                      </m:r>
                    </m:sub>
                  </m:sSub>
                </m:e>
              </m:nary>
              <m:r>
                <m:t> </m:t>
              </m:r>
              <m:sSub>
                <m:e>
                  <m:r>
                    <m:t>v</m:t>
                  </m:r>
                </m:e>
                <m:sub>
                  <m:r>
                    <m:t>j</m:t>
                  </m:r>
                </m:sub>
              </m:sSub>
              <m:r>
                <m:t>&amp;</m:t>
              </m:r>
              <m:r>
                <m:t>&amp;</m:t>
              </m:r>
              <m:r>
                <m:rPr>
                  <m:nor/>
                  <m:sty m:val="p"/>
                </m:rPr>
                <m:t>(</m:t>
              </m:r>
              <m:r>
                <m:rPr>
                  <m:nor/>
                  <m:sty m:val="p"/>
                </m:rPr>
                <m:t>Definition 32</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x</m:t>
                      </m:r>
                    </m:e>
                    <m:sub>
                      <m:r>
                        <m:t>i</m:t>
                      </m:r>
                      <m:r>
                        <m:t>j</m:t>
                      </m:r>
                    </m:sub>
                  </m:sSub>
                </m:e>
              </m:nary>
              <m:r>
                <m:t> </m:t>
              </m:r>
              <m:sSub>
                <m:e>
                  <m:r>
                    <m:t>v</m:t>
                  </m:r>
                </m:e>
                <m:sub>
                  <m:r>
                    <m:t>j</m:t>
                  </m:r>
                </m:sub>
              </m:sSub>
              <m:r>
                <m:rPr>
                  <m:sty m:val="p"/>
                </m:rPr>
                <m:t>+</m:t>
              </m:r>
              <m:nary>
                <m:naryPr>
                  <m:chr m:val="∑"/>
                  <m:limLoc m:val="undOvr"/>
                  <m:subHide m:val="off"/>
                  <m:supHide m:val="off"/>
                </m:naryPr>
                <m:sub>
                  <m:r>
                    <m:t>j</m:t>
                  </m:r>
                  <m:r>
                    <m:rPr>
                      <m:sty m:val="p"/>
                    </m:rPr>
                    <m:t>=</m:t>
                  </m:r>
                  <m:r>
                    <m:t>1</m:t>
                  </m:r>
                </m:sub>
                <m:sup>
                  <m:r>
                    <m:t>m</m:t>
                  </m:r>
                </m:sup>
                <m:e>
                  <m:sSub>
                    <m:e>
                      <m:r>
                        <m:t>x</m:t>
                      </m:r>
                    </m:e>
                    <m:sub>
                      <m:r>
                        <m:t>i</m:t>
                      </m:r>
                      <m:r>
                        <m:rPr>
                          <m:sty m:val="p"/>
                        </m:rPr>
                        <m:t>,</m:t>
                      </m:r>
                      <m:r>
                        <m:t>k</m:t>
                      </m:r>
                      <m:r>
                        <m:rPr>
                          <m:sty m:val="p"/>
                        </m:rPr>
                        <m:t>+</m:t>
                      </m:r>
                      <m:r>
                        <m:t>j</m:t>
                      </m:r>
                    </m:sub>
                  </m:sSub>
                </m:e>
              </m:nary>
              <m:r>
                <m:t> </m:t>
              </m:r>
              <m:sSub>
                <m:e>
                  <m:r>
                    <m:t>v</m:t>
                  </m:r>
                </m:e>
                <m:sub>
                  <m:r>
                    <m:t>k</m:t>
                  </m:r>
                  <m:r>
                    <m:rPr>
                      <m:sty m:val="p"/>
                    </m:rPr>
                    <m:t>+</m:t>
                  </m:r>
                  <m:r>
                    <m:t>j</m:t>
                  </m:r>
                </m:sub>
              </m:sSub>
              <m:r>
                <m:t>&amp;</m:t>
              </m:r>
              <m:r>
                <m:t>&amp;</m:t>
              </m:r>
              <m:r>
                <m:rPr>
                  <m:nor/>
                  <m:sty m:val="p"/>
                </m:rPr>
                <m:t>(split the sum at </m:t>
              </m:r>
              <m:r>
                <m:t>j</m:t>
              </m:r>
              <m:r>
                <m:rPr>
                  <m:sty m:val="p"/>
                </m:rPr>
                <m:t>=</m:t>
              </m:r>
              <m:r>
                <m:t>k</m:t>
              </m:r>
              <m:r>
                <m:rPr>
                  <m:nor/>
                  <m:sty m:val="p"/>
                </m:rPr>
                <m:t>)</m:t>
              </m:r>
            </m:e>
            <m:e>
              <m:r>
                <m:t>&amp;</m:t>
              </m:r>
              <m:r>
                <m:rPr>
                  <m:sty m:val="p"/>
                </m:rPr>
                <m:t>=</m:t>
              </m:r>
              <m:nary>
                <m:naryPr>
                  <m:chr m:val="∑"/>
                  <m:limLoc m:val="undOvr"/>
                  <m:subHide m:val="off"/>
                  <m:supHide m:val="off"/>
                </m:naryPr>
                <m:sub>
                  <m:r>
                    <m:t>j</m:t>
                  </m:r>
                  <m:r>
                    <m:rPr>
                      <m:sty m:val="p"/>
                    </m:rPr>
                    <m:t>=</m:t>
                  </m:r>
                  <m:r>
                    <m:t>1</m:t>
                  </m:r>
                </m:sub>
                <m:sup>
                  <m:r>
                    <m:t>k</m:t>
                  </m:r>
                </m:sup>
                <m:e>
                  <m:sSub>
                    <m:e>
                      <m:r>
                        <m:t>a</m:t>
                      </m:r>
                    </m:e>
                    <m:sub>
                      <m:r>
                        <m:t>i</m:t>
                      </m:r>
                      <m:r>
                        <m:t>j</m:t>
                      </m:r>
                    </m:sub>
                  </m:sSub>
                </m:e>
              </m:nary>
              <m:r>
                <m:t> </m:t>
              </m:r>
              <m:sSub>
                <m:e>
                  <m:r>
                    <m:t>u</m:t>
                  </m:r>
                </m:e>
                <m:sub>
                  <m:r>
                    <m:t>j</m:t>
                  </m:r>
                </m:sub>
              </m:sSub>
              <m:r>
                <m:rPr>
                  <m:sty m:val="p"/>
                </m:rPr>
                <m:t>+</m:t>
              </m:r>
              <m:nary>
                <m:naryPr>
                  <m:chr m:val="∑"/>
                  <m:limLoc m:val="undOvr"/>
                  <m:subHide m:val="off"/>
                  <m:supHide m:val="off"/>
                </m:naryPr>
                <m:sub>
                  <m:r>
                    <m:t>j</m:t>
                  </m:r>
                  <m:r>
                    <m:rPr>
                      <m:sty m:val="p"/>
                    </m:rPr>
                    <m:t>=</m:t>
                  </m:r>
                  <m:r>
                    <m:t>1</m:t>
                  </m:r>
                </m:sub>
                <m:sup>
                  <m:r>
                    <m:t>m</m:t>
                  </m:r>
                </m:sup>
                <m:e>
                  <m:sSub>
                    <m:e>
                      <m:r>
                        <m:t>b</m:t>
                      </m:r>
                    </m:e>
                    <m:sub>
                      <m:r>
                        <m:t>i</m:t>
                      </m:r>
                      <m:r>
                        <m:t>j</m:t>
                      </m:r>
                    </m:sub>
                  </m:sSub>
                </m:e>
              </m:nary>
              <m:r>
                <m:t> </m:t>
              </m:r>
              <m:sSub>
                <m:e>
                  <m:r>
                    <m:t>w</m:t>
                  </m:r>
                </m:e>
                <m:sub>
                  <m:r>
                    <m:t>j</m:t>
                  </m:r>
                </m:sub>
              </m:sSub>
              <m:r>
                <m:t>&amp;</m:t>
              </m:r>
              <m:r>
                <m:t>&amp;</m:t>
              </m:r>
              <m:r>
                <m:rPr>
                  <m:nor/>
                  <m:sty m:val="p"/>
                </m:rPr>
                <m:t>(the blocks of </m:t>
              </m:r>
              <m:r>
                <m:rPr>
                  <m:sty m:val="bi"/>
                </m:rPr>
                <m:t>X</m:t>
              </m:r>
              <m:r>
                <m:rPr>
                  <m:nor/>
                  <m:sty m:val="p"/>
                </m:rPr>
                <m:t> and of </m:t>
              </m:r>
              <m:limLow>
                <m:e>
                  <m:r>
                    <m:t>v</m:t>
                  </m:r>
                </m:e>
                <m:lim>
                  <m:r>
                    <m:rPr>
                      <m:sty m:val="p"/>
                    </m:rPr>
                    <m:t>∼</m:t>
                  </m:r>
                </m:lim>
              </m:limLow>
              <m:r>
                <m:rPr>
                  <m:nor/>
                  <m:sty m:val="p"/>
                </m:rPr>
                <m:t>)</m:t>
              </m:r>
            </m:e>
            <m:e>
              <m:r>
                <m:t>&amp;</m:t>
              </m:r>
              <m:r>
                <m:rPr>
                  <m:sty m:val="p"/>
                </m:rPr>
                <m:t>=</m:t>
              </m:r>
              <m:r>
                <m:rPr>
                  <m:sty m:val="p"/>
                </m:rPr>
                <m:t>(</m:t>
              </m:r>
              <m:r>
                <m:rPr>
                  <m:sty m:val="bi"/>
                </m:rPr>
                <m:t>A</m:t>
              </m:r>
              <m:limLow>
                <m:e>
                  <m:r>
                    <m:t>u</m:t>
                  </m:r>
                </m:e>
                <m:lim>
                  <m:r>
                    <m:rPr>
                      <m:sty m:val="p"/>
                    </m:rPr>
                    <m:t>∼</m:t>
                  </m:r>
                </m:lim>
              </m:limLow>
              <m:sSub>
                <m:e>
                  <m:r>
                    <m:rPr>
                      <m:sty m:val="p"/>
                    </m:rPr>
                    <m:t>)</m:t>
                  </m:r>
                </m:e>
                <m:sub>
                  <m:r>
                    <m:t>i</m:t>
                  </m:r>
                </m:sub>
              </m:sSub>
              <m:r>
                <m:rPr>
                  <m:sty m:val="p"/>
                </m:rPr>
                <m:t>+</m:t>
              </m:r>
              <m:r>
                <m:rPr>
                  <m:sty m:val="p"/>
                </m:rPr>
                <m:t>(</m:t>
              </m:r>
              <m:r>
                <m:rPr>
                  <m:sty m:val="bi"/>
                </m:rPr>
                <m:t>B</m:t>
              </m:r>
              <m:limLow>
                <m:e>
                  <m:r>
                    <m:t>w</m:t>
                  </m:r>
                </m:e>
                <m:lim>
                  <m:r>
                    <m:rPr>
                      <m:sty m:val="p"/>
                    </m:rPr>
                    <m:t>∼</m:t>
                  </m:r>
                </m:lim>
              </m:limLow>
              <m:sSub>
                <m:e>
                  <m:r>
                    <m:rPr>
                      <m:sty m:val="p"/>
                    </m:rPr>
                    <m:t>)</m:t>
                  </m:r>
                </m:e>
                <m:sub>
                  <m:r>
                    <m:t>i</m:t>
                  </m:r>
                </m:sub>
              </m:sSub>
              <m:r>
                <m:rPr>
                  <m:sty m:val="p"/>
                </m:rPr>
                <m:t>,</m:t>
              </m:r>
              <m:r>
                <m:t>&amp;</m:t>
              </m:r>
              <m:r>
                <m:t>&amp;</m:t>
              </m:r>
              <m:r>
                <m:rPr>
                  <m:nor/>
                  <m:sty m:val="p"/>
                </m:rPr>
                <m:t>(</m:t>
              </m:r>
              <m:r>
                <m:rPr>
                  <m:nor/>
                  <m:sty m:val="p"/>
                </m:rPr>
                <m:t>Definition 32</m:t>
              </m:r>
              <m:r>
                <m:rPr>
                  <m:nor/>
                  <m:sty m:val="p"/>
                </m:rPr>
                <m:t>)</m:t>
              </m:r>
            </m:e>
          </m:eqArr>
        </m:oMath>
      </m:oMathPara>
    </w:p>
    <w:p>
      <w:pPr>
        <w:pStyle w:val="FirstParagraph"/>
      </w:pPr>
      <w:del w:id="28722" w:author="PR Preview" w:date="2026-01-01T00:00:00Z">
        <w:r>
          <w:delText xml:space="preserve">and in the same way</w:delText>
        </w:r>
      </w:del>
      <w:del w:id="28723" w:author="PR Preview" w:date="2026-01-01T00:00:00Z">
        <w:r>
          <w:delText xml:space="preserve"> </w:delText>
        </w:r>
      </w:del>
      <m:oMath>
        <m:r>
          <m:rPr>
            <m:sty m:val="p"/>
          </m:rPr>
          <m:t>(</m:t>
        </m:r>
        <m:r>
          <m:rPr>
            <m:sty m:val="bi"/>
          </m:rPr>
          <m:t>X</m:t>
        </m:r>
        <m:limLow>
          <m:e>
            <m:r>
              <m:t>v</m:t>
            </m:r>
          </m:e>
          <m:lim>
            <m:r>
              <m:rPr>
                <m:sty m:val="p"/>
              </m:rPr>
              <m:t>∼</m:t>
            </m:r>
          </m:lim>
        </m:limLow>
        <m:sSub>
          <m:e>
            <m:r>
              <m:rPr>
                <m:sty m:val="p"/>
              </m:rPr>
              <m:t>)</m:t>
            </m:r>
          </m:e>
          <m:sub>
            <m:r>
              <m:t>k</m:t>
            </m:r>
            <m:r>
              <m:rPr>
                <m:sty m:val="p"/>
              </m:rPr>
              <m:t>+</m:t>
            </m:r>
            <m:r>
              <m:t>i</m:t>
            </m:r>
          </m:sub>
        </m:sSub>
        <m:r>
          <m:rPr>
            <m:sty m:val="p"/>
          </m:rPr>
          <m:t>=</m:t>
        </m:r>
        <m:r>
          <m:rPr>
            <m:sty m:val="p"/>
          </m:rPr>
          <m:t>(</m:t>
        </m:r>
        <m:sSup>
          <m:e>
            <m:r>
              <m:rPr>
                <m:sty m:val="bi"/>
              </m:rPr>
              <m:t>B</m:t>
            </m:r>
          </m:e>
          <m:sup>
            <m:r>
              <m:rPr>
                <m:sty m:val="p"/>
              </m:rPr>
              <m:t>⊤</m:t>
            </m:r>
          </m:sup>
        </m:sSup>
        <m:limLow>
          <m:e>
            <m:r>
              <m:t>u</m:t>
            </m:r>
          </m:e>
          <m:lim>
            <m:r>
              <m:rPr>
                <m:sty m:val="p"/>
              </m:rPr>
              <m:t>∼</m:t>
            </m:r>
          </m:lim>
        </m:limLow>
        <m:sSub>
          <m:e>
            <m:r>
              <m:rPr>
                <m:sty m:val="p"/>
              </m:rPr>
              <m:t>)</m:t>
            </m:r>
          </m:e>
          <m:sub>
            <m:r>
              <m:t>i</m:t>
            </m:r>
          </m:sub>
        </m:sSub>
        <m:r>
          <m:rPr>
            <m:sty m:val="p"/>
          </m:rPr>
          <m:t>+</m:t>
        </m:r>
        <m:r>
          <m:rPr>
            <m:sty m:val="p"/>
          </m:rPr>
          <m:t>(</m:t>
        </m:r>
        <m:r>
          <m:rPr>
            <m:sty m:val="bi"/>
          </m:rPr>
          <m:t>C</m:t>
        </m:r>
        <m:limLow>
          <m:e>
            <m:r>
              <m:t>w</m:t>
            </m:r>
          </m:e>
          <m:lim>
            <m:r>
              <m:rPr>
                <m:sty m:val="p"/>
              </m:rPr>
              <m:t>∼</m:t>
            </m:r>
          </m:lim>
        </m:limLow>
        <m:sSub>
          <m:e>
            <m:r>
              <m:rPr>
                <m:sty m:val="p"/>
              </m:rPr>
              <m:t>)</m:t>
            </m:r>
          </m:e>
          <m:sub>
            <m:r>
              <m:t>i</m:t>
            </m:r>
          </m:sub>
        </m:sSub>
      </m:oMath>
      <w:del w:id="28724" w:author="PR Preview" w:date="2026-01-01T00:00:00Z">
        <w:r>
          <w:delText xml:space="preserve"> </w:delText>
        </w:r>
      </w:del>
      <w:del w:id="28725" w:author="PR Preview" w:date="2026-01-01T00:00:00Z">
        <w:r>
          <w:delText xml:space="preserve">for</w:delText>
        </w:r>
      </w:del>
      <w:del w:id="28726" w:author="PR Preview" w:date="2026-01-01T00:00:00Z">
        <w:r>
          <w:delText xml:space="preserve"> </w:delText>
        </w:r>
      </w:del>
      <m:oMath>
        <m:r>
          <m:t>i</m:t>
        </m:r>
        <m:r>
          <m:rPr>
            <m:sty m:val="p"/>
          </m:rPr>
          <m:t>≤</m:t>
        </m:r>
        <m:r>
          <m:t>m</m:t>
        </m:r>
      </m:oMath>
      <w:del w:id="28727" w:author="PR Preview" w:date="2026-01-01T00:00:00Z">
        <w:r>
          <w:delText xml:space="preserve">.</w:delText>
        </w:r>
      </w:del>
    </w:p>
    <w:p>
      <w:pPr>
        <w:pStyle w:val="FirstParagraph"/>
      </w:pPr>
      <w:ins w:id="28728" w:author="PR Preview" w:date="2026-01-01T00:00:00Z">
        <w:r>
          <w:t xml:space="preserve">and</w:t>
        </w:r>
      </w:ins>
      <w:ins w:id="28729" w:author="PR Preview" w:date="2026-01-01T00:00:00Z">
        <w:r>
          <w:t xml:space="preserve"> </w:t>
        </w:r>
      </w:ins>
      <m:oMath>
        <m:r>
          <m:rPr>
            <m:sty m:val="bi"/>
          </m:rPr>
          <m:t>A</m:t>
        </m:r>
      </m:oMath>
      <w:ins w:id="28730" w:author="PR Preview" w:date="2026-01-01T00:00:00Z">
        <w:r>
          <w:t xml:space="preserve"> </w:t>
        </w:r>
      </w:ins>
      <w:ins w:id="28731" w:author="PR Preview" w:date="2026-01-01T00:00:00Z">
        <w:r>
          <w:t xml:space="preserve">and</w:t>
        </w:r>
      </w:ins>
      <w:ins w:id="28732" w:author="PR Preview" w:date="2026-01-01T00:00:00Z">
        <w:r>
          <w:t xml:space="preserve"> </w:t>
        </w:r>
      </w:ins>
      <m:oMath>
        <m:r>
          <m:rPr>
            <m:sty m:val="bi"/>
          </m:rPr>
          <m:t>C</m:t>
        </m:r>
      </m:oMath>
      <w:ins w:id="28733" w:author="PR Preview" w:date="2026-01-01T00:00:00Z">
        <w:r>
          <w:t xml:space="preserve"> </w:t>
        </w:r>
      </w:ins>
      <w:ins w:id="28734" w:author="PR Preview" w:date="2026-01-01T00:00:00Z">
        <w:r>
          <w:t xml:space="preserve">are symmetric.</w:t>
        </w:r>
      </w:ins>
      <w:ins w:id="28735" w:author="PR Preview" w:date="2026-01-01T00:00:00Z">
        <w:r>
          <w:t xml:space="preserve"> </w:t>
        </w:r>
      </w:ins>
      <w:ins w:id="28736" w:author="PR Preview" w:date="2026-01-01T00:00:00Z">
        <w:r>
          <w:t xml:space="preserve">Split</w:t>
        </w:r>
      </w:ins>
      <w:ins w:id="28737" w:author="PR Preview" w:date="2026-01-01T00:00:00Z">
        <w:r>
          <w:t xml:space="preserve"> </w:t>
        </w:r>
      </w:ins>
      <w:ins w:id="28738" w:author="PR Preview" w:date="2026-01-01T00:00:00Z">
        <w:r>
          <w:t xml:space="preserve">$\mathord{\smash[b]{\underset{\raise.3ex\hbox{$\scriptstyle\sim$}}{v}}\vphantom{v}} \in \mathbb{R}^{k + m}$</w:t>
        </w:r>
      </w:ins>
      <w:ins w:id="28739" w:author="PR Preview" w:date="2026-01-01T00:00:00Z">
        <w:r>
          <w:t xml:space="preserve"> </w:t>
        </w:r>
      </w:ins>
      <w:ins w:id="28740" w:author="PR Preview" w:date="2026-01-01T00:00:00Z">
        <w:r>
          <w:t xml:space="preserve">as</w:t>
        </w:r>
      </w:ins>
      <w:ins w:id="28741" w:author="PR Preview" w:date="2026-01-01T00:00:00Z">
        <w:r>
          <w:t xml:space="preserve"> </w:t>
        </w:r>
      </w:ins>
      <w:ins w:id="28742" w:author="PR Preview" w:date="2026-01-01T00:00:00Z">
        <w:r>
          <w:t xml:space="preserve">$\mathord{\smash[b]{\underset{\raise.3ex\hbox{$\scriptstyle\sim$}}{v}}\vphantom{v}} = (\mathord{\smash[b]{\underset{\raise.3ex\hbox{$\scriptstyle\sim$}}{u}}\vphantom{u}}, \mathord{\smash[b]{\underset{\raise.3ex\hbox{$\scriptstyle\sim$}}{w}}\vphantom{w}})$</w:t>
        </w:r>
      </w:ins>
      <w:ins w:id="28743" w:author="PR Preview" w:date="2026-01-01T00:00:00Z">
        <w:r>
          <w:t xml:space="preserve">,</w:t>
        </w:r>
      </w:ins>
      <w:ins w:id="28744" w:author="PR Preview" w:date="2026-01-01T00:00:00Z">
        <w:r>
          <w:t xml:space="preserve"> </w:t>
        </w:r>
      </w:ins>
      <w:ins w:id="28745" w:author="PR Preview" w:date="2026-01-01T00:00:00Z">
        <w:r>
          <w:t xml:space="preserve">with</w:t>
        </w:r>
      </w:ins>
      <w:ins w:id="28746" w:author="PR Preview" w:date="2026-01-01T00:00:00Z">
        <w:r>
          <w:t xml:space="preserve"> </w:t>
        </w:r>
      </w:ins>
      <w:ins w:id="28747" w:author="PR Preview" w:date="2026-01-01T00:00:00Z">
        <w:r>
          <w:t xml:space="preserve">$\mathord{\smash[b]{\underset{\raise.3ex\hbox{$\scriptstyle\sim$}}{u}}\vphantom{u}} \in \mathbb{R}^k$</w:t>
        </w:r>
      </w:ins>
      <w:ins w:id="28748" w:author="PR Preview" w:date="2026-01-01T00:00:00Z">
        <w:r>
          <w:t xml:space="preserve"> </w:t>
        </w:r>
      </w:ins>
      <w:ins w:id="28749" w:author="PR Preview" w:date="2026-01-01T00:00:00Z">
        <w:r>
          <w:t xml:space="preserve">its first</w:t>
        </w:r>
      </w:ins>
      <w:ins w:id="28750" w:author="PR Preview" w:date="2026-01-01T00:00:00Z">
        <w:r>
          <w:t xml:space="preserve"> </w:t>
        </w:r>
      </w:ins>
      <m:oMath>
        <m:r>
          <m:t>k</m:t>
        </m:r>
      </m:oMath>
      <w:ins w:id="28751" w:author="PR Preview" w:date="2026-01-01T00:00:00Z">
        <w:r>
          <w:t xml:space="preserve"> </w:t>
        </w:r>
      </w:ins>
      <w:ins w:id="28752" w:author="PR Preview" w:date="2026-01-01T00:00:00Z">
        <w:r>
          <w:t xml:space="preserve">entries and</w:t>
        </w:r>
      </w:ins>
      <w:ins w:id="28753" w:author="PR Preview" w:date="2026-01-01T00:00:00Z">
        <w:r>
          <w:t xml:space="preserve"> </w:t>
        </w:r>
      </w:ins>
      <w:ins w:id="28754" w:author="PR Preview" w:date="2026-01-01T00:00:00Z">
        <w:r>
          <w:t xml:space="preserve">$\mathord{\smash[b]{\underset{\raise.3ex\hbox{$\scriptstyle\sim$}}{w}}\vphantom{w}} \in \mathbb{R}^m$</w:t>
        </w:r>
      </w:ins>
      <w:ins w:id="28755" w:author="PR Preview" w:date="2026-01-01T00:00:00Z">
        <w:r>
          <w:t xml:space="preserve"> </w:t>
        </w:r>
      </w:ins>
      <w:ins w:id="28756" w:author="PR Preview" w:date="2026-01-01T00:00:00Z">
        <w:r>
          <w:t xml:space="preserve">the rest. Then</w:t>
        </w:r>
      </w:ins>
    </w:p>
    <w:p>
      <w:pPr>
        <w:pStyle w:val="BodyText"/>
      </w:pPr>
      <w:bookmarkStart w:id="658" w:name="eq-block-quadratic"/>
      <w:ins w:id="28757" w:author="PR Preview" w:date="2026-01-01T00:00:00Z">
        <w:r>
          <w:t xml:space="preserve">$$
    {\mathord{\smash[b]{\underset{\raise.3ex\hbox{$\scriptstyle\sim$}}{v}}\vphantom{v}}}^{\top} \mathbf{X} \mathord{\smash[b]{\underset{\raise.3ex\hbox{$\scriptstyle\sim$}}{v}}\vphantom{v}}
    =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\qquad(8)$$</w:t>
        </w:r>
      </w:ins>
      <w:bookmarkEnd w:id="658"/>
    </w:p>
    <w:p>
      <w:pPr>
        <w:pStyle w:val="FirstParagraph"/>
      </w:pPr>
      <w:ins w:id="28758" w:author="PR Preview" w:date="2026-01-01T00:00:00Z">
        <w:r>
          <w:t xml:space="preserve">and if</w:t>
        </w:r>
      </w:ins>
      <w:ins w:id="28759" w:author="PR Preview" w:date="2026-01-01T00:00:00Z">
        <w:r>
          <w:t xml:space="preserve"> </w:t>
        </w:r>
      </w:ins>
      <m:oMath>
        <m:r>
          <m:rPr>
            <m:sty m:val="bi"/>
          </m:rPr>
          <m:t>A</m:t>
        </m:r>
      </m:oMath>
      <w:ins w:id="28760" w:author="PR Preview" w:date="2026-01-01T00:00:00Z">
        <w:r>
          <w:t xml:space="preserve"> </w:t>
        </w:r>
      </w:ins>
      <w:ins w:id="28761" w:author="PR Preview" w:date="2026-01-01T00:00:00Z">
        <w:r>
          <w:t xml:space="preserve">is invertible, with</w:t>
        </w:r>
      </w:ins>
      <w:ins w:id="28762" w:author="PR Preview" w:date="2026-01-01T00:00:00Z">
        <w:r>
          <w:t xml:space="preserve"> </w:t>
        </w:r>
      </w:ins>
      <m:oMath>
        <m:r>
          <m:rPr>
            <m:sty m:val="bi"/>
          </m:rPr>
          <m:t>S</m:t>
        </m:r>
        <m:limUpp>
          <m:e>
            <m:r>
              <m:rPr>
                <m:sty m:val="p"/>
              </m:rPr>
              <m:t>=</m:t>
            </m:r>
          </m:e>
          <m:lim>
            <m:r>
              <m:rPr>
                <m:nor/>
                <m:sty m:val="p"/>
              </m:rPr>
              <m:t>def</m:t>
            </m:r>
          </m:lim>
        </m:limUpp>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8763" w:author="PR Preview" w:date="2026-01-01T00:00:00Z">
        <w:r>
          <w:t xml:space="preserve"> </w:t>
        </w:r>
      </w:ins>
      <w:ins w:id="28764" w:author="PR Preview" w:date="2026-01-01T00:00:00Z">
        <w:r>
          <w:t xml:space="preserve">and</w:t>
        </w:r>
      </w:ins>
      <w:ins w:id="28765" w:author="PR Preview" w:date="2026-01-01T00:00:00Z">
        <w:r>
          <w:t xml:space="preserve"> </w:t>
        </w:r>
      </w:ins>
      <w:ins w:id="28766" w:author="PR Preview" w:date="2026-01-01T00:00:00Z">
        <w:r>
          <w:t xml:space="preserve">$\mathord{\smash[b]{\underset{\raise.3ex\hbox{$\scriptstyle\sim$}}{z}}\vphantom{z}} \stackrel{\text{def}}{=}\mathord{\smash[b]{\underset{\raise.3ex\hbox{$\scriptstyle\sim$}}{u}}\vphantom{u}} + \mathbf{A}^{-1} \mathbf{B} \mathord{\smash[b]{\underset{\raise.3ex\hbox{$\scriptstyle\sim$}}{w}}\vphantom{w}}$</w:t>
        </w:r>
      </w:ins>
      <w:ins w:id="28767" w:author="PR Preview" w:date="2026-01-01T00:00:00Z">
        <w:r>
          <w:t xml:space="preserve">,</w:t>
        </w:r>
      </w:ins>
    </w:p>
    <w:p>
      <w:pPr>
        <w:pStyle w:val="BodyText"/>
      </w:pPr>
      <w:ins w:id="28768" w:author="PR Preview" w:date="2026-01-01T00:00:00Z">
        <w:r>
          <w:t xml:space="preserve">$$
    {\mathord{\smash[b]{\underset{\raise.3ex\hbox{$\scriptstyle\sim$}}{v}}\vphantom{v}}}^{\top}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
    $$</w:t>
        </w:r>
      </w:ins>
    </w:p>
    <w:bookmarkEnd w:id="659"/>
    <w:p>
      <w:pPr>
        <w:pStyle w:val="FirstParagraph"/>
      </w:pPr>
      <w:ins w:id="28769" w:author="PR Preview" w:date="2026-01-01T00:00:00Z">
        <w:r>
          <w:rPr>
            <w:i/>
            <w:iCs/>
          </w:rPr>
          <w:t xml:space="preserve">Proof</w:t>
        </w:r>
      </w:ins>
      <w:ins w:id="28770" w:author="PR Preview" w:date="2026-01-01T00:00:00Z">
        <w:r>
          <w:t xml:space="preserve">. </w:t>
        </w:r>
      </w:ins>
      <w:ins w:id="28771" w:author="PR Preview" w:date="2026-01-01T00:00:00Z">
        <w:r>
          <w:rPr>
            <w:b/>
            <w:bCs/>
          </w:rPr>
          <w:t xml:space="preserve">$\mathbf{X} \mathord{\smash[b]{\underset{\raise.3ex\hbox{$\scriptstyle\sim$}}{v}}\vphantom{v}}$</w:t>
        </w:r>
      </w:ins>
      <w:ins w:id="28772" w:author="PR Preview" w:date="2026-01-01T00:00:00Z">
        <w:r>
          <w:rPr>
            <w:b/>
            <w:bCs/>
          </w:rPr>
          <w:t xml:space="preserve"> </w:t>
        </w:r>
      </w:ins>
      <w:ins w:id="28773" w:author="PR Preview" w:date="2026-01-01T00:00:00Z">
        <w:r>
          <w:rPr>
            <w:b/>
            <w:bCs/>
          </w:rPr>
          <w:t xml:space="preserve">in blocks.</w:t>
        </w:r>
      </w:ins>
      <w:ins w:id="28774" w:author="PR Preview" w:date="2026-01-01T00:00:00Z">
        <w:r>
          <w:t xml:space="preserve"> </w:t>
        </w:r>
      </w:ins>
      <w:ins w:id="28775" w:author="PR Preview" w:date="2026-01-01T00:00:00Z">
        <w:r>
          <w:t xml:space="preserve">For</w:t>
        </w:r>
      </w:ins>
      <w:ins w:id="28776" w:author="PR Preview" w:date="2026-01-01T00:00:00Z">
        <w:r>
          <w:t xml:space="preserve"> </w:t>
        </w:r>
      </w:ins>
      <m:oMath>
        <m:r>
          <m:t>i</m:t>
        </m:r>
        <m:r>
          <m:rPr>
            <m:sty m:val="p"/>
          </m:rPr>
          <m:t>≤</m:t>
        </m:r>
        <m:r>
          <m:t>k</m:t>
        </m:r>
      </m:oMath>
      <w:ins w:id="28777" w:author="PR Preview" w:date="2026-01-01T00:00:00Z">
        <w:r>
          <w:t xml:space="preserve">,</w:t>
        </w:r>
      </w:ins>
    </w:p>
    <w:p>
      <w:pPr>
        <w:pStyle w:val="BodyText"/>
      </w:pPr>
      <w:ins w:id="28778" w:author="PR Preview" w:date="2026-01-01T00:00:00Z">
        <w:r>
          <w:t xml:space="preserve">$$
    \begin{aligned}
    (\mathbf{X} \mathord{\smash[b]{\underset{\raise.3ex\hbox{$\scriptstyle\sim$}}{v}}\vphantom{v}})_i
    &amp;= \sum_{j=1}^{k+m} x_{ij}\,v_j
    &amp;&amp; \text{(}\text{Definition~32}\text{)}
    \\
    &amp;= \sum_{j=1}^{k} x_{ij}\,v_j + \sum_{j=1}^{m} x_{i, k+j}\,v_{k+j}
    &amp;&amp; \text{(split the sum at } j = k \text{)}
    \\
    &amp;= \sum_{j=1}^{k} a_{ij}\,u_j + \sum_{j=1}^{m} b_{ij}\,w_j
    &amp;&amp; \text{(the blocks of } \mathbf{X} \text{ and of } \mathord{\smash[b]{\underset{\raise.3ex\hbox{$\scriptstyle\sim$}}{v}}\vphantom{v}} \text{)}
    \\
    &amp;= (\mathbf{A} \mathord{\smash[b]{\underset{\raise.3ex\hbox{$\scriptstyle\sim$}}{u}}\vphantom{u}})_i + (\mathbf{B} \mathord{\smash[b]{\underset{\raise.3ex\hbox{$\scriptstyle\sim$}}{w}}\vphantom{w}})_i,
    &amp;&amp; \text{(}\text{Definition~32}\text{)}
    \end{aligned}
    $$</w:t>
        </w:r>
      </w:ins>
    </w:p>
    <w:p>
      <w:pPr>
        <w:pStyle w:val="FirstParagraph"/>
      </w:pPr>
      <w:ins w:id="28779" w:author="PR Preview" w:date="2026-01-01T00:00:00Z">
        <w:r>
          <w:t xml:space="preserve">and in the same way</w:t>
        </w:r>
      </w:ins>
      <w:ins w:id="28780" w:author="PR Preview" w:date="2026-01-01T00:00:00Z">
        <w:r>
          <w:t xml:space="preserve"> </w:t>
        </w:r>
      </w:ins>
      <w:ins w:id="28781" w:author="PR Preview" w:date="2026-01-01T00:00:00Z">
        <w:r>
          <w:t xml:space="preserve">$(\mathbf{X} \mathord{\smash[b]{\underset{\raise.3ex\hbox{$\scriptstyle\sim$}}{v}}\vphantom{v}})_{k+i} = ({\mathbf{B}}^{\top} \mathord{\smash[b]{\underset{\raise.3ex\hbox{$\scriptstyle\sim$}}{u}}\vphantom{u}})_i + (\mathbf{C} \mathord{\smash[b]{\underset{\raise.3ex\hbox{$\scriptstyle\sim$}}{w}}\vphantom{w}})_i$</w:t>
        </w:r>
      </w:ins>
      <w:ins w:id="28782" w:author="PR Preview" w:date="2026-01-01T00:00:00Z">
        <w:r>
          <w:t xml:space="preserve"> </w:t>
        </w:r>
      </w:ins>
      <w:ins w:id="28783" w:author="PR Preview" w:date="2026-01-01T00:00:00Z">
        <w:r>
          <w:t xml:space="preserve">for</w:t>
        </w:r>
      </w:ins>
      <w:ins w:id="28784" w:author="PR Preview" w:date="2026-01-01T00:00:00Z">
        <w:r>
          <w:t xml:space="preserve"> </w:t>
        </w:r>
      </w:ins>
      <m:oMath>
        <m:r>
          <m:t>i</m:t>
        </m:r>
        <m:r>
          <m:rPr>
            <m:sty m:val="p"/>
          </m:rPr>
          <m:t>≤</m:t>
        </m:r>
        <m:r>
          <m:t>m</m:t>
        </m:r>
      </m:oMath>
      <w:ins w:id="28785" w:author="PR Preview" w:date="2026-01-01T00:00:00Z">
        <w:r>
          <w:t xml:space="preserve">.</w:t>
        </w:r>
      </w:ins>
    </w:p>
    <w:p>
      <w:pPr>
        <w:pStyle w:val="BodyText"/>
      </w:pPr>
      <w:r>
        <w:rPr>
          <w:b/>
          <w:bCs/>
        </w:rPr>
        <w:t xml:space="preserve">The expansion.</w:t>
      </w:r>
    </w:p>
    <w:p>
      <w:pPr>
        <w:pStyle w:val="BodyText"/>
      </w:pPr>
      <m:oMathPara>
        <m:oMathParaPr>
          <m:jc m:val="center"/>
        </m:oMathParaPr>
        <m:oMath>
          <m:eqArr>
            <m:e>
              <m:sSup>
                <m:e>
                  <m:limLow>
                    <m:e>
                      <m:r>
                        <m:t>v</m:t>
                      </m:r>
                    </m:e>
                    <m:lim>
                      <m:r>
                        <m:rPr>
                          <m:sty m:val="p"/>
                        </m:rPr>
                        <m:t>∼</m:t>
                      </m:r>
                    </m:lim>
                  </m:limLow>
                </m:e>
                <m:sup>
                  <m:r>
                    <m:rPr>
                      <m:sty m:val="p"/>
                    </m:rPr>
                    <m:t>⊤</m:t>
                  </m:r>
                </m:sup>
              </m:sSup>
              <m:r>
                <m:rPr>
                  <m:sty m:val="bi"/>
                </m:rPr>
                <m:t>X</m:t>
              </m:r>
              <m:limLow>
                <m:e>
                  <m:r>
                    <m:t>v</m:t>
                  </m:r>
                </m:e>
                <m:lim>
                  <m:r>
                    <m:rPr>
                      <m:sty m:val="p"/>
                    </m:rPr>
                    <m:t>∼</m:t>
                  </m:r>
                </m:lim>
              </m:limLow>
              <m:r>
                <m:t>&amp;</m:t>
              </m:r>
              <m:r>
                <m:rPr>
                  <m:sty m:val="p"/>
                </m:rPr>
                <m:t>=</m:t>
              </m:r>
              <m:nary>
                <m:naryPr>
                  <m:chr m:val="∑"/>
                  <m:limLoc m:val="undOvr"/>
                  <m:subHide m:val="off"/>
                  <m:supHide m:val="off"/>
                </m:naryPr>
                <m:sub>
                  <m:r>
                    <m:t>i</m:t>
                  </m:r>
                  <m:r>
                    <m:rPr>
                      <m:sty m:val="p"/>
                    </m:rPr>
                    <m:t>=</m:t>
                  </m:r>
                  <m:r>
                    <m:t>1</m:t>
                  </m:r>
                </m:sub>
                <m:sup>
                  <m:r>
                    <m:t>k</m:t>
                  </m:r>
                </m:sup>
                <m:e>
                  <m:sSub>
                    <m:e>
                      <m:r>
                        <m:t>u</m:t>
                      </m:r>
                    </m:e>
                    <m:sub>
                      <m:r>
                        <m:t>i</m:t>
                      </m:r>
                    </m:sub>
                  </m:sSub>
                </m:e>
              </m:nary>
              <m:r>
                <m:t> </m:t>
              </m:r>
              <m:r>
                <m:rPr>
                  <m:sty m:val="p"/>
                </m:rPr>
                <m:t>(</m:t>
              </m:r>
              <m:r>
                <m:rPr>
                  <m:sty m:val="bi"/>
                </m:rPr>
                <m:t>X</m:t>
              </m:r>
              <m:limLow>
                <m:e>
                  <m:r>
                    <m:t>v</m:t>
                  </m:r>
                </m:e>
                <m:lim>
                  <m:r>
                    <m:rPr>
                      <m:sty m:val="p"/>
                    </m:rPr>
                    <m:t>∼</m:t>
                  </m:r>
                </m:lim>
              </m:limLow>
              <m:sSub>
                <m:e>
                  <m:r>
                    <m:rPr>
                      <m:sty m:val="p"/>
                    </m:rPr>
                    <m:t>)</m:t>
                  </m:r>
                </m:e>
                <m:sub>
                  <m:r>
                    <m:t>i</m:t>
                  </m:r>
                </m:sub>
              </m:sSub>
              <m:r>
                <m:rPr>
                  <m:sty m:val="p"/>
                </m:rPr>
                <m:t>+</m:t>
              </m:r>
              <m:nary>
                <m:naryPr>
                  <m:chr m:val="∑"/>
                  <m:limLoc m:val="undOvr"/>
                  <m:subHide m:val="off"/>
                  <m:supHide m:val="off"/>
                </m:naryPr>
                <m:sub>
                  <m:r>
                    <m:t>i</m:t>
                  </m:r>
                  <m:r>
                    <m:rPr>
                      <m:sty m:val="p"/>
                    </m:rPr>
                    <m:t>=</m:t>
                  </m:r>
                  <m:r>
                    <m:t>1</m:t>
                  </m:r>
                </m:sub>
                <m:sup>
                  <m:r>
                    <m:t>m</m:t>
                  </m:r>
                </m:sup>
                <m:e>
                  <m:sSub>
                    <m:e>
                      <m:r>
                        <m:t>w</m:t>
                      </m:r>
                    </m:e>
                    <m:sub>
                      <m:r>
                        <m:t>i</m:t>
                      </m:r>
                    </m:sub>
                  </m:sSub>
                </m:e>
              </m:nary>
              <m:r>
                <m:t> </m:t>
              </m:r>
              <m:r>
                <m:rPr>
                  <m:sty m:val="p"/>
                </m:rPr>
                <m:t>(</m:t>
              </m:r>
              <m:r>
                <m:rPr>
                  <m:sty m:val="bi"/>
                </m:rPr>
                <m:t>X</m:t>
              </m:r>
              <m:limLow>
                <m:e>
                  <m:r>
                    <m:t>v</m:t>
                  </m:r>
                </m:e>
                <m:lim>
                  <m:r>
                    <m:rPr>
                      <m:sty m:val="p"/>
                    </m:rPr>
                    <m:t>∼</m:t>
                  </m:r>
                </m:lim>
              </m:limLow>
              <m:sSub>
                <m:e>
                  <m:r>
                    <m:rPr>
                      <m:sty m:val="p"/>
                    </m:rPr>
                    <m:t>)</m:t>
                  </m:r>
                </m:e>
                <m:sub>
                  <m:r>
                    <m:t>k</m:t>
                  </m:r>
                  <m:r>
                    <m:rPr>
                      <m:sty m:val="p"/>
                    </m:rPr>
                    <m:t>+</m:t>
                  </m:r>
                  <m:r>
                    <m:t>i</m:t>
                  </m:r>
                </m:sub>
              </m:sSub>
              <m:r>
                <m:t>&amp;</m:t>
              </m:r>
              <m:r>
                <m:t>&amp;</m:t>
              </m:r>
              <m:r>
                <m:rPr>
                  <m:nor/>
                  <m:sty m:val="p"/>
                </m:rPr>
                <m:t>(</m:t>
              </m:r>
              <m:r>
                <m:rPr>
                  <m:nor/>
                  <m:sty m:val="p"/>
                </m:rPr>
                <m:t>Definition 8</m:t>
              </m:r>
              <m:r>
                <m:rPr>
                  <m:nor/>
                  <m:sty m:val="p"/>
                </m:rPr>
                <m:t>, split the sum at </m:t>
              </m:r>
              <m:r>
                <m:t>k</m:t>
              </m:r>
              <m:r>
                <m:rPr>
                  <m:nor/>
                  <m:sty m:val="p"/>
                </m:rPr>
                <m:t>)</m:t>
              </m:r>
            </m:e>
            <m:e>
              <m:r>
                <m:t>&amp;</m:t>
              </m:r>
              <m:r>
                <m:rPr>
                  <m:sty m:val="p"/>
                </m:rPr>
                <m:t>=</m:t>
              </m:r>
              <m:limLow>
                <m:e>
                  <m:r>
                    <m:t>u</m:t>
                  </m:r>
                </m:e>
                <m:lim>
                  <m:r>
                    <m:rPr>
                      <m:sty m:val="p"/>
                    </m:rPr>
                    <m:t>∼</m:t>
                  </m:r>
                </m:lim>
              </m:limLow>
              <m:r>
                <m:rPr>
                  <m:sty m:val="p"/>
                </m:rPr>
                <m:t>⋅</m:t>
              </m:r>
              <m:r>
                <m:rPr>
                  <m:sty m:val="p"/>
                </m:rPr>
                <m:t>(</m:t>
              </m:r>
              <m:r>
                <m:rPr>
                  <m:sty m:val="bi"/>
                </m:rPr>
                <m:t>A</m:t>
              </m:r>
              <m:limLow>
                <m:e>
                  <m:r>
                    <m:t>u</m:t>
                  </m:r>
                </m:e>
                <m:lim>
                  <m:r>
                    <m:rPr>
                      <m:sty m:val="p"/>
                    </m:rPr>
                    <m:t>∼</m:t>
                  </m:r>
                </m:lim>
              </m:limLow>
              <m:r>
                <m:rPr>
                  <m:sty m:val="p"/>
                </m:rPr>
                <m:t>+</m:t>
              </m:r>
              <m:r>
                <m:rPr>
                  <m:sty m:val="bi"/>
                </m:rPr>
                <m:t>B</m:t>
              </m:r>
              <m:limLow>
                <m:e>
                  <m:r>
                    <m:t>w</m:t>
                  </m:r>
                </m:e>
                <m:lim>
                  <m:r>
                    <m:rPr>
                      <m:sty m:val="p"/>
                    </m:rPr>
                    <m:t>∼</m:t>
                  </m:r>
                </m:lim>
              </m:limLow>
              <m:r>
                <m:rPr>
                  <m:sty m:val="p"/>
                </m:rPr>
                <m:t>)</m:t>
              </m:r>
              <m:r>
                <m:rPr>
                  <m:sty m:val="p"/>
                </m:rPr>
                <m:t>+</m:t>
              </m:r>
              <m:limLow>
                <m:e>
                  <m:r>
                    <m:t>w</m:t>
                  </m:r>
                </m:e>
                <m:lim>
                  <m:r>
                    <m:rPr>
                      <m:sty m:val="p"/>
                    </m:rPr>
                    <m:t>∼</m:t>
                  </m:r>
                </m:lim>
              </m:limLow>
              <m:r>
                <m:rPr>
                  <m:sty m:val="p"/>
                </m:rPr>
                <m:t>⋅</m:t>
              </m:r>
              <m:r>
                <m:rPr>
                  <m:sty m:val="p"/>
                </m:rPr>
                <m:t>(</m:t>
              </m:r>
              <m:sSup>
                <m:e>
                  <m:r>
                    <m:rPr>
                      <m:sty m:val="bi"/>
                    </m:rPr>
                    <m:t>B</m:t>
                  </m:r>
                </m:e>
                <m:sup>
                  <m:r>
                    <m:rPr>
                      <m:sty m:val="p"/>
                    </m:rPr>
                    <m:t>⊤</m:t>
                  </m:r>
                </m:sup>
              </m:sSup>
              <m:limLow>
                <m:e>
                  <m:r>
                    <m:t>u</m:t>
                  </m:r>
                </m:e>
                <m:lim>
                  <m:r>
                    <m:rPr>
                      <m:sty m:val="p"/>
                    </m:rPr>
                    <m:t>∼</m:t>
                  </m:r>
                </m:lim>
              </m:limLow>
              <m:r>
                <m:rPr>
                  <m:sty m:val="p"/>
                </m:rPr>
                <m:t>+</m:t>
              </m:r>
              <m:r>
                <m:rPr>
                  <m:sty m:val="bi"/>
                </m:rPr>
                <m:t>C</m:t>
              </m:r>
              <m:limLow>
                <m:e>
                  <m:r>
                    <m:t>w</m:t>
                  </m:r>
                </m:e>
                <m:lim>
                  <m:r>
                    <m:rPr>
                      <m:sty m:val="p"/>
                    </m:rPr>
                    <m:t>∼</m:t>
                  </m:r>
                </m:lim>
              </m:limLow>
              <m:r>
                <m:rPr>
                  <m:sty m:val="p"/>
                </m:rPr>
                <m:t>)</m:t>
              </m:r>
              <m:r>
                <m:t>&amp;</m:t>
              </m:r>
              <m:r>
                <m:t>&amp;</m:t>
              </m:r>
              <m:r>
                <m:rPr>
                  <m:nor/>
                  <m:sty m:val="p"/>
                </m:rPr>
                <m:t>(the blocks of </m:t>
              </m:r>
              <m:r>
                <m:rPr>
                  <m:sty m:val="bi"/>
                </m:rPr>
                <m:t>X</m:t>
              </m:r>
              <m:limLow>
                <m:e>
                  <m:r>
                    <m:t>v</m:t>
                  </m:r>
                </m:e>
                <m:lim>
                  <m:r>
                    <m:rPr>
                      <m:sty m:val="p"/>
                    </m:rPr>
                    <m:t>∼</m:t>
                  </m:r>
                </m:lim>
              </m:limLow>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r>
                <m:rPr>
                  <m:nor/>
                  <m:sty m:val="p"/>
                </m:rPr>
                <m:t>Theorem 50</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t>&amp;</m:t>
              </m:r>
              <m:r>
                <m:t>&amp;</m:t>
              </m:r>
              <m:r>
                <m:rPr>
                  <m:nor/>
                  <m:sty m:val="p"/>
                </m:rPr>
                <m:t>(</m:t>
              </m:r>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r>
                <m:rPr>
                  <m:sty m:val="p"/>
                </m:rPr>
                <m:t>=</m:t>
              </m:r>
              <m:sSup>
                <m:e>
                  <m:r>
                    <m:t>​</m:t>
                  </m:r>
                  <m:d>
                    <m:dPr>
                      <m:begChr m:val="("/>
                      <m:sepChr m:val=""/>
                      <m:endChr m:val=")"/>
                      <m:grow/>
                    </m:dPr>
                    <m:e>
                      <m:sSup>
                        <m:e>
                          <m:limLow>
                            <m:e>
                              <m:r>
                                <m:t>w</m:t>
                              </m:r>
                            </m:e>
                            <m:lim>
                              <m:r>
                                <m:rPr>
                                  <m:sty m:val="p"/>
                                </m:rPr>
                                <m:t>∼</m:t>
                              </m:r>
                            </m:lim>
                          </m:limLow>
                        </m:e>
                        <m:sup>
                          <m:r>
                            <m:rPr>
                              <m:sty m:val="p"/>
                            </m:rPr>
                            <m:t>⊤</m:t>
                          </m:r>
                        </m:sup>
                      </m:sSup>
                      <m:sSup>
                        <m:e>
                          <m:r>
                            <m:rPr>
                              <m:sty m:val="bi"/>
                            </m:rPr>
                            <m:t>B</m:t>
                          </m:r>
                        </m:e>
                        <m:sup>
                          <m:r>
                            <m:rPr>
                              <m:sty m:val="p"/>
                            </m:rPr>
                            <m:t>⊤</m:t>
                          </m:r>
                        </m:sup>
                      </m:sSup>
                      <m:limLow>
                        <m:e>
                          <m:r>
                            <m:t>u</m:t>
                          </m:r>
                        </m:e>
                        <m:lim>
                          <m:r>
                            <m:rPr>
                              <m:sty m:val="p"/>
                            </m:rPr>
                            <m:t>∼</m:t>
                          </m:r>
                        </m:lim>
                      </m:limLow>
                    </m:e>
                  </m:d>
                  <m:r>
                    <m:t>​</m:t>
                  </m:r>
                </m:e>
                <m:sup>
                  <m:r>
                    <m:rPr>
                      <m:sty m:val="p"/>
                    </m:rPr>
                    <m:t>⊤</m:t>
                  </m:r>
                </m:sup>
              </m:sSup>
              <m:r>
                <m:rPr>
                  <m:nor/>
                  <m:sty m:val="p"/>
                </m:rPr>
                <m:t>, which equals </m:t>
              </m:r>
              <m:sSup>
                <m:e>
                  <m:limLow>
                    <m:e>
                      <m:r>
                        <m:t>u</m:t>
                      </m:r>
                    </m:e>
                    <m:lim>
                      <m:r>
                        <m:rPr>
                          <m:sty m:val="p"/>
                        </m:rPr>
                        <m:t>∼</m:t>
                      </m:r>
                    </m:lim>
                  </m:limLow>
                </m:e>
                <m:sup>
                  <m:r>
                    <m:rPr>
                      <m:sty m:val="p"/>
                    </m:rPr>
                    <m:t>⊤</m:t>
                  </m:r>
                </m:sup>
              </m:sSup>
              <m:r>
                <m:rPr>
                  <m:sty m:val="bi"/>
                </m:rPr>
                <m:t>B</m:t>
              </m:r>
              <m:limLow>
                <m:e>
                  <m:r>
                    <m:t>w</m:t>
                  </m:r>
                </m:e>
                <m:lim>
                  <m:r>
                    <m:rPr>
                      <m:sty m:val="p"/>
                    </m:rPr>
                    <m:t>∼</m:t>
                  </m:r>
                </m:lim>
              </m:limLow>
              <m:r>
                <m:rPr>
                  <m:nor/>
                  <m:sty m:val="p"/>
                </m:rPr>
                <m:t>; </m:t>
              </m:r>
              <m:r>
                <m:t>1</m:t>
              </m:r>
              <m:r>
                <m:rPr>
                  <m:sty m:val="p"/>
                </m:rPr>
                <m:t>×</m:t>
              </m:r>
              <m:r>
                <m:t>1</m:t>
              </m:r>
              <m:r>
                <m:rPr>
                  <m:nor/>
                  <m:sty m:val="p"/>
                </m:rPr>
                <m:t>, </m:t>
              </m:r>
              <m:r>
                <m:rPr>
                  <m:nor/>
                  <m:sty m:val="p"/>
                </m:rPr>
                <m:t>Definition 22</m:t>
              </m:r>
              <m:r>
                <m:rPr>
                  <m:nor/>
                  <m:sty m:val="p"/>
                </m:rPr>
                <m:t>, </m:t>
              </m:r>
              <m:r>
                <m:rPr>
                  <m:nor/>
                  <m:sty m:val="p"/>
                </m:rPr>
                <m:t>Theorem 19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r>
                <m:t>&amp;</m:t>
              </m:r>
              <m:r>
                <m:t>&amp;</m:t>
              </m:r>
              <m:r>
                <m:rPr>
                  <m:nor/>
                  <m:sty m:val="p"/>
                </m:rPr>
                <m:t>(combine like terms)</m:t>
              </m:r>
            </m:e>
          </m:eqArr>
        </m:oMath>
      </m:oMathPara>
    </w:p>
    <w:p>
      <w:pPr>
        <w:pStyle w:val="FirstParagraph"/>
      </w:pPr>
      <w:del w:id="28786" w:author="PR Preview" w:date="2026-01-01T00:00:00Z">
        <w:r>
          <w:rPr>
            <w:b/>
            <w:bCs/>
          </w:rPr>
          <w:delText xml:space="preserve">Completing the square.</w:delText>
        </w:r>
      </w:del>
      <w:del w:id="28787" w:author="PR Preview" w:date="2026-01-01T00:00:00Z">
        <w:r>
          <w:delText xml:space="preserve"> </w:delText>
        </w:r>
      </w:del>
      <w:del w:id="28788" w:author="PR Preview" w:date="2026-01-01T00:00:00Z">
        <w:r>
          <w:delText xml:space="preserve">Write</w:delText>
        </w:r>
      </w:del>
      <w:del w:id="28789" w:author="PR Preview" w:date="2026-01-01T00:00:00Z">
        <w:r>
          <w:delText xml:space="preserve"> </w:delText>
        </w:r>
      </w:del>
      <m:oMath>
        <m:limLow>
          <m:e>
            <m:r>
              <m:t>d</m:t>
            </m:r>
          </m:e>
          <m:lim>
            <m:r>
              <m:rPr>
                <m:sty m:val="p"/>
              </m:rPr>
              <m:t>∼</m:t>
            </m:r>
          </m:lim>
        </m:limLow>
        <m:limUpp>
          <m:e>
            <m:r>
              <m:rPr>
                <m:sty m:val="p"/>
              </m:rPr>
              <m:t>=</m:t>
            </m:r>
          </m:e>
          <m:lim>
            <m:r>
              <m:rPr>
                <m:nor/>
                <m:sty m:val="p"/>
              </m:rPr>
              <m:t>def</m:t>
            </m:r>
          </m:lim>
        </m:limUpp>
        <m:sSup>
          <m:e>
            <m:r>
              <m:rPr>
                <m:sty m:val="bi"/>
              </m:rPr>
              <m:t>A</m:t>
            </m:r>
          </m:e>
          <m:sup>
            <m:r>
              <m:rPr>
                <m:sty m:val="p"/>
              </m:rPr>
              <m:t>−</m:t>
            </m:r>
            <m:r>
              <m:t>1</m:t>
            </m:r>
          </m:sup>
        </m:sSup>
        <m:r>
          <m:rPr>
            <m:sty m:val="bi"/>
          </m:rPr>
          <m:t>B</m:t>
        </m:r>
        <m:limLow>
          <m:e>
            <m:r>
              <m:t>w</m:t>
            </m:r>
          </m:e>
          <m:lim>
            <m:r>
              <m:rPr>
                <m:sty m:val="p"/>
              </m:rPr>
              <m:t>∼</m:t>
            </m:r>
          </m:lim>
        </m:limLow>
      </m:oMath>
      <w:del w:id="28790" w:author="PR Preview" w:date="2026-01-01T00:00:00Z">
        <w:r>
          <w:delText xml:space="preserve">, so</w:delText>
        </w:r>
      </w:del>
      <w:del w:id="28791" w:author="PR Preview" w:date="2026-01-01T00:00:00Z">
        <w:r>
          <w:delText xml:space="preserve"> </w:delText>
        </w:r>
      </w:del>
      <m:oMath>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oMath>
      <w:del w:id="28792" w:author="PR Preview" w:date="2026-01-01T00:00:00Z">
        <w:r>
          <w:delText xml:space="preserve"> </w:delText>
        </w:r>
      </w:del>
      <w:del w:id="28793" w:author="PR Preview" w:date="2026-01-01T00:00:00Z">
        <w:r>
          <w:delText xml:space="preserve">and</w:delText>
        </w:r>
      </w:del>
      <w:del w:id="28794" w:author="PR Preview" w:date="2026-01-01T00:00:00Z">
        <w:r>
          <w:delText xml:space="preserve"> </w:delText>
        </w:r>
      </w:del>
      <m:oMath>
        <m:r>
          <m:rPr>
            <m:sty m:val="bi"/>
          </m:rPr>
          <m:t>A</m:t>
        </m:r>
        <m:limLow>
          <m:e>
            <m:r>
              <m:t>d</m:t>
            </m:r>
          </m:e>
          <m:lim>
            <m:r>
              <m:rPr>
                <m:sty m:val="p"/>
              </m:rPr>
              <m:t>∼</m:t>
            </m:r>
          </m:lim>
        </m:limLow>
        <m:r>
          <m:rPr>
            <m:sty m:val="p"/>
          </m:rPr>
          <m:t>=</m:t>
        </m:r>
        <m:r>
          <m:rPr>
            <m:sty m:val="bi"/>
          </m:rPr>
          <m:t>B</m:t>
        </m:r>
        <m:limLow>
          <m:e>
            <m:r>
              <m:t>w</m:t>
            </m:r>
          </m:e>
          <m:lim>
            <m:r>
              <m:rPr>
                <m:sty m:val="p"/>
              </m:rPr>
              <m:t>∼</m:t>
            </m:r>
          </m:lim>
        </m:limLow>
      </m:oMath>
      <w:del w:id="28795" w:author="PR Preview" w:date="2026-01-01T00:00:00Z">
        <w:r>
          <w:delText xml:space="preserve"> </w:delText>
        </w:r>
      </w:del>
      <w:del w:id="28796" w:author="PR Preview" w:date="2026-01-01T00:00:00Z">
        <w:r>
          <w:delText xml:space="preserve">(</w:delText>
        </w:r>
      </w:del>
      <w:hyperlink w:anchor="thm-matmul-assoc">
        <w:del w:id="28797" w:author="PR Preview" w:date="2026-01-01T00:00:00Z">
          <w:r>
            <w:rPr>
              <w:rStyle w:val="Hyperlink"/>
            </w:rPr>
            <w:delText xml:space="preserve">Theorem 8</w:delText>
          </w:r>
        </w:del>
      </w:hyperlink>
      <w:del w:id="28798" w:author="PR Preview" w:date="2026-01-01T00:00:00Z">
        <w:r>
          <w:delText xml:space="preserve">, 5,</w:delText>
        </w:r>
      </w:del>
      <w:del w:id="28799" w:author="PR Preview" w:date="2026-01-01T00:00:00Z">
        <w:r>
          <w:delText xml:space="preserve"> </w:delText>
        </w:r>
      </w:del>
      <w:hyperlink w:anchor="thm-identity">
        <w:del w:id="28800" w:author="PR Preview" w:date="2026-01-01T00:00:00Z">
          <w:r>
            <w:rPr>
              <w:rStyle w:val="Hyperlink"/>
            </w:rPr>
            <w:delText xml:space="preserve">Theorem 10</w:delText>
          </w:r>
        </w:del>
      </w:hyperlink>
      <w:del w:id="28801" w:author="PR Preview" w:date="2026-01-01T00:00:00Z">
        <w:r>
          <w:delText xml:space="preserve">);</w:delText>
        </w:r>
      </w:del>
      <w:del w:id="28802" w:author="PR Preview" w:date="2026-01-01T00:00:00Z">
        <w:r>
          <w:delText xml:space="preserve"> </w:delText>
        </w:r>
      </w:del>
      <m:oMath>
        <m:sSup>
          <m:e>
            <m:r>
              <m:rPr>
                <m:sty m:val="bi"/>
              </m:rPr>
              <m:t>A</m:t>
            </m:r>
          </m:e>
          <m:sup>
            <m:r>
              <m:rPr>
                <m:sty m:val="p"/>
              </m:rPr>
              <m:t>−</m:t>
            </m:r>
            <m:r>
              <m:t>1</m:t>
            </m:r>
          </m:sup>
        </m:sSup>
      </m:oMath>
      <w:del w:id="28803" w:author="PR Preview" w:date="2026-01-01T00:00:00Z">
        <w:r>
          <w:delText xml:space="preserve"> </w:delText>
        </w:r>
      </w:del>
      <w:del w:id="28804" w:author="PR Preview" w:date="2026-01-01T00:00:00Z">
        <w:r>
          <w:delText xml:space="preserve">is symmetric (</w:delText>
        </w:r>
      </w:del>
      <w:hyperlink w:anchor="cor-inverse-symmetric">
        <w:del w:id="28805" w:author="PR Preview" w:date="2026-01-01T00:00:00Z">
          <w:r>
            <w:rPr>
              <w:rStyle w:val="Hyperlink"/>
            </w:rPr>
            <w:delText xml:space="preserve">Corollary 9</w:delText>
          </w:r>
        </w:del>
      </w:hyperlink>
      <w:del w:id="28806" w:author="PR Preview" w:date="2026-01-01T00:00:00Z">
        <w:r>
          <w:delText xml:space="preserve">). Then</w:delText>
        </w:r>
      </w:del>
    </w:p>
    <w:p>
      <w:pPr>
        <w:pStyle w:val="BodyText"/>
      </w:pPr>
      <m:oMathPara>
        <m:oMathParaPr>
          <m:jc m:val="center"/>
        </m:oMathParaPr>
        <m:oMath>
          <m:eqArr>
            <m:e>
              <m:sSup>
                <m:e>
                  <m:limLow>
                    <m:e>
                      <m:r>
                        <m:t>z</m:t>
                      </m:r>
                    </m:e>
                    <m:lim>
                      <m:r>
                        <m:rPr>
                          <m:sty m:val="p"/>
                        </m:rPr>
                        <m:t>∼</m:t>
                      </m:r>
                    </m:lim>
                  </m:limLow>
                </m:e>
                <m:sup>
                  <m:r>
                    <m:rPr>
                      <m:sty m:val="p"/>
                    </m:rPr>
                    <m:t>⊤</m:t>
                  </m:r>
                </m:sup>
              </m:sSup>
              <m:r>
                <m:rPr>
                  <m:sty m:val="bi"/>
                </m:rPr>
                <m:t>A</m:t>
              </m:r>
              <m:limLow>
                <m:e>
                  <m:r>
                    <m:t>z</m:t>
                  </m:r>
                </m:e>
                <m:lim>
                  <m:r>
                    <m:rPr>
                      <m:sty m:val="p"/>
                    </m:rPr>
                    <m:t>∼</m:t>
                  </m:r>
                </m:lim>
              </m:limLow>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bi"/>
                </m:rPr>
                <m:t>A</m:t>
              </m:r>
              <m:r>
                <m:t> </m:t>
              </m:r>
              <m:r>
                <m:rPr>
                  <m:sty m:val="p"/>
                </m:rPr>
                <m:t>(</m:t>
              </m:r>
              <m:limLow>
                <m:e>
                  <m:r>
                    <m:t>u</m:t>
                  </m:r>
                </m:e>
                <m:lim>
                  <m:r>
                    <m:rPr>
                      <m:sty m:val="p"/>
                    </m:rPr>
                    <m:t>∼</m:t>
                  </m:r>
                </m:lim>
              </m:limLow>
              <m:r>
                <m:rPr>
                  <m:sty m:val="p"/>
                </m:rPr>
                <m:t>+</m:t>
              </m:r>
              <m:limLow>
                <m:e>
                  <m:r>
                    <m:t>d</m:t>
                  </m:r>
                </m:e>
                <m:lim>
                  <m:r>
                    <m:rPr>
                      <m:sty m:val="p"/>
                    </m:rPr>
                    <m:t>∼</m:t>
                  </m:r>
                </m:lim>
              </m:limLow>
              <m:r>
                <m:rPr>
                  <m:sty m:val="p"/>
                </m:rPr>
                <m:t>)</m:t>
              </m:r>
              <m:r>
                <m:t>&amp;</m:t>
              </m:r>
              <m:r>
                <m:t>&amp;</m:t>
              </m:r>
              <m:r>
                <m:rPr>
                  <m:nor/>
                  <m:sty m:val="p"/>
                </m:rPr>
                <m:t>(substitute </m:t>
              </m:r>
              <m:limLow>
                <m:e>
                  <m:r>
                    <m:t>z</m:t>
                  </m:r>
                </m:e>
                <m:lim>
                  <m:r>
                    <m:rPr>
                      <m:sty m:val="p"/>
                    </m:rPr>
                    <m:t>∼</m:t>
                  </m:r>
                </m:lim>
              </m:limLow>
              <m:r>
                <m:rPr>
                  <m:sty m:val="p"/>
                </m:rPr>
                <m:t>=</m:t>
              </m:r>
              <m:limLow>
                <m:e>
                  <m:r>
                    <m:t>u</m:t>
                  </m:r>
                </m:e>
                <m:lim>
                  <m:r>
                    <m:rPr>
                      <m:sty m:val="p"/>
                    </m:rPr>
                    <m:t>∼</m:t>
                  </m:r>
                </m:lim>
              </m:limLow>
              <m:r>
                <m:rPr>
                  <m:sty m:val="p"/>
                </m:rPr>
                <m:t>+</m:t>
              </m:r>
              <m:limLow>
                <m:e>
                  <m:r>
                    <m:t>d</m:t>
                  </m:r>
                </m:e>
                <m:lim>
                  <m:r>
                    <m:rPr>
                      <m:sty m:val="p"/>
                    </m:rPr>
                    <m:t>∼</m:t>
                  </m:r>
                </m:lim>
              </m:limLow>
              <m:r>
                <m:rPr>
                  <m:nor/>
                  <m:sty m:val="p"/>
                </m:rPr>
                <m:t>)</m:t>
              </m:r>
            </m:e>
            <m:e>
              <m:r>
                <m:t>&amp;</m:t>
              </m:r>
              <m:r>
                <m:rPr>
                  <m:sty m:val="p"/>
                </m:rPr>
                <m:t>=</m:t>
              </m:r>
              <m:r>
                <m:rPr>
                  <m:sty m:val="p"/>
                </m:rPr>
                <m:t>(</m:t>
              </m:r>
              <m:limLow>
                <m:e>
                  <m:r>
                    <m:t>u</m:t>
                  </m:r>
                </m:e>
                <m:lim>
                  <m:r>
                    <m:rPr>
                      <m:sty m:val="p"/>
                    </m:rPr>
                    <m:t>∼</m:t>
                  </m:r>
                </m:lim>
              </m:limLow>
              <m:r>
                <m:rPr>
                  <m:sty m:val="p"/>
                </m:rPr>
                <m:t>+</m:t>
              </m:r>
              <m:limLow>
                <m:e>
                  <m:r>
                    <m:t>d</m:t>
                  </m:r>
                </m:e>
                <m:lim>
                  <m:r>
                    <m:rPr>
                      <m:sty m:val="p"/>
                    </m:rPr>
                    <m:t>∼</m:t>
                  </m:r>
                </m:lim>
              </m:limLow>
              <m:r>
                <m:rPr>
                  <m:sty m:val="p"/>
                </m:rPr>
                <m:t>)</m:t>
              </m:r>
              <m:r>
                <m:rPr>
                  <m:sty m:val="p"/>
                </m:rPr>
                <m:t>⋅</m:t>
              </m:r>
              <m:r>
                <m:rPr>
                  <m:sty m:val="p"/>
                </m:rPr>
                <m:t>(</m:t>
              </m:r>
              <m:r>
                <m:rPr>
                  <m:sty m:val="bi"/>
                </m:rPr>
                <m:t>A</m:t>
              </m:r>
              <m:limLow>
                <m:e>
                  <m:r>
                    <m:t>u</m:t>
                  </m:r>
                </m:e>
                <m:lim>
                  <m:r>
                    <m:rPr>
                      <m:sty m:val="p"/>
                    </m:rPr>
                    <m:t>∼</m:t>
                  </m:r>
                </m:lim>
              </m:limLow>
              <m:r>
                <m:rPr>
                  <m:sty m:val="p"/>
                </m:rPr>
                <m:t>+</m:t>
              </m:r>
              <m:r>
                <m:rPr>
                  <m:sty m:val="bi"/>
                </m:rPr>
                <m:t>A</m:t>
              </m:r>
              <m:limLow>
                <m:e>
                  <m:r>
                    <m:t>d</m:t>
                  </m:r>
                </m:e>
                <m:lim>
                  <m:r>
                    <m:rPr>
                      <m:sty m:val="p"/>
                    </m:rPr>
                    <m:t>∼</m:t>
                  </m:r>
                </m:lim>
              </m:limLow>
              <m:r>
                <m:rPr>
                  <m:sty m:val="p"/>
                </m:rPr>
                <m:t>)</m:t>
              </m:r>
              <m:r>
                <m:t>&amp;</m:t>
              </m:r>
              <m:r>
                <m:t>&amp;</m:t>
              </m:r>
              <m:r>
                <m:rPr>
                  <m:nor/>
                  <m:sty m:val="p"/>
                </m:rPr>
                <m:t>(</m:t>
              </m:r>
              <m:r>
                <m:rPr>
                  <m:nor/>
                  <m:sty m:val="p"/>
                </m:rPr>
                <m:t>Theorem 9</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u</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m:t>
              </m:r>
              <m:r>
                <m:rPr>
                  <m:nor/>
                  <m:sty m:val="p"/>
                </m:rPr>
                <m:t>Theorem 50</m:t>
              </m:r>
              <m:r>
                <m:rPr>
                  <m:nor/>
                  <m:sty m:val="p"/>
                </m:rPr>
                <m:t>, both slots)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(as in the expansion, with </m:t>
              </m:r>
              <m:sSup>
                <m:e>
                  <m:r>
                    <m:rPr>
                      <m:sty m:val="bi"/>
                    </m:rPr>
                    <m:t>A</m:t>
                  </m:r>
                </m:e>
                <m:sup>
                  <m:r>
                    <m:rPr>
                      <m:sty m:val="p"/>
                    </m:rPr>
                    <m:t>⊤</m:t>
                  </m:r>
                </m:sup>
              </m:sSup>
              <m:r>
                <m:rPr>
                  <m:sty m:val="p"/>
                </m:rPr>
                <m:t>=</m:t>
              </m:r>
              <m:r>
                <m:rPr>
                  <m:sty m:val="bi"/>
                </m:rPr>
                <m:t>A</m:t>
              </m:r>
              <m:r>
                <m:rPr>
                  <m:nor/>
                  <m:sty m:val="p"/>
                </m:rPr>
                <m:t>)</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A</m:t>
              </m:r>
              <m:limLow>
                <m:e>
                  <m:r>
                    <m:t>d</m:t>
                  </m:r>
                </m:e>
                <m:lim>
                  <m:r>
                    <m:rPr>
                      <m:sty m:val="p"/>
                    </m:rPr>
                    <m:t>∼</m:t>
                  </m:r>
                </m:lim>
              </m:limLow>
              <m:r>
                <m:rPr>
                  <m:sty m:val="p"/>
                </m:rPr>
                <m:t>+</m:t>
              </m:r>
              <m:sSup>
                <m:e>
                  <m:limLow>
                    <m:e>
                      <m:r>
                        <m:t>d</m:t>
                      </m:r>
                    </m:e>
                    <m:lim>
                      <m:r>
                        <m:rPr>
                          <m:sty m:val="p"/>
                        </m:rPr>
                        <m:t>∼</m:t>
                      </m:r>
                    </m:lim>
                  </m:limLow>
                </m:e>
                <m:sup>
                  <m:r>
                    <m:rPr>
                      <m:sty m:val="p"/>
                    </m:rPr>
                    <m:t>⊤</m:t>
                  </m:r>
                </m:sup>
              </m:sSup>
              <m:r>
                <m:rPr>
                  <m:sty m:val="bi"/>
                </m:rPr>
                <m:t>A</m:t>
              </m:r>
              <m:limLow>
                <m:e>
                  <m:r>
                    <m:t>d</m:t>
                  </m:r>
                </m:e>
                <m:lim>
                  <m:r>
                    <m:rPr>
                      <m:sty m:val="p"/>
                    </m:rPr>
                    <m:t>∼</m:t>
                  </m:r>
                </m:lim>
              </m:limLow>
              <m:r>
                <m:t>&amp;</m:t>
              </m:r>
              <m:r>
                <m:t>&amp;</m:t>
              </m:r>
              <m:r>
                <m:rPr>
                  <m:nor/>
                  <m:sty m:val="p"/>
                </m:rPr>
                <m:t>(combine like terms)</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d</m:t>
                      </m:r>
                    </m:e>
                    <m:lim>
                      <m:r>
                        <m:rPr>
                          <m:sty m:val="p"/>
                        </m:rPr>
                        <m:t>∼</m:t>
                      </m:r>
                    </m:lim>
                  </m:limLow>
                </m:e>
                <m:sup>
                  <m:r>
                    <m:rPr>
                      <m:sty m:val="p"/>
                    </m:rPr>
                    <m:t>⊤</m:t>
                  </m:r>
                </m:sup>
              </m:sSup>
              <m:r>
                <m:rPr>
                  <m:sty m:val="bi"/>
                </m:rPr>
                <m:t>B</m:t>
              </m:r>
              <m:limLow>
                <m:e>
                  <m:r>
                    <m:t>w</m:t>
                  </m:r>
                </m:e>
                <m:lim>
                  <m:r>
                    <m:rPr>
                      <m:sty m:val="p"/>
                    </m:rPr>
                    <m:t>∼</m:t>
                  </m:r>
                </m:lim>
              </m:limLow>
              <m:r>
                <m:t>&amp;</m:t>
              </m:r>
              <m:r>
                <m:t>&amp;</m:t>
              </m:r>
              <m:r>
                <m:rPr>
                  <m:nor/>
                  <m:sty m:val="p"/>
                </m:rPr>
                <m:t>(</m:t>
              </m:r>
              <m:r>
                <m:rPr>
                  <m:sty m:val="bi"/>
                </m:rPr>
                <m:t>A</m:t>
              </m:r>
              <m:limLow>
                <m:e>
                  <m:r>
                    <m:t>d</m:t>
                  </m:r>
                </m:e>
                <m:lim>
                  <m:r>
                    <m:rPr>
                      <m:sty m:val="p"/>
                    </m:rPr>
                    <m:t>∼</m:t>
                  </m:r>
                </m:lim>
              </m:limLow>
              <m:r>
                <m:rPr>
                  <m:sty m:val="p"/>
                </m:rPr>
                <m:t>=</m:t>
              </m:r>
              <m:r>
                <m:rPr>
                  <m:sty m:val="bi"/>
                </m:rPr>
                <m:t>B</m:t>
              </m:r>
              <m:limLow>
                <m:e>
                  <m:r>
                    <m:t>w</m:t>
                  </m:r>
                </m:e>
                <m:lim>
                  <m:r>
                    <m:rPr>
                      <m:sty m:val="p"/>
                    </m:rPr>
                    <m:t>∼</m:t>
                  </m:r>
                </m:lim>
              </m:limLow>
              <m:r>
                <m:rPr>
                  <m:nor/>
                  <m:sty m:val="p"/>
                </m:rPr>
                <m:t>, twice)</m:t>
              </m:r>
            </m:e>
            <m:e>
              <m:r>
                <m:t>&amp;</m:t>
              </m:r>
              <m:r>
                <m:rPr>
                  <m:sty m:val="p"/>
                </m:rPr>
                <m:t>=</m:t>
              </m:r>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sSup>
                <m:e>
                  <m:limLow>
                    <m:e>
                      <m:r>
                        <m:t>d</m:t>
                      </m:r>
                    </m:e>
                    <m:lim>
                      <m:r>
                        <m:rPr>
                          <m:sty m:val="p"/>
                        </m:rPr>
                        <m:t>∼</m:t>
                      </m:r>
                    </m:lim>
                  </m:limLow>
                </m:e>
                <m:sup>
                  <m:r>
                    <m:rPr>
                      <m:sty m:val="p"/>
                    </m:rPr>
                    <m:t>⊤</m:t>
                  </m:r>
                </m:sup>
              </m:sSup>
              <m:r>
                <m:rPr>
                  <m:sty m:val="p"/>
                </m:rPr>
                <m:t>=</m:t>
              </m:r>
              <m:sSup>
                <m:e>
                  <m:limLow>
                    <m:e>
                      <m:r>
                        <m:t>w</m:t>
                      </m:r>
                    </m:e>
                    <m:lim>
                      <m:r>
                        <m:rPr>
                          <m:sty m:val="p"/>
                        </m:rPr>
                        <m:t>∼</m:t>
                      </m:r>
                    </m:lim>
                  </m:limLow>
                </m:e>
                <m:sup>
                  <m:r>
                    <m:rPr>
                      <m:sty m:val="p"/>
                    </m:rPr>
                    <m:t>⊤</m:t>
                  </m:r>
                </m:sup>
              </m:sSup>
              <m:sSup>
                <m:e>
                  <m:r>
                    <m:rPr>
                      <m:sty m:val="bi"/>
                    </m:rPr>
                    <m:t>B</m:t>
                  </m:r>
                </m:e>
                <m:sup>
                  <m:r>
                    <m:rPr>
                      <m:sty m:val="p"/>
                    </m:rPr>
                    <m:t>⊤</m:t>
                  </m:r>
                </m:sup>
              </m:sSup>
              <m:sSup>
                <m:e>
                  <m:r>
                    <m:rPr>
                      <m:sty m:val="bi"/>
                    </m:rPr>
                    <m:t>A</m:t>
                  </m:r>
                </m:e>
                <m:sup>
                  <m:r>
                    <m:rPr>
                      <m:sty m:val="p"/>
                    </m:rPr>
                    <m:t>−</m:t>
                  </m:r>
                  <m:r>
                    <m:t>1</m:t>
                  </m:r>
                </m:sup>
              </m:sSup>
              <m:r>
                <m:rPr>
                  <m:nor/>
                  <m:sty m:val="p"/>
                </m:rPr>
                <m:t>, </m:t>
              </m:r>
              <m:r>
                <m:rPr>
                  <m:nor/>
                  <m:sty m:val="p"/>
                </m:rPr>
                <m:t>Theorem 19</m:t>
              </m:r>
              <m:r>
                <m:rPr>
                  <m:nor/>
                  <m:sty m:val="p"/>
                </m:rPr>
                <m:t>, </m:t>
              </m:r>
              <m:r>
                <m:rPr>
                  <m:nor/>
                  <m:sty m:val="p"/>
                </m:rPr>
                <m:t>Corollary 9</m:t>
              </m:r>
              <m:r>
                <m:rPr>
                  <m:nor/>
                  <m:sty m:val="p"/>
                </m:rPr>
                <m:t>)</m:t>
              </m:r>
            </m:e>
          </m:eqArr>
        </m:oMath>
      </m:oMathPara>
    </w:p>
    <w:p>
      <w:pPr>
        <w:pStyle w:val="BodyText"/>
      </w:pPr>
      <w:ins w:id="28807" w:author="PR Preview" w:date="2026-01-01T00:00:00Z">
        <w:r>
          <w:t xml:space="preserve">$$
    \begin{aligned}
    {\mathord{\smash[b]{\underset{\raise.3ex\hbox{$\scriptstyle\sim$}}{v}}\vphantom{v}}}^{\top} \mathbf{X} \mathord{\smash[b]{\underset{\raise.3ex\hbox{$\scriptstyle\sim$}}{v}}\vphantom{v}}
    &amp;= \sum_{i=1}^{k} u_i\,(\mathbf{X} \mathord{\smash[b]{\underset{\raise.3ex\hbox{$\scriptstyle\sim$}}{v}}\vphantom{v}})_i + \sum_{i=1}^{m} w_i\,(\mathbf{X} \mathord{\smash[b]{\underset{\raise.3ex\hbox{$\scriptstyle\sim$}}{v}}\vphantom{v}})_{k+i}
    &amp;&amp; \text{(}\text{Definition~8}\text{, split the sum at } k \text{)}
    \\
    &amp;= \mathord{\smash[b]{\underset{\raise.3ex\hbox{$\scriptstyle\sim$}}{u}}\vphantom{u}} \cdot (\mathbf{A} \mathord{\smash[b]{\underset{\raise.3ex\hbox{$\scriptstyle\sim$}}{u}}\vphantom{u}} + \mathbf{B} \mathord{\smash[b]{\underset{\raise.3ex\hbox{$\scriptstyle\sim$}}{w}}\vphantom{w}}) + \mathord{\smash[b]{\underset{\raise.3ex\hbox{$\scriptstyle\sim$}}{w}}\vphantom{w}} \cdot ({\mathbf{B}}^{\top} \mathord{\smash[b]{\underset{\raise.3ex\hbox{$\scriptstyle\sim$}}{u}}\vphantom{u}} + \mathbf{C} \mathord{\smash[b]{\underset{\raise.3ex\hbox{$\scriptstyle\sim$}}{w}}\vphantom{w}})
    &amp;&amp; \text{(the blocks of } \mathbf{X} \mathord{\smash[b]{\underset{\raise.3ex\hbox{$\scriptstyle\sim$}}{v}}\vphantom{v}} \text{)}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{\mathord{\smash[b]{\underset{\raise.3ex\hbox{$\scriptstyle\sim$}}{w}}\vphantom{w}}}^{\top} {\mathbf{B}}^{\top} \mathord{\smash[b]{\underset{\raise.3ex\hbox{$\scriptstyle\sim$}}{u}}\vphantom{u}} + {\mathord{\smash[b]{\underset{\raise.3ex\hbox{$\scriptstyle\sim$}}{w}}\vphantom{w}}}^{\top} \mathbf{C} \mathord{\smash[b]{\underset{\raise.3ex\hbox{$\scriptstyle\sim$}}{w}}\vphantom{w}}
    &amp;&amp; \text{(}\text{Theorem~50}\text{)}
    \\
    &amp;= {\mathord{\smash[b]{\underset{\raise.3ex\hbox{$\scriptstyle\sim$}}{u}}\vphantom{u}}}^{\top} \mathbf{A} \mathord{\smash[b]{\underset{\raise.3ex\hbox{$\scriptstyle\sim$}}{u}}\vphantom{u}} + {\mathord{\smash[b]{\underset{\raise.3ex\hbox{$\scriptstyle\sim$}}{u}}\vphantom{u}}}^{\top} \mathbf{B} \mathord{\smash[b]{\underset{\raise.3ex\hbox{$\scriptstyle\sim$}}{w}}\vphantom{w}} + {\mathord{\smash[b]{\underset{\raise.3ex\hbox{$\scriptstyle\sim$}}{u}}\vphantom{u}}}^{\top} \mathbf{B} \mathord{\smash[b]{\underset{\raise.3ex\hbox{$\scriptstyle\sim$}}{w}}\vphantom{w}} + {\mathord{\smash[b]{\underset{\raise.3ex\hbox{$\scriptstyle\sim$}}{w}}\vphantom{w}}}^{\top} \mathbf{C} \mathord{\smash[b]{\underset{\raise.3ex\hbox{$\scriptstyle\sim$}}{w}}\vphantom{w}}
    &amp;&amp; \text{(} {\mathord{\smash[b]{\underset{\raise.3ex\hbox{$\scriptstyle\sim$}}{w}}\vphantom{w}}}^{\top} {\mathbf{B}}^{\top} \mathord{\smash[b]{\underset{\raise.3ex\hbox{$\scriptstyle\sim$}}{u}}\vphantom{u}} = {\mathopen{}\left({\mathord{\smash[b]{\underset{\raise.3ex\hbox{$\scriptstyle\sim$}}{w}}\vphantom{w}}}^{\top} {\mathbf{B}}^{\top} \mathord{\smash[b]{\underset{\raise.3ex\hbox{$\scriptstyle\sim$}}{u}}\vphantom{u}}\right)\mathclose{}}^{\top} \text{, which equals } {\mathord{\smash[b]{\underset{\raise.3ex\hbox{$\scriptstyle\sim$}}{u}}\vphantom{u}}}^{\top} \mathbf{B} \mathord{\smash[b]{\underset{\raise.3ex\hbox{$\scriptstyle\sim$}}{w}}\vphantom{w}} \text{; } 1 \times 1 \text{, }\text{Definition~22}\text{, }\text{Theorem~19}\text{)}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
    &amp;&amp; \text{(combine like terms)}
    \end{aligned}
    $$</w:t>
        </w:r>
      </w:ins>
    </w:p>
    <w:p>
      <w:pPr>
        <w:pStyle w:val="FirstParagraph"/>
      </w:pPr>
      <w:ins w:id="28808" w:author="PR Preview" w:date="2026-01-01T00:00:00Z">
        <w:r>
          <w:rPr>
            <w:b/>
            <w:bCs/>
          </w:rPr>
          <w:t xml:space="preserve">Completing the square.</w:t>
        </w:r>
      </w:ins>
      <w:ins w:id="28809" w:author="PR Preview" w:date="2026-01-01T00:00:00Z">
        <w:r>
          <w:t xml:space="preserve"> </w:t>
        </w:r>
      </w:ins>
      <w:ins w:id="28810" w:author="PR Preview" w:date="2026-01-01T00:00:00Z">
        <w:r>
          <w:t xml:space="preserve">Write</w:t>
        </w:r>
      </w:ins>
      <w:ins w:id="28811" w:author="PR Preview" w:date="2026-01-01T00:00:00Z">
        <w:r>
          <w:t xml:space="preserve"> </w:t>
        </w:r>
      </w:ins>
      <w:ins w:id="28812" w:author="PR Preview" w:date="2026-01-01T00:00:00Z">
        <w:r>
          <w:t xml:space="preserve">$\mathord{\smash[b]{\underset{\raise.3ex\hbox{$\scriptstyle\sim$}}{d}}\vphantom{d}} \stackrel{\text{def}}{=}\mathbf{A}^{-1} \mathbf{B} \mathord{\smash[b]{\underset{\raise.3ex\hbox{$\scriptstyle\sim$}}{w}}\vphantom{w}}$</w:t>
        </w:r>
      </w:ins>
      <w:ins w:id="28813" w:author="PR Preview" w:date="2026-01-01T00:00:00Z">
        <w:r>
          <w:t xml:space="preserve">, so</w:t>
        </w:r>
      </w:ins>
      <w:ins w:id="28814" w:author="PR Preview" w:date="2026-01-01T00:00:00Z">
        <w:r>
          <w:t xml:space="preserve"> </w:t>
        </w:r>
      </w:ins>
      <w:ins w:id="28815" w:author="PR Preview" w:date="2026-01-01T00:00:00Z">
        <w:r>
          <w:t xml:space="preserve">$\mathord{\smash[b]{\underset{\raise.3ex\hbox{$\scriptstyle\sim$}}{z}}\vphantom{z}} = \mathord{\smash[b]{\underset{\raise.3ex\hbox{$\scriptstyle\sim$}}{u}}\vphantom{u}} + \mathord{\smash[b]{\underset{\raise.3ex\hbox{$\scriptstyle\sim$}}{d}}\vphantom{d}}$</w:t>
        </w:r>
      </w:ins>
      <w:ins w:id="28816" w:author="PR Preview" w:date="2026-01-01T00:00:00Z">
        <w:r>
          <w:t xml:space="preserve"> </w:t>
        </w:r>
      </w:ins>
      <w:ins w:id="28817" w:author="PR Preview" w:date="2026-01-01T00:00:00Z">
        <w:r>
          <w:t xml:space="preserve">and</w:t>
        </w:r>
      </w:ins>
      <w:ins w:id="28818" w:author="PR Preview" w:date="2026-01-01T00:00:00Z">
        <w:r>
          <w:t xml:space="preserve"> </w:t>
        </w:r>
      </w:ins>
      <w:ins w:id="28819" w:author="PR Preview" w:date="2026-01-01T00:00:00Z">
        <w:r>
          <w:t xml:space="preserve">$\mathbf{A} \mathord{\smash[b]{\underset{\raise.3ex\hbox{$\scriptstyle\sim$}}{d}}\vphantom{d}} = \mathbf{B} \mathord{\smash[b]{\underset{\raise.3ex\hbox{$\scriptstyle\sim$}}{w}}\vphantom{w}}$</w:t>
        </w:r>
      </w:ins>
      <w:ins w:id="28820" w:author="PR Preview" w:date="2026-01-01T00:00:00Z">
        <w:r>
          <w:t xml:space="preserve"> </w:t>
        </w:r>
      </w:ins>
      <w:ins w:id="28821" w:author="PR Preview" w:date="2026-01-01T00:00:00Z">
        <w:r>
          <w:t xml:space="preserve">(</w:t>
        </w:r>
      </w:ins>
      <w:hyperlink w:anchor="thm-matmul-assoc">
        <w:ins w:id="28822" w:author="PR Preview" w:date="2026-01-01T00:00:00Z">
          <w:r>
            <w:rPr>
              <w:rStyle w:val="Hyperlink"/>
            </w:rPr>
            <w:t xml:space="preserve">Theorem 8</w:t>
          </w:r>
        </w:ins>
      </w:hyperlink>
      <w:ins w:id="28823" w:author="PR Preview" w:date="2026-01-01T00:00:00Z">
        <w:r>
          <w:t xml:space="preserve">, 5,</w:t>
        </w:r>
      </w:ins>
      <w:ins w:id="28824" w:author="PR Preview" w:date="2026-01-01T00:00:00Z">
        <w:r>
          <w:t xml:space="preserve"> </w:t>
        </w:r>
      </w:ins>
      <w:hyperlink w:anchor="thm-identity">
        <w:ins w:id="28825" w:author="PR Preview" w:date="2026-01-01T00:00:00Z">
          <w:r>
            <w:rPr>
              <w:rStyle w:val="Hyperlink"/>
            </w:rPr>
            <w:t xml:space="preserve">Theorem 10</w:t>
          </w:r>
        </w:ins>
      </w:hyperlink>
      <w:ins w:id="28826" w:author="PR Preview" w:date="2026-01-01T00:00:00Z">
        <w:r>
          <w:t xml:space="preserve">);</w:t>
        </w:r>
      </w:ins>
      <w:ins w:id="28827" w:author="PR Preview" w:date="2026-01-01T00:00:00Z">
        <w:r>
          <w:t xml:space="preserve"> </w:t>
        </w:r>
      </w:ins>
      <m:oMath>
        <m:sSup>
          <m:e>
            <m:r>
              <m:rPr>
                <m:sty m:val="bi"/>
              </m:rPr>
              <m:t>A</m:t>
            </m:r>
          </m:e>
          <m:sup>
            <m:r>
              <m:rPr>
                <m:sty m:val="p"/>
              </m:rPr>
              <m:t>−</m:t>
            </m:r>
            <m:r>
              <m:t>1</m:t>
            </m:r>
          </m:sup>
        </m:sSup>
      </m:oMath>
      <w:ins w:id="28828" w:author="PR Preview" w:date="2026-01-01T00:00:00Z">
        <w:r>
          <w:t xml:space="preserve"> </w:t>
        </w:r>
      </w:ins>
      <w:ins w:id="28829" w:author="PR Preview" w:date="2026-01-01T00:00:00Z">
        <w:r>
          <w:t xml:space="preserve">is symmetric (</w:t>
        </w:r>
      </w:ins>
      <w:hyperlink w:anchor="cor-inverse-symmetric">
        <w:ins w:id="28830" w:author="PR Preview" w:date="2026-01-01T00:00:00Z">
          <w:r>
            <w:rPr>
              <w:rStyle w:val="Hyperlink"/>
            </w:rPr>
            <w:t xml:space="preserve">Corollary 9</w:t>
          </w:r>
        </w:ins>
      </w:hyperlink>
      <w:ins w:id="28831" w:author="PR Preview" w:date="2026-01-01T00:00:00Z">
        <w:r>
          <w:t xml:space="preserve">). Then</w:t>
        </w:r>
      </w:ins>
    </w:p>
    <w:p>
      <w:pPr>
        <w:pStyle w:val="BodyText"/>
      </w:pPr>
      <w:ins w:id="28832" w:author="PR Preview" w:date="2026-01-01T00:00:00Z">
        <w:r>
          <w:t xml:space="preserve">$$
    \begin{aligned}
    {\mathord{\smash[b]{\underset{\raise.3ex\hbox{$\scriptstyle\sim$}}{z}}\vphantom{z}}}^{\top} \mathbf{A} \mathord{\smash[b]{\underset{\raise.3ex\hbox{$\scriptstyle\sim$}}{z}}\vphantom{z}}
    &amp;= (\mathord{\smash[b]{\underset{\raise.3ex\hbox{$\scriptstyle\sim$}}{u}}\vphantom{u}} + \mathord{\smash[b]{\underset{\raise.3ex\hbox{$\scriptstyle\sim$}}{d}}\vphantom{d}}) \cdot \mathbf{A}\,(\mathord{\smash[b]{\underset{\raise.3ex\hbox{$\scriptstyle\sim$}}{u}}\vphantom{u}} + \mathord{\smash[b]{\underset{\raise.3ex\hbox{$\scriptstyle\sim$}}{d}}\vphantom{d}})
    &amp;&amp; \text{(substitute } \mathord{\smash[b]{\underset{\raise.3ex\hbox{$\scriptstyle\sim$}}{z}}\vphantom{z}} = \mathord{\smash[b]{\underset{\raise.3ex\hbox{$\scriptstyle\sim$}}{u}}\vphantom{u}} + \mathord{\smash[b]{\underset{\raise.3ex\hbox{$\scriptstyle\sim$}}{d}}\vphantom{d}} \text{)}
    \\
    &amp;= (\mathord{\smash[b]{\underset{\raise.3ex\hbox{$\scriptstyle\sim$}}{u}}\vphantom{u}} + \mathord{\smash[b]{\underset{\raise.3ex\hbox{$\scriptstyle\sim$}}{d}}\vphantom{d}}) \cdot (\mathbf{A} \mathord{\smash[b]{\underset{\raise.3ex\hbox{$\scriptstyle\sim$}}{u}}\vphantom{u}} + \mathbf{A} \mathord{\smash[b]{\underset{\raise.3ex\hbox{$\scriptstyle\sim$}}{d}}\vphantom{d}})
    &amp;&amp; \text{(}\text{Theorem~9}\text{)}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{\mathord{\smash[b]{\underset{\raise.3ex\hbox{$\scriptstyle\sim$}}{d}}\vphantom{d}}}^{\top} \mathbf{A} \mathord{\smash[b]{\underset{\raise.3ex\hbox{$\scriptstyle\sim$}}{u}}\vphantom{u}} + {\mathord{\smash[b]{\underset{\raise.3ex\hbox{$\scriptstyle\sim$}}{d}}\vphantom{d}}}^{\top} \mathbf{A} \mathord{\smash[b]{\underset{\raise.3ex\hbox{$\scriptstyle\sim$}}{d}}\vphantom{d}}
    &amp;&amp; \text{(}\text{Theorem~50}\text{, both slots)}
    \\
    &amp;= {\mathord{\smash[b]{\underset{\raise.3ex\hbox{$\scriptstyle\sim$}}{u}}\vphantom{u}}}^{\top} \mathbf{A} \mathord{\smash[b]{\underset{\raise.3ex\hbox{$\scriptstyle\sim$}}{u}}\vphantom{u}} + {\mathord{\smash[b]{\underset{\raise.3ex\hbox{$\scriptstyle\sim$}}{u}}\vphantom{u}}}^{\top} \mathbf{A} \mathord{\smash[b]{\underset{\raise.3ex\hbox{$\scriptstyle\sim$}}{d}}\vphantom{d}} + {\mathord{\smash[b]{\underset{\raise.3ex\hbox{$\scriptstyle\sim$}}{u}}\vphantom{u}}}^{\top} \mathbf{A} \mathord{\smash[b]{\underset{\raise.3ex\hbox{$\scriptstyle\sim$}}{d}}\vphantom{d}} + {\mathord{\smash[b]{\underset{\raise.3ex\hbox{$\scriptstyle\sim$}}{d}}\vphantom{d}}}^{\top} \mathbf{A} \mathord{\smash[b]{\underset{\raise.3ex\hbox{$\scriptstyle\sim$}}{d}}\vphantom{d}}
    &amp;&amp; \text{(as in the expansion, with } {\mathbf{A}}^{\top} = \mathbf{A} \text{)}
    \\
    &amp;= {\mathord{\smash[b]{\underset{\raise.3ex\hbox{$\scriptstyle\sim$}}{u}}\vphantom{u}}}^{\top} \mathbf{A} \mathord{\smash[b]{\underset{\raise.3ex\hbox{$\scriptstyle\sim$}}{u}}\vphantom{u}} + 2\,{\mathord{\smash[b]{\underset{\raise.3ex\hbox{$\scriptstyle\sim$}}{u}}\vphantom{u}}}^{\top} \mathbf{A} \mathord{\smash[b]{\underset{\raise.3ex\hbox{$\scriptstyle\sim$}}{d}}\vphantom{d}} + {\mathord{\smash[b]{\underset{\raise.3ex\hbox{$\scriptstyle\sim$}}{d}}\vphantom{d}}}^{\top} \mathbf{A} \mathord{\smash[b]{\underset{\raise.3ex\hbox{$\scriptstyle\sim$}}{d}}\vphantom{d}}
    &amp;&amp; \text{(combine like terms)}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{\mathord{\smash[b]{\underset{\raise.3ex\hbox{$\scriptstyle\sim$}}{d}}\vphantom{d}}}^{\top} \mathbf{B} \mathord{\smash[b]{\underset{\raise.3ex\hbox{$\scriptstyle\sim$}}{w}}\vphantom{w}}
    &amp;&amp; \text{(} \mathbf{A} \mathord{\smash[b]{\underset{\raise.3ex\hbox{$\scriptstyle\sim$}}{d}}\vphantom{d}} = \mathbf{B} \mathord{\smash[b]{\underset{\raise.3ex\hbox{$\scriptstyle\sim$}}{w}}\vphantom{w}} \text{, twice)}
    \\
    &amp;= {\mathord{\smash[b]{\underset{\raise.3ex\hbox{$\scriptstyle\sim$}}{u}}\vphantom{u}}}^{\top}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{\mathord{\smash[b]{\underset{\raise.3ex\hbox{$\scriptstyle\sim$}}{w}}\vphantom{w}}}^{\top}\,{\mathbf{B}}^{\top} \mathbf{A}^{-1} \mathbf{B} \mathord{\smash[b]{\underset{\raise.3ex\hbox{$\scriptstyle\sim$}}{w}}\vphantom{w}},
    &amp;&amp; \text{(} {\mathord{\smash[b]{\underset{\raise.3ex\hbox{$\scriptstyle\sim$}}{d}}\vphantom{d}}}^{\top} = {\mathord{\smash[b]{\underset{\raise.3ex\hbox{$\scriptstyle\sim$}}{w}}\vphantom{w}}}^{\top} {\mathbf{B}}^{\top} \mathbf{A}^{-1} \text{, }\text{Theorem~19}\text{, }\text{Corollary~9}\text{)}
    \end{aligned}
    $$</w:t>
        </w:r>
      </w:ins>
    </w:p>
    <w:p>
      <w:pPr>
        <w:pStyle w:val="FirstParagraph"/>
      </w:pPr>
      <w:r>
        <w:t xml:space="preserve">and</w:t>
      </w:r>
    </w:p>
    <w:p>
      <w:pPr>
        <w:pStyle w:val="BodyText"/>
      </w:pPr>
      <m:oMathPara>
        <m:oMathParaPr>
          <m:jc m:val="center"/>
        </m:oMathParaPr>
        <m:oMath>
          <m:eqArr>
            <m:e>
              <m:sSup>
                <m:e>
                  <m:limLow>
                    <m:e>
                      <m:r>
                        <m:t>w</m:t>
                      </m:r>
                    </m:e>
                    <m:lim>
                      <m:r>
                        <m:rPr>
                          <m:sty m:val="p"/>
                        </m:rPr>
                        <m:t>∼</m:t>
                      </m:r>
                    </m:lim>
                  </m:limLow>
                </m:e>
                <m:sup>
                  <m:r>
                    <m:rPr>
                      <m:sty m:val="p"/>
                    </m:rPr>
                    <m:t>⊤</m:t>
                  </m:r>
                </m:sup>
              </m:sSup>
              <m:r>
                <m:rPr>
                  <m:sty m:val="bi"/>
                </m:rPr>
                <m:t>S</m:t>
              </m:r>
              <m:limLow>
                <m:e>
                  <m:r>
                    <m:t>w</m:t>
                  </m:r>
                </m:e>
                <m:lim>
                  <m:r>
                    <m:rPr>
                      <m:sty m:val="p"/>
                    </m:rPr>
                    <m:t>∼</m:t>
                  </m:r>
                </m:lim>
              </m:limLow>
              <m:r>
                <m:t>&amp;</m:t>
              </m:r>
              <m:r>
                <m:rPr>
                  <m:sty m:val="p"/>
                </m:rPr>
                <m:t>=</m:t>
              </m:r>
              <m:sSup>
                <m:e>
                  <m:limLow>
                    <m:e>
                      <m:r>
                        <m:t>w</m:t>
                      </m:r>
                    </m:e>
                    <m:lim>
                      <m:r>
                        <m:rPr>
                          <m:sty m:val="p"/>
                        </m:rPr>
                        <m:t>∼</m:t>
                      </m:r>
                    </m:lim>
                  </m:limLow>
                </m:e>
                <m:sup>
                  <m:r>
                    <m:rPr>
                      <m:sty m:val="p"/>
                    </m:rPr>
                    <m:t>⊤</m:t>
                  </m:r>
                </m:sup>
              </m:sSup>
              <m:r>
                <m:t> </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r>
                <m:t> </m:t>
              </m:r>
              <m:limLow>
                <m:e>
                  <m:r>
                    <m:t>w</m:t>
                  </m:r>
                </m:e>
                <m:lim>
                  <m:r>
                    <m:rPr>
                      <m:sty m:val="p"/>
                    </m:rPr>
                    <m:t>∼</m:t>
                  </m:r>
                </m:lim>
              </m:limLow>
              <m:r>
                <m:t>&amp;</m:t>
              </m:r>
              <m:r>
                <m:t>&amp;</m:t>
              </m:r>
              <m:r>
                <m:rPr>
                  <m:nor/>
                  <m:sty m:val="p"/>
                </m:rPr>
                <m:t>(substitute </m:t>
              </m:r>
              <m:r>
                <m:rPr>
                  <m:sty m:val="bi"/>
                </m:rPr>
                <m:t>S</m:t>
              </m:r>
              <m:r>
                <m:rPr>
                  <m:nor/>
                  <m:sty m:val="p"/>
                </m:rPr>
                <m:t>)</m:t>
              </m:r>
            </m:e>
            <m:e>
              <m:r>
                <m:t>&amp;</m:t>
              </m:r>
              <m:r>
                <m:rPr>
                  <m:sty m:val="p"/>
                </m:rPr>
                <m:t>=</m:t>
              </m:r>
              <m:sSup>
                <m:e>
                  <m:limLow>
                    <m:e>
                      <m:r>
                        <m:t>w</m:t>
                      </m:r>
                    </m:e>
                    <m:lim>
                      <m:r>
                        <m:rPr>
                          <m:sty m:val="p"/>
                        </m:rPr>
                        <m:t>∼</m:t>
                      </m:r>
                    </m:lim>
                  </m:limLow>
                </m:e>
                <m:sup>
                  <m:r>
                    <m:rPr>
                      <m:sty m:val="p"/>
                    </m:rPr>
                    <m:t>⊤</m:t>
                  </m:r>
                </m:sup>
              </m:sSup>
              <m:r>
                <m:t> </m:t>
              </m:r>
              <m:r>
                <m:rPr>
                  <m:sty m:val="p"/>
                </m:rPr>
                <m:t>(</m:t>
              </m:r>
              <m:r>
                <m:rPr>
                  <m:sty m:val="bi"/>
                </m:rPr>
                <m:t>C</m:t>
              </m:r>
              <m:limLow>
                <m:e>
                  <m:r>
                    <m:t>w</m:t>
                  </m:r>
                </m:e>
                <m:lim>
                  <m:r>
                    <m:rPr>
                      <m:sty m:val="p"/>
                    </m:rPr>
                    <m:t>∼</m:t>
                  </m:r>
                </m:lim>
              </m:limLow>
              <m:r>
                <m:rPr>
                  <m:sty m:val="p"/>
                </m:rPr>
                <m:t>−</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right)</m:t>
              </m:r>
            </m:e>
            <m:e>
              <m:r>
                <m:t>&amp;</m:t>
              </m:r>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r>
                <m:rPr>
                  <m:sty m:val="p"/>
                </m:rPr>
                <m:t>−</m:t>
              </m:r>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r>
                <m:rPr>
                  <m:sty m:val="p"/>
                </m:rPr>
                <m:t>.</m:t>
              </m:r>
              <m:r>
                <m:t>&amp;</m:t>
              </m:r>
              <m:r>
                <m:t>&amp;</m:t>
              </m:r>
              <m:r>
                <m:rPr>
                  <m:nor/>
                  <m:sty m:val="p"/>
                </m:rPr>
                <m:t>(</m:t>
              </m:r>
              <m:r>
                <m:rPr>
                  <m:nor/>
                  <m:sty m:val="p"/>
                </m:rPr>
                <m:t>Theorem 93</m:t>
              </m:r>
              <m:r>
                <m:rPr>
                  <m:nor/>
                  <m:sty m:val="p"/>
                </m:rPr>
                <m:t>, difference rule on the left)</m:t>
              </m:r>
            </m:e>
          </m:eqArr>
        </m:oMath>
      </m:oMathPara>
    </w:p>
    <w:p>
      <w:pPr>
        <w:pStyle w:val="FirstParagraph"/>
      </w:pPr>
      <w:del w:id="28833" w:author="PR Preview" w:date="2026-01-01T00:00:00Z">
        <w:r>
          <w:delText xml:space="preserve">Adding the two displays, the</w:delText>
        </w:r>
      </w:del>
      <w:del w:id="28834" w:author="PR Preview" w:date="2026-01-01T00:00:00Z">
        <w:r>
          <w:delText xml:space="preserve"> </w:delText>
        </w:r>
      </w:del>
      <m:oMath>
        <m:sSup>
          <m:e>
            <m:limLow>
              <m:e>
                <m:r>
                  <m:t>w</m:t>
                </m:r>
              </m:e>
              <m:lim>
                <m:r>
                  <m:rPr>
                    <m:sty m:val="p"/>
                  </m:rPr>
                  <m:t>∼</m:t>
                </m:r>
              </m:lim>
            </m:limLow>
          </m:e>
          <m:sup>
            <m:r>
              <m:rPr>
                <m:sty m:val="p"/>
              </m:rPr>
              <m:t>⊤</m:t>
            </m:r>
          </m:sup>
        </m:sSup>
        <m:r>
          <m:t> </m:t>
        </m:r>
        <m:sSup>
          <m:e>
            <m:r>
              <m:rPr>
                <m:sty m:val="bi"/>
              </m:rPr>
              <m:t>B</m:t>
            </m:r>
          </m:e>
          <m:sup>
            <m:r>
              <m:rPr>
                <m:sty m:val="p"/>
              </m:rPr>
              <m:t>⊤</m:t>
            </m:r>
          </m:sup>
        </m:sSup>
        <m:sSup>
          <m:e>
            <m:r>
              <m:rPr>
                <m:sty m:val="bi"/>
              </m:rPr>
              <m:t>A</m:t>
            </m:r>
          </m:e>
          <m:sup>
            <m:r>
              <m:rPr>
                <m:sty m:val="p"/>
              </m:rPr>
              <m:t>−</m:t>
            </m:r>
            <m:r>
              <m:t>1</m:t>
            </m:r>
          </m:sup>
        </m:sSup>
        <m:r>
          <m:rPr>
            <m:sty m:val="bi"/>
          </m:rPr>
          <m:t>B</m:t>
        </m:r>
        <m:limLow>
          <m:e>
            <m:r>
              <m:t>w</m:t>
            </m:r>
          </m:e>
          <m:lim>
            <m:r>
              <m:rPr>
                <m:sty m:val="p"/>
              </m:rPr>
              <m:t>∼</m:t>
            </m:r>
          </m:lim>
        </m:limLow>
      </m:oMath>
      <w:del w:id="28835" w:author="PR Preview" w:date="2026-01-01T00:00:00Z">
        <w:r>
          <w:delText xml:space="preserve"> </w:delText>
        </w:r>
      </w:del>
      <w:del w:id="28836" w:author="PR Preview" w:date="2026-01-01T00:00:00Z">
        <w:r>
          <w:delText xml:space="preserve">terms cancel, leaving</w:delText>
        </w:r>
      </w:del>
      <w:del w:id="28837" w:author="PR Preview" w:date="2026-01-01T00:00:00Z">
        <w:r>
          <w:delText xml:space="preserve"> </w:delText>
        </w:r>
      </w:del>
      <m:oMath>
        <m:sSup>
          <m:e>
            <m:limLow>
              <m:e>
                <m:r>
                  <m:t>u</m:t>
                </m:r>
              </m:e>
              <m:lim>
                <m:r>
                  <m:rPr>
                    <m:sty m:val="p"/>
                  </m:rPr>
                  <m:t>∼</m:t>
                </m:r>
              </m:lim>
            </m:limLow>
          </m:e>
          <m:sup>
            <m:r>
              <m:rPr>
                <m:sty m:val="p"/>
              </m:rPr>
              <m:t>⊤</m:t>
            </m:r>
          </m:sup>
        </m:sSup>
        <m:r>
          <m:rPr>
            <m:sty m:val="bi"/>
          </m:rPr>
          <m:t>A</m:t>
        </m:r>
        <m:limLow>
          <m:e>
            <m:r>
              <m:t>u</m:t>
            </m:r>
          </m:e>
          <m:lim>
            <m:r>
              <m:rPr>
                <m:sty m:val="p"/>
              </m:rPr>
              <m:t>∼</m:t>
            </m:r>
          </m:lim>
        </m:limLow>
        <m:r>
          <m:rPr>
            <m:sty m:val="p"/>
          </m:rPr>
          <m:t>+</m:t>
        </m:r>
        <m:r>
          <m:t>2</m:t>
        </m:r>
        <m:r>
          <m:t> </m:t>
        </m:r>
        <m:sSup>
          <m:e>
            <m:limLow>
              <m:e>
                <m:r>
                  <m:t>u</m:t>
                </m:r>
              </m:e>
              <m:lim>
                <m:r>
                  <m:rPr>
                    <m:sty m:val="p"/>
                  </m:rPr>
                  <m:t>∼</m:t>
                </m:r>
              </m:lim>
            </m:limLow>
          </m:e>
          <m:sup>
            <m:r>
              <m:rPr>
                <m:sty m:val="p"/>
              </m:rPr>
              <m:t>⊤</m:t>
            </m:r>
          </m:sup>
        </m:sSup>
        <m:r>
          <m:rPr>
            <m:sty m:val="bi"/>
          </m:rPr>
          <m:t>B</m:t>
        </m:r>
        <m:limLow>
          <m:e>
            <m:r>
              <m:t>w</m:t>
            </m:r>
          </m:e>
          <m:lim>
            <m:r>
              <m:rPr>
                <m:sty m:val="p"/>
              </m:rPr>
              <m:t>∼</m:t>
            </m:r>
          </m:lim>
        </m:limLow>
        <m:r>
          <m:rPr>
            <m:sty m:val="p"/>
          </m:rPr>
          <m:t>+</m:t>
        </m:r>
        <m:sSup>
          <m:e>
            <m:limLow>
              <m:e>
                <m:r>
                  <m:t>w</m:t>
                </m:r>
              </m:e>
              <m:lim>
                <m:r>
                  <m:rPr>
                    <m:sty m:val="p"/>
                  </m:rPr>
                  <m:t>∼</m:t>
                </m:r>
              </m:lim>
            </m:limLow>
          </m:e>
          <m:sup>
            <m:r>
              <m:rPr>
                <m:sty m:val="p"/>
              </m:rPr>
              <m:t>⊤</m:t>
            </m:r>
          </m:sup>
        </m:sSup>
        <m:r>
          <m:rPr>
            <m:sty m:val="bi"/>
          </m:rPr>
          <m:t>C</m:t>
        </m:r>
        <m:limLow>
          <m:e>
            <m:r>
              <m:t>w</m:t>
            </m:r>
          </m:e>
          <m:lim>
            <m:r>
              <m:rPr>
                <m:sty m:val="p"/>
              </m:rPr>
              <m:t>∼</m:t>
            </m:r>
          </m:lim>
        </m:limLow>
      </m:oMath>
      <w:del w:id="28838" w:author="PR Preview" w:date="2026-01-01T00:00:00Z">
        <w:r>
          <w:delText xml:space="preserve">,</w:delText>
        </w:r>
      </w:del>
      <w:del w:id="28839" w:author="PR Preview" w:date="2026-01-01T00:00:00Z">
        <w:r>
          <w:delText xml:space="preserve"> </w:delText>
        </w:r>
      </w:del>
      <w:del w:id="28840" w:author="PR Preview" w:date="2026-01-01T00:00:00Z">
        <w:r>
          <w:delText xml:space="preserve">which is</w:delText>
        </w:r>
      </w:del>
      <w:del w:id="28841"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oMath>
      <w:del w:id="28842" w:author="PR Preview" w:date="2026-01-01T00:00:00Z">
        <w:r>
          <w:delText xml:space="preserve"> </w:delText>
        </w:r>
      </w:del>
      <w:del w:id="28843" w:author="PR Preview" w:date="2026-01-01T00:00:00Z">
        <w:r>
          <w:delText xml:space="preserve">by</w:delText>
        </w:r>
      </w:del>
      <w:del w:id="28844" w:author="PR Preview" w:date="2026-01-01T00:00:00Z">
        <w:r>
          <w:delText xml:space="preserve"> </w:delText>
        </w:r>
      </w:del>
      <w:hyperlink w:anchor="eq-block-quadratic">
        <w:del w:id="28845" w:author="PR Preview" w:date="2026-01-01T00:00:00Z">
          <w:r>
            <w:rPr>
              <w:rStyle w:val="Hyperlink"/>
            </w:rPr>
            <w:delText xml:space="preserve">Equation 8</w:delText>
          </w:r>
        </w:del>
      </w:hyperlink>
      <w:del w:id="28846" w:author="PR Preview" w:date="2026-01-01T00:00:00Z">
        <w:r>
          <w:delText xml:space="preserve">.</w:delText>
        </w:r>
      </w:del>
    </w:p>
    <w:p>
      <w:pPr>
        <w:pStyle w:val="BodyText"/>
      </w:pPr>
      <w:ins w:id="28847" w:author="PR Preview" w:date="2026-01-01T00:00:00Z">
        <w:r>
          <w:t xml:space="preserve">$$
    \begin{aligned}
    {\mathord{\smash[b]{\underset{\raise.3ex\hbox{$\scriptstyle\sim$}}{w}}\vphantom{w}}}^{\top} \mathbf{S} \mathord{\smash[b]{\underset{\raise.3ex\hbox{$\scriptstyle\sim$}}{w}}\vphantom{w}}
    &amp;= {\mathord{\smash[b]{\underset{\raise.3ex\hbox{$\scriptstyle\sim$}}{w}}\vphantom{w}}}^{\top}\,(\mathbf{C} - {\mathbf{B}}^{\top} \mathbf{A}^{-1} \mathbf{B})\,\mathord{\smash[b]{\underset{\raise.3ex\hbox{$\scriptstyle\sim$}}{w}}\vphantom{w}}
    &amp;&amp; \text{(substitute } \mathbf{S} \text{)}
    \\
    &amp;= {\mathord{\smash[b]{\underset{\raise.3ex\hbox{$\scriptstyle\sim$}}{w}}\vphantom{w}}}^{\top}\,(\mathbf{C} \mathord{\smash[b]{\underset{\raise.3ex\hbox{$\scriptstyle\sim$}}{w}}\vphantom{w}} - {\mathbf{B}}^{\top} \mathbf{A}^{-1} \mathbf{B} \mathord{\smash[b]{\underset{\raise.3ex\hbox{$\scriptstyle\sim$}}{w}}\vphantom{w}})
    &amp;&amp; \text{(}\text{Theorem~93}\text{, difference rule on the right)}
    \\
    &amp;= {\mathord{\smash[b]{\underset{\raise.3ex\hbox{$\scriptstyle\sim$}}{w}}\vphantom{w}}}^{\top} \mathbf{C} \mathord{\smash[b]{\underset{\raise.3ex\hbox{$\scriptstyle\sim$}}{w}}\vphantom{w}} - {\mathord{\smash[b]{\underset{\raise.3ex\hbox{$\scriptstyle\sim$}}{w}}\vphantom{w}}}^{\top}\,{\mathbf{B}}^{\top} \mathbf{A}^{-1} \mathbf{B} \mathord{\smash[b]{\underset{\raise.3ex\hbox{$\scriptstyle\sim$}}{w}}\vphantom{w}}.
    &amp;&amp; \text{(}\text{Theorem~93}\text{, difference rule on the left)}
    \end{aligned}
    $$</w:t>
        </w:r>
      </w:ins>
    </w:p>
    <w:p>
      <w:pPr>
        <w:pStyle w:val="FirstParagraph"/>
      </w:pPr>
      <w:ins w:id="28848" w:author="PR Preview" w:date="2026-01-01T00:00:00Z">
        <w:r>
          <w:t xml:space="preserve">Adding the two displays, the</w:t>
        </w:r>
      </w:ins>
      <w:ins w:id="28849" w:author="PR Preview" w:date="2026-01-01T00:00:00Z">
        <w:r>
          <w:t xml:space="preserve"> </w:t>
        </w:r>
      </w:ins>
      <w:ins w:id="28850" w:author="PR Preview" w:date="2026-01-01T00:00:00Z">
        <w:r>
          <w:t xml:space="preserve">${\mathord{\smash[b]{\underset{\raise.3ex\hbox{$\scriptstyle\sim$}}{w}}\vphantom{w}}}^{\top}\,{\mathbf{B}}^{\top} \mathbf{A}^{-1} \mathbf{B} \mathord{\smash[b]{\underset{\raise.3ex\hbox{$\scriptstyle\sim$}}{w}}\vphantom{w}}$</w:t>
        </w:r>
      </w:ins>
      <w:ins w:id="28851" w:author="PR Preview" w:date="2026-01-01T00:00:00Z">
        <w:r>
          <w:t xml:space="preserve"> </w:t>
        </w:r>
      </w:ins>
      <w:ins w:id="28852" w:author="PR Preview" w:date="2026-01-01T00:00:00Z">
        <w:r>
          <w:t xml:space="preserve">terms cancel, leaving</w:t>
        </w:r>
      </w:ins>
      <w:ins w:id="28853" w:author="PR Preview" w:date="2026-01-01T00:00:00Z">
        <w:r>
          <w:t xml:space="preserve"> </w:t>
        </w:r>
      </w:ins>
      <w:ins w:id="28854" w:author="PR Preview" w:date="2026-01-01T00:00:00Z">
        <w:r>
          <w:t xml:space="preserve">${\mathord{\smash[b]{\underset{\raise.3ex\hbox{$\scriptstyle\sim$}}{u}}\vphantom{u}}}^{\top} \mathbf{A} \mathord{\smash[b]{\underset{\raise.3ex\hbox{$\scriptstyle\sim$}}{u}}\vphantom{u}} + 2\,{\mathord{\smash[b]{\underset{\raise.3ex\hbox{$\scriptstyle\sim$}}{u}}\vphantom{u}}}^{\top} \mathbf{B} \mathord{\smash[b]{\underset{\raise.3ex\hbox{$\scriptstyle\sim$}}{w}}\vphantom{w}} + {\mathord{\smash[b]{\underset{\raise.3ex\hbox{$\scriptstyle\sim$}}{w}}\vphantom{w}}}^{\top} \mathbf{C} \mathord{\smash[b]{\underset{\raise.3ex\hbox{$\scriptstyle\sim$}}{w}}\vphantom{w}}$</w:t>
        </w:r>
      </w:ins>
      <w:ins w:id="28855" w:author="PR Preview" w:date="2026-01-01T00:00:00Z">
        <w:r>
          <w:t xml:space="preserve">,</w:t>
        </w:r>
      </w:ins>
      <w:ins w:id="28856" w:author="PR Preview" w:date="2026-01-01T00:00:00Z">
        <w:r>
          <w:t xml:space="preserve"> </w:t>
        </w:r>
      </w:ins>
      <w:ins w:id="28857" w:author="PR Preview" w:date="2026-01-01T00:00:00Z">
        <w:r>
          <w:t xml:space="preserve">which is</w:t>
        </w:r>
      </w:ins>
      <w:ins w:id="28858" w:author="PR Preview" w:date="2026-01-01T00:00:00Z">
        <w:r>
          <w:t xml:space="preserve"> </w:t>
        </w:r>
      </w:ins>
      <w:ins w:id="28859" w:author="PR Preview" w:date="2026-01-01T00:00:00Z">
        <w:r>
          <w:t xml:space="preserve">${\mathord{\smash[b]{\underset{\raise.3ex\hbox{$\scriptstyle\sim$}}{v}}\vphantom{v}}}^{\top} \mathbf{X} \mathord{\smash[b]{\underset{\raise.3ex\hbox{$\scriptstyle\sim$}}{v}}\vphantom{v}}$</w:t>
        </w:r>
      </w:ins>
      <w:ins w:id="28860" w:author="PR Preview" w:date="2026-01-01T00:00:00Z">
        <w:r>
          <w:t xml:space="preserve"> </w:t>
        </w:r>
      </w:ins>
      <w:ins w:id="28861" w:author="PR Preview" w:date="2026-01-01T00:00:00Z">
        <w:r>
          <w:t xml:space="preserve">by</w:t>
        </w:r>
      </w:ins>
      <w:ins w:id="28862" w:author="PR Preview" w:date="2026-01-01T00:00:00Z">
        <w:r>
          <w:t xml:space="preserve"> </w:t>
        </w:r>
      </w:ins>
      <w:hyperlink w:anchor="eq-block-quadratic">
        <w:ins w:id="28863" w:author="PR Preview" w:date="2026-01-01T00:00:00Z">
          <w:r>
            <w:rPr>
              <w:rStyle w:val="Hyperlink"/>
            </w:rPr>
            <w:t xml:space="preserve">Equation 8</w:t>
          </w:r>
        </w:ins>
      </w:hyperlink>
      <w:ins w:id="28864" w:author="PR Preview" w:date="2026-01-01T00:00:00Z">
        <w:r>
          <w:t xml:space="preserve">.</w:t>
        </w:r>
      </w:ins>
    </w:p>
    <w:bookmarkStart w:id="660" w:name="exm-block-quadratic"/>
    <w:p>
      <w:pPr>
        <w:pStyle w:val="BodyText"/>
      </w:pPr>
      <w:r>
        <w:rPr>
          <w:b/>
          <w:bCs/>
        </w:rPr>
        <w:t xml:space="preserve">Example 210 (The</w:t>
      </w:r>
      <w:r>
        <w:rPr>
          <w:b/>
          <w:bCs/>
        </w:rPr>
        <w:t xml:space="preserve"> </w:t>
      </w:r>
      <m:oMath>
        <m:r>
          <m:t>2</m:t>
        </m:r>
        <m:r>
          <m:rPr>
            <m:sty m:val="p"/>
          </m:rPr>
          <m:t>×</m:t>
        </m:r>
        <m:r>
          <m:t>2</m:t>
        </m:r>
      </m:oMath>
      <w:r>
        <w:rPr>
          <w:b/>
          <w:bCs/>
        </w:rPr>
        <w:t xml:space="preserve"> </w:t>
      </w:r>
      <w:r>
        <w:rPr>
          <w:b/>
          <w:bCs/>
        </w:rPr>
        <w:t xml:space="preserve">case)</w:t>
      </w:r>
      <w:r>
        <w:t xml:space="preserve"> </w:t>
      </w:r>
      <w:r>
        <w:t xml:space="preserve">For</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w:t>
      </w:r>
      <m:oMath>
        <m:r>
          <m:t>k</m:t>
        </m:r>
        <m:r>
          <m:rPr>
            <m:sty m:val="p"/>
          </m:rPr>
          <m:t>=</m:t>
        </m:r>
        <m:r>
          <m:t>1</m:t>
        </m:r>
      </m:oMath>
      <w:r>
        <w:t xml:space="preserve"> </w:t>
      </w:r>
      <w:r>
        <w:t xml:space="preserve">and</w:t>
      </w:r>
      <w:r>
        <w:t xml:space="preserve"> </w:t>
      </w:r>
      <m:oMath>
        <m:r>
          <m:t>m</m:t>
        </m:r>
        <m:r>
          <m:rPr>
            <m:sty m:val="p"/>
          </m:rPr>
          <m:t>=</m:t>
        </m:r>
        <m:r>
          <m:t>1</m:t>
        </m:r>
      </m:oMath>
      <w:r>
        <w:t xml:space="preserve">) and</w:t>
      </w:r>
      <w:r>
        <w:t xml:space="preserve"> </w:t>
      </w:r>
      <m:oMath>
        <m:r>
          <m:t>a</m:t>
        </m:r>
        <m:r>
          <m:rPr>
            <m:sty m:val="p"/>
          </m:rPr>
          <m:t>≠</m:t>
        </m:r>
        <m:r>
          <m:t>0</m:t>
        </m:r>
      </m:oMath>
      <w:r>
        <w:t xml:space="preserve">,</w:t>
      </w:r>
      <w:r>
        <w:t xml:space="preserve"> </w:t>
      </w:r>
      <w:r>
        <w:t xml:space="preserve">the theorem reads</w:t>
      </w:r>
    </w:p>
    <w:p>
      <w:pPr>
        <w:pStyle w:val="BodyText"/>
      </w:pPr>
      <m:oMathPara>
        <m:oMathParaPr>
          <m:jc m:val="center"/>
        </m:oMathParaPr>
        <m:oMath>
          <m:r>
            <m:t>a</m:t>
          </m:r>
          <m:sSup>
            <m:e>
              <m:r>
                <m:t>u</m:t>
              </m:r>
            </m:e>
            <m:sup>
              <m:r>
                <m:t>2</m:t>
              </m:r>
            </m:sup>
          </m:sSup>
          <m:r>
            <m:rPr>
              <m:sty m:val="p"/>
            </m:rPr>
            <m:t>+</m:t>
          </m:r>
          <m:r>
            <m:t>2</m:t>
          </m:r>
          <m:r>
            <m:t>b</m:t>
          </m:r>
          <m:r>
            <m:t>u</m:t>
          </m:r>
          <m:r>
            <m:t>w</m:t>
          </m:r>
          <m:r>
            <m:rPr>
              <m:sty m:val="p"/>
            </m:rPr>
            <m:t>+</m:t>
          </m:r>
          <m:r>
            <m:t>c</m:t>
          </m:r>
          <m:sSup>
            <m:e>
              <m:r>
                <m:t>w</m:t>
              </m:r>
            </m:e>
            <m:sup>
              <m:r>
                <m:t>2</m:t>
              </m:r>
            </m:sup>
          </m:sSup>
          <m:r>
            <m:rPr>
              <m:sty m:val="p"/>
            </m:rPr>
            <m:t>=</m:t>
          </m:r>
          <m:r>
            <m:t>a</m:t>
          </m:r>
          <m:r>
            <m:t> </m:t>
          </m:r>
          <m:r>
            <m:t>​</m:t>
          </m:r>
          <m:d>
            <m:dPr>
              <m:begChr m:val="("/>
              <m:sepChr m:val=""/>
              <m:endChr m:val=")"/>
              <m:grow/>
            </m:dPr>
            <m:e>
              <m:r>
                <m:t>u</m:t>
              </m:r>
              <m:r>
                <m:rPr>
                  <m:sty m:val="p"/>
                </m:rPr>
                <m:t>+</m:t>
              </m:r>
              <m:f>
                <m:fPr>
                  <m:type m:val="lin"/>
                </m:fPr>
                <m:num>
                  <m:r>
                    <m:t>b</m:t>
                  </m:r>
                </m:num>
                <m:den>
                  <m:r>
                    <m:t>a</m:t>
                  </m:r>
                </m:den>
              </m:f>
              <m:r>
                <m:t> </m:t>
              </m:r>
              <m:r>
                <m:t>w</m:t>
              </m:r>
            </m:e>
          </m:d>
          <m:sSup>
            <m:e>
              <m:r>
                <m:t>​</m:t>
              </m:r>
            </m:e>
            <m:sup>
              <m:r>
                <m:t>2</m:t>
              </m:r>
            </m:sup>
          </m:sSup>
          <m:r>
            <m:rPr>
              <m:sty m:val="p"/>
            </m:rPr>
            <m:t>+</m:t>
          </m:r>
          <m:r>
            <m:t>​</m:t>
          </m:r>
          <m:d>
            <m:dPr>
              <m:begChr m:val="("/>
              <m:sepChr m:val=""/>
              <m:endChr m:val=")"/>
              <m:grow/>
            </m:dPr>
            <m:e>
              <m:r>
                <m:t>c</m:t>
              </m:r>
              <m:r>
                <m:rPr>
                  <m:sty m:val="p"/>
                </m:rPr>
                <m:t>−</m:t>
              </m:r>
              <m:f>
                <m:fPr>
                  <m:type m:val="lin"/>
                </m:fPr>
                <m:num>
                  <m:sSup>
                    <m:e>
                      <m:r>
                        <m:t>b</m:t>
                      </m:r>
                    </m:e>
                    <m:sup>
                      <m:r>
                        <m:t>2</m:t>
                      </m:r>
                    </m:sup>
                  </m:sSup>
                </m:num>
                <m:den>
                  <m:r>
                    <m:t>a</m:t>
                  </m:r>
                </m:den>
              </m:f>
            </m:e>
          </m:d>
          <m:r>
            <m:t>​</m:t>
          </m:r>
          <m:r>
            <m:t> </m:t>
          </m:r>
          <m:sSup>
            <m:e>
              <m:r>
                <m:t>w</m:t>
              </m:r>
            </m:e>
            <m:sup>
              <m:r>
                <m:t>2</m:t>
              </m:r>
            </m:sup>
          </m:sSup>
          <m:r>
            <m:rPr>
              <m:sty m:val="p"/>
            </m:rPr>
            <m:t>,</m:t>
          </m:r>
        </m:oMath>
      </m:oMathPara>
    </w:p>
    <w:p>
      <w:pPr>
        <w:pStyle w:val="FirstParagraph"/>
      </w:pPr>
      <w:del w:id="28865" w:author="PR Preview" w:date="2026-01-01T00:00:00Z">
        <w:r>
          <w:delText xml:space="preserve">with</w:delText>
        </w:r>
      </w:del>
      <w:del w:id="28866" w:author="PR Preview" w:date="2026-01-01T00:00:00Z">
        <w:r>
          <w:delText xml:space="preserve"> </w:delText>
        </w:r>
      </w:del>
      <m:oMath>
        <m:limLow>
          <m:e>
            <m:r>
              <m:t>v</m:t>
            </m:r>
          </m:e>
          <m:lim>
            <m:r>
              <m:rPr>
                <m:sty m:val="p"/>
              </m:rPr>
              <m:t>∼</m:t>
            </m:r>
          </m:lim>
        </m:limLow>
        <m:r>
          <m:rPr>
            <m:sty m:val="p"/>
          </m:rPr>
          <m:t>=</m:t>
        </m:r>
        <m:r>
          <m:rPr>
            <m:sty m:val="p"/>
          </m:rPr>
          <m:t>(</m:t>
        </m:r>
        <m:r>
          <m:t>u</m:t>
        </m:r>
        <m:r>
          <m:rPr>
            <m:sty m:val="p"/>
          </m:rPr>
          <m:t>,</m:t>
        </m:r>
        <m:r>
          <m:t>w</m:t>
        </m:r>
        <m:r>
          <m:rPr>
            <m:sty m:val="p"/>
          </m:rPr>
          <m:t>)</m:t>
        </m:r>
      </m:oMath>
      <w:del w:id="28867" w:author="PR Preview" w:date="2026-01-01T00:00:00Z">
        <w:r>
          <w:delText xml:space="preserve">: the familiar completing of the square.</w:delText>
        </w:r>
      </w:del>
      <w:del w:id="28868" w:author="PR Preview" w:date="2026-01-01T00:00:00Z">
        <w:r>
          <w:delText xml:space="preserve"> </w:delText>
        </w:r>
      </w:del>
      <w:del w:id="28869" w:author="PR Preview" w:date="2026-01-01T00:00:00Z">
        <w:r>
          <w:delText xml:space="preserve">With</w:delText>
        </w:r>
      </w:del>
    </w:p>
    <w:p>
      <w:pPr>
        <w:pStyle w:val="FirstParagraph"/>
      </w:pPr>
      <w:ins w:id="28870" w:author="PR Preview" w:date="2026-01-01T00:00:00Z">
        <w:r>
          <w:t xml:space="preserve">with</w:t>
        </w:r>
      </w:ins>
      <w:ins w:id="28871" w:author="PR Preview" w:date="2026-01-01T00:00:00Z">
        <w:r>
          <w:t xml:space="preserve"> </w:t>
        </w:r>
      </w:ins>
      <w:ins w:id="28872" w:author="PR Preview" w:date="2026-01-01T00:00:00Z">
        <w:r>
          <w:t xml:space="preserve">$\mathord{\smash[b]{\underset{\raise.3ex\hbox{$\scriptstyle\sim$}}{v}}\vphantom{v}} = (u, w)$</w:t>
        </w:r>
      </w:ins>
      <w:ins w:id="28873" w:author="PR Preview" w:date="2026-01-01T00:00:00Z">
        <w:r>
          <w:t xml:space="preserve">: the familiar completing of the square.</w:t>
        </w:r>
      </w:ins>
      <w:ins w:id="28874" w:author="PR Preview" w:date="2026-01-01T00:00:00Z">
        <w:r>
          <w:t xml:space="preserve"> </w:t>
        </w:r>
      </w:ins>
      <w:ins w:id="28875" w:author="PR Preview" w:date="2026-01-01T00:00:00Z">
        <w:r>
          <w:t xml:space="preserve">With</w:t>
        </w:r>
      </w:ins>
    </w:p>
    <w:p>
      <w:pPr>
        <w:pStyle w:val="BodyText"/>
      </w:pPr>
      <m:oMathPara>
        <m:oMathParaPr>
          <m:jc m:val="center"/>
        </m:oMathParaPr>
        <m:oMath>
          <m:eqArr>
            <m:e>
              <m:r>
                <m:t>a</m:t>
              </m:r>
              <m:r>
                <m:t>&amp;</m:t>
              </m:r>
              <m:r>
                <m:rPr>
                  <m:sty m:val="p"/>
                </m:rPr>
                <m:t>=</m:t>
              </m:r>
              <m:r>
                <m:t>c</m:t>
              </m:r>
            </m:e>
            <m:e>
              <m:r>
                <m:t>&amp;</m:t>
              </m:r>
              <m:r>
                <m:rPr>
                  <m:sty m:val="p"/>
                </m:rPr>
                <m:t>=</m:t>
              </m:r>
              <m:r>
                <m:t>5</m:t>
              </m:r>
            </m:e>
          </m:eqArr>
        </m:oMath>
      </m:oMathPara>
    </w:p>
    <w:p>
      <w:pPr>
        <w:pStyle w:val="FirstParagraph"/>
      </w:pPr>
      <w:r>
        <w:t xml:space="preserve">and</w:t>
      </w:r>
      <w:r>
        <w:t xml:space="preserve"> </w:t>
      </w:r>
      <m:oMath>
        <m:r>
          <m:t>b</m:t>
        </m:r>
        <m:r>
          <m:rPr>
            <m:sty m:val="p"/>
          </m:rPr>
          <m:t>=</m:t>
        </m:r>
        <m:r>
          <m:t>4</m:t>
        </m:r>
      </m:oMath>
      <w:r>
        <w:t xml:space="preserve">:</w:t>
      </w:r>
    </w:p>
    <w:p>
      <w:pPr>
        <w:pStyle w:val="BodyText"/>
      </w:pPr>
      <m:oMathPara>
        <m:oMathParaPr>
          <m:jc m:val="center"/>
        </m:oMathParaPr>
        <m:oMath>
          <m:eqArr>
            <m:e>
              <m:r>
                <m:t>5</m:t>
              </m:r>
              <m:r>
                <m:t> </m:t>
              </m:r>
              <m:r>
                <m:rPr>
                  <m:sty m:val="p"/>
                </m:rPr>
                <m:t>(</m:t>
              </m:r>
              <m:r>
                <m:t>u</m:t>
              </m:r>
              <m:r>
                <m:rPr>
                  <m:sty m:val="p"/>
                </m:rPr>
                <m:t>+</m:t>
              </m:r>
              <m:r>
                <m:t>0.8</m:t>
              </m:r>
              <m:r>
                <m:t> </m:t>
              </m:r>
              <m:r>
                <m:t>w</m:t>
              </m:r>
              <m:sSup>
                <m:e>
                  <m:r>
                    <m:rPr>
                      <m:sty m:val="p"/>
                    </m:rPr>
                    <m:t>)</m:t>
                  </m:r>
                </m:e>
                <m:sup>
                  <m:r>
                    <m:t>2</m:t>
                  </m:r>
                </m:sup>
              </m:sSup>
              <m:r>
                <m:rPr>
                  <m:sty m:val="p"/>
                </m:rPr>
                <m:t>+</m:t>
              </m:r>
              <m:r>
                <m:t>1.8</m:t>
              </m:r>
              <m:r>
                <m:t> </m:t>
              </m:r>
              <m:sSup>
                <m:e>
                  <m:r>
                    <m:t>w</m:t>
                  </m:r>
                </m:e>
                <m:sup>
                  <m:r>
                    <m:t>2</m:t>
                  </m:r>
                </m:sup>
              </m:sSup>
              <m:r>
                <m:t>&amp;</m:t>
              </m:r>
              <m:r>
                <m:rPr>
                  <m:sty m:val="p"/>
                </m:rPr>
                <m:t>=</m:t>
              </m:r>
              <m:r>
                <m:t>5</m:t>
              </m:r>
              <m:r>
                <m:t> </m:t>
              </m:r>
              <m:r>
                <m:rPr>
                  <m:sty m:val="p"/>
                </m:rPr>
                <m:t>(</m:t>
              </m:r>
              <m:sSup>
                <m:e>
                  <m:r>
                    <m:t>u</m:t>
                  </m:r>
                </m:e>
                <m:sup>
                  <m:r>
                    <m:t>2</m:t>
                  </m:r>
                </m:sup>
              </m:sSup>
              <m:r>
                <m:rPr>
                  <m:sty m:val="p"/>
                </m:rPr>
                <m:t>+</m:t>
              </m:r>
              <m:r>
                <m:t>1.6</m:t>
              </m:r>
              <m:r>
                <m:t> </m:t>
              </m:r>
              <m:r>
                <m:t>u</m:t>
              </m:r>
              <m:r>
                <m:t>w</m:t>
              </m:r>
              <m:r>
                <m:rPr>
                  <m:sty m:val="p"/>
                </m:rPr>
                <m:t>+</m:t>
              </m:r>
              <m:r>
                <m:t>0.64</m:t>
              </m:r>
              <m:r>
                <m:t> </m:t>
              </m:r>
              <m:sSup>
                <m:e>
                  <m:r>
                    <m:t>w</m:t>
                  </m:r>
                </m:e>
                <m:sup>
                  <m:r>
                    <m:t>2</m:t>
                  </m:r>
                </m:sup>
              </m:sSup>
              <m:r>
                <m:rPr>
                  <m:sty m:val="p"/>
                </m:rPr>
                <m:t>)</m:t>
              </m:r>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3.2</m:t>
              </m:r>
              <m:r>
                <m:t> </m:t>
              </m:r>
              <m:sSup>
                <m:e>
                  <m:r>
                    <m:t>w</m:t>
                  </m:r>
                </m:e>
                <m:sup>
                  <m:r>
                    <m:t>2</m:t>
                  </m:r>
                </m:sup>
              </m:sSup>
              <m:r>
                <m:rPr>
                  <m:sty m:val="p"/>
                </m:rPr>
                <m:t>+</m:t>
              </m:r>
              <m:r>
                <m:t>1.8</m:t>
              </m:r>
              <m:r>
                <m:t> </m:t>
              </m:r>
              <m:sSup>
                <m:e>
                  <m:r>
                    <m:t>w</m:t>
                  </m:r>
                </m:e>
                <m:sup>
                  <m:r>
                    <m:t>2</m:t>
                  </m:r>
                </m:sup>
              </m:sSup>
            </m:e>
            <m:e>
              <m:r>
                <m:t>&amp;</m:t>
              </m:r>
              <m:r>
                <m:rPr>
                  <m:sty m:val="p"/>
                </m:rPr>
                <m:t>=</m:t>
              </m:r>
              <m:r>
                <m:t>5</m:t>
              </m:r>
              <m:sSup>
                <m:e>
                  <m:r>
                    <m:t>u</m:t>
                  </m:r>
                </m:e>
                <m:sup>
                  <m:r>
                    <m:t>2</m:t>
                  </m:r>
                </m:sup>
              </m:sSup>
              <m:r>
                <m:rPr>
                  <m:sty m:val="p"/>
                </m:rPr>
                <m:t>+</m:t>
              </m:r>
              <m:r>
                <m:t>8</m:t>
              </m:r>
              <m:r>
                <m:t>u</m:t>
              </m:r>
              <m:r>
                <m:t>w</m:t>
              </m:r>
              <m:r>
                <m:rPr>
                  <m:sty m:val="p"/>
                </m:rPr>
                <m:t>+</m:t>
              </m:r>
              <m:r>
                <m:t>5</m:t>
              </m:r>
              <m:sSup>
                <m:e>
                  <m:r>
                    <m:t>w</m:t>
                  </m:r>
                </m:e>
                <m:sup>
                  <m:r>
                    <m:t>2</m:t>
                  </m:r>
                </m:sup>
              </m:sSup>
              <m:r>
                <m:rPr>
                  <m:sty m:val="p"/>
                </m:rPr>
                <m:t>.</m:t>
              </m:r>
            </m:e>
          </m:eqArr>
        </m:oMath>
      </m:oMathPara>
    </w:p>
    <w:bookmarkEnd w:id="660"/>
    <w:bookmarkStart w:id="661" w:name="def-schur-complement"/>
    <w:p>
      <w:pPr>
        <w:pStyle w:val="FirstParagraph"/>
      </w:pPr>
      <w:r>
        <w:rPr>
          <w:b/>
          <w:bCs/>
        </w:rPr>
        <w:t xml:space="preserve">Definition 124 (Schur complement)</w:t>
      </w:r>
      <w:r>
        <w:t xml:space="preserve"> </w:t>
      </w:r>
      <w:r>
        <w:t xml:space="preserve">For a block matrix</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as in</w:t>
      </w:r>
      <w:r>
        <w:t xml:space="preserve"> </w:t>
      </w:r>
      <w:hyperlink w:anchor="thm-block-quadratic">
        <w:r>
          <w:rPr>
            <w:rStyle w:val="Hyperlink"/>
          </w:rPr>
          <w:t xml:space="preserve">Theorem 119</w:t>
        </w:r>
      </w:hyperlink>
      <w:r>
        <w:t xml:space="preserve"> </w:t>
      </w:r>
      <w:r>
        <w:t xml:space="preserve">with</w:t>
      </w:r>
      <w:r>
        <w:t xml:space="preserve"> </w:t>
      </w:r>
      <m:oMath>
        <m:r>
          <m:rPr>
            <m:sty m:val="bi"/>
          </m:rPr>
          <m:t>A</m:t>
        </m:r>
      </m:oMath>
      <w:r>
        <w:t xml:space="preserve"> </w:t>
      </w:r>
      <w:r>
        <w:t xml:space="preserve">invertible,</w:t>
      </w:r>
      <w:r>
        <w:t xml:space="preserve"> </w:t>
      </w:r>
      <w:r>
        <w:t xml:space="preserve">the</w:t>
      </w:r>
      <w:r>
        <w:t xml:space="preserve"> </w:t>
      </w:r>
      <w:r>
        <w:rPr>
          <w:b/>
          <w:bCs/>
        </w:rPr>
        <w:t xml:space="preserve">Schur complement</w:t>
      </w:r>
      <w:r>
        <w:t xml:space="preserve"> </w:t>
      </w:r>
      <w:r>
        <w:t xml:space="preserve">of</w:t>
      </w:r>
      <w:r>
        <w:t xml:space="preserve"> </w:t>
      </w:r>
      <m:oMath>
        <m:r>
          <m:rPr>
            <m:sty m:val="bi"/>
          </m:rPr>
          <m:t>A</m:t>
        </m:r>
      </m:oMath>
      <w:r>
        <w:t xml:space="preserve"> </w:t>
      </w:r>
      <w:r>
        <w:t xml:space="preserve">in</w:t>
      </w:r>
      <w:r>
        <w:t xml:space="preserve"> </w:t>
      </w:r>
      <m:oMath>
        <m:r>
          <m:rPr>
            <m:sty m:val="bi"/>
          </m:rPr>
          <m:t>X</m:t>
        </m:r>
      </m:oMath>
      <w:r>
        <w:t xml:space="preserve"> </w:t>
      </w:r>
      <w:r>
        <w:t xml:space="preserve">is the</w:t>
      </w:r>
      <w:r>
        <w:t xml:space="preserve"> </w:t>
      </w:r>
      <m:oMath>
        <m:r>
          <m:t>m</m:t>
        </m:r>
        <m:r>
          <m:rPr>
            <m:sty m:val="p"/>
          </m:rPr>
          <m:t>×</m:t>
        </m:r>
        <m:r>
          <m:t>m</m:t>
        </m:r>
      </m:oMath>
      <w:r>
        <w:t xml:space="preserve"> </w:t>
      </w:r>
      <w:r>
        <w:t xml:space="preserve">matrix</w:t>
      </w:r>
      <w:r>
        <w:t xml:space="preserve"> </w:t>
      </w:r>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r>
        <w:t xml:space="preserve"> </w:t>
      </w:r>
      <w:r>
        <w:t xml:space="preserve">defined in</w:t>
      </w:r>
      <w:r>
        <w:t xml:space="preserve"> </w:t>
      </w:r>
      <w:hyperlink w:anchor="thm-block-quadratic">
        <w:r>
          <w:rPr>
            <w:rStyle w:val="Hyperlink"/>
          </w:rPr>
          <w:t xml:space="preserve">Theorem 119</w:t>
        </w:r>
      </w:hyperlink>
      <w:r>
        <w:t xml:space="preserve">.</w:t>
      </w:r>
    </w:p>
    <w:bookmarkEnd w:id="661"/>
    <w:bookmarkStart w:id="662" w:name="exm-schur-complement"/>
    <w:p>
      <w:pPr>
        <w:pStyle w:val="BodyText"/>
      </w:pPr>
      <w:r>
        <w:rPr>
          <w:b/>
          <w:bCs/>
        </w:rPr>
        <w:t xml:space="preserve">Example 211 (Schur complements of</w:t>
      </w:r>
      <w:r>
        <w:rPr>
          <w:b/>
          <w:bCs/>
        </w:rPr>
        <w:t xml:space="preserve"> </w:t>
      </w:r>
      <m:oMath>
        <m:r>
          <m:t>2</m:t>
        </m:r>
        <m:r>
          <m:rPr>
            <m:sty m:val="p"/>
          </m:rPr>
          <m:t>×</m:t>
        </m:r>
        <m:r>
          <m:t>2</m:t>
        </m:r>
      </m:oMath>
      <w:r>
        <w:rPr>
          <w:b/>
          <w:bCs/>
        </w:rPr>
        <w:t xml:space="preserve"> </w:t>
      </w:r>
      <w:r>
        <w:rPr>
          <w:b/>
          <w:bCs/>
        </w:rPr>
        <w:t xml:space="preserve">matrices)</w:t>
      </w:r>
      <w:r>
        <w:t xml:space="preserve"> </w:t>
      </w:r>
      <w:r>
        <w:t xml:space="preserve"> </w:t>
      </w:r>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 </w:t>
      </w:r>
      <w:r>
        <w:t xml:space="preserve">with</w:t>
      </w:r>
      <w:r>
        <w:t xml:space="preserve"> </w:t>
      </w:r>
      <m:oMath>
        <m:r>
          <m:rPr>
            <m:sty m:val="bi"/>
          </m:rPr>
          <m:t>A</m:t>
        </m:r>
        <m:r>
          <m:rPr>
            <m:sty m:val="p"/>
          </m:rPr>
          <m:t>=</m:t>
        </m:r>
        <m:r>
          <m:rPr>
            <m:sty m:val="p"/>
          </m:rPr>
          <m:t>[</m:t>
        </m:r>
        <m:r>
          <m:t>5</m:t>
        </m:r>
        <m:r>
          <m:rPr>
            <m:sty m:val="p"/>
          </m:rPr>
          <m:t>]</m:t>
        </m:r>
      </m:oMath>
      <w:r>
        <w:t xml:space="preserve">:</w:t>
      </w:r>
    </w:p>
    <w:p>
      <w:pPr>
        <w:pStyle w:val="BodyText"/>
      </w:pPr>
      <m:oMathPara>
        <m:oMathParaPr>
          <m:jc m:val="center"/>
        </m:oMathParaPr>
        <m:oMath>
          <m:eqArr>
            <m:e>
              <m:r>
                <m:rPr>
                  <m:sty m:val="bi"/>
                </m:rPr>
                <m:t>S</m:t>
              </m:r>
              <m:r>
                <m:t>&amp;</m:t>
              </m:r>
              <m:r>
                <m:rPr>
                  <m:sty m:val="p"/>
                </m:rPr>
                <m:t>=</m:t>
              </m:r>
              <m:r>
                <m:t>5</m:t>
              </m:r>
              <m:r>
                <m:rPr>
                  <m:sty m:val="p"/>
                </m:rPr>
                <m:t>−</m:t>
              </m:r>
              <m:r>
                <m:t>4</m:t>
              </m:r>
              <m:r>
                <m:rPr>
                  <m:sty m:val="p"/>
                </m:rPr>
                <m:t>⋅</m:t>
              </m:r>
              <m:f>
                <m:fPr>
                  <m:type m:val="lin"/>
                </m:fPr>
                <m:num>
                  <m:r>
                    <m:t>1</m:t>
                  </m:r>
                </m:num>
                <m:den>
                  <m:r>
                    <m:t>5</m:t>
                  </m:r>
                </m:den>
              </m:f>
              <m:r>
                <m:rPr>
                  <m:sty m:val="p"/>
                </m:rPr>
                <m:t>⋅</m:t>
              </m:r>
              <m:r>
                <m:t>4</m:t>
              </m:r>
            </m:e>
            <m:e>
              <m:r>
                <m:t>&amp;</m:t>
              </m:r>
              <m:r>
                <m:rPr>
                  <m:sty m:val="p"/>
                </m:rPr>
                <m:t>=</m:t>
              </m:r>
              <m:f>
                <m:fPr>
                  <m:type m:val="lin"/>
                </m:fPr>
                <m:num>
                  <m:r>
                    <m:t>25</m:t>
                  </m:r>
                </m:num>
                <m:den>
                  <m:r>
                    <m:t>5</m:t>
                  </m:r>
                </m:den>
              </m:f>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that is,</w:t>
      </w:r>
      <w:r>
        <w:t xml:space="preserve"> </w:t>
      </w:r>
      <m:oMath>
        <m:r>
          <m:rPr>
            <m:sty m:val="bi"/>
          </m:rPr>
          <m:t>S</m:t>
        </m:r>
        <m:r>
          <m:rPr>
            <m:sty m:val="p"/>
          </m:rPr>
          <m:t>=</m:t>
        </m:r>
        <m:r>
          <m:rPr>
            <m:sty m:val="p"/>
          </m:rPr>
          <m:t>[</m:t>
        </m:r>
        <m:f>
          <m:fPr>
            <m:type m:val="lin"/>
          </m:fPr>
          <m:num>
            <m:r>
              <m:t>9</m:t>
            </m:r>
          </m:num>
          <m:den>
            <m:r>
              <m:t>5</m:t>
            </m:r>
          </m:den>
        </m:f>
        <m:r>
          <m:rPr>
            <m:sty m:val="p"/>
          </m:rPr>
          <m:t>]</m:t>
        </m:r>
      </m:oMath>
      <w:r>
        <w:t xml:space="preserve">.</w:t>
      </w:r>
    </w:p>
    <w:p>
      <w:pPr>
        <w:numPr>
          <w:ilvl w:val="0"/>
          <w:numId w:val="1108"/>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with</w:t>
      </w:r>
      <w:r>
        <w:t xml:space="preserve"> </w:t>
      </w:r>
      <m:oMath>
        <m:r>
          <m:rPr>
            <m:sty m:val="bi"/>
          </m:rPr>
          <m:t>A</m:t>
        </m:r>
        <m:r>
          <m:rPr>
            <m:sty m:val="p"/>
          </m:rPr>
          <m:t>=</m:t>
        </m:r>
        <m:r>
          <m:rPr>
            <m:sty m:val="p"/>
          </m:rPr>
          <m:t>[</m:t>
        </m:r>
        <m:r>
          <m:t>1</m:t>
        </m:r>
        <m:r>
          <m:rPr>
            <m:sty m:val="p"/>
          </m:rPr>
          <m:t>]</m:t>
        </m:r>
      </m:oMath>
      <w:r>
        <w:t xml:space="preserve">:</w:t>
      </w:r>
    </w:p>
    <w:p>
      <w:pPr>
        <w:pStyle w:val="BodyText"/>
      </w:pPr>
      <m:oMathPara>
        <m:oMathParaPr>
          <m:jc m:val="center"/>
        </m:oMathParaPr>
        <m:oMath>
          <m:eqArr>
            <m:e>
              <m:r>
                <m:rPr>
                  <m:sty m:val="bi"/>
                </m:rPr>
                <m:t>S</m:t>
              </m:r>
              <m:r>
                <m:t>&amp;</m:t>
              </m:r>
              <m:r>
                <m:rPr>
                  <m:sty m:val="p"/>
                </m:rPr>
                <m:t>=</m:t>
              </m:r>
              <m:r>
                <m:rPr>
                  <m:sty m:val="p"/>
                </m:rPr>
                <m:t>[</m:t>
              </m:r>
              <m:r>
                <m:t>1</m:t>
              </m:r>
              <m:r>
                <m:rPr>
                  <m:sty m:val="p"/>
                </m:rPr>
                <m:t>−</m:t>
              </m:r>
              <m:r>
                <m:t>2</m:t>
              </m:r>
              <m:r>
                <m:rPr>
                  <m:sty m:val="p"/>
                </m:rPr>
                <m:t>⋅</m:t>
              </m:r>
              <m:r>
                <m:t>1</m:t>
              </m:r>
              <m:r>
                <m:rPr>
                  <m:sty m:val="p"/>
                </m:rPr>
                <m:t>⋅</m:t>
              </m:r>
              <m:r>
                <m:t>2</m:t>
              </m:r>
              <m:r>
                <m:rPr>
                  <m:sty m:val="p"/>
                </m:rPr>
                <m:t>]</m:t>
              </m:r>
            </m:e>
            <m:e>
              <m:r>
                <m:t>&amp;</m:t>
              </m:r>
              <m:r>
                <m:rPr>
                  <m:sty m:val="p"/>
                </m:rPr>
                <m:t>=</m:t>
              </m:r>
              <m:r>
                <m:rPr>
                  <m:sty m:val="p"/>
                </m:rPr>
                <m:t>[</m:t>
              </m:r>
              <m:r>
                <m:rPr>
                  <m:sty m:val="p"/>
                </m:rPr>
                <m:t>−</m:t>
              </m:r>
              <m:r>
                <m:t>3</m:t>
              </m:r>
              <m:r>
                <m:rPr>
                  <m:sty m:val="p"/>
                </m:rPr>
                <m:t>]</m:t>
              </m:r>
              <m:r>
                <m:rPr>
                  <m:sty m:val="p"/>
                </m:rPr>
                <m:t>.</m:t>
              </m:r>
            </m:e>
          </m:eqArr>
        </m:oMath>
      </m:oMathPara>
    </w:p>
    <w:p>
      <w:pPr>
        <w:numPr>
          <w:ilvl w:val="0"/>
          <w:numId w:val="1108"/>
        </w:numPr>
      </w:pPr>
      <w:r>
        <w:t xml:space="preserve">For</w:t>
      </w:r>
      <w:r>
        <w:t xml:space="preserve"> </w:t>
      </w:r>
      <m:oMath>
        <m:d>
          <m:dPr>
            <m:begChr m:val="["/>
            <m:sepChr m:val=""/>
            <m:endChr m:val="]"/>
            <m:grow/>
          </m:dPr>
          <m:e>
            <m:m>
              <m:mPr>
                <m:baseJc m:val="center"/>
                <m:plcHide m:val="on"/>
                <m:mcs>
                  <m:mc>
                    <m:mcPr>
                      <m:mcJc m:val="center"/>
                      <m:count m:val="1"/>
                    </m:mcPr>
                  </m:mc>
                  <m:mc>
                    <m:mcPr>
                      <m:mcJc m:val="center"/>
                      <m:count m:val="1"/>
                    </m:mcPr>
                  </m:mc>
                </m:mcs>
              </m:mPr>
              <m:mr>
                <m:e>
                  <m:r>
                    <m:t>0</m:t>
                  </m:r>
                </m:e>
                <m:e>
                  <m:r>
                    <m:t>1</m:t>
                  </m:r>
                </m:e>
              </m:mr>
              <m:mr>
                <m:e>
                  <m:r>
                    <m:t>1</m:t>
                  </m:r>
                </m:e>
                <m:e>
                  <m:r>
                    <m:t>0</m:t>
                  </m:r>
                </m:e>
              </m:mr>
            </m:m>
          </m:e>
        </m:d>
      </m:oMath>
      <w:r>
        <w:t xml:space="preserve"> </w:t>
      </w:r>
      <w:r>
        <w:t xml:space="preserve">the top-left block</w:t>
      </w:r>
      <w:r>
        <w:t xml:space="preserve"> </w:t>
      </w:r>
      <m:oMath>
        <m:r>
          <m:rPr>
            <m:sty m:val="p"/>
          </m:rPr>
          <m:t>[</m:t>
        </m:r>
        <m:r>
          <m:t>0</m:t>
        </m:r>
        <m:r>
          <m:rPr>
            <m:sty m:val="p"/>
          </m:rPr>
          <m:t>]</m:t>
        </m:r>
      </m:oMath>
      <w:r>
        <w:t xml:space="preserve"> </w:t>
      </w:r>
      <w:r>
        <w:t xml:space="preserve">is not invertible,</w:t>
      </w:r>
      <w:r>
        <w:t xml:space="preserve"> </w:t>
      </w:r>
      <w:r>
        <w:t xml:space="preserve">so there is no Schur complement of it.</w:t>
      </w:r>
    </w:p>
    <w:bookmarkEnd w:id="662"/>
    <w:bookmarkStart w:id="663" w:name="thm-schur-test"/>
    <w:p>
      <w:pPr>
        <w:pStyle w:val="FirstParagraph"/>
      </w:pPr>
      <w:r>
        <w:rPr>
          <w:b/>
          <w:bCs/>
        </w:rPr>
        <w:t xml:space="preserve">Theorem 120 (Schur complement test)</w:t>
      </w:r>
      <w:r>
        <w:t xml:space="preserve"> </w:t>
      </w:r>
      <w:r>
        <w:t xml:space="preserve">Let</w:t>
      </w:r>
      <w:r>
        <w:t xml:space="preserve"> </w:t>
      </w:r>
      <m:oMath>
        <m:r>
          <m:rPr>
            <m:sty m:val="bi"/>
          </m:rPr>
          <m:t>X</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bi"/>
                    </m:rPr>
                    <m:t>A</m:t>
                  </m:r>
                </m:e>
                <m:e>
                  <m:r>
                    <m:rPr>
                      <m:sty m:val="bi"/>
                    </m:rPr>
                    <m:t>B</m:t>
                  </m:r>
                </m:e>
              </m:mr>
              <m:mr>
                <m:e>
                  <m:sSup>
                    <m:e>
                      <m:r>
                        <m:rPr>
                          <m:sty m:val="bi"/>
                        </m:rPr>
                        <m:t>B</m:t>
                      </m:r>
                    </m:e>
                    <m:sup>
                      <m:r>
                        <m:rPr>
                          <m:sty m:val="p"/>
                        </m:rPr>
                        <m:t>⊤</m:t>
                      </m:r>
                    </m:sup>
                  </m:sSup>
                </m:e>
                <m:e>
                  <m:r>
                    <m:rPr>
                      <m:sty m:val="bi"/>
                    </m:rPr>
                    <m:t>C</m:t>
                  </m:r>
                </m:e>
              </m:mr>
            </m:m>
          </m:e>
        </m:d>
      </m:oMath>
      <w:r>
        <w:t xml:space="preserve"> </w:t>
      </w:r>
      <w:r>
        <w:t xml:space="preserve">be as in</w:t>
      </w:r>
      <w:r>
        <w:t xml:space="preserve"> </w:t>
      </w:r>
      <w:hyperlink w:anchor="thm-block-quadratic">
        <w:r>
          <w:rPr>
            <w:rStyle w:val="Hyperlink"/>
          </w:rPr>
          <w:t xml:space="preserve">Theorem 119</w:t>
        </w:r>
      </w:hyperlink>
      <w:r>
        <w:t xml:space="preserve">.</w:t>
      </w:r>
      <w:r>
        <w:t xml:space="preserve"> </w:t>
      </w:r>
      <w:r>
        <w:t xml:space="preserve">Then</w:t>
      </w:r>
      <w:r>
        <w:t xml:space="preserve"> </w:t>
      </w:r>
      <m:oMath>
        <m:r>
          <m:rPr>
            <m:sty m:val="bi"/>
          </m:rPr>
          <m:t>X</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oMath>
      <w:r>
        <w:t xml:space="preserve"> </w:t>
      </w:r>
      <w:r>
        <w:t xml:space="preserve">is positive definite</w:t>
      </w:r>
      <w:r>
        <w:t xml:space="preserve"> </w:t>
      </w:r>
      <w:r>
        <w:t xml:space="preserve">and its Schur complement</w:t>
      </w:r>
      <w:r>
        <w:t xml:space="preserve"> </w:t>
      </w:r>
      <m:oMath>
        <m:r>
          <m:rPr>
            <m:sty m:val="bi"/>
          </m:rPr>
          <m:t>S</m:t>
        </m:r>
      </m:oMath>
      <w:r>
        <w:t xml:space="preserve"> </w:t>
      </w:r>
      <w:r>
        <w:t xml:space="preserve">(</w:t>
      </w:r>
      <w:hyperlink w:anchor="def-schur-complement">
        <w:r>
          <w:rPr>
            <w:rStyle w:val="Hyperlink"/>
          </w:rPr>
          <w:t xml:space="preserve">Definition 124</w:t>
        </w:r>
      </w:hyperlink>
      <w:r>
        <w:t xml:space="preserve">) is positive definite.</w:t>
      </w:r>
    </w:p>
    <w:bookmarkEnd w:id="663"/>
    <w:p>
      <w:pPr>
        <w:pStyle w:val="BodyText"/>
      </w:pPr>
      <w:del w:id="28876" w:author="PR Preview" w:date="2026-01-01T00:00:00Z">
        <w:r>
          <w:rPr>
            <w:i/>
            <w:iCs/>
          </w:rPr>
          <w:delText xml:space="preserve">Proof</w:delText>
        </w:r>
      </w:del>
      <w:del w:id="28877" w:author="PR Preview" w:date="2026-01-01T00:00:00Z">
        <w:r>
          <w:delText xml:space="preserve">. </w:delText>
        </w:r>
      </w:del>
      <w:del w:id="28878" w:author="PR Preview" w:date="2026-01-01T00:00:00Z">
        <w:r>
          <w:rPr>
            <w:b/>
            <w:bCs/>
          </w:rPr>
          <w:delText xml:space="preserve">If.</w:delText>
        </w:r>
      </w:del>
      <w:del w:id="28879" w:author="PR Preview" w:date="2026-01-01T00:00:00Z">
        <w:r>
          <w:delText xml:space="preserve"> </w:delText>
        </w:r>
      </w:del>
      <m:oMath>
        <m:r>
          <m:rPr>
            <m:sty m:val="bi"/>
          </m:rPr>
          <m:t>A</m:t>
        </m:r>
      </m:oMath>
      <w:del w:id="28880" w:author="PR Preview" w:date="2026-01-01T00:00:00Z">
        <w:r>
          <w:delText xml:space="preserve"> </w:delText>
        </w:r>
      </w:del>
      <w:del w:id="28881" w:author="PR Preview" w:date="2026-01-01T00:00:00Z">
        <w:r>
          <w:delText xml:space="preserve">is positive definite, so invertible (</w:delText>
        </w:r>
      </w:del>
      <w:hyperlink w:anchor="thm-pd-inverse">
        <w:del w:id="28882" w:author="PR Preview" w:date="2026-01-01T00:00:00Z">
          <w:r>
            <w:rPr>
              <w:rStyle w:val="Hyperlink"/>
            </w:rPr>
            <w:delText xml:space="preserve">Theorem 81</w:delText>
          </w:r>
        </w:del>
      </w:hyperlink>
      <w:del w:id="28883" w:author="PR Preview" w:date="2026-01-01T00:00:00Z">
        <w:r>
          <w:delText xml:space="preserve">), and</w:delText>
        </w:r>
      </w:del>
      <w:del w:id="28884" w:author="PR Preview" w:date="2026-01-01T00:00:00Z">
        <w:r>
          <w:delText xml:space="preserve"> </w:delText>
        </w:r>
      </w:del>
      <m:oMath>
        <m:r>
          <m:rPr>
            <m:sty m:val="bi"/>
          </m:rPr>
          <m:t>S</m:t>
        </m:r>
      </m:oMath>
      <w:del w:id="28885" w:author="PR Preview" w:date="2026-01-01T00:00:00Z">
        <w:r>
          <w:delText xml:space="preserve"> </w:delText>
        </w:r>
      </w:del>
      <w:del w:id="28886" w:author="PR Preview" w:date="2026-01-01T00:00:00Z">
        <w:r>
          <w:delText xml:space="preserve">is defined.</w:delText>
        </w:r>
      </w:del>
      <w:del w:id="28887" w:author="PR Preview" w:date="2026-01-01T00:00:00Z">
        <w:r>
          <w:delText xml:space="preserve"> </w:delText>
        </w:r>
      </w:del>
      <m:oMath>
        <m:r>
          <m:rPr>
            <m:sty m:val="bi"/>
          </m:rPr>
          <m:t>X</m:t>
        </m:r>
      </m:oMath>
      <w:del w:id="28888" w:author="PR Preview" w:date="2026-01-01T00:00:00Z">
        <w:r>
          <w:delText xml:space="preserve"> </w:delText>
        </w:r>
      </w:del>
      <w:del w:id="28889" w:author="PR Preview" w:date="2026-01-01T00:00:00Z">
        <w:r>
          <w:delText xml:space="preserve">is symmetric.</w:delText>
        </w:r>
      </w:del>
      <w:del w:id="28890" w:author="PR Preview" w:date="2026-01-01T00:00:00Z">
        <w:r>
          <w:delText xml:space="preserve"> </w:delText>
        </w:r>
      </w:del>
      <w:del w:id="28891" w:author="PR Preview" w:date="2026-01-01T00:00:00Z">
        <w:r>
          <w:delText xml:space="preserve">Let</w:delText>
        </w:r>
      </w:del>
      <w:del w:id="28892"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del w:id="28893" w:author="PR Preview" w:date="2026-01-01T00:00:00Z">
        <w:r>
          <w:delText xml:space="preserve"> </w:delText>
        </w:r>
      </w:del>
      <w:del w:id="28894" w:author="PR Preview" w:date="2026-01-01T00:00:00Z">
        <w:r>
          <w:delText xml:space="preserve">and</w:delText>
        </w:r>
      </w:del>
      <w:del w:id="28895" w:author="PR Preview" w:date="2026-01-01T00:00:00Z">
        <w:r>
          <w:delText xml:space="preserve"> </w:delText>
        </w:r>
      </w:del>
      <m:oMath>
        <m:limLow>
          <m:e>
            <m:r>
              <m:t>z</m:t>
            </m:r>
          </m:e>
          <m:lim>
            <m:r>
              <m:rPr>
                <m:sty m:val="p"/>
              </m:rPr>
              <m:t>∼</m:t>
            </m:r>
          </m:lim>
        </m:limLow>
        <m:r>
          <m:rPr>
            <m:sty m:val="p"/>
          </m:rPr>
          <m:t>=</m:t>
        </m:r>
        <m:limLow>
          <m:e>
            <m:r>
              <m:t>u</m:t>
            </m:r>
          </m:e>
          <m:lim>
            <m:r>
              <m:rPr>
                <m:sty m:val="p"/>
              </m:rPr>
              <m:t>∼</m:t>
            </m:r>
          </m:lim>
        </m:limLow>
        <m:r>
          <m:rPr>
            <m:sty m:val="p"/>
          </m:rPr>
          <m:t>+</m:t>
        </m:r>
        <m:sSup>
          <m:e>
            <m:r>
              <m:rPr>
                <m:sty m:val="bi"/>
              </m:rPr>
              <m:t>A</m:t>
            </m:r>
          </m:e>
          <m:sup>
            <m:r>
              <m:rPr>
                <m:sty m:val="p"/>
              </m:rPr>
              <m:t>−</m:t>
            </m:r>
            <m:r>
              <m:t>1</m:t>
            </m:r>
          </m:sup>
        </m:sSup>
        <m:r>
          <m:rPr>
            <m:sty m:val="bi"/>
          </m:rPr>
          <m:t>B</m:t>
        </m:r>
        <m:limLow>
          <m:e>
            <m:r>
              <m:t>w</m:t>
            </m:r>
          </m:e>
          <m:lim>
            <m:r>
              <m:rPr>
                <m:sty m:val="p"/>
              </m:rPr>
              <m:t>∼</m:t>
            </m:r>
          </m:lim>
        </m:limLow>
      </m:oMath>
      <w:del w:id="28896" w:author="PR Preview" w:date="2026-01-01T00:00:00Z">
        <w:r>
          <w:delText xml:space="preserve">.</w:delText>
        </w:r>
      </w:del>
      <w:del w:id="28897" w:author="PR Preview" w:date="2026-01-01T00:00:00Z">
        <w:r>
          <w:delText xml:space="preserve"> </w:delText>
        </w:r>
      </w:del>
      <w:del w:id="28898" w:author="PR Preview" w:date="2026-01-01T00:00:00Z">
        <w:r>
          <w:delText xml:space="preserve">By</w:delText>
        </w:r>
      </w:del>
      <w:del w:id="28899" w:author="PR Preview" w:date="2026-01-01T00:00:00Z">
        <w:r>
          <w:delText xml:space="preserve"> </w:delText>
        </w:r>
      </w:del>
      <w:hyperlink w:anchor="thm-block-quadratic">
        <w:del w:id="28900" w:author="PR Preview" w:date="2026-01-01T00:00:00Z">
          <w:r>
            <w:rPr>
              <w:rStyle w:val="Hyperlink"/>
            </w:rPr>
            <w:delText xml:space="preserve">Theorem 119</w:delText>
          </w:r>
        </w:del>
      </w:hyperlink>
      <w:del w:id="28901" w:author="PR Preview" w:date="2026-01-01T00:00:00Z">
        <w:r>
          <w:delText xml:space="preserve">,</w:delText>
        </w:r>
      </w:del>
      <w:del w:id="28902"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m:t>
        </m:r>
        <m:sSup>
          <m:e>
            <m:limLow>
              <m:e>
                <m:r>
                  <m:t>z</m:t>
                </m:r>
              </m:e>
              <m:lim>
                <m:r>
                  <m:rPr>
                    <m:sty m:val="p"/>
                  </m:rPr>
                  <m:t>∼</m:t>
                </m:r>
              </m:lim>
            </m:limLow>
          </m:e>
          <m:sup>
            <m:r>
              <m:rPr>
                <m:sty m:val="p"/>
              </m:rPr>
              <m:t>⊤</m:t>
            </m:r>
          </m:sup>
        </m:sSup>
        <m:r>
          <m:rPr>
            <m:sty m:val="bi"/>
          </m:rPr>
          <m:t>A</m:t>
        </m:r>
        <m:limLow>
          <m:e>
            <m:r>
              <m:t>z</m:t>
            </m:r>
          </m:e>
          <m:lim>
            <m:r>
              <m:rPr>
                <m:sty m:val="p"/>
              </m:rPr>
              <m:t>∼</m:t>
            </m:r>
          </m:lim>
        </m:limLow>
        <m:r>
          <m:rPr>
            <m:sty m:val="p"/>
          </m:rPr>
          <m:t>+</m:t>
        </m:r>
        <m:sSup>
          <m:e>
            <m:limLow>
              <m:e>
                <m:r>
                  <m:t>w</m:t>
                </m:r>
              </m:e>
              <m:lim>
                <m:r>
                  <m:rPr>
                    <m:sty m:val="p"/>
                  </m:rPr>
                  <m:t>∼</m:t>
                </m:r>
              </m:lim>
            </m:limLow>
          </m:e>
          <m:sup>
            <m:r>
              <m:rPr>
                <m:sty m:val="p"/>
              </m:rPr>
              <m:t>⊤</m:t>
            </m:r>
          </m:sup>
        </m:sSup>
        <m:r>
          <m:rPr>
            <m:sty m:val="bi"/>
          </m:rPr>
          <m:t>S</m:t>
        </m:r>
        <m:limLow>
          <m:e>
            <m:r>
              <m:t>w</m:t>
            </m:r>
          </m:e>
          <m:lim>
            <m:r>
              <m:rPr>
                <m:sty m:val="p"/>
              </m:rPr>
              <m:t>∼</m:t>
            </m:r>
          </m:lim>
        </m:limLow>
      </m:oMath>
      <w:del w:id="28903" w:author="PR Preview" w:date="2026-01-01T00:00:00Z">
        <w:r>
          <w:delText xml:space="preserve">,</w:delText>
        </w:r>
      </w:del>
      <w:del w:id="28904" w:author="PR Preview" w:date="2026-01-01T00:00:00Z">
        <w:r>
          <w:delText xml:space="preserve"> </w:delText>
        </w:r>
      </w:del>
      <w:del w:id="28905" w:author="PR Preview" w:date="2026-01-01T00:00:00Z">
        <w:r>
          <w:delText xml:space="preserve">and both terms are at least</w:delText>
        </w:r>
      </w:del>
      <w:del w:id="28906" w:author="PR Preview" w:date="2026-01-01T00:00:00Z">
        <w:r>
          <w:delText xml:space="preserve"> </w:delText>
        </w:r>
      </w:del>
      <m:oMath>
        <m:r>
          <m:t>0</m:t>
        </m:r>
      </m:oMath>
      <w:del w:id="28907" w:author="PR Preview" w:date="2026-01-01T00:00:00Z">
        <w:r>
          <w:delText xml:space="preserve">.</w:delText>
        </w:r>
      </w:del>
      <w:del w:id="28908" w:author="PR Preview" w:date="2026-01-01T00:00:00Z">
        <w:r>
          <w:delText xml:space="preserve"> </w:delText>
        </w:r>
      </w:del>
      <w:del w:id="28909" w:author="PR Preview" w:date="2026-01-01T00:00:00Z">
        <w:r>
          <w:delText xml:space="preserve">If</w:delText>
        </w:r>
      </w:del>
      <w:del w:id="28910"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28911" w:author="PR Preview" w:date="2026-01-01T00:00:00Z">
        <w:r>
          <w:delText xml:space="preserve">, the second term is positive.</w:delText>
        </w:r>
      </w:del>
      <w:del w:id="28912" w:author="PR Preview" w:date="2026-01-01T00:00:00Z">
        <w:r>
          <w:delText xml:space="preserve"> </w:delText>
        </w:r>
      </w:del>
      <w:del w:id="28913" w:author="PR Preview" w:date="2026-01-01T00:00:00Z">
        <w:r>
          <w:delText xml:space="preserve">If</w:delText>
        </w:r>
      </w:del>
      <w:del w:id="28914"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28915" w:author="PR Preview" w:date="2026-01-01T00:00:00Z">
        <w:r>
          <w:delText xml:space="preserve">, then</w:delText>
        </w:r>
      </w:del>
      <w:del w:id="28916" w:author="PR Preview" w:date="2026-01-01T00:00:00Z">
        <w:r>
          <w:delText xml:space="preserve"> </w:delText>
        </w:r>
      </w:del>
      <m:oMath>
        <m:limLow>
          <m:e>
            <m:r>
              <m:t>u</m:t>
            </m:r>
          </m:e>
          <m:lim>
            <m:r>
              <m:rPr>
                <m:sty m:val="p"/>
              </m:rPr>
              <m:t>∼</m:t>
            </m:r>
          </m:lim>
        </m:limLow>
        <m:r>
          <m:rPr>
            <m:sty m:val="p"/>
          </m:rPr>
          <m:t>≠</m:t>
        </m:r>
        <m:limLow>
          <m:e>
            <m:r>
              <m:t>0</m:t>
            </m:r>
          </m:e>
          <m:lim>
            <m:r>
              <m:rPr>
                <m:sty m:val="p"/>
              </m:rPr>
              <m:t>∼</m:t>
            </m:r>
          </m:lim>
        </m:limLow>
      </m:oMath>
      <w:del w:id="28917" w:author="PR Preview" w:date="2026-01-01T00:00:00Z">
        <w:r>
          <w:delText xml:space="preserve"> </w:delText>
        </w:r>
      </w:del>
      <w:del w:id="28918" w:author="PR Preview" w:date="2026-01-01T00:00:00Z">
        <w:r>
          <w:delText xml:space="preserve">and</w:delText>
        </w:r>
      </w:del>
      <w:del w:id="28919" w:author="PR Preview" w:date="2026-01-01T00:00:00Z">
        <w:r>
          <w:delText xml:space="preserve"> </w:delText>
        </w:r>
      </w:del>
      <m:oMath>
        <m:limLow>
          <m:e>
            <m:r>
              <m:t>z</m:t>
            </m:r>
          </m:e>
          <m:lim>
            <m:r>
              <m:rPr>
                <m:sty m:val="p"/>
              </m:rPr>
              <m:t>∼</m:t>
            </m:r>
          </m:lim>
        </m:limLow>
        <m:r>
          <m:rPr>
            <m:sty m:val="p"/>
          </m:rPr>
          <m:t>=</m:t>
        </m:r>
        <m:limLow>
          <m:e>
            <m:r>
              <m:t>u</m:t>
            </m:r>
          </m:e>
          <m:lim>
            <m:r>
              <m:rPr>
                <m:sty m:val="p"/>
              </m:rPr>
              <m:t>∼</m:t>
            </m:r>
          </m:lim>
        </m:limLow>
      </m:oMath>
      <w:del w:id="28920" w:author="PR Preview" w:date="2026-01-01T00:00:00Z">
        <w:r>
          <w:delText xml:space="preserve">, so the first term is positive.</w:delText>
        </w:r>
      </w:del>
      <w:del w:id="28921" w:author="PR Preview" w:date="2026-01-01T00:00:00Z">
        <w:r>
          <w:delText xml:space="preserve"> </w:delText>
        </w:r>
      </w:del>
      <w:del w:id="28922" w:author="PR Preview" w:date="2026-01-01T00:00:00Z">
        <w:r>
          <w:delText xml:space="preserve">Either way</w:delText>
        </w:r>
      </w:del>
      <w:del w:id="28923" w:author="PR Preview" w:date="2026-01-01T00:00:00Z">
        <w:r>
          <w:delText xml:space="preserve"> </w:delText>
        </w:r>
      </w:del>
      <m:oMath>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del w:id="28924" w:author="PR Preview" w:date="2026-01-01T00:00:00Z">
        <w:r>
          <w:delText xml:space="preserve">.</w:delText>
        </w:r>
      </w:del>
    </w:p>
    <w:p>
      <w:pPr>
        <w:pStyle w:val="BodyText"/>
      </w:pPr>
      <w:ins w:id="28925" w:author="PR Preview" w:date="2026-01-01T00:00:00Z">
        <w:r>
          <w:rPr>
            <w:i/>
            <w:iCs/>
          </w:rPr>
          <w:t xml:space="preserve">Proof</w:t>
        </w:r>
      </w:ins>
      <w:ins w:id="28926" w:author="PR Preview" w:date="2026-01-01T00:00:00Z">
        <w:r>
          <w:t xml:space="preserve">. </w:t>
        </w:r>
      </w:ins>
      <w:ins w:id="28927" w:author="PR Preview" w:date="2026-01-01T00:00:00Z">
        <w:r>
          <w:rPr>
            <w:b/>
            <w:bCs/>
          </w:rPr>
          <w:t xml:space="preserve">If.</w:t>
        </w:r>
      </w:ins>
      <w:ins w:id="28928" w:author="PR Preview" w:date="2026-01-01T00:00:00Z">
        <w:r>
          <w:t xml:space="preserve"> </w:t>
        </w:r>
      </w:ins>
      <m:oMath>
        <m:r>
          <m:rPr>
            <m:sty m:val="bi"/>
          </m:rPr>
          <m:t>A</m:t>
        </m:r>
      </m:oMath>
      <w:ins w:id="28929" w:author="PR Preview" w:date="2026-01-01T00:00:00Z">
        <w:r>
          <w:t xml:space="preserve"> </w:t>
        </w:r>
      </w:ins>
      <w:ins w:id="28930" w:author="PR Preview" w:date="2026-01-01T00:00:00Z">
        <w:r>
          <w:t xml:space="preserve">is positive definite, so invertible (</w:t>
        </w:r>
      </w:ins>
      <w:hyperlink w:anchor="thm-pd-inverse">
        <w:ins w:id="28931" w:author="PR Preview" w:date="2026-01-01T00:00:00Z">
          <w:r>
            <w:rPr>
              <w:rStyle w:val="Hyperlink"/>
            </w:rPr>
            <w:t xml:space="preserve">Theorem 81</w:t>
          </w:r>
        </w:ins>
      </w:hyperlink>
      <w:ins w:id="28932" w:author="PR Preview" w:date="2026-01-01T00:00:00Z">
        <w:r>
          <w:t xml:space="preserve">), and</w:t>
        </w:r>
      </w:ins>
      <w:ins w:id="28933" w:author="PR Preview" w:date="2026-01-01T00:00:00Z">
        <w:r>
          <w:t xml:space="preserve"> </w:t>
        </w:r>
      </w:ins>
      <m:oMath>
        <m:r>
          <m:rPr>
            <m:sty m:val="bi"/>
          </m:rPr>
          <m:t>S</m:t>
        </m:r>
      </m:oMath>
      <w:ins w:id="28934" w:author="PR Preview" w:date="2026-01-01T00:00:00Z">
        <w:r>
          <w:t xml:space="preserve"> </w:t>
        </w:r>
      </w:ins>
      <w:ins w:id="28935" w:author="PR Preview" w:date="2026-01-01T00:00:00Z">
        <w:r>
          <w:t xml:space="preserve">is defined.</w:t>
        </w:r>
      </w:ins>
      <w:ins w:id="28936" w:author="PR Preview" w:date="2026-01-01T00:00:00Z">
        <w:r>
          <w:t xml:space="preserve"> </w:t>
        </w:r>
      </w:ins>
      <m:oMath>
        <m:r>
          <m:rPr>
            <m:sty m:val="bi"/>
          </m:rPr>
          <m:t>X</m:t>
        </m:r>
      </m:oMath>
      <w:ins w:id="28937" w:author="PR Preview" w:date="2026-01-01T00:00:00Z">
        <w:r>
          <w:t xml:space="preserve"> </w:t>
        </w:r>
      </w:ins>
      <w:ins w:id="28938" w:author="PR Preview" w:date="2026-01-01T00:00:00Z">
        <w:r>
          <w:t xml:space="preserve">is symmetric.</w:t>
        </w:r>
      </w:ins>
      <w:ins w:id="28939" w:author="PR Preview" w:date="2026-01-01T00:00:00Z">
        <w:r>
          <w:t xml:space="preserve"> </w:t>
        </w:r>
      </w:ins>
      <w:ins w:id="28940" w:author="PR Preview" w:date="2026-01-01T00:00:00Z">
        <w:r>
          <w:t xml:space="preserve">Let</w:t>
        </w:r>
      </w:ins>
      <w:ins w:id="28941" w:author="PR Preview" w:date="2026-01-01T00:00:00Z">
        <w:r>
          <w:t xml:space="preserve"> </w:t>
        </w:r>
      </w:ins>
      <w:ins w:id="28942"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8943" w:author="PR Preview" w:date="2026-01-01T00:00:00Z">
        <w:r>
          <w:t xml:space="preserve"> </w:t>
        </w:r>
      </w:ins>
      <w:ins w:id="28944" w:author="PR Preview" w:date="2026-01-01T00:00:00Z">
        <w:r>
          <w:t xml:space="preserve">and</w:t>
        </w:r>
      </w:ins>
      <w:ins w:id="28945" w:author="PR Preview" w:date="2026-01-01T00:00:00Z">
        <w:r>
          <w:t xml:space="preserve"> </w:t>
        </w:r>
      </w:ins>
      <w:ins w:id="28946" w:author="PR Preview" w:date="2026-01-01T00:00:00Z">
        <w:r>
          <w:t xml:space="preserve">$\mathord{\smash[b]{\underset{\raise.3ex\hbox{$\scriptstyle\sim$}}{z}}\vphantom{z}} = \mathord{\smash[b]{\underset{\raise.3ex\hbox{$\scriptstyle\sim$}}{u}}\vphantom{u}} + \mathbf{A}^{-1} \mathbf{B} \mathord{\smash[b]{\underset{\raise.3ex\hbox{$\scriptstyle\sim$}}{w}}\vphantom{w}}$</w:t>
        </w:r>
      </w:ins>
      <w:ins w:id="28947" w:author="PR Preview" w:date="2026-01-01T00:00:00Z">
        <w:r>
          <w:t xml:space="preserve">.</w:t>
        </w:r>
      </w:ins>
      <w:ins w:id="28948" w:author="PR Preview" w:date="2026-01-01T00:00:00Z">
        <w:r>
          <w:t xml:space="preserve"> </w:t>
        </w:r>
      </w:ins>
      <w:ins w:id="28949" w:author="PR Preview" w:date="2026-01-01T00:00:00Z">
        <w:r>
          <w:t xml:space="preserve">By</w:t>
        </w:r>
      </w:ins>
      <w:ins w:id="28950" w:author="PR Preview" w:date="2026-01-01T00:00:00Z">
        <w:r>
          <w:t xml:space="preserve"> </w:t>
        </w:r>
      </w:ins>
      <w:hyperlink w:anchor="thm-block-quadratic">
        <w:ins w:id="28951" w:author="PR Preview" w:date="2026-01-01T00:00:00Z">
          <w:r>
            <w:rPr>
              <w:rStyle w:val="Hyperlink"/>
            </w:rPr>
            <w:t xml:space="preserve">Theorem 119</w:t>
          </w:r>
        </w:ins>
      </w:hyperlink>
      <w:ins w:id="28952" w:author="PR Preview" w:date="2026-01-01T00:00:00Z">
        <w:r>
          <w:t xml:space="preserve">,</w:t>
        </w:r>
      </w:ins>
      <w:ins w:id="28953" w:author="PR Preview" w:date="2026-01-01T00:00:00Z">
        <w:r>
          <w:t xml:space="preserve"> </w:t>
        </w:r>
      </w:ins>
      <w:ins w:id="28954" w:author="PR Preview" w:date="2026-01-01T00:00:00Z">
        <w:r>
          <w:t xml:space="preserve">${\mathord{\smash[b]{\underset{\raise.3ex\hbox{$\scriptstyle\sim$}}{v}}\vphantom{v}}}^{\top} \mathbf{X} \mathord{\smash[b]{\underset{\raise.3ex\hbox{$\scriptstyle\sim$}}{v}}\vphantom{v}} = {\mathord{\smash[b]{\underset{\raise.3ex\hbox{$\scriptstyle\sim$}}{z}}\vphantom{z}}}^{\top} \mathbf{A} \mathord{\smash[b]{\underset{\raise.3ex\hbox{$\scriptstyle\sim$}}{z}}\vphantom{z}} + {\mathord{\smash[b]{\underset{\raise.3ex\hbox{$\scriptstyle\sim$}}{w}}\vphantom{w}}}^{\top} \mathbf{S} \mathord{\smash[b]{\underset{\raise.3ex\hbox{$\scriptstyle\sim$}}{w}}\vphantom{w}}$</w:t>
        </w:r>
      </w:ins>
      <w:ins w:id="28955" w:author="PR Preview" w:date="2026-01-01T00:00:00Z">
        <w:r>
          <w:t xml:space="preserve">,</w:t>
        </w:r>
      </w:ins>
      <w:ins w:id="28956" w:author="PR Preview" w:date="2026-01-01T00:00:00Z">
        <w:r>
          <w:t xml:space="preserve"> </w:t>
        </w:r>
      </w:ins>
      <w:ins w:id="28957" w:author="PR Preview" w:date="2026-01-01T00:00:00Z">
        <w:r>
          <w:t xml:space="preserve">and both terms are at least</w:t>
        </w:r>
      </w:ins>
      <w:ins w:id="28958" w:author="PR Preview" w:date="2026-01-01T00:00:00Z">
        <w:r>
          <w:t xml:space="preserve"> </w:t>
        </w:r>
      </w:ins>
      <m:oMath>
        <m:r>
          <m:t>0</m:t>
        </m:r>
      </m:oMath>
      <w:ins w:id="28959" w:author="PR Preview" w:date="2026-01-01T00:00:00Z">
        <w:r>
          <w:t xml:space="preserve">.</w:t>
        </w:r>
      </w:ins>
      <w:ins w:id="28960" w:author="PR Preview" w:date="2026-01-01T00:00:00Z">
        <w:r>
          <w:t xml:space="preserve"> </w:t>
        </w:r>
      </w:ins>
      <w:ins w:id="28961" w:author="PR Preview" w:date="2026-01-01T00:00:00Z">
        <w:r>
          <w:t xml:space="preserve">If</w:t>
        </w:r>
      </w:ins>
      <w:ins w:id="28962" w:author="PR Preview" w:date="2026-01-01T00:00:00Z">
        <w:r>
          <w:t xml:space="preserve"> </w:t>
        </w:r>
      </w:ins>
      <w:ins w:id="28963" w:author="PR Preview" w:date="2026-01-01T00:00:00Z">
        <w:r>
          <w:t xml:space="preserve">$\mathord{\smash[b]{\underset{\raise.3ex\hbox{$\scriptstyle\sim$}}{w}}\vphantom{w}} \ne \mathord{\smash[b]{\underset{\raise.3ex\hbox{$\scriptstyle\sim$}}{0}}\vphantom{0}}$</w:t>
        </w:r>
      </w:ins>
      <w:ins w:id="28964" w:author="PR Preview" w:date="2026-01-01T00:00:00Z">
        <w:r>
          <w:t xml:space="preserve">, the second term is positive.</w:t>
        </w:r>
      </w:ins>
      <w:ins w:id="28965" w:author="PR Preview" w:date="2026-01-01T00:00:00Z">
        <w:r>
          <w:t xml:space="preserve"> </w:t>
        </w:r>
      </w:ins>
      <w:ins w:id="28966" w:author="PR Preview" w:date="2026-01-01T00:00:00Z">
        <w:r>
          <w:t xml:space="preserve">If</w:t>
        </w:r>
      </w:ins>
      <w:ins w:id="28967" w:author="PR Preview" w:date="2026-01-01T00:00:00Z">
        <w:r>
          <w:t xml:space="preserve"> </w:t>
        </w:r>
      </w:ins>
      <w:ins w:id="28968" w:author="PR Preview" w:date="2026-01-01T00:00:00Z">
        <w:r>
          <w:t xml:space="preserve">$\mathord{\smash[b]{\underset{\raise.3ex\hbox{$\scriptstyle\sim$}}{w}}\vphantom{w}} = \mathord{\smash[b]{\underset{\raise.3ex\hbox{$\scriptstyle\sim$}}{0}}\vphantom{0}}$</w:t>
        </w:r>
      </w:ins>
      <w:ins w:id="28969" w:author="PR Preview" w:date="2026-01-01T00:00:00Z">
        <w:r>
          <w:t xml:space="preserve">, then</w:t>
        </w:r>
      </w:ins>
      <w:ins w:id="28970" w:author="PR Preview" w:date="2026-01-01T00:00:00Z">
        <w:r>
          <w:t xml:space="preserve"> </w:t>
        </w:r>
      </w:ins>
      <w:ins w:id="28971" w:author="PR Preview" w:date="2026-01-01T00:00:00Z">
        <w:r>
          <w:t xml:space="preserve">$\mathord{\smash[b]{\underset{\raise.3ex\hbox{$\scriptstyle\sim$}}{u}}\vphantom{u}} \ne \mathord{\smash[b]{\underset{\raise.3ex\hbox{$\scriptstyle\sim$}}{0}}\vphantom{0}}$</w:t>
        </w:r>
      </w:ins>
      <w:ins w:id="28972" w:author="PR Preview" w:date="2026-01-01T00:00:00Z">
        <w:r>
          <w:t xml:space="preserve"> </w:t>
        </w:r>
      </w:ins>
      <w:ins w:id="28973" w:author="PR Preview" w:date="2026-01-01T00:00:00Z">
        <w:r>
          <w:t xml:space="preserve">and</w:t>
        </w:r>
      </w:ins>
      <w:ins w:id="28974" w:author="PR Preview" w:date="2026-01-01T00:00:00Z">
        <w:r>
          <w:t xml:space="preserve"> </w:t>
        </w:r>
      </w:ins>
      <w:ins w:id="28975" w:author="PR Preview" w:date="2026-01-01T00:00:00Z">
        <w:r>
          <w:t xml:space="preserve">$\mathord{\smash[b]{\underset{\raise.3ex\hbox{$\scriptstyle\sim$}}{z}}\vphantom{z}} = \mathord{\smash[b]{\underset{\raise.3ex\hbox{$\scriptstyle\sim$}}{u}}\vphantom{u}}$</w:t>
        </w:r>
      </w:ins>
      <w:ins w:id="28976" w:author="PR Preview" w:date="2026-01-01T00:00:00Z">
        <w:r>
          <w:t xml:space="preserve">, so the first term is positive.</w:t>
        </w:r>
      </w:ins>
      <w:ins w:id="28977" w:author="PR Preview" w:date="2026-01-01T00:00:00Z">
        <w:r>
          <w:t xml:space="preserve"> </w:t>
        </w:r>
      </w:ins>
      <w:ins w:id="28978" w:author="PR Preview" w:date="2026-01-01T00:00:00Z">
        <w:r>
          <w:t xml:space="preserve">Either way</w:t>
        </w:r>
      </w:ins>
      <w:ins w:id="28979" w:author="PR Preview" w:date="2026-01-01T00:00:00Z">
        <w:r>
          <w:t xml:space="preserve"> </w:t>
        </w:r>
      </w:ins>
      <w:ins w:id="28980" w:author="PR Preview" w:date="2026-01-01T00:00:00Z">
        <w:r>
          <w:t xml:space="preserve">${\mathord{\smash[b]{\underset{\raise.3ex\hbox{$\scriptstyle\sim$}}{v}}\vphantom{v}}}^{\top} \mathbf{X} \mathord{\smash[b]{\underset{\raise.3ex\hbox{$\scriptstyle\sim$}}{v}}\vphantom{v}} &gt; 0$</w:t>
        </w:r>
      </w:ins>
      <w:ins w:id="28981" w:author="PR Preview" w:date="2026-01-01T00:00:00Z">
        <w:r>
          <w:t xml:space="preserve">.</w:t>
        </w:r>
      </w:ins>
    </w:p>
    <w:p>
      <w:pPr>
        <w:pStyle w:val="BodyText"/>
      </w:pPr>
      <w:r>
        <w:rPr>
          <w:b/>
          <w:bCs/>
        </w:rPr>
        <w:t xml:space="preserve">Only if.</w:t>
      </w:r>
      <w:r>
        <w:t xml:space="preserve"> </w:t>
      </w:r>
      <m:oMath>
        <m:r>
          <m:rPr>
            <m:sty m:val="bi"/>
          </m:rPr>
          <m:t>A</m:t>
        </m:r>
      </m:oMath>
      <w:r>
        <w:t xml:space="preserve"> </w:t>
      </w:r>
      <w:r>
        <w:t xml:space="preserve">is the top-left</w:t>
      </w:r>
      <w:r>
        <w:t xml:space="preserve"> </w:t>
      </w:r>
      <m:oMath>
        <m:r>
          <m:t>k</m:t>
        </m:r>
        <m:r>
          <m:rPr>
            <m:sty m:val="p"/>
          </m:rPr>
          <m:t>×</m:t>
        </m:r>
        <m:r>
          <m:t>k</m:t>
        </m:r>
      </m:oMath>
      <w:r>
        <w:t xml:space="preserve"> </w:t>
      </w:r>
      <w:r>
        <w:t xml:space="preserve">block of</w:t>
      </w:r>
      <w:r>
        <w:t xml:space="preserve"> </w:t>
      </w:r>
      <m:oMath>
        <m:r>
          <m:rPr>
            <m:sty m:val="bi"/>
          </m:rPr>
          <m:t>X</m:t>
        </m:r>
      </m:oMath>
      <w:r>
        <w:t xml:space="preserve">, so it is positive definite (</w:t>
      </w:r>
      <w:hyperlink w:anchor="thm-pd-submatrix">
        <w:r>
          <w:rPr>
            <w:rStyle w:val="Hyperlink"/>
          </w:rPr>
          <w:t xml:space="preserve">Theorem 118</w:t>
        </w:r>
      </w:hyperlink>
      <w:r>
        <w:t xml:space="preserve">),</w:t>
      </w:r>
      <w:r>
        <w:t xml:space="preserve"> </w:t>
      </w:r>
      <w:r>
        <w:t xml:space="preserve">and invertible (</w:t>
      </w:r>
      <w:hyperlink w:anchor="thm-pd-inverse">
        <w:r>
          <w:rPr>
            <w:rStyle w:val="Hyperlink"/>
          </w:rPr>
          <w:t xml:space="preserve">Theorem 81</w:t>
        </w:r>
      </w:hyperlink>
      <w:r>
        <w:t xml:space="preserve">).</w:t>
      </w:r>
      <w:r>
        <w:t xml:space="preserve"> </w:t>
      </w:r>
      <m:oMath>
        <m:r>
          <m:rPr>
            <m:sty m:val="bi"/>
          </m:rPr>
          <m:t>S</m:t>
        </m:r>
      </m:oMath>
      <w:r>
        <w:t xml:space="preserve"> </w:t>
      </w:r>
      <w:r>
        <w:t xml:space="preserve">is symmetric:</w:t>
      </w:r>
    </w:p>
    <w:p>
      <w:pPr>
        <w:pStyle w:val="BodyText"/>
      </w:pPr>
      <m:oMathPara>
        <m:oMathParaPr>
          <m:jc m:val="center"/>
        </m:oMathParaPr>
        <m:oMath>
          <m:eqArr>
            <m:e>
              <m:sSup>
                <m:e>
                  <m:r>
                    <m:rPr>
                      <m:sty m:val="p"/>
                    </m:rPr>
                    <m:t>(</m:t>
                  </m:r>
                  <m:sSup>
                    <m:e>
                      <m:r>
                        <m:rPr>
                          <m:sty m:val="bi"/>
                        </m:rPr>
                        <m:t>B</m:t>
                      </m:r>
                    </m:e>
                    <m:sup>
                      <m:r>
                        <m:rPr>
                          <m:sty m:val="p"/>
                        </m:rPr>
                        <m:t>⊤</m:t>
                      </m:r>
                    </m:sup>
                  </m:sSup>
                  <m:sSup>
                    <m:e>
                      <m:r>
                        <m:rPr>
                          <m:sty m:val="bi"/>
                        </m:rPr>
                        <m:t>A</m:t>
                      </m:r>
                    </m:e>
                    <m:sup>
                      <m:r>
                        <m:rPr>
                          <m:sty m:val="p"/>
                        </m:rPr>
                        <m:t>−</m:t>
                      </m:r>
                      <m:r>
                        <m:t>1</m:t>
                      </m:r>
                    </m:sup>
                  </m:sSup>
                  <m:r>
                    <m:rPr>
                      <m:sty m:val="bi"/>
                    </m:rPr>
                    <m:t>B</m:t>
                  </m:r>
                  <m:r>
                    <m:rPr>
                      <m:sty m:val="p"/>
                    </m:rPr>
                    <m:t>)</m:t>
                  </m:r>
                </m:e>
                <m:sup>
                  <m:r>
                    <m:rPr>
                      <m:sty m:val="p"/>
                    </m:rPr>
                    <m:t>⊤</m:t>
                  </m:r>
                </m:sup>
              </m:sSup>
              <m:r>
                <m:t>&amp;</m:t>
              </m:r>
              <m:r>
                <m:rPr>
                  <m:sty m:val="p"/>
                </m:rPr>
                <m:t>=</m:t>
              </m:r>
              <m:sSup>
                <m:e>
                  <m:r>
                    <m:rPr>
                      <m:sty m:val="bi"/>
                    </m:rPr>
                    <m:t>B</m:t>
                  </m:r>
                </m:e>
                <m:sup>
                  <m:r>
                    <m:rPr>
                      <m:sty m:val="p"/>
                    </m:rPr>
                    <m:t>⊤</m:t>
                  </m:r>
                </m:sup>
              </m:sSup>
              <m:r>
                <m:t> </m:t>
              </m:r>
              <m:sSup>
                <m:e>
                  <m:r>
                    <m:rPr>
                      <m:sty m:val="p"/>
                    </m:rPr>
                    <m:t>(</m:t>
                  </m:r>
                  <m:sSup>
                    <m:e>
                      <m:r>
                        <m:rPr>
                          <m:sty m:val="bi"/>
                        </m:rPr>
                        <m:t>A</m:t>
                      </m:r>
                    </m:e>
                    <m:sup>
                      <m:r>
                        <m:rPr>
                          <m:sty m:val="p"/>
                        </m:rPr>
                        <m:t>−</m:t>
                      </m:r>
                      <m:r>
                        <m:t>1</m:t>
                      </m:r>
                    </m:sup>
                  </m:sSup>
                  <m:r>
                    <m:rPr>
                      <m:sty m:val="p"/>
                    </m:rPr>
                    <m:t>)</m:t>
                  </m:r>
                </m:e>
                <m:sup>
                  <m:r>
                    <m:rPr>
                      <m:sty m:val="p"/>
                    </m:rPr>
                    <m:t>⊤</m:t>
                  </m:r>
                </m:sup>
              </m:sSup>
              <m:r>
                <m:t> </m:t>
              </m:r>
              <m:r>
                <m:rPr>
                  <m:sty m:val="bi"/>
                </m:rPr>
                <m:t>B</m:t>
              </m:r>
            </m:e>
            <m:e>
              <m:r>
                <m:t>&amp;</m:t>
              </m:r>
              <m:r>
                <m:rPr>
                  <m:sty m:val="p"/>
                </m:rPr>
                <m:t>=</m:t>
              </m:r>
              <m:sSup>
                <m:e>
                  <m:r>
                    <m:rPr>
                      <m:sty m:val="bi"/>
                    </m:rPr>
                    <m:t>B</m:t>
                  </m:r>
                </m:e>
                <m:sup>
                  <m:r>
                    <m:rPr>
                      <m:sty m:val="p"/>
                    </m:rPr>
                    <m:t>⊤</m:t>
                  </m:r>
                </m:sup>
              </m:sSup>
              <m:sSup>
                <m:e>
                  <m:r>
                    <m:rPr>
                      <m:sty m:val="bi"/>
                    </m:rPr>
                    <m:t>A</m:t>
                  </m:r>
                </m:e>
                <m:sup>
                  <m:r>
                    <m:rPr>
                      <m:sty m:val="p"/>
                    </m:rPr>
                    <m:t>−</m:t>
                  </m:r>
                  <m:r>
                    <m:t>1</m:t>
                  </m:r>
                </m:sup>
              </m:sSup>
              <m:r>
                <m:rPr>
                  <m:sty m:val="bi"/>
                </m:rPr>
                <m:t>B</m:t>
              </m:r>
            </m:e>
          </m:eqArr>
        </m:oMath>
      </m:oMathPara>
    </w:p>
    <w:p>
      <w:pPr>
        <w:pStyle w:val="FirstParagraph"/>
      </w:pPr>
      <w:del w:id="28982" w:author="PR Preview" w:date="2026-01-01T00:00:00Z">
        <w:r>
          <w:delText xml:space="preserve">(</w:delText>
        </w:r>
      </w:del>
      <w:hyperlink w:anchor="thm-transpose-product">
        <w:del w:id="28983" w:author="PR Preview" w:date="2026-01-01T00:00:00Z">
          <w:r>
            <w:rPr>
              <w:rStyle w:val="Hyperlink"/>
            </w:rPr>
            <w:delText xml:space="preserve">Theorem 19</w:delText>
          </w:r>
        </w:del>
      </w:hyperlink>
      <w:del w:id="28984" w:author="PR Preview" w:date="2026-01-01T00:00:00Z">
        <w:r>
          <w:delText xml:space="preserve">,</w:delText>
        </w:r>
      </w:del>
      <w:del w:id="28985" w:author="PR Preview" w:date="2026-01-01T00:00:00Z">
        <w:r>
          <w:delText xml:space="preserve"> </w:delText>
        </w:r>
      </w:del>
      <w:hyperlink w:anchor="def-matrix-transpose">
        <w:del w:id="28986" w:author="PR Preview" w:date="2026-01-01T00:00:00Z">
          <w:r>
            <w:rPr>
              <w:rStyle w:val="Hyperlink"/>
            </w:rPr>
            <w:delText xml:space="preserve">Definition 22</w:delText>
          </w:r>
        </w:del>
      </w:hyperlink>
      <w:del w:id="28987" w:author="PR Preview" w:date="2026-01-01T00:00:00Z">
        <w:r>
          <w:delText xml:space="preserve"> </w:delText>
        </w:r>
      </w:del>
      <w:del w:id="28988" w:author="PR Preview" w:date="2026-01-01T00:00:00Z">
        <w:r>
          <w:delText xml:space="preserve">for</w:delText>
        </w:r>
      </w:del>
      <w:del w:id="28989" w:author="PR Preview" w:date="2026-01-01T00:00:00Z">
        <w:r>
          <w:delText xml:space="preserve"> </w:delText>
        </w:r>
      </w:del>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del w:id="28990" w:author="PR Preview" w:date="2026-01-01T00:00:00Z">
        <w:r>
          <w:delText xml:space="preserve">,</w:delText>
        </w:r>
      </w:del>
      <w:del w:id="28991" w:author="PR Preview" w:date="2026-01-01T00:00:00Z">
        <w:r>
          <w:delText xml:space="preserve"> </w:delText>
        </w:r>
      </w:del>
      <w:hyperlink w:anchor="cor-inverse-symmetric">
        <w:del w:id="28992" w:author="PR Preview" w:date="2026-01-01T00:00:00Z">
          <w:r>
            <w:rPr>
              <w:rStyle w:val="Hyperlink"/>
            </w:rPr>
            <w:delText xml:space="preserve">Corollary 9</w:delText>
          </w:r>
        </w:del>
      </w:hyperlink>
      <w:del w:id="28993" w:author="PR Preview" w:date="2026-01-01T00:00:00Z">
        <w:r>
          <w:delText xml:space="preserve">),</w:delText>
        </w:r>
      </w:del>
      <w:del w:id="28994" w:author="PR Preview" w:date="2026-01-01T00:00:00Z">
        <w:r>
          <w:delText xml:space="preserve"> </w:delText>
        </w:r>
      </w:del>
      <w:del w:id="28995" w:author="PR Preview" w:date="2026-01-01T00:00:00Z">
        <w:r>
          <w:delText xml:space="preserve">and</w:delText>
        </w:r>
      </w:del>
      <w:del w:id="28996" w:author="PR Preview" w:date="2026-01-01T00:00:00Z">
        <w:r>
          <w:delText xml:space="preserve"> </w:delText>
        </w:r>
      </w:del>
      <m:oMath>
        <m:r>
          <m:rPr>
            <m:sty m:val="bi"/>
          </m:rPr>
          <m:t>C</m:t>
        </m:r>
      </m:oMath>
      <w:del w:id="28997" w:author="PR Preview" w:date="2026-01-01T00:00:00Z">
        <w:r>
          <w:delText xml:space="preserve"> </w:delText>
        </w:r>
      </w:del>
      <w:del w:id="28998" w:author="PR Preview" w:date="2026-01-01T00:00:00Z">
        <w:r>
          <w:delText xml:space="preserve">is symmetric,</w:delText>
        </w:r>
      </w:del>
      <w:del w:id="28999" w:author="PR Preview" w:date="2026-01-01T00:00:00Z">
        <w:r>
          <w:delText xml:space="preserve"> </w:delText>
        </w:r>
      </w:del>
      <w:del w:id="29000" w:author="PR Preview" w:date="2026-01-01T00:00:00Z">
        <w:r>
          <w:delText xml:space="preserve">so</w:delText>
        </w:r>
      </w:del>
      <w:del w:id="29001" w:author="PR Preview" w:date="2026-01-01T00:00:00Z">
        <w:r>
          <w:delText xml:space="preserve"> </w:delText>
        </w:r>
      </w:del>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del w:id="29002" w:author="PR Preview" w:date="2026-01-01T00:00:00Z">
        <w:r>
          <w:delText xml:space="preserve"> </w:delText>
        </w:r>
      </w:del>
      <w:del w:id="29003" w:author="PR Preview" w:date="2026-01-01T00:00:00Z">
        <w:r>
          <w:delText xml:space="preserve">is symmetric</w:delText>
        </w:r>
      </w:del>
      <w:del w:id="29004" w:author="PR Preview" w:date="2026-01-01T00:00:00Z">
        <w:r>
          <w:delText xml:space="preserve"> </w:delText>
        </w:r>
      </w:del>
      <w:del w:id="29005" w:author="PR Preview" w:date="2026-01-01T00:00:00Z">
        <w:r>
          <w:delText xml:space="preserve">(the transpose of a difference is the difference of the transposes, entry by entry,</w:delText>
        </w:r>
      </w:del>
      <w:del w:id="29006" w:author="PR Preview" w:date="2026-01-01T00:00:00Z">
        <w:r>
          <w:delText xml:space="preserve"> </w:delText>
        </w:r>
      </w:del>
      <w:hyperlink w:anchor="def-matrix-transpose">
        <w:del w:id="29007" w:author="PR Preview" w:date="2026-01-01T00:00:00Z">
          <w:r>
            <w:rPr>
              <w:rStyle w:val="Hyperlink"/>
            </w:rPr>
            <w:delText xml:space="preserve">Definition 22</w:delText>
          </w:r>
        </w:del>
      </w:hyperlink>
      <w:del w:id="29008" w:author="PR Preview" w:date="2026-01-01T00:00:00Z">
        <w:r>
          <w:delText xml:space="preserve">).</w:delText>
        </w:r>
      </w:del>
      <w:del w:id="29009" w:author="PR Preview" w:date="2026-01-01T00:00:00Z">
        <w:r>
          <w:delText xml:space="preserve"> </w:delText>
        </w:r>
      </w:del>
      <w:del w:id="29010" w:author="PR Preview" w:date="2026-01-01T00:00:00Z">
        <w:r>
          <w:delText xml:space="preserve">For</w:delText>
        </w:r>
      </w:del>
      <w:del w:id="29011" w:author="PR Preview" w:date="2026-01-01T00:00:00Z">
        <w:r>
          <w:delText xml:space="preserve"> </w:delText>
        </w:r>
      </w:del>
      <m:oMath>
        <m:limLow>
          <m:e>
            <m:r>
              <m:t>w</m:t>
            </m:r>
          </m:e>
          <m:lim>
            <m:r>
              <m:rPr>
                <m:sty m:val="p"/>
              </m:rPr>
              <m:t>∼</m:t>
            </m:r>
          </m:lim>
        </m:limLow>
        <m:r>
          <m:rPr>
            <m:sty m:val="p"/>
          </m:rPr>
          <m:t>≠</m:t>
        </m:r>
        <m:limLow>
          <m:e>
            <m:r>
              <m:t>0</m:t>
            </m:r>
          </m:e>
          <m:lim>
            <m:r>
              <m:rPr>
                <m:sty m:val="p"/>
              </m:rPr>
              <m:t>∼</m:t>
            </m:r>
          </m:lim>
        </m:limLow>
      </m:oMath>
      <w:del w:id="29012" w:author="PR Preview" w:date="2026-01-01T00:00:00Z">
        <w:r>
          <w:delText xml:space="preserve">, take</w:delText>
        </w:r>
      </w:del>
      <w:del w:id="29013" w:author="PR Preview" w:date="2026-01-01T00:00:00Z">
        <w:r>
          <w:delText xml:space="preserve"> </w:delText>
        </w:r>
      </w:del>
      <m:oMath>
        <m:limLow>
          <m:e>
            <m:r>
              <m:t>u</m:t>
            </m:r>
          </m:e>
          <m:lim>
            <m:r>
              <m:rPr>
                <m:sty m:val="p"/>
              </m:rPr>
              <m:t>∼</m:t>
            </m:r>
          </m:lim>
        </m:limLow>
        <m:r>
          <m:rPr>
            <m:sty m:val="p"/>
          </m:rPr>
          <m:t>=</m:t>
        </m:r>
        <m:r>
          <m:rPr>
            <m:sty m:val="p"/>
          </m:rPr>
          <m:t>−</m:t>
        </m:r>
        <m:sSup>
          <m:e>
            <m:r>
              <m:rPr>
                <m:sty m:val="bi"/>
              </m:rPr>
              <m:t>A</m:t>
            </m:r>
          </m:e>
          <m:sup>
            <m:r>
              <m:rPr>
                <m:sty m:val="p"/>
              </m:rPr>
              <m:t>−</m:t>
            </m:r>
            <m:r>
              <m:t>1</m:t>
            </m:r>
          </m:sup>
        </m:sSup>
        <m:r>
          <m:rPr>
            <m:sty m:val="bi"/>
          </m:rPr>
          <m:t>B</m:t>
        </m:r>
        <m:limLow>
          <m:e>
            <m:r>
              <m:t>w</m:t>
            </m:r>
          </m:e>
          <m:lim>
            <m:r>
              <m:rPr>
                <m:sty m:val="p"/>
              </m:rPr>
              <m:t>∼</m:t>
            </m:r>
          </m:lim>
        </m:limLow>
      </m:oMath>
      <w:del w:id="29014" w:author="PR Preview" w:date="2026-01-01T00:00:00Z">
        <w:r>
          <w:delText xml:space="preserve">, so</w:delText>
        </w:r>
      </w:del>
      <w:del w:id="29015" w:author="PR Preview" w:date="2026-01-01T00:00:00Z">
        <w:r>
          <w:delText xml:space="preserve"> </w:delText>
        </w:r>
      </w:del>
      <m:oMath>
        <m:limLow>
          <m:e>
            <m:r>
              <m:t>z</m:t>
            </m:r>
          </m:e>
          <m:lim>
            <m:r>
              <m:rPr>
                <m:sty m:val="p"/>
              </m:rPr>
              <m:t>∼</m:t>
            </m:r>
          </m:lim>
        </m:limLow>
        <m:r>
          <m:rPr>
            <m:sty m:val="p"/>
          </m:rPr>
          <m:t>=</m:t>
        </m:r>
        <m:limLow>
          <m:e>
            <m:r>
              <m:t>0</m:t>
            </m:r>
          </m:e>
          <m:lim>
            <m:r>
              <m:rPr>
                <m:sty m:val="p"/>
              </m:rPr>
              <m:t>∼</m:t>
            </m:r>
          </m:lim>
        </m:limLow>
      </m:oMath>
      <w:del w:id="29016" w:author="PR Preview" w:date="2026-01-01T00:00:00Z">
        <w:r>
          <w:delText xml:space="preserve"> </w:delText>
        </w:r>
      </w:del>
      <w:del w:id="29017" w:author="PR Preview" w:date="2026-01-01T00:00:00Z">
        <w:r>
          <w:delText xml:space="preserve">and</w:delText>
        </w:r>
      </w:del>
      <w:del w:id="29018" w:author="PR Preview" w:date="2026-01-01T00:00:00Z">
        <w:r>
          <w:delText xml:space="preserve"> </w:delText>
        </w:r>
      </w:del>
      <m:oMath>
        <m:limLow>
          <m:e>
            <m:r>
              <m:t>v</m:t>
            </m:r>
          </m:e>
          <m:lim>
            <m:r>
              <m:rPr>
                <m:sty m:val="p"/>
              </m:rPr>
              <m:t>∼</m:t>
            </m:r>
          </m:lim>
        </m:limLow>
        <m:r>
          <m:rPr>
            <m:sty m:val="p"/>
          </m:rPr>
          <m:t>=</m:t>
        </m:r>
        <m:r>
          <m:rPr>
            <m:sty m:val="p"/>
          </m:rPr>
          <m:t>(</m:t>
        </m:r>
        <m:limLow>
          <m:e>
            <m:r>
              <m:t>u</m:t>
            </m:r>
          </m:e>
          <m:lim>
            <m:r>
              <m:rPr>
                <m:sty m:val="p"/>
              </m:rPr>
              <m:t>∼</m:t>
            </m:r>
          </m:lim>
        </m:limLow>
        <m:r>
          <m:rPr>
            <m:sty m:val="p"/>
          </m:rPr>
          <m:t>,</m:t>
        </m:r>
        <m:limLow>
          <m:e>
            <m:r>
              <m:t>w</m:t>
            </m:r>
          </m:e>
          <m:lim>
            <m:r>
              <m:rPr>
                <m:sty m:val="p"/>
              </m:rPr>
              <m:t>∼</m:t>
            </m:r>
          </m:lim>
        </m:limLow>
        <m:r>
          <m:rPr>
            <m:sty m:val="p"/>
          </m:rPr>
          <m:t>)</m:t>
        </m:r>
        <m:r>
          <m:rPr>
            <m:sty m:val="p"/>
          </m:rPr>
          <m:t>≠</m:t>
        </m:r>
        <m:limLow>
          <m:e>
            <m:r>
              <m:t>0</m:t>
            </m:r>
          </m:e>
          <m:lim>
            <m:r>
              <m:rPr>
                <m:sty m:val="p"/>
              </m:rPr>
              <m:t>∼</m:t>
            </m:r>
          </m:lim>
        </m:limLow>
      </m:oMath>
      <w:del w:id="29019" w:author="PR Preview" w:date="2026-01-01T00:00:00Z">
        <w:r>
          <w:delText xml:space="preserve">; then</w:delText>
        </w:r>
      </w:del>
      <w:del w:id="29020" w:author="PR Preview" w:date="2026-01-01T00:00:00Z">
        <w:r>
          <w:delText xml:space="preserve"> </w:delText>
        </w:r>
      </w:del>
      <m:oMath>
        <m:sSup>
          <m:e>
            <m:limLow>
              <m:e>
                <m:r>
                  <m:t>w</m:t>
                </m:r>
              </m:e>
              <m:lim>
                <m:r>
                  <m:rPr>
                    <m:sty m:val="p"/>
                  </m:rPr>
                  <m:t>∼</m:t>
                </m:r>
              </m:lim>
            </m:limLow>
          </m:e>
          <m:sup>
            <m:r>
              <m:rPr>
                <m:sty m:val="p"/>
              </m:rPr>
              <m:t>⊤</m:t>
            </m:r>
          </m:sup>
        </m:sSup>
        <m:r>
          <m:rPr>
            <m:sty m:val="bi"/>
          </m:rPr>
          <m:t>S</m:t>
        </m:r>
        <m:limLow>
          <m:e>
            <m:r>
              <m:t>w</m:t>
            </m:r>
          </m:e>
          <m:lim>
            <m:r>
              <m:rPr>
                <m:sty m:val="p"/>
              </m:rPr>
              <m:t>∼</m:t>
            </m:r>
          </m:lim>
        </m:limLow>
        <m:r>
          <m:rPr>
            <m:sty m:val="p"/>
          </m:rPr>
          <m:t>=</m:t>
        </m:r>
        <m:sSup>
          <m:e>
            <m:limLow>
              <m:e>
                <m:r>
                  <m:t>v</m:t>
                </m:r>
              </m:e>
              <m:lim>
                <m:r>
                  <m:rPr>
                    <m:sty m:val="p"/>
                  </m:rPr>
                  <m:t>∼</m:t>
                </m:r>
              </m:lim>
            </m:limLow>
          </m:e>
          <m:sup>
            <m:r>
              <m:rPr>
                <m:sty m:val="p"/>
              </m:rPr>
              <m:t>⊤</m:t>
            </m:r>
          </m:sup>
        </m:sSup>
        <m:r>
          <m:rPr>
            <m:sty m:val="bi"/>
          </m:rPr>
          <m:t>X</m:t>
        </m:r>
        <m:limLow>
          <m:e>
            <m:r>
              <m:t>v</m:t>
            </m:r>
          </m:e>
          <m:lim>
            <m:r>
              <m:rPr>
                <m:sty m:val="p"/>
              </m:rPr>
              <m:t>∼</m:t>
            </m:r>
          </m:lim>
        </m:limLow>
        <m:r>
          <m:rPr>
            <m:sty m:val="p"/>
          </m:rPr>
          <m:t>&gt;</m:t>
        </m:r>
        <m:r>
          <m:t>0</m:t>
        </m:r>
      </m:oMath>
      <w:del w:id="29021" w:author="PR Preview" w:date="2026-01-01T00:00:00Z">
        <w:r>
          <w:delText xml:space="preserve"> </w:delText>
        </w:r>
      </w:del>
      <w:del w:id="29022" w:author="PR Preview" w:date="2026-01-01T00:00:00Z">
        <w:r>
          <w:delText xml:space="preserve">(</w:delText>
        </w:r>
      </w:del>
      <w:hyperlink w:anchor="thm-block-quadratic">
        <w:del w:id="29023" w:author="PR Preview" w:date="2026-01-01T00:00:00Z">
          <w:r>
            <w:rPr>
              <w:rStyle w:val="Hyperlink"/>
            </w:rPr>
            <w:delText xml:space="preserve">Theorem 119</w:delText>
          </w:r>
        </w:del>
      </w:hyperlink>
      <w:del w:id="29024" w:author="PR Preview" w:date="2026-01-01T00:00:00Z">
        <w:r>
          <w:delText xml:space="preserve">).</w:delText>
        </w:r>
      </w:del>
    </w:p>
    <w:p>
      <w:pPr>
        <w:pStyle w:val="FirstParagraph"/>
      </w:pPr>
      <w:ins w:id="29025" w:author="PR Preview" w:date="2026-01-01T00:00:00Z">
        <w:r>
          <w:t xml:space="preserve">(</w:t>
        </w:r>
      </w:ins>
      <w:hyperlink w:anchor="thm-transpose-product">
        <w:ins w:id="29026" w:author="PR Preview" w:date="2026-01-01T00:00:00Z">
          <w:r>
            <w:rPr>
              <w:rStyle w:val="Hyperlink"/>
            </w:rPr>
            <w:t xml:space="preserve">Theorem 19</w:t>
          </w:r>
        </w:ins>
      </w:hyperlink>
      <w:ins w:id="29027" w:author="PR Preview" w:date="2026-01-01T00:00:00Z">
        <w:r>
          <w:t xml:space="preserve">,</w:t>
        </w:r>
      </w:ins>
      <w:ins w:id="29028" w:author="PR Preview" w:date="2026-01-01T00:00:00Z">
        <w:r>
          <w:t xml:space="preserve"> </w:t>
        </w:r>
      </w:ins>
      <w:hyperlink w:anchor="def-matrix-transpose">
        <w:ins w:id="29029" w:author="PR Preview" w:date="2026-01-01T00:00:00Z">
          <w:r>
            <w:rPr>
              <w:rStyle w:val="Hyperlink"/>
            </w:rPr>
            <w:t xml:space="preserve">Definition 22</w:t>
          </w:r>
        </w:ins>
      </w:hyperlink>
      <w:ins w:id="29030" w:author="PR Preview" w:date="2026-01-01T00:00:00Z">
        <w:r>
          <w:t xml:space="preserve"> </w:t>
        </w:r>
      </w:ins>
      <w:ins w:id="29031" w:author="PR Preview" w:date="2026-01-01T00:00:00Z">
        <w:r>
          <w:t xml:space="preserve">for</w:t>
        </w:r>
      </w:ins>
      <w:ins w:id="29032" w:author="PR Preview" w:date="2026-01-01T00:00:00Z">
        <w:r>
          <w:t xml:space="preserve"> </w:t>
        </w:r>
      </w:ins>
      <m:oMath>
        <m:sSup>
          <m:e>
            <m:r>
              <m:rPr>
                <m:sty m:val="p"/>
              </m:rPr>
              <m:t>(</m:t>
            </m:r>
            <m:sSup>
              <m:e>
                <m:r>
                  <m:rPr>
                    <m:sty m:val="bi"/>
                  </m:rPr>
                  <m:t>B</m:t>
                </m:r>
              </m:e>
              <m:sup>
                <m:r>
                  <m:rPr>
                    <m:sty m:val="p"/>
                  </m:rPr>
                  <m:t>⊤</m:t>
                </m:r>
              </m:sup>
            </m:sSup>
            <m:r>
              <m:rPr>
                <m:sty m:val="p"/>
              </m:rPr>
              <m:t>)</m:t>
            </m:r>
          </m:e>
          <m:sup>
            <m:r>
              <m:rPr>
                <m:sty m:val="p"/>
              </m:rPr>
              <m:t>⊤</m:t>
            </m:r>
          </m:sup>
        </m:sSup>
        <m:r>
          <m:rPr>
            <m:sty m:val="p"/>
          </m:rPr>
          <m:t>=</m:t>
        </m:r>
        <m:r>
          <m:rPr>
            <m:sty m:val="bi"/>
          </m:rPr>
          <m:t>B</m:t>
        </m:r>
      </m:oMath>
      <w:ins w:id="29033" w:author="PR Preview" w:date="2026-01-01T00:00:00Z">
        <w:r>
          <w:t xml:space="preserve">,</w:t>
        </w:r>
      </w:ins>
      <w:ins w:id="29034" w:author="PR Preview" w:date="2026-01-01T00:00:00Z">
        <w:r>
          <w:t xml:space="preserve"> </w:t>
        </w:r>
      </w:ins>
      <w:hyperlink w:anchor="cor-inverse-symmetric">
        <w:ins w:id="29035" w:author="PR Preview" w:date="2026-01-01T00:00:00Z">
          <w:r>
            <w:rPr>
              <w:rStyle w:val="Hyperlink"/>
            </w:rPr>
            <w:t xml:space="preserve">Corollary 9</w:t>
          </w:r>
        </w:ins>
      </w:hyperlink>
      <w:ins w:id="29036" w:author="PR Preview" w:date="2026-01-01T00:00:00Z">
        <w:r>
          <w:t xml:space="preserve">),</w:t>
        </w:r>
      </w:ins>
      <w:ins w:id="29037" w:author="PR Preview" w:date="2026-01-01T00:00:00Z">
        <w:r>
          <w:t xml:space="preserve"> </w:t>
        </w:r>
      </w:ins>
      <w:ins w:id="29038" w:author="PR Preview" w:date="2026-01-01T00:00:00Z">
        <w:r>
          <w:t xml:space="preserve">and</w:t>
        </w:r>
      </w:ins>
      <w:ins w:id="29039" w:author="PR Preview" w:date="2026-01-01T00:00:00Z">
        <w:r>
          <w:t xml:space="preserve"> </w:t>
        </w:r>
      </w:ins>
      <m:oMath>
        <m:r>
          <m:rPr>
            <m:sty m:val="bi"/>
          </m:rPr>
          <m:t>C</m:t>
        </m:r>
      </m:oMath>
      <w:ins w:id="29040" w:author="PR Preview" w:date="2026-01-01T00:00:00Z">
        <w:r>
          <w:t xml:space="preserve"> </w:t>
        </w:r>
      </w:ins>
      <w:ins w:id="29041" w:author="PR Preview" w:date="2026-01-01T00:00:00Z">
        <w:r>
          <w:t xml:space="preserve">is symmetric,</w:t>
        </w:r>
      </w:ins>
      <w:ins w:id="29042" w:author="PR Preview" w:date="2026-01-01T00:00:00Z">
        <w:r>
          <w:t xml:space="preserve"> </w:t>
        </w:r>
      </w:ins>
      <w:ins w:id="29043" w:author="PR Preview" w:date="2026-01-01T00:00:00Z">
        <w:r>
          <w:t xml:space="preserve">so</w:t>
        </w:r>
      </w:ins>
      <w:ins w:id="29044" w:author="PR Preview" w:date="2026-01-01T00:00:00Z">
        <w:r>
          <w:t xml:space="preserve"> </w:t>
        </w:r>
      </w:ins>
      <m:oMath>
        <m:r>
          <m:rPr>
            <m:sty m:val="bi"/>
          </m:rPr>
          <m:t>S</m:t>
        </m:r>
        <m:r>
          <m:rPr>
            <m:sty m:val="p"/>
          </m:rPr>
          <m:t>=</m:t>
        </m:r>
        <m:r>
          <m:rPr>
            <m:sty m:val="bi"/>
          </m:rPr>
          <m:t>C</m:t>
        </m:r>
        <m:r>
          <m:rPr>
            <m:sty m:val="p"/>
          </m:rPr>
          <m:t>−</m:t>
        </m:r>
        <m:sSup>
          <m:e>
            <m:r>
              <m:rPr>
                <m:sty m:val="bi"/>
              </m:rPr>
              <m:t>B</m:t>
            </m:r>
          </m:e>
          <m:sup>
            <m:r>
              <m:rPr>
                <m:sty m:val="p"/>
              </m:rPr>
              <m:t>⊤</m:t>
            </m:r>
          </m:sup>
        </m:sSup>
        <m:sSup>
          <m:e>
            <m:r>
              <m:rPr>
                <m:sty m:val="bi"/>
              </m:rPr>
              <m:t>A</m:t>
            </m:r>
          </m:e>
          <m:sup>
            <m:r>
              <m:rPr>
                <m:sty m:val="p"/>
              </m:rPr>
              <m:t>−</m:t>
            </m:r>
            <m:r>
              <m:t>1</m:t>
            </m:r>
          </m:sup>
        </m:sSup>
        <m:r>
          <m:rPr>
            <m:sty m:val="bi"/>
          </m:rPr>
          <m:t>B</m:t>
        </m:r>
      </m:oMath>
      <w:ins w:id="29045" w:author="PR Preview" w:date="2026-01-01T00:00:00Z">
        <w:r>
          <w:t xml:space="preserve"> </w:t>
        </w:r>
      </w:ins>
      <w:ins w:id="29046" w:author="PR Preview" w:date="2026-01-01T00:00:00Z">
        <w:r>
          <w:t xml:space="preserve">is symmetric</w:t>
        </w:r>
      </w:ins>
      <w:ins w:id="29047" w:author="PR Preview" w:date="2026-01-01T00:00:00Z">
        <w:r>
          <w:t xml:space="preserve"> </w:t>
        </w:r>
      </w:ins>
      <w:ins w:id="29048" w:author="PR Preview" w:date="2026-01-01T00:00:00Z">
        <w:r>
          <w:t xml:space="preserve">(the transpose of a difference is the difference of the transposes, entry by entry,</w:t>
        </w:r>
      </w:ins>
      <w:ins w:id="29049" w:author="PR Preview" w:date="2026-01-01T00:00:00Z">
        <w:r>
          <w:t xml:space="preserve"> </w:t>
        </w:r>
      </w:ins>
      <w:hyperlink w:anchor="def-matrix-transpose">
        <w:ins w:id="29050" w:author="PR Preview" w:date="2026-01-01T00:00:00Z">
          <w:r>
            <w:rPr>
              <w:rStyle w:val="Hyperlink"/>
            </w:rPr>
            <w:t xml:space="preserve">Definition 22</w:t>
          </w:r>
        </w:ins>
      </w:hyperlink>
      <w:ins w:id="29051" w:author="PR Preview" w:date="2026-01-01T00:00:00Z">
        <w:r>
          <w:t xml:space="preserve">).</w:t>
        </w:r>
      </w:ins>
      <w:ins w:id="29052" w:author="PR Preview" w:date="2026-01-01T00:00:00Z">
        <w:r>
          <w:t xml:space="preserve"> </w:t>
        </w:r>
      </w:ins>
      <w:ins w:id="29053" w:author="PR Preview" w:date="2026-01-01T00:00:00Z">
        <w:r>
          <w:t xml:space="preserve">For</w:t>
        </w:r>
      </w:ins>
      <w:ins w:id="29054" w:author="PR Preview" w:date="2026-01-01T00:00:00Z">
        <w:r>
          <w:t xml:space="preserve"> </w:t>
        </w:r>
      </w:ins>
      <w:ins w:id="29055" w:author="PR Preview" w:date="2026-01-01T00:00:00Z">
        <w:r>
          <w:t xml:space="preserve">$\mathord{\smash[b]{\underset{\raise.3ex\hbox{$\scriptstyle\sim$}}{w}}\vphantom{w}} \ne \mathord{\smash[b]{\underset{\raise.3ex\hbox{$\scriptstyle\sim$}}{0}}\vphantom{0}}$</w:t>
        </w:r>
      </w:ins>
      <w:ins w:id="29056" w:author="PR Preview" w:date="2026-01-01T00:00:00Z">
        <w:r>
          <w:t xml:space="preserve">, take</w:t>
        </w:r>
      </w:ins>
      <w:ins w:id="29057" w:author="PR Preview" w:date="2026-01-01T00:00:00Z">
        <w:r>
          <w:t xml:space="preserve"> </w:t>
        </w:r>
      </w:ins>
      <w:ins w:id="29058" w:author="PR Preview" w:date="2026-01-01T00:00:00Z">
        <w:r>
          <w:t xml:space="preserve">$\mathord{\smash[b]{\underset{\raise.3ex\hbox{$\scriptstyle\sim$}}{u}}\vphantom{u}} = -\mathbf{A}^{-1} \mathbf{B} \mathord{\smash[b]{\underset{\raise.3ex\hbox{$\scriptstyle\sim$}}{w}}\vphantom{w}}$</w:t>
        </w:r>
      </w:ins>
      <w:ins w:id="29059" w:author="PR Preview" w:date="2026-01-01T00:00:00Z">
        <w:r>
          <w:t xml:space="preserve">, so</w:t>
        </w:r>
      </w:ins>
      <w:ins w:id="29060" w:author="PR Preview" w:date="2026-01-01T00:00:00Z">
        <w:r>
          <w:t xml:space="preserve"> </w:t>
        </w:r>
      </w:ins>
      <w:ins w:id="29061" w:author="PR Preview" w:date="2026-01-01T00:00:00Z">
        <w:r>
          <w:t xml:space="preserve">$\mathord{\smash[b]{\underset{\raise.3ex\hbox{$\scriptstyle\sim$}}{z}}\vphantom{z}} = \mathord{\smash[b]{\underset{\raise.3ex\hbox{$\scriptstyle\sim$}}{0}}\vphantom{0}}$</w:t>
        </w:r>
      </w:ins>
      <w:ins w:id="29062" w:author="PR Preview" w:date="2026-01-01T00:00:00Z">
        <w:r>
          <w:t xml:space="preserve"> </w:t>
        </w:r>
      </w:ins>
      <w:ins w:id="29063" w:author="PR Preview" w:date="2026-01-01T00:00:00Z">
        <w:r>
          <w:t xml:space="preserve">and</w:t>
        </w:r>
      </w:ins>
      <w:ins w:id="29064" w:author="PR Preview" w:date="2026-01-01T00:00:00Z">
        <w:r>
          <w:t xml:space="preserve"> </w:t>
        </w:r>
      </w:ins>
      <w:ins w:id="29065" w:author="PR Preview" w:date="2026-01-01T00:00:00Z">
        <w:r>
          <w:t xml:space="preserve">$\mathord{\smash[b]{\underset{\raise.3ex\hbox{$\scriptstyle\sim$}}{v}}\vphantom{v}} = (\mathord{\smash[b]{\underset{\raise.3ex\hbox{$\scriptstyle\sim$}}{u}}\vphantom{u}}, \mathord{\smash[b]{\underset{\raise.3ex\hbox{$\scriptstyle\sim$}}{w}}\vphantom{w}}) \ne \mathord{\smash[b]{\underset{\raise.3ex\hbox{$\scriptstyle\sim$}}{0}}\vphantom{0}}$</w:t>
        </w:r>
      </w:ins>
      <w:ins w:id="29066" w:author="PR Preview" w:date="2026-01-01T00:00:00Z">
        <w:r>
          <w:t xml:space="preserve">; then</w:t>
        </w:r>
      </w:ins>
      <w:ins w:id="29067" w:author="PR Preview" w:date="2026-01-01T00:00:00Z">
        <w:r>
          <w:t xml:space="preserve"> </w:t>
        </w:r>
      </w:ins>
      <w:ins w:id="29068" w:author="PR Preview" w:date="2026-01-01T00:00:00Z">
        <w:r>
          <w:t xml:space="preserve">${\mathord{\smash[b]{\underset{\raise.3ex\hbox{$\scriptstyle\sim$}}{w}}\vphantom{w}}}^{\top} \mathbf{S} \mathord{\smash[b]{\underset{\raise.3ex\hbox{$\scriptstyle\sim$}}{w}}\vphantom{w}} = {\mathord{\smash[b]{\underset{\raise.3ex\hbox{$\scriptstyle\sim$}}{v}}\vphantom{v}}}^{\top} \mathbf{X} \mathord{\smash[b]{\underset{\raise.3ex\hbox{$\scriptstyle\sim$}}{v}}\vphantom{v}} &gt; 0$</w:t>
        </w:r>
      </w:ins>
      <w:ins w:id="29069" w:author="PR Preview" w:date="2026-01-01T00:00:00Z">
        <w:r>
          <w:t xml:space="preserve"> </w:t>
        </w:r>
      </w:ins>
      <w:ins w:id="29070" w:author="PR Preview" w:date="2026-01-01T00:00:00Z">
        <w:r>
          <w:t xml:space="preserve">(</w:t>
        </w:r>
      </w:ins>
      <w:hyperlink w:anchor="thm-block-quadratic">
        <w:ins w:id="29071" w:author="PR Preview" w:date="2026-01-01T00:00:00Z">
          <w:r>
            <w:rPr>
              <w:rStyle w:val="Hyperlink"/>
            </w:rPr>
            <w:t xml:space="preserve">Theorem 119</w:t>
          </w:r>
        </w:ins>
      </w:hyperlink>
      <w:ins w:id="29072" w:author="PR Preview" w:date="2026-01-01T00:00:00Z">
        <w:r>
          <w:t xml:space="preserve">).</w:t>
        </w:r>
      </w:ins>
    </w:p>
    <w:bookmarkStart w:id="664" w:name="exm-schur-test"/>
    <w:p>
      <w:pPr>
        <w:pStyle w:val="BodyText"/>
      </w:pPr>
      <w:r>
        <w:rPr>
          <w:b/>
          <w:bCs/>
        </w:rPr>
        <w:t xml:space="preserve">Example 212 (Testing</w:t>
      </w:r>
      <w:r>
        <w:rPr>
          <w:b/>
          <w:bCs/>
        </w:rPr>
        <w:t xml:space="preserve"> </w:t>
      </w:r>
      <m:oMath>
        <m:r>
          <m:t>2</m:t>
        </m:r>
        <m:r>
          <m:rPr>
            <m:sty m:val="p"/>
          </m:rPr>
          <m:t>×</m:t>
        </m:r>
        <m:r>
          <m:t>2</m:t>
        </m:r>
      </m:oMath>
      <w:r>
        <w:rPr>
          <w:b/>
          <w:bCs/>
        </w:rPr>
        <w:t xml:space="preserve"> </w:t>
      </w:r>
      <w:r>
        <w:rPr>
          <w:b/>
          <w:bCs/>
        </w:rPr>
        <w:t xml:space="preserve">matrices)</w:t>
      </w:r>
      <w:r>
        <w:t xml:space="preserve"> </w:t>
      </w:r>
      <w:r>
        <w:t xml:space="preserve">A symmetric</w:t>
      </w:r>
      <w:r>
        <w:t xml:space="preserve"> </w:t>
      </w:r>
      <m:oMath>
        <m:d>
          <m:dPr>
            <m:begChr m:val="["/>
            <m:sepChr m:val=""/>
            <m:endChr m:val="]"/>
            <m:grow/>
          </m:dPr>
          <m:e>
            <m:m>
              <m:mPr>
                <m:baseJc m:val="center"/>
                <m:plcHide m:val="on"/>
                <m:mcs>
                  <m:mc>
                    <m:mcPr>
                      <m:mcJc m:val="center"/>
                      <m:count m:val="1"/>
                    </m:mcPr>
                  </m:mc>
                  <m:mc>
                    <m:mcPr>
                      <m:mcJc m:val="center"/>
                      <m:count m:val="1"/>
                    </m:mcPr>
                  </m:mc>
                </m:mcs>
              </m:mPr>
              <m:mr>
                <m:e>
                  <m:r>
                    <m:t>a</m:t>
                  </m:r>
                </m:e>
                <m:e>
                  <m:r>
                    <m:t>b</m:t>
                  </m:r>
                </m:e>
              </m:mr>
              <m:mr>
                <m:e>
                  <m:r>
                    <m:t>b</m:t>
                  </m:r>
                </m:e>
                <m:e>
                  <m:r>
                    <m:t>c</m:t>
                  </m:r>
                </m:e>
              </m:mr>
            </m:m>
          </m:e>
        </m:d>
      </m:oMath>
      <w:r>
        <w:t xml:space="preserve"> </w:t>
      </w:r>
      <w:r>
        <w:t xml:space="preserve">is positive definite</w:t>
      </w:r>
      <w:r>
        <w:t xml:space="preserve"> </w:t>
      </w:r>
      <w:r>
        <w:t xml:space="preserve">exactly when</w:t>
      </w:r>
      <w:r>
        <w:t xml:space="preserve"> </w:t>
      </w:r>
      <m:oMath>
        <m:r>
          <m:t>a</m:t>
        </m:r>
        <m:r>
          <m:rPr>
            <m:sty m:val="p"/>
          </m:rPr>
          <m:t>&gt;</m:t>
        </m:r>
        <m:r>
          <m:t>0</m:t>
        </m:r>
      </m:oMath>
      <w:r>
        <w:t xml:space="preserve"> </w:t>
      </w:r>
      <w:r>
        <w:t xml:space="preserve">and</w:t>
      </w:r>
      <w:r>
        <w:t xml:space="preserve"> </w:t>
      </w:r>
      <m:oMath>
        <m:r>
          <m:t>c</m:t>
        </m:r>
        <m:r>
          <m:rPr>
            <m:sty m:val="p"/>
          </m:rPr>
          <m:t>−</m:t>
        </m:r>
        <m:f>
          <m:fPr>
            <m:type m:val="lin"/>
          </m:fPr>
          <m:num>
            <m:sSup>
              <m:e>
                <m:r>
                  <m:t>b</m:t>
                </m:r>
              </m:e>
              <m:sup>
                <m:r>
                  <m:t>2</m:t>
                </m:r>
              </m:sup>
            </m:sSup>
          </m:num>
          <m:den>
            <m:r>
              <m:t>a</m:t>
            </m:r>
          </m:den>
        </m:f>
        <m:r>
          <m:rPr>
            <m:sty m:val="p"/>
          </m:rPr>
          <m:t>&gt;</m:t>
        </m:r>
        <m:r>
          <m:t>0</m:t>
        </m:r>
      </m:oMath>
      <w:r>
        <w:t xml:space="preserve">, that is,</w:t>
      </w:r>
      <w:r>
        <w:t xml:space="preserve"> </w:t>
      </w:r>
      <m:oMath>
        <m:r>
          <m:t>a</m:t>
        </m:r>
        <m:r>
          <m:rPr>
            <m:sty m:val="p"/>
          </m:rPr>
          <m:t>&gt;</m:t>
        </m:r>
        <m:r>
          <m:t>0</m:t>
        </m:r>
      </m:oMath>
      <w:r>
        <w:t xml:space="preserve"> </w:t>
      </w:r>
      <w:r>
        <w:t xml:space="preserve">and</w:t>
      </w:r>
      <w:r>
        <w:t xml:space="preserve"> </w:t>
      </w:r>
      <m:oMath>
        <m:r>
          <m:t>a</m:t>
        </m:r>
        <m:r>
          <m:t>c</m:t>
        </m:r>
        <m:r>
          <m:rPr>
            <m:sty m:val="p"/>
          </m:rPr>
          <m:t>&gt;</m:t>
        </m:r>
        <m:sSup>
          <m:e>
            <m:r>
              <m:t>b</m:t>
            </m:r>
          </m:e>
          <m:sup>
            <m:r>
              <m:t>2</m:t>
            </m:r>
          </m:sup>
        </m:sSup>
      </m:oMath>
      <w:r>
        <w:t xml:space="preserve"> </w:t>
      </w:r>
      <w:r>
        <w:t xml:space="preserve">(a</w:t>
      </w:r>
      <w:r>
        <w:t xml:space="preserve"> </w:t>
      </w:r>
      <m:oMath>
        <m:r>
          <m:t>1</m:t>
        </m:r>
        <m:r>
          <m:rPr>
            <m:sty m:val="p"/>
          </m:rPr>
          <m:t>×</m:t>
        </m:r>
        <m:r>
          <m:t>1</m:t>
        </m:r>
      </m:oMath>
      <w:r>
        <w:t xml:space="preserve"> </w:t>
      </w:r>
      <w:r>
        <w:t xml:space="preserve">matrix</w:t>
      </w:r>
      <w:r>
        <w:t xml:space="preserve"> </w:t>
      </w:r>
      <m:oMath>
        <m:r>
          <m:rPr>
            <m:sty m:val="p"/>
          </m:rPr>
          <m:t>[</m:t>
        </m:r>
        <m:r>
          <m:t>s</m:t>
        </m:r>
        <m:r>
          <m:rPr>
            <m:sty m:val="p"/>
          </m:rPr>
          <m:t>]</m:t>
        </m:r>
      </m:oMath>
      <w:r>
        <w:t xml:space="preserve"> </w:t>
      </w:r>
      <w:r>
        <w:t xml:space="preserve">is positive definite exactly when</w:t>
      </w:r>
      <w:r>
        <w:t xml:space="preserve"> </w:t>
      </w:r>
      <m:oMath>
        <m:r>
          <m:t>s</m:t>
        </m:r>
        <m:r>
          <m:rPr>
            <m:sty m:val="p"/>
          </m:rPr>
          <m:t>&gt;</m:t>
        </m:r>
        <m:r>
          <m:t>0</m:t>
        </m:r>
      </m:oMath>
      <w:r>
        <w:t xml:space="preserve">, since</w:t>
      </w:r>
      <w:r>
        <w:t xml:space="preserve"> </w:t>
      </w:r>
      <m:oMath>
        <m:sSup>
          <m:e>
            <m:r>
              <m:t>x</m:t>
            </m:r>
          </m:e>
          <m:sup>
            <m:r>
              <m:rPr>
                <m:sty m:val="p"/>
              </m:rPr>
              <m:t>⊤</m:t>
            </m:r>
          </m:sup>
        </m:sSup>
        <m:r>
          <m:t>s</m:t>
        </m:r>
        <m:r>
          <m:t>x</m:t>
        </m:r>
        <m:r>
          <m:rPr>
            <m:sty m:val="p"/>
          </m:rPr>
          <m:t>=</m:t>
        </m:r>
        <m:r>
          <m:t>s</m:t>
        </m:r>
        <m:sSup>
          <m:e>
            <m:r>
              <m:t>x</m:t>
            </m:r>
          </m:e>
          <m:sup>
            <m:r>
              <m:t>2</m:t>
            </m:r>
          </m:sup>
        </m:sSup>
      </m:oMath>
      <w:r>
        <w:t xml:space="preserve">).</w:t>
      </w:r>
    </w:p>
    <w:p>
      <w:pPr>
        <w:pStyle w:val="Compact"/>
        <w:numPr>
          <w:ilvl w:val="0"/>
          <w:numId w:val="1109"/>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r>
          <m:t>5</m:t>
        </m:r>
        <m:r>
          <m:rPr>
            <m:sty m:val="p"/>
          </m:rPr>
          <m:t>&gt;</m:t>
        </m:r>
        <m:r>
          <m:t>0</m:t>
        </m:r>
      </m:oMath>
      <w:r>
        <w:t xml:space="preserve"> </w:t>
      </w:r>
      <w:r>
        <w:t xml:space="preserve">and</w:t>
      </w:r>
      <w:r>
        <w:t xml:space="preserve"> </w:t>
      </w:r>
      <m:oMath>
        <m:f>
          <m:fPr>
            <m:type m:val="lin"/>
          </m:fPr>
          <m:num>
            <m:r>
              <m:t>9</m:t>
            </m:r>
          </m:num>
          <m:den>
            <m:r>
              <m:t>5</m:t>
            </m:r>
          </m:den>
        </m:f>
        <m:r>
          <m:rPr>
            <m:sty m:val="p"/>
          </m:rPr>
          <m:t>&gt;</m:t>
        </m:r>
        <m:r>
          <m:t>0</m:t>
        </m:r>
      </m:oMath>
      <w:r>
        <w:t xml:space="preserve"> </w:t>
      </w:r>
      <w:r>
        <w:t xml:space="preserve">(</w:t>
      </w:r>
      <w:hyperlink w:anchor="exm-schur-complement">
        <w:r>
          <w:rPr>
            <w:rStyle w:val="Hyperlink"/>
          </w:rPr>
          <w:t xml:space="preserve">Example 211</w:t>
        </w:r>
      </w:hyperlink>
      <w:r>
        <w:t xml:space="preserve">),</w:t>
      </w:r>
      <w:r>
        <w:t xml:space="preserve"> </w:t>
      </w:r>
      <w:r>
        <w:t xml:space="preserve">so it is positive definite.</w:t>
      </w:r>
    </w:p>
    <w:p>
      <w:pPr>
        <w:pStyle w:val="Compact"/>
        <w:numPr>
          <w:ilvl w:val="0"/>
          <w:numId w:val="1109"/>
        </w:numPr>
      </w:pP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w:t>
      </w:r>
      <w:r>
        <w:t xml:space="preserve"> </w:t>
      </w:r>
      <m:oMath>
        <m:r>
          <m:t>1</m:t>
        </m:r>
        <m:r>
          <m:rPr>
            <m:sty m:val="p"/>
          </m:rPr>
          <m:t>&gt;</m:t>
        </m:r>
        <m:r>
          <m:t>0</m:t>
        </m:r>
      </m:oMath>
      <w:r>
        <w:t xml:space="preserve"> </w:t>
      </w:r>
      <w:r>
        <w:t xml:space="preserve">but</w:t>
      </w:r>
      <w:r>
        <w:t xml:space="preserve"> </w:t>
      </w:r>
      <m:oMath>
        <m:r>
          <m:rPr>
            <m:sty m:val="bi"/>
          </m:rPr>
          <m:t>S</m:t>
        </m:r>
        <m:r>
          <m:rPr>
            <m:sty m:val="p"/>
          </m:rPr>
          <m:t>=</m:t>
        </m:r>
        <m:r>
          <m:rPr>
            <m:sty m:val="p"/>
          </m:rPr>
          <m:t>−</m:t>
        </m:r>
        <m:r>
          <m:t>3</m:t>
        </m:r>
      </m:oMath>
      <w:r>
        <w:t xml:space="preserve">,</w:t>
      </w:r>
      <w:r>
        <w:t xml:space="preserve"> </w:t>
      </w:r>
      <w:r>
        <w:t xml:space="preserve">so it is not, as</w:t>
      </w:r>
      <w:r>
        <w:t xml:space="preserve"> </w:t>
      </w:r>
      <w:hyperlink w:anchor="exm-positive-definite">
        <w:r>
          <w:rPr>
            <w:rStyle w:val="Hyperlink"/>
          </w:rPr>
          <w:t xml:space="preserve">Example 150</w:t>
        </w:r>
      </w:hyperlink>
      <w:r>
        <w:t xml:space="preserve"> </w:t>
      </w:r>
      <w:r>
        <w:t xml:space="preserve">found directly.</w:t>
      </w:r>
    </w:p>
    <w:bookmarkEnd w:id="664"/>
    <w:bookmarkStart w:id="665" w:name="thm-cholesky"/>
    <w:p>
      <w:pPr>
        <w:pStyle w:val="FirstParagraph"/>
      </w:pPr>
      <w:r>
        <w:rPr>
          <w:b/>
          <w:bCs/>
        </w:rPr>
        <w:t xml:space="preserve">Theorem 121 (Cholesky factorization)</w:t>
      </w:r>
      <w:r>
        <w:t xml:space="preserve"> </w:t>
      </w:r>
      <w:r>
        <w:t xml:space="preserve">A</w:t>
      </w:r>
      <w:r>
        <w:t xml:space="preserve"> </w:t>
      </w:r>
      <m:oMath>
        <m:r>
          <m:t>p</m:t>
        </m:r>
        <m:r>
          <m:rPr>
            <m:sty m:val="p"/>
          </m:rPr>
          <m:t>×</m:t>
        </m:r>
        <m:r>
          <m:t>p</m:t>
        </m:r>
      </m:oMath>
      <w:r>
        <w:t xml:space="preserve"> </w:t>
      </w:r>
      <w:r>
        <w:t xml:space="preserve">matrix</w:t>
      </w:r>
      <w:r>
        <w:t xml:space="preserve"> </w:t>
      </w:r>
      <m:oMath>
        <m:r>
          <m:rPr>
            <m:sty m:val="bi"/>
          </m:rPr>
          <m:t>A</m:t>
        </m:r>
      </m:oMath>
      <w:r>
        <w:t xml:space="preserve"> </w:t>
      </w:r>
      <w:r>
        <w:t xml:space="preserve">is positive definite (</w:t>
      </w:r>
      <w:hyperlink w:anchor="def-positive-definite">
        <w:r>
          <w:rPr>
            <w:rStyle w:val="Hyperlink"/>
          </w:rPr>
          <w:t xml:space="preserve">Definition 101</w:t>
        </w:r>
      </w:hyperlink>
      <w:r>
        <w:t xml:space="preserve">)</w:t>
      </w:r>
      <w:r>
        <w:t xml:space="preserve"> </w:t>
      </w:r>
      <w:r>
        <w:t xml:space="preserve">exactly when</w:t>
      </w:r>
      <w:r>
        <w:t xml:space="preserve"> </w:t>
      </w:r>
      <m:oMath>
        <m:r>
          <m:rPr>
            <m:sty m:val="bi"/>
          </m:rPr>
          <m:t>A</m:t>
        </m:r>
        <m:r>
          <m:rPr>
            <m:sty m:val="p"/>
          </m:rPr>
          <m:t>=</m:t>
        </m:r>
        <m:r>
          <m:rPr>
            <m:sty m:val="bi"/>
          </m:rPr>
          <m:t>L</m:t>
        </m:r>
        <m:sSup>
          <m:e>
            <m:r>
              <m:rPr>
                <m:sty m:val="bi"/>
              </m:rPr>
              <m:t>L</m:t>
            </m:r>
          </m:e>
          <m:sup>
            <m:r>
              <m:rPr>
                <m:sty m:val="p"/>
              </m:rPr>
              <m:t>⊤</m:t>
            </m:r>
          </m:sup>
        </m:sSup>
      </m:oMath>
      <w:r>
        <w:t xml:space="preserve"> </w:t>
      </w:r>
      <w:r>
        <w:t xml:space="preserve">for some lower triangular</w:t>
      </w:r>
      <w:r>
        <w:t xml:space="preserve"> </w:t>
      </w:r>
      <m:oMath>
        <m:r>
          <m:rPr>
            <m:sty m:val="bi"/>
          </m:rPr>
          <m:t>L</m:t>
        </m:r>
      </m:oMath>
      <w:r>
        <w:t xml:space="preserve"> </w:t>
      </w:r>
      <w:r>
        <w:t xml:space="preserve">(</w:t>
      </w:r>
      <w:hyperlink w:anchor="def-lower-triangular-matrix">
        <w:r>
          <w:rPr>
            <w:rStyle w:val="Hyperlink"/>
          </w:rPr>
          <w:t xml:space="preserve">Definition 113</w:t>
        </w:r>
      </w:hyperlink>
      <w:r>
        <w:t xml:space="preserve">) with positive diagonal entries.</w:t>
      </w:r>
      <w:r>
        <w:t xml:space="preserve"> </w:t>
      </w:r>
      <w:r>
        <w:t xml:space="preserve">For a positive definite</w:t>
      </w:r>
      <w:r>
        <w:t xml:space="preserve"> </w:t>
      </w:r>
      <m:oMath>
        <m:r>
          <m:rPr>
            <m:sty m:val="bi"/>
          </m:rPr>
          <m:t>A</m:t>
        </m:r>
      </m:oMath>
      <w:r>
        <w:t xml:space="preserve"> </w:t>
      </w:r>
      <w:r>
        <w:t xml:space="preserve">that</w:t>
      </w:r>
      <w:r>
        <w:t xml:space="preserve"> </w:t>
      </w:r>
      <m:oMath>
        <m:r>
          <m:rPr>
            <m:sty m:val="bi"/>
          </m:rPr>
          <m:t>L</m:t>
        </m:r>
      </m:oMath>
      <w:r>
        <w:t xml:space="preserve"> </w:t>
      </w:r>
      <w:r>
        <w:t xml:space="preserve">is unique;</w:t>
      </w:r>
      <w:r>
        <w:t xml:space="preserve"> </w:t>
      </w:r>
      <w:r>
        <w:t xml:space="preserve">it is the</w:t>
      </w:r>
      <w:r>
        <w:t xml:space="preserve"> </w:t>
      </w:r>
      <w:r>
        <w:rPr>
          <w:b/>
          <w:bCs/>
        </w:rPr>
        <w:t xml:space="preserve">Cholesky factor</w:t>
      </w:r>
      <w:r>
        <w:t xml:space="preserve"> </w:t>
      </w:r>
      <w:r>
        <w:t xml:space="preserve">of</w:t>
      </w:r>
      <w:r>
        <w:t xml:space="preserve"> </w:t>
      </w:r>
      <m:oMath>
        <m:r>
          <m:rPr>
            <m:sty m:val="bi"/>
          </m:rPr>
          <m:t>A</m:t>
        </m:r>
      </m:oMath>
      <w:r>
        <w:t xml:space="preserve">.</w:t>
      </w:r>
    </w:p>
    <w:bookmarkEnd w:id="665"/>
    <w:p>
      <w:pPr>
        <w:pStyle w:val="BodyText"/>
      </w:pPr>
      <w:del w:id="29073" w:author="PR Preview" w:date="2026-01-01T00:00:00Z">
        <w:r>
          <w:rPr>
            <w:i/>
            <w:iCs/>
          </w:rPr>
          <w:delText xml:space="preserve">Proof</w:delText>
        </w:r>
      </w:del>
      <w:del w:id="29074" w:author="PR Preview" w:date="2026-01-01T00:00:00Z">
        <w:r>
          <w:delText xml:space="preserve">. </w:delText>
        </w:r>
      </w:del>
      <w:del w:id="29075" w:author="PR Preview" w:date="2026-01-01T00:00:00Z">
        <w:r>
          <w:rPr>
            <w:b/>
            <w:bCs/>
          </w:rPr>
          <w:delText xml:space="preserve">If.</w:delText>
        </w:r>
      </w:del>
      <w:del w:id="29076" w:author="PR Preview" w:date="2026-01-01T00:00:00Z">
        <w:r>
          <w:delText xml:space="preserve"> </w:delText>
        </w:r>
      </w:del>
      <m:oMath>
        <m:sSup>
          <m:e>
            <m:r>
              <m:rPr>
                <m:sty m:val="bi"/>
              </m:rPr>
              <m:t>L</m:t>
            </m:r>
          </m:e>
          <m:sup>
            <m:r>
              <m:rPr>
                <m:sty m:val="p"/>
              </m:rPr>
              <m:t>⊤</m:t>
            </m:r>
          </m:sup>
        </m:sSup>
      </m:oMath>
      <w:del w:id="29077" w:author="PR Preview" w:date="2026-01-01T00:00:00Z">
        <w:r>
          <w:delText xml:space="preserve"> </w:delText>
        </w:r>
      </w:del>
      <w:del w:id="29078" w:author="PR Preview" w:date="2026-01-01T00:00:00Z">
        <w:r>
          <w:delText xml:space="preserve">is upper triangular with positive diagonal (</w:delText>
        </w:r>
      </w:del>
      <w:hyperlink w:anchor="def-matrix-transpose">
        <w:del w:id="29079" w:author="PR Preview" w:date="2026-01-01T00:00:00Z">
          <w:r>
            <w:rPr>
              <w:rStyle w:val="Hyperlink"/>
            </w:rPr>
            <w:delText xml:space="preserve">Definition 22</w:delText>
          </w:r>
        </w:del>
      </w:hyperlink>
      <w:del w:id="29080" w:author="PR Preview" w:date="2026-01-01T00:00:00Z">
        <w:r>
          <w:delText xml:space="preserve">),</w:delText>
        </w:r>
      </w:del>
      <w:del w:id="29081" w:author="PR Preview" w:date="2026-01-01T00:00:00Z">
        <w:r>
          <w:delText xml:space="preserve"> </w:delText>
        </w:r>
      </w:del>
      <w:del w:id="29082" w:author="PR Preview" w:date="2026-01-01T00:00:00Z">
        <w:r>
          <w:delText xml:space="preserve">so</w:delText>
        </w:r>
      </w:del>
      <w:del w:id="29083" w:author="PR Preview" w:date="2026-01-01T00:00:00Z">
        <w:r>
          <w:delText xml:space="preserve"> </w:delText>
        </w:r>
      </w:del>
      <m:oMath>
        <m:sSup>
          <m:e>
            <m:r>
              <m:rPr>
                <m:sty m:val="bi"/>
              </m:rPr>
              <m:t>L</m:t>
            </m:r>
          </m:e>
          <m:sup>
            <m:r>
              <m:rPr>
                <m:sty m:val="p"/>
              </m:rPr>
              <m:t>⊤</m:t>
            </m:r>
          </m:sup>
        </m:sSup>
        <m:limLow>
          <m:e>
            <m:r>
              <m:t>x</m:t>
            </m:r>
          </m:e>
          <m:lim>
            <m:r>
              <m:rPr>
                <m:sty m:val="p"/>
              </m:rPr>
              <m:t>∼</m:t>
            </m:r>
          </m:lim>
        </m:limLow>
        <m:r>
          <m:rPr>
            <m:sty m:val="p"/>
          </m:rPr>
          <m:t>=</m:t>
        </m:r>
        <m:limLow>
          <m:e>
            <m:r>
              <m:t>0</m:t>
            </m:r>
          </m:e>
          <m:lim>
            <m:r>
              <m:rPr>
                <m:sty m:val="p"/>
              </m:rPr>
              <m:t>∼</m:t>
            </m:r>
          </m:lim>
        </m:limLow>
      </m:oMath>
      <w:del w:id="29084" w:author="PR Preview" w:date="2026-01-01T00:00:00Z">
        <w:r>
          <w:delText xml:space="preserve"> </w:delText>
        </w:r>
      </w:del>
      <w:del w:id="29085" w:author="PR Preview" w:date="2026-01-01T00:00:00Z">
        <w:r>
          <w:delText xml:space="preserve">only for</w:delText>
        </w:r>
      </w:del>
      <w:del w:id="29086" w:author="PR Preview" w:date="2026-01-01T00:00:00Z">
        <w:r>
          <w:delText xml:space="preserve"> </w:delText>
        </w:r>
      </w:del>
      <m:oMath>
        <m:limLow>
          <m:e>
            <m:r>
              <m:t>x</m:t>
            </m:r>
          </m:e>
          <m:lim>
            <m:r>
              <m:rPr>
                <m:sty m:val="p"/>
              </m:rPr>
              <m:t>∼</m:t>
            </m:r>
          </m:lim>
        </m:limLow>
        <m:r>
          <m:rPr>
            <m:sty m:val="p"/>
          </m:rPr>
          <m:t>=</m:t>
        </m:r>
        <m:limLow>
          <m:e>
            <m:r>
              <m:t>0</m:t>
            </m:r>
          </m:e>
          <m:lim>
            <m:r>
              <m:rPr>
                <m:sty m:val="p"/>
              </m:rPr>
              <m:t>∼</m:t>
            </m:r>
          </m:lim>
        </m:limLow>
      </m:oMath>
      <w:del w:id="29087" w:author="PR Preview" w:date="2026-01-01T00:00:00Z">
        <w:r>
          <w:delText xml:space="preserve"> </w:delText>
        </w:r>
      </w:del>
      <w:del w:id="29088" w:author="PR Preview" w:date="2026-01-01T00:00:00Z">
        <w:r>
          <w:delText xml:space="preserve">(</w:delText>
        </w:r>
      </w:del>
      <w:hyperlink w:anchor="thm-back-substitution">
        <w:del w:id="29089" w:author="PR Preview" w:date="2026-01-01T00:00:00Z">
          <w:r>
            <w:rPr>
              <w:rStyle w:val="Hyperlink"/>
            </w:rPr>
            <w:delText xml:space="preserve">Theorem 102</w:delText>
          </w:r>
        </w:del>
      </w:hyperlink>
      <w:del w:id="29090" w:author="PR Preview" w:date="2026-01-01T00:00:00Z">
        <w:r>
          <w:delText xml:space="preserve">),</w:delText>
        </w:r>
      </w:del>
      <w:del w:id="29091" w:author="PR Preview" w:date="2026-01-01T00:00:00Z">
        <w:r>
          <w:delText xml:space="preserve"> </w:delText>
        </w:r>
      </w:del>
      <w:del w:id="29092" w:author="PR Preview" w:date="2026-01-01T00:00:00Z">
        <w:r>
          <w:delText xml:space="preserve">and the columns of</w:delText>
        </w:r>
      </w:del>
      <w:del w:id="29093" w:author="PR Preview" w:date="2026-01-01T00:00:00Z">
        <w:r>
          <w:delText xml:space="preserve"> </w:delText>
        </w:r>
      </w:del>
      <m:oMath>
        <m:sSup>
          <m:e>
            <m:r>
              <m:rPr>
                <m:sty m:val="bi"/>
              </m:rPr>
              <m:t>L</m:t>
            </m:r>
          </m:e>
          <m:sup>
            <m:r>
              <m:rPr>
                <m:sty m:val="p"/>
              </m:rPr>
              <m:t>⊤</m:t>
            </m:r>
          </m:sup>
        </m:sSup>
      </m:oMath>
      <w:del w:id="29094" w:author="PR Preview" w:date="2026-01-01T00:00:00Z">
        <w:r>
          <w:delText xml:space="preserve"> </w:delText>
        </w:r>
      </w:del>
      <w:del w:id="29095" w:author="PR Preview" w:date="2026-01-01T00:00:00Z">
        <w:r>
          <w:delText xml:space="preserve">are linearly independent</w:delText>
        </w:r>
      </w:del>
      <w:del w:id="29096" w:author="PR Preview" w:date="2026-01-01T00:00:00Z">
        <w:r>
          <w:delText xml:space="preserve"> </w:delText>
        </w:r>
      </w:del>
      <w:del w:id="29097" w:author="PR Preview" w:date="2026-01-01T00:00:00Z">
        <w:r>
          <w:delText xml:space="preserve">(</w:delText>
        </w:r>
      </w:del>
      <w:hyperlink w:anchor="thm-matvec-columns">
        <w:del w:id="29098" w:author="PR Preview" w:date="2026-01-01T00:00:00Z">
          <w:r>
            <w:rPr>
              <w:rStyle w:val="Hyperlink"/>
            </w:rPr>
            <w:delText xml:space="preserve">Theorem 23</w:delText>
          </w:r>
        </w:del>
      </w:hyperlink>
      <w:del w:id="29099" w:author="PR Preview" w:date="2026-01-01T00:00:00Z">
        <w:r>
          <w:delText xml:space="preserve">,</w:delText>
        </w:r>
      </w:del>
      <w:del w:id="29100" w:author="PR Preview" w:date="2026-01-01T00:00:00Z">
        <w:r>
          <w:delText xml:space="preserve"> </w:delText>
        </w:r>
      </w:del>
      <w:hyperlink w:anchor="def-linearly-independent">
        <w:del w:id="29101" w:author="PR Preview" w:date="2026-01-01T00:00:00Z">
          <w:r>
            <w:rPr>
              <w:rStyle w:val="Hyperlink"/>
            </w:rPr>
            <w:delText xml:space="preserve">Definition 43</w:delText>
          </w:r>
        </w:del>
      </w:hyperlink>
      <w:del w:id="29102" w:author="PR Preview" w:date="2026-01-01T00:00:00Z">
        <w:r>
          <w:delText xml:space="preserve">).</w:delText>
        </w:r>
      </w:del>
      <w:del w:id="29103" w:author="PR Preview" w:date="2026-01-01T00:00:00Z">
        <w:r>
          <w:delText xml:space="preserve"> </w:delText>
        </w:r>
      </w:del>
      <w:del w:id="29104" w:author="PR Preview" w:date="2026-01-01T00:00:00Z">
        <w:r>
          <w:delText xml:space="preserve">So</w:delText>
        </w:r>
      </w:del>
      <w:del w:id="29105" w:author="PR Preview" w:date="2026-01-01T00:00:00Z">
        <w:r>
          <w:delText xml:space="preserve"> </w:delText>
        </w:r>
      </w:del>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del w:id="29106" w:author="PR Preview" w:date="2026-01-01T00:00:00Z">
        <w:r>
          <w:delText xml:space="preserve"> </w:delText>
        </w:r>
      </w:del>
      <w:del w:id="29107" w:author="PR Preview" w:date="2026-01-01T00:00:00Z">
        <w:r>
          <w:delText xml:space="preserve">(</w:delText>
        </w:r>
      </w:del>
      <w:hyperlink w:anchor="def-matrix-transpose">
        <w:del w:id="29108" w:author="PR Preview" w:date="2026-01-01T00:00:00Z">
          <w:r>
            <w:rPr>
              <w:rStyle w:val="Hyperlink"/>
            </w:rPr>
            <w:delText xml:space="preserve">Definition 22</w:delText>
          </w:r>
        </w:del>
      </w:hyperlink>
      <w:del w:id="29109" w:author="PR Preview" w:date="2026-01-01T00:00:00Z">
        <w:r>
          <w:delText xml:space="preserve">)</w:delText>
        </w:r>
      </w:del>
      <w:del w:id="29110" w:author="PR Preview" w:date="2026-01-01T00:00:00Z">
        <w:r>
          <w:delText xml:space="preserve"> </w:delText>
        </w:r>
      </w:del>
      <w:del w:id="29111" w:author="PR Preview" w:date="2026-01-01T00:00:00Z">
        <w:r>
          <w:delText xml:space="preserve">is positive definite (</w:delText>
        </w:r>
      </w:del>
      <w:hyperlink w:anchor="thm-pd-gram">
        <w:del w:id="29112" w:author="PR Preview" w:date="2026-01-01T00:00:00Z">
          <w:r>
            <w:rPr>
              <w:rStyle w:val="Hyperlink"/>
            </w:rPr>
            <w:delText xml:space="preserve">Theorem 116</w:delText>
          </w:r>
        </w:del>
      </w:hyperlink>
      <w:del w:id="29113" w:author="PR Preview" w:date="2026-01-01T00:00:00Z">
        <w:r>
          <w:delText xml:space="preserve">, part 2).</w:delText>
        </w:r>
      </w:del>
    </w:p>
    <w:p>
      <w:pPr>
        <w:pStyle w:val="BodyText"/>
      </w:pPr>
      <w:ins w:id="29114" w:author="PR Preview" w:date="2026-01-01T00:00:00Z">
        <w:r>
          <w:rPr>
            <w:i/>
            <w:iCs/>
          </w:rPr>
          <w:t xml:space="preserve">Proof</w:t>
        </w:r>
      </w:ins>
      <w:ins w:id="29115" w:author="PR Preview" w:date="2026-01-01T00:00:00Z">
        <w:r>
          <w:t xml:space="preserve">. </w:t>
        </w:r>
      </w:ins>
      <w:ins w:id="29116" w:author="PR Preview" w:date="2026-01-01T00:00:00Z">
        <w:r>
          <w:rPr>
            <w:b/>
            <w:bCs/>
          </w:rPr>
          <w:t xml:space="preserve">If.</w:t>
        </w:r>
      </w:ins>
      <w:ins w:id="29117" w:author="PR Preview" w:date="2026-01-01T00:00:00Z">
        <w:r>
          <w:t xml:space="preserve"> </w:t>
        </w:r>
      </w:ins>
      <m:oMath>
        <m:sSup>
          <m:e>
            <m:r>
              <m:rPr>
                <m:sty m:val="bi"/>
              </m:rPr>
              <m:t>L</m:t>
            </m:r>
          </m:e>
          <m:sup>
            <m:r>
              <m:rPr>
                <m:sty m:val="p"/>
              </m:rPr>
              <m:t>⊤</m:t>
            </m:r>
          </m:sup>
        </m:sSup>
      </m:oMath>
      <w:ins w:id="29118" w:author="PR Preview" w:date="2026-01-01T00:00:00Z">
        <w:r>
          <w:t xml:space="preserve"> </w:t>
        </w:r>
      </w:ins>
      <w:ins w:id="29119" w:author="PR Preview" w:date="2026-01-01T00:00:00Z">
        <w:r>
          <w:t xml:space="preserve">is upper triangular with positive diagonal (</w:t>
        </w:r>
      </w:ins>
      <w:hyperlink w:anchor="def-matrix-transpose">
        <w:ins w:id="29120" w:author="PR Preview" w:date="2026-01-01T00:00:00Z">
          <w:r>
            <w:rPr>
              <w:rStyle w:val="Hyperlink"/>
            </w:rPr>
            <w:t xml:space="preserve">Definition 22</w:t>
          </w:r>
        </w:ins>
      </w:hyperlink>
      <w:ins w:id="29121" w:author="PR Preview" w:date="2026-01-01T00:00:00Z">
        <w:r>
          <w:t xml:space="preserve">),</w:t>
        </w:r>
      </w:ins>
      <w:ins w:id="29122" w:author="PR Preview" w:date="2026-01-01T00:00:00Z">
        <w:r>
          <w:t xml:space="preserve"> </w:t>
        </w:r>
      </w:ins>
      <w:ins w:id="29123" w:author="PR Preview" w:date="2026-01-01T00:00:00Z">
        <w:r>
          <w:t xml:space="preserve">so</w:t>
        </w:r>
      </w:ins>
      <w:ins w:id="29124" w:author="PR Preview" w:date="2026-01-01T00:00:00Z">
        <w:r>
          <w:t xml:space="preserve"> </w:t>
        </w:r>
      </w:ins>
      <w:ins w:id="29125" w:author="PR Preview" w:date="2026-01-01T00:00:00Z">
        <w:r>
          <w:t xml:space="preserve">${\mathbf{L}}^{\top} \mathord{\smash[b]{\underset{\raise.3ex\hbox{$\scriptstyle\sim$}}{x}}\vphantom{x}}= \mathord{\smash[b]{\underset{\raise.3ex\hbox{$\scriptstyle\sim$}}{0}}\vphantom{0}}$</w:t>
        </w:r>
      </w:ins>
      <w:ins w:id="29126" w:author="PR Preview" w:date="2026-01-01T00:00:00Z">
        <w:r>
          <w:t xml:space="preserve"> </w:t>
        </w:r>
      </w:ins>
      <w:ins w:id="29127" w:author="PR Preview" w:date="2026-01-01T00:00:00Z">
        <w:r>
          <w:t xml:space="preserve">only for</w:t>
        </w:r>
      </w:ins>
      <w:ins w:id="29128" w:author="PR Preview" w:date="2026-01-01T00:00:00Z">
        <w:r>
          <w:t xml:space="preserve"> </w:t>
        </w:r>
      </w:ins>
      <w:ins w:id="29129" w:author="PR Preview" w:date="2026-01-01T00:00:00Z">
        <w:r>
          <w:t xml:space="preserve">$\mathord{\smash[b]{\underset{\raise.3ex\hbox{$\scriptstyle\sim$}}{x}}\vphantom{x}}= \mathord{\smash[b]{\underset{\raise.3ex\hbox{$\scriptstyle\sim$}}{0}}\vphantom{0}}$</w:t>
        </w:r>
      </w:ins>
      <w:ins w:id="29130" w:author="PR Preview" w:date="2026-01-01T00:00:00Z">
        <w:r>
          <w:t xml:space="preserve"> </w:t>
        </w:r>
      </w:ins>
      <w:ins w:id="29131" w:author="PR Preview" w:date="2026-01-01T00:00:00Z">
        <w:r>
          <w:t xml:space="preserve">(</w:t>
        </w:r>
      </w:ins>
      <w:hyperlink w:anchor="thm-back-substitution">
        <w:ins w:id="29132" w:author="PR Preview" w:date="2026-01-01T00:00:00Z">
          <w:r>
            <w:rPr>
              <w:rStyle w:val="Hyperlink"/>
            </w:rPr>
            <w:t xml:space="preserve">Theorem 102</w:t>
          </w:r>
        </w:ins>
      </w:hyperlink>
      <w:ins w:id="29133" w:author="PR Preview" w:date="2026-01-01T00:00:00Z">
        <w:r>
          <w:t xml:space="preserve">),</w:t>
        </w:r>
      </w:ins>
      <w:ins w:id="29134" w:author="PR Preview" w:date="2026-01-01T00:00:00Z">
        <w:r>
          <w:t xml:space="preserve"> </w:t>
        </w:r>
      </w:ins>
      <w:ins w:id="29135" w:author="PR Preview" w:date="2026-01-01T00:00:00Z">
        <w:r>
          <w:t xml:space="preserve">and the columns of</w:t>
        </w:r>
      </w:ins>
      <w:ins w:id="29136" w:author="PR Preview" w:date="2026-01-01T00:00:00Z">
        <w:r>
          <w:t xml:space="preserve"> </w:t>
        </w:r>
      </w:ins>
      <m:oMath>
        <m:sSup>
          <m:e>
            <m:r>
              <m:rPr>
                <m:sty m:val="bi"/>
              </m:rPr>
              <m:t>L</m:t>
            </m:r>
          </m:e>
          <m:sup>
            <m:r>
              <m:rPr>
                <m:sty m:val="p"/>
              </m:rPr>
              <m:t>⊤</m:t>
            </m:r>
          </m:sup>
        </m:sSup>
      </m:oMath>
      <w:ins w:id="29137" w:author="PR Preview" w:date="2026-01-01T00:00:00Z">
        <w:r>
          <w:t xml:space="preserve"> </w:t>
        </w:r>
      </w:ins>
      <w:ins w:id="29138" w:author="PR Preview" w:date="2026-01-01T00:00:00Z">
        <w:r>
          <w:t xml:space="preserve">are linearly independent</w:t>
        </w:r>
      </w:ins>
      <w:ins w:id="29139" w:author="PR Preview" w:date="2026-01-01T00:00:00Z">
        <w:r>
          <w:t xml:space="preserve"> </w:t>
        </w:r>
      </w:ins>
      <w:ins w:id="29140" w:author="PR Preview" w:date="2026-01-01T00:00:00Z">
        <w:r>
          <w:t xml:space="preserve">(</w:t>
        </w:r>
      </w:ins>
      <w:hyperlink w:anchor="thm-matvec-columns">
        <w:ins w:id="29141" w:author="PR Preview" w:date="2026-01-01T00:00:00Z">
          <w:r>
            <w:rPr>
              <w:rStyle w:val="Hyperlink"/>
            </w:rPr>
            <w:t xml:space="preserve">Theorem 23</w:t>
          </w:r>
        </w:ins>
      </w:hyperlink>
      <w:ins w:id="29142" w:author="PR Preview" w:date="2026-01-01T00:00:00Z">
        <w:r>
          <w:t xml:space="preserve">,</w:t>
        </w:r>
      </w:ins>
      <w:ins w:id="29143" w:author="PR Preview" w:date="2026-01-01T00:00:00Z">
        <w:r>
          <w:t xml:space="preserve"> </w:t>
        </w:r>
      </w:ins>
      <w:hyperlink w:anchor="def-linearly-independent">
        <w:ins w:id="29144" w:author="PR Preview" w:date="2026-01-01T00:00:00Z">
          <w:r>
            <w:rPr>
              <w:rStyle w:val="Hyperlink"/>
            </w:rPr>
            <w:t xml:space="preserve">Definition 43</w:t>
          </w:r>
        </w:ins>
      </w:hyperlink>
      <w:ins w:id="29145" w:author="PR Preview" w:date="2026-01-01T00:00:00Z">
        <w:r>
          <w:t xml:space="preserve">).</w:t>
        </w:r>
      </w:ins>
      <w:ins w:id="29146" w:author="PR Preview" w:date="2026-01-01T00:00:00Z">
        <w:r>
          <w:t xml:space="preserve"> </w:t>
        </w:r>
      </w:ins>
      <w:ins w:id="29147" w:author="PR Preview" w:date="2026-01-01T00:00:00Z">
        <w:r>
          <w:t xml:space="preserve">So</w:t>
        </w:r>
      </w:ins>
      <w:ins w:id="29148" w:author="PR Preview" w:date="2026-01-01T00:00:00Z">
        <w:r>
          <w:t xml:space="preserve"> </w:t>
        </w:r>
      </w:ins>
      <m:oMath>
        <m:r>
          <m:rPr>
            <m:sty m:val="bi"/>
          </m:rPr>
          <m:t>A</m:t>
        </m:r>
        <m:r>
          <m:rPr>
            <m:sty m:val="p"/>
          </m:rPr>
          <m:t>=</m:t>
        </m:r>
        <m:sSup>
          <m:e>
            <m:r>
              <m:rPr>
                <m:sty m:val="p"/>
              </m:rPr>
              <m:t>(</m:t>
            </m:r>
            <m:sSup>
              <m:e>
                <m:r>
                  <m:rPr>
                    <m:sty m:val="bi"/>
                  </m:rPr>
                  <m:t>L</m:t>
                </m:r>
              </m:e>
              <m:sup>
                <m:r>
                  <m:rPr>
                    <m:sty m:val="p"/>
                  </m:rPr>
                  <m:t>⊤</m:t>
                </m:r>
              </m:sup>
            </m:sSup>
            <m:r>
              <m:rPr>
                <m:sty m:val="p"/>
              </m:rPr>
              <m:t>)</m:t>
            </m:r>
          </m:e>
          <m:sup>
            <m:r>
              <m:rPr>
                <m:sty m:val="p"/>
              </m:rPr>
              <m:t>⊤</m:t>
            </m:r>
          </m:sup>
        </m:sSup>
        <m:r>
          <m:t> </m:t>
        </m:r>
        <m:sSup>
          <m:e>
            <m:r>
              <m:rPr>
                <m:sty m:val="bi"/>
              </m:rPr>
              <m:t>L</m:t>
            </m:r>
          </m:e>
          <m:sup>
            <m:r>
              <m:rPr>
                <m:sty m:val="p"/>
              </m:rPr>
              <m:t>⊤</m:t>
            </m:r>
          </m:sup>
        </m:sSup>
      </m:oMath>
      <w:ins w:id="29149" w:author="PR Preview" w:date="2026-01-01T00:00:00Z">
        <w:r>
          <w:t xml:space="preserve"> </w:t>
        </w:r>
      </w:ins>
      <w:ins w:id="29150" w:author="PR Preview" w:date="2026-01-01T00:00:00Z">
        <w:r>
          <w:t xml:space="preserve">(</w:t>
        </w:r>
      </w:ins>
      <w:hyperlink w:anchor="def-matrix-transpose">
        <w:ins w:id="29151" w:author="PR Preview" w:date="2026-01-01T00:00:00Z">
          <w:r>
            <w:rPr>
              <w:rStyle w:val="Hyperlink"/>
            </w:rPr>
            <w:t xml:space="preserve">Definition 22</w:t>
          </w:r>
        </w:ins>
      </w:hyperlink>
      <w:ins w:id="29152" w:author="PR Preview" w:date="2026-01-01T00:00:00Z">
        <w:r>
          <w:t xml:space="preserve">)</w:t>
        </w:r>
      </w:ins>
      <w:ins w:id="29153" w:author="PR Preview" w:date="2026-01-01T00:00:00Z">
        <w:r>
          <w:t xml:space="preserve"> </w:t>
        </w:r>
      </w:ins>
      <w:ins w:id="29154" w:author="PR Preview" w:date="2026-01-01T00:00:00Z">
        <w:r>
          <w:t xml:space="preserve">is positive definite (</w:t>
        </w:r>
      </w:ins>
      <w:hyperlink w:anchor="thm-pd-gram">
        <w:ins w:id="29155" w:author="PR Preview" w:date="2026-01-01T00:00:00Z">
          <w:r>
            <w:rPr>
              <w:rStyle w:val="Hyperlink"/>
            </w:rPr>
            <w:t xml:space="preserve">Theorem 116</w:t>
          </w:r>
        </w:ins>
      </w:hyperlink>
      <w:ins w:id="29156" w:author="PR Preview" w:date="2026-01-01T00:00:00Z">
        <w:r>
          <w:t xml:space="preserve">, part 2).</w:t>
        </w:r>
      </w:ins>
    </w:p>
    <w:p>
      <w:pPr>
        <w:pStyle w:val="BodyText"/>
      </w:pPr>
      <w:r>
        <w:rPr>
          <w:b/>
          <w:bCs/>
        </w:rPr>
        <w:t xml:space="preserve">Only if, with uniqueness, by</w:t>
      </w:r>
      <w:r>
        <w:rPr>
          <w:b/>
          <w:bCs/>
        </w:rPr>
        <w:t xml:space="preserve"> </w:t>
      </w:r>
      <w:hyperlink r:id="rId142">
        <w:r>
          <w:rPr>
            <w:rStyle w:val="Hyperlink"/>
            <w:b/>
            <w:bCs/>
          </w:rPr>
          <w:t xml:space="preserve">induction</w:t>
        </w:r>
      </w:hyperlink>
      <w:r>
        <w:rPr>
          <w:b/>
          <w:bCs/>
        </w:rPr>
        <w:t xml:space="preserve"> </w:t>
      </w:r>
      <w:r>
        <w:rPr>
          <w:b/>
          <w:bCs/>
        </w:rPr>
        <w:t xml:space="preserve">on</w:t>
      </w:r>
      <w:r>
        <w:rPr>
          <w:b/>
          <w:bCs/>
        </w:rPr>
        <w:t xml:space="preserve"> </w:t>
      </w:r>
      <m:oMath>
        <m:r>
          <m:t>p</m:t>
        </m:r>
      </m:oMath>
      <w:r>
        <w:rPr>
          <w:b/>
          <w:bCs/>
        </w:rPr>
        <w:t xml:space="preserve">.</w:t>
      </w:r>
      <w:r>
        <w:t xml:space="preserve"> </w:t>
      </w:r>
      <w:r>
        <w:t xml:space="preserve">For</w:t>
      </w:r>
      <w:r>
        <w:t xml:space="preserve"> </w:t>
      </w:r>
      <m:oMath>
        <m:r>
          <m:t>p</m:t>
        </m:r>
        <m:r>
          <m:rPr>
            <m:sty m:val="p"/>
          </m:rPr>
          <m:t>=</m:t>
        </m:r>
        <m:r>
          <m:t>1</m:t>
        </m:r>
      </m:oMath>
      <w:r>
        <w:t xml:space="preserve">,</w:t>
      </w:r>
      <w:r>
        <w:t xml:space="preserve"> </w:t>
      </w:r>
      <m:oMath>
        <m:r>
          <m:rPr>
            <m:sty m:val="bi"/>
          </m:rPr>
          <m:t>A</m:t>
        </m:r>
        <m:r>
          <m:rPr>
            <m:sty m:val="p"/>
          </m:rPr>
          <m:t>=</m:t>
        </m:r>
        <m:r>
          <m:rPr>
            <m:sty m:val="p"/>
          </m:rPr>
          <m:t>[</m:t>
        </m:r>
        <m:r>
          <m:t>a</m:t>
        </m:r>
        <m:r>
          <m:rPr>
            <m:sty m:val="p"/>
          </m:rPr>
          <m:t>]</m:t>
        </m:r>
      </m:oMath>
      <w:r>
        <w:t xml:space="preserve"> </w:t>
      </w:r>
      <w:r>
        <w:t xml:space="preserve">with</w:t>
      </w:r>
      <w:r>
        <w:t xml:space="preserve"> </w:t>
      </w:r>
      <m:oMath>
        <m:r>
          <m:t>a</m:t>
        </m:r>
        <m:r>
          <m:rPr>
            <m:sty m:val="p"/>
          </m:rPr>
          <m:t>&gt;</m:t>
        </m:r>
        <m:r>
          <m:t>0</m:t>
        </m:r>
      </m:oMath>
      <w:r>
        <w:t xml:space="preserve"> </w:t>
      </w:r>
      <w:r>
        <w:t xml:space="preserve">(</w:t>
      </w:r>
      <w:hyperlink w:anchor="thm-pd-submatrix">
        <w:r>
          <w:rPr>
            <w:rStyle w:val="Hyperlink"/>
          </w:rPr>
          <w:t xml:space="preserve">Theorem 118</w:t>
        </w:r>
      </w:hyperlink>
      <w:r>
        <w:t xml:space="preserve">),</w:t>
      </w:r>
      <w:r>
        <w:t xml:space="preserve"> </w:t>
      </w:r>
      <w:r>
        <w:t xml:space="preserve">and</w:t>
      </w:r>
      <w:r>
        <w:t xml:space="preserve"> </w:t>
      </w:r>
      <m:oMath>
        <m:r>
          <m:rPr>
            <m:sty m:val="p"/>
          </m:rPr>
          <m:t>[</m:t>
        </m:r>
        <m:r>
          <m:t>c</m:t>
        </m:r>
        <m:r>
          <m:rPr>
            <m:sty m:val="p"/>
          </m:rPr>
          <m:t>]</m:t>
        </m:r>
        <m:r>
          <m:t> </m:t>
        </m:r>
        <m:r>
          <m:rPr>
            <m:sty m:val="p"/>
          </m:rPr>
          <m:t>[</m:t>
        </m:r>
        <m:r>
          <m:t>c</m:t>
        </m:r>
        <m:r>
          <m:rPr>
            <m:sty m:val="p"/>
          </m:rPr>
          <m:t>]</m:t>
        </m:r>
        <m:r>
          <m:rPr>
            <m:sty m:val="p"/>
          </m:rPr>
          <m:t>=</m:t>
        </m:r>
        <m:r>
          <m:rPr>
            <m:sty m:val="p"/>
          </m:rPr>
          <m:t>[</m:t>
        </m:r>
        <m:r>
          <m:t>a</m:t>
        </m:r>
        <m:r>
          <m:rPr>
            <m:sty m:val="p"/>
          </m:rPr>
          <m:t>]</m:t>
        </m:r>
      </m:oMath>
      <w:r>
        <w:t xml:space="preserve"> </w:t>
      </w:r>
      <w:r>
        <w:t xml:space="preserve">with</w:t>
      </w:r>
      <w:r>
        <w:t xml:space="preserve"> </w:t>
      </w:r>
      <m:oMath>
        <m:r>
          <m:t>c</m:t>
        </m:r>
        <m:r>
          <m:rPr>
            <m:sty m:val="p"/>
          </m:rPr>
          <m:t>&gt;</m:t>
        </m:r>
        <m:r>
          <m:t>0</m:t>
        </m:r>
      </m:oMath>
      <w:r>
        <w:t xml:space="preserve"> </w:t>
      </w:r>
      <w:r>
        <w:t xml:space="preserve">holds exactly for</w:t>
      </w:r>
      <w:r>
        <w:t xml:space="preserve"> </w:t>
      </w:r>
      <m:oMath>
        <m:r>
          <m:t>c</m:t>
        </m:r>
        <m:r>
          <m:rPr>
            <m:sty m:val="p"/>
          </m:rPr>
          <m:t>=</m:t>
        </m:r>
        <m:rad>
          <m:radPr>
            <m:degHide m:val="on"/>
          </m:radPr>
          <m:deg/>
          <m:e>
            <m:r>
              <m:t>a</m:t>
            </m:r>
          </m:e>
        </m:rad>
      </m:oMath>
      <w:r>
        <w:t xml:space="preserve">.</w:t>
      </w:r>
      <w:r>
        <w:t xml:space="preserve"> </w:t>
      </w:r>
      <w:r>
        <w:t xml:space="preserve">For</w:t>
      </w:r>
      <w:r>
        <w:t xml:space="preserve"> </w:t>
      </w:r>
      <m:oMath>
        <m:r>
          <m:t>p</m:t>
        </m:r>
        <m:r>
          <m:rPr>
            <m:sty m:val="p"/>
          </m:rPr>
          <m:t>&gt;</m:t>
        </m:r>
        <m:r>
          <m:t>1</m:t>
        </m:r>
      </m:oMath>
      <w:r>
        <w:t xml:space="preserve">, assume every</w:t>
      </w:r>
      <w:r>
        <w:t xml:space="preserve"> </w:t>
      </w:r>
      <m:oMath>
        <m:r>
          <m:rPr>
            <m:sty m:val="p"/>
          </m:rPr>
          <m:t>(</m:t>
        </m:r>
        <m:r>
          <m:t>p</m:t>
        </m:r>
        <m:r>
          <m:rPr>
            <m:sty m:val="p"/>
          </m:rPr>
          <m:t>−</m:t>
        </m:r>
        <m:r>
          <m:t>1</m:t>
        </m:r>
        <m:r>
          <m:rPr>
            <m:sty m:val="p"/>
          </m:rPr>
          <m:t>)</m:t>
        </m:r>
        <m:r>
          <m:rPr>
            <m:sty m:val="p"/>
          </m:rPr>
          <m:t>×</m:t>
        </m:r>
        <m:r>
          <m:rPr>
            <m:sty m:val="p"/>
          </m:rPr>
          <m:t>(</m:t>
        </m:r>
        <m:r>
          <m:t>p</m:t>
        </m:r>
        <m:r>
          <m:rPr>
            <m:sty m:val="p"/>
          </m:rPr>
          <m:t>−</m:t>
        </m:r>
        <m:r>
          <m:t>1</m:t>
        </m:r>
        <m:r>
          <m:rPr>
            <m:sty m:val="p"/>
          </m:rPr>
          <m:t>)</m:t>
        </m:r>
      </m:oMath>
      <w:r>
        <w:t xml:space="preserve"> </w:t>
      </w:r>
      <w:r>
        <w:t xml:space="preserve">positive definite matrix</w:t>
      </w:r>
      <w:r>
        <w:t xml:space="preserve"> </w:t>
      </w:r>
      <w:r>
        <w:t xml:space="preserve">has exactly one such factor, and split off the first row and column.</w:t>
      </w:r>
      <w:r>
        <w:t xml:space="preserve"> </w:t>
      </w:r>
      <m:oMath>
        <m:r>
          <m:rPr>
            <m:sty m:val="bi"/>
          </m:rPr>
          <m:t>A</m:t>
        </m:r>
      </m:oMath>
      <w:r>
        <w:t xml:space="preserve"> </w:t>
      </w:r>
      <w:r>
        <w:t xml:space="preserve">is symmetric, so its first row is the transpose of its first column:</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sSub>
                      <m:e>
                        <m:r>
                          <m:t>a</m:t>
                        </m:r>
                      </m:e>
                      <m:sub>
                        <m:r>
                          <m:t>11</m:t>
                        </m:r>
                      </m:sub>
                    </m:sSub>
                  </m:e>
                  <m:e>
                    <m:sSup>
                      <m:e>
                        <m:limLow>
                          <m:e>
                            <m:r>
                              <m:t>b</m:t>
                            </m:r>
                          </m:e>
                          <m:lim>
                            <m:r>
                              <m:rPr>
                                <m:sty m:val="p"/>
                              </m:rPr>
                              <m:t>∼</m:t>
                            </m:r>
                          </m:lim>
                        </m:limLow>
                      </m:e>
                      <m:sup>
                        <m:r>
                          <m:rPr>
                            <m:sty m:val="p"/>
                          </m:rPr>
                          <m:t>⊤</m:t>
                        </m:r>
                      </m:sup>
                    </m:sSup>
                  </m:e>
                </m:mr>
                <m:mr>
                  <m:e>
                    <m:limLow>
                      <m:e>
                        <m:r>
                          <m:t>b</m:t>
                        </m:r>
                      </m:e>
                      <m:lim>
                        <m:r>
                          <m:rPr>
                            <m:sty m:val="p"/>
                          </m:rPr>
                          <m:t>∼</m:t>
                        </m:r>
                      </m:lim>
                    </m:limLow>
                  </m:e>
                  <m:e>
                    <m:sSub>
                      <m:e>
                        <m:r>
                          <m:rPr>
                            <m:sty m:val="bi"/>
                          </m:rPr>
                          <m:t>A</m:t>
                        </m:r>
                      </m:e>
                      <m:sub>
                        <m:r>
                          <m:t>22</m:t>
                        </m:r>
                      </m:sub>
                    </m:sSub>
                  </m:e>
                </m:mr>
              </m:m>
            </m:e>
          </m:d>
          <m:r>
            <m:rPr>
              <m:sty m:val="p"/>
            </m:rPr>
            <m:t>,</m:t>
          </m:r>
          <m:r>
            <m:t>  </m:t>
          </m:r>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b>
                      <m:e>
                        <m:limLow>
                          <m:e>
                            <m:r>
                              <m:t>0</m:t>
                            </m:r>
                          </m:e>
                          <m:lim>
                            <m:r>
                              <m:rPr>
                                <m:sty m:val="p"/>
                              </m:rPr>
                              <m:t>∼</m:t>
                            </m:r>
                          </m:lim>
                        </m:limLow>
                      </m:e>
                      <m:sub>
                        <m:r>
                          <m:t>1</m:t>
                        </m:r>
                        <m:r>
                          <m:rPr>
                            <m:sty m:val="p"/>
                          </m:rPr>
                          <m:t>×</m:t>
                        </m:r>
                        <m:r>
                          <m:rPr>
                            <m:sty m:val="p"/>
                          </m:rPr>
                          <m:t>(</m:t>
                        </m:r>
                        <m:r>
                          <m:t>p</m:t>
                        </m:r>
                        <m:r>
                          <m:rPr>
                            <m:sty m:val="p"/>
                          </m:rPr>
                          <m:t>−</m:t>
                        </m:r>
                        <m:r>
                          <m:t>1</m:t>
                        </m:r>
                        <m:r>
                          <m:rPr>
                            <m:sty m:val="p"/>
                          </m:rPr>
                          <m:t>)</m:t>
                        </m:r>
                      </m:sub>
                    </m:sSub>
                  </m:e>
                </m:mr>
                <m:mr>
                  <m:e>
                    <m:limLow>
                      <m:e>
                        <m:r>
                          <m:t>g</m:t>
                        </m:r>
                      </m:e>
                      <m:lim>
                        <m:r>
                          <m:rPr>
                            <m:sty m:val="p"/>
                          </m:rPr>
                          <m:t>∼</m:t>
                        </m:r>
                      </m:lim>
                    </m:limLow>
                  </m:e>
                  <m:e>
                    <m:sSub>
                      <m:e>
                        <m:r>
                          <m:rPr>
                            <m:sty m:val="bi"/>
                          </m:rPr>
                          <m:t>L</m:t>
                        </m:r>
                      </m:e>
                      <m:sub>
                        <m:r>
                          <m:t>22</m:t>
                        </m:r>
                      </m:sub>
                    </m:sSub>
                  </m:e>
                </m:mr>
              </m:m>
            </m:e>
          </m:d>
          <m:r>
            <m:rPr>
              <m:sty m:val="p"/>
            </m:rPr>
            <m:t>,</m:t>
          </m:r>
          <m:r>
            <m:t>  </m:t>
          </m:r>
          <m:sSup>
            <m:e>
              <m:r>
                <m:rPr>
                  <m:sty m:val="bi"/>
                </m:rPr>
                <m:t>L</m:t>
              </m:r>
            </m:e>
            <m:sup>
              <m:r>
                <m:rPr>
                  <m:sty m:val="p"/>
                </m:rPr>
                <m:t>⊤</m:t>
              </m:r>
            </m:sup>
          </m:sSup>
          <m:r>
            <m:rPr>
              <m:sty m:val="p"/>
            </m:rPr>
            <m:t>=</m:t>
          </m:r>
          <m:d>
            <m:dPr>
              <m:begChr m:val="["/>
              <m:sepChr m:val=""/>
              <m:endChr m:val="]"/>
              <m:grow/>
            </m:dPr>
            <m:e>
              <m:m>
                <m:mPr>
                  <m:baseJc m:val="center"/>
                  <m:plcHide m:val="on"/>
                  <m:mcs>
                    <m:mc>
                      <m:mcPr>
                        <m:mcJc m:val="center"/>
                        <m:count m:val="1"/>
                      </m:mcPr>
                    </m:mc>
                    <m:mc>
                      <m:mcPr>
                        <m:mcJc m:val="center"/>
                        <m:count m:val="1"/>
                      </m:mcPr>
                    </m:mc>
                  </m:mcs>
                </m:mPr>
                <m:mr>
                  <m:e>
                    <m:sSub>
                      <m:e>
                        <m:r>
                          <m:t>ℓ</m:t>
                        </m:r>
                      </m:e>
                      <m:sub>
                        <m:r>
                          <m:t>11</m:t>
                        </m:r>
                      </m:sub>
                    </m:sSub>
                  </m:e>
                  <m:e>
                    <m:sSup>
                      <m:e>
                        <m:limLow>
                          <m:e>
                            <m:r>
                              <m:t>g</m:t>
                            </m:r>
                          </m:e>
                          <m:lim>
                            <m:r>
                              <m:rPr>
                                <m:sty m:val="p"/>
                              </m:rPr>
                              <m:t>∼</m:t>
                            </m:r>
                          </m:lim>
                        </m:limLow>
                      </m:e>
                      <m:sup>
                        <m:r>
                          <m:rPr>
                            <m:sty m:val="p"/>
                          </m:rPr>
                          <m:t>⊤</m:t>
                        </m:r>
                      </m:sup>
                    </m:sSup>
                  </m:e>
                </m:mr>
                <m:mr>
                  <m:e>
                    <m:sSub>
                      <m:e>
                        <m:limLow>
                          <m:e>
                            <m:r>
                              <m:t>0</m:t>
                            </m:r>
                          </m:e>
                          <m:lim>
                            <m:r>
                              <m:rPr>
                                <m:sty m:val="p"/>
                              </m:rPr>
                              <m:t>∼</m:t>
                            </m:r>
                          </m:lim>
                        </m:limLow>
                      </m:e>
                      <m:sub>
                        <m:r>
                          <m:rPr>
                            <m:sty m:val="p"/>
                          </m:rPr>
                          <m:t>(</m:t>
                        </m:r>
                        <m:r>
                          <m:t>p</m:t>
                        </m:r>
                        <m:r>
                          <m:rPr>
                            <m:sty m:val="p"/>
                          </m:rPr>
                          <m:t>−</m:t>
                        </m:r>
                        <m:r>
                          <m:t>1</m:t>
                        </m:r>
                        <m:r>
                          <m:rPr>
                            <m:sty m:val="p"/>
                          </m:rPr>
                          <m:t>)</m:t>
                        </m:r>
                        <m:r>
                          <m:rPr>
                            <m:sty m:val="p"/>
                          </m:rPr>
                          <m:t>×</m:t>
                        </m:r>
                        <m:r>
                          <m:t>1</m:t>
                        </m:r>
                      </m:sub>
                    </m:sSub>
                  </m:e>
                  <m:e>
                    <m:sSup>
                      <m:e>
                        <m:sSub>
                          <m:e>
                            <m:r>
                              <m:rPr>
                                <m:sty m:val="bi"/>
                              </m:rPr>
                              <m:t>L</m:t>
                            </m:r>
                          </m:e>
                          <m:sub>
                            <m:r>
                              <m:t>22</m:t>
                            </m:r>
                          </m:sub>
                        </m:sSub>
                      </m:e>
                      <m:sup>
                        <m:r>
                          <m:rPr>
                            <m:sty m:val="p"/>
                          </m:rPr>
                          <m:t>⊤</m:t>
                        </m:r>
                      </m:sup>
                    </m:sSup>
                  </m:e>
                </m:mr>
              </m:m>
            </m:e>
          </m:d>
          <m:r>
            <m:rPr>
              <m:sty m:val="p"/>
            </m:rPr>
            <m:t>,</m:t>
          </m:r>
        </m:oMath>
      </m:oMathPara>
    </w:p>
    <w:p>
      <w:pPr>
        <w:pStyle w:val="FirstParagraph"/>
      </w:pPr>
      <w:del w:id="29157" w:author="PR Preview" w:date="2026-01-01T00:00:00Z">
        <w:r>
          <w:delText xml:space="preserve">with</w:delText>
        </w:r>
      </w:del>
      <w:del w:id="29158" w:author="PR Preview" w:date="2026-01-01T00:00:00Z">
        <w:r>
          <w:delText xml:space="preserve"> </w:delText>
        </w:r>
      </w:del>
      <m:oMath>
        <m:limLow>
          <m:e>
            <m:r>
              <m:t>b</m:t>
            </m:r>
          </m:e>
          <m:lim>
            <m:r>
              <m:rPr>
                <m:sty m:val="p"/>
              </m:rPr>
              <m:t>∼</m:t>
            </m:r>
          </m:lim>
        </m:limLow>
        <m:r>
          <m:rPr>
            <m:sty m:val="p"/>
          </m:rPr>
          <m:t>,</m:t>
        </m:r>
        <m:limLow>
          <m:e>
            <m:r>
              <m:t>g</m:t>
            </m:r>
          </m:e>
          <m:lim>
            <m:r>
              <m:rPr>
                <m:sty m:val="p"/>
              </m:rPr>
              <m:t>∼</m:t>
            </m:r>
          </m:lim>
        </m:limLow>
        <m:r>
          <m:rPr>
            <m:sty m:val="p"/>
          </m:rPr>
          <m:t>∈</m:t>
        </m:r>
        <m:sSup>
          <m:e>
            <m:r>
              <m:rPr>
                <m:scr m:val="double-struck"/>
                <m:sty m:val="p"/>
              </m:rPr>
              <m:t>R</m:t>
            </m:r>
          </m:e>
          <m:sup>
            <m:r>
              <m:t>p</m:t>
            </m:r>
            <m:r>
              <m:rPr>
                <m:sty m:val="p"/>
              </m:rPr>
              <m:t>−</m:t>
            </m:r>
            <m:r>
              <m:t>1</m:t>
            </m:r>
          </m:sup>
        </m:sSup>
      </m:oMath>
      <w:del w:id="29159" w:author="PR Preview" w:date="2026-01-01T00:00:00Z">
        <w:r>
          <w:delText xml:space="preserve">,</w:delText>
        </w:r>
      </w:del>
      <w:del w:id="29160" w:author="PR Preview" w:date="2026-01-01T00:00:00Z">
        <w:r>
          <w:delText xml:space="preserve"> </w:delText>
        </w:r>
      </w:del>
      <w:del w:id="29161" w:author="PR Preview" w:date="2026-01-01T00:00:00Z">
        <w:r>
          <w:delText xml:space="preserve">where</w:delText>
        </w:r>
      </w:del>
      <w:del w:id="29162" w:author="PR Preview" w:date="2026-01-01T00:00:00Z">
        <w:r>
          <w:delText xml:space="preserve"> </w:delText>
        </w:r>
      </w:del>
      <m:oMath>
        <m:sSub>
          <m:e>
            <m:r>
              <m:t>b</m:t>
            </m:r>
          </m:e>
          <m:sub>
            <m:r>
              <m:t>i</m:t>
            </m:r>
          </m:sub>
        </m:sSub>
      </m:oMath>
      <w:del w:id="29163" w:author="PR Preview" w:date="2026-01-01T00:00:00Z">
        <w:r>
          <w:delText xml:space="preserve"> </w:delText>
        </w:r>
      </w:del>
      <w:del w:id="29164" w:author="PR Preview" w:date="2026-01-01T00:00:00Z">
        <w:r>
          <w:delText xml:space="preserve">and</w:delText>
        </w:r>
      </w:del>
      <w:del w:id="29165" w:author="PR Preview" w:date="2026-01-01T00:00:00Z">
        <w:r>
          <w:delText xml:space="preserve"> </w:delText>
        </w:r>
      </w:del>
      <m:oMath>
        <m:sSub>
          <m:e>
            <m:r>
              <m:t>g</m:t>
            </m:r>
          </m:e>
          <m:sub>
            <m:r>
              <m:t>i</m:t>
            </m:r>
          </m:sub>
        </m:sSub>
      </m:oMath>
      <w:del w:id="29166" w:author="PR Preview" w:date="2026-01-01T00:00:00Z">
        <w:r>
          <w:delText xml:space="preserve"> </w:delText>
        </w:r>
      </w:del>
      <w:del w:id="29167" w:author="PR Preview" w:date="2026-01-01T00:00:00Z">
        <w:r>
          <w:delText xml:space="preserve">are entries</w:delText>
        </w:r>
      </w:del>
      <w:del w:id="29168" w:author="PR Preview" w:date="2026-01-01T00:00:00Z">
        <w:r>
          <w:delText xml:space="preserve"> </w:delText>
        </w:r>
      </w:del>
      <m:oMath>
        <m:r>
          <m:rPr>
            <m:sty m:val="p"/>
          </m:rPr>
          <m:t>(</m:t>
        </m:r>
        <m:r>
          <m:t>i</m:t>
        </m:r>
        <m:r>
          <m:rPr>
            <m:sty m:val="p"/>
          </m:rPr>
          <m:t>+</m:t>
        </m:r>
        <m:r>
          <m:t>1</m:t>
        </m:r>
        <m:r>
          <m:rPr>
            <m:sty m:val="p"/>
          </m:rPr>
          <m:t>,</m:t>
        </m:r>
        <m:r>
          <m:t>1</m:t>
        </m:r>
        <m:r>
          <m:rPr>
            <m:sty m:val="p"/>
          </m:rPr>
          <m:t>)</m:t>
        </m:r>
      </m:oMath>
      <w:del w:id="29169" w:author="PR Preview" w:date="2026-01-01T00:00:00Z">
        <w:r>
          <w:delText xml:space="preserve"> </w:delText>
        </w:r>
      </w:del>
      <w:del w:id="29170" w:author="PR Preview" w:date="2026-01-01T00:00:00Z">
        <w:r>
          <w:delText xml:space="preserve">of</w:delText>
        </w:r>
      </w:del>
      <w:del w:id="29171" w:author="PR Preview" w:date="2026-01-01T00:00:00Z">
        <w:r>
          <w:delText xml:space="preserve"> </w:delText>
        </w:r>
      </w:del>
      <m:oMath>
        <m:r>
          <m:rPr>
            <m:sty m:val="bi"/>
          </m:rPr>
          <m:t>A</m:t>
        </m:r>
      </m:oMath>
      <w:del w:id="29172" w:author="PR Preview" w:date="2026-01-01T00:00:00Z">
        <w:r>
          <w:delText xml:space="preserve"> </w:delText>
        </w:r>
      </w:del>
      <w:del w:id="29173" w:author="PR Preview" w:date="2026-01-01T00:00:00Z">
        <w:r>
          <w:delText xml:space="preserve">and</w:delText>
        </w:r>
      </w:del>
      <w:del w:id="29174" w:author="PR Preview" w:date="2026-01-01T00:00:00Z">
        <w:r>
          <w:delText xml:space="preserve"> </w:delText>
        </w:r>
      </w:del>
      <m:oMath>
        <m:r>
          <m:rPr>
            <m:sty m:val="bi"/>
          </m:rPr>
          <m:t>L</m:t>
        </m:r>
      </m:oMath>
      <w:del w:id="29175" w:author="PR Preview" w:date="2026-01-01T00:00:00Z">
        <w:r>
          <w:delText xml:space="preserve">,</w:delText>
        </w:r>
      </w:del>
      <w:del w:id="29176" w:author="PR Preview" w:date="2026-01-01T00:00:00Z">
        <w:r>
          <w:delText xml:space="preserve"> </w:delText>
        </w:r>
      </w:del>
      <w:del w:id="29177" w:author="PR Preview" w:date="2026-01-01T00:00:00Z">
        <w:r>
          <w:delText xml:space="preserve">and</w:delText>
        </w:r>
      </w:del>
      <w:del w:id="29178" w:author="PR Preview" w:date="2026-01-01T00:00:00Z">
        <w:r>
          <w:delText xml:space="preserve"> </w:delText>
        </w:r>
      </w:del>
      <m:oMath>
        <m:r>
          <m:rPr>
            <m:sty m:val="p"/>
          </m:rPr>
          <m:t>(</m:t>
        </m:r>
        <m:sSub>
          <m:e>
            <m:r>
              <m:rPr>
                <m:sty m:val="bi"/>
              </m:rPr>
              <m:t>A</m:t>
            </m:r>
          </m:e>
          <m:sub>
            <m:r>
              <m:t>22</m:t>
            </m:r>
          </m:sub>
        </m:sSub>
        <m:sSub>
          <m:e>
            <m:r>
              <m:rPr>
                <m:sty m:val="p"/>
              </m:rPr>
              <m:t>)</m:t>
            </m:r>
          </m:e>
          <m:sub>
            <m:r>
              <m:t>i</m:t>
            </m:r>
            <m:r>
              <m:t>j</m:t>
            </m:r>
          </m:sub>
        </m:sSub>
      </m:oMath>
      <w:del w:id="29179" w:author="PR Preview" w:date="2026-01-01T00:00:00Z">
        <w:r>
          <w:delText xml:space="preserve"> </w:delText>
        </w:r>
      </w:del>
      <w:del w:id="29180" w:author="PR Preview" w:date="2026-01-01T00:00:00Z">
        <w:r>
          <w:delText xml:space="preserve">and</w:delText>
        </w:r>
      </w:del>
      <w:del w:id="29181" w:author="PR Preview" w:date="2026-01-01T00:00:00Z">
        <w:r>
          <w:delText xml:space="preserve"> </w:delText>
        </w:r>
      </w:del>
      <m:oMath>
        <m:r>
          <m:rPr>
            <m:sty m:val="p"/>
          </m:rPr>
          <m:t>(</m:t>
        </m:r>
        <m:sSub>
          <m:e>
            <m:r>
              <m:rPr>
                <m:sty m:val="bi"/>
              </m:rPr>
              <m:t>L</m:t>
            </m:r>
          </m:e>
          <m:sub>
            <m:r>
              <m:t>22</m:t>
            </m:r>
          </m:sub>
        </m:sSub>
        <m:sSub>
          <m:e>
            <m:r>
              <m:rPr>
                <m:sty m:val="p"/>
              </m:rPr>
              <m:t>)</m:t>
            </m:r>
          </m:e>
          <m:sub>
            <m:r>
              <m:t>i</m:t>
            </m:r>
            <m:r>
              <m:t>j</m:t>
            </m:r>
          </m:sub>
        </m:sSub>
      </m:oMath>
      <w:del w:id="29182" w:author="PR Preview" w:date="2026-01-01T00:00:00Z">
        <w:r>
          <w:delText xml:space="preserve"> </w:delText>
        </w:r>
      </w:del>
      <w:del w:id="29183" w:author="PR Preview" w:date="2026-01-01T00:00:00Z">
        <w:r>
          <w:delText xml:space="preserve">are their entries</w:delText>
        </w:r>
      </w:del>
      <w:del w:id="29184" w:author="PR Preview" w:date="2026-01-01T00:00:00Z">
        <w:r>
          <w:delText xml:space="preserve"> </w:delText>
        </w:r>
      </w:del>
      <m:oMath>
        <m:r>
          <m:rPr>
            <m:sty m:val="p"/>
          </m:rPr>
          <m:t>(</m:t>
        </m:r>
        <m:r>
          <m:t>i</m:t>
        </m:r>
        <m:r>
          <m:rPr>
            <m:sty m:val="p"/>
          </m:rPr>
          <m:t>+</m:t>
        </m:r>
        <m:r>
          <m:t>1</m:t>
        </m:r>
        <m:r>
          <m:rPr>
            <m:sty m:val="p"/>
          </m:rPr>
          <m:t>,</m:t>
        </m:r>
        <m:r>
          <m:t>j</m:t>
        </m:r>
        <m:r>
          <m:rPr>
            <m:sty m:val="p"/>
          </m:rPr>
          <m:t>+</m:t>
        </m:r>
        <m:r>
          <m:t>1</m:t>
        </m:r>
        <m:r>
          <m:rPr>
            <m:sty m:val="p"/>
          </m:rPr>
          <m:t>)</m:t>
        </m:r>
      </m:oMath>
      <w:del w:id="29185" w:author="PR Preview" w:date="2026-01-01T00:00:00Z">
        <w:r>
          <w:delText xml:space="preserve">;</w:delText>
        </w:r>
      </w:del>
      <w:del w:id="29186" w:author="PR Preview" w:date="2026-01-01T00:00:00Z">
        <w:r>
          <w:delText xml:space="preserve"> </w:delText>
        </w:r>
      </w:del>
      <m:oMath>
        <m:sSup>
          <m:e>
            <m:r>
              <m:rPr>
                <m:sty m:val="bi"/>
              </m:rPr>
              <m:t>L</m:t>
            </m:r>
          </m:e>
          <m:sup>
            <m:r>
              <m:rPr>
                <m:sty m:val="p"/>
              </m:rPr>
              <m:t>⊤</m:t>
            </m:r>
          </m:sup>
        </m:sSup>
      </m:oMath>
      <w:del w:id="29187" w:author="PR Preview" w:date="2026-01-01T00:00:00Z">
        <w:r>
          <w:delText xml:space="preserve"> </w:delText>
        </w:r>
      </w:del>
      <w:del w:id="29188" w:author="PR Preview" w:date="2026-01-01T00:00:00Z">
        <w:r>
          <w:delText xml:space="preserve">has this form by</w:delText>
        </w:r>
      </w:del>
      <w:del w:id="29189" w:author="PR Preview" w:date="2026-01-01T00:00:00Z">
        <w:r>
          <w:delText xml:space="preserve"> </w:delText>
        </w:r>
      </w:del>
      <w:hyperlink w:anchor="def-matrix-transpose">
        <w:del w:id="29190" w:author="PR Preview" w:date="2026-01-01T00:00:00Z">
          <w:r>
            <w:rPr>
              <w:rStyle w:val="Hyperlink"/>
            </w:rPr>
            <w:delText xml:space="preserve">Definition 22</w:delText>
          </w:r>
        </w:del>
      </w:hyperlink>
      <w:del w:id="29191" w:author="PR Preview" w:date="2026-01-01T00:00:00Z">
        <w:r>
          <w:delText xml:space="preserve">.</w:delText>
        </w:r>
      </w:del>
      <w:del w:id="29192" w:author="PR Preview" w:date="2026-01-01T00:00:00Z">
        <w:r>
          <w:delText xml:space="preserve"> </w:delText>
        </w:r>
      </w:del>
      <w:del w:id="29193" w:author="PR Preview" w:date="2026-01-01T00:00:00Z">
        <w:r>
          <w:delText xml:space="preserve">A</w:delText>
        </w:r>
      </w:del>
      <w:del w:id="29194" w:author="PR Preview" w:date="2026-01-01T00:00:00Z">
        <w:r>
          <w:delText xml:space="preserve"> </w:delText>
        </w:r>
      </w:del>
      <m:oMath>
        <m:r>
          <m:t>p</m:t>
        </m:r>
        <m:r>
          <m:rPr>
            <m:sty m:val="p"/>
          </m:rPr>
          <m:t>×</m:t>
        </m:r>
        <m:r>
          <m:t>p</m:t>
        </m:r>
      </m:oMath>
      <w:del w:id="29195" w:author="PR Preview" w:date="2026-01-01T00:00:00Z">
        <w:r>
          <w:delText xml:space="preserve"> </w:delText>
        </w:r>
      </w:del>
      <w:del w:id="29196" w:author="PR Preview" w:date="2026-01-01T00:00:00Z">
        <w:r>
          <w:delText xml:space="preserve">matrix</w:delText>
        </w:r>
      </w:del>
      <w:del w:id="29197" w:author="PR Preview" w:date="2026-01-01T00:00:00Z">
        <w:r>
          <w:delText xml:space="preserve"> </w:delText>
        </w:r>
      </w:del>
      <m:oMath>
        <m:r>
          <m:rPr>
            <m:sty m:val="bi"/>
          </m:rPr>
          <m:t>L</m:t>
        </m:r>
      </m:oMath>
      <w:del w:id="29198" w:author="PR Preview" w:date="2026-01-01T00:00:00Z">
        <w:r>
          <w:delText xml:space="preserve"> </w:delText>
        </w:r>
      </w:del>
      <w:del w:id="29199" w:author="PR Preview" w:date="2026-01-01T00:00:00Z">
        <w:r>
          <w:delText xml:space="preserve">is lower triangular with positive diagonal</w:delText>
        </w:r>
      </w:del>
      <w:del w:id="29200" w:author="PR Preview" w:date="2026-01-01T00:00:00Z">
        <w:r>
          <w:delText xml:space="preserve"> </w:delText>
        </w:r>
      </w:del>
      <w:del w:id="29201" w:author="PR Preview" w:date="2026-01-01T00:00:00Z">
        <w:r>
          <w:delText xml:space="preserve">exactly when</w:delText>
        </w:r>
      </w:del>
      <w:del w:id="29202" w:author="PR Preview" w:date="2026-01-01T00:00:00Z">
        <w:r>
          <w:delText xml:space="preserve"> </w:delText>
        </w:r>
      </w:del>
      <m:oMath>
        <m:sSub>
          <m:e>
            <m:r>
              <m:t>ℓ</m:t>
            </m:r>
          </m:e>
          <m:sub>
            <m:r>
              <m:t>11</m:t>
            </m:r>
          </m:sub>
        </m:sSub>
        <m:r>
          <m:rPr>
            <m:sty m:val="p"/>
          </m:rPr>
          <m:t>&gt;</m:t>
        </m:r>
        <m:r>
          <m:t>0</m:t>
        </m:r>
      </m:oMath>
      <w:del w:id="29203" w:author="PR Preview" w:date="2026-01-01T00:00:00Z">
        <w:r>
          <w:delText xml:space="preserve">, its first row is otherwise zero,</w:delText>
        </w:r>
      </w:del>
      <w:del w:id="29204" w:author="PR Preview" w:date="2026-01-01T00:00:00Z">
        <w:r>
          <w:delText xml:space="preserve"> </w:delText>
        </w:r>
      </w:del>
      <w:del w:id="29205" w:author="PR Preview" w:date="2026-01-01T00:00:00Z">
        <w:r>
          <w:delText xml:space="preserve">and</w:delText>
        </w:r>
      </w:del>
      <w:del w:id="29206" w:author="PR Preview" w:date="2026-01-01T00:00:00Z">
        <w:r>
          <w:delText xml:space="preserve"> </w:delText>
        </w:r>
      </w:del>
      <m:oMath>
        <m:sSub>
          <m:e>
            <m:r>
              <m:rPr>
                <m:sty m:val="bi"/>
              </m:rPr>
              <m:t>L</m:t>
            </m:r>
          </m:e>
          <m:sub>
            <m:r>
              <m:t>22</m:t>
            </m:r>
          </m:sub>
        </m:sSub>
      </m:oMath>
      <w:del w:id="29207" w:author="PR Preview" w:date="2026-01-01T00:00:00Z">
        <w:r>
          <w:delText xml:space="preserve"> </w:delText>
        </w:r>
      </w:del>
      <w:del w:id="29208" w:author="PR Preview" w:date="2026-01-01T00:00:00Z">
        <w:r>
          <w:delText xml:space="preserve">is lower triangular with positive diagonal;</w:delText>
        </w:r>
      </w:del>
      <w:del w:id="29209" w:author="PR Preview" w:date="2026-01-01T00:00:00Z">
        <w:r>
          <w:delText xml:space="preserve"> </w:delText>
        </w:r>
      </w:del>
      <m:oMath>
        <m:limLow>
          <m:e>
            <m:r>
              <m:t>g</m:t>
            </m:r>
          </m:e>
          <m:lim>
            <m:r>
              <m:rPr>
                <m:sty m:val="p"/>
              </m:rPr>
              <m:t>∼</m:t>
            </m:r>
          </m:lim>
        </m:limLow>
      </m:oMath>
      <w:del w:id="29210" w:author="PR Preview" w:date="2026-01-01T00:00:00Z">
        <w:r>
          <w:delText xml:space="preserve"> </w:delText>
        </w:r>
      </w:del>
      <w:del w:id="29211" w:author="PR Preview" w:date="2026-01-01T00:00:00Z">
        <w:r>
          <w:delText xml:space="preserve">can be anything.</w:delText>
        </w:r>
      </w:del>
      <w:del w:id="29212" w:author="PR Preview" w:date="2026-01-01T00:00:00Z">
        <w:r>
          <w:delText xml:space="preserve"> </w:delText>
        </w:r>
      </w:del>
      <w:del w:id="29213" w:author="PR Preview" w:date="2026-01-01T00:00:00Z">
        <w:r>
          <w:delText xml:space="preserve">So choosing</w:delText>
        </w:r>
      </w:del>
      <w:del w:id="29214" w:author="PR Preview" w:date="2026-01-01T00:00:00Z">
        <w:r>
          <w:delText xml:space="preserve"> </w:delText>
        </w:r>
      </w:del>
      <m:oMath>
        <m:r>
          <m:rPr>
            <m:sty m:val="bi"/>
          </m:rPr>
          <m:t>L</m:t>
        </m:r>
      </m:oMath>
      <w:del w:id="29215" w:author="PR Preview" w:date="2026-01-01T00:00:00Z">
        <w:r>
          <w:delText xml:space="preserve"> </w:delText>
        </w:r>
      </w:del>
      <w:del w:id="29216" w:author="PR Preview" w:date="2026-01-01T00:00:00Z">
        <w:r>
          <w:delText xml:space="preserve">means choosing</w:delText>
        </w:r>
      </w:del>
      <w:del w:id="29217" w:author="PR Preview" w:date="2026-01-01T00:00:00Z">
        <w:r>
          <w:delText xml:space="preserve"> </w:delText>
        </w:r>
      </w:del>
      <m:oMath>
        <m:sSub>
          <m:e>
            <m:r>
              <m:t>ℓ</m:t>
            </m:r>
          </m:e>
          <m:sub>
            <m:r>
              <m:t>11</m:t>
            </m:r>
          </m:sub>
        </m:sSub>
        <m:r>
          <m:rPr>
            <m:sty m:val="p"/>
          </m:rPr>
          <m:t>&gt;</m:t>
        </m:r>
        <m:r>
          <m:t>0</m:t>
        </m:r>
      </m:oMath>
      <w:del w:id="29218" w:author="PR Preview" w:date="2026-01-01T00:00:00Z">
        <w:r>
          <w:delText xml:space="preserve">,</w:delText>
        </w:r>
      </w:del>
      <w:del w:id="29219" w:author="PR Preview" w:date="2026-01-01T00:00:00Z">
        <w:r>
          <w:delText xml:space="preserve"> </w:delText>
        </w:r>
      </w:del>
      <m:oMath>
        <m:limLow>
          <m:e>
            <m:r>
              <m:t>g</m:t>
            </m:r>
          </m:e>
          <m:lim>
            <m:r>
              <m:rPr>
                <m:sty m:val="p"/>
              </m:rPr>
              <m:t>∼</m:t>
            </m:r>
          </m:lim>
        </m:limLow>
      </m:oMath>
      <w:del w:id="29220" w:author="PR Preview" w:date="2026-01-01T00:00:00Z">
        <w:r>
          <w:delText xml:space="preserve"> </w:delText>
        </w:r>
      </w:del>
      <w:del w:id="29221" w:author="PR Preview" w:date="2026-01-01T00:00:00Z">
        <w:r>
          <w:delText xml:space="preserve">and such an</w:delText>
        </w:r>
      </w:del>
      <w:del w:id="29222" w:author="PR Preview" w:date="2026-01-01T00:00:00Z">
        <w:r>
          <w:delText xml:space="preserve"> </w:delText>
        </w:r>
      </w:del>
      <m:oMath>
        <m:sSub>
          <m:e>
            <m:r>
              <m:rPr>
                <m:sty m:val="bi"/>
              </m:rPr>
              <m:t>L</m:t>
            </m:r>
          </m:e>
          <m:sub>
            <m:r>
              <m:t>22</m:t>
            </m:r>
          </m:sub>
        </m:sSub>
      </m:oMath>
      <w:del w:id="29223" w:author="PR Preview" w:date="2026-01-01T00:00:00Z">
        <w:r>
          <w:delText xml:space="preserve">.</w:delText>
        </w:r>
      </w:del>
    </w:p>
    <w:p>
      <w:pPr>
        <w:pStyle w:val="BodyText"/>
      </w:pPr>
      <w:ins w:id="29224" w:author="PR Preview" w:date="2026-01-01T00:00:00Z">
        <w:r>
          <w:t xml:space="preserve">$$
    \mathbf{A} = \begin{bmatrix} a_{11} &amp; {\mathord{\smash[b]{\underset{\raise.3ex\hbox{$\scriptstyle\sim$}}{b}}\vphantom{b}}}^{\top} \\ \mathord{\smash[b]{\underset{\raise.3ex\hbox{$\scriptstyle\sim$}}{b}}\vphantom{b}} &amp; \mathbf{A}_{22} \end{bmatrix},
    \qquad
    \mathbf{L} = \begin{bmatrix} \ell_{11} &amp; \mathord{\smash[b]{\underset{\raise.3ex\hbox{$\scriptstyle\sim$}}{0}}\vphantom{0}}_{1 \times (p-1)} \\ \mathord{\smash[b]{\underset{\raise.3ex\hbox{$\scriptstyle\sim$}}{g}}\vphantom{g}} &amp; \mathbf{L}_{22} \end{bmatrix},
    \qquad
    {\mathbf{L}}^{\top} = \begin{bmatrix} \ell_{11} &amp; {\mathord{\smash[b]{\underset{\raise.3ex\hbox{$\scriptstyle\sim$}}{g}}\vphantom{g}}}^{\top} \\ \mathord{\smash[b]{\underset{\raise.3ex\hbox{$\scriptstyle\sim$}}{0}}\vphantom{0}}_{(p-1) \times 1} &amp; {\mathbf{L}_{22}}^{\top} \end{bmatrix},
    $$</w:t>
        </w:r>
      </w:ins>
    </w:p>
    <w:p>
      <w:pPr>
        <w:pStyle w:val="FirstParagraph"/>
      </w:pPr>
      <w:ins w:id="29225" w:author="PR Preview" w:date="2026-01-01T00:00:00Z">
        <w:r>
          <w:t xml:space="preserve">with</w:t>
        </w:r>
      </w:ins>
      <w:ins w:id="29226" w:author="PR Preview" w:date="2026-01-01T00:00:00Z">
        <w:r>
          <w:t xml:space="preserve"> </w:t>
        </w:r>
      </w:ins>
      <w:ins w:id="29227" w:author="PR Preview" w:date="2026-01-01T00:00:00Z">
        <w:r>
          <w:t xml:space="preserve">$\mathord{\smash[b]{\underset{\raise.3ex\hbox{$\scriptstyle\sim$}}{b}}\vphantom{b}}, \mathord{\smash[b]{\underset{\raise.3ex\hbox{$\scriptstyle\sim$}}{g}}\vphantom{g}} \in \mathbb{R}^{p-1}$</w:t>
        </w:r>
      </w:ins>
      <w:ins w:id="29228" w:author="PR Preview" w:date="2026-01-01T00:00:00Z">
        <w:r>
          <w:t xml:space="preserve">,</w:t>
        </w:r>
      </w:ins>
      <w:ins w:id="29229" w:author="PR Preview" w:date="2026-01-01T00:00:00Z">
        <w:r>
          <w:t xml:space="preserve"> </w:t>
        </w:r>
      </w:ins>
      <w:ins w:id="29230" w:author="PR Preview" w:date="2026-01-01T00:00:00Z">
        <w:r>
          <w:t xml:space="preserve">where</w:t>
        </w:r>
      </w:ins>
      <w:ins w:id="29231" w:author="PR Preview" w:date="2026-01-01T00:00:00Z">
        <w:r>
          <w:t xml:space="preserve"> </w:t>
        </w:r>
      </w:ins>
      <m:oMath>
        <m:sSub>
          <m:e>
            <m:r>
              <m:t>b</m:t>
            </m:r>
          </m:e>
          <m:sub>
            <m:r>
              <m:t>i</m:t>
            </m:r>
          </m:sub>
        </m:sSub>
      </m:oMath>
      <w:ins w:id="29232" w:author="PR Preview" w:date="2026-01-01T00:00:00Z">
        <w:r>
          <w:t xml:space="preserve"> </w:t>
        </w:r>
      </w:ins>
      <w:ins w:id="29233" w:author="PR Preview" w:date="2026-01-01T00:00:00Z">
        <w:r>
          <w:t xml:space="preserve">and</w:t>
        </w:r>
      </w:ins>
      <w:ins w:id="29234" w:author="PR Preview" w:date="2026-01-01T00:00:00Z">
        <w:r>
          <w:t xml:space="preserve"> </w:t>
        </w:r>
      </w:ins>
      <m:oMath>
        <m:sSub>
          <m:e>
            <m:r>
              <m:t>g</m:t>
            </m:r>
          </m:e>
          <m:sub>
            <m:r>
              <m:t>i</m:t>
            </m:r>
          </m:sub>
        </m:sSub>
      </m:oMath>
      <w:ins w:id="29235" w:author="PR Preview" w:date="2026-01-01T00:00:00Z">
        <w:r>
          <w:t xml:space="preserve"> </w:t>
        </w:r>
      </w:ins>
      <w:ins w:id="29236" w:author="PR Preview" w:date="2026-01-01T00:00:00Z">
        <w:r>
          <w:t xml:space="preserve">are entries</w:t>
        </w:r>
      </w:ins>
      <w:ins w:id="29237" w:author="PR Preview" w:date="2026-01-01T00:00:00Z">
        <w:r>
          <w:t xml:space="preserve"> </w:t>
        </w:r>
      </w:ins>
      <m:oMath>
        <m:r>
          <m:rPr>
            <m:sty m:val="p"/>
          </m:rPr>
          <m:t>(</m:t>
        </m:r>
        <m:r>
          <m:t>i</m:t>
        </m:r>
        <m:r>
          <m:rPr>
            <m:sty m:val="p"/>
          </m:rPr>
          <m:t>+</m:t>
        </m:r>
        <m:r>
          <m:t>1</m:t>
        </m:r>
        <m:r>
          <m:rPr>
            <m:sty m:val="p"/>
          </m:rPr>
          <m:t>,</m:t>
        </m:r>
        <m:r>
          <m:t>1</m:t>
        </m:r>
        <m:r>
          <m:rPr>
            <m:sty m:val="p"/>
          </m:rPr>
          <m:t>)</m:t>
        </m:r>
      </m:oMath>
      <w:ins w:id="29238" w:author="PR Preview" w:date="2026-01-01T00:00:00Z">
        <w:r>
          <w:t xml:space="preserve"> </w:t>
        </w:r>
      </w:ins>
      <w:ins w:id="29239" w:author="PR Preview" w:date="2026-01-01T00:00:00Z">
        <w:r>
          <w:t xml:space="preserve">of</w:t>
        </w:r>
      </w:ins>
      <w:ins w:id="29240" w:author="PR Preview" w:date="2026-01-01T00:00:00Z">
        <w:r>
          <w:t xml:space="preserve"> </w:t>
        </w:r>
      </w:ins>
      <m:oMath>
        <m:r>
          <m:rPr>
            <m:sty m:val="bi"/>
          </m:rPr>
          <m:t>A</m:t>
        </m:r>
      </m:oMath>
      <w:ins w:id="29241" w:author="PR Preview" w:date="2026-01-01T00:00:00Z">
        <w:r>
          <w:t xml:space="preserve"> </w:t>
        </w:r>
      </w:ins>
      <w:ins w:id="29242" w:author="PR Preview" w:date="2026-01-01T00:00:00Z">
        <w:r>
          <w:t xml:space="preserve">and</w:t>
        </w:r>
      </w:ins>
      <w:ins w:id="29243" w:author="PR Preview" w:date="2026-01-01T00:00:00Z">
        <w:r>
          <w:t xml:space="preserve"> </w:t>
        </w:r>
      </w:ins>
      <m:oMath>
        <m:r>
          <m:rPr>
            <m:sty m:val="bi"/>
          </m:rPr>
          <m:t>L</m:t>
        </m:r>
      </m:oMath>
      <w:ins w:id="29244" w:author="PR Preview" w:date="2026-01-01T00:00:00Z">
        <w:r>
          <w:t xml:space="preserve">,</w:t>
        </w:r>
      </w:ins>
      <w:ins w:id="29245" w:author="PR Preview" w:date="2026-01-01T00:00:00Z">
        <w:r>
          <w:t xml:space="preserve"> </w:t>
        </w:r>
      </w:ins>
      <w:ins w:id="29246" w:author="PR Preview" w:date="2026-01-01T00:00:00Z">
        <w:r>
          <w:t xml:space="preserve">and</w:t>
        </w:r>
      </w:ins>
      <w:ins w:id="29247" w:author="PR Preview" w:date="2026-01-01T00:00:00Z">
        <w:r>
          <w:t xml:space="preserve"> </w:t>
        </w:r>
      </w:ins>
      <m:oMath>
        <m:r>
          <m:rPr>
            <m:sty m:val="p"/>
          </m:rPr>
          <m:t>(</m:t>
        </m:r>
        <m:sSub>
          <m:e>
            <m:r>
              <m:rPr>
                <m:sty m:val="bi"/>
              </m:rPr>
              <m:t>A</m:t>
            </m:r>
          </m:e>
          <m:sub>
            <m:r>
              <m:t>22</m:t>
            </m:r>
          </m:sub>
        </m:sSub>
        <m:sSub>
          <m:e>
            <m:r>
              <m:rPr>
                <m:sty m:val="p"/>
              </m:rPr>
              <m:t>)</m:t>
            </m:r>
          </m:e>
          <m:sub>
            <m:r>
              <m:t>i</m:t>
            </m:r>
            <m:r>
              <m:t>j</m:t>
            </m:r>
          </m:sub>
        </m:sSub>
      </m:oMath>
      <w:ins w:id="29248" w:author="PR Preview" w:date="2026-01-01T00:00:00Z">
        <w:r>
          <w:t xml:space="preserve"> </w:t>
        </w:r>
      </w:ins>
      <w:ins w:id="29249" w:author="PR Preview" w:date="2026-01-01T00:00:00Z">
        <w:r>
          <w:t xml:space="preserve">and</w:t>
        </w:r>
      </w:ins>
      <w:ins w:id="29250" w:author="PR Preview" w:date="2026-01-01T00:00:00Z">
        <w:r>
          <w:t xml:space="preserve"> </w:t>
        </w:r>
      </w:ins>
      <m:oMath>
        <m:r>
          <m:rPr>
            <m:sty m:val="p"/>
          </m:rPr>
          <m:t>(</m:t>
        </m:r>
        <m:sSub>
          <m:e>
            <m:r>
              <m:rPr>
                <m:sty m:val="bi"/>
              </m:rPr>
              <m:t>L</m:t>
            </m:r>
          </m:e>
          <m:sub>
            <m:r>
              <m:t>22</m:t>
            </m:r>
          </m:sub>
        </m:sSub>
        <m:sSub>
          <m:e>
            <m:r>
              <m:rPr>
                <m:sty m:val="p"/>
              </m:rPr>
              <m:t>)</m:t>
            </m:r>
          </m:e>
          <m:sub>
            <m:r>
              <m:t>i</m:t>
            </m:r>
            <m:r>
              <m:t>j</m:t>
            </m:r>
          </m:sub>
        </m:sSub>
      </m:oMath>
      <w:ins w:id="29251" w:author="PR Preview" w:date="2026-01-01T00:00:00Z">
        <w:r>
          <w:t xml:space="preserve"> </w:t>
        </w:r>
      </w:ins>
      <w:ins w:id="29252" w:author="PR Preview" w:date="2026-01-01T00:00:00Z">
        <w:r>
          <w:t xml:space="preserve">are their entries</w:t>
        </w:r>
      </w:ins>
      <w:ins w:id="29253" w:author="PR Preview" w:date="2026-01-01T00:00:00Z">
        <w:r>
          <w:t xml:space="preserve"> </w:t>
        </w:r>
      </w:ins>
      <m:oMath>
        <m:r>
          <m:rPr>
            <m:sty m:val="p"/>
          </m:rPr>
          <m:t>(</m:t>
        </m:r>
        <m:r>
          <m:t>i</m:t>
        </m:r>
        <m:r>
          <m:rPr>
            <m:sty m:val="p"/>
          </m:rPr>
          <m:t>+</m:t>
        </m:r>
        <m:r>
          <m:t>1</m:t>
        </m:r>
        <m:r>
          <m:rPr>
            <m:sty m:val="p"/>
          </m:rPr>
          <m:t>,</m:t>
        </m:r>
        <m:r>
          <m:t>j</m:t>
        </m:r>
        <m:r>
          <m:rPr>
            <m:sty m:val="p"/>
          </m:rPr>
          <m:t>+</m:t>
        </m:r>
        <m:r>
          <m:t>1</m:t>
        </m:r>
        <m:r>
          <m:rPr>
            <m:sty m:val="p"/>
          </m:rPr>
          <m:t>)</m:t>
        </m:r>
      </m:oMath>
      <w:ins w:id="29254" w:author="PR Preview" w:date="2026-01-01T00:00:00Z">
        <w:r>
          <w:t xml:space="preserve">;</w:t>
        </w:r>
      </w:ins>
      <w:ins w:id="29255" w:author="PR Preview" w:date="2026-01-01T00:00:00Z">
        <w:r>
          <w:t xml:space="preserve"> </w:t>
        </w:r>
      </w:ins>
      <m:oMath>
        <m:sSup>
          <m:e>
            <m:r>
              <m:rPr>
                <m:sty m:val="bi"/>
              </m:rPr>
              <m:t>L</m:t>
            </m:r>
          </m:e>
          <m:sup>
            <m:r>
              <m:rPr>
                <m:sty m:val="p"/>
              </m:rPr>
              <m:t>⊤</m:t>
            </m:r>
          </m:sup>
        </m:sSup>
      </m:oMath>
      <w:ins w:id="29256" w:author="PR Preview" w:date="2026-01-01T00:00:00Z">
        <w:r>
          <w:t xml:space="preserve"> </w:t>
        </w:r>
      </w:ins>
      <w:ins w:id="29257" w:author="PR Preview" w:date="2026-01-01T00:00:00Z">
        <w:r>
          <w:t xml:space="preserve">has this form by</w:t>
        </w:r>
      </w:ins>
      <w:ins w:id="29258" w:author="PR Preview" w:date="2026-01-01T00:00:00Z">
        <w:r>
          <w:t xml:space="preserve"> </w:t>
        </w:r>
      </w:ins>
      <w:hyperlink w:anchor="def-matrix-transpose">
        <w:ins w:id="29259" w:author="PR Preview" w:date="2026-01-01T00:00:00Z">
          <w:r>
            <w:rPr>
              <w:rStyle w:val="Hyperlink"/>
            </w:rPr>
            <w:t xml:space="preserve">Definition 22</w:t>
          </w:r>
        </w:ins>
      </w:hyperlink>
      <w:ins w:id="29260" w:author="PR Preview" w:date="2026-01-01T00:00:00Z">
        <w:r>
          <w:t xml:space="preserve">.</w:t>
        </w:r>
      </w:ins>
      <w:ins w:id="29261" w:author="PR Preview" w:date="2026-01-01T00:00:00Z">
        <w:r>
          <w:t xml:space="preserve"> </w:t>
        </w:r>
      </w:ins>
      <w:ins w:id="29262" w:author="PR Preview" w:date="2026-01-01T00:00:00Z">
        <w:r>
          <w:t xml:space="preserve">A</w:t>
        </w:r>
      </w:ins>
      <w:ins w:id="29263" w:author="PR Preview" w:date="2026-01-01T00:00:00Z">
        <w:r>
          <w:t xml:space="preserve"> </w:t>
        </w:r>
      </w:ins>
      <m:oMath>
        <m:r>
          <m:t>p</m:t>
        </m:r>
        <m:r>
          <m:rPr>
            <m:sty m:val="p"/>
          </m:rPr>
          <m:t>×</m:t>
        </m:r>
        <m:r>
          <m:t>p</m:t>
        </m:r>
      </m:oMath>
      <w:ins w:id="29264" w:author="PR Preview" w:date="2026-01-01T00:00:00Z">
        <w:r>
          <w:t xml:space="preserve"> </w:t>
        </w:r>
      </w:ins>
      <w:ins w:id="29265" w:author="PR Preview" w:date="2026-01-01T00:00:00Z">
        <w:r>
          <w:t xml:space="preserve">matrix</w:t>
        </w:r>
      </w:ins>
      <w:ins w:id="29266" w:author="PR Preview" w:date="2026-01-01T00:00:00Z">
        <w:r>
          <w:t xml:space="preserve"> </w:t>
        </w:r>
      </w:ins>
      <m:oMath>
        <m:r>
          <m:rPr>
            <m:sty m:val="bi"/>
          </m:rPr>
          <m:t>L</m:t>
        </m:r>
      </m:oMath>
      <w:ins w:id="29267" w:author="PR Preview" w:date="2026-01-01T00:00:00Z">
        <w:r>
          <w:t xml:space="preserve"> </w:t>
        </w:r>
      </w:ins>
      <w:ins w:id="29268" w:author="PR Preview" w:date="2026-01-01T00:00:00Z">
        <w:r>
          <w:t xml:space="preserve">is lower triangular with positive diagonal</w:t>
        </w:r>
      </w:ins>
      <w:ins w:id="29269" w:author="PR Preview" w:date="2026-01-01T00:00:00Z">
        <w:r>
          <w:t xml:space="preserve"> </w:t>
        </w:r>
      </w:ins>
      <w:ins w:id="29270" w:author="PR Preview" w:date="2026-01-01T00:00:00Z">
        <w:r>
          <w:t xml:space="preserve">exactly when</w:t>
        </w:r>
      </w:ins>
      <w:ins w:id="29271" w:author="PR Preview" w:date="2026-01-01T00:00:00Z">
        <w:r>
          <w:t xml:space="preserve"> </w:t>
        </w:r>
      </w:ins>
      <m:oMath>
        <m:sSub>
          <m:e>
            <m:r>
              <m:t>ℓ</m:t>
            </m:r>
          </m:e>
          <m:sub>
            <m:r>
              <m:t>11</m:t>
            </m:r>
          </m:sub>
        </m:sSub>
        <m:r>
          <m:rPr>
            <m:sty m:val="p"/>
          </m:rPr>
          <m:t>&gt;</m:t>
        </m:r>
        <m:r>
          <m:t>0</m:t>
        </m:r>
      </m:oMath>
      <w:ins w:id="29272" w:author="PR Preview" w:date="2026-01-01T00:00:00Z">
        <w:r>
          <w:t xml:space="preserve">, its first row is otherwise zero,</w:t>
        </w:r>
      </w:ins>
      <w:ins w:id="29273" w:author="PR Preview" w:date="2026-01-01T00:00:00Z">
        <w:r>
          <w:t xml:space="preserve"> </w:t>
        </w:r>
      </w:ins>
      <w:ins w:id="29274" w:author="PR Preview" w:date="2026-01-01T00:00:00Z">
        <w:r>
          <w:t xml:space="preserve">and</w:t>
        </w:r>
      </w:ins>
      <w:ins w:id="29275" w:author="PR Preview" w:date="2026-01-01T00:00:00Z">
        <w:r>
          <w:t xml:space="preserve"> </w:t>
        </w:r>
      </w:ins>
      <m:oMath>
        <m:sSub>
          <m:e>
            <m:r>
              <m:rPr>
                <m:sty m:val="bi"/>
              </m:rPr>
              <m:t>L</m:t>
            </m:r>
          </m:e>
          <m:sub>
            <m:r>
              <m:t>22</m:t>
            </m:r>
          </m:sub>
        </m:sSub>
      </m:oMath>
      <w:ins w:id="29276" w:author="PR Preview" w:date="2026-01-01T00:00:00Z">
        <w:r>
          <w:t xml:space="preserve"> </w:t>
        </w:r>
      </w:ins>
      <w:ins w:id="29277" w:author="PR Preview" w:date="2026-01-01T00:00:00Z">
        <w:r>
          <w:t xml:space="preserve">is lower triangular with positive diagonal;</w:t>
        </w:r>
      </w:ins>
      <w:ins w:id="29278" w:author="PR Preview" w:date="2026-01-01T00:00:00Z">
        <w:r>
          <w:t xml:space="preserve"> </w:t>
        </w:r>
      </w:ins>
      <w:ins w:id="29279" w:author="PR Preview" w:date="2026-01-01T00:00:00Z">
        <w:r>
          <w:t xml:space="preserve">$\mathord{\smash[b]{\underset{\raise.3ex\hbox{$\scriptstyle\sim$}}{g}}\vphantom{g}}$</w:t>
        </w:r>
      </w:ins>
      <w:ins w:id="29280" w:author="PR Preview" w:date="2026-01-01T00:00:00Z">
        <w:r>
          <w:t xml:space="preserve"> </w:t>
        </w:r>
      </w:ins>
      <w:ins w:id="29281" w:author="PR Preview" w:date="2026-01-01T00:00:00Z">
        <w:r>
          <w:t xml:space="preserve">can be anything.</w:t>
        </w:r>
      </w:ins>
      <w:ins w:id="29282" w:author="PR Preview" w:date="2026-01-01T00:00:00Z">
        <w:r>
          <w:t xml:space="preserve"> </w:t>
        </w:r>
      </w:ins>
      <w:ins w:id="29283" w:author="PR Preview" w:date="2026-01-01T00:00:00Z">
        <w:r>
          <w:t xml:space="preserve">So choosing</w:t>
        </w:r>
      </w:ins>
      <w:ins w:id="29284" w:author="PR Preview" w:date="2026-01-01T00:00:00Z">
        <w:r>
          <w:t xml:space="preserve"> </w:t>
        </w:r>
      </w:ins>
      <m:oMath>
        <m:r>
          <m:rPr>
            <m:sty m:val="bi"/>
          </m:rPr>
          <m:t>L</m:t>
        </m:r>
      </m:oMath>
      <w:ins w:id="29285" w:author="PR Preview" w:date="2026-01-01T00:00:00Z">
        <w:r>
          <w:t xml:space="preserve"> </w:t>
        </w:r>
      </w:ins>
      <w:ins w:id="29286" w:author="PR Preview" w:date="2026-01-01T00:00:00Z">
        <w:r>
          <w:t xml:space="preserve">means choosing</w:t>
        </w:r>
      </w:ins>
      <w:ins w:id="29287" w:author="PR Preview" w:date="2026-01-01T00:00:00Z">
        <w:r>
          <w:t xml:space="preserve"> </w:t>
        </w:r>
      </w:ins>
      <m:oMath>
        <m:sSub>
          <m:e>
            <m:r>
              <m:t>ℓ</m:t>
            </m:r>
          </m:e>
          <m:sub>
            <m:r>
              <m:t>11</m:t>
            </m:r>
          </m:sub>
        </m:sSub>
        <m:r>
          <m:rPr>
            <m:sty m:val="p"/>
          </m:rPr>
          <m:t>&gt;</m:t>
        </m:r>
        <m:r>
          <m:t>0</m:t>
        </m:r>
      </m:oMath>
      <w:ins w:id="29288" w:author="PR Preview" w:date="2026-01-01T00:00:00Z">
        <w:r>
          <w:t xml:space="preserve">,</w:t>
        </w:r>
      </w:ins>
      <w:ins w:id="29289" w:author="PR Preview" w:date="2026-01-01T00:00:00Z">
        <w:r>
          <w:t xml:space="preserve"> </w:t>
        </w:r>
      </w:ins>
      <w:ins w:id="29290" w:author="PR Preview" w:date="2026-01-01T00:00:00Z">
        <w:r>
          <w:t xml:space="preserve">$\mathord{\smash[b]{\underset{\raise.3ex\hbox{$\scriptstyle\sim$}}{g}}\vphantom{g}}$</w:t>
        </w:r>
      </w:ins>
      <w:ins w:id="29291" w:author="PR Preview" w:date="2026-01-01T00:00:00Z">
        <w:r>
          <w:t xml:space="preserve"> </w:t>
        </w:r>
      </w:ins>
      <w:ins w:id="29292" w:author="PR Preview" w:date="2026-01-01T00:00:00Z">
        <w:r>
          <w:t xml:space="preserve">and such an</w:t>
        </w:r>
      </w:ins>
      <w:ins w:id="29293" w:author="PR Preview" w:date="2026-01-01T00:00:00Z">
        <w:r>
          <w:t xml:space="preserve"> </w:t>
        </w:r>
      </w:ins>
      <m:oMath>
        <m:sSub>
          <m:e>
            <m:r>
              <m:rPr>
                <m:sty m:val="bi"/>
              </m:rPr>
              <m:t>L</m:t>
            </m:r>
          </m:e>
          <m:sub>
            <m:r>
              <m:t>22</m:t>
            </m:r>
          </m:sub>
        </m:sSub>
      </m:oMath>
      <w:ins w:id="29294" w:author="PR Preview" w:date="2026-01-01T00:00:00Z">
        <w:r>
          <w:t xml:space="preserve">.</w:t>
        </w:r>
      </w:ins>
    </w:p>
    <w:p>
      <w:pPr>
        <w:pStyle w:val="BodyText"/>
      </w:pPr>
      <w:r>
        <w:t xml:space="preserve">Entry</w:t>
      </w:r>
      <w:r>
        <w:t xml:space="preserve"> </w:t>
      </w:r>
      <m:oMath>
        <m:r>
          <m:rPr>
            <m:sty m:val="p"/>
          </m:rPr>
          <m:t>(</m:t>
        </m:r>
        <m:r>
          <m:t>i</m:t>
        </m:r>
        <m:r>
          <m:rPr>
            <m:sty m:val="p"/>
          </m:rPr>
          <m:t>,</m:t>
        </m:r>
        <m:r>
          <m:t>j</m:t>
        </m:r>
        <m:r>
          <m:rPr>
            <m:sty m:val="p"/>
          </m:rPr>
          <m:t>)</m:t>
        </m:r>
      </m:oMath>
      <w:r>
        <w:t xml:space="preserve"> </w:t>
      </w:r>
      <w:r>
        <w:t xml:space="preserve">of</w:t>
      </w:r>
      <w:r>
        <w:t xml:space="preserve"> </w:t>
      </w:r>
      <m:oMath>
        <m:r>
          <m:rPr>
            <m:sty m:val="bi"/>
          </m:rPr>
          <m:t>L</m:t>
        </m:r>
        <m:sSup>
          <m:e>
            <m:r>
              <m:rPr>
                <m:sty m:val="bi"/>
              </m:rPr>
              <m:t>L</m:t>
            </m:r>
          </m:e>
          <m:sup>
            <m:r>
              <m:rPr>
                <m:sty m:val="p"/>
              </m:rPr>
              <m:t>⊤</m:t>
            </m:r>
          </m:sup>
        </m:sSup>
      </m:oMath>
      <w:r>
        <w:t xml:space="preserve"> </w:t>
      </w:r>
      <w:r>
        <w:t xml:space="preserve">is</w:t>
      </w:r>
      <w:r>
        <w:t xml:space="preserve"> </w:t>
      </w:r>
      <m:oMath>
        <m:nary>
          <m:naryPr>
            <m:chr m:val="∑"/>
            <m:limLoc m:val="undOvr"/>
            <m:subHide m:val="off"/>
            <m:supHide m:val="off"/>
          </m:naryPr>
          <m:sub>
            <m:r>
              <m:t>r</m:t>
            </m:r>
            <m:r>
              <m:rPr>
                <m:sty m:val="p"/>
              </m:rPr>
              <m:t>=</m:t>
            </m:r>
            <m:r>
              <m:t>1</m:t>
            </m:r>
          </m:sub>
          <m:sup>
            <m:r>
              <m:t>p</m:t>
            </m:r>
          </m:sup>
          <m:e>
            <m:sSub>
              <m:e>
                <m:r>
                  <m:t>ℓ</m:t>
                </m:r>
              </m:e>
              <m:sub>
                <m:r>
                  <m:t>i</m:t>
                </m:r>
                <m:r>
                  <m:t>r</m:t>
                </m:r>
              </m:sub>
            </m:sSub>
          </m:e>
        </m:nary>
        <m:r>
          <m:t> </m:t>
        </m:r>
        <m:sSub>
          <m:e>
            <m:r>
              <m:t>ℓ</m:t>
            </m:r>
          </m:e>
          <m:sub>
            <m:r>
              <m:t>j</m:t>
            </m:r>
            <m:r>
              <m:t>r</m:t>
            </m:r>
          </m:sub>
        </m:sSub>
      </m:oMath>
      <w:r>
        <w:t xml:space="preserve">,</w:t>
      </w:r>
      <w:r>
        <w:t xml:space="preserve"> </w:t>
      </w:r>
      <w:r>
        <w:t xml:space="preserve">with</w:t>
      </w:r>
      <w:r>
        <w:t xml:space="preserve"> </w:t>
      </w:r>
      <m:oMath>
        <m:sSub>
          <m:e>
            <m:r>
              <m:t>ℓ</m:t>
            </m:r>
          </m:e>
          <m:sub>
            <m:r>
              <m:t>i</m:t>
            </m:r>
            <m:r>
              <m:t>r</m:t>
            </m:r>
          </m:sub>
        </m:sSub>
      </m:oMath>
      <w:r>
        <w:t xml:space="preserve"> </w:t>
      </w:r>
      <w:r>
        <w:t xml:space="preserve">entry</w:t>
      </w:r>
      <w:r>
        <w:t xml:space="preserve"> </w:t>
      </w:r>
      <m:oMath>
        <m:r>
          <m:rPr>
            <m:sty m:val="p"/>
          </m:rPr>
          <m:t>(</m:t>
        </m:r>
        <m:r>
          <m:t>i</m:t>
        </m:r>
        <m:r>
          <m:rPr>
            <m:sty m:val="p"/>
          </m:rPr>
          <m:t>,</m:t>
        </m:r>
        <m:r>
          <m:t>r</m:t>
        </m:r>
        <m:r>
          <m:rPr>
            <m:sty m:val="p"/>
          </m:rPr>
          <m:t>)</m:t>
        </m:r>
      </m:oMath>
      <w:r>
        <w:t xml:space="preserve"> </w:t>
      </w:r>
      <w:r>
        <w:t xml:space="preserve">of</w:t>
      </w:r>
      <w:r>
        <w:t xml:space="preserve"> </w:t>
      </w:r>
      <m:oMath>
        <m:r>
          <m:rPr>
            <m:sty m:val="bi"/>
          </m:rPr>
          <m:t>L</m:t>
        </m:r>
      </m:oMath>
      <w:r>
        <w:t xml:space="preserve"> </w:t>
      </w:r>
      <w:r>
        <w:t xml:space="preserve">(4,</w:t>
      </w:r>
      <w:r>
        <w:t xml:space="preserve"> </w:t>
      </w:r>
      <w:hyperlink w:anchor="def-matrix-transpose">
        <w:r>
          <w:rPr>
            <w:rStyle w:val="Hyperlink"/>
          </w:rPr>
          <w:t xml:space="preserve">Definition 22</w:t>
        </w:r>
      </w:hyperlink>
      <w:r>
        <w:t xml:space="preserve">).</w:t>
      </w:r>
      <w:r>
        <w:t xml:space="preserve"> </w:t>
      </w:r>
      <w:r>
        <w:t xml:space="preserve">Row</w:t>
      </w:r>
      <w:r>
        <w:t xml:space="preserve"> </w:t>
      </w:r>
      <m:oMath>
        <m:r>
          <m:t>1</m:t>
        </m:r>
      </m:oMath>
      <w:r>
        <w:t xml:space="preserve"> </w:t>
      </w:r>
      <w:r>
        <w:t xml:space="preserve">of</w:t>
      </w:r>
      <w:r>
        <w:t xml:space="preserve"> </w:t>
      </w:r>
      <m:oMath>
        <m:r>
          <m:rPr>
            <m:sty m:val="bi"/>
          </m:rPr>
          <m:t>L</m:t>
        </m:r>
      </m:oMath>
      <w:r>
        <w:t xml:space="preserve"> </w:t>
      </w:r>
      <w:r>
        <w:t xml:space="preserve">is</w:t>
      </w:r>
      <w:r>
        <w:t xml:space="preserve"> </w:t>
      </w:r>
      <m:oMath>
        <m:r>
          <m:rPr>
            <m:sty m:val="p"/>
          </m:rPr>
          <m:t>(</m:t>
        </m:r>
        <m:sSub>
          <m:e>
            <m:r>
              <m:t>ℓ</m:t>
            </m:r>
          </m:e>
          <m:sub>
            <m:r>
              <m:t>11</m:t>
            </m:r>
          </m:sub>
        </m:sSub>
        <m:r>
          <m:rPr>
            <m:sty m:val="p"/>
          </m:rPr>
          <m:t>,</m:t>
        </m:r>
        <m:r>
          <m:t>0</m:t>
        </m:r>
        <m:r>
          <m:rPr>
            <m:sty m:val="p"/>
          </m:rPr>
          <m:t>,</m:t>
        </m:r>
        <m:r>
          <m:rPr>
            <m:sty m:val="p"/>
          </m:rPr>
          <m:t>…</m:t>
        </m:r>
        <m:r>
          <m:rPr>
            <m:sty m:val="p"/>
          </m:rPr>
          <m:t>,</m:t>
        </m:r>
        <m:r>
          <m:t>0</m:t>
        </m:r>
        <m:r>
          <m:rPr>
            <m:sty m:val="p"/>
          </m:rPr>
          <m:t>)</m:t>
        </m:r>
      </m:oMath>
      <w:r>
        <w:t xml:space="preserve">, and row</w:t>
      </w:r>
      <w:r>
        <w:t xml:space="preserve"> </w:t>
      </w:r>
      <m:oMath>
        <m:r>
          <m:t>i</m:t>
        </m:r>
        <m:r>
          <m:rPr>
            <m:sty m:val="p"/>
          </m:rPr>
          <m:t>+</m:t>
        </m:r>
        <m:r>
          <m:t>1</m:t>
        </m:r>
      </m:oMath>
      <w:r>
        <w:t xml:space="preserve"> </w:t>
      </w:r>
      <w:r>
        <w:t xml:space="preserve">is</w:t>
      </w:r>
      <w:r>
        <w:t xml:space="preserve"> </w:t>
      </w:r>
      <m:oMath>
        <m:r>
          <m:rPr>
            <m:sty m:val="p"/>
          </m:rPr>
          <m:t>(</m:t>
        </m:r>
        <m:sSub>
          <m:e>
            <m:r>
              <m:t>g</m:t>
            </m:r>
          </m:e>
          <m:sub>
            <m:r>
              <m:t>i</m:t>
            </m:r>
          </m:sub>
        </m:sSub>
        <m:r>
          <m:rPr>
            <m:sty m:val="p"/>
          </m:rPr>
          <m:t>,</m:t>
        </m:r>
        <m:r>
          <m:rPr>
            <m:sty m:val="p"/>
          </m:rPr>
          <m:t>(</m:t>
        </m:r>
        <m:sSub>
          <m:e>
            <m:r>
              <m:rPr>
                <m:sty m:val="bi"/>
              </m:rPr>
              <m:t>L</m:t>
            </m:r>
          </m:e>
          <m:sub>
            <m:r>
              <m:t>22</m:t>
            </m:r>
          </m:sub>
        </m:sSub>
        <m:sSub>
          <m:e>
            <m:r>
              <m:rPr>
                <m:sty m:val="p"/>
              </m:rPr>
              <m:t>)</m:t>
            </m:r>
          </m:e>
          <m:sub>
            <m:r>
              <m:t>i</m:t>
            </m:r>
            <m:r>
              <m:t>1</m:t>
            </m:r>
          </m:sub>
        </m:sSub>
        <m:r>
          <m:rPr>
            <m:sty m:val="p"/>
          </m:rPr>
          <m:t>,</m:t>
        </m:r>
        <m:r>
          <m:rPr>
            <m:sty m:val="p"/>
          </m:rPr>
          <m:t>…</m:t>
        </m:r>
        <m:r>
          <m:rPr>
            <m:sty m:val="p"/>
          </m:rPr>
          <m:t>,</m:t>
        </m:r>
        <m:r>
          <m:rPr>
            <m:sty m:val="p"/>
          </m:rPr>
          <m:t>(</m:t>
        </m:r>
        <m:sSub>
          <m:e>
            <m:r>
              <m:rPr>
                <m:sty m:val="bi"/>
              </m:rPr>
              <m:t>L</m:t>
            </m:r>
          </m:e>
          <m:sub>
            <m:r>
              <m:t>22</m:t>
            </m:r>
          </m:sub>
        </m:sSub>
        <m:sSub>
          <m:e>
            <m:r>
              <m:rPr>
                <m:sty m:val="p"/>
              </m:rPr>
              <m:t>)</m:t>
            </m:r>
          </m:e>
          <m:sub>
            <m:r>
              <m:t>i</m:t>
            </m:r>
            <m:r>
              <m:rPr>
                <m:sty m:val="p"/>
              </m:rPr>
              <m:t>,</m:t>
            </m:r>
            <m:r>
              <m:t>p</m:t>
            </m:r>
            <m:r>
              <m:rPr>
                <m:sty m:val="p"/>
              </m:rPr>
              <m:t>−</m:t>
            </m:r>
            <m:r>
              <m:t>1</m:t>
            </m:r>
          </m:sub>
        </m:sSub>
        <m:r>
          <m:rPr>
            <m:sty m:val="p"/>
          </m:rPr>
          <m:t>)</m:t>
        </m:r>
      </m:oMath>
      <w:r>
        <w:t xml:space="preserve">.</w:t>
      </w:r>
      <w:r>
        <w:t xml:space="preserve"> </w:t>
      </w:r>
      <w:r>
        <w:t xml:space="preserve">So, for</w:t>
      </w:r>
      <w:r>
        <w:t xml:space="preserve"> </w:t>
      </w:r>
      <m:oMath>
        <m:r>
          <m:t>i</m:t>
        </m:r>
        <m:r>
          <m:rPr>
            <m:sty m:val="p"/>
          </m:rPr>
          <m:t>,</m:t>
        </m:r>
        <m:r>
          <m:t>j</m:t>
        </m:r>
        <m:r>
          <m:rPr>
            <m:sty m:val="p"/>
          </m:rPr>
          <m:t>=</m:t>
        </m:r>
        <m:r>
          <m:t>1</m:t>
        </m:r>
        <m:r>
          <m:rPr>
            <m:sty m:val="p"/>
          </m:rPr>
          <m:t>,</m:t>
        </m:r>
        <m:r>
          <m:rPr>
            <m:sty m:val="p"/>
          </m:rPr>
          <m:t>…</m:t>
        </m:r>
        <m:r>
          <m:rPr>
            <m:sty m:val="p"/>
          </m:rPr>
          <m:t>,</m:t>
        </m:r>
        <m:r>
          <m:t>p</m:t>
        </m:r>
        <m:r>
          <m:rPr>
            <m:sty m:val="p"/>
          </m:rPr>
          <m:t>−</m:t>
        </m:r>
        <m:r>
          <m:t>1</m:t>
        </m:r>
      </m:oMath>
      <w:r>
        <w:t xml:space="preserve">:</w:t>
      </w:r>
    </w:p>
    <w:p>
      <w:pPr>
        <w:pStyle w:val="BodyText"/>
      </w:pPr>
      <m:oMathPara>
        <m:oMathParaPr>
          <m:jc m:val="center"/>
        </m:oMathParaPr>
        <m:oMath>
          <m:eqArr>
            <m:e>
              <m:r>
                <m:rPr>
                  <m:sty m:val="p"/>
                </m:rPr>
                <m:t>(</m:t>
              </m:r>
              <m:r>
                <m:rPr>
                  <m:sty m:val="bi"/>
                </m:rPr>
                <m:t>L</m:t>
              </m:r>
              <m:sSup>
                <m:e>
                  <m:r>
                    <m:rPr>
                      <m:sty m:val="bi"/>
                    </m:rPr>
                    <m:t>L</m:t>
                  </m:r>
                </m:e>
                <m:sup>
                  <m:r>
                    <m:rPr>
                      <m:sty m:val="p"/>
                    </m:rPr>
                    <m:t>⊤</m:t>
                  </m:r>
                </m:sup>
              </m:sSup>
              <m:sSub>
                <m:e>
                  <m:r>
                    <m:rPr>
                      <m:sty m:val="p"/>
                    </m:rPr>
                    <m:t>)</m:t>
                  </m:r>
                </m:e>
                <m:sub>
                  <m:r>
                    <m:t>11</m:t>
                  </m:r>
                </m:sub>
              </m:sSub>
              <m:r>
                <m:t>&amp;</m:t>
              </m:r>
              <m:r>
                <m:rPr>
                  <m:sty m:val="p"/>
                </m:rPr>
                <m:t>=</m:t>
              </m:r>
              <m:sSub>
                <m:e>
                  <m:r>
                    <m:t>ℓ</m:t>
                  </m:r>
                </m:e>
                <m:sub>
                  <m:r>
                    <m:t>11</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t>0</m:t>
                  </m:r>
                </m:e>
              </m:nary>
              <m:r>
                <m:rPr>
                  <m:sty m:val="p"/>
                </m:rPr>
                <m:t>⋅</m:t>
              </m:r>
              <m:r>
                <m:t>0</m:t>
              </m:r>
            </m:e>
            <m:e>
              <m:r>
                <m:t>&amp;</m:t>
              </m:r>
              <m:r>
                <m:rPr>
                  <m:sty m:val="p"/>
                </m:rPr>
                <m:t>=</m:t>
              </m:r>
              <m:sSubSup>
                <m:e>
                  <m:r>
                    <m:t>ℓ</m:t>
                  </m:r>
                </m:e>
                <m:sub>
                  <m:r>
                    <m:t>11</m:t>
                  </m:r>
                </m:sub>
                <m:sup>
                  <m:r>
                    <m:t>2</m:t>
                  </m:r>
                </m:sup>
              </m:sSubSup>
              <m:r>
                <m:rPr>
                  <m:sty m:val="p"/>
                </m:rPr>
                <m:t>,</m:t>
              </m:r>
              <m:r>
                <m:t>&amp;</m:t>
              </m:r>
              <m:r>
                <m:t>&amp;</m:t>
              </m:r>
              <m:r>
                <m:rPr>
                  <m:nor/>
                  <m:sty m:val="p"/>
                </m:rPr>
                <m:t>(rows 1 and 1)</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1</m:t>
                  </m:r>
                </m:sub>
              </m:sSub>
              <m:r>
                <m:t>&amp;</m:t>
              </m:r>
              <m:r>
                <m:rPr>
                  <m:sty m:val="p"/>
                </m:rPr>
                <m:t>=</m:t>
              </m:r>
              <m:sSub>
                <m:e>
                  <m:r>
                    <m:t>g</m:t>
                  </m:r>
                </m:e>
                <m:sub>
                  <m:r>
                    <m:t>i</m:t>
                  </m:r>
                </m:sub>
              </m:sSub>
              <m:r>
                <m:t> </m:t>
              </m:r>
              <m:sSub>
                <m:e>
                  <m:r>
                    <m:t>ℓ</m:t>
                  </m:r>
                </m:e>
                <m:sub>
                  <m:r>
                    <m:t>11</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rPr>
                  <m:sty m:val="p"/>
                </m:rPr>
                <m:t>⋅</m:t>
              </m:r>
              <m:r>
                <m:t>0</m:t>
              </m:r>
            </m:e>
            <m:e>
              <m:r>
                <m:t>&amp;</m:t>
              </m:r>
              <m:r>
                <m:rPr>
                  <m:sty m:val="p"/>
                </m:rPr>
                <m:t>=</m:t>
              </m:r>
              <m:sSub>
                <m:e>
                  <m:r>
                    <m:t>ℓ</m:t>
                  </m:r>
                </m:e>
                <m:sub>
                  <m:r>
                    <m:t>11</m:t>
                  </m:r>
                </m:sub>
              </m:sSub>
              <m:r>
                <m:t> </m:t>
              </m:r>
              <m:sSub>
                <m:e>
                  <m:r>
                    <m:t>g</m:t>
                  </m:r>
                </m:e>
                <m:sub>
                  <m:r>
                    <m:t>i</m:t>
                  </m:r>
                </m:sub>
              </m:sSub>
              <m:r>
                <m:rPr>
                  <m:sty m:val="p"/>
                </m:rPr>
                <m:t>,</m:t>
              </m:r>
              <m:r>
                <m:t>&amp;</m:t>
              </m:r>
              <m:r>
                <m:t>&amp;</m:t>
              </m:r>
              <m:r>
                <m:rPr>
                  <m:nor/>
                  <m:sty m:val="p"/>
                </m:rPr>
                <m:t>(rows </m:t>
              </m:r>
              <m:r>
                <m:t>i</m:t>
              </m:r>
              <m:r>
                <m:rPr>
                  <m:sty m:val="p"/>
                </m:rPr>
                <m:t>+</m:t>
              </m:r>
              <m:r>
                <m:t>1</m:t>
              </m:r>
              <m:r>
                <m:rPr>
                  <m:nor/>
                  <m:sty m:val="p"/>
                </m:rPr>
                <m:t> and </m:t>
              </m:r>
              <m:r>
                <m:t>1</m:t>
              </m:r>
              <m:r>
                <m:rPr>
                  <m:nor/>
                  <m:sty m:val="p"/>
                </m:rPr>
                <m:t>)</m:t>
              </m:r>
            </m:e>
            <m:e>
              <m:r>
                <m:rPr>
                  <m:sty m:val="p"/>
                </m:rPr>
                <m:t>(</m:t>
              </m:r>
              <m:r>
                <m:rPr>
                  <m:sty m:val="bi"/>
                </m:rPr>
                <m:t>L</m:t>
              </m:r>
              <m:sSup>
                <m:e>
                  <m:r>
                    <m:rPr>
                      <m:sty m:val="bi"/>
                    </m:rPr>
                    <m:t>L</m:t>
                  </m:r>
                </m:e>
                <m:sup>
                  <m:r>
                    <m:rPr>
                      <m:sty m:val="p"/>
                    </m:rPr>
                    <m:t>⊤</m:t>
                  </m:r>
                </m:sup>
              </m:sSup>
              <m:sSub>
                <m:e>
                  <m:r>
                    <m:rPr>
                      <m:sty m:val="p"/>
                    </m:rPr>
                    <m:t>)</m:t>
                  </m:r>
                </m:e>
                <m:sub>
                  <m:r>
                    <m:t>i</m:t>
                  </m:r>
                  <m:r>
                    <m:rPr>
                      <m:sty m:val="p"/>
                    </m:rPr>
                    <m:t>+</m:t>
                  </m:r>
                  <m:r>
                    <m:t>1</m:t>
                  </m:r>
                  <m:r>
                    <m:rPr>
                      <m:sty m:val="p"/>
                    </m:rPr>
                    <m:t>,</m:t>
                  </m:r>
                  <m:r>
                    <m:t>j</m:t>
                  </m:r>
                  <m:r>
                    <m:rPr>
                      <m:sty m:val="p"/>
                    </m:rPr>
                    <m:t>+</m:t>
                  </m:r>
                  <m:r>
                    <m:t>1</m:t>
                  </m:r>
                </m:sub>
              </m:sSub>
              <m:r>
                <m:t>&amp;</m:t>
              </m:r>
              <m:r>
                <m:rPr>
                  <m:sty m:val="p"/>
                </m:rPr>
                <m:t>=</m:t>
              </m:r>
              <m:sSub>
                <m:e>
                  <m:r>
                    <m:t>g</m:t>
                  </m:r>
                </m:e>
                <m:sub>
                  <m:r>
                    <m:t>i</m:t>
                  </m:r>
                </m:sub>
              </m:sSub>
              <m:r>
                <m:t> </m:t>
              </m:r>
              <m:sSub>
                <m:e>
                  <m:r>
                    <m:t>g</m:t>
                  </m:r>
                </m:e>
                <m:sub>
                  <m:r>
                    <m:t>j</m:t>
                  </m:r>
                </m:sub>
              </m:sSub>
              <m:r>
                <m:rPr>
                  <m:sty m:val="p"/>
                </m:rPr>
                <m:t>+</m:t>
              </m:r>
              <m:nary>
                <m:naryPr>
                  <m:chr m:val="∑"/>
                  <m:limLoc m:val="undOvr"/>
                  <m:subHide m:val="off"/>
                  <m:supHide m:val="off"/>
                </m:naryPr>
                <m:sub>
                  <m:r>
                    <m:t>r</m:t>
                  </m:r>
                  <m:r>
                    <m:rPr>
                      <m:sty m:val="p"/>
                    </m:rPr>
                    <m:t>=</m:t>
                  </m:r>
                  <m:r>
                    <m:t>2</m:t>
                  </m:r>
                </m:sub>
                <m:sup>
                  <m:r>
                    <m:t>p</m:t>
                  </m:r>
                </m:sup>
                <m:e>
                  <m:r>
                    <m:rPr>
                      <m:sty m:val="p"/>
                    </m:rPr>
                    <m:t>(</m:t>
                  </m:r>
                </m:e>
              </m:nary>
              <m:sSub>
                <m:e>
                  <m:r>
                    <m:rPr>
                      <m:sty m:val="bi"/>
                    </m:rPr>
                    <m:t>L</m:t>
                  </m:r>
                </m:e>
                <m:sub>
                  <m:r>
                    <m:t>22</m:t>
                  </m:r>
                </m:sub>
              </m:sSub>
              <m:sSub>
                <m:e>
                  <m:r>
                    <m:rPr>
                      <m:sty m:val="p"/>
                    </m:rPr>
                    <m:t>)</m:t>
                  </m:r>
                </m:e>
                <m:sub>
                  <m:r>
                    <m:t>i</m:t>
                  </m:r>
                  <m:r>
                    <m:rPr>
                      <m:sty m:val="p"/>
                    </m:rPr>
                    <m:t>,</m:t>
                  </m:r>
                  <m:r>
                    <m:t>r</m:t>
                  </m:r>
                  <m:r>
                    <m:rPr>
                      <m:sty m:val="p"/>
                    </m:rPr>
                    <m:t>−</m:t>
                  </m:r>
                  <m:r>
                    <m:t>1</m:t>
                  </m:r>
                </m:sub>
              </m:sSub>
              <m:r>
                <m:t> </m:t>
              </m:r>
              <m:r>
                <m:rPr>
                  <m:sty m:val="p"/>
                </m:rPr>
                <m:t>(</m:t>
              </m:r>
              <m:sSub>
                <m:e>
                  <m:r>
                    <m:rPr>
                      <m:sty m:val="bi"/>
                    </m:rPr>
                    <m:t>L</m:t>
                  </m:r>
                </m:e>
                <m:sub>
                  <m:r>
                    <m:t>22</m:t>
                  </m:r>
                </m:sub>
              </m:sSub>
              <m:sSub>
                <m:e>
                  <m:r>
                    <m:rPr>
                      <m:sty m:val="p"/>
                    </m:rPr>
                    <m:t>)</m:t>
                  </m:r>
                </m:e>
                <m:sub>
                  <m:r>
                    <m:t>j</m:t>
                  </m:r>
                  <m:r>
                    <m:rPr>
                      <m:sty m:val="p"/>
                    </m:rPr>
                    <m:t>,</m:t>
                  </m:r>
                  <m:r>
                    <m:t>r</m:t>
                  </m:r>
                  <m:r>
                    <m:rPr>
                      <m:sty m:val="p"/>
                    </m:rPr>
                    <m:t>−</m:t>
                  </m:r>
                  <m:r>
                    <m:t>1</m:t>
                  </m:r>
                </m:sub>
              </m:sSub>
              <m:r>
                <m:t>&amp;</m:t>
              </m:r>
              <m:r>
                <m:t>&amp;</m:t>
              </m:r>
              <m:r>
                <m:rPr>
                  <m:nor/>
                  <m:sty m:val="p"/>
                </m:rPr>
                <m:t>(rows </m:t>
              </m:r>
              <m:r>
                <m:t>i</m:t>
              </m:r>
              <m:r>
                <m:rPr>
                  <m:sty m:val="p"/>
                </m:rPr>
                <m:t>+</m:t>
              </m:r>
              <m:r>
                <m:t>1</m:t>
              </m:r>
              <m:r>
                <m:rPr>
                  <m:nor/>
                  <m:sty m:val="p"/>
                </m:rPr>
                <m:t> and </m:t>
              </m:r>
              <m:r>
                <m:t>j</m:t>
              </m:r>
              <m:r>
                <m:rPr>
                  <m:sty m:val="p"/>
                </m:rPr>
                <m:t>+</m:t>
              </m:r>
              <m:r>
                <m:t>1</m:t>
              </m:r>
              <m:r>
                <m:rPr>
                  <m:nor/>
                  <m:sty m:val="p"/>
                </m:rPr>
                <m:t>)</m:t>
              </m:r>
            </m:e>
            <m:e>
              <m:r>
                <m:t>&amp;</m:t>
              </m:r>
              <m:r>
                <m:rPr>
                  <m:sty m:val="p"/>
                </m:rPr>
                <m:t>=</m:t>
              </m:r>
              <m:r>
                <m:rPr>
                  <m:sty m:val="p"/>
                </m:rPr>
                <m:t>(</m:t>
              </m:r>
              <m:limLow>
                <m:e>
                  <m:r>
                    <m:t>g</m:t>
                  </m:r>
                </m:e>
                <m:lim>
                  <m:r>
                    <m:rPr>
                      <m:sty m:val="p"/>
                    </m:rPr>
                    <m:t>∼</m:t>
                  </m:r>
                </m:lim>
              </m:limLow>
              <m:sSup>
                <m:e>
                  <m:limLow>
                    <m:e>
                      <m:r>
                        <m:t>g</m:t>
                      </m:r>
                    </m:e>
                    <m:lim>
                      <m:r>
                        <m:rPr>
                          <m:sty m:val="p"/>
                        </m:rPr>
                        <m:t>∼</m:t>
                      </m:r>
                    </m:lim>
                  </m:limLow>
                </m:e>
                <m:sup>
                  <m:r>
                    <m:rPr>
                      <m:sty m:val="p"/>
                    </m:rPr>
                    <m:t>⊤</m:t>
                  </m:r>
                </m:sup>
              </m:sSup>
              <m:sSub>
                <m:e>
                  <m:r>
                    <m:rPr>
                      <m:sty m:val="p"/>
                    </m:rPr>
                    <m:t>)</m:t>
                  </m:r>
                </m:e>
                <m:sub>
                  <m:r>
                    <m:t>i</m:t>
                  </m:r>
                  <m:r>
                    <m:t>j</m:t>
                  </m:r>
                </m:sub>
              </m:sSub>
              <m:r>
                <m:rPr>
                  <m:sty m:val="p"/>
                </m:rPr>
                <m:t>+</m:t>
              </m:r>
              <m:r>
                <m:rPr>
                  <m:sty m:val="p"/>
                </m:rPr>
                <m:t>(</m:t>
              </m:r>
              <m:sSub>
                <m:e>
                  <m:r>
                    <m:rPr>
                      <m:sty m:val="bi"/>
                    </m:rPr>
                    <m:t>L</m:t>
                  </m:r>
                </m:e>
                <m:sub>
                  <m:r>
                    <m:t>22</m:t>
                  </m:r>
                </m:sub>
              </m:sSub>
              <m:sSup>
                <m:e>
                  <m:sSub>
                    <m:e>
                      <m:r>
                        <m:rPr>
                          <m:sty m:val="bi"/>
                        </m:rPr>
                        <m:t>L</m:t>
                      </m:r>
                    </m:e>
                    <m:sub>
                      <m:r>
                        <m:t>22</m:t>
                      </m:r>
                    </m:sub>
                  </m:sSub>
                </m:e>
                <m:sup>
                  <m:r>
                    <m:rPr>
                      <m:sty m:val="p"/>
                    </m:rPr>
                    <m:t>⊤</m:t>
                  </m:r>
                </m:sup>
              </m:sSup>
              <m:sSub>
                <m:e>
                  <m:r>
                    <m:rPr>
                      <m:sty m:val="p"/>
                    </m:rPr>
                    <m:t>)</m:t>
                  </m:r>
                </m:e>
                <m:sub>
                  <m:r>
                    <m:t>i</m:t>
                  </m:r>
                  <m:r>
                    <m:t>j</m:t>
                  </m:r>
                </m:sub>
              </m:sSub>
              <m:r>
                <m:rPr>
                  <m:sty m:val="p"/>
                </m:rPr>
                <m:t>.</m:t>
              </m:r>
              <m:r>
                <m:t>&amp;</m:t>
              </m:r>
              <m:r>
                <m:t>&amp;</m:t>
              </m:r>
              <m:r>
                <m:rPr>
                  <m:nor/>
                  <m:sty m:val="p"/>
                </m:rPr>
                <m:t>(</m:t>
              </m:r>
              <m:r>
                <m:rPr>
                  <m:nor/>
                  <m:sty m:val="p"/>
                </m:rPr>
                <m:t>Definition 26</m:t>
              </m:r>
              <m:r>
                <m:rPr>
                  <m:nor/>
                  <m:sty m:val="p"/>
                </m:rPr>
                <m:t>, with </m:t>
              </m:r>
              <m:r>
                <m:t>s</m:t>
              </m:r>
              <m:r>
                <m:rPr>
                  <m:sty m:val="p"/>
                </m:rPr>
                <m:t>=</m:t>
              </m:r>
              <m:r>
                <m:t>r</m:t>
              </m:r>
              <m:r>
                <m:rPr>
                  <m:sty m:val="p"/>
                </m:rPr>
                <m:t>−</m:t>
              </m:r>
              <m:r>
                <m:t>1</m:t>
              </m:r>
              <m:r>
                <m:rPr>
                  <m:nor/>
                  <m:sty m:val="p"/>
                </m:rPr>
                <m:t>)</m:t>
              </m:r>
            </m:e>
          </m:eqArr>
        </m:oMath>
      </m:oMathPara>
    </w:p>
    <w:p>
      <w:pPr>
        <w:pStyle w:val="FirstParagraph"/>
      </w:pPr>
      <w:del w:id="29295" w:author="PR Preview" w:date="2026-01-01T00:00:00Z">
        <w:r>
          <w:delText xml:space="preserve">Entry</w:delText>
        </w:r>
      </w:del>
      <w:del w:id="29296" w:author="PR Preview" w:date="2026-01-01T00:00:00Z">
        <w:r>
          <w:delText xml:space="preserve"> </w:delText>
        </w:r>
      </w:del>
      <m:oMath>
        <m:r>
          <m:rPr>
            <m:sty m:val="p"/>
          </m:rPr>
          <m:t>(</m:t>
        </m:r>
        <m:r>
          <m:t>1</m:t>
        </m:r>
        <m:r>
          <m:rPr>
            <m:sty m:val="p"/>
          </m:rPr>
          <m:t>,</m:t>
        </m:r>
        <m:r>
          <m:t>j</m:t>
        </m:r>
        <m:r>
          <m:rPr>
            <m:sty m:val="p"/>
          </m:rPr>
          <m:t>+</m:t>
        </m:r>
        <m:r>
          <m:t>1</m:t>
        </m:r>
        <m:r>
          <m:rPr>
            <m:sty m:val="p"/>
          </m:rPr>
          <m:t>)</m:t>
        </m:r>
      </m:oMath>
      <w:del w:id="29297" w:author="PR Preview" w:date="2026-01-01T00:00:00Z">
        <w:r>
          <w:delText xml:space="preserve"> </w:delText>
        </w:r>
      </w:del>
      <w:del w:id="29298" w:author="PR Preview" w:date="2026-01-01T00:00:00Z">
        <w:r>
          <w:delText xml:space="preserve">is</w:delText>
        </w:r>
      </w:del>
      <w:del w:id="29299" w:author="PR Preview" w:date="2026-01-01T00:00:00Z">
        <w:r>
          <w:delText xml:space="preserve"> </w:delText>
        </w:r>
      </w:del>
      <m:oMath>
        <m:sSub>
          <m:e>
            <m:r>
              <m:t>ℓ</m:t>
            </m:r>
          </m:e>
          <m:sub>
            <m:r>
              <m:t>11</m:t>
            </m:r>
          </m:sub>
        </m:sSub>
        <m:r>
          <m:t> </m:t>
        </m:r>
        <m:sSub>
          <m:e>
            <m:r>
              <m:t>g</m:t>
            </m:r>
          </m:e>
          <m:sub>
            <m:r>
              <m:t>j</m:t>
            </m:r>
          </m:sub>
        </m:sSub>
      </m:oMath>
      <w:del w:id="29300" w:author="PR Preview" w:date="2026-01-01T00:00:00Z">
        <w:r>
          <w:delText xml:space="preserve"> </w:delText>
        </w:r>
      </w:del>
      <w:del w:id="29301" w:author="PR Preview" w:date="2026-01-01T00:00:00Z">
        <w:r>
          <w:delText xml:space="preserve">by the same computation with the roles swapped,</w:delText>
        </w:r>
      </w:del>
      <w:del w:id="29302" w:author="PR Preview" w:date="2026-01-01T00:00:00Z">
        <w:r>
          <w:delText xml:space="preserve"> </w:delText>
        </w:r>
      </w:del>
      <w:del w:id="29303" w:author="PR Preview" w:date="2026-01-01T00:00:00Z">
        <w:r>
          <w:delText xml:space="preserve">the transpose of the</w:delText>
        </w:r>
      </w:del>
      <w:del w:id="29304" w:author="PR Preview" w:date="2026-01-01T00:00:00Z">
        <w:r>
          <w:delText xml:space="preserve"> </w:delText>
        </w:r>
      </w:del>
      <m:oMath>
        <m:r>
          <m:rPr>
            <m:sty m:val="p"/>
          </m:rPr>
          <m:t>(</m:t>
        </m:r>
        <m:r>
          <m:t>2</m:t>
        </m:r>
        <m:r>
          <m:rPr>
            <m:sty m:val="p"/>
          </m:rPr>
          <m:t>,</m:t>
        </m:r>
        <m:r>
          <m:t>1</m:t>
        </m:r>
        <m:r>
          <m:rPr>
            <m:sty m:val="p"/>
          </m:rPr>
          <m:t>)</m:t>
        </m:r>
      </m:oMath>
      <w:del w:id="29305" w:author="PR Preview" w:date="2026-01-01T00:00:00Z">
        <w:r>
          <w:delText xml:space="preserve"> </w:delText>
        </w:r>
      </w:del>
      <w:del w:id="29306" w:author="PR Preview" w:date="2026-01-01T00:00:00Z">
        <w:r>
          <w:delText xml:space="preserve">block;</w:delText>
        </w:r>
      </w:del>
      <w:del w:id="29307" w:author="PR Preview" w:date="2026-01-01T00:00:00Z">
        <w:r>
          <w:delText xml:space="preserve"> </w:delText>
        </w:r>
      </w:del>
      <w:del w:id="29308" w:author="PR Preview" w:date="2026-01-01T00:00:00Z">
        <w:r>
          <w:delText xml:space="preserve">it matches</w:delText>
        </w:r>
      </w:del>
      <w:del w:id="29309" w:author="PR Preview" w:date="2026-01-01T00:00:00Z">
        <w:r>
          <w:delText xml:space="preserve"> </w:delText>
        </w:r>
      </w:del>
      <m:oMath>
        <m:sSup>
          <m:e>
            <m:limLow>
              <m:e>
                <m:r>
                  <m:t>b</m:t>
                </m:r>
              </m:e>
              <m:lim>
                <m:r>
                  <m:rPr>
                    <m:sty m:val="p"/>
                  </m:rPr>
                  <m:t>∼</m:t>
                </m:r>
              </m:lim>
            </m:limLow>
          </m:e>
          <m:sup>
            <m:r>
              <m:rPr>
                <m:sty m:val="p"/>
              </m:rPr>
              <m:t>⊤</m:t>
            </m:r>
          </m:sup>
        </m:sSup>
      </m:oMath>
      <w:del w:id="29310" w:author="PR Preview" w:date="2026-01-01T00:00:00Z">
        <w:r>
          <w:delText xml:space="preserve"> </w:delText>
        </w:r>
      </w:del>
      <w:del w:id="29311" w:author="PR Preview" w:date="2026-01-01T00:00:00Z">
        <w:r>
          <w:delText xml:space="preserve">exactly when the</w:delText>
        </w:r>
      </w:del>
      <w:del w:id="29312" w:author="PR Preview" w:date="2026-01-01T00:00:00Z">
        <w:r>
          <w:delText xml:space="preserve"> </w:delText>
        </w:r>
      </w:del>
      <m:oMath>
        <m:r>
          <m:rPr>
            <m:sty m:val="p"/>
          </m:rPr>
          <m:t>(</m:t>
        </m:r>
        <m:r>
          <m:t>2</m:t>
        </m:r>
        <m:r>
          <m:rPr>
            <m:sty m:val="p"/>
          </m:rPr>
          <m:t>,</m:t>
        </m:r>
        <m:r>
          <m:t>1</m:t>
        </m:r>
        <m:r>
          <m:rPr>
            <m:sty m:val="p"/>
          </m:rPr>
          <m:t>)</m:t>
        </m:r>
      </m:oMath>
      <w:del w:id="29313" w:author="PR Preview" w:date="2026-01-01T00:00:00Z">
        <w:r>
          <w:delText xml:space="preserve"> </w:delText>
        </w:r>
      </w:del>
      <w:del w:id="29314" w:author="PR Preview" w:date="2026-01-01T00:00:00Z">
        <w:r>
          <w:delText xml:space="preserve">block matches</w:delText>
        </w:r>
      </w:del>
      <w:del w:id="29315" w:author="PR Preview" w:date="2026-01-01T00:00:00Z">
        <w:r>
          <w:delText xml:space="preserve"> </w:delText>
        </w:r>
      </w:del>
      <m:oMath>
        <m:limLow>
          <m:e>
            <m:r>
              <m:t>b</m:t>
            </m:r>
          </m:e>
          <m:lim>
            <m:r>
              <m:rPr>
                <m:sty m:val="p"/>
              </m:rPr>
              <m:t>∼</m:t>
            </m:r>
          </m:lim>
        </m:limLow>
      </m:oMath>
      <w:del w:id="29316" w:author="PR Preview" w:date="2026-01-01T00:00:00Z">
        <w:r>
          <w:delText xml:space="preserve">,</w:delText>
        </w:r>
      </w:del>
      <w:del w:id="29317" w:author="PR Preview" w:date="2026-01-01T00:00:00Z">
        <w:r>
          <w:delText xml:space="preserve"> </w:delText>
        </w:r>
      </w:del>
      <w:del w:id="29318" w:author="PR Preview" w:date="2026-01-01T00:00:00Z">
        <w:r>
          <w:delText xml:space="preserve">which is where the symmetry of</w:delText>
        </w:r>
      </w:del>
      <w:del w:id="29319" w:author="PR Preview" w:date="2026-01-01T00:00:00Z">
        <w:r>
          <w:delText xml:space="preserve"> </w:delText>
        </w:r>
      </w:del>
      <m:oMath>
        <m:r>
          <m:rPr>
            <m:sty m:val="bi"/>
          </m:rPr>
          <m:t>A</m:t>
        </m:r>
      </m:oMath>
      <w:del w:id="29320" w:author="PR Preview" w:date="2026-01-01T00:00:00Z">
        <w:r>
          <w:delText xml:space="preserve"> </w:delText>
        </w:r>
      </w:del>
      <w:del w:id="29321" w:author="PR Preview" w:date="2026-01-01T00:00:00Z">
        <w:r>
          <w:delText xml:space="preserve">is used.</w:delText>
        </w:r>
      </w:del>
      <w:del w:id="29322" w:author="PR Preview" w:date="2026-01-01T00:00:00Z">
        <w:r>
          <w:delText xml:space="preserve"> </w:delText>
        </w:r>
      </w:del>
      <w:del w:id="29323" w:author="PR Preview" w:date="2026-01-01T00:00:00Z">
        <w:r>
          <w:delText xml:space="preserve">So</w:delText>
        </w:r>
      </w:del>
      <w:del w:id="29324" w:author="PR Preview" w:date="2026-01-01T00:00:00Z">
        <w:r>
          <w:delText xml:space="preserve"> </w:delText>
        </w:r>
      </w:del>
      <m:oMath>
        <m:r>
          <m:rPr>
            <m:sty m:val="bi"/>
          </m:rPr>
          <m:t>L</m:t>
        </m:r>
        <m:sSup>
          <m:e>
            <m:r>
              <m:rPr>
                <m:sty m:val="bi"/>
              </m:rPr>
              <m:t>L</m:t>
            </m:r>
          </m:e>
          <m:sup>
            <m:r>
              <m:rPr>
                <m:sty m:val="p"/>
              </m:rPr>
              <m:t>⊤</m:t>
            </m:r>
          </m:sup>
        </m:sSup>
        <m:r>
          <m:rPr>
            <m:sty m:val="p"/>
          </m:rPr>
          <m:t>=</m:t>
        </m:r>
        <m:r>
          <m:rPr>
            <m:sty m:val="bi"/>
          </m:rPr>
          <m:t>A</m:t>
        </m:r>
      </m:oMath>
      <w:del w:id="29325" w:author="PR Preview" w:date="2026-01-01T00:00:00Z">
        <w:r>
          <w:delText xml:space="preserve"> </w:delText>
        </w:r>
      </w:del>
      <w:del w:id="29326" w:author="PR Preview" w:date="2026-01-01T00:00:00Z">
        <w:r>
          <w:delText xml:space="preserve">says exactly</w:delText>
        </w:r>
      </w:del>
    </w:p>
    <w:p>
      <w:pPr>
        <w:pStyle w:val="BodyText"/>
      </w:pPr>
      <m:oMathPara>
        <m:oMathParaPr>
          <m:jc m:val="center"/>
        </m:oMathParaPr>
        <m:oMath>
          <m:sSubSup>
            <m:e>
              <m:r>
                <m:t>ℓ</m:t>
              </m:r>
            </m:e>
            <m:sub>
              <m:r>
                <m:t>11</m:t>
              </m:r>
            </m:sub>
            <m:sup>
              <m:r>
                <m:t>2</m:t>
              </m:r>
            </m:sup>
          </m:sSubSup>
          <m:r>
            <m:rPr>
              <m:sty m:val="p"/>
            </m:rPr>
            <m:t>=</m:t>
          </m:r>
          <m:sSub>
            <m:e>
              <m:r>
                <m:t>a</m:t>
              </m:r>
            </m:e>
            <m:sub>
              <m:r>
                <m:t>11</m:t>
              </m:r>
            </m:sub>
          </m:sSub>
          <m:r>
            <m:rPr>
              <m:sty m:val="p"/>
            </m:rPr>
            <m:t>,</m:t>
          </m:r>
          <m:r>
            <m:t>  </m:t>
          </m:r>
          <m:sSub>
            <m:e>
              <m:r>
                <m:t>ℓ</m:t>
              </m:r>
            </m:e>
            <m:sub>
              <m:r>
                <m:t>11</m:t>
              </m:r>
            </m:sub>
          </m:sSub>
          <m:r>
            <m:t> </m:t>
          </m:r>
          <m:limLow>
            <m:e>
              <m:r>
                <m:t>g</m:t>
              </m:r>
            </m:e>
            <m:lim>
              <m:r>
                <m:rPr>
                  <m:sty m:val="p"/>
                </m:rPr>
                <m:t>∼</m:t>
              </m:r>
            </m:lim>
          </m:limLow>
          <m:r>
            <m:rPr>
              <m:sty m:val="p"/>
            </m:rPr>
            <m:t>=</m:t>
          </m:r>
          <m:limLow>
            <m:e>
              <m:r>
                <m:t>b</m:t>
              </m:r>
            </m:e>
            <m:lim>
              <m:r>
                <m:rPr>
                  <m:sty m:val="p"/>
                </m:rPr>
                <m:t>∼</m:t>
              </m:r>
            </m:lim>
          </m:limLow>
          <m:r>
            <m:rPr>
              <m:sty m:val="p"/>
            </m:rPr>
            <m:t>,</m:t>
          </m:r>
          <m:r>
            <m:t>  </m:t>
          </m:r>
          <m:limLow>
            <m:e>
              <m:r>
                <m:t>g</m:t>
              </m:r>
            </m:e>
            <m:lim>
              <m:r>
                <m:rPr>
                  <m:sty m:val="p"/>
                </m:rPr>
                <m:t>∼</m:t>
              </m:r>
            </m:lim>
          </m:limLow>
          <m:sSup>
            <m:e>
              <m:limLow>
                <m:e>
                  <m:r>
                    <m:t>g</m:t>
                  </m:r>
                </m:e>
                <m:lim>
                  <m:r>
                    <m:rPr>
                      <m:sty m:val="p"/>
                    </m:rPr>
                    <m:t>∼</m:t>
                  </m:r>
                </m:lim>
              </m:limLow>
            </m:e>
            <m:sup>
              <m:r>
                <m:rPr>
                  <m:sty m:val="p"/>
                </m:rPr>
                <m:t>⊤</m:t>
              </m:r>
            </m:sup>
          </m:sSup>
          <m:r>
            <m:rPr>
              <m:sty m:val="p"/>
            </m:rPr>
            <m:t>+</m:t>
          </m:r>
          <m:sSub>
            <m:e>
              <m:r>
                <m:rPr>
                  <m:sty m:val="bi"/>
                </m:rPr>
                <m:t>L</m:t>
              </m:r>
            </m:e>
            <m:sub>
              <m:r>
                <m:t>22</m:t>
              </m:r>
            </m:sub>
          </m:sSub>
          <m:sSup>
            <m:e>
              <m:sSub>
                <m:e>
                  <m:r>
                    <m:rPr>
                      <m:sty m:val="bi"/>
                    </m:rPr>
                    <m:t>L</m:t>
                  </m:r>
                </m:e>
                <m:sub>
                  <m:r>
                    <m:t>22</m:t>
                  </m:r>
                </m:sub>
              </m:sSub>
            </m:e>
            <m:sup>
              <m:r>
                <m:rPr>
                  <m:sty m:val="p"/>
                </m:rPr>
                <m:t>⊤</m:t>
              </m:r>
            </m:sup>
          </m:sSup>
          <m:r>
            <m:rPr>
              <m:sty m:val="p"/>
            </m:rPr>
            <m:t>=</m:t>
          </m:r>
          <m:sSub>
            <m:e>
              <m:r>
                <m:rPr>
                  <m:sty m:val="bi"/>
                </m:rPr>
                <m:t>A</m:t>
              </m:r>
            </m:e>
            <m:sub>
              <m:r>
                <m:t>22</m:t>
              </m:r>
            </m:sub>
          </m:sSub>
          <m:r>
            <m:rPr>
              <m:sty m:val="p"/>
            </m:rPr>
            <m:t>.</m:t>
          </m:r>
        </m:oMath>
      </m:oMathPara>
    </w:p>
    <w:p>
      <w:pPr>
        <w:pStyle w:val="FirstParagraph"/>
      </w:pPr>
      <m:oMath>
        <m:sSub>
          <m:e>
            <m:r>
              <m:t>a</m:t>
            </m:r>
          </m:e>
          <m:sub>
            <m:r>
              <m:t>11</m:t>
            </m:r>
          </m:sub>
        </m:sSub>
        <m:r>
          <m:rPr>
            <m:sty m:val="p"/>
          </m:rPr>
          <m:t>&gt;</m:t>
        </m:r>
        <m:r>
          <m:t>0</m:t>
        </m:r>
      </m:oMath>
      <w:del w:id="29327" w:author="PR Preview" w:date="2026-01-01T00:00:00Z">
        <w:r>
          <w:delText xml:space="preserve"> </w:delText>
        </w:r>
      </w:del>
      <w:del w:id="29328" w:author="PR Preview" w:date="2026-01-01T00:00:00Z">
        <w:r>
          <w:delText xml:space="preserve">(</w:delText>
        </w:r>
      </w:del>
      <w:hyperlink w:anchor="thm-pd-submatrix">
        <w:del w:id="29329" w:author="PR Preview" w:date="2026-01-01T00:00:00Z">
          <w:r>
            <w:rPr>
              <w:rStyle w:val="Hyperlink"/>
            </w:rPr>
            <w:delText xml:space="preserve">Theorem 118</w:delText>
          </w:r>
        </w:del>
      </w:hyperlink>
      <w:del w:id="29330" w:author="PR Preview" w:date="2026-01-01T00:00:00Z">
        <w:r>
          <w:delText xml:space="preserve">), so the first equation with</w:delText>
        </w:r>
      </w:del>
      <w:del w:id="29331" w:author="PR Preview" w:date="2026-01-01T00:00:00Z">
        <w:r>
          <w:delText xml:space="preserve"> </w:delText>
        </w:r>
      </w:del>
      <m:oMath>
        <m:sSub>
          <m:e>
            <m:r>
              <m:t>ℓ</m:t>
            </m:r>
          </m:e>
          <m:sub>
            <m:r>
              <m:t>11</m:t>
            </m:r>
          </m:sub>
        </m:sSub>
        <m:r>
          <m:rPr>
            <m:sty m:val="p"/>
          </m:rPr>
          <m:t>&gt;</m:t>
        </m:r>
        <m:r>
          <m:t>0</m:t>
        </m:r>
      </m:oMath>
      <w:del w:id="29332" w:author="PR Preview" w:date="2026-01-01T00:00:00Z">
        <w:r>
          <w:delText xml:space="preserve"> </w:delText>
        </w:r>
      </w:del>
      <w:del w:id="29333" w:author="PR Preview" w:date="2026-01-01T00:00:00Z">
        <w:r>
          <w:delText xml:space="preserve">forces</w:delText>
        </w:r>
      </w:del>
      <w:del w:id="29334" w:author="PR Preview" w:date="2026-01-01T00:00:00Z">
        <w:r>
          <w:delText xml:space="preserve"> </w:delText>
        </w:r>
      </w:del>
      <m:oMath>
        <m:sSub>
          <m:e>
            <m:r>
              <m:t>ℓ</m:t>
            </m:r>
          </m:e>
          <m:sub>
            <m:r>
              <m:t>11</m:t>
            </m:r>
          </m:sub>
        </m:sSub>
        <m:r>
          <m:rPr>
            <m:sty m:val="p"/>
          </m:rPr>
          <m:t>=</m:t>
        </m:r>
        <m:rad>
          <m:radPr>
            <m:degHide m:val="on"/>
          </m:radPr>
          <m:deg/>
          <m:e>
            <m:sSub>
              <m:e>
                <m:r>
                  <m:t>a</m:t>
                </m:r>
              </m:e>
              <m:sub>
                <m:r>
                  <m:t>11</m:t>
                </m:r>
              </m:sub>
            </m:sSub>
          </m:e>
        </m:rad>
      </m:oMath>
      <w:del w:id="29335" w:author="PR Preview" w:date="2026-01-01T00:00:00Z">
        <w:r>
          <w:delText xml:space="preserve">;</w:delText>
        </w:r>
      </w:del>
      <w:del w:id="29336" w:author="PR Preview" w:date="2026-01-01T00:00:00Z">
        <w:r>
          <w:delText xml:space="preserve"> </w:delText>
        </w:r>
      </w:del>
      <w:del w:id="29337" w:author="PR Preview" w:date="2026-01-01T00:00:00Z">
        <w:r>
          <w:delText xml:space="preserve">the second then forces</w:delText>
        </w:r>
      </w:del>
      <w:del w:id="29338" w:author="PR Preview" w:date="2026-01-01T00:00:00Z">
        <w:r>
          <w:delText xml:space="preserve"> </w:delText>
        </w:r>
      </w:del>
      <m:oMath>
        <m:limLow>
          <m:e>
            <m:r>
              <m:t>g</m:t>
            </m:r>
          </m:e>
          <m:lim>
            <m:r>
              <m:rPr>
                <m:sty m:val="p"/>
              </m:rPr>
              <m:t>∼</m:t>
            </m:r>
          </m:lim>
        </m:limLow>
        <m:r>
          <m:rPr>
            <m:sty m:val="p"/>
          </m:rPr>
          <m:t>=</m:t>
        </m:r>
        <m:f>
          <m:fPr>
            <m:type m:val="lin"/>
          </m:fPr>
          <m:num>
            <m:r>
              <m:t>1</m:t>
            </m:r>
          </m:num>
          <m:den>
            <m:sSub>
              <m:e>
                <m:r>
                  <m:t>ℓ</m:t>
                </m:r>
              </m:e>
              <m:sub>
                <m:r>
                  <m:t>11</m:t>
                </m:r>
              </m:sub>
            </m:sSub>
          </m:den>
        </m:f>
        <m:r>
          <m:t> </m:t>
        </m:r>
        <m:limLow>
          <m:e>
            <m:r>
              <m:t>b</m:t>
            </m:r>
          </m:e>
          <m:lim>
            <m:r>
              <m:rPr>
                <m:sty m:val="p"/>
              </m:rPr>
              <m:t>∼</m:t>
            </m:r>
          </m:lim>
        </m:limLow>
      </m:oMath>
      <w:del w:id="29339" w:author="PR Preview" w:date="2026-01-01T00:00:00Z">
        <w:r>
          <w:delText xml:space="preserve">;</w:delText>
        </w:r>
      </w:del>
      <w:del w:id="29340" w:author="PR Preview" w:date="2026-01-01T00:00:00Z">
        <w:r>
          <w:delText xml:space="preserve"> </w:delText>
        </w:r>
      </w:del>
      <w:del w:id="29341" w:author="PR Preview" w:date="2026-01-01T00:00:00Z">
        <w:r>
          <w:delText xml:space="preserve">and the third becomes</w:delText>
        </w:r>
      </w:del>
    </w:p>
    <w:p>
      <w:pPr>
        <w:pStyle w:val="BodyText"/>
      </w:pPr>
      <m:oMathPara>
        <m:oMathParaPr>
          <m:jc m:val="center"/>
        </m:oMathParaPr>
        <m:oMath>
          <m:eqArr>
            <m:e>
              <m:sSub>
                <m:e>
                  <m:r>
                    <m:rPr>
                      <m:sty m:val="bi"/>
                    </m:rPr>
                    <m:t>L</m:t>
                  </m:r>
                </m:e>
                <m:sub>
                  <m:r>
                    <m:t>22</m:t>
                  </m:r>
                </m:sub>
              </m:sSub>
              <m:sSup>
                <m:e>
                  <m:sSub>
                    <m:e>
                      <m:r>
                        <m:rPr>
                          <m:sty m:val="bi"/>
                        </m:rPr>
                        <m:t>L</m:t>
                      </m:r>
                    </m:e>
                    <m:sub>
                      <m:r>
                        <m:t>22</m:t>
                      </m:r>
                    </m:sub>
                  </m:sSub>
                </m:e>
                <m:sup>
                  <m:r>
                    <m:rPr>
                      <m:sty m:val="p"/>
                    </m:rPr>
                    <m:t>⊤</m:t>
                  </m:r>
                </m:sup>
              </m:sSup>
              <m:r>
                <m:t>&amp;</m:t>
              </m:r>
              <m:r>
                <m:rPr>
                  <m:sty m:val="p"/>
                </m:rPr>
                <m:t>=</m:t>
              </m:r>
              <m:sSub>
                <m:e>
                  <m:r>
                    <m:rPr>
                      <m:sty m:val="bi"/>
                    </m:rPr>
                    <m:t>A</m:t>
                  </m:r>
                </m:e>
                <m:sub>
                  <m:r>
                    <m:t>22</m:t>
                  </m:r>
                </m:sub>
              </m:sSub>
              <m:r>
                <m:rPr>
                  <m:sty m:val="p"/>
                </m:rPr>
                <m:t>−</m:t>
              </m:r>
              <m:limLow>
                <m:e>
                  <m:r>
                    <m:t>g</m:t>
                  </m:r>
                </m:e>
                <m:lim>
                  <m:r>
                    <m:rPr>
                      <m:sty m:val="p"/>
                    </m:rPr>
                    <m:t>∼</m:t>
                  </m:r>
                </m:lim>
              </m:limLow>
              <m:sSup>
                <m:e>
                  <m:limLow>
                    <m:e>
                      <m:r>
                        <m:t>g</m:t>
                      </m:r>
                    </m:e>
                    <m:lim>
                      <m:r>
                        <m:rPr>
                          <m:sty m:val="p"/>
                        </m:rPr>
                        <m:t>∼</m:t>
                      </m:r>
                    </m:lim>
                  </m:limLow>
                </m:e>
                <m:sup>
                  <m:r>
                    <m:rPr>
                      <m:sty m:val="p"/>
                    </m:rPr>
                    <m:t>⊤</m:t>
                  </m:r>
                </m:sup>
              </m:sSup>
              <m:r>
                <m:t>&amp;</m:t>
              </m:r>
              <m:r>
                <m:t>&amp;</m:t>
              </m:r>
              <m:r>
                <m:rPr>
                  <m:nor/>
                  <m:sty m:val="p"/>
                </m:rPr>
                <m:t>(subtract </m:t>
              </m:r>
              <m:limLow>
                <m:e>
                  <m:r>
                    <m:t>g</m:t>
                  </m:r>
                </m:e>
                <m:lim>
                  <m:r>
                    <m:rPr>
                      <m:sty m:val="p"/>
                    </m:rPr>
                    <m:t>∼</m:t>
                  </m:r>
                </m:lim>
              </m:limLow>
              <m:sSup>
                <m:e>
                  <m:limLow>
                    <m:e>
                      <m:r>
                        <m:t>g</m:t>
                      </m:r>
                    </m:e>
                    <m:lim>
                      <m:r>
                        <m:rPr>
                          <m:sty m:val="p"/>
                        </m:rPr>
                        <m:t>∼</m:t>
                      </m:r>
                    </m:lim>
                  </m:limLow>
                </m:e>
                <m:sup>
                  <m:r>
                    <m:rPr>
                      <m:sty m:val="p"/>
                    </m:rPr>
                    <m:t>⊤</m:t>
                  </m:r>
                </m:sup>
              </m:sSup>
              <m:r>
                <m:rPr>
                  <m:nor/>
                  <m:sty m:val="p"/>
                </m:rPr>
                <m:t>)</m:t>
              </m:r>
            </m:e>
            <m:e>
              <m:r>
                <m:t>&amp;</m:t>
              </m:r>
              <m:r>
                <m:rPr>
                  <m:sty m:val="p"/>
                </m:rPr>
                <m:t>=</m:t>
              </m:r>
              <m:sSub>
                <m:e>
                  <m:r>
                    <m:rPr>
                      <m:sty m:val="bi"/>
                    </m:rPr>
                    <m:t>A</m:t>
                  </m:r>
                </m:e>
                <m:sub>
                  <m:r>
                    <m:t>22</m:t>
                  </m:r>
                </m:sub>
              </m:sSub>
              <m:r>
                <m:rPr>
                  <m:sty m:val="p"/>
                </m:rPr>
                <m:t>−</m:t>
              </m:r>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sSup>
                <m:e>
                  <m:r>
                    <m:t>​</m:t>
                  </m:r>
                  <m:d>
                    <m:dPr>
                      <m:begChr m:val="("/>
                      <m:sepChr m:val=""/>
                      <m:endChr m:val=")"/>
                      <m:grow/>
                    </m:dPr>
                    <m:e>
                      <m:f>
                        <m:fPr>
                          <m:type m:val="lin"/>
                        </m:fPr>
                        <m:num>
                          <m:r>
                            <m:t>1</m:t>
                          </m:r>
                        </m:num>
                        <m:den>
                          <m:sSub>
                            <m:e>
                              <m:r>
                                <m:t>ℓ</m:t>
                              </m:r>
                            </m:e>
                            <m:sub>
                              <m:r>
                                <m:t>11</m:t>
                              </m:r>
                            </m:sub>
                          </m:sSub>
                        </m:den>
                      </m:f>
                      <m:r>
                        <m:t> </m:t>
                      </m:r>
                      <m:limLow>
                        <m:e>
                          <m:r>
                            <m:t>b</m:t>
                          </m:r>
                        </m:e>
                        <m:lim>
                          <m:r>
                            <m:rPr>
                              <m:sty m:val="p"/>
                            </m:rPr>
                            <m:t>∼</m:t>
                          </m:r>
                        </m:lim>
                      </m:limLow>
                    </m:e>
                  </m:d>
                  <m:r>
                    <m:t>​</m:t>
                  </m:r>
                </m:e>
                <m:sup>
                  <m:r>
                    <m:rPr>
                      <m:sty m:val="p"/>
                    </m:rPr>
                    <m:t>⊤</m:t>
                  </m:r>
                </m:sup>
              </m:sSup>
              <m:r>
                <m:t>&amp;</m:t>
              </m:r>
              <m:r>
                <m:t>&amp;</m:t>
              </m:r>
              <m:r>
                <m:rPr>
                  <m:nor/>
                  <m:sty m:val="p"/>
                </m:rPr>
                <m:t>(substitute </m:t>
              </m:r>
              <m:limLow>
                <m:e>
                  <m:r>
                    <m:t>g</m:t>
                  </m:r>
                </m:e>
                <m:lim>
                  <m:r>
                    <m:rPr>
                      <m:sty m:val="p"/>
                    </m:rPr>
                    <m:t>∼</m:t>
                  </m:r>
                </m:lim>
              </m:limLow>
              <m:r>
                <m:rPr>
                  <m:nor/>
                  <m:sty m:val="p"/>
                </m:rPr>
                <m:t>)</m:t>
              </m:r>
            </m:e>
            <m:e>
              <m:r>
                <m:t>&amp;</m:t>
              </m:r>
              <m:r>
                <m:rPr>
                  <m:sty m:val="p"/>
                </m:rPr>
                <m:t>=</m:t>
              </m:r>
              <m:sSub>
                <m:e>
                  <m:r>
                    <m:rPr>
                      <m:sty m:val="bi"/>
                    </m:rPr>
                    <m:t>A</m:t>
                  </m:r>
                </m:e>
                <m:sub>
                  <m:r>
                    <m:t>22</m:t>
                  </m:r>
                </m:sub>
              </m:sSub>
              <m:r>
                <m:rPr>
                  <m:sty m:val="p"/>
                </m:rPr>
                <m:t>−</m:t>
              </m:r>
              <m:f>
                <m:fPr>
                  <m:type m:val="lin"/>
                </m:fPr>
                <m:num>
                  <m:r>
                    <m:t>1</m:t>
                  </m:r>
                </m:num>
                <m:den>
                  <m:sSubSup>
                    <m:e>
                      <m:r>
                        <m:t>ℓ</m:t>
                      </m:r>
                    </m:e>
                    <m:sub>
                      <m:r>
                        <m:t>11</m:t>
                      </m:r>
                    </m:sub>
                    <m:sup>
                      <m:r>
                        <m:t>2</m:t>
                      </m:r>
                    </m:sup>
                  </m:sSubSup>
                </m:den>
              </m:f>
              <m:r>
                <m:t> </m:t>
              </m:r>
              <m:limLow>
                <m:e>
                  <m:r>
                    <m:t>b</m:t>
                  </m:r>
                </m:e>
                <m:lim>
                  <m:r>
                    <m:rPr>
                      <m:sty m:val="p"/>
                    </m:rPr>
                    <m:t>∼</m:t>
                  </m:r>
                </m:lim>
              </m:limLow>
              <m:sSup>
                <m:e>
                  <m:limLow>
                    <m:e>
                      <m:r>
                        <m:t>b</m:t>
                      </m:r>
                    </m:e>
                    <m:lim>
                      <m:r>
                        <m:rPr>
                          <m:sty m:val="p"/>
                        </m:rPr>
                        <m:t>∼</m:t>
                      </m:r>
                    </m:lim>
                  </m:limLow>
                </m:e>
                <m:sup>
                  <m:r>
                    <m:rPr>
                      <m:sty m:val="p"/>
                    </m:rPr>
                    <m:t>⊤</m:t>
                  </m:r>
                </m:sup>
              </m:sSup>
              <m:r>
                <m:t>&amp;</m:t>
              </m:r>
              <m:r>
                <m:t>&amp;</m:t>
              </m:r>
              <m:r>
                <m:rPr>
                  <m:nor/>
                  <m:sty m:val="p"/>
                </m:rPr>
                <m:t>(</m:t>
              </m:r>
              <m:r>
                <m:rPr>
                  <m:nor/>
                  <m:sty m:val="p"/>
                </m:rPr>
                <m:t>Definition 22</m:t>
              </m:r>
              <m:r>
                <m:rPr>
                  <m:nor/>
                  <m:sty m:val="p"/>
                </m:rPr>
                <m:t>, </m:t>
              </m:r>
              <m:r>
                <m:rPr>
                  <m:nor/>
                  <m:sty m:val="p"/>
                </m:rPr>
                <m:t>Theorem 93</m:t>
              </m:r>
              <m:r>
                <m:rPr>
                  <m:nor/>
                  <m:sty m:val="p"/>
                </m:rPr>
                <m:t>)</m:t>
              </m:r>
            </m:e>
            <m:e>
              <m:r>
                <m:t>&amp;</m:t>
              </m:r>
              <m:r>
                <m:rPr>
                  <m:sty m:val="p"/>
                </m:rPr>
                <m:t>=</m:t>
              </m:r>
              <m:sSub>
                <m:e>
                  <m:r>
                    <m:rPr>
                      <m:sty m:val="bi"/>
                    </m:rPr>
                    <m:t>A</m:t>
                  </m:r>
                </m:e>
                <m:sub>
                  <m:r>
                    <m:t>22</m:t>
                  </m:r>
                </m:sub>
              </m:sSub>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r>
                <m:rPr>
                  <m:sty m:val="p"/>
                </m:rPr>
                <m:t>.</m:t>
              </m:r>
              <m:r>
                <m:t>&amp;</m:t>
              </m:r>
              <m:r>
                <m:t>&amp;</m:t>
              </m:r>
              <m:r>
                <m:rPr>
                  <m:nor/>
                  <m:sty m:val="p"/>
                </m:rPr>
                <m:t>(</m:t>
              </m:r>
              <m:sSubSup>
                <m:e>
                  <m:r>
                    <m:t>ℓ</m:t>
                  </m:r>
                </m:e>
                <m:sub>
                  <m:r>
                    <m:t>11</m:t>
                  </m:r>
                </m:sub>
                <m:sup>
                  <m:r>
                    <m:t>2</m:t>
                  </m:r>
                </m:sup>
              </m:sSubSup>
              <m:r>
                <m:rPr>
                  <m:sty m:val="p"/>
                </m:rPr>
                <m:t>=</m:t>
              </m:r>
              <m:sSub>
                <m:e>
                  <m:r>
                    <m:t>a</m:t>
                  </m:r>
                </m:e>
                <m:sub>
                  <m:r>
                    <m:t>11</m:t>
                  </m:r>
                </m:sub>
              </m:sSub>
              <m:r>
                <m:rPr>
                  <m:nor/>
                  <m:sty m:val="p"/>
                </m:rPr>
                <m:t>)</m:t>
              </m:r>
            </m:e>
          </m:eqArr>
        </m:oMath>
      </m:oMathPara>
    </w:p>
    <w:p>
      <w:pPr>
        <w:pStyle w:val="FirstParagraph"/>
      </w:pPr>
      <w:del w:id="29342" w:author="PR Preview" w:date="2026-01-01T00:00:00Z">
        <w:r>
          <w:delText xml:space="preserve">Here</w:delText>
        </w:r>
      </w:del>
      <w:del w:id="29343" w:author="PR Preview" w:date="2026-01-01T00:00:00Z">
        <w:r>
          <w:delText xml:space="preserve"> </w:delText>
        </w:r>
      </w:del>
      <m:oMath>
        <m:r>
          <m:rPr>
            <m:sty m:val="p"/>
          </m:rPr>
          <m:t>[</m:t>
        </m:r>
        <m:sSub>
          <m:e>
            <m:r>
              <m:t>a</m:t>
            </m:r>
          </m:e>
          <m:sub>
            <m:r>
              <m:t>11</m:t>
            </m:r>
          </m:sub>
        </m:sSub>
        <m:r>
          <m:rPr>
            <m:sty m:val="p"/>
          </m:rPr>
          <m:t>]</m:t>
        </m:r>
      </m:oMath>
      <w:del w:id="29344" w:author="PR Preview" w:date="2026-01-01T00:00:00Z">
        <w:r>
          <w:delText xml:space="preserve"> </w:delText>
        </w:r>
      </w:del>
      <w:del w:id="29345" w:author="PR Preview" w:date="2026-01-01T00:00:00Z">
        <w:r>
          <w:delText xml:space="preserve">is invertible with inverse</w:delText>
        </w:r>
      </w:del>
      <w:del w:id="29346" w:author="PR Preview" w:date="2026-01-01T00:00:00Z">
        <w:r>
          <w:delText xml:space="preserve"> </w:delText>
        </w:r>
      </w:del>
      <m:oMath>
        <m:r>
          <m:rPr>
            <m:sty m:val="p"/>
          </m:rPr>
          <m:t>[</m:t>
        </m:r>
        <m:r>
          <m:t>1</m:t>
        </m:r>
        <m:r>
          <m:rPr>
            <m:sty m:val="p"/>
          </m:rPr>
          <m:t>/</m:t>
        </m:r>
        <m:sSub>
          <m:e>
            <m:r>
              <m:t>a</m:t>
            </m:r>
          </m:e>
          <m:sub>
            <m:r>
              <m:t>11</m:t>
            </m:r>
          </m:sub>
        </m:sSub>
        <m:r>
          <m:rPr>
            <m:sty m:val="p"/>
          </m:rPr>
          <m:t>]</m:t>
        </m:r>
      </m:oMath>
      <w:del w:id="29347" w:author="PR Preview" w:date="2026-01-01T00:00:00Z">
        <w:r>
          <w:delText xml:space="preserve">,</w:delText>
        </w:r>
      </w:del>
      <w:del w:id="29348" w:author="PR Preview" w:date="2026-01-01T00:00:00Z">
        <w:r>
          <w:delText xml:space="preserve"> </w:delText>
        </w:r>
      </w:del>
      <w:del w:id="29349" w:author="PR Preview" w:date="2026-01-01T00:00:00Z">
        <w:r>
          <w:delText xml:space="preserve">so with</w:delText>
        </w:r>
      </w:del>
      <w:del w:id="29350" w:author="PR Preview" w:date="2026-01-01T00:00:00Z">
        <w:r>
          <w:delText xml:space="preserve"> </w:delText>
        </w:r>
      </w:del>
      <m:oMath>
        <m:r>
          <m:rPr>
            <m:sty m:val="bi"/>
          </m:rPr>
          <m:t>B</m:t>
        </m:r>
        <m:r>
          <m:rPr>
            <m:sty m:val="p"/>
          </m:rPr>
          <m:t>=</m:t>
        </m:r>
        <m:sSup>
          <m:e>
            <m:limLow>
              <m:e>
                <m:r>
                  <m:t>b</m:t>
                </m:r>
              </m:e>
              <m:lim>
                <m:r>
                  <m:rPr>
                    <m:sty m:val="p"/>
                  </m:rPr>
                  <m:t>∼</m:t>
                </m:r>
              </m:lim>
            </m:limLow>
          </m:e>
          <m:sup>
            <m:r>
              <m:rPr>
                <m:sty m:val="p"/>
              </m:rPr>
              <m:t>⊤</m:t>
            </m:r>
          </m:sup>
        </m:sSup>
      </m:oMath>
      <w:del w:id="29351" w:author="PR Preview" w:date="2026-01-01T00:00:00Z">
        <w:r>
          <w:delText xml:space="preserve"> </w:delText>
        </w:r>
      </w:del>
      <w:del w:id="29352" w:author="PR Preview" w:date="2026-01-01T00:00:00Z">
        <w:r>
          <w:delText xml:space="preserve">in</w:delText>
        </w:r>
      </w:del>
      <w:del w:id="29353" w:author="PR Preview" w:date="2026-01-01T00:00:00Z">
        <w:r>
          <w:delText xml:space="preserve"> </w:delText>
        </w:r>
      </w:del>
      <w:hyperlink w:anchor="def-schur-complement">
        <w:del w:id="29354" w:author="PR Preview" w:date="2026-01-01T00:00:00Z">
          <w:r>
            <w:rPr>
              <w:rStyle w:val="Hyperlink"/>
            </w:rPr>
            <w:delText xml:space="preserve">Definition 124</w:delText>
          </w:r>
        </w:del>
      </w:hyperlink>
      <w:del w:id="29355" w:author="PR Preview" w:date="2026-01-01T00:00:00Z">
        <w:r>
          <w:delText xml:space="preserve">,</w:delText>
        </w:r>
      </w:del>
    </w:p>
    <w:p>
      <w:pPr>
        <w:pStyle w:val="BodyText"/>
      </w:pPr>
      <m:oMathPara>
        <m:oMathParaPr>
          <m:jc m:val="center"/>
        </m:oMathParaPr>
        <m:oMath>
          <m:eqArr>
            <m:e>
              <m:sSup>
                <m:e>
                  <m:r>
                    <m:rPr>
                      <m:sty m:val="bi"/>
                    </m:rPr>
                    <m:t>B</m:t>
                  </m:r>
                </m:e>
                <m:sup>
                  <m:r>
                    <m:rPr>
                      <m:sty m:val="p"/>
                    </m:rPr>
                    <m:t>⊤</m:t>
                  </m:r>
                </m:sup>
              </m:sSup>
              <m:r>
                <m:t> </m:t>
              </m:r>
              <m:r>
                <m:rPr>
                  <m:sty m:val="p"/>
                </m:rPr>
                <m:t>[</m:t>
              </m:r>
              <m:sSub>
                <m:e>
                  <m:r>
                    <m:t>a</m:t>
                  </m:r>
                </m:e>
                <m:sub>
                  <m:r>
                    <m:t>11</m:t>
                  </m:r>
                </m:sub>
              </m:sSub>
              <m:sSup>
                <m:e>
                  <m:r>
                    <m:rPr>
                      <m:sty m:val="p"/>
                    </m:rPr>
                    <m:t>]</m:t>
                  </m:r>
                </m:e>
                <m:sup>
                  <m:r>
                    <m:rPr>
                      <m:sty m:val="p"/>
                    </m:rPr>
                    <m:t>−</m:t>
                  </m:r>
                  <m:r>
                    <m:t>1</m:t>
                  </m:r>
                </m:sup>
              </m:sSup>
              <m:r>
                <m:rPr>
                  <m:sty m:val="bi"/>
                </m:rPr>
                <m:t>B</m:t>
              </m:r>
              <m:r>
                <m:t>&amp;</m:t>
              </m:r>
              <m:r>
                <m:rPr>
                  <m:sty m:val="p"/>
                </m:rPr>
                <m:t>=</m:t>
              </m:r>
              <m:limLow>
                <m:e>
                  <m:r>
                    <m:t>b</m:t>
                  </m:r>
                </m:e>
                <m:lim>
                  <m:r>
                    <m:rPr>
                      <m:sty m:val="p"/>
                    </m:rPr>
                    <m:t>∼</m:t>
                  </m:r>
                </m:lim>
              </m:limLow>
              <m:r>
                <m:t> </m:t>
              </m:r>
              <m:f>
                <m:fPr>
                  <m:type m:val="lin"/>
                </m:fPr>
                <m:num>
                  <m:r>
                    <m:t>1</m:t>
                  </m:r>
                </m:num>
                <m:den>
                  <m:sSub>
                    <m:e>
                      <m:r>
                        <m:t>a</m:t>
                      </m:r>
                    </m:e>
                    <m:sub>
                      <m:r>
                        <m:t>11</m:t>
                      </m:r>
                    </m:sub>
                  </m:sSub>
                </m:den>
              </m:f>
              <m:r>
                <m:t> </m:t>
              </m:r>
              <m:sSup>
                <m:e>
                  <m:limLow>
                    <m:e>
                      <m:r>
                        <m:t>b</m:t>
                      </m:r>
                    </m:e>
                    <m:lim>
                      <m:r>
                        <m:rPr>
                          <m:sty m:val="p"/>
                        </m:rPr>
                        <m:t>∼</m:t>
                      </m:r>
                    </m:lim>
                  </m:limLow>
                </m:e>
                <m:sup>
                  <m:r>
                    <m:rPr>
                      <m:sty m:val="p"/>
                    </m:rPr>
                    <m:t>⊤</m:t>
                  </m:r>
                </m:sup>
              </m:sSup>
            </m:e>
            <m:e>
              <m:r>
                <m:t>&amp;</m:t>
              </m:r>
              <m:r>
                <m:rPr>
                  <m:sty m:val="p"/>
                </m:rPr>
                <m:t>=</m:t>
              </m:r>
              <m:f>
                <m:fPr>
                  <m:type m:val="lin"/>
                </m:fPr>
                <m:num>
                  <m:r>
                    <m:t>1</m:t>
                  </m:r>
                </m:num>
                <m:den>
                  <m:sSub>
                    <m:e>
                      <m:r>
                        <m:t>a</m:t>
                      </m:r>
                    </m:e>
                    <m:sub>
                      <m:r>
                        <m:t>11</m:t>
                      </m:r>
                    </m:sub>
                  </m:sSub>
                </m:den>
              </m:f>
              <m:r>
                <m:t> </m:t>
              </m:r>
              <m:limLow>
                <m:e>
                  <m:r>
                    <m:t>b</m:t>
                  </m:r>
                </m:e>
                <m:lim>
                  <m:r>
                    <m:rPr>
                      <m:sty m:val="p"/>
                    </m:rPr>
                    <m:t>∼</m:t>
                  </m:r>
                </m:lim>
              </m:limLow>
              <m:sSup>
                <m:e>
                  <m:limLow>
                    <m:e>
                      <m:r>
                        <m:t>b</m:t>
                      </m:r>
                    </m:e>
                    <m:lim>
                      <m:r>
                        <m:rPr>
                          <m:sty m:val="p"/>
                        </m:rPr>
                        <m:t>∼</m:t>
                      </m:r>
                    </m:lim>
                  </m:limLow>
                </m:e>
                <m:sup>
                  <m:r>
                    <m:rPr>
                      <m:sty m:val="p"/>
                    </m:rPr>
                    <m:t>⊤</m:t>
                  </m:r>
                </m:sup>
              </m:sSup>
            </m:e>
          </m:eqArr>
        </m:oMath>
      </m:oMathPara>
    </w:p>
    <w:p>
      <w:pPr>
        <w:pStyle w:val="BodyText"/>
      </w:pPr>
      <w:ins w:id="29356" w:author="PR Preview" w:date="2026-01-01T00:00:00Z">
        <w:r>
          <w:t xml:space="preserve">$$
    \begin{aligned}
    (\mathbf{L} {\mathbf{L}}^{\top})_{11}
    &amp;= \ell_{11}\,\ell_{11} + \sum_{r=2}^{p} 0 \cdot 0 \\
    &amp;= \ell_{11}^2,
    &amp;&amp; \text{(rows 1 and 1)}
    \\
    (\mathbf{L} {\mathbf{L}}^{\top})_{i+1,1}
    &amp;= g_i\,\ell_{11} + \sum_{r=2}^{p} (\mathbf{L}_{22})_{i,r-1} \cdot 0 \\
    &amp;= \ell_{11}\,g_i,
    &amp;&amp; \text{(rows } i + 1 \text{ and } 1 \text{)}
    \\
    (\mathbf{L} {\mathbf{L}}^{\top})_{i+1,j+1}
    &amp;= g_i\,g_j + \sum_{r=2}^{p} (\mathbf{L}_{22})_{i,r-1}\,(\mathbf{L}_{22})_{j,r-1}
    &amp;&amp; \text{(rows } i + 1 \text{ and } j + 1 \text{)}
    \\
    &amp;= (\mathord{\smash[b]{\underset{\raise.3ex\hbox{$\scriptstyle\sim$}}{g}}\vphantom{g}} {\mathord{\smash[b]{\underset{\raise.3ex\hbox{$\scriptstyle\sim$}}{g}}\vphantom{g}}}^{\top})_{ij} + (\mathbf{L}_{22} {\mathbf{L}_{22}}^{\top})_{ij}.
    &amp;&amp; \text{(}\text{Definition~26}\text{, with } s = r - 1 \text{)}
    \end{aligned}
    $$</w:t>
        </w:r>
      </w:ins>
    </w:p>
    <w:p>
      <w:pPr>
        <w:pStyle w:val="FirstParagraph"/>
      </w:pPr>
      <w:ins w:id="29357" w:author="PR Preview" w:date="2026-01-01T00:00:00Z">
        <w:r>
          <w:t xml:space="preserve">Entry</w:t>
        </w:r>
      </w:ins>
      <w:ins w:id="29358" w:author="PR Preview" w:date="2026-01-01T00:00:00Z">
        <w:r>
          <w:t xml:space="preserve"> </w:t>
        </w:r>
      </w:ins>
      <m:oMath>
        <m:r>
          <m:rPr>
            <m:sty m:val="p"/>
          </m:rPr>
          <m:t>(</m:t>
        </m:r>
        <m:r>
          <m:t>1</m:t>
        </m:r>
        <m:r>
          <m:rPr>
            <m:sty m:val="p"/>
          </m:rPr>
          <m:t>,</m:t>
        </m:r>
        <m:r>
          <m:t>j</m:t>
        </m:r>
        <m:r>
          <m:rPr>
            <m:sty m:val="p"/>
          </m:rPr>
          <m:t>+</m:t>
        </m:r>
        <m:r>
          <m:t>1</m:t>
        </m:r>
        <m:r>
          <m:rPr>
            <m:sty m:val="p"/>
          </m:rPr>
          <m:t>)</m:t>
        </m:r>
      </m:oMath>
      <w:ins w:id="29359" w:author="PR Preview" w:date="2026-01-01T00:00:00Z">
        <w:r>
          <w:t xml:space="preserve"> </w:t>
        </w:r>
      </w:ins>
      <w:ins w:id="29360" w:author="PR Preview" w:date="2026-01-01T00:00:00Z">
        <w:r>
          <w:t xml:space="preserve">is</w:t>
        </w:r>
      </w:ins>
      <w:ins w:id="29361" w:author="PR Preview" w:date="2026-01-01T00:00:00Z">
        <w:r>
          <w:t xml:space="preserve"> </w:t>
        </w:r>
      </w:ins>
      <m:oMath>
        <m:sSub>
          <m:e>
            <m:r>
              <m:t>ℓ</m:t>
            </m:r>
          </m:e>
          <m:sub>
            <m:r>
              <m:t>11</m:t>
            </m:r>
          </m:sub>
        </m:sSub>
        <m:r>
          <m:t> </m:t>
        </m:r>
        <m:sSub>
          <m:e>
            <m:r>
              <m:t>g</m:t>
            </m:r>
          </m:e>
          <m:sub>
            <m:r>
              <m:t>j</m:t>
            </m:r>
          </m:sub>
        </m:sSub>
      </m:oMath>
      <w:ins w:id="29362" w:author="PR Preview" w:date="2026-01-01T00:00:00Z">
        <w:r>
          <w:t xml:space="preserve"> </w:t>
        </w:r>
      </w:ins>
      <w:ins w:id="29363" w:author="PR Preview" w:date="2026-01-01T00:00:00Z">
        <w:r>
          <w:t xml:space="preserve">by the same computation with the roles swapped,</w:t>
        </w:r>
      </w:ins>
      <w:ins w:id="29364" w:author="PR Preview" w:date="2026-01-01T00:00:00Z">
        <w:r>
          <w:t xml:space="preserve"> </w:t>
        </w:r>
      </w:ins>
      <w:ins w:id="29365" w:author="PR Preview" w:date="2026-01-01T00:00:00Z">
        <w:r>
          <w:t xml:space="preserve">the transpose of the</w:t>
        </w:r>
      </w:ins>
      <w:ins w:id="29366" w:author="PR Preview" w:date="2026-01-01T00:00:00Z">
        <w:r>
          <w:t xml:space="preserve"> </w:t>
        </w:r>
      </w:ins>
      <m:oMath>
        <m:r>
          <m:rPr>
            <m:sty m:val="p"/>
          </m:rPr>
          <m:t>(</m:t>
        </m:r>
        <m:r>
          <m:t>2</m:t>
        </m:r>
        <m:r>
          <m:rPr>
            <m:sty m:val="p"/>
          </m:rPr>
          <m:t>,</m:t>
        </m:r>
        <m:r>
          <m:t>1</m:t>
        </m:r>
        <m:r>
          <m:rPr>
            <m:sty m:val="p"/>
          </m:rPr>
          <m:t>)</m:t>
        </m:r>
      </m:oMath>
      <w:ins w:id="29367" w:author="PR Preview" w:date="2026-01-01T00:00:00Z">
        <w:r>
          <w:t xml:space="preserve"> </w:t>
        </w:r>
      </w:ins>
      <w:ins w:id="29368" w:author="PR Preview" w:date="2026-01-01T00:00:00Z">
        <w:r>
          <w:t xml:space="preserve">block;</w:t>
        </w:r>
      </w:ins>
      <w:ins w:id="29369" w:author="PR Preview" w:date="2026-01-01T00:00:00Z">
        <w:r>
          <w:t xml:space="preserve"> </w:t>
        </w:r>
      </w:ins>
      <w:ins w:id="29370" w:author="PR Preview" w:date="2026-01-01T00:00:00Z">
        <w:r>
          <w:t xml:space="preserve">it matches</w:t>
        </w:r>
      </w:ins>
      <w:ins w:id="29371" w:author="PR Preview" w:date="2026-01-01T00:00:00Z">
        <w:r>
          <w:t xml:space="preserve"> </w:t>
        </w:r>
      </w:ins>
      <w:ins w:id="29372" w:author="PR Preview" w:date="2026-01-01T00:00:00Z">
        <w:r>
          <w:t xml:space="preserve">${\mathord{\smash[b]{\underset{\raise.3ex\hbox{$\scriptstyle\sim$}}{b}}\vphantom{b}}}^{\top}$</w:t>
        </w:r>
      </w:ins>
      <w:ins w:id="29373" w:author="PR Preview" w:date="2026-01-01T00:00:00Z">
        <w:r>
          <w:t xml:space="preserve"> </w:t>
        </w:r>
      </w:ins>
      <w:ins w:id="29374" w:author="PR Preview" w:date="2026-01-01T00:00:00Z">
        <w:r>
          <w:t xml:space="preserve">exactly when the</w:t>
        </w:r>
      </w:ins>
      <w:ins w:id="29375" w:author="PR Preview" w:date="2026-01-01T00:00:00Z">
        <w:r>
          <w:t xml:space="preserve"> </w:t>
        </w:r>
      </w:ins>
      <m:oMath>
        <m:r>
          <m:rPr>
            <m:sty m:val="p"/>
          </m:rPr>
          <m:t>(</m:t>
        </m:r>
        <m:r>
          <m:t>2</m:t>
        </m:r>
        <m:r>
          <m:rPr>
            <m:sty m:val="p"/>
          </m:rPr>
          <m:t>,</m:t>
        </m:r>
        <m:r>
          <m:t>1</m:t>
        </m:r>
        <m:r>
          <m:rPr>
            <m:sty m:val="p"/>
          </m:rPr>
          <m:t>)</m:t>
        </m:r>
      </m:oMath>
      <w:ins w:id="29376" w:author="PR Preview" w:date="2026-01-01T00:00:00Z">
        <w:r>
          <w:t xml:space="preserve"> </w:t>
        </w:r>
      </w:ins>
      <w:ins w:id="29377" w:author="PR Preview" w:date="2026-01-01T00:00:00Z">
        <w:r>
          <w:t xml:space="preserve">block matches</w:t>
        </w:r>
      </w:ins>
      <w:ins w:id="29378" w:author="PR Preview" w:date="2026-01-01T00:00:00Z">
        <w:r>
          <w:t xml:space="preserve"> </w:t>
        </w:r>
      </w:ins>
      <w:ins w:id="29379" w:author="PR Preview" w:date="2026-01-01T00:00:00Z">
        <w:r>
          <w:t xml:space="preserve">$\mathord{\smash[b]{\underset{\raise.3ex\hbox{$\scriptstyle\sim$}}{b}}\vphantom{b}}$</w:t>
        </w:r>
      </w:ins>
      <w:ins w:id="29380" w:author="PR Preview" w:date="2026-01-01T00:00:00Z">
        <w:r>
          <w:t xml:space="preserve">,</w:t>
        </w:r>
      </w:ins>
      <w:ins w:id="29381" w:author="PR Preview" w:date="2026-01-01T00:00:00Z">
        <w:r>
          <w:t xml:space="preserve"> </w:t>
        </w:r>
      </w:ins>
      <w:ins w:id="29382" w:author="PR Preview" w:date="2026-01-01T00:00:00Z">
        <w:r>
          <w:t xml:space="preserve">which is where the symmetry of</w:t>
        </w:r>
      </w:ins>
      <w:ins w:id="29383" w:author="PR Preview" w:date="2026-01-01T00:00:00Z">
        <w:r>
          <w:t xml:space="preserve"> </w:t>
        </w:r>
      </w:ins>
      <m:oMath>
        <m:r>
          <m:rPr>
            <m:sty m:val="bi"/>
          </m:rPr>
          <m:t>A</m:t>
        </m:r>
      </m:oMath>
      <w:ins w:id="29384" w:author="PR Preview" w:date="2026-01-01T00:00:00Z">
        <w:r>
          <w:t xml:space="preserve"> </w:t>
        </w:r>
      </w:ins>
      <w:ins w:id="29385" w:author="PR Preview" w:date="2026-01-01T00:00:00Z">
        <w:r>
          <w:t xml:space="preserve">is used.</w:t>
        </w:r>
      </w:ins>
      <w:ins w:id="29386" w:author="PR Preview" w:date="2026-01-01T00:00:00Z">
        <w:r>
          <w:t xml:space="preserve"> </w:t>
        </w:r>
      </w:ins>
      <w:ins w:id="29387" w:author="PR Preview" w:date="2026-01-01T00:00:00Z">
        <w:r>
          <w:t xml:space="preserve">So</w:t>
        </w:r>
      </w:ins>
      <w:ins w:id="29388" w:author="PR Preview" w:date="2026-01-01T00:00:00Z">
        <w:r>
          <w:t xml:space="preserve"> </w:t>
        </w:r>
      </w:ins>
      <m:oMath>
        <m:r>
          <m:rPr>
            <m:sty m:val="bi"/>
          </m:rPr>
          <m:t>L</m:t>
        </m:r>
        <m:sSup>
          <m:e>
            <m:r>
              <m:rPr>
                <m:sty m:val="bi"/>
              </m:rPr>
              <m:t>L</m:t>
            </m:r>
          </m:e>
          <m:sup>
            <m:r>
              <m:rPr>
                <m:sty m:val="p"/>
              </m:rPr>
              <m:t>⊤</m:t>
            </m:r>
          </m:sup>
        </m:sSup>
        <m:r>
          <m:rPr>
            <m:sty m:val="p"/>
          </m:rPr>
          <m:t>=</m:t>
        </m:r>
        <m:r>
          <m:rPr>
            <m:sty m:val="bi"/>
          </m:rPr>
          <m:t>A</m:t>
        </m:r>
      </m:oMath>
      <w:ins w:id="29389" w:author="PR Preview" w:date="2026-01-01T00:00:00Z">
        <w:r>
          <w:t xml:space="preserve"> </w:t>
        </w:r>
      </w:ins>
      <w:ins w:id="29390" w:author="PR Preview" w:date="2026-01-01T00:00:00Z">
        <w:r>
          <w:t xml:space="preserve">says exactly</w:t>
        </w:r>
      </w:ins>
    </w:p>
    <w:p>
      <w:pPr>
        <w:pStyle w:val="BodyText"/>
      </w:pPr>
      <w:ins w:id="29391" w:author="PR Preview" w:date="2026-01-01T00:00:00Z">
        <w:r>
          <w:t xml:space="preserve">$$
    \ell_{11}^2 = a_{11}, \qquad
    \ell_{11}\,\mathord{\smash[b]{\underset{\raise.3ex\hbox{$\scriptstyle\sim$}}{g}}\vphantom{g}} = \mathord{\smash[b]{\underset{\raise.3ex\hbox{$\scriptstyle\sim$}}{b}}\vphantom{b}}, \qquad
    \mathord{\smash[b]{\underset{\raise.3ex\hbox{$\scriptstyle\sim$}}{g}}\vphantom{g}} {\mathord{\smash[b]{\underset{\raise.3ex\hbox{$\scriptstyle\sim$}}{g}}\vphantom{g}}}^{\top} + \mathbf{L}_{22} {\mathbf{L}_{22}}^{\top} = \mathbf{A}_{22}.
    $$</w:t>
        </w:r>
      </w:ins>
    </w:p>
    <w:p>
      <w:pPr>
        <w:pStyle w:val="FirstParagraph"/>
      </w:pPr>
      <m:oMath>
        <m:sSub>
          <m:e>
            <m:r>
              <m:t>a</m:t>
            </m:r>
          </m:e>
          <m:sub>
            <m:r>
              <m:t>11</m:t>
            </m:r>
          </m:sub>
        </m:sSub>
        <m:r>
          <m:rPr>
            <m:sty m:val="p"/>
          </m:rPr>
          <m:t>&gt;</m:t>
        </m:r>
        <m:r>
          <m:t>0</m:t>
        </m:r>
      </m:oMath>
      <w:ins w:id="29392" w:author="PR Preview" w:date="2026-01-01T00:00:00Z">
        <w:r>
          <w:t xml:space="preserve"> </w:t>
        </w:r>
      </w:ins>
      <w:ins w:id="29393" w:author="PR Preview" w:date="2026-01-01T00:00:00Z">
        <w:r>
          <w:t xml:space="preserve">(</w:t>
        </w:r>
      </w:ins>
      <w:hyperlink w:anchor="thm-pd-submatrix">
        <w:ins w:id="29394" w:author="PR Preview" w:date="2026-01-01T00:00:00Z">
          <w:r>
            <w:rPr>
              <w:rStyle w:val="Hyperlink"/>
            </w:rPr>
            <w:t xml:space="preserve">Theorem 118</w:t>
          </w:r>
        </w:ins>
      </w:hyperlink>
      <w:ins w:id="29395" w:author="PR Preview" w:date="2026-01-01T00:00:00Z">
        <w:r>
          <w:t xml:space="preserve">), so the first equation with</w:t>
        </w:r>
      </w:ins>
      <w:ins w:id="29396" w:author="PR Preview" w:date="2026-01-01T00:00:00Z">
        <w:r>
          <w:t xml:space="preserve"> </w:t>
        </w:r>
      </w:ins>
      <m:oMath>
        <m:sSub>
          <m:e>
            <m:r>
              <m:t>ℓ</m:t>
            </m:r>
          </m:e>
          <m:sub>
            <m:r>
              <m:t>11</m:t>
            </m:r>
          </m:sub>
        </m:sSub>
        <m:r>
          <m:rPr>
            <m:sty m:val="p"/>
          </m:rPr>
          <m:t>&gt;</m:t>
        </m:r>
        <m:r>
          <m:t>0</m:t>
        </m:r>
      </m:oMath>
      <w:ins w:id="29397" w:author="PR Preview" w:date="2026-01-01T00:00:00Z">
        <w:r>
          <w:t xml:space="preserve"> </w:t>
        </w:r>
      </w:ins>
      <w:ins w:id="29398" w:author="PR Preview" w:date="2026-01-01T00:00:00Z">
        <w:r>
          <w:t xml:space="preserve">forces</w:t>
        </w:r>
      </w:ins>
      <w:ins w:id="29399" w:author="PR Preview" w:date="2026-01-01T00:00:00Z">
        <w:r>
          <w:t xml:space="preserve"> </w:t>
        </w:r>
      </w:ins>
      <m:oMath>
        <m:sSub>
          <m:e>
            <m:r>
              <m:t>ℓ</m:t>
            </m:r>
          </m:e>
          <m:sub>
            <m:r>
              <m:t>11</m:t>
            </m:r>
          </m:sub>
        </m:sSub>
        <m:r>
          <m:rPr>
            <m:sty m:val="p"/>
          </m:rPr>
          <m:t>=</m:t>
        </m:r>
        <m:rad>
          <m:radPr>
            <m:degHide m:val="on"/>
          </m:radPr>
          <m:deg/>
          <m:e>
            <m:sSub>
              <m:e>
                <m:r>
                  <m:t>a</m:t>
                </m:r>
              </m:e>
              <m:sub>
                <m:r>
                  <m:t>11</m:t>
                </m:r>
              </m:sub>
            </m:sSub>
          </m:e>
        </m:rad>
      </m:oMath>
      <w:ins w:id="29400" w:author="PR Preview" w:date="2026-01-01T00:00:00Z">
        <w:r>
          <w:t xml:space="preserve">;</w:t>
        </w:r>
      </w:ins>
      <w:ins w:id="29401" w:author="PR Preview" w:date="2026-01-01T00:00:00Z">
        <w:r>
          <w:t xml:space="preserve"> </w:t>
        </w:r>
      </w:ins>
      <w:ins w:id="29402" w:author="PR Preview" w:date="2026-01-01T00:00:00Z">
        <w:r>
          <w:t xml:space="preserve">the second then forces</w:t>
        </w:r>
      </w:ins>
      <w:ins w:id="29403" w:author="PR Preview" w:date="2026-01-01T00:00:00Z">
        <w:r>
          <w:t xml:space="preserve"> </w:t>
        </w:r>
      </w:ins>
      <w:ins w:id="29404" w:author="PR Preview" w:date="2026-01-01T00:00:00Z">
        <w:r>
          <w:t xml:space="preserve">$\mathord{\smash[b]{\underset{\raise.3ex\hbox{$\scriptstyle\sim$}}{g}}\vphantom{g}} = \tfrac{1}{\ell_{11}}\,\mathord{\smash[b]{\underset{\raise.3ex\hbox{$\scriptstyle\sim$}}{b}}\vphantom{b}}$</w:t>
        </w:r>
      </w:ins>
      <w:ins w:id="29405" w:author="PR Preview" w:date="2026-01-01T00:00:00Z">
        <w:r>
          <w:t xml:space="preserve">;</w:t>
        </w:r>
      </w:ins>
      <w:ins w:id="29406" w:author="PR Preview" w:date="2026-01-01T00:00:00Z">
        <w:r>
          <w:t xml:space="preserve"> </w:t>
        </w:r>
      </w:ins>
      <w:ins w:id="29407" w:author="PR Preview" w:date="2026-01-01T00:00:00Z">
        <w:r>
          <w:t xml:space="preserve">and the third becomes</w:t>
        </w:r>
      </w:ins>
    </w:p>
    <w:p>
      <w:pPr>
        <w:pStyle w:val="BodyText"/>
      </w:pPr>
      <w:ins w:id="29408" w:author="PR Preview" w:date="2026-01-01T00:00:00Z">
        <w:r>
          <w:t xml:space="preserve">$$
    \begin{aligned}
    \mathbf{L}_{22} {\mathbf{L}_{22}}^{\top}
    &amp;= \mathbf{A}_{22} - \mathord{\smash[b]{\underset{\raise.3ex\hbox{$\scriptstyle\sim$}}{g}}\vphantom{g}} {\mathord{\smash[b]{\underset{\raise.3ex\hbox{$\scriptstyle\sim$}}{g}}\vphantom{g}}}^{\top}
    &amp;&amp; \text{(subtract } \mathord{\smash[b]{\underset{\raise.3ex\hbox{$\scriptstyle\sim$}}{g}}\vphantom{g}} {\mathord{\smash[b]{\underset{\raise.3ex\hbox{$\scriptstyle\sim$}}{g}}\vphantom{g}}}^{\top} \text{)}
    \\
    &amp;= \mathbf{A}_{22} - \mathopen{}\left(\tfrac{1}{\ell_{11}}\,\mathord{\smash[b]{\underset{\raise.3ex\hbox{$\scriptstyle\sim$}}{b}}\vphantom{b}}\right)\mathclose{} {\mathopen{}\left(\tfrac{1}{\ell_{11}}\,\mathord{\smash[b]{\underset{\raise.3ex\hbox{$\scriptstyle\sim$}}{b}}\vphantom{b}}\right)\mathclose{}}^{\top}
    &amp;&amp; \text{(substitute } \mathord{\smash[b]{\underset{\raise.3ex\hbox{$\scriptstyle\sim$}}{g}}\vphantom{g}} \text{)}
    \\
    &amp;= \mathbf{A}_{22} - \tfrac{1}{\ell_{11}^2}\,\mathord{\smash[b]{\underset{\raise.3ex\hbox{$\scriptstyle\sim$}}{b}}\vphantom{b}} {\mathord{\smash[b]{\underset{\raise.3ex\hbox{$\scriptstyle\sim$}}{b}}\vphantom{b}}}^{\top}
    &amp;&amp; \text{(}\text{Definition~22}\text{, }\text{Theorem~93}\text{)}
    \\
    &amp;= \mathbf{A}_{22} - \tfrac{1}{a_{11}}\,\mathord{\smash[b]{\underset{\raise.3ex\hbox{$\scriptstyle\sim$}}{b}}\vphantom{b}} {\mathord{\smash[b]{\underset{\raise.3ex\hbox{$\scriptstyle\sim$}}{b}}\vphantom{b}}}^{\top}.
    &amp;&amp; \text{(} \ell_{11}^2 = a_{11} \text{)}
    \end{aligned}
    $$</w:t>
        </w:r>
      </w:ins>
    </w:p>
    <w:p>
      <w:pPr>
        <w:pStyle w:val="FirstParagraph"/>
      </w:pPr>
      <w:ins w:id="29409" w:author="PR Preview" w:date="2026-01-01T00:00:00Z">
        <w:r>
          <w:t xml:space="preserve">Here</w:t>
        </w:r>
      </w:ins>
      <w:ins w:id="29410" w:author="PR Preview" w:date="2026-01-01T00:00:00Z">
        <w:r>
          <w:t xml:space="preserve"> </w:t>
        </w:r>
      </w:ins>
      <m:oMath>
        <m:r>
          <m:rPr>
            <m:sty m:val="p"/>
          </m:rPr>
          <m:t>[</m:t>
        </m:r>
        <m:sSub>
          <m:e>
            <m:r>
              <m:t>a</m:t>
            </m:r>
          </m:e>
          <m:sub>
            <m:r>
              <m:t>11</m:t>
            </m:r>
          </m:sub>
        </m:sSub>
        <m:r>
          <m:rPr>
            <m:sty m:val="p"/>
          </m:rPr>
          <m:t>]</m:t>
        </m:r>
      </m:oMath>
      <w:ins w:id="29411" w:author="PR Preview" w:date="2026-01-01T00:00:00Z">
        <w:r>
          <w:t xml:space="preserve"> </w:t>
        </w:r>
      </w:ins>
      <w:ins w:id="29412" w:author="PR Preview" w:date="2026-01-01T00:00:00Z">
        <w:r>
          <w:t xml:space="preserve">is invertible with inverse</w:t>
        </w:r>
      </w:ins>
      <w:ins w:id="29413" w:author="PR Preview" w:date="2026-01-01T00:00:00Z">
        <w:r>
          <w:t xml:space="preserve"> </w:t>
        </w:r>
      </w:ins>
      <m:oMath>
        <m:r>
          <m:rPr>
            <m:sty m:val="p"/>
          </m:rPr>
          <m:t>[</m:t>
        </m:r>
        <m:r>
          <m:t>1</m:t>
        </m:r>
        <m:r>
          <m:rPr>
            <m:sty m:val="p"/>
          </m:rPr>
          <m:t>/</m:t>
        </m:r>
        <m:sSub>
          <m:e>
            <m:r>
              <m:t>a</m:t>
            </m:r>
          </m:e>
          <m:sub>
            <m:r>
              <m:t>11</m:t>
            </m:r>
          </m:sub>
        </m:sSub>
        <m:r>
          <m:rPr>
            <m:sty m:val="p"/>
          </m:rPr>
          <m:t>]</m:t>
        </m:r>
      </m:oMath>
      <w:ins w:id="29414" w:author="PR Preview" w:date="2026-01-01T00:00:00Z">
        <w:r>
          <w:t xml:space="preserve">,</w:t>
        </w:r>
      </w:ins>
      <w:ins w:id="29415" w:author="PR Preview" w:date="2026-01-01T00:00:00Z">
        <w:r>
          <w:t xml:space="preserve"> </w:t>
        </w:r>
      </w:ins>
      <w:ins w:id="29416" w:author="PR Preview" w:date="2026-01-01T00:00:00Z">
        <w:r>
          <w:t xml:space="preserve">so with</w:t>
        </w:r>
      </w:ins>
      <w:ins w:id="29417" w:author="PR Preview" w:date="2026-01-01T00:00:00Z">
        <w:r>
          <w:t xml:space="preserve"> </w:t>
        </w:r>
      </w:ins>
      <w:ins w:id="29418" w:author="PR Preview" w:date="2026-01-01T00:00:00Z">
        <w:r>
          <w:t xml:space="preserve">$\mathbf{B} = {\mathord{\smash[b]{\underset{\raise.3ex\hbox{$\scriptstyle\sim$}}{b}}\vphantom{b}}}^{\top}$</w:t>
        </w:r>
      </w:ins>
      <w:ins w:id="29419" w:author="PR Preview" w:date="2026-01-01T00:00:00Z">
        <w:r>
          <w:t xml:space="preserve"> </w:t>
        </w:r>
      </w:ins>
      <w:ins w:id="29420" w:author="PR Preview" w:date="2026-01-01T00:00:00Z">
        <w:r>
          <w:t xml:space="preserve">in</w:t>
        </w:r>
      </w:ins>
      <w:ins w:id="29421" w:author="PR Preview" w:date="2026-01-01T00:00:00Z">
        <w:r>
          <w:t xml:space="preserve"> </w:t>
        </w:r>
      </w:ins>
      <w:hyperlink w:anchor="def-schur-complement">
        <w:ins w:id="29422" w:author="PR Preview" w:date="2026-01-01T00:00:00Z">
          <w:r>
            <w:rPr>
              <w:rStyle w:val="Hyperlink"/>
            </w:rPr>
            <w:t xml:space="preserve">Definition 124</w:t>
          </w:r>
        </w:ins>
      </w:hyperlink>
      <w:ins w:id="29423" w:author="PR Preview" w:date="2026-01-01T00:00:00Z">
        <w:r>
          <w:t xml:space="preserve">,</w:t>
        </w:r>
      </w:ins>
    </w:p>
    <w:p>
      <w:pPr>
        <w:pStyle w:val="BodyText"/>
      </w:pPr>
      <w:ins w:id="29424" w:author="PR Preview" w:date="2026-01-01T00:00:00Z">
        <w:r>
          <w:t xml:space="preserve">$$
    \begin{aligned}
    {\mathbf{B}}^{\top}\,[a_{11}]^{-1} \mathbf{B} &amp;= \mathord{\smash[b]{\underset{\raise.3ex\hbox{$\scriptstyle\sim$}}{b}}\vphantom{b}}\,\tfrac{1}{a_{11}}\,{\mathord{\smash[b]{\underset{\raise.3ex\hbox{$\scriptstyle\sim$}}{b}}\vphantom{b}}}^{\top} \\
    &amp;= \tfrac{1}{a_{11}}\,\mathord{\smash[b]{\underset{\raise.3ex\hbox{$\scriptstyle\sim$}}{b}}\vphantom{b}} {\mathord{\smash[b]{\underset{\raise.3ex\hbox{$\scriptstyle\sim$}}{b}}\vphantom{b}}}^{\top}
    \end{aligned}
    $$</w:t>
        </w:r>
      </w:ins>
    </w:p>
    <w:p>
      <w:pPr>
        <w:pStyle w:val="FirstParagraph"/>
      </w:pPr>
      <w:r>
        <w:t xml:space="preserve">(</w:t>
      </w:r>
      <w:hyperlink w:anchor="thm-scalar-matmul">
        <w:r>
          <w:rPr>
            <w:rStyle w:val="Hyperlink"/>
          </w:rPr>
          <w:t xml:space="preserve">Theorem 93</w:t>
        </w:r>
      </w:hyperlink>
      <w:r>
        <w:t xml:space="preserve">),</w:t>
      </w:r>
      <w:r>
        <w:t xml:space="preserve"> </w:t>
      </w:r>
      <w:r>
        <w:t xml:space="preserve">and the right side is the Schur complement of</w:t>
      </w:r>
      <w:r>
        <w:t xml:space="preserve"> </w:t>
      </w:r>
      <m:oMath>
        <m:r>
          <m:rPr>
            <m:sty m:val="p"/>
          </m:rPr>
          <m:t>[</m:t>
        </m:r>
        <m:sSub>
          <m:e>
            <m:r>
              <m:t>a</m:t>
            </m:r>
          </m:e>
          <m:sub>
            <m:r>
              <m:t>11</m:t>
            </m:r>
          </m:sub>
        </m:sSub>
        <m:r>
          <m:rPr>
            <m:sty m:val="p"/>
          </m:rPr>
          <m:t>]</m:t>
        </m:r>
      </m:oMath>
      <w:r>
        <w:t xml:space="preserve"> </w:t>
      </w:r>
      <w:r>
        <w:t xml:space="preserve">in</w:t>
      </w:r>
      <w:r>
        <w:t xml:space="preserve"> </w:t>
      </w:r>
      <m:oMath>
        <m:r>
          <m:rPr>
            <m:sty m:val="bi"/>
          </m:rPr>
          <m:t>A</m:t>
        </m:r>
      </m:oMath>
      <w:r>
        <w:t xml:space="preserve">.</w:t>
      </w:r>
      <w:r>
        <w:t xml:space="preserve"> </w:t>
      </w:r>
      <w:r>
        <w:t xml:space="preserve">It is positive definite by</w:t>
      </w:r>
      <w:r>
        <w:t xml:space="preserve"> </w:t>
      </w:r>
      <w:hyperlink w:anchor="thm-schur-test">
        <w:r>
          <w:rPr>
            <w:rStyle w:val="Hyperlink"/>
          </w:rPr>
          <w:t xml:space="preserve">Theorem 120</w:t>
        </w:r>
      </w:hyperlink>
      <w:r>
        <w:t xml:space="preserve"> </w:t>
      </w:r>
      <w:r>
        <w:t xml:space="preserve">(with</w:t>
      </w:r>
      <w:r>
        <w:t xml:space="preserve"> </w:t>
      </w:r>
      <m:oMath>
        <m:r>
          <m:t>k</m:t>
        </m:r>
        <m:r>
          <m:rPr>
            <m:sty m:val="p"/>
          </m:rPr>
          <m:t>=</m:t>
        </m:r>
        <m:r>
          <m:t>1</m:t>
        </m:r>
      </m:oMath>
      <w:r>
        <w:t xml:space="preserve">;</w:t>
      </w:r>
      <w:r>
        <w:t xml:space="preserve"> </w:t>
      </w:r>
      <m:oMath>
        <m:sSub>
          <m:e>
            <m:r>
              <m:rPr>
                <m:sty m:val="bi"/>
              </m:rPr>
              <m:t>A</m:t>
            </m:r>
          </m:e>
          <m:sub>
            <m:r>
              <m:t>22</m:t>
            </m:r>
          </m:sub>
        </m:sSub>
      </m:oMath>
      <w:r>
        <w:t xml:space="preserve"> </w:t>
      </w:r>
      <w:r>
        <w:t xml:space="preserve">is symmetric because</w:t>
      </w:r>
      <w:r>
        <w:t xml:space="preserve"> </w:t>
      </w:r>
      <m:oMath>
        <m:r>
          <m:rPr>
            <m:sty m:val="bi"/>
          </m:rPr>
          <m:t>A</m:t>
        </m:r>
      </m:oMath>
      <w:r>
        <w:t xml:space="preserve"> </w:t>
      </w:r>
      <w:r>
        <w:t xml:space="preserve">is).</w:t>
      </w:r>
      <w:r>
        <w:t xml:space="preserve"> </w:t>
      </w:r>
      <w:r>
        <w:t xml:space="preserve">By the induction hypothesis it has exactly one factor</w:t>
      </w:r>
      <w:r>
        <w:t xml:space="preserve"> </w:t>
      </w:r>
      <m:oMath>
        <m:sSub>
          <m:e>
            <m:r>
              <m:rPr>
                <m:sty m:val="bi"/>
              </m:rPr>
              <m:t>L</m:t>
            </m:r>
          </m:e>
          <m:sub>
            <m:r>
              <m:t>22</m:t>
            </m:r>
          </m:sub>
        </m:sSub>
      </m:oMath>
      <w:r>
        <w:t xml:space="preserve"> </w:t>
      </w:r>
      <w:r>
        <w:t xml:space="preserve">of the required kind.</w:t>
      </w:r>
      <w:r>
        <w:t xml:space="preserve"> </w:t>
      </w:r>
      <w:r>
        <w:t xml:space="preserve">So</w:t>
      </w:r>
      <w:r>
        <w:t xml:space="preserve"> </w:t>
      </w:r>
      <m:oMath>
        <m:r>
          <m:rPr>
            <m:sty m:val="bi"/>
          </m:rPr>
          <m:t>L</m:t>
        </m:r>
      </m:oMath>
      <w:r>
        <w:t xml:space="preserve"> </w:t>
      </w:r>
      <w:r>
        <w:t xml:space="preserve">exists and is unique.</w:t>
      </w:r>
    </w:p>
    <w:bookmarkStart w:id="666" w:name="exm-cholesky"/>
    <w:p>
      <w:pPr>
        <w:pStyle w:val="BodyText"/>
      </w:pPr>
      <w:r>
        <w:rPr>
          <w:b/>
          <w:bCs/>
        </w:rPr>
        <w:t xml:space="preserve">Example 213 (Two Cholesky factors)</w:t>
      </w:r>
      <w:r>
        <w:t xml:space="preserve"> </w:t>
      </w:r>
      <w:r>
        <w:t xml:space="preserve"> </w:t>
      </w:r>
    </w:p>
    <w:p>
      <w:pPr>
        <w:numPr>
          <w:ilvl w:val="0"/>
          <w:numId w:val="1110"/>
        </w:numPr>
      </w:p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4</m:t>
                  </m:r>
                </m:e>
                <m:e>
                  <m:r>
                    <m:t>2</m:t>
                  </m:r>
                </m:e>
              </m:mr>
              <m:mr>
                <m:e>
                  <m:r>
                    <m:t>2</m:t>
                  </m:r>
                </m:e>
                <m:e>
                  <m:r>
                    <m:t>5</m:t>
                  </m:r>
                </m:e>
              </m:mr>
            </m:m>
          </m:e>
        </m:d>
      </m:oMath>
      <w:r>
        <w:t xml:space="preserve">:</w:t>
      </w:r>
    </w:p>
    <w:p>
      <w:pPr>
        <w:pStyle w:val="BodyText"/>
      </w:pPr>
      <m:oMathPara>
        <m:oMathParaPr>
          <m:jc m:val="center"/>
        </m:oMathParaPr>
        <m:oMath>
          <m:eqArr>
            <m:e>
              <m:sSub>
                <m:e>
                  <m:r>
                    <m:t>ℓ</m:t>
                  </m:r>
                </m:e>
                <m:sub>
                  <m:r>
                    <m:t>11</m:t>
                  </m:r>
                </m:sub>
              </m:sSub>
              <m:r>
                <m:t>&amp;</m:t>
              </m:r>
              <m:r>
                <m:rPr>
                  <m:sty m:val="p"/>
                </m:rPr>
                <m:t>=</m:t>
              </m:r>
              <m:rad>
                <m:radPr>
                  <m:degHide m:val="on"/>
                </m:radPr>
                <m:deg/>
                <m:e>
                  <m:r>
                    <m:t>4</m:t>
                  </m:r>
                </m:e>
              </m:rad>
            </m:e>
            <m:e>
              <m:r>
                <m:t>&amp;</m:t>
              </m:r>
              <m:r>
                <m:rPr>
                  <m:sty m:val="p"/>
                </m:rPr>
                <m:t>=</m:t>
              </m:r>
              <m:r>
                <m:t>2</m:t>
              </m:r>
              <m:r>
                <m:rPr>
                  <m:sty m:val="p"/>
                </m:rPr>
                <m:t>,</m:t>
              </m:r>
            </m:e>
          </m:eqArr>
        </m:oMath>
      </m:oMathPara>
    </w:p>
    <w:p>
      <w:pPr>
        <w:pStyle w:val="FirstParagraph"/>
      </w:pPr>
      <m:oMathPara>
        <m:oMathParaPr>
          <m:jc m:val="center"/>
        </m:oMathParaPr>
        <m:oMath>
          <m:eqArr>
            <m:e>
              <m:sSub>
                <m:e>
                  <m:r>
                    <m:t>ℓ</m:t>
                  </m:r>
                </m:e>
                <m:sub>
                  <m:r>
                    <m:t>21</m:t>
                  </m:r>
                </m:sub>
              </m:sSub>
              <m:r>
                <m:t>&amp;</m:t>
              </m:r>
              <m:r>
                <m:rPr>
                  <m:sty m:val="p"/>
                </m:rPr>
                <m:t>=</m:t>
              </m:r>
              <m:r>
                <m:t>2</m:t>
              </m:r>
              <m:r>
                <m:rPr>
                  <m:sty m:val="p"/>
                </m:rPr>
                <m:t>/</m:t>
              </m:r>
              <m:r>
                <m:t>2</m:t>
              </m:r>
            </m:e>
            <m:e>
              <m:r>
                <m:t>&amp;</m:t>
              </m:r>
              <m:r>
                <m:rPr>
                  <m:sty m:val="p"/>
                </m:rPr>
                <m:t>=</m:t>
              </m:r>
              <m:r>
                <m:t>1</m:t>
              </m:r>
              <m:r>
                <m:rPr>
                  <m:sty m:val="p"/>
                </m:rPr>
                <m:t>,</m:t>
              </m:r>
            </m:e>
          </m:eqArr>
        </m:oMath>
      </m:oMathPara>
    </w:p>
    <w:p>
      <w:pPr>
        <w:numPr>
          <w:ilvl w:val="0"/>
          <w:numId w:val="1000"/>
        </w:numPr>
      </w:pP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sSup>
                <m:e>
                  <m:r>
                    <m:t>1</m:t>
                  </m:r>
                </m:e>
                <m:sup>
                  <m:r>
                    <m:t>2</m:t>
                  </m:r>
                </m:sup>
              </m:sSup>
            </m:e>
            <m:e>
              <m:r>
                <m:t>&amp;</m:t>
              </m:r>
              <m:r>
                <m:rPr>
                  <m:sty m:val="p"/>
                </m:rPr>
                <m:t>=</m:t>
              </m:r>
              <m:r>
                <m:t>4</m:t>
              </m:r>
              <m:r>
                <m:rPr>
                  <m:sty m:val="p"/>
                </m:rPr>
                <m:t>,</m:t>
              </m:r>
            </m:e>
          </m:eqArr>
        </m:oMath>
      </m:oMathPara>
    </w:p>
    <w:p>
      <w:pPr>
        <w:numPr>
          <w:ilvl w:val="0"/>
          <w:numId w:val="1000"/>
        </w:numPr>
      </w:pPr>
      <w:r>
        <w:t xml:space="preserve">so</w:t>
      </w:r>
      <w:r>
        <w:t xml:space="preserve"> </w:t>
      </w:r>
      <m:oMath>
        <m:sSub>
          <m:e>
            <m:r>
              <m:t>ℓ</m:t>
            </m:r>
          </m:e>
          <m:sub>
            <m:r>
              <m:t>22</m:t>
            </m:r>
          </m:sub>
        </m:sSub>
        <m:r>
          <m:rPr>
            <m:sty m:val="p"/>
          </m:rPr>
          <m:t>=</m:t>
        </m:r>
        <m:r>
          <m:t>2</m:t>
        </m:r>
      </m:oMath>
      <w:r>
        <w:t xml:space="preserve">:</w:t>
      </w:r>
      <w:r>
        <w:t xml:space="preserve"> </w:t>
      </w:r>
      <m:oMath>
        <m:r>
          <m:rPr>
            <m:sty m:val="bi"/>
          </m:rPr>
          <m:t>L</m:t>
        </m:r>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0</m:t>
                  </m:r>
                </m:e>
              </m:mr>
              <m:mr>
                <m:e>
                  <m:r>
                    <m:t>1</m:t>
                  </m:r>
                </m:e>
                <m:e>
                  <m:r>
                    <m:t>2</m:t>
                  </m:r>
                </m:e>
              </m:mr>
            </m:m>
          </m:e>
        </m:d>
      </m:oMath>
      <w:r>
        <w:t xml:space="preserve">, and</w:t>
      </w:r>
    </w:p>
    <w:p>
      <w:pPr>
        <w:pStyle w:val="BodyText"/>
      </w:pPr>
      <m:oMathPara>
        <m:oMathParaPr>
          <m:jc m:val="center"/>
        </m:oMathParaPr>
        <m:oMath>
          <m:eqArr>
            <m:e>
              <m:r>
                <m:rPr>
                  <m:sty m:val="bi"/>
                </m:rPr>
                <m:t>L</m:t>
              </m:r>
              <m:sSup>
                <m:e>
                  <m:r>
                    <m:rPr>
                      <m:sty m:val="bi"/>
                    </m:rPr>
                    <m:t>L</m:t>
                  </m:r>
                </m:e>
                <m:sup>
                  <m:r>
                    <m:rPr>
                      <m:sty m:val="p"/>
                    </m:rPr>
                    <m:t>⊤</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rPr>
                            <m:sty m:val="p"/>
                          </m:rPr>
                          <m:t>⋅</m:t>
                        </m:r>
                        <m:r>
                          <m:t>2</m:t>
                        </m:r>
                      </m:e>
                      <m:e>
                        <m:r>
                          <m:t>2</m:t>
                        </m:r>
                        <m:r>
                          <m:rPr>
                            <m:sty m:val="p"/>
                          </m:rPr>
                          <m:t>⋅</m:t>
                        </m:r>
                        <m:r>
                          <m:t>1</m:t>
                        </m:r>
                      </m:e>
                    </m:mr>
                    <m:mr>
                      <m:e>
                        <m:r>
                          <m:t>1</m:t>
                        </m:r>
                        <m:r>
                          <m:rPr>
                            <m:sty m:val="p"/>
                          </m:rPr>
                          <m:t>⋅</m:t>
                        </m:r>
                        <m:r>
                          <m:t>2</m:t>
                        </m:r>
                      </m:e>
                      <m:e>
                        <m:r>
                          <m:t>1</m:t>
                        </m:r>
                        <m:r>
                          <m:rPr>
                            <m:sty m:val="p"/>
                          </m:rPr>
                          <m:t>⋅</m:t>
                        </m:r>
                        <m:r>
                          <m:t>1</m:t>
                        </m:r>
                        <m:r>
                          <m:rPr>
                            <m:sty m:val="p"/>
                          </m:rPr>
                          <m:t>+</m:t>
                        </m:r>
                        <m:r>
                          <m:t>2</m:t>
                        </m:r>
                        <m:r>
                          <m:rPr>
                            <m:sty m:val="p"/>
                          </m:rPr>
                          <m:t>⋅</m:t>
                        </m:r>
                        <m:r>
                          <m:t>2</m:t>
                        </m:r>
                      </m:e>
                    </m:mr>
                  </m:m>
                </m:e>
              </m:d>
            </m:e>
            <m:e>
              <m:r>
                <m:t>&amp;</m:t>
              </m:r>
              <m:r>
                <m:rPr>
                  <m:sty m:val="p"/>
                </m:rPr>
                <m:t>=</m:t>
              </m:r>
              <m:r>
                <m:rPr>
                  <m:sty m:val="bi"/>
                </m:rPr>
                <m:t>A</m:t>
              </m:r>
              <m:r>
                <m:rPr>
                  <m:sty m:val="p"/>
                </m:rPr>
                <m:t>.</m:t>
              </m:r>
            </m:e>
          </m:eqArr>
        </m:oMath>
      </m:oMathPara>
    </w:p>
    <w:p>
      <w:pPr>
        <w:numPr>
          <w:ilvl w:val="0"/>
          <w:numId w:val="1110"/>
        </w:numPr>
      </w:pPr>
      <m:oMath>
        <m:d>
          <m:dPr>
            <m:begChr m:val="["/>
            <m:sepChr m:val=""/>
            <m:endChr m:val="]"/>
            <m:grow/>
          </m:dPr>
          <m:e>
            <m:m>
              <m:mPr>
                <m:baseJc m:val="center"/>
                <m:plcHide m:val="on"/>
                <m:mcs>
                  <m:mc>
                    <m:mcPr>
                      <m:mcJc m:val="center"/>
                      <m:count m:val="1"/>
                    </m:mcPr>
                  </m:mc>
                  <m:mc>
                    <m:mcPr>
                      <m:mcJc m:val="center"/>
                      <m:count m:val="1"/>
                    </m:mcPr>
                  </m:mc>
                </m:mcs>
              </m:mPr>
              <m:mr>
                <m:e>
                  <m:r>
                    <m:t>5</m:t>
                  </m:r>
                </m:e>
                <m:e>
                  <m:r>
                    <m:t>4</m:t>
                  </m:r>
                </m:e>
              </m:mr>
              <m:mr>
                <m:e>
                  <m:r>
                    <m:t>4</m:t>
                  </m:r>
                </m:e>
                <m:e>
                  <m:r>
                    <m:t>5</m:t>
                  </m:r>
                </m:e>
              </m:mr>
            </m:m>
          </m:e>
        </m:d>
      </m:oMath>
      <w:r>
        <w:t xml:space="preserve">:</w:t>
      </w:r>
      <w:r>
        <w:t xml:space="preserve"> </w:t>
      </w:r>
      <m:oMath>
        <m:sSub>
          <m:e>
            <m:r>
              <m:t>ℓ</m:t>
            </m:r>
          </m:e>
          <m:sub>
            <m:r>
              <m:t>11</m:t>
            </m:r>
          </m:sub>
        </m:sSub>
        <m:r>
          <m:rPr>
            <m:sty m:val="p"/>
          </m:rPr>
          <m:t>=</m:t>
        </m:r>
        <m:rad>
          <m:radPr>
            <m:degHide m:val="on"/>
          </m:radPr>
          <m:deg/>
          <m:e>
            <m:r>
              <m:t>5</m:t>
            </m:r>
          </m:e>
        </m:rad>
      </m:oMath>
      <w:r>
        <w:t xml:space="preserve">,</w:t>
      </w:r>
      <w:r>
        <w:t xml:space="preserve"> </w:t>
      </w:r>
      <m:oMath>
        <m:sSub>
          <m:e>
            <m:r>
              <m:t>ℓ</m:t>
            </m:r>
          </m:e>
          <m:sub>
            <m:r>
              <m:t>21</m:t>
            </m:r>
          </m:sub>
        </m:sSub>
        <m:r>
          <m:rPr>
            <m:sty m:val="p"/>
          </m:rPr>
          <m:t>=</m:t>
        </m:r>
        <m:r>
          <m:t>4</m:t>
        </m:r>
        <m:r>
          <m:rPr>
            <m:sty m:val="p"/>
          </m:rPr>
          <m:t>/</m:t>
        </m:r>
        <m:rad>
          <m:radPr>
            <m:degHide m:val="on"/>
          </m:radPr>
          <m:deg/>
          <m:e>
            <m:r>
              <m:t>5</m:t>
            </m:r>
          </m:e>
        </m:rad>
      </m:oMath>
      <w:r>
        <w:t xml:space="preserve">,</w:t>
      </w:r>
      <w:r>
        <w:t xml:space="preserve"> </w:t>
      </w:r>
      <w:r>
        <w:t xml:space="preserve">and</w:t>
      </w:r>
    </w:p>
    <w:p>
      <w:pPr>
        <w:pStyle w:val="BodyText"/>
      </w:pPr>
      <m:oMathPara>
        <m:oMathParaPr>
          <m:jc m:val="center"/>
        </m:oMathParaPr>
        <m:oMath>
          <m:eqArr>
            <m:e>
              <m:sSubSup>
                <m:e>
                  <m:r>
                    <m:t>ℓ</m:t>
                  </m:r>
                </m:e>
                <m:sub>
                  <m:r>
                    <m:t>22</m:t>
                  </m:r>
                </m:sub>
                <m:sup>
                  <m:r>
                    <m:t>2</m:t>
                  </m:r>
                </m:sup>
              </m:sSubSup>
              <m:r>
                <m:t>&amp;</m:t>
              </m:r>
              <m:r>
                <m:rPr>
                  <m:sty m:val="p"/>
                </m:rPr>
                <m:t>=</m:t>
              </m:r>
              <m:r>
                <m:t>5</m:t>
              </m:r>
              <m:r>
                <m:rPr>
                  <m:sty m:val="p"/>
                </m:rPr>
                <m:t>−</m:t>
              </m:r>
              <m:f>
                <m:fPr>
                  <m:type m:val="lin"/>
                </m:fPr>
                <m:num>
                  <m:r>
                    <m:t>16</m:t>
                  </m:r>
                </m:num>
                <m:den>
                  <m:r>
                    <m:t>5</m:t>
                  </m:r>
                </m:den>
              </m:f>
            </m:e>
            <m:e>
              <m:r>
                <m:t>&amp;</m:t>
              </m:r>
              <m:r>
                <m:rPr>
                  <m:sty m:val="p"/>
                </m:rPr>
                <m:t>=</m:t>
              </m:r>
              <m:f>
                <m:fPr>
                  <m:type m:val="lin"/>
                </m:fPr>
                <m:num>
                  <m:r>
                    <m:t>9</m:t>
                  </m:r>
                </m:num>
                <m:den>
                  <m:r>
                    <m:t>5</m:t>
                  </m:r>
                </m:den>
              </m:f>
              <m:r>
                <m:rPr>
                  <m:sty m:val="p"/>
                </m:rPr>
                <m:t>,</m:t>
              </m:r>
            </m:e>
          </m:eqArr>
        </m:oMath>
      </m:oMathPara>
    </w:p>
    <w:p>
      <w:pPr>
        <w:numPr>
          <w:ilvl w:val="0"/>
          <w:numId w:val="1000"/>
        </w:numPr>
      </w:pPr>
      <w:r>
        <w:t xml:space="preserve">the Schur complement of</w:t>
      </w:r>
      <w:r>
        <w:t xml:space="preserve"> </w:t>
      </w:r>
      <w:hyperlink w:anchor="exm-schur-complement">
        <w:r>
          <w:rPr>
            <w:rStyle w:val="Hyperlink"/>
          </w:rPr>
          <w:t xml:space="preserve">Example 211</w:t>
        </w:r>
      </w:hyperlink>
      <w:r>
        <w:t xml:space="preserve">,</w:t>
      </w:r>
      <w:r>
        <w:t xml:space="preserve"> </w:t>
      </w:r>
      <w:r>
        <w:t xml:space="preserve">so</w:t>
      </w:r>
      <w:r>
        <w:t xml:space="preserve"> </w:t>
      </w:r>
      <m:oMath>
        <m:sSub>
          <m:e>
            <m:r>
              <m:t>ℓ</m:t>
            </m:r>
          </m:e>
          <m:sub>
            <m:r>
              <m:t>22</m:t>
            </m:r>
          </m:sub>
        </m:sSub>
        <m:r>
          <m:rPr>
            <m:sty m:val="p"/>
          </m:rPr>
          <m:t>=</m:t>
        </m:r>
        <m:f>
          <m:fPr>
            <m:type m:val="lin"/>
          </m:fPr>
          <m:num>
            <m:r>
              <m:t>3</m:t>
            </m:r>
          </m:num>
          <m:den>
            <m:rad>
              <m:radPr>
                <m:degHide m:val="on"/>
              </m:radPr>
              <m:deg/>
              <m:e>
                <m:r>
                  <m:t>5</m:t>
                </m:r>
              </m:e>
            </m:rad>
          </m:den>
        </m:f>
      </m:oMath>
      <w:r>
        <w:t xml:space="preserve">.</w:t>
      </w:r>
    </w:p>
    <w:p>
      <w:pPr>
        <w:numPr>
          <w:ilvl w:val="0"/>
          <w:numId w:val="1110"/>
        </w:numPr>
      </w:pPr>
      <w:r>
        <w:t xml:space="preserve">For</w:t>
      </w:r>
      <w:r>
        <w:t xml:space="preserve"> </w:t>
      </w:r>
      <m:oMath>
        <m:r>
          <m:rPr>
            <m:sty m:val="bi"/>
          </m:rPr>
          <m:t>D</m:t>
        </m:r>
        <m:r>
          <m:rPr>
            <m:sty m:val="p"/>
          </m:rPr>
          <m:t>=</m:t>
        </m:r>
        <m:d>
          <m:dPr>
            <m:begChr m:val="["/>
            <m:sepChr m:val=""/>
            <m:endChr m:val="]"/>
            <m:grow/>
          </m:dPr>
          <m:e>
            <m:m>
              <m:mPr>
                <m:baseJc m:val="center"/>
                <m:plcHide m:val="on"/>
                <m:mcs>
                  <m:mc>
                    <m:mcPr>
                      <m:mcJc m:val="center"/>
                      <m:count m:val="1"/>
                    </m:mcPr>
                  </m:mc>
                  <m:mc>
                    <m:mcPr>
                      <m:mcJc m:val="center"/>
                      <m:count m:val="1"/>
                    </m:mcPr>
                  </m:mc>
                </m:mcs>
              </m:mPr>
              <m:mr>
                <m:e>
                  <m:r>
                    <m:t>1</m:t>
                  </m:r>
                </m:e>
                <m:e>
                  <m:r>
                    <m:t>2</m:t>
                  </m:r>
                </m:e>
              </m:mr>
              <m:mr>
                <m:e>
                  <m:r>
                    <m:t>2</m:t>
                  </m:r>
                </m:e>
                <m:e>
                  <m:r>
                    <m:t>1</m:t>
                  </m:r>
                </m:e>
              </m:mr>
            </m:m>
          </m:e>
        </m:d>
      </m:oMath>
      <w:r>
        <w:t xml:space="preserve"> </w:t>
      </w:r>
      <w:r>
        <w:t xml:space="preserve">the method breaks down:</w:t>
      </w:r>
    </w:p>
    <w:p>
      <w:pPr>
        <w:pStyle w:val="BodyText"/>
      </w:pPr>
      <m:oMathPara>
        <m:oMathParaPr>
          <m:jc m:val="center"/>
        </m:oMathParaPr>
        <m:oMath>
          <m:eqArr>
            <m:e>
              <m:sSubSup>
                <m:e>
                  <m:r>
                    <m:t>ℓ</m:t>
                  </m:r>
                </m:e>
                <m:sub>
                  <m:r>
                    <m:t>22</m:t>
                  </m:r>
                </m:sub>
                <m:sup>
                  <m:r>
                    <m:t>2</m:t>
                  </m:r>
                </m:sup>
              </m:sSubSup>
              <m:r>
                <m:t>&amp;</m:t>
              </m:r>
              <m:r>
                <m:rPr>
                  <m:sty m:val="p"/>
                </m:rPr>
                <m:t>=</m:t>
              </m:r>
              <m:r>
                <m:t>1</m:t>
              </m:r>
              <m:r>
                <m:rPr>
                  <m:sty m:val="p"/>
                </m:rPr>
                <m:t>−</m:t>
              </m:r>
              <m:r>
                <m:t>4</m:t>
              </m:r>
            </m:e>
            <m:e>
              <m:r>
                <m:t>&amp;</m:t>
              </m:r>
              <m:r>
                <m:rPr>
                  <m:sty m:val="p"/>
                </m:rPr>
                <m:t>=</m:t>
              </m:r>
              <m:r>
                <m:rPr>
                  <m:sty m:val="p"/>
                </m:rPr>
                <m:t>−</m:t>
              </m:r>
              <m:r>
                <m:t>3</m:t>
              </m:r>
            </m:e>
          </m:eqArr>
        </m:oMath>
      </m:oMathPara>
    </w:p>
    <w:p>
      <w:pPr>
        <w:numPr>
          <w:ilvl w:val="0"/>
          <w:numId w:val="1000"/>
        </w:numPr>
      </w:pPr>
      <w:r>
        <w:t xml:space="preserve">has no real solution,</w:t>
      </w:r>
      <w:r>
        <w:t xml:space="preserve"> </w:t>
      </w:r>
      <w:r>
        <w:t xml:space="preserve">matching the failure of the Schur complement test (</w:t>
      </w:r>
      <w:hyperlink w:anchor="exm-schur-test">
        <w:r>
          <w:rPr>
            <w:rStyle w:val="Hyperlink"/>
          </w:rPr>
          <w:t xml:space="preserve">Example 212</w:t>
        </w:r>
      </w:hyperlink>
      <w:r>
        <w:t xml:space="preserve">).</w:t>
      </w:r>
    </w:p>
    <w:bookmarkEnd w:id="666"/>
    <w:bookmarkEnd w:id="667"/>
    <w:bookmarkStart w:id="693" w:name="sec-complex-vectors-matrices"/>
    <w:p>
      <w:pPr>
        <w:pStyle w:val="Heading2"/>
      </w:pPr>
      <w:r>
        <w:t xml:space="preserve">23 Complex vectors and matrices</w:t>
      </w:r>
    </w:p>
    <w:bookmarkStart w:id="668" w:name="def-complex-vector"/>
    <w:p>
      <w:pPr>
        <w:pStyle w:val="FirstParagraph"/>
      </w:pPr>
      <w:r>
        <w:rPr>
          <w:b/>
          <w:bCs/>
        </w:rPr>
        <w:t xml:space="preserve">Definition 125 (Complex vector)</w:t>
      </w:r>
      <w:r>
        <w:t xml:space="preserve"> </w:t>
      </w:r>
      <w:r>
        <w:t xml:space="preserve">A</w:t>
      </w:r>
      <w:r>
        <w:t xml:space="preserve"> </w:t>
      </w:r>
      <w:r>
        <w:rPr>
          <w:b/>
          <w:bCs/>
        </w:rPr>
        <w:t xml:space="preserve">complex vector</w:t>
      </w:r>
      <w:r>
        <w:t xml:space="preserve"> </w:t>
      </w:r>
      <w:r>
        <w:t xml:space="preserve">of length</w:t>
      </w:r>
      <w:r>
        <w:t xml:space="preserve"> </w:t>
      </w:r>
      <m:oMath>
        <m:r>
          <m:t>p</m:t>
        </m:r>
      </m:oMath>
      <w:r>
        <w:t xml:space="preserve"> </w:t>
      </w:r>
      <w:r>
        <w:t xml:space="preserve">is a column vector</w:t>
      </w:r>
      <w:r>
        <w:t xml:space="preserve"> </w:t>
      </w:r>
      <w:r>
        <w:t xml:space="preserve">whose entries are</w:t>
      </w:r>
      <w:r>
        <w:t xml:space="preserve"> </w:t>
      </w:r>
      <w:hyperlink r:id="rId478">
        <w:r>
          <w:rPr>
            <w:rStyle w:val="Hyperlink"/>
          </w:rPr>
          <w:t xml:space="preserve">complex numbers</w:t>
        </w:r>
      </w:hyperlink>
      <w:r>
        <w:t xml:space="preserve">;</w:t>
      </w:r>
      <w:r>
        <w:t xml:space="preserve"> </w:t>
      </w:r>
      <w:r>
        <w:t xml:space="preserve">the set of all of them is denoted</w:t>
      </w:r>
      <w:r>
        <w:t xml:space="preserve"> </w:t>
      </w:r>
      <m:oMath>
        <m:sSup>
          <m:e>
            <m:r>
              <m:rPr>
                <m:scr m:val="double-struck"/>
                <m:sty m:val="p"/>
              </m:rPr>
              <m:t>C</m:t>
            </m:r>
          </m:e>
          <m:sup>
            <m:r>
              <m:t>p</m:t>
            </m:r>
          </m:sup>
        </m:sSup>
      </m:oMath>
      <w:r>
        <w:t xml:space="preserve">.</w:t>
      </w:r>
    </w:p>
    <w:bookmarkEnd w:id="668"/>
    <w:bookmarkStart w:id="669" w:name="def-complex-matrix"/>
    <w:p>
      <w:pPr>
        <w:pStyle w:val="BodyText"/>
      </w:pPr>
      <w:r>
        <w:rPr>
          <w:b/>
          <w:bCs/>
        </w:rPr>
        <w:t xml:space="preserve">Definition 126 (Complex matrix)</w:t>
      </w:r>
      <w:r>
        <w:t xml:space="preserve"> </w:t>
      </w:r>
      <w:r>
        <w:t xml:space="preserve">A</w:t>
      </w:r>
      <w:r>
        <w:t xml:space="preserve"> </w:t>
      </w:r>
      <w:r>
        <w:rPr>
          <w:b/>
          <w:bCs/>
        </w:rPr>
        <w:t xml:space="preserve">complex matrix</w:t>
      </w:r>
      <w:r>
        <w:t xml:space="preserve"> </w:t>
      </w:r>
      <w:r>
        <w:t xml:space="preserve">of size</w:t>
      </w:r>
      <w:r>
        <w:t xml:space="preserve"> </w:t>
      </w:r>
      <m:oMath>
        <m:r>
          <m:t>m</m:t>
        </m:r>
        <m:r>
          <m:rPr>
            <m:sty m:val="p"/>
          </m:rPr>
          <m:t>×</m:t>
        </m:r>
        <m:r>
          <m:t>n</m:t>
        </m:r>
      </m:oMath>
      <w:r>
        <w:t xml:space="preserve"> </w:t>
      </w:r>
      <w:r>
        <w:t xml:space="preserve">is a matrix with complex entries;</w:t>
      </w:r>
      <w:r>
        <w:t xml:space="preserve"> </w:t>
      </w:r>
      <w:r>
        <w:t xml:space="preserve">the set of all of them is denoted</w:t>
      </w:r>
      <w:r>
        <w:t xml:space="preserve"> </w:t>
      </w:r>
      <m:oMath>
        <m:sSup>
          <m:e>
            <m:r>
              <m:rPr>
                <m:scr m:val="double-struck"/>
                <m:sty m:val="p"/>
              </m:rPr>
              <m:t>C</m:t>
            </m:r>
          </m:e>
          <m:sup>
            <m:r>
              <m:t>m</m:t>
            </m:r>
            <m:r>
              <m:rPr>
                <m:sty m:val="p"/>
              </m:rPr>
              <m:t>×</m:t>
            </m:r>
            <m:r>
              <m:t>n</m:t>
            </m:r>
          </m:sup>
        </m:sSup>
      </m:oMath>
      <w:r>
        <w:t xml:space="preserve">.</w:t>
      </w:r>
    </w:p>
    <w:bookmarkEnd w:id="669"/>
    <w:bookmarkStart w:id="670" w:name="exm-complex-vector"/>
    <w:p>
      <w:pPr>
        <w:pStyle w:val="BodyText"/>
      </w:pPr>
      <w:r>
        <w:rPr>
          <w:b/>
          <w:bCs/>
        </w:rPr>
        <w:t xml:space="preserve">Example 214 (A complex vector and its conjugate)</w:t>
      </w:r>
    </w:p>
    <w:p>
      <w:pPr>
        <w:pStyle w:val="BodyText"/>
      </w:pPr>
      <m:oMathPara>
        <m:oMathParaPr>
          <m:jc m:val="center"/>
        </m:oMathParaPr>
        <m:oMath>
          <m:limLow>
            <m:e>
              <m:limLow>
                <m:e>
                  <m:limLow>
                    <m:e>
                      <m:r>
                        <m:t>z</m:t>
                      </m:r>
                    </m:e>
                    <m:lim>
                      <m:r>
                        <m:rPr>
                          <m:sty m:val="p"/>
                        </m:rPr>
                        <m:t>∼</m:t>
                      </m:r>
                    </m:lim>
                  </m:limLow>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rPr>
                        <m:sty m:val="p"/>
                      </m:rPr>
                      <m:t>−</m:t>
                    </m:r>
                    <m:r>
                      <m:t>3</m:t>
                    </m:r>
                    <m:r>
                      <m:t> </m:t>
                    </m:r>
                    <m:r>
                      <m:t>i</m:t>
                    </m:r>
                  </m:e>
                </m:mr>
              </m:m>
            </m:e>
          </m:d>
          <m:r>
            <m:rPr>
              <m:sty m:val="p"/>
            </m:rPr>
            <m:t>∈</m:t>
          </m:r>
          <m:sSup>
            <m:e>
              <m:r>
                <m:rPr>
                  <m:scr m:val="double-struck"/>
                  <m:sty m:val="p"/>
                </m:rPr>
                <m:t>C</m:t>
              </m:r>
            </m:e>
            <m:sup>
              <m:r>
                <m:t>3</m:t>
              </m:r>
            </m:sup>
          </m:sSup>
          <m:r>
            <m:rPr>
              <m:sty m:val="p"/>
            </m:rPr>
            <m:t>,</m:t>
          </m:r>
          <m:r>
            <m:t>  </m:t>
          </m:r>
          <m:limLow>
            <m:e>
              <m:limLow>
                <m:e>
                  <m:bar>
                    <m:barPr>
                      <m:pos m:val="top"/>
                    </m:barPr>
                    <m:e>
                      <m:limLow>
                        <m:e>
                          <m:r>
                            <m:t>z</m:t>
                          </m:r>
                        </m:e>
                        <m:lim>
                          <m:r>
                            <m:rPr>
                              <m:sty m:val="p"/>
                            </m:rPr>
                            <m:t>∼</m:t>
                          </m:r>
                        </m:lim>
                      </m:limLow>
                    </m:e>
                  </m:bar>
                </m:e>
                <m:lim>
                  <m:r>
                    <m:rPr>
                      <m:sty m:val="p"/>
                    </m:rPr>
                    <m:t>⏟</m:t>
                  </m:r>
                </m:lim>
              </m:limLow>
            </m:e>
            <m:lim>
              <m:r>
                <m:t>3</m:t>
              </m:r>
              <m:r>
                <m:rPr>
                  <m:sty m:val="p"/>
                </m:rPr>
                <m:t>×</m:t>
              </m:r>
              <m:r>
                <m:t>1</m:t>
              </m:r>
            </m:lim>
          </m:limLow>
          <m:r>
            <m:rPr>
              <m:sty m:val="p"/>
            </m:rPr>
            <m:t>=</m:t>
          </m:r>
          <m:d>
            <m:dPr>
              <m:begChr m:val="["/>
              <m:sepChr m:val=""/>
              <m:endChr m:val="]"/>
              <m:grow/>
            </m:dPr>
            <m:e>
              <m:m>
                <m:mPr>
                  <m:baseJc m:val="center"/>
                  <m:plcHide m:val="on"/>
                  <m:mcs>
                    <m:mc>
                      <m:mcPr>
                        <m:mcJc m:val="center"/>
                        <m:count m:val="1"/>
                      </m:mcPr>
                    </m:mc>
                  </m:mcs>
                </m:mPr>
                <m:mr>
                  <m:e>
                    <m:r>
                      <m:t>1</m:t>
                    </m:r>
                    <m:r>
                      <m:rPr>
                        <m:sty m:val="p"/>
                      </m:rPr>
                      <m:t>−</m:t>
                    </m:r>
                    <m:r>
                      <m:t>i</m:t>
                    </m:r>
                  </m:e>
                </m:mr>
                <m:mr>
                  <m:e>
                    <m:r>
                      <m:t>2</m:t>
                    </m:r>
                  </m:e>
                </m:mr>
                <m:mr>
                  <m:e>
                    <m:r>
                      <m:t>3</m:t>
                    </m:r>
                    <m:r>
                      <m:t> </m:t>
                    </m:r>
                    <m:r>
                      <m:t>i</m:t>
                    </m:r>
                  </m:e>
                </m:mr>
              </m:m>
            </m:e>
          </m:d>
          <m:r>
            <m:rPr>
              <m:sty m:val="p"/>
            </m:rPr>
            <m:t>.</m:t>
          </m:r>
        </m:oMath>
      </m:oMathPara>
    </w:p>
    <w:p>
      <w:pPr>
        <w:pStyle w:val="BodyText"/>
      </w:pPr>
      <w:ins w:id="29425" w:author="PR Preview" w:date="2026-01-01T00:00:00Z">
        <w:r>
          <w:t xml:space="preserve">$$
    \underbrace{\mathord{\smash[b]{\underset{\raise.3ex\hbox{$\scriptstyle\sim$}}{z}}\vphantom{z}}}_{3 \times 1} = \begin{bmatrix} 1 + i \\ 2 \\ -3\,i \end{bmatrix} \in \mathbb{C}^3,
    \qquad
    \underbrace{\overline{\mathord{\smash[b]{\underset{\raise.3ex\hbox{$\scriptstyle\sim$}}{z}}\vphantom{z}}}}_{3 \times 1} = \begin{bmatrix} 1 - i \\ 2 \\ 3\,i \end{bmatrix}.
    $$</w:t>
        </w:r>
      </w:ins>
    </w:p>
    <w:p>
      <w:pPr>
        <w:pStyle w:val="FirstParagraph"/>
      </w:pPr>
      <w:r>
        <w:t xml:space="preserve">The real entry</w:t>
      </w:r>
      <w:r>
        <w:t xml:space="preserve"> </w:t>
      </w:r>
      <m:oMath>
        <m:r>
          <m:t>2</m:t>
        </m:r>
      </m:oMath>
      <w:r>
        <w:t xml:space="preserve"> </w:t>
      </w:r>
      <w:r>
        <w:t xml:space="preserve">is its own conjugate.</w:t>
      </w:r>
      <w:r>
        <w:t xml:space="preserve"> </w:t>
      </w:r>
      <w:r>
        <w:t xml:space="preserve">Every real vector is also a complex vector,</w:t>
      </w:r>
      <w:r>
        <w:t xml:space="preserve"> </w:t>
      </w:r>
      <w:r>
        <w:t xml:space="preserve">since each real number</w:t>
      </w:r>
      <w:r>
        <w:t xml:space="preserve"> </w:t>
      </w:r>
      <m:oMath>
        <m:r>
          <m:t>a</m:t>
        </m:r>
      </m:oMath>
      <w:r>
        <w:t xml:space="preserve"> </w:t>
      </w:r>
      <w:r>
        <w:t xml:space="preserve">is the complex number</w:t>
      </w:r>
      <w:r>
        <w:t xml:space="preserve"> </w:t>
      </w:r>
      <m:oMath>
        <m:r>
          <m:t>a</m:t>
        </m:r>
        <m:r>
          <m:rPr>
            <m:sty m:val="p"/>
          </m:rPr>
          <m:t>+</m:t>
        </m:r>
        <m:r>
          <m:t>0</m:t>
        </m:r>
        <m:r>
          <m:t> </m:t>
        </m:r>
        <m:r>
          <m:t>i</m:t>
        </m:r>
      </m:oMath>
      <w:r>
        <w:t xml:space="preserve">,</w:t>
      </w:r>
      <w:r>
        <w:t xml:space="preserve"> </w:t>
      </w:r>
      <w:r>
        <w:t xml:space="preserve">so</w:t>
      </w:r>
      <w:r>
        <w:t xml:space="preserve"> </w:t>
      </w:r>
      <m:oMath>
        <m:sSup>
          <m:e>
            <m:r>
              <m:rPr>
                <m:scr m:val="double-struck"/>
                <m:sty m:val="p"/>
              </m:rPr>
              <m:t>R</m:t>
            </m:r>
          </m:e>
          <m:sup>
            <m:r>
              <m:t>p</m:t>
            </m:r>
          </m:sup>
        </m:sSup>
      </m:oMath>
      <w:r>
        <w:t xml:space="preserve"> </w:t>
      </w:r>
      <w:r>
        <w:t xml:space="preserve">is a subset of</w:t>
      </w:r>
      <w:r>
        <w:t xml:space="preserve"> </w:t>
      </w:r>
      <m:oMath>
        <m:sSup>
          <m:e>
            <m:r>
              <m:rPr>
                <m:scr m:val="double-struck"/>
                <m:sty m:val="p"/>
              </m:rPr>
              <m:t>C</m:t>
            </m:r>
          </m:e>
          <m:sup>
            <m:r>
              <m:t>p</m:t>
            </m:r>
          </m:sup>
        </m:sSup>
      </m:oMath>
      <w:r>
        <w:t xml:space="preserve">.</w:t>
      </w:r>
    </w:p>
    <w:bookmarkEnd w:id="670"/>
    <w:bookmarkStart w:id="672" w:name="def-complex-conjugate-matrix"/>
    <w:p>
      <w:pPr>
        <w:pStyle w:val="BodyText"/>
      </w:pPr>
      <w:r>
        <w:rPr>
          <w:b/>
          <w:bCs/>
        </w:rPr>
        <w:t xml:space="preserve">Definition 127 (Complex conjugate of a complex vector or matrix)</w:t>
      </w:r>
      <w:r>
        <w:t xml:space="preserve"> </w:t>
      </w:r>
      <w:r>
        <w:t xml:space="preserve">The</w:t>
      </w:r>
      <w:r>
        <w:t xml:space="preserve"> </w:t>
      </w:r>
      <w:r>
        <w:rPr>
          <w:b/>
          <w:bCs/>
        </w:rPr>
        <w:t xml:space="preserve">complex conjugate</w:t>
      </w:r>
      <w:r>
        <w:t xml:space="preserve"> </w:t>
      </w:r>
      <w:r>
        <w:t xml:space="preserve">of a complex vector or matrix</w:t>
      </w:r>
      <w:r>
        <w:t xml:space="preserve"> </w:t>
      </w:r>
      <w:r>
        <w:t xml:space="preserve">takes the</w:t>
      </w:r>
      <w:r>
        <w:t xml:space="preserve"> </w:t>
      </w:r>
      <w:hyperlink r:id="rId671">
        <w:r>
          <w:rPr>
            <w:rStyle w:val="Hyperlink"/>
          </w:rPr>
          <w:t xml:space="preserve">complex conjugate</w:t>
        </w:r>
      </w:hyperlink>
      <w:r>
        <w:t xml:space="preserve"> </w:t>
      </w:r>
      <w:r>
        <w:t xml:space="preserve">of each entry:</w:t>
      </w:r>
      <w:r>
        <w:t xml:space="preserve"> </w:t>
      </w:r>
      <m:oMath>
        <m:r>
          <m:rPr>
            <m:sty m:val="p"/>
          </m:rPr>
          <m:t>(</m:t>
        </m:r>
        <m:bar>
          <m:barPr>
            <m:pos m:val="top"/>
          </m:barPr>
          <m:e>
            <m:r>
              <m:rPr>
                <m:sty m:val="bi"/>
              </m:rPr>
              <m:t>A</m:t>
            </m:r>
          </m:e>
        </m:bar>
        <m:sSub>
          <m:e>
            <m:r>
              <m:rPr>
                <m:sty m:val="p"/>
              </m:rPr>
              <m:t>)</m:t>
            </m:r>
          </m:e>
          <m:sub>
            <m:r>
              <m:t>j</m:t>
            </m:r>
            <m:r>
              <m:t>k</m:t>
            </m:r>
          </m:sub>
        </m:sSub>
        <m:limUpp>
          <m:e>
            <m:r>
              <m:rPr>
                <m:sty m:val="p"/>
              </m:rPr>
              <m:t>=</m:t>
            </m:r>
          </m:e>
          <m:lim>
            <m:r>
              <m:rPr>
                <m:nor/>
                <m:sty m:val="p"/>
              </m:rPr>
              <m:t>def</m:t>
            </m:r>
          </m:lim>
        </m:limUpp>
        <m:bar>
          <m:barPr>
            <m:pos m:val="top"/>
          </m:barPr>
          <m:e>
            <m:sSub>
              <m:e>
                <m:r>
                  <m:t>a</m:t>
                </m:r>
              </m:e>
              <m:sub>
                <m:r>
                  <m:t>j</m:t>
                </m:r>
                <m:r>
                  <m:t>k</m:t>
                </m:r>
              </m:sub>
            </m:sSub>
          </m:e>
        </m:bar>
      </m:oMath>
      <w:r>
        <w:t xml:space="preserve">.</w:t>
      </w:r>
    </w:p>
    <w:bookmarkEnd w:id="672"/>
    <w:bookmarkStart w:id="673" w:name="def-conjugate-transpose"/>
    <w:p>
      <w:pPr>
        <w:pStyle w:val="BodyText"/>
      </w:pPr>
      <w:r>
        <w:rPr>
          <w:b/>
          <w:bCs/>
        </w:rPr>
        <w:t xml:space="preserve">Definition 128 (Conjugate transpose (Hermitian adjoint, Hermitian conjugate, transjugate))</w:t>
      </w:r>
      <w:r>
        <w:t xml:space="preserve"> </w:t>
      </w:r>
      <w:r>
        <w:t xml:space="preserve">The</w:t>
      </w:r>
      <w:r>
        <w:t xml:space="preserve"> </w:t>
      </w:r>
      <w:r>
        <w:rPr>
          <w:b/>
          <w:bCs/>
        </w:rPr>
        <w:t xml:space="preserve">conjugate transpose</w:t>
      </w:r>
      <w:r>
        <w:t xml:space="preserve"> </w:t>
      </w:r>
      <w:r>
        <w:t xml:space="preserve">(also called the</w:t>
      </w:r>
      <w:r>
        <w:t xml:space="preserve"> </w:t>
      </w:r>
      <w:r>
        <w:rPr>
          <w:b/>
          <w:bCs/>
        </w:rPr>
        <w:t xml:space="preserve">Hermitian adjoint</w:t>
      </w:r>
      <w:r>
        <w:t xml:space="preserve">,</w:t>
      </w:r>
      <w:r>
        <w:t xml:space="preserve"> </w:t>
      </w:r>
      <w:r>
        <w:rPr>
          <w:b/>
          <w:bCs/>
        </w:rPr>
        <w:t xml:space="preserve">Hermitian conjugate</w:t>
      </w:r>
      <w:r>
        <w:t xml:space="preserve">, or</w:t>
      </w:r>
      <w:r>
        <w:t xml:space="preserve"> </w:t>
      </w:r>
      <w:r>
        <w:rPr>
          <w:b/>
          <w:bCs/>
        </w:rPr>
        <w:t xml:space="preserve">transjugate</w:t>
      </w:r>
      <w:r>
        <w:t xml:space="preserve">)</w:t>
      </w:r>
      <w:r>
        <w:t xml:space="preserve"> </w:t>
      </w:r>
      <w:r>
        <w:t xml:space="preserve">of an</w:t>
      </w:r>
      <w:r>
        <w:t xml:space="preserve"> </w:t>
      </w:r>
      <m:oMath>
        <m:r>
          <m:t>m</m:t>
        </m:r>
        <m:r>
          <m:rPr>
            <m:sty m:val="p"/>
          </m:rPr>
          <m:t>×</m:t>
        </m:r>
        <m:r>
          <m:t>n</m:t>
        </m:r>
      </m:oMath>
      <w:r>
        <w:t xml:space="preserve"> </w:t>
      </w:r>
      <w:r>
        <w:t xml:space="preserve">complex matrix</w:t>
      </w:r>
      <w:r>
        <w:t xml:space="preserve"> </w:t>
      </w:r>
      <m:oMath>
        <m:r>
          <m:rPr>
            <m:sty m:val="bi"/>
          </m:rPr>
          <m:t>A</m:t>
        </m:r>
      </m:oMath>
      <w:r>
        <w:t xml:space="preserve"> </w:t>
      </w:r>
      <w:r>
        <w:t xml:space="preserve">is the</w:t>
      </w:r>
      <w:r>
        <w:t xml:space="preserve"> </w:t>
      </w:r>
      <m:oMath>
        <m:r>
          <m:t>n</m:t>
        </m:r>
        <m:r>
          <m:rPr>
            <m:sty m:val="p"/>
          </m:rPr>
          <m:t>×</m:t>
        </m:r>
        <m:r>
          <m:t>m</m:t>
        </m:r>
      </m:oMath>
      <w:r>
        <w:t xml:space="preserve"> </w:t>
      </w:r>
      <w:r>
        <w:t xml:space="preserve">matrix</w:t>
      </w:r>
      <w:r>
        <w:t xml:space="preserve"> </w:t>
      </w:r>
      <m:oMath>
        <m:sSup>
          <m:e>
            <m:r>
              <m:rPr>
                <m:sty m:val="bi"/>
              </m:rPr>
              <m:t>A</m:t>
            </m:r>
          </m:e>
          <m:sup>
            <m:r>
              <m:rPr>
                <m:scr m:val="sans-serif"/>
                <m:sty m:val="p"/>
              </m:rPr>
              <m:t>H</m:t>
            </m:r>
          </m:sup>
        </m:sSup>
      </m:oMath>
      <w:r>
        <w:t xml:space="preserve"> </w:t>
      </w:r>
      <w:r>
        <w:t xml:space="preserve">obtained by transposing</w:t>
      </w:r>
      <w:r>
        <w:t xml:space="preserve"> </w:t>
      </w:r>
      <m:oMath>
        <m:r>
          <m:rPr>
            <m:sty m:val="bi"/>
          </m:rPr>
          <m:t>A</m:t>
        </m:r>
      </m:oMath>
      <w:r>
        <w:t xml:space="preserve"> </w:t>
      </w:r>
      <w:r>
        <w:t xml:space="preserve">and then taking the complex conjugate of each entry:</w:t>
      </w:r>
    </w:p>
    <w:p>
      <w:pPr>
        <w:pStyle w:val="BodyText"/>
      </w:pPr>
      <m:oMathPara>
        <m:oMathParaPr>
          <m:jc m:val="center"/>
        </m:oMathParaPr>
        <m:oMath>
          <m:r>
            <m:rPr>
              <m:sty m:val="p"/>
            </m:rPr>
            <m:t>(</m:t>
          </m:r>
          <m:sSup>
            <m:e>
              <m:r>
                <m:rPr>
                  <m:sty m:val="bi"/>
                </m:rPr>
                <m:t>A</m:t>
              </m:r>
            </m:e>
            <m:sup>
              <m:r>
                <m:rPr>
                  <m:scr m:val="sans-serif"/>
                  <m:sty m:val="p"/>
                </m:rPr>
                <m:t>H</m:t>
              </m:r>
            </m:sup>
          </m:sSup>
          <m:sSub>
            <m:e>
              <m:r>
                <m:rPr>
                  <m:sty m:val="p"/>
                </m:rPr>
                <m:t>)</m:t>
              </m:r>
            </m:e>
            <m:sub>
              <m:r>
                <m:t>j</m:t>
              </m:r>
              <m:r>
                <m:t>k</m:t>
              </m:r>
            </m:sub>
          </m:sSub>
          <m:limUpp>
            <m:e>
              <m:r>
                <m:rPr>
                  <m:sty m:val="p"/>
                </m:rPr>
                <m:t>=</m:t>
              </m:r>
            </m:e>
            <m:lim>
              <m:r>
                <m:rPr>
                  <m:nor/>
                  <m:sty m:val="p"/>
                </m:rPr>
                <m:t>def</m:t>
              </m:r>
            </m:lim>
          </m:limUpp>
          <m:bar>
            <m:barPr>
              <m:pos m:val="top"/>
            </m:barPr>
            <m:e>
              <m:sSub>
                <m:e>
                  <m:r>
                    <m:t>a</m:t>
                  </m:r>
                </m:e>
                <m:sub>
                  <m:r>
                    <m:t>k</m:t>
                  </m:r>
                  <m:r>
                    <m:t>j</m:t>
                  </m:r>
                </m:sub>
              </m:sSub>
            </m:e>
          </m:bar>
          <m:r>
            <m:t> </m:t>
          </m:r>
          <m:r>
            <m:rPr>
              <m:nor/>
              <m:sty m:val="p"/>
            </m:rPr>
            <m:t>for </m:t>
          </m:r>
          <m:r>
            <m:t>j</m:t>
          </m:r>
          <m:r>
            <m:rPr>
              <m:sty m:val="p"/>
            </m:rPr>
            <m:t>∈</m:t>
          </m:r>
          <m:r>
            <m:rPr>
              <m:sty m:val="p"/>
            </m:rPr>
            <m:t>{</m:t>
          </m:r>
          <m:r>
            <m:t>1</m:t>
          </m:r>
          <m:r>
            <m:rPr>
              <m:sty m:val="p"/>
            </m:rPr>
            <m:t>,</m:t>
          </m:r>
          <m:r>
            <m:rPr>
              <m:sty m:val="p"/>
            </m:rPr>
            <m:t>…</m:t>
          </m:r>
          <m:r>
            <m:rPr>
              <m:sty m:val="p"/>
            </m:rPr>
            <m:t>,</m:t>
          </m:r>
          <m:r>
            <m:t>n</m:t>
          </m:r>
          <m:r>
            <m:rPr>
              <m:sty m:val="p"/>
            </m:rPr>
            <m:t>}</m:t>
          </m:r>
          <m:r>
            <m:rPr>
              <m:sty m:val="p"/>
            </m:rPr>
            <m:t>,</m:t>
          </m:r>
          <m:r>
            <m:t> </m:t>
          </m:r>
          <m:r>
            <m:t>k</m:t>
          </m:r>
          <m:r>
            <m:rPr>
              <m:sty m:val="p"/>
            </m:rPr>
            <m:t>∈</m:t>
          </m:r>
          <m:r>
            <m:rPr>
              <m:sty m:val="p"/>
            </m:rPr>
            <m:t>{</m:t>
          </m:r>
          <m:r>
            <m:t>1</m:t>
          </m:r>
          <m:r>
            <m:rPr>
              <m:sty m:val="p"/>
            </m:rPr>
            <m:t>,</m:t>
          </m:r>
          <m:r>
            <m:rPr>
              <m:sty m:val="p"/>
            </m:rPr>
            <m:t>…</m:t>
          </m:r>
          <m:r>
            <m:rPr>
              <m:sty m:val="p"/>
            </m:rPr>
            <m:t>,</m:t>
          </m:r>
          <m:r>
            <m:t>m</m:t>
          </m:r>
          <m:r>
            <m:rPr>
              <m:sty m:val="p"/>
            </m:rPr>
            <m:t>}</m:t>
          </m:r>
          <m:r>
            <m:rPr>
              <m:sty m:val="p"/>
            </m:rPr>
            <m:t>.</m:t>
          </m:r>
        </m:oMath>
      </m:oMathPara>
    </w:p>
    <w:bookmarkEnd w:id="673"/>
    <w:bookmarkStart w:id="674" w:name="rem-conjugate-transpose-notation"/>
    <w:p>
      <w:pPr>
        <w:pStyle w:val="FirstParagraph"/>
      </w:pPr>
      <w:del w:id="29426" w:author="PR Preview" w:date="2026-01-01T00:00:00Z">
        <w:r>
          <w:rPr>
            <w:i/>
            <w:iCs/>
          </w:rPr>
          <w:delText xml:space="preserve">Remark 50</w:delText>
        </w:r>
      </w:del>
      <w:del w:id="29427" w:author="PR Preview" w:date="2026-01-01T00:00:00Z">
        <w:r>
          <w:delText xml:space="preserve"> (Notation for the conjugate transpose). </w:delText>
        </w:r>
      </w:del>
      <w:del w:id="29428" w:author="PR Preview" w:date="2026-01-01T00:00:00Z">
        <w:r>
          <w:delText xml:space="preserve">The operation is denoted variously across mathematics and physics:</w:delText>
        </w:r>
      </w:del>
      <w:del w:id="29429" w:author="PR Preview" w:date="2026-01-01T00:00:00Z">
        <w:r>
          <w:delText xml:space="preserve"> </w:delText>
        </w:r>
      </w:del>
      <m:oMath>
        <m:sSup>
          <m:e>
            <m:r>
              <m:rPr>
                <m:sty m:val="bi"/>
              </m:rPr>
              <m:t>A</m:t>
            </m:r>
          </m:e>
          <m:sup>
            <m:r>
              <m:rPr>
                <m:sty m:val="p"/>
              </m:rPr>
              <m:t>*</m:t>
            </m:r>
          </m:sup>
        </m:sSup>
      </m:oMath>
      <w:del w:id="29430" w:author="PR Preview" w:date="2026-01-01T00:00:00Z">
        <w:r>
          <w:delText xml:space="preserve"> </w:delText>
        </w:r>
      </w:del>
      <w:del w:id="29431" w:author="PR Preview" w:date="2026-01-01T00:00:00Z">
        <w:r>
          <w:delText xml:space="preserve">in pure mathematics (</w:delText>
        </w:r>
      </w:del>
      <w:del w:id="29432" w:author="PR Preview" w:date="2026-01-01T00:00:00Z">
        <w:r>
          <w:delText xml:space="preserve">Axler (2024, Definition 7.7, p. 231)</w:delText>
        </w:r>
      </w:del>
      <w:del w:id="29433" w:author="PR Preview" w:date="2026-01-01T00:00:00Z">
        <w:r>
          <w:delText xml:space="preserve">),</w:delText>
        </w:r>
      </w:del>
      <w:del w:id="29434" w:author="PR Preview" w:date="2026-01-01T00:00:00Z">
        <w:r>
          <w:delText xml:space="preserve"> </w:delText>
        </w:r>
      </w:del>
      <m:oMath>
        <m:sSup>
          <m:e>
            <m:r>
              <m:rPr>
                <m:sty m:val="bi"/>
              </m:rPr>
              <m:t>A</m:t>
            </m:r>
          </m:e>
          <m:sup>
            <m:r>
              <m:rPr>
                <m:sty m:val="p"/>
              </m:rPr>
              <m:t>†</m:t>
            </m:r>
          </m:sup>
        </m:sSup>
      </m:oMath>
      <w:del w:id="29435" w:author="PR Preview" w:date="2026-01-01T00:00:00Z">
        <w:r>
          <w:delText xml:space="preserve"> </w:delText>
        </w:r>
      </w:del>
      <w:del w:id="29436" w:author="PR Preview" w:date="2026-01-01T00:00:00Z">
        <w:r>
          <w:delText xml:space="preserve">(</w:delText>
        </w:r>
      </w:del>
      <w:del w:id="29437" w:author="PR Preview" w:date="2026-01-01T00:00:00Z">
        <w:r>
          <w:delText xml:space="preserve">“</w:delText>
        </w:r>
      </w:del>
      <m:oMath>
        <m:r>
          <m:t>A</m:t>
        </m:r>
      </m:oMath>
      <w:del w:id="29438" w:author="PR Preview" w:date="2026-01-01T00:00:00Z">
        <w:r>
          <w:delText xml:space="preserve">-dagger”</w:delText>
        </w:r>
      </w:del>
      <w:del w:id="29439" w:author="PR Preview" w:date="2026-01-01T00:00:00Z">
        <w:r>
          <w:delText xml:space="preserve">) in physics and quantum mechanics,</w:delText>
        </w:r>
      </w:del>
      <w:del w:id="29440" w:author="PR Preview" w:date="2026-01-01T00:00:00Z">
        <w:r>
          <w:delText xml:space="preserve"> </w:delText>
        </w:r>
      </w:del>
      <w:del w:id="29441" w:author="PR Preview" w:date="2026-01-01T00:00:00Z">
        <w:r>
          <w:delText xml:space="preserve">and</w:delText>
        </w:r>
      </w:del>
      <w:del w:id="29442" w:author="PR Preview" w:date="2026-01-01T00:00:00Z">
        <w:r>
          <w:delText xml:space="preserve"> </w:delText>
        </w:r>
      </w:del>
      <m:oMath>
        <m:sSup>
          <m:e>
            <m:r>
              <m:rPr>
                <m:sty m:val="bi"/>
              </m:rPr>
              <m:t>A</m:t>
            </m:r>
          </m:e>
          <m:sup>
            <m:r>
              <m:rPr>
                <m:scr m:val="sans-serif"/>
                <m:sty m:val="p"/>
              </m:rPr>
              <m:t>H</m:t>
            </m:r>
          </m:sup>
        </m:sSup>
      </m:oMath>
      <w:del w:id="29443" w:author="PR Preview" w:date="2026-01-01T00:00:00Z">
        <w:r>
          <w:delText xml:space="preserve"> </w:delText>
        </w:r>
      </w:del>
      <w:del w:id="29444" w:author="PR Preview" w:date="2026-01-01T00:00:00Z">
        <w:r>
          <w:delText xml:space="preserve">in engineering, numerical linear algebra, and statistics.</w:delText>
        </w:r>
      </w:del>
      <w:del w:id="29445" w:author="PR Preview" w:date="2026-01-01T00:00:00Z">
        <w:r>
          <w:delText xml:space="preserve"> </w:delText>
        </w:r>
      </w:del>
      <w:del w:id="29446" w:author="PR Preview" w:date="2026-01-01T00:00:00Z">
        <w:r>
          <w:delText xml:space="preserve">These notes write</w:delText>
        </w:r>
      </w:del>
      <w:del w:id="29447" w:author="PR Preview" w:date="2026-01-01T00:00:00Z">
        <w:r>
          <w:delText xml:space="preserve"> </w:delText>
        </w:r>
      </w:del>
      <m:oMath>
        <m:sSup>
          <m:e>
            <m:r>
              <m:rPr>
                <m:sty m:val="bi"/>
              </m:rPr>
              <m:t>A</m:t>
            </m:r>
          </m:e>
          <m:sup>
            <m:r>
              <m:rPr>
                <m:scr m:val="sans-serif"/>
                <m:sty m:val="p"/>
              </m:rPr>
              <m:t>H</m:t>
            </m:r>
          </m:sup>
        </m:sSup>
      </m:oMath>
      <w:del w:id="29448" w:author="PR Preview" w:date="2026-01-01T00:00:00Z">
        <w:r>
          <w:delText xml:space="preserve"> </w:delText>
        </w:r>
      </w:del>
      <w:del w:id="29449" w:author="PR Preview" w:date="2026-01-01T00:00:00Z">
        <w:r>
          <w:delText xml:space="preserve">because</w:delText>
        </w:r>
      </w:del>
      <w:del w:id="29450" w:author="PR Preview" w:date="2026-01-01T00:00:00Z">
        <w:r>
          <w:delText xml:space="preserve"> </w:delText>
        </w:r>
      </w:del>
      <m:oMath>
        <m:sSup>
          <m:e>
            <m:r>
              <m:t>​</m:t>
            </m:r>
          </m:e>
          <m:sup>
            <m:r>
              <m:rPr>
                <m:sty m:val="p"/>
              </m:rPr>
              <m:t>*</m:t>
            </m:r>
          </m:sup>
        </m:sSup>
      </m:oMath>
      <w:del w:id="29451" w:author="PR Preview" w:date="2026-01-01T00:00:00Z">
        <w:r>
          <w:delText xml:space="preserve"> </w:delText>
        </w:r>
      </w:del>
      <w:del w:id="29452" w:author="PR Preview" w:date="2026-01-01T00:00:00Z">
        <w:r>
          <w:delText xml:space="preserve">is reserved for optimal points (as in</w:delText>
        </w:r>
      </w:del>
      <w:del w:id="29453" w:author="PR Preview" w:date="2026-01-01T00:00:00Z">
        <w:r>
          <w:delText xml:space="preserve"> </w:delText>
        </w:r>
      </w:del>
      <m:oMath>
        <m:sSup>
          <m:e>
            <m:limLow>
              <m:e>
                <m:r>
                  <m:t>x</m:t>
                </m:r>
              </m:e>
              <m:lim>
                <m:r>
                  <m:rPr>
                    <m:sty m:val="p"/>
                  </m:rPr>
                  <m:t>∼</m:t>
                </m:r>
              </m:lim>
            </m:limLow>
          </m:e>
          <m:sup>
            <m:r>
              <m:rPr>
                <m:sty m:val="p"/>
              </m:rPr>
              <m:t>*</m:t>
            </m:r>
          </m:sup>
        </m:sSup>
      </m:oMath>
      <w:del w:id="29454" w:author="PR Preview" w:date="2026-01-01T00:00:00Z">
        <w:r>
          <w:delText xml:space="preserve">)</w:delText>
        </w:r>
      </w:del>
      <w:del w:id="29455" w:author="PR Preview" w:date="2026-01-01T00:00:00Z">
        <w:r>
          <w:delText xml:space="preserve"> </w:delText>
        </w:r>
      </w:del>
      <w:del w:id="29456" w:author="PR Preview" w:date="2026-01-01T00:00:00Z">
        <w:r>
          <w:delText xml:space="preserve">and</w:delText>
        </w:r>
      </w:del>
      <w:del w:id="29457" w:author="PR Preview" w:date="2026-01-01T00:00:00Z">
        <w:r>
          <w:delText xml:space="preserve"> </w:delText>
        </w:r>
      </w:del>
      <m:oMath>
        <m:sSup>
          <m:e>
            <m:r>
              <m:t>​</m:t>
            </m:r>
          </m:e>
          <m:sup>
            <m:r>
              <m:rPr>
                <m:sty m:val="p"/>
              </m:rPr>
              <m:t>†</m:t>
            </m:r>
          </m:sup>
        </m:sSup>
      </m:oMath>
      <w:del w:id="29458" w:author="PR Preview" w:date="2026-01-01T00:00:00Z">
        <w:r>
          <w:delText xml:space="preserve"> </w:delText>
        </w:r>
      </w:del>
      <w:del w:id="29459" w:author="PR Preview" w:date="2026-01-01T00:00:00Z">
        <w:r>
          <w:delText xml:space="preserve">frequently denotes the Moore-Penrose pseudoinverse in the broader literature.</w:delText>
        </w:r>
      </w:del>
    </w:p>
    <w:p>
      <w:pPr>
        <w:pStyle w:val="FirstParagraph"/>
      </w:pPr>
      <w:ins w:id="29460" w:author="PR Preview" w:date="2026-01-01T00:00:00Z">
        <w:r>
          <w:rPr>
            <w:i/>
            <w:iCs/>
          </w:rPr>
          <w:t xml:space="preserve">Remark 50</w:t>
        </w:r>
      </w:ins>
      <w:ins w:id="29461" w:author="PR Preview" w:date="2026-01-01T00:00:00Z">
        <w:r>
          <w:t xml:space="preserve"> (Notation for the conjugate transpose). </w:t>
        </w:r>
      </w:ins>
      <w:ins w:id="29462" w:author="PR Preview" w:date="2026-01-01T00:00:00Z">
        <w:r>
          <w:t xml:space="preserve">The operation is denoted variously across mathematics and physics:</w:t>
        </w:r>
      </w:ins>
      <w:ins w:id="29463" w:author="PR Preview" w:date="2026-01-01T00:00:00Z">
        <w:r>
          <w:t xml:space="preserve"> </w:t>
        </w:r>
      </w:ins>
      <m:oMath>
        <m:sSup>
          <m:e>
            <m:r>
              <m:rPr>
                <m:sty m:val="bi"/>
              </m:rPr>
              <m:t>A</m:t>
            </m:r>
          </m:e>
          <m:sup>
            <m:r>
              <m:rPr>
                <m:sty m:val="p"/>
              </m:rPr>
              <m:t>*</m:t>
            </m:r>
          </m:sup>
        </m:sSup>
      </m:oMath>
      <w:ins w:id="29464" w:author="PR Preview" w:date="2026-01-01T00:00:00Z">
        <w:r>
          <w:t xml:space="preserve"> </w:t>
        </w:r>
      </w:ins>
      <w:ins w:id="29465" w:author="PR Preview" w:date="2026-01-01T00:00:00Z">
        <w:r>
          <w:t xml:space="preserve">in pure mathematics (</w:t>
        </w:r>
      </w:ins>
      <w:ins w:id="29466" w:author="PR Preview" w:date="2026-01-01T00:00:00Z">
        <w:r>
          <w:t xml:space="preserve">Axler (2024, Definition 7.7, p. 231)</w:t>
        </w:r>
      </w:ins>
      <w:ins w:id="29467" w:author="PR Preview" w:date="2026-01-01T00:00:00Z">
        <w:r>
          <w:t xml:space="preserve">),</w:t>
        </w:r>
      </w:ins>
      <w:ins w:id="29468" w:author="PR Preview" w:date="2026-01-01T00:00:00Z">
        <w:r>
          <w:t xml:space="preserve"> </w:t>
        </w:r>
      </w:ins>
      <m:oMath>
        <m:sSup>
          <m:e>
            <m:r>
              <m:rPr>
                <m:sty m:val="bi"/>
              </m:rPr>
              <m:t>A</m:t>
            </m:r>
          </m:e>
          <m:sup>
            <m:r>
              <m:rPr>
                <m:sty m:val="p"/>
              </m:rPr>
              <m:t>†</m:t>
            </m:r>
          </m:sup>
        </m:sSup>
      </m:oMath>
      <w:ins w:id="29469" w:author="PR Preview" w:date="2026-01-01T00:00:00Z">
        <w:r>
          <w:t xml:space="preserve"> </w:t>
        </w:r>
      </w:ins>
      <w:ins w:id="29470" w:author="PR Preview" w:date="2026-01-01T00:00:00Z">
        <w:r>
          <w:t xml:space="preserve">(</w:t>
        </w:r>
      </w:ins>
      <w:ins w:id="29471" w:author="PR Preview" w:date="2026-01-01T00:00:00Z">
        <w:r>
          <w:t xml:space="preserve">“</w:t>
        </w:r>
      </w:ins>
      <m:oMath>
        <m:r>
          <m:t>A</m:t>
        </m:r>
      </m:oMath>
      <w:ins w:id="29472" w:author="PR Preview" w:date="2026-01-01T00:00:00Z">
        <w:r>
          <w:t xml:space="preserve">-dagger”</w:t>
        </w:r>
      </w:ins>
      <w:ins w:id="29473" w:author="PR Preview" w:date="2026-01-01T00:00:00Z">
        <w:r>
          <w:t xml:space="preserve">) in physics and quantum mechanics,</w:t>
        </w:r>
      </w:ins>
      <w:ins w:id="29474" w:author="PR Preview" w:date="2026-01-01T00:00:00Z">
        <w:r>
          <w:t xml:space="preserve"> </w:t>
        </w:r>
      </w:ins>
      <w:ins w:id="29475" w:author="PR Preview" w:date="2026-01-01T00:00:00Z">
        <w:r>
          <w:t xml:space="preserve">and</w:t>
        </w:r>
      </w:ins>
      <w:ins w:id="29476" w:author="PR Preview" w:date="2026-01-01T00:00:00Z">
        <w:r>
          <w:t xml:space="preserve"> </w:t>
        </w:r>
      </w:ins>
      <m:oMath>
        <m:sSup>
          <m:e>
            <m:r>
              <m:rPr>
                <m:sty m:val="bi"/>
              </m:rPr>
              <m:t>A</m:t>
            </m:r>
          </m:e>
          <m:sup>
            <m:r>
              <m:rPr>
                <m:scr m:val="sans-serif"/>
                <m:sty m:val="p"/>
              </m:rPr>
              <m:t>H</m:t>
            </m:r>
          </m:sup>
        </m:sSup>
      </m:oMath>
      <w:ins w:id="29477" w:author="PR Preview" w:date="2026-01-01T00:00:00Z">
        <w:r>
          <w:t xml:space="preserve"> </w:t>
        </w:r>
      </w:ins>
      <w:ins w:id="29478" w:author="PR Preview" w:date="2026-01-01T00:00:00Z">
        <w:r>
          <w:t xml:space="preserve">in engineering, numerical linear algebra, and statistics.</w:t>
        </w:r>
      </w:ins>
      <w:ins w:id="29479" w:author="PR Preview" w:date="2026-01-01T00:00:00Z">
        <w:r>
          <w:t xml:space="preserve"> </w:t>
        </w:r>
      </w:ins>
      <w:ins w:id="29480" w:author="PR Preview" w:date="2026-01-01T00:00:00Z">
        <w:r>
          <w:t xml:space="preserve">These notes write</w:t>
        </w:r>
      </w:ins>
      <w:ins w:id="29481" w:author="PR Preview" w:date="2026-01-01T00:00:00Z">
        <w:r>
          <w:t xml:space="preserve"> </w:t>
        </w:r>
      </w:ins>
      <m:oMath>
        <m:sSup>
          <m:e>
            <m:r>
              <m:rPr>
                <m:sty m:val="bi"/>
              </m:rPr>
              <m:t>A</m:t>
            </m:r>
          </m:e>
          <m:sup>
            <m:r>
              <m:rPr>
                <m:scr m:val="sans-serif"/>
                <m:sty m:val="p"/>
              </m:rPr>
              <m:t>H</m:t>
            </m:r>
          </m:sup>
        </m:sSup>
      </m:oMath>
      <w:ins w:id="29482" w:author="PR Preview" w:date="2026-01-01T00:00:00Z">
        <w:r>
          <w:t xml:space="preserve"> </w:t>
        </w:r>
      </w:ins>
      <w:ins w:id="29483" w:author="PR Preview" w:date="2026-01-01T00:00:00Z">
        <w:r>
          <w:t xml:space="preserve">because</w:t>
        </w:r>
      </w:ins>
      <w:ins w:id="29484" w:author="PR Preview" w:date="2026-01-01T00:00:00Z">
        <w:r>
          <w:t xml:space="preserve"> </w:t>
        </w:r>
      </w:ins>
      <m:oMath>
        <m:sSup>
          <m:e>
            <m:r>
              <m:t>​</m:t>
            </m:r>
          </m:e>
          <m:sup>
            <m:r>
              <m:rPr>
                <m:sty m:val="p"/>
              </m:rPr>
              <m:t>*</m:t>
            </m:r>
          </m:sup>
        </m:sSup>
      </m:oMath>
      <w:ins w:id="29485" w:author="PR Preview" w:date="2026-01-01T00:00:00Z">
        <w:r>
          <w:t xml:space="preserve"> </w:t>
        </w:r>
      </w:ins>
      <w:ins w:id="29486" w:author="PR Preview" w:date="2026-01-01T00:00:00Z">
        <w:r>
          <w:t xml:space="preserve">is reserved for optimal points (as in</w:t>
        </w:r>
      </w:ins>
      <w:ins w:id="29487" w:author="PR Preview" w:date="2026-01-01T00:00:00Z">
        <w:r>
          <w:t xml:space="preserve"> </w:t>
        </w:r>
      </w:ins>
      <w:ins w:id="29488" w:author="PR Preview" w:date="2026-01-01T00:00:00Z">
        <w:r>
          <w:t xml:space="preserve">$\mathord{\smash[b]{\underset{\raise.3ex\hbox{$\scriptstyle\sim$}}{x}}\vphantom{x}}^*$</w:t>
        </w:r>
      </w:ins>
      <w:ins w:id="29489" w:author="PR Preview" w:date="2026-01-01T00:00:00Z">
        <w:r>
          <w:t xml:space="preserve">)</w:t>
        </w:r>
      </w:ins>
      <w:ins w:id="29490" w:author="PR Preview" w:date="2026-01-01T00:00:00Z">
        <w:r>
          <w:t xml:space="preserve"> </w:t>
        </w:r>
      </w:ins>
      <w:ins w:id="29491" w:author="PR Preview" w:date="2026-01-01T00:00:00Z">
        <w:r>
          <w:t xml:space="preserve">and</w:t>
        </w:r>
      </w:ins>
      <w:ins w:id="29492" w:author="PR Preview" w:date="2026-01-01T00:00:00Z">
        <w:r>
          <w:t xml:space="preserve"> </w:t>
        </w:r>
      </w:ins>
      <m:oMath>
        <m:sSup>
          <m:e>
            <m:r>
              <m:t>​</m:t>
            </m:r>
          </m:e>
          <m:sup>
            <m:r>
              <m:rPr>
                <m:sty m:val="p"/>
              </m:rPr>
              <m:t>†</m:t>
            </m:r>
          </m:sup>
        </m:sSup>
      </m:oMath>
      <w:ins w:id="29493" w:author="PR Preview" w:date="2026-01-01T00:00:00Z">
        <w:r>
          <w:t xml:space="preserve"> </w:t>
        </w:r>
      </w:ins>
      <w:ins w:id="29494" w:author="PR Preview" w:date="2026-01-01T00:00:00Z">
        <w:r>
          <w:t xml:space="preserve">frequently denotes the Moore-Penrose pseudoinverse in the broader literature.</w:t>
        </w:r>
      </w:ins>
    </w:p>
    <w:p>
      <w:pPr>
        <w:pStyle w:val="BodyText"/>
      </w:pPr>
      <w:r>
        <w:t xml:space="preserve">The Hermitian adjoint matrix should not be confused with the classical</w:t>
      </w:r>
      <w:r>
        <w:t xml:space="preserve"> </w:t>
      </w:r>
      <w:r>
        <w:rPr>
          <w:i/>
          <w:iCs/>
        </w:rPr>
        <w:t xml:space="preserve">adjugate matrix</w:t>
      </w:r>
      <w:r>
        <w:t xml:space="preserve"> </w:t>
      </w:r>
      <w:r>
        <w:t xml:space="preserve">(the transpose of the matrix of cofactors),</w:t>
      </w:r>
      <w:r>
        <w:t xml:space="preserve"> </w:t>
      </w:r>
      <w:r>
        <w:t xml:space="preserve">which older texts occasionally referred to as the</w:t>
      </w:r>
      <w:r>
        <w:t xml:space="preserve"> </w:t>
      </w:r>
      <w:r>
        <w:t xml:space="preserve">“adjoint.”</w:t>
      </w:r>
    </w:p>
    <w:bookmarkEnd w:id="674"/>
    <w:bookmarkStart w:id="675" w:name="exm-conjugate-transpose"/>
    <w:p>
      <w:pPr>
        <w:pStyle w:val="BodyText"/>
      </w:pPr>
      <w:r>
        <w:rPr>
          <w:b/>
          <w:bCs/>
        </w:rPr>
        <w:t xml:space="preserve">Example 215 (The conjugate transpose of a</w:t>
      </w:r>
      <w:r>
        <w:rPr>
          <w:b/>
          <w:bCs/>
        </w:rPr>
        <w:t xml:space="preserve"> </w:t>
      </w:r>
      <m:oMath>
        <m:r>
          <m:t>2</m:t>
        </m:r>
        <m:r>
          <m:rPr>
            <m:sty m:val="p"/>
          </m:rPr>
          <m:t>×</m:t>
        </m:r>
        <m:r>
          <m:t>3</m:t>
        </m:r>
      </m:oMath>
      <w:r>
        <w:rPr>
          <w:b/>
          <w:bCs/>
        </w:rPr>
        <w:t xml:space="preserve"> </w:t>
      </w:r>
      <w:r>
        <w:rPr>
          <w:b/>
          <w:bCs/>
        </w:rPr>
        <w:t xml:space="preserve">matrix)</w:t>
      </w:r>
      <w:r>
        <w:t xml:space="preserve"> </w:t>
      </w:r>
      <w:r>
        <w:t xml:space="preserve">For</w:t>
      </w:r>
    </w:p>
    <w:p>
      <w:pPr>
        <w:pStyle w:val="BodyText"/>
      </w:pPr>
      <m:oMathPara>
        <m:oMathParaPr>
          <m:jc m:val="center"/>
        </m:oMathParaPr>
        <m:oMath>
          <m:limLow>
            <m:e>
              <m:limLow>
                <m:e>
                  <m:r>
                    <m:rPr>
                      <m:sty m:val="bi"/>
                    </m:rPr>
                    <m:t>A</m:t>
                  </m:r>
                </m:e>
                <m:lim>
                  <m:r>
                    <m:rPr>
                      <m:sty m:val="p"/>
                    </m:rPr>
                    <m:t>⏟</m:t>
                  </m:r>
                </m:lim>
              </m:limLow>
            </m:e>
            <m:lim>
              <m:r>
                <m:t>2</m:t>
              </m:r>
              <m:r>
                <m:rPr>
                  <m:sty m:val="p"/>
                </m:rPr>
                <m:t>×</m:t>
              </m:r>
              <m:r>
                <m:t>3</m:t>
              </m:r>
            </m:lim>
          </m:limLow>
          <m:r>
            <m:rPr>
              <m:sty m:val="p"/>
            </m:rPr>
            <m:t>=</m:t>
          </m:r>
          <m:d>
            <m:dPr>
              <m:begChr m:val="["/>
              <m:sepChr m:val=""/>
              <m:endChr m:val="]"/>
              <m:grow/>
            </m:dPr>
            <m:e>
              <m:m>
                <m:mPr>
                  <m:baseJc m:val="center"/>
                  <m:plcHide m:val="on"/>
                  <m:mcs>
                    <m:mc>
                      <m:mcPr>
                        <m:mcJc m:val="center"/>
                        <m:count m:val="1"/>
                      </m:mcPr>
                    </m:mc>
                    <m:mc>
                      <m:mcPr>
                        <m:mcJc m:val="center"/>
                        <m:count m:val="1"/>
                      </m:mcPr>
                    </m:mc>
                    <m:mc>
                      <m:mcPr>
                        <m:mcJc m:val="center"/>
                        <m:count m:val="1"/>
                      </m:mcPr>
                    </m:mc>
                  </m:mcs>
                </m:mPr>
                <m:mr>
                  <m:e>
                    <m:r>
                      <m:t>1</m:t>
                    </m:r>
                    <m:r>
                      <m:rPr>
                        <m:sty m:val="p"/>
                      </m:rPr>
                      <m:t>+</m:t>
                    </m:r>
                    <m:r>
                      <m:t>i</m:t>
                    </m:r>
                  </m:e>
                  <m:e>
                    <m:r>
                      <m:t>2</m:t>
                    </m:r>
                  </m:e>
                  <m:e>
                    <m:r>
                      <m:t>0</m:t>
                    </m:r>
                  </m:e>
                </m:mr>
                <m:mr>
                  <m:e>
                    <m:r>
                      <m:rPr>
                        <m:sty m:val="p"/>
                      </m:rPr>
                      <m:t>−</m:t>
                    </m:r>
                    <m:r>
                      <m:t>i</m:t>
                    </m:r>
                  </m:e>
                  <m:e>
                    <m:r>
                      <m:t>3</m:t>
                    </m:r>
                    <m:r>
                      <m:rPr>
                        <m:sty m:val="p"/>
                      </m:rPr>
                      <m:t>−</m:t>
                    </m:r>
                    <m:r>
                      <m:t>2</m:t>
                    </m:r>
                    <m:r>
                      <m:t> </m:t>
                    </m:r>
                    <m:r>
                      <m:t>i</m:t>
                    </m:r>
                  </m:e>
                  <m:e>
                    <m:r>
                      <m:t>4</m:t>
                    </m:r>
                  </m:e>
                </m:mr>
              </m:m>
            </m:e>
          </m:d>
          <m:r>
            <m:rPr>
              <m:sty m:val="p"/>
            </m:rPr>
            <m:t>,</m:t>
          </m:r>
        </m:oMath>
      </m:oMathPara>
    </w:p>
    <w:p>
      <w:pPr>
        <w:pStyle w:val="FirstParagraph"/>
      </w:pPr>
      <w:r>
        <w:t xml:space="preserve">transposing gives a</w:t>
      </w:r>
      <w:r>
        <w:t xml:space="preserve"> </w:t>
      </w:r>
      <m:oMath>
        <m:r>
          <m:t>3</m:t>
        </m:r>
        <m:r>
          <m:rPr>
            <m:sty m:val="p"/>
          </m:rPr>
          <m:t>×</m:t>
        </m:r>
        <m:r>
          <m:t>2</m:t>
        </m:r>
      </m:oMath>
      <w:r>
        <w:t xml:space="preserve"> </w:t>
      </w:r>
      <w:r>
        <w:t xml:space="preserve">matrix,</w:t>
      </w:r>
      <w:r>
        <w:t xml:space="preserve"> </w:t>
      </w:r>
      <w:r>
        <w:t xml:space="preserve">and conjugating each of its entries gives</w:t>
      </w:r>
    </w:p>
    <w:p>
      <w:pPr>
        <w:pStyle w:val="BodyText"/>
      </w:pPr>
      <m:oMathPara>
        <m:oMathParaPr>
          <m:jc m:val="center"/>
        </m:oMathParaPr>
        <m:oMath>
          <m:limLow>
            <m:e>
              <m:limLow>
                <m:e>
                  <m:sSup>
                    <m:e>
                      <m:r>
                        <m:rPr>
                          <m:sty m:val="bi"/>
                        </m:rPr>
                        <m:t>A</m:t>
                      </m:r>
                    </m:e>
                    <m:sup>
                      <m:r>
                        <m:rPr>
                          <m:scr m:val="sans-serif"/>
                          <m:sty m:val="p"/>
                        </m:rPr>
                        <m:t>H</m:t>
                      </m:r>
                    </m:sup>
                  </m:sSup>
                </m:e>
                <m:lim>
                  <m:r>
                    <m:rPr>
                      <m:sty m:val="p"/>
                    </m:rPr>
                    <m:t>⏟</m:t>
                  </m:r>
                </m:lim>
              </m:limLow>
            </m:e>
            <m:lim>
              <m:r>
                <m:t>3</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1</m:t>
                    </m:r>
                    <m:r>
                      <m:rPr>
                        <m:sty m:val="p"/>
                      </m:rPr>
                      <m:t>−</m:t>
                    </m:r>
                    <m:r>
                      <m:t>i</m:t>
                    </m:r>
                  </m:e>
                  <m:e>
                    <m:r>
                      <m:t>i</m:t>
                    </m:r>
                  </m:e>
                </m:mr>
                <m:mr>
                  <m:e>
                    <m:r>
                      <m:t>2</m:t>
                    </m:r>
                  </m:e>
                  <m:e>
                    <m:r>
                      <m:t>3</m:t>
                    </m:r>
                    <m:r>
                      <m:rPr>
                        <m:sty m:val="p"/>
                      </m:rPr>
                      <m:t>+</m:t>
                    </m:r>
                    <m:r>
                      <m:t>2</m:t>
                    </m:r>
                    <m:r>
                      <m:t> </m:t>
                    </m:r>
                    <m:r>
                      <m:t>i</m:t>
                    </m:r>
                  </m:e>
                </m:mr>
                <m:mr>
                  <m:e>
                    <m:r>
                      <m:t>0</m:t>
                    </m:r>
                  </m:e>
                  <m:e>
                    <m:r>
                      <m:t>4</m:t>
                    </m:r>
                  </m:e>
                </m:mr>
              </m:m>
            </m:e>
          </m:d>
          <m:r>
            <m:rPr>
              <m:sty m:val="p"/>
            </m:rPr>
            <m:t>.</m:t>
          </m:r>
        </m:oMath>
      </m:oMathPara>
    </w:p>
    <w:p>
      <w:pPr>
        <w:pStyle w:val="FirstParagraph"/>
      </w:pPr>
      <w:r>
        <w:t xml:space="preserve">For instance,</w:t>
      </w:r>
    </w:p>
    <w:p>
      <w:pPr>
        <w:pStyle w:val="BodyText"/>
      </w:pPr>
      <m:oMathPara>
        <m:oMathParaPr>
          <m:jc m:val="center"/>
        </m:oMathParaPr>
        <m:oMath>
          <m:eqArr>
            <m:e>
              <m:r>
                <m:rPr>
                  <m:sty m:val="p"/>
                </m:rPr>
                <m:t>(</m:t>
              </m:r>
              <m:sSup>
                <m:e>
                  <m:r>
                    <m:rPr>
                      <m:sty m:val="bi"/>
                    </m:rPr>
                    <m:t>A</m:t>
                  </m:r>
                </m:e>
                <m:sup>
                  <m:r>
                    <m:rPr>
                      <m:scr m:val="sans-serif"/>
                      <m:sty m:val="p"/>
                    </m:rPr>
                    <m:t>H</m:t>
                  </m:r>
                </m:sup>
              </m:sSup>
              <m:sSub>
                <m:e>
                  <m:r>
                    <m:rPr>
                      <m:sty m:val="p"/>
                    </m:rPr>
                    <m:t>)</m:t>
                  </m:r>
                </m:e>
                <m:sub>
                  <m:r>
                    <m:t>12</m:t>
                  </m:r>
                </m:sub>
              </m:sSub>
              <m:r>
                <m:t>&amp;</m:t>
              </m:r>
              <m:r>
                <m:rPr>
                  <m:sty m:val="p"/>
                </m:rPr>
                <m:t>=</m:t>
              </m:r>
              <m:bar>
                <m:barPr>
                  <m:pos m:val="top"/>
                </m:barPr>
                <m:e>
                  <m:sSub>
                    <m:e>
                      <m:r>
                        <m:t>a</m:t>
                      </m:r>
                    </m:e>
                    <m:sub>
                      <m:r>
                        <m:t>21</m:t>
                      </m:r>
                    </m:sub>
                  </m:sSub>
                </m:e>
              </m:bar>
            </m:e>
            <m:e>
              <m:r>
                <m:t>&amp;</m:t>
              </m:r>
              <m:r>
                <m:rPr>
                  <m:sty m:val="p"/>
                </m:rPr>
                <m:t>=</m:t>
              </m:r>
              <m:bar>
                <m:barPr>
                  <m:pos m:val="top"/>
                </m:barPr>
                <m:e>
                  <m:r>
                    <m:rPr>
                      <m:sty m:val="p"/>
                    </m:rPr>
                    <m:t>−</m:t>
                  </m:r>
                  <m:r>
                    <m:t>i</m:t>
                  </m:r>
                </m:e>
              </m:bar>
            </m:e>
            <m:e>
              <m:r>
                <m:t>&amp;</m:t>
              </m:r>
              <m:r>
                <m:rPr>
                  <m:sty m:val="p"/>
                </m:rPr>
                <m:t>=</m:t>
              </m:r>
              <m:r>
                <m:t>i</m:t>
              </m:r>
              <m:r>
                <m:rPr>
                  <m:sty m:val="p"/>
                </m:rPr>
                <m:t>.</m:t>
              </m:r>
            </m:e>
          </m:eqArr>
        </m:oMath>
      </m:oMathPara>
    </w:p>
    <w:p>
      <w:pPr>
        <w:pStyle w:val="FirstParagraph"/>
      </w:pPr>
      <w:r>
        <w:t xml:space="preserve">The transpose alone would have</w:t>
      </w:r>
      <w:r>
        <w:t xml:space="preserve"> </w:t>
      </w:r>
      <m:oMath>
        <m:r>
          <m:rPr>
            <m:sty m:val="p"/>
          </m:rPr>
          <m:t>−</m:t>
        </m:r>
        <m:r>
          <m:t>i</m:t>
        </m:r>
      </m:oMath>
      <w:r>
        <w:t xml:space="preserve"> </w:t>
      </w:r>
      <w:r>
        <w:t xml:space="preserve">in that position,</w:t>
      </w:r>
      <w:r>
        <w:t xml:space="preserve"> </w:t>
      </w:r>
      <w:r>
        <w:t xml:space="preserve">so for a matrix with an entry that is not real,</w:t>
      </w:r>
      <w:r>
        <w:t xml:space="preserve"> </w:t>
      </w:r>
      <m:oMath>
        <m:sSup>
          <m:e>
            <m:r>
              <m:rPr>
                <m:sty m:val="bi"/>
              </m:rPr>
              <m:t>A</m:t>
            </m:r>
          </m:e>
          <m:sup>
            <m:r>
              <m:rPr>
                <m:scr m:val="sans-serif"/>
                <m:sty m:val="p"/>
              </m:rPr>
              <m:t>H</m:t>
            </m:r>
          </m:sup>
        </m:sSup>
      </m:oMath>
      <w:r>
        <w:t xml:space="preserve"> </w:t>
      </w:r>
      <w:r>
        <w:t xml:space="preserve">and</w:t>
      </w:r>
      <w:r>
        <w:t xml:space="preserve"> </w:t>
      </w:r>
      <m:oMath>
        <m:sSup>
          <m:e>
            <m:r>
              <m:rPr>
                <m:sty m:val="bi"/>
              </m:rPr>
              <m:t>A</m:t>
            </m:r>
          </m:e>
          <m:sup>
            <m:r>
              <m:rPr>
                <m:sty m:val="p"/>
              </m:rPr>
              <m:t>⊤</m:t>
            </m:r>
          </m:sup>
        </m:sSup>
      </m:oMath>
      <w:r>
        <w:t xml:space="preserve"> </w:t>
      </w:r>
      <w:r>
        <w:t xml:space="preserve">differ.</w:t>
      </w:r>
      <w:r>
        <w:t xml:space="preserve"> </w:t>
      </w:r>
      <w:r>
        <w:t xml:space="preserve">For a real matrix, conjugating changes nothing, so</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75"/>
    <w:bookmarkStart w:id="676" w:name="rem-conjugate-transpose-vector"/>
    <w:p>
      <w:pPr>
        <w:pStyle w:val="BodyText"/>
      </w:pPr>
      <w:del w:id="29495" w:author="PR Preview" w:date="2026-01-01T00:00:00Z">
        <w:r>
          <w:rPr>
            <w:i/>
            <w:iCs/>
          </w:rPr>
          <w:delText xml:space="preserve">Remark 51</w:delText>
        </w:r>
      </w:del>
      <w:del w:id="29496" w:author="PR Preview" w:date="2026-01-01T00:00:00Z">
        <w:r>
          <w:delText xml:space="preserve"> (Conjugate transpose of a complex vector). </w:delText>
        </w:r>
      </w:del>
      <w:del w:id="29497" w:author="PR Preview" w:date="2026-01-01T00:00:00Z">
        <w:r>
          <w:delText xml:space="preserve">The conjugate transpose of a column vector</w:delText>
        </w:r>
      </w:del>
      <w:del w:id="29498" w:author="PR Preview" w:date="2026-01-01T00:00:00Z">
        <w:r>
          <w:delText xml:space="preserve"> </w:delText>
        </w:r>
      </w:del>
      <m:oMath>
        <m:limLow>
          <m:e>
            <m:r>
              <m:t>z</m:t>
            </m:r>
          </m:e>
          <m:lim>
            <m:r>
              <m:rPr>
                <m:sty m:val="p"/>
              </m:rPr>
              <m:t>∼</m:t>
            </m:r>
          </m:lim>
        </m:limLow>
        <m:r>
          <m:rPr>
            <m:sty m:val="p"/>
          </m:rPr>
          <m:t>∈</m:t>
        </m:r>
        <m:sSup>
          <m:e>
            <m:r>
              <m:rPr>
                <m:scr m:val="double-struck"/>
                <m:sty m:val="p"/>
              </m:rPr>
              <m:t>C</m:t>
            </m:r>
          </m:e>
          <m:sup>
            <m:r>
              <m:t>p</m:t>
            </m:r>
          </m:sup>
        </m:sSup>
      </m:oMath>
      <w:del w:id="29499" w:author="PR Preview" w:date="2026-01-01T00:00:00Z">
        <w:r>
          <w:delText xml:space="preserve"> </w:delText>
        </w:r>
      </w:del>
      <w:del w:id="29500" w:author="PR Preview" w:date="2026-01-01T00:00:00Z">
        <w:r>
          <w:delText xml:space="preserve">is the</w:delText>
        </w:r>
      </w:del>
      <w:del w:id="29501" w:author="PR Preview" w:date="2026-01-01T00:00:00Z">
        <w:r>
          <w:delText xml:space="preserve"> </w:delText>
        </w:r>
      </w:del>
      <m:oMath>
        <m:r>
          <m:t>1</m:t>
        </m:r>
        <m:r>
          <m:rPr>
            <m:sty m:val="p"/>
          </m:rPr>
          <m:t>×</m:t>
        </m:r>
        <m:r>
          <m:t>p</m:t>
        </m:r>
      </m:oMath>
      <w:del w:id="29502" w:author="PR Preview" w:date="2026-01-01T00:00:00Z">
        <w:r>
          <w:delText xml:space="preserve"> </w:delText>
        </w:r>
      </w:del>
      <w:del w:id="29503" w:author="PR Preview" w:date="2026-01-01T00:00:00Z">
        <w:r>
          <w:delText xml:space="preserve">row vector</w:delText>
        </w:r>
      </w:del>
      <w:del w:id="29504" w:author="PR Preview" w:date="2026-01-01T00:00:00Z">
        <w:r>
          <w:delText xml:space="preserve"> </w:delText>
        </w:r>
      </w:del>
      <m:oMath>
        <m:sSup>
          <m:e>
            <m:limLow>
              <m:e>
                <m:r>
                  <m:t>z</m:t>
                </m:r>
              </m:e>
              <m:lim>
                <m:r>
                  <m:rPr>
                    <m:sty m:val="p"/>
                  </m:rPr>
                  <m:t>∼</m:t>
                </m:r>
              </m:lim>
            </m:limLow>
          </m:e>
          <m:sup>
            <m:r>
              <m:rPr>
                <m:scr m:val="sans-serif"/>
                <m:sty m:val="p"/>
              </m:rPr>
              <m:t>H</m:t>
            </m:r>
          </m:sup>
        </m:sSup>
        <m:r>
          <m:rPr>
            <m:sty m:val="p"/>
          </m:rPr>
          <m:t>=</m:t>
        </m:r>
        <m:r>
          <m:rPr>
            <m:sty m:val="p"/>
          </m:rPr>
          <m:t>[</m:t>
        </m:r>
        <m:bar>
          <m:barPr>
            <m:pos m:val="top"/>
          </m:barPr>
          <m:e>
            <m:sSub>
              <m:e>
                <m:r>
                  <m:t>z</m:t>
                </m:r>
              </m:e>
              <m:sub>
                <m:r>
                  <m:t>1</m:t>
                </m:r>
              </m:sub>
            </m:sSub>
          </m:e>
        </m:bar>
        <m:r>
          <m:rPr>
            <m:sty m:val="p"/>
          </m:rPr>
          <m:t>,</m:t>
        </m:r>
        <m:r>
          <m:t> </m:t>
        </m:r>
        <m:r>
          <m:rPr>
            <m:sty m:val="p"/>
          </m:rPr>
          <m:t>…</m:t>
        </m:r>
        <m:r>
          <m:rPr>
            <m:sty m:val="p"/>
          </m:rPr>
          <m:t>,</m:t>
        </m:r>
        <m:r>
          <m:t> </m:t>
        </m:r>
        <m:bar>
          <m:barPr>
            <m:pos m:val="top"/>
          </m:barPr>
          <m:e>
            <m:sSub>
              <m:e>
                <m:r>
                  <m:t>z</m:t>
                </m:r>
              </m:e>
              <m:sub>
                <m:r>
                  <m:t>p</m:t>
                </m:r>
              </m:sub>
            </m:sSub>
          </m:e>
        </m:bar>
        <m:r>
          <m:rPr>
            <m:sty m:val="p"/>
          </m:rPr>
          <m:t>]</m:t>
        </m:r>
      </m:oMath>
      <w:del w:id="29505" w:author="PR Preview" w:date="2026-01-01T00:00:00Z">
        <w:r>
          <w:delText xml:space="preserve">.</w:delText>
        </w:r>
      </w:del>
    </w:p>
    <w:p>
      <w:pPr>
        <w:pStyle w:val="BodyText"/>
      </w:pPr>
      <w:ins w:id="29506" w:author="PR Preview" w:date="2026-01-01T00:00:00Z">
        <w:r>
          <w:rPr>
            <w:i/>
            <w:iCs/>
          </w:rPr>
          <w:t xml:space="preserve">Remark 51</w:t>
        </w:r>
      </w:ins>
      <w:ins w:id="29507" w:author="PR Preview" w:date="2026-01-01T00:00:00Z">
        <w:r>
          <w:t xml:space="preserve"> (Conjugate transpose of a complex vector). </w:t>
        </w:r>
      </w:ins>
      <w:ins w:id="29508" w:author="PR Preview" w:date="2026-01-01T00:00:00Z">
        <w:r>
          <w:t xml:space="preserve">The conjugate transpose of a column vector</w:t>
        </w:r>
      </w:ins>
      <w:ins w:id="29509" w:author="PR Preview" w:date="2026-01-01T00:00:00Z">
        <w:r>
          <w:t xml:space="preserve"> </w:t>
        </w:r>
      </w:ins>
      <w:ins w:id="29510" w:author="PR Preview" w:date="2026-01-01T00:00:00Z">
        <w:r>
          <w:t xml:space="preserve">$\mathord{\smash[b]{\underset{\raise.3ex\hbox{$\scriptstyle\sim$}}{z}}\vphantom{z}} \in \mathbb{C}^p$</w:t>
        </w:r>
      </w:ins>
      <w:ins w:id="29511" w:author="PR Preview" w:date="2026-01-01T00:00:00Z">
        <w:r>
          <w:t xml:space="preserve"> </w:t>
        </w:r>
      </w:ins>
      <w:ins w:id="29512" w:author="PR Preview" w:date="2026-01-01T00:00:00Z">
        <w:r>
          <w:t xml:space="preserve">is the</w:t>
        </w:r>
      </w:ins>
      <w:ins w:id="29513" w:author="PR Preview" w:date="2026-01-01T00:00:00Z">
        <w:r>
          <w:t xml:space="preserve"> </w:t>
        </w:r>
      </w:ins>
      <m:oMath>
        <m:r>
          <m:t>1</m:t>
        </m:r>
        <m:r>
          <m:rPr>
            <m:sty m:val="p"/>
          </m:rPr>
          <m:t>×</m:t>
        </m:r>
        <m:r>
          <m:t>p</m:t>
        </m:r>
      </m:oMath>
      <w:ins w:id="29514" w:author="PR Preview" w:date="2026-01-01T00:00:00Z">
        <w:r>
          <w:t xml:space="preserve"> </w:t>
        </w:r>
      </w:ins>
      <w:ins w:id="29515" w:author="PR Preview" w:date="2026-01-01T00:00:00Z">
        <w:r>
          <w:t xml:space="preserve">row vector</w:t>
        </w:r>
      </w:ins>
      <w:ins w:id="29516" w:author="PR Preview" w:date="2026-01-01T00:00:00Z">
        <w:r>
          <w:t xml:space="preserve"> </w:t>
        </w:r>
      </w:ins>
      <w:ins w:id="29517" w:author="PR Preview" w:date="2026-01-01T00:00:00Z">
        <w:r>
          <w:t xml:space="preserve">$\mathord{\smash[b]{\underset{\raise.3ex\hbox{$\scriptstyle\sim$}}{z}}\vphantom{z}}^{\mathsf{H}} = [\overline{z_1},\; \ldots,\; \overline{z_p}]$</w:t>
        </w:r>
      </w:ins>
      <w:ins w:id="29518" w:author="PR Preview" w:date="2026-01-01T00:00:00Z">
        <w:r>
          <w:t xml:space="preserve">.</w:t>
        </w:r>
      </w:ins>
    </w:p>
    <w:bookmarkEnd w:id="676"/>
    <w:bookmarkStart w:id="677" w:name="thm-hermitian-adjoint-properties"/>
    <w:p>
      <w:pPr>
        <w:pStyle w:val="BodyText"/>
      </w:pPr>
      <w:r>
        <w:rPr>
          <w:b/>
          <w:bCs/>
        </w:rPr>
        <w:t xml:space="preserve">Theorem 122 (Properties of the Hermitian adjoint)</w:t>
      </w:r>
      <w:r>
        <w:t xml:space="preserve"> </w:t>
      </w:r>
      <w:r>
        <w:t xml:space="preserve">Let</w:t>
      </w:r>
      <w:r>
        <w:t xml:space="preserve"> </w:t>
      </w:r>
      <m:oMath>
        <m:r>
          <m:rPr>
            <m:sty m:val="bi"/>
          </m:rPr>
          <m:t>A</m:t>
        </m:r>
      </m:oMath>
      <w:r>
        <w:t xml:space="preserve"> </w:t>
      </w:r>
      <w:r>
        <w:t xml:space="preserve">and</w:t>
      </w:r>
      <w:r>
        <w:t xml:space="preserve"> </w:t>
      </w:r>
      <m:oMath>
        <m:r>
          <m:rPr>
            <m:sty m:val="bi"/>
          </m:rPr>
          <m:t>B</m:t>
        </m:r>
      </m:oMath>
      <w:r>
        <w:t xml:space="preserve"> </w:t>
      </w:r>
      <w:r>
        <w:t xml:space="preserve">be complex matrices of compatible dimensions,</w:t>
      </w:r>
      <w:r>
        <w:t xml:space="preserve"> </w:t>
      </w:r>
      <w:r>
        <w:t xml:space="preserve">and let</w:t>
      </w:r>
      <w:r>
        <w:t xml:space="preserve"> </w:t>
      </w:r>
      <m:oMath>
        <m:r>
          <m:t>c</m:t>
        </m:r>
        <m:r>
          <m:rPr>
            <m:sty m:val="p"/>
          </m:rPr>
          <m:t>∈</m:t>
        </m:r>
        <m:r>
          <m:rPr>
            <m:scr m:val="double-struck"/>
            <m:sty m:val="p"/>
          </m:rPr>
          <m:t>C</m:t>
        </m:r>
      </m:oMath>
      <w:r>
        <w:t xml:space="preserve"> </w:t>
      </w:r>
      <w:r>
        <w:t xml:space="preserve">be a scalar.</w:t>
      </w:r>
      <w:r>
        <w:t xml:space="preserve"> </w:t>
      </w:r>
      <w:r>
        <w:t xml:space="preserve">The Hermitian adjoint (</w:t>
      </w:r>
      <w:hyperlink w:anchor="def-conjugate-transpose">
        <w:r>
          <w:rPr>
            <w:rStyle w:val="Hyperlink"/>
          </w:rPr>
          <w:t xml:space="preserve">Definition 128</w:t>
        </w:r>
      </w:hyperlink>
      <w:r>
        <w:t xml:space="preserve">) satisfies:</w:t>
      </w:r>
    </w:p>
    <w:p>
      <w:pPr>
        <w:pStyle w:val="Compact"/>
        <w:numPr>
          <w:ilvl w:val="0"/>
          <w:numId w:val="1111"/>
        </w:numPr>
      </w:pPr>
      <w:r>
        <w:rPr>
          <w:b/>
          <w:bCs/>
        </w:rPr>
        <w:t xml:space="preserve">Involution</w:t>
      </w:r>
      <w:r>
        <w:t xml:space="preserve">:</w:t>
      </w:r>
    </w:p>
    <w:p>
      <w:pPr>
        <w:pStyle w:val="Compact"/>
      </w:pPr>
      <m:oMathPara>
        <m:oMathParaPr>
          <m:jc m:val="center"/>
        </m:oMathParaPr>
        <m:oMath>
          <m:r>
            <m:rPr>
              <m:sty m:val="p"/>
            </m:rPr>
            <m:t>(</m:t>
          </m:r>
          <m:sSup>
            <m:e>
              <m:r>
                <m:rPr>
                  <m:sty m:val="bi"/>
                </m:rPr>
                <m:t>A</m:t>
              </m:r>
            </m:e>
            <m:sup>
              <m:r>
                <m:rPr>
                  <m:scr m:val="sans-serif"/>
                  <m:sty m:val="p"/>
                </m:rPr>
                <m:t>H</m:t>
              </m:r>
            </m:sup>
          </m:sSup>
          <m:sSup>
            <m:e>
              <m:r>
                <m:rPr>
                  <m:sty m:val="p"/>
                </m:rPr>
                <m:t>)</m:t>
              </m:r>
            </m:e>
            <m:sup>
              <m:r>
                <m:rPr>
                  <m:scr m:val="sans-serif"/>
                  <m:sty m:val="p"/>
                </m:rPr>
                <m:t>H</m:t>
              </m:r>
            </m:sup>
          </m:sSup>
          <m:r>
            <m:rPr>
              <m:sty m:val="p"/>
            </m:rPr>
            <m:t>=</m:t>
          </m:r>
          <m:r>
            <m:rPr>
              <m:sty m:val="bi"/>
            </m:rPr>
            <m:t>A</m:t>
          </m:r>
        </m:oMath>
      </m:oMathPara>
    </w:p>
    <w:p>
      <w:pPr>
        <w:pStyle w:val="Compact"/>
        <w:numPr>
          <w:ilvl w:val="0"/>
          <w:numId w:val="1111"/>
        </w:numPr>
      </w:pPr>
      <w:r>
        <w:rPr>
          <w:b/>
          <w:bCs/>
        </w:rPr>
        <w:t xml:space="preserve">Additivity</w:t>
      </w:r>
      <w:r>
        <w:t xml:space="preserve">:</w:t>
      </w:r>
    </w:p>
    <w:p>
      <w:pPr>
        <w:pStyle w:val="Compact"/>
      </w:pPr>
      <m:oMathPara>
        <m:oMathParaPr>
          <m:jc m:val="center"/>
        </m:oMathParaPr>
        <m:oMath>
          <m:r>
            <m:rPr>
              <m:sty m:val="p"/>
            </m:rPr>
            <m:t>(</m:t>
          </m:r>
          <m:r>
            <m:rPr>
              <m:sty m:val="bi"/>
            </m:rPr>
            <m:t>A</m:t>
          </m:r>
          <m:r>
            <m:rPr>
              <m:sty m:val="p"/>
            </m:rPr>
            <m:t>+</m:t>
          </m:r>
          <m:r>
            <m:rPr>
              <m:sty m:val="bi"/>
            </m:rPr>
            <m:t>B</m:t>
          </m:r>
          <m:sSup>
            <m:e>
              <m:r>
                <m:rPr>
                  <m:sty m:val="p"/>
                </m:rPr>
                <m:t>)</m:t>
              </m:r>
            </m:e>
            <m:sup>
              <m:r>
                <m:rPr>
                  <m:scr m:val="sans-serif"/>
                  <m:sty m:val="p"/>
                </m:rPr>
                <m:t>H</m:t>
              </m:r>
            </m:sup>
          </m:sSup>
          <m:r>
            <m:rPr>
              <m:sty m:val="p"/>
            </m:rPr>
            <m:t>=</m:t>
          </m:r>
          <m:sSup>
            <m:e>
              <m:r>
                <m:rPr>
                  <m:sty m:val="bi"/>
                </m:rPr>
                <m:t>A</m:t>
              </m:r>
            </m:e>
            <m:sup>
              <m:r>
                <m:rPr>
                  <m:scr m:val="sans-serif"/>
                  <m:sty m:val="p"/>
                </m:rPr>
                <m:t>H</m:t>
              </m:r>
            </m:sup>
          </m:sSup>
          <m:r>
            <m:rPr>
              <m:sty m:val="p"/>
            </m:rPr>
            <m:t>+</m:t>
          </m:r>
          <m:sSup>
            <m:e>
              <m:r>
                <m:rPr>
                  <m:sty m:val="bi"/>
                </m:rPr>
                <m:t>B</m:t>
              </m:r>
            </m:e>
            <m:sup>
              <m:r>
                <m:rPr>
                  <m:scr m:val="sans-serif"/>
                  <m:sty m:val="p"/>
                </m:rPr>
                <m:t>H</m:t>
              </m:r>
            </m:sup>
          </m:sSup>
        </m:oMath>
      </m:oMathPara>
    </w:p>
    <w:p>
      <w:pPr>
        <w:pStyle w:val="Compact"/>
        <w:numPr>
          <w:ilvl w:val="0"/>
          <w:numId w:val="1111"/>
        </w:numPr>
      </w:pPr>
      <w:r>
        <w:rPr>
          <w:b/>
          <w:bCs/>
        </w:rPr>
        <w:t xml:space="preserve">Conjugate-homogeneity</w:t>
      </w:r>
      <w:r>
        <w:t xml:space="preserve">:</w:t>
      </w:r>
    </w:p>
    <w:p>
      <w:pPr>
        <w:pStyle w:val="Compact"/>
      </w:pPr>
      <m:oMathPara>
        <m:oMathParaPr>
          <m:jc m:val="center"/>
        </m:oMathParaPr>
        <m:oMath>
          <m:r>
            <m:rPr>
              <m:sty m:val="p"/>
            </m:rPr>
            <m:t>(</m:t>
          </m:r>
          <m:r>
            <m:t>c</m:t>
          </m:r>
          <m:r>
            <m:t> </m:t>
          </m:r>
          <m:r>
            <m:rPr>
              <m:sty m:val="bi"/>
            </m:rPr>
            <m:t>A</m:t>
          </m:r>
          <m:sSup>
            <m:e>
              <m:r>
                <m:rPr>
                  <m:sty m:val="p"/>
                </m:rPr>
                <m:t>)</m:t>
              </m:r>
            </m:e>
            <m:sup>
              <m:r>
                <m:rPr>
                  <m:scr m:val="sans-serif"/>
                  <m:sty m:val="p"/>
                </m:rPr>
                <m:t>H</m:t>
              </m:r>
            </m:sup>
          </m:sSup>
          <m:r>
            <m:rPr>
              <m:sty m:val="p"/>
            </m:rPr>
            <m:t>=</m:t>
          </m:r>
          <m:bar>
            <m:barPr>
              <m:pos m:val="top"/>
            </m:barPr>
            <m:e>
              <m:r>
                <m:t>c</m:t>
              </m:r>
            </m:e>
          </m:bar>
          <m:r>
            <m:t> </m:t>
          </m:r>
          <m:sSup>
            <m:e>
              <m:r>
                <m:rPr>
                  <m:sty m:val="bi"/>
                </m:rPr>
                <m:t>A</m:t>
              </m:r>
            </m:e>
            <m:sup>
              <m:r>
                <m:rPr>
                  <m:scr m:val="sans-serif"/>
                  <m:sty m:val="p"/>
                </m:rPr>
                <m:t>H</m:t>
              </m:r>
            </m:sup>
          </m:sSup>
        </m:oMath>
      </m:oMathPara>
    </w:p>
    <w:p>
      <w:pPr>
        <w:pStyle w:val="Compact"/>
        <w:numPr>
          <w:ilvl w:val="0"/>
          <w:numId w:val="1111"/>
        </w:numPr>
      </w:pPr>
      <w:r>
        <w:rPr>
          <w:b/>
          <w:bCs/>
        </w:rPr>
        <w:t xml:space="preserve">Reversal of products</w:t>
      </w:r>
      <w:r>
        <w:t xml:space="preserve">:</w:t>
      </w:r>
    </w:p>
    <w:p>
      <w:pPr>
        <w:pStyle w:val="Compact"/>
      </w:pPr>
      <m:oMathPara>
        <m:oMathParaPr>
          <m:jc m:val="center"/>
        </m:oMathParaPr>
        <m:oMath>
          <m:r>
            <m:rPr>
              <m:sty m:val="p"/>
            </m:rPr>
            <m:t>(</m:t>
          </m:r>
          <m:r>
            <m:rPr>
              <m:sty m:val="bi"/>
            </m:rPr>
            <m:t>A</m:t>
          </m:r>
          <m:r>
            <m:rPr>
              <m:sty m:val="bi"/>
            </m:rPr>
            <m:t>B</m:t>
          </m:r>
          <m:sSup>
            <m:e>
              <m:r>
                <m:rPr>
                  <m:sty m:val="p"/>
                </m:rPr>
                <m:t>)</m:t>
              </m:r>
            </m:e>
            <m:sup>
              <m:r>
                <m:rPr>
                  <m:scr m:val="sans-serif"/>
                  <m:sty m:val="p"/>
                </m:rPr>
                <m:t>H</m:t>
              </m:r>
            </m:sup>
          </m:sSup>
          <m:r>
            <m:rPr>
              <m:sty m:val="p"/>
            </m:rPr>
            <m:t>=</m:t>
          </m:r>
          <m:sSup>
            <m:e>
              <m:r>
                <m:rPr>
                  <m:sty m:val="bi"/>
                </m:rPr>
                <m:t>B</m:t>
              </m:r>
            </m:e>
            <m:sup>
              <m:r>
                <m:rPr>
                  <m:scr m:val="sans-serif"/>
                  <m:sty m:val="p"/>
                </m:rPr>
                <m:t>H</m:t>
              </m:r>
            </m:sup>
          </m:sSup>
          <m:sSup>
            <m:e>
              <m:r>
                <m:rPr>
                  <m:sty m:val="bi"/>
                </m:rPr>
                <m:t>A</m:t>
              </m:r>
            </m:e>
            <m:sup>
              <m:r>
                <m:rPr>
                  <m:scr m:val="sans-serif"/>
                  <m:sty m:val="p"/>
                </m:rPr>
                <m:t>H</m:t>
              </m:r>
            </m:sup>
          </m:sSup>
        </m:oMath>
      </m:oMathPara>
    </w:p>
    <w:p>
      <w:pPr>
        <w:pStyle w:val="FirstParagraph"/>
      </w:pPr>
      <w:r>
        <w:t xml:space="preserve">If</w:t>
      </w:r>
      <w:r>
        <w:t xml:space="preserve"> </w:t>
      </w:r>
      <m:oMath>
        <m:r>
          <m:rPr>
            <m:sty m:val="bi"/>
          </m:rPr>
          <m:t>A</m:t>
        </m:r>
      </m:oMath>
      <w:r>
        <w:t xml:space="preserve"> </w:t>
      </w:r>
      <w:r>
        <w:t xml:space="preserve">is invertible, then</w:t>
      </w:r>
      <w:r>
        <w:t xml:space="preserve"> </w:t>
      </w:r>
      <m:oMath>
        <m:sSup>
          <m:e>
            <m:r>
              <m:rPr>
                <m:sty m:val="bi"/>
              </m:rPr>
              <m:t>A</m:t>
            </m:r>
          </m:e>
          <m:sup>
            <m:r>
              <m:rPr>
                <m:scr m:val="sans-serif"/>
                <m:sty m:val="p"/>
              </m:rPr>
              <m:t>H</m:t>
            </m:r>
          </m:sup>
        </m:sSup>
      </m:oMath>
      <w:r>
        <w:t xml:space="preserve"> </w:t>
      </w:r>
      <w:r>
        <w:t xml:space="preserve">is also invertible, and</w:t>
      </w:r>
    </w:p>
    <w:p>
      <w:pPr>
        <w:pStyle w:val="BodyText"/>
      </w:pPr>
      <m:oMathPara>
        <m:oMathParaPr>
          <m:jc m:val="center"/>
        </m:oMathParaP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r>
            <m:rPr>
              <m:sty m:val="p"/>
            </m:rPr>
            <m:t>.</m:t>
          </m:r>
        </m:oMath>
      </m:oMathPara>
    </w:p>
    <w:bookmarkEnd w:id="677"/>
    <w:p>
      <w:pPr>
        <w:pStyle w:val="FirstParagraph"/>
      </w:pPr>
      <w:r>
        <w:rPr>
          <w:i/>
          <w:iCs/>
        </w:rPr>
        <w:t xml:space="preserve">Proof</w:t>
      </w:r>
      <w:r>
        <w:t xml:space="preserve">. </w:t>
      </w:r>
      <w:r>
        <w:t xml:space="preserve">Properties 1-3 follow directly from entrywise conjugation and transposition:</w:t>
      </w:r>
    </w:p>
    <w:p>
      <w:pPr>
        <w:numPr>
          <w:ilvl w:val="0"/>
          <w:numId w:val="1112"/>
        </w:numPr>
      </w:pPr>
      <w:r>
        <w:t xml:space="preserve">For involution:</w:t>
      </w:r>
    </w:p>
    <w:p>
      <w:pPr>
        <w:pStyle w:val="BodyText"/>
      </w:pPr>
      <m:oMathPara>
        <m:oMathParaPr>
          <m:jc m:val="center"/>
        </m:oMathParaPr>
        <m:oMath>
          <m:eqArr>
            <m:e>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sSup>
                    <m:e>
                      <m:r>
                        <m:rPr>
                          <m:sty m:val="bi"/>
                        </m:rPr>
                        <m:t>A</m:t>
                      </m:r>
                    </m:e>
                    <m:sup>
                      <m:r>
                        <m:rPr>
                          <m:scr m:val="sans-serif"/>
                          <m:sty m:val="p"/>
                        </m:rPr>
                        <m:t>H</m:t>
                      </m:r>
                    </m:sup>
                  </m:sSup>
                  <m:sSub>
                    <m:e>
                      <m:r>
                        <m:rPr>
                          <m:sty m:val="p"/>
                        </m:rPr>
                        <m:t>)</m:t>
                      </m:r>
                    </m:e>
                    <m:sub>
                      <m:r>
                        <m:t>k</m:t>
                      </m:r>
                      <m:r>
                        <m:t>j</m:t>
                      </m:r>
                    </m:sub>
                  </m:sSub>
                </m:e>
              </m:bar>
            </m:e>
            <m:e>
              <m:r>
                <m:t>&amp;</m:t>
              </m:r>
              <m:r>
                <m:rPr>
                  <m:sty m:val="p"/>
                </m:rPr>
                <m:t>=</m:t>
              </m:r>
              <m:bar>
                <m:barPr>
                  <m:pos m:val="top"/>
                </m:barPr>
                <m:e>
                  <m:bar>
                    <m:barPr>
                      <m:pos m:val="top"/>
                    </m:barPr>
                    <m:e>
                      <m:sSub>
                        <m:e>
                          <m:r>
                            <m:t>a</m:t>
                          </m:r>
                        </m:e>
                        <m:sub>
                          <m:r>
                            <m:t>j</m:t>
                          </m:r>
                          <m:r>
                            <m:t>k</m:t>
                          </m:r>
                        </m:sub>
                      </m:sSub>
                    </m:e>
                  </m:bar>
                </m:e>
              </m:bar>
            </m:e>
            <m:e>
              <m:r>
                <m:t>&amp;</m:t>
              </m:r>
              <m:r>
                <m:rPr>
                  <m:sty m:val="p"/>
                </m:rPr>
                <m:t>=</m:t>
              </m:r>
              <m:sSub>
                <m:e>
                  <m:r>
                    <m:t>a</m:t>
                  </m:r>
                </m:e>
                <m:sub>
                  <m:r>
                    <m:t>j</m:t>
                  </m:r>
                  <m:r>
                    <m:t>k</m:t>
                  </m:r>
                </m:sub>
              </m:sSub>
              <m:r>
                <m:rPr>
                  <m:sty m:val="p"/>
                </m:rPr>
                <m:t>.</m:t>
              </m:r>
            </m:e>
          </m:eqArr>
        </m:oMath>
      </m:oMathPara>
    </w:p>
    <w:p>
      <w:pPr>
        <w:numPr>
          <w:ilvl w:val="0"/>
          <w:numId w:val="1112"/>
        </w:numPr>
      </w:pPr>
      <w:r>
        <w:t xml:space="preserve">For additivity:</w:t>
      </w:r>
    </w:p>
    <w:p>
      <w:pPr>
        <w:pStyle w:val="BodyText"/>
      </w:pPr>
      <m:oMathPara>
        <m:oMathParaPr>
          <m:jc m:val="center"/>
        </m:oMathParaPr>
        <m:oMath>
          <m:eqArr>
            <m:e>
              <m:r>
                <m:rPr>
                  <m:sty m:val="p"/>
                </m:rPr>
                <m:t>[</m:t>
              </m:r>
              <m:r>
                <m:rPr>
                  <m:sty m:val="p"/>
                </m:rPr>
                <m:t>(</m:t>
              </m:r>
              <m:r>
                <m:rPr>
                  <m:sty m:val="bi"/>
                </m:rPr>
                <m:t>A</m:t>
              </m:r>
              <m:r>
                <m:rPr>
                  <m:sty m:val="p"/>
                </m:rPr>
                <m:t>+</m:t>
              </m:r>
              <m:r>
                <m:rPr>
                  <m:sty m:val="bi"/>
                </m:rPr>
                <m:t>B</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rPr>
                      <m:sty m:val="bi"/>
                    </m:rPr>
                    <m:t>A</m:t>
                  </m:r>
                  <m:r>
                    <m:rPr>
                      <m:sty m:val="p"/>
                    </m:rPr>
                    <m:t>+</m:t>
                  </m:r>
                  <m:r>
                    <m:rPr>
                      <m:sty m:val="bi"/>
                    </m:rPr>
                    <m:t>B</m:t>
                  </m:r>
                  <m:sSub>
                    <m:e>
                      <m:r>
                        <m:rPr>
                          <m:sty m:val="p"/>
                        </m:rPr>
                        <m:t>)</m:t>
                      </m:r>
                    </m:e>
                    <m:sub>
                      <m:r>
                        <m:t>k</m:t>
                      </m:r>
                      <m:r>
                        <m:t>j</m:t>
                      </m:r>
                    </m:sub>
                  </m:sSub>
                </m:e>
              </m:bar>
            </m:e>
            <m:e>
              <m:r>
                <m:t>&amp;</m:t>
              </m:r>
              <m:r>
                <m:rPr>
                  <m:sty m:val="p"/>
                </m:rPr>
                <m:t>=</m:t>
              </m:r>
              <m:bar>
                <m:barPr>
                  <m:pos m:val="top"/>
                </m:barPr>
                <m:e>
                  <m:sSub>
                    <m:e>
                      <m:r>
                        <m:t>a</m:t>
                      </m:r>
                    </m:e>
                    <m:sub>
                      <m:r>
                        <m:t>k</m:t>
                      </m:r>
                      <m:r>
                        <m:t>j</m:t>
                      </m:r>
                    </m:sub>
                  </m:sSub>
                  <m:r>
                    <m:rPr>
                      <m:sty m:val="p"/>
                    </m:rPr>
                    <m:t>+</m:t>
                  </m:r>
                  <m:sSub>
                    <m:e>
                      <m:r>
                        <m:t>b</m:t>
                      </m:r>
                    </m:e>
                    <m:sub>
                      <m:r>
                        <m:t>k</m:t>
                      </m:r>
                      <m:r>
                        <m:t>j</m:t>
                      </m:r>
                    </m:sub>
                  </m:sSub>
                </m:e>
              </m:bar>
            </m:e>
            <m:e>
              <m:r>
                <m:t>&amp;</m:t>
              </m:r>
              <m:r>
                <m:rPr>
                  <m:sty m:val="p"/>
                </m:rPr>
                <m:t>=</m:t>
              </m:r>
              <m:bar>
                <m:barPr>
                  <m:pos m:val="top"/>
                </m:barPr>
                <m:e>
                  <m:sSub>
                    <m:e>
                      <m:r>
                        <m:t>a</m:t>
                      </m:r>
                    </m:e>
                    <m:sub>
                      <m:r>
                        <m:t>k</m:t>
                      </m:r>
                      <m:r>
                        <m:t>j</m:t>
                      </m:r>
                    </m:sub>
                  </m:sSub>
                </m:e>
              </m:bar>
              <m:r>
                <m:rPr>
                  <m:sty m:val="p"/>
                </m:rPr>
                <m:t>+</m:t>
              </m:r>
              <m:bar>
                <m:barPr>
                  <m:pos m:val="top"/>
                </m:barPr>
                <m:e>
                  <m:sSub>
                    <m:e>
                      <m:r>
                        <m:t>b</m:t>
                      </m:r>
                    </m:e>
                    <m:sub>
                      <m:r>
                        <m:t>k</m:t>
                      </m:r>
                      <m:r>
                        <m:t>j</m:t>
                      </m:r>
                    </m:sub>
                  </m:sSub>
                </m:e>
              </m:bar>
            </m:e>
            <m:e>
              <m:r>
                <m:t>&amp;</m:t>
              </m:r>
              <m:r>
                <m:rPr>
                  <m:sty m:val="p"/>
                </m:rPr>
                <m:t>=</m:t>
              </m:r>
              <m:r>
                <m:rPr>
                  <m:sty m:val="p"/>
                </m:rPr>
                <m:t>(</m:t>
              </m:r>
              <m:sSup>
                <m:e>
                  <m:r>
                    <m:rPr>
                      <m:sty m:val="bi"/>
                    </m:rPr>
                    <m:t>A</m:t>
                  </m:r>
                </m:e>
                <m:sup>
                  <m:r>
                    <m:rPr>
                      <m:scr m:val="sans-serif"/>
                      <m:sty m:val="p"/>
                    </m:rPr>
                    <m:t>H</m:t>
                  </m:r>
                </m:sup>
              </m:sSup>
              <m:sSub>
                <m:e>
                  <m:r>
                    <m:rPr>
                      <m:sty m:val="p"/>
                    </m:rPr>
                    <m:t>)</m:t>
                  </m:r>
                </m:e>
                <m:sub>
                  <m:r>
                    <m:t>j</m:t>
                  </m:r>
                  <m:r>
                    <m:t>k</m:t>
                  </m:r>
                </m:sub>
              </m:sSub>
              <m:r>
                <m:rPr>
                  <m:sty m:val="p"/>
                </m:rPr>
                <m:t>+</m:t>
              </m:r>
              <m:r>
                <m:rPr>
                  <m:sty m:val="p"/>
                </m:rPr>
                <m:t>(</m:t>
              </m:r>
              <m:sSup>
                <m:e>
                  <m:r>
                    <m:rPr>
                      <m:sty m:val="bi"/>
                    </m:rPr>
                    <m:t>B</m:t>
                  </m:r>
                </m:e>
                <m:sup>
                  <m:r>
                    <m:rPr>
                      <m:scr m:val="sans-serif"/>
                      <m:sty m:val="p"/>
                    </m:rPr>
                    <m:t>H</m:t>
                  </m:r>
                </m:sup>
              </m:sSup>
              <m:sSub>
                <m:e>
                  <m:r>
                    <m:rPr>
                      <m:sty m:val="p"/>
                    </m:rPr>
                    <m:t>)</m:t>
                  </m:r>
                </m:e>
                <m:sub>
                  <m:r>
                    <m:t>j</m:t>
                  </m:r>
                  <m:r>
                    <m:t>k</m:t>
                  </m:r>
                </m:sub>
              </m:sSub>
              <m:r>
                <m:rPr>
                  <m:sty m:val="p"/>
                </m:rPr>
                <m:t>.</m:t>
              </m:r>
            </m:e>
          </m:eqArr>
        </m:oMath>
      </m:oMathPara>
    </w:p>
    <w:p>
      <w:pPr>
        <w:numPr>
          <w:ilvl w:val="0"/>
          <w:numId w:val="1112"/>
        </w:numPr>
      </w:pPr>
      <w:r>
        <w:t xml:space="preserve">For conjugate-homogeneity:</w:t>
      </w:r>
    </w:p>
    <w:p>
      <w:pPr>
        <w:pStyle w:val="BodyText"/>
      </w:pPr>
      <m:oMathPara>
        <m:oMathParaPr>
          <m:jc m:val="center"/>
        </m:oMathParaPr>
        <m:oMath>
          <m:eqArr>
            <m:e>
              <m:r>
                <m:rPr>
                  <m:sty m:val="p"/>
                </m:rPr>
                <m:t>[</m:t>
              </m:r>
              <m:r>
                <m:rPr>
                  <m:sty m:val="p"/>
                </m:rPr>
                <m:t>(</m:t>
              </m:r>
              <m:r>
                <m:t>c</m:t>
              </m:r>
              <m:r>
                <m:t> </m:t>
              </m:r>
              <m:r>
                <m:rPr>
                  <m:sty m:val="bi"/>
                </m:rPr>
                <m:t>A</m:t>
              </m:r>
              <m:sSup>
                <m:e>
                  <m:r>
                    <m:rPr>
                      <m:sty m:val="p"/>
                    </m:rPr>
                    <m:t>)</m:t>
                  </m:r>
                </m:e>
                <m:sup>
                  <m:r>
                    <m:rPr>
                      <m:scr m:val="sans-serif"/>
                      <m:sty m:val="p"/>
                    </m:rPr>
                    <m:t>H</m:t>
                  </m:r>
                </m:sup>
              </m:sSup>
              <m:sSub>
                <m:e>
                  <m:r>
                    <m:rPr>
                      <m:sty m:val="p"/>
                    </m:rPr>
                    <m:t>]</m:t>
                  </m:r>
                </m:e>
                <m:sub>
                  <m:r>
                    <m:t>j</m:t>
                  </m:r>
                  <m:r>
                    <m:t>k</m:t>
                  </m:r>
                </m:sub>
              </m:sSub>
              <m:r>
                <m:t>&amp;</m:t>
              </m:r>
              <m:r>
                <m:rPr>
                  <m:sty m:val="p"/>
                </m:rPr>
                <m:t>=</m:t>
              </m:r>
              <m:bar>
                <m:barPr>
                  <m:pos m:val="top"/>
                </m:barPr>
                <m:e>
                  <m:r>
                    <m:rPr>
                      <m:sty m:val="p"/>
                    </m:rPr>
                    <m:t>(</m:t>
                  </m:r>
                  <m:r>
                    <m:t>c</m:t>
                  </m:r>
                  <m:r>
                    <m:t> </m:t>
                  </m:r>
                  <m:r>
                    <m:rPr>
                      <m:sty m:val="bi"/>
                    </m:rPr>
                    <m:t>A</m:t>
                  </m:r>
                  <m:sSub>
                    <m:e>
                      <m:r>
                        <m:rPr>
                          <m:sty m:val="p"/>
                        </m:rPr>
                        <m:t>)</m:t>
                      </m:r>
                    </m:e>
                    <m:sub>
                      <m:r>
                        <m:t>k</m:t>
                      </m:r>
                      <m:r>
                        <m:t>j</m:t>
                      </m:r>
                    </m:sub>
                  </m:sSub>
                </m:e>
              </m:bar>
            </m:e>
            <m:e>
              <m:r>
                <m:t>&amp;</m:t>
              </m:r>
              <m:r>
                <m:rPr>
                  <m:sty m:val="p"/>
                </m:rPr>
                <m:t>=</m:t>
              </m:r>
              <m:bar>
                <m:barPr>
                  <m:pos m:val="top"/>
                </m:barPr>
                <m:e>
                  <m:r>
                    <m:t>c</m:t>
                  </m:r>
                  <m:r>
                    <m:t> </m:t>
                  </m:r>
                  <m:sSub>
                    <m:e>
                      <m:r>
                        <m:t>a</m:t>
                      </m:r>
                    </m:e>
                    <m:sub>
                      <m:r>
                        <m:t>k</m:t>
                      </m:r>
                      <m:r>
                        <m:t>j</m:t>
                      </m:r>
                    </m:sub>
                  </m:sSub>
                </m:e>
              </m:bar>
            </m:e>
            <m:e>
              <m:r>
                <m:t>&amp;</m:t>
              </m:r>
              <m:r>
                <m:rPr>
                  <m:sty m:val="p"/>
                </m:rPr>
                <m:t>=</m:t>
              </m:r>
              <m:bar>
                <m:barPr>
                  <m:pos m:val="top"/>
                </m:barPr>
                <m:e>
                  <m:r>
                    <m:t>c</m:t>
                  </m:r>
                </m:e>
              </m:bar>
              <m:r>
                <m:t> </m:t>
              </m:r>
              <m:bar>
                <m:barPr>
                  <m:pos m:val="top"/>
                </m:barPr>
                <m:e>
                  <m:sSub>
                    <m:e>
                      <m:r>
                        <m:t>a</m:t>
                      </m:r>
                    </m:e>
                    <m:sub>
                      <m:r>
                        <m:t>k</m:t>
                      </m:r>
                      <m:r>
                        <m:t>j</m:t>
                      </m:r>
                    </m:sub>
                  </m:sSub>
                </m:e>
              </m:bar>
            </m:e>
            <m:e>
              <m:r>
                <m:t>&amp;</m:t>
              </m:r>
              <m:r>
                <m:rPr>
                  <m:sty m:val="p"/>
                </m:rPr>
                <m:t>=</m:t>
              </m:r>
              <m:bar>
                <m:barPr>
                  <m:pos m:val="top"/>
                </m:barPr>
                <m:e>
                  <m:r>
                    <m:t>c</m:t>
                  </m:r>
                </m:e>
              </m:bar>
              <m:r>
                <m:t> </m:t>
              </m:r>
              <m:r>
                <m:rPr>
                  <m:sty m:val="p"/>
                </m:rPr>
                <m:t>(</m:t>
              </m:r>
              <m:sSup>
                <m:e>
                  <m:r>
                    <m:rPr>
                      <m:sty m:val="bi"/>
                    </m:rPr>
                    <m:t>A</m:t>
                  </m:r>
                </m:e>
                <m:sup>
                  <m:r>
                    <m:rPr>
                      <m:scr m:val="sans-serif"/>
                      <m:sty m:val="p"/>
                    </m:rPr>
                    <m:t>H</m:t>
                  </m:r>
                </m:sup>
              </m:sSup>
              <m:sSub>
                <m:e>
                  <m:r>
                    <m:rPr>
                      <m:sty m:val="p"/>
                    </m:rPr>
                    <m:t>)</m:t>
                  </m:r>
                </m:e>
                <m:sub>
                  <m:r>
                    <m:t>j</m:t>
                  </m:r>
                  <m:r>
                    <m:t>k</m:t>
                  </m:r>
                </m:sub>
              </m:sSub>
              <m:r>
                <m:rPr>
                  <m:sty m:val="p"/>
                </m:rPr>
                <m:t>.</m:t>
              </m:r>
            </m:e>
          </m:eqArr>
        </m:oMath>
      </m:oMathPara>
    </w:p>
    <w:p>
      <w:pPr>
        <w:numPr>
          <w:ilvl w:val="0"/>
          <w:numId w:val="1000"/>
        </w:numPr>
      </w:pPr>
      <w:r>
        <w:t xml:space="preserve">Unlike the real transpose where</w:t>
      </w:r>
      <w:r>
        <w:t xml:space="preserve"> </w:t>
      </w:r>
      <m:oMath>
        <m:sSup>
          <m:e>
            <m:r>
              <m:rPr>
                <m:sty m:val="p"/>
              </m:rPr>
              <m:t>(</m:t>
            </m:r>
            <m:r>
              <m:t>c</m:t>
            </m:r>
            <m:r>
              <m:t> </m:t>
            </m:r>
            <m:r>
              <m:rPr>
                <m:sty m:val="bi"/>
              </m:rPr>
              <m:t>A</m:t>
            </m:r>
            <m:r>
              <m:rPr>
                <m:sty m:val="p"/>
              </m:rPr>
              <m:t>)</m:t>
            </m:r>
          </m:e>
          <m:sup>
            <m:r>
              <m:rPr>
                <m:sty m:val="p"/>
              </m:rPr>
              <m:t>⊤</m:t>
            </m:r>
          </m:sup>
        </m:sSup>
        <m:r>
          <m:rPr>
            <m:sty m:val="p"/>
          </m:rPr>
          <m:t>=</m:t>
        </m:r>
        <m:r>
          <m:t>c</m:t>
        </m:r>
        <m:r>
          <m:t> </m:t>
        </m:r>
        <m:sSup>
          <m:e>
            <m:r>
              <m:rPr>
                <m:sty m:val="bi"/>
              </m:rPr>
              <m:t>A</m:t>
            </m:r>
          </m:e>
          <m:sup>
            <m:r>
              <m:rPr>
                <m:sty m:val="p"/>
              </m:rPr>
              <m:t>⊤</m:t>
            </m:r>
          </m:sup>
        </m:sSup>
      </m:oMath>
      <w:r>
        <w:t xml:space="preserve">, scaling conjugates the scalar.</w:t>
      </w:r>
    </w:p>
    <w:p>
      <w:pPr>
        <w:pStyle w:val="FirstParagraph"/>
      </w:pPr>
      <w:r>
        <w:t xml:space="preserve">For property 4 (reversal of products), let</w:t>
      </w:r>
      <w:r>
        <w:t xml:space="preserve"> </w:t>
      </w:r>
      <m:oMath>
        <m:r>
          <m:rPr>
            <m:sty m:val="bi"/>
          </m:rPr>
          <m:t>A</m:t>
        </m:r>
      </m:oMath>
      <w:r>
        <w:t xml:space="preserve"> </w:t>
      </w:r>
      <w:r>
        <w:t xml:space="preserve">be an</w:t>
      </w:r>
      <w:r>
        <w:t xml:space="preserve"> </w:t>
      </w:r>
      <m:oMath>
        <m:r>
          <m:t>m</m:t>
        </m:r>
        <m:r>
          <m:rPr>
            <m:sty m:val="p"/>
          </m:rPr>
          <m:t>×</m:t>
        </m:r>
        <m:r>
          <m:t>k</m:t>
        </m:r>
      </m:oMath>
      <w:r>
        <w:t xml:space="preserve"> </w:t>
      </w:r>
      <w:r>
        <w:t xml:space="preserve">matrix and</w:t>
      </w:r>
      <w:r>
        <w:t xml:space="preserve"> </w:t>
      </w:r>
      <m:oMath>
        <m:r>
          <m:rPr>
            <m:sty m:val="bi"/>
          </m:rPr>
          <m:t>B</m:t>
        </m:r>
      </m:oMath>
      <w:r>
        <w:t xml:space="preserve"> </w:t>
      </w:r>
      <w:r>
        <w:t xml:space="preserve">a</w:t>
      </w:r>
      <w:r>
        <w:t xml:space="preserve"> </w:t>
      </w:r>
      <m:oMath>
        <m:r>
          <m:t>k</m:t>
        </m:r>
        <m:r>
          <m:rPr>
            <m:sty m:val="p"/>
          </m:rPr>
          <m:t>×</m:t>
        </m:r>
        <m:r>
          <m:t>n</m:t>
        </m:r>
      </m:oMath>
      <w:r>
        <w:t xml:space="preserve"> </w:t>
      </w:r>
      <w:r>
        <w:t xml:space="preserve">matrix.</w:t>
      </w:r>
      <w:r>
        <w:t xml:space="preserve"> </w:t>
      </w:r>
      <w:r>
        <w:t xml:space="preserve">Entry</w:t>
      </w:r>
      <w:r>
        <w:t xml:space="preserve"> </w:t>
      </w:r>
      <m:oMath>
        <m:r>
          <m:rPr>
            <m:sty m:val="p"/>
          </m:rPr>
          <m:t>(</m:t>
        </m:r>
        <m:r>
          <m:t>i</m:t>
        </m:r>
        <m:r>
          <m:rPr>
            <m:sty m:val="p"/>
          </m:rPr>
          <m:t>,</m:t>
        </m:r>
        <m:r>
          <m:t>j</m:t>
        </m:r>
        <m:r>
          <m:rPr>
            <m:sty m:val="p"/>
          </m:rPr>
          <m:t>)</m:t>
        </m:r>
      </m:oMath>
      <w:r>
        <w:t xml:space="preserve"> </w:t>
      </w:r>
      <w:r>
        <w:t xml:space="preserve">of the product’s Hermitian adjoint (for</w:t>
      </w:r>
      <w:r>
        <w:t xml:space="preserve"> </w:t>
      </w:r>
      <m:oMath>
        <m:r>
          <m:t>i</m:t>
        </m:r>
        <m:r>
          <m:rPr>
            <m:sty m:val="p"/>
          </m:rPr>
          <m:t>∈</m:t>
        </m:r>
        <m:r>
          <m:rPr>
            <m:sty m:val="p"/>
          </m:rPr>
          <m:t>{</m:t>
        </m:r>
        <m:r>
          <m:t>1</m:t>
        </m:r>
        <m:r>
          <m:rPr>
            <m:sty m:val="p"/>
          </m:rPr>
          <m:t>,</m:t>
        </m:r>
        <m:r>
          <m:rPr>
            <m:sty m:val="p"/>
          </m:rPr>
          <m:t>…</m:t>
        </m:r>
        <m:r>
          <m:rPr>
            <m:sty m:val="p"/>
          </m:rPr>
          <m:t>,</m:t>
        </m:r>
        <m:r>
          <m:t>n</m:t>
        </m:r>
        <m:r>
          <m:rPr>
            <m:sty m:val="p"/>
          </m:rPr>
          <m:t>}</m:t>
        </m:r>
      </m:oMath>
      <w:r>
        <w:t xml:space="preserve"> </w:t>
      </w:r>
      <w:r>
        <w:t xml:space="preserve">and</w:t>
      </w:r>
      <w:r>
        <w:t xml:space="preserve"> </w:t>
      </w:r>
      <m:oMath>
        <m:r>
          <m:t>j</m:t>
        </m:r>
        <m:r>
          <m:rPr>
            <m:sty m:val="p"/>
          </m:rPr>
          <m:t>∈</m:t>
        </m:r>
        <m:r>
          <m:rPr>
            <m:sty m:val="p"/>
          </m:rPr>
          <m:t>{</m:t>
        </m:r>
        <m:r>
          <m:t>1</m:t>
        </m:r>
        <m:r>
          <m:rPr>
            <m:sty m:val="p"/>
          </m:rPr>
          <m:t>,</m:t>
        </m:r>
        <m:r>
          <m:rPr>
            <m:sty m:val="p"/>
          </m:rPr>
          <m:t>…</m:t>
        </m:r>
        <m:r>
          <m:rPr>
            <m:sty m:val="p"/>
          </m:rPr>
          <m:t>,</m:t>
        </m:r>
        <m:r>
          <m:t>m</m:t>
        </m:r>
        <m:r>
          <m:rPr>
            <m:sty m:val="p"/>
          </m:rPr>
          <m:t>}</m:t>
        </m:r>
      </m:oMath>
      <w:r>
        <w:t xml:space="preserve">) is:</w:t>
      </w:r>
    </w:p>
    <w:p>
      <w:pPr>
        <w:pStyle w:val="BodyText"/>
      </w:pPr>
      <m:oMathPara>
        <m:oMathParaPr>
          <m:jc m:val="center"/>
        </m:oMathParaPr>
        <m:oMath>
          <m:eqArr>
            <m:e>
              <m:r>
                <m:rPr>
                  <m:sty m:val="p"/>
                </m:rPr>
                <m:t>[</m:t>
              </m:r>
              <m:r>
                <m:rPr>
                  <m:sty m:val="p"/>
                </m:rPr>
                <m:t>(</m:t>
              </m:r>
              <m:r>
                <m:rPr>
                  <m:sty m:val="bi"/>
                </m:rPr>
                <m:t>A</m:t>
              </m:r>
              <m:r>
                <m:rPr>
                  <m:sty m:val="bi"/>
                </m:rPr>
                <m:t>B</m:t>
              </m:r>
              <m:sSup>
                <m:e>
                  <m:r>
                    <m:rPr>
                      <m:sty m:val="p"/>
                    </m:rPr>
                    <m:t>)</m:t>
                  </m:r>
                </m:e>
                <m:sup>
                  <m:r>
                    <m:rPr>
                      <m:scr m:val="sans-serif"/>
                      <m:sty m:val="p"/>
                    </m:rPr>
                    <m:t>H</m:t>
                  </m:r>
                </m:sup>
              </m:sSup>
              <m:sSub>
                <m:e>
                  <m:r>
                    <m:rPr>
                      <m:sty m:val="p"/>
                    </m:rPr>
                    <m:t>]</m:t>
                  </m:r>
                </m:e>
                <m:sub>
                  <m:r>
                    <m:t>i</m:t>
                  </m:r>
                  <m:r>
                    <m:t>j</m:t>
                  </m:r>
                </m:sub>
              </m:sSub>
              <m:r>
                <m:t>&amp;</m:t>
              </m:r>
              <m:r>
                <m:rPr>
                  <m:sty m:val="p"/>
                </m:rPr>
                <m:t>=</m:t>
              </m:r>
              <m:bar>
                <m:barPr>
                  <m:pos m:val="top"/>
                </m:barPr>
                <m:e>
                  <m:r>
                    <m:rPr>
                      <m:sty m:val="p"/>
                    </m:rPr>
                    <m:t>(</m:t>
                  </m:r>
                  <m:r>
                    <m:rPr>
                      <m:sty m:val="bi"/>
                    </m:rPr>
                    <m:t>A</m:t>
                  </m:r>
                  <m:r>
                    <m:rPr>
                      <m:sty m:val="bi"/>
                    </m:rPr>
                    <m:t>B</m:t>
                  </m:r>
                  <m:sSub>
                    <m:e>
                      <m:r>
                        <m:rPr>
                          <m:sty m:val="p"/>
                        </m:rPr>
                        <m:t>)</m:t>
                      </m:r>
                    </m:e>
                    <m:sub>
                      <m:r>
                        <m:t>j</m:t>
                      </m:r>
                      <m:r>
                        <m:t>i</m:t>
                      </m:r>
                    </m:sub>
                  </m:sSub>
                </m:e>
              </m:bar>
              <m:r>
                <m:t>&amp;</m:t>
              </m:r>
              <m:r>
                <m:t>&amp;</m:t>
              </m:r>
              <m:r>
                <m:rPr>
                  <m:nor/>
                  <m:sty m:val="p"/>
                </m:rPr>
                <m:t>(</m:t>
              </m:r>
              <m:r>
                <m:rPr>
                  <m:nor/>
                  <m:sty m:val="p"/>
                </m:rPr>
                <m:t>Definition 128</m:t>
              </m:r>
              <m:r>
                <m:rPr>
                  <m:nor/>
                  <m:sty m:val="p"/>
                </m:rPr>
                <m:t>)</m:t>
              </m:r>
            </m:e>
            <m:e>
              <m:r>
                <m:t>&amp;</m:t>
              </m:r>
              <m:r>
                <m:rPr>
                  <m:sty m:val="p"/>
                </m:rPr>
                <m:t>=</m:t>
              </m:r>
              <m:bar>
                <m:barPr>
                  <m:pos m:val="top"/>
                </m:barPr>
                <m:e>
                  <m:nary>
                    <m:naryPr>
                      <m:chr m:val="∑"/>
                      <m:limLoc m:val="undOvr"/>
                      <m:subHide m:val="off"/>
                      <m:supHide m:val="off"/>
                    </m:naryPr>
                    <m:sub>
                      <m:r>
                        <m:t>s</m:t>
                      </m:r>
                      <m:r>
                        <m:rPr>
                          <m:sty m:val="p"/>
                        </m:rPr>
                        <m:t>=</m:t>
                      </m:r>
                      <m:r>
                        <m:t>1</m:t>
                      </m:r>
                    </m:sub>
                    <m:sup>
                      <m:r>
                        <m:t>k</m:t>
                      </m:r>
                    </m:sup>
                    <m:e>
                      <m:sSub>
                        <m:e>
                          <m:r>
                            <m:t>a</m:t>
                          </m:r>
                        </m:e>
                        <m:sub>
                          <m:r>
                            <m:t>j</m:t>
                          </m:r>
                          <m:r>
                            <m:t>s</m:t>
                          </m:r>
                        </m:sub>
                      </m:sSub>
                    </m:e>
                  </m:nary>
                  <m:r>
                    <m:t> </m:t>
                  </m:r>
                  <m:sSub>
                    <m:e>
                      <m:r>
                        <m:t>b</m:t>
                      </m:r>
                    </m:e>
                    <m:sub>
                      <m:r>
                        <m:t>s</m:t>
                      </m:r>
                      <m:r>
                        <m:t>i</m:t>
                      </m:r>
                    </m:sub>
                  </m:sSub>
                </m:e>
              </m:bar>
              <m:r>
                <m:t>&amp;</m:t>
              </m:r>
              <m:r>
                <m:t>&amp;</m:t>
              </m:r>
              <m:r>
                <m:rPr>
                  <m:nor/>
                  <m:sty m:val="p"/>
                </m:rPr>
                <m:t>(definition of matrix multiplication)</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a</m:t>
                          </m:r>
                        </m:e>
                        <m:sub>
                          <m:r>
                            <m:t>j</m:t>
                          </m:r>
                          <m:r>
                            <m:t>s</m:t>
                          </m:r>
                        </m:sub>
                      </m:sSub>
                    </m:e>
                  </m:bar>
                </m:e>
              </m:nary>
              <m:r>
                <m:t> </m:t>
              </m:r>
              <m:bar>
                <m:barPr>
                  <m:pos m:val="top"/>
                </m:barPr>
                <m:e>
                  <m:sSub>
                    <m:e>
                      <m:r>
                        <m:t>b</m:t>
                      </m:r>
                    </m:e>
                    <m:sub>
                      <m:r>
                        <m:t>s</m:t>
                      </m:r>
                      <m:r>
                        <m:t>i</m:t>
                      </m:r>
                    </m:sub>
                  </m:sSub>
                </m:e>
              </m:bar>
              <m:r>
                <m:t>&amp;</m:t>
              </m:r>
              <m:r>
                <m:t>&amp;</m:t>
              </m:r>
              <m:r>
                <m:rPr>
                  <m:nor/>
                  <m:sty m:val="p"/>
                </m:rPr>
                <m:t>(conjugate of sums and products)</m:t>
              </m:r>
            </m:e>
            <m:e>
              <m:r>
                <m:t>&amp;</m:t>
              </m:r>
              <m:r>
                <m:rPr>
                  <m:sty m:val="p"/>
                </m:rPr>
                <m:t>=</m:t>
              </m:r>
              <m:nary>
                <m:naryPr>
                  <m:chr m:val="∑"/>
                  <m:limLoc m:val="undOvr"/>
                  <m:subHide m:val="off"/>
                  <m:supHide m:val="off"/>
                </m:naryPr>
                <m:sub>
                  <m:r>
                    <m:t>s</m:t>
                  </m:r>
                  <m:r>
                    <m:rPr>
                      <m:sty m:val="p"/>
                    </m:rPr>
                    <m:t>=</m:t>
                  </m:r>
                  <m:r>
                    <m:t>1</m:t>
                  </m:r>
                </m:sub>
                <m:sup>
                  <m:r>
                    <m:t>k</m:t>
                  </m:r>
                </m:sup>
                <m:e>
                  <m:bar>
                    <m:barPr>
                      <m:pos m:val="top"/>
                    </m:barPr>
                    <m:e>
                      <m:sSub>
                        <m:e>
                          <m:r>
                            <m:t>b</m:t>
                          </m:r>
                        </m:e>
                        <m:sub>
                          <m:r>
                            <m:t>s</m:t>
                          </m:r>
                          <m:r>
                            <m:t>i</m:t>
                          </m:r>
                        </m:sub>
                      </m:sSub>
                    </m:e>
                  </m:bar>
                </m:e>
              </m:nary>
              <m:r>
                <m:t> </m:t>
              </m:r>
              <m:bar>
                <m:barPr>
                  <m:pos m:val="top"/>
                </m:barPr>
                <m:e>
                  <m:sSub>
                    <m:e>
                      <m:r>
                        <m:t>a</m:t>
                      </m:r>
                    </m:e>
                    <m:sub>
                      <m:r>
                        <m:t>j</m:t>
                      </m:r>
                      <m:r>
                        <m:t>s</m:t>
                      </m:r>
                    </m:sub>
                  </m:sSub>
                </m:e>
              </m:bar>
              <m:r>
                <m:t>&amp;</m:t>
              </m:r>
              <m:r>
                <m:t>&amp;</m:t>
              </m:r>
              <m:r>
                <m:rPr>
                  <m:nor/>
                  <m:sty m:val="p"/>
                </m:rPr>
                <m:t>(complex multiplication is commutative)</m:t>
              </m:r>
            </m:e>
            <m:e>
              <m:r>
                <m:t>&amp;</m:t>
              </m:r>
              <m:r>
                <m:rPr>
                  <m:sty m:val="p"/>
                </m:rPr>
                <m:t>=</m:t>
              </m:r>
              <m:nary>
                <m:naryPr>
                  <m:chr m:val="∑"/>
                  <m:limLoc m:val="undOvr"/>
                  <m:subHide m:val="off"/>
                  <m:supHide m:val="off"/>
                </m:naryPr>
                <m:sub>
                  <m:r>
                    <m:t>s</m:t>
                  </m:r>
                  <m:r>
                    <m:rPr>
                      <m:sty m:val="p"/>
                    </m:rPr>
                    <m:t>=</m:t>
                  </m:r>
                  <m:r>
                    <m:t>1</m:t>
                  </m:r>
                </m:sub>
                <m:sup>
                  <m:r>
                    <m:t>k</m:t>
                  </m:r>
                </m:sup>
                <m:e>
                  <m:r>
                    <m:rPr>
                      <m:sty m:val="p"/>
                    </m:rPr>
                    <m:t>(</m:t>
                  </m:r>
                </m:e>
              </m:nary>
              <m:sSup>
                <m:e>
                  <m:r>
                    <m:rPr>
                      <m:sty m:val="bi"/>
                    </m:rPr>
                    <m:t>B</m:t>
                  </m:r>
                </m:e>
                <m:sup>
                  <m:r>
                    <m:rPr>
                      <m:scr m:val="sans-serif"/>
                      <m:sty m:val="p"/>
                    </m:rPr>
                    <m:t>H</m:t>
                  </m:r>
                </m:sup>
              </m:sSup>
              <m:sSub>
                <m:e>
                  <m:r>
                    <m:rPr>
                      <m:sty m:val="p"/>
                    </m:rPr>
                    <m:t>)</m:t>
                  </m:r>
                </m:e>
                <m:sub>
                  <m:r>
                    <m:t>i</m:t>
                  </m:r>
                  <m:r>
                    <m:t>s</m:t>
                  </m:r>
                </m:sub>
              </m:sSub>
              <m:r>
                <m:t> </m:t>
              </m:r>
              <m:r>
                <m:rPr>
                  <m:sty m:val="p"/>
                </m:rPr>
                <m:t>(</m:t>
              </m:r>
              <m:sSup>
                <m:e>
                  <m:r>
                    <m:rPr>
                      <m:sty m:val="bi"/>
                    </m:rPr>
                    <m:t>A</m:t>
                  </m:r>
                </m:e>
                <m:sup>
                  <m:r>
                    <m:rPr>
                      <m:scr m:val="sans-serif"/>
                      <m:sty m:val="p"/>
                    </m:rPr>
                    <m:t>H</m:t>
                  </m:r>
                </m:sup>
              </m:sSup>
              <m:sSub>
                <m:e>
                  <m:r>
                    <m:rPr>
                      <m:sty m:val="p"/>
                    </m:rPr>
                    <m:t>)</m:t>
                  </m:r>
                </m:e>
                <m:sub>
                  <m:r>
                    <m:t>s</m:t>
                  </m:r>
                  <m:r>
                    <m:t>j</m:t>
                  </m:r>
                </m:sub>
              </m:sSub>
              <m:r>
                <m:t>&amp;</m:t>
              </m:r>
              <m:r>
                <m:t>&amp;</m:t>
              </m:r>
              <m:r>
                <m:rPr>
                  <m:nor/>
                  <m:sty m:val="p"/>
                </m:rPr>
                <m:t>(</m:t>
              </m:r>
              <m:r>
                <m:rPr>
                  <m:nor/>
                  <m:sty m:val="p"/>
                </m:rPr>
                <m:t>Definition 128</m:t>
              </m:r>
              <m:r>
                <m:rPr>
                  <m:nor/>
                  <m:sty m:val="p"/>
                </m:rPr>
                <m:t>)</m:t>
              </m:r>
            </m:e>
            <m:e>
              <m:r>
                <m:t>&amp;</m:t>
              </m:r>
              <m:r>
                <m:rPr>
                  <m:sty m:val="p"/>
                </m:rPr>
                <m:t>=</m:t>
              </m:r>
              <m:r>
                <m:rPr>
                  <m:sty m:val="p"/>
                </m:rPr>
                <m:t>(</m:t>
              </m:r>
              <m:sSup>
                <m:e>
                  <m:r>
                    <m:rPr>
                      <m:sty m:val="bi"/>
                    </m:rPr>
                    <m:t>B</m:t>
                  </m:r>
                </m:e>
                <m:sup>
                  <m:r>
                    <m:rPr>
                      <m:scr m:val="sans-serif"/>
                      <m:sty m:val="p"/>
                    </m:rPr>
                    <m:t>H</m:t>
                  </m:r>
                </m:sup>
              </m:sSup>
              <m:sSup>
                <m:e>
                  <m:r>
                    <m:rPr>
                      <m:sty m:val="bi"/>
                    </m:rPr>
                    <m:t>A</m:t>
                  </m:r>
                </m:e>
                <m:sup>
                  <m:r>
                    <m:rPr>
                      <m:scr m:val="sans-serif"/>
                      <m:sty m:val="p"/>
                    </m:rPr>
                    <m:t>H</m:t>
                  </m:r>
                </m:sup>
              </m:sSup>
              <m:sSub>
                <m:e>
                  <m:r>
                    <m:rPr>
                      <m:sty m:val="p"/>
                    </m:rPr>
                    <m:t>)</m:t>
                  </m:r>
                </m:e>
                <m:sub>
                  <m:r>
                    <m:t>i</m:t>
                  </m:r>
                  <m:r>
                    <m:t>j</m:t>
                  </m:r>
                </m:sub>
              </m:sSub>
              <m:r>
                <m:t>&amp;</m:t>
              </m:r>
              <m:r>
                <m:t>&amp;</m:t>
              </m:r>
              <m:r>
                <m:rPr>
                  <m:nor/>
                  <m:sty m:val="p"/>
                </m:rPr>
                <m:t>(definition of matrix multiplication)</m:t>
              </m:r>
              <m:r>
                <m:rPr>
                  <m:sty m:val="p"/>
                </m:rPr>
                <m:t>.</m:t>
              </m:r>
            </m:e>
          </m:eqArr>
        </m:oMath>
      </m:oMathPara>
    </w:p>
    <w:p>
      <w:pPr>
        <w:pStyle w:val="FirstParagraph"/>
      </w:pPr>
      <w:r>
        <w:t xml:space="preserve">For the inverse, applying property 4 to</w:t>
      </w:r>
      <w:r>
        <w:t xml:space="preserve"> </w:t>
      </w:r>
      <m:oMath>
        <m:r>
          <m:rPr>
            <m:sty m:val="bi"/>
          </m:rPr>
          <m:t>A</m:t>
        </m:r>
        <m:sSup>
          <m:e>
            <m:r>
              <m:rPr>
                <m:sty m:val="bi"/>
              </m:rPr>
              <m:t>A</m:t>
            </m:r>
          </m:e>
          <m:sup>
            <m:r>
              <m:rPr>
                <m:sty m:val="p"/>
              </m:rPr>
              <m:t>−</m:t>
            </m:r>
            <m:r>
              <m:t>1</m:t>
            </m:r>
          </m:sup>
        </m:sSup>
        <m:r>
          <m:rPr>
            <m:sty m:val="p"/>
          </m:rPr>
          <m:t>=</m:t>
        </m:r>
        <m:r>
          <m:rPr>
            <m:sty m:val="bi"/>
          </m:rPr>
          <m:t>I</m:t>
        </m:r>
      </m:oMath>
      <w:r>
        <w:t xml:space="preserve"> </w:t>
      </w:r>
      <w:r>
        <w:t xml:space="preserve">gives:</w:t>
      </w:r>
    </w:p>
    <w:p>
      <w:pPr>
        <w:pStyle w:val="BodyText"/>
      </w:pPr>
      <m:oMathPara>
        <m:oMathParaPr>
          <m:jc m:val="center"/>
        </m:oMathParaPr>
        <m:oMath>
          <m:eqArr>
            <m:e>
              <m:r>
                <m:rPr>
                  <m:sty m:val="p"/>
                </m:rPr>
                <m:t>(</m:t>
              </m:r>
              <m:sSup>
                <m:e>
                  <m:r>
                    <m:rPr>
                      <m:sty m:val="bi"/>
                    </m:rPr>
                    <m:t>A</m:t>
                  </m:r>
                </m:e>
                <m:sup>
                  <m:r>
                    <m:rPr>
                      <m:sty m:val="p"/>
                    </m:rPr>
                    <m:t>−</m:t>
                  </m:r>
                  <m:r>
                    <m:t>1</m:t>
                  </m:r>
                </m:sup>
              </m:sSup>
              <m:sSup>
                <m:e>
                  <m:r>
                    <m:rPr>
                      <m:sty m:val="p"/>
                    </m:rPr>
                    <m:t>)</m:t>
                  </m:r>
                </m:e>
                <m:sup>
                  <m:r>
                    <m:rPr>
                      <m:scr m:val="sans-serif"/>
                      <m:sty m:val="p"/>
                    </m:rPr>
                    <m:t>H</m:t>
                  </m:r>
                </m:sup>
              </m:sSup>
              <m:sSup>
                <m:e>
                  <m:r>
                    <m:rPr>
                      <m:sty m:val="bi"/>
                    </m:rPr>
                    <m:t>A</m:t>
                  </m:r>
                </m:e>
                <m:sup>
                  <m:r>
                    <m:rPr>
                      <m:scr m:val="sans-serif"/>
                      <m:sty m:val="p"/>
                    </m:rPr>
                    <m:t>H</m:t>
                  </m:r>
                </m:sup>
              </m:sSup>
              <m:r>
                <m:t>&amp;</m:t>
              </m:r>
              <m:r>
                <m:rPr>
                  <m:sty m:val="p"/>
                </m:rPr>
                <m:t>=</m:t>
              </m:r>
              <m:r>
                <m:rPr>
                  <m:sty m:val="p"/>
                </m:rPr>
                <m:t>(</m:t>
              </m:r>
              <m:r>
                <m:rPr>
                  <m:sty m:val="bi"/>
                </m:rPr>
                <m:t>A</m:t>
              </m:r>
              <m:sSup>
                <m:e>
                  <m:r>
                    <m:rPr>
                      <m:sty m:val="bi"/>
                    </m:rPr>
                    <m:t>A</m:t>
                  </m:r>
                </m:e>
                <m:sup>
                  <m:r>
                    <m:rPr>
                      <m:sty m:val="p"/>
                    </m:rPr>
                    <m:t>−</m:t>
                  </m:r>
                  <m:r>
                    <m:t>1</m:t>
                  </m:r>
                </m:sup>
              </m:sSup>
              <m:sSup>
                <m:e>
                  <m:r>
                    <m:rPr>
                      <m:sty m:val="p"/>
                    </m:rPr>
                    <m:t>)</m:t>
                  </m:r>
                </m:e>
                <m:sup>
                  <m:r>
                    <m:rPr>
                      <m:scr m:val="sans-serif"/>
                      <m:sty m:val="p"/>
                    </m:rPr>
                    <m:t>H</m:t>
                  </m:r>
                </m:sup>
              </m:sSup>
            </m:e>
            <m:e>
              <m:r>
                <m:t>&amp;</m:t>
              </m:r>
              <m:r>
                <m:rPr>
                  <m:sty m:val="p"/>
                </m:rPr>
                <m:t>=</m:t>
              </m:r>
              <m:sSup>
                <m:e>
                  <m:r>
                    <m:rPr>
                      <m:sty m:val="bi"/>
                    </m:rPr>
                    <m:t>I</m:t>
                  </m:r>
                </m:e>
                <m:sup>
                  <m:r>
                    <m:rPr>
                      <m:scr m:val="sans-serif"/>
                      <m:sty m:val="p"/>
                    </m:rPr>
                    <m:t>H</m:t>
                  </m:r>
                </m:sup>
              </m:sSup>
            </m:e>
            <m:e>
              <m:r>
                <m:t>&amp;</m:t>
              </m:r>
              <m:r>
                <m:rPr>
                  <m:sty m:val="p"/>
                </m:rPr>
                <m:t>=</m:t>
              </m:r>
              <m:r>
                <m:rPr>
                  <m:sty m:val="bi"/>
                </m:rPr>
                <m:t>I</m:t>
              </m:r>
              <m:r>
                <m:rPr>
                  <m:sty m:val="p"/>
                </m:rPr>
                <m:t>,</m:t>
              </m:r>
            </m:e>
          </m:eqArr>
        </m:oMath>
      </m:oMathPara>
    </w:p>
    <w:p>
      <w:pPr>
        <w:pStyle w:val="FirstParagraph"/>
      </w:pPr>
      <w:r>
        <w:t xml:space="preserve">so</w:t>
      </w:r>
      <w:r>
        <w:t xml:space="preserve"> </w:t>
      </w:r>
      <m:oMath>
        <m:r>
          <m:rPr>
            <m:sty m:val="p"/>
          </m:rPr>
          <m:t>(</m:t>
        </m:r>
        <m:sSup>
          <m:e>
            <m:r>
              <m:rPr>
                <m:sty m:val="bi"/>
              </m:rPr>
              <m:t>A</m:t>
            </m:r>
          </m:e>
          <m:sup>
            <m:r>
              <m:rPr>
                <m:scr m:val="sans-serif"/>
                <m:sty m:val="p"/>
              </m:rPr>
              <m:t>H</m:t>
            </m:r>
          </m:sup>
        </m:sSup>
        <m:sSup>
          <m:e>
            <m:r>
              <m:rPr>
                <m:sty m:val="p"/>
              </m:rPr>
              <m:t>)</m:t>
            </m:r>
          </m:e>
          <m:sup>
            <m:r>
              <m:rPr>
                <m:sty m:val="p"/>
              </m:rPr>
              <m:t>−</m:t>
            </m:r>
            <m:r>
              <m:t>1</m:t>
            </m:r>
          </m:sup>
        </m:sSup>
        <m:r>
          <m:rPr>
            <m:sty m:val="p"/>
          </m:rPr>
          <m:t>=</m:t>
        </m:r>
        <m:r>
          <m:rPr>
            <m:sty m:val="p"/>
          </m:rPr>
          <m:t>(</m:t>
        </m:r>
        <m:sSup>
          <m:e>
            <m:r>
              <m:rPr>
                <m:sty m:val="bi"/>
              </m:rPr>
              <m:t>A</m:t>
            </m:r>
          </m:e>
          <m:sup>
            <m:r>
              <m:rPr>
                <m:sty m:val="p"/>
              </m:rPr>
              <m:t>−</m:t>
            </m:r>
            <m:r>
              <m:t>1</m:t>
            </m:r>
          </m:sup>
        </m:sSup>
        <m:sSup>
          <m:e>
            <m:r>
              <m:rPr>
                <m:sty m:val="p"/>
              </m:rPr>
              <m:t>)</m:t>
            </m:r>
          </m:e>
          <m:sup>
            <m:r>
              <m:rPr>
                <m:scr m:val="sans-serif"/>
                <m:sty m:val="p"/>
              </m:rPr>
              <m:t>H</m:t>
            </m:r>
          </m:sup>
        </m:sSup>
      </m:oMath>
      <w:r>
        <w:t xml:space="preserve">.</w:t>
      </w:r>
    </w:p>
    <w:bookmarkStart w:id="678" w:name="thm-adjoint-inner-product"/>
    <w:p>
      <w:pPr>
        <w:pStyle w:val="BodyText"/>
      </w:pPr>
      <w:del w:id="29519" w:author="PR Preview" w:date="2026-01-01T00:00:00Z">
        <w:r>
          <w:rPr>
            <w:b/>
            <w:bCs/>
          </w:rPr>
          <w:delText xml:space="preserve">Theorem 123 (The adjoint property for inner products)</w:delText>
        </w:r>
      </w:del>
      <w:del w:id="29520" w:author="PR Preview" w:date="2026-01-01T00:00:00Z">
        <w:r>
          <w:delText xml:space="preserve"> </w:delText>
        </w:r>
      </w:del>
      <w:del w:id="29521" w:author="PR Preview" w:date="2026-01-01T00:00:00Z">
        <w:r>
          <w:delText xml:space="preserve">Let</w:delText>
        </w:r>
      </w:del>
      <w:del w:id="29522" w:author="PR Preview" w:date="2026-01-01T00:00:00Z">
        <w:r>
          <w:delText xml:space="preserve"> </w:delText>
        </w:r>
      </w:del>
      <m:oMath>
        <m:r>
          <m:rPr>
            <m:sty m:val="bi"/>
          </m:rPr>
          <m:t>A</m:t>
        </m:r>
      </m:oMath>
      <w:del w:id="29523" w:author="PR Preview" w:date="2026-01-01T00:00:00Z">
        <w:r>
          <w:delText xml:space="preserve"> </w:delText>
        </w:r>
      </w:del>
      <w:del w:id="29524" w:author="PR Preview" w:date="2026-01-01T00:00:00Z">
        <w:r>
          <w:delText xml:space="preserve">be an</w:delText>
        </w:r>
      </w:del>
      <w:del w:id="29525" w:author="PR Preview" w:date="2026-01-01T00:00:00Z">
        <w:r>
          <w:delText xml:space="preserve"> </w:delText>
        </w:r>
      </w:del>
      <m:oMath>
        <m:r>
          <m:t>m</m:t>
        </m:r>
        <m:r>
          <m:rPr>
            <m:sty m:val="p"/>
          </m:rPr>
          <m:t>×</m:t>
        </m:r>
        <m:r>
          <m:t>n</m:t>
        </m:r>
      </m:oMath>
      <w:del w:id="29526" w:author="PR Preview" w:date="2026-01-01T00:00:00Z">
        <w:r>
          <w:delText xml:space="preserve"> </w:delText>
        </w:r>
      </w:del>
      <w:del w:id="29527" w:author="PR Preview" w:date="2026-01-01T00:00:00Z">
        <w:r>
          <w:delText xml:space="preserve">complex matrix.</w:delText>
        </w:r>
      </w:del>
      <w:del w:id="29528" w:author="PR Preview" w:date="2026-01-01T00:00:00Z">
        <w:r>
          <w:delText xml:space="preserve"> </w:delText>
        </w:r>
      </w:del>
      <w:del w:id="29529" w:author="PR Preview" w:date="2026-01-01T00:00:00Z">
        <w:r>
          <w:delText xml:space="preserve">Under the standard inner product on complex Euclidean space,</w:delText>
        </w:r>
      </w:del>
      <w:del w:id="29530" w:author="PR Preview" w:date="2026-01-01T00:00:00Z">
        <w:r>
          <w:delText xml:space="preserve"> </w:delText>
        </w:r>
      </w:del>
      <m:oMath>
        <m:r>
          <m:t>​</m:t>
        </m:r>
        <m:d>
          <m:dPr>
            <m:begChr m:val="⟨"/>
            <m:sepChr m:val=""/>
            <m:endChr m:val="⟩"/>
            <m:grow/>
          </m:dPr>
          <m:e>
            <m:limLow>
              <m:e>
                <m:r>
                  <m:t>u</m:t>
                </m:r>
              </m:e>
              <m:lim>
                <m:r>
                  <m:rPr>
                    <m:sty m:val="p"/>
                  </m:rPr>
                  <m:t>∼</m:t>
                </m:r>
              </m:lim>
            </m:limLow>
            <m:r>
              <m:rPr>
                <m:sty m:val="p"/>
              </m:rPr>
              <m:t>,</m:t>
            </m:r>
            <m:limLow>
              <m:e>
                <m:r>
                  <m:t>v</m:t>
                </m:r>
              </m:e>
              <m:lim>
                <m:r>
                  <m:rPr>
                    <m:sty m:val="p"/>
                  </m:rPr>
                  <m:t>∼</m:t>
                </m:r>
              </m:lim>
            </m:limLow>
          </m:e>
        </m:d>
        <m:r>
          <m:t>​</m:t>
        </m:r>
        <m:limUpp>
          <m:e>
            <m:r>
              <m:rPr>
                <m:sty m:val="p"/>
              </m:rPr>
              <m:t>=</m:t>
            </m:r>
          </m:e>
          <m:lim>
            <m:r>
              <m:rPr>
                <m:nor/>
                <m:sty m:val="p"/>
              </m:rPr>
              <m:t>def</m:t>
            </m:r>
          </m:lim>
        </m:limUpp>
        <m:sSup>
          <m:e>
            <m:limLow>
              <m:e>
                <m:r>
                  <m:t>u</m:t>
                </m:r>
              </m:e>
              <m:lim>
                <m:r>
                  <m:rPr>
                    <m:sty m:val="p"/>
                  </m:rPr>
                  <m:t>∼</m:t>
                </m:r>
              </m:lim>
            </m:limLow>
          </m:e>
          <m:sup>
            <m:r>
              <m:rPr>
                <m:scr m:val="sans-serif"/>
                <m:sty m:val="p"/>
              </m:rPr>
              <m:t>H</m:t>
            </m:r>
          </m:sup>
        </m:sSup>
        <m:limLow>
          <m:e>
            <m:r>
              <m:t>v</m:t>
            </m:r>
          </m:e>
          <m:lim>
            <m:r>
              <m:rPr>
                <m:sty m:val="p"/>
              </m:rPr>
              <m:t>∼</m:t>
            </m:r>
          </m:lim>
        </m:limLow>
      </m:oMath>
      <w:del w:id="29531" w:author="PR Preview" w:date="2026-01-01T00:00:00Z">
        <w:r>
          <w:delText xml:space="preserve">,</w:delText>
        </w:r>
      </w:del>
    </w:p>
    <w:p>
      <w:pPr>
        <w:pStyle w:val="BodyText"/>
      </w:pPr>
      <m:oMathPara>
        <m:oMathParaPr>
          <m:jc m:val="center"/>
        </m:oMathParaPr>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 </m:t>
          </m:r>
          <m:r>
            <m:rPr>
              <m:nor/>
              <m:sty m:val="p"/>
            </m:rPr>
            <m:t>for all </m:t>
          </m:r>
          <m:limLow>
            <m:e>
              <m:r>
                <m:t>u</m:t>
              </m:r>
            </m:e>
            <m:lim>
              <m:r>
                <m:rPr>
                  <m:sty m:val="p"/>
                </m:rPr>
                <m:t>∼</m:t>
              </m:r>
            </m:lim>
          </m:limLow>
          <m:r>
            <m:rPr>
              <m:sty m:val="p"/>
            </m:rPr>
            <m:t>∈</m:t>
          </m:r>
          <m:sSup>
            <m:e>
              <m:r>
                <m:rPr>
                  <m:scr m:val="double-struck"/>
                  <m:sty m:val="p"/>
                </m:rPr>
                <m:t>C</m:t>
              </m:r>
            </m:e>
            <m:sup>
              <m:r>
                <m:t>n</m:t>
              </m:r>
            </m:sup>
          </m:sSup>
          <m:r>
            <m:rPr>
              <m:nor/>
              <m:sty m:val="p"/>
            </m:rPr>
            <m:t> and </m:t>
          </m:r>
          <m:limLow>
            <m:e>
              <m:r>
                <m:t>v</m:t>
              </m:r>
            </m:e>
            <m:lim>
              <m:r>
                <m:rPr>
                  <m:sty m:val="p"/>
                </m:rPr>
                <m:t>∼</m:t>
              </m:r>
            </m:lim>
          </m:limLow>
          <m:r>
            <m:rPr>
              <m:sty m:val="p"/>
            </m:rPr>
            <m:t>∈</m:t>
          </m:r>
          <m:sSup>
            <m:e>
              <m:r>
                <m:rPr>
                  <m:scr m:val="double-struck"/>
                  <m:sty m:val="p"/>
                </m:rPr>
                <m:t>C</m:t>
              </m:r>
            </m:e>
            <m:sup>
              <m:r>
                <m:t>m</m:t>
              </m:r>
            </m:sup>
          </m:sSup>
          <m:r>
            <m:rPr>
              <m:sty m:val="p"/>
            </m:rPr>
            <m:t>.</m:t>
          </m:r>
        </m:oMath>
      </m:oMathPara>
    </w:p>
    <w:p>
      <w:pPr>
        <w:pStyle w:val="BodyText"/>
      </w:pPr>
      <w:ins w:id="29532" w:author="PR Preview" w:date="2026-01-01T00:00:00Z">
        <w:r>
          <w:rPr>
            <w:b/>
            <w:bCs/>
          </w:rPr>
          <w:t xml:space="preserve">Theorem 123 (The adjoint property for inner products)</w:t>
        </w:r>
      </w:ins>
      <w:ins w:id="29533" w:author="PR Preview" w:date="2026-01-01T00:00:00Z">
        <w:r>
          <w:t xml:space="preserve"> </w:t>
        </w:r>
      </w:ins>
      <w:ins w:id="29534" w:author="PR Preview" w:date="2026-01-01T00:00:00Z">
        <w:r>
          <w:t xml:space="preserve">Let</w:t>
        </w:r>
      </w:ins>
      <w:ins w:id="29535" w:author="PR Preview" w:date="2026-01-01T00:00:00Z">
        <w:r>
          <w:t xml:space="preserve"> </w:t>
        </w:r>
      </w:ins>
      <m:oMath>
        <m:r>
          <m:rPr>
            <m:sty m:val="bi"/>
          </m:rPr>
          <m:t>A</m:t>
        </m:r>
      </m:oMath>
      <w:ins w:id="29536" w:author="PR Preview" w:date="2026-01-01T00:00:00Z">
        <w:r>
          <w:t xml:space="preserve"> </w:t>
        </w:r>
      </w:ins>
      <w:ins w:id="29537" w:author="PR Preview" w:date="2026-01-01T00:00:00Z">
        <w:r>
          <w:t xml:space="preserve">be an</w:t>
        </w:r>
      </w:ins>
      <w:ins w:id="29538" w:author="PR Preview" w:date="2026-01-01T00:00:00Z">
        <w:r>
          <w:t xml:space="preserve"> </w:t>
        </w:r>
      </w:ins>
      <m:oMath>
        <m:r>
          <m:t>m</m:t>
        </m:r>
        <m:r>
          <m:rPr>
            <m:sty m:val="p"/>
          </m:rPr>
          <m:t>×</m:t>
        </m:r>
        <m:r>
          <m:t>n</m:t>
        </m:r>
      </m:oMath>
      <w:ins w:id="29539" w:author="PR Preview" w:date="2026-01-01T00:00:00Z">
        <w:r>
          <w:t xml:space="preserve"> </w:t>
        </w:r>
      </w:ins>
      <w:ins w:id="29540" w:author="PR Preview" w:date="2026-01-01T00:00:00Z">
        <w:r>
          <w:t xml:space="preserve">complex matrix.</w:t>
        </w:r>
      </w:ins>
      <w:ins w:id="29541" w:author="PR Preview" w:date="2026-01-01T00:00:00Z">
        <w:r>
          <w:t xml:space="preserve"> </w:t>
        </w:r>
      </w:ins>
      <w:ins w:id="29542" w:author="PR Preview" w:date="2026-01-01T00:00:00Z">
        <w:r>
          <w:t xml:space="preserve">Under the standard inner product on complex Euclidean space,</w:t>
        </w:r>
      </w:ins>
      <w:ins w:id="29543" w:author="PR Preview" w:date="2026-01-01T00:00:00Z">
        <w:r>
          <w:t xml:space="preserve"> </w:t>
        </w:r>
      </w:ins>
      <w:ins w:id="29544" w:author="PR Preview" w:date="2026-01-01T00:00:00Z">
        <w:r>
          <w:t xml:space="preserve">$\mathopen{}\left\langle \mathord{\smash[b]{\underset{\raise.3ex\hbox{$\scriptstyle\sim$}}{u}}\vphantom{u}}, \mathord{\smash[b]{\underset{\raise.3ex\hbox{$\scriptstyle\sim$}}{v}}\vphantom{v}}\right\rangle\mathclose{} \stackrel{\text{def}}{=}\mathord{\smash[b]{\underset{\raise.3ex\hbox{$\scriptstyle\sim$}}{u}}\vphantom{u}}^{\mathsf{H}}\mathord{\smash[b]{\underset{\raise.3ex\hbox{$\scriptstyle\sim$}}{v}}\vphantom{v}}$</w:t>
        </w:r>
      </w:ins>
      <w:ins w:id="29545" w:author="PR Preview" w:date="2026-01-01T00:00:00Z">
        <w:r>
          <w:t xml:space="preserve">,</w:t>
        </w:r>
      </w:ins>
    </w:p>
    <w:p>
      <w:pPr>
        <w:pStyle w:val="BodyText"/>
      </w:pPr>
      <w:ins w:id="29546"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\mathbf{A}^{\mathsf{H}}\mathord{\smash[b]{\underset{\raise.3ex\hbox{$\scriptstyle\sim$}}{v}}\vphantom{v}}\right\rangle\mathclose{}
    \quad \text{for all } \mathord{\smash[b]{\underset{\raise.3ex\hbox{$\scriptstyle\sim$}}{u}}\vphantom{u}} \in \mathbb{C}^n \text{ and } \mathord{\smash[b]{\underset{\raise.3ex\hbox{$\scriptstyle\sim$}}{v}}\vphantom{v}} \in \mathbb{C}^m.$$</w:t>
        </w:r>
      </w:ins>
    </w:p>
    <w:bookmarkEnd w:id="678"/>
    <w:p>
      <w:pPr>
        <w:pStyle w:val="FirstParagraph"/>
      </w:pPr>
      <w:r>
        <w:rPr>
          <w:i/>
          <w:iCs/>
        </w:rPr>
        <w:t xml:space="preserve">Proof</w:t>
      </w:r>
      <w:r>
        <w:t xml:space="preserve">. </w:t>
      </w:r>
      <w:r>
        <w:t xml:space="preserve">By the definition of the standard complex inner product and the product rule for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t>&amp;</m:t>
              </m:r>
              <m:r>
                <m:rPr>
                  <m:sty m:val="p"/>
                </m:rPr>
                <m:t>=</m:t>
              </m:r>
              <m:r>
                <m:rPr>
                  <m:sty m:val="p"/>
                </m:rPr>
                <m:t>(</m:t>
              </m:r>
              <m:r>
                <m:rPr>
                  <m:sty m:val="bi"/>
                </m:rPr>
                <m:t>A</m:t>
              </m:r>
              <m:limLow>
                <m:e>
                  <m:r>
                    <m:t>u</m:t>
                  </m:r>
                </m:e>
                <m:lim>
                  <m:r>
                    <m:rPr>
                      <m:sty m:val="p"/>
                    </m:rPr>
                    <m:t>∼</m:t>
                  </m:r>
                </m:lim>
              </m:limLow>
              <m:sSup>
                <m:e>
                  <m:r>
                    <m:rPr>
                      <m:sty m:val="p"/>
                    </m:rPr>
                    <m:t>)</m:t>
                  </m:r>
                </m:e>
                <m:sup>
                  <m:r>
                    <m:rPr>
                      <m:scr m:val="sans-serif"/>
                      <m:sty m:val="p"/>
                    </m:rPr>
                    <m:t>H</m:t>
                  </m:r>
                </m:sup>
              </m:sSup>
              <m:limLow>
                <m:e>
                  <m:r>
                    <m:t>v</m:t>
                  </m:r>
                </m:e>
                <m:lim>
                  <m:r>
                    <m:rPr>
                      <m:sty m:val="p"/>
                    </m:rPr>
                    <m:t>∼</m:t>
                  </m:r>
                </m:lim>
              </m:limLow>
              <m:r>
                <m:t>&amp;</m:t>
              </m:r>
              <m:r>
                <m:t>&amp;</m:t>
              </m:r>
              <m:r>
                <m:rPr>
                  <m:nor/>
                  <m:sty m:val="p"/>
                </m:rPr>
                <m:t>(definition of standard inner product)</m:t>
              </m:r>
            </m:e>
            <m:e>
              <m:r>
                <m:t>&amp;</m:t>
              </m:r>
              <m:r>
                <m:rPr>
                  <m:sty m:val="p"/>
                </m:rPr>
                <m:t>=</m:t>
              </m:r>
              <m:r>
                <m:rPr>
                  <m:sty m:val="p"/>
                </m:rPr>
                <m:t>(</m:t>
              </m:r>
              <m:sSup>
                <m:e>
                  <m:limLow>
                    <m:e>
                      <m:r>
                        <m:t>u</m:t>
                      </m:r>
                    </m:e>
                    <m:lim>
                      <m:r>
                        <m:rPr>
                          <m:sty m:val="p"/>
                        </m:rPr>
                        <m:t>∼</m:t>
                      </m:r>
                    </m:lim>
                  </m:limLow>
                </m:e>
                <m:sup>
                  <m:r>
                    <m:rPr>
                      <m:scr m:val="sans-serif"/>
                      <m:sty m:val="p"/>
                    </m:rPr>
                    <m:t>H</m:t>
                  </m:r>
                </m:sup>
              </m:sSup>
              <m:sSup>
                <m:e>
                  <m:r>
                    <m:rPr>
                      <m:sty m:val="bi"/>
                    </m:rPr>
                    <m:t>A</m:t>
                  </m:r>
                </m:e>
                <m:sup>
                  <m:r>
                    <m:rPr>
                      <m:scr m:val="sans-serif"/>
                      <m:sty m:val="p"/>
                    </m:rPr>
                    <m:t>H</m:t>
                  </m:r>
                </m:sup>
              </m:sSup>
              <m:r>
                <m:rPr>
                  <m:sty m:val="p"/>
                </m:rPr>
                <m:t>)</m:t>
              </m:r>
              <m:limLow>
                <m:e>
                  <m:r>
                    <m:t>v</m:t>
                  </m:r>
                </m:e>
                <m:lim>
                  <m:r>
                    <m:rPr>
                      <m:sty m:val="p"/>
                    </m:rPr>
                    <m:t>∼</m:t>
                  </m:r>
                </m:lim>
              </m:limLow>
              <m:r>
                <m:t>&amp;</m:t>
              </m:r>
              <m:r>
                <m:t>&amp;</m:t>
              </m:r>
              <m:r>
                <m:rPr>
                  <m:nor/>
                  <m:sty m:val="p"/>
                </m:rPr>
                <m:t>(</m:t>
              </m:r>
              <m:r>
                <m:rPr>
                  <m:nor/>
                  <m:sty m:val="p"/>
                </m:rPr>
                <m:t>Theorem 122</m:t>
              </m:r>
              <m:r>
                <m:rPr>
                  <m:nor/>
                  <m:sty m:val="p"/>
                </m:rPr>
                <m:t>, reversal of products)</m:t>
              </m:r>
            </m:e>
            <m:e>
              <m:r>
                <m:t>&amp;</m:t>
              </m:r>
              <m:r>
                <m:rPr>
                  <m:sty m:val="p"/>
                </m:rPr>
                <m:t>=</m:t>
              </m:r>
              <m:sSup>
                <m:e>
                  <m:limLow>
                    <m:e>
                      <m:r>
                        <m:t>u</m:t>
                      </m:r>
                    </m:e>
                    <m:lim>
                      <m:r>
                        <m:rPr>
                          <m:sty m:val="p"/>
                        </m:rPr>
                        <m:t>∼</m:t>
                      </m:r>
                    </m:lim>
                  </m:limLow>
                </m:e>
                <m:sup>
                  <m:r>
                    <m:rPr>
                      <m:scr m:val="sans-serif"/>
                      <m:sty m:val="p"/>
                    </m:rPr>
                    <m:t>H</m:t>
                  </m:r>
                </m:sup>
              </m:sSup>
              <m:r>
                <m:rPr>
                  <m:sty m:val="p"/>
                </m:rPr>
                <m:t>(</m:t>
              </m:r>
              <m:sSup>
                <m:e>
                  <m:r>
                    <m:rPr>
                      <m:sty m:val="bi"/>
                    </m:rPr>
                    <m:t>A</m:t>
                  </m:r>
                </m:e>
                <m:sup>
                  <m:r>
                    <m:rPr>
                      <m:scr m:val="sans-serif"/>
                      <m:sty m:val="p"/>
                    </m:rPr>
                    <m:t>H</m:t>
                  </m:r>
                </m:sup>
              </m:sSup>
              <m:limLow>
                <m:e>
                  <m:r>
                    <m:t>v</m:t>
                  </m:r>
                </m:e>
                <m:lim>
                  <m:r>
                    <m:rPr>
                      <m:sty m:val="p"/>
                    </m:rPr>
                    <m:t>∼</m:t>
                  </m:r>
                </m:lim>
              </m:limLow>
              <m:r>
                <m:rPr>
                  <m:sty m:val="p"/>
                </m:rPr>
                <m:t>)</m:t>
              </m:r>
              <m:r>
                <m:t>&amp;</m:t>
              </m:r>
              <m:r>
                <m:t>&amp;</m:t>
              </m:r>
              <m:r>
                <m:rPr>
                  <m:nor/>
                  <m:sty m:val="p"/>
                </m:rPr>
                <m:t>(associativity of matrix multiplication)</m:t>
              </m:r>
            </m:e>
            <m:e>
              <m:r>
                <m:t>&amp;</m:t>
              </m:r>
              <m:r>
                <m:rPr>
                  <m:sty m:val="p"/>
                </m:rPr>
                <m:t>=</m:t>
              </m:r>
              <m:r>
                <m:t>​</m:t>
              </m:r>
              <m:d>
                <m:dPr>
                  <m:begChr m:val="⟨"/>
                  <m:sepChr m:val=""/>
                  <m:endChr m:val="⟩"/>
                  <m:grow/>
                </m:dPr>
                <m:e>
                  <m:limLow>
                    <m:e>
                      <m:r>
                        <m:t>u</m:t>
                      </m:r>
                    </m:e>
                    <m:lim>
                      <m:r>
                        <m:rPr>
                          <m:sty m:val="p"/>
                        </m:rPr>
                        <m:t>∼</m:t>
                      </m:r>
                    </m:lim>
                  </m:limLow>
                  <m:r>
                    <m:rPr>
                      <m:sty m:val="p"/>
                    </m:rPr>
                    <m:t>,</m:t>
                  </m:r>
                  <m:sSup>
                    <m:e>
                      <m:r>
                        <m:rPr>
                          <m:sty m:val="bi"/>
                        </m:rPr>
                        <m:t>A</m:t>
                      </m:r>
                    </m:e>
                    <m:sup>
                      <m:r>
                        <m:rPr>
                          <m:scr m:val="sans-serif"/>
                          <m:sty m:val="p"/>
                        </m:rPr>
                        <m:t>H</m:t>
                      </m:r>
                    </m:sup>
                  </m:sSup>
                  <m:limLow>
                    <m:e>
                      <m:r>
                        <m:t>v</m:t>
                      </m:r>
                    </m:e>
                    <m:lim>
                      <m:r>
                        <m:rPr>
                          <m:sty m:val="p"/>
                        </m:rPr>
                        <m:t>∼</m:t>
                      </m:r>
                    </m:lim>
                  </m:limLow>
                </m:e>
              </m:d>
              <m:r>
                <m:t>​</m:t>
              </m:r>
              <m:r>
                <m:t>&amp;</m:t>
              </m:r>
              <m:r>
                <m:t>&amp;</m:t>
              </m:r>
              <m:r>
                <m:rPr>
                  <m:nor/>
                  <m:sty m:val="p"/>
                </m:rPr>
                <m:t>(definition of standard inner product)</m:t>
              </m:r>
              <m:r>
                <m:rPr>
                  <m:sty m:val="p"/>
                </m:rPr>
                <m:t>.</m:t>
              </m:r>
            </m:e>
          </m:eqArr>
        </m:oMath>
      </m:oMathPara>
    </w:p>
    <w:p>
      <w:pPr>
        <w:pStyle w:val="FirstParagraph"/>
      </w:pPr>
      <w:del w:id="29547" w:author="PR Preview" w:date="2026-01-01T00:00:00Z">
        <w:r>
          <w:rPr>
            <w:i/>
            <w:iCs/>
          </w:rPr>
          <w:delText xml:space="preserve">Remark 52</w:delText>
        </w:r>
      </w:del>
      <w:del w:id="29548" w:author="PR Preview" w:date="2026-01-01T00:00:00Z">
        <w:r>
          <w:delText xml:space="preserve"> (Where the name</w:delText>
        </w:r>
      </w:del>
      <w:del w:id="29549" w:author="PR Preview" w:date="2026-01-01T00:00:00Z">
        <w:r>
          <w:delText xml:space="preserve"> </w:delText>
        </w:r>
      </w:del>
      <w:del w:id="29550" w:author="PR Preview" w:date="2026-01-01T00:00:00Z">
        <w:r>
          <w:delText xml:space="preserve">“adjoint”</w:delText>
        </w:r>
      </w:del>
      <w:del w:id="29551" w:author="PR Preview" w:date="2026-01-01T00:00:00Z">
        <w:r>
          <w:delText xml:space="preserve"> </w:delText>
        </w:r>
      </w:del>
      <w:del w:id="29552" w:author="PR Preview" w:date="2026-01-01T00:00:00Z">
        <w:r>
          <w:delText xml:space="preserve">comes from). </w:delText>
        </w:r>
      </w:del>
      <w:del w:id="29553" w:author="PR Preview" w:date="2026-01-01T00:00:00Z">
        <w:r>
          <w:delText xml:space="preserve">This identity is the origin of the name</w:delText>
        </w:r>
      </w:del>
      <w:del w:id="29554" w:author="PR Preview" w:date="2026-01-01T00:00:00Z">
        <w:r>
          <w:delText xml:space="preserve"> </w:delText>
        </w:r>
      </w:del>
      <w:del w:id="29555" w:author="PR Preview" w:date="2026-01-01T00:00:00Z">
        <w:r>
          <w:rPr>
            <w:b/>
            <w:bCs/>
          </w:rPr>
          <w:delText xml:space="preserve">adjoint</w:delText>
        </w:r>
      </w:del>
      <w:del w:id="29556" w:author="PR Preview" w:date="2026-01-01T00:00:00Z">
        <w:r>
          <w:delText xml:space="preserve">:</w:delText>
        </w:r>
      </w:del>
      <w:del w:id="29557" w:author="PR Preview" w:date="2026-01-01T00:00:00Z">
        <w:r>
          <w:delText xml:space="preserve"> </w:delText>
        </w:r>
      </w:del>
      <w:del w:id="29558" w:author="PR Preview" w:date="2026-01-01T00:00:00Z">
        <w:r>
          <w:delText xml:space="preserve">in functional analysis and operator theory,</w:delText>
        </w:r>
      </w:del>
      <w:del w:id="29559" w:author="PR Preview" w:date="2026-01-01T00:00:00Z">
        <w:r>
          <w:delText xml:space="preserve"> </w:delText>
        </w:r>
      </w:del>
      <w:del w:id="29560" w:author="PR Preview" w:date="2026-01-01T00:00:00Z">
        <w:r>
          <w:delText xml:space="preserve">the</w:delText>
        </w:r>
      </w:del>
      <w:del w:id="29561" w:author="PR Preview" w:date="2026-01-01T00:00:00Z">
        <w:r>
          <w:delText xml:space="preserve"> </w:delText>
        </w:r>
      </w:del>
      <w:del w:id="29562" w:author="PR Preview" w:date="2026-01-01T00:00:00Z">
        <w:r>
          <w:rPr>
            <w:i/>
            <w:iCs/>
          </w:rPr>
          <w:delText xml:space="preserve">adjoint</w:delText>
        </w:r>
      </w:del>
      <w:del w:id="29563" w:author="PR Preview" w:date="2026-01-01T00:00:00Z">
        <w:r>
          <w:delText xml:space="preserve"> </w:delText>
        </w:r>
      </w:del>
      <w:del w:id="29564" w:author="PR Preview" w:date="2026-01-01T00:00:00Z">
        <w:r>
          <w:delText xml:space="preserve">of a linear map</w:delText>
        </w:r>
      </w:del>
      <w:del w:id="29565" w:author="PR Preview" w:date="2026-01-01T00:00:00Z">
        <w:r>
          <w:delText xml:space="preserve"> </w:delText>
        </w:r>
      </w:del>
      <m:oMath>
        <m:r>
          <m:t>T</m:t>
        </m:r>
        <m:r>
          <m:rPr>
            <m:sty m:val="p"/>
          </m:rPr>
          <m:t>:</m:t>
        </m:r>
        <m:r>
          <m:t>V</m:t>
        </m:r>
        <m:r>
          <m:rPr>
            <m:sty m:val="p"/>
          </m:rPr>
          <m:t>→</m:t>
        </m:r>
        <m:r>
          <m:t>W</m:t>
        </m:r>
      </m:oMath>
      <w:del w:id="29566" w:author="PR Preview" w:date="2026-01-01T00:00:00Z">
        <w:r>
          <w:delText xml:space="preserve"> </w:delText>
        </w:r>
      </w:del>
      <w:del w:id="29567" w:author="PR Preview" w:date="2026-01-01T00:00:00Z">
        <w:r>
          <w:delText xml:space="preserve">between inner product spaces is defined as the unique operator</w:delText>
        </w:r>
      </w:del>
      <w:del w:id="29568" w:author="PR Preview" w:date="2026-01-01T00:00:00Z">
        <w:r>
          <w:delText xml:space="preserve"> </w:delText>
        </w:r>
      </w:del>
      <m:oMath>
        <m:sSup>
          <m:e>
            <m:r>
              <m:t>T</m:t>
            </m:r>
          </m:e>
          <m:sup>
            <m:r>
              <m:rPr>
                <m:sty m:val="p"/>
              </m:rPr>
              <m:t>*</m:t>
            </m:r>
          </m:sup>
        </m:sSup>
        <m:r>
          <m:rPr>
            <m:sty m:val="p"/>
          </m:rPr>
          <m:t>:</m:t>
        </m:r>
        <m:r>
          <m:t>W</m:t>
        </m:r>
        <m:r>
          <m:rPr>
            <m:sty m:val="p"/>
          </m:rPr>
          <m:t>→</m:t>
        </m:r>
        <m:r>
          <m:t>V</m:t>
        </m:r>
      </m:oMath>
      <w:del w:id="29569" w:author="PR Preview" w:date="2026-01-01T00:00:00Z">
        <w:r>
          <w:delText xml:space="preserve"> </w:delText>
        </w:r>
      </w:del>
      <w:del w:id="29570" w:author="PR Preview" w:date="2026-01-01T00:00:00Z">
        <w:r>
          <w:delText xml:space="preserve">satisfying</w:delText>
        </w:r>
      </w:del>
      <w:del w:id="29571" w:author="PR Preview" w:date="2026-01-01T00:00:00Z">
        <w:r>
          <w:delText xml:space="preserve"> </w:delText>
        </w:r>
      </w:del>
      <m:oMath>
        <m:r>
          <m:t>​</m:t>
        </m:r>
        <m:d>
          <m:dPr>
            <m:begChr m:val="⟨"/>
            <m:sepChr m:val=""/>
            <m:endChr m:val="⟩"/>
            <m:grow/>
          </m:dPr>
          <m:e>
            <m:r>
              <m:t>T</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sSup>
              <m:e>
                <m:r>
                  <m:t>T</m:t>
                </m:r>
              </m:e>
              <m:sup>
                <m:r>
                  <m:rPr>
                    <m:sty m:val="p"/>
                  </m:rPr>
                  <m:t>*</m:t>
                </m:r>
              </m:sup>
            </m:sSup>
            <m:limLow>
              <m:e>
                <m:r>
                  <m:t>v</m:t>
                </m:r>
              </m:e>
              <m:lim>
                <m:r>
                  <m:rPr>
                    <m:sty m:val="p"/>
                  </m:rPr>
                  <m:t>∼</m:t>
                </m:r>
              </m:lim>
            </m:limLow>
          </m:e>
        </m:d>
        <m:r>
          <m:t>​</m:t>
        </m:r>
      </m:oMath>
      <w:del w:id="29572" w:author="PR Preview" w:date="2026-01-01T00:00:00Z">
        <w:r>
          <w:delText xml:space="preserve"> </w:delText>
        </w:r>
      </w:del>
      <w:del w:id="29573" w:author="PR Preview" w:date="2026-01-01T00:00:00Z">
        <w:r>
          <w:delText xml:space="preserve">(</w:delText>
        </w:r>
      </w:del>
      <w:del w:id="29574" w:author="PR Preview" w:date="2026-01-01T00:00:00Z">
        <w:r>
          <w:delText xml:space="preserve">Axler (2024, Definition 7.1, p. 226)</w:delText>
        </w:r>
      </w:del>
      <w:del w:id="29575" w:author="PR Preview" w:date="2026-01-01T00:00:00Z">
        <w:r>
          <w:delText xml:space="preserve">).</w:delText>
        </w:r>
      </w:del>
      <w:del w:id="29576" w:author="PR Preview" w:date="2026-01-01T00:00:00Z">
        <w:r>
          <w:delText xml:space="preserve"> </w:delText>
        </w:r>
      </w:del>
      <w:del w:id="29577" w:author="PR Preview" w:date="2026-01-01T00:00:00Z">
        <w:r>
          <w:delText xml:space="preserve">When</w:delText>
        </w:r>
      </w:del>
      <w:del w:id="29578" w:author="PR Preview" w:date="2026-01-01T00:00:00Z">
        <w:r>
          <w:delText xml:space="preserve"> </w:delText>
        </w:r>
      </w:del>
      <m:oMath>
        <m:r>
          <m:t>V</m:t>
        </m:r>
      </m:oMath>
      <w:del w:id="29579" w:author="PR Preview" w:date="2026-01-01T00:00:00Z">
        <w:r>
          <w:delText xml:space="preserve"> </w:delText>
        </w:r>
      </w:del>
      <w:del w:id="29580" w:author="PR Preview" w:date="2026-01-01T00:00:00Z">
        <w:r>
          <w:delText xml:space="preserve">and</w:delText>
        </w:r>
      </w:del>
      <w:del w:id="29581" w:author="PR Preview" w:date="2026-01-01T00:00:00Z">
        <w:r>
          <w:delText xml:space="preserve"> </w:delText>
        </w:r>
      </w:del>
      <m:oMath>
        <m:r>
          <m:t>W</m:t>
        </m:r>
      </m:oMath>
      <w:del w:id="29582" w:author="PR Preview" w:date="2026-01-01T00:00:00Z">
        <w:r>
          <w:delText xml:space="preserve"> </w:delText>
        </w:r>
      </w:del>
      <w:del w:id="29583" w:author="PR Preview" w:date="2026-01-01T00:00:00Z">
        <w:r>
          <w:delText xml:space="preserve">are finite-dimensional spaces equipped with their standard orthonormal bases,</w:delText>
        </w:r>
      </w:del>
      <w:del w:id="29584" w:author="PR Preview" w:date="2026-01-01T00:00:00Z">
        <w:r>
          <w:delText xml:space="preserve"> </w:delText>
        </w:r>
      </w:del>
      <w:del w:id="29585" w:author="PR Preview" w:date="2026-01-01T00:00:00Z">
        <w:r>
          <w:delText xml:space="preserve">the matrix representing the adjoint operator</w:delText>
        </w:r>
      </w:del>
      <w:del w:id="29586" w:author="PR Preview" w:date="2026-01-01T00:00:00Z">
        <w:r>
          <w:delText xml:space="preserve"> </w:delText>
        </w:r>
      </w:del>
      <m:oMath>
        <m:sSup>
          <m:e>
            <m:r>
              <m:t>T</m:t>
            </m:r>
          </m:e>
          <m:sup>
            <m:r>
              <m:rPr>
                <m:sty m:val="p"/>
              </m:rPr>
              <m:t>*</m:t>
            </m:r>
          </m:sup>
        </m:sSup>
      </m:oMath>
      <w:del w:id="29587" w:author="PR Preview" w:date="2026-01-01T00:00:00Z">
        <w:r>
          <w:delText xml:space="preserve"> </w:delText>
        </w:r>
      </w:del>
      <w:del w:id="29588" w:author="PR Preview" w:date="2026-01-01T00:00:00Z">
        <w:r>
          <w:delText xml:space="preserve">is precisely the Hermitian adjoint matrix</w:delText>
        </w:r>
      </w:del>
      <w:del w:id="29589" w:author="PR Preview" w:date="2026-01-01T00:00:00Z">
        <w:r>
          <w:delText xml:space="preserve"> </w:delText>
        </w:r>
      </w:del>
      <m:oMath>
        <m:sSup>
          <m:e>
            <m:r>
              <m:rPr>
                <m:sty m:val="bi"/>
              </m:rPr>
              <m:t>A</m:t>
            </m:r>
          </m:e>
          <m:sup>
            <m:r>
              <m:rPr>
                <m:scr m:val="sans-serif"/>
                <m:sty m:val="p"/>
              </m:rPr>
              <m:t>H</m:t>
            </m:r>
          </m:sup>
        </m:sSup>
      </m:oMath>
      <w:del w:id="29590" w:author="PR Preview" w:date="2026-01-01T00:00:00Z">
        <w:r>
          <w:delText xml:space="preserve"> </w:delText>
        </w:r>
      </w:del>
      <w:del w:id="29591" w:author="PR Preview" w:date="2026-01-01T00:00:00Z">
        <w:r>
          <w:delText xml:space="preserve">(</w:delText>
        </w:r>
      </w:del>
      <w:del w:id="29592" w:author="PR Preview" w:date="2026-01-01T00:00:00Z">
        <w:r>
          <w:delText xml:space="preserve">Axler (2024, Proposition 7.9, p. 231)</w:delText>
        </w:r>
      </w:del>
      <w:del w:id="29593" w:author="PR Preview" w:date="2026-01-01T00:00:00Z">
        <w:r>
          <w:delText xml:space="preserve">).</w:delText>
        </w:r>
      </w:del>
    </w:p>
    <w:p>
      <w:pPr>
        <w:pStyle w:val="BodyText"/>
      </w:pPr>
      <w:del w:id="29594" w:author="PR Preview" w:date="2026-01-01T00:00:00Z">
        <w:r>
          <w:rPr>
            <w:b/>
            <w:bCs/>
          </w:rPr>
          <w:delText xml:space="preserve">Theorem 124 (</w:delText>
        </w:r>
      </w:del>
      <m:oMath>
        <m:sSup>
          <m:e>
            <m:limLow>
              <m:e>
                <m:r>
                  <m:t>z</m:t>
                </m:r>
              </m:e>
              <m:lim>
                <m:r>
                  <m:rPr>
                    <m:sty m:val="p"/>
                  </m:rPr>
                  <m:t>∼</m:t>
                </m:r>
              </m:lim>
            </m:limLow>
          </m:e>
          <m:sup>
            <m:r>
              <m:rPr>
                <m:scr m:val="sans-serif"/>
                <m:sty m:val="p"/>
              </m:rPr>
              <m:t>H</m:t>
            </m:r>
          </m:sup>
        </m:sSup>
        <m:limLow>
          <m:e>
            <m:r>
              <m:t>z</m:t>
            </m:r>
          </m:e>
          <m:lim>
            <m:r>
              <m:rPr>
                <m:sty m:val="p"/>
              </m:rPr>
              <m:t>∼</m:t>
            </m:r>
          </m:lim>
        </m:limLow>
      </m:oMath>
      <w:del w:id="29595" w:author="PR Preview" w:date="2026-01-01T00:00:00Z">
        <w:r>
          <w:rPr>
            <w:b/>
            <w:bCs/>
          </w:rPr>
          <w:delText xml:space="preserve"> </w:delText>
        </w:r>
      </w:del>
      <w:del w:id="29596" w:author="PR Preview" w:date="2026-01-01T00:00:00Z">
        <w:r>
          <w:rPr>
            <w:b/>
            <w:bCs/>
          </w:rPr>
          <w:delText xml:space="preserve">is a sum of squared absolute values)</w:delText>
        </w:r>
      </w:del>
      <w:del w:id="29597" w:author="PR Preview" w:date="2026-01-01T00:00:00Z">
        <w:r>
          <w:delText xml:space="preserve"> </w:delText>
        </w:r>
      </w:del>
      <w:del w:id="29598" w:author="PR Preview" w:date="2026-01-01T00:00:00Z">
        <w:r>
          <w:delText xml:space="preserve">For every</w:delText>
        </w:r>
      </w:del>
      <w:del w:id="29599" w:author="PR Preview" w:date="2026-01-01T00:00:00Z">
        <w:r>
          <w:delText xml:space="preserve"> </w:delText>
        </w:r>
      </w:del>
      <m:oMath>
        <m:limLow>
          <m:e>
            <m:r>
              <m:t>z</m:t>
            </m:r>
          </m:e>
          <m:lim>
            <m:r>
              <m:rPr>
                <m:sty m:val="p"/>
              </m:rPr>
              <m:t>∼</m:t>
            </m:r>
          </m:lim>
        </m:limLow>
        <m:r>
          <m:rPr>
            <m:sty m:val="p"/>
          </m:rPr>
          <m:t>∈</m:t>
        </m:r>
        <m:sSup>
          <m:e>
            <m:r>
              <m:rPr>
                <m:scr m:val="double-struck"/>
                <m:sty m:val="p"/>
              </m:rPr>
              <m:t>C</m:t>
            </m:r>
          </m:e>
          <m:sup>
            <m:r>
              <m:t>p</m:t>
            </m:r>
          </m:sup>
        </m:sSup>
      </m:oMath>
      <w:del w:id="29600" w:author="PR Preview" w:date="2026-01-01T00:00:00Z">
        <w:r>
          <w:delText xml:space="preserve">,</w:delText>
        </w:r>
      </w:del>
    </w:p>
    <w:p>
      <w:pPr>
        <w:pStyle w:val="BodyText"/>
      </w:pPr>
      <m:oMathPara>
        <m:oMathParaPr>
          <m:jc m:val="center"/>
        </m:oMathParaPr>
        <m:oMath>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p</m:t>
              </m:r>
            </m:lim>
          </m:limLow>
          <m:r>
            <m:t> </m:t>
          </m:r>
          <m:limLow>
            <m:e>
              <m:limLow>
                <m:e>
                  <m:limLow>
                    <m:e>
                      <m:r>
                        <m:t>z</m:t>
                      </m:r>
                    </m:e>
                    <m:lim>
                      <m:r>
                        <m:rPr>
                          <m:sty m:val="p"/>
                        </m:rPr>
                        <m:t>∼</m:t>
                      </m:r>
                    </m:lim>
                  </m:limLow>
                </m:e>
                <m:lim>
                  <m:r>
                    <m:rPr>
                      <m:sty m:val="p"/>
                    </m:rPr>
                    <m:t>⏟</m:t>
                  </m:r>
                </m:lim>
              </m:limLow>
            </m:e>
            <m:lim>
              <m:r>
                <m:t>p</m:t>
              </m:r>
              <m:r>
                <m:rPr>
                  <m:sty m:val="p"/>
                </m:rPr>
                <m:t>×</m:t>
              </m:r>
              <m:r>
                <m:t>1</m:t>
              </m:r>
            </m:lim>
          </m:limLow>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rPr>
              <m:sty m:val="p"/>
            </m:rPr>
            <m:t>,</m:t>
          </m:r>
        </m:oMath>
      </m:oMathPara>
    </w:p>
    <w:p>
      <w:pPr>
        <w:pStyle w:val="FirstParagraph"/>
      </w:pPr>
      <w:del w:id="29601" w:author="PR Preview" w:date="2026-01-01T00:00:00Z">
        <w:r>
          <w:delText xml:space="preserve">which is a nonnegative real number,</w:delText>
        </w:r>
      </w:del>
      <w:del w:id="29602" w:author="PR Preview" w:date="2026-01-01T00:00:00Z">
        <w:r>
          <w:delText xml:space="preserve"> </w:delText>
        </w:r>
      </w:del>
      <w:del w:id="29603" w:author="PR Preview" w:date="2026-01-01T00:00:00Z">
        <w:r>
          <w:delText xml:space="preserve">and is</w:delText>
        </w:r>
      </w:del>
      <w:del w:id="29604" w:author="PR Preview" w:date="2026-01-01T00:00:00Z">
        <w:r>
          <w:delText xml:space="preserve"> </w:delText>
        </w:r>
      </w:del>
      <m:oMath>
        <m:r>
          <m:t>0</m:t>
        </m:r>
      </m:oMath>
      <w:del w:id="29605" w:author="PR Preview" w:date="2026-01-01T00:00:00Z">
        <w:r>
          <w:delText xml:space="preserve"> </w:delText>
        </w:r>
      </w:del>
      <w:del w:id="29606" w:author="PR Preview" w:date="2026-01-01T00:00:00Z">
        <w:r>
          <w:delText xml:space="preserve">only when</w:delText>
        </w:r>
      </w:del>
      <w:del w:id="29607" w:author="PR Preview" w:date="2026-01-01T00:00:00Z">
        <w:r>
          <w:delText xml:space="preserve"> </w:delText>
        </w:r>
      </w:del>
      <m:oMath>
        <m:limLow>
          <m:e>
            <m:r>
              <m:t>z</m:t>
            </m:r>
          </m:e>
          <m:lim>
            <m:r>
              <m:rPr>
                <m:sty m:val="p"/>
              </m:rPr>
              <m:t>∼</m:t>
            </m:r>
          </m:lim>
        </m:limLow>
        <m:r>
          <m:rPr>
            <m:sty m:val="p"/>
          </m:rPr>
          <m:t>=</m:t>
        </m:r>
        <m:sSub>
          <m:e>
            <m:limLow>
              <m:e>
                <m:r>
                  <m:t>0</m:t>
                </m:r>
              </m:e>
              <m:lim>
                <m:r>
                  <m:rPr>
                    <m:sty m:val="p"/>
                  </m:rPr>
                  <m:t>∼</m:t>
                </m:r>
              </m:lim>
            </m:limLow>
          </m:e>
          <m:sub>
            <m:r>
              <m:t>p</m:t>
            </m:r>
            <m:r>
              <m:rPr>
                <m:sty m:val="p"/>
              </m:rPr>
              <m:t>×</m:t>
            </m:r>
            <m:r>
              <m:t>1</m:t>
            </m:r>
          </m:sub>
        </m:sSub>
      </m:oMath>
      <w:del w:id="29608" w:author="PR Preview" w:date="2026-01-01T00:00:00Z">
        <w:r>
          <w:delText xml:space="preserve">.</w:delText>
        </w:r>
      </w:del>
    </w:p>
    <w:p>
      <w:pPr>
        <w:pStyle w:val="BodyText"/>
      </w:pPr>
      <w:ins w:id="29609" w:author="PR Preview" w:date="2026-01-01T00:00:00Z">
        <w:r>
          <w:t xml:space="preserve">$$
    \begin{aligned}
    \mathopen{}\left\langle \mathbf{A}\mathord{\smash[b]{\underset{\raise.3ex\hbox{$\scriptstyle\sim$}}{u}}\vphantom{u}}, \mathord{\smash[b]{\underset{\raise.3ex\hbox{$\scriptstyle\sim$}}{v}}\vphantom{v}}\right\rangle\mathclose{}
    &amp;= (\mathbf{A}\mathord{\smash[b]{\underset{\raise.3ex\hbox{$\scriptstyle\sim$}}{u}}\vphantom{u}})^{\mathsf{H}}\mathord{\smash[b]{\underset{\raise.3ex\hbox{$\scriptstyle\sim$}}{v}}\vphantom{v}}
    &amp;&amp; \text{(definition of standard inner product)}
    \\
    &amp;= (\mathord{\smash[b]{\underset{\raise.3ex\hbox{$\scriptstyle\sim$}}{u}}\vphantom{u}}^{\mathsf{H}}\mathbf{A}^{\mathsf{H}})\mathord{\smash[b]{\underset{\raise.3ex\hbox{$\scriptstyle\sim$}}{v}}\vphantom{v}}
    &amp;&amp; \text{(}\text{Theorem~122}\text{, reversal of products)}
    \\
    &amp;= \mathord{\smash[b]{\underset{\raise.3ex\hbox{$\scriptstyle\sim$}}{u}}\vphantom{u}}^{\mathsf{H}}(\mathbf{A}^{\mathsf{H}}\mathord{\smash[b]{\underset{\raise.3ex\hbox{$\scriptstyle\sim$}}{v}}\vphantom{v}})
    &amp;&amp; \text{(associativity of matrix multiplication)}
    \\
    &amp;= \mathopen{}\left\langle \mathord{\smash[b]{\underset{\raise.3ex\hbox{$\scriptstyle\sim$}}{u}}\vphantom{u}}, \mathbf{A}^{\mathsf{H}}\mathord{\smash[b]{\underset{\raise.3ex\hbox{$\scriptstyle\sim$}}{v}}\vphantom{v}}\right\rangle\mathclose{}
    &amp;&amp; \text{(definition of standard inner product)}.
    \end{aligned}
    $$</w:t>
        </w:r>
      </w:ins>
    </w:p>
    <w:bookmarkStart w:id="679" w:name="rem-adjoint-name"/>
    <w:p>
      <w:pPr>
        <w:pStyle w:val="FirstParagraph"/>
      </w:pPr>
      <w:ins w:id="29610" w:author="PR Preview" w:date="2026-01-01T00:00:00Z">
        <w:r>
          <w:rPr>
            <w:i/>
            <w:iCs/>
          </w:rPr>
          <w:t xml:space="preserve">Remark 52</w:t>
        </w:r>
      </w:ins>
      <w:ins w:id="29611" w:author="PR Preview" w:date="2026-01-01T00:00:00Z">
        <w:r>
          <w:t xml:space="preserve"> (Where the name</w:t>
        </w:r>
      </w:ins>
      <w:ins w:id="29612" w:author="PR Preview" w:date="2026-01-01T00:00:00Z">
        <w:r>
          <w:t xml:space="preserve"> </w:t>
        </w:r>
      </w:ins>
      <w:ins w:id="29613" w:author="PR Preview" w:date="2026-01-01T00:00:00Z">
        <w:r>
          <w:t xml:space="preserve">“adjoint”</w:t>
        </w:r>
      </w:ins>
      <w:ins w:id="29614" w:author="PR Preview" w:date="2026-01-01T00:00:00Z">
        <w:r>
          <w:t xml:space="preserve"> </w:t>
        </w:r>
      </w:ins>
      <w:ins w:id="29615" w:author="PR Preview" w:date="2026-01-01T00:00:00Z">
        <w:r>
          <w:t xml:space="preserve">comes from). </w:t>
        </w:r>
      </w:ins>
      <w:ins w:id="29616" w:author="PR Preview" w:date="2026-01-01T00:00:00Z">
        <w:r>
          <w:t xml:space="preserve">This identity is the origin of the name</w:t>
        </w:r>
      </w:ins>
      <w:ins w:id="29617" w:author="PR Preview" w:date="2026-01-01T00:00:00Z">
        <w:r>
          <w:t xml:space="preserve"> </w:t>
        </w:r>
      </w:ins>
      <w:ins w:id="29618" w:author="PR Preview" w:date="2026-01-01T00:00:00Z">
        <w:r>
          <w:rPr>
            <w:b/>
            <w:bCs/>
          </w:rPr>
          <w:t xml:space="preserve">adjoint</w:t>
        </w:r>
      </w:ins>
      <w:ins w:id="29619" w:author="PR Preview" w:date="2026-01-01T00:00:00Z">
        <w:r>
          <w:t xml:space="preserve">:</w:t>
        </w:r>
      </w:ins>
      <w:ins w:id="29620" w:author="PR Preview" w:date="2026-01-01T00:00:00Z">
        <w:r>
          <w:t xml:space="preserve"> </w:t>
        </w:r>
      </w:ins>
      <w:ins w:id="29621" w:author="PR Preview" w:date="2026-01-01T00:00:00Z">
        <w:r>
          <w:t xml:space="preserve">in functional analysis and operator theory,</w:t>
        </w:r>
      </w:ins>
      <w:ins w:id="29622" w:author="PR Preview" w:date="2026-01-01T00:00:00Z">
        <w:r>
          <w:t xml:space="preserve"> </w:t>
        </w:r>
      </w:ins>
      <w:ins w:id="29623" w:author="PR Preview" w:date="2026-01-01T00:00:00Z">
        <w:r>
          <w:t xml:space="preserve">the</w:t>
        </w:r>
      </w:ins>
      <w:ins w:id="29624" w:author="PR Preview" w:date="2026-01-01T00:00:00Z">
        <w:r>
          <w:t xml:space="preserve"> </w:t>
        </w:r>
      </w:ins>
      <w:ins w:id="29625" w:author="PR Preview" w:date="2026-01-01T00:00:00Z">
        <w:r>
          <w:rPr>
            <w:i/>
            <w:iCs/>
          </w:rPr>
          <w:t xml:space="preserve">adjoint</w:t>
        </w:r>
      </w:ins>
      <w:ins w:id="29626" w:author="PR Preview" w:date="2026-01-01T00:00:00Z">
        <w:r>
          <w:t xml:space="preserve"> </w:t>
        </w:r>
      </w:ins>
      <w:ins w:id="29627" w:author="PR Preview" w:date="2026-01-01T00:00:00Z">
        <w:r>
          <w:t xml:space="preserve">of a linear map</w:t>
        </w:r>
      </w:ins>
      <w:ins w:id="29628" w:author="PR Preview" w:date="2026-01-01T00:00:00Z">
        <w:r>
          <w:t xml:space="preserve"> </w:t>
        </w:r>
      </w:ins>
      <m:oMath>
        <m:r>
          <m:t>T</m:t>
        </m:r>
        <m:r>
          <m:rPr>
            <m:sty m:val="p"/>
          </m:rPr>
          <m:t>:</m:t>
        </m:r>
        <m:r>
          <m:t>V</m:t>
        </m:r>
        <m:r>
          <m:rPr>
            <m:sty m:val="p"/>
          </m:rPr>
          <m:t>→</m:t>
        </m:r>
        <m:r>
          <m:t>W</m:t>
        </m:r>
      </m:oMath>
      <w:ins w:id="29629" w:author="PR Preview" w:date="2026-01-01T00:00:00Z">
        <w:r>
          <w:t xml:space="preserve"> </w:t>
        </w:r>
      </w:ins>
      <w:ins w:id="29630" w:author="PR Preview" w:date="2026-01-01T00:00:00Z">
        <w:r>
          <w:t xml:space="preserve">between inner product spaces is defined as the unique operator</w:t>
        </w:r>
      </w:ins>
      <w:ins w:id="29631" w:author="PR Preview" w:date="2026-01-01T00:00:00Z">
        <w:r>
          <w:t xml:space="preserve"> </w:t>
        </w:r>
      </w:ins>
      <m:oMath>
        <m:sSup>
          <m:e>
            <m:r>
              <m:t>T</m:t>
            </m:r>
          </m:e>
          <m:sup>
            <m:r>
              <m:rPr>
                <m:sty m:val="p"/>
              </m:rPr>
              <m:t>*</m:t>
            </m:r>
          </m:sup>
        </m:sSup>
        <m:r>
          <m:rPr>
            <m:sty m:val="p"/>
          </m:rPr>
          <m:t>:</m:t>
        </m:r>
        <m:r>
          <m:t>W</m:t>
        </m:r>
        <m:r>
          <m:rPr>
            <m:sty m:val="p"/>
          </m:rPr>
          <m:t>→</m:t>
        </m:r>
        <m:r>
          <m:t>V</m:t>
        </m:r>
      </m:oMath>
      <w:ins w:id="29632" w:author="PR Preview" w:date="2026-01-01T00:00:00Z">
        <w:r>
          <w:t xml:space="preserve"> </w:t>
        </w:r>
      </w:ins>
      <w:ins w:id="29633" w:author="PR Preview" w:date="2026-01-01T00:00:00Z">
        <w:r>
          <w:t xml:space="preserve">satisfying</w:t>
        </w:r>
      </w:ins>
      <w:ins w:id="29634" w:author="PR Preview" w:date="2026-01-01T00:00:00Z">
        <w:r>
          <w:t xml:space="preserve"> </w:t>
        </w:r>
      </w:ins>
      <w:ins w:id="29635" w:author="PR Preview" w:date="2026-01-01T00:00:00Z">
        <w:r>
          <w:t xml:space="preserve">$\mathopen{}\left\langle T\mathord{\smash[b]{\underset{\raise.3ex\hbox{$\scriptstyle\sim$}}{u}}\vphantom{u}}, \mathord{\smash[b]{\underset{\raise.3ex\hbox{$\scriptstyle\sim$}}{v}}\vphantom{v}}\right\rangle\mathclose{} = \mathopen{}\left\langle \mathord{\smash[b]{\underset{\raise.3ex\hbox{$\scriptstyle\sim$}}{u}}\vphantom{u}}, T^*\mathord{\smash[b]{\underset{\raise.3ex\hbox{$\scriptstyle\sim$}}{v}}\vphantom{v}}\right\rangle\mathclose{}$</w:t>
        </w:r>
      </w:ins>
      <w:ins w:id="29636" w:author="PR Preview" w:date="2026-01-01T00:00:00Z">
        <w:r>
          <w:t xml:space="preserve"> </w:t>
        </w:r>
      </w:ins>
      <w:ins w:id="29637" w:author="PR Preview" w:date="2026-01-01T00:00:00Z">
        <w:r>
          <w:t xml:space="preserve">(</w:t>
        </w:r>
      </w:ins>
      <w:ins w:id="29638" w:author="PR Preview" w:date="2026-01-01T00:00:00Z">
        <w:r>
          <w:t xml:space="preserve">Axler (2024, Definition 7.1, p. 226)</w:t>
        </w:r>
      </w:ins>
      <w:ins w:id="29639" w:author="PR Preview" w:date="2026-01-01T00:00:00Z">
        <w:r>
          <w:t xml:space="preserve">).</w:t>
        </w:r>
      </w:ins>
      <w:ins w:id="29640" w:author="PR Preview" w:date="2026-01-01T00:00:00Z">
        <w:r>
          <w:t xml:space="preserve"> </w:t>
        </w:r>
      </w:ins>
      <w:ins w:id="29641" w:author="PR Preview" w:date="2026-01-01T00:00:00Z">
        <w:r>
          <w:t xml:space="preserve">When</w:t>
        </w:r>
      </w:ins>
      <w:ins w:id="29642" w:author="PR Preview" w:date="2026-01-01T00:00:00Z">
        <w:r>
          <w:t xml:space="preserve"> </w:t>
        </w:r>
      </w:ins>
      <m:oMath>
        <m:r>
          <m:t>V</m:t>
        </m:r>
      </m:oMath>
      <w:ins w:id="29643" w:author="PR Preview" w:date="2026-01-01T00:00:00Z">
        <w:r>
          <w:t xml:space="preserve"> </w:t>
        </w:r>
      </w:ins>
      <w:ins w:id="29644" w:author="PR Preview" w:date="2026-01-01T00:00:00Z">
        <w:r>
          <w:t xml:space="preserve">and</w:t>
        </w:r>
      </w:ins>
      <w:ins w:id="29645" w:author="PR Preview" w:date="2026-01-01T00:00:00Z">
        <w:r>
          <w:t xml:space="preserve"> </w:t>
        </w:r>
      </w:ins>
      <m:oMath>
        <m:r>
          <m:t>W</m:t>
        </m:r>
      </m:oMath>
      <w:ins w:id="29646" w:author="PR Preview" w:date="2026-01-01T00:00:00Z">
        <w:r>
          <w:t xml:space="preserve"> </w:t>
        </w:r>
      </w:ins>
      <w:ins w:id="29647" w:author="PR Preview" w:date="2026-01-01T00:00:00Z">
        <w:r>
          <w:t xml:space="preserve">are finite-dimensional spaces equipped with their standard orthonormal bases,</w:t>
        </w:r>
      </w:ins>
      <w:ins w:id="29648" w:author="PR Preview" w:date="2026-01-01T00:00:00Z">
        <w:r>
          <w:t xml:space="preserve"> </w:t>
        </w:r>
      </w:ins>
      <w:ins w:id="29649" w:author="PR Preview" w:date="2026-01-01T00:00:00Z">
        <w:r>
          <w:t xml:space="preserve">the matrix representing the adjoint operator</w:t>
        </w:r>
      </w:ins>
      <w:ins w:id="29650" w:author="PR Preview" w:date="2026-01-01T00:00:00Z">
        <w:r>
          <w:t xml:space="preserve"> </w:t>
        </w:r>
      </w:ins>
      <m:oMath>
        <m:sSup>
          <m:e>
            <m:r>
              <m:t>T</m:t>
            </m:r>
          </m:e>
          <m:sup>
            <m:r>
              <m:rPr>
                <m:sty m:val="p"/>
              </m:rPr>
              <m:t>*</m:t>
            </m:r>
          </m:sup>
        </m:sSup>
      </m:oMath>
      <w:ins w:id="29651" w:author="PR Preview" w:date="2026-01-01T00:00:00Z">
        <w:r>
          <w:t xml:space="preserve"> </w:t>
        </w:r>
      </w:ins>
      <w:ins w:id="29652" w:author="PR Preview" w:date="2026-01-01T00:00:00Z">
        <w:r>
          <w:t xml:space="preserve">is precisely the Hermitian adjoint matrix</w:t>
        </w:r>
      </w:ins>
      <w:ins w:id="29653" w:author="PR Preview" w:date="2026-01-01T00:00:00Z">
        <w:r>
          <w:t xml:space="preserve"> </w:t>
        </w:r>
      </w:ins>
      <m:oMath>
        <m:sSup>
          <m:e>
            <m:r>
              <m:rPr>
                <m:sty m:val="bi"/>
              </m:rPr>
              <m:t>A</m:t>
            </m:r>
          </m:e>
          <m:sup>
            <m:r>
              <m:rPr>
                <m:scr m:val="sans-serif"/>
                <m:sty m:val="p"/>
              </m:rPr>
              <m:t>H</m:t>
            </m:r>
          </m:sup>
        </m:sSup>
      </m:oMath>
      <w:ins w:id="29654" w:author="PR Preview" w:date="2026-01-01T00:00:00Z">
        <w:r>
          <w:t xml:space="preserve"> </w:t>
        </w:r>
      </w:ins>
      <w:ins w:id="29655" w:author="PR Preview" w:date="2026-01-01T00:00:00Z">
        <w:r>
          <w:t xml:space="preserve">(</w:t>
        </w:r>
      </w:ins>
      <w:ins w:id="29656" w:author="PR Preview" w:date="2026-01-01T00:00:00Z">
        <w:r>
          <w:t xml:space="preserve">Axler (2024, Proposition 7.9, p. 231)</w:t>
        </w:r>
      </w:ins>
      <w:ins w:id="29657" w:author="PR Preview" w:date="2026-01-01T00:00:00Z">
        <w:r>
          <w:t xml:space="preserve">).</w:t>
        </w:r>
      </w:ins>
    </w:p>
    <w:bookmarkEnd w:id="679"/>
    <w:bookmarkStart w:id="680" w:name="thm-zhz-sum-squares"/>
    <w:p>
      <w:pPr>
        <w:pStyle w:val="BodyText"/>
      </w:pPr>
      <w:ins w:id="29658" w:author="PR Preview" w:date="2026-01-01T00:00:00Z">
        <w:r>
          <w:rPr>
            <w:b/>
            <w:bCs/>
          </w:rPr>
          <w:t xml:space="preserve">Theorem 124 (</w:t>
        </w:r>
      </w:ins>
      <w:ins w:id="29659" w:author="PR Preview" w:date="2026-01-01T00:00:00Z">
        <w:r>
          <w:rPr>
            <w:b/>
            <w:bCs/>
          </w:rPr>
          <w:t xml:space="preserve">$\mathord{\smash[b]{\underset{\raise.3ex\hbox{$\scriptstyle\sim$}}{z}}\vphantom{z}}^{\mathsf{H}}\mathord{\smash[b]{\underset{\raise.3ex\hbox{$\scriptstyle\sim$}}{z}}\vphantom{z}}$</w:t>
        </w:r>
      </w:ins>
      <w:ins w:id="29660" w:author="PR Preview" w:date="2026-01-01T00:00:00Z">
        <w:r>
          <w:rPr>
            <w:b/>
            <w:bCs/>
          </w:rPr>
          <w:t xml:space="preserve"> </w:t>
        </w:r>
      </w:ins>
      <w:ins w:id="29661" w:author="PR Preview" w:date="2026-01-01T00:00:00Z">
        <w:r>
          <w:rPr>
            <w:b/>
            <w:bCs/>
          </w:rPr>
          <w:t xml:space="preserve">is a sum of squared absolute values)</w:t>
        </w:r>
      </w:ins>
      <w:ins w:id="29662" w:author="PR Preview" w:date="2026-01-01T00:00:00Z">
        <w:r>
          <w:t xml:space="preserve"> </w:t>
        </w:r>
      </w:ins>
      <w:ins w:id="29663" w:author="PR Preview" w:date="2026-01-01T00:00:00Z">
        <w:r>
          <w:t xml:space="preserve">For every</w:t>
        </w:r>
      </w:ins>
      <w:ins w:id="29664" w:author="PR Preview" w:date="2026-01-01T00:00:00Z">
        <w:r>
          <w:t xml:space="preserve"> </w:t>
        </w:r>
      </w:ins>
      <w:ins w:id="29665" w:author="PR Preview" w:date="2026-01-01T00:00:00Z">
        <w:r>
          <w:t xml:space="preserve">$\mathord{\smash[b]{\underset{\raise.3ex\hbox{$\scriptstyle\sim$}}{z}}\vphantom{z}} \in \mathbb{C}^p$</w:t>
        </w:r>
      </w:ins>
      <w:ins w:id="29666" w:author="PR Preview" w:date="2026-01-01T00:00:00Z">
        <w:r>
          <w:t xml:space="preserve">,</w:t>
        </w:r>
      </w:ins>
    </w:p>
    <w:p>
      <w:pPr>
        <w:pStyle w:val="BodyText"/>
      </w:pPr>
      <w:ins w:id="29667" w:author="PR Preview" w:date="2026-01-01T00:00:00Z">
        <w:r>
          <w:t xml:space="preserve">$$\underbrace{\mathord{\smash[b]{\underset{\raise.3ex\hbox{$\scriptstyle\sim$}}{z}}\vphantom{z}}^{\mathsf{H}}}_{1 \times p}\,\underbrace{\mathord{\smash[b]{\underset{\raise.3ex\hbox{$\scriptstyle\sim$}}{z}}\vphantom{z}}}_{p \times 1} = \sum_{j=1}^p\mathopen{}\left|z_j\right|\mathclose{}^2,$$</w:t>
        </w:r>
      </w:ins>
    </w:p>
    <w:p>
      <w:pPr>
        <w:pStyle w:val="FirstParagraph"/>
      </w:pPr>
      <w:ins w:id="29668" w:author="PR Preview" w:date="2026-01-01T00:00:00Z">
        <w:r>
          <w:t xml:space="preserve">which is a nonnegative real number,</w:t>
        </w:r>
      </w:ins>
      <w:ins w:id="29669" w:author="PR Preview" w:date="2026-01-01T00:00:00Z">
        <w:r>
          <w:t xml:space="preserve"> </w:t>
        </w:r>
      </w:ins>
      <w:ins w:id="29670" w:author="PR Preview" w:date="2026-01-01T00:00:00Z">
        <w:r>
          <w:t xml:space="preserve">and is</w:t>
        </w:r>
      </w:ins>
      <w:ins w:id="29671" w:author="PR Preview" w:date="2026-01-01T00:00:00Z">
        <w:r>
          <w:t xml:space="preserve"> </w:t>
        </w:r>
      </w:ins>
      <m:oMath>
        <m:r>
          <m:t>0</m:t>
        </m:r>
      </m:oMath>
      <w:ins w:id="29672" w:author="PR Preview" w:date="2026-01-01T00:00:00Z">
        <w:r>
          <w:t xml:space="preserve"> </w:t>
        </w:r>
      </w:ins>
      <w:ins w:id="29673" w:author="PR Preview" w:date="2026-01-01T00:00:00Z">
        <w:r>
          <w:t xml:space="preserve">only when</w:t>
        </w:r>
      </w:ins>
      <w:ins w:id="29674" w:author="PR Preview" w:date="2026-01-01T00:00:00Z">
        <w:r>
          <w:t xml:space="preserve"> </w:t>
        </w:r>
      </w:ins>
      <w:ins w:id="29675" w:author="PR Preview" w:date="2026-01-01T00:00:00Z">
        <w:r>
          <w:t xml:space="preserve">$\mathord{\smash[b]{\underset{\raise.3ex\hbox{$\scriptstyle\sim$}}{z}}\vphantom{z}} = \mathord{\smash[b]{\underset{\raise.3ex\hbox{$\scriptstyle\sim$}}{0}}\vphantom{0}}_{p \times 1}$</w:t>
        </w:r>
      </w:ins>
      <w:ins w:id="29676" w:author="PR Preview" w:date="2026-01-01T00:00:00Z">
        <w:r>
          <w:t xml:space="preserve">.</w:t>
        </w:r>
      </w:ins>
    </w:p>
    <w:bookmarkEnd w:id="680"/>
    <w:p>
      <w:pPr>
        <w:pStyle w:val="BodyText"/>
      </w:pPr>
      <w:r>
        <w:rPr>
          <w:i/>
          <w:iCs/>
        </w:rPr>
        <w:t xml:space="preserve">Proof</w:t>
      </w:r>
      <w:r>
        <w:t xml:space="preserve">. </w:t>
      </w:r>
      <w:r>
        <w:t xml:space="preserve">The last step uses the</w:t>
      </w:r>
      <w:r>
        <w:t xml:space="preserve"> </w:t>
      </w:r>
      <w:hyperlink r:id="rId681">
        <w:r>
          <w:rPr>
            <w:rStyle w:val="Hyperlink"/>
          </w:rPr>
          <w:t xml:space="preserve">identity for a complex number times its conjugate</w:t>
        </w:r>
      </w:hyperlink>
      <w:r>
        <w:t xml:space="preserve">.</w:t>
      </w:r>
    </w:p>
    <w:p>
      <w:pPr>
        <w:pStyle w:val="BodyText"/>
      </w:pPr>
      <m:oMathPara>
        <m:oMathParaPr>
          <m:jc m:val="center"/>
        </m:oMathParaPr>
        <m:oMath>
          <m:eqArr>
            <m:e>
              <m:sSup>
                <m:e>
                  <m:limLow>
                    <m:e>
                      <m:r>
                        <m:t>z</m:t>
                      </m:r>
                    </m:e>
                    <m:lim>
                      <m:r>
                        <m:rPr>
                          <m:sty m:val="p"/>
                        </m:rPr>
                        <m:t>∼</m:t>
                      </m:r>
                    </m:lim>
                  </m:limLow>
                </m:e>
                <m:sup>
                  <m:r>
                    <m:rPr>
                      <m:scr m:val="sans-serif"/>
                      <m:sty m:val="p"/>
                    </m:rPr>
                    <m:t>H</m:t>
                  </m:r>
                </m:sup>
              </m:sSup>
              <m:limLow>
                <m:e>
                  <m:r>
                    <m:t>z</m:t>
                  </m:r>
                </m:e>
                <m:lim>
                  <m:r>
                    <m:rPr>
                      <m:sty m:val="p"/>
                    </m:rPr>
                    <m:t>∼</m:t>
                  </m:r>
                </m:lim>
              </m:limLow>
              <m:r>
                <m:t>&amp;</m:t>
              </m:r>
              <m:r>
                <m:rPr>
                  <m:sty m:val="p"/>
                </m:rPr>
                <m:t>=</m:t>
              </m:r>
              <m:nary>
                <m:naryPr>
                  <m:chr m:val="∑"/>
                  <m:limLoc m:val="undOvr"/>
                  <m:subHide m:val="off"/>
                  <m:supHide m:val="off"/>
                </m:naryPr>
                <m:sub>
                  <m:r>
                    <m:t>j</m:t>
                  </m:r>
                  <m:r>
                    <m:rPr>
                      <m:sty m:val="p"/>
                    </m:rPr>
                    <m:t>=</m:t>
                  </m:r>
                  <m:r>
                    <m:t>1</m:t>
                  </m:r>
                </m:sub>
                <m:sup>
                  <m:r>
                    <m:t>p</m:t>
                  </m:r>
                </m:sup>
                <m:e>
                  <m:bar>
                    <m:barPr>
                      <m:pos m:val="top"/>
                    </m:barPr>
                    <m:e>
                      <m:sSub>
                        <m:e>
                          <m:r>
                            <m:t>z</m:t>
                          </m:r>
                        </m:e>
                        <m:sub>
                          <m:r>
                            <m:t>j</m:t>
                          </m:r>
                        </m:sub>
                      </m:sSub>
                    </m:e>
                  </m:bar>
                </m:e>
              </m:nary>
              <m:r>
                <m:t> </m:t>
              </m:r>
              <m:sSub>
                <m:e>
                  <m:r>
                    <m:t>z</m:t>
                  </m:r>
                </m:e>
                <m:sub>
                  <m:r>
                    <m:t>j</m:t>
                  </m:r>
                </m:sub>
              </m:sSub>
              <m:r>
                <m:t>&amp;</m:t>
              </m:r>
              <m:r>
                <m:t>&amp;</m:t>
              </m:r>
              <m:r>
                <m:rPr>
                  <m:nor/>
                  <m:sty m:val="p"/>
                </m:rPr>
                <m:t>(</m:t>
              </m:r>
              <m:r>
                <m:rPr>
                  <m:nor/>
                  <m:sty m:val="p"/>
                </m:rPr>
                <m:t>Definition 128</m:t>
              </m:r>
              <m:r>
                <m:rPr>
                  <m:nor/>
                  <m:sty m:val="p"/>
                </m:rPr>
                <m:t>, and the row-times-column product)</m:t>
              </m:r>
            </m:e>
            <m:e>
              <m:r>
                <m:t>&amp;</m:t>
              </m:r>
              <m:r>
                <m:rPr>
                  <m:sty m:val="p"/>
                </m:rPr>
                <m:t>=</m:t>
              </m:r>
              <m:nary>
                <m:naryPr>
                  <m:chr m:val="∑"/>
                  <m:limLoc m:val="undOvr"/>
                  <m:subHide m:val="off"/>
                  <m:supHide m:val="off"/>
                </m:naryPr>
                <m:sub>
                  <m:r>
                    <m:t>j</m:t>
                  </m:r>
                  <m:r>
                    <m:rPr>
                      <m:sty m:val="p"/>
                    </m:rPr>
                    <m:t>=</m:t>
                  </m:r>
                  <m:r>
                    <m:t>1</m:t>
                  </m:r>
                </m:sub>
                <m:sup>
                  <m:r>
                    <m:t>p</m:t>
                  </m:r>
                </m:sup>
                <m:e>
                  <m:sSub>
                    <m:e>
                      <m:r>
                        <m:t>z</m:t>
                      </m:r>
                    </m:e>
                    <m:sub>
                      <m:r>
                        <m:t>j</m:t>
                      </m:r>
                    </m:sub>
                  </m:sSub>
                </m:e>
              </m:nary>
              <m:r>
                <m:t> </m:t>
              </m:r>
              <m:bar>
                <m:barPr>
                  <m:pos m:val="top"/>
                </m:barPr>
                <m:e>
                  <m:sSub>
                    <m:e>
                      <m:r>
                        <m:t>z</m:t>
                      </m:r>
                    </m:e>
                    <m:sub>
                      <m:r>
                        <m:t>j</m:t>
                      </m:r>
                    </m:sub>
                  </m:sSub>
                </m:e>
              </m:bar>
              <m:r>
                <m:t>&amp;</m:t>
              </m:r>
              <m:r>
                <m:t>&amp;</m:t>
              </m:r>
              <m:r>
                <m:rPr>
                  <m:nor/>
                  <m:sty m:val="p"/>
                </m:rPr>
                <m:t>(complex multiplication is commutative)</m:t>
              </m:r>
            </m:e>
            <m:e>
              <m:r>
                <m:t>&amp;</m:t>
              </m:r>
              <m:r>
                <m:rPr>
                  <m:sty m:val="p"/>
                </m:rPr>
                <m:t>=</m:t>
              </m:r>
              <m:nary>
                <m:naryPr>
                  <m:chr m:val="∑"/>
                  <m:limLoc m:val="undOvr"/>
                  <m:subHide m:val="off"/>
                  <m:supHide m:val="off"/>
                </m:naryPr>
                <m:sub>
                  <m:r>
                    <m:t>j</m:t>
                  </m:r>
                  <m:r>
                    <m:rPr>
                      <m:sty m:val="p"/>
                    </m:rPr>
                    <m:t>=</m:t>
                  </m:r>
                  <m:r>
                    <m:t>1</m:t>
                  </m:r>
                </m:sub>
                <m:sup>
                  <m:r>
                    <m:t>p</m:t>
                  </m:r>
                </m:sup>
                <m:e>
                  <m:r>
                    <m:t>​</m:t>
                  </m:r>
                </m:e>
              </m:nary>
              <m:d>
                <m:dPr>
                  <m:begChr m:val="|"/>
                  <m:sepChr m:val=""/>
                  <m:endChr m:val="|"/>
                  <m:grow/>
                </m:dPr>
                <m:e>
                  <m:sSub>
                    <m:e>
                      <m:r>
                        <m:t>z</m:t>
                      </m:r>
                    </m:e>
                    <m:sub>
                      <m:r>
                        <m:t>j</m:t>
                      </m:r>
                    </m:sub>
                  </m:sSub>
                </m:e>
              </m:d>
              <m:sSup>
                <m:e>
                  <m:r>
                    <m:t>​</m:t>
                  </m:r>
                </m:e>
                <m:sup>
                  <m:r>
                    <m:t>2</m:t>
                  </m:r>
                </m:sup>
              </m:sSup>
              <m:r>
                <m:t>&amp;</m:t>
              </m:r>
              <m:r>
                <m:t>&amp;</m:t>
              </m:r>
              <m:r>
                <m:rPr>
                  <m:nor/>
                  <m:sty m:val="p"/>
                </m:rPr>
                <m:t>(a number times its conjugate)</m:t>
              </m:r>
            </m:e>
          </m:eqArr>
        </m:oMath>
      </m:oMathPara>
    </w:p>
    <w:p>
      <w:pPr>
        <w:pStyle w:val="BodyText"/>
      </w:pPr>
      <w:ins w:id="29677" w:author="PR Preview" w:date="2026-01-01T00:00:00Z">
        <w:r>
          <w:t xml:space="preserve">$$
    \begin{aligned}
    \mathord{\smash[b]{\underset{\raise.3ex\hbox{$\scriptstyle\sim$}}{z}}\vphantom{z}}^{\mathsf{H}}\mathord{\smash[b]{\underset{\raise.3ex\hbox{$\scriptstyle\sim$}}{z}}\vphantom{z}}
    &amp;= \sum_{j=1}^p\overline{z_j}\,z_j
    &amp;&amp; \text{(}\text{Definition~128}\text{, and the row-times-column product)}
    \\
    &amp;= \sum_{j=1}^pz_j\,\overline{z_j}
    &amp;&amp; \text{(complex multiplication is commutative)}
    \\
    &amp;= \sum_{j=1}^p\mathopen{}\left|z_j\right|\mathclose{}^2
    &amp;&amp; \text{(a number times its conjugate)}
    \end{aligned}
    $$</w:t>
        </w:r>
      </w:ins>
    </w:p>
    <w:p>
      <w:pPr>
        <w:pStyle w:val="FirstParagraph"/>
      </w:pPr>
      <w:r>
        <w:t xml:space="preserve">By the definition of the</w:t>
      </w:r>
      <w:r>
        <w:t xml:space="preserve"> </w:t>
      </w:r>
      <w:hyperlink r:id="rId682">
        <w:r>
          <w:rPr>
            <w:rStyle w:val="Hyperlink"/>
          </w:rPr>
          <w:t xml:space="preserve">absolute value</w:t>
        </w:r>
      </w:hyperlink>
      <w:r>
        <w:t xml:space="preserve">,</w:t>
      </w:r>
      <w:r>
        <w:t xml:space="preserve"> </w:t>
      </w:r>
      <w:r>
        <w:t xml:space="preserve">each</w:t>
      </w:r>
      <w:r>
        <w:t xml:space="preserve"> </w:t>
      </w:r>
      <m:oMath>
        <m:r>
          <m:t>​</m:t>
        </m:r>
        <m:d>
          <m:dPr>
            <m:begChr m:val="|"/>
            <m:sepChr m:val=""/>
            <m:endChr m:val="|"/>
            <m:grow/>
          </m:dPr>
          <m:e>
            <m:sSub>
              <m:e>
                <m:r>
                  <m:t>z</m:t>
                </m:r>
              </m:e>
              <m:sub>
                <m:r>
                  <m:t>j</m:t>
                </m:r>
              </m:sub>
            </m:sSub>
          </m:e>
        </m:d>
        <m:sSup>
          <m:e>
            <m:r>
              <m:t>​</m:t>
            </m:r>
          </m:e>
          <m:sup>
            <m:r>
              <m:t>2</m:t>
            </m:r>
          </m:sup>
        </m:sSup>
        <m:r>
          <m:rPr>
            <m:sty m:val="p"/>
          </m:rPr>
          <m:t>=</m:t>
        </m:r>
        <m:r>
          <m:rPr>
            <m:sty m:val="p"/>
          </m:rPr>
          <m:t>(</m:t>
        </m:r>
        <m:r>
          <m:rPr>
            <m:sty m:val="p"/>
          </m:rPr>
          <m:t>Re</m:t>
        </m:r>
        <m:sSub>
          <m:e>
            <m:r>
              <m:t>z</m:t>
            </m:r>
          </m:e>
          <m:sub>
            <m:r>
              <m:t>j</m:t>
            </m:r>
          </m:sub>
        </m:sSub>
        <m:sSup>
          <m:e>
            <m:r>
              <m:rPr>
                <m:sty m:val="p"/>
              </m:rPr>
              <m:t>)</m:t>
            </m:r>
          </m:e>
          <m:sup>
            <m:r>
              <m:t>2</m:t>
            </m:r>
          </m:sup>
        </m:sSup>
        <m:r>
          <m:rPr>
            <m:sty m:val="p"/>
          </m:rPr>
          <m:t>+</m:t>
        </m:r>
        <m:r>
          <m:rPr>
            <m:sty m:val="p"/>
          </m:rPr>
          <m:t>(</m:t>
        </m:r>
        <m:r>
          <m:rPr>
            <m:sty m:val="p"/>
          </m:rPr>
          <m:t>Im</m:t>
        </m:r>
        <m:sSub>
          <m:e>
            <m:r>
              <m:t>z</m:t>
            </m:r>
          </m:e>
          <m:sub>
            <m:r>
              <m:t>j</m:t>
            </m:r>
          </m:sub>
        </m:sSub>
        <m:sSup>
          <m:e>
            <m:r>
              <m:rPr>
                <m:sty m:val="p"/>
              </m:rPr>
              <m:t>)</m:t>
            </m:r>
          </m:e>
          <m:sup>
            <m:r>
              <m:t>2</m:t>
            </m:r>
          </m:sup>
        </m:sSup>
      </m:oMath>
      <w:r>
        <w:t xml:space="preserve"> </w:t>
      </w:r>
      <w:r>
        <w:t xml:space="preserve">is a nonnegative real number,</w:t>
      </w:r>
      <w:r>
        <w:t xml:space="preserve"> </w:t>
      </w:r>
      <w:r>
        <w:t xml:space="preserve">so their sum is too.</w:t>
      </w:r>
      <w:r>
        <w:t xml:space="preserve"> </w:t>
      </w:r>
      <w:r>
        <w:t xml:space="preserve">A sum of nonnegative numbers is</w:t>
      </w:r>
      <w:r>
        <w:t xml:space="preserve"> </w:t>
      </w:r>
      <m:oMath>
        <m:r>
          <m:t>0</m:t>
        </m:r>
      </m:oMath>
      <w:r>
        <w:t xml:space="preserve"> </w:t>
      </w:r>
      <w:r>
        <w:t xml:space="preserve">only when every term is</w:t>
      </w:r>
      <w:r>
        <w:t xml:space="preserve"> </w:t>
      </w:r>
      <m:oMath>
        <m:r>
          <m:t>0</m:t>
        </m:r>
      </m:oMath>
      <w:r>
        <w:t xml:space="preserve">,</w:t>
      </w:r>
      <w:r>
        <w:t xml:space="preserve"> </w:t>
      </w:r>
      <w:r>
        <w:t xml:space="preserve">and</w:t>
      </w:r>
      <w:r>
        <w:t xml:space="preserve"> </w:t>
      </w:r>
      <m:oMath>
        <m:r>
          <m:t>​</m:t>
        </m:r>
        <m:d>
          <m:dPr>
            <m:begChr m:val="|"/>
            <m:sepChr m:val=""/>
            <m:endChr m:val="|"/>
            <m:grow/>
          </m:dPr>
          <m:e>
            <m:sSub>
              <m:e>
                <m:r>
                  <m:t>z</m:t>
                </m:r>
              </m:e>
              <m:sub>
                <m:r>
                  <m:t>j</m:t>
                </m:r>
              </m:sub>
            </m:sSub>
          </m:e>
        </m:d>
        <m:sSup>
          <m:e>
            <m:r>
              <m:t>​</m:t>
            </m:r>
          </m:e>
          <m:sup>
            <m:r>
              <m:t>2</m:t>
            </m:r>
          </m:sup>
        </m:sSup>
        <m:r>
          <m:rPr>
            <m:sty m:val="p"/>
          </m:rPr>
          <m:t>=</m:t>
        </m:r>
        <m:r>
          <m:t>0</m:t>
        </m:r>
      </m:oMath>
      <w:r>
        <w:t xml:space="preserve"> </w:t>
      </w:r>
      <w:r>
        <w:t xml:space="preserve">only when</w:t>
      </w:r>
    </w:p>
    <w:p>
      <w:pPr>
        <w:pStyle w:val="BodyText"/>
      </w:pPr>
      <m:oMathPara>
        <m:oMathParaPr>
          <m:jc m:val="center"/>
        </m:oMathParaPr>
        <m:oMath>
          <m:eqArr>
            <m:e>
              <m:r>
                <m:rPr>
                  <m:sty m:val="p"/>
                </m:rPr>
                <m:t>Re</m:t>
              </m:r>
              <m:sSub>
                <m:e>
                  <m:r>
                    <m:t>z</m:t>
                  </m:r>
                </m:e>
                <m:sub>
                  <m:r>
                    <m:t>j</m:t>
                  </m:r>
                </m:sub>
              </m:sSub>
              <m:r>
                <m:t>&amp;</m:t>
              </m:r>
              <m:r>
                <m:rPr>
                  <m:sty m:val="p"/>
                </m:rPr>
                <m:t>=</m:t>
              </m:r>
              <m:r>
                <m:rPr>
                  <m:sty m:val="p"/>
                </m:rPr>
                <m:t>Im</m:t>
              </m:r>
              <m:sSub>
                <m:e>
                  <m:r>
                    <m:t>z</m:t>
                  </m:r>
                </m:e>
                <m:sub>
                  <m:r>
                    <m:t>j</m:t>
                  </m:r>
                </m:sub>
              </m:sSub>
            </m:e>
            <m:e>
              <m:r>
                <m:t>&amp;</m:t>
              </m:r>
              <m:r>
                <m:rPr>
                  <m:sty m:val="p"/>
                </m:rPr>
                <m:t>=</m:t>
              </m:r>
              <m:r>
                <m:t>0</m:t>
              </m:r>
              <m:r>
                <m:rPr>
                  <m:sty m:val="p"/>
                </m:rPr>
                <m:t>,</m:t>
              </m:r>
            </m:e>
          </m:eqArr>
        </m:oMath>
      </m:oMathPara>
    </w:p>
    <w:p>
      <w:pPr>
        <w:pStyle w:val="FirstParagraph"/>
      </w:pPr>
      <w:r>
        <w:t xml:space="preserve">that is, when</w:t>
      </w:r>
      <w:r>
        <w:t xml:space="preserve"> </w:t>
      </w:r>
      <m:oMath>
        <m:sSub>
          <m:e>
            <m:r>
              <m:t>z</m:t>
            </m:r>
          </m:e>
          <m:sub>
            <m:r>
              <m:t>j</m:t>
            </m:r>
          </m:sub>
        </m:sSub>
        <m:r>
          <m:rPr>
            <m:sty m:val="p"/>
          </m:rPr>
          <m:t>=</m:t>
        </m:r>
        <m:r>
          <m:t>0</m:t>
        </m:r>
      </m:oMath>
      <w:r>
        <w:t xml:space="preserve">.</w:t>
      </w:r>
    </w:p>
    <w:bookmarkStart w:id="683" w:name="exm-zhz-sum-squares"/>
    <w:p>
      <w:pPr>
        <w:pStyle w:val="BodyText"/>
      </w:pPr>
      <w:del w:id="29678" w:author="PR Preview" w:date="2026-01-01T00:00:00Z">
        <w:r>
          <w:rPr>
            <w:b/>
            <w:bCs/>
          </w:rPr>
          <w:delText xml:space="preserve">Example 216 (Computing</w:delText>
        </w:r>
      </w:del>
      <w:del w:id="29679" w:author="PR Preview" w:date="2026-01-01T00:00:00Z">
        <w:r>
          <w:rPr>
            <w:b/>
            <w:bCs/>
          </w:rPr>
          <w:delText xml:space="preserve"> </w:delText>
        </w:r>
      </w:del>
      <m:oMath>
        <m:sSup>
          <m:e>
            <m:limLow>
              <m:e>
                <m:r>
                  <m:t>z</m:t>
                </m:r>
              </m:e>
              <m:lim>
                <m:r>
                  <m:rPr>
                    <m:sty m:val="p"/>
                  </m:rPr>
                  <m:t>∼</m:t>
                </m:r>
              </m:lim>
            </m:limLow>
          </m:e>
          <m:sup>
            <m:r>
              <m:rPr>
                <m:scr m:val="sans-serif"/>
                <m:sty m:val="p"/>
              </m:rPr>
              <m:t>H</m:t>
            </m:r>
          </m:sup>
        </m:sSup>
        <m:limLow>
          <m:e>
            <m:r>
              <m:t>z</m:t>
            </m:r>
          </m:e>
          <m:lim>
            <m:r>
              <m:rPr>
                <m:sty m:val="p"/>
              </m:rPr>
              <m:t>∼</m:t>
            </m:r>
          </m:lim>
        </m:limLow>
      </m:oMath>
      <w:del w:id="29680" w:author="PR Preview" w:date="2026-01-01T00:00:00Z">
        <w:r>
          <w:rPr>
            <w:b/>
            <w:bCs/>
          </w:rPr>
          <w:delText xml:space="preserve">)</w:delText>
        </w:r>
      </w:del>
      <w:del w:id="29681" w:author="PR Preview" w:date="2026-01-01T00:00:00Z">
        <w:r>
          <w:delText xml:space="preserve"> </w:delText>
        </w:r>
      </w:del>
      <w:del w:id="29682" w:author="PR Preview" w:date="2026-01-01T00:00:00Z">
        <w:r>
          <w:delText xml:space="preserve">Let</w:delText>
        </w:r>
      </w:del>
      <w:del w:id="29683" w:author="PR Preview" w:date="2026-01-01T00:00:00Z">
        <w:r>
          <w:delText xml:space="preserve"> </w:delText>
        </w:r>
      </w:del>
      <m:oMath>
        <m:limLow>
          <m:e>
            <m:r>
              <m:t>z</m:t>
            </m:r>
          </m:e>
          <m:lim>
            <m:r>
              <m:rPr>
                <m:sty m:val="p"/>
              </m:rPr>
              <m:t>∼</m:t>
            </m:r>
          </m:lim>
        </m:limLow>
        <m:r>
          <m:rPr>
            <m:sty m:val="p"/>
          </m:rPr>
          <m:t>=</m:t>
        </m:r>
        <m:sSup>
          <m:e>
            <m:r>
              <m:rPr>
                <m:sty m:val="p"/>
              </m:rPr>
              <m:t>(</m:t>
            </m:r>
            <m:r>
              <m:t>1</m:t>
            </m:r>
            <m:r>
              <m:rPr>
                <m:sty m:val="p"/>
              </m:rPr>
              <m:t>+</m:t>
            </m:r>
            <m:r>
              <m:t>i</m:t>
            </m:r>
            <m:r>
              <m:rPr>
                <m:sty m:val="p"/>
              </m:rPr>
              <m:t>,</m:t>
            </m:r>
            <m:r>
              <m:t>2</m:t>
            </m:r>
            <m:r>
              <m:rPr>
                <m:sty m:val="p"/>
              </m:rPr>
              <m:t>)</m:t>
            </m:r>
          </m:e>
          <m:sup>
            <m:r>
              <m:rPr>
                <m:sty m:val="p"/>
              </m:rPr>
              <m:t>⊤</m:t>
            </m:r>
          </m:sup>
        </m:sSup>
      </m:oMath>
      <w:del w:id="29684" w:author="PR Preview" w:date="2026-01-01T00:00:00Z">
        <w:r>
          <w:delText xml:space="preserve">.</w:delText>
        </w:r>
      </w:del>
      <w:del w:id="29685" w:author="PR Preview" w:date="2026-01-01T00:00:00Z">
        <w:r>
          <w:delText xml:space="preserve"> </w:delText>
        </w:r>
      </w:del>
      <w:del w:id="29686" w:author="PR Preview" w:date="2026-01-01T00:00:00Z">
        <w:r>
          <w:delText xml:space="preserve">By</w:delText>
        </w:r>
      </w:del>
      <w:del w:id="29687" w:author="PR Preview" w:date="2026-01-01T00:00:00Z">
        <w:r>
          <w:delText xml:space="preserve"> </w:delText>
        </w:r>
      </w:del>
      <w:hyperlink w:anchor="thm-zhz-sum-squares">
        <w:del w:id="29688" w:author="PR Preview" w:date="2026-01-01T00:00:00Z">
          <w:r>
            <w:rPr>
              <w:rStyle w:val="Hyperlink"/>
            </w:rPr>
            <w:delText xml:space="preserve">Theorem 124</w:delText>
          </w:r>
        </w:del>
      </w:hyperlink>
      <w:del w:id="29689" w:author="PR Preview" w:date="2026-01-01T00:00:00Z">
        <w:r>
          <w:delText xml:space="preserve">,</w:delText>
        </w:r>
      </w:del>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m:t>
              </m:r>
              <m:d>
                <m:dPr>
                  <m:begChr m:val="|"/>
                  <m:sepChr m:val=""/>
                  <m:endChr m:val="|"/>
                  <m:grow/>
                </m:dPr>
                <m:e>
                  <m:r>
                    <m:t>1</m:t>
                  </m:r>
                  <m:r>
                    <m:rPr>
                      <m:sty m:val="p"/>
                    </m:rPr>
                    <m:t>+</m:t>
                  </m:r>
                  <m:r>
                    <m:t>i</m:t>
                  </m:r>
                </m:e>
              </m:d>
              <m:sSup>
                <m:e>
                  <m:r>
                    <m:t>​</m:t>
                  </m:r>
                </m:e>
                <m:sup>
                  <m:r>
                    <m:t>2</m:t>
                  </m:r>
                </m:sup>
              </m:sSup>
              <m:r>
                <m:rPr>
                  <m:sty m:val="p"/>
                </m:rPr>
                <m:t>+</m:t>
              </m:r>
              <m:r>
                <m:t>​</m:t>
              </m:r>
              <m:d>
                <m:dPr>
                  <m:begChr m:val="|"/>
                  <m:sepChr m:val=""/>
                  <m:endChr m:val="|"/>
                  <m:grow/>
                </m:dPr>
                <m:e>
                  <m:r>
                    <m:t>2</m:t>
                  </m:r>
                </m:e>
              </m:d>
              <m:sSup>
                <m:e>
                  <m:r>
                    <m:t>​</m:t>
                  </m:r>
                </m:e>
                <m:sup>
                  <m:r>
                    <m:t>2</m:t>
                  </m:r>
                </m:sup>
              </m:sSup>
              <m:r>
                <m:t>&amp;</m:t>
              </m:r>
              <m:r>
                <m:t>&amp;</m:t>
              </m:r>
              <m:r>
                <m:rPr>
                  <m:nor/>
                  <m:sty m:val="p"/>
                </m:rPr>
                <m:t>(</m:t>
              </m:r>
              <m:r>
                <m:rPr>
                  <m:nor/>
                  <m:sty m:val="p"/>
                </m:rPr>
                <m:t>Theorem 124</m:t>
              </m:r>
              <m:r>
                <m:rPr>
                  <m:nor/>
                  <m:sty m:val="p"/>
                </m:rPr>
                <m:t>)</m:t>
              </m:r>
            </m:e>
            <m:e>
              <m:r>
                <m:t>&amp;</m:t>
              </m:r>
              <m:r>
                <m:rPr>
                  <m:sty m:val="p"/>
                </m:rPr>
                <m:t>=</m:t>
              </m:r>
              <m:r>
                <m:rPr>
                  <m:sty m:val="p"/>
                </m:rPr>
                <m:t>(</m:t>
              </m:r>
              <m:sSup>
                <m:e>
                  <m:r>
                    <m:t>1</m:t>
                  </m:r>
                </m:e>
                <m:sup>
                  <m:r>
                    <m:t>2</m:t>
                  </m:r>
                </m:sup>
              </m:sSup>
              <m:r>
                <m:rPr>
                  <m:sty m:val="p"/>
                </m:rPr>
                <m:t>+</m:t>
              </m:r>
              <m:sSup>
                <m:e>
                  <m:r>
                    <m:t>1</m:t>
                  </m:r>
                </m:e>
                <m:sup>
                  <m:r>
                    <m:t>2</m:t>
                  </m:r>
                </m:sup>
              </m:sSup>
              <m:r>
                <m:rPr>
                  <m:sty m:val="p"/>
                </m:rPr>
                <m:t>)</m:t>
              </m:r>
              <m:r>
                <m:rPr>
                  <m:sty m:val="p"/>
                </m:rPr>
                <m:t>+</m:t>
              </m:r>
              <m:r>
                <m:rPr>
                  <m:sty m:val="p"/>
                </m:rPr>
                <m:t>(</m:t>
              </m:r>
              <m:sSup>
                <m:e>
                  <m:r>
                    <m:t>2</m:t>
                  </m:r>
                </m:e>
                <m:sup>
                  <m:r>
                    <m:t>2</m:t>
                  </m:r>
                </m:sup>
              </m:sSup>
              <m:r>
                <m:rPr>
                  <m:sty m:val="p"/>
                </m:rPr>
                <m:t>+</m:t>
              </m:r>
              <m:sSup>
                <m:e>
                  <m:r>
                    <m:t>0</m:t>
                  </m:r>
                </m:e>
                <m:sup>
                  <m:r>
                    <m:t>2</m:t>
                  </m:r>
                </m:sup>
              </m:sSup>
              <m:r>
                <m:rPr>
                  <m:sty m:val="p"/>
                </m:rPr>
                <m:t>)</m:t>
              </m:r>
              <m:r>
                <m:t>&amp;</m:t>
              </m:r>
              <m:r>
                <m:t>&amp;</m:t>
              </m:r>
              <m:r>
                <m:rPr>
                  <m:nor/>
                  <m:sty m:val="p"/>
                </m:rPr>
                <m:t>(definition of the absolute value, squared)</m:t>
              </m:r>
            </m:e>
            <m:e>
              <m:r>
                <m:t>&amp;</m:t>
              </m:r>
              <m:r>
                <m:rPr>
                  <m:sty m:val="p"/>
                </m:rPr>
                <m:t>=</m:t>
              </m:r>
              <m:r>
                <m:t>2</m:t>
              </m:r>
              <m:r>
                <m:rPr>
                  <m:sty m:val="p"/>
                </m:rPr>
                <m:t>+</m:t>
              </m:r>
              <m:r>
                <m:t>4</m:t>
              </m:r>
              <m:r>
                <m:t>&amp;</m:t>
              </m:r>
              <m:r>
                <m:t>&amp;</m:t>
              </m:r>
              <m:r>
                <m:rPr>
                  <m:nor/>
                  <m:sty m:val="p"/>
                </m:rPr>
                <m:t>(add inside each group)</m:t>
              </m:r>
            </m:e>
            <m:e>
              <m:r>
                <m:t>&amp;</m:t>
              </m:r>
              <m:r>
                <m:rPr>
                  <m:sty m:val="p"/>
                </m:rPr>
                <m:t>=</m:t>
              </m:r>
              <m:r>
                <m:t>6</m:t>
              </m:r>
              <m:r>
                <m:t>&amp;</m:t>
              </m:r>
              <m:r>
                <m:t>&amp;</m:t>
              </m:r>
              <m:r>
                <m:rPr>
                  <m:nor/>
                  <m:sty m:val="p"/>
                </m:rPr>
                <m:t>(add)</m:t>
              </m:r>
            </m:e>
          </m:eqArr>
        </m:oMath>
      </m:oMathPara>
    </w:p>
    <w:p>
      <w:pPr>
        <w:pStyle w:val="BodyText"/>
      </w:pPr>
      <w:ins w:id="29690" w:author="PR Preview" w:date="2026-01-01T00:00:00Z">
        <w:r>
          <w:rPr>
            <w:b/>
            <w:bCs/>
          </w:rPr>
          <w:t xml:space="preserve">Example 216 (Computing</w:t>
        </w:r>
      </w:ins>
      <w:ins w:id="29691" w:author="PR Preview" w:date="2026-01-01T00:00:00Z">
        <w:r>
          <w:rPr>
            <w:b/>
            <w:bCs/>
          </w:rPr>
          <w:t xml:space="preserve"> </w:t>
        </w:r>
      </w:ins>
      <w:ins w:id="29692" w:author="PR Preview" w:date="2026-01-01T00:00:00Z">
        <w:r>
          <w:rPr>
            <w:b/>
            <w:bCs/>
          </w:rPr>
          <w:t xml:space="preserve">$\mathord{\smash[b]{\underset{\raise.3ex\hbox{$\scriptstyle\sim$}}{z}}\vphantom{z}}^{\mathsf{H}}\mathord{\smash[b]{\underset{\raise.3ex\hbox{$\scriptstyle\sim$}}{z}}\vphantom{z}}$</w:t>
        </w:r>
      </w:ins>
      <w:ins w:id="29693" w:author="PR Preview" w:date="2026-01-01T00:00:00Z">
        <w:r>
          <w:rPr>
            <w:b/>
            <w:bCs/>
          </w:rPr>
          <w:t xml:space="preserve">)</w:t>
        </w:r>
      </w:ins>
      <w:ins w:id="29694" w:author="PR Preview" w:date="2026-01-01T00:00:00Z">
        <w:r>
          <w:t xml:space="preserve"> </w:t>
        </w:r>
      </w:ins>
      <w:ins w:id="29695" w:author="PR Preview" w:date="2026-01-01T00:00:00Z">
        <w:r>
          <w:t xml:space="preserve">Let</w:t>
        </w:r>
      </w:ins>
      <w:ins w:id="29696" w:author="PR Preview" w:date="2026-01-01T00:00:00Z">
        <w:r>
          <w:t xml:space="preserve"> </w:t>
        </w:r>
      </w:ins>
      <w:ins w:id="29697" w:author="PR Preview" w:date="2026-01-01T00:00:00Z">
        <w:r>
          <w:t xml:space="preserve">$\mathord{\smash[b]{\underset{\raise.3ex\hbox{$\scriptstyle\sim$}}{z}}\vphantom{z}} = {(1 + i, 2)}^{\top}$</w:t>
        </w:r>
      </w:ins>
      <w:ins w:id="29698" w:author="PR Preview" w:date="2026-01-01T00:00:00Z">
        <w:r>
          <w:t xml:space="preserve">.</w:t>
        </w:r>
      </w:ins>
      <w:ins w:id="29699" w:author="PR Preview" w:date="2026-01-01T00:00:00Z">
        <w:r>
          <w:t xml:space="preserve"> </w:t>
        </w:r>
      </w:ins>
      <w:ins w:id="29700" w:author="PR Preview" w:date="2026-01-01T00:00:00Z">
        <w:r>
          <w:t xml:space="preserve">By</w:t>
        </w:r>
      </w:ins>
      <w:ins w:id="29701" w:author="PR Preview" w:date="2026-01-01T00:00:00Z">
        <w:r>
          <w:t xml:space="preserve"> </w:t>
        </w:r>
      </w:ins>
      <w:hyperlink w:anchor="thm-zhz-sum-squares">
        <w:ins w:id="29702" w:author="PR Preview" w:date="2026-01-01T00:00:00Z">
          <w:r>
            <w:rPr>
              <w:rStyle w:val="Hyperlink"/>
            </w:rPr>
            <w:t xml:space="preserve">Theorem 124</w:t>
          </w:r>
        </w:ins>
      </w:hyperlink>
      <w:ins w:id="29703" w:author="PR Preview" w:date="2026-01-01T00:00:00Z">
        <w:r>
          <w:t xml:space="preserve">,</w:t>
        </w:r>
      </w:ins>
    </w:p>
    <w:p>
      <w:pPr>
        <w:pStyle w:val="BodyText"/>
      </w:pPr>
      <w:ins w:id="29704" w:author="PR Preview" w:date="2026-01-01T00:00:00Z">
        <w:r>
          <w:t xml:space="preserve">$$
    \begin{aligned}
    \underbrace{\mathord{\smash[b]{\underset{\raise.3ex\hbox{$\scriptstyle\sim$}}{z}}\vphantom{z}}^{\mathsf{H}}}_{1 \times 2}\,\underbrace{\mathord{\smash[b]{\underset{\raise.3ex\hbox{$\scriptstyle\sim$}}{z}}\vphantom{z}}}_{2 \times 1}
    &amp;= \mathopen{}\left|1 + i\right|\mathclose{}^2 + \mathopen{}\left|2\right|\mathclose{}^2
    &amp;&amp; \text{(}\text{Theorem~124}\text{)}
    \\
    &amp;= (1^2 + 1^2) + (2^2 + 0^2)
    &amp;&amp; \text{(definition of the absolute value, squared)}
    \\
    &amp;= 2 + 4
    &amp;&amp; \text{(add inside each group)}
    \\
    &amp;= 6
    &amp;&amp; \text{(add)}
    \end{aligned}
    $$</w:t>
        </w:r>
      </w:ins>
    </w:p>
    <w:p>
      <w:pPr>
        <w:pStyle w:val="FirstParagraph"/>
      </w:pPr>
      <w:r>
        <w:t xml:space="preserve">Multiplying out directly gives the same number:</w:t>
      </w:r>
      <w:r>
        <w:t xml:space="preserve"> </w:t>
      </w:r>
      <m:oMath>
        <m:bar>
          <m:barPr>
            <m:pos m:val="top"/>
          </m:barPr>
          <m:e>
            <m:r>
              <m:t>2</m:t>
            </m:r>
          </m:e>
        </m:bar>
        <m:r>
          <m:rPr>
            <m:sty m:val="p"/>
          </m:rPr>
          <m:t>⋅</m:t>
        </m:r>
        <m:r>
          <m:t>2</m:t>
        </m:r>
        <m:r>
          <m:rPr>
            <m:sty m:val="p"/>
          </m:rPr>
          <m:t>=</m:t>
        </m:r>
        <m:r>
          <m:t>4</m:t>
        </m:r>
      </m:oMath>
      <w:r>
        <w:t xml:space="preserve">, and</w:t>
      </w:r>
    </w:p>
    <w:p>
      <w:pPr>
        <w:pStyle w:val="BodyText"/>
      </w:pPr>
      <m:oMathPara>
        <m:oMathParaPr>
          <m:jc m:val="center"/>
        </m:oMathParaPr>
        <m:oMath>
          <m:eqArr>
            <m:e>
              <m:bar>
                <m:barPr>
                  <m:pos m:val="top"/>
                </m:barPr>
                <m:e>
                  <m:r>
                    <m:rPr>
                      <m:sty m:val="p"/>
                    </m:rPr>
                    <m:t>(</m:t>
                  </m:r>
                  <m:r>
                    <m:t>1</m:t>
                  </m:r>
                  <m:r>
                    <m:rPr>
                      <m:sty m:val="p"/>
                    </m:rPr>
                    <m:t>+</m:t>
                  </m:r>
                  <m:r>
                    <m:t>i</m:t>
                  </m:r>
                  <m:r>
                    <m:rPr>
                      <m:sty m:val="p"/>
                    </m:rPr>
                    <m:t>)</m:t>
                  </m:r>
                </m:e>
              </m:bar>
              <m:r>
                <m:t> </m:t>
              </m:r>
              <m:r>
                <m:rPr>
                  <m:sty m:val="p"/>
                </m:rPr>
                <m:t>(</m:t>
              </m:r>
              <m:r>
                <m:t>1</m:t>
              </m:r>
              <m:r>
                <m:rPr>
                  <m:sty m:val="p"/>
                </m:rPr>
                <m:t>+</m:t>
              </m:r>
              <m:r>
                <m:t>i</m:t>
              </m:r>
              <m:r>
                <m:rPr>
                  <m:sty m:val="p"/>
                </m:rPr>
                <m:t>)</m:t>
              </m:r>
              <m:r>
                <m:t>&amp;</m:t>
              </m:r>
              <m:r>
                <m:rPr>
                  <m:sty m:val="p"/>
                </m:rPr>
                <m:t>=</m:t>
              </m:r>
              <m:r>
                <m:rPr>
                  <m:sty m:val="p"/>
                </m:rPr>
                <m:t>(</m:t>
              </m:r>
              <m:r>
                <m:t>1</m:t>
              </m:r>
              <m:r>
                <m:rPr>
                  <m:sty m:val="p"/>
                </m:rPr>
                <m:t>−</m:t>
              </m:r>
              <m:r>
                <m:t>i</m:t>
              </m:r>
              <m:r>
                <m:rPr>
                  <m:sty m:val="p"/>
                </m:rPr>
                <m:t>)</m:t>
              </m:r>
              <m:r>
                <m:rPr>
                  <m:sty m:val="p"/>
                </m:rPr>
                <m:t>(</m:t>
              </m:r>
              <m:r>
                <m:t>1</m:t>
              </m:r>
              <m:r>
                <m:rPr>
                  <m:sty m:val="p"/>
                </m:rPr>
                <m:t>+</m:t>
              </m:r>
              <m:r>
                <m:t>i</m:t>
              </m:r>
              <m:r>
                <m:rPr>
                  <m:sty m:val="p"/>
                </m:rPr>
                <m:t>)</m:t>
              </m:r>
              <m:r>
                <m:t>&amp;</m:t>
              </m:r>
              <m:r>
                <m:t>&amp;</m:t>
              </m:r>
              <m:r>
                <m:rPr>
                  <m:nor/>
                  <m:sty m:val="p"/>
                </m:rPr>
                <m:t>(conjugate)</m:t>
              </m:r>
            </m:e>
            <m:e>
              <m:r>
                <m:t>&amp;</m:t>
              </m:r>
              <m:r>
                <m:rPr>
                  <m:sty m:val="p"/>
                </m:rPr>
                <m:t>=</m:t>
              </m:r>
              <m:r>
                <m:t>1</m:t>
              </m:r>
              <m:r>
                <m:rPr>
                  <m:sty m:val="p"/>
                </m:rPr>
                <m:t>+</m:t>
              </m:r>
              <m:r>
                <m:t>i</m:t>
              </m:r>
              <m:r>
                <m:rPr>
                  <m:sty m:val="p"/>
                </m:rPr>
                <m:t>−</m:t>
              </m:r>
              <m:r>
                <m:t>i</m:t>
              </m:r>
              <m:r>
                <m:rPr>
                  <m:sty m:val="p"/>
                </m:rPr>
                <m:t>−</m:t>
              </m:r>
              <m:sSup>
                <m:e>
                  <m:r>
                    <m:t>i</m:t>
                  </m:r>
                </m:e>
                <m:sup>
                  <m:r>
                    <m:t>2</m:t>
                  </m:r>
                </m:sup>
              </m:sSup>
              <m:r>
                <m:t>&amp;</m:t>
              </m:r>
              <m:r>
                <m:t>&amp;</m:t>
              </m:r>
              <m:r>
                <m:rPr>
                  <m:nor/>
                  <m:sty m:val="p"/>
                </m:rPr>
                <m:t>(distribute)</m:t>
              </m:r>
            </m:e>
            <m:e>
              <m:r>
                <m:t>&amp;</m:t>
              </m:r>
              <m:r>
                <m:rPr>
                  <m:sty m:val="p"/>
                </m:rPr>
                <m:t>=</m:t>
              </m:r>
              <m:r>
                <m:t>1</m:t>
              </m:r>
              <m:r>
                <m:rPr>
                  <m:sty m:val="p"/>
                </m:rPr>
                <m:t>−</m:t>
              </m:r>
              <m:sSup>
                <m:e>
                  <m:r>
                    <m:t>i</m:t>
                  </m:r>
                </m:e>
                <m:sup>
                  <m:r>
                    <m:t>2</m:t>
                  </m:r>
                </m:sup>
              </m:sSup>
              <m:r>
                <m:t>&amp;</m:t>
              </m:r>
              <m:r>
                <m:t>&amp;</m:t>
              </m:r>
              <m:r>
                <m:rPr>
                  <m:nor/>
                  <m:sty m:val="p"/>
                </m:rPr>
                <m:t>(cancel </m:t>
              </m:r>
              <m:r>
                <m:t>i</m:t>
              </m:r>
              <m:r>
                <m:rPr>
                  <m:nor/>
                  <m:sty m:val="p"/>
                </m:rPr>
                <m:t>)</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bookmarkEnd w:id="683"/>
    <w:bookmarkStart w:id="684" w:name="exm-transpose-not-enough"/>
    <w:p>
      <w:pPr>
        <w:pStyle w:val="FirstParagraph"/>
      </w:pPr>
      <w:del w:id="29705" w:author="PR Preview" w:date="2026-01-01T00:00:00Z">
        <w:r>
          <w:rPr>
            <w:b/>
            <w:bCs/>
          </w:rPr>
          <w:delText xml:space="preserve">Example 217 (Why complex vectors use the conjugate transpose)</w:delText>
        </w:r>
      </w:del>
      <w:del w:id="29706" w:author="PR Preview" w:date="2026-01-01T00:00:00Z">
        <w:r>
          <w:delText xml:space="preserve"> </w:delText>
        </w:r>
      </w:del>
      <w:del w:id="29707" w:author="PR Preview" w:date="2026-01-01T00:00:00Z">
        <w:r>
          <w:delText xml:space="preserve">For a real vector</w:delText>
        </w:r>
      </w:del>
      <w:del w:id="29708" w:author="PR Preview" w:date="2026-01-01T00:00:00Z">
        <w:r>
          <w:delText xml:space="preserve"> </w:delText>
        </w:r>
      </w:del>
      <m:oMath>
        <m:limLow>
          <m:e>
            <m:r>
              <m:t>x</m:t>
            </m:r>
          </m:e>
          <m:lim>
            <m:r>
              <m:rPr>
                <m:sty m:val="p"/>
              </m:rPr>
              <m:t>∼</m:t>
            </m:r>
          </m:lim>
        </m:limLow>
      </m:oMath>
      <w:del w:id="29709" w:author="PR Preview" w:date="2026-01-01T00:00:00Z">
        <w:r>
          <w:delText xml:space="preserve">,</w:delText>
        </w:r>
      </w:del>
      <w:del w:id="29710" w:author="PR Preview" w:date="2026-01-01T00:00:00Z">
        <w:r>
          <w:delText xml:space="preserve"> </w:delText>
        </w:r>
      </w:del>
      <m:oMath>
        <m:sSup>
          <m:e>
            <m:limLow>
              <m:e>
                <m:r>
                  <m:t>x</m:t>
                </m:r>
              </m:e>
              <m:lim>
                <m:r>
                  <m:rPr>
                    <m:sty m:val="p"/>
                  </m:rPr>
                  <m:t>∼</m:t>
                </m:r>
              </m:lim>
            </m:limLow>
          </m:e>
          <m:sup>
            <m:r>
              <m:rPr>
                <m:sty m:val="p"/>
              </m:rPr>
              <m:t>⊤</m:t>
            </m:r>
          </m:sup>
        </m:sSup>
        <m:limLow>
          <m:e>
            <m:r>
              <m:t>x</m:t>
            </m:r>
          </m:e>
          <m:lim>
            <m:r>
              <m:rPr>
                <m:sty m:val="p"/>
              </m:rPr>
              <m:t>∼</m:t>
            </m:r>
          </m:lim>
        </m:limLow>
        <m:r>
          <m:rPr>
            <m:sty m:val="p"/>
          </m:rPr>
          <m:t>=</m:t>
        </m:r>
        <m:nary>
          <m:naryPr>
            <m:chr m:val="∑"/>
            <m:limLoc m:val="undOvr"/>
            <m:subHide m:val="off"/>
            <m:supHide m:val="off"/>
          </m:naryPr>
          <m:sub>
            <m:r>
              <m:t>j</m:t>
            </m:r>
            <m:r>
              <m:rPr>
                <m:sty m:val="p"/>
              </m:rPr>
              <m:t>=</m:t>
            </m:r>
            <m:r>
              <m:t>1</m:t>
            </m:r>
          </m:sub>
          <m:sup>
            <m:r>
              <m:t>p</m:t>
            </m:r>
          </m:sup>
          <m:e>
            <m:sSubSup>
              <m:e>
                <m:r>
                  <m:t>x</m:t>
                </m:r>
              </m:e>
              <m:sub>
                <m:r>
                  <m:t>j</m:t>
                </m:r>
              </m:sub>
              <m:sup>
                <m:r>
                  <m:t>2</m:t>
                </m:r>
              </m:sup>
            </m:sSubSup>
          </m:e>
        </m:nary>
      </m:oMath>
      <w:del w:id="29711" w:author="PR Preview" w:date="2026-01-01T00:00:00Z">
        <w:r>
          <w:delText xml:space="preserve"> </w:delText>
        </w:r>
      </w:del>
      <w:del w:id="29712" w:author="PR Preview" w:date="2026-01-01T00:00:00Z">
        <w:r>
          <w:delText xml:space="preserve">is</w:delText>
        </w:r>
      </w:del>
      <w:del w:id="29713" w:author="PR Preview" w:date="2026-01-01T00:00:00Z">
        <w:r>
          <w:delText xml:space="preserve"> </w:delText>
        </w:r>
      </w:del>
      <m:oMath>
        <m:r>
          <m:t>0</m:t>
        </m:r>
      </m:oMath>
      <w:del w:id="29714" w:author="PR Preview" w:date="2026-01-01T00:00:00Z">
        <w:r>
          <w:delText xml:space="preserve"> </w:delText>
        </w:r>
      </w:del>
      <w:del w:id="29715" w:author="PR Preview" w:date="2026-01-01T00:00:00Z">
        <w:r>
          <w:delText xml:space="preserve">only when</w:delText>
        </w:r>
      </w:del>
      <w:del w:id="29716" w:author="PR Preview" w:date="2026-01-01T00:00:00Z">
        <w:r>
          <w:delText xml:space="preserve"> </w:delText>
        </w:r>
      </w:del>
      <m:oMath>
        <m:limLow>
          <m:e>
            <m:r>
              <m:t>x</m:t>
            </m:r>
          </m:e>
          <m:lim>
            <m:r>
              <m:rPr>
                <m:sty m:val="p"/>
              </m:rPr>
              <m:t>∼</m:t>
            </m:r>
          </m:lim>
        </m:limLow>
      </m:oMath>
      <w:del w:id="29717" w:author="PR Preview" w:date="2026-01-01T00:00:00Z">
        <w:r>
          <w:delText xml:space="preserve"> </w:delText>
        </w:r>
      </w:del>
      <w:del w:id="29718" w:author="PR Preview" w:date="2026-01-01T00:00:00Z">
        <w:r>
          <w:delText xml:space="preserve">is the zero vector.</w:delText>
        </w:r>
      </w:del>
      <w:del w:id="29719" w:author="PR Preview" w:date="2026-01-01T00:00:00Z">
        <w:r>
          <w:delText xml:space="preserve"> </w:delText>
        </w:r>
      </w:del>
      <w:del w:id="29720" w:author="PR Preview" w:date="2026-01-01T00:00:00Z">
        <w:r>
          <w:delText xml:space="preserve">The same formula fails for complex vectors.</w:delText>
        </w:r>
      </w:del>
      <w:del w:id="29721" w:author="PR Preview" w:date="2026-01-01T00:00:00Z">
        <w:r>
          <w:delText xml:space="preserve"> </w:delText>
        </w:r>
      </w:del>
      <w:del w:id="29722" w:author="PR Preview" w:date="2026-01-01T00:00:00Z">
        <w:r>
          <w:delText xml:space="preserve">Let</w:delText>
        </w:r>
      </w:del>
      <w:del w:id="29723" w:author="PR Preview" w:date="2026-01-01T00:00:00Z">
        <w:r>
          <w:delText xml:space="preserve"> </w:delText>
        </w:r>
      </w:del>
      <m:oMath>
        <m:limLow>
          <m:e>
            <m:r>
              <m:t>z</m:t>
            </m:r>
          </m:e>
          <m:lim>
            <m:r>
              <m:rPr>
                <m:sty m:val="p"/>
              </m:rPr>
              <m:t>∼</m:t>
            </m:r>
          </m:lim>
        </m:limLow>
        <m:r>
          <m:rPr>
            <m:sty m:val="p"/>
          </m:rPr>
          <m:t>=</m:t>
        </m:r>
        <m:sSup>
          <m:e>
            <m:r>
              <m:rPr>
                <m:sty m:val="p"/>
              </m:rPr>
              <m:t>(</m:t>
            </m:r>
            <m:r>
              <m:t>1</m:t>
            </m:r>
            <m:r>
              <m:rPr>
                <m:sty m:val="p"/>
              </m:rPr>
              <m:t>,</m:t>
            </m:r>
            <m:r>
              <m:t>i</m:t>
            </m:r>
            <m:r>
              <m:rPr>
                <m:sty m:val="p"/>
              </m:rPr>
              <m:t>)</m:t>
            </m:r>
          </m:e>
          <m:sup>
            <m:r>
              <m:rPr>
                <m:sty m:val="p"/>
              </m:rPr>
              <m:t>⊤</m:t>
            </m:r>
          </m:sup>
        </m:sSup>
      </m:oMath>
      <w:del w:id="29724" w:author="PR Preview" w:date="2026-01-01T00:00:00Z">
        <w:r>
          <w:delText xml:space="preserve">. Then</w:delText>
        </w:r>
      </w:del>
    </w:p>
    <w:p>
      <w:pPr>
        <w:pStyle w:val="BodyText"/>
      </w:pPr>
      <m:oMathPara>
        <m:oMathParaPr>
          <m:jc m:val="center"/>
        </m:oMathParaPr>
        <m:oMath>
          <m:eqArr>
            <m:e>
              <m:limLow>
                <m:e>
                  <m:limLow>
                    <m:e>
                      <m:sSup>
                        <m:e>
                          <m:limLow>
                            <m:e>
                              <m:r>
                                <m:t>z</m:t>
                              </m:r>
                            </m:e>
                            <m:lim>
                              <m:r>
                                <m:rPr>
                                  <m:sty m:val="p"/>
                                </m:rPr>
                                <m:t>∼</m:t>
                              </m:r>
                            </m:lim>
                          </m:limLow>
                        </m:e>
                        <m:sup>
                          <m:r>
                            <m:rPr>
                              <m:sty m:val="p"/>
                            </m:rPr>
                            <m:t>⊤</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r>
                <m:t>1</m:t>
              </m:r>
              <m:r>
                <m:rPr>
                  <m:sty m:val="p"/>
                </m:rPr>
                <m:t>⋅</m:t>
              </m:r>
              <m:r>
                <m:t>1</m:t>
              </m:r>
              <m:r>
                <m:rPr>
                  <m:sty m:val="p"/>
                </m:rPr>
                <m:t>+</m:t>
              </m:r>
              <m:r>
                <m:t>i</m:t>
              </m:r>
              <m:r>
                <m:rPr>
                  <m:sty m:val="p"/>
                </m:rPr>
                <m:t>⋅</m:t>
              </m:r>
              <m:r>
                <m:t>i</m:t>
              </m:r>
              <m:r>
                <m:t>&amp;</m:t>
              </m:r>
              <m:r>
                <m:t>&amp;</m:t>
              </m:r>
              <m:r>
                <m:rPr>
                  <m:nor/>
                  <m:sty m:val="p"/>
                </m:rPr>
                <m:t>(multiply entry by entry and add)</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0</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del w:id="29725" w:author="PR Preview" w:date="2026-01-01T00:00:00Z">
        <w:r>
          <w:delText xml:space="preserve">although</w:delText>
        </w:r>
      </w:del>
      <w:del w:id="29726" w:author="PR Preview" w:date="2026-01-01T00:00:00Z">
        <w:r>
          <w:delText xml:space="preserve"> </w:delText>
        </w:r>
      </w:del>
      <m:oMath>
        <m:limLow>
          <m:e>
            <m:r>
              <m:t>z</m:t>
            </m:r>
          </m:e>
          <m:lim>
            <m:r>
              <m:rPr>
                <m:sty m:val="p"/>
              </m:rPr>
              <m:t>∼</m:t>
            </m:r>
          </m:lim>
        </m:limLow>
        <m:r>
          <m:rPr>
            <m:sty m:val="p"/>
          </m:rPr>
          <m:t>≠</m:t>
        </m:r>
        <m:sSub>
          <m:e>
            <m:limLow>
              <m:e>
                <m:r>
                  <m:t>0</m:t>
                </m:r>
              </m:e>
              <m:lim>
                <m:r>
                  <m:rPr>
                    <m:sty m:val="p"/>
                  </m:rPr>
                  <m:t>∼</m:t>
                </m:r>
              </m:lim>
            </m:limLow>
          </m:e>
          <m:sub>
            <m:r>
              <m:t>2</m:t>
            </m:r>
            <m:r>
              <m:rPr>
                <m:sty m:val="p"/>
              </m:rPr>
              <m:t>×</m:t>
            </m:r>
            <m:r>
              <m:t>1</m:t>
            </m:r>
          </m:sub>
        </m:sSub>
      </m:oMath>
      <w:del w:id="29727" w:author="PR Preview" w:date="2026-01-01T00:00:00Z">
        <w:r>
          <w:delText xml:space="preserve">.</w:delText>
        </w:r>
      </w:del>
      <w:del w:id="29728" w:author="PR Preview" w:date="2026-01-01T00:00:00Z">
        <w:r>
          <w:delText xml:space="preserve"> </w:delText>
        </w:r>
      </w:del>
      <w:del w:id="29729" w:author="PR Preview" w:date="2026-01-01T00:00:00Z">
        <w:r>
          <w:delText xml:space="preserve">Using the conjugate transpose instead,</w:delText>
        </w:r>
      </w:del>
    </w:p>
    <w:p>
      <w:pPr>
        <w:pStyle w:val="BodyText"/>
      </w:pPr>
      <m:oMathPara>
        <m:oMathParaPr>
          <m:jc m:val="center"/>
        </m:oMathParaPr>
        <m:oMath>
          <m:eqArr>
            <m:e>
              <m:limLow>
                <m:e>
                  <m:limLow>
                    <m:e>
                      <m:sSup>
                        <m:e>
                          <m:limLow>
                            <m:e>
                              <m:r>
                                <m:t>z</m:t>
                              </m:r>
                            </m:e>
                            <m:lim>
                              <m:r>
                                <m:rPr>
                                  <m:sty m:val="p"/>
                                </m:rPr>
                                <m:t>∼</m:t>
                              </m:r>
                            </m:lim>
                          </m:limLow>
                        </m:e>
                        <m:sup>
                          <m:r>
                            <m:rPr>
                              <m:scr m:val="sans-serif"/>
                              <m:sty m:val="p"/>
                            </m:rPr>
                            <m:t>H</m:t>
                          </m:r>
                        </m:sup>
                      </m:sSup>
                    </m:e>
                    <m:lim>
                      <m:r>
                        <m:rPr>
                          <m:sty m:val="p"/>
                        </m:rPr>
                        <m:t>⏟</m:t>
                      </m:r>
                    </m:lim>
                  </m:limLow>
                </m:e>
                <m:lim>
                  <m:r>
                    <m:t>1</m:t>
                  </m:r>
                  <m:r>
                    <m:rPr>
                      <m:sty m:val="p"/>
                    </m:rPr>
                    <m:t>×</m:t>
                  </m:r>
                  <m:r>
                    <m:t>2</m:t>
                  </m:r>
                </m:lim>
              </m:limLow>
              <m:r>
                <m:t> </m:t>
              </m:r>
              <m:limLow>
                <m:e>
                  <m:limLow>
                    <m:e>
                      <m:limLow>
                        <m:e>
                          <m:r>
                            <m:t>z</m:t>
                          </m:r>
                        </m:e>
                        <m:lim>
                          <m:r>
                            <m:rPr>
                              <m:sty m:val="p"/>
                            </m:rPr>
                            <m:t>∼</m:t>
                          </m:r>
                        </m:lim>
                      </m:limLow>
                    </m:e>
                    <m:lim>
                      <m:r>
                        <m:rPr>
                          <m:sty m:val="p"/>
                        </m:rPr>
                        <m:t>⏟</m:t>
                      </m:r>
                    </m:lim>
                  </m:limLow>
                </m:e>
                <m:lim>
                  <m:r>
                    <m:t>2</m:t>
                  </m:r>
                  <m:r>
                    <m:rPr>
                      <m:sty m:val="p"/>
                    </m:rPr>
                    <m:t>×</m:t>
                  </m:r>
                  <m:r>
                    <m:t>1</m:t>
                  </m:r>
                </m:lim>
              </m:limLow>
              <m:r>
                <m:t>&amp;</m:t>
              </m:r>
              <m:r>
                <m:rPr>
                  <m:sty m:val="p"/>
                </m:rPr>
                <m:t>=</m:t>
              </m:r>
              <m:bar>
                <m:barPr>
                  <m:pos m:val="top"/>
                </m:barPr>
                <m:e>
                  <m:r>
                    <m:t>1</m:t>
                  </m:r>
                </m:e>
              </m:bar>
              <m:r>
                <m:rPr>
                  <m:sty m:val="p"/>
                </m:rPr>
                <m:t>⋅</m:t>
              </m:r>
              <m:r>
                <m:t>1</m:t>
              </m:r>
              <m:r>
                <m:rPr>
                  <m:sty m:val="p"/>
                </m:rPr>
                <m:t>+</m:t>
              </m:r>
              <m:bar>
                <m:barPr>
                  <m:pos m:val="top"/>
                </m:barPr>
                <m:e>
                  <m:r>
                    <m:t>i</m:t>
                  </m:r>
                </m:e>
              </m:bar>
              <m:r>
                <m:rPr>
                  <m:sty m:val="p"/>
                </m:rPr>
                <m:t>⋅</m:t>
              </m:r>
              <m:r>
                <m:t>i</m:t>
              </m:r>
              <m:r>
                <m:t>&amp;</m:t>
              </m:r>
              <m:r>
                <m:t>&amp;</m:t>
              </m:r>
              <m:r>
                <m:rPr>
                  <m:nor/>
                  <m:sty m:val="p"/>
                </m:rPr>
                <m:t>(</m:t>
              </m:r>
              <m:r>
                <m:rPr>
                  <m:nor/>
                  <m:sty m:val="p"/>
                </m:rPr>
                <m:t>Definition 128</m:t>
              </m:r>
              <m:r>
                <m:rPr>
                  <m:nor/>
                  <m:sty m:val="p"/>
                </m:rPr>
                <m:t>)</m:t>
              </m:r>
            </m:e>
            <m:e>
              <m:r>
                <m:t>&amp;</m:t>
              </m:r>
              <m:r>
                <m:rPr>
                  <m:sty m:val="p"/>
                </m:rPr>
                <m:t>=</m:t>
              </m:r>
              <m:r>
                <m:t>1</m:t>
              </m:r>
              <m:r>
                <m:rPr>
                  <m:sty m:val="p"/>
                </m:rPr>
                <m:t>+</m:t>
              </m:r>
              <m:r>
                <m:rPr>
                  <m:sty m:val="p"/>
                </m:rPr>
                <m:t>(</m:t>
              </m:r>
              <m:r>
                <m:rPr>
                  <m:sty m:val="p"/>
                </m:rPr>
                <m:t>−</m:t>
              </m:r>
              <m:r>
                <m:t>i</m:t>
              </m:r>
              <m:r>
                <m:rPr>
                  <m:sty m:val="p"/>
                </m:rPr>
                <m:t>)</m:t>
              </m:r>
              <m:r>
                <m:rPr>
                  <m:sty m:val="p"/>
                </m:rPr>
                <m:t>⋅</m:t>
              </m:r>
              <m:r>
                <m:t>i</m:t>
              </m:r>
              <m:r>
                <m:t>&amp;</m:t>
              </m:r>
              <m:r>
                <m:t>&amp;</m:t>
              </m:r>
              <m:r>
                <m:rPr>
                  <m:nor/>
                  <m:sty m:val="p"/>
                </m:rPr>
                <m:t>(conjugate each entry)</m:t>
              </m:r>
            </m:e>
            <m:e>
              <m:r>
                <m:t>&amp;</m:t>
              </m:r>
              <m:r>
                <m:rPr>
                  <m:sty m:val="p"/>
                </m:rPr>
                <m:t>=</m:t>
              </m:r>
              <m:r>
                <m:t>1</m:t>
              </m:r>
              <m:r>
                <m:rPr>
                  <m:sty m:val="p"/>
                </m:rPr>
                <m:t>−</m:t>
              </m:r>
              <m:sSup>
                <m:e>
                  <m:r>
                    <m:t>i</m:t>
                  </m:r>
                </m:e>
                <m:sup>
                  <m:r>
                    <m:t>2</m:t>
                  </m:r>
                </m:sup>
              </m:sSup>
              <m:r>
                <m:t>&amp;</m:t>
              </m:r>
              <m:r>
                <m:t>&amp;</m:t>
              </m:r>
              <m:r>
                <m:rPr>
                  <m:nor/>
                  <m:sty m:val="p"/>
                </m:rPr>
                <m:t>(multiply)</m:t>
              </m:r>
            </m:e>
            <m:e>
              <m:r>
                <m:t>&amp;</m:t>
              </m:r>
              <m:r>
                <m:rPr>
                  <m:sty m:val="p"/>
                </m:rPr>
                <m:t>=</m:t>
              </m:r>
              <m:r>
                <m:t>2</m:t>
              </m:r>
              <m:r>
                <m:t>&amp;</m:t>
              </m:r>
              <m:r>
                <m:t>&amp;</m:t>
              </m:r>
              <m:r>
                <m:rPr>
                  <m:nor/>
                  <m:sty m:val="p"/>
                </m:rPr>
                <m:t>(</m:t>
              </m:r>
              <m:sSup>
                <m:e>
                  <m:r>
                    <m:t>i</m:t>
                  </m:r>
                </m:e>
                <m:sup>
                  <m:r>
                    <m:t>2</m:t>
                  </m:r>
                </m:sup>
              </m:sSup>
              <m:r>
                <m:rPr>
                  <m:sty m:val="p"/>
                </m:rPr>
                <m:t>=</m:t>
              </m:r>
              <m:r>
                <m:rPr>
                  <m:sty m:val="p"/>
                </m:rPr>
                <m:t>−</m:t>
              </m:r>
              <m:r>
                <m:t>1</m:t>
              </m:r>
              <m:r>
                <m:rPr>
                  <m:nor/>
                  <m:sty m:val="p"/>
                </m:rPr>
                <m:t>)</m:t>
              </m:r>
            </m:e>
          </m:eqArr>
        </m:oMath>
      </m:oMathPara>
    </w:p>
    <w:p>
      <w:pPr>
        <w:pStyle w:val="FirstParagraph"/>
      </w:pPr>
      <w:ins w:id="29730" w:author="PR Preview" w:date="2026-01-01T00:00:00Z">
        <w:r>
          <w:rPr>
            <w:b/>
            <w:bCs/>
          </w:rPr>
          <w:t xml:space="preserve">Example 217 (Why complex vectors use the conjugate transpose)</w:t>
        </w:r>
      </w:ins>
      <w:ins w:id="29731" w:author="PR Preview" w:date="2026-01-01T00:00:00Z">
        <w:r>
          <w:t xml:space="preserve"> </w:t>
        </w:r>
      </w:ins>
      <w:ins w:id="29732" w:author="PR Preview" w:date="2026-01-01T00:00:00Z">
        <w:r>
          <w:t xml:space="preserve">For a real vector</w:t>
        </w:r>
      </w:ins>
      <w:ins w:id="29733" w:author="PR Preview" w:date="2026-01-01T00:00:00Z">
        <w:r>
          <w:t xml:space="preserve"> </w:t>
        </w:r>
      </w:ins>
      <w:ins w:id="29734" w:author="PR Preview" w:date="2026-01-01T00:00:00Z">
        <w:r>
          <w:t xml:space="preserve">$\mathord{\smash[b]{\underset{\raise.3ex\hbox{$\scriptstyle\sim$}}{x}}\vphantom{x}}$</w:t>
        </w:r>
      </w:ins>
      <w:ins w:id="29735" w:author="PR Preview" w:date="2026-01-01T00:00:00Z">
        <w:r>
          <w:t xml:space="preserve">,</w:t>
        </w:r>
      </w:ins>
      <w:ins w:id="29736" w:author="PR Preview" w:date="2026-01-01T00:00:00Z">
        <w:r>
          <w:t xml:space="preserve"> </w:t>
        </w:r>
      </w:ins>
      <w:ins w:id="29737" w:author="PR Preview" w:date="2026-01-01T00:00:00Z">
        <w:r>
          <w:t xml:space="preserve">${\mathord{\smash[b]{\underset{\raise.3ex\hbox{$\scriptstyle\sim$}}{x}}\vphantom{x}}}^{\top}\mathord{\smash[b]{\underset{\raise.3ex\hbox{$\scriptstyle\sim$}}{x}}\vphantom{x}}= \sum_{j=1}^px_j^2$</w:t>
        </w:r>
      </w:ins>
      <w:ins w:id="29738" w:author="PR Preview" w:date="2026-01-01T00:00:00Z">
        <w:r>
          <w:t xml:space="preserve"> </w:t>
        </w:r>
      </w:ins>
      <w:ins w:id="29739" w:author="PR Preview" w:date="2026-01-01T00:00:00Z">
        <w:r>
          <w:t xml:space="preserve">is</w:t>
        </w:r>
      </w:ins>
      <w:ins w:id="29740" w:author="PR Preview" w:date="2026-01-01T00:00:00Z">
        <w:r>
          <w:t xml:space="preserve"> </w:t>
        </w:r>
      </w:ins>
      <m:oMath>
        <m:r>
          <m:t>0</m:t>
        </m:r>
      </m:oMath>
      <w:ins w:id="29741" w:author="PR Preview" w:date="2026-01-01T00:00:00Z">
        <w:r>
          <w:t xml:space="preserve"> </w:t>
        </w:r>
      </w:ins>
      <w:ins w:id="29742" w:author="PR Preview" w:date="2026-01-01T00:00:00Z">
        <w:r>
          <w:t xml:space="preserve">only when</w:t>
        </w:r>
      </w:ins>
      <w:ins w:id="29743" w:author="PR Preview" w:date="2026-01-01T00:00:00Z">
        <w:r>
          <w:t xml:space="preserve"> </w:t>
        </w:r>
      </w:ins>
      <w:ins w:id="29744" w:author="PR Preview" w:date="2026-01-01T00:00:00Z">
        <w:r>
          <w:t xml:space="preserve">$\mathord{\smash[b]{\underset{\raise.3ex\hbox{$\scriptstyle\sim$}}{x}}\vphantom{x}}$</w:t>
        </w:r>
      </w:ins>
      <w:ins w:id="29745" w:author="PR Preview" w:date="2026-01-01T00:00:00Z">
        <w:r>
          <w:t xml:space="preserve"> </w:t>
        </w:r>
      </w:ins>
      <w:ins w:id="29746" w:author="PR Preview" w:date="2026-01-01T00:00:00Z">
        <w:r>
          <w:t xml:space="preserve">is the zero vector.</w:t>
        </w:r>
      </w:ins>
      <w:ins w:id="29747" w:author="PR Preview" w:date="2026-01-01T00:00:00Z">
        <w:r>
          <w:t xml:space="preserve"> </w:t>
        </w:r>
      </w:ins>
      <w:ins w:id="29748" w:author="PR Preview" w:date="2026-01-01T00:00:00Z">
        <w:r>
          <w:t xml:space="preserve">The same formula fails for complex vectors.</w:t>
        </w:r>
      </w:ins>
      <w:ins w:id="29749" w:author="PR Preview" w:date="2026-01-01T00:00:00Z">
        <w:r>
          <w:t xml:space="preserve"> </w:t>
        </w:r>
      </w:ins>
      <w:ins w:id="29750" w:author="PR Preview" w:date="2026-01-01T00:00:00Z">
        <w:r>
          <w:t xml:space="preserve">Let</w:t>
        </w:r>
      </w:ins>
      <w:ins w:id="29751" w:author="PR Preview" w:date="2026-01-01T00:00:00Z">
        <w:r>
          <w:t xml:space="preserve"> </w:t>
        </w:r>
      </w:ins>
      <w:ins w:id="29752" w:author="PR Preview" w:date="2026-01-01T00:00:00Z">
        <w:r>
          <w:t xml:space="preserve">$\mathord{\smash[b]{\underset{\raise.3ex\hbox{$\scriptstyle\sim$}}{z}}\vphantom{z}} = {(1, i)}^{\top}$</w:t>
        </w:r>
      </w:ins>
      <w:ins w:id="29753" w:author="PR Preview" w:date="2026-01-01T00:00:00Z">
        <w:r>
          <w:t xml:space="preserve">. Then</w:t>
        </w:r>
      </w:ins>
    </w:p>
    <w:p>
      <w:pPr>
        <w:pStyle w:val="BodyText"/>
      </w:pPr>
      <w:ins w:id="29754" w:author="PR Preview" w:date="2026-01-01T00:00:00Z">
        <w:r>
          <w:t xml:space="preserve">$$
    \begin{aligned}
    \underbrace{{\mathord{\smash[b]{\underset{\raise.3ex\hbox{$\scriptstyle\sim$}}{z}}\vphantom{z}}}^{\top}}_{1 \times 2}\,\underbrace{\mathord{\smash[b]{\underset{\raise.3ex\hbox{$\scriptstyle\sim$}}{z}}\vphantom{z}}}_{2 \times 1}
    &amp;= 1 \cdot 1 + i \cdot i
    &amp;&amp; \text{(multiply entry by entry and add)}
    \\
    &amp;= 1 + i^2
    &amp;&amp; \text{(multiply)}
    \\
    &amp;= 0
    &amp;&amp; \text{(} i^2 = -1 \text{)}
    \end{aligned}
    $$</w:t>
        </w:r>
      </w:ins>
    </w:p>
    <w:p>
      <w:pPr>
        <w:pStyle w:val="FirstParagraph"/>
      </w:pPr>
      <w:ins w:id="29755" w:author="PR Preview" w:date="2026-01-01T00:00:00Z">
        <w:r>
          <w:t xml:space="preserve">although</w:t>
        </w:r>
      </w:ins>
      <w:ins w:id="29756" w:author="PR Preview" w:date="2026-01-01T00:00:00Z">
        <w:r>
          <w:t xml:space="preserve"> </w:t>
        </w:r>
      </w:ins>
      <w:ins w:id="29757" w:author="PR Preview" w:date="2026-01-01T00:00:00Z">
        <w:r>
          <w:t xml:space="preserve">$\mathord{\smash[b]{\underset{\raise.3ex\hbox{$\scriptstyle\sim$}}{z}}\vphantom{z}} \neq \mathord{\smash[b]{\underset{\raise.3ex\hbox{$\scriptstyle\sim$}}{0}}\vphantom{0}}_{2 \times 1}$</w:t>
        </w:r>
      </w:ins>
      <w:ins w:id="29758" w:author="PR Preview" w:date="2026-01-01T00:00:00Z">
        <w:r>
          <w:t xml:space="preserve">.</w:t>
        </w:r>
      </w:ins>
      <w:ins w:id="29759" w:author="PR Preview" w:date="2026-01-01T00:00:00Z">
        <w:r>
          <w:t xml:space="preserve"> </w:t>
        </w:r>
      </w:ins>
      <w:ins w:id="29760" w:author="PR Preview" w:date="2026-01-01T00:00:00Z">
        <w:r>
          <w:t xml:space="preserve">Using the conjugate transpose instead,</w:t>
        </w:r>
      </w:ins>
    </w:p>
    <w:p>
      <w:pPr>
        <w:pStyle w:val="BodyText"/>
      </w:pPr>
      <w:ins w:id="29761" w:author="PR Preview" w:date="2026-01-01T00:00:00Z">
        <w:r>
          <w:t xml:space="preserve">$$
    \begin{aligned}
    \underbrace{\mathord{\smash[b]{\underset{\raise.3ex\hbox{$\scriptstyle\sim$}}{z}}\vphantom{z}}^{\mathsf{H}}}_{1 \times 2}\,\underbrace{\mathord{\smash[b]{\underset{\raise.3ex\hbox{$\scriptstyle\sim$}}{z}}\vphantom{z}}}_{2 \times 1}
    &amp;= \overline{1} \cdot 1 + \overline{i} \cdot i
    &amp;&amp; \text{(}\text{Definition~128}\text{)}
    \\
    &amp;= 1 + (-i) \cdot i
    &amp;&amp; \text{(conjugate each entry)}
    \\
    &amp;= 1 - i^2
    &amp;&amp; \text{(multiply)}
    \\
    &amp;= 2
    &amp;&amp; \text{(} i^2 = -1 \text{)}
    \end{aligned}
    $$</w:t>
        </w:r>
      </w:ins>
    </w:p>
    <w:p>
      <w:pPr>
        <w:pStyle w:val="FirstParagraph"/>
      </w:pPr>
      <w:r>
        <w:t xml:space="preserve">which is positive, as</w:t>
      </w:r>
      <w:r>
        <w:t xml:space="preserve"> </w:t>
      </w:r>
      <w:hyperlink w:anchor="thm-zhz-sum-squares">
        <w:r>
          <w:rPr>
            <w:rStyle w:val="Hyperlink"/>
          </w:rPr>
          <w:t xml:space="preserve">Theorem 124</w:t>
        </w:r>
      </w:hyperlink>
      <w:r>
        <w:t xml:space="preserve"> </w:t>
      </w:r>
      <w:r>
        <w:t xml:space="preserve">guarantees.</w:t>
      </w:r>
    </w:p>
    <w:bookmarkEnd w:id="684"/>
    <w:bookmarkStart w:id="685" w:name="def-hermitian-matrix"/>
    <w:p>
      <w:pPr>
        <w:pStyle w:val="BodyText"/>
      </w:pPr>
      <w:r>
        <w:rPr>
          <w:b/>
          <w:bCs/>
        </w:rPr>
        <w:t xml:space="preserve">Definition 129 (Hermitian matrix (self-adjoint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Hermitian</w:t>
      </w:r>
      <w:r>
        <w:t xml:space="preserve"> </w:t>
      </w:r>
      <w:r>
        <w:t xml:space="preserve">(or</w:t>
      </w:r>
      <w:r>
        <w:t xml:space="preserve"> </w:t>
      </w:r>
      <w:r>
        <w:rPr>
          <w:b/>
          <w:bCs/>
        </w:rPr>
        <w:t xml:space="preserve">self-adjoint</w:t>
      </w:r>
      <w:r>
        <w:t xml:space="preserve">)</w:t>
      </w:r>
      <w:r>
        <w:t xml:space="preserve"> </w:t>
      </w:r>
      <w:r>
        <w:t xml:space="preserve">if it equals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bi"/>
            </m:rPr>
            <m:t>A</m:t>
          </m:r>
          <m:r>
            <m:rPr>
              <m:sty m:val="p"/>
            </m:rPr>
            <m:t>.</m:t>
          </m:r>
        </m:oMath>
      </m:oMathPara>
    </w:p>
    <w:bookmarkEnd w:id="685"/>
    <w:bookmarkStart w:id="686" w:name="rem-hermitian-self-adjoint"/>
    <w:p>
      <w:pPr>
        <w:pStyle w:val="FirstParagraph"/>
      </w:pPr>
      <w:del w:id="29762" w:author="PR Preview" w:date="2026-01-01T00:00:00Z">
        <w:r>
          <w:rPr>
            <w:i/>
            <w:iCs/>
          </w:rPr>
          <w:delText xml:space="preserve">Remark 53</w:delText>
        </w:r>
      </w:del>
      <w:del w:id="29763" w:author="PR Preview" w:date="2026-01-01T00:00:00Z">
        <w:r>
          <w:delText xml:space="preserve"> (Why</w:delText>
        </w:r>
      </w:del>
      <w:del w:id="29764" w:author="PR Preview" w:date="2026-01-01T00:00:00Z">
        <w:r>
          <w:delText xml:space="preserve"> </w:delText>
        </w:r>
      </w:del>
      <w:del w:id="29765" w:author="PR Preview" w:date="2026-01-01T00:00:00Z">
        <w:r>
          <w:delText xml:space="preserve">“self-adjoint”</w:delText>
        </w:r>
      </w:del>
      <w:del w:id="29766" w:author="PR Preview" w:date="2026-01-01T00:00:00Z">
        <w:r>
          <w:delText xml:space="preserve">). </w:delText>
        </w:r>
      </w:del>
      <w:del w:id="29767" w:author="PR Preview" w:date="2026-01-01T00:00:00Z">
        <w:r>
          <w:delText xml:space="preserve">The term</w:delText>
        </w:r>
      </w:del>
      <w:del w:id="29768" w:author="PR Preview" w:date="2026-01-01T00:00:00Z">
        <w:r>
          <w:delText xml:space="preserve"> </w:delText>
        </w:r>
      </w:del>
      <w:del w:id="29769" w:author="PR Preview" w:date="2026-01-01T00:00:00Z">
        <w:r>
          <w:rPr>
            <w:i/>
            <w:iCs/>
          </w:rPr>
          <w:delText xml:space="preserve">self-adjoint</w:delText>
        </w:r>
      </w:del>
      <w:del w:id="29770" w:author="PR Preview" w:date="2026-01-01T00:00:00Z">
        <w:r>
          <w:delText xml:space="preserve"> </w:delText>
        </w:r>
      </w:del>
      <w:del w:id="29771" w:author="PR Preview" w:date="2026-01-01T00:00:00Z">
        <w:r>
          <w:delText xml:space="preserve">comes directly from</w:delText>
        </w:r>
      </w:del>
      <w:del w:id="29772" w:author="PR Preview" w:date="2026-01-01T00:00:00Z">
        <w:r>
          <w:delText xml:space="preserve"> </w:delText>
        </w:r>
      </w:del>
      <w:hyperlink w:anchor="thm-adjoint-inner-product">
        <w:del w:id="29773" w:author="PR Preview" w:date="2026-01-01T00:00:00Z">
          <w:r>
            <w:rPr>
              <w:rStyle w:val="Hyperlink"/>
            </w:rPr>
            <w:delText xml:space="preserve">Theorem 123</w:delText>
          </w:r>
        </w:del>
      </w:hyperlink>
      <w:del w:id="29774" w:author="PR Preview" w:date="2026-01-01T00:00:00Z">
        <w:r>
          <w:delText xml:space="preserve">:</w:delText>
        </w:r>
      </w:del>
      <w:del w:id="29775" w:author="PR Preview" w:date="2026-01-01T00:00:00Z">
        <w:r>
          <w:delText xml:space="preserve"> </w:delText>
        </w:r>
      </w:del>
      <w:del w:id="29776" w:author="PR Preview" w:date="2026-01-01T00:00:00Z">
        <w:r>
          <w:delText xml:space="preserve">when</w:delText>
        </w:r>
      </w:del>
      <w:del w:id="29777" w:author="PR Preview" w:date="2026-01-01T00:00:00Z">
        <w:r>
          <w:delText xml:space="preserve"> </w:delText>
        </w:r>
      </w:del>
      <m:oMath>
        <m:r>
          <m:rPr>
            <m:sty m:val="bi"/>
          </m:rPr>
          <m:t>A</m:t>
        </m:r>
      </m:oMath>
      <w:del w:id="29778" w:author="PR Preview" w:date="2026-01-01T00:00:00Z">
        <w:r>
          <w:delText xml:space="preserve"> </w:delText>
        </w:r>
      </w:del>
      <w:del w:id="29779" w:author="PR Preview" w:date="2026-01-01T00:00:00Z">
        <w:r>
          <w:delText xml:space="preserve">is Hermitian,</w:delText>
        </w:r>
      </w:del>
      <w:del w:id="29780" w:author="PR Preview" w:date="2026-01-01T00:00:00Z">
        <w:r>
          <w:delText xml:space="preserve"> </w:delText>
        </w:r>
      </w:del>
      <m:oMath>
        <m:r>
          <m:t>​</m:t>
        </m:r>
        <m:d>
          <m:dPr>
            <m:begChr m:val="⟨"/>
            <m:sepChr m:val=""/>
            <m:endChr m:val="⟩"/>
            <m:grow/>
          </m:dPr>
          <m:e>
            <m:r>
              <m:rPr>
                <m:sty m:val="bi"/>
              </m:rPr>
              <m:t>A</m:t>
            </m:r>
            <m:limLow>
              <m:e>
                <m:r>
                  <m:t>u</m:t>
                </m:r>
              </m:e>
              <m:lim>
                <m:r>
                  <m:rPr>
                    <m:sty m:val="p"/>
                  </m:rPr>
                  <m:t>∼</m:t>
                </m:r>
              </m:lim>
            </m:limLow>
            <m:r>
              <m:rPr>
                <m:sty m:val="p"/>
              </m:rPr>
              <m:t>,</m:t>
            </m:r>
            <m:limLow>
              <m:e>
                <m:r>
                  <m:t>v</m:t>
                </m:r>
              </m:e>
              <m:lim>
                <m:r>
                  <m:rPr>
                    <m:sty m:val="p"/>
                  </m:rPr>
                  <m:t>∼</m:t>
                </m:r>
              </m:lim>
            </m:limLow>
          </m:e>
        </m:d>
        <m:r>
          <m:t>​</m:t>
        </m:r>
        <m:r>
          <m:rPr>
            <m:sty m:val="p"/>
          </m:rPr>
          <m:t>=</m:t>
        </m:r>
        <m:r>
          <m:t>​</m:t>
        </m:r>
        <m:d>
          <m:dPr>
            <m:begChr m:val="⟨"/>
            <m:sepChr m:val=""/>
            <m:endChr m:val="⟩"/>
            <m:grow/>
          </m:dPr>
          <m:e>
            <m:limLow>
              <m:e>
                <m:r>
                  <m:t>u</m:t>
                </m:r>
              </m:e>
              <m:lim>
                <m:r>
                  <m:rPr>
                    <m:sty m:val="p"/>
                  </m:rPr>
                  <m:t>∼</m:t>
                </m:r>
              </m:lim>
            </m:limLow>
            <m:r>
              <m:rPr>
                <m:sty m:val="p"/>
              </m:rPr>
              <m:t>,</m:t>
            </m:r>
            <m:r>
              <m:rPr>
                <m:sty m:val="bi"/>
              </m:rPr>
              <m:t>A</m:t>
            </m:r>
            <m:limLow>
              <m:e>
                <m:r>
                  <m:t>v</m:t>
                </m:r>
              </m:e>
              <m:lim>
                <m:r>
                  <m:rPr>
                    <m:sty m:val="p"/>
                  </m:rPr>
                  <m:t>∼</m:t>
                </m:r>
              </m:lim>
            </m:limLow>
          </m:e>
        </m:d>
        <m:r>
          <m:t>​</m:t>
        </m:r>
      </m:oMath>
      <w:del w:id="29781" w:author="PR Preview" w:date="2026-01-01T00:00:00Z">
        <w:r>
          <w:delText xml:space="preserve"> </w:delText>
        </w:r>
      </w:del>
      <w:del w:id="29782" w:author="PR Preview" w:date="2026-01-01T00:00:00Z">
        <w:r>
          <w:delText xml:space="preserve">for all</w:delText>
        </w:r>
      </w:del>
      <w:del w:id="29783" w:author="PR Preview" w:date="2026-01-01T00:00:00Z">
        <w:r>
          <w:delText xml:space="preserve"> </w:delText>
        </w:r>
      </w:del>
      <m:oMath>
        <m:limLow>
          <m:e>
            <m:r>
              <m:t>u</m:t>
            </m:r>
          </m:e>
          <m:lim>
            <m:r>
              <m:rPr>
                <m:sty m:val="p"/>
              </m:rPr>
              <m:t>∼</m:t>
            </m:r>
          </m:lim>
        </m:limLow>
        <m:r>
          <m:rPr>
            <m:sty m:val="p"/>
          </m:rPr>
          <m:t>,</m:t>
        </m:r>
        <m:limLow>
          <m:e>
            <m:r>
              <m:t>v</m:t>
            </m:r>
          </m:e>
          <m:lim>
            <m:r>
              <m:rPr>
                <m:sty m:val="p"/>
              </m:rPr>
              <m:t>∼</m:t>
            </m:r>
          </m:lim>
        </m:limLow>
        <m:r>
          <m:rPr>
            <m:sty m:val="p"/>
          </m:rPr>
          <m:t>∈</m:t>
        </m:r>
        <m:sSup>
          <m:e>
            <m:r>
              <m:rPr>
                <m:scr m:val="double-struck"/>
                <m:sty m:val="p"/>
              </m:rPr>
              <m:t>C</m:t>
            </m:r>
          </m:e>
          <m:sup>
            <m:r>
              <m:t>n</m:t>
            </m:r>
          </m:sup>
        </m:sSup>
      </m:oMath>
      <w:del w:id="29784" w:author="PR Preview" w:date="2026-01-01T00:00:00Z">
        <w:r>
          <w:delText xml:space="preserve">.</w:delText>
        </w:r>
      </w:del>
      <w:del w:id="29785" w:author="PR Preview" w:date="2026-01-01T00:00:00Z">
        <w:r>
          <w:delText xml:space="preserve"> </w:delText>
        </w:r>
      </w:del>
      <w:del w:id="29786" w:author="PR Preview" w:date="2026-01-01T00:00:00Z">
        <w:r>
          <w:delText xml:space="preserve">The linear operator moves across the inner product without change.</w:delText>
        </w:r>
      </w:del>
    </w:p>
    <w:p>
      <w:pPr>
        <w:pStyle w:val="FirstParagraph"/>
      </w:pPr>
      <w:ins w:id="29787" w:author="PR Preview" w:date="2026-01-01T00:00:00Z">
        <w:r>
          <w:rPr>
            <w:i/>
            <w:iCs/>
          </w:rPr>
          <w:t xml:space="preserve">Remark 53</w:t>
        </w:r>
      </w:ins>
      <w:ins w:id="29788" w:author="PR Preview" w:date="2026-01-01T00:00:00Z">
        <w:r>
          <w:t xml:space="preserve"> (Why</w:t>
        </w:r>
      </w:ins>
      <w:ins w:id="29789" w:author="PR Preview" w:date="2026-01-01T00:00:00Z">
        <w:r>
          <w:t xml:space="preserve"> </w:t>
        </w:r>
      </w:ins>
      <w:ins w:id="29790" w:author="PR Preview" w:date="2026-01-01T00:00:00Z">
        <w:r>
          <w:t xml:space="preserve">“self-adjoint”</w:t>
        </w:r>
      </w:ins>
      <w:ins w:id="29791" w:author="PR Preview" w:date="2026-01-01T00:00:00Z">
        <w:r>
          <w:t xml:space="preserve">). </w:t>
        </w:r>
      </w:ins>
      <w:ins w:id="29792" w:author="PR Preview" w:date="2026-01-01T00:00:00Z">
        <w:r>
          <w:t xml:space="preserve">The term</w:t>
        </w:r>
      </w:ins>
      <w:ins w:id="29793" w:author="PR Preview" w:date="2026-01-01T00:00:00Z">
        <w:r>
          <w:t xml:space="preserve"> </w:t>
        </w:r>
      </w:ins>
      <w:ins w:id="29794" w:author="PR Preview" w:date="2026-01-01T00:00:00Z">
        <w:r>
          <w:rPr>
            <w:i/>
            <w:iCs/>
          </w:rPr>
          <w:t xml:space="preserve">self-adjoint</w:t>
        </w:r>
      </w:ins>
      <w:ins w:id="29795" w:author="PR Preview" w:date="2026-01-01T00:00:00Z">
        <w:r>
          <w:t xml:space="preserve"> </w:t>
        </w:r>
      </w:ins>
      <w:ins w:id="29796" w:author="PR Preview" w:date="2026-01-01T00:00:00Z">
        <w:r>
          <w:t xml:space="preserve">comes directly from</w:t>
        </w:r>
      </w:ins>
      <w:ins w:id="29797" w:author="PR Preview" w:date="2026-01-01T00:00:00Z">
        <w:r>
          <w:t xml:space="preserve"> </w:t>
        </w:r>
      </w:ins>
      <w:hyperlink w:anchor="thm-adjoint-inner-product">
        <w:ins w:id="29798" w:author="PR Preview" w:date="2026-01-01T00:00:00Z">
          <w:r>
            <w:rPr>
              <w:rStyle w:val="Hyperlink"/>
            </w:rPr>
            <w:t xml:space="preserve">Theorem 123</w:t>
          </w:r>
        </w:ins>
      </w:hyperlink>
      <w:ins w:id="29799" w:author="PR Preview" w:date="2026-01-01T00:00:00Z">
        <w:r>
          <w:t xml:space="preserve">:</w:t>
        </w:r>
      </w:ins>
      <w:ins w:id="29800" w:author="PR Preview" w:date="2026-01-01T00:00:00Z">
        <w:r>
          <w:t xml:space="preserve"> </w:t>
        </w:r>
      </w:ins>
      <w:ins w:id="29801" w:author="PR Preview" w:date="2026-01-01T00:00:00Z">
        <w:r>
          <w:t xml:space="preserve">when</w:t>
        </w:r>
      </w:ins>
      <w:ins w:id="29802" w:author="PR Preview" w:date="2026-01-01T00:00:00Z">
        <w:r>
          <w:t xml:space="preserve"> </w:t>
        </w:r>
      </w:ins>
      <m:oMath>
        <m:r>
          <m:rPr>
            <m:sty m:val="bi"/>
          </m:rPr>
          <m:t>A</m:t>
        </m:r>
      </m:oMath>
      <w:ins w:id="29803" w:author="PR Preview" w:date="2026-01-01T00:00:00Z">
        <w:r>
          <w:t xml:space="preserve"> </w:t>
        </w:r>
      </w:ins>
      <w:ins w:id="29804" w:author="PR Preview" w:date="2026-01-01T00:00:00Z">
        <w:r>
          <w:t xml:space="preserve">is Hermitian,</w:t>
        </w:r>
      </w:ins>
      <w:ins w:id="29805" w:author="PR Preview" w:date="2026-01-01T00:00:00Z">
        <w:r>
          <w:t xml:space="preserve"> </w:t>
        </w:r>
      </w:ins>
      <w:ins w:id="29806" w:author="PR Preview" w:date="2026-01-01T00:00:00Z">
        <w:r>
          <w:t xml:space="preserve">$\mathopen{}\left\langle \mathbf{A}\mathord{\smash[b]{\underset{\raise.3ex\hbox{$\scriptstyle\sim$}}{u}}\vphantom{u}}, \mathord{\smash[b]{\underset{\raise.3ex\hbox{$\scriptstyle\sim$}}{v}}\vphantom{v}}\right\rangle\mathclose{} = \mathopen{}\left\langle \mathord{\smash[b]{\underset{\raise.3ex\hbox{$\scriptstyle\sim$}}{u}}\vphantom{u}}, \mathbf{A}\mathord{\smash[b]{\underset{\raise.3ex\hbox{$\scriptstyle\sim$}}{v}}\vphantom{v}}\right\rangle\mathclose{}$</w:t>
        </w:r>
      </w:ins>
      <w:ins w:id="29807" w:author="PR Preview" w:date="2026-01-01T00:00:00Z">
        <w:r>
          <w:t xml:space="preserve"> </w:t>
        </w:r>
      </w:ins>
      <w:ins w:id="29808" w:author="PR Preview" w:date="2026-01-01T00:00:00Z">
        <w:r>
          <w:t xml:space="preserve">for all</w:t>
        </w:r>
      </w:ins>
      <w:ins w:id="29809" w:author="PR Preview" w:date="2026-01-01T00:00:00Z">
        <w:r>
          <w:t xml:space="preserve"> </w:t>
        </w:r>
      </w:ins>
      <w:ins w:id="29810" w:author="PR Preview" w:date="2026-01-01T00:00:00Z">
        <w:r>
          <w:t xml:space="preserve">$\mathord{\smash[b]{\underset{\raise.3ex\hbox{$\scriptstyle\sim$}}{u}}\vphantom{u}}, \mathord{\smash[b]{\underset{\raise.3ex\hbox{$\scriptstyle\sim$}}{v}}\vphantom{v}} \in \mathbb{C}^n$</w:t>
        </w:r>
      </w:ins>
      <w:ins w:id="29811" w:author="PR Preview" w:date="2026-01-01T00:00:00Z">
        <w:r>
          <w:t xml:space="preserve">.</w:t>
        </w:r>
      </w:ins>
      <w:ins w:id="29812" w:author="PR Preview" w:date="2026-01-01T00:00:00Z">
        <w:r>
          <w:t xml:space="preserve"> </w:t>
        </w:r>
      </w:ins>
      <w:ins w:id="29813" w:author="PR Preview" w:date="2026-01-01T00:00:00Z">
        <w:r>
          <w:t xml:space="preserve">The linear operator moves across the inner product without change.</w:t>
        </w:r>
      </w:ins>
    </w:p>
    <w:bookmarkEnd w:id="686"/>
    <w:bookmarkStart w:id="687" w:name="exm-hermitian-matrix"/>
    <w:p>
      <w:pPr>
        <w:pStyle w:val="BodyText"/>
      </w:pPr>
      <w:r>
        <w:rPr>
          <w:b/>
          <w:bCs/>
        </w:rPr>
        <w:t xml:space="preserve">Example 218 (A Hermitian matrix)</w:t>
      </w:r>
    </w:p>
    <w:p>
      <w:pPr>
        <w:pStyle w:val="BodyText"/>
      </w:pPr>
      <m:oMathPara>
        <m:oMathParaPr>
          <m:jc m:val="center"/>
        </m:oMathParaPr>
        <m:oMath>
          <m:limLow>
            <m:e>
              <m:limLow>
                <m:e>
                  <m:r>
                    <m:rPr>
                      <m:sty m:val="bi"/>
                    </m:rPr>
                    <m:t>A</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2</m:t>
                    </m:r>
                  </m:e>
                  <m:e>
                    <m:r>
                      <m:t>1</m:t>
                    </m:r>
                    <m:r>
                      <m:rPr>
                        <m:sty m:val="p"/>
                      </m:rPr>
                      <m:t>−</m:t>
                    </m:r>
                    <m:r>
                      <m:t>i</m:t>
                    </m:r>
                  </m:e>
                </m:mr>
                <m:mr>
                  <m:e>
                    <m:r>
                      <m:t>1</m:t>
                    </m:r>
                    <m:r>
                      <m:rPr>
                        <m:sty m:val="p"/>
                      </m:rPr>
                      <m:t>+</m:t>
                    </m:r>
                    <m:r>
                      <m:t>i</m:t>
                    </m:r>
                  </m:e>
                  <m:e>
                    <m:r>
                      <m:t>3</m:t>
                    </m:r>
                  </m:e>
                </m:mr>
              </m:m>
            </m:e>
          </m:d>
        </m:oMath>
      </m:oMathPara>
    </w:p>
    <w:p>
      <w:pPr>
        <w:pStyle w:val="FirstParagraph"/>
      </w:pPr>
      <w:r>
        <w:t xml:space="preserve">is Hermitian:</w:t>
      </w:r>
      <w:r>
        <w:t xml:space="preserve"> </w:t>
      </w:r>
      <w:r>
        <w:t xml:space="preserve">transposing swaps the off-diagonal entries,</w:t>
      </w:r>
      <w:r>
        <w:t xml:space="preserve"> </w:t>
      </w:r>
      <w:r>
        <w:t xml:space="preserve">and conjugating turns</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 </w:t>
      </w:r>
      <w:r>
        <w:t xml:space="preserve">and</w:t>
      </w:r>
      <w:r>
        <w:t xml:space="preserve"> </w:t>
      </w:r>
      <m:oMath>
        <m:r>
          <m:t>1</m:t>
        </m:r>
        <m:r>
          <m:rPr>
            <m:sty m:val="p"/>
          </m:rPr>
          <m:t>−</m:t>
        </m:r>
        <m:r>
          <m:t>i</m:t>
        </m:r>
      </m:oMath>
      <w:r>
        <w:t xml:space="preserve"> </w:t>
      </w:r>
      <w:r>
        <w:t xml:space="preserve">back into</w:t>
      </w:r>
      <w:r>
        <w:t xml:space="preserve"> </w:t>
      </w:r>
      <m:oMath>
        <m:r>
          <m:t>1</m:t>
        </m:r>
        <m:r>
          <m:rPr>
            <m:sty m:val="p"/>
          </m:rPr>
          <m:t>+</m:t>
        </m:r>
        <m:r>
          <m:t>i</m:t>
        </m:r>
      </m:oMath>
      <w:r>
        <w:t xml:space="preserve">,</w:t>
      </w:r>
      <w:r>
        <w:t xml:space="preserve"> </w:t>
      </w:r>
      <w:r>
        <w:t xml:space="preserve">so</w:t>
      </w:r>
      <w:r>
        <w:t xml:space="preserve"> </w:t>
      </w:r>
      <m:oMath>
        <m:sSup>
          <m:e>
            <m:r>
              <m:rPr>
                <m:sty m:val="bi"/>
              </m:rPr>
              <m:t>A</m:t>
            </m:r>
          </m:e>
          <m:sup>
            <m:r>
              <m:rPr>
                <m:scr m:val="sans-serif"/>
                <m:sty m:val="p"/>
              </m:rPr>
              <m:t>H</m:t>
            </m:r>
          </m:sup>
        </m:sSup>
        <m:r>
          <m:rPr>
            <m:sty m:val="p"/>
          </m:rPr>
          <m:t>=</m:t>
        </m:r>
        <m:r>
          <m:rPr>
            <m:sty m:val="bi"/>
          </m:rPr>
          <m:t>A</m:t>
        </m:r>
      </m:oMath>
      <w:r>
        <w:t xml:space="preserve">.</w:t>
      </w:r>
      <w:r>
        <w:t xml:space="preserve"> </w:t>
      </w:r>
      <w:r>
        <w:t xml:space="preserve">The diagonal entries of a Hermitian matrix must be real,</w:t>
      </w:r>
      <w:r>
        <w:t xml:space="preserve"> </w:t>
      </w:r>
      <w:r>
        <w:t xml:space="preserve">because</w:t>
      </w:r>
      <w:r>
        <w:t xml:space="preserve"> </w:t>
      </w:r>
      <m:oMath>
        <m:sSub>
          <m:e>
            <m:r>
              <m:t>a</m:t>
            </m:r>
          </m:e>
          <m:sub>
            <m:r>
              <m:t>j</m:t>
            </m:r>
            <m:r>
              <m:t>j</m:t>
            </m:r>
          </m:sub>
        </m:sSub>
        <m:r>
          <m:rPr>
            <m:sty m:val="p"/>
          </m:rPr>
          <m:t>=</m:t>
        </m:r>
        <m:bar>
          <m:barPr>
            <m:pos m:val="top"/>
          </m:barPr>
          <m:e>
            <m:sSub>
              <m:e>
                <m:r>
                  <m:t>a</m:t>
                </m:r>
              </m:e>
              <m:sub>
                <m:r>
                  <m:t>j</m:t>
                </m:r>
                <m:r>
                  <m:t>j</m:t>
                </m:r>
              </m:sub>
            </m:sSub>
          </m:e>
        </m:bar>
      </m:oMath>
      <w:r>
        <w:t xml:space="preserve">,</w:t>
      </w:r>
      <w:r>
        <w:t xml:space="preserve"> </w:t>
      </w:r>
      <w:r>
        <w:t xml:space="preserve">and only a real number is its own conjugate:</w:t>
      </w:r>
      <w:r>
        <w:t xml:space="preserve"> </w:t>
      </w:r>
      <w:r>
        <w:t xml:space="preserve">if</w:t>
      </w:r>
      <w:r>
        <w:t xml:space="preserve"> </w:t>
      </w:r>
      <m:oMath>
        <m:r>
          <m:t>a</m:t>
        </m:r>
        <m:r>
          <m:rPr>
            <m:sty m:val="p"/>
          </m:rPr>
          <m:t>+</m:t>
        </m:r>
        <m:r>
          <m:t>b</m:t>
        </m:r>
        <m:r>
          <m:t> </m:t>
        </m:r>
        <m:r>
          <m:t>i</m:t>
        </m:r>
        <m:r>
          <m:rPr>
            <m:sty m:val="p"/>
          </m:rPr>
          <m:t>=</m:t>
        </m:r>
        <m:r>
          <m:t>a</m:t>
        </m:r>
        <m:r>
          <m:rPr>
            <m:sty m:val="p"/>
          </m:rPr>
          <m:t>−</m:t>
        </m:r>
        <m:r>
          <m:t>b</m:t>
        </m:r>
        <m:r>
          <m:t> </m:t>
        </m:r>
        <m:r>
          <m:t>i</m:t>
        </m:r>
      </m:oMath>
      <w:r>
        <w:t xml:space="preserve">, then the imaginary parts give</w:t>
      </w:r>
      <w:r>
        <w:t xml:space="preserve"> </w:t>
      </w:r>
      <m:oMath>
        <m:r>
          <m:t>b</m:t>
        </m:r>
        <m:r>
          <m:rPr>
            <m:sty m:val="p"/>
          </m:rPr>
          <m:t>=</m:t>
        </m:r>
        <m:r>
          <m:rPr>
            <m:sty m:val="p"/>
          </m:rPr>
          <m:t>−</m:t>
        </m:r>
        <m:r>
          <m:t>b</m:t>
        </m:r>
      </m:oMath>
      <w:r>
        <w:t xml:space="preserve">, so</w:t>
      </w:r>
      <w:r>
        <w:t xml:space="preserve"> </w:t>
      </w:r>
      <m:oMath>
        <m:r>
          <m:t>b</m:t>
        </m:r>
        <m:r>
          <m:rPr>
            <m:sty m:val="p"/>
          </m:rPr>
          <m:t>=</m:t>
        </m:r>
        <m:r>
          <m:t>0</m:t>
        </m:r>
      </m:oMath>
      <w:r>
        <w:t xml:space="preserve">.</w:t>
      </w:r>
    </w:p>
    <w:p>
      <w:pPr>
        <w:pStyle w:val="BodyText"/>
      </w:pPr>
      <w:r>
        <w:t xml:space="preserve">Every real symmetric matrix is Hermitian,</w:t>
      </w:r>
      <w:r>
        <w:t xml:space="preserve"> </w:t>
      </w:r>
      <w:r>
        <w:t xml:space="preserve">because for a real matrix</w:t>
      </w:r>
      <w:r>
        <w:t xml:space="preserve"> </w:t>
      </w:r>
      <m:oMath>
        <m:sSup>
          <m:e>
            <m:r>
              <m:rPr>
                <m:sty m:val="bi"/>
              </m:rPr>
              <m:t>A</m:t>
            </m:r>
          </m:e>
          <m:sup>
            <m:r>
              <m:rPr>
                <m:scr m:val="sans-serif"/>
                <m:sty m:val="p"/>
              </m:rPr>
              <m:t>H</m:t>
            </m:r>
          </m:sup>
        </m:sSup>
        <m:r>
          <m:rPr>
            <m:sty m:val="p"/>
          </m:rPr>
          <m:t>=</m:t>
        </m:r>
        <m:sSup>
          <m:e>
            <m:r>
              <m:rPr>
                <m:sty m:val="bi"/>
              </m:rPr>
              <m:t>A</m:t>
            </m:r>
          </m:e>
          <m:sup>
            <m:r>
              <m:rPr>
                <m:sty m:val="p"/>
              </m:rPr>
              <m:t>⊤</m:t>
            </m:r>
          </m:sup>
        </m:sSup>
      </m:oMath>
      <w:r>
        <w:t xml:space="preserve">.</w:t>
      </w:r>
    </w:p>
    <w:bookmarkEnd w:id="687"/>
    <w:bookmarkStart w:id="688" w:name="exm-not-hermitian"/>
    <w:p>
      <w:pPr>
        <w:pStyle w:val="BodyText"/>
      </w:pPr>
      <w:r>
        <w:rPr>
          <w:b/>
          <w:bCs/>
        </w:rPr>
        <w:t xml:space="preserve">Example 219 (A symmetric complex matrix that is not Hermitian)</w:t>
      </w:r>
    </w:p>
    <w:p>
      <w:pPr>
        <w:pStyle w:val="BodyText"/>
      </w:pPr>
      <m:oMathPara>
        <m:oMathParaPr>
          <m:jc m:val="center"/>
        </m:oMathParaPr>
        <m:oMath>
          <m:limLow>
            <m:e>
              <m:limLow>
                <m:e>
                  <m:r>
                    <m:rPr>
                      <m:sty m:val="bi"/>
                    </m:rPr>
                    <m:t>B</m:t>
                  </m:r>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t>i</m:t>
                    </m:r>
                  </m:e>
                </m:mr>
                <m:mr>
                  <m:e>
                    <m:r>
                      <m:t>i</m:t>
                    </m:r>
                  </m:e>
                  <m:e>
                    <m:r>
                      <m:t>0</m:t>
                    </m:r>
                  </m:e>
                </m:mr>
              </m:m>
            </m:e>
          </m:d>
        </m:oMath>
      </m:oMathPara>
    </w:p>
    <w:p>
      <w:pPr>
        <w:pStyle w:val="FirstParagraph"/>
      </w:pPr>
      <w:r>
        <w:t xml:space="preserve">is symmetric,</w:t>
      </w:r>
      <w:r>
        <w:t xml:space="preserve"> </w:t>
      </w:r>
      <m:oMath>
        <m:sSup>
          <m:e>
            <m:r>
              <m:rPr>
                <m:sty m:val="bi"/>
              </m:rPr>
              <m:t>B</m:t>
            </m:r>
          </m:e>
          <m:sup>
            <m:r>
              <m:rPr>
                <m:sty m:val="p"/>
              </m:rPr>
              <m:t>⊤</m:t>
            </m:r>
          </m:sup>
        </m:sSup>
        <m:r>
          <m:rPr>
            <m:sty m:val="p"/>
          </m:rPr>
          <m:t>=</m:t>
        </m:r>
        <m:r>
          <m:rPr>
            <m:sty m:val="bi"/>
          </m:rPr>
          <m:t>B</m:t>
        </m:r>
      </m:oMath>
      <w:r>
        <w:t xml:space="preserve">,</w:t>
      </w:r>
      <w:r>
        <w:t xml:space="preserve"> </w:t>
      </w:r>
      <w:r>
        <w:t xml:space="preserve">but it is not Hermitian:</w:t>
      </w:r>
    </w:p>
    <w:p>
      <w:pPr>
        <w:pStyle w:val="BodyText"/>
      </w:pPr>
      <m:oMathPara>
        <m:oMathParaPr>
          <m:jc m:val="center"/>
        </m:oMathParaPr>
        <m:oMath>
          <m:limLow>
            <m:e>
              <m:limLow>
                <m:e>
                  <m:sSup>
                    <m:e>
                      <m:r>
                        <m:rPr>
                          <m:sty m:val="bi"/>
                        </m:rPr>
                        <m:t>B</m:t>
                      </m:r>
                    </m:e>
                    <m:sup>
                      <m:r>
                        <m:rPr>
                          <m:scr m:val="sans-serif"/>
                          <m:sty m:val="p"/>
                        </m:rPr>
                        <m:t>H</m:t>
                      </m:r>
                    </m:sup>
                  </m:sSup>
                </m:e>
                <m:lim>
                  <m:r>
                    <m:rPr>
                      <m:sty m:val="p"/>
                    </m:rPr>
                    <m:t>⏟</m:t>
                  </m:r>
                </m:lim>
              </m:limLow>
            </m:e>
            <m:lim>
              <m:r>
                <m:t>2</m:t>
              </m:r>
              <m:r>
                <m:rPr>
                  <m:sty m:val="p"/>
                </m:rPr>
                <m:t>×</m:t>
              </m:r>
              <m:r>
                <m:t>2</m:t>
              </m:r>
            </m:lim>
          </m:limLow>
          <m:r>
            <m:rPr>
              <m:sty m:val="p"/>
            </m:rPr>
            <m:t>=</m:t>
          </m:r>
          <m:d>
            <m:dPr>
              <m:begChr m:val="["/>
              <m:sepChr m:val=""/>
              <m:endChr m:val="]"/>
              <m:grow/>
            </m:dPr>
            <m:e>
              <m:m>
                <m:mPr>
                  <m:baseJc m:val="center"/>
                  <m:plcHide m:val="on"/>
                  <m:mcs>
                    <m:mc>
                      <m:mcPr>
                        <m:mcJc m:val="center"/>
                        <m:count m:val="1"/>
                      </m:mcPr>
                    </m:mc>
                    <m:mc>
                      <m:mcPr>
                        <m:mcJc m:val="center"/>
                        <m:count m:val="1"/>
                      </m:mcPr>
                    </m:mc>
                  </m:mcs>
                </m:mPr>
                <m:mr>
                  <m:e>
                    <m:r>
                      <m:t>0</m:t>
                    </m:r>
                  </m:e>
                  <m:e>
                    <m:r>
                      <m:rPr>
                        <m:sty m:val="p"/>
                      </m:rPr>
                      <m:t>−</m:t>
                    </m:r>
                    <m:r>
                      <m:t>i</m:t>
                    </m:r>
                  </m:e>
                </m:mr>
                <m:mr>
                  <m:e>
                    <m:r>
                      <m:rPr>
                        <m:sty m:val="p"/>
                      </m:rPr>
                      <m:t>−</m:t>
                    </m:r>
                    <m:r>
                      <m:t>i</m:t>
                    </m:r>
                  </m:e>
                  <m:e>
                    <m:r>
                      <m:t>0</m:t>
                    </m:r>
                  </m:e>
                </m:mr>
              </m:m>
            </m:e>
          </m:d>
          <m:r>
            <m:rPr>
              <m:sty m:val="p"/>
            </m:rPr>
            <m:t>≠</m:t>
          </m:r>
          <m:r>
            <m:rPr>
              <m:sty m:val="bi"/>
            </m:rPr>
            <m:t>B</m:t>
          </m:r>
          <m:r>
            <m:rPr>
              <m:sty m:val="p"/>
            </m:rPr>
            <m:t>.</m:t>
          </m:r>
        </m:oMath>
      </m:oMathPara>
    </w:p>
    <w:bookmarkEnd w:id="688"/>
    <w:bookmarkStart w:id="689" w:name="def-skew-hermitian-matrix"/>
    <w:p>
      <w:pPr>
        <w:pStyle w:val="FirstParagraph"/>
      </w:pPr>
      <w:r>
        <w:rPr>
          <w:b/>
          <w:bCs/>
        </w:rPr>
        <w:t xml:space="preserve">Definition 130 (Skew-Hermitian matrix (anti-Hermitian matrix))</w:t>
      </w:r>
      <w:r>
        <w:t xml:space="preserve"> </w:t>
      </w:r>
      <w:r>
        <w:t xml:space="preserve">A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is</w:t>
      </w:r>
      <w:r>
        <w:t xml:space="preserve"> </w:t>
      </w:r>
      <w:r>
        <w:rPr>
          <w:b/>
          <w:bCs/>
        </w:rPr>
        <w:t xml:space="preserve">skew-Hermitian</w:t>
      </w:r>
      <w:r>
        <w:t xml:space="preserve"> </w:t>
      </w:r>
      <w:r>
        <w:t xml:space="preserve">(or</w:t>
      </w:r>
      <w:r>
        <w:t xml:space="preserve"> </w:t>
      </w:r>
      <w:r>
        <w:rPr>
          <w:b/>
          <w:bCs/>
        </w:rPr>
        <w:t xml:space="preserve">anti-Hermitian</w:t>
      </w:r>
      <w:r>
        <w:t xml:space="preserve">)</w:t>
      </w:r>
      <w:r>
        <w:t xml:space="preserve"> </w:t>
      </w:r>
      <w:r>
        <w:t xml:space="preserve">if it equals the negative of its conjugate transpose (</w:t>
      </w:r>
      <w:hyperlink w:anchor="def-conjugate-transpose">
        <w:r>
          <w:rPr>
            <w:rStyle w:val="Hyperlink"/>
          </w:rPr>
          <w:t xml:space="preserve">Definition 128</w:t>
        </w:r>
      </w:hyperlink>
      <w:r>
        <w:t xml:space="preserve">):</w:t>
      </w:r>
    </w:p>
    <w:p>
      <w:pPr>
        <w:pStyle w:val="BodyText"/>
      </w:pPr>
      <m:oMathPara>
        <m:oMathParaPr>
          <m:jc m:val="center"/>
        </m:oMathParaPr>
        <m:oMath>
          <m:sSup>
            <m:e>
              <m:r>
                <m:rPr>
                  <m:sty m:val="bi"/>
                </m:rPr>
                <m:t>A</m:t>
              </m:r>
            </m:e>
            <m:sup>
              <m:r>
                <m:rPr>
                  <m:scr m:val="sans-serif"/>
                  <m:sty m:val="p"/>
                </m:rPr>
                <m:t>H</m:t>
              </m:r>
            </m:sup>
          </m:sSup>
          <m:r>
            <m:rPr>
              <m:sty m:val="p"/>
            </m:rPr>
            <m:t>=</m:t>
          </m:r>
          <m:r>
            <m:rPr>
              <m:sty m:val="p"/>
            </m:rPr>
            <m:t>−</m:t>
          </m:r>
          <m:r>
            <m:rPr>
              <m:sty m:val="bi"/>
            </m:rPr>
            <m:t>A</m:t>
          </m:r>
          <m:r>
            <m:rPr>
              <m:sty m:val="p"/>
            </m:rPr>
            <m:t>.</m:t>
          </m:r>
        </m:oMath>
      </m:oMathPara>
    </w:p>
    <w:bookmarkEnd w:id="689"/>
    <w:bookmarkStart w:id="690" w:name="rem-skew-hermitian-diagonal"/>
    <w:p>
      <w:pPr>
        <w:pStyle w:val="FirstParagraph"/>
      </w:pPr>
      <w:r>
        <w:rPr>
          <w:i/>
          <w:iCs/>
        </w:rPr>
        <w:t xml:space="preserve">Remark 54</w:t>
      </w:r>
      <w:r>
        <w:t xml:space="preserve"> (The diagonal of a skew-Hermitian matrix). </w:t>
      </w:r>
      <w:r>
        <w:t xml:space="preserve">Every entry of a skew-Hermitian matrix satisfies</w:t>
      </w:r>
      <w:r>
        <w:t xml:space="preserve"> </w:t>
      </w:r>
      <m:oMath>
        <m:sSub>
          <m:e>
            <m:r>
              <m:t>a</m:t>
            </m:r>
          </m:e>
          <m:sub>
            <m:r>
              <m:t>j</m:t>
            </m:r>
            <m:r>
              <m:t>k</m:t>
            </m:r>
          </m:sub>
        </m:sSub>
        <m:r>
          <m:rPr>
            <m:sty m:val="p"/>
          </m:rPr>
          <m:t>=</m:t>
        </m:r>
        <m:r>
          <m:rPr>
            <m:sty m:val="p"/>
          </m:rPr>
          <m:t>−</m:t>
        </m:r>
        <m:bar>
          <m:barPr>
            <m:pos m:val="top"/>
          </m:barPr>
          <m:e>
            <m:sSub>
              <m:e>
                <m:r>
                  <m:t>a</m:t>
                </m:r>
              </m:e>
              <m:sub>
                <m:r>
                  <m:t>k</m:t>
                </m:r>
                <m:r>
                  <m:t>j</m:t>
                </m:r>
              </m:sub>
            </m:sSub>
          </m:e>
        </m:bar>
      </m:oMath>
      <w:r>
        <w:t xml:space="preserve">.</w:t>
      </w:r>
      <w:r>
        <w:t xml:space="preserve"> </w:t>
      </w:r>
      <w:r>
        <w:t xml:space="preserve">In particular, its diagonal entries satisfy</w:t>
      </w:r>
      <w:r>
        <w:t xml:space="preserve"> </w:t>
      </w:r>
      <m:oMath>
        <m:sSub>
          <m:e>
            <m:r>
              <m:t>a</m:t>
            </m:r>
          </m:e>
          <m:sub>
            <m:r>
              <m:t>j</m:t>
            </m:r>
            <m:r>
              <m:t>j</m:t>
            </m:r>
          </m:sub>
        </m:sSub>
        <m:r>
          <m:rPr>
            <m:sty m:val="p"/>
          </m:rPr>
          <m:t>=</m:t>
        </m:r>
        <m:r>
          <m:rPr>
            <m:sty m:val="p"/>
          </m:rPr>
          <m:t>−</m:t>
        </m:r>
        <m:bar>
          <m:barPr>
            <m:pos m:val="top"/>
          </m:barPr>
          <m:e>
            <m:sSub>
              <m:e>
                <m:r>
                  <m:t>a</m:t>
                </m:r>
              </m:e>
              <m:sub>
                <m:r>
                  <m:t>j</m:t>
                </m:r>
                <m:r>
                  <m:t>j</m:t>
                </m:r>
              </m:sub>
            </m:sSub>
          </m:e>
        </m:bar>
      </m:oMath>
      <w:r>
        <w:t xml:space="preserve">,</w:t>
      </w:r>
      <w:r>
        <w:t xml:space="preserve"> </w:t>
      </w:r>
      <w:r>
        <w:t xml:space="preserve">which means</w:t>
      </w:r>
    </w:p>
    <w:p>
      <w:pPr>
        <w:pStyle w:val="BodyText"/>
      </w:pPr>
      <m:oMathPara>
        <m:oMathParaPr>
          <m:jc m:val="center"/>
        </m:oMathParaPr>
        <m:oMath>
          <m:eqArr>
            <m:e>
              <m:sSub>
                <m:e>
                  <m:r>
                    <m:t>a</m:t>
                  </m:r>
                </m:e>
                <m:sub>
                  <m:r>
                    <m:t>j</m:t>
                  </m:r>
                  <m:r>
                    <m:t>j</m:t>
                  </m:r>
                </m:sub>
              </m:sSub>
              <m:r>
                <m:rPr>
                  <m:sty m:val="p"/>
                </m:rPr>
                <m:t>+</m:t>
              </m:r>
              <m:bar>
                <m:barPr>
                  <m:pos m:val="top"/>
                </m:barPr>
                <m:e>
                  <m:sSub>
                    <m:e>
                      <m:r>
                        <m:t>a</m:t>
                      </m:r>
                    </m:e>
                    <m:sub>
                      <m:r>
                        <m:t>j</m:t>
                      </m:r>
                      <m:r>
                        <m:t>j</m:t>
                      </m:r>
                    </m:sub>
                  </m:sSub>
                </m:e>
              </m:bar>
              <m:r>
                <m:t>&amp;</m:t>
              </m:r>
              <m:r>
                <m:rPr>
                  <m:sty m:val="p"/>
                </m:rPr>
                <m:t>=</m:t>
              </m:r>
              <m:r>
                <m:t>2</m:t>
              </m:r>
              <m:r>
                <m:rPr>
                  <m:sty m:val="p"/>
                </m:rPr>
                <m:t>Re</m:t>
              </m:r>
              <m:r>
                <m:rPr>
                  <m:sty m:val="p"/>
                </m:rPr>
                <m:t>(</m:t>
              </m:r>
              <m:sSub>
                <m:e>
                  <m:r>
                    <m:t>a</m:t>
                  </m:r>
                </m:e>
                <m:sub>
                  <m:r>
                    <m:t>j</m:t>
                  </m:r>
                  <m:r>
                    <m:t>j</m:t>
                  </m:r>
                </m:sub>
              </m:sSub>
              <m:r>
                <m:rPr>
                  <m:sty m:val="p"/>
                </m:rPr>
                <m:t>)</m:t>
              </m:r>
            </m:e>
            <m:e>
              <m:r>
                <m:t>&amp;</m:t>
              </m:r>
              <m:r>
                <m:rPr>
                  <m:sty m:val="p"/>
                </m:rPr>
                <m:t>=</m:t>
              </m:r>
              <m:r>
                <m:t>0</m:t>
              </m:r>
              <m:r>
                <m:rPr>
                  <m:sty m:val="p"/>
                </m:rPr>
                <m:t>.</m:t>
              </m:r>
            </m:e>
          </m:eqArr>
        </m:oMath>
      </m:oMathPara>
    </w:p>
    <w:p>
      <w:pPr>
        <w:pStyle w:val="FirstParagraph"/>
      </w:pPr>
      <w:r>
        <w:t xml:space="preserve">Therefore, every diagonal entry of a skew-Hermitian matrix must be purely imaginary (or zero).</w:t>
      </w:r>
      <w:r>
        <w:t xml:space="preserve"> </w:t>
      </w:r>
      <w:r>
        <w:t xml:space="preserve">For example,</w:t>
      </w:r>
      <w:r>
        <w:t xml:space="preserve"> </w:t>
      </w:r>
      <m:oMath>
        <m:sSub>
          <m:e>
            <m:r>
              <m:t>a</m:t>
            </m:r>
          </m:e>
          <m:sub>
            <m:r>
              <m:t>j</m:t>
            </m:r>
            <m:r>
              <m:t>j</m:t>
            </m:r>
          </m:sub>
        </m:sSub>
        <m:r>
          <m:rPr>
            <m:sty m:val="p"/>
          </m:rPr>
          <m:t>=</m:t>
        </m:r>
        <m:r>
          <m:t>3</m:t>
        </m:r>
        <m:r>
          <m:t> </m:t>
        </m:r>
        <m:r>
          <m:t>i</m:t>
        </m:r>
      </m:oMath>
      <w:r>
        <w:t xml:space="preserve"> </w:t>
      </w:r>
      <w:r>
        <w:t xml:space="preserve">works, since</w:t>
      </w:r>
    </w:p>
    <w:p>
      <w:pPr>
        <w:pStyle w:val="BodyText"/>
      </w:pPr>
      <m:oMathPara>
        <m:oMathParaPr>
          <m:jc m:val="center"/>
        </m:oMathParaPr>
        <m:oMath>
          <m:eqArr>
            <m:e>
              <m:r>
                <m:rPr>
                  <m:sty m:val="p"/>
                </m:rPr>
                <m:t>−</m:t>
              </m:r>
              <m:bar>
                <m:barPr>
                  <m:pos m:val="top"/>
                </m:barPr>
                <m:e>
                  <m:r>
                    <m:t>3</m:t>
                  </m:r>
                  <m:r>
                    <m:t> </m:t>
                  </m:r>
                  <m:r>
                    <m:t>i</m:t>
                  </m:r>
                </m:e>
              </m:bar>
              <m:r>
                <m:t>&amp;</m:t>
              </m:r>
              <m:r>
                <m:rPr>
                  <m:sty m:val="p"/>
                </m:rPr>
                <m:t>=</m:t>
              </m:r>
              <m:r>
                <m:rPr>
                  <m:sty m:val="p"/>
                </m:rPr>
                <m:t>−</m:t>
              </m:r>
              <m:r>
                <m:rPr>
                  <m:sty m:val="p"/>
                </m:rPr>
                <m:t>(</m:t>
              </m:r>
              <m:r>
                <m:rPr>
                  <m:sty m:val="p"/>
                </m:rPr>
                <m:t>−</m:t>
              </m:r>
              <m:r>
                <m:t>3</m:t>
              </m:r>
              <m:r>
                <m:t> </m:t>
              </m:r>
              <m:r>
                <m:t>i</m:t>
              </m:r>
              <m:r>
                <m:rPr>
                  <m:sty m:val="p"/>
                </m:rPr>
                <m:t>)</m:t>
              </m:r>
            </m:e>
            <m:e>
              <m:r>
                <m:t>&amp;</m:t>
              </m:r>
              <m:r>
                <m:rPr>
                  <m:sty m:val="p"/>
                </m:rPr>
                <m:t>=</m:t>
              </m:r>
              <m:r>
                <m:t>3</m:t>
              </m:r>
              <m:r>
                <m:t> </m:t>
              </m:r>
              <m:r>
                <m:t>i</m:t>
              </m:r>
              <m:r>
                <m:rPr>
                  <m:sty m:val="p"/>
                </m:rPr>
                <m:t>,</m:t>
              </m:r>
            </m:e>
          </m:eqArr>
        </m:oMath>
      </m:oMathPara>
    </w:p>
    <w:p>
      <w:pPr>
        <w:pStyle w:val="FirstParagraph"/>
      </w:pPr>
      <w:r>
        <w:t xml:space="preserve">but</w:t>
      </w:r>
      <w:r>
        <w:t xml:space="preserve"> </w:t>
      </w:r>
      <m:oMath>
        <m:sSub>
          <m:e>
            <m:r>
              <m:t>a</m:t>
            </m:r>
          </m:e>
          <m:sub>
            <m:r>
              <m:t>j</m:t>
            </m:r>
            <m:r>
              <m:t>j</m:t>
            </m:r>
          </m:sub>
        </m:sSub>
        <m:r>
          <m:rPr>
            <m:sty m:val="p"/>
          </m:rPr>
          <m:t>=</m:t>
        </m:r>
        <m:r>
          <m:t>3</m:t>
        </m:r>
      </m:oMath>
      <w:r>
        <w:t xml:space="preserve"> </w:t>
      </w:r>
      <w:r>
        <w:t xml:space="preserve">does not, since</w:t>
      </w:r>
      <w:r>
        <w:t xml:space="preserve"> </w:t>
      </w:r>
      <m:oMath>
        <m:r>
          <m:rPr>
            <m:sty m:val="p"/>
          </m:rPr>
          <m:t>−</m:t>
        </m:r>
        <m:bar>
          <m:barPr>
            <m:pos m:val="top"/>
          </m:barPr>
          <m:e>
            <m:r>
              <m:t>3</m:t>
            </m:r>
          </m:e>
        </m:bar>
        <m:r>
          <m:rPr>
            <m:sty m:val="p"/>
          </m:rPr>
          <m:t>=</m:t>
        </m:r>
        <m:r>
          <m:rPr>
            <m:sty m:val="p"/>
          </m:rPr>
          <m:t>−</m:t>
        </m:r>
        <m:r>
          <m:t>3</m:t>
        </m:r>
      </m:oMath>
      <w:r>
        <w:t xml:space="preserve">.</w:t>
      </w:r>
    </w:p>
    <w:bookmarkEnd w:id="690"/>
    <w:bookmarkStart w:id="691" w:name="exm-skew-hermitian-matrix"/>
    <w:p>
      <w:pPr>
        <w:pStyle w:val="BodyText"/>
      </w:pPr>
      <w:r>
        <w:rPr>
          <w:b/>
          <w:bCs/>
        </w:rPr>
        <w:t xml:space="preserve">Example 220 (A skew-Hermitian matrix)</w:t>
      </w:r>
      <w:r>
        <w:t xml:space="preserve"> </w:t>
      </w:r>
      <w:r>
        <w:t xml:space="preserve">The matrix</w:t>
      </w:r>
    </w:p>
    <w:p>
      <w:pPr>
        <w:pStyle w:val="BodyText"/>
      </w:pPr>
      <m:oMathPara>
        <m:oMathParaPr>
          <m:jc m:val="center"/>
        </m:oMathParaPr>
        <m:oMath>
          <m:r>
            <m:rPr>
              <m:sty m:val="bi"/>
            </m:rPr>
            <m:t>A</m:t>
          </m:r>
          <m:r>
            <m:rPr>
              <m:sty m:val="p"/>
            </m:rPr>
            <m:t>=</m:t>
          </m:r>
          <m:d>
            <m:dPr>
              <m:begChr m:val="["/>
              <m:sepChr m:val=""/>
              <m:endChr m:val="]"/>
              <m:grow/>
            </m:dPr>
            <m:e>
              <m:m>
                <m:mPr>
                  <m:baseJc m:val="center"/>
                  <m:plcHide m:val="on"/>
                  <m:mcs>
                    <m:mc>
                      <m:mcPr>
                        <m:mcJc m:val="center"/>
                        <m:count m:val="1"/>
                      </m:mcPr>
                    </m:mc>
                    <m:mc>
                      <m:mcPr>
                        <m:mcJc m:val="center"/>
                        <m:count m:val="1"/>
                      </m:mcPr>
                    </m:mc>
                  </m:mcs>
                </m:mPr>
                <m:mr>
                  <m:e>
                    <m:r>
                      <m:t>2</m:t>
                    </m:r>
                    <m:r>
                      <m:t> </m:t>
                    </m:r>
                    <m:r>
                      <m:t>i</m:t>
                    </m:r>
                  </m:e>
                  <m:e>
                    <m:r>
                      <m:t>1</m:t>
                    </m:r>
                    <m:r>
                      <m:rPr>
                        <m:sty m:val="p"/>
                      </m:rPr>
                      <m:t>+</m:t>
                    </m:r>
                    <m:r>
                      <m:t>i</m:t>
                    </m:r>
                  </m:e>
                </m:mr>
                <m:mr>
                  <m:e>
                    <m:r>
                      <m:rPr>
                        <m:sty m:val="p"/>
                      </m:rPr>
                      <m:t>−</m:t>
                    </m:r>
                    <m:r>
                      <m:t>1</m:t>
                    </m:r>
                    <m:r>
                      <m:rPr>
                        <m:sty m:val="p"/>
                      </m:rPr>
                      <m:t>+</m:t>
                    </m:r>
                    <m:r>
                      <m:t>i</m:t>
                    </m:r>
                  </m:e>
                  <m:e>
                    <m:r>
                      <m:t>0</m:t>
                    </m:r>
                  </m:e>
                </m:mr>
              </m:m>
            </m:e>
          </m:d>
        </m:oMath>
      </m:oMathPara>
    </w:p>
    <w:p>
      <w:pPr>
        <w:pStyle w:val="FirstParagraph"/>
      </w:pPr>
      <w:r>
        <w:t xml:space="preserve">is skew-Hermitian:</w:t>
      </w:r>
      <w:r>
        <w:t xml:space="preserve"> </w:t>
      </w:r>
      <w:r>
        <w:t xml:space="preserve">transposing and conjugating gives</w:t>
      </w:r>
    </w:p>
    <w:p>
      <w:pPr>
        <w:pStyle w:val="BodyText"/>
      </w:pPr>
      <m:oMathPara>
        <m:oMathParaPr>
          <m:jc m:val="center"/>
        </m:oMathParaPr>
        <m:oMath>
          <m:eqArr>
            <m:e>
              <m:sSup>
                <m:e>
                  <m:r>
                    <m:rPr>
                      <m:sty m:val="bi"/>
                    </m:rPr>
                    <m:t>A</m:t>
                  </m:r>
                </m:e>
                <m:sup>
                  <m:r>
                    <m:rPr>
                      <m:scr m:val="sans-serif"/>
                      <m:sty m:val="p"/>
                    </m:rPr>
                    <m:t>H</m:t>
                  </m:r>
                </m:sup>
              </m:sSup>
              <m:r>
                <m:t>&amp;</m:t>
              </m:r>
              <m:r>
                <m:rPr>
                  <m:sty m:val="p"/>
                </m:rPr>
                <m:t>=</m:t>
              </m:r>
              <m:d>
                <m:dPr>
                  <m:begChr m:val="["/>
                  <m:sepChr m:val=""/>
                  <m:endChr m:val="]"/>
                  <m:grow/>
                </m:dPr>
                <m:e>
                  <m:m>
                    <m:mPr>
                      <m:baseJc m:val="center"/>
                      <m:plcHide m:val="on"/>
                      <m:mcs>
                        <m:mc>
                          <m:mcPr>
                            <m:mcJc m:val="center"/>
                            <m:count m:val="1"/>
                          </m:mcPr>
                        </m:mc>
                        <m:mc>
                          <m:mcPr>
                            <m:mcJc m:val="center"/>
                            <m:count m:val="1"/>
                          </m:mcPr>
                        </m:mc>
                      </m:mcs>
                    </m:mPr>
                    <m:mr>
                      <m:e>
                        <m:bar>
                          <m:barPr>
                            <m:pos m:val="top"/>
                          </m:barPr>
                          <m:e>
                            <m:r>
                              <m:t>2</m:t>
                            </m:r>
                            <m:r>
                              <m:t> </m:t>
                            </m:r>
                            <m:r>
                              <m:t>i</m:t>
                            </m:r>
                          </m:e>
                        </m:bar>
                      </m:e>
                      <m:e>
                        <m:bar>
                          <m:barPr>
                            <m:pos m:val="top"/>
                          </m:barPr>
                          <m:e>
                            <m:r>
                              <m:rPr>
                                <m:sty m:val="p"/>
                              </m:rPr>
                              <m:t>−</m:t>
                            </m:r>
                            <m:r>
                              <m:t>1</m:t>
                            </m:r>
                            <m:r>
                              <m:rPr>
                                <m:sty m:val="p"/>
                              </m:rPr>
                              <m:t>+</m:t>
                            </m:r>
                            <m:r>
                              <m:t>i</m:t>
                            </m:r>
                          </m:e>
                        </m:bar>
                      </m:e>
                    </m:mr>
                    <m:mr>
                      <m:e>
                        <m:bar>
                          <m:barPr>
                            <m:pos m:val="top"/>
                          </m:barPr>
                          <m:e>
                            <m:r>
                              <m:t>1</m:t>
                            </m:r>
                            <m:r>
                              <m:rPr>
                                <m:sty m:val="p"/>
                              </m:rPr>
                              <m:t>+</m:t>
                            </m:r>
                            <m:r>
                              <m:t>i</m:t>
                            </m:r>
                          </m:e>
                        </m:bar>
                      </m:e>
                      <m:e>
                        <m:bar>
                          <m:barPr>
                            <m:pos m:val="top"/>
                          </m:barPr>
                          <m:e>
                            <m:r>
                              <m:t>0</m:t>
                            </m:r>
                          </m:e>
                        </m:bar>
                      </m:e>
                    </m:mr>
                  </m:m>
                </m:e>
              </m:d>
            </m:e>
            <m:e>
              <m:r>
                <m:t>&amp;</m:t>
              </m:r>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m:t>
                        </m:r>
                        <m:r>
                          <m:t>2</m:t>
                        </m:r>
                        <m:r>
                          <m:t> </m:t>
                        </m:r>
                        <m:r>
                          <m:t>i</m:t>
                        </m:r>
                      </m:e>
                      <m:e>
                        <m:r>
                          <m:rPr>
                            <m:sty m:val="p"/>
                          </m:rPr>
                          <m:t>−</m:t>
                        </m:r>
                        <m:r>
                          <m:t>1</m:t>
                        </m:r>
                        <m:r>
                          <m:rPr>
                            <m:sty m:val="p"/>
                          </m:rPr>
                          <m:t>−</m:t>
                        </m:r>
                        <m:r>
                          <m:t>i</m:t>
                        </m:r>
                      </m:e>
                    </m:mr>
                    <m:mr>
                      <m:e>
                        <m:r>
                          <m:t>1</m:t>
                        </m:r>
                        <m:r>
                          <m:rPr>
                            <m:sty m:val="p"/>
                          </m:rPr>
                          <m:t>−</m:t>
                        </m:r>
                        <m:r>
                          <m:t>i</m:t>
                        </m:r>
                      </m:e>
                      <m:e>
                        <m:r>
                          <m:t>0</m:t>
                        </m:r>
                      </m:e>
                    </m:mr>
                  </m:m>
                </m:e>
              </m:d>
            </m:e>
            <m:e>
              <m:r>
                <m:t>&amp;</m:t>
              </m:r>
              <m:r>
                <m:rPr>
                  <m:sty m:val="p"/>
                </m:rPr>
                <m:t>=</m:t>
              </m:r>
              <m:r>
                <m:rPr>
                  <m:sty m:val="p"/>
                </m:rPr>
                <m:t>−</m:t>
              </m:r>
              <m:r>
                <m:rPr>
                  <m:sty m:val="bi"/>
                </m:rPr>
                <m:t>A</m:t>
              </m:r>
              <m:r>
                <m:rPr>
                  <m:sty m:val="p"/>
                </m:rPr>
                <m:t>.</m:t>
              </m:r>
            </m:e>
          </m:eqArr>
        </m:oMath>
      </m:oMathPara>
    </w:p>
    <w:p>
      <w:pPr>
        <w:pStyle w:val="FirstParagraph"/>
      </w:pPr>
      <w:r>
        <w:t xml:space="preserve">Its diagonal entries</w:t>
      </w:r>
      <w:r>
        <w:t xml:space="preserve"> </w:t>
      </w:r>
      <m:oMath>
        <m:r>
          <m:t>2</m:t>
        </m:r>
        <m:r>
          <m:t> </m:t>
        </m:r>
        <m:r>
          <m:t>i</m:t>
        </m:r>
      </m:oMath>
      <w:r>
        <w:t xml:space="preserve"> </w:t>
      </w:r>
      <w:r>
        <w:t xml:space="preserve">and</w:t>
      </w:r>
      <w:r>
        <w:t xml:space="preserve"> </w:t>
      </w:r>
      <m:oMath>
        <m:r>
          <m:t>0</m:t>
        </m:r>
      </m:oMath>
      <w:r>
        <w:t xml:space="preserve"> </w:t>
      </w:r>
      <w:r>
        <w:t xml:space="preserve">are purely imaginary.</w:t>
      </w:r>
    </w:p>
    <w:bookmarkEnd w:id="691"/>
    <w:bookmarkStart w:id="692" w:name="X4e376dfe4195dd67571b7cde9ab8c2999dabc4a"/>
    <w:p>
      <w:pPr>
        <w:pStyle w:val="BodyText"/>
      </w:pPr>
      <w:r>
        <w:rPr>
          <w:b/>
          <w:bCs/>
        </w:rPr>
        <w:t xml:space="preserve">Theorem 125 (Hermitian and skew-Hermitian decomposition)</w:t>
      </w:r>
      <w:r>
        <w:t xml:space="preserve"> </w:t>
      </w:r>
      <w:r>
        <w:t xml:space="preserve">Every square complex matrix</w:t>
      </w:r>
      <w:r>
        <w:t xml:space="preserve"> </w:t>
      </w:r>
      <m:oMath>
        <m:r>
          <m:rPr>
            <m:sty m:val="bi"/>
          </m:rPr>
          <m:t>A</m:t>
        </m:r>
        <m:r>
          <m:rPr>
            <m:sty m:val="p"/>
          </m:rPr>
          <m:t>∈</m:t>
        </m:r>
        <m:sSup>
          <m:e>
            <m:r>
              <m:rPr>
                <m:scr m:val="double-struck"/>
                <m:sty m:val="p"/>
              </m:rPr>
              <m:t>C</m:t>
            </m:r>
          </m:e>
          <m:sup>
            <m:r>
              <m:t>n</m:t>
            </m:r>
            <m:r>
              <m:rPr>
                <m:sty m:val="p"/>
              </m:rPr>
              <m:t>×</m:t>
            </m:r>
            <m:r>
              <m:t>n</m:t>
            </m:r>
          </m:sup>
        </m:sSup>
      </m:oMath>
      <w:r>
        <w:t xml:space="preserve"> </w:t>
      </w:r>
      <w:r>
        <w:t xml:space="preserve">can be uniquely expressed as the sum of a Hermitian matrix</w:t>
      </w:r>
      <w:r>
        <w:t xml:space="preserve"> </w:t>
      </w:r>
      <m:oMath>
        <m:r>
          <m:rPr>
            <m:sty m:val="bi"/>
          </m:rPr>
          <m:t>H</m:t>
        </m:r>
      </m:oMath>
      <w:r>
        <w:t xml:space="preserve"> </w:t>
      </w:r>
      <w:r>
        <w:t xml:space="preserve">(</w:t>
      </w:r>
      <w:hyperlink w:anchor="def-hermitian-matrix">
        <w:r>
          <w:rPr>
            <w:rStyle w:val="Hyperlink"/>
          </w:rPr>
          <w:t xml:space="preserve">Definition 129</w:t>
        </w:r>
      </w:hyperlink>
      <w:r>
        <w:t xml:space="preserve">)</w:t>
      </w:r>
      <w:r>
        <w:t xml:space="preserve"> </w:t>
      </w:r>
      <w:r>
        <w:t xml:space="preserve">and a skew-Hermitian matrix</w:t>
      </w:r>
      <w:r>
        <w:t xml:space="preserve"> </w:t>
      </w:r>
      <m:oMath>
        <m:r>
          <m:rPr>
            <m:sty m:val="bi"/>
          </m:rPr>
          <m:t>S</m:t>
        </m:r>
      </m:oMath>
      <w:r>
        <w:t xml:space="preserve"> </w:t>
      </w:r>
      <w:r>
        <w:t xml:space="preserve">(</w:t>
      </w:r>
      <w:hyperlink w:anchor="def-skew-hermitian-matrix">
        <w:r>
          <w:rPr>
            <w:rStyle w:val="Hyperlink"/>
          </w:rPr>
          <w:t xml:space="preserve">Definition 130</w:t>
        </w:r>
      </w:hyperlink>
      <w:r>
        <w:t xml:space="preserve">):</w:t>
      </w:r>
    </w:p>
    <w:p>
      <w:pPr>
        <w:pStyle w:val="BodyText"/>
      </w:pPr>
      <m:oMathPara>
        <m:oMathParaPr>
          <m:jc m:val="center"/>
        </m:oMathParaPr>
        <m:oMath>
          <m:r>
            <m:rPr>
              <m:sty m:val="bi"/>
            </m:rPr>
            <m:t>A</m:t>
          </m:r>
          <m:r>
            <m:rPr>
              <m:sty m:val="p"/>
            </m:rPr>
            <m:t>=</m:t>
          </m:r>
          <m:r>
            <m:rPr>
              <m:sty m:val="bi"/>
            </m:rPr>
            <m:t>H</m:t>
          </m:r>
          <m:r>
            <m:rPr>
              <m:sty m:val="p"/>
            </m:rPr>
            <m:t>+</m:t>
          </m:r>
          <m:r>
            <m:rPr>
              <m:sty m:val="bi"/>
            </m:rPr>
            <m:t>S</m:t>
          </m:r>
          <m:r>
            <m:rPr>
              <m:sty m:val="p"/>
            </m:rPr>
            <m:t>,</m:t>
          </m:r>
        </m:oMath>
      </m:oMathPara>
    </w:p>
    <w:p>
      <w:pPr>
        <w:pStyle w:val="FirstParagraph"/>
      </w:pPr>
      <w:r>
        <w:t xml:space="preserve">where</w:t>
      </w:r>
    </w:p>
    <w:p>
      <w:pPr>
        <w:pStyle w:val="BodyText"/>
      </w:pPr>
      <m:oMathPara>
        <m:oMathParaPr>
          <m:jc m:val="center"/>
        </m:oMathParaPr>
        <m:oMath>
          <m:r>
            <m:rPr>
              <m:sty m:val="bi"/>
            </m:rPr>
            <m:t>H</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t> </m:t>
          </m:r>
          <m:r>
            <m:rPr>
              <m:nor/>
              <m:sty m:val="p"/>
            </m:rPr>
            <m:t>and</m:t>
          </m:r>
          <m:r>
            <m:t> </m:t>
          </m:r>
          <m:r>
            <m:rPr>
              <m:sty m:val="bi"/>
            </m:rPr>
            <m:t>S</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oMath>
      </m:oMathPara>
    </w:p>
    <w:bookmarkEnd w:id="692"/>
    <w:p>
      <w:pPr>
        <w:pStyle w:val="FirstParagraph"/>
      </w:pPr>
      <w:r>
        <w:rPr>
          <w:i/>
          <w:iCs/>
        </w:rPr>
        <w:t xml:space="preserve">Proof</w:t>
      </w:r>
      <w:r>
        <w:t xml:space="preserve">. </w:t>
      </w:r>
      <w:r>
        <w:rPr>
          <w:b/>
          <w:bCs/>
        </w:rPr>
        <w:t xml:space="preserve">Existence</w:t>
      </w:r>
      <w:r>
        <w:t xml:space="preserve">:</w:t>
      </w:r>
      <w:r>
        <w:t xml:space="preserve"> </w:t>
      </w:r>
      <w:r>
        <w:t xml:space="preserve">Define</w:t>
      </w:r>
      <w:r>
        <w:t xml:space="preserve"> </w:t>
      </w:r>
      <m:oMath>
        <m:r>
          <m:rPr>
            <m:sty m:val="bi"/>
          </m:rPr>
          <m:t>H</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 </w:t>
      </w:r>
      <w:r>
        <w:t xml:space="preserve">and</w:t>
      </w:r>
      <w:r>
        <w:t xml:space="preserve"> </w:t>
      </w:r>
      <m:oMath>
        <m:r>
          <m:rPr>
            <m:sty m:val="bi"/>
          </m:rPr>
          <m:t>S</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oMath>
      <w:r>
        <w:t xml:space="preserve">.</w:t>
      </w:r>
      <w:r>
        <w:t xml:space="preserve"> </w:t>
      </w:r>
      <w:r>
        <w:t xml:space="preserve">Their sum is:</w:t>
      </w:r>
    </w:p>
    <w:p>
      <w:pPr>
        <w:pStyle w:val="BodyText"/>
      </w:pPr>
      <m:oMathPara>
        <m:oMathParaPr>
          <m:jc m:val="center"/>
        </m:oMathParaPr>
        <m:oMath>
          <m:eqArr>
            <m:e>
              <m:r>
                <m:rPr>
                  <m:sty m:val="bi"/>
                </m:rPr>
                <m:t>H</m:t>
              </m:r>
              <m:r>
                <m:rPr>
                  <m:sty m:val="p"/>
                </m:rPr>
                <m:t>+</m:t>
              </m:r>
              <m:r>
                <m:rPr>
                  <m:sty m:val="bi"/>
                </m:rPr>
                <m:t>S</m:t>
              </m:r>
              <m:r>
                <m:t>&amp;</m:t>
              </m:r>
              <m:r>
                <m:rPr>
                  <m:sty m:val="p"/>
                </m:rPr>
                <m:t>=</m:t>
              </m:r>
              <m:f>
                <m:fPr>
                  <m:type m:val="bar"/>
                </m:fPr>
                <m:num>
                  <m:r>
                    <m:rPr>
                      <m:sty m:val="bi"/>
                    </m:rPr>
                    <m:t>A</m:t>
                  </m:r>
                  <m:r>
                    <m:rPr>
                      <m:sty m:val="p"/>
                    </m:rPr>
                    <m:t>+</m:t>
                  </m:r>
                  <m:sSup>
                    <m:e>
                      <m:r>
                        <m:rPr>
                          <m:sty m:val="bi"/>
                        </m:rPr>
                        <m:t>A</m:t>
                      </m:r>
                    </m:e>
                    <m:sup>
                      <m:r>
                        <m:rPr>
                          <m:scr m:val="sans-serif"/>
                          <m:sty m:val="p"/>
                        </m:rPr>
                        <m:t>H</m:t>
                      </m:r>
                    </m:sup>
                  </m:sSup>
                </m:num>
                <m:den>
                  <m:r>
                    <m:t>2</m:t>
                  </m:r>
                </m:den>
              </m:f>
              <m:r>
                <m:rPr>
                  <m:sty m:val="p"/>
                </m:rPr>
                <m:t>+</m:t>
              </m:r>
              <m:f>
                <m:fPr>
                  <m:type m:val="bar"/>
                </m:fPr>
                <m:num>
                  <m:r>
                    <m:rPr>
                      <m:sty m:val="bi"/>
                    </m:rPr>
                    <m:t>A</m:t>
                  </m:r>
                  <m:r>
                    <m:rPr>
                      <m:sty m:val="p"/>
                    </m:rPr>
                    <m:t>−</m:t>
                  </m:r>
                  <m:sSup>
                    <m:e>
                      <m:r>
                        <m:rPr>
                          <m:sty m:val="bi"/>
                        </m:rPr>
                        <m:t>A</m:t>
                      </m:r>
                    </m:e>
                    <m:sup>
                      <m:r>
                        <m:rPr>
                          <m:scr m:val="sans-serif"/>
                          <m:sty m:val="p"/>
                        </m:rPr>
                        <m:t>H</m:t>
                      </m:r>
                    </m:sup>
                  </m:sSup>
                </m:num>
                <m:den>
                  <m:r>
                    <m:t>2</m:t>
                  </m:r>
                </m:den>
              </m:f>
            </m:e>
            <m:e>
              <m:r>
                <m:t>&amp;</m:t>
              </m:r>
              <m:r>
                <m:rPr>
                  <m:sty m:val="p"/>
                </m:rPr>
                <m:t>=</m:t>
              </m:r>
              <m:f>
                <m:fPr>
                  <m:type m:val="bar"/>
                </m:fPr>
                <m:num>
                  <m:r>
                    <m:t>2</m:t>
                  </m:r>
                  <m:r>
                    <m:rPr>
                      <m:sty m:val="bi"/>
                    </m:rPr>
                    <m:t>A</m:t>
                  </m:r>
                </m:num>
                <m:den>
                  <m:r>
                    <m:t>2</m:t>
                  </m:r>
                </m:den>
              </m:f>
            </m:e>
            <m:e>
              <m:r>
                <m:t>&amp;</m:t>
              </m:r>
              <m:r>
                <m:rPr>
                  <m:sty m:val="p"/>
                </m:rPr>
                <m:t>=</m:t>
              </m:r>
              <m:r>
                <m:rPr>
                  <m:sty m:val="bi"/>
                </m:rPr>
                <m:t>A</m:t>
              </m:r>
              <m:r>
                <m:rPr>
                  <m:sty m:val="p"/>
                </m:rPr>
                <m:t>.</m:t>
              </m:r>
            </m:e>
          </m:eqArr>
        </m:oMath>
      </m:oMathPara>
    </w:p>
    <w:p>
      <w:pPr>
        <w:pStyle w:val="FirstParagraph"/>
      </w:pPr>
      <w:r>
        <w:t xml:space="preserve">Applying the properties of the Hermitian adjoint (</w:t>
      </w:r>
      <w:hyperlink w:anchor="thm-hermitian-adjoint-properties">
        <w:r>
          <w:rPr>
            <w:rStyle w:val="Hyperlink"/>
          </w:rPr>
          <w:t xml:space="preserve">Theorem 122</w:t>
        </w:r>
      </w:hyperlink>
      <w:r>
        <w:t xml:space="preserve">):</w:t>
      </w:r>
    </w:p>
    <w:p>
      <w:pPr>
        <w:pStyle w:val="BodyText"/>
      </w:pPr>
      <m:oMathPara>
        <m:oMathParaPr>
          <m:jc m:val="center"/>
        </m:oMathParaPr>
        <m:oMath>
          <m:eqArr>
            <m:e>
              <m:sSup>
                <m:e>
                  <m:r>
                    <m:rPr>
                      <m:sty m:val="bi"/>
                    </m:rPr>
                    <m:t>H</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bi"/>
                </m:rPr>
                <m:t>H</m:t>
              </m:r>
              <m:r>
                <m:rPr>
                  <m:sty m:val="p"/>
                </m:rPr>
                <m:t>,</m:t>
              </m:r>
            </m:e>
            <m:e>
              <m:sSup>
                <m:e>
                  <m:r>
                    <m:rPr>
                      <m:sty m:val="bi"/>
                    </m:rPr>
                    <m:t>S</m:t>
                  </m:r>
                </m:e>
                <m:sup>
                  <m:r>
                    <m:rPr>
                      <m:scr m:val="sans-serif"/>
                      <m:sty m:val="p"/>
                    </m:rPr>
                    <m:t>H</m:t>
                  </m:r>
                </m:sup>
              </m:sSup>
              <m:r>
                <m:t>&amp;</m:t>
              </m:r>
              <m:r>
                <m:rPr>
                  <m:sty m:val="p"/>
                </m:rPr>
                <m:t>=</m:t>
              </m:r>
              <m:r>
                <m:t>​</m:t>
              </m:r>
              <m:d>
                <m:dPr>
                  <m:begChr m:val="("/>
                  <m:sepChr m:val=""/>
                  <m:endChr m:val=")"/>
                  <m:grow/>
                </m:dPr>
                <m:e>
                  <m:f>
                    <m:fPr>
                      <m:type m:val="bar"/>
                    </m:fPr>
                    <m:num>
                      <m:r>
                        <m:rPr>
                          <m:sty m:val="bi"/>
                        </m:rPr>
                        <m:t>A</m:t>
                      </m:r>
                      <m:r>
                        <m:rPr>
                          <m:sty m:val="p"/>
                        </m:rPr>
                        <m:t>−</m:t>
                      </m:r>
                      <m:sSup>
                        <m:e>
                          <m:r>
                            <m:rPr>
                              <m:sty m:val="bi"/>
                            </m:rPr>
                            <m:t>A</m:t>
                          </m:r>
                        </m:e>
                        <m:sup>
                          <m:r>
                            <m:rPr>
                              <m:scr m:val="sans-serif"/>
                              <m:sty m:val="p"/>
                            </m:rPr>
                            <m:t>H</m:t>
                          </m:r>
                        </m:sup>
                      </m:sSup>
                    </m:num>
                    <m:den>
                      <m:r>
                        <m:t>2</m:t>
                      </m:r>
                    </m:den>
                  </m:f>
                </m:e>
              </m:d>
              <m:sSup>
                <m:e>
                  <m:r>
                    <m:t>​</m:t>
                  </m:r>
                </m:e>
                <m:sup>
                  <m:r>
                    <m:rPr>
                      <m:scr m:val="sans-serif"/>
                      <m:sty m:val="p"/>
                    </m:rPr>
                    <m:t>H</m:t>
                  </m:r>
                </m:sup>
              </m:sSup>
            </m:e>
            <m:e>
              <m:r>
                <m:t>&amp;</m:t>
              </m:r>
              <m:r>
                <m:rPr>
                  <m:sty m:val="p"/>
                </m:rPr>
                <m:t>=</m:t>
              </m:r>
              <m:f>
                <m:fPr>
                  <m:type m:val="bar"/>
                </m:fPr>
                <m:num>
                  <m:sSup>
                    <m:e>
                      <m:r>
                        <m:rPr>
                          <m:sty m:val="bi"/>
                        </m:rPr>
                        <m:t>A</m:t>
                      </m:r>
                    </m:e>
                    <m:sup>
                      <m:r>
                        <m:rPr>
                          <m:scr m:val="sans-serif"/>
                          <m:sty m:val="p"/>
                        </m:rPr>
                        <m:t>H</m:t>
                      </m:r>
                    </m:sup>
                  </m:sSup>
                  <m:r>
                    <m:rPr>
                      <m:sty m:val="p"/>
                    </m:rPr>
                    <m:t>−</m:t>
                  </m:r>
                  <m:r>
                    <m:rPr>
                      <m:sty m:val="p"/>
                    </m:rPr>
                    <m:t>(</m:t>
                  </m:r>
                  <m:sSup>
                    <m:e>
                      <m:r>
                        <m:rPr>
                          <m:sty m:val="bi"/>
                        </m:rPr>
                        <m:t>A</m:t>
                      </m:r>
                    </m:e>
                    <m:sup>
                      <m:r>
                        <m:rPr>
                          <m:scr m:val="sans-serif"/>
                          <m:sty m:val="p"/>
                        </m:rPr>
                        <m:t>H</m:t>
                      </m:r>
                    </m:sup>
                  </m:sSup>
                  <m:sSup>
                    <m:e>
                      <m:r>
                        <m:rPr>
                          <m:sty m:val="p"/>
                        </m:rPr>
                        <m:t>)</m:t>
                      </m:r>
                    </m:e>
                    <m:sup>
                      <m:r>
                        <m:rPr>
                          <m:scr m:val="sans-serif"/>
                          <m:sty m:val="p"/>
                        </m:rPr>
                        <m:t>H</m:t>
                      </m:r>
                    </m:sup>
                  </m:sSup>
                </m:num>
                <m:den>
                  <m:r>
                    <m:t>2</m:t>
                  </m:r>
                </m:den>
              </m:f>
            </m:e>
            <m:e>
              <m:r>
                <m:t>&amp;</m:t>
              </m:r>
              <m:r>
                <m:rPr>
                  <m:sty m:val="p"/>
                </m:rPr>
                <m:t>=</m:t>
              </m:r>
              <m:f>
                <m:fPr>
                  <m:type m:val="bar"/>
                </m:fPr>
                <m:num>
                  <m:sSup>
                    <m:e>
                      <m:r>
                        <m:rPr>
                          <m:sty m:val="bi"/>
                        </m:rPr>
                        <m:t>A</m:t>
                      </m:r>
                    </m:e>
                    <m:sup>
                      <m:r>
                        <m:rPr>
                          <m:scr m:val="sans-serif"/>
                          <m:sty m:val="p"/>
                        </m:rPr>
                        <m:t>H</m:t>
                      </m:r>
                    </m:sup>
                  </m:sSup>
                  <m:r>
                    <m:rPr>
                      <m:sty m:val="p"/>
                    </m:rPr>
                    <m:t>−</m:t>
                  </m:r>
                  <m:r>
                    <m:rPr>
                      <m:sty m:val="bi"/>
                    </m:rPr>
                    <m:t>A</m:t>
                  </m:r>
                </m:num>
                <m:den>
                  <m:r>
                    <m:t>2</m:t>
                  </m:r>
                </m:den>
              </m:f>
            </m:e>
            <m:e>
              <m:r>
                <m:t>&amp;</m:t>
              </m:r>
              <m:r>
                <m:rPr>
                  <m:sty m:val="p"/>
                </m:rPr>
                <m:t>=</m:t>
              </m:r>
              <m:r>
                <m:rPr>
                  <m:sty m:val="p"/>
                </m:rPr>
                <m:t>−</m:t>
              </m:r>
              <m:r>
                <m:rPr>
                  <m:sty m:val="bi"/>
                </m:rPr>
                <m:t>S</m:t>
              </m:r>
              <m:r>
                <m:rPr>
                  <m:sty m:val="p"/>
                </m:rPr>
                <m:t>.</m:t>
              </m:r>
            </m:e>
          </m:eqArr>
        </m:oMath>
      </m:oMathPara>
    </w:p>
    <w:p>
      <w:pPr>
        <w:pStyle w:val="FirstParagraph"/>
      </w:pPr>
      <w:r>
        <w:t xml:space="preserve">Thus</w:t>
      </w:r>
      <w:r>
        <w:t xml:space="preserve"> </w:t>
      </w:r>
      <m:oMath>
        <m:r>
          <m:rPr>
            <m:sty m:val="bi"/>
          </m:rPr>
          <m:t>H</m:t>
        </m:r>
      </m:oMath>
      <w:r>
        <w:t xml:space="preserve"> </w:t>
      </w:r>
      <w:r>
        <w:t xml:space="preserve">is Hermitian and</w:t>
      </w:r>
      <w:r>
        <w:t xml:space="preserve"> </w:t>
      </w:r>
      <m:oMath>
        <m:r>
          <m:rPr>
            <m:sty m:val="bi"/>
          </m:rPr>
          <m:t>S</m:t>
        </m:r>
      </m:oMath>
      <w:r>
        <w:t xml:space="preserve"> </w:t>
      </w:r>
      <w:r>
        <w:t xml:space="preserve">is skew-Hermitian.</w:t>
      </w:r>
    </w:p>
    <w:p>
      <w:pPr>
        <w:pStyle w:val="BodyText"/>
      </w:pPr>
      <w:r>
        <w:rPr>
          <w:b/>
          <w:bCs/>
        </w:rPr>
        <w:t xml:space="preserve">Uniqueness</w:t>
      </w:r>
      <w:r>
        <w:t xml:space="preserve">:</w:t>
      </w:r>
      <w:r>
        <w:t xml:space="preserve"> </w:t>
      </w:r>
      <w:r>
        <w:t xml:space="preserve">Suppose</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with</w:t>
      </w:r>
      <w:r>
        <w:t xml:space="preserve"> </w:t>
      </w:r>
      <m:oMath>
        <m:r>
          <m:rPr>
            <m:sty m:val="p"/>
          </m:rPr>
          <m:t>(</m:t>
        </m:r>
        <m:sSup>
          <m:e>
            <m:r>
              <m:rPr>
                <m:sty m:val="bi"/>
              </m:rPr>
              <m:t>H</m:t>
            </m:r>
          </m:e>
          <m:sup>
            <m:r>
              <m:rPr>
                <m:sty m:val="p"/>
              </m:rPr>
              <m:t>′</m:t>
            </m:r>
          </m:sup>
        </m:sSup>
        <m:sSup>
          <m:e>
            <m:r>
              <m:rPr>
                <m:sty m:val="p"/>
              </m:rPr>
              <m:t>)</m:t>
            </m:r>
          </m:e>
          <m:sup>
            <m:r>
              <m:rPr>
                <m:scr m:val="sans-serif"/>
                <m:sty m:val="p"/>
              </m:rPr>
              <m:t>H</m:t>
            </m:r>
          </m:sup>
        </m:sSup>
        <m:r>
          <m:rPr>
            <m:sty m:val="p"/>
          </m:rPr>
          <m:t>=</m:t>
        </m:r>
        <m:sSup>
          <m:e>
            <m:r>
              <m:rPr>
                <m:sty m:val="bi"/>
              </m:rPr>
              <m:t>H</m:t>
            </m:r>
          </m:e>
          <m:sup>
            <m:r>
              <m:rPr>
                <m:sty m:val="p"/>
              </m:rPr>
              <m:t>′</m:t>
            </m:r>
          </m:sup>
        </m:sSup>
      </m:oMath>
      <w:r>
        <w:t xml:space="preserve"> </w:t>
      </w:r>
      <w:r>
        <w:t xml:space="preserve">and</w:t>
      </w:r>
      <w:r>
        <w:t xml:space="preserve"> </w:t>
      </w:r>
      <m:oMath>
        <m:r>
          <m:rPr>
            <m:sty m:val="p"/>
          </m:rPr>
          <m:t>(</m:t>
        </m:r>
        <m:sSup>
          <m:e>
            <m:r>
              <m:rPr>
                <m:sty m:val="bi"/>
              </m:rPr>
              <m:t>S</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oMath>
      <w:r>
        <w:t xml:space="preserve">.</w:t>
      </w:r>
      <w:r>
        <w:t xml:space="preserve"> </w:t>
      </w:r>
      <w:r>
        <w:t xml:space="preserve">Taking the Hermitian adjoint of both sides yields:</w:t>
      </w:r>
    </w:p>
    <w:p>
      <w:pPr>
        <w:pStyle w:val="BodyText"/>
      </w:pPr>
      <m:oMathPara>
        <m:oMathParaPr>
          <m:jc m:val="center"/>
        </m:oMathParaPr>
        <m:oMath>
          <m:eqArr>
            <m:e>
              <m:sSup>
                <m:e>
                  <m:r>
                    <m:rPr>
                      <m:sty m:val="bi"/>
                    </m:rPr>
                    <m:t>A</m:t>
                  </m:r>
                </m:e>
                <m:sup>
                  <m:r>
                    <m:rPr>
                      <m:scr m:val="sans-serif"/>
                      <m:sty m:val="p"/>
                    </m:rPr>
                    <m:t>H</m:t>
                  </m:r>
                </m:sup>
              </m:sSup>
              <m:r>
                <m:t>&amp;</m:t>
              </m:r>
              <m:r>
                <m:rPr>
                  <m:sty m:val="p"/>
                </m:rPr>
                <m:t>=</m:t>
              </m:r>
              <m:r>
                <m:rPr>
                  <m:sty m:val="p"/>
                </m:rPr>
                <m:t>(</m:t>
              </m:r>
              <m:sSup>
                <m:e>
                  <m:r>
                    <m:rPr>
                      <m:sty m:val="bi"/>
                    </m:rPr>
                    <m:t>H</m:t>
                  </m:r>
                </m:e>
                <m:sup>
                  <m:r>
                    <m:rPr>
                      <m:sty m:val="p"/>
                    </m:rPr>
                    <m:t>′</m:t>
                  </m:r>
                </m:sup>
              </m:sSup>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r>
                <m:rPr>
                  <m:sty m:val="p"/>
                </m:rPr>
                <m:t>(</m:t>
              </m:r>
              <m:sSup>
                <m:e>
                  <m:r>
                    <m:rPr>
                      <m:sty m:val="bi"/>
                    </m:rPr>
                    <m:t>H</m:t>
                  </m:r>
                </m:e>
                <m:sup>
                  <m:r>
                    <m:rPr>
                      <m:sty m:val="p"/>
                    </m:rPr>
                    <m:t>′</m:t>
                  </m:r>
                </m:sup>
              </m:sSup>
              <m:sSup>
                <m:e>
                  <m:r>
                    <m:rPr>
                      <m:sty m:val="p"/>
                    </m:rPr>
                    <m:t>)</m:t>
                  </m:r>
                </m:e>
                <m:sup>
                  <m:r>
                    <m:rPr>
                      <m:scr m:val="sans-serif"/>
                      <m:sty m:val="p"/>
                    </m:rPr>
                    <m:t>H</m:t>
                  </m:r>
                </m:sup>
              </m:sSup>
              <m:r>
                <m:rPr>
                  <m:sty m:val="p"/>
                </m:rPr>
                <m:t>+</m:t>
              </m:r>
              <m:r>
                <m:rPr>
                  <m:sty m:val="p"/>
                </m:rPr>
                <m:t>(</m:t>
              </m:r>
              <m:sSup>
                <m:e>
                  <m:r>
                    <m:rPr>
                      <m:sty m:val="bi"/>
                    </m:rPr>
                    <m:t>S</m:t>
                  </m:r>
                </m:e>
                <m:sup>
                  <m:r>
                    <m:rPr>
                      <m:sty m:val="p"/>
                    </m:rPr>
                    <m:t>′</m:t>
                  </m:r>
                </m:sup>
              </m:sSup>
              <m:sSup>
                <m:e>
                  <m:r>
                    <m:rPr>
                      <m:sty m:val="p"/>
                    </m:rPr>
                    <m:t>)</m:t>
                  </m:r>
                </m:e>
                <m:sup>
                  <m:r>
                    <m:rPr>
                      <m:scr m:val="sans-serif"/>
                      <m:sty m:val="p"/>
                    </m:rPr>
                    <m:t>H</m:t>
                  </m:r>
                </m:sup>
              </m:sSup>
            </m:e>
            <m:e>
              <m:r>
                <m:t>&amp;</m:t>
              </m:r>
              <m:r>
                <m:rPr>
                  <m:sty m:val="p"/>
                </m:rPr>
                <m:t>=</m:t>
              </m:r>
              <m:sSup>
                <m:e>
                  <m:r>
                    <m:rPr>
                      <m:sty m:val="bi"/>
                    </m:rPr>
                    <m:t>H</m:t>
                  </m:r>
                </m:e>
                <m:sup>
                  <m:r>
                    <m:rPr>
                      <m:sty m:val="p"/>
                    </m:rPr>
                    <m:t>′</m:t>
                  </m:r>
                </m:sup>
              </m:sSup>
              <m:r>
                <m:rPr>
                  <m:sty m:val="p"/>
                </m:rPr>
                <m:t>−</m:t>
              </m:r>
              <m:sSup>
                <m:e>
                  <m:r>
                    <m:rPr>
                      <m:sty m:val="bi"/>
                    </m:rPr>
                    <m:t>S</m:t>
                  </m:r>
                </m:e>
                <m:sup>
                  <m:r>
                    <m:rPr>
                      <m:sty m:val="p"/>
                    </m:rPr>
                    <m:t>′</m:t>
                  </m:r>
                </m:sup>
              </m:sSup>
              <m:r>
                <m:rPr>
                  <m:sty m:val="p"/>
                </m:rPr>
                <m:t>.</m:t>
              </m:r>
            </m:e>
          </m:eqArr>
        </m:oMath>
      </m:oMathPara>
    </w:p>
    <w:p>
      <w:pPr>
        <w:pStyle w:val="FirstParagraph"/>
      </w:pPr>
      <w:r>
        <w:t xml:space="preserve">Adding</w:t>
      </w:r>
      <w:r>
        <w:t xml:space="preserve"> </w:t>
      </w:r>
      <m:oMath>
        <m:r>
          <m:rPr>
            <m:sty m:val="bi"/>
          </m:rPr>
          <m:t>A</m:t>
        </m:r>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and</w:t>
      </w:r>
      <w:r>
        <w:t xml:space="preserve"> </w:t>
      </w:r>
      <m:oMath>
        <m:sSup>
          <m:e>
            <m:r>
              <m:rPr>
                <m:sty m:val="bi"/>
              </m:rPr>
              <m:t>A</m:t>
            </m:r>
          </m:e>
          <m:sup>
            <m:r>
              <m:rPr>
                <m:scr m:val="sans-serif"/>
                <m:sty m:val="p"/>
              </m:rPr>
              <m:t>H</m:t>
            </m:r>
          </m:sup>
        </m:sSup>
        <m:r>
          <m:rPr>
            <m:sty m:val="p"/>
          </m:rPr>
          <m:t>=</m:t>
        </m:r>
        <m:sSup>
          <m:e>
            <m:r>
              <m:rPr>
                <m:sty m:val="bi"/>
              </m:rPr>
              <m:t>H</m:t>
            </m:r>
          </m:e>
          <m:sup>
            <m:r>
              <m:rPr>
                <m:sty m:val="p"/>
              </m:rPr>
              <m:t>′</m:t>
            </m:r>
          </m:sup>
        </m:sSup>
        <m:r>
          <m:rPr>
            <m:sty m:val="p"/>
          </m:rPr>
          <m:t>−</m:t>
        </m:r>
        <m:sSup>
          <m:e>
            <m:r>
              <m:rPr>
                <m:sty m:val="bi"/>
              </m:rPr>
              <m:t>S</m:t>
            </m:r>
          </m:e>
          <m:sup>
            <m:r>
              <m:rPr>
                <m:sty m:val="p"/>
              </m:rPr>
              <m:t>′</m:t>
            </m:r>
          </m:sup>
        </m:sSup>
      </m:oMath>
      <w:r>
        <w:t xml:space="preserve"> </w:t>
      </w:r>
      <w:r>
        <w:t xml:space="preserve">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H</m:t>
            </m:r>
          </m:e>
          <m:sup>
            <m:r>
              <m:rPr>
                <m:sty m:val="p"/>
              </m:rPr>
              <m:t>′</m:t>
            </m:r>
          </m:sup>
        </m:sSup>
      </m:oMath>
      <w:r>
        <w:t xml:space="preserve">, so</w:t>
      </w:r>
    </w:p>
    <w:p>
      <w:pPr>
        <w:pStyle w:val="BodyText"/>
      </w:pPr>
      <m:oMathPara>
        <m:oMathParaPr>
          <m:jc m:val="center"/>
        </m:oMathParaPr>
        <m:oMath>
          <m:eqArr>
            <m:e>
              <m:sSup>
                <m:e>
                  <m:r>
                    <m:rPr>
                      <m:sty m:val="bi"/>
                    </m:rPr>
                    <m:t>H</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H</m:t>
              </m:r>
              <m:r>
                <m:rPr>
                  <m:sty m:val="p"/>
                </m:rPr>
                <m:t>.</m:t>
              </m:r>
            </m:e>
          </m:eqArr>
        </m:oMath>
      </m:oMathPara>
    </w:p>
    <w:p>
      <w:pPr>
        <w:pStyle w:val="FirstParagraph"/>
      </w:pPr>
      <w:r>
        <w:t xml:space="preserve">Subtracting the two equations gives</w:t>
      </w:r>
      <w:r>
        <w:t xml:space="preserve"> </w:t>
      </w:r>
      <m:oMath>
        <m:r>
          <m:rPr>
            <m:sty m:val="bi"/>
          </m:rPr>
          <m:t>A</m:t>
        </m:r>
        <m:r>
          <m:rPr>
            <m:sty m:val="p"/>
          </m:rPr>
          <m:t>−</m:t>
        </m:r>
        <m:sSup>
          <m:e>
            <m:r>
              <m:rPr>
                <m:sty m:val="bi"/>
              </m:rPr>
              <m:t>A</m:t>
            </m:r>
          </m:e>
          <m:sup>
            <m:r>
              <m:rPr>
                <m:scr m:val="sans-serif"/>
                <m:sty m:val="p"/>
              </m:rPr>
              <m:t>H</m:t>
            </m:r>
          </m:sup>
        </m:sSup>
        <m:r>
          <m:rPr>
            <m:sty m:val="p"/>
          </m:rPr>
          <m:t>=</m:t>
        </m:r>
        <m:r>
          <m:t>2</m:t>
        </m:r>
        <m:sSup>
          <m:e>
            <m:r>
              <m:rPr>
                <m:sty m:val="bi"/>
              </m:rPr>
              <m:t>S</m:t>
            </m:r>
          </m:e>
          <m:sup>
            <m:r>
              <m:rPr>
                <m:sty m:val="p"/>
              </m:rPr>
              <m:t>′</m:t>
            </m:r>
          </m:sup>
        </m:sSup>
      </m:oMath>
      <w:r>
        <w:t xml:space="preserve">, so</w:t>
      </w:r>
    </w:p>
    <w:p>
      <w:pPr>
        <w:pStyle w:val="BodyText"/>
      </w:pPr>
      <m:oMathPara>
        <m:oMathParaPr>
          <m:jc m:val="center"/>
        </m:oMathParaPr>
        <m:oMath>
          <m:eqArr>
            <m:e>
              <m:sSup>
                <m:e>
                  <m:r>
                    <m:rPr>
                      <m:sty m:val="bi"/>
                    </m:rPr>
                    <m:t>S</m:t>
                  </m:r>
                </m:e>
                <m:sup>
                  <m:r>
                    <m:rPr>
                      <m:sty m:val="p"/>
                    </m:rPr>
                    <m:t>′</m:t>
                  </m:r>
                </m:sup>
              </m:sSup>
              <m:r>
                <m:t>&amp;</m:t>
              </m:r>
              <m:r>
                <m:rPr>
                  <m:sty m:val="p"/>
                </m:rPr>
                <m:t>=</m:t>
              </m:r>
              <m:f>
                <m:fPr>
                  <m:type m:val="bar"/>
                </m:fPr>
                <m:num>
                  <m:r>
                    <m:t>1</m:t>
                  </m:r>
                </m:num>
                <m:den>
                  <m:r>
                    <m:t>2</m:t>
                  </m:r>
                </m:den>
              </m:f>
              <m:r>
                <m:rPr>
                  <m:sty m:val="p"/>
                </m:rPr>
                <m:t>(</m:t>
              </m:r>
              <m:r>
                <m:rPr>
                  <m:sty m:val="bi"/>
                </m:rPr>
                <m:t>A</m:t>
              </m:r>
              <m:r>
                <m:rPr>
                  <m:sty m:val="p"/>
                </m:rPr>
                <m:t>−</m:t>
              </m:r>
              <m:sSup>
                <m:e>
                  <m:r>
                    <m:rPr>
                      <m:sty m:val="bi"/>
                    </m:rPr>
                    <m:t>A</m:t>
                  </m:r>
                </m:e>
                <m:sup>
                  <m:r>
                    <m:rPr>
                      <m:scr m:val="sans-serif"/>
                      <m:sty m:val="p"/>
                    </m:rPr>
                    <m:t>H</m:t>
                  </m:r>
                </m:sup>
              </m:sSup>
              <m:r>
                <m:rPr>
                  <m:sty m:val="p"/>
                </m:rPr>
                <m:t>)</m:t>
              </m:r>
            </m:e>
            <m:e>
              <m:r>
                <m:t>&amp;</m:t>
              </m:r>
              <m:r>
                <m:rPr>
                  <m:sty m:val="p"/>
                </m:rPr>
                <m:t>=</m:t>
              </m:r>
              <m:r>
                <m:rPr>
                  <m:sty m:val="bi"/>
                </m:rPr>
                <m:t>S</m:t>
              </m:r>
              <m:r>
                <m:rPr>
                  <m:sty m:val="p"/>
                </m:rPr>
                <m:t>.</m:t>
              </m:r>
            </m:e>
          </m:eqArr>
        </m:oMath>
      </m:oMathPara>
    </w:p>
    <w:bookmarkEnd w:id="693"/>
    <w:bookmarkStart w:id="697" w:name="sec-additional-resources"/>
    <w:p>
      <w:pPr>
        <w:pStyle w:val="Heading2"/>
      </w:pPr>
      <w:r>
        <w:t xml:space="preserve">24 Further reading</w:t>
      </w:r>
    </w:p>
    <w:p>
      <w:pPr>
        <w:pStyle w:val="Compact"/>
        <w:numPr>
          <w:ilvl w:val="0"/>
          <w:numId w:val="1113"/>
        </w:numPr>
      </w:pPr>
      <w:r>
        <w:t xml:space="preserve">Strang (2023)</w:t>
      </w:r>
      <w:r>
        <w:t xml:space="preserve"> </w:t>
      </w:r>
      <w:r>
        <w:t xml:space="preserve">is a widely used first course in linear algebra.</w:t>
      </w:r>
      <w:r>
        <w:t xml:space="preserve"> </w:t>
      </w:r>
      <w:r>
        <w:t xml:space="preserve">It covers vectors, elimination, vector spaces, orthogonality, determinants,</w:t>
      </w:r>
      <w:r>
        <w:t xml:space="preserve"> </w:t>
      </w:r>
      <w:r>
        <w:t xml:space="preserve">eigenvalues, and the singular value decomposition.</w:t>
      </w:r>
    </w:p>
    <w:p>
      <w:pPr>
        <w:pStyle w:val="Compact"/>
        <w:numPr>
          <w:ilvl w:val="0"/>
          <w:numId w:val="1113"/>
        </w:numPr>
      </w:pPr>
      <w:r>
        <w:t xml:space="preserve">Axler (2024)</w:t>
      </w:r>
      <w:r>
        <w:t xml:space="preserve"> </w:t>
      </w:r>
      <w:r>
        <w:t xml:space="preserve">is a proof-based treatment centered on vector spaces and linear maps.</w:t>
      </w:r>
      <w:r>
        <w:t xml:space="preserve"> </w:t>
      </w:r>
      <w:r>
        <w:t xml:space="preserve">A free electronic version is available from the publisher.</w:t>
      </w:r>
    </w:p>
    <w:p>
      <w:pPr>
        <w:pStyle w:val="Compact"/>
        <w:numPr>
          <w:ilvl w:val="0"/>
          <w:numId w:val="1113"/>
        </w:numPr>
      </w:pPr>
      <w:r>
        <w:t xml:space="preserve">Fieller (2016)</w:t>
      </w:r>
    </w:p>
    <w:p>
      <w:pPr>
        <w:pStyle w:val="Compact"/>
        <w:numPr>
          <w:ilvl w:val="0"/>
          <w:numId w:val="1113"/>
        </w:numPr>
      </w:pPr>
      <w:r>
        <w:t xml:space="preserve">Banerjee and Roy (2014)</w:t>
      </w:r>
    </w:p>
    <w:p>
      <w:pPr>
        <w:pStyle w:val="Compact"/>
        <w:numPr>
          <w:ilvl w:val="0"/>
          <w:numId w:val="1113"/>
        </w:numPr>
      </w:pPr>
      <w:r>
        <w:t xml:space="preserve">Searle and Khuri (2017)</w:t>
      </w:r>
    </w:p>
    <w:p>
      <w:pPr>
        <w:pStyle w:val="Compact"/>
        <w:numPr>
          <w:ilvl w:val="0"/>
          <w:numId w:val="1113"/>
        </w:numPr>
      </w:pPr>
      <w:r>
        <w:t xml:space="preserve">Petersen and Pedersen (2012)</w:t>
      </w:r>
      <w:r>
        <w:t xml:space="preserve"> </w:t>
      </w:r>
      <w:r>
        <w:t xml:space="preserve">is a free desk reference that collects matrix identities:</w:t>
      </w:r>
      <w:r>
        <w:t xml:space="preserve"> </w:t>
      </w:r>
      <w:r>
        <w:t xml:space="preserve">it lists results on determinants, inverses, decompositions,</w:t>
      </w:r>
      <w:r>
        <w:t xml:space="preserve"> </w:t>
      </w:r>
      <w:r>
        <w:t xml:space="preserve">and</w:t>
      </w:r>
      <w:r>
        <w:t xml:space="preserve"> </w:t>
      </w:r>
      <w:hyperlink r:id="rId694">
        <w:r>
          <w:rPr>
            <w:rStyle w:val="Hyperlink"/>
          </w:rPr>
          <w:t xml:space="preserve">derivatives</w:t>
        </w:r>
      </w:hyperlink>
      <w:r>
        <w:t xml:space="preserve"> </w:t>
      </w:r>
      <w:r>
        <w:t xml:space="preserve">of vectors and matrices,</w:t>
      </w:r>
      <w:r>
        <w:t xml:space="preserve"> </w:t>
      </w:r>
      <w:r>
        <w:t xml:space="preserve">so it is a quick place to look up a formula these pages prove.</w:t>
      </w:r>
    </w:p>
    <w:p>
      <w:pPr>
        <w:pStyle w:val="Compact"/>
        <w:numPr>
          <w:ilvl w:val="0"/>
          <w:numId w:val="1113"/>
        </w:numPr>
      </w:pPr>
      <w:r>
        <w:t xml:space="preserve">Stanford University (2024)</w:t>
      </w:r>
      <w:r>
        <w:t xml:space="preserve"> </w:t>
      </w:r>
      <w:r>
        <w:t xml:space="preserve">(Stanford EE 278, taught by Tsachy Weissman) applies this page’s tools to probability and inference.</w:t>
      </w:r>
      <w:r>
        <w:t xml:space="preserve"> </w:t>
      </w:r>
      <w:r>
        <w:t xml:space="preserve">Its</w:t>
      </w:r>
      <w:r>
        <w:t xml:space="preserve"> </w:t>
      </w:r>
      <w:r>
        <w:t xml:space="preserve">“MMSE Geometry”</w:t>
      </w:r>
      <w:r>
        <w:t xml:space="preserve"> </w:t>
      </w:r>
      <w:r>
        <w:t xml:space="preserve">lecture treats the best estimate as an orthogonal</w:t>
      </w:r>
      <w:r>
        <w:t xml:space="preserve"> </w:t>
      </w:r>
      <w:hyperlink r:id="rId695">
        <w:r>
          <w:rPr>
            <w:rStyle w:val="Hyperlink"/>
          </w:rPr>
          <w:t xml:space="preserve">projection</w:t>
        </w:r>
      </w:hyperlink>
      <w:r>
        <w:t xml:space="preserve">,</w:t>
      </w:r>
      <w:r>
        <w:t xml:space="preserve"> </w:t>
      </w:r>
      <w:r>
        <w:t xml:space="preserve">and its lectures on spectral decomposition, the Karhunen-Loeve expansion and principal component analysis</w:t>
      </w:r>
      <w:r>
        <w:t xml:space="preserve"> </w:t>
      </w:r>
      <w:r>
        <w:t xml:space="preserve">treat</w:t>
      </w:r>
      <w:r>
        <w:t xml:space="preserve"> </w:t>
      </w:r>
      <w:hyperlink r:id="rId696">
        <w:r>
          <w:rPr>
            <w:rStyle w:val="Hyperlink"/>
          </w:rPr>
          <w:t xml:space="preserve">diagonalization</w:t>
        </w:r>
      </w:hyperlink>
      <w:r>
        <w:t xml:space="preserve"> </w:t>
      </w:r>
      <w:r>
        <w:t xml:space="preserve">of a covariance matrix.</w:t>
      </w:r>
    </w:p>
    <w:p>
      <w:pPr>
        <w:pStyle w:val="Compact"/>
        <w:numPr>
          <w:ilvl w:val="0"/>
          <w:numId w:val="1113"/>
        </w:numPr>
      </w:pPr>
      <w:hyperlink r:id="rId150">
        <w:r>
          <w:rPr>
            <w:rStyle w:val="Hyperlink"/>
          </w:rPr>
          <w:t xml:space="preserve">Essence of Linear Algebra</w:t>
        </w:r>
      </w:hyperlink>
      <w:r>
        <w:t xml:space="preserve"> </w:t>
      </w:r>
      <w:r>
        <w:t xml:space="preserve">is a 16-video YouTube playlist by Grant Sanderson (3Blue1Brown) that develops visual and geometric intuition for vectors, linear combinations, spans, linear transformations, matrix multiplication, determinants, inverses, dot and cross products, change of basis, and eigenvectors and eigenvalues.</w:t>
      </w:r>
    </w:p>
    <w:bookmarkEnd w:id="697"/>
    <w:bookmarkStart w:id="740" w:name="references"/>
    <w:p>
      <w:pPr>
        <w:pStyle w:val="Heading2"/>
      </w:pPr>
      <w:r>
        <w:t xml:space="preserve">References</w:t>
      </w:r>
    </w:p>
    <w:bookmarkStart w:id="739" w:name="refs"/>
    <w:bookmarkStart w:id="699" w:name="ref-axler2024linear"/>
    <w:p>
      <w:pPr>
        <w:pStyle w:val="Bibliography"/>
      </w:pPr>
      <w:r>
        <w:t xml:space="preserve">Axler, Sheldon. 2024.</w:t>
      </w:r>
      <w:r>
        <w:t xml:space="preserve"> </w:t>
      </w:r>
      <w:r>
        <w:rPr>
          <w:i/>
          <w:iCs/>
        </w:rPr>
        <w:t xml:space="preserve">Linear Algebra Done Right</w:t>
      </w:r>
      <w:r>
        <w:t xml:space="preserve">. 4th ed. Undergraduate Texts in Mathematics. Springer.</w:t>
      </w:r>
      <w:r>
        <w:t xml:space="preserve"> </w:t>
      </w:r>
      <w:hyperlink r:id="rId698">
        <w:r>
          <w:rPr>
            <w:rStyle w:val="Hyperlink"/>
          </w:rPr>
          <w:t xml:space="preserve">https://doi.org/10.1007/978-3-031-41026-0</w:t>
        </w:r>
      </w:hyperlink>
      <w:r>
        <w:t xml:space="preserve">.</w:t>
      </w:r>
    </w:p>
    <w:bookmarkEnd w:id="699"/>
    <w:bookmarkStart w:id="701" w:name="ref-banerjee2014linear"/>
    <w:p>
      <w:pPr>
        <w:pStyle w:val="Bibliography"/>
      </w:pPr>
      <w:r>
        <w:t xml:space="preserve">Banerjee, Sudipto, and Anindya Roy. 2014.</w:t>
      </w:r>
      <w:r>
        <w:t xml:space="preserve"> </w:t>
      </w:r>
      <w:r>
        <w:rPr>
          <w:i/>
          <w:iCs/>
        </w:rPr>
        <w:t xml:space="preserve">Linear Algebra and Matrix Analysis for Statistics</w:t>
      </w:r>
      <w:r>
        <w:t xml:space="preserve">. Vol. 181. Crc Press Boca Raton.</w:t>
      </w:r>
      <w:r>
        <w:t xml:space="preserve"> </w:t>
      </w:r>
      <w:hyperlink r:id="rId700">
        <w:r>
          <w:rPr>
            <w:rStyle w:val="Hyperlink"/>
          </w:rPr>
          <w:t xml:space="preserve">https://www.routledge.com/Linear-Algebra-and-Matrix-Analysis-for-Statistics/Banerjee-Roy/p/book/9781420095388</w:t>
        </w:r>
      </w:hyperlink>
      <w:r>
        <w:t xml:space="preserve">.</w:t>
      </w:r>
    </w:p>
    <w:bookmarkEnd w:id="701"/>
    <w:bookmarkStart w:id="703" w:name="ref-boyd2018vmls"/>
    <w:p>
      <w:pPr>
        <w:pStyle w:val="Bibliography"/>
      </w:pPr>
      <w:r>
        <w:t xml:space="preserve">Boyd, Stephen, and Lieven Vandenberghe. 2018.</w:t>
      </w:r>
      <w:r>
        <w:t xml:space="preserve"> </w:t>
      </w:r>
      <w:r>
        <w:rPr>
          <w:i/>
          <w:iCs/>
        </w:rPr>
        <w:t xml:space="preserve">Introduction to Applied Linear Algebra: Vectors, Matrices, and Least Squares</w:t>
      </w:r>
      <w:r>
        <w:t xml:space="preserve">. Cambridge University Press.</w:t>
      </w:r>
      <w:r>
        <w:t xml:space="preserve"> </w:t>
      </w:r>
      <w:hyperlink r:id="rId702">
        <w:r>
          <w:rPr>
            <w:rStyle w:val="Hyperlink"/>
          </w:rPr>
          <w:t xml:space="preserve">https://doi.org/10.1017/9781108583664</w:t>
        </w:r>
      </w:hyperlink>
      <w:r>
        <w:t xml:space="preserve">.</w:t>
      </w:r>
    </w:p>
    <w:bookmarkEnd w:id="703"/>
    <w:bookmarkStart w:id="705" w:name="ref-dobson4e"/>
    <w:p>
      <w:pPr>
        <w:pStyle w:val="Bibliography"/>
      </w:pPr>
      <w:r>
        <w:t xml:space="preserve">Dobson, Annette J, and Adrian G Barnett. 2018.</w:t>
      </w:r>
      <w:r>
        <w:t xml:space="preserve"> </w:t>
      </w:r>
      <w:r>
        <w:rPr>
          <w:i/>
          <w:iCs/>
        </w:rPr>
        <w:t xml:space="preserve">An Introduction to Generalized Linear Models</w:t>
      </w:r>
      <w:r>
        <w:t xml:space="preserve">. 4th ed. CRC press.</w:t>
      </w:r>
      <w:r>
        <w:t xml:space="preserve"> </w:t>
      </w:r>
      <w:hyperlink r:id="rId704">
        <w:r>
          <w:rPr>
            <w:rStyle w:val="Hyperlink"/>
          </w:rPr>
          <w:t xml:space="preserve">https://doi.org/10.1201/9781315182780</w:t>
        </w:r>
      </w:hyperlink>
      <w:r>
        <w:t xml:space="preserve">.</w:t>
      </w:r>
    </w:p>
    <w:bookmarkEnd w:id="705"/>
    <w:bookmarkStart w:id="707" w:name="ref-fieller2018basics"/>
    <w:p>
      <w:pPr>
        <w:pStyle w:val="Bibliography"/>
      </w:pPr>
      <w:r>
        <w:t xml:space="preserve">Fieller, Nick. 2016.</w:t>
      </w:r>
      <w:r>
        <w:t xml:space="preserve"> </w:t>
      </w:r>
      <w:r>
        <w:rPr>
          <w:i/>
          <w:iCs/>
        </w:rPr>
        <w:t xml:space="preserve">Basics of Matrix Algebra for Statistics with</w:t>
      </w:r>
      <w:r>
        <w:rPr>
          <w:i/>
          <w:iCs/>
        </w:rPr>
        <w:t xml:space="preserve"> </w:t>
      </w:r>
      <w:r>
        <w:rPr>
          <w:i/>
          <w:iCs/>
        </w:rPr>
        <w:t xml:space="preserve">R</w:t>
      </w:r>
      <w:r>
        <w:t xml:space="preserve">. Chapman; Hall/CRC.</w:t>
      </w:r>
      <w:r>
        <w:t xml:space="preserve"> </w:t>
      </w:r>
      <w:hyperlink r:id="rId706">
        <w:r>
          <w:rPr>
            <w:rStyle w:val="Hyperlink"/>
          </w:rPr>
          <w:t xml:space="preserve">https://doi.org/10.1201/9781315370200</w:t>
        </w:r>
      </w:hyperlink>
      <w:r>
        <w:t xml:space="preserve">.</w:t>
      </w:r>
    </w:p>
    <w:bookmarkEnd w:id="707"/>
    <w:bookmarkStart w:id="709" w:name="ref-goodfellow2016deep"/>
    <w:p>
      <w:pPr>
        <w:pStyle w:val="Bibliography"/>
      </w:pPr>
      <w:r>
        <w:t xml:space="preserve">Goodfellow, Ian, Yoshua Bengio, and Aaron Courville. 2016.</w:t>
      </w:r>
      <w:r>
        <w:t xml:space="preserve"> </w:t>
      </w:r>
      <w:r>
        <w:rPr>
          <w:i/>
          <w:iCs/>
        </w:rPr>
        <w:t xml:space="preserve">Deep Learning</w:t>
      </w:r>
      <w:r>
        <w:t xml:space="preserve">. MIT Press.</w:t>
      </w:r>
      <w:r>
        <w:t xml:space="preserve"> </w:t>
      </w:r>
      <w:hyperlink r:id="rId708">
        <w:r>
          <w:rPr>
            <w:rStyle w:val="Hyperlink"/>
          </w:rPr>
          <w:t xml:space="preserve">https://www.deeplearningbook.org/</w:t>
        </w:r>
      </w:hyperlink>
      <w:r>
        <w:t xml:space="preserve">.</w:t>
      </w:r>
    </w:p>
    <w:bookmarkEnd w:id="709"/>
    <w:bookmarkStart w:id="711" w:name="ref-hutchinson_wwu_ml_videos"/>
    <w:p>
      <w:pPr>
        <w:pStyle w:val="Bibliography"/>
      </w:pPr>
      <w:r>
        <w:t xml:space="preserve">Hutchinson, Brian. n.d.</w:t>
      </w:r>
      <w:r>
        <w:t xml:space="preserve"> </w:t>
      </w:r>
      <w:r>
        <w:rPr>
          <w:i/>
          <w:iCs/>
        </w:rPr>
        <w:t xml:space="preserve">DATA</w:t>
      </w:r>
      <w:r>
        <w:rPr>
          <w:i/>
          <w:iCs/>
        </w:rPr>
        <w:t xml:space="preserve"> </w:t>
      </w:r>
      <w:r>
        <w:rPr>
          <w:i/>
          <w:iCs/>
        </w:rPr>
        <w:t xml:space="preserve">471/571 (Machine Learning) and</w:t>
      </w:r>
      <w:r>
        <w:rPr>
          <w:i/>
          <w:iCs/>
        </w:rPr>
        <w:t xml:space="preserve"> </w:t>
      </w:r>
      <w:r>
        <w:rPr>
          <w:i/>
          <w:iCs/>
        </w:rPr>
        <w:t xml:space="preserve">CSCI</w:t>
      </w:r>
      <w:r>
        <w:rPr>
          <w:i/>
          <w:iCs/>
        </w:rPr>
        <w:t xml:space="preserve"> </w:t>
      </w:r>
      <w:r>
        <w:rPr>
          <w:i/>
          <w:iCs/>
        </w:rPr>
        <w:t xml:space="preserve">481/581 (Deep Learning) Video Lectures</w:t>
      </w:r>
      <w:r>
        <w:t xml:space="preserve">. Western Washington University. Accessed September 28, 2026.</w:t>
      </w:r>
      <w:r>
        <w:t xml:space="preserve"> </w:t>
      </w:r>
      <w:hyperlink r:id="rId710">
        <w:r>
          <w:rPr>
            <w:rStyle w:val="Hyperlink"/>
          </w:rPr>
          <w:t xml:space="preserve">https://facultyweb.cs.wwu.edu/~hutchib2/video_lectures/data371/</w:t>
        </w:r>
      </w:hyperlink>
      <w:r>
        <w:t xml:space="preserve">.</w:t>
      </w:r>
    </w:p>
    <w:bookmarkEnd w:id="711"/>
    <w:bookmarkStart w:id="713" w:name="ref-mosaiccalc"/>
    <w:p>
      <w:pPr>
        <w:pStyle w:val="Bibliography"/>
      </w:pPr>
      <w:r>
        <w:t xml:space="preserve">Kaplan, Daniel. 2022.</w:t>
      </w:r>
      <w:r>
        <w:t xml:space="preserve"> </w:t>
      </w:r>
      <w:r>
        <w:rPr>
          <w:i/>
          <w:iCs/>
        </w:rPr>
        <w:t xml:space="preserve">MOSAIC Calculus</w:t>
      </w:r>
      <w:r>
        <w:t xml:space="preserve">. Www.mosaic-web.org.</w:t>
      </w:r>
      <w:r>
        <w:t xml:space="preserve"> </w:t>
      </w:r>
      <w:hyperlink r:id="rId712">
        <w:r>
          <w:rPr>
            <w:rStyle w:val="Hyperlink"/>
          </w:rPr>
          <w:t xml:space="preserve">www.mosaic-web.org</w:t>
        </w:r>
      </w:hyperlink>
      <w:r>
        <w:t xml:space="preserve">.</w:t>
      </w:r>
    </w:p>
    <w:bookmarkEnd w:id="713"/>
    <w:bookmarkStart w:id="715" w:name="ref-petersen2012matrix"/>
    <w:p>
      <w:pPr>
        <w:pStyle w:val="Bibliography"/>
      </w:pPr>
      <w:r>
        <w:t xml:space="preserve">Petersen, Kaare Brandt, and Michael Syskind Pedersen. 2012.</w:t>
      </w:r>
      <w:r>
        <w:t xml:space="preserve"> </w:t>
      </w:r>
      <w:r>
        <w:rPr>
          <w:i/>
          <w:iCs/>
        </w:rPr>
        <w:t xml:space="preserve">The Matrix Cookbook</w:t>
      </w:r>
      <w:r>
        <w:t xml:space="preserve">. Technical University of Denmark.</w:t>
      </w:r>
      <w:r>
        <w:t xml:space="preserve"> </w:t>
      </w:r>
      <w:hyperlink r:id="rId714">
        <w:r>
          <w:rPr>
            <w:rStyle w:val="Hyperlink"/>
          </w:rPr>
          <w:t xml:space="preserve">https://www2.imm.dtu.dk/pubdb/edoc/imm3274.pdf</w:t>
        </w:r>
      </w:hyperlink>
      <w:r>
        <w:t xml:space="preserve">.</w:t>
      </w:r>
    </w:p>
    <w:bookmarkEnd w:id="715"/>
    <w:bookmarkStart w:id="716" w:name="ref-searle2017matrix"/>
    <w:p>
      <w:pPr>
        <w:pStyle w:val="Bibliography"/>
      </w:pPr>
      <w:r>
        <w:t xml:space="preserve">Searle, Shayle R, and Andre I Khuri. 2017.</w:t>
      </w:r>
      <w:r>
        <w:t xml:space="preserve"> </w:t>
      </w:r>
      <w:r>
        <w:rPr>
          <w:i/>
          <w:iCs/>
        </w:rPr>
        <w:t xml:space="preserve">Matrix Algebra Useful for Statistics</w:t>
      </w:r>
      <w:r>
        <w:t xml:space="preserve">. John Wiley &amp; Sons.</w:t>
      </w:r>
    </w:p>
    <w:bookmarkEnd w:id="716"/>
    <w:bookmarkStart w:id="718" w:name="ref-stanford2024ee278notes"/>
    <w:p>
      <w:pPr>
        <w:pStyle w:val="Bibliography"/>
      </w:pPr>
      <w:r>
        <w:t xml:space="preserve">Stanford University. 2024.</w:t>
      </w:r>
      <w:r>
        <w:t xml:space="preserve"> </w:t>
      </w:r>
      <w:r>
        <w:rPr>
          <w:i/>
          <w:iCs/>
        </w:rPr>
        <w:t xml:space="preserve">EE</w:t>
      </w:r>
      <w:r>
        <w:rPr>
          <w:i/>
          <w:iCs/>
        </w:rPr>
        <w:t xml:space="preserve"> </w:t>
      </w:r>
      <w:r>
        <w:rPr>
          <w:i/>
          <w:iCs/>
        </w:rPr>
        <w:t xml:space="preserve">278, Probability and Statistical Inference: Fall 2024 Lecture Notes</w:t>
      </w:r>
      <w:r>
        <w:t xml:space="preserve">. Handwritten lecture notes.</w:t>
      </w:r>
      <w:r>
        <w:t xml:space="preserve"> </w:t>
      </w:r>
      <w:hyperlink r:id="rId717">
        <w:r>
          <w:rPr>
            <w:rStyle w:val="Hyperlink"/>
          </w:rPr>
          <w:t xml:space="preserve">https://web.stanford.edu/class/ee278/lectures.html</w:t>
        </w:r>
      </w:hyperlink>
      <w:r>
        <w:t xml:space="preserve">.</w:t>
      </w:r>
    </w:p>
    <w:bookmarkEnd w:id="718"/>
    <w:bookmarkStart w:id="720" w:name="ref-strang2023linear"/>
    <w:p>
      <w:pPr>
        <w:pStyle w:val="Bibliography"/>
      </w:pPr>
      <w:r>
        <w:t xml:space="preserve">Strang, Gilbert. 2023.</w:t>
      </w:r>
      <w:r>
        <w:t xml:space="preserve"> </w:t>
      </w:r>
      <w:r>
        <w:rPr>
          <w:i/>
          <w:iCs/>
        </w:rPr>
        <w:t xml:space="preserve">Introduction to Linear Algebra</w:t>
      </w:r>
      <w:r>
        <w:t xml:space="preserve">. 6th ed. Wellesley-Cambridge Press.</w:t>
      </w:r>
      <w:r>
        <w:t xml:space="preserve"> </w:t>
      </w:r>
      <w:hyperlink r:id="rId719">
        <w:r>
          <w:rPr>
            <w:rStyle w:val="Hyperlink"/>
          </w:rPr>
          <w:t xml:space="preserve">https://math.mit.edu/~gs/linearalgebra/</w:t>
        </w:r>
      </w:hyperlink>
      <w:r>
        <w:t xml:space="preserve">.</w:t>
      </w:r>
    </w:p>
    <w:bookmarkEnd w:id="720"/>
    <w:bookmarkStart w:id="722" w:name="ref-zhou2024eig"/>
    <w:p>
      <w:pPr>
        <w:pStyle w:val="Bibliography"/>
      </w:pPr>
      <w:r>
        <w:t xml:space="preserve">Zhou, Hua. 2024a.</w:t>
      </w:r>
      <w:r>
        <w:t xml:space="preserve"> </w:t>
      </w:r>
      <w:r>
        <w:rPr>
          <w:i/>
          <w:iCs/>
        </w:rPr>
        <w:t xml:space="preserve">Eigen-Decomposition</w:t>
      </w:r>
      <w:r>
        <w:t xml:space="preserve">. Lecture notes for Biostat 216, Mathematical Methods for Biostatistics, University of California, Los Angeles.</w:t>
      </w:r>
      <w:r>
        <w:t xml:space="preserve"> </w:t>
      </w:r>
      <w:hyperlink r:id="rId721">
        <w:r>
          <w:rPr>
            <w:rStyle w:val="Hyperlink"/>
          </w:rPr>
          <w:t xml:space="preserve">https://ucla-biostat-216.github.io/2024fall/slides/10-eig/10-eig.html</w:t>
        </w:r>
      </w:hyperlink>
      <w:r>
        <w:t xml:space="preserve">.</w:t>
      </w:r>
    </w:p>
    <w:bookmarkEnd w:id="722"/>
    <w:bookmarkStart w:id="724" w:name="ref-zhou2024ls"/>
    <w:p>
      <w:pPr>
        <w:pStyle w:val="Bibliography"/>
      </w:pPr>
      <w:r>
        <w:t xml:space="preserve">Zhou, Hua. 2024b.</w:t>
      </w:r>
      <w:r>
        <w:t xml:space="preserve"> </w:t>
      </w:r>
      <w:r>
        <w:rPr>
          <w:i/>
          <w:iCs/>
        </w:rPr>
        <w:t xml:space="preserve">Least Squares</w:t>
      </w:r>
      <w:r>
        <w:t xml:space="preserve">. Lecture notes for Biostat 216, Mathematical Methods for Biostatistics, University of California, Los Angeles.</w:t>
      </w:r>
      <w:r>
        <w:t xml:space="preserve"> </w:t>
      </w:r>
      <w:hyperlink r:id="rId723">
        <w:r>
          <w:rPr>
            <w:rStyle w:val="Hyperlink"/>
          </w:rPr>
          <w:t xml:space="preserve">https://ucla-biostat-216.github.io/2024fall/slides/08-ls/08-ls.html</w:t>
        </w:r>
      </w:hyperlink>
      <w:r>
        <w:t xml:space="preserve">.</w:t>
      </w:r>
    </w:p>
    <w:bookmarkEnd w:id="724"/>
    <w:bookmarkStart w:id="726" w:name="ref-zhou2024matinv"/>
    <w:p>
      <w:pPr>
        <w:pStyle w:val="Bibliography"/>
      </w:pPr>
      <w:r>
        <w:t xml:space="preserve">Zhou, Hua. 2024c.</w:t>
      </w:r>
      <w:r>
        <w:t xml:space="preserve"> </w:t>
      </w:r>
      <w:r>
        <w:rPr>
          <w:i/>
          <w:iCs/>
        </w:rPr>
        <w:t xml:space="preserve">Linear Equations and Matrix Inverses</w:t>
      </w:r>
      <w:r>
        <w:t xml:space="preserve">. Lecture notes for Biostat 216, Mathematical Methods for Biostatistics, University of California, Los Angeles.</w:t>
      </w:r>
      <w:r>
        <w:t xml:space="preserve"> </w:t>
      </w:r>
      <w:hyperlink r:id="rId725">
        <w:r>
          <w:rPr>
            <w:rStyle w:val="Hyperlink"/>
          </w:rPr>
          <w:t xml:space="preserve">https://ucla-biostat-216.github.io/2024fall/slides/07-matinv/07-matinv.html</w:t>
        </w:r>
      </w:hyperlink>
      <w:r>
        <w:t xml:space="preserve">.</w:t>
      </w:r>
    </w:p>
    <w:bookmarkEnd w:id="726"/>
    <w:bookmarkStart w:id="728" w:name="ref-zhou2024matrix"/>
    <w:p>
      <w:pPr>
        <w:pStyle w:val="Bibliography"/>
      </w:pPr>
      <w:r>
        <w:t xml:space="preserve">Zhou, Hua. 2024d.</w:t>
      </w:r>
      <w:r>
        <w:t xml:space="preserve"> </w:t>
      </w:r>
      <w:r>
        <w:rPr>
          <w:i/>
          <w:iCs/>
        </w:rPr>
        <w:t xml:space="preserve">Matrices</w:t>
      </w:r>
      <w:r>
        <w:t xml:space="preserve">. Lecture notes for Biostat 216, Mathematical Methods for Biostatistics, University of California, Los Angeles.</w:t>
      </w:r>
      <w:r>
        <w:t xml:space="preserve"> </w:t>
      </w:r>
      <w:hyperlink r:id="rId727">
        <w:r>
          <w:rPr>
            <w:rStyle w:val="Hyperlink"/>
          </w:rPr>
          <w:t xml:space="preserve">https://ucla-biostat-216.github.io/2024fall/slides/03-matrix/03-matrix.html</w:t>
        </w:r>
      </w:hyperlink>
      <w:r>
        <w:t xml:space="preserve">.</w:t>
      </w:r>
    </w:p>
    <w:bookmarkEnd w:id="728"/>
    <w:bookmarkStart w:id="730" w:name="ref-zhou2024orthproj"/>
    <w:p>
      <w:pPr>
        <w:pStyle w:val="Bibliography"/>
      </w:pPr>
      <w:r>
        <w:t xml:space="preserve">Zhou, Hua. 2024e.</w:t>
      </w:r>
      <w:r>
        <w:t xml:space="preserve"> </w:t>
      </w:r>
      <w:r>
        <w:rPr>
          <w:i/>
          <w:iCs/>
        </w:rPr>
        <w:t xml:space="preserve">Orthogonal Projections</w:t>
      </w:r>
      <w:r>
        <w:t xml:space="preserve">. Lecture notes for Biostat 216, Mathematical Methods for Biostatistics, University of California, Los Angeles.</w:t>
      </w:r>
      <w:r>
        <w:t xml:space="preserve"> </w:t>
      </w:r>
      <w:hyperlink r:id="rId729">
        <w:r>
          <w:rPr>
            <w:rStyle w:val="Hyperlink"/>
          </w:rPr>
          <w:t xml:space="preserve">https://ucla-biostat-216.github.io/2024fall/slides/06-orthproj/06-orthproj.html</w:t>
        </w:r>
      </w:hyperlink>
      <w:r>
        <w:t xml:space="preserve">.</w:t>
      </w:r>
    </w:p>
    <w:bookmarkEnd w:id="730"/>
    <w:bookmarkStart w:id="732" w:name="ref-zhou2024rank"/>
    <w:p>
      <w:pPr>
        <w:pStyle w:val="Bibliography"/>
      </w:pPr>
      <w:r>
        <w:t xml:space="preserve">Zhou, Hua. 2024f.</w:t>
      </w:r>
      <w:r>
        <w:t xml:space="preserve"> </w:t>
      </w:r>
      <w:r>
        <w:rPr>
          <w:i/>
          <w:iCs/>
        </w:rPr>
        <w:t xml:space="preserve">Rank and Nullity</w:t>
      </w:r>
      <w:r>
        <w:t xml:space="preserve">. Lecture notes for Biostat 216, Mathematical Methods for Biostatistics, University of California, Los Angeles.</w:t>
      </w:r>
      <w:r>
        <w:t xml:space="preserve"> </w:t>
      </w:r>
      <w:hyperlink r:id="rId731">
        <w:r>
          <w:rPr>
            <w:rStyle w:val="Hyperlink"/>
          </w:rPr>
          <w:t xml:space="preserve">https://ucla-biostat-216.github.io/2024fall/slides/05-rank/05-rank.html</w:t>
        </w:r>
      </w:hyperlink>
      <w:r>
        <w:t xml:space="preserve">.</w:t>
      </w:r>
    </w:p>
    <w:bookmarkEnd w:id="732"/>
    <w:bookmarkStart w:id="734" w:name="ref-zhou2024pd"/>
    <w:p>
      <w:pPr>
        <w:pStyle w:val="Bibliography"/>
      </w:pPr>
      <w:r>
        <w:t xml:space="preserve">Zhou, Hua. 2024g.</w:t>
      </w:r>
      <w:r>
        <w:t xml:space="preserve"> </w:t>
      </w:r>
      <w:r>
        <w:rPr>
          <w:i/>
          <w:iCs/>
        </w:rPr>
        <w:t xml:space="preserve">Symmetric Positive Definite Matrices</w:t>
      </w:r>
      <w:r>
        <w:t xml:space="preserve">. Lecture notes for Biostat 216, Mathematical Methods for Biostatistics, University of California, Los Angeles.</w:t>
      </w:r>
      <w:r>
        <w:t xml:space="preserve"> </w:t>
      </w:r>
      <w:hyperlink r:id="rId733">
        <w:r>
          <w:rPr>
            <w:rStyle w:val="Hyperlink"/>
          </w:rPr>
          <w:t xml:space="preserve">https://ucla-biostat-216.github.io/2024fall/slides/11-pd/11-pd.html</w:t>
        </w:r>
      </w:hyperlink>
      <w:r>
        <w:t xml:space="preserve">.</w:t>
      </w:r>
    </w:p>
    <w:bookmarkEnd w:id="734"/>
    <w:bookmarkStart w:id="736" w:name="ref-zhou2024vecsp"/>
    <w:p>
      <w:pPr>
        <w:pStyle w:val="Bibliography"/>
      </w:pPr>
      <w:r>
        <w:t xml:space="preserve">Zhou, Hua. 2024h.</w:t>
      </w:r>
      <w:r>
        <w:t xml:space="preserve"> </w:t>
      </w:r>
      <w:r>
        <w:rPr>
          <w:i/>
          <w:iCs/>
        </w:rPr>
        <w:t xml:space="preserve">Vector Space</w:t>
      </w:r>
      <w:r>
        <w:t xml:space="preserve">. Lecture notes for Biostat 216, Mathematical Methods for Biostatistics, University of California, Los Angeles.</w:t>
      </w:r>
      <w:r>
        <w:t xml:space="preserve"> </w:t>
      </w:r>
      <w:hyperlink r:id="rId735">
        <w:r>
          <w:rPr>
            <w:rStyle w:val="Hyperlink"/>
          </w:rPr>
          <w:t xml:space="preserve">https://ucla-biostat-216.github.io/2024fall/slides/04-vecsp/04-vecsp.html</w:t>
        </w:r>
      </w:hyperlink>
      <w:r>
        <w:t xml:space="preserve">.</w:t>
      </w:r>
    </w:p>
    <w:bookmarkEnd w:id="736"/>
    <w:bookmarkStart w:id="738" w:name="ref-zhou2024vector"/>
    <w:p>
      <w:pPr>
        <w:pStyle w:val="Bibliography"/>
      </w:pPr>
      <w:r>
        <w:t xml:space="preserve">Zhou, Hua. 2024i.</w:t>
      </w:r>
      <w:r>
        <w:t xml:space="preserve"> </w:t>
      </w:r>
      <w:r>
        <w:rPr>
          <w:i/>
          <w:iCs/>
        </w:rPr>
        <w:t xml:space="preserve">Vectors</w:t>
      </w:r>
      <w:r>
        <w:t xml:space="preserve">. Lecture notes for Biostat 216, Mathematical Methods for Biostatistics, University of California, Los Angeles.</w:t>
      </w:r>
      <w:r>
        <w:t xml:space="preserve"> </w:t>
      </w:r>
      <w:hyperlink r:id="rId737">
        <w:r>
          <w:rPr>
            <w:rStyle w:val="Hyperlink"/>
          </w:rPr>
          <w:t xml:space="preserve">https://ucla-biostat-216.github.io/2024fall/slides/02-vector/02-vector.html</w:t>
        </w:r>
      </w:hyperlink>
      <w:r>
        <w:t xml:space="preserve">.</w:t>
      </w:r>
    </w:p>
    <w:bookmarkEnd w:id="738"/>
    <w:bookmarkEnd w:id="739"/>
    <w:bookmarkEnd w:id="7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31">
    <w:nsid w:val="00A993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3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1"/>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1"/>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1"/>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1"/>
  </w:num>
  <w:num w:numId="1103">
    <w:abstractNumId w:val="991"/>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96" Type="http://schemas.openxmlformats.org/officeDocument/2006/relationships/image" Target="media/rId196.png"/><Relationship Id="rId74" Type="http://schemas.openxmlformats.org/officeDocument/2006/relationships/image" Target="media/rId74.png"/><Relationship Id="rId288" Type="http://schemas.openxmlformats.org/officeDocument/2006/relationships/image" Target="media/rId288.png"/><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_rels/footnotes.xml.rels><?xml version='1.0' encoding='UTF-8' standalone='yes'?>
<Relationships xmlns="http://schemas.openxmlformats.org/package/2006/relationships"><Relationship Id="rId347" Type="http://schemas.openxmlformats.org/officeDocument/2006/relationships/hyperlink" Target="algebra-basics.html#def-absolute-value" TargetMode="External"/><Relationship Id="rId59" Type="http://schemas.openxmlformats.org/officeDocument/2006/relationships/hyperlink" Target="algebra-basics.html#def-square-root" TargetMode="External"/><Relationship Id="rId310" Type="http://schemas.openxmlformats.org/officeDocument/2006/relationships/hyperlink" Target="algebra-basics.html#def-strict-inequality" TargetMode="External"/><Relationship Id="rId671" Type="http://schemas.openxmlformats.org/officeDocument/2006/relationships/hyperlink" Target="algebra-complex.html#def-complex-conjugate" TargetMode="External"/><Relationship Id="rId682" Type="http://schemas.openxmlformats.org/officeDocument/2006/relationships/hyperlink" Target="algebra-complex.html#def-complex-modulus" TargetMode="External"/><Relationship Id="rId478" Type="http://schemas.openxmlformats.org/officeDocument/2006/relationships/hyperlink" Target="algebra-complex.html#def-complex-number" TargetMode="External"/><Relationship Id="rId681" Type="http://schemas.openxmlformats.org/officeDocument/2006/relationships/hyperlink" Target="algebra-complex.html#thm-conj-product" TargetMode="External"/><Relationship Id="rId168" Type="http://schemas.openxmlformats.org/officeDocument/2006/relationships/hyperlink" Target="algebra-exponentials.html#def-affine-function" TargetMode="External"/><Relationship Id="rId169" Type="http://schemas.openxmlformats.org/officeDocument/2006/relationships/hyperlink" Target="algebra-exponentials.html#def-linear-function" TargetMode="External"/><Relationship Id="rId95" Type="http://schemas.openxmlformats.org/officeDocument/2006/relationships/hyperlink" Target="algebra-sums.html#def-associative" TargetMode="External"/><Relationship Id="rId93" Type="http://schemas.openxmlformats.org/officeDocument/2006/relationships/hyperlink" Target="algebra-sums.html#def-commutative" TargetMode="External"/><Relationship Id="rId107" Type="http://schemas.openxmlformats.org/officeDocument/2006/relationships/hyperlink" Target="algebra-sums.html#def-distributes-over" TargetMode="External"/><Relationship Id="rId40" Type="http://schemas.openxmlformats.org/officeDocument/2006/relationships/hyperlink" Target="algebra-sums.html#def-identity-element" TargetMode="External"/><Relationship Id="rId42" Type="http://schemas.openxmlformats.org/officeDocument/2006/relationships/hyperlink" Target="algebra-sums.html#def-summation" TargetMode="External"/><Relationship Id="rId137" Type="http://schemas.openxmlformats.org/officeDocument/2006/relationships/hyperlink" Target="algebra-sums.html#thm-mult-distr" TargetMode="External"/><Relationship Id="rId139" Type="http://schemas.openxmlformats.org/officeDocument/2006/relationships/hyperlink" Target="algebra-sums.html#thm-prod-symmetric" TargetMode="External"/><Relationship Id="rId140" Type="http://schemas.openxmlformats.org/officeDocument/2006/relationships/hyperlink" Target="algebra-sums.html#thm-sum-constant-factor" TargetMode="External"/><Relationship Id="rId138" Type="http://schemas.openxmlformats.org/officeDocument/2006/relationships/hyperlink" Target="algebra-sums.html#thm-sum-of-sums" TargetMode="External"/><Relationship Id="rId372" Type="http://schemas.openxmlformats.org/officeDocument/2006/relationships/hyperlink" Target="algebra-trigonometry.html#def-cosine-sine" TargetMode="External"/><Relationship Id="rId374" Type="http://schemas.openxmlformats.org/officeDocument/2006/relationships/hyperlink" Target="algebra-trigonometry.html#thm-cosine-bijection" TargetMode="External"/><Relationship Id="rId136" Type="http://schemas.openxmlformats.org/officeDocument/2006/relationships/hyperlink" Target="algebra.qmd" TargetMode="External"/><Relationship Id="rId694" Type="http://schemas.openxmlformats.org/officeDocument/2006/relationships/hyperlink" Target="calculus-derivatives.html#def-derivative" TargetMode="External"/><Relationship Id="rId173" Type="http://schemas.openxmlformats.org/officeDocument/2006/relationships/hyperlink" Target="calculus-derivatives.html#def-linear-approximation" TargetMode="External"/><Relationship Id="rId156" Type="http://schemas.openxmlformats.org/officeDocument/2006/relationships/hyperlink" Target="functions.qmd#def-composition" TargetMode="External"/><Relationship Id="rId19" Type="http://schemas.openxmlformats.org/officeDocument/2006/relationships/hyperlink" Target="functions.qmd#def-function" TargetMode="External"/><Relationship Id="rId275" Type="http://schemas.openxmlformats.org/officeDocument/2006/relationships/hyperlink" Target="functions.qmd#def-image" TargetMode="External"/><Relationship Id="rId23" Type="http://schemas.openxmlformats.org/officeDocument/2006/relationships/hyperlink" Target="functions.qmd#def-sequence" TargetMode="External"/><Relationship Id="rId698" Type="http://schemas.openxmlformats.org/officeDocument/2006/relationships/hyperlink" Target="https://doi.org/10.1007/978-3-031-41026-0" TargetMode="External"/><Relationship Id="rId702" Type="http://schemas.openxmlformats.org/officeDocument/2006/relationships/hyperlink" Target="https://doi.org/10.1017/9781108583664" TargetMode="External"/><Relationship Id="rId704" Type="http://schemas.openxmlformats.org/officeDocument/2006/relationships/hyperlink" Target="https://doi.org/10.1201/9781315182780" TargetMode="External"/><Relationship Id="rId706" Type="http://schemas.openxmlformats.org/officeDocument/2006/relationships/hyperlink" Target="https://doi.org/10.1201/9781315370200" TargetMode="External"/><Relationship Id="rId504" Type="http://schemas.openxmlformats.org/officeDocument/2006/relationships/hyperlink" Target="https://en.wikipedia.org/wiki/Definite_matrix" TargetMode="External"/><Relationship Id="rId524" Type="http://schemas.openxmlformats.org/officeDocument/2006/relationships/hyperlink" Target="https://en.wikipedia.org/wiki/Determinant" TargetMode="External"/><Relationship Id="rId31" Type="http://schemas.openxmlformats.org/officeDocument/2006/relationships/hyperlink" Target="https://en.wikipedia.org/wiki/Dot_product#Dyadics_and_matrices" TargetMode="External"/><Relationship Id="rId30" Type="http://schemas.openxmlformats.org/officeDocument/2006/relationships/hyperlink" Target="https://en.wikipedia.org/wiki/Linear_combination" TargetMode="External"/><Relationship Id="rId710" Type="http://schemas.openxmlformats.org/officeDocument/2006/relationships/hyperlink" Target="https://facultyweb.cs.wwu.edu/~hutchib2/video_lectures/data371/" TargetMode="External"/><Relationship Id="rId77" Type="http://schemas.openxmlformats.org/officeDocument/2006/relationships/hyperlink" Target="https://facultyweb.cs.wwu.edu/~hutchib2/video_lectures/data371/#linear_function_basics" TargetMode="External"/><Relationship Id="rId719" Type="http://schemas.openxmlformats.org/officeDocument/2006/relationships/hyperlink" Target="https://math.mit.edu/~gs/linearalgebra/" TargetMode="External"/><Relationship Id="rId45" Type="http://schemas.openxmlformats.org/officeDocument/2006/relationships/hyperlink" Target="https://morrison-lab.github.io/pds/expectation.html#def-expectation" TargetMode="External"/><Relationship Id="rId449" Type="http://schemas.openxmlformats.org/officeDocument/2006/relationships/hyperlink" Target="https://morrison-lab.github.io/rme/chapters/Linear-models-overview.html#sec-infer-LMs" TargetMode="External"/><Relationship Id="rId383" Type="http://schemas.openxmlformats.org/officeDocument/2006/relationships/hyperlink" Target="https://morrison-lab.github.io/sds/exploratory-descriptive.html#def-pearson-r" TargetMode="External"/><Relationship Id="rId737" Type="http://schemas.openxmlformats.org/officeDocument/2006/relationships/hyperlink" Target="https://ucla-biostat-216.github.io/2024fall/slides/02-vector/02-vector.html" TargetMode="External"/><Relationship Id="rId727" Type="http://schemas.openxmlformats.org/officeDocument/2006/relationships/hyperlink" Target="https://ucla-biostat-216.github.io/2024fall/slides/03-matrix/03-matrix.html" TargetMode="External"/><Relationship Id="rId735" Type="http://schemas.openxmlformats.org/officeDocument/2006/relationships/hyperlink" Target="https://ucla-biostat-216.github.io/2024fall/slides/04-vecsp/04-vecsp.html" TargetMode="External"/><Relationship Id="rId731" Type="http://schemas.openxmlformats.org/officeDocument/2006/relationships/hyperlink" Target="https://ucla-biostat-216.github.io/2024fall/slides/05-rank/05-rank.html" TargetMode="External"/><Relationship Id="rId729" Type="http://schemas.openxmlformats.org/officeDocument/2006/relationships/hyperlink" Target="https://ucla-biostat-216.github.io/2024fall/slides/06-orthproj/06-orthproj.html" TargetMode="External"/><Relationship Id="rId725" Type="http://schemas.openxmlformats.org/officeDocument/2006/relationships/hyperlink" Target="https://ucla-biostat-216.github.io/2024fall/slides/07-matinv/07-matinv.html" TargetMode="External"/><Relationship Id="rId723" Type="http://schemas.openxmlformats.org/officeDocument/2006/relationships/hyperlink" Target="https://ucla-biostat-216.github.io/2024fall/slides/08-ls/08-ls.html" TargetMode="External"/><Relationship Id="rId721" Type="http://schemas.openxmlformats.org/officeDocument/2006/relationships/hyperlink" Target="https://ucla-biostat-216.github.io/2024fall/slides/10-eig/10-eig.html" TargetMode="External"/><Relationship Id="rId733" Type="http://schemas.openxmlformats.org/officeDocument/2006/relationships/hyperlink" Target="https://ucla-biostat-216.github.io/2024fall/slides/11-pd/11-pd.html" TargetMode="External"/><Relationship Id="rId717" Type="http://schemas.openxmlformats.org/officeDocument/2006/relationships/hyperlink" Target="https://web.stanford.edu/class/ee278/lectures.html" TargetMode="External"/><Relationship Id="rId79" Type="http://schemas.openxmlformats.org/officeDocument/2006/relationships/hyperlink" Target="https://wwu.instructure.com/courses/1906010/modules#module_3922392" TargetMode="External"/><Relationship Id="rId708" Type="http://schemas.openxmlformats.org/officeDocument/2006/relationships/hyperlink" Target="https://www.deeplearningbook.org/" TargetMode="External"/><Relationship Id="rId712" Type="http://schemas.openxmlformats.org/officeDocument/2006/relationships/hyperlink" Target="https://www.mosaic-web.org" TargetMode="External"/><Relationship Id="rId700" Type="http://schemas.openxmlformats.org/officeDocument/2006/relationships/hyperlink" Target="https://www.routledge.com/Linear-Algebra-and-Matrix-Analysis-for-Statistics/Banerjee-Roy/p/book/9781420095388" TargetMode="External"/><Relationship Id="rId150" Type="http://schemas.openxmlformats.org/officeDocument/2006/relationships/hyperlink" Target="https://www.youtube.com/playlist?list=PLZHQObOWTQDPD3MizzM2xVFitgF8hE_ab" TargetMode="External"/><Relationship Id="rId527" Type="http://schemas.openxmlformats.org/officeDocument/2006/relationships/hyperlink" Target="https://www.youtube.com/watch?v=Ip3X9LOh2dk" TargetMode="External"/><Relationship Id="rId152" Type="http://schemas.openxmlformats.org/officeDocument/2006/relationships/hyperlink" Target="https://www.youtube.com/watch?v=LyGKycYT2v0" TargetMode="External"/><Relationship Id="rId482" Type="http://schemas.openxmlformats.org/officeDocument/2006/relationships/hyperlink" Target="https://www.youtube.com/watch?v=PFDu9oVAE-g" TargetMode="External"/><Relationship Id="rId151" Type="http://schemas.openxmlformats.org/officeDocument/2006/relationships/hyperlink" Target="https://www.youtube.com/watch?v=kYB8IZa5AuE" TargetMode="External"/><Relationship Id="rId714" Type="http://schemas.openxmlformats.org/officeDocument/2006/relationships/hyperlink" Target="https://www2.imm.dtu.dk/pubdb/edoc/imm3274.pdf" TargetMode="External"/><Relationship Id="rId120" Type="http://schemas.openxmlformats.org/officeDocument/2006/relationships/hyperlink" Target="indicator-functions.qmd#def-kronecker-delta" TargetMode="External"/><Relationship Id="rId696" Type="http://schemas.openxmlformats.org/officeDocument/2006/relationships/hyperlink" Target="linear-algebra-diagonalization.qmd" TargetMode="External"/><Relationship Id="rId695" Type="http://schemas.openxmlformats.org/officeDocument/2006/relationships/hyperlink" Target="linear-algebra-projections.qmd" TargetMode="External"/><Relationship Id="rId13" Type="http://schemas.openxmlformats.org/officeDocument/2006/relationships/hyperlink" Target="number-systems.qmd#def-integers" TargetMode="External"/><Relationship Id="rId14" Type="http://schemas.openxmlformats.org/officeDocument/2006/relationships/hyperlink" Target="number-systems.qmd#def-real-numbers" TargetMode="External"/><Relationship Id="rId207" Type="http://schemas.openxmlformats.org/officeDocument/2006/relationships/hyperlink" Target="proof-writing.qmd#def-proof" TargetMode="External"/><Relationship Id="rId142" Type="http://schemas.openxmlformats.org/officeDocument/2006/relationships/hyperlink" Target="proof-writing.qmd#def-proof-by-induction" TargetMode="External"/><Relationship Id="rId214" Type="http://schemas.openxmlformats.org/officeDocument/2006/relationships/hyperlink" Target="proof-writing.qmd#def-theorem" TargetMode="External"/><Relationship Id="rId448" Type="http://schemas.openxmlformats.org/officeDocument/2006/relationships/hyperlink" Target="vector-calculus.qmd" TargetMode="External"/><Relationship Id="rId78" Type="http://schemas.openxmlformats.org/officeDocument/2006/relationships/hyperlink" Target="vector-calculus.qmd#def-level-s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Linear Algebra</dc:title>
  <dc:creator/>
  <cp:keywords/>
  <dcterms:created xsi:type="dcterms:W3CDTF">2026-10-17T10:52:28Z</dcterms:created>
  <dcterms:modified xsi:type="dcterms:W3CDTF">2026-10-17T10:52:28Z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2026-10-17 02:57:57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page-xrefs">
    <vt:lpwstr/>
  </property>
  <property fmtid="{D5CDD505-2E9C-101B-9397-08002B2CF9AE}" pid="17" name="page-xrefs-math">
    <vt:lpwstr/>
  </property>
  <property fmtid="{D5CDD505-2E9C-101B-9397-08002B2CF9AE}" pid="18" name="toc-title">
    <vt:lpwstr>Table of contents</vt:lpwstr>
  </property>
</Properties>
</file>